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FD86B3" w14:textId="481ECA83" w:rsidR="002B3F81" w:rsidRPr="00167CE0" w:rsidRDefault="002B3F81" w:rsidP="003C02FF">
      <w:pPr>
        <w:widowControl w:val="0"/>
        <w:autoSpaceDE w:val="0"/>
        <w:autoSpaceDN w:val="0"/>
        <w:adjustRightInd w:val="0"/>
        <w:spacing w:before="120"/>
        <w:jc w:val="center"/>
        <w:rPr>
          <w:bCs/>
          <w:sz w:val="28"/>
          <w:szCs w:val="28"/>
          <w:rPrChange w:id="0" w:author="James Vu" w:date="2024-04-18T22:33:00Z">
            <w:rPr>
              <w:bCs/>
            </w:rPr>
          </w:rPrChange>
        </w:rPr>
      </w:pPr>
      <w:r w:rsidRPr="00167CE0">
        <w:rPr>
          <w:bCs/>
          <w:sz w:val="28"/>
          <w:szCs w:val="28"/>
          <w:rPrChange w:id="1" w:author="James Vu" w:date="2024-04-18T22:33:00Z">
            <w:rPr>
              <w:bCs/>
            </w:rPr>
          </w:rPrChange>
        </w:rPr>
        <w:t>ỦY BAN NHÂN DÂN TỈNH KHÁNH HÒA</w:t>
      </w:r>
    </w:p>
    <w:p w14:paraId="5F256CD9" w14:textId="77777777" w:rsidR="002B3F81" w:rsidRPr="00167CE0" w:rsidRDefault="002B3F81" w:rsidP="003C02FF">
      <w:pPr>
        <w:widowControl w:val="0"/>
        <w:autoSpaceDE w:val="0"/>
        <w:autoSpaceDN w:val="0"/>
        <w:adjustRightInd w:val="0"/>
        <w:jc w:val="center"/>
        <w:rPr>
          <w:b/>
          <w:bCs/>
          <w:sz w:val="28"/>
          <w:szCs w:val="28"/>
          <w:rPrChange w:id="2" w:author="James Vu" w:date="2024-04-18T22:33:00Z">
            <w:rPr>
              <w:b/>
              <w:bCs/>
            </w:rPr>
          </w:rPrChange>
        </w:rPr>
      </w:pPr>
      <w:r w:rsidRPr="00167CE0">
        <w:rPr>
          <w:b/>
          <w:bCs/>
          <w:sz w:val="28"/>
          <w:szCs w:val="28"/>
          <w:rPrChange w:id="3" w:author="James Vu" w:date="2024-04-18T22:33:00Z">
            <w:rPr>
              <w:b/>
              <w:bCs/>
            </w:rPr>
          </w:rPrChange>
        </w:rPr>
        <w:t>SỞ NÔNG NGHIỆP VÀ PHÁT TRIỂN NÔNG THÔN</w:t>
      </w:r>
    </w:p>
    <w:p w14:paraId="39CDA95C" w14:textId="77777777" w:rsidR="002B3F81" w:rsidRPr="00167CE0" w:rsidRDefault="002B3F81">
      <w:pPr>
        <w:widowControl w:val="0"/>
        <w:autoSpaceDE w:val="0"/>
        <w:autoSpaceDN w:val="0"/>
        <w:adjustRightInd w:val="0"/>
        <w:spacing w:before="240"/>
        <w:jc w:val="center"/>
        <w:rPr>
          <w:sz w:val="28"/>
          <w:szCs w:val="28"/>
          <w:rPrChange w:id="4" w:author="James Vu" w:date="2024-04-18T22:33:00Z">
            <w:rPr/>
          </w:rPrChange>
        </w:rPr>
        <w:pPrChange w:id="5" w:author="James Vu" w:date="2024-04-19T00:27:00Z">
          <w:pPr>
            <w:widowControl w:val="0"/>
            <w:autoSpaceDE w:val="0"/>
            <w:autoSpaceDN w:val="0"/>
            <w:adjustRightInd w:val="0"/>
            <w:spacing w:before="240"/>
          </w:pPr>
        </w:pPrChange>
      </w:pPr>
      <w:r w:rsidRPr="00167CE0">
        <w:rPr>
          <w:noProof/>
          <w:sz w:val="28"/>
          <w:szCs w:val="28"/>
          <w:rPrChange w:id="6" w:author="James Vu" w:date="2024-04-18T22:33:00Z">
            <w:rPr>
              <w:noProof/>
            </w:rPr>
          </w:rPrChange>
        </w:rPr>
        <mc:AlternateContent>
          <mc:Choice Requires="wps">
            <w:drawing>
              <wp:anchor distT="0" distB="0" distL="114300" distR="114300" simplePos="0" relativeHeight="251660290" behindDoc="0" locked="0" layoutInCell="1" allowOverlap="1" wp14:anchorId="50EA0DBF" wp14:editId="3E1E3B38">
                <wp:simplePos x="0" y="0"/>
                <wp:positionH relativeFrom="margin">
                  <wp:align>center</wp:align>
                </wp:positionH>
                <wp:positionV relativeFrom="paragraph">
                  <wp:posOffset>24075</wp:posOffset>
                </wp:positionV>
                <wp:extent cx="1518699" cy="0"/>
                <wp:effectExtent l="0" t="0" r="24765" b="19050"/>
                <wp:wrapNone/>
                <wp:docPr id="2" name="Straight Connector 1"/>
                <wp:cNvGraphicFramePr/>
                <a:graphic xmlns:a="http://schemas.openxmlformats.org/drawingml/2006/main">
                  <a:graphicData uri="http://schemas.microsoft.com/office/word/2010/wordprocessingShape">
                    <wps:wsp>
                      <wps:cNvCnPr/>
                      <wps:spPr>
                        <a:xfrm>
                          <a:off x="0" y="0"/>
                          <a:ext cx="15186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2B81CB0B" id="Straight Connector 2" o:spid="_x0000_s1026" style="position:absolute;z-index:25166029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9pt" to="119.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" strokecolor="black [3040]">
                <w10:wrap anchorx="margin"/>
              </v:line>
            </w:pict>
          </mc:Fallback>
        </mc:AlternateContent>
      </w:r>
    </w:p>
    <w:p w14:paraId="21E6F0CF" w14:textId="77777777" w:rsidR="002B3F81" w:rsidRPr="00167CE0" w:rsidRDefault="002B3F81">
      <w:pPr>
        <w:widowControl w:val="0"/>
        <w:autoSpaceDE w:val="0"/>
        <w:autoSpaceDN w:val="0"/>
        <w:adjustRightInd w:val="0"/>
        <w:spacing w:before="240"/>
        <w:jc w:val="center"/>
        <w:rPr>
          <w:sz w:val="28"/>
          <w:szCs w:val="28"/>
          <w:rPrChange w:id="7" w:author="James Vu" w:date="2024-04-18T22:33:00Z">
            <w:rPr/>
          </w:rPrChange>
        </w:rPr>
        <w:pPrChange w:id="8" w:author="James Vu" w:date="2024-04-19T00:27:00Z">
          <w:pPr>
            <w:widowControl w:val="0"/>
            <w:autoSpaceDE w:val="0"/>
            <w:autoSpaceDN w:val="0"/>
            <w:adjustRightInd w:val="0"/>
            <w:spacing w:before="240"/>
          </w:pPr>
        </w:pPrChange>
      </w:pPr>
    </w:p>
    <w:p w14:paraId="33B10C7E" w14:textId="77777777" w:rsidR="002B3F81" w:rsidRPr="00167CE0" w:rsidRDefault="002B3F81">
      <w:pPr>
        <w:widowControl w:val="0"/>
        <w:autoSpaceDE w:val="0"/>
        <w:autoSpaceDN w:val="0"/>
        <w:adjustRightInd w:val="0"/>
        <w:spacing w:before="240"/>
        <w:jc w:val="center"/>
        <w:rPr>
          <w:sz w:val="28"/>
          <w:szCs w:val="28"/>
          <w:rPrChange w:id="9" w:author="James Vu" w:date="2024-04-18T22:33:00Z">
            <w:rPr/>
          </w:rPrChange>
        </w:rPr>
        <w:pPrChange w:id="10" w:author="James Vu" w:date="2024-04-19T00:27:00Z">
          <w:pPr>
            <w:widowControl w:val="0"/>
            <w:autoSpaceDE w:val="0"/>
            <w:autoSpaceDN w:val="0"/>
            <w:adjustRightInd w:val="0"/>
            <w:spacing w:before="240"/>
          </w:pPr>
        </w:pPrChange>
      </w:pPr>
    </w:p>
    <w:p w14:paraId="2A3908B4" w14:textId="77777777" w:rsidR="002B3F81" w:rsidRPr="00167CE0" w:rsidRDefault="002B3F81">
      <w:pPr>
        <w:widowControl w:val="0"/>
        <w:autoSpaceDE w:val="0"/>
        <w:autoSpaceDN w:val="0"/>
        <w:adjustRightInd w:val="0"/>
        <w:spacing w:before="240"/>
        <w:jc w:val="center"/>
        <w:rPr>
          <w:sz w:val="28"/>
          <w:szCs w:val="28"/>
          <w:rPrChange w:id="11" w:author="James Vu" w:date="2024-04-18T22:33:00Z">
            <w:rPr/>
          </w:rPrChange>
        </w:rPr>
        <w:pPrChange w:id="12" w:author="James Vu" w:date="2024-04-19T00:27:00Z">
          <w:pPr>
            <w:widowControl w:val="0"/>
            <w:autoSpaceDE w:val="0"/>
            <w:autoSpaceDN w:val="0"/>
            <w:adjustRightInd w:val="0"/>
            <w:spacing w:before="240"/>
          </w:pPr>
        </w:pPrChange>
      </w:pPr>
    </w:p>
    <w:p w14:paraId="690FAD71" w14:textId="77777777" w:rsidR="002B3F81" w:rsidRPr="00167CE0" w:rsidRDefault="002B3F81">
      <w:pPr>
        <w:widowControl w:val="0"/>
        <w:autoSpaceDE w:val="0"/>
        <w:autoSpaceDN w:val="0"/>
        <w:adjustRightInd w:val="0"/>
        <w:spacing w:before="240"/>
        <w:jc w:val="center"/>
        <w:rPr>
          <w:sz w:val="28"/>
          <w:szCs w:val="28"/>
          <w:rPrChange w:id="13" w:author="James Vu" w:date="2024-04-18T22:33:00Z">
            <w:rPr/>
          </w:rPrChange>
        </w:rPr>
        <w:pPrChange w:id="14" w:author="James Vu" w:date="2024-04-19T00:27:00Z">
          <w:pPr>
            <w:widowControl w:val="0"/>
            <w:autoSpaceDE w:val="0"/>
            <w:autoSpaceDN w:val="0"/>
            <w:adjustRightInd w:val="0"/>
            <w:spacing w:before="240"/>
          </w:pPr>
        </w:pPrChange>
      </w:pPr>
    </w:p>
    <w:p w14:paraId="197DAFE7" w14:textId="77777777" w:rsidR="002B3F81" w:rsidRPr="00167CE0" w:rsidRDefault="002B3F81">
      <w:pPr>
        <w:widowControl w:val="0"/>
        <w:autoSpaceDE w:val="0"/>
        <w:autoSpaceDN w:val="0"/>
        <w:adjustRightInd w:val="0"/>
        <w:spacing w:before="240"/>
        <w:jc w:val="center"/>
        <w:rPr>
          <w:sz w:val="28"/>
          <w:szCs w:val="28"/>
          <w:rPrChange w:id="15" w:author="James Vu" w:date="2024-04-18T22:33:00Z">
            <w:rPr/>
          </w:rPrChange>
        </w:rPr>
        <w:pPrChange w:id="16" w:author="James Vu" w:date="2024-04-19T00:27:00Z">
          <w:pPr>
            <w:widowControl w:val="0"/>
            <w:autoSpaceDE w:val="0"/>
            <w:autoSpaceDN w:val="0"/>
            <w:adjustRightInd w:val="0"/>
            <w:spacing w:before="240"/>
          </w:pPr>
        </w:pPrChange>
      </w:pPr>
    </w:p>
    <w:p w14:paraId="05D20152" w14:textId="77777777" w:rsidR="002B3F81" w:rsidRPr="00167CE0" w:rsidRDefault="002B3F81" w:rsidP="003C02FF">
      <w:pPr>
        <w:widowControl w:val="0"/>
        <w:spacing w:after="120"/>
        <w:jc w:val="center"/>
        <w:rPr>
          <w:b/>
          <w:sz w:val="28"/>
          <w:szCs w:val="28"/>
          <w:rPrChange w:id="17" w:author="James Vu" w:date="2024-04-18T22:33:00Z">
            <w:rPr>
              <w:b/>
              <w:sz w:val="40"/>
            </w:rPr>
          </w:rPrChange>
        </w:rPr>
      </w:pPr>
      <w:r w:rsidRPr="00167CE0">
        <w:rPr>
          <w:b/>
          <w:sz w:val="28"/>
          <w:szCs w:val="28"/>
          <w:rPrChange w:id="18" w:author="James Vu" w:date="2024-04-18T22:33:00Z">
            <w:rPr>
              <w:b/>
              <w:sz w:val="40"/>
            </w:rPr>
          </w:rPrChange>
        </w:rPr>
        <w:t>BÁO CÁO ĐỀ XUẤT CHỦ TRƯƠNG ĐẦU TƯ</w:t>
      </w:r>
    </w:p>
    <w:p w14:paraId="03C61AF9" w14:textId="77777777" w:rsidR="002B3F81" w:rsidRPr="00167CE0" w:rsidRDefault="002B3F81">
      <w:pPr>
        <w:widowControl w:val="0"/>
        <w:spacing w:before="120"/>
        <w:jc w:val="center"/>
        <w:rPr>
          <w:b/>
          <w:sz w:val="28"/>
          <w:szCs w:val="28"/>
          <w:rPrChange w:id="19" w:author="James Vu" w:date="2024-04-18T22:33:00Z">
            <w:rPr>
              <w:b/>
              <w:sz w:val="32"/>
              <w:szCs w:val="32"/>
            </w:rPr>
          </w:rPrChange>
        </w:rPr>
        <w:pPrChange w:id="20" w:author="James Vu" w:date="2024-04-19T00:27:00Z">
          <w:pPr>
            <w:widowControl w:val="0"/>
            <w:spacing w:before="120"/>
          </w:pPr>
        </w:pPrChange>
      </w:pPr>
    </w:p>
    <w:p w14:paraId="620587D7" w14:textId="207CE81F" w:rsidR="002B3F81" w:rsidRPr="00167CE0" w:rsidRDefault="002B3F81" w:rsidP="003C02FF">
      <w:pPr>
        <w:widowControl w:val="0"/>
        <w:jc w:val="center"/>
        <w:rPr>
          <w:b/>
          <w:sz w:val="28"/>
          <w:szCs w:val="28"/>
          <w:rPrChange w:id="21" w:author="James Vu" w:date="2024-04-18T22:33:00Z">
            <w:rPr>
              <w:b/>
              <w:sz w:val="32"/>
              <w:szCs w:val="32"/>
            </w:rPr>
          </w:rPrChange>
        </w:rPr>
      </w:pPr>
      <w:r w:rsidRPr="00167CE0">
        <w:rPr>
          <w:b/>
          <w:sz w:val="28"/>
          <w:szCs w:val="28"/>
          <w:rPrChange w:id="22" w:author="James Vu" w:date="2024-04-18T22:33:00Z">
            <w:rPr>
              <w:b/>
              <w:sz w:val="32"/>
              <w:szCs w:val="32"/>
            </w:rPr>
          </w:rPrChange>
        </w:rPr>
        <w:t>DỰ ÁN: XÂY DỰNG HỆ THỐNG THÔNG TIN</w:t>
      </w:r>
    </w:p>
    <w:p w14:paraId="09392497" w14:textId="56907C53" w:rsidR="002B3F81" w:rsidRPr="00167CE0" w:rsidRDefault="00FF4B49" w:rsidP="003C02FF">
      <w:pPr>
        <w:widowControl w:val="0"/>
        <w:jc w:val="center"/>
        <w:rPr>
          <w:b/>
          <w:sz w:val="28"/>
          <w:szCs w:val="28"/>
          <w:rPrChange w:id="23" w:author="James Vu" w:date="2024-04-18T22:33:00Z">
            <w:rPr>
              <w:b/>
              <w:sz w:val="32"/>
              <w:szCs w:val="32"/>
            </w:rPr>
          </w:rPrChange>
        </w:rPr>
      </w:pPr>
      <w:r w:rsidRPr="00167CE0">
        <w:rPr>
          <w:b/>
          <w:sz w:val="28"/>
          <w:szCs w:val="28"/>
          <w:rPrChange w:id="24" w:author="James Vu" w:date="2024-04-18T22:33:00Z">
            <w:rPr>
              <w:b/>
              <w:sz w:val="32"/>
              <w:szCs w:val="32"/>
            </w:rPr>
          </w:rPrChange>
        </w:rPr>
        <w:t xml:space="preserve">QUẢN LÝ </w:t>
      </w:r>
      <w:r w:rsidR="002B3F81" w:rsidRPr="00167CE0">
        <w:rPr>
          <w:b/>
          <w:sz w:val="28"/>
          <w:szCs w:val="28"/>
          <w:rPrChange w:id="25" w:author="James Vu" w:date="2024-04-18T22:33:00Z">
            <w:rPr>
              <w:b/>
              <w:sz w:val="32"/>
              <w:szCs w:val="32"/>
            </w:rPr>
          </w:rPrChange>
        </w:rPr>
        <w:t>NGÀNH NÔNG NGHIỆP (GIAI ĐOẠN I)</w:t>
      </w:r>
    </w:p>
    <w:p w14:paraId="703D7464" w14:textId="77777777" w:rsidR="002B3F81" w:rsidRPr="00167CE0" w:rsidRDefault="002B3F81">
      <w:pPr>
        <w:widowControl w:val="0"/>
        <w:spacing w:after="120"/>
        <w:jc w:val="center"/>
        <w:rPr>
          <w:sz w:val="28"/>
          <w:szCs w:val="28"/>
          <w:rPrChange w:id="26" w:author="James Vu" w:date="2024-04-18T22:33:00Z">
            <w:rPr/>
          </w:rPrChange>
        </w:rPr>
        <w:pPrChange w:id="27" w:author="James Vu" w:date="2024-04-19T00:27:00Z">
          <w:pPr>
            <w:widowControl w:val="0"/>
            <w:spacing w:after="120"/>
          </w:pPr>
        </w:pPrChange>
      </w:pPr>
    </w:p>
    <w:p w14:paraId="00A721BC" w14:textId="77777777" w:rsidR="002B3F81" w:rsidRPr="00167CE0" w:rsidRDefault="002B3F81">
      <w:pPr>
        <w:widowControl w:val="0"/>
        <w:spacing w:after="120"/>
        <w:jc w:val="center"/>
        <w:rPr>
          <w:sz w:val="28"/>
          <w:szCs w:val="28"/>
          <w:rPrChange w:id="28" w:author="James Vu" w:date="2024-04-18T22:33:00Z">
            <w:rPr/>
          </w:rPrChange>
        </w:rPr>
        <w:pPrChange w:id="29" w:author="James Vu" w:date="2024-04-19T00:27:00Z">
          <w:pPr>
            <w:widowControl w:val="0"/>
            <w:spacing w:after="120"/>
          </w:pPr>
        </w:pPrChange>
      </w:pPr>
    </w:p>
    <w:p w14:paraId="26C5D116" w14:textId="77777777" w:rsidR="002B3F81" w:rsidRPr="00167CE0" w:rsidRDefault="002B3F81">
      <w:pPr>
        <w:widowControl w:val="0"/>
        <w:jc w:val="center"/>
        <w:rPr>
          <w:sz w:val="28"/>
          <w:szCs w:val="28"/>
          <w:rPrChange w:id="30" w:author="James Vu" w:date="2024-04-18T22:33:00Z">
            <w:rPr/>
          </w:rPrChange>
        </w:rPr>
        <w:pPrChange w:id="31" w:author="James Vu" w:date="2024-04-19T00:27:00Z">
          <w:pPr>
            <w:widowControl w:val="0"/>
          </w:pPr>
        </w:pPrChange>
      </w:pPr>
    </w:p>
    <w:p w14:paraId="0DF2FDC8" w14:textId="77777777" w:rsidR="002B3F81" w:rsidRPr="00167CE0" w:rsidRDefault="002B3F81">
      <w:pPr>
        <w:widowControl w:val="0"/>
        <w:jc w:val="center"/>
        <w:rPr>
          <w:sz w:val="28"/>
          <w:szCs w:val="28"/>
          <w:rPrChange w:id="32" w:author="James Vu" w:date="2024-04-18T22:33:00Z">
            <w:rPr/>
          </w:rPrChange>
        </w:rPr>
        <w:pPrChange w:id="33" w:author="James Vu" w:date="2024-04-19T00:27:00Z">
          <w:pPr>
            <w:widowControl w:val="0"/>
          </w:pPr>
        </w:pPrChange>
      </w:pPr>
    </w:p>
    <w:p w14:paraId="3DFE96E5" w14:textId="77777777" w:rsidR="002B3F81" w:rsidRPr="00167CE0" w:rsidRDefault="002B3F81">
      <w:pPr>
        <w:widowControl w:val="0"/>
        <w:jc w:val="center"/>
        <w:rPr>
          <w:sz w:val="28"/>
          <w:szCs w:val="28"/>
          <w:rPrChange w:id="34" w:author="James Vu" w:date="2024-04-18T22:33:00Z">
            <w:rPr/>
          </w:rPrChange>
        </w:rPr>
        <w:pPrChange w:id="35" w:author="James Vu" w:date="2024-04-19T00:27:00Z">
          <w:pPr>
            <w:widowControl w:val="0"/>
          </w:pPr>
        </w:pPrChange>
      </w:pPr>
    </w:p>
    <w:p w14:paraId="6AEF97FB" w14:textId="77777777" w:rsidR="002B3F81" w:rsidRPr="00167CE0" w:rsidRDefault="002B3F81">
      <w:pPr>
        <w:widowControl w:val="0"/>
        <w:jc w:val="center"/>
        <w:rPr>
          <w:sz w:val="28"/>
          <w:szCs w:val="28"/>
          <w:rPrChange w:id="36" w:author="James Vu" w:date="2024-04-18T22:33:00Z">
            <w:rPr/>
          </w:rPrChange>
        </w:rPr>
        <w:pPrChange w:id="37" w:author="James Vu" w:date="2024-04-19T00:27:00Z">
          <w:pPr>
            <w:widowControl w:val="0"/>
          </w:pPr>
        </w:pPrChange>
      </w:pPr>
    </w:p>
    <w:p w14:paraId="04A676F7" w14:textId="77777777" w:rsidR="002B3F81" w:rsidRPr="00167CE0" w:rsidRDefault="002B3F81">
      <w:pPr>
        <w:widowControl w:val="0"/>
        <w:jc w:val="center"/>
        <w:rPr>
          <w:sz w:val="28"/>
          <w:szCs w:val="28"/>
          <w:rPrChange w:id="38" w:author="James Vu" w:date="2024-04-18T22:33:00Z">
            <w:rPr/>
          </w:rPrChange>
        </w:rPr>
        <w:pPrChange w:id="39" w:author="James Vu" w:date="2024-04-19T00:27:00Z">
          <w:pPr>
            <w:widowControl w:val="0"/>
          </w:pPr>
        </w:pPrChange>
      </w:pPr>
    </w:p>
    <w:p w14:paraId="012EA219" w14:textId="77777777" w:rsidR="002B3F81" w:rsidRPr="00167CE0" w:rsidRDefault="002B3F81">
      <w:pPr>
        <w:widowControl w:val="0"/>
        <w:jc w:val="center"/>
        <w:rPr>
          <w:sz w:val="28"/>
          <w:szCs w:val="28"/>
          <w:rPrChange w:id="40" w:author="James Vu" w:date="2024-04-18T22:33:00Z">
            <w:rPr/>
          </w:rPrChange>
        </w:rPr>
        <w:pPrChange w:id="41" w:author="James Vu" w:date="2024-04-19T00:27:00Z">
          <w:pPr>
            <w:widowControl w:val="0"/>
          </w:pPr>
        </w:pPrChange>
      </w:pPr>
    </w:p>
    <w:p w14:paraId="750D4DAE" w14:textId="77777777" w:rsidR="002B3F81" w:rsidRPr="00167CE0" w:rsidRDefault="002B3F81">
      <w:pPr>
        <w:widowControl w:val="0"/>
        <w:jc w:val="center"/>
        <w:rPr>
          <w:sz w:val="28"/>
          <w:szCs w:val="28"/>
          <w:rPrChange w:id="42" w:author="James Vu" w:date="2024-04-18T22:33:00Z">
            <w:rPr/>
          </w:rPrChange>
        </w:rPr>
        <w:pPrChange w:id="43" w:author="James Vu" w:date="2024-04-19T00:27:00Z">
          <w:pPr>
            <w:widowControl w:val="0"/>
          </w:pPr>
        </w:pPrChange>
      </w:pPr>
    </w:p>
    <w:p w14:paraId="1A69F9AF" w14:textId="77777777" w:rsidR="002B3F81" w:rsidRPr="00167CE0" w:rsidRDefault="002B3F81">
      <w:pPr>
        <w:widowControl w:val="0"/>
        <w:jc w:val="center"/>
        <w:rPr>
          <w:sz w:val="28"/>
          <w:szCs w:val="28"/>
          <w:rPrChange w:id="44" w:author="James Vu" w:date="2024-04-18T22:33:00Z">
            <w:rPr/>
          </w:rPrChange>
        </w:rPr>
        <w:pPrChange w:id="45" w:author="James Vu" w:date="2024-04-19T00:27:00Z">
          <w:pPr>
            <w:widowControl w:val="0"/>
          </w:pPr>
        </w:pPrChange>
      </w:pPr>
    </w:p>
    <w:p w14:paraId="6E9C7C1F" w14:textId="77777777" w:rsidR="002B3F81" w:rsidRPr="00167CE0" w:rsidRDefault="002B3F81">
      <w:pPr>
        <w:widowControl w:val="0"/>
        <w:jc w:val="center"/>
        <w:rPr>
          <w:sz w:val="28"/>
          <w:szCs w:val="28"/>
          <w:rPrChange w:id="46" w:author="James Vu" w:date="2024-04-18T22:33:00Z">
            <w:rPr/>
          </w:rPrChange>
        </w:rPr>
        <w:pPrChange w:id="47" w:author="James Vu" w:date="2024-04-19T00:27:00Z">
          <w:pPr>
            <w:widowControl w:val="0"/>
          </w:pPr>
        </w:pPrChange>
      </w:pPr>
    </w:p>
    <w:p w14:paraId="0452B165" w14:textId="77777777" w:rsidR="002B3F81" w:rsidRPr="00167CE0" w:rsidRDefault="002B3F81">
      <w:pPr>
        <w:widowControl w:val="0"/>
        <w:jc w:val="center"/>
        <w:rPr>
          <w:sz w:val="28"/>
          <w:szCs w:val="28"/>
          <w:rPrChange w:id="48" w:author="James Vu" w:date="2024-04-18T22:33:00Z">
            <w:rPr/>
          </w:rPrChange>
        </w:rPr>
        <w:pPrChange w:id="49" w:author="James Vu" w:date="2024-04-19T00:27:00Z">
          <w:pPr>
            <w:widowControl w:val="0"/>
          </w:pPr>
        </w:pPrChange>
      </w:pPr>
    </w:p>
    <w:p w14:paraId="736C142E" w14:textId="77777777" w:rsidR="002B3F81" w:rsidRPr="00167CE0" w:rsidRDefault="002B3F81">
      <w:pPr>
        <w:widowControl w:val="0"/>
        <w:jc w:val="center"/>
        <w:rPr>
          <w:sz w:val="28"/>
          <w:szCs w:val="28"/>
          <w:rPrChange w:id="50" w:author="James Vu" w:date="2024-04-18T22:33:00Z">
            <w:rPr/>
          </w:rPrChange>
        </w:rPr>
        <w:pPrChange w:id="51" w:author="James Vu" w:date="2024-04-19T00:27:00Z">
          <w:pPr>
            <w:widowControl w:val="0"/>
          </w:pPr>
        </w:pPrChange>
      </w:pPr>
    </w:p>
    <w:p w14:paraId="144F1429" w14:textId="77777777" w:rsidR="002B3F81" w:rsidRPr="00167CE0" w:rsidRDefault="002B3F81">
      <w:pPr>
        <w:widowControl w:val="0"/>
        <w:jc w:val="center"/>
        <w:rPr>
          <w:sz w:val="28"/>
          <w:szCs w:val="28"/>
          <w:rPrChange w:id="52" w:author="James Vu" w:date="2024-04-18T22:33:00Z">
            <w:rPr/>
          </w:rPrChange>
        </w:rPr>
        <w:pPrChange w:id="53" w:author="James Vu" w:date="2024-04-19T00:27:00Z">
          <w:pPr>
            <w:widowControl w:val="0"/>
          </w:pPr>
        </w:pPrChange>
      </w:pPr>
    </w:p>
    <w:p w14:paraId="38C52EA7" w14:textId="77777777" w:rsidR="002B3F81" w:rsidRPr="00167CE0" w:rsidRDefault="002B3F81">
      <w:pPr>
        <w:widowControl w:val="0"/>
        <w:jc w:val="center"/>
        <w:rPr>
          <w:sz w:val="28"/>
          <w:szCs w:val="28"/>
          <w:rPrChange w:id="54" w:author="James Vu" w:date="2024-04-18T22:33:00Z">
            <w:rPr/>
          </w:rPrChange>
        </w:rPr>
        <w:pPrChange w:id="55" w:author="James Vu" w:date="2024-04-19T00:27:00Z">
          <w:pPr>
            <w:widowControl w:val="0"/>
          </w:pPr>
        </w:pPrChange>
      </w:pPr>
    </w:p>
    <w:p w14:paraId="7F9B9AA0" w14:textId="77777777" w:rsidR="002B3F81" w:rsidRPr="00167CE0" w:rsidRDefault="002B3F81">
      <w:pPr>
        <w:widowControl w:val="0"/>
        <w:jc w:val="center"/>
        <w:rPr>
          <w:sz w:val="28"/>
          <w:szCs w:val="28"/>
          <w:rPrChange w:id="56" w:author="James Vu" w:date="2024-04-18T22:33:00Z">
            <w:rPr/>
          </w:rPrChange>
        </w:rPr>
        <w:pPrChange w:id="57" w:author="James Vu" w:date="2024-04-19T00:27:00Z">
          <w:pPr>
            <w:widowControl w:val="0"/>
          </w:pPr>
        </w:pPrChange>
      </w:pPr>
    </w:p>
    <w:p w14:paraId="0F87E3CA" w14:textId="77777777" w:rsidR="002B3F81" w:rsidRPr="00167CE0" w:rsidRDefault="002B3F81">
      <w:pPr>
        <w:widowControl w:val="0"/>
        <w:jc w:val="center"/>
        <w:rPr>
          <w:sz w:val="28"/>
          <w:szCs w:val="28"/>
          <w:rPrChange w:id="58" w:author="James Vu" w:date="2024-04-18T22:33:00Z">
            <w:rPr/>
          </w:rPrChange>
        </w:rPr>
        <w:pPrChange w:id="59" w:author="James Vu" w:date="2024-04-19T00:27:00Z">
          <w:pPr>
            <w:widowControl w:val="0"/>
          </w:pPr>
        </w:pPrChange>
      </w:pPr>
    </w:p>
    <w:p w14:paraId="6B3A7301" w14:textId="77777777" w:rsidR="002B3F81" w:rsidRPr="00167CE0" w:rsidRDefault="002B3F81">
      <w:pPr>
        <w:widowControl w:val="0"/>
        <w:jc w:val="center"/>
        <w:rPr>
          <w:sz w:val="28"/>
          <w:szCs w:val="28"/>
          <w:rPrChange w:id="60" w:author="James Vu" w:date="2024-04-18T22:33:00Z">
            <w:rPr/>
          </w:rPrChange>
        </w:rPr>
        <w:pPrChange w:id="61" w:author="James Vu" w:date="2024-04-19T00:27:00Z">
          <w:pPr>
            <w:widowControl w:val="0"/>
          </w:pPr>
        </w:pPrChange>
      </w:pPr>
    </w:p>
    <w:p w14:paraId="3C5AD72A" w14:textId="77777777" w:rsidR="002B3F81" w:rsidRPr="00167CE0" w:rsidRDefault="002B3F81">
      <w:pPr>
        <w:widowControl w:val="0"/>
        <w:jc w:val="center"/>
        <w:rPr>
          <w:sz w:val="28"/>
          <w:szCs w:val="28"/>
          <w:rPrChange w:id="62" w:author="James Vu" w:date="2024-04-18T22:33:00Z">
            <w:rPr/>
          </w:rPrChange>
        </w:rPr>
        <w:pPrChange w:id="63" w:author="James Vu" w:date="2024-04-19T00:27:00Z">
          <w:pPr>
            <w:widowControl w:val="0"/>
          </w:pPr>
        </w:pPrChange>
      </w:pPr>
    </w:p>
    <w:p w14:paraId="03FD2C05" w14:textId="5660C002" w:rsidR="002B3F81" w:rsidRPr="00167CE0" w:rsidRDefault="002B3F81">
      <w:pPr>
        <w:widowControl w:val="0"/>
        <w:jc w:val="center"/>
        <w:rPr>
          <w:sz w:val="28"/>
          <w:szCs w:val="28"/>
          <w:rPrChange w:id="64" w:author="James Vu" w:date="2024-04-18T22:33:00Z">
            <w:rPr/>
          </w:rPrChange>
        </w:rPr>
        <w:pPrChange w:id="65" w:author="James Vu" w:date="2024-04-19T00:27:00Z">
          <w:pPr>
            <w:widowControl w:val="0"/>
          </w:pPr>
        </w:pPrChange>
      </w:pPr>
    </w:p>
    <w:p w14:paraId="58B2F4F3" w14:textId="77777777" w:rsidR="002B3F81" w:rsidRPr="00167CE0" w:rsidRDefault="002B3F81">
      <w:pPr>
        <w:widowControl w:val="0"/>
        <w:jc w:val="center"/>
        <w:rPr>
          <w:sz w:val="28"/>
          <w:szCs w:val="28"/>
          <w:rPrChange w:id="66" w:author="James Vu" w:date="2024-04-18T22:33:00Z">
            <w:rPr/>
          </w:rPrChange>
        </w:rPr>
        <w:pPrChange w:id="67" w:author="James Vu" w:date="2024-04-19T00:27:00Z">
          <w:pPr>
            <w:widowControl w:val="0"/>
          </w:pPr>
        </w:pPrChange>
      </w:pPr>
    </w:p>
    <w:p w14:paraId="228E736A" w14:textId="77777777" w:rsidR="002B3F81" w:rsidRPr="00167CE0" w:rsidRDefault="002B3F81" w:rsidP="003C02FF">
      <w:pPr>
        <w:widowControl w:val="0"/>
        <w:jc w:val="center"/>
        <w:rPr>
          <w:b/>
          <w:i/>
          <w:sz w:val="28"/>
          <w:szCs w:val="28"/>
          <w:rPrChange w:id="68" w:author="James Vu" w:date="2024-04-18T22:33:00Z">
            <w:rPr>
              <w:b/>
              <w:i/>
            </w:rPr>
          </w:rPrChange>
        </w:rPr>
      </w:pPr>
    </w:p>
    <w:p w14:paraId="6C62C2D6" w14:textId="77777777" w:rsidR="00FF4B49" w:rsidRPr="00167CE0" w:rsidRDefault="00FF4B49" w:rsidP="003C02FF">
      <w:pPr>
        <w:widowControl w:val="0"/>
        <w:jc w:val="center"/>
        <w:rPr>
          <w:b/>
          <w:i/>
          <w:sz w:val="28"/>
          <w:szCs w:val="28"/>
          <w:lang w:val="en-GB"/>
          <w:rPrChange w:id="69" w:author="James Vu" w:date="2024-04-18T22:33:00Z">
            <w:rPr>
              <w:b/>
              <w:i/>
              <w:lang w:val="en-GB"/>
            </w:rPr>
          </w:rPrChange>
        </w:rPr>
      </w:pPr>
    </w:p>
    <w:p w14:paraId="5893700C" w14:textId="77777777" w:rsidR="000C0253" w:rsidRPr="00167CE0" w:rsidRDefault="000C0253" w:rsidP="003C02FF">
      <w:pPr>
        <w:widowControl w:val="0"/>
        <w:jc w:val="center"/>
        <w:rPr>
          <w:b/>
          <w:i/>
          <w:sz w:val="28"/>
          <w:szCs w:val="28"/>
          <w:lang w:val="en-GB"/>
          <w:rPrChange w:id="70" w:author="James Vu" w:date="2024-04-18T22:33:00Z">
            <w:rPr>
              <w:b/>
              <w:i/>
              <w:lang w:val="en-GB"/>
            </w:rPr>
          </w:rPrChange>
        </w:rPr>
      </w:pPr>
    </w:p>
    <w:p w14:paraId="6170551E" w14:textId="77777777" w:rsidR="000C0253" w:rsidRPr="00167CE0" w:rsidRDefault="000C0253" w:rsidP="003C02FF">
      <w:pPr>
        <w:widowControl w:val="0"/>
        <w:jc w:val="center"/>
        <w:rPr>
          <w:b/>
          <w:i/>
          <w:sz w:val="28"/>
          <w:szCs w:val="28"/>
          <w:lang w:val="en-GB"/>
          <w:rPrChange w:id="71" w:author="James Vu" w:date="2024-04-18T22:33:00Z">
            <w:rPr>
              <w:b/>
              <w:i/>
              <w:lang w:val="en-GB"/>
            </w:rPr>
          </w:rPrChange>
        </w:rPr>
      </w:pPr>
    </w:p>
    <w:p w14:paraId="0C061B8A" w14:textId="615B3195" w:rsidR="000C0253" w:rsidRPr="00167CE0" w:rsidRDefault="002B3F81" w:rsidP="003C02FF">
      <w:pPr>
        <w:widowControl w:val="0"/>
        <w:jc w:val="center"/>
        <w:rPr>
          <w:b/>
          <w:i/>
          <w:sz w:val="28"/>
          <w:szCs w:val="28"/>
          <w:lang w:val="en-GB"/>
          <w:rPrChange w:id="72" w:author="James Vu" w:date="2024-04-18T22:33:00Z">
            <w:rPr>
              <w:b/>
              <w:i/>
              <w:lang w:val="en-GB"/>
            </w:rPr>
          </w:rPrChange>
        </w:rPr>
      </w:pPr>
      <w:r w:rsidRPr="00167CE0">
        <w:rPr>
          <w:b/>
          <w:i/>
          <w:sz w:val="28"/>
          <w:szCs w:val="28"/>
          <w:lang w:val="en-GB"/>
          <w:rPrChange w:id="73" w:author="James Vu" w:date="2024-04-18T22:33:00Z">
            <w:rPr>
              <w:b/>
              <w:i/>
              <w:lang w:val="en-GB"/>
            </w:rPr>
          </w:rPrChange>
        </w:rPr>
        <w:t>Khánh Hòa, năm 202</w:t>
      </w:r>
      <w:r w:rsidR="000C0253" w:rsidRPr="00167CE0">
        <w:rPr>
          <w:b/>
          <w:i/>
          <w:sz w:val="28"/>
          <w:szCs w:val="28"/>
          <w:lang w:val="en-GB"/>
          <w:rPrChange w:id="74" w:author="James Vu" w:date="2024-04-18T22:33:00Z">
            <w:rPr>
              <w:b/>
              <w:i/>
              <w:lang w:val="en-GB"/>
            </w:rPr>
          </w:rPrChange>
        </w:rPr>
        <w:t>4</w:t>
      </w:r>
      <w:r w:rsidR="000C0253" w:rsidRPr="00167CE0">
        <w:rPr>
          <w:sz w:val="28"/>
          <w:szCs w:val="28"/>
          <w:rPrChange w:id="75" w:author="James Vu" w:date="2024-04-18T22:33:00Z">
            <w:rPr>
              <w:sz w:val="26"/>
              <w:szCs w:val="26"/>
            </w:rPr>
          </w:rPrChange>
        </w:rPr>
        <w:br w:type="page"/>
      </w:r>
    </w:p>
    <w:p w14:paraId="329C5A53" w14:textId="01B15B3E" w:rsidR="00D80D17" w:rsidRPr="00167CE0" w:rsidRDefault="00D80D17" w:rsidP="003C02FF">
      <w:pPr>
        <w:widowControl w:val="0"/>
        <w:jc w:val="center"/>
        <w:rPr>
          <w:b/>
          <w:i/>
          <w:sz w:val="28"/>
          <w:szCs w:val="28"/>
          <w:lang w:val="en-GB"/>
          <w:rPrChange w:id="76" w:author="James Vu" w:date="2024-04-18T22:33:00Z">
            <w:rPr>
              <w:b/>
              <w:i/>
              <w:lang w:val="en-GB"/>
            </w:rPr>
          </w:rPrChange>
        </w:rPr>
      </w:pPr>
      <w:r w:rsidRPr="00167CE0">
        <w:rPr>
          <w:sz w:val="28"/>
          <w:szCs w:val="28"/>
          <w:rPrChange w:id="77" w:author="James Vu" w:date="2024-04-18T22:33:00Z">
            <w:rPr>
              <w:sz w:val="26"/>
              <w:szCs w:val="26"/>
            </w:rPr>
          </w:rPrChange>
        </w:rPr>
        <w:lastRenderedPageBreak/>
        <w:t>ỦY BAN NHÂN DÂ TỈNH KHÁNH HÒA</w:t>
      </w:r>
    </w:p>
    <w:p w14:paraId="3341F879" w14:textId="77777777" w:rsidR="00D80D17" w:rsidRPr="00167CE0" w:rsidRDefault="00D80D17" w:rsidP="003C02FF">
      <w:pPr>
        <w:pStyle w:val="BodyText"/>
        <w:spacing w:after="0"/>
        <w:jc w:val="center"/>
        <w:rPr>
          <w:b/>
          <w:sz w:val="28"/>
          <w:szCs w:val="28"/>
          <w:rPrChange w:id="78" w:author="James Vu" w:date="2024-04-18T22:33:00Z">
            <w:rPr>
              <w:b/>
            </w:rPr>
          </w:rPrChange>
        </w:rPr>
      </w:pPr>
      <w:r w:rsidRPr="00167CE0">
        <w:rPr>
          <w:b/>
          <w:sz w:val="28"/>
          <w:szCs w:val="28"/>
          <w:rPrChange w:id="79" w:author="James Vu" w:date="2024-04-18T22:33:00Z">
            <w:rPr>
              <w:b/>
            </w:rPr>
          </w:rPrChange>
        </w:rPr>
        <w:t>SỞ NÔNG NGHIỆP VÀ PHÁT TRIỂN NÔNG THÔN</w:t>
      </w:r>
    </w:p>
    <w:p w14:paraId="04E5F707" w14:textId="4BAAA816" w:rsidR="00D80D17" w:rsidRPr="00167CE0" w:rsidRDefault="00D80D17" w:rsidP="003C02FF">
      <w:pPr>
        <w:pStyle w:val="BodyText"/>
        <w:spacing w:after="0"/>
        <w:jc w:val="center"/>
        <w:rPr>
          <w:sz w:val="28"/>
          <w:szCs w:val="28"/>
          <w:rPrChange w:id="80" w:author="James Vu" w:date="2024-04-18T22:33:00Z">
            <w:rPr/>
          </w:rPrChange>
        </w:rPr>
      </w:pPr>
      <w:r w:rsidRPr="00167CE0">
        <w:rPr>
          <w:noProof/>
          <w:sz w:val="28"/>
          <w:szCs w:val="28"/>
          <w:rPrChange w:id="81" w:author="James Vu" w:date="2024-04-18T22:33:00Z">
            <w:rPr>
              <w:noProof/>
            </w:rPr>
          </w:rPrChange>
        </w:rPr>
        <mc:AlternateContent>
          <mc:Choice Requires="wps">
            <w:drawing>
              <wp:anchor distT="0" distB="0" distL="114300" distR="114300" simplePos="0" relativeHeight="251662338" behindDoc="0" locked="0" layoutInCell="1" allowOverlap="1" wp14:anchorId="13655C8D" wp14:editId="620096EB">
                <wp:simplePos x="0" y="0"/>
                <wp:positionH relativeFrom="column">
                  <wp:posOffset>1877695</wp:posOffset>
                </wp:positionH>
                <wp:positionV relativeFrom="paragraph">
                  <wp:posOffset>78105</wp:posOffset>
                </wp:positionV>
                <wp:extent cx="2202815" cy="0"/>
                <wp:effectExtent l="10795" t="11430" r="5715" b="7620"/>
                <wp:wrapNone/>
                <wp:docPr id="212718729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2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type w14:anchorId="02DEF745" id="_x0000_t32" coordsize="21600,21600" o:spt="32" o:oned="t" path="m,l21600,21600e" filled="f">
                <v:path arrowok="t" fillok="f" o:connecttype="none"/>
                <o:lock v:ext="edit" shapetype="t"/>
              </v:shapetype>
              <v:shape id="Straight Arrow Connector 1" o:spid="_x0000_s1026" type="#_x0000_t32" style="position:absolute;margin-left:147.85pt;margin-top:6.15pt;width:173.45pt;height:0;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"/>
            </w:pict>
          </mc:Fallback>
        </mc:AlternateContent>
      </w:r>
    </w:p>
    <w:p w14:paraId="05427C72" w14:textId="77777777" w:rsidR="00D80D17" w:rsidRPr="00167CE0" w:rsidRDefault="00D80D17" w:rsidP="003C02FF">
      <w:pPr>
        <w:pStyle w:val="BodyText"/>
        <w:jc w:val="center"/>
        <w:rPr>
          <w:sz w:val="28"/>
          <w:szCs w:val="28"/>
          <w:rPrChange w:id="82" w:author="James Vu" w:date="2024-04-18T22:33:00Z">
            <w:rPr/>
          </w:rPrChange>
        </w:rPr>
      </w:pPr>
    </w:p>
    <w:p w14:paraId="1CCEB0BA" w14:textId="77777777" w:rsidR="00D80D17" w:rsidRPr="00167CE0" w:rsidRDefault="00D80D17" w:rsidP="003C02FF">
      <w:pPr>
        <w:pStyle w:val="BodyText"/>
        <w:jc w:val="center"/>
        <w:rPr>
          <w:sz w:val="28"/>
          <w:szCs w:val="28"/>
          <w:rPrChange w:id="83" w:author="James Vu" w:date="2024-04-18T22:33:00Z">
            <w:rPr/>
          </w:rPrChange>
        </w:rPr>
      </w:pPr>
    </w:p>
    <w:p w14:paraId="405E7E8D" w14:textId="77777777" w:rsidR="00D80D17" w:rsidRPr="00167CE0" w:rsidRDefault="00D80D17" w:rsidP="003C02FF">
      <w:pPr>
        <w:pStyle w:val="BodyText"/>
        <w:jc w:val="center"/>
        <w:rPr>
          <w:sz w:val="28"/>
          <w:szCs w:val="28"/>
          <w:rPrChange w:id="84" w:author="James Vu" w:date="2024-04-18T22:33:00Z">
            <w:rPr/>
          </w:rPrChange>
        </w:rPr>
      </w:pPr>
    </w:p>
    <w:p w14:paraId="0BE68B27" w14:textId="77777777" w:rsidR="00D80D17" w:rsidRPr="00167CE0" w:rsidRDefault="00D80D17" w:rsidP="003C02FF">
      <w:pPr>
        <w:pStyle w:val="BodyText"/>
        <w:jc w:val="center"/>
        <w:rPr>
          <w:sz w:val="28"/>
          <w:szCs w:val="28"/>
          <w:rPrChange w:id="85" w:author="James Vu" w:date="2024-04-18T22:33:00Z">
            <w:rPr/>
          </w:rPrChange>
        </w:rPr>
      </w:pPr>
    </w:p>
    <w:p w14:paraId="26751A02" w14:textId="77777777" w:rsidR="00D80D17" w:rsidRPr="00167CE0" w:rsidRDefault="00D80D17" w:rsidP="003C02FF">
      <w:pPr>
        <w:pStyle w:val="BodyText"/>
        <w:jc w:val="center"/>
        <w:rPr>
          <w:sz w:val="28"/>
          <w:szCs w:val="28"/>
          <w:rPrChange w:id="86" w:author="James Vu" w:date="2024-04-18T22:33:00Z">
            <w:rPr/>
          </w:rPrChange>
        </w:rPr>
      </w:pPr>
    </w:p>
    <w:p w14:paraId="75738A18" w14:textId="77777777" w:rsidR="00D80D17" w:rsidRPr="00167CE0" w:rsidRDefault="00D80D17" w:rsidP="003C02FF">
      <w:pPr>
        <w:pStyle w:val="BodyText"/>
        <w:spacing w:after="0"/>
        <w:jc w:val="center"/>
        <w:rPr>
          <w:b/>
          <w:sz w:val="28"/>
          <w:szCs w:val="28"/>
          <w:rPrChange w:id="87" w:author="James Vu" w:date="2024-04-18T22:33:00Z">
            <w:rPr>
              <w:b/>
              <w:sz w:val="32"/>
              <w:szCs w:val="32"/>
            </w:rPr>
          </w:rPrChange>
        </w:rPr>
      </w:pPr>
      <w:r w:rsidRPr="00167CE0">
        <w:rPr>
          <w:b/>
          <w:sz w:val="28"/>
          <w:szCs w:val="28"/>
          <w:rPrChange w:id="88" w:author="James Vu" w:date="2024-04-18T22:33:00Z">
            <w:rPr>
              <w:b/>
              <w:sz w:val="32"/>
              <w:szCs w:val="32"/>
            </w:rPr>
          </w:rPrChange>
        </w:rPr>
        <w:t>BÁO CÁO</w:t>
      </w:r>
    </w:p>
    <w:p w14:paraId="6C85A155" w14:textId="77777777" w:rsidR="00D80D17" w:rsidRPr="00167CE0" w:rsidRDefault="00D80D17" w:rsidP="003C02FF">
      <w:pPr>
        <w:pStyle w:val="BodyText"/>
        <w:spacing w:after="0"/>
        <w:jc w:val="center"/>
        <w:rPr>
          <w:b/>
          <w:sz w:val="28"/>
          <w:szCs w:val="28"/>
          <w:rPrChange w:id="89" w:author="James Vu" w:date="2024-04-18T22:33:00Z">
            <w:rPr>
              <w:b/>
              <w:sz w:val="32"/>
              <w:szCs w:val="32"/>
            </w:rPr>
          </w:rPrChange>
        </w:rPr>
      </w:pPr>
      <w:r w:rsidRPr="00167CE0">
        <w:rPr>
          <w:b/>
          <w:sz w:val="28"/>
          <w:szCs w:val="28"/>
          <w:rPrChange w:id="90" w:author="James Vu" w:date="2024-04-18T22:33:00Z">
            <w:rPr>
              <w:b/>
              <w:sz w:val="32"/>
              <w:szCs w:val="32"/>
            </w:rPr>
          </w:rPrChange>
        </w:rPr>
        <w:t>ĐỀ XUẤT ĐIỀU CHỈNH CHỦ TRƯƠNG ĐẦU TƯ</w:t>
      </w:r>
    </w:p>
    <w:p w14:paraId="5D8B1D9B" w14:textId="77777777" w:rsidR="00D80D17" w:rsidRPr="00167CE0" w:rsidRDefault="00D80D17" w:rsidP="003C02FF">
      <w:pPr>
        <w:pStyle w:val="BodyText"/>
        <w:jc w:val="center"/>
        <w:rPr>
          <w:b/>
          <w:sz w:val="28"/>
          <w:szCs w:val="28"/>
          <w:rPrChange w:id="91" w:author="James Vu" w:date="2024-04-18T22:33:00Z">
            <w:rPr>
              <w:b/>
            </w:rPr>
          </w:rPrChange>
        </w:rPr>
      </w:pPr>
    </w:p>
    <w:p w14:paraId="3CFBBA85" w14:textId="77777777" w:rsidR="00D80D17" w:rsidRPr="00167CE0" w:rsidRDefault="00D80D17">
      <w:pPr>
        <w:pStyle w:val="BodyText"/>
        <w:jc w:val="center"/>
        <w:rPr>
          <w:b/>
          <w:sz w:val="28"/>
          <w:szCs w:val="28"/>
          <w:rPrChange w:id="92" w:author="James Vu" w:date="2024-04-18T22:33:00Z">
            <w:rPr>
              <w:b/>
            </w:rPr>
          </w:rPrChange>
        </w:rPr>
        <w:pPrChange w:id="93" w:author="James Vu" w:date="2024-04-19T00:27:00Z">
          <w:pPr>
            <w:pStyle w:val="BodyText"/>
          </w:pPr>
        </w:pPrChange>
      </w:pPr>
    </w:p>
    <w:p w14:paraId="0B0760D4" w14:textId="0FD17CC4" w:rsidR="00D80D17" w:rsidRPr="00167CE0" w:rsidRDefault="00D80D17" w:rsidP="003C02FF">
      <w:pPr>
        <w:widowControl w:val="0"/>
        <w:jc w:val="center"/>
        <w:rPr>
          <w:b/>
          <w:sz w:val="28"/>
          <w:szCs w:val="28"/>
          <w:rPrChange w:id="94" w:author="James Vu" w:date="2024-04-18T22:33:00Z">
            <w:rPr>
              <w:b/>
              <w:sz w:val="32"/>
              <w:szCs w:val="32"/>
            </w:rPr>
          </w:rPrChange>
        </w:rPr>
      </w:pPr>
      <w:r w:rsidRPr="00167CE0">
        <w:rPr>
          <w:b/>
          <w:sz w:val="28"/>
          <w:szCs w:val="28"/>
          <w:rPrChange w:id="95" w:author="James Vu" w:date="2024-04-18T22:33:00Z">
            <w:rPr>
              <w:b/>
            </w:rPr>
          </w:rPrChange>
        </w:rPr>
        <w:t xml:space="preserve">Dự án: </w:t>
      </w:r>
      <w:r w:rsidR="00192310" w:rsidRPr="00167CE0">
        <w:rPr>
          <w:b/>
          <w:sz w:val="28"/>
          <w:szCs w:val="28"/>
          <w:rPrChange w:id="96" w:author="James Vu" w:date="2024-04-18T22:33:00Z">
            <w:rPr>
              <w:b/>
              <w:sz w:val="32"/>
              <w:szCs w:val="32"/>
            </w:rPr>
          </w:rPrChange>
        </w:rPr>
        <w:t>X</w:t>
      </w:r>
      <w:r w:rsidRPr="00167CE0">
        <w:rPr>
          <w:b/>
          <w:sz w:val="28"/>
          <w:szCs w:val="28"/>
          <w:rPrChange w:id="97" w:author="James Vu" w:date="2024-04-18T22:33:00Z">
            <w:rPr>
              <w:b/>
              <w:sz w:val="32"/>
              <w:szCs w:val="32"/>
            </w:rPr>
          </w:rPrChange>
        </w:rPr>
        <w:t>ây dựng hệ thống thông tin</w:t>
      </w:r>
    </w:p>
    <w:p w14:paraId="5114B0AD" w14:textId="4B8C9845" w:rsidR="00D80D17" w:rsidRPr="00167CE0" w:rsidRDefault="00D80D17" w:rsidP="003C02FF">
      <w:pPr>
        <w:widowControl w:val="0"/>
        <w:jc w:val="center"/>
        <w:rPr>
          <w:b/>
          <w:sz w:val="28"/>
          <w:szCs w:val="28"/>
          <w:rPrChange w:id="98" w:author="James Vu" w:date="2024-04-18T22:33:00Z">
            <w:rPr>
              <w:b/>
              <w:sz w:val="32"/>
              <w:szCs w:val="32"/>
            </w:rPr>
          </w:rPrChange>
        </w:rPr>
      </w:pPr>
      <w:r w:rsidRPr="00167CE0">
        <w:rPr>
          <w:b/>
          <w:sz w:val="28"/>
          <w:szCs w:val="28"/>
          <w:rPrChange w:id="99" w:author="James Vu" w:date="2024-04-18T22:33:00Z">
            <w:rPr>
              <w:b/>
              <w:sz w:val="32"/>
              <w:szCs w:val="32"/>
            </w:rPr>
          </w:rPrChange>
        </w:rPr>
        <w:t>quản lý ngành nông nghiệp (giai đoạn I)</w:t>
      </w:r>
    </w:p>
    <w:p w14:paraId="202F59C8" w14:textId="21CAAD2C" w:rsidR="00D80D17" w:rsidRPr="00167CE0" w:rsidRDefault="00D80D17">
      <w:pPr>
        <w:pStyle w:val="BodyText"/>
        <w:spacing w:line="360" w:lineRule="auto"/>
        <w:jc w:val="center"/>
        <w:rPr>
          <w:b/>
          <w:spacing w:val="-2"/>
          <w:sz w:val="28"/>
          <w:szCs w:val="28"/>
          <w:rPrChange w:id="100" w:author="James Vu" w:date="2024-04-18T22:33:00Z">
            <w:rPr>
              <w:b/>
              <w:spacing w:val="-2"/>
            </w:rPr>
          </w:rPrChange>
        </w:rPr>
        <w:pPrChange w:id="101" w:author="James Vu" w:date="2024-04-19T00:27:00Z">
          <w:pPr>
            <w:pStyle w:val="BodyText"/>
            <w:spacing w:line="360" w:lineRule="auto"/>
          </w:pPr>
        </w:pPrChange>
      </w:pPr>
    </w:p>
    <w:p w14:paraId="539422D9" w14:textId="483C396D" w:rsidR="00D80D17" w:rsidRPr="00167CE0" w:rsidRDefault="00D80D17">
      <w:pPr>
        <w:pStyle w:val="BodyText"/>
        <w:jc w:val="center"/>
        <w:rPr>
          <w:b/>
          <w:spacing w:val="-2"/>
          <w:sz w:val="28"/>
          <w:szCs w:val="28"/>
          <w:rPrChange w:id="102" w:author="James Vu" w:date="2024-04-18T22:33:00Z">
            <w:rPr>
              <w:b/>
              <w:spacing w:val="-2"/>
            </w:rPr>
          </w:rPrChange>
        </w:rPr>
        <w:pPrChange w:id="103" w:author="James Vu" w:date="2024-04-19T00:27:00Z">
          <w:pPr>
            <w:pStyle w:val="BodyText"/>
            <w:jc w:val="right"/>
          </w:pPr>
        </w:pPrChange>
      </w:pPr>
    </w:p>
    <w:p w14:paraId="7509CCD3" w14:textId="77777777" w:rsidR="00D80D17" w:rsidRPr="00167CE0" w:rsidRDefault="00D80D17">
      <w:pPr>
        <w:pStyle w:val="BodyText"/>
        <w:jc w:val="center"/>
        <w:rPr>
          <w:b/>
          <w:spacing w:val="-2"/>
          <w:sz w:val="28"/>
          <w:szCs w:val="28"/>
          <w:rPrChange w:id="104" w:author="James Vu" w:date="2024-04-18T22:33:00Z">
            <w:rPr>
              <w:b/>
              <w:spacing w:val="-2"/>
            </w:rPr>
          </w:rPrChange>
        </w:rPr>
        <w:pPrChange w:id="105" w:author="James Vu" w:date="2024-04-19T00:27:00Z">
          <w:pPr>
            <w:pStyle w:val="BodyText"/>
            <w:jc w:val="right"/>
          </w:pPr>
        </w:pPrChange>
      </w:pPr>
    </w:p>
    <w:p w14:paraId="1403AD5F" w14:textId="77777777" w:rsidR="00D80D17" w:rsidRPr="00167CE0" w:rsidRDefault="00D80D17">
      <w:pPr>
        <w:pStyle w:val="BodyText"/>
        <w:jc w:val="center"/>
        <w:rPr>
          <w:b/>
          <w:spacing w:val="-2"/>
          <w:sz w:val="28"/>
          <w:szCs w:val="28"/>
          <w:rPrChange w:id="106" w:author="James Vu" w:date="2024-04-18T22:33:00Z">
            <w:rPr>
              <w:b/>
              <w:spacing w:val="-2"/>
            </w:rPr>
          </w:rPrChange>
        </w:rPr>
        <w:pPrChange w:id="107" w:author="James Vu" w:date="2024-04-19T00:27:00Z">
          <w:pPr>
            <w:pStyle w:val="BodyText"/>
            <w:jc w:val="right"/>
          </w:pPr>
        </w:pPrChange>
      </w:pPr>
    </w:p>
    <w:p w14:paraId="6C1ECC95" w14:textId="77777777" w:rsidR="00D80D17" w:rsidRPr="00167CE0" w:rsidRDefault="00D80D17" w:rsidP="003C02FF">
      <w:pPr>
        <w:pStyle w:val="BodyText"/>
        <w:spacing w:after="0"/>
        <w:ind w:firstLine="3969"/>
        <w:jc w:val="center"/>
        <w:rPr>
          <w:b/>
          <w:sz w:val="28"/>
          <w:szCs w:val="28"/>
          <w:rPrChange w:id="108" w:author="James Vu" w:date="2024-04-18T22:33:00Z">
            <w:rPr>
              <w:rFonts w:ascii="Times New Roman Bold" w:hAnsi="Times New Roman Bold"/>
              <w:b/>
            </w:rPr>
          </w:rPrChange>
        </w:rPr>
      </w:pPr>
      <w:r w:rsidRPr="00167CE0">
        <w:rPr>
          <w:b/>
          <w:sz w:val="28"/>
          <w:szCs w:val="28"/>
          <w:rPrChange w:id="109" w:author="James Vu" w:date="2024-04-18T22:33:00Z">
            <w:rPr>
              <w:rFonts w:ascii="Times New Roman Bold" w:hAnsi="Times New Roman Bold"/>
              <w:b/>
            </w:rPr>
          </w:rPrChange>
        </w:rPr>
        <w:t>Chủ đầu tư</w:t>
      </w:r>
    </w:p>
    <w:p w14:paraId="749B5D5F" w14:textId="77777777" w:rsidR="00D80D17" w:rsidRPr="00167CE0" w:rsidRDefault="00D80D17" w:rsidP="003C02FF">
      <w:pPr>
        <w:pStyle w:val="BodyText"/>
        <w:spacing w:after="0"/>
        <w:ind w:firstLine="3969"/>
        <w:jc w:val="center"/>
        <w:rPr>
          <w:b/>
          <w:sz w:val="28"/>
          <w:szCs w:val="28"/>
          <w:rPrChange w:id="110" w:author="James Vu" w:date="2024-04-18T22:33:00Z">
            <w:rPr>
              <w:rFonts w:ascii="Times New Roman Bold" w:hAnsi="Times New Roman Bold"/>
              <w:b/>
            </w:rPr>
          </w:rPrChange>
        </w:rPr>
      </w:pPr>
      <w:r w:rsidRPr="00167CE0">
        <w:rPr>
          <w:b/>
          <w:sz w:val="28"/>
          <w:szCs w:val="28"/>
          <w:rPrChange w:id="111" w:author="James Vu" w:date="2024-04-18T22:33:00Z">
            <w:rPr>
              <w:rFonts w:ascii="Times New Roman Bold" w:hAnsi="Times New Roman Bold"/>
              <w:b/>
            </w:rPr>
          </w:rPrChange>
        </w:rPr>
        <w:t>Sở Nông nghiệp và Phát triển nông thôn</w:t>
      </w:r>
    </w:p>
    <w:p w14:paraId="22A89A18" w14:textId="52C377A7" w:rsidR="00D80D17" w:rsidRPr="00167CE0" w:rsidRDefault="00D80D17" w:rsidP="003C02FF">
      <w:pPr>
        <w:pStyle w:val="BodyText"/>
        <w:spacing w:after="0"/>
        <w:ind w:firstLine="3969"/>
        <w:jc w:val="center"/>
        <w:rPr>
          <w:b/>
          <w:spacing w:val="-2"/>
          <w:sz w:val="28"/>
          <w:szCs w:val="28"/>
          <w:rPrChange w:id="112" w:author="James Vu" w:date="2024-04-18T22:33:00Z">
            <w:rPr>
              <w:b/>
              <w:spacing w:val="-2"/>
            </w:rPr>
          </w:rPrChange>
        </w:rPr>
      </w:pPr>
      <w:r w:rsidRPr="00167CE0">
        <w:rPr>
          <w:b/>
          <w:spacing w:val="-2"/>
          <w:sz w:val="28"/>
          <w:szCs w:val="28"/>
          <w:rPrChange w:id="113" w:author="James Vu" w:date="2024-04-18T22:33:00Z">
            <w:rPr>
              <w:b/>
              <w:spacing w:val="-2"/>
            </w:rPr>
          </w:rPrChange>
        </w:rPr>
        <w:t>GIÁM ĐỐC</w:t>
      </w:r>
    </w:p>
    <w:p w14:paraId="392C459D" w14:textId="77777777" w:rsidR="00D80D17" w:rsidRPr="00167CE0" w:rsidRDefault="00D80D17" w:rsidP="003C02FF">
      <w:pPr>
        <w:pStyle w:val="BodyText"/>
        <w:ind w:firstLine="3969"/>
        <w:jc w:val="center"/>
        <w:rPr>
          <w:b/>
          <w:spacing w:val="-2"/>
          <w:sz w:val="28"/>
          <w:szCs w:val="28"/>
          <w:rPrChange w:id="114" w:author="James Vu" w:date="2024-04-18T22:33:00Z">
            <w:rPr>
              <w:b/>
              <w:spacing w:val="-2"/>
            </w:rPr>
          </w:rPrChange>
        </w:rPr>
      </w:pPr>
    </w:p>
    <w:p w14:paraId="72776908" w14:textId="77777777" w:rsidR="00D80D17" w:rsidRPr="00167CE0" w:rsidRDefault="00D80D17" w:rsidP="003C02FF">
      <w:pPr>
        <w:pStyle w:val="BodyText"/>
        <w:ind w:firstLine="3969"/>
        <w:jc w:val="center"/>
        <w:rPr>
          <w:b/>
          <w:spacing w:val="-2"/>
          <w:sz w:val="28"/>
          <w:szCs w:val="28"/>
          <w:rPrChange w:id="115" w:author="James Vu" w:date="2024-04-18T22:33:00Z">
            <w:rPr>
              <w:b/>
              <w:spacing w:val="-2"/>
            </w:rPr>
          </w:rPrChange>
        </w:rPr>
      </w:pPr>
    </w:p>
    <w:p w14:paraId="665A86A6" w14:textId="77777777" w:rsidR="00D80D17" w:rsidRPr="00167CE0" w:rsidRDefault="00D80D17">
      <w:pPr>
        <w:pStyle w:val="BodyText"/>
        <w:ind w:firstLine="3969"/>
        <w:jc w:val="center"/>
        <w:rPr>
          <w:b/>
          <w:spacing w:val="-2"/>
          <w:sz w:val="28"/>
          <w:szCs w:val="28"/>
          <w:rPrChange w:id="116" w:author="James Vu" w:date="2024-04-18T22:33:00Z">
            <w:rPr>
              <w:b/>
              <w:spacing w:val="-2"/>
            </w:rPr>
          </w:rPrChange>
        </w:rPr>
        <w:pPrChange w:id="117" w:author="James Vu" w:date="2024-04-19T00:27:00Z">
          <w:pPr>
            <w:pStyle w:val="BodyText"/>
            <w:ind w:firstLine="3969"/>
          </w:pPr>
        </w:pPrChange>
      </w:pPr>
    </w:p>
    <w:p w14:paraId="39EC7D0D" w14:textId="77777777" w:rsidR="00D80D17" w:rsidRPr="00167CE0" w:rsidRDefault="00D80D17" w:rsidP="003C02FF">
      <w:pPr>
        <w:pStyle w:val="BodyText"/>
        <w:ind w:firstLine="3969"/>
        <w:jc w:val="center"/>
        <w:rPr>
          <w:b/>
          <w:spacing w:val="-2"/>
          <w:sz w:val="28"/>
          <w:szCs w:val="28"/>
          <w:rPrChange w:id="118" w:author="James Vu" w:date="2024-04-18T22:33:00Z">
            <w:rPr>
              <w:b/>
              <w:spacing w:val="-2"/>
            </w:rPr>
          </w:rPrChange>
        </w:rPr>
      </w:pPr>
      <w:r w:rsidRPr="00167CE0">
        <w:rPr>
          <w:b/>
          <w:spacing w:val="-2"/>
          <w:sz w:val="28"/>
          <w:szCs w:val="28"/>
          <w:rPrChange w:id="119" w:author="James Vu" w:date="2024-04-18T22:33:00Z">
            <w:rPr>
              <w:b/>
              <w:spacing w:val="-2"/>
            </w:rPr>
          </w:rPrChange>
        </w:rPr>
        <w:t>Nguyễn Duy Quang</w:t>
      </w:r>
    </w:p>
    <w:p w14:paraId="40862108" w14:textId="77777777" w:rsidR="00D80D17" w:rsidRPr="00167CE0" w:rsidRDefault="00D80D17">
      <w:pPr>
        <w:pStyle w:val="BodyText"/>
        <w:jc w:val="center"/>
        <w:rPr>
          <w:b/>
          <w:sz w:val="28"/>
          <w:szCs w:val="28"/>
          <w:rPrChange w:id="120" w:author="James Vu" w:date="2024-04-18T22:33:00Z">
            <w:rPr>
              <w:b/>
            </w:rPr>
          </w:rPrChange>
        </w:rPr>
        <w:pPrChange w:id="121" w:author="James Vu" w:date="2024-04-19T00:27:00Z">
          <w:pPr>
            <w:pStyle w:val="BodyText"/>
          </w:pPr>
        </w:pPrChange>
      </w:pPr>
    </w:p>
    <w:p w14:paraId="73CF59A4" w14:textId="0749C6BB" w:rsidR="00513F21" w:rsidRPr="00167CE0" w:rsidRDefault="00513F21" w:rsidP="003C02FF">
      <w:pPr>
        <w:widowControl w:val="0"/>
        <w:jc w:val="center"/>
        <w:rPr>
          <w:b/>
          <w:sz w:val="28"/>
          <w:szCs w:val="28"/>
          <w:rPrChange w:id="122" w:author="James Vu" w:date="2024-04-18T22:33:00Z">
            <w:rPr>
              <w:b/>
              <w:sz w:val="2"/>
              <w:szCs w:val="2"/>
            </w:rPr>
          </w:rPrChange>
        </w:rPr>
      </w:pPr>
      <w:r w:rsidRPr="00167CE0">
        <w:rPr>
          <w:b/>
          <w:sz w:val="28"/>
          <w:szCs w:val="28"/>
          <w:rPrChange w:id="123" w:author="James Vu" w:date="2024-04-18T22:33:00Z">
            <w:rPr>
              <w:b/>
              <w:sz w:val="26"/>
              <w:szCs w:val="26"/>
            </w:rPr>
          </w:rPrChange>
        </w:rPr>
        <w:br w:type="page"/>
      </w:r>
    </w:p>
    <w:tbl>
      <w:tblPr>
        <w:tblW w:w="10099" w:type="dxa"/>
        <w:jc w:val="center"/>
        <w:tblLayout w:type="fixed"/>
        <w:tblCellMar>
          <w:left w:w="0" w:type="dxa"/>
          <w:right w:w="0" w:type="dxa"/>
        </w:tblCellMar>
        <w:tblLook w:val="0000" w:firstRow="0" w:lastRow="0" w:firstColumn="0" w:lastColumn="0" w:noHBand="0" w:noVBand="0"/>
      </w:tblPr>
      <w:tblGrid>
        <w:gridCol w:w="4636"/>
        <w:gridCol w:w="25"/>
        <w:gridCol w:w="5438"/>
      </w:tblGrid>
      <w:tr w:rsidR="00372143" w:rsidRPr="00167CE0" w14:paraId="54373A71" w14:textId="77777777" w:rsidTr="009B49AB">
        <w:trPr>
          <w:jc w:val="center"/>
        </w:trPr>
        <w:tc>
          <w:tcPr>
            <w:tcW w:w="4636" w:type="dxa"/>
            <w:tcBorders>
              <w:top w:val="nil"/>
              <w:left w:val="nil"/>
              <w:right w:val="nil"/>
            </w:tcBorders>
          </w:tcPr>
          <w:p w14:paraId="74AEEE66" w14:textId="77777777" w:rsidR="00A83990" w:rsidRPr="003C02FF" w:rsidRDefault="00A83990" w:rsidP="003C02FF">
            <w:pPr>
              <w:widowControl w:val="0"/>
              <w:jc w:val="center"/>
              <w:rPr>
                <w:rPrChange w:id="124" w:author="James Vu" w:date="2024-04-19T00:28:00Z">
                  <w:rPr>
                    <w:sz w:val="26"/>
                    <w:szCs w:val="26"/>
                  </w:rPr>
                </w:rPrChange>
              </w:rPr>
            </w:pPr>
            <w:r w:rsidRPr="003C02FF">
              <w:rPr>
                <w:rPrChange w:id="125" w:author="James Vu" w:date="2024-04-19T00:28:00Z">
                  <w:rPr>
                    <w:sz w:val="26"/>
                    <w:szCs w:val="26"/>
                  </w:rPr>
                </w:rPrChange>
              </w:rPr>
              <w:lastRenderedPageBreak/>
              <w:t>UBND TỈNH KHÁNH HÒA</w:t>
            </w:r>
          </w:p>
        </w:tc>
        <w:tc>
          <w:tcPr>
            <w:tcW w:w="25" w:type="dxa"/>
            <w:tcBorders>
              <w:top w:val="nil"/>
              <w:left w:val="nil"/>
              <w:bottom w:val="nil"/>
              <w:right w:val="nil"/>
            </w:tcBorders>
          </w:tcPr>
          <w:p w14:paraId="75FCA8C7" w14:textId="77777777" w:rsidR="00A83990" w:rsidRPr="003C02FF" w:rsidRDefault="00A83990">
            <w:pPr>
              <w:widowControl w:val="0"/>
              <w:jc w:val="center"/>
              <w:rPr>
                <w:rPrChange w:id="126" w:author="James Vu" w:date="2024-04-19T00:28:00Z">
                  <w:rPr>
                    <w:sz w:val="26"/>
                    <w:szCs w:val="26"/>
                  </w:rPr>
                </w:rPrChange>
              </w:rPr>
              <w:pPrChange w:id="127" w:author="James Vu" w:date="2024-04-19T00:28:00Z">
                <w:pPr>
                  <w:widowControl w:val="0"/>
                </w:pPr>
              </w:pPrChange>
            </w:pPr>
          </w:p>
        </w:tc>
        <w:tc>
          <w:tcPr>
            <w:tcW w:w="5438" w:type="dxa"/>
            <w:tcBorders>
              <w:top w:val="nil"/>
              <w:left w:val="nil"/>
              <w:bottom w:val="nil"/>
              <w:right w:val="nil"/>
            </w:tcBorders>
          </w:tcPr>
          <w:p w14:paraId="78E3BF85" w14:textId="77777777" w:rsidR="00A83990" w:rsidRPr="003C02FF" w:rsidRDefault="00A83990" w:rsidP="003C02FF">
            <w:pPr>
              <w:widowControl w:val="0"/>
              <w:jc w:val="center"/>
              <w:rPr>
                <w:b/>
                <w:bCs/>
                <w:rPrChange w:id="128" w:author="James Vu" w:date="2024-04-19T00:28:00Z">
                  <w:rPr>
                    <w:b/>
                    <w:bCs/>
                    <w:sz w:val="26"/>
                    <w:szCs w:val="26"/>
                  </w:rPr>
                </w:rPrChange>
              </w:rPr>
            </w:pPr>
            <w:r w:rsidRPr="003C02FF">
              <w:rPr>
                <w:b/>
                <w:bCs/>
                <w:rPrChange w:id="129" w:author="James Vu" w:date="2024-04-19T00:28:00Z">
                  <w:rPr>
                    <w:b/>
                    <w:bCs/>
                    <w:sz w:val="26"/>
                    <w:szCs w:val="26"/>
                  </w:rPr>
                </w:rPrChange>
              </w:rPr>
              <w:t>CỘNG HÒA XÃ HỘI CHỦ NGHĨA VIỆT NAM</w:t>
            </w:r>
          </w:p>
        </w:tc>
      </w:tr>
      <w:tr w:rsidR="00372143" w:rsidRPr="00167CE0" w14:paraId="183391D6" w14:textId="77777777" w:rsidTr="009B49AB">
        <w:trPr>
          <w:cantSplit/>
          <w:trHeight w:val="362"/>
          <w:jc w:val="center"/>
        </w:trPr>
        <w:tc>
          <w:tcPr>
            <w:tcW w:w="4636" w:type="dxa"/>
            <w:tcBorders>
              <w:top w:val="nil"/>
              <w:left w:val="nil"/>
            </w:tcBorders>
          </w:tcPr>
          <w:p w14:paraId="19A54783" w14:textId="6EB2FF8E" w:rsidR="001E3C55" w:rsidRPr="003C02FF" w:rsidRDefault="00A83990" w:rsidP="003C02FF">
            <w:pPr>
              <w:widowControl w:val="0"/>
              <w:jc w:val="center"/>
              <w:rPr>
                <w:b/>
                <w:bCs/>
                <w:rPrChange w:id="130" w:author="James Vu" w:date="2024-04-19T00:28:00Z">
                  <w:rPr>
                    <w:b/>
                    <w:bCs/>
                    <w:sz w:val="26"/>
                    <w:szCs w:val="26"/>
                  </w:rPr>
                </w:rPrChange>
              </w:rPr>
            </w:pPr>
            <w:r w:rsidRPr="003C02FF">
              <w:rPr>
                <w:b/>
                <w:bCs/>
                <w:rPrChange w:id="131" w:author="James Vu" w:date="2024-04-19T00:28:00Z">
                  <w:rPr>
                    <w:b/>
                    <w:bCs/>
                    <w:sz w:val="26"/>
                    <w:szCs w:val="26"/>
                  </w:rPr>
                </w:rPrChange>
              </w:rPr>
              <w:t xml:space="preserve">SỞ </w:t>
            </w:r>
            <w:r w:rsidR="0078772C" w:rsidRPr="003C02FF">
              <w:rPr>
                <w:b/>
                <w:bCs/>
                <w:rPrChange w:id="132" w:author="James Vu" w:date="2024-04-19T00:28:00Z">
                  <w:rPr>
                    <w:b/>
                    <w:bCs/>
                    <w:sz w:val="26"/>
                    <w:szCs w:val="26"/>
                  </w:rPr>
                </w:rPrChange>
              </w:rPr>
              <w:t>NÔNG NGHIỆP</w:t>
            </w:r>
          </w:p>
          <w:p w14:paraId="65C9D4E5" w14:textId="7060461F" w:rsidR="00A83990" w:rsidRPr="003C02FF" w:rsidRDefault="0078772C" w:rsidP="003C02FF">
            <w:pPr>
              <w:widowControl w:val="0"/>
              <w:jc w:val="center"/>
              <w:rPr>
                <w:b/>
                <w:bCs/>
                <w:rPrChange w:id="133" w:author="James Vu" w:date="2024-04-19T00:28:00Z">
                  <w:rPr>
                    <w:b/>
                    <w:bCs/>
                    <w:sz w:val="26"/>
                    <w:szCs w:val="26"/>
                  </w:rPr>
                </w:rPrChange>
              </w:rPr>
            </w:pPr>
            <w:r w:rsidRPr="003C02FF">
              <w:rPr>
                <w:b/>
                <w:bCs/>
                <w:rPrChange w:id="134" w:author="James Vu" w:date="2024-04-19T00:28:00Z">
                  <w:rPr>
                    <w:b/>
                    <w:bCs/>
                    <w:sz w:val="26"/>
                    <w:szCs w:val="26"/>
                  </w:rPr>
                </w:rPrChange>
              </w:rPr>
              <w:t>VÀ PHÁT TRIỂN NÔNG THÔN</w:t>
            </w:r>
          </w:p>
        </w:tc>
        <w:tc>
          <w:tcPr>
            <w:tcW w:w="25" w:type="dxa"/>
            <w:tcBorders>
              <w:top w:val="nil"/>
              <w:left w:val="nil"/>
              <w:right w:val="nil"/>
            </w:tcBorders>
          </w:tcPr>
          <w:p w14:paraId="0AF938D9" w14:textId="77777777" w:rsidR="00A83990" w:rsidRPr="003C02FF" w:rsidRDefault="00A83990">
            <w:pPr>
              <w:widowControl w:val="0"/>
              <w:jc w:val="center"/>
              <w:rPr>
                <w:rPrChange w:id="135" w:author="James Vu" w:date="2024-04-19T00:28:00Z">
                  <w:rPr>
                    <w:sz w:val="26"/>
                    <w:szCs w:val="26"/>
                  </w:rPr>
                </w:rPrChange>
              </w:rPr>
              <w:pPrChange w:id="136" w:author="James Vu" w:date="2024-04-19T00:28:00Z">
                <w:pPr>
                  <w:widowControl w:val="0"/>
                </w:pPr>
              </w:pPrChange>
            </w:pPr>
          </w:p>
        </w:tc>
        <w:tc>
          <w:tcPr>
            <w:tcW w:w="5438" w:type="dxa"/>
            <w:tcBorders>
              <w:top w:val="nil"/>
              <w:left w:val="nil"/>
              <w:bottom w:val="nil"/>
              <w:right w:val="nil"/>
            </w:tcBorders>
          </w:tcPr>
          <w:p w14:paraId="1606A6A4" w14:textId="4DEF4554" w:rsidR="00A83990" w:rsidRPr="003C02FF" w:rsidRDefault="001E3C55" w:rsidP="003C02FF">
            <w:pPr>
              <w:widowControl w:val="0"/>
              <w:jc w:val="center"/>
              <w:rPr>
                <w:b/>
                <w:bCs/>
                <w:rPrChange w:id="137" w:author="James Vu" w:date="2024-04-19T00:28:00Z">
                  <w:rPr>
                    <w:b/>
                    <w:bCs/>
                    <w:sz w:val="26"/>
                    <w:szCs w:val="26"/>
                  </w:rPr>
                </w:rPrChange>
              </w:rPr>
            </w:pPr>
            <w:r w:rsidRPr="003C02FF">
              <w:rPr>
                <w:noProof/>
                <w:rPrChange w:id="138" w:author="James Vu" w:date="2024-04-19T00:28:00Z">
                  <w:rPr>
                    <w:noProof/>
                    <w:sz w:val="26"/>
                    <w:szCs w:val="26"/>
                  </w:rPr>
                </w:rPrChange>
              </w:rPr>
              <mc:AlternateContent>
                <mc:Choice Requires="wps">
                  <w:drawing>
                    <wp:anchor distT="0" distB="0" distL="114300" distR="114300" simplePos="0" relativeHeight="251658242" behindDoc="0" locked="0" layoutInCell="1" allowOverlap="1" wp14:anchorId="02F05955" wp14:editId="043F136B">
                      <wp:simplePos x="0" y="0"/>
                      <wp:positionH relativeFrom="column">
                        <wp:posOffset>635000</wp:posOffset>
                      </wp:positionH>
                      <wp:positionV relativeFrom="paragraph">
                        <wp:posOffset>254635</wp:posOffset>
                      </wp:positionV>
                      <wp:extent cx="2165985" cy="0"/>
                      <wp:effectExtent l="0" t="0" r="0" b="0"/>
                      <wp:wrapNone/>
                      <wp:docPr id="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type w14:anchorId="6F5A5F00" id="_x0000_t32" coordsize="21600,21600" o:spt="32" o:oned="t" path="m,l21600,21600e" filled="f">
                      <v:path arrowok="t" fillok="f" o:connecttype="none"/>
                      <o:lock v:ext="edit" shapetype="t"/>
                    </v:shapetype>
                    <v:shape id="AutoShape 4" o:spid="_x0000_s1026" type="#_x0000_t32" style="position:absolute;margin-left:50pt;margin-top:20.05pt;width:170.55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cP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"/>
                  </w:pict>
                </mc:Fallback>
              </mc:AlternateContent>
            </w:r>
            <w:r w:rsidR="00A83990" w:rsidRPr="003C02FF">
              <w:rPr>
                <w:b/>
                <w:bCs/>
                <w:rPrChange w:id="139" w:author="James Vu" w:date="2024-04-19T00:28:00Z">
                  <w:rPr>
                    <w:b/>
                    <w:bCs/>
                    <w:sz w:val="26"/>
                    <w:szCs w:val="26"/>
                  </w:rPr>
                </w:rPrChange>
              </w:rPr>
              <w:t>Độc lập - Tự do - Hạnh phúc</w:t>
            </w:r>
          </w:p>
        </w:tc>
      </w:tr>
      <w:tr w:rsidR="00372143" w:rsidRPr="00167CE0" w14:paraId="7F257442" w14:textId="77777777" w:rsidTr="009B49AB">
        <w:trPr>
          <w:trHeight w:hRule="exact" w:val="57"/>
          <w:jc w:val="center"/>
        </w:trPr>
        <w:tc>
          <w:tcPr>
            <w:tcW w:w="4636" w:type="dxa"/>
            <w:tcBorders>
              <w:top w:val="nil"/>
              <w:left w:val="nil"/>
              <w:bottom w:val="nil"/>
              <w:right w:val="nil"/>
            </w:tcBorders>
          </w:tcPr>
          <w:p w14:paraId="0D6E7152" w14:textId="77777777" w:rsidR="00A83990" w:rsidRPr="00167CE0" w:rsidRDefault="00A83990">
            <w:pPr>
              <w:widowControl w:val="0"/>
              <w:jc w:val="both"/>
              <w:rPr>
                <w:sz w:val="28"/>
                <w:szCs w:val="28"/>
                <w:rPrChange w:id="140" w:author="James Vu" w:date="2024-04-18T22:33:00Z">
                  <w:rPr>
                    <w:sz w:val="26"/>
                    <w:szCs w:val="26"/>
                  </w:rPr>
                </w:rPrChange>
              </w:rPr>
              <w:pPrChange w:id="141" w:author="James Vu" w:date="2024-04-18T22:33:00Z">
                <w:pPr>
                  <w:widowControl w:val="0"/>
                  <w:jc w:val="center"/>
                </w:pPr>
              </w:pPrChange>
            </w:pPr>
            <w:r w:rsidRPr="00167CE0">
              <w:rPr>
                <w:noProof/>
                <w:sz w:val="28"/>
                <w:szCs w:val="28"/>
                <w:rPrChange w:id="142" w:author="James Vu" w:date="2024-04-18T22:33:00Z">
                  <w:rPr>
                    <w:noProof/>
                    <w:sz w:val="26"/>
                    <w:szCs w:val="26"/>
                  </w:rPr>
                </w:rPrChange>
              </w:rPr>
              <mc:AlternateContent>
                <mc:Choice Requires="wps">
                  <w:drawing>
                    <wp:anchor distT="0" distB="0" distL="114300" distR="114300" simplePos="0" relativeHeight="251658241" behindDoc="0" locked="0" layoutInCell="1" allowOverlap="1" wp14:anchorId="5D02C0EE" wp14:editId="4DB063C5">
                      <wp:simplePos x="0" y="0"/>
                      <wp:positionH relativeFrom="column">
                        <wp:posOffset>896620</wp:posOffset>
                      </wp:positionH>
                      <wp:positionV relativeFrom="paragraph">
                        <wp:posOffset>9525</wp:posOffset>
                      </wp:positionV>
                      <wp:extent cx="1130300" cy="0"/>
                      <wp:effectExtent l="0" t="0" r="1270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0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 w14:anchorId="0DB32D7A" id="AutoShape 3" o:spid="_x0000_s1026" type="#_x0000_t32" style="position:absolute;margin-left:70.6pt;margin-top:.75pt;width:89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gxatwEAAFYDAAAOAAAAZHJzL2Uyb0RvYy54bWysU8Fu2zAMvQ/YPwi6L7ZTdN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"/>
                  </w:pict>
                </mc:Fallback>
              </mc:AlternateContent>
            </w:r>
          </w:p>
        </w:tc>
        <w:tc>
          <w:tcPr>
            <w:tcW w:w="25" w:type="dxa"/>
            <w:tcBorders>
              <w:top w:val="nil"/>
              <w:left w:val="nil"/>
              <w:bottom w:val="nil"/>
              <w:right w:val="nil"/>
            </w:tcBorders>
          </w:tcPr>
          <w:p w14:paraId="60FE2191" w14:textId="77777777" w:rsidR="00A83990" w:rsidRPr="00167CE0" w:rsidRDefault="00A83990">
            <w:pPr>
              <w:widowControl w:val="0"/>
              <w:jc w:val="both"/>
              <w:rPr>
                <w:sz w:val="28"/>
                <w:szCs w:val="28"/>
                <w:rPrChange w:id="143" w:author="James Vu" w:date="2024-04-18T22:33:00Z">
                  <w:rPr>
                    <w:sz w:val="26"/>
                    <w:szCs w:val="26"/>
                  </w:rPr>
                </w:rPrChange>
              </w:rPr>
              <w:pPrChange w:id="144" w:author="James Vu" w:date="2024-04-18T22:33:00Z">
                <w:pPr>
                  <w:widowControl w:val="0"/>
                </w:pPr>
              </w:pPrChange>
            </w:pPr>
          </w:p>
        </w:tc>
        <w:tc>
          <w:tcPr>
            <w:tcW w:w="5438" w:type="dxa"/>
            <w:tcBorders>
              <w:top w:val="nil"/>
              <w:left w:val="nil"/>
              <w:bottom w:val="nil"/>
              <w:right w:val="nil"/>
            </w:tcBorders>
          </w:tcPr>
          <w:p w14:paraId="105A9C28" w14:textId="58CD1018" w:rsidR="00A83990" w:rsidRPr="00167CE0" w:rsidRDefault="00A83990">
            <w:pPr>
              <w:widowControl w:val="0"/>
              <w:jc w:val="both"/>
              <w:rPr>
                <w:sz w:val="28"/>
                <w:szCs w:val="28"/>
                <w:rPrChange w:id="145" w:author="James Vu" w:date="2024-04-18T22:33:00Z">
                  <w:rPr>
                    <w:sz w:val="26"/>
                    <w:szCs w:val="26"/>
                  </w:rPr>
                </w:rPrChange>
              </w:rPr>
              <w:pPrChange w:id="146" w:author="James Vu" w:date="2024-04-18T22:33:00Z">
                <w:pPr>
                  <w:widowControl w:val="0"/>
                  <w:jc w:val="center"/>
                </w:pPr>
              </w:pPrChange>
            </w:pPr>
          </w:p>
        </w:tc>
      </w:tr>
      <w:tr w:rsidR="00A83990" w:rsidRPr="00167CE0" w14:paraId="06C922D1" w14:textId="77777777" w:rsidTr="00197531">
        <w:trPr>
          <w:trHeight w:val="354"/>
          <w:jc w:val="center"/>
        </w:trPr>
        <w:tc>
          <w:tcPr>
            <w:tcW w:w="4636" w:type="dxa"/>
            <w:tcBorders>
              <w:top w:val="nil"/>
              <w:left w:val="nil"/>
              <w:bottom w:val="nil"/>
              <w:right w:val="nil"/>
            </w:tcBorders>
          </w:tcPr>
          <w:p w14:paraId="5AE9FDFD" w14:textId="7FF70A86" w:rsidR="00A83990" w:rsidRPr="00167CE0" w:rsidRDefault="00A83990">
            <w:pPr>
              <w:widowControl w:val="0"/>
              <w:jc w:val="both"/>
              <w:rPr>
                <w:sz w:val="28"/>
                <w:szCs w:val="28"/>
                <w:rPrChange w:id="147" w:author="James Vu" w:date="2024-04-18T22:33:00Z">
                  <w:rPr>
                    <w:sz w:val="26"/>
                    <w:szCs w:val="26"/>
                  </w:rPr>
                </w:rPrChange>
              </w:rPr>
              <w:pPrChange w:id="148" w:author="James Vu" w:date="2024-04-18T22:33:00Z">
                <w:pPr>
                  <w:widowControl w:val="0"/>
                  <w:jc w:val="center"/>
                </w:pPr>
              </w:pPrChange>
            </w:pPr>
          </w:p>
        </w:tc>
        <w:tc>
          <w:tcPr>
            <w:tcW w:w="25" w:type="dxa"/>
            <w:tcBorders>
              <w:top w:val="nil"/>
              <w:left w:val="nil"/>
              <w:bottom w:val="nil"/>
              <w:right w:val="nil"/>
            </w:tcBorders>
          </w:tcPr>
          <w:p w14:paraId="5DC1B00B" w14:textId="77777777" w:rsidR="00A83990" w:rsidRPr="00167CE0" w:rsidRDefault="00A83990">
            <w:pPr>
              <w:widowControl w:val="0"/>
              <w:jc w:val="both"/>
              <w:rPr>
                <w:sz w:val="28"/>
                <w:szCs w:val="28"/>
                <w:rPrChange w:id="149" w:author="James Vu" w:date="2024-04-18T22:33:00Z">
                  <w:rPr>
                    <w:sz w:val="26"/>
                    <w:szCs w:val="26"/>
                  </w:rPr>
                </w:rPrChange>
              </w:rPr>
              <w:pPrChange w:id="150" w:author="James Vu" w:date="2024-04-18T22:33:00Z">
                <w:pPr>
                  <w:widowControl w:val="0"/>
                </w:pPr>
              </w:pPrChange>
            </w:pPr>
          </w:p>
        </w:tc>
        <w:tc>
          <w:tcPr>
            <w:tcW w:w="5438" w:type="dxa"/>
            <w:tcBorders>
              <w:top w:val="nil"/>
              <w:left w:val="nil"/>
              <w:bottom w:val="nil"/>
              <w:right w:val="nil"/>
            </w:tcBorders>
          </w:tcPr>
          <w:p w14:paraId="6A8B8DBB" w14:textId="3F65A130" w:rsidR="00A83990" w:rsidRPr="00167CE0" w:rsidRDefault="00A83990">
            <w:pPr>
              <w:widowControl w:val="0"/>
              <w:jc w:val="both"/>
              <w:rPr>
                <w:i/>
                <w:iCs/>
                <w:sz w:val="28"/>
                <w:szCs w:val="28"/>
                <w:rPrChange w:id="151" w:author="James Vu" w:date="2024-04-18T22:33:00Z">
                  <w:rPr>
                    <w:i/>
                    <w:iCs/>
                    <w:sz w:val="26"/>
                    <w:szCs w:val="26"/>
                  </w:rPr>
                </w:rPrChange>
              </w:rPr>
              <w:pPrChange w:id="152" w:author="James Vu" w:date="2024-04-18T22:33:00Z">
                <w:pPr>
                  <w:widowControl w:val="0"/>
                  <w:jc w:val="center"/>
                </w:pPr>
              </w:pPrChange>
            </w:pPr>
            <w:r w:rsidRPr="00167CE0">
              <w:rPr>
                <w:i/>
                <w:iCs/>
                <w:sz w:val="28"/>
                <w:szCs w:val="28"/>
                <w:rPrChange w:id="153" w:author="James Vu" w:date="2024-04-18T22:33:00Z">
                  <w:rPr>
                    <w:i/>
                    <w:iCs/>
                    <w:sz w:val="26"/>
                    <w:szCs w:val="26"/>
                  </w:rPr>
                </w:rPrChange>
              </w:rPr>
              <w:t>Khánh Hòa, ngày</w:t>
            </w:r>
            <w:r w:rsidR="008749E7" w:rsidRPr="00167CE0">
              <w:rPr>
                <w:i/>
                <w:iCs/>
                <w:sz w:val="28"/>
                <w:szCs w:val="28"/>
                <w:rPrChange w:id="154" w:author="James Vu" w:date="2024-04-18T22:33:00Z">
                  <w:rPr>
                    <w:i/>
                    <w:iCs/>
                    <w:sz w:val="26"/>
                    <w:szCs w:val="26"/>
                  </w:rPr>
                </w:rPrChange>
              </w:rPr>
              <w:t xml:space="preserve"> </w:t>
            </w:r>
            <w:r w:rsidR="0078772C" w:rsidRPr="00167CE0">
              <w:rPr>
                <w:i/>
                <w:iCs/>
                <w:sz w:val="28"/>
                <w:szCs w:val="28"/>
                <w:rPrChange w:id="155" w:author="James Vu" w:date="2024-04-18T22:33:00Z">
                  <w:rPr>
                    <w:i/>
                    <w:iCs/>
                    <w:sz w:val="26"/>
                    <w:szCs w:val="26"/>
                  </w:rPr>
                </w:rPrChange>
              </w:rPr>
              <w:t xml:space="preserve">    </w:t>
            </w:r>
            <w:r w:rsidR="008749E7" w:rsidRPr="00167CE0">
              <w:rPr>
                <w:i/>
                <w:iCs/>
                <w:sz w:val="28"/>
                <w:szCs w:val="28"/>
                <w:rPrChange w:id="156" w:author="James Vu" w:date="2024-04-18T22:33:00Z">
                  <w:rPr>
                    <w:i/>
                    <w:iCs/>
                    <w:sz w:val="26"/>
                    <w:szCs w:val="26"/>
                  </w:rPr>
                </w:rPrChange>
              </w:rPr>
              <w:t xml:space="preserve"> </w:t>
            </w:r>
            <w:r w:rsidRPr="00167CE0">
              <w:rPr>
                <w:i/>
                <w:iCs/>
                <w:sz w:val="28"/>
                <w:szCs w:val="28"/>
                <w:rPrChange w:id="157" w:author="James Vu" w:date="2024-04-18T22:33:00Z">
                  <w:rPr>
                    <w:i/>
                    <w:iCs/>
                    <w:sz w:val="26"/>
                    <w:szCs w:val="26"/>
                  </w:rPr>
                </w:rPrChange>
              </w:rPr>
              <w:t>tháng</w:t>
            </w:r>
            <w:r w:rsidR="00963137" w:rsidRPr="00167CE0">
              <w:rPr>
                <w:i/>
                <w:iCs/>
                <w:sz w:val="28"/>
                <w:szCs w:val="28"/>
                <w:rPrChange w:id="158" w:author="James Vu" w:date="2024-04-18T22:33:00Z">
                  <w:rPr>
                    <w:i/>
                    <w:iCs/>
                    <w:sz w:val="26"/>
                    <w:szCs w:val="26"/>
                  </w:rPr>
                </w:rPrChange>
              </w:rPr>
              <w:t xml:space="preserve"> </w:t>
            </w:r>
            <w:r w:rsidR="00197531" w:rsidRPr="00167CE0">
              <w:rPr>
                <w:i/>
                <w:iCs/>
                <w:sz w:val="28"/>
                <w:szCs w:val="28"/>
                <w:rPrChange w:id="159" w:author="James Vu" w:date="2024-04-18T22:33:00Z">
                  <w:rPr>
                    <w:i/>
                    <w:iCs/>
                    <w:sz w:val="26"/>
                    <w:szCs w:val="26"/>
                  </w:rPr>
                </w:rPrChange>
              </w:rPr>
              <w:t xml:space="preserve">    </w:t>
            </w:r>
            <w:r w:rsidR="00E66A4C" w:rsidRPr="00167CE0">
              <w:rPr>
                <w:i/>
                <w:iCs/>
                <w:sz w:val="28"/>
                <w:szCs w:val="28"/>
                <w:rPrChange w:id="160" w:author="James Vu" w:date="2024-04-18T22:33:00Z">
                  <w:rPr>
                    <w:i/>
                    <w:iCs/>
                    <w:sz w:val="26"/>
                    <w:szCs w:val="26"/>
                  </w:rPr>
                </w:rPrChange>
              </w:rPr>
              <w:t xml:space="preserve"> </w:t>
            </w:r>
            <w:r w:rsidRPr="00167CE0">
              <w:rPr>
                <w:i/>
                <w:iCs/>
                <w:sz w:val="28"/>
                <w:szCs w:val="28"/>
                <w:rPrChange w:id="161" w:author="James Vu" w:date="2024-04-18T22:33:00Z">
                  <w:rPr>
                    <w:i/>
                    <w:iCs/>
                    <w:sz w:val="26"/>
                    <w:szCs w:val="26"/>
                  </w:rPr>
                </w:rPrChange>
              </w:rPr>
              <w:t>năm 202</w:t>
            </w:r>
            <w:r w:rsidR="00A04016" w:rsidRPr="00167CE0">
              <w:rPr>
                <w:i/>
                <w:iCs/>
                <w:sz w:val="28"/>
                <w:szCs w:val="28"/>
                <w:rPrChange w:id="162" w:author="James Vu" w:date="2024-04-18T22:33:00Z">
                  <w:rPr>
                    <w:i/>
                    <w:iCs/>
                    <w:sz w:val="26"/>
                    <w:szCs w:val="26"/>
                  </w:rPr>
                </w:rPrChange>
              </w:rPr>
              <w:t>4</w:t>
            </w:r>
          </w:p>
        </w:tc>
      </w:tr>
    </w:tbl>
    <w:p w14:paraId="6D496445" w14:textId="77777777" w:rsidR="00A83990" w:rsidRPr="00167CE0" w:rsidRDefault="00A83990">
      <w:pPr>
        <w:widowControl w:val="0"/>
        <w:jc w:val="both"/>
        <w:rPr>
          <w:b/>
          <w:sz w:val="28"/>
          <w:szCs w:val="28"/>
          <w:rPrChange w:id="163" w:author="James Vu" w:date="2024-04-18T22:33:00Z">
            <w:rPr>
              <w:b/>
            </w:rPr>
          </w:rPrChange>
        </w:rPr>
        <w:pPrChange w:id="164" w:author="James Vu" w:date="2024-04-18T22:33:00Z">
          <w:pPr>
            <w:widowControl w:val="0"/>
            <w:jc w:val="center"/>
          </w:pPr>
        </w:pPrChange>
      </w:pPr>
    </w:p>
    <w:p w14:paraId="7CA2CD92" w14:textId="77777777" w:rsidR="00D80D17" w:rsidRPr="00167CE0" w:rsidRDefault="00D80D17" w:rsidP="003C02FF">
      <w:pPr>
        <w:widowControl w:val="0"/>
        <w:jc w:val="center"/>
        <w:rPr>
          <w:b/>
          <w:bCs/>
          <w:sz w:val="28"/>
          <w:szCs w:val="28"/>
          <w:rPrChange w:id="165" w:author="James Vu" w:date="2024-04-18T22:33:00Z">
            <w:rPr>
              <w:b/>
              <w:bCs/>
            </w:rPr>
          </w:rPrChange>
        </w:rPr>
      </w:pPr>
      <w:r w:rsidRPr="00167CE0">
        <w:rPr>
          <w:b/>
          <w:sz w:val="28"/>
          <w:szCs w:val="28"/>
          <w:rPrChange w:id="166" w:author="James Vu" w:date="2024-04-18T22:33:00Z">
            <w:rPr>
              <w:b/>
            </w:rPr>
          </w:rPrChange>
        </w:rPr>
        <w:t xml:space="preserve">BÁO CÁO </w:t>
      </w:r>
      <w:r w:rsidRPr="00167CE0">
        <w:rPr>
          <w:b/>
          <w:bCs/>
          <w:sz w:val="28"/>
          <w:szCs w:val="28"/>
          <w:rPrChange w:id="167" w:author="James Vu" w:date="2024-04-18T22:33:00Z">
            <w:rPr>
              <w:b/>
              <w:bCs/>
            </w:rPr>
          </w:rPrChange>
        </w:rPr>
        <w:t>ĐỀ XUẤT CHỦ TRƯƠNG ĐẦU TƯ</w:t>
      </w:r>
    </w:p>
    <w:p w14:paraId="69FCD8FA" w14:textId="5D00C415" w:rsidR="00E601F6" w:rsidRPr="00167CE0" w:rsidRDefault="00D80D17" w:rsidP="003C02FF">
      <w:pPr>
        <w:widowControl w:val="0"/>
        <w:jc w:val="center"/>
        <w:rPr>
          <w:b/>
          <w:sz w:val="28"/>
          <w:szCs w:val="28"/>
          <w:rPrChange w:id="168" w:author="James Vu" w:date="2024-04-18T22:33:00Z">
            <w:rPr>
              <w:b/>
            </w:rPr>
          </w:rPrChange>
        </w:rPr>
      </w:pPr>
      <w:r w:rsidRPr="00167CE0">
        <w:rPr>
          <w:b/>
          <w:bCs/>
          <w:sz w:val="28"/>
          <w:szCs w:val="28"/>
          <w:rPrChange w:id="169" w:author="James Vu" w:date="2024-04-18T22:33:00Z">
            <w:rPr>
              <w:b/>
              <w:bCs/>
            </w:rPr>
          </w:rPrChange>
        </w:rPr>
        <w:t>Dự án:</w:t>
      </w:r>
      <w:r w:rsidR="007766F9" w:rsidRPr="00167CE0">
        <w:rPr>
          <w:b/>
          <w:bCs/>
          <w:sz w:val="28"/>
          <w:szCs w:val="28"/>
          <w:rPrChange w:id="170" w:author="James Vu" w:date="2024-04-18T22:33:00Z">
            <w:rPr>
              <w:b/>
              <w:bCs/>
            </w:rPr>
          </w:rPrChange>
        </w:rPr>
        <w:t xml:space="preserve"> </w:t>
      </w:r>
      <w:r w:rsidR="00F22CA5" w:rsidRPr="00167CE0">
        <w:rPr>
          <w:b/>
          <w:bCs/>
          <w:sz w:val="28"/>
          <w:szCs w:val="28"/>
          <w:rPrChange w:id="171" w:author="James Vu" w:date="2024-04-18T22:33:00Z">
            <w:rPr>
              <w:b/>
              <w:bCs/>
            </w:rPr>
          </w:rPrChange>
        </w:rPr>
        <w:t xml:space="preserve">Xây dựng hệ thống thông tin </w:t>
      </w:r>
      <w:r w:rsidR="00FF4B49" w:rsidRPr="00167CE0">
        <w:rPr>
          <w:b/>
          <w:bCs/>
          <w:sz w:val="28"/>
          <w:szCs w:val="28"/>
          <w:rPrChange w:id="172" w:author="James Vu" w:date="2024-04-18T22:33:00Z">
            <w:rPr>
              <w:b/>
              <w:bCs/>
            </w:rPr>
          </w:rPrChange>
        </w:rPr>
        <w:t xml:space="preserve">quản lý </w:t>
      </w:r>
      <w:r w:rsidR="00F22CA5" w:rsidRPr="00167CE0">
        <w:rPr>
          <w:b/>
          <w:bCs/>
          <w:sz w:val="28"/>
          <w:szCs w:val="28"/>
          <w:rPrChange w:id="173" w:author="James Vu" w:date="2024-04-18T22:33:00Z">
            <w:rPr>
              <w:b/>
              <w:bCs/>
            </w:rPr>
          </w:rPrChange>
        </w:rPr>
        <w:t xml:space="preserve">ngành </w:t>
      </w:r>
      <w:r w:rsidR="00354DA4" w:rsidRPr="00167CE0">
        <w:rPr>
          <w:b/>
          <w:bCs/>
          <w:sz w:val="28"/>
          <w:szCs w:val="28"/>
          <w:rPrChange w:id="174" w:author="James Vu" w:date="2024-04-18T22:33:00Z">
            <w:rPr>
              <w:b/>
              <w:bCs/>
            </w:rPr>
          </w:rPrChange>
        </w:rPr>
        <w:t>n</w:t>
      </w:r>
      <w:r w:rsidR="00F22CA5" w:rsidRPr="00167CE0">
        <w:rPr>
          <w:b/>
          <w:bCs/>
          <w:sz w:val="28"/>
          <w:szCs w:val="28"/>
          <w:rPrChange w:id="175" w:author="James Vu" w:date="2024-04-18T22:33:00Z">
            <w:rPr>
              <w:b/>
              <w:bCs/>
            </w:rPr>
          </w:rPrChange>
        </w:rPr>
        <w:t>ông nghiệp</w:t>
      </w:r>
    </w:p>
    <w:p w14:paraId="509E43FB" w14:textId="0D895E8C" w:rsidR="008749E7" w:rsidRPr="00167CE0" w:rsidRDefault="00F22CA5" w:rsidP="003C02FF">
      <w:pPr>
        <w:widowControl w:val="0"/>
        <w:jc w:val="center"/>
        <w:rPr>
          <w:b/>
          <w:sz w:val="28"/>
          <w:szCs w:val="28"/>
          <w:rPrChange w:id="176" w:author="James Vu" w:date="2024-04-18T22:33:00Z">
            <w:rPr>
              <w:b/>
            </w:rPr>
          </w:rPrChange>
        </w:rPr>
      </w:pPr>
      <w:r w:rsidRPr="00167CE0">
        <w:rPr>
          <w:b/>
          <w:bCs/>
          <w:sz w:val="28"/>
          <w:szCs w:val="28"/>
          <w:rPrChange w:id="177" w:author="James Vu" w:date="2024-04-18T22:33:00Z">
            <w:rPr>
              <w:b/>
              <w:bCs/>
            </w:rPr>
          </w:rPrChange>
        </w:rPr>
        <w:t>(</w:t>
      </w:r>
      <w:r w:rsidR="00354DA4" w:rsidRPr="00167CE0">
        <w:rPr>
          <w:b/>
          <w:bCs/>
          <w:sz w:val="28"/>
          <w:szCs w:val="28"/>
          <w:rPrChange w:id="178" w:author="James Vu" w:date="2024-04-18T22:33:00Z">
            <w:rPr>
              <w:b/>
              <w:bCs/>
            </w:rPr>
          </w:rPrChange>
        </w:rPr>
        <w:t>g</w:t>
      </w:r>
      <w:r w:rsidRPr="00167CE0">
        <w:rPr>
          <w:b/>
          <w:bCs/>
          <w:sz w:val="28"/>
          <w:szCs w:val="28"/>
          <w:rPrChange w:id="179" w:author="James Vu" w:date="2024-04-18T22:33:00Z">
            <w:rPr>
              <w:b/>
              <w:bCs/>
            </w:rPr>
          </w:rPrChange>
        </w:rPr>
        <w:t>iai đoạn I)</w:t>
      </w:r>
    </w:p>
    <w:p w14:paraId="62A2E6D2" w14:textId="01238DCB" w:rsidR="00E35CB1" w:rsidRPr="00167CE0" w:rsidRDefault="00FD014E">
      <w:pPr>
        <w:widowControl w:val="0"/>
        <w:spacing w:before="120" w:after="120" w:line="400" w:lineRule="exact"/>
        <w:jc w:val="center"/>
        <w:rPr>
          <w:sz w:val="28"/>
          <w:szCs w:val="28"/>
          <w:rPrChange w:id="180" w:author="James Vu" w:date="2024-04-18T22:33:00Z">
            <w:rPr/>
          </w:rPrChange>
        </w:rPr>
        <w:pPrChange w:id="181" w:author="James Vu" w:date="2024-04-19T00:28:00Z">
          <w:pPr>
            <w:widowControl w:val="0"/>
            <w:spacing w:before="120" w:after="120" w:line="400" w:lineRule="exact"/>
          </w:pPr>
        </w:pPrChange>
      </w:pPr>
      <w:r w:rsidRPr="00167CE0">
        <w:rPr>
          <w:b/>
          <w:noProof/>
          <w:sz w:val="28"/>
          <w:szCs w:val="28"/>
          <w:rPrChange w:id="182" w:author="James Vu" w:date="2024-04-18T22:33:00Z">
            <w:rPr>
              <w:b/>
              <w:noProof/>
            </w:rPr>
          </w:rPrChange>
        </w:rPr>
        <mc:AlternateContent>
          <mc:Choice Requires="wps">
            <w:drawing>
              <wp:anchor distT="0" distB="0" distL="114300" distR="114300" simplePos="0" relativeHeight="251658240" behindDoc="0" locked="0" layoutInCell="1" allowOverlap="1" wp14:anchorId="60A54E44" wp14:editId="494C73C6">
                <wp:simplePos x="0" y="0"/>
                <wp:positionH relativeFrom="margin">
                  <wp:posOffset>2068009</wp:posOffset>
                </wp:positionH>
                <wp:positionV relativeFrom="paragraph">
                  <wp:posOffset>91440</wp:posOffset>
                </wp:positionV>
                <wp:extent cx="1738630" cy="0"/>
                <wp:effectExtent l="0" t="0" r="0" b="0"/>
                <wp:wrapNone/>
                <wp:docPr id="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8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 w14:anchorId="10C299C0" id="AutoShape 16" o:spid="_x0000_s1026" type="#_x0000_t32" style="position:absolute;margin-left:162.85pt;margin-top:7.2pt;width:136.9pt;height: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">
                <w10:wrap anchorx="margin"/>
              </v:shape>
            </w:pict>
          </mc:Fallback>
        </mc:AlternateContent>
      </w:r>
    </w:p>
    <w:p w14:paraId="653DB822" w14:textId="77777777" w:rsidR="00F22CA5" w:rsidRPr="00167CE0" w:rsidRDefault="00F22CA5">
      <w:pPr>
        <w:widowControl w:val="0"/>
        <w:spacing w:before="120" w:after="120"/>
        <w:ind w:firstLine="709"/>
        <w:jc w:val="both"/>
        <w:rPr>
          <w:sz w:val="28"/>
          <w:szCs w:val="28"/>
          <w:rPrChange w:id="183" w:author="James Vu" w:date="2024-04-18T22:33:00Z">
            <w:rPr/>
          </w:rPrChange>
        </w:rPr>
        <w:pPrChange w:id="184" w:author="James Vu" w:date="2024-04-18T22:33:00Z">
          <w:pPr>
            <w:widowControl w:val="0"/>
            <w:spacing w:before="120" w:after="120"/>
            <w:ind w:firstLine="709"/>
          </w:pPr>
        </w:pPrChange>
      </w:pPr>
    </w:p>
    <w:p w14:paraId="60004594" w14:textId="77777777" w:rsidR="002B3F81" w:rsidRPr="00167CE0" w:rsidRDefault="002B3F81">
      <w:pPr>
        <w:widowControl w:val="0"/>
        <w:spacing w:before="120" w:after="120"/>
        <w:ind w:firstLine="709"/>
        <w:jc w:val="both"/>
        <w:rPr>
          <w:sz w:val="28"/>
          <w:szCs w:val="28"/>
          <w:rPrChange w:id="185" w:author="James Vu" w:date="2024-04-18T22:33:00Z">
            <w:rPr/>
          </w:rPrChange>
        </w:rPr>
        <w:pPrChange w:id="186" w:author="James Vu" w:date="2024-04-18T22:33:00Z">
          <w:pPr>
            <w:widowControl w:val="0"/>
            <w:spacing w:before="120" w:after="120"/>
            <w:ind w:firstLine="709"/>
          </w:pPr>
        </w:pPrChange>
      </w:pPr>
      <w:r w:rsidRPr="00167CE0">
        <w:rPr>
          <w:sz w:val="28"/>
          <w:szCs w:val="28"/>
          <w:rPrChange w:id="187" w:author="James Vu" w:date="2024-04-18T22:33:00Z">
            <w:rPr/>
          </w:rPrChange>
        </w:rPr>
        <w:t>Căn cứ Luật Công nghệ thông tin ngày 29/6/2006;</w:t>
      </w:r>
    </w:p>
    <w:p w14:paraId="128D3233" w14:textId="77777777" w:rsidR="002B3F81" w:rsidRPr="00167CE0" w:rsidRDefault="002B3F81">
      <w:pPr>
        <w:widowControl w:val="0"/>
        <w:spacing w:before="120" w:after="120"/>
        <w:ind w:firstLine="709"/>
        <w:jc w:val="both"/>
        <w:rPr>
          <w:sz w:val="28"/>
          <w:szCs w:val="28"/>
          <w:rPrChange w:id="188" w:author="James Vu" w:date="2024-04-18T22:33:00Z">
            <w:rPr/>
          </w:rPrChange>
        </w:rPr>
        <w:pPrChange w:id="189" w:author="James Vu" w:date="2024-04-18T22:33:00Z">
          <w:pPr>
            <w:widowControl w:val="0"/>
            <w:spacing w:before="120" w:after="120"/>
            <w:ind w:firstLine="709"/>
          </w:pPr>
        </w:pPrChange>
      </w:pPr>
      <w:r w:rsidRPr="00167CE0">
        <w:rPr>
          <w:sz w:val="28"/>
          <w:szCs w:val="28"/>
          <w:rPrChange w:id="190" w:author="James Vu" w:date="2024-04-18T22:33:00Z">
            <w:rPr/>
          </w:rPrChange>
        </w:rPr>
        <w:t>Căn cứ Luật Đầu tư công ngày 13/6/2019;</w:t>
      </w:r>
    </w:p>
    <w:p w14:paraId="077AEE3A" w14:textId="76E3722D" w:rsidR="00B73904" w:rsidRPr="00167CE0" w:rsidRDefault="00B73904">
      <w:pPr>
        <w:widowControl w:val="0"/>
        <w:spacing w:before="120" w:after="120"/>
        <w:ind w:firstLine="709"/>
        <w:jc w:val="both"/>
        <w:rPr>
          <w:sz w:val="28"/>
          <w:szCs w:val="28"/>
          <w:rPrChange w:id="191" w:author="James Vu" w:date="2024-04-18T22:33:00Z">
            <w:rPr/>
          </w:rPrChange>
        </w:rPr>
        <w:pPrChange w:id="192" w:author="James Vu" w:date="2024-04-18T22:33:00Z">
          <w:pPr>
            <w:widowControl w:val="0"/>
            <w:spacing w:before="120" w:after="120"/>
            <w:ind w:firstLine="709"/>
          </w:pPr>
        </w:pPrChange>
      </w:pPr>
      <w:r w:rsidRPr="00167CE0">
        <w:rPr>
          <w:sz w:val="28"/>
          <w:szCs w:val="28"/>
          <w:rPrChange w:id="193" w:author="James Vu" w:date="2024-04-18T22:33:00Z">
            <w:rPr/>
          </w:rPrChange>
        </w:rPr>
        <w:t>Căn cứ Nghị định số 64/2007/NĐ-CP ngày 10/4/2007 của Chính phủ về ứng dụng công nghệ thông tin trong hoạt động của cơ quan nhà nước;</w:t>
      </w:r>
    </w:p>
    <w:p w14:paraId="1D440036" w14:textId="77777777" w:rsidR="003C297F" w:rsidRPr="00167CE0" w:rsidRDefault="003C297F">
      <w:pPr>
        <w:widowControl w:val="0"/>
        <w:spacing w:before="120" w:after="120"/>
        <w:ind w:firstLine="709"/>
        <w:jc w:val="both"/>
        <w:rPr>
          <w:sz w:val="28"/>
          <w:szCs w:val="28"/>
          <w:rPrChange w:id="194" w:author="James Vu" w:date="2024-04-18T22:33:00Z">
            <w:rPr/>
          </w:rPrChange>
        </w:rPr>
        <w:pPrChange w:id="195" w:author="James Vu" w:date="2024-04-18T22:33:00Z">
          <w:pPr>
            <w:widowControl w:val="0"/>
            <w:spacing w:before="120" w:after="120"/>
            <w:ind w:firstLine="709"/>
          </w:pPr>
        </w:pPrChange>
      </w:pPr>
      <w:r w:rsidRPr="00167CE0">
        <w:rPr>
          <w:sz w:val="28"/>
          <w:szCs w:val="28"/>
          <w:rPrChange w:id="196" w:author="James Vu" w:date="2024-04-18T22:33:00Z">
            <w:rPr/>
          </w:rPrChange>
        </w:rPr>
        <w:t>Căn cứ Nghị định số 85/2016/NĐ-CP ngày 01/7/2016 của Chính phủ về đảm bảo an toàn hệ thống thông tin theo cấp độ;</w:t>
      </w:r>
    </w:p>
    <w:p w14:paraId="0A32748C" w14:textId="64EE190D" w:rsidR="002B3F81" w:rsidRPr="00167CE0" w:rsidRDefault="002B3F81">
      <w:pPr>
        <w:widowControl w:val="0"/>
        <w:spacing w:before="120" w:after="120"/>
        <w:ind w:firstLine="709"/>
        <w:jc w:val="both"/>
        <w:rPr>
          <w:sz w:val="28"/>
          <w:szCs w:val="28"/>
          <w:rPrChange w:id="197" w:author="James Vu" w:date="2024-04-18T22:33:00Z">
            <w:rPr/>
          </w:rPrChange>
        </w:rPr>
        <w:pPrChange w:id="198" w:author="James Vu" w:date="2024-04-18T22:33:00Z">
          <w:pPr>
            <w:widowControl w:val="0"/>
            <w:spacing w:before="120" w:after="120"/>
            <w:ind w:firstLine="709"/>
          </w:pPr>
        </w:pPrChange>
      </w:pPr>
      <w:r w:rsidRPr="00167CE0">
        <w:rPr>
          <w:sz w:val="28"/>
          <w:szCs w:val="28"/>
          <w:rPrChange w:id="199" w:author="James Vu" w:date="2024-04-18T22:33:00Z">
            <w:rPr/>
          </w:rPrChange>
        </w:rPr>
        <w:t>Căn cứ Nghị định số 73/2019/NĐ-CP ngày 05/9/2019 của Chính phủ về quản lý đầu tư ứng dụng công nghệ thông tin sử dụng nguồn vốn ngân sách nhà nước;</w:t>
      </w:r>
    </w:p>
    <w:p w14:paraId="7FAA9565" w14:textId="0CBD514A" w:rsidR="00E35CB1" w:rsidRPr="00167CE0" w:rsidRDefault="00E35CB1">
      <w:pPr>
        <w:widowControl w:val="0"/>
        <w:spacing w:before="120" w:after="120"/>
        <w:ind w:firstLine="709"/>
        <w:jc w:val="both"/>
        <w:rPr>
          <w:sz w:val="28"/>
          <w:szCs w:val="28"/>
          <w:rPrChange w:id="200" w:author="James Vu" w:date="2024-04-18T22:33:00Z">
            <w:rPr/>
          </w:rPrChange>
        </w:rPr>
        <w:pPrChange w:id="201" w:author="James Vu" w:date="2024-04-18T22:33:00Z">
          <w:pPr>
            <w:widowControl w:val="0"/>
            <w:spacing w:before="120" w:after="120"/>
            <w:ind w:firstLine="709"/>
          </w:pPr>
        </w:pPrChange>
      </w:pPr>
      <w:r w:rsidRPr="00167CE0">
        <w:rPr>
          <w:sz w:val="28"/>
          <w:szCs w:val="28"/>
          <w:rPrChange w:id="202" w:author="James Vu" w:date="2024-04-18T22:33:00Z">
            <w:rPr/>
          </w:rPrChange>
        </w:rPr>
        <w:t>Căn cứ Nghị định số 40/2020/NĐ-CP ngày 06/4/2020 của Chính phủ quy định chi tiết thi hành một số điều của Luật Đầu tư công;</w:t>
      </w:r>
    </w:p>
    <w:p w14:paraId="2E328159" w14:textId="77777777" w:rsidR="00BA5A70" w:rsidRPr="00167CE0" w:rsidRDefault="00BA5A70">
      <w:pPr>
        <w:widowControl w:val="0"/>
        <w:spacing w:before="120" w:after="120"/>
        <w:ind w:firstLine="709"/>
        <w:jc w:val="both"/>
        <w:rPr>
          <w:sz w:val="28"/>
          <w:szCs w:val="28"/>
          <w:rPrChange w:id="203" w:author="James Vu" w:date="2024-04-18T22:33:00Z">
            <w:rPr/>
          </w:rPrChange>
        </w:rPr>
        <w:pPrChange w:id="204" w:author="James Vu" w:date="2024-04-18T22:33:00Z">
          <w:pPr>
            <w:widowControl w:val="0"/>
            <w:spacing w:before="120" w:after="120"/>
            <w:ind w:firstLine="709"/>
          </w:pPr>
        </w:pPrChange>
      </w:pPr>
      <w:r w:rsidRPr="00167CE0">
        <w:rPr>
          <w:sz w:val="28"/>
          <w:szCs w:val="28"/>
          <w:rPrChange w:id="205" w:author="James Vu" w:date="2024-04-18T22:33:00Z">
            <w:rPr/>
          </w:rPrChange>
        </w:rPr>
        <w:t>Căn cứ Quyết định số 749/QĐ-TTg ngày 03/6/2020 của Thủ tướng Chính phủ phê duyệt “Chương trình Chuyển đổi số quốc gia đến năm 2025, định hướng đến năm 2030”;</w:t>
      </w:r>
    </w:p>
    <w:p w14:paraId="3774F4AE" w14:textId="28DE1CF0" w:rsidR="00A2697C" w:rsidRPr="00167CE0" w:rsidRDefault="00A2697C">
      <w:pPr>
        <w:widowControl w:val="0"/>
        <w:spacing w:before="120" w:after="120"/>
        <w:ind w:firstLine="709"/>
        <w:jc w:val="both"/>
        <w:rPr>
          <w:sz w:val="28"/>
          <w:szCs w:val="28"/>
          <w:rPrChange w:id="206" w:author="James Vu" w:date="2024-04-18T22:33:00Z">
            <w:rPr/>
          </w:rPrChange>
        </w:rPr>
        <w:pPrChange w:id="207" w:author="James Vu" w:date="2024-04-18T22:33:00Z">
          <w:pPr>
            <w:widowControl w:val="0"/>
            <w:spacing w:before="120" w:after="120"/>
            <w:ind w:firstLine="709"/>
          </w:pPr>
        </w:pPrChange>
      </w:pPr>
      <w:r w:rsidRPr="00167CE0">
        <w:rPr>
          <w:sz w:val="28"/>
          <w:szCs w:val="28"/>
          <w:rPrChange w:id="208" w:author="James Vu" w:date="2024-04-18T22:33:00Z">
            <w:rPr/>
          </w:rPrChange>
        </w:rPr>
        <w:t>Căn cứ Nghị định số 47/2020/NĐ-CP ngày 09/4/2020 của Chính phủ về quản lý, kết nối và chia sẻ dữ liệu số của cơ quan nhà nước;</w:t>
      </w:r>
    </w:p>
    <w:p w14:paraId="6298F39E" w14:textId="528AF20E" w:rsidR="00BA5A70" w:rsidRPr="00167CE0" w:rsidRDefault="00BA5A70">
      <w:pPr>
        <w:widowControl w:val="0"/>
        <w:spacing w:before="120" w:after="120"/>
        <w:ind w:firstLine="709"/>
        <w:jc w:val="both"/>
        <w:rPr>
          <w:sz w:val="28"/>
          <w:szCs w:val="28"/>
          <w:rPrChange w:id="209" w:author="James Vu" w:date="2024-04-18T22:33:00Z">
            <w:rPr/>
          </w:rPrChange>
        </w:rPr>
        <w:pPrChange w:id="210" w:author="James Vu" w:date="2024-04-18T22:33:00Z">
          <w:pPr>
            <w:widowControl w:val="0"/>
            <w:spacing w:before="120" w:after="120"/>
            <w:ind w:firstLine="709"/>
          </w:pPr>
        </w:pPrChange>
      </w:pPr>
      <w:r w:rsidRPr="00167CE0">
        <w:rPr>
          <w:sz w:val="28"/>
          <w:szCs w:val="28"/>
          <w:rPrChange w:id="211" w:author="James Vu" w:date="2024-04-18T22:33:00Z">
            <w:rPr/>
          </w:rPrChange>
        </w:rPr>
        <w:t>Căn cứ Quyết định số 942/QĐ-TTg ngày 15/6/2021 của Thủ tướng Chính phủ phê duyệt “Chiến lược phát triển Chính phủ điện tử hướng tới Chính phủ số giai đoạn 2021- 2025, định hướng đến năm 2030”;</w:t>
      </w:r>
    </w:p>
    <w:p w14:paraId="3AECBDEA" w14:textId="77777777" w:rsidR="002B3F81" w:rsidRPr="00167CE0" w:rsidRDefault="002B3F81">
      <w:pPr>
        <w:widowControl w:val="0"/>
        <w:spacing w:before="120" w:after="120"/>
        <w:ind w:firstLine="709"/>
        <w:jc w:val="both"/>
        <w:rPr>
          <w:sz w:val="28"/>
          <w:szCs w:val="28"/>
          <w:rPrChange w:id="212" w:author="James Vu" w:date="2024-04-18T22:33:00Z">
            <w:rPr/>
          </w:rPrChange>
        </w:rPr>
        <w:pPrChange w:id="213" w:author="James Vu" w:date="2024-04-18T22:33:00Z">
          <w:pPr>
            <w:widowControl w:val="0"/>
            <w:spacing w:before="120" w:after="120"/>
            <w:ind w:firstLine="709"/>
          </w:pPr>
        </w:pPrChange>
      </w:pPr>
      <w:r w:rsidRPr="00167CE0">
        <w:rPr>
          <w:sz w:val="28"/>
          <w:szCs w:val="28"/>
          <w:rPrChange w:id="214" w:author="James Vu" w:date="2024-04-18T22:33:00Z">
            <w:rPr/>
          </w:rPrChange>
        </w:rPr>
        <w:t>Căn cứ Quyết định số 150/QĐ-TTg ngày 28/1/2022 của Thủ tướng Chính phủ phê duyệt Chiến lược phát triển nông nghiệp và nông thôn bền vững giai đoạn 2021 - 2030, tầm nhìn đến năm 2050;</w:t>
      </w:r>
    </w:p>
    <w:p w14:paraId="20C6EEC2" w14:textId="77777777" w:rsidR="00BA5A70" w:rsidRPr="00167CE0" w:rsidRDefault="00BA5A70">
      <w:pPr>
        <w:widowControl w:val="0"/>
        <w:spacing w:before="120" w:after="120"/>
        <w:ind w:firstLine="709"/>
        <w:jc w:val="both"/>
        <w:rPr>
          <w:sz w:val="28"/>
          <w:szCs w:val="28"/>
          <w:rPrChange w:id="215" w:author="James Vu" w:date="2024-04-18T22:33:00Z">
            <w:rPr/>
          </w:rPrChange>
        </w:rPr>
        <w:pPrChange w:id="216" w:author="James Vu" w:date="2024-04-18T22:33:00Z">
          <w:pPr>
            <w:widowControl w:val="0"/>
            <w:spacing w:before="120" w:after="120"/>
            <w:ind w:firstLine="709"/>
          </w:pPr>
        </w:pPrChange>
      </w:pPr>
      <w:r w:rsidRPr="00167CE0">
        <w:rPr>
          <w:sz w:val="28"/>
          <w:szCs w:val="28"/>
          <w:rPrChange w:id="217" w:author="James Vu" w:date="2024-04-18T22:33:00Z">
            <w:rPr/>
          </w:rPrChange>
        </w:rPr>
        <w:t>Căn cứ Quyết định số 411/QĐ-TTg ngày 31/3/2022 của Thủ tướng Chính phủ phê duyệt Chiến lược quốc gia phát triển kinh tế số và xã hội số đến năm 2025, định hướng đến năm 2030;</w:t>
      </w:r>
    </w:p>
    <w:p w14:paraId="2D85C6BA" w14:textId="5E562779" w:rsidR="006D576B" w:rsidRPr="00167CE0" w:rsidRDefault="006D576B">
      <w:pPr>
        <w:widowControl w:val="0"/>
        <w:spacing w:before="120" w:after="120"/>
        <w:ind w:firstLine="709"/>
        <w:jc w:val="both"/>
        <w:rPr>
          <w:sz w:val="28"/>
          <w:szCs w:val="28"/>
          <w:rPrChange w:id="218" w:author="James Vu" w:date="2024-04-18T22:33:00Z">
            <w:rPr/>
          </w:rPrChange>
        </w:rPr>
        <w:pPrChange w:id="219" w:author="James Vu" w:date="2024-04-18T22:33:00Z">
          <w:pPr>
            <w:widowControl w:val="0"/>
            <w:spacing w:before="120" w:after="120"/>
            <w:ind w:firstLine="709"/>
          </w:pPr>
        </w:pPrChange>
      </w:pPr>
      <w:r w:rsidRPr="00167CE0">
        <w:rPr>
          <w:sz w:val="28"/>
          <w:szCs w:val="28"/>
          <w:rPrChange w:id="220" w:author="James Vu" w:date="2024-04-18T22:33:00Z">
            <w:rPr/>
          </w:rPrChange>
        </w:rPr>
        <w:t xml:space="preserve">Căn cứ </w:t>
      </w:r>
      <w:r w:rsidRPr="00167CE0">
        <w:rPr>
          <w:color w:val="000000"/>
          <w:sz w:val="28"/>
          <w:szCs w:val="28"/>
          <w:rPrChange w:id="221" w:author="James Vu" w:date="2024-04-18T22:33:00Z">
            <w:rPr>
              <w:color w:val="000000"/>
            </w:rPr>
          </w:rPrChange>
        </w:rPr>
        <w:t>Thông tư số 39/2017/TT-BTTTT ngày 15/12/2017 của Bộ Thông tin và Truyền thông ban hành danh mục tiêu chuẩn kỹ thuật về ứng dụng công nghệ trong cơ quan nhà nước</w:t>
      </w:r>
      <w:r w:rsidRPr="00167CE0">
        <w:rPr>
          <w:sz w:val="28"/>
          <w:szCs w:val="28"/>
          <w:rPrChange w:id="222" w:author="James Vu" w:date="2024-04-18T22:33:00Z">
            <w:rPr/>
          </w:rPrChange>
        </w:rPr>
        <w:t>;</w:t>
      </w:r>
    </w:p>
    <w:p w14:paraId="44EEC980" w14:textId="752EB41A" w:rsidR="00A2697C" w:rsidRPr="00167CE0" w:rsidRDefault="00A2697C">
      <w:pPr>
        <w:widowControl w:val="0"/>
        <w:spacing w:before="120" w:after="120"/>
        <w:ind w:firstLine="709"/>
        <w:jc w:val="both"/>
        <w:rPr>
          <w:sz w:val="28"/>
          <w:szCs w:val="28"/>
          <w:rPrChange w:id="223" w:author="James Vu" w:date="2024-04-18T22:33:00Z">
            <w:rPr/>
          </w:rPrChange>
        </w:rPr>
        <w:pPrChange w:id="224" w:author="James Vu" w:date="2024-04-18T22:33:00Z">
          <w:pPr>
            <w:widowControl w:val="0"/>
            <w:spacing w:before="120" w:after="120"/>
            <w:ind w:firstLine="709"/>
          </w:pPr>
        </w:pPrChange>
      </w:pPr>
      <w:r w:rsidRPr="00167CE0">
        <w:rPr>
          <w:sz w:val="28"/>
          <w:szCs w:val="28"/>
          <w:rPrChange w:id="225" w:author="James Vu" w:date="2024-04-18T22:33:00Z">
            <w:rPr/>
          </w:rPrChange>
        </w:rPr>
        <w:t xml:space="preserve">Căn cứ Thông tư số 40/2020/TT-BTTTT ngày 30/11/2020 của Bộ trưởng </w:t>
      </w:r>
      <w:r w:rsidRPr="00167CE0">
        <w:rPr>
          <w:sz w:val="28"/>
          <w:szCs w:val="28"/>
          <w:rPrChange w:id="226" w:author="James Vu" w:date="2024-04-18T22:33:00Z">
            <w:rPr/>
          </w:rPrChange>
        </w:rPr>
        <w:lastRenderedPageBreak/>
        <w:t>Bộ Thông tin và Truyền thông quy định tiêu chí xác định sản phẩm, dịch vụ công nghệ thông tin sản xuất trong nước được ưu tiên đầu tư, thuê, mua sắm;</w:t>
      </w:r>
    </w:p>
    <w:p w14:paraId="353957DA" w14:textId="6F345005" w:rsidR="00BA5A70" w:rsidRPr="00167CE0" w:rsidRDefault="00277FFD">
      <w:pPr>
        <w:widowControl w:val="0"/>
        <w:spacing w:before="120" w:after="120"/>
        <w:ind w:firstLine="709"/>
        <w:jc w:val="both"/>
        <w:rPr>
          <w:sz w:val="28"/>
          <w:szCs w:val="28"/>
          <w:rPrChange w:id="227" w:author="James Vu" w:date="2024-04-18T22:33:00Z">
            <w:rPr/>
          </w:rPrChange>
        </w:rPr>
        <w:pPrChange w:id="228" w:author="James Vu" w:date="2024-04-18T22:33:00Z">
          <w:pPr>
            <w:widowControl w:val="0"/>
            <w:spacing w:before="120" w:after="120"/>
            <w:ind w:firstLine="709"/>
          </w:pPr>
        </w:pPrChange>
      </w:pPr>
      <w:r w:rsidRPr="00167CE0">
        <w:rPr>
          <w:sz w:val="28"/>
          <w:szCs w:val="28"/>
          <w:rPrChange w:id="229" w:author="James Vu" w:date="2024-04-18T22:33:00Z">
            <w:rPr/>
          </w:rPrChange>
        </w:rPr>
        <w:t xml:space="preserve">Căn cứ </w:t>
      </w:r>
      <w:r w:rsidR="00BA5A70" w:rsidRPr="00167CE0">
        <w:rPr>
          <w:sz w:val="28"/>
          <w:szCs w:val="28"/>
          <w:rPrChange w:id="230" w:author="James Vu" w:date="2024-04-18T22:33:00Z">
            <w:rPr/>
          </w:rPrChange>
        </w:rPr>
        <w:t xml:space="preserve">Thông tư số 18/2019/TT-BNNPTNT ngày 15/11/2019 của Bộ Nông nghiệp và Phát triển nông thôn về quy định việc cung cấp thông tin, cập nhật, khai thác và quản lý cơ sở dữ liệu quốc gia về trồng trọt; </w:t>
      </w:r>
    </w:p>
    <w:p w14:paraId="607193D0" w14:textId="6B1DB30B" w:rsidR="00BA5A70" w:rsidRPr="00167CE0" w:rsidRDefault="00277FFD">
      <w:pPr>
        <w:widowControl w:val="0"/>
        <w:spacing w:before="120" w:after="120"/>
        <w:ind w:firstLine="709"/>
        <w:jc w:val="both"/>
        <w:rPr>
          <w:sz w:val="28"/>
          <w:szCs w:val="28"/>
          <w:rPrChange w:id="231" w:author="James Vu" w:date="2024-04-18T22:33:00Z">
            <w:rPr/>
          </w:rPrChange>
        </w:rPr>
        <w:pPrChange w:id="232" w:author="James Vu" w:date="2024-04-18T22:33:00Z">
          <w:pPr>
            <w:widowControl w:val="0"/>
            <w:spacing w:before="120" w:after="120"/>
            <w:ind w:firstLine="709"/>
          </w:pPr>
        </w:pPrChange>
      </w:pPr>
      <w:r w:rsidRPr="00167CE0">
        <w:rPr>
          <w:sz w:val="28"/>
          <w:szCs w:val="28"/>
          <w:rPrChange w:id="233" w:author="James Vu" w:date="2024-04-18T22:33:00Z">
            <w:rPr/>
          </w:rPrChange>
        </w:rPr>
        <w:t xml:space="preserve">Căn cứ </w:t>
      </w:r>
      <w:r w:rsidR="00BA5A70" w:rsidRPr="00167CE0">
        <w:rPr>
          <w:sz w:val="28"/>
          <w:szCs w:val="28"/>
          <w:rPrChange w:id="234" w:author="James Vu" w:date="2024-04-18T22:33:00Z">
            <w:rPr/>
          </w:rPrChange>
        </w:rPr>
        <w:t xml:space="preserve">Thông tư số 20/2019/TT-BNNPTNT ngày 22/11/2019 của Bộ Nông nghiệp và Phát triển nông thôn về quy định việc cập nhật, khai thác và quản lý cơ sở dữ liệu quốc gia về chăn nuôi; </w:t>
      </w:r>
    </w:p>
    <w:p w14:paraId="007BA96C" w14:textId="6A5192CF" w:rsidR="006D576B" w:rsidRPr="00167CE0" w:rsidRDefault="006D576B">
      <w:pPr>
        <w:widowControl w:val="0"/>
        <w:spacing w:before="120" w:after="120"/>
        <w:ind w:firstLine="709"/>
        <w:jc w:val="both"/>
        <w:rPr>
          <w:sz w:val="28"/>
          <w:szCs w:val="28"/>
          <w:rPrChange w:id="235" w:author="James Vu" w:date="2024-04-18T22:33:00Z">
            <w:rPr/>
          </w:rPrChange>
        </w:rPr>
        <w:pPrChange w:id="236" w:author="James Vu" w:date="2024-04-18T22:33:00Z">
          <w:pPr>
            <w:widowControl w:val="0"/>
            <w:spacing w:before="120" w:after="120"/>
            <w:ind w:firstLine="709"/>
          </w:pPr>
        </w:pPrChange>
      </w:pPr>
      <w:r w:rsidRPr="00167CE0">
        <w:rPr>
          <w:sz w:val="28"/>
          <w:szCs w:val="28"/>
          <w:rPrChange w:id="237" w:author="James Vu" w:date="2024-04-18T22:33:00Z">
            <w:rPr/>
          </w:rPrChange>
        </w:rPr>
        <w:t>Căn cứ Thông tư số 04/2020/TT-BTTTT ngày 24/02/2020 của Bộ trưởng Bộ Thông tin và Truyền thông quy định về lập và quản lý chi phí dự án đầu tư ứng dụng công nghệ thông tin;</w:t>
      </w:r>
    </w:p>
    <w:p w14:paraId="5679EE35" w14:textId="40F3345D" w:rsidR="003C297F" w:rsidRPr="00167CE0" w:rsidRDefault="003C297F">
      <w:pPr>
        <w:widowControl w:val="0"/>
        <w:spacing w:before="120" w:after="120"/>
        <w:ind w:firstLine="709"/>
        <w:jc w:val="both"/>
        <w:rPr>
          <w:sz w:val="28"/>
          <w:szCs w:val="28"/>
          <w:rPrChange w:id="238" w:author="James Vu" w:date="2024-04-18T22:33:00Z">
            <w:rPr/>
          </w:rPrChange>
        </w:rPr>
        <w:pPrChange w:id="239" w:author="James Vu" w:date="2024-04-18T22:33:00Z">
          <w:pPr>
            <w:widowControl w:val="0"/>
            <w:spacing w:before="120" w:after="120"/>
            <w:ind w:firstLine="709"/>
          </w:pPr>
        </w:pPrChange>
      </w:pPr>
      <w:r w:rsidRPr="00167CE0">
        <w:rPr>
          <w:sz w:val="28"/>
          <w:szCs w:val="28"/>
          <w:rPrChange w:id="240" w:author="James Vu" w:date="2024-04-18T22:33:00Z">
            <w:rPr/>
          </w:rPrChange>
        </w:rPr>
        <w:t>Căn cứ Thông tư số 12/2022/TT-BTTTT ngày 12/8/2022 của Bộ Thông tin và Truyền thông về việc quy định chi tiết và hướng dẫn một số điều của nghị định số 85/2016/NĐ-CP ngày 01/7/2016 của Chính phủ về đảm bảo an toàn hệ thống thông tin theo cấp độ;</w:t>
      </w:r>
    </w:p>
    <w:p w14:paraId="2F68CB4A" w14:textId="08F58AD6" w:rsidR="006D576B" w:rsidRPr="00167CE0" w:rsidRDefault="006D576B">
      <w:pPr>
        <w:widowControl w:val="0"/>
        <w:spacing w:before="120" w:after="120"/>
        <w:ind w:firstLine="709"/>
        <w:jc w:val="both"/>
        <w:rPr>
          <w:sz w:val="28"/>
          <w:szCs w:val="28"/>
          <w:rPrChange w:id="241" w:author="James Vu" w:date="2024-04-18T22:33:00Z">
            <w:rPr/>
          </w:rPrChange>
        </w:rPr>
        <w:pPrChange w:id="242" w:author="James Vu" w:date="2024-04-18T22:33:00Z">
          <w:pPr>
            <w:widowControl w:val="0"/>
            <w:spacing w:before="120" w:after="120"/>
            <w:ind w:firstLine="709"/>
          </w:pPr>
        </w:pPrChange>
      </w:pPr>
      <w:r w:rsidRPr="00167CE0">
        <w:rPr>
          <w:sz w:val="28"/>
          <w:szCs w:val="28"/>
          <w:rPrChange w:id="243" w:author="James Vu" w:date="2024-04-18T22:33:00Z">
            <w:rPr/>
          </w:rPrChange>
        </w:rPr>
        <w:t>Căn cứ</w:t>
      </w:r>
      <w:r w:rsidRPr="00167CE0">
        <w:rPr>
          <w:sz w:val="28"/>
          <w:szCs w:val="28"/>
          <w:rPrChange w:id="244" w:author="James Vu" w:date="2024-04-18T22:33:00Z">
            <w:rPr>
              <w:szCs w:val="26"/>
            </w:rPr>
          </w:rPrChange>
        </w:rPr>
        <w:t xml:space="preserve"> Quyết định số 1688/QĐ-BTTTT ngày 11/10/2019 của Bộ trưởng Bộ Thông tin và Truyền thông về việc sửa đổi, bổ sung Quyết định số 2378/QĐ-BTTTT ngày 30/12/2016 của Bộ trưởng Bộ Thông tin và Truyền thông công bố định mức chi phí quản lý dự án, chi phí tư vấn đầu tư ứng dụng công nghệ thông tin sử dụng ngân sách nhà nước;</w:t>
      </w:r>
    </w:p>
    <w:p w14:paraId="35BF6687" w14:textId="1A544F09" w:rsidR="00BA5A70" w:rsidRPr="00167CE0" w:rsidRDefault="00277FFD">
      <w:pPr>
        <w:widowControl w:val="0"/>
        <w:spacing w:before="120" w:after="120"/>
        <w:ind w:firstLine="709"/>
        <w:jc w:val="both"/>
        <w:rPr>
          <w:sz w:val="28"/>
          <w:szCs w:val="28"/>
          <w:rPrChange w:id="245" w:author="James Vu" w:date="2024-04-18T22:33:00Z">
            <w:rPr/>
          </w:rPrChange>
        </w:rPr>
        <w:pPrChange w:id="246" w:author="James Vu" w:date="2024-04-18T22:33:00Z">
          <w:pPr>
            <w:widowControl w:val="0"/>
            <w:spacing w:before="120" w:after="120"/>
            <w:ind w:firstLine="709"/>
          </w:pPr>
        </w:pPrChange>
      </w:pPr>
      <w:r w:rsidRPr="00167CE0">
        <w:rPr>
          <w:sz w:val="28"/>
          <w:szCs w:val="28"/>
          <w:rPrChange w:id="247" w:author="James Vu" w:date="2024-04-18T22:33:00Z">
            <w:rPr/>
          </w:rPrChange>
        </w:rPr>
        <w:t xml:space="preserve">Căn cứ </w:t>
      </w:r>
      <w:r w:rsidR="00BA5A70" w:rsidRPr="00167CE0">
        <w:rPr>
          <w:sz w:val="28"/>
          <w:szCs w:val="28"/>
          <w:rPrChange w:id="248" w:author="James Vu" w:date="2024-04-18T22:33:00Z">
            <w:rPr/>
          </w:rPrChange>
        </w:rPr>
        <w:t xml:space="preserve">Chỉ thị số 6524/CT-BNN-KHCN ngày 07/8/2017 của Bộ Nông nghiệp và Phát triển nông thôn về tăng cường năng lực tiếp cận cuộc </w:t>
      </w:r>
      <w:r w:rsidR="00B9529B" w:rsidRPr="00167CE0">
        <w:rPr>
          <w:sz w:val="28"/>
          <w:szCs w:val="28"/>
          <w:rPrChange w:id="249" w:author="James Vu" w:date="2024-04-18T22:33:00Z">
            <w:rPr/>
          </w:rPrChange>
        </w:rPr>
        <w:t>cách mạng công nghiệp lần thứ 4</w:t>
      </w:r>
      <w:r w:rsidR="00BA5A70" w:rsidRPr="00167CE0">
        <w:rPr>
          <w:sz w:val="28"/>
          <w:szCs w:val="28"/>
          <w:rPrChange w:id="250" w:author="James Vu" w:date="2024-04-18T22:33:00Z">
            <w:rPr/>
          </w:rPrChange>
        </w:rPr>
        <w:t>;</w:t>
      </w:r>
    </w:p>
    <w:p w14:paraId="660FFFEB" w14:textId="3284702A" w:rsidR="006D576B" w:rsidRPr="00167CE0" w:rsidRDefault="006D576B">
      <w:pPr>
        <w:widowControl w:val="0"/>
        <w:spacing w:before="120" w:after="120"/>
        <w:ind w:firstLine="709"/>
        <w:jc w:val="both"/>
        <w:rPr>
          <w:sz w:val="28"/>
          <w:szCs w:val="28"/>
          <w:rPrChange w:id="251" w:author="James Vu" w:date="2024-04-18T22:33:00Z">
            <w:rPr/>
          </w:rPrChange>
        </w:rPr>
        <w:pPrChange w:id="252" w:author="James Vu" w:date="2024-04-18T22:33:00Z">
          <w:pPr>
            <w:widowControl w:val="0"/>
            <w:spacing w:before="120" w:after="120"/>
            <w:ind w:firstLine="709"/>
          </w:pPr>
        </w:pPrChange>
      </w:pPr>
      <w:r w:rsidRPr="00167CE0">
        <w:rPr>
          <w:sz w:val="28"/>
          <w:szCs w:val="28"/>
          <w:rPrChange w:id="253" w:author="James Vu" w:date="2024-04-18T22:33:00Z">
            <w:rPr/>
          </w:rPrChange>
        </w:rPr>
        <w:t xml:space="preserve">Căn cứ </w:t>
      </w:r>
      <w:r w:rsidRPr="00167CE0">
        <w:rPr>
          <w:color w:val="000000"/>
          <w:sz w:val="28"/>
          <w:szCs w:val="28"/>
          <w:rPrChange w:id="254" w:author="James Vu" w:date="2024-04-18T22:33:00Z">
            <w:rPr>
              <w:color w:val="000000"/>
            </w:rPr>
          </w:rPrChange>
        </w:rPr>
        <w:t>Công văn số 379/THH-QLĐT ngày 09/4/2020 của Cục Tin học hóa về việc hướng dẫn triển khai thực hiện Nghị định số 73/2019/NĐ-CP</w:t>
      </w:r>
      <w:r w:rsidRPr="00167CE0">
        <w:rPr>
          <w:sz w:val="28"/>
          <w:szCs w:val="28"/>
          <w:rPrChange w:id="255" w:author="James Vu" w:date="2024-04-18T22:33:00Z">
            <w:rPr/>
          </w:rPrChange>
        </w:rPr>
        <w:t>;</w:t>
      </w:r>
    </w:p>
    <w:p w14:paraId="013EB185" w14:textId="13EC29E5" w:rsidR="002B3F81" w:rsidRPr="00167CE0" w:rsidRDefault="002B3F81">
      <w:pPr>
        <w:widowControl w:val="0"/>
        <w:spacing w:before="120" w:after="120"/>
        <w:ind w:firstLine="709"/>
        <w:jc w:val="both"/>
        <w:rPr>
          <w:sz w:val="28"/>
          <w:szCs w:val="28"/>
          <w:rPrChange w:id="256" w:author="James Vu" w:date="2024-04-18T22:33:00Z">
            <w:rPr/>
          </w:rPrChange>
        </w:rPr>
        <w:pPrChange w:id="257" w:author="James Vu" w:date="2024-04-18T22:33:00Z">
          <w:pPr>
            <w:widowControl w:val="0"/>
            <w:spacing w:before="120" w:after="120"/>
            <w:ind w:firstLine="709"/>
          </w:pPr>
        </w:pPrChange>
      </w:pPr>
      <w:r w:rsidRPr="00167CE0">
        <w:rPr>
          <w:sz w:val="28"/>
          <w:szCs w:val="28"/>
          <w:rPrChange w:id="258" w:author="James Vu" w:date="2024-04-18T22:33:00Z">
            <w:rPr/>
          </w:rPrChange>
        </w:rPr>
        <w:t>Căn cứ Nghị quyết số 16-NQ/TU ngày 19/10/2021 của Tỉnh ủy Khánh Hòa về chuyển đổi số tỉnh Khánh Hòa giai đoạn 2021 - 2025, định hướng đến năm 2030;</w:t>
      </w:r>
    </w:p>
    <w:p w14:paraId="145A0724" w14:textId="4660F030" w:rsidR="00602EEE" w:rsidRPr="00167CE0" w:rsidRDefault="00602EEE">
      <w:pPr>
        <w:widowControl w:val="0"/>
        <w:spacing w:before="120" w:after="120"/>
        <w:ind w:firstLine="709"/>
        <w:jc w:val="both"/>
        <w:rPr>
          <w:sz w:val="28"/>
          <w:szCs w:val="28"/>
          <w:shd w:val="clear" w:color="auto" w:fill="FFFFFF"/>
          <w:rPrChange w:id="259" w:author="James Vu" w:date="2024-04-18T22:33:00Z">
            <w:rPr>
              <w:shd w:val="clear" w:color="auto" w:fill="FFFFFF"/>
            </w:rPr>
          </w:rPrChange>
        </w:rPr>
        <w:pPrChange w:id="260" w:author="James Vu" w:date="2024-04-18T22:33:00Z">
          <w:pPr>
            <w:widowControl w:val="0"/>
            <w:spacing w:before="120" w:after="120"/>
            <w:ind w:firstLine="709"/>
          </w:pPr>
        </w:pPrChange>
      </w:pPr>
      <w:r w:rsidRPr="00167CE0">
        <w:rPr>
          <w:sz w:val="28"/>
          <w:szCs w:val="28"/>
          <w:rPrChange w:id="261" w:author="James Vu" w:date="2024-04-18T22:33:00Z">
            <w:rPr/>
          </w:rPrChange>
        </w:rPr>
        <w:t xml:space="preserve">Căn cứ Quyết định số 1924/QĐ-UBND ngày 07/7/2022 của Uỷ ban nhân dân tỉnh Khánh </w:t>
      </w:r>
      <w:r w:rsidR="00B9529B" w:rsidRPr="00167CE0">
        <w:rPr>
          <w:sz w:val="28"/>
          <w:szCs w:val="28"/>
          <w:rPrChange w:id="262" w:author="James Vu" w:date="2024-04-18T22:33:00Z">
            <w:rPr/>
          </w:rPrChange>
        </w:rPr>
        <w:t>Hòa</w:t>
      </w:r>
      <w:r w:rsidRPr="00167CE0">
        <w:rPr>
          <w:sz w:val="28"/>
          <w:szCs w:val="28"/>
          <w:rPrChange w:id="263" w:author="James Vu" w:date="2024-04-18T22:33:00Z">
            <w:rPr/>
          </w:rPrChange>
        </w:rPr>
        <w:t xml:space="preserve"> về </w:t>
      </w:r>
      <w:r w:rsidRPr="00167CE0">
        <w:rPr>
          <w:sz w:val="28"/>
          <w:szCs w:val="28"/>
          <w:shd w:val="clear" w:color="auto" w:fill="FFFFFF"/>
          <w:rPrChange w:id="264" w:author="James Vu" w:date="2024-04-18T22:33:00Z">
            <w:rPr>
              <w:shd w:val="clear" w:color="auto" w:fill="FFFFFF"/>
            </w:rPr>
          </w:rPrChange>
        </w:rPr>
        <w:t>Ban hành Kế hoạch triển khai Chiến lược phát triển nông nghiệp và nông thôn bền vững giai đoạn 2021-2030, tầm nhìn đến năm 2050 trên địa bàn tỉnh Khánh Hòa;</w:t>
      </w:r>
    </w:p>
    <w:p w14:paraId="1C446B40" w14:textId="50984A15" w:rsidR="00602EEE" w:rsidRPr="00167CE0" w:rsidRDefault="00602EEE">
      <w:pPr>
        <w:widowControl w:val="0"/>
        <w:spacing w:before="120" w:after="120"/>
        <w:ind w:firstLine="709"/>
        <w:jc w:val="both"/>
        <w:rPr>
          <w:sz w:val="28"/>
          <w:szCs w:val="28"/>
          <w:rPrChange w:id="265" w:author="James Vu" w:date="2024-04-18T22:33:00Z">
            <w:rPr/>
          </w:rPrChange>
        </w:rPr>
        <w:pPrChange w:id="266" w:author="James Vu" w:date="2024-04-18T22:33:00Z">
          <w:pPr>
            <w:widowControl w:val="0"/>
            <w:spacing w:before="120" w:after="120"/>
            <w:ind w:firstLine="709"/>
          </w:pPr>
        </w:pPrChange>
      </w:pPr>
      <w:r w:rsidRPr="00167CE0">
        <w:rPr>
          <w:sz w:val="28"/>
          <w:szCs w:val="28"/>
          <w:rPrChange w:id="267" w:author="James Vu" w:date="2024-04-18T22:33:00Z">
            <w:rPr/>
          </w:rPrChange>
        </w:rPr>
        <w:t xml:space="preserve">Căn cứ Quyết định số </w:t>
      </w:r>
      <w:r w:rsidRPr="00167CE0">
        <w:rPr>
          <w:sz w:val="28"/>
          <w:szCs w:val="28"/>
          <w:shd w:val="clear" w:color="auto" w:fill="FFFFFF"/>
          <w:rPrChange w:id="268" w:author="James Vu" w:date="2024-04-18T22:33:00Z">
            <w:rPr>
              <w:shd w:val="clear" w:color="auto" w:fill="FFFFFF"/>
            </w:rPr>
          </w:rPrChange>
        </w:rPr>
        <w:t xml:space="preserve">1165/QĐ-UBND ngày 29/04/2022 của Uỷ ban nhân dân tỉnh Khánh </w:t>
      </w:r>
      <w:r w:rsidR="00B9529B" w:rsidRPr="00167CE0">
        <w:rPr>
          <w:sz w:val="28"/>
          <w:szCs w:val="28"/>
          <w:shd w:val="clear" w:color="auto" w:fill="FFFFFF"/>
          <w:rPrChange w:id="269" w:author="James Vu" w:date="2024-04-18T22:33:00Z">
            <w:rPr>
              <w:shd w:val="clear" w:color="auto" w:fill="FFFFFF"/>
            </w:rPr>
          </w:rPrChange>
        </w:rPr>
        <w:t>Hòa</w:t>
      </w:r>
      <w:r w:rsidRPr="00167CE0">
        <w:rPr>
          <w:sz w:val="28"/>
          <w:szCs w:val="28"/>
          <w:shd w:val="clear" w:color="auto" w:fill="FFFFFF"/>
          <w:rPrChange w:id="270" w:author="James Vu" w:date="2024-04-18T22:33:00Z">
            <w:rPr>
              <w:shd w:val="clear" w:color="auto" w:fill="FFFFFF"/>
            </w:rPr>
          </w:rPrChange>
        </w:rPr>
        <w:t xml:space="preserve"> về Ban hành kế hoạch triển khai Chương trình hành động của Chính phủ và Chương trình hành động của ban chấp hành Đảng bộ tỉnh thực hiện Nghị quyết số 09 của Bộ Chính trị về xây dựng, phát triển tỉnh Khánh </w:t>
      </w:r>
      <w:r w:rsidR="00B9529B" w:rsidRPr="00167CE0">
        <w:rPr>
          <w:sz w:val="28"/>
          <w:szCs w:val="28"/>
          <w:shd w:val="clear" w:color="auto" w:fill="FFFFFF"/>
          <w:rPrChange w:id="271" w:author="James Vu" w:date="2024-04-18T22:33:00Z">
            <w:rPr>
              <w:shd w:val="clear" w:color="auto" w:fill="FFFFFF"/>
            </w:rPr>
          </w:rPrChange>
        </w:rPr>
        <w:t>Hòa</w:t>
      </w:r>
      <w:r w:rsidRPr="00167CE0">
        <w:rPr>
          <w:sz w:val="28"/>
          <w:szCs w:val="28"/>
          <w:shd w:val="clear" w:color="auto" w:fill="FFFFFF"/>
          <w:rPrChange w:id="272" w:author="James Vu" w:date="2024-04-18T22:33:00Z">
            <w:rPr>
              <w:shd w:val="clear" w:color="auto" w:fill="FFFFFF"/>
            </w:rPr>
          </w:rPrChange>
        </w:rPr>
        <w:t xml:space="preserve"> đến năm 2030, tầm nhìn đến năm 2045</w:t>
      </w:r>
      <w:r w:rsidR="00C5262A" w:rsidRPr="00167CE0">
        <w:rPr>
          <w:sz w:val="28"/>
          <w:szCs w:val="28"/>
          <w:shd w:val="clear" w:color="auto" w:fill="FFFFFF"/>
          <w:rPrChange w:id="273" w:author="James Vu" w:date="2024-04-18T22:33:00Z">
            <w:rPr>
              <w:shd w:val="clear" w:color="auto" w:fill="FFFFFF"/>
            </w:rPr>
          </w:rPrChange>
        </w:rPr>
        <w:t>;</w:t>
      </w:r>
    </w:p>
    <w:p w14:paraId="0230AE0E" w14:textId="78048CDB" w:rsidR="001642B0" w:rsidRPr="00167CE0" w:rsidRDefault="00E35CB1">
      <w:pPr>
        <w:widowControl w:val="0"/>
        <w:spacing w:before="120" w:after="120"/>
        <w:ind w:firstLine="709"/>
        <w:jc w:val="both"/>
        <w:rPr>
          <w:sz w:val="28"/>
          <w:szCs w:val="28"/>
          <w:rPrChange w:id="274" w:author="James Vu" w:date="2024-04-18T22:33:00Z">
            <w:rPr/>
          </w:rPrChange>
        </w:rPr>
        <w:pPrChange w:id="275" w:author="James Vu" w:date="2024-04-18T22:33:00Z">
          <w:pPr>
            <w:widowControl w:val="0"/>
            <w:spacing w:before="120" w:after="120"/>
            <w:ind w:firstLine="709"/>
          </w:pPr>
        </w:pPrChange>
      </w:pPr>
      <w:r w:rsidRPr="00167CE0">
        <w:rPr>
          <w:sz w:val="28"/>
          <w:szCs w:val="28"/>
          <w:rPrChange w:id="276" w:author="James Vu" w:date="2024-04-18T22:33:00Z">
            <w:rPr/>
          </w:rPrChange>
        </w:rPr>
        <w:t xml:space="preserve">Thực hiện Quyết định số </w:t>
      </w:r>
      <w:r w:rsidR="00B44662" w:rsidRPr="00167CE0">
        <w:rPr>
          <w:sz w:val="28"/>
          <w:szCs w:val="28"/>
          <w:rPrChange w:id="277" w:author="James Vu" w:date="2024-04-18T22:33:00Z">
            <w:rPr/>
          </w:rPrChange>
        </w:rPr>
        <w:t>909</w:t>
      </w:r>
      <w:r w:rsidRPr="00167CE0">
        <w:rPr>
          <w:sz w:val="28"/>
          <w:szCs w:val="28"/>
          <w:rPrChange w:id="278" w:author="James Vu" w:date="2024-04-18T22:33:00Z">
            <w:rPr/>
          </w:rPrChange>
        </w:rPr>
        <w:t xml:space="preserve">/QĐ-UBND ngày </w:t>
      </w:r>
      <w:r w:rsidR="00B44662" w:rsidRPr="00167CE0">
        <w:rPr>
          <w:sz w:val="28"/>
          <w:szCs w:val="28"/>
          <w:rPrChange w:id="279" w:author="James Vu" w:date="2024-04-18T22:33:00Z">
            <w:rPr/>
          </w:rPrChange>
        </w:rPr>
        <w:t>0</w:t>
      </w:r>
      <w:r w:rsidRPr="00167CE0">
        <w:rPr>
          <w:sz w:val="28"/>
          <w:szCs w:val="28"/>
          <w:rPrChange w:id="280" w:author="James Vu" w:date="2024-04-18T22:33:00Z">
            <w:rPr/>
          </w:rPrChange>
        </w:rPr>
        <w:t>4/</w:t>
      </w:r>
      <w:r w:rsidR="00B44662" w:rsidRPr="00167CE0">
        <w:rPr>
          <w:sz w:val="28"/>
          <w:szCs w:val="28"/>
          <w:rPrChange w:id="281" w:author="James Vu" w:date="2024-04-18T22:33:00Z">
            <w:rPr/>
          </w:rPrChange>
        </w:rPr>
        <w:t>4</w:t>
      </w:r>
      <w:r w:rsidRPr="00167CE0">
        <w:rPr>
          <w:sz w:val="28"/>
          <w:szCs w:val="28"/>
          <w:rPrChange w:id="282" w:author="James Vu" w:date="2024-04-18T22:33:00Z">
            <w:rPr/>
          </w:rPrChange>
        </w:rPr>
        <w:t>/202</w:t>
      </w:r>
      <w:r w:rsidR="00B44662" w:rsidRPr="00167CE0">
        <w:rPr>
          <w:sz w:val="28"/>
          <w:szCs w:val="28"/>
          <w:rPrChange w:id="283" w:author="James Vu" w:date="2024-04-18T22:33:00Z">
            <w:rPr/>
          </w:rPrChange>
        </w:rPr>
        <w:t>2</w:t>
      </w:r>
      <w:r w:rsidRPr="00167CE0">
        <w:rPr>
          <w:sz w:val="28"/>
          <w:szCs w:val="28"/>
          <w:rPrChange w:id="284" w:author="James Vu" w:date="2024-04-18T22:33:00Z">
            <w:rPr/>
          </w:rPrChange>
        </w:rPr>
        <w:t xml:space="preserve"> của Ủy ban nhân dân tỉnh Khánh Hòa về ban hành Kế hoạch chuyển đổi số tỉnh Khánh Hòa giai đoạn 2021 - 2025, định hướng đến năm 2030</w:t>
      </w:r>
      <w:r w:rsidR="001642B0" w:rsidRPr="00167CE0">
        <w:rPr>
          <w:sz w:val="28"/>
          <w:szCs w:val="28"/>
          <w:rPrChange w:id="285" w:author="James Vu" w:date="2024-04-18T22:33:00Z">
            <w:rPr/>
          </w:rPrChange>
        </w:rPr>
        <w:t xml:space="preserve"> và Quyết định số 1495/QĐ-UBND ngày 26/6/2023 của U</w:t>
      </w:r>
      <w:r w:rsidR="005F6213" w:rsidRPr="00167CE0">
        <w:rPr>
          <w:sz w:val="28"/>
          <w:szCs w:val="28"/>
          <w:rPrChange w:id="286" w:author="James Vu" w:date="2024-04-18T22:33:00Z">
            <w:rPr/>
          </w:rPrChange>
        </w:rPr>
        <w:t>ỷ ban nhân dân tỉnh Khánh Hòa</w:t>
      </w:r>
      <w:r w:rsidR="001642B0" w:rsidRPr="00167CE0">
        <w:rPr>
          <w:sz w:val="28"/>
          <w:szCs w:val="28"/>
          <w:rPrChange w:id="287" w:author="James Vu" w:date="2024-04-18T22:33:00Z">
            <w:rPr/>
          </w:rPrChange>
        </w:rPr>
        <w:t xml:space="preserve"> về việc Ban hành Danh </w:t>
      </w:r>
      <w:r w:rsidR="001642B0" w:rsidRPr="00167CE0">
        <w:rPr>
          <w:sz w:val="28"/>
          <w:szCs w:val="28"/>
          <w:rPrChange w:id="288" w:author="James Vu" w:date="2024-04-18T22:33:00Z">
            <w:rPr/>
          </w:rPrChange>
        </w:rPr>
        <w:lastRenderedPageBreak/>
        <w:t>mục dự án, nhiệm vụ công nghệ thông tin, chuyển đổi số tỉnh Khánh Hòa giai đoạn 2023-2025;</w:t>
      </w:r>
    </w:p>
    <w:p w14:paraId="7EB05045" w14:textId="455DFDDA" w:rsidR="00400993" w:rsidRPr="00167CE0" w:rsidRDefault="00C74E21">
      <w:pPr>
        <w:widowControl w:val="0"/>
        <w:spacing w:before="120" w:after="120"/>
        <w:ind w:firstLine="709"/>
        <w:jc w:val="both"/>
        <w:rPr>
          <w:sz w:val="28"/>
          <w:szCs w:val="28"/>
          <w:rPrChange w:id="289" w:author="James Vu" w:date="2024-04-18T22:33:00Z">
            <w:rPr/>
          </w:rPrChange>
        </w:rPr>
        <w:pPrChange w:id="290" w:author="James Vu" w:date="2024-04-18T22:33:00Z">
          <w:pPr>
            <w:widowControl w:val="0"/>
            <w:spacing w:before="120" w:after="120"/>
            <w:ind w:firstLine="709"/>
          </w:pPr>
        </w:pPrChange>
      </w:pPr>
      <w:r w:rsidRPr="00167CE0">
        <w:rPr>
          <w:sz w:val="28"/>
          <w:szCs w:val="28"/>
          <w:rPrChange w:id="291" w:author="James Vu" w:date="2024-04-18T22:33:00Z">
            <w:rPr/>
          </w:rPrChange>
        </w:rPr>
        <w:t xml:space="preserve">Sở </w:t>
      </w:r>
      <w:r w:rsidR="00E66A4C" w:rsidRPr="00167CE0">
        <w:rPr>
          <w:sz w:val="28"/>
          <w:szCs w:val="28"/>
          <w:rPrChange w:id="292" w:author="James Vu" w:date="2024-04-18T22:33:00Z">
            <w:rPr/>
          </w:rPrChange>
        </w:rPr>
        <w:t>Nông nghiệp và Phát triển nông thôn</w:t>
      </w:r>
      <w:r w:rsidRPr="00167CE0">
        <w:rPr>
          <w:sz w:val="28"/>
          <w:szCs w:val="28"/>
          <w:rPrChange w:id="293" w:author="James Vu" w:date="2024-04-18T22:33:00Z">
            <w:rPr/>
          </w:rPrChange>
        </w:rPr>
        <w:t xml:space="preserve"> trình Sở Kế hoạch và Đầu tư thẩm định và báo cáo UBND tỉnh xem xét phê duyệt chủ trương đầu tư </w:t>
      </w:r>
      <w:r w:rsidR="00400993" w:rsidRPr="00167CE0">
        <w:rPr>
          <w:sz w:val="28"/>
          <w:szCs w:val="28"/>
          <w:rPrChange w:id="294" w:author="James Vu" w:date="2024-04-18T22:33:00Z">
            <w:rPr/>
          </w:rPrChange>
        </w:rPr>
        <w:t xml:space="preserve">dự án </w:t>
      </w:r>
      <w:r w:rsidR="00391905" w:rsidRPr="00167CE0">
        <w:rPr>
          <w:sz w:val="28"/>
          <w:szCs w:val="28"/>
          <w:rPrChange w:id="295" w:author="James Vu" w:date="2024-04-18T22:33:00Z">
            <w:rPr/>
          </w:rPrChange>
        </w:rPr>
        <w:t>“</w:t>
      </w:r>
      <w:r w:rsidR="00F22CA5" w:rsidRPr="00167CE0">
        <w:rPr>
          <w:sz w:val="28"/>
          <w:szCs w:val="28"/>
          <w:rPrChange w:id="296" w:author="James Vu" w:date="2024-04-18T22:33:00Z">
            <w:rPr/>
          </w:rPrChange>
        </w:rPr>
        <w:t>Xây dựng hệ thống thông tin</w:t>
      </w:r>
      <w:r w:rsidR="00354DA4" w:rsidRPr="00167CE0">
        <w:rPr>
          <w:sz w:val="28"/>
          <w:szCs w:val="28"/>
          <w:rPrChange w:id="297" w:author="James Vu" w:date="2024-04-18T22:33:00Z">
            <w:rPr/>
          </w:rPrChange>
        </w:rPr>
        <w:t xml:space="preserve"> quản lý</w:t>
      </w:r>
      <w:r w:rsidR="00F22CA5" w:rsidRPr="00167CE0">
        <w:rPr>
          <w:sz w:val="28"/>
          <w:szCs w:val="28"/>
          <w:rPrChange w:id="298" w:author="James Vu" w:date="2024-04-18T22:33:00Z">
            <w:rPr/>
          </w:rPrChange>
        </w:rPr>
        <w:t xml:space="preserve"> ngành </w:t>
      </w:r>
      <w:r w:rsidR="00354DA4" w:rsidRPr="00167CE0">
        <w:rPr>
          <w:sz w:val="28"/>
          <w:szCs w:val="28"/>
          <w:rPrChange w:id="299" w:author="James Vu" w:date="2024-04-18T22:33:00Z">
            <w:rPr/>
          </w:rPrChange>
        </w:rPr>
        <w:t>n</w:t>
      </w:r>
      <w:r w:rsidR="00F22CA5" w:rsidRPr="00167CE0">
        <w:rPr>
          <w:sz w:val="28"/>
          <w:szCs w:val="28"/>
          <w:rPrChange w:id="300" w:author="James Vu" w:date="2024-04-18T22:33:00Z">
            <w:rPr/>
          </w:rPrChange>
        </w:rPr>
        <w:t>ông nghiệp</w:t>
      </w:r>
      <w:r w:rsidR="00E601F6" w:rsidRPr="00167CE0">
        <w:rPr>
          <w:sz w:val="28"/>
          <w:szCs w:val="28"/>
          <w:rPrChange w:id="301" w:author="James Vu" w:date="2024-04-18T22:33:00Z">
            <w:rPr/>
          </w:rPrChange>
        </w:rPr>
        <w:t xml:space="preserve"> </w:t>
      </w:r>
      <w:r w:rsidR="00F22CA5" w:rsidRPr="00167CE0">
        <w:rPr>
          <w:sz w:val="28"/>
          <w:szCs w:val="28"/>
          <w:rPrChange w:id="302" w:author="James Vu" w:date="2024-04-18T22:33:00Z">
            <w:rPr/>
          </w:rPrChange>
        </w:rPr>
        <w:t>(</w:t>
      </w:r>
      <w:r w:rsidR="00372143" w:rsidRPr="00167CE0">
        <w:rPr>
          <w:sz w:val="28"/>
          <w:szCs w:val="28"/>
          <w:rPrChange w:id="303" w:author="James Vu" w:date="2024-04-18T22:33:00Z">
            <w:rPr/>
          </w:rPrChange>
        </w:rPr>
        <w:t>g</w:t>
      </w:r>
      <w:r w:rsidR="00F22CA5" w:rsidRPr="00167CE0">
        <w:rPr>
          <w:sz w:val="28"/>
          <w:szCs w:val="28"/>
          <w:rPrChange w:id="304" w:author="James Vu" w:date="2024-04-18T22:33:00Z">
            <w:rPr/>
          </w:rPrChange>
        </w:rPr>
        <w:t>iai đoạn I)</w:t>
      </w:r>
      <w:r w:rsidR="00391905" w:rsidRPr="00167CE0">
        <w:rPr>
          <w:sz w:val="28"/>
          <w:szCs w:val="28"/>
          <w:rPrChange w:id="305" w:author="James Vu" w:date="2024-04-18T22:33:00Z">
            <w:rPr/>
          </w:rPrChange>
        </w:rPr>
        <w:t>”</w:t>
      </w:r>
      <w:r w:rsidR="00400993" w:rsidRPr="00167CE0">
        <w:rPr>
          <w:bCs/>
          <w:sz w:val="28"/>
          <w:szCs w:val="28"/>
          <w:rPrChange w:id="306" w:author="James Vu" w:date="2024-04-18T22:33:00Z">
            <w:rPr>
              <w:bCs/>
            </w:rPr>
          </w:rPrChange>
        </w:rPr>
        <w:t xml:space="preserve"> </w:t>
      </w:r>
      <w:r w:rsidR="00400993" w:rsidRPr="00167CE0">
        <w:rPr>
          <w:sz w:val="28"/>
          <w:szCs w:val="28"/>
          <w:rPrChange w:id="307" w:author="James Vu" w:date="2024-04-18T22:33:00Z">
            <w:rPr/>
          </w:rPrChange>
        </w:rPr>
        <w:t>với các nội dung chính sau:</w:t>
      </w:r>
    </w:p>
    <w:p w14:paraId="4D04603A" w14:textId="77777777" w:rsidR="00400993" w:rsidRPr="00167CE0" w:rsidRDefault="00C74E21">
      <w:pPr>
        <w:pStyle w:val="Heading1"/>
        <w:keepNext w:val="0"/>
        <w:keepLines w:val="0"/>
        <w:spacing w:after="120"/>
        <w:ind w:firstLine="709"/>
        <w:jc w:val="both"/>
        <w:rPr>
          <w:sz w:val="28"/>
          <w:szCs w:val="28"/>
          <w:lang w:val="vi-VN"/>
          <w:rPrChange w:id="308" w:author="James Vu" w:date="2024-04-18T22:33:00Z">
            <w:rPr>
              <w:lang w:val="vi-VN"/>
            </w:rPr>
          </w:rPrChange>
        </w:rPr>
        <w:pPrChange w:id="309" w:author="James Vu" w:date="2024-04-18T22:33:00Z">
          <w:pPr>
            <w:pStyle w:val="Heading1"/>
            <w:keepNext w:val="0"/>
            <w:keepLines w:val="0"/>
            <w:spacing w:after="120"/>
            <w:ind w:firstLine="709"/>
          </w:pPr>
        </w:pPrChange>
      </w:pPr>
      <w:bookmarkStart w:id="310" w:name="_Toc60039669"/>
      <w:r w:rsidRPr="00167CE0">
        <w:rPr>
          <w:sz w:val="28"/>
          <w:szCs w:val="28"/>
          <w:lang w:val="vi-VN"/>
          <w:rPrChange w:id="311" w:author="James Vu" w:date="2024-04-18T22:33:00Z">
            <w:rPr>
              <w:lang w:val="vi-VN"/>
            </w:rPr>
          </w:rPrChange>
        </w:rPr>
        <w:t xml:space="preserve">I. </w:t>
      </w:r>
      <w:r w:rsidR="00400993" w:rsidRPr="00167CE0">
        <w:rPr>
          <w:sz w:val="28"/>
          <w:szCs w:val="28"/>
          <w:lang w:val="vi-VN"/>
          <w:rPrChange w:id="312" w:author="James Vu" w:date="2024-04-18T22:33:00Z">
            <w:rPr>
              <w:lang w:val="vi-VN"/>
            </w:rPr>
          </w:rPrChange>
        </w:rPr>
        <w:t xml:space="preserve">THÔNG TIN CHUNG </w:t>
      </w:r>
      <w:r w:rsidRPr="00167CE0">
        <w:rPr>
          <w:sz w:val="28"/>
          <w:szCs w:val="28"/>
          <w:lang w:val="vi-VN"/>
          <w:rPrChange w:id="313" w:author="James Vu" w:date="2024-04-18T22:33:00Z">
            <w:rPr>
              <w:lang w:val="vi-VN"/>
            </w:rPr>
          </w:rPrChange>
        </w:rPr>
        <w:t xml:space="preserve">VỀ </w:t>
      </w:r>
      <w:r w:rsidR="00400993" w:rsidRPr="00167CE0">
        <w:rPr>
          <w:sz w:val="28"/>
          <w:szCs w:val="28"/>
          <w:lang w:val="vi-VN"/>
          <w:rPrChange w:id="314" w:author="James Vu" w:date="2024-04-18T22:33:00Z">
            <w:rPr>
              <w:lang w:val="vi-VN"/>
            </w:rPr>
          </w:rPrChange>
        </w:rPr>
        <w:t>DỰ ÁN</w:t>
      </w:r>
      <w:bookmarkEnd w:id="310"/>
    </w:p>
    <w:p w14:paraId="3BEC5FF8" w14:textId="6BBA7531" w:rsidR="00C74E21" w:rsidRPr="003C02FF" w:rsidRDefault="00C74E21">
      <w:pPr>
        <w:widowControl w:val="0"/>
        <w:spacing w:before="120" w:after="120"/>
        <w:ind w:firstLine="709"/>
        <w:jc w:val="both"/>
        <w:rPr>
          <w:b/>
          <w:bCs/>
          <w:sz w:val="28"/>
          <w:szCs w:val="28"/>
          <w:rPrChange w:id="315" w:author="James Vu" w:date="2024-04-19T00:28:00Z">
            <w:rPr/>
          </w:rPrChange>
        </w:rPr>
        <w:pPrChange w:id="316" w:author="James Vu" w:date="2024-04-18T22:33:00Z">
          <w:pPr>
            <w:widowControl w:val="0"/>
            <w:spacing w:before="120" w:after="120"/>
            <w:ind w:firstLine="709"/>
          </w:pPr>
        </w:pPrChange>
      </w:pPr>
      <w:r w:rsidRPr="00167CE0">
        <w:rPr>
          <w:sz w:val="28"/>
          <w:szCs w:val="28"/>
          <w:rPrChange w:id="317" w:author="James Vu" w:date="2024-04-18T22:33:00Z">
            <w:rPr/>
          </w:rPrChange>
        </w:rPr>
        <w:t xml:space="preserve">1. Tên dự án: </w:t>
      </w:r>
      <w:r w:rsidR="007F33B2" w:rsidRPr="003C02FF">
        <w:rPr>
          <w:b/>
          <w:bCs/>
          <w:sz w:val="28"/>
          <w:szCs w:val="28"/>
          <w:rPrChange w:id="318" w:author="James Vu" w:date="2024-04-19T00:28:00Z">
            <w:rPr/>
          </w:rPrChange>
        </w:rPr>
        <w:t xml:space="preserve">Xây dựng </w:t>
      </w:r>
      <w:r w:rsidR="00E66A4C" w:rsidRPr="003C02FF">
        <w:rPr>
          <w:b/>
          <w:bCs/>
          <w:sz w:val="28"/>
          <w:szCs w:val="28"/>
          <w:rPrChange w:id="319" w:author="James Vu" w:date="2024-04-19T00:28:00Z">
            <w:rPr/>
          </w:rPrChange>
        </w:rPr>
        <w:t xml:space="preserve">hệ thống </w:t>
      </w:r>
      <w:r w:rsidR="008D2B0A" w:rsidRPr="003C02FF">
        <w:rPr>
          <w:b/>
          <w:bCs/>
          <w:sz w:val="28"/>
          <w:szCs w:val="28"/>
          <w:rPrChange w:id="320" w:author="James Vu" w:date="2024-04-19T00:28:00Z">
            <w:rPr/>
          </w:rPrChange>
        </w:rPr>
        <w:t>thông tin</w:t>
      </w:r>
      <w:r w:rsidR="00602EEE" w:rsidRPr="003C02FF">
        <w:rPr>
          <w:b/>
          <w:bCs/>
          <w:sz w:val="28"/>
          <w:szCs w:val="28"/>
          <w:rPrChange w:id="321" w:author="James Vu" w:date="2024-04-19T00:28:00Z">
            <w:rPr/>
          </w:rPrChange>
        </w:rPr>
        <w:t xml:space="preserve"> </w:t>
      </w:r>
      <w:r w:rsidR="00FF4B49" w:rsidRPr="003C02FF">
        <w:rPr>
          <w:b/>
          <w:bCs/>
          <w:sz w:val="28"/>
          <w:szCs w:val="28"/>
          <w:rPrChange w:id="322" w:author="James Vu" w:date="2024-04-19T00:28:00Z">
            <w:rPr/>
          </w:rPrChange>
        </w:rPr>
        <w:t xml:space="preserve">quản lý </w:t>
      </w:r>
      <w:r w:rsidR="00602EEE" w:rsidRPr="003C02FF">
        <w:rPr>
          <w:b/>
          <w:bCs/>
          <w:sz w:val="28"/>
          <w:szCs w:val="28"/>
          <w:rPrChange w:id="323" w:author="James Vu" w:date="2024-04-19T00:28:00Z">
            <w:rPr/>
          </w:rPrChange>
        </w:rPr>
        <w:t xml:space="preserve">ngành nông nghiệp (giai đoạn </w:t>
      </w:r>
      <w:r w:rsidR="00FF4B49" w:rsidRPr="003C02FF">
        <w:rPr>
          <w:b/>
          <w:bCs/>
          <w:sz w:val="28"/>
          <w:szCs w:val="28"/>
          <w:rPrChange w:id="324" w:author="James Vu" w:date="2024-04-19T00:28:00Z">
            <w:rPr/>
          </w:rPrChange>
        </w:rPr>
        <w:t>I</w:t>
      </w:r>
      <w:r w:rsidR="00602EEE" w:rsidRPr="003C02FF">
        <w:rPr>
          <w:b/>
          <w:bCs/>
          <w:sz w:val="28"/>
          <w:szCs w:val="28"/>
          <w:rPrChange w:id="325" w:author="James Vu" w:date="2024-04-19T00:28:00Z">
            <w:rPr/>
          </w:rPrChange>
        </w:rPr>
        <w:t>)</w:t>
      </w:r>
      <w:r w:rsidRPr="003C02FF">
        <w:rPr>
          <w:b/>
          <w:bCs/>
          <w:sz w:val="28"/>
          <w:szCs w:val="28"/>
          <w:rPrChange w:id="326" w:author="James Vu" w:date="2024-04-19T00:28:00Z">
            <w:rPr/>
          </w:rPrChange>
        </w:rPr>
        <w:t>.</w:t>
      </w:r>
    </w:p>
    <w:p w14:paraId="762A9132" w14:textId="700F41E3" w:rsidR="00C74E21" w:rsidRPr="00167CE0" w:rsidRDefault="00C74E21">
      <w:pPr>
        <w:widowControl w:val="0"/>
        <w:spacing w:before="120" w:after="120"/>
        <w:ind w:firstLine="709"/>
        <w:jc w:val="both"/>
        <w:rPr>
          <w:sz w:val="28"/>
          <w:szCs w:val="28"/>
          <w:rPrChange w:id="327" w:author="James Vu" w:date="2024-04-18T22:33:00Z">
            <w:rPr/>
          </w:rPrChange>
        </w:rPr>
        <w:pPrChange w:id="328" w:author="James Vu" w:date="2024-04-18T22:33:00Z">
          <w:pPr>
            <w:widowControl w:val="0"/>
            <w:spacing w:before="120" w:after="120"/>
            <w:ind w:firstLine="709"/>
          </w:pPr>
        </w:pPrChange>
      </w:pPr>
      <w:r w:rsidRPr="00167CE0">
        <w:rPr>
          <w:sz w:val="28"/>
          <w:szCs w:val="28"/>
          <w:rPrChange w:id="329" w:author="James Vu" w:date="2024-04-18T22:33:00Z">
            <w:rPr/>
          </w:rPrChange>
        </w:rPr>
        <w:t xml:space="preserve">2. Dự án nhóm: Nhóm </w:t>
      </w:r>
      <w:r w:rsidR="00001387" w:rsidRPr="00167CE0">
        <w:rPr>
          <w:sz w:val="28"/>
          <w:szCs w:val="28"/>
          <w:rPrChange w:id="330" w:author="James Vu" w:date="2024-04-18T22:33:00Z">
            <w:rPr/>
          </w:rPrChange>
        </w:rPr>
        <w:t>C</w:t>
      </w:r>
      <w:r w:rsidRPr="00167CE0">
        <w:rPr>
          <w:sz w:val="28"/>
          <w:szCs w:val="28"/>
          <w:rPrChange w:id="331" w:author="James Vu" w:date="2024-04-18T22:33:00Z">
            <w:rPr/>
          </w:rPrChange>
        </w:rPr>
        <w:t>.</w:t>
      </w:r>
    </w:p>
    <w:p w14:paraId="5A111EC7" w14:textId="77777777" w:rsidR="00C74E21" w:rsidRPr="00167CE0" w:rsidRDefault="00C74E21">
      <w:pPr>
        <w:widowControl w:val="0"/>
        <w:spacing w:before="120" w:after="120"/>
        <w:ind w:firstLine="709"/>
        <w:jc w:val="both"/>
        <w:rPr>
          <w:sz w:val="28"/>
          <w:szCs w:val="28"/>
          <w:rPrChange w:id="332" w:author="James Vu" w:date="2024-04-18T22:33:00Z">
            <w:rPr/>
          </w:rPrChange>
        </w:rPr>
        <w:pPrChange w:id="333" w:author="James Vu" w:date="2024-04-18T22:33:00Z">
          <w:pPr>
            <w:widowControl w:val="0"/>
            <w:spacing w:before="120" w:after="120"/>
            <w:ind w:firstLine="709"/>
          </w:pPr>
        </w:pPrChange>
      </w:pPr>
      <w:r w:rsidRPr="00167CE0">
        <w:rPr>
          <w:sz w:val="28"/>
          <w:szCs w:val="28"/>
          <w:rPrChange w:id="334" w:author="James Vu" w:date="2024-04-18T22:33:00Z">
            <w:rPr/>
          </w:rPrChange>
        </w:rPr>
        <w:t>3. Cấp quyết định đầu tư: Ủy ban nhân dân tỉnh Khánh Hòa.</w:t>
      </w:r>
    </w:p>
    <w:p w14:paraId="5DD69C9F" w14:textId="50958772" w:rsidR="001855C9" w:rsidRPr="00167CE0" w:rsidRDefault="00C74E21">
      <w:pPr>
        <w:widowControl w:val="0"/>
        <w:spacing w:before="120" w:after="120"/>
        <w:ind w:firstLine="709"/>
        <w:jc w:val="both"/>
        <w:rPr>
          <w:sz w:val="28"/>
          <w:szCs w:val="28"/>
          <w:rPrChange w:id="335" w:author="James Vu" w:date="2024-04-18T22:33:00Z">
            <w:rPr/>
          </w:rPrChange>
        </w:rPr>
        <w:pPrChange w:id="336" w:author="James Vu" w:date="2024-04-18T22:33:00Z">
          <w:pPr>
            <w:widowControl w:val="0"/>
            <w:spacing w:before="120" w:after="120"/>
            <w:ind w:firstLine="709"/>
          </w:pPr>
        </w:pPrChange>
      </w:pPr>
      <w:r w:rsidRPr="00167CE0">
        <w:rPr>
          <w:sz w:val="28"/>
          <w:szCs w:val="28"/>
          <w:rPrChange w:id="337" w:author="James Vu" w:date="2024-04-18T22:33:00Z">
            <w:rPr/>
          </w:rPrChange>
        </w:rPr>
        <w:t xml:space="preserve">4. Chủ đầu tư: Sở </w:t>
      </w:r>
      <w:r w:rsidR="00E66A4C" w:rsidRPr="00167CE0">
        <w:rPr>
          <w:sz w:val="28"/>
          <w:szCs w:val="28"/>
          <w:rPrChange w:id="338" w:author="James Vu" w:date="2024-04-18T22:33:00Z">
            <w:rPr/>
          </w:rPrChange>
        </w:rPr>
        <w:t>Nông nghiệp và Phát triển nông thôn</w:t>
      </w:r>
      <w:r w:rsidRPr="00167CE0">
        <w:rPr>
          <w:sz w:val="28"/>
          <w:szCs w:val="28"/>
          <w:rPrChange w:id="339" w:author="James Vu" w:date="2024-04-18T22:33:00Z">
            <w:rPr/>
          </w:rPrChange>
        </w:rPr>
        <w:t xml:space="preserve"> tỉ</w:t>
      </w:r>
      <w:r w:rsidR="001855C9" w:rsidRPr="00167CE0">
        <w:rPr>
          <w:sz w:val="28"/>
          <w:szCs w:val="28"/>
          <w:rPrChange w:id="340" w:author="James Vu" w:date="2024-04-18T22:33:00Z">
            <w:rPr/>
          </w:rPrChange>
        </w:rPr>
        <w:t>nh Khánh Hòa</w:t>
      </w:r>
      <w:r w:rsidR="00F82B74" w:rsidRPr="00167CE0">
        <w:rPr>
          <w:sz w:val="28"/>
          <w:szCs w:val="28"/>
          <w:rPrChange w:id="341" w:author="James Vu" w:date="2024-04-18T22:33:00Z">
            <w:rPr/>
          </w:rPrChange>
        </w:rPr>
        <w:t>.</w:t>
      </w:r>
    </w:p>
    <w:p w14:paraId="6D104C42" w14:textId="7D682EB2" w:rsidR="000D1275" w:rsidRPr="00167CE0" w:rsidRDefault="00C74E21">
      <w:pPr>
        <w:widowControl w:val="0"/>
        <w:spacing w:before="120" w:after="120"/>
        <w:ind w:firstLine="709"/>
        <w:jc w:val="both"/>
        <w:rPr>
          <w:sz w:val="28"/>
          <w:szCs w:val="28"/>
          <w:rPrChange w:id="342" w:author="James Vu" w:date="2024-04-18T22:33:00Z">
            <w:rPr/>
          </w:rPrChange>
        </w:rPr>
        <w:pPrChange w:id="343" w:author="James Vu" w:date="2024-04-18T22:33:00Z">
          <w:pPr>
            <w:widowControl w:val="0"/>
            <w:spacing w:before="120" w:after="120"/>
            <w:ind w:firstLine="709"/>
          </w:pPr>
        </w:pPrChange>
      </w:pPr>
      <w:r w:rsidRPr="00167CE0">
        <w:rPr>
          <w:sz w:val="28"/>
          <w:szCs w:val="28"/>
          <w:rPrChange w:id="344" w:author="James Vu" w:date="2024-04-18T22:33:00Z">
            <w:rPr/>
          </w:rPrChange>
        </w:rPr>
        <w:t>5. Địa điểm thực hiện dự</w:t>
      </w:r>
      <w:r w:rsidR="001855C9" w:rsidRPr="00167CE0">
        <w:rPr>
          <w:sz w:val="28"/>
          <w:szCs w:val="28"/>
          <w:rPrChange w:id="345" w:author="James Vu" w:date="2024-04-18T22:33:00Z">
            <w:rPr/>
          </w:rPrChange>
        </w:rPr>
        <w:t xml:space="preserve"> án:</w:t>
      </w:r>
      <w:r w:rsidR="008749E7" w:rsidRPr="00167CE0">
        <w:rPr>
          <w:sz w:val="28"/>
          <w:szCs w:val="28"/>
          <w:rPrChange w:id="346" w:author="James Vu" w:date="2024-04-18T22:33:00Z">
            <w:rPr/>
          </w:rPrChange>
        </w:rPr>
        <w:t xml:space="preserve"> </w:t>
      </w:r>
      <w:r w:rsidR="000D1275" w:rsidRPr="00167CE0">
        <w:rPr>
          <w:sz w:val="28"/>
          <w:szCs w:val="28"/>
          <w:rPrChange w:id="347" w:author="James Vu" w:date="2024-04-18T22:33:00Z">
            <w:rPr/>
          </w:rPrChange>
        </w:rPr>
        <w:t xml:space="preserve">Sở </w:t>
      </w:r>
      <w:r w:rsidR="00E66A4C" w:rsidRPr="00167CE0">
        <w:rPr>
          <w:sz w:val="28"/>
          <w:szCs w:val="28"/>
          <w:rPrChange w:id="348" w:author="James Vu" w:date="2024-04-18T22:33:00Z">
            <w:rPr/>
          </w:rPrChange>
        </w:rPr>
        <w:t>Nông nghiệp và Phát triển nông thôn</w:t>
      </w:r>
      <w:r w:rsidR="005A78CA" w:rsidRPr="00167CE0">
        <w:rPr>
          <w:sz w:val="28"/>
          <w:szCs w:val="28"/>
          <w:rPrChange w:id="349" w:author="James Vu" w:date="2024-04-18T22:33:00Z">
            <w:rPr/>
          </w:rPrChange>
        </w:rPr>
        <w:t>.</w:t>
      </w:r>
    </w:p>
    <w:p w14:paraId="3683121E" w14:textId="56E6C420" w:rsidR="001855C9" w:rsidRPr="00167CE0" w:rsidRDefault="001855C9">
      <w:pPr>
        <w:widowControl w:val="0"/>
        <w:spacing w:before="120" w:after="120"/>
        <w:ind w:firstLine="709"/>
        <w:jc w:val="both"/>
        <w:rPr>
          <w:i/>
          <w:sz w:val="28"/>
          <w:szCs w:val="28"/>
          <w:rPrChange w:id="350" w:author="James Vu" w:date="2024-04-18T22:33:00Z">
            <w:rPr>
              <w:i/>
            </w:rPr>
          </w:rPrChange>
        </w:rPr>
        <w:pPrChange w:id="351" w:author="James Vu" w:date="2024-04-18T22:33:00Z">
          <w:pPr>
            <w:widowControl w:val="0"/>
            <w:spacing w:before="120" w:after="120"/>
            <w:ind w:firstLine="709"/>
          </w:pPr>
        </w:pPrChange>
      </w:pPr>
      <w:r w:rsidRPr="00167CE0">
        <w:rPr>
          <w:sz w:val="28"/>
          <w:szCs w:val="28"/>
          <w:rPrChange w:id="352" w:author="James Vu" w:date="2024-04-18T22:33:00Z">
            <w:rPr/>
          </w:rPrChange>
        </w:rPr>
        <w:t>6. Dự kiến tổng mức đầu tư dự án:</w:t>
      </w:r>
      <w:r w:rsidR="00F22CA5" w:rsidRPr="00167CE0">
        <w:rPr>
          <w:bCs/>
          <w:i/>
          <w:sz w:val="28"/>
          <w:szCs w:val="28"/>
          <w:lang w:bidi="en-US"/>
          <w:rPrChange w:id="353" w:author="James Vu" w:date="2024-04-18T22:33:00Z">
            <w:rPr>
              <w:bCs/>
              <w:i/>
              <w:lang w:bidi="en-US"/>
            </w:rPr>
          </w:rPrChange>
        </w:rPr>
        <w:t xml:space="preserve"> </w:t>
      </w:r>
      <w:r w:rsidR="00F22CA5" w:rsidRPr="00167CE0">
        <w:rPr>
          <w:bCs/>
          <w:iCs/>
          <w:sz w:val="28"/>
          <w:szCs w:val="28"/>
          <w:lang w:bidi="en-US"/>
          <w:rPrChange w:id="354" w:author="James Vu" w:date="2024-04-18T22:33:00Z">
            <w:rPr>
              <w:bCs/>
              <w:iCs/>
              <w:lang w:bidi="en-US"/>
            </w:rPr>
          </w:rPrChange>
        </w:rPr>
        <w:t xml:space="preserve">30.000.000.000 đồng (Bằng chữ: </w:t>
      </w:r>
      <w:r w:rsidR="00F22CA5" w:rsidRPr="00167CE0">
        <w:rPr>
          <w:bCs/>
          <w:i/>
          <w:sz w:val="28"/>
          <w:szCs w:val="28"/>
          <w:lang w:bidi="en-US"/>
          <w:rPrChange w:id="355" w:author="James Vu" w:date="2024-04-18T22:33:00Z">
            <w:rPr>
              <w:bCs/>
              <w:i/>
              <w:lang w:bidi="en-US"/>
            </w:rPr>
          </w:rPrChange>
        </w:rPr>
        <w:t>Ba mươi tỷ đồng</w:t>
      </w:r>
      <w:r w:rsidR="00FF4B49" w:rsidRPr="00167CE0">
        <w:rPr>
          <w:bCs/>
          <w:iCs/>
          <w:sz w:val="28"/>
          <w:szCs w:val="28"/>
          <w:lang w:bidi="en-US"/>
          <w:rPrChange w:id="356" w:author="James Vu" w:date="2024-04-18T22:33:00Z">
            <w:rPr>
              <w:bCs/>
              <w:iCs/>
              <w:lang w:bidi="en-US"/>
            </w:rPr>
          </w:rPrChange>
        </w:rPr>
        <w:t>./.</w:t>
      </w:r>
      <w:r w:rsidR="00F22CA5" w:rsidRPr="00167CE0">
        <w:rPr>
          <w:bCs/>
          <w:iCs/>
          <w:sz w:val="28"/>
          <w:szCs w:val="28"/>
          <w:lang w:bidi="en-US"/>
          <w:rPrChange w:id="357" w:author="James Vu" w:date="2024-04-18T22:33:00Z">
            <w:rPr>
              <w:bCs/>
              <w:iCs/>
              <w:lang w:bidi="en-US"/>
            </w:rPr>
          </w:rPrChange>
        </w:rPr>
        <w:t>)</w:t>
      </w:r>
    </w:p>
    <w:p w14:paraId="5D5ACD62" w14:textId="695F58D5" w:rsidR="00400993" w:rsidRPr="00167CE0" w:rsidRDefault="005F4521">
      <w:pPr>
        <w:widowControl w:val="0"/>
        <w:spacing w:before="120" w:after="120"/>
        <w:ind w:firstLine="709"/>
        <w:jc w:val="both"/>
        <w:rPr>
          <w:sz w:val="28"/>
          <w:szCs w:val="28"/>
          <w:rPrChange w:id="358" w:author="James Vu" w:date="2024-04-18T22:33:00Z">
            <w:rPr/>
          </w:rPrChange>
        </w:rPr>
        <w:pPrChange w:id="359" w:author="James Vu" w:date="2024-04-18T22:33:00Z">
          <w:pPr>
            <w:widowControl w:val="0"/>
            <w:spacing w:before="120" w:after="120"/>
            <w:ind w:firstLine="709"/>
          </w:pPr>
        </w:pPrChange>
      </w:pPr>
      <w:r w:rsidRPr="00167CE0">
        <w:rPr>
          <w:sz w:val="28"/>
          <w:szCs w:val="28"/>
          <w:rPrChange w:id="360" w:author="James Vu" w:date="2024-04-18T22:33:00Z">
            <w:rPr/>
          </w:rPrChange>
        </w:rPr>
        <w:t>7</w:t>
      </w:r>
      <w:r w:rsidR="00400993" w:rsidRPr="00167CE0">
        <w:rPr>
          <w:sz w:val="28"/>
          <w:szCs w:val="28"/>
          <w:rPrChange w:id="361" w:author="James Vu" w:date="2024-04-18T22:33:00Z">
            <w:rPr/>
          </w:rPrChange>
        </w:rPr>
        <w:t xml:space="preserve">. Thời gian thực hiện dự án: </w:t>
      </w:r>
      <w:r w:rsidR="00E02975" w:rsidRPr="00167CE0">
        <w:rPr>
          <w:sz w:val="28"/>
          <w:szCs w:val="28"/>
          <w:rPrChange w:id="362" w:author="James Vu" w:date="2024-04-18T22:33:00Z">
            <w:rPr/>
          </w:rPrChange>
        </w:rPr>
        <w:t>Năm 202</w:t>
      </w:r>
      <w:r w:rsidR="00FD011F" w:rsidRPr="00167CE0">
        <w:rPr>
          <w:sz w:val="28"/>
          <w:szCs w:val="28"/>
          <w:rPrChange w:id="363" w:author="James Vu" w:date="2024-04-18T22:33:00Z">
            <w:rPr/>
          </w:rPrChange>
        </w:rPr>
        <w:t>4</w:t>
      </w:r>
      <w:r w:rsidR="00280CEA" w:rsidRPr="00167CE0">
        <w:rPr>
          <w:sz w:val="28"/>
          <w:szCs w:val="28"/>
          <w:rPrChange w:id="364" w:author="James Vu" w:date="2024-04-18T22:33:00Z">
            <w:rPr/>
          </w:rPrChange>
        </w:rPr>
        <w:t xml:space="preserve"> </w:t>
      </w:r>
      <w:r w:rsidR="00B73904" w:rsidRPr="00167CE0">
        <w:rPr>
          <w:sz w:val="28"/>
          <w:szCs w:val="28"/>
          <w:rPrChange w:id="365" w:author="James Vu" w:date="2024-04-18T22:33:00Z">
            <w:rPr/>
          </w:rPrChange>
        </w:rPr>
        <w:t>-</w:t>
      </w:r>
      <w:r w:rsidR="00280CEA" w:rsidRPr="00167CE0">
        <w:rPr>
          <w:sz w:val="28"/>
          <w:szCs w:val="28"/>
          <w:rPrChange w:id="366" w:author="James Vu" w:date="2024-04-18T22:33:00Z">
            <w:rPr/>
          </w:rPrChange>
        </w:rPr>
        <w:t xml:space="preserve"> 202</w:t>
      </w:r>
      <w:r w:rsidR="00FF4B49" w:rsidRPr="00167CE0">
        <w:rPr>
          <w:sz w:val="28"/>
          <w:szCs w:val="28"/>
          <w:rPrChange w:id="367" w:author="James Vu" w:date="2024-04-18T22:33:00Z">
            <w:rPr/>
          </w:rPrChange>
        </w:rPr>
        <w:t>6</w:t>
      </w:r>
      <w:r w:rsidR="006D10F7" w:rsidRPr="00167CE0">
        <w:rPr>
          <w:sz w:val="28"/>
          <w:szCs w:val="28"/>
          <w:rPrChange w:id="368" w:author="James Vu" w:date="2024-04-18T22:33:00Z">
            <w:rPr/>
          </w:rPrChange>
        </w:rPr>
        <w:t>.</w:t>
      </w:r>
    </w:p>
    <w:p w14:paraId="05A07134" w14:textId="2B637AC8" w:rsidR="008B09E8" w:rsidRPr="00167CE0" w:rsidRDefault="008B09E8">
      <w:pPr>
        <w:widowControl w:val="0"/>
        <w:spacing w:before="120" w:after="120"/>
        <w:ind w:firstLine="709"/>
        <w:jc w:val="both"/>
        <w:rPr>
          <w:sz w:val="28"/>
          <w:szCs w:val="28"/>
          <w:rPrChange w:id="369" w:author="James Vu" w:date="2024-04-18T22:33:00Z">
            <w:rPr/>
          </w:rPrChange>
        </w:rPr>
        <w:pPrChange w:id="370" w:author="James Vu" w:date="2024-04-18T22:33:00Z">
          <w:pPr>
            <w:widowControl w:val="0"/>
            <w:spacing w:before="120" w:after="120"/>
            <w:ind w:firstLine="709"/>
          </w:pPr>
        </w:pPrChange>
      </w:pPr>
      <w:r w:rsidRPr="00167CE0">
        <w:rPr>
          <w:sz w:val="28"/>
          <w:szCs w:val="28"/>
          <w:rPrChange w:id="371" w:author="James Vu" w:date="2024-04-18T22:33:00Z">
            <w:rPr/>
          </w:rPrChange>
        </w:rPr>
        <w:t>8. Nguồn vốn: Sử dụng vốn ngân sách tỉnh.</w:t>
      </w:r>
    </w:p>
    <w:p w14:paraId="7F860330" w14:textId="77777777" w:rsidR="00400993" w:rsidRPr="00167CE0" w:rsidRDefault="009E0C73">
      <w:pPr>
        <w:pStyle w:val="Heading1"/>
        <w:keepNext w:val="0"/>
        <w:keepLines w:val="0"/>
        <w:spacing w:after="120"/>
        <w:ind w:firstLine="709"/>
        <w:jc w:val="both"/>
        <w:rPr>
          <w:sz w:val="28"/>
          <w:szCs w:val="28"/>
          <w:lang w:val="vi-VN"/>
          <w:rPrChange w:id="372" w:author="James Vu" w:date="2024-04-18T22:33:00Z">
            <w:rPr>
              <w:lang w:val="vi-VN"/>
            </w:rPr>
          </w:rPrChange>
        </w:rPr>
        <w:pPrChange w:id="373" w:author="James Vu" w:date="2024-04-18T22:33:00Z">
          <w:pPr>
            <w:pStyle w:val="Heading1"/>
            <w:keepNext w:val="0"/>
            <w:keepLines w:val="0"/>
            <w:spacing w:after="120"/>
            <w:ind w:firstLine="709"/>
          </w:pPr>
        </w:pPrChange>
      </w:pPr>
      <w:bookmarkStart w:id="374" w:name="_Toc60039670"/>
      <w:r w:rsidRPr="00167CE0">
        <w:rPr>
          <w:sz w:val="28"/>
          <w:szCs w:val="28"/>
          <w:lang w:val="vi-VN"/>
          <w:rPrChange w:id="375" w:author="James Vu" w:date="2024-04-18T22:33:00Z">
            <w:rPr>
              <w:lang w:val="vi-VN"/>
            </w:rPr>
          </w:rPrChange>
        </w:rPr>
        <w:t xml:space="preserve">II. </w:t>
      </w:r>
      <w:r w:rsidR="00400993" w:rsidRPr="00167CE0">
        <w:rPr>
          <w:sz w:val="28"/>
          <w:szCs w:val="28"/>
          <w:lang w:val="vi-VN"/>
          <w:rPrChange w:id="376" w:author="James Vu" w:date="2024-04-18T22:33:00Z">
            <w:rPr>
              <w:lang w:val="vi-VN"/>
            </w:rPr>
          </w:rPrChange>
        </w:rPr>
        <w:t>NỘI DUNG CHỦ YẾU CỦA DỰ ÁN</w:t>
      </w:r>
      <w:bookmarkEnd w:id="374"/>
    </w:p>
    <w:p w14:paraId="5335396E" w14:textId="53DDF68B" w:rsidR="009E0C73" w:rsidRPr="00167CE0" w:rsidRDefault="009E0C73">
      <w:pPr>
        <w:widowControl w:val="0"/>
        <w:spacing w:before="120" w:after="120"/>
        <w:ind w:firstLine="709"/>
        <w:jc w:val="both"/>
        <w:outlineLvl w:val="1"/>
        <w:rPr>
          <w:b/>
          <w:bCs/>
          <w:sz w:val="28"/>
          <w:szCs w:val="28"/>
          <w:shd w:val="clear" w:color="auto" w:fill="FFFFFF"/>
          <w:rPrChange w:id="377" w:author="James Vu" w:date="2024-04-18T22:33:00Z">
            <w:rPr>
              <w:b/>
              <w:bCs/>
              <w:shd w:val="clear" w:color="auto" w:fill="FFFFFF"/>
            </w:rPr>
          </w:rPrChange>
        </w:rPr>
        <w:pPrChange w:id="378" w:author="James Vu" w:date="2024-04-18T22:33:00Z">
          <w:pPr>
            <w:widowControl w:val="0"/>
            <w:spacing w:before="120" w:after="120"/>
            <w:ind w:firstLine="709"/>
            <w:outlineLvl w:val="1"/>
          </w:pPr>
        </w:pPrChange>
      </w:pPr>
      <w:r w:rsidRPr="00167CE0">
        <w:rPr>
          <w:b/>
          <w:bCs/>
          <w:sz w:val="28"/>
          <w:szCs w:val="28"/>
          <w:shd w:val="clear" w:color="auto" w:fill="FFFFFF"/>
          <w:rPrChange w:id="379" w:author="James Vu" w:date="2024-04-18T22:33:00Z">
            <w:rPr>
              <w:b/>
              <w:bCs/>
              <w:shd w:val="clear" w:color="auto" w:fill="FFFFFF"/>
            </w:rPr>
          </w:rPrChange>
        </w:rPr>
        <w:t>1. Sự cần thiết đầu tư</w:t>
      </w:r>
      <w:r w:rsidR="0041503D" w:rsidRPr="00167CE0">
        <w:rPr>
          <w:b/>
          <w:bCs/>
          <w:sz w:val="28"/>
          <w:szCs w:val="28"/>
          <w:shd w:val="clear" w:color="auto" w:fill="FFFFFF"/>
          <w:rPrChange w:id="380" w:author="James Vu" w:date="2024-04-18T22:33:00Z">
            <w:rPr>
              <w:b/>
              <w:bCs/>
              <w:shd w:val="clear" w:color="auto" w:fill="FFFFFF"/>
            </w:rPr>
          </w:rPrChange>
        </w:rPr>
        <w:t xml:space="preserve"> </w:t>
      </w:r>
    </w:p>
    <w:p w14:paraId="110279CF" w14:textId="32B24D51" w:rsidR="00DA015D" w:rsidRPr="00167CE0" w:rsidRDefault="00DA015D">
      <w:pPr>
        <w:widowControl w:val="0"/>
        <w:spacing w:before="120" w:after="120"/>
        <w:ind w:firstLine="709"/>
        <w:jc w:val="both"/>
        <w:rPr>
          <w:b/>
          <w:bCs/>
          <w:i/>
          <w:iCs/>
          <w:sz w:val="28"/>
          <w:szCs w:val="28"/>
          <w:shd w:val="clear" w:color="auto" w:fill="FFFFFF"/>
          <w:rPrChange w:id="381" w:author="James Vu" w:date="2024-04-18T22:33:00Z">
            <w:rPr>
              <w:b/>
              <w:bCs/>
              <w:i/>
              <w:iCs/>
              <w:shd w:val="clear" w:color="auto" w:fill="FFFFFF"/>
            </w:rPr>
          </w:rPrChange>
        </w:rPr>
        <w:pPrChange w:id="382" w:author="James Vu" w:date="2024-04-18T22:33:00Z">
          <w:pPr>
            <w:widowControl w:val="0"/>
            <w:spacing w:before="120" w:after="120"/>
            <w:ind w:firstLine="709"/>
          </w:pPr>
        </w:pPrChange>
      </w:pPr>
      <w:r w:rsidRPr="00167CE0">
        <w:rPr>
          <w:b/>
          <w:bCs/>
          <w:i/>
          <w:iCs/>
          <w:sz w:val="28"/>
          <w:szCs w:val="28"/>
          <w:shd w:val="clear" w:color="auto" w:fill="FFFFFF"/>
          <w:rPrChange w:id="383" w:author="James Vu" w:date="2024-04-18T22:33:00Z">
            <w:rPr>
              <w:b/>
              <w:bCs/>
              <w:i/>
              <w:iCs/>
              <w:shd w:val="clear" w:color="auto" w:fill="FFFFFF"/>
            </w:rPr>
          </w:rPrChange>
        </w:rPr>
        <w:t xml:space="preserve">1.1. </w:t>
      </w:r>
      <w:r w:rsidR="007258B3" w:rsidRPr="00167CE0">
        <w:rPr>
          <w:b/>
          <w:bCs/>
          <w:i/>
          <w:iCs/>
          <w:sz w:val="28"/>
          <w:szCs w:val="28"/>
          <w:shd w:val="clear" w:color="auto" w:fill="FFFFFF"/>
          <w:rPrChange w:id="384" w:author="James Vu" w:date="2024-04-18T22:33:00Z">
            <w:rPr>
              <w:b/>
              <w:bCs/>
              <w:i/>
              <w:iCs/>
              <w:shd w:val="clear" w:color="auto" w:fill="FFFFFF"/>
            </w:rPr>
          </w:rPrChange>
        </w:rPr>
        <w:t>Tổng quan ngành nông nghiệp</w:t>
      </w:r>
      <w:r w:rsidR="00354DA4" w:rsidRPr="00167CE0">
        <w:rPr>
          <w:b/>
          <w:bCs/>
          <w:i/>
          <w:iCs/>
          <w:sz w:val="28"/>
          <w:szCs w:val="28"/>
          <w:shd w:val="clear" w:color="auto" w:fill="FFFFFF"/>
          <w:rPrChange w:id="385" w:author="James Vu" w:date="2024-04-18T22:33:00Z">
            <w:rPr>
              <w:b/>
              <w:bCs/>
              <w:i/>
              <w:iCs/>
              <w:shd w:val="clear" w:color="auto" w:fill="FFFFFF"/>
            </w:rPr>
          </w:rPrChange>
        </w:rPr>
        <w:t xml:space="preserve"> </w:t>
      </w:r>
      <w:r w:rsidR="007258B3" w:rsidRPr="00167CE0">
        <w:rPr>
          <w:b/>
          <w:bCs/>
          <w:i/>
          <w:iCs/>
          <w:sz w:val="28"/>
          <w:szCs w:val="28"/>
          <w:shd w:val="clear" w:color="auto" w:fill="FFFFFF"/>
          <w:rPrChange w:id="386" w:author="James Vu" w:date="2024-04-18T22:33:00Z">
            <w:rPr>
              <w:b/>
              <w:bCs/>
              <w:i/>
              <w:iCs/>
              <w:shd w:val="clear" w:color="auto" w:fill="FFFFFF"/>
            </w:rPr>
          </w:rPrChange>
        </w:rPr>
        <w:t xml:space="preserve">tỉnh Khánh </w:t>
      </w:r>
      <w:r w:rsidR="00B9529B" w:rsidRPr="00167CE0">
        <w:rPr>
          <w:b/>
          <w:bCs/>
          <w:i/>
          <w:iCs/>
          <w:sz w:val="28"/>
          <w:szCs w:val="28"/>
          <w:shd w:val="clear" w:color="auto" w:fill="FFFFFF"/>
          <w:rPrChange w:id="387" w:author="James Vu" w:date="2024-04-18T22:33:00Z">
            <w:rPr>
              <w:b/>
              <w:bCs/>
              <w:i/>
              <w:iCs/>
              <w:shd w:val="clear" w:color="auto" w:fill="FFFFFF"/>
            </w:rPr>
          </w:rPrChange>
        </w:rPr>
        <w:t>Hòa</w:t>
      </w:r>
    </w:p>
    <w:p w14:paraId="0F6B7AC9" w14:textId="4C3BB34A" w:rsidR="00CA0B06" w:rsidRPr="00167CE0" w:rsidRDefault="00CA0B06">
      <w:pPr>
        <w:widowControl w:val="0"/>
        <w:spacing w:before="120" w:after="120"/>
        <w:ind w:firstLine="709"/>
        <w:jc w:val="both"/>
        <w:rPr>
          <w:sz w:val="28"/>
          <w:szCs w:val="28"/>
          <w:shd w:val="clear" w:color="auto" w:fill="FFFFFF"/>
          <w:rPrChange w:id="388" w:author="James Vu" w:date="2024-04-18T22:33:00Z">
            <w:rPr>
              <w:shd w:val="clear" w:color="auto" w:fill="FFFFFF"/>
            </w:rPr>
          </w:rPrChange>
        </w:rPr>
        <w:pPrChange w:id="389" w:author="James Vu" w:date="2024-04-18T22:33:00Z">
          <w:pPr>
            <w:widowControl w:val="0"/>
            <w:spacing w:before="120" w:after="120"/>
            <w:ind w:firstLine="709"/>
          </w:pPr>
        </w:pPrChange>
      </w:pPr>
      <w:r w:rsidRPr="00167CE0">
        <w:rPr>
          <w:sz w:val="28"/>
          <w:szCs w:val="28"/>
          <w:shd w:val="clear" w:color="auto" w:fill="FFFFFF"/>
          <w:rPrChange w:id="390" w:author="James Vu" w:date="2024-04-18T22:33:00Z">
            <w:rPr>
              <w:shd w:val="clear" w:color="auto" w:fill="FFFFFF"/>
            </w:rPr>
          </w:rPrChange>
        </w:rPr>
        <w:t xml:space="preserve">Khánh Hòa với nhiều lợi thế về vị trí địa lý, thổ nhưỡng, khí hậu ôn hòa, có chiều dài đường bờ biển 385 km với hơn 200 hòn đảo lớn nhỏ, nhiều đầm eo vịnh kín gió, có các cảng nước sâu; ven bờ biển có nhiều cửa sông, eo vịnh, đầm, vùng bãi triều, là trung tâm kết nối vùng Nam trung bộ và </w:t>
      </w:r>
      <w:r w:rsidR="003020A3" w:rsidRPr="00167CE0">
        <w:rPr>
          <w:sz w:val="28"/>
          <w:szCs w:val="28"/>
          <w:shd w:val="clear" w:color="auto" w:fill="FFFFFF"/>
          <w:rPrChange w:id="391" w:author="James Vu" w:date="2024-04-18T22:33:00Z">
            <w:rPr>
              <w:shd w:val="clear" w:color="auto" w:fill="FFFFFF"/>
            </w:rPr>
          </w:rPrChange>
        </w:rPr>
        <w:t>t</w:t>
      </w:r>
      <w:r w:rsidRPr="00167CE0">
        <w:rPr>
          <w:sz w:val="28"/>
          <w:szCs w:val="28"/>
          <w:shd w:val="clear" w:color="auto" w:fill="FFFFFF"/>
          <w:rPrChange w:id="392" w:author="James Vu" w:date="2024-04-18T22:33:00Z">
            <w:rPr>
              <w:shd w:val="clear" w:color="auto" w:fill="FFFFFF"/>
            </w:rPr>
          </w:rPrChange>
        </w:rPr>
        <w:t>ây nguyên, là trung tâm du lịch lớn của cả nước. Khánh Hòa còn là nơi tập trung nhiều cơ sở đào tạo và nghiên cứu về biển, giáp các địa phương có nền nông nghiệp phát triển như Lâm Đồng, Đ</w:t>
      </w:r>
      <w:r w:rsidR="003020A3" w:rsidRPr="00167CE0">
        <w:rPr>
          <w:sz w:val="28"/>
          <w:szCs w:val="28"/>
          <w:shd w:val="clear" w:color="auto" w:fill="FFFFFF"/>
          <w:rPrChange w:id="393" w:author="James Vu" w:date="2024-04-18T22:33:00Z">
            <w:rPr>
              <w:shd w:val="clear" w:color="auto" w:fill="FFFFFF"/>
            </w:rPr>
          </w:rPrChange>
        </w:rPr>
        <w:t>ắ</w:t>
      </w:r>
      <w:r w:rsidRPr="00167CE0">
        <w:rPr>
          <w:sz w:val="28"/>
          <w:szCs w:val="28"/>
          <w:shd w:val="clear" w:color="auto" w:fill="FFFFFF"/>
          <w:rPrChange w:id="394" w:author="James Vu" w:date="2024-04-18T22:33:00Z">
            <w:rPr>
              <w:shd w:val="clear" w:color="auto" w:fill="FFFFFF"/>
            </w:rPr>
          </w:rPrChange>
        </w:rPr>
        <w:t>k L</w:t>
      </w:r>
      <w:r w:rsidR="003020A3" w:rsidRPr="00167CE0">
        <w:rPr>
          <w:sz w:val="28"/>
          <w:szCs w:val="28"/>
          <w:shd w:val="clear" w:color="auto" w:fill="FFFFFF"/>
          <w:rPrChange w:id="395" w:author="James Vu" w:date="2024-04-18T22:33:00Z">
            <w:rPr>
              <w:shd w:val="clear" w:color="auto" w:fill="FFFFFF"/>
            </w:rPr>
          </w:rPrChange>
        </w:rPr>
        <w:t>ắ</w:t>
      </w:r>
      <w:r w:rsidRPr="00167CE0">
        <w:rPr>
          <w:sz w:val="28"/>
          <w:szCs w:val="28"/>
          <w:shd w:val="clear" w:color="auto" w:fill="FFFFFF"/>
          <w:rPrChange w:id="396" w:author="James Vu" w:date="2024-04-18T22:33:00Z">
            <w:rPr>
              <w:shd w:val="clear" w:color="auto" w:fill="FFFFFF"/>
            </w:rPr>
          </w:rPrChange>
        </w:rPr>
        <w:t>k... người dân có truyền thống lao động cần cù, có nhiều kinh nghiệm, nhanh nhạy trong việc áp dụng các tiến bộ khoa học kỹ thuật vào trong thực tiễn sản xuất, vì vậy rất thuận lợi cho việc phát triển nông, lâm, thủy sản trên địa bàn. Có thể đánh giá Khánh Hòa mang trong mình tiềm năng trở thành trung tâm nông nghiệp lớn của khu vực với đầy đủ các lợi thế trong chuỗi giá trị nông nghiệp như sản xuất, chế biến, phát triển công nghệ cao, logi</w:t>
      </w:r>
      <w:r w:rsidR="005F6213" w:rsidRPr="00167CE0">
        <w:rPr>
          <w:sz w:val="28"/>
          <w:szCs w:val="28"/>
          <w:shd w:val="clear" w:color="auto" w:fill="FFFFFF"/>
          <w:rPrChange w:id="397" w:author="James Vu" w:date="2024-04-18T22:33:00Z">
            <w:rPr>
              <w:shd w:val="clear" w:color="auto" w:fill="FFFFFF"/>
            </w:rPr>
          </w:rPrChange>
        </w:rPr>
        <w:t>s</w:t>
      </w:r>
      <w:r w:rsidRPr="00167CE0">
        <w:rPr>
          <w:sz w:val="28"/>
          <w:szCs w:val="28"/>
          <w:shd w:val="clear" w:color="auto" w:fill="FFFFFF"/>
          <w:rPrChange w:id="398" w:author="James Vu" w:date="2024-04-18T22:33:00Z">
            <w:rPr>
              <w:shd w:val="clear" w:color="auto" w:fill="FFFFFF"/>
            </w:rPr>
          </w:rPrChange>
        </w:rPr>
        <w:t>ti</w:t>
      </w:r>
      <w:r w:rsidR="00354DA4" w:rsidRPr="00167CE0">
        <w:rPr>
          <w:sz w:val="28"/>
          <w:szCs w:val="28"/>
          <w:shd w:val="clear" w:color="auto" w:fill="FFFFFF"/>
          <w:rPrChange w:id="399" w:author="James Vu" w:date="2024-04-18T22:33:00Z">
            <w:rPr>
              <w:shd w:val="clear" w:color="auto" w:fill="FFFFFF"/>
            </w:rPr>
          </w:rPrChange>
        </w:rPr>
        <w:t>c</w:t>
      </w:r>
      <w:r w:rsidRPr="00167CE0">
        <w:rPr>
          <w:sz w:val="28"/>
          <w:szCs w:val="28"/>
          <w:shd w:val="clear" w:color="auto" w:fill="FFFFFF"/>
          <w:rPrChange w:id="400" w:author="James Vu" w:date="2024-04-18T22:33:00Z">
            <w:rPr>
              <w:shd w:val="clear" w:color="auto" w:fill="FFFFFF"/>
            </w:rPr>
          </w:rPrChange>
        </w:rPr>
        <w:t>s, du lịch nông nghiệp,…</w:t>
      </w:r>
    </w:p>
    <w:p w14:paraId="2952182C" w14:textId="340DE84A" w:rsidR="00CA0B06" w:rsidRPr="00167CE0" w:rsidRDefault="00CA0B06">
      <w:pPr>
        <w:widowControl w:val="0"/>
        <w:spacing w:before="120" w:after="120"/>
        <w:ind w:firstLine="709"/>
        <w:jc w:val="both"/>
        <w:rPr>
          <w:sz w:val="28"/>
          <w:szCs w:val="28"/>
          <w:shd w:val="clear" w:color="auto" w:fill="FFFFFF"/>
          <w:rPrChange w:id="401" w:author="James Vu" w:date="2024-04-18T22:33:00Z">
            <w:rPr>
              <w:shd w:val="clear" w:color="auto" w:fill="FFFFFF"/>
            </w:rPr>
          </w:rPrChange>
        </w:rPr>
        <w:pPrChange w:id="402" w:author="James Vu" w:date="2024-04-18T22:33:00Z">
          <w:pPr>
            <w:widowControl w:val="0"/>
            <w:spacing w:before="120" w:after="120"/>
            <w:ind w:firstLine="709"/>
          </w:pPr>
        </w:pPrChange>
      </w:pPr>
      <w:r w:rsidRPr="00167CE0">
        <w:rPr>
          <w:sz w:val="28"/>
          <w:szCs w:val="28"/>
          <w:shd w:val="clear" w:color="auto" w:fill="FFFFFF"/>
          <w:rPrChange w:id="403" w:author="James Vu" w:date="2024-04-18T22:33:00Z">
            <w:rPr>
              <w:shd w:val="clear" w:color="auto" w:fill="FFFFFF"/>
            </w:rPr>
          </w:rPrChange>
        </w:rPr>
        <w:t xml:space="preserve">Qua 15 năm triển khai thực hiện Nghị quyết số 26 của Ban Chấp hành Trung ương Đảng (khóa X) về nông nghiệp, nông dân, nông thôn (2008-2023), </w:t>
      </w:r>
      <w:r w:rsidR="00D959DF" w:rsidRPr="00167CE0">
        <w:rPr>
          <w:sz w:val="28"/>
          <w:szCs w:val="28"/>
          <w:shd w:val="clear" w:color="auto" w:fill="FFFFFF"/>
          <w:rPrChange w:id="404" w:author="James Vu" w:date="2024-04-18T22:33:00Z">
            <w:rPr>
              <w:shd w:val="clear" w:color="auto" w:fill="FFFFFF"/>
            </w:rPr>
          </w:rPrChange>
        </w:rPr>
        <w:t xml:space="preserve">ngành </w:t>
      </w:r>
      <w:r w:rsidRPr="00167CE0">
        <w:rPr>
          <w:sz w:val="28"/>
          <w:szCs w:val="28"/>
          <w:shd w:val="clear" w:color="auto" w:fill="FFFFFF"/>
          <w:rPrChange w:id="405" w:author="James Vu" w:date="2024-04-18T22:33:00Z">
            <w:rPr>
              <w:shd w:val="clear" w:color="auto" w:fill="FFFFFF"/>
            </w:rPr>
          </w:rPrChange>
        </w:rPr>
        <w:t xml:space="preserve">nông nghiệp của tỉnh Khánh Hòa phát triển cả về quy mô và trình độ sản xuất, duy trì tăng trưởng ở mức khá. Chăn nuôi quy mô trang trại đảm bảo an toàn chăn nuôi, vệ sinh môi trường của tỉnh đã chiếm hơn 70% tổng đàn. Về nuôi trồng thủy sản, tỉnh là trung tâm lớn của cả nước về sản xuất giống cá. Với cây trồng, nông dân toàn tỉnh đã tập trung chuyển đổi cơ cấu cây trồng, từng bước hình thành các </w:t>
      </w:r>
      <w:r w:rsidRPr="00167CE0">
        <w:rPr>
          <w:sz w:val="28"/>
          <w:szCs w:val="28"/>
          <w:shd w:val="clear" w:color="auto" w:fill="FFFFFF"/>
          <w:rPrChange w:id="406" w:author="James Vu" w:date="2024-04-18T22:33:00Z">
            <w:rPr>
              <w:shd w:val="clear" w:color="auto" w:fill="FFFFFF"/>
            </w:rPr>
          </w:rPrChange>
        </w:rPr>
        <w:lastRenderedPageBreak/>
        <w:t>vùng sản xuất chuyên canh về xoài, sầu riêng, bưởi... Nông dân đã phát huy tốt vai trò chủ thể, chủ động tham gia chuyển đổi cơ cấu sản xuất, khôi phục và phát triển ngành nghề nông thôn, xây dựng nông thôn mới. Theo đánh giá của Tỉnh ủy, kinh tế nông thôn đã từng bước chuyển dịch theo hướng tăng tỷ trọng công nghiệp, dịch vụ; các hình thức tổ chức sản xuất tiếp tục đổi mới theo hướng tích cực; kết cấu hạ tầng kinh tế - xã hội được tăng cường. Đời sống vật chất và tinh thần của dân cư ở hầu hết các vùng nông thôn ngày càng được cải thiện, an sinh xã hội được đảm bảo.</w:t>
      </w:r>
    </w:p>
    <w:p w14:paraId="4D761315" w14:textId="000C80D2" w:rsidR="00CA0B06" w:rsidRPr="00167CE0" w:rsidRDefault="00CA0B06">
      <w:pPr>
        <w:widowControl w:val="0"/>
        <w:spacing w:before="120" w:after="120"/>
        <w:ind w:firstLine="709"/>
        <w:jc w:val="both"/>
        <w:rPr>
          <w:sz w:val="28"/>
          <w:szCs w:val="28"/>
          <w:shd w:val="clear" w:color="auto" w:fill="FFFFFF"/>
          <w:rPrChange w:id="407" w:author="James Vu" w:date="2024-04-18T22:33:00Z">
            <w:rPr>
              <w:shd w:val="clear" w:color="auto" w:fill="FFFFFF"/>
            </w:rPr>
          </w:rPrChange>
        </w:rPr>
        <w:pPrChange w:id="408" w:author="James Vu" w:date="2024-04-18T22:33:00Z">
          <w:pPr>
            <w:widowControl w:val="0"/>
            <w:spacing w:before="120" w:after="120"/>
            <w:ind w:firstLine="709"/>
          </w:pPr>
        </w:pPrChange>
      </w:pPr>
      <w:r w:rsidRPr="00167CE0">
        <w:rPr>
          <w:sz w:val="28"/>
          <w:szCs w:val="28"/>
          <w:shd w:val="clear" w:color="auto" w:fill="FFFFFF"/>
          <w:rPrChange w:id="409" w:author="James Vu" w:date="2024-04-18T22:33:00Z">
            <w:rPr>
              <w:shd w:val="clear" w:color="auto" w:fill="FFFFFF"/>
            </w:rPr>
          </w:rPrChange>
        </w:rPr>
        <w:t xml:space="preserve">Năm 2022, ngành </w:t>
      </w:r>
      <w:r w:rsidR="00D959DF" w:rsidRPr="00167CE0">
        <w:rPr>
          <w:sz w:val="28"/>
          <w:szCs w:val="28"/>
          <w:shd w:val="clear" w:color="auto" w:fill="FFFFFF"/>
          <w:rPrChange w:id="410" w:author="James Vu" w:date="2024-04-18T22:33:00Z">
            <w:rPr>
              <w:shd w:val="clear" w:color="auto" w:fill="FFFFFF"/>
            </w:rPr>
          </w:rPrChange>
        </w:rPr>
        <w:t>n</w:t>
      </w:r>
      <w:r w:rsidRPr="00167CE0">
        <w:rPr>
          <w:sz w:val="28"/>
          <w:szCs w:val="28"/>
          <w:shd w:val="clear" w:color="auto" w:fill="FFFFFF"/>
          <w:rPrChange w:id="411" w:author="James Vu" w:date="2024-04-18T22:33:00Z">
            <w:rPr>
              <w:shd w:val="clear" w:color="auto" w:fill="FFFFFF"/>
            </w:rPr>
          </w:rPrChange>
        </w:rPr>
        <w:t>ông nghiệp tỉnh</w:t>
      </w:r>
      <w:r w:rsidR="00354DA4" w:rsidRPr="00167CE0">
        <w:rPr>
          <w:sz w:val="28"/>
          <w:szCs w:val="28"/>
          <w:shd w:val="clear" w:color="auto" w:fill="FFFFFF"/>
          <w:rPrChange w:id="412" w:author="James Vu" w:date="2024-04-18T22:33:00Z">
            <w:rPr>
              <w:shd w:val="clear" w:color="auto" w:fill="FFFFFF"/>
            </w:rPr>
          </w:rPrChange>
        </w:rPr>
        <w:t xml:space="preserve"> Khánh Hòa</w:t>
      </w:r>
      <w:r w:rsidR="00277C28" w:rsidRPr="00167CE0">
        <w:rPr>
          <w:sz w:val="28"/>
          <w:szCs w:val="28"/>
          <w:shd w:val="clear" w:color="auto" w:fill="FFFFFF"/>
          <w:rPrChange w:id="413" w:author="James Vu" w:date="2024-04-18T22:33:00Z">
            <w:rPr>
              <w:shd w:val="clear" w:color="auto" w:fill="FFFFFF"/>
            </w:rPr>
          </w:rPrChange>
        </w:rPr>
        <w:t xml:space="preserve"> (sau đây gọi chung là: ngành nông nghiệp) </w:t>
      </w:r>
      <w:r w:rsidRPr="00167CE0">
        <w:rPr>
          <w:sz w:val="28"/>
          <w:szCs w:val="28"/>
          <w:shd w:val="clear" w:color="auto" w:fill="FFFFFF"/>
          <w:rPrChange w:id="414" w:author="James Vu" w:date="2024-04-18T22:33:00Z">
            <w:rPr>
              <w:shd w:val="clear" w:color="auto" w:fill="FFFFFF"/>
            </w:rPr>
          </w:rPrChange>
        </w:rPr>
        <w:t>chiếm tỷ trọng 12,91% trong cơ cấu kinh tế của tỉnh; giá trị đóng góp vào GRDP khu vực nông nghiệp, lâm nghiệp và thủy sản tăng 2,5% so với năm 2021; tình hình trồng trọt, chăn nuôi, nuôi trồng thủy sản phát triển ổn định. Một số chỉ tiêu nổi bật khác như: 99% dân số nông thôn được sử dụng nước hợp vệ sinh, tỷ lệ che phủ rừng đạt 46%, số xã đạt chuẩn nông thôn mới đến hết năm 2022 là 64/92 xã; tổng kim ngạch thủy sản ước đạt 760 triệu USD, tăng 18,9% so với năm 2021. Trồng trọt, tổng diện tích gieo trồng cây hàng năm đạt 67.977,9 ha; Chăn nuôi, tổng đàn trâu hiện có 3.975 con; đàn bò 75.650 con; đàn lợn 287 nghìn con; đàn gia cầm (gà, vịt, ngan, ngỗng) 3.194,8 nghìn con (trong đó, đàn gà 2.367,1 nghìn con, tăng 7,34%); Lâm nghiệp, công tác phát triển rừng trồng mới toàn tỉnh ước được 2.858,6ha; sản lượng gỗ khai thác các loại được 77.182,6 m3; Thuỷ sản, tổng sản lượng được 114.829,2 tấn.</w:t>
      </w:r>
    </w:p>
    <w:p w14:paraId="45C6EC93" w14:textId="00AA9672" w:rsidR="00CA0B06" w:rsidRPr="00167CE0" w:rsidRDefault="00CA0B06">
      <w:pPr>
        <w:widowControl w:val="0"/>
        <w:spacing w:before="120" w:after="120"/>
        <w:ind w:firstLine="709"/>
        <w:jc w:val="both"/>
        <w:rPr>
          <w:sz w:val="28"/>
          <w:szCs w:val="28"/>
          <w:shd w:val="clear" w:color="auto" w:fill="FFFFFF"/>
          <w:rPrChange w:id="415" w:author="James Vu" w:date="2024-04-18T22:33:00Z">
            <w:rPr>
              <w:shd w:val="clear" w:color="auto" w:fill="FFFFFF"/>
            </w:rPr>
          </w:rPrChange>
        </w:rPr>
        <w:pPrChange w:id="416" w:author="James Vu" w:date="2024-04-18T22:33:00Z">
          <w:pPr>
            <w:widowControl w:val="0"/>
            <w:spacing w:before="120" w:after="120"/>
            <w:ind w:firstLine="709"/>
          </w:pPr>
        </w:pPrChange>
      </w:pPr>
      <w:r w:rsidRPr="00167CE0">
        <w:rPr>
          <w:sz w:val="28"/>
          <w:szCs w:val="28"/>
          <w:shd w:val="clear" w:color="auto" w:fill="FFFFFF"/>
          <w:rPrChange w:id="417" w:author="James Vu" w:date="2024-04-18T22:33:00Z">
            <w:rPr>
              <w:shd w:val="clear" w:color="auto" w:fill="FFFFFF"/>
            </w:rPr>
          </w:rPrChange>
        </w:rPr>
        <w:t xml:space="preserve">Tuy đạt được nhiều thành tựu, đóng góp lớn vào sự phát triển chung của </w:t>
      </w:r>
      <w:r w:rsidR="0032497D" w:rsidRPr="00167CE0">
        <w:rPr>
          <w:sz w:val="28"/>
          <w:szCs w:val="28"/>
          <w:shd w:val="clear" w:color="auto" w:fill="FFFFFF"/>
          <w:rPrChange w:id="418" w:author="James Vu" w:date="2024-04-18T22:33:00Z">
            <w:rPr>
              <w:shd w:val="clear" w:color="auto" w:fill="FFFFFF"/>
            </w:rPr>
          </w:rPrChange>
        </w:rPr>
        <w:t>t</w:t>
      </w:r>
      <w:r w:rsidRPr="00167CE0">
        <w:rPr>
          <w:sz w:val="28"/>
          <w:szCs w:val="28"/>
          <w:shd w:val="clear" w:color="auto" w:fill="FFFFFF"/>
          <w:rPrChange w:id="419" w:author="James Vu" w:date="2024-04-18T22:33:00Z">
            <w:rPr>
              <w:shd w:val="clear" w:color="auto" w:fill="FFFFFF"/>
            </w:rPr>
          </w:rPrChange>
        </w:rPr>
        <w:t xml:space="preserve">ỉnh nhưng </w:t>
      </w:r>
      <w:r w:rsidR="0032497D" w:rsidRPr="00167CE0">
        <w:rPr>
          <w:sz w:val="28"/>
          <w:szCs w:val="28"/>
          <w:shd w:val="clear" w:color="auto" w:fill="FFFFFF"/>
          <w:rPrChange w:id="420" w:author="James Vu" w:date="2024-04-18T22:33:00Z">
            <w:rPr>
              <w:shd w:val="clear" w:color="auto" w:fill="FFFFFF"/>
            </w:rPr>
          </w:rPrChange>
        </w:rPr>
        <w:t xml:space="preserve">ngành </w:t>
      </w:r>
      <w:r w:rsidRPr="00167CE0">
        <w:rPr>
          <w:sz w:val="28"/>
          <w:szCs w:val="28"/>
          <w:shd w:val="clear" w:color="auto" w:fill="FFFFFF"/>
          <w:rPrChange w:id="421" w:author="James Vu" w:date="2024-04-18T22:33:00Z">
            <w:rPr>
              <w:shd w:val="clear" w:color="auto" w:fill="FFFFFF"/>
            </w:rPr>
          </w:rPrChange>
        </w:rPr>
        <w:t xml:space="preserve">nông nghiệp còn thiếu bền vững, việc chuyển dịch cơ cấu nông nghiệp và kinh tế nông thôn của tỉnh còn chậm, chưa có sự đột phá, sản xuất nông nghiệp vẫn còn gặp nhiều khó khăn, khả năng cạnh tranh về giá, chất lượng một số nông sản còn thấp. Bên cạnh những nguyên nhân khách quan như tình hình dịch bệnh, hạn hán, bão lụt diễn biến phức tạp…thì còn nhiều nguyên nhân chủ quan như công tác quản lý, dự báo và xây dựng kế hoạch.. cho </w:t>
      </w:r>
      <w:r w:rsidR="00354DA4" w:rsidRPr="00167CE0">
        <w:rPr>
          <w:sz w:val="28"/>
          <w:szCs w:val="28"/>
          <w:shd w:val="clear" w:color="auto" w:fill="FFFFFF"/>
          <w:rPrChange w:id="422" w:author="James Vu" w:date="2024-04-18T22:33:00Z">
            <w:rPr>
              <w:shd w:val="clear" w:color="auto" w:fill="FFFFFF"/>
            </w:rPr>
          </w:rPrChange>
        </w:rPr>
        <w:t>n</w:t>
      </w:r>
      <w:r w:rsidRPr="00167CE0">
        <w:rPr>
          <w:sz w:val="28"/>
          <w:szCs w:val="28"/>
          <w:shd w:val="clear" w:color="auto" w:fill="FFFFFF"/>
          <w:rPrChange w:id="423" w:author="James Vu" w:date="2024-04-18T22:33:00Z">
            <w:rPr>
              <w:shd w:val="clear" w:color="auto" w:fill="FFFFFF"/>
            </w:rPr>
          </w:rPrChange>
        </w:rPr>
        <w:t>gành</w:t>
      </w:r>
      <w:r w:rsidR="00354DA4" w:rsidRPr="00167CE0">
        <w:rPr>
          <w:sz w:val="28"/>
          <w:szCs w:val="28"/>
          <w:shd w:val="clear" w:color="auto" w:fill="FFFFFF"/>
          <w:rPrChange w:id="424" w:author="James Vu" w:date="2024-04-18T22:33:00Z">
            <w:rPr>
              <w:shd w:val="clear" w:color="auto" w:fill="FFFFFF"/>
            </w:rPr>
          </w:rPrChange>
        </w:rPr>
        <w:t xml:space="preserve"> nông nghiệp</w:t>
      </w:r>
      <w:r w:rsidRPr="00167CE0">
        <w:rPr>
          <w:sz w:val="28"/>
          <w:szCs w:val="28"/>
          <w:shd w:val="clear" w:color="auto" w:fill="FFFFFF"/>
          <w:rPrChange w:id="425" w:author="James Vu" w:date="2024-04-18T22:33:00Z">
            <w:rPr>
              <w:shd w:val="clear" w:color="auto" w:fill="FFFFFF"/>
            </w:rPr>
          </w:rPrChange>
        </w:rPr>
        <w:t xml:space="preserve"> chưa thật sự bắt kịp và đáp ứng được yêu cầu thực tiễn. Sự tham gia của người dân và doanh nghiệp vào chuỗi giá trị nông nghiệp còn thấp,  phát triển hợp tác, liên kết sản xuất gắn với tiêu thụ nông sản, xây dựng cánh đồng đồng lớn; thực hiện chính sách khuyến nông, chuyển giao các mô hình sản xuất tiên tiến còn nhiều hạn chế, hoạt động của các H</w:t>
      </w:r>
      <w:r w:rsidR="00B13A72" w:rsidRPr="00167CE0">
        <w:rPr>
          <w:sz w:val="28"/>
          <w:szCs w:val="28"/>
          <w:shd w:val="clear" w:color="auto" w:fill="FFFFFF"/>
          <w:rPrChange w:id="426" w:author="James Vu" w:date="2024-04-18T22:33:00Z">
            <w:rPr>
              <w:shd w:val="clear" w:color="auto" w:fill="FFFFFF"/>
            </w:rPr>
          </w:rPrChange>
        </w:rPr>
        <w:t>ợp tác xã</w:t>
      </w:r>
      <w:r w:rsidRPr="00167CE0">
        <w:rPr>
          <w:sz w:val="28"/>
          <w:szCs w:val="28"/>
          <w:shd w:val="clear" w:color="auto" w:fill="FFFFFF"/>
          <w:rPrChange w:id="427" w:author="James Vu" w:date="2024-04-18T22:33:00Z">
            <w:rPr>
              <w:shd w:val="clear" w:color="auto" w:fill="FFFFFF"/>
            </w:rPr>
          </w:rPrChange>
        </w:rPr>
        <w:t xml:space="preserve"> nhìn chung còn nhiều khó khăn, hiệu quả hoạt động còn thấp, mức độ ứng dụng công nghệ cao, công nghệ số vào sản xuất, chế biến, quản lý chất lượng, kết nối thị trường tiêu thụ…còn hạn chế.</w:t>
      </w:r>
    </w:p>
    <w:p w14:paraId="7B6EA0C2" w14:textId="3F685870" w:rsidR="00CA0B06" w:rsidRPr="00167CE0" w:rsidRDefault="00CA0B06">
      <w:pPr>
        <w:widowControl w:val="0"/>
        <w:spacing w:before="120" w:after="120"/>
        <w:ind w:firstLine="709"/>
        <w:jc w:val="both"/>
        <w:rPr>
          <w:sz w:val="28"/>
          <w:szCs w:val="28"/>
          <w:shd w:val="clear" w:color="auto" w:fill="FFFFFF"/>
          <w:rPrChange w:id="428" w:author="James Vu" w:date="2024-04-18T22:33:00Z">
            <w:rPr>
              <w:shd w:val="clear" w:color="auto" w:fill="FFFFFF"/>
            </w:rPr>
          </w:rPrChange>
        </w:rPr>
        <w:pPrChange w:id="429" w:author="James Vu" w:date="2024-04-18T22:33:00Z">
          <w:pPr>
            <w:widowControl w:val="0"/>
            <w:spacing w:before="120" w:after="120"/>
            <w:ind w:firstLine="709"/>
          </w:pPr>
        </w:pPrChange>
      </w:pPr>
      <w:r w:rsidRPr="00167CE0">
        <w:rPr>
          <w:sz w:val="28"/>
          <w:szCs w:val="28"/>
          <w:shd w:val="clear" w:color="auto" w:fill="FFFFFF"/>
          <w:rPrChange w:id="430" w:author="James Vu" w:date="2024-04-18T22:33:00Z">
            <w:rPr>
              <w:shd w:val="clear" w:color="auto" w:fill="FFFFFF"/>
            </w:rPr>
          </w:rPrChange>
        </w:rPr>
        <w:t>Để kh</w:t>
      </w:r>
      <w:r w:rsidR="00354DA4" w:rsidRPr="00167CE0">
        <w:rPr>
          <w:sz w:val="28"/>
          <w:szCs w:val="28"/>
          <w:shd w:val="clear" w:color="auto" w:fill="FFFFFF"/>
          <w:rPrChange w:id="431" w:author="James Vu" w:date="2024-04-18T22:33:00Z">
            <w:rPr>
              <w:shd w:val="clear" w:color="auto" w:fill="FFFFFF"/>
            </w:rPr>
          </w:rPrChange>
        </w:rPr>
        <w:t>ắ</w:t>
      </w:r>
      <w:r w:rsidRPr="00167CE0">
        <w:rPr>
          <w:sz w:val="28"/>
          <w:szCs w:val="28"/>
          <w:shd w:val="clear" w:color="auto" w:fill="FFFFFF"/>
          <w:rPrChange w:id="432" w:author="James Vu" w:date="2024-04-18T22:33:00Z">
            <w:rPr>
              <w:shd w:val="clear" w:color="auto" w:fill="FFFFFF"/>
            </w:rPr>
          </w:rPrChange>
        </w:rPr>
        <w:t>c phục các hạn chế, đưa ngành nông nghiệp</w:t>
      </w:r>
      <w:r w:rsidR="00354DA4" w:rsidRPr="00167CE0">
        <w:rPr>
          <w:sz w:val="28"/>
          <w:szCs w:val="28"/>
          <w:shd w:val="clear" w:color="auto" w:fill="FFFFFF"/>
          <w:rPrChange w:id="433" w:author="James Vu" w:date="2024-04-18T22:33:00Z">
            <w:rPr>
              <w:shd w:val="clear" w:color="auto" w:fill="FFFFFF"/>
            </w:rPr>
          </w:rPrChange>
        </w:rPr>
        <w:t xml:space="preserve"> </w:t>
      </w:r>
      <w:r w:rsidRPr="00167CE0">
        <w:rPr>
          <w:sz w:val="28"/>
          <w:szCs w:val="28"/>
          <w:shd w:val="clear" w:color="auto" w:fill="FFFFFF"/>
          <w:rPrChange w:id="434" w:author="James Vu" w:date="2024-04-18T22:33:00Z">
            <w:rPr>
              <w:shd w:val="clear" w:color="auto" w:fill="FFFFFF"/>
            </w:rPr>
          </w:rPrChange>
        </w:rPr>
        <w:t xml:space="preserve">phát triển xứng đáng với tiềm năng hiện có trở thành ngành kinh tế trụ đỡ bền vững của </w:t>
      </w:r>
      <w:r w:rsidR="00354DA4" w:rsidRPr="00167CE0">
        <w:rPr>
          <w:sz w:val="28"/>
          <w:szCs w:val="28"/>
          <w:shd w:val="clear" w:color="auto" w:fill="FFFFFF"/>
          <w:rPrChange w:id="435" w:author="James Vu" w:date="2024-04-18T22:33:00Z">
            <w:rPr>
              <w:shd w:val="clear" w:color="auto" w:fill="FFFFFF"/>
            </w:rPr>
          </w:rPrChange>
        </w:rPr>
        <w:t>t</w:t>
      </w:r>
      <w:r w:rsidRPr="00167CE0">
        <w:rPr>
          <w:sz w:val="28"/>
          <w:szCs w:val="28"/>
          <w:shd w:val="clear" w:color="auto" w:fill="FFFFFF"/>
          <w:rPrChange w:id="436" w:author="James Vu" w:date="2024-04-18T22:33:00Z">
            <w:rPr>
              <w:shd w:val="clear" w:color="auto" w:fill="FFFFFF"/>
            </w:rPr>
          </w:rPrChange>
        </w:rPr>
        <w:t xml:space="preserve">ỉnh, </w:t>
      </w:r>
      <w:r w:rsidR="00354DA4" w:rsidRPr="00167CE0">
        <w:rPr>
          <w:sz w:val="28"/>
          <w:szCs w:val="28"/>
          <w:shd w:val="clear" w:color="auto" w:fill="FFFFFF"/>
          <w:rPrChange w:id="437" w:author="James Vu" w:date="2024-04-18T22:33:00Z">
            <w:rPr>
              <w:shd w:val="clear" w:color="auto" w:fill="FFFFFF"/>
            </w:rPr>
          </w:rPrChange>
        </w:rPr>
        <w:t>n</w:t>
      </w:r>
      <w:r w:rsidRPr="00167CE0">
        <w:rPr>
          <w:sz w:val="28"/>
          <w:szCs w:val="28"/>
          <w:shd w:val="clear" w:color="auto" w:fill="FFFFFF"/>
          <w:rPrChange w:id="438" w:author="James Vu" w:date="2024-04-18T22:33:00Z">
            <w:rPr>
              <w:shd w:val="clear" w:color="auto" w:fill="FFFFFF"/>
            </w:rPr>
          </w:rPrChange>
        </w:rPr>
        <w:t>gày 29</w:t>
      </w:r>
      <w:r w:rsidR="00354DA4" w:rsidRPr="00167CE0">
        <w:rPr>
          <w:sz w:val="28"/>
          <w:szCs w:val="28"/>
          <w:shd w:val="clear" w:color="auto" w:fill="FFFFFF"/>
          <w:rPrChange w:id="439" w:author="James Vu" w:date="2024-04-18T22:33:00Z">
            <w:rPr>
              <w:shd w:val="clear" w:color="auto" w:fill="FFFFFF"/>
            </w:rPr>
          </w:rPrChange>
        </w:rPr>
        <w:t>/</w:t>
      </w:r>
      <w:r w:rsidRPr="00167CE0">
        <w:rPr>
          <w:sz w:val="28"/>
          <w:szCs w:val="28"/>
          <w:shd w:val="clear" w:color="auto" w:fill="FFFFFF"/>
          <w:rPrChange w:id="440" w:author="James Vu" w:date="2024-04-18T22:33:00Z">
            <w:rPr>
              <w:shd w:val="clear" w:color="auto" w:fill="FFFFFF"/>
            </w:rPr>
          </w:rPrChange>
        </w:rPr>
        <w:t>12</w:t>
      </w:r>
      <w:r w:rsidR="00354DA4" w:rsidRPr="00167CE0">
        <w:rPr>
          <w:sz w:val="28"/>
          <w:szCs w:val="28"/>
          <w:shd w:val="clear" w:color="auto" w:fill="FFFFFF"/>
          <w:rPrChange w:id="441" w:author="James Vu" w:date="2024-04-18T22:33:00Z">
            <w:rPr>
              <w:shd w:val="clear" w:color="auto" w:fill="FFFFFF"/>
            </w:rPr>
          </w:rPrChange>
        </w:rPr>
        <w:t>/</w:t>
      </w:r>
      <w:r w:rsidRPr="00167CE0">
        <w:rPr>
          <w:sz w:val="28"/>
          <w:szCs w:val="28"/>
          <w:shd w:val="clear" w:color="auto" w:fill="FFFFFF"/>
          <w:rPrChange w:id="442" w:author="James Vu" w:date="2024-04-18T22:33:00Z">
            <w:rPr>
              <w:shd w:val="clear" w:color="auto" w:fill="FFFFFF"/>
            </w:rPr>
          </w:rPrChange>
        </w:rPr>
        <w:t>2022 UBND tỉnh Kh</w:t>
      </w:r>
      <w:r w:rsidR="005F6213" w:rsidRPr="00167CE0">
        <w:rPr>
          <w:sz w:val="28"/>
          <w:szCs w:val="28"/>
          <w:shd w:val="clear" w:color="auto" w:fill="FFFFFF"/>
          <w:rPrChange w:id="443" w:author="James Vu" w:date="2024-04-18T22:33:00Z">
            <w:rPr>
              <w:shd w:val="clear" w:color="auto" w:fill="FFFFFF"/>
            </w:rPr>
          </w:rPrChange>
        </w:rPr>
        <w:t>ánh</w:t>
      </w:r>
      <w:r w:rsidRPr="00167CE0">
        <w:rPr>
          <w:sz w:val="28"/>
          <w:szCs w:val="28"/>
          <w:shd w:val="clear" w:color="auto" w:fill="FFFFFF"/>
          <w:rPrChange w:id="444" w:author="James Vu" w:date="2024-04-18T22:33:00Z">
            <w:rPr>
              <w:shd w:val="clear" w:color="auto" w:fill="FFFFFF"/>
            </w:rPr>
          </w:rPrChange>
        </w:rPr>
        <w:t xml:space="preserve"> Hòa đã ban hành </w:t>
      </w:r>
      <w:bookmarkStart w:id="445" w:name="loai_1"/>
      <w:r w:rsidRPr="00167CE0">
        <w:rPr>
          <w:sz w:val="28"/>
          <w:szCs w:val="28"/>
          <w:shd w:val="clear" w:color="auto" w:fill="FFFFFF"/>
          <w:rPrChange w:id="446" w:author="James Vu" w:date="2024-04-18T22:33:00Z">
            <w:rPr>
              <w:shd w:val="clear" w:color="auto" w:fill="FFFFFF"/>
            </w:rPr>
          </w:rPrChange>
        </w:rPr>
        <w:t>Kế hoạch hành động</w:t>
      </w:r>
      <w:bookmarkStart w:id="447" w:name="loai_1_name"/>
      <w:bookmarkEnd w:id="445"/>
      <w:r w:rsidRPr="00167CE0">
        <w:rPr>
          <w:sz w:val="28"/>
          <w:szCs w:val="28"/>
          <w:shd w:val="clear" w:color="auto" w:fill="FFFFFF"/>
          <w:rPrChange w:id="448" w:author="James Vu" w:date="2024-04-18T22:33:00Z">
            <w:rPr>
              <w:shd w:val="clear" w:color="auto" w:fill="FFFFFF"/>
            </w:rPr>
          </w:rPrChange>
        </w:rPr>
        <w:t xml:space="preserve"> thực hiện Chương trình hành động số 42-Ctr/TU ngày 24/11/2022 của Tỉnh ủy Khánh Hòa về thực hiện </w:t>
      </w:r>
      <w:r w:rsidR="00354DA4" w:rsidRPr="00167CE0">
        <w:rPr>
          <w:sz w:val="28"/>
          <w:szCs w:val="28"/>
          <w:shd w:val="clear" w:color="auto" w:fill="FFFFFF"/>
          <w:rPrChange w:id="449" w:author="James Vu" w:date="2024-04-18T22:33:00Z">
            <w:rPr>
              <w:shd w:val="clear" w:color="auto" w:fill="FFFFFF"/>
            </w:rPr>
          </w:rPrChange>
        </w:rPr>
        <w:t>N</w:t>
      </w:r>
      <w:r w:rsidRPr="00167CE0">
        <w:rPr>
          <w:sz w:val="28"/>
          <w:szCs w:val="28"/>
          <w:shd w:val="clear" w:color="auto" w:fill="FFFFFF"/>
          <w:rPrChange w:id="450" w:author="James Vu" w:date="2024-04-18T22:33:00Z">
            <w:rPr>
              <w:shd w:val="clear" w:color="auto" w:fill="FFFFFF"/>
            </w:rPr>
          </w:rPrChange>
        </w:rPr>
        <w:t>ghị quyết số 19-NQ/TW, ngày 16/6/2022 của ban chấp hành trung ương đảng về nông nghiệp, nông dân, nông thôn đến năm 2030, tầm nhìn đến năm 2045</w:t>
      </w:r>
      <w:bookmarkEnd w:id="447"/>
      <w:r w:rsidRPr="00167CE0">
        <w:rPr>
          <w:sz w:val="28"/>
          <w:szCs w:val="28"/>
          <w:shd w:val="clear" w:color="auto" w:fill="FFFFFF"/>
          <w:rPrChange w:id="451" w:author="James Vu" w:date="2024-04-18T22:33:00Z">
            <w:rPr>
              <w:shd w:val="clear" w:color="auto" w:fill="FFFFFF"/>
            </w:rPr>
          </w:rPrChange>
        </w:rPr>
        <w:t xml:space="preserve">. Trong đó, xác định </w:t>
      </w:r>
      <w:bookmarkStart w:id="452" w:name="dieu_7"/>
      <w:r w:rsidRPr="00167CE0">
        <w:rPr>
          <w:sz w:val="28"/>
          <w:szCs w:val="28"/>
          <w:shd w:val="clear" w:color="auto" w:fill="FFFFFF"/>
          <w:rPrChange w:id="453" w:author="James Vu" w:date="2024-04-18T22:33:00Z">
            <w:rPr>
              <w:shd w:val="clear" w:color="auto" w:fill="FFFFFF"/>
            </w:rPr>
          </w:rPrChange>
        </w:rPr>
        <w:t>tạo đột phá trong nghiên cứu, ứng dụng khoa học công nghệ, đổi mới sáng tạo, chuyển đổi số; đào tạo nhân lực trong nông nghiệp, nông thôn</w:t>
      </w:r>
      <w:bookmarkEnd w:id="452"/>
      <w:r w:rsidRPr="00167CE0">
        <w:rPr>
          <w:sz w:val="28"/>
          <w:szCs w:val="28"/>
          <w:shd w:val="clear" w:color="auto" w:fill="FFFFFF"/>
          <w:rPrChange w:id="454" w:author="James Vu" w:date="2024-04-18T22:33:00Z">
            <w:rPr>
              <w:shd w:val="clear" w:color="auto" w:fill="FFFFFF"/>
            </w:rPr>
          </w:rPrChange>
        </w:rPr>
        <w:t xml:space="preserve"> là một giải pháp, nhiệm vụ trọng tâm.</w:t>
      </w:r>
    </w:p>
    <w:p w14:paraId="1D4FFF35" w14:textId="08D04B93" w:rsidR="00290303" w:rsidRPr="00167CE0" w:rsidRDefault="00DA015D">
      <w:pPr>
        <w:widowControl w:val="0"/>
        <w:spacing w:before="120" w:after="120"/>
        <w:ind w:firstLine="709"/>
        <w:jc w:val="both"/>
        <w:rPr>
          <w:b/>
          <w:bCs/>
          <w:i/>
          <w:iCs/>
          <w:sz w:val="28"/>
          <w:szCs w:val="28"/>
          <w:shd w:val="clear" w:color="auto" w:fill="FFFFFF"/>
          <w:rPrChange w:id="455" w:author="James Vu" w:date="2024-04-18T22:33:00Z">
            <w:rPr>
              <w:b/>
              <w:bCs/>
              <w:i/>
              <w:iCs/>
              <w:shd w:val="clear" w:color="auto" w:fill="FFFFFF"/>
            </w:rPr>
          </w:rPrChange>
        </w:rPr>
        <w:pPrChange w:id="456" w:author="James Vu" w:date="2024-04-18T22:33:00Z">
          <w:pPr>
            <w:widowControl w:val="0"/>
            <w:spacing w:before="120" w:after="120"/>
            <w:ind w:firstLine="709"/>
          </w:pPr>
        </w:pPrChange>
      </w:pPr>
      <w:r w:rsidRPr="00167CE0">
        <w:rPr>
          <w:b/>
          <w:bCs/>
          <w:i/>
          <w:iCs/>
          <w:sz w:val="28"/>
          <w:szCs w:val="28"/>
          <w:shd w:val="clear" w:color="auto" w:fill="FFFFFF"/>
          <w:rPrChange w:id="457" w:author="James Vu" w:date="2024-04-18T22:33:00Z">
            <w:rPr>
              <w:b/>
              <w:bCs/>
              <w:i/>
              <w:iCs/>
              <w:shd w:val="clear" w:color="auto" w:fill="FFFFFF"/>
            </w:rPr>
          </w:rPrChange>
        </w:rPr>
        <w:lastRenderedPageBreak/>
        <w:t>1.</w:t>
      </w:r>
      <w:r w:rsidR="00872936" w:rsidRPr="00167CE0">
        <w:rPr>
          <w:b/>
          <w:bCs/>
          <w:i/>
          <w:iCs/>
          <w:sz w:val="28"/>
          <w:szCs w:val="28"/>
          <w:shd w:val="clear" w:color="auto" w:fill="FFFFFF"/>
          <w:rPrChange w:id="458" w:author="James Vu" w:date="2024-04-18T22:33:00Z">
            <w:rPr>
              <w:b/>
              <w:bCs/>
              <w:i/>
              <w:iCs/>
              <w:shd w:val="clear" w:color="auto" w:fill="FFFFFF"/>
            </w:rPr>
          </w:rPrChange>
        </w:rPr>
        <w:t>2</w:t>
      </w:r>
      <w:r w:rsidRPr="00167CE0">
        <w:rPr>
          <w:b/>
          <w:bCs/>
          <w:i/>
          <w:iCs/>
          <w:sz w:val="28"/>
          <w:szCs w:val="28"/>
          <w:shd w:val="clear" w:color="auto" w:fill="FFFFFF"/>
          <w:rPrChange w:id="459" w:author="James Vu" w:date="2024-04-18T22:33:00Z">
            <w:rPr>
              <w:b/>
              <w:bCs/>
              <w:i/>
              <w:iCs/>
              <w:shd w:val="clear" w:color="auto" w:fill="FFFFFF"/>
            </w:rPr>
          </w:rPrChange>
        </w:rPr>
        <w:t xml:space="preserve">. </w:t>
      </w:r>
      <w:r w:rsidR="00F2154F" w:rsidRPr="00167CE0">
        <w:rPr>
          <w:b/>
          <w:bCs/>
          <w:i/>
          <w:iCs/>
          <w:sz w:val="28"/>
          <w:szCs w:val="28"/>
          <w:shd w:val="clear" w:color="auto" w:fill="FFFFFF"/>
          <w:rPrChange w:id="460" w:author="James Vu" w:date="2024-04-18T22:33:00Z">
            <w:rPr>
              <w:b/>
              <w:bCs/>
              <w:i/>
              <w:iCs/>
              <w:shd w:val="clear" w:color="auto" w:fill="FFFFFF"/>
            </w:rPr>
          </w:rPrChange>
        </w:rPr>
        <w:t>Chuyển đổi số ngành nông nghiệp</w:t>
      </w:r>
      <w:r w:rsidR="007C76A3" w:rsidRPr="00167CE0">
        <w:rPr>
          <w:b/>
          <w:bCs/>
          <w:i/>
          <w:iCs/>
          <w:sz w:val="28"/>
          <w:szCs w:val="28"/>
          <w:shd w:val="clear" w:color="auto" w:fill="FFFFFF"/>
          <w:rPrChange w:id="461" w:author="James Vu" w:date="2024-04-18T22:33:00Z">
            <w:rPr>
              <w:b/>
              <w:bCs/>
              <w:i/>
              <w:iCs/>
              <w:shd w:val="clear" w:color="auto" w:fill="FFFFFF"/>
            </w:rPr>
          </w:rPrChange>
        </w:rPr>
        <w:t xml:space="preserve"> tỉnh Khánh </w:t>
      </w:r>
      <w:r w:rsidR="00B9529B" w:rsidRPr="00167CE0">
        <w:rPr>
          <w:b/>
          <w:bCs/>
          <w:i/>
          <w:iCs/>
          <w:sz w:val="28"/>
          <w:szCs w:val="28"/>
          <w:shd w:val="clear" w:color="auto" w:fill="FFFFFF"/>
          <w:rPrChange w:id="462" w:author="James Vu" w:date="2024-04-18T22:33:00Z">
            <w:rPr>
              <w:b/>
              <w:bCs/>
              <w:i/>
              <w:iCs/>
              <w:shd w:val="clear" w:color="auto" w:fill="FFFFFF"/>
            </w:rPr>
          </w:rPrChange>
        </w:rPr>
        <w:t>Hòa</w:t>
      </w:r>
    </w:p>
    <w:p w14:paraId="70D7E3DC" w14:textId="43974572" w:rsidR="00EA3858" w:rsidRPr="00167CE0" w:rsidRDefault="00A71BD7">
      <w:pPr>
        <w:widowControl w:val="0"/>
        <w:spacing w:before="120" w:after="120"/>
        <w:jc w:val="both"/>
        <w:rPr>
          <w:b/>
          <w:bCs/>
          <w:i/>
          <w:iCs/>
          <w:sz w:val="28"/>
          <w:szCs w:val="28"/>
          <w:lang w:bidi="en-US"/>
          <w:rPrChange w:id="463" w:author="James Vu" w:date="2024-04-18T22:33:00Z">
            <w:rPr>
              <w:b/>
              <w:bCs/>
              <w:i/>
              <w:iCs/>
              <w:lang w:bidi="en-US"/>
            </w:rPr>
          </w:rPrChange>
        </w:rPr>
        <w:pPrChange w:id="464" w:author="James Vu" w:date="2024-04-18T22:33:00Z">
          <w:pPr>
            <w:widowControl w:val="0"/>
            <w:spacing w:before="120" w:after="120"/>
          </w:pPr>
        </w:pPrChange>
      </w:pPr>
      <w:r w:rsidRPr="00167CE0">
        <w:rPr>
          <w:b/>
          <w:bCs/>
          <w:i/>
          <w:iCs/>
          <w:sz w:val="28"/>
          <w:szCs w:val="28"/>
          <w:lang w:bidi="en-US"/>
          <w:rPrChange w:id="465" w:author="James Vu" w:date="2024-04-18T22:33:00Z">
            <w:rPr>
              <w:b/>
              <w:bCs/>
              <w:i/>
              <w:iCs/>
              <w:lang w:bidi="en-US"/>
            </w:rPr>
          </w:rPrChange>
        </w:rPr>
        <w:t xml:space="preserve">a. </w:t>
      </w:r>
      <w:r w:rsidR="007E077B" w:rsidRPr="00167CE0">
        <w:rPr>
          <w:b/>
          <w:bCs/>
          <w:i/>
          <w:iCs/>
          <w:sz w:val="28"/>
          <w:szCs w:val="28"/>
          <w:lang w:bidi="en-US"/>
          <w:rPrChange w:id="466" w:author="James Vu" w:date="2024-04-18T22:33:00Z">
            <w:rPr>
              <w:b/>
              <w:bCs/>
              <w:i/>
              <w:iCs/>
              <w:lang w:bidi="en-US"/>
            </w:rPr>
          </w:rPrChange>
        </w:rPr>
        <w:t xml:space="preserve">Tổng quan chuyển đổi số ngành nông nghiệp </w:t>
      </w:r>
    </w:p>
    <w:p w14:paraId="5808A69E" w14:textId="5B02C2C3" w:rsidR="00EC70A1" w:rsidRPr="00167CE0" w:rsidRDefault="00EC70A1">
      <w:pPr>
        <w:widowControl w:val="0"/>
        <w:spacing w:before="120" w:after="120"/>
        <w:jc w:val="both"/>
        <w:rPr>
          <w:sz w:val="28"/>
          <w:szCs w:val="28"/>
          <w:lang w:bidi="en-US"/>
          <w:rPrChange w:id="467" w:author="James Vu" w:date="2024-04-18T22:33:00Z">
            <w:rPr>
              <w:lang w:bidi="en-US"/>
            </w:rPr>
          </w:rPrChange>
        </w:rPr>
        <w:pPrChange w:id="468" w:author="James Vu" w:date="2024-04-18T22:33:00Z">
          <w:pPr>
            <w:widowControl w:val="0"/>
            <w:spacing w:before="120" w:after="120"/>
          </w:pPr>
        </w:pPrChange>
      </w:pPr>
      <w:r w:rsidRPr="00167CE0">
        <w:rPr>
          <w:sz w:val="28"/>
          <w:szCs w:val="28"/>
          <w:lang w:bidi="en-US"/>
          <w:rPrChange w:id="469" w:author="James Vu" w:date="2024-04-18T22:33:00Z">
            <w:rPr>
              <w:lang w:bidi="en-US"/>
            </w:rPr>
          </w:rPrChange>
        </w:rPr>
        <w:t>Chuyển đổi số nông nghiệp là một trong 08 lĩnh vực tr</w:t>
      </w:r>
      <w:r w:rsidR="00192310" w:rsidRPr="00167CE0">
        <w:rPr>
          <w:sz w:val="28"/>
          <w:szCs w:val="28"/>
          <w:lang w:bidi="en-US"/>
          <w:rPrChange w:id="470" w:author="James Vu" w:date="2024-04-18T22:33:00Z">
            <w:rPr>
              <w:lang w:bidi="en-US"/>
            </w:rPr>
          </w:rPrChange>
        </w:rPr>
        <w:t>ọ</w:t>
      </w:r>
      <w:r w:rsidRPr="00167CE0">
        <w:rPr>
          <w:sz w:val="28"/>
          <w:szCs w:val="28"/>
          <w:lang w:bidi="en-US"/>
          <w:rPrChange w:id="471" w:author="James Vu" w:date="2024-04-18T22:33:00Z">
            <w:rPr>
              <w:lang w:bidi="en-US"/>
            </w:rPr>
          </w:rPrChange>
        </w:rPr>
        <w:t>ng t</w:t>
      </w:r>
      <w:r w:rsidR="001C3455" w:rsidRPr="00167CE0">
        <w:rPr>
          <w:sz w:val="28"/>
          <w:szCs w:val="28"/>
          <w:lang w:bidi="en-US"/>
          <w:rPrChange w:id="472" w:author="James Vu" w:date="2024-04-18T22:33:00Z">
            <w:rPr>
              <w:lang w:bidi="en-US"/>
            </w:rPr>
          </w:rPrChange>
        </w:rPr>
        <w:t>âm</w:t>
      </w:r>
      <w:r w:rsidRPr="00167CE0">
        <w:rPr>
          <w:sz w:val="28"/>
          <w:szCs w:val="28"/>
          <w:lang w:bidi="en-US"/>
          <w:rPrChange w:id="473" w:author="James Vu" w:date="2024-04-18T22:33:00Z">
            <w:rPr>
              <w:lang w:bidi="en-US"/>
            </w:rPr>
          </w:rPrChange>
        </w:rPr>
        <w:t xml:space="preserve"> cần được ưu tiên </w:t>
      </w:r>
      <w:r w:rsidR="001C3455" w:rsidRPr="00167CE0">
        <w:rPr>
          <w:sz w:val="28"/>
          <w:szCs w:val="28"/>
          <w:lang w:bidi="en-US"/>
          <w:rPrChange w:id="474" w:author="James Vu" w:date="2024-04-18T22:33:00Z">
            <w:rPr>
              <w:lang w:bidi="en-US"/>
            </w:rPr>
          </w:rPrChange>
        </w:rPr>
        <w:t xml:space="preserve">thực hiện </w:t>
      </w:r>
      <w:r w:rsidRPr="00167CE0">
        <w:rPr>
          <w:sz w:val="28"/>
          <w:szCs w:val="28"/>
          <w:lang w:bidi="en-US"/>
          <w:rPrChange w:id="475" w:author="James Vu" w:date="2024-04-18T22:33:00Z">
            <w:rPr>
              <w:lang w:bidi="en-US"/>
            </w:rPr>
          </w:rPrChange>
        </w:rPr>
        <w:t>chuyển đổi số</w:t>
      </w:r>
      <w:r w:rsidR="0032497D" w:rsidRPr="00167CE0">
        <w:rPr>
          <w:sz w:val="28"/>
          <w:szCs w:val="28"/>
          <w:lang w:bidi="en-US"/>
          <w:rPrChange w:id="476" w:author="James Vu" w:date="2024-04-18T22:33:00Z">
            <w:rPr>
              <w:lang w:bidi="en-US"/>
            </w:rPr>
          </w:rPrChange>
        </w:rPr>
        <w:t xml:space="preserve"> trong</w:t>
      </w:r>
      <w:r w:rsidRPr="00167CE0">
        <w:rPr>
          <w:sz w:val="28"/>
          <w:szCs w:val="28"/>
          <w:lang w:bidi="en-US"/>
          <w:rPrChange w:id="477" w:author="James Vu" w:date="2024-04-18T22:33:00Z">
            <w:rPr>
              <w:lang w:bidi="en-US"/>
            </w:rPr>
          </w:rPrChange>
        </w:rPr>
        <w:t xml:space="preserve"> Chương trình Chuyển đổi số quốc gia đến năm 2025, định hướng đến năm 2030. Tại </w:t>
      </w:r>
      <w:r w:rsidR="00DB084C" w:rsidRPr="00167CE0">
        <w:rPr>
          <w:sz w:val="28"/>
          <w:szCs w:val="28"/>
          <w:lang w:bidi="en-US"/>
          <w:rPrChange w:id="478" w:author="James Vu" w:date="2024-04-18T22:33:00Z">
            <w:rPr>
              <w:lang w:bidi="en-US"/>
            </w:rPr>
          </w:rPrChange>
        </w:rPr>
        <w:t>k</w:t>
      </w:r>
      <w:r w:rsidRPr="00167CE0">
        <w:rPr>
          <w:sz w:val="28"/>
          <w:szCs w:val="28"/>
          <w:lang w:bidi="en-US"/>
          <w:rPrChange w:id="479" w:author="James Vu" w:date="2024-04-18T22:33:00Z">
            <w:rPr>
              <w:lang w:bidi="en-US"/>
            </w:rPr>
          </w:rPrChange>
        </w:rPr>
        <w:t xml:space="preserve">ế hoạch chuyển đổi số tỉnh Khánh </w:t>
      </w:r>
      <w:r w:rsidR="00B9529B" w:rsidRPr="00167CE0">
        <w:rPr>
          <w:sz w:val="28"/>
          <w:szCs w:val="28"/>
          <w:lang w:bidi="en-US"/>
          <w:rPrChange w:id="480" w:author="James Vu" w:date="2024-04-18T22:33:00Z">
            <w:rPr>
              <w:lang w:bidi="en-US"/>
            </w:rPr>
          </w:rPrChange>
        </w:rPr>
        <w:t>Hòa</w:t>
      </w:r>
      <w:r w:rsidRPr="00167CE0">
        <w:rPr>
          <w:sz w:val="28"/>
          <w:szCs w:val="28"/>
          <w:lang w:bidi="en-US"/>
          <w:rPrChange w:id="481" w:author="James Vu" w:date="2024-04-18T22:33:00Z">
            <w:rPr>
              <w:lang w:bidi="en-US"/>
            </w:rPr>
          </w:rPrChange>
        </w:rPr>
        <w:t xml:space="preserve"> giai đoạn 2021-2025, định hướng hướng đến năm 2030</w:t>
      </w:r>
      <w:r w:rsidR="00364C33" w:rsidRPr="00167CE0">
        <w:rPr>
          <w:sz w:val="28"/>
          <w:szCs w:val="28"/>
          <w:lang w:bidi="en-US"/>
          <w:rPrChange w:id="482" w:author="James Vu" w:date="2024-04-18T22:33:00Z">
            <w:rPr>
              <w:lang w:bidi="en-US"/>
            </w:rPr>
          </w:rPrChange>
        </w:rPr>
        <w:t>,</w:t>
      </w:r>
      <w:r w:rsidRPr="00167CE0">
        <w:rPr>
          <w:sz w:val="28"/>
          <w:szCs w:val="28"/>
          <w:lang w:bidi="en-US"/>
          <w:rPrChange w:id="483" w:author="James Vu" w:date="2024-04-18T22:33:00Z">
            <w:rPr>
              <w:lang w:bidi="en-US"/>
            </w:rPr>
          </w:rPrChange>
        </w:rPr>
        <w:t xml:space="preserve"> cũng đã xác định nông nghiệp là một trong 06 lĩnh vực tr</w:t>
      </w:r>
      <w:r w:rsidR="00192310" w:rsidRPr="00167CE0">
        <w:rPr>
          <w:sz w:val="28"/>
          <w:szCs w:val="28"/>
          <w:lang w:bidi="en-US"/>
          <w:rPrChange w:id="484" w:author="James Vu" w:date="2024-04-18T22:33:00Z">
            <w:rPr>
              <w:lang w:bidi="en-US"/>
            </w:rPr>
          </w:rPrChange>
        </w:rPr>
        <w:t>ọ</w:t>
      </w:r>
      <w:r w:rsidRPr="00167CE0">
        <w:rPr>
          <w:sz w:val="28"/>
          <w:szCs w:val="28"/>
          <w:lang w:bidi="en-US"/>
          <w:rPrChange w:id="485" w:author="James Vu" w:date="2024-04-18T22:33:00Z">
            <w:rPr>
              <w:lang w:bidi="en-US"/>
            </w:rPr>
          </w:rPrChange>
        </w:rPr>
        <w:t>ng tâm cần được ưu tiên triển khai chuyển đổi số.</w:t>
      </w:r>
    </w:p>
    <w:p w14:paraId="2B2EEB09" w14:textId="17A5CDBF" w:rsidR="00EC70A1" w:rsidRPr="00167CE0" w:rsidRDefault="001D458C">
      <w:pPr>
        <w:widowControl w:val="0"/>
        <w:spacing w:before="120" w:after="120"/>
        <w:jc w:val="both"/>
        <w:rPr>
          <w:sz w:val="28"/>
          <w:szCs w:val="28"/>
          <w:lang w:bidi="en-US"/>
          <w:rPrChange w:id="486" w:author="James Vu" w:date="2024-04-18T22:33:00Z">
            <w:rPr>
              <w:lang w:bidi="en-US"/>
            </w:rPr>
          </w:rPrChange>
        </w:rPr>
        <w:pPrChange w:id="487" w:author="James Vu" w:date="2024-04-18T22:33:00Z">
          <w:pPr>
            <w:widowControl w:val="0"/>
            <w:spacing w:before="120" w:after="120"/>
          </w:pPr>
        </w:pPrChange>
      </w:pPr>
      <w:r w:rsidRPr="00167CE0">
        <w:rPr>
          <w:sz w:val="28"/>
          <w:szCs w:val="28"/>
          <w:lang w:bidi="en-US"/>
          <w:rPrChange w:id="488" w:author="James Vu" w:date="2024-04-18T22:33:00Z">
            <w:rPr>
              <w:lang w:bidi="en-US"/>
            </w:rPr>
          </w:rPrChange>
        </w:rPr>
        <w:t xml:space="preserve">Đồng thời, </w:t>
      </w:r>
      <w:r w:rsidR="00DB084C" w:rsidRPr="00167CE0">
        <w:rPr>
          <w:sz w:val="28"/>
          <w:szCs w:val="28"/>
          <w:lang w:bidi="en-US"/>
          <w:rPrChange w:id="489" w:author="James Vu" w:date="2024-04-18T22:33:00Z">
            <w:rPr>
              <w:lang w:bidi="en-US"/>
            </w:rPr>
          </w:rPrChange>
        </w:rPr>
        <w:t>k</w:t>
      </w:r>
      <w:r w:rsidR="002222B2" w:rsidRPr="00167CE0">
        <w:rPr>
          <w:sz w:val="28"/>
          <w:szCs w:val="28"/>
          <w:lang w:bidi="en-US"/>
          <w:rPrChange w:id="490" w:author="James Vu" w:date="2024-04-18T22:33:00Z">
            <w:rPr>
              <w:lang w:bidi="en-US"/>
            </w:rPr>
          </w:rPrChange>
        </w:rPr>
        <w:t xml:space="preserve">ế hoạch triển khai Chương </w:t>
      </w:r>
      <w:r w:rsidR="00D70185" w:rsidRPr="00167CE0">
        <w:rPr>
          <w:sz w:val="28"/>
          <w:szCs w:val="28"/>
          <w:lang w:bidi="en-US"/>
          <w:rPrChange w:id="491" w:author="James Vu" w:date="2024-04-18T22:33:00Z">
            <w:rPr>
              <w:lang w:bidi="en-US"/>
            </w:rPr>
          </w:rPrChange>
        </w:rPr>
        <w:t>trình hành</w:t>
      </w:r>
      <w:r w:rsidR="002222B2" w:rsidRPr="00167CE0">
        <w:rPr>
          <w:sz w:val="28"/>
          <w:szCs w:val="28"/>
          <w:lang w:bidi="en-US"/>
          <w:rPrChange w:id="492" w:author="James Vu" w:date="2024-04-18T22:33:00Z">
            <w:rPr>
              <w:lang w:bidi="en-US"/>
            </w:rPr>
          </w:rPrChange>
        </w:rPr>
        <w:t xml:space="preserve"> động của Chính phủ và Chương trình hành động của Ban Chấp hành Đảng bộ tỉnh thực hiện Nghị quyết 09-NQ/TW của Bộ Chính trị về xây dựng, phát triển tỉnh Khánh </w:t>
      </w:r>
      <w:r w:rsidR="00B9529B" w:rsidRPr="00167CE0">
        <w:rPr>
          <w:sz w:val="28"/>
          <w:szCs w:val="28"/>
          <w:lang w:bidi="en-US"/>
          <w:rPrChange w:id="493" w:author="James Vu" w:date="2024-04-18T22:33:00Z">
            <w:rPr>
              <w:lang w:bidi="en-US"/>
            </w:rPr>
          </w:rPrChange>
        </w:rPr>
        <w:t>Hòa</w:t>
      </w:r>
      <w:r w:rsidR="002222B2" w:rsidRPr="00167CE0">
        <w:rPr>
          <w:sz w:val="28"/>
          <w:szCs w:val="28"/>
          <w:lang w:bidi="en-US"/>
          <w:rPrChange w:id="494" w:author="James Vu" w:date="2024-04-18T22:33:00Z">
            <w:rPr>
              <w:lang w:bidi="en-US"/>
            </w:rPr>
          </w:rPrChange>
        </w:rPr>
        <w:t xml:space="preserve"> đến năm 2030, tầm nhìn đến năm 2045 cũng </w:t>
      </w:r>
      <w:r w:rsidRPr="00167CE0">
        <w:rPr>
          <w:sz w:val="28"/>
          <w:szCs w:val="28"/>
          <w:lang w:bidi="en-US"/>
          <w:rPrChange w:id="495" w:author="James Vu" w:date="2024-04-18T22:33:00Z">
            <w:rPr>
              <w:lang w:bidi="en-US"/>
            </w:rPr>
          </w:rPrChange>
        </w:rPr>
        <w:t>xác định</w:t>
      </w:r>
      <w:r w:rsidR="002222B2" w:rsidRPr="00167CE0">
        <w:rPr>
          <w:sz w:val="28"/>
          <w:szCs w:val="28"/>
          <w:lang w:bidi="en-US"/>
          <w:rPrChange w:id="496" w:author="James Vu" w:date="2024-04-18T22:33:00Z">
            <w:rPr>
              <w:lang w:bidi="en-US"/>
            </w:rPr>
          </w:rPrChange>
        </w:rPr>
        <w:t xml:space="preserve"> </w:t>
      </w:r>
      <w:r w:rsidRPr="00167CE0">
        <w:rPr>
          <w:sz w:val="28"/>
          <w:szCs w:val="28"/>
          <w:lang w:bidi="en-US"/>
          <w:rPrChange w:id="497" w:author="James Vu" w:date="2024-04-18T22:33:00Z">
            <w:rPr>
              <w:lang w:bidi="en-US"/>
            </w:rPr>
          </w:rPrChange>
        </w:rPr>
        <w:t>c</w:t>
      </w:r>
      <w:r w:rsidR="002222B2" w:rsidRPr="00167CE0">
        <w:rPr>
          <w:sz w:val="28"/>
          <w:szCs w:val="28"/>
          <w:lang w:bidi="en-US"/>
          <w:rPrChange w:id="498" w:author="James Vu" w:date="2024-04-18T22:33:00Z">
            <w:rPr>
              <w:lang w:bidi="en-US"/>
            </w:rPr>
          </w:rPrChange>
        </w:rPr>
        <w:t xml:space="preserve">huyển đổi số </w:t>
      </w:r>
      <w:r w:rsidRPr="00167CE0">
        <w:rPr>
          <w:sz w:val="28"/>
          <w:szCs w:val="28"/>
          <w:lang w:bidi="en-US"/>
          <w:rPrChange w:id="499" w:author="James Vu" w:date="2024-04-18T22:33:00Z">
            <w:rPr>
              <w:lang w:bidi="en-US"/>
            </w:rPr>
          </w:rPrChange>
        </w:rPr>
        <w:t>n</w:t>
      </w:r>
      <w:r w:rsidR="002222B2" w:rsidRPr="00167CE0">
        <w:rPr>
          <w:sz w:val="28"/>
          <w:szCs w:val="28"/>
          <w:lang w:bidi="en-US"/>
          <w:rPrChange w:id="500" w:author="James Vu" w:date="2024-04-18T22:33:00Z">
            <w:rPr>
              <w:lang w:bidi="en-US"/>
            </w:rPr>
          </w:rPrChange>
        </w:rPr>
        <w:t xml:space="preserve">ông nghiệp là một trong các lĩnh vực cần được ưu tiên </w:t>
      </w:r>
      <w:r w:rsidR="0032497D" w:rsidRPr="00167CE0">
        <w:rPr>
          <w:sz w:val="28"/>
          <w:szCs w:val="28"/>
          <w:lang w:bidi="en-US"/>
          <w:rPrChange w:id="501" w:author="James Vu" w:date="2024-04-18T22:33:00Z">
            <w:rPr>
              <w:lang w:bidi="en-US"/>
            </w:rPr>
          </w:rPrChange>
        </w:rPr>
        <w:t xml:space="preserve">thực hiện </w:t>
      </w:r>
      <w:r w:rsidR="002222B2" w:rsidRPr="00167CE0">
        <w:rPr>
          <w:sz w:val="28"/>
          <w:szCs w:val="28"/>
          <w:lang w:bidi="en-US"/>
          <w:rPrChange w:id="502" w:author="James Vu" w:date="2024-04-18T22:33:00Z">
            <w:rPr>
              <w:lang w:bidi="en-US"/>
            </w:rPr>
          </w:rPrChange>
        </w:rPr>
        <w:t>chuyển đổi số.</w:t>
      </w:r>
      <w:r w:rsidRPr="00167CE0">
        <w:rPr>
          <w:sz w:val="28"/>
          <w:szCs w:val="28"/>
          <w:lang w:bidi="en-US"/>
          <w:rPrChange w:id="503" w:author="James Vu" w:date="2024-04-18T22:33:00Z">
            <w:rPr>
              <w:lang w:bidi="en-US"/>
            </w:rPr>
          </w:rPrChange>
        </w:rPr>
        <w:t xml:space="preserve"> </w:t>
      </w:r>
      <w:r w:rsidRPr="00167CE0">
        <w:rPr>
          <w:sz w:val="28"/>
          <w:szCs w:val="28"/>
          <w:shd w:val="clear" w:color="auto" w:fill="FFFFFF"/>
          <w:rPrChange w:id="504" w:author="James Vu" w:date="2024-04-18T22:33:00Z">
            <w:rPr>
              <w:shd w:val="clear" w:color="auto" w:fill="FFFFFF"/>
            </w:rPr>
          </w:rPrChange>
        </w:rPr>
        <w:t>T</w:t>
      </w:r>
      <w:r w:rsidR="00A243D9" w:rsidRPr="00167CE0">
        <w:rPr>
          <w:sz w:val="28"/>
          <w:szCs w:val="28"/>
          <w:shd w:val="clear" w:color="auto" w:fill="FFFFFF"/>
          <w:rPrChange w:id="505" w:author="James Vu" w:date="2024-04-18T22:33:00Z">
            <w:rPr>
              <w:shd w:val="clear" w:color="auto" w:fill="FFFFFF"/>
            </w:rPr>
          </w:rPrChange>
        </w:rPr>
        <w:t>húc đẩy chuyển đổi số cũng là một trong các giải pháp chính của Chiến lược phát triển nông nghiệp và nông thôn bền vững giai đoạn 2021-2030, tầm nhìn đến năm 20</w:t>
      </w:r>
      <w:r w:rsidR="00A056AD" w:rsidRPr="00167CE0">
        <w:rPr>
          <w:sz w:val="28"/>
          <w:szCs w:val="28"/>
          <w:shd w:val="clear" w:color="auto" w:fill="FFFFFF"/>
          <w:rPrChange w:id="506" w:author="James Vu" w:date="2024-04-18T22:33:00Z">
            <w:rPr>
              <w:shd w:val="clear" w:color="auto" w:fill="FFFFFF"/>
            </w:rPr>
          </w:rPrChange>
        </w:rPr>
        <w:t>5</w:t>
      </w:r>
      <w:r w:rsidR="00A243D9" w:rsidRPr="00167CE0">
        <w:rPr>
          <w:sz w:val="28"/>
          <w:szCs w:val="28"/>
          <w:shd w:val="clear" w:color="auto" w:fill="FFFFFF"/>
          <w:rPrChange w:id="507" w:author="James Vu" w:date="2024-04-18T22:33:00Z">
            <w:rPr>
              <w:shd w:val="clear" w:color="auto" w:fill="FFFFFF"/>
            </w:rPr>
          </w:rPrChange>
        </w:rPr>
        <w:t xml:space="preserve">0. </w:t>
      </w:r>
    </w:p>
    <w:p w14:paraId="06C4598B" w14:textId="42C6E688" w:rsidR="00EA3858" w:rsidRPr="00167CE0" w:rsidRDefault="008A4FB5">
      <w:pPr>
        <w:widowControl w:val="0"/>
        <w:spacing w:before="120" w:after="120"/>
        <w:jc w:val="both"/>
        <w:rPr>
          <w:b/>
          <w:bCs/>
          <w:i/>
          <w:iCs/>
          <w:sz w:val="28"/>
          <w:szCs w:val="28"/>
          <w:rPrChange w:id="508" w:author="James Vu" w:date="2024-04-18T22:33:00Z">
            <w:rPr>
              <w:b/>
              <w:bCs/>
              <w:i/>
              <w:iCs/>
            </w:rPr>
          </w:rPrChange>
        </w:rPr>
        <w:pPrChange w:id="509" w:author="James Vu" w:date="2024-04-18T22:33:00Z">
          <w:pPr>
            <w:widowControl w:val="0"/>
            <w:spacing w:before="120" w:after="120"/>
          </w:pPr>
        </w:pPrChange>
      </w:pPr>
      <w:bookmarkStart w:id="510" w:name="_Toc42623138"/>
      <w:r w:rsidRPr="00167CE0">
        <w:rPr>
          <w:b/>
          <w:bCs/>
          <w:i/>
          <w:iCs/>
          <w:sz w:val="28"/>
          <w:szCs w:val="28"/>
          <w:rPrChange w:id="511" w:author="James Vu" w:date="2024-04-18T22:33:00Z">
            <w:rPr>
              <w:b/>
              <w:bCs/>
              <w:i/>
              <w:iCs/>
            </w:rPr>
          </w:rPrChange>
        </w:rPr>
        <w:t>b</w:t>
      </w:r>
      <w:r w:rsidR="009E74A0" w:rsidRPr="00167CE0">
        <w:rPr>
          <w:b/>
          <w:bCs/>
          <w:i/>
          <w:iCs/>
          <w:sz w:val="28"/>
          <w:szCs w:val="28"/>
          <w:rPrChange w:id="512" w:author="James Vu" w:date="2024-04-18T22:33:00Z">
            <w:rPr>
              <w:b/>
              <w:bCs/>
              <w:i/>
              <w:iCs/>
            </w:rPr>
          </w:rPrChange>
        </w:rPr>
        <w:t xml:space="preserve">. </w:t>
      </w:r>
      <w:r w:rsidR="00B305DC" w:rsidRPr="00167CE0">
        <w:rPr>
          <w:b/>
          <w:bCs/>
          <w:i/>
          <w:iCs/>
          <w:sz w:val="28"/>
          <w:szCs w:val="28"/>
          <w:rPrChange w:id="513" w:author="James Vu" w:date="2024-04-18T22:33:00Z">
            <w:rPr>
              <w:b/>
              <w:bCs/>
              <w:i/>
              <w:iCs/>
            </w:rPr>
          </w:rPrChange>
        </w:rPr>
        <w:t xml:space="preserve">Hiện trạng thông tin, dữ liệu, cơ sở dữ liệu </w:t>
      </w:r>
      <w:r w:rsidRPr="00167CE0">
        <w:rPr>
          <w:b/>
          <w:bCs/>
          <w:i/>
          <w:iCs/>
          <w:sz w:val="28"/>
          <w:szCs w:val="28"/>
          <w:rPrChange w:id="514" w:author="James Vu" w:date="2024-04-18T22:33:00Z">
            <w:rPr>
              <w:b/>
              <w:bCs/>
              <w:i/>
              <w:iCs/>
            </w:rPr>
          </w:rPrChange>
        </w:rPr>
        <w:t>ngành nông nghiệp</w:t>
      </w:r>
      <w:r w:rsidR="001D458C" w:rsidRPr="00167CE0">
        <w:rPr>
          <w:b/>
          <w:bCs/>
          <w:i/>
          <w:iCs/>
          <w:sz w:val="28"/>
          <w:szCs w:val="28"/>
          <w:rPrChange w:id="515" w:author="James Vu" w:date="2024-04-18T22:33:00Z">
            <w:rPr>
              <w:b/>
              <w:bCs/>
              <w:i/>
              <w:iCs/>
            </w:rPr>
          </w:rPrChange>
        </w:rPr>
        <w:t xml:space="preserve"> tỉnh Khánh Hòa</w:t>
      </w:r>
    </w:p>
    <w:p w14:paraId="0D73D421" w14:textId="5EA88747" w:rsidR="00B74895" w:rsidRPr="00167CE0" w:rsidRDefault="00B74895">
      <w:pPr>
        <w:widowControl w:val="0"/>
        <w:spacing w:before="120" w:after="120"/>
        <w:jc w:val="both"/>
        <w:rPr>
          <w:sz w:val="28"/>
          <w:szCs w:val="28"/>
          <w:rPrChange w:id="516" w:author="James Vu" w:date="2024-04-18T22:33:00Z">
            <w:rPr/>
          </w:rPrChange>
        </w:rPr>
        <w:pPrChange w:id="517" w:author="James Vu" w:date="2024-04-18T22:33:00Z">
          <w:pPr>
            <w:widowControl w:val="0"/>
            <w:spacing w:before="120" w:after="120"/>
          </w:pPr>
        </w:pPrChange>
      </w:pPr>
      <w:r w:rsidRPr="00167CE0">
        <w:rPr>
          <w:sz w:val="28"/>
          <w:szCs w:val="28"/>
          <w:rPrChange w:id="518" w:author="James Vu" w:date="2024-04-18T22:33:00Z">
            <w:rPr/>
          </w:rPrChange>
        </w:rPr>
        <w:t xml:space="preserve">Thông tin, dữ liệu và </w:t>
      </w:r>
      <w:r w:rsidR="001B4159" w:rsidRPr="00167CE0">
        <w:rPr>
          <w:sz w:val="28"/>
          <w:szCs w:val="28"/>
          <w:rPrChange w:id="519" w:author="James Vu" w:date="2024-04-18T22:33:00Z">
            <w:rPr/>
          </w:rPrChange>
        </w:rPr>
        <w:t xml:space="preserve">cơ sở dữ liệu (gọi tắt là CSDL) </w:t>
      </w:r>
      <w:r w:rsidRPr="00167CE0">
        <w:rPr>
          <w:sz w:val="28"/>
          <w:szCs w:val="28"/>
          <w:rPrChange w:id="520" w:author="James Vu" w:date="2024-04-18T22:33:00Z">
            <w:rPr/>
          </w:rPrChange>
        </w:rPr>
        <w:t xml:space="preserve">ngành nông nghiệp rất đa dạng, khối lượng rất lớn, do từng đơn vị chuyên môn quản lý, có ý nghĩa quan trọng trong công tác quản lý và sản xuất các sản phẩm nông nghiệp. Tuy nhiên, thông tin, dữ liệu còn thô sơ, rời rạc, chủ yếu dưới dạng giấy, </w:t>
      </w:r>
      <w:r w:rsidR="00FA7F92" w:rsidRPr="00167CE0">
        <w:rPr>
          <w:sz w:val="28"/>
          <w:szCs w:val="28"/>
          <w:rPrChange w:id="521" w:author="James Vu" w:date="2024-04-18T22:33:00Z">
            <w:rPr/>
          </w:rPrChange>
        </w:rPr>
        <w:t>W</w:t>
      </w:r>
      <w:r w:rsidRPr="00167CE0">
        <w:rPr>
          <w:sz w:val="28"/>
          <w:szCs w:val="28"/>
          <w:rPrChange w:id="522" w:author="James Vu" w:date="2024-04-18T22:33:00Z">
            <w:rPr/>
          </w:rPrChange>
        </w:rPr>
        <w:t xml:space="preserve">ord, </w:t>
      </w:r>
      <w:r w:rsidR="00FA7F92" w:rsidRPr="00167CE0">
        <w:rPr>
          <w:sz w:val="28"/>
          <w:szCs w:val="28"/>
          <w:rPrChange w:id="523" w:author="James Vu" w:date="2024-04-18T22:33:00Z">
            <w:rPr/>
          </w:rPrChange>
        </w:rPr>
        <w:t>E</w:t>
      </w:r>
      <w:r w:rsidRPr="00167CE0">
        <w:rPr>
          <w:sz w:val="28"/>
          <w:szCs w:val="28"/>
          <w:rPrChange w:id="524" w:author="James Vu" w:date="2024-04-18T22:33:00Z">
            <w:rPr/>
          </w:rPrChange>
        </w:rPr>
        <w:t>xcel</w:t>
      </w:r>
      <w:r w:rsidR="00AA0D29" w:rsidRPr="00167CE0">
        <w:rPr>
          <w:sz w:val="28"/>
          <w:szCs w:val="28"/>
          <w:rPrChange w:id="525" w:author="James Vu" w:date="2024-04-18T22:33:00Z">
            <w:rPr/>
          </w:rPrChange>
        </w:rPr>
        <w:t>,...</w:t>
      </w:r>
      <w:r w:rsidRPr="00167CE0">
        <w:rPr>
          <w:sz w:val="28"/>
          <w:szCs w:val="28"/>
          <w:rPrChange w:id="526" w:author="James Vu" w:date="2024-04-18T22:33:00Z">
            <w:rPr/>
          </w:rPrChange>
        </w:rPr>
        <w:t xml:space="preserve"> không phát huy được giá trị sử dụng. </w:t>
      </w:r>
    </w:p>
    <w:p w14:paraId="09C7103C" w14:textId="1D43A211" w:rsidR="00184C10" w:rsidRPr="00167CE0" w:rsidRDefault="00184C10">
      <w:pPr>
        <w:widowControl w:val="0"/>
        <w:spacing w:before="120" w:after="120"/>
        <w:jc w:val="both"/>
        <w:rPr>
          <w:sz w:val="28"/>
          <w:szCs w:val="28"/>
          <w:rPrChange w:id="527" w:author="James Vu" w:date="2024-04-18T22:33:00Z">
            <w:rPr/>
          </w:rPrChange>
        </w:rPr>
        <w:pPrChange w:id="528" w:author="James Vu" w:date="2024-04-18T22:33:00Z">
          <w:pPr>
            <w:widowControl w:val="0"/>
            <w:spacing w:before="120" w:after="120"/>
          </w:pPr>
        </w:pPrChange>
      </w:pPr>
      <w:r w:rsidRPr="00167CE0">
        <w:rPr>
          <w:sz w:val="28"/>
          <w:szCs w:val="28"/>
          <w:rPrChange w:id="529" w:author="James Vu" w:date="2024-04-18T22:33:00Z">
            <w:rPr/>
          </w:rPrChange>
        </w:rPr>
        <w:t xml:space="preserve">Hiện trạng thông tin, dữ liệu, </w:t>
      </w:r>
      <w:r w:rsidR="001B4159" w:rsidRPr="00167CE0">
        <w:rPr>
          <w:sz w:val="28"/>
          <w:szCs w:val="28"/>
          <w:rPrChange w:id="530" w:author="James Vu" w:date="2024-04-18T22:33:00Z">
            <w:rPr/>
          </w:rPrChange>
        </w:rPr>
        <w:t xml:space="preserve">CSDL </w:t>
      </w:r>
      <w:r w:rsidR="001D458C" w:rsidRPr="00167CE0">
        <w:rPr>
          <w:sz w:val="28"/>
          <w:szCs w:val="28"/>
          <w:rPrChange w:id="531" w:author="James Vu" w:date="2024-04-18T22:33:00Z">
            <w:rPr/>
          </w:rPrChange>
        </w:rPr>
        <w:t>ngành</w:t>
      </w:r>
      <w:r w:rsidRPr="00167CE0">
        <w:rPr>
          <w:sz w:val="28"/>
          <w:szCs w:val="28"/>
          <w:rPrChange w:id="532" w:author="James Vu" w:date="2024-04-18T22:33:00Z">
            <w:rPr/>
          </w:rPrChange>
        </w:rPr>
        <w:t xml:space="preserve"> nông nghiệp được thống kê theo bảng dưới đây:</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533" w:author="James Vu" w:date="2024-04-19T00:29:00Z">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709"/>
        <w:gridCol w:w="1985"/>
        <w:gridCol w:w="4677"/>
        <w:gridCol w:w="1843"/>
        <w:tblGridChange w:id="534">
          <w:tblGrid>
            <w:gridCol w:w="709"/>
            <w:gridCol w:w="1985"/>
            <w:gridCol w:w="4677"/>
            <w:gridCol w:w="1843"/>
          </w:tblGrid>
        </w:tblGridChange>
      </w:tblGrid>
      <w:tr w:rsidR="00D80D17" w:rsidRPr="003C02FF" w14:paraId="09A0308A" w14:textId="77777777" w:rsidTr="003C02FF">
        <w:trPr>
          <w:trHeight w:val="20"/>
          <w:tblHeader/>
          <w:trPrChange w:id="535" w:author="James Vu" w:date="2024-04-19T00:29:00Z">
            <w:trPr>
              <w:trHeight w:val="20"/>
              <w:tblHeader/>
            </w:trPr>
          </w:trPrChange>
        </w:trPr>
        <w:tc>
          <w:tcPr>
            <w:tcW w:w="709" w:type="dxa"/>
            <w:shd w:val="clear" w:color="auto" w:fill="auto"/>
            <w:noWrap/>
            <w:vAlign w:val="center"/>
            <w:hideMark/>
            <w:tcPrChange w:id="536" w:author="James Vu" w:date="2024-04-19T00:29:00Z">
              <w:tcPr>
                <w:tcW w:w="709" w:type="dxa"/>
                <w:shd w:val="clear" w:color="auto" w:fill="DBE5F1" w:themeFill="accent1" w:themeFillTint="33"/>
                <w:noWrap/>
                <w:vAlign w:val="center"/>
                <w:hideMark/>
              </w:tcPr>
            </w:tcPrChange>
          </w:tcPr>
          <w:p w14:paraId="34C683E5" w14:textId="77777777" w:rsidR="00D80D17" w:rsidRPr="003C02FF" w:rsidRDefault="00D80D17" w:rsidP="003C02FF">
            <w:pPr>
              <w:widowControl w:val="0"/>
              <w:spacing w:before="120" w:after="120"/>
              <w:jc w:val="center"/>
              <w:rPr>
                <w:b/>
                <w:bCs/>
                <w:rPrChange w:id="537" w:author="James Vu" w:date="2024-04-19T00:28:00Z">
                  <w:rPr>
                    <w:b/>
                    <w:bCs/>
                    <w:sz w:val="26"/>
                    <w:szCs w:val="26"/>
                  </w:rPr>
                </w:rPrChange>
              </w:rPr>
            </w:pPr>
            <w:bookmarkStart w:id="538" w:name="_Hlk160436192"/>
            <w:r w:rsidRPr="003C02FF">
              <w:rPr>
                <w:b/>
                <w:bCs/>
                <w:rPrChange w:id="539" w:author="James Vu" w:date="2024-04-19T00:28:00Z">
                  <w:rPr>
                    <w:b/>
                    <w:bCs/>
                    <w:sz w:val="26"/>
                    <w:szCs w:val="26"/>
                  </w:rPr>
                </w:rPrChange>
              </w:rPr>
              <w:t>STT</w:t>
            </w:r>
          </w:p>
        </w:tc>
        <w:tc>
          <w:tcPr>
            <w:tcW w:w="1985" w:type="dxa"/>
            <w:shd w:val="clear" w:color="auto" w:fill="auto"/>
            <w:vAlign w:val="center"/>
            <w:hideMark/>
            <w:tcPrChange w:id="540" w:author="James Vu" w:date="2024-04-19T00:29:00Z">
              <w:tcPr>
                <w:tcW w:w="1985" w:type="dxa"/>
                <w:shd w:val="clear" w:color="auto" w:fill="DBE5F1" w:themeFill="accent1" w:themeFillTint="33"/>
                <w:vAlign w:val="center"/>
                <w:hideMark/>
              </w:tcPr>
            </w:tcPrChange>
          </w:tcPr>
          <w:p w14:paraId="3EBEC793" w14:textId="39BEFB54" w:rsidR="00D80D17" w:rsidRPr="003C02FF" w:rsidRDefault="00D80D17">
            <w:pPr>
              <w:widowControl w:val="0"/>
              <w:spacing w:before="120" w:after="120"/>
              <w:rPr>
                <w:b/>
                <w:bCs/>
                <w:rPrChange w:id="541" w:author="James Vu" w:date="2024-04-19T00:28:00Z">
                  <w:rPr>
                    <w:b/>
                    <w:bCs/>
                    <w:sz w:val="26"/>
                    <w:szCs w:val="26"/>
                  </w:rPr>
                </w:rPrChange>
              </w:rPr>
              <w:pPrChange w:id="542" w:author="James Vu" w:date="2024-04-19T00:30:00Z">
                <w:pPr>
                  <w:widowControl w:val="0"/>
                  <w:spacing w:before="120" w:after="120"/>
                  <w:jc w:val="center"/>
                </w:pPr>
              </w:pPrChange>
            </w:pPr>
            <w:r w:rsidRPr="003C02FF">
              <w:rPr>
                <w:b/>
                <w:bCs/>
                <w:rPrChange w:id="543" w:author="James Vu" w:date="2024-04-19T00:28:00Z">
                  <w:rPr>
                    <w:b/>
                    <w:bCs/>
                    <w:sz w:val="26"/>
                    <w:szCs w:val="26"/>
                  </w:rPr>
                </w:rPrChange>
              </w:rPr>
              <w:t>TÊN DỮ LIỆU, CƠ SỞ DỮ LIỆU</w:t>
            </w:r>
          </w:p>
        </w:tc>
        <w:tc>
          <w:tcPr>
            <w:tcW w:w="4677" w:type="dxa"/>
            <w:shd w:val="clear" w:color="auto" w:fill="auto"/>
            <w:vAlign w:val="center"/>
            <w:hideMark/>
            <w:tcPrChange w:id="544" w:author="James Vu" w:date="2024-04-19T00:29:00Z">
              <w:tcPr>
                <w:tcW w:w="4677" w:type="dxa"/>
                <w:shd w:val="clear" w:color="auto" w:fill="DBE5F1" w:themeFill="accent1" w:themeFillTint="33"/>
                <w:vAlign w:val="center"/>
                <w:hideMark/>
              </w:tcPr>
            </w:tcPrChange>
          </w:tcPr>
          <w:p w14:paraId="37FB3502" w14:textId="04259651" w:rsidR="00D80D17" w:rsidRPr="003C02FF" w:rsidRDefault="00D80D17">
            <w:pPr>
              <w:widowControl w:val="0"/>
              <w:spacing w:before="120" w:after="120"/>
              <w:rPr>
                <w:b/>
                <w:bCs/>
                <w:rPrChange w:id="545" w:author="James Vu" w:date="2024-04-19T00:28:00Z">
                  <w:rPr>
                    <w:b/>
                    <w:bCs/>
                    <w:sz w:val="26"/>
                    <w:szCs w:val="26"/>
                  </w:rPr>
                </w:rPrChange>
              </w:rPr>
              <w:pPrChange w:id="546" w:author="James Vu" w:date="2024-04-19T00:30:00Z">
                <w:pPr>
                  <w:widowControl w:val="0"/>
                  <w:spacing w:before="120" w:after="120"/>
                  <w:jc w:val="center"/>
                </w:pPr>
              </w:pPrChange>
            </w:pPr>
            <w:r w:rsidRPr="003C02FF">
              <w:rPr>
                <w:b/>
                <w:bCs/>
                <w:rPrChange w:id="547" w:author="James Vu" w:date="2024-04-19T00:28:00Z">
                  <w:rPr>
                    <w:b/>
                    <w:bCs/>
                    <w:sz w:val="26"/>
                    <w:szCs w:val="26"/>
                  </w:rPr>
                </w:rPrChange>
              </w:rPr>
              <w:t>MÔ TẢ NỘI DUNG DỮ LIỆU, CƠ SỞ DỮ LIỆU</w:t>
            </w:r>
          </w:p>
        </w:tc>
        <w:tc>
          <w:tcPr>
            <w:tcW w:w="1843" w:type="dxa"/>
            <w:shd w:val="clear" w:color="auto" w:fill="auto"/>
            <w:noWrap/>
            <w:vAlign w:val="center"/>
            <w:hideMark/>
            <w:tcPrChange w:id="548" w:author="James Vu" w:date="2024-04-19T00:29:00Z">
              <w:tcPr>
                <w:tcW w:w="1843" w:type="dxa"/>
                <w:shd w:val="clear" w:color="auto" w:fill="DBE5F1" w:themeFill="accent1" w:themeFillTint="33"/>
                <w:noWrap/>
                <w:vAlign w:val="center"/>
                <w:hideMark/>
              </w:tcPr>
            </w:tcPrChange>
          </w:tcPr>
          <w:p w14:paraId="3B2D6911" w14:textId="77777777" w:rsidR="00D80D17" w:rsidRPr="003C02FF" w:rsidRDefault="00D80D17">
            <w:pPr>
              <w:widowControl w:val="0"/>
              <w:spacing w:before="120" w:after="120"/>
              <w:rPr>
                <w:b/>
                <w:bCs/>
                <w:rPrChange w:id="549" w:author="James Vu" w:date="2024-04-19T00:28:00Z">
                  <w:rPr>
                    <w:b/>
                    <w:bCs/>
                    <w:sz w:val="26"/>
                    <w:szCs w:val="26"/>
                  </w:rPr>
                </w:rPrChange>
              </w:rPr>
              <w:pPrChange w:id="550" w:author="James Vu" w:date="2024-04-19T00:29:00Z">
                <w:pPr>
                  <w:widowControl w:val="0"/>
                  <w:spacing w:before="120" w:after="120"/>
                  <w:jc w:val="center"/>
                </w:pPr>
              </w:pPrChange>
            </w:pPr>
            <w:r w:rsidRPr="003C02FF">
              <w:rPr>
                <w:b/>
                <w:bCs/>
                <w:rPrChange w:id="551" w:author="James Vu" w:date="2024-04-19T00:28:00Z">
                  <w:rPr>
                    <w:b/>
                    <w:bCs/>
                    <w:sz w:val="26"/>
                    <w:szCs w:val="26"/>
                  </w:rPr>
                </w:rPrChange>
              </w:rPr>
              <w:t>ĐỊNH DẠNG</w:t>
            </w:r>
          </w:p>
        </w:tc>
      </w:tr>
      <w:tr w:rsidR="000C0253" w:rsidRPr="003C02FF" w14:paraId="6CA63292" w14:textId="77777777" w:rsidTr="003C02FF">
        <w:trPr>
          <w:trHeight w:val="20"/>
          <w:trPrChange w:id="552" w:author="James Vu" w:date="2024-04-19T00:29:00Z">
            <w:trPr>
              <w:trHeight w:val="20"/>
            </w:trPr>
          </w:trPrChange>
        </w:trPr>
        <w:tc>
          <w:tcPr>
            <w:tcW w:w="709" w:type="dxa"/>
            <w:shd w:val="clear" w:color="auto" w:fill="auto"/>
            <w:noWrap/>
            <w:vAlign w:val="center"/>
            <w:hideMark/>
            <w:tcPrChange w:id="553" w:author="James Vu" w:date="2024-04-19T00:29:00Z">
              <w:tcPr>
                <w:tcW w:w="709" w:type="dxa"/>
                <w:shd w:val="clear" w:color="auto" w:fill="auto"/>
                <w:noWrap/>
                <w:vAlign w:val="center"/>
                <w:hideMark/>
              </w:tcPr>
            </w:tcPrChange>
          </w:tcPr>
          <w:p w14:paraId="6172CD7C" w14:textId="77777777" w:rsidR="000C0253" w:rsidRPr="003C02FF" w:rsidRDefault="000C0253" w:rsidP="003C02FF">
            <w:pPr>
              <w:widowControl w:val="0"/>
              <w:spacing w:before="120" w:after="120"/>
              <w:jc w:val="center"/>
              <w:rPr>
                <w:b/>
                <w:bCs/>
                <w:rPrChange w:id="554" w:author="James Vu" w:date="2024-04-19T00:28:00Z">
                  <w:rPr>
                    <w:b/>
                    <w:bCs/>
                    <w:sz w:val="26"/>
                    <w:szCs w:val="26"/>
                  </w:rPr>
                </w:rPrChange>
              </w:rPr>
            </w:pPr>
            <w:r w:rsidRPr="003C02FF">
              <w:rPr>
                <w:b/>
                <w:bCs/>
                <w:rPrChange w:id="555" w:author="James Vu" w:date="2024-04-19T00:28:00Z">
                  <w:rPr>
                    <w:b/>
                    <w:bCs/>
                    <w:sz w:val="26"/>
                    <w:szCs w:val="26"/>
                  </w:rPr>
                </w:rPrChange>
              </w:rPr>
              <w:t>1</w:t>
            </w:r>
          </w:p>
        </w:tc>
        <w:tc>
          <w:tcPr>
            <w:tcW w:w="8505" w:type="dxa"/>
            <w:gridSpan w:val="3"/>
            <w:shd w:val="clear" w:color="auto" w:fill="auto"/>
            <w:vAlign w:val="center"/>
            <w:hideMark/>
            <w:tcPrChange w:id="556" w:author="James Vu" w:date="2024-04-19T00:29:00Z">
              <w:tcPr>
                <w:tcW w:w="8505" w:type="dxa"/>
                <w:gridSpan w:val="3"/>
                <w:shd w:val="clear" w:color="auto" w:fill="auto"/>
                <w:vAlign w:val="center"/>
                <w:hideMark/>
              </w:tcPr>
            </w:tcPrChange>
          </w:tcPr>
          <w:p w14:paraId="4F5BF87F" w14:textId="7A7B3923" w:rsidR="000C0253" w:rsidRPr="003C02FF" w:rsidRDefault="000C0253" w:rsidP="003C02FF">
            <w:pPr>
              <w:widowControl w:val="0"/>
              <w:spacing w:before="120" w:after="120"/>
              <w:rPr>
                <w:b/>
                <w:bCs/>
                <w:rPrChange w:id="557" w:author="James Vu" w:date="2024-04-19T00:28:00Z">
                  <w:rPr>
                    <w:b/>
                    <w:bCs/>
                    <w:sz w:val="26"/>
                    <w:szCs w:val="26"/>
                  </w:rPr>
                </w:rPrChange>
              </w:rPr>
            </w:pPr>
            <w:r w:rsidRPr="003C02FF">
              <w:rPr>
                <w:b/>
                <w:bCs/>
                <w:rPrChange w:id="558" w:author="James Vu" w:date="2024-04-19T00:28:00Z">
                  <w:rPr>
                    <w:b/>
                    <w:bCs/>
                    <w:sz w:val="26"/>
                    <w:szCs w:val="26"/>
                  </w:rPr>
                </w:rPrChange>
              </w:rPr>
              <w:t>Lĩnh vực phát triển nông thôn</w:t>
            </w:r>
          </w:p>
        </w:tc>
      </w:tr>
      <w:tr w:rsidR="00D80D17" w:rsidRPr="003C02FF" w14:paraId="4A343CF8" w14:textId="77777777" w:rsidTr="003C02FF">
        <w:trPr>
          <w:trHeight w:val="20"/>
          <w:trPrChange w:id="559" w:author="James Vu" w:date="2024-04-19T00:29:00Z">
            <w:trPr>
              <w:trHeight w:val="20"/>
            </w:trPr>
          </w:trPrChange>
        </w:trPr>
        <w:tc>
          <w:tcPr>
            <w:tcW w:w="709" w:type="dxa"/>
            <w:shd w:val="clear" w:color="auto" w:fill="auto"/>
            <w:noWrap/>
            <w:vAlign w:val="center"/>
            <w:hideMark/>
            <w:tcPrChange w:id="560" w:author="James Vu" w:date="2024-04-19T00:29:00Z">
              <w:tcPr>
                <w:tcW w:w="709" w:type="dxa"/>
                <w:shd w:val="clear" w:color="auto" w:fill="auto"/>
                <w:noWrap/>
                <w:vAlign w:val="center"/>
                <w:hideMark/>
              </w:tcPr>
            </w:tcPrChange>
          </w:tcPr>
          <w:p w14:paraId="3EEEF7FC" w14:textId="77777777" w:rsidR="00D80D17" w:rsidRPr="003C02FF" w:rsidRDefault="00D80D17" w:rsidP="003C02FF">
            <w:pPr>
              <w:widowControl w:val="0"/>
              <w:spacing w:before="120" w:after="120"/>
              <w:jc w:val="center"/>
              <w:rPr>
                <w:rPrChange w:id="561" w:author="James Vu" w:date="2024-04-19T00:28:00Z">
                  <w:rPr>
                    <w:sz w:val="26"/>
                    <w:szCs w:val="26"/>
                  </w:rPr>
                </w:rPrChange>
              </w:rPr>
            </w:pPr>
            <w:r w:rsidRPr="003C02FF">
              <w:rPr>
                <w:rPrChange w:id="562" w:author="James Vu" w:date="2024-04-19T00:28:00Z">
                  <w:rPr>
                    <w:sz w:val="26"/>
                    <w:szCs w:val="26"/>
                  </w:rPr>
                </w:rPrChange>
              </w:rPr>
              <w:t>1.1</w:t>
            </w:r>
          </w:p>
        </w:tc>
        <w:tc>
          <w:tcPr>
            <w:tcW w:w="1985" w:type="dxa"/>
            <w:shd w:val="clear" w:color="auto" w:fill="auto"/>
            <w:vAlign w:val="center"/>
            <w:hideMark/>
            <w:tcPrChange w:id="563" w:author="James Vu" w:date="2024-04-19T00:29:00Z">
              <w:tcPr>
                <w:tcW w:w="1985" w:type="dxa"/>
                <w:shd w:val="clear" w:color="auto" w:fill="auto"/>
                <w:vAlign w:val="center"/>
                <w:hideMark/>
              </w:tcPr>
            </w:tcPrChange>
          </w:tcPr>
          <w:p w14:paraId="70AC5C94" w14:textId="253AD423" w:rsidR="00D80D17" w:rsidRPr="003C02FF" w:rsidRDefault="00D80D17" w:rsidP="003C02FF">
            <w:pPr>
              <w:widowControl w:val="0"/>
              <w:spacing w:before="120" w:after="120"/>
              <w:rPr>
                <w:rPrChange w:id="564" w:author="James Vu" w:date="2024-04-19T00:28:00Z">
                  <w:rPr>
                    <w:sz w:val="26"/>
                    <w:szCs w:val="26"/>
                  </w:rPr>
                </w:rPrChange>
              </w:rPr>
            </w:pPr>
            <w:r w:rsidRPr="003C02FF">
              <w:rPr>
                <w:rPrChange w:id="565" w:author="James Vu" w:date="2024-04-19T00:28:00Z">
                  <w:rPr>
                    <w:sz w:val="26"/>
                    <w:szCs w:val="26"/>
                  </w:rPr>
                </w:rPrChange>
              </w:rPr>
              <w:t>Hợp tác xã nông nghiệp</w:t>
            </w:r>
          </w:p>
        </w:tc>
        <w:tc>
          <w:tcPr>
            <w:tcW w:w="4677" w:type="dxa"/>
            <w:shd w:val="clear" w:color="auto" w:fill="auto"/>
            <w:vAlign w:val="center"/>
            <w:hideMark/>
            <w:tcPrChange w:id="566" w:author="James Vu" w:date="2024-04-19T00:29:00Z">
              <w:tcPr>
                <w:tcW w:w="4677" w:type="dxa"/>
                <w:shd w:val="clear" w:color="auto" w:fill="auto"/>
                <w:vAlign w:val="center"/>
                <w:hideMark/>
              </w:tcPr>
            </w:tcPrChange>
          </w:tcPr>
          <w:p w14:paraId="1F689866" w14:textId="428807EF" w:rsidR="00D80D17" w:rsidRPr="003C02FF" w:rsidRDefault="00D80D17" w:rsidP="003C02FF">
            <w:pPr>
              <w:widowControl w:val="0"/>
              <w:spacing w:before="120" w:after="120"/>
              <w:rPr>
                <w:rPrChange w:id="567" w:author="James Vu" w:date="2024-04-19T00:28:00Z">
                  <w:rPr>
                    <w:sz w:val="26"/>
                    <w:szCs w:val="26"/>
                  </w:rPr>
                </w:rPrChange>
              </w:rPr>
            </w:pPr>
            <w:r w:rsidRPr="003C02FF">
              <w:rPr>
                <w:rPrChange w:id="568" w:author="James Vu" w:date="2024-04-19T00:28:00Z">
                  <w:rPr>
                    <w:sz w:val="26"/>
                    <w:szCs w:val="26"/>
                  </w:rPr>
                </w:rPrChange>
              </w:rPr>
              <w:t>Tên Hợp tác xã; Địa chỉ; Số điện thoại</w:t>
            </w:r>
          </w:p>
        </w:tc>
        <w:tc>
          <w:tcPr>
            <w:tcW w:w="1843" w:type="dxa"/>
            <w:shd w:val="clear" w:color="auto" w:fill="auto"/>
            <w:noWrap/>
            <w:vAlign w:val="center"/>
            <w:hideMark/>
            <w:tcPrChange w:id="569" w:author="James Vu" w:date="2024-04-19T00:29:00Z">
              <w:tcPr>
                <w:tcW w:w="1843" w:type="dxa"/>
                <w:shd w:val="clear" w:color="auto" w:fill="auto"/>
                <w:noWrap/>
                <w:vAlign w:val="center"/>
                <w:hideMark/>
              </w:tcPr>
            </w:tcPrChange>
          </w:tcPr>
          <w:p w14:paraId="0AAB33A3" w14:textId="77777777" w:rsidR="00D80D17" w:rsidRPr="003C02FF" w:rsidRDefault="00D80D17" w:rsidP="003C02FF">
            <w:pPr>
              <w:widowControl w:val="0"/>
              <w:spacing w:before="120" w:after="120"/>
              <w:rPr>
                <w:rPrChange w:id="570" w:author="James Vu" w:date="2024-04-19T00:28:00Z">
                  <w:rPr>
                    <w:sz w:val="26"/>
                    <w:szCs w:val="26"/>
                  </w:rPr>
                </w:rPrChange>
              </w:rPr>
            </w:pPr>
            <w:r w:rsidRPr="003C02FF">
              <w:rPr>
                <w:rPrChange w:id="571" w:author="James Vu" w:date="2024-04-19T00:28:00Z">
                  <w:rPr>
                    <w:sz w:val="26"/>
                    <w:szCs w:val="26"/>
                  </w:rPr>
                </w:rPrChange>
              </w:rPr>
              <w:t>Word, Excel</w:t>
            </w:r>
          </w:p>
        </w:tc>
      </w:tr>
      <w:tr w:rsidR="00D80D17" w:rsidRPr="003C02FF" w14:paraId="0B839C2B" w14:textId="77777777" w:rsidTr="003C02FF">
        <w:trPr>
          <w:trHeight w:val="20"/>
          <w:trPrChange w:id="572" w:author="James Vu" w:date="2024-04-19T00:29:00Z">
            <w:trPr>
              <w:trHeight w:val="20"/>
            </w:trPr>
          </w:trPrChange>
        </w:trPr>
        <w:tc>
          <w:tcPr>
            <w:tcW w:w="709" w:type="dxa"/>
            <w:shd w:val="clear" w:color="auto" w:fill="auto"/>
            <w:noWrap/>
            <w:vAlign w:val="center"/>
            <w:hideMark/>
            <w:tcPrChange w:id="573" w:author="James Vu" w:date="2024-04-19T00:29:00Z">
              <w:tcPr>
                <w:tcW w:w="709" w:type="dxa"/>
                <w:shd w:val="clear" w:color="auto" w:fill="auto"/>
                <w:noWrap/>
                <w:vAlign w:val="center"/>
                <w:hideMark/>
              </w:tcPr>
            </w:tcPrChange>
          </w:tcPr>
          <w:p w14:paraId="5113BFD3" w14:textId="77777777" w:rsidR="00D80D17" w:rsidRPr="003C02FF" w:rsidRDefault="00D80D17" w:rsidP="003C02FF">
            <w:pPr>
              <w:widowControl w:val="0"/>
              <w:spacing w:before="120" w:after="120"/>
              <w:jc w:val="center"/>
              <w:rPr>
                <w:rPrChange w:id="574" w:author="James Vu" w:date="2024-04-19T00:28:00Z">
                  <w:rPr>
                    <w:sz w:val="26"/>
                    <w:szCs w:val="26"/>
                  </w:rPr>
                </w:rPrChange>
              </w:rPr>
            </w:pPr>
            <w:r w:rsidRPr="003C02FF">
              <w:rPr>
                <w:rPrChange w:id="575" w:author="James Vu" w:date="2024-04-19T00:28:00Z">
                  <w:rPr>
                    <w:sz w:val="26"/>
                    <w:szCs w:val="26"/>
                  </w:rPr>
                </w:rPrChange>
              </w:rPr>
              <w:t>1.2</w:t>
            </w:r>
          </w:p>
        </w:tc>
        <w:tc>
          <w:tcPr>
            <w:tcW w:w="1985" w:type="dxa"/>
            <w:shd w:val="clear" w:color="auto" w:fill="auto"/>
            <w:vAlign w:val="center"/>
            <w:hideMark/>
            <w:tcPrChange w:id="576" w:author="James Vu" w:date="2024-04-19T00:29:00Z">
              <w:tcPr>
                <w:tcW w:w="1985" w:type="dxa"/>
                <w:shd w:val="clear" w:color="auto" w:fill="auto"/>
                <w:vAlign w:val="center"/>
                <w:hideMark/>
              </w:tcPr>
            </w:tcPrChange>
          </w:tcPr>
          <w:p w14:paraId="7DB2D14C" w14:textId="2CFDE437" w:rsidR="00D80D17" w:rsidRPr="003C02FF" w:rsidRDefault="00D80D17" w:rsidP="003C02FF">
            <w:pPr>
              <w:widowControl w:val="0"/>
              <w:spacing w:before="120" w:after="120"/>
              <w:rPr>
                <w:rPrChange w:id="577" w:author="James Vu" w:date="2024-04-19T00:28:00Z">
                  <w:rPr>
                    <w:sz w:val="26"/>
                    <w:szCs w:val="26"/>
                  </w:rPr>
                </w:rPrChange>
              </w:rPr>
            </w:pPr>
            <w:r w:rsidRPr="003C02FF">
              <w:rPr>
                <w:rPrChange w:id="578" w:author="James Vu" w:date="2024-04-19T00:28:00Z">
                  <w:rPr>
                    <w:sz w:val="26"/>
                    <w:szCs w:val="26"/>
                  </w:rPr>
                </w:rPrChange>
              </w:rPr>
              <w:t>Ngành nghề Muối</w:t>
            </w:r>
          </w:p>
        </w:tc>
        <w:tc>
          <w:tcPr>
            <w:tcW w:w="4677" w:type="dxa"/>
            <w:shd w:val="clear" w:color="auto" w:fill="auto"/>
            <w:vAlign w:val="center"/>
            <w:hideMark/>
            <w:tcPrChange w:id="579" w:author="James Vu" w:date="2024-04-19T00:29:00Z">
              <w:tcPr>
                <w:tcW w:w="4677" w:type="dxa"/>
                <w:shd w:val="clear" w:color="auto" w:fill="auto"/>
                <w:vAlign w:val="center"/>
                <w:hideMark/>
              </w:tcPr>
            </w:tcPrChange>
          </w:tcPr>
          <w:p w14:paraId="15FA90F0" w14:textId="77777777" w:rsidR="001B4159" w:rsidRPr="003C02FF" w:rsidRDefault="00D80D17" w:rsidP="003C02FF">
            <w:pPr>
              <w:widowControl w:val="0"/>
              <w:spacing w:before="120" w:after="120"/>
              <w:rPr>
                <w:rPrChange w:id="580" w:author="James Vu" w:date="2024-04-19T00:28:00Z">
                  <w:rPr>
                    <w:sz w:val="26"/>
                    <w:szCs w:val="26"/>
                  </w:rPr>
                </w:rPrChange>
              </w:rPr>
            </w:pPr>
            <w:r w:rsidRPr="003C02FF">
              <w:rPr>
                <w:rPrChange w:id="581" w:author="James Vu" w:date="2024-04-19T00:28:00Z">
                  <w:rPr>
                    <w:sz w:val="26"/>
                    <w:szCs w:val="26"/>
                  </w:rPr>
                </w:rPrChange>
              </w:rPr>
              <w:t xml:space="preserve">Diện tích sản xuất muối; Sản lượng muối; Lượng muối tồn dư chuyển kỳ sau; </w:t>
            </w:r>
          </w:p>
          <w:p w14:paraId="50145408" w14:textId="7A0E69B7" w:rsidR="00D80D17" w:rsidRPr="003C02FF" w:rsidRDefault="00D80D17" w:rsidP="003C02FF">
            <w:pPr>
              <w:widowControl w:val="0"/>
              <w:spacing w:before="120" w:after="120"/>
              <w:rPr>
                <w:rPrChange w:id="582" w:author="James Vu" w:date="2024-04-19T00:28:00Z">
                  <w:rPr>
                    <w:sz w:val="26"/>
                    <w:szCs w:val="26"/>
                  </w:rPr>
                </w:rPrChange>
              </w:rPr>
            </w:pPr>
            <w:r w:rsidRPr="003C02FF">
              <w:rPr>
                <w:rPrChange w:id="583" w:author="James Vu" w:date="2024-04-19T00:28:00Z">
                  <w:rPr>
                    <w:sz w:val="26"/>
                    <w:szCs w:val="26"/>
                  </w:rPr>
                </w:rPrChange>
              </w:rPr>
              <w:t>Sản lượng muối chế biến; Số hộ làm muối; Số lao động làm muối.</w:t>
            </w:r>
          </w:p>
        </w:tc>
        <w:tc>
          <w:tcPr>
            <w:tcW w:w="1843" w:type="dxa"/>
            <w:shd w:val="clear" w:color="auto" w:fill="auto"/>
            <w:noWrap/>
            <w:vAlign w:val="center"/>
            <w:hideMark/>
            <w:tcPrChange w:id="584" w:author="James Vu" w:date="2024-04-19T00:29:00Z">
              <w:tcPr>
                <w:tcW w:w="1843" w:type="dxa"/>
                <w:shd w:val="clear" w:color="auto" w:fill="auto"/>
                <w:noWrap/>
                <w:vAlign w:val="center"/>
                <w:hideMark/>
              </w:tcPr>
            </w:tcPrChange>
          </w:tcPr>
          <w:p w14:paraId="36E8A7D3" w14:textId="77777777" w:rsidR="00D80D17" w:rsidRPr="003C02FF" w:rsidRDefault="00D80D17" w:rsidP="003C02FF">
            <w:pPr>
              <w:widowControl w:val="0"/>
              <w:spacing w:before="120" w:after="120"/>
              <w:rPr>
                <w:rPrChange w:id="585" w:author="James Vu" w:date="2024-04-19T00:28:00Z">
                  <w:rPr>
                    <w:sz w:val="26"/>
                    <w:szCs w:val="26"/>
                  </w:rPr>
                </w:rPrChange>
              </w:rPr>
            </w:pPr>
            <w:r w:rsidRPr="003C02FF">
              <w:rPr>
                <w:rPrChange w:id="586" w:author="James Vu" w:date="2024-04-19T00:28:00Z">
                  <w:rPr>
                    <w:sz w:val="26"/>
                    <w:szCs w:val="26"/>
                  </w:rPr>
                </w:rPrChange>
              </w:rPr>
              <w:t>Word, Excel</w:t>
            </w:r>
          </w:p>
        </w:tc>
      </w:tr>
      <w:tr w:rsidR="00D80D17" w:rsidRPr="003C02FF" w14:paraId="739D4E38" w14:textId="77777777" w:rsidTr="003C02FF">
        <w:trPr>
          <w:trHeight w:val="20"/>
          <w:trPrChange w:id="587" w:author="James Vu" w:date="2024-04-19T00:29:00Z">
            <w:trPr>
              <w:trHeight w:val="20"/>
            </w:trPr>
          </w:trPrChange>
        </w:trPr>
        <w:tc>
          <w:tcPr>
            <w:tcW w:w="709" w:type="dxa"/>
            <w:shd w:val="clear" w:color="auto" w:fill="auto"/>
            <w:noWrap/>
            <w:vAlign w:val="center"/>
            <w:hideMark/>
            <w:tcPrChange w:id="588" w:author="James Vu" w:date="2024-04-19T00:29:00Z">
              <w:tcPr>
                <w:tcW w:w="709" w:type="dxa"/>
                <w:shd w:val="clear" w:color="auto" w:fill="auto"/>
                <w:noWrap/>
                <w:vAlign w:val="center"/>
                <w:hideMark/>
              </w:tcPr>
            </w:tcPrChange>
          </w:tcPr>
          <w:p w14:paraId="530AC5C8" w14:textId="77777777" w:rsidR="00D80D17" w:rsidRPr="003C02FF" w:rsidRDefault="00D80D17" w:rsidP="003C02FF">
            <w:pPr>
              <w:widowControl w:val="0"/>
              <w:spacing w:before="120" w:after="120"/>
              <w:jc w:val="center"/>
              <w:rPr>
                <w:rPrChange w:id="589" w:author="James Vu" w:date="2024-04-19T00:28:00Z">
                  <w:rPr>
                    <w:sz w:val="26"/>
                    <w:szCs w:val="26"/>
                  </w:rPr>
                </w:rPrChange>
              </w:rPr>
            </w:pPr>
            <w:r w:rsidRPr="003C02FF">
              <w:rPr>
                <w:rPrChange w:id="590" w:author="James Vu" w:date="2024-04-19T00:28:00Z">
                  <w:rPr>
                    <w:sz w:val="26"/>
                    <w:szCs w:val="26"/>
                  </w:rPr>
                </w:rPrChange>
              </w:rPr>
              <w:t>1.3</w:t>
            </w:r>
          </w:p>
        </w:tc>
        <w:tc>
          <w:tcPr>
            <w:tcW w:w="1985" w:type="dxa"/>
            <w:shd w:val="clear" w:color="auto" w:fill="auto"/>
            <w:vAlign w:val="center"/>
            <w:hideMark/>
            <w:tcPrChange w:id="591" w:author="James Vu" w:date="2024-04-19T00:29:00Z">
              <w:tcPr>
                <w:tcW w:w="1985" w:type="dxa"/>
                <w:shd w:val="clear" w:color="auto" w:fill="auto"/>
                <w:vAlign w:val="center"/>
                <w:hideMark/>
              </w:tcPr>
            </w:tcPrChange>
          </w:tcPr>
          <w:p w14:paraId="5F527148" w14:textId="6D0CFED7" w:rsidR="00D80D17" w:rsidRPr="003C02FF" w:rsidRDefault="001B4159" w:rsidP="003C02FF">
            <w:pPr>
              <w:widowControl w:val="0"/>
              <w:spacing w:before="120" w:after="120"/>
              <w:rPr>
                <w:rPrChange w:id="592" w:author="James Vu" w:date="2024-04-19T00:28:00Z">
                  <w:rPr>
                    <w:sz w:val="26"/>
                    <w:szCs w:val="26"/>
                  </w:rPr>
                </w:rPrChange>
              </w:rPr>
            </w:pPr>
            <w:r w:rsidRPr="003C02FF">
              <w:rPr>
                <w:rPrChange w:id="593" w:author="James Vu" w:date="2024-04-19T00:28:00Z">
                  <w:rPr>
                    <w:sz w:val="26"/>
                    <w:szCs w:val="26"/>
                  </w:rPr>
                </w:rPrChange>
              </w:rPr>
              <w:t xml:space="preserve">Sản phẩm </w:t>
            </w:r>
            <w:del w:id="594" w:author="JamesVũ" w:date="2024-04-17T08:42:00Z">
              <w:r w:rsidRPr="003C02FF" w:rsidDel="00416A6E">
                <w:rPr>
                  <w:rPrChange w:id="595" w:author="James Vu" w:date="2024-04-19T00:28:00Z">
                    <w:rPr>
                      <w:sz w:val="26"/>
                      <w:szCs w:val="26"/>
                    </w:rPr>
                  </w:rPrChange>
                </w:rPr>
                <w:delText>O</w:delText>
              </w:r>
              <w:r w:rsidR="00D80D17" w:rsidRPr="003C02FF" w:rsidDel="00416A6E">
                <w:rPr>
                  <w:rPrChange w:id="596" w:author="James Vu" w:date="2024-04-19T00:28:00Z">
                    <w:rPr>
                      <w:sz w:val="26"/>
                      <w:szCs w:val="26"/>
                    </w:rPr>
                  </w:rPrChange>
                </w:rPr>
                <w:delText>cop</w:delText>
              </w:r>
            </w:del>
            <w:ins w:id="597" w:author="JamesVũ" w:date="2024-04-17T08:42:00Z">
              <w:r w:rsidR="00416A6E" w:rsidRPr="003C02FF">
                <w:rPr>
                  <w:rPrChange w:id="598" w:author="James Vu" w:date="2024-04-19T00:28:00Z">
                    <w:rPr>
                      <w:sz w:val="26"/>
                      <w:szCs w:val="26"/>
                    </w:rPr>
                  </w:rPrChange>
                </w:rPr>
                <w:t>OCOP</w:t>
              </w:r>
            </w:ins>
          </w:p>
        </w:tc>
        <w:tc>
          <w:tcPr>
            <w:tcW w:w="4677" w:type="dxa"/>
            <w:shd w:val="clear" w:color="auto" w:fill="auto"/>
            <w:vAlign w:val="center"/>
            <w:hideMark/>
            <w:tcPrChange w:id="599" w:author="James Vu" w:date="2024-04-19T00:29:00Z">
              <w:tcPr>
                <w:tcW w:w="4677" w:type="dxa"/>
                <w:shd w:val="clear" w:color="auto" w:fill="auto"/>
                <w:vAlign w:val="center"/>
                <w:hideMark/>
              </w:tcPr>
            </w:tcPrChange>
          </w:tcPr>
          <w:p w14:paraId="78D0B902" w14:textId="77777777" w:rsidR="00D80D17" w:rsidRPr="003C02FF" w:rsidRDefault="00D80D17" w:rsidP="003C02FF">
            <w:pPr>
              <w:widowControl w:val="0"/>
              <w:spacing w:before="120" w:after="120"/>
              <w:rPr>
                <w:rPrChange w:id="600" w:author="James Vu" w:date="2024-04-19T00:28:00Z">
                  <w:rPr>
                    <w:sz w:val="26"/>
                    <w:szCs w:val="26"/>
                  </w:rPr>
                </w:rPrChange>
              </w:rPr>
            </w:pPr>
            <w:r w:rsidRPr="003C02FF">
              <w:rPr>
                <w:rPrChange w:id="601" w:author="James Vu" w:date="2024-04-19T00:28:00Z">
                  <w:rPr>
                    <w:sz w:val="26"/>
                    <w:szCs w:val="26"/>
                  </w:rPr>
                </w:rPrChange>
              </w:rPr>
              <w:t>Tên chủ thể; Địa chỉ; Sản phẩm; Số sao</w:t>
            </w:r>
          </w:p>
        </w:tc>
        <w:tc>
          <w:tcPr>
            <w:tcW w:w="1843" w:type="dxa"/>
            <w:shd w:val="clear" w:color="auto" w:fill="auto"/>
            <w:noWrap/>
            <w:vAlign w:val="center"/>
            <w:hideMark/>
            <w:tcPrChange w:id="602" w:author="James Vu" w:date="2024-04-19T00:29:00Z">
              <w:tcPr>
                <w:tcW w:w="1843" w:type="dxa"/>
                <w:shd w:val="clear" w:color="auto" w:fill="auto"/>
                <w:noWrap/>
                <w:vAlign w:val="center"/>
                <w:hideMark/>
              </w:tcPr>
            </w:tcPrChange>
          </w:tcPr>
          <w:p w14:paraId="7A568A78" w14:textId="58AADDB5" w:rsidR="00D80D17" w:rsidRPr="003C02FF" w:rsidRDefault="00D80D17" w:rsidP="003C02FF">
            <w:pPr>
              <w:widowControl w:val="0"/>
              <w:spacing w:before="120" w:after="120"/>
              <w:rPr>
                <w:rPrChange w:id="603" w:author="James Vu" w:date="2024-04-19T00:28:00Z">
                  <w:rPr>
                    <w:sz w:val="26"/>
                    <w:szCs w:val="26"/>
                  </w:rPr>
                </w:rPrChange>
              </w:rPr>
            </w:pPr>
            <w:r w:rsidRPr="003C02FF">
              <w:rPr>
                <w:rPrChange w:id="604" w:author="James Vu" w:date="2024-04-19T00:28:00Z">
                  <w:rPr>
                    <w:sz w:val="26"/>
                    <w:szCs w:val="26"/>
                  </w:rPr>
                </w:rPrChange>
              </w:rPr>
              <w:t xml:space="preserve">Word, Excel, cập nhập trên phần mềm mỗi xã một sản phẩm tại địa chỉ: </w:t>
            </w:r>
            <w:r w:rsidRPr="003C02FF">
              <w:fldChar w:fldCharType="begin"/>
            </w:r>
            <w:r w:rsidRPr="003C02FF">
              <w:instrText>HYPERLINK "https://sohoaocop.vn"</w:instrText>
            </w:r>
            <w:r w:rsidRPr="003C02FF">
              <w:fldChar w:fldCharType="separate"/>
            </w:r>
            <w:r w:rsidRPr="003C02FF">
              <w:rPr>
                <w:rStyle w:val="Hyperlink"/>
                <w:i/>
                <w:iCs/>
                <w:rPrChange w:id="605" w:author="James Vu" w:date="2024-04-19T00:28:00Z">
                  <w:rPr>
                    <w:rStyle w:val="Hyperlink"/>
                    <w:i/>
                    <w:iCs/>
                    <w:sz w:val="26"/>
                    <w:szCs w:val="26"/>
                  </w:rPr>
                </w:rPrChange>
              </w:rPr>
              <w:t>https://sohoaocop.vn</w:t>
            </w:r>
            <w:r w:rsidRPr="003C02FF">
              <w:rPr>
                <w:rStyle w:val="Hyperlink"/>
                <w:i/>
                <w:iCs/>
                <w:rPrChange w:id="606" w:author="James Vu" w:date="2024-04-19T00:28:00Z">
                  <w:rPr>
                    <w:rStyle w:val="Hyperlink"/>
                    <w:i/>
                    <w:iCs/>
                    <w:sz w:val="26"/>
                    <w:szCs w:val="26"/>
                  </w:rPr>
                </w:rPrChange>
              </w:rPr>
              <w:fldChar w:fldCharType="end"/>
            </w:r>
          </w:p>
        </w:tc>
      </w:tr>
      <w:tr w:rsidR="000C0253" w:rsidRPr="003C02FF" w14:paraId="7CA05D55" w14:textId="77777777" w:rsidTr="003C02FF">
        <w:trPr>
          <w:trHeight w:val="20"/>
          <w:trPrChange w:id="607" w:author="James Vu" w:date="2024-04-19T00:29:00Z">
            <w:trPr>
              <w:trHeight w:val="20"/>
            </w:trPr>
          </w:trPrChange>
        </w:trPr>
        <w:tc>
          <w:tcPr>
            <w:tcW w:w="709" w:type="dxa"/>
            <w:shd w:val="clear" w:color="auto" w:fill="auto"/>
            <w:noWrap/>
            <w:vAlign w:val="center"/>
            <w:hideMark/>
            <w:tcPrChange w:id="608" w:author="James Vu" w:date="2024-04-19T00:29:00Z">
              <w:tcPr>
                <w:tcW w:w="709" w:type="dxa"/>
                <w:shd w:val="clear" w:color="auto" w:fill="auto"/>
                <w:noWrap/>
                <w:vAlign w:val="center"/>
                <w:hideMark/>
              </w:tcPr>
            </w:tcPrChange>
          </w:tcPr>
          <w:p w14:paraId="74CEB61F" w14:textId="77777777" w:rsidR="000C0253" w:rsidRPr="003C02FF" w:rsidRDefault="000C0253" w:rsidP="003C02FF">
            <w:pPr>
              <w:widowControl w:val="0"/>
              <w:spacing w:before="120" w:after="120"/>
              <w:jc w:val="center"/>
              <w:rPr>
                <w:b/>
                <w:bCs/>
                <w:rPrChange w:id="609" w:author="James Vu" w:date="2024-04-19T00:28:00Z">
                  <w:rPr>
                    <w:b/>
                    <w:bCs/>
                    <w:sz w:val="26"/>
                    <w:szCs w:val="26"/>
                  </w:rPr>
                </w:rPrChange>
              </w:rPr>
            </w:pPr>
            <w:r w:rsidRPr="003C02FF">
              <w:rPr>
                <w:b/>
                <w:bCs/>
                <w:rPrChange w:id="610" w:author="James Vu" w:date="2024-04-19T00:28:00Z">
                  <w:rPr>
                    <w:b/>
                    <w:bCs/>
                    <w:sz w:val="26"/>
                    <w:szCs w:val="26"/>
                  </w:rPr>
                </w:rPrChange>
              </w:rPr>
              <w:lastRenderedPageBreak/>
              <w:t>2</w:t>
            </w:r>
          </w:p>
        </w:tc>
        <w:tc>
          <w:tcPr>
            <w:tcW w:w="8505" w:type="dxa"/>
            <w:gridSpan w:val="3"/>
            <w:shd w:val="clear" w:color="auto" w:fill="auto"/>
            <w:vAlign w:val="center"/>
            <w:hideMark/>
            <w:tcPrChange w:id="611" w:author="James Vu" w:date="2024-04-19T00:29:00Z">
              <w:tcPr>
                <w:tcW w:w="8505" w:type="dxa"/>
                <w:gridSpan w:val="3"/>
                <w:shd w:val="clear" w:color="auto" w:fill="auto"/>
                <w:vAlign w:val="center"/>
                <w:hideMark/>
              </w:tcPr>
            </w:tcPrChange>
          </w:tcPr>
          <w:p w14:paraId="2EC4A43E" w14:textId="3F172446" w:rsidR="000C0253" w:rsidRPr="003C02FF" w:rsidRDefault="000C0253" w:rsidP="003C02FF">
            <w:pPr>
              <w:widowControl w:val="0"/>
              <w:spacing w:before="120" w:after="120"/>
              <w:rPr>
                <w:b/>
                <w:bCs/>
                <w:rPrChange w:id="612" w:author="James Vu" w:date="2024-04-19T00:28:00Z">
                  <w:rPr>
                    <w:b/>
                    <w:bCs/>
                    <w:sz w:val="26"/>
                    <w:szCs w:val="26"/>
                  </w:rPr>
                </w:rPrChange>
              </w:rPr>
            </w:pPr>
            <w:r w:rsidRPr="003C02FF">
              <w:rPr>
                <w:b/>
                <w:bCs/>
                <w:rPrChange w:id="613" w:author="James Vu" w:date="2024-04-19T00:28:00Z">
                  <w:rPr>
                    <w:b/>
                    <w:bCs/>
                    <w:sz w:val="26"/>
                    <w:szCs w:val="26"/>
                  </w:rPr>
                </w:rPrChange>
              </w:rPr>
              <w:t>Lĩnh vực thủy sản</w:t>
            </w:r>
          </w:p>
        </w:tc>
      </w:tr>
      <w:tr w:rsidR="000C0253" w:rsidRPr="003C02FF" w14:paraId="0E527396" w14:textId="77777777" w:rsidTr="003C02FF">
        <w:trPr>
          <w:trHeight w:val="20"/>
          <w:trPrChange w:id="614" w:author="James Vu" w:date="2024-04-19T00:29:00Z">
            <w:trPr>
              <w:trHeight w:val="20"/>
            </w:trPr>
          </w:trPrChange>
        </w:trPr>
        <w:tc>
          <w:tcPr>
            <w:tcW w:w="709" w:type="dxa"/>
            <w:shd w:val="clear" w:color="auto" w:fill="auto"/>
            <w:noWrap/>
            <w:vAlign w:val="center"/>
            <w:hideMark/>
            <w:tcPrChange w:id="615" w:author="James Vu" w:date="2024-04-19T00:29:00Z">
              <w:tcPr>
                <w:tcW w:w="709" w:type="dxa"/>
                <w:shd w:val="clear" w:color="auto" w:fill="auto"/>
                <w:noWrap/>
                <w:vAlign w:val="center"/>
                <w:hideMark/>
              </w:tcPr>
            </w:tcPrChange>
          </w:tcPr>
          <w:p w14:paraId="2F298E2D" w14:textId="77777777" w:rsidR="000C0253" w:rsidRPr="003C02FF" w:rsidRDefault="000C0253" w:rsidP="003C02FF">
            <w:pPr>
              <w:widowControl w:val="0"/>
              <w:spacing w:before="120" w:after="120"/>
              <w:jc w:val="center"/>
              <w:rPr>
                <w:rPrChange w:id="616" w:author="James Vu" w:date="2024-04-19T00:28:00Z">
                  <w:rPr>
                    <w:sz w:val="26"/>
                    <w:szCs w:val="26"/>
                  </w:rPr>
                </w:rPrChange>
              </w:rPr>
            </w:pPr>
            <w:r w:rsidRPr="003C02FF">
              <w:rPr>
                <w:rPrChange w:id="617" w:author="James Vu" w:date="2024-04-19T00:28:00Z">
                  <w:rPr>
                    <w:sz w:val="26"/>
                    <w:szCs w:val="26"/>
                  </w:rPr>
                </w:rPrChange>
              </w:rPr>
              <w:t>2.1</w:t>
            </w:r>
          </w:p>
        </w:tc>
        <w:tc>
          <w:tcPr>
            <w:tcW w:w="1985" w:type="dxa"/>
            <w:shd w:val="clear" w:color="auto" w:fill="auto"/>
            <w:vAlign w:val="center"/>
            <w:hideMark/>
            <w:tcPrChange w:id="618" w:author="James Vu" w:date="2024-04-19T00:29:00Z">
              <w:tcPr>
                <w:tcW w:w="1985" w:type="dxa"/>
                <w:shd w:val="clear" w:color="auto" w:fill="auto"/>
                <w:vAlign w:val="center"/>
                <w:hideMark/>
              </w:tcPr>
            </w:tcPrChange>
          </w:tcPr>
          <w:p w14:paraId="68401768" w14:textId="0D1F6844" w:rsidR="000C0253" w:rsidRPr="003C02FF" w:rsidRDefault="000C0253" w:rsidP="003C02FF">
            <w:pPr>
              <w:widowControl w:val="0"/>
              <w:spacing w:before="120" w:after="120"/>
              <w:rPr>
                <w:rPrChange w:id="619" w:author="James Vu" w:date="2024-04-19T00:28:00Z">
                  <w:rPr>
                    <w:sz w:val="26"/>
                    <w:szCs w:val="26"/>
                  </w:rPr>
                </w:rPrChange>
              </w:rPr>
            </w:pPr>
            <w:r w:rsidRPr="003C02FF">
              <w:rPr>
                <w:rPrChange w:id="620" w:author="James Vu" w:date="2024-04-19T00:28:00Z">
                  <w:rPr>
                    <w:sz w:val="26"/>
                    <w:szCs w:val="26"/>
                  </w:rPr>
                </w:rPrChange>
              </w:rPr>
              <w:t>Dữ liệu về tàu cá</w:t>
            </w:r>
          </w:p>
        </w:tc>
        <w:tc>
          <w:tcPr>
            <w:tcW w:w="4677" w:type="dxa"/>
            <w:shd w:val="clear" w:color="auto" w:fill="auto"/>
            <w:vAlign w:val="center"/>
            <w:hideMark/>
            <w:tcPrChange w:id="621" w:author="James Vu" w:date="2024-04-19T00:29:00Z">
              <w:tcPr>
                <w:tcW w:w="4677" w:type="dxa"/>
                <w:shd w:val="clear" w:color="auto" w:fill="auto"/>
                <w:vAlign w:val="center"/>
                <w:hideMark/>
              </w:tcPr>
            </w:tcPrChange>
          </w:tcPr>
          <w:p w14:paraId="5694D7B8" w14:textId="01B79ABB" w:rsidR="000C0253" w:rsidRPr="003C02FF" w:rsidRDefault="000C0253" w:rsidP="003C02FF">
            <w:pPr>
              <w:widowControl w:val="0"/>
              <w:spacing w:before="120" w:after="120"/>
              <w:rPr>
                <w:rPrChange w:id="622" w:author="James Vu" w:date="2024-04-19T00:28:00Z">
                  <w:rPr>
                    <w:sz w:val="26"/>
                    <w:szCs w:val="26"/>
                  </w:rPr>
                </w:rPrChange>
              </w:rPr>
            </w:pPr>
            <w:r w:rsidRPr="003C02FF">
              <w:rPr>
                <w:rPrChange w:id="623" w:author="James Vu" w:date="2024-04-19T00:28:00Z">
                  <w:rPr>
                    <w:sz w:val="26"/>
                    <w:szCs w:val="26"/>
                  </w:rPr>
                </w:rPrChange>
              </w:rPr>
              <w:t>- Đăng ký tàu cá;</w:t>
            </w:r>
          </w:p>
          <w:p w14:paraId="0839EFE2" w14:textId="4E2C845B" w:rsidR="000C0253" w:rsidRPr="003C02FF" w:rsidRDefault="000C0253" w:rsidP="003C02FF">
            <w:pPr>
              <w:widowControl w:val="0"/>
              <w:spacing w:before="120" w:after="120"/>
              <w:rPr>
                <w:rPrChange w:id="624" w:author="James Vu" w:date="2024-04-19T00:28:00Z">
                  <w:rPr>
                    <w:sz w:val="26"/>
                    <w:szCs w:val="26"/>
                  </w:rPr>
                </w:rPrChange>
              </w:rPr>
            </w:pPr>
            <w:r w:rsidRPr="003C02FF">
              <w:rPr>
                <w:rPrChange w:id="625" w:author="James Vu" w:date="2024-04-19T00:28:00Z">
                  <w:rPr>
                    <w:sz w:val="26"/>
                    <w:szCs w:val="26"/>
                  </w:rPr>
                </w:rPrChange>
              </w:rPr>
              <w:t>- Đăng kiểm tàu cá.</w:t>
            </w:r>
          </w:p>
          <w:p w14:paraId="7DCEE06C" w14:textId="0FBCBC6A" w:rsidR="000C0253" w:rsidRPr="003C02FF" w:rsidRDefault="000C0253" w:rsidP="003C02FF">
            <w:pPr>
              <w:widowControl w:val="0"/>
              <w:spacing w:before="120" w:after="120"/>
              <w:rPr>
                <w:rPrChange w:id="626" w:author="James Vu" w:date="2024-04-19T00:28:00Z">
                  <w:rPr>
                    <w:sz w:val="26"/>
                    <w:szCs w:val="26"/>
                  </w:rPr>
                </w:rPrChange>
              </w:rPr>
            </w:pPr>
          </w:p>
        </w:tc>
        <w:tc>
          <w:tcPr>
            <w:tcW w:w="1843" w:type="dxa"/>
            <w:vMerge w:val="restart"/>
            <w:shd w:val="clear" w:color="auto" w:fill="auto"/>
            <w:vAlign w:val="center"/>
            <w:hideMark/>
            <w:tcPrChange w:id="627" w:author="James Vu" w:date="2024-04-19T00:29:00Z">
              <w:tcPr>
                <w:tcW w:w="1843" w:type="dxa"/>
                <w:vMerge w:val="restart"/>
                <w:shd w:val="clear" w:color="auto" w:fill="auto"/>
                <w:vAlign w:val="center"/>
                <w:hideMark/>
              </w:tcPr>
            </w:tcPrChange>
          </w:tcPr>
          <w:p w14:paraId="19E8FCEC" w14:textId="77777777" w:rsidR="000C0253" w:rsidRPr="003C02FF" w:rsidRDefault="000C0253" w:rsidP="003C02FF">
            <w:pPr>
              <w:widowControl w:val="0"/>
              <w:spacing w:before="120" w:after="120"/>
              <w:rPr>
                <w:rPrChange w:id="628" w:author="James Vu" w:date="2024-04-19T00:28:00Z">
                  <w:rPr>
                    <w:sz w:val="26"/>
                    <w:szCs w:val="26"/>
                  </w:rPr>
                </w:rPrChange>
              </w:rPr>
            </w:pPr>
            <w:r w:rsidRPr="003C02FF">
              <w:rPr>
                <w:rPrChange w:id="629" w:author="James Vu" w:date="2024-04-19T00:28:00Z">
                  <w:rPr>
                    <w:sz w:val="26"/>
                    <w:szCs w:val="26"/>
                  </w:rPr>
                </w:rPrChange>
              </w:rPr>
              <w:t>Excel, nhập trực tiếp vào Hệ thống cơ sở dữ liệu nghề cá Quốc gia (VNFISHBASE)</w:t>
            </w:r>
          </w:p>
          <w:p w14:paraId="048481CE" w14:textId="6AB1CC26" w:rsidR="000C0253" w:rsidRPr="003C02FF" w:rsidRDefault="00A60EF7" w:rsidP="003C02FF">
            <w:pPr>
              <w:widowControl w:val="0"/>
              <w:spacing w:before="120" w:after="120"/>
              <w:rPr>
                <w:rPrChange w:id="630" w:author="James Vu" w:date="2024-04-19T00:28:00Z">
                  <w:rPr>
                    <w:sz w:val="26"/>
                    <w:szCs w:val="26"/>
                  </w:rPr>
                </w:rPrChange>
              </w:rPr>
            </w:pPr>
            <w:r w:rsidRPr="003C02FF">
              <w:fldChar w:fldCharType="begin"/>
            </w:r>
            <w:r w:rsidRPr="003C02FF">
              <w:instrText>HYPERLINK "https://vnf.tongcucthuysan.gov.vn"</w:instrText>
            </w:r>
            <w:r w:rsidRPr="003C02FF">
              <w:fldChar w:fldCharType="separate"/>
            </w:r>
            <w:r w:rsidR="000C0253" w:rsidRPr="003C02FF">
              <w:rPr>
                <w:rStyle w:val="Hyperlink"/>
                <w:i/>
                <w:iCs/>
                <w:rPrChange w:id="631" w:author="James Vu" w:date="2024-04-19T00:28:00Z">
                  <w:rPr>
                    <w:rStyle w:val="Hyperlink"/>
                    <w:i/>
                    <w:iCs/>
                    <w:sz w:val="26"/>
                    <w:szCs w:val="26"/>
                  </w:rPr>
                </w:rPrChange>
              </w:rPr>
              <w:t>https://vnf.tongcucthuysan.gov.vn</w:t>
            </w:r>
            <w:r w:rsidRPr="003C02FF">
              <w:rPr>
                <w:rStyle w:val="Hyperlink"/>
                <w:i/>
                <w:iCs/>
                <w:rPrChange w:id="632" w:author="James Vu" w:date="2024-04-19T00:28:00Z">
                  <w:rPr>
                    <w:rStyle w:val="Hyperlink"/>
                    <w:i/>
                    <w:iCs/>
                    <w:sz w:val="26"/>
                    <w:szCs w:val="26"/>
                  </w:rPr>
                </w:rPrChange>
              </w:rPr>
              <w:fldChar w:fldCharType="end"/>
            </w:r>
          </w:p>
        </w:tc>
      </w:tr>
      <w:tr w:rsidR="000C0253" w:rsidRPr="003C02FF" w14:paraId="724B837E" w14:textId="77777777" w:rsidTr="003C02FF">
        <w:trPr>
          <w:trHeight w:val="20"/>
          <w:trPrChange w:id="633" w:author="James Vu" w:date="2024-04-19T00:29:00Z">
            <w:trPr>
              <w:trHeight w:val="20"/>
            </w:trPr>
          </w:trPrChange>
        </w:trPr>
        <w:tc>
          <w:tcPr>
            <w:tcW w:w="709" w:type="dxa"/>
            <w:shd w:val="clear" w:color="auto" w:fill="auto"/>
            <w:noWrap/>
            <w:vAlign w:val="center"/>
            <w:hideMark/>
            <w:tcPrChange w:id="634" w:author="James Vu" w:date="2024-04-19T00:29:00Z">
              <w:tcPr>
                <w:tcW w:w="709" w:type="dxa"/>
                <w:shd w:val="clear" w:color="auto" w:fill="auto"/>
                <w:noWrap/>
                <w:vAlign w:val="center"/>
                <w:hideMark/>
              </w:tcPr>
            </w:tcPrChange>
          </w:tcPr>
          <w:p w14:paraId="1A25907D" w14:textId="77777777" w:rsidR="000C0253" w:rsidRPr="003C02FF" w:rsidRDefault="000C0253" w:rsidP="003C02FF">
            <w:pPr>
              <w:widowControl w:val="0"/>
              <w:spacing w:before="120" w:after="120"/>
              <w:jc w:val="center"/>
              <w:rPr>
                <w:rPrChange w:id="635" w:author="James Vu" w:date="2024-04-19T00:28:00Z">
                  <w:rPr>
                    <w:sz w:val="26"/>
                    <w:szCs w:val="26"/>
                  </w:rPr>
                </w:rPrChange>
              </w:rPr>
            </w:pPr>
            <w:r w:rsidRPr="003C02FF">
              <w:rPr>
                <w:rPrChange w:id="636" w:author="James Vu" w:date="2024-04-19T00:28:00Z">
                  <w:rPr>
                    <w:sz w:val="26"/>
                    <w:szCs w:val="26"/>
                  </w:rPr>
                </w:rPrChange>
              </w:rPr>
              <w:t>2.2</w:t>
            </w:r>
          </w:p>
        </w:tc>
        <w:tc>
          <w:tcPr>
            <w:tcW w:w="1985" w:type="dxa"/>
            <w:shd w:val="clear" w:color="auto" w:fill="auto"/>
            <w:vAlign w:val="center"/>
            <w:hideMark/>
            <w:tcPrChange w:id="637" w:author="James Vu" w:date="2024-04-19T00:29:00Z">
              <w:tcPr>
                <w:tcW w:w="1985" w:type="dxa"/>
                <w:shd w:val="clear" w:color="auto" w:fill="auto"/>
                <w:vAlign w:val="center"/>
                <w:hideMark/>
              </w:tcPr>
            </w:tcPrChange>
          </w:tcPr>
          <w:p w14:paraId="2E24C57B" w14:textId="77777777" w:rsidR="000C0253" w:rsidRPr="003C02FF" w:rsidRDefault="000C0253" w:rsidP="003C02FF">
            <w:pPr>
              <w:widowControl w:val="0"/>
              <w:spacing w:before="120" w:after="120"/>
              <w:rPr>
                <w:rPrChange w:id="638" w:author="James Vu" w:date="2024-04-19T00:28:00Z">
                  <w:rPr>
                    <w:sz w:val="26"/>
                    <w:szCs w:val="26"/>
                  </w:rPr>
                </w:rPrChange>
              </w:rPr>
            </w:pPr>
            <w:r w:rsidRPr="003C02FF">
              <w:rPr>
                <w:rPrChange w:id="639" w:author="James Vu" w:date="2024-04-19T00:28:00Z">
                  <w:rPr>
                    <w:sz w:val="26"/>
                    <w:szCs w:val="26"/>
                  </w:rPr>
                </w:rPrChange>
              </w:rPr>
              <w:t>Dữ liệu về giấy phép khai thác thủy sản</w:t>
            </w:r>
          </w:p>
        </w:tc>
        <w:tc>
          <w:tcPr>
            <w:tcW w:w="4677" w:type="dxa"/>
            <w:shd w:val="clear" w:color="auto" w:fill="auto"/>
            <w:vAlign w:val="center"/>
            <w:hideMark/>
            <w:tcPrChange w:id="640" w:author="James Vu" w:date="2024-04-19T00:29:00Z">
              <w:tcPr>
                <w:tcW w:w="4677" w:type="dxa"/>
                <w:shd w:val="clear" w:color="auto" w:fill="auto"/>
                <w:vAlign w:val="center"/>
                <w:hideMark/>
              </w:tcPr>
            </w:tcPrChange>
          </w:tcPr>
          <w:p w14:paraId="53B8D0C1" w14:textId="65F6AFEB" w:rsidR="000C0253" w:rsidRPr="003C02FF" w:rsidRDefault="000C0253" w:rsidP="003C02FF">
            <w:pPr>
              <w:widowControl w:val="0"/>
              <w:spacing w:before="120" w:after="120"/>
              <w:rPr>
                <w:rPrChange w:id="641" w:author="James Vu" w:date="2024-04-19T00:28:00Z">
                  <w:rPr>
                    <w:sz w:val="26"/>
                    <w:szCs w:val="26"/>
                  </w:rPr>
                </w:rPrChange>
              </w:rPr>
            </w:pPr>
            <w:r w:rsidRPr="003C02FF">
              <w:rPr>
                <w:rPrChange w:id="642" w:author="James Vu" w:date="2024-04-19T00:28:00Z">
                  <w:rPr>
                    <w:sz w:val="26"/>
                    <w:szCs w:val="26"/>
                  </w:rPr>
                </w:rPrChange>
              </w:rPr>
              <w:t>Số đăng ký tàu cá; tổ chức, cá nhân được cấp phép; số giấy phép, ngày cấp, ngày hết hạn, nghề, vùng khai thác và cảng đăng ký, sản lượng cho phép khai thác.</w:t>
            </w:r>
          </w:p>
        </w:tc>
        <w:tc>
          <w:tcPr>
            <w:tcW w:w="1843" w:type="dxa"/>
            <w:vMerge/>
            <w:shd w:val="clear" w:color="auto" w:fill="auto"/>
            <w:vAlign w:val="center"/>
            <w:tcPrChange w:id="643" w:author="James Vu" w:date="2024-04-19T00:29:00Z">
              <w:tcPr>
                <w:tcW w:w="1843" w:type="dxa"/>
                <w:vMerge/>
                <w:shd w:val="clear" w:color="auto" w:fill="auto"/>
                <w:vAlign w:val="center"/>
              </w:tcPr>
            </w:tcPrChange>
          </w:tcPr>
          <w:p w14:paraId="742D6A7B" w14:textId="2E00C1BE" w:rsidR="000C0253" w:rsidRPr="003C02FF" w:rsidRDefault="000C0253" w:rsidP="003C02FF">
            <w:pPr>
              <w:widowControl w:val="0"/>
              <w:spacing w:before="120" w:after="120"/>
              <w:rPr>
                <w:rPrChange w:id="644" w:author="James Vu" w:date="2024-04-19T00:28:00Z">
                  <w:rPr>
                    <w:sz w:val="26"/>
                    <w:szCs w:val="26"/>
                  </w:rPr>
                </w:rPrChange>
              </w:rPr>
            </w:pPr>
          </w:p>
        </w:tc>
      </w:tr>
      <w:tr w:rsidR="000C0253" w:rsidRPr="003C02FF" w14:paraId="4D975638" w14:textId="77777777" w:rsidTr="003C02FF">
        <w:trPr>
          <w:trHeight w:val="20"/>
          <w:trPrChange w:id="645" w:author="James Vu" w:date="2024-04-19T00:29:00Z">
            <w:trPr>
              <w:trHeight w:val="20"/>
            </w:trPr>
          </w:trPrChange>
        </w:trPr>
        <w:tc>
          <w:tcPr>
            <w:tcW w:w="709" w:type="dxa"/>
            <w:shd w:val="clear" w:color="auto" w:fill="auto"/>
            <w:noWrap/>
            <w:vAlign w:val="center"/>
            <w:hideMark/>
            <w:tcPrChange w:id="646" w:author="James Vu" w:date="2024-04-19T00:29:00Z">
              <w:tcPr>
                <w:tcW w:w="709" w:type="dxa"/>
                <w:shd w:val="clear" w:color="auto" w:fill="auto"/>
                <w:noWrap/>
                <w:vAlign w:val="center"/>
                <w:hideMark/>
              </w:tcPr>
            </w:tcPrChange>
          </w:tcPr>
          <w:p w14:paraId="560060EC" w14:textId="77777777" w:rsidR="000C0253" w:rsidRPr="003C02FF" w:rsidRDefault="000C0253" w:rsidP="003C02FF">
            <w:pPr>
              <w:widowControl w:val="0"/>
              <w:spacing w:before="120" w:after="120"/>
              <w:jc w:val="center"/>
              <w:rPr>
                <w:rPrChange w:id="647" w:author="James Vu" w:date="2024-04-19T00:28:00Z">
                  <w:rPr>
                    <w:sz w:val="26"/>
                    <w:szCs w:val="26"/>
                  </w:rPr>
                </w:rPrChange>
              </w:rPr>
            </w:pPr>
            <w:r w:rsidRPr="003C02FF">
              <w:rPr>
                <w:rPrChange w:id="648" w:author="James Vu" w:date="2024-04-19T00:28:00Z">
                  <w:rPr>
                    <w:sz w:val="26"/>
                    <w:szCs w:val="26"/>
                  </w:rPr>
                </w:rPrChange>
              </w:rPr>
              <w:t>2.3</w:t>
            </w:r>
          </w:p>
        </w:tc>
        <w:tc>
          <w:tcPr>
            <w:tcW w:w="1985" w:type="dxa"/>
            <w:shd w:val="clear" w:color="auto" w:fill="auto"/>
            <w:vAlign w:val="center"/>
            <w:hideMark/>
            <w:tcPrChange w:id="649" w:author="James Vu" w:date="2024-04-19T00:29:00Z">
              <w:tcPr>
                <w:tcW w:w="1985" w:type="dxa"/>
                <w:shd w:val="clear" w:color="auto" w:fill="auto"/>
                <w:vAlign w:val="center"/>
                <w:hideMark/>
              </w:tcPr>
            </w:tcPrChange>
          </w:tcPr>
          <w:p w14:paraId="67932A27" w14:textId="77777777" w:rsidR="000C0253" w:rsidRPr="003C02FF" w:rsidRDefault="000C0253" w:rsidP="003C02FF">
            <w:pPr>
              <w:widowControl w:val="0"/>
              <w:spacing w:before="120" w:after="120"/>
              <w:rPr>
                <w:rPrChange w:id="650" w:author="James Vu" w:date="2024-04-19T00:28:00Z">
                  <w:rPr>
                    <w:sz w:val="26"/>
                    <w:szCs w:val="26"/>
                  </w:rPr>
                </w:rPrChange>
              </w:rPr>
            </w:pPr>
            <w:r w:rsidRPr="003C02FF">
              <w:rPr>
                <w:rPrChange w:id="651" w:author="James Vu" w:date="2024-04-19T00:28:00Z">
                  <w:rPr>
                    <w:sz w:val="26"/>
                    <w:szCs w:val="26"/>
                  </w:rPr>
                </w:rPrChange>
              </w:rPr>
              <w:t>Dữ liệu về tai nạn tàu thuyền</w:t>
            </w:r>
          </w:p>
        </w:tc>
        <w:tc>
          <w:tcPr>
            <w:tcW w:w="4677" w:type="dxa"/>
            <w:shd w:val="clear" w:color="auto" w:fill="auto"/>
            <w:vAlign w:val="center"/>
            <w:hideMark/>
            <w:tcPrChange w:id="652" w:author="James Vu" w:date="2024-04-19T00:29:00Z">
              <w:tcPr>
                <w:tcW w:w="4677" w:type="dxa"/>
                <w:shd w:val="clear" w:color="auto" w:fill="auto"/>
                <w:vAlign w:val="center"/>
                <w:hideMark/>
              </w:tcPr>
            </w:tcPrChange>
          </w:tcPr>
          <w:p w14:paraId="30902303" w14:textId="017CF257" w:rsidR="000C0253" w:rsidRPr="003C02FF" w:rsidRDefault="000C0253" w:rsidP="003C02FF">
            <w:pPr>
              <w:widowControl w:val="0"/>
              <w:spacing w:before="120" w:after="120"/>
              <w:rPr>
                <w:rPrChange w:id="653" w:author="James Vu" w:date="2024-04-19T00:28:00Z">
                  <w:rPr>
                    <w:sz w:val="26"/>
                    <w:szCs w:val="26"/>
                  </w:rPr>
                </w:rPrChange>
              </w:rPr>
            </w:pPr>
            <w:r w:rsidRPr="003C02FF">
              <w:rPr>
                <w:rPrChange w:id="654" w:author="James Vu" w:date="2024-04-19T00:28:00Z">
                  <w:rPr>
                    <w:sz w:val="26"/>
                    <w:szCs w:val="26"/>
                  </w:rPr>
                </w:rPrChange>
              </w:rPr>
              <w:t>- Số đăng ký tàu;</w:t>
            </w:r>
          </w:p>
          <w:p w14:paraId="134958CC" w14:textId="3169A25D" w:rsidR="000C0253" w:rsidRPr="003C02FF" w:rsidRDefault="000C0253" w:rsidP="003C02FF">
            <w:pPr>
              <w:widowControl w:val="0"/>
              <w:spacing w:before="120" w:after="120"/>
              <w:rPr>
                <w:rPrChange w:id="655" w:author="James Vu" w:date="2024-04-19T00:28:00Z">
                  <w:rPr>
                    <w:sz w:val="26"/>
                    <w:szCs w:val="26"/>
                  </w:rPr>
                </w:rPrChange>
              </w:rPr>
            </w:pPr>
            <w:r w:rsidRPr="003C02FF">
              <w:rPr>
                <w:rPrChange w:id="656" w:author="James Vu" w:date="2024-04-19T00:28:00Z">
                  <w:rPr>
                    <w:sz w:val="26"/>
                    <w:szCs w:val="26"/>
                  </w:rPr>
                </w:rPrChange>
              </w:rPr>
              <w:t>- Họ tên chủ tàu;</w:t>
            </w:r>
          </w:p>
          <w:p w14:paraId="5AAEE1DC" w14:textId="3C868A73" w:rsidR="000C0253" w:rsidRPr="003C02FF" w:rsidRDefault="000C0253" w:rsidP="003C02FF">
            <w:pPr>
              <w:widowControl w:val="0"/>
              <w:spacing w:before="120" w:after="120"/>
              <w:rPr>
                <w:rPrChange w:id="657" w:author="James Vu" w:date="2024-04-19T00:28:00Z">
                  <w:rPr>
                    <w:sz w:val="26"/>
                    <w:szCs w:val="26"/>
                  </w:rPr>
                </w:rPrChange>
              </w:rPr>
            </w:pPr>
            <w:r w:rsidRPr="003C02FF">
              <w:rPr>
                <w:rPrChange w:id="658" w:author="James Vu" w:date="2024-04-19T00:28:00Z">
                  <w:rPr>
                    <w:sz w:val="26"/>
                    <w:szCs w:val="26"/>
                  </w:rPr>
                </w:rPrChange>
              </w:rPr>
              <w:t>- Địa chỉ chủ tàu;</w:t>
            </w:r>
          </w:p>
          <w:p w14:paraId="60F9D59B" w14:textId="107A39C1" w:rsidR="000C0253" w:rsidRPr="003C02FF" w:rsidRDefault="000C0253" w:rsidP="003C02FF">
            <w:pPr>
              <w:widowControl w:val="0"/>
              <w:spacing w:before="120" w:after="120"/>
              <w:rPr>
                <w:rPrChange w:id="659" w:author="James Vu" w:date="2024-04-19T00:28:00Z">
                  <w:rPr>
                    <w:sz w:val="26"/>
                    <w:szCs w:val="26"/>
                  </w:rPr>
                </w:rPrChange>
              </w:rPr>
            </w:pPr>
            <w:r w:rsidRPr="003C02FF">
              <w:rPr>
                <w:rPrChange w:id="660" w:author="James Vu" w:date="2024-04-19T00:28:00Z">
                  <w:rPr>
                    <w:sz w:val="26"/>
                    <w:szCs w:val="26"/>
                  </w:rPr>
                </w:rPrChange>
              </w:rPr>
              <w:t>- Họ tên thuyền trưởng;</w:t>
            </w:r>
          </w:p>
          <w:p w14:paraId="7160CDAD" w14:textId="3C066659" w:rsidR="000C0253" w:rsidRPr="003C02FF" w:rsidRDefault="000C0253" w:rsidP="003C02FF">
            <w:pPr>
              <w:widowControl w:val="0"/>
              <w:spacing w:before="120" w:after="120"/>
              <w:rPr>
                <w:rPrChange w:id="661" w:author="James Vu" w:date="2024-04-19T00:28:00Z">
                  <w:rPr>
                    <w:sz w:val="26"/>
                    <w:szCs w:val="26"/>
                  </w:rPr>
                </w:rPrChange>
              </w:rPr>
            </w:pPr>
            <w:r w:rsidRPr="003C02FF">
              <w:rPr>
                <w:rPrChange w:id="662" w:author="James Vu" w:date="2024-04-19T00:28:00Z">
                  <w:rPr>
                    <w:sz w:val="26"/>
                    <w:szCs w:val="26"/>
                  </w:rPr>
                </w:rPrChange>
              </w:rPr>
              <w:t>- Số thuyền viên đi trên tàu;</w:t>
            </w:r>
          </w:p>
          <w:p w14:paraId="54955F7C" w14:textId="5C9137E0" w:rsidR="000C0253" w:rsidRPr="003C02FF" w:rsidRDefault="000C0253" w:rsidP="003C02FF">
            <w:pPr>
              <w:widowControl w:val="0"/>
              <w:spacing w:before="120" w:after="120"/>
              <w:rPr>
                <w:rPrChange w:id="663" w:author="James Vu" w:date="2024-04-19T00:28:00Z">
                  <w:rPr>
                    <w:sz w:val="26"/>
                    <w:szCs w:val="26"/>
                  </w:rPr>
                </w:rPrChange>
              </w:rPr>
            </w:pPr>
            <w:r w:rsidRPr="003C02FF">
              <w:rPr>
                <w:rPrChange w:id="664" w:author="James Vu" w:date="2024-04-19T00:28:00Z">
                  <w:rPr>
                    <w:sz w:val="26"/>
                    <w:szCs w:val="26"/>
                  </w:rPr>
                </w:rPrChange>
              </w:rPr>
              <w:t>- Ngày tháng xảy ra tai nạn;</w:t>
            </w:r>
          </w:p>
          <w:p w14:paraId="13C51401" w14:textId="79403BCF" w:rsidR="000C0253" w:rsidRPr="003C02FF" w:rsidRDefault="000C0253" w:rsidP="003C02FF">
            <w:pPr>
              <w:widowControl w:val="0"/>
              <w:spacing w:before="120" w:after="120"/>
              <w:rPr>
                <w:rPrChange w:id="665" w:author="James Vu" w:date="2024-04-19T00:28:00Z">
                  <w:rPr>
                    <w:sz w:val="26"/>
                    <w:szCs w:val="26"/>
                  </w:rPr>
                </w:rPrChange>
              </w:rPr>
            </w:pPr>
            <w:r w:rsidRPr="003C02FF">
              <w:rPr>
                <w:rPrChange w:id="666" w:author="James Vu" w:date="2024-04-19T00:28:00Z">
                  <w:rPr>
                    <w:sz w:val="26"/>
                    <w:szCs w:val="26"/>
                  </w:rPr>
                </w:rPrChange>
              </w:rPr>
              <w:t>- Nội dung bị nạn: Tàu bị chìm, trụ</w:t>
            </w:r>
            <w:r w:rsidR="00D223F8" w:rsidRPr="003C02FF">
              <w:rPr>
                <w:rPrChange w:id="667" w:author="James Vu" w:date="2024-04-19T00:28:00Z">
                  <w:rPr>
                    <w:sz w:val="26"/>
                    <w:szCs w:val="26"/>
                  </w:rPr>
                </w:rPrChange>
              </w:rPr>
              <w:t>c</w:t>
            </w:r>
            <w:r w:rsidRPr="003C02FF">
              <w:rPr>
                <w:rPrChange w:id="668" w:author="James Vu" w:date="2024-04-19T00:28:00Z">
                  <w:rPr>
                    <w:sz w:val="26"/>
                    <w:szCs w:val="26"/>
                  </w:rPr>
                </w:rPrChange>
              </w:rPr>
              <w:t xml:space="preserve"> vớt, hỏng máy, thả trôi, b</w:t>
            </w:r>
            <w:r w:rsidR="00D223F8" w:rsidRPr="003C02FF">
              <w:rPr>
                <w:rPrChange w:id="669" w:author="James Vu" w:date="2024-04-19T00:28:00Z">
                  <w:rPr>
                    <w:sz w:val="26"/>
                    <w:szCs w:val="26"/>
                  </w:rPr>
                </w:rPrChange>
              </w:rPr>
              <w:t>ị</w:t>
            </w:r>
            <w:r w:rsidRPr="003C02FF">
              <w:rPr>
                <w:rPrChange w:id="670" w:author="James Vu" w:date="2024-04-19T00:28:00Z">
                  <w:rPr>
                    <w:sz w:val="26"/>
                    <w:szCs w:val="26"/>
                  </w:rPr>
                </w:rPrChange>
              </w:rPr>
              <w:t xml:space="preserve"> bắt, rượt đuổi, thiên tai</w:t>
            </w:r>
            <w:r w:rsidR="00D223F8" w:rsidRPr="003C02FF">
              <w:rPr>
                <w:rPrChange w:id="671" w:author="James Vu" w:date="2024-04-19T00:28:00Z">
                  <w:rPr>
                    <w:sz w:val="26"/>
                    <w:szCs w:val="26"/>
                  </w:rPr>
                </w:rPrChange>
              </w:rPr>
              <w:t>..</w:t>
            </w:r>
            <w:r w:rsidRPr="003C02FF">
              <w:rPr>
                <w:rPrChange w:id="672" w:author="James Vu" w:date="2024-04-19T00:28:00Z">
                  <w:rPr>
                    <w:sz w:val="26"/>
                    <w:szCs w:val="26"/>
                  </w:rPr>
                </w:rPrChange>
              </w:rPr>
              <w:t>.; Vị trí khu vực bị nạn; Số người bị nạn (mất tích, chết….); Kết quả xử lý.</w:t>
            </w:r>
          </w:p>
        </w:tc>
        <w:tc>
          <w:tcPr>
            <w:tcW w:w="1843" w:type="dxa"/>
            <w:vMerge/>
            <w:shd w:val="clear" w:color="auto" w:fill="auto"/>
            <w:vAlign w:val="center"/>
            <w:tcPrChange w:id="673" w:author="James Vu" w:date="2024-04-19T00:29:00Z">
              <w:tcPr>
                <w:tcW w:w="1843" w:type="dxa"/>
                <w:vMerge/>
                <w:shd w:val="clear" w:color="auto" w:fill="auto"/>
                <w:vAlign w:val="center"/>
              </w:tcPr>
            </w:tcPrChange>
          </w:tcPr>
          <w:p w14:paraId="0A9D2B2E" w14:textId="6E15552F" w:rsidR="000C0253" w:rsidRPr="003C02FF" w:rsidRDefault="000C0253" w:rsidP="003C02FF">
            <w:pPr>
              <w:widowControl w:val="0"/>
              <w:spacing w:before="120" w:after="120"/>
              <w:rPr>
                <w:rPrChange w:id="674" w:author="James Vu" w:date="2024-04-19T00:28:00Z">
                  <w:rPr>
                    <w:sz w:val="26"/>
                    <w:szCs w:val="26"/>
                  </w:rPr>
                </w:rPrChange>
              </w:rPr>
            </w:pPr>
          </w:p>
        </w:tc>
      </w:tr>
      <w:tr w:rsidR="00D80D17" w:rsidRPr="003C02FF" w14:paraId="055EB8A8" w14:textId="77777777" w:rsidTr="003C02FF">
        <w:trPr>
          <w:trHeight w:val="20"/>
          <w:trPrChange w:id="675" w:author="James Vu" w:date="2024-04-19T00:29:00Z">
            <w:trPr>
              <w:trHeight w:val="20"/>
            </w:trPr>
          </w:trPrChange>
        </w:trPr>
        <w:tc>
          <w:tcPr>
            <w:tcW w:w="709" w:type="dxa"/>
            <w:shd w:val="clear" w:color="auto" w:fill="auto"/>
            <w:noWrap/>
            <w:vAlign w:val="center"/>
            <w:hideMark/>
            <w:tcPrChange w:id="676" w:author="James Vu" w:date="2024-04-19T00:29:00Z">
              <w:tcPr>
                <w:tcW w:w="709" w:type="dxa"/>
                <w:shd w:val="clear" w:color="auto" w:fill="auto"/>
                <w:noWrap/>
                <w:vAlign w:val="center"/>
                <w:hideMark/>
              </w:tcPr>
            </w:tcPrChange>
          </w:tcPr>
          <w:p w14:paraId="41D38CE4" w14:textId="77777777" w:rsidR="00D80D17" w:rsidRPr="003C02FF" w:rsidRDefault="00D80D17" w:rsidP="003C02FF">
            <w:pPr>
              <w:widowControl w:val="0"/>
              <w:spacing w:before="120" w:after="120"/>
              <w:jc w:val="center"/>
              <w:rPr>
                <w:rPrChange w:id="677" w:author="James Vu" w:date="2024-04-19T00:28:00Z">
                  <w:rPr>
                    <w:sz w:val="26"/>
                    <w:szCs w:val="26"/>
                  </w:rPr>
                </w:rPrChange>
              </w:rPr>
            </w:pPr>
            <w:r w:rsidRPr="003C02FF">
              <w:rPr>
                <w:rPrChange w:id="678" w:author="James Vu" w:date="2024-04-19T00:28:00Z">
                  <w:rPr>
                    <w:sz w:val="26"/>
                    <w:szCs w:val="26"/>
                  </w:rPr>
                </w:rPrChange>
              </w:rPr>
              <w:t>2.4</w:t>
            </w:r>
          </w:p>
        </w:tc>
        <w:tc>
          <w:tcPr>
            <w:tcW w:w="1985" w:type="dxa"/>
            <w:shd w:val="clear" w:color="auto" w:fill="auto"/>
            <w:vAlign w:val="center"/>
            <w:hideMark/>
            <w:tcPrChange w:id="679" w:author="James Vu" w:date="2024-04-19T00:29:00Z">
              <w:tcPr>
                <w:tcW w:w="1985" w:type="dxa"/>
                <w:shd w:val="clear" w:color="auto" w:fill="auto"/>
                <w:vAlign w:val="center"/>
                <w:hideMark/>
              </w:tcPr>
            </w:tcPrChange>
          </w:tcPr>
          <w:p w14:paraId="6BD0EBE7" w14:textId="77777777" w:rsidR="00D80D17" w:rsidRPr="003C02FF" w:rsidRDefault="00D80D17" w:rsidP="003C02FF">
            <w:pPr>
              <w:widowControl w:val="0"/>
              <w:spacing w:before="120" w:after="120"/>
              <w:rPr>
                <w:rPrChange w:id="680" w:author="James Vu" w:date="2024-04-19T00:28:00Z">
                  <w:rPr>
                    <w:sz w:val="26"/>
                    <w:szCs w:val="26"/>
                  </w:rPr>
                </w:rPrChange>
              </w:rPr>
            </w:pPr>
            <w:r w:rsidRPr="003C02FF">
              <w:rPr>
                <w:rPrChange w:id="681" w:author="James Vu" w:date="2024-04-19T00:28:00Z">
                  <w:rPr>
                    <w:sz w:val="26"/>
                    <w:szCs w:val="26"/>
                  </w:rPr>
                </w:rPrChange>
              </w:rPr>
              <w:t>Dữ liệu về sản lượng khai thác cá ngừ</w:t>
            </w:r>
          </w:p>
        </w:tc>
        <w:tc>
          <w:tcPr>
            <w:tcW w:w="4677" w:type="dxa"/>
            <w:shd w:val="clear" w:color="auto" w:fill="auto"/>
            <w:vAlign w:val="center"/>
            <w:hideMark/>
            <w:tcPrChange w:id="682" w:author="James Vu" w:date="2024-04-19T00:29:00Z">
              <w:tcPr>
                <w:tcW w:w="4677" w:type="dxa"/>
                <w:shd w:val="clear" w:color="auto" w:fill="auto"/>
                <w:vAlign w:val="center"/>
                <w:hideMark/>
              </w:tcPr>
            </w:tcPrChange>
          </w:tcPr>
          <w:p w14:paraId="48F6FE65" w14:textId="457EB3DA" w:rsidR="00D80D17" w:rsidRPr="003C02FF" w:rsidRDefault="00D80D17" w:rsidP="003C02FF">
            <w:pPr>
              <w:widowControl w:val="0"/>
              <w:spacing w:before="120" w:after="120"/>
              <w:rPr>
                <w:rPrChange w:id="683" w:author="James Vu" w:date="2024-04-19T00:28:00Z">
                  <w:rPr>
                    <w:sz w:val="26"/>
                    <w:szCs w:val="26"/>
                  </w:rPr>
                </w:rPrChange>
              </w:rPr>
            </w:pPr>
            <w:r w:rsidRPr="003C02FF">
              <w:rPr>
                <w:rPrChange w:id="684" w:author="James Vu" w:date="2024-04-19T00:28:00Z">
                  <w:rPr>
                    <w:sz w:val="26"/>
                    <w:szCs w:val="26"/>
                  </w:rPr>
                </w:rPrChange>
              </w:rPr>
              <w:t>Sản lượng cá ngừ đại dương (vây vàng, mắt to); sản lượng</w:t>
            </w:r>
            <w:r w:rsidR="001B4159" w:rsidRPr="003C02FF">
              <w:rPr>
                <w:rPrChange w:id="685" w:author="James Vu" w:date="2024-04-19T00:28:00Z">
                  <w:rPr>
                    <w:sz w:val="26"/>
                    <w:szCs w:val="26"/>
                  </w:rPr>
                </w:rPrChange>
              </w:rPr>
              <w:t xml:space="preserve"> </w:t>
            </w:r>
            <w:r w:rsidRPr="003C02FF">
              <w:rPr>
                <w:rPrChange w:id="686" w:author="James Vu" w:date="2024-04-19T00:28:00Z">
                  <w:rPr>
                    <w:sz w:val="26"/>
                    <w:szCs w:val="26"/>
                  </w:rPr>
                </w:rPrChange>
              </w:rPr>
              <w:t>cá ngừ khác (ngừ chù, ngừ</w:t>
            </w:r>
            <w:r w:rsidR="001B4159" w:rsidRPr="003C02FF">
              <w:rPr>
                <w:rPrChange w:id="687" w:author="James Vu" w:date="2024-04-19T00:28:00Z">
                  <w:rPr>
                    <w:sz w:val="26"/>
                    <w:szCs w:val="26"/>
                  </w:rPr>
                </w:rPrChange>
              </w:rPr>
              <w:t xml:space="preserve"> </w:t>
            </w:r>
            <w:r w:rsidRPr="003C02FF">
              <w:rPr>
                <w:rPrChange w:id="688" w:author="James Vu" w:date="2024-04-19T00:28:00Z">
                  <w:rPr>
                    <w:sz w:val="26"/>
                    <w:szCs w:val="26"/>
                  </w:rPr>
                </w:rPrChange>
              </w:rPr>
              <w:t>chấm, ngừ ồ</w:t>
            </w:r>
            <w:r w:rsidR="001B4159" w:rsidRPr="003C02FF">
              <w:rPr>
                <w:rPrChange w:id="689" w:author="James Vu" w:date="2024-04-19T00:28:00Z">
                  <w:rPr>
                    <w:sz w:val="26"/>
                    <w:szCs w:val="26"/>
                  </w:rPr>
                </w:rPrChange>
              </w:rPr>
              <w:t>.</w:t>
            </w:r>
            <w:r w:rsidRPr="003C02FF">
              <w:rPr>
                <w:rPrChange w:id="690" w:author="James Vu" w:date="2024-04-19T00:28:00Z">
                  <w:rPr>
                    <w:sz w:val="26"/>
                    <w:szCs w:val="26"/>
                  </w:rPr>
                </w:rPrChange>
              </w:rPr>
              <w:t xml:space="preserve">..); sản lượng </w:t>
            </w:r>
            <w:r w:rsidR="001B4159" w:rsidRPr="003C02FF">
              <w:rPr>
                <w:rPrChange w:id="691" w:author="James Vu" w:date="2024-04-19T00:28:00Z">
                  <w:rPr>
                    <w:sz w:val="26"/>
                    <w:szCs w:val="26"/>
                  </w:rPr>
                </w:rPrChange>
              </w:rPr>
              <w:t>t</w:t>
            </w:r>
            <w:r w:rsidRPr="003C02FF">
              <w:rPr>
                <w:rPrChange w:id="692" w:author="James Vu" w:date="2024-04-19T00:28:00Z">
                  <w:rPr>
                    <w:sz w:val="26"/>
                    <w:szCs w:val="26"/>
                  </w:rPr>
                </w:rPrChange>
              </w:rPr>
              <w:t>ổng (bao gồm các loài).</w:t>
            </w:r>
          </w:p>
        </w:tc>
        <w:tc>
          <w:tcPr>
            <w:tcW w:w="1843" w:type="dxa"/>
            <w:shd w:val="clear" w:color="auto" w:fill="auto"/>
            <w:vAlign w:val="center"/>
            <w:hideMark/>
            <w:tcPrChange w:id="693" w:author="James Vu" w:date="2024-04-19T00:29:00Z">
              <w:tcPr>
                <w:tcW w:w="1843" w:type="dxa"/>
                <w:shd w:val="clear" w:color="auto" w:fill="auto"/>
                <w:vAlign w:val="center"/>
                <w:hideMark/>
              </w:tcPr>
            </w:tcPrChange>
          </w:tcPr>
          <w:p w14:paraId="468A3DBC" w14:textId="77777777" w:rsidR="00D80D17" w:rsidRPr="003C02FF" w:rsidRDefault="00D80D17" w:rsidP="003C02FF">
            <w:pPr>
              <w:widowControl w:val="0"/>
              <w:spacing w:before="120" w:after="120"/>
              <w:rPr>
                <w:rPrChange w:id="694" w:author="James Vu" w:date="2024-04-19T00:28:00Z">
                  <w:rPr>
                    <w:sz w:val="26"/>
                    <w:szCs w:val="26"/>
                  </w:rPr>
                </w:rPrChange>
              </w:rPr>
            </w:pPr>
            <w:r w:rsidRPr="003C02FF">
              <w:rPr>
                <w:rPrChange w:id="695" w:author="James Vu" w:date="2024-04-19T00:28:00Z">
                  <w:rPr>
                    <w:sz w:val="26"/>
                    <w:szCs w:val="26"/>
                  </w:rPr>
                </w:rPrChange>
              </w:rPr>
              <w:t>Excel</w:t>
            </w:r>
          </w:p>
        </w:tc>
      </w:tr>
      <w:tr w:rsidR="00D80D17" w:rsidRPr="003C02FF" w14:paraId="752FE8E4" w14:textId="77777777" w:rsidTr="003C02FF">
        <w:trPr>
          <w:trHeight w:val="20"/>
          <w:trPrChange w:id="696" w:author="James Vu" w:date="2024-04-19T00:29:00Z">
            <w:trPr>
              <w:trHeight w:val="20"/>
            </w:trPr>
          </w:trPrChange>
        </w:trPr>
        <w:tc>
          <w:tcPr>
            <w:tcW w:w="709" w:type="dxa"/>
            <w:shd w:val="clear" w:color="auto" w:fill="auto"/>
            <w:noWrap/>
            <w:vAlign w:val="center"/>
            <w:hideMark/>
            <w:tcPrChange w:id="697" w:author="James Vu" w:date="2024-04-19T00:29:00Z">
              <w:tcPr>
                <w:tcW w:w="709" w:type="dxa"/>
                <w:shd w:val="clear" w:color="auto" w:fill="auto"/>
                <w:noWrap/>
                <w:vAlign w:val="center"/>
                <w:hideMark/>
              </w:tcPr>
            </w:tcPrChange>
          </w:tcPr>
          <w:p w14:paraId="1DDEBB48" w14:textId="77777777" w:rsidR="00D80D17" w:rsidRPr="003C02FF" w:rsidRDefault="00D80D17" w:rsidP="003C02FF">
            <w:pPr>
              <w:widowControl w:val="0"/>
              <w:spacing w:before="120" w:after="120"/>
              <w:jc w:val="center"/>
              <w:rPr>
                <w:rPrChange w:id="698" w:author="James Vu" w:date="2024-04-19T00:28:00Z">
                  <w:rPr>
                    <w:sz w:val="26"/>
                    <w:szCs w:val="26"/>
                  </w:rPr>
                </w:rPrChange>
              </w:rPr>
            </w:pPr>
            <w:r w:rsidRPr="003C02FF">
              <w:rPr>
                <w:rPrChange w:id="699" w:author="James Vu" w:date="2024-04-19T00:28:00Z">
                  <w:rPr>
                    <w:sz w:val="26"/>
                    <w:szCs w:val="26"/>
                  </w:rPr>
                </w:rPrChange>
              </w:rPr>
              <w:t>2.5</w:t>
            </w:r>
          </w:p>
        </w:tc>
        <w:tc>
          <w:tcPr>
            <w:tcW w:w="1985" w:type="dxa"/>
            <w:shd w:val="clear" w:color="auto" w:fill="auto"/>
            <w:vAlign w:val="center"/>
            <w:hideMark/>
            <w:tcPrChange w:id="700" w:author="James Vu" w:date="2024-04-19T00:29:00Z">
              <w:tcPr>
                <w:tcW w:w="1985" w:type="dxa"/>
                <w:shd w:val="clear" w:color="auto" w:fill="auto"/>
                <w:vAlign w:val="center"/>
                <w:hideMark/>
              </w:tcPr>
            </w:tcPrChange>
          </w:tcPr>
          <w:p w14:paraId="04C3801E" w14:textId="556350A8" w:rsidR="00D80D17" w:rsidRPr="003C02FF" w:rsidRDefault="00D80D17" w:rsidP="003C02FF">
            <w:pPr>
              <w:widowControl w:val="0"/>
              <w:spacing w:before="120" w:after="120"/>
              <w:rPr>
                <w:rPrChange w:id="701" w:author="James Vu" w:date="2024-04-19T00:28:00Z">
                  <w:rPr>
                    <w:sz w:val="26"/>
                    <w:szCs w:val="26"/>
                  </w:rPr>
                </w:rPrChange>
              </w:rPr>
            </w:pPr>
            <w:r w:rsidRPr="003C02FF">
              <w:rPr>
                <w:rPrChange w:id="702" w:author="James Vu" w:date="2024-04-19T00:28:00Z">
                  <w:rPr>
                    <w:sz w:val="26"/>
                    <w:szCs w:val="26"/>
                  </w:rPr>
                </w:rPrChange>
              </w:rPr>
              <w:t>Dữ liệu về chứng</w:t>
            </w:r>
            <w:r w:rsidR="001B4159" w:rsidRPr="003C02FF">
              <w:rPr>
                <w:rPrChange w:id="703" w:author="James Vu" w:date="2024-04-19T00:28:00Z">
                  <w:rPr>
                    <w:sz w:val="26"/>
                    <w:szCs w:val="26"/>
                  </w:rPr>
                </w:rPrChange>
              </w:rPr>
              <w:t xml:space="preserve"> </w:t>
            </w:r>
            <w:r w:rsidRPr="003C02FF">
              <w:rPr>
                <w:rPrChange w:id="704" w:author="James Vu" w:date="2024-04-19T00:28:00Z">
                  <w:rPr>
                    <w:sz w:val="26"/>
                    <w:szCs w:val="26"/>
                  </w:rPr>
                </w:rPrChange>
              </w:rPr>
              <w:t>nhận nguồn gốc thủy</w:t>
            </w:r>
            <w:r w:rsidR="001B4159" w:rsidRPr="003C02FF">
              <w:rPr>
                <w:rPrChange w:id="705" w:author="James Vu" w:date="2024-04-19T00:28:00Z">
                  <w:rPr>
                    <w:sz w:val="26"/>
                    <w:szCs w:val="26"/>
                  </w:rPr>
                </w:rPrChange>
              </w:rPr>
              <w:t xml:space="preserve"> </w:t>
            </w:r>
            <w:r w:rsidRPr="003C02FF">
              <w:rPr>
                <w:rPrChange w:id="706" w:author="James Vu" w:date="2024-04-19T00:28:00Z">
                  <w:rPr>
                    <w:sz w:val="26"/>
                    <w:szCs w:val="26"/>
                  </w:rPr>
                </w:rPrChange>
              </w:rPr>
              <w:t>sản khai thác</w:t>
            </w:r>
          </w:p>
        </w:tc>
        <w:tc>
          <w:tcPr>
            <w:tcW w:w="4677" w:type="dxa"/>
            <w:shd w:val="clear" w:color="auto" w:fill="auto"/>
            <w:vAlign w:val="center"/>
            <w:hideMark/>
            <w:tcPrChange w:id="707" w:author="James Vu" w:date="2024-04-19T00:29:00Z">
              <w:tcPr>
                <w:tcW w:w="4677" w:type="dxa"/>
                <w:shd w:val="clear" w:color="auto" w:fill="auto"/>
                <w:vAlign w:val="center"/>
                <w:hideMark/>
              </w:tcPr>
            </w:tcPrChange>
          </w:tcPr>
          <w:p w14:paraId="5B16B2E6" w14:textId="283DE6F7" w:rsidR="00D80D17" w:rsidRPr="003C02FF" w:rsidRDefault="00D80D17" w:rsidP="003C02FF">
            <w:pPr>
              <w:widowControl w:val="0"/>
              <w:spacing w:before="120" w:after="120"/>
              <w:rPr>
                <w:rPrChange w:id="708" w:author="James Vu" w:date="2024-04-19T00:28:00Z">
                  <w:rPr>
                    <w:sz w:val="26"/>
                    <w:szCs w:val="26"/>
                  </w:rPr>
                </w:rPrChange>
              </w:rPr>
            </w:pPr>
            <w:r w:rsidRPr="003C02FF">
              <w:rPr>
                <w:rPrChange w:id="709" w:author="James Vu" w:date="2024-04-19T00:28:00Z">
                  <w:rPr>
                    <w:sz w:val="26"/>
                    <w:szCs w:val="26"/>
                  </w:rPr>
                </w:rPrChange>
              </w:rPr>
              <w:t>Số giấy chứng nhận; tên, địa chỉ tổ chức, cá nhân được chứng nhận; số giấy xác nhận; tổng sản lượng thủy sản, sản lượng theo thành phần loài thủy sản được chứng nhận; vùng và thời gian khai thác.</w:t>
            </w:r>
          </w:p>
        </w:tc>
        <w:tc>
          <w:tcPr>
            <w:tcW w:w="1843" w:type="dxa"/>
            <w:shd w:val="clear" w:color="auto" w:fill="auto"/>
            <w:vAlign w:val="center"/>
            <w:hideMark/>
            <w:tcPrChange w:id="710" w:author="James Vu" w:date="2024-04-19T00:29:00Z">
              <w:tcPr>
                <w:tcW w:w="1843" w:type="dxa"/>
                <w:shd w:val="clear" w:color="auto" w:fill="auto"/>
                <w:vAlign w:val="center"/>
                <w:hideMark/>
              </w:tcPr>
            </w:tcPrChange>
          </w:tcPr>
          <w:p w14:paraId="10D9FDA5" w14:textId="463AAC83" w:rsidR="00D80D17" w:rsidRPr="003C02FF" w:rsidRDefault="00D80D17" w:rsidP="003C02FF">
            <w:pPr>
              <w:widowControl w:val="0"/>
              <w:spacing w:before="120" w:after="120"/>
              <w:rPr>
                <w:rPrChange w:id="711" w:author="James Vu" w:date="2024-04-19T00:28:00Z">
                  <w:rPr>
                    <w:sz w:val="26"/>
                    <w:szCs w:val="26"/>
                  </w:rPr>
                </w:rPrChange>
              </w:rPr>
            </w:pPr>
            <w:r w:rsidRPr="003C02FF">
              <w:rPr>
                <w:rPrChange w:id="712" w:author="James Vu" w:date="2024-04-19T00:28:00Z">
                  <w:rPr>
                    <w:sz w:val="26"/>
                    <w:szCs w:val="26"/>
                  </w:rPr>
                </w:rPrChange>
              </w:rPr>
              <w:t>Excel</w:t>
            </w:r>
          </w:p>
        </w:tc>
      </w:tr>
      <w:tr w:rsidR="00D80D17" w:rsidRPr="003C02FF" w14:paraId="590D8766" w14:textId="77777777" w:rsidTr="003C02FF">
        <w:trPr>
          <w:trHeight w:val="20"/>
          <w:trPrChange w:id="713" w:author="James Vu" w:date="2024-04-19T00:29:00Z">
            <w:trPr>
              <w:trHeight w:val="20"/>
            </w:trPr>
          </w:trPrChange>
        </w:trPr>
        <w:tc>
          <w:tcPr>
            <w:tcW w:w="709" w:type="dxa"/>
            <w:shd w:val="clear" w:color="auto" w:fill="auto"/>
            <w:noWrap/>
            <w:vAlign w:val="center"/>
            <w:hideMark/>
            <w:tcPrChange w:id="714" w:author="James Vu" w:date="2024-04-19T00:29:00Z">
              <w:tcPr>
                <w:tcW w:w="709" w:type="dxa"/>
                <w:shd w:val="clear" w:color="auto" w:fill="auto"/>
                <w:noWrap/>
                <w:vAlign w:val="center"/>
                <w:hideMark/>
              </w:tcPr>
            </w:tcPrChange>
          </w:tcPr>
          <w:p w14:paraId="4A0672A8" w14:textId="77777777" w:rsidR="00D80D17" w:rsidRPr="003C02FF" w:rsidRDefault="00D80D17" w:rsidP="003C02FF">
            <w:pPr>
              <w:widowControl w:val="0"/>
              <w:spacing w:before="120" w:after="120"/>
              <w:jc w:val="center"/>
              <w:rPr>
                <w:rPrChange w:id="715" w:author="James Vu" w:date="2024-04-19T00:28:00Z">
                  <w:rPr>
                    <w:sz w:val="26"/>
                    <w:szCs w:val="26"/>
                  </w:rPr>
                </w:rPrChange>
              </w:rPr>
            </w:pPr>
            <w:r w:rsidRPr="003C02FF">
              <w:rPr>
                <w:rPrChange w:id="716" w:author="James Vu" w:date="2024-04-19T00:28:00Z">
                  <w:rPr>
                    <w:sz w:val="26"/>
                    <w:szCs w:val="26"/>
                  </w:rPr>
                </w:rPrChange>
              </w:rPr>
              <w:t>2.6</w:t>
            </w:r>
          </w:p>
        </w:tc>
        <w:tc>
          <w:tcPr>
            <w:tcW w:w="1985" w:type="dxa"/>
            <w:shd w:val="clear" w:color="auto" w:fill="auto"/>
            <w:vAlign w:val="center"/>
            <w:hideMark/>
            <w:tcPrChange w:id="717" w:author="James Vu" w:date="2024-04-19T00:29:00Z">
              <w:tcPr>
                <w:tcW w:w="1985" w:type="dxa"/>
                <w:shd w:val="clear" w:color="auto" w:fill="auto"/>
                <w:vAlign w:val="center"/>
                <w:hideMark/>
              </w:tcPr>
            </w:tcPrChange>
          </w:tcPr>
          <w:p w14:paraId="74696C5F" w14:textId="2BC3A57A" w:rsidR="00D80D17" w:rsidRPr="003C02FF" w:rsidRDefault="00D80D17" w:rsidP="003C02FF">
            <w:pPr>
              <w:widowControl w:val="0"/>
              <w:spacing w:before="120" w:after="120"/>
              <w:rPr>
                <w:rPrChange w:id="718" w:author="James Vu" w:date="2024-04-19T00:28:00Z">
                  <w:rPr>
                    <w:sz w:val="26"/>
                    <w:szCs w:val="26"/>
                  </w:rPr>
                </w:rPrChange>
              </w:rPr>
            </w:pPr>
            <w:r w:rsidRPr="003C02FF">
              <w:rPr>
                <w:rPrChange w:id="719" w:author="James Vu" w:date="2024-04-19T00:28:00Z">
                  <w:rPr>
                    <w:sz w:val="26"/>
                    <w:szCs w:val="26"/>
                  </w:rPr>
                </w:rPrChange>
              </w:rPr>
              <w:t>Dữ liệu về cơ sở</w:t>
            </w:r>
            <w:r w:rsidR="001B4159" w:rsidRPr="003C02FF">
              <w:rPr>
                <w:rPrChange w:id="720" w:author="James Vu" w:date="2024-04-19T00:28:00Z">
                  <w:rPr>
                    <w:sz w:val="26"/>
                    <w:szCs w:val="26"/>
                  </w:rPr>
                </w:rPrChange>
              </w:rPr>
              <w:t xml:space="preserve"> </w:t>
            </w:r>
            <w:r w:rsidRPr="003C02FF">
              <w:rPr>
                <w:rPrChange w:id="721" w:author="James Vu" w:date="2024-04-19T00:28:00Z">
                  <w:rPr>
                    <w:sz w:val="26"/>
                    <w:szCs w:val="26"/>
                  </w:rPr>
                </w:rPrChange>
              </w:rPr>
              <w:t>đóng mới, cải hoán tàu cá</w:t>
            </w:r>
          </w:p>
        </w:tc>
        <w:tc>
          <w:tcPr>
            <w:tcW w:w="4677" w:type="dxa"/>
            <w:shd w:val="clear" w:color="auto" w:fill="auto"/>
            <w:vAlign w:val="center"/>
            <w:hideMark/>
            <w:tcPrChange w:id="722" w:author="James Vu" w:date="2024-04-19T00:29:00Z">
              <w:tcPr>
                <w:tcW w:w="4677" w:type="dxa"/>
                <w:shd w:val="clear" w:color="auto" w:fill="auto"/>
                <w:vAlign w:val="center"/>
                <w:hideMark/>
              </w:tcPr>
            </w:tcPrChange>
          </w:tcPr>
          <w:p w14:paraId="0B6F7472" w14:textId="1F680011" w:rsidR="00D80D17" w:rsidRPr="003C02FF" w:rsidRDefault="00D80D17" w:rsidP="003C02FF">
            <w:pPr>
              <w:widowControl w:val="0"/>
              <w:spacing w:before="120" w:after="120"/>
              <w:rPr>
                <w:rPrChange w:id="723" w:author="James Vu" w:date="2024-04-19T00:28:00Z">
                  <w:rPr>
                    <w:sz w:val="26"/>
                    <w:szCs w:val="26"/>
                  </w:rPr>
                </w:rPrChange>
              </w:rPr>
            </w:pPr>
            <w:r w:rsidRPr="003C02FF">
              <w:rPr>
                <w:rPrChange w:id="724" w:author="James Vu" w:date="2024-04-19T00:28:00Z">
                  <w:rPr>
                    <w:sz w:val="26"/>
                    <w:szCs w:val="26"/>
                  </w:rPr>
                </w:rPrChange>
              </w:rPr>
              <w:t>Số giấy chứng nhận cơ sở đủ điều kiện; ngày cấp; tên, địa chỉ cơ sở; loại cơ sở, vật liệu đóng vỏ tàu</w:t>
            </w:r>
            <w:r w:rsidR="001B4159" w:rsidRPr="003C02FF">
              <w:rPr>
                <w:rPrChange w:id="725" w:author="James Vu" w:date="2024-04-19T00:28:00Z">
                  <w:rPr>
                    <w:sz w:val="26"/>
                    <w:szCs w:val="26"/>
                  </w:rPr>
                </w:rPrChange>
              </w:rPr>
              <w:t>…</w:t>
            </w:r>
          </w:p>
        </w:tc>
        <w:tc>
          <w:tcPr>
            <w:tcW w:w="1843" w:type="dxa"/>
            <w:shd w:val="clear" w:color="auto" w:fill="auto"/>
            <w:vAlign w:val="center"/>
            <w:hideMark/>
            <w:tcPrChange w:id="726" w:author="James Vu" w:date="2024-04-19T00:29:00Z">
              <w:tcPr>
                <w:tcW w:w="1843" w:type="dxa"/>
                <w:shd w:val="clear" w:color="auto" w:fill="auto"/>
                <w:vAlign w:val="center"/>
                <w:hideMark/>
              </w:tcPr>
            </w:tcPrChange>
          </w:tcPr>
          <w:p w14:paraId="4DD2FDAC" w14:textId="442F970F" w:rsidR="00D80D17" w:rsidRPr="003C02FF" w:rsidRDefault="00D80D17" w:rsidP="003C02FF">
            <w:pPr>
              <w:widowControl w:val="0"/>
              <w:spacing w:before="120" w:after="120"/>
              <w:rPr>
                <w:rPrChange w:id="727" w:author="James Vu" w:date="2024-04-19T00:28:00Z">
                  <w:rPr>
                    <w:sz w:val="26"/>
                    <w:szCs w:val="26"/>
                  </w:rPr>
                </w:rPrChange>
              </w:rPr>
            </w:pPr>
            <w:r w:rsidRPr="003C02FF">
              <w:rPr>
                <w:rPrChange w:id="728" w:author="James Vu" w:date="2024-04-19T00:28:00Z">
                  <w:rPr>
                    <w:sz w:val="26"/>
                    <w:szCs w:val="26"/>
                  </w:rPr>
                </w:rPrChange>
              </w:rPr>
              <w:t>Excel</w:t>
            </w:r>
          </w:p>
        </w:tc>
      </w:tr>
      <w:tr w:rsidR="000C0253" w:rsidRPr="003C02FF" w14:paraId="236B82BC" w14:textId="77777777" w:rsidTr="003C02FF">
        <w:trPr>
          <w:trHeight w:val="20"/>
          <w:trPrChange w:id="729" w:author="James Vu" w:date="2024-04-19T00:29:00Z">
            <w:trPr>
              <w:trHeight w:val="20"/>
            </w:trPr>
          </w:trPrChange>
        </w:trPr>
        <w:tc>
          <w:tcPr>
            <w:tcW w:w="709" w:type="dxa"/>
            <w:shd w:val="clear" w:color="auto" w:fill="auto"/>
            <w:noWrap/>
            <w:vAlign w:val="center"/>
            <w:hideMark/>
            <w:tcPrChange w:id="730" w:author="James Vu" w:date="2024-04-19T00:29:00Z">
              <w:tcPr>
                <w:tcW w:w="709" w:type="dxa"/>
                <w:shd w:val="clear" w:color="auto" w:fill="auto"/>
                <w:noWrap/>
                <w:vAlign w:val="center"/>
                <w:hideMark/>
              </w:tcPr>
            </w:tcPrChange>
          </w:tcPr>
          <w:p w14:paraId="77102978" w14:textId="77777777" w:rsidR="000C0253" w:rsidRPr="003C02FF" w:rsidRDefault="000C0253" w:rsidP="003C02FF">
            <w:pPr>
              <w:widowControl w:val="0"/>
              <w:spacing w:before="120" w:after="120"/>
              <w:jc w:val="center"/>
              <w:rPr>
                <w:rPrChange w:id="731" w:author="James Vu" w:date="2024-04-19T00:28:00Z">
                  <w:rPr>
                    <w:sz w:val="26"/>
                    <w:szCs w:val="26"/>
                  </w:rPr>
                </w:rPrChange>
              </w:rPr>
            </w:pPr>
            <w:r w:rsidRPr="003C02FF">
              <w:rPr>
                <w:rPrChange w:id="732" w:author="James Vu" w:date="2024-04-19T00:28:00Z">
                  <w:rPr>
                    <w:sz w:val="26"/>
                    <w:szCs w:val="26"/>
                  </w:rPr>
                </w:rPrChange>
              </w:rPr>
              <w:t>2.7</w:t>
            </w:r>
          </w:p>
        </w:tc>
        <w:tc>
          <w:tcPr>
            <w:tcW w:w="1985" w:type="dxa"/>
            <w:shd w:val="clear" w:color="auto" w:fill="auto"/>
            <w:vAlign w:val="center"/>
            <w:hideMark/>
            <w:tcPrChange w:id="733" w:author="James Vu" w:date="2024-04-19T00:29:00Z">
              <w:tcPr>
                <w:tcW w:w="1985" w:type="dxa"/>
                <w:shd w:val="clear" w:color="auto" w:fill="auto"/>
                <w:vAlign w:val="center"/>
                <w:hideMark/>
              </w:tcPr>
            </w:tcPrChange>
          </w:tcPr>
          <w:p w14:paraId="4213E37E" w14:textId="77777777" w:rsidR="000C0253" w:rsidRPr="003C02FF" w:rsidRDefault="000C0253" w:rsidP="003C02FF">
            <w:pPr>
              <w:widowControl w:val="0"/>
              <w:spacing w:before="120" w:after="120"/>
              <w:rPr>
                <w:rPrChange w:id="734" w:author="James Vu" w:date="2024-04-19T00:28:00Z">
                  <w:rPr>
                    <w:sz w:val="26"/>
                    <w:szCs w:val="26"/>
                  </w:rPr>
                </w:rPrChange>
              </w:rPr>
            </w:pPr>
            <w:r w:rsidRPr="003C02FF">
              <w:rPr>
                <w:rPrChange w:id="735" w:author="James Vu" w:date="2024-04-19T00:28:00Z">
                  <w:rPr>
                    <w:sz w:val="26"/>
                    <w:szCs w:val="26"/>
                  </w:rPr>
                </w:rPrChange>
              </w:rPr>
              <w:t>Dữ liệu về giống thủy sản</w:t>
            </w:r>
          </w:p>
        </w:tc>
        <w:tc>
          <w:tcPr>
            <w:tcW w:w="4677" w:type="dxa"/>
            <w:shd w:val="clear" w:color="auto" w:fill="auto"/>
            <w:vAlign w:val="center"/>
            <w:hideMark/>
            <w:tcPrChange w:id="736" w:author="James Vu" w:date="2024-04-19T00:29:00Z">
              <w:tcPr>
                <w:tcW w:w="4677" w:type="dxa"/>
                <w:shd w:val="clear" w:color="auto" w:fill="auto"/>
                <w:vAlign w:val="center"/>
                <w:hideMark/>
              </w:tcPr>
            </w:tcPrChange>
          </w:tcPr>
          <w:p w14:paraId="100B3F34" w14:textId="11872455" w:rsidR="000C0253" w:rsidRPr="003C02FF" w:rsidRDefault="000C0253" w:rsidP="003C02FF">
            <w:pPr>
              <w:widowControl w:val="0"/>
              <w:spacing w:before="120" w:after="120"/>
              <w:rPr>
                <w:rPrChange w:id="737" w:author="James Vu" w:date="2024-04-19T00:28:00Z">
                  <w:rPr>
                    <w:sz w:val="26"/>
                    <w:szCs w:val="26"/>
                  </w:rPr>
                </w:rPrChange>
              </w:rPr>
            </w:pPr>
            <w:r w:rsidRPr="003C02FF">
              <w:rPr>
                <w:rPrChange w:id="738" w:author="James Vu" w:date="2024-04-19T00:28:00Z">
                  <w:rPr>
                    <w:sz w:val="26"/>
                    <w:szCs w:val="26"/>
                  </w:rPr>
                </w:rPrChange>
              </w:rPr>
              <w:t>Tên cơ sở, mã số doanh nghiệp, mã số thuế, địa chỉ trụ sở chính, điện thoại, email, địa chỉ sản xuất, ương dưỡng; đối tượng, sản lượng sản xuất, ương dưỡng; thông tin cơ sở đủ điều kiện; số tiêu chuẩn công bố áp dụng, công bố hợp quy…</w:t>
            </w:r>
          </w:p>
        </w:tc>
        <w:tc>
          <w:tcPr>
            <w:tcW w:w="1843" w:type="dxa"/>
            <w:vMerge w:val="restart"/>
            <w:shd w:val="clear" w:color="auto" w:fill="auto"/>
            <w:vAlign w:val="center"/>
            <w:hideMark/>
            <w:tcPrChange w:id="739" w:author="James Vu" w:date="2024-04-19T00:29:00Z">
              <w:tcPr>
                <w:tcW w:w="1843" w:type="dxa"/>
                <w:vMerge w:val="restart"/>
                <w:shd w:val="clear" w:color="auto" w:fill="auto"/>
                <w:vAlign w:val="center"/>
                <w:hideMark/>
              </w:tcPr>
            </w:tcPrChange>
          </w:tcPr>
          <w:p w14:paraId="568AA012" w14:textId="77777777" w:rsidR="000C0253" w:rsidRPr="003C02FF" w:rsidRDefault="000C0253" w:rsidP="003C02FF">
            <w:pPr>
              <w:widowControl w:val="0"/>
              <w:spacing w:before="120" w:after="120"/>
              <w:rPr>
                <w:rPrChange w:id="740" w:author="James Vu" w:date="2024-04-19T00:28:00Z">
                  <w:rPr>
                    <w:sz w:val="26"/>
                    <w:szCs w:val="26"/>
                  </w:rPr>
                </w:rPrChange>
              </w:rPr>
            </w:pPr>
            <w:r w:rsidRPr="003C02FF">
              <w:rPr>
                <w:rPrChange w:id="741" w:author="James Vu" w:date="2024-04-19T00:28:00Z">
                  <w:rPr>
                    <w:sz w:val="26"/>
                    <w:szCs w:val="26"/>
                  </w:rPr>
                </w:rPrChange>
              </w:rPr>
              <w:t xml:space="preserve">Nhập trực tiếp vào Phần mềm cơ sở dữ liệu giống, thức ăn và sản phẩm xử lý môi trường thủy sản thuộc Cơ sở dữ liệu </w:t>
            </w:r>
            <w:r w:rsidRPr="003C02FF">
              <w:rPr>
                <w:rPrChange w:id="742" w:author="James Vu" w:date="2024-04-19T00:28:00Z">
                  <w:rPr>
                    <w:sz w:val="26"/>
                    <w:szCs w:val="26"/>
                  </w:rPr>
                </w:rPrChange>
              </w:rPr>
              <w:lastRenderedPageBreak/>
              <w:t>Quốc gia về thủy sản, tại địa chỉ:</w:t>
            </w:r>
          </w:p>
          <w:p w14:paraId="1A846CFC" w14:textId="4CADC0CB" w:rsidR="000C0253" w:rsidRPr="003C02FF" w:rsidRDefault="00A60EF7" w:rsidP="003C02FF">
            <w:pPr>
              <w:widowControl w:val="0"/>
              <w:spacing w:before="120" w:after="120"/>
              <w:rPr>
                <w:rPrChange w:id="743" w:author="James Vu" w:date="2024-04-19T00:28:00Z">
                  <w:rPr>
                    <w:sz w:val="26"/>
                    <w:szCs w:val="26"/>
                  </w:rPr>
                </w:rPrChange>
              </w:rPr>
            </w:pPr>
            <w:r w:rsidRPr="003C02FF">
              <w:fldChar w:fldCharType="begin"/>
            </w:r>
            <w:r w:rsidRPr="003C02FF">
              <w:instrText>HYPERLINK "https://csdl.tongcucthuysan.gov.vn/cms.nc"</w:instrText>
            </w:r>
            <w:r w:rsidRPr="003C02FF">
              <w:fldChar w:fldCharType="separate"/>
            </w:r>
            <w:r w:rsidR="000C0253" w:rsidRPr="003C02FF">
              <w:rPr>
                <w:rStyle w:val="Hyperlink"/>
                <w:i/>
                <w:iCs/>
                <w:rPrChange w:id="744" w:author="James Vu" w:date="2024-04-19T00:28:00Z">
                  <w:rPr>
                    <w:rStyle w:val="Hyperlink"/>
                    <w:i/>
                    <w:iCs/>
                    <w:sz w:val="26"/>
                    <w:szCs w:val="26"/>
                  </w:rPr>
                </w:rPrChange>
              </w:rPr>
              <w:t>https://csdl.tongcucthuysan.gov.vn/cms.nc</w:t>
            </w:r>
            <w:r w:rsidRPr="003C02FF">
              <w:rPr>
                <w:rStyle w:val="Hyperlink"/>
                <w:i/>
                <w:iCs/>
                <w:rPrChange w:id="745" w:author="James Vu" w:date="2024-04-19T00:28:00Z">
                  <w:rPr>
                    <w:rStyle w:val="Hyperlink"/>
                    <w:i/>
                    <w:iCs/>
                    <w:sz w:val="26"/>
                    <w:szCs w:val="26"/>
                  </w:rPr>
                </w:rPrChange>
              </w:rPr>
              <w:fldChar w:fldCharType="end"/>
            </w:r>
          </w:p>
        </w:tc>
      </w:tr>
      <w:tr w:rsidR="000C0253" w:rsidRPr="003C02FF" w14:paraId="5BDE1DBD" w14:textId="77777777" w:rsidTr="003C02FF">
        <w:trPr>
          <w:trHeight w:val="20"/>
          <w:trPrChange w:id="746" w:author="James Vu" w:date="2024-04-19T00:29:00Z">
            <w:trPr>
              <w:trHeight w:val="20"/>
            </w:trPr>
          </w:trPrChange>
        </w:trPr>
        <w:tc>
          <w:tcPr>
            <w:tcW w:w="709" w:type="dxa"/>
            <w:shd w:val="clear" w:color="auto" w:fill="auto"/>
            <w:noWrap/>
            <w:vAlign w:val="center"/>
            <w:hideMark/>
            <w:tcPrChange w:id="747" w:author="James Vu" w:date="2024-04-19T00:29:00Z">
              <w:tcPr>
                <w:tcW w:w="709" w:type="dxa"/>
                <w:shd w:val="clear" w:color="auto" w:fill="auto"/>
                <w:noWrap/>
                <w:vAlign w:val="center"/>
                <w:hideMark/>
              </w:tcPr>
            </w:tcPrChange>
          </w:tcPr>
          <w:p w14:paraId="49C8436A" w14:textId="77777777" w:rsidR="000C0253" w:rsidRPr="003C02FF" w:rsidRDefault="000C0253" w:rsidP="003C02FF">
            <w:pPr>
              <w:widowControl w:val="0"/>
              <w:spacing w:before="120" w:after="120"/>
              <w:jc w:val="center"/>
              <w:rPr>
                <w:rPrChange w:id="748" w:author="James Vu" w:date="2024-04-19T00:28:00Z">
                  <w:rPr>
                    <w:sz w:val="26"/>
                    <w:szCs w:val="26"/>
                  </w:rPr>
                </w:rPrChange>
              </w:rPr>
            </w:pPr>
            <w:r w:rsidRPr="003C02FF">
              <w:rPr>
                <w:rPrChange w:id="749" w:author="James Vu" w:date="2024-04-19T00:28:00Z">
                  <w:rPr>
                    <w:sz w:val="26"/>
                    <w:szCs w:val="26"/>
                  </w:rPr>
                </w:rPrChange>
              </w:rPr>
              <w:t>2.8</w:t>
            </w:r>
          </w:p>
        </w:tc>
        <w:tc>
          <w:tcPr>
            <w:tcW w:w="1985" w:type="dxa"/>
            <w:shd w:val="clear" w:color="auto" w:fill="auto"/>
            <w:vAlign w:val="center"/>
            <w:hideMark/>
            <w:tcPrChange w:id="750" w:author="James Vu" w:date="2024-04-19T00:29:00Z">
              <w:tcPr>
                <w:tcW w:w="1985" w:type="dxa"/>
                <w:shd w:val="clear" w:color="auto" w:fill="auto"/>
                <w:vAlign w:val="center"/>
                <w:hideMark/>
              </w:tcPr>
            </w:tcPrChange>
          </w:tcPr>
          <w:p w14:paraId="22CF039D" w14:textId="77777777" w:rsidR="000C0253" w:rsidRPr="003C02FF" w:rsidRDefault="000C0253" w:rsidP="003C02FF">
            <w:pPr>
              <w:widowControl w:val="0"/>
              <w:spacing w:before="120" w:after="120"/>
              <w:rPr>
                <w:rPrChange w:id="751" w:author="James Vu" w:date="2024-04-19T00:28:00Z">
                  <w:rPr>
                    <w:sz w:val="26"/>
                    <w:szCs w:val="26"/>
                  </w:rPr>
                </w:rPrChange>
              </w:rPr>
            </w:pPr>
            <w:r w:rsidRPr="003C02FF">
              <w:rPr>
                <w:rPrChange w:id="752" w:author="James Vu" w:date="2024-04-19T00:28:00Z">
                  <w:rPr>
                    <w:sz w:val="26"/>
                    <w:szCs w:val="26"/>
                  </w:rPr>
                </w:rPrChange>
              </w:rPr>
              <w:t xml:space="preserve">Dữ liệu về thức </w:t>
            </w:r>
            <w:r w:rsidRPr="003C02FF">
              <w:rPr>
                <w:rPrChange w:id="753" w:author="James Vu" w:date="2024-04-19T00:28:00Z">
                  <w:rPr>
                    <w:sz w:val="26"/>
                    <w:szCs w:val="26"/>
                  </w:rPr>
                </w:rPrChange>
              </w:rPr>
              <w:lastRenderedPageBreak/>
              <w:t>ăn thủy sản, sản phẩm xử lý môi trường nuôi trồng thủy sản</w:t>
            </w:r>
          </w:p>
        </w:tc>
        <w:tc>
          <w:tcPr>
            <w:tcW w:w="4677" w:type="dxa"/>
            <w:shd w:val="clear" w:color="auto" w:fill="auto"/>
            <w:vAlign w:val="center"/>
            <w:hideMark/>
            <w:tcPrChange w:id="754" w:author="James Vu" w:date="2024-04-19T00:29:00Z">
              <w:tcPr>
                <w:tcW w:w="4677" w:type="dxa"/>
                <w:shd w:val="clear" w:color="auto" w:fill="auto"/>
                <w:vAlign w:val="center"/>
                <w:hideMark/>
              </w:tcPr>
            </w:tcPrChange>
          </w:tcPr>
          <w:p w14:paraId="7ACA6A29" w14:textId="23B20909" w:rsidR="000C0253" w:rsidRPr="003C02FF" w:rsidRDefault="000C0253" w:rsidP="003C02FF">
            <w:pPr>
              <w:widowControl w:val="0"/>
              <w:spacing w:before="120" w:after="120"/>
              <w:rPr>
                <w:rPrChange w:id="755" w:author="James Vu" w:date="2024-04-19T00:28:00Z">
                  <w:rPr>
                    <w:sz w:val="26"/>
                    <w:szCs w:val="26"/>
                  </w:rPr>
                </w:rPrChange>
              </w:rPr>
            </w:pPr>
            <w:r w:rsidRPr="003C02FF">
              <w:rPr>
                <w:rPrChange w:id="756" w:author="James Vu" w:date="2024-04-19T00:28:00Z">
                  <w:rPr>
                    <w:sz w:val="26"/>
                    <w:szCs w:val="26"/>
                  </w:rPr>
                </w:rPrChange>
              </w:rPr>
              <w:lastRenderedPageBreak/>
              <w:t xml:space="preserve">Thông tin về cơ sở đủ điều kiện sản xuất thức </w:t>
            </w:r>
            <w:r w:rsidRPr="003C02FF">
              <w:rPr>
                <w:rPrChange w:id="757" w:author="James Vu" w:date="2024-04-19T00:28:00Z">
                  <w:rPr>
                    <w:sz w:val="26"/>
                    <w:szCs w:val="26"/>
                  </w:rPr>
                </w:rPrChange>
              </w:rPr>
              <w:lastRenderedPageBreak/>
              <w:t>ăn thủy sản, sản phẩm xử lý môi trường nuôi trồng thủy sản: Số giấy chứng nhận, phạm vi chứng nhận, ngày cấp, tên cơ sở, địa chỉ trụ sở chính, loại hình doanh nghiệp…</w:t>
            </w:r>
          </w:p>
        </w:tc>
        <w:tc>
          <w:tcPr>
            <w:tcW w:w="1843" w:type="dxa"/>
            <w:vMerge/>
            <w:shd w:val="clear" w:color="auto" w:fill="auto"/>
            <w:vAlign w:val="center"/>
            <w:tcPrChange w:id="758" w:author="James Vu" w:date="2024-04-19T00:29:00Z">
              <w:tcPr>
                <w:tcW w:w="1843" w:type="dxa"/>
                <w:vMerge/>
                <w:shd w:val="clear" w:color="auto" w:fill="auto"/>
                <w:vAlign w:val="center"/>
              </w:tcPr>
            </w:tcPrChange>
          </w:tcPr>
          <w:p w14:paraId="425795B7" w14:textId="43C7C57A" w:rsidR="000C0253" w:rsidRPr="003C02FF" w:rsidRDefault="000C0253" w:rsidP="003C02FF">
            <w:pPr>
              <w:widowControl w:val="0"/>
              <w:spacing w:before="120" w:after="120"/>
              <w:rPr>
                <w:rPrChange w:id="759" w:author="James Vu" w:date="2024-04-19T00:28:00Z">
                  <w:rPr>
                    <w:sz w:val="26"/>
                    <w:szCs w:val="26"/>
                  </w:rPr>
                </w:rPrChange>
              </w:rPr>
            </w:pPr>
          </w:p>
        </w:tc>
      </w:tr>
      <w:tr w:rsidR="000C0253" w:rsidRPr="003C02FF" w14:paraId="71BE1EB6" w14:textId="77777777" w:rsidTr="003C02FF">
        <w:trPr>
          <w:trHeight w:val="20"/>
          <w:trPrChange w:id="760" w:author="James Vu" w:date="2024-04-19T00:29:00Z">
            <w:trPr>
              <w:trHeight w:val="20"/>
            </w:trPr>
          </w:trPrChange>
        </w:trPr>
        <w:tc>
          <w:tcPr>
            <w:tcW w:w="709" w:type="dxa"/>
            <w:shd w:val="clear" w:color="auto" w:fill="auto"/>
            <w:noWrap/>
            <w:vAlign w:val="center"/>
            <w:hideMark/>
            <w:tcPrChange w:id="761" w:author="James Vu" w:date="2024-04-19T00:29:00Z">
              <w:tcPr>
                <w:tcW w:w="709" w:type="dxa"/>
                <w:shd w:val="clear" w:color="auto" w:fill="auto"/>
                <w:noWrap/>
                <w:vAlign w:val="center"/>
                <w:hideMark/>
              </w:tcPr>
            </w:tcPrChange>
          </w:tcPr>
          <w:p w14:paraId="7327C1EF" w14:textId="77777777" w:rsidR="000C0253" w:rsidRPr="003C02FF" w:rsidRDefault="000C0253" w:rsidP="003C02FF">
            <w:pPr>
              <w:widowControl w:val="0"/>
              <w:spacing w:before="120" w:after="120"/>
              <w:jc w:val="center"/>
              <w:rPr>
                <w:rPrChange w:id="762" w:author="James Vu" w:date="2024-04-19T00:28:00Z">
                  <w:rPr>
                    <w:sz w:val="26"/>
                    <w:szCs w:val="26"/>
                  </w:rPr>
                </w:rPrChange>
              </w:rPr>
            </w:pPr>
            <w:r w:rsidRPr="003C02FF">
              <w:rPr>
                <w:rPrChange w:id="763" w:author="James Vu" w:date="2024-04-19T00:28:00Z">
                  <w:rPr>
                    <w:sz w:val="26"/>
                    <w:szCs w:val="26"/>
                  </w:rPr>
                </w:rPrChange>
              </w:rPr>
              <w:lastRenderedPageBreak/>
              <w:t>2.9</w:t>
            </w:r>
          </w:p>
        </w:tc>
        <w:tc>
          <w:tcPr>
            <w:tcW w:w="1985" w:type="dxa"/>
            <w:shd w:val="clear" w:color="auto" w:fill="auto"/>
            <w:vAlign w:val="center"/>
            <w:hideMark/>
            <w:tcPrChange w:id="764" w:author="James Vu" w:date="2024-04-19T00:29:00Z">
              <w:tcPr>
                <w:tcW w:w="1985" w:type="dxa"/>
                <w:shd w:val="clear" w:color="auto" w:fill="auto"/>
                <w:vAlign w:val="center"/>
                <w:hideMark/>
              </w:tcPr>
            </w:tcPrChange>
          </w:tcPr>
          <w:p w14:paraId="5747EBB4" w14:textId="77777777" w:rsidR="000C0253" w:rsidRPr="003C02FF" w:rsidRDefault="000C0253" w:rsidP="003C02FF">
            <w:pPr>
              <w:widowControl w:val="0"/>
              <w:spacing w:before="120" w:after="120"/>
              <w:rPr>
                <w:rPrChange w:id="765" w:author="James Vu" w:date="2024-04-19T00:28:00Z">
                  <w:rPr>
                    <w:sz w:val="26"/>
                    <w:szCs w:val="26"/>
                  </w:rPr>
                </w:rPrChange>
              </w:rPr>
            </w:pPr>
            <w:r w:rsidRPr="003C02FF">
              <w:rPr>
                <w:rPrChange w:id="766" w:author="James Vu" w:date="2024-04-19T00:28:00Z">
                  <w:rPr>
                    <w:sz w:val="26"/>
                    <w:szCs w:val="26"/>
                  </w:rPr>
                </w:rPrChange>
              </w:rPr>
              <w:t>Dữ liệu về nuôi trồng thủy sản</w:t>
            </w:r>
          </w:p>
        </w:tc>
        <w:tc>
          <w:tcPr>
            <w:tcW w:w="4677" w:type="dxa"/>
            <w:shd w:val="clear" w:color="auto" w:fill="auto"/>
            <w:vAlign w:val="center"/>
            <w:hideMark/>
            <w:tcPrChange w:id="767" w:author="James Vu" w:date="2024-04-19T00:29:00Z">
              <w:tcPr>
                <w:tcW w:w="4677" w:type="dxa"/>
                <w:shd w:val="clear" w:color="auto" w:fill="auto"/>
                <w:vAlign w:val="center"/>
                <w:hideMark/>
              </w:tcPr>
            </w:tcPrChange>
          </w:tcPr>
          <w:p w14:paraId="7D2A3838" w14:textId="1F335E55" w:rsidR="000C0253" w:rsidRPr="003C02FF" w:rsidRDefault="000C0253" w:rsidP="003C02FF">
            <w:pPr>
              <w:widowControl w:val="0"/>
              <w:spacing w:before="120" w:after="120"/>
              <w:rPr>
                <w:rPrChange w:id="768" w:author="James Vu" w:date="2024-04-19T00:28:00Z">
                  <w:rPr>
                    <w:sz w:val="26"/>
                    <w:szCs w:val="26"/>
                  </w:rPr>
                </w:rPrChange>
              </w:rPr>
            </w:pPr>
            <w:r w:rsidRPr="003C02FF">
              <w:rPr>
                <w:rPrChange w:id="769" w:author="James Vu" w:date="2024-04-19T00:28:00Z">
                  <w:rPr>
                    <w:sz w:val="26"/>
                    <w:szCs w:val="26"/>
                  </w:rPr>
                </w:rPrChange>
              </w:rPr>
              <w:t> Diện tích, sản lượng nuôi trồng thủy sản; Cơ sở nuôi trồng thủy sản (lồng bè, nuôi biển, nuôi có chứng nhận tiêu chuẩn thực hành nuôi trồng thủy sản tốt, chứng nhận nuôi hữu cơ, chứng nhận đủ điều kiện); Đối tượng thủy sản nuôi chủ lực tế…</w:t>
            </w:r>
          </w:p>
        </w:tc>
        <w:tc>
          <w:tcPr>
            <w:tcW w:w="1843" w:type="dxa"/>
            <w:vMerge/>
            <w:shd w:val="clear" w:color="auto" w:fill="auto"/>
            <w:vAlign w:val="center"/>
            <w:tcPrChange w:id="770" w:author="James Vu" w:date="2024-04-19T00:29:00Z">
              <w:tcPr>
                <w:tcW w:w="1843" w:type="dxa"/>
                <w:vMerge/>
                <w:shd w:val="clear" w:color="auto" w:fill="auto"/>
                <w:vAlign w:val="center"/>
              </w:tcPr>
            </w:tcPrChange>
          </w:tcPr>
          <w:p w14:paraId="57BBC8C2" w14:textId="61EFC3DE" w:rsidR="000C0253" w:rsidRPr="003C02FF" w:rsidRDefault="000C0253" w:rsidP="003C02FF">
            <w:pPr>
              <w:widowControl w:val="0"/>
              <w:spacing w:before="120" w:after="120"/>
              <w:rPr>
                <w:rPrChange w:id="771" w:author="James Vu" w:date="2024-04-19T00:28:00Z">
                  <w:rPr>
                    <w:sz w:val="26"/>
                    <w:szCs w:val="26"/>
                  </w:rPr>
                </w:rPrChange>
              </w:rPr>
            </w:pPr>
          </w:p>
        </w:tc>
      </w:tr>
      <w:tr w:rsidR="00D80D17" w:rsidRPr="003C02FF" w14:paraId="45FD4EF3" w14:textId="77777777" w:rsidTr="003C02FF">
        <w:trPr>
          <w:trHeight w:val="20"/>
          <w:trPrChange w:id="772" w:author="James Vu" w:date="2024-04-19T00:29:00Z">
            <w:trPr>
              <w:trHeight w:val="20"/>
            </w:trPr>
          </w:trPrChange>
        </w:trPr>
        <w:tc>
          <w:tcPr>
            <w:tcW w:w="709" w:type="dxa"/>
            <w:shd w:val="clear" w:color="auto" w:fill="auto"/>
            <w:noWrap/>
            <w:vAlign w:val="center"/>
            <w:hideMark/>
            <w:tcPrChange w:id="773" w:author="James Vu" w:date="2024-04-19T00:29:00Z">
              <w:tcPr>
                <w:tcW w:w="709" w:type="dxa"/>
                <w:shd w:val="clear" w:color="auto" w:fill="auto"/>
                <w:noWrap/>
                <w:vAlign w:val="center"/>
                <w:hideMark/>
              </w:tcPr>
            </w:tcPrChange>
          </w:tcPr>
          <w:p w14:paraId="25466B5A" w14:textId="77777777" w:rsidR="00D80D17" w:rsidRPr="003C02FF" w:rsidRDefault="00D80D17" w:rsidP="003C02FF">
            <w:pPr>
              <w:widowControl w:val="0"/>
              <w:spacing w:before="120" w:after="120"/>
              <w:jc w:val="center"/>
              <w:rPr>
                <w:rPrChange w:id="774" w:author="James Vu" w:date="2024-04-19T00:28:00Z">
                  <w:rPr>
                    <w:sz w:val="26"/>
                    <w:szCs w:val="26"/>
                  </w:rPr>
                </w:rPrChange>
              </w:rPr>
            </w:pPr>
            <w:r w:rsidRPr="003C02FF">
              <w:rPr>
                <w:rPrChange w:id="775" w:author="James Vu" w:date="2024-04-19T00:28:00Z">
                  <w:rPr>
                    <w:sz w:val="26"/>
                    <w:szCs w:val="26"/>
                  </w:rPr>
                </w:rPrChange>
              </w:rPr>
              <w:t>2.10</w:t>
            </w:r>
          </w:p>
        </w:tc>
        <w:tc>
          <w:tcPr>
            <w:tcW w:w="1985" w:type="dxa"/>
            <w:shd w:val="clear" w:color="auto" w:fill="auto"/>
            <w:vAlign w:val="center"/>
            <w:hideMark/>
            <w:tcPrChange w:id="776" w:author="James Vu" w:date="2024-04-19T00:29:00Z">
              <w:tcPr>
                <w:tcW w:w="1985" w:type="dxa"/>
                <w:shd w:val="clear" w:color="auto" w:fill="auto"/>
                <w:vAlign w:val="center"/>
                <w:hideMark/>
              </w:tcPr>
            </w:tcPrChange>
          </w:tcPr>
          <w:p w14:paraId="199128A6" w14:textId="77777777" w:rsidR="00D80D17" w:rsidRPr="003C02FF" w:rsidRDefault="00D80D17" w:rsidP="003C02FF">
            <w:pPr>
              <w:widowControl w:val="0"/>
              <w:spacing w:before="120" w:after="120"/>
              <w:rPr>
                <w:rPrChange w:id="777" w:author="James Vu" w:date="2024-04-19T00:28:00Z">
                  <w:rPr>
                    <w:sz w:val="26"/>
                    <w:szCs w:val="26"/>
                  </w:rPr>
                </w:rPrChange>
              </w:rPr>
            </w:pPr>
            <w:r w:rsidRPr="003C02FF">
              <w:rPr>
                <w:rPrChange w:id="778" w:author="James Vu" w:date="2024-04-19T00:28:00Z">
                  <w:rPr>
                    <w:sz w:val="26"/>
                    <w:szCs w:val="26"/>
                  </w:rPr>
                </w:rPrChange>
              </w:rPr>
              <w:t>Dữ liệu về tàu cá khai thác thủy sản bất hợp pháp</w:t>
            </w:r>
          </w:p>
        </w:tc>
        <w:tc>
          <w:tcPr>
            <w:tcW w:w="4677" w:type="dxa"/>
            <w:shd w:val="clear" w:color="auto" w:fill="auto"/>
            <w:vAlign w:val="center"/>
            <w:hideMark/>
            <w:tcPrChange w:id="779" w:author="James Vu" w:date="2024-04-19T00:29:00Z">
              <w:tcPr>
                <w:tcW w:w="4677" w:type="dxa"/>
                <w:shd w:val="clear" w:color="auto" w:fill="auto"/>
                <w:vAlign w:val="center"/>
                <w:hideMark/>
              </w:tcPr>
            </w:tcPrChange>
          </w:tcPr>
          <w:p w14:paraId="70D130AF" w14:textId="77777777" w:rsidR="00D80D17" w:rsidRPr="003C02FF" w:rsidRDefault="00D80D17" w:rsidP="003C02FF">
            <w:pPr>
              <w:widowControl w:val="0"/>
              <w:spacing w:before="120" w:after="120"/>
              <w:rPr>
                <w:rPrChange w:id="780" w:author="James Vu" w:date="2024-04-19T00:28:00Z">
                  <w:rPr>
                    <w:sz w:val="26"/>
                    <w:szCs w:val="26"/>
                  </w:rPr>
                </w:rPrChange>
              </w:rPr>
            </w:pPr>
            <w:r w:rsidRPr="003C02FF">
              <w:rPr>
                <w:rPrChange w:id="781" w:author="James Vu" w:date="2024-04-19T00:28:00Z">
                  <w:rPr>
                    <w:sz w:val="26"/>
                    <w:szCs w:val="26"/>
                  </w:rPr>
                </w:rPrChange>
              </w:rPr>
              <w:t>Số đăng ký tàu cá; tên, địa chỉ chủ tàu; hành vi vi phạm; ngày vi phạm; số quyết định xử phạt (nếu có), ngày công bố đưa vào, đưa ra danh sách tàu cá khai thác bất hợp pháp.</w:t>
            </w:r>
          </w:p>
        </w:tc>
        <w:tc>
          <w:tcPr>
            <w:tcW w:w="1843" w:type="dxa"/>
            <w:shd w:val="clear" w:color="auto" w:fill="auto"/>
            <w:noWrap/>
            <w:vAlign w:val="center"/>
            <w:hideMark/>
            <w:tcPrChange w:id="782" w:author="James Vu" w:date="2024-04-19T00:29:00Z">
              <w:tcPr>
                <w:tcW w:w="1843" w:type="dxa"/>
                <w:shd w:val="clear" w:color="auto" w:fill="auto"/>
                <w:noWrap/>
                <w:vAlign w:val="center"/>
                <w:hideMark/>
              </w:tcPr>
            </w:tcPrChange>
          </w:tcPr>
          <w:p w14:paraId="1D8368BF" w14:textId="77777777" w:rsidR="001B4159" w:rsidRPr="003C02FF" w:rsidRDefault="00D80D17" w:rsidP="003C02FF">
            <w:pPr>
              <w:widowControl w:val="0"/>
              <w:spacing w:before="120" w:after="120"/>
              <w:rPr>
                <w:rPrChange w:id="783" w:author="James Vu" w:date="2024-04-19T00:28:00Z">
                  <w:rPr>
                    <w:sz w:val="26"/>
                    <w:szCs w:val="26"/>
                  </w:rPr>
                </w:rPrChange>
              </w:rPr>
            </w:pPr>
            <w:r w:rsidRPr="003C02FF">
              <w:rPr>
                <w:rPrChange w:id="784" w:author="James Vu" w:date="2024-04-19T00:28:00Z">
                  <w:rPr>
                    <w:sz w:val="26"/>
                    <w:szCs w:val="26"/>
                  </w:rPr>
                </w:rPrChange>
              </w:rPr>
              <w:t>Excel; công bố trên trang thông tin điện tử của Sở Nông nghiệp và Phát triển nông thôn tại địa chỉ:</w:t>
            </w:r>
          </w:p>
          <w:p w14:paraId="24459540" w14:textId="478D9469" w:rsidR="00D80D17" w:rsidRPr="003C02FF" w:rsidRDefault="00D80D17" w:rsidP="003C02FF">
            <w:pPr>
              <w:widowControl w:val="0"/>
              <w:spacing w:before="120" w:after="120"/>
              <w:rPr>
                <w:rPrChange w:id="785" w:author="James Vu" w:date="2024-04-19T00:28:00Z">
                  <w:rPr>
                    <w:sz w:val="26"/>
                    <w:szCs w:val="26"/>
                  </w:rPr>
                </w:rPrChange>
              </w:rPr>
            </w:pPr>
            <w:r w:rsidRPr="003C02FF">
              <w:rPr>
                <w:rStyle w:val="Hyperlink"/>
                <w:i/>
                <w:iCs/>
                <w:rPrChange w:id="786" w:author="James Vu" w:date="2024-04-19T00:28:00Z">
                  <w:rPr>
                    <w:rStyle w:val="Hyperlink"/>
                    <w:i/>
                    <w:iCs/>
                    <w:sz w:val="26"/>
                    <w:szCs w:val="26"/>
                  </w:rPr>
                </w:rPrChange>
              </w:rPr>
              <w:t>http://snnptnt.khanhhoa.gov.vn</w:t>
            </w:r>
          </w:p>
        </w:tc>
      </w:tr>
      <w:tr w:rsidR="00D80D17" w:rsidRPr="003C02FF" w14:paraId="4A3194C9" w14:textId="77777777" w:rsidTr="003C02FF">
        <w:trPr>
          <w:trHeight w:val="20"/>
          <w:trPrChange w:id="787" w:author="James Vu" w:date="2024-04-19T00:29:00Z">
            <w:trPr>
              <w:trHeight w:val="20"/>
            </w:trPr>
          </w:trPrChange>
        </w:trPr>
        <w:tc>
          <w:tcPr>
            <w:tcW w:w="709" w:type="dxa"/>
            <w:shd w:val="clear" w:color="auto" w:fill="auto"/>
            <w:noWrap/>
            <w:vAlign w:val="center"/>
            <w:hideMark/>
            <w:tcPrChange w:id="788" w:author="James Vu" w:date="2024-04-19T00:29:00Z">
              <w:tcPr>
                <w:tcW w:w="709" w:type="dxa"/>
                <w:shd w:val="clear" w:color="auto" w:fill="auto"/>
                <w:noWrap/>
                <w:vAlign w:val="center"/>
                <w:hideMark/>
              </w:tcPr>
            </w:tcPrChange>
          </w:tcPr>
          <w:p w14:paraId="21CA96D2" w14:textId="77777777" w:rsidR="00D80D17" w:rsidRPr="003C02FF" w:rsidRDefault="00D80D17" w:rsidP="003C02FF">
            <w:pPr>
              <w:widowControl w:val="0"/>
              <w:spacing w:before="120" w:after="120"/>
              <w:jc w:val="center"/>
              <w:rPr>
                <w:rPrChange w:id="789" w:author="James Vu" w:date="2024-04-19T00:28:00Z">
                  <w:rPr>
                    <w:sz w:val="26"/>
                    <w:szCs w:val="26"/>
                  </w:rPr>
                </w:rPrChange>
              </w:rPr>
            </w:pPr>
            <w:r w:rsidRPr="003C02FF">
              <w:rPr>
                <w:rPrChange w:id="790" w:author="James Vu" w:date="2024-04-19T00:28:00Z">
                  <w:rPr>
                    <w:sz w:val="26"/>
                    <w:szCs w:val="26"/>
                  </w:rPr>
                </w:rPrChange>
              </w:rPr>
              <w:t>2.11</w:t>
            </w:r>
          </w:p>
        </w:tc>
        <w:tc>
          <w:tcPr>
            <w:tcW w:w="1985" w:type="dxa"/>
            <w:shd w:val="clear" w:color="auto" w:fill="auto"/>
            <w:vAlign w:val="center"/>
            <w:hideMark/>
            <w:tcPrChange w:id="791" w:author="James Vu" w:date="2024-04-19T00:29:00Z">
              <w:tcPr>
                <w:tcW w:w="1985" w:type="dxa"/>
                <w:shd w:val="clear" w:color="auto" w:fill="auto"/>
                <w:vAlign w:val="center"/>
                <w:hideMark/>
              </w:tcPr>
            </w:tcPrChange>
          </w:tcPr>
          <w:p w14:paraId="7408C842" w14:textId="77777777" w:rsidR="00D80D17" w:rsidRPr="003C02FF" w:rsidRDefault="00D80D17" w:rsidP="003C02FF">
            <w:pPr>
              <w:widowControl w:val="0"/>
              <w:spacing w:before="120" w:after="120"/>
              <w:rPr>
                <w:rPrChange w:id="792" w:author="James Vu" w:date="2024-04-19T00:28:00Z">
                  <w:rPr>
                    <w:sz w:val="26"/>
                    <w:szCs w:val="26"/>
                  </w:rPr>
                </w:rPrChange>
              </w:rPr>
            </w:pPr>
            <w:r w:rsidRPr="003C02FF">
              <w:rPr>
                <w:rPrChange w:id="793" w:author="James Vu" w:date="2024-04-19T00:28:00Z">
                  <w:rPr>
                    <w:sz w:val="26"/>
                    <w:szCs w:val="26"/>
                  </w:rPr>
                </w:rPrChange>
              </w:rPr>
              <w:t>Dữ liệu về xử lý vi phạm trong lĩnh vực thủy sản</w:t>
            </w:r>
          </w:p>
        </w:tc>
        <w:tc>
          <w:tcPr>
            <w:tcW w:w="4677" w:type="dxa"/>
            <w:shd w:val="clear" w:color="auto" w:fill="auto"/>
            <w:vAlign w:val="center"/>
            <w:hideMark/>
            <w:tcPrChange w:id="794" w:author="James Vu" w:date="2024-04-19T00:29:00Z">
              <w:tcPr>
                <w:tcW w:w="4677" w:type="dxa"/>
                <w:shd w:val="clear" w:color="auto" w:fill="auto"/>
                <w:vAlign w:val="center"/>
                <w:hideMark/>
              </w:tcPr>
            </w:tcPrChange>
          </w:tcPr>
          <w:p w14:paraId="0FF7813E" w14:textId="77777777" w:rsidR="00D80D17" w:rsidRPr="003C02FF" w:rsidRDefault="00D80D17" w:rsidP="003C02FF">
            <w:pPr>
              <w:widowControl w:val="0"/>
              <w:spacing w:before="120" w:after="120"/>
              <w:rPr>
                <w:rPrChange w:id="795" w:author="James Vu" w:date="2024-04-19T00:28:00Z">
                  <w:rPr>
                    <w:sz w:val="26"/>
                    <w:szCs w:val="26"/>
                  </w:rPr>
                </w:rPrChange>
              </w:rPr>
            </w:pPr>
            <w:r w:rsidRPr="003C02FF">
              <w:rPr>
                <w:rPrChange w:id="796" w:author="James Vu" w:date="2024-04-19T00:28:00Z">
                  <w:rPr>
                    <w:sz w:val="26"/>
                    <w:szCs w:val="26"/>
                  </w:rPr>
                </w:rPrChange>
              </w:rPr>
              <w:t>Tên, địa chỉ tổ chức, cá nhân, lĩnh vực bị xử lý vi phạm, hành vi vi phạm, mức phạt, hình phạt bổ sung (nếu có), biện pháp khắc phục hậu quả (nếu có); tên đơn vị xử lý vi phạm.</w:t>
            </w:r>
          </w:p>
        </w:tc>
        <w:tc>
          <w:tcPr>
            <w:tcW w:w="1843" w:type="dxa"/>
            <w:shd w:val="clear" w:color="auto" w:fill="auto"/>
            <w:noWrap/>
            <w:vAlign w:val="center"/>
            <w:hideMark/>
            <w:tcPrChange w:id="797" w:author="James Vu" w:date="2024-04-19T00:29:00Z">
              <w:tcPr>
                <w:tcW w:w="1843" w:type="dxa"/>
                <w:shd w:val="clear" w:color="auto" w:fill="auto"/>
                <w:noWrap/>
                <w:vAlign w:val="center"/>
                <w:hideMark/>
              </w:tcPr>
            </w:tcPrChange>
          </w:tcPr>
          <w:p w14:paraId="2525E557" w14:textId="30D16DB4" w:rsidR="00D80D17" w:rsidRPr="003C02FF" w:rsidRDefault="00D80D17" w:rsidP="003C02FF">
            <w:pPr>
              <w:widowControl w:val="0"/>
              <w:spacing w:before="120" w:after="120"/>
              <w:rPr>
                <w:rPrChange w:id="798" w:author="James Vu" w:date="2024-04-19T00:28:00Z">
                  <w:rPr>
                    <w:sz w:val="26"/>
                    <w:szCs w:val="26"/>
                  </w:rPr>
                </w:rPrChange>
              </w:rPr>
            </w:pPr>
            <w:r w:rsidRPr="003C02FF">
              <w:rPr>
                <w:rPrChange w:id="799" w:author="James Vu" w:date="2024-04-19T00:28:00Z">
                  <w:rPr>
                    <w:sz w:val="26"/>
                    <w:szCs w:val="26"/>
                  </w:rPr>
                </w:rPrChange>
              </w:rPr>
              <w:t>Excel, nhập trực tiếp vào Phần mềm</w:t>
            </w:r>
            <w:r w:rsidR="001B4159" w:rsidRPr="003C02FF">
              <w:rPr>
                <w:rPrChange w:id="800" w:author="James Vu" w:date="2024-04-19T00:28:00Z">
                  <w:rPr>
                    <w:sz w:val="26"/>
                    <w:szCs w:val="26"/>
                  </w:rPr>
                </w:rPrChange>
              </w:rPr>
              <w:t xml:space="preserve"> </w:t>
            </w:r>
            <w:r w:rsidRPr="003C02FF">
              <w:rPr>
                <w:rPrChange w:id="801" w:author="James Vu" w:date="2024-04-19T00:28:00Z">
                  <w:rPr>
                    <w:sz w:val="26"/>
                    <w:szCs w:val="26"/>
                  </w:rPr>
                </w:rPrChange>
              </w:rPr>
              <w:t>XPVPHC của Tổng</w:t>
            </w:r>
            <w:r w:rsidR="001B4159" w:rsidRPr="003C02FF">
              <w:rPr>
                <w:rPrChange w:id="802" w:author="James Vu" w:date="2024-04-19T00:28:00Z">
                  <w:rPr>
                    <w:sz w:val="26"/>
                    <w:szCs w:val="26"/>
                  </w:rPr>
                </w:rPrChange>
              </w:rPr>
              <w:t xml:space="preserve"> </w:t>
            </w:r>
            <w:r w:rsidRPr="003C02FF">
              <w:rPr>
                <w:rPrChange w:id="803" w:author="James Vu" w:date="2024-04-19T00:28:00Z">
                  <w:rPr>
                    <w:sz w:val="26"/>
                    <w:szCs w:val="26"/>
                  </w:rPr>
                </w:rPrChange>
              </w:rPr>
              <w:t>cục Thủy sản, tại địa chỉ:</w:t>
            </w:r>
            <w:r w:rsidR="001B4159" w:rsidRPr="003C02FF">
              <w:rPr>
                <w:rPrChange w:id="804" w:author="James Vu" w:date="2024-04-19T00:28:00Z">
                  <w:rPr>
                    <w:sz w:val="26"/>
                    <w:szCs w:val="26"/>
                  </w:rPr>
                </w:rPrChange>
              </w:rPr>
              <w:t xml:space="preserve"> </w:t>
            </w:r>
            <w:r w:rsidRPr="003C02FF">
              <w:fldChar w:fldCharType="begin"/>
            </w:r>
            <w:r w:rsidRPr="003C02FF">
              <w:instrText>HYPERLINK "https://vphc.tongcucthuysan.gov.vn"</w:instrText>
            </w:r>
            <w:r w:rsidRPr="003C02FF">
              <w:fldChar w:fldCharType="separate"/>
            </w:r>
            <w:r w:rsidR="001B4159" w:rsidRPr="003C02FF">
              <w:rPr>
                <w:rStyle w:val="Hyperlink"/>
                <w:i/>
                <w:iCs/>
                <w:rPrChange w:id="805" w:author="James Vu" w:date="2024-04-19T00:28:00Z">
                  <w:rPr>
                    <w:rStyle w:val="Hyperlink"/>
                    <w:i/>
                    <w:iCs/>
                    <w:sz w:val="26"/>
                    <w:szCs w:val="26"/>
                  </w:rPr>
                </w:rPrChange>
              </w:rPr>
              <w:t>https://vphc.tongcucthuysan.gov.vn</w:t>
            </w:r>
            <w:r w:rsidRPr="003C02FF">
              <w:rPr>
                <w:rStyle w:val="Hyperlink"/>
                <w:i/>
                <w:iCs/>
                <w:rPrChange w:id="806" w:author="James Vu" w:date="2024-04-19T00:28:00Z">
                  <w:rPr>
                    <w:rStyle w:val="Hyperlink"/>
                    <w:i/>
                    <w:iCs/>
                    <w:sz w:val="26"/>
                    <w:szCs w:val="26"/>
                  </w:rPr>
                </w:rPrChange>
              </w:rPr>
              <w:fldChar w:fldCharType="end"/>
            </w:r>
          </w:p>
        </w:tc>
      </w:tr>
      <w:tr w:rsidR="00D80D17" w:rsidRPr="003C02FF" w14:paraId="5D31A23C" w14:textId="77777777" w:rsidTr="003C02FF">
        <w:trPr>
          <w:trHeight w:val="20"/>
          <w:trPrChange w:id="807" w:author="James Vu" w:date="2024-04-19T00:29:00Z">
            <w:trPr>
              <w:trHeight w:val="20"/>
            </w:trPr>
          </w:trPrChange>
        </w:trPr>
        <w:tc>
          <w:tcPr>
            <w:tcW w:w="709" w:type="dxa"/>
            <w:shd w:val="clear" w:color="auto" w:fill="auto"/>
            <w:noWrap/>
            <w:vAlign w:val="center"/>
            <w:tcPrChange w:id="808" w:author="James Vu" w:date="2024-04-19T00:29:00Z">
              <w:tcPr>
                <w:tcW w:w="709" w:type="dxa"/>
                <w:shd w:val="clear" w:color="auto" w:fill="auto"/>
                <w:noWrap/>
                <w:vAlign w:val="center"/>
              </w:tcPr>
            </w:tcPrChange>
          </w:tcPr>
          <w:p w14:paraId="3E72686B" w14:textId="3C9B65AD" w:rsidR="00D80D17" w:rsidRPr="003C02FF" w:rsidRDefault="00D80D17" w:rsidP="003C02FF">
            <w:pPr>
              <w:widowControl w:val="0"/>
              <w:spacing w:before="120" w:after="120"/>
              <w:jc w:val="center"/>
              <w:rPr>
                <w:rPrChange w:id="809" w:author="James Vu" w:date="2024-04-19T00:28:00Z">
                  <w:rPr>
                    <w:sz w:val="26"/>
                    <w:szCs w:val="26"/>
                  </w:rPr>
                </w:rPrChange>
              </w:rPr>
            </w:pPr>
            <w:r w:rsidRPr="003C02FF">
              <w:rPr>
                <w:rPrChange w:id="810" w:author="James Vu" w:date="2024-04-19T00:28:00Z">
                  <w:rPr>
                    <w:sz w:val="26"/>
                    <w:szCs w:val="26"/>
                  </w:rPr>
                </w:rPrChange>
              </w:rPr>
              <w:t>2.12</w:t>
            </w:r>
          </w:p>
        </w:tc>
        <w:tc>
          <w:tcPr>
            <w:tcW w:w="1985" w:type="dxa"/>
            <w:shd w:val="clear" w:color="auto" w:fill="auto"/>
            <w:vAlign w:val="center"/>
            <w:tcPrChange w:id="811" w:author="James Vu" w:date="2024-04-19T00:29:00Z">
              <w:tcPr>
                <w:tcW w:w="1985" w:type="dxa"/>
                <w:shd w:val="clear" w:color="auto" w:fill="auto"/>
                <w:vAlign w:val="center"/>
              </w:tcPr>
            </w:tcPrChange>
          </w:tcPr>
          <w:p w14:paraId="461CAB4F" w14:textId="630AA3B0" w:rsidR="00D80D17" w:rsidRPr="003C02FF" w:rsidRDefault="00D80D17" w:rsidP="003C02FF">
            <w:pPr>
              <w:widowControl w:val="0"/>
              <w:spacing w:before="120" w:after="120"/>
              <w:rPr>
                <w:rPrChange w:id="812" w:author="James Vu" w:date="2024-04-19T00:28:00Z">
                  <w:rPr>
                    <w:sz w:val="26"/>
                    <w:szCs w:val="26"/>
                  </w:rPr>
                </w:rPrChange>
              </w:rPr>
            </w:pPr>
            <w:r w:rsidRPr="003C02FF">
              <w:rPr>
                <w:rPrChange w:id="813" w:author="James Vu" w:date="2024-04-19T00:28:00Z">
                  <w:rPr>
                    <w:sz w:val="26"/>
                    <w:szCs w:val="26"/>
                  </w:rPr>
                </w:rPrChange>
              </w:rPr>
              <w:t>Thủ tục xuất</w:t>
            </w:r>
            <w:r w:rsidR="001B4159" w:rsidRPr="003C02FF">
              <w:rPr>
                <w:rPrChange w:id="814" w:author="James Vu" w:date="2024-04-19T00:28:00Z">
                  <w:rPr>
                    <w:sz w:val="26"/>
                    <w:szCs w:val="26"/>
                  </w:rPr>
                </w:rPrChange>
              </w:rPr>
              <w:t xml:space="preserve"> </w:t>
            </w:r>
            <w:r w:rsidRPr="003C02FF">
              <w:rPr>
                <w:rPrChange w:id="815" w:author="James Vu" w:date="2024-04-19T00:28:00Z">
                  <w:rPr>
                    <w:sz w:val="26"/>
                    <w:szCs w:val="26"/>
                  </w:rPr>
                </w:rPrChange>
              </w:rPr>
              <w:t>- nhập bến cho tàu cá khai thác thủy sản và xác</w:t>
            </w:r>
            <w:r w:rsidR="001B4159" w:rsidRPr="003C02FF">
              <w:rPr>
                <w:rPrChange w:id="816" w:author="James Vu" w:date="2024-04-19T00:28:00Z">
                  <w:rPr>
                    <w:sz w:val="26"/>
                    <w:szCs w:val="26"/>
                  </w:rPr>
                </w:rPrChange>
              </w:rPr>
              <w:t xml:space="preserve"> </w:t>
            </w:r>
            <w:r w:rsidRPr="003C02FF">
              <w:rPr>
                <w:rPrChange w:id="817" w:author="James Vu" w:date="2024-04-19T00:28:00Z">
                  <w:rPr>
                    <w:sz w:val="26"/>
                    <w:szCs w:val="26"/>
                  </w:rPr>
                </w:rPrChange>
              </w:rPr>
              <w:t>nhận nguồn gốc</w:t>
            </w:r>
            <w:r w:rsidR="001B4159" w:rsidRPr="003C02FF">
              <w:rPr>
                <w:rPrChange w:id="818" w:author="James Vu" w:date="2024-04-19T00:28:00Z">
                  <w:rPr>
                    <w:sz w:val="26"/>
                    <w:szCs w:val="26"/>
                  </w:rPr>
                </w:rPrChange>
              </w:rPr>
              <w:t xml:space="preserve"> </w:t>
            </w:r>
            <w:r w:rsidRPr="003C02FF">
              <w:rPr>
                <w:rPrChange w:id="819" w:author="James Vu" w:date="2024-04-19T00:28:00Z">
                  <w:rPr>
                    <w:sz w:val="26"/>
                    <w:szCs w:val="26"/>
                  </w:rPr>
                </w:rPrChange>
              </w:rPr>
              <w:t>nguyên liệu thủy sản</w:t>
            </w:r>
          </w:p>
        </w:tc>
        <w:tc>
          <w:tcPr>
            <w:tcW w:w="4677" w:type="dxa"/>
            <w:shd w:val="clear" w:color="auto" w:fill="auto"/>
            <w:vAlign w:val="center"/>
            <w:tcPrChange w:id="820" w:author="James Vu" w:date="2024-04-19T00:29:00Z">
              <w:tcPr>
                <w:tcW w:w="4677" w:type="dxa"/>
                <w:shd w:val="clear" w:color="auto" w:fill="auto"/>
                <w:vAlign w:val="center"/>
              </w:tcPr>
            </w:tcPrChange>
          </w:tcPr>
          <w:p w14:paraId="05C61845" w14:textId="7C2F6867" w:rsidR="001B4159" w:rsidRPr="003C02FF" w:rsidRDefault="00D80D17" w:rsidP="003C02FF">
            <w:pPr>
              <w:widowControl w:val="0"/>
              <w:spacing w:before="120" w:after="120"/>
              <w:rPr>
                <w:rPrChange w:id="821" w:author="James Vu" w:date="2024-04-19T00:28:00Z">
                  <w:rPr>
                    <w:sz w:val="26"/>
                    <w:szCs w:val="26"/>
                  </w:rPr>
                </w:rPrChange>
              </w:rPr>
            </w:pPr>
            <w:r w:rsidRPr="003C02FF">
              <w:rPr>
                <w:rPrChange w:id="822" w:author="James Vu" w:date="2024-04-19T00:28:00Z">
                  <w:rPr>
                    <w:sz w:val="26"/>
                    <w:szCs w:val="26"/>
                  </w:rPr>
                </w:rPrChange>
              </w:rPr>
              <w:t xml:space="preserve">- Xuất bến: giấy </w:t>
            </w:r>
            <w:r w:rsidR="001B4159" w:rsidRPr="003C02FF">
              <w:rPr>
                <w:rPrChange w:id="823" w:author="James Vu" w:date="2024-04-19T00:28:00Z">
                  <w:rPr>
                    <w:sz w:val="26"/>
                    <w:szCs w:val="26"/>
                  </w:rPr>
                </w:rPrChange>
              </w:rPr>
              <w:t>t</w:t>
            </w:r>
            <w:r w:rsidRPr="003C02FF">
              <w:rPr>
                <w:rPrChange w:id="824" w:author="James Vu" w:date="2024-04-19T00:28:00Z">
                  <w:rPr>
                    <w:sz w:val="26"/>
                    <w:szCs w:val="26"/>
                  </w:rPr>
                </w:rPrChange>
              </w:rPr>
              <w:t>hông tin tàu rời cảng</w:t>
            </w:r>
            <w:r w:rsidR="001B4159" w:rsidRPr="003C02FF">
              <w:rPr>
                <w:rPrChange w:id="825" w:author="James Vu" w:date="2024-04-19T00:28:00Z">
                  <w:rPr>
                    <w:sz w:val="26"/>
                    <w:szCs w:val="26"/>
                  </w:rPr>
                </w:rPrChange>
              </w:rPr>
              <w:t>;</w:t>
            </w:r>
          </w:p>
          <w:p w14:paraId="0D4DC947" w14:textId="77777777" w:rsidR="001B4159" w:rsidRPr="003C02FF" w:rsidRDefault="00D80D17" w:rsidP="003C02FF">
            <w:pPr>
              <w:widowControl w:val="0"/>
              <w:spacing w:before="120" w:after="120"/>
              <w:rPr>
                <w:rPrChange w:id="826" w:author="James Vu" w:date="2024-04-19T00:28:00Z">
                  <w:rPr>
                    <w:sz w:val="26"/>
                    <w:szCs w:val="26"/>
                  </w:rPr>
                </w:rPrChange>
              </w:rPr>
            </w:pPr>
            <w:r w:rsidRPr="003C02FF">
              <w:rPr>
                <w:rPrChange w:id="827" w:author="James Vu" w:date="2024-04-19T00:28:00Z">
                  <w:rPr>
                    <w:sz w:val="26"/>
                    <w:szCs w:val="26"/>
                  </w:rPr>
                </w:rPrChange>
              </w:rPr>
              <w:t>- Nhập bến:</w:t>
            </w:r>
          </w:p>
          <w:p w14:paraId="2259B1CC" w14:textId="57746F11" w:rsidR="001B4159" w:rsidRPr="003C02FF" w:rsidRDefault="00D80D17" w:rsidP="003C02FF">
            <w:pPr>
              <w:widowControl w:val="0"/>
              <w:spacing w:before="120" w:after="120"/>
              <w:rPr>
                <w:rPrChange w:id="828" w:author="James Vu" w:date="2024-04-19T00:28:00Z">
                  <w:rPr>
                    <w:sz w:val="26"/>
                    <w:szCs w:val="26"/>
                  </w:rPr>
                </w:rPrChange>
              </w:rPr>
            </w:pPr>
            <w:r w:rsidRPr="003C02FF">
              <w:rPr>
                <w:rPrChange w:id="829" w:author="James Vu" w:date="2024-04-19T00:28:00Z">
                  <w:rPr>
                    <w:sz w:val="26"/>
                    <w:szCs w:val="26"/>
                  </w:rPr>
                </w:rPrChange>
              </w:rPr>
              <w:t>+ Nhật ký khai thác, báo cáo khai thác, nhật ký thu mua, chuyển tải</w:t>
            </w:r>
            <w:r w:rsidR="001B4159" w:rsidRPr="003C02FF">
              <w:rPr>
                <w:rPrChange w:id="830" w:author="James Vu" w:date="2024-04-19T00:28:00Z">
                  <w:rPr>
                    <w:sz w:val="26"/>
                    <w:szCs w:val="26"/>
                  </w:rPr>
                </w:rPrChange>
              </w:rPr>
              <w:t>;</w:t>
            </w:r>
          </w:p>
          <w:p w14:paraId="1665B402" w14:textId="2B1BF522" w:rsidR="001B4159" w:rsidRPr="003C02FF" w:rsidRDefault="00D80D17" w:rsidP="003C02FF">
            <w:pPr>
              <w:widowControl w:val="0"/>
              <w:spacing w:before="120" w:after="120"/>
              <w:rPr>
                <w:rPrChange w:id="831" w:author="James Vu" w:date="2024-04-19T00:28:00Z">
                  <w:rPr>
                    <w:sz w:val="26"/>
                    <w:szCs w:val="26"/>
                  </w:rPr>
                </w:rPrChange>
              </w:rPr>
            </w:pPr>
            <w:r w:rsidRPr="003C02FF">
              <w:rPr>
                <w:rPrChange w:id="832" w:author="James Vu" w:date="2024-04-19T00:28:00Z">
                  <w:rPr>
                    <w:sz w:val="26"/>
                    <w:szCs w:val="26"/>
                  </w:rPr>
                </w:rPrChange>
              </w:rPr>
              <w:t>+ Giấy xác nhận nguyên liệu thủy sản</w:t>
            </w:r>
            <w:r w:rsidR="001B4159" w:rsidRPr="003C02FF">
              <w:rPr>
                <w:rPrChange w:id="833" w:author="James Vu" w:date="2024-04-19T00:28:00Z">
                  <w:rPr>
                    <w:sz w:val="26"/>
                    <w:szCs w:val="26"/>
                  </w:rPr>
                </w:rPrChange>
              </w:rPr>
              <w:t>;</w:t>
            </w:r>
          </w:p>
          <w:p w14:paraId="54E4D8C1" w14:textId="0A70DBD7" w:rsidR="00D80D17" w:rsidRPr="003C02FF" w:rsidRDefault="00D80D17" w:rsidP="003C02FF">
            <w:pPr>
              <w:widowControl w:val="0"/>
              <w:spacing w:before="120" w:after="120"/>
              <w:rPr>
                <w:rPrChange w:id="834" w:author="James Vu" w:date="2024-04-19T00:28:00Z">
                  <w:rPr>
                    <w:sz w:val="26"/>
                    <w:szCs w:val="26"/>
                  </w:rPr>
                </w:rPrChange>
              </w:rPr>
            </w:pPr>
            <w:r w:rsidRPr="003C02FF">
              <w:rPr>
                <w:rPrChange w:id="835" w:author="James Vu" w:date="2024-04-19T00:28:00Z">
                  <w:rPr>
                    <w:sz w:val="26"/>
                    <w:szCs w:val="26"/>
                  </w:rPr>
                </w:rPrChange>
              </w:rPr>
              <w:t>+ Giấy biên nhận thủy sản bốc dở qua cảng</w:t>
            </w:r>
            <w:r w:rsidR="001B4159" w:rsidRPr="003C02FF">
              <w:rPr>
                <w:rPrChange w:id="836" w:author="James Vu" w:date="2024-04-19T00:28:00Z">
                  <w:rPr>
                    <w:sz w:val="26"/>
                    <w:szCs w:val="26"/>
                  </w:rPr>
                </w:rPrChange>
              </w:rPr>
              <w:t>.</w:t>
            </w:r>
          </w:p>
        </w:tc>
        <w:tc>
          <w:tcPr>
            <w:tcW w:w="1843" w:type="dxa"/>
            <w:shd w:val="clear" w:color="auto" w:fill="auto"/>
            <w:noWrap/>
            <w:vAlign w:val="center"/>
            <w:tcPrChange w:id="837" w:author="James Vu" w:date="2024-04-19T00:29:00Z">
              <w:tcPr>
                <w:tcW w:w="1843" w:type="dxa"/>
                <w:shd w:val="clear" w:color="auto" w:fill="auto"/>
                <w:noWrap/>
                <w:vAlign w:val="center"/>
              </w:tcPr>
            </w:tcPrChange>
          </w:tcPr>
          <w:p w14:paraId="6A5C42E5" w14:textId="79BC7598" w:rsidR="00D80D17" w:rsidRPr="003C02FF" w:rsidRDefault="00D80D17" w:rsidP="003C02FF">
            <w:pPr>
              <w:widowControl w:val="0"/>
              <w:spacing w:before="120" w:after="120"/>
              <w:rPr>
                <w:rPrChange w:id="838" w:author="James Vu" w:date="2024-04-19T00:28:00Z">
                  <w:rPr>
                    <w:sz w:val="26"/>
                    <w:szCs w:val="26"/>
                  </w:rPr>
                </w:rPrChange>
              </w:rPr>
            </w:pPr>
            <w:r w:rsidRPr="003C02FF">
              <w:rPr>
                <w:rPrChange w:id="839" w:author="James Vu" w:date="2024-04-19T00:28:00Z">
                  <w:rPr>
                    <w:sz w:val="26"/>
                    <w:szCs w:val="26"/>
                  </w:rPr>
                </w:rPrChange>
              </w:rPr>
              <w:t>Word, Excel</w:t>
            </w:r>
          </w:p>
        </w:tc>
      </w:tr>
      <w:tr w:rsidR="00997F59" w:rsidRPr="003C02FF" w14:paraId="4DD5DF6A" w14:textId="77777777" w:rsidTr="003C02FF">
        <w:trPr>
          <w:trHeight w:val="20"/>
          <w:trPrChange w:id="840" w:author="James Vu" w:date="2024-04-19T00:29:00Z">
            <w:trPr>
              <w:trHeight w:val="20"/>
            </w:trPr>
          </w:trPrChange>
        </w:trPr>
        <w:tc>
          <w:tcPr>
            <w:tcW w:w="709" w:type="dxa"/>
            <w:shd w:val="clear" w:color="auto" w:fill="auto"/>
            <w:noWrap/>
            <w:vAlign w:val="center"/>
            <w:tcPrChange w:id="841" w:author="James Vu" w:date="2024-04-19T00:29:00Z">
              <w:tcPr>
                <w:tcW w:w="709" w:type="dxa"/>
                <w:shd w:val="clear" w:color="auto" w:fill="auto"/>
                <w:noWrap/>
                <w:vAlign w:val="center"/>
              </w:tcPr>
            </w:tcPrChange>
          </w:tcPr>
          <w:p w14:paraId="7E4F1566" w14:textId="21E8B6AA" w:rsidR="00997F59" w:rsidRPr="003C02FF" w:rsidRDefault="00997F59" w:rsidP="003C02FF">
            <w:pPr>
              <w:widowControl w:val="0"/>
              <w:spacing w:before="120" w:after="120"/>
              <w:jc w:val="center"/>
              <w:rPr>
                <w:rPrChange w:id="842" w:author="James Vu" w:date="2024-04-19T00:28:00Z">
                  <w:rPr>
                    <w:sz w:val="26"/>
                    <w:szCs w:val="26"/>
                  </w:rPr>
                </w:rPrChange>
              </w:rPr>
            </w:pPr>
            <w:r w:rsidRPr="003C02FF">
              <w:rPr>
                <w:rPrChange w:id="843" w:author="James Vu" w:date="2024-04-19T00:28:00Z">
                  <w:rPr>
                    <w:sz w:val="26"/>
                    <w:szCs w:val="26"/>
                  </w:rPr>
                </w:rPrChange>
              </w:rPr>
              <w:t>2.13</w:t>
            </w:r>
          </w:p>
        </w:tc>
        <w:tc>
          <w:tcPr>
            <w:tcW w:w="1985" w:type="dxa"/>
            <w:shd w:val="clear" w:color="auto" w:fill="auto"/>
            <w:vAlign w:val="center"/>
            <w:tcPrChange w:id="844" w:author="James Vu" w:date="2024-04-19T00:29:00Z">
              <w:tcPr>
                <w:tcW w:w="1985" w:type="dxa"/>
                <w:shd w:val="clear" w:color="auto" w:fill="auto"/>
                <w:vAlign w:val="center"/>
              </w:tcPr>
            </w:tcPrChange>
          </w:tcPr>
          <w:p w14:paraId="3AF4DAF9" w14:textId="7190B7A7" w:rsidR="00997F59" w:rsidRPr="003C02FF" w:rsidRDefault="00997F59" w:rsidP="003C02FF">
            <w:pPr>
              <w:widowControl w:val="0"/>
              <w:spacing w:before="120" w:after="120"/>
              <w:rPr>
                <w:rPrChange w:id="845" w:author="James Vu" w:date="2024-04-19T00:28:00Z">
                  <w:rPr>
                    <w:sz w:val="26"/>
                    <w:szCs w:val="26"/>
                  </w:rPr>
                </w:rPrChange>
              </w:rPr>
            </w:pPr>
            <w:r w:rsidRPr="003C02FF">
              <w:t>Dữ liệu giám sát tàu cá</w:t>
            </w:r>
          </w:p>
        </w:tc>
        <w:tc>
          <w:tcPr>
            <w:tcW w:w="4677" w:type="dxa"/>
            <w:shd w:val="clear" w:color="auto" w:fill="auto"/>
            <w:vAlign w:val="center"/>
            <w:tcPrChange w:id="846" w:author="James Vu" w:date="2024-04-19T00:29:00Z">
              <w:tcPr>
                <w:tcW w:w="4677" w:type="dxa"/>
                <w:shd w:val="clear" w:color="auto" w:fill="auto"/>
                <w:vAlign w:val="center"/>
              </w:tcPr>
            </w:tcPrChange>
          </w:tcPr>
          <w:p w14:paraId="5E81521B" w14:textId="233A79FA" w:rsidR="00997F59" w:rsidRPr="003C02FF" w:rsidRDefault="00997F59" w:rsidP="003C02FF">
            <w:pPr>
              <w:widowControl w:val="0"/>
              <w:spacing w:before="120" w:after="120"/>
              <w:rPr>
                <w:rPrChange w:id="847" w:author="James Vu" w:date="2024-04-19T00:28:00Z">
                  <w:rPr>
                    <w:sz w:val="26"/>
                    <w:szCs w:val="26"/>
                  </w:rPr>
                </w:rPrChange>
              </w:rPr>
            </w:pPr>
            <w:r w:rsidRPr="003C02FF">
              <w:t>Thông tin dữ liệu, vị trí hoạt động của tàu cá trên biển.</w:t>
            </w:r>
          </w:p>
        </w:tc>
        <w:tc>
          <w:tcPr>
            <w:tcW w:w="1843" w:type="dxa"/>
            <w:shd w:val="clear" w:color="auto" w:fill="auto"/>
            <w:noWrap/>
            <w:vAlign w:val="center"/>
            <w:tcPrChange w:id="848" w:author="James Vu" w:date="2024-04-19T00:29:00Z">
              <w:tcPr>
                <w:tcW w:w="1843" w:type="dxa"/>
                <w:shd w:val="clear" w:color="auto" w:fill="auto"/>
                <w:noWrap/>
                <w:vAlign w:val="center"/>
              </w:tcPr>
            </w:tcPrChange>
          </w:tcPr>
          <w:p w14:paraId="2237B2DF" w14:textId="520847D4" w:rsidR="00997F59" w:rsidRPr="003C02FF" w:rsidRDefault="00997F59" w:rsidP="003C02FF">
            <w:pPr>
              <w:widowControl w:val="0"/>
              <w:spacing w:before="120" w:after="120"/>
            </w:pPr>
            <w:r w:rsidRPr="003C02FF">
              <w:t xml:space="preserve">Truy xuất tại địa chỉ: </w:t>
            </w:r>
            <w:r w:rsidRPr="003C02FF">
              <w:rPr>
                <w:rStyle w:val="Hyperlink"/>
                <w:i/>
                <w:iCs/>
                <w:rPrChange w:id="849" w:author="James Vu" w:date="2024-04-19T00:28:00Z">
                  <w:rPr>
                    <w:rStyle w:val="Hyperlink"/>
                    <w:i/>
                    <w:iCs/>
                    <w:sz w:val="26"/>
                    <w:szCs w:val="26"/>
                  </w:rPr>
                </w:rPrChange>
              </w:rPr>
              <w:t>https://gstc.tongcucthuysan. gov.vn</w:t>
            </w:r>
            <w:r w:rsidRPr="003C02FF">
              <w:t xml:space="preserve"> và từ phần mềm MECOM PRS</w:t>
            </w:r>
          </w:p>
        </w:tc>
      </w:tr>
      <w:tr w:rsidR="000C0253" w:rsidRPr="003C02FF" w14:paraId="0401AFBB" w14:textId="77777777" w:rsidTr="003C02FF">
        <w:trPr>
          <w:trHeight w:val="20"/>
          <w:trPrChange w:id="850" w:author="James Vu" w:date="2024-04-19T00:29:00Z">
            <w:trPr>
              <w:trHeight w:val="20"/>
            </w:trPr>
          </w:trPrChange>
        </w:trPr>
        <w:tc>
          <w:tcPr>
            <w:tcW w:w="709" w:type="dxa"/>
            <w:shd w:val="clear" w:color="auto" w:fill="auto"/>
            <w:noWrap/>
            <w:vAlign w:val="center"/>
            <w:hideMark/>
            <w:tcPrChange w:id="851" w:author="James Vu" w:date="2024-04-19T00:29:00Z">
              <w:tcPr>
                <w:tcW w:w="709" w:type="dxa"/>
                <w:shd w:val="clear" w:color="auto" w:fill="auto"/>
                <w:noWrap/>
                <w:vAlign w:val="center"/>
                <w:hideMark/>
              </w:tcPr>
            </w:tcPrChange>
          </w:tcPr>
          <w:p w14:paraId="6B25BE94" w14:textId="77777777" w:rsidR="000C0253" w:rsidRPr="003C02FF" w:rsidRDefault="000C0253" w:rsidP="003C02FF">
            <w:pPr>
              <w:widowControl w:val="0"/>
              <w:spacing w:before="120" w:after="120"/>
              <w:jc w:val="center"/>
              <w:rPr>
                <w:b/>
                <w:bCs/>
                <w:rPrChange w:id="852" w:author="James Vu" w:date="2024-04-19T00:28:00Z">
                  <w:rPr>
                    <w:b/>
                    <w:bCs/>
                    <w:sz w:val="26"/>
                    <w:szCs w:val="26"/>
                  </w:rPr>
                </w:rPrChange>
              </w:rPr>
            </w:pPr>
            <w:r w:rsidRPr="003C02FF">
              <w:rPr>
                <w:b/>
                <w:bCs/>
                <w:rPrChange w:id="853" w:author="James Vu" w:date="2024-04-19T00:28:00Z">
                  <w:rPr>
                    <w:b/>
                    <w:bCs/>
                    <w:sz w:val="26"/>
                    <w:szCs w:val="26"/>
                  </w:rPr>
                </w:rPrChange>
              </w:rPr>
              <w:lastRenderedPageBreak/>
              <w:t>3</w:t>
            </w:r>
          </w:p>
        </w:tc>
        <w:tc>
          <w:tcPr>
            <w:tcW w:w="8505" w:type="dxa"/>
            <w:gridSpan w:val="3"/>
            <w:shd w:val="clear" w:color="auto" w:fill="auto"/>
            <w:vAlign w:val="center"/>
            <w:hideMark/>
            <w:tcPrChange w:id="854" w:author="James Vu" w:date="2024-04-19T00:29:00Z">
              <w:tcPr>
                <w:tcW w:w="8505" w:type="dxa"/>
                <w:gridSpan w:val="3"/>
                <w:shd w:val="clear" w:color="auto" w:fill="auto"/>
                <w:vAlign w:val="center"/>
                <w:hideMark/>
              </w:tcPr>
            </w:tcPrChange>
          </w:tcPr>
          <w:p w14:paraId="2EA7E06F" w14:textId="1BD27EB2" w:rsidR="000C0253" w:rsidRPr="003C02FF" w:rsidRDefault="000C0253" w:rsidP="003C02FF">
            <w:pPr>
              <w:widowControl w:val="0"/>
              <w:spacing w:before="120" w:after="120"/>
              <w:rPr>
                <w:b/>
                <w:bCs/>
                <w:rPrChange w:id="855" w:author="James Vu" w:date="2024-04-19T00:28:00Z">
                  <w:rPr>
                    <w:b/>
                    <w:bCs/>
                    <w:sz w:val="26"/>
                    <w:szCs w:val="26"/>
                  </w:rPr>
                </w:rPrChange>
              </w:rPr>
            </w:pPr>
            <w:r w:rsidRPr="003C02FF">
              <w:rPr>
                <w:b/>
                <w:bCs/>
                <w:rPrChange w:id="856" w:author="James Vu" w:date="2024-04-19T00:28:00Z">
                  <w:rPr>
                    <w:b/>
                    <w:bCs/>
                    <w:sz w:val="26"/>
                    <w:szCs w:val="26"/>
                  </w:rPr>
                </w:rPrChange>
              </w:rPr>
              <w:t>Lĩnh vực trồng trọt và bảo vệ thực vật</w:t>
            </w:r>
          </w:p>
        </w:tc>
      </w:tr>
      <w:tr w:rsidR="00BD6635" w:rsidRPr="003C02FF" w14:paraId="60F75D7E" w14:textId="77777777" w:rsidTr="003C02FF">
        <w:trPr>
          <w:trHeight w:val="20"/>
          <w:trPrChange w:id="857" w:author="James Vu" w:date="2024-04-19T00:29:00Z">
            <w:trPr>
              <w:trHeight w:val="20"/>
            </w:trPr>
          </w:trPrChange>
        </w:trPr>
        <w:tc>
          <w:tcPr>
            <w:tcW w:w="709" w:type="dxa"/>
            <w:shd w:val="clear" w:color="auto" w:fill="auto"/>
            <w:noWrap/>
            <w:vAlign w:val="center"/>
            <w:hideMark/>
            <w:tcPrChange w:id="858" w:author="James Vu" w:date="2024-04-19T00:29:00Z">
              <w:tcPr>
                <w:tcW w:w="709" w:type="dxa"/>
                <w:shd w:val="clear" w:color="auto" w:fill="auto"/>
                <w:noWrap/>
                <w:vAlign w:val="center"/>
                <w:hideMark/>
              </w:tcPr>
            </w:tcPrChange>
          </w:tcPr>
          <w:p w14:paraId="4FBF54CD" w14:textId="56451FB4" w:rsidR="00BD6635" w:rsidRPr="003C02FF" w:rsidRDefault="00BD6635" w:rsidP="003C02FF">
            <w:pPr>
              <w:widowControl w:val="0"/>
              <w:spacing w:before="120" w:after="120"/>
              <w:jc w:val="center"/>
              <w:rPr>
                <w:rPrChange w:id="859" w:author="James Vu" w:date="2024-04-19T00:28:00Z">
                  <w:rPr>
                    <w:sz w:val="26"/>
                    <w:szCs w:val="26"/>
                  </w:rPr>
                </w:rPrChange>
              </w:rPr>
            </w:pPr>
            <w:bookmarkStart w:id="860" w:name="_Hlk160436165"/>
            <w:r w:rsidRPr="003C02FF">
              <w:rPr>
                <w:rPrChange w:id="861" w:author="James Vu" w:date="2024-04-19T00:28:00Z">
                  <w:rPr>
                    <w:sz w:val="26"/>
                    <w:szCs w:val="26"/>
                  </w:rPr>
                </w:rPrChange>
              </w:rPr>
              <w:t>3.1</w:t>
            </w:r>
          </w:p>
        </w:tc>
        <w:tc>
          <w:tcPr>
            <w:tcW w:w="1985" w:type="dxa"/>
            <w:shd w:val="clear" w:color="auto" w:fill="auto"/>
            <w:vAlign w:val="center"/>
            <w:hideMark/>
            <w:tcPrChange w:id="862" w:author="James Vu" w:date="2024-04-19T00:29:00Z">
              <w:tcPr>
                <w:tcW w:w="1985" w:type="dxa"/>
                <w:shd w:val="clear" w:color="auto" w:fill="auto"/>
                <w:vAlign w:val="center"/>
                <w:hideMark/>
              </w:tcPr>
            </w:tcPrChange>
          </w:tcPr>
          <w:p w14:paraId="7A251B54" w14:textId="5CFF0657" w:rsidR="00BD6635" w:rsidRPr="003C02FF" w:rsidRDefault="00BD6635">
            <w:pPr>
              <w:widowControl w:val="0"/>
              <w:spacing w:before="120" w:after="120"/>
              <w:rPr>
                <w:rPrChange w:id="863" w:author="James Vu" w:date="2024-04-19T00:28:00Z">
                  <w:rPr>
                    <w:sz w:val="26"/>
                    <w:szCs w:val="26"/>
                  </w:rPr>
                </w:rPrChange>
              </w:rPr>
              <w:pPrChange w:id="864" w:author="James Vu" w:date="2024-04-19T00:30:00Z">
                <w:pPr>
                  <w:widowControl w:val="0"/>
                  <w:spacing w:before="120" w:after="120"/>
                  <w:jc w:val="center"/>
                </w:pPr>
              </w:pPrChange>
            </w:pPr>
            <w:r w:rsidRPr="003C02FF">
              <w:t>Tình hình sản xuất, tình hình sinh vật gây hại trên các loại cây trồng hằng tuần và hằng tháng</w:t>
            </w:r>
          </w:p>
        </w:tc>
        <w:tc>
          <w:tcPr>
            <w:tcW w:w="4677" w:type="dxa"/>
            <w:shd w:val="clear" w:color="auto" w:fill="auto"/>
            <w:vAlign w:val="center"/>
            <w:hideMark/>
            <w:tcPrChange w:id="865" w:author="James Vu" w:date="2024-04-19T00:29:00Z">
              <w:tcPr>
                <w:tcW w:w="4677" w:type="dxa"/>
                <w:shd w:val="clear" w:color="auto" w:fill="auto"/>
                <w:vAlign w:val="center"/>
                <w:hideMark/>
              </w:tcPr>
            </w:tcPrChange>
          </w:tcPr>
          <w:p w14:paraId="7C966411" w14:textId="6FD39B26" w:rsidR="00BD6635" w:rsidRPr="003C02FF" w:rsidRDefault="00BD6635">
            <w:pPr>
              <w:widowControl w:val="0"/>
              <w:spacing w:before="120" w:after="120"/>
              <w:pPrChange w:id="866" w:author="James Vu" w:date="2024-04-19T00:30:00Z">
                <w:pPr>
                  <w:widowControl w:val="0"/>
                  <w:spacing w:before="120" w:after="120"/>
                  <w:jc w:val="center"/>
                </w:pPr>
              </w:pPrChange>
            </w:pPr>
            <w:r w:rsidRPr="003C02FF">
              <w:t>Diện tích, năng suất, sản lượng.</w:t>
            </w:r>
          </w:p>
        </w:tc>
        <w:tc>
          <w:tcPr>
            <w:tcW w:w="1843" w:type="dxa"/>
            <w:vMerge w:val="restart"/>
            <w:shd w:val="clear" w:color="auto" w:fill="auto"/>
            <w:vAlign w:val="center"/>
            <w:hideMark/>
            <w:tcPrChange w:id="867" w:author="James Vu" w:date="2024-04-19T00:29:00Z">
              <w:tcPr>
                <w:tcW w:w="1843" w:type="dxa"/>
                <w:vMerge w:val="restart"/>
                <w:shd w:val="clear" w:color="auto" w:fill="auto"/>
                <w:vAlign w:val="center"/>
                <w:hideMark/>
              </w:tcPr>
            </w:tcPrChange>
          </w:tcPr>
          <w:p w14:paraId="3089D870" w14:textId="22FB67D0" w:rsidR="00BD6635" w:rsidRPr="003C02FF" w:rsidRDefault="00BD6635" w:rsidP="003C02FF">
            <w:pPr>
              <w:widowControl w:val="0"/>
              <w:spacing w:before="120" w:after="120"/>
              <w:rPr>
                <w:rPrChange w:id="868" w:author="James Vu" w:date="2024-04-19T00:28:00Z">
                  <w:rPr>
                    <w:sz w:val="26"/>
                    <w:szCs w:val="26"/>
                  </w:rPr>
                </w:rPrChange>
              </w:rPr>
            </w:pPr>
            <w:r w:rsidRPr="003C02FF">
              <w:rPr>
                <w:rPrChange w:id="869" w:author="James Vu" w:date="2024-04-19T00:28:00Z">
                  <w:rPr>
                    <w:sz w:val="26"/>
                    <w:szCs w:val="26"/>
                  </w:rPr>
                </w:rPrChange>
              </w:rPr>
              <w:t xml:space="preserve">Excel, nhập dữ liệu vào hệ thống PPDMS2.0.0.129, địa chỉ: </w:t>
            </w:r>
            <w:r w:rsidRPr="003C02FF">
              <w:rPr>
                <w:rStyle w:val="Hyperlink"/>
                <w:i/>
                <w:iCs/>
                <w:rPrChange w:id="870" w:author="James Vu" w:date="2024-04-19T00:28:00Z">
                  <w:rPr>
                    <w:rStyle w:val="Hyperlink"/>
                    <w:i/>
                    <w:iCs/>
                    <w:sz w:val="26"/>
                    <w:szCs w:val="26"/>
                  </w:rPr>
                </w:rPrChange>
              </w:rPr>
              <w:t>htttps://csdl.ppd.gov.vn</w:t>
            </w:r>
          </w:p>
        </w:tc>
      </w:tr>
      <w:tr w:rsidR="00BD6635" w:rsidRPr="003C02FF" w14:paraId="232FC784" w14:textId="77777777" w:rsidTr="003C02FF">
        <w:trPr>
          <w:trHeight w:val="20"/>
          <w:trPrChange w:id="871" w:author="James Vu" w:date="2024-04-19T00:29:00Z">
            <w:trPr>
              <w:trHeight w:val="20"/>
            </w:trPr>
          </w:trPrChange>
        </w:trPr>
        <w:tc>
          <w:tcPr>
            <w:tcW w:w="709" w:type="dxa"/>
            <w:shd w:val="clear" w:color="auto" w:fill="auto"/>
            <w:noWrap/>
            <w:vAlign w:val="center"/>
            <w:tcPrChange w:id="872" w:author="James Vu" w:date="2024-04-19T00:29:00Z">
              <w:tcPr>
                <w:tcW w:w="709" w:type="dxa"/>
                <w:shd w:val="clear" w:color="auto" w:fill="auto"/>
                <w:noWrap/>
                <w:vAlign w:val="center"/>
              </w:tcPr>
            </w:tcPrChange>
          </w:tcPr>
          <w:p w14:paraId="3F53FA46" w14:textId="5DD54D6F" w:rsidR="00BD6635" w:rsidRPr="003C02FF" w:rsidRDefault="00BD6635" w:rsidP="003C02FF">
            <w:pPr>
              <w:widowControl w:val="0"/>
              <w:spacing w:before="120" w:after="120"/>
              <w:jc w:val="center"/>
              <w:rPr>
                <w:rPrChange w:id="873" w:author="James Vu" w:date="2024-04-19T00:28:00Z">
                  <w:rPr>
                    <w:sz w:val="26"/>
                    <w:szCs w:val="26"/>
                  </w:rPr>
                </w:rPrChange>
              </w:rPr>
            </w:pPr>
            <w:r w:rsidRPr="003C02FF">
              <w:rPr>
                <w:rPrChange w:id="874" w:author="James Vu" w:date="2024-04-19T00:28:00Z">
                  <w:rPr>
                    <w:sz w:val="26"/>
                    <w:szCs w:val="26"/>
                  </w:rPr>
                </w:rPrChange>
              </w:rPr>
              <w:t>3.2</w:t>
            </w:r>
          </w:p>
        </w:tc>
        <w:tc>
          <w:tcPr>
            <w:tcW w:w="1985" w:type="dxa"/>
            <w:shd w:val="clear" w:color="auto" w:fill="auto"/>
            <w:vAlign w:val="center"/>
            <w:tcPrChange w:id="875" w:author="James Vu" w:date="2024-04-19T00:29:00Z">
              <w:tcPr>
                <w:tcW w:w="1985" w:type="dxa"/>
                <w:shd w:val="clear" w:color="auto" w:fill="auto"/>
                <w:vAlign w:val="center"/>
              </w:tcPr>
            </w:tcPrChange>
          </w:tcPr>
          <w:p w14:paraId="13B5314A" w14:textId="704C886A" w:rsidR="00BD6635" w:rsidRPr="003C02FF" w:rsidRDefault="00BD6635" w:rsidP="003C02FF">
            <w:pPr>
              <w:pStyle w:val="ListParagraph"/>
              <w:spacing w:line="300" w:lineRule="atLeast"/>
              <w:ind w:left="-116"/>
              <w:rPr>
                <w:sz w:val="24"/>
                <w:szCs w:val="24"/>
                <w:rPrChange w:id="876" w:author="James Vu" w:date="2024-04-19T00:28:00Z">
                  <w:rPr/>
                </w:rPrChange>
              </w:rPr>
            </w:pPr>
            <w:r w:rsidRPr="003C02FF">
              <w:rPr>
                <w:sz w:val="24"/>
                <w:szCs w:val="24"/>
                <w:rPrChange w:id="877" w:author="James Vu" w:date="2024-04-19T00:28:00Z">
                  <w:rPr/>
                </w:rPrChange>
              </w:rPr>
              <w:t>Bảo vệ thực vật (theo năm)</w:t>
            </w:r>
          </w:p>
        </w:tc>
        <w:tc>
          <w:tcPr>
            <w:tcW w:w="4677" w:type="dxa"/>
            <w:shd w:val="clear" w:color="auto" w:fill="auto"/>
            <w:vAlign w:val="center"/>
            <w:tcPrChange w:id="878" w:author="James Vu" w:date="2024-04-19T00:29:00Z">
              <w:tcPr>
                <w:tcW w:w="4677" w:type="dxa"/>
                <w:shd w:val="clear" w:color="auto" w:fill="auto"/>
                <w:vAlign w:val="center"/>
              </w:tcPr>
            </w:tcPrChange>
          </w:tcPr>
          <w:p w14:paraId="4013C206" w14:textId="103AA4AC" w:rsidR="00BD6635" w:rsidRPr="003C02FF" w:rsidRDefault="00BD6635" w:rsidP="003C02FF">
            <w:pPr>
              <w:widowControl w:val="0"/>
              <w:spacing w:before="120" w:after="120"/>
            </w:pPr>
            <w:r w:rsidRPr="003C02FF">
              <w:t>- Tình hình sản xuất;</w:t>
            </w:r>
          </w:p>
          <w:p w14:paraId="51073A05" w14:textId="34CC13CE" w:rsidR="00BD6635" w:rsidRPr="003C02FF" w:rsidRDefault="00BD6635" w:rsidP="003C02FF">
            <w:pPr>
              <w:widowControl w:val="0"/>
              <w:spacing w:before="120" w:after="120"/>
            </w:pPr>
            <w:r w:rsidRPr="003C02FF">
              <w:t>- Tình hình cây trồng bị thiên tai;</w:t>
            </w:r>
          </w:p>
          <w:p w14:paraId="1D49A37E" w14:textId="14209DF4" w:rsidR="00BD6635" w:rsidRPr="003C02FF" w:rsidRDefault="00BD6635" w:rsidP="003C02FF">
            <w:pPr>
              <w:widowControl w:val="0"/>
              <w:spacing w:before="120" w:after="120"/>
            </w:pPr>
            <w:r w:rsidRPr="003C02FF">
              <w:t>- Tình hình sinh vật gây hại;</w:t>
            </w:r>
          </w:p>
          <w:p w14:paraId="2D11CBCD" w14:textId="4258647F" w:rsidR="00BD6635" w:rsidRPr="003C02FF" w:rsidRDefault="00BD6635" w:rsidP="003C02FF">
            <w:pPr>
              <w:widowControl w:val="0"/>
              <w:spacing w:before="120" w:after="120"/>
            </w:pPr>
            <w:r w:rsidRPr="003C02FF">
              <w:t>- Đào tạo tập huấn cán bộ;</w:t>
            </w:r>
          </w:p>
          <w:p w14:paraId="1EC445B3" w14:textId="54142138" w:rsidR="00BD6635" w:rsidRPr="003C02FF" w:rsidRDefault="00BD6635" w:rsidP="003C02FF">
            <w:pPr>
              <w:widowControl w:val="0"/>
              <w:spacing w:before="120" w:after="120"/>
            </w:pPr>
            <w:r w:rsidRPr="003C02FF">
              <w:t>- Đào tạo tập huấn nông dân;</w:t>
            </w:r>
          </w:p>
          <w:p w14:paraId="6AB2AFC7" w14:textId="234B4D51" w:rsidR="00BD6635" w:rsidRPr="003C02FF" w:rsidRDefault="00BD6635" w:rsidP="003C02FF">
            <w:pPr>
              <w:widowControl w:val="0"/>
              <w:spacing w:before="120" w:after="120"/>
            </w:pPr>
            <w:r w:rsidRPr="003C02FF">
              <w:t>- Hệ thống BVTV địa phương;</w:t>
            </w:r>
          </w:p>
          <w:p w14:paraId="640E57A2" w14:textId="1AE1EC74" w:rsidR="00BD6635" w:rsidRPr="003C02FF" w:rsidRDefault="00BD6635" w:rsidP="003C02FF">
            <w:pPr>
              <w:widowControl w:val="0"/>
              <w:spacing w:before="120" w:after="120"/>
            </w:pPr>
            <w:r w:rsidRPr="003C02FF">
              <w:t>- Liên kết sản xuất và tiêu thụ;</w:t>
            </w:r>
          </w:p>
          <w:p w14:paraId="1544C2BD" w14:textId="66C2EC96" w:rsidR="00BD6635" w:rsidRPr="003C02FF" w:rsidRDefault="00BD6635" w:rsidP="003C02FF">
            <w:pPr>
              <w:widowControl w:val="0"/>
              <w:spacing w:before="120" w:after="120"/>
            </w:pPr>
            <w:r w:rsidRPr="003C02FF">
              <w:t>- Nghiên cứu ứng dụng;</w:t>
            </w:r>
          </w:p>
          <w:p w14:paraId="09EF7AD2" w14:textId="631582E0" w:rsidR="00BD6635" w:rsidRPr="003C02FF" w:rsidRDefault="00BD6635" w:rsidP="003C02FF">
            <w:pPr>
              <w:widowControl w:val="0"/>
              <w:spacing w:before="120" w:after="120"/>
            </w:pPr>
            <w:r w:rsidRPr="003C02FF">
              <w:t>- Nguồn kinh phí hoạt động;</w:t>
            </w:r>
          </w:p>
          <w:p w14:paraId="43477992" w14:textId="668A52AE" w:rsidR="00BD6635" w:rsidRPr="003C02FF" w:rsidRDefault="00BD6635" w:rsidP="003C02FF">
            <w:pPr>
              <w:widowControl w:val="0"/>
              <w:spacing w:before="120" w:after="120"/>
            </w:pPr>
            <w:r w:rsidRPr="003C02FF">
              <w:t>- Nhân lực và trình độ ở địa phương;</w:t>
            </w:r>
          </w:p>
          <w:p w14:paraId="280FA11E" w14:textId="79B8C330" w:rsidR="00BD6635" w:rsidRPr="003C02FF" w:rsidRDefault="00BD6635" w:rsidP="003C02FF">
            <w:pPr>
              <w:widowControl w:val="0"/>
              <w:spacing w:before="120" w:after="120"/>
            </w:pPr>
            <w:r w:rsidRPr="003C02FF">
              <w:t>- Tiến bộ kỹ thuật;</w:t>
            </w:r>
          </w:p>
          <w:p w14:paraId="29309FE7" w14:textId="439D7515" w:rsidR="00BD6635" w:rsidRPr="003C02FF" w:rsidRDefault="00BD6635" w:rsidP="003C02FF">
            <w:pPr>
              <w:widowControl w:val="0"/>
              <w:spacing w:before="120" w:after="120"/>
              <w:rPr>
                <w:rPrChange w:id="879" w:author="James Vu" w:date="2024-04-19T00:28:00Z">
                  <w:rPr>
                    <w:sz w:val="26"/>
                    <w:szCs w:val="26"/>
                  </w:rPr>
                </w:rPrChange>
              </w:rPr>
            </w:pPr>
            <w:r w:rsidRPr="003C02FF">
              <w:t>- Kết quả theo dõi trưởng thành vào đèn;</w:t>
            </w:r>
          </w:p>
        </w:tc>
        <w:tc>
          <w:tcPr>
            <w:tcW w:w="1843" w:type="dxa"/>
            <w:vMerge/>
            <w:shd w:val="clear" w:color="auto" w:fill="auto"/>
            <w:vAlign w:val="center"/>
            <w:tcPrChange w:id="880" w:author="James Vu" w:date="2024-04-19T00:29:00Z">
              <w:tcPr>
                <w:tcW w:w="1843" w:type="dxa"/>
                <w:vMerge/>
                <w:shd w:val="clear" w:color="auto" w:fill="auto"/>
                <w:vAlign w:val="center"/>
              </w:tcPr>
            </w:tcPrChange>
          </w:tcPr>
          <w:p w14:paraId="4973275A" w14:textId="7532F96F" w:rsidR="00BD6635" w:rsidRPr="003C02FF" w:rsidRDefault="00BD6635" w:rsidP="003C02FF">
            <w:pPr>
              <w:widowControl w:val="0"/>
              <w:spacing w:before="120" w:after="120"/>
              <w:rPr>
                <w:rPrChange w:id="881" w:author="James Vu" w:date="2024-04-19T00:28:00Z">
                  <w:rPr>
                    <w:sz w:val="26"/>
                    <w:szCs w:val="26"/>
                  </w:rPr>
                </w:rPrChange>
              </w:rPr>
            </w:pPr>
          </w:p>
        </w:tc>
      </w:tr>
      <w:tr w:rsidR="00BD6635" w:rsidRPr="003C02FF" w14:paraId="6F572D87" w14:textId="77777777" w:rsidTr="003C02FF">
        <w:trPr>
          <w:trHeight w:val="20"/>
          <w:trPrChange w:id="882" w:author="James Vu" w:date="2024-04-19T00:29:00Z">
            <w:trPr>
              <w:trHeight w:val="20"/>
            </w:trPr>
          </w:trPrChange>
        </w:trPr>
        <w:tc>
          <w:tcPr>
            <w:tcW w:w="709" w:type="dxa"/>
            <w:shd w:val="clear" w:color="auto" w:fill="auto"/>
            <w:noWrap/>
            <w:vAlign w:val="center"/>
            <w:tcPrChange w:id="883" w:author="James Vu" w:date="2024-04-19T00:29:00Z">
              <w:tcPr>
                <w:tcW w:w="709" w:type="dxa"/>
                <w:shd w:val="clear" w:color="auto" w:fill="auto"/>
                <w:noWrap/>
                <w:vAlign w:val="center"/>
              </w:tcPr>
            </w:tcPrChange>
          </w:tcPr>
          <w:p w14:paraId="1E91AA8A" w14:textId="030ADD19" w:rsidR="00BD6635" w:rsidRPr="003C02FF" w:rsidRDefault="00BD6635" w:rsidP="003C02FF">
            <w:pPr>
              <w:widowControl w:val="0"/>
              <w:spacing w:before="120" w:after="120"/>
              <w:jc w:val="center"/>
              <w:rPr>
                <w:rPrChange w:id="884" w:author="James Vu" w:date="2024-04-19T00:28:00Z">
                  <w:rPr>
                    <w:sz w:val="26"/>
                    <w:szCs w:val="26"/>
                  </w:rPr>
                </w:rPrChange>
              </w:rPr>
            </w:pPr>
            <w:r w:rsidRPr="003C02FF">
              <w:rPr>
                <w:rPrChange w:id="885" w:author="James Vu" w:date="2024-04-19T00:28:00Z">
                  <w:rPr>
                    <w:sz w:val="26"/>
                    <w:szCs w:val="26"/>
                  </w:rPr>
                </w:rPrChange>
              </w:rPr>
              <w:t>3.3</w:t>
            </w:r>
          </w:p>
        </w:tc>
        <w:tc>
          <w:tcPr>
            <w:tcW w:w="1985" w:type="dxa"/>
            <w:shd w:val="clear" w:color="auto" w:fill="auto"/>
            <w:vAlign w:val="center"/>
            <w:tcPrChange w:id="886" w:author="James Vu" w:date="2024-04-19T00:29:00Z">
              <w:tcPr>
                <w:tcW w:w="1985" w:type="dxa"/>
                <w:shd w:val="clear" w:color="auto" w:fill="auto"/>
                <w:vAlign w:val="center"/>
              </w:tcPr>
            </w:tcPrChange>
          </w:tcPr>
          <w:p w14:paraId="55482A34" w14:textId="2037FC66" w:rsidR="00BD6635" w:rsidRPr="003C02FF" w:rsidRDefault="00BD6635" w:rsidP="003C02FF">
            <w:pPr>
              <w:widowControl w:val="0"/>
              <w:spacing w:before="120" w:after="120"/>
              <w:rPr>
                <w:rPrChange w:id="887" w:author="James Vu" w:date="2024-04-19T00:28:00Z">
                  <w:rPr>
                    <w:sz w:val="26"/>
                    <w:szCs w:val="26"/>
                  </w:rPr>
                </w:rPrChange>
              </w:rPr>
            </w:pPr>
            <w:r w:rsidRPr="003C02FF">
              <w:t>Quản lý phân bón</w:t>
            </w:r>
          </w:p>
        </w:tc>
        <w:tc>
          <w:tcPr>
            <w:tcW w:w="4677" w:type="dxa"/>
            <w:shd w:val="clear" w:color="auto" w:fill="auto"/>
            <w:vAlign w:val="center"/>
            <w:tcPrChange w:id="888" w:author="James Vu" w:date="2024-04-19T00:29:00Z">
              <w:tcPr>
                <w:tcW w:w="4677" w:type="dxa"/>
                <w:shd w:val="clear" w:color="auto" w:fill="auto"/>
                <w:vAlign w:val="center"/>
              </w:tcPr>
            </w:tcPrChange>
          </w:tcPr>
          <w:p w14:paraId="1657B661" w14:textId="08E81860" w:rsidR="00BD6635" w:rsidRPr="003C02FF" w:rsidRDefault="00BD6635" w:rsidP="003C02FF">
            <w:pPr>
              <w:widowControl w:val="0"/>
              <w:spacing w:before="120" w:after="120"/>
            </w:pPr>
            <w:r w:rsidRPr="003C02FF">
              <w:t>- Cơ sở buôn bán;</w:t>
            </w:r>
          </w:p>
          <w:p w14:paraId="3DFC7623" w14:textId="3B2AAD38" w:rsidR="00BD6635" w:rsidRPr="003C02FF" w:rsidRDefault="00BD6635" w:rsidP="003C02FF">
            <w:pPr>
              <w:widowControl w:val="0"/>
              <w:spacing w:before="120" w:after="120"/>
            </w:pPr>
            <w:r w:rsidRPr="003C02FF">
              <w:t>- Đào tạo, tập huấn;</w:t>
            </w:r>
          </w:p>
          <w:p w14:paraId="194D00D2" w14:textId="20D8A7A8" w:rsidR="00BD6635" w:rsidRPr="003C02FF" w:rsidRDefault="00BD6635" w:rsidP="003C02FF">
            <w:pPr>
              <w:widowControl w:val="0"/>
              <w:spacing w:before="120" w:after="120"/>
            </w:pPr>
            <w:r w:rsidRPr="003C02FF">
              <w:t>- Giá bán phân bón;</w:t>
            </w:r>
          </w:p>
          <w:p w14:paraId="4C87DDF6" w14:textId="1DC52D90" w:rsidR="00BD6635" w:rsidRPr="003C02FF" w:rsidRDefault="00BD6635" w:rsidP="003C02FF">
            <w:pPr>
              <w:widowControl w:val="0"/>
              <w:spacing w:before="120" w:after="120"/>
              <w:rPr>
                <w:rPrChange w:id="889" w:author="James Vu" w:date="2024-04-19T00:28:00Z">
                  <w:rPr>
                    <w:sz w:val="26"/>
                    <w:szCs w:val="26"/>
                  </w:rPr>
                </w:rPrChange>
              </w:rPr>
            </w:pPr>
            <w:r w:rsidRPr="003C02FF">
              <w:t>- Sử dụng phân bón.</w:t>
            </w:r>
          </w:p>
        </w:tc>
        <w:tc>
          <w:tcPr>
            <w:tcW w:w="1843" w:type="dxa"/>
            <w:vMerge/>
            <w:shd w:val="clear" w:color="auto" w:fill="auto"/>
            <w:vAlign w:val="center"/>
            <w:tcPrChange w:id="890" w:author="James Vu" w:date="2024-04-19T00:29:00Z">
              <w:tcPr>
                <w:tcW w:w="1843" w:type="dxa"/>
                <w:vMerge/>
                <w:shd w:val="clear" w:color="auto" w:fill="auto"/>
                <w:vAlign w:val="center"/>
              </w:tcPr>
            </w:tcPrChange>
          </w:tcPr>
          <w:p w14:paraId="135B14BD" w14:textId="3F97FC67" w:rsidR="00BD6635" w:rsidRPr="003C02FF" w:rsidRDefault="00BD6635" w:rsidP="003C02FF">
            <w:pPr>
              <w:widowControl w:val="0"/>
              <w:spacing w:before="120" w:after="120"/>
              <w:rPr>
                <w:rPrChange w:id="891" w:author="James Vu" w:date="2024-04-19T00:28:00Z">
                  <w:rPr>
                    <w:sz w:val="26"/>
                    <w:szCs w:val="26"/>
                  </w:rPr>
                </w:rPrChange>
              </w:rPr>
            </w:pPr>
          </w:p>
        </w:tc>
      </w:tr>
      <w:tr w:rsidR="00BD6635" w:rsidRPr="003C02FF" w14:paraId="27220C5D" w14:textId="77777777" w:rsidTr="003C02FF">
        <w:trPr>
          <w:trHeight w:val="20"/>
          <w:trPrChange w:id="892" w:author="James Vu" w:date="2024-04-19T00:29:00Z">
            <w:trPr>
              <w:trHeight w:val="20"/>
            </w:trPr>
          </w:trPrChange>
        </w:trPr>
        <w:tc>
          <w:tcPr>
            <w:tcW w:w="709" w:type="dxa"/>
            <w:shd w:val="clear" w:color="auto" w:fill="auto"/>
            <w:noWrap/>
            <w:vAlign w:val="center"/>
            <w:tcPrChange w:id="893" w:author="James Vu" w:date="2024-04-19T00:29:00Z">
              <w:tcPr>
                <w:tcW w:w="709" w:type="dxa"/>
                <w:shd w:val="clear" w:color="auto" w:fill="auto"/>
                <w:noWrap/>
                <w:vAlign w:val="center"/>
              </w:tcPr>
            </w:tcPrChange>
          </w:tcPr>
          <w:p w14:paraId="03DB9162" w14:textId="6E455E45" w:rsidR="00BD6635" w:rsidRPr="003C02FF" w:rsidRDefault="00BD6635" w:rsidP="003C02FF">
            <w:pPr>
              <w:widowControl w:val="0"/>
              <w:spacing w:before="120" w:after="120"/>
              <w:jc w:val="center"/>
              <w:rPr>
                <w:rPrChange w:id="894" w:author="James Vu" w:date="2024-04-19T00:28:00Z">
                  <w:rPr>
                    <w:sz w:val="26"/>
                    <w:szCs w:val="26"/>
                  </w:rPr>
                </w:rPrChange>
              </w:rPr>
            </w:pPr>
            <w:r w:rsidRPr="003C02FF">
              <w:rPr>
                <w:rPrChange w:id="895" w:author="James Vu" w:date="2024-04-19T00:28:00Z">
                  <w:rPr>
                    <w:sz w:val="26"/>
                    <w:szCs w:val="26"/>
                  </w:rPr>
                </w:rPrChange>
              </w:rPr>
              <w:t>3.4</w:t>
            </w:r>
          </w:p>
        </w:tc>
        <w:tc>
          <w:tcPr>
            <w:tcW w:w="1985" w:type="dxa"/>
            <w:shd w:val="clear" w:color="auto" w:fill="auto"/>
            <w:vAlign w:val="center"/>
            <w:tcPrChange w:id="896" w:author="James Vu" w:date="2024-04-19T00:29:00Z">
              <w:tcPr>
                <w:tcW w:w="1985" w:type="dxa"/>
                <w:shd w:val="clear" w:color="auto" w:fill="auto"/>
                <w:vAlign w:val="center"/>
              </w:tcPr>
            </w:tcPrChange>
          </w:tcPr>
          <w:p w14:paraId="1964FDDF" w14:textId="009E1494" w:rsidR="00BD6635" w:rsidRPr="003C02FF" w:rsidRDefault="00BD6635" w:rsidP="003C02FF">
            <w:pPr>
              <w:widowControl w:val="0"/>
              <w:spacing w:before="120" w:after="120"/>
              <w:rPr>
                <w:rPrChange w:id="897" w:author="James Vu" w:date="2024-04-19T00:28:00Z">
                  <w:rPr>
                    <w:sz w:val="26"/>
                    <w:szCs w:val="26"/>
                  </w:rPr>
                </w:rPrChange>
              </w:rPr>
            </w:pPr>
            <w:r w:rsidRPr="003C02FF">
              <w:t>Thanh tra - Pháp chế</w:t>
            </w:r>
          </w:p>
        </w:tc>
        <w:tc>
          <w:tcPr>
            <w:tcW w:w="4677" w:type="dxa"/>
            <w:shd w:val="clear" w:color="auto" w:fill="auto"/>
            <w:vAlign w:val="center"/>
            <w:tcPrChange w:id="898" w:author="James Vu" w:date="2024-04-19T00:29:00Z">
              <w:tcPr>
                <w:tcW w:w="4677" w:type="dxa"/>
                <w:shd w:val="clear" w:color="auto" w:fill="auto"/>
                <w:vAlign w:val="center"/>
              </w:tcPr>
            </w:tcPrChange>
          </w:tcPr>
          <w:p w14:paraId="54318937" w14:textId="648FE2F8" w:rsidR="00BD6635" w:rsidRPr="003C02FF" w:rsidRDefault="00BD6635" w:rsidP="003C02FF">
            <w:pPr>
              <w:widowControl w:val="0"/>
              <w:spacing w:before="120" w:after="120"/>
            </w:pPr>
            <w:r w:rsidRPr="003C02FF">
              <w:t>- Thanh tra - Kiểm tra</w:t>
            </w:r>
          </w:p>
          <w:p w14:paraId="526C205D" w14:textId="116247F2" w:rsidR="00BD6635" w:rsidRPr="003C02FF" w:rsidRDefault="00BD6635" w:rsidP="003C02FF">
            <w:pPr>
              <w:widowControl w:val="0"/>
              <w:spacing w:before="120" w:after="120"/>
            </w:pPr>
            <w:r w:rsidRPr="003C02FF">
              <w:t>- Xử phạt vi phạm hành chính.</w:t>
            </w:r>
          </w:p>
        </w:tc>
        <w:tc>
          <w:tcPr>
            <w:tcW w:w="1843" w:type="dxa"/>
            <w:vMerge/>
            <w:shd w:val="clear" w:color="auto" w:fill="auto"/>
            <w:vAlign w:val="center"/>
            <w:tcPrChange w:id="899" w:author="James Vu" w:date="2024-04-19T00:29:00Z">
              <w:tcPr>
                <w:tcW w:w="1843" w:type="dxa"/>
                <w:vMerge/>
                <w:shd w:val="clear" w:color="auto" w:fill="auto"/>
                <w:vAlign w:val="center"/>
              </w:tcPr>
            </w:tcPrChange>
          </w:tcPr>
          <w:p w14:paraId="19226D26" w14:textId="42816BE6" w:rsidR="00BD6635" w:rsidRPr="003C02FF" w:rsidRDefault="00BD6635" w:rsidP="003C02FF">
            <w:pPr>
              <w:widowControl w:val="0"/>
              <w:spacing w:before="120" w:after="120"/>
              <w:rPr>
                <w:rPrChange w:id="900" w:author="James Vu" w:date="2024-04-19T00:28:00Z">
                  <w:rPr>
                    <w:sz w:val="26"/>
                    <w:szCs w:val="26"/>
                  </w:rPr>
                </w:rPrChange>
              </w:rPr>
            </w:pPr>
          </w:p>
        </w:tc>
      </w:tr>
      <w:bookmarkEnd w:id="860"/>
      <w:tr w:rsidR="00BD6635" w:rsidRPr="003C02FF" w14:paraId="11906985" w14:textId="77777777" w:rsidTr="003C02FF">
        <w:trPr>
          <w:trHeight w:val="20"/>
          <w:trPrChange w:id="901" w:author="James Vu" w:date="2024-04-19T00:29:00Z">
            <w:trPr>
              <w:trHeight w:val="20"/>
            </w:trPr>
          </w:trPrChange>
        </w:trPr>
        <w:tc>
          <w:tcPr>
            <w:tcW w:w="709" w:type="dxa"/>
            <w:shd w:val="clear" w:color="auto" w:fill="auto"/>
            <w:noWrap/>
            <w:vAlign w:val="center"/>
            <w:tcPrChange w:id="902" w:author="James Vu" w:date="2024-04-19T00:29:00Z">
              <w:tcPr>
                <w:tcW w:w="709" w:type="dxa"/>
                <w:shd w:val="clear" w:color="auto" w:fill="auto"/>
                <w:noWrap/>
                <w:vAlign w:val="center"/>
              </w:tcPr>
            </w:tcPrChange>
          </w:tcPr>
          <w:p w14:paraId="26E5C3CB" w14:textId="1D147A83" w:rsidR="00BD6635" w:rsidRPr="003C02FF" w:rsidRDefault="00BD6635" w:rsidP="003C02FF">
            <w:pPr>
              <w:widowControl w:val="0"/>
              <w:spacing w:before="120" w:after="120"/>
              <w:jc w:val="center"/>
              <w:rPr>
                <w:rPrChange w:id="903" w:author="James Vu" w:date="2024-04-19T00:28:00Z">
                  <w:rPr>
                    <w:sz w:val="26"/>
                    <w:szCs w:val="26"/>
                  </w:rPr>
                </w:rPrChange>
              </w:rPr>
            </w:pPr>
            <w:r w:rsidRPr="003C02FF">
              <w:rPr>
                <w:rPrChange w:id="904" w:author="James Vu" w:date="2024-04-19T00:28:00Z">
                  <w:rPr>
                    <w:sz w:val="26"/>
                    <w:szCs w:val="26"/>
                  </w:rPr>
                </w:rPrChange>
              </w:rPr>
              <w:t>3.5</w:t>
            </w:r>
          </w:p>
        </w:tc>
        <w:tc>
          <w:tcPr>
            <w:tcW w:w="1985" w:type="dxa"/>
            <w:shd w:val="clear" w:color="auto" w:fill="auto"/>
            <w:vAlign w:val="center"/>
            <w:tcPrChange w:id="905" w:author="James Vu" w:date="2024-04-19T00:29:00Z">
              <w:tcPr>
                <w:tcW w:w="1985" w:type="dxa"/>
                <w:shd w:val="clear" w:color="auto" w:fill="auto"/>
                <w:vAlign w:val="center"/>
              </w:tcPr>
            </w:tcPrChange>
          </w:tcPr>
          <w:p w14:paraId="57951C36" w14:textId="15B27663" w:rsidR="00BD6635" w:rsidRPr="003C02FF" w:rsidRDefault="00BD6635" w:rsidP="003C02FF">
            <w:pPr>
              <w:widowControl w:val="0"/>
              <w:spacing w:before="120" w:after="120"/>
            </w:pPr>
            <w:r w:rsidRPr="003C02FF">
              <w:t>Thuốc BVTV</w:t>
            </w:r>
          </w:p>
        </w:tc>
        <w:tc>
          <w:tcPr>
            <w:tcW w:w="4677" w:type="dxa"/>
            <w:shd w:val="clear" w:color="auto" w:fill="auto"/>
            <w:vAlign w:val="center"/>
            <w:tcPrChange w:id="906" w:author="James Vu" w:date="2024-04-19T00:29:00Z">
              <w:tcPr>
                <w:tcW w:w="4677" w:type="dxa"/>
                <w:shd w:val="clear" w:color="auto" w:fill="auto"/>
                <w:vAlign w:val="center"/>
              </w:tcPr>
            </w:tcPrChange>
          </w:tcPr>
          <w:p w14:paraId="7A747453" w14:textId="6D1360D3" w:rsidR="00BD6635" w:rsidRPr="003C02FF" w:rsidRDefault="00BD6635" w:rsidP="003C02FF">
            <w:pPr>
              <w:widowControl w:val="0"/>
              <w:spacing w:before="120" w:after="120"/>
            </w:pPr>
            <w:r w:rsidRPr="003C02FF">
              <w:t>- Cơ sở buôn bán,</w:t>
            </w:r>
          </w:p>
          <w:p w14:paraId="609F957A" w14:textId="128BE3B0" w:rsidR="00BD6635" w:rsidRPr="003C02FF" w:rsidRDefault="00BD6635" w:rsidP="003C02FF">
            <w:pPr>
              <w:widowControl w:val="0"/>
              <w:spacing w:before="120" w:after="120"/>
            </w:pPr>
            <w:r w:rsidRPr="003C02FF">
              <w:t>- Sử dụng thuốc BVTV,</w:t>
            </w:r>
          </w:p>
          <w:p w14:paraId="2BEB4B9C" w14:textId="77777777" w:rsidR="00BD6635" w:rsidRPr="003C02FF" w:rsidRDefault="00BD6635" w:rsidP="003C02FF">
            <w:pPr>
              <w:widowControl w:val="0"/>
              <w:spacing w:before="120" w:after="120"/>
            </w:pPr>
            <w:r w:rsidRPr="003C02FF">
              <w:t>- Giá thuốc BVTV;</w:t>
            </w:r>
          </w:p>
          <w:p w14:paraId="0E6818D0" w14:textId="7AAFBA0D" w:rsidR="00BD6635" w:rsidRPr="003C02FF" w:rsidRDefault="00BD6635" w:rsidP="003C02FF">
            <w:pPr>
              <w:widowControl w:val="0"/>
              <w:spacing w:before="120" w:after="120"/>
            </w:pPr>
            <w:r w:rsidRPr="003C02FF">
              <w:t>- Công tác tập huấn chuyên môn lĩnh vực thuốc BVTV.</w:t>
            </w:r>
          </w:p>
        </w:tc>
        <w:tc>
          <w:tcPr>
            <w:tcW w:w="1843" w:type="dxa"/>
            <w:vMerge/>
            <w:shd w:val="clear" w:color="auto" w:fill="auto"/>
            <w:vAlign w:val="center"/>
            <w:tcPrChange w:id="907" w:author="James Vu" w:date="2024-04-19T00:29:00Z">
              <w:tcPr>
                <w:tcW w:w="1843" w:type="dxa"/>
                <w:vMerge/>
                <w:shd w:val="clear" w:color="auto" w:fill="auto"/>
                <w:vAlign w:val="center"/>
              </w:tcPr>
            </w:tcPrChange>
          </w:tcPr>
          <w:p w14:paraId="4A8CAB32" w14:textId="77777777" w:rsidR="00BD6635" w:rsidRPr="003C02FF" w:rsidRDefault="00BD6635" w:rsidP="003C02FF">
            <w:pPr>
              <w:widowControl w:val="0"/>
              <w:spacing w:before="120" w:after="120"/>
              <w:rPr>
                <w:rPrChange w:id="908" w:author="James Vu" w:date="2024-04-19T00:28:00Z">
                  <w:rPr>
                    <w:sz w:val="26"/>
                    <w:szCs w:val="26"/>
                  </w:rPr>
                </w:rPrChange>
              </w:rPr>
            </w:pPr>
          </w:p>
        </w:tc>
      </w:tr>
      <w:tr w:rsidR="00BD6635" w:rsidRPr="003C02FF" w14:paraId="5C74D7C9" w14:textId="77777777" w:rsidTr="003C02FF">
        <w:trPr>
          <w:trHeight w:val="20"/>
          <w:trPrChange w:id="909" w:author="James Vu" w:date="2024-04-19T00:29:00Z">
            <w:trPr>
              <w:trHeight w:val="20"/>
            </w:trPr>
          </w:trPrChange>
        </w:trPr>
        <w:tc>
          <w:tcPr>
            <w:tcW w:w="709" w:type="dxa"/>
            <w:shd w:val="clear" w:color="auto" w:fill="auto"/>
            <w:noWrap/>
            <w:vAlign w:val="center"/>
            <w:tcPrChange w:id="910" w:author="James Vu" w:date="2024-04-19T00:29:00Z">
              <w:tcPr>
                <w:tcW w:w="709" w:type="dxa"/>
                <w:shd w:val="clear" w:color="auto" w:fill="auto"/>
                <w:noWrap/>
                <w:vAlign w:val="center"/>
              </w:tcPr>
            </w:tcPrChange>
          </w:tcPr>
          <w:p w14:paraId="3A5DFF6D" w14:textId="32747EEA" w:rsidR="00BD6635" w:rsidRPr="003C02FF" w:rsidRDefault="00BD6635" w:rsidP="003C02FF">
            <w:pPr>
              <w:widowControl w:val="0"/>
              <w:spacing w:before="120" w:after="120"/>
              <w:jc w:val="center"/>
              <w:rPr>
                <w:rPrChange w:id="911" w:author="James Vu" w:date="2024-04-19T00:28:00Z">
                  <w:rPr>
                    <w:sz w:val="26"/>
                    <w:szCs w:val="26"/>
                  </w:rPr>
                </w:rPrChange>
              </w:rPr>
            </w:pPr>
            <w:r w:rsidRPr="003C02FF">
              <w:rPr>
                <w:rPrChange w:id="912" w:author="James Vu" w:date="2024-04-19T00:28:00Z">
                  <w:rPr>
                    <w:sz w:val="26"/>
                    <w:szCs w:val="26"/>
                  </w:rPr>
                </w:rPrChange>
              </w:rPr>
              <w:t>3.6</w:t>
            </w:r>
          </w:p>
        </w:tc>
        <w:tc>
          <w:tcPr>
            <w:tcW w:w="1985" w:type="dxa"/>
            <w:shd w:val="clear" w:color="auto" w:fill="auto"/>
            <w:vAlign w:val="center"/>
            <w:tcPrChange w:id="913" w:author="James Vu" w:date="2024-04-19T00:29:00Z">
              <w:tcPr>
                <w:tcW w:w="1985" w:type="dxa"/>
                <w:shd w:val="clear" w:color="auto" w:fill="auto"/>
                <w:vAlign w:val="center"/>
              </w:tcPr>
            </w:tcPrChange>
          </w:tcPr>
          <w:p w14:paraId="431CD270" w14:textId="3B9D8855" w:rsidR="00BD6635" w:rsidRPr="003C02FF" w:rsidRDefault="00BD6635" w:rsidP="003C02FF">
            <w:pPr>
              <w:widowControl w:val="0"/>
              <w:spacing w:before="120" w:after="120"/>
            </w:pPr>
            <w:r w:rsidRPr="003C02FF">
              <w:t>Quản lý mã số vùng trồng và mã số cơ sở đóng gói</w:t>
            </w:r>
          </w:p>
        </w:tc>
        <w:tc>
          <w:tcPr>
            <w:tcW w:w="4677" w:type="dxa"/>
            <w:shd w:val="clear" w:color="auto" w:fill="auto"/>
            <w:vAlign w:val="center"/>
            <w:tcPrChange w:id="914" w:author="James Vu" w:date="2024-04-19T00:29:00Z">
              <w:tcPr>
                <w:tcW w:w="4677" w:type="dxa"/>
                <w:shd w:val="clear" w:color="auto" w:fill="auto"/>
                <w:vAlign w:val="center"/>
              </w:tcPr>
            </w:tcPrChange>
          </w:tcPr>
          <w:p w14:paraId="4209C983" w14:textId="6B60A10C" w:rsidR="00BD6635" w:rsidRPr="003C02FF" w:rsidRDefault="00BD6635" w:rsidP="003C02FF">
            <w:pPr>
              <w:widowControl w:val="0"/>
              <w:spacing w:before="120" w:after="120"/>
            </w:pPr>
            <w:r w:rsidRPr="003C02FF">
              <w:t>- Đầu mối liên hệ;</w:t>
            </w:r>
          </w:p>
          <w:p w14:paraId="0C848321" w14:textId="66C52836" w:rsidR="00BD6635" w:rsidRPr="003C02FF" w:rsidRDefault="00BD6635" w:rsidP="003C02FF">
            <w:pPr>
              <w:widowControl w:val="0"/>
              <w:spacing w:before="120" w:after="120"/>
            </w:pPr>
            <w:r w:rsidRPr="003C02FF">
              <w:t>- Mã số cơ sở đóng gói;</w:t>
            </w:r>
          </w:p>
          <w:p w14:paraId="52A748FA" w14:textId="297A59A3" w:rsidR="00BD6635" w:rsidRPr="003C02FF" w:rsidRDefault="00BD6635" w:rsidP="003C02FF">
            <w:pPr>
              <w:widowControl w:val="0"/>
              <w:spacing w:before="120" w:after="120"/>
            </w:pPr>
            <w:r w:rsidRPr="003C02FF">
              <w:t>- Mã số vùng trồng;</w:t>
            </w:r>
          </w:p>
          <w:p w14:paraId="76A77D4D" w14:textId="491FB6D5" w:rsidR="00BD6635" w:rsidRPr="003C02FF" w:rsidRDefault="00BD6635" w:rsidP="003C02FF">
            <w:pPr>
              <w:widowControl w:val="0"/>
              <w:spacing w:before="120" w:after="120"/>
            </w:pPr>
            <w:r w:rsidRPr="003C02FF">
              <w:lastRenderedPageBreak/>
              <w:t>- Thông tin vùng trồng;</w:t>
            </w:r>
          </w:p>
          <w:p w14:paraId="43C1E45C" w14:textId="3635D405" w:rsidR="00BD6635" w:rsidRPr="003C02FF" w:rsidRDefault="00BD6635" w:rsidP="003C02FF">
            <w:pPr>
              <w:widowControl w:val="0"/>
              <w:spacing w:before="120" w:after="120"/>
            </w:pPr>
            <w:r w:rsidRPr="003C02FF">
              <w:t>- Thông tin cơ sở đóng gói.</w:t>
            </w:r>
          </w:p>
        </w:tc>
        <w:tc>
          <w:tcPr>
            <w:tcW w:w="1843" w:type="dxa"/>
            <w:shd w:val="clear" w:color="auto" w:fill="auto"/>
            <w:vAlign w:val="center"/>
            <w:tcPrChange w:id="915" w:author="James Vu" w:date="2024-04-19T00:29:00Z">
              <w:tcPr>
                <w:tcW w:w="1843" w:type="dxa"/>
                <w:shd w:val="clear" w:color="auto" w:fill="auto"/>
                <w:vAlign w:val="center"/>
              </w:tcPr>
            </w:tcPrChange>
          </w:tcPr>
          <w:p w14:paraId="006276D1" w14:textId="53E9B49E" w:rsidR="00BD6635" w:rsidRPr="003C02FF" w:rsidRDefault="00BD6635" w:rsidP="003C02FF">
            <w:pPr>
              <w:widowControl w:val="0"/>
              <w:spacing w:before="120" w:after="120"/>
              <w:rPr>
                <w:rPrChange w:id="916" w:author="James Vu" w:date="2024-04-19T00:28:00Z">
                  <w:rPr>
                    <w:sz w:val="26"/>
                    <w:szCs w:val="26"/>
                  </w:rPr>
                </w:rPrChange>
              </w:rPr>
            </w:pPr>
            <w:r w:rsidRPr="003C02FF">
              <w:lastRenderedPageBreak/>
              <w:t xml:space="preserve">Nhập trực tiếp vào địa chỉ: </w:t>
            </w:r>
            <w:r w:rsidRPr="003C02FF">
              <w:rPr>
                <w:rStyle w:val="Hyperlink"/>
                <w:i/>
                <w:rPrChange w:id="917" w:author="James Vu" w:date="2024-04-19T00:28:00Z">
                  <w:rPr>
                    <w:rStyle w:val="Hyperlink"/>
                    <w:i/>
                    <w:sz w:val="26"/>
                    <w:szCs w:val="26"/>
                  </w:rPr>
                </w:rPrChange>
              </w:rPr>
              <w:t>htttps://msvt-csdg.ppd.gov.vn</w:t>
            </w:r>
          </w:p>
        </w:tc>
      </w:tr>
      <w:tr w:rsidR="00BD6635" w:rsidRPr="003C02FF" w14:paraId="3F643FC8" w14:textId="77777777" w:rsidTr="003C02FF">
        <w:trPr>
          <w:trHeight w:val="20"/>
          <w:trPrChange w:id="918" w:author="James Vu" w:date="2024-04-19T00:29:00Z">
            <w:trPr>
              <w:trHeight w:val="20"/>
            </w:trPr>
          </w:trPrChange>
        </w:trPr>
        <w:tc>
          <w:tcPr>
            <w:tcW w:w="709" w:type="dxa"/>
            <w:shd w:val="clear" w:color="auto" w:fill="auto"/>
            <w:noWrap/>
            <w:vAlign w:val="center"/>
            <w:hideMark/>
            <w:tcPrChange w:id="919" w:author="James Vu" w:date="2024-04-19T00:29:00Z">
              <w:tcPr>
                <w:tcW w:w="709" w:type="dxa"/>
                <w:shd w:val="clear" w:color="auto" w:fill="auto"/>
                <w:noWrap/>
                <w:vAlign w:val="center"/>
                <w:hideMark/>
              </w:tcPr>
            </w:tcPrChange>
          </w:tcPr>
          <w:p w14:paraId="0CCA99E5" w14:textId="77777777" w:rsidR="00BD6635" w:rsidRPr="003C02FF" w:rsidRDefault="00BD6635" w:rsidP="003C02FF">
            <w:pPr>
              <w:widowControl w:val="0"/>
              <w:spacing w:before="120" w:after="120"/>
              <w:jc w:val="center"/>
              <w:rPr>
                <w:b/>
                <w:bCs/>
                <w:rPrChange w:id="920" w:author="James Vu" w:date="2024-04-19T00:28:00Z">
                  <w:rPr>
                    <w:b/>
                    <w:bCs/>
                    <w:sz w:val="26"/>
                    <w:szCs w:val="26"/>
                  </w:rPr>
                </w:rPrChange>
              </w:rPr>
            </w:pPr>
            <w:bookmarkStart w:id="921" w:name="_Hlk160436487"/>
            <w:r w:rsidRPr="003C02FF">
              <w:rPr>
                <w:b/>
                <w:bCs/>
                <w:rPrChange w:id="922" w:author="James Vu" w:date="2024-04-19T00:28:00Z">
                  <w:rPr>
                    <w:b/>
                    <w:bCs/>
                    <w:sz w:val="26"/>
                    <w:szCs w:val="26"/>
                  </w:rPr>
                </w:rPrChange>
              </w:rPr>
              <w:lastRenderedPageBreak/>
              <w:t>4</w:t>
            </w:r>
          </w:p>
        </w:tc>
        <w:tc>
          <w:tcPr>
            <w:tcW w:w="8505" w:type="dxa"/>
            <w:gridSpan w:val="3"/>
            <w:shd w:val="clear" w:color="auto" w:fill="auto"/>
            <w:vAlign w:val="center"/>
            <w:hideMark/>
            <w:tcPrChange w:id="923" w:author="James Vu" w:date="2024-04-19T00:29:00Z">
              <w:tcPr>
                <w:tcW w:w="8505" w:type="dxa"/>
                <w:gridSpan w:val="3"/>
                <w:shd w:val="clear" w:color="auto" w:fill="auto"/>
                <w:vAlign w:val="center"/>
                <w:hideMark/>
              </w:tcPr>
            </w:tcPrChange>
          </w:tcPr>
          <w:p w14:paraId="1FCC7441" w14:textId="4601A3E8" w:rsidR="00BD6635" w:rsidRPr="003C02FF" w:rsidRDefault="00BD6635" w:rsidP="003C02FF">
            <w:pPr>
              <w:widowControl w:val="0"/>
              <w:spacing w:before="120" w:after="120"/>
              <w:rPr>
                <w:b/>
                <w:bCs/>
                <w:rPrChange w:id="924" w:author="James Vu" w:date="2024-04-19T00:28:00Z">
                  <w:rPr>
                    <w:b/>
                    <w:bCs/>
                    <w:sz w:val="26"/>
                    <w:szCs w:val="26"/>
                  </w:rPr>
                </w:rPrChange>
              </w:rPr>
            </w:pPr>
            <w:r w:rsidRPr="003C02FF">
              <w:rPr>
                <w:b/>
                <w:bCs/>
                <w:rPrChange w:id="925" w:author="James Vu" w:date="2024-04-19T00:28:00Z">
                  <w:rPr>
                    <w:b/>
                    <w:bCs/>
                    <w:sz w:val="26"/>
                    <w:szCs w:val="26"/>
                  </w:rPr>
                </w:rPrChange>
              </w:rPr>
              <w:t>Lĩnh vực quản lý chất lượng nông lâm sản và thủy sản</w:t>
            </w:r>
          </w:p>
        </w:tc>
      </w:tr>
      <w:tr w:rsidR="00BD6635" w:rsidRPr="003C02FF" w14:paraId="7768A28C" w14:textId="77777777" w:rsidTr="003C02FF">
        <w:trPr>
          <w:trHeight w:val="20"/>
          <w:trPrChange w:id="926" w:author="James Vu" w:date="2024-04-19T00:29:00Z">
            <w:trPr>
              <w:trHeight w:val="20"/>
            </w:trPr>
          </w:trPrChange>
        </w:trPr>
        <w:tc>
          <w:tcPr>
            <w:tcW w:w="709" w:type="dxa"/>
            <w:shd w:val="clear" w:color="auto" w:fill="auto"/>
            <w:noWrap/>
            <w:vAlign w:val="center"/>
            <w:hideMark/>
            <w:tcPrChange w:id="927" w:author="James Vu" w:date="2024-04-19T00:29:00Z">
              <w:tcPr>
                <w:tcW w:w="709" w:type="dxa"/>
                <w:shd w:val="clear" w:color="auto" w:fill="auto"/>
                <w:noWrap/>
                <w:vAlign w:val="center"/>
                <w:hideMark/>
              </w:tcPr>
            </w:tcPrChange>
          </w:tcPr>
          <w:p w14:paraId="03EFB773" w14:textId="34DE27B0" w:rsidR="00BD6635" w:rsidRPr="003C02FF" w:rsidRDefault="00BD6635" w:rsidP="003C02FF">
            <w:pPr>
              <w:widowControl w:val="0"/>
              <w:spacing w:before="120" w:after="120"/>
              <w:jc w:val="center"/>
              <w:rPr>
                <w:rPrChange w:id="928" w:author="James Vu" w:date="2024-04-19T00:28:00Z">
                  <w:rPr>
                    <w:sz w:val="26"/>
                    <w:szCs w:val="26"/>
                  </w:rPr>
                </w:rPrChange>
              </w:rPr>
            </w:pPr>
            <w:r w:rsidRPr="003C02FF">
              <w:rPr>
                <w:rPrChange w:id="929" w:author="James Vu" w:date="2024-04-19T00:28:00Z">
                  <w:rPr>
                    <w:sz w:val="26"/>
                    <w:szCs w:val="26"/>
                  </w:rPr>
                </w:rPrChange>
              </w:rPr>
              <w:t>4.1</w:t>
            </w:r>
          </w:p>
        </w:tc>
        <w:tc>
          <w:tcPr>
            <w:tcW w:w="1985" w:type="dxa"/>
            <w:shd w:val="clear" w:color="auto" w:fill="auto"/>
            <w:vAlign w:val="center"/>
            <w:hideMark/>
            <w:tcPrChange w:id="930" w:author="James Vu" w:date="2024-04-19T00:29:00Z">
              <w:tcPr>
                <w:tcW w:w="1985" w:type="dxa"/>
                <w:shd w:val="clear" w:color="auto" w:fill="auto"/>
                <w:vAlign w:val="center"/>
                <w:hideMark/>
              </w:tcPr>
            </w:tcPrChange>
          </w:tcPr>
          <w:p w14:paraId="1E5D62EA" w14:textId="77777777" w:rsidR="00BD6635" w:rsidRPr="003C02FF" w:rsidRDefault="00BD6635" w:rsidP="003C02FF">
            <w:pPr>
              <w:widowControl w:val="0"/>
              <w:spacing w:before="120" w:after="120"/>
              <w:rPr>
                <w:rPrChange w:id="931" w:author="James Vu" w:date="2024-04-19T00:28:00Z">
                  <w:rPr>
                    <w:sz w:val="26"/>
                    <w:szCs w:val="26"/>
                  </w:rPr>
                </w:rPrChange>
              </w:rPr>
            </w:pPr>
            <w:r w:rsidRPr="003C02FF">
              <w:rPr>
                <w:rPrChange w:id="932" w:author="James Vu" w:date="2024-04-19T00:28:00Z">
                  <w:rPr>
                    <w:sz w:val="26"/>
                    <w:szCs w:val="26"/>
                  </w:rPr>
                </w:rPrChange>
              </w:rPr>
              <w:t>Quản lý cơ sở sản xuất kinh doanh Nông lâm thủy sản</w:t>
            </w:r>
          </w:p>
        </w:tc>
        <w:tc>
          <w:tcPr>
            <w:tcW w:w="4677" w:type="dxa"/>
            <w:shd w:val="clear" w:color="auto" w:fill="auto"/>
            <w:vAlign w:val="center"/>
            <w:hideMark/>
            <w:tcPrChange w:id="933" w:author="James Vu" w:date="2024-04-19T00:29:00Z">
              <w:tcPr>
                <w:tcW w:w="4677" w:type="dxa"/>
                <w:shd w:val="clear" w:color="auto" w:fill="auto"/>
                <w:vAlign w:val="center"/>
                <w:hideMark/>
              </w:tcPr>
            </w:tcPrChange>
          </w:tcPr>
          <w:p w14:paraId="7FA85DF5" w14:textId="175652CB" w:rsidR="00BD6635" w:rsidRPr="003C02FF" w:rsidRDefault="00BD6635" w:rsidP="003C02FF">
            <w:pPr>
              <w:widowControl w:val="0"/>
              <w:spacing w:before="120" w:after="120"/>
              <w:rPr>
                <w:rPrChange w:id="934" w:author="James Vu" w:date="2024-04-19T00:28:00Z">
                  <w:rPr>
                    <w:sz w:val="26"/>
                    <w:szCs w:val="26"/>
                  </w:rPr>
                </w:rPrChange>
              </w:rPr>
            </w:pPr>
            <w:r w:rsidRPr="003C02FF">
              <w:rPr>
                <w:rPrChange w:id="935" w:author="James Vu" w:date="2024-04-19T00:28:00Z">
                  <w:rPr>
                    <w:sz w:val="26"/>
                    <w:szCs w:val="26"/>
                  </w:rPr>
                </w:rPrChange>
              </w:rPr>
              <w:t xml:space="preserve">Tên cơ sở, địa Chỉ, số điện thoại, khu vực, mã ĐKKD/ MST, loại hình sản phẩm, loại hình cơ sở, số Giấy chứng nhận ATTP, năm cấp, ngày TĐXL/cấp CN, ngày hết hạn GCN, xếp loại, hiệu lực… </w:t>
            </w:r>
          </w:p>
        </w:tc>
        <w:tc>
          <w:tcPr>
            <w:tcW w:w="1843" w:type="dxa"/>
            <w:vMerge w:val="restart"/>
            <w:shd w:val="clear" w:color="auto" w:fill="auto"/>
            <w:noWrap/>
            <w:vAlign w:val="center"/>
            <w:hideMark/>
            <w:tcPrChange w:id="936" w:author="James Vu" w:date="2024-04-19T00:29:00Z">
              <w:tcPr>
                <w:tcW w:w="1843" w:type="dxa"/>
                <w:vMerge w:val="restart"/>
                <w:shd w:val="clear" w:color="auto" w:fill="auto"/>
                <w:noWrap/>
                <w:vAlign w:val="center"/>
                <w:hideMark/>
              </w:tcPr>
            </w:tcPrChange>
          </w:tcPr>
          <w:p w14:paraId="4200B869" w14:textId="3043700F" w:rsidR="00BD6635" w:rsidRPr="003C02FF" w:rsidRDefault="00BD6635" w:rsidP="003C02FF">
            <w:pPr>
              <w:widowControl w:val="0"/>
              <w:spacing w:before="120" w:after="120"/>
              <w:rPr>
                <w:rPrChange w:id="937" w:author="James Vu" w:date="2024-04-19T00:28:00Z">
                  <w:rPr>
                    <w:sz w:val="26"/>
                    <w:szCs w:val="26"/>
                  </w:rPr>
                </w:rPrChange>
              </w:rPr>
            </w:pPr>
            <w:r w:rsidRPr="003C02FF">
              <w:rPr>
                <w:rPrChange w:id="938" w:author="James Vu" w:date="2024-04-19T00:28:00Z">
                  <w:rPr>
                    <w:sz w:val="26"/>
                    <w:szCs w:val="26"/>
                  </w:rPr>
                </w:rPrChange>
              </w:rPr>
              <w:t>Excel, công bố trên trang thông tin điện tử của Sở Nông nghiệp và Phát triển nông thôn, tại địa chỉ:</w:t>
            </w:r>
          </w:p>
          <w:p w14:paraId="79296D9F" w14:textId="6D2866E8" w:rsidR="00BD6635" w:rsidRPr="003C02FF" w:rsidRDefault="00BD6635" w:rsidP="003C02FF">
            <w:pPr>
              <w:widowControl w:val="0"/>
              <w:spacing w:before="120" w:after="120"/>
              <w:rPr>
                <w:rPrChange w:id="939" w:author="James Vu" w:date="2024-04-19T00:28:00Z">
                  <w:rPr>
                    <w:sz w:val="26"/>
                    <w:szCs w:val="26"/>
                  </w:rPr>
                </w:rPrChange>
              </w:rPr>
            </w:pPr>
            <w:r w:rsidRPr="003C02FF">
              <w:rPr>
                <w:rStyle w:val="Hyperlink"/>
                <w:i/>
                <w:iCs/>
                <w:rPrChange w:id="940" w:author="James Vu" w:date="2024-04-19T00:28:00Z">
                  <w:rPr>
                    <w:rStyle w:val="Hyperlink"/>
                    <w:i/>
                    <w:iCs/>
                    <w:sz w:val="26"/>
                    <w:szCs w:val="26"/>
                  </w:rPr>
                </w:rPrChange>
              </w:rPr>
              <w:t>http://snnptnt.khanhhoa.gov.vn</w:t>
            </w:r>
          </w:p>
        </w:tc>
      </w:tr>
      <w:bookmarkEnd w:id="921"/>
      <w:tr w:rsidR="00BD6635" w:rsidRPr="003C02FF" w14:paraId="5C25B2B5" w14:textId="77777777" w:rsidTr="003C02FF">
        <w:trPr>
          <w:trHeight w:val="20"/>
          <w:trPrChange w:id="941" w:author="James Vu" w:date="2024-04-19T00:29:00Z">
            <w:trPr>
              <w:trHeight w:val="20"/>
            </w:trPr>
          </w:trPrChange>
        </w:trPr>
        <w:tc>
          <w:tcPr>
            <w:tcW w:w="709" w:type="dxa"/>
            <w:shd w:val="clear" w:color="auto" w:fill="auto"/>
            <w:noWrap/>
            <w:vAlign w:val="center"/>
            <w:hideMark/>
            <w:tcPrChange w:id="942" w:author="James Vu" w:date="2024-04-19T00:29:00Z">
              <w:tcPr>
                <w:tcW w:w="709" w:type="dxa"/>
                <w:shd w:val="clear" w:color="auto" w:fill="auto"/>
                <w:noWrap/>
                <w:vAlign w:val="center"/>
                <w:hideMark/>
              </w:tcPr>
            </w:tcPrChange>
          </w:tcPr>
          <w:p w14:paraId="0430BC1D" w14:textId="1C88AE6D" w:rsidR="00BD6635" w:rsidRPr="003C02FF" w:rsidRDefault="00BD6635" w:rsidP="003C02FF">
            <w:pPr>
              <w:widowControl w:val="0"/>
              <w:spacing w:before="120" w:after="120"/>
              <w:jc w:val="center"/>
              <w:rPr>
                <w:rPrChange w:id="943" w:author="James Vu" w:date="2024-04-19T00:28:00Z">
                  <w:rPr>
                    <w:sz w:val="26"/>
                    <w:szCs w:val="26"/>
                  </w:rPr>
                </w:rPrChange>
              </w:rPr>
            </w:pPr>
            <w:r w:rsidRPr="003C02FF">
              <w:rPr>
                <w:rPrChange w:id="944" w:author="James Vu" w:date="2024-04-19T00:28:00Z">
                  <w:rPr>
                    <w:sz w:val="26"/>
                    <w:szCs w:val="26"/>
                  </w:rPr>
                </w:rPrChange>
              </w:rPr>
              <w:t>4.2</w:t>
            </w:r>
          </w:p>
        </w:tc>
        <w:tc>
          <w:tcPr>
            <w:tcW w:w="1985" w:type="dxa"/>
            <w:shd w:val="clear" w:color="auto" w:fill="auto"/>
            <w:vAlign w:val="center"/>
            <w:hideMark/>
            <w:tcPrChange w:id="945" w:author="James Vu" w:date="2024-04-19T00:29:00Z">
              <w:tcPr>
                <w:tcW w:w="1985" w:type="dxa"/>
                <w:shd w:val="clear" w:color="auto" w:fill="auto"/>
                <w:vAlign w:val="center"/>
                <w:hideMark/>
              </w:tcPr>
            </w:tcPrChange>
          </w:tcPr>
          <w:p w14:paraId="5CAD63B3" w14:textId="77777777" w:rsidR="00BD6635" w:rsidRPr="003C02FF" w:rsidRDefault="00BD6635" w:rsidP="003C02FF">
            <w:pPr>
              <w:widowControl w:val="0"/>
              <w:spacing w:before="120" w:after="120"/>
              <w:rPr>
                <w:rPrChange w:id="946" w:author="James Vu" w:date="2024-04-19T00:28:00Z">
                  <w:rPr>
                    <w:sz w:val="26"/>
                    <w:szCs w:val="26"/>
                  </w:rPr>
                </w:rPrChange>
              </w:rPr>
            </w:pPr>
            <w:r w:rsidRPr="003C02FF">
              <w:rPr>
                <w:rPrChange w:id="947" w:author="James Vu" w:date="2024-04-19T00:28:00Z">
                  <w:rPr>
                    <w:sz w:val="26"/>
                    <w:szCs w:val="26"/>
                  </w:rPr>
                </w:rPrChange>
              </w:rPr>
              <w:t>Quản lý danh sách cơ sở tự công bố sản phẩm</w:t>
            </w:r>
          </w:p>
        </w:tc>
        <w:tc>
          <w:tcPr>
            <w:tcW w:w="4677" w:type="dxa"/>
            <w:shd w:val="clear" w:color="auto" w:fill="auto"/>
            <w:vAlign w:val="center"/>
            <w:hideMark/>
            <w:tcPrChange w:id="948" w:author="James Vu" w:date="2024-04-19T00:29:00Z">
              <w:tcPr>
                <w:tcW w:w="4677" w:type="dxa"/>
                <w:shd w:val="clear" w:color="auto" w:fill="auto"/>
                <w:vAlign w:val="center"/>
                <w:hideMark/>
              </w:tcPr>
            </w:tcPrChange>
          </w:tcPr>
          <w:p w14:paraId="02D6A897" w14:textId="2A511D4A" w:rsidR="00BD6635" w:rsidRPr="003C02FF" w:rsidRDefault="00BD6635" w:rsidP="003C02FF">
            <w:pPr>
              <w:widowControl w:val="0"/>
              <w:spacing w:before="120" w:after="120"/>
              <w:rPr>
                <w:bCs/>
                <w:rPrChange w:id="949" w:author="James Vu" w:date="2024-04-19T00:28:00Z">
                  <w:rPr>
                    <w:bCs/>
                    <w:sz w:val="26"/>
                    <w:szCs w:val="26"/>
                  </w:rPr>
                </w:rPrChange>
              </w:rPr>
            </w:pPr>
            <w:r w:rsidRPr="003C02FF">
              <w:rPr>
                <w:bCs/>
                <w:rPrChange w:id="950" w:author="James Vu" w:date="2024-04-19T00:28:00Z">
                  <w:rPr>
                    <w:bCs/>
                    <w:sz w:val="26"/>
                    <w:szCs w:val="26"/>
                  </w:rPr>
                </w:rPrChange>
              </w:rPr>
              <w:t>Tên cơ sở, địa Chỉ, số tiếp nhận, số tự công bố, bên sản phẩm, ngày tiếp nhận…</w:t>
            </w:r>
          </w:p>
        </w:tc>
        <w:tc>
          <w:tcPr>
            <w:tcW w:w="1843" w:type="dxa"/>
            <w:vMerge/>
            <w:shd w:val="clear" w:color="auto" w:fill="auto"/>
            <w:noWrap/>
            <w:vAlign w:val="center"/>
            <w:hideMark/>
            <w:tcPrChange w:id="951" w:author="James Vu" w:date="2024-04-19T00:29:00Z">
              <w:tcPr>
                <w:tcW w:w="1843" w:type="dxa"/>
                <w:vMerge/>
                <w:shd w:val="clear" w:color="auto" w:fill="auto"/>
                <w:noWrap/>
                <w:vAlign w:val="center"/>
                <w:hideMark/>
              </w:tcPr>
            </w:tcPrChange>
          </w:tcPr>
          <w:p w14:paraId="000E652D" w14:textId="11F099AA" w:rsidR="00BD6635" w:rsidRPr="003C02FF" w:rsidRDefault="00BD6635" w:rsidP="003C02FF">
            <w:pPr>
              <w:widowControl w:val="0"/>
              <w:spacing w:before="120" w:after="120"/>
              <w:rPr>
                <w:rPrChange w:id="952" w:author="James Vu" w:date="2024-04-19T00:28:00Z">
                  <w:rPr>
                    <w:sz w:val="26"/>
                    <w:szCs w:val="26"/>
                  </w:rPr>
                </w:rPrChange>
              </w:rPr>
            </w:pPr>
          </w:p>
        </w:tc>
      </w:tr>
      <w:tr w:rsidR="00BD6635" w:rsidRPr="003C02FF" w14:paraId="176F087E" w14:textId="77777777" w:rsidTr="003C02FF">
        <w:trPr>
          <w:trHeight w:val="20"/>
          <w:trPrChange w:id="953" w:author="James Vu" w:date="2024-04-19T00:29:00Z">
            <w:trPr>
              <w:trHeight w:val="20"/>
            </w:trPr>
          </w:trPrChange>
        </w:trPr>
        <w:tc>
          <w:tcPr>
            <w:tcW w:w="709" w:type="dxa"/>
            <w:shd w:val="clear" w:color="auto" w:fill="auto"/>
            <w:noWrap/>
            <w:vAlign w:val="center"/>
            <w:hideMark/>
            <w:tcPrChange w:id="954" w:author="James Vu" w:date="2024-04-19T00:29:00Z">
              <w:tcPr>
                <w:tcW w:w="709" w:type="dxa"/>
                <w:shd w:val="clear" w:color="auto" w:fill="auto"/>
                <w:noWrap/>
                <w:vAlign w:val="center"/>
                <w:hideMark/>
              </w:tcPr>
            </w:tcPrChange>
          </w:tcPr>
          <w:p w14:paraId="2D45AA30" w14:textId="77777777" w:rsidR="00BD6635" w:rsidRPr="003C02FF" w:rsidRDefault="00BD6635" w:rsidP="003C02FF">
            <w:pPr>
              <w:widowControl w:val="0"/>
              <w:spacing w:before="120" w:after="120"/>
              <w:jc w:val="center"/>
              <w:rPr>
                <w:b/>
                <w:bCs/>
                <w:rPrChange w:id="955" w:author="James Vu" w:date="2024-04-19T00:28:00Z">
                  <w:rPr>
                    <w:b/>
                    <w:bCs/>
                    <w:sz w:val="26"/>
                    <w:szCs w:val="26"/>
                  </w:rPr>
                </w:rPrChange>
              </w:rPr>
            </w:pPr>
            <w:r w:rsidRPr="003C02FF">
              <w:rPr>
                <w:b/>
                <w:bCs/>
                <w:rPrChange w:id="956" w:author="James Vu" w:date="2024-04-19T00:28:00Z">
                  <w:rPr>
                    <w:b/>
                    <w:bCs/>
                    <w:sz w:val="26"/>
                    <w:szCs w:val="26"/>
                  </w:rPr>
                </w:rPrChange>
              </w:rPr>
              <w:t>5</w:t>
            </w:r>
          </w:p>
        </w:tc>
        <w:tc>
          <w:tcPr>
            <w:tcW w:w="8505" w:type="dxa"/>
            <w:gridSpan w:val="3"/>
            <w:shd w:val="clear" w:color="auto" w:fill="auto"/>
            <w:vAlign w:val="center"/>
            <w:hideMark/>
            <w:tcPrChange w:id="957" w:author="James Vu" w:date="2024-04-19T00:29:00Z">
              <w:tcPr>
                <w:tcW w:w="8505" w:type="dxa"/>
                <w:gridSpan w:val="3"/>
                <w:shd w:val="clear" w:color="auto" w:fill="auto"/>
                <w:vAlign w:val="center"/>
                <w:hideMark/>
              </w:tcPr>
            </w:tcPrChange>
          </w:tcPr>
          <w:p w14:paraId="38DBBF6A" w14:textId="04B40A24" w:rsidR="00BD6635" w:rsidRPr="003C02FF" w:rsidRDefault="00BD6635" w:rsidP="003C02FF">
            <w:pPr>
              <w:widowControl w:val="0"/>
              <w:spacing w:before="120" w:after="120"/>
              <w:rPr>
                <w:b/>
                <w:bCs/>
                <w:rPrChange w:id="958" w:author="James Vu" w:date="2024-04-19T00:28:00Z">
                  <w:rPr>
                    <w:b/>
                    <w:bCs/>
                    <w:sz w:val="26"/>
                    <w:szCs w:val="26"/>
                  </w:rPr>
                </w:rPrChange>
              </w:rPr>
            </w:pPr>
            <w:r w:rsidRPr="003C02FF">
              <w:rPr>
                <w:b/>
                <w:bCs/>
                <w:rPrChange w:id="959" w:author="James Vu" w:date="2024-04-19T00:28:00Z">
                  <w:rPr>
                    <w:b/>
                    <w:bCs/>
                    <w:sz w:val="26"/>
                    <w:szCs w:val="26"/>
                  </w:rPr>
                </w:rPrChange>
              </w:rPr>
              <w:t>Lĩnh vực lâm nghiệp</w:t>
            </w:r>
          </w:p>
        </w:tc>
      </w:tr>
      <w:tr w:rsidR="00BD6635" w:rsidRPr="003C02FF" w14:paraId="05969E22" w14:textId="77777777" w:rsidTr="003C02FF">
        <w:trPr>
          <w:trHeight w:val="20"/>
          <w:trPrChange w:id="960" w:author="James Vu" w:date="2024-04-19T00:29:00Z">
            <w:trPr>
              <w:trHeight w:val="20"/>
            </w:trPr>
          </w:trPrChange>
        </w:trPr>
        <w:tc>
          <w:tcPr>
            <w:tcW w:w="709" w:type="dxa"/>
            <w:shd w:val="clear" w:color="auto" w:fill="auto"/>
            <w:noWrap/>
            <w:vAlign w:val="center"/>
            <w:hideMark/>
            <w:tcPrChange w:id="961" w:author="James Vu" w:date="2024-04-19T00:29:00Z">
              <w:tcPr>
                <w:tcW w:w="709" w:type="dxa"/>
                <w:shd w:val="clear" w:color="auto" w:fill="auto"/>
                <w:noWrap/>
                <w:vAlign w:val="center"/>
                <w:hideMark/>
              </w:tcPr>
            </w:tcPrChange>
          </w:tcPr>
          <w:p w14:paraId="19A58FAF" w14:textId="42985241" w:rsidR="00BD6635" w:rsidRPr="003C02FF" w:rsidRDefault="00BD6635" w:rsidP="003C02FF">
            <w:pPr>
              <w:widowControl w:val="0"/>
              <w:spacing w:before="120" w:after="120"/>
              <w:jc w:val="center"/>
              <w:rPr>
                <w:rPrChange w:id="962" w:author="James Vu" w:date="2024-04-19T00:28:00Z">
                  <w:rPr>
                    <w:sz w:val="26"/>
                    <w:szCs w:val="26"/>
                  </w:rPr>
                </w:rPrChange>
              </w:rPr>
            </w:pPr>
            <w:r w:rsidRPr="003C02FF">
              <w:rPr>
                <w:rPrChange w:id="963" w:author="James Vu" w:date="2024-04-19T00:28:00Z">
                  <w:rPr>
                    <w:sz w:val="26"/>
                    <w:szCs w:val="26"/>
                  </w:rPr>
                </w:rPrChange>
              </w:rPr>
              <w:t>5.1</w:t>
            </w:r>
          </w:p>
        </w:tc>
        <w:tc>
          <w:tcPr>
            <w:tcW w:w="1985" w:type="dxa"/>
            <w:shd w:val="clear" w:color="auto" w:fill="auto"/>
            <w:vAlign w:val="center"/>
            <w:hideMark/>
            <w:tcPrChange w:id="964" w:author="James Vu" w:date="2024-04-19T00:29:00Z">
              <w:tcPr>
                <w:tcW w:w="1985" w:type="dxa"/>
                <w:shd w:val="clear" w:color="auto" w:fill="auto"/>
                <w:vAlign w:val="center"/>
                <w:hideMark/>
              </w:tcPr>
            </w:tcPrChange>
          </w:tcPr>
          <w:p w14:paraId="7F85F21B" w14:textId="77777777" w:rsidR="00BD6635" w:rsidRPr="003C02FF" w:rsidRDefault="00BD6635" w:rsidP="003C02FF">
            <w:pPr>
              <w:widowControl w:val="0"/>
              <w:spacing w:before="120" w:after="120"/>
              <w:rPr>
                <w:rPrChange w:id="965" w:author="James Vu" w:date="2024-04-19T00:28:00Z">
                  <w:rPr>
                    <w:sz w:val="26"/>
                    <w:szCs w:val="26"/>
                  </w:rPr>
                </w:rPrChange>
              </w:rPr>
            </w:pPr>
            <w:r w:rsidRPr="003C02FF">
              <w:rPr>
                <w:rPrChange w:id="966" w:author="James Vu" w:date="2024-04-19T00:28:00Z">
                  <w:rPr>
                    <w:sz w:val="26"/>
                    <w:szCs w:val="26"/>
                  </w:rPr>
                </w:rPrChange>
              </w:rPr>
              <w:t>Bản đồ phân loại rừng</w:t>
            </w:r>
          </w:p>
        </w:tc>
        <w:tc>
          <w:tcPr>
            <w:tcW w:w="4677" w:type="dxa"/>
            <w:shd w:val="clear" w:color="auto" w:fill="auto"/>
            <w:vAlign w:val="center"/>
            <w:hideMark/>
            <w:tcPrChange w:id="967" w:author="James Vu" w:date="2024-04-19T00:29:00Z">
              <w:tcPr>
                <w:tcW w:w="4677" w:type="dxa"/>
                <w:shd w:val="clear" w:color="auto" w:fill="auto"/>
                <w:vAlign w:val="center"/>
                <w:hideMark/>
              </w:tcPr>
            </w:tcPrChange>
          </w:tcPr>
          <w:p w14:paraId="05CBE86F" w14:textId="77777777" w:rsidR="00BD6635" w:rsidRPr="003C02FF" w:rsidRDefault="00BD6635" w:rsidP="003C02FF">
            <w:pPr>
              <w:widowControl w:val="0"/>
              <w:spacing w:before="120" w:after="120"/>
            </w:pPr>
            <w:r w:rsidRPr="003C02FF">
              <w:rPr>
                <w:rPrChange w:id="968" w:author="James Vu" w:date="2024-04-19T00:28:00Z">
                  <w:rPr>
                    <w:sz w:val="26"/>
                    <w:szCs w:val="26"/>
                  </w:rPr>
                </w:rPrChange>
              </w:rPr>
              <w:t> </w:t>
            </w:r>
            <w:r w:rsidRPr="003C02FF">
              <w:t>- Thông tin về phân loại rừng.</w:t>
            </w:r>
          </w:p>
          <w:p w14:paraId="7AA098C7" w14:textId="77777777" w:rsidR="00BD6635" w:rsidRPr="003C02FF" w:rsidRDefault="00BD6635" w:rsidP="003C02FF">
            <w:pPr>
              <w:widowControl w:val="0"/>
              <w:spacing w:before="120" w:after="120"/>
            </w:pPr>
            <w:r w:rsidRPr="003C02FF">
              <w:t>- Thông tin về loại đất, loại rừng.</w:t>
            </w:r>
          </w:p>
          <w:p w14:paraId="50A5E53A" w14:textId="7E11FBCE" w:rsidR="00BD6635" w:rsidRPr="003C02FF" w:rsidRDefault="00BD6635" w:rsidP="003C02FF">
            <w:pPr>
              <w:widowControl w:val="0"/>
              <w:spacing w:before="120" w:after="120"/>
              <w:rPr>
                <w:rPrChange w:id="969" w:author="James Vu" w:date="2024-04-19T00:28:00Z">
                  <w:rPr>
                    <w:sz w:val="26"/>
                    <w:szCs w:val="26"/>
                  </w:rPr>
                </w:rPrChange>
              </w:rPr>
            </w:pPr>
            <w:r w:rsidRPr="003C02FF">
              <w:t>- Các trường dữ liệu: Tiểu khu, khoảnh, lô, diện tích, mục đích sử dụng, chủ rừng, thời hạn sử dụng,…</w:t>
            </w:r>
          </w:p>
        </w:tc>
        <w:tc>
          <w:tcPr>
            <w:tcW w:w="1843" w:type="dxa"/>
            <w:shd w:val="clear" w:color="auto" w:fill="auto"/>
            <w:noWrap/>
            <w:vAlign w:val="center"/>
            <w:hideMark/>
            <w:tcPrChange w:id="970" w:author="James Vu" w:date="2024-04-19T00:29:00Z">
              <w:tcPr>
                <w:tcW w:w="1843" w:type="dxa"/>
                <w:shd w:val="clear" w:color="auto" w:fill="auto"/>
                <w:noWrap/>
                <w:vAlign w:val="center"/>
                <w:hideMark/>
              </w:tcPr>
            </w:tcPrChange>
          </w:tcPr>
          <w:p w14:paraId="0757BFCF" w14:textId="647B4450" w:rsidR="00BD6635" w:rsidRPr="003C02FF" w:rsidRDefault="00BD6635" w:rsidP="003C02FF">
            <w:pPr>
              <w:widowControl w:val="0"/>
              <w:spacing w:before="120" w:after="120"/>
              <w:rPr>
                <w:rPrChange w:id="971" w:author="James Vu" w:date="2024-04-19T00:28:00Z">
                  <w:rPr>
                    <w:sz w:val="26"/>
                    <w:szCs w:val="26"/>
                  </w:rPr>
                </w:rPrChange>
              </w:rPr>
            </w:pPr>
            <w:r w:rsidRPr="003C02FF">
              <w:t>Mapinfo (*.tab)</w:t>
            </w:r>
          </w:p>
        </w:tc>
      </w:tr>
      <w:tr w:rsidR="00BD6635" w:rsidRPr="003C02FF" w14:paraId="13F087BA" w14:textId="77777777" w:rsidTr="003C02FF">
        <w:trPr>
          <w:trHeight w:val="20"/>
          <w:trPrChange w:id="972" w:author="James Vu" w:date="2024-04-19T00:29:00Z">
            <w:trPr>
              <w:trHeight w:val="20"/>
            </w:trPr>
          </w:trPrChange>
        </w:trPr>
        <w:tc>
          <w:tcPr>
            <w:tcW w:w="709" w:type="dxa"/>
            <w:shd w:val="clear" w:color="auto" w:fill="auto"/>
            <w:noWrap/>
            <w:vAlign w:val="center"/>
            <w:hideMark/>
            <w:tcPrChange w:id="973" w:author="James Vu" w:date="2024-04-19T00:29:00Z">
              <w:tcPr>
                <w:tcW w:w="709" w:type="dxa"/>
                <w:shd w:val="clear" w:color="auto" w:fill="auto"/>
                <w:noWrap/>
                <w:vAlign w:val="center"/>
                <w:hideMark/>
              </w:tcPr>
            </w:tcPrChange>
          </w:tcPr>
          <w:p w14:paraId="7E3D39B1" w14:textId="68986C77" w:rsidR="00BD6635" w:rsidRPr="003C02FF" w:rsidRDefault="00BD6635" w:rsidP="003C02FF">
            <w:pPr>
              <w:widowControl w:val="0"/>
              <w:spacing w:before="120" w:after="120"/>
              <w:jc w:val="center"/>
              <w:rPr>
                <w:rPrChange w:id="974" w:author="James Vu" w:date="2024-04-19T00:28:00Z">
                  <w:rPr>
                    <w:sz w:val="26"/>
                    <w:szCs w:val="26"/>
                  </w:rPr>
                </w:rPrChange>
              </w:rPr>
            </w:pPr>
            <w:r w:rsidRPr="003C02FF">
              <w:rPr>
                <w:rPrChange w:id="975" w:author="James Vu" w:date="2024-04-19T00:28:00Z">
                  <w:rPr>
                    <w:sz w:val="26"/>
                    <w:szCs w:val="26"/>
                  </w:rPr>
                </w:rPrChange>
              </w:rPr>
              <w:t>5.2</w:t>
            </w:r>
          </w:p>
        </w:tc>
        <w:tc>
          <w:tcPr>
            <w:tcW w:w="1985" w:type="dxa"/>
            <w:shd w:val="clear" w:color="auto" w:fill="auto"/>
            <w:vAlign w:val="center"/>
            <w:hideMark/>
            <w:tcPrChange w:id="976" w:author="James Vu" w:date="2024-04-19T00:29:00Z">
              <w:tcPr>
                <w:tcW w:w="1985" w:type="dxa"/>
                <w:shd w:val="clear" w:color="auto" w:fill="auto"/>
                <w:vAlign w:val="center"/>
                <w:hideMark/>
              </w:tcPr>
            </w:tcPrChange>
          </w:tcPr>
          <w:p w14:paraId="0DDB361D" w14:textId="5102EA18" w:rsidR="00BD6635" w:rsidRPr="003C02FF" w:rsidRDefault="00BD6635" w:rsidP="003C02FF">
            <w:pPr>
              <w:widowControl w:val="0"/>
              <w:spacing w:before="120" w:after="120"/>
              <w:rPr>
                <w:rPrChange w:id="977" w:author="James Vu" w:date="2024-04-19T00:28:00Z">
                  <w:rPr>
                    <w:sz w:val="26"/>
                    <w:szCs w:val="26"/>
                  </w:rPr>
                </w:rPrChange>
              </w:rPr>
            </w:pPr>
            <w:r w:rsidRPr="003C02FF">
              <w:t xml:space="preserve">Bản đồ diễn biến rừng </w:t>
            </w:r>
          </w:p>
        </w:tc>
        <w:tc>
          <w:tcPr>
            <w:tcW w:w="4677" w:type="dxa"/>
            <w:shd w:val="clear" w:color="auto" w:fill="auto"/>
            <w:vAlign w:val="center"/>
            <w:hideMark/>
            <w:tcPrChange w:id="978" w:author="James Vu" w:date="2024-04-19T00:29:00Z">
              <w:tcPr>
                <w:tcW w:w="4677" w:type="dxa"/>
                <w:shd w:val="clear" w:color="auto" w:fill="auto"/>
                <w:vAlign w:val="center"/>
                <w:hideMark/>
              </w:tcPr>
            </w:tcPrChange>
          </w:tcPr>
          <w:p w14:paraId="2DB79EEC" w14:textId="6DB6E43B" w:rsidR="00BD6635" w:rsidRPr="003C02FF" w:rsidRDefault="00BD6635" w:rsidP="003C02FF">
            <w:pPr>
              <w:widowControl w:val="0"/>
              <w:spacing w:before="120" w:after="120"/>
              <w:rPr>
                <w:rPrChange w:id="979" w:author="James Vu" w:date="2024-04-19T00:28:00Z">
                  <w:rPr>
                    <w:sz w:val="26"/>
                    <w:szCs w:val="26"/>
                  </w:rPr>
                </w:rPrChange>
              </w:rPr>
            </w:pPr>
            <w:r w:rsidRPr="003C02FF">
              <w:t>Các trường dữ liệu: Mã tỉnh, huyện, xã; Tên xã; Số hiệu tiểu khu, Khoảnh, Lô; Số hiệu thửa đất; Số hiệu tờ bản đồ địa chính; Địa danh, thôn bản; Diện tích; Nguồn gốc rừng; Loại đất loại rừng; Ký hiệu loại đất loại rừng; Năm trồng; Cấp tuổi; Trữ lượng gỗ (m</w:t>
            </w:r>
            <w:r w:rsidRPr="003C02FF">
              <w:rPr>
                <w:vertAlign w:val="superscript"/>
              </w:rPr>
              <w:t>3</w:t>
            </w:r>
            <w:r w:rsidRPr="003C02FF">
              <w:t>/ha); Số cây tre nứa (1000 cây/ha); Trữ lượng gỗ của lô (m</w:t>
            </w:r>
            <w:r w:rsidRPr="003C02FF">
              <w:rPr>
                <w:vertAlign w:val="superscript"/>
              </w:rPr>
              <w:t>3</w:t>
            </w:r>
            <w:r w:rsidRPr="003C02FF">
              <w:t>); Số cây tre nứa của lô (1000 cây); Mã số điều kiện lập địa; Mã số 3 loại rừng; Mục đích sử dụng; Tên chủ rừng Mã số của chủ rừng; Mã số tình trạng tranh chấp; Mã số tình trạng sử dụng; Tọa độ X; Tọa độ Y; Tên tỉnh…</w:t>
            </w:r>
          </w:p>
        </w:tc>
        <w:tc>
          <w:tcPr>
            <w:tcW w:w="1843" w:type="dxa"/>
            <w:shd w:val="clear" w:color="auto" w:fill="auto"/>
            <w:noWrap/>
            <w:vAlign w:val="center"/>
            <w:hideMark/>
            <w:tcPrChange w:id="980" w:author="James Vu" w:date="2024-04-19T00:29:00Z">
              <w:tcPr>
                <w:tcW w:w="1843" w:type="dxa"/>
                <w:shd w:val="clear" w:color="auto" w:fill="auto"/>
                <w:noWrap/>
                <w:vAlign w:val="center"/>
                <w:hideMark/>
              </w:tcPr>
            </w:tcPrChange>
          </w:tcPr>
          <w:p w14:paraId="785899E6" w14:textId="7188C428" w:rsidR="00BD6635" w:rsidRPr="003C02FF" w:rsidRDefault="00BD6635" w:rsidP="003C02FF">
            <w:pPr>
              <w:widowControl w:val="0"/>
              <w:spacing w:before="120" w:after="120"/>
              <w:rPr>
                <w:rPrChange w:id="981" w:author="James Vu" w:date="2024-04-19T00:28:00Z">
                  <w:rPr>
                    <w:sz w:val="26"/>
                    <w:szCs w:val="26"/>
                  </w:rPr>
                </w:rPrChange>
              </w:rPr>
            </w:pPr>
            <w:r w:rsidRPr="003C02FF">
              <w:t xml:space="preserve">Phần mềm FRMS và dạng </w:t>
            </w:r>
            <w:r w:rsidR="00857FD2" w:rsidRPr="003C02FF">
              <w:t>Word</w:t>
            </w:r>
          </w:p>
        </w:tc>
      </w:tr>
      <w:tr w:rsidR="00BD6635" w:rsidRPr="003C02FF" w14:paraId="26903AB1" w14:textId="77777777" w:rsidTr="003C02FF">
        <w:trPr>
          <w:trHeight w:val="20"/>
          <w:trPrChange w:id="982" w:author="James Vu" w:date="2024-04-19T00:29:00Z">
            <w:trPr>
              <w:trHeight w:val="20"/>
            </w:trPr>
          </w:trPrChange>
        </w:trPr>
        <w:tc>
          <w:tcPr>
            <w:tcW w:w="709" w:type="dxa"/>
            <w:shd w:val="clear" w:color="auto" w:fill="auto"/>
            <w:noWrap/>
            <w:vAlign w:val="center"/>
            <w:tcPrChange w:id="983" w:author="James Vu" w:date="2024-04-19T00:29:00Z">
              <w:tcPr>
                <w:tcW w:w="709" w:type="dxa"/>
                <w:shd w:val="clear" w:color="auto" w:fill="auto"/>
                <w:noWrap/>
                <w:vAlign w:val="center"/>
              </w:tcPr>
            </w:tcPrChange>
          </w:tcPr>
          <w:p w14:paraId="7ED431D9" w14:textId="7E39555E" w:rsidR="00BD6635" w:rsidRPr="003C02FF" w:rsidRDefault="00BD6635" w:rsidP="003C02FF">
            <w:pPr>
              <w:widowControl w:val="0"/>
              <w:spacing w:before="120" w:after="120"/>
              <w:jc w:val="center"/>
              <w:rPr>
                <w:rPrChange w:id="984" w:author="James Vu" w:date="2024-04-19T00:28:00Z">
                  <w:rPr>
                    <w:sz w:val="26"/>
                    <w:szCs w:val="26"/>
                  </w:rPr>
                </w:rPrChange>
              </w:rPr>
            </w:pPr>
            <w:r w:rsidRPr="003C02FF">
              <w:rPr>
                <w:rPrChange w:id="985" w:author="James Vu" w:date="2024-04-19T00:28:00Z">
                  <w:rPr>
                    <w:sz w:val="26"/>
                    <w:szCs w:val="26"/>
                  </w:rPr>
                </w:rPrChange>
              </w:rPr>
              <w:t>5.3</w:t>
            </w:r>
          </w:p>
        </w:tc>
        <w:tc>
          <w:tcPr>
            <w:tcW w:w="1985" w:type="dxa"/>
            <w:shd w:val="clear" w:color="auto" w:fill="auto"/>
            <w:vAlign w:val="center"/>
            <w:tcPrChange w:id="986" w:author="James Vu" w:date="2024-04-19T00:29:00Z">
              <w:tcPr>
                <w:tcW w:w="1985" w:type="dxa"/>
                <w:shd w:val="clear" w:color="auto" w:fill="auto"/>
                <w:vAlign w:val="center"/>
              </w:tcPr>
            </w:tcPrChange>
          </w:tcPr>
          <w:p w14:paraId="2D894D3E" w14:textId="698369BB" w:rsidR="00BD6635" w:rsidRPr="003C02FF" w:rsidRDefault="00BD6635" w:rsidP="003C02FF">
            <w:pPr>
              <w:widowControl w:val="0"/>
              <w:spacing w:before="120" w:after="120"/>
            </w:pPr>
            <w:r w:rsidRPr="003C02FF">
              <w:t>Bản đồ lưu vực</w:t>
            </w:r>
          </w:p>
        </w:tc>
        <w:tc>
          <w:tcPr>
            <w:tcW w:w="4677" w:type="dxa"/>
            <w:shd w:val="clear" w:color="auto" w:fill="auto"/>
            <w:vAlign w:val="center"/>
            <w:tcPrChange w:id="987" w:author="James Vu" w:date="2024-04-19T00:29:00Z">
              <w:tcPr>
                <w:tcW w:w="4677" w:type="dxa"/>
                <w:shd w:val="clear" w:color="auto" w:fill="auto"/>
                <w:vAlign w:val="center"/>
              </w:tcPr>
            </w:tcPrChange>
          </w:tcPr>
          <w:p w14:paraId="0764FD4C" w14:textId="717C273D" w:rsidR="00BD6635" w:rsidRPr="003C02FF" w:rsidRDefault="00BD6635" w:rsidP="003C02FF">
            <w:pPr>
              <w:widowControl w:val="0"/>
              <w:spacing w:before="120" w:after="120"/>
            </w:pPr>
            <w:r w:rsidRPr="003C02FF">
              <w:t>Các trường dữ liệu: Tiểu khu, khoảnh, lô, diện tích, chủ rừng, lưu vực,…</w:t>
            </w:r>
          </w:p>
        </w:tc>
        <w:tc>
          <w:tcPr>
            <w:tcW w:w="1843" w:type="dxa"/>
            <w:shd w:val="clear" w:color="auto" w:fill="auto"/>
            <w:noWrap/>
            <w:vAlign w:val="center"/>
            <w:tcPrChange w:id="988" w:author="James Vu" w:date="2024-04-19T00:29:00Z">
              <w:tcPr>
                <w:tcW w:w="1843" w:type="dxa"/>
                <w:shd w:val="clear" w:color="auto" w:fill="auto"/>
                <w:noWrap/>
                <w:vAlign w:val="center"/>
              </w:tcPr>
            </w:tcPrChange>
          </w:tcPr>
          <w:p w14:paraId="485601CF" w14:textId="495D7E91" w:rsidR="00BD6635" w:rsidRPr="003C02FF" w:rsidRDefault="00BD6635" w:rsidP="003C02FF">
            <w:pPr>
              <w:widowControl w:val="0"/>
              <w:spacing w:before="120" w:after="120"/>
            </w:pPr>
            <w:r w:rsidRPr="003C02FF">
              <w:t>Mapinfo (*.tab)</w:t>
            </w:r>
          </w:p>
        </w:tc>
      </w:tr>
      <w:tr w:rsidR="00BD6635" w:rsidRPr="003C02FF" w14:paraId="2FAAA43E" w14:textId="77777777" w:rsidTr="003C02FF">
        <w:trPr>
          <w:trHeight w:val="20"/>
          <w:trPrChange w:id="989" w:author="James Vu" w:date="2024-04-19T00:29:00Z">
            <w:trPr>
              <w:trHeight w:val="20"/>
            </w:trPr>
          </w:trPrChange>
        </w:trPr>
        <w:tc>
          <w:tcPr>
            <w:tcW w:w="709" w:type="dxa"/>
            <w:shd w:val="clear" w:color="auto" w:fill="auto"/>
            <w:noWrap/>
            <w:vAlign w:val="center"/>
            <w:hideMark/>
            <w:tcPrChange w:id="990" w:author="James Vu" w:date="2024-04-19T00:29:00Z">
              <w:tcPr>
                <w:tcW w:w="709" w:type="dxa"/>
                <w:shd w:val="clear" w:color="auto" w:fill="auto"/>
                <w:noWrap/>
                <w:vAlign w:val="center"/>
                <w:hideMark/>
              </w:tcPr>
            </w:tcPrChange>
          </w:tcPr>
          <w:p w14:paraId="29E22771" w14:textId="77777777" w:rsidR="00BD6635" w:rsidRPr="003C02FF" w:rsidRDefault="00BD6635" w:rsidP="003C02FF">
            <w:pPr>
              <w:widowControl w:val="0"/>
              <w:spacing w:before="120" w:after="120"/>
              <w:jc w:val="center"/>
              <w:rPr>
                <w:b/>
                <w:bCs/>
                <w:rPrChange w:id="991" w:author="James Vu" w:date="2024-04-19T00:28:00Z">
                  <w:rPr>
                    <w:b/>
                    <w:bCs/>
                    <w:sz w:val="26"/>
                    <w:szCs w:val="26"/>
                  </w:rPr>
                </w:rPrChange>
              </w:rPr>
            </w:pPr>
            <w:r w:rsidRPr="003C02FF">
              <w:rPr>
                <w:b/>
                <w:bCs/>
                <w:rPrChange w:id="992" w:author="James Vu" w:date="2024-04-19T00:28:00Z">
                  <w:rPr>
                    <w:b/>
                    <w:bCs/>
                    <w:sz w:val="26"/>
                    <w:szCs w:val="26"/>
                  </w:rPr>
                </w:rPrChange>
              </w:rPr>
              <w:t>6</w:t>
            </w:r>
          </w:p>
        </w:tc>
        <w:tc>
          <w:tcPr>
            <w:tcW w:w="8505" w:type="dxa"/>
            <w:gridSpan w:val="3"/>
            <w:shd w:val="clear" w:color="auto" w:fill="auto"/>
            <w:vAlign w:val="center"/>
            <w:hideMark/>
            <w:tcPrChange w:id="993" w:author="James Vu" w:date="2024-04-19T00:29:00Z">
              <w:tcPr>
                <w:tcW w:w="8505" w:type="dxa"/>
                <w:gridSpan w:val="3"/>
                <w:shd w:val="clear" w:color="auto" w:fill="auto"/>
                <w:vAlign w:val="center"/>
                <w:hideMark/>
              </w:tcPr>
            </w:tcPrChange>
          </w:tcPr>
          <w:p w14:paraId="4A80EAA0" w14:textId="31CAAA9D" w:rsidR="00BD6635" w:rsidRPr="003C02FF" w:rsidRDefault="00BD6635" w:rsidP="003C02FF">
            <w:pPr>
              <w:widowControl w:val="0"/>
              <w:spacing w:before="120" w:after="120"/>
              <w:rPr>
                <w:b/>
                <w:bCs/>
                <w:rPrChange w:id="994" w:author="James Vu" w:date="2024-04-19T00:28:00Z">
                  <w:rPr>
                    <w:b/>
                    <w:bCs/>
                    <w:sz w:val="26"/>
                    <w:szCs w:val="26"/>
                  </w:rPr>
                </w:rPrChange>
              </w:rPr>
            </w:pPr>
            <w:r w:rsidRPr="003C02FF">
              <w:rPr>
                <w:b/>
                <w:bCs/>
                <w:rPrChange w:id="995" w:author="James Vu" w:date="2024-04-19T00:28:00Z">
                  <w:rPr>
                    <w:b/>
                    <w:bCs/>
                    <w:sz w:val="26"/>
                    <w:szCs w:val="26"/>
                  </w:rPr>
                </w:rPrChange>
              </w:rPr>
              <w:t>Lĩnh vực thủy lợi</w:t>
            </w:r>
          </w:p>
        </w:tc>
      </w:tr>
      <w:tr w:rsidR="00BD6635" w:rsidRPr="003C02FF" w14:paraId="16D4ACE6" w14:textId="77777777" w:rsidTr="003C02FF">
        <w:trPr>
          <w:trHeight w:val="20"/>
          <w:trPrChange w:id="996" w:author="James Vu" w:date="2024-04-19T00:29:00Z">
            <w:trPr>
              <w:trHeight w:val="20"/>
            </w:trPr>
          </w:trPrChange>
        </w:trPr>
        <w:tc>
          <w:tcPr>
            <w:tcW w:w="709" w:type="dxa"/>
            <w:shd w:val="clear" w:color="auto" w:fill="auto"/>
            <w:noWrap/>
            <w:vAlign w:val="center"/>
            <w:hideMark/>
            <w:tcPrChange w:id="997" w:author="James Vu" w:date="2024-04-19T00:29:00Z">
              <w:tcPr>
                <w:tcW w:w="709" w:type="dxa"/>
                <w:shd w:val="clear" w:color="auto" w:fill="auto"/>
                <w:noWrap/>
                <w:vAlign w:val="center"/>
                <w:hideMark/>
              </w:tcPr>
            </w:tcPrChange>
          </w:tcPr>
          <w:p w14:paraId="406BA482" w14:textId="3A85FDCD" w:rsidR="00BD6635" w:rsidRPr="003C02FF" w:rsidRDefault="00BD6635" w:rsidP="003C02FF">
            <w:pPr>
              <w:widowControl w:val="0"/>
              <w:spacing w:before="120" w:after="120"/>
              <w:jc w:val="center"/>
              <w:rPr>
                <w:rPrChange w:id="998" w:author="James Vu" w:date="2024-04-19T00:28:00Z">
                  <w:rPr>
                    <w:sz w:val="26"/>
                    <w:szCs w:val="26"/>
                  </w:rPr>
                </w:rPrChange>
              </w:rPr>
            </w:pPr>
            <w:r w:rsidRPr="003C02FF">
              <w:rPr>
                <w:rPrChange w:id="999" w:author="James Vu" w:date="2024-04-19T00:28:00Z">
                  <w:rPr>
                    <w:sz w:val="26"/>
                    <w:szCs w:val="26"/>
                  </w:rPr>
                </w:rPrChange>
              </w:rPr>
              <w:t>6.1</w:t>
            </w:r>
          </w:p>
        </w:tc>
        <w:tc>
          <w:tcPr>
            <w:tcW w:w="1985" w:type="dxa"/>
            <w:shd w:val="clear" w:color="auto" w:fill="auto"/>
            <w:vAlign w:val="center"/>
            <w:hideMark/>
            <w:tcPrChange w:id="1000" w:author="James Vu" w:date="2024-04-19T00:29:00Z">
              <w:tcPr>
                <w:tcW w:w="1985" w:type="dxa"/>
                <w:shd w:val="clear" w:color="auto" w:fill="auto"/>
                <w:vAlign w:val="center"/>
                <w:hideMark/>
              </w:tcPr>
            </w:tcPrChange>
          </w:tcPr>
          <w:p w14:paraId="7C92DBBA" w14:textId="77777777" w:rsidR="00BD6635" w:rsidRPr="003C02FF" w:rsidRDefault="00BD6635" w:rsidP="003C02FF">
            <w:pPr>
              <w:widowControl w:val="0"/>
              <w:spacing w:before="120" w:after="120"/>
              <w:rPr>
                <w:rPrChange w:id="1001" w:author="James Vu" w:date="2024-04-19T00:28:00Z">
                  <w:rPr>
                    <w:sz w:val="26"/>
                    <w:szCs w:val="26"/>
                  </w:rPr>
                </w:rPrChange>
              </w:rPr>
            </w:pPr>
            <w:r w:rsidRPr="003C02FF">
              <w:rPr>
                <w:rPrChange w:id="1002" w:author="James Vu" w:date="2024-04-19T00:28:00Z">
                  <w:rPr>
                    <w:sz w:val="26"/>
                    <w:szCs w:val="26"/>
                  </w:rPr>
                </w:rPrChange>
              </w:rPr>
              <w:t>Đập, hồ chứa nước thủy lợi</w:t>
            </w:r>
          </w:p>
        </w:tc>
        <w:tc>
          <w:tcPr>
            <w:tcW w:w="4677" w:type="dxa"/>
            <w:shd w:val="clear" w:color="auto" w:fill="auto"/>
            <w:vAlign w:val="center"/>
            <w:hideMark/>
            <w:tcPrChange w:id="1003" w:author="James Vu" w:date="2024-04-19T00:29:00Z">
              <w:tcPr>
                <w:tcW w:w="4677" w:type="dxa"/>
                <w:shd w:val="clear" w:color="auto" w:fill="auto"/>
                <w:vAlign w:val="center"/>
                <w:hideMark/>
              </w:tcPr>
            </w:tcPrChange>
          </w:tcPr>
          <w:p w14:paraId="290459DF" w14:textId="77777777" w:rsidR="00BD6635" w:rsidRPr="003C02FF" w:rsidRDefault="00BD6635" w:rsidP="003C02FF">
            <w:pPr>
              <w:widowControl w:val="0"/>
              <w:spacing w:before="120" w:after="120"/>
              <w:rPr>
                <w:rPrChange w:id="1004" w:author="James Vu" w:date="2024-04-19T00:28:00Z">
                  <w:rPr>
                    <w:sz w:val="26"/>
                    <w:szCs w:val="26"/>
                  </w:rPr>
                </w:rPrChange>
              </w:rPr>
            </w:pPr>
            <w:r w:rsidRPr="003C02FF">
              <w:rPr>
                <w:rPrChange w:id="1005" w:author="James Vu" w:date="2024-04-19T00:28:00Z">
                  <w:rPr>
                    <w:sz w:val="26"/>
                    <w:szCs w:val="26"/>
                  </w:rPr>
                </w:rPrChange>
              </w:rPr>
              <w:t>Tên đập, hồ chứa; vị trí hành chính; vị trí (tọa độ); các thông số kỹ thuật.</w:t>
            </w:r>
          </w:p>
        </w:tc>
        <w:tc>
          <w:tcPr>
            <w:tcW w:w="1843" w:type="dxa"/>
            <w:shd w:val="clear" w:color="auto" w:fill="auto"/>
            <w:vAlign w:val="center"/>
            <w:hideMark/>
            <w:tcPrChange w:id="1006" w:author="James Vu" w:date="2024-04-19T00:29:00Z">
              <w:tcPr>
                <w:tcW w:w="1843" w:type="dxa"/>
                <w:shd w:val="clear" w:color="auto" w:fill="auto"/>
                <w:vAlign w:val="center"/>
                <w:hideMark/>
              </w:tcPr>
            </w:tcPrChange>
          </w:tcPr>
          <w:p w14:paraId="26F877AF" w14:textId="42EEDD47" w:rsidR="00BD6635" w:rsidRPr="003C02FF" w:rsidRDefault="00BD6635" w:rsidP="003C02FF">
            <w:pPr>
              <w:widowControl w:val="0"/>
              <w:spacing w:before="120" w:after="120"/>
              <w:rPr>
                <w:rPrChange w:id="1007" w:author="James Vu" w:date="2024-04-19T00:28:00Z">
                  <w:rPr>
                    <w:sz w:val="26"/>
                    <w:szCs w:val="26"/>
                  </w:rPr>
                </w:rPrChange>
              </w:rPr>
            </w:pPr>
            <w:r w:rsidRPr="003C02FF">
              <w:rPr>
                <w:rPrChange w:id="1008" w:author="James Vu" w:date="2024-04-19T00:28:00Z">
                  <w:rPr>
                    <w:sz w:val="26"/>
                    <w:szCs w:val="26"/>
                  </w:rPr>
                </w:rPrChange>
              </w:rPr>
              <w:t>Bảng số liệu Excel; Bản vẽ, sơ đồ giấy…</w:t>
            </w:r>
          </w:p>
        </w:tc>
      </w:tr>
      <w:tr w:rsidR="00BD6635" w:rsidRPr="003C02FF" w14:paraId="32D632A9" w14:textId="77777777" w:rsidTr="003C02FF">
        <w:trPr>
          <w:trHeight w:val="20"/>
          <w:trPrChange w:id="1009" w:author="James Vu" w:date="2024-04-19T00:29:00Z">
            <w:trPr>
              <w:trHeight w:val="20"/>
            </w:trPr>
          </w:trPrChange>
        </w:trPr>
        <w:tc>
          <w:tcPr>
            <w:tcW w:w="709" w:type="dxa"/>
            <w:shd w:val="clear" w:color="auto" w:fill="auto"/>
            <w:noWrap/>
            <w:vAlign w:val="center"/>
            <w:hideMark/>
            <w:tcPrChange w:id="1010" w:author="James Vu" w:date="2024-04-19T00:29:00Z">
              <w:tcPr>
                <w:tcW w:w="709" w:type="dxa"/>
                <w:shd w:val="clear" w:color="auto" w:fill="auto"/>
                <w:noWrap/>
                <w:vAlign w:val="center"/>
                <w:hideMark/>
              </w:tcPr>
            </w:tcPrChange>
          </w:tcPr>
          <w:p w14:paraId="77F9B065" w14:textId="416682E1" w:rsidR="00BD6635" w:rsidRPr="003C02FF" w:rsidRDefault="00BD6635" w:rsidP="003C02FF">
            <w:pPr>
              <w:widowControl w:val="0"/>
              <w:spacing w:before="120" w:after="120"/>
              <w:jc w:val="center"/>
              <w:rPr>
                <w:rPrChange w:id="1011" w:author="James Vu" w:date="2024-04-19T00:28:00Z">
                  <w:rPr>
                    <w:sz w:val="26"/>
                    <w:szCs w:val="26"/>
                  </w:rPr>
                </w:rPrChange>
              </w:rPr>
            </w:pPr>
            <w:r w:rsidRPr="003C02FF">
              <w:rPr>
                <w:rPrChange w:id="1012" w:author="James Vu" w:date="2024-04-19T00:28:00Z">
                  <w:rPr>
                    <w:sz w:val="26"/>
                    <w:szCs w:val="26"/>
                  </w:rPr>
                </w:rPrChange>
              </w:rPr>
              <w:t>6.2</w:t>
            </w:r>
          </w:p>
        </w:tc>
        <w:tc>
          <w:tcPr>
            <w:tcW w:w="1985" w:type="dxa"/>
            <w:shd w:val="clear" w:color="auto" w:fill="auto"/>
            <w:vAlign w:val="center"/>
            <w:hideMark/>
            <w:tcPrChange w:id="1013" w:author="James Vu" w:date="2024-04-19T00:29:00Z">
              <w:tcPr>
                <w:tcW w:w="1985" w:type="dxa"/>
                <w:shd w:val="clear" w:color="auto" w:fill="auto"/>
                <w:vAlign w:val="center"/>
                <w:hideMark/>
              </w:tcPr>
            </w:tcPrChange>
          </w:tcPr>
          <w:p w14:paraId="40F0FF6A" w14:textId="77777777" w:rsidR="00BD6635" w:rsidRPr="003C02FF" w:rsidRDefault="00BD6635" w:rsidP="003C02FF">
            <w:pPr>
              <w:widowControl w:val="0"/>
              <w:spacing w:before="120" w:after="120"/>
              <w:rPr>
                <w:rPrChange w:id="1014" w:author="James Vu" w:date="2024-04-19T00:28:00Z">
                  <w:rPr>
                    <w:sz w:val="26"/>
                    <w:szCs w:val="26"/>
                  </w:rPr>
                </w:rPrChange>
              </w:rPr>
            </w:pPr>
            <w:r w:rsidRPr="003C02FF">
              <w:rPr>
                <w:rPrChange w:id="1015" w:author="James Vu" w:date="2024-04-19T00:28:00Z">
                  <w:rPr>
                    <w:sz w:val="26"/>
                    <w:szCs w:val="26"/>
                  </w:rPr>
                </w:rPrChange>
              </w:rPr>
              <w:t>Đập dâng</w:t>
            </w:r>
          </w:p>
        </w:tc>
        <w:tc>
          <w:tcPr>
            <w:tcW w:w="4677" w:type="dxa"/>
            <w:shd w:val="clear" w:color="auto" w:fill="auto"/>
            <w:vAlign w:val="center"/>
            <w:hideMark/>
            <w:tcPrChange w:id="1016" w:author="James Vu" w:date="2024-04-19T00:29:00Z">
              <w:tcPr>
                <w:tcW w:w="4677" w:type="dxa"/>
                <w:shd w:val="clear" w:color="auto" w:fill="auto"/>
                <w:vAlign w:val="center"/>
                <w:hideMark/>
              </w:tcPr>
            </w:tcPrChange>
          </w:tcPr>
          <w:p w14:paraId="78834E8F" w14:textId="77777777" w:rsidR="00BD6635" w:rsidRPr="003C02FF" w:rsidRDefault="00BD6635" w:rsidP="003C02FF">
            <w:pPr>
              <w:widowControl w:val="0"/>
              <w:spacing w:before="120" w:after="120"/>
              <w:rPr>
                <w:rPrChange w:id="1017" w:author="James Vu" w:date="2024-04-19T00:28:00Z">
                  <w:rPr>
                    <w:sz w:val="26"/>
                    <w:szCs w:val="26"/>
                  </w:rPr>
                </w:rPrChange>
              </w:rPr>
            </w:pPr>
            <w:r w:rsidRPr="003C02FF">
              <w:rPr>
                <w:rPrChange w:id="1018" w:author="James Vu" w:date="2024-04-19T00:28:00Z">
                  <w:rPr>
                    <w:sz w:val="26"/>
                    <w:szCs w:val="26"/>
                  </w:rPr>
                </w:rPrChange>
              </w:rPr>
              <w:t xml:space="preserve">Tên đập dâng; vị trí hành chính; vị trí (tọa </w:t>
            </w:r>
            <w:r w:rsidRPr="003C02FF">
              <w:rPr>
                <w:rPrChange w:id="1019" w:author="James Vu" w:date="2024-04-19T00:28:00Z">
                  <w:rPr>
                    <w:sz w:val="26"/>
                    <w:szCs w:val="26"/>
                  </w:rPr>
                </w:rPrChange>
              </w:rPr>
              <w:lastRenderedPageBreak/>
              <w:t>độ);</w:t>
            </w:r>
            <w:r w:rsidRPr="003C02FF">
              <w:rPr>
                <w:rPrChange w:id="1020" w:author="James Vu" w:date="2024-04-19T00:28:00Z">
                  <w:rPr>
                    <w:sz w:val="26"/>
                    <w:szCs w:val="26"/>
                  </w:rPr>
                </w:rPrChange>
              </w:rPr>
              <w:br/>
              <w:t>các thông số kỹ thuật.</w:t>
            </w:r>
          </w:p>
        </w:tc>
        <w:tc>
          <w:tcPr>
            <w:tcW w:w="1843" w:type="dxa"/>
            <w:shd w:val="clear" w:color="auto" w:fill="auto"/>
            <w:vAlign w:val="center"/>
            <w:hideMark/>
            <w:tcPrChange w:id="1021" w:author="James Vu" w:date="2024-04-19T00:29:00Z">
              <w:tcPr>
                <w:tcW w:w="1843" w:type="dxa"/>
                <w:shd w:val="clear" w:color="auto" w:fill="auto"/>
                <w:vAlign w:val="center"/>
                <w:hideMark/>
              </w:tcPr>
            </w:tcPrChange>
          </w:tcPr>
          <w:p w14:paraId="6069C7F9" w14:textId="1AFEFAF9" w:rsidR="00BD6635" w:rsidRPr="003C02FF" w:rsidRDefault="00BD6635" w:rsidP="003C02FF">
            <w:pPr>
              <w:widowControl w:val="0"/>
              <w:spacing w:before="120" w:after="120"/>
              <w:rPr>
                <w:rPrChange w:id="1022" w:author="James Vu" w:date="2024-04-19T00:28:00Z">
                  <w:rPr>
                    <w:sz w:val="26"/>
                    <w:szCs w:val="26"/>
                  </w:rPr>
                </w:rPrChange>
              </w:rPr>
            </w:pPr>
            <w:r w:rsidRPr="003C02FF">
              <w:rPr>
                <w:rPrChange w:id="1023" w:author="James Vu" w:date="2024-04-19T00:28:00Z">
                  <w:rPr>
                    <w:sz w:val="26"/>
                    <w:szCs w:val="26"/>
                  </w:rPr>
                </w:rPrChange>
              </w:rPr>
              <w:lastRenderedPageBreak/>
              <w:t xml:space="preserve">Bảng số liệu </w:t>
            </w:r>
            <w:r w:rsidRPr="003C02FF">
              <w:rPr>
                <w:rPrChange w:id="1024" w:author="James Vu" w:date="2024-04-19T00:28:00Z">
                  <w:rPr>
                    <w:sz w:val="26"/>
                    <w:szCs w:val="26"/>
                  </w:rPr>
                </w:rPrChange>
              </w:rPr>
              <w:lastRenderedPageBreak/>
              <w:t>Excel; Bản vẽ, sơ đồ giấy…</w:t>
            </w:r>
          </w:p>
        </w:tc>
      </w:tr>
      <w:tr w:rsidR="00BD6635" w:rsidRPr="003C02FF" w14:paraId="17897440" w14:textId="77777777" w:rsidTr="003C02FF">
        <w:trPr>
          <w:trHeight w:val="20"/>
          <w:trPrChange w:id="1025" w:author="James Vu" w:date="2024-04-19T00:29:00Z">
            <w:trPr>
              <w:trHeight w:val="20"/>
            </w:trPr>
          </w:trPrChange>
        </w:trPr>
        <w:tc>
          <w:tcPr>
            <w:tcW w:w="709" w:type="dxa"/>
            <w:shd w:val="clear" w:color="auto" w:fill="auto"/>
            <w:noWrap/>
            <w:vAlign w:val="center"/>
            <w:hideMark/>
            <w:tcPrChange w:id="1026" w:author="James Vu" w:date="2024-04-19T00:29:00Z">
              <w:tcPr>
                <w:tcW w:w="709" w:type="dxa"/>
                <w:shd w:val="clear" w:color="auto" w:fill="auto"/>
                <w:noWrap/>
                <w:vAlign w:val="center"/>
                <w:hideMark/>
              </w:tcPr>
            </w:tcPrChange>
          </w:tcPr>
          <w:p w14:paraId="5E62567C" w14:textId="14B7D0AD" w:rsidR="00BD6635" w:rsidRPr="003C02FF" w:rsidRDefault="00BD6635" w:rsidP="003C02FF">
            <w:pPr>
              <w:widowControl w:val="0"/>
              <w:spacing w:before="120" w:after="120"/>
              <w:jc w:val="center"/>
              <w:rPr>
                <w:rPrChange w:id="1027" w:author="James Vu" w:date="2024-04-19T00:28:00Z">
                  <w:rPr>
                    <w:sz w:val="26"/>
                    <w:szCs w:val="26"/>
                  </w:rPr>
                </w:rPrChange>
              </w:rPr>
            </w:pPr>
            <w:r w:rsidRPr="003C02FF">
              <w:rPr>
                <w:rPrChange w:id="1028" w:author="James Vu" w:date="2024-04-19T00:28:00Z">
                  <w:rPr>
                    <w:sz w:val="26"/>
                    <w:szCs w:val="26"/>
                  </w:rPr>
                </w:rPrChange>
              </w:rPr>
              <w:lastRenderedPageBreak/>
              <w:t>6.3</w:t>
            </w:r>
          </w:p>
        </w:tc>
        <w:tc>
          <w:tcPr>
            <w:tcW w:w="1985" w:type="dxa"/>
            <w:shd w:val="clear" w:color="auto" w:fill="auto"/>
            <w:vAlign w:val="center"/>
            <w:hideMark/>
            <w:tcPrChange w:id="1029" w:author="James Vu" w:date="2024-04-19T00:29:00Z">
              <w:tcPr>
                <w:tcW w:w="1985" w:type="dxa"/>
                <w:shd w:val="clear" w:color="auto" w:fill="auto"/>
                <w:vAlign w:val="center"/>
                <w:hideMark/>
              </w:tcPr>
            </w:tcPrChange>
          </w:tcPr>
          <w:p w14:paraId="7D9CABC2" w14:textId="77777777" w:rsidR="00BD6635" w:rsidRPr="003C02FF" w:rsidRDefault="00BD6635" w:rsidP="003C02FF">
            <w:pPr>
              <w:widowControl w:val="0"/>
              <w:spacing w:before="120" w:after="120"/>
              <w:rPr>
                <w:rPrChange w:id="1030" w:author="James Vu" w:date="2024-04-19T00:28:00Z">
                  <w:rPr>
                    <w:sz w:val="26"/>
                    <w:szCs w:val="26"/>
                  </w:rPr>
                </w:rPrChange>
              </w:rPr>
            </w:pPr>
            <w:r w:rsidRPr="003C02FF">
              <w:rPr>
                <w:rPrChange w:id="1031" w:author="James Vu" w:date="2024-04-19T00:28:00Z">
                  <w:rPr>
                    <w:sz w:val="26"/>
                    <w:szCs w:val="26"/>
                  </w:rPr>
                </w:rPrChange>
              </w:rPr>
              <w:t>Trạm bơm</w:t>
            </w:r>
          </w:p>
        </w:tc>
        <w:tc>
          <w:tcPr>
            <w:tcW w:w="4677" w:type="dxa"/>
            <w:shd w:val="clear" w:color="auto" w:fill="auto"/>
            <w:vAlign w:val="center"/>
            <w:hideMark/>
            <w:tcPrChange w:id="1032" w:author="James Vu" w:date="2024-04-19T00:29:00Z">
              <w:tcPr>
                <w:tcW w:w="4677" w:type="dxa"/>
                <w:shd w:val="clear" w:color="auto" w:fill="auto"/>
                <w:vAlign w:val="center"/>
                <w:hideMark/>
              </w:tcPr>
            </w:tcPrChange>
          </w:tcPr>
          <w:p w14:paraId="7E763413" w14:textId="77777777" w:rsidR="00BD6635" w:rsidRPr="003C02FF" w:rsidRDefault="00BD6635" w:rsidP="003C02FF">
            <w:pPr>
              <w:widowControl w:val="0"/>
              <w:spacing w:before="120" w:after="120"/>
              <w:rPr>
                <w:rPrChange w:id="1033" w:author="James Vu" w:date="2024-04-19T00:28:00Z">
                  <w:rPr>
                    <w:sz w:val="26"/>
                    <w:szCs w:val="26"/>
                  </w:rPr>
                </w:rPrChange>
              </w:rPr>
            </w:pPr>
            <w:r w:rsidRPr="003C02FF">
              <w:rPr>
                <w:rPrChange w:id="1034" w:author="James Vu" w:date="2024-04-19T00:28:00Z">
                  <w:rPr>
                    <w:sz w:val="26"/>
                    <w:szCs w:val="26"/>
                  </w:rPr>
                </w:rPrChange>
              </w:rPr>
              <w:t>Tên trạm bơm; vị trí hành chính; vị trí (tọa độ); các thông số kỹ thuật.</w:t>
            </w:r>
          </w:p>
        </w:tc>
        <w:tc>
          <w:tcPr>
            <w:tcW w:w="1843" w:type="dxa"/>
            <w:shd w:val="clear" w:color="auto" w:fill="auto"/>
            <w:vAlign w:val="center"/>
            <w:hideMark/>
            <w:tcPrChange w:id="1035" w:author="James Vu" w:date="2024-04-19T00:29:00Z">
              <w:tcPr>
                <w:tcW w:w="1843" w:type="dxa"/>
                <w:shd w:val="clear" w:color="auto" w:fill="auto"/>
                <w:vAlign w:val="center"/>
                <w:hideMark/>
              </w:tcPr>
            </w:tcPrChange>
          </w:tcPr>
          <w:p w14:paraId="17B8ADD2" w14:textId="393E02D2" w:rsidR="00BD6635" w:rsidRPr="003C02FF" w:rsidRDefault="00BD6635" w:rsidP="003C02FF">
            <w:pPr>
              <w:widowControl w:val="0"/>
              <w:spacing w:before="120" w:after="120"/>
              <w:rPr>
                <w:rPrChange w:id="1036" w:author="James Vu" w:date="2024-04-19T00:28:00Z">
                  <w:rPr>
                    <w:sz w:val="26"/>
                    <w:szCs w:val="26"/>
                  </w:rPr>
                </w:rPrChange>
              </w:rPr>
            </w:pPr>
            <w:r w:rsidRPr="003C02FF">
              <w:rPr>
                <w:rPrChange w:id="1037" w:author="James Vu" w:date="2024-04-19T00:28:00Z">
                  <w:rPr>
                    <w:sz w:val="26"/>
                    <w:szCs w:val="26"/>
                  </w:rPr>
                </w:rPrChange>
              </w:rPr>
              <w:t>Bảng số liệu Excel; Bản vẽ, sơ đồ giấy…</w:t>
            </w:r>
          </w:p>
        </w:tc>
      </w:tr>
      <w:tr w:rsidR="00BD6635" w:rsidRPr="003C02FF" w14:paraId="1D340893" w14:textId="77777777" w:rsidTr="003C02FF">
        <w:trPr>
          <w:trHeight w:val="20"/>
          <w:trPrChange w:id="1038" w:author="James Vu" w:date="2024-04-19T00:29:00Z">
            <w:trPr>
              <w:trHeight w:val="20"/>
            </w:trPr>
          </w:trPrChange>
        </w:trPr>
        <w:tc>
          <w:tcPr>
            <w:tcW w:w="709" w:type="dxa"/>
            <w:shd w:val="clear" w:color="auto" w:fill="auto"/>
            <w:noWrap/>
            <w:vAlign w:val="center"/>
            <w:hideMark/>
            <w:tcPrChange w:id="1039" w:author="James Vu" w:date="2024-04-19T00:29:00Z">
              <w:tcPr>
                <w:tcW w:w="709" w:type="dxa"/>
                <w:shd w:val="clear" w:color="auto" w:fill="auto"/>
                <w:noWrap/>
                <w:vAlign w:val="center"/>
                <w:hideMark/>
              </w:tcPr>
            </w:tcPrChange>
          </w:tcPr>
          <w:p w14:paraId="0F3D85A8" w14:textId="6ACD35A4" w:rsidR="00BD6635" w:rsidRPr="003C02FF" w:rsidRDefault="00BD6635" w:rsidP="003C02FF">
            <w:pPr>
              <w:widowControl w:val="0"/>
              <w:spacing w:before="120" w:after="120"/>
              <w:jc w:val="center"/>
              <w:rPr>
                <w:rPrChange w:id="1040" w:author="James Vu" w:date="2024-04-19T00:28:00Z">
                  <w:rPr>
                    <w:sz w:val="26"/>
                    <w:szCs w:val="26"/>
                  </w:rPr>
                </w:rPrChange>
              </w:rPr>
            </w:pPr>
            <w:r w:rsidRPr="003C02FF">
              <w:rPr>
                <w:rPrChange w:id="1041" w:author="James Vu" w:date="2024-04-19T00:28:00Z">
                  <w:rPr>
                    <w:sz w:val="26"/>
                    <w:szCs w:val="26"/>
                  </w:rPr>
                </w:rPrChange>
              </w:rPr>
              <w:t>6.4</w:t>
            </w:r>
          </w:p>
        </w:tc>
        <w:tc>
          <w:tcPr>
            <w:tcW w:w="1985" w:type="dxa"/>
            <w:shd w:val="clear" w:color="auto" w:fill="auto"/>
            <w:vAlign w:val="center"/>
            <w:hideMark/>
            <w:tcPrChange w:id="1042" w:author="James Vu" w:date="2024-04-19T00:29:00Z">
              <w:tcPr>
                <w:tcW w:w="1985" w:type="dxa"/>
                <w:shd w:val="clear" w:color="auto" w:fill="auto"/>
                <w:vAlign w:val="center"/>
                <w:hideMark/>
              </w:tcPr>
            </w:tcPrChange>
          </w:tcPr>
          <w:p w14:paraId="463D3FAB" w14:textId="77777777" w:rsidR="00BD6635" w:rsidRPr="003C02FF" w:rsidRDefault="00BD6635" w:rsidP="003C02FF">
            <w:pPr>
              <w:widowControl w:val="0"/>
              <w:spacing w:before="120" w:after="120"/>
              <w:rPr>
                <w:rPrChange w:id="1043" w:author="James Vu" w:date="2024-04-19T00:28:00Z">
                  <w:rPr>
                    <w:sz w:val="26"/>
                    <w:szCs w:val="26"/>
                  </w:rPr>
                </w:rPrChange>
              </w:rPr>
            </w:pPr>
            <w:r w:rsidRPr="003C02FF">
              <w:rPr>
                <w:rPrChange w:id="1044" w:author="James Vu" w:date="2024-04-19T00:28:00Z">
                  <w:rPr>
                    <w:sz w:val="26"/>
                    <w:szCs w:val="26"/>
                  </w:rPr>
                </w:rPrChange>
              </w:rPr>
              <w:t>Kênh mương tưới/tiêu các loại</w:t>
            </w:r>
          </w:p>
        </w:tc>
        <w:tc>
          <w:tcPr>
            <w:tcW w:w="4677" w:type="dxa"/>
            <w:shd w:val="clear" w:color="auto" w:fill="auto"/>
            <w:vAlign w:val="center"/>
            <w:hideMark/>
            <w:tcPrChange w:id="1045" w:author="James Vu" w:date="2024-04-19T00:29:00Z">
              <w:tcPr>
                <w:tcW w:w="4677" w:type="dxa"/>
                <w:shd w:val="clear" w:color="auto" w:fill="auto"/>
                <w:vAlign w:val="center"/>
                <w:hideMark/>
              </w:tcPr>
            </w:tcPrChange>
          </w:tcPr>
          <w:p w14:paraId="36C06175" w14:textId="77777777" w:rsidR="00BD6635" w:rsidRPr="003C02FF" w:rsidRDefault="00BD6635" w:rsidP="003C02FF">
            <w:pPr>
              <w:widowControl w:val="0"/>
              <w:spacing w:before="120" w:after="120"/>
              <w:rPr>
                <w:rPrChange w:id="1046" w:author="James Vu" w:date="2024-04-19T00:28:00Z">
                  <w:rPr>
                    <w:sz w:val="26"/>
                    <w:szCs w:val="26"/>
                  </w:rPr>
                </w:rPrChange>
              </w:rPr>
            </w:pPr>
            <w:r w:rsidRPr="003C02FF">
              <w:rPr>
                <w:rPrChange w:id="1047" w:author="James Vu" w:date="2024-04-19T00:28:00Z">
                  <w:rPr>
                    <w:sz w:val="26"/>
                    <w:szCs w:val="26"/>
                  </w:rPr>
                </w:rPrChange>
              </w:rPr>
              <w:t>Tên tuyến kênh, vị trí hành chính, vị trí các công trình trên kênh, các thông số kỹ thuật…</w:t>
            </w:r>
          </w:p>
        </w:tc>
        <w:tc>
          <w:tcPr>
            <w:tcW w:w="1843" w:type="dxa"/>
            <w:shd w:val="clear" w:color="auto" w:fill="auto"/>
            <w:vAlign w:val="center"/>
            <w:hideMark/>
            <w:tcPrChange w:id="1048" w:author="James Vu" w:date="2024-04-19T00:29:00Z">
              <w:tcPr>
                <w:tcW w:w="1843" w:type="dxa"/>
                <w:shd w:val="clear" w:color="auto" w:fill="auto"/>
                <w:vAlign w:val="center"/>
                <w:hideMark/>
              </w:tcPr>
            </w:tcPrChange>
          </w:tcPr>
          <w:p w14:paraId="0D679348" w14:textId="1413089C" w:rsidR="00BD6635" w:rsidRPr="003C02FF" w:rsidRDefault="00BD6635" w:rsidP="003C02FF">
            <w:pPr>
              <w:widowControl w:val="0"/>
              <w:spacing w:before="120" w:after="120"/>
              <w:rPr>
                <w:rPrChange w:id="1049" w:author="James Vu" w:date="2024-04-19T00:28:00Z">
                  <w:rPr>
                    <w:sz w:val="26"/>
                    <w:szCs w:val="26"/>
                  </w:rPr>
                </w:rPrChange>
              </w:rPr>
            </w:pPr>
            <w:r w:rsidRPr="003C02FF">
              <w:rPr>
                <w:rPrChange w:id="1050" w:author="James Vu" w:date="2024-04-19T00:28:00Z">
                  <w:rPr>
                    <w:sz w:val="26"/>
                    <w:szCs w:val="26"/>
                  </w:rPr>
                </w:rPrChange>
              </w:rPr>
              <w:t>Bảng số liệu Excel; Bản vẽ, sơ đồ giấy…</w:t>
            </w:r>
          </w:p>
        </w:tc>
      </w:tr>
      <w:tr w:rsidR="00BD6635" w:rsidRPr="003C02FF" w14:paraId="7AB59F7B" w14:textId="77777777" w:rsidTr="003C02FF">
        <w:trPr>
          <w:trHeight w:val="20"/>
          <w:trPrChange w:id="1051" w:author="James Vu" w:date="2024-04-19T00:29:00Z">
            <w:trPr>
              <w:trHeight w:val="20"/>
            </w:trPr>
          </w:trPrChange>
        </w:trPr>
        <w:tc>
          <w:tcPr>
            <w:tcW w:w="709" w:type="dxa"/>
            <w:shd w:val="clear" w:color="auto" w:fill="auto"/>
            <w:noWrap/>
            <w:vAlign w:val="center"/>
            <w:hideMark/>
            <w:tcPrChange w:id="1052" w:author="James Vu" w:date="2024-04-19T00:29:00Z">
              <w:tcPr>
                <w:tcW w:w="709" w:type="dxa"/>
                <w:shd w:val="clear" w:color="auto" w:fill="auto"/>
                <w:noWrap/>
                <w:vAlign w:val="center"/>
                <w:hideMark/>
              </w:tcPr>
            </w:tcPrChange>
          </w:tcPr>
          <w:p w14:paraId="7039A7AC" w14:textId="5D8FC8A4" w:rsidR="00BD6635" w:rsidRPr="003C02FF" w:rsidRDefault="00BD6635" w:rsidP="003C02FF">
            <w:pPr>
              <w:widowControl w:val="0"/>
              <w:spacing w:before="120" w:after="120"/>
              <w:jc w:val="center"/>
              <w:rPr>
                <w:rPrChange w:id="1053" w:author="James Vu" w:date="2024-04-19T00:28:00Z">
                  <w:rPr>
                    <w:sz w:val="26"/>
                    <w:szCs w:val="26"/>
                  </w:rPr>
                </w:rPrChange>
              </w:rPr>
            </w:pPr>
            <w:r w:rsidRPr="003C02FF">
              <w:rPr>
                <w:rPrChange w:id="1054" w:author="James Vu" w:date="2024-04-19T00:28:00Z">
                  <w:rPr>
                    <w:sz w:val="26"/>
                    <w:szCs w:val="26"/>
                  </w:rPr>
                </w:rPrChange>
              </w:rPr>
              <w:t>6.5</w:t>
            </w:r>
          </w:p>
        </w:tc>
        <w:tc>
          <w:tcPr>
            <w:tcW w:w="1985" w:type="dxa"/>
            <w:shd w:val="clear" w:color="auto" w:fill="auto"/>
            <w:vAlign w:val="center"/>
            <w:hideMark/>
            <w:tcPrChange w:id="1055" w:author="James Vu" w:date="2024-04-19T00:29:00Z">
              <w:tcPr>
                <w:tcW w:w="1985" w:type="dxa"/>
                <w:shd w:val="clear" w:color="auto" w:fill="auto"/>
                <w:vAlign w:val="center"/>
                <w:hideMark/>
              </w:tcPr>
            </w:tcPrChange>
          </w:tcPr>
          <w:p w14:paraId="6EE25B21" w14:textId="77777777" w:rsidR="00BD6635" w:rsidRPr="003C02FF" w:rsidRDefault="00BD6635" w:rsidP="003C02FF">
            <w:pPr>
              <w:widowControl w:val="0"/>
              <w:spacing w:before="120" w:after="120"/>
              <w:rPr>
                <w:rPrChange w:id="1056" w:author="James Vu" w:date="2024-04-19T00:28:00Z">
                  <w:rPr>
                    <w:sz w:val="26"/>
                    <w:szCs w:val="26"/>
                  </w:rPr>
                </w:rPrChange>
              </w:rPr>
            </w:pPr>
            <w:r w:rsidRPr="003C02FF">
              <w:rPr>
                <w:rPrChange w:id="1057" w:author="James Vu" w:date="2024-04-19T00:28:00Z">
                  <w:rPr>
                    <w:sz w:val="26"/>
                    <w:szCs w:val="26"/>
                  </w:rPr>
                </w:rPrChange>
              </w:rPr>
              <w:t>Các công trình phục vụ Phòng chống thiên tai</w:t>
            </w:r>
          </w:p>
        </w:tc>
        <w:tc>
          <w:tcPr>
            <w:tcW w:w="4677" w:type="dxa"/>
            <w:shd w:val="clear" w:color="auto" w:fill="auto"/>
            <w:vAlign w:val="center"/>
            <w:hideMark/>
            <w:tcPrChange w:id="1058" w:author="James Vu" w:date="2024-04-19T00:29:00Z">
              <w:tcPr>
                <w:tcW w:w="4677" w:type="dxa"/>
                <w:shd w:val="clear" w:color="auto" w:fill="auto"/>
                <w:vAlign w:val="center"/>
                <w:hideMark/>
              </w:tcPr>
            </w:tcPrChange>
          </w:tcPr>
          <w:p w14:paraId="7CCF05AF" w14:textId="77777777" w:rsidR="00BD6635" w:rsidRPr="003C02FF" w:rsidRDefault="00BD6635" w:rsidP="003C02FF">
            <w:pPr>
              <w:widowControl w:val="0"/>
              <w:spacing w:before="120" w:after="120"/>
              <w:rPr>
                <w:rPrChange w:id="1059" w:author="James Vu" w:date="2024-04-19T00:28:00Z">
                  <w:rPr>
                    <w:sz w:val="26"/>
                    <w:szCs w:val="26"/>
                  </w:rPr>
                </w:rPrChange>
              </w:rPr>
            </w:pPr>
            <w:r w:rsidRPr="003C02FF">
              <w:rPr>
                <w:rPrChange w:id="1060" w:author="James Vu" w:date="2024-04-19T00:28:00Z">
                  <w:rPr>
                    <w:sz w:val="26"/>
                    <w:szCs w:val="26"/>
                  </w:rPr>
                </w:rPrChange>
              </w:rPr>
              <w:t>Tên công trình, mục đích sử dụng, hiện trạng sử dụng…</w:t>
            </w:r>
          </w:p>
        </w:tc>
        <w:tc>
          <w:tcPr>
            <w:tcW w:w="1843" w:type="dxa"/>
            <w:shd w:val="clear" w:color="auto" w:fill="auto"/>
            <w:vAlign w:val="center"/>
            <w:hideMark/>
            <w:tcPrChange w:id="1061" w:author="James Vu" w:date="2024-04-19T00:29:00Z">
              <w:tcPr>
                <w:tcW w:w="1843" w:type="dxa"/>
                <w:shd w:val="clear" w:color="auto" w:fill="auto"/>
                <w:vAlign w:val="center"/>
                <w:hideMark/>
              </w:tcPr>
            </w:tcPrChange>
          </w:tcPr>
          <w:p w14:paraId="2D19FECA" w14:textId="5D6FB769" w:rsidR="00BD6635" w:rsidRPr="003C02FF" w:rsidRDefault="00BD6635" w:rsidP="003C02FF">
            <w:pPr>
              <w:widowControl w:val="0"/>
              <w:spacing w:before="120" w:after="120"/>
              <w:rPr>
                <w:rPrChange w:id="1062" w:author="James Vu" w:date="2024-04-19T00:28:00Z">
                  <w:rPr>
                    <w:sz w:val="26"/>
                    <w:szCs w:val="26"/>
                  </w:rPr>
                </w:rPrChange>
              </w:rPr>
            </w:pPr>
            <w:r w:rsidRPr="003C02FF">
              <w:rPr>
                <w:rPrChange w:id="1063" w:author="James Vu" w:date="2024-04-19T00:28:00Z">
                  <w:rPr>
                    <w:sz w:val="26"/>
                    <w:szCs w:val="26"/>
                  </w:rPr>
                </w:rPrChange>
              </w:rPr>
              <w:t> Bảng số liệu Excel; Bản vẽ, sơ đồ giấy…</w:t>
            </w:r>
          </w:p>
        </w:tc>
      </w:tr>
      <w:tr w:rsidR="00BD6635" w:rsidRPr="003C02FF" w14:paraId="34535838" w14:textId="77777777" w:rsidTr="003C02FF">
        <w:trPr>
          <w:trHeight w:val="20"/>
          <w:trPrChange w:id="1064" w:author="James Vu" w:date="2024-04-19T00:29:00Z">
            <w:trPr>
              <w:trHeight w:val="20"/>
            </w:trPr>
          </w:trPrChange>
        </w:trPr>
        <w:tc>
          <w:tcPr>
            <w:tcW w:w="709" w:type="dxa"/>
            <w:shd w:val="clear" w:color="auto" w:fill="auto"/>
            <w:noWrap/>
            <w:vAlign w:val="center"/>
            <w:hideMark/>
            <w:tcPrChange w:id="1065" w:author="James Vu" w:date="2024-04-19T00:29:00Z">
              <w:tcPr>
                <w:tcW w:w="709" w:type="dxa"/>
                <w:shd w:val="clear" w:color="auto" w:fill="auto"/>
                <w:noWrap/>
                <w:vAlign w:val="center"/>
                <w:hideMark/>
              </w:tcPr>
            </w:tcPrChange>
          </w:tcPr>
          <w:p w14:paraId="24B432F0" w14:textId="77777777" w:rsidR="00BD6635" w:rsidRPr="003C02FF" w:rsidRDefault="00BD6635" w:rsidP="003C02FF">
            <w:pPr>
              <w:widowControl w:val="0"/>
              <w:spacing w:before="120" w:after="120"/>
              <w:jc w:val="center"/>
              <w:rPr>
                <w:b/>
                <w:bCs/>
                <w:rPrChange w:id="1066" w:author="James Vu" w:date="2024-04-19T00:28:00Z">
                  <w:rPr>
                    <w:b/>
                    <w:bCs/>
                    <w:sz w:val="26"/>
                    <w:szCs w:val="26"/>
                  </w:rPr>
                </w:rPrChange>
              </w:rPr>
            </w:pPr>
            <w:r w:rsidRPr="003C02FF">
              <w:rPr>
                <w:b/>
                <w:bCs/>
                <w:rPrChange w:id="1067" w:author="James Vu" w:date="2024-04-19T00:28:00Z">
                  <w:rPr>
                    <w:b/>
                    <w:bCs/>
                    <w:sz w:val="26"/>
                    <w:szCs w:val="26"/>
                  </w:rPr>
                </w:rPrChange>
              </w:rPr>
              <w:t>7</w:t>
            </w:r>
          </w:p>
        </w:tc>
        <w:tc>
          <w:tcPr>
            <w:tcW w:w="8505" w:type="dxa"/>
            <w:gridSpan w:val="3"/>
            <w:shd w:val="clear" w:color="auto" w:fill="auto"/>
            <w:vAlign w:val="center"/>
            <w:hideMark/>
            <w:tcPrChange w:id="1068" w:author="James Vu" w:date="2024-04-19T00:29:00Z">
              <w:tcPr>
                <w:tcW w:w="8505" w:type="dxa"/>
                <w:gridSpan w:val="3"/>
                <w:shd w:val="clear" w:color="auto" w:fill="auto"/>
                <w:vAlign w:val="center"/>
                <w:hideMark/>
              </w:tcPr>
            </w:tcPrChange>
          </w:tcPr>
          <w:p w14:paraId="333759C4" w14:textId="7EEF6B12" w:rsidR="00BD6635" w:rsidRPr="003C02FF" w:rsidRDefault="00BD6635" w:rsidP="003C02FF">
            <w:pPr>
              <w:widowControl w:val="0"/>
              <w:spacing w:before="120" w:after="120"/>
              <w:rPr>
                <w:b/>
                <w:bCs/>
                <w:rPrChange w:id="1069" w:author="James Vu" w:date="2024-04-19T00:28:00Z">
                  <w:rPr>
                    <w:b/>
                    <w:bCs/>
                    <w:sz w:val="26"/>
                    <w:szCs w:val="26"/>
                  </w:rPr>
                </w:rPrChange>
              </w:rPr>
            </w:pPr>
            <w:r w:rsidRPr="003C02FF">
              <w:rPr>
                <w:b/>
                <w:bCs/>
                <w:rPrChange w:id="1070" w:author="James Vu" w:date="2024-04-19T00:28:00Z">
                  <w:rPr>
                    <w:b/>
                    <w:bCs/>
                    <w:sz w:val="26"/>
                    <w:szCs w:val="26"/>
                  </w:rPr>
                </w:rPrChange>
              </w:rPr>
              <w:t>Lĩnh vực chăn nuôi và thú y</w:t>
            </w:r>
          </w:p>
        </w:tc>
      </w:tr>
      <w:tr w:rsidR="00BD6635" w:rsidRPr="003C02FF" w14:paraId="2C8E6C7C" w14:textId="77777777" w:rsidTr="003C02FF">
        <w:trPr>
          <w:trHeight w:val="20"/>
          <w:trPrChange w:id="1071" w:author="James Vu" w:date="2024-04-19T00:29:00Z">
            <w:trPr>
              <w:trHeight w:val="20"/>
            </w:trPr>
          </w:trPrChange>
        </w:trPr>
        <w:tc>
          <w:tcPr>
            <w:tcW w:w="709" w:type="dxa"/>
            <w:shd w:val="clear" w:color="auto" w:fill="auto"/>
            <w:noWrap/>
            <w:vAlign w:val="center"/>
            <w:hideMark/>
            <w:tcPrChange w:id="1072" w:author="James Vu" w:date="2024-04-19T00:29:00Z">
              <w:tcPr>
                <w:tcW w:w="709" w:type="dxa"/>
                <w:shd w:val="clear" w:color="auto" w:fill="auto"/>
                <w:noWrap/>
                <w:vAlign w:val="center"/>
                <w:hideMark/>
              </w:tcPr>
            </w:tcPrChange>
          </w:tcPr>
          <w:p w14:paraId="47A9A1CB" w14:textId="7011235A" w:rsidR="00BD6635" w:rsidRPr="003C02FF" w:rsidRDefault="00BD6635" w:rsidP="003C02FF">
            <w:pPr>
              <w:widowControl w:val="0"/>
              <w:spacing w:before="120" w:after="120"/>
              <w:jc w:val="center"/>
              <w:rPr>
                <w:rPrChange w:id="1073" w:author="James Vu" w:date="2024-04-19T00:28:00Z">
                  <w:rPr>
                    <w:sz w:val="26"/>
                    <w:szCs w:val="26"/>
                  </w:rPr>
                </w:rPrChange>
              </w:rPr>
            </w:pPr>
            <w:r w:rsidRPr="003C02FF">
              <w:rPr>
                <w:rPrChange w:id="1074" w:author="James Vu" w:date="2024-04-19T00:28:00Z">
                  <w:rPr>
                    <w:sz w:val="26"/>
                    <w:szCs w:val="26"/>
                  </w:rPr>
                </w:rPrChange>
              </w:rPr>
              <w:t>7.1</w:t>
            </w:r>
          </w:p>
        </w:tc>
        <w:tc>
          <w:tcPr>
            <w:tcW w:w="1985" w:type="dxa"/>
            <w:shd w:val="clear" w:color="auto" w:fill="auto"/>
            <w:vAlign w:val="center"/>
            <w:hideMark/>
            <w:tcPrChange w:id="1075" w:author="James Vu" w:date="2024-04-19T00:29:00Z">
              <w:tcPr>
                <w:tcW w:w="1985" w:type="dxa"/>
                <w:shd w:val="clear" w:color="auto" w:fill="auto"/>
                <w:vAlign w:val="center"/>
                <w:hideMark/>
              </w:tcPr>
            </w:tcPrChange>
          </w:tcPr>
          <w:p w14:paraId="51B0BCF7" w14:textId="59217289" w:rsidR="00BD6635" w:rsidRPr="003C02FF" w:rsidRDefault="00BD6635" w:rsidP="003C02FF">
            <w:pPr>
              <w:widowControl w:val="0"/>
              <w:spacing w:before="120" w:after="120"/>
              <w:rPr>
                <w:rPrChange w:id="1076" w:author="James Vu" w:date="2024-04-19T00:28:00Z">
                  <w:rPr>
                    <w:sz w:val="26"/>
                    <w:szCs w:val="26"/>
                  </w:rPr>
                </w:rPrChange>
              </w:rPr>
            </w:pPr>
            <w:r w:rsidRPr="003C02FF">
              <w:t>Dữ liệu giống vật nuôi, nguồn gen giống vật nuôi, thức ăn chăn nuôi, sản phẩm xử lý chất thải chăn nuôi</w:t>
            </w:r>
          </w:p>
        </w:tc>
        <w:tc>
          <w:tcPr>
            <w:tcW w:w="4677" w:type="dxa"/>
            <w:shd w:val="clear" w:color="auto" w:fill="auto"/>
            <w:vAlign w:val="center"/>
            <w:hideMark/>
            <w:tcPrChange w:id="1077" w:author="James Vu" w:date="2024-04-19T00:29:00Z">
              <w:tcPr>
                <w:tcW w:w="4677" w:type="dxa"/>
                <w:shd w:val="clear" w:color="auto" w:fill="auto"/>
                <w:vAlign w:val="center"/>
                <w:hideMark/>
              </w:tcPr>
            </w:tcPrChange>
          </w:tcPr>
          <w:p w14:paraId="576EE2EB" w14:textId="77777777" w:rsidR="00BD6635" w:rsidRPr="003C02FF" w:rsidRDefault="00BD6635" w:rsidP="003C02FF">
            <w:pPr>
              <w:widowControl w:val="0"/>
              <w:spacing w:before="120" w:after="120"/>
            </w:pPr>
            <w:r w:rsidRPr="003C02FF">
              <w:rPr>
                <w:rPrChange w:id="1078" w:author="James Vu" w:date="2024-04-19T00:28:00Z">
                  <w:rPr>
                    <w:sz w:val="26"/>
                    <w:szCs w:val="26"/>
                  </w:rPr>
                </w:rPrChange>
              </w:rPr>
              <w:t> </w:t>
            </w:r>
            <w:r w:rsidRPr="003C02FF">
              <w:t xml:space="preserve">- Dữ liệu về giống vật nuôi bao gồm: </w:t>
            </w:r>
          </w:p>
          <w:p w14:paraId="3E035369" w14:textId="77777777" w:rsidR="00BD6635" w:rsidRPr="003C02FF" w:rsidRDefault="00BD6635" w:rsidP="003C02FF">
            <w:pPr>
              <w:widowControl w:val="0"/>
              <w:spacing w:before="120" w:after="120"/>
            </w:pPr>
            <w:r w:rsidRPr="003C02FF">
              <w:t xml:space="preserve">+ Tổ chức, cá nhân sản xuất con giống vật nuôi: Tên, số điện thoại, email (nếu có); địa chỉ cơ sở sản xuất; quy mô sản xuất; nguồn gốc giống, tên giống, cấp giống, số lượng từng cấp giống, </w:t>
            </w:r>
          </w:p>
          <w:p w14:paraId="45E35238" w14:textId="77777777" w:rsidR="00BD6635" w:rsidRPr="003C02FF" w:rsidRDefault="00BD6635" w:rsidP="003C02FF">
            <w:pPr>
              <w:widowControl w:val="0"/>
              <w:spacing w:before="120" w:after="120"/>
            </w:pPr>
            <w:r w:rsidRPr="003C02FF">
              <w:t>+ Tổ chức, cá nhân mua bán con giống, tinh: Tên, số điện thoại, email (nếu có), địa chỉ; loại giống, số lượng trong một năm;</w:t>
            </w:r>
          </w:p>
          <w:p w14:paraId="774D240A" w14:textId="77777777" w:rsidR="00BD6635" w:rsidRPr="003C02FF" w:rsidRDefault="00BD6635" w:rsidP="003C02FF">
            <w:pPr>
              <w:widowControl w:val="0"/>
              <w:spacing w:before="120" w:after="120"/>
            </w:pPr>
            <w:r w:rsidRPr="003C02FF">
              <w:t xml:space="preserve"> - Dữ liệu về thức ăn chăn nuôi bao gồm:</w:t>
            </w:r>
          </w:p>
          <w:p w14:paraId="11594B87" w14:textId="77777777" w:rsidR="00BD6635" w:rsidRPr="003C02FF" w:rsidRDefault="00BD6635" w:rsidP="003C02FF">
            <w:pPr>
              <w:widowControl w:val="0"/>
              <w:spacing w:before="120" w:after="120"/>
            </w:pPr>
            <w:r w:rsidRPr="003C02FF">
              <w:t xml:space="preserve"> + Cơ sở sản xuất thức ăn chăn nuôi thương mại được Sở Nông nghiệp và Phát triển nông thôn cấp Giấy chứng nhận đủ điều kiện sản xuất thức ăn chăn nuôi: Tên cơ sở, số điện thoại, email (nếu có), địa chỉ cơ sở sản xuất, công suất thiết kế; số Giấy chứng nhận đủ điều kiện sản xuất thức ăn chăn nuôi, ngày cấp, cơ quan cấp; </w:t>
            </w:r>
          </w:p>
          <w:p w14:paraId="5A11370C" w14:textId="77777777" w:rsidR="00BD6635" w:rsidRPr="003C02FF" w:rsidRDefault="00BD6635" w:rsidP="003C02FF">
            <w:pPr>
              <w:widowControl w:val="0"/>
              <w:spacing w:before="120" w:after="120"/>
            </w:pPr>
            <w:r w:rsidRPr="003C02FF">
              <w:t>+ Cơ sở mua bán thức ăn chăn nuôi: Tên cơ sở, số điện thoại, email (nếu có), địa chỉ;</w:t>
            </w:r>
          </w:p>
          <w:p w14:paraId="044E2FDE" w14:textId="656C933C" w:rsidR="00BD6635" w:rsidRPr="003C02FF" w:rsidRDefault="00BD6635" w:rsidP="003C02FF">
            <w:pPr>
              <w:widowControl w:val="0"/>
              <w:spacing w:before="120" w:after="120"/>
              <w:rPr>
                <w:rPrChange w:id="1079" w:author="James Vu" w:date="2024-04-19T00:28:00Z">
                  <w:rPr>
                    <w:sz w:val="26"/>
                    <w:szCs w:val="26"/>
                  </w:rPr>
                </w:rPrChange>
              </w:rPr>
            </w:pPr>
          </w:p>
        </w:tc>
        <w:tc>
          <w:tcPr>
            <w:tcW w:w="1843" w:type="dxa"/>
            <w:shd w:val="clear" w:color="auto" w:fill="auto"/>
            <w:noWrap/>
            <w:vAlign w:val="center"/>
            <w:hideMark/>
            <w:tcPrChange w:id="1080" w:author="James Vu" w:date="2024-04-19T00:29:00Z">
              <w:tcPr>
                <w:tcW w:w="1843" w:type="dxa"/>
                <w:shd w:val="clear" w:color="auto" w:fill="auto"/>
                <w:noWrap/>
                <w:vAlign w:val="center"/>
                <w:hideMark/>
              </w:tcPr>
            </w:tcPrChange>
          </w:tcPr>
          <w:p w14:paraId="468F0CD9" w14:textId="77777777" w:rsidR="00BD6635" w:rsidRPr="003C02FF" w:rsidRDefault="00BD6635" w:rsidP="003C02FF">
            <w:pPr>
              <w:widowControl w:val="0"/>
              <w:spacing w:before="120" w:after="120"/>
              <w:rPr>
                <w:rPrChange w:id="1081" w:author="James Vu" w:date="2024-04-19T00:28:00Z">
                  <w:rPr>
                    <w:sz w:val="26"/>
                    <w:szCs w:val="26"/>
                  </w:rPr>
                </w:rPrChange>
              </w:rPr>
            </w:pPr>
            <w:r w:rsidRPr="003C02FF">
              <w:rPr>
                <w:rPrChange w:id="1082" w:author="James Vu" w:date="2024-04-19T00:28:00Z">
                  <w:rPr>
                    <w:sz w:val="26"/>
                    <w:szCs w:val="26"/>
                  </w:rPr>
                </w:rPrChange>
              </w:rPr>
              <w:t>Excel</w:t>
            </w:r>
          </w:p>
        </w:tc>
      </w:tr>
      <w:tr w:rsidR="00BD6635" w:rsidRPr="003C02FF" w14:paraId="747AC90B" w14:textId="77777777" w:rsidTr="003C02FF">
        <w:trPr>
          <w:trHeight w:val="20"/>
          <w:trPrChange w:id="1083" w:author="James Vu" w:date="2024-04-19T00:29:00Z">
            <w:trPr>
              <w:trHeight w:val="20"/>
            </w:trPr>
          </w:trPrChange>
        </w:trPr>
        <w:tc>
          <w:tcPr>
            <w:tcW w:w="709" w:type="dxa"/>
            <w:shd w:val="clear" w:color="auto" w:fill="auto"/>
            <w:noWrap/>
            <w:vAlign w:val="center"/>
            <w:hideMark/>
            <w:tcPrChange w:id="1084" w:author="James Vu" w:date="2024-04-19T00:29:00Z">
              <w:tcPr>
                <w:tcW w:w="709" w:type="dxa"/>
                <w:shd w:val="clear" w:color="auto" w:fill="auto"/>
                <w:noWrap/>
                <w:vAlign w:val="center"/>
                <w:hideMark/>
              </w:tcPr>
            </w:tcPrChange>
          </w:tcPr>
          <w:p w14:paraId="6EE4A7E3" w14:textId="5C86237D" w:rsidR="00BD6635" w:rsidRPr="003C02FF" w:rsidRDefault="00BD6635" w:rsidP="003C02FF">
            <w:pPr>
              <w:widowControl w:val="0"/>
              <w:spacing w:before="120" w:after="120"/>
              <w:jc w:val="center"/>
              <w:rPr>
                <w:rPrChange w:id="1085" w:author="James Vu" w:date="2024-04-19T00:28:00Z">
                  <w:rPr>
                    <w:sz w:val="26"/>
                    <w:szCs w:val="26"/>
                  </w:rPr>
                </w:rPrChange>
              </w:rPr>
            </w:pPr>
            <w:r w:rsidRPr="003C02FF">
              <w:rPr>
                <w:rPrChange w:id="1086" w:author="James Vu" w:date="2024-04-19T00:28:00Z">
                  <w:rPr>
                    <w:sz w:val="26"/>
                    <w:szCs w:val="26"/>
                  </w:rPr>
                </w:rPrChange>
              </w:rPr>
              <w:t>7.2</w:t>
            </w:r>
          </w:p>
        </w:tc>
        <w:tc>
          <w:tcPr>
            <w:tcW w:w="1985" w:type="dxa"/>
            <w:shd w:val="clear" w:color="auto" w:fill="auto"/>
            <w:vAlign w:val="center"/>
            <w:hideMark/>
            <w:tcPrChange w:id="1087" w:author="James Vu" w:date="2024-04-19T00:29:00Z">
              <w:tcPr>
                <w:tcW w:w="1985" w:type="dxa"/>
                <w:shd w:val="clear" w:color="auto" w:fill="auto"/>
                <w:vAlign w:val="center"/>
                <w:hideMark/>
              </w:tcPr>
            </w:tcPrChange>
          </w:tcPr>
          <w:p w14:paraId="55099D4F" w14:textId="061A162B" w:rsidR="00BD6635" w:rsidRPr="003C02FF" w:rsidRDefault="00BD6635" w:rsidP="003C02FF">
            <w:pPr>
              <w:widowControl w:val="0"/>
              <w:spacing w:before="120" w:after="120"/>
              <w:rPr>
                <w:rPrChange w:id="1088" w:author="James Vu" w:date="2024-04-19T00:28:00Z">
                  <w:rPr>
                    <w:sz w:val="26"/>
                    <w:szCs w:val="26"/>
                  </w:rPr>
                </w:rPrChange>
              </w:rPr>
            </w:pPr>
            <w:r w:rsidRPr="003C02FF">
              <w:rPr>
                <w:rPrChange w:id="1089" w:author="James Vu" w:date="2024-04-19T00:28:00Z">
                  <w:rPr>
                    <w:sz w:val="26"/>
                    <w:szCs w:val="26"/>
                  </w:rPr>
                </w:rPrChange>
              </w:rPr>
              <w:t>Dữ liệu Cơ sở chăn nuôi</w:t>
            </w:r>
          </w:p>
        </w:tc>
        <w:tc>
          <w:tcPr>
            <w:tcW w:w="4677" w:type="dxa"/>
            <w:shd w:val="clear" w:color="auto" w:fill="auto"/>
            <w:vAlign w:val="center"/>
            <w:hideMark/>
            <w:tcPrChange w:id="1090" w:author="James Vu" w:date="2024-04-19T00:29:00Z">
              <w:tcPr>
                <w:tcW w:w="4677" w:type="dxa"/>
                <w:shd w:val="clear" w:color="auto" w:fill="auto"/>
                <w:vAlign w:val="center"/>
                <w:hideMark/>
              </w:tcPr>
            </w:tcPrChange>
          </w:tcPr>
          <w:p w14:paraId="0A31BDA3" w14:textId="77777777" w:rsidR="00BD6635" w:rsidRPr="003C02FF" w:rsidRDefault="00BD6635" w:rsidP="003C02FF">
            <w:pPr>
              <w:widowControl w:val="0"/>
              <w:spacing w:before="120" w:after="120"/>
            </w:pPr>
            <w:r w:rsidRPr="003C02FF">
              <w:rPr>
                <w:rPrChange w:id="1091" w:author="James Vu" w:date="2024-04-19T00:28:00Z">
                  <w:rPr>
                    <w:sz w:val="26"/>
                    <w:szCs w:val="26"/>
                  </w:rPr>
                </w:rPrChange>
              </w:rPr>
              <w:t> </w:t>
            </w:r>
            <w:r w:rsidRPr="003C02FF">
              <w:t xml:space="preserve">- Dữ liệu về tổ chức, cá nhân chăn nuôi: Tên, số điện thoại, email (nếu có), địa chỉ; loại vật nuôi, số lượng vật nuôi, phương thức chăn nuôi; </w:t>
            </w:r>
          </w:p>
          <w:p w14:paraId="6CE4C4A0" w14:textId="5C1AC62E" w:rsidR="00BD6635" w:rsidRPr="003C02FF" w:rsidRDefault="00BD6635" w:rsidP="003C02FF">
            <w:pPr>
              <w:widowControl w:val="0"/>
              <w:spacing w:before="120" w:after="120"/>
              <w:rPr>
                <w:rPrChange w:id="1092" w:author="James Vu" w:date="2024-04-19T00:28:00Z">
                  <w:rPr>
                    <w:sz w:val="26"/>
                    <w:szCs w:val="26"/>
                  </w:rPr>
                </w:rPrChange>
              </w:rPr>
            </w:pPr>
            <w:r w:rsidRPr="003C02FF">
              <w:t xml:space="preserve">- Giấy chứng nhận của cơ sở chăn nuôi: Số Giấy chứng nhận đủ điều kiện chăn nuôi, </w:t>
            </w:r>
            <w:r w:rsidRPr="003C02FF">
              <w:lastRenderedPageBreak/>
              <w:t>ngày cấp, cơ quan cấp;</w:t>
            </w:r>
          </w:p>
        </w:tc>
        <w:tc>
          <w:tcPr>
            <w:tcW w:w="1843" w:type="dxa"/>
            <w:shd w:val="clear" w:color="auto" w:fill="auto"/>
            <w:noWrap/>
            <w:vAlign w:val="center"/>
            <w:hideMark/>
            <w:tcPrChange w:id="1093" w:author="James Vu" w:date="2024-04-19T00:29:00Z">
              <w:tcPr>
                <w:tcW w:w="1843" w:type="dxa"/>
                <w:shd w:val="clear" w:color="auto" w:fill="auto"/>
                <w:noWrap/>
                <w:vAlign w:val="center"/>
                <w:hideMark/>
              </w:tcPr>
            </w:tcPrChange>
          </w:tcPr>
          <w:p w14:paraId="1F5821AB" w14:textId="77777777" w:rsidR="00BD6635" w:rsidRPr="003C02FF" w:rsidRDefault="00BD6635" w:rsidP="003C02FF">
            <w:pPr>
              <w:widowControl w:val="0"/>
              <w:spacing w:before="120" w:after="120"/>
              <w:rPr>
                <w:rPrChange w:id="1094" w:author="James Vu" w:date="2024-04-19T00:28:00Z">
                  <w:rPr>
                    <w:sz w:val="26"/>
                    <w:szCs w:val="26"/>
                  </w:rPr>
                </w:rPrChange>
              </w:rPr>
            </w:pPr>
            <w:r w:rsidRPr="003C02FF">
              <w:rPr>
                <w:rPrChange w:id="1095" w:author="James Vu" w:date="2024-04-19T00:28:00Z">
                  <w:rPr>
                    <w:sz w:val="26"/>
                    <w:szCs w:val="26"/>
                  </w:rPr>
                </w:rPrChange>
              </w:rPr>
              <w:lastRenderedPageBreak/>
              <w:t>Excel</w:t>
            </w:r>
          </w:p>
        </w:tc>
      </w:tr>
      <w:tr w:rsidR="00BD6635" w:rsidRPr="003C02FF" w14:paraId="5A3744A2" w14:textId="77777777" w:rsidTr="003C02FF">
        <w:trPr>
          <w:trHeight w:val="20"/>
          <w:trPrChange w:id="1096" w:author="James Vu" w:date="2024-04-19T00:29:00Z">
            <w:trPr>
              <w:trHeight w:val="20"/>
            </w:trPr>
          </w:trPrChange>
        </w:trPr>
        <w:tc>
          <w:tcPr>
            <w:tcW w:w="709" w:type="dxa"/>
            <w:shd w:val="clear" w:color="auto" w:fill="auto"/>
            <w:noWrap/>
            <w:vAlign w:val="center"/>
            <w:hideMark/>
            <w:tcPrChange w:id="1097" w:author="James Vu" w:date="2024-04-19T00:29:00Z">
              <w:tcPr>
                <w:tcW w:w="709" w:type="dxa"/>
                <w:shd w:val="clear" w:color="auto" w:fill="auto"/>
                <w:noWrap/>
                <w:vAlign w:val="center"/>
                <w:hideMark/>
              </w:tcPr>
            </w:tcPrChange>
          </w:tcPr>
          <w:p w14:paraId="257FA4C2" w14:textId="210C4C8D" w:rsidR="00BD6635" w:rsidRPr="003C02FF" w:rsidRDefault="00BD6635" w:rsidP="003C02FF">
            <w:pPr>
              <w:widowControl w:val="0"/>
              <w:spacing w:before="120" w:after="120"/>
              <w:jc w:val="center"/>
              <w:rPr>
                <w:rPrChange w:id="1098" w:author="James Vu" w:date="2024-04-19T00:28:00Z">
                  <w:rPr>
                    <w:sz w:val="26"/>
                    <w:szCs w:val="26"/>
                  </w:rPr>
                </w:rPrChange>
              </w:rPr>
            </w:pPr>
            <w:r w:rsidRPr="003C02FF">
              <w:rPr>
                <w:rPrChange w:id="1099" w:author="James Vu" w:date="2024-04-19T00:28:00Z">
                  <w:rPr>
                    <w:sz w:val="26"/>
                    <w:szCs w:val="26"/>
                  </w:rPr>
                </w:rPrChange>
              </w:rPr>
              <w:lastRenderedPageBreak/>
              <w:t>7.3</w:t>
            </w:r>
          </w:p>
        </w:tc>
        <w:tc>
          <w:tcPr>
            <w:tcW w:w="1985" w:type="dxa"/>
            <w:shd w:val="clear" w:color="auto" w:fill="auto"/>
            <w:vAlign w:val="center"/>
            <w:hideMark/>
            <w:tcPrChange w:id="1100" w:author="James Vu" w:date="2024-04-19T00:29:00Z">
              <w:tcPr>
                <w:tcW w:w="1985" w:type="dxa"/>
                <w:shd w:val="clear" w:color="auto" w:fill="auto"/>
                <w:vAlign w:val="center"/>
                <w:hideMark/>
              </w:tcPr>
            </w:tcPrChange>
          </w:tcPr>
          <w:p w14:paraId="2CE06066" w14:textId="7176268D" w:rsidR="00BD6635" w:rsidRPr="003C02FF" w:rsidRDefault="00BD6635" w:rsidP="003C02FF">
            <w:pPr>
              <w:widowControl w:val="0"/>
              <w:spacing w:before="120" w:after="120"/>
              <w:rPr>
                <w:rPrChange w:id="1101" w:author="James Vu" w:date="2024-04-19T00:28:00Z">
                  <w:rPr>
                    <w:sz w:val="26"/>
                    <w:szCs w:val="26"/>
                  </w:rPr>
                </w:rPrChange>
              </w:rPr>
            </w:pPr>
            <w:r w:rsidRPr="003C02FF">
              <w:rPr>
                <w:rPrChange w:id="1102" w:author="James Vu" w:date="2024-04-19T00:28:00Z">
                  <w:rPr>
                    <w:sz w:val="26"/>
                    <w:szCs w:val="26"/>
                  </w:rPr>
                </w:rPrChange>
              </w:rPr>
              <w:t>Dữ liệu cơ sở sản xuất và kinh doanh thuốc thú y</w:t>
            </w:r>
          </w:p>
        </w:tc>
        <w:tc>
          <w:tcPr>
            <w:tcW w:w="4677" w:type="dxa"/>
            <w:shd w:val="clear" w:color="auto" w:fill="auto"/>
            <w:vAlign w:val="center"/>
            <w:hideMark/>
            <w:tcPrChange w:id="1103" w:author="James Vu" w:date="2024-04-19T00:29:00Z">
              <w:tcPr>
                <w:tcW w:w="4677" w:type="dxa"/>
                <w:shd w:val="clear" w:color="auto" w:fill="auto"/>
                <w:vAlign w:val="center"/>
                <w:hideMark/>
              </w:tcPr>
            </w:tcPrChange>
          </w:tcPr>
          <w:p w14:paraId="36DEEC31" w14:textId="03A0EB02" w:rsidR="00BD6635" w:rsidRPr="003C02FF" w:rsidRDefault="00BD6635" w:rsidP="003C02FF">
            <w:pPr>
              <w:widowControl w:val="0"/>
              <w:spacing w:before="120" w:after="120"/>
              <w:rPr>
                <w:rPrChange w:id="1104" w:author="James Vu" w:date="2024-04-19T00:28:00Z">
                  <w:rPr>
                    <w:sz w:val="26"/>
                    <w:szCs w:val="26"/>
                  </w:rPr>
                </w:rPrChange>
              </w:rPr>
            </w:pPr>
            <w:r w:rsidRPr="003C02FF">
              <w:rPr>
                <w:rPrChange w:id="1105" w:author="James Vu" w:date="2024-04-19T00:28:00Z">
                  <w:rPr>
                    <w:sz w:val="26"/>
                    <w:szCs w:val="26"/>
                  </w:rPr>
                </w:rPrChange>
              </w:rPr>
              <w:t> </w:t>
            </w:r>
            <w:r w:rsidRPr="003C02FF">
              <w:t>- Dữ liệu về tổ chức, cá nhân kinh doanh thuốc thú y: Tên, số điện thoại, địa chỉ, mặt hàng kinh doanh; số Giấy chứng nhận, ngày cấp, ngày hết hạn.</w:t>
            </w:r>
          </w:p>
        </w:tc>
        <w:tc>
          <w:tcPr>
            <w:tcW w:w="1843" w:type="dxa"/>
            <w:shd w:val="clear" w:color="auto" w:fill="auto"/>
            <w:noWrap/>
            <w:vAlign w:val="center"/>
            <w:hideMark/>
            <w:tcPrChange w:id="1106" w:author="James Vu" w:date="2024-04-19T00:29:00Z">
              <w:tcPr>
                <w:tcW w:w="1843" w:type="dxa"/>
                <w:shd w:val="clear" w:color="auto" w:fill="auto"/>
                <w:noWrap/>
                <w:vAlign w:val="center"/>
                <w:hideMark/>
              </w:tcPr>
            </w:tcPrChange>
          </w:tcPr>
          <w:p w14:paraId="2117E40D" w14:textId="77777777" w:rsidR="00BD6635" w:rsidRPr="003C02FF" w:rsidRDefault="00BD6635" w:rsidP="003C02FF">
            <w:pPr>
              <w:widowControl w:val="0"/>
              <w:spacing w:before="120" w:after="120"/>
              <w:rPr>
                <w:rPrChange w:id="1107" w:author="James Vu" w:date="2024-04-19T00:28:00Z">
                  <w:rPr>
                    <w:sz w:val="26"/>
                    <w:szCs w:val="26"/>
                  </w:rPr>
                </w:rPrChange>
              </w:rPr>
            </w:pPr>
            <w:r w:rsidRPr="003C02FF">
              <w:rPr>
                <w:rPrChange w:id="1108" w:author="James Vu" w:date="2024-04-19T00:28:00Z">
                  <w:rPr>
                    <w:sz w:val="26"/>
                    <w:szCs w:val="26"/>
                  </w:rPr>
                </w:rPrChange>
              </w:rPr>
              <w:t>Excel</w:t>
            </w:r>
          </w:p>
        </w:tc>
      </w:tr>
      <w:tr w:rsidR="00BD6635" w:rsidRPr="003C02FF" w14:paraId="3A2AB272" w14:textId="77777777" w:rsidTr="003C02FF">
        <w:trPr>
          <w:trHeight w:val="20"/>
          <w:trPrChange w:id="1109" w:author="James Vu" w:date="2024-04-19T00:29:00Z">
            <w:trPr>
              <w:trHeight w:val="20"/>
            </w:trPr>
          </w:trPrChange>
        </w:trPr>
        <w:tc>
          <w:tcPr>
            <w:tcW w:w="709" w:type="dxa"/>
            <w:shd w:val="clear" w:color="auto" w:fill="auto"/>
            <w:noWrap/>
            <w:vAlign w:val="center"/>
            <w:hideMark/>
            <w:tcPrChange w:id="1110" w:author="James Vu" w:date="2024-04-19T00:29:00Z">
              <w:tcPr>
                <w:tcW w:w="709" w:type="dxa"/>
                <w:shd w:val="clear" w:color="auto" w:fill="auto"/>
                <w:noWrap/>
                <w:vAlign w:val="center"/>
                <w:hideMark/>
              </w:tcPr>
            </w:tcPrChange>
          </w:tcPr>
          <w:p w14:paraId="1550E5DA" w14:textId="6FE18467" w:rsidR="00BD6635" w:rsidRPr="003C02FF" w:rsidRDefault="00BD6635" w:rsidP="003C02FF">
            <w:pPr>
              <w:widowControl w:val="0"/>
              <w:spacing w:before="120" w:after="120"/>
              <w:jc w:val="center"/>
              <w:rPr>
                <w:rPrChange w:id="1111" w:author="James Vu" w:date="2024-04-19T00:28:00Z">
                  <w:rPr>
                    <w:sz w:val="26"/>
                    <w:szCs w:val="26"/>
                  </w:rPr>
                </w:rPrChange>
              </w:rPr>
            </w:pPr>
            <w:r w:rsidRPr="003C02FF">
              <w:rPr>
                <w:rPrChange w:id="1112" w:author="James Vu" w:date="2024-04-19T00:28:00Z">
                  <w:rPr>
                    <w:sz w:val="26"/>
                    <w:szCs w:val="26"/>
                  </w:rPr>
                </w:rPrChange>
              </w:rPr>
              <w:t>7.4</w:t>
            </w:r>
          </w:p>
        </w:tc>
        <w:tc>
          <w:tcPr>
            <w:tcW w:w="1985" w:type="dxa"/>
            <w:shd w:val="clear" w:color="auto" w:fill="auto"/>
            <w:vAlign w:val="center"/>
            <w:hideMark/>
            <w:tcPrChange w:id="1113" w:author="James Vu" w:date="2024-04-19T00:29:00Z">
              <w:tcPr>
                <w:tcW w:w="1985" w:type="dxa"/>
                <w:shd w:val="clear" w:color="auto" w:fill="auto"/>
                <w:vAlign w:val="center"/>
                <w:hideMark/>
              </w:tcPr>
            </w:tcPrChange>
          </w:tcPr>
          <w:p w14:paraId="5B8E9E5B" w14:textId="555EE73F" w:rsidR="00BD6635" w:rsidRPr="003C02FF" w:rsidRDefault="00BD6635" w:rsidP="003C02FF">
            <w:pPr>
              <w:widowControl w:val="0"/>
              <w:spacing w:before="120" w:after="120"/>
              <w:rPr>
                <w:rPrChange w:id="1114" w:author="James Vu" w:date="2024-04-19T00:28:00Z">
                  <w:rPr>
                    <w:sz w:val="26"/>
                    <w:szCs w:val="26"/>
                  </w:rPr>
                </w:rPrChange>
              </w:rPr>
            </w:pPr>
            <w:r w:rsidRPr="003C02FF">
              <w:rPr>
                <w:rPrChange w:id="1115" w:author="James Vu" w:date="2024-04-19T00:28:00Z">
                  <w:rPr>
                    <w:sz w:val="26"/>
                    <w:szCs w:val="26"/>
                  </w:rPr>
                </w:rPrChange>
              </w:rPr>
              <w:t>Dữ liệu công tác kiểm dịch, kiểm soát giết mổ, kiểm tra vệ sinh thú y</w:t>
            </w:r>
          </w:p>
        </w:tc>
        <w:tc>
          <w:tcPr>
            <w:tcW w:w="4677" w:type="dxa"/>
            <w:shd w:val="clear" w:color="auto" w:fill="auto"/>
            <w:vAlign w:val="center"/>
            <w:hideMark/>
            <w:tcPrChange w:id="1116" w:author="James Vu" w:date="2024-04-19T00:29:00Z">
              <w:tcPr>
                <w:tcW w:w="4677" w:type="dxa"/>
                <w:shd w:val="clear" w:color="auto" w:fill="auto"/>
                <w:vAlign w:val="center"/>
                <w:hideMark/>
              </w:tcPr>
            </w:tcPrChange>
          </w:tcPr>
          <w:p w14:paraId="413C3943" w14:textId="77777777" w:rsidR="00BD6635" w:rsidRPr="003C02FF" w:rsidRDefault="00BD6635" w:rsidP="003C02FF">
            <w:pPr>
              <w:widowControl w:val="0"/>
              <w:spacing w:before="120" w:after="120"/>
            </w:pPr>
            <w:r w:rsidRPr="003C02FF">
              <w:rPr>
                <w:rPrChange w:id="1117" w:author="James Vu" w:date="2024-04-19T00:28:00Z">
                  <w:rPr>
                    <w:sz w:val="26"/>
                    <w:szCs w:val="26"/>
                  </w:rPr>
                </w:rPrChange>
              </w:rPr>
              <w:t> </w:t>
            </w:r>
            <w:r w:rsidRPr="003C02FF">
              <w:t xml:space="preserve">- Dữ liệu về kiểm dịch: Tên, số điện thoại, email (nếu có), địa chỉ; loài động vật, sản phẩm động vật; số lượng. </w:t>
            </w:r>
          </w:p>
          <w:p w14:paraId="0E04A69A" w14:textId="77777777" w:rsidR="00BD6635" w:rsidRPr="003C02FF" w:rsidRDefault="00BD6635" w:rsidP="003C02FF">
            <w:pPr>
              <w:widowControl w:val="0"/>
              <w:spacing w:before="120" w:after="120"/>
            </w:pPr>
            <w:r w:rsidRPr="003C02FF">
              <w:t>- Dữ liệu về cơ sở giết mổ: Tên, số điện thoại, email (nếu có), địa chỉ; loài động vật giết mổ; số lượng giết mổ.</w:t>
            </w:r>
          </w:p>
          <w:p w14:paraId="095DF1D0" w14:textId="3E6D9BF4" w:rsidR="00BD6635" w:rsidRPr="003C02FF" w:rsidRDefault="00BD6635" w:rsidP="003C02FF">
            <w:pPr>
              <w:widowControl w:val="0"/>
              <w:spacing w:before="120" w:after="120"/>
              <w:rPr>
                <w:rPrChange w:id="1118" w:author="James Vu" w:date="2024-04-19T00:28:00Z">
                  <w:rPr>
                    <w:sz w:val="26"/>
                    <w:szCs w:val="26"/>
                  </w:rPr>
                </w:rPrChange>
              </w:rPr>
            </w:pPr>
            <w:r w:rsidRPr="003C02FF">
              <w:t xml:space="preserve"> - Dữ liệu về kiểm tra vệ sinh thú y: Tên, số điện thoại, email (nếu có), địa chỉ; đối tượng sản xuất, kinh doanh; Giấy chứng nhận Vệ sinh thú y (nếu có).</w:t>
            </w:r>
          </w:p>
        </w:tc>
        <w:tc>
          <w:tcPr>
            <w:tcW w:w="1843" w:type="dxa"/>
            <w:shd w:val="clear" w:color="auto" w:fill="auto"/>
            <w:noWrap/>
            <w:vAlign w:val="center"/>
            <w:hideMark/>
            <w:tcPrChange w:id="1119" w:author="James Vu" w:date="2024-04-19T00:29:00Z">
              <w:tcPr>
                <w:tcW w:w="1843" w:type="dxa"/>
                <w:shd w:val="clear" w:color="auto" w:fill="auto"/>
                <w:noWrap/>
                <w:vAlign w:val="center"/>
                <w:hideMark/>
              </w:tcPr>
            </w:tcPrChange>
          </w:tcPr>
          <w:p w14:paraId="7412697D" w14:textId="77777777" w:rsidR="00BD6635" w:rsidRPr="003C02FF" w:rsidRDefault="00BD6635" w:rsidP="003C02FF">
            <w:pPr>
              <w:widowControl w:val="0"/>
              <w:spacing w:before="120" w:after="120"/>
              <w:rPr>
                <w:rPrChange w:id="1120" w:author="James Vu" w:date="2024-04-19T00:28:00Z">
                  <w:rPr>
                    <w:sz w:val="26"/>
                    <w:szCs w:val="26"/>
                  </w:rPr>
                </w:rPrChange>
              </w:rPr>
            </w:pPr>
            <w:r w:rsidRPr="003C02FF">
              <w:rPr>
                <w:rPrChange w:id="1121" w:author="James Vu" w:date="2024-04-19T00:28:00Z">
                  <w:rPr>
                    <w:sz w:val="26"/>
                    <w:szCs w:val="26"/>
                  </w:rPr>
                </w:rPrChange>
              </w:rPr>
              <w:t>Excel</w:t>
            </w:r>
          </w:p>
        </w:tc>
      </w:tr>
      <w:tr w:rsidR="00BD6635" w:rsidRPr="003C02FF" w14:paraId="780D590A" w14:textId="77777777" w:rsidTr="003C02FF">
        <w:trPr>
          <w:trHeight w:val="20"/>
          <w:trPrChange w:id="1122" w:author="James Vu" w:date="2024-04-19T00:29:00Z">
            <w:trPr>
              <w:trHeight w:val="20"/>
            </w:trPr>
          </w:trPrChange>
        </w:trPr>
        <w:tc>
          <w:tcPr>
            <w:tcW w:w="709" w:type="dxa"/>
            <w:shd w:val="clear" w:color="auto" w:fill="auto"/>
            <w:noWrap/>
            <w:vAlign w:val="center"/>
            <w:hideMark/>
            <w:tcPrChange w:id="1123" w:author="James Vu" w:date="2024-04-19T00:29:00Z">
              <w:tcPr>
                <w:tcW w:w="709" w:type="dxa"/>
                <w:shd w:val="clear" w:color="auto" w:fill="auto"/>
                <w:noWrap/>
                <w:vAlign w:val="center"/>
                <w:hideMark/>
              </w:tcPr>
            </w:tcPrChange>
          </w:tcPr>
          <w:p w14:paraId="130C80E8" w14:textId="39A152B0" w:rsidR="00BD6635" w:rsidRPr="003C02FF" w:rsidRDefault="00BD6635" w:rsidP="003C02FF">
            <w:pPr>
              <w:widowControl w:val="0"/>
              <w:spacing w:before="120" w:after="120"/>
              <w:jc w:val="center"/>
              <w:rPr>
                <w:rPrChange w:id="1124" w:author="James Vu" w:date="2024-04-19T00:28:00Z">
                  <w:rPr>
                    <w:sz w:val="26"/>
                    <w:szCs w:val="26"/>
                  </w:rPr>
                </w:rPrChange>
              </w:rPr>
            </w:pPr>
            <w:r w:rsidRPr="003C02FF">
              <w:rPr>
                <w:rPrChange w:id="1125" w:author="James Vu" w:date="2024-04-19T00:28:00Z">
                  <w:rPr>
                    <w:sz w:val="26"/>
                    <w:szCs w:val="26"/>
                  </w:rPr>
                </w:rPrChange>
              </w:rPr>
              <w:t>7.5</w:t>
            </w:r>
          </w:p>
        </w:tc>
        <w:tc>
          <w:tcPr>
            <w:tcW w:w="1985" w:type="dxa"/>
            <w:shd w:val="clear" w:color="auto" w:fill="auto"/>
            <w:vAlign w:val="center"/>
            <w:hideMark/>
            <w:tcPrChange w:id="1126" w:author="James Vu" w:date="2024-04-19T00:29:00Z">
              <w:tcPr>
                <w:tcW w:w="1985" w:type="dxa"/>
                <w:shd w:val="clear" w:color="auto" w:fill="auto"/>
                <w:vAlign w:val="center"/>
                <w:hideMark/>
              </w:tcPr>
            </w:tcPrChange>
          </w:tcPr>
          <w:p w14:paraId="61B9F9C7" w14:textId="20D3FDBB" w:rsidR="00BD6635" w:rsidRPr="003C02FF" w:rsidRDefault="00BD6635" w:rsidP="003C02FF">
            <w:pPr>
              <w:widowControl w:val="0"/>
              <w:spacing w:before="120" w:after="120"/>
              <w:rPr>
                <w:rPrChange w:id="1127" w:author="James Vu" w:date="2024-04-19T00:28:00Z">
                  <w:rPr>
                    <w:sz w:val="26"/>
                    <w:szCs w:val="26"/>
                  </w:rPr>
                </w:rPrChange>
              </w:rPr>
            </w:pPr>
            <w:r w:rsidRPr="003C02FF">
              <w:rPr>
                <w:rPrChange w:id="1128" w:author="James Vu" w:date="2024-04-19T00:28:00Z">
                  <w:rPr>
                    <w:sz w:val="26"/>
                    <w:szCs w:val="26"/>
                  </w:rPr>
                </w:rPrChange>
              </w:rPr>
              <w:t xml:space="preserve">Dữ liệu phòng, chống dịch bệnh động vật </w:t>
            </w:r>
            <w:r w:rsidRPr="003C02FF">
              <w:t>(bao gồm động vật trên cạn và động vật thủy sản)</w:t>
            </w:r>
          </w:p>
        </w:tc>
        <w:tc>
          <w:tcPr>
            <w:tcW w:w="4677" w:type="dxa"/>
            <w:shd w:val="clear" w:color="auto" w:fill="auto"/>
            <w:vAlign w:val="center"/>
            <w:hideMark/>
            <w:tcPrChange w:id="1129" w:author="James Vu" w:date="2024-04-19T00:29:00Z">
              <w:tcPr>
                <w:tcW w:w="4677" w:type="dxa"/>
                <w:shd w:val="clear" w:color="auto" w:fill="auto"/>
                <w:vAlign w:val="center"/>
                <w:hideMark/>
              </w:tcPr>
            </w:tcPrChange>
          </w:tcPr>
          <w:p w14:paraId="1B8B5BEC" w14:textId="77777777" w:rsidR="00BD6635" w:rsidRPr="003C02FF" w:rsidRDefault="00BD6635" w:rsidP="003C02FF">
            <w:pPr>
              <w:widowControl w:val="0"/>
              <w:spacing w:before="120" w:after="120"/>
            </w:pPr>
            <w:r w:rsidRPr="003C02FF">
              <w:rPr>
                <w:rPrChange w:id="1130" w:author="James Vu" w:date="2024-04-19T00:28:00Z">
                  <w:rPr>
                    <w:sz w:val="26"/>
                    <w:szCs w:val="26"/>
                  </w:rPr>
                </w:rPrChange>
              </w:rPr>
              <w:t> </w:t>
            </w:r>
            <w:r w:rsidRPr="003C02FF">
              <w:t xml:space="preserve">- Dữ liệu về dịch bệnh động vật trên cạn: Loại dịch bệnh, huyện, xã, thôn, tên hộ, số điện thoại, ngày phát hiện, ngày ghi nhận ổ dịch, loại vật nuôi, số lượng vật nuôi, số mắc bệnh, số chết, số tiêu hủy, khối lượng tiêu hủy; số tiêm phòng, tổng đàn nguy cơ, triệu chứng lâm sàng, kết quả xét nghiệm, biện pháp xử lý, </w:t>
            </w:r>
          </w:p>
          <w:p w14:paraId="0995BC28" w14:textId="77777777" w:rsidR="00BD6635" w:rsidRPr="003C02FF" w:rsidRDefault="00BD6635" w:rsidP="003C02FF">
            <w:pPr>
              <w:widowControl w:val="0"/>
              <w:spacing w:before="120" w:after="120"/>
            </w:pPr>
            <w:r w:rsidRPr="003C02FF">
              <w:t>- Dữ liệu dịch bệnh động vật thủy sản: huyện, xã/phường, ngày phát bệnh, ngày báo cáo, loài mắc bệnh, bệnh dịch (loại bệnh), phương thức nuôi, mục đích nuôi, ngày nuôi sau khi thả, đơn vị tính diện tích, diện tích (nuôi) nghi bệnh, diện tích đang nuôi của xã.</w:t>
            </w:r>
          </w:p>
          <w:p w14:paraId="36B03BA8" w14:textId="4C523A5C" w:rsidR="00BD6635" w:rsidRPr="003C02FF" w:rsidRDefault="00BD6635" w:rsidP="003C02FF">
            <w:pPr>
              <w:widowControl w:val="0"/>
              <w:spacing w:before="120" w:after="120"/>
              <w:rPr>
                <w:rPrChange w:id="1131" w:author="James Vu" w:date="2024-04-19T00:28:00Z">
                  <w:rPr>
                    <w:sz w:val="26"/>
                    <w:szCs w:val="26"/>
                  </w:rPr>
                </w:rPrChange>
              </w:rPr>
            </w:pPr>
            <w:r w:rsidRPr="003C02FF">
              <w:t xml:space="preserve"> - Dữ liệu về cơ sở chăn nuôi an toàn dịch bệnh: Tên cơ sở, điện thoại, email, họ tên chủ cơ sở, loại hình, mục đích, ngày đăng ký, huyện, xã, thôn, kinh độ, vĩ độ, đối tượng vật nuôi, bệnh (dịch) được chứng nhận, số Giấy chứng nhận cơ sở an toàn dịch bệnh, tên cơ quan cấp, ngày cấp, ngày hết hạn, hình thức cấp.</w:t>
            </w:r>
          </w:p>
        </w:tc>
        <w:tc>
          <w:tcPr>
            <w:tcW w:w="1843" w:type="dxa"/>
            <w:shd w:val="clear" w:color="auto" w:fill="auto"/>
            <w:vAlign w:val="center"/>
            <w:hideMark/>
            <w:tcPrChange w:id="1132" w:author="James Vu" w:date="2024-04-19T00:29:00Z">
              <w:tcPr>
                <w:tcW w:w="1843" w:type="dxa"/>
                <w:shd w:val="clear" w:color="auto" w:fill="auto"/>
                <w:vAlign w:val="center"/>
                <w:hideMark/>
              </w:tcPr>
            </w:tcPrChange>
          </w:tcPr>
          <w:p w14:paraId="21ED793F" w14:textId="01FE4E6B" w:rsidR="00BD6635" w:rsidRPr="003C02FF" w:rsidRDefault="00BD6635" w:rsidP="003C02FF">
            <w:pPr>
              <w:widowControl w:val="0"/>
              <w:spacing w:before="120" w:after="120"/>
              <w:rPr>
                <w:rPrChange w:id="1133" w:author="James Vu" w:date="2024-04-19T00:28:00Z">
                  <w:rPr>
                    <w:sz w:val="26"/>
                    <w:szCs w:val="26"/>
                  </w:rPr>
                </w:rPrChange>
              </w:rPr>
            </w:pPr>
            <w:r w:rsidRPr="003C02FF">
              <w:rPr>
                <w:rPrChange w:id="1134" w:author="James Vu" w:date="2024-04-19T00:28:00Z">
                  <w:rPr>
                    <w:sz w:val="26"/>
                    <w:szCs w:val="26"/>
                  </w:rPr>
                </w:rPrChange>
              </w:rPr>
              <w:t xml:space="preserve"> Excel, Hệ thống VAHIS.</w:t>
            </w:r>
          </w:p>
        </w:tc>
      </w:tr>
      <w:tr w:rsidR="00BD6635" w:rsidRPr="003C02FF" w14:paraId="43D4804B" w14:textId="77777777" w:rsidTr="003C02FF">
        <w:trPr>
          <w:trHeight w:val="20"/>
          <w:trPrChange w:id="1135" w:author="James Vu" w:date="2024-04-19T00:29:00Z">
            <w:trPr>
              <w:trHeight w:val="20"/>
            </w:trPr>
          </w:trPrChange>
        </w:trPr>
        <w:tc>
          <w:tcPr>
            <w:tcW w:w="709" w:type="dxa"/>
            <w:shd w:val="clear" w:color="auto" w:fill="auto"/>
            <w:noWrap/>
            <w:vAlign w:val="center"/>
            <w:hideMark/>
            <w:tcPrChange w:id="1136" w:author="James Vu" w:date="2024-04-19T00:29:00Z">
              <w:tcPr>
                <w:tcW w:w="709" w:type="dxa"/>
                <w:shd w:val="clear" w:color="auto" w:fill="auto"/>
                <w:noWrap/>
                <w:vAlign w:val="center"/>
                <w:hideMark/>
              </w:tcPr>
            </w:tcPrChange>
          </w:tcPr>
          <w:p w14:paraId="47A4FF11" w14:textId="7528AC3F" w:rsidR="00BD6635" w:rsidRPr="003C02FF" w:rsidRDefault="00BD6635" w:rsidP="003C02FF">
            <w:pPr>
              <w:widowControl w:val="0"/>
              <w:spacing w:before="120" w:after="120"/>
              <w:jc w:val="center"/>
              <w:rPr>
                <w:b/>
                <w:bCs/>
                <w:rPrChange w:id="1137" w:author="James Vu" w:date="2024-04-19T00:28:00Z">
                  <w:rPr>
                    <w:b/>
                    <w:bCs/>
                    <w:sz w:val="26"/>
                    <w:szCs w:val="26"/>
                  </w:rPr>
                </w:rPrChange>
              </w:rPr>
            </w:pPr>
            <w:r w:rsidRPr="003C02FF">
              <w:rPr>
                <w:b/>
                <w:bCs/>
                <w:rPrChange w:id="1138" w:author="James Vu" w:date="2024-04-19T00:28:00Z">
                  <w:rPr>
                    <w:b/>
                    <w:bCs/>
                    <w:sz w:val="26"/>
                    <w:szCs w:val="26"/>
                  </w:rPr>
                </w:rPrChange>
              </w:rPr>
              <w:t>8</w:t>
            </w:r>
          </w:p>
        </w:tc>
        <w:tc>
          <w:tcPr>
            <w:tcW w:w="8505" w:type="dxa"/>
            <w:gridSpan w:val="3"/>
            <w:shd w:val="clear" w:color="auto" w:fill="auto"/>
            <w:vAlign w:val="center"/>
            <w:hideMark/>
            <w:tcPrChange w:id="1139" w:author="James Vu" w:date="2024-04-19T00:29:00Z">
              <w:tcPr>
                <w:tcW w:w="8505" w:type="dxa"/>
                <w:gridSpan w:val="3"/>
                <w:shd w:val="clear" w:color="auto" w:fill="auto"/>
                <w:vAlign w:val="center"/>
                <w:hideMark/>
              </w:tcPr>
            </w:tcPrChange>
          </w:tcPr>
          <w:p w14:paraId="5D77E8C4" w14:textId="47C4183B" w:rsidR="00BD6635" w:rsidRPr="003C02FF" w:rsidRDefault="00BD6635" w:rsidP="003C02FF">
            <w:pPr>
              <w:widowControl w:val="0"/>
              <w:spacing w:before="120" w:after="120"/>
              <w:rPr>
                <w:b/>
                <w:bCs/>
                <w:rPrChange w:id="1140" w:author="James Vu" w:date="2024-04-19T00:28:00Z">
                  <w:rPr>
                    <w:b/>
                    <w:bCs/>
                    <w:sz w:val="26"/>
                    <w:szCs w:val="26"/>
                  </w:rPr>
                </w:rPrChange>
              </w:rPr>
            </w:pPr>
            <w:r w:rsidRPr="003C02FF">
              <w:rPr>
                <w:b/>
                <w:bCs/>
                <w:rPrChange w:id="1141" w:author="James Vu" w:date="2024-04-19T00:28:00Z">
                  <w:rPr>
                    <w:b/>
                    <w:bCs/>
                    <w:sz w:val="26"/>
                    <w:szCs w:val="26"/>
                  </w:rPr>
                </w:rPrChange>
              </w:rPr>
              <w:t>Lĩnh vực Khuyến nông</w:t>
            </w:r>
          </w:p>
        </w:tc>
      </w:tr>
      <w:tr w:rsidR="00BD6635" w:rsidRPr="003C02FF" w14:paraId="4076BA2A" w14:textId="77777777" w:rsidTr="003C02FF">
        <w:trPr>
          <w:trHeight w:val="20"/>
          <w:trPrChange w:id="1142" w:author="James Vu" w:date="2024-04-19T00:29:00Z">
            <w:trPr>
              <w:trHeight w:val="20"/>
            </w:trPr>
          </w:trPrChange>
        </w:trPr>
        <w:tc>
          <w:tcPr>
            <w:tcW w:w="709" w:type="dxa"/>
            <w:shd w:val="clear" w:color="auto" w:fill="auto"/>
            <w:noWrap/>
            <w:vAlign w:val="center"/>
            <w:hideMark/>
            <w:tcPrChange w:id="1143" w:author="James Vu" w:date="2024-04-19T00:29:00Z">
              <w:tcPr>
                <w:tcW w:w="709" w:type="dxa"/>
                <w:shd w:val="clear" w:color="auto" w:fill="auto"/>
                <w:noWrap/>
                <w:vAlign w:val="center"/>
                <w:hideMark/>
              </w:tcPr>
            </w:tcPrChange>
          </w:tcPr>
          <w:p w14:paraId="4A4A833B" w14:textId="7CEDF9BC" w:rsidR="00BD6635" w:rsidRPr="003C02FF" w:rsidRDefault="00BD6635" w:rsidP="003C02FF">
            <w:pPr>
              <w:widowControl w:val="0"/>
              <w:spacing w:before="120" w:after="120"/>
              <w:jc w:val="center"/>
              <w:rPr>
                <w:rPrChange w:id="1144" w:author="James Vu" w:date="2024-04-19T00:28:00Z">
                  <w:rPr>
                    <w:sz w:val="26"/>
                    <w:szCs w:val="26"/>
                  </w:rPr>
                </w:rPrChange>
              </w:rPr>
            </w:pPr>
            <w:r w:rsidRPr="003C02FF">
              <w:rPr>
                <w:rPrChange w:id="1145" w:author="James Vu" w:date="2024-04-19T00:28:00Z">
                  <w:rPr>
                    <w:sz w:val="26"/>
                    <w:szCs w:val="26"/>
                  </w:rPr>
                </w:rPrChange>
              </w:rPr>
              <w:t>8.1</w:t>
            </w:r>
          </w:p>
        </w:tc>
        <w:tc>
          <w:tcPr>
            <w:tcW w:w="1985" w:type="dxa"/>
            <w:shd w:val="clear" w:color="auto" w:fill="auto"/>
            <w:vAlign w:val="center"/>
            <w:hideMark/>
            <w:tcPrChange w:id="1146" w:author="James Vu" w:date="2024-04-19T00:29:00Z">
              <w:tcPr>
                <w:tcW w:w="1985" w:type="dxa"/>
                <w:shd w:val="clear" w:color="auto" w:fill="auto"/>
                <w:vAlign w:val="center"/>
                <w:hideMark/>
              </w:tcPr>
            </w:tcPrChange>
          </w:tcPr>
          <w:p w14:paraId="27993AF0" w14:textId="77777777" w:rsidR="00BD6635" w:rsidRPr="003C02FF" w:rsidRDefault="00BD6635" w:rsidP="003C02FF">
            <w:pPr>
              <w:widowControl w:val="0"/>
              <w:spacing w:before="120" w:after="120"/>
              <w:rPr>
                <w:rPrChange w:id="1147" w:author="James Vu" w:date="2024-04-19T00:28:00Z">
                  <w:rPr>
                    <w:sz w:val="26"/>
                    <w:szCs w:val="26"/>
                  </w:rPr>
                </w:rPrChange>
              </w:rPr>
            </w:pPr>
            <w:r w:rsidRPr="003C02FF">
              <w:rPr>
                <w:rPrChange w:id="1148" w:author="James Vu" w:date="2024-04-19T00:28:00Z">
                  <w:rPr>
                    <w:sz w:val="26"/>
                    <w:szCs w:val="26"/>
                  </w:rPr>
                </w:rPrChange>
              </w:rPr>
              <w:t xml:space="preserve">Mô hình/dự án khuyến nông </w:t>
            </w:r>
          </w:p>
        </w:tc>
        <w:tc>
          <w:tcPr>
            <w:tcW w:w="4677" w:type="dxa"/>
            <w:shd w:val="clear" w:color="auto" w:fill="auto"/>
            <w:vAlign w:val="center"/>
            <w:hideMark/>
            <w:tcPrChange w:id="1149" w:author="James Vu" w:date="2024-04-19T00:29:00Z">
              <w:tcPr>
                <w:tcW w:w="4677" w:type="dxa"/>
                <w:shd w:val="clear" w:color="auto" w:fill="auto"/>
                <w:vAlign w:val="center"/>
                <w:hideMark/>
              </w:tcPr>
            </w:tcPrChange>
          </w:tcPr>
          <w:p w14:paraId="3C76CE1F" w14:textId="6B505083" w:rsidR="00BD6635" w:rsidRPr="003C02FF" w:rsidRDefault="00BD6635" w:rsidP="003C02FF">
            <w:pPr>
              <w:widowControl w:val="0"/>
              <w:spacing w:before="120" w:after="120"/>
              <w:rPr>
                <w:rPrChange w:id="1150" w:author="James Vu" w:date="2024-04-19T00:28:00Z">
                  <w:rPr>
                    <w:sz w:val="26"/>
                    <w:szCs w:val="26"/>
                  </w:rPr>
                </w:rPrChange>
              </w:rPr>
            </w:pPr>
            <w:r w:rsidRPr="003C02FF">
              <w:rPr>
                <w:rPrChange w:id="1151" w:author="James Vu" w:date="2024-04-19T00:28:00Z">
                  <w:rPr>
                    <w:sz w:val="26"/>
                    <w:szCs w:val="26"/>
                  </w:rPr>
                </w:rPrChange>
              </w:rPr>
              <w:t>- Tên mô hình/dự án;</w:t>
            </w:r>
            <w:r w:rsidRPr="003C02FF">
              <w:rPr>
                <w:rPrChange w:id="1152" w:author="James Vu" w:date="2024-04-19T00:28:00Z">
                  <w:rPr>
                    <w:sz w:val="26"/>
                    <w:szCs w:val="26"/>
                  </w:rPr>
                </w:rPrChange>
              </w:rPr>
              <w:br/>
              <w:t>- Địa điểm triển khai;</w:t>
            </w:r>
            <w:r w:rsidRPr="003C02FF">
              <w:rPr>
                <w:rPrChange w:id="1153" w:author="James Vu" w:date="2024-04-19T00:28:00Z">
                  <w:rPr>
                    <w:sz w:val="26"/>
                    <w:szCs w:val="26"/>
                  </w:rPr>
                </w:rPrChange>
              </w:rPr>
              <w:br/>
              <w:t>- Thời gian (năm);</w:t>
            </w:r>
            <w:r w:rsidRPr="003C02FF">
              <w:rPr>
                <w:rPrChange w:id="1154" w:author="James Vu" w:date="2024-04-19T00:28:00Z">
                  <w:rPr>
                    <w:sz w:val="26"/>
                    <w:szCs w:val="26"/>
                  </w:rPr>
                </w:rPrChange>
              </w:rPr>
              <w:br/>
              <w:t>- Quy mô;</w:t>
            </w:r>
            <w:r w:rsidRPr="003C02FF">
              <w:rPr>
                <w:rPrChange w:id="1155" w:author="James Vu" w:date="2024-04-19T00:28:00Z">
                  <w:rPr>
                    <w:sz w:val="26"/>
                    <w:szCs w:val="26"/>
                  </w:rPr>
                </w:rPrChange>
              </w:rPr>
              <w:br/>
            </w:r>
            <w:r w:rsidRPr="003C02FF">
              <w:rPr>
                <w:rPrChange w:id="1156" w:author="James Vu" w:date="2024-04-19T00:28:00Z">
                  <w:rPr>
                    <w:sz w:val="26"/>
                    <w:szCs w:val="26"/>
                  </w:rPr>
                </w:rPrChange>
              </w:rPr>
              <w:lastRenderedPageBreak/>
              <w:t>- Nguồn kinh phí;</w:t>
            </w:r>
            <w:r w:rsidRPr="003C02FF">
              <w:rPr>
                <w:rPrChange w:id="1157" w:author="James Vu" w:date="2024-04-19T00:28:00Z">
                  <w:rPr>
                    <w:sz w:val="26"/>
                    <w:szCs w:val="26"/>
                  </w:rPr>
                </w:rPrChange>
              </w:rPr>
              <w:br/>
              <w:t>- Thông tin khác.</w:t>
            </w:r>
          </w:p>
        </w:tc>
        <w:tc>
          <w:tcPr>
            <w:tcW w:w="1843" w:type="dxa"/>
            <w:shd w:val="clear" w:color="auto" w:fill="auto"/>
            <w:noWrap/>
            <w:vAlign w:val="center"/>
            <w:hideMark/>
            <w:tcPrChange w:id="1158" w:author="James Vu" w:date="2024-04-19T00:29:00Z">
              <w:tcPr>
                <w:tcW w:w="1843" w:type="dxa"/>
                <w:shd w:val="clear" w:color="auto" w:fill="auto"/>
                <w:noWrap/>
                <w:vAlign w:val="center"/>
                <w:hideMark/>
              </w:tcPr>
            </w:tcPrChange>
          </w:tcPr>
          <w:p w14:paraId="34CE594C" w14:textId="77777777" w:rsidR="00BD6635" w:rsidRPr="003C02FF" w:rsidRDefault="00BD6635" w:rsidP="003C02FF">
            <w:pPr>
              <w:widowControl w:val="0"/>
              <w:spacing w:before="120" w:after="120"/>
              <w:rPr>
                <w:rPrChange w:id="1159" w:author="James Vu" w:date="2024-04-19T00:28:00Z">
                  <w:rPr>
                    <w:sz w:val="26"/>
                    <w:szCs w:val="26"/>
                  </w:rPr>
                </w:rPrChange>
              </w:rPr>
            </w:pPr>
            <w:r w:rsidRPr="003C02FF">
              <w:rPr>
                <w:rPrChange w:id="1160" w:author="James Vu" w:date="2024-04-19T00:28:00Z">
                  <w:rPr>
                    <w:sz w:val="26"/>
                    <w:szCs w:val="26"/>
                  </w:rPr>
                </w:rPrChange>
              </w:rPr>
              <w:lastRenderedPageBreak/>
              <w:t>Word, Excel</w:t>
            </w:r>
          </w:p>
        </w:tc>
      </w:tr>
      <w:tr w:rsidR="00BD6635" w:rsidRPr="003C02FF" w14:paraId="1464811B" w14:textId="77777777" w:rsidTr="003C02FF">
        <w:trPr>
          <w:trHeight w:val="20"/>
          <w:trPrChange w:id="1161" w:author="James Vu" w:date="2024-04-19T00:29:00Z">
            <w:trPr>
              <w:trHeight w:val="20"/>
            </w:trPr>
          </w:trPrChange>
        </w:trPr>
        <w:tc>
          <w:tcPr>
            <w:tcW w:w="709" w:type="dxa"/>
            <w:shd w:val="clear" w:color="auto" w:fill="auto"/>
            <w:noWrap/>
            <w:vAlign w:val="center"/>
            <w:hideMark/>
            <w:tcPrChange w:id="1162" w:author="James Vu" w:date="2024-04-19T00:29:00Z">
              <w:tcPr>
                <w:tcW w:w="709" w:type="dxa"/>
                <w:shd w:val="clear" w:color="auto" w:fill="auto"/>
                <w:noWrap/>
                <w:vAlign w:val="center"/>
                <w:hideMark/>
              </w:tcPr>
            </w:tcPrChange>
          </w:tcPr>
          <w:p w14:paraId="25D0C08A" w14:textId="3BF88BE0" w:rsidR="00BD6635" w:rsidRPr="003C02FF" w:rsidRDefault="00BD6635" w:rsidP="003C02FF">
            <w:pPr>
              <w:widowControl w:val="0"/>
              <w:spacing w:before="120" w:after="120"/>
              <w:jc w:val="center"/>
              <w:rPr>
                <w:rPrChange w:id="1163" w:author="James Vu" w:date="2024-04-19T00:28:00Z">
                  <w:rPr>
                    <w:sz w:val="26"/>
                    <w:szCs w:val="26"/>
                  </w:rPr>
                </w:rPrChange>
              </w:rPr>
            </w:pPr>
            <w:r w:rsidRPr="003C02FF">
              <w:rPr>
                <w:rPrChange w:id="1164" w:author="James Vu" w:date="2024-04-19T00:28:00Z">
                  <w:rPr>
                    <w:sz w:val="26"/>
                    <w:szCs w:val="26"/>
                  </w:rPr>
                </w:rPrChange>
              </w:rPr>
              <w:lastRenderedPageBreak/>
              <w:t>8.2</w:t>
            </w:r>
          </w:p>
        </w:tc>
        <w:tc>
          <w:tcPr>
            <w:tcW w:w="1985" w:type="dxa"/>
            <w:shd w:val="clear" w:color="auto" w:fill="auto"/>
            <w:vAlign w:val="center"/>
            <w:hideMark/>
            <w:tcPrChange w:id="1165" w:author="James Vu" w:date="2024-04-19T00:29:00Z">
              <w:tcPr>
                <w:tcW w:w="1985" w:type="dxa"/>
                <w:shd w:val="clear" w:color="auto" w:fill="auto"/>
                <w:vAlign w:val="center"/>
                <w:hideMark/>
              </w:tcPr>
            </w:tcPrChange>
          </w:tcPr>
          <w:p w14:paraId="54773B75" w14:textId="77777777" w:rsidR="00BD6635" w:rsidRPr="003C02FF" w:rsidRDefault="00BD6635" w:rsidP="003C02FF">
            <w:pPr>
              <w:widowControl w:val="0"/>
              <w:spacing w:before="120" w:after="120"/>
              <w:rPr>
                <w:rPrChange w:id="1166" w:author="James Vu" w:date="2024-04-19T00:28:00Z">
                  <w:rPr>
                    <w:sz w:val="26"/>
                    <w:szCs w:val="26"/>
                  </w:rPr>
                </w:rPrChange>
              </w:rPr>
            </w:pPr>
            <w:r w:rsidRPr="003C02FF">
              <w:rPr>
                <w:rPrChange w:id="1167" w:author="James Vu" w:date="2024-04-19T00:28:00Z">
                  <w:rPr>
                    <w:sz w:val="26"/>
                    <w:szCs w:val="26"/>
                  </w:rPr>
                </w:rPrChange>
              </w:rPr>
              <w:t>Thư viện khuyến nông</w:t>
            </w:r>
          </w:p>
        </w:tc>
        <w:tc>
          <w:tcPr>
            <w:tcW w:w="4677" w:type="dxa"/>
            <w:shd w:val="clear" w:color="auto" w:fill="auto"/>
            <w:vAlign w:val="center"/>
            <w:hideMark/>
            <w:tcPrChange w:id="1168" w:author="James Vu" w:date="2024-04-19T00:29:00Z">
              <w:tcPr>
                <w:tcW w:w="4677" w:type="dxa"/>
                <w:shd w:val="clear" w:color="auto" w:fill="auto"/>
                <w:vAlign w:val="center"/>
                <w:hideMark/>
              </w:tcPr>
            </w:tcPrChange>
          </w:tcPr>
          <w:p w14:paraId="7D30E2B9" w14:textId="032D9BC4" w:rsidR="00BD6635" w:rsidRPr="003C02FF" w:rsidRDefault="00BD6635" w:rsidP="003C02FF">
            <w:pPr>
              <w:widowControl w:val="0"/>
              <w:spacing w:before="120" w:after="120"/>
              <w:rPr>
                <w:rPrChange w:id="1169" w:author="James Vu" w:date="2024-04-19T00:28:00Z">
                  <w:rPr>
                    <w:sz w:val="26"/>
                    <w:szCs w:val="26"/>
                  </w:rPr>
                </w:rPrChange>
              </w:rPr>
            </w:pPr>
            <w:r w:rsidRPr="003C02FF">
              <w:rPr>
                <w:rPrChange w:id="1170" w:author="James Vu" w:date="2024-04-19T00:28:00Z">
                  <w:rPr>
                    <w:sz w:val="26"/>
                    <w:szCs w:val="26"/>
                  </w:rPr>
                </w:rPrChange>
              </w:rPr>
              <w:t>- Thư viện tài liệu;</w:t>
            </w:r>
            <w:r w:rsidRPr="003C02FF">
              <w:rPr>
                <w:rPrChange w:id="1171" w:author="James Vu" w:date="2024-04-19T00:28:00Z">
                  <w:rPr>
                    <w:sz w:val="26"/>
                    <w:szCs w:val="26"/>
                  </w:rPr>
                </w:rPrChange>
              </w:rPr>
              <w:br/>
              <w:t>- Thư viện về truyền thanh truyền hình về khuyến nông.</w:t>
            </w:r>
          </w:p>
        </w:tc>
        <w:tc>
          <w:tcPr>
            <w:tcW w:w="1843" w:type="dxa"/>
            <w:shd w:val="clear" w:color="auto" w:fill="auto"/>
            <w:noWrap/>
            <w:vAlign w:val="center"/>
            <w:hideMark/>
            <w:tcPrChange w:id="1172" w:author="James Vu" w:date="2024-04-19T00:29:00Z">
              <w:tcPr>
                <w:tcW w:w="1843" w:type="dxa"/>
                <w:shd w:val="clear" w:color="auto" w:fill="auto"/>
                <w:noWrap/>
                <w:vAlign w:val="center"/>
                <w:hideMark/>
              </w:tcPr>
            </w:tcPrChange>
          </w:tcPr>
          <w:p w14:paraId="5776D0A3" w14:textId="77777777" w:rsidR="00BD6635" w:rsidRPr="003C02FF" w:rsidRDefault="00BD6635" w:rsidP="003C02FF">
            <w:pPr>
              <w:widowControl w:val="0"/>
              <w:spacing w:before="120" w:after="120"/>
              <w:rPr>
                <w:rPrChange w:id="1173" w:author="James Vu" w:date="2024-04-19T00:28:00Z">
                  <w:rPr>
                    <w:sz w:val="26"/>
                    <w:szCs w:val="26"/>
                  </w:rPr>
                </w:rPrChange>
              </w:rPr>
            </w:pPr>
            <w:r w:rsidRPr="003C02FF">
              <w:rPr>
                <w:rPrChange w:id="1174" w:author="James Vu" w:date="2024-04-19T00:28:00Z">
                  <w:rPr>
                    <w:sz w:val="26"/>
                    <w:szCs w:val="26"/>
                  </w:rPr>
                </w:rPrChange>
              </w:rPr>
              <w:t>Video, hình ảnh, bản giấy</w:t>
            </w:r>
          </w:p>
        </w:tc>
      </w:tr>
      <w:tr w:rsidR="00BD6635" w:rsidRPr="003C02FF" w14:paraId="795974C8" w14:textId="77777777" w:rsidTr="003C02FF">
        <w:trPr>
          <w:trHeight w:val="20"/>
          <w:trPrChange w:id="1175" w:author="James Vu" w:date="2024-04-19T00:29:00Z">
            <w:trPr>
              <w:trHeight w:val="20"/>
            </w:trPr>
          </w:trPrChange>
        </w:trPr>
        <w:tc>
          <w:tcPr>
            <w:tcW w:w="709" w:type="dxa"/>
            <w:shd w:val="clear" w:color="auto" w:fill="auto"/>
            <w:noWrap/>
            <w:vAlign w:val="center"/>
            <w:hideMark/>
            <w:tcPrChange w:id="1176" w:author="James Vu" w:date="2024-04-19T00:29:00Z">
              <w:tcPr>
                <w:tcW w:w="709" w:type="dxa"/>
                <w:shd w:val="clear" w:color="auto" w:fill="auto"/>
                <w:noWrap/>
                <w:vAlign w:val="center"/>
                <w:hideMark/>
              </w:tcPr>
            </w:tcPrChange>
          </w:tcPr>
          <w:p w14:paraId="6EB9A0ED" w14:textId="50928C4B" w:rsidR="00BD6635" w:rsidRPr="003C02FF" w:rsidRDefault="00BD6635" w:rsidP="003C02FF">
            <w:pPr>
              <w:widowControl w:val="0"/>
              <w:spacing w:before="120" w:after="120"/>
              <w:jc w:val="center"/>
              <w:rPr>
                <w:rPrChange w:id="1177" w:author="James Vu" w:date="2024-04-19T00:28:00Z">
                  <w:rPr>
                    <w:sz w:val="26"/>
                    <w:szCs w:val="26"/>
                  </w:rPr>
                </w:rPrChange>
              </w:rPr>
            </w:pPr>
            <w:r w:rsidRPr="003C02FF">
              <w:rPr>
                <w:rPrChange w:id="1178" w:author="James Vu" w:date="2024-04-19T00:28:00Z">
                  <w:rPr>
                    <w:sz w:val="26"/>
                    <w:szCs w:val="26"/>
                  </w:rPr>
                </w:rPrChange>
              </w:rPr>
              <w:t>8.3</w:t>
            </w:r>
          </w:p>
        </w:tc>
        <w:tc>
          <w:tcPr>
            <w:tcW w:w="1985" w:type="dxa"/>
            <w:shd w:val="clear" w:color="auto" w:fill="auto"/>
            <w:vAlign w:val="center"/>
            <w:hideMark/>
            <w:tcPrChange w:id="1179" w:author="James Vu" w:date="2024-04-19T00:29:00Z">
              <w:tcPr>
                <w:tcW w:w="1985" w:type="dxa"/>
                <w:shd w:val="clear" w:color="auto" w:fill="auto"/>
                <w:vAlign w:val="center"/>
                <w:hideMark/>
              </w:tcPr>
            </w:tcPrChange>
          </w:tcPr>
          <w:p w14:paraId="625FA62C" w14:textId="77777777" w:rsidR="00BD6635" w:rsidRPr="003C02FF" w:rsidRDefault="00BD6635" w:rsidP="003C02FF">
            <w:pPr>
              <w:widowControl w:val="0"/>
              <w:spacing w:before="120" w:after="120"/>
              <w:rPr>
                <w:rPrChange w:id="1180" w:author="James Vu" w:date="2024-04-19T00:28:00Z">
                  <w:rPr>
                    <w:sz w:val="26"/>
                    <w:szCs w:val="26"/>
                  </w:rPr>
                </w:rPrChange>
              </w:rPr>
            </w:pPr>
            <w:r w:rsidRPr="003C02FF">
              <w:rPr>
                <w:rPrChange w:id="1181" w:author="James Vu" w:date="2024-04-19T00:28:00Z">
                  <w:rPr>
                    <w:sz w:val="26"/>
                    <w:szCs w:val="26"/>
                  </w:rPr>
                </w:rPrChange>
              </w:rPr>
              <w:t>Văn bản, chính sách pháp luật</w:t>
            </w:r>
          </w:p>
        </w:tc>
        <w:tc>
          <w:tcPr>
            <w:tcW w:w="4677" w:type="dxa"/>
            <w:shd w:val="clear" w:color="auto" w:fill="auto"/>
            <w:vAlign w:val="center"/>
            <w:hideMark/>
            <w:tcPrChange w:id="1182" w:author="James Vu" w:date="2024-04-19T00:29:00Z">
              <w:tcPr>
                <w:tcW w:w="4677" w:type="dxa"/>
                <w:shd w:val="clear" w:color="auto" w:fill="auto"/>
                <w:vAlign w:val="center"/>
                <w:hideMark/>
              </w:tcPr>
            </w:tcPrChange>
          </w:tcPr>
          <w:p w14:paraId="0A76CC6A" w14:textId="77777777" w:rsidR="00BD6635" w:rsidRPr="003C02FF" w:rsidRDefault="00BD6635" w:rsidP="003C02FF">
            <w:pPr>
              <w:widowControl w:val="0"/>
              <w:spacing w:before="120" w:after="120"/>
              <w:rPr>
                <w:rPrChange w:id="1183" w:author="James Vu" w:date="2024-04-19T00:28:00Z">
                  <w:rPr>
                    <w:sz w:val="26"/>
                    <w:szCs w:val="26"/>
                  </w:rPr>
                </w:rPrChange>
              </w:rPr>
            </w:pPr>
            <w:r w:rsidRPr="003C02FF">
              <w:rPr>
                <w:rPrChange w:id="1184" w:author="James Vu" w:date="2024-04-19T00:28:00Z">
                  <w:rPr>
                    <w:sz w:val="26"/>
                    <w:szCs w:val="26"/>
                  </w:rPr>
                </w:rPrChange>
              </w:rPr>
              <w:t>Tên văn bản</w:t>
            </w:r>
          </w:p>
        </w:tc>
        <w:tc>
          <w:tcPr>
            <w:tcW w:w="1843" w:type="dxa"/>
            <w:shd w:val="clear" w:color="auto" w:fill="auto"/>
            <w:noWrap/>
            <w:vAlign w:val="center"/>
            <w:hideMark/>
            <w:tcPrChange w:id="1185" w:author="James Vu" w:date="2024-04-19T00:29:00Z">
              <w:tcPr>
                <w:tcW w:w="1843" w:type="dxa"/>
                <w:shd w:val="clear" w:color="auto" w:fill="auto"/>
                <w:noWrap/>
                <w:vAlign w:val="center"/>
                <w:hideMark/>
              </w:tcPr>
            </w:tcPrChange>
          </w:tcPr>
          <w:p w14:paraId="0A8CBD9A" w14:textId="77777777" w:rsidR="00BD6635" w:rsidRPr="003C02FF" w:rsidRDefault="00BD6635" w:rsidP="003C02FF">
            <w:pPr>
              <w:widowControl w:val="0"/>
              <w:spacing w:before="120" w:after="120"/>
              <w:rPr>
                <w:rPrChange w:id="1186" w:author="James Vu" w:date="2024-04-19T00:28:00Z">
                  <w:rPr>
                    <w:sz w:val="26"/>
                    <w:szCs w:val="26"/>
                  </w:rPr>
                </w:rPrChange>
              </w:rPr>
            </w:pPr>
            <w:r w:rsidRPr="003C02FF">
              <w:rPr>
                <w:rPrChange w:id="1187" w:author="James Vu" w:date="2024-04-19T00:28:00Z">
                  <w:rPr>
                    <w:sz w:val="26"/>
                    <w:szCs w:val="26"/>
                  </w:rPr>
                </w:rPrChange>
              </w:rPr>
              <w:t>Bản giấy photo</w:t>
            </w:r>
          </w:p>
        </w:tc>
      </w:tr>
      <w:tr w:rsidR="00BD6635" w:rsidRPr="003C02FF" w14:paraId="757B9E24" w14:textId="77777777" w:rsidTr="003C02FF">
        <w:trPr>
          <w:trHeight w:val="20"/>
          <w:trPrChange w:id="1188" w:author="James Vu" w:date="2024-04-19T00:29:00Z">
            <w:trPr>
              <w:trHeight w:val="20"/>
            </w:trPr>
          </w:trPrChange>
        </w:trPr>
        <w:tc>
          <w:tcPr>
            <w:tcW w:w="709" w:type="dxa"/>
            <w:shd w:val="clear" w:color="auto" w:fill="auto"/>
            <w:noWrap/>
            <w:vAlign w:val="center"/>
            <w:hideMark/>
            <w:tcPrChange w:id="1189" w:author="James Vu" w:date="2024-04-19T00:29:00Z">
              <w:tcPr>
                <w:tcW w:w="709" w:type="dxa"/>
                <w:shd w:val="clear" w:color="auto" w:fill="auto"/>
                <w:noWrap/>
                <w:vAlign w:val="center"/>
                <w:hideMark/>
              </w:tcPr>
            </w:tcPrChange>
          </w:tcPr>
          <w:p w14:paraId="77E224F3" w14:textId="211D01C6" w:rsidR="00BD6635" w:rsidRPr="003C02FF" w:rsidRDefault="00BD6635" w:rsidP="003C02FF">
            <w:pPr>
              <w:widowControl w:val="0"/>
              <w:spacing w:before="120" w:after="120"/>
              <w:jc w:val="center"/>
              <w:rPr>
                <w:rPrChange w:id="1190" w:author="James Vu" w:date="2024-04-19T00:28:00Z">
                  <w:rPr>
                    <w:sz w:val="26"/>
                    <w:szCs w:val="26"/>
                  </w:rPr>
                </w:rPrChange>
              </w:rPr>
            </w:pPr>
            <w:r w:rsidRPr="003C02FF">
              <w:rPr>
                <w:rPrChange w:id="1191" w:author="James Vu" w:date="2024-04-19T00:28:00Z">
                  <w:rPr>
                    <w:sz w:val="26"/>
                    <w:szCs w:val="26"/>
                  </w:rPr>
                </w:rPrChange>
              </w:rPr>
              <w:t>8.4</w:t>
            </w:r>
          </w:p>
        </w:tc>
        <w:tc>
          <w:tcPr>
            <w:tcW w:w="1985" w:type="dxa"/>
            <w:shd w:val="clear" w:color="auto" w:fill="auto"/>
            <w:vAlign w:val="center"/>
            <w:hideMark/>
            <w:tcPrChange w:id="1192" w:author="James Vu" w:date="2024-04-19T00:29:00Z">
              <w:tcPr>
                <w:tcW w:w="1985" w:type="dxa"/>
                <w:shd w:val="clear" w:color="auto" w:fill="auto"/>
                <w:vAlign w:val="center"/>
                <w:hideMark/>
              </w:tcPr>
            </w:tcPrChange>
          </w:tcPr>
          <w:p w14:paraId="39B067B4" w14:textId="77777777" w:rsidR="00BD6635" w:rsidRPr="003C02FF" w:rsidRDefault="00BD6635" w:rsidP="003C02FF">
            <w:pPr>
              <w:widowControl w:val="0"/>
              <w:spacing w:before="120" w:after="120"/>
              <w:rPr>
                <w:rPrChange w:id="1193" w:author="James Vu" w:date="2024-04-19T00:28:00Z">
                  <w:rPr>
                    <w:sz w:val="26"/>
                    <w:szCs w:val="26"/>
                  </w:rPr>
                </w:rPrChange>
              </w:rPr>
            </w:pPr>
            <w:r w:rsidRPr="003C02FF">
              <w:rPr>
                <w:rPrChange w:id="1194" w:author="James Vu" w:date="2024-04-19T00:28:00Z">
                  <w:rPr>
                    <w:sz w:val="26"/>
                    <w:szCs w:val="26"/>
                  </w:rPr>
                </w:rPrChange>
              </w:rPr>
              <w:t>Các lớp đào tạo, tập huấn.</w:t>
            </w:r>
          </w:p>
        </w:tc>
        <w:tc>
          <w:tcPr>
            <w:tcW w:w="4677" w:type="dxa"/>
            <w:shd w:val="clear" w:color="auto" w:fill="auto"/>
            <w:vAlign w:val="center"/>
            <w:hideMark/>
            <w:tcPrChange w:id="1195" w:author="James Vu" w:date="2024-04-19T00:29:00Z">
              <w:tcPr>
                <w:tcW w:w="4677" w:type="dxa"/>
                <w:shd w:val="clear" w:color="auto" w:fill="auto"/>
                <w:vAlign w:val="center"/>
                <w:hideMark/>
              </w:tcPr>
            </w:tcPrChange>
          </w:tcPr>
          <w:p w14:paraId="3F872DBF" w14:textId="50E1EAC6" w:rsidR="00BD6635" w:rsidRPr="003C02FF" w:rsidRDefault="00BD6635" w:rsidP="003C02FF">
            <w:pPr>
              <w:widowControl w:val="0"/>
              <w:spacing w:before="120" w:after="120"/>
              <w:rPr>
                <w:rPrChange w:id="1196" w:author="James Vu" w:date="2024-04-19T00:28:00Z">
                  <w:rPr>
                    <w:sz w:val="26"/>
                    <w:szCs w:val="26"/>
                  </w:rPr>
                </w:rPrChange>
              </w:rPr>
            </w:pPr>
            <w:r w:rsidRPr="003C02FF">
              <w:rPr>
                <w:rPrChange w:id="1197" w:author="James Vu" w:date="2024-04-19T00:28:00Z">
                  <w:rPr>
                    <w:sz w:val="26"/>
                    <w:szCs w:val="26"/>
                  </w:rPr>
                </w:rPrChange>
              </w:rPr>
              <w:t>- Tên lớp đào tạo, tập huấn;</w:t>
            </w:r>
            <w:r w:rsidRPr="003C02FF">
              <w:rPr>
                <w:rPrChange w:id="1198" w:author="James Vu" w:date="2024-04-19T00:28:00Z">
                  <w:rPr>
                    <w:sz w:val="26"/>
                    <w:szCs w:val="26"/>
                  </w:rPr>
                </w:rPrChange>
              </w:rPr>
              <w:br/>
              <w:t>- Nội dung;</w:t>
            </w:r>
            <w:r w:rsidRPr="003C02FF">
              <w:rPr>
                <w:rPrChange w:id="1199" w:author="James Vu" w:date="2024-04-19T00:28:00Z">
                  <w:rPr>
                    <w:sz w:val="26"/>
                    <w:szCs w:val="26"/>
                  </w:rPr>
                </w:rPrChange>
              </w:rPr>
              <w:br/>
              <w:t>- Số lượng học viên;</w:t>
            </w:r>
            <w:r w:rsidRPr="003C02FF">
              <w:rPr>
                <w:rPrChange w:id="1200" w:author="James Vu" w:date="2024-04-19T00:28:00Z">
                  <w:rPr>
                    <w:sz w:val="26"/>
                    <w:szCs w:val="26"/>
                  </w:rPr>
                </w:rPrChange>
              </w:rPr>
              <w:br/>
              <w:t>- Thời gian (năm);</w:t>
            </w:r>
            <w:r w:rsidRPr="003C02FF">
              <w:rPr>
                <w:rPrChange w:id="1201" w:author="James Vu" w:date="2024-04-19T00:28:00Z">
                  <w:rPr>
                    <w:sz w:val="26"/>
                    <w:szCs w:val="26"/>
                  </w:rPr>
                </w:rPrChange>
              </w:rPr>
              <w:br/>
              <w:t>- Nguồn kinh phí.</w:t>
            </w:r>
          </w:p>
        </w:tc>
        <w:tc>
          <w:tcPr>
            <w:tcW w:w="1843" w:type="dxa"/>
            <w:shd w:val="clear" w:color="auto" w:fill="auto"/>
            <w:noWrap/>
            <w:vAlign w:val="center"/>
            <w:hideMark/>
            <w:tcPrChange w:id="1202" w:author="James Vu" w:date="2024-04-19T00:29:00Z">
              <w:tcPr>
                <w:tcW w:w="1843" w:type="dxa"/>
                <w:shd w:val="clear" w:color="auto" w:fill="auto"/>
                <w:noWrap/>
                <w:vAlign w:val="center"/>
                <w:hideMark/>
              </w:tcPr>
            </w:tcPrChange>
          </w:tcPr>
          <w:p w14:paraId="3FF2CB8F" w14:textId="77777777" w:rsidR="00BD6635" w:rsidRPr="003C02FF" w:rsidRDefault="00BD6635" w:rsidP="003C02FF">
            <w:pPr>
              <w:widowControl w:val="0"/>
              <w:spacing w:before="120" w:after="120"/>
              <w:rPr>
                <w:rPrChange w:id="1203" w:author="James Vu" w:date="2024-04-19T00:28:00Z">
                  <w:rPr>
                    <w:sz w:val="26"/>
                    <w:szCs w:val="26"/>
                  </w:rPr>
                </w:rPrChange>
              </w:rPr>
            </w:pPr>
            <w:r w:rsidRPr="003C02FF">
              <w:rPr>
                <w:rPrChange w:id="1204" w:author="James Vu" w:date="2024-04-19T00:28:00Z">
                  <w:rPr>
                    <w:sz w:val="26"/>
                    <w:szCs w:val="26"/>
                  </w:rPr>
                </w:rPrChange>
              </w:rPr>
              <w:t>Word, Excel</w:t>
            </w:r>
          </w:p>
        </w:tc>
      </w:tr>
      <w:tr w:rsidR="00BD6635" w:rsidRPr="003C02FF" w14:paraId="08F971D9" w14:textId="77777777" w:rsidTr="003C02FF">
        <w:trPr>
          <w:trHeight w:val="20"/>
          <w:trPrChange w:id="1205" w:author="James Vu" w:date="2024-04-19T00:29:00Z">
            <w:trPr>
              <w:trHeight w:val="20"/>
            </w:trPr>
          </w:trPrChange>
        </w:trPr>
        <w:tc>
          <w:tcPr>
            <w:tcW w:w="709" w:type="dxa"/>
            <w:shd w:val="clear" w:color="auto" w:fill="auto"/>
            <w:noWrap/>
            <w:vAlign w:val="center"/>
            <w:hideMark/>
            <w:tcPrChange w:id="1206" w:author="James Vu" w:date="2024-04-19T00:29:00Z">
              <w:tcPr>
                <w:tcW w:w="709" w:type="dxa"/>
                <w:shd w:val="clear" w:color="auto" w:fill="auto"/>
                <w:noWrap/>
                <w:vAlign w:val="center"/>
                <w:hideMark/>
              </w:tcPr>
            </w:tcPrChange>
          </w:tcPr>
          <w:p w14:paraId="037B9798" w14:textId="6B44367D" w:rsidR="00BD6635" w:rsidRPr="003C02FF" w:rsidRDefault="00BD6635" w:rsidP="003C02FF">
            <w:pPr>
              <w:widowControl w:val="0"/>
              <w:spacing w:before="120" w:after="120"/>
              <w:jc w:val="center"/>
              <w:rPr>
                <w:b/>
                <w:bCs/>
                <w:rPrChange w:id="1207" w:author="James Vu" w:date="2024-04-19T00:28:00Z">
                  <w:rPr>
                    <w:b/>
                    <w:bCs/>
                    <w:sz w:val="26"/>
                    <w:szCs w:val="26"/>
                  </w:rPr>
                </w:rPrChange>
              </w:rPr>
            </w:pPr>
            <w:r w:rsidRPr="003C02FF">
              <w:rPr>
                <w:b/>
                <w:bCs/>
                <w:rPrChange w:id="1208" w:author="James Vu" w:date="2024-04-19T00:28:00Z">
                  <w:rPr>
                    <w:b/>
                    <w:bCs/>
                    <w:sz w:val="26"/>
                    <w:szCs w:val="26"/>
                  </w:rPr>
                </w:rPrChange>
              </w:rPr>
              <w:t>9</w:t>
            </w:r>
          </w:p>
        </w:tc>
        <w:tc>
          <w:tcPr>
            <w:tcW w:w="8505" w:type="dxa"/>
            <w:gridSpan w:val="3"/>
            <w:shd w:val="clear" w:color="auto" w:fill="auto"/>
            <w:vAlign w:val="center"/>
            <w:hideMark/>
            <w:tcPrChange w:id="1209" w:author="James Vu" w:date="2024-04-19T00:29:00Z">
              <w:tcPr>
                <w:tcW w:w="8505" w:type="dxa"/>
                <w:gridSpan w:val="3"/>
                <w:shd w:val="clear" w:color="auto" w:fill="auto"/>
                <w:vAlign w:val="center"/>
                <w:hideMark/>
              </w:tcPr>
            </w:tcPrChange>
          </w:tcPr>
          <w:p w14:paraId="45D0F2CB" w14:textId="79768100" w:rsidR="00BD6635" w:rsidRPr="003C02FF" w:rsidRDefault="00BD6635" w:rsidP="003C02FF">
            <w:pPr>
              <w:widowControl w:val="0"/>
              <w:spacing w:before="120" w:after="120"/>
              <w:rPr>
                <w:b/>
                <w:bCs/>
                <w:rPrChange w:id="1210" w:author="James Vu" w:date="2024-04-19T00:28:00Z">
                  <w:rPr>
                    <w:b/>
                    <w:bCs/>
                    <w:sz w:val="26"/>
                    <w:szCs w:val="26"/>
                  </w:rPr>
                </w:rPrChange>
              </w:rPr>
            </w:pPr>
            <w:r w:rsidRPr="003C02FF">
              <w:rPr>
                <w:b/>
                <w:bCs/>
                <w:rPrChange w:id="1211" w:author="James Vu" w:date="2024-04-19T00:28:00Z">
                  <w:rPr>
                    <w:b/>
                    <w:bCs/>
                    <w:sz w:val="26"/>
                    <w:szCs w:val="26"/>
                  </w:rPr>
                </w:rPrChange>
              </w:rPr>
              <w:t>Dữ liệu nước sạch và vệ sinh môi trường nông thôn</w:t>
            </w:r>
          </w:p>
        </w:tc>
      </w:tr>
      <w:tr w:rsidR="00BD6635" w:rsidRPr="003C02FF" w14:paraId="1248F471" w14:textId="77777777" w:rsidTr="003C02FF">
        <w:trPr>
          <w:trHeight w:val="20"/>
          <w:trPrChange w:id="1212" w:author="James Vu" w:date="2024-04-19T00:29:00Z">
            <w:trPr>
              <w:trHeight w:val="20"/>
            </w:trPr>
          </w:trPrChange>
        </w:trPr>
        <w:tc>
          <w:tcPr>
            <w:tcW w:w="709" w:type="dxa"/>
            <w:shd w:val="clear" w:color="auto" w:fill="auto"/>
            <w:noWrap/>
            <w:vAlign w:val="center"/>
            <w:hideMark/>
            <w:tcPrChange w:id="1213" w:author="James Vu" w:date="2024-04-19T00:29:00Z">
              <w:tcPr>
                <w:tcW w:w="709" w:type="dxa"/>
                <w:shd w:val="clear" w:color="auto" w:fill="auto"/>
                <w:noWrap/>
                <w:vAlign w:val="center"/>
                <w:hideMark/>
              </w:tcPr>
            </w:tcPrChange>
          </w:tcPr>
          <w:p w14:paraId="64914275" w14:textId="70D9CB50" w:rsidR="00BD6635" w:rsidRPr="003C02FF" w:rsidRDefault="00BD6635" w:rsidP="003C02FF">
            <w:pPr>
              <w:widowControl w:val="0"/>
              <w:spacing w:before="120" w:after="120"/>
              <w:jc w:val="center"/>
              <w:rPr>
                <w:rPrChange w:id="1214" w:author="James Vu" w:date="2024-04-19T00:28:00Z">
                  <w:rPr>
                    <w:sz w:val="26"/>
                    <w:szCs w:val="26"/>
                  </w:rPr>
                </w:rPrChange>
              </w:rPr>
            </w:pPr>
          </w:p>
        </w:tc>
        <w:tc>
          <w:tcPr>
            <w:tcW w:w="1985" w:type="dxa"/>
            <w:shd w:val="clear" w:color="auto" w:fill="auto"/>
            <w:vAlign w:val="center"/>
            <w:hideMark/>
            <w:tcPrChange w:id="1215" w:author="James Vu" w:date="2024-04-19T00:29:00Z">
              <w:tcPr>
                <w:tcW w:w="1985" w:type="dxa"/>
                <w:shd w:val="clear" w:color="auto" w:fill="auto"/>
                <w:vAlign w:val="center"/>
                <w:hideMark/>
              </w:tcPr>
            </w:tcPrChange>
          </w:tcPr>
          <w:p w14:paraId="33AF7E49" w14:textId="53210477" w:rsidR="00BD6635" w:rsidRPr="003C02FF" w:rsidRDefault="00BD6635" w:rsidP="003C02FF">
            <w:pPr>
              <w:widowControl w:val="0"/>
              <w:spacing w:before="120" w:after="120"/>
              <w:rPr>
                <w:rPrChange w:id="1216" w:author="James Vu" w:date="2024-04-19T00:28:00Z">
                  <w:rPr>
                    <w:sz w:val="26"/>
                    <w:szCs w:val="26"/>
                  </w:rPr>
                </w:rPrChange>
              </w:rPr>
            </w:pPr>
            <w:r w:rsidRPr="003C02FF">
              <w:rPr>
                <w:rPrChange w:id="1217" w:author="James Vu" w:date="2024-04-19T00:28:00Z">
                  <w:rPr>
                    <w:sz w:val="26"/>
                    <w:szCs w:val="26"/>
                  </w:rPr>
                </w:rPrChange>
              </w:rPr>
              <w:t xml:space="preserve">Dữ liệu Hệ thống cấp nước sinh hoạt </w:t>
            </w:r>
          </w:p>
        </w:tc>
        <w:tc>
          <w:tcPr>
            <w:tcW w:w="4677" w:type="dxa"/>
            <w:shd w:val="clear" w:color="auto" w:fill="auto"/>
            <w:vAlign w:val="center"/>
            <w:hideMark/>
            <w:tcPrChange w:id="1218" w:author="James Vu" w:date="2024-04-19T00:29:00Z">
              <w:tcPr>
                <w:tcW w:w="4677" w:type="dxa"/>
                <w:shd w:val="clear" w:color="auto" w:fill="auto"/>
                <w:vAlign w:val="center"/>
                <w:hideMark/>
              </w:tcPr>
            </w:tcPrChange>
          </w:tcPr>
          <w:p w14:paraId="213BB125" w14:textId="092FE9F5" w:rsidR="00BD6635" w:rsidRPr="003C02FF" w:rsidRDefault="00BD6635" w:rsidP="003C02FF">
            <w:pPr>
              <w:widowControl w:val="0"/>
              <w:spacing w:before="120" w:after="120"/>
              <w:rPr>
                <w:rPrChange w:id="1219" w:author="James Vu" w:date="2024-04-19T00:28:00Z">
                  <w:rPr>
                    <w:sz w:val="26"/>
                    <w:szCs w:val="26"/>
                  </w:rPr>
                </w:rPrChange>
              </w:rPr>
            </w:pPr>
            <w:r w:rsidRPr="003C02FF">
              <w:rPr>
                <w:rPrChange w:id="1220" w:author="James Vu" w:date="2024-04-19T00:28:00Z">
                  <w:rPr>
                    <w:sz w:val="26"/>
                    <w:szCs w:val="26"/>
                  </w:rPr>
                </w:rPrChange>
              </w:rPr>
              <w:t>- Hệ thống cấp nước sinh hoạt Diên Phước - Diên Lạc - Diên Thọ; Hệ thống cấp nước Diên Sơn - Diên Điền; Hệ thống cấp nước Diên Đồng; Hệ thống cấp nước Diên Lộc - Diên Bình - Diên Hòa; Hệ thống cấp nước Diên Xuân - Diên Lâm;</w:t>
            </w:r>
          </w:p>
          <w:p w14:paraId="6DD61253" w14:textId="0861FEBF" w:rsidR="00BD6635" w:rsidRPr="003C02FF" w:rsidRDefault="00BD6635" w:rsidP="003C02FF">
            <w:pPr>
              <w:widowControl w:val="0"/>
              <w:spacing w:before="120" w:after="120"/>
              <w:rPr>
                <w:rPrChange w:id="1221" w:author="James Vu" w:date="2024-04-19T00:28:00Z">
                  <w:rPr>
                    <w:sz w:val="26"/>
                    <w:szCs w:val="26"/>
                  </w:rPr>
                </w:rPrChange>
              </w:rPr>
            </w:pPr>
            <w:r w:rsidRPr="003C02FF">
              <w:rPr>
                <w:rPrChange w:id="1222" w:author="James Vu" w:date="2024-04-19T00:28:00Z">
                  <w:rPr>
                    <w:sz w:val="26"/>
                    <w:szCs w:val="26"/>
                  </w:rPr>
                </w:rPrChange>
              </w:rPr>
              <w:t>- Hệ thống thông tin khách hàng sử dụng nước;</w:t>
            </w:r>
          </w:p>
          <w:p w14:paraId="6E8C930E" w14:textId="3276945E" w:rsidR="00BD6635" w:rsidRPr="003C02FF" w:rsidRDefault="00BD6635" w:rsidP="003C02FF">
            <w:pPr>
              <w:widowControl w:val="0"/>
              <w:spacing w:before="120" w:after="120"/>
              <w:rPr>
                <w:rPrChange w:id="1223" w:author="James Vu" w:date="2024-04-19T00:28:00Z">
                  <w:rPr>
                    <w:sz w:val="26"/>
                    <w:szCs w:val="26"/>
                  </w:rPr>
                </w:rPrChange>
              </w:rPr>
            </w:pPr>
            <w:r w:rsidRPr="003C02FF">
              <w:rPr>
                <w:rPrChange w:id="1224" w:author="James Vu" w:date="2024-04-19T00:28:00Z">
                  <w:rPr>
                    <w:sz w:val="26"/>
                    <w:szCs w:val="26"/>
                  </w:rPr>
                </w:rPrChange>
              </w:rPr>
              <w:t>- Mạng lưới tuyến ống phân phối.</w:t>
            </w:r>
            <w:r w:rsidRPr="003C02FF">
              <w:rPr>
                <w:rPrChange w:id="1225" w:author="James Vu" w:date="2024-04-19T00:28:00Z">
                  <w:rPr>
                    <w:sz w:val="26"/>
                    <w:szCs w:val="26"/>
                  </w:rPr>
                </w:rPrChange>
              </w:rPr>
              <w:br/>
            </w:r>
          </w:p>
        </w:tc>
        <w:tc>
          <w:tcPr>
            <w:tcW w:w="1843" w:type="dxa"/>
            <w:shd w:val="clear" w:color="auto" w:fill="auto"/>
            <w:vAlign w:val="center"/>
            <w:hideMark/>
            <w:tcPrChange w:id="1226" w:author="James Vu" w:date="2024-04-19T00:29:00Z">
              <w:tcPr>
                <w:tcW w:w="1843" w:type="dxa"/>
                <w:shd w:val="clear" w:color="auto" w:fill="auto"/>
                <w:vAlign w:val="center"/>
                <w:hideMark/>
              </w:tcPr>
            </w:tcPrChange>
          </w:tcPr>
          <w:p w14:paraId="21F26671" w14:textId="38A81737" w:rsidR="00BD6635" w:rsidRPr="003C02FF" w:rsidRDefault="00BD6635" w:rsidP="003C02FF">
            <w:pPr>
              <w:widowControl w:val="0"/>
              <w:spacing w:before="120" w:after="120"/>
              <w:rPr>
                <w:rPrChange w:id="1227" w:author="James Vu" w:date="2024-04-19T00:28:00Z">
                  <w:rPr>
                    <w:sz w:val="26"/>
                    <w:szCs w:val="26"/>
                  </w:rPr>
                </w:rPrChange>
              </w:rPr>
            </w:pPr>
            <w:r w:rsidRPr="003C02FF">
              <w:rPr>
                <w:rPrChange w:id="1228" w:author="James Vu" w:date="2024-04-19T00:28:00Z">
                  <w:rPr>
                    <w:sz w:val="26"/>
                    <w:szCs w:val="26"/>
                  </w:rPr>
                </w:rPrChange>
              </w:rPr>
              <w:t>- Bản đồ: “.dwg”,  “.pdf”</w:t>
            </w:r>
            <w:r w:rsidRPr="003C02FF">
              <w:rPr>
                <w:rPrChange w:id="1229" w:author="James Vu" w:date="2024-04-19T00:28:00Z">
                  <w:rPr>
                    <w:sz w:val="26"/>
                    <w:szCs w:val="26"/>
                  </w:rPr>
                </w:rPrChange>
              </w:rPr>
              <w:br/>
              <w:t>- Bảng số liệu: “.xlsx”</w:t>
            </w:r>
          </w:p>
        </w:tc>
      </w:tr>
      <w:tr w:rsidR="00BD6635" w:rsidRPr="003C02FF" w14:paraId="68383C16" w14:textId="77777777" w:rsidTr="003C02FF">
        <w:trPr>
          <w:trHeight w:val="20"/>
          <w:trPrChange w:id="1230" w:author="James Vu" w:date="2024-04-19T00:29:00Z">
            <w:trPr>
              <w:trHeight w:val="20"/>
            </w:trPr>
          </w:trPrChange>
        </w:trPr>
        <w:tc>
          <w:tcPr>
            <w:tcW w:w="709" w:type="dxa"/>
            <w:shd w:val="clear" w:color="auto" w:fill="auto"/>
            <w:noWrap/>
            <w:vAlign w:val="center"/>
            <w:hideMark/>
            <w:tcPrChange w:id="1231" w:author="James Vu" w:date="2024-04-19T00:29:00Z">
              <w:tcPr>
                <w:tcW w:w="709" w:type="dxa"/>
                <w:shd w:val="clear" w:color="auto" w:fill="auto"/>
                <w:noWrap/>
                <w:vAlign w:val="center"/>
                <w:hideMark/>
              </w:tcPr>
            </w:tcPrChange>
          </w:tcPr>
          <w:p w14:paraId="3955E9CD" w14:textId="30A90389" w:rsidR="00BD6635" w:rsidRPr="003C02FF" w:rsidRDefault="00BD6635" w:rsidP="003C02FF">
            <w:pPr>
              <w:widowControl w:val="0"/>
              <w:spacing w:before="120" w:after="120"/>
              <w:jc w:val="center"/>
              <w:rPr>
                <w:b/>
                <w:bCs/>
                <w:rPrChange w:id="1232" w:author="James Vu" w:date="2024-04-19T00:28:00Z">
                  <w:rPr>
                    <w:b/>
                    <w:bCs/>
                    <w:sz w:val="26"/>
                    <w:szCs w:val="26"/>
                  </w:rPr>
                </w:rPrChange>
              </w:rPr>
            </w:pPr>
            <w:r w:rsidRPr="003C02FF">
              <w:rPr>
                <w:b/>
                <w:bCs/>
                <w:rPrChange w:id="1233" w:author="James Vu" w:date="2024-04-19T00:28:00Z">
                  <w:rPr>
                    <w:b/>
                    <w:bCs/>
                    <w:sz w:val="26"/>
                    <w:szCs w:val="26"/>
                  </w:rPr>
                </w:rPrChange>
              </w:rPr>
              <w:t>10</w:t>
            </w:r>
          </w:p>
        </w:tc>
        <w:tc>
          <w:tcPr>
            <w:tcW w:w="8505" w:type="dxa"/>
            <w:gridSpan w:val="3"/>
            <w:shd w:val="clear" w:color="auto" w:fill="auto"/>
            <w:vAlign w:val="center"/>
            <w:hideMark/>
            <w:tcPrChange w:id="1234" w:author="James Vu" w:date="2024-04-19T00:29:00Z">
              <w:tcPr>
                <w:tcW w:w="8505" w:type="dxa"/>
                <w:gridSpan w:val="3"/>
                <w:shd w:val="clear" w:color="auto" w:fill="auto"/>
                <w:vAlign w:val="center"/>
                <w:hideMark/>
              </w:tcPr>
            </w:tcPrChange>
          </w:tcPr>
          <w:p w14:paraId="58109C38" w14:textId="25318652" w:rsidR="00BD6635" w:rsidRPr="003C02FF" w:rsidRDefault="00BD6635" w:rsidP="003C02FF">
            <w:pPr>
              <w:widowControl w:val="0"/>
              <w:spacing w:before="120" w:after="120"/>
              <w:rPr>
                <w:b/>
                <w:bCs/>
                <w:rPrChange w:id="1235" w:author="James Vu" w:date="2024-04-19T00:28:00Z">
                  <w:rPr>
                    <w:b/>
                    <w:bCs/>
                    <w:sz w:val="26"/>
                    <w:szCs w:val="26"/>
                  </w:rPr>
                </w:rPrChange>
              </w:rPr>
            </w:pPr>
            <w:r w:rsidRPr="003C02FF">
              <w:rPr>
                <w:b/>
                <w:bCs/>
                <w:rPrChange w:id="1236" w:author="James Vu" w:date="2024-04-19T00:28:00Z">
                  <w:rPr>
                    <w:b/>
                    <w:bCs/>
                    <w:sz w:val="26"/>
                    <w:szCs w:val="26"/>
                  </w:rPr>
                </w:rPrChange>
              </w:rPr>
              <w:t>Dữ liệu về Chương trình mục tiêu quốc gia xây dựng nông thôn mới</w:t>
            </w:r>
          </w:p>
        </w:tc>
      </w:tr>
      <w:tr w:rsidR="00BD6635" w:rsidRPr="003C02FF" w14:paraId="6420558B" w14:textId="77777777" w:rsidTr="003C02FF">
        <w:trPr>
          <w:trHeight w:val="20"/>
          <w:trPrChange w:id="1237" w:author="James Vu" w:date="2024-04-19T00:29:00Z">
            <w:trPr>
              <w:trHeight w:val="20"/>
            </w:trPr>
          </w:trPrChange>
        </w:trPr>
        <w:tc>
          <w:tcPr>
            <w:tcW w:w="709" w:type="dxa"/>
            <w:shd w:val="clear" w:color="auto" w:fill="auto"/>
            <w:noWrap/>
            <w:vAlign w:val="center"/>
            <w:hideMark/>
            <w:tcPrChange w:id="1238" w:author="James Vu" w:date="2024-04-19T00:29:00Z">
              <w:tcPr>
                <w:tcW w:w="709" w:type="dxa"/>
                <w:shd w:val="clear" w:color="auto" w:fill="auto"/>
                <w:noWrap/>
                <w:vAlign w:val="center"/>
                <w:hideMark/>
              </w:tcPr>
            </w:tcPrChange>
          </w:tcPr>
          <w:p w14:paraId="5065F979" w14:textId="6E59B9B7" w:rsidR="00BD6635" w:rsidRPr="003C02FF" w:rsidRDefault="00BD6635" w:rsidP="003C02FF">
            <w:pPr>
              <w:widowControl w:val="0"/>
              <w:spacing w:before="120" w:after="120"/>
              <w:jc w:val="center"/>
              <w:rPr>
                <w:rPrChange w:id="1239" w:author="James Vu" w:date="2024-04-19T00:28:00Z">
                  <w:rPr>
                    <w:sz w:val="26"/>
                    <w:szCs w:val="26"/>
                  </w:rPr>
                </w:rPrChange>
              </w:rPr>
            </w:pPr>
          </w:p>
        </w:tc>
        <w:tc>
          <w:tcPr>
            <w:tcW w:w="1985" w:type="dxa"/>
            <w:shd w:val="clear" w:color="auto" w:fill="auto"/>
            <w:vAlign w:val="center"/>
            <w:hideMark/>
            <w:tcPrChange w:id="1240" w:author="James Vu" w:date="2024-04-19T00:29:00Z">
              <w:tcPr>
                <w:tcW w:w="1985" w:type="dxa"/>
                <w:shd w:val="clear" w:color="auto" w:fill="auto"/>
                <w:vAlign w:val="center"/>
                <w:hideMark/>
              </w:tcPr>
            </w:tcPrChange>
          </w:tcPr>
          <w:p w14:paraId="73207CDB" w14:textId="77777777" w:rsidR="00BD6635" w:rsidRPr="003C02FF" w:rsidRDefault="00BD6635" w:rsidP="003C02FF">
            <w:pPr>
              <w:widowControl w:val="0"/>
              <w:spacing w:before="120" w:after="120"/>
              <w:rPr>
                <w:rPrChange w:id="1241" w:author="James Vu" w:date="2024-04-19T00:28:00Z">
                  <w:rPr>
                    <w:sz w:val="26"/>
                    <w:szCs w:val="26"/>
                  </w:rPr>
                </w:rPrChange>
              </w:rPr>
            </w:pPr>
            <w:r w:rsidRPr="003C02FF">
              <w:rPr>
                <w:rPrChange w:id="1242" w:author="James Vu" w:date="2024-04-19T00:28:00Z">
                  <w:rPr>
                    <w:sz w:val="26"/>
                    <w:szCs w:val="26"/>
                  </w:rPr>
                </w:rPrChange>
              </w:rPr>
              <w:t>Báo cáo và số liệu về nông thôn mới trên địa bàn</w:t>
            </w:r>
          </w:p>
        </w:tc>
        <w:tc>
          <w:tcPr>
            <w:tcW w:w="4677" w:type="dxa"/>
            <w:shd w:val="clear" w:color="auto" w:fill="auto"/>
            <w:noWrap/>
            <w:vAlign w:val="center"/>
            <w:hideMark/>
            <w:tcPrChange w:id="1243" w:author="James Vu" w:date="2024-04-19T00:29:00Z">
              <w:tcPr>
                <w:tcW w:w="4677" w:type="dxa"/>
                <w:shd w:val="clear" w:color="auto" w:fill="auto"/>
                <w:noWrap/>
                <w:vAlign w:val="center"/>
                <w:hideMark/>
              </w:tcPr>
            </w:tcPrChange>
          </w:tcPr>
          <w:p w14:paraId="4062DEF6" w14:textId="77777777" w:rsidR="00BD6635" w:rsidRPr="003C02FF" w:rsidRDefault="00BD6635" w:rsidP="003C02FF">
            <w:pPr>
              <w:widowControl w:val="0"/>
              <w:spacing w:before="120" w:after="120"/>
              <w:rPr>
                <w:rPrChange w:id="1244" w:author="James Vu" w:date="2024-04-19T00:28:00Z">
                  <w:rPr>
                    <w:sz w:val="26"/>
                    <w:szCs w:val="26"/>
                  </w:rPr>
                </w:rPrChange>
              </w:rPr>
            </w:pPr>
            <w:r w:rsidRPr="003C02FF">
              <w:rPr>
                <w:rPrChange w:id="1245" w:author="James Vu" w:date="2024-04-19T00:28:00Z">
                  <w:rPr>
                    <w:sz w:val="26"/>
                    <w:szCs w:val="26"/>
                  </w:rPr>
                </w:rPrChange>
              </w:rPr>
              <w:t>Báo cáo và số liệu về nông thôn mới trên địa bàn.</w:t>
            </w:r>
          </w:p>
        </w:tc>
        <w:tc>
          <w:tcPr>
            <w:tcW w:w="1843" w:type="dxa"/>
            <w:shd w:val="clear" w:color="auto" w:fill="auto"/>
            <w:noWrap/>
            <w:vAlign w:val="center"/>
            <w:hideMark/>
            <w:tcPrChange w:id="1246" w:author="James Vu" w:date="2024-04-19T00:29:00Z">
              <w:tcPr>
                <w:tcW w:w="1843" w:type="dxa"/>
                <w:shd w:val="clear" w:color="auto" w:fill="auto"/>
                <w:noWrap/>
                <w:vAlign w:val="center"/>
                <w:hideMark/>
              </w:tcPr>
            </w:tcPrChange>
          </w:tcPr>
          <w:p w14:paraId="2C105185" w14:textId="77777777" w:rsidR="00BD6635" w:rsidRPr="003C02FF" w:rsidRDefault="00BD6635" w:rsidP="003C02FF">
            <w:pPr>
              <w:widowControl w:val="0"/>
              <w:spacing w:before="120" w:after="120"/>
              <w:rPr>
                <w:rPrChange w:id="1247" w:author="James Vu" w:date="2024-04-19T00:28:00Z">
                  <w:rPr>
                    <w:sz w:val="26"/>
                    <w:szCs w:val="26"/>
                  </w:rPr>
                </w:rPrChange>
              </w:rPr>
            </w:pPr>
            <w:r w:rsidRPr="003C02FF">
              <w:rPr>
                <w:rPrChange w:id="1248" w:author="James Vu" w:date="2024-04-19T00:28:00Z">
                  <w:rPr>
                    <w:sz w:val="26"/>
                    <w:szCs w:val="26"/>
                  </w:rPr>
                </w:rPrChange>
              </w:rPr>
              <w:t>Word, Excel</w:t>
            </w:r>
          </w:p>
        </w:tc>
      </w:tr>
    </w:tbl>
    <w:bookmarkEnd w:id="538"/>
    <w:p w14:paraId="48B8F569" w14:textId="78CBC0AA" w:rsidR="008A4FB5" w:rsidRPr="00167CE0" w:rsidRDefault="008A4FB5">
      <w:pPr>
        <w:widowControl w:val="0"/>
        <w:spacing w:before="120" w:after="120"/>
        <w:jc w:val="both"/>
        <w:rPr>
          <w:b/>
          <w:bCs/>
          <w:i/>
          <w:iCs/>
          <w:sz w:val="28"/>
          <w:szCs w:val="28"/>
          <w:rPrChange w:id="1249" w:author="James Vu" w:date="2024-04-18T22:33:00Z">
            <w:rPr>
              <w:b/>
              <w:bCs/>
              <w:i/>
              <w:iCs/>
            </w:rPr>
          </w:rPrChange>
        </w:rPr>
        <w:pPrChange w:id="1250" w:author="James Vu" w:date="2024-04-18T22:33:00Z">
          <w:pPr>
            <w:widowControl w:val="0"/>
            <w:spacing w:before="120" w:after="120"/>
          </w:pPr>
        </w:pPrChange>
      </w:pPr>
      <w:r w:rsidRPr="00167CE0">
        <w:rPr>
          <w:b/>
          <w:bCs/>
          <w:i/>
          <w:iCs/>
          <w:sz w:val="28"/>
          <w:szCs w:val="28"/>
          <w:rPrChange w:id="1251" w:author="James Vu" w:date="2024-04-18T22:33:00Z">
            <w:rPr>
              <w:b/>
              <w:bCs/>
              <w:i/>
              <w:iCs/>
            </w:rPr>
          </w:rPrChange>
        </w:rPr>
        <w:t xml:space="preserve">c. Hiện trạng ứng dụng, phần mềm ngành nông nghiệp </w:t>
      </w:r>
      <w:r w:rsidR="007C76A3" w:rsidRPr="00167CE0">
        <w:rPr>
          <w:b/>
          <w:bCs/>
          <w:i/>
          <w:iCs/>
          <w:sz w:val="28"/>
          <w:szCs w:val="28"/>
          <w:rPrChange w:id="1252" w:author="James Vu" w:date="2024-04-18T22:33:00Z">
            <w:rPr>
              <w:b/>
              <w:bCs/>
              <w:i/>
              <w:iCs/>
            </w:rPr>
          </w:rPrChange>
        </w:rPr>
        <w:t xml:space="preserve">tỉnh Khánh </w:t>
      </w:r>
      <w:r w:rsidR="00B9529B" w:rsidRPr="00167CE0">
        <w:rPr>
          <w:b/>
          <w:bCs/>
          <w:i/>
          <w:iCs/>
          <w:sz w:val="28"/>
          <w:szCs w:val="28"/>
          <w:rPrChange w:id="1253" w:author="James Vu" w:date="2024-04-18T22:33:00Z">
            <w:rPr>
              <w:b/>
              <w:bCs/>
              <w:i/>
              <w:iCs/>
            </w:rPr>
          </w:rPrChange>
        </w:rPr>
        <w:t>Hòa</w:t>
      </w:r>
    </w:p>
    <w:p w14:paraId="5A2F7963" w14:textId="476D7D6A" w:rsidR="00184C10" w:rsidRPr="00167CE0" w:rsidRDefault="00184C10">
      <w:pPr>
        <w:widowControl w:val="0"/>
        <w:spacing w:before="120" w:after="120"/>
        <w:jc w:val="both"/>
        <w:rPr>
          <w:sz w:val="28"/>
          <w:szCs w:val="28"/>
          <w:lang w:bidi="en-US"/>
          <w:rPrChange w:id="1254" w:author="James Vu" w:date="2024-04-18T22:33:00Z">
            <w:rPr>
              <w:lang w:bidi="en-US"/>
            </w:rPr>
          </w:rPrChange>
        </w:rPr>
        <w:pPrChange w:id="1255" w:author="James Vu" w:date="2024-04-18T22:33:00Z">
          <w:pPr>
            <w:widowControl w:val="0"/>
            <w:spacing w:before="120" w:after="120"/>
          </w:pPr>
        </w:pPrChange>
      </w:pPr>
      <w:r w:rsidRPr="00167CE0">
        <w:rPr>
          <w:sz w:val="28"/>
          <w:szCs w:val="28"/>
          <w:lang w:bidi="en-US"/>
          <w:rPrChange w:id="1256" w:author="James Vu" w:date="2024-04-18T22:33:00Z">
            <w:rPr>
              <w:lang w:bidi="en-US"/>
            </w:rPr>
          </w:rPrChange>
        </w:rPr>
        <w:t>Các phần mềm, ứng dụng trong công tác chuyên môn</w:t>
      </w:r>
      <w:r w:rsidR="00790A9B" w:rsidRPr="00167CE0">
        <w:rPr>
          <w:sz w:val="28"/>
          <w:szCs w:val="28"/>
          <w:lang w:bidi="en-US"/>
          <w:rPrChange w:id="1257" w:author="James Vu" w:date="2024-04-18T22:33:00Z">
            <w:rPr>
              <w:lang w:bidi="en-US"/>
            </w:rPr>
          </w:rPrChange>
        </w:rPr>
        <w:t>,</w:t>
      </w:r>
      <w:r w:rsidRPr="00167CE0">
        <w:rPr>
          <w:sz w:val="28"/>
          <w:szCs w:val="28"/>
          <w:lang w:bidi="en-US"/>
          <w:rPrChange w:id="1258" w:author="James Vu" w:date="2024-04-18T22:33:00Z">
            <w:rPr>
              <w:lang w:bidi="en-US"/>
            </w:rPr>
          </w:rPrChange>
        </w:rPr>
        <w:t xml:space="preserve"> nghiệp vụ tại Sở Nông nghiệp và Phát triển nông thôn chủ yếu </w:t>
      </w:r>
      <w:r w:rsidR="00790A9B" w:rsidRPr="00167CE0">
        <w:rPr>
          <w:sz w:val="28"/>
          <w:szCs w:val="28"/>
          <w:lang w:bidi="en-US"/>
          <w:rPrChange w:id="1259" w:author="James Vu" w:date="2024-04-18T22:33:00Z">
            <w:rPr>
              <w:lang w:bidi="en-US"/>
            </w:rPr>
          </w:rPrChange>
        </w:rPr>
        <w:t>sử dụng</w:t>
      </w:r>
      <w:r w:rsidRPr="00167CE0">
        <w:rPr>
          <w:sz w:val="28"/>
          <w:szCs w:val="28"/>
          <w:lang w:bidi="en-US"/>
          <w:rPrChange w:id="1260" w:author="James Vu" w:date="2024-04-18T22:33:00Z">
            <w:rPr>
              <w:lang w:bidi="en-US"/>
            </w:rPr>
          </w:rPrChange>
        </w:rPr>
        <w:t xml:space="preserve"> phần mềm chuyên ngành do Bộ Nông nghiệp và Phát triển nông thôn triển khai</w:t>
      </w:r>
      <w:r w:rsidR="0057338D" w:rsidRPr="00167CE0">
        <w:rPr>
          <w:sz w:val="28"/>
          <w:szCs w:val="28"/>
          <w:lang w:bidi="en-US"/>
          <w:rPrChange w:id="1261" w:author="James Vu" w:date="2024-04-18T22:33:00Z">
            <w:rPr>
              <w:lang w:bidi="en-US"/>
            </w:rPr>
          </w:rPrChange>
        </w:rPr>
        <w:t>, phục vụ chính công tác quản lý của Bộ</w:t>
      </w:r>
      <w:r w:rsidRPr="00167CE0">
        <w:rPr>
          <w:sz w:val="28"/>
          <w:szCs w:val="28"/>
          <w:lang w:bidi="en-US"/>
          <w:rPrChange w:id="1262" w:author="James Vu" w:date="2024-04-18T22:33:00Z">
            <w:rPr>
              <w:lang w:bidi="en-US"/>
            </w:rPr>
          </w:rPrChange>
        </w:rPr>
        <w:t>. Thông tin, dữ liệu được nhập, cập nhật, chuyển đổi trực tiếp vào các phần mềm</w:t>
      </w:r>
      <w:r w:rsidR="00197531" w:rsidRPr="00167CE0">
        <w:rPr>
          <w:sz w:val="28"/>
          <w:szCs w:val="28"/>
          <w:lang w:bidi="en-US"/>
          <w:rPrChange w:id="1263" w:author="James Vu" w:date="2024-04-18T22:33:00Z">
            <w:rPr>
              <w:lang w:bidi="en-US"/>
            </w:rPr>
          </w:rPrChange>
        </w:rPr>
        <w:t xml:space="preserve"> của Bộ</w:t>
      </w:r>
      <w:r w:rsidR="00A94152" w:rsidRPr="00167CE0">
        <w:rPr>
          <w:sz w:val="28"/>
          <w:szCs w:val="28"/>
          <w:lang w:bidi="en-US"/>
          <w:rPrChange w:id="1264" w:author="James Vu" w:date="2024-04-18T22:33:00Z">
            <w:rPr>
              <w:lang w:bidi="en-US"/>
            </w:rPr>
          </w:rPrChange>
        </w:rPr>
        <w:t>. Một số nhu cầu riêng phục vụ công tác quản lý ngành nông nghiệp chưa được đáp ứng.</w:t>
      </w:r>
    </w:p>
    <w:p w14:paraId="6A50A2B4" w14:textId="3251B82C" w:rsidR="00184C10" w:rsidRPr="00167CE0" w:rsidRDefault="001D458C">
      <w:pPr>
        <w:widowControl w:val="0"/>
        <w:spacing w:before="120" w:after="120"/>
        <w:jc w:val="both"/>
        <w:rPr>
          <w:sz w:val="28"/>
          <w:szCs w:val="28"/>
          <w:lang w:bidi="en-US"/>
          <w:rPrChange w:id="1265" w:author="James Vu" w:date="2024-04-18T22:33:00Z">
            <w:rPr>
              <w:lang w:bidi="en-US"/>
            </w:rPr>
          </w:rPrChange>
        </w:rPr>
        <w:pPrChange w:id="1266" w:author="James Vu" w:date="2024-04-18T22:33:00Z">
          <w:pPr>
            <w:widowControl w:val="0"/>
            <w:spacing w:before="120" w:after="120"/>
          </w:pPr>
        </w:pPrChange>
      </w:pPr>
      <w:r w:rsidRPr="00167CE0">
        <w:rPr>
          <w:sz w:val="28"/>
          <w:szCs w:val="28"/>
          <w:lang w:bidi="en-US"/>
          <w:rPrChange w:id="1267" w:author="James Vu" w:date="2024-04-18T22:33:00Z">
            <w:rPr>
              <w:lang w:bidi="en-US"/>
            </w:rPr>
          </w:rPrChange>
        </w:rPr>
        <w:t xml:space="preserve">Các </w:t>
      </w:r>
      <w:r w:rsidR="00184C10" w:rsidRPr="00167CE0">
        <w:rPr>
          <w:sz w:val="28"/>
          <w:szCs w:val="28"/>
          <w:lang w:bidi="en-US"/>
          <w:rPrChange w:id="1268" w:author="James Vu" w:date="2024-04-18T22:33:00Z">
            <w:rPr>
              <w:lang w:bidi="en-US"/>
            </w:rPr>
          </w:rPrChange>
        </w:rPr>
        <w:t>phần mềm hỗ trợ chuyên môn, nghiệp vụ chuyên ngành riêng</w:t>
      </w:r>
      <w:r w:rsidRPr="00167CE0">
        <w:rPr>
          <w:sz w:val="28"/>
          <w:szCs w:val="28"/>
          <w:lang w:bidi="en-US"/>
          <w:rPrChange w:id="1269" w:author="James Vu" w:date="2024-04-18T22:33:00Z">
            <w:rPr>
              <w:lang w:bidi="en-US"/>
            </w:rPr>
          </w:rPrChange>
        </w:rPr>
        <w:t xml:space="preserve"> của tỉnh chưa triển khai; </w:t>
      </w:r>
      <w:r w:rsidR="007C76A3" w:rsidRPr="00167CE0">
        <w:rPr>
          <w:sz w:val="28"/>
          <w:szCs w:val="28"/>
          <w:lang w:bidi="en-US"/>
          <w:rPrChange w:id="1270" w:author="James Vu" w:date="2024-04-18T22:33:00Z">
            <w:rPr>
              <w:lang w:bidi="en-US"/>
            </w:rPr>
          </w:rPrChange>
        </w:rPr>
        <w:t xml:space="preserve">đang </w:t>
      </w:r>
      <w:r w:rsidR="00184C10" w:rsidRPr="00167CE0">
        <w:rPr>
          <w:sz w:val="28"/>
          <w:szCs w:val="28"/>
          <w:lang w:bidi="en-US"/>
          <w:rPrChange w:id="1271" w:author="James Vu" w:date="2024-04-18T22:33:00Z">
            <w:rPr>
              <w:lang w:bidi="en-US"/>
            </w:rPr>
          </w:rPrChange>
        </w:rPr>
        <w:t>sử dụng các phần mềm dùng chung,</w:t>
      </w:r>
      <w:r w:rsidRPr="00167CE0">
        <w:rPr>
          <w:sz w:val="28"/>
          <w:szCs w:val="28"/>
          <w:lang w:bidi="en-US"/>
          <w:rPrChange w:id="1272" w:author="James Vu" w:date="2024-04-18T22:33:00Z">
            <w:rPr>
              <w:lang w:bidi="en-US"/>
            </w:rPr>
          </w:rPrChange>
        </w:rPr>
        <w:t xml:space="preserve"> phần mềm từ các cơ</w:t>
      </w:r>
      <w:r w:rsidR="00277C28" w:rsidRPr="00167CE0">
        <w:rPr>
          <w:sz w:val="28"/>
          <w:szCs w:val="28"/>
          <w:lang w:bidi="en-US"/>
          <w:rPrChange w:id="1273" w:author="James Vu" w:date="2024-04-18T22:33:00Z">
            <w:rPr>
              <w:lang w:bidi="en-US"/>
            </w:rPr>
          </w:rPrChange>
        </w:rPr>
        <w:t xml:space="preserve"> quan</w:t>
      </w:r>
      <w:r w:rsidRPr="00167CE0">
        <w:rPr>
          <w:sz w:val="28"/>
          <w:szCs w:val="28"/>
          <w:lang w:bidi="en-US"/>
          <w:rPrChange w:id="1274" w:author="James Vu" w:date="2024-04-18T22:33:00Z">
            <w:rPr>
              <w:lang w:bidi="en-US"/>
            </w:rPr>
          </w:rPrChange>
        </w:rPr>
        <w:t xml:space="preserve"> trung ương,</w:t>
      </w:r>
      <w:r w:rsidR="00184C10" w:rsidRPr="00167CE0">
        <w:rPr>
          <w:sz w:val="28"/>
          <w:szCs w:val="28"/>
          <w:lang w:bidi="en-US"/>
          <w:rPrChange w:id="1275" w:author="James Vu" w:date="2024-04-18T22:33:00Z">
            <w:rPr>
              <w:lang w:bidi="en-US"/>
            </w:rPr>
          </w:rPrChange>
        </w:rPr>
        <w:t xml:space="preserve"> các phần mềm thương mại để quản lý, cập nhật thông tin, dữ liệu phát sinh trong quá trình thực thi nghiệp vụ. </w:t>
      </w:r>
    </w:p>
    <w:p w14:paraId="327EC821" w14:textId="77777777" w:rsidR="00184C10" w:rsidRPr="00167CE0" w:rsidRDefault="00184C10">
      <w:pPr>
        <w:widowControl w:val="0"/>
        <w:spacing w:before="120" w:after="120"/>
        <w:jc w:val="both"/>
        <w:rPr>
          <w:sz w:val="28"/>
          <w:szCs w:val="28"/>
          <w:lang w:bidi="en-US"/>
          <w:rPrChange w:id="1276" w:author="James Vu" w:date="2024-04-18T22:33:00Z">
            <w:rPr>
              <w:lang w:bidi="en-US"/>
            </w:rPr>
          </w:rPrChange>
        </w:rPr>
        <w:pPrChange w:id="1277" w:author="James Vu" w:date="2024-04-18T22:33:00Z">
          <w:pPr>
            <w:widowControl w:val="0"/>
            <w:spacing w:before="120" w:after="120"/>
          </w:pPr>
        </w:pPrChange>
      </w:pPr>
      <w:r w:rsidRPr="00167CE0">
        <w:rPr>
          <w:sz w:val="28"/>
          <w:szCs w:val="28"/>
          <w:lang w:bidi="en-US"/>
          <w:rPrChange w:id="1278" w:author="James Vu" w:date="2024-04-18T22:33:00Z">
            <w:rPr>
              <w:lang w:bidi="en-US"/>
            </w:rPr>
          </w:rPrChange>
        </w:rPr>
        <w:lastRenderedPageBreak/>
        <w:t>Cụ thể tại bảng dưới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279" w:author="James Vu" w:date="2024-04-19T00:29: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990"/>
        <w:gridCol w:w="8072"/>
        <w:tblGridChange w:id="1280">
          <w:tblGrid>
            <w:gridCol w:w="990"/>
            <w:gridCol w:w="8072"/>
          </w:tblGrid>
        </w:tblGridChange>
      </w:tblGrid>
      <w:tr w:rsidR="00B9529B" w:rsidRPr="003C02FF" w14:paraId="69E07E55" w14:textId="77777777" w:rsidTr="003C02FF">
        <w:trPr>
          <w:tblHeader/>
          <w:trPrChange w:id="1281" w:author="James Vu" w:date="2024-04-19T00:29:00Z">
            <w:trPr>
              <w:tblHeader/>
            </w:trPr>
          </w:trPrChange>
        </w:trPr>
        <w:tc>
          <w:tcPr>
            <w:tcW w:w="546" w:type="pct"/>
            <w:shd w:val="clear" w:color="auto" w:fill="auto"/>
            <w:vAlign w:val="center"/>
            <w:hideMark/>
            <w:tcPrChange w:id="1282" w:author="James Vu" w:date="2024-04-19T00:29:00Z">
              <w:tcPr>
                <w:tcW w:w="546" w:type="pct"/>
                <w:shd w:val="clear" w:color="auto" w:fill="DBE5F1" w:themeFill="accent1" w:themeFillTint="33"/>
                <w:vAlign w:val="center"/>
                <w:hideMark/>
              </w:tcPr>
            </w:tcPrChange>
          </w:tcPr>
          <w:p w14:paraId="44D073AD" w14:textId="77777777" w:rsidR="00B9529B" w:rsidRPr="003C02FF" w:rsidRDefault="00B9529B" w:rsidP="003C02FF">
            <w:pPr>
              <w:widowControl w:val="0"/>
              <w:spacing w:before="120" w:after="120"/>
              <w:jc w:val="center"/>
              <w:rPr>
                <w:b/>
                <w:bCs/>
                <w:rPrChange w:id="1283" w:author="James Vu" w:date="2024-04-19T00:29:00Z">
                  <w:rPr>
                    <w:b/>
                    <w:bCs/>
                    <w:sz w:val="26"/>
                    <w:szCs w:val="26"/>
                  </w:rPr>
                </w:rPrChange>
              </w:rPr>
            </w:pPr>
            <w:r w:rsidRPr="003C02FF">
              <w:rPr>
                <w:b/>
                <w:bCs/>
                <w:w w:val="105"/>
                <w:rPrChange w:id="1284" w:author="James Vu" w:date="2024-04-19T00:29:00Z">
                  <w:rPr>
                    <w:b/>
                    <w:bCs/>
                    <w:w w:val="105"/>
                    <w:sz w:val="26"/>
                    <w:szCs w:val="26"/>
                  </w:rPr>
                </w:rPrChange>
              </w:rPr>
              <w:t>STT</w:t>
            </w:r>
          </w:p>
        </w:tc>
        <w:tc>
          <w:tcPr>
            <w:tcW w:w="4454" w:type="pct"/>
            <w:shd w:val="clear" w:color="auto" w:fill="auto"/>
            <w:vAlign w:val="center"/>
            <w:hideMark/>
            <w:tcPrChange w:id="1285" w:author="James Vu" w:date="2024-04-19T00:29:00Z">
              <w:tcPr>
                <w:tcW w:w="4454" w:type="pct"/>
                <w:shd w:val="clear" w:color="auto" w:fill="DBE5F1" w:themeFill="accent1" w:themeFillTint="33"/>
                <w:vAlign w:val="center"/>
                <w:hideMark/>
              </w:tcPr>
            </w:tcPrChange>
          </w:tcPr>
          <w:p w14:paraId="0BF29DF3" w14:textId="77777777" w:rsidR="00B9529B" w:rsidRPr="003C02FF" w:rsidRDefault="00B9529B">
            <w:pPr>
              <w:widowControl w:val="0"/>
              <w:spacing w:before="120" w:after="120"/>
              <w:jc w:val="both"/>
              <w:rPr>
                <w:b/>
                <w:bCs/>
                <w:rPrChange w:id="1286" w:author="James Vu" w:date="2024-04-19T00:29:00Z">
                  <w:rPr>
                    <w:b/>
                    <w:bCs/>
                    <w:sz w:val="26"/>
                    <w:szCs w:val="26"/>
                  </w:rPr>
                </w:rPrChange>
              </w:rPr>
              <w:pPrChange w:id="1287" w:author="James Vu" w:date="2024-04-18T22:33:00Z">
                <w:pPr>
                  <w:widowControl w:val="0"/>
                  <w:spacing w:before="120" w:after="120"/>
                  <w:jc w:val="center"/>
                </w:pPr>
              </w:pPrChange>
            </w:pPr>
            <w:r w:rsidRPr="003C02FF">
              <w:rPr>
                <w:b/>
                <w:bCs/>
                <w:rPrChange w:id="1288" w:author="James Vu" w:date="2024-04-19T00:29:00Z">
                  <w:rPr>
                    <w:b/>
                    <w:bCs/>
                    <w:sz w:val="26"/>
                    <w:szCs w:val="26"/>
                  </w:rPr>
                </w:rPrChange>
              </w:rPr>
              <w:t>TÊN PHẦN MỀM, ỨNG DỤNG</w:t>
            </w:r>
          </w:p>
        </w:tc>
      </w:tr>
      <w:tr w:rsidR="00B9529B" w:rsidRPr="003C02FF" w14:paraId="2141605C" w14:textId="77777777" w:rsidTr="003C02FF">
        <w:tc>
          <w:tcPr>
            <w:tcW w:w="546" w:type="pct"/>
            <w:shd w:val="clear" w:color="auto" w:fill="auto"/>
            <w:vAlign w:val="center"/>
            <w:hideMark/>
            <w:tcPrChange w:id="1289" w:author="James Vu" w:date="2024-04-19T00:29:00Z">
              <w:tcPr>
                <w:tcW w:w="546" w:type="pct"/>
                <w:shd w:val="clear" w:color="auto" w:fill="auto"/>
                <w:vAlign w:val="center"/>
                <w:hideMark/>
              </w:tcPr>
            </w:tcPrChange>
          </w:tcPr>
          <w:p w14:paraId="645B7C30" w14:textId="77777777" w:rsidR="00B9529B" w:rsidRPr="003C02FF" w:rsidRDefault="00B9529B" w:rsidP="003C02FF">
            <w:pPr>
              <w:widowControl w:val="0"/>
              <w:spacing w:before="120" w:after="120"/>
              <w:jc w:val="center"/>
              <w:rPr>
                <w:b/>
                <w:bCs/>
                <w:rPrChange w:id="1290" w:author="James Vu" w:date="2024-04-19T00:29:00Z">
                  <w:rPr>
                    <w:b/>
                    <w:bCs/>
                    <w:sz w:val="26"/>
                    <w:szCs w:val="26"/>
                  </w:rPr>
                </w:rPrChange>
              </w:rPr>
            </w:pPr>
            <w:r w:rsidRPr="003C02FF">
              <w:rPr>
                <w:b/>
                <w:bCs/>
                <w:rPrChange w:id="1291" w:author="James Vu" w:date="2024-04-19T00:29:00Z">
                  <w:rPr>
                    <w:b/>
                    <w:bCs/>
                    <w:sz w:val="26"/>
                    <w:szCs w:val="26"/>
                  </w:rPr>
                </w:rPrChange>
              </w:rPr>
              <w:t>I</w:t>
            </w:r>
          </w:p>
        </w:tc>
        <w:tc>
          <w:tcPr>
            <w:tcW w:w="4454" w:type="pct"/>
            <w:shd w:val="clear" w:color="auto" w:fill="auto"/>
            <w:vAlign w:val="center"/>
            <w:hideMark/>
            <w:tcPrChange w:id="1292" w:author="James Vu" w:date="2024-04-19T00:29:00Z">
              <w:tcPr>
                <w:tcW w:w="4454" w:type="pct"/>
                <w:shd w:val="clear" w:color="auto" w:fill="auto"/>
                <w:vAlign w:val="center"/>
                <w:hideMark/>
              </w:tcPr>
            </w:tcPrChange>
          </w:tcPr>
          <w:p w14:paraId="24B81A33" w14:textId="77777777" w:rsidR="00B9529B" w:rsidRPr="003C02FF" w:rsidRDefault="00B9529B">
            <w:pPr>
              <w:widowControl w:val="0"/>
              <w:spacing w:before="120" w:after="120"/>
              <w:jc w:val="both"/>
              <w:rPr>
                <w:b/>
                <w:bCs/>
                <w:rPrChange w:id="1293" w:author="James Vu" w:date="2024-04-19T00:29:00Z">
                  <w:rPr>
                    <w:b/>
                    <w:bCs/>
                    <w:sz w:val="26"/>
                    <w:szCs w:val="26"/>
                  </w:rPr>
                </w:rPrChange>
              </w:rPr>
              <w:pPrChange w:id="1294" w:author="James Vu" w:date="2024-04-18T22:33:00Z">
                <w:pPr>
                  <w:widowControl w:val="0"/>
                  <w:spacing w:before="120" w:after="120"/>
                </w:pPr>
              </w:pPrChange>
            </w:pPr>
            <w:r w:rsidRPr="003C02FF">
              <w:rPr>
                <w:b/>
                <w:bCs/>
                <w:rPrChange w:id="1295" w:author="James Vu" w:date="2024-04-19T00:29:00Z">
                  <w:rPr>
                    <w:b/>
                    <w:bCs/>
                    <w:sz w:val="26"/>
                    <w:szCs w:val="26"/>
                  </w:rPr>
                </w:rPrChange>
              </w:rPr>
              <w:t>Phần mềm chuyên ngành</w:t>
            </w:r>
          </w:p>
        </w:tc>
      </w:tr>
      <w:tr w:rsidR="00B9529B" w:rsidRPr="003C02FF" w14:paraId="40C34434" w14:textId="77777777" w:rsidTr="003C02FF">
        <w:tc>
          <w:tcPr>
            <w:tcW w:w="546" w:type="pct"/>
            <w:shd w:val="clear" w:color="auto" w:fill="auto"/>
            <w:vAlign w:val="center"/>
            <w:hideMark/>
            <w:tcPrChange w:id="1296" w:author="James Vu" w:date="2024-04-19T00:29:00Z">
              <w:tcPr>
                <w:tcW w:w="546" w:type="pct"/>
                <w:shd w:val="clear" w:color="auto" w:fill="auto"/>
                <w:vAlign w:val="center"/>
                <w:hideMark/>
              </w:tcPr>
            </w:tcPrChange>
          </w:tcPr>
          <w:p w14:paraId="641A5FE5" w14:textId="77777777" w:rsidR="00B9529B" w:rsidRPr="003C02FF" w:rsidRDefault="00B9529B" w:rsidP="003C02FF">
            <w:pPr>
              <w:widowControl w:val="0"/>
              <w:spacing w:before="120" w:after="120"/>
              <w:jc w:val="center"/>
              <w:rPr>
                <w:b/>
                <w:bCs/>
                <w:rPrChange w:id="1297" w:author="James Vu" w:date="2024-04-19T00:29:00Z">
                  <w:rPr>
                    <w:b/>
                    <w:bCs/>
                    <w:sz w:val="26"/>
                    <w:szCs w:val="26"/>
                  </w:rPr>
                </w:rPrChange>
              </w:rPr>
            </w:pPr>
            <w:r w:rsidRPr="003C02FF">
              <w:rPr>
                <w:b/>
                <w:bCs/>
                <w:rPrChange w:id="1298" w:author="James Vu" w:date="2024-04-19T00:29:00Z">
                  <w:rPr>
                    <w:b/>
                    <w:bCs/>
                    <w:sz w:val="26"/>
                    <w:szCs w:val="26"/>
                  </w:rPr>
                </w:rPrChange>
              </w:rPr>
              <w:t>1</w:t>
            </w:r>
          </w:p>
        </w:tc>
        <w:tc>
          <w:tcPr>
            <w:tcW w:w="4454" w:type="pct"/>
            <w:shd w:val="clear" w:color="auto" w:fill="auto"/>
            <w:vAlign w:val="center"/>
            <w:hideMark/>
            <w:tcPrChange w:id="1299" w:author="James Vu" w:date="2024-04-19T00:29:00Z">
              <w:tcPr>
                <w:tcW w:w="4454" w:type="pct"/>
                <w:shd w:val="clear" w:color="auto" w:fill="auto"/>
                <w:vAlign w:val="center"/>
                <w:hideMark/>
              </w:tcPr>
            </w:tcPrChange>
          </w:tcPr>
          <w:p w14:paraId="62DDB00D" w14:textId="77777777" w:rsidR="00B9529B" w:rsidRPr="003C02FF" w:rsidRDefault="00B9529B">
            <w:pPr>
              <w:widowControl w:val="0"/>
              <w:spacing w:before="120" w:after="120"/>
              <w:jc w:val="both"/>
              <w:rPr>
                <w:b/>
                <w:bCs/>
                <w:rPrChange w:id="1300" w:author="James Vu" w:date="2024-04-19T00:29:00Z">
                  <w:rPr>
                    <w:b/>
                    <w:bCs/>
                    <w:sz w:val="26"/>
                    <w:szCs w:val="26"/>
                  </w:rPr>
                </w:rPrChange>
              </w:rPr>
              <w:pPrChange w:id="1301" w:author="James Vu" w:date="2024-04-18T22:33:00Z">
                <w:pPr>
                  <w:widowControl w:val="0"/>
                  <w:spacing w:before="120" w:after="120"/>
                </w:pPr>
              </w:pPrChange>
            </w:pPr>
            <w:r w:rsidRPr="003C02FF">
              <w:rPr>
                <w:b/>
                <w:bCs/>
                <w:rPrChange w:id="1302" w:author="James Vu" w:date="2024-04-19T00:29:00Z">
                  <w:rPr>
                    <w:b/>
                    <w:bCs/>
                    <w:sz w:val="26"/>
                    <w:szCs w:val="26"/>
                  </w:rPr>
                </w:rPrChange>
              </w:rPr>
              <w:t>Bộ Nông nghiệp và Phát triển nông thôn triển khai</w:t>
            </w:r>
          </w:p>
        </w:tc>
      </w:tr>
      <w:tr w:rsidR="00B9529B" w:rsidRPr="003C02FF" w14:paraId="3637CB33" w14:textId="77777777" w:rsidTr="003C02FF">
        <w:tc>
          <w:tcPr>
            <w:tcW w:w="546" w:type="pct"/>
            <w:shd w:val="clear" w:color="auto" w:fill="auto"/>
            <w:vAlign w:val="center"/>
            <w:hideMark/>
            <w:tcPrChange w:id="1303" w:author="James Vu" w:date="2024-04-19T00:29:00Z">
              <w:tcPr>
                <w:tcW w:w="546" w:type="pct"/>
                <w:shd w:val="clear" w:color="auto" w:fill="auto"/>
                <w:vAlign w:val="center"/>
                <w:hideMark/>
              </w:tcPr>
            </w:tcPrChange>
          </w:tcPr>
          <w:p w14:paraId="1E1C573C" w14:textId="77777777" w:rsidR="00B9529B" w:rsidRPr="003C02FF" w:rsidRDefault="00B9529B" w:rsidP="003C02FF">
            <w:pPr>
              <w:widowControl w:val="0"/>
              <w:spacing w:before="120" w:after="120"/>
              <w:jc w:val="center"/>
              <w:rPr>
                <w:rPrChange w:id="1304" w:author="James Vu" w:date="2024-04-19T00:29:00Z">
                  <w:rPr>
                    <w:sz w:val="26"/>
                    <w:szCs w:val="26"/>
                  </w:rPr>
                </w:rPrChange>
              </w:rPr>
            </w:pPr>
            <w:r w:rsidRPr="003C02FF">
              <w:rPr>
                <w:rPrChange w:id="1305" w:author="James Vu" w:date="2024-04-19T00:29:00Z">
                  <w:rPr>
                    <w:sz w:val="26"/>
                    <w:szCs w:val="26"/>
                  </w:rPr>
                </w:rPrChange>
              </w:rPr>
              <w:t>1.1</w:t>
            </w:r>
          </w:p>
        </w:tc>
        <w:tc>
          <w:tcPr>
            <w:tcW w:w="4454" w:type="pct"/>
            <w:shd w:val="clear" w:color="auto" w:fill="auto"/>
            <w:vAlign w:val="center"/>
            <w:hideMark/>
            <w:tcPrChange w:id="1306" w:author="James Vu" w:date="2024-04-19T00:29:00Z">
              <w:tcPr>
                <w:tcW w:w="4454" w:type="pct"/>
                <w:shd w:val="clear" w:color="auto" w:fill="auto"/>
                <w:vAlign w:val="center"/>
                <w:hideMark/>
              </w:tcPr>
            </w:tcPrChange>
          </w:tcPr>
          <w:p w14:paraId="404B5231" w14:textId="013BD219" w:rsidR="00B9529B" w:rsidRPr="003C02FF" w:rsidRDefault="00B9529B">
            <w:pPr>
              <w:widowControl w:val="0"/>
              <w:spacing w:before="120" w:after="120"/>
              <w:jc w:val="both"/>
              <w:rPr>
                <w:rPrChange w:id="1307" w:author="James Vu" w:date="2024-04-19T00:29:00Z">
                  <w:rPr>
                    <w:sz w:val="26"/>
                    <w:szCs w:val="26"/>
                  </w:rPr>
                </w:rPrChange>
              </w:rPr>
              <w:pPrChange w:id="1308" w:author="James Vu" w:date="2024-04-18T22:33:00Z">
                <w:pPr>
                  <w:widowControl w:val="0"/>
                  <w:spacing w:before="120" w:after="120"/>
                </w:pPr>
              </w:pPrChange>
            </w:pPr>
            <w:r w:rsidRPr="003C02FF">
              <w:rPr>
                <w:spacing w:val="-4"/>
                <w:rPrChange w:id="1309" w:author="James Vu" w:date="2024-04-19T00:29:00Z">
                  <w:rPr>
                    <w:spacing w:val="-4"/>
                    <w:sz w:val="26"/>
                    <w:szCs w:val="26"/>
                  </w:rPr>
                </w:rPrChange>
              </w:rPr>
              <w:t xml:space="preserve">Hệ thống cơ sở dữ liệu nghề cá Quốc gia </w:t>
            </w:r>
            <w:r w:rsidRPr="003C02FF">
              <w:rPr>
                <w:rStyle w:val="Hyperlink"/>
                <w:i/>
                <w:iCs/>
                <w:rPrChange w:id="1310" w:author="James Vu" w:date="2024-04-19T00:29:00Z">
                  <w:rPr>
                    <w:rStyle w:val="Hyperlink"/>
                    <w:i/>
                    <w:iCs/>
                    <w:sz w:val="26"/>
                    <w:szCs w:val="26"/>
                  </w:rPr>
                </w:rPrChange>
              </w:rPr>
              <w:t>https://vnf.tongcucthuysan.gov.vn</w:t>
            </w:r>
          </w:p>
        </w:tc>
      </w:tr>
      <w:tr w:rsidR="00B9529B" w:rsidRPr="003C02FF" w14:paraId="04EBA74A" w14:textId="77777777" w:rsidTr="003C02FF">
        <w:tc>
          <w:tcPr>
            <w:tcW w:w="546" w:type="pct"/>
            <w:shd w:val="clear" w:color="auto" w:fill="auto"/>
            <w:vAlign w:val="center"/>
            <w:hideMark/>
            <w:tcPrChange w:id="1311" w:author="James Vu" w:date="2024-04-19T00:29:00Z">
              <w:tcPr>
                <w:tcW w:w="546" w:type="pct"/>
                <w:shd w:val="clear" w:color="auto" w:fill="auto"/>
                <w:vAlign w:val="center"/>
                <w:hideMark/>
              </w:tcPr>
            </w:tcPrChange>
          </w:tcPr>
          <w:p w14:paraId="157B28FD" w14:textId="77777777" w:rsidR="00B9529B" w:rsidRPr="003C02FF" w:rsidRDefault="00B9529B" w:rsidP="003C02FF">
            <w:pPr>
              <w:widowControl w:val="0"/>
              <w:spacing w:before="120" w:after="120"/>
              <w:jc w:val="center"/>
              <w:rPr>
                <w:rPrChange w:id="1312" w:author="James Vu" w:date="2024-04-19T00:29:00Z">
                  <w:rPr>
                    <w:sz w:val="26"/>
                    <w:szCs w:val="26"/>
                  </w:rPr>
                </w:rPrChange>
              </w:rPr>
            </w:pPr>
            <w:r w:rsidRPr="003C02FF">
              <w:rPr>
                <w:rPrChange w:id="1313" w:author="James Vu" w:date="2024-04-19T00:29:00Z">
                  <w:rPr>
                    <w:sz w:val="26"/>
                    <w:szCs w:val="26"/>
                  </w:rPr>
                </w:rPrChange>
              </w:rPr>
              <w:t>1.2</w:t>
            </w:r>
          </w:p>
        </w:tc>
        <w:tc>
          <w:tcPr>
            <w:tcW w:w="4454" w:type="pct"/>
            <w:shd w:val="clear" w:color="auto" w:fill="auto"/>
            <w:vAlign w:val="center"/>
            <w:hideMark/>
            <w:tcPrChange w:id="1314" w:author="James Vu" w:date="2024-04-19T00:29:00Z">
              <w:tcPr>
                <w:tcW w:w="4454" w:type="pct"/>
                <w:shd w:val="clear" w:color="auto" w:fill="auto"/>
                <w:vAlign w:val="center"/>
                <w:hideMark/>
              </w:tcPr>
            </w:tcPrChange>
          </w:tcPr>
          <w:p w14:paraId="30E03400" w14:textId="35293F1E" w:rsidR="00B9529B" w:rsidRPr="003C02FF" w:rsidRDefault="00B9529B">
            <w:pPr>
              <w:widowControl w:val="0"/>
              <w:spacing w:before="120" w:after="120"/>
              <w:jc w:val="both"/>
              <w:rPr>
                <w:rPrChange w:id="1315" w:author="James Vu" w:date="2024-04-19T00:29:00Z">
                  <w:rPr>
                    <w:sz w:val="26"/>
                    <w:szCs w:val="26"/>
                  </w:rPr>
                </w:rPrChange>
              </w:rPr>
              <w:pPrChange w:id="1316" w:author="James Vu" w:date="2024-04-18T22:33:00Z">
                <w:pPr>
                  <w:widowControl w:val="0"/>
                  <w:spacing w:before="120" w:after="120"/>
                </w:pPr>
              </w:pPrChange>
            </w:pPr>
            <w:r w:rsidRPr="003C02FF">
              <w:rPr>
                <w:spacing w:val="-4"/>
                <w:rPrChange w:id="1317" w:author="James Vu" w:date="2024-04-19T00:29:00Z">
                  <w:rPr>
                    <w:spacing w:val="-4"/>
                    <w:sz w:val="26"/>
                    <w:szCs w:val="26"/>
                  </w:rPr>
                </w:rPrChange>
              </w:rPr>
              <w:t>Hệ thống giám sát tàu cá của Tổng cục thủy sản:</w:t>
            </w:r>
            <w:r w:rsidR="00857FD2" w:rsidRPr="003C02FF">
              <w:rPr>
                <w:spacing w:val="-4"/>
                <w:rPrChange w:id="1318" w:author="James Vu" w:date="2024-04-19T00:29:00Z">
                  <w:rPr>
                    <w:spacing w:val="-4"/>
                    <w:sz w:val="26"/>
                    <w:szCs w:val="26"/>
                  </w:rPr>
                </w:rPrChange>
              </w:rPr>
              <w:t xml:space="preserve"> </w:t>
            </w:r>
            <w:r w:rsidRPr="003C02FF">
              <w:rPr>
                <w:rStyle w:val="Hyperlink"/>
                <w:i/>
                <w:iCs/>
                <w:rPrChange w:id="1319" w:author="James Vu" w:date="2024-04-19T00:29:00Z">
                  <w:rPr>
                    <w:rStyle w:val="Hyperlink"/>
                    <w:i/>
                    <w:iCs/>
                    <w:sz w:val="26"/>
                    <w:szCs w:val="26"/>
                  </w:rPr>
                </w:rPrChange>
              </w:rPr>
              <w:t>https://gstc.tongcucthuysan.gov.vn</w:t>
            </w:r>
          </w:p>
        </w:tc>
      </w:tr>
      <w:tr w:rsidR="00B9529B" w:rsidRPr="003C02FF" w14:paraId="21547D09" w14:textId="77777777" w:rsidTr="003C02FF">
        <w:tc>
          <w:tcPr>
            <w:tcW w:w="546" w:type="pct"/>
            <w:shd w:val="clear" w:color="auto" w:fill="auto"/>
            <w:vAlign w:val="center"/>
            <w:hideMark/>
            <w:tcPrChange w:id="1320" w:author="James Vu" w:date="2024-04-19T00:29:00Z">
              <w:tcPr>
                <w:tcW w:w="546" w:type="pct"/>
                <w:shd w:val="clear" w:color="auto" w:fill="auto"/>
                <w:vAlign w:val="center"/>
                <w:hideMark/>
              </w:tcPr>
            </w:tcPrChange>
          </w:tcPr>
          <w:p w14:paraId="5F7D6612" w14:textId="77777777" w:rsidR="00B9529B" w:rsidRPr="003C02FF" w:rsidRDefault="00B9529B" w:rsidP="003C02FF">
            <w:pPr>
              <w:widowControl w:val="0"/>
              <w:spacing w:before="120" w:after="120"/>
              <w:jc w:val="center"/>
              <w:rPr>
                <w:rPrChange w:id="1321" w:author="James Vu" w:date="2024-04-19T00:29:00Z">
                  <w:rPr>
                    <w:sz w:val="26"/>
                    <w:szCs w:val="26"/>
                  </w:rPr>
                </w:rPrChange>
              </w:rPr>
            </w:pPr>
            <w:r w:rsidRPr="003C02FF">
              <w:rPr>
                <w:rPrChange w:id="1322" w:author="James Vu" w:date="2024-04-19T00:29:00Z">
                  <w:rPr>
                    <w:sz w:val="26"/>
                    <w:szCs w:val="26"/>
                  </w:rPr>
                </w:rPrChange>
              </w:rPr>
              <w:t>1.3</w:t>
            </w:r>
          </w:p>
        </w:tc>
        <w:tc>
          <w:tcPr>
            <w:tcW w:w="4454" w:type="pct"/>
            <w:shd w:val="clear" w:color="auto" w:fill="auto"/>
            <w:vAlign w:val="center"/>
            <w:hideMark/>
            <w:tcPrChange w:id="1323" w:author="James Vu" w:date="2024-04-19T00:29:00Z">
              <w:tcPr>
                <w:tcW w:w="4454" w:type="pct"/>
                <w:shd w:val="clear" w:color="auto" w:fill="auto"/>
                <w:vAlign w:val="center"/>
                <w:hideMark/>
              </w:tcPr>
            </w:tcPrChange>
          </w:tcPr>
          <w:p w14:paraId="68C1B679" w14:textId="1C040C27" w:rsidR="00B9529B" w:rsidRPr="003C02FF" w:rsidRDefault="00B9529B">
            <w:pPr>
              <w:widowControl w:val="0"/>
              <w:spacing w:before="120" w:after="120"/>
              <w:jc w:val="both"/>
              <w:rPr>
                <w:rPrChange w:id="1324" w:author="James Vu" w:date="2024-04-19T00:29:00Z">
                  <w:rPr>
                    <w:sz w:val="26"/>
                    <w:szCs w:val="26"/>
                  </w:rPr>
                </w:rPrChange>
              </w:rPr>
              <w:pPrChange w:id="1325" w:author="James Vu" w:date="2024-04-18T22:33:00Z">
                <w:pPr>
                  <w:widowControl w:val="0"/>
                  <w:spacing w:before="120" w:after="120"/>
                </w:pPr>
              </w:pPrChange>
            </w:pPr>
            <w:r w:rsidRPr="003C02FF">
              <w:rPr>
                <w:rPrChange w:id="1326" w:author="James Vu" w:date="2024-04-19T00:29:00Z">
                  <w:rPr>
                    <w:sz w:val="26"/>
                    <w:szCs w:val="26"/>
                  </w:rPr>
                </w:rPrChange>
              </w:rPr>
              <w:t>Phần mềm quản lý dữ liệu xử phạt vi phạm hành chính trong lĩnh vực thủy sản của Tổng cục Thủy sản:</w:t>
            </w:r>
            <w:r w:rsidR="00997F59" w:rsidRPr="003C02FF">
              <w:rPr>
                <w:rStyle w:val="Hyperlink"/>
                <w:i/>
                <w:iCs/>
              </w:rPr>
              <w:t xml:space="preserve"> https://vphc.tongcucthuysan.gov.vn</w:t>
            </w:r>
          </w:p>
        </w:tc>
      </w:tr>
      <w:tr w:rsidR="00997F59" w:rsidRPr="003C02FF" w14:paraId="089287E9" w14:textId="77777777" w:rsidTr="003C02FF">
        <w:tc>
          <w:tcPr>
            <w:tcW w:w="546" w:type="pct"/>
            <w:shd w:val="clear" w:color="auto" w:fill="auto"/>
            <w:vAlign w:val="center"/>
            <w:tcPrChange w:id="1327" w:author="James Vu" w:date="2024-04-19T00:29:00Z">
              <w:tcPr>
                <w:tcW w:w="546" w:type="pct"/>
                <w:shd w:val="clear" w:color="auto" w:fill="auto"/>
                <w:vAlign w:val="center"/>
              </w:tcPr>
            </w:tcPrChange>
          </w:tcPr>
          <w:p w14:paraId="7314C021" w14:textId="006CA037" w:rsidR="00997F59" w:rsidRPr="003C02FF" w:rsidRDefault="00997F59" w:rsidP="003C02FF">
            <w:pPr>
              <w:widowControl w:val="0"/>
              <w:spacing w:before="120" w:after="120"/>
              <w:jc w:val="center"/>
              <w:rPr>
                <w:rPrChange w:id="1328" w:author="James Vu" w:date="2024-04-19T00:29:00Z">
                  <w:rPr>
                    <w:sz w:val="26"/>
                    <w:szCs w:val="26"/>
                  </w:rPr>
                </w:rPrChange>
              </w:rPr>
            </w:pPr>
            <w:r w:rsidRPr="003C02FF">
              <w:rPr>
                <w:rPrChange w:id="1329" w:author="James Vu" w:date="2024-04-19T00:29:00Z">
                  <w:rPr>
                    <w:sz w:val="26"/>
                    <w:szCs w:val="26"/>
                  </w:rPr>
                </w:rPrChange>
              </w:rPr>
              <w:t>1.4</w:t>
            </w:r>
          </w:p>
        </w:tc>
        <w:tc>
          <w:tcPr>
            <w:tcW w:w="4454" w:type="pct"/>
            <w:shd w:val="clear" w:color="auto" w:fill="auto"/>
            <w:vAlign w:val="center"/>
            <w:tcPrChange w:id="1330" w:author="James Vu" w:date="2024-04-19T00:29:00Z">
              <w:tcPr>
                <w:tcW w:w="4454" w:type="pct"/>
                <w:shd w:val="clear" w:color="auto" w:fill="auto"/>
                <w:vAlign w:val="center"/>
              </w:tcPr>
            </w:tcPrChange>
          </w:tcPr>
          <w:p w14:paraId="7E1BB8EE" w14:textId="506EBB73" w:rsidR="00997F59" w:rsidRPr="003C02FF" w:rsidRDefault="00997F59">
            <w:pPr>
              <w:widowControl w:val="0"/>
              <w:spacing w:before="120" w:after="120"/>
              <w:jc w:val="both"/>
              <w:rPr>
                <w:rPrChange w:id="1331" w:author="James Vu" w:date="2024-04-19T00:29:00Z">
                  <w:rPr>
                    <w:sz w:val="26"/>
                    <w:szCs w:val="26"/>
                  </w:rPr>
                </w:rPrChange>
              </w:rPr>
              <w:pPrChange w:id="1332" w:author="James Vu" w:date="2024-04-18T22:33:00Z">
                <w:pPr>
                  <w:widowControl w:val="0"/>
                  <w:spacing w:before="120" w:after="120"/>
                </w:pPr>
              </w:pPrChange>
            </w:pPr>
            <w:r w:rsidRPr="003C02FF">
              <w:t xml:space="preserve">Phần mềm quản lý dữ liệu giống thuỷ sản và dữ liệu về thức ăn thủy sản, sản phẩm xử lý môi trường nuôi trồng thủy sản: </w:t>
            </w:r>
            <w:r w:rsidRPr="003C02FF">
              <w:rPr>
                <w:rStyle w:val="Hyperlink"/>
                <w:i/>
                <w:iCs/>
              </w:rPr>
              <w:t>https://csdl.tongcucthuysan.gov.vn</w:t>
            </w:r>
          </w:p>
        </w:tc>
      </w:tr>
      <w:tr w:rsidR="00997F59" w:rsidRPr="003C02FF" w14:paraId="105A1CD6" w14:textId="77777777" w:rsidTr="003C02FF">
        <w:tc>
          <w:tcPr>
            <w:tcW w:w="546" w:type="pct"/>
            <w:shd w:val="clear" w:color="auto" w:fill="auto"/>
            <w:vAlign w:val="center"/>
            <w:tcPrChange w:id="1333" w:author="James Vu" w:date="2024-04-19T00:29:00Z">
              <w:tcPr>
                <w:tcW w:w="546" w:type="pct"/>
                <w:shd w:val="clear" w:color="auto" w:fill="auto"/>
                <w:vAlign w:val="center"/>
              </w:tcPr>
            </w:tcPrChange>
          </w:tcPr>
          <w:p w14:paraId="1C1B2BCA" w14:textId="36965829" w:rsidR="00997F59" w:rsidRPr="003C02FF" w:rsidRDefault="00997F59" w:rsidP="003C02FF">
            <w:pPr>
              <w:widowControl w:val="0"/>
              <w:spacing w:before="120" w:after="120"/>
              <w:jc w:val="center"/>
              <w:rPr>
                <w:rPrChange w:id="1334" w:author="James Vu" w:date="2024-04-19T00:29:00Z">
                  <w:rPr>
                    <w:sz w:val="26"/>
                    <w:szCs w:val="26"/>
                  </w:rPr>
                </w:rPrChange>
              </w:rPr>
            </w:pPr>
            <w:r w:rsidRPr="003C02FF">
              <w:rPr>
                <w:rPrChange w:id="1335" w:author="James Vu" w:date="2024-04-19T00:29:00Z">
                  <w:rPr>
                    <w:sz w:val="26"/>
                    <w:szCs w:val="26"/>
                  </w:rPr>
                </w:rPrChange>
              </w:rPr>
              <w:t>1.5</w:t>
            </w:r>
          </w:p>
        </w:tc>
        <w:tc>
          <w:tcPr>
            <w:tcW w:w="4454" w:type="pct"/>
            <w:shd w:val="clear" w:color="auto" w:fill="auto"/>
            <w:vAlign w:val="center"/>
            <w:tcPrChange w:id="1336" w:author="James Vu" w:date="2024-04-19T00:29:00Z">
              <w:tcPr>
                <w:tcW w:w="4454" w:type="pct"/>
                <w:shd w:val="clear" w:color="auto" w:fill="auto"/>
                <w:vAlign w:val="center"/>
              </w:tcPr>
            </w:tcPrChange>
          </w:tcPr>
          <w:p w14:paraId="596B9C5A" w14:textId="23DABC1A" w:rsidR="00997F59" w:rsidRPr="003C02FF" w:rsidRDefault="00997F59">
            <w:pPr>
              <w:widowControl w:val="0"/>
              <w:spacing w:before="120" w:after="120"/>
              <w:jc w:val="both"/>
              <w:pPrChange w:id="1337" w:author="James Vu" w:date="2024-04-18T22:33:00Z">
                <w:pPr>
                  <w:widowControl w:val="0"/>
                  <w:spacing w:before="120" w:after="120"/>
                </w:pPr>
              </w:pPrChange>
            </w:pPr>
            <w:r w:rsidRPr="003C02FF">
              <w:t xml:space="preserve">Phần mềm quản lý dữ liệu về nuôi trồng thuỷ sản: </w:t>
            </w:r>
            <w:r w:rsidRPr="003C02FF">
              <w:rPr>
                <w:rStyle w:val="Hyperlink"/>
                <w:i/>
                <w:iCs/>
              </w:rPr>
              <w:t>https://ntts.tongcucthuysan.gov.vn</w:t>
            </w:r>
          </w:p>
        </w:tc>
      </w:tr>
      <w:tr w:rsidR="00B9529B" w:rsidRPr="003C02FF" w14:paraId="7FF465A3" w14:textId="77777777" w:rsidTr="003C02FF">
        <w:tc>
          <w:tcPr>
            <w:tcW w:w="546" w:type="pct"/>
            <w:shd w:val="clear" w:color="auto" w:fill="auto"/>
            <w:vAlign w:val="center"/>
            <w:hideMark/>
            <w:tcPrChange w:id="1338" w:author="James Vu" w:date="2024-04-19T00:29:00Z">
              <w:tcPr>
                <w:tcW w:w="546" w:type="pct"/>
                <w:shd w:val="clear" w:color="auto" w:fill="auto"/>
                <w:vAlign w:val="center"/>
                <w:hideMark/>
              </w:tcPr>
            </w:tcPrChange>
          </w:tcPr>
          <w:p w14:paraId="414D8388" w14:textId="77777777" w:rsidR="00B9529B" w:rsidRPr="003C02FF" w:rsidRDefault="00B9529B" w:rsidP="003C02FF">
            <w:pPr>
              <w:widowControl w:val="0"/>
              <w:spacing w:before="120" w:after="120"/>
              <w:jc w:val="center"/>
              <w:rPr>
                <w:rPrChange w:id="1339" w:author="James Vu" w:date="2024-04-19T00:29:00Z">
                  <w:rPr>
                    <w:sz w:val="26"/>
                    <w:szCs w:val="26"/>
                  </w:rPr>
                </w:rPrChange>
              </w:rPr>
            </w:pPr>
            <w:r w:rsidRPr="003C02FF">
              <w:rPr>
                <w:rPrChange w:id="1340" w:author="James Vu" w:date="2024-04-19T00:29:00Z">
                  <w:rPr>
                    <w:sz w:val="26"/>
                    <w:szCs w:val="26"/>
                  </w:rPr>
                </w:rPrChange>
              </w:rPr>
              <w:t>1.4</w:t>
            </w:r>
          </w:p>
        </w:tc>
        <w:tc>
          <w:tcPr>
            <w:tcW w:w="4454" w:type="pct"/>
            <w:shd w:val="clear" w:color="auto" w:fill="auto"/>
            <w:vAlign w:val="center"/>
            <w:hideMark/>
            <w:tcPrChange w:id="1341" w:author="James Vu" w:date="2024-04-19T00:29:00Z">
              <w:tcPr>
                <w:tcW w:w="4454" w:type="pct"/>
                <w:shd w:val="clear" w:color="auto" w:fill="auto"/>
                <w:vAlign w:val="center"/>
                <w:hideMark/>
              </w:tcPr>
            </w:tcPrChange>
          </w:tcPr>
          <w:p w14:paraId="55BBDA43" w14:textId="77777777" w:rsidR="00B9529B" w:rsidRPr="003C02FF" w:rsidRDefault="00B9529B">
            <w:pPr>
              <w:widowControl w:val="0"/>
              <w:spacing w:before="120" w:after="120"/>
              <w:jc w:val="both"/>
              <w:rPr>
                <w:rPrChange w:id="1342" w:author="James Vu" w:date="2024-04-19T00:29:00Z">
                  <w:rPr>
                    <w:sz w:val="26"/>
                    <w:szCs w:val="26"/>
                  </w:rPr>
                </w:rPrChange>
              </w:rPr>
              <w:pPrChange w:id="1343" w:author="James Vu" w:date="2024-04-18T22:33:00Z">
                <w:pPr>
                  <w:widowControl w:val="0"/>
                  <w:spacing w:before="120" w:after="120"/>
                </w:pPr>
              </w:pPrChange>
            </w:pPr>
            <w:r w:rsidRPr="003C02FF">
              <w:rPr>
                <w:rPrChange w:id="1344" w:author="James Vu" w:date="2024-04-19T00:29:00Z">
                  <w:rPr>
                    <w:sz w:val="26"/>
                    <w:szCs w:val="26"/>
                  </w:rPr>
                </w:rPrChange>
              </w:rPr>
              <w:t>Phần mềm Quản lý, báo cáo tự động tàu cá (Trạm bờ) MECOM PRS</w:t>
            </w:r>
          </w:p>
        </w:tc>
      </w:tr>
      <w:tr w:rsidR="00B9529B" w:rsidRPr="003C02FF" w14:paraId="74AB7AD0" w14:textId="77777777" w:rsidTr="003C02FF">
        <w:tc>
          <w:tcPr>
            <w:tcW w:w="546" w:type="pct"/>
            <w:shd w:val="clear" w:color="auto" w:fill="auto"/>
            <w:vAlign w:val="center"/>
            <w:tcPrChange w:id="1345" w:author="James Vu" w:date="2024-04-19T00:29:00Z">
              <w:tcPr>
                <w:tcW w:w="546" w:type="pct"/>
                <w:shd w:val="clear" w:color="auto" w:fill="auto"/>
                <w:vAlign w:val="center"/>
              </w:tcPr>
            </w:tcPrChange>
          </w:tcPr>
          <w:p w14:paraId="5DEC1486" w14:textId="77777777" w:rsidR="00B9529B" w:rsidRPr="003C02FF" w:rsidRDefault="00B9529B" w:rsidP="003C02FF">
            <w:pPr>
              <w:widowControl w:val="0"/>
              <w:spacing w:before="120" w:after="120"/>
              <w:jc w:val="center"/>
              <w:rPr>
                <w:rPrChange w:id="1346" w:author="James Vu" w:date="2024-04-19T00:29:00Z">
                  <w:rPr>
                    <w:sz w:val="26"/>
                    <w:szCs w:val="26"/>
                  </w:rPr>
                </w:rPrChange>
              </w:rPr>
            </w:pPr>
            <w:r w:rsidRPr="003C02FF">
              <w:rPr>
                <w:rPrChange w:id="1347" w:author="James Vu" w:date="2024-04-19T00:29:00Z">
                  <w:rPr>
                    <w:sz w:val="26"/>
                    <w:szCs w:val="26"/>
                  </w:rPr>
                </w:rPrChange>
              </w:rPr>
              <w:t>1.5</w:t>
            </w:r>
          </w:p>
        </w:tc>
        <w:tc>
          <w:tcPr>
            <w:tcW w:w="4454" w:type="pct"/>
            <w:shd w:val="clear" w:color="auto" w:fill="auto"/>
            <w:vAlign w:val="center"/>
            <w:tcPrChange w:id="1348" w:author="James Vu" w:date="2024-04-19T00:29:00Z">
              <w:tcPr>
                <w:tcW w:w="4454" w:type="pct"/>
                <w:shd w:val="clear" w:color="auto" w:fill="auto"/>
                <w:vAlign w:val="center"/>
              </w:tcPr>
            </w:tcPrChange>
          </w:tcPr>
          <w:p w14:paraId="44DC51B0" w14:textId="49668EE9" w:rsidR="00B9529B" w:rsidRPr="003C02FF" w:rsidRDefault="00857FD2">
            <w:pPr>
              <w:widowControl w:val="0"/>
              <w:spacing w:before="120" w:after="120"/>
              <w:jc w:val="both"/>
              <w:rPr>
                <w:rPrChange w:id="1349" w:author="James Vu" w:date="2024-04-19T00:29:00Z">
                  <w:rPr>
                    <w:sz w:val="26"/>
                    <w:szCs w:val="26"/>
                  </w:rPr>
                </w:rPrChange>
              </w:rPr>
              <w:pPrChange w:id="1350" w:author="James Vu" w:date="2024-04-18T22:33:00Z">
                <w:pPr>
                  <w:widowControl w:val="0"/>
                  <w:spacing w:before="120" w:after="120"/>
                </w:pPr>
              </w:pPrChange>
            </w:pPr>
            <w:r w:rsidRPr="003C02FF">
              <w:rPr>
                <w:rPrChange w:id="1351" w:author="James Vu" w:date="2024-04-19T00:29:00Z">
                  <w:rPr>
                    <w:sz w:val="26"/>
                    <w:szCs w:val="26"/>
                  </w:rPr>
                </w:rPrChange>
              </w:rPr>
              <w:t xml:space="preserve">Phần mềm </w:t>
            </w:r>
            <w:r w:rsidR="00B9529B" w:rsidRPr="003C02FF">
              <w:rPr>
                <w:rPrChange w:id="1352" w:author="James Vu" w:date="2024-04-19T00:29:00Z">
                  <w:rPr>
                    <w:sz w:val="26"/>
                    <w:szCs w:val="26"/>
                  </w:rPr>
                </w:rPrChange>
              </w:rPr>
              <w:t xml:space="preserve">quản lý </w:t>
            </w:r>
            <w:r w:rsidRPr="003C02FF">
              <w:rPr>
                <w:rPrChange w:id="1353" w:author="James Vu" w:date="2024-04-19T00:29:00Z">
                  <w:rPr>
                    <w:sz w:val="26"/>
                    <w:szCs w:val="26"/>
                  </w:rPr>
                </w:rPrChange>
              </w:rPr>
              <w:t>dữ liệu t</w:t>
            </w:r>
            <w:r w:rsidR="00B9529B" w:rsidRPr="003C02FF">
              <w:rPr>
                <w:rPrChange w:id="1354" w:author="James Vu" w:date="2024-04-19T00:29:00Z">
                  <w:rPr>
                    <w:sz w:val="26"/>
                    <w:szCs w:val="26"/>
                  </w:rPr>
                </w:rPrChange>
              </w:rPr>
              <w:t xml:space="preserve">rồng trọt và </w:t>
            </w:r>
            <w:r w:rsidRPr="003C02FF">
              <w:rPr>
                <w:rPrChange w:id="1355" w:author="James Vu" w:date="2024-04-19T00:29:00Z">
                  <w:rPr>
                    <w:sz w:val="26"/>
                    <w:szCs w:val="26"/>
                  </w:rPr>
                </w:rPrChange>
              </w:rPr>
              <w:t>b</w:t>
            </w:r>
            <w:r w:rsidR="00B9529B" w:rsidRPr="003C02FF">
              <w:rPr>
                <w:rPrChange w:id="1356" w:author="James Vu" w:date="2024-04-19T00:29:00Z">
                  <w:rPr>
                    <w:sz w:val="26"/>
                    <w:szCs w:val="26"/>
                  </w:rPr>
                </w:rPrChange>
              </w:rPr>
              <w:t>ảo vệ thực vật PPDMS</w:t>
            </w:r>
          </w:p>
        </w:tc>
      </w:tr>
      <w:tr w:rsidR="00B9529B" w:rsidRPr="003C02FF" w14:paraId="0B34275D" w14:textId="77777777" w:rsidTr="003C02FF">
        <w:tc>
          <w:tcPr>
            <w:tcW w:w="546" w:type="pct"/>
            <w:shd w:val="clear" w:color="auto" w:fill="auto"/>
            <w:vAlign w:val="center"/>
            <w:tcPrChange w:id="1357" w:author="James Vu" w:date="2024-04-19T00:29:00Z">
              <w:tcPr>
                <w:tcW w:w="546" w:type="pct"/>
                <w:shd w:val="clear" w:color="auto" w:fill="auto"/>
                <w:vAlign w:val="center"/>
              </w:tcPr>
            </w:tcPrChange>
          </w:tcPr>
          <w:p w14:paraId="7193748C" w14:textId="77777777" w:rsidR="00B9529B" w:rsidRPr="003C02FF" w:rsidRDefault="00B9529B" w:rsidP="003C02FF">
            <w:pPr>
              <w:widowControl w:val="0"/>
              <w:spacing w:before="120" w:after="120"/>
              <w:jc w:val="center"/>
              <w:rPr>
                <w:rPrChange w:id="1358" w:author="James Vu" w:date="2024-04-19T00:29:00Z">
                  <w:rPr>
                    <w:sz w:val="26"/>
                    <w:szCs w:val="26"/>
                  </w:rPr>
                </w:rPrChange>
              </w:rPr>
            </w:pPr>
            <w:r w:rsidRPr="003C02FF">
              <w:rPr>
                <w:rPrChange w:id="1359" w:author="James Vu" w:date="2024-04-19T00:29:00Z">
                  <w:rPr>
                    <w:sz w:val="26"/>
                    <w:szCs w:val="26"/>
                  </w:rPr>
                </w:rPrChange>
              </w:rPr>
              <w:t>1.6</w:t>
            </w:r>
          </w:p>
        </w:tc>
        <w:tc>
          <w:tcPr>
            <w:tcW w:w="4454" w:type="pct"/>
            <w:shd w:val="clear" w:color="auto" w:fill="auto"/>
            <w:vAlign w:val="center"/>
            <w:tcPrChange w:id="1360" w:author="James Vu" w:date="2024-04-19T00:29:00Z">
              <w:tcPr>
                <w:tcW w:w="4454" w:type="pct"/>
                <w:shd w:val="clear" w:color="auto" w:fill="auto"/>
                <w:vAlign w:val="center"/>
              </w:tcPr>
            </w:tcPrChange>
          </w:tcPr>
          <w:p w14:paraId="40EB09C8" w14:textId="506C9953" w:rsidR="00653AB1" w:rsidRPr="003C02FF" w:rsidRDefault="00653AB1">
            <w:pPr>
              <w:widowControl w:val="0"/>
              <w:spacing w:before="120" w:after="120"/>
              <w:jc w:val="both"/>
              <w:pPrChange w:id="1361" w:author="James Vu" w:date="2024-04-18T22:33:00Z">
                <w:pPr>
                  <w:widowControl w:val="0"/>
                  <w:spacing w:before="120" w:after="120"/>
                </w:pPr>
              </w:pPrChange>
            </w:pPr>
            <w:r w:rsidRPr="003C02FF">
              <w:t xml:space="preserve">Hệ thống thông tin dịch bệnh động vật trực tuyến (gọi tắt là Hệ thống VAHIS): </w:t>
            </w:r>
            <w:r w:rsidRPr="003C02FF">
              <w:rPr>
                <w:rStyle w:val="Hyperlink"/>
                <w:i/>
                <w:iCs/>
              </w:rPr>
              <w:t>https://vahis.vn</w:t>
            </w:r>
          </w:p>
        </w:tc>
      </w:tr>
      <w:tr w:rsidR="00B9529B" w:rsidRPr="003C02FF" w14:paraId="33F44722" w14:textId="77777777" w:rsidTr="003C02FF">
        <w:tc>
          <w:tcPr>
            <w:tcW w:w="546" w:type="pct"/>
            <w:shd w:val="clear" w:color="auto" w:fill="auto"/>
            <w:vAlign w:val="center"/>
            <w:hideMark/>
            <w:tcPrChange w:id="1362" w:author="James Vu" w:date="2024-04-19T00:29:00Z">
              <w:tcPr>
                <w:tcW w:w="546" w:type="pct"/>
                <w:shd w:val="clear" w:color="auto" w:fill="auto"/>
                <w:vAlign w:val="center"/>
                <w:hideMark/>
              </w:tcPr>
            </w:tcPrChange>
          </w:tcPr>
          <w:p w14:paraId="098093B7" w14:textId="77777777" w:rsidR="00B9529B" w:rsidRPr="003C02FF" w:rsidRDefault="00B9529B" w:rsidP="003C02FF">
            <w:pPr>
              <w:widowControl w:val="0"/>
              <w:spacing w:before="120" w:after="120"/>
              <w:jc w:val="center"/>
              <w:rPr>
                <w:b/>
                <w:bCs/>
                <w:rPrChange w:id="1363" w:author="James Vu" w:date="2024-04-19T00:29:00Z">
                  <w:rPr>
                    <w:b/>
                    <w:bCs/>
                    <w:sz w:val="26"/>
                    <w:szCs w:val="26"/>
                  </w:rPr>
                </w:rPrChange>
              </w:rPr>
            </w:pPr>
            <w:r w:rsidRPr="003C02FF">
              <w:rPr>
                <w:b/>
                <w:bCs/>
                <w:rPrChange w:id="1364" w:author="James Vu" w:date="2024-04-19T00:29:00Z">
                  <w:rPr>
                    <w:b/>
                    <w:bCs/>
                    <w:sz w:val="26"/>
                    <w:szCs w:val="26"/>
                  </w:rPr>
                </w:rPrChange>
              </w:rPr>
              <w:t>2</w:t>
            </w:r>
          </w:p>
        </w:tc>
        <w:tc>
          <w:tcPr>
            <w:tcW w:w="4454" w:type="pct"/>
            <w:shd w:val="clear" w:color="auto" w:fill="auto"/>
            <w:vAlign w:val="center"/>
            <w:hideMark/>
            <w:tcPrChange w:id="1365" w:author="James Vu" w:date="2024-04-19T00:29:00Z">
              <w:tcPr>
                <w:tcW w:w="4454" w:type="pct"/>
                <w:shd w:val="clear" w:color="auto" w:fill="auto"/>
                <w:vAlign w:val="center"/>
                <w:hideMark/>
              </w:tcPr>
            </w:tcPrChange>
          </w:tcPr>
          <w:p w14:paraId="24AF8BD4" w14:textId="77777777" w:rsidR="00B9529B" w:rsidRPr="003C02FF" w:rsidRDefault="00B9529B">
            <w:pPr>
              <w:widowControl w:val="0"/>
              <w:spacing w:before="120" w:after="120"/>
              <w:jc w:val="both"/>
              <w:rPr>
                <w:b/>
                <w:bCs/>
                <w:rPrChange w:id="1366" w:author="James Vu" w:date="2024-04-19T00:29:00Z">
                  <w:rPr>
                    <w:b/>
                    <w:bCs/>
                    <w:sz w:val="26"/>
                    <w:szCs w:val="26"/>
                  </w:rPr>
                </w:rPrChange>
              </w:rPr>
              <w:pPrChange w:id="1367" w:author="James Vu" w:date="2024-04-18T22:33:00Z">
                <w:pPr>
                  <w:widowControl w:val="0"/>
                  <w:spacing w:before="120" w:after="120"/>
                </w:pPr>
              </w:pPrChange>
            </w:pPr>
            <w:r w:rsidRPr="003C02FF">
              <w:rPr>
                <w:b/>
                <w:bCs/>
                <w:rPrChange w:id="1368" w:author="James Vu" w:date="2024-04-19T00:29:00Z">
                  <w:rPr>
                    <w:b/>
                    <w:bCs/>
                    <w:sz w:val="26"/>
                    <w:szCs w:val="26"/>
                  </w:rPr>
                </w:rPrChange>
              </w:rPr>
              <w:t>Phần mềm chuyên ngành tại Sở Nông nghiệp và Phát triển nông thôn</w:t>
            </w:r>
          </w:p>
        </w:tc>
      </w:tr>
      <w:tr w:rsidR="00B9529B" w:rsidRPr="003C02FF" w14:paraId="42A3919C" w14:textId="77777777" w:rsidTr="003C02FF">
        <w:tc>
          <w:tcPr>
            <w:tcW w:w="546" w:type="pct"/>
            <w:shd w:val="clear" w:color="auto" w:fill="auto"/>
            <w:vAlign w:val="center"/>
            <w:hideMark/>
            <w:tcPrChange w:id="1369" w:author="James Vu" w:date="2024-04-19T00:29:00Z">
              <w:tcPr>
                <w:tcW w:w="546" w:type="pct"/>
                <w:shd w:val="clear" w:color="auto" w:fill="auto"/>
                <w:vAlign w:val="center"/>
                <w:hideMark/>
              </w:tcPr>
            </w:tcPrChange>
          </w:tcPr>
          <w:p w14:paraId="5AB8713E" w14:textId="77777777" w:rsidR="00B9529B" w:rsidRPr="003C02FF" w:rsidRDefault="00B9529B" w:rsidP="003C02FF">
            <w:pPr>
              <w:widowControl w:val="0"/>
              <w:spacing w:before="120" w:after="120"/>
              <w:jc w:val="center"/>
              <w:rPr>
                <w:rPrChange w:id="1370" w:author="James Vu" w:date="2024-04-19T00:29:00Z">
                  <w:rPr>
                    <w:sz w:val="26"/>
                    <w:szCs w:val="26"/>
                  </w:rPr>
                </w:rPrChange>
              </w:rPr>
            </w:pPr>
            <w:r w:rsidRPr="003C02FF">
              <w:rPr>
                <w:rPrChange w:id="1371" w:author="James Vu" w:date="2024-04-19T00:29:00Z">
                  <w:rPr>
                    <w:sz w:val="26"/>
                    <w:szCs w:val="26"/>
                  </w:rPr>
                </w:rPrChange>
              </w:rPr>
              <w:t>2.2</w:t>
            </w:r>
          </w:p>
        </w:tc>
        <w:tc>
          <w:tcPr>
            <w:tcW w:w="4454" w:type="pct"/>
            <w:shd w:val="clear" w:color="auto" w:fill="auto"/>
            <w:vAlign w:val="center"/>
            <w:hideMark/>
            <w:tcPrChange w:id="1372" w:author="James Vu" w:date="2024-04-19T00:29:00Z">
              <w:tcPr>
                <w:tcW w:w="4454" w:type="pct"/>
                <w:shd w:val="clear" w:color="auto" w:fill="auto"/>
                <w:vAlign w:val="center"/>
                <w:hideMark/>
              </w:tcPr>
            </w:tcPrChange>
          </w:tcPr>
          <w:p w14:paraId="70DD3B40" w14:textId="77777777" w:rsidR="00B9529B" w:rsidRPr="003C02FF" w:rsidRDefault="00B9529B">
            <w:pPr>
              <w:widowControl w:val="0"/>
              <w:spacing w:before="120" w:after="120"/>
              <w:jc w:val="both"/>
              <w:rPr>
                <w:rPrChange w:id="1373" w:author="James Vu" w:date="2024-04-19T00:29:00Z">
                  <w:rPr>
                    <w:sz w:val="26"/>
                    <w:szCs w:val="26"/>
                  </w:rPr>
                </w:rPrChange>
              </w:rPr>
              <w:pPrChange w:id="1374" w:author="James Vu" w:date="2024-04-18T22:33:00Z">
                <w:pPr>
                  <w:widowControl w:val="0"/>
                  <w:spacing w:before="120" w:after="120"/>
                </w:pPr>
              </w:pPrChange>
            </w:pPr>
            <w:r w:rsidRPr="003C02FF">
              <w:rPr>
                <w:lang w:val="sv-SE"/>
                <w:rPrChange w:id="1375" w:author="James Vu" w:date="2024-04-19T00:29:00Z">
                  <w:rPr>
                    <w:sz w:val="26"/>
                    <w:szCs w:val="26"/>
                    <w:lang w:val="sv-SE"/>
                  </w:rPr>
                </w:rPrChange>
              </w:rPr>
              <w:t>Phần mềm quản lý hệ thống nước (GIS)</w:t>
            </w:r>
          </w:p>
        </w:tc>
      </w:tr>
      <w:tr w:rsidR="00B9529B" w:rsidRPr="003C02FF" w14:paraId="321A7DA8" w14:textId="77777777" w:rsidTr="003C02FF">
        <w:tc>
          <w:tcPr>
            <w:tcW w:w="546" w:type="pct"/>
            <w:shd w:val="clear" w:color="auto" w:fill="auto"/>
            <w:vAlign w:val="center"/>
            <w:hideMark/>
            <w:tcPrChange w:id="1376" w:author="James Vu" w:date="2024-04-19T00:29:00Z">
              <w:tcPr>
                <w:tcW w:w="546" w:type="pct"/>
                <w:shd w:val="clear" w:color="auto" w:fill="auto"/>
                <w:vAlign w:val="center"/>
                <w:hideMark/>
              </w:tcPr>
            </w:tcPrChange>
          </w:tcPr>
          <w:p w14:paraId="1815F500" w14:textId="77777777" w:rsidR="00B9529B" w:rsidRPr="003C02FF" w:rsidRDefault="00B9529B" w:rsidP="003C02FF">
            <w:pPr>
              <w:widowControl w:val="0"/>
              <w:spacing w:before="120" w:after="120"/>
              <w:jc w:val="center"/>
              <w:rPr>
                <w:rPrChange w:id="1377" w:author="James Vu" w:date="2024-04-19T00:29:00Z">
                  <w:rPr>
                    <w:sz w:val="26"/>
                    <w:szCs w:val="26"/>
                  </w:rPr>
                </w:rPrChange>
              </w:rPr>
            </w:pPr>
            <w:r w:rsidRPr="003C02FF">
              <w:rPr>
                <w:rPrChange w:id="1378" w:author="James Vu" w:date="2024-04-19T00:29:00Z">
                  <w:rPr>
                    <w:sz w:val="26"/>
                    <w:szCs w:val="26"/>
                  </w:rPr>
                </w:rPrChange>
              </w:rPr>
              <w:t>2.3</w:t>
            </w:r>
          </w:p>
        </w:tc>
        <w:tc>
          <w:tcPr>
            <w:tcW w:w="4454" w:type="pct"/>
            <w:shd w:val="clear" w:color="auto" w:fill="auto"/>
            <w:vAlign w:val="center"/>
            <w:hideMark/>
            <w:tcPrChange w:id="1379" w:author="James Vu" w:date="2024-04-19T00:29:00Z">
              <w:tcPr>
                <w:tcW w:w="4454" w:type="pct"/>
                <w:shd w:val="clear" w:color="auto" w:fill="auto"/>
                <w:vAlign w:val="center"/>
                <w:hideMark/>
              </w:tcPr>
            </w:tcPrChange>
          </w:tcPr>
          <w:p w14:paraId="1D64C6FC" w14:textId="77777777" w:rsidR="00B9529B" w:rsidRPr="003C02FF" w:rsidRDefault="00B9529B">
            <w:pPr>
              <w:widowControl w:val="0"/>
              <w:spacing w:before="120" w:after="120"/>
              <w:jc w:val="both"/>
              <w:rPr>
                <w:rPrChange w:id="1380" w:author="James Vu" w:date="2024-04-19T00:29:00Z">
                  <w:rPr>
                    <w:sz w:val="26"/>
                    <w:szCs w:val="26"/>
                  </w:rPr>
                </w:rPrChange>
              </w:rPr>
              <w:pPrChange w:id="1381" w:author="James Vu" w:date="2024-04-18T22:33:00Z">
                <w:pPr>
                  <w:widowControl w:val="0"/>
                  <w:spacing w:before="120" w:after="120"/>
                </w:pPr>
              </w:pPrChange>
            </w:pPr>
            <w:r w:rsidRPr="003C02FF">
              <w:rPr>
                <w:lang w:val="sv-SE"/>
                <w:rPrChange w:id="1382" w:author="James Vu" w:date="2024-04-19T00:29:00Z">
                  <w:rPr>
                    <w:sz w:val="26"/>
                    <w:szCs w:val="26"/>
                    <w:lang w:val="sv-SE"/>
                  </w:rPr>
                </w:rPrChange>
              </w:rPr>
              <w:t>Phần mềm ứng dụng Chương trình quản lý mạng lưới đường ống, duy tu, bảo trì, bảo dưỡng thiết bị (WEBGIS)</w:t>
            </w:r>
          </w:p>
        </w:tc>
      </w:tr>
      <w:tr w:rsidR="00B9529B" w:rsidRPr="003C02FF" w14:paraId="19B32E50" w14:textId="77777777" w:rsidTr="003C02FF">
        <w:tc>
          <w:tcPr>
            <w:tcW w:w="546" w:type="pct"/>
            <w:shd w:val="clear" w:color="auto" w:fill="auto"/>
            <w:vAlign w:val="center"/>
            <w:hideMark/>
            <w:tcPrChange w:id="1383" w:author="James Vu" w:date="2024-04-19T00:29:00Z">
              <w:tcPr>
                <w:tcW w:w="546" w:type="pct"/>
                <w:shd w:val="clear" w:color="auto" w:fill="auto"/>
                <w:vAlign w:val="center"/>
                <w:hideMark/>
              </w:tcPr>
            </w:tcPrChange>
          </w:tcPr>
          <w:p w14:paraId="3D537411" w14:textId="77777777" w:rsidR="00B9529B" w:rsidRPr="003C02FF" w:rsidRDefault="00B9529B" w:rsidP="003C02FF">
            <w:pPr>
              <w:widowControl w:val="0"/>
              <w:spacing w:before="120" w:after="120"/>
              <w:jc w:val="center"/>
              <w:rPr>
                <w:rPrChange w:id="1384" w:author="James Vu" w:date="2024-04-19T00:29:00Z">
                  <w:rPr>
                    <w:sz w:val="26"/>
                    <w:szCs w:val="26"/>
                  </w:rPr>
                </w:rPrChange>
              </w:rPr>
            </w:pPr>
            <w:r w:rsidRPr="003C02FF">
              <w:rPr>
                <w:rPrChange w:id="1385" w:author="James Vu" w:date="2024-04-19T00:29:00Z">
                  <w:rPr>
                    <w:sz w:val="26"/>
                    <w:szCs w:val="26"/>
                  </w:rPr>
                </w:rPrChange>
              </w:rPr>
              <w:t>2.4</w:t>
            </w:r>
          </w:p>
        </w:tc>
        <w:tc>
          <w:tcPr>
            <w:tcW w:w="4454" w:type="pct"/>
            <w:shd w:val="clear" w:color="auto" w:fill="auto"/>
            <w:vAlign w:val="center"/>
            <w:hideMark/>
            <w:tcPrChange w:id="1386" w:author="James Vu" w:date="2024-04-19T00:29:00Z">
              <w:tcPr>
                <w:tcW w:w="4454" w:type="pct"/>
                <w:shd w:val="clear" w:color="auto" w:fill="auto"/>
                <w:vAlign w:val="center"/>
                <w:hideMark/>
              </w:tcPr>
            </w:tcPrChange>
          </w:tcPr>
          <w:p w14:paraId="09C74A35" w14:textId="2A414B7F" w:rsidR="00B9529B" w:rsidRPr="003C02FF" w:rsidRDefault="00915812">
            <w:pPr>
              <w:widowControl w:val="0"/>
              <w:spacing w:before="120" w:after="120"/>
              <w:jc w:val="both"/>
              <w:rPr>
                <w:spacing w:val="-4"/>
                <w:rPrChange w:id="1387" w:author="James Vu" w:date="2024-04-19T00:29:00Z">
                  <w:rPr>
                    <w:spacing w:val="-4"/>
                    <w:sz w:val="26"/>
                    <w:szCs w:val="26"/>
                  </w:rPr>
                </w:rPrChange>
              </w:rPr>
              <w:pPrChange w:id="1388" w:author="James Vu" w:date="2024-04-18T22:33:00Z">
                <w:pPr>
                  <w:widowControl w:val="0"/>
                  <w:spacing w:before="120" w:after="120"/>
                </w:pPr>
              </w:pPrChange>
            </w:pPr>
            <w:r w:rsidRPr="003C02FF">
              <w:t>Phần mềm đánh giá, phân hạng sản phẩm OCOP</w:t>
            </w:r>
            <w:r w:rsidR="00B9529B" w:rsidRPr="003C02FF">
              <w:rPr>
                <w:spacing w:val="-4"/>
                <w:rPrChange w:id="1389" w:author="James Vu" w:date="2024-04-19T00:29:00Z">
                  <w:rPr>
                    <w:spacing w:val="-4"/>
                    <w:sz w:val="26"/>
                    <w:szCs w:val="26"/>
                  </w:rPr>
                </w:rPrChange>
              </w:rPr>
              <w:t xml:space="preserve"> (Sở Nông nghiệp và Phát triển nông thôn xây dựng vào năm 2022)</w:t>
            </w:r>
          </w:p>
          <w:p w14:paraId="45988871" w14:textId="6085F3FE" w:rsidR="00B9529B" w:rsidRPr="003C02FF" w:rsidRDefault="00B9529B">
            <w:pPr>
              <w:widowControl w:val="0"/>
              <w:spacing w:before="120" w:after="120"/>
              <w:jc w:val="both"/>
              <w:rPr>
                <w:rPrChange w:id="1390" w:author="James Vu" w:date="2024-04-19T00:29:00Z">
                  <w:rPr>
                    <w:sz w:val="26"/>
                    <w:szCs w:val="26"/>
                  </w:rPr>
                </w:rPrChange>
              </w:rPr>
              <w:pPrChange w:id="1391" w:author="James Vu" w:date="2024-04-18T22:33:00Z">
                <w:pPr>
                  <w:widowControl w:val="0"/>
                  <w:spacing w:before="120" w:after="120"/>
                </w:pPr>
              </w:pPrChange>
            </w:pPr>
          </w:p>
        </w:tc>
      </w:tr>
      <w:tr w:rsidR="008B0E1E" w:rsidRPr="003C02FF" w14:paraId="5BDEF5B3" w14:textId="77777777" w:rsidTr="003C02FF">
        <w:tc>
          <w:tcPr>
            <w:tcW w:w="546" w:type="pct"/>
            <w:shd w:val="clear" w:color="auto" w:fill="auto"/>
            <w:vAlign w:val="center"/>
            <w:tcPrChange w:id="1392" w:author="James Vu" w:date="2024-04-19T00:29:00Z">
              <w:tcPr>
                <w:tcW w:w="546" w:type="pct"/>
                <w:shd w:val="clear" w:color="auto" w:fill="auto"/>
                <w:vAlign w:val="center"/>
              </w:tcPr>
            </w:tcPrChange>
          </w:tcPr>
          <w:p w14:paraId="4FED658C" w14:textId="16597AD6" w:rsidR="008B0E1E" w:rsidRPr="003C02FF" w:rsidRDefault="008B0E1E" w:rsidP="003C02FF">
            <w:pPr>
              <w:widowControl w:val="0"/>
              <w:spacing w:before="120" w:after="120"/>
              <w:jc w:val="center"/>
              <w:rPr>
                <w:rPrChange w:id="1393" w:author="James Vu" w:date="2024-04-19T00:29:00Z">
                  <w:rPr>
                    <w:sz w:val="26"/>
                    <w:szCs w:val="26"/>
                  </w:rPr>
                </w:rPrChange>
              </w:rPr>
            </w:pPr>
            <w:r w:rsidRPr="003C02FF">
              <w:rPr>
                <w:rPrChange w:id="1394" w:author="James Vu" w:date="2024-04-19T00:29:00Z">
                  <w:rPr>
                    <w:sz w:val="26"/>
                    <w:szCs w:val="26"/>
                  </w:rPr>
                </w:rPrChange>
              </w:rPr>
              <w:t>2.5</w:t>
            </w:r>
          </w:p>
        </w:tc>
        <w:tc>
          <w:tcPr>
            <w:tcW w:w="4454" w:type="pct"/>
            <w:shd w:val="clear" w:color="auto" w:fill="auto"/>
            <w:vAlign w:val="center"/>
            <w:tcPrChange w:id="1395" w:author="James Vu" w:date="2024-04-19T00:29:00Z">
              <w:tcPr>
                <w:tcW w:w="4454" w:type="pct"/>
                <w:shd w:val="clear" w:color="auto" w:fill="auto"/>
                <w:vAlign w:val="center"/>
              </w:tcPr>
            </w:tcPrChange>
          </w:tcPr>
          <w:p w14:paraId="615D85B2" w14:textId="375E2097" w:rsidR="008B0E1E" w:rsidRPr="003C02FF" w:rsidRDefault="008B0E1E">
            <w:pPr>
              <w:widowControl w:val="0"/>
              <w:spacing w:before="120" w:after="120"/>
              <w:jc w:val="both"/>
              <w:rPr>
                <w:spacing w:val="-4"/>
                <w:rPrChange w:id="1396" w:author="James Vu" w:date="2024-04-19T00:29:00Z">
                  <w:rPr>
                    <w:spacing w:val="-4"/>
                    <w:sz w:val="26"/>
                    <w:szCs w:val="26"/>
                  </w:rPr>
                </w:rPrChange>
              </w:rPr>
              <w:pPrChange w:id="1397" w:author="James Vu" w:date="2024-04-18T22:33:00Z">
                <w:pPr>
                  <w:widowControl w:val="0"/>
                  <w:spacing w:before="120" w:after="120"/>
                </w:pPr>
              </w:pPrChange>
            </w:pPr>
            <w:r w:rsidRPr="003C02FF">
              <w:rPr>
                <w:spacing w:val="-4"/>
                <w:rPrChange w:id="1398" w:author="James Vu" w:date="2024-04-19T00:29:00Z">
                  <w:rPr>
                    <w:spacing w:val="-4"/>
                    <w:sz w:val="26"/>
                    <w:szCs w:val="26"/>
                  </w:rPr>
                </w:rPrChange>
              </w:rPr>
              <w:t xml:space="preserve">Trang thông tin nông sản Khánh Hòa: </w:t>
            </w:r>
            <w:r w:rsidR="00857FD2" w:rsidRPr="003C02FF">
              <w:rPr>
                <w:rStyle w:val="Hyperlink"/>
                <w:i/>
                <w:iCs/>
              </w:rPr>
              <w:t>https://</w:t>
            </w:r>
            <w:r w:rsidRPr="003C02FF">
              <w:fldChar w:fldCharType="begin"/>
            </w:r>
            <w:r w:rsidRPr="003C02FF">
              <w:instrText>HYPERLINK "file:///C:\\Users\\admin\\Downloads\\Telegram%20Desktop\\a"</w:instrText>
            </w:r>
            <w:r w:rsidRPr="003C02FF">
              <w:fldChar w:fldCharType="separate"/>
            </w:r>
            <w:r w:rsidRPr="003C02FF">
              <w:rPr>
                <w:rStyle w:val="Hyperlink"/>
                <w:i/>
                <w:iCs/>
                <w:rPrChange w:id="1399" w:author="James Vu" w:date="2024-04-19T00:29:00Z">
                  <w:rPr>
                    <w:rStyle w:val="Hyperlink"/>
                    <w:i/>
                    <w:iCs/>
                    <w:sz w:val="26"/>
                    <w:szCs w:val="26"/>
                  </w:rPr>
                </w:rPrChange>
              </w:rPr>
              <w:t>nongsan.khanhhoa.gov.vn</w:t>
            </w:r>
            <w:r w:rsidRPr="003C02FF">
              <w:rPr>
                <w:rStyle w:val="Hyperlink"/>
                <w:i/>
                <w:iCs/>
                <w:rPrChange w:id="1400" w:author="James Vu" w:date="2024-04-19T00:29:00Z">
                  <w:rPr>
                    <w:rStyle w:val="Hyperlink"/>
                    <w:i/>
                    <w:iCs/>
                    <w:sz w:val="26"/>
                    <w:szCs w:val="26"/>
                  </w:rPr>
                </w:rPrChange>
              </w:rPr>
              <w:fldChar w:fldCharType="end"/>
            </w:r>
          </w:p>
        </w:tc>
      </w:tr>
      <w:tr w:rsidR="00B9529B" w:rsidRPr="003C02FF" w14:paraId="4A5F6559" w14:textId="77777777" w:rsidTr="003C02FF">
        <w:tc>
          <w:tcPr>
            <w:tcW w:w="546" w:type="pct"/>
            <w:shd w:val="clear" w:color="auto" w:fill="auto"/>
            <w:noWrap/>
            <w:vAlign w:val="center"/>
            <w:hideMark/>
            <w:tcPrChange w:id="1401" w:author="James Vu" w:date="2024-04-19T00:29:00Z">
              <w:tcPr>
                <w:tcW w:w="546" w:type="pct"/>
                <w:shd w:val="clear" w:color="auto" w:fill="auto"/>
                <w:noWrap/>
                <w:vAlign w:val="center"/>
                <w:hideMark/>
              </w:tcPr>
            </w:tcPrChange>
          </w:tcPr>
          <w:p w14:paraId="1FC18C5A" w14:textId="77777777" w:rsidR="00B9529B" w:rsidRPr="003C02FF" w:rsidRDefault="00B9529B" w:rsidP="003C02FF">
            <w:pPr>
              <w:widowControl w:val="0"/>
              <w:spacing w:before="120" w:after="120"/>
              <w:jc w:val="center"/>
              <w:rPr>
                <w:b/>
                <w:bCs/>
                <w:rPrChange w:id="1402" w:author="James Vu" w:date="2024-04-19T00:29:00Z">
                  <w:rPr>
                    <w:b/>
                    <w:bCs/>
                    <w:sz w:val="26"/>
                    <w:szCs w:val="26"/>
                  </w:rPr>
                </w:rPrChange>
              </w:rPr>
            </w:pPr>
            <w:r w:rsidRPr="003C02FF">
              <w:rPr>
                <w:b/>
                <w:bCs/>
                <w:rPrChange w:id="1403" w:author="James Vu" w:date="2024-04-19T00:29:00Z">
                  <w:rPr>
                    <w:b/>
                    <w:bCs/>
                    <w:sz w:val="26"/>
                    <w:szCs w:val="26"/>
                  </w:rPr>
                </w:rPrChange>
              </w:rPr>
              <w:t>3</w:t>
            </w:r>
          </w:p>
        </w:tc>
        <w:tc>
          <w:tcPr>
            <w:tcW w:w="4454" w:type="pct"/>
            <w:shd w:val="clear" w:color="auto" w:fill="auto"/>
            <w:vAlign w:val="center"/>
            <w:hideMark/>
            <w:tcPrChange w:id="1404" w:author="James Vu" w:date="2024-04-19T00:29:00Z">
              <w:tcPr>
                <w:tcW w:w="4454" w:type="pct"/>
                <w:shd w:val="clear" w:color="auto" w:fill="auto"/>
                <w:vAlign w:val="center"/>
                <w:hideMark/>
              </w:tcPr>
            </w:tcPrChange>
          </w:tcPr>
          <w:p w14:paraId="5F32172F" w14:textId="77777777" w:rsidR="00B9529B" w:rsidRPr="003C02FF" w:rsidRDefault="00B9529B">
            <w:pPr>
              <w:widowControl w:val="0"/>
              <w:spacing w:before="120" w:after="120"/>
              <w:jc w:val="both"/>
              <w:rPr>
                <w:b/>
                <w:bCs/>
                <w:rPrChange w:id="1405" w:author="James Vu" w:date="2024-04-19T00:29:00Z">
                  <w:rPr>
                    <w:b/>
                    <w:bCs/>
                    <w:sz w:val="26"/>
                    <w:szCs w:val="26"/>
                  </w:rPr>
                </w:rPrChange>
              </w:rPr>
              <w:pPrChange w:id="1406" w:author="James Vu" w:date="2024-04-18T22:33:00Z">
                <w:pPr>
                  <w:widowControl w:val="0"/>
                  <w:spacing w:before="120" w:after="120"/>
                </w:pPr>
              </w:pPrChange>
            </w:pPr>
            <w:r w:rsidRPr="003C02FF">
              <w:rPr>
                <w:b/>
                <w:bCs/>
                <w:rPrChange w:id="1407" w:author="James Vu" w:date="2024-04-19T00:29:00Z">
                  <w:rPr>
                    <w:b/>
                    <w:bCs/>
                    <w:sz w:val="26"/>
                    <w:szCs w:val="26"/>
                  </w:rPr>
                </w:rPrChange>
              </w:rPr>
              <w:t>Phần mềm thương mại</w:t>
            </w:r>
          </w:p>
        </w:tc>
      </w:tr>
      <w:tr w:rsidR="00B9529B" w:rsidRPr="003C02FF" w14:paraId="31604F40" w14:textId="77777777" w:rsidTr="003C02FF">
        <w:tc>
          <w:tcPr>
            <w:tcW w:w="546" w:type="pct"/>
            <w:shd w:val="clear" w:color="auto" w:fill="auto"/>
            <w:noWrap/>
            <w:vAlign w:val="center"/>
            <w:hideMark/>
            <w:tcPrChange w:id="1408" w:author="James Vu" w:date="2024-04-19T00:29:00Z">
              <w:tcPr>
                <w:tcW w:w="546" w:type="pct"/>
                <w:shd w:val="clear" w:color="auto" w:fill="auto"/>
                <w:noWrap/>
                <w:vAlign w:val="center"/>
                <w:hideMark/>
              </w:tcPr>
            </w:tcPrChange>
          </w:tcPr>
          <w:p w14:paraId="48BFE644" w14:textId="77777777" w:rsidR="00B9529B" w:rsidRPr="003C02FF" w:rsidRDefault="00B9529B" w:rsidP="003C02FF">
            <w:pPr>
              <w:widowControl w:val="0"/>
              <w:spacing w:before="120" w:after="120"/>
              <w:jc w:val="center"/>
              <w:rPr>
                <w:rPrChange w:id="1409" w:author="James Vu" w:date="2024-04-19T00:29:00Z">
                  <w:rPr>
                    <w:sz w:val="26"/>
                    <w:szCs w:val="26"/>
                  </w:rPr>
                </w:rPrChange>
              </w:rPr>
            </w:pPr>
            <w:r w:rsidRPr="003C02FF">
              <w:rPr>
                <w:rPrChange w:id="1410" w:author="James Vu" w:date="2024-04-19T00:29:00Z">
                  <w:rPr>
                    <w:sz w:val="26"/>
                    <w:szCs w:val="26"/>
                  </w:rPr>
                </w:rPrChange>
              </w:rPr>
              <w:t>3.1</w:t>
            </w:r>
          </w:p>
        </w:tc>
        <w:tc>
          <w:tcPr>
            <w:tcW w:w="4454" w:type="pct"/>
            <w:shd w:val="clear" w:color="auto" w:fill="auto"/>
            <w:vAlign w:val="center"/>
            <w:hideMark/>
            <w:tcPrChange w:id="1411" w:author="James Vu" w:date="2024-04-19T00:29:00Z">
              <w:tcPr>
                <w:tcW w:w="4454" w:type="pct"/>
                <w:shd w:val="clear" w:color="auto" w:fill="auto"/>
                <w:vAlign w:val="center"/>
                <w:hideMark/>
              </w:tcPr>
            </w:tcPrChange>
          </w:tcPr>
          <w:p w14:paraId="04F19DDE" w14:textId="77777777" w:rsidR="00B9529B" w:rsidRPr="003C02FF" w:rsidRDefault="00B9529B">
            <w:pPr>
              <w:widowControl w:val="0"/>
              <w:spacing w:before="120" w:after="120"/>
              <w:jc w:val="both"/>
              <w:rPr>
                <w:rPrChange w:id="1412" w:author="James Vu" w:date="2024-04-19T00:29:00Z">
                  <w:rPr>
                    <w:sz w:val="26"/>
                    <w:szCs w:val="26"/>
                  </w:rPr>
                </w:rPrChange>
              </w:rPr>
              <w:pPrChange w:id="1413" w:author="James Vu" w:date="2024-04-18T22:33:00Z">
                <w:pPr>
                  <w:widowControl w:val="0"/>
                  <w:spacing w:before="120" w:after="120"/>
                </w:pPr>
              </w:pPrChange>
            </w:pPr>
            <w:r w:rsidRPr="003C02FF">
              <w:rPr>
                <w:rPrChange w:id="1414" w:author="James Vu" w:date="2024-04-19T00:29:00Z">
                  <w:rPr>
                    <w:sz w:val="26"/>
                    <w:szCs w:val="26"/>
                  </w:rPr>
                </w:rPrChange>
              </w:rPr>
              <w:t>Map info</w:t>
            </w:r>
          </w:p>
        </w:tc>
      </w:tr>
      <w:tr w:rsidR="00B9529B" w:rsidRPr="003C02FF" w14:paraId="1A5428CA" w14:textId="77777777" w:rsidTr="003C02FF">
        <w:tc>
          <w:tcPr>
            <w:tcW w:w="546" w:type="pct"/>
            <w:shd w:val="clear" w:color="auto" w:fill="auto"/>
            <w:noWrap/>
            <w:vAlign w:val="center"/>
            <w:hideMark/>
            <w:tcPrChange w:id="1415" w:author="James Vu" w:date="2024-04-19T00:29:00Z">
              <w:tcPr>
                <w:tcW w:w="546" w:type="pct"/>
                <w:shd w:val="clear" w:color="auto" w:fill="auto"/>
                <w:noWrap/>
                <w:vAlign w:val="center"/>
                <w:hideMark/>
              </w:tcPr>
            </w:tcPrChange>
          </w:tcPr>
          <w:p w14:paraId="56CD0CB6" w14:textId="77777777" w:rsidR="00B9529B" w:rsidRPr="003C02FF" w:rsidRDefault="00B9529B" w:rsidP="003C02FF">
            <w:pPr>
              <w:widowControl w:val="0"/>
              <w:spacing w:before="120" w:after="120"/>
              <w:jc w:val="center"/>
              <w:rPr>
                <w:rPrChange w:id="1416" w:author="James Vu" w:date="2024-04-19T00:29:00Z">
                  <w:rPr>
                    <w:sz w:val="26"/>
                    <w:szCs w:val="26"/>
                  </w:rPr>
                </w:rPrChange>
              </w:rPr>
            </w:pPr>
            <w:r w:rsidRPr="003C02FF">
              <w:rPr>
                <w:rPrChange w:id="1417" w:author="James Vu" w:date="2024-04-19T00:29:00Z">
                  <w:rPr>
                    <w:sz w:val="26"/>
                    <w:szCs w:val="26"/>
                  </w:rPr>
                </w:rPrChange>
              </w:rPr>
              <w:t>3.2</w:t>
            </w:r>
          </w:p>
        </w:tc>
        <w:tc>
          <w:tcPr>
            <w:tcW w:w="4454" w:type="pct"/>
            <w:shd w:val="clear" w:color="auto" w:fill="auto"/>
            <w:noWrap/>
            <w:vAlign w:val="center"/>
            <w:hideMark/>
            <w:tcPrChange w:id="1418" w:author="James Vu" w:date="2024-04-19T00:29:00Z">
              <w:tcPr>
                <w:tcW w:w="4454" w:type="pct"/>
                <w:shd w:val="clear" w:color="auto" w:fill="auto"/>
                <w:noWrap/>
                <w:vAlign w:val="center"/>
                <w:hideMark/>
              </w:tcPr>
            </w:tcPrChange>
          </w:tcPr>
          <w:p w14:paraId="136D8061" w14:textId="77777777" w:rsidR="00B9529B" w:rsidRPr="003C02FF" w:rsidRDefault="00B9529B">
            <w:pPr>
              <w:widowControl w:val="0"/>
              <w:spacing w:before="120" w:after="120"/>
              <w:jc w:val="both"/>
              <w:rPr>
                <w:rPrChange w:id="1419" w:author="James Vu" w:date="2024-04-19T00:29:00Z">
                  <w:rPr>
                    <w:sz w:val="26"/>
                    <w:szCs w:val="26"/>
                  </w:rPr>
                </w:rPrChange>
              </w:rPr>
              <w:pPrChange w:id="1420" w:author="James Vu" w:date="2024-04-18T22:33:00Z">
                <w:pPr>
                  <w:widowControl w:val="0"/>
                  <w:spacing w:before="120" w:after="120"/>
                </w:pPr>
              </w:pPrChange>
            </w:pPr>
            <w:r w:rsidRPr="003C02FF">
              <w:rPr>
                <w:rPrChange w:id="1421" w:author="James Vu" w:date="2024-04-19T00:29:00Z">
                  <w:rPr>
                    <w:sz w:val="26"/>
                    <w:szCs w:val="26"/>
                  </w:rPr>
                </w:rPrChange>
              </w:rPr>
              <w:t>Google Earth</w:t>
            </w:r>
          </w:p>
        </w:tc>
      </w:tr>
      <w:tr w:rsidR="00B9529B" w:rsidRPr="003C02FF" w14:paraId="064C7C4A" w14:textId="77777777" w:rsidTr="003C02FF">
        <w:tc>
          <w:tcPr>
            <w:tcW w:w="546" w:type="pct"/>
            <w:shd w:val="clear" w:color="auto" w:fill="auto"/>
            <w:noWrap/>
            <w:vAlign w:val="center"/>
            <w:hideMark/>
            <w:tcPrChange w:id="1422" w:author="James Vu" w:date="2024-04-19T00:29:00Z">
              <w:tcPr>
                <w:tcW w:w="546" w:type="pct"/>
                <w:shd w:val="clear" w:color="auto" w:fill="auto"/>
                <w:noWrap/>
                <w:vAlign w:val="center"/>
                <w:hideMark/>
              </w:tcPr>
            </w:tcPrChange>
          </w:tcPr>
          <w:p w14:paraId="29AD8B5A" w14:textId="77777777" w:rsidR="00B9529B" w:rsidRPr="003C02FF" w:rsidRDefault="00B9529B" w:rsidP="003C02FF">
            <w:pPr>
              <w:widowControl w:val="0"/>
              <w:spacing w:before="120" w:after="120"/>
              <w:jc w:val="center"/>
              <w:rPr>
                <w:rPrChange w:id="1423" w:author="James Vu" w:date="2024-04-19T00:29:00Z">
                  <w:rPr>
                    <w:sz w:val="26"/>
                    <w:szCs w:val="26"/>
                  </w:rPr>
                </w:rPrChange>
              </w:rPr>
            </w:pPr>
            <w:r w:rsidRPr="003C02FF">
              <w:rPr>
                <w:rPrChange w:id="1424" w:author="James Vu" w:date="2024-04-19T00:29:00Z">
                  <w:rPr>
                    <w:sz w:val="26"/>
                    <w:szCs w:val="26"/>
                  </w:rPr>
                </w:rPrChange>
              </w:rPr>
              <w:t>3.3</w:t>
            </w:r>
          </w:p>
        </w:tc>
        <w:tc>
          <w:tcPr>
            <w:tcW w:w="4454" w:type="pct"/>
            <w:shd w:val="clear" w:color="auto" w:fill="auto"/>
            <w:noWrap/>
            <w:vAlign w:val="center"/>
            <w:hideMark/>
            <w:tcPrChange w:id="1425" w:author="James Vu" w:date="2024-04-19T00:29:00Z">
              <w:tcPr>
                <w:tcW w:w="4454" w:type="pct"/>
                <w:shd w:val="clear" w:color="auto" w:fill="auto"/>
                <w:noWrap/>
                <w:vAlign w:val="center"/>
                <w:hideMark/>
              </w:tcPr>
            </w:tcPrChange>
          </w:tcPr>
          <w:p w14:paraId="01C7B77E" w14:textId="77777777" w:rsidR="00B9529B" w:rsidRPr="003C02FF" w:rsidRDefault="00B9529B">
            <w:pPr>
              <w:widowControl w:val="0"/>
              <w:spacing w:before="120" w:after="120"/>
              <w:jc w:val="both"/>
              <w:rPr>
                <w:rPrChange w:id="1426" w:author="James Vu" w:date="2024-04-19T00:29:00Z">
                  <w:rPr>
                    <w:sz w:val="26"/>
                    <w:szCs w:val="26"/>
                  </w:rPr>
                </w:rPrChange>
              </w:rPr>
              <w:pPrChange w:id="1427" w:author="James Vu" w:date="2024-04-18T22:33:00Z">
                <w:pPr>
                  <w:widowControl w:val="0"/>
                  <w:spacing w:before="120" w:after="120"/>
                </w:pPr>
              </w:pPrChange>
            </w:pPr>
            <w:r w:rsidRPr="003C02FF">
              <w:rPr>
                <w:rPrChange w:id="1428" w:author="James Vu" w:date="2024-04-19T00:29:00Z">
                  <w:rPr>
                    <w:sz w:val="26"/>
                    <w:szCs w:val="26"/>
                  </w:rPr>
                </w:rPrChange>
              </w:rPr>
              <w:t>BasrCamp</w:t>
            </w:r>
          </w:p>
        </w:tc>
      </w:tr>
      <w:tr w:rsidR="00B9529B" w:rsidRPr="003C02FF" w14:paraId="7B0662EF" w14:textId="77777777" w:rsidTr="003C02FF">
        <w:tc>
          <w:tcPr>
            <w:tcW w:w="546" w:type="pct"/>
            <w:shd w:val="clear" w:color="auto" w:fill="auto"/>
            <w:noWrap/>
            <w:vAlign w:val="center"/>
            <w:hideMark/>
            <w:tcPrChange w:id="1429" w:author="James Vu" w:date="2024-04-19T00:29:00Z">
              <w:tcPr>
                <w:tcW w:w="546" w:type="pct"/>
                <w:shd w:val="clear" w:color="auto" w:fill="auto"/>
                <w:noWrap/>
                <w:vAlign w:val="center"/>
                <w:hideMark/>
              </w:tcPr>
            </w:tcPrChange>
          </w:tcPr>
          <w:p w14:paraId="3F48E4F8" w14:textId="77777777" w:rsidR="00B9529B" w:rsidRPr="003C02FF" w:rsidRDefault="00B9529B" w:rsidP="003C02FF">
            <w:pPr>
              <w:widowControl w:val="0"/>
              <w:spacing w:before="120" w:after="120"/>
              <w:jc w:val="center"/>
              <w:rPr>
                <w:rPrChange w:id="1430" w:author="James Vu" w:date="2024-04-19T00:29:00Z">
                  <w:rPr>
                    <w:sz w:val="26"/>
                    <w:szCs w:val="26"/>
                  </w:rPr>
                </w:rPrChange>
              </w:rPr>
            </w:pPr>
            <w:r w:rsidRPr="003C02FF">
              <w:rPr>
                <w:rPrChange w:id="1431" w:author="James Vu" w:date="2024-04-19T00:29:00Z">
                  <w:rPr>
                    <w:sz w:val="26"/>
                    <w:szCs w:val="26"/>
                  </w:rPr>
                </w:rPrChange>
              </w:rPr>
              <w:t>3.4</w:t>
            </w:r>
          </w:p>
        </w:tc>
        <w:tc>
          <w:tcPr>
            <w:tcW w:w="4454" w:type="pct"/>
            <w:shd w:val="clear" w:color="auto" w:fill="auto"/>
            <w:noWrap/>
            <w:vAlign w:val="center"/>
            <w:hideMark/>
            <w:tcPrChange w:id="1432" w:author="James Vu" w:date="2024-04-19T00:29:00Z">
              <w:tcPr>
                <w:tcW w:w="4454" w:type="pct"/>
                <w:shd w:val="clear" w:color="auto" w:fill="auto"/>
                <w:noWrap/>
                <w:vAlign w:val="center"/>
                <w:hideMark/>
              </w:tcPr>
            </w:tcPrChange>
          </w:tcPr>
          <w:p w14:paraId="6A84DFDF" w14:textId="77777777" w:rsidR="00B9529B" w:rsidRPr="003C02FF" w:rsidRDefault="00B9529B">
            <w:pPr>
              <w:widowControl w:val="0"/>
              <w:spacing w:before="120" w:after="120"/>
              <w:jc w:val="both"/>
              <w:rPr>
                <w:rPrChange w:id="1433" w:author="James Vu" w:date="2024-04-19T00:29:00Z">
                  <w:rPr>
                    <w:sz w:val="26"/>
                    <w:szCs w:val="26"/>
                  </w:rPr>
                </w:rPrChange>
              </w:rPr>
              <w:pPrChange w:id="1434" w:author="James Vu" w:date="2024-04-18T22:33:00Z">
                <w:pPr>
                  <w:widowControl w:val="0"/>
                  <w:spacing w:before="120" w:after="120"/>
                </w:pPr>
              </w:pPrChange>
            </w:pPr>
            <w:r w:rsidRPr="003C02FF">
              <w:rPr>
                <w:rPrChange w:id="1435" w:author="James Vu" w:date="2024-04-19T00:29:00Z">
                  <w:rPr>
                    <w:sz w:val="26"/>
                    <w:szCs w:val="26"/>
                  </w:rPr>
                </w:rPrChange>
              </w:rPr>
              <w:t>Global mapper</w:t>
            </w:r>
          </w:p>
        </w:tc>
      </w:tr>
      <w:tr w:rsidR="00B9529B" w:rsidRPr="003C02FF" w14:paraId="788DB2BC" w14:textId="77777777" w:rsidTr="003C02FF">
        <w:tc>
          <w:tcPr>
            <w:tcW w:w="546" w:type="pct"/>
            <w:shd w:val="clear" w:color="auto" w:fill="auto"/>
            <w:noWrap/>
            <w:vAlign w:val="center"/>
            <w:hideMark/>
            <w:tcPrChange w:id="1436" w:author="James Vu" w:date="2024-04-19T00:29:00Z">
              <w:tcPr>
                <w:tcW w:w="546" w:type="pct"/>
                <w:shd w:val="clear" w:color="auto" w:fill="auto"/>
                <w:noWrap/>
                <w:vAlign w:val="center"/>
                <w:hideMark/>
              </w:tcPr>
            </w:tcPrChange>
          </w:tcPr>
          <w:p w14:paraId="3F0E60C3" w14:textId="77777777" w:rsidR="00B9529B" w:rsidRPr="003C02FF" w:rsidRDefault="00B9529B" w:rsidP="003C02FF">
            <w:pPr>
              <w:widowControl w:val="0"/>
              <w:spacing w:before="120" w:after="120"/>
              <w:jc w:val="center"/>
              <w:rPr>
                <w:rPrChange w:id="1437" w:author="James Vu" w:date="2024-04-19T00:29:00Z">
                  <w:rPr>
                    <w:sz w:val="26"/>
                    <w:szCs w:val="26"/>
                  </w:rPr>
                </w:rPrChange>
              </w:rPr>
            </w:pPr>
            <w:r w:rsidRPr="003C02FF">
              <w:rPr>
                <w:rPrChange w:id="1438" w:author="James Vu" w:date="2024-04-19T00:29:00Z">
                  <w:rPr>
                    <w:sz w:val="26"/>
                    <w:szCs w:val="26"/>
                  </w:rPr>
                </w:rPrChange>
              </w:rPr>
              <w:t>3.5</w:t>
            </w:r>
          </w:p>
        </w:tc>
        <w:tc>
          <w:tcPr>
            <w:tcW w:w="4454" w:type="pct"/>
            <w:shd w:val="clear" w:color="auto" w:fill="auto"/>
            <w:noWrap/>
            <w:vAlign w:val="center"/>
            <w:hideMark/>
            <w:tcPrChange w:id="1439" w:author="James Vu" w:date="2024-04-19T00:29:00Z">
              <w:tcPr>
                <w:tcW w:w="4454" w:type="pct"/>
                <w:shd w:val="clear" w:color="auto" w:fill="auto"/>
                <w:noWrap/>
                <w:vAlign w:val="center"/>
                <w:hideMark/>
              </w:tcPr>
            </w:tcPrChange>
          </w:tcPr>
          <w:p w14:paraId="25A2EF16" w14:textId="77777777" w:rsidR="00B9529B" w:rsidRPr="003C02FF" w:rsidRDefault="00B9529B">
            <w:pPr>
              <w:widowControl w:val="0"/>
              <w:spacing w:before="120" w:after="120"/>
              <w:jc w:val="both"/>
              <w:rPr>
                <w:rPrChange w:id="1440" w:author="James Vu" w:date="2024-04-19T00:29:00Z">
                  <w:rPr>
                    <w:sz w:val="26"/>
                    <w:szCs w:val="26"/>
                  </w:rPr>
                </w:rPrChange>
              </w:rPr>
              <w:pPrChange w:id="1441" w:author="James Vu" w:date="2024-04-18T22:33:00Z">
                <w:pPr>
                  <w:widowControl w:val="0"/>
                  <w:spacing w:before="120" w:after="120"/>
                </w:pPr>
              </w:pPrChange>
            </w:pPr>
            <w:r w:rsidRPr="003C02FF">
              <w:rPr>
                <w:rPrChange w:id="1442" w:author="James Vu" w:date="2024-04-19T00:29:00Z">
                  <w:rPr>
                    <w:sz w:val="26"/>
                    <w:szCs w:val="26"/>
                  </w:rPr>
                </w:rPrChange>
              </w:rPr>
              <w:t>Autocad</w:t>
            </w:r>
          </w:p>
        </w:tc>
      </w:tr>
      <w:tr w:rsidR="00B9529B" w:rsidRPr="003C02FF" w14:paraId="5801ADC9" w14:textId="77777777" w:rsidTr="003C02FF">
        <w:tc>
          <w:tcPr>
            <w:tcW w:w="546" w:type="pct"/>
            <w:shd w:val="clear" w:color="auto" w:fill="auto"/>
            <w:noWrap/>
            <w:vAlign w:val="center"/>
            <w:hideMark/>
            <w:tcPrChange w:id="1443" w:author="James Vu" w:date="2024-04-19T00:29:00Z">
              <w:tcPr>
                <w:tcW w:w="546" w:type="pct"/>
                <w:shd w:val="clear" w:color="auto" w:fill="auto"/>
                <w:noWrap/>
                <w:vAlign w:val="center"/>
                <w:hideMark/>
              </w:tcPr>
            </w:tcPrChange>
          </w:tcPr>
          <w:p w14:paraId="6F0EDF57" w14:textId="77777777" w:rsidR="00B9529B" w:rsidRPr="003C02FF" w:rsidRDefault="00B9529B" w:rsidP="003C02FF">
            <w:pPr>
              <w:widowControl w:val="0"/>
              <w:spacing w:before="120" w:after="120"/>
              <w:jc w:val="center"/>
              <w:rPr>
                <w:rPrChange w:id="1444" w:author="James Vu" w:date="2024-04-19T00:29:00Z">
                  <w:rPr>
                    <w:sz w:val="26"/>
                    <w:szCs w:val="26"/>
                  </w:rPr>
                </w:rPrChange>
              </w:rPr>
            </w:pPr>
            <w:r w:rsidRPr="003C02FF">
              <w:rPr>
                <w:rPrChange w:id="1445" w:author="James Vu" w:date="2024-04-19T00:29:00Z">
                  <w:rPr>
                    <w:sz w:val="26"/>
                    <w:szCs w:val="26"/>
                  </w:rPr>
                </w:rPrChange>
              </w:rPr>
              <w:lastRenderedPageBreak/>
              <w:t>3.6</w:t>
            </w:r>
          </w:p>
        </w:tc>
        <w:tc>
          <w:tcPr>
            <w:tcW w:w="4454" w:type="pct"/>
            <w:shd w:val="clear" w:color="auto" w:fill="auto"/>
            <w:noWrap/>
            <w:vAlign w:val="center"/>
            <w:hideMark/>
            <w:tcPrChange w:id="1446" w:author="James Vu" w:date="2024-04-19T00:29:00Z">
              <w:tcPr>
                <w:tcW w:w="4454" w:type="pct"/>
                <w:shd w:val="clear" w:color="auto" w:fill="auto"/>
                <w:noWrap/>
                <w:vAlign w:val="center"/>
                <w:hideMark/>
              </w:tcPr>
            </w:tcPrChange>
          </w:tcPr>
          <w:p w14:paraId="289AEEFD" w14:textId="77777777" w:rsidR="00B9529B" w:rsidRPr="003C02FF" w:rsidRDefault="00B9529B">
            <w:pPr>
              <w:widowControl w:val="0"/>
              <w:spacing w:before="120" w:after="120"/>
              <w:jc w:val="both"/>
              <w:rPr>
                <w:rPrChange w:id="1447" w:author="James Vu" w:date="2024-04-19T00:29:00Z">
                  <w:rPr>
                    <w:sz w:val="26"/>
                    <w:szCs w:val="26"/>
                  </w:rPr>
                </w:rPrChange>
              </w:rPr>
              <w:pPrChange w:id="1448" w:author="James Vu" w:date="2024-04-18T22:33:00Z">
                <w:pPr>
                  <w:widowControl w:val="0"/>
                  <w:spacing w:before="120" w:after="120"/>
                </w:pPr>
              </w:pPrChange>
            </w:pPr>
            <w:r w:rsidRPr="003C02FF">
              <w:rPr>
                <w:rPrChange w:id="1449" w:author="James Vu" w:date="2024-04-19T00:29:00Z">
                  <w:rPr>
                    <w:sz w:val="26"/>
                    <w:szCs w:val="26"/>
                  </w:rPr>
                </w:rPrChange>
              </w:rPr>
              <w:t>Office</w:t>
            </w:r>
          </w:p>
        </w:tc>
      </w:tr>
      <w:tr w:rsidR="00B9529B" w:rsidRPr="003C02FF" w14:paraId="270DFDE5" w14:textId="77777777" w:rsidTr="003C02FF">
        <w:tc>
          <w:tcPr>
            <w:tcW w:w="546" w:type="pct"/>
            <w:shd w:val="clear" w:color="auto" w:fill="auto"/>
            <w:vAlign w:val="center"/>
            <w:hideMark/>
            <w:tcPrChange w:id="1450" w:author="James Vu" w:date="2024-04-19T00:29:00Z">
              <w:tcPr>
                <w:tcW w:w="546" w:type="pct"/>
                <w:shd w:val="clear" w:color="auto" w:fill="auto"/>
                <w:vAlign w:val="center"/>
                <w:hideMark/>
              </w:tcPr>
            </w:tcPrChange>
          </w:tcPr>
          <w:p w14:paraId="5374ECD5" w14:textId="77777777" w:rsidR="00B9529B" w:rsidRPr="003C02FF" w:rsidRDefault="00B9529B" w:rsidP="003C02FF">
            <w:pPr>
              <w:widowControl w:val="0"/>
              <w:spacing w:before="120" w:after="120"/>
              <w:jc w:val="center"/>
              <w:rPr>
                <w:b/>
                <w:bCs/>
                <w:rPrChange w:id="1451" w:author="James Vu" w:date="2024-04-19T00:29:00Z">
                  <w:rPr>
                    <w:b/>
                    <w:bCs/>
                    <w:sz w:val="26"/>
                    <w:szCs w:val="26"/>
                  </w:rPr>
                </w:rPrChange>
              </w:rPr>
            </w:pPr>
            <w:r w:rsidRPr="003C02FF">
              <w:rPr>
                <w:b/>
                <w:bCs/>
                <w:rPrChange w:id="1452" w:author="James Vu" w:date="2024-04-19T00:29:00Z">
                  <w:rPr>
                    <w:b/>
                    <w:bCs/>
                    <w:sz w:val="26"/>
                    <w:szCs w:val="26"/>
                  </w:rPr>
                </w:rPrChange>
              </w:rPr>
              <w:t>4</w:t>
            </w:r>
          </w:p>
        </w:tc>
        <w:tc>
          <w:tcPr>
            <w:tcW w:w="4454" w:type="pct"/>
            <w:shd w:val="clear" w:color="auto" w:fill="auto"/>
            <w:vAlign w:val="center"/>
            <w:hideMark/>
            <w:tcPrChange w:id="1453" w:author="James Vu" w:date="2024-04-19T00:29:00Z">
              <w:tcPr>
                <w:tcW w:w="4454" w:type="pct"/>
                <w:shd w:val="clear" w:color="auto" w:fill="auto"/>
                <w:vAlign w:val="center"/>
                <w:hideMark/>
              </w:tcPr>
            </w:tcPrChange>
          </w:tcPr>
          <w:p w14:paraId="47AE8809" w14:textId="67A2DEF4" w:rsidR="00B9529B" w:rsidRPr="003C02FF" w:rsidRDefault="00B9529B">
            <w:pPr>
              <w:widowControl w:val="0"/>
              <w:spacing w:before="120" w:after="120"/>
              <w:jc w:val="both"/>
              <w:rPr>
                <w:b/>
                <w:bCs/>
                <w:rPrChange w:id="1454" w:author="James Vu" w:date="2024-04-19T00:29:00Z">
                  <w:rPr>
                    <w:b/>
                    <w:bCs/>
                    <w:sz w:val="26"/>
                    <w:szCs w:val="26"/>
                  </w:rPr>
                </w:rPrChange>
              </w:rPr>
              <w:pPrChange w:id="1455" w:author="James Vu" w:date="2024-04-18T22:33:00Z">
                <w:pPr>
                  <w:widowControl w:val="0"/>
                  <w:spacing w:before="120" w:after="120"/>
                </w:pPr>
              </w:pPrChange>
            </w:pPr>
            <w:r w:rsidRPr="003C02FF">
              <w:rPr>
                <w:b/>
                <w:bCs/>
                <w:rPrChange w:id="1456" w:author="James Vu" w:date="2024-04-19T00:29:00Z">
                  <w:rPr>
                    <w:b/>
                    <w:bCs/>
                    <w:sz w:val="26"/>
                    <w:szCs w:val="26"/>
                  </w:rPr>
                </w:rPrChange>
              </w:rPr>
              <w:t>Phần mềm dùng chung</w:t>
            </w:r>
            <w:r w:rsidR="00857FD2" w:rsidRPr="003C02FF">
              <w:rPr>
                <w:b/>
                <w:bCs/>
                <w:rPrChange w:id="1457" w:author="James Vu" w:date="2024-04-19T00:29:00Z">
                  <w:rPr>
                    <w:b/>
                    <w:bCs/>
                    <w:sz w:val="26"/>
                    <w:szCs w:val="26"/>
                  </w:rPr>
                </w:rPrChange>
              </w:rPr>
              <w:t xml:space="preserve"> phục </w:t>
            </w:r>
            <w:r w:rsidR="00D223F8" w:rsidRPr="003C02FF">
              <w:rPr>
                <w:b/>
                <w:bCs/>
                <w:rPrChange w:id="1458" w:author="James Vu" w:date="2024-04-19T00:29:00Z">
                  <w:rPr>
                    <w:b/>
                    <w:bCs/>
                    <w:sz w:val="26"/>
                    <w:szCs w:val="26"/>
                  </w:rPr>
                </w:rPrChange>
              </w:rPr>
              <w:t>v</w:t>
            </w:r>
            <w:r w:rsidR="00857FD2" w:rsidRPr="003C02FF">
              <w:rPr>
                <w:b/>
                <w:bCs/>
                <w:rPrChange w:id="1459" w:author="James Vu" w:date="2024-04-19T00:29:00Z">
                  <w:rPr>
                    <w:b/>
                    <w:bCs/>
                    <w:sz w:val="26"/>
                    <w:szCs w:val="26"/>
                  </w:rPr>
                </w:rPrChange>
              </w:rPr>
              <w:t>ụ công tác chỉ đạo, điều hành của Sở Nông nghiệp và Phát triển nông thôn</w:t>
            </w:r>
          </w:p>
        </w:tc>
      </w:tr>
      <w:tr w:rsidR="00B9529B" w:rsidRPr="003C02FF" w14:paraId="775374C4" w14:textId="77777777" w:rsidTr="003C02FF">
        <w:tc>
          <w:tcPr>
            <w:tcW w:w="546" w:type="pct"/>
            <w:shd w:val="clear" w:color="auto" w:fill="auto"/>
            <w:vAlign w:val="center"/>
            <w:hideMark/>
            <w:tcPrChange w:id="1460" w:author="James Vu" w:date="2024-04-19T00:29:00Z">
              <w:tcPr>
                <w:tcW w:w="546" w:type="pct"/>
                <w:shd w:val="clear" w:color="auto" w:fill="auto"/>
                <w:vAlign w:val="center"/>
                <w:hideMark/>
              </w:tcPr>
            </w:tcPrChange>
          </w:tcPr>
          <w:p w14:paraId="5ED20425" w14:textId="77777777" w:rsidR="00B9529B" w:rsidRPr="003C02FF" w:rsidRDefault="00B9529B" w:rsidP="003C02FF">
            <w:pPr>
              <w:widowControl w:val="0"/>
              <w:spacing w:before="120" w:after="120"/>
              <w:jc w:val="center"/>
              <w:rPr>
                <w:rPrChange w:id="1461" w:author="James Vu" w:date="2024-04-19T00:29:00Z">
                  <w:rPr>
                    <w:sz w:val="26"/>
                    <w:szCs w:val="26"/>
                  </w:rPr>
                </w:rPrChange>
              </w:rPr>
            </w:pPr>
            <w:r w:rsidRPr="003C02FF">
              <w:rPr>
                <w:rPrChange w:id="1462" w:author="James Vu" w:date="2024-04-19T00:29:00Z">
                  <w:rPr>
                    <w:sz w:val="26"/>
                    <w:szCs w:val="26"/>
                  </w:rPr>
                </w:rPrChange>
              </w:rPr>
              <w:t>4.1</w:t>
            </w:r>
          </w:p>
        </w:tc>
        <w:tc>
          <w:tcPr>
            <w:tcW w:w="4454" w:type="pct"/>
            <w:shd w:val="clear" w:color="auto" w:fill="auto"/>
            <w:vAlign w:val="center"/>
            <w:hideMark/>
            <w:tcPrChange w:id="1463" w:author="James Vu" w:date="2024-04-19T00:29:00Z">
              <w:tcPr>
                <w:tcW w:w="4454" w:type="pct"/>
                <w:shd w:val="clear" w:color="auto" w:fill="auto"/>
                <w:vAlign w:val="center"/>
                <w:hideMark/>
              </w:tcPr>
            </w:tcPrChange>
          </w:tcPr>
          <w:p w14:paraId="39F5E3FF" w14:textId="69496596" w:rsidR="00B9529B" w:rsidRPr="003C02FF" w:rsidRDefault="00857FD2">
            <w:pPr>
              <w:widowControl w:val="0"/>
              <w:spacing w:before="120" w:after="120"/>
              <w:jc w:val="both"/>
              <w:rPr>
                <w:rPrChange w:id="1464" w:author="James Vu" w:date="2024-04-19T00:29:00Z">
                  <w:rPr>
                    <w:sz w:val="26"/>
                    <w:szCs w:val="26"/>
                  </w:rPr>
                </w:rPrChange>
              </w:rPr>
              <w:pPrChange w:id="1465" w:author="James Vu" w:date="2024-04-18T22:33:00Z">
                <w:pPr>
                  <w:widowControl w:val="0"/>
                  <w:spacing w:before="120" w:after="120"/>
                </w:pPr>
              </w:pPrChange>
            </w:pPr>
            <w:r w:rsidRPr="003C02FF">
              <w:rPr>
                <w:rPrChange w:id="1466" w:author="James Vu" w:date="2024-04-19T00:29:00Z">
                  <w:rPr>
                    <w:sz w:val="26"/>
                    <w:szCs w:val="26"/>
                  </w:rPr>
                </w:rPrChange>
              </w:rPr>
              <w:t>Hệ thống một cửa điện tử</w:t>
            </w:r>
          </w:p>
        </w:tc>
      </w:tr>
      <w:tr w:rsidR="00857FD2" w:rsidRPr="003C02FF" w14:paraId="73DD0346" w14:textId="77777777" w:rsidTr="003C02FF">
        <w:tc>
          <w:tcPr>
            <w:tcW w:w="546" w:type="pct"/>
            <w:shd w:val="clear" w:color="auto" w:fill="auto"/>
            <w:vAlign w:val="center"/>
            <w:tcPrChange w:id="1467" w:author="James Vu" w:date="2024-04-19T00:29:00Z">
              <w:tcPr>
                <w:tcW w:w="546" w:type="pct"/>
                <w:shd w:val="clear" w:color="auto" w:fill="auto"/>
                <w:vAlign w:val="center"/>
              </w:tcPr>
            </w:tcPrChange>
          </w:tcPr>
          <w:p w14:paraId="71C8EEC1" w14:textId="606A03CE" w:rsidR="00857FD2" w:rsidRPr="003C02FF" w:rsidRDefault="00857FD2" w:rsidP="003C02FF">
            <w:pPr>
              <w:widowControl w:val="0"/>
              <w:spacing w:before="120" w:after="120"/>
              <w:jc w:val="center"/>
              <w:rPr>
                <w:rPrChange w:id="1468" w:author="James Vu" w:date="2024-04-19T00:29:00Z">
                  <w:rPr>
                    <w:sz w:val="26"/>
                    <w:szCs w:val="26"/>
                  </w:rPr>
                </w:rPrChange>
              </w:rPr>
            </w:pPr>
            <w:r w:rsidRPr="003C02FF">
              <w:rPr>
                <w:rPrChange w:id="1469" w:author="James Vu" w:date="2024-04-19T00:29:00Z">
                  <w:rPr>
                    <w:sz w:val="26"/>
                    <w:szCs w:val="26"/>
                  </w:rPr>
                </w:rPrChange>
              </w:rPr>
              <w:t>4.2</w:t>
            </w:r>
          </w:p>
        </w:tc>
        <w:tc>
          <w:tcPr>
            <w:tcW w:w="4454" w:type="pct"/>
            <w:shd w:val="clear" w:color="auto" w:fill="auto"/>
            <w:vAlign w:val="center"/>
            <w:tcPrChange w:id="1470" w:author="James Vu" w:date="2024-04-19T00:29:00Z">
              <w:tcPr>
                <w:tcW w:w="4454" w:type="pct"/>
                <w:shd w:val="clear" w:color="auto" w:fill="auto"/>
                <w:vAlign w:val="center"/>
              </w:tcPr>
            </w:tcPrChange>
          </w:tcPr>
          <w:p w14:paraId="447C6936" w14:textId="084A060D" w:rsidR="00857FD2" w:rsidRPr="003C02FF" w:rsidRDefault="00857FD2">
            <w:pPr>
              <w:widowControl w:val="0"/>
              <w:spacing w:before="120" w:after="120"/>
              <w:jc w:val="both"/>
              <w:rPr>
                <w:rPrChange w:id="1471" w:author="James Vu" w:date="2024-04-19T00:29:00Z">
                  <w:rPr>
                    <w:sz w:val="26"/>
                    <w:szCs w:val="26"/>
                  </w:rPr>
                </w:rPrChange>
              </w:rPr>
              <w:pPrChange w:id="1472" w:author="James Vu" w:date="2024-04-18T22:33:00Z">
                <w:pPr>
                  <w:widowControl w:val="0"/>
                  <w:spacing w:before="120" w:after="120"/>
                </w:pPr>
              </w:pPrChange>
            </w:pPr>
            <w:r w:rsidRPr="003C02FF">
              <w:rPr>
                <w:rPrChange w:id="1473" w:author="James Vu" w:date="2024-04-19T00:29:00Z">
                  <w:rPr>
                    <w:sz w:val="26"/>
                    <w:szCs w:val="26"/>
                  </w:rPr>
                </w:rPrChange>
              </w:rPr>
              <w:t>Phần mềm quản lý văn bản và điều hành E-Office</w:t>
            </w:r>
          </w:p>
        </w:tc>
      </w:tr>
      <w:tr w:rsidR="00B9529B" w:rsidRPr="003C02FF" w14:paraId="71154E8A" w14:textId="77777777" w:rsidTr="003C02FF">
        <w:tc>
          <w:tcPr>
            <w:tcW w:w="546" w:type="pct"/>
            <w:shd w:val="clear" w:color="auto" w:fill="auto"/>
            <w:vAlign w:val="center"/>
            <w:hideMark/>
            <w:tcPrChange w:id="1474" w:author="James Vu" w:date="2024-04-19T00:29:00Z">
              <w:tcPr>
                <w:tcW w:w="546" w:type="pct"/>
                <w:shd w:val="clear" w:color="auto" w:fill="auto"/>
                <w:vAlign w:val="center"/>
                <w:hideMark/>
              </w:tcPr>
            </w:tcPrChange>
          </w:tcPr>
          <w:p w14:paraId="3713C36B" w14:textId="77777777" w:rsidR="00B9529B" w:rsidRPr="003C02FF" w:rsidRDefault="00B9529B" w:rsidP="003C02FF">
            <w:pPr>
              <w:widowControl w:val="0"/>
              <w:spacing w:before="120" w:after="120"/>
              <w:jc w:val="center"/>
              <w:rPr>
                <w:rPrChange w:id="1475" w:author="James Vu" w:date="2024-04-19T00:29:00Z">
                  <w:rPr>
                    <w:sz w:val="26"/>
                    <w:szCs w:val="26"/>
                  </w:rPr>
                </w:rPrChange>
              </w:rPr>
            </w:pPr>
            <w:r w:rsidRPr="003C02FF">
              <w:rPr>
                <w:rPrChange w:id="1476" w:author="James Vu" w:date="2024-04-19T00:29:00Z">
                  <w:rPr>
                    <w:sz w:val="26"/>
                    <w:szCs w:val="26"/>
                  </w:rPr>
                </w:rPrChange>
              </w:rPr>
              <w:t>4.4</w:t>
            </w:r>
          </w:p>
        </w:tc>
        <w:tc>
          <w:tcPr>
            <w:tcW w:w="4454" w:type="pct"/>
            <w:shd w:val="clear" w:color="auto" w:fill="auto"/>
            <w:vAlign w:val="center"/>
            <w:hideMark/>
            <w:tcPrChange w:id="1477" w:author="James Vu" w:date="2024-04-19T00:29:00Z">
              <w:tcPr>
                <w:tcW w:w="4454" w:type="pct"/>
                <w:shd w:val="clear" w:color="auto" w:fill="auto"/>
                <w:vAlign w:val="center"/>
                <w:hideMark/>
              </w:tcPr>
            </w:tcPrChange>
          </w:tcPr>
          <w:p w14:paraId="0C3CBDFC" w14:textId="0263F429" w:rsidR="00B9529B" w:rsidRPr="003C02FF" w:rsidRDefault="00B9529B">
            <w:pPr>
              <w:widowControl w:val="0"/>
              <w:spacing w:before="120" w:after="120"/>
              <w:jc w:val="both"/>
              <w:rPr>
                <w:rPrChange w:id="1478" w:author="James Vu" w:date="2024-04-19T00:29:00Z">
                  <w:rPr>
                    <w:sz w:val="26"/>
                    <w:szCs w:val="26"/>
                  </w:rPr>
                </w:rPrChange>
              </w:rPr>
              <w:pPrChange w:id="1479" w:author="James Vu" w:date="2024-04-18T22:33:00Z">
                <w:pPr>
                  <w:widowControl w:val="0"/>
                  <w:spacing w:before="120" w:after="120"/>
                </w:pPr>
              </w:pPrChange>
            </w:pPr>
            <w:r w:rsidRPr="003C02FF">
              <w:rPr>
                <w:rPrChange w:id="1480" w:author="James Vu" w:date="2024-04-19T00:29:00Z">
                  <w:rPr>
                    <w:sz w:val="26"/>
                    <w:szCs w:val="26"/>
                  </w:rPr>
                </w:rPrChange>
              </w:rPr>
              <w:t xml:space="preserve">Phần mềm quản lý </w:t>
            </w:r>
            <w:r w:rsidR="00857FD2" w:rsidRPr="003C02FF">
              <w:rPr>
                <w:rPrChange w:id="1481" w:author="James Vu" w:date="2024-04-19T00:29:00Z">
                  <w:rPr>
                    <w:sz w:val="26"/>
                    <w:szCs w:val="26"/>
                  </w:rPr>
                </w:rPrChange>
              </w:rPr>
              <w:t>cán bộ, công chức, viên chức tỉnh Khánh Hòa</w:t>
            </w:r>
          </w:p>
        </w:tc>
      </w:tr>
    </w:tbl>
    <w:p w14:paraId="6EA91990" w14:textId="459FC483" w:rsidR="00EA3858" w:rsidRPr="00167CE0" w:rsidRDefault="00CA374C">
      <w:pPr>
        <w:widowControl w:val="0"/>
        <w:spacing w:before="120" w:after="120"/>
        <w:jc w:val="both"/>
        <w:rPr>
          <w:b/>
          <w:bCs/>
          <w:i/>
          <w:iCs/>
          <w:sz w:val="28"/>
          <w:szCs w:val="28"/>
          <w:rPrChange w:id="1482" w:author="James Vu" w:date="2024-04-18T22:33:00Z">
            <w:rPr>
              <w:b/>
              <w:bCs/>
              <w:i/>
              <w:iCs/>
            </w:rPr>
          </w:rPrChange>
        </w:rPr>
        <w:pPrChange w:id="1483" w:author="James Vu" w:date="2024-04-18T22:33:00Z">
          <w:pPr>
            <w:widowControl w:val="0"/>
            <w:spacing w:before="120" w:after="120"/>
          </w:pPr>
        </w:pPrChange>
      </w:pPr>
      <w:bookmarkStart w:id="1484" w:name="_Toc42623139"/>
      <w:bookmarkEnd w:id="510"/>
      <w:r w:rsidRPr="00167CE0">
        <w:rPr>
          <w:b/>
          <w:bCs/>
          <w:i/>
          <w:iCs/>
          <w:sz w:val="28"/>
          <w:szCs w:val="28"/>
          <w:rPrChange w:id="1485" w:author="James Vu" w:date="2024-04-18T22:33:00Z">
            <w:rPr>
              <w:b/>
              <w:bCs/>
              <w:i/>
              <w:iCs/>
            </w:rPr>
          </w:rPrChange>
        </w:rPr>
        <w:t xml:space="preserve">d. </w:t>
      </w:r>
      <w:r w:rsidR="00EA3858" w:rsidRPr="00167CE0">
        <w:rPr>
          <w:b/>
          <w:bCs/>
          <w:i/>
          <w:iCs/>
          <w:sz w:val="28"/>
          <w:szCs w:val="28"/>
          <w:rPrChange w:id="1486" w:author="James Vu" w:date="2024-04-18T22:33:00Z">
            <w:rPr>
              <w:b/>
              <w:bCs/>
              <w:i/>
              <w:iCs/>
            </w:rPr>
          </w:rPrChange>
        </w:rPr>
        <w:t>Hạ tầng, công nghệ</w:t>
      </w:r>
      <w:bookmarkEnd w:id="1484"/>
      <w:r w:rsidR="00EA3858" w:rsidRPr="00167CE0">
        <w:rPr>
          <w:b/>
          <w:bCs/>
          <w:i/>
          <w:iCs/>
          <w:sz w:val="28"/>
          <w:szCs w:val="28"/>
          <w:rPrChange w:id="1487" w:author="James Vu" w:date="2024-04-18T22:33:00Z">
            <w:rPr>
              <w:b/>
              <w:bCs/>
              <w:i/>
              <w:iCs/>
            </w:rPr>
          </w:rPrChange>
        </w:rPr>
        <w:t xml:space="preserve"> </w:t>
      </w:r>
      <w:r w:rsidR="00490537" w:rsidRPr="00167CE0">
        <w:rPr>
          <w:b/>
          <w:bCs/>
          <w:i/>
          <w:iCs/>
          <w:sz w:val="28"/>
          <w:szCs w:val="28"/>
          <w:rPrChange w:id="1488" w:author="James Vu" w:date="2024-04-18T22:33:00Z">
            <w:rPr>
              <w:b/>
              <w:bCs/>
              <w:i/>
              <w:iCs/>
            </w:rPr>
          </w:rPrChange>
        </w:rPr>
        <w:t>thông tin</w:t>
      </w:r>
    </w:p>
    <w:p w14:paraId="2EF9D190" w14:textId="186F88AA" w:rsidR="00A2697C" w:rsidRPr="00167CE0" w:rsidRDefault="00BA01AC">
      <w:pPr>
        <w:widowControl w:val="0"/>
        <w:spacing w:before="120" w:after="120"/>
        <w:jc w:val="both"/>
        <w:rPr>
          <w:sz w:val="28"/>
          <w:szCs w:val="28"/>
          <w:rPrChange w:id="1489" w:author="James Vu" w:date="2024-04-18T22:33:00Z">
            <w:rPr/>
          </w:rPrChange>
        </w:rPr>
        <w:pPrChange w:id="1490" w:author="James Vu" w:date="2024-04-18T22:33:00Z">
          <w:pPr>
            <w:widowControl w:val="0"/>
            <w:spacing w:before="120" w:after="120"/>
          </w:pPr>
        </w:pPrChange>
      </w:pPr>
      <w:r w:rsidRPr="00167CE0">
        <w:rPr>
          <w:sz w:val="28"/>
          <w:szCs w:val="28"/>
          <w:rPrChange w:id="1491" w:author="James Vu" w:date="2024-04-18T22:33:00Z">
            <w:rPr/>
          </w:rPrChange>
        </w:rPr>
        <w:t xml:space="preserve">Hiện tại, hạ tầng công nghệ thông tin, chuyển đổi số của </w:t>
      </w:r>
      <w:r w:rsidR="007C76A3" w:rsidRPr="00167CE0">
        <w:rPr>
          <w:sz w:val="28"/>
          <w:szCs w:val="28"/>
          <w:rPrChange w:id="1492" w:author="James Vu" w:date="2024-04-18T22:33:00Z">
            <w:rPr/>
          </w:rPrChange>
        </w:rPr>
        <w:t xml:space="preserve">ngành nông nghiệp </w:t>
      </w:r>
      <w:r w:rsidRPr="00167CE0">
        <w:rPr>
          <w:sz w:val="28"/>
          <w:szCs w:val="28"/>
          <w:rPrChange w:id="1493" w:author="James Vu" w:date="2024-04-18T22:33:00Z">
            <w:rPr/>
          </w:rPrChange>
        </w:rPr>
        <w:t xml:space="preserve">chỉ đang </w:t>
      </w:r>
      <w:r w:rsidR="00197531" w:rsidRPr="00167CE0">
        <w:rPr>
          <w:sz w:val="28"/>
          <w:szCs w:val="28"/>
          <w:rPrChange w:id="1494" w:author="James Vu" w:date="2024-04-18T22:33:00Z">
            <w:rPr/>
          </w:rPrChange>
        </w:rPr>
        <w:t xml:space="preserve">dừng </w:t>
      </w:r>
      <w:r w:rsidRPr="00167CE0">
        <w:rPr>
          <w:sz w:val="28"/>
          <w:szCs w:val="28"/>
          <w:rPrChange w:id="1495" w:author="James Vu" w:date="2024-04-18T22:33:00Z">
            <w:rPr/>
          </w:rPrChange>
        </w:rPr>
        <w:t xml:space="preserve">ở mức độ </w:t>
      </w:r>
      <w:r w:rsidR="00DE7C09" w:rsidRPr="00167CE0">
        <w:rPr>
          <w:sz w:val="28"/>
          <w:szCs w:val="28"/>
          <w:rPrChange w:id="1496" w:author="James Vu" w:date="2024-04-18T22:33:00Z">
            <w:rPr/>
          </w:rPrChange>
        </w:rPr>
        <w:t xml:space="preserve">đáp ứng </w:t>
      </w:r>
      <w:r w:rsidR="001D458C" w:rsidRPr="00167CE0">
        <w:rPr>
          <w:sz w:val="28"/>
          <w:szCs w:val="28"/>
          <w:rPrChange w:id="1497" w:author="James Vu" w:date="2024-04-18T22:33:00Z">
            <w:rPr/>
          </w:rPrChange>
        </w:rPr>
        <w:t xml:space="preserve">cơ bản của </w:t>
      </w:r>
      <w:r w:rsidRPr="00167CE0">
        <w:rPr>
          <w:sz w:val="28"/>
          <w:szCs w:val="28"/>
          <w:rPrChange w:id="1498" w:author="James Vu" w:date="2024-04-18T22:33:00Z">
            <w:rPr/>
          </w:rPrChange>
        </w:rPr>
        <w:t>người dùn</w:t>
      </w:r>
      <w:r w:rsidR="00A2697C" w:rsidRPr="00167CE0">
        <w:rPr>
          <w:sz w:val="28"/>
          <w:szCs w:val="28"/>
          <w:rPrChange w:id="1499" w:author="James Vu" w:date="2024-04-18T22:33:00Z">
            <w:rPr/>
          </w:rPrChange>
        </w:rPr>
        <w:t>g (hệ thống mạng tại Sở Nông nghiệp, các đơn vị trực thuộc gồm các thiết bị mạng cơ bản phục vụ nhu cầu tra cứu thông tin, sử dụng các phần mềm dùng chung</w:t>
      </w:r>
      <w:r w:rsidR="0039355E" w:rsidRPr="00167CE0">
        <w:rPr>
          <w:sz w:val="28"/>
          <w:szCs w:val="28"/>
          <w:rPrChange w:id="1500" w:author="James Vu" w:date="2024-04-18T22:33:00Z">
            <w:rPr/>
          </w:rPrChange>
        </w:rPr>
        <w:t>…</w:t>
      </w:r>
      <w:r w:rsidR="00A2697C" w:rsidRPr="00167CE0">
        <w:rPr>
          <w:sz w:val="28"/>
          <w:szCs w:val="28"/>
          <w:rPrChange w:id="1501" w:author="James Vu" w:date="2024-04-18T22:33:00Z">
            <w:rPr/>
          </w:rPrChange>
        </w:rPr>
        <w:t>)</w:t>
      </w:r>
      <w:r w:rsidR="0039355E" w:rsidRPr="00167CE0">
        <w:rPr>
          <w:sz w:val="28"/>
          <w:szCs w:val="28"/>
          <w:rPrChange w:id="1502" w:author="James Vu" w:date="2024-04-18T22:33:00Z">
            <w:rPr/>
          </w:rPrChange>
        </w:rPr>
        <w:t xml:space="preserve">. Sở Nông nghiệp và Phát triển nông thôn chưa </w:t>
      </w:r>
      <w:r w:rsidR="00DE7C09" w:rsidRPr="00167CE0">
        <w:rPr>
          <w:sz w:val="28"/>
          <w:szCs w:val="28"/>
          <w:rPrChange w:id="1503" w:author="James Vu" w:date="2024-04-18T22:33:00Z">
            <w:rPr/>
          </w:rPrChange>
        </w:rPr>
        <w:t xml:space="preserve">đầu </w:t>
      </w:r>
      <w:r w:rsidR="0039355E" w:rsidRPr="00167CE0">
        <w:rPr>
          <w:sz w:val="28"/>
          <w:szCs w:val="28"/>
          <w:rPrChange w:id="1504" w:author="James Vu" w:date="2024-04-18T22:33:00Z">
            <w:rPr/>
          </w:rPrChange>
        </w:rPr>
        <w:t>tư xây dựng hạ tầng công nghệ thông tin để phục vụ vận hành hệ thống các hệ thống thông tin (máy chủ, thiết bị mạng, tường lửa…).</w:t>
      </w:r>
    </w:p>
    <w:p w14:paraId="5C0DE248" w14:textId="739129EC" w:rsidR="00F514FD" w:rsidRPr="00167CE0" w:rsidRDefault="0039355E">
      <w:pPr>
        <w:widowControl w:val="0"/>
        <w:spacing w:before="120" w:after="120"/>
        <w:jc w:val="both"/>
        <w:rPr>
          <w:sz w:val="28"/>
          <w:szCs w:val="28"/>
          <w:rPrChange w:id="1505" w:author="James Vu" w:date="2024-04-18T22:33:00Z">
            <w:rPr/>
          </w:rPrChange>
        </w:rPr>
        <w:pPrChange w:id="1506" w:author="James Vu" w:date="2024-04-18T22:33:00Z">
          <w:pPr>
            <w:widowControl w:val="0"/>
            <w:spacing w:before="120" w:after="120"/>
          </w:pPr>
        </w:pPrChange>
      </w:pPr>
      <w:r w:rsidRPr="00167CE0">
        <w:rPr>
          <w:sz w:val="28"/>
          <w:szCs w:val="28"/>
          <w:rPrChange w:id="1507" w:author="James Vu" w:date="2024-04-18T22:33:00Z">
            <w:rPr/>
          </w:rPrChange>
        </w:rPr>
        <w:t>Việc chưa đầu tư các t</w:t>
      </w:r>
      <w:r w:rsidR="00A94152" w:rsidRPr="00167CE0">
        <w:rPr>
          <w:sz w:val="28"/>
          <w:szCs w:val="28"/>
          <w:rPrChange w:id="1508" w:author="James Vu" w:date="2024-04-18T22:33:00Z">
            <w:rPr/>
          </w:rPrChange>
        </w:rPr>
        <w:t xml:space="preserve">rang thiết bị hạ tầng, công nghệ thông tin để vận hành các hệ thống </w:t>
      </w:r>
      <w:r w:rsidRPr="00167CE0">
        <w:rPr>
          <w:sz w:val="28"/>
          <w:szCs w:val="28"/>
          <w:rPrChange w:id="1509" w:author="James Vu" w:date="2024-04-18T22:33:00Z">
            <w:rPr/>
          </w:rPrChange>
        </w:rPr>
        <w:t xml:space="preserve">thông tin </w:t>
      </w:r>
      <w:r w:rsidR="00F514FD" w:rsidRPr="00167CE0">
        <w:rPr>
          <w:sz w:val="28"/>
          <w:szCs w:val="28"/>
          <w:rPrChange w:id="1510" w:author="James Vu" w:date="2024-04-18T22:33:00Z">
            <w:rPr/>
          </w:rPrChange>
        </w:rPr>
        <w:t>nên gặp một số khó khăn như sau:</w:t>
      </w:r>
    </w:p>
    <w:p w14:paraId="27AC7013" w14:textId="56077BAD" w:rsidR="0039355E" w:rsidRPr="00167CE0" w:rsidRDefault="0039355E">
      <w:pPr>
        <w:widowControl w:val="0"/>
        <w:spacing w:before="120" w:after="120"/>
        <w:jc w:val="both"/>
        <w:rPr>
          <w:sz w:val="28"/>
          <w:szCs w:val="28"/>
          <w:rPrChange w:id="1511" w:author="James Vu" w:date="2024-04-18T22:33:00Z">
            <w:rPr/>
          </w:rPrChange>
        </w:rPr>
        <w:pPrChange w:id="1512" w:author="James Vu" w:date="2024-04-18T22:33:00Z">
          <w:pPr>
            <w:widowControl w:val="0"/>
            <w:spacing w:before="120" w:after="120"/>
          </w:pPr>
        </w:pPrChange>
      </w:pPr>
      <w:r w:rsidRPr="00167CE0">
        <w:rPr>
          <w:sz w:val="28"/>
          <w:szCs w:val="28"/>
          <w:rPrChange w:id="1513" w:author="James Vu" w:date="2024-04-18T22:33:00Z">
            <w:rPr/>
          </w:rPrChange>
        </w:rPr>
        <w:t>- Không lưu trữ, vận hành được các hệ thống thông tin có nguồn dữ liệu lớn;</w:t>
      </w:r>
      <w:r w:rsidR="00DE7C09" w:rsidRPr="00167CE0">
        <w:rPr>
          <w:sz w:val="28"/>
          <w:szCs w:val="28"/>
          <w:rPrChange w:id="1514" w:author="James Vu" w:date="2024-04-18T22:33:00Z">
            <w:rPr/>
          </w:rPrChange>
        </w:rPr>
        <w:t xml:space="preserve"> chưa hỗ trợ mở rộng năng lực tính toán, lưu trữ để triển khai các hệ thống thông tin</w:t>
      </w:r>
    </w:p>
    <w:p w14:paraId="4CDBE3BD" w14:textId="778C3C5E" w:rsidR="0039355E" w:rsidRPr="00167CE0" w:rsidRDefault="0039355E">
      <w:pPr>
        <w:widowControl w:val="0"/>
        <w:spacing w:before="120" w:after="120"/>
        <w:jc w:val="both"/>
        <w:rPr>
          <w:sz w:val="28"/>
          <w:szCs w:val="28"/>
          <w:rPrChange w:id="1515" w:author="James Vu" w:date="2024-04-18T22:33:00Z">
            <w:rPr/>
          </w:rPrChange>
        </w:rPr>
        <w:pPrChange w:id="1516" w:author="James Vu" w:date="2024-04-18T22:33:00Z">
          <w:pPr>
            <w:widowControl w:val="0"/>
            <w:spacing w:before="120" w:after="120"/>
          </w:pPr>
        </w:pPrChange>
      </w:pPr>
      <w:r w:rsidRPr="00167CE0">
        <w:rPr>
          <w:sz w:val="28"/>
          <w:szCs w:val="28"/>
          <w:rPrChange w:id="1517" w:author="James Vu" w:date="2024-04-18T22:33:00Z">
            <w:rPr/>
          </w:rPrChange>
        </w:rPr>
        <w:t xml:space="preserve">- Chưa có hệ thống </w:t>
      </w:r>
      <w:r w:rsidR="00C96B03" w:rsidRPr="00167CE0">
        <w:rPr>
          <w:sz w:val="28"/>
          <w:szCs w:val="28"/>
          <w:rPrChange w:id="1518" w:author="James Vu" w:date="2024-04-18T22:33:00Z">
            <w:rPr/>
          </w:rPrChange>
        </w:rPr>
        <w:t xml:space="preserve">bảo mật </w:t>
      </w:r>
      <w:r w:rsidRPr="00167CE0">
        <w:rPr>
          <w:sz w:val="28"/>
          <w:szCs w:val="28"/>
          <w:rPrChange w:id="1519" w:author="James Vu" w:date="2024-04-18T22:33:00Z">
            <w:rPr/>
          </w:rPrChange>
        </w:rPr>
        <w:t xml:space="preserve">để thiết lập các chính sách bảo mật về giám sát, kiểm soát lưu lượng mạng </w:t>
      </w:r>
      <w:r w:rsidR="00DE7C09" w:rsidRPr="00167CE0">
        <w:rPr>
          <w:sz w:val="28"/>
          <w:szCs w:val="28"/>
          <w:rPrChange w:id="1520" w:author="James Vu" w:date="2024-04-18T22:33:00Z">
            <w:rPr/>
          </w:rPrChange>
        </w:rPr>
        <w:t>và phòng tránh sự cố mất an ninh mạng.</w:t>
      </w:r>
    </w:p>
    <w:p w14:paraId="1DB54388" w14:textId="2B4096DC" w:rsidR="00F514FD" w:rsidRPr="00167CE0" w:rsidRDefault="00F514FD">
      <w:pPr>
        <w:widowControl w:val="0"/>
        <w:spacing w:before="120" w:after="120"/>
        <w:jc w:val="both"/>
        <w:rPr>
          <w:sz w:val="28"/>
          <w:szCs w:val="28"/>
          <w:rPrChange w:id="1521" w:author="James Vu" w:date="2024-04-18T22:33:00Z">
            <w:rPr/>
          </w:rPrChange>
        </w:rPr>
        <w:pPrChange w:id="1522" w:author="James Vu" w:date="2024-04-18T22:33:00Z">
          <w:pPr>
            <w:widowControl w:val="0"/>
            <w:spacing w:before="120" w:after="120"/>
          </w:pPr>
        </w:pPrChange>
      </w:pPr>
      <w:r w:rsidRPr="00167CE0">
        <w:rPr>
          <w:sz w:val="28"/>
          <w:szCs w:val="28"/>
          <w:rPrChange w:id="1523" w:author="James Vu" w:date="2024-04-18T22:33:00Z">
            <w:rPr/>
          </w:rPrChange>
        </w:rPr>
        <w:t xml:space="preserve">- Khó khăn trong công tác kết nối, liên thông </w:t>
      </w:r>
      <w:r w:rsidR="00A94152" w:rsidRPr="00167CE0">
        <w:rPr>
          <w:sz w:val="28"/>
          <w:szCs w:val="28"/>
          <w:rPrChange w:id="1524" w:author="James Vu" w:date="2024-04-18T22:33:00Z">
            <w:rPr/>
          </w:rPrChange>
        </w:rPr>
        <w:t xml:space="preserve">mạng </w:t>
      </w:r>
      <w:r w:rsidRPr="00167CE0">
        <w:rPr>
          <w:sz w:val="28"/>
          <w:szCs w:val="28"/>
          <w:rPrChange w:id="1525" w:author="James Vu" w:date="2024-04-18T22:33:00Z">
            <w:rPr/>
          </w:rPrChange>
        </w:rPr>
        <w:t>nội bộ giữa các đơn vị trong ngành.</w:t>
      </w:r>
    </w:p>
    <w:p w14:paraId="4ED4B72B" w14:textId="26102CDD" w:rsidR="00F514FD" w:rsidRPr="00167CE0" w:rsidRDefault="00F514FD">
      <w:pPr>
        <w:widowControl w:val="0"/>
        <w:spacing w:before="120" w:after="120"/>
        <w:jc w:val="both"/>
        <w:rPr>
          <w:sz w:val="28"/>
          <w:szCs w:val="28"/>
          <w:rPrChange w:id="1526" w:author="James Vu" w:date="2024-04-18T22:33:00Z">
            <w:rPr/>
          </w:rPrChange>
        </w:rPr>
        <w:pPrChange w:id="1527" w:author="James Vu" w:date="2024-04-18T22:33:00Z">
          <w:pPr>
            <w:widowControl w:val="0"/>
            <w:spacing w:before="120" w:after="120"/>
          </w:pPr>
        </w:pPrChange>
      </w:pPr>
      <w:r w:rsidRPr="00167CE0">
        <w:rPr>
          <w:sz w:val="28"/>
          <w:szCs w:val="28"/>
          <w:rPrChange w:id="1528" w:author="James Vu" w:date="2024-04-18T22:33:00Z">
            <w:rPr/>
          </w:rPrChange>
        </w:rPr>
        <w:t>- Hạ tầng, kỹ thuật công nghệ thông tin được đầu tư tương đối lâu, một số thiết bị hết khấu hao, không đáp ứng tốt nhu cầu hiệu năng của người dùng.</w:t>
      </w:r>
    </w:p>
    <w:p w14:paraId="74783B1D" w14:textId="4782000E" w:rsidR="00F514FD" w:rsidRPr="00167CE0" w:rsidRDefault="00F514FD">
      <w:pPr>
        <w:widowControl w:val="0"/>
        <w:spacing w:before="120" w:after="120"/>
        <w:jc w:val="both"/>
        <w:rPr>
          <w:sz w:val="28"/>
          <w:szCs w:val="28"/>
          <w:rPrChange w:id="1529" w:author="James Vu" w:date="2024-04-18T22:33:00Z">
            <w:rPr/>
          </w:rPrChange>
        </w:rPr>
        <w:pPrChange w:id="1530" w:author="James Vu" w:date="2024-04-18T22:33:00Z">
          <w:pPr>
            <w:widowControl w:val="0"/>
            <w:spacing w:before="120" w:after="120"/>
          </w:pPr>
        </w:pPrChange>
      </w:pPr>
      <w:r w:rsidRPr="00167CE0">
        <w:rPr>
          <w:sz w:val="28"/>
          <w:szCs w:val="28"/>
          <w:rPrChange w:id="1531" w:author="James Vu" w:date="2024-04-18T22:33:00Z">
            <w:rPr/>
          </w:rPrChange>
        </w:rPr>
        <w:t>- H</w:t>
      </w:r>
      <w:r w:rsidR="00BA01AC" w:rsidRPr="00167CE0">
        <w:rPr>
          <w:sz w:val="28"/>
          <w:szCs w:val="28"/>
          <w:rPrChange w:id="1532" w:author="James Vu" w:date="2024-04-18T22:33:00Z">
            <w:rPr/>
          </w:rPrChange>
        </w:rPr>
        <w:t xml:space="preserve">ạ tầng </w:t>
      </w:r>
      <w:r w:rsidR="001D458C" w:rsidRPr="00167CE0">
        <w:rPr>
          <w:sz w:val="28"/>
          <w:szCs w:val="28"/>
          <w:rPrChange w:id="1533" w:author="James Vu" w:date="2024-04-18T22:33:00Z">
            <w:rPr/>
          </w:rPrChange>
        </w:rPr>
        <w:t>kỹ thuật, công nghệ thông tin</w:t>
      </w:r>
      <w:r w:rsidRPr="00167CE0">
        <w:rPr>
          <w:sz w:val="28"/>
          <w:szCs w:val="28"/>
          <w:rPrChange w:id="1534" w:author="James Vu" w:date="2024-04-18T22:33:00Z">
            <w:rPr/>
          </w:rPrChange>
        </w:rPr>
        <w:t xml:space="preserve"> chưa</w:t>
      </w:r>
      <w:r w:rsidR="001D458C" w:rsidRPr="00167CE0">
        <w:rPr>
          <w:sz w:val="28"/>
          <w:szCs w:val="28"/>
          <w:rPrChange w:id="1535" w:author="James Vu" w:date="2024-04-18T22:33:00Z">
            <w:rPr/>
          </w:rPrChange>
        </w:rPr>
        <w:t xml:space="preserve"> phục vụ </w:t>
      </w:r>
      <w:r w:rsidRPr="00167CE0">
        <w:rPr>
          <w:sz w:val="28"/>
          <w:szCs w:val="28"/>
          <w:rPrChange w:id="1536" w:author="James Vu" w:date="2024-04-18T22:33:00Z">
            <w:rPr/>
          </w:rPrChange>
        </w:rPr>
        <w:t xml:space="preserve">được khả năng </w:t>
      </w:r>
      <w:r w:rsidR="001D458C" w:rsidRPr="00167CE0">
        <w:rPr>
          <w:sz w:val="28"/>
          <w:szCs w:val="28"/>
          <w:rPrChange w:id="1537" w:author="James Vu" w:date="2024-04-18T22:33:00Z">
            <w:rPr/>
          </w:rPrChange>
        </w:rPr>
        <w:t>vận hành các phần mềm, hệ thống thông tin</w:t>
      </w:r>
      <w:r w:rsidRPr="00167CE0">
        <w:rPr>
          <w:sz w:val="28"/>
          <w:szCs w:val="28"/>
          <w:rPrChange w:id="1538" w:author="James Vu" w:date="2024-04-18T22:33:00Z">
            <w:rPr/>
          </w:rPrChange>
        </w:rPr>
        <w:t xml:space="preserve">, xử lý dữ liệu lớn. </w:t>
      </w:r>
    </w:p>
    <w:p w14:paraId="178F6219" w14:textId="752DADFA" w:rsidR="00A63738" w:rsidRPr="00167CE0" w:rsidRDefault="000805A4">
      <w:pPr>
        <w:widowControl w:val="0"/>
        <w:spacing w:before="120" w:after="120"/>
        <w:jc w:val="both"/>
        <w:rPr>
          <w:b/>
          <w:bCs/>
          <w:i/>
          <w:iCs/>
          <w:sz w:val="28"/>
          <w:szCs w:val="28"/>
          <w:rPrChange w:id="1539" w:author="James Vu" w:date="2024-04-18T22:33:00Z">
            <w:rPr>
              <w:b/>
              <w:bCs/>
              <w:i/>
              <w:iCs/>
            </w:rPr>
          </w:rPrChange>
        </w:rPr>
        <w:pPrChange w:id="1540" w:author="James Vu" w:date="2024-04-18T22:33:00Z">
          <w:pPr>
            <w:widowControl w:val="0"/>
            <w:spacing w:before="120" w:after="120"/>
          </w:pPr>
        </w:pPrChange>
      </w:pPr>
      <w:r w:rsidRPr="00167CE0">
        <w:rPr>
          <w:b/>
          <w:bCs/>
          <w:i/>
          <w:iCs/>
          <w:sz w:val="28"/>
          <w:szCs w:val="28"/>
          <w:rPrChange w:id="1541" w:author="James Vu" w:date="2024-04-18T22:33:00Z">
            <w:rPr>
              <w:b/>
              <w:bCs/>
              <w:i/>
              <w:iCs/>
            </w:rPr>
          </w:rPrChange>
        </w:rPr>
        <w:t>1.</w:t>
      </w:r>
      <w:r w:rsidR="00BE1DEE" w:rsidRPr="00167CE0">
        <w:rPr>
          <w:b/>
          <w:bCs/>
          <w:i/>
          <w:iCs/>
          <w:sz w:val="28"/>
          <w:szCs w:val="28"/>
          <w:rPrChange w:id="1542" w:author="James Vu" w:date="2024-04-18T22:33:00Z">
            <w:rPr>
              <w:b/>
              <w:bCs/>
              <w:i/>
              <w:iCs/>
            </w:rPr>
          </w:rPrChange>
        </w:rPr>
        <w:t>3</w:t>
      </w:r>
      <w:r w:rsidRPr="00167CE0">
        <w:rPr>
          <w:b/>
          <w:bCs/>
          <w:i/>
          <w:iCs/>
          <w:sz w:val="28"/>
          <w:szCs w:val="28"/>
          <w:rPrChange w:id="1543" w:author="James Vu" w:date="2024-04-18T22:33:00Z">
            <w:rPr>
              <w:b/>
              <w:bCs/>
              <w:i/>
              <w:iCs/>
            </w:rPr>
          </w:rPrChange>
        </w:rPr>
        <w:t>. Sự cần thiết đầu tư</w:t>
      </w:r>
    </w:p>
    <w:p w14:paraId="2CA4E25E" w14:textId="29269813" w:rsidR="0065395B" w:rsidRPr="00167CE0" w:rsidRDefault="0065395B">
      <w:pPr>
        <w:widowControl w:val="0"/>
        <w:spacing w:before="120" w:after="120"/>
        <w:ind w:firstLine="709"/>
        <w:jc w:val="both"/>
        <w:rPr>
          <w:sz w:val="28"/>
          <w:szCs w:val="28"/>
          <w:shd w:val="clear" w:color="auto" w:fill="FFFFFF"/>
          <w:rPrChange w:id="1544" w:author="James Vu" w:date="2024-04-18T22:33:00Z">
            <w:rPr>
              <w:shd w:val="clear" w:color="auto" w:fill="FFFFFF"/>
            </w:rPr>
          </w:rPrChange>
        </w:rPr>
        <w:pPrChange w:id="1545" w:author="James Vu" w:date="2024-04-18T22:33:00Z">
          <w:pPr>
            <w:widowControl w:val="0"/>
            <w:spacing w:before="120" w:after="120"/>
            <w:ind w:firstLine="709"/>
          </w:pPr>
        </w:pPrChange>
      </w:pPr>
      <w:r w:rsidRPr="00167CE0">
        <w:rPr>
          <w:sz w:val="28"/>
          <w:szCs w:val="28"/>
          <w:shd w:val="clear" w:color="auto" w:fill="FFFFFF"/>
          <w:rPrChange w:id="1546" w:author="James Vu" w:date="2024-04-18T22:33:00Z">
            <w:rPr>
              <w:shd w:val="clear" w:color="auto" w:fill="FFFFFF"/>
            </w:rPr>
          </w:rPrChange>
        </w:rPr>
        <w:t>Chuyển đổi số là một trong những mục tiêu</w:t>
      </w:r>
      <w:r w:rsidR="0032497D" w:rsidRPr="00167CE0">
        <w:rPr>
          <w:sz w:val="28"/>
          <w:szCs w:val="28"/>
          <w:shd w:val="clear" w:color="auto" w:fill="FFFFFF"/>
          <w:rPrChange w:id="1547" w:author="James Vu" w:date="2024-04-18T22:33:00Z">
            <w:rPr>
              <w:shd w:val="clear" w:color="auto" w:fill="FFFFFF"/>
            </w:rPr>
          </w:rPrChange>
        </w:rPr>
        <w:t xml:space="preserve"> được</w:t>
      </w:r>
      <w:r w:rsidRPr="00167CE0">
        <w:rPr>
          <w:sz w:val="28"/>
          <w:szCs w:val="28"/>
          <w:shd w:val="clear" w:color="auto" w:fill="FFFFFF"/>
          <w:rPrChange w:id="1548" w:author="James Vu" w:date="2024-04-18T22:33:00Z">
            <w:rPr>
              <w:shd w:val="clear" w:color="auto" w:fill="FFFFFF"/>
            </w:rPr>
          </w:rPrChange>
        </w:rPr>
        <w:t xml:space="preserve"> Chính phủ quan tâm hàng đầu trong cuộc cách mạng công nghiệp lần thứ tư và được nhấn mạnh trong nhiều văn bản quy phạm pháp luật của Đảng và Nhà nước. Trong những năm qua, nền nông nghiệp đã đạt được nhiều thành tựu to lớn và quan trọng đóng góp cho sự phát triển kinh tế - xã hội của cả nước. Chuyển đổi số trong nông nghiệp là xu hướng tất yếu của sự phát triển</w:t>
      </w:r>
      <w:r w:rsidR="00CA2173" w:rsidRPr="00167CE0">
        <w:rPr>
          <w:sz w:val="28"/>
          <w:szCs w:val="28"/>
          <w:shd w:val="clear" w:color="auto" w:fill="FFFFFF"/>
          <w:rPrChange w:id="1549" w:author="James Vu" w:date="2024-04-18T22:33:00Z">
            <w:rPr>
              <w:shd w:val="clear" w:color="auto" w:fill="FFFFFF"/>
            </w:rPr>
          </w:rPrChange>
        </w:rPr>
        <w:t xml:space="preserve">, </w:t>
      </w:r>
      <w:r w:rsidRPr="00167CE0">
        <w:rPr>
          <w:sz w:val="28"/>
          <w:szCs w:val="28"/>
          <w:shd w:val="clear" w:color="auto" w:fill="FFFFFF"/>
          <w:rPrChange w:id="1550" w:author="James Vu" w:date="2024-04-18T22:33:00Z">
            <w:rPr>
              <w:shd w:val="clear" w:color="auto" w:fill="FFFFFF"/>
            </w:rPr>
          </w:rPrChange>
        </w:rPr>
        <w:t>mang lại hiệu quả hoạt động cao hơn, chuyên nghiệp hơn và gia tăng năng suất lao động, cũng như xây dựng chân kiềng vững chắc cho sự phát triển lâu dài của nền nông nghiệp.</w:t>
      </w:r>
      <w:r w:rsidR="00A94152" w:rsidRPr="00167CE0">
        <w:rPr>
          <w:sz w:val="28"/>
          <w:szCs w:val="28"/>
          <w:shd w:val="clear" w:color="auto" w:fill="FFFFFF"/>
          <w:rPrChange w:id="1551" w:author="James Vu" w:date="2024-04-18T22:33:00Z">
            <w:rPr>
              <w:shd w:val="clear" w:color="auto" w:fill="FFFFFF"/>
            </w:rPr>
          </w:rPrChange>
        </w:rPr>
        <w:t xml:space="preserve"> Thực hiện chuyển đổi số ngành nông nghiệp </w:t>
      </w:r>
      <w:r w:rsidR="00197531" w:rsidRPr="00167CE0">
        <w:rPr>
          <w:sz w:val="28"/>
          <w:szCs w:val="28"/>
          <w:shd w:val="clear" w:color="auto" w:fill="FFFFFF"/>
          <w:rPrChange w:id="1552" w:author="James Vu" w:date="2024-04-18T22:33:00Z">
            <w:rPr>
              <w:shd w:val="clear" w:color="auto" w:fill="FFFFFF"/>
            </w:rPr>
          </w:rPrChange>
        </w:rPr>
        <w:t xml:space="preserve">chính </w:t>
      </w:r>
      <w:r w:rsidR="00A94152" w:rsidRPr="00167CE0">
        <w:rPr>
          <w:sz w:val="28"/>
          <w:szCs w:val="28"/>
          <w:shd w:val="clear" w:color="auto" w:fill="FFFFFF"/>
          <w:rPrChange w:id="1553" w:author="James Vu" w:date="2024-04-18T22:33:00Z">
            <w:rPr>
              <w:shd w:val="clear" w:color="auto" w:fill="FFFFFF"/>
            </w:rPr>
          </w:rPrChange>
        </w:rPr>
        <w:t xml:space="preserve">là chìa khóa </w:t>
      </w:r>
      <w:r w:rsidR="00D77973" w:rsidRPr="00167CE0">
        <w:rPr>
          <w:sz w:val="28"/>
          <w:szCs w:val="28"/>
          <w:shd w:val="clear" w:color="auto" w:fill="FFFFFF"/>
          <w:rPrChange w:id="1554" w:author="James Vu" w:date="2024-04-18T22:33:00Z">
            <w:rPr>
              <w:shd w:val="clear" w:color="auto" w:fill="FFFFFF"/>
            </w:rPr>
          </w:rPrChange>
        </w:rPr>
        <w:t xml:space="preserve">tạo dựng môi trường, hệ sinh thái số nông nghiệp làm nền móng, kiến tạo thể chế, thúc đẩy chuyển đổi từ "sản xuất nông nghiệp” </w:t>
      </w:r>
      <w:r w:rsidR="00D77973" w:rsidRPr="00167CE0">
        <w:rPr>
          <w:sz w:val="28"/>
          <w:szCs w:val="28"/>
          <w:shd w:val="clear" w:color="auto" w:fill="FFFFFF"/>
          <w:rPrChange w:id="1555" w:author="James Vu" w:date="2024-04-18T22:33:00Z">
            <w:rPr>
              <w:shd w:val="clear" w:color="auto" w:fill="FFFFFF"/>
            </w:rPr>
          </w:rPrChange>
        </w:rPr>
        <w:lastRenderedPageBreak/>
        <w:t>sang "kinh tế nông nghiệp”; phát triển nền nông nghiệp công nghệ cao theo hướng chú trọng nông nghiệp thông minh, nông nghiệp chính xác, tăng tỷ trọng của nông nghiệp công nghệ số trong nền kinh tế.</w:t>
      </w:r>
    </w:p>
    <w:p w14:paraId="65CA0E73" w14:textId="309D6C7D" w:rsidR="00B64A88" w:rsidRPr="00167CE0" w:rsidRDefault="007D4B2A">
      <w:pPr>
        <w:widowControl w:val="0"/>
        <w:spacing w:before="120" w:after="120"/>
        <w:ind w:firstLine="709"/>
        <w:jc w:val="both"/>
        <w:rPr>
          <w:sz w:val="28"/>
          <w:szCs w:val="28"/>
          <w:shd w:val="clear" w:color="auto" w:fill="FFFFFF"/>
          <w:rPrChange w:id="1556" w:author="James Vu" w:date="2024-04-18T22:33:00Z">
            <w:rPr>
              <w:shd w:val="clear" w:color="auto" w:fill="FFFFFF"/>
            </w:rPr>
          </w:rPrChange>
        </w:rPr>
        <w:pPrChange w:id="1557" w:author="James Vu" w:date="2024-04-18T22:33:00Z">
          <w:pPr>
            <w:widowControl w:val="0"/>
            <w:spacing w:before="120" w:after="120"/>
            <w:ind w:firstLine="709"/>
          </w:pPr>
        </w:pPrChange>
      </w:pPr>
      <w:r w:rsidRPr="00167CE0">
        <w:rPr>
          <w:sz w:val="28"/>
          <w:szCs w:val="28"/>
          <w:shd w:val="clear" w:color="auto" w:fill="FFFFFF"/>
          <w:rPrChange w:id="1558" w:author="James Vu" w:date="2024-04-18T22:33:00Z">
            <w:rPr>
              <w:shd w:val="clear" w:color="auto" w:fill="FFFFFF"/>
            </w:rPr>
          </w:rPrChange>
        </w:rPr>
        <w:t xml:space="preserve">Xây dựng </w:t>
      </w:r>
      <w:r w:rsidR="00BC6569" w:rsidRPr="00167CE0">
        <w:rPr>
          <w:sz w:val="28"/>
          <w:szCs w:val="28"/>
          <w:shd w:val="clear" w:color="auto" w:fill="FFFFFF"/>
          <w:rPrChange w:id="1559" w:author="James Vu" w:date="2024-04-18T22:33:00Z">
            <w:rPr>
              <w:shd w:val="clear" w:color="auto" w:fill="FFFFFF"/>
            </w:rPr>
          </w:rPrChange>
        </w:rPr>
        <w:t>hạ tầng kỹ thuật, công nghệ thông tin đảm bảo an toàn thông tin</w:t>
      </w:r>
      <w:r w:rsidR="002609B1" w:rsidRPr="00167CE0">
        <w:rPr>
          <w:sz w:val="28"/>
          <w:szCs w:val="28"/>
          <w:shd w:val="clear" w:color="auto" w:fill="FFFFFF"/>
          <w:rPrChange w:id="1560" w:author="James Vu" w:date="2024-04-18T22:33:00Z">
            <w:rPr>
              <w:shd w:val="clear" w:color="auto" w:fill="FFFFFF"/>
            </w:rPr>
          </w:rPrChange>
        </w:rPr>
        <w:t>,</w:t>
      </w:r>
      <w:r w:rsidR="00BC6569" w:rsidRPr="00167CE0">
        <w:rPr>
          <w:sz w:val="28"/>
          <w:szCs w:val="28"/>
          <w:shd w:val="clear" w:color="auto" w:fill="FFFFFF"/>
          <w:rPrChange w:id="1561" w:author="James Vu" w:date="2024-04-18T22:33:00Z">
            <w:rPr>
              <w:shd w:val="clear" w:color="auto" w:fill="FFFFFF"/>
            </w:rPr>
          </w:rPrChange>
        </w:rPr>
        <w:t xml:space="preserve"> </w:t>
      </w:r>
      <w:r w:rsidRPr="00167CE0">
        <w:rPr>
          <w:sz w:val="28"/>
          <w:szCs w:val="28"/>
          <w:shd w:val="clear" w:color="auto" w:fill="FFFFFF"/>
          <w:rPrChange w:id="1562" w:author="James Vu" w:date="2024-04-18T22:33:00Z">
            <w:rPr>
              <w:shd w:val="clear" w:color="auto" w:fill="FFFFFF"/>
            </w:rPr>
          </w:rPrChange>
        </w:rPr>
        <w:t xml:space="preserve">vận hành các phần mềm của </w:t>
      </w:r>
      <w:r w:rsidR="00BC6569" w:rsidRPr="00167CE0">
        <w:rPr>
          <w:sz w:val="28"/>
          <w:szCs w:val="28"/>
          <w:shd w:val="clear" w:color="auto" w:fill="FFFFFF"/>
          <w:rPrChange w:id="1563" w:author="James Vu" w:date="2024-04-18T22:33:00Z">
            <w:rPr>
              <w:shd w:val="clear" w:color="auto" w:fill="FFFFFF"/>
            </w:rPr>
          </w:rPrChange>
        </w:rPr>
        <w:t>chính quyền điện tử</w:t>
      </w:r>
      <w:r w:rsidRPr="00167CE0">
        <w:rPr>
          <w:sz w:val="28"/>
          <w:szCs w:val="28"/>
          <w:shd w:val="clear" w:color="auto" w:fill="FFFFFF"/>
          <w:rPrChange w:id="1564" w:author="James Vu" w:date="2024-04-18T22:33:00Z">
            <w:rPr>
              <w:shd w:val="clear" w:color="auto" w:fill="FFFFFF"/>
            </w:rPr>
          </w:rPrChange>
        </w:rPr>
        <w:t xml:space="preserve"> để </w:t>
      </w:r>
      <w:r w:rsidR="00B64A88" w:rsidRPr="00167CE0">
        <w:rPr>
          <w:sz w:val="28"/>
          <w:szCs w:val="28"/>
          <w:shd w:val="clear" w:color="auto" w:fill="FFFFFF"/>
          <w:rPrChange w:id="1565" w:author="James Vu" w:date="2024-04-18T22:33:00Z">
            <w:rPr>
              <w:shd w:val="clear" w:color="auto" w:fill="FFFFFF"/>
            </w:rPr>
          </w:rPrChange>
        </w:rPr>
        <w:t>đáp ứng nhu cầu chuyển đổi số của ngành nông nghiệp đoạn 2020-2025, định hướng đến năm 2030.</w:t>
      </w:r>
    </w:p>
    <w:p w14:paraId="09324E48" w14:textId="2257D539" w:rsidR="002609B1" w:rsidRPr="00167CE0" w:rsidRDefault="00F514FD">
      <w:pPr>
        <w:widowControl w:val="0"/>
        <w:spacing w:before="120" w:after="120"/>
        <w:ind w:firstLine="709"/>
        <w:jc w:val="both"/>
        <w:rPr>
          <w:sz w:val="28"/>
          <w:szCs w:val="28"/>
          <w:shd w:val="clear" w:color="auto" w:fill="FFFFFF"/>
          <w:rPrChange w:id="1566" w:author="James Vu" w:date="2024-04-18T22:33:00Z">
            <w:rPr>
              <w:shd w:val="clear" w:color="auto" w:fill="FFFFFF"/>
            </w:rPr>
          </w:rPrChange>
        </w:rPr>
        <w:pPrChange w:id="1567" w:author="James Vu" w:date="2024-04-18T22:33:00Z">
          <w:pPr>
            <w:widowControl w:val="0"/>
            <w:spacing w:before="120" w:after="120"/>
            <w:ind w:firstLine="709"/>
          </w:pPr>
        </w:pPrChange>
      </w:pPr>
      <w:r w:rsidRPr="00167CE0">
        <w:rPr>
          <w:sz w:val="28"/>
          <w:szCs w:val="28"/>
          <w:shd w:val="clear" w:color="auto" w:fill="FFFFFF"/>
          <w:rPrChange w:id="1568" w:author="James Vu" w:date="2024-04-18T22:33:00Z">
            <w:rPr>
              <w:shd w:val="clear" w:color="auto" w:fill="FFFFFF"/>
            </w:rPr>
          </w:rPrChange>
        </w:rPr>
        <w:t>Tập hợp, thống nhất các thông tin, dữ liệu, cơ sở dữ liệu của ngành</w:t>
      </w:r>
      <w:r w:rsidR="00141CBD" w:rsidRPr="00167CE0">
        <w:rPr>
          <w:sz w:val="28"/>
          <w:szCs w:val="28"/>
          <w:shd w:val="clear" w:color="auto" w:fill="FFFFFF"/>
          <w:rPrChange w:id="1569" w:author="James Vu" w:date="2024-04-18T22:33:00Z">
            <w:rPr>
              <w:shd w:val="clear" w:color="auto" w:fill="FFFFFF"/>
            </w:rPr>
          </w:rPrChange>
        </w:rPr>
        <w:t xml:space="preserve"> </w:t>
      </w:r>
      <w:r w:rsidR="00B64A88" w:rsidRPr="00167CE0">
        <w:rPr>
          <w:sz w:val="28"/>
          <w:szCs w:val="28"/>
          <w:shd w:val="clear" w:color="auto" w:fill="FFFFFF"/>
          <w:rPrChange w:id="1570" w:author="James Vu" w:date="2024-04-18T22:33:00Z">
            <w:rPr>
              <w:shd w:val="clear" w:color="auto" w:fill="FFFFFF"/>
            </w:rPr>
          </w:rPrChange>
        </w:rPr>
        <w:t xml:space="preserve">hiện trạng đã có, bổ sung các thông tin, cơ sở dữ liệu để hình thành nền tảng cơ sở dữ liệu của ngành nông nghiệp. </w:t>
      </w:r>
    </w:p>
    <w:p w14:paraId="67FF812F" w14:textId="29785FC1" w:rsidR="007D4B2A" w:rsidRPr="00167CE0" w:rsidRDefault="007D4B2A">
      <w:pPr>
        <w:widowControl w:val="0"/>
        <w:spacing w:before="120" w:after="120"/>
        <w:ind w:firstLine="709"/>
        <w:jc w:val="both"/>
        <w:rPr>
          <w:sz w:val="28"/>
          <w:szCs w:val="28"/>
          <w:shd w:val="clear" w:color="auto" w:fill="FFFFFF"/>
          <w:rPrChange w:id="1571" w:author="James Vu" w:date="2024-04-18T22:33:00Z">
            <w:rPr>
              <w:shd w:val="clear" w:color="auto" w:fill="FFFFFF"/>
            </w:rPr>
          </w:rPrChange>
        </w:rPr>
        <w:pPrChange w:id="1572" w:author="James Vu" w:date="2024-04-18T22:33:00Z">
          <w:pPr>
            <w:widowControl w:val="0"/>
            <w:spacing w:before="120" w:after="120"/>
            <w:ind w:firstLine="709"/>
          </w:pPr>
        </w:pPrChange>
      </w:pPr>
      <w:r w:rsidRPr="00167CE0">
        <w:rPr>
          <w:sz w:val="28"/>
          <w:szCs w:val="28"/>
          <w:shd w:val="clear" w:color="auto" w:fill="FFFFFF"/>
          <w:rPrChange w:id="1573" w:author="James Vu" w:date="2024-04-18T22:33:00Z">
            <w:rPr>
              <w:shd w:val="clear" w:color="auto" w:fill="FFFFFF"/>
            </w:rPr>
          </w:rPrChange>
        </w:rPr>
        <w:t>Tin học hóa các quy trình nghiệp vụ của ngành nông nghiệp, ứng dụng công nghệ số, cơ sở dữ liệu đã được thống nhất được vận hành trên nền tảng hạ tầng được xây dựng để tối ưu xử lý các quy trình nghiệp vụ bằng công nghệ số</w:t>
      </w:r>
      <w:r w:rsidR="005A6CE2" w:rsidRPr="00167CE0">
        <w:rPr>
          <w:sz w:val="28"/>
          <w:szCs w:val="28"/>
          <w:shd w:val="clear" w:color="auto" w:fill="FFFFFF"/>
          <w:rPrChange w:id="1574" w:author="James Vu" w:date="2024-04-18T22:33:00Z">
            <w:rPr>
              <w:shd w:val="clear" w:color="auto" w:fill="FFFFFF"/>
            </w:rPr>
          </w:rPrChange>
        </w:rPr>
        <w:t xml:space="preserve"> đảm bảo tính chính xác, hiệu quả</w:t>
      </w:r>
      <w:r w:rsidR="00B74895" w:rsidRPr="00167CE0">
        <w:rPr>
          <w:sz w:val="28"/>
          <w:szCs w:val="28"/>
          <w:shd w:val="clear" w:color="auto" w:fill="FFFFFF"/>
          <w:rPrChange w:id="1575" w:author="James Vu" w:date="2024-04-18T22:33:00Z">
            <w:rPr>
              <w:shd w:val="clear" w:color="auto" w:fill="FFFFFF"/>
            </w:rPr>
          </w:rPrChange>
        </w:rPr>
        <w:t>, nâng cao năng suất lao động.</w:t>
      </w:r>
    </w:p>
    <w:p w14:paraId="230A5534" w14:textId="32B436FC" w:rsidR="005A6CE2" w:rsidRPr="00167CE0" w:rsidRDefault="00B74895">
      <w:pPr>
        <w:widowControl w:val="0"/>
        <w:spacing w:before="120" w:after="120"/>
        <w:ind w:firstLine="709"/>
        <w:jc w:val="both"/>
        <w:rPr>
          <w:sz w:val="28"/>
          <w:szCs w:val="28"/>
          <w:shd w:val="clear" w:color="auto" w:fill="FFFFFF"/>
          <w:rPrChange w:id="1576" w:author="James Vu" w:date="2024-04-18T22:33:00Z">
            <w:rPr>
              <w:shd w:val="clear" w:color="auto" w:fill="FFFFFF"/>
            </w:rPr>
          </w:rPrChange>
        </w:rPr>
        <w:pPrChange w:id="1577" w:author="James Vu" w:date="2024-04-18T22:33:00Z">
          <w:pPr>
            <w:widowControl w:val="0"/>
            <w:spacing w:before="120" w:after="120"/>
            <w:ind w:firstLine="709"/>
          </w:pPr>
        </w:pPrChange>
      </w:pPr>
      <w:r w:rsidRPr="00167CE0">
        <w:rPr>
          <w:sz w:val="28"/>
          <w:szCs w:val="28"/>
          <w:shd w:val="clear" w:color="auto" w:fill="FFFFFF"/>
          <w:rPrChange w:id="1578" w:author="James Vu" w:date="2024-04-18T22:33:00Z">
            <w:rPr>
              <w:shd w:val="clear" w:color="auto" w:fill="FFFFFF"/>
            </w:rPr>
          </w:rPrChange>
        </w:rPr>
        <w:t>Cần phải có n</w:t>
      </w:r>
      <w:r w:rsidR="005A6CE2" w:rsidRPr="00167CE0">
        <w:rPr>
          <w:sz w:val="28"/>
          <w:szCs w:val="28"/>
          <w:shd w:val="clear" w:color="auto" w:fill="FFFFFF"/>
          <w:rPrChange w:id="1579" w:author="James Vu" w:date="2024-04-18T22:33:00Z">
            <w:rPr>
              <w:shd w:val="clear" w:color="auto" w:fill="FFFFFF"/>
            </w:rPr>
          </w:rPrChange>
        </w:rPr>
        <w:t>ền tảng hệ thống thông tin cơ bản phục vụ công tác quản lý chung của ngành nông nghiệp, từ đó chia sẻ, phát triển</w:t>
      </w:r>
      <w:r w:rsidRPr="00167CE0">
        <w:rPr>
          <w:sz w:val="28"/>
          <w:szCs w:val="28"/>
          <w:shd w:val="clear" w:color="auto" w:fill="FFFFFF"/>
          <w:rPrChange w:id="1580" w:author="James Vu" w:date="2024-04-18T22:33:00Z">
            <w:rPr>
              <w:shd w:val="clear" w:color="auto" w:fill="FFFFFF"/>
            </w:rPr>
          </w:rPrChange>
        </w:rPr>
        <w:t>.</w:t>
      </w:r>
    </w:p>
    <w:p w14:paraId="70EA3AB4" w14:textId="674430EE" w:rsidR="0065395B" w:rsidRPr="00167CE0" w:rsidRDefault="00B74895">
      <w:pPr>
        <w:widowControl w:val="0"/>
        <w:spacing w:before="120" w:after="120"/>
        <w:ind w:firstLine="709"/>
        <w:jc w:val="both"/>
        <w:rPr>
          <w:sz w:val="28"/>
          <w:szCs w:val="28"/>
          <w:shd w:val="clear" w:color="auto" w:fill="FFFFFF"/>
          <w:rPrChange w:id="1581" w:author="James Vu" w:date="2024-04-18T22:33:00Z">
            <w:rPr>
              <w:shd w:val="clear" w:color="auto" w:fill="FFFFFF"/>
            </w:rPr>
          </w:rPrChange>
        </w:rPr>
        <w:pPrChange w:id="1582" w:author="James Vu" w:date="2024-04-18T22:33:00Z">
          <w:pPr>
            <w:widowControl w:val="0"/>
            <w:spacing w:before="120" w:after="120"/>
            <w:ind w:firstLine="709"/>
          </w:pPr>
        </w:pPrChange>
      </w:pPr>
      <w:r w:rsidRPr="00167CE0">
        <w:rPr>
          <w:sz w:val="28"/>
          <w:szCs w:val="28"/>
          <w:shd w:val="clear" w:color="auto" w:fill="FFFFFF"/>
          <w:rPrChange w:id="1583" w:author="James Vu" w:date="2024-04-18T22:33:00Z">
            <w:rPr>
              <w:shd w:val="clear" w:color="auto" w:fill="FFFFFF"/>
            </w:rPr>
          </w:rPrChange>
        </w:rPr>
        <w:t>Tạo ra kênh giao tiếp, kết nối</w:t>
      </w:r>
      <w:r w:rsidR="00D77973" w:rsidRPr="00167CE0">
        <w:rPr>
          <w:sz w:val="28"/>
          <w:szCs w:val="28"/>
          <w:shd w:val="clear" w:color="auto" w:fill="FFFFFF"/>
          <w:rPrChange w:id="1584" w:author="James Vu" w:date="2024-04-18T22:33:00Z">
            <w:rPr>
              <w:shd w:val="clear" w:color="auto" w:fill="FFFFFF"/>
            </w:rPr>
          </w:rPrChange>
        </w:rPr>
        <w:t xml:space="preserve"> bằng công nghệ số</w:t>
      </w:r>
      <w:r w:rsidRPr="00167CE0">
        <w:rPr>
          <w:sz w:val="28"/>
          <w:szCs w:val="28"/>
          <w:shd w:val="clear" w:color="auto" w:fill="FFFFFF"/>
          <w:rPrChange w:id="1585" w:author="James Vu" w:date="2024-04-18T22:33:00Z">
            <w:rPr>
              <w:shd w:val="clear" w:color="auto" w:fill="FFFFFF"/>
            </w:rPr>
          </w:rPrChange>
        </w:rPr>
        <w:t xml:space="preserve"> giữa</w:t>
      </w:r>
      <w:r w:rsidR="00D77973" w:rsidRPr="00167CE0">
        <w:rPr>
          <w:sz w:val="28"/>
          <w:szCs w:val="28"/>
          <w:shd w:val="clear" w:color="auto" w:fill="FFFFFF"/>
          <w:rPrChange w:id="1586" w:author="James Vu" w:date="2024-04-18T22:33:00Z">
            <w:rPr>
              <w:shd w:val="clear" w:color="auto" w:fill="FFFFFF"/>
            </w:rPr>
          </w:rPrChange>
        </w:rPr>
        <w:t xml:space="preserve"> 4 nhà: cơ quan nhà nước, khoa học, nhà sản xuất, doanh nghiệp</w:t>
      </w:r>
      <w:r w:rsidRPr="00167CE0">
        <w:rPr>
          <w:sz w:val="28"/>
          <w:szCs w:val="28"/>
          <w:shd w:val="clear" w:color="auto" w:fill="FFFFFF"/>
          <w:rPrChange w:id="1587" w:author="James Vu" w:date="2024-04-18T22:33:00Z">
            <w:rPr>
              <w:shd w:val="clear" w:color="auto" w:fill="FFFFFF"/>
            </w:rPr>
          </w:rPrChange>
        </w:rPr>
        <w:t>. Các thông tin, chỉ số của ngành cần được cập nhập liên tục phục vụ công tác theo dõi, quản lý của người dân, doanh nghiệp đối với cơ quan quản lý ngành nông nghiệp.</w:t>
      </w:r>
      <w:r w:rsidR="00D77973" w:rsidRPr="00167CE0">
        <w:rPr>
          <w:sz w:val="28"/>
          <w:szCs w:val="28"/>
          <w:shd w:val="clear" w:color="auto" w:fill="FFFFFF"/>
          <w:rPrChange w:id="1588" w:author="James Vu" w:date="2024-04-18T22:33:00Z">
            <w:rPr>
              <w:shd w:val="clear" w:color="auto" w:fill="FFFFFF"/>
            </w:rPr>
          </w:rPrChange>
        </w:rPr>
        <w:t xml:space="preserve"> Chuyển đổ</w:t>
      </w:r>
      <w:r w:rsidR="00B9529B" w:rsidRPr="00167CE0">
        <w:rPr>
          <w:sz w:val="28"/>
          <w:szCs w:val="28"/>
          <w:shd w:val="clear" w:color="auto" w:fill="FFFFFF"/>
          <w:rPrChange w:id="1589" w:author="James Vu" w:date="2024-04-18T22:33:00Z">
            <w:rPr>
              <w:shd w:val="clear" w:color="auto" w:fill="FFFFFF"/>
            </w:rPr>
          </w:rPrChange>
        </w:rPr>
        <w:t>i</w:t>
      </w:r>
      <w:r w:rsidR="00D77973" w:rsidRPr="00167CE0">
        <w:rPr>
          <w:sz w:val="28"/>
          <w:szCs w:val="28"/>
          <w:shd w:val="clear" w:color="auto" w:fill="FFFFFF"/>
          <w:rPrChange w:id="1590" w:author="James Vu" w:date="2024-04-18T22:33:00Z">
            <w:rPr>
              <w:shd w:val="clear" w:color="auto" w:fill="FFFFFF"/>
            </w:rPr>
          </w:rPrChange>
        </w:rPr>
        <w:t xml:space="preserve"> số ngành nông nghiệp giúp người sản xuất dễ tiếp cận thông tin về cảnh báo dịch hại, thời tiết, thị trường…; doanh nghiệp dễ tiếp cận đầy đủ thông tin sản xuất để hoạch định chiến lược sản xuất, kinh doanh</w:t>
      </w:r>
      <w:r w:rsidR="00197531" w:rsidRPr="00167CE0">
        <w:rPr>
          <w:sz w:val="28"/>
          <w:szCs w:val="28"/>
          <w:shd w:val="clear" w:color="auto" w:fill="FFFFFF"/>
          <w:rPrChange w:id="1591" w:author="James Vu" w:date="2024-04-18T22:33:00Z">
            <w:rPr>
              <w:shd w:val="clear" w:color="auto" w:fill="FFFFFF"/>
            </w:rPr>
          </w:rPrChange>
        </w:rPr>
        <w:t>.</w:t>
      </w:r>
    </w:p>
    <w:p w14:paraId="3E9B631B" w14:textId="626CF7BD" w:rsidR="0065395B" w:rsidRPr="00167CE0" w:rsidRDefault="0065395B">
      <w:pPr>
        <w:widowControl w:val="0"/>
        <w:spacing w:before="120" w:after="120"/>
        <w:ind w:firstLine="709"/>
        <w:jc w:val="both"/>
        <w:rPr>
          <w:sz w:val="28"/>
          <w:szCs w:val="28"/>
          <w:shd w:val="clear" w:color="auto" w:fill="FFFFFF"/>
          <w:rPrChange w:id="1592" w:author="James Vu" w:date="2024-04-18T22:33:00Z">
            <w:rPr>
              <w:shd w:val="clear" w:color="auto" w:fill="FFFFFF"/>
            </w:rPr>
          </w:rPrChange>
        </w:rPr>
        <w:pPrChange w:id="1593" w:author="James Vu" w:date="2024-04-18T22:33:00Z">
          <w:pPr>
            <w:widowControl w:val="0"/>
            <w:spacing w:before="120" w:after="120"/>
            <w:ind w:firstLine="709"/>
          </w:pPr>
        </w:pPrChange>
      </w:pPr>
      <w:r w:rsidRPr="00167CE0">
        <w:rPr>
          <w:sz w:val="28"/>
          <w:szCs w:val="28"/>
          <w:shd w:val="clear" w:color="auto" w:fill="FFFFFF"/>
          <w:rPrChange w:id="1594" w:author="James Vu" w:date="2024-04-18T22:33:00Z">
            <w:rPr>
              <w:shd w:val="clear" w:color="auto" w:fill="FFFFFF"/>
            </w:rPr>
          </w:rPrChange>
        </w:rPr>
        <w:t xml:space="preserve">Với hiện trạng ứng dụng công nghệ thông tin </w:t>
      </w:r>
      <w:r w:rsidR="007C76A3" w:rsidRPr="00167CE0">
        <w:rPr>
          <w:sz w:val="28"/>
          <w:szCs w:val="28"/>
          <w:shd w:val="clear" w:color="auto" w:fill="FFFFFF"/>
          <w:rPrChange w:id="1595" w:author="James Vu" w:date="2024-04-18T22:33:00Z">
            <w:rPr>
              <w:shd w:val="clear" w:color="auto" w:fill="FFFFFF"/>
            </w:rPr>
          </w:rPrChange>
        </w:rPr>
        <w:t xml:space="preserve">ngành </w:t>
      </w:r>
      <w:r w:rsidRPr="00167CE0">
        <w:rPr>
          <w:sz w:val="28"/>
          <w:szCs w:val="28"/>
          <w:shd w:val="clear" w:color="auto" w:fill="FFFFFF"/>
          <w:rPrChange w:id="1596" w:author="James Vu" w:date="2024-04-18T22:33:00Z">
            <w:rPr>
              <w:shd w:val="clear" w:color="auto" w:fill="FFFFFF"/>
            </w:rPr>
          </w:rPrChange>
        </w:rPr>
        <w:t>nông nghiệp, cần thiết</w:t>
      </w:r>
      <w:r w:rsidR="00B9529B" w:rsidRPr="00167CE0">
        <w:rPr>
          <w:sz w:val="28"/>
          <w:szCs w:val="28"/>
          <w:shd w:val="clear" w:color="auto" w:fill="FFFFFF"/>
          <w:rPrChange w:id="1597" w:author="James Vu" w:date="2024-04-18T22:33:00Z">
            <w:rPr>
              <w:shd w:val="clear" w:color="auto" w:fill="FFFFFF"/>
            </w:rPr>
          </w:rPrChange>
        </w:rPr>
        <w:t xml:space="preserve"> phải</w:t>
      </w:r>
      <w:r w:rsidRPr="00167CE0">
        <w:rPr>
          <w:sz w:val="28"/>
          <w:szCs w:val="28"/>
          <w:shd w:val="clear" w:color="auto" w:fill="FFFFFF"/>
          <w:rPrChange w:id="1598" w:author="James Vu" w:date="2024-04-18T22:33:00Z">
            <w:rPr>
              <w:shd w:val="clear" w:color="auto" w:fill="FFFFFF"/>
            </w:rPr>
          </w:rPrChange>
        </w:rPr>
        <w:t xml:space="preserve"> tập trung đầu tư, </w:t>
      </w:r>
      <w:r w:rsidR="00C96B03" w:rsidRPr="00167CE0">
        <w:rPr>
          <w:sz w:val="28"/>
          <w:szCs w:val="28"/>
          <w:shd w:val="clear" w:color="auto" w:fill="FFFFFF"/>
          <w:rPrChange w:id="1599" w:author="James Vu" w:date="2024-04-18T22:33:00Z">
            <w:rPr>
              <w:shd w:val="clear" w:color="auto" w:fill="FFFFFF"/>
            </w:rPr>
          </w:rPrChange>
        </w:rPr>
        <w:t xml:space="preserve">đẩy mạnh chuyển đổi số ngành nông nghiệp và phát triển nông thôn </w:t>
      </w:r>
      <w:r w:rsidRPr="00167CE0">
        <w:rPr>
          <w:sz w:val="28"/>
          <w:szCs w:val="28"/>
          <w:shd w:val="clear" w:color="auto" w:fill="FFFFFF"/>
          <w:rPrChange w:id="1600" w:author="James Vu" w:date="2024-04-18T22:33:00Z">
            <w:rPr>
              <w:shd w:val="clear" w:color="auto" w:fill="FFFFFF"/>
            </w:rPr>
          </w:rPrChange>
        </w:rPr>
        <w:t xml:space="preserve">để phù hợp với định hướng chuyển đổi số </w:t>
      </w:r>
      <w:r w:rsidR="007C76A3" w:rsidRPr="00167CE0">
        <w:rPr>
          <w:sz w:val="28"/>
          <w:szCs w:val="28"/>
          <w:shd w:val="clear" w:color="auto" w:fill="FFFFFF"/>
          <w:rPrChange w:id="1601" w:author="James Vu" w:date="2024-04-18T22:33:00Z">
            <w:rPr>
              <w:shd w:val="clear" w:color="auto" w:fill="FFFFFF"/>
            </w:rPr>
          </w:rPrChange>
        </w:rPr>
        <w:t xml:space="preserve">chung </w:t>
      </w:r>
      <w:r w:rsidRPr="00167CE0">
        <w:rPr>
          <w:sz w:val="28"/>
          <w:szCs w:val="28"/>
          <w:shd w:val="clear" w:color="auto" w:fill="FFFFFF"/>
          <w:rPrChange w:id="1602" w:author="James Vu" w:date="2024-04-18T22:33:00Z">
            <w:rPr>
              <w:shd w:val="clear" w:color="auto" w:fill="FFFFFF"/>
            </w:rPr>
          </w:rPrChange>
        </w:rPr>
        <w:t xml:space="preserve">của </w:t>
      </w:r>
      <w:r w:rsidR="007C76A3" w:rsidRPr="00167CE0">
        <w:rPr>
          <w:sz w:val="28"/>
          <w:szCs w:val="28"/>
          <w:shd w:val="clear" w:color="auto" w:fill="FFFFFF"/>
          <w:rPrChange w:id="1603" w:author="James Vu" w:date="2024-04-18T22:33:00Z">
            <w:rPr>
              <w:shd w:val="clear" w:color="auto" w:fill="FFFFFF"/>
            </w:rPr>
          </w:rPrChange>
        </w:rPr>
        <w:t>tỉnh</w:t>
      </w:r>
      <w:r w:rsidR="00C96B03" w:rsidRPr="00167CE0">
        <w:rPr>
          <w:sz w:val="28"/>
          <w:szCs w:val="28"/>
          <w:shd w:val="clear" w:color="auto" w:fill="FFFFFF"/>
          <w:rPrChange w:id="1604" w:author="James Vu" w:date="2024-04-18T22:33:00Z">
            <w:rPr>
              <w:shd w:val="clear" w:color="auto" w:fill="FFFFFF"/>
            </w:rPr>
          </w:rPrChange>
        </w:rPr>
        <w:t xml:space="preserve">, </w:t>
      </w:r>
      <w:r w:rsidR="007C76A3" w:rsidRPr="00167CE0">
        <w:rPr>
          <w:sz w:val="28"/>
          <w:szCs w:val="28"/>
          <w:shd w:val="clear" w:color="auto" w:fill="FFFFFF"/>
          <w:rPrChange w:id="1605" w:author="James Vu" w:date="2024-04-18T22:33:00Z">
            <w:rPr>
              <w:shd w:val="clear" w:color="auto" w:fill="FFFFFF"/>
            </w:rPr>
          </w:rPrChange>
        </w:rPr>
        <w:t>các</w:t>
      </w:r>
      <w:r w:rsidR="007160CE" w:rsidRPr="00167CE0">
        <w:rPr>
          <w:sz w:val="28"/>
          <w:szCs w:val="28"/>
          <w:shd w:val="clear" w:color="auto" w:fill="FFFFFF"/>
          <w:rPrChange w:id="1606" w:author="James Vu" w:date="2024-04-18T22:33:00Z">
            <w:rPr>
              <w:shd w:val="clear" w:color="auto" w:fill="FFFFFF"/>
            </w:rPr>
          </w:rPrChange>
        </w:rPr>
        <w:t xml:space="preserve"> </w:t>
      </w:r>
      <w:r w:rsidRPr="00167CE0">
        <w:rPr>
          <w:sz w:val="28"/>
          <w:szCs w:val="28"/>
          <w:shd w:val="clear" w:color="auto" w:fill="FFFFFF"/>
          <w:rPrChange w:id="1607" w:author="James Vu" w:date="2024-04-18T22:33:00Z">
            <w:rPr>
              <w:shd w:val="clear" w:color="auto" w:fill="FFFFFF"/>
            </w:rPr>
          </w:rPrChange>
        </w:rPr>
        <w:t xml:space="preserve">Bộ, ngành,… Với bốn trụ cột là dữ liệu, công nghệ, hạ tầng và chính sách; để chuyển đổi số ngành nông nghiệp cần những bước đi thận trọng, bắt đầu từ việc tư liệu hóa, số hóa, hệ thống hóa tổ chức lưu trữ dữ liệu dưới dạng cơ sở dữ liệu có thể truy vấn, khai thác sử dụng đa mục tiêu, tạo cơ sở để ứng dụng công nghệ trong các hoạt động quản lý, điều hành, sản xuất nông nghiệp. </w:t>
      </w:r>
    </w:p>
    <w:p w14:paraId="14A22CFF" w14:textId="7CD8093F" w:rsidR="0065395B" w:rsidRPr="00167CE0" w:rsidRDefault="0065395B">
      <w:pPr>
        <w:widowControl w:val="0"/>
        <w:spacing w:before="120" w:after="120"/>
        <w:ind w:firstLine="709"/>
        <w:jc w:val="both"/>
        <w:rPr>
          <w:sz w:val="28"/>
          <w:szCs w:val="28"/>
          <w:shd w:val="clear" w:color="auto" w:fill="FFFFFF"/>
          <w:rPrChange w:id="1608" w:author="James Vu" w:date="2024-04-18T22:33:00Z">
            <w:rPr>
              <w:shd w:val="clear" w:color="auto" w:fill="FFFFFF"/>
            </w:rPr>
          </w:rPrChange>
        </w:rPr>
        <w:pPrChange w:id="1609" w:author="James Vu" w:date="2024-04-18T22:33:00Z">
          <w:pPr>
            <w:widowControl w:val="0"/>
            <w:spacing w:before="120" w:after="120"/>
            <w:ind w:firstLine="709"/>
          </w:pPr>
        </w:pPrChange>
      </w:pPr>
      <w:r w:rsidRPr="00167CE0">
        <w:rPr>
          <w:sz w:val="28"/>
          <w:szCs w:val="28"/>
          <w:shd w:val="clear" w:color="auto" w:fill="FFFFFF"/>
          <w:rPrChange w:id="1610" w:author="James Vu" w:date="2024-04-18T22:33:00Z">
            <w:rPr>
              <w:shd w:val="clear" w:color="auto" w:fill="FFFFFF"/>
            </w:rPr>
          </w:rPrChange>
        </w:rPr>
        <w:t>Do đó, dự án Xây dựng hệ thống thông tin</w:t>
      </w:r>
      <w:r w:rsidR="0032497D" w:rsidRPr="00167CE0">
        <w:rPr>
          <w:sz w:val="28"/>
          <w:szCs w:val="28"/>
          <w:shd w:val="clear" w:color="auto" w:fill="FFFFFF"/>
          <w:rPrChange w:id="1611" w:author="James Vu" w:date="2024-04-18T22:33:00Z">
            <w:rPr>
              <w:shd w:val="clear" w:color="auto" w:fill="FFFFFF"/>
            </w:rPr>
          </w:rPrChange>
        </w:rPr>
        <w:t xml:space="preserve"> quản lý ngành</w:t>
      </w:r>
      <w:r w:rsidRPr="00167CE0">
        <w:rPr>
          <w:sz w:val="28"/>
          <w:szCs w:val="28"/>
          <w:shd w:val="clear" w:color="auto" w:fill="FFFFFF"/>
          <w:rPrChange w:id="1612" w:author="James Vu" w:date="2024-04-18T22:33:00Z">
            <w:rPr>
              <w:shd w:val="clear" w:color="auto" w:fill="FFFFFF"/>
            </w:rPr>
          </w:rPrChange>
        </w:rPr>
        <w:t xml:space="preserve"> nông nghiệp</w:t>
      </w:r>
      <w:r w:rsidR="00B74895" w:rsidRPr="00167CE0">
        <w:rPr>
          <w:sz w:val="28"/>
          <w:szCs w:val="28"/>
          <w:shd w:val="clear" w:color="auto" w:fill="FFFFFF"/>
          <w:rPrChange w:id="1613" w:author="James Vu" w:date="2024-04-18T22:33:00Z">
            <w:rPr>
              <w:shd w:val="clear" w:color="auto" w:fill="FFFFFF"/>
            </w:rPr>
          </w:rPrChange>
        </w:rPr>
        <w:t xml:space="preserve"> </w:t>
      </w:r>
      <w:r w:rsidRPr="00167CE0">
        <w:rPr>
          <w:sz w:val="28"/>
          <w:szCs w:val="28"/>
          <w:shd w:val="clear" w:color="auto" w:fill="FFFFFF"/>
          <w:rPrChange w:id="1614" w:author="James Vu" w:date="2024-04-18T22:33:00Z">
            <w:rPr>
              <w:shd w:val="clear" w:color="auto" w:fill="FFFFFF"/>
            </w:rPr>
          </w:rPrChange>
        </w:rPr>
        <w:t>là cần thiết và có ý nghĩa vô cùng quan trọng. Trong giai đoạn I (202</w:t>
      </w:r>
      <w:r w:rsidR="0032497D" w:rsidRPr="00167CE0">
        <w:rPr>
          <w:sz w:val="28"/>
          <w:szCs w:val="28"/>
          <w:shd w:val="clear" w:color="auto" w:fill="FFFFFF"/>
          <w:rPrChange w:id="1615" w:author="James Vu" w:date="2024-04-18T22:33:00Z">
            <w:rPr>
              <w:shd w:val="clear" w:color="auto" w:fill="FFFFFF"/>
            </w:rPr>
          </w:rPrChange>
        </w:rPr>
        <w:t xml:space="preserve">4 </w:t>
      </w:r>
      <w:r w:rsidRPr="00167CE0">
        <w:rPr>
          <w:sz w:val="28"/>
          <w:szCs w:val="28"/>
          <w:shd w:val="clear" w:color="auto" w:fill="FFFFFF"/>
          <w:rPrChange w:id="1616" w:author="James Vu" w:date="2024-04-18T22:33:00Z">
            <w:rPr>
              <w:shd w:val="clear" w:color="auto" w:fill="FFFFFF"/>
            </w:rPr>
          </w:rPrChange>
        </w:rPr>
        <w:t>-</w:t>
      </w:r>
      <w:r w:rsidR="0032497D" w:rsidRPr="00167CE0">
        <w:rPr>
          <w:sz w:val="28"/>
          <w:szCs w:val="28"/>
          <w:shd w:val="clear" w:color="auto" w:fill="FFFFFF"/>
          <w:rPrChange w:id="1617" w:author="James Vu" w:date="2024-04-18T22:33:00Z">
            <w:rPr>
              <w:shd w:val="clear" w:color="auto" w:fill="FFFFFF"/>
            </w:rPr>
          </w:rPrChange>
        </w:rPr>
        <w:t xml:space="preserve"> </w:t>
      </w:r>
      <w:r w:rsidRPr="00167CE0">
        <w:rPr>
          <w:sz w:val="28"/>
          <w:szCs w:val="28"/>
          <w:shd w:val="clear" w:color="auto" w:fill="FFFFFF"/>
          <w:rPrChange w:id="1618" w:author="James Vu" w:date="2024-04-18T22:33:00Z">
            <w:rPr>
              <w:shd w:val="clear" w:color="auto" w:fill="FFFFFF"/>
            </w:rPr>
          </w:rPrChange>
        </w:rPr>
        <w:t>202</w:t>
      </w:r>
      <w:r w:rsidR="0032497D" w:rsidRPr="00167CE0">
        <w:rPr>
          <w:sz w:val="28"/>
          <w:szCs w:val="28"/>
          <w:shd w:val="clear" w:color="auto" w:fill="FFFFFF"/>
          <w:rPrChange w:id="1619" w:author="James Vu" w:date="2024-04-18T22:33:00Z">
            <w:rPr>
              <w:shd w:val="clear" w:color="auto" w:fill="FFFFFF"/>
            </w:rPr>
          </w:rPrChange>
        </w:rPr>
        <w:t>6</w:t>
      </w:r>
      <w:r w:rsidRPr="00167CE0">
        <w:rPr>
          <w:sz w:val="28"/>
          <w:szCs w:val="28"/>
          <w:shd w:val="clear" w:color="auto" w:fill="FFFFFF"/>
          <w:rPrChange w:id="1620" w:author="James Vu" w:date="2024-04-18T22:33:00Z">
            <w:rPr>
              <w:shd w:val="clear" w:color="auto" w:fill="FFFFFF"/>
            </w:rPr>
          </w:rPrChange>
        </w:rPr>
        <w:t>), dự án sẽ số hóa, tư liệu hóa, kết nối, tích hợp, tổ chức lưu trữ, quản lý thông tin, dữ liệu nông nghiệp trên địa bàn tỉnh; bước đầu công khai, cung cấp, chia sẻ thông tin, dữ liệu phục vụ quản lý, hỗ trợ ra quyết định và sản xuất</w:t>
      </w:r>
      <w:r w:rsidR="0057717F" w:rsidRPr="00167CE0">
        <w:rPr>
          <w:sz w:val="28"/>
          <w:szCs w:val="28"/>
          <w:shd w:val="clear" w:color="auto" w:fill="FFFFFF"/>
          <w:rPrChange w:id="1621" w:author="James Vu" w:date="2024-04-18T22:33:00Z">
            <w:rPr>
              <w:shd w:val="clear" w:color="auto" w:fill="FFFFFF"/>
            </w:rPr>
          </w:rPrChange>
        </w:rPr>
        <w:t>, hình thành cơ bản một số ứng dụng chuyên ngành</w:t>
      </w:r>
      <w:r w:rsidRPr="00167CE0">
        <w:rPr>
          <w:sz w:val="28"/>
          <w:szCs w:val="28"/>
          <w:shd w:val="clear" w:color="auto" w:fill="FFFFFF"/>
          <w:rPrChange w:id="1622" w:author="James Vu" w:date="2024-04-18T22:33:00Z">
            <w:rPr>
              <w:shd w:val="clear" w:color="auto" w:fill="FFFFFF"/>
            </w:rPr>
          </w:rPrChange>
        </w:rPr>
        <w:t xml:space="preserve">. Đến giai đoạn 2026-2030, sẽ tiếp tục đề xuất mở dự án (giai đoạn II) để phát triển </w:t>
      </w:r>
      <w:r w:rsidR="0057717F" w:rsidRPr="00167CE0">
        <w:rPr>
          <w:sz w:val="28"/>
          <w:szCs w:val="28"/>
          <w:shd w:val="clear" w:color="auto" w:fill="FFFFFF"/>
          <w:rPrChange w:id="1623" w:author="James Vu" w:date="2024-04-18T22:33:00Z">
            <w:rPr>
              <w:shd w:val="clear" w:color="auto" w:fill="FFFFFF"/>
            </w:rPr>
          </w:rPrChange>
        </w:rPr>
        <w:t xml:space="preserve">hoàn thiện </w:t>
      </w:r>
      <w:r w:rsidRPr="00167CE0">
        <w:rPr>
          <w:sz w:val="28"/>
          <w:szCs w:val="28"/>
          <w:shd w:val="clear" w:color="auto" w:fill="FFFFFF"/>
          <w:rPrChange w:id="1624" w:author="James Vu" w:date="2024-04-18T22:33:00Z">
            <w:rPr>
              <w:shd w:val="clear" w:color="auto" w:fill="FFFFFF"/>
            </w:rPr>
          </w:rPrChange>
        </w:rPr>
        <w:t>các ứng dụng phục vụ các nghiệp vụ chuyên ngành cho các đơn vị, phân tích, xử lý, khai phá thông tin, dữ liệu nông nghiệp, hỗ trợ tạo ra các sản phẩm giá trị gia tăng về nông nghiệp, các mô hình dự báo, cảnh báo, theo dõi diễn biến kinh tế nông nghiệp và nông nghiệp thông minh.</w:t>
      </w:r>
    </w:p>
    <w:p w14:paraId="2F62E521" w14:textId="5A693FA7" w:rsidR="00CB0DA0" w:rsidRPr="00167CE0" w:rsidRDefault="00BB2ADE">
      <w:pPr>
        <w:widowControl w:val="0"/>
        <w:spacing w:before="120" w:after="120"/>
        <w:ind w:firstLine="709"/>
        <w:jc w:val="both"/>
        <w:rPr>
          <w:b/>
          <w:bCs/>
          <w:i/>
          <w:iCs/>
          <w:sz w:val="28"/>
          <w:szCs w:val="28"/>
          <w:shd w:val="clear" w:color="auto" w:fill="FFFFFF"/>
          <w:rPrChange w:id="1625" w:author="James Vu" w:date="2024-04-18T22:33:00Z">
            <w:rPr>
              <w:b/>
              <w:bCs/>
              <w:i/>
              <w:iCs/>
              <w:shd w:val="clear" w:color="auto" w:fill="FFFFFF"/>
            </w:rPr>
          </w:rPrChange>
        </w:rPr>
        <w:pPrChange w:id="1626" w:author="James Vu" w:date="2024-04-18T22:33:00Z">
          <w:pPr>
            <w:widowControl w:val="0"/>
            <w:spacing w:before="120" w:after="120"/>
            <w:ind w:firstLine="709"/>
          </w:pPr>
        </w:pPrChange>
      </w:pPr>
      <w:r w:rsidRPr="00167CE0">
        <w:rPr>
          <w:b/>
          <w:bCs/>
          <w:i/>
          <w:iCs/>
          <w:sz w:val="28"/>
          <w:szCs w:val="28"/>
          <w:shd w:val="clear" w:color="auto" w:fill="FFFFFF"/>
          <w:rPrChange w:id="1627" w:author="James Vu" w:date="2024-04-18T22:33:00Z">
            <w:rPr>
              <w:b/>
              <w:bCs/>
              <w:i/>
              <w:iCs/>
              <w:shd w:val="clear" w:color="auto" w:fill="FFFFFF"/>
            </w:rPr>
          </w:rPrChange>
        </w:rPr>
        <w:t>1.</w:t>
      </w:r>
      <w:r w:rsidR="00443322" w:rsidRPr="00167CE0">
        <w:rPr>
          <w:b/>
          <w:bCs/>
          <w:i/>
          <w:iCs/>
          <w:sz w:val="28"/>
          <w:szCs w:val="28"/>
          <w:shd w:val="clear" w:color="auto" w:fill="FFFFFF"/>
          <w:rPrChange w:id="1628" w:author="James Vu" w:date="2024-04-18T22:33:00Z">
            <w:rPr>
              <w:b/>
              <w:bCs/>
              <w:i/>
              <w:iCs/>
              <w:shd w:val="clear" w:color="auto" w:fill="FFFFFF"/>
            </w:rPr>
          </w:rPrChange>
        </w:rPr>
        <w:t>4</w:t>
      </w:r>
      <w:r w:rsidRPr="00167CE0">
        <w:rPr>
          <w:b/>
          <w:bCs/>
          <w:i/>
          <w:iCs/>
          <w:sz w:val="28"/>
          <w:szCs w:val="28"/>
          <w:shd w:val="clear" w:color="auto" w:fill="FFFFFF"/>
          <w:rPrChange w:id="1629" w:author="James Vu" w:date="2024-04-18T22:33:00Z">
            <w:rPr>
              <w:b/>
              <w:bCs/>
              <w:i/>
              <w:iCs/>
              <w:shd w:val="clear" w:color="auto" w:fill="FFFFFF"/>
            </w:rPr>
          </w:rPrChange>
        </w:rPr>
        <w:t>. Các điều kiện để thực hiện đầu tư</w:t>
      </w:r>
    </w:p>
    <w:p w14:paraId="4B16C391" w14:textId="66B96D36" w:rsidR="0065395B" w:rsidRPr="00167CE0" w:rsidRDefault="0065395B">
      <w:pPr>
        <w:widowControl w:val="0"/>
        <w:spacing w:before="120" w:after="120"/>
        <w:ind w:firstLine="709"/>
        <w:jc w:val="both"/>
        <w:rPr>
          <w:sz w:val="28"/>
          <w:szCs w:val="28"/>
          <w:shd w:val="clear" w:color="auto" w:fill="FFFFFF"/>
          <w:rPrChange w:id="1630" w:author="James Vu" w:date="2024-04-18T22:33:00Z">
            <w:rPr>
              <w:shd w:val="clear" w:color="auto" w:fill="FFFFFF"/>
            </w:rPr>
          </w:rPrChange>
        </w:rPr>
        <w:pPrChange w:id="1631" w:author="James Vu" w:date="2024-04-18T22:33:00Z">
          <w:pPr>
            <w:widowControl w:val="0"/>
            <w:spacing w:before="120" w:after="120"/>
            <w:ind w:firstLine="709"/>
          </w:pPr>
        </w:pPrChange>
      </w:pPr>
      <w:r w:rsidRPr="00167CE0">
        <w:rPr>
          <w:sz w:val="28"/>
          <w:szCs w:val="28"/>
          <w:shd w:val="clear" w:color="auto" w:fill="FFFFFF"/>
          <w:rPrChange w:id="1632" w:author="James Vu" w:date="2024-04-18T22:33:00Z">
            <w:rPr>
              <w:shd w:val="clear" w:color="auto" w:fill="FFFFFF"/>
            </w:rPr>
          </w:rPrChange>
        </w:rPr>
        <w:lastRenderedPageBreak/>
        <w:t>Phù hợp với chiến lược, kế hoạch phát triển kinh tế - xã hội và quy hoạch có liên quan theo quy định của pháp luật về quy hoạch đã được cấp có thẩm quyền quyết định hoặc phê duyệt:</w:t>
      </w:r>
    </w:p>
    <w:p w14:paraId="4359709C" w14:textId="7168A4EC" w:rsidR="0065395B" w:rsidRPr="00167CE0" w:rsidRDefault="00DC4322">
      <w:pPr>
        <w:widowControl w:val="0"/>
        <w:spacing w:before="120" w:after="120"/>
        <w:ind w:firstLine="709"/>
        <w:jc w:val="both"/>
        <w:rPr>
          <w:sz w:val="28"/>
          <w:szCs w:val="28"/>
          <w:shd w:val="clear" w:color="auto" w:fill="FFFFFF"/>
          <w:rPrChange w:id="1633" w:author="James Vu" w:date="2024-04-18T22:33:00Z">
            <w:rPr>
              <w:shd w:val="clear" w:color="auto" w:fill="FFFFFF"/>
            </w:rPr>
          </w:rPrChange>
        </w:rPr>
        <w:pPrChange w:id="1634" w:author="James Vu" w:date="2024-04-18T22:33:00Z">
          <w:pPr>
            <w:widowControl w:val="0"/>
            <w:spacing w:before="120" w:after="120"/>
            <w:ind w:firstLine="709"/>
          </w:pPr>
        </w:pPrChange>
      </w:pPr>
      <w:r w:rsidRPr="00167CE0">
        <w:rPr>
          <w:sz w:val="28"/>
          <w:szCs w:val="28"/>
          <w:shd w:val="clear" w:color="auto" w:fill="FFFFFF"/>
          <w:rPrChange w:id="1635" w:author="James Vu" w:date="2024-04-18T22:33:00Z">
            <w:rPr>
              <w:shd w:val="clear" w:color="auto" w:fill="FFFFFF"/>
            </w:rPr>
          </w:rPrChange>
        </w:rPr>
        <w:t xml:space="preserve">- </w:t>
      </w:r>
      <w:r w:rsidR="0065395B" w:rsidRPr="00167CE0">
        <w:rPr>
          <w:sz w:val="28"/>
          <w:szCs w:val="28"/>
          <w:shd w:val="clear" w:color="auto" w:fill="FFFFFF"/>
          <w:rPrChange w:id="1636" w:author="James Vu" w:date="2024-04-18T22:33:00Z">
            <w:rPr>
              <w:shd w:val="clear" w:color="auto" w:fill="FFFFFF"/>
            </w:rPr>
          </w:rPrChange>
        </w:rPr>
        <w:t>Nghị quyết số 52-NQ/TW ngày 27/9/2019 của Bộ Chính trị về một số chủ trương, chính sách chủ động tham gia cuộc Cách mạng công nghiệp lần thứ tư</w:t>
      </w:r>
      <w:r w:rsidR="00167DE2" w:rsidRPr="00167CE0">
        <w:rPr>
          <w:sz w:val="28"/>
          <w:szCs w:val="28"/>
          <w:shd w:val="clear" w:color="auto" w:fill="FFFFFF"/>
          <w:rPrChange w:id="1637" w:author="James Vu" w:date="2024-04-18T22:33:00Z">
            <w:rPr>
              <w:shd w:val="clear" w:color="auto" w:fill="FFFFFF"/>
            </w:rPr>
          </w:rPrChange>
        </w:rPr>
        <w:t>;</w:t>
      </w:r>
    </w:p>
    <w:p w14:paraId="5941EFD4" w14:textId="60796DC7" w:rsidR="0065395B" w:rsidRPr="00167CE0" w:rsidRDefault="00DC4322">
      <w:pPr>
        <w:widowControl w:val="0"/>
        <w:spacing w:before="120" w:after="120"/>
        <w:ind w:firstLine="709"/>
        <w:jc w:val="both"/>
        <w:rPr>
          <w:sz w:val="28"/>
          <w:szCs w:val="28"/>
          <w:shd w:val="clear" w:color="auto" w:fill="FFFFFF"/>
          <w:rPrChange w:id="1638" w:author="James Vu" w:date="2024-04-18T22:33:00Z">
            <w:rPr>
              <w:shd w:val="clear" w:color="auto" w:fill="FFFFFF"/>
            </w:rPr>
          </w:rPrChange>
        </w:rPr>
        <w:pPrChange w:id="1639" w:author="James Vu" w:date="2024-04-18T22:33:00Z">
          <w:pPr>
            <w:widowControl w:val="0"/>
            <w:spacing w:before="120" w:after="120"/>
            <w:ind w:firstLine="709"/>
          </w:pPr>
        </w:pPrChange>
      </w:pPr>
      <w:r w:rsidRPr="00167CE0">
        <w:rPr>
          <w:sz w:val="28"/>
          <w:szCs w:val="28"/>
          <w:shd w:val="clear" w:color="auto" w:fill="FFFFFF"/>
          <w:rPrChange w:id="1640" w:author="James Vu" w:date="2024-04-18T22:33:00Z">
            <w:rPr>
              <w:shd w:val="clear" w:color="auto" w:fill="FFFFFF"/>
            </w:rPr>
          </w:rPrChange>
        </w:rPr>
        <w:t xml:space="preserve">- </w:t>
      </w:r>
      <w:r w:rsidR="0065395B" w:rsidRPr="00167CE0">
        <w:rPr>
          <w:sz w:val="28"/>
          <w:szCs w:val="28"/>
          <w:shd w:val="clear" w:color="auto" w:fill="FFFFFF"/>
          <w:rPrChange w:id="1641" w:author="James Vu" w:date="2024-04-18T22:33:00Z">
            <w:rPr>
              <w:shd w:val="clear" w:color="auto" w:fill="FFFFFF"/>
            </w:rPr>
          </w:rPrChange>
        </w:rPr>
        <w:t>Nghị định số 47/2020/NĐ-CP ngày 09/4/2020 của Chính phủ về quản lý, kết nối và chia sẻ dữ liệu số của cơ quan nhà nước;</w:t>
      </w:r>
    </w:p>
    <w:p w14:paraId="30FCC2F8" w14:textId="229178B7" w:rsidR="0065395B" w:rsidRPr="00167CE0" w:rsidRDefault="00DC4322">
      <w:pPr>
        <w:widowControl w:val="0"/>
        <w:spacing w:before="120" w:after="120"/>
        <w:ind w:firstLine="709"/>
        <w:jc w:val="both"/>
        <w:rPr>
          <w:sz w:val="28"/>
          <w:szCs w:val="28"/>
          <w:shd w:val="clear" w:color="auto" w:fill="FFFFFF"/>
          <w:rPrChange w:id="1642" w:author="James Vu" w:date="2024-04-18T22:33:00Z">
            <w:rPr>
              <w:shd w:val="clear" w:color="auto" w:fill="FFFFFF"/>
            </w:rPr>
          </w:rPrChange>
        </w:rPr>
        <w:pPrChange w:id="1643" w:author="James Vu" w:date="2024-04-18T22:33:00Z">
          <w:pPr>
            <w:widowControl w:val="0"/>
            <w:spacing w:before="120" w:after="120"/>
            <w:ind w:firstLine="709"/>
          </w:pPr>
        </w:pPrChange>
      </w:pPr>
      <w:r w:rsidRPr="00167CE0">
        <w:rPr>
          <w:sz w:val="28"/>
          <w:szCs w:val="28"/>
          <w:shd w:val="clear" w:color="auto" w:fill="FFFFFF"/>
          <w:rPrChange w:id="1644" w:author="James Vu" w:date="2024-04-18T22:33:00Z">
            <w:rPr>
              <w:shd w:val="clear" w:color="auto" w:fill="FFFFFF"/>
            </w:rPr>
          </w:rPrChange>
        </w:rPr>
        <w:t xml:space="preserve">- </w:t>
      </w:r>
      <w:r w:rsidR="0065395B" w:rsidRPr="00167CE0">
        <w:rPr>
          <w:sz w:val="28"/>
          <w:szCs w:val="28"/>
          <w:shd w:val="clear" w:color="auto" w:fill="FFFFFF"/>
          <w:rPrChange w:id="1645" w:author="James Vu" w:date="2024-04-18T22:33:00Z">
            <w:rPr>
              <w:shd w:val="clear" w:color="auto" w:fill="FFFFFF"/>
            </w:rPr>
          </w:rPrChange>
        </w:rPr>
        <w:t>Quyết định số 749/QĐ-TTg ngày 03</w:t>
      </w:r>
      <w:r w:rsidR="00167DE2" w:rsidRPr="00167CE0">
        <w:rPr>
          <w:sz w:val="28"/>
          <w:szCs w:val="28"/>
          <w:shd w:val="clear" w:color="auto" w:fill="FFFFFF"/>
          <w:rPrChange w:id="1646" w:author="James Vu" w:date="2024-04-18T22:33:00Z">
            <w:rPr>
              <w:shd w:val="clear" w:color="auto" w:fill="FFFFFF"/>
            </w:rPr>
          </w:rPrChange>
        </w:rPr>
        <w:t>/6/</w:t>
      </w:r>
      <w:r w:rsidR="0065395B" w:rsidRPr="00167CE0">
        <w:rPr>
          <w:sz w:val="28"/>
          <w:szCs w:val="28"/>
          <w:shd w:val="clear" w:color="auto" w:fill="FFFFFF"/>
          <w:rPrChange w:id="1647" w:author="James Vu" w:date="2024-04-18T22:33:00Z">
            <w:rPr>
              <w:shd w:val="clear" w:color="auto" w:fill="FFFFFF"/>
            </w:rPr>
          </w:rPrChange>
        </w:rPr>
        <w:t>2020 của Thủ tướng Chính phủ phê duyệt Chương trình Chuyển đổi số quốc gia</w:t>
      </w:r>
      <w:r w:rsidR="00167DE2" w:rsidRPr="00167CE0">
        <w:rPr>
          <w:sz w:val="28"/>
          <w:szCs w:val="28"/>
          <w:shd w:val="clear" w:color="auto" w:fill="FFFFFF"/>
          <w:rPrChange w:id="1648" w:author="James Vu" w:date="2024-04-18T22:33:00Z">
            <w:rPr>
              <w:shd w:val="clear" w:color="auto" w:fill="FFFFFF"/>
            </w:rPr>
          </w:rPrChange>
        </w:rPr>
        <w:t>;</w:t>
      </w:r>
    </w:p>
    <w:p w14:paraId="22EBE9D7" w14:textId="77777777" w:rsidR="00DC4322" w:rsidRPr="00167CE0" w:rsidRDefault="00DC4322">
      <w:pPr>
        <w:widowControl w:val="0"/>
        <w:spacing w:before="120" w:after="120"/>
        <w:ind w:firstLine="709"/>
        <w:jc w:val="both"/>
        <w:rPr>
          <w:sz w:val="28"/>
          <w:szCs w:val="28"/>
          <w:shd w:val="clear" w:color="auto" w:fill="FFFFFF"/>
          <w:rPrChange w:id="1649" w:author="James Vu" w:date="2024-04-18T22:33:00Z">
            <w:rPr>
              <w:shd w:val="clear" w:color="auto" w:fill="FFFFFF"/>
            </w:rPr>
          </w:rPrChange>
        </w:rPr>
        <w:pPrChange w:id="1650" w:author="James Vu" w:date="2024-04-18T22:33:00Z">
          <w:pPr>
            <w:widowControl w:val="0"/>
            <w:spacing w:before="120" w:after="120"/>
            <w:ind w:firstLine="709"/>
          </w:pPr>
        </w:pPrChange>
      </w:pPr>
      <w:r w:rsidRPr="00167CE0">
        <w:rPr>
          <w:sz w:val="28"/>
          <w:szCs w:val="28"/>
          <w:shd w:val="clear" w:color="auto" w:fill="FFFFFF"/>
          <w:rPrChange w:id="1651" w:author="James Vu" w:date="2024-04-18T22:33:00Z">
            <w:rPr>
              <w:shd w:val="clear" w:color="auto" w:fill="FFFFFF"/>
            </w:rPr>
          </w:rPrChange>
        </w:rPr>
        <w:t xml:space="preserve">- </w:t>
      </w:r>
      <w:r w:rsidR="0065395B" w:rsidRPr="00167CE0">
        <w:rPr>
          <w:sz w:val="28"/>
          <w:szCs w:val="28"/>
          <w:shd w:val="clear" w:color="auto" w:fill="FFFFFF"/>
          <w:rPrChange w:id="1652" w:author="James Vu" w:date="2024-04-18T22:33:00Z">
            <w:rPr>
              <w:shd w:val="clear" w:color="auto" w:fill="FFFFFF"/>
            </w:rPr>
          </w:rPrChange>
        </w:rPr>
        <w:t>Quyết định số 255/QĐ-TTg ngày 25/02/2021 của Thủ tướng Chính phủ phê duyệt Kế hoạch cơ cấu lại ngành nông nghiệp giai đoạn 2021-2025</w:t>
      </w:r>
      <w:r w:rsidR="00167DE2" w:rsidRPr="00167CE0">
        <w:rPr>
          <w:sz w:val="28"/>
          <w:szCs w:val="28"/>
          <w:shd w:val="clear" w:color="auto" w:fill="FFFFFF"/>
          <w:rPrChange w:id="1653" w:author="James Vu" w:date="2024-04-18T22:33:00Z">
            <w:rPr>
              <w:shd w:val="clear" w:color="auto" w:fill="FFFFFF"/>
            </w:rPr>
          </w:rPrChange>
        </w:rPr>
        <w:t>;</w:t>
      </w:r>
      <w:bookmarkStart w:id="1654" w:name="_Hlk83368904"/>
    </w:p>
    <w:p w14:paraId="34FB33D9" w14:textId="16DF8467" w:rsidR="0065395B" w:rsidRPr="00167CE0" w:rsidRDefault="00DC4322">
      <w:pPr>
        <w:widowControl w:val="0"/>
        <w:spacing w:before="120" w:after="120"/>
        <w:ind w:firstLine="709"/>
        <w:jc w:val="both"/>
        <w:rPr>
          <w:sz w:val="28"/>
          <w:szCs w:val="28"/>
          <w:shd w:val="clear" w:color="auto" w:fill="FFFFFF"/>
          <w:rPrChange w:id="1655" w:author="James Vu" w:date="2024-04-18T22:33:00Z">
            <w:rPr>
              <w:shd w:val="clear" w:color="auto" w:fill="FFFFFF"/>
            </w:rPr>
          </w:rPrChange>
        </w:rPr>
        <w:pPrChange w:id="1656" w:author="James Vu" w:date="2024-04-18T22:33:00Z">
          <w:pPr>
            <w:widowControl w:val="0"/>
            <w:spacing w:before="120" w:after="120"/>
            <w:ind w:firstLine="709"/>
          </w:pPr>
        </w:pPrChange>
      </w:pPr>
      <w:r w:rsidRPr="00167CE0">
        <w:rPr>
          <w:sz w:val="28"/>
          <w:szCs w:val="28"/>
          <w:shd w:val="clear" w:color="auto" w:fill="FFFFFF"/>
          <w:rPrChange w:id="1657" w:author="James Vu" w:date="2024-04-18T22:33:00Z">
            <w:rPr>
              <w:shd w:val="clear" w:color="auto" w:fill="FFFFFF"/>
            </w:rPr>
          </w:rPrChange>
        </w:rPr>
        <w:t xml:space="preserve">- </w:t>
      </w:r>
      <w:r w:rsidR="0065395B" w:rsidRPr="00167CE0">
        <w:rPr>
          <w:sz w:val="28"/>
          <w:szCs w:val="28"/>
          <w:shd w:val="clear" w:color="auto" w:fill="FFFFFF"/>
          <w:rPrChange w:id="1658" w:author="James Vu" w:date="2024-04-18T22:33:00Z">
            <w:rPr>
              <w:shd w:val="clear" w:color="auto" w:fill="FFFFFF"/>
            </w:rPr>
          </w:rPrChange>
        </w:rPr>
        <w:t>Quyết định số 942/QĐ-TTg ngày 15/6/2021 của Thủ tướng Chính phủ phê duyệt Chiến lược phát triển Chính phủ điện tử hướng tới Chính phủ số giai đoạn 2021 - 2025, định hướng đến 2030;</w:t>
      </w:r>
    </w:p>
    <w:bookmarkEnd w:id="1654"/>
    <w:p w14:paraId="2400D2CB" w14:textId="172123F8" w:rsidR="0065395B" w:rsidRPr="00167CE0" w:rsidRDefault="00DC4322">
      <w:pPr>
        <w:widowControl w:val="0"/>
        <w:spacing w:before="120" w:after="120"/>
        <w:ind w:firstLine="709"/>
        <w:jc w:val="both"/>
        <w:rPr>
          <w:sz w:val="28"/>
          <w:szCs w:val="28"/>
          <w:shd w:val="clear" w:color="auto" w:fill="FFFFFF"/>
          <w:rPrChange w:id="1659" w:author="James Vu" w:date="2024-04-18T22:33:00Z">
            <w:rPr>
              <w:shd w:val="clear" w:color="auto" w:fill="FFFFFF"/>
            </w:rPr>
          </w:rPrChange>
        </w:rPr>
        <w:pPrChange w:id="1660" w:author="James Vu" w:date="2024-04-18T22:33:00Z">
          <w:pPr>
            <w:widowControl w:val="0"/>
            <w:spacing w:before="120" w:after="120"/>
            <w:ind w:firstLine="709"/>
          </w:pPr>
        </w:pPrChange>
      </w:pPr>
      <w:r w:rsidRPr="00167CE0">
        <w:rPr>
          <w:sz w:val="28"/>
          <w:szCs w:val="28"/>
          <w:shd w:val="clear" w:color="auto" w:fill="FFFFFF"/>
          <w:rPrChange w:id="1661" w:author="James Vu" w:date="2024-04-18T22:33:00Z">
            <w:rPr>
              <w:shd w:val="clear" w:color="auto" w:fill="FFFFFF"/>
            </w:rPr>
          </w:rPrChange>
        </w:rPr>
        <w:t>-</w:t>
      </w:r>
      <w:r w:rsidR="0065395B" w:rsidRPr="00167CE0">
        <w:rPr>
          <w:sz w:val="28"/>
          <w:szCs w:val="28"/>
          <w:shd w:val="clear" w:color="auto" w:fill="FFFFFF"/>
          <w:rPrChange w:id="1662" w:author="James Vu" w:date="2024-04-18T22:33:00Z">
            <w:rPr>
              <w:shd w:val="clear" w:color="auto" w:fill="FFFFFF"/>
            </w:rPr>
          </w:rPrChange>
        </w:rPr>
        <w:t xml:space="preserve"> Quyết định 150/QĐ-TTg ngày 28</w:t>
      </w:r>
      <w:r w:rsidR="00167DE2" w:rsidRPr="00167CE0">
        <w:rPr>
          <w:sz w:val="28"/>
          <w:szCs w:val="28"/>
          <w:shd w:val="clear" w:color="auto" w:fill="FFFFFF"/>
          <w:rPrChange w:id="1663" w:author="James Vu" w:date="2024-04-18T22:33:00Z">
            <w:rPr>
              <w:shd w:val="clear" w:color="auto" w:fill="FFFFFF"/>
            </w:rPr>
          </w:rPrChange>
        </w:rPr>
        <w:t>/1/</w:t>
      </w:r>
      <w:r w:rsidR="0065395B" w:rsidRPr="00167CE0">
        <w:rPr>
          <w:sz w:val="28"/>
          <w:szCs w:val="28"/>
          <w:shd w:val="clear" w:color="auto" w:fill="FFFFFF"/>
          <w:rPrChange w:id="1664" w:author="James Vu" w:date="2024-04-18T22:33:00Z">
            <w:rPr>
              <w:shd w:val="clear" w:color="auto" w:fill="FFFFFF"/>
            </w:rPr>
          </w:rPrChange>
        </w:rPr>
        <w:t>2022 của Thủ tướng Chính phủ phê duyệt Chiến lược phát triển nông nghiệp và nông thôn bền vững giai đoạn 2021-2030, tầm nhìn đến năm 2050</w:t>
      </w:r>
      <w:r w:rsidR="00167DE2" w:rsidRPr="00167CE0">
        <w:rPr>
          <w:sz w:val="28"/>
          <w:szCs w:val="28"/>
          <w:shd w:val="clear" w:color="auto" w:fill="FFFFFF"/>
          <w:rPrChange w:id="1665" w:author="James Vu" w:date="2024-04-18T22:33:00Z">
            <w:rPr>
              <w:shd w:val="clear" w:color="auto" w:fill="FFFFFF"/>
            </w:rPr>
          </w:rPrChange>
        </w:rPr>
        <w:t>;</w:t>
      </w:r>
    </w:p>
    <w:p w14:paraId="4EA369BF" w14:textId="232B1135" w:rsidR="0065395B" w:rsidRPr="00167CE0" w:rsidRDefault="00DC4322">
      <w:pPr>
        <w:widowControl w:val="0"/>
        <w:spacing w:before="120" w:after="120"/>
        <w:ind w:firstLine="709"/>
        <w:jc w:val="both"/>
        <w:rPr>
          <w:sz w:val="28"/>
          <w:szCs w:val="28"/>
          <w:shd w:val="clear" w:color="auto" w:fill="FFFFFF"/>
          <w:rPrChange w:id="1666" w:author="James Vu" w:date="2024-04-18T22:33:00Z">
            <w:rPr>
              <w:shd w:val="clear" w:color="auto" w:fill="FFFFFF"/>
            </w:rPr>
          </w:rPrChange>
        </w:rPr>
        <w:pPrChange w:id="1667" w:author="James Vu" w:date="2024-04-18T22:33:00Z">
          <w:pPr>
            <w:widowControl w:val="0"/>
            <w:spacing w:before="120" w:after="120"/>
            <w:ind w:firstLine="709"/>
          </w:pPr>
        </w:pPrChange>
      </w:pPr>
      <w:r w:rsidRPr="00167CE0">
        <w:rPr>
          <w:sz w:val="28"/>
          <w:szCs w:val="28"/>
          <w:shd w:val="clear" w:color="auto" w:fill="FFFFFF"/>
          <w:rPrChange w:id="1668" w:author="James Vu" w:date="2024-04-18T22:33:00Z">
            <w:rPr>
              <w:shd w:val="clear" w:color="auto" w:fill="FFFFFF"/>
            </w:rPr>
          </w:rPrChange>
        </w:rPr>
        <w:t>-</w:t>
      </w:r>
      <w:r w:rsidR="0065395B" w:rsidRPr="00167CE0">
        <w:rPr>
          <w:sz w:val="28"/>
          <w:szCs w:val="28"/>
          <w:shd w:val="clear" w:color="auto" w:fill="FFFFFF"/>
          <w:rPrChange w:id="1669" w:author="James Vu" w:date="2024-04-18T22:33:00Z">
            <w:rPr>
              <w:shd w:val="clear" w:color="auto" w:fill="FFFFFF"/>
            </w:rPr>
          </w:rPrChange>
        </w:rPr>
        <w:t xml:space="preserve"> Quyết định số 924/QĐ-TTg ngày 02</w:t>
      </w:r>
      <w:r w:rsidR="00167DE2" w:rsidRPr="00167CE0">
        <w:rPr>
          <w:sz w:val="28"/>
          <w:szCs w:val="28"/>
          <w:shd w:val="clear" w:color="auto" w:fill="FFFFFF"/>
          <w:rPrChange w:id="1670" w:author="James Vu" w:date="2024-04-18T22:33:00Z">
            <w:rPr>
              <w:shd w:val="clear" w:color="auto" w:fill="FFFFFF"/>
            </w:rPr>
          </w:rPrChange>
        </w:rPr>
        <w:t>/8/</w:t>
      </w:r>
      <w:r w:rsidR="0065395B" w:rsidRPr="00167CE0">
        <w:rPr>
          <w:sz w:val="28"/>
          <w:szCs w:val="28"/>
          <w:shd w:val="clear" w:color="auto" w:fill="FFFFFF"/>
          <w:rPrChange w:id="1671" w:author="James Vu" w:date="2024-04-18T22:33:00Z">
            <w:rPr>
              <w:shd w:val="clear" w:color="auto" w:fill="FFFFFF"/>
            </w:rPr>
          </w:rPrChange>
        </w:rPr>
        <w:t>2022 của Thủ tướng Chính phủ phê duyệt Chương trình </w:t>
      </w:r>
      <w:r w:rsidRPr="00167CE0">
        <w:rPr>
          <w:sz w:val="28"/>
          <w:szCs w:val="28"/>
          <w:rPrChange w:id="1672" w:author="James Vu" w:date="2024-04-18T22:33:00Z">
            <w:rPr/>
          </w:rPrChange>
        </w:rPr>
        <w:fldChar w:fldCharType="begin"/>
      </w:r>
      <w:r w:rsidRPr="00167CE0">
        <w:rPr>
          <w:sz w:val="28"/>
          <w:szCs w:val="28"/>
          <w:rPrChange w:id="1673" w:author="James Vu" w:date="2024-04-18T22:33:00Z">
            <w:rPr/>
          </w:rPrChange>
        </w:rPr>
        <w:instrText>HYPERLINK "https://nongnghiep.vn/chuyen-doi-so-tag137675/" \t "_blank"</w:instrText>
      </w:r>
      <w:r w:rsidRPr="00167CE0">
        <w:rPr>
          <w:sz w:val="28"/>
          <w:szCs w:val="28"/>
          <w:rPrChange w:id="1674" w:author="James Vu" w:date="2024-04-18T22:33:00Z">
            <w:rPr>
              <w:shd w:val="clear" w:color="auto" w:fill="FFFFFF"/>
            </w:rPr>
          </w:rPrChange>
        </w:rPr>
        <w:fldChar w:fldCharType="separate"/>
      </w:r>
      <w:r w:rsidR="0065395B" w:rsidRPr="00167CE0">
        <w:rPr>
          <w:sz w:val="28"/>
          <w:szCs w:val="28"/>
          <w:shd w:val="clear" w:color="auto" w:fill="FFFFFF"/>
          <w:rPrChange w:id="1675" w:author="James Vu" w:date="2024-04-18T22:33:00Z">
            <w:rPr>
              <w:shd w:val="clear" w:color="auto" w:fill="FFFFFF"/>
            </w:rPr>
          </w:rPrChange>
        </w:rPr>
        <w:t>Chuyển đổi số</w:t>
      </w:r>
      <w:r w:rsidRPr="00167CE0">
        <w:rPr>
          <w:sz w:val="28"/>
          <w:szCs w:val="28"/>
          <w:shd w:val="clear" w:color="auto" w:fill="FFFFFF"/>
          <w:rPrChange w:id="1676" w:author="James Vu" w:date="2024-04-18T22:33:00Z">
            <w:rPr>
              <w:shd w:val="clear" w:color="auto" w:fill="FFFFFF"/>
            </w:rPr>
          </w:rPrChange>
        </w:rPr>
        <w:fldChar w:fldCharType="end"/>
      </w:r>
      <w:r w:rsidR="0065395B" w:rsidRPr="00167CE0">
        <w:rPr>
          <w:sz w:val="28"/>
          <w:szCs w:val="28"/>
          <w:shd w:val="clear" w:color="auto" w:fill="FFFFFF"/>
          <w:rPrChange w:id="1677" w:author="James Vu" w:date="2024-04-18T22:33:00Z">
            <w:rPr>
              <w:shd w:val="clear" w:color="auto" w:fill="FFFFFF"/>
            </w:rPr>
          </w:rPrChange>
        </w:rPr>
        <w:t> trong xây dựng nông thôn mới, hướng tới </w:t>
      </w:r>
      <w:r w:rsidRPr="00167CE0">
        <w:rPr>
          <w:sz w:val="28"/>
          <w:szCs w:val="28"/>
          <w:rPrChange w:id="1678" w:author="James Vu" w:date="2024-04-18T22:33:00Z">
            <w:rPr/>
          </w:rPrChange>
        </w:rPr>
        <w:fldChar w:fldCharType="begin"/>
      </w:r>
      <w:r w:rsidRPr="00167CE0">
        <w:rPr>
          <w:sz w:val="28"/>
          <w:szCs w:val="28"/>
          <w:rPrChange w:id="1679" w:author="James Vu" w:date="2024-04-18T22:33:00Z">
            <w:rPr/>
          </w:rPrChange>
        </w:rPr>
        <w:instrText>HYPERLINK "https://nongnghiep.vn/nong-thon-moi-tag130787/" \t "_blank"</w:instrText>
      </w:r>
      <w:r w:rsidRPr="00167CE0">
        <w:rPr>
          <w:sz w:val="28"/>
          <w:szCs w:val="28"/>
          <w:rPrChange w:id="1680" w:author="James Vu" w:date="2024-04-18T22:33:00Z">
            <w:rPr>
              <w:shd w:val="clear" w:color="auto" w:fill="FFFFFF"/>
            </w:rPr>
          </w:rPrChange>
        </w:rPr>
        <w:fldChar w:fldCharType="separate"/>
      </w:r>
      <w:r w:rsidR="0065395B" w:rsidRPr="00167CE0">
        <w:rPr>
          <w:sz w:val="28"/>
          <w:szCs w:val="28"/>
          <w:shd w:val="clear" w:color="auto" w:fill="FFFFFF"/>
          <w:rPrChange w:id="1681" w:author="James Vu" w:date="2024-04-18T22:33:00Z">
            <w:rPr>
              <w:shd w:val="clear" w:color="auto" w:fill="FFFFFF"/>
            </w:rPr>
          </w:rPrChange>
        </w:rPr>
        <w:t>nông thôn mới</w:t>
      </w:r>
      <w:r w:rsidRPr="00167CE0">
        <w:rPr>
          <w:sz w:val="28"/>
          <w:szCs w:val="28"/>
          <w:shd w:val="clear" w:color="auto" w:fill="FFFFFF"/>
          <w:rPrChange w:id="1682" w:author="James Vu" w:date="2024-04-18T22:33:00Z">
            <w:rPr>
              <w:shd w:val="clear" w:color="auto" w:fill="FFFFFF"/>
            </w:rPr>
          </w:rPrChange>
        </w:rPr>
        <w:fldChar w:fldCharType="end"/>
      </w:r>
      <w:r w:rsidR="0065395B" w:rsidRPr="00167CE0">
        <w:rPr>
          <w:sz w:val="28"/>
          <w:szCs w:val="28"/>
          <w:shd w:val="clear" w:color="auto" w:fill="FFFFFF"/>
          <w:rPrChange w:id="1683" w:author="James Vu" w:date="2024-04-18T22:33:00Z">
            <w:rPr>
              <w:shd w:val="clear" w:color="auto" w:fill="FFFFFF"/>
            </w:rPr>
          </w:rPrChange>
        </w:rPr>
        <w:t> thông minh giai đoạn 2021 – 2025.</w:t>
      </w:r>
    </w:p>
    <w:p w14:paraId="6E1CA079" w14:textId="1E2C0D42" w:rsidR="0065395B" w:rsidRPr="00167CE0" w:rsidRDefault="00DC4322">
      <w:pPr>
        <w:widowControl w:val="0"/>
        <w:spacing w:before="120" w:after="120"/>
        <w:ind w:firstLine="709"/>
        <w:jc w:val="both"/>
        <w:rPr>
          <w:sz w:val="28"/>
          <w:szCs w:val="28"/>
          <w:shd w:val="clear" w:color="auto" w:fill="FFFFFF"/>
          <w:rPrChange w:id="1684" w:author="James Vu" w:date="2024-04-18T22:33:00Z">
            <w:rPr>
              <w:shd w:val="clear" w:color="auto" w:fill="FFFFFF"/>
            </w:rPr>
          </w:rPrChange>
        </w:rPr>
        <w:pPrChange w:id="1685" w:author="James Vu" w:date="2024-04-18T22:33:00Z">
          <w:pPr>
            <w:widowControl w:val="0"/>
            <w:spacing w:before="120" w:after="120"/>
            <w:ind w:firstLine="709"/>
          </w:pPr>
        </w:pPrChange>
      </w:pPr>
      <w:r w:rsidRPr="00167CE0">
        <w:rPr>
          <w:sz w:val="28"/>
          <w:szCs w:val="28"/>
          <w:shd w:val="clear" w:color="auto" w:fill="FFFFFF"/>
          <w:rPrChange w:id="1686" w:author="James Vu" w:date="2024-04-18T22:33:00Z">
            <w:rPr>
              <w:shd w:val="clear" w:color="auto" w:fill="FFFFFF"/>
            </w:rPr>
          </w:rPrChange>
        </w:rPr>
        <w:t>-</w:t>
      </w:r>
      <w:r w:rsidR="0065395B" w:rsidRPr="00167CE0">
        <w:rPr>
          <w:sz w:val="28"/>
          <w:szCs w:val="28"/>
          <w:shd w:val="clear" w:color="auto" w:fill="FFFFFF"/>
          <w:rPrChange w:id="1687" w:author="James Vu" w:date="2024-04-18T22:33:00Z">
            <w:rPr>
              <w:shd w:val="clear" w:color="auto" w:fill="FFFFFF"/>
            </w:rPr>
          </w:rPrChange>
        </w:rPr>
        <w:t xml:space="preserve"> Quyết định 1384/QĐ-BNN-KH ngày 18/6/2013 ban hành Chương trình hành động thực hiện đề án tái cơ cấu ngành </w:t>
      </w:r>
      <w:r w:rsidR="00755A45" w:rsidRPr="00167CE0">
        <w:rPr>
          <w:sz w:val="28"/>
          <w:szCs w:val="28"/>
          <w:shd w:val="clear" w:color="auto" w:fill="FFFFFF"/>
          <w:rPrChange w:id="1688" w:author="James Vu" w:date="2024-04-18T22:33:00Z">
            <w:rPr>
              <w:shd w:val="clear" w:color="auto" w:fill="FFFFFF"/>
            </w:rPr>
          </w:rPrChange>
        </w:rPr>
        <w:t>n</w:t>
      </w:r>
      <w:r w:rsidR="0065395B" w:rsidRPr="00167CE0">
        <w:rPr>
          <w:sz w:val="28"/>
          <w:szCs w:val="28"/>
          <w:shd w:val="clear" w:color="auto" w:fill="FFFFFF"/>
          <w:rPrChange w:id="1689" w:author="James Vu" w:date="2024-04-18T22:33:00Z">
            <w:rPr>
              <w:shd w:val="clear" w:color="auto" w:fill="FFFFFF"/>
            </w:rPr>
          </w:rPrChange>
        </w:rPr>
        <w:t>ông nghiệp theo hướng nâng cao giá trị gia tăng và phát triển bền vững theo Quyết định số 899/QĐ-TTg ngày 10/6/2013 của Thủ tướng Chính phủ;</w:t>
      </w:r>
    </w:p>
    <w:p w14:paraId="5B4524DC" w14:textId="35FD830A" w:rsidR="0065395B" w:rsidRPr="00167CE0" w:rsidRDefault="00DC4322">
      <w:pPr>
        <w:widowControl w:val="0"/>
        <w:spacing w:before="120" w:after="120"/>
        <w:ind w:firstLine="709"/>
        <w:jc w:val="both"/>
        <w:rPr>
          <w:sz w:val="28"/>
          <w:szCs w:val="28"/>
          <w:shd w:val="clear" w:color="auto" w:fill="FFFFFF"/>
          <w:rPrChange w:id="1690" w:author="James Vu" w:date="2024-04-18T22:33:00Z">
            <w:rPr>
              <w:shd w:val="clear" w:color="auto" w:fill="FFFFFF"/>
            </w:rPr>
          </w:rPrChange>
        </w:rPr>
        <w:pPrChange w:id="1691" w:author="James Vu" w:date="2024-04-18T22:33:00Z">
          <w:pPr>
            <w:widowControl w:val="0"/>
            <w:spacing w:before="120" w:after="120"/>
            <w:ind w:firstLine="709"/>
          </w:pPr>
        </w:pPrChange>
      </w:pPr>
      <w:r w:rsidRPr="00167CE0">
        <w:rPr>
          <w:sz w:val="28"/>
          <w:szCs w:val="28"/>
          <w:shd w:val="clear" w:color="auto" w:fill="FFFFFF"/>
          <w:rPrChange w:id="1692" w:author="James Vu" w:date="2024-04-18T22:33:00Z">
            <w:rPr>
              <w:shd w:val="clear" w:color="auto" w:fill="FFFFFF"/>
            </w:rPr>
          </w:rPrChange>
        </w:rPr>
        <w:t>-</w:t>
      </w:r>
      <w:r w:rsidR="0065395B" w:rsidRPr="00167CE0">
        <w:rPr>
          <w:sz w:val="28"/>
          <w:szCs w:val="28"/>
          <w:shd w:val="clear" w:color="auto" w:fill="FFFFFF"/>
          <w:rPrChange w:id="1693" w:author="James Vu" w:date="2024-04-18T22:33:00Z">
            <w:rPr>
              <w:shd w:val="clear" w:color="auto" w:fill="FFFFFF"/>
            </w:rPr>
          </w:rPrChange>
        </w:rPr>
        <w:t xml:space="preserve"> Quyết định số 1924/QĐ-UBND ngày 07</w:t>
      </w:r>
      <w:r w:rsidR="00167DE2" w:rsidRPr="00167CE0">
        <w:rPr>
          <w:sz w:val="28"/>
          <w:szCs w:val="28"/>
          <w:shd w:val="clear" w:color="auto" w:fill="FFFFFF"/>
          <w:rPrChange w:id="1694" w:author="James Vu" w:date="2024-04-18T22:33:00Z">
            <w:rPr>
              <w:shd w:val="clear" w:color="auto" w:fill="FFFFFF"/>
            </w:rPr>
          </w:rPrChange>
        </w:rPr>
        <w:t>/7/</w:t>
      </w:r>
      <w:r w:rsidR="0065395B" w:rsidRPr="00167CE0">
        <w:rPr>
          <w:sz w:val="28"/>
          <w:szCs w:val="28"/>
          <w:shd w:val="clear" w:color="auto" w:fill="FFFFFF"/>
          <w:rPrChange w:id="1695" w:author="James Vu" w:date="2024-04-18T22:33:00Z">
            <w:rPr>
              <w:shd w:val="clear" w:color="auto" w:fill="FFFFFF"/>
            </w:rPr>
          </w:rPrChange>
        </w:rPr>
        <w:t>2022 của UBND tỉnh Khánh Hòa ban hành kế hoạch triển khai Chiến lược phát triển nông nghiệp và nông thôn bền vững giai đoạn 2021-2030, tầm nhìn đến năm 2050 trên địa bản tỉnh Khánh Hòa</w:t>
      </w:r>
      <w:r w:rsidR="00167DE2" w:rsidRPr="00167CE0">
        <w:rPr>
          <w:sz w:val="28"/>
          <w:szCs w:val="28"/>
          <w:shd w:val="clear" w:color="auto" w:fill="FFFFFF"/>
          <w:rPrChange w:id="1696" w:author="James Vu" w:date="2024-04-18T22:33:00Z">
            <w:rPr>
              <w:shd w:val="clear" w:color="auto" w:fill="FFFFFF"/>
            </w:rPr>
          </w:rPrChange>
        </w:rPr>
        <w:t>;</w:t>
      </w:r>
    </w:p>
    <w:p w14:paraId="06A40323" w14:textId="2D379F1A" w:rsidR="0065395B" w:rsidRPr="00167CE0" w:rsidRDefault="00DC4322">
      <w:pPr>
        <w:widowControl w:val="0"/>
        <w:spacing w:before="120" w:after="120"/>
        <w:ind w:firstLine="709"/>
        <w:jc w:val="both"/>
        <w:rPr>
          <w:sz w:val="28"/>
          <w:szCs w:val="28"/>
          <w:shd w:val="clear" w:color="auto" w:fill="FFFFFF"/>
          <w:rPrChange w:id="1697" w:author="James Vu" w:date="2024-04-18T22:33:00Z">
            <w:rPr>
              <w:shd w:val="clear" w:color="auto" w:fill="FFFFFF"/>
            </w:rPr>
          </w:rPrChange>
        </w:rPr>
        <w:pPrChange w:id="1698" w:author="James Vu" w:date="2024-04-18T22:33:00Z">
          <w:pPr>
            <w:widowControl w:val="0"/>
            <w:spacing w:before="120" w:after="120"/>
            <w:ind w:firstLine="709"/>
          </w:pPr>
        </w:pPrChange>
      </w:pPr>
      <w:r w:rsidRPr="00167CE0">
        <w:rPr>
          <w:sz w:val="28"/>
          <w:szCs w:val="28"/>
          <w:shd w:val="clear" w:color="auto" w:fill="FFFFFF"/>
          <w:rPrChange w:id="1699" w:author="James Vu" w:date="2024-04-18T22:33:00Z">
            <w:rPr>
              <w:shd w:val="clear" w:color="auto" w:fill="FFFFFF"/>
            </w:rPr>
          </w:rPrChange>
        </w:rPr>
        <w:t>-</w:t>
      </w:r>
      <w:r w:rsidR="0065395B" w:rsidRPr="00167CE0">
        <w:rPr>
          <w:sz w:val="28"/>
          <w:szCs w:val="28"/>
          <w:shd w:val="clear" w:color="auto" w:fill="FFFFFF"/>
          <w:rPrChange w:id="1700" w:author="James Vu" w:date="2024-04-18T22:33:00Z">
            <w:rPr>
              <w:shd w:val="clear" w:color="auto" w:fill="FFFFFF"/>
            </w:rPr>
          </w:rPrChange>
        </w:rPr>
        <w:t xml:space="preserve"> Quyết định 295/QĐ-SNN ngày 04</w:t>
      </w:r>
      <w:r w:rsidR="00167DE2" w:rsidRPr="00167CE0">
        <w:rPr>
          <w:sz w:val="28"/>
          <w:szCs w:val="28"/>
          <w:shd w:val="clear" w:color="auto" w:fill="FFFFFF"/>
          <w:rPrChange w:id="1701" w:author="James Vu" w:date="2024-04-18T22:33:00Z">
            <w:rPr>
              <w:shd w:val="clear" w:color="auto" w:fill="FFFFFF"/>
            </w:rPr>
          </w:rPrChange>
        </w:rPr>
        <w:t>/5/</w:t>
      </w:r>
      <w:r w:rsidR="0065395B" w:rsidRPr="00167CE0">
        <w:rPr>
          <w:sz w:val="28"/>
          <w:szCs w:val="28"/>
          <w:shd w:val="clear" w:color="auto" w:fill="FFFFFF"/>
          <w:rPrChange w:id="1702" w:author="James Vu" w:date="2024-04-18T22:33:00Z">
            <w:rPr>
              <w:shd w:val="clear" w:color="auto" w:fill="FFFFFF"/>
            </w:rPr>
          </w:rPrChange>
        </w:rPr>
        <w:t>2022 của Sở Nông nghiệp và Phát triển Nông thôn ban hành Kế hoạch chuyển đổi số Sở Nông nghiệp và Phát triển nông thôn giai đoạn 2021-2025, định hướng đến năm 2030</w:t>
      </w:r>
      <w:r w:rsidRPr="00167CE0">
        <w:rPr>
          <w:sz w:val="28"/>
          <w:szCs w:val="28"/>
          <w:shd w:val="clear" w:color="auto" w:fill="FFFFFF"/>
          <w:rPrChange w:id="1703" w:author="James Vu" w:date="2024-04-18T22:33:00Z">
            <w:rPr>
              <w:shd w:val="clear" w:color="auto" w:fill="FFFFFF"/>
            </w:rPr>
          </w:rPrChange>
        </w:rPr>
        <w:t>.</w:t>
      </w:r>
    </w:p>
    <w:p w14:paraId="7E9E482A" w14:textId="77777777" w:rsidR="00DC4322" w:rsidRPr="00167CE0" w:rsidRDefault="0065395B">
      <w:pPr>
        <w:widowControl w:val="0"/>
        <w:spacing w:before="120" w:after="120"/>
        <w:ind w:firstLine="709"/>
        <w:jc w:val="both"/>
        <w:rPr>
          <w:sz w:val="28"/>
          <w:szCs w:val="28"/>
          <w:shd w:val="clear" w:color="auto" w:fill="FFFFFF"/>
          <w:rPrChange w:id="1704" w:author="James Vu" w:date="2024-04-18T22:33:00Z">
            <w:rPr>
              <w:shd w:val="clear" w:color="auto" w:fill="FFFFFF"/>
            </w:rPr>
          </w:rPrChange>
        </w:rPr>
        <w:pPrChange w:id="1705" w:author="James Vu" w:date="2024-04-18T22:33:00Z">
          <w:pPr>
            <w:widowControl w:val="0"/>
            <w:spacing w:before="120" w:after="120"/>
            <w:ind w:firstLine="709"/>
          </w:pPr>
        </w:pPrChange>
      </w:pPr>
      <w:r w:rsidRPr="00167CE0">
        <w:rPr>
          <w:sz w:val="28"/>
          <w:szCs w:val="28"/>
          <w:shd w:val="clear" w:color="auto" w:fill="FFFFFF"/>
          <w:rPrChange w:id="1706" w:author="James Vu" w:date="2024-04-18T22:33:00Z">
            <w:rPr>
              <w:shd w:val="clear" w:color="auto" w:fill="FFFFFF"/>
            </w:rPr>
          </w:rPrChange>
        </w:rPr>
        <w:t>Dự án không trùng lặp với các chương trình, dự án đã có quyết định chủ trương đầu tư hoặc đã có quyết định đầu tư.</w:t>
      </w:r>
      <w:r w:rsidR="00DC4322" w:rsidRPr="00167CE0">
        <w:rPr>
          <w:sz w:val="28"/>
          <w:szCs w:val="28"/>
          <w:shd w:val="clear" w:color="auto" w:fill="FFFFFF"/>
          <w:rPrChange w:id="1707" w:author="James Vu" w:date="2024-04-18T22:33:00Z">
            <w:rPr>
              <w:shd w:val="clear" w:color="auto" w:fill="FFFFFF"/>
            </w:rPr>
          </w:rPrChange>
        </w:rPr>
        <w:t xml:space="preserve"> </w:t>
      </w:r>
    </w:p>
    <w:p w14:paraId="24740F1F" w14:textId="7EC5A029" w:rsidR="0065395B" w:rsidRPr="00167CE0" w:rsidRDefault="0065395B">
      <w:pPr>
        <w:widowControl w:val="0"/>
        <w:spacing w:before="120" w:after="120"/>
        <w:ind w:firstLine="709"/>
        <w:jc w:val="both"/>
        <w:rPr>
          <w:sz w:val="28"/>
          <w:szCs w:val="28"/>
          <w:shd w:val="clear" w:color="auto" w:fill="FFFFFF"/>
          <w:rPrChange w:id="1708" w:author="James Vu" w:date="2024-04-18T22:33:00Z">
            <w:rPr>
              <w:shd w:val="clear" w:color="auto" w:fill="FFFFFF"/>
            </w:rPr>
          </w:rPrChange>
        </w:rPr>
        <w:pPrChange w:id="1709" w:author="James Vu" w:date="2024-04-18T22:33:00Z">
          <w:pPr>
            <w:widowControl w:val="0"/>
            <w:spacing w:before="120" w:after="120"/>
            <w:ind w:firstLine="709"/>
          </w:pPr>
        </w:pPrChange>
      </w:pPr>
      <w:r w:rsidRPr="00167CE0">
        <w:rPr>
          <w:sz w:val="28"/>
          <w:szCs w:val="28"/>
          <w:shd w:val="clear" w:color="auto" w:fill="FFFFFF"/>
          <w:rPrChange w:id="1710" w:author="James Vu" w:date="2024-04-18T22:33:00Z">
            <w:rPr>
              <w:shd w:val="clear" w:color="auto" w:fill="FFFFFF"/>
            </w:rPr>
          </w:rPrChange>
        </w:rPr>
        <w:t>Các điều kiện đảm bảo tính khả thi, hiệu quả, bền vững khi thực hiện đầu tư:</w:t>
      </w:r>
    </w:p>
    <w:p w14:paraId="1374DFE5" w14:textId="4D0A3818" w:rsidR="0065395B" w:rsidRPr="00167CE0" w:rsidRDefault="00DC4322">
      <w:pPr>
        <w:widowControl w:val="0"/>
        <w:spacing w:before="120" w:after="120"/>
        <w:ind w:firstLine="709"/>
        <w:jc w:val="both"/>
        <w:rPr>
          <w:sz w:val="28"/>
          <w:szCs w:val="28"/>
          <w:shd w:val="clear" w:color="auto" w:fill="FFFFFF"/>
          <w:rPrChange w:id="1711" w:author="James Vu" w:date="2024-04-18T22:33:00Z">
            <w:rPr>
              <w:shd w:val="clear" w:color="auto" w:fill="FFFFFF"/>
            </w:rPr>
          </w:rPrChange>
        </w:rPr>
        <w:pPrChange w:id="1712" w:author="James Vu" w:date="2024-04-18T22:33:00Z">
          <w:pPr>
            <w:widowControl w:val="0"/>
            <w:spacing w:before="120" w:after="120"/>
            <w:ind w:firstLine="709"/>
          </w:pPr>
        </w:pPrChange>
      </w:pPr>
      <w:r w:rsidRPr="00167CE0">
        <w:rPr>
          <w:sz w:val="28"/>
          <w:szCs w:val="28"/>
          <w:shd w:val="clear" w:color="auto" w:fill="FFFFFF"/>
          <w:rPrChange w:id="1713" w:author="James Vu" w:date="2024-04-18T22:33:00Z">
            <w:rPr>
              <w:shd w:val="clear" w:color="auto" w:fill="FFFFFF"/>
            </w:rPr>
          </w:rPrChange>
        </w:rPr>
        <w:t>-</w:t>
      </w:r>
      <w:r w:rsidR="0065395B" w:rsidRPr="00167CE0">
        <w:rPr>
          <w:sz w:val="28"/>
          <w:szCs w:val="28"/>
          <w:shd w:val="clear" w:color="auto" w:fill="FFFFFF"/>
          <w:rPrChange w:id="1714" w:author="James Vu" w:date="2024-04-18T22:33:00Z">
            <w:rPr>
              <w:shd w:val="clear" w:color="auto" w:fill="FFFFFF"/>
            </w:rPr>
          </w:rPrChange>
        </w:rPr>
        <w:t xml:space="preserve"> Dự án được triển khai trong giai đoạn đẩy mạnh chuyển đổi số, hiện đại hóa công tác quản lý nhà nước tại tỉnh Khánh Hòa. Các chủ trương, định hướng về ứng dụng công nghệ thông tin, chuyển đổi số được xác định rõ ràng, cụ thể qua hệ thống văn bản, chính sách.</w:t>
      </w:r>
    </w:p>
    <w:p w14:paraId="05BE208C" w14:textId="6F0BD9E7" w:rsidR="0065395B" w:rsidRPr="00167CE0" w:rsidRDefault="00DC4322">
      <w:pPr>
        <w:widowControl w:val="0"/>
        <w:spacing w:before="120" w:after="120"/>
        <w:ind w:firstLine="709"/>
        <w:jc w:val="both"/>
        <w:rPr>
          <w:sz w:val="28"/>
          <w:szCs w:val="28"/>
          <w:shd w:val="clear" w:color="auto" w:fill="FFFFFF"/>
          <w:rPrChange w:id="1715" w:author="James Vu" w:date="2024-04-18T22:33:00Z">
            <w:rPr>
              <w:shd w:val="clear" w:color="auto" w:fill="FFFFFF"/>
            </w:rPr>
          </w:rPrChange>
        </w:rPr>
        <w:pPrChange w:id="1716" w:author="James Vu" w:date="2024-04-18T22:33:00Z">
          <w:pPr>
            <w:widowControl w:val="0"/>
            <w:spacing w:before="120" w:after="120"/>
            <w:ind w:firstLine="709"/>
          </w:pPr>
        </w:pPrChange>
      </w:pPr>
      <w:r w:rsidRPr="00167CE0">
        <w:rPr>
          <w:sz w:val="28"/>
          <w:szCs w:val="28"/>
          <w:shd w:val="clear" w:color="auto" w:fill="FFFFFF"/>
          <w:rPrChange w:id="1717" w:author="James Vu" w:date="2024-04-18T22:33:00Z">
            <w:rPr>
              <w:shd w:val="clear" w:color="auto" w:fill="FFFFFF"/>
            </w:rPr>
          </w:rPrChange>
        </w:rPr>
        <w:t>-</w:t>
      </w:r>
      <w:r w:rsidR="0065395B" w:rsidRPr="00167CE0">
        <w:rPr>
          <w:sz w:val="28"/>
          <w:szCs w:val="28"/>
          <w:shd w:val="clear" w:color="auto" w:fill="FFFFFF"/>
          <w:rPrChange w:id="1718" w:author="James Vu" w:date="2024-04-18T22:33:00Z">
            <w:rPr>
              <w:shd w:val="clear" w:color="auto" w:fill="FFFFFF"/>
            </w:rPr>
          </w:rPrChange>
        </w:rPr>
        <w:t xml:space="preserve"> Hệ thống thông tin</w:t>
      </w:r>
      <w:r w:rsidRPr="00167CE0">
        <w:rPr>
          <w:sz w:val="28"/>
          <w:szCs w:val="28"/>
          <w:shd w:val="clear" w:color="auto" w:fill="FFFFFF"/>
          <w:rPrChange w:id="1719" w:author="James Vu" w:date="2024-04-18T22:33:00Z">
            <w:rPr>
              <w:shd w:val="clear" w:color="auto" w:fill="FFFFFF"/>
            </w:rPr>
          </w:rPrChange>
        </w:rPr>
        <w:t xml:space="preserve"> quản lý ngành</w:t>
      </w:r>
      <w:r w:rsidR="0065395B" w:rsidRPr="00167CE0">
        <w:rPr>
          <w:sz w:val="28"/>
          <w:szCs w:val="28"/>
          <w:shd w:val="clear" w:color="auto" w:fill="FFFFFF"/>
          <w:rPrChange w:id="1720" w:author="James Vu" w:date="2024-04-18T22:33:00Z">
            <w:rPr>
              <w:shd w:val="clear" w:color="auto" w:fill="FFFFFF"/>
            </w:rPr>
          </w:rPrChange>
        </w:rPr>
        <w:t xml:space="preserve"> nông nghiệp</w:t>
      </w:r>
      <w:r w:rsidRPr="00167CE0">
        <w:rPr>
          <w:sz w:val="28"/>
          <w:szCs w:val="28"/>
          <w:shd w:val="clear" w:color="auto" w:fill="FFFFFF"/>
          <w:rPrChange w:id="1721" w:author="James Vu" w:date="2024-04-18T22:33:00Z">
            <w:rPr>
              <w:shd w:val="clear" w:color="auto" w:fill="FFFFFF"/>
            </w:rPr>
          </w:rPrChange>
        </w:rPr>
        <w:t xml:space="preserve"> </w:t>
      </w:r>
      <w:r w:rsidR="0065395B" w:rsidRPr="00167CE0">
        <w:rPr>
          <w:sz w:val="28"/>
          <w:szCs w:val="28"/>
          <w:shd w:val="clear" w:color="auto" w:fill="FFFFFF"/>
          <w:rPrChange w:id="1722" w:author="James Vu" w:date="2024-04-18T22:33:00Z">
            <w:rPr>
              <w:shd w:val="clear" w:color="auto" w:fill="FFFFFF"/>
            </w:rPr>
          </w:rPrChange>
        </w:rPr>
        <w:t xml:space="preserve">phục vụ công tác quản lý </w:t>
      </w:r>
      <w:r w:rsidR="0065395B" w:rsidRPr="00167CE0">
        <w:rPr>
          <w:sz w:val="28"/>
          <w:szCs w:val="28"/>
          <w:shd w:val="clear" w:color="auto" w:fill="FFFFFF"/>
          <w:rPrChange w:id="1723" w:author="James Vu" w:date="2024-04-18T22:33:00Z">
            <w:rPr>
              <w:shd w:val="clear" w:color="auto" w:fill="FFFFFF"/>
            </w:rPr>
          </w:rPrChange>
        </w:rPr>
        <w:lastRenderedPageBreak/>
        <w:t>và phát triển nông nghiệp, kết nối, liên thông với hệ thống GIS tỉnh Khánh Hòa,</w:t>
      </w:r>
      <w:r w:rsidR="0057338D" w:rsidRPr="00167CE0">
        <w:rPr>
          <w:sz w:val="28"/>
          <w:szCs w:val="28"/>
          <w:shd w:val="clear" w:color="auto" w:fill="FFFFFF"/>
          <w:rPrChange w:id="1724" w:author="James Vu" w:date="2024-04-18T22:33:00Z">
            <w:rPr>
              <w:shd w:val="clear" w:color="auto" w:fill="FFFFFF"/>
            </w:rPr>
          </w:rPrChange>
        </w:rPr>
        <w:t xml:space="preserve"> các hệ thống thông tin khác</w:t>
      </w:r>
      <w:r w:rsidR="0065395B" w:rsidRPr="00167CE0">
        <w:rPr>
          <w:sz w:val="28"/>
          <w:szCs w:val="28"/>
          <w:shd w:val="clear" w:color="auto" w:fill="FFFFFF"/>
          <w:rPrChange w:id="1725" w:author="James Vu" w:date="2024-04-18T22:33:00Z">
            <w:rPr>
              <w:shd w:val="clear" w:color="auto" w:fill="FFFFFF"/>
            </w:rPr>
          </w:rPrChange>
        </w:rPr>
        <w:t xml:space="preserve">. Triển khai xây dựng Hệ thống thông tin </w:t>
      </w:r>
      <w:r w:rsidRPr="00167CE0">
        <w:rPr>
          <w:sz w:val="28"/>
          <w:szCs w:val="28"/>
          <w:shd w:val="clear" w:color="auto" w:fill="FFFFFF"/>
          <w:rPrChange w:id="1726" w:author="James Vu" w:date="2024-04-18T22:33:00Z">
            <w:rPr>
              <w:shd w:val="clear" w:color="auto" w:fill="FFFFFF"/>
            </w:rPr>
          </w:rPrChange>
        </w:rPr>
        <w:t xml:space="preserve">quản lý ngành </w:t>
      </w:r>
      <w:r w:rsidR="0065395B" w:rsidRPr="00167CE0">
        <w:rPr>
          <w:sz w:val="28"/>
          <w:szCs w:val="28"/>
          <w:shd w:val="clear" w:color="auto" w:fill="FFFFFF"/>
          <w:rPrChange w:id="1727" w:author="James Vu" w:date="2024-04-18T22:33:00Z">
            <w:rPr>
              <w:shd w:val="clear" w:color="auto" w:fill="FFFFFF"/>
            </w:rPr>
          </w:rPrChange>
        </w:rPr>
        <w:t>nông nghiệp sẽ kế thừa các bài học kinh nghiệm, thực hiện theo các định hướng, quy định từ các dự án ứng dụng công nghệ thông tin trên địa bàn.</w:t>
      </w:r>
    </w:p>
    <w:p w14:paraId="12BBD63E" w14:textId="4A974316" w:rsidR="0065395B" w:rsidRPr="00167CE0" w:rsidRDefault="0065395B">
      <w:pPr>
        <w:widowControl w:val="0"/>
        <w:spacing w:before="120" w:after="120"/>
        <w:ind w:firstLine="709"/>
        <w:jc w:val="both"/>
        <w:rPr>
          <w:sz w:val="28"/>
          <w:szCs w:val="28"/>
          <w:shd w:val="clear" w:color="auto" w:fill="FFFFFF"/>
          <w:rPrChange w:id="1728" w:author="James Vu" w:date="2024-04-18T22:33:00Z">
            <w:rPr>
              <w:shd w:val="clear" w:color="auto" w:fill="FFFFFF"/>
            </w:rPr>
          </w:rPrChange>
        </w:rPr>
        <w:pPrChange w:id="1729" w:author="James Vu" w:date="2024-04-18T22:33:00Z">
          <w:pPr>
            <w:widowControl w:val="0"/>
            <w:spacing w:before="120" w:after="120"/>
            <w:ind w:firstLine="709"/>
          </w:pPr>
        </w:pPrChange>
      </w:pPr>
      <w:r w:rsidRPr="00167CE0">
        <w:rPr>
          <w:sz w:val="28"/>
          <w:szCs w:val="28"/>
          <w:shd w:val="clear" w:color="auto" w:fill="FFFFFF"/>
          <w:rPrChange w:id="1730" w:author="James Vu" w:date="2024-04-18T22:33:00Z">
            <w:rPr>
              <w:shd w:val="clear" w:color="auto" w:fill="FFFFFF"/>
            </w:rPr>
          </w:rPrChange>
        </w:rPr>
        <w:t>+ Thông tin, dữ liệu phục vụ quản lý nông nghiệp hiện có sẽ là “tài nguyên” quý giá trong quá trình chuyển đổi số</w:t>
      </w:r>
      <w:r w:rsidR="0057338D" w:rsidRPr="00167CE0">
        <w:rPr>
          <w:sz w:val="28"/>
          <w:szCs w:val="28"/>
          <w:shd w:val="clear" w:color="auto" w:fill="FFFFFF"/>
          <w:rPrChange w:id="1731" w:author="James Vu" w:date="2024-04-18T22:33:00Z">
            <w:rPr>
              <w:shd w:val="clear" w:color="auto" w:fill="FFFFFF"/>
            </w:rPr>
          </w:rPrChange>
        </w:rPr>
        <w:t xml:space="preserve"> chung của tỉnh Khánh Hòa</w:t>
      </w:r>
      <w:r w:rsidRPr="00167CE0">
        <w:rPr>
          <w:sz w:val="28"/>
          <w:szCs w:val="28"/>
          <w:shd w:val="clear" w:color="auto" w:fill="FFFFFF"/>
          <w:rPrChange w:id="1732" w:author="James Vu" w:date="2024-04-18T22:33:00Z">
            <w:rPr>
              <w:shd w:val="clear" w:color="auto" w:fill="FFFFFF"/>
            </w:rPr>
          </w:rPrChange>
        </w:rPr>
        <w:t>, xây dựng các bài toán tổng hợp, thống kê, theo dõi diễn bi</w:t>
      </w:r>
      <w:r w:rsidR="00755EA1" w:rsidRPr="00167CE0">
        <w:rPr>
          <w:sz w:val="28"/>
          <w:szCs w:val="28"/>
          <w:shd w:val="clear" w:color="auto" w:fill="FFFFFF"/>
          <w:rPrChange w:id="1733" w:author="James Vu" w:date="2024-04-18T22:33:00Z">
            <w:rPr>
              <w:shd w:val="clear" w:color="auto" w:fill="FFFFFF"/>
            </w:rPr>
          </w:rPrChange>
        </w:rPr>
        <w:t>ế</w:t>
      </w:r>
      <w:r w:rsidRPr="00167CE0">
        <w:rPr>
          <w:sz w:val="28"/>
          <w:szCs w:val="28"/>
          <w:shd w:val="clear" w:color="auto" w:fill="FFFFFF"/>
          <w:rPrChange w:id="1734" w:author="James Vu" w:date="2024-04-18T22:33:00Z">
            <w:rPr>
              <w:shd w:val="clear" w:color="auto" w:fill="FFFFFF"/>
            </w:rPr>
          </w:rPrChange>
        </w:rPr>
        <w:t>n, dự báo, cảnh báo, hỗ trợ ra quyết định về nông nghiệp, góp phần phát triển kinh tế - xã hội bền vững.</w:t>
      </w:r>
    </w:p>
    <w:p w14:paraId="178BF555" w14:textId="01F5766C" w:rsidR="005E1FAA" w:rsidRPr="00167CE0" w:rsidRDefault="00A057DC">
      <w:pPr>
        <w:widowControl w:val="0"/>
        <w:spacing w:before="120" w:after="120"/>
        <w:jc w:val="both"/>
        <w:rPr>
          <w:b/>
          <w:bCs/>
          <w:i/>
          <w:iCs/>
          <w:sz w:val="28"/>
          <w:szCs w:val="28"/>
          <w:rPrChange w:id="1735" w:author="James Vu" w:date="2024-04-18T22:33:00Z">
            <w:rPr>
              <w:b/>
              <w:bCs/>
              <w:i/>
              <w:iCs/>
            </w:rPr>
          </w:rPrChange>
        </w:rPr>
        <w:pPrChange w:id="1736" w:author="James Vu" w:date="2024-04-18T22:33:00Z">
          <w:pPr>
            <w:widowControl w:val="0"/>
            <w:spacing w:before="120" w:after="120"/>
          </w:pPr>
        </w:pPrChange>
      </w:pPr>
      <w:r w:rsidRPr="00167CE0">
        <w:rPr>
          <w:b/>
          <w:bCs/>
          <w:i/>
          <w:iCs/>
          <w:sz w:val="28"/>
          <w:szCs w:val="28"/>
          <w:rPrChange w:id="1737" w:author="James Vu" w:date="2024-04-18T22:33:00Z">
            <w:rPr>
              <w:b/>
              <w:bCs/>
              <w:i/>
              <w:iCs/>
            </w:rPr>
          </w:rPrChange>
        </w:rPr>
        <w:t>1.</w:t>
      </w:r>
      <w:r w:rsidR="00443322" w:rsidRPr="00167CE0">
        <w:rPr>
          <w:b/>
          <w:bCs/>
          <w:i/>
          <w:iCs/>
          <w:sz w:val="28"/>
          <w:szCs w:val="28"/>
          <w:rPrChange w:id="1738" w:author="James Vu" w:date="2024-04-18T22:33:00Z">
            <w:rPr>
              <w:b/>
              <w:bCs/>
              <w:i/>
              <w:iCs/>
            </w:rPr>
          </w:rPrChange>
        </w:rPr>
        <w:t>5</w:t>
      </w:r>
      <w:r w:rsidRPr="00167CE0">
        <w:rPr>
          <w:b/>
          <w:bCs/>
          <w:i/>
          <w:iCs/>
          <w:sz w:val="28"/>
          <w:szCs w:val="28"/>
          <w:rPrChange w:id="1739" w:author="James Vu" w:date="2024-04-18T22:33:00Z">
            <w:rPr>
              <w:b/>
              <w:bCs/>
              <w:i/>
              <w:iCs/>
            </w:rPr>
          </w:rPrChange>
        </w:rPr>
        <w:t xml:space="preserve">. </w:t>
      </w:r>
      <w:r w:rsidR="00841B0F" w:rsidRPr="00167CE0">
        <w:rPr>
          <w:b/>
          <w:bCs/>
          <w:i/>
          <w:iCs/>
          <w:sz w:val="28"/>
          <w:szCs w:val="28"/>
          <w:rPrChange w:id="1740" w:author="James Vu" w:date="2024-04-18T22:33:00Z">
            <w:rPr>
              <w:b/>
              <w:bCs/>
              <w:i/>
              <w:iCs/>
            </w:rPr>
          </w:rPrChange>
        </w:rPr>
        <w:t>Đánh giá sự phù hợp với quy hoạch, kế hoạch đầu tư</w:t>
      </w:r>
    </w:p>
    <w:p w14:paraId="740F84E5" w14:textId="300003B2" w:rsidR="003F1001" w:rsidRPr="00167CE0" w:rsidRDefault="009831BA">
      <w:pPr>
        <w:widowControl w:val="0"/>
        <w:spacing w:before="120" w:after="120"/>
        <w:ind w:firstLine="720"/>
        <w:jc w:val="both"/>
        <w:rPr>
          <w:sz w:val="28"/>
          <w:szCs w:val="28"/>
          <w:rPrChange w:id="1741" w:author="James Vu" w:date="2024-04-18T22:33:00Z">
            <w:rPr/>
          </w:rPrChange>
        </w:rPr>
        <w:pPrChange w:id="1742" w:author="James Vu" w:date="2024-04-18T23:19:00Z">
          <w:pPr>
            <w:widowControl w:val="0"/>
            <w:spacing w:before="120" w:after="120"/>
          </w:pPr>
        </w:pPrChange>
      </w:pPr>
      <w:r w:rsidRPr="00167CE0">
        <w:rPr>
          <w:sz w:val="28"/>
          <w:szCs w:val="28"/>
          <w:rPrChange w:id="1743" w:author="James Vu" w:date="2024-04-18T22:33:00Z">
            <w:rPr/>
          </w:rPrChange>
        </w:rPr>
        <w:t xml:space="preserve">Việc đầu tư dự án </w:t>
      </w:r>
      <w:r w:rsidR="00A44A6C" w:rsidRPr="00167CE0">
        <w:rPr>
          <w:b/>
          <w:bCs/>
          <w:sz w:val="28"/>
          <w:szCs w:val="28"/>
          <w:rPrChange w:id="1744" w:author="James Vu" w:date="2024-04-18T22:33:00Z">
            <w:rPr>
              <w:b/>
              <w:bCs/>
            </w:rPr>
          </w:rPrChange>
        </w:rPr>
        <w:t>“</w:t>
      </w:r>
      <w:r w:rsidR="00F22CA5" w:rsidRPr="00167CE0">
        <w:rPr>
          <w:b/>
          <w:bCs/>
          <w:i/>
          <w:iCs/>
          <w:sz w:val="28"/>
          <w:szCs w:val="28"/>
          <w:rPrChange w:id="1745" w:author="James Vu" w:date="2024-04-18T22:33:00Z">
            <w:rPr>
              <w:b/>
              <w:bCs/>
              <w:i/>
              <w:iCs/>
            </w:rPr>
          </w:rPrChange>
        </w:rPr>
        <w:t xml:space="preserve">Xây dựng hệ thống thông tin </w:t>
      </w:r>
      <w:r w:rsidR="001470A9" w:rsidRPr="00167CE0">
        <w:rPr>
          <w:b/>
          <w:bCs/>
          <w:i/>
          <w:iCs/>
          <w:sz w:val="28"/>
          <w:szCs w:val="28"/>
          <w:rPrChange w:id="1746" w:author="James Vu" w:date="2024-04-18T22:33:00Z">
            <w:rPr>
              <w:b/>
              <w:bCs/>
              <w:i/>
              <w:iCs/>
            </w:rPr>
          </w:rPrChange>
        </w:rPr>
        <w:t xml:space="preserve">quản lý </w:t>
      </w:r>
      <w:r w:rsidR="00F22CA5" w:rsidRPr="00167CE0">
        <w:rPr>
          <w:b/>
          <w:bCs/>
          <w:i/>
          <w:iCs/>
          <w:sz w:val="28"/>
          <w:szCs w:val="28"/>
          <w:rPrChange w:id="1747" w:author="James Vu" w:date="2024-04-18T22:33:00Z">
            <w:rPr>
              <w:b/>
              <w:bCs/>
              <w:i/>
              <w:iCs/>
            </w:rPr>
          </w:rPrChange>
        </w:rPr>
        <w:t xml:space="preserve">ngành </w:t>
      </w:r>
      <w:r w:rsidR="001470A9" w:rsidRPr="00167CE0">
        <w:rPr>
          <w:b/>
          <w:bCs/>
          <w:i/>
          <w:iCs/>
          <w:sz w:val="28"/>
          <w:szCs w:val="28"/>
          <w:rPrChange w:id="1748" w:author="James Vu" w:date="2024-04-18T22:33:00Z">
            <w:rPr>
              <w:b/>
              <w:bCs/>
              <w:i/>
              <w:iCs/>
            </w:rPr>
          </w:rPrChange>
        </w:rPr>
        <w:t>n</w:t>
      </w:r>
      <w:r w:rsidR="00F22CA5" w:rsidRPr="00167CE0">
        <w:rPr>
          <w:b/>
          <w:bCs/>
          <w:i/>
          <w:iCs/>
          <w:sz w:val="28"/>
          <w:szCs w:val="28"/>
          <w:rPrChange w:id="1749" w:author="James Vu" w:date="2024-04-18T22:33:00Z">
            <w:rPr>
              <w:b/>
              <w:bCs/>
              <w:i/>
              <w:iCs/>
            </w:rPr>
          </w:rPrChange>
        </w:rPr>
        <w:t>ông nghiệp (</w:t>
      </w:r>
      <w:r w:rsidR="001470A9" w:rsidRPr="00167CE0">
        <w:rPr>
          <w:b/>
          <w:bCs/>
          <w:i/>
          <w:iCs/>
          <w:sz w:val="28"/>
          <w:szCs w:val="28"/>
          <w:rPrChange w:id="1750" w:author="James Vu" w:date="2024-04-18T22:33:00Z">
            <w:rPr>
              <w:b/>
              <w:bCs/>
              <w:i/>
              <w:iCs/>
            </w:rPr>
          </w:rPrChange>
        </w:rPr>
        <w:t>g</w:t>
      </w:r>
      <w:r w:rsidR="00F22CA5" w:rsidRPr="00167CE0">
        <w:rPr>
          <w:b/>
          <w:bCs/>
          <w:i/>
          <w:iCs/>
          <w:sz w:val="28"/>
          <w:szCs w:val="28"/>
          <w:rPrChange w:id="1751" w:author="James Vu" w:date="2024-04-18T22:33:00Z">
            <w:rPr>
              <w:b/>
              <w:bCs/>
              <w:i/>
              <w:iCs/>
            </w:rPr>
          </w:rPrChange>
        </w:rPr>
        <w:t>iai đoạn I)</w:t>
      </w:r>
      <w:r w:rsidR="00C2114F" w:rsidRPr="00167CE0">
        <w:rPr>
          <w:b/>
          <w:bCs/>
          <w:i/>
          <w:sz w:val="28"/>
          <w:szCs w:val="28"/>
          <w:rPrChange w:id="1752" w:author="James Vu" w:date="2024-04-18T22:33:00Z">
            <w:rPr>
              <w:b/>
              <w:bCs/>
              <w:i/>
            </w:rPr>
          </w:rPrChange>
        </w:rPr>
        <w:t>”</w:t>
      </w:r>
      <w:r w:rsidR="00C2114F" w:rsidRPr="00167CE0">
        <w:rPr>
          <w:sz w:val="28"/>
          <w:szCs w:val="28"/>
          <w:rPrChange w:id="1753" w:author="James Vu" w:date="2024-04-18T22:33:00Z">
            <w:rPr/>
          </w:rPrChange>
        </w:rPr>
        <w:t xml:space="preserve"> </w:t>
      </w:r>
      <w:r w:rsidRPr="00167CE0">
        <w:rPr>
          <w:sz w:val="28"/>
          <w:szCs w:val="28"/>
          <w:rPrChange w:id="1754" w:author="James Vu" w:date="2024-04-18T22:33:00Z">
            <w:rPr/>
          </w:rPrChange>
        </w:rPr>
        <w:t>là phù hợp với</w:t>
      </w:r>
      <w:r w:rsidR="003B2380" w:rsidRPr="00167CE0">
        <w:rPr>
          <w:sz w:val="28"/>
          <w:szCs w:val="28"/>
          <w:rPrChange w:id="1755" w:author="James Vu" w:date="2024-04-18T22:33:00Z">
            <w:rPr/>
          </w:rPrChange>
        </w:rPr>
        <w:t xml:space="preserve"> nhiệm vụ, giải pháp </w:t>
      </w:r>
      <w:r w:rsidR="00A44A6C" w:rsidRPr="00167CE0">
        <w:rPr>
          <w:sz w:val="28"/>
          <w:szCs w:val="28"/>
          <w:rPrChange w:id="1756" w:author="James Vu" w:date="2024-04-18T22:33:00Z">
            <w:rPr/>
          </w:rPrChange>
        </w:rPr>
        <w:t xml:space="preserve">được nêu rõ tại Nghị quyết số 16-NQ/TU ngày 19/10/2021 của Tỉnh ủy về chuyển đổi số tỉnh Khánh Hòa giai đoạn 2021 - 2025, định hướng đến năm 2030 và Quyết định số </w:t>
      </w:r>
      <w:r w:rsidR="00AA2D20" w:rsidRPr="00167CE0">
        <w:rPr>
          <w:sz w:val="28"/>
          <w:szCs w:val="28"/>
          <w:rPrChange w:id="1757" w:author="James Vu" w:date="2024-04-18T22:33:00Z">
            <w:rPr/>
          </w:rPrChange>
        </w:rPr>
        <w:t>909</w:t>
      </w:r>
      <w:r w:rsidR="00A44A6C" w:rsidRPr="00167CE0">
        <w:rPr>
          <w:sz w:val="28"/>
          <w:szCs w:val="28"/>
          <w:rPrChange w:id="1758" w:author="James Vu" w:date="2024-04-18T22:33:00Z">
            <w:rPr/>
          </w:rPrChange>
        </w:rPr>
        <w:t xml:space="preserve">/QĐ-UBND ngày </w:t>
      </w:r>
      <w:r w:rsidR="00AA2D20" w:rsidRPr="00167CE0">
        <w:rPr>
          <w:sz w:val="28"/>
          <w:szCs w:val="28"/>
          <w:rPrChange w:id="1759" w:author="James Vu" w:date="2024-04-18T22:33:00Z">
            <w:rPr/>
          </w:rPrChange>
        </w:rPr>
        <w:t>0</w:t>
      </w:r>
      <w:r w:rsidR="00A44A6C" w:rsidRPr="00167CE0">
        <w:rPr>
          <w:sz w:val="28"/>
          <w:szCs w:val="28"/>
          <w:rPrChange w:id="1760" w:author="James Vu" w:date="2024-04-18T22:33:00Z">
            <w:rPr/>
          </w:rPrChange>
        </w:rPr>
        <w:t>4/</w:t>
      </w:r>
      <w:r w:rsidR="00AA2D20" w:rsidRPr="00167CE0">
        <w:rPr>
          <w:sz w:val="28"/>
          <w:szCs w:val="28"/>
          <w:rPrChange w:id="1761" w:author="James Vu" w:date="2024-04-18T22:33:00Z">
            <w:rPr/>
          </w:rPrChange>
        </w:rPr>
        <w:t>4</w:t>
      </w:r>
      <w:r w:rsidR="00A44A6C" w:rsidRPr="00167CE0">
        <w:rPr>
          <w:sz w:val="28"/>
          <w:szCs w:val="28"/>
          <w:rPrChange w:id="1762" w:author="James Vu" w:date="2024-04-18T22:33:00Z">
            <w:rPr/>
          </w:rPrChange>
        </w:rPr>
        <w:t>/202</w:t>
      </w:r>
      <w:r w:rsidR="00AA2D20" w:rsidRPr="00167CE0">
        <w:rPr>
          <w:sz w:val="28"/>
          <w:szCs w:val="28"/>
          <w:rPrChange w:id="1763" w:author="James Vu" w:date="2024-04-18T22:33:00Z">
            <w:rPr/>
          </w:rPrChange>
        </w:rPr>
        <w:t>2</w:t>
      </w:r>
      <w:r w:rsidR="00A44A6C" w:rsidRPr="00167CE0">
        <w:rPr>
          <w:sz w:val="28"/>
          <w:szCs w:val="28"/>
          <w:rPrChange w:id="1764" w:author="James Vu" w:date="2024-04-18T22:33:00Z">
            <w:rPr/>
          </w:rPrChange>
        </w:rPr>
        <w:t xml:space="preserve"> </w:t>
      </w:r>
      <w:r w:rsidR="00AA2D20" w:rsidRPr="00167CE0">
        <w:rPr>
          <w:sz w:val="28"/>
          <w:szCs w:val="28"/>
          <w:rPrChange w:id="1765" w:author="James Vu" w:date="2024-04-18T22:33:00Z">
            <w:rPr/>
          </w:rPrChange>
        </w:rPr>
        <w:t xml:space="preserve">của UBND tỉnh </w:t>
      </w:r>
      <w:r w:rsidR="00A44A6C" w:rsidRPr="00167CE0">
        <w:rPr>
          <w:sz w:val="28"/>
          <w:szCs w:val="28"/>
          <w:rPrChange w:id="1766" w:author="James Vu" w:date="2024-04-18T22:33:00Z">
            <w:rPr/>
          </w:rPrChange>
        </w:rPr>
        <w:t xml:space="preserve">về việc ban hành </w:t>
      </w:r>
      <w:r w:rsidRPr="00167CE0">
        <w:rPr>
          <w:sz w:val="28"/>
          <w:szCs w:val="28"/>
          <w:rPrChange w:id="1767" w:author="James Vu" w:date="2024-04-18T22:33:00Z">
            <w:rPr/>
          </w:rPrChange>
        </w:rPr>
        <w:t>Kế hoạch chuyển đổi số tỉnh Khánh Hòa giai đ</w:t>
      </w:r>
      <w:r w:rsidR="003B2380" w:rsidRPr="00167CE0">
        <w:rPr>
          <w:sz w:val="28"/>
          <w:szCs w:val="28"/>
          <w:rPrChange w:id="1768" w:author="James Vu" w:date="2024-04-18T22:33:00Z">
            <w:rPr/>
          </w:rPrChange>
        </w:rPr>
        <w:t>o</w:t>
      </w:r>
      <w:r w:rsidRPr="00167CE0">
        <w:rPr>
          <w:sz w:val="28"/>
          <w:szCs w:val="28"/>
          <w:rPrChange w:id="1769" w:author="James Vu" w:date="2024-04-18T22:33:00Z">
            <w:rPr/>
          </w:rPrChange>
        </w:rPr>
        <w:t>ạn 2021</w:t>
      </w:r>
      <w:r w:rsidR="00A44A6C" w:rsidRPr="00167CE0">
        <w:rPr>
          <w:sz w:val="28"/>
          <w:szCs w:val="28"/>
          <w:rPrChange w:id="1770" w:author="James Vu" w:date="2024-04-18T22:33:00Z">
            <w:rPr/>
          </w:rPrChange>
        </w:rPr>
        <w:t xml:space="preserve"> </w:t>
      </w:r>
      <w:r w:rsidRPr="00167CE0">
        <w:rPr>
          <w:sz w:val="28"/>
          <w:szCs w:val="28"/>
          <w:rPrChange w:id="1771" w:author="James Vu" w:date="2024-04-18T22:33:00Z">
            <w:rPr/>
          </w:rPrChange>
        </w:rPr>
        <w:t>-</w:t>
      </w:r>
      <w:r w:rsidR="00A44A6C" w:rsidRPr="00167CE0">
        <w:rPr>
          <w:sz w:val="28"/>
          <w:szCs w:val="28"/>
          <w:rPrChange w:id="1772" w:author="James Vu" w:date="2024-04-18T22:33:00Z">
            <w:rPr/>
          </w:rPrChange>
        </w:rPr>
        <w:t xml:space="preserve"> </w:t>
      </w:r>
      <w:r w:rsidRPr="00167CE0">
        <w:rPr>
          <w:sz w:val="28"/>
          <w:szCs w:val="28"/>
          <w:rPrChange w:id="1773" w:author="James Vu" w:date="2024-04-18T22:33:00Z">
            <w:rPr/>
          </w:rPrChange>
        </w:rPr>
        <w:t>2025, định hướng</w:t>
      </w:r>
      <w:r w:rsidR="001470A9" w:rsidRPr="00167CE0">
        <w:rPr>
          <w:sz w:val="28"/>
          <w:szCs w:val="28"/>
          <w:rPrChange w:id="1774" w:author="James Vu" w:date="2024-04-18T22:33:00Z">
            <w:rPr/>
          </w:rPrChange>
        </w:rPr>
        <w:t xml:space="preserve"> đến năm</w:t>
      </w:r>
      <w:r w:rsidRPr="00167CE0">
        <w:rPr>
          <w:sz w:val="28"/>
          <w:szCs w:val="28"/>
          <w:rPrChange w:id="1775" w:author="James Vu" w:date="2024-04-18T22:33:00Z">
            <w:rPr/>
          </w:rPrChange>
        </w:rPr>
        <w:t xml:space="preserve"> 2030</w:t>
      </w:r>
      <w:r w:rsidR="00A44A6C" w:rsidRPr="00167CE0">
        <w:rPr>
          <w:sz w:val="28"/>
          <w:szCs w:val="28"/>
          <w:rPrChange w:id="1776" w:author="James Vu" w:date="2024-04-18T22:33:00Z">
            <w:rPr/>
          </w:rPrChange>
        </w:rPr>
        <w:t>.</w:t>
      </w:r>
      <w:r w:rsidR="003F1001" w:rsidRPr="00167CE0">
        <w:rPr>
          <w:sz w:val="28"/>
          <w:szCs w:val="28"/>
          <w:rPrChange w:id="1777" w:author="James Vu" w:date="2024-04-18T22:33:00Z">
            <w:rPr/>
          </w:rPrChange>
        </w:rPr>
        <w:t xml:space="preserve"> </w:t>
      </w:r>
    </w:p>
    <w:p w14:paraId="59682761" w14:textId="72C978C7" w:rsidR="0057338D" w:rsidRPr="00167CE0" w:rsidRDefault="0057338D">
      <w:pPr>
        <w:widowControl w:val="0"/>
        <w:spacing w:before="120" w:after="120"/>
        <w:ind w:firstLine="720"/>
        <w:jc w:val="both"/>
        <w:rPr>
          <w:sz w:val="28"/>
          <w:szCs w:val="28"/>
          <w:rPrChange w:id="1778" w:author="James Vu" w:date="2024-04-18T22:33:00Z">
            <w:rPr/>
          </w:rPrChange>
        </w:rPr>
        <w:pPrChange w:id="1779" w:author="James Vu" w:date="2024-04-18T23:19:00Z">
          <w:pPr>
            <w:widowControl w:val="0"/>
            <w:spacing w:before="120" w:after="120"/>
          </w:pPr>
        </w:pPrChange>
      </w:pPr>
      <w:r w:rsidRPr="00167CE0">
        <w:rPr>
          <w:sz w:val="28"/>
          <w:szCs w:val="28"/>
          <w:rPrChange w:id="1780" w:author="James Vu" w:date="2024-04-18T22:33:00Z">
            <w:rPr/>
          </w:rPrChange>
        </w:rPr>
        <w:t xml:space="preserve">Phù hợp với Kiến trúc chính quyền điện tử Khánh Hòa (phiên bản 2.0) và Kiến trúc Chính phủ điện tử của Bộ Nông nghiệp và Phát triển nông thôn, Phiên bản 2.0 tại các Quyết định: </w:t>
      </w:r>
    </w:p>
    <w:p w14:paraId="6223EE2C" w14:textId="29F6FC1F" w:rsidR="0057338D" w:rsidRPr="00167CE0" w:rsidRDefault="0057338D">
      <w:pPr>
        <w:widowControl w:val="0"/>
        <w:spacing w:before="120" w:after="120"/>
        <w:jc w:val="both"/>
        <w:rPr>
          <w:sz w:val="28"/>
          <w:szCs w:val="28"/>
          <w:rPrChange w:id="1781" w:author="James Vu" w:date="2024-04-18T22:33:00Z">
            <w:rPr/>
          </w:rPrChange>
        </w:rPr>
        <w:pPrChange w:id="1782" w:author="James Vu" w:date="2024-04-18T22:33:00Z">
          <w:pPr>
            <w:widowControl w:val="0"/>
            <w:spacing w:before="120" w:after="120"/>
          </w:pPr>
        </w:pPrChange>
      </w:pPr>
      <w:r w:rsidRPr="00167CE0">
        <w:rPr>
          <w:sz w:val="28"/>
          <w:szCs w:val="28"/>
          <w:rPrChange w:id="1783" w:author="James Vu" w:date="2024-04-18T22:33:00Z">
            <w:rPr/>
          </w:rPrChange>
        </w:rPr>
        <w:t xml:space="preserve">- </w:t>
      </w:r>
      <w:bookmarkStart w:id="1784" w:name="_Hlk160567167"/>
      <w:r w:rsidRPr="00167CE0">
        <w:rPr>
          <w:sz w:val="28"/>
          <w:szCs w:val="28"/>
          <w:rPrChange w:id="1785" w:author="James Vu" w:date="2024-04-18T22:33:00Z">
            <w:rPr/>
          </w:rPrChange>
        </w:rPr>
        <w:t>Quyết định số 2180/QĐ-UBND ngày 05/08/2022 của UBND tỉnh</w:t>
      </w:r>
      <w:bookmarkEnd w:id="1784"/>
      <w:r w:rsidRPr="00167CE0">
        <w:rPr>
          <w:sz w:val="28"/>
          <w:szCs w:val="28"/>
          <w:rPrChange w:id="1786" w:author="James Vu" w:date="2024-04-18T22:33:00Z">
            <w:rPr/>
          </w:rPrChange>
        </w:rPr>
        <w:t xml:space="preserve"> về Ban hành </w:t>
      </w:r>
      <w:bookmarkStart w:id="1787" w:name="_Hlk160567133"/>
      <w:r w:rsidRPr="00167CE0">
        <w:rPr>
          <w:sz w:val="28"/>
          <w:szCs w:val="28"/>
          <w:rPrChange w:id="1788" w:author="James Vu" w:date="2024-04-18T22:33:00Z">
            <w:rPr/>
          </w:rPrChange>
        </w:rPr>
        <w:t>Kiến trúc chính quyền điện tử Khánh Hòa (phiên bản 2.0)</w:t>
      </w:r>
      <w:bookmarkEnd w:id="1787"/>
      <w:r w:rsidRPr="00167CE0">
        <w:rPr>
          <w:sz w:val="28"/>
          <w:szCs w:val="28"/>
          <w:rPrChange w:id="1789" w:author="James Vu" w:date="2024-04-18T22:33:00Z">
            <w:rPr/>
          </w:rPrChange>
        </w:rPr>
        <w:t>;</w:t>
      </w:r>
    </w:p>
    <w:p w14:paraId="3928CCC0" w14:textId="17750606" w:rsidR="0057338D" w:rsidRPr="00167CE0" w:rsidRDefault="0057338D">
      <w:pPr>
        <w:widowControl w:val="0"/>
        <w:spacing w:before="120" w:after="120"/>
        <w:jc w:val="both"/>
        <w:rPr>
          <w:sz w:val="28"/>
          <w:szCs w:val="28"/>
          <w:rPrChange w:id="1790" w:author="James Vu" w:date="2024-04-18T22:33:00Z">
            <w:rPr/>
          </w:rPrChange>
        </w:rPr>
        <w:pPrChange w:id="1791" w:author="James Vu" w:date="2024-04-18T22:33:00Z">
          <w:pPr>
            <w:widowControl w:val="0"/>
            <w:spacing w:before="120" w:after="120"/>
          </w:pPr>
        </w:pPrChange>
      </w:pPr>
      <w:r w:rsidRPr="00167CE0">
        <w:rPr>
          <w:sz w:val="28"/>
          <w:szCs w:val="28"/>
          <w:rPrChange w:id="1792" w:author="James Vu" w:date="2024-04-18T22:33:00Z">
            <w:rPr/>
          </w:rPrChange>
        </w:rPr>
        <w:t xml:space="preserve">- Quyết định số 5307/QĐ-BNN-KHCN ngày 31/12/2021 của Bộ Nông nghiệp và Phát triển nông thôn về Ban hành </w:t>
      </w:r>
      <w:bookmarkStart w:id="1793" w:name="_Hlk160567151"/>
      <w:r w:rsidRPr="00167CE0">
        <w:rPr>
          <w:sz w:val="28"/>
          <w:szCs w:val="28"/>
          <w:rPrChange w:id="1794" w:author="James Vu" w:date="2024-04-18T22:33:00Z">
            <w:rPr/>
          </w:rPrChange>
        </w:rPr>
        <w:t>Kiến trúc Chính phủ điện tử của Bộ Nông nghiệp và Phát triển nông thôn, Phiên bản 2.0</w:t>
      </w:r>
      <w:bookmarkEnd w:id="1793"/>
      <w:r w:rsidRPr="00167CE0">
        <w:rPr>
          <w:sz w:val="28"/>
          <w:szCs w:val="28"/>
          <w:rPrChange w:id="1795" w:author="James Vu" w:date="2024-04-18T22:33:00Z">
            <w:rPr/>
          </w:rPrChange>
        </w:rPr>
        <w:t>.</w:t>
      </w:r>
    </w:p>
    <w:p w14:paraId="268F962F" w14:textId="59D5BF2A" w:rsidR="00DD42A1" w:rsidRPr="00167CE0" w:rsidRDefault="00DD42A1">
      <w:pPr>
        <w:widowControl w:val="0"/>
        <w:spacing w:before="120" w:after="120"/>
        <w:jc w:val="both"/>
        <w:rPr>
          <w:sz w:val="28"/>
          <w:szCs w:val="28"/>
          <w:rPrChange w:id="1796" w:author="James Vu" w:date="2024-04-18T22:33:00Z">
            <w:rPr/>
          </w:rPrChange>
        </w:rPr>
        <w:pPrChange w:id="1797" w:author="James Vu" w:date="2024-04-18T22:33:00Z">
          <w:pPr>
            <w:widowControl w:val="0"/>
            <w:spacing w:before="120" w:after="120"/>
          </w:pPr>
        </w:pPrChange>
      </w:pPr>
      <w:r w:rsidRPr="00167CE0">
        <w:rPr>
          <w:sz w:val="28"/>
          <w:szCs w:val="28"/>
          <w:rPrChange w:id="1798" w:author="James Vu" w:date="2024-04-18T22:33:00Z">
            <w:rPr/>
          </w:rPrChange>
        </w:rPr>
        <w:t>Việc xây dựng Hệ thống thông tin quản lý ngành nông nghiệp cũng sẽ thúc đẩy phát triển chính quyền số của tỉnh, phù hợp với nhiệm vụ được giao tại Nghị Quyết số 09-NQ/TW ngày 28/01/2022 của Bộ Chính trị về xây dựng, phát triển tỉnh Khánh Hòa đến năm 2030, tầm nhìn đến năm 2045.</w:t>
      </w:r>
    </w:p>
    <w:p w14:paraId="6F9B1D98" w14:textId="07EB3BF5" w:rsidR="008B0E1E" w:rsidRPr="00167CE0" w:rsidRDefault="008B0E1E">
      <w:pPr>
        <w:widowControl w:val="0"/>
        <w:spacing w:before="120" w:after="120"/>
        <w:jc w:val="both"/>
        <w:rPr>
          <w:sz w:val="28"/>
          <w:szCs w:val="28"/>
          <w:rPrChange w:id="1799" w:author="James Vu" w:date="2024-04-18T22:33:00Z">
            <w:rPr/>
          </w:rPrChange>
        </w:rPr>
        <w:pPrChange w:id="1800" w:author="James Vu" w:date="2024-04-18T22:33:00Z">
          <w:pPr>
            <w:widowControl w:val="0"/>
            <w:spacing w:before="120" w:after="120"/>
          </w:pPr>
        </w:pPrChange>
      </w:pPr>
      <w:r w:rsidRPr="00167CE0">
        <w:rPr>
          <w:sz w:val="28"/>
          <w:szCs w:val="28"/>
          <w:rPrChange w:id="1801" w:author="James Vu" w:date="2024-04-18T22:33:00Z">
            <w:rPr/>
          </w:rPrChange>
        </w:rPr>
        <w:t>Đồng thời, đây cũng là</w:t>
      </w:r>
      <w:r w:rsidR="00141ACA" w:rsidRPr="00167CE0">
        <w:rPr>
          <w:sz w:val="28"/>
          <w:szCs w:val="28"/>
          <w:rPrChange w:id="1802" w:author="James Vu" w:date="2024-04-18T22:33:00Z">
            <w:rPr/>
          </w:rPrChange>
        </w:rPr>
        <w:t xml:space="preserve"> </w:t>
      </w:r>
      <w:r w:rsidRPr="00167CE0">
        <w:rPr>
          <w:sz w:val="28"/>
          <w:szCs w:val="28"/>
          <w:rPrChange w:id="1803" w:author="James Vu" w:date="2024-04-18T22:33:00Z">
            <w:rPr/>
          </w:rPrChange>
        </w:rPr>
        <w:t>dự án/nhiệm vụ được UBND tỉnh phê duyệt tại Quyết định số 1495/QĐ-UBND ngày 26/6/2023 về Ban hành Danh mục dự án, nhiệm vụ công nghệ thông tin, chuyển đổi số tỉnh Khánh Hòa giai đoạn 2023-2025.</w:t>
      </w:r>
    </w:p>
    <w:p w14:paraId="565D7A7D" w14:textId="6580462B" w:rsidR="00400993" w:rsidRPr="00167CE0" w:rsidRDefault="00BB07D5">
      <w:pPr>
        <w:widowControl w:val="0"/>
        <w:spacing w:before="120" w:after="120"/>
        <w:ind w:firstLine="709"/>
        <w:jc w:val="both"/>
        <w:outlineLvl w:val="1"/>
        <w:rPr>
          <w:b/>
          <w:bCs/>
          <w:sz w:val="28"/>
          <w:szCs w:val="28"/>
          <w:shd w:val="clear" w:color="auto" w:fill="FFFFFF"/>
          <w:rPrChange w:id="1804" w:author="James Vu" w:date="2024-04-18T22:33:00Z">
            <w:rPr>
              <w:b/>
              <w:bCs/>
              <w:shd w:val="clear" w:color="auto" w:fill="FFFFFF"/>
            </w:rPr>
          </w:rPrChange>
        </w:rPr>
        <w:pPrChange w:id="1805" w:author="James Vu" w:date="2024-04-18T22:33:00Z">
          <w:pPr>
            <w:widowControl w:val="0"/>
            <w:spacing w:before="120" w:after="120"/>
            <w:ind w:firstLine="709"/>
            <w:outlineLvl w:val="1"/>
          </w:pPr>
        </w:pPrChange>
      </w:pPr>
      <w:bookmarkStart w:id="1806" w:name="_Toc465254962"/>
      <w:bookmarkStart w:id="1807" w:name="_Toc60039674"/>
      <w:r w:rsidRPr="00167CE0">
        <w:rPr>
          <w:b/>
          <w:bCs/>
          <w:sz w:val="28"/>
          <w:szCs w:val="28"/>
          <w:shd w:val="clear" w:color="auto" w:fill="FFFFFF"/>
          <w:rPrChange w:id="1808" w:author="James Vu" w:date="2024-04-18T22:33:00Z">
            <w:rPr>
              <w:b/>
              <w:bCs/>
              <w:shd w:val="clear" w:color="auto" w:fill="FFFFFF"/>
            </w:rPr>
          </w:rPrChange>
        </w:rPr>
        <w:t>2</w:t>
      </w:r>
      <w:r w:rsidR="00A44A6C" w:rsidRPr="00167CE0">
        <w:rPr>
          <w:b/>
          <w:bCs/>
          <w:sz w:val="28"/>
          <w:szCs w:val="28"/>
          <w:shd w:val="clear" w:color="auto" w:fill="FFFFFF"/>
          <w:rPrChange w:id="1809" w:author="James Vu" w:date="2024-04-18T22:33:00Z">
            <w:rPr>
              <w:b/>
              <w:bCs/>
              <w:shd w:val="clear" w:color="auto" w:fill="FFFFFF"/>
            </w:rPr>
          </w:rPrChange>
        </w:rPr>
        <w:t xml:space="preserve">. </w:t>
      </w:r>
      <w:bookmarkStart w:id="1810" w:name="_Toc465254963"/>
      <w:bookmarkStart w:id="1811" w:name="_Toc341862681"/>
      <w:bookmarkStart w:id="1812" w:name="_Toc342469512"/>
      <w:bookmarkStart w:id="1813" w:name="_Toc349056895"/>
      <w:bookmarkStart w:id="1814" w:name="_Toc349122658"/>
      <w:bookmarkEnd w:id="1806"/>
      <w:bookmarkEnd w:id="1807"/>
      <w:r w:rsidRPr="00167CE0">
        <w:rPr>
          <w:b/>
          <w:bCs/>
          <w:sz w:val="28"/>
          <w:szCs w:val="28"/>
          <w:shd w:val="clear" w:color="auto" w:fill="FFFFFF"/>
          <w:rPrChange w:id="1815" w:author="James Vu" w:date="2024-04-18T22:33:00Z">
            <w:rPr>
              <w:b/>
              <w:bCs/>
              <w:shd w:val="clear" w:color="auto" w:fill="FFFFFF"/>
            </w:rPr>
          </w:rPrChange>
        </w:rPr>
        <w:t>Mục tiêu, quy mô</w:t>
      </w:r>
      <w:r w:rsidR="006D576B" w:rsidRPr="00167CE0">
        <w:rPr>
          <w:b/>
          <w:bCs/>
          <w:sz w:val="28"/>
          <w:szCs w:val="28"/>
          <w:shd w:val="clear" w:color="auto" w:fill="FFFFFF"/>
          <w:rPrChange w:id="1816" w:author="James Vu" w:date="2024-04-18T22:33:00Z">
            <w:rPr>
              <w:b/>
              <w:bCs/>
              <w:shd w:val="clear" w:color="auto" w:fill="FFFFFF"/>
            </w:rPr>
          </w:rPrChange>
        </w:rPr>
        <w:t xml:space="preserve"> </w:t>
      </w:r>
      <w:r w:rsidR="00C2114F" w:rsidRPr="00167CE0">
        <w:rPr>
          <w:b/>
          <w:bCs/>
          <w:sz w:val="28"/>
          <w:szCs w:val="28"/>
          <w:shd w:val="clear" w:color="auto" w:fill="FFFFFF"/>
          <w:rPrChange w:id="1817" w:author="James Vu" w:date="2024-04-18T22:33:00Z">
            <w:rPr>
              <w:b/>
              <w:bCs/>
              <w:shd w:val="clear" w:color="auto" w:fill="FFFFFF"/>
            </w:rPr>
          </w:rPrChange>
        </w:rPr>
        <w:t>và phạm vi</w:t>
      </w:r>
      <w:r w:rsidRPr="00167CE0">
        <w:rPr>
          <w:b/>
          <w:bCs/>
          <w:sz w:val="28"/>
          <w:szCs w:val="28"/>
          <w:shd w:val="clear" w:color="auto" w:fill="FFFFFF"/>
          <w:rPrChange w:id="1818" w:author="James Vu" w:date="2024-04-18T22:33:00Z">
            <w:rPr>
              <w:b/>
              <w:bCs/>
              <w:shd w:val="clear" w:color="auto" w:fill="FFFFFF"/>
            </w:rPr>
          </w:rPrChange>
        </w:rPr>
        <w:t xml:space="preserve"> đầu tư</w:t>
      </w:r>
    </w:p>
    <w:p w14:paraId="021D8428" w14:textId="01C43387" w:rsidR="00CA0B06" w:rsidRPr="00167CE0" w:rsidRDefault="00A43C6A">
      <w:pPr>
        <w:widowControl w:val="0"/>
        <w:spacing w:before="120" w:after="120"/>
        <w:ind w:firstLine="709"/>
        <w:jc w:val="both"/>
        <w:outlineLvl w:val="2"/>
        <w:rPr>
          <w:b/>
          <w:bCs/>
          <w:i/>
          <w:iCs/>
          <w:sz w:val="28"/>
          <w:szCs w:val="28"/>
          <w:rPrChange w:id="1819" w:author="James Vu" w:date="2024-04-18T22:33:00Z">
            <w:rPr>
              <w:b/>
              <w:bCs/>
              <w:i/>
              <w:iCs/>
            </w:rPr>
          </w:rPrChange>
        </w:rPr>
        <w:pPrChange w:id="1820" w:author="James Vu" w:date="2024-04-18T23:54:00Z">
          <w:pPr>
            <w:widowControl w:val="0"/>
            <w:spacing w:before="120" w:after="120"/>
            <w:outlineLvl w:val="2"/>
          </w:pPr>
        </w:pPrChange>
      </w:pPr>
      <w:bookmarkStart w:id="1821" w:name="_Toc60039678"/>
      <w:bookmarkEnd w:id="1810"/>
      <w:bookmarkEnd w:id="1811"/>
      <w:bookmarkEnd w:id="1812"/>
      <w:bookmarkEnd w:id="1813"/>
      <w:bookmarkEnd w:id="1814"/>
      <w:r w:rsidRPr="00167CE0">
        <w:rPr>
          <w:b/>
          <w:bCs/>
          <w:i/>
          <w:iCs/>
          <w:sz w:val="28"/>
          <w:szCs w:val="28"/>
          <w:rPrChange w:id="1822" w:author="James Vu" w:date="2024-04-18T22:33:00Z">
            <w:rPr>
              <w:b/>
              <w:bCs/>
              <w:i/>
              <w:iCs/>
            </w:rPr>
          </w:rPrChange>
        </w:rPr>
        <w:t xml:space="preserve">2.1 Mục tiêu </w:t>
      </w:r>
      <w:r w:rsidR="00CA0B06" w:rsidRPr="00167CE0">
        <w:rPr>
          <w:b/>
          <w:bCs/>
          <w:i/>
          <w:iCs/>
          <w:sz w:val="28"/>
          <w:szCs w:val="28"/>
          <w:rPrChange w:id="1823" w:author="James Vu" w:date="2024-04-18T22:33:00Z">
            <w:rPr>
              <w:b/>
              <w:bCs/>
              <w:i/>
              <w:iCs/>
            </w:rPr>
          </w:rPrChange>
        </w:rPr>
        <w:t>đầu tư</w:t>
      </w:r>
    </w:p>
    <w:p w14:paraId="4D5CE482" w14:textId="386E0E49" w:rsidR="00CA0B06" w:rsidRPr="00167CE0" w:rsidRDefault="00CA0B06">
      <w:pPr>
        <w:widowControl w:val="0"/>
        <w:spacing w:before="120" w:after="120"/>
        <w:ind w:firstLine="709"/>
        <w:jc w:val="both"/>
        <w:rPr>
          <w:b/>
          <w:bCs/>
          <w:i/>
          <w:iCs/>
          <w:sz w:val="28"/>
          <w:szCs w:val="28"/>
          <w:rPrChange w:id="1824" w:author="James Vu" w:date="2024-04-18T22:33:00Z">
            <w:rPr>
              <w:b/>
              <w:bCs/>
              <w:i/>
              <w:iCs/>
            </w:rPr>
          </w:rPrChange>
        </w:rPr>
        <w:pPrChange w:id="1825" w:author="James Vu" w:date="2024-04-18T23:54:00Z">
          <w:pPr>
            <w:widowControl w:val="0"/>
            <w:spacing w:before="120" w:after="120"/>
          </w:pPr>
        </w:pPrChange>
      </w:pPr>
      <w:r w:rsidRPr="00167CE0">
        <w:rPr>
          <w:b/>
          <w:bCs/>
          <w:i/>
          <w:iCs/>
          <w:sz w:val="28"/>
          <w:szCs w:val="28"/>
          <w:rPrChange w:id="1826" w:author="James Vu" w:date="2024-04-18T22:33:00Z">
            <w:rPr>
              <w:b/>
              <w:bCs/>
              <w:i/>
              <w:iCs/>
            </w:rPr>
          </w:rPrChange>
        </w:rPr>
        <w:t>a. Mục tiêu chung</w:t>
      </w:r>
    </w:p>
    <w:p w14:paraId="0635DF49" w14:textId="7642A294" w:rsidR="00A43C6A" w:rsidRPr="00167CE0" w:rsidRDefault="00CA0B06">
      <w:pPr>
        <w:widowControl w:val="0"/>
        <w:spacing w:before="120" w:after="120"/>
        <w:ind w:firstLine="720"/>
        <w:jc w:val="both"/>
        <w:rPr>
          <w:sz w:val="28"/>
          <w:szCs w:val="28"/>
          <w:rPrChange w:id="1827" w:author="James Vu" w:date="2024-04-18T22:33:00Z">
            <w:rPr/>
          </w:rPrChange>
        </w:rPr>
        <w:pPrChange w:id="1828" w:author="James Vu" w:date="2024-04-18T23:19:00Z">
          <w:pPr>
            <w:widowControl w:val="0"/>
            <w:spacing w:before="120" w:after="120"/>
          </w:pPr>
        </w:pPrChange>
      </w:pPr>
      <w:r w:rsidRPr="00167CE0">
        <w:rPr>
          <w:sz w:val="28"/>
          <w:szCs w:val="28"/>
          <w:lang w:bidi="en-US"/>
          <w:rPrChange w:id="1829" w:author="James Vu" w:date="2024-04-18T22:33:00Z">
            <w:rPr>
              <w:lang w:bidi="en-US"/>
            </w:rPr>
          </w:rPrChange>
        </w:rPr>
        <w:t>X</w:t>
      </w:r>
      <w:r w:rsidR="00A43C6A" w:rsidRPr="00167CE0">
        <w:rPr>
          <w:spacing w:val="-1"/>
          <w:sz w:val="28"/>
          <w:szCs w:val="28"/>
          <w:rPrChange w:id="1830" w:author="James Vu" w:date="2024-04-18T22:33:00Z">
            <w:rPr>
              <w:spacing w:val="-1"/>
            </w:rPr>
          </w:rPrChange>
        </w:rPr>
        <w:t xml:space="preserve">ây dựng được hệ thống thông tin và </w:t>
      </w:r>
      <w:r w:rsidR="0032497D" w:rsidRPr="00167CE0">
        <w:rPr>
          <w:spacing w:val="-1"/>
          <w:sz w:val="28"/>
          <w:szCs w:val="28"/>
          <w:rPrChange w:id="1831" w:author="James Vu" w:date="2024-04-18T22:33:00Z">
            <w:rPr>
              <w:spacing w:val="-1"/>
            </w:rPr>
          </w:rPrChange>
        </w:rPr>
        <w:t>cơ sở dữ liệu</w:t>
      </w:r>
      <w:r w:rsidR="00A43C6A" w:rsidRPr="00167CE0">
        <w:rPr>
          <w:spacing w:val="-1"/>
          <w:sz w:val="28"/>
          <w:szCs w:val="28"/>
          <w:rPrChange w:id="1832" w:author="James Vu" w:date="2024-04-18T22:33:00Z">
            <w:rPr>
              <w:spacing w:val="-1"/>
            </w:rPr>
          </w:rPrChange>
        </w:rPr>
        <w:t xml:space="preserve"> tổng hợp ngành </w:t>
      </w:r>
      <w:r w:rsidR="0032497D" w:rsidRPr="00167CE0">
        <w:rPr>
          <w:spacing w:val="-1"/>
          <w:sz w:val="28"/>
          <w:szCs w:val="28"/>
          <w:rPrChange w:id="1833" w:author="James Vu" w:date="2024-04-18T22:33:00Z">
            <w:rPr>
              <w:spacing w:val="-1"/>
            </w:rPr>
          </w:rPrChange>
        </w:rPr>
        <w:t>nông nghiệp</w:t>
      </w:r>
      <w:r w:rsidR="00955A7E" w:rsidRPr="00167CE0">
        <w:rPr>
          <w:spacing w:val="-1"/>
          <w:sz w:val="28"/>
          <w:szCs w:val="28"/>
          <w:rPrChange w:id="1834" w:author="James Vu" w:date="2024-04-18T22:33:00Z">
            <w:rPr>
              <w:spacing w:val="-1"/>
            </w:rPr>
          </w:rPrChange>
        </w:rPr>
        <w:t xml:space="preserve"> theo hướng hiện đại</w:t>
      </w:r>
      <w:r w:rsidR="0032497D" w:rsidRPr="00167CE0">
        <w:rPr>
          <w:spacing w:val="-1"/>
          <w:sz w:val="28"/>
          <w:szCs w:val="28"/>
          <w:rPrChange w:id="1835" w:author="James Vu" w:date="2024-04-18T22:33:00Z">
            <w:rPr>
              <w:spacing w:val="-1"/>
            </w:rPr>
          </w:rPrChange>
        </w:rPr>
        <w:t xml:space="preserve">, </w:t>
      </w:r>
      <w:r w:rsidR="00A43C6A" w:rsidRPr="00167CE0">
        <w:rPr>
          <w:spacing w:val="-1"/>
          <w:sz w:val="28"/>
          <w:szCs w:val="28"/>
          <w:rPrChange w:id="1836" w:author="James Vu" w:date="2024-04-18T22:33:00Z">
            <w:rPr>
              <w:spacing w:val="-1"/>
            </w:rPr>
          </w:rPrChange>
        </w:rPr>
        <w:t xml:space="preserve">đảm bảo </w:t>
      </w:r>
      <w:r w:rsidR="000B21DE" w:rsidRPr="00167CE0">
        <w:rPr>
          <w:spacing w:val="-1"/>
          <w:sz w:val="28"/>
          <w:szCs w:val="28"/>
          <w:rPrChange w:id="1837" w:author="James Vu" w:date="2024-04-18T22:33:00Z">
            <w:rPr>
              <w:spacing w:val="-1"/>
            </w:rPr>
          </w:rPrChange>
        </w:rPr>
        <w:t xml:space="preserve">an toàn thông tin; </w:t>
      </w:r>
      <w:r w:rsidR="00A43C6A" w:rsidRPr="00167CE0">
        <w:rPr>
          <w:spacing w:val="-1"/>
          <w:sz w:val="28"/>
          <w:szCs w:val="28"/>
          <w:rPrChange w:id="1838" w:author="James Vu" w:date="2024-04-18T22:33:00Z">
            <w:rPr>
              <w:spacing w:val="-1"/>
            </w:rPr>
          </w:rPrChange>
        </w:rPr>
        <w:t xml:space="preserve">liên thông, đồng bộ với hệ thống thông tin </w:t>
      </w:r>
      <w:r w:rsidR="000B21DE" w:rsidRPr="00167CE0">
        <w:rPr>
          <w:spacing w:val="-1"/>
          <w:sz w:val="28"/>
          <w:szCs w:val="28"/>
          <w:rPrChange w:id="1839" w:author="James Vu" w:date="2024-04-18T22:33:00Z">
            <w:rPr>
              <w:spacing w:val="-1"/>
            </w:rPr>
          </w:rPrChange>
        </w:rPr>
        <w:t xml:space="preserve">khác </w:t>
      </w:r>
      <w:r w:rsidR="00A43C6A" w:rsidRPr="00167CE0">
        <w:rPr>
          <w:spacing w:val="-1"/>
          <w:sz w:val="28"/>
          <w:szCs w:val="28"/>
          <w:rPrChange w:id="1840" w:author="James Vu" w:date="2024-04-18T22:33:00Z">
            <w:rPr>
              <w:spacing w:val="-1"/>
            </w:rPr>
          </w:rPrChange>
        </w:rPr>
        <w:t xml:space="preserve">của </w:t>
      </w:r>
      <w:r w:rsidR="000B21DE" w:rsidRPr="00167CE0">
        <w:rPr>
          <w:spacing w:val="-1"/>
          <w:sz w:val="28"/>
          <w:szCs w:val="28"/>
          <w:rPrChange w:id="1841" w:author="James Vu" w:date="2024-04-18T22:33:00Z">
            <w:rPr>
              <w:spacing w:val="-1"/>
            </w:rPr>
          </w:rPrChange>
        </w:rPr>
        <w:t>tỉnh, các cơ quan trung ương</w:t>
      </w:r>
      <w:r w:rsidR="00CD088B" w:rsidRPr="00167CE0">
        <w:rPr>
          <w:spacing w:val="-1"/>
          <w:sz w:val="28"/>
          <w:szCs w:val="28"/>
          <w:rPrChange w:id="1842" w:author="James Vu" w:date="2024-04-18T22:33:00Z">
            <w:rPr>
              <w:spacing w:val="-1"/>
            </w:rPr>
          </w:rPrChange>
        </w:rPr>
        <w:t>;</w:t>
      </w:r>
      <w:r w:rsidR="000B21DE" w:rsidRPr="00167CE0">
        <w:rPr>
          <w:spacing w:val="-1"/>
          <w:sz w:val="28"/>
          <w:szCs w:val="28"/>
          <w:rPrChange w:id="1843" w:author="James Vu" w:date="2024-04-18T22:33:00Z">
            <w:rPr>
              <w:spacing w:val="-1"/>
            </w:rPr>
          </w:rPrChange>
        </w:rPr>
        <w:t xml:space="preserve"> </w:t>
      </w:r>
      <w:r w:rsidR="00955A7E" w:rsidRPr="00167CE0">
        <w:rPr>
          <w:sz w:val="28"/>
          <w:szCs w:val="28"/>
          <w:rPrChange w:id="1844" w:author="James Vu" w:date="2024-04-18T22:33:00Z">
            <w:rPr/>
          </w:rPrChange>
        </w:rPr>
        <w:t>hỗ trợ đắc lực cho</w:t>
      </w:r>
      <w:r w:rsidR="00A43C6A" w:rsidRPr="00167CE0">
        <w:rPr>
          <w:sz w:val="28"/>
          <w:szCs w:val="28"/>
          <w:rPrChange w:id="1845" w:author="James Vu" w:date="2024-04-18T22:33:00Z">
            <w:rPr/>
          </w:rPrChange>
        </w:rPr>
        <w:t xml:space="preserve"> công tác, chỉ đạo, điều hành, hỗ trợ sản xuất</w:t>
      </w:r>
      <w:r w:rsidR="00A43C6A" w:rsidRPr="00167CE0">
        <w:rPr>
          <w:spacing w:val="-1"/>
          <w:sz w:val="28"/>
          <w:szCs w:val="28"/>
          <w:rPrChange w:id="1846" w:author="James Vu" w:date="2024-04-18T22:33:00Z">
            <w:rPr>
              <w:spacing w:val="-1"/>
            </w:rPr>
          </w:rPrChange>
        </w:rPr>
        <w:t xml:space="preserve">, tạo nền tảng </w:t>
      </w:r>
      <w:r w:rsidR="00A43C6A" w:rsidRPr="00167CE0">
        <w:rPr>
          <w:sz w:val="28"/>
          <w:szCs w:val="28"/>
          <w:rPrChange w:id="1847" w:author="James Vu" w:date="2024-04-18T22:33:00Z">
            <w:rPr/>
          </w:rPrChange>
        </w:rPr>
        <w:t>góp phần thực hiện thành công mục tiêu chuyển đổi số ngành nông nghiệp của cả nước nói chung và tỉnh Khánh Hòa nói riêng.</w:t>
      </w:r>
    </w:p>
    <w:p w14:paraId="3620494A" w14:textId="1475ECA5" w:rsidR="00CA0B06" w:rsidRPr="00167CE0" w:rsidRDefault="00CA0B06">
      <w:pPr>
        <w:widowControl w:val="0"/>
        <w:spacing w:before="120" w:after="120"/>
        <w:ind w:firstLine="720"/>
        <w:jc w:val="both"/>
        <w:rPr>
          <w:b/>
          <w:bCs/>
          <w:i/>
          <w:iCs/>
          <w:sz w:val="28"/>
          <w:szCs w:val="28"/>
          <w:rPrChange w:id="1848" w:author="James Vu" w:date="2024-04-18T22:33:00Z">
            <w:rPr>
              <w:b/>
              <w:bCs/>
              <w:i/>
              <w:iCs/>
            </w:rPr>
          </w:rPrChange>
        </w:rPr>
        <w:pPrChange w:id="1849" w:author="James Vu" w:date="2024-04-18T23:54:00Z">
          <w:pPr>
            <w:widowControl w:val="0"/>
            <w:spacing w:before="120" w:after="120"/>
          </w:pPr>
        </w:pPrChange>
      </w:pPr>
      <w:r w:rsidRPr="00167CE0">
        <w:rPr>
          <w:b/>
          <w:bCs/>
          <w:i/>
          <w:iCs/>
          <w:sz w:val="28"/>
          <w:szCs w:val="28"/>
          <w:rPrChange w:id="1850" w:author="James Vu" w:date="2024-04-18T22:33:00Z">
            <w:rPr>
              <w:b/>
              <w:bCs/>
              <w:i/>
              <w:iCs/>
            </w:rPr>
          </w:rPrChange>
        </w:rPr>
        <w:t>b.</w:t>
      </w:r>
      <w:r w:rsidR="00A43C6A" w:rsidRPr="00167CE0">
        <w:rPr>
          <w:b/>
          <w:bCs/>
          <w:i/>
          <w:iCs/>
          <w:sz w:val="28"/>
          <w:szCs w:val="28"/>
          <w:rPrChange w:id="1851" w:author="James Vu" w:date="2024-04-18T22:33:00Z">
            <w:rPr>
              <w:b/>
              <w:bCs/>
              <w:i/>
              <w:iCs/>
            </w:rPr>
          </w:rPrChange>
        </w:rPr>
        <w:t xml:space="preserve"> Mục tiêu cụ thể</w:t>
      </w:r>
    </w:p>
    <w:p w14:paraId="6F2C2BCC" w14:textId="41519AC0" w:rsidR="000B21DE" w:rsidRPr="00167CE0" w:rsidRDefault="00A43C6A">
      <w:pPr>
        <w:widowControl w:val="0"/>
        <w:spacing w:before="120" w:after="120"/>
        <w:ind w:firstLine="720"/>
        <w:jc w:val="both"/>
        <w:rPr>
          <w:rStyle w:val="fontstyle01"/>
          <w:color w:val="auto"/>
        </w:rPr>
        <w:pPrChange w:id="1852" w:author="James Vu" w:date="2024-04-18T23:19:00Z">
          <w:pPr>
            <w:widowControl w:val="0"/>
            <w:spacing w:before="120" w:after="120"/>
          </w:pPr>
        </w:pPrChange>
      </w:pPr>
      <w:del w:id="1853" w:author="James Vu" w:date="2024-04-18T23:18:00Z">
        <w:r w:rsidRPr="00167CE0" w:rsidDel="005F4E1F">
          <w:rPr>
            <w:spacing w:val="-4"/>
            <w:sz w:val="28"/>
            <w:szCs w:val="28"/>
            <w:rPrChange w:id="1854" w:author="James Vu" w:date="2024-04-18T22:33:00Z">
              <w:rPr>
                <w:spacing w:val="-4"/>
              </w:rPr>
            </w:rPrChange>
          </w:rPr>
          <w:lastRenderedPageBreak/>
          <w:delText xml:space="preserve">- </w:delText>
        </w:r>
        <w:r w:rsidR="0016255F" w:rsidRPr="00167CE0" w:rsidDel="005F4E1F">
          <w:rPr>
            <w:spacing w:val="-4"/>
            <w:sz w:val="28"/>
            <w:szCs w:val="28"/>
            <w:rPrChange w:id="1855" w:author="James Vu" w:date="2024-04-18T22:33:00Z">
              <w:rPr>
                <w:spacing w:val="-4"/>
              </w:rPr>
            </w:rPrChange>
          </w:rPr>
          <w:delText>Có</w:delText>
        </w:r>
      </w:del>
      <w:ins w:id="1856" w:author="James Vu" w:date="2024-04-18T23:18:00Z">
        <w:r w:rsidR="005F4E1F">
          <w:rPr>
            <w:spacing w:val="-4"/>
            <w:sz w:val="28"/>
            <w:szCs w:val="28"/>
          </w:rPr>
          <w:t>Hình</w:t>
        </w:r>
        <w:r w:rsidR="005F4E1F">
          <w:rPr>
            <w:spacing w:val="-4"/>
            <w:sz w:val="28"/>
            <w:szCs w:val="28"/>
            <w:lang w:val="vi-VN"/>
          </w:rPr>
          <w:t xml:space="preserve"> thành</w:t>
        </w:r>
      </w:ins>
      <w:r w:rsidR="0016255F" w:rsidRPr="00167CE0">
        <w:rPr>
          <w:spacing w:val="-4"/>
          <w:sz w:val="28"/>
          <w:szCs w:val="28"/>
          <w:rPrChange w:id="1857" w:author="James Vu" w:date="2024-04-18T22:33:00Z">
            <w:rPr>
              <w:spacing w:val="-4"/>
            </w:rPr>
          </w:rPrChange>
        </w:rPr>
        <w:t xml:space="preserve"> nền tảng</w:t>
      </w:r>
      <w:r w:rsidRPr="00167CE0">
        <w:rPr>
          <w:rStyle w:val="fontstyle01"/>
          <w:color w:val="auto"/>
        </w:rPr>
        <w:t xml:space="preserve"> hạ tầng kỹ thuật</w:t>
      </w:r>
      <w:r w:rsidR="000B21DE" w:rsidRPr="00167CE0">
        <w:rPr>
          <w:rStyle w:val="fontstyle01"/>
          <w:color w:val="auto"/>
        </w:rPr>
        <w:t>,</w:t>
      </w:r>
      <w:r w:rsidRPr="00167CE0">
        <w:rPr>
          <w:rStyle w:val="fontstyle01"/>
          <w:color w:val="auto"/>
        </w:rPr>
        <w:t xml:space="preserve"> công nghệ thông tin đảm bảo vận hành hệ thống thông tin</w:t>
      </w:r>
      <w:r w:rsidR="000B21DE" w:rsidRPr="00167CE0">
        <w:rPr>
          <w:rStyle w:val="fontstyle01"/>
          <w:color w:val="auto"/>
        </w:rPr>
        <w:t xml:space="preserve"> quản lý ngành nông nghiệp</w:t>
      </w:r>
      <w:r w:rsidR="00D77377" w:rsidRPr="00167CE0">
        <w:rPr>
          <w:rStyle w:val="fontstyle01"/>
          <w:color w:val="auto"/>
        </w:rPr>
        <w:t xml:space="preserve"> </w:t>
      </w:r>
      <w:r w:rsidR="000B21DE" w:rsidRPr="00167CE0">
        <w:rPr>
          <w:rStyle w:val="fontstyle01"/>
          <w:color w:val="auto"/>
        </w:rPr>
        <w:t>(giai đoạn I) được ổn định và hiệu quả.</w:t>
      </w:r>
    </w:p>
    <w:p w14:paraId="4ABA343A" w14:textId="0A87A63A" w:rsidR="00D77377" w:rsidRPr="00167CE0" w:rsidRDefault="00A43C6A">
      <w:pPr>
        <w:widowControl w:val="0"/>
        <w:spacing w:before="120" w:after="120"/>
        <w:ind w:firstLine="720"/>
        <w:jc w:val="both"/>
        <w:rPr>
          <w:spacing w:val="-4"/>
          <w:sz w:val="28"/>
          <w:szCs w:val="28"/>
          <w:rPrChange w:id="1858" w:author="James Vu" w:date="2024-04-18T22:33:00Z">
            <w:rPr>
              <w:spacing w:val="-4"/>
            </w:rPr>
          </w:rPrChange>
        </w:rPr>
        <w:pPrChange w:id="1859" w:author="James Vu" w:date="2024-04-18T23:19:00Z">
          <w:pPr>
            <w:widowControl w:val="0"/>
            <w:spacing w:before="120" w:after="120"/>
          </w:pPr>
        </w:pPrChange>
      </w:pPr>
      <w:del w:id="1860" w:author="James Vu" w:date="2024-04-18T23:18:00Z">
        <w:r w:rsidRPr="00167CE0" w:rsidDel="005F4E1F">
          <w:rPr>
            <w:spacing w:val="-4"/>
            <w:sz w:val="28"/>
            <w:szCs w:val="28"/>
            <w:rPrChange w:id="1861" w:author="James Vu" w:date="2024-04-18T22:33:00Z">
              <w:rPr>
                <w:spacing w:val="-4"/>
              </w:rPr>
            </w:rPrChange>
          </w:rPr>
          <w:delText xml:space="preserve">- </w:delText>
        </w:r>
      </w:del>
      <w:r w:rsidR="0016255F" w:rsidRPr="00167CE0">
        <w:rPr>
          <w:rStyle w:val="fontstyle01"/>
          <w:color w:val="auto"/>
        </w:rPr>
        <w:t>Hình thành</w:t>
      </w:r>
      <w:r w:rsidRPr="00167CE0">
        <w:rPr>
          <w:rStyle w:val="fontstyle01"/>
          <w:color w:val="auto"/>
        </w:rPr>
        <w:t xml:space="preserve"> CSDL của ngành nông nghiệp </w:t>
      </w:r>
      <w:r w:rsidR="0016255F" w:rsidRPr="00167CE0">
        <w:rPr>
          <w:rStyle w:val="fontstyle01"/>
          <w:color w:val="auto"/>
        </w:rPr>
        <w:t xml:space="preserve">đảm bảo </w:t>
      </w:r>
      <w:r w:rsidRPr="00167CE0">
        <w:rPr>
          <w:rStyle w:val="fontstyle01"/>
          <w:color w:val="auto"/>
        </w:rPr>
        <w:t xml:space="preserve">đồng bộ với CSDL của </w:t>
      </w:r>
      <w:r w:rsidR="008032CF" w:rsidRPr="00167CE0">
        <w:rPr>
          <w:rStyle w:val="fontstyle01"/>
          <w:color w:val="auto"/>
        </w:rPr>
        <w:t>tỉnh, CSDL khác</w:t>
      </w:r>
      <w:r w:rsidRPr="00167CE0">
        <w:rPr>
          <w:rStyle w:val="fontstyle01"/>
          <w:color w:val="auto"/>
        </w:rPr>
        <w:t xml:space="preserve">. </w:t>
      </w:r>
      <w:r w:rsidR="0016255F" w:rsidRPr="00167CE0">
        <w:rPr>
          <w:rStyle w:val="fontstyle01"/>
          <w:color w:val="auto"/>
        </w:rPr>
        <w:t>D</w:t>
      </w:r>
      <w:r w:rsidRPr="00167CE0">
        <w:rPr>
          <w:rStyle w:val="fontstyle01"/>
          <w:color w:val="auto"/>
        </w:rPr>
        <w:t>ữ liệu được cập nhật trực tuyến, đồng bộ giữa các cấp, liên thông với</w:t>
      </w:r>
      <w:r w:rsidR="008032CF" w:rsidRPr="00167CE0">
        <w:rPr>
          <w:rStyle w:val="fontstyle01"/>
          <w:color w:val="auto"/>
        </w:rPr>
        <w:t xml:space="preserve"> các hệ thống thông tin khác</w:t>
      </w:r>
      <w:r w:rsidRPr="00167CE0">
        <w:rPr>
          <w:spacing w:val="-4"/>
          <w:sz w:val="28"/>
          <w:szCs w:val="28"/>
          <w:rPrChange w:id="1862" w:author="James Vu" w:date="2024-04-18T22:33:00Z">
            <w:rPr>
              <w:spacing w:val="-4"/>
            </w:rPr>
          </w:rPrChange>
        </w:rPr>
        <w:t>, tạo nền tảng phát triển chính quyền số, kinh tế số, nông thôn nông dân số.</w:t>
      </w:r>
    </w:p>
    <w:p w14:paraId="10576662" w14:textId="13A6788D" w:rsidR="00A43C6A" w:rsidRPr="00167CE0" w:rsidRDefault="00A43C6A">
      <w:pPr>
        <w:widowControl w:val="0"/>
        <w:spacing w:before="120" w:after="120"/>
        <w:ind w:firstLine="720"/>
        <w:jc w:val="both"/>
        <w:rPr>
          <w:rStyle w:val="fontstyle01"/>
          <w:color w:val="auto"/>
          <w:spacing w:val="-4"/>
        </w:rPr>
        <w:pPrChange w:id="1863" w:author="James Vu" w:date="2024-04-18T23:19:00Z">
          <w:pPr>
            <w:widowControl w:val="0"/>
            <w:spacing w:before="120" w:after="120"/>
          </w:pPr>
        </w:pPrChange>
      </w:pPr>
      <w:del w:id="1864" w:author="James Vu" w:date="2024-04-18T23:18:00Z">
        <w:r w:rsidRPr="00167CE0" w:rsidDel="005F4E1F">
          <w:rPr>
            <w:rStyle w:val="fontstyle01"/>
            <w:color w:val="auto"/>
          </w:rPr>
          <w:delText xml:space="preserve">- </w:delText>
        </w:r>
        <w:r w:rsidR="0016255F" w:rsidRPr="00167CE0" w:rsidDel="005F4E1F">
          <w:rPr>
            <w:rStyle w:val="fontstyle01"/>
            <w:color w:val="auto"/>
          </w:rPr>
          <w:delText>Có một</w:delText>
        </w:r>
        <w:r w:rsidRPr="00167CE0" w:rsidDel="005F4E1F">
          <w:rPr>
            <w:rStyle w:val="fontstyle01"/>
            <w:color w:val="auto"/>
          </w:rPr>
          <w:delText xml:space="preserve"> </w:delText>
        </w:r>
      </w:del>
      <w:ins w:id="1865" w:author="James Vu" w:date="2024-04-18T23:18:00Z">
        <w:r w:rsidR="005F4E1F">
          <w:rPr>
            <w:rStyle w:val="fontstyle01"/>
            <w:color w:val="auto"/>
            <w:lang w:val="vi-VN"/>
          </w:rPr>
          <w:t>H</w:t>
        </w:r>
      </w:ins>
      <w:del w:id="1866" w:author="James Vu" w:date="2024-04-18T23:18:00Z">
        <w:r w:rsidRPr="00167CE0" w:rsidDel="005F4E1F">
          <w:rPr>
            <w:rStyle w:val="fontstyle01"/>
            <w:color w:val="auto"/>
          </w:rPr>
          <w:delText>h</w:delText>
        </w:r>
      </w:del>
      <w:r w:rsidRPr="00167CE0">
        <w:rPr>
          <w:rStyle w:val="fontstyle01"/>
          <w:color w:val="auto"/>
        </w:rPr>
        <w:t>ệ thống thông tin</w:t>
      </w:r>
      <w:r w:rsidR="0016255F" w:rsidRPr="00167CE0">
        <w:rPr>
          <w:rStyle w:val="fontstyle01"/>
          <w:color w:val="auto"/>
        </w:rPr>
        <w:t xml:space="preserve">, ứng dụng hiện đại </w:t>
      </w:r>
      <w:r w:rsidRPr="00167CE0">
        <w:rPr>
          <w:rStyle w:val="fontstyle01"/>
          <w:color w:val="auto"/>
        </w:rPr>
        <w:t>phục vụ công tác</w:t>
      </w:r>
      <w:r w:rsidR="0016255F" w:rsidRPr="00167CE0">
        <w:rPr>
          <w:rStyle w:val="fontstyle01"/>
          <w:color w:val="auto"/>
        </w:rPr>
        <w:t xml:space="preserve"> chuyên môn, nghiệp vụ và</w:t>
      </w:r>
      <w:r w:rsidRPr="00167CE0">
        <w:rPr>
          <w:rStyle w:val="fontstyle01"/>
          <w:color w:val="auto"/>
        </w:rPr>
        <w:t xml:space="preserve"> quản lý</w:t>
      </w:r>
      <w:r w:rsidR="0016255F" w:rsidRPr="00167CE0">
        <w:rPr>
          <w:rStyle w:val="fontstyle01"/>
          <w:color w:val="auto"/>
        </w:rPr>
        <w:t xml:space="preserve"> </w:t>
      </w:r>
      <w:r w:rsidRPr="00167CE0">
        <w:rPr>
          <w:rStyle w:val="fontstyle01"/>
          <w:color w:val="auto"/>
        </w:rPr>
        <w:t>điều hành.</w:t>
      </w:r>
    </w:p>
    <w:p w14:paraId="03FF6697" w14:textId="39DC882D" w:rsidR="00A43C6A" w:rsidRPr="00167CE0" w:rsidRDefault="00A43C6A">
      <w:pPr>
        <w:widowControl w:val="0"/>
        <w:spacing w:before="120" w:after="120"/>
        <w:ind w:firstLine="720"/>
        <w:jc w:val="both"/>
        <w:rPr>
          <w:rStyle w:val="fontstyle01"/>
          <w:color w:val="auto"/>
        </w:rPr>
        <w:pPrChange w:id="1867" w:author="James Vu" w:date="2024-04-18T23:19:00Z">
          <w:pPr>
            <w:widowControl w:val="0"/>
            <w:spacing w:before="120" w:after="120"/>
          </w:pPr>
        </w:pPrChange>
      </w:pPr>
      <w:del w:id="1868" w:author="James Vu" w:date="2024-04-18T23:18:00Z">
        <w:r w:rsidRPr="00167CE0" w:rsidDel="005F4E1F">
          <w:rPr>
            <w:rStyle w:val="fontstyle01"/>
            <w:color w:val="auto"/>
          </w:rPr>
          <w:delText xml:space="preserve">- </w:delText>
        </w:r>
      </w:del>
      <w:r w:rsidRPr="00167CE0">
        <w:rPr>
          <w:rStyle w:val="fontstyle01"/>
          <w:color w:val="auto"/>
        </w:rPr>
        <w:t xml:space="preserve">Xây dựng được các quy trình hướng dẫn về công bố, cập nhật, quản lý khai thác CSDL và vận hành hệ thống thông tin </w:t>
      </w:r>
      <w:r w:rsidR="00370EC2" w:rsidRPr="00167CE0">
        <w:rPr>
          <w:rStyle w:val="fontstyle01"/>
          <w:color w:val="auto"/>
        </w:rPr>
        <w:t xml:space="preserve">đồng bộ và </w:t>
      </w:r>
      <w:r w:rsidRPr="00167CE0">
        <w:rPr>
          <w:rStyle w:val="fontstyle01"/>
          <w:color w:val="auto"/>
        </w:rPr>
        <w:t>phù hợp với các quy định chung</w:t>
      </w:r>
      <w:r w:rsidR="00370EC2" w:rsidRPr="00167CE0">
        <w:rPr>
          <w:rStyle w:val="fontstyle01"/>
          <w:color w:val="auto"/>
        </w:rPr>
        <w:t>.</w:t>
      </w:r>
    </w:p>
    <w:p w14:paraId="780F700A" w14:textId="35D926FE" w:rsidR="00A43C6A" w:rsidRPr="00167CE0" w:rsidRDefault="00A43C6A">
      <w:pPr>
        <w:widowControl w:val="0"/>
        <w:spacing w:before="120" w:after="120"/>
        <w:ind w:firstLine="720"/>
        <w:jc w:val="both"/>
        <w:rPr>
          <w:rStyle w:val="fontstyle01"/>
          <w:color w:val="auto"/>
        </w:rPr>
        <w:pPrChange w:id="1869" w:author="James Vu" w:date="2024-04-18T23:19:00Z">
          <w:pPr>
            <w:widowControl w:val="0"/>
            <w:spacing w:before="120" w:after="120"/>
          </w:pPr>
        </w:pPrChange>
      </w:pPr>
      <w:del w:id="1870" w:author="James Vu" w:date="2024-04-18T23:18:00Z">
        <w:r w:rsidRPr="00167CE0" w:rsidDel="005F4E1F">
          <w:rPr>
            <w:rStyle w:val="fontstyle01"/>
            <w:color w:val="auto"/>
          </w:rPr>
          <w:delText xml:space="preserve">- </w:delText>
        </w:r>
      </w:del>
      <w:r w:rsidRPr="00167CE0">
        <w:rPr>
          <w:rStyle w:val="fontstyle01"/>
          <w:color w:val="auto"/>
        </w:rPr>
        <w:t>Nâng cao nhận thức và năng lực chuyển đổi số của cán bộ, người dân và doanh nghiệp về chuyển đổi số</w:t>
      </w:r>
      <w:r w:rsidR="00370EC2" w:rsidRPr="00167CE0">
        <w:rPr>
          <w:rStyle w:val="fontstyle01"/>
          <w:color w:val="auto"/>
        </w:rPr>
        <w:t xml:space="preserve"> ngành nông nghiệp</w:t>
      </w:r>
      <w:r w:rsidRPr="00167CE0">
        <w:rPr>
          <w:rStyle w:val="fontstyle01"/>
          <w:color w:val="auto"/>
        </w:rPr>
        <w:t xml:space="preserve"> thông qua các hoạt động tập huấn, hướng dẫn chuyển giao, thông tin tuyên truyền của dự án</w:t>
      </w:r>
      <w:r w:rsidR="00370EC2" w:rsidRPr="00167CE0">
        <w:rPr>
          <w:rStyle w:val="fontstyle01"/>
          <w:color w:val="auto"/>
        </w:rPr>
        <w:t>.</w:t>
      </w:r>
    </w:p>
    <w:p w14:paraId="427C1AE6" w14:textId="5C9D14EA" w:rsidR="00400993" w:rsidRPr="00167CE0" w:rsidRDefault="00406F05">
      <w:pPr>
        <w:widowControl w:val="0"/>
        <w:spacing w:before="120" w:after="120"/>
        <w:ind w:firstLine="720"/>
        <w:jc w:val="both"/>
        <w:outlineLvl w:val="2"/>
        <w:rPr>
          <w:b/>
          <w:bCs/>
          <w:i/>
          <w:iCs/>
          <w:sz w:val="28"/>
          <w:szCs w:val="28"/>
          <w:rPrChange w:id="1871" w:author="James Vu" w:date="2024-04-18T22:33:00Z">
            <w:rPr>
              <w:b/>
              <w:bCs/>
              <w:i/>
              <w:iCs/>
            </w:rPr>
          </w:rPrChange>
        </w:rPr>
        <w:pPrChange w:id="1872" w:author="James Vu" w:date="2024-04-18T23:54:00Z">
          <w:pPr>
            <w:widowControl w:val="0"/>
            <w:spacing w:before="120" w:after="120"/>
            <w:outlineLvl w:val="2"/>
          </w:pPr>
        </w:pPrChange>
      </w:pPr>
      <w:bookmarkStart w:id="1873" w:name="_Hlk127979194"/>
      <w:r w:rsidRPr="00167CE0">
        <w:rPr>
          <w:b/>
          <w:bCs/>
          <w:i/>
          <w:iCs/>
          <w:sz w:val="28"/>
          <w:szCs w:val="28"/>
          <w:rPrChange w:id="1874" w:author="James Vu" w:date="2024-04-18T22:33:00Z">
            <w:rPr>
              <w:b/>
              <w:bCs/>
              <w:i/>
              <w:iCs/>
            </w:rPr>
          </w:rPrChange>
        </w:rPr>
        <w:t xml:space="preserve">2.2. </w:t>
      </w:r>
      <w:r w:rsidR="00400993" w:rsidRPr="00167CE0">
        <w:rPr>
          <w:b/>
          <w:bCs/>
          <w:i/>
          <w:iCs/>
          <w:sz w:val="28"/>
          <w:szCs w:val="28"/>
          <w:rPrChange w:id="1875" w:author="James Vu" w:date="2024-04-18T22:33:00Z">
            <w:rPr>
              <w:b/>
              <w:bCs/>
              <w:i/>
              <w:iCs/>
            </w:rPr>
          </w:rPrChange>
        </w:rPr>
        <w:t>Quy mô, phạm vi đầu tư</w:t>
      </w:r>
      <w:bookmarkStart w:id="1876" w:name="_Toc5873752"/>
      <w:bookmarkEnd w:id="1821"/>
    </w:p>
    <w:p w14:paraId="2B7B9059" w14:textId="6AE12EAA" w:rsidR="00064129" w:rsidRPr="00167CE0" w:rsidRDefault="00064129">
      <w:pPr>
        <w:ind w:firstLine="720"/>
        <w:jc w:val="both"/>
        <w:rPr>
          <w:ins w:id="1877" w:author="James Vu" w:date="2024-04-18T16:58:00Z"/>
          <w:sz w:val="28"/>
          <w:szCs w:val="28"/>
          <w:lang w:val="vi-VN"/>
        </w:rPr>
        <w:pPrChange w:id="1878" w:author="James Vu" w:date="2024-04-18T23:19:00Z">
          <w:pPr>
            <w:jc w:val="both"/>
          </w:pPr>
        </w:pPrChange>
      </w:pPr>
      <w:bookmarkStart w:id="1879" w:name="_Hlk127979025"/>
      <w:bookmarkEnd w:id="1876"/>
      <w:ins w:id="1880" w:author="James Vu" w:date="2024-04-18T16:59:00Z">
        <w:r w:rsidRPr="00167CE0">
          <w:rPr>
            <w:sz w:val="28"/>
            <w:szCs w:val="28"/>
            <w:rPrChange w:id="1881" w:author="James Vu" w:date="2024-04-18T22:33:00Z">
              <w:rPr/>
            </w:rPrChange>
          </w:rPr>
          <w:t xml:space="preserve">Dự án Xây dựng Hệ thống thông tin quản lý ngành nông nghiệp tỉnh Khánh Hòa (Giai đoạn I) </w:t>
        </w:r>
      </w:ins>
      <w:ins w:id="1882" w:author="James Vu" w:date="2024-04-18T16:58:00Z">
        <w:r w:rsidRPr="00167CE0">
          <w:rPr>
            <w:sz w:val="28"/>
            <w:szCs w:val="28"/>
            <w:lang w:val="vi-VN"/>
          </w:rPr>
          <w:t>nhằm mục đích thiết lập và triển khai một hệ thống thông tin quản lý toàn diện cho ngành nông nghiệp của tỉnh Khánh Hòa. Hệ thống này sẽ tích hợp, số hóa và cập nhật dữ liệu từ các lĩnh vực trọng điểm bao gồm trồng trọt, bảo vệ thực vật, quản lý chất lượng nông sản, thủy sản, phát triển nông thôn, xây dựng nông thôn mới, chăn nuôi, thú ý, và thủy lợi, cũng như phòng chống thiên tai. Dự án sẽ đặt nền móng cho sự chuyển đổi số trong quản lý nông nghiệp, cải thiện khả năng giám sát, phân tích và ra quyết định dựa trên dữ liệu, từ đó thúc đẩy phát triển kinh tế - xã hội bền vững ở địa phương.</w:t>
        </w:r>
      </w:ins>
    </w:p>
    <w:p w14:paraId="3E5D7E73" w14:textId="7E17F9C1" w:rsidR="00064129" w:rsidRPr="00873A0C" w:rsidRDefault="00064129">
      <w:pPr>
        <w:pStyle w:val="ListParagraph"/>
        <w:numPr>
          <w:ilvl w:val="0"/>
          <w:numId w:val="54"/>
        </w:numPr>
        <w:jc w:val="both"/>
        <w:rPr>
          <w:ins w:id="1883" w:author="James Vu" w:date="2024-04-18T16:58:00Z"/>
          <w:b/>
          <w:bCs/>
          <w:i/>
          <w:iCs/>
          <w:sz w:val="28"/>
          <w:szCs w:val="28"/>
          <w:lang w:val="vi-VN"/>
          <w:rPrChange w:id="1884" w:author="James Vu" w:date="2024-04-18T23:54:00Z">
            <w:rPr>
              <w:ins w:id="1885" w:author="James Vu" w:date="2024-04-18T16:58:00Z"/>
              <w:lang w:val="vi-VN"/>
            </w:rPr>
          </w:rPrChange>
        </w:rPr>
        <w:pPrChange w:id="1886" w:author="James Vu" w:date="2024-04-18T23:54:00Z">
          <w:pPr>
            <w:jc w:val="both"/>
          </w:pPr>
        </w:pPrChange>
      </w:pPr>
      <w:ins w:id="1887" w:author="James Vu" w:date="2024-04-18T16:58:00Z">
        <w:r w:rsidRPr="00873A0C">
          <w:rPr>
            <w:b/>
            <w:bCs/>
            <w:i/>
            <w:iCs/>
            <w:sz w:val="28"/>
            <w:szCs w:val="28"/>
            <w:lang w:val="vi-VN"/>
            <w:rPrChange w:id="1888" w:author="James Vu" w:date="2024-04-18T23:54:00Z">
              <w:rPr>
                <w:lang w:val="vi-VN"/>
              </w:rPr>
            </w:rPrChange>
          </w:rPr>
          <w:t>Hoạt động chính:</w:t>
        </w:r>
      </w:ins>
    </w:p>
    <w:p w14:paraId="23C8CCA2" w14:textId="77777777" w:rsidR="00064129" w:rsidRPr="00167CE0" w:rsidRDefault="00064129">
      <w:pPr>
        <w:ind w:firstLine="720"/>
        <w:jc w:val="both"/>
        <w:rPr>
          <w:ins w:id="1889" w:author="James Vu" w:date="2024-04-18T16:58:00Z"/>
          <w:sz w:val="28"/>
          <w:szCs w:val="28"/>
          <w:lang w:val="vi-VN"/>
        </w:rPr>
        <w:pPrChange w:id="1890" w:author="James Vu" w:date="2024-04-18T23:19:00Z">
          <w:pPr>
            <w:jc w:val="both"/>
          </w:pPr>
        </w:pPrChange>
      </w:pPr>
      <w:ins w:id="1891" w:author="James Vu" w:date="2024-04-18T16:58:00Z">
        <w:r w:rsidRPr="00167CE0">
          <w:rPr>
            <w:b/>
            <w:bCs/>
            <w:i/>
            <w:iCs/>
            <w:sz w:val="28"/>
            <w:szCs w:val="28"/>
            <w:lang w:val="vi-VN"/>
            <w:rPrChange w:id="1892" w:author="James Vu" w:date="2024-04-18T22:33:00Z">
              <w:rPr>
                <w:i/>
                <w:iCs/>
                <w:sz w:val="28"/>
                <w:szCs w:val="28"/>
                <w:lang w:val="vi-VN"/>
              </w:rPr>
            </w:rPrChange>
          </w:rPr>
          <w:t>Xây dựng Cổng dữ liệu Nông nghiệp:</w:t>
        </w:r>
        <w:r w:rsidRPr="00167CE0">
          <w:rPr>
            <w:sz w:val="28"/>
            <w:szCs w:val="28"/>
            <w:lang w:val="vi-VN"/>
          </w:rPr>
          <w:t xml:space="preserve"> Thiết lập hệ thống thông tin trung tâm cho phép thu thập, quản lý, truy xuất và phân tích dữ liệu nông nghiệp. Cung cấp các tính năng như quản lý người dùng, truy vấn thông tin, tích hợp dữ liệu, và giao diện người dùng đa dạng.</w:t>
        </w:r>
      </w:ins>
    </w:p>
    <w:p w14:paraId="695F27EF" w14:textId="77777777" w:rsidR="00064129" w:rsidRPr="00167CE0" w:rsidRDefault="00064129">
      <w:pPr>
        <w:ind w:firstLine="720"/>
        <w:jc w:val="both"/>
        <w:rPr>
          <w:ins w:id="1893" w:author="James Vu" w:date="2024-04-18T16:58:00Z"/>
          <w:sz w:val="28"/>
          <w:szCs w:val="28"/>
          <w:lang w:val="vi-VN"/>
        </w:rPr>
        <w:pPrChange w:id="1894" w:author="James Vu" w:date="2024-04-18T23:19:00Z">
          <w:pPr>
            <w:jc w:val="both"/>
          </w:pPr>
        </w:pPrChange>
      </w:pPr>
      <w:ins w:id="1895" w:author="James Vu" w:date="2024-04-18T16:58:00Z">
        <w:r w:rsidRPr="00167CE0">
          <w:rPr>
            <w:b/>
            <w:bCs/>
            <w:i/>
            <w:iCs/>
            <w:sz w:val="28"/>
            <w:szCs w:val="28"/>
            <w:lang w:val="vi-VN"/>
            <w:rPrChange w:id="1896" w:author="James Vu" w:date="2024-04-18T22:33:00Z">
              <w:rPr>
                <w:i/>
                <w:iCs/>
                <w:sz w:val="28"/>
                <w:szCs w:val="28"/>
                <w:lang w:val="vi-VN"/>
              </w:rPr>
            </w:rPrChange>
          </w:rPr>
          <w:t>Triển khai Hệ thống trục dữ liệu Nông nghiệp:</w:t>
        </w:r>
        <w:r w:rsidRPr="00167CE0">
          <w:rPr>
            <w:sz w:val="28"/>
            <w:szCs w:val="28"/>
            <w:lang w:val="vi-VN"/>
          </w:rPr>
          <w:t xml:space="preserve"> Tạo ra nền tảng cho việc thu thập, lưu trữ và phân tích dữ liệu thời gian thực và lịch sử, tối ưu hóa quyết định và hỗ trợ các cơ quan quản lý.</w:t>
        </w:r>
      </w:ins>
    </w:p>
    <w:p w14:paraId="028BE7CD" w14:textId="77777777" w:rsidR="00064129" w:rsidRPr="00167CE0" w:rsidRDefault="00064129">
      <w:pPr>
        <w:ind w:firstLine="720"/>
        <w:jc w:val="both"/>
        <w:rPr>
          <w:ins w:id="1897" w:author="James Vu" w:date="2024-04-18T16:58:00Z"/>
          <w:sz w:val="28"/>
          <w:szCs w:val="28"/>
          <w:lang w:val="vi-VN"/>
        </w:rPr>
        <w:pPrChange w:id="1898" w:author="James Vu" w:date="2024-04-18T23:19:00Z">
          <w:pPr>
            <w:jc w:val="both"/>
          </w:pPr>
        </w:pPrChange>
      </w:pPr>
      <w:ins w:id="1899" w:author="James Vu" w:date="2024-04-18T16:58:00Z">
        <w:r w:rsidRPr="00167CE0">
          <w:rPr>
            <w:b/>
            <w:bCs/>
            <w:i/>
            <w:iCs/>
            <w:sz w:val="28"/>
            <w:szCs w:val="28"/>
            <w:lang w:val="vi-VN"/>
            <w:rPrChange w:id="1900" w:author="James Vu" w:date="2024-04-18T22:33:00Z">
              <w:rPr>
                <w:i/>
                <w:iCs/>
                <w:sz w:val="28"/>
                <w:szCs w:val="28"/>
                <w:lang w:val="vi-VN"/>
              </w:rPr>
            </w:rPrChange>
          </w:rPr>
          <w:t>Phát triển các Hệ tính năng chuyên biệt cho một số lĩnh vực nông nghiệp:</w:t>
        </w:r>
        <w:r w:rsidRPr="00167CE0">
          <w:rPr>
            <w:sz w:val="28"/>
            <w:szCs w:val="28"/>
            <w:lang w:val="vi-VN"/>
          </w:rPr>
          <w:t xml:space="preserve"> Tối ưu hóa các quy trình nghiệp vụ được chọn lựa trong một số lĩnh vực nông nghiệp trong giai đoạn 1 thông qua việc áp dụng công nghệ thông tin và số hóa dữ liệu để cải tiến nâng cao hiệu quả công việc và phát triển nông nghiệp bền vững tại địa phương.</w:t>
        </w:r>
      </w:ins>
    </w:p>
    <w:p w14:paraId="0CC3EAE6" w14:textId="38AFC339" w:rsidR="00064129" w:rsidRPr="00167CE0" w:rsidRDefault="00064129" w:rsidP="00167CE0">
      <w:pPr>
        <w:ind w:firstLine="720"/>
        <w:jc w:val="both"/>
        <w:rPr>
          <w:ins w:id="1901" w:author="James Vu" w:date="2024-04-18T16:58:00Z"/>
          <w:sz w:val="28"/>
          <w:szCs w:val="28"/>
          <w:lang w:val="vi-VN"/>
        </w:rPr>
      </w:pPr>
      <w:ins w:id="1902" w:author="James Vu" w:date="2024-04-18T16:58:00Z">
        <w:r w:rsidRPr="00167CE0">
          <w:rPr>
            <w:b/>
            <w:bCs/>
            <w:i/>
            <w:iCs/>
            <w:sz w:val="28"/>
            <w:szCs w:val="28"/>
            <w:lang w:val="vi-VN"/>
            <w:rPrChange w:id="1903" w:author="James Vu" w:date="2024-04-18T22:33:00Z">
              <w:rPr>
                <w:i/>
                <w:iCs/>
                <w:sz w:val="28"/>
                <w:szCs w:val="28"/>
                <w:lang w:val="vi-VN"/>
              </w:rPr>
            </w:rPrChange>
          </w:rPr>
          <w:t>Chuyển đổi số và liên kết dữ liệu:</w:t>
        </w:r>
        <w:r w:rsidRPr="00167CE0">
          <w:rPr>
            <w:sz w:val="28"/>
            <w:szCs w:val="28"/>
            <w:lang w:val="vi-VN"/>
          </w:rPr>
          <w:t xml:space="preserve"> Số hóa các quy trình nghiệp vụ, chuyển hóa dữ liệu kỹ thuật số lịch sử và cập nhật thông tin lên hệ thống, đồng thời xây dựng API để kết nối các phần mềm nghiệp vụ với hệ thống trục dữ liệu.</w:t>
        </w:r>
      </w:ins>
    </w:p>
    <w:p w14:paraId="53171FFE" w14:textId="316604B2" w:rsidR="00064129" w:rsidRPr="00167CE0" w:rsidRDefault="00064129">
      <w:pPr>
        <w:ind w:firstLine="720"/>
        <w:jc w:val="both"/>
        <w:rPr>
          <w:ins w:id="1904" w:author="James Vu" w:date="2024-04-18T16:58:00Z"/>
          <w:i/>
          <w:iCs/>
          <w:sz w:val="28"/>
          <w:szCs w:val="28"/>
          <w:lang w:val="vi-VN"/>
          <w:rPrChange w:id="1905" w:author="James Vu" w:date="2024-04-18T22:33:00Z">
            <w:rPr>
              <w:ins w:id="1906" w:author="James Vu" w:date="2024-04-18T16:58:00Z"/>
              <w:sz w:val="28"/>
              <w:szCs w:val="28"/>
              <w:lang w:val="vi-VN"/>
            </w:rPr>
          </w:rPrChange>
        </w:rPr>
        <w:pPrChange w:id="1907" w:author="James Vu" w:date="2024-04-18T23:19:00Z">
          <w:pPr>
            <w:jc w:val="both"/>
          </w:pPr>
        </w:pPrChange>
      </w:pPr>
      <w:ins w:id="1908" w:author="James Vu" w:date="2024-04-18T16:58:00Z">
        <w:r w:rsidRPr="00167CE0">
          <w:rPr>
            <w:b/>
            <w:bCs/>
            <w:i/>
            <w:iCs/>
            <w:sz w:val="28"/>
            <w:szCs w:val="28"/>
            <w:lang w:val="vi-VN"/>
            <w:rPrChange w:id="1909" w:author="James Vu" w:date="2024-04-18T22:33:00Z">
              <w:rPr>
                <w:i/>
                <w:iCs/>
                <w:sz w:val="28"/>
                <w:szCs w:val="28"/>
                <w:lang w:val="vi-VN"/>
              </w:rPr>
            </w:rPrChange>
          </w:rPr>
          <w:lastRenderedPageBreak/>
          <w:t>Các lĩnh vực nông nghiệp tham gia thực hiện trong giai đoạn 1 bao gồm:</w:t>
        </w:r>
        <w:r w:rsidRPr="00167CE0">
          <w:rPr>
            <w:sz w:val="28"/>
            <w:szCs w:val="28"/>
            <w:lang w:val="vi-VN"/>
          </w:rPr>
          <w:t xml:space="preserve"> i.</w:t>
        </w:r>
      </w:ins>
      <w:ins w:id="1910" w:author="James Vu" w:date="2024-04-18T17:00:00Z">
        <w:r w:rsidRPr="00167CE0">
          <w:rPr>
            <w:sz w:val="28"/>
            <w:szCs w:val="28"/>
            <w:rPrChange w:id="1911" w:author="James Vu" w:date="2024-04-18T22:33:00Z">
              <w:rPr/>
            </w:rPrChange>
          </w:rPr>
          <w:t xml:space="preserve"> </w:t>
        </w:r>
      </w:ins>
      <w:ins w:id="1912" w:author="James Vu" w:date="2024-04-18T16:58:00Z">
        <w:r w:rsidRPr="00167CE0">
          <w:rPr>
            <w:sz w:val="28"/>
            <w:szCs w:val="28"/>
            <w:lang w:val="vi-VN"/>
          </w:rPr>
          <w:t>Lĩnh vực trồng trọt và bảo vệ thực vật; ii.</w:t>
        </w:r>
      </w:ins>
      <w:ins w:id="1913" w:author="James Vu" w:date="2024-04-18T17:00:00Z">
        <w:r w:rsidRPr="00167CE0">
          <w:rPr>
            <w:sz w:val="28"/>
            <w:szCs w:val="28"/>
            <w:rPrChange w:id="1914" w:author="James Vu" w:date="2024-04-18T22:33:00Z">
              <w:rPr/>
            </w:rPrChange>
          </w:rPr>
          <w:t xml:space="preserve"> </w:t>
        </w:r>
      </w:ins>
      <w:ins w:id="1915" w:author="James Vu" w:date="2024-04-18T16:58:00Z">
        <w:r w:rsidRPr="00167CE0">
          <w:rPr>
            <w:sz w:val="28"/>
            <w:szCs w:val="28"/>
            <w:lang w:val="vi-VN"/>
          </w:rPr>
          <w:t>Lĩnh vực quản lý chất lượng nông, lâm, thủy sản; iii.</w:t>
        </w:r>
      </w:ins>
      <w:ins w:id="1916" w:author="James Vu" w:date="2024-04-18T17:00:00Z">
        <w:r w:rsidRPr="00167CE0">
          <w:rPr>
            <w:sz w:val="28"/>
            <w:szCs w:val="28"/>
            <w:rPrChange w:id="1917" w:author="James Vu" w:date="2024-04-18T22:33:00Z">
              <w:rPr/>
            </w:rPrChange>
          </w:rPr>
          <w:t xml:space="preserve"> </w:t>
        </w:r>
      </w:ins>
      <w:ins w:id="1918" w:author="James Vu" w:date="2024-04-18T16:58:00Z">
        <w:r w:rsidRPr="00167CE0">
          <w:rPr>
            <w:sz w:val="28"/>
            <w:szCs w:val="28"/>
            <w:lang w:val="vi-VN"/>
          </w:rPr>
          <w:t>Lĩnh vực thủy sản; iv.</w:t>
        </w:r>
      </w:ins>
      <w:ins w:id="1919" w:author="James Vu" w:date="2024-04-18T17:00:00Z">
        <w:r w:rsidRPr="00167CE0">
          <w:rPr>
            <w:sz w:val="28"/>
            <w:szCs w:val="28"/>
            <w:rPrChange w:id="1920" w:author="James Vu" w:date="2024-04-18T22:33:00Z">
              <w:rPr/>
            </w:rPrChange>
          </w:rPr>
          <w:t xml:space="preserve"> </w:t>
        </w:r>
      </w:ins>
      <w:ins w:id="1921" w:author="James Vu" w:date="2024-04-18T16:58:00Z">
        <w:r w:rsidRPr="00167CE0">
          <w:rPr>
            <w:sz w:val="28"/>
            <w:szCs w:val="28"/>
            <w:lang w:val="vi-VN"/>
          </w:rPr>
          <w:t>Lĩnh vực phát triển nông thôn; v.</w:t>
        </w:r>
      </w:ins>
      <w:ins w:id="1922" w:author="James Vu" w:date="2024-04-18T17:00:00Z">
        <w:r w:rsidRPr="00167CE0">
          <w:rPr>
            <w:sz w:val="28"/>
            <w:szCs w:val="28"/>
            <w:rPrChange w:id="1923" w:author="James Vu" w:date="2024-04-18T22:33:00Z">
              <w:rPr/>
            </w:rPrChange>
          </w:rPr>
          <w:t xml:space="preserve"> </w:t>
        </w:r>
      </w:ins>
      <w:ins w:id="1924" w:author="James Vu" w:date="2024-04-18T16:58:00Z">
        <w:r w:rsidRPr="00167CE0">
          <w:rPr>
            <w:sz w:val="28"/>
            <w:szCs w:val="28"/>
            <w:lang w:val="vi-VN"/>
          </w:rPr>
          <w:t>Lĩnh vực xây dựng nông thôn mới; vi.</w:t>
        </w:r>
      </w:ins>
      <w:ins w:id="1925" w:author="James Vu" w:date="2024-04-18T17:00:00Z">
        <w:r w:rsidRPr="00167CE0">
          <w:rPr>
            <w:sz w:val="28"/>
            <w:szCs w:val="28"/>
            <w:rPrChange w:id="1926" w:author="James Vu" w:date="2024-04-18T22:33:00Z">
              <w:rPr/>
            </w:rPrChange>
          </w:rPr>
          <w:t xml:space="preserve"> </w:t>
        </w:r>
      </w:ins>
      <w:ins w:id="1927" w:author="James Vu" w:date="2024-04-18T16:58:00Z">
        <w:r w:rsidRPr="00167CE0">
          <w:rPr>
            <w:sz w:val="28"/>
            <w:szCs w:val="28"/>
            <w:lang w:val="vi-VN"/>
          </w:rPr>
          <w:t>Lĩnh vực chăn nuôi, thú ý; vii.</w:t>
        </w:r>
      </w:ins>
      <w:ins w:id="1928" w:author="James Vu" w:date="2024-04-18T17:00:00Z">
        <w:r w:rsidRPr="00167CE0">
          <w:rPr>
            <w:sz w:val="28"/>
            <w:szCs w:val="28"/>
            <w:rPrChange w:id="1929" w:author="James Vu" w:date="2024-04-18T22:33:00Z">
              <w:rPr/>
            </w:rPrChange>
          </w:rPr>
          <w:t xml:space="preserve"> </w:t>
        </w:r>
      </w:ins>
      <w:ins w:id="1930" w:author="James Vu" w:date="2024-04-18T16:58:00Z">
        <w:r w:rsidRPr="00167CE0">
          <w:rPr>
            <w:sz w:val="28"/>
            <w:szCs w:val="28"/>
            <w:lang w:val="vi-VN"/>
          </w:rPr>
          <w:t>Lĩnh vực thủy lợi,</w:t>
        </w:r>
      </w:ins>
      <w:ins w:id="1931" w:author="James Vu" w:date="2024-04-18T17:00:00Z">
        <w:r w:rsidRPr="00167CE0">
          <w:rPr>
            <w:sz w:val="28"/>
            <w:szCs w:val="28"/>
            <w:rPrChange w:id="1932" w:author="James Vu" w:date="2024-04-18T22:33:00Z">
              <w:rPr/>
            </w:rPrChange>
          </w:rPr>
          <w:t xml:space="preserve"> </w:t>
        </w:r>
      </w:ins>
      <w:ins w:id="1933" w:author="James Vu" w:date="2024-04-18T16:58:00Z">
        <w:r w:rsidRPr="00167CE0">
          <w:rPr>
            <w:sz w:val="28"/>
            <w:szCs w:val="28"/>
            <w:lang w:val="vi-VN"/>
          </w:rPr>
          <w:t>phòng chống thiên tai.</w:t>
        </w:r>
      </w:ins>
      <w:ins w:id="1934" w:author="James Vu" w:date="2024-04-18T17:01:00Z">
        <w:r w:rsidRPr="00167CE0">
          <w:rPr>
            <w:sz w:val="28"/>
            <w:szCs w:val="28"/>
            <w:rPrChange w:id="1935" w:author="James Vu" w:date="2024-04-18T22:33:00Z">
              <w:rPr/>
            </w:rPrChange>
          </w:rPr>
          <w:t xml:space="preserve"> </w:t>
        </w:r>
        <w:r w:rsidRPr="00167CE0">
          <w:rPr>
            <w:i/>
            <w:iCs/>
            <w:sz w:val="28"/>
            <w:szCs w:val="28"/>
            <w:rPrChange w:id="1936" w:author="James Vu" w:date="2024-04-18T22:33:00Z">
              <w:rPr/>
            </w:rPrChange>
          </w:rPr>
          <w:t>(Các lĩnh vực còn lại sẽ được tiếp tục mở rộng thực hiện trong giai đoạn 2)</w:t>
        </w:r>
      </w:ins>
    </w:p>
    <w:p w14:paraId="39333415" w14:textId="4EEC3F89" w:rsidR="00064129" w:rsidRPr="00873A0C" w:rsidRDefault="00064129">
      <w:pPr>
        <w:pStyle w:val="ListParagraph"/>
        <w:numPr>
          <w:ilvl w:val="0"/>
          <w:numId w:val="54"/>
        </w:numPr>
        <w:jc w:val="both"/>
        <w:rPr>
          <w:ins w:id="1937" w:author="James Vu" w:date="2024-04-18T16:58:00Z"/>
          <w:b/>
          <w:bCs/>
          <w:sz w:val="28"/>
          <w:szCs w:val="28"/>
          <w:lang w:val="vi-VN"/>
          <w:rPrChange w:id="1938" w:author="James Vu" w:date="2024-04-18T23:54:00Z">
            <w:rPr>
              <w:ins w:id="1939" w:author="James Vu" w:date="2024-04-18T16:58:00Z"/>
              <w:lang w:val="vi-VN"/>
            </w:rPr>
          </w:rPrChange>
        </w:rPr>
        <w:pPrChange w:id="1940" w:author="James Vu" w:date="2024-04-18T23:54:00Z">
          <w:pPr>
            <w:jc w:val="both"/>
          </w:pPr>
        </w:pPrChange>
      </w:pPr>
      <w:ins w:id="1941" w:author="James Vu" w:date="2024-04-18T16:58:00Z">
        <w:r w:rsidRPr="00873A0C">
          <w:rPr>
            <w:b/>
            <w:bCs/>
            <w:sz w:val="28"/>
            <w:szCs w:val="28"/>
            <w:lang w:val="vi-VN"/>
            <w:rPrChange w:id="1942" w:author="James Vu" w:date="2024-04-18T23:54:00Z">
              <w:rPr>
                <w:lang w:val="vi-VN"/>
              </w:rPr>
            </w:rPrChange>
          </w:rPr>
          <w:t>Tác động xã hội và lợi ích:</w:t>
        </w:r>
      </w:ins>
    </w:p>
    <w:p w14:paraId="7C61D72D" w14:textId="77777777" w:rsidR="00064129" w:rsidRPr="00167CE0" w:rsidRDefault="00064129">
      <w:pPr>
        <w:ind w:firstLine="720"/>
        <w:jc w:val="both"/>
        <w:rPr>
          <w:ins w:id="1943" w:author="James Vu" w:date="2024-04-18T16:58:00Z"/>
          <w:sz w:val="28"/>
          <w:szCs w:val="28"/>
          <w:lang w:val="vi-VN"/>
        </w:rPr>
        <w:pPrChange w:id="1944" w:author="James Vu" w:date="2024-04-18T23:19:00Z">
          <w:pPr>
            <w:jc w:val="both"/>
          </w:pPr>
        </w:pPrChange>
      </w:pPr>
      <w:ins w:id="1945" w:author="James Vu" w:date="2024-04-18T16:58:00Z">
        <w:r w:rsidRPr="00167CE0">
          <w:rPr>
            <w:i/>
            <w:iCs/>
            <w:sz w:val="28"/>
            <w:szCs w:val="28"/>
            <w:lang w:val="vi-VN"/>
          </w:rPr>
          <w:t>Nâng cao năng lực cạnh tranh:</w:t>
        </w:r>
        <w:r w:rsidRPr="00167CE0">
          <w:rPr>
            <w:sz w:val="28"/>
            <w:szCs w:val="28"/>
            <w:lang w:val="vi-VN"/>
          </w:rPr>
          <w:t xml:space="preserve"> Cung cấp thông tin chi tiết và kịp thời để nông dân và doanh nghiệp nông nghiệp đưa ra quyết định sản xuất và kinh doanh hiệu quả hơn.</w:t>
        </w:r>
      </w:ins>
    </w:p>
    <w:p w14:paraId="5088D979" w14:textId="77777777" w:rsidR="00064129" w:rsidRPr="00167CE0" w:rsidRDefault="00064129">
      <w:pPr>
        <w:ind w:firstLine="720"/>
        <w:jc w:val="both"/>
        <w:rPr>
          <w:ins w:id="1946" w:author="James Vu" w:date="2024-04-18T16:58:00Z"/>
          <w:sz w:val="28"/>
          <w:szCs w:val="28"/>
          <w:lang w:val="vi-VN"/>
        </w:rPr>
        <w:pPrChange w:id="1947" w:author="James Vu" w:date="2024-04-18T23:19:00Z">
          <w:pPr>
            <w:jc w:val="both"/>
          </w:pPr>
        </w:pPrChange>
      </w:pPr>
      <w:ins w:id="1948" w:author="James Vu" w:date="2024-04-18T16:58:00Z">
        <w:r w:rsidRPr="00167CE0">
          <w:rPr>
            <w:i/>
            <w:iCs/>
            <w:sz w:val="28"/>
            <w:szCs w:val="28"/>
            <w:lang w:val="vi-VN"/>
          </w:rPr>
          <w:t>Tăng cường quản lý nhà nước:</w:t>
        </w:r>
        <w:r w:rsidRPr="00167CE0">
          <w:rPr>
            <w:sz w:val="28"/>
            <w:szCs w:val="28"/>
            <w:lang w:val="vi-VN"/>
          </w:rPr>
          <w:t xml:space="preserve"> Hỗ trợ cơ quan quản lý nhà nước trong việc giám sát và phản ứng nhanh chóng đối với các vấn đề trong ngành nông nghiệp, cải thiện chất lượng quản lý và thực thi chính sách.</w:t>
        </w:r>
      </w:ins>
    </w:p>
    <w:p w14:paraId="2D0BE806" w14:textId="77777777" w:rsidR="00064129" w:rsidRPr="00167CE0" w:rsidRDefault="00064129">
      <w:pPr>
        <w:ind w:firstLine="720"/>
        <w:jc w:val="both"/>
        <w:rPr>
          <w:ins w:id="1949" w:author="James Vu" w:date="2024-04-18T16:58:00Z"/>
          <w:sz w:val="28"/>
          <w:szCs w:val="28"/>
          <w:lang w:val="vi-VN"/>
        </w:rPr>
        <w:pPrChange w:id="1950" w:author="James Vu" w:date="2024-04-18T23:19:00Z">
          <w:pPr>
            <w:jc w:val="both"/>
          </w:pPr>
        </w:pPrChange>
      </w:pPr>
      <w:ins w:id="1951" w:author="James Vu" w:date="2024-04-18T16:58:00Z">
        <w:r w:rsidRPr="00167CE0">
          <w:rPr>
            <w:i/>
            <w:iCs/>
            <w:sz w:val="28"/>
            <w:szCs w:val="28"/>
            <w:lang w:val="vi-VN"/>
          </w:rPr>
          <w:t>Phát triển kinh tế xã hội:</w:t>
        </w:r>
        <w:r w:rsidRPr="00167CE0">
          <w:rPr>
            <w:sz w:val="28"/>
            <w:szCs w:val="28"/>
            <w:lang w:val="vi-VN"/>
          </w:rPr>
          <w:t xml:space="preserve"> Cải thiện đời sống và thu nhập của nông dân, thúc đẩy phát triển kinh tế tại các vùng nông thôn, và đảm bảo phát triển bền vững.</w:t>
        </w:r>
      </w:ins>
    </w:p>
    <w:p w14:paraId="3CD10BB1" w14:textId="77777777" w:rsidR="00064129" w:rsidRPr="00167CE0" w:rsidRDefault="00064129">
      <w:pPr>
        <w:ind w:firstLine="720"/>
        <w:jc w:val="both"/>
        <w:rPr>
          <w:ins w:id="1952" w:author="James Vu" w:date="2024-04-18T16:58:00Z"/>
          <w:sz w:val="28"/>
          <w:szCs w:val="28"/>
          <w:lang w:val="vi-VN"/>
        </w:rPr>
        <w:pPrChange w:id="1953" w:author="James Vu" w:date="2024-04-18T23:19:00Z">
          <w:pPr>
            <w:jc w:val="both"/>
          </w:pPr>
        </w:pPrChange>
      </w:pPr>
      <w:ins w:id="1954" w:author="James Vu" w:date="2024-04-18T16:58:00Z">
        <w:r w:rsidRPr="00167CE0">
          <w:rPr>
            <w:i/>
            <w:iCs/>
            <w:sz w:val="28"/>
            <w:szCs w:val="28"/>
            <w:lang w:val="vi-VN"/>
          </w:rPr>
          <w:t>Củng cố an toàn thông tin:</w:t>
        </w:r>
        <w:r w:rsidRPr="00167CE0">
          <w:rPr>
            <w:sz w:val="28"/>
            <w:szCs w:val="28"/>
            <w:lang w:val="vi-VN"/>
          </w:rPr>
          <w:t xml:space="preserve"> Bảo vệ thông tin cá nhân và giảm thiểu rủi ro an ninh dữ liệu thông qua việc áp dụng công nghệ bảo mật tiên tiến.</w:t>
        </w:r>
      </w:ins>
    </w:p>
    <w:p w14:paraId="3ABA5327" w14:textId="77777777" w:rsidR="00064129" w:rsidRPr="00167CE0" w:rsidRDefault="00064129" w:rsidP="00167CE0">
      <w:pPr>
        <w:jc w:val="both"/>
        <w:rPr>
          <w:ins w:id="1955" w:author="James Vu" w:date="2024-04-18T16:58:00Z"/>
          <w:sz w:val="28"/>
          <w:szCs w:val="28"/>
          <w:lang w:val="vi-VN"/>
        </w:rPr>
      </w:pPr>
      <w:ins w:id="1956" w:author="James Vu" w:date="2024-04-18T16:58:00Z">
        <w:r w:rsidRPr="00167CE0">
          <w:rPr>
            <w:sz w:val="28"/>
            <w:szCs w:val="28"/>
            <w:lang w:val="vi-VN"/>
          </w:rPr>
          <w:t>Dự án Xây dựng Hệ thống thông tin quản lý ngành nông nghiệp tỉnh Khánh Hòa (Giai đoạn I)sẽ là bước đột phá trong việc ứng dụng công nghệ thông tin vào quản lý ngành nông nghiệp, giúp tỉnh Khánh Hòa tiến tới một nền nông nghiệp thông minh, hiện đại và cạnh tranh cao.</w:t>
        </w:r>
      </w:ins>
    </w:p>
    <w:p w14:paraId="0BD2F46F" w14:textId="624B9BCB" w:rsidR="0041503D" w:rsidRPr="00873A0C" w:rsidRDefault="00D77377">
      <w:pPr>
        <w:pStyle w:val="ListParagraph"/>
        <w:widowControl w:val="0"/>
        <w:numPr>
          <w:ilvl w:val="0"/>
          <w:numId w:val="54"/>
        </w:numPr>
        <w:spacing w:before="120" w:after="120"/>
        <w:jc w:val="both"/>
        <w:rPr>
          <w:rStyle w:val="fontstyle01"/>
          <w:b/>
          <w:color w:val="auto"/>
          <w:rPrChange w:id="1957" w:author="James Vu" w:date="2024-04-18T23:54:00Z">
            <w:rPr>
              <w:rStyle w:val="fontstyle01"/>
              <w:bCs/>
              <w:color w:val="auto"/>
            </w:rPr>
          </w:rPrChange>
        </w:rPr>
        <w:pPrChange w:id="1958" w:author="James Vu" w:date="2024-04-18T23:54:00Z">
          <w:pPr>
            <w:widowControl w:val="0"/>
            <w:spacing w:before="120" w:after="120"/>
            <w:ind w:firstLine="567"/>
          </w:pPr>
        </w:pPrChange>
      </w:pPr>
      <w:del w:id="1959" w:author="James Vu" w:date="2024-04-18T17:02:00Z">
        <w:r w:rsidRPr="00873A0C" w:rsidDel="001B609E">
          <w:rPr>
            <w:rStyle w:val="fontstyle01"/>
            <w:b/>
            <w:color w:val="auto"/>
            <w:rPrChange w:id="1960" w:author="James Vu" w:date="2024-04-18T23:54:00Z">
              <w:rPr>
                <w:rStyle w:val="fontstyle01"/>
                <w:bCs/>
                <w:color w:val="auto"/>
              </w:rPr>
            </w:rPrChange>
          </w:rPr>
          <w:delText>Dự án x</w:delText>
        </w:r>
        <w:r w:rsidR="00F22CA5" w:rsidRPr="00873A0C" w:rsidDel="001B609E">
          <w:rPr>
            <w:rStyle w:val="fontstyle01"/>
            <w:b/>
            <w:color w:val="auto"/>
            <w:rPrChange w:id="1961" w:author="James Vu" w:date="2024-04-18T23:54:00Z">
              <w:rPr>
                <w:rStyle w:val="fontstyle01"/>
                <w:bCs/>
                <w:color w:val="auto"/>
              </w:rPr>
            </w:rPrChange>
          </w:rPr>
          <w:delText xml:space="preserve">ây dựng hệ thống thông tin </w:delText>
        </w:r>
        <w:r w:rsidR="00372143" w:rsidRPr="00873A0C" w:rsidDel="001B609E">
          <w:rPr>
            <w:rStyle w:val="fontstyle01"/>
            <w:b/>
            <w:color w:val="auto"/>
            <w:rPrChange w:id="1962" w:author="James Vu" w:date="2024-04-18T23:54:00Z">
              <w:rPr>
                <w:rStyle w:val="fontstyle01"/>
                <w:bCs/>
                <w:color w:val="auto"/>
              </w:rPr>
            </w:rPrChange>
          </w:rPr>
          <w:delText xml:space="preserve">quản lý </w:delText>
        </w:r>
        <w:r w:rsidR="00F22CA5" w:rsidRPr="00873A0C" w:rsidDel="001B609E">
          <w:rPr>
            <w:rStyle w:val="fontstyle01"/>
            <w:b/>
            <w:color w:val="auto"/>
            <w:rPrChange w:id="1963" w:author="James Vu" w:date="2024-04-18T23:54:00Z">
              <w:rPr>
                <w:rStyle w:val="fontstyle01"/>
                <w:bCs/>
                <w:color w:val="auto"/>
              </w:rPr>
            </w:rPrChange>
          </w:rPr>
          <w:delText xml:space="preserve">ngành </w:delText>
        </w:r>
        <w:r w:rsidR="00370EC2" w:rsidRPr="00873A0C" w:rsidDel="001B609E">
          <w:rPr>
            <w:rStyle w:val="fontstyle01"/>
            <w:b/>
            <w:color w:val="auto"/>
            <w:rPrChange w:id="1964" w:author="James Vu" w:date="2024-04-18T23:54:00Z">
              <w:rPr>
                <w:rStyle w:val="fontstyle01"/>
                <w:bCs/>
                <w:color w:val="auto"/>
              </w:rPr>
            </w:rPrChange>
          </w:rPr>
          <w:delText xml:space="preserve">nông nghiệp </w:delText>
        </w:r>
        <w:r w:rsidR="00F22CA5" w:rsidRPr="00873A0C" w:rsidDel="001B609E">
          <w:rPr>
            <w:rStyle w:val="fontstyle01"/>
            <w:b/>
            <w:color w:val="auto"/>
            <w:rPrChange w:id="1965" w:author="James Vu" w:date="2024-04-18T23:54:00Z">
              <w:rPr>
                <w:rStyle w:val="fontstyle01"/>
                <w:bCs/>
                <w:color w:val="auto"/>
              </w:rPr>
            </w:rPrChange>
          </w:rPr>
          <w:delText>(</w:delText>
        </w:r>
        <w:r w:rsidR="00372143" w:rsidRPr="00873A0C" w:rsidDel="001B609E">
          <w:rPr>
            <w:rStyle w:val="fontstyle01"/>
            <w:b/>
            <w:color w:val="auto"/>
            <w:rPrChange w:id="1966" w:author="James Vu" w:date="2024-04-18T23:54:00Z">
              <w:rPr>
                <w:rStyle w:val="fontstyle01"/>
                <w:bCs/>
                <w:color w:val="auto"/>
              </w:rPr>
            </w:rPrChange>
          </w:rPr>
          <w:delText>g</w:delText>
        </w:r>
        <w:r w:rsidR="00F22CA5" w:rsidRPr="00873A0C" w:rsidDel="001B609E">
          <w:rPr>
            <w:rStyle w:val="fontstyle01"/>
            <w:b/>
            <w:color w:val="auto"/>
            <w:rPrChange w:id="1967" w:author="James Vu" w:date="2024-04-18T23:54:00Z">
              <w:rPr>
                <w:rStyle w:val="fontstyle01"/>
                <w:bCs/>
                <w:color w:val="auto"/>
              </w:rPr>
            </w:rPrChange>
          </w:rPr>
          <w:delText>iai đoạn I)</w:delText>
        </w:r>
        <w:r w:rsidR="00167DE2" w:rsidRPr="00873A0C" w:rsidDel="001B609E">
          <w:rPr>
            <w:rStyle w:val="fontstyle01"/>
            <w:b/>
            <w:color w:val="auto"/>
            <w:rPrChange w:id="1968" w:author="James Vu" w:date="2024-04-18T23:54:00Z">
              <w:rPr>
                <w:rStyle w:val="fontstyle01"/>
                <w:bCs/>
                <w:color w:val="auto"/>
              </w:rPr>
            </w:rPrChange>
          </w:rPr>
          <w:delText xml:space="preserve"> </w:delText>
        </w:r>
        <w:r w:rsidR="0041503D" w:rsidRPr="00873A0C" w:rsidDel="001B609E">
          <w:rPr>
            <w:rStyle w:val="fontstyle01"/>
            <w:b/>
            <w:color w:val="auto"/>
            <w:rPrChange w:id="1969" w:author="James Vu" w:date="2024-04-18T23:54:00Z">
              <w:rPr>
                <w:rStyle w:val="fontstyle01"/>
                <w:bCs/>
                <w:color w:val="auto"/>
              </w:rPr>
            </w:rPrChange>
          </w:rPr>
          <w:delText xml:space="preserve">sẽ triển khai </w:delText>
        </w:r>
        <w:r w:rsidR="007315A8" w:rsidRPr="00873A0C" w:rsidDel="001B609E">
          <w:rPr>
            <w:rStyle w:val="fontstyle01"/>
            <w:b/>
            <w:color w:val="auto"/>
            <w:rPrChange w:id="1970" w:author="James Vu" w:date="2024-04-18T23:54:00Z">
              <w:rPr>
                <w:rStyle w:val="fontstyle01"/>
                <w:bCs/>
                <w:color w:val="auto"/>
              </w:rPr>
            </w:rPrChange>
          </w:rPr>
          <w:delText xml:space="preserve">06 </w:delText>
        </w:r>
        <w:r w:rsidR="0041503D" w:rsidRPr="00873A0C" w:rsidDel="001B609E">
          <w:rPr>
            <w:rStyle w:val="fontstyle01"/>
            <w:b/>
            <w:color w:val="auto"/>
            <w:rPrChange w:id="1971" w:author="James Vu" w:date="2024-04-18T23:54:00Z">
              <w:rPr>
                <w:rStyle w:val="fontstyle01"/>
                <w:bCs/>
                <w:color w:val="auto"/>
              </w:rPr>
            </w:rPrChange>
          </w:rPr>
          <w:delText xml:space="preserve">nội dung đầu tư với </w:delText>
        </w:r>
      </w:del>
      <w:ins w:id="1972" w:author="James Vu" w:date="2024-04-18T17:02:00Z">
        <w:r w:rsidR="001B609E" w:rsidRPr="00873A0C">
          <w:rPr>
            <w:rStyle w:val="fontstyle01"/>
            <w:b/>
            <w:color w:val="auto"/>
            <w:rPrChange w:id="1973" w:author="James Vu" w:date="2024-04-18T23:54:00Z">
              <w:rPr>
                <w:rStyle w:val="fontstyle01"/>
                <w:bCs/>
                <w:color w:val="auto"/>
              </w:rPr>
            </w:rPrChange>
          </w:rPr>
          <w:t>Q</w:t>
        </w:r>
      </w:ins>
      <w:del w:id="1974" w:author="James Vu" w:date="2024-04-18T17:02:00Z">
        <w:r w:rsidR="0041503D" w:rsidRPr="00873A0C" w:rsidDel="001B609E">
          <w:rPr>
            <w:rStyle w:val="fontstyle01"/>
            <w:b/>
            <w:color w:val="auto"/>
            <w:rPrChange w:id="1975" w:author="James Vu" w:date="2024-04-18T23:54:00Z">
              <w:rPr>
                <w:rStyle w:val="fontstyle01"/>
                <w:bCs/>
                <w:color w:val="auto"/>
              </w:rPr>
            </w:rPrChange>
          </w:rPr>
          <w:delText>q</w:delText>
        </w:r>
      </w:del>
      <w:r w:rsidR="0041503D" w:rsidRPr="00873A0C">
        <w:rPr>
          <w:rStyle w:val="fontstyle01"/>
          <w:b/>
          <w:color w:val="auto"/>
          <w:rPrChange w:id="1976" w:author="James Vu" w:date="2024-04-18T23:54:00Z">
            <w:rPr>
              <w:rStyle w:val="fontstyle01"/>
              <w:bCs/>
              <w:color w:val="auto"/>
            </w:rPr>
          </w:rPrChange>
        </w:rPr>
        <w:t>uy mô</w:t>
      </w:r>
      <w:ins w:id="1977" w:author="James Vu" w:date="2024-04-18T17:02:00Z">
        <w:r w:rsidR="001B609E" w:rsidRPr="00873A0C">
          <w:rPr>
            <w:rStyle w:val="fontstyle01"/>
            <w:b/>
            <w:color w:val="auto"/>
            <w:rPrChange w:id="1978" w:author="James Vu" w:date="2024-04-18T23:54:00Z">
              <w:rPr>
                <w:rStyle w:val="fontstyle01"/>
                <w:bCs/>
                <w:color w:val="auto"/>
              </w:rPr>
            </w:rPrChange>
          </w:rPr>
          <w:t xml:space="preserve"> đầu tư</w:t>
        </w:r>
      </w:ins>
      <w:r w:rsidR="0041503D" w:rsidRPr="00873A0C">
        <w:rPr>
          <w:rStyle w:val="fontstyle01"/>
          <w:b/>
          <w:color w:val="auto"/>
          <w:rPrChange w:id="1979" w:author="James Vu" w:date="2024-04-18T23:54:00Z">
            <w:rPr>
              <w:rStyle w:val="fontstyle01"/>
              <w:bCs/>
              <w:color w:val="auto"/>
            </w:rPr>
          </w:rPrChange>
        </w:rPr>
        <w:t xml:space="preserve"> cụ thể như sau:</w:t>
      </w:r>
    </w:p>
    <w:p w14:paraId="1E68811E" w14:textId="04819590" w:rsidR="001B609E" w:rsidRPr="00167CE0" w:rsidRDefault="00873A0C">
      <w:pPr>
        <w:ind w:firstLine="720"/>
        <w:jc w:val="both"/>
        <w:rPr>
          <w:ins w:id="1980" w:author="James Vu" w:date="2024-04-18T17:03:00Z"/>
          <w:sz w:val="28"/>
          <w:szCs w:val="28"/>
        </w:rPr>
        <w:pPrChange w:id="1981" w:author="James Vu" w:date="2024-04-18T23:54:00Z">
          <w:pPr>
            <w:jc w:val="both"/>
          </w:pPr>
        </w:pPrChange>
      </w:pPr>
      <w:ins w:id="1982" w:author="James Vu" w:date="2024-04-18T23:55:00Z">
        <w:r>
          <w:rPr>
            <w:rStyle w:val="fontstyle01"/>
            <w:b/>
            <w:color w:val="auto"/>
            <w:lang w:val="vi-VN"/>
          </w:rPr>
          <w:t xml:space="preserve">i. </w:t>
        </w:r>
      </w:ins>
      <w:ins w:id="1983" w:author="James Vu" w:date="2024-04-18T17:02:00Z">
        <w:r w:rsidR="001B609E" w:rsidRPr="00167CE0">
          <w:rPr>
            <w:rStyle w:val="fontstyle01"/>
            <w:b/>
            <w:color w:val="auto"/>
          </w:rPr>
          <w:t xml:space="preserve">Nội dung 1: </w:t>
        </w:r>
      </w:ins>
      <w:ins w:id="1984" w:author="James Vu" w:date="2024-04-18T17:03:00Z">
        <w:r w:rsidR="001B609E" w:rsidRPr="00167CE0">
          <w:rPr>
            <w:b/>
            <w:bCs/>
            <w:i/>
            <w:iCs/>
            <w:sz w:val="28"/>
            <w:szCs w:val="28"/>
          </w:rPr>
          <w:t xml:space="preserve">Xây dựng Cổng dữ liệu Nông nghiệp tỉnh Khánh Hòa </w:t>
        </w:r>
        <w:r w:rsidR="001B609E" w:rsidRPr="00167CE0">
          <w:rPr>
            <w:b/>
            <w:bCs/>
            <w:i/>
            <w:iCs/>
            <w:sz w:val="28"/>
            <w:szCs w:val="28"/>
            <w:lang w:val="vi-VN"/>
          </w:rPr>
          <w:t>(</w:t>
        </w:r>
        <w:r w:rsidR="001B609E" w:rsidRPr="00167CE0">
          <w:rPr>
            <w:b/>
            <w:bCs/>
            <w:i/>
            <w:iCs/>
            <w:sz w:val="28"/>
            <w:szCs w:val="28"/>
          </w:rPr>
          <w:t>giai đoạn 1</w:t>
        </w:r>
        <w:r w:rsidR="001B609E" w:rsidRPr="00167CE0">
          <w:rPr>
            <w:b/>
            <w:bCs/>
            <w:i/>
            <w:iCs/>
            <w:sz w:val="28"/>
            <w:szCs w:val="28"/>
            <w:lang w:val="vi-VN"/>
          </w:rPr>
          <w:t>)</w:t>
        </w:r>
        <w:r w:rsidR="001B609E" w:rsidRPr="00167CE0">
          <w:rPr>
            <w:sz w:val="28"/>
            <w:szCs w:val="28"/>
          </w:rPr>
          <w:t xml:space="preserve"> nhằm thiết lập một hệ thống thông tin trung tâm cho phép thu thập, quản lý, truy xuất và phân tích dữ liệu nông nghiệp một cách hiệu quả, hỗ trợ quyết định và tăng cường khả năng giám sát của cơ quan quản lý.</w:t>
        </w:r>
      </w:ins>
    </w:p>
    <w:p w14:paraId="2A2E2C39" w14:textId="4EF63B02" w:rsidR="001B609E" w:rsidRPr="00167CE0" w:rsidRDefault="00873A0C">
      <w:pPr>
        <w:ind w:firstLine="720"/>
        <w:jc w:val="both"/>
        <w:rPr>
          <w:ins w:id="1985" w:author="James Vu" w:date="2024-04-18T17:03:00Z"/>
          <w:b/>
          <w:bCs/>
          <w:sz w:val="28"/>
          <w:szCs w:val="28"/>
          <w:lang w:val="vi-VN"/>
        </w:rPr>
        <w:pPrChange w:id="1986" w:author="James Vu" w:date="2024-04-18T23:55:00Z">
          <w:pPr>
            <w:jc w:val="both"/>
          </w:pPr>
        </w:pPrChange>
      </w:pPr>
      <w:ins w:id="1987" w:author="James Vu" w:date="2024-04-18T23:55:00Z">
        <w:r>
          <w:rPr>
            <w:b/>
            <w:bCs/>
            <w:sz w:val="28"/>
            <w:szCs w:val="28"/>
            <w:lang w:val="vi-VN"/>
          </w:rPr>
          <w:t xml:space="preserve">+ </w:t>
        </w:r>
      </w:ins>
      <w:ins w:id="1988" w:author="James Vu" w:date="2024-04-18T17:03:00Z">
        <w:r w:rsidR="001B609E" w:rsidRPr="00167CE0">
          <w:rPr>
            <w:b/>
            <w:bCs/>
            <w:sz w:val="28"/>
            <w:szCs w:val="28"/>
          </w:rPr>
          <w:t>Các hoạt động chính:</w:t>
        </w:r>
        <w:r w:rsidR="001B609E" w:rsidRPr="00167CE0">
          <w:rPr>
            <w:b/>
            <w:bCs/>
            <w:sz w:val="28"/>
            <w:szCs w:val="28"/>
            <w:lang w:val="vi-VN"/>
          </w:rPr>
          <w:t xml:space="preserve"> </w:t>
        </w:r>
      </w:ins>
    </w:p>
    <w:p w14:paraId="486355C2" w14:textId="77777777" w:rsidR="001B609E" w:rsidRPr="00167CE0" w:rsidRDefault="001B609E">
      <w:pPr>
        <w:ind w:firstLine="720"/>
        <w:jc w:val="both"/>
        <w:rPr>
          <w:ins w:id="1989" w:author="James Vu" w:date="2024-04-18T17:03:00Z"/>
          <w:b/>
          <w:bCs/>
          <w:sz w:val="28"/>
          <w:szCs w:val="28"/>
        </w:rPr>
        <w:pPrChange w:id="1990" w:author="James Vu" w:date="2024-04-18T23:20:00Z">
          <w:pPr>
            <w:jc w:val="both"/>
          </w:pPr>
        </w:pPrChange>
      </w:pPr>
      <w:ins w:id="1991" w:author="James Vu" w:date="2024-04-18T17:03:00Z">
        <w:r w:rsidRPr="00167CE0">
          <w:rPr>
            <w:sz w:val="28"/>
            <w:szCs w:val="28"/>
          </w:rPr>
          <w:t>Thiết kế và triển khai các tính năng như quản lý người dùng, truy vấn và tra cứu thông tin, tích hợp và quản lý dữ liệu, phân tích dữ liệu.</w:t>
        </w:r>
      </w:ins>
    </w:p>
    <w:p w14:paraId="25DDBF28" w14:textId="77777777" w:rsidR="001B609E" w:rsidRPr="00167CE0" w:rsidRDefault="001B609E">
      <w:pPr>
        <w:ind w:firstLine="720"/>
        <w:jc w:val="both"/>
        <w:rPr>
          <w:ins w:id="1992" w:author="James Vu" w:date="2024-04-18T17:03:00Z"/>
          <w:sz w:val="28"/>
          <w:szCs w:val="28"/>
        </w:rPr>
        <w:pPrChange w:id="1993" w:author="James Vu" w:date="2024-04-18T23:20:00Z">
          <w:pPr>
            <w:jc w:val="both"/>
          </w:pPr>
        </w:pPrChange>
      </w:pPr>
      <w:ins w:id="1994" w:author="James Vu" w:date="2024-04-18T17:03:00Z">
        <w:r w:rsidRPr="00167CE0">
          <w:rPr>
            <w:sz w:val="28"/>
            <w:szCs w:val="28"/>
          </w:rPr>
          <w:t>Phát triển các giao diện người dùng, hỗ trợ và đào tạo người dùng, quản lý bảo mật và rủi ro.</w:t>
        </w:r>
      </w:ins>
    </w:p>
    <w:p w14:paraId="46FB268A" w14:textId="77777777" w:rsidR="001B609E" w:rsidRPr="00167CE0" w:rsidRDefault="001B609E">
      <w:pPr>
        <w:ind w:firstLine="720"/>
        <w:jc w:val="both"/>
        <w:rPr>
          <w:ins w:id="1995" w:author="James Vu" w:date="2024-04-18T17:03:00Z"/>
          <w:sz w:val="28"/>
          <w:szCs w:val="28"/>
        </w:rPr>
        <w:pPrChange w:id="1996" w:author="James Vu" w:date="2024-04-18T23:20:00Z">
          <w:pPr>
            <w:jc w:val="both"/>
          </w:pPr>
        </w:pPrChange>
      </w:pPr>
      <w:ins w:id="1997" w:author="James Vu" w:date="2024-04-18T17:03:00Z">
        <w:r w:rsidRPr="00167CE0">
          <w:rPr>
            <w:sz w:val="28"/>
            <w:szCs w:val="28"/>
          </w:rPr>
          <w:t>Quản lý thông tin nông sản, giáo dục và tư vấn, dữ liệu khí tượng thủy văn, và văn bản pháp lý.</w:t>
        </w:r>
      </w:ins>
    </w:p>
    <w:p w14:paraId="2C026123" w14:textId="77777777" w:rsidR="001B609E" w:rsidRPr="00167CE0" w:rsidRDefault="001B609E">
      <w:pPr>
        <w:ind w:firstLine="720"/>
        <w:jc w:val="both"/>
        <w:rPr>
          <w:ins w:id="1998" w:author="James Vu" w:date="2024-04-18T17:03:00Z"/>
          <w:sz w:val="28"/>
          <w:szCs w:val="28"/>
        </w:rPr>
        <w:pPrChange w:id="1999" w:author="James Vu" w:date="2024-04-18T23:20:00Z">
          <w:pPr>
            <w:jc w:val="both"/>
          </w:pPr>
        </w:pPrChange>
      </w:pPr>
      <w:ins w:id="2000" w:author="James Vu" w:date="2024-04-18T17:03:00Z">
        <w:r w:rsidRPr="00167CE0">
          <w:rPr>
            <w:sz w:val="28"/>
            <w:szCs w:val="28"/>
          </w:rPr>
          <w:t>Tích hợp các chức năng chia sẻ thông tin, quản lý sự kiện, hỗ trợ cộng đồng, và quản lý các chương trình tài chính và sức khỏe cộng đồng.</w:t>
        </w:r>
      </w:ins>
    </w:p>
    <w:p w14:paraId="72554FDB" w14:textId="5C55B47A" w:rsidR="001B609E" w:rsidRPr="00167CE0" w:rsidRDefault="00873A0C">
      <w:pPr>
        <w:ind w:firstLine="720"/>
        <w:jc w:val="both"/>
        <w:rPr>
          <w:ins w:id="2001" w:author="James Vu" w:date="2024-04-18T17:03:00Z"/>
          <w:b/>
          <w:bCs/>
          <w:sz w:val="28"/>
          <w:szCs w:val="28"/>
        </w:rPr>
        <w:pPrChange w:id="2002" w:author="James Vu" w:date="2024-04-18T23:55:00Z">
          <w:pPr>
            <w:jc w:val="both"/>
          </w:pPr>
        </w:pPrChange>
      </w:pPr>
      <w:ins w:id="2003" w:author="James Vu" w:date="2024-04-18T23:55:00Z">
        <w:r>
          <w:rPr>
            <w:b/>
            <w:bCs/>
            <w:sz w:val="28"/>
            <w:szCs w:val="28"/>
            <w:lang w:val="vi-VN"/>
          </w:rPr>
          <w:t xml:space="preserve">+ </w:t>
        </w:r>
      </w:ins>
      <w:ins w:id="2004" w:author="James Vu" w:date="2024-04-18T17:03:00Z">
        <w:r w:rsidR="001B609E" w:rsidRPr="00167CE0">
          <w:rPr>
            <w:b/>
            <w:bCs/>
            <w:sz w:val="28"/>
            <w:szCs w:val="28"/>
          </w:rPr>
          <w:t>Tác động xã hội và lợi ích mang lại:</w:t>
        </w:r>
      </w:ins>
    </w:p>
    <w:p w14:paraId="4DE58416" w14:textId="77777777" w:rsidR="001B609E" w:rsidRPr="00167CE0" w:rsidRDefault="001B609E">
      <w:pPr>
        <w:ind w:firstLine="720"/>
        <w:jc w:val="both"/>
        <w:rPr>
          <w:ins w:id="2005" w:author="James Vu" w:date="2024-04-18T17:03:00Z"/>
          <w:sz w:val="28"/>
          <w:szCs w:val="28"/>
        </w:rPr>
        <w:pPrChange w:id="2006" w:author="James Vu" w:date="2024-04-18T23:20:00Z">
          <w:pPr>
            <w:jc w:val="both"/>
          </w:pPr>
        </w:pPrChange>
      </w:pPr>
      <w:ins w:id="2007" w:author="James Vu" w:date="2024-04-18T17:03:00Z">
        <w:r w:rsidRPr="00167CE0">
          <w:rPr>
            <w:sz w:val="28"/>
            <w:szCs w:val="28"/>
          </w:rPr>
          <w:t>Nâng cao năng lực cạnh tranh: Cổng dữ liệu nông nghiệp sẽ cung cấp thông tin chi tiết và kịp thời về thị trường, khí hượng thủy văn, và tình hình sâu bệnh, giúp nông dân và doanh nghiệp nông nghiệp đưa ra quyết định sản xuất và kinh doanh hiệu quả hơn, từ đó nâng cao năng lực cạnh tranh trong và ngoài nước.</w:t>
        </w:r>
      </w:ins>
    </w:p>
    <w:p w14:paraId="79091FAC" w14:textId="77777777" w:rsidR="001B609E" w:rsidRPr="00167CE0" w:rsidRDefault="001B609E">
      <w:pPr>
        <w:ind w:firstLine="720"/>
        <w:jc w:val="both"/>
        <w:rPr>
          <w:ins w:id="2008" w:author="James Vu" w:date="2024-04-18T17:03:00Z"/>
          <w:sz w:val="28"/>
          <w:szCs w:val="28"/>
        </w:rPr>
        <w:pPrChange w:id="2009" w:author="James Vu" w:date="2024-04-18T23:20:00Z">
          <w:pPr>
            <w:jc w:val="both"/>
          </w:pPr>
        </w:pPrChange>
      </w:pPr>
      <w:ins w:id="2010" w:author="James Vu" w:date="2024-04-18T17:03:00Z">
        <w:r w:rsidRPr="00167CE0">
          <w:rPr>
            <w:sz w:val="28"/>
            <w:szCs w:val="28"/>
          </w:rPr>
          <w:t>Tăng cường quản lý nhà nước: Hệ thống sẽ hỗ trợ cơ quan quản lý nhà nước trong việc theo dõi, giám sát và phản ứng nhanh chóng đối với các vấn đề phát sinh trong ngành nông nghiệp, từ đó tối ưu hóa chất lượng quản lý và thực thi chính sách hiệu quả.</w:t>
        </w:r>
      </w:ins>
    </w:p>
    <w:p w14:paraId="6E1107F6" w14:textId="77777777" w:rsidR="001B609E" w:rsidRPr="00167CE0" w:rsidRDefault="001B609E">
      <w:pPr>
        <w:ind w:firstLine="720"/>
        <w:jc w:val="both"/>
        <w:rPr>
          <w:ins w:id="2011" w:author="James Vu" w:date="2024-04-18T17:03:00Z"/>
          <w:sz w:val="28"/>
          <w:szCs w:val="28"/>
        </w:rPr>
        <w:pPrChange w:id="2012" w:author="James Vu" w:date="2024-04-18T23:20:00Z">
          <w:pPr>
            <w:jc w:val="both"/>
          </w:pPr>
        </w:pPrChange>
      </w:pPr>
      <w:ins w:id="2013" w:author="James Vu" w:date="2024-04-18T17:03:00Z">
        <w:r w:rsidRPr="00167CE0">
          <w:rPr>
            <w:sz w:val="28"/>
            <w:szCs w:val="28"/>
          </w:rPr>
          <w:lastRenderedPageBreak/>
          <w:t>Thúc đẩy phát triển kinh tế xã hội: Việc tăng cường khả năng truy cập và sử dụng thông tin nông nghiệp sẽ giúp cải thiện đời sống và thu nhập của nông dân, qua đó thúc đẩy phát triển kinh tế - xã hội ở các vùng nông thôn.</w:t>
        </w:r>
      </w:ins>
    </w:p>
    <w:p w14:paraId="1E6B5996" w14:textId="77777777" w:rsidR="001B609E" w:rsidRPr="00167CE0" w:rsidRDefault="001B609E">
      <w:pPr>
        <w:ind w:firstLine="720"/>
        <w:jc w:val="both"/>
        <w:rPr>
          <w:ins w:id="2014" w:author="James Vu" w:date="2024-04-18T17:03:00Z"/>
          <w:sz w:val="28"/>
          <w:szCs w:val="28"/>
        </w:rPr>
        <w:pPrChange w:id="2015" w:author="James Vu" w:date="2024-04-18T23:20:00Z">
          <w:pPr>
            <w:jc w:val="both"/>
          </w:pPr>
        </w:pPrChange>
      </w:pPr>
      <w:ins w:id="2016" w:author="James Vu" w:date="2024-04-18T17:03:00Z">
        <w:r w:rsidRPr="00167CE0">
          <w:rPr>
            <w:sz w:val="28"/>
            <w:szCs w:val="28"/>
          </w:rPr>
          <w:t>Củng cố an toàn thông tin và giảm thiểu rủi ro: Bằng cách áp dụng các công nghệ bảo mật tiên tiến, hệ thống sẽ giúp bảo vệ thông tin cá nhân của người dùng và giảm thiểu rủi ro về an ninh dữ liệu.</w:t>
        </w:r>
      </w:ins>
    </w:p>
    <w:p w14:paraId="175894A7" w14:textId="77777777" w:rsidR="001B609E" w:rsidRPr="00167CE0" w:rsidRDefault="001B609E">
      <w:pPr>
        <w:ind w:firstLine="720"/>
        <w:jc w:val="both"/>
        <w:rPr>
          <w:ins w:id="2017" w:author="James Vu" w:date="2024-04-18T17:03:00Z"/>
          <w:sz w:val="28"/>
          <w:szCs w:val="28"/>
        </w:rPr>
        <w:pPrChange w:id="2018" w:author="James Vu" w:date="2024-04-18T23:20:00Z">
          <w:pPr>
            <w:jc w:val="both"/>
          </w:pPr>
        </w:pPrChange>
      </w:pPr>
      <w:ins w:id="2019" w:author="James Vu" w:date="2024-04-18T17:03:00Z">
        <w:r w:rsidRPr="00167CE0">
          <w:rPr>
            <w:sz w:val="28"/>
            <w:szCs w:val="28"/>
          </w:rPr>
          <w:t>Phát triển bền vững: Hệ thống sẽ góp phần vào việc bảo vệ môi trường và thúc đẩy phát triển bền vững thông qua việc cung cấp dữ liệu chính xác về tài nguyên và điều kiện sản xuất, giúp cho các quyết định canh tác và quản lý được thực hiện một cách khoa học và có trách nhiệm hơn đối với môi trường.</w:t>
        </w:r>
      </w:ins>
    </w:p>
    <w:p w14:paraId="3384CAB0" w14:textId="5E3F9B4C" w:rsidR="001B609E" w:rsidRPr="00167CE0" w:rsidRDefault="00873A0C">
      <w:pPr>
        <w:ind w:firstLine="720"/>
        <w:jc w:val="both"/>
        <w:rPr>
          <w:ins w:id="2020" w:author="James Vu" w:date="2024-04-18T17:03:00Z"/>
          <w:sz w:val="28"/>
          <w:szCs w:val="28"/>
        </w:rPr>
        <w:pPrChange w:id="2021" w:author="James Vu" w:date="2024-04-18T23:20:00Z">
          <w:pPr>
            <w:jc w:val="both"/>
          </w:pPr>
        </w:pPrChange>
      </w:pPr>
      <w:ins w:id="2022" w:author="James Vu" w:date="2024-04-18T23:55:00Z">
        <w:r>
          <w:rPr>
            <w:rStyle w:val="fontstyle01"/>
            <w:b/>
            <w:color w:val="auto"/>
          </w:rPr>
          <w:t>ii</w:t>
        </w:r>
        <w:r>
          <w:rPr>
            <w:rStyle w:val="fontstyle01"/>
            <w:b/>
            <w:color w:val="auto"/>
            <w:lang w:val="vi-VN"/>
          </w:rPr>
          <w:t xml:space="preserve">. </w:t>
        </w:r>
      </w:ins>
      <w:ins w:id="2023" w:author="James Vu" w:date="2024-04-18T17:03:00Z">
        <w:r w:rsidR="001B609E" w:rsidRPr="00167CE0">
          <w:rPr>
            <w:rStyle w:val="fontstyle01"/>
            <w:b/>
            <w:color w:val="auto"/>
          </w:rPr>
          <w:t>Nội dung 2:</w:t>
        </w:r>
        <w:r w:rsidR="001B609E" w:rsidRPr="00167CE0">
          <w:rPr>
            <w:b/>
            <w:bCs/>
            <w:i/>
            <w:iCs/>
            <w:sz w:val="28"/>
            <w:szCs w:val="28"/>
            <w:rPrChange w:id="2024" w:author="James Vu" w:date="2024-04-18T22:33:00Z">
              <w:rPr>
                <w:b/>
                <w:bCs/>
                <w:i/>
                <w:iCs/>
              </w:rPr>
            </w:rPrChange>
          </w:rPr>
          <w:t xml:space="preserve"> </w:t>
        </w:r>
        <w:r w:rsidR="001B609E" w:rsidRPr="00167CE0">
          <w:rPr>
            <w:b/>
            <w:bCs/>
            <w:i/>
            <w:iCs/>
            <w:sz w:val="28"/>
            <w:szCs w:val="28"/>
          </w:rPr>
          <w:t xml:space="preserve">Xây dựng Hệ thống trục dữ liệu Nông nghiệp tỉnh Khánh Hòa </w:t>
        </w:r>
        <w:r w:rsidR="001B609E" w:rsidRPr="00167CE0">
          <w:rPr>
            <w:b/>
            <w:bCs/>
            <w:i/>
            <w:iCs/>
            <w:sz w:val="28"/>
            <w:szCs w:val="28"/>
            <w:lang w:val="vi-VN"/>
          </w:rPr>
          <w:t>(</w:t>
        </w:r>
        <w:r w:rsidR="001B609E" w:rsidRPr="00167CE0">
          <w:rPr>
            <w:b/>
            <w:bCs/>
            <w:i/>
            <w:iCs/>
            <w:sz w:val="28"/>
            <w:szCs w:val="28"/>
          </w:rPr>
          <w:t>giai đoạn 1</w:t>
        </w:r>
        <w:r w:rsidR="001B609E" w:rsidRPr="00167CE0">
          <w:rPr>
            <w:b/>
            <w:bCs/>
            <w:i/>
            <w:iCs/>
            <w:sz w:val="28"/>
            <w:szCs w:val="28"/>
            <w:lang w:val="vi-VN"/>
          </w:rPr>
          <w:t>)</w:t>
        </w:r>
        <w:r w:rsidR="001B609E" w:rsidRPr="00167CE0">
          <w:rPr>
            <w:sz w:val="28"/>
            <w:szCs w:val="28"/>
          </w:rPr>
          <w:t xml:space="preserve"> nhằm tạo ra một nền tảng trung tâm cho việc thu thập, lưu trữ, và phân tích dữ liệu nông nghiệp, cung cấp dữ liệu thời gian thực và lịch sử cho các cơ quan quản lý và các bên liên quan, đồng thời tối ưu hóa việc ra quyết định dựa trên dữ liệu.</w:t>
        </w:r>
      </w:ins>
    </w:p>
    <w:p w14:paraId="0860A166" w14:textId="382F1F82" w:rsidR="001B609E" w:rsidRPr="00167CE0" w:rsidRDefault="00873A0C">
      <w:pPr>
        <w:ind w:firstLine="720"/>
        <w:jc w:val="both"/>
        <w:rPr>
          <w:ins w:id="2025" w:author="James Vu" w:date="2024-04-18T17:03:00Z"/>
          <w:b/>
          <w:bCs/>
          <w:sz w:val="28"/>
          <w:szCs w:val="28"/>
        </w:rPr>
        <w:pPrChange w:id="2026" w:author="James Vu" w:date="2024-04-18T23:55:00Z">
          <w:pPr>
            <w:jc w:val="both"/>
          </w:pPr>
        </w:pPrChange>
      </w:pPr>
      <w:ins w:id="2027" w:author="James Vu" w:date="2024-04-18T23:55:00Z">
        <w:r>
          <w:rPr>
            <w:b/>
            <w:bCs/>
            <w:sz w:val="28"/>
            <w:szCs w:val="28"/>
            <w:lang w:val="vi-VN"/>
          </w:rPr>
          <w:t xml:space="preserve">+ </w:t>
        </w:r>
      </w:ins>
      <w:ins w:id="2028" w:author="James Vu" w:date="2024-04-18T17:03:00Z">
        <w:r w:rsidR="001B609E" w:rsidRPr="00167CE0">
          <w:rPr>
            <w:b/>
            <w:bCs/>
            <w:sz w:val="28"/>
            <w:szCs w:val="28"/>
          </w:rPr>
          <w:t>Các hoạt động chính:</w:t>
        </w:r>
      </w:ins>
    </w:p>
    <w:p w14:paraId="7E1C8943" w14:textId="77777777" w:rsidR="001B609E" w:rsidRPr="00167CE0" w:rsidRDefault="001B609E">
      <w:pPr>
        <w:ind w:firstLine="720"/>
        <w:jc w:val="both"/>
        <w:rPr>
          <w:ins w:id="2029" w:author="James Vu" w:date="2024-04-18T17:03:00Z"/>
          <w:b/>
          <w:bCs/>
          <w:sz w:val="28"/>
          <w:szCs w:val="28"/>
        </w:rPr>
        <w:pPrChange w:id="2030" w:author="James Vu" w:date="2024-04-18T23:20:00Z">
          <w:pPr>
            <w:jc w:val="both"/>
          </w:pPr>
        </w:pPrChange>
      </w:pPr>
      <w:ins w:id="2031" w:author="James Vu" w:date="2024-04-18T17:03:00Z">
        <w:r w:rsidRPr="00167CE0">
          <w:rPr>
            <w:sz w:val="28"/>
            <w:szCs w:val="28"/>
          </w:rPr>
          <w:t>Phát triển hệ thống kỹ thuật và kiến trúc dữ liệu để quản lý người dùng, phân quyền truy cập, tích hợp và đồng bộ dữ liệu từ nhiều nguồn khác nhau.</w:t>
        </w:r>
      </w:ins>
    </w:p>
    <w:p w14:paraId="27CACCEC" w14:textId="77777777" w:rsidR="001B609E" w:rsidRPr="00167CE0" w:rsidRDefault="001B609E" w:rsidP="00167CE0">
      <w:pPr>
        <w:jc w:val="both"/>
        <w:rPr>
          <w:ins w:id="2032" w:author="James Vu" w:date="2024-04-18T17:03:00Z"/>
          <w:sz w:val="28"/>
          <w:szCs w:val="28"/>
        </w:rPr>
      </w:pPr>
      <w:ins w:id="2033" w:author="James Vu" w:date="2024-04-18T17:03:00Z">
        <w:r w:rsidRPr="00167CE0">
          <w:rPr>
            <w:sz w:val="28"/>
            <w:szCs w:val="28"/>
          </w:rPr>
          <w:t>Triển khai các chức năng bảo mật, xác thực người dùng, quản lý dữ liệu thời gian thực và lịch sử, cũng như tính năng cảnh báo và thông báo.</w:t>
        </w:r>
      </w:ins>
    </w:p>
    <w:p w14:paraId="2A243DB2" w14:textId="77777777" w:rsidR="001B609E" w:rsidRPr="00167CE0" w:rsidRDefault="001B609E">
      <w:pPr>
        <w:ind w:firstLine="720"/>
        <w:jc w:val="both"/>
        <w:rPr>
          <w:ins w:id="2034" w:author="James Vu" w:date="2024-04-18T17:03:00Z"/>
          <w:sz w:val="28"/>
          <w:szCs w:val="28"/>
        </w:rPr>
        <w:pPrChange w:id="2035" w:author="James Vu" w:date="2024-04-18T23:20:00Z">
          <w:pPr>
            <w:jc w:val="both"/>
          </w:pPr>
        </w:pPrChange>
      </w:pPr>
      <w:ins w:id="2036" w:author="James Vu" w:date="2024-04-18T17:03:00Z">
        <w:r w:rsidRPr="00167CE0">
          <w:rPr>
            <w:sz w:val="28"/>
            <w:szCs w:val="28"/>
          </w:rPr>
          <w:t>Hỗ trợ quyết định thông qua các công cụ báo cáo và phân tích dữ liệu, và quản lý dữ liệu liên quan đến thời tiết và môi trường, cũng như các hoạt động nông nghiệp chuyên môn.</w:t>
        </w:r>
      </w:ins>
    </w:p>
    <w:p w14:paraId="4B5FA5D6" w14:textId="3D9B0301" w:rsidR="001B609E" w:rsidRPr="00167CE0" w:rsidRDefault="00873A0C">
      <w:pPr>
        <w:ind w:firstLine="720"/>
        <w:jc w:val="both"/>
        <w:rPr>
          <w:ins w:id="2037" w:author="James Vu" w:date="2024-04-18T17:03:00Z"/>
          <w:b/>
          <w:bCs/>
          <w:sz w:val="28"/>
          <w:szCs w:val="28"/>
        </w:rPr>
        <w:pPrChange w:id="2038" w:author="James Vu" w:date="2024-04-18T23:55:00Z">
          <w:pPr>
            <w:jc w:val="both"/>
          </w:pPr>
        </w:pPrChange>
      </w:pPr>
      <w:ins w:id="2039" w:author="James Vu" w:date="2024-04-18T23:55:00Z">
        <w:r>
          <w:rPr>
            <w:b/>
            <w:bCs/>
            <w:sz w:val="28"/>
            <w:szCs w:val="28"/>
            <w:lang w:val="vi-VN"/>
          </w:rPr>
          <w:t xml:space="preserve">+ </w:t>
        </w:r>
      </w:ins>
      <w:ins w:id="2040" w:author="James Vu" w:date="2024-04-18T17:03:00Z">
        <w:r w:rsidR="001B609E" w:rsidRPr="00167CE0">
          <w:rPr>
            <w:b/>
            <w:bCs/>
            <w:sz w:val="28"/>
            <w:szCs w:val="28"/>
          </w:rPr>
          <w:t>Tác động xã hội và lợi ích mang lại:</w:t>
        </w:r>
      </w:ins>
    </w:p>
    <w:p w14:paraId="2F69EA38" w14:textId="77777777" w:rsidR="001B609E" w:rsidRPr="00167CE0" w:rsidRDefault="001B609E">
      <w:pPr>
        <w:ind w:firstLine="720"/>
        <w:jc w:val="both"/>
        <w:rPr>
          <w:ins w:id="2041" w:author="James Vu" w:date="2024-04-18T17:03:00Z"/>
          <w:sz w:val="28"/>
          <w:szCs w:val="28"/>
        </w:rPr>
        <w:pPrChange w:id="2042" w:author="James Vu" w:date="2024-04-18T23:20:00Z">
          <w:pPr>
            <w:jc w:val="both"/>
          </w:pPr>
        </w:pPrChange>
      </w:pPr>
      <w:ins w:id="2043" w:author="James Vu" w:date="2024-04-18T17:03:00Z">
        <w:r w:rsidRPr="00167CE0">
          <w:rPr>
            <w:sz w:val="28"/>
            <w:szCs w:val="28"/>
          </w:rPr>
          <w:t>Cung cấp một hệ thống thông tin đáng tin cậy giúp nâng cao khả năng hiểu biết và quản lý của các cơ quan chính phủ đối với ngành nông nghiệp, qua đó tăng cường hiệu quả trong việc phát triển và thực thi chính sách.</w:t>
        </w:r>
      </w:ins>
    </w:p>
    <w:p w14:paraId="0D4B3A44" w14:textId="77777777" w:rsidR="001B609E" w:rsidRPr="00167CE0" w:rsidRDefault="001B609E">
      <w:pPr>
        <w:ind w:firstLine="720"/>
        <w:jc w:val="both"/>
        <w:rPr>
          <w:ins w:id="2044" w:author="James Vu" w:date="2024-04-18T17:03:00Z"/>
          <w:sz w:val="28"/>
          <w:szCs w:val="28"/>
        </w:rPr>
        <w:pPrChange w:id="2045" w:author="James Vu" w:date="2024-04-18T23:20:00Z">
          <w:pPr>
            <w:jc w:val="both"/>
          </w:pPr>
        </w:pPrChange>
      </w:pPr>
      <w:ins w:id="2046" w:author="James Vu" w:date="2024-04-18T17:03:00Z">
        <w:r w:rsidRPr="00167CE0">
          <w:rPr>
            <w:sz w:val="28"/>
            <w:szCs w:val="28"/>
          </w:rPr>
          <w:t>Tăng cường khả năng ứng phó với các sự cố và thách thức trong nông nghiệp thông qua việc quản lý và phân tích dữ liệu chuyên sâu, giúp giảm thiểu rủi ro và thúc đẩy sự phát triển bền vững.</w:t>
        </w:r>
      </w:ins>
    </w:p>
    <w:p w14:paraId="1A0706F7" w14:textId="77777777" w:rsidR="001B609E" w:rsidRPr="00167CE0" w:rsidRDefault="001B609E">
      <w:pPr>
        <w:ind w:firstLine="720"/>
        <w:jc w:val="both"/>
        <w:rPr>
          <w:ins w:id="2047" w:author="James Vu" w:date="2024-04-18T17:03:00Z"/>
          <w:sz w:val="28"/>
          <w:szCs w:val="28"/>
        </w:rPr>
        <w:pPrChange w:id="2048" w:author="James Vu" w:date="2024-04-18T23:20:00Z">
          <w:pPr>
            <w:jc w:val="both"/>
          </w:pPr>
        </w:pPrChange>
      </w:pPr>
      <w:ins w:id="2049" w:author="James Vu" w:date="2024-04-18T17:03:00Z">
        <w:r w:rsidRPr="00167CE0">
          <w:rPr>
            <w:sz w:val="28"/>
            <w:szCs w:val="28"/>
          </w:rPr>
          <w:t>Hỗ trợ cộng đồng nông dân trong việc tiếp cận các dữ liệu cần thiết để nâng cao năng suất và chất lượng sản phẩm, đồng thời tham gia vào các chuỗi cung ứng toàn cầu một cách hiệu quả hơn.</w:t>
        </w:r>
      </w:ins>
    </w:p>
    <w:p w14:paraId="1AA2F76B" w14:textId="77777777" w:rsidR="001B609E" w:rsidRPr="00167CE0" w:rsidRDefault="001B609E">
      <w:pPr>
        <w:ind w:firstLine="720"/>
        <w:jc w:val="both"/>
        <w:rPr>
          <w:ins w:id="2050" w:author="James Vu" w:date="2024-04-18T17:03:00Z"/>
          <w:sz w:val="28"/>
          <w:szCs w:val="28"/>
        </w:rPr>
        <w:pPrChange w:id="2051" w:author="James Vu" w:date="2024-04-18T23:20:00Z">
          <w:pPr>
            <w:jc w:val="both"/>
          </w:pPr>
        </w:pPrChange>
      </w:pPr>
      <w:ins w:id="2052" w:author="James Vu" w:date="2024-04-18T17:03:00Z">
        <w:r w:rsidRPr="00167CE0">
          <w:rPr>
            <w:sz w:val="28"/>
            <w:szCs w:val="28"/>
          </w:rPr>
          <w:t>Cung cấp một nền tảng thông tin mở cho phép tích hợp dễ dàng với các hệ thống khác, đẩy mạnh khả năng tương tác và giao tiếp giữa các bên liên quan trong và ngoài ngành.</w:t>
        </w:r>
      </w:ins>
    </w:p>
    <w:p w14:paraId="761DFEDC" w14:textId="631FC61D" w:rsidR="001B609E" w:rsidRPr="00167CE0" w:rsidRDefault="00873A0C">
      <w:pPr>
        <w:ind w:firstLine="720"/>
        <w:jc w:val="both"/>
        <w:rPr>
          <w:ins w:id="2053" w:author="James Vu" w:date="2024-04-18T17:04:00Z"/>
          <w:sz w:val="28"/>
          <w:szCs w:val="28"/>
          <w:lang w:val="vi-VN"/>
        </w:rPr>
        <w:pPrChange w:id="2054" w:author="James Vu" w:date="2024-04-18T23:55:00Z">
          <w:pPr>
            <w:jc w:val="both"/>
          </w:pPr>
        </w:pPrChange>
      </w:pPr>
      <w:ins w:id="2055" w:author="James Vu" w:date="2024-04-18T23:55:00Z">
        <w:r>
          <w:rPr>
            <w:rStyle w:val="fontstyle01"/>
            <w:b/>
            <w:color w:val="auto"/>
          </w:rPr>
          <w:t>iii</w:t>
        </w:r>
        <w:r>
          <w:rPr>
            <w:rStyle w:val="fontstyle01"/>
            <w:b/>
            <w:color w:val="auto"/>
            <w:lang w:val="vi-VN"/>
          </w:rPr>
          <w:t xml:space="preserve">. </w:t>
        </w:r>
      </w:ins>
      <w:ins w:id="2056" w:author="James Vu" w:date="2024-04-18T17:04:00Z">
        <w:r w:rsidR="001B609E" w:rsidRPr="00167CE0">
          <w:rPr>
            <w:rStyle w:val="fontstyle01"/>
            <w:b/>
            <w:color w:val="auto"/>
          </w:rPr>
          <w:t xml:space="preserve">Nội dung 3: </w:t>
        </w:r>
        <w:r w:rsidR="001B609E" w:rsidRPr="00167CE0">
          <w:rPr>
            <w:b/>
            <w:bCs/>
            <w:i/>
            <w:iCs/>
            <w:sz w:val="28"/>
            <w:szCs w:val="28"/>
            <w:lang w:val="vi-VN"/>
          </w:rPr>
          <w:t>Xây dựng Hệ tính năng về lĩnh vực trồng trọt và bảo vệ thực vật tỉnh Khánh Hòa (</w:t>
        </w:r>
        <w:r w:rsidR="001B609E" w:rsidRPr="00167CE0">
          <w:rPr>
            <w:b/>
            <w:bCs/>
            <w:i/>
            <w:iCs/>
            <w:sz w:val="28"/>
            <w:szCs w:val="28"/>
          </w:rPr>
          <w:t>giai đoạn 1</w:t>
        </w:r>
        <w:r w:rsidR="001B609E" w:rsidRPr="00167CE0">
          <w:rPr>
            <w:b/>
            <w:bCs/>
            <w:i/>
            <w:iCs/>
            <w:sz w:val="28"/>
            <w:szCs w:val="28"/>
            <w:lang w:val="vi-VN"/>
          </w:rPr>
          <w:t>)</w:t>
        </w:r>
        <w:r w:rsidR="001B609E" w:rsidRPr="00167CE0">
          <w:rPr>
            <w:sz w:val="28"/>
            <w:szCs w:val="28"/>
          </w:rPr>
          <w:t xml:space="preserve"> </w:t>
        </w:r>
        <w:r w:rsidR="001B609E" w:rsidRPr="00167CE0">
          <w:rPr>
            <w:sz w:val="28"/>
            <w:szCs w:val="28"/>
            <w:lang w:val="vi-VN"/>
          </w:rPr>
          <w:t>nhằm tối ưu hóa quản lý nông nghiệp, tăng cường hiệu quả canh tác và bảo vệ thực vật thông qua ứng dụng công nghệ số và tăng cường khả năng theo dõi, điều chỉnh, và phản hồi nhanh chóng đến các yếu tố nông nghiệp.</w:t>
        </w:r>
      </w:ins>
    </w:p>
    <w:p w14:paraId="77C74444" w14:textId="798B726A" w:rsidR="001B609E" w:rsidRPr="00167CE0" w:rsidRDefault="00873A0C">
      <w:pPr>
        <w:ind w:firstLine="720"/>
        <w:jc w:val="both"/>
        <w:rPr>
          <w:ins w:id="2057" w:author="James Vu" w:date="2024-04-18T17:04:00Z"/>
          <w:b/>
          <w:bCs/>
          <w:sz w:val="28"/>
          <w:szCs w:val="28"/>
          <w:lang w:val="vi-VN"/>
        </w:rPr>
        <w:pPrChange w:id="2058" w:author="James Vu" w:date="2024-04-18T23:55:00Z">
          <w:pPr>
            <w:jc w:val="both"/>
          </w:pPr>
        </w:pPrChange>
      </w:pPr>
      <w:ins w:id="2059" w:author="James Vu" w:date="2024-04-18T23:55:00Z">
        <w:r>
          <w:rPr>
            <w:b/>
            <w:bCs/>
            <w:sz w:val="28"/>
            <w:szCs w:val="28"/>
            <w:lang w:val="vi-VN"/>
          </w:rPr>
          <w:t xml:space="preserve">+ </w:t>
        </w:r>
      </w:ins>
      <w:ins w:id="2060" w:author="James Vu" w:date="2024-04-18T17:04:00Z">
        <w:r w:rsidR="001B609E" w:rsidRPr="00167CE0">
          <w:rPr>
            <w:b/>
            <w:bCs/>
            <w:sz w:val="28"/>
            <w:szCs w:val="28"/>
            <w:lang w:val="vi-VN"/>
          </w:rPr>
          <w:t>Các hoạt động chính:</w:t>
        </w:r>
      </w:ins>
    </w:p>
    <w:p w14:paraId="3292D8C5" w14:textId="77777777" w:rsidR="001B609E" w:rsidRPr="00167CE0" w:rsidRDefault="001B609E">
      <w:pPr>
        <w:ind w:firstLine="720"/>
        <w:jc w:val="both"/>
        <w:rPr>
          <w:ins w:id="2061" w:author="James Vu" w:date="2024-04-18T17:04:00Z"/>
          <w:sz w:val="28"/>
          <w:szCs w:val="28"/>
          <w:lang w:val="vi-VN"/>
        </w:rPr>
        <w:pPrChange w:id="2062" w:author="James Vu" w:date="2024-04-18T23:20:00Z">
          <w:pPr>
            <w:jc w:val="both"/>
          </w:pPr>
        </w:pPrChange>
      </w:pPr>
      <w:ins w:id="2063" w:author="James Vu" w:date="2024-04-18T17:04:00Z">
        <w:r w:rsidRPr="00167CE0">
          <w:rPr>
            <w:sz w:val="28"/>
            <w:szCs w:val="28"/>
            <w:lang w:val="vi-VN"/>
          </w:rPr>
          <w:t>Triển khai và tích hợp các hệ thống kỹ thuật để quản lý hồ sơ nông dân, vùng nguyên liệu, và quản lý vật tư nông nghiệp.</w:t>
        </w:r>
      </w:ins>
    </w:p>
    <w:p w14:paraId="4692BEFB" w14:textId="77777777" w:rsidR="001B609E" w:rsidRPr="00167CE0" w:rsidRDefault="001B609E">
      <w:pPr>
        <w:ind w:firstLine="720"/>
        <w:jc w:val="both"/>
        <w:rPr>
          <w:ins w:id="2064" w:author="James Vu" w:date="2024-04-18T17:04:00Z"/>
          <w:sz w:val="28"/>
          <w:szCs w:val="28"/>
          <w:lang w:val="vi-VN"/>
        </w:rPr>
        <w:pPrChange w:id="2065" w:author="James Vu" w:date="2024-04-18T23:20:00Z">
          <w:pPr>
            <w:jc w:val="both"/>
          </w:pPr>
        </w:pPrChange>
      </w:pPr>
      <w:ins w:id="2066" w:author="James Vu" w:date="2024-04-18T17:04:00Z">
        <w:r w:rsidRPr="00167CE0">
          <w:rPr>
            <w:sz w:val="28"/>
            <w:szCs w:val="28"/>
            <w:lang w:val="vi-VN"/>
          </w:rPr>
          <w:lastRenderedPageBreak/>
          <w:t>Phát triển tính năng quản lý thông tin khuyến nông, đồng bộ dữ liệu, và báo cáo; quản lý dữ liệu địa lý và hiệu suất sản xuất.</w:t>
        </w:r>
      </w:ins>
    </w:p>
    <w:p w14:paraId="06B56C9E" w14:textId="77777777" w:rsidR="001B609E" w:rsidRPr="00167CE0" w:rsidRDefault="001B609E">
      <w:pPr>
        <w:ind w:firstLine="720"/>
        <w:jc w:val="both"/>
        <w:rPr>
          <w:ins w:id="2067" w:author="James Vu" w:date="2024-04-18T17:04:00Z"/>
          <w:sz w:val="28"/>
          <w:szCs w:val="28"/>
          <w:lang w:val="vi-VN"/>
        </w:rPr>
        <w:pPrChange w:id="2068" w:author="James Vu" w:date="2024-04-18T23:20:00Z">
          <w:pPr>
            <w:jc w:val="both"/>
          </w:pPr>
        </w:pPrChange>
      </w:pPr>
      <w:ins w:id="2069" w:author="James Vu" w:date="2024-04-18T17:04:00Z">
        <w:r w:rsidRPr="00167CE0">
          <w:rPr>
            <w:sz w:val="28"/>
            <w:szCs w:val="28"/>
            <w:lang w:val="vi-VN"/>
          </w:rPr>
          <w:t>Tích hợp các công cụ tương tác và giao tiếp với nông dân, quản lý chứng nhận, quy trình, và rủi ro.</w:t>
        </w:r>
      </w:ins>
    </w:p>
    <w:p w14:paraId="79149D2C" w14:textId="77777777" w:rsidR="001B609E" w:rsidRPr="00167CE0" w:rsidRDefault="001B609E">
      <w:pPr>
        <w:ind w:firstLine="720"/>
        <w:jc w:val="both"/>
        <w:rPr>
          <w:ins w:id="2070" w:author="James Vu" w:date="2024-04-18T17:04:00Z"/>
          <w:sz w:val="28"/>
          <w:szCs w:val="28"/>
          <w:lang w:val="vi-VN"/>
        </w:rPr>
        <w:pPrChange w:id="2071" w:author="James Vu" w:date="2024-04-18T23:20:00Z">
          <w:pPr>
            <w:jc w:val="both"/>
          </w:pPr>
        </w:pPrChange>
      </w:pPr>
      <w:ins w:id="2072" w:author="James Vu" w:date="2024-04-18T17:04:00Z">
        <w:r w:rsidRPr="00167CE0">
          <w:rPr>
            <w:sz w:val="28"/>
            <w:szCs w:val="28"/>
            <w:lang w:val="vi-VN"/>
          </w:rPr>
          <w:t>Cung cấp đào tạo và phát triển kỹ năng cho người dùng, tích hợp và quản lý dữ liệu thông qua ứng dụng di động và các giao diện web.</w:t>
        </w:r>
      </w:ins>
    </w:p>
    <w:p w14:paraId="26DE8E88" w14:textId="56378F19" w:rsidR="001B609E" w:rsidRPr="00167CE0" w:rsidRDefault="00873A0C">
      <w:pPr>
        <w:ind w:firstLine="720"/>
        <w:jc w:val="both"/>
        <w:rPr>
          <w:ins w:id="2073" w:author="James Vu" w:date="2024-04-18T17:04:00Z"/>
          <w:b/>
          <w:bCs/>
          <w:sz w:val="28"/>
          <w:szCs w:val="28"/>
          <w:lang w:val="vi-VN"/>
        </w:rPr>
        <w:pPrChange w:id="2074" w:author="James Vu" w:date="2024-04-18T23:55:00Z">
          <w:pPr>
            <w:jc w:val="both"/>
          </w:pPr>
        </w:pPrChange>
      </w:pPr>
      <w:ins w:id="2075" w:author="James Vu" w:date="2024-04-18T23:55:00Z">
        <w:r>
          <w:rPr>
            <w:b/>
            <w:bCs/>
            <w:sz w:val="28"/>
            <w:szCs w:val="28"/>
            <w:lang w:val="vi-VN"/>
          </w:rPr>
          <w:t xml:space="preserve">+ </w:t>
        </w:r>
      </w:ins>
      <w:ins w:id="2076" w:author="James Vu" w:date="2024-04-18T17:04:00Z">
        <w:r w:rsidR="001B609E" w:rsidRPr="00167CE0">
          <w:rPr>
            <w:b/>
            <w:bCs/>
            <w:sz w:val="28"/>
            <w:szCs w:val="28"/>
            <w:lang w:val="vi-VN"/>
          </w:rPr>
          <w:t>Tác động xã hội và lợi ích mang lại:</w:t>
        </w:r>
      </w:ins>
    </w:p>
    <w:p w14:paraId="430EC050" w14:textId="77777777" w:rsidR="001B609E" w:rsidRPr="00167CE0" w:rsidRDefault="001B609E">
      <w:pPr>
        <w:ind w:firstLine="720"/>
        <w:jc w:val="both"/>
        <w:rPr>
          <w:ins w:id="2077" w:author="James Vu" w:date="2024-04-18T17:04:00Z"/>
          <w:sz w:val="28"/>
          <w:szCs w:val="28"/>
          <w:lang w:val="vi-VN"/>
        </w:rPr>
        <w:pPrChange w:id="2078" w:author="James Vu" w:date="2024-04-18T23:20:00Z">
          <w:pPr>
            <w:jc w:val="both"/>
          </w:pPr>
        </w:pPrChange>
      </w:pPr>
      <w:ins w:id="2079" w:author="James Vu" w:date="2024-04-18T17:04:00Z">
        <w:r w:rsidRPr="00167CE0">
          <w:rPr>
            <w:sz w:val="28"/>
            <w:szCs w:val="28"/>
            <w:lang w:val="vi-VN"/>
          </w:rPr>
          <w:t>Nâng cao năng lực quản lý và giám sát cho cơ quan quản lý nông nghiệp, từ đó đưa ra các chính sách và can thiệp kịp thời để cải thiện năng suất và chất lượng sản phẩm nông nghiệp.</w:t>
        </w:r>
      </w:ins>
    </w:p>
    <w:p w14:paraId="27F48CCA" w14:textId="77777777" w:rsidR="001B609E" w:rsidRPr="00167CE0" w:rsidRDefault="001B609E">
      <w:pPr>
        <w:ind w:firstLine="720"/>
        <w:jc w:val="both"/>
        <w:rPr>
          <w:ins w:id="2080" w:author="James Vu" w:date="2024-04-18T17:04:00Z"/>
          <w:sz w:val="28"/>
          <w:szCs w:val="28"/>
          <w:lang w:val="vi-VN"/>
        </w:rPr>
        <w:pPrChange w:id="2081" w:author="James Vu" w:date="2024-04-18T23:20:00Z">
          <w:pPr>
            <w:jc w:val="both"/>
          </w:pPr>
        </w:pPrChange>
      </w:pPr>
      <w:ins w:id="2082" w:author="James Vu" w:date="2024-04-18T17:04:00Z">
        <w:r w:rsidRPr="00167CE0">
          <w:rPr>
            <w:sz w:val="28"/>
            <w:szCs w:val="28"/>
            <w:lang w:val="vi-VN"/>
          </w:rPr>
          <w:t>Cung cấp công cụ hỗ trợ quyết định cho nông dân và hợp tác xã, qua đó nâng cao tiêu chuẩn canh tác, bảo vệ thực vật, và quản lý rủi ro một cách hiệu quả.</w:t>
        </w:r>
      </w:ins>
    </w:p>
    <w:p w14:paraId="6BC9DF0C" w14:textId="77777777" w:rsidR="001B609E" w:rsidRPr="00167CE0" w:rsidRDefault="001B609E">
      <w:pPr>
        <w:ind w:firstLine="720"/>
        <w:jc w:val="both"/>
        <w:rPr>
          <w:ins w:id="2083" w:author="James Vu" w:date="2024-04-18T17:04:00Z"/>
          <w:sz w:val="28"/>
          <w:szCs w:val="28"/>
          <w:lang w:val="vi-VN"/>
        </w:rPr>
        <w:pPrChange w:id="2084" w:author="James Vu" w:date="2024-04-18T23:20:00Z">
          <w:pPr>
            <w:jc w:val="both"/>
          </w:pPr>
        </w:pPrChange>
      </w:pPr>
      <w:ins w:id="2085" w:author="James Vu" w:date="2024-04-18T17:04:00Z">
        <w:r w:rsidRPr="00167CE0">
          <w:rPr>
            <w:sz w:val="28"/>
            <w:szCs w:val="28"/>
            <w:lang w:val="vi-VN"/>
          </w:rPr>
          <w:t>Thúc đẩy sự phát triển của ngành nông nghiệp thông qua việc áp dụng công nghệ tiên tiến, góp phần vào sự phát triển bền vững của vùng và đảm bảo an ninh lương thực.</w:t>
        </w:r>
      </w:ins>
    </w:p>
    <w:p w14:paraId="3A7EBC02" w14:textId="77777777" w:rsidR="001B609E" w:rsidRPr="00167CE0" w:rsidRDefault="001B609E">
      <w:pPr>
        <w:ind w:firstLine="720"/>
        <w:jc w:val="both"/>
        <w:rPr>
          <w:ins w:id="2086" w:author="James Vu" w:date="2024-04-18T17:04:00Z"/>
          <w:sz w:val="28"/>
          <w:szCs w:val="28"/>
          <w:lang w:val="vi-VN"/>
        </w:rPr>
        <w:pPrChange w:id="2087" w:author="James Vu" w:date="2024-04-18T23:20:00Z">
          <w:pPr>
            <w:jc w:val="both"/>
          </w:pPr>
        </w:pPrChange>
      </w:pPr>
      <w:ins w:id="2088" w:author="James Vu" w:date="2024-04-18T17:04:00Z">
        <w:r w:rsidRPr="00167CE0">
          <w:rPr>
            <w:sz w:val="28"/>
            <w:szCs w:val="28"/>
            <w:lang w:val="vi-VN"/>
          </w:rPr>
          <w:t>Cải thiện mức độ minh bạch và truyền thông giữa các bên liên quan, cải thiện sức khỏe cộng đồng thông qua việc quản lý chất lượng và an toàn sản phẩm nông nghiệp.</w:t>
        </w:r>
      </w:ins>
    </w:p>
    <w:p w14:paraId="6C780D90" w14:textId="400D77EB" w:rsidR="001B609E" w:rsidRPr="00167CE0" w:rsidRDefault="00873A0C">
      <w:pPr>
        <w:ind w:firstLine="720"/>
        <w:jc w:val="both"/>
        <w:rPr>
          <w:ins w:id="2089" w:author="James Vu" w:date="2024-04-18T17:04:00Z"/>
          <w:sz w:val="28"/>
          <w:szCs w:val="28"/>
          <w:lang w:val="vi-VN"/>
        </w:rPr>
        <w:pPrChange w:id="2090" w:author="James Vu" w:date="2024-04-18T23:56:00Z">
          <w:pPr>
            <w:jc w:val="both"/>
          </w:pPr>
        </w:pPrChange>
      </w:pPr>
      <w:ins w:id="2091" w:author="James Vu" w:date="2024-04-18T23:56:00Z">
        <w:r>
          <w:rPr>
            <w:rStyle w:val="fontstyle01"/>
            <w:b/>
            <w:color w:val="auto"/>
          </w:rPr>
          <w:t>iv</w:t>
        </w:r>
        <w:r>
          <w:rPr>
            <w:rStyle w:val="fontstyle01"/>
            <w:b/>
            <w:color w:val="auto"/>
            <w:lang w:val="vi-VN"/>
          </w:rPr>
          <w:t xml:space="preserve">. </w:t>
        </w:r>
      </w:ins>
      <w:ins w:id="2092" w:author="James Vu" w:date="2024-04-18T17:04:00Z">
        <w:r w:rsidR="001B609E" w:rsidRPr="00167CE0">
          <w:rPr>
            <w:rStyle w:val="fontstyle01"/>
            <w:b/>
            <w:color w:val="auto"/>
          </w:rPr>
          <w:t xml:space="preserve">Nội dung 4: </w:t>
        </w:r>
        <w:r w:rsidR="001B609E" w:rsidRPr="00167CE0">
          <w:rPr>
            <w:b/>
            <w:bCs/>
            <w:i/>
            <w:iCs/>
            <w:sz w:val="28"/>
            <w:szCs w:val="28"/>
            <w:lang w:val="vi-VN"/>
          </w:rPr>
          <w:t>Xây dựng Hệ tính năng về lĩnh vực quản lý chất lượng nông, lâm, thủy sản tỉnh Khánh Hòa (</w:t>
        </w:r>
        <w:r w:rsidR="001B609E" w:rsidRPr="00167CE0">
          <w:rPr>
            <w:b/>
            <w:bCs/>
            <w:i/>
            <w:iCs/>
            <w:sz w:val="28"/>
            <w:szCs w:val="28"/>
          </w:rPr>
          <w:t>giai đoạn 1</w:t>
        </w:r>
        <w:r w:rsidR="001B609E" w:rsidRPr="00167CE0">
          <w:rPr>
            <w:b/>
            <w:bCs/>
            <w:i/>
            <w:iCs/>
            <w:sz w:val="28"/>
            <w:szCs w:val="28"/>
            <w:lang w:val="vi-VN"/>
          </w:rPr>
          <w:t>)</w:t>
        </w:r>
        <w:r w:rsidR="001B609E" w:rsidRPr="00167CE0">
          <w:rPr>
            <w:sz w:val="28"/>
            <w:szCs w:val="28"/>
          </w:rPr>
          <w:t xml:space="preserve"> </w:t>
        </w:r>
        <w:r w:rsidR="001B609E" w:rsidRPr="00167CE0">
          <w:rPr>
            <w:sz w:val="28"/>
            <w:szCs w:val="28"/>
            <w:lang w:val="vi-VN"/>
          </w:rPr>
          <w:t>nhằm nâng cao chất lượng sản phẩm, đảm bảo an toàn thực phẩm và tăng cường khả năng kiểm soát chất lượng cho các sản phẩm nông, lâm, thủy sản tại địa phương.</w:t>
        </w:r>
      </w:ins>
    </w:p>
    <w:p w14:paraId="54AD32FD" w14:textId="7670BF57" w:rsidR="001B609E" w:rsidRPr="00167CE0" w:rsidRDefault="00873A0C">
      <w:pPr>
        <w:ind w:firstLine="720"/>
        <w:jc w:val="both"/>
        <w:rPr>
          <w:ins w:id="2093" w:author="James Vu" w:date="2024-04-18T17:04:00Z"/>
          <w:b/>
          <w:bCs/>
          <w:sz w:val="28"/>
          <w:szCs w:val="28"/>
          <w:lang w:val="vi-VN"/>
        </w:rPr>
        <w:pPrChange w:id="2094" w:author="James Vu" w:date="2024-04-18T23:56:00Z">
          <w:pPr>
            <w:jc w:val="both"/>
          </w:pPr>
        </w:pPrChange>
      </w:pPr>
      <w:ins w:id="2095" w:author="James Vu" w:date="2024-04-18T23:56:00Z">
        <w:r>
          <w:rPr>
            <w:b/>
            <w:bCs/>
            <w:sz w:val="28"/>
            <w:szCs w:val="28"/>
            <w:lang w:val="vi-VN"/>
          </w:rPr>
          <w:t xml:space="preserve">+ </w:t>
        </w:r>
      </w:ins>
      <w:ins w:id="2096" w:author="James Vu" w:date="2024-04-18T17:04:00Z">
        <w:r w:rsidR="001B609E" w:rsidRPr="00167CE0">
          <w:rPr>
            <w:b/>
            <w:bCs/>
            <w:sz w:val="28"/>
            <w:szCs w:val="28"/>
            <w:lang w:val="vi-VN"/>
          </w:rPr>
          <w:t>Các hoạt động chính:</w:t>
        </w:r>
      </w:ins>
    </w:p>
    <w:p w14:paraId="138A007C" w14:textId="77777777" w:rsidR="001B609E" w:rsidRPr="00167CE0" w:rsidRDefault="001B609E">
      <w:pPr>
        <w:ind w:firstLine="720"/>
        <w:jc w:val="both"/>
        <w:rPr>
          <w:ins w:id="2097" w:author="James Vu" w:date="2024-04-18T17:04:00Z"/>
          <w:sz w:val="28"/>
          <w:szCs w:val="28"/>
          <w:lang w:val="vi-VN"/>
        </w:rPr>
        <w:pPrChange w:id="2098" w:author="James Vu" w:date="2024-04-18T23:20:00Z">
          <w:pPr>
            <w:jc w:val="both"/>
          </w:pPr>
        </w:pPrChange>
      </w:pPr>
      <w:ins w:id="2099" w:author="James Vu" w:date="2024-04-18T17:04:00Z">
        <w:r w:rsidRPr="00167CE0">
          <w:rPr>
            <w:sz w:val="28"/>
            <w:szCs w:val="28"/>
            <w:lang w:val="vi-VN"/>
          </w:rPr>
          <w:t>Triển khai các tính năng quản lý phân quyền, thẩm định ATTP, giám sát dư lượng và tạp chất.</w:t>
        </w:r>
      </w:ins>
    </w:p>
    <w:p w14:paraId="30415017" w14:textId="77777777" w:rsidR="001B609E" w:rsidRPr="00167CE0" w:rsidRDefault="001B609E">
      <w:pPr>
        <w:ind w:firstLine="720"/>
        <w:jc w:val="both"/>
        <w:rPr>
          <w:ins w:id="2100" w:author="James Vu" w:date="2024-04-18T17:04:00Z"/>
          <w:sz w:val="28"/>
          <w:szCs w:val="28"/>
          <w:lang w:val="vi-VN"/>
        </w:rPr>
        <w:pPrChange w:id="2101" w:author="James Vu" w:date="2024-04-18T23:20:00Z">
          <w:pPr>
            <w:jc w:val="both"/>
          </w:pPr>
        </w:pPrChange>
      </w:pPr>
      <w:ins w:id="2102" w:author="James Vu" w:date="2024-04-18T17:04:00Z">
        <w:r w:rsidRPr="00167CE0">
          <w:rPr>
            <w:sz w:val="28"/>
            <w:szCs w:val="28"/>
            <w:lang w:val="vi-VN"/>
          </w:rPr>
          <w:t>Tích hợp quản lý chuỗi cung ứng ATTP, tự công bố sản phẩm và tuân thủ các cam kết quốc tế.</w:t>
        </w:r>
      </w:ins>
    </w:p>
    <w:p w14:paraId="54AA614A" w14:textId="77777777" w:rsidR="001B609E" w:rsidRPr="00167CE0" w:rsidRDefault="001B609E">
      <w:pPr>
        <w:ind w:firstLine="720"/>
        <w:jc w:val="both"/>
        <w:rPr>
          <w:ins w:id="2103" w:author="James Vu" w:date="2024-04-18T17:04:00Z"/>
          <w:sz w:val="28"/>
          <w:szCs w:val="28"/>
          <w:lang w:val="vi-VN"/>
        </w:rPr>
        <w:pPrChange w:id="2104" w:author="James Vu" w:date="2024-04-18T23:21:00Z">
          <w:pPr>
            <w:jc w:val="both"/>
          </w:pPr>
        </w:pPrChange>
      </w:pPr>
      <w:ins w:id="2105" w:author="James Vu" w:date="2024-04-18T17:04:00Z">
        <w:r w:rsidRPr="00167CE0">
          <w:rPr>
            <w:sz w:val="28"/>
            <w:szCs w:val="28"/>
            <w:lang w:val="vi-VN"/>
          </w:rPr>
          <w:t>Phát triển và quản lý kiến thức ATTP, báo cáo tổng hợp, và hỗ trợ tương tác người dùng.</w:t>
        </w:r>
      </w:ins>
    </w:p>
    <w:p w14:paraId="2763330B" w14:textId="77777777" w:rsidR="001B609E" w:rsidRPr="00167CE0" w:rsidRDefault="001B609E">
      <w:pPr>
        <w:ind w:firstLine="720"/>
        <w:jc w:val="both"/>
        <w:rPr>
          <w:ins w:id="2106" w:author="James Vu" w:date="2024-04-18T17:04:00Z"/>
          <w:sz w:val="28"/>
          <w:szCs w:val="28"/>
          <w:lang w:val="vi-VN"/>
        </w:rPr>
        <w:pPrChange w:id="2107" w:author="James Vu" w:date="2024-04-18T23:21:00Z">
          <w:pPr>
            <w:jc w:val="both"/>
          </w:pPr>
        </w:pPrChange>
      </w:pPr>
      <w:ins w:id="2108" w:author="James Vu" w:date="2024-04-18T17:04:00Z">
        <w:r w:rsidRPr="00167CE0">
          <w:rPr>
            <w:sz w:val="28"/>
            <w:szCs w:val="28"/>
            <w:lang w:val="vi-VN"/>
          </w:rPr>
          <w:t>Cung cấp công cụ số hóa biểu mẫu, tùy chỉnh và xuất biểu mẫu đa định dạng, và đồng bộ hóa thông tin vào biểu mẫu qua ứng dụng di động và web portal.</w:t>
        </w:r>
      </w:ins>
    </w:p>
    <w:p w14:paraId="23A9FAB3" w14:textId="72CC42D0" w:rsidR="001B609E" w:rsidRPr="00167CE0" w:rsidRDefault="00873A0C">
      <w:pPr>
        <w:ind w:firstLine="720"/>
        <w:jc w:val="both"/>
        <w:rPr>
          <w:ins w:id="2109" w:author="James Vu" w:date="2024-04-18T17:04:00Z"/>
          <w:b/>
          <w:bCs/>
          <w:sz w:val="28"/>
          <w:szCs w:val="28"/>
          <w:lang w:val="vi-VN"/>
        </w:rPr>
        <w:pPrChange w:id="2110" w:author="James Vu" w:date="2024-04-18T23:56:00Z">
          <w:pPr>
            <w:jc w:val="both"/>
          </w:pPr>
        </w:pPrChange>
      </w:pPr>
      <w:ins w:id="2111" w:author="James Vu" w:date="2024-04-18T23:56:00Z">
        <w:r>
          <w:rPr>
            <w:b/>
            <w:bCs/>
            <w:sz w:val="28"/>
            <w:szCs w:val="28"/>
            <w:lang w:val="vi-VN"/>
          </w:rPr>
          <w:t xml:space="preserve">+ </w:t>
        </w:r>
      </w:ins>
      <w:ins w:id="2112" w:author="James Vu" w:date="2024-04-18T17:04:00Z">
        <w:r w:rsidR="001B609E" w:rsidRPr="00167CE0">
          <w:rPr>
            <w:b/>
            <w:bCs/>
            <w:sz w:val="28"/>
            <w:szCs w:val="28"/>
            <w:lang w:val="vi-VN"/>
          </w:rPr>
          <w:t>Tác động xã hội và lợi ích mang lại:</w:t>
        </w:r>
      </w:ins>
    </w:p>
    <w:p w14:paraId="4B03665D" w14:textId="77777777" w:rsidR="001B609E" w:rsidRPr="00167CE0" w:rsidRDefault="001B609E">
      <w:pPr>
        <w:ind w:firstLine="720"/>
        <w:jc w:val="both"/>
        <w:rPr>
          <w:ins w:id="2113" w:author="James Vu" w:date="2024-04-18T17:04:00Z"/>
          <w:sz w:val="28"/>
          <w:szCs w:val="28"/>
          <w:lang w:val="vi-VN"/>
        </w:rPr>
        <w:pPrChange w:id="2114" w:author="James Vu" w:date="2024-04-18T23:21:00Z">
          <w:pPr>
            <w:jc w:val="both"/>
          </w:pPr>
        </w:pPrChange>
      </w:pPr>
      <w:ins w:id="2115" w:author="James Vu" w:date="2024-04-18T17:04:00Z">
        <w:r w:rsidRPr="00167CE0">
          <w:rPr>
            <w:sz w:val="28"/>
            <w:szCs w:val="28"/>
            <w:lang w:val="vi-VN"/>
          </w:rPr>
          <w:t>Tăng cường chất lượng và an toàn thực phẩm cho người tiêu dùng, giảm thiểu rủi ro sức khỏe cộng đồng do tiêu thụ sản phẩm nông, lâm, thủy sản kém chất lượng.</w:t>
        </w:r>
      </w:ins>
    </w:p>
    <w:p w14:paraId="5C7AE69C" w14:textId="77777777" w:rsidR="001B609E" w:rsidRPr="00167CE0" w:rsidRDefault="001B609E">
      <w:pPr>
        <w:ind w:firstLine="720"/>
        <w:jc w:val="both"/>
        <w:rPr>
          <w:ins w:id="2116" w:author="James Vu" w:date="2024-04-18T17:04:00Z"/>
          <w:sz w:val="28"/>
          <w:szCs w:val="28"/>
          <w:lang w:val="vi-VN"/>
        </w:rPr>
        <w:pPrChange w:id="2117" w:author="James Vu" w:date="2024-04-18T23:21:00Z">
          <w:pPr>
            <w:jc w:val="both"/>
          </w:pPr>
        </w:pPrChange>
      </w:pPr>
      <w:ins w:id="2118" w:author="James Vu" w:date="2024-04-18T17:04:00Z">
        <w:r w:rsidRPr="00167CE0">
          <w:rPr>
            <w:sz w:val="28"/>
            <w:szCs w:val="28"/>
            <w:lang w:val="vi-VN"/>
          </w:rPr>
          <w:t>Cải thiện khả năng giám sát và quản lý của cơ quan quản lý địa phương, giúp đưa ra quyết định chính xác và kịp thời trên cơ sở dữ liệu được cập nhật liên tục và chính xác.</w:t>
        </w:r>
      </w:ins>
    </w:p>
    <w:p w14:paraId="71EDCCEE" w14:textId="77777777" w:rsidR="001B609E" w:rsidRPr="00167CE0" w:rsidRDefault="001B609E">
      <w:pPr>
        <w:ind w:firstLine="720"/>
        <w:jc w:val="both"/>
        <w:rPr>
          <w:ins w:id="2119" w:author="James Vu" w:date="2024-04-18T17:04:00Z"/>
          <w:sz w:val="28"/>
          <w:szCs w:val="28"/>
          <w:lang w:val="vi-VN"/>
        </w:rPr>
        <w:pPrChange w:id="2120" w:author="James Vu" w:date="2024-04-18T23:21:00Z">
          <w:pPr>
            <w:jc w:val="both"/>
          </w:pPr>
        </w:pPrChange>
      </w:pPr>
      <w:ins w:id="2121" w:author="James Vu" w:date="2024-04-18T17:04:00Z">
        <w:r w:rsidRPr="00167CE0">
          <w:rPr>
            <w:sz w:val="28"/>
            <w:szCs w:val="28"/>
            <w:lang w:val="vi-VN"/>
          </w:rPr>
          <w:t>Phát triển kinh tế địa phương thông qua việc nâng cao chất lượng sản phẩm, mở rộng thị trường và tăng cường khả năng cạnh tranh.</w:t>
        </w:r>
      </w:ins>
    </w:p>
    <w:p w14:paraId="4ADBB3A2" w14:textId="77777777" w:rsidR="001B609E" w:rsidRPr="00167CE0" w:rsidRDefault="001B609E">
      <w:pPr>
        <w:ind w:firstLine="720"/>
        <w:jc w:val="both"/>
        <w:rPr>
          <w:ins w:id="2122" w:author="James Vu" w:date="2024-04-18T17:04:00Z"/>
          <w:sz w:val="28"/>
          <w:szCs w:val="28"/>
          <w:lang w:val="vi-VN"/>
        </w:rPr>
        <w:pPrChange w:id="2123" w:author="James Vu" w:date="2024-04-18T23:21:00Z">
          <w:pPr>
            <w:jc w:val="both"/>
          </w:pPr>
        </w:pPrChange>
      </w:pPr>
      <w:ins w:id="2124" w:author="James Vu" w:date="2024-04-18T17:04:00Z">
        <w:r w:rsidRPr="00167CE0">
          <w:rPr>
            <w:sz w:val="28"/>
            <w:szCs w:val="28"/>
            <w:lang w:val="vi-VN"/>
          </w:rPr>
          <w:t>Thúc đẩy sự tuân thủ các tiêu chuẩn quốc tế về an toàn thực phẩm, từ đó nâng cao hình ảnh và uy tín của sản phẩm nông, lâm, thủy sản tại thị trường trong nước và quốc tế.</w:t>
        </w:r>
      </w:ins>
    </w:p>
    <w:p w14:paraId="3764A15C" w14:textId="0A94012A" w:rsidR="001B609E" w:rsidRPr="00167CE0" w:rsidRDefault="00873A0C">
      <w:pPr>
        <w:ind w:firstLine="720"/>
        <w:jc w:val="both"/>
        <w:rPr>
          <w:ins w:id="2125" w:author="James Vu" w:date="2024-04-18T17:05:00Z"/>
          <w:sz w:val="28"/>
          <w:szCs w:val="28"/>
          <w:lang w:val="vi-VN"/>
        </w:rPr>
        <w:pPrChange w:id="2126" w:author="James Vu" w:date="2024-04-18T23:56:00Z">
          <w:pPr>
            <w:jc w:val="both"/>
          </w:pPr>
        </w:pPrChange>
      </w:pPr>
      <w:ins w:id="2127" w:author="James Vu" w:date="2024-04-18T23:56:00Z">
        <w:r>
          <w:rPr>
            <w:rStyle w:val="fontstyle01"/>
            <w:b/>
            <w:color w:val="auto"/>
            <w:lang w:val="vi-VN"/>
          </w:rPr>
          <w:t xml:space="preserve">v. </w:t>
        </w:r>
      </w:ins>
      <w:ins w:id="2128" w:author="James Vu" w:date="2024-04-18T17:05:00Z">
        <w:r w:rsidR="001B609E" w:rsidRPr="00167CE0">
          <w:rPr>
            <w:rStyle w:val="fontstyle01"/>
            <w:b/>
            <w:color w:val="auto"/>
          </w:rPr>
          <w:t xml:space="preserve">Nội dung 5: </w:t>
        </w:r>
        <w:r w:rsidR="001B609E" w:rsidRPr="00167CE0">
          <w:rPr>
            <w:b/>
            <w:bCs/>
            <w:i/>
            <w:iCs/>
            <w:sz w:val="28"/>
            <w:szCs w:val="28"/>
            <w:lang w:val="vi-VN"/>
          </w:rPr>
          <w:t>Xây dựng Hệ tính năng về lĩnh vực thủy sản tỉnh Khánh Hòa (</w:t>
        </w:r>
        <w:r w:rsidR="001B609E" w:rsidRPr="00167CE0">
          <w:rPr>
            <w:b/>
            <w:bCs/>
            <w:i/>
            <w:iCs/>
            <w:sz w:val="28"/>
            <w:szCs w:val="28"/>
          </w:rPr>
          <w:t>giai đoạn 1</w:t>
        </w:r>
        <w:r w:rsidR="001B609E" w:rsidRPr="00167CE0">
          <w:rPr>
            <w:b/>
            <w:bCs/>
            <w:i/>
            <w:iCs/>
            <w:sz w:val="28"/>
            <w:szCs w:val="28"/>
            <w:lang w:val="vi-VN"/>
          </w:rPr>
          <w:t>)</w:t>
        </w:r>
        <w:r w:rsidR="001B609E" w:rsidRPr="00167CE0">
          <w:rPr>
            <w:sz w:val="28"/>
            <w:szCs w:val="28"/>
          </w:rPr>
          <w:t xml:space="preserve"> </w:t>
        </w:r>
        <w:r w:rsidR="001B609E" w:rsidRPr="00167CE0">
          <w:rPr>
            <w:sz w:val="28"/>
            <w:szCs w:val="28"/>
            <w:lang w:val="vi-VN"/>
          </w:rPr>
          <w:t xml:space="preserve">để quản lý hiệu quả hoạt động khai thác và nuôi trồng thủy sản, </w:t>
        </w:r>
        <w:r w:rsidR="001B609E" w:rsidRPr="00167CE0">
          <w:rPr>
            <w:sz w:val="28"/>
            <w:szCs w:val="28"/>
            <w:lang w:val="vi-VN"/>
          </w:rPr>
          <w:lastRenderedPageBreak/>
          <w:t>đảm bảo bảo tồn và phát triển bền vững nguồn lợi thủy sản, tăng cường kiểm soát chất lượng và an toàn thực phẩm thủy sản.</w:t>
        </w:r>
      </w:ins>
    </w:p>
    <w:p w14:paraId="2A8F0A9C" w14:textId="3F0EB6E7" w:rsidR="001B609E" w:rsidRPr="00167CE0" w:rsidRDefault="00873A0C">
      <w:pPr>
        <w:ind w:firstLine="720"/>
        <w:jc w:val="both"/>
        <w:rPr>
          <w:ins w:id="2129" w:author="James Vu" w:date="2024-04-18T17:05:00Z"/>
          <w:b/>
          <w:bCs/>
          <w:sz w:val="28"/>
          <w:szCs w:val="28"/>
          <w:lang w:val="vi-VN"/>
        </w:rPr>
        <w:pPrChange w:id="2130" w:author="James Vu" w:date="2024-04-18T23:56:00Z">
          <w:pPr>
            <w:jc w:val="both"/>
          </w:pPr>
        </w:pPrChange>
      </w:pPr>
      <w:ins w:id="2131" w:author="James Vu" w:date="2024-04-18T23:56:00Z">
        <w:r>
          <w:rPr>
            <w:b/>
            <w:bCs/>
            <w:sz w:val="28"/>
            <w:szCs w:val="28"/>
            <w:lang w:val="vi-VN"/>
          </w:rPr>
          <w:t xml:space="preserve">+ </w:t>
        </w:r>
      </w:ins>
      <w:ins w:id="2132" w:author="James Vu" w:date="2024-04-18T17:05:00Z">
        <w:r w:rsidR="001B609E" w:rsidRPr="00167CE0">
          <w:rPr>
            <w:b/>
            <w:bCs/>
            <w:sz w:val="28"/>
            <w:szCs w:val="28"/>
            <w:lang w:val="vi-VN"/>
          </w:rPr>
          <w:t>Các hoạt động chính:</w:t>
        </w:r>
      </w:ins>
    </w:p>
    <w:p w14:paraId="4C96C163" w14:textId="77777777" w:rsidR="001B609E" w:rsidRPr="00167CE0" w:rsidRDefault="001B609E">
      <w:pPr>
        <w:ind w:firstLine="720"/>
        <w:jc w:val="both"/>
        <w:rPr>
          <w:ins w:id="2133" w:author="James Vu" w:date="2024-04-18T17:05:00Z"/>
          <w:sz w:val="28"/>
          <w:szCs w:val="28"/>
          <w:lang w:val="vi-VN"/>
        </w:rPr>
        <w:pPrChange w:id="2134" w:author="James Vu" w:date="2024-04-18T23:21:00Z">
          <w:pPr>
            <w:jc w:val="both"/>
          </w:pPr>
        </w:pPrChange>
      </w:pPr>
      <w:ins w:id="2135" w:author="James Vu" w:date="2024-04-18T17:05:00Z">
        <w:r w:rsidRPr="00167CE0">
          <w:rPr>
            <w:sz w:val="28"/>
            <w:szCs w:val="28"/>
            <w:lang w:val="vi-VN"/>
          </w:rPr>
          <w:t>Quản lý toàn diện từ phân quyền, thông tin và dữ liệu thủy sản, quản lý khai thác và nuôi trồng.</w:t>
        </w:r>
      </w:ins>
    </w:p>
    <w:p w14:paraId="4E85CE14" w14:textId="77777777" w:rsidR="001B609E" w:rsidRPr="00167CE0" w:rsidRDefault="001B609E">
      <w:pPr>
        <w:ind w:firstLine="720"/>
        <w:jc w:val="both"/>
        <w:rPr>
          <w:ins w:id="2136" w:author="James Vu" w:date="2024-04-18T17:05:00Z"/>
          <w:sz w:val="28"/>
          <w:szCs w:val="28"/>
          <w:lang w:val="vi-VN"/>
        </w:rPr>
        <w:pPrChange w:id="2137" w:author="James Vu" w:date="2024-04-18T23:21:00Z">
          <w:pPr>
            <w:jc w:val="both"/>
          </w:pPr>
        </w:pPrChange>
      </w:pPr>
      <w:ins w:id="2138" w:author="James Vu" w:date="2024-04-18T17:05:00Z">
        <w:r w:rsidRPr="00167CE0">
          <w:rPr>
            <w:sz w:val="28"/>
            <w:szCs w:val="28"/>
            <w:lang w:val="vi-VN"/>
          </w:rPr>
          <w:t>Đảm bảo an toàn thực phẩm qua kiểm dịch, quản lý môi trường nuôi trồng, và quản lý nguồn thức ăn.</w:t>
        </w:r>
      </w:ins>
    </w:p>
    <w:p w14:paraId="7E3FAA4E" w14:textId="77777777" w:rsidR="001B609E" w:rsidRPr="00167CE0" w:rsidRDefault="001B609E">
      <w:pPr>
        <w:ind w:firstLine="720"/>
        <w:jc w:val="both"/>
        <w:rPr>
          <w:ins w:id="2139" w:author="James Vu" w:date="2024-04-18T17:05:00Z"/>
          <w:sz w:val="28"/>
          <w:szCs w:val="28"/>
          <w:lang w:val="vi-VN"/>
        </w:rPr>
        <w:pPrChange w:id="2140" w:author="James Vu" w:date="2024-04-18T23:21:00Z">
          <w:pPr>
            <w:jc w:val="both"/>
          </w:pPr>
        </w:pPrChange>
      </w:pPr>
      <w:ins w:id="2141" w:author="James Vu" w:date="2024-04-18T17:05:00Z">
        <w:r w:rsidRPr="00167CE0">
          <w:rPr>
            <w:sz w:val="28"/>
            <w:szCs w:val="28"/>
            <w:lang w:val="vi-VN"/>
          </w:rPr>
          <w:t>Đặc biệt, hệ thống sẽ tích hợp và đồng bộ hóa dữ liệu, cung cấp công cụ số hóa biểu mẫu, và phát triển ứng dụng di động và web portal cho tương tác người dùng.</w:t>
        </w:r>
      </w:ins>
    </w:p>
    <w:p w14:paraId="6B7578C1" w14:textId="71EFDDF8" w:rsidR="001B609E" w:rsidRPr="00167CE0" w:rsidRDefault="00873A0C">
      <w:pPr>
        <w:ind w:firstLine="720"/>
        <w:jc w:val="both"/>
        <w:rPr>
          <w:ins w:id="2142" w:author="James Vu" w:date="2024-04-18T17:05:00Z"/>
          <w:b/>
          <w:bCs/>
          <w:sz w:val="28"/>
          <w:szCs w:val="28"/>
          <w:lang w:val="vi-VN"/>
        </w:rPr>
        <w:pPrChange w:id="2143" w:author="James Vu" w:date="2024-04-18T23:56:00Z">
          <w:pPr>
            <w:jc w:val="both"/>
          </w:pPr>
        </w:pPrChange>
      </w:pPr>
      <w:ins w:id="2144" w:author="James Vu" w:date="2024-04-18T23:56:00Z">
        <w:r>
          <w:rPr>
            <w:b/>
            <w:bCs/>
            <w:sz w:val="28"/>
            <w:szCs w:val="28"/>
            <w:lang w:val="vi-VN"/>
          </w:rPr>
          <w:t xml:space="preserve">+ </w:t>
        </w:r>
      </w:ins>
      <w:ins w:id="2145" w:author="James Vu" w:date="2024-04-18T17:05:00Z">
        <w:r w:rsidR="001B609E" w:rsidRPr="00167CE0">
          <w:rPr>
            <w:b/>
            <w:bCs/>
            <w:sz w:val="28"/>
            <w:szCs w:val="28"/>
            <w:lang w:val="vi-VN"/>
          </w:rPr>
          <w:t>Tác động xã hội và lợi ích mang lại:</w:t>
        </w:r>
      </w:ins>
    </w:p>
    <w:p w14:paraId="14A67F13" w14:textId="77777777" w:rsidR="001B609E" w:rsidRPr="00167CE0" w:rsidRDefault="001B609E">
      <w:pPr>
        <w:ind w:firstLine="720"/>
        <w:jc w:val="both"/>
        <w:rPr>
          <w:ins w:id="2146" w:author="James Vu" w:date="2024-04-18T17:05:00Z"/>
          <w:sz w:val="28"/>
          <w:szCs w:val="28"/>
          <w:lang w:val="vi-VN"/>
        </w:rPr>
        <w:pPrChange w:id="2147" w:author="James Vu" w:date="2024-04-18T23:21:00Z">
          <w:pPr>
            <w:jc w:val="both"/>
          </w:pPr>
        </w:pPrChange>
      </w:pPr>
      <w:ins w:id="2148" w:author="James Vu" w:date="2024-04-18T17:05:00Z">
        <w:r w:rsidRPr="00167CE0">
          <w:rPr>
            <w:sz w:val="28"/>
            <w:szCs w:val="28"/>
            <w:lang w:val="vi-VN"/>
          </w:rPr>
          <w:t>Cải thiện quản lý nguồn lợi thủy sản, giảm thiểu các hoạt động khai thác bất hợp pháp và bảo vệ đa dạng sinh học.</w:t>
        </w:r>
      </w:ins>
    </w:p>
    <w:p w14:paraId="5265B239" w14:textId="77777777" w:rsidR="001B609E" w:rsidRPr="00167CE0" w:rsidRDefault="001B609E">
      <w:pPr>
        <w:ind w:firstLine="720"/>
        <w:jc w:val="both"/>
        <w:rPr>
          <w:ins w:id="2149" w:author="James Vu" w:date="2024-04-18T17:05:00Z"/>
          <w:sz w:val="28"/>
          <w:szCs w:val="28"/>
          <w:lang w:val="vi-VN"/>
        </w:rPr>
        <w:pPrChange w:id="2150" w:author="James Vu" w:date="2024-04-18T23:21:00Z">
          <w:pPr>
            <w:jc w:val="both"/>
          </w:pPr>
        </w:pPrChange>
      </w:pPr>
      <w:ins w:id="2151" w:author="James Vu" w:date="2024-04-18T17:05:00Z">
        <w:r w:rsidRPr="00167CE0">
          <w:rPr>
            <w:sz w:val="28"/>
            <w:szCs w:val="28"/>
            <w:lang w:val="vi-VN"/>
          </w:rPr>
          <w:t>Tăng cường an toàn thực phẩm cho người tiêu dùng, qua đó nâng cao sức khỏe cộng đồng và hình ảnh các sản phẩm thủy sản của tỉnh trên thị trường.</w:t>
        </w:r>
      </w:ins>
    </w:p>
    <w:p w14:paraId="227328FF" w14:textId="77777777" w:rsidR="001B609E" w:rsidRPr="00167CE0" w:rsidRDefault="001B609E">
      <w:pPr>
        <w:ind w:firstLine="720"/>
        <w:jc w:val="both"/>
        <w:rPr>
          <w:ins w:id="2152" w:author="James Vu" w:date="2024-04-18T17:05:00Z"/>
          <w:sz w:val="28"/>
          <w:szCs w:val="28"/>
          <w:lang w:val="vi-VN"/>
        </w:rPr>
        <w:pPrChange w:id="2153" w:author="James Vu" w:date="2024-04-18T23:21:00Z">
          <w:pPr>
            <w:jc w:val="both"/>
          </w:pPr>
        </w:pPrChange>
      </w:pPr>
      <w:ins w:id="2154" w:author="James Vu" w:date="2024-04-18T17:05:00Z">
        <w:r w:rsidRPr="00167CE0">
          <w:rPr>
            <w:sz w:val="28"/>
            <w:szCs w:val="28"/>
            <w:lang w:val="vi-VN"/>
          </w:rPr>
          <w:t>Phát triển kinh tế địa phương thông qua việc quản lý hiệu quả hoạt động nuôi trồng và khai thác, giúp các hoạt động thủy sản đạt hiệu suất cao và bền vững.</w:t>
        </w:r>
      </w:ins>
    </w:p>
    <w:p w14:paraId="36F894E1" w14:textId="77777777" w:rsidR="001B609E" w:rsidRPr="00167CE0" w:rsidRDefault="001B609E">
      <w:pPr>
        <w:ind w:firstLine="720"/>
        <w:jc w:val="both"/>
        <w:rPr>
          <w:ins w:id="2155" w:author="James Vu" w:date="2024-04-18T17:05:00Z"/>
          <w:sz w:val="28"/>
          <w:szCs w:val="28"/>
          <w:lang w:val="vi-VN"/>
        </w:rPr>
        <w:pPrChange w:id="2156" w:author="James Vu" w:date="2024-04-18T23:21:00Z">
          <w:pPr>
            <w:jc w:val="both"/>
          </w:pPr>
        </w:pPrChange>
      </w:pPr>
      <w:ins w:id="2157" w:author="James Vu" w:date="2024-04-18T17:05:00Z">
        <w:r w:rsidRPr="00167CE0">
          <w:rPr>
            <w:sz w:val="28"/>
            <w:szCs w:val="28"/>
            <w:lang w:val="vi-VN"/>
          </w:rPr>
          <w:t>Hỗ trợ cơ quan quản lý trong việc giám sát và điều chỉnh các chính sách liên quan đến ngành thủy sản, tạo điều kiện thuận lợi cho các hoạt động thương mại và xuất khẩu.</w:t>
        </w:r>
      </w:ins>
    </w:p>
    <w:p w14:paraId="3152A114" w14:textId="3DB5E0D1" w:rsidR="001B609E" w:rsidRPr="00167CE0" w:rsidRDefault="00873A0C">
      <w:pPr>
        <w:ind w:firstLine="720"/>
        <w:jc w:val="both"/>
        <w:rPr>
          <w:ins w:id="2158" w:author="James Vu" w:date="2024-04-18T17:06:00Z"/>
          <w:sz w:val="28"/>
          <w:szCs w:val="28"/>
          <w:lang w:val="vi-VN"/>
        </w:rPr>
        <w:pPrChange w:id="2159" w:author="James Vu" w:date="2024-04-18T23:56:00Z">
          <w:pPr>
            <w:jc w:val="both"/>
          </w:pPr>
        </w:pPrChange>
      </w:pPr>
      <w:ins w:id="2160" w:author="James Vu" w:date="2024-04-18T23:56:00Z">
        <w:r>
          <w:rPr>
            <w:rStyle w:val="fontstyle01"/>
            <w:b/>
            <w:color w:val="auto"/>
          </w:rPr>
          <w:t>vi</w:t>
        </w:r>
        <w:r>
          <w:rPr>
            <w:rStyle w:val="fontstyle01"/>
            <w:b/>
            <w:color w:val="auto"/>
            <w:lang w:val="vi-VN"/>
          </w:rPr>
          <w:t xml:space="preserve">. </w:t>
        </w:r>
      </w:ins>
      <w:ins w:id="2161" w:author="James Vu" w:date="2024-04-18T17:05:00Z">
        <w:r w:rsidR="001B609E" w:rsidRPr="00167CE0">
          <w:rPr>
            <w:rStyle w:val="fontstyle01"/>
            <w:b/>
            <w:color w:val="auto"/>
          </w:rPr>
          <w:t xml:space="preserve">Nội dung 6: </w:t>
        </w:r>
      </w:ins>
      <w:ins w:id="2162" w:author="James Vu" w:date="2024-04-18T17:06:00Z">
        <w:r w:rsidR="001B609E" w:rsidRPr="00167CE0">
          <w:rPr>
            <w:b/>
            <w:bCs/>
            <w:i/>
            <w:iCs/>
            <w:sz w:val="28"/>
            <w:szCs w:val="28"/>
            <w:lang w:val="vi-VN"/>
          </w:rPr>
          <w:t>Xây dựng Hệ tính năng về lĩnh vực phát triển nông thôn tỉnh Khánh Hòa (</w:t>
        </w:r>
        <w:r w:rsidR="001B609E" w:rsidRPr="00167CE0">
          <w:rPr>
            <w:b/>
            <w:bCs/>
            <w:i/>
            <w:iCs/>
            <w:sz w:val="28"/>
            <w:szCs w:val="28"/>
          </w:rPr>
          <w:t>giai đoạn 1</w:t>
        </w:r>
        <w:r w:rsidR="001B609E" w:rsidRPr="00167CE0">
          <w:rPr>
            <w:b/>
            <w:bCs/>
            <w:i/>
            <w:iCs/>
            <w:sz w:val="28"/>
            <w:szCs w:val="28"/>
            <w:lang w:val="vi-VN"/>
          </w:rPr>
          <w:t>)</w:t>
        </w:r>
        <w:r w:rsidR="001B609E" w:rsidRPr="00167CE0">
          <w:rPr>
            <w:sz w:val="28"/>
            <w:szCs w:val="28"/>
          </w:rPr>
          <w:t xml:space="preserve"> </w:t>
        </w:r>
        <w:r w:rsidR="001B609E" w:rsidRPr="00167CE0">
          <w:rPr>
            <w:sz w:val="28"/>
            <w:szCs w:val="28"/>
            <w:lang w:val="vi-VN"/>
          </w:rPr>
          <w:t>nhằm cải thiện quản lý và phát triển nông thôn, từ việc hỗ trợ hợp tác xã đến tăng cường quản lý và phát triển các làng nghề truyền thống.</w:t>
        </w:r>
      </w:ins>
    </w:p>
    <w:p w14:paraId="49FA5342" w14:textId="2ED5D71E" w:rsidR="001B609E" w:rsidRPr="00167CE0" w:rsidRDefault="00873A0C">
      <w:pPr>
        <w:ind w:firstLine="720"/>
        <w:jc w:val="both"/>
        <w:rPr>
          <w:ins w:id="2163" w:author="James Vu" w:date="2024-04-18T17:06:00Z"/>
          <w:b/>
          <w:bCs/>
          <w:sz w:val="28"/>
          <w:szCs w:val="28"/>
          <w:lang w:val="vi-VN"/>
        </w:rPr>
        <w:pPrChange w:id="2164" w:author="James Vu" w:date="2024-04-18T23:56:00Z">
          <w:pPr>
            <w:jc w:val="both"/>
          </w:pPr>
        </w:pPrChange>
      </w:pPr>
      <w:ins w:id="2165" w:author="James Vu" w:date="2024-04-18T23:56:00Z">
        <w:r>
          <w:rPr>
            <w:b/>
            <w:bCs/>
            <w:sz w:val="28"/>
            <w:szCs w:val="28"/>
            <w:lang w:val="vi-VN"/>
          </w:rPr>
          <w:t xml:space="preserve">+ </w:t>
        </w:r>
      </w:ins>
      <w:ins w:id="2166" w:author="James Vu" w:date="2024-04-18T17:06:00Z">
        <w:r w:rsidR="001B609E" w:rsidRPr="00167CE0">
          <w:rPr>
            <w:b/>
            <w:bCs/>
            <w:sz w:val="28"/>
            <w:szCs w:val="28"/>
            <w:lang w:val="vi-VN"/>
          </w:rPr>
          <w:t>Các hoạt động chính:</w:t>
        </w:r>
      </w:ins>
    </w:p>
    <w:p w14:paraId="2358E066" w14:textId="77777777" w:rsidR="001B609E" w:rsidRPr="00167CE0" w:rsidRDefault="001B609E">
      <w:pPr>
        <w:ind w:firstLine="720"/>
        <w:jc w:val="both"/>
        <w:rPr>
          <w:ins w:id="2167" w:author="James Vu" w:date="2024-04-18T17:06:00Z"/>
          <w:sz w:val="28"/>
          <w:szCs w:val="28"/>
          <w:lang w:val="vi-VN"/>
        </w:rPr>
        <w:pPrChange w:id="2168" w:author="James Vu" w:date="2024-04-18T23:21:00Z">
          <w:pPr>
            <w:jc w:val="both"/>
          </w:pPr>
        </w:pPrChange>
      </w:pPr>
      <w:ins w:id="2169" w:author="James Vu" w:date="2024-04-18T17:06:00Z">
        <w:r w:rsidRPr="00167CE0">
          <w:rPr>
            <w:sz w:val="28"/>
            <w:szCs w:val="28"/>
            <w:lang w:val="vi-VN"/>
          </w:rPr>
          <w:t>Cải thiện quản lý dân cư, xóa nghèo và quản lý thông tin liên quan đến ngành diêm nghiệp.</w:t>
        </w:r>
      </w:ins>
    </w:p>
    <w:p w14:paraId="23A55F3B" w14:textId="77777777" w:rsidR="001B609E" w:rsidRPr="00167CE0" w:rsidRDefault="001B609E">
      <w:pPr>
        <w:ind w:firstLine="720"/>
        <w:jc w:val="both"/>
        <w:rPr>
          <w:ins w:id="2170" w:author="James Vu" w:date="2024-04-18T17:06:00Z"/>
          <w:sz w:val="28"/>
          <w:szCs w:val="28"/>
          <w:lang w:val="vi-VN"/>
        </w:rPr>
        <w:pPrChange w:id="2171" w:author="James Vu" w:date="2024-04-18T23:21:00Z">
          <w:pPr>
            <w:jc w:val="both"/>
          </w:pPr>
        </w:pPrChange>
      </w:pPr>
      <w:ins w:id="2172" w:author="James Vu" w:date="2024-04-18T17:06:00Z">
        <w:r w:rsidRPr="00167CE0">
          <w:rPr>
            <w:sz w:val="28"/>
            <w:szCs w:val="28"/>
            <w:lang w:val="vi-VN"/>
          </w:rPr>
          <w:t>Phát triển chuỗi cung ứng muối bao gồm vẽ và quản lý bản đồ các khu vực sản xuất muối.</w:t>
        </w:r>
      </w:ins>
    </w:p>
    <w:p w14:paraId="1A431A6D" w14:textId="77777777" w:rsidR="001B609E" w:rsidRPr="00167CE0" w:rsidRDefault="001B609E">
      <w:pPr>
        <w:ind w:firstLine="720"/>
        <w:jc w:val="both"/>
        <w:rPr>
          <w:ins w:id="2173" w:author="James Vu" w:date="2024-04-18T17:06:00Z"/>
          <w:sz w:val="28"/>
          <w:szCs w:val="28"/>
          <w:lang w:val="vi-VN"/>
        </w:rPr>
        <w:pPrChange w:id="2174" w:author="James Vu" w:date="2024-04-18T23:21:00Z">
          <w:pPr>
            <w:jc w:val="both"/>
          </w:pPr>
        </w:pPrChange>
      </w:pPr>
      <w:ins w:id="2175" w:author="James Vu" w:date="2024-04-18T17:06:00Z">
        <w:r w:rsidRPr="00167CE0">
          <w:rPr>
            <w:sz w:val="28"/>
            <w:szCs w:val="28"/>
            <w:lang w:val="vi-VN"/>
          </w:rPr>
          <w:t>Cung cấp các công cụ số hóa, bao gồm biểu mẫu tùy chỉnh và đồng bộ hóa dữ liệu, cùng với hệ thống phân tích và báo cáo hoạt động.</w:t>
        </w:r>
      </w:ins>
    </w:p>
    <w:p w14:paraId="1B597FB9" w14:textId="77777777" w:rsidR="001B609E" w:rsidRPr="00167CE0" w:rsidRDefault="001B609E">
      <w:pPr>
        <w:ind w:firstLine="720"/>
        <w:jc w:val="both"/>
        <w:rPr>
          <w:ins w:id="2176" w:author="James Vu" w:date="2024-04-18T17:06:00Z"/>
          <w:sz w:val="28"/>
          <w:szCs w:val="28"/>
          <w:lang w:val="vi-VN"/>
        </w:rPr>
        <w:pPrChange w:id="2177" w:author="James Vu" w:date="2024-04-18T23:21:00Z">
          <w:pPr>
            <w:jc w:val="both"/>
          </w:pPr>
        </w:pPrChange>
      </w:pPr>
      <w:ins w:id="2178" w:author="James Vu" w:date="2024-04-18T17:06:00Z">
        <w:r w:rsidRPr="00167CE0">
          <w:rPr>
            <w:sz w:val="28"/>
            <w:szCs w:val="28"/>
            <w:lang w:val="vi-VN"/>
          </w:rPr>
          <w:t>Hỗ trợ và đào tạo người dùng thông qua ứng dụng di động và các giao diện web.</w:t>
        </w:r>
      </w:ins>
    </w:p>
    <w:p w14:paraId="5385918E" w14:textId="01E3A985" w:rsidR="001B609E" w:rsidRPr="00167CE0" w:rsidRDefault="00873A0C">
      <w:pPr>
        <w:ind w:firstLine="720"/>
        <w:jc w:val="both"/>
        <w:rPr>
          <w:ins w:id="2179" w:author="James Vu" w:date="2024-04-18T17:06:00Z"/>
          <w:b/>
          <w:bCs/>
          <w:sz w:val="28"/>
          <w:szCs w:val="28"/>
          <w:lang w:val="vi-VN"/>
        </w:rPr>
        <w:pPrChange w:id="2180" w:author="James Vu" w:date="2024-04-18T23:56:00Z">
          <w:pPr>
            <w:jc w:val="both"/>
          </w:pPr>
        </w:pPrChange>
      </w:pPr>
      <w:ins w:id="2181" w:author="James Vu" w:date="2024-04-18T23:56:00Z">
        <w:r>
          <w:rPr>
            <w:b/>
            <w:bCs/>
            <w:sz w:val="28"/>
            <w:szCs w:val="28"/>
            <w:lang w:val="vi-VN"/>
          </w:rPr>
          <w:t xml:space="preserve">+ </w:t>
        </w:r>
      </w:ins>
      <w:ins w:id="2182" w:author="James Vu" w:date="2024-04-18T17:06:00Z">
        <w:r w:rsidR="001B609E" w:rsidRPr="00167CE0">
          <w:rPr>
            <w:b/>
            <w:bCs/>
            <w:sz w:val="28"/>
            <w:szCs w:val="28"/>
            <w:lang w:val="vi-VN"/>
          </w:rPr>
          <w:t>Tác động xã hội và lợi ích mang lại:</w:t>
        </w:r>
      </w:ins>
    </w:p>
    <w:p w14:paraId="462DDB03" w14:textId="77777777" w:rsidR="001B609E" w:rsidRPr="00167CE0" w:rsidRDefault="001B609E">
      <w:pPr>
        <w:ind w:firstLine="720"/>
        <w:jc w:val="both"/>
        <w:rPr>
          <w:ins w:id="2183" w:author="James Vu" w:date="2024-04-18T17:06:00Z"/>
          <w:sz w:val="28"/>
          <w:szCs w:val="28"/>
          <w:lang w:val="vi-VN"/>
        </w:rPr>
        <w:pPrChange w:id="2184" w:author="James Vu" w:date="2024-04-18T23:21:00Z">
          <w:pPr>
            <w:jc w:val="both"/>
          </w:pPr>
        </w:pPrChange>
      </w:pPr>
      <w:ins w:id="2185" w:author="James Vu" w:date="2024-04-18T17:06:00Z">
        <w:r w:rsidRPr="00167CE0">
          <w:rPr>
            <w:sz w:val="28"/>
            <w:szCs w:val="28"/>
            <w:lang w:val="vi-VN"/>
          </w:rPr>
          <w:t>Tăng cường sự tham gia của cộng đồng trong quản lý và phát triển kinh tế địa phương, qua đó giúp nâng cao chất lượng cuộc sống và giảm tỷ lệ nghèo.</w:t>
        </w:r>
      </w:ins>
    </w:p>
    <w:p w14:paraId="6837E78A" w14:textId="77777777" w:rsidR="001B609E" w:rsidRPr="00167CE0" w:rsidRDefault="001B609E">
      <w:pPr>
        <w:ind w:firstLine="720"/>
        <w:jc w:val="both"/>
        <w:rPr>
          <w:ins w:id="2186" w:author="James Vu" w:date="2024-04-18T17:06:00Z"/>
          <w:sz w:val="28"/>
          <w:szCs w:val="28"/>
          <w:lang w:val="vi-VN"/>
        </w:rPr>
        <w:pPrChange w:id="2187" w:author="James Vu" w:date="2024-04-18T23:21:00Z">
          <w:pPr>
            <w:jc w:val="both"/>
          </w:pPr>
        </w:pPrChange>
      </w:pPr>
      <w:ins w:id="2188" w:author="James Vu" w:date="2024-04-18T17:06:00Z">
        <w:r w:rsidRPr="00167CE0">
          <w:rPr>
            <w:sz w:val="28"/>
            <w:szCs w:val="28"/>
            <w:lang w:val="vi-VN"/>
          </w:rPr>
          <w:t>Hỗ trợ sự phát triển bền vững của các làng nghề và bảo tồn văn hóa truyền thống, tạo ra giá trị kinh tế từ các sản phẩm địa phương.</w:t>
        </w:r>
      </w:ins>
    </w:p>
    <w:p w14:paraId="43BA9716" w14:textId="77777777" w:rsidR="001B609E" w:rsidRPr="00167CE0" w:rsidRDefault="001B609E">
      <w:pPr>
        <w:ind w:firstLine="720"/>
        <w:jc w:val="both"/>
        <w:rPr>
          <w:ins w:id="2189" w:author="James Vu" w:date="2024-04-18T17:06:00Z"/>
          <w:sz w:val="28"/>
          <w:szCs w:val="28"/>
          <w:lang w:val="vi-VN"/>
        </w:rPr>
        <w:pPrChange w:id="2190" w:author="James Vu" w:date="2024-04-18T23:21:00Z">
          <w:pPr>
            <w:jc w:val="both"/>
          </w:pPr>
        </w:pPrChange>
      </w:pPr>
      <w:ins w:id="2191" w:author="James Vu" w:date="2024-04-18T17:06:00Z">
        <w:r w:rsidRPr="00167CE0">
          <w:rPr>
            <w:sz w:val="28"/>
            <w:szCs w:val="28"/>
            <w:lang w:val="vi-VN"/>
          </w:rPr>
          <w:t>Cải thiện quản lý tài nguyên tự nhiên và môi trường thông qua việc giám sát và quản lý chặt chẽ các hoạt động sản xuất.</w:t>
        </w:r>
      </w:ins>
    </w:p>
    <w:p w14:paraId="68430DCB" w14:textId="77777777" w:rsidR="001B609E" w:rsidRPr="00167CE0" w:rsidRDefault="001B609E">
      <w:pPr>
        <w:ind w:firstLine="720"/>
        <w:jc w:val="both"/>
        <w:rPr>
          <w:ins w:id="2192" w:author="James Vu" w:date="2024-04-18T17:06:00Z"/>
          <w:sz w:val="28"/>
          <w:szCs w:val="28"/>
          <w:lang w:val="vi-VN"/>
        </w:rPr>
        <w:pPrChange w:id="2193" w:author="James Vu" w:date="2024-04-18T23:21:00Z">
          <w:pPr>
            <w:jc w:val="both"/>
          </w:pPr>
        </w:pPrChange>
      </w:pPr>
      <w:ins w:id="2194" w:author="James Vu" w:date="2024-04-18T17:06:00Z">
        <w:r w:rsidRPr="00167CE0">
          <w:rPr>
            <w:sz w:val="28"/>
            <w:szCs w:val="28"/>
            <w:lang w:val="vi-VN"/>
          </w:rPr>
          <w:t>Cung cấp công cụ quản lý hiện đại giúp cơ quan chức năng dễ dàng theo dõi, đánh giá và đưa ra các quyết định chính sách phù hợp, từ đó thúc đẩy phát triển kinh tế-xã hội ở nông thôn.</w:t>
        </w:r>
      </w:ins>
    </w:p>
    <w:p w14:paraId="34DBF47B" w14:textId="13B8599C" w:rsidR="001B609E" w:rsidRPr="00167CE0" w:rsidRDefault="00873A0C">
      <w:pPr>
        <w:ind w:firstLine="720"/>
        <w:jc w:val="both"/>
        <w:rPr>
          <w:ins w:id="2195" w:author="James Vu" w:date="2024-04-18T17:06:00Z"/>
          <w:sz w:val="28"/>
          <w:szCs w:val="28"/>
          <w:lang w:val="vi-VN"/>
        </w:rPr>
        <w:pPrChange w:id="2196" w:author="James Vu" w:date="2024-04-18T23:56:00Z">
          <w:pPr>
            <w:jc w:val="both"/>
          </w:pPr>
        </w:pPrChange>
      </w:pPr>
      <w:ins w:id="2197" w:author="James Vu" w:date="2024-04-18T23:56:00Z">
        <w:r>
          <w:rPr>
            <w:rStyle w:val="fontstyle01"/>
            <w:b/>
            <w:color w:val="auto"/>
          </w:rPr>
          <w:lastRenderedPageBreak/>
          <w:t>vii</w:t>
        </w:r>
        <w:r>
          <w:rPr>
            <w:rStyle w:val="fontstyle01"/>
            <w:b/>
            <w:color w:val="auto"/>
            <w:lang w:val="vi-VN"/>
          </w:rPr>
          <w:t xml:space="preserve">. </w:t>
        </w:r>
      </w:ins>
      <w:ins w:id="2198" w:author="James Vu" w:date="2024-04-18T17:06:00Z">
        <w:r w:rsidR="001B609E" w:rsidRPr="00167CE0">
          <w:rPr>
            <w:rStyle w:val="fontstyle01"/>
            <w:b/>
            <w:color w:val="auto"/>
          </w:rPr>
          <w:t xml:space="preserve">Nội dung 7: </w:t>
        </w:r>
        <w:r w:rsidR="001B609E" w:rsidRPr="00167CE0">
          <w:rPr>
            <w:b/>
            <w:bCs/>
            <w:i/>
            <w:iCs/>
            <w:sz w:val="28"/>
            <w:szCs w:val="28"/>
            <w:lang w:val="vi-VN"/>
          </w:rPr>
          <w:t>Phát triển Hệ tính năng về lĩnh vực xây dựng nông thôn mới tỉnh Khánh Hòa (</w:t>
        </w:r>
        <w:r w:rsidR="001B609E" w:rsidRPr="00167CE0">
          <w:rPr>
            <w:b/>
            <w:bCs/>
            <w:i/>
            <w:iCs/>
            <w:sz w:val="28"/>
            <w:szCs w:val="28"/>
          </w:rPr>
          <w:t>giai đoạn 1</w:t>
        </w:r>
        <w:r w:rsidR="001B609E" w:rsidRPr="00167CE0">
          <w:rPr>
            <w:b/>
            <w:bCs/>
            <w:i/>
            <w:iCs/>
            <w:sz w:val="28"/>
            <w:szCs w:val="28"/>
            <w:lang w:val="vi-VN"/>
          </w:rPr>
          <w:t>)</w:t>
        </w:r>
        <w:r w:rsidR="001B609E" w:rsidRPr="00167CE0">
          <w:rPr>
            <w:sz w:val="28"/>
            <w:szCs w:val="28"/>
          </w:rPr>
          <w:t xml:space="preserve"> </w:t>
        </w:r>
        <w:r w:rsidR="001B609E" w:rsidRPr="00167CE0">
          <w:rPr>
            <w:sz w:val="28"/>
            <w:szCs w:val="28"/>
            <w:lang w:val="vi-VN"/>
          </w:rPr>
          <w:t>nhằm nâng cao chất lượng sống và kinh tế nông thôn thông qua việc cải thiện hạ tầng và thúc đẩy các sáng kiến nông nghiệp hiện đại.</w:t>
        </w:r>
      </w:ins>
    </w:p>
    <w:p w14:paraId="753EE09B" w14:textId="55A5092C" w:rsidR="001B609E" w:rsidRPr="00167CE0" w:rsidRDefault="00873A0C">
      <w:pPr>
        <w:ind w:firstLine="720"/>
        <w:jc w:val="both"/>
        <w:rPr>
          <w:ins w:id="2199" w:author="James Vu" w:date="2024-04-18T17:06:00Z"/>
          <w:b/>
          <w:bCs/>
          <w:sz w:val="28"/>
          <w:szCs w:val="28"/>
          <w:lang w:val="vi-VN"/>
        </w:rPr>
        <w:pPrChange w:id="2200" w:author="James Vu" w:date="2024-04-18T23:56:00Z">
          <w:pPr>
            <w:jc w:val="both"/>
          </w:pPr>
        </w:pPrChange>
      </w:pPr>
      <w:ins w:id="2201" w:author="James Vu" w:date="2024-04-18T23:56:00Z">
        <w:r>
          <w:rPr>
            <w:b/>
            <w:bCs/>
            <w:sz w:val="28"/>
            <w:szCs w:val="28"/>
            <w:lang w:val="vi-VN"/>
          </w:rPr>
          <w:t xml:space="preserve">+ </w:t>
        </w:r>
      </w:ins>
      <w:ins w:id="2202" w:author="James Vu" w:date="2024-04-18T17:06:00Z">
        <w:r w:rsidR="001B609E" w:rsidRPr="00167CE0">
          <w:rPr>
            <w:b/>
            <w:bCs/>
            <w:sz w:val="28"/>
            <w:szCs w:val="28"/>
            <w:lang w:val="vi-VN"/>
          </w:rPr>
          <w:t>Các hoạt động chính:</w:t>
        </w:r>
      </w:ins>
    </w:p>
    <w:p w14:paraId="083B96EB" w14:textId="77777777" w:rsidR="001B609E" w:rsidRPr="00167CE0" w:rsidRDefault="001B609E">
      <w:pPr>
        <w:ind w:firstLine="720"/>
        <w:jc w:val="both"/>
        <w:rPr>
          <w:ins w:id="2203" w:author="James Vu" w:date="2024-04-18T17:06:00Z"/>
          <w:sz w:val="28"/>
          <w:szCs w:val="28"/>
          <w:lang w:val="vi-VN"/>
        </w:rPr>
        <w:pPrChange w:id="2204" w:author="James Vu" w:date="2024-04-18T23:21:00Z">
          <w:pPr>
            <w:jc w:val="both"/>
          </w:pPr>
        </w:pPrChange>
      </w:pPr>
      <w:ins w:id="2205" w:author="James Vu" w:date="2024-04-18T17:06:00Z">
        <w:r w:rsidRPr="00167CE0">
          <w:rPr>
            <w:sz w:val="28"/>
            <w:szCs w:val="28"/>
            <w:lang w:val="vi-VN"/>
          </w:rPr>
          <w:t>Quản lý dự án hạ tầng và phát triển sản xuất nông nghiệp.</w:t>
        </w:r>
      </w:ins>
    </w:p>
    <w:p w14:paraId="71196B8B" w14:textId="77777777" w:rsidR="001B609E" w:rsidRPr="00167CE0" w:rsidRDefault="001B609E">
      <w:pPr>
        <w:ind w:firstLine="720"/>
        <w:jc w:val="both"/>
        <w:rPr>
          <w:ins w:id="2206" w:author="James Vu" w:date="2024-04-18T17:06:00Z"/>
          <w:sz w:val="28"/>
          <w:szCs w:val="28"/>
          <w:lang w:val="vi-VN"/>
        </w:rPr>
        <w:pPrChange w:id="2207" w:author="James Vu" w:date="2024-04-18T23:21:00Z">
          <w:pPr>
            <w:jc w:val="both"/>
          </w:pPr>
        </w:pPrChange>
      </w:pPr>
      <w:ins w:id="2208" w:author="James Vu" w:date="2024-04-18T17:06:00Z">
        <w:r w:rsidRPr="00167CE0">
          <w:rPr>
            <w:sz w:val="28"/>
            <w:szCs w:val="28"/>
            <w:lang w:val="vi-VN"/>
          </w:rPr>
          <w:t>Tuyên truyền và tập huấn về các chương trình như OCOP và phát triển thương mại.</w:t>
        </w:r>
      </w:ins>
    </w:p>
    <w:p w14:paraId="773F99D8" w14:textId="77777777" w:rsidR="001B609E" w:rsidRPr="00167CE0" w:rsidRDefault="001B609E">
      <w:pPr>
        <w:ind w:firstLine="720"/>
        <w:jc w:val="both"/>
        <w:rPr>
          <w:ins w:id="2209" w:author="James Vu" w:date="2024-04-18T17:06:00Z"/>
          <w:sz w:val="28"/>
          <w:szCs w:val="28"/>
          <w:lang w:val="vi-VN"/>
        </w:rPr>
        <w:pPrChange w:id="2210" w:author="James Vu" w:date="2024-04-18T23:21:00Z">
          <w:pPr>
            <w:jc w:val="both"/>
          </w:pPr>
        </w:pPrChange>
      </w:pPr>
      <w:ins w:id="2211" w:author="James Vu" w:date="2024-04-18T17:06:00Z">
        <w:r w:rsidRPr="00167CE0">
          <w:rPr>
            <w:sz w:val="28"/>
            <w:szCs w:val="28"/>
            <w:lang w:val="vi-VN"/>
          </w:rPr>
          <w:t>Kết nối cộng đồng nông thôn với thị trường thông qua hệ thống kết nối thương mại và xúc tiến thương mại.</w:t>
        </w:r>
      </w:ins>
    </w:p>
    <w:p w14:paraId="5DFDF851" w14:textId="77777777" w:rsidR="001B609E" w:rsidRPr="00167CE0" w:rsidRDefault="001B609E">
      <w:pPr>
        <w:ind w:firstLine="720"/>
        <w:jc w:val="both"/>
        <w:rPr>
          <w:ins w:id="2212" w:author="James Vu" w:date="2024-04-18T17:06:00Z"/>
          <w:sz w:val="28"/>
          <w:szCs w:val="28"/>
          <w:lang w:val="vi-VN"/>
        </w:rPr>
        <w:pPrChange w:id="2213" w:author="James Vu" w:date="2024-04-18T23:21:00Z">
          <w:pPr>
            <w:jc w:val="both"/>
          </w:pPr>
        </w:pPrChange>
      </w:pPr>
      <w:ins w:id="2214" w:author="James Vu" w:date="2024-04-18T17:06:00Z">
        <w:r w:rsidRPr="00167CE0">
          <w:rPr>
            <w:sz w:val="28"/>
            <w:szCs w:val="28"/>
            <w:lang w:val="vi-VN"/>
          </w:rPr>
          <w:t>Phát triển chủ thể OCOP và quản lý dữ liệu thị trường.</w:t>
        </w:r>
      </w:ins>
    </w:p>
    <w:p w14:paraId="732C1736" w14:textId="77777777" w:rsidR="001B609E" w:rsidRPr="00167CE0" w:rsidRDefault="001B609E" w:rsidP="00167CE0">
      <w:pPr>
        <w:jc w:val="both"/>
        <w:rPr>
          <w:ins w:id="2215" w:author="James Vu" w:date="2024-04-18T17:06:00Z"/>
          <w:sz w:val="28"/>
          <w:szCs w:val="28"/>
          <w:lang w:val="vi-VN"/>
        </w:rPr>
      </w:pPr>
      <w:ins w:id="2216" w:author="James Vu" w:date="2024-04-18T17:06:00Z">
        <w:r w:rsidRPr="00167CE0">
          <w:rPr>
            <w:sz w:val="28"/>
            <w:szCs w:val="28"/>
            <w:lang w:val="vi-VN"/>
          </w:rPr>
          <w:t>Số hóa quy trình nghiệp vụ bao gồm biểu mẫu tùy chỉnh và đồng bộ hóa thông tin.</w:t>
        </w:r>
      </w:ins>
    </w:p>
    <w:p w14:paraId="7D836002" w14:textId="77777777" w:rsidR="001B609E" w:rsidRPr="00167CE0" w:rsidRDefault="001B609E">
      <w:pPr>
        <w:ind w:firstLine="720"/>
        <w:jc w:val="both"/>
        <w:rPr>
          <w:ins w:id="2217" w:author="James Vu" w:date="2024-04-18T17:06:00Z"/>
          <w:sz w:val="28"/>
          <w:szCs w:val="28"/>
          <w:lang w:val="vi-VN"/>
        </w:rPr>
        <w:pPrChange w:id="2218" w:author="James Vu" w:date="2024-04-18T23:21:00Z">
          <w:pPr>
            <w:jc w:val="both"/>
          </w:pPr>
        </w:pPrChange>
      </w:pPr>
      <w:ins w:id="2219" w:author="James Vu" w:date="2024-04-18T17:06:00Z">
        <w:r w:rsidRPr="00167CE0">
          <w:rPr>
            <w:sz w:val="28"/>
            <w:szCs w:val="28"/>
            <w:lang w:val="vi-VN"/>
          </w:rPr>
          <w:t>Cung cấp các tiện ích tương tác người dùng qua ứng dụng di động và các giao diện trực tuyến.</w:t>
        </w:r>
      </w:ins>
    </w:p>
    <w:p w14:paraId="3407346C" w14:textId="0BD8A0CF" w:rsidR="001B609E" w:rsidRPr="00167CE0" w:rsidRDefault="00873A0C">
      <w:pPr>
        <w:ind w:firstLine="720"/>
        <w:jc w:val="both"/>
        <w:rPr>
          <w:ins w:id="2220" w:author="James Vu" w:date="2024-04-18T17:06:00Z"/>
          <w:b/>
          <w:bCs/>
          <w:sz w:val="28"/>
          <w:szCs w:val="28"/>
          <w:lang w:val="vi-VN"/>
        </w:rPr>
        <w:pPrChange w:id="2221" w:author="James Vu" w:date="2024-04-18T23:56:00Z">
          <w:pPr>
            <w:jc w:val="both"/>
          </w:pPr>
        </w:pPrChange>
      </w:pPr>
      <w:ins w:id="2222" w:author="James Vu" w:date="2024-04-18T23:56:00Z">
        <w:r>
          <w:rPr>
            <w:b/>
            <w:bCs/>
            <w:sz w:val="28"/>
            <w:szCs w:val="28"/>
            <w:lang w:val="vi-VN"/>
          </w:rPr>
          <w:t xml:space="preserve">+ </w:t>
        </w:r>
      </w:ins>
      <w:ins w:id="2223" w:author="James Vu" w:date="2024-04-18T17:06:00Z">
        <w:r w:rsidR="001B609E" w:rsidRPr="00167CE0">
          <w:rPr>
            <w:b/>
            <w:bCs/>
            <w:sz w:val="28"/>
            <w:szCs w:val="28"/>
            <w:lang w:val="vi-VN"/>
          </w:rPr>
          <w:t>Tác động xã hội và lợi ích mang lại:</w:t>
        </w:r>
      </w:ins>
    </w:p>
    <w:p w14:paraId="1372EB47" w14:textId="77777777" w:rsidR="001B609E" w:rsidRPr="00167CE0" w:rsidRDefault="001B609E">
      <w:pPr>
        <w:ind w:firstLine="720"/>
        <w:jc w:val="both"/>
        <w:rPr>
          <w:ins w:id="2224" w:author="James Vu" w:date="2024-04-18T17:06:00Z"/>
          <w:sz w:val="28"/>
          <w:szCs w:val="28"/>
          <w:lang w:val="vi-VN"/>
        </w:rPr>
        <w:pPrChange w:id="2225" w:author="James Vu" w:date="2024-04-18T23:21:00Z">
          <w:pPr>
            <w:jc w:val="both"/>
          </w:pPr>
        </w:pPrChange>
      </w:pPr>
      <w:ins w:id="2226" w:author="James Vu" w:date="2024-04-18T17:06:00Z">
        <w:r w:rsidRPr="00167CE0">
          <w:rPr>
            <w:sz w:val="28"/>
            <w:szCs w:val="28"/>
            <w:lang w:val="vi-VN"/>
          </w:rPr>
          <w:t>Góp phần cải thiện chất lượng cuộc sống ở nông thôn bằng cách tăng cường hạ tầng và cơ sở vật chất.</w:t>
        </w:r>
      </w:ins>
    </w:p>
    <w:p w14:paraId="3AB8C6AE" w14:textId="77777777" w:rsidR="001B609E" w:rsidRPr="00167CE0" w:rsidRDefault="001B609E">
      <w:pPr>
        <w:ind w:firstLine="720"/>
        <w:jc w:val="both"/>
        <w:rPr>
          <w:ins w:id="2227" w:author="James Vu" w:date="2024-04-18T17:06:00Z"/>
          <w:sz w:val="28"/>
          <w:szCs w:val="28"/>
          <w:lang w:val="vi-VN"/>
        </w:rPr>
        <w:pPrChange w:id="2228" w:author="James Vu" w:date="2024-04-18T23:21:00Z">
          <w:pPr>
            <w:jc w:val="both"/>
          </w:pPr>
        </w:pPrChange>
      </w:pPr>
      <w:ins w:id="2229" w:author="James Vu" w:date="2024-04-18T17:06:00Z">
        <w:r w:rsidRPr="00167CE0">
          <w:rPr>
            <w:sz w:val="28"/>
            <w:szCs w:val="28"/>
            <w:lang w:val="vi-VN"/>
          </w:rPr>
          <w:t>Thúc đẩy sự phát triển bền vững của khu vực nông thôn thông qua các chương trình như OCOP, nhằm khai thác tiềm năng sản phẩm địa phương và tăng cường năng lực kinh tế của nông dân.</w:t>
        </w:r>
      </w:ins>
    </w:p>
    <w:p w14:paraId="5DAACA6A" w14:textId="77777777" w:rsidR="001B609E" w:rsidRPr="00167CE0" w:rsidRDefault="001B609E">
      <w:pPr>
        <w:ind w:firstLine="720"/>
        <w:jc w:val="both"/>
        <w:rPr>
          <w:ins w:id="2230" w:author="James Vu" w:date="2024-04-18T17:06:00Z"/>
          <w:sz w:val="28"/>
          <w:szCs w:val="28"/>
          <w:lang w:val="vi-VN"/>
        </w:rPr>
        <w:pPrChange w:id="2231" w:author="James Vu" w:date="2024-04-18T23:21:00Z">
          <w:pPr>
            <w:jc w:val="both"/>
          </w:pPr>
        </w:pPrChange>
      </w:pPr>
      <w:ins w:id="2232" w:author="James Vu" w:date="2024-04-18T17:06:00Z">
        <w:r w:rsidRPr="00167CE0">
          <w:rPr>
            <w:sz w:val="28"/>
            <w:szCs w:val="28"/>
            <w:lang w:val="vi-VN"/>
          </w:rPr>
          <w:t>Cải thiện khả năng tiếp cận thị trường cho sản phẩm nông thôn, qua đó tăng thu nhập và cơ hội phát triển kinh doanh cho nông dân.</w:t>
        </w:r>
      </w:ins>
    </w:p>
    <w:p w14:paraId="7C24301A" w14:textId="77777777" w:rsidR="001B609E" w:rsidRPr="00167CE0" w:rsidRDefault="001B609E">
      <w:pPr>
        <w:ind w:firstLine="720"/>
        <w:jc w:val="both"/>
        <w:rPr>
          <w:ins w:id="2233" w:author="James Vu" w:date="2024-04-18T17:06:00Z"/>
          <w:sz w:val="28"/>
          <w:szCs w:val="28"/>
          <w:lang w:val="vi-VN"/>
        </w:rPr>
        <w:pPrChange w:id="2234" w:author="James Vu" w:date="2024-04-18T23:21:00Z">
          <w:pPr>
            <w:jc w:val="both"/>
          </w:pPr>
        </w:pPrChange>
      </w:pPr>
      <w:ins w:id="2235" w:author="James Vu" w:date="2024-04-18T17:06:00Z">
        <w:r w:rsidRPr="00167CE0">
          <w:rPr>
            <w:sz w:val="28"/>
            <w:szCs w:val="28"/>
            <w:lang w:val="vi-VN"/>
          </w:rPr>
          <w:t>Tăng cường quản lý thông tin và dữ liệu nông thôn hiệu quả hơn, giúp nhà quản lý đưa ra các quyết định chính sách chính xác và kịp thời, từ đó hỗ trợ phát triển kinh tế-xã hội ở nông thôn.</w:t>
        </w:r>
      </w:ins>
    </w:p>
    <w:p w14:paraId="6C3CFD84" w14:textId="6E061784" w:rsidR="001B609E" w:rsidRPr="00167CE0" w:rsidRDefault="00873A0C">
      <w:pPr>
        <w:ind w:firstLine="720"/>
        <w:jc w:val="both"/>
        <w:rPr>
          <w:ins w:id="2236" w:author="James Vu" w:date="2024-04-18T17:06:00Z"/>
          <w:sz w:val="28"/>
          <w:szCs w:val="28"/>
          <w:lang w:val="vi-VN"/>
        </w:rPr>
        <w:pPrChange w:id="2237" w:author="James Vu" w:date="2024-04-18T23:57:00Z">
          <w:pPr>
            <w:jc w:val="both"/>
          </w:pPr>
        </w:pPrChange>
      </w:pPr>
      <w:ins w:id="2238" w:author="James Vu" w:date="2024-04-18T23:57:00Z">
        <w:r>
          <w:rPr>
            <w:rStyle w:val="fontstyle01"/>
            <w:b/>
            <w:color w:val="auto"/>
          </w:rPr>
          <w:t>viii</w:t>
        </w:r>
        <w:r>
          <w:rPr>
            <w:rStyle w:val="fontstyle01"/>
            <w:b/>
            <w:color w:val="auto"/>
            <w:lang w:val="vi-VN"/>
          </w:rPr>
          <w:t xml:space="preserve">. </w:t>
        </w:r>
      </w:ins>
      <w:ins w:id="2239" w:author="James Vu" w:date="2024-04-18T17:06:00Z">
        <w:r w:rsidR="001B609E" w:rsidRPr="00167CE0">
          <w:rPr>
            <w:rStyle w:val="fontstyle01"/>
            <w:b/>
            <w:color w:val="auto"/>
          </w:rPr>
          <w:t xml:space="preserve">Nội dung 8: </w:t>
        </w:r>
        <w:r w:rsidR="001B609E" w:rsidRPr="00167CE0">
          <w:rPr>
            <w:b/>
            <w:bCs/>
            <w:i/>
            <w:iCs/>
            <w:sz w:val="28"/>
            <w:szCs w:val="28"/>
            <w:lang w:val="vi-VN"/>
          </w:rPr>
          <w:t>Phát triển Hệ tính năng về lĩnh vực chăn nuôi, thú ý tỉnh Khánh (</w:t>
        </w:r>
        <w:r w:rsidR="001B609E" w:rsidRPr="00167CE0">
          <w:rPr>
            <w:b/>
            <w:bCs/>
            <w:i/>
            <w:iCs/>
            <w:sz w:val="28"/>
            <w:szCs w:val="28"/>
          </w:rPr>
          <w:t>giai đoạn 1</w:t>
        </w:r>
        <w:r w:rsidR="001B609E" w:rsidRPr="00167CE0">
          <w:rPr>
            <w:b/>
            <w:bCs/>
            <w:i/>
            <w:iCs/>
            <w:sz w:val="28"/>
            <w:szCs w:val="28"/>
            <w:lang w:val="vi-VN"/>
          </w:rPr>
          <w:t>)</w:t>
        </w:r>
        <w:r w:rsidR="001B609E" w:rsidRPr="00167CE0">
          <w:rPr>
            <w:sz w:val="28"/>
            <w:szCs w:val="28"/>
          </w:rPr>
          <w:t xml:space="preserve"> </w:t>
        </w:r>
        <w:r w:rsidR="001B609E" w:rsidRPr="00167CE0">
          <w:rPr>
            <w:sz w:val="28"/>
            <w:szCs w:val="28"/>
            <w:lang w:val="vi-VN"/>
          </w:rPr>
          <w:t xml:space="preserve"> nhằm nâng cao hiệu quả quản lý và đảm bảo chất lượng trong ngành chăn nuôi, thú y, cải thiện sức khỏe động vật và bảo vệ môi trường.</w:t>
        </w:r>
      </w:ins>
    </w:p>
    <w:p w14:paraId="7AD6A7F0" w14:textId="5EFFEDC1" w:rsidR="001B609E" w:rsidRPr="00167CE0" w:rsidRDefault="00873A0C">
      <w:pPr>
        <w:ind w:firstLine="720"/>
        <w:jc w:val="both"/>
        <w:rPr>
          <w:ins w:id="2240" w:author="James Vu" w:date="2024-04-18T17:06:00Z"/>
          <w:b/>
          <w:bCs/>
          <w:sz w:val="28"/>
          <w:szCs w:val="28"/>
          <w:lang w:val="vi-VN"/>
        </w:rPr>
        <w:pPrChange w:id="2241" w:author="James Vu" w:date="2024-04-18T23:57:00Z">
          <w:pPr>
            <w:jc w:val="both"/>
          </w:pPr>
        </w:pPrChange>
      </w:pPr>
      <w:ins w:id="2242" w:author="James Vu" w:date="2024-04-18T23:57:00Z">
        <w:r>
          <w:rPr>
            <w:b/>
            <w:bCs/>
            <w:sz w:val="28"/>
            <w:szCs w:val="28"/>
            <w:lang w:val="vi-VN"/>
          </w:rPr>
          <w:t xml:space="preserve">+ </w:t>
        </w:r>
      </w:ins>
      <w:ins w:id="2243" w:author="James Vu" w:date="2024-04-18T17:06:00Z">
        <w:r w:rsidR="001B609E" w:rsidRPr="00167CE0">
          <w:rPr>
            <w:b/>
            <w:bCs/>
            <w:sz w:val="28"/>
            <w:szCs w:val="28"/>
            <w:lang w:val="vi-VN"/>
          </w:rPr>
          <w:t>Các hoạt động chính:</w:t>
        </w:r>
      </w:ins>
    </w:p>
    <w:p w14:paraId="17F58D1D" w14:textId="77777777" w:rsidR="001B609E" w:rsidRPr="00167CE0" w:rsidRDefault="001B609E">
      <w:pPr>
        <w:ind w:firstLine="720"/>
        <w:jc w:val="both"/>
        <w:rPr>
          <w:ins w:id="2244" w:author="James Vu" w:date="2024-04-18T17:06:00Z"/>
          <w:sz w:val="28"/>
          <w:szCs w:val="28"/>
          <w:lang w:val="vi-VN"/>
        </w:rPr>
        <w:pPrChange w:id="2245" w:author="James Vu" w:date="2024-04-18T23:21:00Z">
          <w:pPr>
            <w:jc w:val="both"/>
          </w:pPr>
        </w:pPrChange>
      </w:pPr>
      <w:ins w:id="2246" w:author="James Vu" w:date="2024-04-18T17:06:00Z">
        <w:r w:rsidRPr="00167CE0">
          <w:rPr>
            <w:sz w:val="28"/>
            <w:szCs w:val="28"/>
            <w:lang w:val="vi-VN"/>
          </w:rPr>
          <w:t>Quản lý thông tin và dữ liệu chăn nuôi từ nguồn gốc đến sản phẩm cuối cùng.</w:t>
        </w:r>
      </w:ins>
    </w:p>
    <w:p w14:paraId="42334CCE" w14:textId="77777777" w:rsidR="001B609E" w:rsidRPr="00167CE0" w:rsidRDefault="001B609E">
      <w:pPr>
        <w:ind w:firstLine="720"/>
        <w:jc w:val="both"/>
        <w:rPr>
          <w:ins w:id="2247" w:author="James Vu" w:date="2024-04-18T17:06:00Z"/>
          <w:sz w:val="28"/>
          <w:szCs w:val="28"/>
          <w:lang w:val="vi-VN"/>
        </w:rPr>
        <w:pPrChange w:id="2248" w:author="James Vu" w:date="2024-04-18T23:22:00Z">
          <w:pPr>
            <w:jc w:val="both"/>
          </w:pPr>
        </w:pPrChange>
      </w:pPr>
      <w:ins w:id="2249" w:author="James Vu" w:date="2024-04-18T17:06:00Z">
        <w:r w:rsidRPr="00167CE0">
          <w:rPr>
            <w:sz w:val="28"/>
            <w:szCs w:val="28"/>
            <w:lang w:val="vi-VN"/>
          </w:rPr>
          <w:t>Kiểm soát và phòng ngừa dịch bệnh, bảo vệ môi trường trong các hoạt động chăn nuôi.</w:t>
        </w:r>
      </w:ins>
    </w:p>
    <w:p w14:paraId="45164850" w14:textId="77777777" w:rsidR="001B609E" w:rsidRPr="00167CE0" w:rsidRDefault="001B609E">
      <w:pPr>
        <w:ind w:firstLine="720"/>
        <w:jc w:val="both"/>
        <w:rPr>
          <w:ins w:id="2250" w:author="James Vu" w:date="2024-04-18T17:06:00Z"/>
          <w:sz w:val="28"/>
          <w:szCs w:val="28"/>
          <w:lang w:val="vi-VN"/>
        </w:rPr>
        <w:pPrChange w:id="2251" w:author="James Vu" w:date="2024-04-18T23:22:00Z">
          <w:pPr>
            <w:jc w:val="both"/>
          </w:pPr>
        </w:pPrChange>
      </w:pPr>
      <w:ins w:id="2252" w:author="James Vu" w:date="2024-04-18T17:06:00Z">
        <w:r w:rsidRPr="00167CE0">
          <w:rPr>
            <w:sz w:val="28"/>
            <w:szCs w:val="28"/>
            <w:lang w:val="vi-VN"/>
          </w:rPr>
          <w:t>Hướng dẫn và giám sát việc sản xuất, quản lý giống và thức ăn chăn nuôi.</w:t>
        </w:r>
      </w:ins>
    </w:p>
    <w:p w14:paraId="02E0F7DD" w14:textId="77777777" w:rsidR="001B609E" w:rsidRPr="00167CE0" w:rsidRDefault="001B609E">
      <w:pPr>
        <w:ind w:firstLine="720"/>
        <w:jc w:val="both"/>
        <w:rPr>
          <w:ins w:id="2253" w:author="James Vu" w:date="2024-04-18T17:06:00Z"/>
          <w:sz w:val="28"/>
          <w:szCs w:val="28"/>
          <w:lang w:val="vi-VN"/>
        </w:rPr>
        <w:pPrChange w:id="2254" w:author="James Vu" w:date="2024-04-18T23:22:00Z">
          <w:pPr>
            <w:jc w:val="both"/>
          </w:pPr>
        </w:pPrChange>
      </w:pPr>
      <w:ins w:id="2255" w:author="James Vu" w:date="2024-04-18T17:06:00Z">
        <w:r w:rsidRPr="00167CE0">
          <w:rPr>
            <w:sz w:val="28"/>
            <w:szCs w:val="28"/>
            <w:lang w:val="vi-VN"/>
          </w:rPr>
          <w:t>Số hóa quy trình và tạo điều kiện thuận lợi cho việc tương tác giữa người dùng và hệ thống qua các giao diện trực tuyến và ứng dụng di động.</w:t>
        </w:r>
      </w:ins>
    </w:p>
    <w:p w14:paraId="0B9181C0" w14:textId="20A7D0ED" w:rsidR="001B609E" w:rsidRPr="00167CE0" w:rsidRDefault="00873A0C">
      <w:pPr>
        <w:ind w:firstLine="720"/>
        <w:jc w:val="both"/>
        <w:rPr>
          <w:ins w:id="2256" w:author="James Vu" w:date="2024-04-18T17:06:00Z"/>
          <w:b/>
          <w:bCs/>
          <w:sz w:val="28"/>
          <w:szCs w:val="28"/>
          <w:lang w:val="vi-VN"/>
        </w:rPr>
        <w:pPrChange w:id="2257" w:author="James Vu" w:date="2024-04-18T23:57:00Z">
          <w:pPr>
            <w:jc w:val="both"/>
          </w:pPr>
        </w:pPrChange>
      </w:pPr>
      <w:ins w:id="2258" w:author="James Vu" w:date="2024-04-18T23:57:00Z">
        <w:r>
          <w:rPr>
            <w:b/>
            <w:bCs/>
            <w:sz w:val="28"/>
            <w:szCs w:val="28"/>
            <w:lang w:val="vi-VN"/>
          </w:rPr>
          <w:t xml:space="preserve">+ </w:t>
        </w:r>
      </w:ins>
      <w:ins w:id="2259" w:author="James Vu" w:date="2024-04-18T17:06:00Z">
        <w:r w:rsidR="001B609E" w:rsidRPr="00167CE0">
          <w:rPr>
            <w:b/>
            <w:bCs/>
            <w:sz w:val="28"/>
            <w:szCs w:val="28"/>
            <w:lang w:val="vi-VN"/>
          </w:rPr>
          <w:t>Tác động xã hội và lợi ích mang lại:</w:t>
        </w:r>
      </w:ins>
    </w:p>
    <w:p w14:paraId="682B5986" w14:textId="77777777" w:rsidR="001B609E" w:rsidRPr="00167CE0" w:rsidRDefault="001B609E">
      <w:pPr>
        <w:ind w:firstLine="720"/>
        <w:jc w:val="both"/>
        <w:rPr>
          <w:ins w:id="2260" w:author="James Vu" w:date="2024-04-18T17:06:00Z"/>
          <w:sz w:val="28"/>
          <w:szCs w:val="28"/>
          <w:lang w:val="vi-VN"/>
        </w:rPr>
        <w:pPrChange w:id="2261" w:author="James Vu" w:date="2024-04-18T23:22:00Z">
          <w:pPr>
            <w:jc w:val="both"/>
          </w:pPr>
        </w:pPrChange>
      </w:pPr>
      <w:ins w:id="2262" w:author="James Vu" w:date="2024-04-18T17:06:00Z">
        <w:r w:rsidRPr="00167CE0">
          <w:rPr>
            <w:sz w:val="28"/>
            <w:szCs w:val="28"/>
            <w:lang w:val="vi-VN"/>
          </w:rPr>
          <w:t>Tăng cường quản lý chất lượng và an toàn thực phẩm trong ngành chăn nuôi, góp phần bảo vệ sức khỏe cộng đồng.</w:t>
        </w:r>
      </w:ins>
    </w:p>
    <w:p w14:paraId="6216520B" w14:textId="77777777" w:rsidR="001B609E" w:rsidRPr="00167CE0" w:rsidRDefault="001B609E">
      <w:pPr>
        <w:ind w:firstLine="720"/>
        <w:jc w:val="both"/>
        <w:rPr>
          <w:ins w:id="2263" w:author="James Vu" w:date="2024-04-18T17:06:00Z"/>
          <w:sz w:val="28"/>
          <w:szCs w:val="28"/>
          <w:lang w:val="vi-VN"/>
        </w:rPr>
        <w:pPrChange w:id="2264" w:author="James Vu" w:date="2024-04-18T23:22:00Z">
          <w:pPr>
            <w:jc w:val="both"/>
          </w:pPr>
        </w:pPrChange>
      </w:pPr>
      <w:ins w:id="2265" w:author="James Vu" w:date="2024-04-18T17:06:00Z">
        <w:r w:rsidRPr="00167CE0">
          <w:rPr>
            <w:sz w:val="28"/>
            <w:szCs w:val="28"/>
            <w:lang w:val="vi-VN"/>
          </w:rPr>
          <w:t>Hỗ trợ nông dân trong việc áp dụng các phương pháp chăn nuôi hiện đại và bền vững, giảm thiểu tác động xấu đến môi trường.</w:t>
        </w:r>
      </w:ins>
    </w:p>
    <w:p w14:paraId="0D5661E4" w14:textId="77777777" w:rsidR="001B609E" w:rsidRPr="00167CE0" w:rsidRDefault="001B609E">
      <w:pPr>
        <w:ind w:firstLine="720"/>
        <w:jc w:val="both"/>
        <w:rPr>
          <w:ins w:id="2266" w:author="James Vu" w:date="2024-04-18T17:06:00Z"/>
          <w:sz w:val="28"/>
          <w:szCs w:val="28"/>
          <w:lang w:val="vi-VN"/>
        </w:rPr>
        <w:pPrChange w:id="2267" w:author="James Vu" w:date="2024-04-18T23:22:00Z">
          <w:pPr>
            <w:jc w:val="both"/>
          </w:pPr>
        </w:pPrChange>
      </w:pPr>
      <w:ins w:id="2268" w:author="James Vu" w:date="2024-04-18T17:06:00Z">
        <w:r w:rsidRPr="00167CE0">
          <w:rPr>
            <w:sz w:val="28"/>
            <w:szCs w:val="28"/>
            <w:lang w:val="vi-VN"/>
          </w:rPr>
          <w:t>Nâng cao năng lực giám sát và phản ứng nhanh với các dịch bệnh, bảo đảm an toàn sinh học và an ninh lương thực.</w:t>
        </w:r>
      </w:ins>
    </w:p>
    <w:p w14:paraId="45F61EE6" w14:textId="77777777" w:rsidR="001B609E" w:rsidRPr="00167CE0" w:rsidRDefault="001B609E">
      <w:pPr>
        <w:ind w:firstLine="720"/>
        <w:jc w:val="both"/>
        <w:rPr>
          <w:ins w:id="2269" w:author="James Vu" w:date="2024-04-18T17:06:00Z"/>
          <w:sz w:val="28"/>
          <w:szCs w:val="28"/>
          <w:lang w:val="vi-VN"/>
        </w:rPr>
        <w:pPrChange w:id="2270" w:author="James Vu" w:date="2024-04-18T23:22:00Z">
          <w:pPr>
            <w:jc w:val="both"/>
          </w:pPr>
        </w:pPrChange>
      </w:pPr>
      <w:ins w:id="2271" w:author="James Vu" w:date="2024-04-18T17:06:00Z">
        <w:r w:rsidRPr="00167CE0">
          <w:rPr>
            <w:sz w:val="28"/>
            <w:szCs w:val="28"/>
            <w:lang w:val="vi-VN"/>
          </w:rPr>
          <w:lastRenderedPageBreak/>
          <w:t>Phát triển kinh tế địa phương thông qua việc cải thiện hiệu quả sản xuất và mở rộng cơ hội tiếp cận thị trường cho sản phẩm chăn nuôi.</w:t>
        </w:r>
      </w:ins>
    </w:p>
    <w:p w14:paraId="0E0C4ACE" w14:textId="77777777" w:rsidR="001B609E" w:rsidRPr="00167CE0" w:rsidRDefault="001B609E">
      <w:pPr>
        <w:ind w:firstLine="720"/>
        <w:jc w:val="both"/>
        <w:rPr>
          <w:ins w:id="2272" w:author="James Vu" w:date="2024-04-18T17:06:00Z"/>
          <w:sz w:val="28"/>
          <w:szCs w:val="28"/>
          <w:lang w:val="vi-VN"/>
        </w:rPr>
        <w:pPrChange w:id="2273" w:author="James Vu" w:date="2024-04-18T23:22:00Z">
          <w:pPr>
            <w:jc w:val="both"/>
          </w:pPr>
        </w:pPrChange>
      </w:pPr>
      <w:ins w:id="2274" w:author="James Vu" w:date="2024-04-18T17:06:00Z">
        <w:r w:rsidRPr="00167CE0">
          <w:rPr>
            <w:sz w:val="28"/>
            <w:szCs w:val="28"/>
            <w:lang w:val="vi-VN"/>
          </w:rPr>
          <w:t>Cung cấp dữ liệu chính xác và cập nhật, giúp cơ quan quản lý đưa ra các quyết định chính sách kịp thời và hiệu quả.</w:t>
        </w:r>
      </w:ins>
    </w:p>
    <w:p w14:paraId="74E42AB3" w14:textId="19C56B93" w:rsidR="001B609E" w:rsidRPr="00167CE0" w:rsidRDefault="00873A0C">
      <w:pPr>
        <w:ind w:firstLine="720"/>
        <w:jc w:val="both"/>
        <w:rPr>
          <w:ins w:id="2275" w:author="James Vu" w:date="2024-04-18T17:07:00Z"/>
          <w:sz w:val="28"/>
          <w:szCs w:val="28"/>
          <w:lang w:val="vi-VN"/>
        </w:rPr>
        <w:pPrChange w:id="2276" w:author="James Vu" w:date="2024-04-18T23:57:00Z">
          <w:pPr>
            <w:jc w:val="both"/>
          </w:pPr>
        </w:pPrChange>
      </w:pPr>
      <w:ins w:id="2277" w:author="James Vu" w:date="2024-04-18T23:57:00Z">
        <w:r>
          <w:rPr>
            <w:rStyle w:val="fontstyle01"/>
            <w:b/>
            <w:color w:val="auto"/>
          </w:rPr>
          <w:t>ix</w:t>
        </w:r>
        <w:r>
          <w:rPr>
            <w:rStyle w:val="fontstyle01"/>
            <w:b/>
            <w:color w:val="auto"/>
            <w:lang w:val="vi-VN"/>
          </w:rPr>
          <w:t xml:space="preserve">. </w:t>
        </w:r>
      </w:ins>
      <w:ins w:id="2278" w:author="James Vu" w:date="2024-04-18T17:07:00Z">
        <w:r w:rsidR="001B609E" w:rsidRPr="00167CE0">
          <w:rPr>
            <w:rStyle w:val="fontstyle01"/>
            <w:b/>
            <w:color w:val="auto"/>
          </w:rPr>
          <w:t xml:space="preserve">Nội dung 9: </w:t>
        </w:r>
        <w:r w:rsidR="001B609E" w:rsidRPr="00167CE0">
          <w:rPr>
            <w:b/>
            <w:bCs/>
            <w:i/>
            <w:iCs/>
            <w:sz w:val="28"/>
            <w:szCs w:val="28"/>
            <w:lang w:val="vi-VN"/>
          </w:rPr>
          <w:t>Xây dựng Hệ tính năng về lĩnh vực thủy lợi và phòng chống thiên tai tỉnh Khánh Hòa (</w:t>
        </w:r>
        <w:r w:rsidR="001B609E" w:rsidRPr="00167CE0">
          <w:rPr>
            <w:b/>
            <w:bCs/>
            <w:i/>
            <w:iCs/>
            <w:sz w:val="28"/>
            <w:szCs w:val="28"/>
          </w:rPr>
          <w:t>giai đoạn 1</w:t>
        </w:r>
        <w:r w:rsidR="001B609E" w:rsidRPr="00167CE0">
          <w:rPr>
            <w:b/>
            <w:bCs/>
            <w:i/>
            <w:iCs/>
            <w:sz w:val="28"/>
            <w:szCs w:val="28"/>
            <w:lang w:val="vi-VN"/>
          </w:rPr>
          <w:t>))</w:t>
        </w:r>
        <w:r w:rsidR="001B609E" w:rsidRPr="00167CE0">
          <w:rPr>
            <w:sz w:val="28"/>
            <w:szCs w:val="28"/>
            <w:lang w:val="vi-VN"/>
          </w:rPr>
          <w:t xml:space="preserve"> nhằm nâng cao hiệu quả quản lý nguồn nước và cơ sở hạ tầng thủy lợi, đồng thời cải thiện khả năng phòng chống và ứng phó với thiên tai.</w:t>
        </w:r>
      </w:ins>
    </w:p>
    <w:p w14:paraId="70470AAA" w14:textId="430F90E4" w:rsidR="001B609E" w:rsidRPr="00167CE0" w:rsidRDefault="00873A0C">
      <w:pPr>
        <w:ind w:firstLine="720"/>
        <w:jc w:val="both"/>
        <w:rPr>
          <w:ins w:id="2279" w:author="James Vu" w:date="2024-04-18T17:07:00Z"/>
          <w:b/>
          <w:bCs/>
          <w:sz w:val="28"/>
          <w:szCs w:val="28"/>
          <w:lang w:val="vi-VN"/>
        </w:rPr>
        <w:pPrChange w:id="2280" w:author="James Vu" w:date="2024-04-18T23:57:00Z">
          <w:pPr>
            <w:jc w:val="both"/>
          </w:pPr>
        </w:pPrChange>
      </w:pPr>
      <w:ins w:id="2281" w:author="James Vu" w:date="2024-04-18T23:57:00Z">
        <w:r>
          <w:rPr>
            <w:b/>
            <w:bCs/>
            <w:sz w:val="28"/>
            <w:szCs w:val="28"/>
            <w:lang w:val="vi-VN"/>
          </w:rPr>
          <w:t xml:space="preserve">+ </w:t>
        </w:r>
      </w:ins>
      <w:ins w:id="2282" w:author="James Vu" w:date="2024-04-18T17:07:00Z">
        <w:r w:rsidR="001B609E" w:rsidRPr="00167CE0">
          <w:rPr>
            <w:b/>
            <w:bCs/>
            <w:sz w:val="28"/>
            <w:szCs w:val="28"/>
            <w:lang w:val="vi-VN"/>
          </w:rPr>
          <w:t>Các hoạt động chính:</w:t>
        </w:r>
      </w:ins>
    </w:p>
    <w:p w14:paraId="7070FC56" w14:textId="77777777" w:rsidR="001B609E" w:rsidRPr="00167CE0" w:rsidRDefault="001B609E">
      <w:pPr>
        <w:ind w:firstLine="720"/>
        <w:jc w:val="both"/>
        <w:rPr>
          <w:ins w:id="2283" w:author="James Vu" w:date="2024-04-18T17:07:00Z"/>
          <w:sz w:val="28"/>
          <w:szCs w:val="28"/>
          <w:lang w:val="vi-VN"/>
        </w:rPr>
        <w:pPrChange w:id="2284" w:author="James Vu" w:date="2024-04-18T23:22:00Z">
          <w:pPr>
            <w:jc w:val="both"/>
          </w:pPr>
        </w:pPrChange>
      </w:pPr>
      <w:ins w:id="2285" w:author="James Vu" w:date="2024-04-18T17:07:00Z">
        <w:r w:rsidRPr="00167CE0">
          <w:rPr>
            <w:sz w:val="28"/>
            <w:szCs w:val="28"/>
            <w:lang w:val="vi-VN"/>
          </w:rPr>
          <w:t>Quản lý thông tin nguồn nước và thủy lợi từ cơ sở dữ liệu trung tâm.</w:t>
        </w:r>
      </w:ins>
    </w:p>
    <w:p w14:paraId="398D74B1" w14:textId="77777777" w:rsidR="001B609E" w:rsidRPr="00167CE0" w:rsidRDefault="001B609E">
      <w:pPr>
        <w:ind w:firstLine="720"/>
        <w:jc w:val="both"/>
        <w:rPr>
          <w:ins w:id="2286" w:author="James Vu" w:date="2024-04-18T17:07:00Z"/>
          <w:sz w:val="28"/>
          <w:szCs w:val="28"/>
          <w:lang w:val="vi-VN"/>
        </w:rPr>
        <w:pPrChange w:id="2287" w:author="James Vu" w:date="2024-04-18T23:22:00Z">
          <w:pPr>
            <w:jc w:val="both"/>
          </w:pPr>
        </w:pPrChange>
      </w:pPr>
      <w:ins w:id="2288" w:author="James Vu" w:date="2024-04-18T17:07:00Z">
        <w:r w:rsidRPr="00167CE0">
          <w:rPr>
            <w:sz w:val="28"/>
            <w:szCs w:val="28"/>
            <w:lang w:val="vi-VN"/>
          </w:rPr>
          <w:t>Đảm bảo bảo trì và bảo vệ công trình thủy lợi, cấp phép hoạt động trong lĩnh vực.</w:t>
        </w:r>
      </w:ins>
    </w:p>
    <w:p w14:paraId="02C2711D" w14:textId="77777777" w:rsidR="001B609E" w:rsidRPr="00167CE0" w:rsidRDefault="001B609E">
      <w:pPr>
        <w:ind w:firstLine="720"/>
        <w:jc w:val="both"/>
        <w:rPr>
          <w:ins w:id="2289" w:author="James Vu" w:date="2024-04-18T17:07:00Z"/>
          <w:sz w:val="28"/>
          <w:szCs w:val="28"/>
          <w:lang w:val="vi-VN"/>
        </w:rPr>
        <w:pPrChange w:id="2290" w:author="James Vu" w:date="2024-04-18T23:22:00Z">
          <w:pPr>
            <w:jc w:val="both"/>
          </w:pPr>
        </w:pPrChange>
      </w:pPr>
      <w:ins w:id="2291" w:author="James Vu" w:date="2024-04-18T17:07:00Z">
        <w:r w:rsidRPr="00167CE0">
          <w:rPr>
            <w:sz w:val="28"/>
            <w:szCs w:val="28"/>
            <w:lang w:val="vi-VN"/>
          </w:rPr>
          <w:t>Phát triển các biện pháp phòng chống thiên tai dựa trên dữ liệu viễn thám và phân tích chuyên sâu.</w:t>
        </w:r>
      </w:ins>
    </w:p>
    <w:p w14:paraId="787A0B98" w14:textId="77777777" w:rsidR="001B609E" w:rsidRPr="00167CE0" w:rsidRDefault="001B609E">
      <w:pPr>
        <w:ind w:firstLine="720"/>
        <w:jc w:val="both"/>
        <w:rPr>
          <w:ins w:id="2292" w:author="James Vu" w:date="2024-04-18T17:07:00Z"/>
          <w:sz w:val="28"/>
          <w:szCs w:val="28"/>
          <w:lang w:val="vi-VN"/>
        </w:rPr>
        <w:pPrChange w:id="2293" w:author="James Vu" w:date="2024-04-18T23:22:00Z">
          <w:pPr>
            <w:jc w:val="both"/>
          </w:pPr>
        </w:pPrChange>
      </w:pPr>
      <w:ins w:id="2294" w:author="James Vu" w:date="2024-04-18T17:07:00Z">
        <w:r w:rsidRPr="00167CE0">
          <w:rPr>
            <w:sz w:val="28"/>
            <w:szCs w:val="28"/>
            <w:lang w:val="vi-VN"/>
          </w:rPr>
          <w:t>Tích hợp các hệ thống cảnh báo sớm, tương tác với người dân qua ứng dụng di động và các nền tảng trực tuyến.</w:t>
        </w:r>
      </w:ins>
    </w:p>
    <w:p w14:paraId="7D1BD0E9" w14:textId="3C983E9C" w:rsidR="001B609E" w:rsidRPr="00167CE0" w:rsidRDefault="00873A0C">
      <w:pPr>
        <w:ind w:firstLine="720"/>
        <w:jc w:val="both"/>
        <w:rPr>
          <w:ins w:id="2295" w:author="James Vu" w:date="2024-04-18T17:07:00Z"/>
          <w:b/>
          <w:bCs/>
          <w:sz w:val="28"/>
          <w:szCs w:val="28"/>
          <w:lang w:val="vi-VN"/>
        </w:rPr>
        <w:pPrChange w:id="2296" w:author="James Vu" w:date="2024-04-18T23:57:00Z">
          <w:pPr>
            <w:jc w:val="both"/>
          </w:pPr>
        </w:pPrChange>
      </w:pPr>
      <w:ins w:id="2297" w:author="James Vu" w:date="2024-04-18T23:57:00Z">
        <w:r>
          <w:rPr>
            <w:b/>
            <w:bCs/>
            <w:sz w:val="28"/>
            <w:szCs w:val="28"/>
            <w:lang w:val="vi-VN"/>
          </w:rPr>
          <w:t xml:space="preserve">+ </w:t>
        </w:r>
      </w:ins>
      <w:ins w:id="2298" w:author="James Vu" w:date="2024-04-18T17:07:00Z">
        <w:r w:rsidR="001B609E" w:rsidRPr="00167CE0">
          <w:rPr>
            <w:b/>
            <w:bCs/>
            <w:sz w:val="28"/>
            <w:szCs w:val="28"/>
            <w:lang w:val="vi-VN"/>
          </w:rPr>
          <w:t>Tác động xã hội và lợi ích mang lại:</w:t>
        </w:r>
      </w:ins>
    </w:p>
    <w:p w14:paraId="2F2A73CE" w14:textId="77777777" w:rsidR="001B609E" w:rsidRPr="00167CE0" w:rsidRDefault="001B609E">
      <w:pPr>
        <w:ind w:firstLine="720"/>
        <w:jc w:val="both"/>
        <w:rPr>
          <w:ins w:id="2299" w:author="James Vu" w:date="2024-04-18T17:07:00Z"/>
          <w:sz w:val="28"/>
          <w:szCs w:val="28"/>
          <w:lang w:val="vi-VN"/>
        </w:rPr>
        <w:pPrChange w:id="2300" w:author="James Vu" w:date="2024-04-18T23:22:00Z">
          <w:pPr>
            <w:jc w:val="both"/>
          </w:pPr>
        </w:pPrChange>
      </w:pPr>
      <w:ins w:id="2301" w:author="James Vu" w:date="2024-04-18T17:07:00Z">
        <w:r w:rsidRPr="00167CE0">
          <w:rPr>
            <w:sz w:val="28"/>
            <w:szCs w:val="28"/>
            <w:lang w:val="vi-VN"/>
          </w:rPr>
          <w:t>Giảm thiểu rủi ro và hậu quả do lụt bão, đảm bảo an ninh nguồn nước cho nông nghiệp và sinh hoạt.</w:t>
        </w:r>
      </w:ins>
    </w:p>
    <w:p w14:paraId="0AA974BD" w14:textId="77777777" w:rsidR="001B609E" w:rsidRPr="00167CE0" w:rsidRDefault="001B609E">
      <w:pPr>
        <w:ind w:firstLine="720"/>
        <w:jc w:val="both"/>
        <w:rPr>
          <w:ins w:id="2302" w:author="James Vu" w:date="2024-04-18T17:07:00Z"/>
          <w:sz w:val="28"/>
          <w:szCs w:val="28"/>
          <w:lang w:val="vi-VN"/>
        </w:rPr>
        <w:pPrChange w:id="2303" w:author="James Vu" w:date="2024-04-18T23:22:00Z">
          <w:pPr>
            <w:jc w:val="both"/>
          </w:pPr>
        </w:pPrChange>
      </w:pPr>
      <w:ins w:id="2304" w:author="James Vu" w:date="2024-04-18T17:07:00Z">
        <w:r w:rsidRPr="00167CE0">
          <w:rPr>
            <w:sz w:val="28"/>
            <w:szCs w:val="28"/>
            <w:lang w:val="vi-VN"/>
          </w:rPr>
          <w:t>Tăng cường khả năng giám sát và quản lý hiệu quả các nguồn tài nguyên nước và công trình thủy lợi.</w:t>
        </w:r>
      </w:ins>
    </w:p>
    <w:p w14:paraId="21F03467" w14:textId="77777777" w:rsidR="001B609E" w:rsidRPr="00167CE0" w:rsidRDefault="001B609E">
      <w:pPr>
        <w:ind w:firstLine="720"/>
        <w:jc w:val="both"/>
        <w:rPr>
          <w:ins w:id="2305" w:author="James Vu" w:date="2024-04-18T17:07:00Z"/>
          <w:sz w:val="28"/>
          <w:szCs w:val="28"/>
          <w:lang w:val="vi-VN"/>
        </w:rPr>
        <w:pPrChange w:id="2306" w:author="James Vu" w:date="2024-04-18T23:22:00Z">
          <w:pPr>
            <w:jc w:val="both"/>
          </w:pPr>
        </w:pPrChange>
      </w:pPr>
      <w:ins w:id="2307" w:author="James Vu" w:date="2024-04-18T17:07:00Z">
        <w:r w:rsidRPr="00167CE0">
          <w:rPr>
            <w:sz w:val="28"/>
            <w:szCs w:val="28"/>
            <w:lang w:val="vi-VN"/>
          </w:rPr>
          <w:t>Cải thiện khả năng phục hồi và ứng phó với các sự kiện thời tiết cực đoan, bảo vệ cuộc sống và tài sản của người dân.</w:t>
        </w:r>
      </w:ins>
    </w:p>
    <w:p w14:paraId="171720AC" w14:textId="77777777" w:rsidR="001B609E" w:rsidRPr="00167CE0" w:rsidRDefault="001B609E">
      <w:pPr>
        <w:ind w:firstLine="720"/>
        <w:jc w:val="both"/>
        <w:rPr>
          <w:ins w:id="2308" w:author="James Vu" w:date="2024-04-18T17:07:00Z"/>
          <w:sz w:val="28"/>
          <w:szCs w:val="28"/>
          <w:lang w:val="vi-VN"/>
        </w:rPr>
        <w:pPrChange w:id="2309" w:author="James Vu" w:date="2024-04-18T23:22:00Z">
          <w:pPr>
            <w:jc w:val="both"/>
          </w:pPr>
        </w:pPrChange>
      </w:pPr>
      <w:ins w:id="2310" w:author="James Vu" w:date="2024-04-18T17:07:00Z">
        <w:r w:rsidRPr="00167CE0">
          <w:rPr>
            <w:sz w:val="28"/>
            <w:szCs w:val="28"/>
            <w:lang w:val="vi-VN"/>
          </w:rPr>
          <w:t>Nâng cao nhận thức và kiến thức cộng đồng về quản lý rủi ro thiên tai thông qua các chương trình tuyên truyền và đào tạo.</w:t>
        </w:r>
      </w:ins>
    </w:p>
    <w:p w14:paraId="6D4D245F" w14:textId="77777777" w:rsidR="001B609E" w:rsidRPr="00167CE0" w:rsidRDefault="001B609E">
      <w:pPr>
        <w:ind w:firstLine="720"/>
        <w:jc w:val="both"/>
        <w:rPr>
          <w:ins w:id="2311" w:author="James Vu" w:date="2024-04-18T17:07:00Z"/>
          <w:sz w:val="28"/>
          <w:szCs w:val="28"/>
          <w:lang w:val="vi-VN"/>
        </w:rPr>
        <w:pPrChange w:id="2312" w:author="James Vu" w:date="2024-04-18T23:22:00Z">
          <w:pPr>
            <w:jc w:val="both"/>
          </w:pPr>
        </w:pPrChange>
      </w:pPr>
      <w:ins w:id="2313" w:author="James Vu" w:date="2024-04-18T17:07:00Z">
        <w:r w:rsidRPr="00167CE0">
          <w:rPr>
            <w:sz w:val="28"/>
            <w:szCs w:val="28"/>
            <w:lang w:val="vi-VN"/>
          </w:rPr>
          <w:t>Cung cấp dữ liệu chính xác và kịp thời, hỗ trợ quyết định chính sách và chiến lược phát triển bền vững cho địa phương.</w:t>
        </w:r>
      </w:ins>
    </w:p>
    <w:p w14:paraId="3F803E47" w14:textId="0B3B7372" w:rsidR="001B609E" w:rsidRPr="00167CE0" w:rsidRDefault="00873A0C">
      <w:pPr>
        <w:ind w:firstLine="720"/>
        <w:jc w:val="both"/>
        <w:rPr>
          <w:ins w:id="2314" w:author="James Vu" w:date="2024-04-18T17:07:00Z"/>
          <w:sz w:val="28"/>
          <w:szCs w:val="28"/>
          <w:lang w:val="vi-VN"/>
        </w:rPr>
        <w:pPrChange w:id="2315" w:author="James Vu" w:date="2024-04-18T23:57:00Z">
          <w:pPr>
            <w:jc w:val="both"/>
          </w:pPr>
        </w:pPrChange>
      </w:pPr>
      <w:ins w:id="2316" w:author="James Vu" w:date="2024-04-18T23:57:00Z">
        <w:r>
          <w:rPr>
            <w:rStyle w:val="fontstyle01"/>
            <w:b/>
            <w:color w:val="auto"/>
            <w:lang w:val="vi-VN"/>
          </w:rPr>
          <w:t xml:space="preserve">x. </w:t>
        </w:r>
      </w:ins>
      <w:ins w:id="2317" w:author="James Vu" w:date="2024-04-18T17:07:00Z">
        <w:r w:rsidR="001B609E" w:rsidRPr="00167CE0">
          <w:rPr>
            <w:rStyle w:val="fontstyle01"/>
            <w:b/>
            <w:color w:val="auto"/>
          </w:rPr>
          <w:t xml:space="preserve">Nội dung 10: </w:t>
        </w:r>
        <w:r w:rsidR="001B609E" w:rsidRPr="00167CE0">
          <w:rPr>
            <w:b/>
            <w:bCs/>
            <w:i/>
            <w:iCs/>
            <w:sz w:val="28"/>
            <w:szCs w:val="28"/>
            <w:lang w:val="vi-VN"/>
          </w:rPr>
          <w:t>Xây dựng và chuyển hóa đồng bộ Cơ Sở Dữ Liệu (CSDL) của các lĩnh vực nông nghiệp tại tỉnh Khánh Hòa trong (</w:t>
        </w:r>
        <w:r w:rsidR="001B609E" w:rsidRPr="00167CE0">
          <w:rPr>
            <w:b/>
            <w:bCs/>
            <w:i/>
            <w:iCs/>
            <w:sz w:val="28"/>
            <w:szCs w:val="28"/>
          </w:rPr>
          <w:t>giai đoạn 1</w:t>
        </w:r>
        <w:r w:rsidR="001B609E" w:rsidRPr="00167CE0">
          <w:rPr>
            <w:b/>
            <w:bCs/>
            <w:i/>
            <w:iCs/>
            <w:sz w:val="28"/>
            <w:szCs w:val="28"/>
            <w:lang w:val="vi-VN"/>
          </w:rPr>
          <w:t>)</w:t>
        </w:r>
        <w:r w:rsidR="001B609E" w:rsidRPr="00167CE0">
          <w:rPr>
            <w:sz w:val="28"/>
            <w:szCs w:val="28"/>
            <w:lang w:val="vi-VN"/>
          </w:rPr>
          <w:t>, nhằm mục đích tạo ra một hệ thống dữ liệu thống nhất, dễ truy cập và quản lý.</w:t>
        </w:r>
      </w:ins>
    </w:p>
    <w:p w14:paraId="35E20548" w14:textId="2FE77401" w:rsidR="001B609E" w:rsidRPr="00167CE0" w:rsidRDefault="00873A0C">
      <w:pPr>
        <w:ind w:firstLine="720"/>
        <w:jc w:val="both"/>
        <w:rPr>
          <w:ins w:id="2318" w:author="James Vu" w:date="2024-04-18T17:07:00Z"/>
          <w:b/>
          <w:bCs/>
          <w:sz w:val="28"/>
          <w:szCs w:val="28"/>
          <w:lang w:val="vi-VN"/>
        </w:rPr>
        <w:pPrChange w:id="2319" w:author="James Vu" w:date="2024-04-18T23:57:00Z">
          <w:pPr>
            <w:jc w:val="both"/>
          </w:pPr>
        </w:pPrChange>
      </w:pPr>
      <w:ins w:id="2320" w:author="James Vu" w:date="2024-04-18T23:57:00Z">
        <w:r>
          <w:rPr>
            <w:b/>
            <w:bCs/>
            <w:sz w:val="28"/>
            <w:szCs w:val="28"/>
            <w:lang w:val="vi-VN"/>
          </w:rPr>
          <w:t xml:space="preserve">+ </w:t>
        </w:r>
      </w:ins>
      <w:ins w:id="2321" w:author="James Vu" w:date="2024-04-18T17:07:00Z">
        <w:r w:rsidR="001B609E" w:rsidRPr="00167CE0">
          <w:rPr>
            <w:b/>
            <w:bCs/>
            <w:sz w:val="28"/>
            <w:szCs w:val="28"/>
            <w:lang w:val="vi-VN"/>
          </w:rPr>
          <w:t>Các hoạt động chính:</w:t>
        </w:r>
      </w:ins>
    </w:p>
    <w:p w14:paraId="3AF16CAE" w14:textId="77777777" w:rsidR="001B609E" w:rsidRPr="00167CE0" w:rsidRDefault="001B609E">
      <w:pPr>
        <w:ind w:firstLine="720"/>
        <w:jc w:val="both"/>
        <w:rPr>
          <w:ins w:id="2322" w:author="James Vu" w:date="2024-04-18T17:07:00Z"/>
          <w:sz w:val="28"/>
          <w:szCs w:val="28"/>
          <w:lang w:val="vi-VN"/>
        </w:rPr>
        <w:pPrChange w:id="2323" w:author="James Vu" w:date="2024-04-18T23:22:00Z">
          <w:pPr>
            <w:jc w:val="both"/>
          </w:pPr>
        </w:pPrChange>
      </w:pPr>
      <w:ins w:id="2324" w:author="James Vu" w:date="2024-04-18T17:07:00Z">
        <w:r w:rsidRPr="00167CE0">
          <w:rPr>
            <w:sz w:val="28"/>
            <w:szCs w:val="28"/>
            <w:lang w:val="vi-VN"/>
          </w:rPr>
          <w:t>Phân tích và số hóa các quy trình nghiệp vụ liên quan đến trồng trọt, bảo vệ thực vật, quản lý chất lượng nông sản, thủy sản, phát triển nông thôn, xây dựng nông thôn mới, chăn nuôi và thú ý, cũng như thủy lợi và phòng chống thiên tai.</w:t>
        </w:r>
      </w:ins>
    </w:p>
    <w:p w14:paraId="5AE31AAA" w14:textId="77777777" w:rsidR="001B609E" w:rsidRPr="00167CE0" w:rsidRDefault="001B609E">
      <w:pPr>
        <w:ind w:firstLine="720"/>
        <w:jc w:val="both"/>
        <w:rPr>
          <w:ins w:id="2325" w:author="James Vu" w:date="2024-04-18T17:07:00Z"/>
          <w:sz w:val="28"/>
          <w:szCs w:val="28"/>
          <w:lang w:val="vi-VN"/>
        </w:rPr>
        <w:pPrChange w:id="2326" w:author="James Vu" w:date="2024-04-18T23:22:00Z">
          <w:pPr>
            <w:jc w:val="both"/>
          </w:pPr>
        </w:pPrChange>
      </w:pPr>
      <w:ins w:id="2327" w:author="James Vu" w:date="2024-04-18T17:07:00Z">
        <w:r w:rsidRPr="00167CE0">
          <w:rPr>
            <w:sz w:val="28"/>
            <w:szCs w:val="28"/>
            <w:lang w:val="vi-VN"/>
          </w:rPr>
          <w:t>Chuyển đổi một số các quy trình thông thường thành quy trình số, cập nhật các dữ liệu, hồ sơ kỹ thuật số vào hệ thống trục dữ liệu nông nghiệp trong vòng ba năm.</w:t>
        </w:r>
      </w:ins>
    </w:p>
    <w:p w14:paraId="1DA89332" w14:textId="1B96DFF0" w:rsidR="002C4E61" w:rsidRPr="00167CE0" w:rsidRDefault="001B609E">
      <w:pPr>
        <w:ind w:firstLine="720"/>
        <w:jc w:val="both"/>
        <w:rPr>
          <w:ins w:id="2328" w:author="James Vu" w:date="2024-04-18T17:24:00Z"/>
          <w:sz w:val="28"/>
          <w:szCs w:val="28"/>
          <w:rPrChange w:id="2329" w:author="James Vu" w:date="2024-04-18T22:33:00Z">
            <w:rPr>
              <w:ins w:id="2330" w:author="James Vu" w:date="2024-04-18T17:24:00Z"/>
              <w:b/>
              <w:bCs/>
            </w:rPr>
          </w:rPrChange>
        </w:rPr>
        <w:pPrChange w:id="2331" w:author="James Vu" w:date="2024-04-18T22:33:00Z">
          <w:pPr>
            <w:ind w:firstLine="720"/>
          </w:pPr>
        </w:pPrChange>
      </w:pPr>
      <w:ins w:id="2332" w:author="James Vu" w:date="2024-04-18T17:07:00Z">
        <w:r w:rsidRPr="00167CE0">
          <w:rPr>
            <w:sz w:val="28"/>
            <w:szCs w:val="28"/>
            <w:lang w:val="vi-VN"/>
          </w:rPr>
          <w:t xml:space="preserve">Xây dựng các Giao diện lập trình ứng dụng (API) để liên kết dữ liệu từ các phần mềm nghiệp vụ </w:t>
        </w:r>
      </w:ins>
      <w:ins w:id="2333" w:author="James Vu" w:date="2024-04-18T17:27:00Z">
        <w:r w:rsidR="003408D7" w:rsidRPr="00167CE0">
          <w:rPr>
            <w:sz w:val="28"/>
            <w:szCs w:val="28"/>
            <w:rPrChange w:id="2334" w:author="James Vu" w:date="2024-04-18T22:33:00Z">
              <w:rPr/>
            </w:rPrChange>
          </w:rPr>
          <w:t xml:space="preserve">đã có và sẳn sàn API kết nối </w:t>
        </w:r>
      </w:ins>
      <w:ins w:id="2335" w:author="James Vu" w:date="2024-04-18T17:07:00Z">
        <w:r w:rsidRPr="00167CE0">
          <w:rPr>
            <w:sz w:val="28"/>
            <w:szCs w:val="28"/>
            <w:lang w:val="vi-VN"/>
          </w:rPr>
          <w:t>vào hệ thống trục dữ liệu nông nghiệp</w:t>
        </w:r>
      </w:ins>
      <w:ins w:id="2336" w:author="James Vu" w:date="2024-04-18T17:27:00Z">
        <w:r w:rsidR="003408D7" w:rsidRPr="00167CE0">
          <w:rPr>
            <w:sz w:val="28"/>
            <w:szCs w:val="28"/>
            <w:rPrChange w:id="2337" w:author="James Vu" w:date="2024-04-18T22:33:00Z">
              <w:rPr/>
            </w:rPrChange>
          </w:rPr>
          <w:t>.</w:t>
        </w:r>
      </w:ins>
    </w:p>
    <w:p w14:paraId="2E17B33D" w14:textId="0D1037CD" w:rsidR="002C4E61" w:rsidRPr="00167CE0" w:rsidRDefault="002C4E61">
      <w:pPr>
        <w:ind w:firstLine="720"/>
        <w:jc w:val="both"/>
        <w:rPr>
          <w:ins w:id="2338" w:author="James Vu" w:date="2024-04-18T17:24:00Z"/>
          <w:sz w:val="28"/>
          <w:szCs w:val="28"/>
          <w:rPrChange w:id="2339" w:author="James Vu" w:date="2024-04-18T22:33:00Z">
            <w:rPr>
              <w:ins w:id="2340" w:author="James Vu" w:date="2024-04-18T17:24:00Z"/>
              <w:b/>
              <w:bCs/>
            </w:rPr>
          </w:rPrChange>
        </w:rPr>
        <w:pPrChange w:id="2341" w:author="James Vu" w:date="2024-04-18T23:23:00Z">
          <w:pPr/>
        </w:pPrChange>
      </w:pPr>
      <w:ins w:id="2342" w:author="James Vu" w:date="2024-04-18T17:24:00Z">
        <w:r w:rsidRPr="00167CE0">
          <w:rPr>
            <w:sz w:val="28"/>
            <w:szCs w:val="28"/>
            <w:rPrChange w:id="2343" w:author="James Vu" w:date="2024-04-18T22:33:00Z">
              <w:rPr/>
            </w:rPrChange>
          </w:rPr>
          <w:t>Thu thập và chuyển hóa đồng bộ</w:t>
        </w:r>
      </w:ins>
      <w:ins w:id="2344" w:author="James Vu" w:date="2024-04-18T17:25:00Z">
        <w:r w:rsidR="003408D7" w:rsidRPr="00167CE0">
          <w:rPr>
            <w:sz w:val="28"/>
            <w:szCs w:val="28"/>
            <w:rPrChange w:id="2345" w:author="James Vu" w:date="2024-04-18T22:33:00Z">
              <w:rPr/>
            </w:rPrChange>
          </w:rPr>
          <w:t xml:space="preserve"> một phần</w:t>
        </w:r>
      </w:ins>
      <w:ins w:id="2346" w:author="James Vu" w:date="2024-04-18T17:24:00Z">
        <w:r w:rsidRPr="00167CE0">
          <w:rPr>
            <w:sz w:val="28"/>
            <w:szCs w:val="28"/>
            <w:rPrChange w:id="2347" w:author="James Vu" w:date="2024-04-18T22:33:00Z">
              <w:rPr/>
            </w:rPrChange>
          </w:rPr>
          <w:t xml:space="preserve"> CSDL</w:t>
        </w:r>
      </w:ins>
      <w:ins w:id="2348" w:author="James Vu" w:date="2024-04-18T17:25:00Z">
        <w:r w:rsidR="003408D7" w:rsidRPr="00167CE0">
          <w:rPr>
            <w:sz w:val="28"/>
            <w:szCs w:val="28"/>
            <w:rPrChange w:id="2349" w:author="James Vu" w:date="2024-04-18T22:33:00Z">
              <w:rPr/>
            </w:rPrChange>
          </w:rPr>
          <w:t xml:space="preserve"> số</w:t>
        </w:r>
      </w:ins>
      <w:ins w:id="2350" w:author="James Vu" w:date="2024-04-18T17:24:00Z">
        <w:r w:rsidRPr="00167CE0">
          <w:rPr>
            <w:sz w:val="28"/>
            <w:szCs w:val="28"/>
            <w:rPrChange w:id="2351" w:author="James Vu" w:date="2024-04-18T22:33:00Z">
              <w:rPr/>
            </w:rPrChange>
          </w:rPr>
          <w:t xml:space="preserve"> của </w:t>
        </w:r>
      </w:ins>
      <w:ins w:id="2352" w:author="James Vu" w:date="2024-04-18T17:25:00Z">
        <w:r w:rsidR="003408D7" w:rsidRPr="00167CE0">
          <w:rPr>
            <w:sz w:val="28"/>
            <w:szCs w:val="28"/>
            <w:rPrChange w:id="2353" w:author="James Vu" w:date="2024-04-18T22:33:00Z">
              <w:rPr/>
            </w:rPrChange>
          </w:rPr>
          <w:t>các</w:t>
        </w:r>
      </w:ins>
      <w:ins w:id="2354" w:author="James Vu" w:date="2024-04-18T17:24:00Z">
        <w:r w:rsidRPr="00167CE0">
          <w:rPr>
            <w:sz w:val="28"/>
            <w:szCs w:val="28"/>
            <w:rPrChange w:id="2355" w:author="James Vu" w:date="2024-04-18T22:33:00Z">
              <w:rPr/>
            </w:rPrChange>
          </w:rPr>
          <w:t xml:space="preserve"> quy trình nghiệp vụ</w:t>
        </w:r>
      </w:ins>
      <w:ins w:id="2356" w:author="James Vu" w:date="2024-04-18T17:26:00Z">
        <w:r w:rsidR="003408D7" w:rsidRPr="00167CE0">
          <w:rPr>
            <w:sz w:val="28"/>
            <w:szCs w:val="28"/>
            <w:rPrChange w:id="2357" w:author="James Vu" w:date="2024-04-18T22:33:00Z">
              <w:rPr/>
            </w:rPrChange>
          </w:rPr>
          <w:t xml:space="preserve"> chọn lựa</w:t>
        </w:r>
      </w:ins>
      <w:ins w:id="2358" w:author="James Vu" w:date="2024-04-18T17:24:00Z">
        <w:r w:rsidRPr="00167CE0">
          <w:rPr>
            <w:sz w:val="28"/>
            <w:szCs w:val="28"/>
            <w:rPrChange w:id="2359" w:author="James Vu" w:date="2024-04-18T22:33:00Z">
              <w:rPr/>
            </w:rPrChange>
          </w:rPr>
          <w:t xml:space="preserve"> trong giai đoạn 1 vào Hệ thống trục dữ liệu Nông nghiệp tỉnh Khánh hòa của các lĩnh vực như sau:</w:t>
        </w:r>
      </w:ins>
      <w:ins w:id="2360" w:author="James Vu" w:date="2024-04-18T23:23:00Z">
        <w:r w:rsidR="00F17316">
          <w:rPr>
            <w:sz w:val="28"/>
            <w:szCs w:val="28"/>
            <w:lang w:val="vi-VN"/>
          </w:rPr>
          <w:t xml:space="preserve"> </w:t>
        </w:r>
      </w:ins>
      <w:ins w:id="2361" w:author="James Vu" w:date="2024-04-18T17:24:00Z">
        <w:r w:rsidRPr="00167CE0">
          <w:rPr>
            <w:sz w:val="28"/>
            <w:szCs w:val="28"/>
            <w:rPrChange w:id="2362" w:author="James Vu" w:date="2024-04-18T22:33:00Z">
              <w:rPr/>
            </w:rPrChange>
          </w:rPr>
          <w:t>CSDL trồng trọt và bảo vệ thực vật;</w:t>
        </w:r>
      </w:ins>
      <w:ins w:id="2363" w:author="James Vu" w:date="2024-04-18T23:23:00Z">
        <w:r w:rsidR="00F17316">
          <w:rPr>
            <w:sz w:val="28"/>
            <w:szCs w:val="28"/>
            <w:lang w:val="vi-VN"/>
          </w:rPr>
          <w:t xml:space="preserve"> </w:t>
        </w:r>
      </w:ins>
      <w:ins w:id="2364" w:author="James Vu" w:date="2024-04-18T17:24:00Z">
        <w:r w:rsidRPr="00167CE0">
          <w:rPr>
            <w:sz w:val="28"/>
            <w:szCs w:val="28"/>
            <w:rPrChange w:id="2365" w:author="James Vu" w:date="2024-04-18T22:33:00Z">
              <w:rPr/>
            </w:rPrChange>
          </w:rPr>
          <w:t>CSDL quản lý chất lượng nông, lâm, thủy sản;</w:t>
        </w:r>
      </w:ins>
      <w:ins w:id="2366" w:author="James Vu" w:date="2024-04-18T23:23:00Z">
        <w:r w:rsidR="00F17316">
          <w:rPr>
            <w:sz w:val="28"/>
            <w:szCs w:val="28"/>
            <w:lang w:val="vi-VN"/>
          </w:rPr>
          <w:t xml:space="preserve"> </w:t>
        </w:r>
      </w:ins>
      <w:ins w:id="2367" w:author="James Vu" w:date="2024-04-18T17:24:00Z">
        <w:r w:rsidRPr="00167CE0">
          <w:rPr>
            <w:sz w:val="28"/>
            <w:szCs w:val="28"/>
            <w:rPrChange w:id="2368" w:author="James Vu" w:date="2024-04-18T22:33:00Z">
              <w:rPr/>
            </w:rPrChange>
          </w:rPr>
          <w:t>CSDL thủy sản;</w:t>
        </w:r>
      </w:ins>
      <w:ins w:id="2369" w:author="James Vu" w:date="2024-04-18T23:23:00Z">
        <w:r w:rsidR="00F17316">
          <w:rPr>
            <w:sz w:val="28"/>
            <w:szCs w:val="28"/>
            <w:lang w:val="vi-VN"/>
          </w:rPr>
          <w:t xml:space="preserve"> </w:t>
        </w:r>
      </w:ins>
      <w:ins w:id="2370" w:author="James Vu" w:date="2024-04-18T17:24:00Z">
        <w:r w:rsidRPr="00167CE0">
          <w:rPr>
            <w:sz w:val="28"/>
            <w:szCs w:val="28"/>
            <w:rPrChange w:id="2371" w:author="James Vu" w:date="2024-04-18T22:33:00Z">
              <w:rPr/>
            </w:rPrChange>
          </w:rPr>
          <w:t>CSDL phát triển nông thôn; CSDL xây dựng nông thôn mới;</w:t>
        </w:r>
      </w:ins>
      <w:ins w:id="2372" w:author="James Vu" w:date="2024-04-18T23:23:00Z">
        <w:r w:rsidR="00F17316">
          <w:rPr>
            <w:sz w:val="28"/>
            <w:szCs w:val="28"/>
            <w:lang w:val="vi-VN"/>
          </w:rPr>
          <w:t xml:space="preserve"> </w:t>
        </w:r>
      </w:ins>
      <w:ins w:id="2373" w:author="James Vu" w:date="2024-04-18T17:24:00Z">
        <w:r w:rsidRPr="00167CE0">
          <w:rPr>
            <w:sz w:val="28"/>
            <w:szCs w:val="28"/>
            <w:rPrChange w:id="2374" w:author="James Vu" w:date="2024-04-18T22:33:00Z">
              <w:rPr/>
            </w:rPrChange>
          </w:rPr>
          <w:t>CSDL chăn nuôi, thú ý;</w:t>
        </w:r>
      </w:ins>
      <w:ins w:id="2375" w:author="James Vu" w:date="2024-04-18T23:23:00Z">
        <w:r w:rsidR="00F17316">
          <w:rPr>
            <w:sz w:val="28"/>
            <w:szCs w:val="28"/>
            <w:lang w:val="vi-VN"/>
          </w:rPr>
          <w:t xml:space="preserve"> </w:t>
        </w:r>
      </w:ins>
      <w:ins w:id="2376" w:author="James Vu" w:date="2024-04-18T17:24:00Z">
        <w:r w:rsidRPr="00167CE0">
          <w:rPr>
            <w:sz w:val="28"/>
            <w:szCs w:val="28"/>
            <w:rPrChange w:id="2377" w:author="James Vu" w:date="2024-04-18T22:33:00Z">
              <w:rPr/>
            </w:rPrChange>
          </w:rPr>
          <w:t xml:space="preserve">CSDL thủy lợi, </w:t>
        </w:r>
        <w:r w:rsidRPr="00167CE0">
          <w:rPr>
            <w:sz w:val="28"/>
            <w:szCs w:val="28"/>
            <w:rPrChange w:id="2378" w:author="James Vu" w:date="2024-04-18T22:33:00Z">
              <w:rPr/>
            </w:rPrChange>
          </w:rPr>
          <w:lastRenderedPageBreak/>
          <w:t>phòng chống thiên tai.</w:t>
        </w:r>
      </w:ins>
      <w:ins w:id="2379" w:author="James Vu" w:date="2024-04-18T23:23:00Z">
        <w:r w:rsidR="00F17316">
          <w:rPr>
            <w:sz w:val="28"/>
            <w:szCs w:val="28"/>
            <w:lang w:val="vi-VN"/>
          </w:rPr>
          <w:t xml:space="preserve"> </w:t>
        </w:r>
      </w:ins>
      <w:ins w:id="2380" w:author="James Vu" w:date="2024-04-18T17:24:00Z">
        <w:r w:rsidRPr="00F17316">
          <w:rPr>
            <w:i/>
            <w:iCs/>
            <w:sz w:val="28"/>
            <w:szCs w:val="28"/>
            <w:rPrChange w:id="2381" w:author="James Vu" w:date="2024-04-18T23:23:00Z">
              <w:rPr/>
            </w:rPrChange>
          </w:rPr>
          <w:t>(Giai đoạn 02 dự kiến thực hiện chuyển hóa các Cơ Sở Dữ Liệu của các lĩnh vực chuyên nghành còn lại)</w:t>
        </w:r>
      </w:ins>
    </w:p>
    <w:p w14:paraId="1461F614" w14:textId="5382E910" w:rsidR="001B609E" w:rsidRPr="00167CE0" w:rsidRDefault="00873A0C">
      <w:pPr>
        <w:ind w:firstLine="720"/>
        <w:jc w:val="both"/>
        <w:rPr>
          <w:ins w:id="2382" w:author="James Vu" w:date="2024-04-18T17:07:00Z"/>
          <w:b/>
          <w:bCs/>
          <w:sz w:val="28"/>
          <w:szCs w:val="28"/>
          <w:lang w:val="vi-VN"/>
        </w:rPr>
        <w:pPrChange w:id="2383" w:author="James Vu" w:date="2024-04-18T23:57:00Z">
          <w:pPr>
            <w:jc w:val="both"/>
          </w:pPr>
        </w:pPrChange>
      </w:pPr>
      <w:ins w:id="2384" w:author="James Vu" w:date="2024-04-18T23:57:00Z">
        <w:r>
          <w:rPr>
            <w:b/>
            <w:bCs/>
            <w:sz w:val="28"/>
            <w:szCs w:val="28"/>
            <w:lang w:val="vi-VN"/>
          </w:rPr>
          <w:t xml:space="preserve">+ </w:t>
        </w:r>
      </w:ins>
      <w:ins w:id="2385" w:author="James Vu" w:date="2024-04-18T17:07:00Z">
        <w:r w:rsidR="001B609E" w:rsidRPr="00167CE0">
          <w:rPr>
            <w:b/>
            <w:bCs/>
            <w:sz w:val="28"/>
            <w:szCs w:val="28"/>
            <w:lang w:val="vi-VN"/>
          </w:rPr>
          <w:t>Tác động xã hội và lợi ích mang lại:</w:t>
        </w:r>
      </w:ins>
    </w:p>
    <w:p w14:paraId="0D2A09ED" w14:textId="77777777" w:rsidR="001B609E" w:rsidRPr="00167CE0" w:rsidRDefault="001B609E">
      <w:pPr>
        <w:ind w:firstLine="720"/>
        <w:jc w:val="both"/>
        <w:rPr>
          <w:ins w:id="2386" w:author="James Vu" w:date="2024-04-18T17:07:00Z"/>
          <w:sz w:val="28"/>
          <w:szCs w:val="28"/>
          <w:lang w:val="vi-VN"/>
        </w:rPr>
        <w:pPrChange w:id="2387" w:author="James Vu" w:date="2024-04-18T23:23:00Z">
          <w:pPr>
            <w:jc w:val="both"/>
          </w:pPr>
        </w:pPrChange>
      </w:pPr>
      <w:ins w:id="2388" w:author="James Vu" w:date="2024-04-18T17:07:00Z">
        <w:r w:rsidRPr="00167CE0">
          <w:rPr>
            <w:sz w:val="28"/>
            <w:szCs w:val="28"/>
            <w:lang w:val="vi-VN"/>
          </w:rPr>
          <w:t>Cải thiện hiệu quả quản lý và giám sát các hoạt động nông nghiệp thông qua truy cập dữ liệu đồng bộ và cập nhật.</w:t>
        </w:r>
      </w:ins>
    </w:p>
    <w:p w14:paraId="20CB8677" w14:textId="77777777" w:rsidR="001B609E" w:rsidRPr="00167CE0" w:rsidRDefault="001B609E">
      <w:pPr>
        <w:ind w:firstLine="720"/>
        <w:jc w:val="both"/>
        <w:rPr>
          <w:ins w:id="2389" w:author="James Vu" w:date="2024-04-18T17:07:00Z"/>
          <w:sz w:val="28"/>
          <w:szCs w:val="28"/>
          <w:lang w:val="vi-VN"/>
        </w:rPr>
        <w:pPrChange w:id="2390" w:author="James Vu" w:date="2024-04-18T23:23:00Z">
          <w:pPr>
            <w:jc w:val="both"/>
          </w:pPr>
        </w:pPrChange>
      </w:pPr>
      <w:ins w:id="2391" w:author="James Vu" w:date="2024-04-18T17:07:00Z">
        <w:r w:rsidRPr="00167CE0">
          <w:rPr>
            <w:sz w:val="28"/>
            <w:szCs w:val="28"/>
            <w:lang w:val="vi-VN"/>
          </w:rPr>
          <w:t>Tăng cường khả năng phân tích và đưa ra quyết định dựa trên dữ liệu chính xác và kịp thời, từ đó nâng cao chất lượng và hiệu quả của các dự án phát triển nông nghiệp.</w:t>
        </w:r>
      </w:ins>
    </w:p>
    <w:p w14:paraId="3AF25401" w14:textId="77777777" w:rsidR="001B609E" w:rsidRPr="00167CE0" w:rsidRDefault="001B609E">
      <w:pPr>
        <w:ind w:firstLine="720"/>
        <w:jc w:val="both"/>
        <w:rPr>
          <w:ins w:id="2392" w:author="James Vu" w:date="2024-04-18T17:07:00Z"/>
          <w:sz w:val="28"/>
          <w:szCs w:val="28"/>
          <w:lang w:val="vi-VN"/>
        </w:rPr>
        <w:pPrChange w:id="2393" w:author="James Vu" w:date="2024-04-18T23:23:00Z">
          <w:pPr>
            <w:jc w:val="both"/>
          </w:pPr>
        </w:pPrChange>
      </w:pPr>
      <w:ins w:id="2394" w:author="James Vu" w:date="2024-04-18T17:07:00Z">
        <w:r w:rsidRPr="00167CE0">
          <w:rPr>
            <w:sz w:val="28"/>
            <w:szCs w:val="28"/>
            <w:lang w:val="vi-VN"/>
          </w:rPr>
          <w:t>Hỗ trợ trong việc lập kế hoạch và triển khai các biện pháp phát triển bền vững, giảm thiểu rủi ro và thích ứng với biến đổi khí hậu.</w:t>
        </w:r>
      </w:ins>
    </w:p>
    <w:p w14:paraId="7D8D7CDB" w14:textId="77777777" w:rsidR="001B609E" w:rsidRPr="00167CE0" w:rsidRDefault="001B609E">
      <w:pPr>
        <w:ind w:firstLine="567"/>
        <w:jc w:val="both"/>
        <w:rPr>
          <w:ins w:id="2395" w:author="James Vu" w:date="2024-04-18T17:07:00Z"/>
          <w:sz w:val="28"/>
          <w:szCs w:val="28"/>
          <w:lang w:val="vi-VN"/>
        </w:rPr>
        <w:pPrChange w:id="2396" w:author="James Vu" w:date="2024-04-18T23:23:00Z">
          <w:pPr>
            <w:jc w:val="both"/>
          </w:pPr>
        </w:pPrChange>
      </w:pPr>
      <w:ins w:id="2397" w:author="James Vu" w:date="2024-04-18T17:07:00Z">
        <w:r w:rsidRPr="00167CE0">
          <w:rPr>
            <w:sz w:val="28"/>
            <w:szCs w:val="28"/>
            <w:lang w:val="vi-VN"/>
          </w:rPr>
          <w:t>Tạo và quản lý tài nguyên dữ liệu chuyên môn hỗ trợ quyết định chiến lược của định phương.</w:t>
        </w:r>
      </w:ins>
    </w:p>
    <w:p w14:paraId="3E654FF3" w14:textId="596C2754" w:rsidR="00042F9E" w:rsidRPr="00167CE0" w:rsidDel="00DA32F8" w:rsidRDefault="00873A0C">
      <w:pPr>
        <w:widowControl w:val="0"/>
        <w:spacing w:before="120" w:after="120"/>
        <w:ind w:firstLine="567"/>
        <w:jc w:val="both"/>
        <w:rPr>
          <w:del w:id="2398" w:author="James Vu" w:date="2024-04-18T17:14:00Z"/>
          <w:rStyle w:val="fontstyle01"/>
          <w:b/>
          <w:color w:val="auto"/>
        </w:rPr>
        <w:pPrChange w:id="2399" w:author="James Vu" w:date="2024-04-18T23:57:00Z">
          <w:pPr>
            <w:widowControl w:val="0"/>
            <w:spacing w:before="120" w:after="120"/>
            <w:ind w:firstLine="567"/>
          </w:pPr>
        </w:pPrChange>
      </w:pPr>
      <w:ins w:id="2400" w:author="James Vu" w:date="2024-04-18T23:57:00Z">
        <w:r>
          <w:rPr>
            <w:rStyle w:val="fontstyle01"/>
            <w:b/>
            <w:color w:val="auto"/>
          </w:rPr>
          <w:t>xi</w:t>
        </w:r>
        <w:r>
          <w:rPr>
            <w:rStyle w:val="fontstyle01"/>
            <w:b/>
            <w:color w:val="auto"/>
            <w:lang w:val="vi-VN"/>
          </w:rPr>
          <w:t xml:space="preserve">. </w:t>
        </w:r>
      </w:ins>
      <w:r w:rsidR="00042F9E" w:rsidRPr="00167CE0">
        <w:rPr>
          <w:rStyle w:val="fontstyle01"/>
          <w:b/>
          <w:color w:val="auto"/>
        </w:rPr>
        <w:t>Nội dung 1</w:t>
      </w:r>
      <w:ins w:id="2401" w:author="James Vu" w:date="2024-04-18T17:22:00Z">
        <w:r w:rsidR="002C4E61" w:rsidRPr="00167CE0">
          <w:rPr>
            <w:rStyle w:val="fontstyle01"/>
            <w:b/>
            <w:color w:val="auto"/>
          </w:rPr>
          <w:t>1</w:t>
        </w:r>
      </w:ins>
      <w:r w:rsidR="00042F9E" w:rsidRPr="00167CE0">
        <w:rPr>
          <w:rStyle w:val="fontstyle01"/>
          <w:b/>
          <w:color w:val="auto"/>
        </w:rPr>
        <w:t xml:space="preserve">: </w:t>
      </w:r>
      <w:ins w:id="2402" w:author="James Vu" w:date="2024-04-18T17:14:00Z">
        <w:r w:rsidR="00DA32F8" w:rsidRPr="00167CE0">
          <w:rPr>
            <w:rStyle w:val="fontstyle01"/>
            <w:b/>
            <w:color w:val="auto"/>
          </w:rPr>
          <w:t>Hệ thống hạ tầng Công nghệ Thông tin cho Dự án Xây dựng Hệ thống thông tin quản lý ngành nông nghiệp tỉnh Khánh Hòa (Giai đoạn I)</w:t>
        </w:r>
      </w:ins>
      <w:del w:id="2403" w:author="James Vu" w:date="2024-04-18T17:14:00Z">
        <w:r w:rsidR="00042F9E" w:rsidRPr="00167CE0" w:rsidDel="00DA32F8">
          <w:rPr>
            <w:b/>
            <w:bCs/>
            <w:spacing w:val="-4"/>
            <w:sz w:val="28"/>
            <w:szCs w:val="28"/>
            <w:rPrChange w:id="2404" w:author="James Vu" w:date="2024-04-18T22:33:00Z">
              <w:rPr>
                <w:b/>
                <w:bCs/>
                <w:spacing w:val="-4"/>
              </w:rPr>
            </w:rPrChange>
          </w:rPr>
          <w:delText>Nâng cấp</w:delText>
        </w:r>
        <w:r w:rsidR="002104EF" w:rsidRPr="00167CE0" w:rsidDel="00DA32F8">
          <w:rPr>
            <w:b/>
            <w:bCs/>
            <w:spacing w:val="-4"/>
            <w:sz w:val="28"/>
            <w:szCs w:val="28"/>
            <w:rPrChange w:id="2405" w:author="James Vu" w:date="2024-04-18T22:33:00Z">
              <w:rPr>
                <w:b/>
                <w:bCs/>
                <w:spacing w:val="-4"/>
              </w:rPr>
            </w:rPrChange>
          </w:rPr>
          <w:delText>,</w:delText>
        </w:r>
        <w:r w:rsidR="00042F9E" w:rsidRPr="00167CE0" w:rsidDel="00DA32F8">
          <w:rPr>
            <w:b/>
            <w:bCs/>
            <w:spacing w:val="-4"/>
            <w:sz w:val="28"/>
            <w:szCs w:val="28"/>
            <w:rPrChange w:id="2406" w:author="James Vu" w:date="2024-04-18T22:33:00Z">
              <w:rPr>
                <w:b/>
                <w:bCs/>
                <w:spacing w:val="-4"/>
              </w:rPr>
            </w:rPrChange>
          </w:rPr>
          <w:delText xml:space="preserve"> </w:delText>
        </w:r>
        <w:r w:rsidR="002104EF" w:rsidRPr="00167CE0" w:rsidDel="00DA32F8">
          <w:rPr>
            <w:rStyle w:val="fontstyle01"/>
            <w:b/>
            <w:color w:val="auto"/>
          </w:rPr>
          <w:delText>hoàn</w:delText>
        </w:r>
        <w:r w:rsidR="00042F9E" w:rsidRPr="00167CE0" w:rsidDel="00DA32F8">
          <w:rPr>
            <w:rStyle w:val="fontstyle01"/>
            <w:b/>
            <w:color w:val="auto"/>
          </w:rPr>
          <w:delText xml:space="preserve"> thiện hạ tầng kỹ thuật</w:delText>
        </w:r>
        <w:r w:rsidR="002239C3" w:rsidRPr="00167CE0" w:rsidDel="00DA32F8">
          <w:rPr>
            <w:rStyle w:val="fontstyle01"/>
            <w:b/>
            <w:color w:val="auto"/>
          </w:rPr>
          <w:delText>,</w:delText>
        </w:r>
        <w:r w:rsidR="00042F9E" w:rsidRPr="00167CE0" w:rsidDel="00DA32F8">
          <w:rPr>
            <w:rStyle w:val="fontstyle01"/>
            <w:b/>
            <w:color w:val="auto"/>
          </w:rPr>
          <w:delText xml:space="preserve"> công nghệ thông tin của ngành</w:delText>
        </w:r>
        <w:r w:rsidR="00370EC2" w:rsidRPr="00167CE0" w:rsidDel="00DA32F8">
          <w:rPr>
            <w:rStyle w:val="fontstyle01"/>
            <w:b/>
            <w:color w:val="auto"/>
          </w:rPr>
          <w:delText xml:space="preserve"> nông nghiệp</w:delText>
        </w:r>
        <w:r w:rsidR="00042F9E" w:rsidRPr="00167CE0" w:rsidDel="00DA32F8">
          <w:rPr>
            <w:rStyle w:val="fontstyle01"/>
            <w:b/>
            <w:color w:val="auto"/>
          </w:rPr>
          <w:delText>, bổ sung các giải pháp đảm bảo an ninh, an toàn thông tin</w:delText>
        </w:r>
      </w:del>
    </w:p>
    <w:p w14:paraId="744699CA" w14:textId="77777777" w:rsidR="00DA32F8" w:rsidRPr="00167CE0" w:rsidRDefault="00DA32F8">
      <w:pPr>
        <w:widowControl w:val="0"/>
        <w:spacing w:before="120" w:after="120"/>
        <w:ind w:firstLine="567"/>
        <w:jc w:val="both"/>
        <w:rPr>
          <w:ins w:id="2407" w:author="James Vu" w:date="2024-04-18T17:14:00Z"/>
          <w:rStyle w:val="fontstyle01"/>
          <w:b/>
          <w:bCs/>
          <w:color w:val="auto"/>
        </w:rPr>
        <w:pPrChange w:id="2408" w:author="James Vu" w:date="2024-04-18T23:57:00Z">
          <w:pPr>
            <w:widowControl w:val="0"/>
            <w:spacing w:before="120" w:after="120"/>
            <w:ind w:firstLine="567"/>
          </w:pPr>
        </w:pPrChange>
      </w:pPr>
    </w:p>
    <w:p w14:paraId="4FB9026E" w14:textId="42359EE8" w:rsidR="00042F9E" w:rsidRPr="00167CE0" w:rsidDel="00DA32F8" w:rsidRDefault="00873A0C">
      <w:pPr>
        <w:widowControl w:val="0"/>
        <w:spacing w:before="120" w:after="120"/>
        <w:ind w:firstLine="567"/>
        <w:jc w:val="both"/>
        <w:rPr>
          <w:del w:id="2409" w:author="James Vu" w:date="2024-04-18T17:18:00Z"/>
          <w:b/>
          <w:bCs/>
          <w:sz w:val="28"/>
          <w:szCs w:val="28"/>
          <w:rPrChange w:id="2410" w:author="James Vu" w:date="2024-04-18T22:33:00Z">
            <w:rPr>
              <w:del w:id="2411" w:author="James Vu" w:date="2024-04-18T17:18:00Z"/>
              <w:sz w:val="28"/>
              <w:szCs w:val="28"/>
            </w:rPr>
          </w:rPrChange>
        </w:rPr>
        <w:pPrChange w:id="2412" w:author="James Vu" w:date="2024-04-18T22:33:00Z">
          <w:pPr>
            <w:widowControl w:val="0"/>
            <w:spacing w:before="120" w:after="120"/>
            <w:ind w:firstLine="567"/>
          </w:pPr>
        </w:pPrChange>
      </w:pPr>
      <w:ins w:id="2413" w:author="James Vu" w:date="2024-04-18T23:57:00Z">
        <w:r>
          <w:rPr>
            <w:b/>
            <w:bCs/>
            <w:sz w:val="28"/>
            <w:szCs w:val="28"/>
            <w:lang w:val="vi-VN"/>
          </w:rPr>
          <w:t xml:space="preserve">+ </w:t>
        </w:r>
      </w:ins>
      <w:del w:id="2414" w:author="James Vu" w:date="2024-04-18T17:18:00Z">
        <w:r w:rsidR="00042F9E" w:rsidRPr="00167CE0" w:rsidDel="00DA32F8">
          <w:rPr>
            <w:b/>
            <w:bCs/>
            <w:sz w:val="28"/>
            <w:szCs w:val="28"/>
            <w:rPrChange w:id="2415" w:author="James Vu" w:date="2024-04-18T22:33:00Z">
              <w:rPr>
                <w:sz w:val="28"/>
                <w:szCs w:val="28"/>
              </w:rPr>
            </w:rPrChange>
          </w:rPr>
          <w:delText xml:space="preserve">Đầu tư hạ tầng và thiết bị CNTT cần thiết để phục vụ vận hành và đảm bảo an toàn, an ninh hệ thống như máy chủ, </w:delText>
        </w:r>
        <w:r w:rsidR="00CC5CFA" w:rsidRPr="00167CE0" w:rsidDel="00DA32F8">
          <w:rPr>
            <w:b/>
            <w:bCs/>
            <w:sz w:val="28"/>
            <w:szCs w:val="28"/>
            <w:rPrChange w:id="2416" w:author="James Vu" w:date="2024-04-18T22:33:00Z">
              <w:rPr>
                <w:sz w:val="28"/>
                <w:szCs w:val="28"/>
              </w:rPr>
            </w:rPrChange>
          </w:rPr>
          <w:delText>lưu trữ</w:delText>
        </w:r>
        <w:r w:rsidR="00042F9E" w:rsidRPr="00167CE0" w:rsidDel="00DA32F8">
          <w:rPr>
            <w:b/>
            <w:bCs/>
            <w:sz w:val="28"/>
            <w:szCs w:val="28"/>
            <w:rPrChange w:id="2417" w:author="James Vu" w:date="2024-04-18T22:33:00Z">
              <w:rPr>
                <w:sz w:val="28"/>
                <w:szCs w:val="28"/>
              </w:rPr>
            </w:rPrChange>
          </w:rPr>
          <w:delText>, thiết bị mạng, thiết bị bảo mật</w:delText>
        </w:r>
        <w:r w:rsidR="00370EC2" w:rsidRPr="00167CE0" w:rsidDel="00DA32F8">
          <w:rPr>
            <w:b/>
            <w:bCs/>
            <w:sz w:val="28"/>
            <w:szCs w:val="28"/>
            <w:rPrChange w:id="2418" w:author="James Vu" w:date="2024-04-18T22:33:00Z">
              <w:rPr>
                <w:sz w:val="28"/>
                <w:szCs w:val="28"/>
              </w:rPr>
            </w:rPrChange>
          </w:rPr>
          <w:delText>…</w:delText>
        </w:r>
      </w:del>
    </w:p>
    <w:p w14:paraId="7D6A2EEA" w14:textId="5C08F886" w:rsidR="00042F9E" w:rsidRPr="00167CE0" w:rsidDel="00DA32F8" w:rsidRDefault="00042F9E">
      <w:pPr>
        <w:pStyle w:val="ListParagraph"/>
        <w:widowControl w:val="0"/>
        <w:numPr>
          <w:ilvl w:val="1"/>
          <w:numId w:val="47"/>
        </w:numPr>
        <w:tabs>
          <w:tab w:val="clear" w:pos="851"/>
        </w:tabs>
        <w:spacing w:before="120" w:after="120"/>
        <w:ind w:left="0" w:firstLine="567"/>
        <w:jc w:val="both"/>
        <w:rPr>
          <w:del w:id="2419" w:author="James Vu" w:date="2024-04-18T17:18:00Z"/>
          <w:b/>
          <w:bCs/>
          <w:sz w:val="28"/>
          <w:szCs w:val="28"/>
          <w:rPrChange w:id="2420" w:author="James Vu" w:date="2024-04-18T22:33:00Z">
            <w:rPr>
              <w:del w:id="2421" w:author="James Vu" w:date="2024-04-18T17:18:00Z"/>
              <w:sz w:val="28"/>
              <w:szCs w:val="28"/>
            </w:rPr>
          </w:rPrChange>
        </w:rPr>
        <w:pPrChange w:id="2422" w:author="James Vu" w:date="2024-04-18T22:33:00Z">
          <w:pPr>
            <w:pStyle w:val="ListParagraph"/>
            <w:widowControl w:val="0"/>
            <w:numPr>
              <w:ilvl w:val="1"/>
              <w:numId w:val="47"/>
            </w:numPr>
            <w:tabs>
              <w:tab w:val="clear" w:pos="851"/>
            </w:tabs>
            <w:spacing w:before="120" w:after="120"/>
            <w:ind w:left="0" w:firstLine="567"/>
          </w:pPr>
        </w:pPrChange>
      </w:pPr>
      <w:del w:id="2423" w:author="James Vu" w:date="2024-04-18T17:18:00Z">
        <w:r w:rsidRPr="00167CE0" w:rsidDel="00DA32F8">
          <w:rPr>
            <w:b/>
            <w:bCs/>
            <w:sz w:val="28"/>
            <w:szCs w:val="28"/>
            <w:rPrChange w:id="2424" w:author="James Vu" w:date="2024-04-18T22:33:00Z">
              <w:rPr>
                <w:sz w:val="28"/>
                <w:szCs w:val="28"/>
              </w:rPr>
            </w:rPrChange>
          </w:rPr>
          <w:delText xml:space="preserve">Các phần mềm </w:delText>
        </w:r>
        <w:r w:rsidR="00CC5CFA" w:rsidRPr="00167CE0" w:rsidDel="00DA32F8">
          <w:rPr>
            <w:b/>
            <w:bCs/>
            <w:sz w:val="28"/>
            <w:szCs w:val="28"/>
            <w:rPrChange w:id="2425" w:author="James Vu" w:date="2024-04-18T22:33:00Z">
              <w:rPr>
                <w:sz w:val="28"/>
                <w:szCs w:val="28"/>
              </w:rPr>
            </w:rPrChange>
          </w:rPr>
          <w:delText xml:space="preserve">thương mại </w:delText>
        </w:r>
        <w:r w:rsidRPr="00167CE0" w:rsidDel="00DA32F8">
          <w:rPr>
            <w:b/>
            <w:bCs/>
            <w:sz w:val="28"/>
            <w:szCs w:val="28"/>
            <w:rPrChange w:id="2426" w:author="James Vu" w:date="2024-04-18T22:33:00Z">
              <w:rPr>
                <w:sz w:val="28"/>
                <w:szCs w:val="28"/>
              </w:rPr>
            </w:rPrChange>
          </w:rPr>
          <w:delText>để quản trị, vận hành hạ tầng (V</w:delText>
        </w:r>
        <w:r w:rsidR="00370EC2" w:rsidRPr="00167CE0" w:rsidDel="00DA32F8">
          <w:rPr>
            <w:b/>
            <w:bCs/>
            <w:sz w:val="28"/>
            <w:szCs w:val="28"/>
            <w:rPrChange w:id="2427" w:author="James Vu" w:date="2024-04-18T22:33:00Z">
              <w:rPr>
                <w:sz w:val="28"/>
                <w:szCs w:val="28"/>
              </w:rPr>
            </w:rPrChange>
          </w:rPr>
          <w:delText>Mw</w:delText>
        </w:r>
        <w:r w:rsidRPr="00167CE0" w:rsidDel="00DA32F8">
          <w:rPr>
            <w:b/>
            <w:bCs/>
            <w:sz w:val="28"/>
            <w:szCs w:val="28"/>
            <w:rPrChange w:id="2428" w:author="James Vu" w:date="2024-04-18T22:33:00Z">
              <w:rPr>
                <w:sz w:val="28"/>
                <w:szCs w:val="28"/>
              </w:rPr>
            </w:rPrChange>
          </w:rPr>
          <w:delText>are, Window Server,…)</w:delText>
        </w:r>
        <w:r w:rsidR="00370EC2" w:rsidRPr="00167CE0" w:rsidDel="00DA32F8">
          <w:rPr>
            <w:b/>
            <w:bCs/>
            <w:sz w:val="28"/>
            <w:szCs w:val="28"/>
            <w:rPrChange w:id="2429" w:author="James Vu" w:date="2024-04-18T22:33:00Z">
              <w:rPr>
                <w:sz w:val="28"/>
                <w:szCs w:val="28"/>
              </w:rPr>
            </w:rPrChange>
          </w:rPr>
          <w:delText>.</w:delText>
        </w:r>
      </w:del>
    </w:p>
    <w:p w14:paraId="44064853" w14:textId="76748020" w:rsidR="00DA32F8" w:rsidRPr="00167CE0" w:rsidRDefault="00DA32F8">
      <w:pPr>
        <w:pStyle w:val="ListParagraph"/>
        <w:widowControl w:val="0"/>
        <w:spacing w:before="120" w:after="120"/>
        <w:ind w:left="567"/>
        <w:jc w:val="both"/>
        <w:rPr>
          <w:ins w:id="2430" w:author="James Vu" w:date="2024-04-18T17:14:00Z"/>
          <w:b/>
          <w:bCs/>
          <w:sz w:val="28"/>
          <w:szCs w:val="28"/>
          <w:rPrChange w:id="2431" w:author="James Vu" w:date="2024-04-18T22:33:00Z">
            <w:rPr>
              <w:ins w:id="2432" w:author="James Vu" w:date="2024-04-18T17:14:00Z"/>
              <w:sz w:val="28"/>
              <w:szCs w:val="28"/>
            </w:rPr>
          </w:rPrChange>
        </w:rPr>
        <w:pPrChange w:id="2433" w:author="James Vu" w:date="2024-04-18T22:33:00Z">
          <w:pPr>
            <w:pStyle w:val="ListParagraph"/>
            <w:widowControl w:val="0"/>
            <w:spacing w:before="120" w:after="120"/>
            <w:ind w:left="567"/>
          </w:pPr>
        </w:pPrChange>
      </w:pPr>
      <w:ins w:id="2434" w:author="James Vu" w:date="2024-04-18T17:14:00Z">
        <w:r w:rsidRPr="00167CE0">
          <w:rPr>
            <w:b/>
            <w:bCs/>
            <w:sz w:val="28"/>
            <w:szCs w:val="28"/>
            <w:rPrChange w:id="2435" w:author="James Vu" w:date="2024-04-18T22:33:00Z">
              <w:rPr>
                <w:sz w:val="28"/>
                <w:szCs w:val="28"/>
              </w:rPr>
            </w:rPrChange>
          </w:rPr>
          <w:t>Lý do đầu tư</w:t>
        </w:r>
      </w:ins>
      <w:ins w:id="2436" w:author="James Vu" w:date="2024-04-18T17:18:00Z">
        <w:r w:rsidRPr="00167CE0">
          <w:rPr>
            <w:b/>
            <w:bCs/>
            <w:sz w:val="28"/>
            <w:szCs w:val="28"/>
            <w:rPrChange w:id="2437" w:author="James Vu" w:date="2024-04-18T22:33:00Z">
              <w:rPr>
                <w:sz w:val="28"/>
                <w:szCs w:val="28"/>
              </w:rPr>
            </w:rPrChange>
          </w:rPr>
          <w:t xml:space="preserve"> (</w:t>
        </w:r>
      </w:ins>
      <w:ins w:id="2438" w:author="James Vu" w:date="2024-04-18T17:19:00Z">
        <w:r w:rsidRPr="00167CE0">
          <w:rPr>
            <w:b/>
            <w:bCs/>
            <w:sz w:val="28"/>
            <w:szCs w:val="28"/>
            <w:rPrChange w:id="2439" w:author="James Vu" w:date="2024-04-18T22:33:00Z">
              <w:rPr>
                <w:sz w:val="28"/>
                <w:szCs w:val="28"/>
              </w:rPr>
            </w:rPrChange>
          </w:rPr>
          <w:t>t</w:t>
        </w:r>
      </w:ins>
      <w:ins w:id="2440" w:author="James Vu" w:date="2024-04-18T17:18:00Z">
        <w:r w:rsidRPr="00167CE0">
          <w:rPr>
            <w:b/>
            <w:bCs/>
            <w:sz w:val="28"/>
            <w:szCs w:val="28"/>
            <w:rPrChange w:id="2441" w:author="James Vu" w:date="2024-04-18T22:33:00Z">
              <w:rPr>
                <w:sz w:val="28"/>
                <w:szCs w:val="28"/>
              </w:rPr>
            </w:rPrChange>
          </w:rPr>
          <w:t>huê)</w:t>
        </w:r>
      </w:ins>
      <w:ins w:id="2442" w:author="James Vu" w:date="2024-04-18T17:14:00Z">
        <w:r w:rsidRPr="00167CE0">
          <w:rPr>
            <w:b/>
            <w:bCs/>
            <w:sz w:val="28"/>
            <w:szCs w:val="28"/>
            <w:rPrChange w:id="2443" w:author="James Vu" w:date="2024-04-18T22:33:00Z">
              <w:rPr>
                <w:sz w:val="28"/>
                <w:szCs w:val="28"/>
              </w:rPr>
            </w:rPrChange>
          </w:rPr>
          <w:t xml:space="preserve"> hạ tầng CNTT:</w:t>
        </w:r>
      </w:ins>
    </w:p>
    <w:p w14:paraId="401177C3" w14:textId="0DCBBBCD" w:rsidR="00DA32F8" w:rsidRPr="00167CE0" w:rsidRDefault="00DA32F8">
      <w:pPr>
        <w:widowControl w:val="0"/>
        <w:spacing w:before="120" w:after="120"/>
        <w:ind w:firstLine="567"/>
        <w:jc w:val="both"/>
        <w:rPr>
          <w:ins w:id="2444" w:author="James Vu" w:date="2024-04-18T17:14:00Z"/>
          <w:sz w:val="28"/>
          <w:szCs w:val="28"/>
        </w:rPr>
        <w:pPrChange w:id="2445" w:author="James Vu" w:date="2024-04-18T22:33:00Z">
          <w:pPr>
            <w:pStyle w:val="ListParagraph"/>
            <w:widowControl w:val="0"/>
            <w:spacing w:before="120" w:after="120"/>
            <w:ind w:left="567"/>
          </w:pPr>
        </w:pPrChange>
      </w:pPr>
      <w:ins w:id="2446" w:author="James Vu" w:date="2024-04-18T17:14:00Z">
        <w:r w:rsidRPr="00167CE0">
          <w:rPr>
            <w:b/>
            <w:bCs/>
            <w:i/>
            <w:iCs/>
            <w:sz w:val="28"/>
            <w:szCs w:val="28"/>
            <w:rPrChange w:id="2447" w:author="James Vu" w:date="2024-04-18T22:33:00Z">
              <w:rPr>
                <w:sz w:val="28"/>
                <w:szCs w:val="28"/>
              </w:rPr>
            </w:rPrChange>
          </w:rPr>
          <w:t>Đảm bảo tính ổn định:</w:t>
        </w:r>
        <w:r w:rsidRPr="00167CE0">
          <w:rPr>
            <w:sz w:val="28"/>
            <w:szCs w:val="28"/>
          </w:rPr>
          <w:t xml:space="preserve"> Việc đầu tư</w:t>
        </w:r>
      </w:ins>
      <w:ins w:id="2448" w:author="James Vu" w:date="2024-04-18T17:19:00Z">
        <w:r w:rsidRPr="00167CE0">
          <w:rPr>
            <w:sz w:val="28"/>
            <w:szCs w:val="28"/>
            <w:rPrChange w:id="2449" w:author="James Vu" w:date="2024-04-18T22:33:00Z">
              <w:rPr/>
            </w:rPrChange>
          </w:rPr>
          <w:t xml:space="preserve"> </w:t>
        </w:r>
        <w:r w:rsidRPr="00167CE0">
          <w:rPr>
            <w:sz w:val="28"/>
            <w:szCs w:val="28"/>
          </w:rPr>
          <w:t>(thuê)</w:t>
        </w:r>
      </w:ins>
      <w:ins w:id="2450" w:author="James Vu" w:date="2024-04-18T17:14:00Z">
        <w:r w:rsidRPr="00167CE0">
          <w:rPr>
            <w:sz w:val="28"/>
            <w:szCs w:val="28"/>
          </w:rPr>
          <w:t xml:space="preserve"> hạ tầng CNTT hiện đại và mạnh mẽ là cần thiết để đảm bảo tính ổn định và hiệu quả cao trong việc quản lý và phân tích dữ liệu nông nghiệp lớn, đa dạng từ nhiều nguồn khác nhau.</w:t>
        </w:r>
      </w:ins>
    </w:p>
    <w:p w14:paraId="792C44FC" w14:textId="77777777" w:rsidR="00DA32F8" w:rsidRPr="00167CE0" w:rsidRDefault="00DA32F8">
      <w:pPr>
        <w:widowControl w:val="0"/>
        <w:spacing w:before="120" w:after="120"/>
        <w:ind w:firstLine="567"/>
        <w:jc w:val="both"/>
        <w:rPr>
          <w:ins w:id="2451" w:author="James Vu" w:date="2024-04-18T17:14:00Z"/>
          <w:sz w:val="28"/>
          <w:szCs w:val="28"/>
        </w:rPr>
        <w:pPrChange w:id="2452" w:author="James Vu" w:date="2024-04-18T22:33:00Z">
          <w:pPr>
            <w:pStyle w:val="ListParagraph"/>
            <w:widowControl w:val="0"/>
            <w:spacing w:before="120" w:after="120"/>
            <w:ind w:left="567"/>
          </w:pPr>
        </w:pPrChange>
      </w:pPr>
      <w:ins w:id="2453" w:author="James Vu" w:date="2024-04-18T17:14:00Z">
        <w:r w:rsidRPr="00167CE0">
          <w:rPr>
            <w:b/>
            <w:bCs/>
            <w:i/>
            <w:iCs/>
            <w:sz w:val="28"/>
            <w:szCs w:val="28"/>
            <w:rPrChange w:id="2454" w:author="James Vu" w:date="2024-04-18T22:33:00Z">
              <w:rPr>
                <w:sz w:val="28"/>
                <w:szCs w:val="28"/>
              </w:rPr>
            </w:rPrChange>
          </w:rPr>
          <w:t>Hệ thống máy chủ ảo hóa:</w:t>
        </w:r>
        <w:r w:rsidRPr="00167CE0">
          <w:rPr>
            <w:sz w:val="28"/>
            <w:szCs w:val="28"/>
          </w:rPr>
          <w:t xml:space="preserve"> Sử dụng máy chủ ảo hóa cho phép dễ dàng nâng cấp và mở rộng hệ thống mà không cần đầu tư nhiều vào vận hành cơ sở hạ tầng vật lý, giúp tiết kiệm chi phí và thời gian. Điều này làm tăng khả năng thích ứng với sự thay đổi nhanh chóng trong nhu cầu xử lý dữ liệu.</w:t>
        </w:r>
      </w:ins>
    </w:p>
    <w:p w14:paraId="1CE68800" w14:textId="6509E716" w:rsidR="00DA32F8" w:rsidRPr="00167CE0" w:rsidRDefault="00DA32F8">
      <w:pPr>
        <w:widowControl w:val="0"/>
        <w:spacing w:before="120" w:after="120"/>
        <w:ind w:firstLine="567"/>
        <w:jc w:val="both"/>
        <w:rPr>
          <w:ins w:id="2455" w:author="James Vu" w:date="2024-04-18T17:14:00Z"/>
          <w:sz w:val="28"/>
          <w:szCs w:val="28"/>
          <w:rPrChange w:id="2456" w:author="James Vu" w:date="2024-04-18T22:33:00Z">
            <w:rPr>
              <w:ins w:id="2457" w:author="James Vu" w:date="2024-04-18T17:14:00Z"/>
              <w:i/>
              <w:iCs/>
              <w:sz w:val="28"/>
              <w:szCs w:val="28"/>
            </w:rPr>
          </w:rPrChange>
        </w:rPr>
        <w:pPrChange w:id="2458" w:author="James Vu" w:date="2024-04-18T22:33:00Z">
          <w:pPr>
            <w:pStyle w:val="ListParagraph"/>
            <w:widowControl w:val="0"/>
            <w:tabs>
              <w:tab w:val="clear" w:pos="851"/>
            </w:tabs>
            <w:spacing w:before="120" w:after="120"/>
            <w:ind w:left="567"/>
          </w:pPr>
        </w:pPrChange>
      </w:pPr>
      <w:ins w:id="2459" w:author="James Vu" w:date="2024-04-18T17:14:00Z">
        <w:r w:rsidRPr="00167CE0">
          <w:rPr>
            <w:b/>
            <w:bCs/>
            <w:i/>
            <w:iCs/>
            <w:sz w:val="28"/>
            <w:szCs w:val="28"/>
            <w:rPrChange w:id="2460" w:author="James Vu" w:date="2024-04-18T22:33:00Z">
              <w:rPr>
                <w:sz w:val="28"/>
                <w:szCs w:val="28"/>
              </w:rPr>
            </w:rPrChange>
          </w:rPr>
          <w:t>An toàn và bảo mật:</w:t>
        </w:r>
        <w:r w:rsidRPr="00167CE0">
          <w:rPr>
            <w:sz w:val="28"/>
            <w:szCs w:val="28"/>
          </w:rPr>
          <w:t xml:space="preserve"> các giải pháp bảo mật cao cấp nhằm bảo vệ dữ liệu khỏi các mối đe dọa an ninh mạng và rủi ro mất mát dữ liệu, đảm bảo sự tuân thủ các quy định về bảo vệ dữ liệu cá nhân và thông tin nông nghiệp nhạy cảm.</w:t>
        </w:r>
      </w:ins>
    </w:p>
    <w:p w14:paraId="5BDC0FC1" w14:textId="77777777" w:rsidR="00FC0CE6" w:rsidRPr="00167CE0" w:rsidRDefault="00FC0CE6">
      <w:pPr>
        <w:widowControl w:val="0"/>
        <w:spacing w:before="120" w:after="120"/>
        <w:ind w:firstLine="567"/>
        <w:jc w:val="both"/>
        <w:rPr>
          <w:ins w:id="2461" w:author="James Vu" w:date="2024-04-18T17:19:00Z"/>
          <w:sz w:val="28"/>
          <w:szCs w:val="28"/>
        </w:rPr>
        <w:pPrChange w:id="2462" w:author="James Vu" w:date="2024-04-18T22:33:00Z">
          <w:pPr>
            <w:pStyle w:val="ListParagraph"/>
            <w:widowControl w:val="0"/>
            <w:spacing w:before="120" w:after="120"/>
            <w:ind w:left="567"/>
          </w:pPr>
        </w:pPrChange>
      </w:pPr>
      <w:ins w:id="2463" w:author="James Vu" w:date="2024-04-18T17:19:00Z">
        <w:r w:rsidRPr="00167CE0">
          <w:rPr>
            <w:b/>
            <w:bCs/>
            <w:i/>
            <w:iCs/>
            <w:sz w:val="28"/>
            <w:szCs w:val="28"/>
            <w:rPrChange w:id="2464" w:author="James Vu" w:date="2024-04-18T22:33:00Z">
              <w:rPr>
                <w:sz w:val="28"/>
                <w:szCs w:val="28"/>
              </w:rPr>
            </w:rPrChange>
          </w:rPr>
          <w:t>Vận hành và giám sát 24/7:</w:t>
        </w:r>
        <w:r w:rsidRPr="00167CE0">
          <w:rPr>
            <w:sz w:val="28"/>
            <w:szCs w:val="28"/>
          </w:rPr>
          <w:t xml:space="preserve"> Cung cấp dịch vụ vận hành và giám sát hệ thống CNTT liên tục để đảm bảo hoạt động không gián đoạn và kịp thời phát hiện, xử lý sự cố.</w:t>
        </w:r>
      </w:ins>
    </w:p>
    <w:p w14:paraId="2D778054" w14:textId="2455337C" w:rsidR="00DA32F8" w:rsidRPr="00167CE0" w:rsidRDefault="00FC0CE6">
      <w:pPr>
        <w:widowControl w:val="0"/>
        <w:spacing w:before="120" w:after="120"/>
        <w:ind w:firstLine="567"/>
        <w:jc w:val="both"/>
        <w:rPr>
          <w:ins w:id="2465" w:author="James Vu" w:date="2024-04-18T17:14:00Z"/>
          <w:sz w:val="28"/>
          <w:szCs w:val="28"/>
          <w:rPrChange w:id="2466" w:author="James Vu" w:date="2024-04-18T22:33:00Z">
            <w:rPr>
              <w:ins w:id="2467" w:author="James Vu" w:date="2024-04-18T17:14:00Z"/>
              <w:i/>
              <w:iCs/>
              <w:sz w:val="28"/>
              <w:szCs w:val="28"/>
            </w:rPr>
          </w:rPrChange>
        </w:rPr>
        <w:pPrChange w:id="2468" w:author="James Vu" w:date="2024-04-18T22:33:00Z">
          <w:pPr>
            <w:pStyle w:val="ListParagraph"/>
            <w:widowControl w:val="0"/>
            <w:tabs>
              <w:tab w:val="clear" w:pos="851"/>
            </w:tabs>
            <w:spacing w:before="120" w:after="120"/>
            <w:ind w:left="567"/>
          </w:pPr>
        </w:pPrChange>
      </w:pPr>
      <w:ins w:id="2469" w:author="James Vu" w:date="2024-04-18T17:19:00Z">
        <w:r w:rsidRPr="00167CE0">
          <w:rPr>
            <w:b/>
            <w:bCs/>
            <w:i/>
            <w:iCs/>
            <w:sz w:val="28"/>
            <w:szCs w:val="28"/>
            <w:rPrChange w:id="2470" w:author="James Vu" w:date="2024-04-18T22:33:00Z">
              <w:rPr>
                <w:sz w:val="28"/>
                <w:szCs w:val="28"/>
              </w:rPr>
            </w:rPrChange>
          </w:rPr>
          <w:t>Dịch vụ trọn gói:</w:t>
        </w:r>
        <w:r w:rsidRPr="00167CE0">
          <w:rPr>
            <w:sz w:val="28"/>
            <w:szCs w:val="28"/>
          </w:rPr>
          <w:t xml:space="preserve"> Các dịch vụ từ việc cài đặt, bảo trì cho tới nâng cấp đều được quản lý bởi nhà cung cấp, giảm thiểu yêu cầu về nhân sự chuyên môn và tài nguyên vận hành từ phía chủ đầu tư.</w:t>
        </w:r>
      </w:ins>
    </w:p>
    <w:p w14:paraId="193BA04F" w14:textId="702793CE" w:rsidR="00FC0CE6" w:rsidRPr="00167CE0" w:rsidRDefault="00873A0C">
      <w:pPr>
        <w:widowControl w:val="0"/>
        <w:spacing w:before="120" w:after="120"/>
        <w:ind w:firstLine="567"/>
        <w:jc w:val="both"/>
        <w:rPr>
          <w:ins w:id="2471" w:author="James Vu" w:date="2024-04-18T17:20:00Z"/>
          <w:b/>
          <w:bCs/>
          <w:sz w:val="28"/>
          <w:szCs w:val="28"/>
          <w:rPrChange w:id="2472" w:author="James Vu" w:date="2024-04-18T22:33:00Z">
            <w:rPr>
              <w:ins w:id="2473" w:author="James Vu" w:date="2024-04-18T17:20:00Z"/>
              <w:sz w:val="28"/>
              <w:szCs w:val="28"/>
            </w:rPr>
          </w:rPrChange>
        </w:rPr>
        <w:pPrChange w:id="2474" w:author="James Vu" w:date="2024-04-18T23:57:00Z">
          <w:pPr>
            <w:pStyle w:val="ListParagraph"/>
            <w:widowControl w:val="0"/>
            <w:spacing w:before="120" w:after="120"/>
            <w:ind w:left="567"/>
          </w:pPr>
        </w:pPrChange>
      </w:pPr>
      <w:ins w:id="2475" w:author="James Vu" w:date="2024-04-18T23:57:00Z">
        <w:r>
          <w:rPr>
            <w:b/>
            <w:bCs/>
            <w:sz w:val="28"/>
            <w:szCs w:val="28"/>
            <w:lang w:val="vi-VN"/>
          </w:rPr>
          <w:t xml:space="preserve">+ </w:t>
        </w:r>
      </w:ins>
      <w:ins w:id="2476" w:author="James Vu" w:date="2024-04-18T17:20:00Z">
        <w:r w:rsidR="00FC0CE6" w:rsidRPr="00167CE0">
          <w:rPr>
            <w:b/>
            <w:bCs/>
            <w:sz w:val="28"/>
            <w:szCs w:val="28"/>
            <w:rPrChange w:id="2477" w:author="James Vu" w:date="2024-04-18T22:33:00Z">
              <w:rPr>
                <w:sz w:val="28"/>
                <w:szCs w:val="28"/>
              </w:rPr>
            </w:rPrChange>
          </w:rPr>
          <w:t>Tổng quan lợi ích:</w:t>
        </w:r>
      </w:ins>
    </w:p>
    <w:p w14:paraId="044BAE91" w14:textId="625D03F8" w:rsidR="00DA32F8" w:rsidRPr="00873A0C" w:rsidDel="005B56DC" w:rsidRDefault="00FC0CE6">
      <w:pPr>
        <w:widowControl w:val="0"/>
        <w:spacing w:before="120" w:after="120"/>
        <w:ind w:firstLine="567"/>
        <w:jc w:val="both"/>
        <w:rPr>
          <w:del w:id="2478" w:author="James Vu" w:date="2024-04-18T17:28:00Z"/>
          <w:sz w:val="28"/>
          <w:szCs w:val="28"/>
          <w:rPrChange w:id="2479" w:author="James Vu" w:date="2024-04-18T23:53:00Z">
            <w:rPr>
              <w:del w:id="2480" w:author="James Vu" w:date="2024-04-18T17:28:00Z"/>
            </w:rPr>
          </w:rPrChange>
        </w:rPr>
        <w:pPrChange w:id="2481" w:author="James Vu" w:date="2024-04-18T23:57:00Z">
          <w:pPr>
            <w:pStyle w:val="ListParagraph"/>
            <w:widowControl w:val="0"/>
            <w:tabs>
              <w:tab w:val="clear" w:pos="851"/>
            </w:tabs>
            <w:spacing w:before="120" w:after="120"/>
            <w:ind w:left="567"/>
          </w:pPr>
        </w:pPrChange>
      </w:pPr>
      <w:ins w:id="2482" w:author="James Vu" w:date="2024-04-18T17:20:00Z">
        <w:r w:rsidRPr="00167CE0">
          <w:rPr>
            <w:sz w:val="28"/>
            <w:szCs w:val="28"/>
          </w:rPr>
          <w:t>Đầu tư</w:t>
        </w:r>
        <w:r w:rsidRPr="00167CE0">
          <w:rPr>
            <w:sz w:val="28"/>
            <w:szCs w:val="28"/>
            <w:rPrChange w:id="2483" w:author="James Vu" w:date="2024-04-18T22:33:00Z">
              <w:rPr/>
            </w:rPrChange>
          </w:rPr>
          <w:t xml:space="preserve"> (thuê)</w:t>
        </w:r>
        <w:r w:rsidRPr="00167CE0">
          <w:rPr>
            <w:sz w:val="28"/>
            <w:szCs w:val="28"/>
          </w:rPr>
          <w:t xml:space="preserve"> hạ tầng CNTT không chỉ hỗ trợ hiệu quả hoạt động quản lý và giám sát trong ngành nông nghiệp mà còn tạo điều kiện cho việc mở rộng và tích hợp liên ngành, cải thiện khả năng cạnh tranh và phát triển kinh tế địa phương. Bằng cách triển khai hệ thống máy chủ ảo hóa và các dịch vụ CNTT đồng bộ, </w:t>
        </w:r>
      </w:ins>
      <w:ins w:id="2484" w:author="James Vu" w:date="2024-04-18T17:21:00Z">
        <w:r w:rsidRPr="00167CE0">
          <w:rPr>
            <w:sz w:val="28"/>
            <w:szCs w:val="28"/>
            <w:rPrChange w:id="2485" w:author="James Vu" w:date="2024-04-18T22:33:00Z">
              <w:rPr/>
            </w:rPrChange>
          </w:rPr>
          <w:t>Dự án xây dựng Hệ thống thông tin quản lý ngành nông nghiệp tỉnh Khánh Hòa (Giai đoạn I)</w:t>
        </w:r>
      </w:ins>
      <w:ins w:id="2486" w:author="James Vu" w:date="2024-04-18T17:20:00Z">
        <w:r w:rsidRPr="00167CE0">
          <w:rPr>
            <w:sz w:val="28"/>
            <w:szCs w:val="28"/>
          </w:rPr>
          <w:t xml:space="preserve"> sẽ đặt nền tảng vững chắc cho một nền nông nghiệp thông minh và bền vững tại Khánh Hòa.</w:t>
        </w:r>
      </w:ins>
      <w:del w:id="2487" w:author="James Vu" w:date="2024-04-18T23:53:00Z">
        <w:r w:rsidR="00370EC2" w:rsidRPr="00873A0C" w:rsidDel="00873A0C">
          <w:rPr>
            <w:i/>
            <w:iCs/>
            <w:sz w:val="28"/>
            <w:szCs w:val="28"/>
            <w:rPrChange w:id="2488" w:author="James Vu" w:date="2024-04-18T23:53:00Z">
              <w:rPr/>
            </w:rPrChange>
          </w:rPr>
          <w:delText>Chi tiết tham khảo Phụ lục I</w:delText>
        </w:r>
      </w:del>
    </w:p>
    <w:p w14:paraId="6D96CDCD" w14:textId="2459C9AE" w:rsidR="00042F9E" w:rsidRPr="00167CE0" w:rsidDel="005B56DC" w:rsidRDefault="00042F9E">
      <w:pPr>
        <w:ind w:firstLine="567"/>
        <w:rPr>
          <w:del w:id="2489" w:author="James Vu" w:date="2024-04-18T17:28:00Z"/>
          <w:rStyle w:val="fontstyle01"/>
          <w:b/>
          <w:bCs/>
          <w:color w:val="auto"/>
        </w:rPr>
        <w:pPrChange w:id="2490" w:author="James Vu" w:date="2024-04-18T23:57:00Z">
          <w:pPr>
            <w:pStyle w:val="ListParagraph"/>
            <w:widowControl w:val="0"/>
            <w:spacing w:before="120" w:after="120"/>
            <w:ind w:left="0" w:firstLine="567"/>
          </w:pPr>
        </w:pPrChange>
      </w:pPr>
      <w:del w:id="2491" w:author="James Vu" w:date="2024-04-18T17:28:00Z">
        <w:r w:rsidRPr="00167CE0" w:rsidDel="005B56DC">
          <w:rPr>
            <w:rStyle w:val="fontstyle01"/>
            <w:b/>
            <w:color w:val="auto"/>
          </w:rPr>
          <w:delText xml:space="preserve">Nội dung 2: </w:delText>
        </w:r>
        <w:r w:rsidR="00370EC2" w:rsidRPr="00167CE0" w:rsidDel="005B56DC">
          <w:rPr>
            <w:rStyle w:val="fontstyle01"/>
            <w:b/>
            <w:color w:val="auto"/>
          </w:rPr>
          <w:delText>X</w:delText>
        </w:r>
        <w:r w:rsidRPr="00167CE0" w:rsidDel="005B56DC">
          <w:rPr>
            <w:rStyle w:val="fontstyle01"/>
            <w:b/>
            <w:color w:val="auto"/>
          </w:rPr>
          <w:delText xml:space="preserve">ây dựng </w:delText>
        </w:r>
        <w:r w:rsidR="008B61C4" w:rsidRPr="00167CE0" w:rsidDel="005B56DC">
          <w:rPr>
            <w:rStyle w:val="fontstyle01"/>
            <w:b/>
            <w:color w:val="auto"/>
          </w:rPr>
          <w:delText>cơ sở dữ liệu</w:delText>
        </w:r>
        <w:r w:rsidR="0067605A" w:rsidRPr="00167CE0" w:rsidDel="005B56DC">
          <w:rPr>
            <w:rStyle w:val="fontstyle01"/>
            <w:b/>
            <w:color w:val="auto"/>
          </w:rPr>
          <w:delText xml:space="preserve"> </w:delText>
        </w:r>
        <w:r w:rsidR="003736FF" w:rsidRPr="00167CE0" w:rsidDel="005B56DC">
          <w:rPr>
            <w:rStyle w:val="fontstyle01"/>
            <w:b/>
            <w:color w:val="auto"/>
          </w:rPr>
          <w:delText>ngành nông nghiệp tỉnh Khánh Hoà</w:delText>
        </w:r>
      </w:del>
    </w:p>
    <w:p w14:paraId="3CF6A0CE" w14:textId="1EAE3EF9" w:rsidR="003736FF" w:rsidRPr="00167CE0" w:rsidDel="005B56DC" w:rsidRDefault="001323DC">
      <w:pPr>
        <w:ind w:firstLine="567"/>
        <w:rPr>
          <w:del w:id="2492" w:author="James Vu" w:date="2024-04-18T17:28:00Z"/>
          <w:rStyle w:val="fontstyle01"/>
          <w:bCs/>
          <w:color w:val="auto"/>
        </w:rPr>
        <w:pPrChange w:id="2493" w:author="James Vu" w:date="2024-04-18T23:57:00Z">
          <w:pPr>
            <w:widowControl w:val="0"/>
            <w:spacing w:before="120" w:after="120"/>
            <w:ind w:firstLine="567"/>
          </w:pPr>
        </w:pPrChange>
      </w:pPr>
      <w:del w:id="2494" w:author="James Vu" w:date="2024-04-18T17:28:00Z">
        <w:r w:rsidRPr="00167CE0" w:rsidDel="005B56DC">
          <w:rPr>
            <w:rStyle w:val="fontstyle01"/>
            <w:bCs/>
            <w:color w:val="auto"/>
          </w:rPr>
          <w:delText>X</w:delText>
        </w:r>
        <w:r w:rsidR="003736FF" w:rsidRPr="00167CE0" w:rsidDel="005B56DC">
          <w:rPr>
            <w:rStyle w:val="fontstyle01"/>
            <w:bCs/>
            <w:color w:val="auto"/>
          </w:rPr>
          <w:delText>ây dựng CSDL chuyên ngành, CSDL dùng chung, CSDL liên quan khác của ngành nông nghiệp dựa trên công nghệ GIS, kế thừa nền tảng GIS Khánh Hòa, đảm bảo đồng bộ, chia sẻ với CSDL khác của tỉnh, các CSDL chính như sau</w:delText>
        </w:r>
        <w:r w:rsidRPr="00167CE0" w:rsidDel="005B56DC">
          <w:rPr>
            <w:rStyle w:val="fontstyle01"/>
            <w:bCs/>
            <w:color w:val="auto"/>
          </w:rPr>
          <w:delText>:</w:delText>
        </w:r>
      </w:del>
    </w:p>
    <w:p w14:paraId="35EA914D" w14:textId="4F3A8AFA" w:rsidR="001323DC" w:rsidRPr="00167CE0" w:rsidDel="005B56DC" w:rsidRDefault="001323DC">
      <w:pPr>
        <w:ind w:firstLine="567"/>
        <w:rPr>
          <w:del w:id="2495" w:author="James Vu" w:date="2024-04-18T17:28:00Z"/>
          <w:rStyle w:val="fontstyle01"/>
          <w:bCs/>
          <w:color w:val="auto"/>
        </w:rPr>
        <w:pPrChange w:id="2496" w:author="James Vu" w:date="2024-04-18T23:57:00Z">
          <w:pPr>
            <w:widowControl w:val="0"/>
            <w:spacing w:before="120" w:after="120"/>
            <w:ind w:firstLine="567"/>
          </w:pPr>
        </w:pPrChange>
      </w:pPr>
      <w:del w:id="2497" w:author="James Vu" w:date="2024-04-18T17:28:00Z">
        <w:r w:rsidRPr="00167CE0" w:rsidDel="005B56DC">
          <w:rPr>
            <w:rStyle w:val="fontstyle01"/>
            <w:bCs/>
            <w:color w:val="auto"/>
          </w:rPr>
          <w:tab/>
          <w:delText xml:space="preserve">1. CSDL dùng chung chuyên ngành bao gồm: </w:delText>
        </w:r>
        <w:r w:rsidR="00C0399C" w:rsidRPr="00167CE0" w:rsidDel="005B56DC">
          <w:rPr>
            <w:rStyle w:val="fontstyle01"/>
            <w:bCs/>
            <w:color w:val="auto"/>
          </w:rPr>
          <w:delText>dữ liệu</w:delText>
        </w:r>
        <w:r w:rsidRPr="00167CE0" w:rsidDel="005B56DC">
          <w:rPr>
            <w:rStyle w:val="fontstyle01"/>
            <w:bCs/>
            <w:color w:val="auto"/>
          </w:rPr>
          <w:delText xml:space="preserve"> thủy sản, </w:delText>
        </w:r>
        <w:r w:rsidR="00C0399C" w:rsidRPr="00167CE0" w:rsidDel="005B56DC">
          <w:rPr>
            <w:rStyle w:val="fontstyle01"/>
            <w:bCs/>
            <w:color w:val="auto"/>
          </w:rPr>
          <w:delText xml:space="preserve">chăn nuôi, thú y, trồng trọt và bảo vệ thực vật, </w:delText>
        </w:r>
        <w:r w:rsidRPr="00167CE0" w:rsidDel="005B56DC">
          <w:rPr>
            <w:rStyle w:val="fontstyle01"/>
            <w:bCs/>
            <w:color w:val="auto"/>
          </w:rPr>
          <w:delText xml:space="preserve">quản lý chất lượng, </w:delText>
        </w:r>
        <w:r w:rsidR="00C0399C" w:rsidRPr="00167CE0" w:rsidDel="005B56DC">
          <w:rPr>
            <w:rStyle w:val="fontstyle01"/>
            <w:bCs/>
            <w:color w:val="auto"/>
          </w:rPr>
          <w:delText xml:space="preserve">phát triển nông thôn, nông thôn mới, </w:delText>
        </w:r>
        <w:r w:rsidRPr="00167CE0" w:rsidDel="005B56DC">
          <w:rPr>
            <w:rStyle w:val="fontstyle01"/>
            <w:bCs/>
            <w:color w:val="auto"/>
          </w:rPr>
          <w:delText>nước sạch vệ sinh môi trường</w:delText>
        </w:r>
        <w:r w:rsidR="00C0399C" w:rsidRPr="00167CE0" w:rsidDel="005B56DC">
          <w:rPr>
            <w:rStyle w:val="fontstyle01"/>
            <w:bCs/>
            <w:color w:val="auto"/>
          </w:rPr>
          <w:delText xml:space="preserve"> nông thôn</w:delText>
        </w:r>
        <w:r w:rsidRPr="00167CE0" w:rsidDel="005B56DC">
          <w:rPr>
            <w:rStyle w:val="fontstyle01"/>
            <w:bCs/>
            <w:color w:val="auto"/>
          </w:rPr>
          <w:delText>, khuyến nông; các CSDL dùng chung khác liên quan.</w:delText>
        </w:r>
      </w:del>
    </w:p>
    <w:p w14:paraId="02D5019B" w14:textId="7EDF4768" w:rsidR="001323DC" w:rsidRPr="00167CE0" w:rsidDel="005B56DC" w:rsidRDefault="001323DC">
      <w:pPr>
        <w:ind w:firstLine="567"/>
        <w:rPr>
          <w:del w:id="2498" w:author="James Vu" w:date="2024-04-18T17:28:00Z"/>
          <w:rStyle w:val="fontstyle01"/>
          <w:bCs/>
          <w:color w:val="auto"/>
        </w:rPr>
        <w:pPrChange w:id="2499" w:author="James Vu" w:date="2024-04-18T23:57:00Z">
          <w:pPr>
            <w:widowControl w:val="0"/>
            <w:spacing w:before="120" w:after="120"/>
            <w:ind w:firstLine="567"/>
          </w:pPr>
        </w:pPrChange>
      </w:pPr>
      <w:del w:id="2500" w:author="James Vu" w:date="2024-04-18T17:28:00Z">
        <w:r w:rsidRPr="00167CE0" w:rsidDel="005B56DC">
          <w:rPr>
            <w:rStyle w:val="fontstyle01"/>
            <w:bCs/>
            <w:color w:val="auto"/>
          </w:rPr>
          <w:tab/>
          <w:delText>2. CSDL các lĩnh vực chuyên ngành:</w:delText>
        </w:r>
      </w:del>
    </w:p>
    <w:p w14:paraId="40AB477D" w14:textId="78E551F6" w:rsidR="001323DC" w:rsidRPr="00167CE0" w:rsidDel="005B56DC" w:rsidRDefault="001323DC">
      <w:pPr>
        <w:ind w:firstLine="567"/>
        <w:rPr>
          <w:del w:id="2501" w:author="James Vu" w:date="2024-04-18T17:28:00Z"/>
          <w:rStyle w:val="fontstyle01"/>
          <w:bCs/>
          <w:color w:val="auto"/>
        </w:rPr>
        <w:pPrChange w:id="2502" w:author="James Vu" w:date="2024-04-18T23:57:00Z">
          <w:pPr>
            <w:widowControl w:val="0"/>
            <w:spacing w:before="120" w:after="120"/>
            <w:ind w:firstLine="567"/>
          </w:pPr>
        </w:pPrChange>
      </w:pPr>
      <w:del w:id="2503" w:author="James Vu" w:date="2024-04-18T17:28:00Z">
        <w:r w:rsidRPr="00167CE0" w:rsidDel="005B56DC">
          <w:rPr>
            <w:rStyle w:val="fontstyle01"/>
            <w:bCs/>
            <w:color w:val="auto"/>
          </w:rPr>
          <w:tab/>
          <w:delText>- CSDL thủy sản;</w:delText>
        </w:r>
      </w:del>
    </w:p>
    <w:p w14:paraId="05E25863" w14:textId="0C7442F1" w:rsidR="001323DC" w:rsidRPr="00167CE0" w:rsidDel="005B56DC" w:rsidRDefault="001323DC">
      <w:pPr>
        <w:ind w:firstLine="567"/>
        <w:rPr>
          <w:del w:id="2504" w:author="James Vu" w:date="2024-04-18T17:28:00Z"/>
          <w:rStyle w:val="fontstyle01"/>
          <w:bCs/>
          <w:color w:val="auto"/>
        </w:rPr>
        <w:pPrChange w:id="2505" w:author="James Vu" w:date="2024-04-18T23:57:00Z">
          <w:pPr>
            <w:widowControl w:val="0"/>
            <w:spacing w:before="120" w:after="120"/>
            <w:ind w:firstLine="567"/>
          </w:pPr>
        </w:pPrChange>
      </w:pPr>
      <w:del w:id="2506" w:author="James Vu" w:date="2024-04-18T17:28:00Z">
        <w:r w:rsidRPr="00167CE0" w:rsidDel="005B56DC">
          <w:rPr>
            <w:rStyle w:val="fontstyle01"/>
            <w:bCs/>
            <w:color w:val="auto"/>
          </w:rPr>
          <w:tab/>
          <w:delText>- CSDL chăn nuôi, thú ý;</w:delText>
        </w:r>
      </w:del>
    </w:p>
    <w:p w14:paraId="57658D81" w14:textId="5F0323F0" w:rsidR="001323DC" w:rsidRPr="00167CE0" w:rsidDel="005B56DC" w:rsidRDefault="001323DC">
      <w:pPr>
        <w:ind w:firstLine="567"/>
        <w:rPr>
          <w:del w:id="2507" w:author="James Vu" w:date="2024-04-18T17:28:00Z"/>
          <w:rStyle w:val="fontstyle01"/>
          <w:bCs/>
          <w:color w:val="auto"/>
        </w:rPr>
        <w:pPrChange w:id="2508" w:author="James Vu" w:date="2024-04-18T23:57:00Z">
          <w:pPr>
            <w:widowControl w:val="0"/>
            <w:spacing w:before="120" w:after="120"/>
            <w:ind w:firstLine="567"/>
          </w:pPr>
        </w:pPrChange>
      </w:pPr>
      <w:del w:id="2509" w:author="James Vu" w:date="2024-04-18T17:28:00Z">
        <w:r w:rsidRPr="00167CE0" w:rsidDel="005B56DC">
          <w:rPr>
            <w:rStyle w:val="fontstyle01"/>
            <w:bCs/>
            <w:color w:val="auto"/>
          </w:rPr>
          <w:tab/>
          <w:delText>- CSDL trồng trọt và bảo vệ thực vật;</w:delText>
        </w:r>
      </w:del>
    </w:p>
    <w:p w14:paraId="6DF268E6" w14:textId="6CF9C0D0" w:rsidR="001323DC" w:rsidRPr="00167CE0" w:rsidDel="005B56DC" w:rsidRDefault="001323DC">
      <w:pPr>
        <w:ind w:firstLine="567"/>
        <w:rPr>
          <w:del w:id="2510" w:author="James Vu" w:date="2024-04-18T17:28:00Z"/>
          <w:rStyle w:val="fontstyle01"/>
          <w:bCs/>
          <w:color w:val="auto"/>
        </w:rPr>
        <w:pPrChange w:id="2511" w:author="James Vu" w:date="2024-04-18T23:57:00Z">
          <w:pPr>
            <w:widowControl w:val="0"/>
            <w:spacing w:before="120" w:after="120"/>
            <w:ind w:firstLine="567"/>
          </w:pPr>
        </w:pPrChange>
      </w:pPr>
      <w:del w:id="2512" w:author="James Vu" w:date="2024-04-18T17:28:00Z">
        <w:r w:rsidRPr="00167CE0" w:rsidDel="005B56DC">
          <w:rPr>
            <w:rStyle w:val="fontstyle01"/>
            <w:bCs/>
            <w:color w:val="auto"/>
          </w:rPr>
          <w:tab/>
          <w:delText>- CSDL quản lý chất lượng nông, lâm, thủy sản;</w:delText>
        </w:r>
      </w:del>
    </w:p>
    <w:p w14:paraId="07AF33FF" w14:textId="51AA622B" w:rsidR="001323DC" w:rsidRPr="00167CE0" w:rsidDel="005B56DC" w:rsidRDefault="001323DC">
      <w:pPr>
        <w:ind w:firstLine="567"/>
        <w:rPr>
          <w:del w:id="2513" w:author="James Vu" w:date="2024-04-18T17:28:00Z"/>
          <w:rStyle w:val="fontstyle01"/>
          <w:bCs/>
          <w:color w:val="auto"/>
        </w:rPr>
        <w:pPrChange w:id="2514" w:author="James Vu" w:date="2024-04-18T23:57:00Z">
          <w:pPr>
            <w:widowControl w:val="0"/>
            <w:spacing w:before="120" w:after="120"/>
            <w:ind w:firstLine="567"/>
          </w:pPr>
        </w:pPrChange>
      </w:pPr>
      <w:del w:id="2515" w:author="James Vu" w:date="2024-04-18T17:28:00Z">
        <w:r w:rsidRPr="00167CE0" w:rsidDel="005B56DC">
          <w:rPr>
            <w:rStyle w:val="fontstyle01"/>
            <w:bCs/>
            <w:color w:val="auto"/>
          </w:rPr>
          <w:tab/>
          <w:delText xml:space="preserve">- CSDL phát triển nông thôn; </w:delText>
        </w:r>
      </w:del>
    </w:p>
    <w:p w14:paraId="676A7B9A" w14:textId="7DCEBD2B" w:rsidR="001323DC" w:rsidRPr="00167CE0" w:rsidDel="005B56DC" w:rsidRDefault="001323DC">
      <w:pPr>
        <w:ind w:firstLine="567"/>
        <w:rPr>
          <w:del w:id="2516" w:author="James Vu" w:date="2024-04-18T17:28:00Z"/>
          <w:rStyle w:val="fontstyle01"/>
          <w:bCs/>
          <w:color w:val="auto"/>
        </w:rPr>
        <w:pPrChange w:id="2517" w:author="James Vu" w:date="2024-04-18T23:57:00Z">
          <w:pPr>
            <w:widowControl w:val="0"/>
            <w:spacing w:before="120" w:after="120"/>
            <w:ind w:firstLine="567"/>
          </w:pPr>
        </w:pPrChange>
      </w:pPr>
      <w:del w:id="2518" w:author="James Vu" w:date="2024-04-18T17:28:00Z">
        <w:r w:rsidRPr="00167CE0" w:rsidDel="005B56DC">
          <w:rPr>
            <w:rStyle w:val="fontstyle01"/>
            <w:bCs/>
            <w:color w:val="auto"/>
          </w:rPr>
          <w:tab/>
          <w:delText>- CSDL xây dựng nông thôn mới;</w:delText>
        </w:r>
      </w:del>
    </w:p>
    <w:p w14:paraId="7B14A519" w14:textId="5B655D67" w:rsidR="001323DC" w:rsidRPr="00167CE0" w:rsidDel="005B56DC" w:rsidRDefault="001323DC">
      <w:pPr>
        <w:ind w:firstLine="567"/>
        <w:rPr>
          <w:del w:id="2519" w:author="James Vu" w:date="2024-04-18T17:28:00Z"/>
          <w:rStyle w:val="fontstyle01"/>
          <w:bCs/>
          <w:color w:val="auto"/>
        </w:rPr>
        <w:pPrChange w:id="2520" w:author="James Vu" w:date="2024-04-18T23:57:00Z">
          <w:pPr>
            <w:widowControl w:val="0"/>
            <w:spacing w:before="120" w:after="120"/>
            <w:ind w:firstLine="567"/>
          </w:pPr>
        </w:pPrChange>
      </w:pPr>
      <w:del w:id="2521" w:author="James Vu" w:date="2024-04-18T17:28:00Z">
        <w:r w:rsidRPr="00167CE0" w:rsidDel="005B56DC">
          <w:rPr>
            <w:rStyle w:val="fontstyle01"/>
            <w:bCs/>
            <w:color w:val="auto"/>
          </w:rPr>
          <w:tab/>
          <w:delText>- CSDL nước sạch và vệ sinh môi trường</w:delText>
        </w:r>
        <w:r w:rsidR="00C0399C" w:rsidRPr="00167CE0" w:rsidDel="005B56DC">
          <w:rPr>
            <w:rStyle w:val="fontstyle01"/>
            <w:bCs/>
            <w:color w:val="auto"/>
          </w:rPr>
          <w:delText xml:space="preserve"> nông thôn</w:delText>
        </w:r>
        <w:r w:rsidRPr="00167CE0" w:rsidDel="005B56DC">
          <w:rPr>
            <w:rStyle w:val="fontstyle01"/>
            <w:bCs/>
            <w:color w:val="auto"/>
          </w:rPr>
          <w:delText>;</w:delText>
        </w:r>
      </w:del>
    </w:p>
    <w:p w14:paraId="620EAE56" w14:textId="0A52081C" w:rsidR="001323DC" w:rsidRPr="00167CE0" w:rsidDel="005B56DC" w:rsidRDefault="001323DC">
      <w:pPr>
        <w:ind w:firstLine="567"/>
        <w:rPr>
          <w:del w:id="2522" w:author="James Vu" w:date="2024-04-18T17:28:00Z"/>
          <w:rStyle w:val="fontstyle01"/>
          <w:bCs/>
          <w:color w:val="auto"/>
        </w:rPr>
        <w:pPrChange w:id="2523" w:author="James Vu" w:date="2024-04-18T23:57:00Z">
          <w:pPr>
            <w:widowControl w:val="0"/>
            <w:spacing w:before="120" w:after="120"/>
            <w:ind w:firstLine="567"/>
          </w:pPr>
        </w:pPrChange>
      </w:pPr>
      <w:del w:id="2524" w:author="James Vu" w:date="2024-04-18T17:28:00Z">
        <w:r w:rsidRPr="00167CE0" w:rsidDel="005B56DC">
          <w:rPr>
            <w:rStyle w:val="fontstyle01"/>
            <w:bCs/>
            <w:color w:val="auto"/>
          </w:rPr>
          <w:tab/>
          <w:delText>- CSDL khuyến nông;</w:delText>
        </w:r>
      </w:del>
    </w:p>
    <w:p w14:paraId="6842F5A0" w14:textId="42C439C1" w:rsidR="001323DC" w:rsidRPr="00167CE0" w:rsidDel="005B56DC" w:rsidRDefault="001323DC">
      <w:pPr>
        <w:ind w:firstLine="567"/>
        <w:rPr>
          <w:del w:id="2525" w:author="James Vu" w:date="2024-04-18T17:28:00Z"/>
          <w:rStyle w:val="fontstyle01"/>
          <w:bCs/>
          <w:color w:val="auto"/>
        </w:rPr>
        <w:pPrChange w:id="2526" w:author="James Vu" w:date="2024-04-18T23:57:00Z">
          <w:pPr>
            <w:widowControl w:val="0"/>
            <w:spacing w:before="120" w:after="120"/>
            <w:ind w:firstLine="567"/>
          </w:pPr>
        </w:pPrChange>
      </w:pPr>
      <w:del w:id="2527" w:author="James Vu" w:date="2024-04-18T17:28:00Z">
        <w:r w:rsidRPr="00167CE0" w:rsidDel="005B56DC">
          <w:rPr>
            <w:rStyle w:val="fontstyle01"/>
            <w:bCs/>
            <w:color w:val="auto"/>
          </w:rPr>
          <w:tab/>
          <w:delText>- Các CSDL lĩnh vực khác của ngành.</w:delText>
        </w:r>
      </w:del>
    </w:p>
    <w:p w14:paraId="13DD6857" w14:textId="7F1AA4CA" w:rsidR="001323DC" w:rsidRPr="00167CE0" w:rsidDel="005B56DC" w:rsidRDefault="001323DC">
      <w:pPr>
        <w:ind w:firstLine="567"/>
        <w:rPr>
          <w:del w:id="2528" w:author="James Vu" w:date="2024-04-18T17:28:00Z"/>
          <w:rStyle w:val="fontstyle01"/>
          <w:bCs/>
          <w:color w:val="auto"/>
        </w:rPr>
        <w:pPrChange w:id="2529" w:author="James Vu" w:date="2024-04-18T23:57:00Z">
          <w:pPr>
            <w:widowControl w:val="0"/>
            <w:spacing w:before="120" w:after="120"/>
            <w:ind w:firstLine="567"/>
          </w:pPr>
        </w:pPrChange>
      </w:pPr>
      <w:del w:id="2530" w:author="James Vu" w:date="2024-04-18T17:28:00Z">
        <w:r w:rsidRPr="00167CE0" w:rsidDel="005B56DC">
          <w:rPr>
            <w:rStyle w:val="fontstyle01"/>
            <w:bCs/>
            <w:color w:val="auto"/>
          </w:rPr>
          <w:tab/>
          <w:delText>3. CSDL liên quan khác.</w:delText>
        </w:r>
      </w:del>
    </w:p>
    <w:p w14:paraId="1D0FA36E" w14:textId="46E2488E" w:rsidR="00042F9E" w:rsidRPr="00167CE0" w:rsidDel="005B56DC" w:rsidRDefault="00042F9E">
      <w:pPr>
        <w:ind w:firstLine="567"/>
        <w:rPr>
          <w:del w:id="2531" w:author="James Vu" w:date="2024-04-18T17:28:00Z"/>
          <w:rStyle w:val="fontstyle01"/>
          <w:b/>
          <w:bCs/>
          <w:color w:val="auto"/>
        </w:rPr>
        <w:pPrChange w:id="2532" w:author="James Vu" w:date="2024-04-18T23:57:00Z">
          <w:pPr>
            <w:widowControl w:val="0"/>
            <w:spacing w:before="120" w:after="120"/>
            <w:ind w:firstLine="567"/>
          </w:pPr>
        </w:pPrChange>
      </w:pPr>
      <w:del w:id="2533" w:author="James Vu" w:date="2024-04-18T17:28:00Z">
        <w:r w:rsidRPr="00167CE0" w:rsidDel="005B56DC">
          <w:rPr>
            <w:rStyle w:val="fontstyle01"/>
            <w:b/>
            <w:color w:val="auto"/>
          </w:rPr>
          <w:delText>Nội dung 3: Đầu tư xây dựng hệ thống thông tin đồng bộ và các ứng dụng số phục vụ công tác quản lý, chỉ đạo, điều hành</w:delText>
        </w:r>
      </w:del>
    </w:p>
    <w:p w14:paraId="7BFD7B30" w14:textId="79162FD5" w:rsidR="00042F9E" w:rsidRPr="00873A0C" w:rsidDel="005B56DC" w:rsidRDefault="00042F9E">
      <w:pPr>
        <w:ind w:firstLine="567"/>
        <w:rPr>
          <w:del w:id="2534" w:author="James Vu" w:date="2024-04-18T17:28:00Z"/>
        </w:rPr>
        <w:pPrChange w:id="2535" w:author="James Vu" w:date="2024-04-18T23:57:00Z">
          <w:pPr>
            <w:widowControl w:val="0"/>
            <w:spacing w:before="120" w:after="120"/>
            <w:ind w:firstLine="567"/>
          </w:pPr>
        </w:pPrChange>
      </w:pPr>
      <w:bookmarkStart w:id="2536" w:name="_Hlk131410959"/>
      <w:del w:id="2537" w:author="James Vu" w:date="2024-04-18T17:28:00Z">
        <w:r w:rsidRPr="00873A0C" w:rsidDel="005B56DC">
          <w:delText>Xây dựng hệ thống thông tin quản lý, khai thác cơ sở dữ liệu nông nghiệp tập trung phục vụ phát triển bền vững, bao gồm các</w:delText>
        </w:r>
        <w:r w:rsidR="00B40DB1" w:rsidRPr="00873A0C" w:rsidDel="005B56DC">
          <w:delText xml:space="preserve"> hệ thống</w:delText>
        </w:r>
        <w:r w:rsidR="009D4431" w:rsidRPr="00873A0C" w:rsidDel="005B56DC">
          <w:delText>/</w:delText>
        </w:r>
        <w:r w:rsidR="00B63344" w:rsidRPr="00873A0C" w:rsidDel="005B56DC">
          <w:delText>phần mềm</w:delText>
        </w:r>
        <w:r w:rsidRPr="00873A0C" w:rsidDel="005B56DC">
          <w:delText xml:space="preserve"> </w:delText>
        </w:r>
        <w:r w:rsidR="00B40DB1" w:rsidRPr="00873A0C" w:rsidDel="005B56DC">
          <w:delText xml:space="preserve">thành phần </w:delText>
        </w:r>
        <w:r w:rsidRPr="00873A0C" w:rsidDel="005B56DC">
          <w:delText>chính</w:delText>
        </w:r>
        <w:r w:rsidR="005B4F36" w:rsidRPr="00873A0C" w:rsidDel="005B56DC">
          <w:delText xml:space="preserve"> như sau</w:delText>
        </w:r>
        <w:r w:rsidRPr="00873A0C" w:rsidDel="005B56DC">
          <w:delText>:</w:delText>
        </w:r>
      </w:del>
    </w:p>
    <w:p w14:paraId="0661BBCE" w14:textId="0DE8708E" w:rsidR="005B4F36" w:rsidRPr="00873A0C" w:rsidDel="005B56DC" w:rsidRDefault="00BD34EC">
      <w:pPr>
        <w:ind w:firstLine="567"/>
        <w:rPr>
          <w:del w:id="2538" w:author="James Vu" w:date="2024-04-18T17:28:00Z"/>
        </w:rPr>
        <w:pPrChange w:id="2539" w:author="James Vu" w:date="2024-04-18T23:57:00Z">
          <w:pPr>
            <w:widowControl w:val="0"/>
            <w:spacing w:before="120" w:after="120"/>
            <w:ind w:firstLine="567"/>
          </w:pPr>
        </w:pPrChange>
      </w:pPr>
      <w:del w:id="2540" w:author="James Vu" w:date="2024-04-18T17:28:00Z">
        <w:r w:rsidRPr="00873A0C" w:rsidDel="005B56DC">
          <w:delText xml:space="preserve">- </w:delText>
        </w:r>
        <w:r w:rsidR="00B40DB1" w:rsidRPr="00873A0C" w:rsidDel="005B56DC">
          <w:delText>Hệ thống</w:delText>
        </w:r>
        <w:r w:rsidR="005B4F36" w:rsidRPr="00873A0C" w:rsidDel="005B56DC">
          <w:delText xml:space="preserve"> cổng thông tin dữ liệu ngành nông nghiệp</w:delText>
        </w:r>
        <w:r w:rsidR="004D29F7" w:rsidRPr="00873A0C" w:rsidDel="005B56DC">
          <w:delText>: phục vụ người dân, cá nhân, tổ chức</w:delText>
        </w:r>
        <w:r w:rsidR="004D29F7" w:rsidRPr="00167CE0" w:rsidDel="005B56DC">
          <w:rPr>
            <w:rPrChange w:id="2541" w:author="James Vu" w:date="2024-04-18T22:33:00Z">
              <w:rPr>
                <w:i/>
                <w:iCs/>
              </w:rPr>
            </w:rPrChange>
          </w:rPr>
          <w:delText xml:space="preserve"> (c</w:delText>
        </w:r>
        <w:r w:rsidR="005B4F36" w:rsidRPr="00167CE0" w:rsidDel="005B56DC">
          <w:rPr>
            <w:rPrChange w:id="2542" w:author="James Vu" w:date="2024-04-18T22:33:00Z">
              <w:rPr>
                <w:i/>
                <w:iCs/>
              </w:rPr>
            </w:rPrChange>
          </w:rPr>
          <w:delText>ông bố, công khai</w:delText>
        </w:r>
        <w:r w:rsidR="00E84A65" w:rsidRPr="00167CE0" w:rsidDel="005B56DC">
          <w:rPr>
            <w:rPrChange w:id="2543" w:author="James Vu" w:date="2024-04-18T22:33:00Z">
              <w:rPr>
                <w:i/>
                <w:iCs/>
              </w:rPr>
            </w:rPrChange>
          </w:rPr>
          <w:delText xml:space="preserve">, cung cấp </w:delText>
        </w:r>
        <w:r w:rsidR="005B4F36" w:rsidRPr="00167CE0" w:rsidDel="005B56DC">
          <w:rPr>
            <w:rPrChange w:id="2544" w:author="James Vu" w:date="2024-04-18T22:33:00Z">
              <w:rPr>
                <w:i/>
                <w:iCs/>
              </w:rPr>
            </w:rPrChange>
          </w:rPr>
          <w:delText>thông tin, văn bản, chủ trương, chính sách, kế hoạch, số liệu thị trường</w:delText>
        </w:r>
        <w:r w:rsidR="008B0E1E" w:rsidRPr="00167CE0" w:rsidDel="005B56DC">
          <w:rPr>
            <w:rPrChange w:id="2545" w:author="James Vu" w:date="2024-04-18T22:33:00Z">
              <w:rPr>
                <w:i/>
                <w:iCs/>
              </w:rPr>
            </w:rPrChange>
          </w:rPr>
          <w:delText>, thông tin nông sản</w:delText>
        </w:r>
        <w:r w:rsidR="005B4F36" w:rsidRPr="00167CE0" w:rsidDel="005B56DC">
          <w:rPr>
            <w:rPrChange w:id="2546" w:author="James Vu" w:date="2024-04-18T22:33:00Z">
              <w:rPr>
                <w:i/>
                <w:iCs/>
              </w:rPr>
            </w:rPrChange>
          </w:rPr>
          <w:delText>…của ngành nông nghiệp</w:delText>
        </w:r>
        <w:r w:rsidR="006E2144" w:rsidRPr="00167CE0" w:rsidDel="005B56DC">
          <w:rPr>
            <w:rPrChange w:id="2547" w:author="James Vu" w:date="2024-04-18T22:33:00Z">
              <w:rPr>
                <w:i/>
                <w:iCs/>
              </w:rPr>
            </w:rPrChange>
          </w:rPr>
          <w:delText xml:space="preserve">; </w:delText>
        </w:r>
        <w:r w:rsidR="00D77377" w:rsidRPr="00167CE0" w:rsidDel="005B56DC">
          <w:rPr>
            <w:rPrChange w:id="2548" w:author="James Vu" w:date="2024-04-18T22:33:00Z">
              <w:rPr>
                <w:i/>
                <w:iCs/>
              </w:rPr>
            </w:rPrChange>
          </w:rPr>
          <w:delText>h</w:delText>
        </w:r>
        <w:r w:rsidR="006E2144" w:rsidRPr="00167CE0" w:rsidDel="005B56DC">
          <w:rPr>
            <w:rPrChange w:id="2549" w:author="James Vu" w:date="2024-04-18T22:33:00Z">
              <w:rPr>
                <w:i/>
                <w:iCs/>
              </w:rPr>
            </w:rPrChange>
          </w:rPr>
          <w:delText xml:space="preserve">iển thị và trình diễn số liệu ngành </w:delText>
        </w:r>
        <w:r w:rsidR="00D77377" w:rsidRPr="00167CE0" w:rsidDel="005B56DC">
          <w:rPr>
            <w:rPrChange w:id="2550" w:author="James Vu" w:date="2024-04-18T22:33:00Z">
              <w:rPr>
                <w:i/>
                <w:iCs/>
              </w:rPr>
            </w:rPrChange>
          </w:rPr>
          <w:delText>n</w:delText>
        </w:r>
        <w:r w:rsidR="006E2144" w:rsidRPr="00167CE0" w:rsidDel="005B56DC">
          <w:rPr>
            <w:rPrChange w:id="2551" w:author="James Vu" w:date="2024-04-18T22:33:00Z">
              <w:rPr>
                <w:i/>
                <w:iCs/>
              </w:rPr>
            </w:rPrChange>
          </w:rPr>
          <w:delText>ông nghiệp trên nền tảng bản đồ số</w:delText>
        </w:r>
        <w:r w:rsidR="00DB2CB4" w:rsidRPr="00167CE0" w:rsidDel="005B56DC">
          <w:rPr>
            <w:rPrChange w:id="2552" w:author="James Vu" w:date="2024-04-18T22:33:00Z">
              <w:rPr>
                <w:i/>
                <w:iCs/>
              </w:rPr>
            </w:rPrChange>
          </w:rPr>
          <w:delText xml:space="preserve"> </w:delText>
        </w:r>
        <w:r w:rsidR="00D77377" w:rsidRPr="00167CE0" w:rsidDel="005B56DC">
          <w:rPr>
            <w:rPrChange w:id="2553" w:author="James Vu" w:date="2024-04-18T22:33:00Z">
              <w:rPr>
                <w:i/>
                <w:iCs/>
              </w:rPr>
            </w:rPrChange>
          </w:rPr>
          <w:delText xml:space="preserve">trên </w:delText>
        </w:r>
        <w:r w:rsidR="00DB2CB4" w:rsidRPr="00167CE0" w:rsidDel="005B56DC">
          <w:rPr>
            <w:rPrChange w:id="2554" w:author="James Vu" w:date="2024-04-18T22:33:00Z">
              <w:rPr>
                <w:i/>
                <w:iCs/>
              </w:rPr>
            </w:rPrChange>
          </w:rPr>
          <w:delText>nền tảng web; t</w:delText>
        </w:r>
        <w:r w:rsidR="006E2144" w:rsidRPr="00167CE0" w:rsidDel="005B56DC">
          <w:rPr>
            <w:rPrChange w:id="2555" w:author="James Vu" w:date="2024-04-18T22:33:00Z">
              <w:rPr>
                <w:i/>
                <w:iCs/>
              </w:rPr>
            </w:rPrChange>
          </w:rPr>
          <w:delText>ích hợp thông tin, dịch vụ dữ liệu của các phần mềm chuyên ngành</w:delText>
        </w:r>
        <w:r w:rsidR="00D57C87" w:rsidRPr="00167CE0" w:rsidDel="005B56DC">
          <w:rPr>
            <w:rPrChange w:id="2556" w:author="James Vu" w:date="2024-04-18T22:33:00Z">
              <w:rPr>
                <w:i/>
                <w:iCs/>
              </w:rPr>
            </w:rPrChange>
          </w:rPr>
          <w:delText xml:space="preserve">; </w:delText>
        </w:r>
        <w:r w:rsidR="00D436AB" w:rsidRPr="00167CE0" w:rsidDel="005B56DC">
          <w:rPr>
            <w:rPrChange w:id="2557" w:author="James Vu" w:date="2024-04-18T22:33:00Z">
              <w:rPr>
                <w:i/>
                <w:iCs/>
              </w:rPr>
            </w:rPrChange>
          </w:rPr>
          <w:delText xml:space="preserve">các </w:delText>
        </w:r>
        <w:r w:rsidR="00D57C87" w:rsidRPr="00167CE0" w:rsidDel="005B56DC">
          <w:rPr>
            <w:rPrChange w:id="2558" w:author="James Vu" w:date="2024-04-18T22:33:00Z">
              <w:rPr>
                <w:i/>
                <w:iCs/>
              </w:rPr>
            </w:rPrChange>
          </w:rPr>
          <w:delText>chức năng liên quan khác…</w:delText>
        </w:r>
        <w:r w:rsidR="004D29F7" w:rsidRPr="00167CE0" w:rsidDel="005B56DC">
          <w:rPr>
            <w:rPrChange w:id="2559" w:author="James Vu" w:date="2024-04-18T22:33:00Z">
              <w:rPr>
                <w:i/>
                <w:iCs/>
              </w:rPr>
            </w:rPrChange>
          </w:rPr>
          <w:delText>)</w:delText>
        </w:r>
        <w:r w:rsidR="00DB2CB4" w:rsidRPr="00873A0C" w:rsidDel="005B56DC">
          <w:delText>;</w:delText>
        </w:r>
      </w:del>
    </w:p>
    <w:p w14:paraId="69520CEE" w14:textId="3C00874F" w:rsidR="005B4F36" w:rsidRPr="00167CE0" w:rsidDel="005B56DC" w:rsidRDefault="005B4F36">
      <w:pPr>
        <w:ind w:firstLine="567"/>
        <w:rPr>
          <w:del w:id="2560" w:author="James Vu" w:date="2024-04-18T17:28:00Z"/>
        </w:rPr>
        <w:pPrChange w:id="2561" w:author="James Vu" w:date="2024-04-18T23:57:00Z">
          <w:pPr>
            <w:pStyle w:val="ListParagraph"/>
            <w:widowControl w:val="0"/>
            <w:numPr>
              <w:ilvl w:val="1"/>
              <w:numId w:val="47"/>
            </w:numPr>
            <w:tabs>
              <w:tab w:val="clear" w:pos="851"/>
            </w:tabs>
            <w:spacing w:before="120" w:after="120"/>
            <w:ind w:left="0" w:firstLine="567"/>
          </w:pPr>
        </w:pPrChange>
      </w:pPr>
      <w:del w:id="2562" w:author="James Vu" w:date="2024-04-18T17:28:00Z">
        <w:r w:rsidRPr="00167CE0" w:rsidDel="005B56DC">
          <w:delText>Phần</w:delText>
        </w:r>
        <w:r w:rsidRPr="00167CE0" w:rsidDel="005B56DC">
          <w:rPr>
            <w:lang w:bidi="en-US"/>
          </w:rPr>
          <w:delText xml:space="preserve"> mềm quản lý, </w:delText>
        </w:r>
        <w:r w:rsidR="006E2144" w:rsidRPr="00167CE0" w:rsidDel="005B56DC">
          <w:rPr>
            <w:lang w:bidi="en-US"/>
          </w:rPr>
          <w:delText>cập nhật</w:delText>
        </w:r>
        <w:r w:rsidRPr="00167CE0" w:rsidDel="005B56DC">
          <w:rPr>
            <w:lang w:bidi="en-US"/>
          </w:rPr>
          <w:delText xml:space="preserve"> CSDL</w:delText>
        </w:r>
        <w:r w:rsidR="004D29F7" w:rsidRPr="00167CE0" w:rsidDel="005B56DC">
          <w:rPr>
            <w:lang w:bidi="en-US"/>
          </w:rPr>
          <w:delText>:</w:delText>
        </w:r>
        <w:r w:rsidR="006E2144" w:rsidRPr="00167CE0" w:rsidDel="005B56DC">
          <w:rPr>
            <w:lang w:bidi="en-US"/>
          </w:rPr>
          <w:delText xml:space="preserve"> CSDL</w:delText>
        </w:r>
        <w:r w:rsidRPr="00167CE0" w:rsidDel="005B56DC">
          <w:rPr>
            <w:lang w:bidi="en-US"/>
          </w:rPr>
          <w:delText xml:space="preserve"> dùng chung</w:delText>
        </w:r>
        <w:r w:rsidR="002C4039" w:rsidRPr="00167CE0" w:rsidDel="005B56DC">
          <w:rPr>
            <w:lang w:bidi="en-US"/>
          </w:rPr>
          <w:delText xml:space="preserve">, </w:delText>
        </w:r>
        <w:r w:rsidR="006E2144" w:rsidRPr="00167CE0" w:rsidDel="005B56DC">
          <w:rPr>
            <w:lang w:bidi="en-US"/>
          </w:rPr>
          <w:delText xml:space="preserve">CSDL </w:delText>
        </w:r>
        <w:r w:rsidR="00334071" w:rsidRPr="00167CE0" w:rsidDel="005B56DC">
          <w:rPr>
            <w:lang w:bidi="en-US"/>
          </w:rPr>
          <w:delText>chuyên ngành</w:delText>
        </w:r>
        <w:r w:rsidR="002C4039" w:rsidRPr="00167CE0" w:rsidDel="005B56DC">
          <w:rPr>
            <w:lang w:bidi="en-US"/>
          </w:rPr>
          <w:delText>, CSDL liên quan khác</w:delText>
        </w:r>
        <w:r w:rsidR="00334071" w:rsidRPr="00167CE0" w:rsidDel="005B56DC">
          <w:rPr>
            <w:lang w:bidi="en-US"/>
          </w:rPr>
          <w:delText xml:space="preserve"> </w:delText>
        </w:r>
        <w:r w:rsidR="006E2144" w:rsidRPr="00167CE0" w:rsidDel="005B56DC">
          <w:rPr>
            <w:lang w:bidi="en-US"/>
          </w:rPr>
          <w:delText>của</w:delText>
        </w:r>
        <w:r w:rsidR="00334071" w:rsidRPr="00167CE0" w:rsidDel="005B56DC">
          <w:rPr>
            <w:lang w:bidi="en-US"/>
          </w:rPr>
          <w:delText xml:space="preserve"> ngành</w:delText>
        </w:r>
        <w:r w:rsidRPr="00167CE0" w:rsidDel="005B56DC">
          <w:rPr>
            <w:lang w:bidi="en-US"/>
          </w:rPr>
          <w:delText xml:space="preserve"> </w:delText>
        </w:r>
        <w:r w:rsidR="00B63344" w:rsidRPr="00167CE0" w:rsidDel="005B56DC">
          <w:rPr>
            <w:lang w:bidi="en-US"/>
          </w:rPr>
          <w:delText>(</w:delText>
        </w:r>
        <w:r w:rsidR="004D29F7" w:rsidRPr="00167CE0" w:rsidDel="005B56DC">
          <w:rPr>
            <w:lang w:bidi="en-US"/>
          </w:rPr>
          <w:delText>q</w:delText>
        </w:r>
        <w:r w:rsidR="00735A3F" w:rsidRPr="00167CE0" w:rsidDel="005B56DC">
          <w:rPr>
            <w:lang w:bidi="en-US"/>
          </w:rPr>
          <w:delText xml:space="preserve">uản lý cập nhật, </w:delText>
        </w:r>
        <w:r w:rsidR="00B63344" w:rsidRPr="00167CE0" w:rsidDel="005B56DC">
          <w:rPr>
            <w:lang w:bidi="en-US"/>
          </w:rPr>
          <w:delText>tích hợp</w:delText>
        </w:r>
        <w:r w:rsidR="00735A3F" w:rsidRPr="00167CE0" w:rsidDel="005B56DC">
          <w:rPr>
            <w:lang w:bidi="en-US"/>
          </w:rPr>
          <w:delText xml:space="preserve"> dữ liệu trên nền tảng Web</w:delText>
        </w:r>
        <w:r w:rsidR="00776CE3" w:rsidRPr="00167CE0" w:rsidDel="005B56DC">
          <w:rPr>
            <w:lang w:bidi="en-US"/>
          </w:rPr>
          <w:delText>,</w:delText>
        </w:r>
        <w:r w:rsidR="00B63344" w:rsidRPr="00167CE0" w:rsidDel="005B56DC">
          <w:rPr>
            <w:lang w:bidi="en-US"/>
          </w:rPr>
          <w:delText xml:space="preserve"> </w:delText>
        </w:r>
        <w:r w:rsidR="00776CE3" w:rsidRPr="00167CE0" w:rsidDel="005B56DC">
          <w:rPr>
            <w:lang w:bidi="en-US"/>
          </w:rPr>
          <w:delText>c</w:delText>
        </w:r>
        <w:r w:rsidR="00B63344" w:rsidRPr="00167CE0" w:rsidDel="005B56DC">
          <w:rPr>
            <w:lang w:bidi="en-US"/>
          </w:rPr>
          <w:delText>hia sẻ dữ liệu nông nghiệp dùng chung cho các hệ thống thông tin chuyên ngành nông nghiệp và các hệ thống khác của tỉnh</w:delText>
        </w:r>
        <w:r w:rsidR="00735A3F" w:rsidRPr="00167CE0" w:rsidDel="005B56DC">
          <w:rPr>
            <w:lang w:bidi="en-US"/>
          </w:rPr>
          <w:delText xml:space="preserve">; </w:delText>
        </w:r>
        <w:r w:rsidR="00F03006" w:rsidRPr="00167CE0" w:rsidDel="005B56DC">
          <w:rPr>
            <w:lang w:bidi="en-US"/>
          </w:rPr>
          <w:delText>Xây dựng biểu mẫu thu thập dữ liệu động và công cụ t</w:delText>
        </w:r>
        <w:r w:rsidR="00735A3F" w:rsidRPr="00167CE0" w:rsidDel="005B56DC">
          <w:rPr>
            <w:lang w:bidi="en-US"/>
          </w:rPr>
          <w:delText>hu thập cập nhật CSDL trên nền tảng Mobile một cách nhanh chóng, thuận tiện</w:delText>
        </w:r>
        <w:r w:rsidR="00D436AB" w:rsidRPr="00167CE0" w:rsidDel="005B56DC">
          <w:rPr>
            <w:lang w:bidi="en-US"/>
          </w:rPr>
          <w:delText xml:space="preserve">; </w:delText>
        </w:r>
        <w:r w:rsidR="00D436AB" w:rsidRPr="00167CE0" w:rsidDel="005B56DC">
          <w:rPr>
            <w:rPrChange w:id="2563" w:author="James Vu" w:date="2024-04-18T22:33:00Z">
              <w:rPr>
                <w:i/>
                <w:iCs/>
              </w:rPr>
            </w:rPrChange>
          </w:rPr>
          <w:delText>các chức năng liên quan khác</w:delText>
        </w:r>
        <w:r w:rsidR="002C4039" w:rsidRPr="00167CE0" w:rsidDel="005B56DC">
          <w:rPr>
            <w:lang w:bidi="en-US"/>
          </w:rPr>
          <w:delText>…</w:delText>
        </w:r>
        <w:r w:rsidR="00B63344" w:rsidRPr="00167CE0" w:rsidDel="005B56DC">
          <w:rPr>
            <w:lang w:bidi="en-US"/>
          </w:rPr>
          <w:delText>)</w:delText>
        </w:r>
        <w:r w:rsidR="00DB2CB4" w:rsidRPr="00167CE0" w:rsidDel="005B56DC">
          <w:rPr>
            <w:lang w:bidi="en-US"/>
          </w:rPr>
          <w:delText>;</w:delText>
        </w:r>
      </w:del>
    </w:p>
    <w:p w14:paraId="1CF373F7" w14:textId="433016A9" w:rsidR="005B4F36" w:rsidRPr="00167CE0" w:rsidDel="005B56DC" w:rsidRDefault="005B4F36">
      <w:pPr>
        <w:ind w:firstLine="567"/>
        <w:rPr>
          <w:del w:id="2564" w:author="James Vu" w:date="2024-04-18T17:28:00Z"/>
        </w:rPr>
        <w:pPrChange w:id="2565" w:author="James Vu" w:date="2024-04-18T23:57:00Z">
          <w:pPr>
            <w:pStyle w:val="ListParagraph"/>
            <w:widowControl w:val="0"/>
            <w:numPr>
              <w:ilvl w:val="1"/>
              <w:numId w:val="47"/>
            </w:numPr>
            <w:tabs>
              <w:tab w:val="clear" w:pos="851"/>
            </w:tabs>
            <w:spacing w:before="120" w:after="120"/>
            <w:ind w:left="0" w:firstLine="567"/>
          </w:pPr>
        </w:pPrChange>
      </w:pPr>
      <w:del w:id="2566" w:author="James Vu" w:date="2024-04-18T17:28:00Z">
        <w:r w:rsidRPr="00167CE0" w:rsidDel="005B56DC">
          <w:rPr>
            <w:lang w:bidi="en-US"/>
          </w:rPr>
          <w:delText xml:space="preserve">Phần mềm </w:delText>
        </w:r>
        <w:r w:rsidR="00735A3F" w:rsidRPr="00167CE0" w:rsidDel="005B56DC">
          <w:rPr>
            <w:lang w:bidi="en-US"/>
          </w:rPr>
          <w:delText>xử lý nghiệp vụ</w:delText>
        </w:r>
        <w:r w:rsidR="00B40DB1" w:rsidRPr="00167CE0" w:rsidDel="005B56DC">
          <w:rPr>
            <w:lang w:bidi="en-US"/>
          </w:rPr>
          <w:delText xml:space="preserve"> </w:delText>
        </w:r>
        <w:r w:rsidRPr="00167CE0" w:rsidDel="005B56DC">
          <w:rPr>
            <w:lang w:bidi="en-US"/>
          </w:rPr>
          <w:delText>các</w:delText>
        </w:r>
        <w:r w:rsidR="00735A3F" w:rsidRPr="00167CE0" w:rsidDel="005B56DC">
          <w:rPr>
            <w:lang w:bidi="en-US"/>
          </w:rPr>
          <w:delText xml:space="preserve"> lĩnh vực của ngành</w:delText>
        </w:r>
        <w:r w:rsidR="004D29F7" w:rsidRPr="00167CE0" w:rsidDel="005B56DC">
          <w:rPr>
            <w:lang w:bidi="en-US"/>
          </w:rPr>
          <w:delText>:</w:delText>
        </w:r>
        <w:r w:rsidR="00735A3F" w:rsidRPr="00167CE0" w:rsidDel="005B56DC">
          <w:rPr>
            <w:lang w:bidi="en-US"/>
          </w:rPr>
          <w:delText xml:space="preserve"> </w:delText>
        </w:r>
        <w:r w:rsidR="00D436AB" w:rsidRPr="00167CE0" w:rsidDel="005B56DC">
          <w:rPr>
            <w:lang w:bidi="en-US"/>
          </w:rPr>
          <w:delText xml:space="preserve">Xử lý nghiệp vụ </w:delText>
        </w:r>
        <w:r w:rsidR="00735A3F" w:rsidRPr="00167CE0" w:rsidDel="005B56DC">
          <w:rPr>
            <w:lang w:bidi="en-US"/>
          </w:rPr>
          <w:delText>các lĩnh vực thủy sản, chăn nuôi</w:delText>
        </w:r>
        <w:r w:rsidR="004D413C" w:rsidRPr="00167CE0" w:rsidDel="005B56DC">
          <w:rPr>
            <w:lang w:bidi="en-US"/>
          </w:rPr>
          <w:delText xml:space="preserve"> và thú y</w:delText>
        </w:r>
        <w:r w:rsidR="00735A3F" w:rsidRPr="00167CE0" w:rsidDel="005B56DC">
          <w:rPr>
            <w:lang w:bidi="en-US"/>
          </w:rPr>
          <w:delText>, trồng trọt</w:delText>
        </w:r>
        <w:r w:rsidR="004D413C" w:rsidRPr="00167CE0" w:rsidDel="005B56DC">
          <w:rPr>
            <w:lang w:bidi="en-US"/>
          </w:rPr>
          <w:delText xml:space="preserve"> và bảo vệ thực vật</w:delText>
        </w:r>
        <w:r w:rsidR="00735A3F" w:rsidRPr="00167CE0" w:rsidDel="005B56DC">
          <w:rPr>
            <w:lang w:bidi="en-US"/>
          </w:rPr>
          <w:delText xml:space="preserve">, </w:delText>
        </w:r>
        <w:r w:rsidR="00DB2CB4" w:rsidRPr="00167CE0" w:rsidDel="005B56DC">
          <w:rPr>
            <w:lang w:bidi="en-US"/>
          </w:rPr>
          <w:delText>khuyến nông</w:delText>
        </w:r>
        <w:r w:rsidR="008B0E1E" w:rsidRPr="00167CE0" w:rsidDel="005B56DC">
          <w:rPr>
            <w:lang w:bidi="en-US"/>
          </w:rPr>
          <w:delText>,</w:delText>
        </w:r>
        <w:r w:rsidR="004B04D2" w:rsidRPr="00167CE0" w:rsidDel="005B56DC">
          <w:rPr>
            <w:lang w:bidi="en-US"/>
          </w:rPr>
          <w:delText xml:space="preserve"> phát triển nông thôn, quản lý chất </w:delText>
        </w:r>
        <w:r w:rsidR="0092515A" w:rsidRPr="00167CE0" w:rsidDel="005B56DC">
          <w:rPr>
            <w:lang w:bidi="en-US"/>
          </w:rPr>
          <w:delText xml:space="preserve">lượng </w:delText>
        </w:r>
        <w:r w:rsidR="004B04D2" w:rsidRPr="00167CE0" w:rsidDel="005B56DC">
          <w:rPr>
            <w:lang w:bidi="en-US"/>
          </w:rPr>
          <w:delText>nông lâm sản và thủy sản</w:delText>
        </w:r>
        <w:r w:rsidR="00C0399C" w:rsidRPr="00167CE0" w:rsidDel="005B56DC">
          <w:rPr>
            <w:lang w:bidi="en-US"/>
          </w:rPr>
          <w:delText xml:space="preserve">, </w:delText>
        </w:r>
        <w:r w:rsidR="00DB2CB4" w:rsidRPr="00167CE0" w:rsidDel="005B56DC">
          <w:rPr>
            <w:lang w:bidi="en-US"/>
          </w:rPr>
          <w:delText xml:space="preserve">các lĩnh vực </w:delText>
        </w:r>
        <w:r w:rsidR="008B0E1E" w:rsidRPr="00167CE0" w:rsidDel="005B56DC">
          <w:rPr>
            <w:lang w:bidi="en-US"/>
          </w:rPr>
          <w:delText xml:space="preserve">liên quan </w:delText>
        </w:r>
        <w:r w:rsidR="00DB2CB4" w:rsidRPr="00167CE0" w:rsidDel="005B56DC">
          <w:rPr>
            <w:lang w:bidi="en-US"/>
          </w:rPr>
          <w:delText>khác</w:delText>
        </w:r>
        <w:r w:rsidR="005E3DD8" w:rsidRPr="00167CE0" w:rsidDel="005B56DC">
          <w:rPr>
            <w:lang w:bidi="en-US"/>
          </w:rPr>
          <w:delText xml:space="preserve"> </w:delText>
        </w:r>
        <w:r w:rsidR="00B40DB1" w:rsidRPr="00167CE0" w:rsidDel="005B56DC">
          <w:rPr>
            <w:lang w:bidi="en-US"/>
          </w:rPr>
          <w:delText>(</w:delText>
        </w:r>
        <w:r w:rsidR="004D29F7" w:rsidRPr="00167CE0" w:rsidDel="005B56DC">
          <w:rPr>
            <w:lang w:bidi="en-US"/>
          </w:rPr>
          <w:delText>x</w:delText>
        </w:r>
        <w:r w:rsidR="00735A3F" w:rsidRPr="00167CE0" w:rsidDel="005B56DC">
          <w:rPr>
            <w:lang w:bidi="en-US"/>
          </w:rPr>
          <w:delText xml:space="preserve">ử lý các quy trình nghiệp vụ ngành theo quy trình động; </w:delText>
        </w:r>
        <w:r w:rsidR="004B04D2" w:rsidRPr="00167CE0" w:rsidDel="005B56DC">
          <w:rPr>
            <w:lang w:bidi="en-US"/>
          </w:rPr>
          <w:delText>p</w:delText>
        </w:r>
        <w:r w:rsidR="00735A3F" w:rsidRPr="00167CE0" w:rsidDel="005B56DC">
          <w:rPr>
            <w:lang w:bidi="en-US"/>
          </w:rPr>
          <w:delText>hân công thực</w:delText>
        </w:r>
        <w:r w:rsidR="00DB2CB4" w:rsidRPr="00167CE0" w:rsidDel="005B56DC">
          <w:rPr>
            <w:lang w:bidi="en-US"/>
          </w:rPr>
          <w:delText xml:space="preserve"> hiện</w:delText>
        </w:r>
        <w:r w:rsidR="00735A3F" w:rsidRPr="00167CE0" w:rsidDel="005B56DC">
          <w:rPr>
            <w:lang w:bidi="en-US"/>
          </w:rPr>
          <w:delText xml:space="preserve"> xử lý nghiệp vụ; </w:delText>
        </w:r>
        <w:r w:rsidR="004B04D2" w:rsidRPr="00167CE0" w:rsidDel="005B56DC">
          <w:rPr>
            <w:lang w:bidi="en-US"/>
          </w:rPr>
          <w:delText>t</w:delText>
        </w:r>
        <w:r w:rsidR="00735A3F" w:rsidRPr="00167CE0" w:rsidDel="005B56DC">
          <w:rPr>
            <w:lang w:bidi="en-US"/>
          </w:rPr>
          <w:delText>heo dõi, giám sát các hoạt động thực hiện các nghiệp vụ</w:delText>
        </w:r>
        <w:r w:rsidR="00B658D2" w:rsidRPr="00167CE0" w:rsidDel="005B56DC">
          <w:rPr>
            <w:lang w:bidi="en-US"/>
          </w:rPr>
          <w:delText>; tổng hợp, báo cáo,</w:delText>
        </w:r>
        <w:r w:rsidR="007A265F" w:rsidRPr="00167CE0" w:rsidDel="005B56DC">
          <w:rPr>
            <w:lang w:bidi="en-US"/>
          </w:rPr>
          <w:delText xml:space="preserve"> </w:delText>
        </w:r>
        <w:r w:rsidR="00B658D2" w:rsidRPr="00167CE0" w:rsidDel="005B56DC">
          <w:rPr>
            <w:lang w:bidi="en-US"/>
          </w:rPr>
          <w:delText>công bố, công khai tiến độ xử lý các nghiệp vụ</w:delText>
        </w:r>
        <w:r w:rsidR="007A265F" w:rsidRPr="00167CE0" w:rsidDel="005B56DC">
          <w:rPr>
            <w:lang w:bidi="en-US"/>
          </w:rPr>
          <w:delText>;</w:delText>
        </w:r>
        <w:r w:rsidR="00B658D2" w:rsidRPr="00167CE0" w:rsidDel="005B56DC">
          <w:rPr>
            <w:lang w:bidi="en-US"/>
          </w:rPr>
          <w:delText xml:space="preserve"> các </w:delText>
        </w:r>
        <w:r w:rsidR="002C0724" w:rsidRPr="00167CE0" w:rsidDel="005B56DC">
          <w:rPr>
            <w:lang w:bidi="en-US"/>
          </w:rPr>
          <w:delText>chức năng liên quan khác</w:delText>
        </w:r>
        <w:r w:rsidR="00735A3F" w:rsidRPr="00167CE0" w:rsidDel="005B56DC">
          <w:rPr>
            <w:lang w:bidi="en-US"/>
          </w:rPr>
          <w:delText>…</w:delText>
        </w:r>
        <w:r w:rsidR="00B40DB1" w:rsidRPr="00167CE0" w:rsidDel="005B56DC">
          <w:rPr>
            <w:lang w:bidi="en-US"/>
          </w:rPr>
          <w:delText>)</w:delText>
        </w:r>
        <w:r w:rsidR="00DB2CB4" w:rsidRPr="00167CE0" w:rsidDel="005B56DC">
          <w:rPr>
            <w:lang w:bidi="en-US"/>
          </w:rPr>
          <w:delText>;</w:delText>
        </w:r>
      </w:del>
    </w:p>
    <w:bookmarkEnd w:id="2536"/>
    <w:p w14:paraId="5D639AEA" w14:textId="77777777" w:rsidR="00064129" w:rsidRPr="00167CE0" w:rsidRDefault="00064129">
      <w:pPr>
        <w:ind w:firstLine="567"/>
        <w:rPr>
          <w:ins w:id="2567" w:author="James Vu" w:date="2024-04-18T16:57:00Z"/>
          <w:rStyle w:val="fontstyle01"/>
          <w:b/>
          <w:color w:val="auto"/>
        </w:rPr>
        <w:pPrChange w:id="2568" w:author="James Vu" w:date="2024-04-18T23:57:00Z">
          <w:pPr>
            <w:widowControl w:val="0"/>
            <w:spacing w:before="120" w:after="120"/>
            <w:ind w:firstLine="567"/>
          </w:pPr>
        </w:pPrChange>
      </w:pPr>
    </w:p>
    <w:p w14:paraId="7441ED8C" w14:textId="107B3428" w:rsidR="00042F9E" w:rsidRPr="00167CE0" w:rsidDel="005B56DC" w:rsidRDefault="00873A0C">
      <w:pPr>
        <w:widowControl w:val="0"/>
        <w:spacing w:before="120" w:after="120"/>
        <w:ind w:firstLine="567"/>
        <w:jc w:val="both"/>
        <w:rPr>
          <w:del w:id="2569" w:author="James Vu" w:date="2024-04-18T17:29:00Z"/>
          <w:rStyle w:val="fontstyle01"/>
          <w:b/>
          <w:bCs/>
          <w:color w:val="auto"/>
        </w:rPr>
        <w:pPrChange w:id="2570" w:author="James Vu" w:date="2024-04-18T22:33:00Z">
          <w:pPr>
            <w:widowControl w:val="0"/>
            <w:spacing w:before="120" w:after="120"/>
            <w:ind w:firstLine="567"/>
          </w:pPr>
        </w:pPrChange>
      </w:pPr>
      <w:ins w:id="2571" w:author="James Vu" w:date="2024-04-18T23:58:00Z">
        <w:r>
          <w:rPr>
            <w:rStyle w:val="fontstyle01"/>
            <w:b/>
            <w:color w:val="auto"/>
          </w:rPr>
          <w:t>xii</w:t>
        </w:r>
        <w:r>
          <w:rPr>
            <w:rStyle w:val="fontstyle01"/>
            <w:b/>
            <w:color w:val="auto"/>
            <w:lang w:val="vi-VN"/>
          </w:rPr>
          <w:t xml:space="preserve">. </w:t>
        </w:r>
      </w:ins>
      <w:del w:id="2572" w:author="James Vu" w:date="2024-04-18T17:29:00Z">
        <w:r w:rsidR="00042F9E" w:rsidRPr="00167CE0" w:rsidDel="005B56DC">
          <w:rPr>
            <w:rStyle w:val="fontstyle01"/>
            <w:b/>
            <w:color w:val="auto"/>
          </w:rPr>
          <w:delText xml:space="preserve">Nội dung 4. Xây dựng các quy trình hướng dẫn về công bố, cập nhật, quản lý khai thác </w:delText>
        </w:r>
        <w:r w:rsidR="00DB2CB4" w:rsidRPr="00167CE0" w:rsidDel="005B56DC">
          <w:rPr>
            <w:rStyle w:val="fontstyle01"/>
            <w:b/>
            <w:color w:val="auto"/>
          </w:rPr>
          <w:delText>cơ sở dữ liệu</w:delText>
        </w:r>
        <w:r w:rsidR="00042F9E" w:rsidRPr="00167CE0" w:rsidDel="005B56DC">
          <w:rPr>
            <w:rStyle w:val="fontstyle01"/>
            <w:b/>
            <w:color w:val="auto"/>
          </w:rPr>
          <w:delText xml:space="preserve"> và hệ thống thông tin</w:delText>
        </w:r>
      </w:del>
    </w:p>
    <w:p w14:paraId="2042FE09" w14:textId="46F8DB01" w:rsidR="00042F9E" w:rsidRPr="00167CE0" w:rsidDel="005B56DC" w:rsidRDefault="00B4386F">
      <w:pPr>
        <w:widowControl w:val="0"/>
        <w:spacing w:before="120" w:after="120"/>
        <w:ind w:firstLine="567"/>
        <w:jc w:val="both"/>
        <w:rPr>
          <w:del w:id="2573" w:author="James Vu" w:date="2024-04-18T17:29:00Z"/>
          <w:rStyle w:val="fontstyle01"/>
          <w:color w:val="auto"/>
        </w:rPr>
        <w:pPrChange w:id="2574" w:author="James Vu" w:date="2024-04-18T22:33:00Z">
          <w:pPr>
            <w:widowControl w:val="0"/>
            <w:spacing w:before="120" w:after="120"/>
            <w:ind w:firstLine="567"/>
          </w:pPr>
        </w:pPrChange>
      </w:pPr>
      <w:del w:id="2575" w:author="James Vu" w:date="2024-04-18T17:29:00Z">
        <w:r w:rsidRPr="00167CE0" w:rsidDel="005B56DC">
          <w:rPr>
            <w:rStyle w:val="fontstyle01"/>
            <w:color w:val="auto"/>
          </w:rPr>
          <w:delText>Xây dựng q</w:delText>
        </w:r>
        <w:r w:rsidR="00042F9E" w:rsidRPr="00167CE0" w:rsidDel="005B56DC">
          <w:rPr>
            <w:rStyle w:val="fontstyle01"/>
            <w:color w:val="auto"/>
          </w:rPr>
          <w:delText xml:space="preserve">uy trình phù hợp với các quy định của </w:delText>
        </w:r>
        <w:r w:rsidR="00DB2CB4" w:rsidRPr="00167CE0" w:rsidDel="005B56DC">
          <w:rPr>
            <w:rStyle w:val="fontstyle01"/>
            <w:color w:val="auto"/>
          </w:rPr>
          <w:delText>n</w:delText>
        </w:r>
        <w:r w:rsidR="00042F9E" w:rsidRPr="00167CE0" w:rsidDel="005B56DC">
          <w:rPr>
            <w:rStyle w:val="fontstyle01"/>
            <w:color w:val="auto"/>
          </w:rPr>
          <w:delText xml:space="preserve">gành, của </w:delText>
        </w:r>
        <w:r w:rsidR="004D413C" w:rsidRPr="00167CE0" w:rsidDel="005B56DC">
          <w:rPr>
            <w:rStyle w:val="fontstyle01"/>
            <w:color w:val="auto"/>
          </w:rPr>
          <w:delText>t</w:delText>
        </w:r>
        <w:r w:rsidR="00042F9E" w:rsidRPr="00167CE0" w:rsidDel="005B56DC">
          <w:rPr>
            <w:rStyle w:val="fontstyle01"/>
            <w:color w:val="auto"/>
          </w:rPr>
          <w:delText xml:space="preserve">ỉnh và các quy trình nghiệp vụ </w:delText>
        </w:r>
        <w:r w:rsidRPr="00167CE0" w:rsidDel="005B56DC">
          <w:rPr>
            <w:rStyle w:val="fontstyle01"/>
            <w:color w:val="auto"/>
          </w:rPr>
          <w:delText>phù hợp</w:delText>
        </w:r>
        <w:r w:rsidR="00042F9E" w:rsidRPr="00167CE0" w:rsidDel="005B56DC">
          <w:rPr>
            <w:rStyle w:val="fontstyle01"/>
            <w:color w:val="auto"/>
          </w:rPr>
          <w:delText xml:space="preserve"> vai trò, chức năng của các đơn vị trong ngành.</w:delText>
        </w:r>
      </w:del>
    </w:p>
    <w:p w14:paraId="462B76B5" w14:textId="78123A3A" w:rsidR="004D29F7" w:rsidRPr="00167CE0" w:rsidRDefault="004D29F7">
      <w:pPr>
        <w:widowControl w:val="0"/>
        <w:spacing w:before="120" w:after="120"/>
        <w:ind w:firstLine="567"/>
        <w:jc w:val="both"/>
        <w:rPr>
          <w:rStyle w:val="fontstyle01"/>
          <w:b/>
          <w:bCs/>
          <w:color w:val="auto"/>
        </w:rPr>
        <w:pPrChange w:id="2576" w:author="James Vu" w:date="2024-04-18T22:33:00Z">
          <w:pPr>
            <w:widowControl w:val="0"/>
            <w:spacing w:before="120" w:after="120"/>
            <w:ind w:firstLine="567"/>
          </w:pPr>
        </w:pPrChange>
      </w:pPr>
      <w:r w:rsidRPr="00167CE0">
        <w:rPr>
          <w:rStyle w:val="fontstyle01"/>
          <w:b/>
          <w:color w:val="auto"/>
        </w:rPr>
        <w:t xml:space="preserve">Nội dung </w:t>
      </w:r>
      <w:ins w:id="2577" w:author="James Vu" w:date="2024-04-18T17:29:00Z">
        <w:r w:rsidR="003B7651" w:rsidRPr="00167CE0">
          <w:rPr>
            <w:rStyle w:val="fontstyle01"/>
            <w:b/>
            <w:color w:val="auto"/>
          </w:rPr>
          <w:t>12</w:t>
        </w:r>
      </w:ins>
      <w:del w:id="2578" w:author="James Vu" w:date="2024-04-18T17:29:00Z">
        <w:r w:rsidR="001415BD" w:rsidRPr="00167CE0" w:rsidDel="003B7651">
          <w:rPr>
            <w:rStyle w:val="fontstyle01"/>
            <w:b/>
            <w:color w:val="auto"/>
          </w:rPr>
          <w:delText>5</w:delText>
        </w:r>
      </w:del>
      <w:r w:rsidRPr="00167CE0">
        <w:rPr>
          <w:rStyle w:val="fontstyle01"/>
          <w:b/>
          <w:color w:val="auto"/>
        </w:rPr>
        <w:t xml:space="preserve">: Đánh giá an toàn thông tin </w:t>
      </w:r>
    </w:p>
    <w:p w14:paraId="6CE80BDF" w14:textId="1D7B4F4F" w:rsidR="004D29F7" w:rsidRPr="00167CE0" w:rsidRDefault="004D29F7">
      <w:pPr>
        <w:widowControl w:val="0"/>
        <w:spacing w:before="120" w:after="120"/>
        <w:ind w:firstLine="567"/>
        <w:jc w:val="both"/>
        <w:rPr>
          <w:rStyle w:val="fontstyle01"/>
          <w:color w:val="auto"/>
        </w:rPr>
        <w:pPrChange w:id="2579" w:author="James Vu" w:date="2024-04-18T22:33:00Z">
          <w:pPr>
            <w:widowControl w:val="0"/>
            <w:spacing w:before="120" w:after="120"/>
            <w:ind w:firstLine="567"/>
          </w:pPr>
        </w:pPrChange>
      </w:pPr>
      <w:r w:rsidRPr="00167CE0">
        <w:rPr>
          <w:rStyle w:val="fontstyle01"/>
          <w:color w:val="auto"/>
        </w:rPr>
        <w:lastRenderedPageBreak/>
        <w:t>Các hệ thống sẽ được đánh giá an toàn thông tin trước khi nghiệm thu đưa vào sử dụng.</w:t>
      </w:r>
    </w:p>
    <w:p w14:paraId="45186195" w14:textId="784EBF55" w:rsidR="00042F9E" w:rsidRPr="00167CE0" w:rsidRDefault="00873A0C">
      <w:pPr>
        <w:widowControl w:val="0"/>
        <w:spacing w:before="120" w:after="120"/>
        <w:ind w:firstLine="567"/>
        <w:jc w:val="both"/>
        <w:rPr>
          <w:rStyle w:val="fontstyle01"/>
          <w:b/>
          <w:bCs/>
          <w:color w:val="auto"/>
        </w:rPr>
        <w:pPrChange w:id="2580" w:author="James Vu" w:date="2024-04-18T22:33:00Z">
          <w:pPr>
            <w:widowControl w:val="0"/>
            <w:spacing w:before="120" w:after="120"/>
            <w:ind w:firstLine="567"/>
          </w:pPr>
        </w:pPrChange>
      </w:pPr>
      <w:ins w:id="2581" w:author="James Vu" w:date="2024-04-18T23:58:00Z">
        <w:r>
          <w:rPr>
            <w:rStyle w:val="fontstyle01"/>
            <w:b/>
            <w:color w:val="auto"/>
          </w:rPr>
          <w:t>xiii</w:t>
        </w:r>
        <w:r>
          <w:rPr>
            <w:rStyle w:val="fontstyle01"/>
            <w:b/>
            <w:color w:val="auto"/>
            <w:lang w:val="vi-VN"/>
          </w:rPr>
          <w:t xml:space="preserve">. </w:t>
        </w:r>
      </w:ins>
      <w:r w:rsidR="00042F9E" w:rsidRPr="00167CE0">
        <w:rPr>
          <w:rStyle w:val="fontstyle01"/>
          <w:b/>
          <w:color w:val="auto"/>
        </w:rPr>
        <w:t xml:space="preserve">Nội dung </w:t>
      </w:r>
      <w:ins w:id="2582" w:author="James Vu" w:date="2024-04-18T17:29:00Z">
        <w:r w:rsidR="003B7651" w:rsidRPr="00167CE0">
          <w:rPr>
            <w:rStyle w:val="fontstyle01"/>
            <w:b/>
            <w:color w:val="auto"/>
          </w:rPr>
          <w:t>13</w:t>
        </w:r>
      </w:ins>
      <w:del w:id="2583" w:author="James Vu" w:date="2024-04-18T17:29:00Z">
        <w:r w:rsidR="001415BD" w:rsidRPr="00167CE0" w:rsidDel="003B7651">
          <w:rPr>
            <w:rStyle w:val="fontstyle01"/>
            <w:b/>
            <w:color w:val="auto"/>
          </w:rPr>
          <w:delText>6</w:delText>
        </w:r>
      </w:del>
      <w:r w:rsidR="00042F9E" w:rsidRPr="00167CE0">
        <w:rPr>
          <w:rStyle w:val="fontstyle01"/>
          <w:b/>
          <w:color w:val="auto"/>
        </w:rPr>
        <w:t xml:space="preserve">: Tập huấn, hướng dẫn chuyển giao, </w:t>
      </w:r>
      <w:del w:id="2584" w:author="James Vu" w:date="2024-04-18T17:30:00Z">
        <w:r w:rsidR="00042F9E" w:rsidRPr="00167CE0" w:rsidDel="003B7651">
          <w:rPr>
            <w:rStyle w:val="fontstyle01"/>
            <w:b/>
            <w:color w:val="auto"/>
          </w:rPr>
          <w:delText xml:space="preserve">thông tin </w:delText>
        </w:r>
      </w:del>
      <w:r w:rsidR="00042F9E" w:rsidRPr="00167CE0">
        <w:rPr>
          <w:rStyle w:val="fontstyle01"/>
          <w:b/>
          <w:color w:val="auto"/>
        </w:rPr>
        <w:t>tuyên</w:t>
      </w:r>
      <w:ins w:id="2585" w:author="James Vu" w:date="2024-04-18T17:29:00Z">
        <w:r w:rsidR="003B7651" w:rsidRPr="00167CE0">
          <w:rPr>
            <w:rStyle w:val="fontstyle01"/>
            <w:b/>
            <w:color w:val="auto"/>
          </w:rPr>
          <w:t xml:space="preserve"> </w:t>
        </w:r>
      </w:ins>
      <w:del w:id="2586" w:author="James Vu" w:date="2024-04-18T17:29:00Z">
        <w:r w:rsidR="00042F9E" w:rsidRPr="00167CE0" w:rsidDel="003B7651">
          <w:rPr>
            <w:rStyle w:val="fontstyle01"/>
            <w:b/>
            <w:color w:val="auto"/>
          </w:rPr>
          <w:delText xml:space="preserve"> </w:delText>
        </w:r>
      </w:del>
      <w:r w:rsidR="00042F9E" w:rsidRPr="00167CE0">
        <w:rPr>
          <w:rStyle w:val="fontstyle01"/>
          <w:b/>
          <w:color w:val="auto"/>
        </w:rPr>
        <w:t xml:space="preserve">truyền </w:t>
      </w:r>
    </w:p>
    <w:p w14:paraId="53646174" w14:textId="77777777" w:rsidR="00042F9E" w:rsidRPr="00167CE0" w:rsidRDefault="00042F9E">
      <w:pPr>
        <w:widowControl w:val="0"/>
        <w:spacing w:before="120" w:after="120"/>
        <w:ind w:firstLine="567"/>
        <w:jc w:val="both"/>
        <w:rPr>
          <w:rStyle w:val="fontstyle01"/>
          <w:color w:val="auto"/>
        </w:rPr>
        <w:pPrChange w:id="2587" w:author="James Vu" w:date="2024-04-18T22:33:00Z">
          <w:pPr>
            <w:widowControl w:val="0"/>
            <w:spacing w:before="120" w:after="120"/>
            <w:ind w:firstLine="567"/>
          </w:pPr>
        </w:pPrChange>
      </w:pPr>
      <w:r w:rsidRPr="00167CE0">
        <w:rPr>
          <w:rStyle w:val="fontstyle01"/>
          <w:color w:val="auto"/>
        </w:rPr>
        <w:t>Dự án sẽ thực hiện công tác tập huấn, hướng dẫn chuyển giao và thông tin tuyên truyền bao gồm các hoạt động cụ thể như sau:</w:t>
      </w:r>
    </w:p>
    <w:p w14:paraId="4CFB6E31" w14:textId="77777777" w:rsidR="00042F9E" w:rsidRPr="001720F8" w:rsidRDefault="00042F9E">
      <w:pPr>
        <w:widowControl w:val="0"/>
        <w:spacing w:before="120" w:after="120"/>
        <w:ind w:firstLine="567"/>
        <w:jc w:val="both"/>
        <w:rPr>
          <w:sz w:val="28"/>
          <w:szCs w:val="28"/>
          <w:rPrChange w:id="2588" w:author="James Vu" w:date="2024-04-18T23:24:00Z">
            <w:rPr/>
          </w:rPrChange>
        </w:rPr>
        <w:pPrChange w:id="2589" w:author="James Vu" w:date="2024-04-18T23:24:00Z">
          <w:pPr>
            <w:pStyle w:val="ListParagraph"/>
            <w:widowControl w:val="0"/>
            <w:numPr>
              <w:ilvl w:val="1"/>
              <w:numId w:val="47"/>
            </w:numPr>
            <w:tabs>
              <w:tab w:val="clear" w:pos="851"/>
            </w:tabs>
            <w:spacing w:before="120" w:after="120"/>
            <w:ind w:left="0" w:firstLine="567"/>
          </w:pPr>
        </w:pPrChange>
      </w:pPr>
      <w:r w:rsidRPr="001720F8">
        <w:rPr>
          <w:sz w:val="28"/>
          <w:szCs w:val="28"/>
          <w:rPrChange w:id="2590" w:author="James Vu" w:date="2024-04-18T23:24:00Z">
            <w:rPr/>
          </w:rPrChange>
        </w:rPr>
        <w:t>Xây dựng bộ tài liệu hướng dẫn sử dụng; quản trị; bảo trì hệ thống thông tin.</w:t>
      </w:r>
    </w:p>
    <w:p w14:paraId="64BF197A" w14:textId="1EF0A5F4" w:rsidR="00042F9E" w:rsidRPr="001720F8" w:rsidRDefault="00042F9E">
      <w:pPr>
        <w:widowControl w:val="0"/>
        <w:spacing w:before="120" w:after="120"/>
        <w:ind w:firstLine="567"/>
        <w:jc w:val="both"/>
        <w:rPr>
          <w:sz w:val="28"/>
          <w:szCs w:val="28"/>
          <w:rPrChange w:id="2591" w:author="James Vu" w:date="2024-04-18T23:24:00Z">
            <w:rPr/>
          </w:rPrChange>
        </w:rPr>
        <w:pPrChange w:id="2592" w:author="James Vu" w:date="2024-04-18T23:24:00Z">
          <w:pPr>
            <w:pStyle w:val="ListParagraph"/>
            <w:widowControl w:val="0"/>
            <w:numPr>
              <w:ilvl w:val="1"/>
              <w:numId w:val="47"/>
            </w:numPr>
            <w:tabs>
              <w:tab w:val="clear" w:pos="851"/>
            </w:tabs>
            <w:spacing w:before="120" w:after="120"/>
            <w:ind w:left="0" w:firstLine="567"/>
          </w:pPr>
        </w:pPrChange>
      </w:pPr>
      <w:r w:rsidRPr="001720F8">
        <w:rPr>
          <w:sz w:val="28"/>
          <w:szCs w:val="28"/>
          <w:rPrChange w:id="2593" w:author="James Vu" w:date="2024-04-18T23:24:00Z">
            <w:rPr/>
          </w:rPrChange>
        </w:rPr>
        <w:t xml:space="preserve">Tổ chức các lớp tập huấn nâng cao năng lực cho </w:t>
      </w:r>
      <w:r w:rsidR="00B4386F" w:rsidRPr="001720F8">
        <w:rPr>
          <w:sz w:val="28"/>
          <w:szCs w:val="28"/>
          <w:rPrChange w:id="2594" w:author="James Vu" w:date="2024-04-18T23:24:00Z">
            <w:rPr/>
          </w:rPrChange>
        </w:rPr>
        <w:t xml:space="preserve">tổ chức, cá nhân </w:t>
      </w:r>
      <w:r w:rsidRPr="001720F8">
        <w:rPr>
          <w:sz w:val="28"/>
          <w:szCs w:val="28"/>
          <w:rPrChange w:id="2595" w:author="James Vu" w:date="2024-04-18T23:24:00Z">
            <w:rPr/>
          </w:rPrChange>
        </w:rPr>
        <w:t>về quản lý, khai thác hệ thống thông tin và CSDL ngành.</w:t>
      </w:r>
    </w:p>
    <w:p w14:paraId="044EF7A5" w14:textId="6E1AEFBD" w:rsidR="00623E19" w:rsidRDefault="00042F9E" w:rsidP="001720F8">
      <w:pPr>
        <w:widowControl w:val="0"/>
        <w:spacing w:before="120" w:after="120"/>
        <w:ind w:firstLine="567"/>
        <w:jc w:val="both"/>
        <w:rPr>
          <w:ins w:id="2596" w:author="James Vu" w:date="2024-04-18T23:58:00Z"/>
          <w:sz w:val="28"/>
          <w:szCs w:val="28"/>
        </w:rPr>
      </w:pPr>
      <w:r w:rsidRPr="001720F8">
        <w:rPr>
          <w:sz w:val="28"/>
          <w:szCs w:val="28"/>
          <w:rPrChange w:id="2597" w:author="James Vu" w:date="2024-04-18T23:24:00Z">
            <w:rPr/>
          </w:rPrChange>
        </w:rPr>
        <w:t>Tổ chức hội nghị, xây dựng các bài báo, phóng sự phục vụ hướng dẫn, tuy</w:t>
      </w:r>
      <w:r w:rsidR="00755EA1" w:rsidRPr="001720F8">
        <w:rPr>
          <w:sz w:val="28"/>
          <w:szCs w:val="28"/>
          <w:rPrChange w:id="2598" w:author="James Vu" w:date="2024-04-18T23:24:00Z">
            <w:rPr/>
          </w:rPrChange>
        </w:rPr>
        <w:t>ê</w:t>
      </w:r>
      <w:r w:rsidRPr="001720F8">
        <w:rPr>
          <w:sz w:val="28"/>
          <w:szCs w:val="28"/>
          <w:rPrChange w:id="2599" w:author="James Vu" w:date="2024-04-18T23:24:00Z">
            <w:rPr/>
          </w:rPrChange>
        </w:rPr>
        <w:t>n truyề</w:t>
      </w:r>
      <w:r w:rsidR="00FA7F92" w:rsidRPr="001720F8">
        <w:rPr>
          <w:sz w:val="28"/>
          <w:szCs w:val="28"/>
          <w:rPrChange w:id="2600" w:author="James Vu" w:date="2024-04-18T23:24:00Z">
            <w:rPr/>
          </w:rPrChange>
        </w:rPr>
        <w:t>n,</w:t>
      </w:r>
      <w:del w:id="2601" w:author="James Vu" w:date="2024-04-18T23:58:00Z">
        <w:r w:rsidR="00FA7F92" w:rsidRPr="001720F8" w:rsidDel="002B14F2">
          <w:rPr>
            <w:sz w:val="28"/>
            <w:szCs w:val="28"/>
            <w:rPrChange w:id="2602" w:author="James Vu" w:date="2024-04-18T23:24:00Z">
              <w:rPr/>
            </w:rPrChange>
          </w:rPr>
          <w:delText>...</w:delText>
        </w:r>
      </w:del>
      <w:ins w:id="2603" w:author="James Vu" w:date="2024-04-18T23:58:00Z">
        <w:r w:rsidR="002B14F2">
          <w:rPr>
            <w:sz w:val="28"/>
            <w:szCs w:val="28"/>
          </w:rPr>
          <w:t>…</w:t>
        </w:r>
      </w:ins>
    </w:p>
    <w:p w14:paraId="696BC2D9" w14:textId="783A3CFA" w:rsidR="002B14F2" w:rsidRPr="002B14F2" w:rsidRDefault="002B14F2">
      <w:pPr>
        <w:pStyle w:val="ListParagraph"/>
        <w:widowControl w:val="0"/>
        <w:numPr>
          <w:ilvl w:val="0"/>
          <w:numId w:val="54"/>
        </w:numPr>
        <w:spacing w:before="120" w:after="120"/>
        <w:jc w:val="both"/>
        <w:rPr>
          <w:ins w:id="2604" w:author="James Vu" w:date="2024-04-18T23:59:00Z"/>
          <w:b/>
          <w:bCs/>
          <w:sz w:val="28"/>
          <w:szCs w:val="28"/>
          <w:lang w:val="vi-VN"/>
          <w:rPrChange w:id="2605" w:author="James Vu" w:date="2024-04-18T23:59:00Z">
            <w:rPr>
              <w:ins w:id="2606" w:author="James Vu" w:date="2024-04-18T23:59:00Z"/>
              <w:lang w:val="vi-VN"/>
            </w:rPr>
          </w:rPrChange>
        </w:rPr>
        <w:pPrChange w:id="2607" w:author="James Vu" w:date="2024-04-18T23:59:00Z">
          <w:pPr>
            <w:widowControl w:val="0"/>
            <w:spacing w:before="120" w:after="120"/>
            <w:ind w:firstLine="567"/>
            <w:jc w:val="both"/>
          </w:pPr>
        </w:pPrChange>
      </w:pPr>
      <w:ins w:id="2608" w:author="James Vu" w:date="2024-04-18T23:59:00Z">
        <w:r w:rsidRPr="002B14F2">
          <w:rPr>
            <w:b/>
            <w:bCs/>
            <w:sz w:val="28"/>
            <w:szCs w:val="28"/>
            <w:lang w:val="vi-VN"/>
            <w:rPrChange w:id="2609" w:author="James Vu" w:date="2024-04-18T23:59:00Z">
              <w:rPr>
                <w:lang w:val="vi-VN"/>
              </w:rPr>
            </w:rPrChange>
          </w:rPr>
          <w:t>Các</w:t>
        </w:r>
      </w:ins>
      <w:ins w:id="2610" w:author="James Vu" w:date="2024-04-19T00:00:00Z">
        <w:r w:rsidR="004D28C1">
          <w:rPr>
            <w:b/>
            <w:bCs/>
            <w:sz w:val="28"/>
            <w:szCs w:val="28"/>
            <w:lang w:val="vi-VN"/>
          </w:rPr>
          <w:t xml:space="preserve"> nhóm</w:t>
        </w:r>
      </w:ins>
      <w:ins w:id="2611" w:author="James Vu" w:date="2024-04-18T23:59:00Z">
        <w:r w:rsidRPr="002B14F2">
          <w:rPr>
            <w:b/>
            <w:bCs/>
            <w:sz w:val="28"/>
            <w:szCs w:val="28"/>
            <w:lang w:val="vi-VN"/>
            <w:rPrChange w:id="2612" w:author="James Vu" w:date="2024-04-18T23:59:00Z">
              <w:rPr>
                <w:lang w:val="vi-VN"/>
              </w:rPr>
            </w:rPrChange>
          </w:rPr>
          <w:t xml:space="preserve"> tính năng dự kiến thực hiện</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613" w:author="James Vu" w:date="2024-04-19T00:20:00Z">
          <w:tblPr>
            <w:tblW w:w="0" w:type="auto"/>
            <w:tblLook w:val="04A0" w:firstRow="1" w:lastRow="0" w:firstColumn="1" w:lastColumn="0" w:noHBand="0" w:noVBand="1"/>
          </w:tblPr>
        </w:tblPrChange>
      </w:tblPr>
      <w:tblGrid>
        <w:gridCol w:w="704"/>
        <w:gridCol w:w="8358"/>
        <w:tblGridChange w:id="2614">
          <w:tblGrid>
            <w:gridCol w:w="704"/>
            <w:gridCol w:w="8358"/>
          </w:tblGrid>
        </w:tblGridChange>
      </w:tblGrid>
      <w:tr w:rsidR="003C02FF" w:rsidRPr="003C02FF" w14:paraId="33101DB7" w14:textId="77777777" w:rsidTr="003C02FF">
        <w:trPr>
          <w:trHeight w:val="360"/>
          <w:ins w:id="2615" w:author="James Vu" w:date="2024-04-19T00:01:00Z"/>
          <w:trPrChange w:id="2616" w:author="James Vu" w:date="2024-04-19T00:20:00Z">
            <w:trPr>
              <w:trHeight w:val="360"/>
            </w:trPr>
          </w:trPrChange>
        </w:trPr>
        <w:tc>
          <w:tcPr>
            <w:tcW w:w="704" w:type="dxa"/>
            <w:shd w:val="clear" w:color="auto" w:fill="auto"/>
            <w:noWrap/>
            <w:vAlign w:val="center"/>
            <w:hideMark/>
            <w:tcPrChange w:id="2617" w:author="James Vu" w:date="2024-04-19T00:20:00Z">
              <w:tcPr>
                <w:tcW w:w="704" w:type="dxa"/>
                <w:shd w:val="clear" w:color="auto" w:fill="auto"/>
                <w:noWrap/>
                <w:vAlign w:val="center"/>
                <w:hideMark/>
              </w:tcPr>
            </w:tcPrChange>
          </w:tcPr>
          <w:p w14:paraId="26F56617" w14:textId="77777777" w:rsidR="004D28C1" w:rsidRPr="003C02FF" w:rsidRDefault="004D28C1" w:rsidP="004D28C1">
            <w:pPr>
              <w:jc w:val="center"/>
              <w:rPr>
                <w:ins w:id="2618" w:author="James Vu" w:date="2024-04-19T00:01:00Z"/>
                <w:b/>
                <w:bCs/>
                <w:color w:val="000000"/>
                <w:rPrChange w:id="2619" w:author="James Vu" w:date="2024-04-19T00:19:00Z">
                  <w:rPr>
                    <w:ins w:id="2620" w:author="James Vu" w:date="2024-04-19T00:01:00Z"/>
                    <w:b/>
                    <w:bCs/>
                    <w:color w:val="000000"/>
                    <w:sz w:val="28"/>
                    <w:szCs w:val="28"/>
                  </w:rPr>
                </w:rPrChange>
              </w:rPr>
            </w:pPr>
            <w:ins w:id="2621" w:author="James Vu" w:date="2024-04-19T00:01:00Z">
              <w:r w:rsidRPr="003C02FF">
                <w:rPr>
                  <w:b/>
                  <w:bCs/>
                  <w:color w:val="000000"/>
                  <w:rPrChange w:id="2622" w:author="James Vu" w:date="2024-04-19T00:19:00Z">
                    <w:rPr>
                      <w:b/>
                      <w:bCs/>
                      <w:color w:val="000000"/>
                      <w:sz w:val="28"/>
                      <w:szCs w:val="28"/>
                    </w:rPr>
                  </w:rPrChange>
                </w:rPr>
                <w:t>STT</w:t>
              </w:r>
            </w:ins>
          </w:p>
        </w:tc>
        <w:tc>
          <w:tcPr>
            <w:tcW w:w="8358" w:type="dxa"/>
            <w:shd w:val="clear" w:color="auto" w:fill="auto"/>
            <w:noWrap/>
            <w:vAlign w:val="center"/>
            <w:hideMark/>
            <w:tcPrChange w:id="2623" w:author="James Vu" w:date="2024-04-19T00:20:00Z">
              <w:tcPr>
                <w:tcW w:w="8358" w:type="dxa"/>
                <w:shd w:val="clear" w:color="auto" w:fill="auto"/>
                <w:noWrap/>
                <w:vAlign w:val="center"/>
                <w:hideMark/>
              </w:tcPr>
            </w:tcPrChange>
          </w:tcPr>
          <w:p w14:paraId="2F5A3781" w14:textId="0D27DD5D" w:rsidR="004D28C1" w:rsidRPr="003C02FF" w:rsidRDefault="004D28C1" w:rsidP="004D28C1">
            <w:pPr>
              <w:rPr>
                <w:ins w:id="2624" w:author="James Vu" w:date="2024-04-19T00:01:00Z"/>
                <w:b/>
                <w:bCs/>
                <w:color w:val="000000"/>
                <w:rPrChange w:id="2625" w:author="James Vu" w:date="2024-04-19T00:19:00Z">
                  <w:rPr>
                    <w:ins w:id="2626" w:author="James Vu" w:date="2024-04-19T00:01:00Z"/>
                    <w:b/>
                    <w:bCs/>
                    <w:color w:val="000000"/>
                    <w:sz w:val="28"/>
                    <w:szCs w:val="28"/>
                  </w:rPr>
                </w:rPrChange>
              </w:rPr>
            </w:pPr>
            <w:ins w:id="2627" w:author="James Vu" w:date="2024-04-19T00:02:00Z">
              <w:r w:rsidRPr="003C02FF">
                <w:rPr>
                  <w:b/>
                  <w:bCs/>
                  <w:color w:val="000000"/>
                  <w:rPrChange w:id="2628" w:author="James Vu" w:date="2024-04-19T00:19:00Z">
                    <w:rPr>
                      <w:b/>
                      <w:bCs/>
                      <w:color w:val="000000"/>
                      <w:sz w:val="22"/>
                      <w:szCs w:val="22"/>
                    </w:rPr>
                  </w:rPrChange>
                </w:rPr>
                <w:t>Nhóm</w:t>
              </w:r>
              <w:r w:rsidRPr="003C02FF">
                <w:rPr>
                  <w:b/>
                  <w:bCs/>
                  <w:color w:val="000000"/>
                  <w:lang w:val="vi-VN"/>
                  <w:rPrChange w:id="2629" w:author="James Vu" w:date="2024-04-19T00:19:00Z">
                    <w:rPr>
                      <w:b/>
                      <w:bCs/>
                      <w:color w:val="000000"/>
                      <w:sz w:val="22"/>
                      <w:szCs w:val="22"/>
                      <w:lang w:val="vi-VN"/>
                    </w:rPr>
                  </w:rPrChange>
                </w:rPr>
                <w:t xml:space="preserve"> t</w:t>
              </w:r>
            </w:ins>
            <w:ins w:id="2630" w:author="James Vu" w:date="2024-04-19T00:01:00Z">
              <w:r w:rsidRPr="003C02FF">
                <w:rPr>
                  <w:b/>
                  <w:bCs/>
                  <w:color w:val="000000"/>
                  <w:rPrChange w:id="2631" w:author="James Vu" w:date="2024-04-19T00:19:00Z">
                    <w:rPr>
                      <w:b/>
                      <w:bCs/>
                      <w:color w:val="000000"/>
                      <w:sz w:val="28"/>
                      <w:szCs w:val="28"/>
                    </w:rPr>
                  </w:rPrChange>
                </w:rPr>
                <w:t>ính năng chính</w:t>
              </w:r>
            </w:ins>
            <w:ins w:id="2632" w:author="James Vu" w:date="2024-04-19T00:02:00Z">
              <w:r w:rsidRPr="003C02FF">
                <w:rPr>
                  <w:b/>
                  <w:bCs/>
                  <w:color w:val="000000"/>
                  <w:lang w:val="vi-VN"/>
                  <w:rPrChange w:id="2633" w:author="James Vu" w:date="2024-04-19T00:19:00Z">
                    <w:rPr>
                      <w:b/>
                      <w:bCs/>
                      <w:color w:val="000000"/>
                      <w:sz w:val="22"/>
                      <w:szCs w:val="22"/>
                      <w:lang w:val="vi-VN"/>
                    </w:rPr>
                  </w:rPrChange>
                </w:rPr>
                <w:t xml:space="preserve"> </w:t>
              </w:r>
            </w:ins>
            <w:ins w:id="2634" w:author="James Vu" w:date="2024-04-19T00:03:00Z">
              <w:r w:rsidRPr="003C02FF">
                <w:rPr>
                  <w:b/>
                  <w:bCs/>
                  <w:color w:val="000000"/>
                  <w:lang w:val="vi-VN"/>
                  <w:rPrChange w:id="2635" w:author="James Vu" w:date="2024-04-19T00:19:00Z">
                    <w:rPr>
                      <w:b/>
                      <w:bCs/>
                      <w:color w:val="000000"/>
                      <w:sz w:val="22"/>
                      <w:szCs w:val="22"/>
                      <w:lang w:val="vi-VN"/>
                    </w:rPr>
                  </w:rPrChange>
                </w:rPr>
                <w:t>dự kiến</w:t>
              </w:r>
            </w:ins>
            <w:ins w:id="2636" w:author="James Vu" w:date="2024-04-19T00:01:00Z">
              <w:r w:rsidRPr="003C02FF">
                <w:rPr>
                  <w:b/>
                  <w:bCs/>
                  <w:color w:val="000000"/>
                  <w:rPrChange w:id="2637" w:author="James Vu" w:date="2024-04-19T00:19:00Z">
                    <w:rPr>
                      <w:b/>
                      <w:bCs/>
                      <w:color w:val="000000"/>
                      <w:sz w:val="28"/>
                      <w:szCs w:val="28"/>
                    </w:rPr>
                  </w:rPrChange>
                </w:rPr>
                <w:t xml:space="preserve"> trong các hệ thống</w:t>
              </w:r>
            </w:ins>
          </w:p>
        </w:tc>
      </w:tr>
      <w:tr w:rsidR="003C02FF" w:rsidRPr="003C02FF" w14:paraId="35BC8BAD" w14:textId="77777777" w:rsidTr="003C02FF">
        <w:trPr>
          <w:trHeight w:val="360"/>
          <w:ins w:id="2638" w:author="James Vu" w:date="2024-04-19T00:01:00Z"/>
          <w:trPrChange w:id="2639" w:author="James Vu" w:date="2024-04-19T00:20:00Z">
            <w:trPr>
              <w:trHeight w:val="360"/>
            </w:trPr>
          </w:trPrChange>
        </w:trPr>
        <w:tc>
          <w:tcPr>
            <w:tcW w:w="704" w:type="dxa"/>
            <w:shd w:val="clear" w:color="auto" w:fill="auto"/>
            <w:noWrap/>
            <w:vAlign w:val="center"/>
            <w:hideMark/>
            <w:tcPrChange w:id="2640" w:author="James Vu" w:date="2024-04-19T00:20:00Z">
              <w:tcPr>
                <w:tcW w:w="704" w:type="dxa"/>
                <w:shd w:val="clear" w:color="auto" w:fill="auto"/>
                <w:noWrap/>
                <w:vAlign w:val="center"/>
                <w:hideMark/>
              </w:tcPr>
            </w:tcPrChange>
          </w:tcPr>
          <w:p w14:paraId="0C50C4C2" w14:textId="77777777" w:rsidR="004D28C1" w:rsidRPr="003C02FF" w:rsidRDefault="004D28C1" w:rsidP="004D28C1">
            <w:pPr>
              <w:jc w:val="center"/>
              <w:rPr>
                <w:ins w:id="2641" w:author="James Vu" w:date="2024-04-19T00:01:00Z"/>
                <w:b/>
                <w:bCs/>
                <w:color w:val="000000"/>
                <w:rPrChange w:id="2642" w:author="James Vu" w:date="2024-04-19T00:19:00Z">
                  <w:rPr>
                    <w:ins w:id="2643" w:author="James Vu" w:date="2024-04-19T00:01:00Z"/>
                    <w:b/>
                    <w:bCs/>
                    <w:color w:val="000000"/>
                    <w:sz w:val="28"/>
                    <w:szCs w:val="28"/>
                  </w:rPr>
                </w:rPrChange>
              </w:rPr>
            </w:pPr>
            <w:ins w:id="2644" w:author="James Vu" w:date="2024-04-19T00:01:00Z">
              <w:r w:rsidRPr="003C02FF">
                <w:rPr>
                  <w:b/>
                  <w:bCs/>
                  <w:color w:val="000000"/>
                  <w:rPrChange w:id="2645" w:author="James Vu" w:date="2024-04-19T00:19:00Z">
                    <w:rPr>
                      <w:b/>
                      <w:bCs/>
                      <w:color w:val="000000"/>
                      <w:sz w:val="28"/>
                      <w:szCs w:val="28"/>
                    </w:rPr>
                  </w:rPrChange>
                </w:rPr>
                <w:t>I</w:t>
              </w:r>
            </w:ins>
          </w:p>
        </w:tc>
        <w:tc>
          <w:tcPr>
            <w:tcW w:w="8358" w:type="dxa"/>
            <w:shd w:val="clear" w:color="auto" w:fill="auto"/>
            <w:noWrap/>
            <w:vAlign w:val="center"/>
            <w:hideMark/>
            <w:tcPrChange w:id="2646" w:author="James Vu" w:date="2024-04-19T00:20:00Z">
              <w:tcPr>
                <w:tcW w:w="8358" w:type="dxa"/>
                <w:shd w:val="clear" w:color="auto" w:fill="auto"/>
                <w:noWrap/>
                <w:vAlign w:val="center"/>
                <w:hideMark/>
              </w:tcPr>
            </w:tcPrChange>
          </w:tcPr>
          <w:p w14:paraId="119900B3" w14:textId="77777777" w:rsidR="004D28C1" w:rsidRPr="003C02FF" w:rsidRDefault="004D28C1" w:rsidP="004D28C1">
            <w:pPr>
              <w:rPr>
                <w:ins w:id="2647" w:author="James Vu" w:date="2024-04-19T00:01:00Z"/>
                <w:b/>
                <w:bCs/>
                <w:color w:val="000000"/>
                <w:rPrChange w:id="2648" w:author="James Vu" w:date="2024-04-19T00:19:00Z">
                  <w:rPr>
                    <w:ins w:id="2649" w:author="James Vu" w:date="2024-04-19T00:01:00Z"/>
                    <w:b/>
                    <w:bCs/>
                    <w:color w:val="000000"/>
                    <w:sz w:val="28"/>
                    <w:szCs w:val="28"/>
                  </w:rPr>
                </w:rPrChange>
              </w:rPr>
            </w:pPr>
            <w:ins w:id="2650" w:author="James Vu" w:date="2024-04-19T00:01:00Z">
              <w:r w:rsidRPr="003C02FF">
                <w:rPr>
                  <w:b/>
                  <w:bCs/>
                  <w:color w:val="000000"/>
                  <w:rPrChange w:id="2651" w:author="James Vu" w:date="2024-04-19T00:19:00Z">
                    <w:rPr>
                      <w:b/>
                      <w:bCs/>
                      <w:color w:val="000000"/>
                      <w:sz w:val="28"/>
                      <w:szCs w:val="28"/>
                    </w:rPr>
                  </w:rPrChange>
                </w:rPr>
                <w:t>Xây dựng Cổng dữ liệu Nông nghiệp tỉnh Khánh Hòa (Giai đoạn 1)</w:t>
              </w:r>
            </w:ins>
          </w:p>
        </w:tc>
      </w:tr>
      <w:tr w:rsidR="003C02FF" w:rsidRPr="003C02FF" w14:paraId="77D5421C" w14:textId="77777777" w:rsidTr="003C02FF">
        <w:trPr>
          <w:trHeight w:val="360"/>
          <w:ins w:id="2652" w:author="James Vu" w:date="2024-04-19T00:01:00Z"/>
          <w:trPrChange w:id="2653" w:author="James Vu" w:date="2024-04-19T00:20:00Z">
            <w:trPr>
              <w:trHeight w:val="360"/>
            </w:trPr>
          </w:trPrChange>
        </w:trPr>
        <w:tc>
          <w:tcPr>
            <w:tcW w:w="704" w:type="dxa"/>
            <w:shd w:val="clear" w:color="auto" w:fill="auto"/>
            <w:noWrap/>
            <w:vAlign w:val="center"/>
            <w:hideMark/>
            <w:tcPrChange w:id="2654" w:author="James Vu" w:date="2024-04-19T00:20:00Z">
              <w:tcPr>
                <w:tcW w:w="704" w:type="dxa"/>
                <w:shd w:val="clear" w:color="auto" w:fill="auto"/>
                <w:noWrap/>
                <w:vAlign w:val="center"/>
                <w:hideMark/>
              </w:tcPr>
            </w:tcPrChange>
          </w:tcPr>
          <w:p w14:paraId="1D472B9D" w14:textId="77777777" w:rsidR="004D28C1" w:rsidRPr="003C02FF" w:rsidRDefault="004D28C1" w:rsidP="004D28C1">
            <w:pPr>
              <w:jc w:val="center"/>
              <w:rPr>
                <w:ins w:id="2655" w:author="James Vu" w:date="2024-04-19T00:01:00Z"/>
                <w:b/>
                <w:bCs/>
                <w:color w:val="000000"/>
                <w:rPrChange w:id="2656" w:author="James Vu" w:date="2024-04-19T00:19:00Z">
                  <w:rPr>
                    <w:ins w:id="2657" w:author="James Vu" w:date="2024-04-19T00:01:00Z"/>
                    <w:b/>
                    <w:bCs/>
                    <w:color w:val="000000"/>
                    <w:sz w:val="28"/>
                    <w:szCs w:val="28"/>
                  </w:rPr>
                </w:rPrChange>
              </w:rPr>
            </w:pPr>
            <w:ins w:id="2658" w:author="James Vu" w:date="2024-04-19T00:01:00Z">
              <w:r w:rsidRPr="003C02FF">
                <w:rPr>
                  <w:b/>
                  <w:bCs/>
                  <w:color w:val="000000"/>
                  <w:rPrChange w:id="2659" w:author="James Vu" w:date="2024-04-19T00:19:00Z">
                    <w:rPr>
                      <w:b/>
                      <w:bCs/>
                      <w:color w:val="000000"/>
                      <w:sz w:val="28"/>
                      <w:szCs w:val="28"/>
                    </w:rPr>
                  </w:rPrChange>
                </w:rPr>
                <w:t>1</w:t>
              </w:r>
            </w:ins>
          </w:p>
        </w:tc>
        <w:tc>
          <w:tcPr>
            <w:tcW w:w="8358" w:type="dxa"/>
            <w:shd w:val="clear" w:color="auto" w:fill="auto"/>
            <w:noWrap/>
            <w:vAlign w:val="center"/>
            <w:hideMark/>
            <w:tcPrChange w:id="2660" w:author="James Vu" w:date="2024-04-19T00:20:00Z">
              <w:tcPr>
                <w:tcW w:w="8358" w:type="dxa"/>
                <w:shd w:val="clear" w:color="auto" w:fill="auto"/>
                <w:noWrap/>
                <w:vAlign w:val="center"/>
                <w:hideMark/>
              </w:tcPr>
            </w:tcPrChange>
          </w:tcPr>
          <w:p w14:paraId="4E60EF9D" w14:textId="77777777" w:rsidR="004D28C1" w:rsidRPr="003C02FF" w:rsidRDefault="004D28C1" w:rsidP="004D28C1">
            <w:pPr>
              <w:rPr>
                <w:ins w:id="2661" w:author="James Vu" w:date="2024-04-19T00:01:00Z"/>
                <w:b/>
                <w:bCs/>
                <w:color w:val="0D0D0D"/>
                <w:rPrChange w:id="2662" w:author="James Vu" w:date="2024-04-19T00:19:00Z">
                  <w:rPr>
                    <w:ins w:id="2663" w:author="James Vu" w:date="2024-04-19T00:01:00Z"/>
                    <w:b/>
                    <w:bCs/>
                    <w:color w:val="0D0D0D"/>
                    <w:sz w:val="28"/>
                    <w:szCs w:val="28"/>
                  </w:rPr>
                </w:rPrChange>
              </w:rPr>
            </w:pPr>
            <w:ins w:id="2664" w:author="James Vu" w:date="2024-04-19T00:01:00Z">
              <w:r w:rsidRPr="003C02FF">
                <w:rPr>
                  <w:b/>
                  <w:bCs/>
                  <w:color w:val="0D0D0D"/>
                  <w:rPrChange w:id="2665" w:author="James Vu" w:date="2024-04-19T00:19:00Z">
                    <w:rPr>
                      <w:b/>
                      <w:bCs/>
                      <w:color w:val="0D0D0D"/>
                      <w:sz w:val="28"/>
                      <w:szCs w:val="28"/>
                    </w:rPr>
                  </w:rPrChange>
                </w:rPr>
                <w:t>Truy cập và Quản lý Người Dùng</w:t>
              </w:r>
            </w:ins>
          </w:p>
        </w:tc>
      </w:tr>
      <w:tr w:rsidR="003C02FF" w:rsidRPr="003C02FF" w14:paraId="7221C57F" w14:textId="77777777" w:rsidTr="003C02FF">
        <w:trPr>
          <w:trHeight w:val="360"/>
          <w:ins w:id="2666" w:author="James Vu" w:date="2024-04-19T00:01:00Z"/>
          <w:trPrChange w:id="2667" w:author="James Vu" w:date="2024-04-19T00:20:00Z">
            <w:trPr>
              <w:trHeight w:val="360"/>
            </w:trPr>
          </w:trPrChange>
        </w:trPr>
        <w:tc>
          <w:tcPr>
            <w:tcW w:w="704" w:type="dxa"/>
            <w:shd w:val="clear" w:color="auto" w:fill="auto"/>
            <w:noWrap/>
            <w:vAlign w:val="center"/>
            <w:hideMark/>
            <w:tcPrChange w:id="2668" w:author="James Vu" w:date="2024-04-19T00:20:00Z">
              <w:tcPr>
                <w:tcW w:w="704" w:type="dxa"/>
                <w:shd w:val="clear" w:color="auto" w:fill="auto"/>
                <w:noWrap/>
                <w:vAlign w:val="center"/>
                <w:hideMark/>
              </w:tcPr>
            </w:tcPrChange>
          </w:tcPr>
          <w:p w14:paraId="4B561179" w14:textId="77777777" w:rsidR="004D28C1" w:rsidRPr="003C02FF" w:rsidRDefault="004D28C1" w:rsidP="004D28C1">
            <w:pPr>
              <w:jc w:val="center"/>
              <w:rPr>
                <w:ins w:id="2669" w:author="James Vu" w:date="2024-04-19T00:01:00Z"/>
                <w:b/>
                <w:bCs/>
                <w:color w:val="000000"/>
                <w:rPrChange w:id="2670" w:author="James Vu" w:date="2024-04-19T00:19:00Z">
                  <w:rPr>
                    <w:ins w:id="2671" w:author="James Vu" w:date="2024-04-19T00:01:00Z"/>
                    <w:b/>
                    <w:bCs/>
                    <w:color w:val="000000"/>
                    <w:sz w:val="28"/>
                    <w:szCs w:val="28"/>
                  </w:rPr>
                </w:rPrChange>
              </w:rPr>
            </w:pPr>
            <w:ins w:id="2672" w:author="James Vu" w:date="2024-04-19T00:01:00Z">
              <w:r w:rsidRPr="003C02FF">
                <w:rPr>
                  <w:b/>
                  <w:bCs/>
                  <w:color w:val="000000"/>
                  <w:rPrChange w:id="2673" w:author="James Vu" w:date="2024-04-19T00:19:00Z">
                    <w:rPr>
                      <w:b/>
                      <w:bCs/>
                      <w:color w:val="000000"/>
                      <w:sz w:val="28"/>
                      <w:szCs w:val="28"/>
                    </w:rPr>
                  </w:rPrChange>
                </w:rPr>
                <w:t> </w:t>
              </w:r>
            </w:ins>
          </w:p>
        </w:tc>
        <w:tc>
          <w:tcPr>
            <w:tcW w:w="8358" w:type="dxa"/>
            <w:shd w:val="clear" w:color="auto" w:fill="auto"/>
            <w:noWrap/>
            <w:vAlign w:val="center"/>
            <w:hideMark/>
            <w:tcPrChange w:id="2674" w:author="James Vu" w:date="2024-04-19T00:20:00Z">
              <w:tcPr>
                <w:tcW w:w="8358" w:type="dxa"/>
                <w:shd w:val="clear" w:color="auto" w:fill="auto"/>
                <w:noWrap/>
                <w:vAlign w:val="center"/>
                <w:hideMark/>
              </w:tcPr>
            </w:tcPrChange>
          </w:tcPr>
          <w:p w14:paraId="3FE93EFA" w14:textId="77777777" w:rsidR="004D28C1" w:rsidRPr="003C02FF" w:rsidRDefault="004D28C1" w:rsidP="004D28C1">
            <w:pPr>
              <w:rPr>
                <w:ins w:id="2675" w:author="James Vu" w:date="2024-04-19T00:01:00Z"/>
                <w:color w:val="0D0D0D"/>
                <w:rPrChange w:id="2676" w:author="James Vu" w:date="2024-04-19T00:19:00Z">
                  <w:rPr>
                    <w:ins w:id="2677" w:author="James Vu" w:date="2024-04-19T00:01:00Z"/>
                    <w:color w:val="0D0D0D"/>
                    <w:sz w:val="28"/>
                    <w:szCs w:val="28"/>
                  </w:rPr>
                </w:rPrChange>
              </w:rPr>
            </w:pPr>
            <w:ins w:id="2678" w:author="James Vu" w:date="2024-04-19T00:01:00Z">
              <w:r w:rsidRPr="003C02FF">
                <w:rPr>
                  <w:color w:val="0D0D0D"/>
                  <w:rPrChange w:id="2679" w:author="James Vu" w:date="2024-04-19T00:19:00Z">
                    <w:rPr>
                      <w:color w:val="0D0D0D"/>
                      <w:sz w:val="28"/>
                      <w:szCs w:val="28"/>
                    </w:rPr>
                  </w:rPrChange>
                </w:rPr>
                <w:t>Đăng ký tài khoản cho người dân và HTX, doanh nghiệp.</w:t>
              </w:r>
            </w:ins>
          </w:p>
        </w:tc>
      </w:tr>
      <w:tr w:rsidR="003C02FF" w:rsidRPr="003C02FF" w14:paraId="66949656" w14:textId="77777777" w:rsidTr="003C02FF">
        <w:trPr>
          <w:trHeight w:val="360"/>
          <w:ins w:id="2680" w:author="James Vu" w:date="2024-04-19T00:01:00Z"/>
          <w:trPrChange w:id="2681" w:author="James Vu" w:date="2024-04-19T00:20:00Z">
            <w:trPr>
              <w:trHeight w:val="360"/>
            </w:trPr>
          </w:trPrChange>
        </w:trPr>
        <w:tc>
          <w:tcPr>
            <w:tcW w:w="704" w:type="dxa"/>
            <w:shd w:val="clear" w:color="auto" w:fill="auto"/>
            <w:noWrap/>
            <w:vAlign w:val="center"/>
            <w:hideMark/>
            <w:tcPrChange w:id="2682" w:author="James Vu" w:date="2024-04-19T00:20:00Z">
              <w:tcPr>
                <w:tcW w:w="704" w:type="dxa"/>
                <w:shd w:val="clear" w:color="auto" w:fill="auto"/>
                <w:noWrap/>
                <w:vAlign w:val="center"/>
                <w:hideMark/>
              </w:tcPr>
            </w:tcPrChange>
          </w:tcPr>
          <w:p w14:paraId="14A2A0AF" w14:textId="77777777" w:rsidR="004D28C1" w:rsidRPr="003C02FF" w:rsidRDefault="004D28C1" w:rsidP="004D28C1">
            <w:pPr>
              <w:jc w:val="center"/>
              <w:rPr>
                <w:ins w:id="2683" w:author="James Vu" w:date="2024-04-19T00:01:00Z"/>
                <w:b/>
                <w:bCs/>
                <w:color w:val="000000"/>
                <w:rPrChange w:id="2684" w:author="James Vu" w:date="2024-04-19T00:19:00Z">
                  <w:rPr>
                    <w:ins w:id="2685" w:author="James Vu" w:date="2024-04-19T00:01:00Z"/>
                    <w:b/>
                    <w:bCs/>
                    <w:color w:val="000000"/>
                    <w:sz w:val="28"/>
                    <w:szCs w:val="28"/>
                  </w:rPr>
                </w:rPrChange>
              </w:rPr>
            </w:pPr>
            <w:ins w:id="2686" w:author="James Vu" w:date="2024-04-19T00:01:00Z">
              <w:r w:rsidRPr="003C02FF">
                <w:rPr>
                  <w:b/>
                  <w:bCs/>
                  <w:color w:val="000000"/>
                  <w:rPrChange w:id="2687" w:author="James Vu" w:date="2024-04-19T00:19:00Z">
                    <w:rPr>
                      <w:b/>
                      <w:bCs/>
                      <w:color w:val="000000"/>
                      <w:sz w:val="28"/>
                      <w:szCs w:val="28"/>
                    </w:rPr>
                  </w:rPrChange>
                </w:rPr>
                <w:t> </w:t>
              </w:r>
            </w:ins>
          </w:p>
        </w:tc>
        <w:tc>
          <w:tcPr>
            <w:tcW w:w="8358" w:type="dxa"/>
            <w:shd w:val="clear" w:color="auto" w:fill="auto"/>
            <w:noWrap/>
            <w:vAlign w:val="center"/>
            <w:hideMark/>
            <w:tcPrChange w:id="2688" w:author="James Vu" w:date="2024-04-19T00:20:00Z">
              <w:tcPr>
                <w:tcW w:w="8358" w:type="dxa"/>
                <w:shd w:val="clear" w:color="auto" w:fill="auto"/>
                <w:noWrap/>
                <w:vAlign w:val="center"/>
                <w:hideMark/>
              </w:tcPr>
            </w:tcPrChange>
          </w:tcPr>
          <w:p w14:paraId="3DFB23AE" w14:textId="77777777" w:rsidR="004D28C1" w:rsidRPr="003C02FF" w:rsidRDefault="004D28C1" w:rsidP="004D28C1">
            <w:pPr>
              <w:rPr>
                <w:ins w:id="2689" w:author="James Vu" w:date="2024-04-19T00:01:00Z"/>
                <w:color w:val="0D0D0D"/>
                <w:rPrChange w:id="2690" w:author="James Vu" w:date="2024-04-19T00:19:00Z">
                  <w:rPr>
                    <w:ins w:id="2691" w:author="James Vu" w:date="2024-04-19T00:01:00Z"/>
                    <w:color w:val="0D0D0D"/>
                    <w:sz w:val="28"/>
                    <w:szCs w:val="28"/>
                  </w:rPr>
                </w:rPrChange>
              </w:rPr>
            </w:pPr>
            <w:ins w:id="2692" w:author="James Vu" w:date="2024-04-19T00:01:00Z">
              <w:r w:rsidRPr="003C02FF">
                <w:rPr>
                  <w:color w:val="0D0D0D"/>
                  <w:rPrChange w:id="2693" w:author="James Vu" w:date="2024-04-19T00:19:00Z">
                    <w:rPr>
                      <w:color w:val="0D0D0D"/>
                      <w:sz w:val="28"/>
                      <w:szCs w:val="28"/>
                    </w:rPr>
                  </w:rPrChange>
                </w:rPr>
                <w:t>Xác minh và kích hoạt tài khoản.</w:t>
              </w:r>
            </w:ins>
          </w:p>
        </w:tc>
      </w:tr>
      <w:tr w:rsidR="003C02FF" w:rsidRPr="003C02FF" w14:paraId="6E6842BF" w14:textId="77777777" w:rsidTr="003C02FF">
        <w:trPr>
          <w:trHeight w:val="360"/>
          <w:ins w:id="2694" w:author="James Vu" w:date="2024-04-19T00:01:00Z"/>
          <w:trPrChange w:id="2695" w:author="James Vu" w:date="2024-04-19T00:20:00Z">
            <w:trPr>
              <w:trHeight w:val="360"/>
            </w:trPr>
          </w:trPrChange>
        </w:trPr>
        <w:tc>
          <w:tcPr>
            <w:tcW w:w="704" w:type="dxa"/>
            <w:shd w:val="clear" w:color="auto" w:fill="auto"/>
            <w:noWrap/>
            <w:vAlign w:val="center"/>
            <w:hideMark/>
            <w:tcPrChange w:id="2696" w:author="James Vu" w:date="2024-04-19T00:20:00Z">
              <w:tcPr>
                <w:tcW w:w="704" w:type="dxa"/>
                <w:shd w:val="clear" w:color="auto" w:fill="auto"/>
                <w:noWrap/>
                <w:vAlign w:val="center"/>
                <w:hideMark/>
              </w:tcPr>
            </w:tcPrChange>
          </w:tcPr>
          <w:p w14:paraId="6D58500F" w14:textId="77777777" w:rsidR="004D28C1" w:rsidRPr="003C02FF" w:rsidRDefault="004D28C1" w:rsidP="004D28C1">
            <w:pPr>
              <w:jc w:val="center"/>
              <w:rPr>
                <w:ins w:id="2697" w:author="James Vu" w:date="2024-04-19T00:01:00Z"/>
                <w:b/>
                <w:bCs/>
                <w:color w:val="000000"/>
                <w:rPrChange w:id="2698" w:author="James Vu" w:date="2024-04-19T00:19:00Z">
                  <w:rPr>
                    <w:ins w:id="2699" w:author="James Vu" w:date="2024-04-19T00:01:00Z"/>
                    <w:b/>
                    <w:bCs/>
                    <w:color w:val="000000"/>
                    <w:sz w:val="28"/>
                    <w:szCs w:val="28"/>
                  </w:rPr>
                </w:rPrChange>
              </w:rPr>
            </w:pPr>
            <w:ins w:id="2700" w:author="James Vu" w:date="2024-04-19T00:01:00Z">
              <w:r w:rsidRPr="003C02FF">
                <w:rPr>
                  <w:b/>
                  <w:bCs/>
                  <w:color w:val="000000"/>
                  <w:rPrChange w:id="2701" w:author="James Vu" w:date="2024-04-19T00:19:00Z">
                    <w:rPr>
                      <w:b/>
                      <w:bCs/>
                      <w:color w:val="000000"/>
                      <w:sz w:val="28"/>
                      <w:szCs w:val="28"/>
                    </w:rPr>
                  </w:rPrChange>
                </w:rPr>
                <w:t> </w:t>
              </w:r>
            </w:ins>
          </w:p>
        </w:tc>
        <w:tc>
          <w:tcPr>
            <w:tcW w:w="8358" w:type="dxa"/>
            <w:shd w:val="clear" w:color="auto" w:fill="auto"/>
            <w:noWrap/>
            <w:vAlign w:val="center"/>
            <w:hideMark/>
            <w:tcPrChange w:id="2702" w:author="James Vu" w:date="2024-04-19T00:20:00Z">
              <w:tcPr>
                <w:tcW w:w="8358" w:type="dxa"/>
                <w:shd w:val="clear" w:color="auto" w:fill="auto"/>
                <w:noWrap/>
                <w:vAlign w:val="center"/>
                <w:hideMark/>
              </w:tcPr>
            </w:tcPrChange>
          </w:tcPr>
          <w:p w14:paraId="70044216" w14:textId="77777777" w:rsidR="004D28C1" w:rsidRPr="003C02FF" w:rsidRDefault="004D28C1" w:rsidP="004D28C1">
            <w:pPr>
              <w:rPr>
                <w:ins w:id="2703" w:author="James Vu" w:date="2024-04-19T00:01:00Z"/>
                <w:color w:val="0D0D0D"/>
                <w:rPrChange w:id="2704" w:author="James Vu" w:date="2024-04-19T00:19:00Z">
                  <w:rPr>
                    <w:ins w:id="2705" w:author="James Vu" w:date="2024-04-19T00:01:00Z"/>
                    <w:color w:val="0D0D0D"/>
                    <w:sz w:val="28"/>
                    <w:szCs w:val="28"/>
                  </w:rPr>
                </w:rPrChange>
              </w:rPr>
            </w:pPr>
            <w:ins w:id="2706" w:author="James Vu" w:date="2024-04-19T00:01:00Z">
              <w:r w:rsidRPr="003C02FF">
                <w:rPr>
                  <w:color w:val="0D0D0D"/>
                  <w:rPrChange w:id="2707" w:author="James Vu" w:date="2024-04-19T00:19:00Z">
                    <w:rPr>
                      <w:color w:val="0D0D0D"/>
                      <w:sz w:val="28"/>
                      <w:szCs w:val="28"/>
                    </w:rPr>
                  </w:rPrChange>
                </w:rPr>
                <w:t>Cấp quyền truy cập dữ liệu phù hợp cho từng nhóm người dùng.</w:t>
              </w:r>
            </w:ins>
          </w:p>
        </w:tc>
      </w:tr>
      <w:tr w:rsidR="003C02FF" w:rsidRPr="003C02FF" w14:paraId="7ED68B02" w14:textId="77777777" w:rsidTr="003C02FF">
        <w:trPr>
          <w:trHeight w:val="360"/>
          <w:ins w:id="2708" w:author="James Vu" w:date="2024-04-19T00:01:00Z"/>
          <w:trPrChange w:id="2709" w:author="James Vu" w:date="2024-04-19T00:20:00Z">
            <w:trPr>
              <w:trHeight w:val="360"/>
            </w:trPr>
          </w:trPrChange>
        </w:trPr>
        <w:tc>
          <w:tcPr>
            <w:tcW w:w="704" w:type="dxa"/>
            <w:shd w:val="clear" w:color="auto" w:fill="auto"/>
            <w:noWrap/>
            <w:vAlign w:val="center"/>
            <w:hideMark/>
            <w:tcPrChange w:id="2710" w:author="James Vu" w:date="2024-04-19T00:20:00Z">
              <w:tcPr>
                <w:tcW w:w="704" w:type="dxa"/>
                <w:shd w:val="clear" w:color="auto" w:fill="auto"/>
                <w:noWrap/>
                <w:vAlign w:val="center"/>
                <w:hideMark/>
              </w:tcPr>
            </w:tcPrChange>
          </w:tcPr>
          <w:p w14:paraId="30D583DC" w14:textId="77777777" w:rsidR="004D28C1" w:rsidRPr="003C02FF" w:rsidRDefault="004D28C1" w:rsidP="004D28C1">
            <w:pPr>
              <w:jc w:val="center"/>
              <w:rPr>
                <w:ins w:id="2711" w:author="James Vu" w:date="2024-04-19T00:01:00Z"/>
                <w:b/>
                <w:bCs/>
                <w:color w:val="000000"/>
                <w:rPrChange w:id="2712" w:author="James Vu" w:date="2024-04-19T00:19:00Z">
                  <w:rPr>
                    <w:ins w:id="2713" w:author="James Vu" w:date="2024-04-19T00:01:00Z"/>
                    <w:b/>
                    <w:bCs/>
                    <w:color w:val="000000"/>
                    <w:sz w:val="28"/>
                    <w:szCs w:val="28"/>
                  </w:rPr>
                </w:rPrChange>
              </w:rPr>
            </w:pPr>
            <w:ins w:id="2714" w:author="James Vu" w:date="2024-04-19T00:01:00Z">
              <w:r w:rsidRPr="003C02FF">
                <w:rPr>
                  <w:b/>
                  <w:bCs/>
                  <w:color w:val="000000"/>
                  <w:rPrChange w:id="2715" w:author="James Vu" w:date="2024-04-19T00:19:00Z">
                    <w:rPr>
                      <w:b/>
                      <w:bCs/>
                      <w:color w:val="000000"/>
                      <w:sz w:val="28"/>
                      <w:szCs w:val="28"/>
                    </w:rPr>
                  </w:rPrChange>
                </w:rPr>
                <w:t> </w:t>
              </w:r>
            </w:ins>
          </w:p>
        </w:tc>
        <w:tc>
          <w:tcPr>
            <w:tcW w:w="8358" w:type="dxa"/>
            <w:shd w:val="clear" w:color="auto" w:fill="auto"/>
            <w:noWrap/>
            <w:vAlign w:val="center"/>
            <w:hideMark/>
            <w:tcPrChange w:id="2716" w:author="James Vu" w:date="2024-04-19T00:20:00Z">
              <w:tcPr>
                <w:tcW w:w="8358" w:type="dxa"/>
                <w:shd w:val="clear" w:color="auto" w:fill="auto"/>
                <w:noWrap/>
                <w:vAlign w:val="center"/>
                <w:hideMark/>
              </w:tcPr>
            </w:tcPrChange>
          </w:tcPr>
          <w:p w14:paraId="0A306D1C" w14:textId="77777777" w:rsidR="004D28C1" w:rsidRPr="003C02FF" w:rsidRDefault="004D28C1" w:rsidP="004D28C1">
            <w:pPr>
              <w:rPr>
                <w:ins w:id="2717" w:author="James Vu" w:date="2024-04-19T00:01:00Z"/>
                <w:color w:val="0D0D0D"/>
                <w:rPrChange w:id="2718" w:author="James Vu" w:date="2024-04-19T00:19:00Z">
                  <w:rPr>
                    <w:ins w:id="2719" w:author="James Vu" w:date="2024-04-19T00:01:00Z"/>
                    <w:color w:val="0D0D0D"/>
                    <w:sz w:val="28"/>
                    <w:szCs w:val="28"/>
                  </w:rPr>
                </w:rPrChange>
              </w:rPr>
            </w:pPr>
            <w:ins w:id="2720" w:author="James Vu" w:date="2024-04-19T00:01:00Z">
              <w:r w:rsidRPr="003C02FF">
                <w:rPr>
                  <w:color w:val="0D0D0D"/>
                  <w:rPrChange w:id="2721" w:author="James Vu" w:date="2024-04-19T00:19:00Z">
                    <w:rPr>
                      <w:color w:val="0D0D0D"/>
                      <w:sz w:val="28"/>
                      <w:szCs w:val="28"/>
                    </w:rPr>
                  </w:rPrChange>
                </w:rPr>
                <w:t>Quản lý phiên đăng nhập và bảo mật đa yếu tố.</w:t>
              </w:r>
            </w:ins>
          </w:p>
        </w:tc>
      </w:tr>
      <w:tr w:rsidR="003C02FF" w:rsidRPr="003C02FF" w14:paraId="2E53F62C" w14:textId="77777777" w:rsidTr="003C02FF">
        <w:trPr>
          <w:trHeight w:val="360"/>
          <w:ins w:id="2722" w:author="James Vu" w:date="2024-04-19T00:01:00Z"/>
          <w:trPrChange w:id="2723" w:author="James Vu" w:date="2024-04-19T00:20:00Z">
            <w:trPr>
              <w:trHeight w:val="360"/>
            </w:trPr>
          </w:trPrChange>
        </w:trPr>
        <w:tc>
          <w:tcPr>
            <w:tcW w:w="704" w:type="dxa"/>
            <w:shd w:val="clear" w:color="auto" w:fill="auto"/>
            <w:noWrap/>
            <w:vAlign w:val="center"/>
            <w:hideMark/>
            <w:tcPrChange w:id="2724" w:author="James Vu" w:date="2024-04-19T00:20:00Z">
              <w:tcPr>
                <w:tcW w:w="704" w:type="dxa"/>
                <w:shd w:val="clear" w:color="auto" w:fill="auto"/>
                <w:noWrap/>
                <w:vAlign w:val="center"/>
                <w:hideMark/>
              </w:tcPr>
            </w:tcPrChange>
          </w:tcPr>
          <w:p w14:paraId="079FC2A4" w14:textId="77777777" w:rsidR="004D28C1" w:rsidRPr="003C02FF" w:rsidRDefault="004D28C1" w:rsidP="004D28C1">
            <w:pPr>
              <w:jc w:val="center"/>
              <w:rPr>
                <w:ins w:id="2725" w:author="James Vu" w:date="2024-04-19T00:01:00Z"/>
                <w:b/>
                <w:bCs/>
                <w:color w:val="000000"/>
                <w:rPrChange w:id="2726" w:author="James Vu" w:date="2024-04-19T00:19:00Z">
                  <w:rPr>
                    <w:ins w:id="2727" w:author="James Vu" w:date="2024-04-19T00:01:00Z"/>
                    <w:b/>
                    <w:bCs/>
                    <w:color w:val="000000"/>
                    <w:sz w:val="28"/>
                    <w:szCs w:val="28"/>
                  </w:rPr>
                </w:rPrChange>
              </w:rPr>
            </w:pPr>
            <w:ins w:id="2728" w:author="James Vu" w:date="2024-04-19T00:01:00Z">
              <w:r w:rsidRPr="003C02FF">
                <w:rPr>
                  <w:b/>
                  <w:bCs/>
                  <w:color w:val="000000"/>
                  <w:rPrChange w:id="2729" w:author="James Vu" w:date="2024-04-19T00:19:00Z">
                    <w:rPr>
                      <w:b/>
                      <w:bCs/>
                      <w:color w:val="000000"/>
                      <w:sz w:val="28"/>
                      <w:szCs w:val="28"/>
                    </w:rPr>
                  </w:rPrChange>
                </w:rPr>
                <w:t> </w:t>
              </w:r>
            </w:ins>
          </w:p>
        </w:tc>
        <w:tc>
          <w:tcPr>
            <w:tcW w:w="8358" w:type="dxa"/>
            <w:shd w:val="clear" w:color="auto" w:fill="auto"/>
            <w:noWrap/>
            <w:vAlign w:val="center"/>
            <w:hideMark/>
            <w:tcPrChange w:id="2730" w:author="James Vu" w:date="2024-04-19T00:20:00Z">
              <w:tcPr>
                <w:tcW w:w="8358" w:type="dxa"/>
                <w:shd w:val="clear" w:color="auto" w:fill="auto"/>
                <w:noWrap/>
                <w:vAlign w:val="center"/>
                <w:hideMark/>
              </w:tcPr>
            </w:tcPrChange>
          </w:tcPr>
          <w:p w14:paraId="16FACB3F" w14:textId="77777777" w:rsidR="004D28C1" w:rsidRPr="003C02FF" w:rsidRDefault="004D28C1" w:rsidP="004D28C1">
            <w:pPr>
              <w:rPr>
                <w:ins w:id="2731" w:author="James Vu" w:date="2024-04-19T00:01:00Z"/>
                <w:color w:val="0D0D0D"/>
                <w:rPrChange w:id="2732" w:author="James Vu" w:date="2024-04-19T00:19:00Z">
                  <w:rPr>
                    <w:ins w:id="2733" w:author="James Vu" w:date="2024-04-19T00:01:00Z"/>
                    <w:color w:val="0D0D0D"/>
                    <w:sz w:val="28"/>
                    <w:szCs w:val="28"/>
                  </w:rPr>
                </w:rPrChange>
              </w:rPr>
            </w:pPr>
            <w:ins w:id="2734" w:author="James Vu" w:date="2024-04-19T00:01:00Z">
              <w:r w:rsidRPr="003C02FF">
                <w:rPr>
                  <w:color w:val="0D0D0D"/>
                  <w:rPrChange w:id="2735" w:author="James Vu" w:date="2024-04-19T00:19:00Z">
                    <w:rPr>
                      <w:color w:val="0D0D0D"/>
                      <w:sz w:val="28"/>
                      <w:szCs w:val="28"/>
                    </w:rPr>
                  </w:rPrChange>
                </w:rPr>
                <w:t>Quản lý và khôi phục mật khẩu.</w:t>
              </w:r>
            </w:ins>
          </w:p>
        </w:tc>
      </w:tr>
      <w:tr w:rsidR="003C02FF" w:rsidRPr="003C02FF" w14:paraId="44EAF750" w14:textId="77777777" w:rsidTr="003C02FF">
        <w:trPr>
          <w:trHeight w:val="360"/>
          <w:ins w:id="2736" w:author="James Vu" w:date="2024-04-19T00:01:00Z"/>
          <w:trPrChange w:id="2737" w:author="James Vu" w:date="2024-04-19T00:20:00Z">
            <w:trPr>
              <w:trHeight w:val="360"/>
            </w:trPr>
          </w:trPrChange>
        </w:trPr>
        <w:tc>
          <w:tcPr>
            <w:tcW w:w="704" w:type="dxa"/>
            <w:shd w:val="clear" w:color="auto" w:fill="auto"/>
            <w:noWrap/>
            <w:vAlign w:val="center"/>
            <w:hideMark/>
            <w:tcPrChange w:id="2738" w:author="James Vu" w:date="2024-04-19T00:20:00Z">
              <w:tcPr>
                <w:tcW w:w="704" w:type="dxa"/>
                <w:shd w:val="clear" w:color="auto" w:fill="auto"/>
                <w:noWrap/>
                <w:vAlign w:val="center"/>
                <w:hideMark/>
              </w:tcPr>
            </w:tcPrChange>
          </w:tcPr>
          <w:p w14:paraId="6617B7FF" w14:textId="77777777" w:rsidR="004D28C1" w:rsidRPr="003C02FF" w:rsidRDefault="004D28C1" w:rsidP="004D28C1">
            <w:pPr>
              <w:jc w:val="center"/>
              <w:rPr>
                <w:ins w:id="2739" w:author="James Vu" w:date="2024-04-19T00:01:00Z"/>
                <w:b/>
                <w:bCs/>
                <w:color w:val="000000"/>
                <w:rPrChange w:id="2740" w:author="James Vu" w:date="2024-04-19T00:19:00Z">
                  <w:rPr>
                    <w:ins w:id="2741" w:author="James Vu" w:date="2024-04-19T00:01:00Z"/>
                    <w:b/>
                    <w:bCs/>
                    <w:color w:val="000000"/>
                    <w:sz w:val="28"/>
                    <w:szCs w:val="28"/>
                  </w:rPr>
                </w:rPrChange>
              </w:rPr>
            </w:pPr>
            <w:ins w:id="2742" w:author="James Vu" w:date="2024-04-19T00:01:00Z">
              <w:r w:rsidRPr="003C02FF">
                <w:rPr>
                  <w:b/>
                  <w:bCs/>
                  <w:color w:val="000000"/>
                  <w:rPrChange w:id="2743" w:author="James Vu" w:date="2024-04-19T00:19:00Z">
                    <w:rPr>
                      <w:b/>
                      <w:bCs/>
                      <w:color w:val="000000"/>
                      <w:sz w:val="28"/>
                      <w:szCs w:val="28"/>
                    </w:rPr>
                  </w:rPrChange>
                </w:rPr>
                <w:t>2</w:t>
              </w:r>
            </w:ins>
          </w:p>
        </w:tc>
        <w:tc>
          <w:tcPr>
            <w:tcW w:w="8358" w:type="dxa"/>
            <w:shd w:val="clear" w:color="auto" w:fill="auto"/>
            <w:noWrap/>
            <w:vAlign w:val="center"/>
            <w:hideMark/>
            <w:tcPrChange w:id="2744" w:author="James Vu" w:date="2024-04-19T00:20:00Z">
              <w:tcPr>
                <w:tcW w:w="8358" w:type="dxa"/>
                <w:shd w:val="clear" w:color="auto" w:fill="auto"/>
                <w:noWrap/>
                <w:vAlign w:val="center"/>
                <w:hideMark/>
              </w:tcPr>
            </w:tcPrChange>
          </w:tcPr>
          <w:p w14:paraId="36FA8C73" w14:textId="77777777" w:rsidR="004D28C1" w:rsidRPr="003C02FF" w:rsidRDefault="004D28C1" w:rsidP="004D28C1">
            <w:pPr>
              <w:rPr>
                <w:ins w:id="2745" w:author="James Vu" w:date="2024-04-19T00:01:00Z"/>
                <w:b/>
                <w:bCs/>
                <w:color w:val="0D0D0D"/>
                <w:rPrChange w:id="2746" w:author="James Vu" w:date="2024-04-19T00:19:00Z">
                  <w:rPr>
                    <w:ins w:id="2747" w:author="James Vu" w:date="2024-04-19T00:01:00Z"/>
                    <w:b/>
                    <w:bCs/>
                    <w:color w:val="0D0D0D"/>
                    <w:sz w:val="28"/>
                    <w:szCs w:val="28"/>
                  </w:rPr>
                </w:rPrChange>
              </w:rPr>
            </w:pPr>
            <w:ins w:id="2748" w:author="James Vu" w:date="2024-04-19T00:01:00Z">
              <w:r w:rsidRPr="003C02FF">
                <w:rPr>
                  <w:b/>
                  <w:bCs/>
                  <w:color w:val="0D0D0D"/>
                  <w:rPrChange w:id="2749" w:author="James Vu" w:date="2024-04-19T00:19:00Z">
                    <w:rPr>
                      <w:b/>
                      <w:bCs/>
                      <w:color w:val="0D0D0D"/>
                      <w:sz w:val="28"/>
                      <w:szCs w:val="28"/>
                    </w:rPr>
                  </w:rPrChange>
                </w:rPr>
                <w:t>Truy Vấn và Tra Cứu Thông Tin</w:t>
              </w:r>
            </w:ins>
          </w:p>
        </w:tc>
      </w:tr>
      <w:tr w:rsidR="003C02FF" w:rsidRPr="003C02FF" w14:paraId="43693319" w14:textId="77777777" w:rsidTr="003C02FF">
        <w:trPr>
          <w:trHeight w:val="360"/>
          <w:ins w:id="2750" w:author="James Vu" w:date="2024-04-19T00:01:00Z"/>
          <w:trPrChange w:id="2751" w:author="James Vu" w:date="2024-04-19T00:20:00Z">
            <w:trPr>
              <w:trHeight w:val="360"/>
            </w:trPr>
          </w:trPrChange>
        </w:trPr>
        <w:tc>
          <w:tcPr>
            <w:tcW w:w="704" w:type="dxa"/>
            <w:shd w:val="clear" w:color="auto" w:fill="auto"/>
            <w:noWrap/>
            <w:vAlign w:val="center"/>
            <w:hideMark/>
            <w:tcPrChange w:id="2752" w:author="James Vu" w:date="2024-04-19T00:20:00Z">
              <w:tcPr>
                <w:tcW w:w="704" w:type="dxa"/>
                <w:shd w:val="clear" w:color="auto" w:fill="auto"/>
                <w:noWrap/>
                <w:vAlign w:val="center"/>
                <w:hideMark/>
              </w:tcPr>
            </w:tcPrChange>
          </w:tcPr>
          <w:p w14:paraId="051E823F" w14:textId="77777777" w:rsidR="004D28C1" w:rsidRPr="003C02FF" w:rsidRDefault="004D28C1" w:rsidP="004D28C1">
            <w:pPr>
              <w:jc w:val="center"/>
              <w:rPr>
                <w:ins w:id="2753" w:author="James Vu" w:date="2024-04-19T00:01:00Z"/>
                <w:b/>
                <w:bCs/>
                <w:color w:val="000000"/>
                <w:rPrChange w:id="2754" w:author="James Vu" w:date="2024-04-19T00:19:00Z">
                  <w:rPr>
                    <w:ins w:id="2755" w:author="James Vu" w:date="2024-04-19T00:01:00Z"/>
                    <w:b/>
                    <w:bCs/>
                    <w:color w:val="000000"/>
                    <w:sz w:val="28"/>
                    <w:szCs w:val="28"/>
                  </w:rPr>
                </w:rPrChange>
              </w:rPr>
            </w:pPr>
            <w:ins w:id="2756" w:author="James Vu" w:date="2024-04-19T00:01:00Z">
              <w:r w:rsidRPr="003C02FF">
                <w:rPr>
                  <w:b/>
                  <w:bCs/>
                  <w:color w:val="000000"/>
                  <w:rPrChange w:id="2757" w:author="James Vu" w:date="2024-04-19T00:19:00Z">
                    <w:rPr>
                      <w:b/>
                      <w:bCs/>
                      <w:color w:val="000000"/>
                      <w:sz w:val="28"/>
                      <w:szCs w:val="28"/>
                    </w:rPr>
                  </w:rPrChange>
                </w:rPr>
                <w:t> </w:t>
              </w:r>
            </w:ins>
          </w:p>
        </w:tc>
        <w:tc>
          <w:tcPr>
            <w:tcW w:w="8358" w:type="dxa"/>
            <w:shd w:val="clear" w:color="auto" w:fill="auto"/>
            <w:noWrap/>
            <w:vAlign w:val="center"/>
            <w:hideMark/>
            <w:tcPrChange w:id="2758" w:author="James Vu" w:date="2024-04-19T00:20:00Z">
              <w:tcPr>
                <w:tcW w:w="8358" w:type="dxa"/>
                <w:shd w:val="clear" w:color="auto" w:fill="auto"/>
                <w:noWrap/>
                <w:vAlign w:val="center"/>
                <w:hideMark/>
              </w:tcPr>
            </w:tcPrChange>
          </w:tcPr>
          <w:p w14:paraId="7E77579E" w14:textId="77777777" w:rsidR="004D28C1" w:rsidRPr="003C02FF" w:rsidRDefault="004D28C1" w:rsidP="004D28C1">
            <w:pPr>
              <w:rPr>
                <w:ins w:id="2759" w:author="James Vu" w:date="2024-04-19T00:01:00Z"/>
                <w:color w:val="0D0D0D"/>
                <w:rPrChange w:id="2760" w:author="James Vu" w:date="2024-04-19T00:19:00Z">
                  <w:rPr>
                    <w:ins w:id="2761" w:author="James Vu" w:date="2024-04-19T00:01:00Z"/>
                    <w:color w:val="0D0D0D"/>
                    <w:sz w:val="28"/>
                    <w:szCs w:val="28"/>
                  </w:rPr>
                </w:rPrChange>
              </w:rPr>
            </w:pPr>
            <w:ins w:id="2762" w:author="James Vu" w:date="2024-04-19T00:01:00Z">
              <w:r w:rsidRPr="003C02FF">
                <w:rPr>
                  <w:color w:val="0D0D0D"/>
                  <w:rPrChange w:id="2763" w:author="James Vu" w:date="2024-04-19T00:19:00Z">
                    <w:rPr>
                      <w:color w:val="0D0D0D"/>
                      <w:sz w:val="28"/>
                      <w:szCs w:val="28"/>
                    </w:rPr>
                  </w:rPrChange>
                </w:rPr>
                <w:t>Tra cứu thông tin giấy chứng nhận an toàn thực phẩm.</w:t>
              </w:r>
            </w:ins>
          </w:p>
        </w:tc>
      </w:tr>
      <w:tr w:rsidR="003C02FF" w:rsidRPr="003C02FF" w14:paraId="44540C6A" w14:textId="77777777" w:rsidTr="003C02FF">
        <w:trPr>
          <w:trHeight w:val="360"/>
          <w:ins w:id="2764" w:author="James Vu" w:date="2024-04-19T00:01:00Z"/>
          <w:trPrChange w:id="2765" w:author="James Vu" w:date="2024-04-19T00:20:00Z">
            <w:trPr>
              <w:trHeight w:val="360"/>
            </w:trPr>
          </w:trPrChange>
        </w:trPr>
        <w:tc>
          <w:tcPr>
            <w:tcW w:w="704" w:type="dxa"/>
            <w:shd w:val="clear" w:color="auto" w:fill="auto"/>
            <w:noWrap/>
            <w:vAlign w:val="center"/>
            <w:hideMark/>
            <w:tcPrChange w:id="2766" w:author="James Vu" w:date="2024-04-19T00:20:00Z">
              <w:tcPr>
                <w:tcW w:w="704" w:type="dxa"/>
                <w:shd w:val="clear" w:color="auto" w:fill="auto"/>
                <w:noWrap/>
                <w:vAlign w:val="center"/>
                <w:hideMark/>
              </w:tcPr>
            </w:tcPrChange>
          </w:tcPr>
          <w:p w14:paraId="35DA12BC" w14:textId="77777777" w:rsidR="004D28C1" w:rsidRPr="003C02FF" w:rsidRDefault="004D28C1" w:rsidP="004D28C1">
            <w:pPr>
              <w:jc w:val="center"/>
              <w:rPr>
                <w:ins w:id="2767" w:author="James Vu" w:date="2024-04-19T00:01:00Z"/>
                <w:b/>
                <w:bCs/>
                <w:color w:val="000000"/>
                <w:rPrChange w:id="2768" w:author="James Vu" w:date="2024-04-19T00:19:00Z">
                  <w:rPr>
                    <w:ins w:id="2769" w:author="James Vu" w:date="2024-04-19T00:01:00Z"/>
                    <w:b/>
                    <w:bCs/>
                    <w:color w:val="000000"/>
                    <w:sz w:val="28"/>
                    <w:szCs w:val="28"/>
                  </w:rPr>
                </w:rPrChange>
              </w:rPr>
            </w:pPr>
            <w:ins w:id="2770" w:author="James Vu" w:date="2024-04-19T00:01:00Z">
              <w:r w:rsidRPr="003C02FF">
                <w:rPr>
                  <w:b/>
                  <w:bCs/>
                  <w:color w:val="000000"/>
                  <w:rPrChange w:id="2771" w:author="James Vu" w:date="2024-04-19T00:19:00Z">
                    <w:rPr>
                      <w:b/>
                      <w:bCs/>
                      <w:color w:val="000000"/>
                      <w:sz w:val="28"/>
                      <w:szCs w:val="28"/>
                    </w:rPr>
                  </w:rPrChange>
                </w:rPr>
                <w:t> </w:t>
              </w:r>
            </w:ins>
          </w:p>
        </w:tc>
        <w:tc>
          <w:tcPr>
            <w:tcW w:w="8358" w:type="dxa"/>
            <w:shd w:val="clear" w:color="auto" w:fill="auto"/>
            <w:noWrap/>
            <w:vAlign w:val="center"/>
            <w:hideMark/>
            <w:tcPrChange w:id="2772" w:author="James Vu" w:date="2024-04-19T00:20:00Z">
              <w:tcPr>
                <w:tcW w:w="8358" w:type="dxa"/>
                <w:shd w:val="clear" w:color="auto" w:fill="auto"/>
                <w:noWrap/>
                <w:vAlign w:val="center"/>
                <w:hideMark/>
              </w:tcPr>
            </w:tcPrChange>
          </w:tcPr>
          <w:p w14:paraId="0A0D892C" w14:textId="77777777" w:rsidR="004D28C1" w:rsidRPr="003C02FF" w:rsidRDefault="004D28C1" w:rsidP="004D28C1">
            <w:pPr>
              <w:rPr>
                <w:ins w:id="2773" w:author="James Vu" w:date="2024-04-19T00:01:00Z"/>
                <w:color w:val="0D0D0D"/>
                <w:rPrChange w:id="2774" w:author="James Vu" w:date="2024-04-19T00:19:00Z">
                  <w:rPr>
                    <w:ins w:id="2775" w:author="James Vu" w:date="2024-04-19T00:01:00Z"/>
                    <w:color w:val="0D0D0D"/>
                    <w:sz w:val="28"/>
                    <w:szCs w:val="28"/>
                  </w:rPr>
                </w:rPrChange>
              </w:rPr>
            </w:pPr>
            <w:ins w:id="2776" w:author="James Vu" w:date="2024-04-19T00:01:00Z">
              <w:r w:rsidRPr="003C02FF">
                <w:rPr>
                  <w:color w:val="0D0D0D"/>
                  <w:rPrChange w:id="2777" w:author="James Vu" w:date="2024-04-19T00:19:00Z">
                    <w:rPr>
                      <w:color w:val="0D0D0D"/>
                      <w:sz w:val="28"/>
                      <w:szCs w:val="28"/>
                    </w:rPr>
                  </w:rPrChange>
                </w:rPr>
                <w:t>Tìm kiếm thông tin sản phẩm và chủ sở hữu theo mã số.</w:t>
              </w:r>
            </w:ins>
          </w:p>
        </w:tc>
      </w:tr>
      <w:tr w:rsidR="003C02FF" w:rsidRPr="003C02FF" w14:paraId="3FD6D2F5" w14:textId="77777777" w:rsidTr="003C02FF">
        <w:trPr>
          <w:trHeight w:val="360"/>
          <w:ins w:id="2778" w:author="James Vu" w:date="2024-04-19T00:01:00Z"/>
          <w:trPrChange w:id="2779" w:author="James Vu" w:date="2024-04-19T00:20:00Z">
            <w:trPr>
              <w:trHeight w:val="360"/>
            </w:trPr>
          </w:trPrChange>
        </w:trPr>
        <w:tc>
          <w:tcPr>
            <w:tcW w:w="704" w:type="dxa"/>
            <w:shd w:val="clear" w:color="auto" w:fill="auto"/>
            <w:noWrap/>
            <w:vAlign w:val="center"/>
            <w:hideMark/>
            <w:tcPrChange w:id="2780" w:author="James Vu" w:date="2024-04-19T00:20:00Z">
              <w:tcPr>
                <w:tcW w:w="704" w:type="dxa"/>
                <w:shd w:val="clear" w:color="auto" w:fill="auto"/>
                <w:noWrap/>
                <w:vAlign w:val="center"/>
                <w:hideMark/>
              </w:tcPr>
            </w:tcPrChange>
          </w:tcPr>
          <w:p w14:paraId="676D1785" w14:textId="77777777" w:rsidR="004D28C1" w:rsidRPr="003C02FF" w:rsidRDefault="004D28C1" w:rsidP="004D28C1">
            <w:pPr>
              <w:jc w:val="center"/>
              <w:rPr>
                <w:ins w:id="2781" w:author="James Vu" w:date="2024-04-19T00:01:00Z"/>
                <w:b/>
                <w:bCs/>
                <w:color w:val="000000"/>
                <w:rPrChange w:id="2782" w:author="James Vu" w:date="2024-04-19T00:19:00Z">
                  <w:rPr>
                    <w:ins w:id="2783" w:author="James Vu" w:date="2024-04-19T00:01:00Z"/>
                    <w:b/>
                    <w:bCs/>
                    <w:color w:val="000000"/>
                    <w:sz w:val="28"/>
                    <w:szCs w:val="28"/>
                  </w:rPr>
                </w:rPrChange>
              </w:rPr>
            </w:pPr>
            <w:ins w:id="2784" w:author="James Vu" w:date="2024-04-19T00:01:00Z">
              <w:r w:rsidRPr="003C02FF">
                <w:rPr>
                  <w:b/>
                  <w:bCs/>
                  <w:color w:val="000000"/>
                  <w:rPrChange w:id="2785" w:author="James Vu" w:date="2024-04-19T00:19:00Z">
                    <w:rPr>
                      <w:b/>
                      <w:bCs/>
                      <w:color w:val="000000"/>
                      <w:sz w:val="28"/>
                      <w:szCs w:val="28"/>
                    </w:rPr>
                  </w:rPrChange>
                </w:rPr>
                <w:t> </w:t>
              </w:r>
            </w:ins>
          </w:p>
        </w:tc>
        <w:tc>
          <w:tcPr>
            <w:tcW w:w="8358" w:type="dxa"/>
            <w:shd w:val="clear" w:color="auto" w:fill="auto"/>
            <w:noWrap/>
            <w:vAlign w:val="center"/>
            <w:hideMark/>
            <w:tcPrChange w:id="2786" w:author="James Vu" w:date="2024-04-19T00:20:00Z">
              <w:tcPr>
                <w:tcW w:w="8358" w:type="dxa"/>
                <w:shd w:val="clear" w:color="auto" w:fill="auto"/>
                <w:noWrap/>
                <w:vAlign w:val="center"/>
                <w:hideMark/>
              </w:tcPr>
            </w:tcPrChange>
          </w:tcPr>
          <w:p w14:paraId="5F2C416D" w14:textId="77777777" w:rsidR="004D28C1" w:rsidRPr="003C02FF" w:rsidRDefault="004D28C1" w:rsidP="004D28C1">
            <w:pPr>
              <w:rPr>
                <w:ins w:id="2787" w:author="James Vu" w:date="2024-04-19T00:01:00Z"/>
                <w:color w:val="0D0D0D"/>
                <w:rPrChange w:id="2788" w:author="James Vu" w:date="2024-04-19T00:19:00Z">
                  <w:rPr>
                    <w:ins w:id="2789" w:author="James Vu" w:date="2024-04-19T00:01:00Z"/>
                    <w:color w:val="0D0D0D"/>
                    <w:sz w:val="28"/>
                    <w:szCs w:val="28"/>
                  </w:rPr>
                </w:rPrChange>
              </w:rPr>
            </w:pPr>
            <w:ins w:id="2790" w:author="James Vu" w:date="2024-04-19T00:01:00Z">
              <w:r w:rsidRPr="003C02FF">
                <w:rPr>
                  <w:color w:val="0D0D0D"/>
                  <w:rPrChange w:id="2791" w:author="James Vu" w:date="2024-04-19T00:19:00Z">
                    <w:rPr>
                      <w:color w:val="0D0D0D"/>
                      <w:sz w:val="28"/>
                      <w:szCs w:val="28"/>
                    </w:rPr>
                  </w:rPrChange>
                </w:rPr>
                <w:t>Lọc và sắp xếp kết quả tra cứu theo các tiêu chí khác nhau.</w:t>
              </w:r>
            </w:ins>
          </w:p>
        </w:tc>
      </w:tr>
      <w:tr w:rsidR="003C02FF" w:rsidRPr="003C02FF" w14:paraId="4455FB6E" w14:textId="77777777" w:rsidTr="003C02FF">
        <w:trPr>
          <w:trHeight w:val="360"/>
          <w:ins w:id="2792" w:author="James Vu" w:date="2024-04-19T00:01:00Z"/>
          <w:trPrChange w:id="2793" w:author="James Vu" w:date="2024-04-19T00:20:00Z">
            <w:trPr>
              <w:trHeight w:val="360"/>
            </w:trPr>
          </w:trPrChange>
        </w:trPr>
        <w:tc>
          <w:tcPr>
            <w:tcW w:w="704" w:type="dxa"/>
            <w:shd w:val="clear" w:color="auto" w:fill="auto"/>
            <w:noWrap/>
            <w:vAlign w:val="center"/>
            <w:hideMark/>
            <w:tcPrChange w:id="2794" w:author="James Vu" w:date="2024-04-19T00:20:00Z">
              <w:tcPr>
                <w:tcW w:w="704" w:type="dxa"/>
                <w:shd w:val="clear" w:color="auto" w:fill="auto"/>
                <w:noWrap/>
                <w:vAlign w:val="center"/>
                <w:hideMark/>
              </w:tcPr>
            </w:tcPrChange>
          </w:tcPr>
          <w:p w14:paraId="2F67CB1C" w14:textId="77777777" w:rsidR="004D28C1" w:rsidRPr="003C02FF" w:rsidRDefault="004D28C1" w:rsidP="004D28C1">
            <w:pPr>
              <w:jc w:val="center"/>
              <w:rPr>
                <w:ins w:id="2795" w:author="James Vu" w:date="2024-04-19T00:01:00Z"/>
                <w:b/>
                <w:bCs/>
                <w:color w:val="000000"/>
                <w:rPrChange w:id="2796" w:author="James Vu" w:date="2024-04-19T00:19:00Z">
                  <w:rPr>
                    <w:ins w:id="2797" w:author="James Vu" w:date="2024-04-19T00:01:00Z"/>
                    <w:b/>
                    <w:bCs/>
                    <w:color w:val="000000"/>
                    <w:sz w:val="28"/>
                    <w:szCs w:val="28"/>
                  </w:rPr>
                </w:rPrChange>
              </w:rPr>
            </w:pPr>
            <w:ins w:id="2798" w:author="James Vu" w:date="2024-04-19T00:01:00Z">
              <w:r w:rsidRPr="003C02FF">
                <w:rPr>
                  <w:b/>
                  <w:bCs/>
                  <w:color w:val="000000"/>
                  <w:rPrChange w:id="2799" w:author="James Vu" w:date="2024-04-19T00:19:00Z">
                    <w:rPr>
                      <w:b/>
                      <w:bCs/>
                      <w:color w:val="000000"/>
                      <w:sz w:val="28"/>
                      <w:szCs w:val="28"/>
                    </w:rPr>
                  </w:rPrChange>
                </w:rPr>
                <w:t> </w:t>
              </w:r>
            </w:ins>
          </w:p>
        </w:tc>
        <w:tc>
          <w:tcPr>
            <w:tcW w:w="8358" w:type="dxa"/>
            <w:shd w:val="clear" w:color="auto" w:fill="auto"/>
            <w:noWrap/>
            <w:vAlign w:val="center"/>
            <w:hideMark/>
            <w:tcPrChange w:id="2800" w:author="James Vu" w:date="2024-04-19T00:20:00Z">
              <w:tcPr>
                <w:tcW w:w="8358" w:type="dxa"/>
                <w:shd w:val="clear" w:color="auto" w:fill="auto"/>
                <w:noWrap/>
                <w:vAlign w:val="center"/>
                <w:hideMark/>
              </w:tcPr>
            </w:tcPrChange>
          </w:tcPr>
          <w:p w14:paraId="3BE7BD4D" w14:textId="77777777" w:rsidR="004D28C1" w:rsidRPr="003C02FF" w:rsidRDefault="004D28C1" w:rsidP="004D28C1">
            <w:pPr>
              <w:rPr>
                <w:ins w:id="2801" w:author="James Vu" w:date="2024-04-19T00:01:00Z"/>
                <w:color w:val="0D0D0D"/>
                <w:rPrChange w:id="2802" w:author="James Vu" w:date="2024-04-19T00:19:00Z">
                  <w:rPr>
                    <w:ins w:id="2803" w:author="James Vu" w:date="2024-04-19T00:01:00Z"/>
                    <w:color w:val="0D0D0D"/>
                    <w:sz w:val="28"/>
                    <w:szCs w:val="28"/>
                  </w:rPr>
                </w:rPrChange>
              </w:rPr>
            </w:pPr>
            <w:ins w:id="2804" w:author="James Vu" w:date="2024-04-19T00:01:00Z">
              <w:r w:rsidRPr="003C02FF">
                <w:rPr>
                  <w:color w:val="0D0D0D"/>
                  <w:rPrChange w:id="2805" w:author="James Vu" w:date="2024-04-19T00:19:00Z">
                    <w:rPr>
                      <w:color w:val="0D0D0D"/>
                      <w:sz w:val="28"/>
                      <w:szCs w:val="28"/>
                    </w:rPr>
                  </w:rPrChange>
                </w:rPr>
                <w:t>Cung cấp thông tin về tình trạng hợp lệ của giấy chứng nhận.</w:t>
              </w:r>
            </w:ins>
          </w:p>
        </w:tc>
      </w:tr>
      <w:tr w:rsidR="003C02FF" w:rsidRPr="003C02FF" w14:paraId="38254C9F" w14:textId="77777777" w:rsidTr="003C02FF">
        <w:trPr>
          <w:trHeight w:val="360"/>
          <w:ins w:id="2806" w:author="James Vu" w:date="2024-04-19T00:01:00Z"/>
          <w:trPrChange w:id="2807" w:author="James Vu" w:date="2024-04-19T00:20:00Z">
            <w:trPr>
              <w:trHeight w:val="360"/>
            </w:trPr>
          </w:trPrChange>
        </w:trPr>
        <w:tc>
          <w:tcPr>
            <w:tcW w:w="704" w:type="dxa"/>
            <w:shd w:val="clear" w:color="auto" w:fill="auto"/>
            <w:noWrap/>
            <w:vAlign w:val="center"/>
            <w:hideMark/>
            <w:tcPrChange w:id="2808" w:author="James Vu" w:date="2024-04-19T00:20:00Z">
              <w:tcPr>
                <w:tcW w:w="704" w:type="dxa"/>
                <w:shd w:val="clear" w:color="auto" w:fill="auto"/>
                <w:noWrap/>
                <w:vAlign w:val="center"/>
                <w:hideMark/>
              </w:tcPr>
            </w:tcPrChange>
          </w:tcPr>
          <w:p w14:paraId="319B773D" w14:textId="77777777" w:rsidR="004D28C1" w:rsidRPr="003C02FF" w:rsidRDefault="004D28C1" w:rsidP="004D28C1">
            <w:pPr>
              <w:jc w:val="center"/>
              <w:rPr>
                <w:ins w:id="2809" w:author="James Vu" w:date="2024-04-19T00:01:00Z"/>
                <w:b/>
                <w:bCs/>
                <w:color w:val="000000"/>
                <w:rPrChange w:id="2810" w:author="James Vu" w:date="2024-04-19T00:19:00Z">
                  <w:rPr>
                    <w:ins w:id="2811" w:author="James Vu" w:date="2024-04-19T00:01:00Z"/>
                    <w:b/>
                    <w:bCs/>
                    <w:color w:val="000000"/>
                    <w:sz w:val="28"/>
                    <w:szCs w:val="28"/>
                  </w:rPr>
                </w:rPrChange>
              </w:rPr>
            </w:pPr>
            <w:ins w:id="2812" w:author="James Vu" w:date="2024-04-19T00:01:00Z">
              <w:r w:rsidRPr="003C02FF">
                <w:rPr>
                  <w:b/>
                  <w:bCs/>
                  <w:color w:val="000000"/>
                  <w:rPrChange w:id="2813" w:author="James Vu" w:date="2024-04-19T00:19:00Z">
                    <w:rPr>
                      <w:b/>
                      <w:bCs/>
                      <w:color w:val="000000"/>
                      <w:sz w:val="28"/>
                      <w:szCs w:val="28"/>
                    </w:rPr>
                  </w:rPrChange>
                </w:rPr>
                <w:t> </w:t>
              </w:r>
            </w:ins>
          </w:p>
        </w:tc>
        <w:tc>
          <w:tcPr>
            <w:tcW w:w="8358" w:type="dxa"/>
            <w:shd w:val="clear" w:color="auto" w:fill="auto"/>
            <w:noWrap/>
            <w:vAlign w:val="center"/>
            <w:hideMark/>
            <w:tcPrChange w:id="2814" w:author="James Vu" w:date="2024-04-19T00:20:00Z">
              <w:tcPr>
                <w:tcW w:w="8358" w:type="dxa"/>
                <w:shd w:val="clear" w:color="auto" w:fill="auto"/>
                <w:noWrap/>
                <w:vAlign w:val="center"/>
                <w:hideMark/>
              </w:tcPr>
            </w:tcPrChange>
          </w:tcPr>
          <w:p w14:paraId="343A358E" w14:textId="77777777" w:rsidR="004D28C1" w:rsidRPr="003C02FF" w:rsidRDefault="004D28C1" w:rsidP="004D28C1">
            <w:pPr>
              <w:rPr>
                <w:ins w:id="2815" w:author="James Vu" w:date="2024-04-19T00:01:00Z"/>
                <w:color w:val="0D0D0D"/>
                <w:rPrChange w:id="2816" w:author="James Vu" w:date="2024-04-19T00:19:00Z">
                  <w:rPr>
                    <w:ins w:id="2817" w:author="James Vu" w:date="2024-04-19T00:01:00Z"/>
                    <w:color w:val="0D0D0D"/>
                    <w:sz w:val="28"/>
                    <w:szCs w:val="28"/>
                  </w:rPr>
                </w:rPrChange>
              </w:rPr>
            </w:pPr>
            <w:ins w:id="2818" w:author="James Vu" w:date="2024-04-19T00:01:00Z">
              <w:r w:rsidRPr="003C02FF">
                <w:rPr>
                  <w:color w:val="0D0D0D"/>
                  <w:rPrChange w:id="2819" w:author="James Vu" w:date="2024-04-19T00:19:00Z">
                    <w:rPr>
                      <w:color w:val="0D0D0D"/>
                      <w:sz w:val="28"/>
                      <w:szCs w:val="28"/>
                    </w:rPr>
                  </w:rPrChange>
                </w:rPr>
                <w:t>Tra cứu thông tin liên quan đến lĩnh vực thủy sản, chăn nuôi và thú y.</w:t>
              </w:r>
            </w:ins>
          </w:p>
        </w:tc>
      </w:tr>
      <w:tr w:rsidR="003C02FF" w:rsidRPr="003C02FF" w14:paraId="1FE524BA" w14:textId="77777777" w:rsidTr="003C02FF">
        <w:trPr>
          <w:trHeight w:val="360"/>
          <w:ins w:id="2820" w:author="James Vu" w:date="2024-04-19T00:01:00Z"/>
          <w:trPrChange w:id="2821" w:author="James Vu" w:date="2024-04-19T00:20:00Z">
            <w:trPr>
              <w:trHeight w:val="360"/>
            </w:trPr>
          </w:trPrChange>
        </w:trPr>
        <w:tc>
          <w:tcPr>
            <w:tcW w:w="704" w:type="dxa"/>
            <w:shd w:val="clear" w:color="auto" w:fill="auto"/>
            <w:noWrap/>
            <w:vAlign w:val="center"/>
            <w:hideMark/>
            <w:tcPrChange w:id="2822" w:author="James Vu" w:date="2024-04-19T00:20:00Z">
              <w:tcPr>
                <w:tcW w:w="704" w:type="dxa"/>
                <w:shd w:val="clear" w:color="auto" w:fill="auto"/>
                <w:noWrap/>
                <w:vAlign w:val="center"/>
                <w:hideMark/>
              </w:tcPr>
            </w:tcPrChange>
          </w:tcPr>
          <w:p w14:paraId="09F946E8" w14:textId="77777777" w:rsidR="004D28C1" w:rsidRPr="003C02FF" w:rsidRDefault="004D28C1" w:rsidP="004D28C1">
            <w:pPr>
              <w:jc w:val="center"/>
              <w:rPr>
                <w:ins w:id="2823" w:author="James Vu" w:date="2024-04-19T00:01:00Z"/>
                <w:b/>
                <w:bCs/>
                <w:color w:val="000000"/>
                <w:rPrChange w:id="2824" w:author="James Vu" w:date="2024-04-19T00:19:00Z">
                  <w:rPr>
                    <w:ins w:id="2825" w:author="James Vu" w:date="2024-04-19T00:01:00Z"/>
                    <w:b/>
                    <w:bCs/>
                    <w:color w:val="000000"/>
                    <w:sz w:val="28"/>
                    <w:szCs w:val="28"/>
                  </w:rPr>
                </w:rPrChange>
              </w:rPr>
            </w:pPr>
            <w:ins w:id="2826" w:author="James Vu" w:date="2024-04-19T00:01:00Z">
              <w:r w:rsidRPr="003C02FF">
                <w:rPr>
                  <w:b/>
                  <w:bCs/>
                  <w:color w:val="000000"/>
                  <w:rPrChange w:id="2827" w:author="James Vu" w:date="2024-04-19T00:19:00Z">
                    <w:rPr>
                      <w:b/>
                      <w:bCs/>
                      <w:color w:val="000000"/>
                      <w:sz w:val="28"/>
                      <w:szCs w:val="28"/>
                    </w:rPr>
                  </w:rPrChange>
                </w:rPr>
                <w:t>3</w:t>
              </w:r>
            </w:ins>
          </w:p>
        </w:tc>
        <w:tc>
          <w:tcPr>
            <w:tcW w:w="8358" w:type="dxa"/>
            <w:shd w:val="clear" w:color="auto" w:fill="auto"/>
            <w:noWrap/>
            <w:vAlign w:val="center"/>
            <w:hideMark/>
            <w:tcPrChange w:id="2828" w:author="James Vu" w:date="2024-04-19T00:20:00Z">
              <w:tcPr>
                <w:tcW w:w="8358" w:type="dxa"/>
                <w:shd w:val="clear" w:color="auto" w:fill="auto"/>
                <w:noWrap/>
                <w:vAlign w:val="center"/>
                <w:hideMark/>
              </w:tcPr>
            </w:tcPrChange>
          </w:tcPr>
          <w:p w14:paraId="3B21EF46" w14:textId="77777777" w:rsidR="004D28C1" w:rsidRPr="003C02FF" w:rsidRDefault="004D28C1" w:rsidP="004D28C1">
            <w:pPr>
              <w:rPr>
                <w:ins w:id="2829" w:author="James Vu" w:date="2024-04-19T00:01:00Z"/>
                <w:b/>
                <w:bCs/>
                <w:color w:val="0D0D0D"/>
                <w:rPrChange w:id="2830" w:author="James Vu" w:date="2024-04-19T00:19:00Z">
                  <w:rPr>
                    <w:ins w:id="2831" w:author="James Vu" w:date="2024-04-19T00:01:00Z"/>
                    <w:b/>
                    <w:bCs/>
                    <w:color w:val="0D0D0D"/>
                    <w:sz w:val="28"/>
                    <w:szCs w:val="28"/>
                  </w:rPr>
                </w:rPrChange>
              </w:rPr>
            </w:pPr>
            <w:ins w:id="2832" w:author="James Vu" w:date="2024-04-19T00:01:00Z">
              <w:r w:rsidRPr="003C02FF">
                <w:rPr>
                  <w:b/>
                  <w:bCs/>
                  <w:color w:val="0D0D0D"/>
                  <w:rPrChange w:id="2833" w:author="James Vu" w:date="2024-04-19T00:19:00Z">
                    <w:rPr>
                      <w:b/>
                      <w:bCs/>
                      <w:color w:val="0D0D0D"/>
                      <w:sz w:val="28"/>
                      <w:szCs w:val="28"/>
                    </w:rPr>
                  </w:rPrChange>
                </w:rPr>
                <w:t>Tích hợp và Quản lý Dữ liệu</w:t>
              </w:r>
            </w:ins>
          </w:p>
        </w:tc>
      </w:tr>
      <w:tr w:rsidR="003C02FF" w:rsidRPr="003C02FF" w14:paraId="1D7CC7F2" w14:textId="77777777" w:rsidTr="003C02FF">
        <w:trPr>
          <w:trHeight w:val="360"/>
          <w:ins w:id="2834" w:author="James Vu" w:date="2024-04-19T00:01:00Z"/>
          <w:trPrChange w:id="2835" w:author="James Vu" w:date="2024-04-19T00:20:00Z">
            <w:trPr>
              <w:trHeight w:val="360"/>
            </w:trPr>
          </w:trPrChange>
        </w:trPr>
        <w:tc>
          <w:tcPr>
            <w:tcW w:w="704" w:type="dxa"/>
            <w:shd w:val="clear" w:color="auto" w:fill="auto"/>
            <w:noWrap/>
            <w:vAlign w:val="center"/>
            <w:hideMark/>
            <w:tcPrChange w:id="2836" w:author="James Vu" w:date="2024-04-19T00:20:00Z">
              <w:tcPr>
                <w:tcW w:w="704" w:type="dxa"/>
                <w:shd w:val="clear" w:color="auto" w:fill="auto"/>
                <w:noWrap/>
                <w:vAlign w:val="center"/>
                <w:hideMark/>
              </w:tcPr>
            </w:tcPrChange>
          </w:tcPr>
          <w:p w14:paraId="34BEB44F" w14:textId="77777777" w:rsidR="004D28C1" w:rsidRPr="003C02FF" w:rsidRDefault="004D28C1" w:rsidP="004D28C1">
            <w:pPr>
              <w:jc w:val="center"/>
              <w:rPr>
                <w:ins w:id="2837" w:author="James Vu" w:date="2024-04-19T00:01:00Z"/>
                <w:b/>
                <w:bCs/>
                <w:color w:val="000000"/>
                <w:rPrChange w:id="2838" w:author="James Vu" w:date="2024-04-19T00:19:00Z">
                  <w:rPr>
                    <w:ins w:id="2839" w:author="James Vu" w:date="2024-04-19T00:01:00Z"/>
                    <w:b/>
                    <w:bCs/>
                    <w:color w:val="000000"/>
                    <w:sz w:val="28"/>
                    <w:szCs w:val="28"/>
                  </w:rPr>
                </w:rPrChange>
              </w:rPr>
            </w:pPr>
            <w:ins w:id="2840" w:author="James Vu" w:date="2024-04-19T00:01:00Z">
              <w:r w:rsidRPr="003C02FF">
                <w:rPr>
                  <w:b/>
                  <w:bCs/>
                  <w:color w:val="000000"/>
                  <w:rPrChange w:id="2841" w:author="James Vu" w:date="2024-04-19T00:19:00Z">
                    <w:rPr>
                      <w:b/>
                      <w:bCs/>
                      <w:color w:val="000000"/>
                      <w:sz w:val="28"/>
                      <w:szCs w:val="28"/>
                    </w:rPr>
                  </w:rPrChange>
                </w:rPr>
                <w:t> </w:t>
              </w:r>
            </w:ins>
          </w:p>
        </w:tc>
        <w:tc>
          <w:tcPr>
            <w:tcW w:w="8358" w:type="dxa"/>
            <w:shd w:val="clear" w:color="auto" w:fill="auto"/>
            <w:noWrap/>
            <w:vAlign w:val="center"/>
            <w:hideMark/>
            <w:tcPrChange w:id="2842" w:author="James Vu" w:date="2024-04-19T00:20:00Z">
              <w:tcPr>
                <w:tcW w:w="8358" w:type="dxa"/>
                <w:shd w:val="clear" w:color="auto" w:fill="auto"/>
                <w:noWrap/>
                <w:vAlign w:val="center"/>
                <w:hideMark/>
              </w:tcPr>
            </w:tcPrChange>
          </w:tcPr>
          <w:p w14:paraId="13181225" w14:textId="77777777" w:rsidR="004D28C1" w:rsidRPr="003C02FF" w:rsidRDefault="004D28C1" w:rsidP="004D28C1">
            <w:pPr>
              <w:rPr>
                <w:ins w:id="2843" w:author="James Vu" w:date="2024-04-19T00:01:00Z"/>
                <w:color w:val="0D0D0D"/>
                <w:rPrChange w:id="2844" w:author="James Vu" w:date="2024-04-19T00:19:00Z">
                  <w:rPr>
                    <w:ins w:id="2845" w:author="James Vu" w:date="2024-04-19T00:01:00Z"/>
                    <w:color w:val="0D0D0D"/>
                    <w:sz w:val="28"/>
                    <w:szCs w:val="28"/>
                  </w:rPr>
                </w:rPrChange>
              </w:rPr>
            </w:pPr>
            <w:ins w:id="2846" w:author="James Vu" w:date="2024-04-19T00:01:00Z">
              <w:r w:rsidRPr="003C02FF">
                <w:rPr>
                  <w:color w:val="0D0D0D"/>
                  <w:rPrChange w:id="2847" w:author="James Vu" w:date="2024-04-19T00:19:00Z">
                    <w:rPr>
                      <w:color w:val="0D0D0D"/>
                      <w:sz w:val="28"/>
                      <w:szCs w:val="28"/>
                    </w:rPr>
                  </w:rPrChange>
                </w:rPr>
                <w:t>Tích hợp dữ liệu từ các hệ thống quản lý nông nghiệp khác.</w:t>
              </w:r>
            </w:ins>
          </w:p>
        </w:tc>
      </w:tr>
      <w:tr w:rsidR="003C02FF" w:rsidRPr="003C02FF" w14:paraId="5965AD8E" w14:textId="77777777" w:rsidTr="003C02FF">
        <w:trPr>
          <w:trHeight w:val="360"/>
          <w:ins w:id="2848" w:author="James Vu" w:date="2024-04-19T00:01:00Z"/>
          <w:trPrChange w:id="2849" w:author="James Vu" w:date="2024-04-19T00:20:00Z">
            <w:trPr>
              <w:trHeight w:val="360"/>
            </w:trPr>
          </w:trPrChange>
        </w:trPr>
        <w:tc>
          <w:tcPr>
            <w:tcW w:w="704" w:type="dxa"/>
            <w:shd w:val="clear" w:color="auto" w:fill="auto"/>
            <w:noWrap/>
            <w:vAlign w:val="center"/>
            <w:hideMark/>
            <w:tcPrChange w:id="2850" w:author="James Vu" w:date="2024-04-19T00:20:00Z">
              <w:tcPr>
                <w:tcW w:w="704" w:type="dxa"/>
                <w:shd w:val="clear" w:color="auto" w:fill="auto"/>
                <w:noWrap/>
                <w:vAlign w:val="center"/>
                <w:hideMark/>
              </w:tcPr>
            </w:tcPrChange>
          </w:tcPr>
          <w:p w14:paraId="570F52B9" w14:textId="77777777" w:rsidR="004D28C1" w:rsidRPr="003C02FF" w:rsidRDefault="004D28C1" w:rsidP="004D28C1">
            <w:pPr>
              <w:jc w:val="center"/>
              <w:rPr>
                <w:ins w:id="2851" w:author="James Vu" w:date="2024-04-19T00:01:00Z"/>
                <w:b/>
                <w:bCs/>
                <w:color w:val="000000"/>
                <w:rPrChange w:id="2852" w:author="James Vu" w:date="2024-04-19T00:19:00Z">
                  <w:rPr>
                    <w:ins w:id="2853" w:author="James Vu" w:date="2024-04-19T00:01:00Z"/>
                    <w:b/>
                    <w:bCs/>
                    <w:color w:val="000000"/>
                    <w:sz w:val="28"/>
                    <w:szCs w:val="28"/>
                  </w:rPr>
                </w:rPrChange>
              </w:rPr>
            </w:pPr>
            <w:ins w:id="2854" w:author="James Vu" w:date="2024-04-19T00:01:00Z">
              <w:r w:rsidRPr="003C02FF">
                <w:rPr>
                  <w:b/>
                  <w:bCs/>
                  <w:color w:val="000000"/>
                  <w:rPrChange w:id="2855" w:author="James Vu" w:date="2024-04-19T00:19:00Z">
                    <w:rPr>
                      <w:b/>
                      <w:bCs/>
                      <w:color w:val="000000"/>
                      <w:sz w:val="28"/>
                      <w:szCs w:val="28"/>
                    </w:rPr>
                  </w:rPrChange>
                </w:rPr>
                <w:t> </w:t>
              </w:r>
            </w:ins>
          </w:p>
        </w:tc>
        <w:tc>
          <w:tcPr>
            <w:tcW w:w="8358" w:type="dxa"/>
            <w:shd w:val="clear" w:color="auto" w:fill="auto"/>
            <w:noWrap/>
            <w:vAlign w:val="center"/>
            <w:hideMark/>
            <w:tcPrChange w:id="2856" w:author="James Vu" w:date="2024-04-19T00:20:00Z">
              <w:tcPr>
                <w:tcW w:w="8358" w:type="dxa"/>
                <w:shd w:val="clear" w:color="auto" w:fill="auto"/>
                <w:noWrap/>
                <w:vAlign w:val="center"/>
                <w:hideMark/>
              </w:tcPr>
            </w:tcPrChange>
          </w:tcPr>
          <w:p w14:paraId="01E56BD0" w14:textId="77777777" w:rsidR="004D28C1" w:rsidRPr="003C02FF" w:rsidRDefault="004D28C1" w:rsidP="004D28C1">
            <w:pPr>
              <w:rPr>
                <w:ins w:id="2857" w:author="James Vu" w:date="2024-04-19T00:01:00Z"/>
                <w:color w:val="0D0D0D"/>
                <w:rPrChange w:id="2858" w:author="James Vu" w:date="2024-04-19T00:19:00Z">
                  <w:rPr>
                    <w:ins w:id="2859" w:author="James Vu" w:date="2024-04-19T00:01:00Z"/>
                    <w:color w:val="0D0D0D"/>
                    <w:sz w:val="28"/>
                    <w:szCs w:val="28"/>
                  </w:rPr>
                </w:rPrChange>
              </w:rPr>
            </w:pPr>
            <w:ins w:id="2860" w:author="James Vu" w:date="2024-04-19T00:01:00Z">
              <w:r w:rsidRPr="003C02FF">
                <w:rPr>
                  <w:color w:val="0D0D0D"/>
                  <w:rPrChange w:id="2861" w:author="James Vu" w:date="2024-04-19T00:19:00Z">
                    <w:rPr>
                      <w:color w:val="0D0D0D"/>
                      <w:sz w:val="28"/>
                      <w:szCs w:val="28"/>
                    </w:rPr>
                  </w:rPrChange>
                </w:rPr>
                <w:t>Đồng bộ hóa thông tin với cơ quan quản lý chất lượng.</w:t>
              </w:r>
            </w:ins>
          </w:p>
        </w:tc>
      </w:tr>
      <w:tr w:rsidR="003C02FF" w:rsidRPr="003C02FF" w14:paraId="59BD4D7C" w14:textId="77777777" w:rsidTr="003C02FF">
        <w:trPr>
          <w:trHeight w:val="360"/>
          <w:ins w:id="2862" w:author="James Vu" w:date="2024-04-19T00:01:00Z"/>
          <w:trPrChange w:id="2863" w:author="James Vu" w:date="2024-04-19T00:20:00Z">
            <w:trPr>
              <w:trHeight w:val="360"/>
            </w:trPr>
          </w:trPrChange>
        </w:trPr>
        <w:tc>
          <w:tcPr>
            <w:tcW w:w="704" w:type="dxa"/>
            <w:shd w:val="clear" w:color="auto" w:fill="auto"/>
            <w:noWrap/>
            <w:vAlign w:val="center"/>
            <w:hideMark/>
            <w:tcPrChange w:id="2864" w:author="James Vu" w:date="2024-04-19T00:20:00Z">
              <w:tcPr>
                <w:tcW w:w="704" w:type="dxa"/>
                <w:shd w:val="clear" w:color="auto" w:fill="auto"/>
                <w:noWrap/>
                <w:vAlign w:val="center"/>
                <w:hideMark/>
              </w:tcPr>
            </w:tcPrChange>
          </w:tcPr>
          <w:p w14:paraId="2CBFF3C3" w14:textId="77777777" w:rsidR="004D28C1" w:rsidRPr="003C02FF" w:rsidRDefault="004D28C1" w:rsidP="004D28C1">
            <w:pPr>
              <w:jc w:val="center"/>
              <w:rPr>
                <w:ins w:id="2865" w:author="James Vu" w:date="2024-04-19T00:01:00Z"/>
                <w:b/>
                <w:bCs/>
                <w:color w:val="000000"/>
                <w:rPrChange w:id="2866" w:author="James Vu" w:date="2024-04-19T00:19:00Z">
                  <w:rPr>
                    <w:ins w:id="2867" w:author="James Vu" w:date="2024-04-19T00:01:00Z"/>
                    <w:b/>
                    <w:bCs/>
                    <w:color w:val="000000"/>
                    <w:sz w:val="28"/>
                    <w:szCs w:val="28"/>
                  </w:rPr>
                </w:rPrChange>
              </w:rPr>
            </w:pPr>
            <w:ins w:id="2868" w:author="James Vu" w:date="2024-04-19T00:01:00Z">
              <w:r w:rsidRPr="003C02FF">
                <w:rPr>
                  <w:b/>
                  <w:bCs/>
                  <w:color w:val="000000"/>
                  <w:rPrChange w:id="2869" w:author="James Vu" w:date="2024-04-19T00:19:00Z">
                    <w:rPr>
                      <w:b/>
                      <w:bCs/>
                      <w:color w:val="000000"/>
                      <w:sz w:val="28"/>
                      <w:szCs w:val="28"/>
                    </w:rPr>
                  </w:rPrChange>
                </w:rPr>
                <w:t> </w:t>
              </w:r>
            </w:ins>
          </w:p>
        </w:tc>
        <w:tc>
          <w:tcPr>
            <w:tcW w:w="8358" w:type="dxa"/>
            <w:shd w:val="clear" w:color="auto" w:fill="auto"/>
            <w:noWrap/>
            <w:vAlign w:val="center"/>
            <w:hideMark/>
            <w:tcPrChange w:id="2870" w:author="James Vu" w:date="2024-04-19T00:20:00Z">
              <w:tcPr>
                <w:tcW w:w="8358" w:type="dxa"/>
                <w:shd w:val="clear" w:color="auto" w:fill="auto"/>
                <w:noWrap/>
                <w:vAlign w:val="center"/>
                <w:hideMark/>
              </w:tcPr>
            </w:tcPrChange>
          </w:tcPr>
          <w:p w14:paraId="5AF73BC8" w14:textId="77777777" w:rsidR="004D28C1" w:rsidRPr="003C02FF" w:rsidRDefault="004D28C1" w:rsidP="004D28C1">
            <w:pPr>
              <w:rPr>
                <w:ins w:id="2871" w:author="James Vu" w:date="2024-04-19T00:01:00Z"/>
                <w:color w:val="0D0D0D"/>
                <w:rPrChange w:id="2872" w:author="James Vu" w:date="2024-04-19T00:19:00Z">
                  <w:rPr>
                    <w:ins w:id="2873" w:author="James Vu" w:date="2024-04-19T00:01:00Z"/>
                    <w:color w:val="0D0D0D"/>
                    <w:sz w:val="28"/>
                    <w:szCs w:val="28"/>
                  </w:rPr>
                </w:rPrChange>
              </w:rPr>
            </w:pPr>
            <w:ins w:id="2874" w:author="James Vu" w:date="2024-04-19T00:01:00Z">
              <w:r w:rsidRPr="003C02FF">
                <w:rPr>
                  <w:color w:val="0D0D0D"/>
                  <w:rPrChange w:id="2875" w:author="James Vu" w:date="2024-04-19T00:19:00Z">
                    <w:rPr>
                      <w:color w:val="0D0D0D"/>
                      <w:sz w:val="28"/>
                      <w:szCs w:val="28"/>
                    </w:rPr>
                  </w:rPrChange>
                </w:rPr>
                <w:t>Cập nhật và quản lý thông tin liên tục.</w:t>
              </w:r>
            </w:ins>
          </w:p>
        </w:tc>
      </w:tr>
      <w:tr w:rsidR="003C02FF" w:rsidRPr="003C02FF" w14:paraId="7169DB85" w14:textId="77777777" w:rsidTr="003C02FF">
        <w:trPr>
          <w:trHeight w:val="360"/>
          <w:ins w:id="2876" w:author="James Vu" w:date="2024-04-19T00:01:00Z"/>
          <w:trPrChange w:id="2877" w:author="James Vu" w:date="2024-04-19T00:20:00Z">
            <w:trPr>
              <w:trHeight w:val="360"/>
            </w:trPr>
          </w:trPrChange>
        </w:trPr>
        <w:tc>
          <w:tcPr>
            <w:tcW w:w="704" w:type="dxa"/>
            <w:shd w:val="clear" w:color="auto" w:fill="auto"/>
            <w:noWrap/>
            <w:vAlign w:val="center"/>
            <w:hideMark/>
            <w:tcPrChange w:id="2878" w:author="James Vu" w:date="2024-04-19T00:20:00Z">
              <w:tcPr>
                <w:tcW w:w="704" w:type="dxa"/>
                <w:shd w:val="clear" w:color="auto" w:fill="auto"/>
                <w:noWrap/>
                <w:vAlign w:val="center"/>
                <w:hideMark/>
              </w:tcPr>
            </w:tcPrChange>
          </w:tcPr>
          <w:p w14:paraId="4E52621E" w14:textId="77777777" w:rsidR="004D28C1" w:rsidRPr="003C02FF" w:rsidRDefault="004D28C1" w:rsidP="004D28C1">
            <w:pPr>
              <w:jc w:val="center"/>
              <w:rPr>
                <w:ins w:id="2879" w:author="James Vu" w:date="2024-04-19T00:01:00Z"/>
                <w:b/>
                <w:bCs/>
                <w:color w:val="000000"/>
                <w:rPrChange w:id="2880" w:author="James Vu" w:date="2024-04-19T00:19:00Z">
                  <w:rPr>
                    <w:ins w:id="2881" w:author="James Vu" w:date="2024-04-19T00:01:00Z"/>
                    <w:b/>
                    <w:bCs/>
                    <w:color w:val="000000"/>
                    <w:sz w:val="28"/>
                    <w:szCs w:val="28"/>
                  </w:rPr>
                </w:rPrChange>
              </w:rPr>
            </w:pPr>
            <w:ins w:id="2882" w:author="James Vu" w:date="2024-04-19T00:01:00Z">
              <w:r w:rsidRPr="003C02FF">
                <w:rPr>
                  <w:b/>
                  <w:bCs/>
                  <w:color w:val="000000"/>
                  <w:rPrChange w:id="2883" w:author="James Vu" w:date="2024-04-19T00:19:00Z">
                    <w:rPr>
                      <w:b/>
                      <w:bCs/>
                      <w:color w:val="000000"/>
                      <w:sz w:val="28"/>
                      <w:szCs w:val="28"/>
                    </w:rPr>
                  </w:rPrChange>
                </w:rPr>
                <w:t> </w:t>
              </w:r>
            </w:ins>
          </w:p>
        </w:tc>
        <w:tc>
          <w:tcPr>
            <w:tcW w:w="8358" w:type="dxa"/>
            <w:shd w:val="clear" w:color="auto" w:fill="auto"/>
            <w:noWrap/>
            <w:vAlign w:val="center"/>
            <w:hideMark/>
            <w:tcPrChange w:id="2884" w:author="James Vu" w:date="2024-04-19T00:20:00Z">
              <w:tcPr>
                <w:tcW w:w="8358" w:type="dxa"/>
                <w:shd w:val="clear" w:color="auto" w:fill="auto"/>
                <w:noWrap/>
                <w:vAlign w:val="center"/>
                <w:hideMark/>
              </w:tcPr>
            </w:tcPrChange>
          </w:tcPr>
          <w:p w14:paraId="498AEB18" w14:textId="77777777" w:rsidR="004D28C1" w:rsidRPr="003C02FF" w:rsidRDefault="004D28C1" w:rsidP="004D28C1">
            <w:pPr>
              <w:rPr>
                <w:ins w:id="2885" w:author="James Vu" w:date="2024-04-19T00:01:00Z"/>
                <w:color w:val="0D0D0D"/>
                <w:rPrChange w:id="2886" w:author="James Vu" w:date="2024-04-19T00:19:00Z">
                  <w:rPr>
                    <w:ins w:id="2887" w:author="James Vu" w:date="2024-04-19T00:01:00Z"/>
                    <w:color w:val="0D0D0D"/>
                    <w:sz w:val="28"/>
                    <w:szCs w:val="28"/>
                  </w:rPr>
                </w:rPrChange>
              </w:rPr>
            </w:pPr>
            <w:ins w:id="2888" w:author="James Vu" w:date="2024-04-19T00:01:00Z">
              <w:r w:rsidRPr="003C02FF">
                <w:rPr>
                  <w:color w:val="0D0D0D"/>
                  <w:rPrChange w:id="2889" w:author="James Vu" w:date="2024-04-19T00:19:00Z">
                    <w:rPr>
                      <w:color w:val="0D0D0D"/>
                      <w:sz w:val="28"/>
                      <w:szCs w:val="28"/>
                    </w:rPr>
                  </w:rPrChange>
                </w:rPr>
                <w:t>Cung cấp các API cho việc truy xuất dữ liệu bên ngoài.</w:t>
              </w:r>
            </w:ins>
          </w:p>
        </w:tc>
      </w:tr>
      <w:tr w:rsidR="003C02FF" w:rsidRPr="003C02FF" w14:paraId="5C7B963B" w14:textId="77777777" w:rsidTr="003C02FF">
        <w:trPr>
          <w:trHeight w:val="360"/>
          <w:ins w:id="2890" w:author="James Vu" w:date="2024-04-19T00:01:00Z"/>
          <w:trPrChange w:id="2891" w:author="James Vu" w:date="2024-04-19T00:20:00Z">
            <w:trPr>
              <w:trHeight w:val="360"/>
            </w:trPr>
          </w:trPrChange>
        </w:trPr>
        <w:tc>
          <w:tcPr>
            <w:tcW w:w="704" w:type="dxa"/>
            <w:shd w:val="clear" w:color="auto" w:fill="auto"/>
            <w:noWrap/>
            <w:vAlign w:val="center"/>
            <w:hideMark/>
            <w:tcPrChange w:id="2892" w:author="James Vu" w:date="2024-04-19T00:20:00Z">
              <w:tcPr>
                <w:tcW w:w="704" w:type="dxa"/>
                <w:shd w:val="clear" w:color="auto" w:fill="auto"/>
                <w:noWrap/>
                <w:vAlign w:val="center"/>
                <w:hideMark/>
              </w:tcPr>
            </w:tcPrChange>
          </w:tcPr>
          <w:p w14:paraId="05177B6D" w14:textId="77777777" w:rsidR="004D28C1" w:rsidRPr="003C02FF" w:rsidRDefault="004D28C1" w:rsidP="004D28C1">
            <w:pPr>
              <w:jc w:val="center"/>
              <w:rPr>
                <w:ins w:id="2893" w:author="James Vu" w:date="2024-04-19T00:01:00Z"/>
                <w:b/>
                <w:bCs/>
                <w:color w:val="000000"/>
                <w:rPrChange w:id="2894" w:author="James Vu" w:date="2024-04-19T00:19:00Z">
                  <w:rPr>
                    <w:ins w:id="2895" w:author="James Vu" w:date="2024-04-19T00:01:00Z"/>
                    <w:b/>
                    <w:bCs/>
                    <w:color w:val="000000"/>
                    <w:sz w:val="28"/>
                    <w:szCs w:val="28"/>
                  </w:rPr>
                </w:rPrChange>
              </w:rPr>
            </w:pPr>
            <w:ins w:id="2896" w:author="James Vu" w:date="2024-04-19T00:01:00Z">
              <w:r w:rsidRPr="003C02FF">
                <w:rPr>
                  <w:b/>
                  <w:bCs/>
                  <w:color w:val="000000"/>
                  <w:rPrChange w:id="2897" w:author="James Vu" w:date="2024-04-19T00:19:00Z">
                    <w:rPr>
                      <w:b/>
                      <w:bCs/>
                      <w:color w:val="000000"/>
                      <w:sz w:val="28"/>
                      <w:szCs w:val="28"/>
                    </w:rPr>
                  </w:rPrChange>
                </w:rPr>
                <w:t> </w:t>
              </w:r>
            </w:ins>
          </w:p>
        </w:tc>
        <w:tc>
          <w:tcPr>
            <w:tcW w:w="8358" w:type="dxa"/>
            <w:shd w:val="clear" w:color="auto" w:fill="auto"/>
            <w:noWrap/>
            <w:vAlign w:val="center"/>
            <w:hideMark/>
            <w:tcPrChange w:id="2898" w:author="James Vu" w:date="2024-04-19T00:20:00Z">
              <w:tcPr>
                <w:tcW w:w="8358" w:type="dxa"/>
                <w:shd w:val="clear" w:color="auto" w:fill="auto"/>
                <w:noWrap/>
                <w:vAlign w:val="center"/>
                <w:hideMark/>
              </w:tcPr>
            </w:tcPrChange>
          </w:tcPr>
          <w:p w14:paraId="70E6ACAE" w14:textId="77777777" w:rsidR="004D28C1" w:rsidRPr="003C02FF" w:rsidRDefault="004D28C1" w:rsidP="004D28C1">
            <w:pPr>
              <w:rPr>
                <w:ins w:id="2899" w:author="James Vu" w:date="2024-04-19T00:01:00Z"/>
                <w:color w:val="0D0D0D"/>
                <w:rPrChange w:id="2900" w:author="James Vu" w:date="2024-04-19T00:19:00Z">
                  <w:rPr>
                    <w:ins w:id="2901" w:author="James Vu" w:date="2024-04-19T00:01:00Z"/>
                    <w:color w:val="0D0D0D"/>
                    <w:sz w:val="28"/>
                    <w:szCs w:val="28"/>
                  </w:rPr>
                </w:rPrChange>
              </w:rPr>
            </w:pPr>
            <w:ins w:id="2902" w:author="James Vu" w:date="2024-04-19T00:01:00Z">
              <w:r w:rsidRPr="003C02FF">
                <w:rPr>
                  <w:color w:val="0D0D0D"/>
                  <w:rPrChange w:id="2903" w:author="James Vu" w:date="2024-04-19T00:19:00Z">
                    <w:rPr>
                      <w:color w:val="0D0D0D"/>
                      <w:sz w:val="28"/>
                      <w:szCs w:val="28"/>
                    </w:rPr>
                  </w:rPrChange>
                </w:rPr>
                <w:t>Bảo vệ dữ liệu và quản lý truy cập dựa trên quy định.</w:t>
              </w:r>
            </w:ins>
          </w:p>
        </w:tc>
      </w:tr>
      <w:tr w:rsidR="003C02FF" w:rsidRPr="003C02FF" w14:paraId="05205B20" w14:textId="77777777" w:rsidTr="003C02FF">
        <w:trPr>
          <w:trHeight w:val="360"/>
          <w:ins w:id="2904" w:author="James Vu" w:date="2024-04-19T00:01:00Z"/>
          <w:trPrChange w:id="2905" w:author="James Vu" w:date="2024-04-19T00:20:00Z">
            <w:trPr>
              <w:trHeight w:val="360"/>
            </w:trPr>
          </w:trPrChange>
        </w:trPr>
        <w:tc>
          <w:tcPr>
            <w:tcW w:w="704" w:type="dxa"/>
            <w:shd w:val="clear" w:color="auto" w:fill="auto"/>
            <w:noWrap/>
            <w:vAlign w:val="center"/>
            <w:hideMark/>
            <w:tcPrChange w:id="2906" w:author="James Vu" w:date="2024-04-19T00:20:00Z">
              <w:tcPr>
                <w:tcW w:w="704" w:type="dxa"/>
                <w:shd w:val="clear" w:color="auto" w:fill="auto"/>
                <w:noWrap/>
                <w:vAlign w:val="center"/>
                <w:hideMark/>
              </w:tcPr>
            </w:tcPrChange>
          </w:tcPr>
          <w:p w14:paraId="0C3F3B6A" w14:textId="77777777" w:rsidR="004D28C1" w:rsidRPr="003C02FF" w:rsidRDefault="004D28C1" w:rsidP="004D28C1">
            <w:pPr>
              <w:jc w:val="center"/>
              <w:rPr>
                <w:ins w:id="2907" w:author="James Vu" w:date="2024-04-19T00:01:00Z"/>
                <w:b/>
                <w:bCs/>
                <w:color w:val="000000"/>
                <w:rPrChange w:id="2908" w:author="James Vu" w:date="2024-04-19T00:19:00Z">
                  <w:rPr>
                    <w:ins w:id="2909" w:author="James Vu" w:date="2024-04-19T00:01:00Z"/>
                    <w:b/>
                    <w:bCs/>
                    <w:color w:val="000000"/>
                    <w:sz w:val="28"/>
                    <w:szCs w:val="28"/>
                  </w:rPr>
                </w:rPrChange>
              </w:rPr>
            </w:pPr>
            <w:ins w:id="2910" w:author="James Vu" w:date="2024-04-19T00:01:00Z">
              <w:r w:rsidRPr="003C02FF">
                <w:rPr>
                  <w:b/>
                  <w:bCs/>
                  <w:color w:val="000000"/>
                  <w:rPrChange w:id="2911" w:author="James Vu" w:date="2024-04-19T00:19:00Z">
                    <w:rPr>
                      <w:b/>
                      <w:bCs/>
                      <w:color w:val="000000"/>
                      <w:sz w:val="28"/>
                      <w:szCs w:val="28"/>
                    </w:rPr>
                  </w:rPrChange>
                </w:rPr>
                <w:t>4</w:t>
              </w:r>
            </w:ins>
          </w:p>
        </w:tc>
        <w:tc>
          <w:tcPr>
            <w:tcW w:w="8358" w:type="dxa"/>
            <w:shd w:val="clear" w:color="auto" w:fill="auto"/>
            <w:noWrap/>
            <w:vAlign w:val="center"/>
            <w:hideMark/>
            <w:tcPrChange w:id="2912" w:author="James Vu" w:date="2024-04-19T00:20:00Z">
              <w:tcPr>
                <w:tcW w:w="8358" w:type="dxa"/>
                <w:shd w:val="clear" w:color="auto" w:fill="auto"/>
                <w:noWrap/>
                <w:vAlign w:val="center"/>
                <w:hideMark/>
              </w:tcPr>
            </w:tcPrChange>
          </w:tcPr>
          <w:p w14:paraId="70D70D26" w14:textId="77777777" w:rsidR="004D28C1" w:rsidRPr="003C02FF" w:rsidRDefault="004D28C1" w:rsidP="004D28C1">
            <w:pPr>
              <w:rPr>
                <w:ins w:id="2913" w:author="James Vu" w:date="2024-04-19T00:01:00Z"/>
                <w:b/>
                <w:bCs/>
                <w:color w:val="0D0D0D"/>
                <w:rPrChange w:id="2914" w:author="James Vu" w:date="2024-04-19T00:19:00Z">
                  <w:rPr>
                    <w:ins w:id="2915" w:author="James Vu" w:date="2024-04-19T00:01:00Z"/>
                    <w:b/>
                    <w:bCs/>
                    <w:color w:val="0D0D0D"/>
                    <w:sz w:val="28"/>
                    <w:szCs w:val="28"/>
                  </w:rPr>
                </w:rPrChange>
              </w:rPr>
            </w:pPr>
            <w:ins w:id="2916" w:author="James Vu" w:date="2024-04-19T00:01:00Z">
              <w:r w:rsidRPr="003C02FF">
                <w:rPr>
                  <w:b/>
                  <w:bCs/>
                  <w:color w:val="0D0D0D"/>
                  <w:rPrChange w:id="2917" w:author="James Vu" w:date="2024-04-19T00:19:00Z">
                    <w:rPr>
                      <w:b/>
                      <w:bCs/>
                      <w:color w:val="0D0D0D"/>
                      <w:sz w:val="28"/>
                      <w:szCs w:val="28"/>
                    </w:rPr>
                  </w:rPrChange>
                </w:rPr>
                <w:t>Phân tích Dữ liệu</w:t>
              </w:r>
            </w:ins>
          </w:p>
        </w:tc>
      </w:tr>
      <w:tr w:rsidR="003C02FF" w:rsidRPr="003C02FF" w14:paraId="4122E18B" w14:textId="77777777" w:rsidTr="003C02FF">
        <w:trPr>
          <w:trHeight w:val="360"/>
          <w:ins w:id="2918" w:author="James Vu" w:date="2024-04-19T00:01:00Z"/>
          <w:trPrChange w:id="2919" w:author="James Vu" w:date="2024-04-19T00:20:00Z">
            <w:trPr>
              <w:trHeight w:val="360"/>
            </w:trPr>
          </w:trPrChange>
        </w:trPr>
        <w:tc>
          <w:tcPr>
            <w:tcW w:w="704" w:type="dxa"/>
            <w:shd w:val="clear" w:color="auto" w:fill="auto"/>
            <w:noWrap/>
            <w:vAlign w:val="center"/>
            <w:hideMark/>
            <w:tcPrChange w:id="2920" w:author="James Vu" w:date="2024-04-19T00:20:00Z">
              <w:tcPr>
                <w:tcW w:w="704" w:type="dxa"/>
                <w:shd w:val="clear" w:color="auto" w:fill="auto"/>
                <w:noWrap/>
                <w:vAlign w:val="center"/>
                <w:hideMark/>
              </w:tcPr>
            </w:tcPrChange>
          </w:tcPr>
          <w:p w14:paraId="455498E4" w14:textId="77777777" w:rsidR="004D28C1" w:rsidRPr="003C02FF" w:rsidRDefault="004D28C1" w:rsidP="004D28C1">
            <w:pPr>
              <w:jc w:val="center"/>
              <w:rPr>
                <w:ins w:id="2921" w:author="James Vu" w:date="2024-04-19T00:01:00Z"/>
                <w:b/>
                <w:bCs/>
                <w:color w:val="000000"/>
                <w:rPrChange w:id="2922" w:author="James Vu" w:date="2024-04-19T00:19:00Z">
                  <w:rPr>
                    <w:ins w:id="2923" w:author="James Vu" w:date="2024-04-19T00:01:00Z"/>
                    <w:b/>
                    <w:bCs/>
                    <w:color w:val="000000"/>
                    <w:sz w:val="28"/>
                    <w:szCs w:val="28"/>
                  </w:rPr>
                </w:rPrChange>
              </w:rPr>
            </w:pPr>
            <w:ins w:id="2924" w:author="James Vu" w:date="2024-04-19T00:01:00Z">
              <w:r w:rsidRPr="003C02FF">
                <w:rPr>
                  <w:b/>
                  <w:bCs/>
                  <w:color w:val="000000"/>
                  <w:rPrChange w:id="2925" w:author="James Vu" w:date="2024-04-19T00:19:00Z">
                    <w:rPr>
                      <w:b/>
                      <w:bCs/>
                      <w:color w:val="000000"/>
                      <w:sz w:val="28"/>
                      <w:szCs w:val="28"/>
                    </w:rPr>
                  </w:rPrChange>
                </w:rPr>
                <w:t> </w:t>
              </w:r>
            </w:ins>
          </w:p>
        </w:tc>
        <w:tc>
          <w:tcPr>
            <w:tcW w:w="8358" w:type="dxa"/>
            <w:shd w:val="clear" w:color="auto" w:fill="auto"/>
            <w:noWrap/>
            <w:vAlign w:val="center"/>
            <w:hideMark/>
            <w:tcPrChange w:id="2926" w:author="James Vu" w:date="2024-04-19T00:20:00Z">
              <w:tcPr>
                <w:tcW w:w="8358" w:type="dxa"/>
                <w:shd w:val="clear" w:color="auto" w:fill="auto"/>
                <w:noWrap/>
                <w:vAlign w:val="center"/>
                <w:hideMark/>
              </w:tcPr>
            </w:tcPrChange>
          </w:tcPr>
          <w:p w14:paraId="597A3A7E" w14:textId="77777777" w:rsidR="004D28C1" w:rsidRPr="003C02FF" w:rsidRDefault="004D28C1" w:rsidP="004D28C1">
            <w:pPr>
              <w:rPr>
                <w:ins w:id="2927" w:author="James Vu" w:date="2024-04-19T00:01:00Z"/>
                <w:color w:val="0D0D0D"/>
                <w:rPrChange w:id="2928" w:author="James Vu" w:date="2024-04-19T00:19:00Z">
                  <w:rPr>
                    <w:ins w:id="2929" w:author="James Vu" w:date="2024-04-19T00:01:00Z"/>
                    <w:color w:val="0D0D0D"/>
                    <w:sz w:val="28"/>
                    <w:szCs w:val="28"/>
                  </w:rPr>
                </w:rPrChange>
              </w:rPr>
            </w:pPr>
            <w:ins w:id="2930" w:author="James Vu" w:date="2024-04-19T00:01:00Z">
              <w:r w:rsidRPr="003C02FF">
                <w:rPr>
                  <w:color w:val="0D0D0D"/>
                  <w:rPrChange w:id="2931" w:author="James Vu" w:date="2024-04-19T00:19:00Z">
                    <w:rPr>
                      <w:color w:val="0D0D0D"/>
                      <w:sz w:val="28"/>
                      <w:szCs w:val="28"/>
                    </w:rPr>
                  </w:rPrChange>
                </w:rPr>
                <w:t>Cung cấp dashboard tổng quan cho cơ quan quản lý.</w:t>
              </w:r>
            </w:ins>
          </w:p>
        </w:tc>
      </w:tr>
      <w:tr w:rsidR="003C02FF" w:rsidRPr="003C02FF" w14:paraId="0E303DAE" w14:textId="77777777" w:rsidTr="003C02FF">
        <w:trPr>
          <w:trHeight w:val="360"/>
          <w:ins w:id="2932" w:author="James Vu" w:date="2024-04-19T00:01:00Z"/>
          <w:trPrChange w:id="2933" w:author="James Vu" w:date="2024-04-19T00:20:00Z">
            <w:trPr>
              <w:trHeight w:val="360"/>
            </w:trPr>
          </w:trPrChange>
        </w:trPr>
        <w:tc>
          <w:tcPr>
            <w:tcW w:w="704" w:type="dxa"/>
            <w:shd w:val="clear" w:color="auto" w:fill="auto"/>
            <w:noWrap/>
            <w:vAlign w:val="center"/>
            <w:hideMark/>
            <w:tcPrChange w:id="2934" w:author="James Vu" w:date="2024-04-19T00:20:00Z">
              <w:tcPr>
                <w:tcW w:w="704" w:type="dxa"/>
                <w:shd w:val="clear" w:color="auto" w:fill="auto"/>
                <w:noWrap/>
                <w:vAlign w:val="center"/>
                <w:hideMark/>
              </w:tcPr>
            </w:tcPrChange>
          </w:tcPr>
          <w:p w14:paraId="72336F4E" w14:textId="77777777" w:rsidR="004D28C1" w:rsidRPr="003C02FF" w:rsidRDefault="004D28C1" w:rsidP="004D28C1">
            <w:pPr>
              <w:jc w:val="center"/>
              <w:rPr>
                <w:ins w:id="2935" w:author="James Vu" w:date="2024-04-19T00:01:00Z"/>
                <w:b/>
                <w:bCs/>
                <w:color w:val="000000"/>
                <w:rPrChange w:id="2936" w:author="James Vu" w:date="2024-04-19T00:19:00Z">
                  <w:rPr>
                    <w:ins w:id="2937" w:author="James Vu" w:date="2024-04-19T00:01:00Z"/>
                    <w:b/>
                    <w:bCs/>
                    <w:color w:val="000000"/>
                    <w:sz w:val="28"/>
                    <w:szCs w:val="28"/>
                  </w:rPr>
                </w:rPrChange>
              </w:rPr>
            </w:pPr>
            <w:ins w:id="2938" w:author="James Vu" w:date="2024-04-19T00:01:00Z">
              <w:r w:rsidRPr="003C02FF">
                <w:rPr>
                  <w:b/>
                  <w:bCs/>
                  <w:color w:val="000000"/>
                  <w:rPrChange w:id="2939" w:author="James Vu" w:date="2024-04-19T00:19:00Z">
                    <w:rPr>
                      <w:b/>
                      <w:bCs/>
                      <w:color w:val="000000"/>
                      <w:sz w:val="28"/>
                      <w:szCs w:val="28"/>
                    </w:rPr>
                  </w:rPrChange>
                </w:rPr>
                <w:t> </w:t>
              </w:r>
            </w:ins>
          </w:p>
        </w:tc>
        <w:tc>
          <w:tcPr>
            <w:tcW w:w="8358" w:type="dxa"/>
            <w:shd w:val="clear" w:color="auto" w:fill="auto"/>
            <w:noWrap/>
            <w:vAlign w:val="center"/>
            <w:hideMark/>
            <w:tcPrChange w:id="2940" w:author="James Vu" w:date="2024-04-19T00:20:00Z">
              <w:tcPr>
                <w:tcW w:w="8358" w:type="dxa"/>
                <w:shd w:val="clear" w:color="auto" w:fill="auto"/>
                <w:noWrap/>
                <w:vAlign w:val="center"/>
                <w:hideMark/>
              </w:tcPr>
            </w:tcPrChange>
          </w:tcPr>
          <w:p w14:paraId="3A41ED0F" w14:textId="77777777" w:rsidR="004D28C1" w:rsidRPr="003C02FF" w:rsidRDefault="004D28C1" w:rsidP="004D28C1">
            <w:pPr>
              <w:rPr>
                <w:ins w:id="2941" w:author="James Vu" w:date="2024-04-19T00:01:00Z"/>
                <w:color w:val="0D0D0D"/>
                <w:rPrChange w:id="2942" w:author="James Vu" w:date="2024-04-19T00:19:00Z">
                  <w:rPr>
                    <w:ins w:id="2943" w:author="James Vu" w:date="2024-04-19T00:01:00Z"/>
                    <w:color w:val="0D0D0D"/>
                    <w:sz w:val="28"/>
                    <w:szCs w:val="28"/>
                  </w:rPr>
                </w:rPrChange>
              </w:rPr>
            </w:pPr>
            <w:ins w:id="2944" w:author="James Vu" w:date="2024-04-19T00:01:00Z">
              <w:r w:rsidRPr="003C02FF">
                <w:rPr>
                  <w:color w:val="0D0D0D"/>
                  <w:rPrChange w:id="2945" w:author="James Vu" w:date="2024-04-19T00:19:00Z">
                    <w:rPr>
                      <w:color w:val="0D0D0D"/>
                      <w:sz w:val="28"/>
                      <w:szCs w:val="28"/>
                    </w:rPr>
                  </w:rPrChange>
                </w:rPr>
                <w:t>Cảnh báo tự động khi phát hiện dữ liệu bất thường.</w:t>
              </w:r>
            </w:ins>
          </w:p>
        </w:tc>
      </w:tr>
      <w:tr w:rsidR="003C02FF" w:rsidRPr="003C02FF" w14:paraId="24B5A5F1" w14:textId="77777777" w:rsidTr="003C02FF">
        <w:trPr>
          <w:trHeight w:val="360"/>
          <w:ins w:id="2946" w:author="James Vu" w:date="2024-04-19T00:01:00Z"/>
          <w:trPrChange w:id="2947" w:author="James Vu" w:date="2024-04-19T00:20:00Z">
            <w:trPr>
              <w:trHeight w:val="360"/>
            </w:trPr>
          </w:trPrChange>
        </w:trPr>
        <w:tc>
          <w:tcPr>
            <w:tcW w:w="704" w:type="dxa"/>
            <w:shd w:val="clear" w:color="auto" w:fill="auto"/>
            <w:noWrap/>
            <w:vAlign w:val="center"/>
            <w:hideMark/>
            <w:tcPrChange w:id="2948" w:author="James Vu" w:date="2024-04-19T00:20:00Z">
              <w:tcPr>
                <w:tcW w:w="704" w:type="dxa"/>
                <w:shd w:val="clear" w:color="auto" w:fill="auto"/>
                <w:noWrap/>
                <w:vAlign w:val="center"/>
                <w:hideMark/>
              </w:tcPr>
            </w:tcPrChange>
          </w:tcPr>
          <w:p w14:paraId="6BBAFEE5" w14:textId="77777777" w:rsidR="004D28C1" w:rsidRPr="003C02FF" w:rsidRDefault="004D28C1" w:rsidP="004D28C1">
            <w:pPr>
              <w:jc w:val="center"/>
              <w:rPr>
                <w:ins w:id="2949" w:author="James Vu" w:date="2024-04-19T00:01:00Z"/>
                <w:b/>
                <w:bCs/>
                <w:color w:val="000000"/>
                <w:rPrChange w:id="2950" w:author="James Vu" w:date="2024-04-19T00:19:00Z">
                  <w:rPr>
                    <w:ins w:id="2951" w:author="James Vu" w:date="2024-04-19T00:01:00Z"/>
                    <w:b/>
                    <w:bCs/>
                    <w:color w:val="000000"/>
                    <w:sz w:val="28"/>
                    <w:szCs w:val="28"/>
                  </w:rPr>
                </w:rPrChange>
              </w:rPr>
            </w:pPr>
            <w:ins w:id="2952" w:author="James Vu" w:date="2024-04-19T00:01:00Z">
              <w:r w:rsidRPr="003C02FF">
                <w:rPr>
                  <w:b/>
                  <w:bCs/>
                  <w:color w:val="000000"/>
                  <w:rPrChange w:id="2953" w:author="James Vu" w:date="2024-04-19T00:19:00Z">
                    <w:rPr>
                      <w:b/>
                      <w:bCs/>
                      <w:color w:val="000000"/>
                      <w:sz w:val="28"/>
                      <w:szCs w:val="28"/>
                    </w:rPr>
                  </w:rPrChange>
                </w:rPr>
                <w:t>5</w:t>
              </w:r>
            </w:ins>
          </w:p>
        </w:tc>
        <w:tc>
          <w:tcPr>
            <w:tcW w:w="8358" w:type="dxa"/>
            <w:shd w:val="clear" w:color="auto" w:fill="auto"/>
            <w:noWrap/>
            <w:vAlign w:val="center"/>
            <w:hideMark/>
            <w:tcPrChange w:id="2954" w:author="James Vu" w:date="2024-04-19T00:20:00Z">
              <w:tcPr>
                <w:tcW w:w="8358" w:type="dxa"/>
                <w:shd w:val="clear" w:color="auto" w:fill="auto"/>
                <w:noWrap/>
                <w:vAlign w:val="center"/>
                <w:hideMark/>
              </w:tcPr>
            </w:tcPrChange>
          </w:tcPr>
          <w:p w14:paraId="7FD18A5A" w14:textId="77777777" w:rsidR="004D28C1" w:rsidRPr="003C02FF" w:rsidRDefault="004D28C1" w:rsidP="004D28C1">
            <w:pPr>
              <w:rPr>
                <w:ins w:id="2955" w:author="James Vu" w:date="2024-04-19T00:01:00Z"/>
                <w:b/>
                <w:bCs/>
                <w:color w:val="0D0D0D"/>
                <w:rPrChange w:id="2956" w:author="James Vu" w:date="2024-04-19T00:19:00Z">
                  <w:rPr>
                    <w:ins w:id="2957" w:author="James Vu" w:date="2024-04-19T00:01:00Z"/>
                    <w:b/>
                    <w:bCs/>
                    <w:color w:val="0D0D0D"/>
                    <w:sz w:val="28"/>
                    <w:szCs w:val="28"/>
                  </w:rPr>
                </w:rPrChange>
              </w:rPr>
            </w:pPr>
            <w:ins w:id="2958" w:author="James Vu" w:date="2024-04-19T00:01:00Z">
              <w:r w:rsidRPr="003C02FF">
                <w:rPr>
                  <w:b/>
                  <w:bCs/>
                  <w:color w:val="0D0D0D"/>
                  <w:rPrChange w:id="2959" w:author="James Vu" w:date="2024-04-19T00:19:00Z">
                    <w:rPr>
                      <w:b/>
                      <w:bCs/>
                      <w:color w:val="0D0D0D"/>
                      <w:sz w:val="28"/>
                      <w:szCs w:val="28"/>
                    </w:rPr>
                  </w:rPrChange>
                </w:rPr>
                <w:t>Giao Diện Người Dùng</w:t>
              </w:r>
            </w:ins>
          </w:p>
        </w:tc>
      </w:tr>
      <w:tr w:rsidR="003C02FF" w:rsidRPr="003C02FF" w14:paraId="55BAE30B" w14:textId="77777777" w:rsidTr="003C02FF">
        <w:trPr>
          <w:trHeight w:val="360"/>
          <w:ins w:id="2960" w:author="James Vu" w:date="2024-04-19T00:01:00Z"/>
          <w:trPrChange w:id="2961" w:author="James Vu" w:date="2024-04-19T00:20:00Z">
            <w:trPr>
              <w:trHeight w:val="360"/>
            </w:trPr>
          </w:trPrChange>
        </w:trPr>
        <w:tc>
          <w:tcPr>
            <w:tcW w:w="704" w:type="dxa"/>
            <w:shd w:val="clear" w:color="auto" w:fill="auto"/>
            <w:noWrap/>
            <w:vAlign w:val="center"/>
            <w:hideMark/>
            <w:tcPrChange w:id="2962" w:author="James Vu" w:date="2024-04-19T00:20:00Z">
              <w:tcPr>
                <w:tcW w:w="704" w:type="dxa"/>
                <w:shd w:val="clear" w:color="auto" w:fill="auto"/>
                <w:noWrap/>
                <w:vAlign w:val="center"/>
                <w:hideMark/>
              </w:tcPr>
            </w:tcPrChange>
          </w:tcPr>
          <w:p w14:paraId="67ABE325" w14:textId="77777777" w:rsidR="004D28C1" w:rsidRPr="003C02FF" w:rsidRDefault="004D28C1" w:rsidP="004D28C1">
            <w:pPr>
              <w:jc w:val="center"/>
              <w:rPr>
                <w:ins w:id="2963" w:author="James Vu" w:date="2024-04-19T00:01:00Z"/>
                <w:b/>
                <w:bCs/>
                <w:color w:val="000000"/>
                <w:rPrChange w:id="2964" w:author="James Vu" w:date="2024-04-19T00:19:00Z">
                  <w:rPr>
                    <w:ins w:id="2965" w:author="James Vu" w:date="2024-04-19T00:01:00Z"/>
                    <w:b/>
                    <w:bCs/>
                    <w:color w:val="000000"/>
                    <w:sz w:val="28"/>
                    <w:szCs w:val="28"/>
                  </w:rPr>
                </w:rPrChange>
              </w:rPr>
            </w:pPr>
            <w:ins w:id="2966" w:author="James Vu" w:date="2024-04-19T00:01:00Z">
              <w:r w:rsidRPr="003C02FF">
                <w:rPr>
                  <w:b/>
                  <w:bCs/>
                  <w:color w:val="000000"/>
                  <w:rPrChange w:id="2967" w:author="James Vu" w:date="2024-04-19T00:19:00Z">
                    <w:rPr>
                      <w:b/>
                      <w:bCs/>
                      <w:color w:val="000000"/>
                      <w:sz w:val="28"/>
                      <w:szCs w:val="28"/>
                    </w:rPr>
                  </w:rPrChange>
                </w:rPr>
                <w:t> </w:t>
              </w:r>
            </w:ins>
          </w:p>
        </w:tc>
        <w:tc>
          <w:tcPr>
            <w:tcW w:w="8358" w:type="dxa"/>
            <w:shd w:val="clear" w:color="auto" w:fill="auto"/>
            <w:noWrap/>
            <w:vAlign w:val="center"/>
            <w:hideMark/>
            <w:tcPrChange w:id="2968" w:author="James Vu" w:date="2024-04-19T00:20:00Z">
              <w:tcPr>
                <w:tcW w:w="8358" w:type="dxa"/>
                <w:shd w:val="clear" w:color="auto" w:fill="auto"/>
                <w:noWrap/>
                <w:vAlign w:val="center"/>
                <w:hideMark/>
              </w:tcPr>
            </w:tcPrChange>
          </w:tcPr>
          <w:p w14:paraId="4835DF0D" w14:textId="77777777" w:rsidR="004D28C1" w:rsidRPr="003C02FF" w:rsidRDefault="004D28C1" w:rsidP="004D28C1">
            <w:pPr>
              <w:rPr>
                <w:ins w:id="2969" w:author="James Vu" w:date="2024-04-19T00:01:00Z"/>
                <w:color w:val="0D0D0D"/>
                <w:rPrChange w:id="2970" w:author="James Vu" w:date="2024-04-19T00:19:00Z">
                  <w:rPr>
                    <w:ins w:id="2971" w:author="James Vu" w:date="2024-04-19T00:01:00Z"/>
                    <w:color w:val="0D0D0D"/>
                    <w:sz w:val="28"/>
                    <w:szCs w:val="28"/>
                  </w:rPr>
                </w:rPrChange>
              </w:rPr>
            </w:pPr>
            <w:ins w:id="2972" w:author="James Vu" w:date="2024-04-19T00:01:00Z">
              <w:r w:rsidRPr="003C02FF">
                <w:rPr>
                  <w:color w:val="0D0D0D"/>
                  <w:rPrChange w:id="2973" w:author="James Vu" w:date="2024-04-19T00:19:00Z">
                    <w:rPr>
                      <w:color w:val="0D0D0D"/>
                      <w:sz w:val="28"/>
                      <w:szCs w:val="28"/>
                    </w:rPr>
                  </w:rPrChange>
                </w:rPr>
                <w:t>Thiết kế giao diện thân thiện và dễ sử dụng.</w:t>
              </w:r>
            </w:ins>
          </w:p>
        </w:tc>
      </w:tr>
      <w:tr w:rsidR="003C02FF" w:rsidRPr="003C02FF" w14:paraId="222D3E35" w14:textId="77777777" w:rsidTr="003C02FF">
        <w:trPr>
          <w:trHeight w:val="360"/>
          <w:ins w:id="2974" w:author="James Vu" w:date="2024-04-19T00:01:00Z"/>
          <w:trPrChange w:id="2975" w:author="James Vu" w:date="2024-04-19T00:20:00Z">
            <w:trPr>
              <w:trHeight w:val="360"/>
            </w:trPr>
          </w:trPrChange>
        </w:trPr>
        <w:tc>
          <w:tcPr>
            <w:tcW w:w="704" w:type="dxa"/>
            <w:shd w:val="clear" w:color="auto" w:fill="auto"/>
            <w:noWrap/>
            <w:vAlign w:val="center"/>
            <w:hideMark/>
            <w:tcPrChange w:id="2976" w:author="James Vu" w:date="2024-04-19T00:20:00Z">
              <w:tcPr>
                <w:tcW w:w="704" w:type="dxa"/>
                <w:shd w:val="clear" w:color="auto" w:fill="auto"/>
                <w:noWrap/>
                <w:vAlign w:val="center"/>
                <w:hideMark/>
              </w:tcPr>
            </w:tcPrChange>
          </w:tcPr>
          <w:p w14:paraId="7DA4F75B" w14:textId="77777777" w:rsidR="004D28C1" w:rsidRPr="003C02FF" w:rsidRDefault="004D28C1" w:rsidP="004D28C1">
            <w:pPr>
              <w:jc w:val="center"/>
              <w:rPr>
                <w:ins w:id="2977" w:author="James Vu" w:date="2024-04-19T00:01:00Z"/>
                <w:b/>
                <w:bCs/>
                <w:color w:val="000000"/>
                <w:rPrChange w:id="2978" w:author="James Vu" w:date="2024-04-19T00:19:00Z">
                  <w:rPr>
                    <w:ins w:id="2979" w:author="James Vu" w:date="2024-04-19T00:01:00Z"/>
                    <w:b/>
                    <w:bCs/>
                    <w:color w:val="000000"/>
                    <w:sz w:val="28"/>
                    <w:szCs w:val="28"/>
                  </w:rPr>
                </w:rPrChange>
              </w:rPr>
            </w:pPr>
            <w:ins w:id="2980" w:author="James Vu" w:date="2024-04-19T00:01:00Z">
              <w:r w:rsidRPr="003C02FF">
                <w:rPr>
                  <w:b/>
                  <w:bCs/>
                  <w:color w:val="000000"/>
                  <w:rPrChange w:id="2981" w:author="James Vu" w:date="2024-04-19T00:19:00Z">
                    <w:rPr>
                      <w:b/>
                      <w:bCs/>
                      <w:color w:val="000000"/>
                      <w:sz w:val="28"/>
                      <w:szCs w:val="28"/>
                    </w:rPr>
                  </w:rPrChange>
                </w:rPr>
                <w:t> </w:t>
              </w:r>
            </w:ins>
          </w:p>
        </w:tc>
        <w:tc>
          <w:tcPr>
            <w:tcW w:w="8358" w:type="dxa"/>
            <w:shd w:val="clear" w:color="auto" w:fill="auto"/>
            <w:noWrap/>
            <w:vAlign w:val="center"/>
            <w:hideMark/>
            <w:tcPrChange w:id="2982" w:author="James Vu" w:date="2024-04-19T00:20:00Z">
              <w:tcPr>
                <w:tcW w:w="8358" w:type="dxa"/>
                <w:shd w:val="clear" w:color="auto" w:fill="auto"/>
                <w:noWrap/>
                <w:vAlign w:val="center"/>
                <w:hideMark/>
              </w:tcPr>
            </w:tcPrChange>
          </w:tcPr>
          <w:p w14:paraId="3CB26082" w14:textId="77777777" w:rsidR="004D28C1" w:rsidRPr="003C02FF" w:rsidRDefault="004D28C1" w:rsidP="004D28C1">
            <w:pPr>
              <w:rPr>
                <w:ins w:id="2983" w:author="James Vu" w:date="2024-04-19T00:01:00Z"/>
                <w:color w:val="0D0D0D"/>
                <w:rPrChange w:id="2984" w:author="James Vu" w:date="2024-04-19T00:19:00Z">
                  <w:rPr>
                    <w:ins w:id="2985" w:author="James Vu" w:date="2024-04-19T00:01:00Z"/>
                    <w:color w:val="0D0D0D"/>
                    <w:sz w:val="28"/>
                    <w:szCs w:val="28"/>
                  </w:rPr>
                </w:rPrChange>
              </w:rPr>
            </w:pPr>
            <w:ins w:id="2986" w:author="James Vu" w:date="2024-04-19T00:01:00Z">
              <w:r w:rsidRPr="003C02FF">
                <w:rPr>
                  <w:color w:val="0D0D0D"/>
                  <w:rPrChange w:id="2987" w:author="James Vu" w:date="2024-04-19T00:19:00Z">
                    <w:rPr>
                      <w:color w:val="0D0D0D"/>
                      <w:sz w:val="28"/>
                      <w:szCs w:val="28"/>
                    </w:rPr>
                  </w:rPrChange>
                </w:rPr>
                <w:t>Hỗ trợ đa nền tảng: web, mobile, tablet.</w:t>
              </w:r>
            </w:ins>
          </w:p>
        </w:tc>
      </w:tr>
      <w:tr w:rsidR="003C02FF" w:rsidRPr="003C02FF" w14:paraId="6DE5C5AB" w14:textId="77777777" w:rsidTr="003C02FF">
        <w:trPr>
          <w:trHeight w:val="360"/>
          <w:ins w:id="2988" w:author="James Vu" w:date="2024-04-19T00:01:00Z"/>
          <w:trPrChange w:id="2989" w:author="James Vu" w:date="2024-04-19T00:20:00Z">
            <w:trPr>
              <w:trHeight w:val="360"/>
            </w:trPr>
          </w:trPrChange>
        </w:trPr>
        <w:tc>
          <w:tcPr>
            <w:tcW w:w="704" w:type="dxa"/>
            <w:shd w:val="clear" w:color="auto" w:fill="auto"/>
            <w:noWrap/>
            <w:vAlign w:val="center"/>
            <w:hideMark/>
            <w:tcPrChange w:id="2990" w:author="James Vu" w:date="2024-04-19T00:20:00Z">
              <w:tcPr>
                <w:tcW w:w="704" w:type="dxa"/>
                <w:shd w:val="clear" w:color="auto" w:fill="auto"/>
                <w:noWrap/>
                <w:vAlign w:val="center"/>
                <w:hideMark/>
              </w:tcPr>
            </w:tcPrChange>
          </w:tcPr>
          <w:p w14:paraId="3CB84F12" w14:textId="77777777" w:rsidR="004D28C1" w:rsidRPr="003C02FF" w:rsidRDefault="004D28C1" w:rsidP="004D28C1">
            <w:pPr>
              <w:jc w:val="center"/>
              <w:rPr>
                <w:ins w:id="2991" w:author="James Vu" w:date="2024-04-19T00:01:00Z"/>
                <w:b/>
                <w:bCs/>
                <w:color w:val="000000"/>
                <w:rPrChange w:id="2992" w:author="James Vu" w:date="2024-04-19T00:19:00Z">
                  <w:rPr>
                    <w:ins w:id="2993" w:author="James Vu" w:date="2024-04-19T00:01:00Z"/>
                    <w:b/>
                    <w:bCs/>
                    <w:color w:val="000000"/>
                    <w:sz w:val="28"/>
                    <w:szCs w:val="28"/>
                  </w:rPr>
                </w:rPrChange>
              </w:rPr>
            </w:pPr>
            <w:ins w:id="2994" w:author="James Vu" w:date="2024-04-19T00:01:00Z">
              <w:r w:rsidRPr="003C02FF">
                <w:rPr>
                  <w:b/>
                  <w:bCs/>
                  <w:color w:val="000000"/>
                  <w:rPrChange w:id="2995" w:author="James Vu" w:date="2024-04-19T00:19:00Z">
                    <w:rPr>
                      <w:b/>
                      <w:bCs/>
                      <w:color w:val="000000"/>
                      <w:sz w:val="28"/>
                      <w:szCs w:val="28"/>
                    </w:rPr>
                  </w:rPrChange>
                </w:rPr>
                <w:t>6</w:t>
              </w:r>
            </w:ins>
          </w:p>
        </w:tc>
        <w:tc>
          <w:tcPr>
            <w:tcW w:w="8358" w:type="dxa"/>
            <w:shd w:val="clear" w:color="auto" w:fill="auto"/>
            <w:noWrap/>
            <w:vAlign w:val="center"/>
            <w:hideMark/>
            <w:tcPrChange w:id="2996" w:author="James Vu" w:date="2024-04-19T00:20:00Z">
              <w:tcPr>
                <w:tcW w:w="8358" w:type="dxa"/>
                <w:shd w:val="clear" w:color="auto" w:fill="auto"/>
                <w:noWrap/>
                <w:vAlign w:val="center"/>
                <w:hideMark/>
              </w:tcPr>
            </w:tcPrChange>
          </w:tcPr>
          <w:p w14:paraId="05BE3AE3" w14:textId="77777777" w:rsidR="004D28C1" w:rsidRPr="003C02FF" w:rsidRDefault="004D28C1" w:rsidP="004D28C1">
            <w:pPr>
              <w:rPr>
                <w:ins w:id="2997" w:author="James Vu" w:date="2024-04-19T00:01:00Z"/>
                <w:b/>
                <w:bCs/>
                <w:color w:val="0D0D0D"/>
                <w:rPrChange w:id="2998" w:author="James Vu" w:date="2024-04-19T00:19:00Z">
                  <w:rPr>
                    <w:ins w:id="2999" w:author="James Vu" w:date="2024-04-19T00:01:00Z"/>
                    <w:b/>
                    <w:bCs/>
                    <w:color w:val="0D0D0D"/>
                    <w:sz w:val="28"/>
                    <w:szCs w:val="28"/>
                  </w:rPr>
                </w:rPrChange>
              </w:rPr>
            </w:pPr>
            <w:ins w:id="3000" w:author="James Vu" w:date="2024-04-19T00:01:00Z">
              <w:r w:rsidRPr="003C02FF">
                <w:rPr>
                  <w:b/>
                  <w:bCs/>
                  <w:color w:val="0D0D0D"/>
                  <w:rPrChange w:id="3001" w:author="James Vu" w:date="2024-04-19T00:19:00Z">
                    <w:rPr>
                      <w:b/>
                      <w:bCs/>
                      <w:color w:val="0D0D0D"/>
                      <w:sz w:val="28"/>
                      <w:szCs w:val="28"/>
                    </w:rPr>
                  </w:rPrChange>
                </w:rPr>
                <w:t>Hỗ trợ và Đào tạo Người Dùng</w:t>
              </w:r>
            </w:ins>
          </w:p>
        </w:tc>
      </w:tr>
      <w:tr w:rsidR="003C02FF" w:rsidRPr="003C02FF" w14:paraId="031679A0" w14:textId="77777777" w:rsidTr="003C02FF">
        <w:trPr>
          <w:trHeight w:val="360"/>
          <w:ins w:id="3002" w:author="James Vu" w:date="2024-04-19T00:01:00Z"/>
          <w:trPrChange w:id="3003" w:author="James Vu" w:date="2024-04-19T00:20:00Z">
            <w:trPr>
              <w:trHeight w:val="360"/>
            </w:trPr>
          </w:trPrChange>
        </w:trPr>
        <w:tc>
          <w:tcPr>
            <w:tcW w:w="704" w:type="dxa"/>
            <w:shd w:val="clear" w:color="auto" w:fill="auto"/>
            <w:noWrap/>
            <w:vAlign w:val="center"/>
            <w:hideMark/>
            <w:tcPrChange w:id="3004" w:author="James Vu" w:date="2024-04-19T00:20:00Z">
              <w:tcPr>
                <w:tcW w:w="704" w:type="dxa"/>
                <w:shd w:val="clear" w:color="auto" w:fill="auto"/>
                <w:noWrap/>
                <w:vAlign w:val="center"/>
                <w:hideMark/>
              </w:tcPr>
            </w:tcPrChange>
          </w:tcPr>
          <w:p w14:paraId="22DD1B99" w14:textId="77777777" w:rsidR="004D28C1" w:rsidRPr="003C02FF" w:rsidRDefault="004D28C1" w:rsidP="004D28C1">
            <w:pPr>
              <w:jc w:val="center"/>
              <w:rPr>
                <w:ins w:id="3005" w:author="James Vu" w:date="2024-04-19T00:01:00Z"/>
                <w:b/>
                <w:bCs/>
                <w:color w:val="000000"/>
                <w:rPrChange w:id="3006" w:author="James Vu" w:date="2024-04-19T00:19:00Z">
                  <w:rPr>
                    <w:ins w:id="3007" w:author="James Vu" w:date="2024-04-19T00:01:00Z"/>
                    <w:b/>
                    <w:bCs/>
                    <w:color w:val="000000"/>
                    <w:sz w:val="28"/>
                    <w:szCs w:val="28"/>
                  </w:rPr>
                </w:rPrChange>
              </w:rPr>
            </w:pPr>
            <w:ins w:id="3008" w:author="James Vu" w:date="2024-04-19T00:01:00Z">
              <w:r w:rsidRPr="003C02FF">
                <w:rPr>
                  <w:b/>
                  <w:bCs/>
                  <w:color w:val="000000"/>
                  <w:rPrChange w:id="3009" w:author="James Vu" w:date="2024-04-19T00:19:00Z">
                    <w:rPr>
                      <w:b/>
                      <w:bCs/>
                      <w:color w:val="000000"/>
                      <w:sz w:val="28"/>
                      <w:szCs w:val="28"/>
                    </w:rPr>
                  </w:rPrChange>
                </w:rPr>
                <w:lastRenderedPageBreak/>
                <w:t> </w:t>
              </w:r>
            </w:ins>
          </w:p>
        </w:tc>
        <w:tc>
          <w:tcPr>
            <w:tcW w:w="8358" w:type="dxa"/>
            <w:shd w:val="clear" w:color="auto" w:fill="auto"/>
            <w:noWrap/>
            <w:vAlign w:val="center"/>
            <w:hideMark/>
            <w:tcPrChange w:id="3010" w:author="James Vu" w:date="2024-04-19T00:20:00Z">
              <w:tcPr>
                <w:tcW w:w="8358" w:type="dxa"/>
                <w:shd w:val="clear" w:color="auto" w:fill="auto"/>
                <w:noWrap/>
                <w:vAlign w:val="center"/>
                <w:hideMark/>
              </w:tcPr>
            </w:tcPrChange>
          </w:tcPr>
          <w:p w14:paraId="17787468" w14:textId="77777777" w:rsidR="004D28C1" w:rsidRPr="003C02FF" w:rsidRDefault="004D28C1" w:rsidP="004D28C1">
            <w:pPr>
              <w:rPr>
                <w:ins w:id="3011" w:author="James Vu" w:date="2024-04-19T00:01:00Z"/>
                <w:color w:val="0D0D0D"/>
                <w:rPrChange w:id="3012" w:author="James Vu" w:date="2024-04-19T00:19:00Z">
                  <w:rPr>
                    <w:ins w:id="3013" w:author="James Vu" w:date="2024-04-19T00:01:00Z"/>
                    <w:color w:val="0D0D0D"/>
                    <w:sz w:val="28"/>
                    <w:szCs w:val="28"/>
                  </w:rPr>
                </w:rPrChange>
              </w:rPr>
            </w:pPr>
            <w:ins w:id="3014" w:author="James Vu" w:date="2024-04-19T00:01:00Z">
              <w:r w:rsidRPr="003C02FF">
                <w:rPr>
                  <w:color w:val="0D0D0D"/>
                  <w:rPrChange w:id="3015" w:author="James Vu" w:date="2024-04-19T00:19:00Z">
                    <w:rPr>
                      <w:color w:val="0D0D0D"/>
                      <w:sz w:val="28"/>
                      <w:szCs w:val="28"/>
                    </w:rPr>
                  </w:rPrChange>
                </w:rPr>
                <w:t>Cung cấp tài liệu hướng dẫn sử dụng chi tiết.</w:t>
              </w:r>
            </w:ins>
          </w:p>
        </w:tc>
      </w:tr>
      <w:tr w:rsidR="003C02FF" w:rsidRPr="003C02FF" w14:paraId="308EB65A" w14:textId="77777777" w:rsidTr="003C02FF">
        <w:trPr>
          <w:trHeight w:val="360"/>
          <w:ins w:id="3016" w:author="James Vu" w:date="2024-04-19T00:01:00Z"/>
          <w:trPrChange w:id="3017" w:author="James Vu" w:date="2024-04-19T00:20:00Z">
            <w:trPr>
              <w:trHeight w:val="360"/>
            </w:trPr>
          </w:trPrChange>
        </w:trPr>
        <w:tc>
          <w:tcPr>
            <w:tcW w:w="704" w:type="dxa"/>
            <w:shd w:val="clear" w:color="auto" w:fill="auto"/>
            <w:noWrap/>
            <w:vAlign w:val="center"/>
            <w:hideMark/>
            <w:tcPrChange w:id="3018" w:author="James Vu" w:date="2024-04-19T00:20:00Z">
              <w:tcPr>
                <w:tcW w:w="704" w:type="dxa"/>
                <w:shd w:val="clear" w:color="auto" w:fill="auto"/>
                <w:noWrap/>
                <w:vAlign w:val="center"/>
                <w:hideMark/>
              </w:tcPr>
            </w:tcPrChange>
          </w:tcPr>
          <w:p w14:paraId="10449950" w14:textId="77777777" w:rsidR="004D28C1" w:rsidRPr="003C02FF" w:rsidRDefault="004D28C1" w:rsidP="004D28C1">
            <w:pPr>
              <w:jc w:val="center"/>
              <w:rPr>
                <w:ins w:id="3019" w:author="James Vu" w:date="2024-04-19T00:01:00Z"/>
                <w:b/>
                <w:bCs/>
                <w:color w:val="000000"/>
                <w:rPrChange w:id="3020" w:author="James Vu" w:date="2024-04-19T00:19:00Z">
                  <w:rPr>
                    <w:ins w:id="3021" w:author="James Vu" w:date="2024-04-19T00:01:00Z"/>
                    <w:b/>
                    <w:bCs/>
                    <w:color w:val="000000"/>
                    <w:sz w:val="28"/>
                    <w:szCs w:val="28"/>
                  </w:rPr>
                </w:rPrChange>
              </w:rPr>
            </w:pPr>
            <w:ins w:id="3022" w:author="James Vu" w:date="2024-04-19T00:01:00Z">
              <w:r w:rsidRPr="003C02FF">
                <w:rPr>
                  <w:b/>
                  <w:bCs/>
                  <w:color w:val="000000"/>
                  <w:rPrChange w:id="3023" w:author="James Vu" w:date="2024-04-19T00:19:00Z">
                    <w:rPr>
                      <w:b/>
                      <w:bCs/>
                      <w:color w:val="000000"/>
                      <w:sz w:val="28"/>
                      <w:szCs w:val="28"/>
                    </w:rPr>
                  </w:rPrChange>
                </w:rPr>
                <w:t> </w:t>
              </w:r>
            </w:ins>
          </w:p>
        </w:tc>
        <w:tc>
          <w:tcPr>
            <w:tcW w:w="8358" w:type="dxa"/>
            <w:shd w:val="clear" w:color="auto" w:fill="auto"/>
            <w:noWrap/>
            <w:vAlign w:val="center"/>
            <w:hideMark/>
            <w:tcPrChange w:id="3024" w:author="James Vu" w:date="2024-04-19T00:20:00Z">
              <w:tcPr>
                <w:tcW w:w="8358" w:type="dxa"/>
                <w:shd w:val="clear" w:color="auto" w:fill="auto"/>
                <w:noWrap/>
                <w:vAlign w:val="center"/>
                <w:hideMark/>
              </w:tcPr>
            </w:tcPrChange>
          </w:tcPr>
          <w:p w14:paraId="32BA4FA8" w14:textId="77777777" w:rsidR="004D28C1" w:rsidRPr="003C02FF" w:rsidRDefault="004D28C1" w:rsidP="004D28C1">
            <w:pPr>
              <w:rPr>
                <w:ins w:id="3025" w:author="James Vu" w:date="2024-04-19T00:01:00Z"/>
                <w:color w:val="0D0D0D"/>
                <w:rPrChange w:id="3026" w:author="James Vu" w:date="2024-04-19T00:19:00Z">
                  <w:rPr>
                    <w:ins w:id="3027" w:author="James Vu" w:date="2024-04-19T00:01:00Z"/>
                    <w:color w:val="0D0D0D"/>
                    <w:sz w:val="28"/>
                    <w:szCs w:val="28"/>
                  </w:rPr>
                </w:rPrChange>
              </w:rPr>
            </w:pPr>
            <w:ins w:id="3028" w:author="James Vu" w:date="2024-04-19T00:01:00Z">
              <w:r w:rsidRPr="003C02FF">
                <w:rPr>
                  <w:color w:val="0D0D0D"/>
                  <w:rPrChange w:id="3029" w:author="James Vu" w:date="2024-04-19T00:19:00Z">
                    <w:rPr>
                      <w:color w:val="0D0D0D"/>
                      <w:sz w:val="28"/>
                      <w:szCs w:val="28"/>
                    </w:rPr>
                  </w:rPrChange>
                </w:rPr>
                <w:t>Đào tạo cơ bản về an toàn thông tin cho người dùng.</w:t>
              </w:r>
            </w:ins>
          </w:p>
        </w:tc>
      </w:tr>
      <w:tr w:rsidR="003C02FF" w:rsidRPr="003C02FF" w14:paraId="55F75B6D" w14:textId="77777777" w:rsidTr="003C02FF">
        <w:trPr>
          <w:trHeight w:val="360"/>
          <w:ins w:id="3030" w:author="James Vu" w:date="2024-04-19T00:01:00Z"/>
          <w:trPrChange w:id="3031" w:author="James Vu" w:date="2024-04-19T00:20:00Z">
            <w:trPr>
              <w:trHeight w:val="360"/>
            </w:trPr>
          </w:trPrChange>
        </w:trPr>
        <w:tc>
          <w:tcPr>
            <w:tcW w:w="704" w:type="dxa"/>
            <w:shd w:val="clear" w:color="auto" w:fill="auto"/>
            <w:noWrap/>
            <w:vAlign w:val="center"/>
            <w:hideMark/>
            <w:tcPrChange w:id="3032" w:author="James Vu" w:date="2024-04-19T00:20:00Z">
              <w:tcPr>
                <w:tcW w:w="704" w:type="dxa"/>
                <w:shd w:val="clear" w:color="auto" w:fill="auto"/>
                <w:noWrap/>
                <w:vAlign w:val="center"/>
                <w:hideMark/>
              </w:tcPr>
            </w:tcPrChange>
          </w:tcPr>
          <w:p w14:paraId="6DF657C2" w14:textId="77777777" w:rsidR="004D28C1" w:rsidRPr="003C02FF" w:rsidRDefault="004D28C1" w:rsidP="004D28C1">
            <w:pPr>
              <w:jc w:val="center"/>
              <w:rPr>
                <w:ins w:id="3033" w:author="James Vu" w:date="2024-04-19T00:01:00Z"/>
                <w:b/>
                <w:bCs/>
                <w:color w:val="000000"/>
                <w:rPrChange w:id="3034" w:author="James Vu" w:date="2024-04-19T00:19:00Z">
                  <w:rPr>
                    <w:ins w:id="3035" w:author="James Vu" w:date="2024-04-19T00:01:00Z"/>
                    <w:b/>
                    <w:bCs/>
                    <w:color w:val="000000"/>
                    <w:sz w:val="28"/>
                    <w:szCs w:val="28"/>
                  </w:rPr>
                </w:rPrChange>
              </w:rPr>
            </w:pPr>
            <w:ins w:id="3036" w:author="James Vu" w:date="2024-04-19T00:01:00Z">
              <w:r w:rsidRPr="003C02FF">
                <w:rPr>
                  <w:b/>
                  <w:bCs/>
                  <w:color w:val="000000"/>
                  <w:rPrChange w:id="3037" w:author="James Vu" w:date="2024-04-19T00:19:00Z">
                    <w:rPr>
                      <w:b/>
                      <w:bCs/>
                      <w:color w:val="000000"/>
                      <w:sz w:val="28"/>
                      <w:szCs w:val="28"/>
                    </w:rPr>
                  </w:rPrChange>
                </w:rPr>
                <w:t> </w:t>
              </w:r>
            </w:ins>
          </w:p>
        </w:tc>
        <w:tc>
          <w:tcPr>
            <w:tcW w:w="8358" w:type="dxa"/>
            <w:shd w:val="clear" w:color="auto" w:fill="auto"/>
            <w:noWrap/>
            <w:vAlign w:val="center"/>
            <w:hideMark/>
            <w:tcPrChange w:id="3038" w:author="James Vu" w:date="2024-04-19T00:20:00Z">
              <w:tcPr>
                <w:tcW w:w="8358" w:type="dxa"/>
                <w:shd w:val="clear" w:color="auto" w:fill="auto"/>
                <w:noWrap/>
                <w:vAlign w:val="center"/>
                <w:hideMark/>
              </w:tcPr>
            </w:tcPrChange>
          </w:tcPr>
          <w:p w14:paraId="1E91AF1B" w14:textId="77777777" w:rsidR="004D28C1" w:rsidRPr="003C02FF" w:rsidRDefault="004D28C1" w:rsidP="004D28C1">
            <w:pPr>
              <w:rPr>
                <w:ins w:id="3039" w:author="James Vu" w:date="2024-04-19T00:01:00Z"/>
                <w:color w:val="0D0D0D"/>
                <w:rPrChange w:id="3040" w:author="James Vu" w:date="2024-04-19T00:19:00Z">
                  <w:rPr>
                    <w:ins w:id="3041" w:author="James Vu" w:date="2024-04-19T00:01:00Z"/>
                    <w:color w:val="0D0D0D"/>
                    <w:sz w:val="28"/>
                    <w:szCs w:val="28"/>
                  </w:rPr>
                </w:rPrChange>
              </w:rPr>
            </w:pPr>
            <w:ins w:id="3042" w:author="James Vu" w:date="2024-04-19T00:01:00Z">
              <w:r w:rsidRPr="003C02FF">
                <w:rPr>
                  <w:color w:val="0D0D0D"/>
                  <w:rPrChange w:id="3043" w:author="James Vu" w:date="2024-04-19T00:19:00Z">
                    <w:rPr>
                      <w:color w:val="0D0D0D"/>
                      <w:sz w:val="28"/>
                      <w:szCs w:val="28"/>
                    </w:rPr>
                  </w:rPrChange>
                </w:rPr>
                <w:t>Hỗ trợ kỹ thuật qua phần mềm và email.</w:t>
              </w:r>
            </w:ins>
          </w:p>
        </w:tc>
      </w:tr>
      <w:tr w:rsidR="003C02FF" w:rsidRPr="003C02FF" w14:paraId="0CD417C4" w14:textId="77777777" w:rsidTr="003C02FF">
        <w:trPr>
          <w:trHeight w:val="360"/>
          <w:ins w:id="3044" w:author="James Vu" w:date="2024-04-19T00:01:00Z"/>
          <w:trPrChange w:id="3045" w:author="James Vu" w:date="2024-04-19T00:20:00Z">
            <w:trPr>
              <w:trHeight w:val="360"/>
            </w:trPr>
          </w:trPrChange>
        </w:trPr>
        <w:tc>
          <w:tcPr>
            <w:tcW w:w="704" w:type="dxa"/>
            <w:shd w:val="clear" w:color="auto" w:fill="auto"/>
            <w:noWrap/>
            <w:vAlign w:val="center"/>
            <w:hideMark/>
            <w:tcPrChange w:id="3046" w:author="James Vu" w:date="2024-04-19T00:20:00Z">
              <w:tcPr>
                <w:tcW w:w="704" w:type="dxa"/>
                <w:shd w:val="clear" w:color="auto" w:fill="auto"/>
                <w:noWrap/>
                <w:vAlign w:val="center"/>
                <w:hideMark/>
              </w:tcPr>
            </w:tcPrChange>
          </w:tcPr>
          <w:p w14:paraId="0D7B3C6B" w14:textId="77777777" w:rsidR="004D28C1" w:rsidRPr="003C02FF" w:rsidRDefault="004D28C1" w:rsidP="004D28C1">
            <w:pPr>
              <w:jc w:val="center"/>
              <w:rPr>
                <w:ins w:id="3047" w:author="James Vu" w:date="2024-04-19T00:01:00Z"/>
                <w:b/>
                <w:bCs/>
                <w:color w:val="000000"/>
                <w:rPrChange w:id="3048" w:author="James Vu" w:date="2024-04-19T00:19:00Z">
                  <w:rPr>
                    <w:ins w:id="3049" w:author="James Vu" w:date="2024-04-19T00:01:00Z"/>
                    <w:b/>
                    <w:bCs/>
                    <w:color w:val="000000"/>
                    <w:sz w:val="28"/>
                    <w:szCs w:val="28"/>
                  </w:rPr>
                </w:rPrChange>
              </w:rPr>
            </w:pPr>
            <w:ins w:id="3050" w:author="James Vu" w:date="2024-04-19T00:01:00Z">
              <w:r w:rsidRPr="003C02FF">
                <w:rPr>
                  <w:b/>
                  <w:bCs/>
                  <w:color w:val="000000"/>
                  <w:rPrChange w:id="3051" w:author="James Vu" w:date="2024-04-19T00:19:00Z">
                    <w:rPr>
                      <w:b/>
                      <w:bCs/>
                      <w:color w:val="000000"/>
                      <w:sz w:val="28"/>
                      <w:szCs w:val="28"/>
                    </w:rPr>
                  </w:rPrChange>
                </w:rPr>
                <w:t>7</w:t>
              </w:r>
            </w:ins>
          </w:p>
        </w:tc>
        <w:tc>
          <w:tcPr>
            <w:tcW w:w="8358" w:type="dxa"/>
            <w:shd w:val="clear" w:color="auto" w:fill="auto"/>
            <w:noWrap/>
            <w:vAlign w:val="center"/>
            <w:hideMark/>
            <w:tcPrChange w:id="3052" w:author="James Vu" w:date="2024-04-19T00:20:00Z">
              <w:tcPr>
                <w:tcW w:w="8358" w:type="dxa"/>
                <w:shd w:val="clear" w:color="auto" w:fill="auto"/>
                <w:noWrap/>
                <w:vAlign w:val="center"/>
                <w:hideMark/>
              </w:tcPr>
            </w:tcPrChange>
          </w:tcPr>
          <w:p w14:paraId="4BC983DA" w14:textId="77777777" w:rsidR="004D28C1" w:rsidRPr="003C02FF" w:rsidRDefault="004D28C1" w:rsidP="004D28C1">
            <w:pPr>
              <w:rPr>
                <w:ins w:id="3053" w:author="James Vu" w:date="2024-04-19T00:01:00Z"/>
                <w:b/>
                <w:bCs/>
                <w:color w:val="0D0D0D"/>
                <w:rPrChange w:id="3054" w:author="James Vu" w:date="2024-04-19T00:19:00Z">
                  <w:rPr>
                    <w:ins w:id="3055" w:author="James Vu" w:date="2024-04-19T00:01:00Z"/>
                    <w:b/>
                    <w:bCs/>
                    <w:color w:val="0D0D0D"/>
                    <w:sz w:val="28"/>
                    <w:szCs w:val="28"/>
                  </w:rPr>
                </w:rPrChange>
              </w:rPr>
            </w:pPr>
            <w:ins w:id="3056" w:author="James Vu" w:date="2024-04-19T00:01:00Z">
              <w:r w:rsidRPr="003C02FF">
                <w:rPr>
                  <w:b/>
                  <w:bCs/>
                  <w:color w:val="0D0D0D"/>
                  <w:rPrChange w:id="3057" w:author="James Vu" w:date="2024-04-19T00:19:00Z">
                    <w:rPr>
                      <w:b/>
                      <w:bCs/>
                      <w:color w:val="0D0D0D"/>
                      <w:sz w:val="28"/>
                      <w:szCs w:val="28"/>
                    </w:rPr>
                  </w:rPrChange>
                </w:rPr>
                <w:t>Bảo Mật và Quản lý Rủi Ro</w:t>
              </w:r>
            </w:ins>
          </w:p>
        </w:tc>
      </w:tr>
      <w:tr w:rsidR="003C02FF" w:rsidRPr="003C02FF" w14:paraId="17A5F439" w14:textId="77777777" w:rsidTr="003C02FF">
        <w:trPr>
          <w:trHeight w:val="360"/>
          <w:ins w:id="3058" w:author="James Vu" w:date="2024-04-19T00:01:00Z"/>
          <w:trPrChange w:id="3059" w:author="James Vu" w:date="2024-04-19T00:20:00Z">
            <w:trPr>
              <w:trHeight w:val="360"/>
            </w:trPr>
          </w:trPrChange>
        </w:trPr>
        <w:tc>
          <w:tcPr>
            <w:tcW w:w="704" w:type="dxa"/>
            <w:shd w:val="clear" w:color="auto" w:fill="auto"/>
            <w:noWrap/>
            <w:vAlign w:val="center"/>
            <w:hideMark/>
            <w:tcPrChange w:id="3060" w:author="James Vu" w:date="2024-04-19T00:20:00Z">
              <w:tcPr>
                <w:tcW w:w="704" w:type="dxa"/>
                <w:shd w:val="clear" w:color="auto" w:fill="auto"/>
                <w:noWrap/>
                <w:vAlign w:val="center"/>
                <w:hideMark/>
              </w:tcPr>
            </w:tcPrChange>
          </w:tcPr>
          <w:p w14:paraId="3FA07E50" w14:textId="77777777" w:rsidR="004D28C1" w:rsidRPr="003C02FF" w:rsidRDefault="004D28C1" w:rsidP="004D28C1">
            <w:pPr>
              <w:jc w:val="center"/>
              <w:rPr>
                <w:ins w:id="3061" w:author="James Vu" w:date="2024-04-19T00:01:00Z"/>
                <w:b/>
                <w:bCs/>
                <w:color w:val="000000"/>
                <w:rPrChange w:id="3062" w:author="James Vu" w:date="2024-04-19T00:19:00Z">
                  <w:rPr>
                    <w:ins w:id="3063" w:author="James Vu" w:date="2024-04-19T00:01:00Z"/>
                    <w:b/>
                    <w:bCs/>
                    <w:color w:val="000000"/>
                    <w:sz w:val="28"/>
                    <w:szCs w:val="28"/>
                  </w:rPr>
                </w:rPrChange>
              </w:rPr>
            </w:pPr>
            <w:ins w:id="3064" w:author="James Vu" w:date="2024-04-19T00:01:00Z">
              <w:r w:rsidRPr="003C02FF">
                <w:rPr>
                  <w:b/>
                  <w:bCs/>
                  <w:color w:val="000000"/>
                  <w:rPrChange w:id="3065" w:author="James Vu" w:date="2024-04-19T00:19:00Z">
                    <w:rPr>
                      <w:b/>
                      <w:bCs/>
                      <w:color w:val="000000"/>
                      <w:sz w:val="28"/>
                      <w:szCs w:val="28"/>
                    </w:rPr>
                  </w:rPrChange>
                </w:rPr>
                <w:t> </w:t>
              </w:r>
            </w:ins>
          </w:p>
        </w:tc>
        <w:tc>
          <w:tcPr>
            <w:tcW w:w="8358" w:type="dxa"/>
            <w:shd w:val="clear" w:color="auto" w:fill="auto"/>
            <w:noWrap/>
            <w:vAlign w:val="center"/>
            <w:hideMark/>
            <w:tcPrChange w:id="3066" w:author="James Vu" w:date="2024-04-19T00:20:00Z">
              <w:tcPr>
                <w:tcW w:w="8358" w:type="dxa"/>
                <w:shd w:val="clear" w:color="auto" w:fill="auto"/>
                <w:noWrap/>
                <w:vAlign w:val="center"/>
                <w:hideMark/>
              </w:tcPr>
            </w:tcPrChange>
          </w:tcPr>
          <w:p w14:paraId="0B1AA12D" w14:textId="77777777" w:rsidR="004D28C1" w:rsidRPr="003C02FF" w:rsidRDefault="004D28C1" w:rsidP="004D28C1">
            <w:pPr>
              <w:rPr>
                <w:ins w:id="3067" w:author="James Vu" w:date="2024-04-19T00:01:00Z"/>
                <w:color w:val="0D0D0D"/>
                <w:rPrChange w:id="3068" w:author="James Vu" w:date="2024-04-19T00:19:00Z">
                  <w:rPr>
                    <w:ins w:id="3069" w:author="James Vu" w:date="2024-04-19T00:01:00Z"/>
                    <w:color w:val="0D0D0D"/>
                    <w:sz w:val="28"/>
                    <w:szCs w:val="28"/>
                  </w:rPr>
                </w:rPrChange>
              </w:rPr>
            </w:pPr>
            <w:ins w:id="3070" w:author="James Vu" w:date="2024-04-19T00:01:00Z">
              <w:r w:rsidRPr="003C02FF">
                <w:rPr>
                  <w:color w:val="0D0D0D"/>
                  <w:rPrChange w:id="3071" w:author="James Vu" w:date="2024-04-19T00:19:00Z">
                    <w:rPr>
                      <w:color w:val="0D0D0D"/>
                      <w:sz w:val="28"/>
                      <w:szCs w:val="28"/>
                    </w:rPr>
                  </w:rPrChange>
                </w:rPr>
                <w:t>Mã hóa dữ liệu lưu trữ và truyền tải.</w:t>
              </w:r>
            </w:ins>
          </w:p>
        </w:tc>
      </w:tr>
      <w:tr w:rsidR="003C02FF" w:rsidRPr="003C02FF" w14:paraId="185F4C53" w14:textId="77777777" w:rsidTr="003C02FF">
        <w:trPr>
          <w:trHeight w:val="360"/>
          <w:ins w:id="3072" w:author="James Vu" w:date="2024-04-19T00:01:00Z"/>
          <w:trPrChange w:id="3073" w:author="James Vu" w:date="2024-04-19T00:20:00Z">
            <w:trPr>
              <w:trHeight w:val="360"/>
            </w:trPr>
          </w:trPrChange>
        </w:trPr>
        <w:tc>
          <w:tcPr>
            <w:tcW w:w="704" w:type="dxa"/>
            <w:shd w:val="clear" w:color="auto" w:fill="auto"/>
            <w:noWrap/>
            <w:vAlign w:val="center"/>
            <w:hideMark/>
            <w:tcPrChange w:id="3074" w:author="James Vu" w:date="2024-04-19T00:20:00Z">
              <w:tcPr>
                <w:tcW w:w="704" w:type="dxa"/>
                <w:shd w:val="clear" w:color="auto" w:fill="auto"/>
                <w:noWrap/>
                <w:vAlign w:val="center"/>
                <w:hideMark/>
              </w:tcPr>
            </w:tcPrChange>
          </w:tcPr>
          <w:p w14:paraId="5496DD03" w14:textId="77777777" w:rsidR="004D28C1" w:rsidRPr="003C02FF" w:rsidRDefault="004D28C1" w:rsidP="004D28C1">
            <w:pPr>
              <w:jc w:val="center"/>
              <w:rPr>
                <w:ins w:id="3075" w:author="James Vu" w:date="2024-04-19T00:01:00Z"/>
                <w:b/>
                <w:bCs/>
                <w:color w:val="000000"/>
                <w:rPrChange w:id="3076" w:author="James Vu" w:date="2024-04-19T00:19:00Z">
                  <w:rPr>
                    <w:ins w:id="3077" w:author="James Vu" w:date="2024-04-19T00:01:00Z"/>
                    <w:b/>
                    <w:bCs/>
                    <w:color w:val="000000"/>
                    <w:sz w:val="28"/>
                    <w:szCs w:val="28"/>
                  </w:rPr>
                </w:rPrChange>
              </w:rPr>
            </w:pPr>
            <w:ins w:id="3078" w:author="James Vu" w:date="2024-04-19T00:01:00Z">
              <w:r w:rsidRPr="003C02FF">
                <w:rPr>
                  <w:b/>
                  <w:bCs/>
                  <w:color w:val="000000"/>
                  <w:rPrChange w:id="3079" w:author="James Vu" w:date="2024-04-19T00:19:00Z">
                    <w:rPr>
                      <w:b/>
                      <w:bCs/>
                      <w:color w:val="000000"/>
                      <w:sz w:val="28"/>
                      <w:szCs w:val="28"/>
                    </w:rPr>
                  </w:rPrChange>
                </w:rPr>
                <w:t> </w:t>
              </w:r>
            </w:ins>
          </w:p>
        </w:tc>
        <w:tc>
          <w:tcPr>
            <w:tcW w:w="8358" w:type="dxa"/>
            <w:shd w:val="clear" w:color="auto" w:fill="auto"/>
            <w:noWrap/>
            <w:vAlign w:val="center"/>
            <w:hideMark/>
            <w:tcPrChange w:id="3080" w:author="James Vu" w:date="2024-04-19T00:20:00Z">
              <w:tcPr>
                <w:tcW w:w="8358" w:type="dxa"/>
                <w:shd w:val="clear" w:color="auto" w:fill="auto"/>
                <w:noWrap/>
                <w:vAlign w:val="center"/>
                <w:hideMark/>
              </w:tcPr>
            </w:tcPrChange>
          </w:tcPr>
          <w:p w14:paraId="3AA99FAC" w14:textId="77777777" w:rsidR="004D28C1" w:rsidRPr="003C02FF" w:rsidRDefault="004D28C1" w:rsidP="004D28C1">
            <w:pPr>
              <w:rPr>
                <w:ins w:id="3081" w:author="James Vu" w:date="2024-04-19T00:01:00Z"/>
                <w:color w:val="0D0D0D"/>
                <w:rPrChange w:id="3082" w:author="James Vu" w:date="2024-04-19T00:19:00Z">
                  <w:rPr>
                    <w:ins w:id="3083" w:author="James Vu" w:date="2024-04-19T00:01:00Z"/>
                    <w:color w:val="0D0D0D"/>
                    <w:sz w:val="28"/>
                    <w:szCs w:val="28"/>
                  </w:rPr>
                </w:rPrChange>
              </w:rPr>
            </w:pPr>
            <w:ins w:id="3084" w:author="James Vu" w:date="2024-04-19T00:01:00Z">
              <w:r w:rsidRPr="003C02FF">
                <w:rPr>
                  <w:color w:val="0D0D0D"/>
                  <w:rPrChange w:id="3085" w:author="James Vu" w:date="2024-04-19T00:19:00Z">
                    <w:rPr>
                      <w:color w:val="0D0D0D"/>
                      <w:sz w:val="28"/>
                      <w:szCs w:val="28"/>
                    </w:rPr>
                  </w:rPrChange>
                </w:rPr>
                <w:t>Kiểm soát và giám sát truy cập dữ liệu.</w:t>
              </w:r>
            </w:ins>
          </w:p>
        </w:tc>
      </w:tr>
      <w:tr w:rsidR="003C02FF" w:rsidRPr="003C02FF" w14:paraId="2287D5F9" w14:textId="77777777" w:rsidTr="003C02FF">
        <w:trPr>
          <w:trHeight w:val="360"/>
          <w:ins w:id="3086" w:author="James Vu" w:date="2024-04-19T00:01:00Z"/>
          <w:trPrChange w:id="3087" w:author="James Vu" w:date="2024-04-19T00:20:00Z">
            <w:trPr>
              <w:trHeight w:val="360"/>
            </w:trPr>
          </w:trPrChange>
        </w:trPr>
        <w:tc>
          <w:tcPr>
            <w:tcW w:w="704" w:type="dxa"/>
            <w:shd w:val="clear" w:color="auto" w:fill="auto"/>
            <w:noWrap/>
            <w:vAlign w:val="center"/>
            <w:hideMark/>
            <w:tcPrChange w:id="3088" w:author="James Vu" w:date="2024-04-19T00:20:00Z">
              <w:tcPr>
                <w:tcW w:w="704" w:type="dxa"/>
                <w:shd w:val="clear" w:color="auto" w:fill="auto"/>
                <w:noWrap/>
                <w:vAlign w:val="center"/>
                <w:hideMark/>
              </w:tcPr>
            </w:tcPrChange>
          </w:tcPr>
          <w:p w14:paraId="1AFFC088" w14:textId="77777777" w:rsidR="004D28C1" w:rsidRPr="003C02FF" w:rsidRDefault="004D28C1" w:rsidP="004D28C1">
            <w:pPr>
              <w:jc w:val="center"/>
              <w:rPr>
                <w:ins w:id="3089" w:author="James Vu" w:date="2024-04-19T00:01:00Z"/>
                <w:b/>
                <w:bCs/>
                <w:color w:val="000000"/>
                <w:rPrChange w:id="3090" w:author="James Vu" w:date="2024-04-19T00:19:00Z">
                  <w:rPr>
                    <w:ins w:id="3091" w:author="James Vu" w:date="2024-04-19T00:01:00Z"/>
                    <w:b/>
                    <w:bCs/>
                    <w:color w:val="000000"/>
                    <w:sz w:val="28"/>
                    <w:szCs w:val="28"/>
                  </w:rPr>
                </w:rPrChange>
              </w:rPr>
            </w:pPr>
            <w:ins w:id="3092" w:author="James Vu" w:date="2024-04-19T00:01:00Z">
              <w:r w:rsidRPr="003C02FF">
                <w:rPr>
                  <w:b/>
                  <w:bCs/>
                  <w:color w:val="000000"/>
                  <w:rPrChange w:id="3093" w:author="James Vu" w:date="2024-04-19T00:19:00Z">
                    <w:rPr>
                      <w:b/>
                      <w:bCs/>
                      <w:color w:val="000000"/>
                      <w:sz w:val="28"/>
                      <w:szCs w:val="28"/>
                    </w:rPr>
                  </w:rPrChange>
                </w:rPr>
                <w:t> </w:t>
              </w:r>
            </w:ins>
          </w:p>
        </w:tc>
        <w:tc>
          <w:tcPr>
            <w:tcW w:w="8358" w:type="dxa"/>
            <w:shd w:val="clear" w:color="auto" w:fill="auto"/>
            <w:noWrap/>
            <w:vAlign w:val="center"/>
            <w:hideMark/>
            <w:tcPrChange w:id="3094" w:author="James Vu" w:date="2024-04-19T00:20:00Z">
              <w:tcPr>
                <w:tcW w:w="8358" w:type="dxa"/>
                <w:shd w:val="clear" w:color="auto" w:fill="auto"/>
                <w:noWrap/>
                <w:vAlign w:val="center"/>
                <w:hideMark/>
              </w:tcPr>
            </w:tcPrChange>
          </w:tcPr>
          <w:p w14:paraId="6089D39B" w14:textId="77777777" w:rsidR="004D28C1" w:rsidRPr="003C02FF" w:rsidRDefault="004D28C1" w:rsidP="004D28C1">
            <w:pPr>
              <w:rPr>
                <w:ins w:id="3095" w:author="James Vu" w:date="2024-04-19T00:01:00Z"/>
                <w:color w:val="0D0D0D"/>
                <w:rPrChange w:id="3096" w:author="James Vu" w:date="2024-04-19T00:19:00Z">
                  <w:rPr>
                    <w:ins w:id="3097" w:author="James Vu" w:date="2024-04-19T00:01:00Z"/>
                    <w:color w:val="0D0D0D"/>
                    <w:sz w:val="28"/>
                    <w:szCs w:val="28"/>
                  </w:rPr>
                </w:rPrChange>
              </w:rPr>
            </w:pPr>
            <w:ins w:id="3098" w:author="James Vu" w:date="2024-04-19T00:01:00Z">
              <w:r w:rsidRPr="003C02FF">
                <w:rPr>
                  <w:color w:val="0D0D0D"/>
                  <w:rPrChange w:id="3099" w:author="James Vu" w:date="2024-04-19T00:19:00Z">
                    <w:rPr>
                      <w:color w:val="0D0D0D"/>
                      <w:sz w:val="28"/>
                      <w:szCs w:val="28"/>
                    </w:rPr>
                  </w:rPrChange>
                </w:rPr>
                <w:t>Phát hiện và xử lý vi phạm dữ liệu.</w:t>
              </w:r>
            </w:ins>
          </w:p>
        </w:tc>
      </w:tr>
      <w:tr w:rsidR="003C02FF" w:rsidRPr="003C02FF" w14:paraId="3213BBEF" w14:textId="77777777" w:rsidTr="003C02FF">
        <w:trPr>
          <w:trHeight w:val="360"/>
          <w:ins w:id="3100" w:author="James Vu" w:date="2024-04-19T00:01:00Z"/>
          <w:trPrChange w:id="3101" w:author="James Vu" w:date="2024-04-19T00:20:00Z">
            <w:trPr>
              <w:trHeight w:val="360"/>
            </w:trPr>
          </w:trPrChange>
        </w:trPr>
        <w:tc>
          <w:tcPr>
            <w:tcW w:w="704" w:type="dxa"/>
            <w:shd w:val="clear" w:color="auto" w:fill="auto"/>
            <w:noWrap/>
            <w:vAlign w:val="center"/>
            <w:hideMark/>
            <w:tcPrChange w:id="3102" w:author="James Vu" w:date="2024-04-19T00:20:00Z">
              <w:tcPr>
                <w:tcW w:w="704" w:type="dxa"/>
                <w:shd w:val="clear" w:color="auto" w:fill="auto"/>
                <w:noWrap/>
                <w:vAlign w:val="center"/>
                <w:hideMark/>
              </w:tcPr>
            </w:tcPrChange>
          </w:tcPr>
          <w:p w14:paraId="5028842D" w14:textId="77777777" w:rsidR="004D28C1" w:rsidRPr="003C02FF" w:rsidRDefault="004D28C1" w:rsidP="004D28C1">
            <w:pPr>
              <w:jc w:val="center"/>
              <w:rPr>
                <w:ins w:id="3103" w:author="James Vu" w:date="2024-04-19T00:01:00Z"/>
                <w:b/>
                <w:bCs/>
                <w:color w:val="000000"/>
                <w:rPrChange w:id="3104" w:author="James Vu" w:date="2024-04-19T00:19:00Z">
                  <w:rPr>
                    <w:ins w:id="3105" w:author="James Vu" w:date="2024-04-19T00:01:00Z"/>
                    <w:b/>
                    <w:bCs/>
                    <w:color w:val="000000"/>
                    <w:sz w:val="28"/>
                    <w:szCs w:val="28"/>
                  </w:rPr>
                </w:rPrChange>
              </w:rPr>
            </w:pPr>
            <w:ins w:id="3106" w:author="James Vu" w:date="2024-04-19T00:01:00Z">
              <w:r w:rsidRPr="003C02FF">
                <w:rPr>
                  <w:b/>
                  <w:bCs/>
                  <w:color w:val="000000"/>
                  <w:rPrChange w:id="3107" w:author="James Vu" w:date="2024-04-19T00:19:00Z">
                    <w:rPr>
                      <w:b/>
                      <w:bCs/>
                      <w:color w:val="000000"/>
                      <w:sz w:val="28"/>
                      <w:szCs w:val="28"/>
                    </w:rPr>
                  </w:rPrChange>
                </w:rPr>
                <w:t> </w:t>
              </w:r>
            </w:ins>
          </w:p>
        </w:tc>
        <w:tc>
          <w:tcPr>
            <w:tcW w:w="8358" w:type="dxa"/>
            <w:shd w:val="clear" w:color="auto" w:fill="auto"/>
            <w:noWrap/>
            <w:vAlign w:val="center"/>
            <w:hideMark/>
            <w:tcPrChange w:id="3108" w:author="James Vu" w:date="2024-04-19T00:20:00Z">
              <w:tcPr>
                <w:tcW w:w="8358" w:type="dxa"/>
                <w:shd w:val="clear" w:color="auto" w:fill="auto"/>
                <w:noWrap/>
                <w:vAlign w:val="center"/>
                <w:hideMark/>
              </w:tcPr>
            </w:tcPrChange>
          </w:tcPr>
          <w:p w14:paraId="3D63A091" w14:textId="77777777" w:rsidR="004D28C1" w:rsidRPr="003C02FF" w:rsidRDefault="004D28C1" w:rsidP="004D28C1">
            <w:pPr>
              <w:rPr>
                <w:ins w:id="3109" w:author="James Vu" w:date="2024-04-19T00:01:00Z"/>
                <w:color w:val="0D0D0D"/>
                <w:rPrChange w:id="3110" w:author="James Vu" w:date="2024-04-19T00:19:00Z">
                  <w:rPr>
                    <w:ins w:id="3111" w:author="James Vu" w:date="2024-04-19T00:01:00Z"/>
                    <w:color w:val="0D0D0D"/>
                    <w:sz w:val="28"/>
                    <w:szCs w:val="28"/>
                  </w:rPr>
                </w:rPrChange>
              </w:rPr>
            </w:pPr>
            <w:ins w:id="3112" w:author="James Vu" w:date="2024-04-19T00:01:00Z">
              <w:r w:rsidRPr="003C02FF">
                <w:rPr>
                  <w:color w:val="0D0D0D"/>
                  <w:rPrChange w:id="3113" w:author="James Vu" w:date="2024-04-19T00:19:00Z">
                    <w:rPr>
                      <w:color w:val="0D0D0D"/>
                      <w:sz w:val="28"/>
                      <w:szCs w:val="28"/>
                    </w:rPr>
                  </w:rPrChange>
                </w:rPr>
                <w:t>Thực hiện các biện pháp phòng ngừa rủi ro.</w:t>
              </w:r>
            </w:ins>
          </w:p>
        </w:tc>
      </w:tr>
      <w:tr w:rsidR="003C02FF" w:rsidRPr="003C02FF" w14:paraId="74E5E640" w14:textId="77777777" w:rsidTr="003C02FF">
        <w:trPr>
          <w:trHeight w:val="360"/>
          <w:ins w:id="3114" w:author="James Vu" w:date="2024-04-19T00:01:00Z"/>
          <w:trPrChange w:id="3115" w:author="James Vu" w:date="2024-04-19T00:20:00Z">
            <w:trPr>
              <w:trHeight w:val="360"/>
            </w:trPr>
          </w:trPrChange>
        </w:trPr>
        <w:tc>
          <w:tcPr>
            <w:tcW w:w="704" w:type="dxa"/>
            <w:shd w:val="clear" w:color="auto" w:fill="auto"/>
            <w:noWrap/>
            <w:vAlign w:val="center"/>
            <w:hideMark/>
            <w:tcPrChange w:id="3116" w:author="James Vu" w:date="2024-04-19T00:20:00Z">
              <w:tcPr>
                <w:tcW w:w="704" w:type="dxa"/>
                <w:shd w:val="clear" w:color="auto" w:fill="auto"/>
                <w:noWrap/>
                <w:vAlign w:val="center"/>
                <w:hideMark/>
              </w:tcPr>
            </w:tcPrChange>
          </w:tcPr>
          <w:p w14:paraId="3A1D90D3" w14:textId="77777777" w:rsidR="004D28C1" w:rsidRPr="003C02FF" w:rsidRDefault="004D28C1" w:rsidP="004D28C1">
            <w:pPr>
              <w:jc w:val="center"/>
              <w:rPr>
                <w:ins w:id="3117" w:author="James Vu" w:date="2024-04-19T00:01:00Z"/>
                <w:b/>
                <w:bCs/>
                <w:color w:val="000000"/>
                <w:rPrChange w:id="3118" w:author="James Vu" w:date="2024-04-19T00:19:00Z">
                  <w:rPr>
                    <w:ins w:id="3119" w:author="James Vu" w:date="2024-04-19T00:01:00Z"/>
                    <w:b/>
                    <w:bCs/>
                    <w:color w:val="000000"/>
                    <w:sz w:val="28"/>
                    <w:szCs w:val="28"/>
                  </w:rPr>
                </w:rPrChange>
              </w:rPr>
            </w:pPr>
            <w:ins w:id="3120" w:author="James Vu" w:date="2024-04-19T00:01:00Z">
              <w:r w:rsidRPr="003C02FF">
                <w:rPr>
                  <w:b/>
                  <w:bCs/>
                  <w:color w:val="000000"/>
                  <w:rPrChange w:id="3121" w:author="James Vu" w:date="2024-04-19T00:19:00Z">
                    <w:rPr>
                      <w:b/>
                      <w:bCs/>
                      <w:color w:val="000000"/>
                      <w:sz w:val="28"/>
                      <w:szCs w:val="28"/>
                    </w:rPr>
                  </w:rPrChange>
                </w:rPr>
                <w:t> </w:t>
              </w:r>
            </w:ins>
          </w:p>
        </w:tc>
        <w:tc>
          <w:tcPr>
            <w:tcW w:w="8358" w:type="dxa"/>
            <w:shd w:val="clear" w:color="auto" w:fill="auto"/>
            <w:noWrap/>
            <w:vAlign w:val="center"/>
            <w:hideMark/>
            <w:tcPrChange w:id="3122" w:author="James Vu" w:date="2024-04-19T00:20:00Z">
              <w:tcPr>
                <w:tcW w:w="8358" w:type="dxa"/>
                <w:shd w:val="clear" w:color="auto" w:fill="auto"/>
                <w:noWrap/>
                <w:vAlign w:val="center"/>
                <w:hideMark/>
              </w:tcPr>
            </w:tcPrChange>
          </w:tcPr>
          <w:p w14:paraId="1B49AFB1" w14:textId="77777777" w:rsidR="004D28C1" w:rsidRPr="003C02FF" w:rsidRDefault="004D28C1" w:rsidP="004D28C1">
            <w:pPr>
              <w:rPr>
                <w:ins w:id="3123" w:author="James Vu" w:date="2024-04-19T00:01:00Z"/>
                <w:color w:val="0D0D0D"/>
                <w:rPrChange w:id="3124" w:author="James Vu" w:date="2024-04-19T00:19:00Z">
                  <w:rPr>
                    <w:ins w:id="3125" w:author="James Vu" w:date="2024-04-19T00:01:00Z"/>
                    <w:color w:val="0D0D0D"/>
                    <w:sz w:val="28"/>
                    <w:szCs w:val="28"/>
                  </w:rPr>
                </w:rPrChange>
              </w:rPr>
            </w:pPr>
            <w:ins w:id="3126" w:author="James Vu" w:date="2024-04-19T00:01:00Z">
              <w:r w:rsidRPr="003C02FF">
                <w:rPr>
                  <w:color w:val="0D0D0D"/>
                  <w:rPrChange w:id="3127" w:author="James Vu" w:date="2024-04-19T00:19:00Z">
                    <w:rPr>
                      <w:color w:val="0D0D0D"/>
                      <w:sz w:val="28"/>
                      <w:szCs w:val="28"/>
                    </w:rPr>
                  </w:rPrChange>
                </w:rPr>
                <w:t>Đánh giá định kỳ an toàn và bảo mật hệ thống.</w:t>
              </w:r>
            </w:ins>
          </w:p>
        </w:tc>
      </w:tr>
      <w:tr w:rsidR="003C02FF" w:rsidRPr="003C02FF" w14:paraId="2405386E" w14:textId="77777777" w:rsidTr="003C02FF">
        <w:trPr>
          <w:trHeight w:val="360"/>
          <w:ins w:id="3128" w:author="James Vu" w:date="2024-04-19T00:01:00Z"/>
          <w:trPrChange w:id="3129" w:author="James Vu" w:date="2024-04-19T00:20:00Z">
            <w:trPr>
              <w:trHeight w:val="360"/>
            </w:trPr>
          </w:trPrChange>
        </w:trPr>
        <w:tc>
          <w:tcPr>
            <w:tcW w:w="704" w:type="dxa"/>
            <w:shd w:val="clear" w:color="auto" w:fill="auto"/>
            <w:noWrap/>
            <w:vAlign w:val="center"/>
            <w:hideMark/>
            <w:tcPrChange w:id="3130" w:author="James Vu" w:date="2024-04-19T00:20:00Z">
              <w:tcPr>
                <w:tcW w:w="704" w:type="dxa"/>
                <w:shd w:val="clear" w:color="auto" w:fill="auto"/>
                <w:noWrap/>
                <w:vAlign w:val="center"/>
                <w:hideMark/>
              </w:tcPr>
            </w:tcPrChange>
          </w:tcPr>
          <w:p w14:paraId="32BF13FF" w14:textId="77777777" w:rsidR="004D28C1" w:rsidRPr="003C02FF" w:rsidRDefault="004D28C1" w:rsidP="004D28C1">
            <w:pPr>
              <w:jc w:val="center"/>
              <w:rPr>
                <w:ins w:id="3131" w:author="James Vu" w:date="2024-04-19T00:01:00Z"/>
                <w:b/>
                <w:bCs/>
                <w:color w:val="000000"/>
                <w:rPrChange w:id="3132" w:author="James Vu" w:date="2024-04-19T00:19:00Z">
                  <w:rPr>
                    <w:ins w:id="3133" w:author="James Vu" w:date="2024-04-19T00:01:00Z"/>
                    <w:b/>
                    <w:bCs/>
                    <w:color w:val="000000"/>
                    <w:sz w:val="28"/>
                    <w:szCs w:val="28"/>
                  </w:rPr>
                </w:rPrChange>
              </w:rPr>
            </w:pPr>
            <w:ins w:id="3134" w:author="James Vu" w:date="2024-04-19T00:01:00Z">
              <w:r w:rsidRPr="003C02FF">
                <w:rPr>
                  <w:b/>
                  <w:bCs/>
                  <w:color w:val="000000"/>
                  <w:rPrChange w:id="3135" w:author="James Vu" w:date="2024-04-19T00:19:00Z">
                    <w:rPr>
                      <w:b/>
                      <w:bCs/>
                      <w:color w:val="000000"/>
                      <w:sz w:val="28"/>
                      <w:szCs w:val="28"/>
                    </w:rPr>
                  </w:rPrChange>
                </w:rPr>
                <w:t>8</w:t>
              </w:r>
            </w:ins>
          </w:p>
        </w:tc>
        <w:tc>
          <w:tcPr>
            <w:tcW w:w="8358" w:type="dxa"/>
            <w:shd w:val="clear" w:color="auto" w:fill="auto"/>
            <w:noWrap/>
            <w:vAlign w:val="center"/>
            <w:hideMark/>
            <w:tcPrChange w:id="3136" w:author="James Vu" w:date="2024-04-19T00:20:00Z">
              <w:tcPr>
                <w:tcW w:w="8358" w:type="dxa"/>
                <w:shd w:val="clear" w:color="auto" w:fill="auto"/>
                <w:noWrap/>
                <w:vAlign w:val="center"/>
                <w:hideMark/>
              </w:tcPr>
            </w:tcPrChange>
          </w:tcPr>
          <w:p w14:paraId="676EE2F1" w14:textId="77777777" w:rsidR="004D28C1" w:rsidRPr="003C02FF" w:rsidRDefault="004D28C1" w:rsidP="004D28C1">
            <w:pPr>
              <w:rPr>
                <w:ins w:id="3137" w:author="James Vu" w:date="2024-04-19T00:01:00Z"/>
                <w:b/>
                <w:bCs/>
                <w:color w:val="0D0D0D"/>
                <w:rPrChange w:id="3138" w:author="James Vu" w:date="2024-04-19T00:19:00Z">
                  <w:rPr>
                    <w:ins w:id="3139" w:author="James Vu" w:date="2024-04-19T00:01:00Z"/>
                    <w:b/>
                    <w:bCs/>
                    <w:color w:val="0D0D0D"/>
                    <w:sz w:val="28"/>
                    <w:szCs w:val="28"/>
                  </w:rPr>
                </w:rPrChange>
              </w:rPr>
            </w:pPr>
            <w:ins w:id="3140" w:author="James Vu" w:date="2024-04-19T00:01:00Z">
              <w:r w:rsidRPr="003C02FF">
                <w:rPr>
                  <w:b/>
                  <w:bCs/>
                  <w:color w:val="0D0D0D"/>
                  <w:rPrChange w:id="3141" w:author="James Vu" w:date="2024-04-19T00:19:00Z">
                    <w:rPr>
                      <w:b/>
                      <w:bCs/>
                      <w:color w:val="0D0D0D"/>
                      <w:sz w:val="28"/>
                      <w:szCs w:val="28"/>
                    </w:rPr>
                  </w:rPrChange>
                </w:rPr>
                <w:t>Phản hồi và Cải tiến</w:t>
              </w:r>
            </w:ins>
          </w:p>
        </w:tc>
      </w:tr>
      <w:tr w:rsidR="003C02FF" w:rsidRPr="003C02FF" w14:paraId="3B97EC32" w14:textId="77777777" w:rsidTr="003C02FF">
        <w:trPr>
          <w:trHeight w:val="360"/>
          <w:ins w:id="3142" w:author="James Vu" w:date="2024-04-19T00:01:00Z"/>
          <w:trPrChange w:id="3143" w:author="James Vu" w:date="2024-04-19T00:20:00Z">
            <w:trPr>
              <w:trHeight w:val="360"/>
            </w:trPr>
          </w:trPrChange>
        </w:trPr>
        <w:tc>
          <w:tcPr>
            <w:tcW w:w="704" w:type="dxa"/>
            <w:shd w:val="clear" w:color="auto" w:fill="auto"/>
            <w:noWrap/>
            <w:vAlign w:val="center"/>
            <w:hideMark/>
            <w:tcPrChange w:id="3144" w:author="James Vu" w:date="2024-04-19T00:20:00Z">
              <w:tcPr>
                <w:tcW w:w="704" w:type="dxa"/>
                <w:shd w:val="clear" w:color="auto" w:fill="auto"/>
                <w:noWrap/>
                <w:vAlign w:val="center"/>
                <w:hideMark/>
              </w:tcPr>
            </w:tcPrChange>
          </w:tcPr>
          <w:p w14:paraId="7752979E" w14:textId="77777777" w:rsidR="004D28C1" w:rsidRPr="003C02FF" w:rsidRDefault="004D28C1" w:rsidP="004D28C1">
            <w:pPr>
              <w:jc w:val="center"/>
              <w:rPr>
                <w:ins w:id="3145" w:author="James Vu" w:date="2024-04-19T00:01:00Z"/>
                <w:b/>
                <w:bCs/>
                <w:color w:val="000000"/>
                <w:rPrChange w:id="3146" w:author="James Vu" w:date="2024-04-19T00:19:00Z">
                  <w:rPr>
                    <w:ins w:id="3147" w:author="James Vu" w:date="2024-04-19T00:01:00Z"/>
                    <w:b/>
                    <w:bCs/>
                    <w:color w:val="000000"/>
                    <w:sz w:val="28"/>
                    <w:szCs w:val="28"/>
                  </w:rPr>
                </w:rPrChange>
              </w:rPr>
            </w:pPr>
            <w:ins w:id="3148" w:author="James Vu" w:date="2024-04-19T00:01:00Z">
              <w:r w:rsidRPr="003C02FF">
                <w:rPr>
                  <w:b/>
                  <w:bCs/>
                  <w:color w:val="000000"/>
                  <w:rPrChange w:id="3149" w:author="James Vu" w:date="2024-04-19T00:19:00Z">
                    <w:rPr>
                      <w:b/>
                      <w:bCs/>
                      <w:color w:val="000000"/>
                      <w:sz w:val="28"/>
                      <w:szCs w:val="28"/>
                    </w:rPr>
                  </w:rPrChange>
                </w:rPr>
                <w:t> </w:t>
              </w:r>
            </w:ins>
          </w:p>
        </w:tc>
        <w:tc>
          <w:tcPr>
            <w:tcW w:w="8358" w:type="dxa"/>
            <w:shd w:val="clear" w:color="auto" w:fill="auto"/>
            <w:noWrap/>
            <w:vAlign w:val="center"/>
            <w:hideMark/>
            <w:tcPrChange w:id="3150" w:author="James Vu" w:date="2024-04-19T00:20:00Z">
              <w:tcPr>
                <w:tcW w:w="8358" w:type="dxa"/>
                <w:shd w:val="clear" w:color="auto" w:fill="auto"/>
                <w:noWrap/>
                <w:vAlign w:val="center"/>
                <w:hideMark/>
              </w:tcPr>
            </w:tcPrChange>
          </w:tcPr>
          <w:p w14:paraId="368F896D" w14:textId="77777777" w:rsidR="004D28C1" w:rsidRPr="003C02FF" w:rsidRDefault="004D28C1" w:rsidP="004D28C1">
            <w:pPr>
              <w:rPr>
                <w:ins w:id="3151" w:author="James Vu" w:date="2024-04-19T00:01:00Z"/>
                <w:color w:val="0D0D0D"/>
                <w:rPrChange w:id="3152" w:author="James Vu" w:date="2024-04-19T00:19:00Z">
                  <w:rPr>
                    <w:ins w:id="3153" w:author="James Vu" w:date="2024-04-19T00:01:00Z"/>
                    <w:color w:val="0D0D0D"/>
                    <w:sz w:val="28"/>
                    <w:szCs w:val="28"/>
                  </w:rPr>
                </w:rPrChange>
              </w:rPr>
            </w:pPr>
            <w:ins w:id="3154" w:author="James Vu" w:date="2024-04-19T00:01:00Z">
              <w:r w:rsidRPr="003C02FF">
                <w:rPr>
                  <w:color w:val="0D0D0D"/>
                  <w:rPrChange w:id="3155" w:author="James Vu" w:date="2024-04-19T00:19:00Z">
                    <w:rPr>
                      <w:color w:val="0D0D0D"/>
                      <w:sz w:val="28"/>
                      <w:szCs w:val="28"/>
                    </w:rPr>
                  </w:rPrChange>
                </w:rPr>
                <w:t>Thu thập phản hồi từ người dùng để cải tiến hệ thống.</w:t>
              </w:r>
            </w:ins>
          </w:p>
        </w:tc>
      </w:tr>
      <w:tr w:rsidR="003C02FF" w:rsidRPr="003C02FF" w14:paraId="04A20B7D" w14:textId="77777777" w:rsidTr="003C02FF">
        <w:trPr>
          <w:trHeight w:val="360"/>
          <w:ins w:id="3156" w:author="James Vu" w:date="2024-04-19T00:01:00Z"/>
          <w:trPrChange w:id="3157" w:author="James Vu" w:date="2024-04-19T00:20:00Z">
            <w:trPr>
              <w:trHeight w:val="360"/>
            </w:trPr>
          </w:trPrChange>
        </w:trPr>
        <w:tc>
          <w:tcPr>
            <w:tcW w:w="704" w:type="dxa"/>
            <w:shd w:val="clear" w:color="auto" w:fill="auto"/>
            <w:noWrap/>
            <w:vAlign w:val="center"/>
            <w:hideMark/>
            <w:tcPrChange w:id="3158" w:author="James Vu" w:date="2024-04-19T00:20:00Z">
              <w:tcPr>
                <w:tcW w:w="704" w:type="dxa"/>
                <w:shd w:val="clear" w:color="auto" w:fill="auto"/>
                <w:noWrap/>
                <w:vAlign w:val="center"/>
                <w:hideMark/>
              </w:tcPr>
            </w:tcPrChange>
          </w:tcPr>
          <w:p w14:paraId="4E4D0C96" w14:textId="77777777" w:rsidR="004D28C1" w:rsidRPr="003C02FF" w:rsidRDefault="004D28C1" w:rsidP="004D28C1">
            <w:pPr>
              <w:jc w:val="center"/>
              <w:rPr>
                <w:ins w:id="3159" w:author="James Vu" w:date="2024-04-19T00:01:00Z"/>
                <w:b/>
                <w:bCs/>
                <w:color w:val="000000"/>
                <w:rPrChange w:id="3160" w:author="James Vu" w:date="2024-04-19T00:19:00Z">
                  <w:rPr>
                    <w:ins w:id="3161" w:author="James Vu" w:date="2024-04-19T00:01:00Z"/>
                    <w:b/>
                    <w:bCs/>
                    <w:color w:val="000000"/>
                    <w:sz w:val="28"/>
                    <w:szCs w:val="28"/>
                  </w:rPr>
                </w:rPrChange>
              </w:rPr>
            </w:pPr>
            <w:ins w:id="3162" w:author="James Vu" w:date="2024-04-19T00:01:00Z">
              <w:r w:rsidRPr="003C02FF">
                <w:rPr>
                  <w:b/>
                  <w:bCs/>
                  <w:color w:val="000000"/>
                  <w:rPrChange w:id="3163" w:author="James Vu" w:date="2024-04-19T00:19:00Z">
                    <w:rPr>
                      <w:b/>
                      <w:bCs/>
                      <w:color w:val="000000"/>
                      <w:sz w:val="28"/>
                      <w:szCs w:val="28"/>
                    </w:rPr>
                  </w:rPrChange>
                </w:rPr>
                <w:t> </w:t>
              </w:r>
            </w:ins>
          </w:p>
        </w:tc>
        <w:tc>
          <w:tcPr>
            <w:tcW w:w="8358" w:type="dxa"/>
            <w:shd w:val="clear" w:color="auto" w:fill="auto"/>
            <w:noWrap/>
            <w:vAlign w:val="center"/>
            <w:hideMark/>
            <w:tcPrChange w:id="3164" w:author="James Vu" w:date="2024-04-19T00:20:00Z">
              <w:tcPr>
                <w:tcW w:w="8358" w:type="dxa"/>
                <w:shd w:val="clear" w:color="auto" w:fill="auto"/>
                <w:noWrap/>
                <w:vAlign w:val="center"/>
                <w:hideMark/>
              </w:tcPr>
            </w:tcPrChange>
          </w:tcPr>
          <w:p w14:paraId="7CE8A8D6" w14:textId="77777777" w:rsidR="004D28C1" w:rsidRPr="003C02FF" w:rsidRDefault="004D28C1" w:rsidP="004D28C1">
            <w:pPr>
              <w:rPr>
                <w:ins w:id="3165" w:author="James Vu" w:date="2024-04-19T00:01:00Z"/>
                <w:color w:val="0D0D0D"/>
                <w:rPrChange w:id="3166" w:author="James Vu" w:date="2024-04-19T00:19:00Z">
                  <w:rPr>
                    <w:ins w:id="3167" w:author="James Vu" w:date="2024-04-19T00:01:00Z"/>
                    <w:color w:val="0D0D0D"/>
                    <w:sz w:val="28"/>
                    <w:szCs w:val="28"/>
                  </w:rPr>
                </w:rPrChange>
              </w:rPr>
            </w:pPr>
            <w:ins w:id="3168" w:author="James Vu" w:date="2024-04-19T00:01:00Z">
              <w:r w:rsidRPr="003C02FF">
                <w:rPr>
                  <w:color w:val="0D0D0D"/>
                  <w:rPrChange w:id="3169" w:author="James Vu" w:date="2024-04-19T00:19:00Z">
                    <w:rPr>
                      <w:color w:val="0D0D0D"/>
                      <w:sz w:val="28"/>
                      <w:szCs w:val="28"/>
                    </w:rPr>
                  </w:rPrChange>
                </w:rPr>
                <w:t>Phân tích phản hồi và đánh giá mức độ hài lòng.</w:t>
              </w:r>
            </w:ins>
          </w:p>
        </w:tc>
      </w:tr>
      <w:tr w:rsidR="003C02FF" w:rsidRPr="003C02FF" w14:paraId="4F8A5631" w14:textId="77777777" w:rsidTr="003C02FF">
        <w:trPr>
          <w:trHeight w:val="360"/>
          <w:ins w:id="3170" w:author="James Vu" w:date="2024-04-19T00:01:00Z"/>
          <w:trPrChange w:id="3171" w:author="James Vu" w:date="2024-04-19T00:20:00Z">
            <w:trPr>
              <w:trHeight w:val="360"/>
            </w:trPr>
          </w:trPrChange>
        </w:trPr>
        <w:tc>
          <w:tcPr>
            <w:tcW w:w="704" w:type="dxa"/>
            <w:shd w:val="clear" w:color="auto" w:fill="auto"/>
            <w:noWrap/>
            <w:vAlign w:val="center"/>
            <w:hideMark/>
            <w:tcPrChange w:id="3172" w:author="James Vu" w:date="2024-04-19T00:20:00Z">
              <w:tcPr>
                <w:tcW w:w="704" w:type="dxa"/>
                <w:shd w:val="clear" w:color="auto" w:fill="auto"/>
                <w:noWrap/>
                <w:vAlign w:val="center"/>
                <w:hideMark/>
              </w:tcPr>
            </w:tcPrChange>
          </w:tcPr>
          <w:p w14:paraId="579F638B" w14:textId="77777777" w:rsidR="004D28C1" w:rsidRPr="003C02FF" w:rsidRDefault="004D28C1" w:rsidP="004D28C1">
            <w:pPr>
              <w:jc w:val="center"/>
              <w:rPr>
                <w:ins w:id="3173" w:author="James Vu" w:date="2024-04-19T00:01:00Z"/>
                <w:b/>
                <w:bCs/>
                <w:color w:val="000000"/>
                <w:rPrChange w:id="3174" w:author="James Vu" w:date="2024-04-19T00:19:00Z">
                  <w:rPr>
                    <w:ins w:id="3175" w:author="James Vu" w:date="2024-04-19T00:01:00Z"/>
                    <w:b/>
                    <w:bCs/>
                    <w:color w:val="000000"/>
                    <w:sz w:val="28"/>
                    <w:szCs w:val="28"/>
                  </w:rPr>
                </w:rPrChange>
              </w:rPr>
            </w:pPr>
            <w:ins w:id="3176" w:author="James Vu" w:date="2024-04-19T00:01:00Z">
              <w:r w:rsidRPr="003C02FF">
                <w:rPr>
                  <w:b/>
                  <w:bCs/>
                  <w:color w:val="000000"/>
                  <w:rPrChange w:id="3177" w:author="James Vu" w:date="2024-04-19T00:19:00Z">
                    <w:rPr>
                      <w:b/>
                      <w:bCs/>
                      <w:color w:val="000000"/>
                      <w:sz w:val="28"/>
                      <w:szCs w:val="28"/>
                    </w:rPr>
                  </w:rPrChange>
                </w:rPr>
                <w:t> </w:t>
              </w:r>
            </w:ins>
          </w:p>
        </w:tc>
        <w:tc>
          <w:tcPr>
            <w:tcW w:w="8358" w:type="dxa"/>
            <w:shd w:val="clear" w:color="auto" w:fill="auto"/>
            <w:noWrap/>
            <w:vAlign w:val="center"/>
            <w:hideMark/>
            <w:tcPrChange w:id="3178" w:author="James Vu" w:date="2024-04-19T00:20:00Z">
              <w:tcPr>
                <w:tcW w:w="8358" w:type="dxa"/>
                <w:shd w:val="clear" w:color="auto" w:fill="auto"/>
                <w:noWrap/>
                <w:vAlign w:val="center"/>
                <w:hideMark/>
              </w:tcPr>
            </w:tcPrChange>
          </w:tcPr>
          <w:p w14:paraId="18BAC0FD" w14:textId="77777777" w:rsidR="004D28C1" w:rsidRPr="003C02FF" w:rsidRDefault="004D28C1" w:rsidP="004D28C1">
            <w:pPr>
              <w:rPr>
                <w:ins w:id="3179" w:author="James Vu" w:date="2024-04-19T00:01:00Z"/>
                <w:color w:val="0D0D0D"/>
                <w:rPrChange w:id="3180" w:author="James Vu" w:date="2024-04-19T00:19:00Z">
                  <w:rPr>
                    <w:ins w:id="3181" w:author="James Vu" w:date="2024-04-19T00:01:00Z"/>
                    <w:color w:val="0D0D0D"/>
                    <w:sz w:val="28"/>
                    <w:szCs w:val="28"/>
                  </w:rPr>
                </w:rPrChange>
              </w:rPr>
            </w:pPr>
            <w:ins w:id="3182" w:author="James Vu" w:date="2024-04-19T00:01:00Z">
              <w:r w:rsidRPr="003C02FF">
                <w:rPr>
                  <w:color w:val="0D0D0D"/>
                  <w:rPrChange w:id="3183" w:author="James Vu" w:date="2024-04-19T00:19:00Z">
                    <w:rPr>
                      <w:color w:val="0D0D0D"/>
                      <w:sz w:val="28"/>
                      <w:szCs w:val="28"/>
                    </w:rPr>
                  </w:rPrChange>
                </w:rPr>
                <w:t>Thực hiện các bản cập nhật dựa trên phản hồi người dùng.</w:t>
              </w:r>
            </w:ins>
          </w:p>
        </w:tc>
      </w:tr>
      <w:tr w:rsidR="003C02FF" w:rsidRPr="003C02FF" w14:paraId="5CD15311" w14:textId="77777777" w:rsidTr="003C02FF">
        <w:trPr>
          <w:trHeight w:val="360"/>
          <w:ins w:id="3184" w:author="James Vu" w:date="2024-04-19T00:01:00Z"/>
          <w:trPrChange w:id="3185" w:author="James Vu" w:date="2024-04-19T00:20:00Z">
            <w:trPr>
              <w:trHeight w:val="360"/>
            </w:trPr>
          </w:trPrChange>
        </w:trPr>
        <w:tc>
          <w:tcPr>
            <w:tcW w:w="704" w:type="dxa"/>
            <w:shd w:val="clear" w:color="auto" w:fill="auto"/>
            <w:noWrap/>
            <w:vAlign w:val="center"/>
            <w:hideMark/>
            <w:tcPrChange w:id="3186" w:author="James Vu" w:date="2024-04-19T00:20:00Z">
              <w:tcPr>
                <w:tcW w:w="704" w:type="dxa"/>
                <w:shd w:val="clear" w:color="auto" w:fill="auto"/>
                <w:noWrap/>
                <w:vAlign w:val="center"/>
                <w:hideMark/>
              </w:tcPr>
            </w:tcPrChange>
          </w:tcPr>
          <w:p w14:paraId="09197D0E" w14:textId="77777777" w:rsidR="004D28C1" w:rsidRPr="003C02FF" w:rsidRDefault="004D28C1" w:rsidP="004D28C1">
            <w:pPr>
              <w:jc w:val="center"/>
              <w:rPr>
                <w:ins w:id="3187" w:author="James Vu" w:date="2024-04-19T00:01:00Z"/>
                <w:b/>
                <w:bCs/>
                <w:color w:val="000000"/>
                <w:rPrChange w:id="3188" w:author="James Vu" w:date="2024-04-19T00:19:00Z">
                  <w:rPr>
                    <w:ins w:id="3189" w:author="James Vu" w:date="2024-04-19T00:01:00Z"/>
                    <w:b/>
                    <w:bCs/>
                    <w:color w:val="000000"/>
                    <w:sz w:val="28"/>
                    <w:szCs w:val="28"/>
                  </w:rPr>
                </w:rPrChange>
              </w:rPr>
            </w:pPr>
            <w:ins w:id="3190" w:author="James Vu" w:date="2024-04-19T00:01:00Z">
              <w:r w:rsidRPr="003C02FF">
                <w:rPr>
                  <w:b/>
                  <w:bCs/>
                  <w:color w:val="000000"/>
                  <w:rPrChange w:id="3191" w:author="James Vu" w:date="2024-04-19T00:19:00Z">
                    <w:rPr>
                      <w:b/>
                      <w:bCs/>
                      <w:color w:val="000000"/>
                      <w:sz w:val="28"/>
                      <w:szCs w:val="28"/>
                    </w:rPr>
                  </w:rPrChange>
                </w:rPr>
                <w:t> </w:t>
              </w:r>
            </w:ins>
          </w:p>
        </w:tc>
        <w:tc>
          <w:tcPr>
            <w:tcW w:w="8358" w:type="dxa"/>
            <w:shd w:val="clear" w:color="auto" w:fill="auto"/>
            <w:noWrap/>
            <w:vAlign w:val="center"/>
            <w:hideMark/>
            <w:tcPrChange w:id="3192" w:author="James Vu" w:date="2024-04-19T00:20:00Z">
              <w:tcPr>
                <w:tcW w:w="8358" w:type="dxa"/>
                <w:shd w:val="clear" w:color="auto" w:fill="auto"/>
                <w:noWrap/>
                <w:vAlign w:val="center"/>
                <w:hideMark/>
              </w:tcPr>
            </w:tcPrChange>
          </w:tcPr>
          <w:p w14:paraId="31DF411A" w14:textId="77777777" w:rsidR="004D28C1" w:rsidRPr="003C02FF" w:rsidRDefault="004D28C1" w:rsidP="004D28C1">
            <w:pPr>
              <w:rPr>
                <w:ins w:id="3193" w:author="James Vu" w:date="2024-04-19T00:01:00Z"/>
                <w:color w:val="0D0D0D"/>
                <w:rPrChange w:id="3194" w:author="James Vu" w:date="2024-04-19T00:19:00Z">
                  <w:rPr>
                    <w:ins w:id="3195" w:author="James Vu" w:date="2024-04-19T00:01:00Z"/>
                    <w:color w:val="0D0D0D"/>
                    <w:sz w:val="28"/>
                    <w:szCs w:val="28"/>
                  </w:rPr>
                </w:rPrChange>
              </w:rPr>
            </w:pPr>
            <w:ins w:id="3196" w:author="James Vu" w:date="2024-04-19T00:01:00Z">
              <w:r w:rsidRPr="003C02FF">
                <w:rPr>
                  <w:color w:val="0D0D0D"/>
                  <w:rPrChange w:id="3197" w:author="James Vu" w:date="2024-04-19T00:19:00Z">
                    <w:rPr>
                      <w:color w:val="0D0D0D"/>
                      <w:sz w:val="28"/>
                      <w:szCs w:val="28"/>
                    </w:rPr>
                  </w:rPrChange>
                </w:rPr>
                <w:t>Bảo trì và nâng cấp hệ thống định kỳ.</w:t>
              </w:r>
            </w:ins>
          </w:p>
        </w:tc>
      </w:tr>
      <w:tr w:rsidR="003C02FF" w:rsidRPr="003C02FF" w14:paraId="1CDD8817" w14:textId="77777777" w:rsidTr="003C02FF">
        <w:trPr>
          <w:trHeight w:val="360"/>
          <w:ins w:id="3198" w:author="James Vu" w:date="2024-04-19T00:01:00Z"/>
          <w:trPrChange w:id="3199" w:author="James Vu" w:date="2024-04-19T00:20:00Z">
            <w:trPr>
              <w:trHeight w:val="360"/>
            </w:trPr>
          </w:trPrChange>
        </w:trPr>
        <w:tc>
          <w:tcPr>
            <w:tcW w:w="704" w:type="dxa"/>
            <w:shd w:val="clear" w:color="auto" w:fill="auto"/>
            <w:noWrap/>
            <w:vAlign w:val="center"/>
            <w:hideMark/>
            <w:tcPrChange w:id="3200" w:author="James Vu" w:date="2024-04-19T00:20:00Z">
              <w:tcPr>
                <w:tcW w:w="704" w:type="dxa"/>
                <w:shd w:val="clear" w:color="auto" w:fill="auto"/>
                <w:noWrap/>
                <w:vAlign w:val="center"/>
                <w:hideMark/>
              </w:tcPr>
            </w:tcPrChange>
          </w:tcPr>
          <w:p w14:paraId="656C9E19" w14:textId="77777777" w:rsidR="004D28C1" w:rsidRPr="003C02FF" w:rsidRDefault="004D28C1" w:rsidP="004D28C1">
            <w:pPr>
              <w:jc w:val="center"/>
              <w:rPr>
                <w:ins w:id="3201" w:author="James Vu" w:date="2024-04-19T00:01:00Z"/>
                <w:b/>
                <w:bCs/>
                <w:color w:val="000000"/>
                <w:rPrChange w:id="3202" w:author="James Vu" w:date="2024-04-19T00:19:00Z">
                  <w:rPr>
                    <w:ins w:id="3203" w:author="James Vu" w:date="2024-04-19T00:01:00Z"/>
                    <w:b/>
                    <w:bCs/>
                    <w:color w:val="000000"/>
                    <w:sz w:val="28"/>
                    <w:szCs w:val="28"/>
                  </w:rPr>
                </w:rPrChange>
              </w:rPr>
            </w:pPr>
            <w:ins w:id="3204" w:author="James Vu" w:date="2024-04-19T00:01:00Z">
              <w:r w:rsidRPr="003C02FF">
                <w:rPr>
                  <w:b/>
                  <w:bCs/>
                  <w:color w:val="000000"/>
                  <w:rPrChange w:id="3205" w:author="James Vu" w:date="2024-04-19T00:19:00Z">
                    <w:rPr>
                      <w:b/>
                      <w:bCs/>
                      <w:color w:val="000000"/>
                      <w:sz w:val="28"/>
                      <w:szCs w:val="28"/>
                    </w:rPr>
                  </w:rPrChange>
                </w:rPr>
                <w:t> </w:t>
              </w:r>
            </w:ins>
          </w:p>
        </w:tc>
        <w:tc>
          <w:tcPr>
            <w:tcW w:w="8358" w:type="dxa"/>
            <w:shd w:val="clear" w:color="auto" w:fill="auto"/>
            <w:noWrap/>
            <w:vAlign w:val="center"/>
            <w:hideMark/>
            <w:tcPrChange w:id="3206" w:author="James Vu" w:date="2024-04-19T00:20:00Z">
              <w:tcPr>
                <w:tcW w:w="8358" w:type="dxa"/>
                <w:shd w:val="clear" w:color="auto" w:fill="auto"/>
                <w:noWrap/>
                <w:vAlign w:val="center"/>
                <w:hideMark/>
              </w:tcPr>
            </w:tcPrChange>
          </w:tcPr>
          <w:p w14:paraId="12FA06A4" w14:textId="77777777" w:rsidR="004D28C1" w:rsidRPr="003C02FF" w:rsidRDefault="004D28C1" w:rsidP="004D28C1">
            <w:pPr>
              <w:rPr>
                <w:ins w:id="3207" w:author="James Vu" w:date="2024-04-19T00:01:00Z"/>
                <w:color w:val="0D0D0D"/>
                <w:rPrChange w:id="3208" w:author="James Vu" w:date="2024-04-19T00:19:00Z">
                  <w:rPr>
                    <w:ins w:id="3209" w:author="James Vu" w:date="2024-04-19T00:01:00Z"/>
                    <w:color w:val="0D0D0D"/>
                    <w:sz w:val="28"/>
                    <w:szCs w:val="28"/>
                  </w:rPr>
                </w:rPrChange>
              </w:rPr>
            </w:pPr>
            <w:ins w:id="3210" w:author="James Vu" w:date="2024-04-19T00:01:00Z">
              <w:r w:rsidRPr="003C02FF">
                <w:rPr>
                  <w:color w:val="0D0D0D"/>
                  <w:rPrChange w:id="3211" w:author="James Vu" w:date="2024-04-19T00:19:00Z">
                    <w:rPr>
                      <w:color w:val="0D0D0D"/>
                      <w:sz w:val="28"/>
                      <w:szCs w:val="28"/>
                    </w:rPr>
                  </w:rPrChange>
                </w:rPr>
                <w:t>Đánh giá hiệu quả sử dụng cổng thông tin.</w:t>
              </w:r>
            </w:ins>
          </w:p>
        </w:tc>
      </w:tr>
      <w:tr w:rsidR="003C02FF" w:rsidRPr="003C02FF" w14:paraId="52350873" w14:textId="77777777" w:rsidTr="003C02FF">
        <w:trPr>
          <w:trHeight w:val="360"/>
          <w:ins w:id="3212" w:author="James Vu" w:date="2024-04-19T00:01:00Z"/>
          <w:trPrChange w:id="3213" w:author="James Vu" w:date="2024-04-19T00:20:00Z">
            <w:trPr>
              <w:trHeight w:val="360"/>
            </w:trPr>
          </w:trPrChange>
        </w:trPr>
        <w:tc>
          <w:tcPr>
            <w:tcW w:w="704" w:type="dxa"/>
            <w:shd w:val="clear" w:color="auto" w:fill="auto"/>
            <w:noWrap/>
            <w:vAlign w:val="center"/>
            <w:hideMark/>
            <w:tcPrChange w:id="3214" w:author="James Vu" w:date="2024-04-19T00:20:00Z">
              <w:tcPr>
                <w:tcW w:w="704" w:type="dxa"/>
                <w:shd w:val="clear" w:color="auto" w:fill="auto"/>
                <w:noWrap/>
                <w:vAlign w:val="center"/>
                <w:hideMark/>
              </w:tcPr>
            </w:tcPrChange>
          </w:tcPr>
          <w:p w14:paraId="79BA8AE8" w14:textId="77777777" w:rsidR="004D28C1" w:rsidRPr="003C02FF" w:rsidRDefault="004D28C1" w:rsidP="004D28C1">
            <w:pPr>
              <w:jc w:val="center"/>
              <w:rPr>
                <w:ins w:id="3215" w:author="James Vu" w:date="2024-04-19T00:01:00Z"/>
                <w:b/>
                <w:bCs/>
                <w:color w:val="000000"/>
                <w:rPrChange w:id="3216" w:author="James Vu" w:date="2024-04-19T00:19:00Z">
                  <w:rPr>
                    <w:ins w:id="3217" w:author="James Vu" w:date="2024-04-19T00:01:00Z"/>
                    <w:b/>
                    <w:bCs/>
                    <w:color w:val="000000"/>
                    <w:sz w:val="28"/>
                    <w:szCs w:val="28"/>
                  </w:rPr>
                </w:rPrChange>
              </w:rPr>
            </w:pPr>
            <w:ins w:id="3218" w:author="James Vu" w:date="2024-04-19T00:01:00Z">
              <w:r w:rsidRPr="003C02FF">
                <w:rPr>
                  <w:b/>
                  <w:bCs/>
                  <w:color w:val="000000"/>
                  <w:rPrChange w:id="3219" w:author="James Vu" w:date="2024-04-19T00:19:00Z">
                    <w:rPr>
                      <w:b/>
                      <w:bCs/>
                      <w:color w:val="000000"/>
                      <w:sz w:val="28"/>
                      <w:szCs w:val="28"/>
                    </w:rPr>
                  </w:rPrChange>
                </w:rPr>
                <w:t>9</w:t>
              </w:r>
            </w:ins>
          </w:p>
        </w:tc>
        <w:tc>
          <w:tcPr>
            <w:tcW w:w="8358" w:type="dxa"/>
            <w:shd w:val="clear" w:color="auto" w:fill="auto"/>
            <w:noWrap/>
            <w:vAlign w:val="center"/>
            <w:hideMark/>
            <w:tcPrChange w:id="3220" w:author="James Vu" w:date="2024-04-19T00:20:00Z">
              <w:tcPr>
                <w:tcW w:w="8358" w:type="dxa"/>
                <w:shd w:val="clear" w:color="auto" w:fill="auto"/>
                <w:noWrap/>
                <w:vAlign w:val="center"/>
                <w:hideMark/>
              </w:tcPr>
            </w:tcPrChange>
          </w:tcPr>
          <w:p w14:paraId="046FDB19" w14:textId="77777777" w:rsidR="004D28C1" w:rsidRPr="003C02FF" w:rsidRDefault="004D28C1" w:rsidP="004D28C1">
            <w:pPr>
              <w:rPr>
                <w:ins w:id="3221" w:author="James Vu" w:date="2024-04-19T00:01:00Z"/>
                <w:b/>
                <w:bCs/>
                <w:color w:val="0D0D0D"/>
                <w:rPrChange w:id="3222" w:author="James Vu" w:date="2024-04-19T00:19:00Z">
                  <w:rPr>
                    <w:ins w:id="3223" w:author="James Vu" w:date="2024-04-19T00:01:00Z"/>
                    <w:b/>
                    <w:bCs/>
                    <w:color w:val="0D0D0D"/>
                    <w:sz w:val="28"/>
                    <w:szCs w:val="28"/>
                  </w:rPr>
                </w:rPrChange>
              </w:rPr>
            </w:pPr>
            <w:ins w:id="3224" w:author="James Vu" w:date="2024-04-19T00:01:00Z">
              <w:r w:rsidRPr="003C02FF">
                <w:rPr>
                  <w:b/>
                  <w:bCs/>
                  <w:color w:val="0D0D0D"/>
                  <w:rPrChange w:id="3225" w:author="James Vu" w:date="2024-04-19T00:19:00Z">
                    <w:rPr>
                      <w:b/>
                      <w:bCs/>
                      <w:color w:val="0D0D0D"/>
                      <w:sz w:val="28"/>
                      <w:szCs w:val="28"/>
                    </w:rPr>
                  </w:rPrChange>
                </w:rPr>
                <w:t>Quản lý Liên kết và Tích hợp</w:t>
              </w:r>
            </w:ins>
          </w:p>
        </w:tc>
      </w:tr>
      <w:tr w:rsidR="003C02FF" w:rsidRPr="003C02FF" w14:paraId="06B7CE0D" w14:textId="77777777" w:rsidTr="003C02FF">
        <w:trPr>
          <w:trHeight w:val="360"/>
          <w:ins w:id="3226" w:author="James Vu" w:date="2024-04-19T00:01:00Z"/>
          <w:trPrChange w:id="3227" w:author="James Vu" w:date="2024-04-19T00:20:00Z">
            <w:trPr>
              <w:trHeight w:val="360"/>
            </w:trPr>
          </w:trPrChange>
        </w:trPr>
        <w:tc>
          <w:tcPr>
            <w:tcW w:w="704" w:type="dxa"/>
            <w:shd w:val="clear" w:color="auto" w:fill="auto"/>
            <w:noWrap/>
            <w:vAlign w:val="center"/>
            <w:hideMark/>
            <w:tcPrChange w:id="3228" w:author="James Vu" w:date="2024-04-19T00:20:00Z">
              <w:tcPr>
                <w:tcW w:w="704" w:type="dxa"/>
                <w:shd w:val="clear" w:color="auto" w:fill="auto"/>
                <w:noWrap/>
                <w:vAlign w:val="center"/>
                <w:hideMark/>
              </w:tcPr>
            </w:tcPrChange>
          </w:tcPr>
          <w:p w14:paraId="579210B9" w14:textId="77777777" w:rsidR="004D28C1" w:rsidRPr="003C02FF" w:rsidRDefault="004D28C1" w:rsidP="004D28C1">
            <w:pPr>
              <w:jc w:val="center"/>
              <w:rPr>
                <w:ins w:id="3229" w:author="James Vu" w:date="2024-04-19T00:01:00Z"/>
                <w:b/>
                <w:bCs/>
                <w:color w:val="000000"/>
                <w:rPrChange w:id="3230" w:author="James Vu" w:date="2024-04-19T00:19:00Z">
                  <w:rPr>
                    <w:ins w:id="3231" w:author="James Vu" w:date="2024-04-19T00:01:00Z"/>
                    <w:b/>
                    <w:bCs/>
                    <w:color w:val="000000"/>
                    <w:sz w:val="28"/>
                    <w:szCs w:val="28"/>
                  </w:rPr>
                </w:rPrChange>
              </w:rPr>
            </w:pPr>
            <w:ins w:id="3232" w:author="James Vu" w:date="2024-04-19T00:01:00Z">
              <w:r w:rsidRPr="003C02FF">
                <w:rPr>
                  <w:b/>
                  <w:bCs/>
                  <w:color w:val="000000"/>
                  <w:rPrChange w:id="3233" w:author="James Vu" w:date="2024-04-19T00:19:00Z">
                    <w:rPr>
                      <w:b/>
                      <w:bCs/>
                      <w:color w:val="000000"/>
                      <w:sz w:val="28"/>
                      <w:szCs w:val="28"/>
                    </w:rPr>
                  </w:rPrChange>
                </w:rPr>
                <w:t> </w:t>
              </w:r>
            </w:ins>
          </w:p>
        </w:tc>
        <w:tc>
          <w:tcPr>
            <w:tcW w:w="8358" w:type="dxa"/>
            <w:shd w:val="clear" w:color="auto" w:fill="auto"/>
            <w:noWrap/>
            <w:vAlign w:val="center"/>
            <w:hideMark/>
            <w:tcPrChange w:id="3234" w:author="James Vu" w:date="2024-04-19T00:20:00Z">
              <w:tcPr>
                <w:tcW w:w="8358" w:type="dxa"/>
                <w:shd w:val="clear" w:color="auto" w:fill="auto"/>
                <w:noWrap/>
                <w:vAlign w:val="center"/>
                <w:hideMark/>
              </w:tcPr>
            </w:tcPrChange>
          </w:tcPr>
          <w:p w14:paraId="19986718" w14:textId="77777777" w:rsidR="004D28C1" w:rsidRPr="003C02FF" w:rsidRDefault="004D28C1" w:rsidP="004D28C1">
            <w:pPr>
              <w:rPr>
                <w:ins w:id="3235" w:author="James Vu" w:date="2024-04-19T00:01:00Z"/>
                <w:color w:val="0D0D0D"/>
                <w:rPrChange w:id="3236" w:author="James Vu" w:date="2024-04-19T00:19:00Z">
                  <w:rPr>
                    <w:ins w:id="3237" w:author="James Vu" w:date="2024-04-19T00:01:00Z"/>
                    <w:color w:val="0D0D0D"/>
                    <w:sz w:val="28"/>
                    <w:szCs w:val="28"/>
                  </w:rPr>
                </w:rPrChange>
              </w:rPr>
            </w:pPr>
            <w:ins w:id="3238" w:author="James Vu" w:date="2024-04-19T00:01:00Z">
              <w:r w:rsidRPr="003C02FF">
                <w:rPr>
                  <w:color w:val="0D0D0D"/>
                  <w:rPrChange w:id="3239" w:author="James Vu" w:date="2024-04-19T00:19:00Z">
                    <w:rPr>
                      <w:color w:val="0D0D0D"/>
                      <w:sz w:val="28"/>
                      <w:szCs w:val="28"/>
                    </w:rPr>
                  </w:rPrChange>
                </w:rPr>
                <w:t>Quản lý các mối liên kết với hệ thống quản lý khác.</w:t>
              </w:r>
            </w:ins>
          </w:p>
        </w:tc>
      </w:tr>
      <w:tr w:rsidR="003C02FF" w:rsidRPr="003C02FF" w14:paraId="43046D6C" w14:textId="77777777" w:rsidTr="003C02FF">
        <w:trPr>
          <w:trHeight w:val="360"/>
          <w:ins w:id="3240" w:author="James Vu" w:date="2024-04-19T00:01:00Z"/>
          <w:trPrChange w:id="3241" w:author="James Vu" w:date="2024-04-19T00:20:00Z">
            <w:trPr>
              <w:trHeight w:val="360"/>
            </w:trPr>
          </w:trPrChange>
        </w:trPr>
        <w:tc>
          <w:tcPr>
            <w:tcW w:w="704" w:type="dxa"/>
            <w:shd w:val="clear" w:color="auto" w:fill="auto"/>
            <w:noWrap/>
            <w:vAlign w:val="center"/>
            <w:hideMark/>
            <w:tcPrChange w:id="3242" w:author="James Vu" w:date="2024-04-19T00:20:00Z">
              <w:tcPr>
                <w:tcW w:w="704" w:type="dxa"/>
                <w:shd w:val="clear" w:color="auto" w:fill="auto"/>
                <w:noWrap/>
                <w:vAlign w:val="center"/>
                <w:hideMark/>
              </w:tcPr>
            </w:tcPrChange>
          </w:tcPr>
          <w:p w14:paraId="54688364" w14:textId="77777777" w:rsidR="004D28C1" w:rsidRPr="003C02FF" w:rsidRDefault="004D28C1" w:rsidP="004D28C1">
            <w:pPr>
              <w:jc w:val="center"/>
              <w:rPr>
                <w:ins w:id="3243" w:author="James Vu" w:date="2024-04-19T00:01:00Z"/>
                <w:b/>
                <w:bCs/>
                <w:color w:val="000000"/>
                <w:rPrChange w:id="3244" w:author="James Vu" w:date="2024-04-19T00:19:00Z">
                  <w:rPr>
                    <w:ins w:id="3245" w:author="James Vu" w:date="2024-04-19T00:01:00Z"/>
                    <w:b/>
                    <w:bCs/>
                    <w:color w:val="000000"/>
                    <w:sz w:val="28"/>
                    <w:szCs w:val="28"/>
                  </w:rPr>
                </w:rPrChange>
              </w:rPr>
            </w:pPr>
            <w:ins w:id="3246" w:author="James Vu" w:date="2024-04-19T00:01:00Z">
              <w:r w:rsidRPr="003C02FF">
                <w:rPr>
                  <w:b/>
                  <w:bCs/>
                  <w:color w:val="000000"/>
                  <w:rPrChange w:id="3247" w:author="James Vu" w:date="2024-04-19T00:19:00Z">
                    <w:rPr>
                      <w:b/>
                      <w:bCs/>
                      <w:color w:val="000000"/>
                      <w:sz w:val="28"/>
                      <w:szCs w:val="28"/>
                    </w:rPr>
                  </w:rPrChange>
                </w:rPr>
                <w:t> </w:t>
              </w:r>
            </w:ins>
          </w:p>
        </w:tc>
        <w:tc>
          <w:tcPr>
            <w:tcW w:w="8358" w:type="dxa"/>
            <w:shd w:val="clear" w:color="auto" w:fill="auto"/>
            <w:noWrap/>
            <w:vAlign w:val="center"/>
            <w:hideMark/>
            <w:tcPrChange w:id="3248" w:author="James Vu" w:date="2024-04-19T00:20:00Z">
              <w:tcPr>
                <w:tcW w:w="8358" w:type="dxa"/>
                <w:shd w:val="clear" w:color="auto" w:fill="auto"/>
                <w:noWrap/>
                <w:vAlign w:val="center"/>
                <w:hideMark/>
              </w:tcPr>
            </w:tcPrChange>
          </w:tcPr>
          <w:p w14:paraId="488575C9" w14:textId="77777777" w:rsidR="004D28C1" w:rsidRPr="003C02FF" w:rsidRDefault="004D28C1" w:rsidP="004D28C1">
            <w:pPr>
              <w:rPr>
                <w:ins w:id="3249" w:author="James Vu" w:date="2024-04-19T00:01:00Z"/>
                <w:color w:val="0D0D0D"/>
                <w:rPrChange w:id="3250" w:author="James Vu" w:date="2024-04-19T00:19:00Z">
                  <w:rPr>
                    <w:ins w:id="3251" w:author="James Vu" w:date="2024-04-19T00:01:00Z"/>
                    <w:color w:val="0D0D0D"/>
                    <w:sz w:val="28"/>
                    <w:szCs w:val="28"/>
                  </w:rPr>
                </w:rPrChange>
              </w:rPr>
            </w:pPr>
            <w:ins w:id="3252" w:author="James Vu" w:date="2024-04-19T00:01:00Z">
              <w:r w:rsidRPr="003C02FF">
                <w:rPr>
                  <w:color w:val="0D0D0D"/>
                  <w:rPrChange w:id="3253" w:author="James Vu" w:date="2024-04-19T00:19:00Z">
                    <w:rPr>
                      <w:color w:val="0D0D0D"/>
                      <w:sz w:val="28"/>
                      <w:szCs w:val="28"/>
                    </w:rPr>
                  </w:rPrChange>
                </w:rPr>
                <w:t>Đảm bảo tính liền mạch và toàn vẹn dữ liệu giữa các hệ thống.</w:t>
              </w:r>
            </w:ins>
          </w:p>
        </w:tc>
      </w:tr>
      <w:tr w:rsidR="003C02FF" w:rsidRPr="003C02FF" w14:paraId="414F7B3D" w14:textId="77777777" w:rsidTr="003C02FF">
        <w:trPr>
          <w:trHeight w:val="360"/>
          <w:ins w:id="3254" w:author="James Vu" w:date="2024-04-19T00:01:00Z"/>
          <w:trPrChange w:id="3255" w:author="James Vu" w:date="2024-04-19T00:20:00Z">
            <w:trPr>
              <w:trHeight w:val="360"/>
            </w:trPr>
          </w:trPrChange>
        </w:trPr>
        <w:tc>
          <w:tcPr>
            <w:tcW w:w="704" w:type="dxa"/>
            <w:shd w:val="clear" w:color="auto" w:fill="auto"/>
            <w:noWrap/>
            <w:vAlign w:val="center"/>
            <w:hideMark/>
            <w:tcPrChange w:id="3256" w:author="James Vu" w:date="2024-04-19T00:20:00Z">
              <w:tcPr>
                <w:tcW w:w="704" w:type="dxa"/>
                <w:shd w:val="clear" w:color="auto" w:fill="auto"/>
                <w:noWrap/>
                <w:vAlign w:val="center"/>
                <w:hideMark/>
              </w:tcPr>
            </w:tcPrChange>
          </w:tcPr>
          <w:p w14:paraId="1BE69410" w14:textId="77777777" w:rsidR="004D28C1" w:rsidRPr="003C02FF" w:rsidRDefault="004D28C1" w:rsidP="004D28C1">
            <w:pPr>
              <w:jc w:val="center"/>
              <w:rPr>
                <w:ins w:id="3257" w:author="James Vu" w:date="2024-04-19T00:01:00Z"/>
                <w:b/>
                <w:bCs/>
                <w:color w:val="000000"/>
                <w:rPrChange w:id="3258" w:author="James Vu" w:date="2024-04-19T00:19:00Z">
                  <w:rPr>
                    <w:ins w:id="3259" w:author="James Vu" w:date="2024-04-19T00:01:00Z"/>
                    <w:b/>
                    <w:bCs/>
                    <w:color w:val="000000"/>
                    <w:sz w:val="28"/>
                    <w:szCs w:val="28"/>
                  </w:rPr>
                </w:rPrChange>
              </w:rPr>
            </w:pPr>
            <w:ins w:id="3260" w:author="James Vu" w:date="2024-04-19T00:01:00Z">
              <w:r w:rsidRPr="003C02FF">
                <w:rPr>
                  <w:b/>
                  <w:bCs/>
                  <w:color w:val="000000"/>
                  <w:rPrChange w:id="3261" w:author="James Vu" w:date="2024-04-19T00:19:00Z">
                    <w:rPr>
                      <w:b/>
                      <w:bCs/>
                      <w:color w:val="000000"/>
                      <w:sz w:val="28"/>
                      <w:szCs w:val="28"/>
                    </w:rPr>
                  </w:rPrChange>
                </w:rPr>
                <w:t> </w:t>
              </w:r>
            </w:ins>
          </w:p>
        </w:tc>
        <w:tc>
          <w:tcPr>
            <w:tcW w:w="8358" w:type="dxa"/>
            <w:shd w:val="clear" w:color="auto" w:fill="auto"/>
            <w:noWrap/>
            <w:vAlign w:val="center"/>
            <w:hideMark/>
            <w:tcPrChange w:id="3262" w:author="James Vu" w:date="2024-04-19T00:20:00Z">
              <w:tcPr>
                <w:tcW w:w="8358" w:type="dxa"/>
                <w:shd w:val="clear" w:color="auto" w:fill="auto"/>
                <w:noWrap/>
                <w:vAlign w:val="center"/>
                <w:hideMark/>
              </w:tcPr>
            </w:tcPrChange>
          </w:tcPr>
          <w:p w14:paraId="77CAFCC1" w14:textId="77777777" w:rsidR="004D28C1" w:rsidRPr="003C02FF" w:rsidRDefault="004D28C1" w:rsidP="004D28C1">
            <w:pPr>
              <w:rPr>
                <w:ins w:id="3263" w:author="James Vu" w:date="2024-04-19T00:01:00Z"/>
                <w:color w:val="0D0D0D"/>
                <w:rPrChange w:id="3264" w:author="James Vu" w:date="2024-04-19T00:19:00Z">
                  <w:rPr>
                    <w:ins w:id="3265" w:author="James Vu" w:date="2024-04-19T00:01:00Z"/>
                    <w:color w:val="0D0D0D"/>
                    <w:sz w:val="28"/>
                    <w:szCs w:val="28"/>
                  </w:rPr>
                </w:rPrChange>
              </w:rPr>
            </w:pPr>
            <w:ins w:id="3266" w:author="James Vu" w:date="2024-04-19T00:01:00Z">
              <w:r w:rsidRPr="003C02FF">
                <w:rPr>
                  <w:color w:val="0D0D0D"/>
                  <w:rPrChange w:id="3267" w:author="James Vu" w:date="2024-04-19T00:19:00Z">
                    <w:rPr>
                      <w:color w:val="0D0D0D"/>
                      <w:sz w:val="28"/>
                      <w:szCs w:val="28"/>
                    </w:rPr>
                  </w:rPrChange>
                </w:rPr>
                <w:t>Phát triển tính năng liên kết dữ liệu cho dễ dàng truy vấn.</w:t>
              </w:r>
            </w:ins>
          </w:p>
        </w:tc>
      </w:tr>
      <w:tr w:rsidR="003C02FF" w:rsidRPr="003C02FF" w14:paraId="2A1D1517" w14:textId="77777777" w:rsidTr="003C02FF">
        <w:trPr>
          <w:trHeight w:val="360"/>
          <w:ins w:id="3268" w:author="James Vu" w:date="2024-04-19T00:01:00Z"/>
          <w:trPrChange w:id="3269" w:author="James Vu" w:date="2024-04-19T00:20:00Z">
            <w:trPr>
              <w:trHeight w:val="360"/>
            </w:trPr>
          </w:trPrChange>
        </w:trPr>
        <w:tc>
          <w:tcPr>
            <w:tcW w:w="704" w:type="dxa"/>
            <w:shd w:val="clear" w:color="auto" w:fill="auto"/>
            <w:noWrap/>
            <w:vAlign w:val="center"/>
            <w:hideMark/>
            <w:tcPrChange w:id="3270" w:author="James Vu" w:date="2024-04-19T00:20:00Z">
              <w:tcPr>
                <w:tcW w:w="704" w:type="dxa"/>
                <w:shd w:val="clear" w:color="auto" w:fill="auto"/>
                <w:noWrap/>
                <w:vAlign w:val="center"/>
                <w:hideMark/>
              </w:tcPr>
            </w:tcPrChange>
          </w:tcPr>
          <w:p w14:paraId="2137A80E" w14:textId="77777777" w:rsidR="004D28C1" w:rsidRPr="003C02FF" w:rsidRDefault="004D28C1" w:rsidP="004D28C1">
            <w:pPr>
              <w:jc w:val="center"/>
              <w:rPr>
                <w:ins w:id="3271" w:author="James Vu" w:date="2024-04-19T00:01:00Z"/>
                <w:b/>
                <w:bCs/>
                <w:color w:val="000000"/>
                <w:rPrChange w:id="3272" w:author="James Vu" w:date="2024-04-19T00:19:00Z">
                  <w:rPr>
                    <w:ins w:id="3273" w:author="James Vu" w:date="2024-04-19T00:01:00Z"/>
                    <w:b/>
                    <w:bCs/>
                    <w:color w:val="000000"/>
                    <w:sz w:val="28"/>
                    <w:szCs w:val="28"/>
                  </w:rPr>
                </w:rPrChange>
              </w:rPr>
            </w:pPr>
            <w:ins w:id="3274" w:author="James Vu" w:date="2024-04-19T00:01:00Z">
              <w:r w:rsidRPr="003C02FF">
                <w:rPr>
                  <w:b/>
                  <w:bCs/>
                  <w:color w:val="000000"/>
                  <w:rPrChange w:id="3275" w:author="James Vu" w:date="2024-04-19T00:19:00Z">
                    <w:rPr>
                      <w:b/>
                      <w:bCs/>
                      <w:color w:val="000000"/>
                      <w:sz w:val="28"/>
                      <w:szCs w:val="28"/>
                    </w:rPr>
                  </w:rPrChange>
                </w:rPr>
                <w:t> </w:t>
              </w:r>
            </w:ins>
          </w:p>
        </w:tc>
        <w:tc>
          <w:tcPr>
            <w:tcW w:w="8358" w:type="dxa"/>
            <w:shd w:val="clear" w:color="auto" w:fill="auto"/>
            <w:noWrap/>
            <w:vAlign w:val="center"/>
            <w:hideMark/>
            <w:tcPrChange w:id="3276" w:author="James Vu" w:date="2024-04-19T00:20:00Z">
              <w:tcPr>
                <w:tcW w:w="8358" w:type="dxa"/>
                <w:shd w:val="clear" w:color="auto" w:fill="auto"/>
                <w:noWrap/>
                <w:vAlign w:val="center"/>
                <w:hideMark/>
              </w:tcPr>
            </w:tcPrChange>
          </w:tcPr>
          <w:p w14:paraId="6F36F334" w14:textId="77777777" w:rsidR="004D28C1" w:rsidRPr="003C02FF" w:rsidRDefault="004D28C1" w:rsidP="004D28C1">
            <w:pPr>
              <w:rPr>
                <w:ins w:id="3277" w:author="James Vu" w:date="2024-04-19T00:01:00Z"/>
                <w:color w:val="0D0D0D"/>
                <w:rPrChange w:id="3278" w:author="James Vu" w:date="2024-04-19T00:19:00Z">
                  <w:rPr>
                    <w:ins w:id="3279" w:author="James Vu" w:date="2024-04-19T00:01:00Z"/>
                    <w:color w:val="0D0D0D"/>
                    <w:sz w:val="28"/>
                    <w:szCs w:val="28"/>
                  </w:rPr>
                </w:rPrChange>
              </w:rPr>
            </w:pPr>
            <w:ins w:id="3280" w:author="James Vu" w:date="2024-04-19T00:01:00Z">
              <w:r w:rsidRPr="003C02FF">
                <w:rPr>
                  <w:color w:val="0D0D0D"/>
                  <w:rPrChange w:id="3281" w:author="James Vu" w:date="2024-04-19T00:19:00Z">
                    <w:rPr>
                      <w:color w:val="0D0D0D"/>
                      <w:sz w:val="28"/>
                      <w:szCs w:val="28"/>
                    </w:rPr>
                  </w:rPrChange>
                </w:rPr>
                <w:t>Quản lý cập nhật phần mềm của các hệ thống liên kết.</w:t>
              </w:r>
            </w:ins>
          </w:p>
        </w:tc>
      </w:tr>
      <w:tr w:rsidR="003C02FF" w:rsidRPr="003C02FF" w14:paraId="5ADC4812" w14:textId="77777777" w:rsidTr="003C02FF">
        <w:trPr>
          <w:trHeight w:val="360"/>
          <w:ins w:id="3282" w:author="James Vu" w:date="2024-04-19T00:01:00Z"/>
          <w:trPrChange w:id="3283" w:author="James Vu" w:date="2024-04-19T00:20:00Z">
            <w:trPr>
              <w:trHeight w:val="360"/>
            </w:trPr>
          </w:trPrChange>
        </w:trPr>
        <w:tc>
          <w:tcPr>
            <w:tcW w:w="704" w:type="dxa"/>
            <w:shd w:val="clear" w:color="auto" w:fill="auto"/>
            <w:noWrap/>
            <w:vAlign w:val="center"/>
            <w:hideMark/>
            <w:tcPrChange w:id="3284" w:author="James Vu" w:date="2024-04-19T00:20:00Z">
              <w:tcPr>
                <w:tcW w:w="704" w:type="dxa"/>
                <w:shd w:val="clear" w:color="auto" w:fill="auto"/>
                <w:noWrap/>
                <w:vAlign w:val="center"/>
                <w:hideMark/>
              </w:tcPr>
            </w:tcPrChange>
          </w:tcPr>
          <w:p w14:paraId="38BEEF4B" w14:textId="77777777" w:rsidR="004D28C1" w:rsidRPr="003C02FF" w:rsidRDefault="004D28C1" w:rsidP="004D28C1">
            <w:pPr>
              <w:jc w:val="center"/>
              <w:rPr>
                <w:ins w:id="3285" w:author="James Vu" w:date="2024-04-19T00:01:00Z"/>
                <w:b/>
                <w:bCs/>
                <w:color w:val="000000"/>
                <w:rPrChange w:id="3286" w:author="James Vu" w:date="2024-04-19T00:19:00Z">
                  <w:rPr>
                    <w:ins w:id="3287" w:author="James Vu" w:date="2024-04-19T00:01:00Z"/>
                    <w:b/>
                    <w:bCs/>
                    <w:color w:val="000000"/>
                    <w:sz w:val="28"/>
                    <w:szCs w:val="28"/>
                  </w:rPr>
                </w:rPrChange>
              </w:rPr>
            </w:pPr>
            <w:ins w:id="3288" w:author="James Vu" w:date="2024-04-19T00:01:00Z">
              <w:r w:rsidRPr="003C02FF">
                <w:rPr>
                  <w:b/>
                  <w:bCs/>
                  <w:color w:val="000000"/>
                  <w:rPrChange w:id="3289" w:author="James Vu" w:date="2024-04-19T00:19:00Z">
                    <w:rPr>
                      <w:b/>
                      <w:bCs/>
                      <w:color w:val="000000"/>
                      <w:sz w:val="28"/>
                      <w:szCs w:val="28"/>
                    </w:rPr>
                  </w:rPrChange>
                </w:rPr>
                <w:t> </w:t>
              </w:r>
            </w:ins>
          </w:p>
        </w:tc>
        <w:tc>
          <w:tcPr>
            <w:tcW w:w="8358" w:type="dxa"/>
            <w:shd w:val="clear" w:color="auto" w:fill="auto"/>
            <w:noWrap/>
            <w:vAlign w:val="center"/>
            <w:hideMark/>
            <w:tcPrChange w:id="3290" w:author="James Vu" w:date="2024-04-19T00:20:00Z">
              <w:tcPr>
                <w:tcW w:w="8358" w:type="dxa"/>
                <w:shd w:val="clear" w:color="auto" w:fill="auto"/>
                <w:noWrap/>
                <w:vAlign w:val="center"/>
                <w:hideMark/>
              </w:tcPr>
            </w:tcPrChange>
          </w:tcPr>
          <w:p w14:paraId="0FEEE538" w14:textId="77777777" w:rsidR="004D28C1" w:rsidRPr="003C02FF" w:rsidRDefault="004D28C1" w:rsidP="004D28C1">
            <w:pPr>
              <w:rPr>
                <w:ins w:id="3291" w:author="James Vu" w:date="2024-04-19T00:01:00Z"/>
                <w:color w:val="0D0D0D"/>
                <w:rPrChange w:id="3292" w:author="James Vu" w:date="2024-04-19T00:19:00Z">
                  <w:rPr>
                    <w:ins w:id="3293" w:author="James Vu" w:date="2024-04-19T00:01:00Z"/>
                    <w:color w:val="0D0D0D"/>
                    <w:sz w:val="28"/>
                    <w:szCs w:val="28"/>
                  </w:rPr>
                </w:rPrChange>
              </w:rPr>
            </w:pPr>
            <w:ins w:id="3294" w:author="James Vu" w:date="2024-04-19T00:01:00Z">
              <w:r w:rsidRPr="003C02FF">
                <w:rPr>
                  <w:color w:val="0D0D0D"/>
                  <w:rPrChange w:id="3295" w:author="James Vu" w:date="2024-04-19T00:19:00Z">
                    <w:rPr>
                      <w:color w:val="0D0D0D"/>
                      <w:sz w:val="28"/>
                      <w:szCs w:val="28"/>
                    </w:rPr>
                  </w:rPrChange>
                </w:rPr>
                <w:t>Tối ưu hóa hiệu suất truy vấn dữ liệu giữa các nền tảng.</w:t>
              </w:r>
            </w:ins>
          </w:p>
        </w:tc>
      </w:tr>
      <w:tr w:rsidR="003C02FF" w:rsidRPr="003C02FF" w14:paraId="717995AC" w14:textId="77777777" w:rsidTr="003C02FF">
        <w:trPr>
          <w:trHeight w:val="360"/>
          <w:ins w:id="3296" w:author="James Vu" w:date="2024-04-19T00:01:00Z"/>
          <w:trPrChange w:id="3297" w:author="James Vu" w:date="2024-04-19T00:20:00Z">
            <w:trPr>
              <w:trHeight w:val="360"/>
            </w:trPr>
          </w:trPrChange>
        </w:trPr>
        <w:tc>
          <w:tcPr>
            <w:tcW w:w="704" w:type="dxa"/>
            <w:shd w:val="clear" w:color="auto" w:fill="auto"/>
            <w:noWrap/>
            <w:vAlign w:val="center"/>
            <w:hideMark/>
            <w:tcPrChange w:id="3298" w:author="James Vu" w:date="2024-04-19T00:20:00Z">
              <w:tcPr>
                <w:tcW w:w="704" w:type="dxa"/>
                <w:shd w:val="clear" w:color="auto" w:fill="auto"/>
                <w:noWrap/>
                <w:vAlign w:val="center"/>
                <w:hideMark/>
              </w:tcPr>
            </w:tcPrChange>
          </w:tcPr>
          <w:p w14:paraId="4FC5B341" w14:textId="77777777" w:rsidR="004D28C1" w:rsidRPr="003C02FF" w:rsidRDefault="004D28C1" w:rsidP="004D28C1">
            <w:pPr>
              <w:jc w:val="center"/>
              <w:rPr>
                <w:ins w:id="3299" w:author="James Vu" w:date="2024-04-19T00:01:00Z"/>
                <w:b/>
                <w:bCs/>
                <w:color w:val="000000"/>
                <w:rPrChange w:id="3300" w:author="James Vu" w:date="2024-04-19T00:19:00Z">
                  <w:rPr>
                    <w:ins w:id="3301" w:author="James Vu" w:date="2024-04-19T00:01:00Z"/>
                    <w:b/>
                    <w:bCs/>
                    <w:color w:val="000000"/>
                    <w:sz w:val="28"/>
                    <w:szCs w:val="28"/>
                  </w:rPr>
                </w:rPrChange>
              </w:rPr>
            </w:pPr>
            <w:ins w:id="3302" w:author="James Vu" w:date="2024-04-19T00:01:00Z">
              <w:r w:rsidRPr="003C02FF">
                <w:rPr>
                  <w:b/>
                  <w:bCs/>
                  <w:color w:val="000000"/>
                  <w:rPrChange w:id="3303" w:author="James Vu" w:date="2024-04-19T00:19:00Z">
                    <w:rPr>
                      <w:b/>
                      <w:bCs/>
                      <w:color w:val="000000"/>
                      <w:sz w:val="28"/>
                      <w:szCs w:val="28"/>
                    </w:rPr>
                  </w:rPrChange>
                </w:rPr>
                <w:t>10</w:t>
              </w:r>
            </w:ins>
          </w:p>
        </w:tc>
        <w:tc>
          <w:tcPr>
            <w:tcW w:w="8358" w:type="dxa"/>
            <w:shd w:val="clear" w:color="auto" w:fill="auto"/>
            <w:noWrap/>
            <w:vAlign w:val="center"/>
            <w:hideMark/>
            <w:tcPrChange w:id="3304" w:author="James Vu" w:date="2024-04-19T00:20:00Z">
              <w:tcPr>
                <w:tcW w:w="8358" w:type="dxa"/>
                <w:shd w:val="clear" w:color="auto" w:fill="auto"/>
                <w:noWrap/>
                <w:vAlign w:val="center"/>
                <w:hideMark/>
              </w:tcPr>
            </w:tcPrChange>
          </w:tcPr>
          <w:p w14:paraId="6E7AA0D9" w14:textId="77777777" w:rsidR="004D28C1" w:rsidRPr="003C02FF" w:rsidRDefault="004D28C1" w:rsidP="004D28C1">
            <w:pPr>
              <w:rPr>
                <w:ins w:id="3305" w:author="James Vu" w:date="2024-04-19T00:01:00Z"/>
                <w:b/>
                <w:bCs/>
                <w:color w:val="0D0D0D"/>
                <w:rPrChange w:id="3306" w:author="James Vu" w:date="2024-04-19T00:19:00Z">
                  <w:rPr>
                    <w:ins w:id="3307" w:author="James Vu" w:date="2024-04-19T00:01:00Z"/>
                    <w:b/>
                    <w:bCs/>
                    <w:color w:val="0D0D0D"/>
                    <w:sz w:val="28"/>
                    <w:szCs w:val="28"/>
                  </w:rPr>
                </w:rPrChange>
              </w:rPr>
            </w:pPr>
            <w:ins w:id="3308" w:author="James Vu" w:date="2024-04-19T00:01:00Z">
              <w:r w:rsidRPr="003C02FF">
                <w:rPr>
                  <w:b/>
                  <w:bCs/>
                  <w:color w:val="0D0D0D"/>
                  <w:rPrChange w:id="3309" w:author="James Vu" w:date="2024-04-19T00:19:00Z">
                    <w:rPr>
                      <w:b/>
                      <w:bCs/>
                      <w:color w:val="0D0D0D"/>
                      <w:sz w:val="28"/>
                      <w:szCs w:val="28"/>
                    </w:rPr>
                  </w:rPrChange>
                </w:rPr>
                <w:t>Tính Năng Trao Đổi và Chia Sẻ Thông Tin</w:t>
              </w:r>
            </w:ins>
          </w:p>
        </w:tc>
      </w:tr>
      <w:tr w:rsidR="003C02FF" w:rsidRPr="003C02FF" w14:paraId="64CE2314" w14:textId="77777777" w:rsidTr="003C02FF">
        <w:trPr>
          <w:trHeight w:val="360"/>
          <w:ins w:id="3310" w:author="James Vu" w:date="2024-04-19T00:01:00Z"/>
          <w:trPrChange w:id="3311" w:author="James Vu" w:date="2024-04-19T00:20:00Z">
            <w:trPr>
              <w:trHeight w:val="360"/>
            </w:trPr>
          </w:trPrChange>
        </w:trPr>
        <w:tc>
          <w:tcPr>
            <w:tcW w:w="704" w:type="dxa"/>
            <w:shd w:val="clear" w:color="auto" w:fill="auto"/>
            <w:noWrap/>
            <w:vAlign w:val="center"/>
            <w:hideMark/>
            <w:tcPrChange w:id="3312" w:author="James Vu" w:date="2024-04-19T00:20:00Z">
              <w:tcPr>
                <w:tcW w:w="704" w:type="dxa"/>
                <w:shd w:val="clear" w:color="auto" w:fill="auto"/>
                <w:noWrap/>
                <w:vAlign w:val="center"/>
                <w:hideMark/>
              </w:tcPr>
            </w:tcPrChange>
          </w:tcPr>
          <w:p w14:paraId="606FD674" w14:textId="77777777" w:rsidR="004D28C1" w:rsidRPr="003C02FF" w:rsidRDefault="004D28C1" w:rsidP="004D28C1">
            <w:pPr>
              <w:jc w:val="center"/>
              <w:rPr>
                <w:ins w:id="3313" w:author="James Vu" w:date="2024-04-19T00:01:00Z"/>
                <w:b/>
                <w:bCs/>
                <w:color w:val="000000"/>
                <w:rPrChange w:id="3314" w:author="James Vu" w:date="2024-04-19T00:19:00Z">
                  <w:rPr>
                    <w:ins w:id="3315" w:author="James Vu" w:date="2024-04-19T00:01:00Z"/>
                    <w:b/>
                    <w:bCs/>
                    <w:color w:val="000000"/>
                    <w:sz w:val="28"/>
                    <w:szCs w:val="28"/>
                  </w:rPr>
                </w:rPrChange>
              </w:rPr>
            </w:pPr>
            <w:ins w:id="3316" w:author="James Vu" w:date="2024-04-19T00:01:00Z">
              <w:r w:rsidRPr="003C02FF">
                <w:rPr>
                  <w:b/>
                  <w:bCs/>
                  <w:color w:val="000000"/>
                  <w:rPrChange w:id="3317" w:author="James Vu" w:date="2024-04-19T00:19:00Z">
                    <w:rPr>
                      <w:b/>
                      <w:bCs/>
                      <w:color w:val="000000"/>
                      <w:sz w:val="28"/>
                      <w:szCs w:val="28"/>
                    </w:rPr>
                  </w:rPrChange>
                </w:rPr>
                <w:t> </w:t>
              </w:r>
            </w:ins>
          </w:p>
        </w:tc>
        <w:tc>
          <w:tcPr>
            <w:tcW w:w="8358" w:type="dxa"/>
            <w:shd w:val="clear" w:color="auto" w:fill="auto"/>
            <w:noWrap/>
            <w:vAlign w:val="center"/>
            <w:hideMark/>
            <w:tcPrChange w:id="3318" w:author="James Vu" w:date="2024-04-19T00:20:00Z">
              <w:tcPr>
                <w:tcW w:w="8358" w:type="dxa"/>
                <w:shd w:val="clear" w:color="auto" w:fill="auto"/>
                <w:noWrap/>
                <w:vAlign w:val="center"/>
                <w:hideMark/>
              </w:tcPr>
            </w:tcPrChange>
          </w:tcPr>
          <w:p w14:paraId="3D82FA6E" w14:textId="77777777" w:rsidR="004D28C1" w:rsidRPr="003C02FF" w:rsidRDefault="004D28C1" w:rsidP="004D28C1">
            <w:pPr>
              <w:rPr>
                <w:ins w:id="3319" w:author="James Vu" w:date="2024-04-19T00:01:00Z"/>
                <w:color w:val="0D0D0D"/>
                <w:rPrChange w:id="3320" w:author="James Vu" w:date="2024-04-19T00:19:00Z">
                  <w:rPr>
                    <w:ins w:id="3321" w:author="James Vu" w:date="2024-04-19T00:01:00Z"/>
                    <w:color w:val="0D0D0D"/>
                    <w:sz w:val="28"/>
                    <w:szCs w:val="28"/>
                  </w:rPr>
                </w:rPrChange>
              </w:rPr>
            </w:pPr>
            <w:ins w:id="3322" w:author="James Vu" w:date="2024-04-19T00:01:00Z">
              <w:r w:rsidRPr="003C02FF">
                <w:rPr>
                  <w:color w:val="0D0D0D"/>
                  <w:rPrChange w:id="3323" w:author="James Vu" w:date="2024-04-19T00:19:00Z">
                    <w:rPr>
                      <w:color w:val="0D0D0D"/>
                      <w:sz w:val="28"/>
                      <w:szCs w:val="28"/>
                    </w:rPr>
                  </w:rPrChange>
                </w:rPr>
                <w:t>Cung cấp khả năng chia sẻ thông tin giữa các người dùng.</w:t>
              </w:r>
            </w:ins>
          </w:p>
        </w:tc>
      </w:tr>
      <w:tr w:rsidR="003C02FF" w:rsidRPr="003C02FF" w14:paraId="777B6DD4" w14:textId="77777777" w:rsidTr="003C02FF">
        <w:trPr>
          <w:trHeight w:val="360"/>
          <w:ins w:id="3324" w:author="James Vu" w:date="2024-04-19T00:01:00Z"/>
          <w:trPrChange w:id="3325" w:author="James Vu" w:date="2024-04-19T00:20:00Z">
            <w:trPr>
              <w:trHeight w:val="360"/>
            </w:trPr>
          </w:trPrChange>
        </w:trPr>
        <w:tc>
          <w:tcPr>
            <w:tcW w:w="704" w:type="dxa"/>
            <w:shd w:val="clear" w:color="auto" w:fill="auto"/>
            <w:noWrap/>
            <w:vAlign w:val="center"/>
            <w:hideMark/>
            <w:tcPrChange w:id="3326" w:author="James Vu" w:date="2024-04-19T00:20:00Z">
              <w:tcPr>
                <w:tcW w:w="704" w:type="dxa"/>
                <w:shd w:val="clear" w:color="auto" w:fill="auto"/>
                <w:noWrap/>
                <w:vAlign w:val="center"/>
                <w:hideMark/>
              </w:tcPr>
            </w:tcPrChange>
          </w:tcPr>
          <w:p w14:paraId="53249D4B" w14:textId="77777777" w:rsidR="004D28C1" w:rsidRPr="003C02FF" w:rsidRDefault="004D28C1" w:rsidP="004D28C1">
            <w:pPr>
              <w:jc w:val="center"/>
              <w:rPr>
                <w:ins w:id="3327" w:author="James Vu" w:date="2024-04-19T00:01:00Z"/>
                <w:b/>
                <w:bCs/>
                <w:color w:val="000000"/>
                <w:rPrChange w:id="3328" w:author="James Vu" w:date="2024-04-19T00:19:00Z">
                  <w:rPr>
                    <w:ins w:id="3329" w:author="James Vu" w:date="2024-04-19T00:01:00Z"/>
                    <w:b/>
                    <w:bCs/>
                    <w:color w:val="000000"/>
                    <w:sz w:val="28"/>
                    <w:szCs w:val="28"/>
                  </w:rPr>
                </w:rPrChange>
              </w:rPr>
            </w:pPr>
            <w:ins w:id="3330" w:author="James Vu" w:date="2024-04-19T00:01:00Z">
              <w:r w:rsidRPr="003C02FF">
                <w:rPr>
                  <w:b/>
                  <w:bCs/>
                  <w:color w:val="000000"/>
                  <w:rPrChange w:id="3331" w:author="James Vu" w:date="2024-04-19T00:19:00Z">
                    <w:rPr>
                      <w:b/>
                      <w:bCs/>
                      <w:color w:val="000000"/>
                      <w:sz w:val="28"/>
                      <w:szCs w:val="28"/>
                    </w:rPr>
                  </w:rPrChange>
                </w:rPr>
                <w:t> </w:t>
              </w:r>
            </w:ins>
          </w:p>
        </w:tc>
        <w:tc>
          <w:tcPr>
            <w:tcW w:w="8358" w:type="dxa"/>
            <w:shd w:val="clear" w:color="auto" w:fill="auto"/>
            <w:noWrap/>
            <w:vAlign w:val="center"/>
            <w:hideMark/>
            <w:tcPrChange w:id="3332" w:author="James Vu" w:date="2024-04-19T00:20:00Z">
              <w:tcPr>
                <w:tcW w:w="8358" w:type="dxa"/>
                <w:shd w:val="clear" w:color="auto" w:fill="auto"/>
                <w:noWrap/>
                <w:vAlign w:val="center"/>
                <w:hideMark/>
              </w:tcPr>
            </w:tcPrChange>
          </w:tcPr>
          <w:p w14:paraId="3EB316B8" w14:textId="77777777" w:rsidR="004D28C1" w:rsidRPr="003C02FF" w:rsidRDefault="004D28C1" w:rsidP="004D28C1">
            <w:pPr>
              <w:rPr>
                <w:ins w:id="3333" w:author="James Vu" w:date="2024-04-19T00:01:00Z"/>
                <w:color w:val="0D0D0D"/>
                <w:rPrChange w:id="3334" w:author="James Vu" w:date="2024-04-19T00:19:00Z">
                  <w:rPr>
                    <w:ins w:id="3335" w:author="James Vu" w:date="2024-04-19T00:01:00Z"/>
                    <w:color w:val="0D0D0D"/>
                    <w:sz w:val="28"/>
                    <w:szCs w:val="28"/>
                  </w:rPr>
                </w:rPrChange>
              </w:rPr>
            </w:pPr>
            <w:ins w:id="3336" w:author="James Vu" w:date="2024-04-19T00:01:00Z">
              <w:r w:rsidRPr="003C02FF">
                <w:rPr>
                  <w:color w:val="0D0D0D"/>
                  <w:rPrChange w:id="3337" w:author="James Vu" w:date="2024-04-19T00:19:00Z">
                    <w:rPr>
                      <w:color w:val="0D0D0D"/>
                      <w:sz w:val="28"/>
                      <w:szCs w:val="28"/>
                    </w:rPr>
                  </w:rPrChange>
                </w:rPr>
                <w:t>Tạo diễn đàn trực tuyến cho cộng đồng nông nghiệp để thảo luận.</w:t>
              </w:r>
            </w:ins>
          </w:p>
        </w:tc>
      </w:tr>
      <w:tr w:rsidR="003C02FF" w:rsidRPr="003C02FF" w14:paraId="43B13189" w14:textId="77777777" w:rsidTr="003C02FF">
        <w:trPr>
          <w:trHeight w:val="360"/>
          <w:ins w:id="3338" w:author="James Vu" w:date="2024-04-19T00:01:00Z"/>
          <w:trPrChange w:id="3339" w:author="James Vu" w:date="2024-04-19T00:20:00Z">
            <w:trPr>
              <w:trHeight w:val="360"/>
            </w:trPr>
          </w:trPrChange>
        </w:trPr>
        <w:tc>
          <w:tcPr>
            <w:tcW w:w="704" w:type="dxa"/>
            <w:shd w:val="clear" w:color="auto" w:fill="auto"/>
            <w:noWrap/>
            <w:vAlign w:val="center"/>
            <w:hideMark/>
            <w:tcPrChange w:id="3340" w:author="James Vu" w:date="2024-04-19T00:20:00Z">
              <w:tcPr>
                <w:tcW w:w="704" w:type="dxa"/>
                <w:shd w:val="clear" w:color="auto" w:fill="auto"/>
                <w:noWrap/>
                <w:vAlign w:val="center"/>
                <w:hideMark/>
              </w:tcPr>
            </w:tcPrChange>
          </w:tcPr>
          <w:p w14:paraId="553147D0" w14:textId="77777777" w:rsidR="004D28C1" w:rsidRPr="003C02FF" w:rsidRDefault="004D28C1" w:rsidP="004D28C1">
            <w:pPr>
              <w:jc w:val="center"/>
              <w:rPr>
                <w:ins w:id="3341" w:author="James Vu" w:date="2024-04-19T00:01:00Z"/>
                <w:b/>
                <w:bCs/>
                <w:color w:val="000000"/>
                <w:rPrChange w:id="3342" w:author="James Vu" w:date="2024-04-19T00:19:00Z">
                  <w:rPr>
                    <w:ins w:id="3343" w:author="James Vu" w:date="2024-04-19T00:01:00Z"/>
                    <w:b/>
                    <w:bCs/>
                    <w:color w:val="000000"/>
                    <w:sz w:val="28"/>
                    <w:szCs w:val="28"/>
                  </w:rPr>
                </w:rPrChange>
              </w:rPr>
            </w:pPr>
            <w:ins w:id="3344" w:author="James Vu" w:date="2024-04-19T00:01:00Z">
              <w:r w:rsidRPr="003C02FF">
                <w:rPr>
                  <w:b/>
                  <w:bCs/>
                  <w:color w:val="000000"/>
                  <w:rPrChange w:id="3345" w:author="James Vu" w:date="2024-04-19T00:19:00Z">
                    <w:rPr>
                      <w:b/>
                      <w:bCs/>
                      <w:color w:val="000000"/>
                      <w:sz w:val="28"/>
                      <w:szCs w:val="28"/>
                    </w:rPr>
                  </w:rPrChange>
                </w:rPr>
                <w:t> </w:t>
              </w:r>
            </w:ins>
          </w:p>
        </w:tc>
        <w:tc>
          <w:tcPr>
            <w:tcW w:w="8358" w:type="dxa"/>
            <w:shd w:val="clear" w:color="auto" w:fill="auto"/>
            <w:noWrap/>
            <w:vAlign w:val="center"/>
            <w:hideMark/>
            <w:tcPrChange w:id="3346" w:author="James Vu" w:date="2024-04-19T00:20:00Z">
              <w:tcPr>
                <w:tcW w:w="8358" w:type="dxa"/>
                <w:shd w:val="clear" w:color="auto" w:fill="auto"/>
                <w:noWrap/>
                <w:vAlign w:val="center"/>
                <w:hideMark/>
              </w:tcPr>
            </w:tcPrChange>
          </w:tcPr>
          <w:p w14:paraId="5E9CE2AF" w14:textId="77777777" w:rsidR="004D28C1" w:rsidRPr="003C02FF" w:rsidRDefault="004D28C1" w:rsidP="004D28C1">
            <w:pPr>
              <w:rPr>
                <w:ins w:id="3347" w:author="James Vu" w:date="2024-04-19T00:01:00Z"/>
                <w:color w:val="0D0D0D"/>
                <w:rPrChange w:id="3348" w:author="James Vu" w:date="2024-04-19T00:19:00Z">
                  <w:rPr>
                    <w:ins w:id="3349" w:author="James Vu" w:date="2024-04-19T00:01:00Z"/>
                    <w:color w:val="0D0D0D"/>
                    <w:sz w:val="28"/>
                    <w:szCs w:val="28"/>
                  </w:rPr>
                </w:rPrChange>
              </w:rPr>
            </w:pPr>
            <w:ins w:id="3350" w:author="James Vu" w:date="2024-04-19T00:01:00Z">
              <w:r w:rsidRPr="003C02FF">
                <w:rPr>
                  <w:color w:val="0D0D0D"/>
                  <w:rPrChange w:id="3351" w:author="James Vu" w:date="2024-04-19T00:19:00Z">
                    <w:rPr>
                      <w:color w:val="0D0D0D"/>
                      <w:sz w:val="28"/>
                      <w:szCs w:val="28"/>
                    </w:rPr>
                  </w:rPrChange>
                </w:rPr>
                <w:t>Cho phép xuất khẩu và nhập khẩu dữ liệu dễ dàng giữa các người dùng.</w:t>
              </w:r>
            </w:ins>
          </w:p>
        </w:tc>
      </w:tr>
      <w:tr w:rsidR="003C02FF" w:rsidRPr="003C02FF" w14:paraId="2FE129D3" w14:textId="77777777" w:rsidTr="003C02FF">
        <w:trPr>
          <w:trHeight w:val="360"/>
          <w:ins w:id="3352" w:author="James Vu" w:date="2024-04-19T00:01:00Z"/>
          <w:trPrChange w:id="3353" w:author="James Vu" w:date="2024-04-19T00:20:00Z">
            <w:trPr>
              <w:trHeight w:val="360"/>
            </w:trPr>
          </w:trPrChange>
        </w:trPr>
        <w:tc>
          <w:tcPr>
            <w:tcW w:w="704" w:type="dxa"/>
            <w:shd w:val="clear" w:color="auto" w:fill="auto"/>
            <w:noWrap/>
            <w:vAlign w:val="center"/>
            <w:hideMark/>
            <w:tcPrChange w:id="3354" w:author="James Vu" w:date="2024-04-19T00:20:00Z">
              <w:tcPr>
                <w:tcW w:w="704" w:type="dxa"/>
                <w:shd w:val="clear" w:color="auto" w:fill="auto"/>
                <w:noWrap/>
                <w:vAlign w:val="center"/>
                <w:hideMark/>
              </w:tcPr>
            </w:tcPrChange>
          </w:tcPr>
          <w:p w14:paraId="7FC62610" w14:textId="77777777" w:rsidR="004D28C1" w:rsidRPr="003C02FF" w:rsidRDefault="004D28C1" w:rsidP="004D28C1">
            <w:pPr>
              <w:jc w:val="center"/>
              <w:rPr>
                <w:ins w:id="3355" w:author="James Vu" w:date="2024-04-19T00:01:00Z"/>
                <w:b/>
                <w:bCs/>
                <w:color w:val="000000"/>
                <w:rPrChange w:id="3356" w:author="James Vu" w:date="2024-04-19T00:19:00Z">
                  <w:rPr>
                    <w:ins w:id="3357" w:author="James Vu" w:date="2024-04-19T00:01:00Z"/>
                    <w:b/>
                    <w:bCs/>
                    <w:color w:val="000000"/>
                    <w:sz w:val="28"/>
                    <w:szCs w:val="28"/>
                  </w:rPr>
                </w:rPrChange>
              </w:rPr>
            </w:pPr>
            <w:ins w:id="3358" w:author="James Vu" w:date="2024-04-19T00:01:00Z">
              <w:r w:rsidRPr="003C02FF">
                <w:rPr>
                  <w:b/>
                  <w:bCs/>
                  <w:color w:val="000000"/>
                  <w:rPrChange w:id="3359" w:author="James Vu" w:date="2024-04-19T00:19:00Z">
                    <w:rPr>
                      <w:b/>
                      <w:bCs/>
                      <w:color w:val="000000"/>
                      <w:sz w:val="28"/>
                      <w:szCs w:val="28"/>
                    </w:rPr>
                  </w:rPrChange>
                </w:rPr>
                <w:t> </w:t>
              </w:r>
            </w:ins>
          </w:p>
        </w:tc>
        <w:tc>
          <w:tcPr>
            <w:tcW w:w="8358" w:type="dxa"/>
            <w:shd w:val="clear" w:color="auto" w:fill="auto"/>
            <w:noWrap/>
            <w:vAlign w:val="center"/>
            <w:hideMark/>
            <w:tcPrChange w:id="3360" w:author="James Vu" w:date="2024-04-19T00:20:00Z">
              <w:tcPr>
                <w:tcW w:w="8358" w:type="dxa"/>
                <w:shd w:val="clear" w:color="auto" w:fill="auto"/>
                <w:noWrap/>
                <w:vAlign w:val="center"/>
                <w:hideMark/>
              </w:tcPr>
            </w:tcPrChange>
          </w:tcPr>
          <w:p w14:paraId="6FAF3716" w14:textId="77777777" w:rsidR="004D28C1" w:rsidRPr="003C02FF" w:rsidRDefault="004D28C1" w:rsidP="004D28C1">
            <w:pPr>
              <w:rPr>
                <w:ins w:id="3361" w:author="James Vu" w:date="2024-04-19T00:01:00Z"/>
                <w:color w:val="0D0D0D"/>
                <w:rPrChange w:id="3362" w:author="James Vu" w:date="2024-04-19T00:19:00Z">
                  <w:rPr>
                    <w:ins w:id="3363" w:author="James Vu" w:date="2024-04-19T00:01:00Z"/>
                    <w:color w:val="0D0D0D"/>
                    <w:sz w:val="28"/>
                    <w:szCs w:val="28"/>
                  </w:rPr>
                </w:rPrChange>
              </w:rPr>
            </w:pPr>
            <w:ins w:id="3364" w:author="James Vu" w:date="2024-04-19T00:01:00Z">
              <w:r w:rsidRPr="003C02FF">
                <w:rPr>
                  <w:color w:val="0D0D0D"/>
                  <w:rPrChange w:id="3365" w:author="James Vu" w:date="2024-04-19T00:19:00Z">
                    <w:rPr>
                      <w:color w:val="0D0D0D"/>
                      <w:sz w:val="28"/>
                      <w:szCs w:val="28"/>
                    </w:rPr>
                  </w:rPrChange>
                </w:rPr>
                <w:t>Đảm bảo tính bảo mật khi chia sẻ thông tin.</w:t>
              </w:r>
            </w:ins>
          </w:p>
        </w:tc>
      </w:tr>
      <w:tr w:rsidR="003C02FF" w:rsidRPr="003C02FF" w14:paraId="2CD449FC" w14:textId="77777777" w:rsidTr="003C02FF">
        <w:trPr>
          <w:trHeight w:val="360"/>
          <w:ins w:id="3366" w:author="James Vu" w:date="2024-04-19T00:01:00Z"/>
          <w:trPrChange w:id="3367" w:author="James Vu" w:date="2024-04-19T00:20:00Z">
            <w:trPr>
              <w:trHeight w:val="360"/>
            </w:trPr>
          </w:trPrChange>
        </w:trPr>
        <w:tc>
          <w:tcPr>
            <w:tcW w:w="704" w:type="dxa"/>
            <w:shd w:val="clear" w:color="auto" w:fill="auto"/>
            <w:noWrap/>
            <w:vAlign w:val="center"/>
            <w:hideMark/>
            <w:tcPrChange w:id="3368" w:author="James Vu" w:date="2024-04-19T00:20:00Z">
              <w:tcPr>
                <w:tcW w:w="704" w:type="dxa"/>
                <w:shd w:val="clear" w:color="auto" w:fill="auto"/>
                <w:noWrap/>
                <w:vAlign w:val="center"/>
                <w:hideMark/>
              </w:tcPr>
            </w:tcPrChange>
          </w:tcPr>
          <w:p w14:paraId="6C0E4D9B" w14:textId="77777777" w:rsidR="004D28C1" w:rsidRPr="003C02FF" w:rsidRDefault="004D28C1" w:rsidP="004D28C1">
            <w:pPr>
              <w:jc w:val="center"/>
              <w:rPr>
                <w:ins w:id="3369" w:author="James Vu" w:date="2024-04-19T00:01:00Z"/>
                <w:b/>
                <w:bCs/>
                <w:color w:val="000000"/>
                <w:rPrChange w:id="3370" w:author="James Vu" w:date="2024-04-19T00:19:00Z">
                  <w:rPr>
                    <w:ins w:id="3371" w:author="James Vu" w:date="2024-04-19T00:01:00Z"/>
                    <w:b/>
                    <w:bCs/>
                    <w:color w:val="000000"/>
                    <w:sz w:val="28"/>
                    <w:szCs w:val="28"/>
                  </w:rPr>
                </w:rPrChange>
              </w:rPr>
            </w:pPr>
            <w:ins w:id="3372" w:author="James Vu" w:date="2024-04-19T00:01:00Z">
              <w:r w:rsidRPr="003C02FF">
                <w:rPr>
                  <w:b/>
                  <w:bCs/>
                  <w:color w:val="000000"/>
                  <w:rPrChange w:id="3373" w:author="James Vu" w:date="2024-04-19T00:19:00Z">
                    <w:rPr>
                      <w:b/>
                      <w:bCs/>
                      <w:color w:val="000000"/>
                      <w:sz w:val="28"/>
                      <w:szCs w:val="28"/>
                    </w:rPr>
                  </w:rPrChange>
                </w:rPr>
                <w:t> </w:t>
              </w:r>
            </w:ins>
          </w:p>
        </w:tc>
        <w:tc>
          <w:tcPr>
            <w:tcW w:w="8358" w:type="dxa"/>
            <w:shd w:val="clear" w:color="auto" w:fill="auto"/>
            <w:noWrap/>
            <w:vAlign w:val="center"/>
            <w:hideMark/>
            <w:tcPrChange w:id="3374" w:author="James Vu" w:date="2024-04-19T00:20:00Z">
              <w:tcPr>
                <w:tcW w:w="8358" w:type="dxa"/>
                <w:shd w:val="clear" w:color="auto" w:fill="auto"/>
                <w:noWrap/>
                <w:vAlign w:val="center"/>
                <w:hideMark/>
              </w:tcPr>
            </w:tcPrChange>
          </w:tcPr>
          <w:p w14:paraId="7BC417DC" w14:textId="77777777" w:rsidR="004D28C1" w:rsidRPr="003C02FF" w:rsidRDefault="004D28C1" w:rsidP="004D28C1">
            <w:pPr>
              <w:rPr>
                <w:ins w:id="3375" w:author="James Vu" w:date="2024-04-19T00:01:00Z"/>
                <w:color w:val="0D0D0D"/>
                <w:rPrChange w:id="3376" w:author="James Vu" w:date="2024-04-19T00:19:00Z">
                  <w:rPr>
                    <w:ins w:id="3377" w:author="James Vu" w:date="2024-04-19T00:01:00Z"/>
                    <w:color w:val="0D0D0D"/>
                    <w:sz w:val="28"/>
                    <w:szCs w:val="28"/>
                  </w:rPr>
                </w:rPrChange>
              </w:rPr>
            </w:pPr>
            <w:ins w:id="3378" w:author="James Vu" w:date="2024-04-19T00:01:00Z">
              <w:r w:rsidRPr="003C02FF">
                <w:rPr>
                  <w:color w:val="0D0D0D"/>
                  <w:rPrChange w:id="3379" w:author="James Vu" w:date="2024-04-19T00:19:00Z">
                    <w:rPr>
                      <w:color w:val="0D0D0D"/>
                      <w:sz w:val="28"/>
                      <w:szCs w:val="28"/>
                    </w:rPr>
                  </w:rPrChange>
                </w:rPr>
                <w:t>Phát triển các công cụ hợp tác trực tuyến để hỗ trợ chia sẻ kiến thức.</w:t>
              </w:r>
            </w:ins>
          </w:p>
        </w:tc>
      </w:tr>
      <w:tr w:rsidR="003C02FF" w:rsidRPr="003C02FF" w14:paraId="768C0C60" w14:textId="77777777" w:rsidTr="003C02FF">
        <w:trPr>
          <w:trHeight w:val="360"/>
          <w:ins w:id="3380" w:author="James Vu" w:date="2024-04-19T00:01:00Z"/>
          <w:trPrChange w:id="3381" w:author="James Vu" w:date="2024-04-19T00:20:00Z">
            <w:trPr>
              <w:trHeight w:val="360"/>
            </w:trPr>
          </w:trPrChange>
        </w:trPr>
        <w:tc>
          <w:tcPr>
            <w:tcW w:w="704" w:type="dxa"/>
            <w:shd w:val="clear" w:color="auto" w:fill="auto"/>
            <w:noWrap/>
            <w:vAlign w:val="center"/>
            <w:hideMark/>
            <w:tcPrChange w:id="3382" w:author="James Vu" w:date="2024-04-19T00:20:00Z">
              <w:tcPr>
                <w:tcW w:w="704" w:type="dxa"/>
                <w:shd w:val="clear" w:color="auto" w:fill="auto"/>
                <w:noWrap/>
                <w:vAlign w:val="center"/>
                <w:hideMark/>
              </w:tcPr>
            </w:tcPrChange>
          </w:tcPr>
          <w:p w14:paraId="67271426" w14:textId="77777777" w:rsidR="004D28C1" w:rsidRPr="003C02FF" w:rsidRDefault="004D28C1" w:rsidP="004D28C1">
            <w:pPr>
              <w:jc w:val="center"/>
              <w:rPr>
                <w:ins w:id="3383" w:author="James Vu" w:date="2024-04-19T00:01:00Z"/>
                <w:b/>
                <w:bCs/>
                <w:color w:val="000000"/>
                <w:rPrChange w:id="3384" w:author="James Vu" w:date="2024-04-19T00:19:00Z">
                  <w:rPr>
                    <w:ins w:id="3385" w:author="James Vu" w:date="2024-04-19T00:01:00Z"/>
                    <w:b/>
                    <w:bCs/>
                    <w:color w:val="000000"/>
                    <w:sz w:val="28"/>
                    <w:szCs w:val="28"/>
                  </w:rPr>
                </w:rPrChange>
              </w:rPr>
            </w:pPr>
            <w:ins w:id="3386" w:author="James Vu" w:date="2024-04-19T00:01:00Z">
              <w:r w:rsidRPr="003C02FF">
                <w:rPr>
                  <w:b/>
                  <w:bCs/>
                  <w:color w:val="000000"/>
                  <w:rPrChange w:id="3387" w:author="James Vu" w:date="2024-04-19T00:19:00Z">
                    <w:rPr>
                      <w:b/>
                      <w:bCs/>
                      <w:color w:val="000000"/>
                      <w:sz w:val="28"/>
                      <w:szCs w:val="28"/>
                    </w:rPr>
                  </w:rPrChange>
                </w:rPr>
                <w:t>11</w:t>
              </w:r>
            </w:ins>
          </w:p>
        </w:tc>
        <w:tc>
          <w:tcPr>
            <w:tcW w:w="8358" w:type="dxa"/>
            <w:shd w:val="clear" w:color="auto" w:fill="auto"/>
            <w:noWrap/>
            <w:vAlign w:val="center"/>
            <w:hideMark/>
            <w:tcPrChange w:id="3388" w:author="James Vu" w:date="2024-04-19T00:20:00Z">
              <w:tcPr>
                <w:tcW w:w="8358" w:type="dxa"/>
                <w:shd w:val="clear" w:color="auto" w:fill="auto"/>
                <w:noWrap/>
                <w:vAlign w:val="center"/>
                <w:hideMark/>
              </w:tcPr>
            </w:tcPrChange>
          </w:tcPr>
          <w:p w14:paraId="613CDA35" w14:textId="77777777" w:rsidR="004D28C1" w:rsidRPr="003C02FF" w:rsidRDefault="004D28C1" w:rsidP="004D28C1">
            <w:pPr>
              <w:rPr>
                <w:ins w:id="3389" w:author="James Vu" w:date="2024-04-19T00:01:00Z"/>
                <w:b/>
                <w:bCs/>
                <w:color w:val="0D0D0D"/>
                <w:rPrChange w:id="3390" w:author="James Vu" w:date="2024-04-19T00:19:00Z">
                  <w:rPr>
                    <w:ins w:id="3391" w:author="James Vu" w:date="2024-04-19T00:01:00Z"/>
                    <w:b/>
                    <w:bCs/>
                    <w:color w:val="0D0D0D"/>
                    <w:sz w:val="28"/>
                    <w:szCs w:val="28"/>
                  </w:rPr>
                </w:rPrChange>
              </w:rPr>
            </w:pPr>
            <w:ins w:id="3392" w:author="James Vu" w:date="2024-04-19T00:01:00Z">
              <w:r w:rsidRPr="003C02FF">
                <w:rPr>
                  <w:b/>
                  <w:bCs/>
                  <w:color w:val="0D0D0D"/>
                  <w:rPrChange w:id="3393" w:author="James Vu" w:date="2024-04-19T00:19:00Z">
                    <w:rPr>
                      <w:b/>
                      <w:bCs/>
                      <w:color w:val="0D0D0D"/>
                      <w:sz w:val="28"/>
                      <w:szCs w:val="28"/>
                    </w:rPr>
                  </w:rPrChange>
                </w:rPr>
                <w:t>Quản lý Thông Tin Nông Sản</w:t>
              </w:r>
            </w:ins>
          </w:p>
        </w:tc>
      </w:tr>
      <w:tr w:rsidR="003C02FF" w:rsidRPr="003C02FF" w14:paraId="603BD682" w14:textId="77777777" w:rsidTr="003C02FF">
        <w:trPr>
          <w:trHeight w:val="360"/>
          <w:ins w:id="3394" w:author="James Vu" w:date="2024-04-19T00:01:00Z"/>
          <w:trPrChange w:id="3395" w:author="James Vu" w:date="2024-04-19T00:20:00Z">
            <w:trPr>
              <w:trHeight w:val="360"/>
            </w:trPr>
          </w:trPrChange>
        </w:trPr>
        <w:tc>
          <w:tcPr>
            <w:tcW w:w="704" w:type="dxa"/>
            <w:shd w:val="clear" w:color="auto" w:fill="auto"/>
            <w:noWrap/>
            <w:vAlign w:val="center"/>
            <w:hideMark/>
            <w:tcPrChange w:id="3396" w:author="James Vu" w:date="2024-04-19T00:20:00Z">
              <w:tcPr>
                <w:tcW w:w="704" w:type="dxa"/>
                <w:shd w:val="clear" w:color="auto" w:fill="auto"/>
                <w:noWrap/>
                <w:vAlign w:val="center"/>
                <w:hideMark/>
              </w:tcPr>
            </w:tcPrChange>
          </w:tcPr>
          <w:p w14:paraId="75C3B901" w14:textId="77777777" w:rsidR="004D28C1" w:rsidRPr="003C02FF" w:rsidRDefault="004D28C1" w:rsidP="004D28C1">
            <w:pPr>
              <w:jc w:val="center"/>
              <w:rPr>
                <w:ins w:id="3397" w:author="James Vu" w:date="2024-04-19T00:01:00Z"/>
                <w:b/>
                <w:bCs/>
                <w:color w:val="000000"/>
                <w:rPrChange w:id="3398" w:author="James Vu" w:date="2024-04-19T00:19:00Z">
                  <w:rPr>
                    <w:ins w:id="3399" w:author="James Vu" w:date="2024-04-19T00:01:00Z"/>
                    <w:b/>
                    <w:bCs/>
                    <w:color w:val="000000"/>
                    <w:sz w:val="28"/>
                    <w:szCs w:val="28"/>
                  </w:rPr>
                </w:rPrChange>
              </w:rPr>
            </w:pPr>
            <w:ins w:id="3400" w:author="James Vu" w:date="2024-04-19T00:01:00Z">
              <w:r w:rsidRPr="003C02FF">
                <w:rPr>
                  <w:b/>
                  <w:bCs/>
                  <w:color w:val="000000"/>
                  <w:rPrChange w:id="3401" w:author="James Vu" w:date="2024-04-19T00:19:00Z">
                    <w:rPr>
                      <w:b/>
                      <w:bCs/>
                      <w:color w:val="000000"/>
                      <w:sz w:val="28"/>
                      <w:szCs w:val="28"/>
                    </w:rPr>
                  </w:rPrChange>
                </w:rPr>
                <w:t> </w:t>
              </w:r>
            </w:ins>
          </w:p>
        </w:tc>
        <w:tc>
          <w:tcPr>
            <w:tcW w:w="8358" w:type="dxa"/>
            <w:shd w:val="clear" w:color="auto" w:fill="auto"/>
            <w:noWrap/>
            <w:vAlign w:val="center"/>
            <w:hideMark/>
            <w:tcPrChange w:id="3402" w:author="James Vu" w:date="2024-04-19T00:20:00Z">
              <w:tcPr>
                <w:tcW w:w="8358" w:type="dxa"/>
                <w:shd w:val="clear" w:color="auto" w:fill="auto"/>
                <w:noWrap/>
                <w:vAlign w:val="center"/>
                <w:hideMark/>
              </w:tcPr>
            </w:tcPrChange>
          </w:tcPr>
          <w:p w14:paraId="709D5E69" w14:textId="77777777" w:rsidR="004D28C1" w:rsidRPr="003C02FF" w:rsidRDefault="004D28C1" w:rsidP="004D28C1">
            <w:pPr>
              <w:rPr>
                <w:ins w:id="3403" w:author="James Vu" w:date="2024-04-19T00:01:00Z"/>
                <w:color w:val="0D0D0D"/>
                <w:rPrChange w:id="3404" w:author="James Vu" w:date="2024-04-19T00:19:00Z">
                  <w:rPr>
                    <w:ins w:id="3405" w:author="James Vu" w:date="2024-04-19T00:01:00Z"/>
                    <w:color w:val="0D0D0D"/>
                    <w:sz w:val="28"/>
                    <w:szCs w:val="28"/>
                  </w:rPr>
                </w:rPrChange>
              </w:rPr>
            </w:pPr>
            <w:ins w:id="3406" w:author="James Vu" w:date="2024-04-19T00:01:00Z">
              <w:r w:rsidRPr="003C02FF">
                <w:rPr>
                  <w:color w:val="0D0D0D"/>
                  <w:rPrChange w:id="3407" w:author="James Vu" w:date="2024-04-19T00:19:00Z">
                    <w:rPr>
                      <w:color w:val="0D0D0D"/>
                      <w:sz w:val="28"/>
                      <w:szCs w:val="28"/>
                    </w:rPr>
                  </w:rPrChange>
                </w:rPr>
                <w:t>Cảnh báo khi có sự cố liên quan đến chất lượng sản phẩm.</w:t>
              </w:r>
            </w:ins>
          </w:p>
        </w:tc>
      </w:tr>
      <w:tr w:rsidR="003C02FF" w:rsidRPr="003C02FF" w14:paraId="20B61932" w14:textId="77777777" w:rsidTr="003C02FF">
        <w:trPr>
          <w:trHeight w:val="360"/>
          <w:ins w:id="3408" w:author="James Vu" w:date="2024-04-19T00:01:00Z"/>
          <w:trPrChange w:id="3409" w:author="James Vu" w:date="2024-04-19T00:20:00Z">
            <w:trPr>
              <w:trHeight w:val="360"/>
            </w:trPr>
          </w:trPrChange>
        </w:trPr>
        <w:tc>
          <w:tcPr>
            <w:tcW w:w="704" w:type="dxa"/>
            <w:shd w:val="clear" w:color="auto" w:fill="auto"/>
            <w:noWrap/>
            <w:vAlign w:val="center"/>
            <w:hideMark/>
            <w:tcPrChange w:id="3410" w:author="James Vu" w:date="2024-04-19T00:20:00Z">
              <w:tcPr>
                <w:tcW w:w="704" w:type="dxa"/>
                <w:shd w:val="clear" w:color="auto" w:fill="auto"/>
                <w:noWrap/>
                <w:vAlign w:val="center"/>
                <w:hideMark/>
              </w:tcPr>
            </w:tcPrChange>
          </w:tcPr>
          <w:p w14:paraId="72A11682" w14:textId="77777777" w:rsidR="004D28C1" w:rsidRPr="003C02FF" w:rsidRDefault="004D28C1" w:rsidP="004D28C1">
            <w:pPr>
              <w:jc w:val="center"/>
              <w:rPr>
                <w:ins w:id="3411" w:author="James Vu" w:date="2024-04-19T00:01:00Z"/>
                <w:b/>
                <w:bCs/>
                <w:color w:val="000000"/>
                <w:rPrChange w:id="3412" w:author="James Vu" w:date="2024-04-19T00:19:00Z">
                  <w:rPr>
                    <w:ins w:id="3413" w:author="James Vu" w:date="2024-04-19T00:01:00Z"/>
                    <w:b/>
                    <w:bCs/>
                    <w:color w:val="000000"/>
                    <w:sz w:val="28"/>
                    <w:szCs w:val="28"/>
                  </w:rPr>
                </w:rPrChange>
              </w:rPr>
            </w:pPr>
            <w:ins w:id="3414" w:author="James Vu" w:date="2024-04-19T00:01:00Z">
              <w:r w:rsidRPr="003C02FF">
                <w:rPr>
                  <w:b/>
                  <w:bCs/>
                  <w:color w:val="000000"/>
                  <w:rPrChange w:id="3415" w:author="James Vu" w:date="2024-04-19T00:19:00Z">
                    <w:rPr>
                      <w:b/>
                      <w:bCs/>
                      <w:color w:val="000000"/>
                      <w:sz w:val="28"/>
                      <w:szCs w:val="28"/>
                    </w:rPr>
                  </w:rPrChange>
                </w:rPr>
                <w:t> </w:t>
              </w:r>
            </w:ins>
          </w:p>
        </w:tc>
        <w:tc>
          <w:tcPr>
            <w:tcW w:w="8358" w:type="dxa"/>
            <w:shd w:val="clear" w:color="auto" w:fill="auto"/>
            <w:noWrap/>
            <w:vAlign w:val="center"/>
            <w:hideMark/>
            <w:tcPrChange w:id="3416" w:author="James Vu" w:date="2024-04-19T00:20:00Z">
              <w:tcPr>
                <w:tcW w:w="8358" w:type="dxa"/>
                <w:shd w:val="clear" w:color="auto" w:fill="auto"/>
                <w:noWrap/>
                <w:vAlign w:val="center"/>
                <w:hideMark/>
              </w:tcPr>
            </w:tcPrChange>
          </w:tcPr>
          <w:p w14:paraId="28E97EE6" w14:textId="77777777" w:rsidR="004D28C1" w:rsidRPr="003C02FF" w:rsidRDefault="004D28C1" w:rsidP="004D28C1">
            <w:pPr>
              <w:rPr>
                <w:ins w:id="3417" w:author="James Vu" w:date="2024-04-19T00:01:00Z"/>
                <w:color w:val="0D0D0D"/>
                <w:rPrChange w:id="3418" w:author="James Vu" w:date="2024-04-19T00:19:00Z">
                  <w:rPr>
                    <w:ins w:id="3419" w:author="James Vu" w:date="2024-04-19T00:01:00Z"/>
                    <w:color w:val="0D0D0D"/>
                    <w:sz w:val="28"/>
                    <w:szCs w:val="28"/>
                  </w:rPr>
                </w:rPrChange>
              </w:rPr>
            </w:pPr>
            <w:ins w:id="3420" w:author="James Vu" w:date="2024-04-19T00:01:00Z">
              <w:r w:rsidRPr="003C02FF">
                <w:rPr>
                  <w:color w:val="0D0D0D"/>
                  <w:rPrChange w:id="3421" w:author="James Vu" w:date="2024-04-19T00:19:00Z">
                    <w:rPr>
                      <w:color w:val="0D0D0D"/>
                      <w:sz w:val="28"/>
                      <w:szCs w:val="28"/>
                    </w:rPr>
                  </w:rPrChange>
                </w:rPr>
                <w:t>Thống kê sản lượng các sản phẩm nông nghiệp.</w:t>
              </w:r>
            </w:ins>
          </w:p>
        </w:tc>
      </w:tr>
      <w:tr w:rsidR="003C02FF" w:rsidRPr="003C02FF" w14:paraId="0F691D71" w14:textId="77777777" w:rsidTr="003C02FF">
        <w:trPr>
          <w:trHeight w:val="360"/>
          <w:ins w:id="3422" w:author="James Vu" w:date="2024-04-19T00:01:00Z"/>
          <w:trPrChange w:id="3423" w:author="James Vu" w:date="2024-04-19T00:20:00Z">
            <w:trPr>
              <w:trHeight w:val="360"/>
            </w:trPr>
          </w:trPrChange>
        </w:trPr>
        <w:tc>
          <w:tcPr>
            <w:tcW w:w="704" w:type="dxa"/>
            <w:shd w:val="clear" w:color="auto" w:fill="auto"/>
            <w:noWrap/>
            <w:vAlign w:val="center"/>
            <w:hideMark/>
            <w:tcPrChange w:id="3424" w:author="James Vu" w:date="2024-04-19T00:20:00Z">
              <w:tcPr>
                <w:tcW w:w="704" w:type="dxa"/>
                <w:shd w:val="clear" w:color="auto" w:fill="auto"/>
                <w:noWrap/>
                <w:vAlign w:val="center"/>
                <w:hideMark/>
              </w:tcPr>
            </w:tcPrChange>
          </w:tcPr>
          <w:p w14:paraId="04F14C43" w14:textId="77777777" w:rsidR="004D28C1" w:rsidRPr="003C02FF" w:rsidRDefault="004D28C1" w:rsidP="004D28C1">
            <w:pPr>
              <w:jc w:val="center"/>
              <w:rPr>
                <w:ins w:id="3425" w:author="James Vu" w:date="2024-04-19T00:01:00Z"/>
                <w:b/>
                <w:bCs/>
                <w:color w:val="000000"/>
                <w:rPrChange w:id="3426" w:author="James Vu" w:date="2024-04-19T00:19:00Z">
                  <w:rPr>
                    <w:ins w:id="3427" w:author="James Vu" w:date="2024-04-19T00:01:00Z"/>
                    <w:b/>
                    <w:bCs/>
                    <w:color w:val="000000"/>
                    <w:sz w:val="28"/>
                    <w:szCs w:val="28"/>
                  </w:rPr>
                </w:rPrChange>
              </w:rPr>
            </w:pPr>
            <w:ins w:id="3428" w:author="James Vu" w:date="2024-04-19T00:01:00Z">
              <w:r w:rsidRPr="003C02FF">
                <w:rPr>
                  <w:b/>
                  <w:bCs/>
                  <w:color w:val="000000"/>
                  <w:rPrChange w:id="3429" w:author="James Vu" w:date="2024-04-19T00:19:00Z">
                    <w:rPr>
                      <w:b/>
                      <w:bCs/>
                      <w:color w:val="000000"/>
                      <w:sz w:val="28"/>
                      <w:szCs w:val="28"/>
                    </w:rPr>
                  </w:rPrChange>
                </w:rPr>
                <w:t> </w:t>
              </w:r>
            </w:ins>
          </w:p>
        </w:tc>
        <w:tc>
          <w:tcPr>
            <w:tcW w:w="8358" w:type="dxa"/>
            <w:shd w:val="clear" w:color="auto" w:fill="auto"/>
            <w:noWrap/>
            <w:vAlign w:val="center"/>
            <w:hideMark/>
            <w:tcPrChange w:id="3430" w:author="James Vu" w:date="2024-04-19T00:20:00Z">
              <w:tcPr>
                <w:tcW w:w="8358" w:type="dxa"/>
                <w:shd w:val="clear" w:color="auto" w:fill="auto"/>
                <w:noWrap/>
                <w:vAlign w:val="center"/>
                <w:hideMark/>
              </w:tcPr>
            </w:tcPrChange>
          </w:tcPr>
          <w:p w14:paraId="3807698D" w14:textId="77777777" w:rsidR="004D28C1" w:rsidRPr="003C02FF" w:rsidRDefault="004D28C1" w:rsidP="004D28C1">
            <w:pPr>
              <w:rPr>
                <w:ins w:id="3431" w:author="James Vu" w:date="2024-04-19T00:01:00Z"/>
                <w:color w:val="0D0D0D"/>
                <w:rPrChange w:id="3432" w:author="James Vu" w:date="2024-04-19T00:19:00Z">
                  <w:rPr>
                    <w:ins w:id="3433" w:author="James Vu" w:date="2024-04-19T00:01:00Z"/>
                    <w:color w:val="0D0D0D"/>
                    <w:sz w:val="28"/>
                    <w:szCs w:val="28"/>
                  </w:rPr>
                </w:rPrChange>
              </w:rPr>
            </w:pPr>
            <w:ins w:id="3434" w:author="James Vu" w:date="2024-04-19T00:01:00Z">
              <w:r w:rsidRPr="003C02FF">
                <w:rPr>
                  <w:color w:val="0D0D0D"/>
                  <w:rPrChange w:id="3435" w:author="James Vu" w:date="2024-04-19T00:19:00Z">
                    <w:rPr>
                      <w:color w:val="0D0D0D"/>
                      <w:sz w:val="28"/>
                      <w:szCs w:val="28"/>
                    </w:rPr>
                  </w:rPrChange>
                </w:rPr>
                <w:t>Liên kết tích hợp công cụ truy xuất nguồn gốc dễ dàng.</w:t>
              </w:r>
            </w:ins>
          </w:p>
        </w:tc>
      </w:tr>
      <w:tr w:rsidR="003C02FF" w:rsidRPr="003C02FF" w14:paraId="7E0864D0" w14:textId="77777777" w:rsidTr="003C02FF">
        <w:trPr>
          <w:trHeight w:val="360"/>
          <w:ins w:id="3436" w:author="James Vu" w:date="2024-04-19T00:01:00Z"/>
          <w:trPrChange w:id="3437" w:author="James Vu" w:date="2024-04-19T00:20:00Z">
            <w:trPr>
              <w:trHeight w:val="360"/>
            </w:trPr>
          </w:trPrChange>
        </w:trPr>
        <w:tc>
          <w:tcPr>
            <w:tcW w:w="704" w:type="dxa"/>
            <w:shd w:val="clear" w:color="auto" w:fill="auto"/>
            <w:noWrap/>
            <w:vAlign w:val="center"/>
            <w:hideMark/>
            <w:tcPrChange w:id="3438" w:author="James Vu" w:date="2024-04-19T00:20:00Z">
              <w:tcPr>
                <w:tcW w:w="704" w:type="dxa"/>
                <w:shd w:val="clear" w:color="auto" w:fill="auto"/>
                <w:noWrap/>
                <w:vAlign w:val="center"/>
                <w:hideMark/>
              </w:tcPr>
            </w:tcPrChange>
          </w:tcPr>
          <w:p w14:paraId="4E9B3C03" w14:textId="77777777" w:rsidR="004D28C1" w:rsidRPr="003C02FF" w:rsidRDefault="004D28C1" w:rsidP="004D28C1">
            <w:pPr>
              <w:jc w:val="center"/>
              <w:rPr>
                <w:ins w:id="3439" w:author="James Vu" w:date="2024-04-19T00:01:00Z"/>
                <w:b/>
                <w:bCs/>
                <w:color w:val="000000"/>
                <w:rPrChange w:id="3440" w:author="James Vu" w:date="2024-04-19T00:19:00Z">
                  <w:rPr>
                    <w:ins w:id="3441" w:author="James Vu" w:date="2024-04-19T00:01:00Z"/>
                    <w:b/>
                    <w:bCs/>
                    <w:color w:val="000000"/>
                    <w:sz w:val="28"/>
                    <w:szCs w:val="28"/>
                  </w:rPr>
                </w:rPrChange>
              </w:rPr>
            </w:pPr>
            <w:ins w:id="3442" w:author="James Vu" w:date="2024-04-19T00:01:00Z">
              <w:r w:rsidRPr="003C02FF">
                <w:rPr>
                  <w:b/>
                  <w:bCs/>
                  <w:color w:val="000000"/>
                  <w:rPrChange w:id="3443" w:author="James Vu" w:date="2024-04-19T00:19:00Z">
                    <w:rPr>
                      <w:b/>
                      <w:bCs/>
                      <w:color w:val="000000"/>
                      <w:sz w:val="28"/>
                      <w:szCs w:val="28"/>
                    </w:rPr>
                  </w:rPrChange>
                </w:rPr>
                <w:t>12</w:t>
              </w:r>
            </w:ins>
          </w:p>
        </w:tc>
        <w:tc>
          <w:tcPr>
            <w:tcW w:w="8358" w:type="dxa"/>
            <w:shd w:val="clear" w:color="auto" w:fill="auto"/>
            <w:noWrap/>
            <w:vAlign w:val="center"/>
            <w:hideMark/>
            <w:tcPrChange w:id="3444" w:author="James Vu" w:date="2024-04-19T00:20:00Z">
              <w:tcPr>
                <w:tcW w:w="8358" w:type="dxa"/>
                <w:shd w:val="clear" w:color="auto" w:fill="auto"/>
                <w:noWrap/>
                <w:vAlign w:val="center"/>
                <w:hideMark/>
              </w:tcPr>
            </w:tcPrChange>
          </w:tcPr>
          <w:p w14:paraId="345A0F44" w14:textId="77777777" w:rsidR="004D28C1" w:rsidRPr="003C02FF" w:rsidRDefault="004D28C1" w:rsidP="004D28C1">
            <w:pPr>
              <w:rPr>
                <w:ins w:id="3445" w:author="James Vu" w:date="2024-04-19T00:01:00Z"/>
                <w:b/>
                <w:bCs/>
                <w:color w:val="0D0D0D"/>
                <w:rPrChange w:id="3446" w:author="James Vu" w:date="2024-04-19T00:19:00Z">
                  <w:rPr>
                    <w:ins w:id="3447" w:author="James Vu" w:date="2024-04-19T00:01:00Z"/>
                    <w:b/>
                    <w:bCs/>
                    <w:color w:val="0D0D0D"/>
                    <w:sz w:val="28"/>
                    <w:szCs w:val="28"/>
                  </w:rPr>
                </w:rPrChange>
              </w:rPr>
            </w:pPr>
            <w:ins w:id="3448" w:author="James Vu" w:date="2024-04-19T00:01:00Z">
              <w:r w:rsidRPr="003C02FF">
                <w:rPr>
                  <w:b/>
                  <w:bCs/>
                  <w:color w:val="0D0D0D"/>
                  <w:rPrChange w:id="3449" w:author="James Vu" w:date="2024-04-19T00:19:00Z">
                    <w:rPr>
                      <w:b/>
                      <w:bCs/>
                      <w:color w:val="0D0D0D"/>
                      <w:sz w:val="28"/>
                      <w:szCs w:val="28"/>
                    </w:rPr>
                  </w:rPrChange>
                </w:rPr>
                <w:t>Tính Năng Giáo Dục và Tư Vấn</w:t>
              </w:r>
            </w:ins>
          </w:p>
        </w:tc>
      </w:tr>
      <w:tr w:rsidR="003C02FF" w:rsidRPr="003C02FF" w14:paraId="2B9DE467" w14:textId="77777777" w:rsidTr="003C02FF">
        <w:trPr>
          <w:trHeight w:val="360"/>
          <w:ins w:id="3450" w:author="James Vu" w:date="2024-04-19T00:01:00Z"/>
          <w:trPrChange w:id="3451" w:author="James Vu" w:date="2024-04-19T00:20:00Z">
            <w:trPr>
              <w:trHeight w:val="360"/>
            </w:trPr>
          </w:trPrChange>
        </w:trPr>
        <w:tc>
          <w:tcPr>
            <w:tcW w:w="704" w:type="dxa"/>
            <w:shd w:val="clear" w:color="auto" w:fill="auto"/>
            <w:noWrap/>
            <w:vAlign w:val="center"/>
            <w:hideMark/>
            <w:tcPrChange w:id="3452" w:author="James Vu" w:date="2024-04-19T00:20:00Z">
              <w:tcPr>
                <w:tcW w:w="704" w:type="dxa"/>
                <w:shd w:val="clear" w:color="auto" w:fill="auto"/>
                <w:noWrap/>
                <w:vAlign w:val="center"/>
                <w:hideMark/>
              </w:tcPr>
            </w:tcPrChange>
          </w:tcPr>
          <w:p w14:paraId="231079D9" w14:textId="77777777" w:rsidR="004D28C1" w:rsidRPr="003C02FF" w:rsidRDefault="004D28C1" w:rsidP="004D28C1">
            <w:pPr>
              <w:jc w:val="center"/>
              <w:rPr>
                <w:ins w:id="3453" w:author="James Vu" w:date="2024-04-19T00:01:00Z"/>
                <w:b/>
                <w:bCs/>
                <w:color w:val="000000"/>
                <w:rPrChange w:id="3454" w:author="James Vu" w:date="2024-04-19T00:19:00Z">
                  <w:rPr>
                    <w:ins w:id="3455" w:author="James Vu" w:date="2024-04-19T00:01:00Z"/>
                    <w:b/>
                    <w:bCs/>
                    <w:color w:val="000000"/>
                    <w:sz w:val="28"/>
                    <w:szCs w:val="28"/>
                  </w:rPr>
                </w:rPrChange>
              </w:rPr>
            </w:pPr>
            <w:ins w:id="3456" w:author="James Vu" w:date="2024-04-19T00:01:00Z">
              <w:r w:rsidRPr="003C02FF">
                <w:rPr>
                  <w:b/>
                  <w:bCs/>
                  <w:color w:val="000000"/>
                  <w:rPrChange w:id="3457" w:author="James Vu" w:date="2024-04-19T00:19:00Z">
                    <w:rPr>
                      <w:b/>
                      <w:bCs/>
                      <w:color w:val="000000"/>
                      <w:sz w:val="28"/>
                      <w:szCs w:val="28"/>
                    </w:rPr>
                  </w:rPrChange>
                </w:rPr>
                <w:t> </w:t>
              </w:r>
            </w:ins>
          </w:p>
        </w:tc>
        <w:tc>
          <w:tcPr>
            <w:tcW w:w="8358" w:type="dxa"/>
            <w:shd w:val="clear" w:color="auto" w:fill="auto"/>
            <w:noWrap/>
            <w:vAlign w:val="center"/>
            <w:hideMark/>
            <w:tcPrChange w:id="3458" w:author="James Vu" w:date="2024-04-19T00:20:00Z">
              <w:tcPr>
                <w:tcW w:w="8358" w:type="dxa"/>
                <w:shd w:val="clear" w:color="auto" w:fill="auto"/>
                <w:noWrap/>
                <w:vAlign w:val="center"/>
                <w:hideMark/>
              </w:tcPr>
            </w:tcPrChange>
          </w:tcPr>
          <w:p w14:paraId="4A1F3E17" w14:textId="77777777" w:rsidR="004D28C1" w:rsidRPr="003C02FF" w:rsidRDefault="004D28C1" w:rsidP="004D28C1">
            <w:pPr>
              <w:rPr>
                <w:ins w:id="3459" w:author="James Vu" w:date="2024-04-19T00:01:00Z"/>
                <w:color w:val="0D0D0D"/>
                <w:rPrChange w:id="3460" w:author="James Vu" w:date="2024-04-19T00:19:00Z">
                  <w:rPr>
                    <w:ins w:id="3461" w:author="James Vu" w:date="2024-04-19T00:01:00Z"/>
                    <w:color w:val="0D0D0D"/>
                    <w:sz w:val="28"/>
                    <w:szCs w:val="28"/>
                  </w:rPr>
                </w:rPrChange>
              </w:rPr>
            </w:pPr>
            <w:ins w:id="3462" w:author="James Vu" w:date="2024-04-19T00:01:00Z">
              <w:r w:rsidRPr="003C02FF">
                <w:rPr>
                  <w:color w:val="0D0D0D"/>
                  <w:rPrChange w:id="3463" w:author="James Vu" w:date="2024-04-19T00:19:00Z">
                    <w:rPr>
                      <w:color w:val="0D0D0D"/>
                      <w:sz w:val="28"/>
                      <w:szCs w:val="28"/>
                    </w:rPr>
                  </w:rPrChange>
                </w:rPr>
                <w:t>Cung cấp tài liệu và video hướng dẫn về kỹ thuật canh tác và chăm sóc cây trồng.</w:t>
              </w:r>
            </w:ins>
          </w:p>
        </w:tc>
      </w:tr>
      <w:tr w:rsidR="003C02FF" w:rsidRPr="003C02FF" w14:paraId="351F87DA" w14:textId="77777777" w:rsidTr="003C02FF">
        <w:trPr>
          <w:trHeight w:val="360"/>
          <w:ins w:id="3464" w:author="James Vu" w:date="2024-04-19T00:01:00Z"/>
          <w:trPrChange w:id="3465" w:author="James Vu" w:date="2024-04-19T00:20:00Z">
            <w:trPr>
              <w:trHeight w:val="360"/>
            </w:trPr>
          </w:trPrChange>
        </w:trPr>
        <w:tc>
          <w:tcPr>
            <w:tcW w:w="704" w:type="dxa"/>
            <w:shd w:val="clear" w:color="auto" w:fill="auto"/>
            <w:noWrap/>
            <w:vAlign w:val="center"/>
            <w:hideMark/>
            <w:tcPrChange w:id="3466" w:author="James Vu" w:date="2024-04-19T00:20:00Z">
              <w:tcPr>
                <w:tcW w:w="704" w:type="dxa"/>
                <w:shd w:val="clear" w:color="auto" w:fill="auto"/>
                <w:noWrap/>
                <w:vAlign w:val="center"/>
                <w:hideMark/>
              </w:tcPr>
            </w:tcPrChange>
          </w:tcPr>
          <w:p w14:paraId="63501A68" w14:textId="77777777" w:rsidR="004D28C1" w:rsidRPr="003C02FF" w:rsidRDefault="004D28C1" w:rsidP="004D28C1">
            <w:pPr>
              <w:jc w:val="center"/>
              <w:rPr>
                <w:ins w:id="3467" w:author="James Vu" w:date="2024-04-19T00:01:00Z"/>
                <w:b/>
                <w:bCs/>
                <w:color w:val="000000"/>
                <w:rPrChange w:id="3468" w:author="James Vu" w:date="2024-04-19T00:19:00Z">
                  <w:rPr>
                    <w:ins w:id="3469" w:author="James Vu" w:date="2024-04-19T00:01:00Z"/>
                    <w:b/>
                    <w:bCs/>
                    <w:color w:val="000000"/>
                    <w:sz w:val="28"/>
                    <w:szCs w:val="28"/>
                  </w:rPr>
                </w:rPrChange>
              </w:rPr>
            </w:pPr>
            <w:ins w:id="3470" w:author="James Vu" w:date="2024-04-19T00:01:00Z">
              <w:r w:rsidRPr="003C02FF">
                <w:rPr>
                  <w:b/>
                  <w:bCs/>
                  <w:color w:val="000000"/>
                  <w:rPrChange w:id="3471" w:author="James Vu" w:date="2024-04-19T00:19:00Z">
                    <w:rPr>
                      <w:b/>
                      <w:bCs/>
                      <w:color w:val="000000"/>
                      <w:sz w:val="28"/>
                      <w:szCs w:val="28"/>
                    </w:rPr>
                  </w:rPrChange>
                </w:rPr>
                <w:t> </w:t>
              </w:r>
            </w:ins>
          </w:p>
        </w:tc>
        <w:tc>
          <w:tcPr>
            <w:tcW w:w="8358" w:type="dxa"/>
            <w:shd w:val="clear" w:color="auto" w:fill="auto"/>
            <w:noWrap/>
            <w:vAlign w:val="center"/>
            <w:hideMark/>
            <w:tcPrChange w:id="3472" w:author="James Vu" w:date="2024-04-19T00:20:00Z">
              <w:tcPr>
                <w:tcW w:w="8358" w:type="dxa"/>
                <w:shd w:val="clear" w:color="auto" w:fill="auto"/>
                <w:noWrap/>
                <w:vAlign w:val="center"/>
                <w:hideMark/>
              </w:tcPr>
            </w:tcPrChange>
          </w:tcPr>
          <w:p w14:paraId="13120391" w14:textId="77777777" w:rsidR="004D28C1" w:rsidRPr="003C02FF" w:rsidRDefault="004D28C1" w:rsidP="004D28C1">
            <w:pPr>
              <w:rPr>
                <w:ins w:id="3473" w:author="James Vu" w:date="2024-04-19T00:01:00Z"/>
                <w:color w:val="0D0D0D"/>
                <w:rPrChange w:id="3474" w:author="James Vu" w:date="2024-04-19T00:19:00Z">
                  <w:rPr>
                    <w:ins w:id="3475" w:author="James Vu" w:date="2024-04-19T00:01:00Z"/>
                    <w:color w:val="0D0D0D"/>
                    <w:sz w:val="28"/>
                    <w:szCs w:val="28"/>
                  </w:rPr>
                </w:rPrChange>
              </w:rPr>
            </w:pPr>
            <w:ins w:id="3476" w:author="James Vu" w:date="2024-04-19T00:01:00Z">
              <w:r w:rsidRPr="003C02FF">
                <w:rPr>
                  <w:color w:val="0D0D0D"/>
                  <w:rPrChange w:id="3477" w:author="James Vu" w:date="2024-04-19T00:19:00Z">
                    <w:rPr>
                      <w:color w:val="0D0D0D"/>
                      <w:sz w:val="28"/>
                      <w:szCs w:val="28"/>
                    </w:rPr>
                  </w:rPrChange>
                </w:rPr>
                <w:t>Cung cấp tư vấn trực tiếp từ chuyên gia cho người dân và doanh nghiệp.</w:t>
              </w:r>
            </w:ins>
          </w:p>
        </w:tc>
      </w:tr>
      <w:tr w:rsidR="003C02FF" w:rsidRPr="003C02FF" w14:paraId="09B194AA" w14:textId="77777777" w:rsidTr="003C02FF">
        <w:trPr>
          <w:trHeight w:val="360"/>
          <w:ins w:id="3478" w:author="James Vu" w:date="2024-04-19T00:01:00Z"/>
          <w:trPrChange w:id="3479" w:author="James Vu" w:date="2024-04-19T00:20:00Z">
            <w:trPr>
              <w:trHeight w:val="360"/>
            </w:trPr>
          </w:trPrChange>
        </w:trPr>
        <w:tc>
          <w:tcPr>
            <w:tcW w:w="704" w:type="dxa"/>
            <w:shd w:val="clear" w:color="auto" w:fill="auto"/>
            <w:noWrap/>
            <w:vAlign w:val="center"/>
            <w:hideMark/>
            <w:tcPrChange w:id="3480" w:author="James Vu" w:date="2024-04-19T00:20:00Z">
              <w:tcPr>
                <w:tcW w:w="704" w:type="dxa"/>
                <w:shd w:val="clear" w:color="auto" w:fill="auto"/>
                <w:noWrap/>
                <w:vAlign w:val="center"/>
                <w:hideMark/>
              </w:tcPr>
            </w:tcPrChange>
          </w:tcPr>
          <w:p w14:paraId="15AB7630" w14:textId="77777777" w:rsidR="004D28C1" w:rsidRPr="003C02FF" w:rsidRDefault="004D28C1" w:rsidP="004D28C1">
            <w:pPr>
              <w:jc w:val="center"/>
              <w:rPr>
                <w:ins w:id="3481" w:author="James Vu" w:date="2024-04-19T00:01:00Z"/>
                <w:b/>
                <w:bCs/>
                <w:color w:val="000000"/>
                <w:rPrChange w:id="3482" w:author="James Vu" w:date="2024-04-19T00:19:00Z">
                  <w:rPr>
                    <w:ins w:id="3483" w:author="James Vu" w:date="2024-04-19T00:01:00Z"/>
                    <w:b/>
                    <w:bCs/>
                    <w:color w:val="000000"/>
                    <w:sz w:val="28"/>
                    <w:szCs w:val="28"/>
                  </w:rPr>
                </w:rPrChange>
              </w:rPr>
            </w:pPr>
            <w:ins w:id="3484" w:author="James Vu" w:date="2024-04-19T00:01:00Z">
              <w:r w:rsidRPr="003C02FF">
                <w:rPr>
                  <w:b/>
                  <w:bCs/>
                  <w:color w:val="000000"/>
                  <w:rPrChange w:id="3485" w:author="James Vu" w:date="2024-04-19T00:19:00Z">
                    <w:rPr>
                      <w:b/>
                      <w:bCs/>
                      <w:color w:val="000000"/>
                      <w:sz w:val="28"/>
                      <w:szCs w:val="28"/>
                    </w:rPr>
                  </w:rPrChange>
                </w:rPr>
                <w:t> </w:t>
              </w:r>
            </w:ins>
          </w:p>
        </w:tc>
        <w:tc>
          <w:tcPr>
            <w:tcW w:w="8358" w:type="dxa"/>
            <w:shd w:val="clear" w:color="auto" w:fill="auto"/>
            <w:noWrap/>
            <w:vAlign w:val="center"/>
            <w:hideMark/>
            <w:tcPrChange w:id="3486" w:author="James Vu" w:date="2024-04-19T00:20:00Z">
              <w:tcPr>
                <w:tcW w:w="8358" w:type="dxa"/>
                <w:shd w:val="clear" w:color="auto" w:fill="auto"/>
                <w:noWrap/>
                <w:vAlign w:val="center"/>
                <w:hideMark/>
              </w:tcPr>
            </w:tcPrChange>
          </w:tcPr>
          <w:p w14:paraId="6DE1C78E" w14:textId="77777777" w:rsidR="004D28C1" w:rsidRPr="003C02FF" w:rsidRDefault="004D28C1" w:rsidP="004D28C1">
            <w:pPr>
              <w:rPr>
                <w:ins w:id="3487" w:author="James Vu" w:date="2024-04-19T00:01:00Z"/>
                <w:color w:val="0D0D0D"/>
                <w:rPrChange w:id="3488" w:author="James Vu" w:date="2024-04-19T00:19:00Z">
                  <w:rPr>
                    <w:ins w:id="3489" w:author="James Vu" w:date="2024-04-19T00:01:00Z"/>
                    <w:color w:val="0D0D0D"/>
                    <w:sz w:val="28"/>
                    <w:szCs w:val="28"/>
                  </w:rPr>
                </w:rPrChange>
              </w:rPr>
            </w:pPr>
            <w:ins w:id="3490" w:author="James Vu" w:date="2024-04-19T00:01:00Z">
              <w:r w:rsidRPr="003C02FF">
                <w:rPr>
                  <w:color w:val="0D0D0D"/>
                  <w:rPrChange w:id="3491" w:author="James Vu" w:date="2024-04-19T00:19:00Z">
                    <w:rPr>
                      <w:color w:val="0D0D0D"/>
                      <w:sz w:val="28"/>
                      <w:szCs w:val="28"/>
                    </w:rPr>
                  </w:rPrChange>
                </w:rPr>
                <w:t>Thông tin về các chính sách hỗ trợ từ chính phủ.</w:t>
              </w:r>
            </w:ins>
          </w:p>
        </w:tc>
      </w:tr>
      <w:tr w:rsidR="003C02FF" w:rsidRPr="003C02FF" w14:paraId="0844BE9E" w14:textId="77777777" w:rsidTr="003C02FF">
        <w:trPr>
          <w:trHeight w:val="360"/>
          <w:ins w:id="3492" w:author="James Vu" w:date="2024-04-19T00:01:00Z"/>
          <w:trPrChange w:id="3493" w:author="James Vu" w:date="2024-04-19T00:20:00Z">
            <w:trPr>
              <w:trHeight w:val="360"/>
            </w:trPr>
          </w:trPrChange>
        </w:trPr>
        <w:tc>
          <w:tcPr>
            <w:tcW w:w="704" w:type="dxa"/>
            <w:shd w:val="clear" w:color="auto" w:fill="auto"/>
            <w:noWrap/>
            <w:vAlign w:val="center"/>
            <w:hideMark/>
            <w:tcPrChange w:id="3494" w:author="James Vu" w:date="2024-04-19T00:20:00Z">
              <w:tcPr>
                <w:tcW w:w="704" w:type="dxa"/>
                <w:shd w:val="clear" w:color="auto" w:fill="auto"/>
                <w:noWrap/>
                <w:vAlign w:val="center"/>
                <w:hideMark/>
              </w:tcPr>
            </w:tcPrChange>
          </w:tcPr>
          <w:p w14:paraId="7CA0FDD1" w14:textId="77777777" w:rsidR="004D28C1" w:rsidRPr="003C02FF" w:rsidRDefault="004D28C1" w:rsidP="004D28C1">
            <w:pPr>
              <w:jc w:val="center"/>
              <w:rPr>
                <w:ins w:id="3495" w:author="James Vu" w:date="2024-04-19T00:01:00Z"/>
                <w:b/>
                <w:bCs/>
                <w:color w:val="000000"/>
                <w:rPrChange w:id="3496" w:author="James Vu" w:date="2024-04-19T00:19:00Z">
                  <w:rPr>
                    <w:ins w:id="3497" w:author="James Vu" w:date="2024-04-19T00:01:00Z"/>
                    <w:b/>
                    <w:bCs/>
                    <w:color w:val="000000"/>
                    <w:sz w:val="28"/>
                    <w:szCs w:val="28"/>
                  </w:rPr>
                </w:rPrChange>
              </w:rPr>
            </w:pPr>
            <w:ins w:id="3498" w:author="James Vu" w:date="2024-04-19T00:01:00Z">
              <w:r w:rsidRPr="003C02FF">
                <w:rPr>
                  <w:b/>
                  <w:bCs/>
                  <w:color w:val="000000"/>
                  <w:rPrChange w:id="3499" w:author="James Vu" w:date="2024-04-19T00:19:00Z">
                    <w:rPr>
                      <w:b/>
                      <w:bCs/>
                      <w:color w:val="000000"/>
                      <w:sz w:val="28"/>
                      <w:szCs w:val="28"/>
                    </w:rPr>
                  </w:rPrChange>
                </w:rPr>
                <w:t>13</w:t>
              </w:r>
            </w:ins>
          </w:p>
        </w:tc>
        <w:tc>
          <w:tcPr>
            <w:tcW w:w="8358" w:type="dxa"/>
            <w:shd w:val="clear" w:color="auto" w:fill="auto"/>
            <w:noWrap/>
            <w:vAlign w:val="center"/>
            <w:hideMark/>
            <w:tcPrChange w:id="3500" w:author="James Vu" w:date="2024-04-19T00:20:00Z">
              <w:tcPr>
                <w:tcW w:w="8358" w:type="dxa"/>
                <w:shd w:val="clear" w:color="auto" w:fill="auto"/>
                <w:noWrap/>
                <w:vAlign w:val="center"/>
                <w:hideMark/>
              </w:tcPr>
            </w:tcPrChange>
          </w:tcPr>
          <w:p w14:paraId="473646BE" w14:textId="77777777" w:rsidR="004D28C1" w:rsidRPr="003C02FF" w:rsidRDefault="004D28C1" w:rsidP="004D28C1">
            <w:pPr>
              <w:rPr>
                <w:ins w:id="3501" w:author="James Vu" w:date="2024-04-19T00:01:00Z"/>
                <w:b/>
                <w:bCs/>
                <w:color w:val="0D0D0D"/>
                <w:rPrChange w:id="3502" w:author="James Vu" w:date="2024-04-19T00:19:00Z">
                  <w:rPr>
                    <w:ins w:id="3503" w:author="James Vu" w:date="2024-04-19T00:01:00Z"/>
                    <w:b/>
                    <w:bCs/>
                    <w:color w:val="0D0D0D"/>
                    <w:sz w:val="28"/>
                    <w:szCs w:val="28"/>
                  </w:rPr>
                </w:rPrChange>
              </w:rPr>
            </w:pPr>
            <w:ins w:id="3504" w:author="James Vu" w:date="2024-04-19T00:01:00Z">
              <w:r w:rsidRPr="003C02FF">
                <w:rPr>
                  <w:b/>
                  <w:bCs/>
                  <w:color w:val="0D0D0D"/>
                  <w:rPrChange w:id="3505" w:author="James Vu" w:date="2024-04-19T00:19:00Z">
                    <w:rPr>
                      <w:b/>
                      <w:bCs/>
                      <w:color w:val="0D0D0D"/>
                      <w:sz w:val="28"/>
                      <w:szCs w:val="28"/>
                    </w:rPr>
                  </w:rPrChange>
                </w:rPr>
                <w:t>Quản Lý Dữ Liệu Khí Tượng Thủy Văn</w:t>
              </w:r>
            </w:ins>
          </w:p>
        </w:tc>
      </w:tr>
      <w:tr w:rsidR="003C02FF" w:rsidRPr="003C02FF" w14:paraId="256741D6" w14:textId="77777777" w:rsidTr="003C02FF">
        <w:trPr>
          <w:trHeight w:val="360"/>
          <w:ins w:id="3506" w:author="James Vu" w:date="2024-04-19T00:01:00Z"/>
          <w:trPrChange w:id="3507" w:author="James Vu" w:date="2024-04-19T00:20:00Z">
            <w:trPr>
              <w:trHeight w:val="360"/>
            </w:trPr>
          </w:trPrChange>
        </w:trPr>
        <w:tc>
          <w:tcPr>
            <w:tcW w:w="704" w:type="dxa"/>
            <w:shd w:val="clear" w:color="auto" w:fill="auto"/>
            <w:noWrap/>
            <w:vAlign w:val="center"/>
            <w:hideMark/>
            <w:tcPrChange w:id="3508" w:author="James Vu" w:date="2024-04-19T00:20:00Z">
              <w:tcPr>
                <w:tcW w:w="704" w:type="dxa"/>
                <w:shd w:val="clear" w:color="auto" w:fill="auto"/>
                <w:noWrap/>
                <w:vAlign w:val="center"/>
                <w:hideMark/>
              </w:tcPr>
            </w:tcPrChange>
          </w:tcPr>
          <w:p w14:paraId="505173D6" w14:textId="77777777" w:rsidR="004D28C1" w:rsidRPr="003C02FF" w:rsidRDefault="004D28C1" w:rsidP="004D28C1">
            <w:pPr>
              <w:jc w:val="center"/>
              <w:rPr>
                <w:ins w:id="3509" w:author="James Vu" w:date="2024-04-19T00:01:00Z"/>
                <w:b/>
                <w:bCs/>
                <w:color w:val="000000"/>
                <w:rPrChange w:id="3510" w:author="James Vu" w:date="2024-04-19T00:19:00Z">
                  <w:rPr>
                    <w:ins w:id="3511" w:author="James Vu" w:date="2024-04-19T00:01:00Z"/>
                    <w:b/>
                    <w:bCs/>
                    <w:color w:val="000000"/>
                    <w:sz w:val="28"/>
                    <w:szCs w:val="28"/>
                  </w:rPr>
                </w:rPrChange>
              </w:rPr>
            </w:pPr>
            <w:ins w:id="3512" w:author="James Vu" w:date="2024-04-19T00:01:00Z">
              <w:r w:rsidRPr="003C02FF">
                <w:rPr>
                  <w:b/>
                  <w:bCs/>
                  <w:color w:val="000000"/>
                  <w:rPrChange w:id="3513" w:author="James Vu" w:date="2024-04-19T00:19:00Z">
                    <w:rPr>
                      <w:b/>
                      <w:bCs/>
                      <w:color w:val="000000"/>
                      <w:sz w:val="28"/>
                      <w:szCs w:val="28"/>
                    </w:rPr>
                  </w:rPrChange>
                </w:rPr>
                <w:t> </w:t>
              </w:r>
            </w:ins>
          </w:p>
        </w:tc>
        <w:tc>
          <w:tcPr>
            <w:tcW w:w="8358" w:type="dxa"/>
            <w:shd w:val="clear" w:color="auto" w:fill="auto"/>
            <w:noWrap/>
            <w:vAlign w:val="center"/>
            <w:hideMark/>
            <w:tcPrChange w:id="3514" w:author="James Vu" w:date="2024-04-19T00:20:00Z">
              <w:tcPr>
                <w:tcW w:w="8358" w:type="dxa"/>
                <w:shd w:val="clear" w:color="auto" w:fill="auto"/>
                <w:noWrap/>
                <w:vAlign w:val="center"/>
                <w:hideMark/>
              </w:tcPr>
            </w:tcPrChange>
          </w:tcPr>
          <w:p w14:paraId="5FD5BAAC" w14:textId="77777777" w:rsidR="004D28C1" w:rsidRPr="003C02FF" w:rsidRDefault="004D28C1" w:rsidP="004D28C1">
            <w:pPr>
              <w:rPr>
                <w:ins w:id="3515" w:author="James Vu" w:date="2024-04-19T00:01:00Z"/>
                <w:color w:val="0D0D0D"/>
                <w:rPrChange w:id="3516" w:author="James Vu" w:date="2024-04-19T00:19:00Z">
                  <w:rPr>
                    <w:ins w:id="3517" w:author="James Vu" w:date="2024-04-19T00:01:00Z"/>
                    <w:color w:val="0D0D0D"/>
                    <w:sz w:val="28"/>
                    <w:szCs w:val="28"/>
                  </w:rPr>
                </w:rPrChange>
              </w:rPr>
            </w:pPr>
            <w:ins w:id="3518" w:author="James Vu" w:date="2024-04-19T00:01:00Z">
              <w:r w:rsidRPr="003C02FF">
                <w:rPr>
                  <w:color w:val="0D0D0D"/>
                  <w:rPrChange w:id="3519" w:author="James Vu" w:date="2024-04-19T00:19:00Z">
                    <w:rPr>
                      <w:color w:val="0D0D0D"/>
                      <w:sz w:val="28"/>
                      <w:szCs w:val="28"/>
                    </w:rPr>
                  </w:rPrChange>
                </w:rPr>
                <w:t>Liên kết, tích hợp dữ liệu thời tiết để hỗ trợ quyết định trong nông nghiệp.</w:t>
              </w:r>
            </w:ins>
          </w:p>
        </w:tc>
      </w:tr>
      <w:tr w:rsidR="003C02FF" w:rsidRPr="003C02FF" w14:paraId="399FE932" w14:textId="77777777" w:rsidTr="003C02FF">
        <w:trPr>
          <w:trHeight w:val="360"/>
          <w:ins w:id="3520" w:author="James Vu" w:date="2024-04-19T00:01:00Z"/>
          <w:trPrChange w:id="3521" w:author="James Vu" w:date="2024-04-19T00:20:00Z">
            <w:trPr>
              <w:trHeight w:val="360"/>
            </w:trPr>
          </w:trPrChange>
        </w:trPr>
        <w:tc>
          <w:tcPr>
            <w:tcW w:w="704" w:type="dxa"/>
            <w:shd w:val="clear" w:color="auto" w:fill="auto"/>
            <w:noWrap/>
            <w:vAlign w:val="center"/>
            <w:hideMark/>
            <w:tcPrChange w:id="3522" w:author="James Vu" w:date="2024-04-19T00:20:00Z">
              <w:tcPr>
                <w:tcW w:w="704" w:type="dxa"/>
                <w:shd w:val="clear" w:color="auto" w:fill="auto"/>
                <w:noWrap/>
                <w:vAlign w:val="center"/>
                <w:hideMark/>
              </w:tcPr>
            </w:tcPrChange>
          </w:tcPr>
          <w:p w14:paraId="0555710F" w14:textId="77777777" w:rsidR="004D28C1" w:rsidRPr="003C02FF" w:rsidRDefault="004D28C1" w:rsidP="004D28C1">
            <w:pPr>
              <w:jc w:val="center"/>
              <w:rPr>
                <w:ins w:id="3523" w:author="James Vu" w:date="2024-04-19T00:01:00Z"/>
                <w:b/>
                <w:bCs/>
                <w:color w:val="000000"/>
                <w:rPrChange w:id="3524" w:author="James Vu" w:date="2024-04-19T00:19:00Z">
                  <w:rPr>
                    <w:ins w:id="3525" w:author="James Vu" w:date="2024-04-19T00:01:00Z"/>
                    <w:b/>
                    <w:bCs/>
                    <w:color w:val="000000"/>
                    <w:sz w:val="28"/>
                    <w:szCs w:val="28"/>
                  </w:rPr>
                </w:rPrChange>
              </w:rPr>
            </w:pPr>
            <w:ins w:id="3526" w:author="James Vu" w:date="2024-04-19T00:01:00Z">
              <w:r w:rsidRPr="003C02FF">
                <w:rPr>
                  <w:b/>
                  <w:bCs/>
                  <w:color w:val="000000"/>
                  <w:rPrChange w:id="3527" w:author="James Vu" w:date="2024-04-19T00:19:00Z">
                    <w:rPr>
                      <w:b/>
                      <w:bCs/>
                      <w:color w:val="000000"/>
                      <w:sz w:val="28"/>
                      <w:szCs w:val="28"/>
                    </w:rPr>
                  </w:rPrChange>
                </w:rPr>
                <w:t> </w:t>
              </w:r>
            </w:ins>
          </w:p>
        </w:tc>
        <w:tc>
          <w:tcPr>
            <w:tcW w:w="8358" w:type="dxa"/>
            <w:shd w:val="clear" w:color="auto" w:fill="auto"/>
            <w:noWrap/>
            <w:vAlign w:val="center"/>
            <w:hideMark/>
            <w:tcPrChange w:id="3528" w:author="James Vu" w:date="2024-04-19T00:20:00Z">
              <w:tcPr>
                <w:tcW w:w="8358" w:type="dxa"/>
                <w:shd w:val="clear" w:color="auto" w:fill="auto"/>
                <w:noWrap/>
                <w:vAlign w:val="center"/>
                <w:hideMark/>
              </w:tcPr>
            </w:tcPrChange>
          </w:tcPr>
          <w:p w14:paraId="39DEF669" w14:textId="77777777" w:rsidR="004D28C1" w:rsidRPr="003C02FF" w:rsidRDefault="004D28C1" w:rsidP="004D28C1">
            <w:pPr>
              <w:rPr>
                <w:ins w:id="3529" w:author="James Vu" w:date="2024-04-19T00:01:00Z"/>
                <w:color w:val="0D0D0D"/>
                <w:rPrChange w:id="3530" w:author="James Vu" w:date="2024-04-19T00:19:00Z">
                  <w:rPr>
                    <w:ins w:id="3531" w:author="James Vu" w:date="2024-04-19T00:01:00Z"/>
                    <w:color w:val="0D0D0D"/>
                    <w:sz w:val="28"/>
                    <w:szCs w:val="28"/>
                  </w:rPr>
                </w:rPrChange>
              </w:rPr>
            </w:pPr>
            <w:ins w:id="3532" w:author="James Vu" w:date="2024-04-19T00:01:00Z">
              <w:r w:rsidRPr="003C02FF">
                <w:rPr>
                  <w:color w:val="0D0D0D"/>
                  <w:rPrChange w:id="3533" w:author="James Vu" w:date="2024-04-19T00:19:00Z">
                    <w:rPr>
                      <w:color w:val="0D0D0D"/>
                      <w:sz w:val="28"/>
                      <w:szCs w:val="28"/>
                    </w:rPr>
                  </w:rPrChange>
                </w:rPr>
                <w:t>Cảnh báo sớm các điều kiện thời tiết xấu ảnh hưởng tới nông nghiệp.</w:t>
              </w:r>
            </w:ins>
          </w:p>
        </w:tc>
      </w:tr>
      <w:tr w:rsidR="003C02FF" w:rsidRPr="003C02FF" w14:paraId="7AB0C252" w14:textId="77777777" w:rsidTr="003C02FF">
        <w:trPr>
          <w:trHeight w:val="360"/>
          <w:ins w:id="3534" w:author="James Vu" w:date="2024-04-19T00:01:00Z"/>
          <w:trPrChange w:id="3535" w:author="James Vu" w:date="2024-04-19T00:20:00Z">
            <w:trPr>
              <w:trHeight w:val="360"/>
            </w:trPr>
          </w:trPrChange>
        </w:trPr>
        <w:tc>
          <w:tcPr>
            <w:tcW w:w="704" w:type="dxa"/>
            <w:shd w:val="clear" w:color="auto" w:fill="auto"/>
            <w:noWrap/>
            <w:vAlign w:val="center"/>
            <w:hideMark/>
            <w:tcPrChange w:id="3536" w:author="James Vu" w:date="2024-04-19T00:20:00Z">
              <w:tcPr>
                <w:tcW w:w="704" w:type="dxa"/>
                <w:shd w:val="clear" w:color="auto" w:fill="auto"/>
                <w:noWrap/>
                <w:vAlign w:val="center"/>
                <w:hideMark/>
              </w:tcPr>
            </w:tcPrChange>
          </w:tcPr>
          <w:p w14:paraId="46C1EED7" w14:textId="77777777" w:rsidR="004D28C1" w:rsidRPr="003C02FF" w:rsidRDefault="004D28C1" w:rsidP="004D28C1">
            <w:pPr>
              <w:jc w:val="center"/>
              <w:rPr>
                <w:ins w:id="3537" w:author="James Vu" w:date="2024-04-19T00:01:00Z"/>
                <w:b/>
                <w:bCs/>
                <w:color w:val="000000"/>
                <w:rPrChange w:id="3538" w:author="James Vu" w:date="2024-04-19T00:19:00Z">
                  <w:rPr>
                    <w:ins w:id="3539" w:author="James Vu" w:date="2024-04-19T00:01:00Z"/>
                    <w:b/>
                    <w:bCs/>
                    <w:color w:val="000000"/>
                    <w:sz w:val="28"/>
                    <w:szCs w:val="28"/>
                  </w:rPr>
                </w:rPrChange>
              </w:rPr>
            </w:pPr>
            <w:ins w:id="3540" w:author="James Vu" w:date="2024-04-19T00:01:00Z">
              <w:r w:rsidRPr="003C02FF">
                <w:rPr>
                  <w:b/>
                  <w:bCs/>
                  <w:color w:val="000000"/>
                  <w:rPrChange w:id="3541" w:author="James Vu" w:date="2024-04-19T00:19:00Z">
                    <w:rPr>
                      <w:b/>
                      <w:bCs/>
                      <w:color w:val="000000"/>
                      <w:sz w:val="28"/>
                      <w:szCs w:val="28"/>
                    </w:rPr>
                  </w:rPrChange>
                </w:rPr>
                <w:t> </w:t>
              </w:r>
            </w:ins>
          </w:p>
        </w:tc>
        <w:tc>
          <w:tcPr>
            <w:tcW w:w="8358" w:type="dxa"/>
            <w:shd w:val="clear" w:color="auto" w:fill="auto"/>
            <w:noWrap/>
            <w:vAlign w:val="center"/>
            <w:hideMark/>
            <w:tcPrChange w:id="3542" w:author="James Vu" w:date="2024-04-19T00:20:00Z">
              <w:tcPr>
                <w:tcW w:w="8358" w:type="dxa"/>
                <w:shd w:val="clear" w:color="auto" w:fill="auto"/>
                <w:noWrap/>
                <w:vAlign w:val="center"/>
                <w:hideMark/>
              </w:tcPr>
            </w:tcPrChange>
          </w:tcPr>
          <w:p w14:paraId="18F4997B" w14:textId="77777777" w:rsidR="004D28C1" w:rsidRPr="003C02FF" w:rsidRDefault="004D28C1" w:rsidP="004D28C1">
            <w:pPr>
              <w:rPr>
                <w:ins w:id="3543" w:author="James Vu" w:date="2024-04-19T00:01:00Z"/>
                <w:color w:val="0D0D0D"/>
                <w:rPrChange w:id="3544" w:author="James Vu" w:date="2024-04-19T00:19:00Z">
                  <w:rPr>
                    <w:ins w:id="3545" w:author="James Vu" w:date="2024-04-19T00:01:00Z"/>
                    <w:color w:val="0D0D0D"/>
                    <w:sz w:val="28"/>
                    <w:szCs w:val="28"/>
                  </w:rPr>
                </w:rPrChange>
              </w:rPr>
            </w:pPr>
            <w:ins w:id="3546" w:author="James Vu" w:date="2024-04-19T00:01:00Z">
              <w:r w:rsidRPr="003C02FF">
                <w:rPr>
                  <w:color w:val="0D0D0D"/>
                  <w:rPrChange w:id="3547" w:author="James Vu" w:date="2024-04-19T00:19:00Z">
                    <w:rPr>
                      <w:color w:val="0D0D0D"/>
                      <w:sz w:val="28"/>
                      <w:szCs w:val="28"/>
                    </w:rPr>
                  </w:rPrChange>
                </w:rPr>
                <w:t>Cung cấp dữ liệu lịch sử về khí tượng, thủy văn cho phân tích và nghiên cứu.</w:t>
              </w:r>
            </w:ins>
          </w:p>
        </w:tc>
      </w:tr>
      <w:tr w:rsidR="003C02FF" w:rsidRPr="003C02FF" w14:paraId="18F1657D" w14:textId="77777777" w:rsidTr="003C02FF">
        <w:trPr>
          <w:trHeight w:val="360"/>
          <w:ins w:id="3548" w:author="James Vu" w:date="2024-04-19T00:01:00Z"/>
          <w:trPrChange w:id="3549" w:author="James Vu" w:date="2024-04-19T00:20:00Z">
            <w:trPr>
              <w:trHeight w:val="360"/>
            </w:trPr>
          </w:trPrChange>
        </w:trPr>
        <w:tc>
          <w:tcPr>
            <w:tcW w:w="704" w:type="dxa"/>
            <w:shd w:val="clear" w:color="auto" w:fill="auto"/>
            <w:noWrap/>
            <w:vAlign w:val="center"/>
            <w:hideMark/>
            <w:tcPrChange w:id="3550" w:author="James Vu" w:date="2024-04-19T00:20:00Z">
              <w:tcPr>
                <w:tcW w:w="704" w:type="dxa"/>
                <w:shd w:val="clear" w:color="auto" w:fill="auto"/>
                <w:noWrap/>
                <w:vAlign w:val="center"/>
                <w:hideMark/>
              </w:tcPr>
            </w:tcPrChange>
          </w:tcPr>
          <w:p w14:paraId="6A1BBE4B" w14:textId="77777777" w:rsidR="004D28C1" w:rsidRPr="003C02FF" w:rsidRDefault="004D28C1" w:rsidP="004D28C1">
            <w:pPr>
              <w:jc w:val="center"/>
              <w:rPr>
                <w:ins w:id="3551" w:author="James Vu" w:date="2024-04-19T00:01:00Z"/>
                <w:b/>
                <w:bCs/>
                <w:color w:val="000000"/>
                <w:rPrChange w:id="3552" w:author="James Vu" w:date="2024-04-19T00:19:00Z">
                  <w:rPr>
                    <w:ins w:id="3553" w:author="James Vu" w:date="2024-04-19T00:01:00Z"/>
                    <w:b/>
                    <w:bCs/>
                    <w:color w:val="000000"/>
                    <w:sz w:val="28"/>
                    <w:szCs w:val="28"/>
                  </w:rPr>
                </w:rPrChange>
              </w:rPr>
            </w:pPr>
            <w:ins w:id="3554" w:author="James Vu" w:date="2024-04-19T00:01:00Z">
              <w:r w:rsidRPr="003C02FF">
                <w:rPr>
                  <w:b/>
                  <w:bCs/>
                  <w:color w:val="000000"/>
                  <w:rPrChange w:id="3555" w:author="James Vu" w:date="2024-04-19T00:19:00Z">
                    <w:rPr>
                      <w:b/>
                      <w:bCs/>
                      <w:color w:val="000000"/>
                      <w:sz w:val="28"/>
                      <w:szCs w:val="28"/>
                    </w:rPr>
                  </w:rPrChange>
                </w:rPr>
                <w:lastRenderedPageBreak/>
                <w:t> </w:t>
              </w:r>
            </w:ins>
          </w:p>
        </w:tc>
        <w:tc>
          <w:tcPr>
            <w:tcW w:w="8358" w:type="dxa"/>
            <w:shd w:val="clear" w:color="auto" w:fill="auto"/>
            <w:noWrap/>
            <w:vAlign w:val="center"/>
            <w:hideMark/>
            <w:tcPrChange w:id="3556" w:author="James Vu" w:date="2024-04-19T00:20:00Z">
              <w:tcPr>
                <w:tcW w:w="8358" w:type="dxa"/>
                <w:shd w:val="clear" w:color="auto" w:fill="auto"/>
                <w:noWrap/>
                <w:vAlign w:val="center"/>
                <w:hideMark/>
              </w:tcPr>
            </w:tcPrChange>
          </w:tcPr>
          <w:p w14:paraId="456042D9" w14:textId="77777777" w:rsidR="004D28C1" w:rsidRPr="003C02FF" w:rsidRDefault="004D28C1" w:rsidP="004D28C1">
            <w:pPr>
              <w:rPr>
                <w:ins w:id="3557" w:author="James Vu" w:date="2024-04-19T00:01:00Z"/>
                <w:color w:val="0D0D0D"/>
                <w:rPrChange w:id="3558" w:author="James Vu" w:date="2024-04-19T00:19:00Z">
                  <w:rPr>
                    <w:ins w:id="3559" w:author="James Vu" w:date="2024-04-19T00:01:00Z"/>
                    <w:color w:val="0D0D0D"/>
                    <w:sz w:val="28"/>
                    <w:szCs w:val="28"/>
                  </w:rPr>
                </w:rPrChange>
              </w:rPr>
            </w:pPr>
            <w:ins w:id="3560" w:author="James Vu" w:date="2024-04-19T00:01:00Z">
              <w:r w:rsidRPr="003C02FF">
                <w:rPr>
                  <w:color w:val="0D0D0D"/>
                  <w:rPrChange w:id="3561" w:author="James Vu" w:date="2024-04-19T00:19:00Z">
                    <w:rPr>
                      <w:color w:val="0D0D0D"/>
                      <w:sz w:val="28"/>
                      <w:szCs w:val="28"/>
                    </w:rPr>
                  </w:rPrChange>
                </w:rPr>
                <w:t>Dự báo thời tiết dài hạn và ngắn hạn.</w:t>
              </w:r>
            </w:ins>
          </w:p>
        </w:tc>
      </w:tr>
      <w:tr w:rsidR="003C02FF" w:rsidRPr="003C02FF" w14:paraId="39E7E9A2" w14:textId="77777777" w:rsidTr="003C02FF">
        <w:trPr>
          <w:trHeight w:val="360"/>
          <w:ins w:id="3562" w:author="James Vu" w:date="2024-04-19T00:01:00Z"/>
          <w:trPrChange w:id="3563" w:author="James Vu" w:date="2024-04-19T00:20:00Z">
            <w:trPr>
              <w:trHeight w:val="360"/>
            </w:trPr>
          </w:trPrChange>
        </w:trPr>
        <w:tc>
          <w:tcPr>
            <w:tcW w:w="704" w:type="dxa"/>
            <w:shd w:val="clear" w:color="auto" w:fill="auto"/>
            <w:noWrap/>
            <w:vAlign w:val="center"/>
            <w:hideMark/>
            <w:tcPrChange w:id="3564" w:author="James Vu" w:date="2024-04-19T00:20:00Z">
              <w:tcPr>
                <w:tcW w:w="704" w:type="dxa"/>
                <w:shd w:val="clear" w:color="auto" w:fill="auto"/>
                <w:noWrap/>
                <w:vAlign w:val="center"/>
                <w:hideMark/>
              </w:tcPr>
            </w:tcPrChange>
          </w:tcPr>
          <w:p w14:paraId="7FCF1A0A" w14:textId="77777777" w:rsidR="004D28C1" w:rsidRPr="003C02FF" w:rsidRDefault="004D28C1" w:rsidP="004D28C1">
            <w:pPr>
              <w:jc w:val="center"/>
              <w:rPr>
                <w:ins w:id="3565" w:author="James Vu" w:date="2024-04-19T00:01:00Z"/>
                <w:b/>
                <w:bCs/>
                <w:color w:val="000000"/>
                <w:rPrChange w:id="3566" w:author="James Vu" w:date="2024-04-19T00:19:00Z">
                  <w:rPr>
                    <w:ins w:id="3567" w:author="James Vu" w:date="2024-04-19T00:01:00Z"/>
                    <w:b/>
                    <w:bCs/>
                    <w:color w:val="000000"/>
                    <w:sz w:val="28"/>
                    <w:szCs w:val="28"/>
                  </w:rPr>
                </w:rPrChange>
              </w:rPr>
            </w:pPr>
            <w:ins w:id="3568" w:author="James Vu" w:date="2024-04-19T00:01:00Z">
              <w:r w:rsidRPr="003C02FF">
                <w:rPr>
                  <w:b/>
                  <w:bCs/>
                  <w:color w:val="000000"/>
                  <w:rPrChange w:id="3569" w:author="James Vu" w:date="2024-04-19T00:19:00Z">
                    <w:rPr>
                      <w:b/>
                      <w:bCs/>
                      <w:color w:val="000000"/>
                      <w:sz w:val="28"/>
                      <w:szCs w:val="28"/>
                    </w:rPr>
                  </w:rPrChange>
                </w:rPr>
                <w:t> </w:t>
              </w:r>
            </w:ins>
          </w:p>
        </w:tc>
        <w:tc>
          <w:tcPr>
            <w:tcW w:w="8358" w:type="dxa"/>
            <w:shd w:val="clear" w:color="auto" w:fill="auto"/>
            <w:noWrap/>
            <w:vAlign w:val="center"/>
            <w:hideMark/>
            <w:tcPrChange w:id="3570" w:author="James Vu" w:date="2024-04-19T00:20:00Z">
              <w:tcPr>
                <w:tcW w:w="8358" w:type="dxa"/>
                <w:shd w:val="clear" w:color="auto" w:fill="auto"/>
                <w:noWrap/>
                <w:vAlign w:val="center"/>
                <w:hideMark/>
              </w:tcPr>
            </w:tcPrChange>
          </w:tcPr>
          <w:p w14:paraId="4726E339" w14:textId="77777777" w:rsidR="004D28C1" w:rsidRPr="003C02FF" w:rsidRDefault="004D28C1" w:rsidP="004D28C1">
            <w:pPr>
              <w:rPr>
                <w:ins w:id="3571" w:author="James Vu" w:date="2024-04-19T00:01:00Z"/>
                <w:color w:val="0D0D0D"/>
                <w:rPrChange w:id="3572" w:author="James Vu" w:date="2024-04-19T00:19:00Z">
                  <w:rPr>
                    <w:ins w:id="3573" w:author="James Vu" w:date="2024-04-19T00:01:00Z"/>
                    <w:color w:val="0D0D0D"/>
                    <w:sz w:val="28"/>
                    <w:szCs w:val="28"/>
                  </w:rPr>
                </w:rPrChange>
              </w:rPr>
            </w:pPr>
            <w:ins w:id="3574" w:author="James Vu" w:date="2024-04-19T00:01:00Z">
              <w:r w:rsidRPr="003C02FF">
                <w:rPr>
                  <w:color w:val="0D0D0D"/>
                  <w:rPrChange w:id="3575" w:author="James Vu" w:date="2024-04-19T00:19:00Z">
                    <w:rPr>
                      <w:color w:val="0D0D0D"/>
                      <w:sz w:val="28"/>
                      <w:szCs w:val="28"/>
                    </w:rPr>
                  </w:rPrChange>
                </w:rPr>
                <w:t>Thông tin về tài nguyên nước và quản lý thủy lợi.</w:t>
              </w:r>
            </w:ins>
          </w:p>
        </w:tc>
      </w:tr>
      <w:tr w:rsidR="003C02FF" w:rsidRPr="003C02FF" w14:paraId="0BA8CB75" w14:textId="77777777" w:rsidTr="003C02FF">
        <w:trPr>
          <w:trHeight w:val="360"/>
          <w:ins w:id="3576" w:author="James Vu" w:date="2024-04-19T00:01:00Z"/>
          <w:trPrChange w:id="3577" w:author="James Vu" w:date="2024-04-19T00:20:00Z">
            <w:trPr>
              <w:trHeight w:val="360"/>
            </w:trPr>
          </w:trPrChange>
        </w:trPr>
        <w:tc>
          <w:tcPr>
            <w:tcW w:w="704" w:type="dxa"/>
            <w:shd w:val="clear" w:color="auto" w:fill="auto"/>
            <w:noWrap/>
            <w:vAlign w:val="center"/>
            <w:hideMark/>
            <w:tcPrChange w:id="3578" w:author="James Vu" w:date="2024-04-19T00:20:00Z">
              <w:tcPr>
                <w:tcW w:w="704" w:type="dxa"/>
                <w:shd w:val="clear" w:color="auto" w:fill="auto"/>
                <w:noWrap/>
                <w:vAlign w:val="center"/>
                <w:hideMark/>
              </w:tcPr>
            </w:tcPrChange>
          </w:tcPr>
          <w:p w14:paraId="10FAC339" w14:textId="77777777" w:rsidR="004D28C1" w:rsidRPr="003C02FF" w:rsidRDefault="004D28C1" w:rsidP="004D28C1">
            <w:pPr>
              <w:jc w:val="center"/>
              <w:rPr>
                <w:ins w:id="3579" w:author="James Vu" w:date="2024-04-19T00:01:00Z"/>
                <w:b/>
                <w:bCs/>
                <w:color w:val="000000"/>
                <w:rPrChange w:id="3580" w:author="James Vu" w:date="2024-04-19T00:19:00Z">
                  <w:rPr>
                    <w:ins w:id="3581" w:author="James Vu" w:date="2024-04-19T00:01:00Z"/>
                    <w:b/>
                    <w:bCs/>
                    <w:color w:val="000000"/>
                    <w:sz w:val="28"/>
                    <w:szCs w:val="28"/>
                  </w:rPr>
                </w:rPrChange>
              </w:rPr>
            </w:pPr>
            <w:ins w:id="3582" w:author="James Vu" w:date="2024-04-19T00:01:00Z">
              <w:r w:rsidRPr="003C02FF">
                <w:rPr>
                  <w:b/>
                  <w:bCs/>
                  <w:color w:val="000000"/>
                  <w:rPrChange w:id="3583" w:author="James Vu" w:date="2024-04-19T00:19:00Z">
                    <w:rPr>
                      <w:b/>
                      <w:bCs/>
                      <w:color w:val="000000"/>
                      <w:sz w:val="28"/>
                      <w:szCs w:val="28"/>
                    </w:rPr>
                  </w:rPrChange>
                </w:rPr>
                <w:t>14</w:t>
              </w:r>
            </w:ins>
          </w:p>
        </w:tc>
        <w:tc>
          <w:tcPr>
            <w:tcW w:w="8358" w:type="dxa"/>
            <w:shd w:val="clear" w:color="auto" w:fill="auto"/>
            <w:noWrap/>
            <w:vAlign w:val="center"/>
            <w:hideMark/>
            <w:tcPrChange w:id="3584" w:author="James Vu" w:date="2024-04-19T00:20:00Z">
              <w:tcPr>
                <w:tcW w:w="8358" w:type="dxa"/>
                <w:shd w:val="clear" w:color="auto" w:fill="auto"/>
                <w:noWrap/>
                <w:vAlign w:val="center"/>
                <w:hideMark/>
              </w:tcPr>
            </w:tcPrChange>
          </w:tcPr>
          <w:p w14:paraId="7F200D3D" w14:textId="77777777" w:rsidR="004D28C1" w:rsidRPr="003C02FF" w:rsidRDefault="004D28C1" w:rsidP="004D28C1">
            <w:pPr>
              <w:rPr>
                <w:ins w:id="3585" w:author="James Vu" w:date="2024-04-19T00:01:00Z"/>
                <w:b/>
                <w:bCs/>
                <w:color w:val="0D0D0D"/>
                <w:rPrChange w:id="3586" w:author="James Vu" w:date="2024-04-19T00:19:00Z">
                  <w:rPr>
                    <w:ins w:id="3587" w:author="James Vu" w:date="2024-04-19T00:01:00Z"/>
                    <w:b/>
                    <w:bCs/>
                    <w:color w:val="0D0D0D"/>
                    <w:sz w:val="28"/>
                    <w:szCs w:val="28"/>
                  </w:rPr>
                </w:rPrChange>
              </w:rPr>
            </w:pPr>
            <w:ins w:id="3588" w:author="James Vu" w:date="2024-04-19T00:01:00Z">
              <w:r w:rsidRPr="003C02FF">
                <w:rPr>
                  <w:b/>
                  <w:bCs/>
                  <w:color w:val="0D0D0D"/>
                  <w:rPrChange w:id="3589" w:author="James Vu" w:date="2024-04-19T00:19:00Z">
                    <w:rPr>
                      <w:b/>
                      <w:bCs/>
                      <w:color w:val="0D0D0D"/>
                      <w:sz w:val="28"/>
                      <w:szCs w:val="28"/>
                    </w:rPr>
                  </w:rPrChange>
                </w:rPr>
                <w:t>Quản lý Văn Bản và Tài Liệu Pháp Lý</w:t>
              </w:r>
            </w:ins>
          </w:p>
        </w:tc>
      </w:tr>
      <w:tr w:rsidR="003C02FF" w:rsidRPr="003C02FF" w14:paraId="38D255F5" w14:textId="77777777" w:rsidTr="003C02FF">
        <w:trPr>
          <w:trHeight w:val="360"/>
          <w:ins w:id="3590" w:author="James Vu" w:date="2024-04-19T00:01:00Z"/>
          <w:trPrChange w:id="3591" w:author="James Vu" w:date="2024-04-19T00:20:00Z">
            <w:trPr>
              <w:trHeight w:val="360"/>
            </w:trPr>
          </w:trPrChange>
        </w:trPr>
        <w:tc>
          <w:tcPr>
            <w:tcW w:w="704" w:type="dxa"/>
            <w:shd w:val="clear" w:color="auto" w:fill="auto"/>
            <w:noWrap/>
            <w:vAlign w:val="center"/>
            <w:hideMark/>
            <w:tcPrChange w:id="3592" w:author="James Vu" w:date="2024-04-19T00:20:00Z">
              <w:tcPr>
                <w:tcW w:w="704" w:type="dxa"/>
                <w:shd w:val="clear" w:color="auto" w:fill="auto"/>
                <w:noWrap/>
                <w:vAlign w:val="center"/>
                <w:hideMark/>
              </w:tcPr>
            </w:tcPrChange>
          </w:tcPr>
          <w:p w14:paraId="6592095D" w14:textId="77777777" w:rsidR="004D28C1" w:rsidRPr="003C02FF" w:rsidRDefault="004D28C1" w:rsidP="004D28C1">
            <w:pPr>
              <w:jc w:val="center"/>
              <w:rPr>
                <w:ins w:id="3593" w:author="James Vu" w:date="2024-04-19T00:01:00Z"/>
                <w:b/>
                <w:bCs/>
                <w:color w:val="000000"/>
                <w:rPrChange w:id="3594" w:author="James Vu" w:date="2024-04-19T00:19:00Z">
                  <w:rPr>
                    <w:ins w:id="3595" w:author="James Vu" w:date="2024-04-19T00:01:00Z"/>
                    <w:b/>
                    <w:bCs/>
                    <w:color w:val="000000"/>
                    <w:sz w:val="28"/>
                    <w:szCs w:val="28"/>
                  </w:rPr>
                </w:rPrChange>
              </w:rPr>
            </w:pPr>
            <w:ins w:id="3596" w:author="James Vu" w:date="2024-04-19T00:01:00Z">
              <w:r w:rsidRPr="003C02FF">
                <w:rPr>
                  <w:b/>
                  <w:bCs/>
                  <w:color w:val="000000"/>
                  <w:rPrChange w:id="3597" w:author="James Vu" w:date="2024-04-19T00:19:00Z">
                    <w:rPr>
                      <w:b/>
                      <w:bCs/>
                      <w:color w:val="000000"/>
                      <w:sz w:val="28"/>
                      <w:szCs w:val="28"/>
                    </w:rPr>
                  </w:rPrChange>
                </w:rPr>
                <w:t> </w:t>
              </w:r>
            </w:ins>
          </w:p>
        </w:tc>
        <w:tc>
          <w:tcPr>
            <w:tcW w:w="8358" w:type="dxa"/>
            <w:shd w:val="clear" w:color="auto" w:fill="auto"/>
            <w:noWrap/>
            <w:vAlign w:val="center"/>
            <w:hideMark/>
            <w:tcPrChange w:id="3598" w:author="James Vu" w:date="2024-04-19T00:20:00Z">
              <w:tcPr>
                <w:tcW w:w="8358" w:type="dxa"/>
                <w:shd w:val="clear" w:color="auto" w:fill="auto"/>
                <w:noWrap/>
                <w:vAlign w:val="center"/>
                <w:hideMark/>
              </w:tcPr>
            </w:tcPrChange>
          </w:tcPr>
          <w:p w14:paraId="2E7E2807" w14:textId="77777777" w:rsidR="004D28C1" w:rsidRPr="003C02FF" w:rsidRDefault="004D28C1" w:rsidP="004D28C1">
            <w:pPr>
              <w:rPr>
                <w:ins w:id="3599" w:author="James Vu" w:date="2024-04-19T00:01:00Z"/>
                <w:color w:val="0D0D0D"/>
                <w:rPrChange w:id="3600" w:author="James Vu" w:date="2024-04-19T00:19:00Z">
                  <w:rPr>
                    <w:ins w:id="3601" w:author="James Vu" w:date="2024-04-19T00:01:00Z"/>
                    <w:color w:val="0D0D0D"/>
                    <w:sz w:val="28"/>
                    <w:szCs w:val="28"/>
                  </w:rPr>
                </w:rPrChange>
              </w:rPr>
            </w:pPr>
            <w:ins w:id="3602" w:author="James Vu" w:date="2024-04-19T00:01:00Z">
              <w:r w:rsidRPr="003C02FF">
                <w:rPr>
                  <w:color w:val="0D0D0D"/>
                  <w:rPrChange w:id="3603" w:author="James Vu" w:date="2024-04-19T00:19:00Z">
                    <w:rPr>
                      <w:color w:val="0D0D0D"/>
                      <w:sz w:val="28"/>
                      <w:szCs w:val="28"/>
                    </w:rPr>
                  </w:rPrChange>
                </w:rPr>
                <w:t>Lưu trữ và quản lý các văn bản pháp lý liên quan đến nông nghiệp.</w:t>
              </w:r>
            </w:ins>
          </w:p>
        </w:tc>
      </w:tr>
      <w:tr w:rsidR="003C02FF" w:rsidRPr="003C02FF" w14:paraId="381DD17D" w14:textId="77777777" w:rsidTr="003C02FF">
        <w:trPr>
          <w:trHeight w:val="360"/>
          <w:ins w:id="3604" w:author="James Vu" w:date="2024-04-19T00:01:00Z"/>
          <w:trPrChange w:id="3605" w:author="James Vu" w:date="2024-04-19T00:20:00Z">
            <w:trPr>
              <w:trHeight w:val="360"/>
            </w:trPr>
          </w:trPrChange>
        </w:trPr>
        <w:tc>
          <w:tcPr>
            <w:tcW w:w="704" w:type="dxa"/>
            <w:shd w:val="clear" w:color="auto" w:fill="auto"/>
            <w:noWrap/>
            <w:vAlign w:val="center"/>
            <w:hideMark/>
            <w:tcPrChange w:id="3606" w:author="James Vu" w:date="2024-04-19T00:20:00Z">
              <w:tcPr>
                <w:tcW w:w="704" w:type="dxa"/>
                <w:shd w:val="clear" w:color="auto" w:fill="auto"/>
                <w:noWrap/>
                <w:vAlign w:val="center"/>
                <w:hideMark/>
              </w:tcPr>
            </w:tcPrChange>
          </w:tcPr>
          <w:p w14:paraId="7838616E" w14:textId="77777777" w:rsidR="004D28C1" w:rsidRPr="003C02FF" w:rsidRDefault="004D28C1" w:rsidP="004D28C1">
            <w:pPr>
              <w:jc w:val="center"/>
              <w:rPr>
                <w:ins w:id="3607" w:author="James Vu" w:date="2024-04-19T00:01:00Z"/>
                <w:b/>
                <w:bCs/>
                <w:color w:val="000000"/>
                <w:rPrChange w:id="3608" w:author="James Vu" w:date="2024-04-19T00:19:00Z">
                  <w:rPr>
                    <w:ins w:id="3609" w:author="James Vu" w:date="2024-04-19T00:01:00Z"/>
                    <w:b/>
                    <w:bCs/>
                    <w:color w:val="000000"/>
                    <w:sz w:val="28"/>
                    <w:szCs w:val="28"/>
                  </w:rPr>
                </w:rPrChange>
              </w:rPr>
            </w:pPr>
            <w:ins w:id="3610" w:author="James Vu" w:date="2024-04-19T00:01:00Z">
              <w:r w:rsidRPr="003C02FF">
                <w:rPr>
                  <w:b/>
                  <w:bCs/>
                  <w:color w:val="000000"/>
                  <w:rPrChange w:id="3611" w:author="James Vu" w:date="2024-04-19T00:19:00Z">
                    <w:rPr>
                      <w:b/>
                      <w:bCs/>
                      <w:color w:val="000000"/>
                      <w:sz w:val="28"/>
                      <w:szCs w:val="28"/>
                    </w:rPr>
                  </w:rPrChange>
                </w:rPr>
                <w:t> </w:t>
              </w:r>
            </w:ins>
          </w:p>
        </w:tc>
        <w:tc>
          <w:tcPr>
            <w:tcW w:w="8358" w:type="dxa"/>
            <w:shd w:val="clear" w:color="auto" w:fill="auto"/>
            <w:noWrap/>
            <w:vAlign w:val="center"/>
            <w:hideMark/>
            <w:tcPrChange w:id="3612" w:author="James Vu" w:date="2024-04-19T00:20:00Z">
              <w:tcPr>
                <w:tcW w:w="8358" w:type="dxa"/>
                <w:shd w:val="clear" w:color="auto" w:fill="auto"/>
                <w:noWrap/>
                <w:vAlign w:val="center"/>
                <w:hideMark/>
              </w:tcPr>
            </w:tcPrChange>
          </w:tcPr>
          <w:p w14:paraId="25FEB977" w14:textId="77777777" w:rsidR="004D28C1" w:rsidRPr="003C02FF" w:rsidRDefault="004D28C1" w:rsidP="004D28C1">
            <w:pPr>
              <w:rPr>
                <w:ins w:id="3613" w:author="James Vu" w:date="2024-04-19T00:01:00Z"/>
                <w:color w:val="0D0D0D"/>
                <w:rPrChange w:id="3614" w:author="James Vu" w:date="2024-04-19T00:19:00Z">
                  <w:rPr>
                    <w:ins w:id="3615" w:author="James Vu" w:date="2024-04-19T00:01:00Z"/>
                    <w:color w:val="0D0D0D"/>
                    <w:sz w:val="28"/>
                    <w:szCs w:val="28"/>
                  </w:rPr>
                </w:rPrChange>
              </w:rPr>
            </w:pPr>
            <w:ins w:id="3616" w:author="James Vu" w:date="2024-04-19T00:01:00Z">
              <w:r w:rsidRPr="003C02FF">
                <w:rPr>
                  <w:color w:val="0D0D0D"/>
                  <w:rPrChange w:id="3617" w:author="James Vu" w:date="2024-04-19T00:19:00Z">
                    <w:rPr>
                      <w:color w:val="0D0D0D"/>
                      <w:sz w:val="28"/>
                      <w:szCs w:val="28"/>
                    </w:rPr>
                  </w:rPrChange>
                </w:rPr>
                <w:t>Tìm kiếm và truy cập dễ dàng các văn bản như luật, nghị định.</w:t>
              </w:r>
            </w:ins>
          </w:p>
        </w:tc>
      </w:tr>
      <w:tr w:rsidR="003C02FF" w:rsidRPr="003C02FF" w14:paraId="69D90DBD" w14:textId="77777777" w:rsidTr="003C02FF">
        <w:trPr>
          <w:trHeight w:val="360"/>
          <w:ins w:id="3618" w:author="James Vu" w:date="2024-04-19T00:01:00Z"/>
          <w:trPrChange w:id="3619" w:author="James Vu" w:date="2024-04-19T00:20:00Z">
            <w:trPr>
              <w:trHeight w:val="360"/>
            </w:trPr>
          </w:trPrChange>
        </w:trPr>
        <w:tc>
          <w:tcPr>
            <w:tcW w:w="704" w:type="dxa"/>
            <w:shd w:val="clear" w:color="auto" w:fill="auto"/>
            <w:noWrap/>
            <w:vAlign w:val="center"/>
            <w:hideMark/>
            <w:tcPrChange w:id="3620" w:author="James Vu" w:date="2024-04-19T00:20:00Z">
              <w:tcPr>
                <w:tcW w:w="704" w:type="dxa"/>
                <w:shd w:val="clear" w:color="auto" w:fill="auto"/>
                <w:noWrap/>
                <w:vAlign w:val="center"/>
                <w:hideMark/>
              </w:tcPr>
            </w:tcPrChange>
          </w:tcPr>
          <w:p w14:paraId="6AFA7848" w14:textId="77777777" w:rsidR="004D28C1" w:rsidRPr="003C02FF" w:rsidRDefault="004D28C1" w:rsidP="004D28C1">
            <w:pPr>
              <w:jc w:val="center"/>
              <w:rPr>
                <w:ins w:id="3621" w:author="James Vu" w:date="2024-04-19T00:01:00Z"/>
                <w:b/>
                <w:bCs/>
                <w:color w:val="000000"/>
                <w:rPrChange w:id="3622" w:author="James Vu" w:date="2024-04-19T00:19:00Z">
                  <w:rPr>
                    <w:ins w:id="3623" w:author="James Vu" w:date="2024-04-19T00:01:00Z"/>
                    <w:b/>
                    <w:bCs/>
                    <w:color w:val="000000"/>
                    <w:sz w:val="28"/>
                    <w:szCs w:val="28"/>
                  </w:rPr>
                </w:rPrChange>
              </w:rPr>
            </w:pPr>
            <w:ins w:id="3624" w:author="James Vu" w:date="2024-04-19T00:01:00Z">
              <w:r w:rsidRPr="003C02FF">
                <w:rPr>
                  <w:b/>
                  <w:bCs/>
                  <w:color w:val="000000"/>
                  <w:rPrChange w:id="3625" w:author="James Vu" w:date="2024-04-19T00:19:00Z">
                    <w:rPr>
                      <w:b/>
                      <w:bCs/>
                      <w:color w:val="000000"/>
                      <w:sz w:val="28"/>
                      <w:szCs w:val="28"/>
                    </w:rPr>
                  </w:rPrChange>
                </w:rPr>
                <w:t> </w:t>
              </w:r>
            </w:ins>
          </w:p>
        </w:tc>
        <w:tc>
          <w:tcPr>
            <w:tcW w:w="8358" w:type="dxa"/>
            <w:shd w:val="clear" w:color="auto" w:fill="auto"/>
            <w:noWrap/>
            <w:vAlign w:val="center"/>
            <w:hideMark/>
            <w:tcPrChange w:id="3626" w:author="James Vu" w:date="2024-04-19T00:20:00Z">
              <w:tcPr>
                <w:tcW w:w="8358" w:type="dxa"/>
                <w:shd w:val="clear" w:color="auto" w:fill="auto"/>
                <w:noWrap/>
                <w:vAlign w:val="center"/>
                <w:hideMark/>
              </w:tcPr>
            </w:tcPrChange>
          </w:tcPr>
          <w:p w14:paraId="25E55420" w14:textId="77777777" w:rsidR="004D28C1" w:rsidRPr="003C02FF" w:rsidRDefault="004D28C1" w:rsidP="004D28C1">
            <w:pPr>
              <w:rPr>
                <w:ins w:id="3627" w:author="James Vu" w:date="2024-04-19T00:01:00Z"/>
                <w:color w:val="0D0D0D"/>
                <w:rPrChange w:id="3628" w:author="James Vu" w:date="2024-04-19T00:19:00Z">
                  <w:rPr>
                    <w:ins w:id="3629" w:author="James Vu" w:date="2024-04-19T00:01:00Z"/>
                    <w:color w:val="0D0D0D"/>
                    <w:sz w:val="28"/>
                    <w:szCs w:val="28"/>
                  </w:rPr>
                </w:rPrChange>
              </w:rPr>
            </w:pPr>
            <w:ins w:id="3630" w:author="James Vu" w:date="2024-04-19T00:01:00Z">
              <w:r w:rsidRPr="003C02FF">
                <w:rPr>
                  <w:color w:val="0D0D0D"/>
                  <w:rPrChange w:id="3631" w:author="James Vu" w:date="2024-04-19T00:19:00Z">
                    <w:rPr>
                      <w:color w:val="0D0D0D"/>
                      <w:sz w:val="28"/>
                      <w:szCs w:val="28"/>
                    </w:rPr>
                  </w:rPrChange>
                </w:rPr>
                <w:t>Cập nhật thông tin pháp lý mới nhất cho người dùng.</w:t>
              </w:r>
            </w:ins>
          </w:p>
        </w:tc>
      </w:tr>
      <w:tr w:rsidR="003C02FF" w:rsidRPr="003C02FF" w14:paraId="0C9917E7" w14:textId="77777777" w:rsidTr="003C02FF">
        <w:trPr>
          <w:trHeight w:val="360"/>
          <w:ins w:id="3632" w:author="James Vu" w:date="2024-04-19T00:01:00Z"/>
          <w:trPrChange w:id="3633" w:author="James Vu" w:date="2024-04-19T00:20:00Z">
            <w:trPr>
              <w:trHeight w:val="360"/>
            </w:trPr>
          </w:trPrChange>
        </w:trPr>
        <w:tc>
          <w:tcPr>
            <w:tcW w:w="704" w:type="dxa"/>
            <w:shd w:val="clear" w:color="auto" w:fill="auto"/>
            <w:noWrap/>
            <w:vAlign w:val="center"/>
            <w:hideMark/>
            <w:tcPrChange w:id="3634" w:author="James Vu" w:date="2024-04-19T00:20:00Z">
              <w:tcPr>
                <w:tcW w:w="704" w:type="dxa"/>
                <w:shd w:val="clear" w:color="auto" w:fill="auto"/>
                <w:noWrap/>
                <w:vAlign w:val="center"/>
                <w:hideMark/>
              </w:tcPr>
            </w:tcPrChange>
          </w:tcPr>
          <w:p w14:paraId="46F0FBC1" w14:textId="77777777" w:rsidR="004D28C1" w:rsidRPr="003C02FF" w:rsidRDefault="004D28C1" w:rsidP="004D28C1">
            <w:pPr>
              <w:jc w:val="center"/>
              <w:rPr>
                <w:ins w:id="3635" w:author="James Vu" w:date="2024-04-19T00:01:00Z"/>
                <w:b/>
                <w:bCs/>
                <w:color w:val="000000"/>
                <w:rPrChange w:id="3636" w:author="James Vu" w:date="2024-04-19T00:19:00Z">
                  <w:rPr>
                    <w:ins w:id="3637" w:author="James Vu" w:date="2024-04-19T00:01:00Z"/>
                    <w:b/>
                    <w:bCs/>
                    <w:color w:val="000000"/>
                    <w:sz w:val="28"/>
                    <w:szCs w:val="28"/>
                  </w:rPr>
                </w:rPrChange>
              </w:rPr>
            </w:pPr>
            <w:ins w:id="3638" w:author="James Vu" w:date="2024-04-19T00:01:00Z">
              <w:r w:rsidRPr="003C02FF">
                <w:rPr>
                  <w:b/>
                  <w:bCs/>
                  <w:color w:val="000000"/>
                  <w:rPrChange w:id="3639" w:author="James Vu" w:date="2024-04-19T00:19:00Z">
                    <w:rPr>
                      <w:b/>
                      <w:bCs/>
                      <w:color w:val="000000"/>
                      <w:sz w:val="28"/>
                      <w:szCs w:val="28"/>
                    </w:rPr>
                  </w:rPrChange>
                </w:rPr>
                <w:t> </w:t>
              </w:r>
            </w:ins>
          </w:p>
        </w:tc>
        <w:tc>
          <w:tcPr>
            <w:tcW w:w="8358" w:type="dxa"/>
            <w:shd w:val="clear" w:color="auto" w:fill="auto"/>
            <w:noWrap/>
            <w:vAlign w:val="center"/>
            <w:hideMark/>
            <w:tcPrChange w:id="3640" w:author="James Vu" w:date="2024-04-19T00:20:00Z">
              <w:tcPr>
                <w:tcW w:w="8358" w:type="dxa"/>
                <w:shd w:val="clear" w:color="auto" w:fill="auto"/>
                <w:noWrap/>
                <w:vAlign w:val="center"/>
                <w:hideMark/>
              </w:tcPr>
            </w:tcPrChange>
          </w:tcPr>
          <w:p w14:paraId="25F6EAC4" w14:textId="77777777" w:rsidR="004D28C1" w:rsidRPr="003C02FF" w:rsidRDefault="004D28C1" w:rsidP="004D28C1">
            <w:pPr>
              <w:rPr>
                <w:ins w:id="3641" w:author="James Vu" w:date="2024-04-19T00:01:00Z"/>
                <w:color w:val="0D0D0D"/>
                <w:rPrChange w:id="3642" w:author="James Vu" w:date="2024-04-19T00:19:00Z">
                  <w:rPr>
                    <w:ins w:id="3643" w:author="James Vu" w:date="2024-04-19T00:01:00Z"/>
                    <w:color w:val="0D0D0D"/>
                    <w:sz w:val="28"/>
                    <w:szCs w:val="28"/>
                  </w:rPr>
                </w:rPrChange>
              </w:rPr>
            </w:pPr>
            <w:ins w:id="3644" w:author="James Vu" w:date="2024-04-19T00:01:00Z">
              <w:r w:rsidRPr="003C02FF">
                <w:rPr>
                  <w:color w:val="0D0D0D"/>
                  <w:rPrChange w:id="3645" w:author="James Vu" w:date="2024-04-19T00:19:00Z">
                    <w:rPr>
                      <w:color w:val="0D0D0D"/>
                      <w:sz w:val="28"/>
                      <w:szCs w:val="28"/>
                    </w:rPr>
                  </w:rPrChange>
                </w:rPr>
                <w:t>Hỗ trợ người dùng hiểu và áp dụng các văn bản pháp lý.</w:t>
              </w:r>
            </w:ins>
          </w:p>
        </w:tc>
      </w:tr>
      <w:tr w:rsidR="003C02FF" w:rsidRPr="003C02FF" w14:paraId="6E8E0BB7" w14:textId="77777777" w:rsidTr="003C02FF">
        <w:trPr>
          <w:trHeight w:val="360"/>
          <w:ins w:id="3646" w:author="James Vu" w:date="2024-04-19T00:01:00Z"/>
          <w:trPrChange w:id="3647" w:author="James Vu" w:date="2024-04-19T00:20:00Z">
            <w:trPr>
              <w:trHeight w:val="360"/>
            </w:trPr>
          </w:trPrChange>
        </w:trPr>
        <w:tc>
          <w:tcPr>
            <w:tcW w:w="704" w:type="dxa"/>
            <w:shd w:val="clear" w:color="auto" w:fill="auto"/>
            <w:noWrap/>
            <w:vAlign w:val="center"/>
            <w:hideMark/>
            <w:tcPrChange w:id="3648" w:author="James Vu" w:date="2024-04-19T00:20:00Z">
              <w:tcPr>
                <w:tcW w:w="704" w:type="dxa"/>
                <w:shd w:val="clear" w:color="auto" w:fill="auto"/>
                <w:noWrap/>
                <w:vAlign w:val="center"/>
                <w:hideMark/>
              </w:tcPr>
            </w:tcPrChange>
          </w:tcPr>
          <w:p w14:paraId="6836C352" w14:textId="77777777" w:rsidR="004D28C1" w:rsidRPr="003C02FF" w:rsidRDefault="004D28C1" w:rsidP="004D28C1">
            <w:pPr>
              <w:jc w:val="center"/>
              <w:rPr>
                <w:ins w:id="3649" w:author="James Vu" w:date="2024-04-19T00:01:00Z"/>
                <w:b/>
                <w:bCs/>
                <w:color w:val="000000"/>
                <w:rPrChange w:id="3650" w:author="James Vu" w:date="2024-04-19T00:19:00Z">
                  <w:rPr>
                    <w:ins w:id="3651" w:author="James Vu" w:date="2024-04-19T00:01:00Z"/>
                    <w:b/>
                    <w:bCs/>
                    <w:color w:val="000000"/>
                    <w:sz w:val="28"/>
                    <w:szCs w:val="28"/>
                  </w:rPr>
                </w:rPrChange>
              </w:rPr>
            </w:pPr>
            <w:ins w:id="3652" w:author="James Vu" w:date="2024-04-19T00:01:00Z">
              <w:r w:rsidRPr="003C02FF">
                <w:rPr>
                  <w:b/>
                  <w:bCs/>
                  <w:color w:val="000000"/>
                  <w:rPrChange w:id="3653" w:author="James Vu" w:date="2024-04-19T00:19:00Z">
                    <w:rPr>
                      <w:b/>
                      <w:bCs/>
                      <w:color w:val="000000"/>
                      <w:sz w:val="28"/>
                      <w:szCs w:val="28"/>
                    </w:rPr>
                  </w:rPrChange>
                </w:rPr>
                <w:t>15</w:t>
              </w:r>
            </w:ins>
          </w:p>
        </w:tc>
        <w:tc>
          <w:tcPr>
            <w:tcW w:w="8358" w:type="dxa"/>
            <w:shd w:val="clear" w:color="auto" w:fill="auto"/>
            <w:noWrap/>
            <w:vAlign w:val="center"/>
            <w:hideMark/>
            <w:tcPrChange w:id="3654" w:author="James Vu" w:date="2024-04-19T00:20:00Z">
              <w:tcPr>
                <w:tcW w:w="8358" w:type="dxa"/>
                <w:shd w:val="clear" w:color="auto" w:fill="auto"/>
                <w:noWrap/>
                <w:vAlign w:val="center"/>
                <w:hideMark/>
              </w:tcPr>
            </w:tcPrChange>
          </w:tcPr>
          <w:p w14:paraId="17F008CB" w14:textId="77777777" w:rsidR="004D28C1" w:rsidRPr="003C02FF" w:rsidRDefault="004D28C1" w:rsidP="004D28C1">
            <w:pPr>
              <w:rPr>
                <w:ins w:id="3655" w:author="James Vu" w:date="2024-04-19T00:01:00Z"/>
                <w:b/>
                <w:bCs/>
                <w:color w:val="0D0D0D"/>
                <w:rPrChange w:id="3656" w:author="James Vu" w:date="2024-04-19T00:19:00Z">
                  <w:rPr>
                    <w:ins w:id="3657" w:author="James Vu" w:date="2024-04-19T00:01:00Z"/>
                    <w:b/>
                    <w:bCs/>
                    <w:color w:val="0D0D0D"/>
                    <w:sz w:val="28"/>
                    <w:szCs w:val="28"/>
                  </w:rPr>
                </w:rPrChange>
              </w:rPr>
            </w:pPr>
            <w:ins w:id="3658" w:author="James Vu" w:date="2024-04-19T00:01:00Z">
              <w:r w:rsidRPr="003C02FF">
                <w:rPr>
                  <w:b/>
                  <w:bCs/>
                  <w:color w:val="0D0D0D"/>
                  <w:rPrChange w:id="3659" w:author="James Vu" w:date="2024-04-19T00:19:00Z">
                    <w:rPr>
                      <w:b/>
                      <w:bCs/>
                      <w:color w:val="0D0D0D"/>
                      <w:sz w:val="28"/>
                      <w:szCs w:val="28"/>
                    </w:rPr>
                  </w:rPrChange>
                </w:rPr>
                <w:t>Cộng Đồng và Truyền thông</w:t>
              </w:r>
            </w:ins>
          </w:p>
        </w:tc>
      </w:tr>
      <w:tr w:rsidR="003C02FF" w:rsidRPr="003C02FF" w14:paraId="5A75B3E1" w14:textId="77777777" w:rsidTr="003C02FF">
        <w:trPr>
          <w:trHeight w:val="360"/>
          <w:ins w:id="3660" w:author="James Vu" w:date="2024-04-19T00:01:00Z"/>
          <w:trPrChange w:id="3661" w:author="James Vu" w:date="2024-04-19T00:20:00Z">
            <w:trPr>
              <w:trHeight w:val="360"/>
            </w:trPr>
          </w:trPrChange>
        </w:trPr>
        <w:tc>
          <w:tcPr>
            <w:tcW w:w="704" w:type="dxa"/>
            <w:shd w:val="clear" w:color="auto" w:fill="auto"/>
            <w:noWrap/>
            <w:vAlign w:val="center"/>
            <w:hideMark/>
            <w:tcPrChange w:id="3662" w:author="James Vu" w:date="2024-04-19T00:20:00Z">
              <w:tcPr>
                <w:tcW w:w="704" w:type="dxa"/>
                <w:shd w:val="clear" w:color="auto" w:fill="auto"/>
                <w:noWrap/>
                <w:vAlign w:val="center"/>
                <w:hideMark/>
              </w:tcPr>
            </w:tcPrChange>
          </w:tcPr>
          <w:p w14:paraId="5A645F9E" w14:textId="77777777" w:rsidR="004D28C1" w:rsidRPr="003C02FF" w:rsidRDefault="004D28C1" w:rsidP="004D28C1">
            <w:pPr>
              <w:jc w:val="center"/>
              <w:rPr>
                <w:ins w:id="3663" w:author="James Vu" w:date="2024-04-19T00:01:00Z"/>
                <w:b/>
                <w:bCs/>
                <w:color w:val="000000"/>
                <w:rPrChange w:id="3664" w:author="James Vu" w:date="2024-04-19T00:19:00Z">
                  <w:rPr>
                    <w:ins w:id="3665" w:author="James Vu" w:date="2024-04-19T00:01:00Z"/>
                    <w:b/>
                    <w:bCs/>
                    <w:color w:val="000000"/>
                    <w:sz w:val="28"/>
                    <w:szCs w:val="28"/>
                  </w:rPr>
                </w:rPrChange>
              </w:rPr>
            </w:pPr>
            <w:ins w:id="3666" w:author="James Vu" w:date="2024-04-19T00:01:00Z">
              <w:r w:rsidRPr="003C02FF">
                <w:rPr>
                  <w:b/>
                  <w:bCs/>
                  <w:color w:val="000000"/>
                  <w:rPrChange w:id="3667" w:author="James Vu" w:date="2024-04-19T00:19:00Z">
                    <w:rPr>
                      <w:b/>
                      <w:bCs/>
                      <w:color w:val="000000"/>
                      <w:sz w:val="28"/>
                      <w:szCs w:val="28"/>
                    </w:rPr>
                  </w:rPrChange>
                </w:rPr>
                <w:t> </w:t>
              </w:r>
            </w:ins>
          </w:p>
        </w:tc>
        <w:tc>
          <w:tcPr>
            <w:tcW w:w="8358" w:type="dxa"/>
            <w:shd w:val="clear" w:color="auto" w:fill="auto"/>
            <w:noWrap/>
            <w:vAlign w:val="center"/>
            <w:hideMark/>
            <w:tcPrChange w:id="3668" w:author="James Vu" w:date="2024-04-19T00:20:00Z">
              <w:tcPr>
                <w:tcW w:w="8358" w:type="dxa"/>
                <w:shd w:val="clear" w:color="auto" w:fill="auto"/>
                <w:noWrap/>
                <w:vAlign w:val="center"/>
                <w:hideMark/>
              </w:tcPr>
            </w:tcPrChange>
          </w:tcPr>
          <w:p w14:paraId="57B51F11" w14:textId="77777777" w:rsidR="004D28C1" w:rsidRPr="003C02FF" w:rsidRDefault="004D28C1" w:rsidP="004D28C1">
            <w:pPr>
              <w:rPr>
                <w:ins w:id="3669" w:author="James Vu" w:date="2024-04-19T00:01:00Z"/>
                <w:color w:val="0D0D0D"/>
                <w:rPrChange w:id="3670" w:author="James Vu" w:date="2024-04-19T00:19:00Z">
                  <w:rPr>
                    <w:ins w:id="3671" w:author="James Vu" w:date="2024-04-19T00:01:00Z"/>
                    <w:color w:val="0D0D0D"/>
                    <w:sz w:val="28"/>
                    <w:szCs w:val="28"/>
                  </w:rPr>
                </w:rPrChange>
              </w:rPr>
            </w:pPr>
            <w:ins w:id="3672" w:author="James Vu" w:date="2024-04-19T00:01:00Z">
              <w:r w:rsidRPr="003C02FF">
                <w:rPr>
                  <w:color w:val="0D0D0D"/>
                  <w:rPrChange w:id="3673" w:author="James Vu" w:date="2024-04-19T00:19:00Z">
                    <w:rPr>
                      <w:color w:val="0D0D0D"/>
                      <w:sz w:val="28"/>
                      <w:szCs w:val="28"/>
                    </w:rPr>
                  </w:rPrChange>
                </w:rPr>
                <w:t>Tạo cộng đồng trực tuyến cho người dân và doanh nghiệp trong ngành nông nghiệp.</w:t>
              </w:r>
            </w:ins>
          </w:p>
        </w:tc>
      </w:tr>
      <w:tr w:rsidR="003C02FF" w:rsidRPr="003C02FF" w14:paraId="630A1614" w14:textId="77777777" w:rsidTr="003C02FF">
        <w:trPr>
          <w:trHeight w:val="360"/>
          <w:ins w:id="3674" w:author="James Vu" w:date="2024-04-19T00:01:00Z"/>
          <w:trPrChange w:id="3675" w:author="James Vu" w:date="2024-04-19T00:20:00Z">
            <w:trPr>
              <w:trHeight w:val="360"/>
            </w:trPr>
          </w:trPrChange>
        </w:trPr>
        <w:tc>
          <w:tcPr>
            <w:tcW w:w="704" w:type="dxa"/>
            <w:shd w:val="clear" w:color="auto" w:fill="auto"/>
            <w:noWrap/>
            <w:vAlign w:val="center"/>
            <w:hideMark/>
            <w:tcPrChange w:id="3676" w:author="James Vu" w:date="2024-04-19T00:20:00Z">
              <w:tcPr>
                <w:tcW w:w="704" w:type="dxa"/>
                <w:shd w:val="clear" w:color="auto" w:fill="auto"/>
                <w:noWrap/>
                <w:vAlign w:val="center"/>
                <w:hideMark/>
              </w:tcPr>
            </w:tcPrChange>
          </w:tcPr>
          <w:p w14:paraId="70829D5F" w14:textId="77777777" w:rsidR="004D28C1" w:rsidRPr="003C02FF" w:rsidRDefault="004D28C1" w:rsidP="004D28C1">
            <w:pPr>
              <w:jc w:val="center"/>
              <w:rPr>
                <w:ins w:id="3677" w:author="James Vu" w:date="2024-04-19T00:01:00Z"/>
                <w:b/>
                <w:bCs/>
                <w:color w:val="000000"/>
                <w:rPrChange w:id="3678" w:author="James Vu" w:date="2024-04-19T00:19:00Z">
                  <w:rPr>
                    <w:ins w:id="3679" w:author="James Vu" w:date="2024-04-19T00:01:00Z"/>
                    <w:b/>
                    <w:bCs/>
                    <w:color w:val="000000"/>
                    <w:sz w:val="28"/>
                    <w:szCs w:val="28"/>
                  </w:rPr>
                </w:rPrChange>
              </w:rPr>
            </w:pPr>
            <w:ins w:id="3680" w:author="James Vu" w:date="2024-04-19T00:01:00Z">
              <w:r w:rsidRPr="003C02FF">
                <w:rPr>
                  <w:b/>
                  <w:bCs/>
                  <w:color w:val="000000"/>
                  <w:rPrChange w:id="3681" w:author="James Vu" w:date="2024-04-19T00:19:00Z">
                    <w:rPr>
                      <w:b/>
                      <w:bCs/>
                      <w:color w:val="000000"/>
                      <w:sz w:val="28"/>
                      <w:szCs w:val="28"/>
                    </w:rPr>
                  </w:rPrChange>
                </w:rPr>
                <w:t> </w:t>
              </w:r>
            </w:ins>
          </w:p>
        </w:tc>
        <w:tc>
          <w:tcPr>
            <w:tcW w:w="8358" w:type="dxa"/>
            <w:shd w:val="clear" w:color="auto" w:fill="auto"/>
            <w:noWrap/>
            <w:vAlign w:val="center"/>
            <w:hideMark/>
            <w:tcPrChange w:id="3682" w:author="James Vu" w:date="2024-04-19T00:20:00Z">
              <w:tcPr>
                <w:tcW w:w="8358" w:type="dxa"/>
                <w:shd w:val="clear" w:color="auto" w:fill="auto"/>
                <w:noWrap/>
                <w:vAlign w:val="center"/>
                <w:hideMark/>
              </w:tcPr>
            </w:tcPrChange>
          </w:tcPr>
          <w:p w14:paraId="5DDC2F29" w14:textId="77777777" w:rsidR="004D28C1" w:rsidRPr="003C02FF" w:rsidRDefault="004D28C1" w:rsidP="004D28C1">
            <w:pPr>
              <w:rPr>
                <w:ins w:id="3683" w:author="James Vu" w:date="2024-04-19T00:01:00Z"/>
                <w:color w:val="0D0D0D"/>
                <w:rPrChange w:id="3684" w:author="James Vu" w:date="2024-04-19T00:19:00Z">
                  <w:rPr>
                    <w:ins w:id="3685" w:author="James Vu" w:date="2024-04-19T00:01:00Z"/>
                    <w:color w:val="0D0D0D"/>
                    <w:sz w:val="28"/>
                    <w:szCs w:val="28"/>
                  </w:rPr>
                </w:rPrChange>
              </w:rPr>
            </w:pPr>
            <w:ins w:id="3686" w:author="James Vu" w:date="2024-04-19T00:01:00Z">
              <w:r w:rsidRPr="003C02FF">
                <w:rPr>
                  <w:color w:val="0D0D0D"/>
                  <w:rPrChange w:id="3687" w:author="James Vu" w:date="2024-04-19T00:19:00Z">
                    <w:rPr>
                      <w:color w:val="0D0D0D"/>
                      <w:sz w:val="28"/>
                      <w:szCs w:val="28"/>
                    </w:rPr>
                  </w:rPrChange>
                </w:rPr>
                <w:t>Chức năng chia sẻ và bình luận về các mẹo nông nghiệp, sáng kiến mới.</w:t>
              </w:r>
            </w:ins>
          </w:p>
        </w:tc>
      </w:tr>
      <w:tr w:rsidR="003C02FF" w:rsidRPr="003C02FF" w14:paraId="5078A008" w14:textId="77777777" w:rsidTr="003C02FF">
        <w:trPr>
          <w:trHeight w:val="360"/>
          <w:ins w:id="3688" w:author="James Vu" w:date="2024-04-19T00:01:00Z"/>
          <w:trPrChange w:id="3689" w:author="James Vu" w:date="2024-04-19T00:20:00Z">
            <w:trPr>
              <w:trHeight w:val="360"/>
            </w:trPr>
          </w:trPrChange>
        </w:trPr>
        <w:tc>
          <w:tcPr>
            <w:tcW w:w="704" w:type="dxa"/>
            <w:shd w:val="clear" w:color="auto" w:fill="auto"/>
            <w:noWrap/>
            <w:vAlign w:val="center"/>
            <w:hideMark/>
            <w:tcPrChange w:id="3690" w:author="James Vu" w:date="2024-04-19T00:20:00Z">
              <w:tcPr>
                <w:tcW w:w="704" w:type="dxa"/>
                <w:shd w:val="clear" w:color="auto" w:fill="auto"/>
                <w:noWrap/>
                <w:vAlign w:val="center"/>
                <w:hideMark/>
              </w:tcPr>
            </w:tcPrChange>
          </w:tcPr>
          <w:p w14:paraId="14FDE379" w14:textId="77777777" w:rsidR="004D28C1" w:rsidRPr="003C02FF" w:rsidRDefault="004D28C1" w:rsidP="004D28C1">
            <w:pPr>
              <w:jc w:val="center"/>
              <w:rPr>
                <w:ins w:id="3691" w:author="James Vu" w:date="2024-04-19T00:01:00Z"/>
                <w:b/>
                <w:bCs/>
                <w:color w:val="000000"/>
                <w:rPrChange w:id="3692" w:author="James Vu" w:date="2024-04-19T00:19:00Z">
                  <w:rPr>
                    <w:ins w:id="3693" w:author="James Vu" w:date="2024-04-19T00:01:00Z"/>
                    <w:b/>
                    <w:bCs/>
                    <w:color w:val="000000"/>
                    <w:sz w:val="28"/>
                    <w:szCs w:val="28"/>
                  </w:rPr>
                </w:rPrChange>
              </w:rPr>
            </w:pPr>
            <w:ins w:id="3694" w:author="James Vu" w:date="2024-04-19T00:01:00Z">
              <w:r w:rsidRPr="003C02FF">
                <w:rPr>
                  <w:b/>
                  <w:bCs/>
                  <w:color w:val="000000"/>
                  <w:rPrChange w:id="3695" w:author="James Vu" w:date="2024-04-19T00:19:00Z">
                    <w:rPr>
                      <w:b/>
                      <w:bCs/>
                      <w:color w:val="000000"/>
                      <w:sz w:val="28"/>
                      <w:szCs w:val="28"/>
                    </w:rPr>
                  </w:rPrChange>
                </w:rPr>
                <w:t> </w:t>
              </w:r>
            </w:ins>
          </w:p>
        </w:tc>
        <w:tc>
          <w:tcPr>
            <w:tcW w:w="8358" w:type="dxa"/>
            <w:shd w:val="clear" w:color="auto" w:fill="auto"/>
            <w:noWrap/>
            <w:vAlign w:val="center"/>
            <w:hideMark/>
            <w:tcPrChange w:id="3696" w:author="James Vu" w:date="2024-04-19T00:20:00Z">
              <w:tcPr>
                <w:tcW w:w="8358" w:type="dxa"/>
                <w:shd w:val="clear" w:color="auto" w:fill="auto"/>
                <w:noWrap/>
                <w:vAlign w:val="center"/>
                <w:hideMark/>
              </w:tcPr>
            </w:tcPrChange>
          </w:tcPr>
          <w:p w14:paraId="6B0C4324" w14:textId="77777777" w:rsidR="004D28C1" w:rsidRPr="003C02FF" w:rsidRDefault="004D28C1" w:rsidP="004D28C1">
            <w:pPr>
              <w:rPr>
                <w:ins w:id="3697" w:author="James Vu" w:date="2024-04-19T00:01:00Z"/>
                <w:color w:val="0D0D0D"/>
                <w:rPrChange w:id="3698" w:author="James Vu" w:date="2024-04-19T00:19:00Z">
                  <w:rPr>
                    <w:ins w:id="3699" w:author="James Vu" w:date="2024-04-19T00:01:00Z"/>
                    <w:color w:val="0D0D0D"/>
                    <w:sz w:val="28"/>
                    <w:szCs w:val="28"/>
                  </w:rPr>
                </w:rPrChange>
              </w:rPr>
            </w:pPr>
            <w:ins w:id="3700" w:author="James Vu" w:date="2024-04-19T00:01:00Z">
              <w:r w:rsidRPr="003C02FF">
                <w:rPr>
                  <w:color w:val="0D0D0D"/>
                  <w:rPrChange w:id="3701" w:author="James Vu" w:date="2024-04-19T00:19:00Z">
                    <w:rPr>
                      <w:color w:val="0D0D0D"/>
                      <w:sz w:val="28"/>
                      <w:szCs w:val="28"/>
                    </w:rPr>
                  </w:rPrChange>
                </w:rPr>
                <w:t>Khả năng kết nối và tạo mạng lưới giữa các nhà sản xuất, chuyên gia và người tiêu dùng.</w:t>
              </w:r>
            </w:ins>
          </w:p>
        </w:tc>
      </w:tr>
      <w:tr w:rsidR="003C02FF" w:rsidRPr="003C02FF" w14:paraId="6F970C90" w14:textId="77777777" w:rsidTr="003C02FF">
        <w:trPr>
          <w:trHeight w:val="360"/>
          <w:ins w:id="3702" w:author="James Vu" w:date="2024-04-19T00:01:00Z"/>
          <w:trPrChange w:id="3703" w:author="James Vu" w:date="2024-04-19T00:20:00Z">
            <w:trPr>
              <w:trHeight w:val="360"/>
            </w:trPr>
          </w:trPrChange>
        </w:trPr>
        <w:tc>
          <w:tcPr>
            <w:tcW w:w="704" w:type="dxa"/>
            <w:shd w:val="clear" w:color="auto" w:fill="auto"/>
            <w:noWrap/>
            <w:vAlign w:val="center"/>
            <w:hideMark/>
            <w:tcPrChange w:id="3704" w:author="James Vu" w:date="2024-04-19T00:20:00Z">
              <w:tcPr>
                <w:tcW w:w="704" w:type="dxa"/>
                <w:shd w:val="clear" w:color="auto" w:fill="auto"/>
                <w:noWrap/>
                <w:vAlign w:val="center"/>
                <w:hideMark/>
              </w:tcPr>
            </w:tcPrChange>
          </w:tcPr>
          <w:p w14:paraId="3EA03896" w14:textId="77777777" w:rsidR="004D28C1" w:rsidRPr="003C02FF" w:rsidRDefault="004D28C1" w:rsidP="004D28C1">
            <w:pPr>
              <w:jc w:val="center"/>
              <w:rPr>
                <w:ins w:id="3705" w:author="James Vu" w:date="2024-04-19T00:01:00Z"/>
                <w:b/>
                <w:bCs/>
                <w:color w:val="000000"/>
                <w:rPrChange w:id="3706" w:author="James Vu" w:date="2024-04-19T00:19:00Z">
                  <w:rPr>
                    <w:ins w:id="3707" w:author="James Vu" w:date="2024-04-19T00:01:00Z"/>
                    <w:b/>
                    <w:bCs/>
                    <w:color w:val="000000"/>
                    <w:sz w:val="28"/>
                    <w:szCs w:val="28"/>
                  </w:rPr>
                </w:rPrChange>
              </w:rPr>
            </w:pPr>
            <w:ins w:id="3708" w:author="James Vu" w:date="2024-04-19T00:01:00Z">
              <w:r w:rsidRPr="003C02FF">
                <w:rPr>
                  <w:b/>
                  <w:bCs/>
                  <w:color w:val="000000"/>
                  <w:rPrChange w:id="3709" w:author="James Vu" w:date="2024-04-19T00:19:00Z">
                    <w:rPr>
                      <w:b/>
                      <w:bCs/>
                      <w:color w:val="000000"/>
                      <w:sz w:val="28"/>
                      <w:szCs w:val="28"/>
                    </w:rPr>
                  </w:rPrChange>
                </w:rPr>
                <w:t> </w:t>
              </w:r>
            </w:ins>
          </w:p>
        </w:tc>
        <w:tc>
          <w:tcPr>
            <w:tcW w:w="8358" w:type="dxa"/>
            <w:shd w:val="clear" w:color="auto" w:fill="auto"/>
            <w:noWrap/>
            <w:vAlign w:val="center"/>
            <w:hideMark/>
            <w:tcPrChange w:id="3710" w:author="James Vu" w:date="2024-04-19T00:20:00Z">
              <w:tcPr>
                <w:tcW w:w="8358" w:type="dxa"/>
                <w:shd w:val="clear" w:color="auto" w:fill="auto"/>
                <w:noWrap/>
                <w:vAlign w:val="center"/>
                <w:hideMark/>
              </w:tcPr>
            </w:tcPrChange>
          </w:tcPr>
          <w:p w14:paraId="23A798A1" w14:textId="77777777" w:rsidR="004D28C1" w:rsidRPr="003C02FF" w:rsidRDefault="004D28C1" w:rsidP="004D28C1">
            <w:pPr>
              <w:rPr>
                <w:ins w:id="3711" w:author="James Vu" w:date="2024-04-19T00:01:00Z"/>
                <w:color w:val="0D0D0D"/>
                <w:rPrChange w:id="3712" w:author="James Vu" w:date="2024-04-19T00:19:00Z">
                  <w:rPr>
                    <w:ins w:id="3713" w:author="James Vu" w:date="2024-04-19T00:01:00Z"/>
                    <w:color w:val="0D0D0D"/>
                    <w:sz w:val="28"/>
                    <w:szCs w:val="28"/>
                  </w:rPr>
                </w:rPrChange>
              </w:rPr>
            </w:pPr>
            <w:ins w:id="3714" w:author="James Vu" w:date="2024-04-19T00:01:00Z">
              <w:r w:rsidRPr="003C02FF">
                <w:rPr>
                  <w:color w:val="0D0D0D"/>
                  <w:rPrChange w:id="3715" w:author="James Vu" w:date="2024-04-19T00:19:00Z">
                    <w:rPr>
                      <w:color w:val="0D0D0D"/>
                      <w:sz w:val="28"/>
                      <w:szCs w:val="28"/>
                    </w:rPr>
                  </w:rPrChange>
                </w:rPr>
                <w:t>Tích hợp với các nền tảng mạng xã hội khác để mở rộng tầm ảnh hưởng.</w:t>
              </w:r>
            </w:ins>
          </w:p>
        </w:tc>
      </w:tr>
      <w:tr w:rsidR="003C02FF" w:rsidRPr="003C02FF" w14:paraId="1070F10D" w14:textId="77777777" w:rsidTr="003C02FF">
        <w:trPr>
          <w:trHeight w:val="360"/>
          <w:ins w:id="3716" w:author="James Vu" w:date="2024-04-19T00:01:00Z"/>
          <w:trPrChange w:id="3717" w:author="James Vu" w:date="2024-04-19T00:20:00Z">
            <w:trPr>
              <w:trHeight w:val="360"/>
            </w:trPr>
          </w:trPrChange>
        </w:trPr>
        <w:tc>
          <w:tcPr>
            <w:tcW w:w="704" w:type="dxa"/>
            <w:shd w:val="clear" w:color="auto" w:fill="auto"/>
            <w:noWrap/>
            <w:vAlign w:val="center"/>
            <w:hideMark/>
            <w:tcPrChange w:id="3718" w:author="James Vu" w:date="2024-04-19T00:20:00Z">
              <w:tcPr>
                <w:tcW w:w="704" w:type="dxa"/>
                <w:shd w:val="clear" w:color="auto" w:fill="auto"/>
                <w:noWrap/>
                <w:vAlign w:val="center"/>
                <w:hideMark/>
              </w:tcPr>
            </w:tcPrChange>
          </w:tcPr>
          <w:p w14:paraId="10C9D35F" w14:textId="77777777" w:rsidR="004D28C1" w:rsidRPr="003C02FF" w:rsidRDefault="004D28C1" w:rsidP="004D28C1">
            <w:pPr>
              <w:jc w:val="center"/>
              <w:rPr>
                <w:ins w:id="3719" w:author="James Vu" w:date="2024-04-19T00:01:00Z"/>
                <w:b/>
                <w:bCs/>
                <w:color w:val="000000"/>
                <w:rPrChange w:id="3720" w:author="James Vu" w:date="2024-04-19T00:19:00Z">
                  <w:rPr>
                    <w:ins w:id="3721" w:author="James Vu" w:date="2024-04-19T00:01:00Z"/>
                    <w:b/>
                    <w:bCs/>
                    <w:color w:val="000000"/>
                    <w:sz w:val="28"/>
                    <w:szCs w:val="28"/>
                  </w:rPr>
                </w:rPrChange>
              </w:rPr>
            </w:pPr>
            <w:ins w:id="3722" w:author="James Vu" w:date="2024-04-19T00:01:00Z">
              <w:r w:rsidRPr="003C02FF">
                <w:rPr>
                  <w:b/>
                  <w:bCs/>
                  <w:color w:val="000000"/>
                  <w:rPrChange w:id="3723" w:author="James Vu" w:date="2024-04-19T00:19:00Z">
                    <w:rPr>
                      <w:b/>
                      <w:bCs/>
                      <w:color w:val="000000"/>
                      <w:sz w:val="28"/>
                      <w:szCs w:val="28"/>
                    </w:rPr>
                  </w:rPrChange>
                </w:rPr>
                <w:t> </w:t>
              </w:r>
            </w:ins>
          </w:p>
        </w:tc>
        <w:tc>
          <w:tcPr>
            <w:tcW w:w="8358" w:type="dxa"/>
            <w:shd w:val="clear" w:color="auto" w:fill="auto"/>
            <w:noWrap/>
            <w:vAlign w:val="center"/>
            <w:hideMark/>
            <w:tcPrChange w:id="3724" w:author="James Vu" w:date="2024-04-19T00:20:00Z">
              <w:tcPr>
                <w:tcW w:w="8358" w:type="dxa"/>
                <w:shd w:val="clear" w:color="auto" w:fill="auto"/>
                <w:noWrap/>
                <w:vAlign w:val="center"/>
                <w:hideMark/>
              </w:tcPr>
            </w:tcPrChange>
          </w:tcPr>
          <w:p w14:paraId="29BE9BEF" w14:textId="77777777" w:rsidR="004D28C1" w:rsidRPr="003C02FF" w:rsidRDefault="004D28C1" w:rsidP="004D28C1">
            <w:pPr>
              <w:rPr>
                <w:ins w:id="3725" w:author="James Vu" w:date="2024-04-19T00:01:00Z"/>
                <w:color w:val="0D0D0D"/>
                <w:rPrChange w:id="3726" w:author="James Vu" w:date="2024-04-19T00:19:00Z">
                  <w:rPr>
                    <w:ins w:id="3727" w:author="James Vu" w:date="2024-04-19T00:01:00Z"/>
                    <w:color w:val="0D0D0D"/>
                    <w:sz w:val="28"/>
                    <w:szCs w:val="28"/>
                  </w:rPr>
                </w:rPrChange>
              </w:rPr>
            </w:pPr>
            <w:ins w:id="3728" w:author="James Vu" w:date="2024-04-19T00:01:00Z">
              <w:r w:rsidRPr="003C02FF">
                <w:rPr>
                  <w:color w:val="0D0D0D"/>
                  <w:rPrChange w:id="3729" w:author="James Vu" w:date="2024-04-19T00:19:00Z">
                    <w:rPr>
                      <w:color w:val="0D0D0D"/>
                      <w:sz w:val="28"/>
                      <w:szCs w:val="28"/>
                    </w:rPr>
                  </w:rPrChange>
                </w:rPr>
                <w:t>Cung cấp nền tảng cho các chiến dịch nông nghiệp cộng đồng.</w:t>
              </w:r>
            </w:ins>
          </w:p>
        </w:tc>
      </w:tr>
      <w:tr w:rsidR="003C02FF" w:rsidRPr="003C02FF" w14:paraId="2F44E49B" w14:textId="77777777" w:rsidTr="003C02FF">
        <w:trPr>
          <w:trHeight w:val="360"/>
          <w:ins w:id="3730" w:author="James Vu" w:date="2024-04-19T00:01:00Z"/>
          <w:trPrChange w:id="3731" w:author="James Vu" w:date="2024-04-19T00:20:00Z">
            <w:trPr>
              <w:trHeight w:val="360"/>
            </w:trPr>
          </w:trPrChange>
        </w:trPr>
        <w:tc>
          <w:tcPr>
            <w:tcW w:w="704" w:type="dxa"/>
            <w:shd w:val="clear" w:color="auto" w:fill="auto"/>
            <w:noWrap/>
            <w:vAlign w:val="center"/>
            <w:hideMark/>
            <w:tcPrChange w:id="3732" w:author="James Vu" w:date="2024-04-19T00:20:00Z">
              <w:tcPr>
                <w:tcW w:w="704" w:type="dxa"/>
                <w:shd w:val="clear" w:color="auto" w:fill="auto"/>
                <w:noWrap/>
                <w:vAlign w:val="center"/>
                <w:hideMark/>
              </w:tcPr>
            </w:tcPrChange>
          </w:tcPr>
          <w:p w14:paraId="57DC2F4D" w14:textId="77777777" w:rsidR="004D28C1" w:rsidRPr="003C02FF" w:rsidRDefault="004D28C1" w:rsidP="004D28C1">
            <w:pPr>
              <w:jc w:val="center"/>
              <w:rPr>
                <w:ins w:id="3733" w:author="James Vu" w:date="2024-04-19T00:01:00Z"/>
                <w:b/>
                <w:bCs/>
                <w:color w:val="000000"/>
                <w:rPrChange w:id="3734" w:author="James Vu" w:date="2024-04-19T00:19:00Z">
                  <w:rPr>
                    <w:ins w:id="3735" w:author="James Vu" w:date="2024-04-19T00:01:00Z"/>
                    <w:b/>
                    <w:bCs/>
                    <w:color w:val="000000"/>
                    <w:sz w:val="28"/>
                    <w:szCs w:val="28"/>
                  </w:rPr>
                </w:rPrChange>
              </w:rPr>
            </w:pPr>
            <w:ins w:id="3736" w:author="James Vu" w:date="2024-04-19T00:01:00Z">
              <w:r w:rsidRPr="003C02FF">
                <w:rPr>
                  <w:b/>
                  <w:bCs/>
                  <w:color w:val="000000"/>
                  <w:rPrChange w:id="3737" w:author="James Vu" w:date="2024-04-19T00:19:00Z">
                    <w:rPr>
                      <w:b/>
                      <w:bCs/>
                      <w:color w:val="000000"/>
                      <w:sz w:val="28"/>
                      <w:szCs w:val="28"/>
                    </w:rPr>
                  </w:rPrChange>
                </w:rPr>
                <w:t>16</w:t>
              </w:r>
            </w:ins>
          </w:p>
        </w:tc>
        <w:tc>
          <w:tcPr>
            <w:tcW w:w="8358" w:type="dxa"/>
            <w:shd w:val="clear" w:color="auto" w:fill="auto"/>
            <w:noWrap/>
            <w:vAlign w:val="center"/>
            <w:hideMark/>
            <w:tcPrChange w:id="3738" w:author="James Vu" w:date="2024-04-19T00:20:00Z">
              <w:tcPr>
                <w:tcW w:w="8358" w:type="dxa"/>
                <w:shd w:val="clear" w:color="auto" w:fill="auto"/>
                <w:noWrap/>
                <w:vAlign w:val="center"/>
                <w:hideMark/>
              </w:tcPr>
            </w:tcPrChange>
          </w:tcPr>
          <w:p w14:paraId="350F83ED" w14:textId="77777777" w:rsidR="004D28C1" w:rsidRPr="003C02FF" w:rsidRDefault="004D28C1" w:rsidP="004D28C1">
            <w:pPr>
              <w:rPr>
                <w:ins w:id="3739" w:author="James Vu" w:date="2024-04-19T00:01:00Z"/>
                <w:b/>
                <w:bCs/>
                <w:color w:val="0D0D0D"/>
                <w:rPrChange w:id="3740" w:author="James Vu" w:date="2024-04-19T00:19:00Z">
                  <w:rPr>
                    <w:ins w:id="3741" w:author="James Vu" w:date="2024-04-19T00:01:00Z"/>
                    <w:b/>
                    <w:bCs/>
                    <w:color w:val="0D0D0D"/>
                    <w:sz w:val="28"/>
                    <w:szCs w:val="28"/>
                  </w:rPr>
                </w:rPrChange>
              </w:rPr>
            </w:pPr>
            <w:ins w:id="3742" w:author="James Vu" w:date="2024-04-19T00:01:00Z">
              <w:r w:rsidRPr="003C02FF">
                <w:rPr>
                  <w:b/>
                  <w:bCs/>
                  <w:color w:val="0D0D0D"/>
                  <w:rPrChange w:id="3743" w:author="James Vu" w:date="2024-04-19T00:19:00Z">
                    <w:rPr>
                      <w:b/>
                      <w:bCs/>
                      <w:color w:val="0D0D0D"/>
                      <w:sz w:val="28"/>
                      <w:szCs w:val="28"/>
                    </w:rPr>
                  </w:rPrChange>
                </w:rPr>
                <w:t>Quản lý Sự Kiện và Hội Thảo</w:t>
              </w:r>
            </w:ins>
          </w:p>
        </w:tc>
      </w:tr>
      <w:tr w:rsidR="003C02FF" w:rsidRPr="003C02FF" w14:paraId="74B53815" w14:textId="77777777" w:rsidTr="003C02FF">
        <w:trPr>
          <w:trHeight w:val="360"/>
          <w:ins w:id="3744" w:author="James Vu" w:date="2024-04-19T00:01:00Z"/>
          <w:trPrChange w:id="3745" w:author="James Vu" w:date="2024-04-19T00:20:00Z">
            <w:trPr>
              <w:trHeight w:val="360"/>
            </w:trPr>
          </w:trPrChange>
        </w:trPr>
        <w:tc>
          <w:tcPr>
            <w:tcW w:w="704" w:type="dxa"/>
            <w:shd w:val="clear" w:color="auto" w:fill="auto"/>
            <w:noWrap/>
            <w:vAlign w:val="center"/>
            <w:hideMark/>
            <w:tcPrChange w:id="3746" w:author="James Vu" w:date="2024-04-19T00:20:00Z">
              <w:tcPr>
                <w:tcW w:w="704" w:type="dxa"/>
                <w:shd w:val="clear" w:color="auto" w:fill="auto"/>
                <w:noWrap/>
                <w:vAlign w:val="center"/>
                <w:hideMark/>
              </w:tcPr>
            </w:tcPrChange>
          </w:tcPr>
          <w:p w14:paraId="0102C90E" w14:textId="77777777" w:rsidR="004D28C1" w:rsidRPr="003C02FF" w:rsidRDefault="004D28C1" w:rsidP="004D28C1">
            <w:pPr>
              <w:jc w:val="center"/>
              <w:rPr>
                <w:ins w:id="3747" w:author="James Vu" w:date="2024-04-19T00:01:00Z"/>
                <w:b/>
                <w:bCs/>
                <w:color w:val="000000"/>
                <w:rPrChange w:id="3748" w:author="James Vu" w:date="2024-04-19T00:19:00Z">
                  <w:rPr>
                    <w:ins w:id="3749" w:author="James Vu" w:date="2024-04-19T00:01:00Z"/>
                    <w:b/>
                    <w:bCs/>
                    <w:color w:val="000000"/>
                    <w:sz w:val="28"/>
                    <w:szCs w:val="28"/>
                  </w:rPr>
                </w:rPrChange>
              </w:rPr>
            </w:pPr>
            <w:ins w:id="3750" w:author="James Vu" w:date="2024-04-19T00:01:00Z">
              <w:r w:rsidRPr="003C02FF">
                <w:rPr>
                  <w:b/>
                  <w:bCs/>
                  <w:color w:val="000000"/>
                  <w:rPrChange w:id="3751" w:author="James Vu" w:date="2024-04-19T00:19:00Z">
                    <w:rPr>
                      <w:b/>
                      <w:bCs/>
                      <w:color w:val="000000"/>
                      <w:sz w:val="28"/>
                      <w:szCs w:val="28"/>
                    </w:rPr>
                  </w:rPrChange>
                </w:rPr>
                <w:t> </w:t>
              </w:r>
            </w:ins>
          </w:p>
        </w:tc>
        <w:tc>
          <w:tcPr>
            <w:tcW w:w="8358" w:type="dxa"/>
            <w:shd w:val="clear" w:color="auto" w:fill="auto"/>
            <w:noWrap/>
            <w:vAlign w:val="center"/>
            <w:hideMark/>
            <w:tcPrChange w:id="3752" w:author="James Vu" w:date="2024-04-19T00:20:00Z">
              <w:tcPr>
                <w:tcW w:w="8358" w:type="dxa"/>
                <w:shd w:val="clear" w:color="auto" w:fill="auto"/>
                <w:noWrap/>
                <w:vAlign w:val="center"/>
                <w:hideMark/>
              </w:tcPr>
            </w:tcPrChange>
          </w:tcPr>
          <w:p w14:paraId="62E7E125" w14:textId="77777777" w:rsidR="004D28C1" w:rsidRPr="003C02FF" w:rsidRDefault="004D28C1" w:rsidP="004D28C1">
            <w:pPr>
              <w:rPr>
                <w:ins w:id="3753" w:author="James Vu" w:date="2024-04-19T00:01:00Z"/>
                <w:color w:val="0D0D0D"/>
                <w:rPrChange w:id="3754" w:author="James Vu" w:date="2024-04-19T00:19:00Z">
                  <w:rPr>
                    <w:ins w:id="3755" w:author="James Vu" w:date="2024-04-19T00:01:00Z"/>
                    <w:color w:val="0D0D0D"/>
                    <w:sz w:val="28"/>
                    <w:szCs w:val="28"/>
                  </w:rPr>
                </w:rPrChange>
              </w:rPr>
            </w:pPr>
            <w:ins w:id="3756" w:author="James Vu" w:date="2024-04-19T00:01:00Z">
              <w:r w:rsidRPr="003C02FF">
                <w:rPr>
                  <w:color w:val="0D0D0D"/>
                  <w:rPrChange w:id="3757" w:author="James Vu" w:date="2024-04-19T00:19:00Z">
                    <w:rPr>
                      <w:color w:val="0D0D0D"/>
                      <w:sz w:val="28"/>
                      <w:szCs w:val="28"/>
                    </w:rPr>
                  </w:rPrChange>
                </w:rPr>
                <w:t>Lập lịch và quản lý các sự kiện, hội thảo về nông nghiệp.</w:t>
              </w:r>
            </w:ins>
          </w:p>
        </w:tc>
      </w:tr>
      <w:tr w:rsidR="003C02FF" w:rsidRPr="003C02FF" w14:paraId="69AB9B48" w14:textId="77777777" w:rsidTr="003C02FF">
        <w:trPr>
          <w:trHeight w:val="360"/>
          <w:ins w:id="3758" w:author="James Vu" w:date="2024-04-19T00:01:00Z"/>
          <w:trPrChange w:id="3759" w:author="James Vu" w:date="2024-04-19T00:20:00Z">
            <w:trPr>
              <w:trHeight w:val="360"/>
            </w:trPr>
          </w:trPrChange>
        </w:trPr>
        <w:tc>
          <w:tcPr>
            <w:tcW w:w="704" w:type="dxa"/>
            <w:shd w:val="clear" w:color="auto" w:fill="auto"/>
            <w:noWrap/>
            <w:vAlign w:val="center"/>
            <w:hideMark/>
            <w:tcPrChange w:id="3760" w:author="James Vu" w:date="2024-04-19T00:20:00Z">
              <w:tcPr>
                <w:tcW w:w="704" w:type="dxa"/>
                <w:shd w:val="clear" w:color="auto" w:fill="auto"/>
                <w:noWrap/>
                <w:vAlign w:val="center"/>
                <w:hideMark/>
              </w:tcPr>
            </w:tcPrChange>
          </w:tcPr>
          <w:p w14:paraId="67357BA8" w14:textId="77777777" w:rsidR="004D28C1" w:rsidRPr="003C02FF" w:rsidRDefault="004D28C1" w:rsidP="004D28C1">
            <w:pPr>
              <w:jc w:val="center"/>
              <w:rPr>
                <w:ins w:id="3761" w:author="James Vu" w:date="2024-04-19T00:01:00Z"/>
                <w:b/>
                <w:bCs/>
                <w:color w:val="000000"/>
                <w:rPrChange w:id="3762" w:author="James Vu" w:date="2024-04-19T00:19:00Z">
                  <w:rPr>
                    <w:ins w:id="3763" w:author="James Vu" w:date="2024-04-19T00:01:00Z"/>
                    <w:b/>
                    <w:bCs/>
                    <w:color w:val="000000"/>
                    <w:sz w:val="28"/>
                    <w:szCs w:val="28"/>
                  </w:rPr>
                </w:rPrChange>
              </w:rPr>
            </w:pPr>
            <w:ins w:id="3764" w:author="James Vu" w:date="2024-04-19T00:01:00Z">
              <w:r w:rsidRPr="003C02FF">
                <w:rPr>
                  <w:b/>
                  <w:bCs/>
                  <w:color w:val="000000"/>
                  <w:rPrChange w:id="3765" w:author="James Vu" w:date="2024-04-19T00:19:00Z">
                    <w:rPr>
                      <w:b/>
                      <w:bCs/>
                      <w:color w:val="000000"/>
                      <w:sz w:val="28"/>
                      <w:szCs w:val="28"/>
                    </w:rPr>
                  </w:rPrChange>
                </w:rPr>
                <w:t> </w:t>
              </w:r>
            </w:ins>
          </w:p>
        </w:tc>
        <w:tc>
          <w:tcPr>
            <w:tcW w:w="8358" w:type="dxa"/>
            <w:shd w:val="clear" w:color="auto" w:fill="auto"/>
            <w:noWrap/>
            <w:vAlign w:val="center"/>
            <w:hideMark/>
            <w:tcPrChange w:id="3766" w:author="James Vu" w:date="2024-04-19T00:20:00Z">
              <w:tcPr>
                <w:tcW w:w="8358" w:type="dxa"/>
                <w:shd w:val="clear" w:color="auto" w:fill="auto"/>
                <w:noWrap/>
                <w:vAlign w:val="center"/>
                <w:hideMark/>
              </w:tcPr>
            </w:tcPrChange>
          </w:tcPr>
          <w:p w14:paraId="09D5C9CE" w14:textId="77777777" w:rsidR="004D28C1" w:rsidRPr="003C02FF" w:rsidRDefault="004D28C1" w:rsidP="004D28C1">
            <w:pPr>
              <w:rPr>
                <w:ins w:id="3767" w:author="James Vu" w:date="2024-04-19T00:01:00Z"/>
                <w:color w:val="0D0D0D"/>
                <w:rPrChange w:id="3768" w:author="James Vu" w:date="2024-04-19T00:19:00Z">
                  <w:rPr>
                    <w:ins w:id="3769" w:author="James Vu" w:date="2024-04-19T00:01:00Z"/>
                    <w:color w:val="0D0D0D"/>
                    <w:sz w:val="28"/>
                    <w:szCs w:val="28"/>
                  </w:rPr>
                </w:rPrChange>
              </w:rPr>
            </w:pPr>
            <w:ins w:id="3770" w:author="James Vu" w:date="2024-04-19T00:01:00Z">
              <w:r w:rsidRPr="003C02FF">
                <w:rPr>
                  <w:color w:val="0D0D0D"/>
                  <w:rPrChange w:id="3771" w:author="James Vu" w:date="2024-04-19T00:19:00Z">
                    <w:rPr>
                      <w:color w:val="0D0D0D"/>
                      <w:sz w:val="28"/>
                      <w:szCs w:val="28"/>
                    </w:rPr>
                  </w:rPrChange>
                </w:rPr>
                <w:t>Đăng ký và quản lý người tham dự.</w:t>
              </w:r>
            </w:ins>
          </w:p>
        </w:tc>
      </w:tr>
      <w:tr w:rsidR="003C02FF" w:rsidRPr="003C02FF" w14:paraId="1A7A4AE9" w14:textId="77777777" w:rsidTr="003C02FF">
        <w:trPr>
          <w:trHeight w:val="360"/>
          <w:ins w:id="3772" w:author="James Vu" w:date="2024-04-19T00:01:00Z"/>
          <w:trPrChange w:id="3773" w:author="James Vu" w:date="2024-04-19T00:20:00Z">
            <w:trPr>
              <w:trHeight w:val="360"/>
            </w:trPr>
          </w:trPrChange>
        </w:trPr>
        <w:tc>
          <w:tcPr>
            <w:tcW w:w="704" w:type="dxa"/>
            <w:shd w:val="clear" w:color="auto" w:fill="auto"/>
            <w:noWrap/>
            <w:vAlign w:val="center"/>
            <w:hideMark/>
            <w:tcPrChange w:id="3774" w:author="James Vu" w:date="2024-04-19T00:20:00Z">
              <w:tcPr>
                <w:tcW w:w="704" w:type="dxa"/>
                <w:shd w:val="clear" w:color="auto" w:fill="auto"/>
                <w:noWrap/>
                <w:vAlign w:val="center"/>
                <w:hideMark/>
              </w:tcPr>
            </w:tcPrChange>
          </w:tcPr>
          <w:p w14:paraId="777102E1" w14:textId="77777777" w:rsidR="004D28C1" w:rsidRPr="003C02FF" w:rsidRDefault="004D28C1" w:rsidP="004D28C1">
            <w:pPr>
              <w:jc w:val="center"/>
              <w:rPr>
                <w:ins w:id="3775" w:author="James Vu" w:date="2024-04-19T00:01:00Z"/>
                <w:b/>
                <w:bCs/>
                <w:color w:val="000000"/>
                <w:rPrChange w:id="3776" w:author="James Vu" w:date="2024-04-19T00:19:00Z">
                  <w:rPr>
                    <w:ins w:id="3777" w:author="James Vu" w:date="2024-04-19T00:01:00Z"/>
                    <w:b/>
                    <w:bCs/>
                    <w:color w:val="000000"/>
                    <w:sz w:val="28"/>
                    <w:szCs w:val="28"/>
                  </w:rPr>
                </w:rPrChange>
              </w:rPr>
            </w:pPr>
            <w:ins w:id="3778" w:author="James Vu" w:date="2024-04-19T00:01:00Z">
              <w:r w:rsidRPr="003C02FF">
                <w:rPr>
                  <w:b/>
                  <w:bCs/>
                  <w:color w:val="000000"/>
                  <w:rPrChange w:id="3779" w:author="James Vu" w:date="2024-04-19T00:19:00Z">
                    <w:rPr>
                      <w:b/>
                      <w:bCs/>
                      <w:color w:val="000000"/>
                      <w:sz w:val="28"/>
                      <w:szCs w:val="28"/>
                    </w:rPr>
                  </w:rPrChange>
                </w:rPr>
                <w:t> </w:t>
              </w:r>
            </w:ins>
          </w:p>
        </w:tc>
        <w:tc>
          <w:tcPr>
            <w:tcW w:w="8358" w:type="dxa"/>
            <w:shd w:val="clear" w:color="auto" w:fill="auto"/>
            <w:noWrap/>
            <w:vAlign w:val="center"/>
            <w:hideMark/>
            <w:tcPrChange w:id="3780" w:author="James Vu" w:date="2024-04-19T00:20:00Z">
              <w:tcPr>
                <w:tcW w:w="8358" w:type="dxa"/>
                <w:shd w:val="clear" w:color="auto" w:fill="auto"/>
                <w:noWrap/>
                <w:vAlign w:val="center"/>
                <w:hideMark/>
              </w:tcPr>
            </w:tcPrChange>
          </w:tcPr>
          <w:p w14:paraId="458856E4" w14:textId="77777777" w:rsidR="004D28C1" w:rsidRPr="003C02FF" w:rsidRDefault="004D28C1" w:rsidP="004D28C1">
            <w:pPr>
              <w:rPr>
                <w:ins w:id="3781" w:author="James Vu" w:date="2024-04-19T00:01:00Z"/>
                <w:color w:val="0D0D0D"/>
                <w:rPrChange w:id="3782" w:author="James Vu" w:date="2024-04-19T00:19:00Z">
                  <w:rPr>
                    <w:ins w:id="3783" w:author="James Vu" w:date="2024-04-19T00:01:00Z"/>
                    <w:color w:val="0D0D0D"/>
                    <w:sz w:val="28"/>
                    <w:szCs w:val="28"/>
                  </w:rPr>
                </w:rPrChange>
              </w:rPr>
            </w:pPr>
            <w:ins w:id="3784" w:author="James Vu" w:date="2024-04-19T00:01:00Z">
              <w:r w:rsidRPr="003C02FF">
                <w:rPr>
                  <w:color w:val="0D0D0D"/>
                  <w:rPrChange w:id="3785" w:author="James Vu" w:date="2024-04-19T00:19:00Z">
                    <w:rPr>
                      <w:color w:val="0D0D0D"/>
                      <w:sz w:val="28"/>
                      <w:szCs w:val="28"/>
                    </w:rPr>
                  </w:rPrChange>
                </w:rPr>
                <w:t>Cung cấp thông tin và tài liệu cho các sự kiện.</w:t>
              </w:r>
            </w:ins>
          </w:p>
        </w:tc>
      </w:tr>
      <w:tr w:rsidR="003C02FF" w:rsidRPr="003C02FF" w14:paraId="4061973F" w14:textId="77777777" w:rsidTr="003C02FF">
        <w:trPr>
          <w:trHeight w:val="360"/>
          <w:ins w:id="3786" w:author="James Vu" w:date="2024-04-19T00:01:00Z"/>
          <w:trPrChange w:id="3787" w:author="James Vu" w:date="2024-04-19T00:20:00Z">
            <w:trPr>
              <w:trHeight w:val="360"/>
            </w:trPr>
          </w:trPrChange>
        </w:trPr>
        <w:tc>
          <w:tcPr>
            <w:tcW w:w="704" w:type="dxa"/>
            <w:shd w:val="clear" w:color="auto" w:fill="auto"/>
            <w:noWrap/>
            <w:vAlign w:val="center"/>
            <w:hideMark/>
            <w:tcPrChange w:id="3788" w:author="James Vu" w:date="2024-04-19T00:20:00Z">
              <w:tcPr>
                <w:tcW w:w="704" w:type="dxa"/>
                <w:shd w:val="clear" w:color="auto" w:fill="auto"/>
                <w:noWrap/>
                <w:vAlign w:val="center"/>
                <w:hideMark/>
              </w:tcPr>
            </w:tcPrChange>
          </w:tcPr>
          <w:p w14:paraId="60989D91" w14:textId="77777777" w:rsidR="004D28C1" w:rsidRPr="003C02FF" w:rsidRDefault="004D28C1" w:rsidP="004D28C1">
            <w:pPr>
              <w:jc w:val="center"/>
              <w:rPr>
                <w:ins w:id="3789" w:author="James Vu" w:date="2024-04-19T00:01:00Z"/>
                <w:b/>
                <w:bCs/>
                <w:color w:val="000000"/>
                <w:rPrChange w:id="3790" w:author="James Vu" w:date="2024-04-19T00:19:00Z">
                  <w:rPr>
                    <w:ins w:id="3791" w:author="James Vu" w:date="2024-04-19T00:01:00Z"/>
                    <w:b/>
                    <w:bCs/>
                    <w:color w:val="000000"/>
                    <w:sz w:val="28"/>
                    <w:szCs w:val="28"/>
                  </w:rPr>
                </w:rPrChange>
              </w:rPr>
            </w:pPr>
            <w:ins w:id="3792" w:author="James Vu" w:date="2024-04-19T00:01:00Z">
              <w:r w:rsidRPr="003C02FF">
                <w:rPr>
                  <w:b/>
                  <w:bCs/>
                  <w:color w:val="000000"/>
                  <w:rPrChange w:id="3793" w:author="James Vu" w:date="2024-04-19T00:19:00Z">
                    <w:rPr>
                      <w:b/>
                      <w:bCs/>
                      <w:color w:val="000000"/>
                      <w:sz w:val="28"/>
                      <w:szCs w:val="28"/>
                    </w:rPr>
                  </w:rPrChange>
                </w:rPr>
                <w:t> </w:t>
              </w:r>
            </w:ins>
          </w:p>
        </w:tc>
        <w:tc>
          <w:tcPr>
            <w:tcW w:w="8358" w:type="dxa"/>
            <w:shd w:val="clear" w:color="auto" w:fill="auto"/>
            <w:noWrap/>
            <w:vAlign w:val="center"/>
            <w:hideMark/>
            <w:tcPrChange w:id="3794" w:author="James Vu" w:date="2024-04-19T00:20:00Z">
              <w:tcPr>
                <w:tcW w:w="8358" w:type="dxa"/>
                <w:shd w:val="clear" w:color="auto" w:fill="auto"/>
                <w:noWrap/>
                <w:vAlign w:val="center"/>
                <w:hideMark/>
              </w:tcPr>
            </w:tcPrChange>
          </w:tcPr>
          <w:p w14:paraId="59E1A41B" w14:textId="77777777" w:rsidR="004D28C1" w:rsidRPr="003C02FF" w:rsidRDefault="004D28C1" w:rsidP="004D28C1">
            <w:pPr>
              <w:rPr>
                <w:ins w:id="3795" w:author="James Vu" w:date="2024-04-19T00:01:00Z"/>
                <w:color w:val="0D0D0D"/>
                <w:rPrChange w:id="3796" w:author="James Vu" w:date="2024-04-19T00:19:00Z">
                  <w:rPr>
                    <w:ins w:id="3797" w:author="James Vu" w:date="2024-04-19T00:01:00Z"/>
                    <w:color w:val="0D0D0D"/>
                    <w:sz w:val="28"/>
                    <w:szCs w:val="28"/>
                  </w:rPr>
                </w:rPrChange>
              </w:rPr>
            </w:pPr>
            <w:ins w:id="3798" w:author="James Vu" w:date="2024-04-19T00:01:00Z">
              <w:r w:rsidRPr="003C02FF">
                <w:rPr>
                  <w:color w:val="0D0D0D"/>
                  <w:rPrChange w:id="3799" w:author="James Vu" w:date="2024-04-19T00:19:00Z">
                    <w:rPr>
                      <w:color w:val="0D0D0D"/>
                      <w:sz w:val="28"/>
                      <w:szCs w:val="28"/>
                    </w:rPr>
                  </w:rPrChange>
                </w:rPr>
                <w:t>Tích hợp hệ thống bán vé và đăng ký trực tuyến.</w:t>
              </w:r>
            </w:ins>
          </w:p>
        </w:tc>
      </w:tr>
      <w:tr w:rsidR="003C02FF" w:rsidRPr="003C02FF" w14:paraId="61B00BEF" w14:textId="77777777" w:rsidTr="003C02FF">
        <w:trPr>
          <w:trHeight w:val="360"/>
          <w:ins w:id="3800" w:author="James Vu" w:date="2024-04-19T00:01:00Z"/>
          <w:trPrChange w:id="3801" w:author="James Vu" w:date="2024-04-19T00:20:00Z">
            <w:trPr>
              <w:trHeight w:val="360"/>
            </w:trPr>
          </w:trPrChange>
        </w:trPr>
        <w:tc>
          <w:tcPr>
            <w:tcW w:w="704" w:type="dxa"/>
            <w:shd w:val="clear" w:color="auto" w:fill="auto"/>
            <w:noWrap/>
            <w:vAlign w:val="center"/>
            <w:hideMark/>
            <w:tcPrChange w:id="3802" w:author="James Vu" w:date="2024-04-19T00:20:00Z">
              <w:tcPr>
                <w:tcW w:w="704" w:type="dxa"/>
                <w:shd w:val="clear" w:color="auto" w:fill="auto"/>
                <w:noWrap/>
                <w:vAlign w:val="center"/>
                <w:hideMark/>
              </w:tcPr>
            </w:tcPrChange>
          </w:tcPr>
          <w:p w14:paraId="7AF413E4" w14:textId="77777777" w:rsidR="004D28C1" w:rsidRPr="003C02FF" w:rsidRDefault="004D28C1" w:rsidP="004D28C1">
            <w:pPr>
              <w:jc w:val="center"/>
              <w:rPr>
                <w:ins w:id="3803" w:author="James Vu" w:date="2024-04-19T00:01:00Z"/>
                <w:b/>
                <w:bCs/>
                <w:color w:val="000000"/>
                <w:rPrChange w:id="3804" w:author="James Vu" w:date="2024-04-19T00:19:00Z">
                  <w:rPr>
                    <w:ins w:id="3805" w:author="James Vu" w:date="2024-04-19T00:01:00Z"/>
                    <w:b/>
                    <w:bCs/>
                    <w:color w:val="000000"/>
                    <w:sz w:val="28"/>
                    <w:szCs w:val="28"/>
                  </w:rPr>
                </w:rPrChange>
              </w:rPr>
            </w:pPr>
            <w:ins w:id="3806" w:author="James Vu" w:date="2024-04-19T00:01:00Z">
              <w:r w:rsidRPr="003C02FF">
                <w:rPr>
                  <w:b/>
                  <w:bCs/>
                  <w:color w:val="000000"/>
                  <w:rPrChange w:id="3807" w:author="James Vu" w:date="2024-04-19T00:19:00Z">
                    <w:rPr>
                      <w:b/>
                      <w:bCs/>
                      <w:color w:val="000000"/>
                      <w:sz w:val="28"/>
                      <w:szCs w:val="28"/>
                    </w:rPr>
                  </w:rPrChange>
                </w:rPr>
                <w:t> </w:t>
              </w:r>
            </w:ins>
          </w:p>
        </w:tc>
        <w:tc>
          <w:tcPr>
            <w:tcW w:w="8358" w:type="dxa"/>
            <w:shd w:val="clear" w:color="auto" w:fill="auto"/>
            <w:noWrap/>
            <w:vAlign w:val="center"/>
            <w:hideMark/>
            <w:tcPrChange w:id="3808" w:author="James Vu" w:date="2024-04-19T00:20:00Z">
              <w:tcPr>
                <w:tcW w:w="8358" w:type="dxa"/>
                <w:shd w:val="clear" w:color="auto" w:fill="auto"/>
                <w:noWrap/>
                <w:vAlign w:val="center"/>
                <w:hideMark/>
              </w:tcPr>
            </w:tcPrChange>
          </w:tcPr>
          <w:p w14:paraId="00AC0107" w14:textId="77777777" w:rsidR="004D28C1" w:rsidRPr="003C02FF" w:rsidRDefault="004D28C1" w:rsidP="004D28C1">
            <w:pPr>
              <w:rPr>
                <w:ins w:id="3809" w:author="James Vu" w:date="2024-04-19T00:01:00Z"/>
                <w:color w:val="0D0D0D"/>
                <w:rPrChange w:id="3810" w:author="James Vu" w:date="2024-04-19T00:19:00Z">
                  <w:rPr>
                    <w:ins w:id="3811" w:author="James Vu" w:date="2024-04-19T00:01:00Z"/>
                    <w:color w:val="0D0D0D"/>
                    <w:sz w:val="28"/>
                    <w:szCs w:val="28"/>
                  </w:rPr>
                </w:rPrChange>
              </w:rPr>
            </w:pPr>
            <w:ins w:id="3812" w:author="James Vu" w:date="2024-04-19T00:01:00Z">
              <w:r w:rsidRPr="003C02FF">
                <w:rPr>
                  <w:color w:val="0D0D0D"/>
                  <w:rPrChange w:id="3813" w:author="James Vu" w:date="2024-04-19T00:19:00Z">
                    <w:rPr>
                      <w:color w:val="0D0D0D"/>
                      <w:sz w:val="28"/>
                      <w:szCs w:val="28"/>
                    </w:rPr>
                  </w:rPrChange>
                </w:rPr>
                <w:t>Phản hồi và đánh giá sau sự kiện để cải tiến cho các sự kiện tiếp theo.</w:t>
              </w:r>
            </w:ins>
          </w:p>
        </w:tc>
      </w:tr>
      <w:tr w:rsidR="003C02FF" w:rsidRPr="003C02FF" w14:paraId="0E2912AF" w14:textId="77777777" w:rsidTr="003C02FF">
        <w:trPr>
          <w:trHeight w:val="360"/>
          <w:ins w:id="3814" w:author="James Vu" w:date="2024-04-19T00:01:00Z"/>
          <w:trPrChange w:id="3815" w:author="James Vu" w:date="2024-04-19T00:20:00Z">
            <w:trPr>
              <w:trHeight w:val="360"/>
            </w:trPr>
          </w:trPrChange>
        </w:trPr>
        <w:tc>
          <w:tcPr>
            <w:tcW w:w="704" w:type="dxa"/>
            <w:shd w:val="clear" w:color="auto" w:fill="auto"/>
            <w:noWrap/>
            <w:vAlign w:val="center"/>
            <w:hideMark/>
            <w:tcPrChange w:id="3816" w:author="James Vu" w:date="2024-04-19T00:20:00Z">
              <w:tcPr>
                <w:tcW w:w="704" w:type="dxa"/>
                <w:shd w:val="clear" w:color="auto" w:fill="auto"/>
                <w:noWrap/>
                <w:vAlign w:val="center"/>
                <w:hideMark/>
              </w:tcPr>
            </w:tcPrChange>
          </w:tcPr>
          <w:p w14:paraId="39C6B7FA" w14:textId="77777777" w:rsidR="004D28C1" w:rsidRPr="003C02FF" w:rsidRDefault="004D28C1" w:rsidP="004D28C1">
            <w:pPr>
              <w:jc w:val="center"/>
              <w:rPr>
                <w:ins w:id="3817" w:author="James Vu" w:date="2024-04-19T00:01:00Z"/>
                <w:b/>
                <w:bCs/>
                <w:color w:val="000000"/>
                <w:rPrChange w:id="3818" w:author="James Vu" w:date="2024-04-19T00:19:00Z">
                  <w:rPr>
                    <w:ins w:id="3819" w:author="James Vu" w:date="2024-04-19T00:01:00Z"/>
                    <w:b/>
                    <w:bCs/>
                    <w:color w:val="000000"/>
                    <w:sz w:val="28"/>
                    <w:szCs w:val="28"/>
                  </w:rPr>
                </w:rPrChange>
              </w:rPr>
            </w:pPr>
            <w:ins w:id="3820" w:author="James Vu" w:date="2024-04-19T00:01:00Z">
              <w:r w:rsidRPr="003C02FF">
                <w:rPr>
                  <w:b/>
                  <w:bCs/>
                  <w:color w:val="000000"/>
                  <w:rPrChange w:id="3821" w:author="James Vu" w:date="2024-04-19T00:19:00Z">
                    <w:rPr>
                      <w:b/>
                      <w:bCs/>
                      <w:color w:val="000000"/>
                      <w:sz w:val="28"/>
                      <w:szCs w:val="28"/>
                    </w:rPr>
                  </w:rPrChange>
                </w:rPr>
                <w:t>27</w:t>
              </w:r>
            </w:ins>
          </w:p>
        </w:tc>
        <w:tc>
          <w:tcPr>
            <w:tcW w:w="8358" w:type="dxa"/>
            <w:shd w:val="clear" w:color="auto" w:fill="auto"/>
            <w:noWrap/>
            <w:vAlign w:val="center"/>
            <w:hideMark/>
            <w:tcPrChange w:id="3822" w:author="James Vu" w:date="2024-04-19T00:20:00Z">
              <w:tcPr>
                <w:tcW w:w="8358" w:type="dxa"/>
                <w:shd w:val="clear" w:color="auto" w:fill="auto"/>
                <w:noWrap/>
                <w:vAlign w:val="center"/>
                <w:hideMark/>
              </w:tcPr>
            </w:tcPrChange>
          </w:tcPr>
          <w:p w14:paraId="178CC332" w14:textId="77777777" w:rsidR="004D28C1" w:rsidRPr="003C02FF" w:rsidRDefault="004D28C1" w:rsidP="004D28C1">
            <w:pPr>
              <w:rPr>
                <w:ins w:id="3823" w:author="James Vu" w:date="2024-04-19T00:01:00Z"/>
                <w:b/>
                <w:bCs/>
                <w:color w:val="0D0D0D"/>
                <w:rPrChange w:id="3824" w:author="James Vu" w:date="2024-04-19T00:19:00Z">
                  <w:rPr>
                    <w:ins w:id="3825" w:author="James Vu" w:date="2024-04-19T00:01:00Z"/>
                    <w:b/>
                    <w:bCs/>
                    <w:color w:val="0D0D0D"/>
                    <w:sz w:val="28"/>
                    <w:szCs w:val="28"/>
                  </w:rPr>
                </w:rPrChange>
              </w:rPr>
            </w:pPr>
            <w:ins w:id="3826" w:author="James Vu" w:date="2024-04-19T00:01:00Z">
              <w:r w:rsidRPr="003C02FF">
                <w:rPr>
                  <w:b/>
                  <w:bCs/>
                  <w:color w:val="0D0D0D"/>
                  <w:rPrChange w:id="3827" w:author="James Vu" w:date="2024-04-19T00:19:00Z">
                    <w:rPr>
                      <w:b/>
                      <w:bCs/>
                      <w:color w:val="0D0D0D"/>
                      <w:sz w:val="28"/>
                      <w:szCs w:val="28"/>
                    </w:rPr>
                  </w:rPrChange>
                </w:rPr>
                <w:t>Quản Lý Các Chương Trình Hỗ Trợ và Tài Chính</w:t>
              </w:r>
            </w:ins>
          </w:p>
        </w:tc>
      </w:tr>
      <w:tr w:rsidR="003C02FF" w:rsidRPr="003C02FF" w14:paraId="34D881FA" w14:textId="77777777" w:rsidTr="003C02FF">
        <w:trPr>
          <w:trHeight w:val="360"/>
          <w:ins w:id="3828" w:author="James Vu" w:date="2024-04-19T00:01:00Z"/>
          <w:trPrChange w:id="3829" w:author="James Vu" w:date="2024-04-19T00:20:00Z">
            <w:trPr>
              <w:trHeight w:val="360"/>
            </w:trPr>
          </w:trPrChange>
        </w:trPr>
        <w:tc>
          <w:tcPr>
            <w:tcW w:w="704" w:type="dxa"/>
            <w:shd w:val="clear" w:color="auto" w:fill="auto"/>
            <w:noWrap/>
            <w:vAlign w:val="center"/>
            <w:hideMark/>
            <w:tcPrChange w:id="3830" w:author="James Vu" w:date="2024-04-19T00:20:00Z">
              <w:tcPr>
                <w:tcW w:w="704" w:type="dxa"/>
                <w:shd w:val="clear" w:color="auto" w:fill="auto"/>
                <w:noWrap/>
                <w:vAlign w:val="center"/>
                <w:hideMark/>
              </w:tcPr>
            </w:tcPrChange>
          </w:tcPr>
          <w:p w14:paraId="58BE7BEB" w14:textId="77777777" w:rsidR="004D28C1" w:rsidRPr="003C02FF" w:rsidRDefault="004D28C1" w:rsidP="004D28C1">
            <w:pPr>
              <w:jc w:val="center"/>
              <w:rPr>
                <w:ins w:id="3831" w:author="James Vu" w:date="2024-04-19T00:01:00Z"/>
                <w:b/>
                <w:bCs/>
                <w:color w:val="000000"/>
                <w:rPrChange w:id="3832" w:author="James Vu" w:date="2024-04-19T00:19:00Z">
                  <w:rPr>
                    <w:ins w:id="3833" w:author="James Vu" w:date="2024-04-19T00:01:00Z"/>
                    <w:b/>
                    <w:bCs/>
                    <w:color w:val="000000"/>
                    <w:sz w:val="28"/>
                    <w:szCs w:val="28"/>
                  </w:rPr>
                </w:rPrChange>
              </w:rPr>
            </w:pPr>
            <w:ins w:id="3834" w:author="James Vu" w:date="2024-04-19T00:01:00Z">
              <w:r w:rsidRPr="003C02FF">
                <w:rPr>
                  <w:b/>
                  <w:bCs/>
                  <w:color w:val="000000"/>
                  <w:rPrChange w:id="3835" w:author="James Vu" w:date="2024-04-19T00:19:00Z">
                    <w:rPr>
                      <w:b/>
                      <w:bCs/>
                      <w:color w:val="000000"/>
                      <w:sz w:val="28"/>
                      <w:szCs w:val="28"/>
                    </w:rPr>
                  </w:rPrChange>
                </w:rPr>
                <w:t> </w:t>
              </w:r>
            </w:ins>
          </w:p>
        </w:tc>
        <w:tc>
          <w:tcPr>
            <w:tcW w:w="8358" w:type="dxa"/>
            <w:shd w:val="clear" w:color="auto" w:fill="auto"/>
            <w:noWrap/>
            <w:vAlign w:val="center"/>
            <w:hideMark/>
            <w:tcPrChange w:id="3836" w:author="James Vu" w:date="2024-04-19T00:20:00Z">
              <w:tcPr>
                <w:tcW w:w="8358" w:type="dxa"/>
                <w:shd w:val="clear" w:color="auto" w:fill="auto"/>
                <w:noWrap/>
                <w:vAlign w:val="center"/>
                <w:hideMark/>
              </w:tcPr>
            </w:tcPrChange>
          </w:tcPr>
          <w:p w14:paraId="1EA4D6FE" w14:textId="77777777" w:rsidR="004D28C1" w:rsidRPr="003C02FF" w:rsidRDefault="004D28C1" w:rsidP="004D28C1">
            <w:pPr>
              <w:rPr>
                <w:ins w:id="3837" w:author="James Vu" w:date="2024-04-19T00:01:00Z"/>
                <w:color w:val="0D0D0D"/>
                <w:rPrChange w:id="3838" w:author="James Vu" w:date="2024-04-19T00:19:00Z">
                  <w:rPr>
                    <w:ins w:id="3839" w:author="James Vu" w:date="2024-04-19T00:01:00Z"/>
                    <w:color w:val="0D0D0D"/>
                    <w:sz w:val="28"/>
                    <w:szCs w:val="28"/>
                  </w:rPr>
                </w:rPrChange>
              </w:rPr>
            </w:pPr>
            <w:ins w:id="3840" w:author="James Vu" w:date="2024-04-19T00:01:00Z">
              <w:r w:rsidRPr="003C02FF">
                <w:rPr>
                  <w:color w:val="0D0D0D"/>
                  <w:rPrChange w:id="3841" w:author="James Vu" w:date="2024-04-19T00:19:00Z">
                    <w:rPr>
                      <w:color w:val="0D0D0D"/>
                      <w:sz w:val="28"/>
                      <w:szCs w:val="28"/>
                    </w:rPr>
                  </w:rPrChange>
                </w:rPr>
                <w:t>Thông tin về các chương trình hỗ trợ tài chính cho nông nghiệp.</w:t>
              </w:r>
            </w:ins>
          </w:p>
        </w:tc>
      </w:tr>
      <w:tr w:rsidR="003C02FF" w:rsidRPr="003C02FF" w14:paraId="7EEAB4F4" w14:textId="77777777" w:rsidTr="003C02FF">
        <w:trPr>
          <w:trHeight w:val="360"/>
          <w:ins w:id="3842" w:author="James Vu" w:date="2024-04-19T00:01:00Z"/>
          <w:trPrChange w:id="3843" w:author="James Vu" w:date="2024-04-19T00:20:00Z">
            <w:trPr>
              <w:trHeight w:val="360"/>
            </w:trPr>
          </w:trPrChange>
        </w:trPr>
        <w:tc>
          <w:tcPr>
            <w:tcW w:w="704" w:type="dxa"/>
            <w:shd w:val="clear" w:color="auto" w:fill="auto"/>
            <w:noWrap/>
            <w:vAlign w:val="center"/>
            <w:hideMark/>
            <w:tcPrChange w:id="3844" w:author="James Vu" w:date="2024-04-19T00:20:00Z">
              <w:tcPr>
                <w:tcW w:w="704" w:type="dxa"/>
                <w:shd w:val="clear" w:color="auto" w:fill="auto"/>
                <w:noWrap/>
                <w:vAlign w:val="center"/>
                <w:hideMark/>
              </w:tcPr>
            </w:tcPrChange>
          </w:tcPr>
          <w:p w14:paraId="70FF1408" w14:textId="77777777" w:rsidR="004D28C1" w:rsidRPr="003C02FF" w:rsidRDefault="004D28C1" w:rsidP="004D28C1">
            <w:pPr>
              <w:jc w:val="center"/>
              <w:rPr>
                <w:ins w:id="3845" w:author="James Vu" w:date="2024-04-19T00:01:00Z"/>
                <w:b/>
                <w:bCs/>
                <w:color w:val="000000"/>
                <w:rPrChange w:id="3846" w:author="James Vu" w:date="2024-04-19T00:19:00Z">
                  <w:rPr>
                    <w:ins w:id="3847" w:author="James Vu" w:date="2024-04-19T00:01:00Z"/>
                    <w:b/>
                    <w:bCs/>
                    <w:color w:val="000000"/>
                    <w:sz w:val="28"/>
                    <w:szCs w:val="28"/>
                  </w:rPr>
                </w:rPrChange>
              </w:rPr>
            </w:pPr>
            <w:ins w:id="3848" w:author="James Vu" w:date="2024-04-19T00:01:00Z">
              <w:r w:rsidRPr="003C02FF">
                <w:rPr>
                  <w:b/>
                  <w:bCs/>
                  <w:color w:val="000000"/>
                  <w:rPrChange w:id="3849" w:author="James Vu" w:date="2024-04-19T00:19:00Z">
                    <w:rPr>
                      <w:b/>
                      <w:bCs/>
                      <w:color w:val="000000"/>
                      <w:sz w:val="28"/>
                      <w:szCs w:val="28"/>
                    </w:rPr>
                  </w:rPrChange>
                </w:rPr>
                <w:t> </w:t>
              </w:r>
            </w:ins>
          </w:p>
        </w:tc>
        <w:tc>
          <w:tcPr>
            <w:tcW w:w="8358" w:type="dxa"/>
            <w:shd w:val="clear" w:color="auto" w:fill="auto"/>
            <w:noWrap/>
            <w:vAlign w:val="center"/>
            <w:hideMark/>
            <w:tcPrChange w:id="3850" w:author="James Vu" w:date="2024-04-19T00:20:00Z">
              <w:tcPr>
                <w:tcW w:w="8358" w:type="dxa"/>
                <w:shd w:val="clear" w:color="auto" w:fill="auto"/>
                <w:noWrap/>
                <w:vAlign w:val="center"/>
                <w:hideMark/>
              </w:tcPr>
            </w:tcPrChange>
          </w:tcPr>
          <w:p w14:paraId="04B06A4D" w14:textId="77777777" w:rsidR="004D28C1" w:rsidRPr="003C02FF" w:rsidRDefault="004D28C1" w:rsidP="004D28C1">
            <w:pPr>
              <w:rPr>
                <w:ins w:id="3851" w:author="James Vu" w:date="2024-04-19T00:01:00Z"/>
                <w:color w:val="0D0D0D"/>
                <w:rPrChange w:id="3852" w:author="James Vu" w:date="2024-04-19T00:19:00Z">
                  <w:rPr>
                    <w:ins w:id="3853" w:author="James Vu" w:date="2024-04-19T00:01:00Z"/>
                    <w:color w:val="0D0D0D"/>
                    <w:sz w:val="28"/>
                    <w:szCs w:val="28"/>
                  </w:rPr>
                </w:rPrChange>
              </w:rPr>
            </w:pPr>
            <w:ins w:id="3854" w:author="James Vu" w:date="2024-04-19T00:01:00Z">
              <w:r w:rsidRPr="003C02FF">
                <w:rPr>
                  <w:color w:val="0D0D0D"/>
                  <w:rPrChange w:id="3855" w:author="James Vu" w:date="2024-04-19T00:19:00Z">
                    <w:rPr>
                      <w:color w:val="0D0D0D"/>
                      <w:sz w:val="28"/>
                      <w:szCs w:val="28"/>
                    </w:rPr>
                  </w:rPrChange>
                </w:rPr>
                <w:t>Hướng dẫn đăng ký và quy trình xét duyệt.</w:t>
              </w:r>
            </w:ins>
          </w:p>
        </w:tc>
      </w:tr>
      <w:tr w:rsidR="003C02FF" w:rsidRPr="003C02FF" w14:paraId="1861F476" w14:textId="77777777" w:rsidTr="003C02FF">
        <w:trPr>
          <w:trHeight w:val="360"/>
          <w:ins w:id="3856" w:author="James Vu" w:date="2024-04-19T00:01:00Z"/>
          <w:trPrChange w:id="3857" w:author="James Vu" w:date="2024-04-19T00:20:00Z">
            <w:trPr>
              <w:trHeight w:val="360"/>
            </w:trPr>
          </w:trPrChange>
        </w:trPr>
        <w:tc>
          <w:tcPr>
            <w:tcW w:w="704" w:type="dxa"/>
            <w:shd w:val="clear" w:color="auto" w:fill="auto"/>
            <w:noWrap/>
            <w:vAlign w:val="center"/>
            <w:hideMark/>
            <w:tcPrChange w:id="3858" w:author="James Vu" w:date="2024-04-19T00:20:00Z">
              <w:tcPr>
                <w:tcW w:w="704" w:type="dxa"/>
                <w:shd w:val="clear" w:color="auto" w:fill="auto"/>
                <w:noWrap/>
                <w:vAlign w:val="center"/>
                <w:hideMark/>
              </w:tcPr>
            </w:tcPrChange>
          </w:tcPr>
          <w:p w14:paraId="0D2D028F" w14:textId="77777777" w:rsidR="004D28C1" w:rsidRPr="003C02FF" w:rsidRDefault="004D28C1" w:rsidP="004D28C1">
            <w:pPr>
              <w:jc w:val="center"/>
              <w:rPr>
                <w:ins w:id="3859" w:author="James Vu" w:date="2024-04-19T00:01:00Z"/>
                <w:b/>
                <w:bCs/>
                <w:color w:val="000000"/>
                <w:rPrChange w:id="3860" w:author="James Vu" w:date="2024-04-19T00:19:00Z">
                  <w:rPr>
                    <w:ins w:id="3861" w:author="James Vu" w:date="2024-04-19T00:01:00Z"/>
                    <w:b/>
                    <w:bCs/>
                    <w:color w:val="000000"/>
                    <w:sz w:val="28"/>
                    <w:szCs w:val="28"/>
                  </w:rPr>
                </w:rPrChange>
              </w:rPr>
            </w:pPr>
            <w:ins w:id="3862" w:author="James Vu" w:date="2024-04-19T00:01:00Z">
              <w:r w:rsidRPr="003C02FF">
                <w:rPr>
                  <w:b/>
                  <w:bCs/>
                  <w:color w:val="000000"/>
                  <w:rPrChange w:id="3863" w:author="James Vu" w:date="2024-04-19T00:19:00Z">
                    <w:rPr>
                      <w:b/>
                      <w:bCs/>
                      <w:color w:val="000000"/>
                      <w:sz w:val="28"/>
                      <w:szCs w:val="28"/>
                    </w:rPr>
                  </w:rPrChange>
                </w:rPr>
                <w:t> </w:t>
              </w:r>
            </w:ins>
          </w:p>
        </w:tc>
        <w:tc>
          <w:tcPr>
            <w:tcW w:w="8358" w:type="dxa"/>
            <w:shd w:val="clear" w:color="auto" w:fill="auto"/>
            <w:noWrap/>
            <w:vAlign w:val="center"/>
            <w:hideMark/>
            <w:tcPrChange w:id="3864" w:author="James Vu" w:date="2024-04-19T00:20:00Z">
              <w:tcPr>
                <w:tcW w:w="8358" w:type="dxa"/>
                <w:shd w:val="clear" w:color="auto" w:fill="auto"/>
                <w:noWrap/>
                <w:vAlign w:val="center"/>
                <w:hideMark/>
              </w:tcPr>
            </w:tcPrChange>
          </w:tcPr>
          <w:p w14:paraId="12C7DC7A" w14:textId="77777777" w:rsidR="004D28C1" w:rsidRPr="003C02FF" w:rsidRDefault="004D28C1" w:rsidP="004D28C1">
            <w:pPr>
              <w:rPr>
                <w:ins w:id="3865" w:author="James Vu" w:date="2024-04-19T00:01:00Z"/>
                <w:color w:val="0D0D0D"/>
                <w:rPrChange w:id="3866" w:author="James Vu" w:date="2024-04-19T00:19:00Z">
                  <w:rPr>
                    <w:ins w:id="3867" w:author="James Vu" w:date="2024-04-19T00:01:00Z"/>
                    <w:color w:val="0D0D0D"/>
                    <w:sz w:val="28"/>
                    <w:szCs w:val="28"/>
                  </w:rPr>
                </w:rPrChange>
              </w:rPr>
            </w:pPr>
            <w:ins w:id="3868" w:author="James Vu" w:date="2024-04-19T00:01:00Z">
              <w:r w:rsidRPr="003C02FF">
                <w:rPr>
                  <w:color w:val="0D0D0D"/>
                  <w:rPrChange w:id="3869" w:author="James Vu" w:date="2024-04-19T00:19:00Z">
                    <w:rPr>
                      <w:color w:val="0D0D0D"/>
                      <w:sz w:val="28"/>
                      <w:szCs w:val="28"/>
                    </w:rPr>
                  </w:rPrChange>
                </w:rPr>
                <w:t>Cung cấp các công cụ tính toán và ước tính tài chính.</w:t>
              </w:r>
            </w:ins>
          </w:p>
        </w:tc>
      </w:tr>
      <w:tr w:rsidR="003C02FF" w:rsidRPr="003C02FF" w14:paraId="17B314DB" w14:textId="77777777" w:rsidTr="003C02FF">
        <w:trPr>
          <w:trHeight w:val="360"/>
          <w:ins w:id="3870" w:author="James Vu" w:date="2024-04-19T00:01:00Z"/>
          <w:trPrChange w:id="3871" w:author="James Vu" w:date="2024-04-19T00:20:00Z">
            <w:trPr>
              <w:trHeight w:val="360"/>
            </w:trPr>
          </w:trPrChange>
        </w:trPr>
        <w:tc>
          <w:tcPr>
            <w:tcW w:w="704" w:type="dxa"/>
            <w:shd w:val="clear" w:color="auto" w:fill="auto"/>
            <w:noWrap/>
            <w:vAlign w:val="center"/>
            <w:hideMark/>
            <w:tcPrChange w:id="3872" w:author="James Vu" w:date="2024-04-19T00:20:00Z">
              <w:tcPr>
                <w:tcW w:w="704" w:type="dxa"/>
                <w:shd w:val="clear" w:color="auto" w:fill="auto"/>
                <w:noWrap/>
                <w:vAlign w:val="center"/>
                <w:hideMark/>
              </w:tcPr>
            </w:tcPrChange>
          </w:tcPr>
          <w:p w14:paraId="00EC18EE" w14:textId="77777777" w:rsidR="004D28C1" w:rsidRPr="003C02FF" w:rsidRDefault="004D28C1" w:rsidP="004D28C1">
            <w:pPr>
              <w:jc w:val="center"/>
              <w:rPr>
                <w:ins w:id="3873" w:author="James Vu" w:date="2024-04-19T00:01:00Z"/>
                <w:b/>
                <w:bCs/>
                <w:color w:val="000000"/>
                <w:rPrChange w:id="3874" w:author="James Vu" w:date="2024-04-19T00:19:00Z">
                  <w:rPr>
                    <w:ins w:id="3875" w:author="James Vu" w:date="2024-04-19T00:01:00Z"/>
                    <w:b/>
                    <w:bCs/>
                    <w:color w:val="000000"/>
                    <w:sz w:val="28"/>
                    <w:szCs w:val="28"/>
                  </w:rPr>
                </w:rPrChange>
              </w:rPr>
            </w:pPr>
            <w:ins w:id="3876" w:author="James Vu" w:date="2024-04-19T00:01:00Z">
              <w:r w:rsidRPr="003C02FF">
                <w:rPr>
                  <w:b/>
                  <w:bCs/>
                  <w:color w:val="000000"/>
                  <w:rPrChange w:id="3877" w:author="James Vu" w:date="2024-04-19T00:19:00Z">
                    <w:rPr>
                      <w:b/>
                      <w:bCs/>
                      <w:color w:val="000000"/>
                      <w:sz w:val="28"/>
                      <w:szCs w:val="28"/>
                    </w:rPr>
                  </w:rPrChange>
                </w:rPr>
                <w:t>28</w:t>
              </w:r>
            </w:ins>
          </w:p>
        </w:tc>
        <w:tc>
          <w:tcPr>
            <w:tcW w:w="8358" w:type="dxa"/>
            <w:shd w:val="clear" w:color="auto" w:fill="auto"/>
            <w:noWrap/>
            <w:vAlign w:val="center"/>
            <w:hideMark/>
            <w:tcPrChange w:id="3878" w:author="James Vu" w:date="2024-04-19T00:20:00Z">
              <w:tcPr>
                <w:tcW w:w="8358" w:type="dxa"/>
                <w:shd w:val="clear" w:color="auto" w:fill="auto"/>
                <w:noWrap/>
                <w:vAlign w:val="center"/>
                <w:hideMark/>
              </w:tcPr>
            </w:tcPrChange>
          </w:tcPr>
          <w:p w14:paraId="7C850F90" w14:textId="77777777" w:rsidR="004D28C1" w:rsidRPr="003C02FF" w:rsidRDefault="004D28C1" w:rsidP="004D28C1">
            <w:pPr>
              <w:rPr>
                <w:ins w:id="3879" w:author="James Vu" w:date="2024-04-19T00:01:00Z"/>
                <w:b/>
                <w:bCs/>
                <w:color w:val="0D0D0D"/>
                <w:rPrChange w:id="3880" w:author="James Vu" w:date="2024-04-19T00:19:00Z">
                  <w:rPr>
                    <w:ins w:id="3881" w:author="James Vu" w:date="2024-04-19T00:01:00Z"/>
                    <w:b/>
                    <w:bCs/>
                    <w:color w:val="0D0D0D"/>
                    <w:sz w:val="28"/>
                    <w:szCs w:val="28"/>
                  </w:rPr>
                </w:rPrChange>
              </w:rPr>
            </w:pPr>
            <w:ins w:id="3882" w:author="James Vu" w:date="2024-04-19T00:01:00Z">
              <w:r w:rsidRPr="003C02FF">
                <w:rPr>
                  <w:b/>
                  <w:bCs/>
                  <w:color w:val="0D0D0D"/>
                  <w:rPrChange w:id="3883" w:author="James Vu" w:date="2024-04-19T00:19:00Z">
                    <w:rPr>
                      <w:b/>
                      <w:bCs/>
                      <w:color w:val="0D0D0D"/>
                      <w:sz w:val="28"/>
                      <w:szCs w:val="28"/>
                    </w:rPr>
                  </w:rPrChange>
                </w:rPr>
                <w:t>Sức Khỏe Cộng Đồng</w:t>
              </w:r>
            </w:ins>
          </w:p>
        </w:tc>
      </w:tr>
      <w:tr w:rsidR="003C02FF" w:rsidRPr="003C02FF" w14:paraId="3F7C8E8B" w14:textId="77777777" w:rsidTr="003C02FF">
        <w:trPr>
          <w:trHeight w:val="360"/>
          <w:ins w:id="3884" w:author="James Vu" w:date="2024-04-19T00:01:00Z"/>
          <w:trPrChange w:id="3885" w:author="James Vu" w:date="2024-04-19T00:20:00Z">
            <w:trPr>
              <w:trHeight w:val="360"/>
            </w:trPr>
          </w:trPrChange>
        </w:trPr>
        <w:tc>
          <w:tcPr>
            <w:tcW w:w="704" w:type="dxa"/>
            <w:shd w:val="clear" w:color="auto" w:fill="auto"/>
            <w:noWrap/>
            <w:vAlign w:val="center"/>
            <w:hideMark/>
            <w:tcPrChange w:id="3886" w:author="James Vu" w:date="2024-04-19T00:20:00Z">
              <w:tcPr>
                <w:tcW w:w="704" w:type="dxa"/>
                <w:shd w:val="clear" w:color="auto" w:fill="auto"/>
                <w:noWrap/>
                <w:vAlign w:val="center"/>
                <w:hideMark/>
              </w:tcPr>
            </w:tcPrChange>
          </w:tcPr>
          <w:p w14:paraId="4C33D912" w14:textId="77777777" w:rsidR="004D28C1" w:rsidRPr="003C02FF" w:rsidRDefault="004D28C1" w:rsidP="004D28C1">
            <w:pPr>
              <w:jc w:val="center"/>
              <w:rPr>
                <w:ins w:id="3887" w:author="James Vu" w:date="2024-04-19T00:01:00Z"/>
                <w:b/>
                <w:bCs/>
                <w:color w:val="000000"/>
                <w:rPrChange w:id="3888" w:author="James Vu" w:date="2024-04-19T00:19:00Z">
                  <w:rPr>
                    <w:ins w:id="3889" w:author="James Vu" w:date="2024-04-19T00:01:00Z"/>
                    <w:b/>
                    <w:bCs/>
                    <w:color w:val="000000"/>
                    <w:sz w:val="28"/>
                    <w:szCs w:val="28"/>
                  </w:rPr>
                </w:rPrChange>
              </w:rPr>
            </w:pPr>
            <w:ins w:id="3890" w:author="James Vu" w:date="2024-04-19T00:01:00Z">
              <w:r w:rsidRPr="003C02FF">
                <w:rPr>
                  <w:b/>
                  <w:bCs/>
                  <w:color w:val="000000"/>
                  <w:rPrChange w:id="3891" w:author="James Vu" w:date="2024-04-19T00:19:00Z">
                    <w:rPr>
                      <w:b/>
                      <w:bCs/>
                      <w:color w:val="000000"/>
                      <w:sz w:val="28"/>
                      <w:szCs w:val="28"/>
                    </w:rPr>
                  </w:rPrChange>
                </w:rPr>
                <w:t> </w:t>
              </w:r>
            </w:ins>
          </w:p>
        </w:tc>
        <w:tc>
          <w:tcPr>
            <w:tcW w:w="8358" w:type="dxa"/>
            <w:shd w:val="clear" w:color="auto" w:fill="auto"/>
            <w:noWrap/>
            <w:vAlign w:val="center"/>
            <w:hideMark/>
            <w:tcPrChange w:id="3892" w:author="James Vu" w:date="2024-04-19T00:20:00Z">
              <w:tcPr>
                <w:tcW w:w="8358" w:type="dxa"/>
                <w:shd w:val="clear" w:color="auto" w:fill="auto"/>
                <w:noWrap/>
                <w:vAlign w:val="center"/>
                <w:hideMark/>
              </w:tcPr>
            </w:tcPrChange>
          </w:tcPr>
          <w:p w14:paraId="7C1B5443" w14:textId="77777777" w:rsidR="004D28C1" w:rsidRPr="003C02FF" w:rsidRDefault="004D28C1" w:rsidP="004D28C1">
            <w:pPr>
              <w:rPr>
                <w:ins w:id="3893" w:author="James Vu" w:date="2024-04-19T00:01:00Z"/>
                <w:color w:val="0D0D0D"/>
                <w:rPrChange w:id="3894" w:author="James Vu" w:date="2024-04-19T00:19:00Z">
                  <w:rPr>
                    <w:ins w:id="3895" w:author="James Vu" w:date="2024-04-19T00:01:00Z"/>
                    <w:color w:val="0D0D0D"/>
                    <w:sz w:val="28"/>
                    <w:szCs w:val="28"/>
                  </w:rPr>
                </w:rPrChange>
              </w:rPr>
            </w:pPr>
            <w:ins w:id="3896" w:author="James Vu" w:date="2024-04-19T00:01:00Z">
              <w:r w:rsidRPr="003C02FF">
                <w:rPr>
                  <w:color w:val="0D0D0D"/>
                  <w:rPrChange w:id="3897" w:author="James Vu" w:date="2024-04-19T00:19:00Z">
                    <w:rPr>
                      <w:color w:val="0D0D0D"/>
                      <w:sz w:val="28"/>
                      <w:szCs w:val="28"/>
                    </w:rPr>
                  </w:rPrChange>
                </w:rPr>
                <w:t>Thông tin và hướng dẫn về an toàn thực phẩm.</w:t>
              </w:r>
            </w:ins>
          </w:p>
        </w:tc>
      </w:tr>
      <w:tr w:rsidR="003C02FF" w:rsidRPr="003C02FF" w14:paraId="51D00634" w14:textId="77777777" w:rsidTr="003C02FF">
        <w:trPr>
          <w:trHeight w:val="360"/>
          <w:ins w:id="3898" w:author="James Vu" w:date="2024-04-19T00:01:00Z"/>
          <w:trPrChange w:id="3899" w:author="James Vu" w:date="2024-04-19T00:20:00Z">
            <w:trPr>
              <w:trHeight w:val="360"/>
            </w:trPr>
          </w:trPrChange>
        </w:trPr>
        <w:tc>
          <w:tcPr>
            <w:tcW w:w="704" w:type="dxa"/>
            <w:shd w:val="clear" w:color="auto" w:fill="auto"/>
            <w:noWrap/>
            <w:vAlign w:val="center"/>
            <w:hideMark/>
            <w:tcPrChange w:id="3900" w:author="James Vu" w:date="2024-04-19T00:20:00Z">
              <w:tcPr>
                <w:tcW w:w="704" w:type="dxa"/>
                <w:shd w:val="clear" w:color="auto" w:fill="auto"/>
                <w:noWrap/>
                <w:vAlign w:val="center"/>
                <w:hideMark/>
              </w:tcPr>
            </w:tcPrChange>
          </w:tcPr>
          <w:p w14:paraId="28753C3F" w14:textId="77777777" w:rsidR="004D28C1" w:rsidRPr="003C02FF" w:rsidRDefault="004D28C1" w:rsidP="004D28C1">
            <w:pPr>
              <w:jc w:val="center"/>
              <w:rPr>
                <w:ins w:id="3901" w:author="James Vu" w:date="2024-04-19T00:01:00Z"/>
                <w:b/>
                <w:bCs/>
                <w:color w:val="000000"/>
                <w:rPrChange w:id="3902" w:author="James Vu" w:date="2024-04-19T00:19:00Z">
                  <w:rPr>
                    <w:ins w:id="3903" w:author="James Vu" w:date="2024-04-19T00:01:00Z"/>
                    <w:b/>
                    <w:bCs/>
                    <w:color w:val="000000"/>
                    <w:sz w:val="28"/>
                    <w:szCs w:val="28"/>
                  </w:rPr>
                </w:rPrChange>
              </w:rPr>
            </w:pPr>
            <w:ins w:id="3904" w:author="James Vu" w:date="2024-04-19T00:01:00Z">
              <w:r w:rsidRPr="003C02FF">
                <w:rPr>
                  <w:b/>
                  <w:bCs/>
                  <w:color w:val="000000"/>
                  <w:rPrChange w:id="3905" w:author="James Vu" w:date="2024-04-19T00:19:00Z">
                    <w:rPr>
                      <w:b/>
                      <w:bCs/>
                      <w:color w:val="000000"/>
                      <w:sz w:val="28"/>
                      <w:szCs w:val="28"/>
                    </w:rPr>
                  </w:rPrChange>
                </w:rPr>
                <w:t> </w:t>
              </w:r>
            </w:ins>
          </w:p>
        </w:tc>
        <w:tc>
          <w:tcPr>
            <w:tcW w:w="8358" w:type="dxa"/>
            <w:shd w:val="clear" w:color="auto" w:fill="auto"/>
            <w:noWrap/>
            <w:vAlign w:val="center"/>
            <w:hideMark/>
            <w:tcPrChange w:id="3906" w:author="James Vu" w:date="2024-04-19T00:20:00Z">
              <w:tcPr>
                <w:tcW w:w="8358" w:type="dxa"/>
                <w:shd w:val="clear" w:color="auto" w:fill="auto"/>
                <w:noWrap/>
                <w:vAlign w:val="center"/>
                <w:hideMark/>
              </w:tcPr>
            </w:tcPrChange>
          </w:tcPr>
          <w:p w14:paraId="3494F6E2" w14:textId="77777777" w:rsidR="004D28C1" w:rsidRPr="003C02FF" w:rsidRDefault="004D28C1" w:rsidP="004D28C1">
            <w:pPr>
              <w:rPr>
                <w:ins w:id="3907" w:author="James Vu" w:date="2024-04-19T00:01:00Z"/>
                <w:color w:val="0D0D0D"/>
                <w:rPrChange w:id="3908" w:author="James Vu" w:date="2024-04-19T00:19:00Z">
                  <w:rPr>
                    <w:ins w:id="3909" w:author="James Vu" w:date="2024-04-19T00:01:00Z"/>
                    <w:color w:val="0D0D0D"/>
                    <w:sz w:val="28"/>
                    <w:szCs w:val="28"/>
                  </w:rPr>
                </w:rPrChange>
              </w:rPr>
            </w:pPr>
            <w:ins w:id="3910" w:author="James Vu" w:date="2024-04-19T00:01:00Z">
              <w:r w:rsidRPr="003C02FF">
                <w:rPr>
                  <w:color w:val="0D0D0D"/>
                  <w:rPrChange w:id="3911" w:author="James Vu" w:date="2024-04-19T00:19:00Z">
                    <w:rPr>
                      <w:color w:val="0D0D0D"/>
                      <w:sz w:val="28"/>
                      <w:szCs w:val="28"/>
                    </w:rPr>
                  </w:rPrChange>
                </w:rPr>
                <w:t>Cảnh báo sức khỏe và các vấn đề vệ sinh an toàn.</w:t>
              </w:r>
            </w:ins>
          </w:p>
        </w:tc>
      </w:tr>
      <w:tr w:rsidR="003C02FF" w:rsidRPr="003C02FF" w14:paraId="2D6B26BA" w14:textId="77777777" w:rsidTr="003C02FF">
        <w:trPr>
          <w:trHeight w:val="360"/>
          <w:ins w:id="3912" w:author="James Vu" w:date="2024-04-19T00:01:00Z"/>
          <w:trPrChange w:id="3913" w:author="James Vu" w:date="2024-04-19T00:20:00Z">
            <w:trPr>
              <w:trHeight w:val="360"/>
            </w:trPr>
          </w:trPrChange>
        </w:trPr>
        <w:tc>
          <w:tcPr>
            <w:tcW w:w="704" w:type="dxa"/>
            <w:shd w:val="clear" w:color="auto" w:fill="auto"/>
            <w:noWrap/>
            <w:vAlign w:val="center"/>
            <w:hideMark/>
            <w:tcPrChange w:id="3914" w:author="James Vu" w:date="2024-04-19T00:20:00Z">
              <w:tcPr>
                <w:tcW w:w="704" w:type="dxa"/>
                <w:shd w:val="clear" w:color="auto" w:fill="auto"/>
                <w:noWrap/>
                <w:vAlign w:val="center"/>
                <w:hideMark/>
              </w:tcPr>
            </w:tcPrChange>
          </w:tcPr>
          <w:p w14:paraId="348AEB62" w14:textId="77777777" w:rsidR="004D28C1" w:rsidRPr="003C02FF" w:rsidRDefault="004D28C1" w:rsidP="004D28C1">
            <w:pPr>
              <w:jc w:val="center"/>
              <w:rPr>
                <w:ins w:id="3915" w:author="James Vu" w:date="2024-04-19T00:01:00Z"/>
                <w:b/>
                <w:bCs/>
                <w:color w:val="000000"/>
                <w:rPrChange w:id="3916" w:author="James Vu" w:date="2024-04-19T00:19:00Z">
                  <w:rPr>
                    <w:ins w:id="3917" w:author="James Vu" w:date="2024-04-19T00:01:00Z"/>
                    <w:b/>
                    <w:bCs/>
                    <w:color w:val="000000"/>
                    <w:sz w:val="28"/>
                    <w:szCs w:val="28"/>
                  </w:rPr>
                </w:rPrChange>
              </w:rPr>
            </w:pPr>
            <w:ins w:id="3918" w:author="James Vu" w:date="2024-04-19T00:01:00Z">
              <w:r w:rsidRPr="003C02FF">
                <w:rPr>
                  <w:b/>
                  <w:bCs/>
                  <w:color w:val="000000"/>
                  <w:rPrChange w:id="3919" w:author="James Vu" w:date="2024-04-19T00:19:00Z">
                    <w:rPr>
                      <w:b/>
                      <w:bCs/>
                      <w:color w:val="000000"/>
                      <w:sz w:val="28"/>
                      <w:szCs w:val="28"/>
                    </w:rPr>
                  </w:rPrChange>
                </w:rPr>
                <w:t> </w:t>
              </w:r>
            </w:ins>
          </w:p>
        </w:tc>
        <w:tc>
          <w:tcPr>
            <w:tcW w:w="8358" w:type="dxa"/>
            <w:shd w:val="clear" w:color="auto" w:fill="auto"/>
            <w:noWrap/>
            <w:vAlign w:val="center"/>
            <w:hideMark/>
            <w:tcPrChange w:id="3920" w:author="James Vu" w:date="2024-04-19T00:20:00Z">
              <w:tcPr>
                <w:tcW w:w="8358" w:type="dxa"/>
                <w:shd w:val="clear" w:color="auto" w:fill="auto"/>
                <w:noWrap/>
                <w:vAlign w:val="center"/>
                <w:hideMark/>
              </w:tcPr>
            </w:tcPrChange>
          </w:tcPr>
          <w:p w14:paraId="5074D70E" w14:textId="77777777" w:rsidR="004D28C1" w:rsidRPr="003C02FF" w:rsidRDefault="004D28C1" w:rsidP="004D28C1">
            <w:pPr>
              <w:rPr>
                <w:ins w:id="3921" w:author="James Vu" w:date="2024-04-19T00:01:00Z"/>
                <w:color w:val="0D0D0D"/>
                <w:rPrChange w:id="3922" w:author="James Vu" w:date="2024-04-19T00:19:00Z">
                  <w:rPr>
                    <w:ins w:id="3923" w:author="James Vu" w:date="2024-04-19T00:01:00Z"/>
                    <w:color w:val="0D0D0D"/>
                    <w:sz w:val="28"/>
                    <w:szCs w:val="28"/>
                  </w:rPr>
                </w:rPrChange>
              </w:rPr>
            </w:pPr>
            <w:ins w:id="3924" w:author="James Vu" w:date="2024-04-19T00:01:00Z">
              <w:r w:rsidRPr="003C02FF">
                <w:rPr>
                  <w:color w:val="0D0D0D"/>
                  <w:rPrChange w:id="3925" w:author="James Vu" w:date="2024-04-19T00:19:00Z">
                    <w:rPr>
                      <w:color w:val="0D0D0D"/>
                      <w:sz w:val="28"/>
                      <w:szCs w:val="28"/>
                    </w:rPr>
                  </w:rPrChange>
                </w:rPr>
                <w:t>Quản lý và phản hồi các cuộc khủng hoảng sức khỏe công cộng.</w:t>
              </w:r>
            </w:ins>
          </w:p>
        </w:tc>
      </w:tr>
      <w:tr w:rsidR="003C02FF" w:rsidRPr="003C02FF" w14:paraId="36285C59" w14:textId="77777777" w:rsidTr="003C02FF">
        <w:trPr>
          <w:trHeight w:val="360"/>
          <w:ins w:id="3926" w:author="James Vu" w:date="2024-04-19T00:01:00Z"/>
          <w:trPrChange w:id="3927" w:author="James Vu" w:date="2024-04-19T00:20:00Z">
            <w:trPr>
              <w:trHeight w:val="360"/>
            </w:trPr>
          </w:trPrChange>
        </w:trPr>
        <w:tc>
          <w:tcPr>
            <w:tcW w:w="704" w:type="dxa"/>
            <w:shd w:val="clear" w:color="auto" w:fill="auto"/>
            <w:noWrap/>
            <w:vAlign w:val="center"/>
            <w:hideMark/>
            <w:tcPrChange w:id="3928" w:author="James Vu" w:date="2024-04-19T00:20:00Z">
              <w:tcPr>
                <w:tcW w:w="704" w:type="dxa"/>
                <w:shd w:val="clear" w:color="auto" w:fill="auto"/>
                <w:noWrap/>
                <w:vAlign w:val="center"/>
                <w:hideMark/>
              </w:tcPr>
            </w:tcPrChange>
          </w:tcPr>
          <w:p w14:paraId="02B983F7" w14:textId="77777777" w:rsidR="004D28C1" w:rsidRPr="003C02FF" w:rsidRDefault="004D28C1" w:rsidP="004D28C1">
            <w:pPr>
              <w:jc w:val="center"/>
              <w:rPr>
                <w:ins w:id="3929" w:author="James Vu" w:date="2024-04-19T00:01:00Z"/>
                <w:b/>
                <w:bCs/>
                <w:color w:val="000000"/>
                <w:rPrChange w:id="3930" w:author="James Vu" w:date="2024-04-19T00:19:00Z">
                  <w:rPr>
                    <w:ins w:id="3931" w:author="James Vu" w:date="2024-04-19T00:01:00Z"/>
                    <w:b/>
                    <w:bCs/>
                    <w:color w:val="000000"/>
                    <w:sz w:val="28"/>
                    <w:szCs w:val="28"/>
                  </w:rPr>
                </w:rPrChange>
              </w:rPr>
            </w:pPr>
            <w:ins w:id="3932" w:author="James Vu" w:date="2024-04-19T00:01:00Z">
              <w:r w:rsidRPr="003C02FF">
                <w:rPr>
                  <w:b/>
                  <w:bCs/>
                  <w:color w:val="000000"/>
                  <w:rPrChange w:id="3933" w:author="James Vu" w:date="2024-04-19T00:19:00Z">
                    <w:rPr>
                      <w:b/>
                      <w:bCs/>
                      <w:color w:val="000000"/>
                      <w:sz w:val="28"/>
                      <w:szCs w:val="28"/>
                    </w:rPr>
                  </w:rPrChange>
                </w:rPr>
                <w:t> </w:t>
              </w:r>
            </w:ins>
          </w:p>
        </w:tc>
        <w:tc>
          <w:tcPr>
            <w:tcW w:w="8358" w:type="dxa"/>
            <w:shd w:val="clear" w:color="auto" w:fill="auto"/>
            <w:noWrap/>
            <w:vAlign w:val="center"/>
            <w:hideMark/>
            <w:tcPrChange w:id="3934" w:author="James Vu" w:date="2024-04-19T00:20:00Z">
              <w:tcPr>
                <w:tcW w:w="8358" w:type="dxa"/>
                <w:shd w:val="clear" w:color="auto" w:fill="auto"/>
                <w:noWrap/>
                <w:vAlign w:val="center"/>
                <w:hideMark/>
              </w:tcPr>
            </w:tcPrChange>
          </w:tcPr>
          <w:p w14:paraId="22085EC4" w14:textId="77777777" w:rsidR="004D28C1" w:rsidRPr="003C02FF" w:rsidRDefault="004D28C1" w:rsidP="004D28C1">
            <w:pPr>
              <w:rPr>
                <w:ins w:id="3935" w:author="James Vu" w:date="2024-04-19T00:01:00Z"/>
                <w:color w:val="0D0D0D"/>
                <w:rPrChange w:id="3936" w:author="James Vu" w:date="2024-04-19T00:19:00Z">
                  <w:rPr>
                    <w:ins w:id="3937" w:author="James Vu" w:date="2024-04-19T00:01:00Z"/>
                    <w:color w:val="0D0D0D"/>
                    <w:sz w:val="28"/>
                    <w:szCs w:val="28"/>
                  </w:rPr>
                </w:rPrChange>
              </w:rPr>
            </w:pPr>
            <w:ins w:id="3938" w:author="James Vu" w:date="2024-04-19T00:01:00Z">
              <w:r w:rsidRPr="003C02FF">
                <w:rPr>
                  <w:color w:val="0D0D0D"/>
                  <w:rPrChange w:id="3939" w:author="James Vu" w:date="2024-04-19T00:19:00Z">
                    <w:rPr>
                      <w:color w:val="0D0D0D"/>
                      <w:sz w:val="28"/>
                      <w:szCs w:val="28"/>
                    </w:rPr>
                  </w:rPrChange>
                </w:rPr>
                <w:t>Hợp tác với các cơ quan y tế để cập nhật thông tin và hướng dẫn.</w:t>
              </w:r>
            </w:ins>
          </w:p>
        </w:tc>
      </w:tr>
      <w:tr w:rsidR="003C02FF" w:rsidRPr="003C02FF" w14:paraId="10FE63F4" w14:textId="77777777" w:rsidTr="003C02FF">
        <w:trPr>
          <w:trHeight w:val="360"/>
          <w:ins w:id="3940" w:author="James Vu" w:date="2024-04-19T00:01:00Z"/>
          <w:trPrChange w:id="3941" w:author="James Vu" w:date="2024-04-19T00:20:00Z">
            <w:trPr>
              <w:trHeight w:val="360"/>
            </w:trPr>
          </w:trPrChange>
        </w:trPr>
        <w:tc>
          <w:tcPr>
            <w:tcW w:w="704" w:type="dxa"/>
            <w:shd w:val="clear" w:color="auto" w:fill="auto"/>
            <w:noWrap/>
            <w:vAlign w:val="center"/>
            <w:hideMark/>
            <w:tcPrChange w:id="3942" w:author="James Vu" w:date="2024-04-19T00:20:00Z">
              <w:tcPr>
                <w:tcW w:w="704" w:type="dxa"/>
                <w:shd w:val="clear" w:color="auto" w:fill="auto"/>
                <w:noWrap/>
                <w:vAlign w:val="center"/>
                <w:hideMark/>
              </w:tcPr>
            </w:tcPrChange>
          </w:tcPr>
          <w:p w14:paraId="456B9654" w14:textId="77777777" w:rsidR="004D28C1" w:rsidRPr="003C02FF" w:rsidRDefault="004D28C1" w:rsidP="004D28C1">
            <w:pPr>
              <w:jc w:val="center"/>
              <w:rPr>
                <w:ins w:id="3943" w:author="James Vu" w:date="2024-04-19T00:01:00Z"/>
                <w:b/>
                <w:bCs/>
                <w:color w:val="000000"/>
                <w:rPrChange w:id="3944" w:author="James Vu" w:date="2024-04-19T00:19:00Z">
                  <w:rPr>
                    <w:ins w:id="3945" w:author="James Vu" w:date="2024-04-19T00:01:00Z"/>
                    <w:b/>
                    <w:bCs/>
                    <w:color w:val="000000"/>
                    <w:sz w:val="28"/>
                    <w:szCs w:val="28"/>
                  </w:rPr>
                </w:rPrChange>
              </w:rPr>
            </w:pPr>
            <w:ins w:id="3946" w:author="James Vu" w:date="2024-04-19T00:01:00Z">
              <w:r w:rsidRPr="003C02FF">
                <w:rPr>
                  <w:b/>
                  <w:bCs/>
                  <w:color w:val="000000"/>
                  <w:rPrChange w:id="3947" w:author="James Vu" w:date="2024-04-19T00:19:00Z">
                    <w:rPr>
                      <w:b/>
                      <w:bCs/>
                      <w:color w:val="000000"/>
                      <w:sz w:val="28"/>
                      <w:szCs w:val="28"/>
                    </w:rPr>
                  </w:rPrChange>
                </w:rPr>
                <w:t> </w:t>
              </w:r>
            </w:ins>
          </w:p>
        </w:tc>
        <w:tc>
          <w:tcPr>
            <w:tcW w:w="8358" w:type="dxa"/>
            <w:shd w:val="clear" w:color="auto" w:fill="auto"/>
            <w:noWrap/>
            <w:vAlign w:val="center"/>
            <w:hideMark/>
            <w:tcPrChange w:id="3948" w:author="James Vu" w:date="2024-04-19T00:20:00Z">
              <w:tcPr>
                <w:tcW w:w="8358" w:type="dxa"/>
                <w:shd w:val="clear" w:color="auto" w:fill="auto"/>
                <w:noWrap/>
                <w:vAlign w:val="center"/>
                <w:hideMark/>
              </w:tcPr>
            </w:tcPrChange>
          </w:tcPr>
          <w:p w14:paraId="4B72DFBE" w14:textId="77777777" w:rsidR="004D28C1" w:rsidRPr="003C02FF" w:rsidRDefault="004D28C1" w:rsidP="004D28C1">
            <w:pPr>
              <w:rPr>
                <w:ins w:id="3949" w:author="James Vu" w:date="2024-04-19T00:01:00Z"/>
                <w:color w:val="0D0D0D"/>
                <w:rPrChange w:id="3950" w:author="James Vu" w:date="2024-04-19T00:19:00Z">
                  <w:rPr>
                    <w:ins w:id="3951" w:author="James Vu" w:date="2024-04-19T00:01:00Z"/>
                    <w:color w:val="0D0D0D"/>
                    <w:sz w:val="28"/>
                    <w:szCs w:val="28"/>
                  </w:rPr>
                </w:rPrChange>
              </w:rPr>
            </w:pPr>
            <w:ins w:id="3952" w:author="James Vu" w:date="2024-04-19T00:01:00Z">
              <w:r w:rsidRPr="003C02FF">
                <w:rPr>
                  <w:color w:val="0D0D0D"/>
                  <w:rPrChange w:id="3953" w:author="James Vu" w:date="2024-04-19T00:19:00Z">
                    <w:rPr>
                      <w:color w:val="0D0D0D"/>
                      <w:sz w:val="28"/>
                      <w:szCs w:val="28"/>
                    </w:rPr>
                  </w:rPrChange>
                </w:rPr>
                <w:t>Tạo các chiến dịch giáo dục sức khỏe cho cộng đồng.</w:t>
              </w:r>
            </w:ins>
          </w:p>
        </w:tc>
      </w:tr>
      <w:tr w:rsidR="003C02FF" w:rsidRPr="003C02FF" w14:paraId="6B6B7709" w14:textId="77777777" w:rsidTr="003C02FF">
        <w:trPr>
          <w:trHeight w:val="360"/>
          <w:ins w:id="3954" w:author="James Vu" w:date="2024-04-19T00:01:00Z"/>
          <w:trPrChange w:id="3955" w:author="James Vu" w:date="2024-04-19T00:20:00Z">
            <w:trPr>
              <w:trHeight w:val="360"/>
            </w:trPr>
          </w:trPrChange>
        </w:trPr>
        <w:tc>
          <w:tcPr>
            <w:tcW w:w="704" w:type="dxa"/>
            <w:shd w:val="clear" w:color="auto" w:fill="auto"/>
            <w:noWrap/>
            <w:vAlign w:val="center"/>
            <w:hideMark/>
            <w:tcPrChange w:id="3956" w:author="James Vu" w:date="2024-04-19T00:20:00Z">
              <w:tcPr>
                <w:tcW w:w="704" w:type="dxa"/>
                <w:shd w:val="clear" w:color="auto" w:fill="auto"/>
                <w:noWrap/>
                <w:vAlign w:val="center"/>
                <w:hideMark/>
              </w:tcPr>
            </w:tcPrChange>
          </w:tcPr>
          <w:p w14:paraId="0A4D38A6" w14:textId="77777777" w:rsidR="004D28C1" w:rsidRPr="003C02FF" w:rsidRDefault="004D28C1" w:rsidP="004D28C1">
            <w:pPr>
              <w:jc w:val="center"/>
              <w:rPr>
                <w:ins w:id="3957" w:author="James Vu" w:date="2024-04-19T00:01:00Z"/>
                <w:b/>
                <w:bCs/>
                <w:color w:val="000000"/>
                <w:rPrChange w:id="3958" w:author="James Vu" w:date="2024-04-19T00:19:00Z">
                  <w:rPr>
                    <w:ins w:id="3959" w:author="James Vu" w:date="2024-04-19T00:01:00Z"/>
                    <w:b/>
                    <w:bCs/>
                    <w:color w:val="000000"/>
                    <w:sz w:val="28"/>
                    <w:szCs w:val="28"/>
                  </w:rPr>
                </w:rPrChange>
              </w:rPr>
            </w:pPr>
            <w:ins w:id="3960" w:author="James Vu" w:date="2024-04-19T00:01:00Z">
              <w:r w:rsidRPr="003C02FF">
                <w:rPr>
                  <w:b/>
                  <w:bCs/>
                  <w:color w:val="000000"/>
                  <w:rPrChange w:id="3961" w:author="James Vu" w:date="2024-04-19T00:19:00Z">
                    <w:rPr>
                      <w:b/>
                      <w:bCs/>
                      <w:color w:val="000000"/>
                      <w:sz w:val="28"/>
                      <w:szCs w:val="28"/>
                    </w:rPr>
                  </w:rPrChange>
                </w:rPr>
                <w:t>29</w:t>
              </w:r>
            </w:ins>
          </w:p>
        </w:tc>
        <w:tc>
          <w:tcPr>
            <w:tcW w:w="8358" w:type="dxa"/>
            <w:shd w:val="clear" w:color="auto" w:fill="auto"/>
            <w:noWrap/>
            <w:vAlign w:val="center"/>
            <w:hideMark/>
            <w:tcPrChange w:id="3962" w:author="James Vu" w:date="2024-04-19T00:20:00Z">
              <w:tcPr>
                <w:tcW w:w="8358" w:type="dxa"/>
                <w:shd w:val="clear" w:color="auto" w:fill="auto"/>
                <w:noWrap/>
                <w:vAlign w:val="center"/>
                <w:hideMark/>
              </w:tcPr>
            </w:tcPrChange>
          </w:tcPr>
          <w:p w14:paraId="4F82E3D6" w14:textId="77777777" w:rsidR="004D28C1" w:rsidRPr="003C02FF" w:rsidRDefault="004D28C1" w:rsidP="004D28C1">
            <w:pPr>
              <w:rPr>
                <w:ins w:id="3963" w:author="James Vu" w:date="2024-04-19T00:01:00Z"/>
                <w:b/>
                <w:bCs/>
                <w:color w:val="000000"/>
                <w:rPrChange w:id="3964" w:author="James Vu" w:date="2024-04-19T00:19:00Z">
                  <w:rPr>
                    <w:ins w:id="3965" w:author="James Vu" w:date="2024-04-19T00:01:00Z"/>
                    <w:b/>
                    <w:bCs/>
                    <w:color w:val="000000"/>
                    <w:sz w:val="28"/>
                    <w:szCs w:val="28"/>
                  </w:rPr>
                </w:rPrChange>
              </w:rPr>
            </w:pPr>
            <w:ins w:id="3966" w:author="James Vu" w:date="2024-04-19T00:01:00Z">
              <w:r w:rsidRPr="003C02FF">
                <w:rPr>
                  <w:b/>
                  <w:bCs/>
                  <w:color w:val="000000"/>
                  <w:rPrChange w:id="3967" w:author="James Vu" w:date="2024-04-19T00:19:00Z">
                    <w:rPr>
                      <w:b/>
                      <w:bCs/>
                      <w:color w:val="000000"/>
                      <w:sz w:val="28"/>
                      <w:szCs w:val="28"/>
                    </w:rPr>
                  </w:rPrChange>
                </w:rPr>
                <w:t>Tổng hợp Thông tin công bố trong hệ thống liên kết</w:t>
              </w:r>
            </w:ins>
          </w:p>
        </w:tc>
      </w:tr>
      <w:tr w:rsidR="003C02FF" w:rsidRPr="003C02FF" w14:paraId="157DF7BD" w14:textId="77777777" w:rsidTr="003C02FF">
        <w:trPr>
          <w:trHeight w:val="380"/>
          <w:ins w:id="3968" w:author="James Vu" w:date="2024-04-19T00:01:00Z"/>
          <w:trPrChange w:id="3969" w:author="James Vu" w:date="2024-04-19T00:20:00Z">
            <w:trPr>
              <w:trHeight w:val="380"/>
            </w:trPr>
          </w:trPrChange>
        </w:trPr>
        <w:tc>
          <w:tcPr>
            <w:tcW w:w="704" w:type="dxa"/>
            <w:shd w:val="clear" w:color="auto" w:fill="auto"/>
            <w:noWrap/>
            <w:vAlign w:val="center"/>
            <w:hideMark/>
            <w:tcPrChange w:id="3970" w:author="James Vu" w:date="2024-04-19T00:20:00Z">
              <w:tcPr>
                <w:tcW w:w="704" w:type="dxa"/>
                <w:shd w:val="clear" w:color="auto" w:fill="auto"/>
                <w:noWrap/>
                <w:vAlign w:val="center"/>
                <w:hideMark/>
              </w:tcPr>
            </w:tcPrChange>
          </w:tcPr>
          <w:p w14:paraId="14C27C7F" w14:textId="77777777" w:rsidR="004D28C1" w:rsidRPr="003C02FF" w:rsidRDefault="004D28C1" w:rsidP="004D28C1">
            <w:pPr>
              <w:jc w:val="center"/>
              <w:rPr>
                <w:ins w:id="3971" w:author="James Vu" w:date="2024-04-19T00:01:00Z"/>
                <w:b/>
                <w:bCs/>
                <w:color w:val="000000"/>
                <w:rPrChange w:id="3972" w:author="James Vu" w:date="2024-04-19T00:19:00Z">
                  <w:rPr>
                    <w:ins w:id="3973" w:author="James Vu" w:date="2024-04-19T00:01:00Z"/>
                    <w:b/>
                    <w:bCs/>
                    <w:color w:val="000000"/>
                    <w:sz w:val="28"/>
                    <w:szCs w:val="28"/>
                  </w:rPr>
                </w:rPrChange>
              </w:rPr>
            </w:pPr>
            <w:ins w:id="3974" w:author="James Vu" w:date="2024-04-19T00:01:00Z">
              <w:r w:rsidRPr="003C02FF">
                <w:rPr>
                  <w:b/>
                  <w:bCs/>
                  <w:color w:val="000000"/>
                  <w:rPrChange w:id="3975" w:author="James Vu" w:date="2024-04-19T00:19:00Z">
                    <w:rPr>
                      <w:b/>
                      <w:bCs/>
                      <w:color w:val="000000"/>
                      <w:sz w:val="28"/>
                      <w:szCs w:val="28"/>
                    </w:rPr>
                  </w:rPrChange>
                </w:rPr>
                <w:t> </w:t>
              </w:r>
            </w:ins>
          </w:p>
        </w:tc>
        <w:tc>
          <w:tcPr>
            <w:tcW w:w="8358" w:type="dxa"/>
            <w:shd w:val="clear" w:color="auto" w:fill="auto"/>
            <w:vAlign w:val="center"/>
            <w:hideMark/>
            <w:tcPrChange w:id="3976" w:author="James Vu" w:date="2024-04-19T00:20:00Z">
              <w:tcPr>
                <w:tcW w:w="8358" w:type="dxa"/>
                <w:shd w:val="clear" w:color="auto" w:fill="auto"/>
                <w:vAlign w:val="center"/>
                <w:hideMark/>
              </w:tcPr>
            </w:tcPrChange>
          </w:tcPr>
          <w:p w14:paraId="042EE118" w14:textId="77777777" w:rsidR="004D28C1" w:rsidRPr="003C02FF" w:rsidRDefault="004D28C1" w:rsidP="004D28C1">
            <w:pPr>
              <w:rPr>
                <w:ins w:id="3977" w:author="James Vu" w:date="2024-04-19T00:01:00Z"/>
                <w:color w:val="000000"/>
                <w:rPrChange w:id="3978" w:author="James Vu" w:date="2024-04-19T00:19:00Z">
                  <w:rPr>
                    <w:ins w:id="3979" w:author="James Vu" w:date="2024-04-19T00:01:00Z"/>
                    <w:color w:val="000000"/>
                    <w:sz w:val="28"/>
                    <w:szCs w:val="28"/>
                  </w:rPr>
                </w:rPrChange>
              </w:rPr>
            </w:pPr>
            <w:ins w:id="3980" w:author="James Vu" w:date="2024-04-19T00:01:00Z">
              <w:r w:rsidRPr="003C02FF">
                <w:rPr>
                  <w:color w:val="000000"/>
                  <w:rPrChange w:id="3981" w:author="James Vu" w:date="2024-04-19T00:19:00Z">
                    <w:rPr>
                      <w:color w:val="000000"/>
                      <w:sz w:val="28"/>
                      <w:szCs w:val="28"/>
                    </w:rPr>
                  </w:rPrChange>
                </w:rPr>
                <w:t>Thông tin công bố từ hệ tính năng về lĩnh vực trồng trọt và bảo vệ thực vật tỉnh Khánh Hòa (Giai đoạn 1)</w:t>
              </w:r>
            </w:ins>
          </w:p>
        </w:tc>
      </w:tr>
      <w:tr w:rsidR="003C02FF" w:rsidRPr="003C02FF" w14:paraId="24937A56" w14:textId="77777777" w:rsidTr="003C02FF">
        <w:trPr>
          <w:trHeight w:val="380"/>
          <w:ins w:id="3982" w:author="James Vu" w:date="2024-04-19T00:01:00Z"/>
          <w:trPrChange w:id="3983" w:author="James Vu" w:date="2024-04-19T00:20:00Z">
            <w:trPr>
              <w:trHeight w:val="380"/>
            </w:trPr>
          </w:trPrChange>
        </w:trPr>
        <w:tc>
          <w:tcPr>
            <w:tcW w:w="704" w:type="dxa"/>
            <w:shd w:val="clear" w:color="auto" w:fill="auto"/>
            <w:noWrap/>
            <w:vAlign w:val="center"/>
            <w:hideMark/>
            <w:tcPrChange w:id="3984" w:author="James Vu" w:date="2024-04-19T00:20:00Z">
              <w:tcPr>
                <w:tcW w:w="704" w:type="dxa"/>
                <w:shd w:val="clear" w:color="auto" w:fill="auto"/>
                <w:noWrap/>
                <w:vAlign w:val="center"/>
                <w:hideMark/>
              </w:tcPr>
            </w:tcPrChange>
          </w:tcPr>
          <w:p w14:paraId="1C95D2F9" w14:textId="77777777" w:rsidR="004D28C1" w:rsidRPr="003C02FF" w:rsidRDefault="004D28C1" w:rsidP="004D28C1">
            <w:pPr>
              <w:jc w:val="center"/>
              <w:rPr>
                <w:ins w:id="3985" w:author="James Vu" w:date="2024-04-19T00:01:00Z"/>
                <w:b/>
                <w:bCs/>
                <w:color w:val="000000"/>
                <w:rPrChange w:id="3986" w:author="James Vu" w:date="2024-04-19T00:19:00Z">
                  <w:rPr>
                    <w:ins w:id="3987" w:author="James Vu" w:date="2024-04-19T00:01:00Z"/>
                    <w:b/>
                    <w:bCs/>
                    <w:color w:val="000000"/>
                    <w:sz w:val="28"/>
                    <w:szCs w:val="28"/>
                  </w:rPr>
                </w:rPrChange>
              </w:rPr>
            </w:pPr>
            <w:ins w:id="3988" w:author="James Vu" w:date="2024-04-19T00:01:00Z">
              <w:r w:rsidRPr="003C02FF">
                <w:rPr>
                  <w:b/>
                  <w:bCs/>
                  <w:color w:val="000000"/>
                  <w:rPrChange w:id="3989" w:author="James Vu" w:date="2024-04-19T00:19:00Z">
                    <w:rPr>
                      <w:b/>
                      <w:bCs/>
                      <w:color w:val="000000"/>
                      <w:sz w:val="28"/>
                      <w:szCs w:val="28"/>
                    </w:rPr>
                  </w:rPrChange>
                </w:rPr>
                <w:t> </w:t>
              </w:r>
            </w:ins>
          </w:p>
        </w:tc>
        <w:tc>
          <w:tcPr>
            <w:tcW w:w="8358" w:type="dxa"/>
            <w:shd w:val="clear" w:color="auto" w:fill="auto"/>
            <w:vAlign w:val="center"/>
            <w:hideMark/>
            <w:tcPrChange w:id="3990" w:author="James Vu" w:date="2024-04-19T00:20:00Z">
              <w:tcPr>
                <w:tcW w:w="8358" w:type="dxa"/>
                <w:shd w:val="clear" w:color="auto" w:fill="auto"/>
                <w:vAlign w:val="center"/>
                <w:hideMark/>
              </w:tcPr>
            </w:tcPrChange>
          </w:tcPr>
          <w:p w14:paraId="3ACB4E9C" w14:textId="77777777" w:rsidR="004D28C1" w:rsidRPr="003C02FF" w:rsidRDefault="004D28C1" w:rsidP="004D28C1">
            <w:pPr>
              <w:rPr>
                <w:ins w:id="3991" w:author="James Vu" w:date="2024-04-19T00:01:00Z"/>
                <w:color w:val="000000"/>
                <w:rPrChange w:id="3992" w:author="James Vu" w:date="2024-04-19T00:19:00Z">
                  <w:rPr>
                    <w:ins w:id="3993" w:author="James Vu" w:date="2024-04-19T00:01:00Z"/>
                    <w:color w:val="000000"/>
                    <w:sz w:val="28"/>
                    <w:szCs w:val="28"/>
                  </w:rPr>
                </w:rPrChange>
              </w:rPr>
            </w:pPr>
            <w:ins w:id="3994" w:author="James Vu" w:date="2024-04-19T00:01:00Z">
              <w:r w:rsidRPr="003C02FF">
                <w:rPr>
                  <w:color w:val="000000"/>
                  <w:rPrChange w:id="3995" w:author="James Vu" w:date="2024-04-19T00:19:00Z">
                    <w:rPr>
                      <w:color w:val="000000"/>
                      <w:sz w:val="28"/>
                      <w:szCs w:val="28"/>
                    </w:rPr>
                  </w:rPrChange>
                </w:rPr>
                <w:t>Thông tin công bố từ hệ tính năng về lĩnh vực quản lý chất lượng nông, lâm, thủy sản tỉnh Khánh Hòa (Giai đoạn 1)</w:t>
              </w:r>
            </w:ins>
          </w:p>
        </w:tc>
      </w:tr>
      <w:tr w:rsidR="003C02FF" w:rsidRPr="003C02FF" w14:paraId="45B1AA24" w14:textId="77777777" w:rsidTr="003C02FF">
        <w:trPr>
          <w:trHeight w:val="380"/>
          <w:ins w:id="3996" w:author="James Vu" w:date="2024-04-19T00:01:00Z"/>
          <w:trPrChange w:id="3997" w:author="James Vu" w:date="2024-04-19T00:20:00Z">
            <w:trPr>
              <w:trHeight w:val="380"/>
            </w:trPr>
          </w:trPrChange>
        </w:trPr>
        <w:tc>
          <w:tcPr>
            <w:tcW w:w="704" w:type="dxa"/>
            <w:shd w:val="clear" w:color="auto" w:fill="auto"/>
            <w:noWrap/>
            <w:vAlign w:val="center"/>
            <w:hideMark/>
            <w:tcPrChange w:id="3998" w:author="James Vu" w:date="2024-04-19T00:20:00Z">
              <w:tcPr>
                <w:tcW w:w="704" w:type="dxa"/>
                <w:shd w:val="clear" w:color="auto" w:fill="auto"/>
                <w:noWrap/>
                <w:vAlign w:val="center"/>
                <w:hideMark/>
              </w:tcPr>
            </w:tcPrChange>
          </w:tcPr>
          <w:p w14:paraId="48C8E98B" w14:textId="77777777" w:rsidR="004D28C1" w:rsidRPr="003C02FF" w:rsidRDefault="004D28C1" w:rsidP="004D28C1">
            <w:pPr>
              <w:jc w:val="center"/>
              <w:rPr>
                <w:ins w:id="3999" w:author="James Vu" w:date="2024-04-19T00:01:00Z"/>
                <w:b/>
                <w:bCs/>
                <w:color w:val="000000"/>
                <w:rPrChange w:id="4000" w:author="James Vu" w:date="2024-04-19T00:19:00Z">
                  <w:rPr>
                    <w:ins w:id="4001" w:author="James Vu" w:date="2024-04-19T00:01:00Z"/>
                    <w:b/>
                    <w:bCs/>
                    <w:color w:val="000000"/>
                    <w:sz w:val="28"/>
                    <w:szCs w:val="28"/>
                  </w:rPr>
                </w:rPrChange>
              </w:rPr>
            </w:pPr>
            <w:ins w:id="4002" w:author="James Vu" w:date="2024-04-19T00:01:00Z">
              <w:r w:rsidRPr="003C02FF">
                <w:rPr>
                  <w:b/>
                  <w:bCs/>
                  <w:color w:val="000000"/>
                  <w:rPrChange w:id="4003" w:author="James Vu" w:date="2024-04-19T00:19:00Z">
                    <w:rPr>
                      <w:b/>
                      <w:bCs/>
                      <w:color w:val="000000"/>
                      <w:sz w:val="28"/>
                      <w:szCs w:val="28"/>
                    </w:rPr>
                  </w:rPrChange>
                </w:rPr>
                <w:t> </w:t>
              </w:r>
            </w:ins>
          </w:p>
        </w:tc>
        <w:tc>
          <w:tcPr>
            <w:tcW w:w="8358" w:type="dxa"/>
            <w:shd w:val="clear" w:color="auto" w:fill="auto"/>
            <w:vAlign w:val="center"/>
            <w:hideMark/>
            <w:tcPrChange w:id="4004" w:author="James Vu" w:date="2024-04-19T00:20:00Z">
              <w:tcPr>
                <w:tcW w:w="8358" w:type="dxa"/>
                <w:shd w:val="clear" w:color="auto" w:fill="auto"/>
                <w:vAlign w:val="center"/>
                <w:hideMark/>
              </w:tcPr>
            </w:tcPrChange>
          </w:tcPr>
          <w:p w14:paraId="5EB44B17" w14:textId="77777777" w:rsidR="004D28C1" w:rsidRPr="003C02FF" w:rsidRDefault="004D28C1" w:rsidP="004D28C1">
            <w:pPr>
              <w:rPr>
                <w:ins w:id="4005" w:author="James Vu" w:date="2024-04-19T00:01:00Z"/>
                <w:color w:val="000000"/>
                <w:rPrChange w:id="4006" w:author="James Vu" w:date="2024-04-19T00:19:00Z">
                  <w:rPr>
                    <w:ins w:id="4007" w:author="James Vu" w:date="2024-04-19T00:01:00Z"/>
                    <w:color w:val="000000"/>
                    <w:sz w:val="28"/>
                    <w:szCs w:val="28"/>
                  </w:rPr>
                </w:rPrChange>
              </w:rPr>
            </w:pPr>
            <w:ins w:id="4008" w:author="James Vu" w:date="2024-04-19T00:01:00Z">
              <w:r w:rsidRPr="003C02FF">
                <w:rPr>
                  <w:color w:val="000000"/>
                  <w:rPrChange w:id="4009" w:author="James Vu" w:date="2024-04-19T00:19:00Z">
                    <w:rPr>
                      <w:color w:val="000000"/>
                      <w:sz w:val="28"/>
                      <w:szCs w:val="28"/>
                    </w:rPr>
                  </w:rPrChange>
                </w:rPr>
                <w:t>Thông tin công bố từ hệ tính năng về lĩnh vực thủy sản tỉnh Khánh Hòa (Giai đoạn 1)</w:t>
              </w:r>
            </w:ins>
          </w:p>
        </w:tc>
      </w:tr>
      <w:tr w:rsidR="003C02FF" w:rsidRPr="003C02FF" w14:paraId="4BB76752" w14:textId="77777777" w:rsidTr="003C02FF">
        <w:trPr>
          <w:trHeight w:val="380"/>
          <w:ins w:id="4010" w:author="James Vu" w:date="2024-04-19T00:01:00Z"/>
          <w:trPrChange w:id="4011" w:author="James Vu" w:date="2024-04-19T00:20:00Z">
            <w:trPr>
              <w:trHeight w:val="380"/>
            </w:trPr>
          </w:trPrChange>
        </w:trPr>
        <w:tc>
          <w:tcPr>
            <w:tcW w:w="704" w:type="dxa"/>
            <w:shd w:val="clear" w:color="auto" w:fill="auto"/>
            <w:noWrap/>
            <w:vAlign w:val="center"/>
            <w:hideMark/>
            <w:tcPrChange w:id="4012" w:author="James Vu" w:date="2024-04-19T00:20:00Z">
              <w:tcPr>
                <w:tcW w:w="704" w:type="dxa"/>
                <w:shd w:val="clear" w:color="auto" w:fill="auto"/>
                <w:noWrap/>
                <w:vAlign w:val="center"/>
                <w:hideMark/>
              </w:tcPr>
            </w:tcPrChange>
          </w:tcPr>
          <w:p w14:paraId="4BD8F96D" w14:textId="77777777" w:rsidR="004D28C1" w:rsidRPr="003C02FF" w:rsidRDefault="004D28C1" w:rsidP="004D28C1">
            <w:pPr>
              <w:jc w:val="center"/>
              <w:rPr>
                <w:ins w:id="4013" w:author="James Vu" w:date="2024-04-19T00:01:00Z"/>
                <w:b/>
                <w:bCs/>
                <w:color w:val="000000"/>
                <w:rPrChange w:id="4014" w:author="James Vu" w:date="2024-04-19T00:19:00Z">
                  <w:rPr>
                    <w:ins w:id="4015" w:author="James Vu" w:date="2024-04-19T00:01:00Z"/>
                    <w:b/>
                    <w:bCs/>
                    <w:color w:val="000000"/>
                    <w:sz w:val="28"/>
                    <w:szCs w:val="28"/>
                  </w:rPr>
                </w:rPrChange>
              </w:rPr>
            </w:pPr>
            <w:ins w:id="4016" w:author="James Vu" w:date="2024-04-19T00:01:00Z">
              <w:r w:rsidRPr="003C02FF">
                <w:rPr>
                  <w:b/>
                  <w:bCs/>
                  <w:color w:val="000000"/>
                  <w:rPrChange w:id="4017" w:author="James Vu" w:date="2024-04-19T00:19:00Z">
                    <w:rPr>
                      <w:b/>
                      <w:bCs/>
                      <w:color w:val="000000"/>
                      <w:sz w:val="28"/>
                      <w:szCs w:val="28"/>
                    </w:rPr>
                  </w:rPrChange>
                </w:rPr>
                <w:t> </w:t>
              </w:r>
            </w:ins>
          </w:p>
        </w:tc>
        <w:tc>
          <w:tcPr>
            <w:tcW w:w="8358" w:type="dxa"/>
            <w:shd w:val="clear" w:color="auto" w:fill="auto"/>
            <w:vAlign w:val="center"/>
            <w:hideMark/>
            <w:tcPrChange w:id="4018" w:author="James Vu" w:date="2024-04-19T00:20:00Z">
              <w:tcPr>
                <w:tcW w:w="8358" w:type="dxa"/>
                <w:shd w:val="clear" w:color="auto" w:fill="auto"/>
                <w:vAlign w:val="center"/>
                <w:hideMark/>
              </w:tcPr>
            </w:tcPrChange>
          </w:tcPr>
          <w:p w14:paraId="5DE595F9" w14:textId="77777777" w:rsidR="004D28C1" w:rsidRPr="003C02FF" w:rsidRDefault="004D28C1" w:rsidP="004D28C1">
            <w:pPr>
              <w:rPr>
                <w:ins w:id="4019" w:author="James Vu" w:date="2024-04-19T00:01:00Z"/>
                <w:color w:val="000000"/>
                <w:rPrChange w:id="4020" w:author="James Vu" w:date="2024-04-19T00:19:00Z">
                  <w:rPr>
                    <w:ins w:id="4021" w:author="James Vu" w:date="2024-04-19T00:01:00Z"/>
                    <w:color w:val="000000"/>
                    <w:sz w:val="28"/>
                    <w:szCs w:val="28"/>
                  </w:rPr>
                </w:rPrChange>
              </w:rPr>
            </w:pPr>
            <w:ins w:id="4022" w:author="James Vu" w:date="2024-04-19T00:01:00Z">
              <w:r w:rsidRPr="003C02FF">
                <w:rPr>
                  <w:color w:val="000000"/>
                  <w:rPrChange w:id="4023" w:author="James Vu" w:date="2024-04-19T00:19:00Z">
                    <w:rPr>
                      <w:color w:val="000000"/>
                      <w:sz w:val="28"/>
                      <w:szCs w:val="28"/>
                    </w:rPr>
                  </w:rPrChange>
                </w:rPr>
                <w:t>Thông tin công bố từ hệ tính năng về lĩnh vực phát triển nông thôn tỉnh Khánh Hòa (Giai đoạn 1)</w:t>
              </w:r>
            </w:ins>
          </w:p>
        </w:tc>
      </w:tr>
      <w:tr w:rsidR="003C02FF" w:rsidRPr="003C02FF" w14:paraId="74B63FEB" w14:textId="77777777" w:rsidTr="003C02FF">
        <w:trPr>
          <w:trHeight w:val="380"/>
          <w:ins w:id="4024" w:author="James Vu" w:date="2024-04-19T00:01:00Z"/>
          <w:trPrChange w:id="4025" w:author="James Vu" w:date="2024-04-19T00:20:00Z">
            <w:trPr>
              <w:trHeight w:val="380"/>
            </w:trPr>
          </w:trPrChange>
        </w:trPr>
        <w:tc>
          <w:tcPr>
            <w:tcW w:w="704" w:type="dxa"/>
            <w:shd w:val="clear" w:color="auto" w:fill="auto"/>
            <w:noWrap/>
            <w:vAlign w:val="center"/>
            <w:hideMark/>
            <w:tcPrChange w:id="4026" w:author="James Vu" w:date="2024-04-19T00:20:00Z">
              <w:tcPr>
                <w:tcW w:w="704" w:type="dxa"/>
                <w:shd w:val="clear" w:color="auto" w:fill="auto"/>
                <w:noWrap/>
                <w:vAlign w:val="center"/>
                <w:hideMark/>
              </w:tcPr>
            </w:tcPrChange>
          </w:tcPr>
          <w:p w14:paraId="560383EA" w14:textId="77777777" w:rsidR="004D28C1" w:rsidRPr="003C02FF" w:rsidRDefault="004D28C1" w:rsidP="004D28C1">
            <w:pPr>
              <w:jc w:val="center"/>
              <w:rPr>
                <w:ins w:id="4027" w:author="James Vu" w:date="2024-04-19T00:01:00Z"/>
                <w:b/>
                <w:bCs/>
                <w:color w:val="000000"/>
                <w:rPrChange w:id="4028" w:author="James Vu" w:date="2024-04-19T00:19:00Z">
                  <w:rPr>
                    <w:ins w:id="4029" w:author="James Vu" w:date="2024-04-19T00:01:00Z"/>
                    <w:b/>
                    <w:bCs/>
                    <w:color w:val="000000"/>
                    <w:sz w:val="28"/>
                    <w:szCs w:val="28"/>
                  </w:rPr>
                </w:rPrChange>
              </w:rPr>
            </w:pPr>
            <w:ins w:id="4030" w:author="James Vu" w:date="2024-04-19T00:01:00Z">
              <w:r w:rsidRPr="003C02FF">
                <w:rPr>
                  <w:b/>
                  <w:bCs/>
                  <w:color w:val="000000"/>
                  <w:rPrChange w:id="4031" w:author="James Vu" w:date="2024-04-19T00:19:00Z">
                    <w:rPr>
                      <w:b/>
                      <w:bCs/>
                      <w:color w:val="000000"/>
                      <w:sz w:val="28"/>
                      <w:szCs w:val="28"/>
                    </w:rPr>
                  </w:rPrChange>
                </w:rPr>
                <w:t> </w:t>
              </w:r>
            </w:ins>
          </w:p>
        </w:tc>
        <w:tc>
          <w:tcPr>
            <w:tcW w:w="8358" w:type="dxa"/>
            <w:shd w:val="clear" w:color="auto" w:fill="auto"/>
            <w:vAlign w:val="center"/>
            <w:hideMark/>
            <w:tcPrChange w:id="4032" w:author="James Vu" w:date="2024-04-19T00:20:00Z">
              <w:tcPr>
                <w:tcW w:w="8358" w:type="dxa"/>
                <w:shd w:val="clear" w:color="auto" w:fill="auto"/>
                <w:vAlign w:val="center"/>
                <w:hideMark/>
              </w:tcPr>
            </w:tcPrChange>
          </w:tcPr>
          <w:p w14:paraId="5FE87AA7" w14:textId="77777777" w:rsidR="004D28C1" w:rsidRPr="003C02FF" w:rsidRDefault="004D28C1" w:rsidP="004D28C1">
            <w:pPr>
              <w:rPr>
                <w:ins w:id="4033" w:author="James Vu" w:date="2024-04-19T00:01:00Z"/>
                <w:color w:val="000000"/>
                <w:rPrChange w:id="4034" w:author="James Vu" w:date="2024-04-19T00:19:00Z">
                  <w:rPr>
                    <w:ins w:id="4035" w:author="James Vu" w:date="2024-04-19T00:01:00Z"/>
                    <w:color w:val="000000"/>
                    <w:sz w:val="28"/>
                    <w:szCs w:val="28"/>
                  </w:rPr>
                </w:rPrChange>
              </w:rPr>
            </w:pPr>
            <w:ins w:id="4036" w:author="James Vu" w:date="2024-04-19T00:01:00Z">
              <w:r w:rsidRPr="003C02FF">
                <w:rPr>
                  <w:color w:val="000000"/>
                  <w:rPrChange w:id="4037" w:author="James Vu" w:date="2024-04-19T00:19:00Z">
                    <w:rPr>
                      <w:color w:val="000000"/>
                      <w:sz w:val="28"/>
                      <w:szCs w:val="28"/>
                    </w:rPr>
                  </w:rPrChange>
                </w:rPr>
                <w:t>Thông tin công bố từ hệ tính năng về lĩnh vực xây dựng nông thôn mới tỉnh Khánh Hòa (Giai đoạn 1)</w:t>
              </w:r>
            </w:ins>
          </w:p>
        </w:tc>
      </w:tr>
      <w:tr w:rsidR="003C02FF" w:rsidRPr="003C02FF" w14:paraId="7CB6BC4D" w14:textId="77777777" w:rsidTr="003C02FF">
        <w:trPr>
          <w:trHeight w:val="380"/>
          <w:ins w:id="4038" w:author="James Vu" w:date="2024-04-19T00:01:00Z"/>
          <w:trPrChange w:id="4039" w:author="James Vu" w:date="2024-04-19T00:20:00Z">
            <w:trPr>
              <w:trHeight w:val="380"/>
            </w:trPr>
          </w:trPrChange>
        </w:trPr>
        <w:tc>
          <w:tcPr>
            <w:tcW w:w="704" w:type="dxa"/>
            <w:shd w:val="clear" w:color="auto" w:fill="auto"/>
            <w:noWrap/>
            <w:vAlign w:val="center"/>
            <w:hideMark/>
            <w:tcPrChange w:id="4040" w:author="James Vu" w:date="2024-04-19T00:20:00Z">
              <w:tcPr>
                <w:tcW w:w="704" w:type="dxa"/>
                <w:shd w:val="clear" w:color="auto" w:fill="auto"/>
                <w:noWrap/>
                <w:vAlign w:val="center"/>
                <w:hideMark/>
              </w:tcPr>
            </w:tcPrChange>
          </w:tcPr>
          <w:p w14:paraId="0EBEFFC1" w14:textId="77777777" w:rsidR="004D28C1" w:rsidRPr="003C02FF" w:rsidRDefault="004D28C1" w:rsidP="004D28C1">
            <w:pPr>
              <w:jc w:val="center"/>
              <w:rPr>
                <w:ins w:id="4041" w:author="James Vu" w:date="2024-04-19T00:01:00Z"/>
                <w:b/>
                <w:bCs/>
                <w:color w:val="000000"/>
                <w:rPrChange w:id="4042" w:author="James Vu" w:date="2024-04-19T00:19:00Z">
                  <w:rPr>
                    <w:ins w:id="4043" w:author="James Vu" w:date="2024-04-19T00:01:00Z"/>
                    <w:b/>
                    <w:bCs/>
                    <w:color w:val="000000"/>
                    <w:sz w:val="28"/>
                    <w:szCs w:val="28"/>
                  </w:rPr>
                </w:rPrChange>
              </w:rPr>
            </w:pPr>
            <w:ins w:id="4044" w:author="James Vu" w:date="2024-04-19T00:01:00Z">
              <w:r w:rsidRPr="003C02FF">
                <w:rPr>
                  <w:b/>
                  <w:bCs/>
                  <w:color w:val="000000"/>
                  <w:rPrChange w:id="4045" w:author="James Vu" w:date="2024-04-19T00:19:00Z">
                    <w:rPr>
                      <w:b/>
                      <w:bCs/>
                      <w:color w:val="000000"/>
                      <w:sz w:val="28"/>
                      <w:szCs w:val="28"/>
                    </w:rPr>
                  </w:rPrChange>
                </w:rPr>
                <w:lastRenderedPageBreak/>
                <w:t> </w:t>
              </w:r>
            </w:ins>
          </w:p>
        </w:tc>
        <w:tc>
          <w:tcPr>
            <w:tcW w:w="8358" w:type="dxa"/>
            <w:shd w:val="clear" w:color="auto" w:fill="auto"/>
            <w:vAlign w:val="center"/>
            <w:hideMark/>
            <w:tcPrChange w:id="4046" w:author="James Vu" w:date="2024-04-19T00:20:00Z">
              <w:tcPr>
                <w:tcW w:w="8358" w:type="dxa"/>
                <w:shd w:val="clear" w:color="auto" w:fill="auto"/>
                <w:vAlign w:val="center"/>
                <w:hideMark/>
              </w:tcPr>
            </w:tcPrChange>
          </w:tcPr>
          <w:p w14:paraId="50663972" w14:textId="77777777" w:rsidR="004D28C1" w:rsidRPr="003C02FF" w:rsidRDefault="004D28C1" w:rsidP="004D28C1">
            <w:pPr>
              <w:rPr>
                <w:ins w:id="4047" w:author="James Vu" w:date="2024-04-19T00:01:00Z"/>
                <w:color w:val="000000"/>
                <w:rPrChange w:id="4048" w:author="James Vu" w:date="2024-04-19T00:19:00Z">
                  <w:rPr>
                    <w:ins w:id="4049" w:author="James Vu" w:date="2024-04-19T00:01:00Z"/>
                    <w:color w:val="000000"/>
                    <w:sz w:val="28"/>
                    <w:szCs w:val="28"/>
                  </w:rPr>
                </w:rPrChange>
              </w:rPr>
            </w:pPr>
            <w:ins w:id="4050" w:author="James Vu" w:date="2024-04-19T00:01:00Z">
              <w:r w:rsidRPr="003C02FF">
                <w:rPr>
                  <w:color w:val="000000"/>
                  <w:rPrChange w:id="4051" w:author="James Vu" w:date="2024-04-19T00:19:00Z">
                    <w:rPr>
                      <w:color w:val="000000"/>
                      <w:sz w:val="28"/>
                      <w:szCs w:val="28"/>
                    </w:rPr>
                  </w:rPrChange>
                </w:rPr>
                <w:t>Thông tin công bố từ hệ tính năng về lĩnh vực chăn nuôi, thú ý tỉnh Khánh Hòa (Giai đoạn 1)</w:t>
              </w:r>
            </w:ins>
          </w:p>
        </w:tc>
      </w:tr>
      <w:tr w:rsidR="003C02FF" w:rsidRPr="003C02FF" w14:paraId="0657A9D5" w14:textId="77777777" w:rsidTr="003C02FF">
        <w:trPr>
          <w:trHeight w:val="380"/>
          <w:ins w:id="4052" w:author="James Vu" w:date="2024-04-19T00:01:00Z"/>
          <w:trPrChange w:id="4053" w:author="James Vu" w:date="2024-04-19T00:20:00Z">
            <w:trPr>
              <w:trHeight w:val="380"/>
            </w:trPr>
          </w:trPrChange>
        </w:trPr>
        <w:tc>
          <w:tcPr>
            <w:tcW w:w="704" w:type="dxa"/>
            <w:shd w:val="clear" w:color="auto" w:fill="auto"/>
            <w:noWrap/>
            <w:vAlign w:val="center"/>
            <w:hideMark/>
            <w:tcPrChange w:id="4054" w:author="James Vu" w:date="2024-04-19T00:20:00Z">
              <w:tcPr>
                <w:tcW w:w="704" w:type="dxa"/>
                <w:shd w:val="clear" w:color="auto" w:fill="auto"/>
                <w:noWrap/>
                <w:vAlign w:val="center"/>
                <w:hideMark/>
              </w:tcPr>
            </w:tcPrChange>
          </w:tcPr>
          <w:p w14:paraId="0962D9C6" w14:textId="77777777" w:rsidR="004D28C1" w:rsidRPr="003C02FF" w:rsidRDefault="004D28C1" w:rsidP="004D28C1">
            <w:pPr>
              <w:jc w:val="center"/>
              <w:rPr>
                <w:ins w:id="4055" w:author="James Vu" w:date="2024-04-19T00:01:00Z"/>
                <w:b/>
                <w:bCs/>
                <w:color w:val="000000"/>
                <w:rPrChange w:id="4056" w:author="James Vu" w:date="2024-04-19T00:19:00Z">
                  <w:rPr>
                    <w:ins w:id="4057" w:author="James Vu" w:date="2024-04-19T00:01:00Z"/>
                    <w:b/>
                    <w:bCs/>
                    <w:color w:val="000000"/>
                    <w:sz w:val="28"/>
                    <w:szCs w:val="28"/>
                  </w:rPr>
                </w:rPrChange>
              </w:rPr>
            </w:pPr>
            <w:ins w:id="4058" w:author="James Vu" w:date="2024-04-19T00:01:00Z">
              <w:r w:rsidRPr="003C02FF">
                <w:rPr>
                  <w:b/>
                  <w:bCs/>
                  <w:color w:val="000000"/>
                  <w:rPrChange w:id="4059" w:author="James Vu" w:date="2024-04-19T00:19:00Z">
                    <w:rPr>
                      <w:b/>
                      <w:bCs/>
                      <w:color w:val="000000"/>
                      <w:sz w:val="28"/>
                      <w:szCs w:val="28"/>
                    </w:rPr>
                  </w:rPrChange>
                </w:rPr>
                <w:t> </w:t>
              </w:r>
            </w:ins>
          </w:p>
        </w:tc>
        <w:tc>
          <w:tcPr>
            <w:tcW w:w="8358" w:type="dxa"/>
            <w:shd w:val="clear" w:color="auto" w:fill="auto"/>
            <w:vAlign w:val="center"/>
            <w:hideMark/>
            <w:tcPrChange w:id="4060" w:author="James Vu" w:date="2024-04-19T00:20:00Z">
              <w:tcPr>
                <w:tcW w:w="8358" w:type="dxa"/>
                <w:shd w:val="clear" w:color="auto" w:fill="auto"/>
                <w:vAlign w:val="center"/>
                <w:hideMark/>
              </w:tcPr>
            </w:tcPrChange>
          </w:tcPr>
          <w:p w14:paraId="304947E3" w14:textId="77777777" w:rsidR="004D28C1" w:rsidRPr="003C02FF" w:rsidRDefault="004D28C1" w:rsidP="004D28C1">
            <w:pPr>
              <w:rPr>
                <w:ins w:id="4061" w:author="James Vu" w:date="2024-04-19T00:01:00Z"/>
                <w:color w:val="000000"/>
                <w:rPrChange w:id="4062" w:author="James Vu" w:date="2024-04-19T00:19:00Z">
                  <w:rPr>
                    <w:ins w:id="4063" w:author="James Vu" w:date="2024-04-19T00:01:00Z"/>
                    <w:color w:val="000000"/>
                    <w:sz w:val="28"/>
                    <w:szCs w:val="28"/>
                  </w:rPr>
                </w:rPrChange>
              </w:rPr>
            </w:pPr>
            <w:ins w:id="4064" w:author="James Vu" w:date="2024-04-19T00:01:00Z">
              <w:r w:rsidRPr="003C02FF">
                <w:rPr>
                  <w:color w:val="000000"/>
                  <w:rPrChange w:id="4065" w:author="James Vu" w:date="2024-04-19T00:19:00Z">
                    <w:rPr>
                      <w:color w:val="000000"/>
                      <w:sz w:val="28"/>
                      <w:szCs w:val="28"/>
                    </w:rPr>
                  </w:rPrChange>
                </w:rPr>
                <w:t>Thông tin công bố từ hệ tính năng về lĩnh vực thủy lợi, phòng chống thiên tai tỉnh Khánh Hòa (Giai đoạn 1)</w:t>
              </w:r>
            </w:ins>
          </w:p>
        </w:tc>
      </w:tr>
      <w:tr w:rsidR="003C02FF" w:rsidRPr="003C02FF" w14:paraId="3C88AB8B" w14:textId="77777777" w:rsidTr="003C02FF">
        <w:trPr>
          <w:trHeight w:val="360"/>
          <w:ins w:id="4066" w:author="James Vu" w:date="2024-04-19T00:01:00Z"/>
          <w:trPrChange w:id="4067" w:author="James Vu" w:date="2024-04-19T00:20:00Z">
            <w:trPr>
              <w:trHeight w:val="360"/>
            </w:trPr>
          </w:trPrChange>
        </w:trPr>
        <w:tc>
          <w:tcPr>
            <w:tcW w:w="704" w:type="dxa"/>
            <w:shd w:val="clear" w:color="auto" w:fill="auto"/>
            <w:noWrap/>
            <w:vAlign w:val="center"/>
            <w:hideMark/>
            <w:tcPrChange w:id="4068" w:author="James Vu" w:date="2024-04-19T00:20:00Z">
              <w:tcPr>
                <w:tcW w:w="704" w:type="dxa"/>
                <w:shd w:val="clear" w:color="auto" w:fill="auto"/>
                <w:noWrap/>
                <w:vAlign w:val="center"/>
                <w:hideMark/>
              </w:tcPr>
            </w:tcPrChange>
          </w:tcPr>
          <w:p w14:paraId="6C1B061A" w14:textId="77777777" w:rsidR="004D28C1" w:rsidRPr="003C02FF" w:rsidRDefault="004D28C1" w:rsidP="004D28C1">
            <w:pPr>
              <w:jc w:val="center"/>
              <w:rPr>
                <w:ins w:id="4069" w:author="James Vu" w:date="2024-04-19T00:01:00Z"/>
                <w:b/>
                <w:bCs/>
                <w:color w:val="000000"/>
                <w:rPrChange w:id="4070" w:author="James Vu" w:date="2024-04-19T00:19:00Z">
                  <w:rPr>
                    <w:ins w:id="4071" w:author="James Vu" w:date="2024-04-19T00:01:00Z"/>
                    <w:b/>
                    <w:bCs/>
                    <w:color w:val="000000"/>
                    <w:sz w:val="28"/>
                    <w:szCs w:val="28"/>
                  </w:rPr>
                </w:rPrChange>
              </w:rPr>
            </w:pPr>
            <w:ins w:id="4072" w:author="James Vu" w:date="2024-04-19T00:01:00Z">
              <w:r w:rsidRPr="003C02FF">
                <w:rPr>
                  <w:b/>
                  <w:bCs/>
                  <w:color w:val="000000"/>
                  <w:rPrChange w:id="4073" w:author="James Vu" w:date="2024-04-19T00:19:00Z">
                    <w:rPr>
                      <w:b/>
                      <w:bCs/>
                      <w:color w:val="000000"/>
                      <w:sz w:val="28"/>
                      <w:szCs w:val="28"/>
                    </w:rPr>
                  </w:rPrChange>
                </w:rPr>
                <w:t>30</w:t>
              </w:r>
            </w:ins>
          </w:p>
        </w:tc>
        <w:tc>
          <w:tcPr>
            <w:tcW w:w="8358" w:type="dxa"/>
            <w:shd w:val="clear" w:color="auto" w:fill="auto"/>
            <w:noWrap/>
            <w:vAlign w:val="center"/>
            <w:hideMark/>
            <w:tcPrChange w:id="4074" w:author="James Vu" w:date="2024-04-19T00:20:00Z">
              <w:tcPr>
                <w:tcW w:w="8358" w:type="dxa"/>
                <w:shd w:val="clear" w:color="auto" w:fill="auto"/>
                <w:noWrap/>
                <w:vAlign w:val="center"/>
                <w:hideMark/>
              </w:tcPr>
            </w:tcPrChange>
          </w:tcPr>
          <w:p w14:paraId="63C5F659" w14:textId="77777777" w:rsidR="004D28C1" w:rsidRPr="003C02FF" w:rsidRDefault="004D28C1" w:rsidP="004D28C1">
            <w:pPr>
              <w:rPr>
                <w:ins w:id="4075" w:author="James Vu" w:date="2024-04-19T00:01:00Z"/>
                <w:b/>
                <w:bCs/>
                <w:color w:val="0D0D0D"/>
                <w:rPrChange w:id="4076" w:author="James Vu" w:date="2024-04-19T00:19:00Z">
                  <w:rPr>
                    <w:ins w:id="4077" w:author="James Vu" w:date="2024-04-19T00:01:00Z"/>
                    <w:b/>
                    <w:bCs/>
                    <w:color w:val="0D0D0D"/>
                    <w:sz w:val="28"/>
                    <w:szCs w:val="28"/>
                  </w:rPr>
                </w:rPrChange>
              </w:rPr>
            </w:pPr>
            <w:ins w:id="4078" w:author="James Vu" w:date="2024-04-19T00:01:00Z">
              <w:r w:rsidRPr="003C02FF">
                <w:rPr>
                  <w:b/>
                  <w:bCs/>
                  <w:color w:val="0D0D0D"/>
                  <w:rPrChange w:id="4079" w:author="James Vu" w:date="2024-04-19T00:19:00Z">
                    <w:rPr>
                      <w:b/>
                      <w:bCs/>
                      <w:color w:val="0D0D0D"/>
                      <w:sz w:val="28"/>
                      <w:szCs w:val="28"/>
                    </w:rPr>
                  </w:rPrChange>
                </w:rPr>
                <w:t>Danh sách các giao diện thực hiện trên nền tảng Web Portal</w:t>
              </w:r>
            </w:ins>
          </w:p>
        </w:tc>
      </w:tr>
      <w:tr w:rsidR="003C02FF" w:rsidRPr="003C02FF" w14:paraId="7F0931F1" w14:textId="77777777" w:rsidTr="003C02FF">
        <w:trPr>
          <w:trHeight w:val="360"/>
          <w:ins w:id="4080" w:author="James Vu" w:date="2024-04-19T00:01:00Z"/>
          <w:trPrChange w:id="4081" w:author="James Vu" w:date="2024-04-19T00:20:00Z">
            <w:trPr>
              <w:trHeight w:val="360"/>
            </w:trPr>
          </w:trPrChange>
        </w:trPr>
        <w:tc>
          <w:tcPr>
            <w:tcW w:w="704" w:type="dxa"/>
            <w:shd w:val="clear" w:color="auto" w:fill="auto"/>
            <w:noWrap/>
            <w:vAlign w:val="center"/>
            <w:hideMark/>
            <w:tcPrChange w:id="4082" w:author="James Vu" w:date="2024-04-19T00:20:00Z">
              <w:tcPr>
                <w:tcW w:w="704" w:type="dxa"/>
                <w:shd w:val="clear" w:color="auto" w:fill="auto"/>
                <w:noWrap/>
                <w:vAlign w:val="center"/>
                <w:hideMark/>
              </w:tcPr>
            </w:tcPrChange>
          </w:tcPr>
          <w:p w14:paraId="6229CCF5" w14:textId="77777777" w:rsidR="004D28C1" w:rsidRPr="003C02FF" w:rsidRDefault="004D28C1" w:rsidP="004D28C1">
            <w:pPr>
              <w:jc w:val="center"/>
              <w:rPr>
                <w:ins w:id="4083" w:author="James Vu" w:date="2024-04-19T00:01:00Z"/>
                <w:b/>
                <w:bCs/>
                <w:color w:val="000000"/>
                <w:rPrChange w:id="4084" w:author="James Vu" w:date="2024-04-19T00:19:00Z">
                  <w:rPr>
                    <w:ins w:id="4085" w:author="James Vu" w:date="2024-04-19T00:01:00Z"/>
                    <w:b/>
                    <w:bCs/>
                    <w:color w:val="000000"/>
                    <w:sz w:val="28"/>
                    <w:szCs w:val="28"/>
                  </w:rPr>
                </w:rPrChange>
              </w:rPr>
            </w:pPr>
            <w:ins w:id="4086" w:author="James Vu" w:date="2024-04-19T00:01:00Z">
              <w:r w:rsidRPr="003C02FF">
                <w:rPr>
                  <w:b/>
                  <w:bCs/>
                  <w:color w:val="000000"/>
                  <w:rPrChange w:id="4087" w:author="James Vu" w:date="2024-04-19T00:19:00Z">
                    <w:rPr>
                      <w:b/>
                      <w:bCs/>
                      <w:color w:val="000000"/>
                      <w:sz w:val="28"/>
                      <w:szCs w:val="28"/>
                    </w:rPr>
                  </w:rPrChange>
                </w:rPr>
                <w:t> </w:t>
              </w:r>
            </w:ins>
          </w:p>
        </w:tc>
        <w:tc>
          <w:tcPr>
            <w:tcW w:w="8358" w:type="dxa"/>
            <w:shd w:val="clear" w:color="auto" w:fill="auto"/>
            <w:noWrap/>
            <w:vAlign w:val="center"/>
            <w:hideMark/>
            <w:tcPrChange w:id="4088" w:author="James Vu" w:date="2024-04-19T00:20:00Z">
              <w:tcPr>
                <w:tcW w:w="8358" w:type="dxa"/>
                <w:shd w:val="clear" w:color="auto" w:fill="auto"/>
                <w:noWrap/>
                <w:vAlign w:val="center"/>
                <w:hideMark/>
              </w:tcPr>
            </w:tcPrChange>
          </w:tcPr>
          <w:p w14:paraId="78A8CE8F" w14:textId="77777777" w:rsidR="004D28C1" w:rsidRPr="003C02FF" w:rsidRDefault="004D28C1" w:rsidP="004D28C1">
            <w:pPr>
              <w:rPr>
                <w:ins w:id="4089" w:author="James Vu" w:date="2024-04-19T00:01:00Z"/>
                <w:color w:val="000000"/>
                <w:rPrChange w:id="4090" w:author="James Vu" w:date="2024-04-19T00:19:00Z">
                  <w:rPr>
                    <w:ins w:id="4091" w:author="James Vu" w:date="2024-04-19T00:01:00Z"/>
                    <w:color w:val="000000"/>
                    <w:sz w:val="28"/>
                    <w:szCs w:val="28"/>
                  </w:rPr>
                </w:rPrChange>
              </w:rPr>
            </w:pPr>
            <w:ins w:id="4092" w:author="James Vu" w:date="2024-04-19T00:01:00Z">
              <w:r w:rsidRPr="003C02FF">
                <w:rPr>
                  <w:color w:val="000000"/>
                  <w:rPrChange w:id="4093" w:author="James Vu" w:date="2024-04-19T00:19:00Z">
                    <w:rPr>
                      <w:color w:val="000000"/>
                      <w:sz w:val="28"/>
                      <w:szCs w:val="28"/>
                    </w:rPr>
                  </w:rPrChange>
                </w:rPr>
                <w:t>Bộ giao diện Hệ quản trị nội dung ( Content Management System_CMS) dành cho Cơ Quan Quản Lý</w:t>
              </w:r>
            </w:ins>
          </w:p>
        </w:tc>
      </w:tr>
      <w:tr w:rsidR="003C02FF" w:rsidRPr="003C02FF" w14:paraId="6D51C6F5" w14:textId="77777777" w:rsidTr="003C02FF">
        <w:trPr>
          <w:trHeight w:val="360"/>
          <w:ins w:id="4094" w:author="James Vu" w:date="2024-04-19T00:01:00Z"/>
          <w:trPrChange w:id="4095" w:author="James Vu" w:date="2024-04-19T00:20:00Z">
            <w:trPr>
              <w:trHeight w:val="360"/>
            </w:trPr>
          </w:trPrChange>
        </w:trPr>
        <w:tc>
          <w:tcPr>
            <w:tcW w:w="704" w:type="dxa"/>
            <w:shd w:val="clear" w:color="auto" w:fill="auto"/>
            <w:noWrap/>
            <w:vAlign w:val="center"/>
            <w:hideMark/>
            <w:tcPrChange w:id="4096" w:author="James Vu" w:date="2024-04-19T00:20:00Z">
              <w:tcPr>
                <w:tcW w:w="704" w:type="dxa"/>
                <w:shd w:val="clear" w:color="auto" w:fill="auto"/>
                <w:noWrap/>
                <w:vAlign w:val="center"/>
                <w:hideMark/>
              </w:tcPr>
            </w:tcPrChange>
          </w:tcPr>
          <w:p w14:paraId="1ECDDD45" w14:textId="77777777" w:rsidR="004D28C1" w:rsidRPr="003C02FF" w:rsidRDefault="004D28C1" w:rsidP="004D28C1">
            <w:pPr>
              <w:jc w:val="center"/>
              <w:rPr>
                <w:ins w:id="4097" w:author="James Vu" w:date="2024-04-19T00:01:00Z"/>
                <w:b/>
                <w:bCs/>
                <w:color w:val="000000"/>
                <w:rPrChange w:id="4098" w:author="James Vu" w:date="2024-04-19T00:19:00Z">
                  <w:rPr>
                    <w:ins w:id="4099" w:author="James Vu" w:date="2024-04-19T00:01:00Z"/>
                    <w:b/>
                    <w:bCs/>
                    <w:color w:val="000000"/>
                    <w:sz w:val="28"/>
                    <w:szCs w:val="28"/>
                  </w:rPr>
                </w:rPrChange>
              </w:rPr>
            </w:pPr>
            <w:ins w:id="4100" w:author="James Vu" w:date="2024-04-19T00:01:00Z">
              <w:r w:rsidRPr="003C02FF">
                <w:rPr>
                  <w:b/>
                  <w:bCs/>
                  <w:color w:val="000000"/>
                  <w:rPrChange w:id="4101" w:author="James Vu" w:date="2024-04-19T00:19:00Z">
                    <w:rPr>
                      <w:b/>
                      <w:bCs/>
                      <w:color w:val="000000"/>
                      <w:sz w:val="28"/>
                      <w:szCs w:val="28"/>
                    </w:rPr>
                  </w:rPrChange>
                </w:rPr>
                <w:t> </w:t>
              </w:r>
            </w:ins>
          </w:p>
        </w:tc>
        <w:tc>
          <w:tcPr>
            <w:tcW w:w="8358" w:type="dxa"/>
            <w:shd w:val="clear" w:color="auto" w:fill="auto"/>
            <w:noWrap/>
            <w:vAlign w:val="center"/>
            <w:hideMark/>
            <w:tcPrChange w:id="4102" w:author="James Vu" w:date="2024-04-19T00:20:00Z">
              <w:tcPr>
                <w:tcW w:w="8358" w:type="dxa"/>
                <w:shd w:val="clear" w:color="auto" w:fill="auto"/>
                <w:noWrap/>
                <w:vAlign w:val="center"/>
                <w:hideMark/>
              </w:tcPr>
            </w:tcPrChange>
          </w:tcPr>
          <w:p w14:paraId="5AAE5723" w14:textId="77777777" w:rsidR="004D28C1" w:rsidRPr="003C02FF" w:rsidRDefault="004D28C1" w:rsidP="004D28C1">
            <w:pPr>
              <w:rPr>
                <w:ins w:id="4103" w:author="James Vu" w:date="2024-04-19T00:01:00Z"/>
                <w:color w:val="000000"/>
                <w:rPrChange w:id="4104" w:author="James Vu" w:date="2024-04-19T00:19:00Z">
                  <w:rPr>
                    <w:ins w:id="4105" w:author="James Vu" w:date="2024-04-19T00:01:00Z"/>
                    <w:color w:val="000000"/>
                    <w:sz w:val="28"/>
                    <w:szCs w:val="28"/>
                  </w:rPr>
                </w:rPrChange>
              </w:rPr>
            </w:pPr>
            <w:ins w:id="4106" w:author="James Vu" w:date="2024-04-19T00:01:00Z">
              <w:r w:rsidRPr="003C02FF">
                <w:rPr>
                  <w:color w:val="000000"/>
                  <w:rPrChange w:id="4107" w:author="James Vu" w:date="2024-04-19T00:19:00Z">
                    <w:rPr>
                      <w:color w:val="000000"/>
                      <w:sz w:val="28"/>
                      <w:szCs w:val="28"/>
                    </w:rPr>
                  </w:rPrChange>
                </w:rPr>
                <w:t>Bộ giao diện Hệ quản trị nội dung ( Content Management System_CMS) dành cho Người dân, nông hộ, HTX, doanh nghiệp …</w:t>
              </w:r>
            </w:ins>
          </w:p>
        </w:tc>
      </w:tr>
      <w:tr w:rsidR="003C02FF" w:rsidRPr="003C02FF" w14:paraId="494EB1D6" w14:textId="77777777" w:rsidTr="003C02FF">
        <w:trPr>
          <w:trHeight w:val="360"/>
          <w:ins w:id="4108" w:author="James Vu" w:date="2024-04-19T00:01:00Z"/>
          <w:trPrChange w:id="4109" w:author="James Vu" w:date="2024-04-19T00:20:00Z">
            <w:trPr>
              <w:trHeight w:val="360"/>
            </w:trPr>
          </w:trPrChange>
        </w:trPr>
        <w:tc>
          <w:tcPr>
            <w:tcW w:w="704" w:type="dxa"/>
            <w:shd w:val="clear" w:color="auto" w:fill="auto"/>
            <w:noWrap/>
            <w:vAlign w:val="center"/>
            <w:hideMark/>
            <w:tcPrChange w:id="4110" w:author="James Vu" w:date="2024-04-19T00:20:00Z">
              <w:tcPr>
                <w:tcW w:w="704" w:type="dxa"/>
                <w:shd w:val="clear" w:color="auto" w:fill="auto"/>
                <w:noWrap/>
                <w:vAlign w:val="center"/>
                <w:hideMark/>
              </w:tcPr>
            </w:tcPrChange>
          </w:tcPr>
          <w:p w14:paraId="754A9EC2" w14:textId="77777777" w:rsidR="004D28C1" w:rsidRPr="003C02FF" w:rsidRDefault="004D28C1" w:rsidP="004D28C1">
            <w:pPr>
              <w:jc w:val="center"/>
              <w:rPr>
                <w:ins w:id="4111" w:author="James Vu" w:date="2024-04-19T00:01:00Z"/>
                <w:b/>
                <w:bCs/>
                <w:color w:val="000000"/>
                <w:rPrChange w:id="4112" w:author="James Vu" w:date="2024-04-19T00:19:00Z">
                  <w:rPr>
                    <w:ins w:id="4113" w:author="James Vu" w:date="2024-04-19T00:01:00Z"/>
                    <w:b/>
                    <w:bCs/>
                    <w:color w:val="000000"/>
                    <w:sz w:val="28"/>
                    <w:szCs w:val="28"/>
                  </w:rPr>
                </w:rPrChange>
              </w:rPr>
            </w:pPr>
            <w:ins w:id="4114" w:author="James Vu" w:date="2024-04-19T00:01:00Z">
              <w:r w:rsidRPr="003C02FF">
                <w:rPr>
                  <w:b/>
                  <w:bCs/>
                  <w:color w:val="000000"/>
                  <w:rPrChange w:id="4115" w:author="James Vu" w:date="2024-04-19T00:19:00Z">
                    <w:rPr>
                      <w:b/>
                      <w:bCs/>
                      <w:color w:val="000000"/>
                      <w:sz w:val="28"/>
                      <w:szCs w:val="28"/>
                    </w:rPr>
                  </w:rPrChange>
                </w:rPr>
                <w:t> </w:t>
              </w:r>
            </w:ins>
          </w:p>
        </w:tc>
        <w:tc>
          <w:tcPr>
            <w:tcW w:w="8358" w:type="dxa"/>
            <w:shd w:val="clear" w:color="auto" w:fill="auto"/>
            <w:noWrap/>
            <w:vAlign w:val="center"/>
            <w:hideMark/>
            <w:tcPrChange w:id="4116" w:author="James Vu" w:date="2024-04-19T00:20:00Z">
              <w:tcPr>
                <w:tcW w:w="8358" w:type="dxa"/>
                <w:shd w:val="clear" w:color="auto" w:fill="auto"/>
                <w:noWrap/>
                <w:vAlign w:val="center"/>
                <w:hideMark/>
              </w:tcPr>
            </w:tcPrChange>
          </w:tcPr>
          <w:p w14:paraId="4AB97F1F" w14:textId="77777777" w:rsidR="004D28C1" w:rsidRPr="003C02FF" w:rsidRDefault="004D28C1" w:rsidP="004D28C1">
            <w:pPr>
              <w:rPr>
                <w:ins w:id="4117" w:author="James Vu" w:date="2024-04-19T00:01:00Z"/>
                <w:color w:val="000000"/>
                <w:rPrChange w:id="4118" w:author="James Vu" w:date="2024-04-19T00:19:00Z">
                  <w:rPr>
                    <w:ins w:id="4119" w:author="James Vu" w:date="2024-04-19T00:01:00Z"/>
                    <w:color w:val="000000"/>
                    <w:sz w:val="28"/>
                    <w:szCs w:val="28"/>
                  </w:rPr>
                </w:rPrChange>
              </w:rPr>
            </w:pPr>
            <w:ins w:id="4120" w:author="James Vu" w:date="2024-04-19T00:01:00Z">
              <w:r w:rsidRPr="003C02FF">
                <w:rPr>
                  <w:color w:val="000000"/>
                  <w:rPrChange w:id="4121" w:author="James Vu" w:date="2024-04-19T00:19:00Z">
                    <w:rPr>
                      <w:color w:val="000000"/>
                      <w:sz w:val="28"/>
                      <w:szCs w:val="28"/>
                    </w:rPr>
                  </w:rPrChange>
                </w:rPr>
                <w:t>Trang thông tin công bố của hệ thống và đăng nhập tài khoản (HomePage và Login)</w:t>
              </w:r>
            </w:ins>
          </w:p>
        </w:tc>
      </w:tr>
      <w:tr w:rsidR="003C02FF" w:rsidRPr="003C02FF" w14:paraId="3B6280C4" w14:textId="77777777" w:rsidTr="003C02FF">
        <w:trPr>
          <w:trHeight w:val="360"/>
          <w:ins w:id="4122" w:author="James Vu" w:date="2024-04-19T00:01:00Z"/>
          <w:trPrChange w:id="4123" w:author="James Vu" w:date="2024-04-19T00:20:00Z">
            <w:trPr>
              <w:trHeight w:val="360"/>
            </w:trPr>
          </w:trPrChange>
        </w:trPr>
        <w:tc>
          <w:tcPr>
            <w:tcW w:w="704" w:type="dxa"/>
            <w:shd w:val="clear" w:color="auto" w:fill="auto"/>
            <w:noWrap/>
            <w:vAlign w:val="center"/>
            <w:hideMark/>
            <w:tcPrChange w:id="4124" w:author="James Vu" w:date="2024-04-19T00:20:00Z">
              <w:tcPr>
                <w:tcW w:w="704" w:type="dxa"/>
                <w:shd w:val="clear" w:color="auto" w:fill="auto"/>
                <w:noWrap/>
                <w:vAlign w:val="center"/>
                <w:hideMark/>
              </w:tcPr>
            </w:tcPrChange>
          </w:tcPr>
          <w:p w14:paraId="6B0935F5" w14:textId="77777777" w:rsidR="004D28C1" w:rsidRPr="003C02FF" w:rsidRDefault="004D28C1" w:rsidP="004D28C1">
            <w:pPr>
              <w:jc w:val="center"/>
              <w:rPr>
                <w:ins w:id="4125" w:author="James Vu" w:date="2024-04-19T00:01:00Z"/>
                <w:b/>
                <w:bCs/>
                <w:color w:val="000000"/>
                <w:rPrChange w:id="4126" w:author="James Vu" w:date="2024-04-19T00:19:00Z">
                  <w:rPr>
                    <w:ins w:id="4127" w:author="James Vu" w:date="2024-04-19T00:01:00Z"/>
                    <w:b/>
                    <w:bCs/>
                    <w:color w:val="000000"/>
                    <w:sz w:val="28"/>
                    <w:szCs w:val="28"/>
                  </w:rPr>
                </w:rPrChange>
              </w:rPr>
            </w:pPr>
            <w:ins w:id="4128" w:author="James Vu" w:date="2024-04-19T00:01:00Z">
              <w:r w:rsidRPr="003C02FF">
                <w:rPr>
                  <w:b/>
                  <w:bCs/>
                  <w:color w:val="000000"/>
                  <w:rPrChange w:id="4129" w:author="James Vu" w:date="2024-04-19T00:19:00Z">
                    <w:rPr>
                      <w:b/>
                      <w:bCs/>
                      <w:color w:val="000000"/>
                      <w:sz w:val="28"/>
                      <w:szCs w:val="28"/>
                    </w:rPr>
                  </w:rPrChange>
                </w:rPr>
                <w:t>II</w:t>
              </w:r>
            </w:ins>
          </w:p>
        </w:tc>
        <w:tc>
          <w:tcPr>
            <w:tcW w:w="8358" w:type="dxa"/>
            <w:shd w:val="clear" w:color="auto" w:fill="auto"/>
            <w:noWrap/>
            <w:vAlign w:val="center"/>
            <w:hideMark/>
            <w:tcPrChange w:id="4130" w:author="James Vu" w:date="2024-04-19T00:20:00Z">
              <w:tcPr>
                <w:tcW w:w="8358" w:type="dxa"/>
                <w:shd w:val="clear" w:color="auto" w:fill="auto"/>
                <w:noWrap/>
                <w:vAlign w:val="center"/>
                <w:hideMark/>
              </w:tcPr>
            </w:tcPrChange>
          </w:tcPr>
          <w:p w14:paraId="5B67E253" w14:textId="77777777" w:rsidR="004D28C1" w:rsidRPr="003C02FF" w:rsidRDefault="004D28C1" w:rsidP="004D28C1">
            <w:pPr>
              <w:rPr>
                <w:ins w:id="4131" w:author="James Vu" w:date="2024-04-19T00:01:00Z"/>
                <w:b/>
                <w:bCs/>
                <w:color w:val="000000"/>
                <w:rPrChange w:id="4132" w:author="James Vu" w:date="2024-04-19T00:19:00Z">
                  <w:rPr>
                    <w:ins w:id="4133" w:author="James Vu" w:date="2024-04-19T00:01:00Z"/>
                    <w:b/>
                    <w:bCs/>
                    <w:color w:val="000000"/>
                    <w:sz w:val="28"/>
                    <w:szCs w:val="28"/>
                  </w:rPr>
                </w:rPrChange>
              </w:rPr>
            </w:pPr>
            <w:ins w:id="4134" w:author="James Vu" w:date="2024-04-19T00:01:00Z">
              <w:r w:rsidRPr="003C02FF">
                <w:rPr>
                  <w:b/>
                  <w:bCs/>
                  <w:color w:val="000000"/>
                  <w:rPrChange w:id="4135" w:author="James Vu" w:date="2024-04-19T00:19:00Z">
                    <w:rPr>
                      <w:b/>
                      <w:bCs/>
                      <w:color w:val="000000"/>
                      <w:sz w:val="28"/>
                      <w:szCs w:val="28"/>
                    </w:rPr>
                  </w:rPrChange>
                </w:rPr>
                <w:t>Xây dựng Hệ thống trục dữ liệu Nông nghiệp tỉnh Khánh hòa (Giai đoạn 1)</w:t>
              </w:r>
            </w:ins>
          </w:p>
        </w:tc>
      </w:tr>
      <w:tr w:rsidR="003C02FF" w:rsidRPr="003C02FF" w14:paraId="2209ED6D" w14:textId="77777777" w:rsidTr="003C02FF">
        <w:trPr>
          <w:trHeight w:val="360"/>
          <w:ins w:id="4136" w:author="James Vu" w:date="2024-04-19T00:01:00Z"/>
          <w:trPrChange w:id="4137" w:author="James Vu" w:date="2024-04-19T00:20:00Z">
            <w:trPr>
              <w:trHeight w:val="360"/>
            </w:trPr>
          </w:trPrChange>
        </w:trPr>
        <w:tc>
          <w:tcPr>
            <w:tcW w:w="704" w:type="dxa"/>
            <w:shd w:val="clear" w:color="auto" w:fill="auto"/>
            <w:noWrap/>
            <w:vAlign w:val="center"/>
            <w:hideMark/>
            <w:tcPrChange w:id="4138" w:author="James Vu" w:date="2024-04-19T00:20:00Z">
              <w:tcPr>
                <w:tcW w:w="704" w:type="dxa"/>
                <w:shd w:val="clear" w:color="auto" w:fill="auto"/>
                <w:noWrap/>
                <w:vAlign w:val="center"/>
                <w:hideMark/>
              </w:tcPr>
            </w:tcPrChange>
          </w:tcPr>
          <w:p w14:paraId="4CF2A749" w14:textId="77777777" w:rsidR="004D28C1" w:rsidRPr="003C02FF" w:rsidRDefault="004D28C1" w:rsidP="004D28C1">
            <w:pPr>
              <w:jc w:val="center"/>
              <w:rPr>
                <w:ins w:id="4139" w:author="James Vu" w:date="2024-04-19T00:01:00Z"/>
                <w:b/>
                <w:bCs/>
                <w:color w:val="000000"/>
                <w:rPrChange w:id="4140" w:author="James Vu" w:date="2024-04-19T00:19:00Z">
                  <w:rPr>
                    <w:ins w:id="4141" w:author="James Vu" w:date="2024-04-19T00:01:00Z"/>
                    <w:b/>
                    <w:bCs/>
                    <w:color w:val="000000"/>
                    <w:sz w:val="28"/>
                    <w:szCs w:val="28"/>
                  </w:rPr>
                </w:rPrChange>
              </w:rPr>
            </w:pPr>
            <w:ins w:id="4142" w:author="James Vu" w:date="2024-04-19T00:01:00Z">
              <w:r w:rsidRPr="003C02FF">
                <w:rPr>
                  <w:b/>
                  <w:bCs/>
                  <w:color w:val="000000"/>
                  <w:rPrChange w:id="4143" w:author="James Vu" w:date="2024-04-19T00:19:00Z">
                    <w:rPr>
                      <w:b/>
                      <w:bCs/>
                      <w:color w:val="000000"/>
                      <w:sz w:val="28"/>
                      <w:szCs w:val="28"/>
                    </w:rPr>
                  </w:rPrChange>
                </w:rPr>
                <w:t>1</w:t>
              </w:r>
            </w:ins>
          </w:p>
        </w:tc>
        <w:tc>
          <w:tcPr>
            <w:tcW w:w="8358" w:type="dxa"/>
            <w:shd w:val="clear" w:color="auto" w:fill="auto"/>
            <w:noWrap/>
            <w:vAlign w:val="center"/>
            <w:hideMark/>
            <w:tcPrChange w:id="4144" w:author="James Vu" w:date="2024-04-19T00:20:00Z">
              <w:tcPr>
                <w:tcW w:w="8358" w:type="dxa"/>
                <w:shd w:val="clear" w:color="auto" w:fill="auto"/>
                <w:noWrap/>
                <w:vAlign w:val="center"/>
                <w:hideMark/>
              </w:tcPr>
            </w:tcPrChange>
          </w:tcPr>
          <w:p w14:paraId="14086B52" w14:textId="77777777" w:rsidR="004D28C1" w:rsidRPr="003C02FF" w:rsidRDefault="004D28C1" w:rsidP="004D28C1">
            <w:pPr>
              <w:rPr>
                <w:ins w:id="4145" w:author="James Vu" w:date="2024-04-19T00:01:00Z"/>
                <w:b/>
                <w:bCs/>
                <w:color w:val="0D0D0D"/>
                <w:rPrChange w:id="4146" w:author="James Vu" w:date="2024-04-19T00:19:00Z">
                  <w:rPr>
                    <w:ins w:id="4147" w:author="James Vu" w:date="2024-04-19T00:01:00Z"/>
                    <w:b/>
                    <w:bCs/>
                    <w:color w:val="0D0D0D"/>
                    <w:sz w:val="28"/>
                    <w:szCs w:val="28"/>
                  </w:rPr>
                </w:rPrChange>
              </w:rPr>
            </w:pPr>
            <w:ins w:id="4148" w:author="James Vu" w:date="2024-04-19T00:01:00Z">
              <w:r w:rsidRPr="003C02FF">
                <w:rPr>
                  <w:b/>
                  <w:bCs/>
                  <w:color w:val="0D0D0D"/>
                  <w:rPrChange w:id="4149" w:author="James Vu" w:date="2024-04-19T00:19:00Z">
                    <w:rPr>
                      <w:b/>
                      <w:bCs/>
                      <w:color w:val="0D0D0D"/>
                      <w:sz w:val="28"/>
                      <w:szCs w:val="28"/>
                    </w:rPr>
                  </w:rPrChange>
                </w:rPr>
                <w:t>Quản lý người dùng</w:t>
              </w:r>
            </w:ins>
          </w:p>
        </w:tc>
      </w:tr>
      <w:tr w:rsidR="003C02FF" w:rsidRPr="003C02FF" w14:paraId="63C3675C" w14:textId="77777777" w:rsidTr="003C02FF">
        <w:trPr>
          <w:trHeight w:val="360"/>
          <w:ins w:id="4150" w:author="James Vu" w:date="2024-04-19T00:01:00Z"/>
          <w:trPrChange w:id="4151" w:author="James Vu" w:date="2024-04-19T00:20:00Z">
            <w:trPr>
              <w:trHeight w:val="360"/>
            </w:trPr>
          </w:trPrChange>
        </w:trPr>
        <w:tc>
          <w:tcPr>
            <w:tcW w:w="704" w:type="dxa"/>
            <w:shd w:val="clear" w:color="auto" w:fill="auto"/>
            <w:noWrap/>
            <w:vAlign w:val="center"/>
            <w:hideMark/>
            <w:tcPrChange w:id="4152" w:author="James Vu" w:date="2024-04-19T00:20:00Z">
              <w:tcPr>
                <w:tcW w:w="704" w:type="dxa"/>
                <w:shd w:val="clear" w:color="auto" w:fill="auto"/>
                <w:noWrap/>
                <w:vAlign w:val="center"/>
                <w:hideMark/>
              </w:tcPr>
            </w:tcPrChange>
          </w:tcPr>
          <w:p w14:paraId="71E630C2" w14:textId="77777777" w:rsidR="004D28C1" w:rsidRPr="003C02FF" w:rsidRDefault="004D28C1" w:rsidP="004D28C1">
            <w:pPr>
              <w:jc w:val="center"/>
              <w:rPr>
                <w:ins w:id="4153" w:author="James Vu" w:date="2024-04-19T00:01:00Z"/>
                <w:b/>
                <w:bCs/>
                <w:color w:val="000000"/>
                <w:rPrChange w:id="4154" w:author="James Vu" w:date="2024-04-19T00:19:00Z">
                  <w:rPr>
                    <w:ins w:id="4155" w:author="James Vu" w:date="2024-04-19T00:01:00Z"/>
                    <w:b/>
                    <w:bCs/>
                    <w:color w:val="000000"/>
                    <w:sz w:val="28"/>
                    <w:szCs w:val="28"/>
                  </w:rPr>
                </w:rPrChange>
              </w:rPr>
            </w:pPr>
            <w:ins w:id="4156" w:author="James Vu" w:date="2024-04-19T00:01:00Z">
              <w:r w:rsidRPr="003C02FF">
                <w:rPr>
                  <w:b/>
                  <w:bCs/>
                  <w:color w:val="000000"/>
                  <w:rPrChange w:id="4157" w:author="James Vu" w:date="2024-04-19T00:19:00Z">
                    <w:rPr>
                      <w:b/>
                      <w:bCs/>
                      <w:color w:val="000000"/>
                      <w:sz w:val="28"/>
                      <w:szCs w:val="28"/>
                    </w:rPr>
                  </w:rPrChange>
                </w:rPr>
                <w:t> </w:t>
              </w:r>
            </w:ins>
          </w:p>
        </w:tc>
        <w:tc>
          <w:tcPr>
            <w:tcW w:w="8358" w:type="dxa"/>
            <w:shd w:val="clear" w:color="auto" w:fill="auto"/>
            <w:noWrap/>
            <w:vAlign w:val="center"/>
            <w:hideMark/>
            <w:tcPrChange w:id="4158" w:author="James Vu" w:date="2024-04-19T00:20:00Z">
              <w:tcPr>
                <w:tcW w:w="8358" w:type="dxa"/>
                <w:shd w:val="clear" w:color="auto" w:fill="auto"/>
                <w:noWrap/>
                <w:vAlign w:val="center"/>
                <w:hideMark/>
              </w:tcPr>
            </w:tcPrChange>
          </w:tcPr>
          <w:p w14:paraId="26E96B3A" w14:textId="77777777" w:rsidR="004D28C1" w:rsidRPr="003C02FF" w:rsidRDefault="004D28C1" w:rsidP="004D28C1">
            <w:pPr>
              <w:rPr>
                <w:ins w:id="4159" w:author="James Vu" w:date="2024-04-19T00:01:00Z"/>
                <w:color w:val="0D0D0D"/>
                <w:rPrChange w:id="4160" w:author="James Vu" w:date="2024-04-19T00:19:00Z">
                  <w:rPr>
                    <w:ins w:id="4161" w:author="James Vu" w:date="2024-04-19T00:01:00Z"/>
                    <w:color w:val="0D0D0D"/>
                    <w:sz w:val="28"/>
                    <w:szCs w:val="28"/>
                  </w:rPr>
                </w:rPrChange>
              </w:rPr>
            </w:pPr>
            <w:ins w:id="4162" w:author="James Vu" w:date="2024-04-19T00:01:00Z">
              <w:r w:rsidRPr="003C02FF">
                <w:rPr>
                  <w:color w:val="0D0D0D"/>
                  <w:rPrChange w:id="4163" w:author="James Vu" w:date="2024-04-19T00:19:00Z">
                    <w:rPr>
                      <w:color w:val="0D0D0D"/>
                      <w:sz w:val="28"/>
                      <w:szCs w:val="28"/>
                    </w:rPr>
                  </w:rPrChange>
                </w:rPr>
                <w:t>Tạo mới người dùng.</w:t>
              </w:r>
            </w:ins>
          </w:p>
        </w:tc>
      </w:tr>
      <w:tr w:rsidR="003C02FF" w:rsidRPr="003C02FF" w14:paraId="3AA4AE42" w14:textId="77777777" w:rsidTr="003C02FF">
        <w:trPr>
          <w:trHeight w:val="360"/>
          <w:ins w:id="4164" w:author="James Vu" w:date="2024-04-19T00:01:00Z"/>
          <w:trPrChange w:id="4165" w:author="James Vu" w:date="2024-04-19T00:20:00Z">
            <w:trPr>
              <w:trHeight w:val="360"/>
            </w:trPr>
          </w:trPrChange>
        </w:trPr>
        <w:tc>
          <w:tcPr>
            <w:tcW w:w="704" w:type="dxa"/>
            <w:shd w:val="clear" w:color="auto" w:fill="auto"/>
            <w:noWrap/>
            <w:vAlign w:val="center"/>
            <w:hideMark/>
            <w:tcPrChange w:id="4166" w:author="James Vu" w:date="2024-04-19T00:20:00Z">
              <w:tcPr>
                <w:tcW w:w="704" w:type="dxa"/>
                <w:shd w:val="clear" w:color="auto" w:fill="auto"/>
                <w:noWrap/>
                <w:vAlign w:val="center"/>
                <w:hideMark/>
              </w:tcPr>
            </w:tcPrChange>
          </w:tcPr>
          <w:p w14:paraId="5A6125B6" w14:textId="77777777" w:rsidR="004D28C1" w:rsidRPr="003C02FF" w:rsidRDefault="004D28C1" w:rsidP="004D28C1">
            <w:pPr>
              <w:jc w:val="center"/>
              <w:rPr>
                <w:ins w:id="4167" w:author="James Vu" w:date="2024-04-19T00:01:00Z"/>
                <w:b/>
                <w:bCs/>
                <w:color w:val="000000"/>
                <w:rPrChange w:id="4168" w:author="James Vu" w:date="2024-04-19T00:19:00Z">
                  <w:rPr>
                    <w:ins w:id="4169" w:author="James Vu" w:date="2024-04-19T00:01:00Z"/>
                    <w:b/>
                    <w:bCs/>
                    <w:color w:val="000000"/>
                    <w:sz w:val="28"/>
                    <w:szCs w:val="28"/>
                  </w:rPr>
                </w:rPrChange>
              </w:rPr>
            </w:pPr>
            <w:ins w:id="4170" w:author="James Vu" w:date="2024-04-19T00:01:00Z">
              <w:r w:rsidRPr="003C02FF">
                <w:rPr>
                  <w:b/>
                  <w:bCs/>
                  <w:color w:val="000000"/>
                  <w:rPrChange w:id="4171" w:author="James Vu" w:date="2024-04-19T00:19:00Z">
                    <w:rPr>
                      <w:b/>
                      <w:bCs/>
                      <w:color w:val="000000"/>
                      <w:sz w:val="28"/>
                      <w:szCs w:val="28"/>
                    </w:rPr>
                  </w:rPrChange>
                </w:rPr>
                <w:t> </w:t>
              </w:r>
            </w:ins>
          </w:p>
        </w:tc>
        <w:tc>
          <w:tcPr>
            <w:tcW w:w="8358" w:type="dxa"/>
            <w:shd w:val="clear" w:color="auto" w:fill="auto"/>
            <w:noWrap/>
            <w:vAlign w:val="center"/>
            <w:hideMark/>
            <w:tcPrChange w:id="4172" w:author="James Vu" w:date="2024-04-19T00:20:00Z">
              <w:tcPr>
                <w:tcW w:w="8358" w:type="dxa"/>
                <w:shd w:val="clear" w:color="auto" w:fill="auto"/>
                <w:noWrap/>
                <w:vAlign w:val="center"/>
                <w:hideMark/>
              </w:tcPr>
            </w:tcPrChange>
          </w:tcPr>
          <w:p w14:paraId="5BF0A988" w14:textId="77777777" w:rsidR="004D28C1" w:rsidRPr="003C02FF" w:rsidRDefault="004D28C1" w:rsidP="004D28C1">
            <w:pPr>
              <w:rPr>
                <w:ins w:id="4173" w:author="James Vu" w:date="2024-04-19T00:01:00Z"/>
                <w:color w:val="0D0D0D"/>
                <w:rPrChange w:id="4174" w:author="James Vu" w:date="2024-04-19T00:19:00Z">
                  <w:rPr>
                    <w:ins w:id="4175" w:author="James Vu" w:date="2024-04-19T00:01:00Z"/>
                    <w:color w:val="0D0D0D"/>
                    <w:sz w:val="28"/>
                    <w:szCs w:val="28"/>
                  </w:rPr>
                </w:rPrChange>
              </w:rPr>
            </w:pPr>
            <w:ins w:id="4176" w:author="James Vu" w:date="2024-04-19T00:01:00Z">
              <w:r w:rsidRPr="003C02FF">
                <w:rPr>
                  <w:color w:val="0D0D0D"/>
                  <w:rPrChange w:id="4177" w:author="James Vu" w:date="2024-04-19T00:19:00Z">
                    <w:rPr>
                      <w:color w:val="0D0D0D"/>
                      <w:sz w:val="28"/>
                      <w:szCs w:val="28"/>
                    </w:rPr>
                  </w:rPrChange>
                </w:rPr>
                <w:t>Cập nhật thông tin người dùng.</w:t>
              </w:r>
            </w:ins>
          </w:p>
        </w:tc>
      </w:tr>
      <w:tr w:rsidR="003C02FF" w:rsidRPr="003C02FF" w14:paraId="09412AC0" w14:textId="77777777" w:rsidTr="003C02FF">
        <w:trPr>
          <w:trHeight w:val="360"/>
          <w:ins w:id="4178" w:author="James Vu" w:date="2024-04-19T00:01:00Z"/>
          <w:trPrChange w:id="4179" w:author="James Vu" w:date="2024-04-19T00:20:00Z">
            <w:trPr>
              <w:trHeight w:val="360"/>
            </w:trPr>
          </w:trPrChange>
        </w:trPr>
        <w:tc>
          <w:tcPr>
            <w:tcW w:w="704" w:type="dxa"/>
            <w:shd w:val="clear" w:color="auto" w:fill="auto"/>
            <w:noWrap/>
            <w:vAlign w:val="center"/>
            <w:hideMark/>
            <w:tcPrChange w:id="4180" w:author="James Vu" w:date="2024-04-19T00:20:00Z">
              <w:tcPr>
                <w:tcW w:w="704" w:type="dxa"/>
                <w:shd w:val="clear" w:color="auto" w:fill="auto"/>
                <w:noWrap/>
                <w:vAlign w:val="center"/>
                <w:hideMark/>
              </w:tcPr>
            </w:tcPrChange>
          </w:tcPr>
          <w:p w14:paraId="5ABDEA60" w14:textId="77777777" w:rsidR="004D28C1" w:rsidRPr="003C02FF" w:rsidRDefault="004D28C1" w:rsidP="004D28C1">
            <w:pPr>
              <w:jc w:val="center"/>
              <w:rPr>
                <w:ins w:id="4181" w:author="James Vu" w:date="2024-04-19T00:01:00Z"/>
                <w:b/>
                <w:bCs/>
                <w:color w:val="000000"/>
                <w:rPrChange w:id="4182" w:author="James Vu" w:date="2024-04-19T00:19:00Z">
                  <w:rPr>
                    <w:ins w:id="4183" w:author="James Vu" w:date="2024-04-19T00:01:00Z"/>
                    <w:b/>
                    <w:bCs/>
                    <w:color w:val="000000"/>
                    <w:sz w:val="28"/>
                    <w:szCs w:val="28"/>
                  </w:rPr>
                </w:rPrChange>
              </w:rPr>
            </w:pPr>
            <w:ins w:id="4184" w:author="James Vu" w:date="2024-04-19T00:01:00Z">
              <w:r w:rsidRPr="003C02FF">
                <w:rPr>
                  <w:b/>
                  <w:bCs/>
                  <w:color w:val="000000"/>
                  <w:rPrChange w:id="4185" w:author="James Vu" w:date="2024-04-19T00:19:00Z">
                    <w:rPr>
                      <w:b/>
                      <w:bCs/>
                      <w:color w:val="000000"/>
                      <w:sz w:val="28"/>
                      <w:szCs w:val="28"/>
                    </w:rPr>
                  </w:rPrChange>
                </w:rPr>
                <w:t> </w:t>
              </w:r>
            </w:ins>
          </w:p>
        </w:tc>
        <w:tc>
          <w:tcPr>
            <w:tcW w:w="8358" w:type="dxa"/>
            <w:shd w:val="clear" w:color="auto" w:fill="auto"/>
            <w:noWrap/>
            <w:vAlign w:val="center"/>
            <w:hideMark/>
            <w:tcPrChange w:id="4186" w:author="James Vu" w:date="2024-04-19T00:20:00Z">
              <w:tcPr>
                <w:tcW w:w="8358" w:type="dxa"/>
                <w:shd w:val="clear" w:color="auto" w:fill="auto"/>
                <w:noWrap/>
                <w:vAlign w:val="center"/>
                <w:hideMark/>
              </w:tcPr>
            </w:tcPrChange>
          </w:tcPr>
          <w:p w14:paraId="42D53AE5" w14:textId="77777777" w:rsidR="004D28C1" w:rsidRPr="003C02FF" w:rsidRDefault="004D28C1" w:rsidP="004D28C1">
            <w:pPr>
              <w:rPr>
                <w:ins w:id="4187" w:author="James Vu" w:date="2024-04-19T00:01:00Z"/>
                <w:color w:val="0D0D0D"/>
                <w:rPrChange w:id="4188" w:author="James Vu" w:date="2024-04-19T00:19:00Z">
                  <w:rPr>
                    <w:ins w:id="4189" w:author="James Vu" w:date="2024-04-19T00:01:00Z"/>
                    <w:color w:val="0D0D0D"/>
                    <w:sz w:val="28"/>
                    <w:szCs w:val="28"/>
                  </w:rPr>
                </w:rPrChange>
              </w:rPr>
            </w:pPr>
            <w:ins w:id="4190" w:author="James Vu" w:date="2024-04-19T00:01:00Z">
              <w:r w:rsidRPr="003C02FF">
                <w:rPr>
                  <w:color w:val="0D0D0D"/>
                  <w:rPrChange w:id="4191" w:author="James Vu" w:date="2024-04-19T00:19:00Z">
                    <w:rPr>
                      <w:color w:val="0D0D0D"/>
                      <w:sz w:val="28"/>
                      <w:szCs w:val="28"/>
                    </w:rPr>
                  </w:rPrChange>
                </w:rPr>
                <w:t>Xóa người dùng.</w:t>
              </w:r>
            </w:ins>
          </w:p>
        </w:tc>
      </w:tr>
      <w:tr w:rsidR="003C02FF" w:rsidRPr="003C02FF" w14:paraId="04FD3B49" w14:textId="77777777" w:rsidTr="003C02FF">
        <w:trPr>
          <w:trHeight w:val="360"/>
          <w:ins w:id="4192" w:author="James Vu" w:date="2024-04-19T00:01:00Z"/>
          <w:trPrChange w:id="4193" w:author="James Vu" w:date="2024-04-19T00:20:00Z">
            <w:trPr>
              <w:trHeight w:val="360"/>
            </w:trPr>
          </w:trPrChange>
        </w:trPr>
        <w:tc>
          <w:tcPr>
            <w:tcW w:w="704" w:type="dxa"/>
            <w:shd w:val="clear" w:color="auto" w:fill="auto"/>
            <w:noWrap/>
            <w:vAlign w:val="center"/>
            <w:hideMark/>
            <w:tcPrChange w:id="4194" w:author="James Vu" w:date="2024-04-19T00:20:00Z">
              <w:tcPr>
                <w:tcW w:w="704" w:type="dxa"/>
                <w:shd w:val="clear" w:color="auto" w:fill="auto"/>
                <w:noWrap/>
                <w:vAlign w:val="center"/>
                <w:hideMark/>
              </w:tcPr>
            </w:tcPrChange>
          </w:tcPr>
          <w:p w14:paraId="2411CD23" w14:textId="77777777" w:rsidR="004D28C1" w:rsidRPr="003C02FF" w:rsidRDefault="004D28C1" w:rsidP="004D28C1">
            <w:pPr>
              <w:jc w:val="center"/>
              <w:rPr>
                <w:ins w:id="4195" w:author="James Vu" w:date="2024-04-19T00:01:00Z"/>
                <w:b/>
                <w:bCs/>
                <w:color w:val="000000"/>
                <w:rPrChange w:id="4196" w:author="James Vu" w:date="2024-04-19T00:19:00Z">
                  <w:rPr>
                    <w:ins w:id="4197" w:author="James Vu" w:date="2024-04-19T00:01:00Z"/>
                    <w:b/>
                    <w:bCs/>
                    <w:color w:val="000000"/>
                    <w:sz w:val="28"/>
                    <w:szCs w:val="28"/>
                  </w:rPr>
                </w:rPrChange>
              </w:rPr>
            </w:pPr>
            <w:ins w:id="4198" w:author="James Vu" w:date="2024-04-19T00:01:00Z">
              <w:r w:rsidRPr="003C02FF">
                <w:rPr>
                  <w:b/>
                  <w:bCs/>
                  <w:color w:val="000000"/>
                  <w:rPrChange w:id="4199" w:author="James Vu" w:date="2024-04-19T00:19:00Z">
                    <w:rPr>
                      <w:b/>
                      <w:bCs/>
                      <w:color w:val="000000"/>
                      <w:sz w:val="28"/>
                      <w:szCs w:val="28"/>
                    </w:rPr>
                  </w:rPrChange>
                </w:rPr>
                <w:t> </w:t>
              </w:r>
            </w:ins>
          </w:p>
        </w:tc>
        <w:tc>
          <w:tcPr>
            <w:tcW w:w="8358" w:type="dxa"/>
            <w:shd w:val="clear" w:color="auto" w:fill="auto"/>
            <w:noWrap/>
            <w:vAlign w:val="center"/>
            <w:hideMark/>
            <w:tcPrChange w:id="4200" w:author="James Vu" w:date="2024-04-19T00:20:00Z">
              <w:tcPr>
                <w:tcW w:w="8358" w:type="dxa"/>
                <w:shd w:val="clear" w:color="auto" w:fill="auto"/>
                <w:noWrap/>
                <w:vAlign w:val="center"/>
                <w:hideMark/>
              </w:tcPr>
            </w:tcPrChange>
          </w:tcPr>
          <w:p w14:paraId="59F772D5" w14:textId="77777777" w:rsidR="004D28C1" w:rsidRPr="003C02FF" w:rsidRDefault="004D28C1" w:rsidP="004D28C1">
            <w:pPr>
              <w:rPr>
                <w:ins w:id="4201" w:author="James Vu" w:date="2024-04-19T00:01:00Z"/>
                <w:color w:val="0D0D0D"/>
                <w:rPrChange w:id="4202" w:author="James Vu" w:date="2024-04-19T00:19:00Z">
                  <w:rPr>
                    <w:ins w:id="4203" w:author="James Vu" w:date="2024-04-19T00:01:00Z"/>
                    <w:color w:val="0D0D0D"/>
                    <w:sz w:val="28"/>
                    <w:szCs w:val="28"/>
                  </w:rPr>
                </w:rPrChange>
              </w:rPr>
            </w:pPr>
            <w:ins w:id="4204" w:author="James Vu" w:date="2024-04-19T00:01:00Z">
              <w:r w:rsidRPr="003C02FF">
                <w:rPr>
                  <w:color w:val="0D0D0D"/>
                  <w:rPrChange w:id="4205" w:author="James Vu" w:date="2024-04-19T00:19:00Z">
                    <w:rPr>
                      <w:color w:val="0D0D0D"/>
                      <w:sz w:val="28"/>
                      <w:szCs w:val="28"/>
                    </w:rPr>
                  </w:rPrChange>
                </w:rPr>
                <w:t>Khôi phục mật khẩu người dùng.</w:t>
              </w:r>
            </w:ins>
          </w:p>
        </w:tc>
      </w:tr>
      <w:tr w:rsidR="003C02FF" w:rsidRPr="003C02FF" w14:paraId="5A295857" w14:textId="77777777" w:rsidTr="003C02FF">
        <w:trPr>
          <w:trHeight w:val="360"/>
          <w:ins w:id="4206" w:author="James Vu" w:date="2024-04-19T00:01:00Z"/>
          <w:trPrChange w:id="4207" w:author="James Vu" w:date="2024-04-19T00:20:00Z">
            <w:trPr>
              <w:trHeight w:val="360"/>
            </w:trPr>
          </w:trPrChange>
        </w:trPr>
        <w:tc>
          <w:tcPr>
            <w:tcW w:w="704" w:type="dxa"/>
            <w:shd w:val="clear" w:color="auto" w:fill="auto"/>
            <w:noWrap/>
            <w:vAlign w:val="center"/>
            <w:hideMark/>
            <w:tcPrChange w:id="4208" w:author="James Vu" w:date="2024-04-19T00:20:00Z">
              <w:tcPr>
                <w:tcW w:w="704" w:type="dxa"/>
                <w:shd w:val="clear" w:color="auto" w:fill="auto"/>
                <w:noWrap/>
                <w:vAlign w:val="center"/>
                <w:hideMark/>
              </w:tcPr>
            </w:tcPrChange>
          </w:tcPr>
          <w:p w14:paraId="01D81433" w14:textId="77777777" w:rsidR="004D28C1" w:rsidRPr="003C02FF" w:rsidRDefault="004D28C1" w:rsidP="004D28C1">
            <w:pPr>
              <w:jc w:val="center"/>
              <w:rPr>
                <w:ins w:id="4209" w:author="James Vu" w:date="2024-04-19T00:01:00Z"/>
                <w:b/>
                <w:bCs/>
                <w:color w:val="000000"/>
                <w:rPrChange w:id="4210" w:author="James Vu" w:date="2024-04-19T00:19:00Z">
                  <w:rPr>
                    <w:ins w:id="4211" w:author="James Vu" w:date="2024-04-19T00:01:00Z"/>
                    <w:b/>
                    <w:bCs/>
                    <w:color w:val="000000"/>
                    <w:sz w:val="28"/>
                    <w:szCs w:val="28"/>
                  </w:rPr>
                </w:rPrChange>
              </w:rPr>
            </w:pPr>
            <w:ins w:id="4212" w:author="James Vu" w:date="2024-04-19T00:01:00Z">
              <w:r w:rsidRPr="003C02FF">
                <w:rPr>
                  <w:b/>
                  <w:bCs/>
                  <w:color w:val="000000"/>
                  <w:rPrChange w:id="4213" w:author="James Vu" w:date="2024-04-19T00:19:00Z">
                    <w:rPr>
                      <w:b/>
                      <w:bCs/>
                      <w:color w:val="000000"/>
                      <w:sz w:val="28"/>
                      <w:szCs w:val="28"/>
                    </w:rPr>
                  </w:rPrChange>
                </w:rPr>
                <w:t> </w:t>
              </w:r>
            </w:ins>
          </w:p>
        </w:tc>
        <w:tc>
          <w:tcPr>
            <w:tcW w:w="8358" w:type="dxa"/>
            <w:shd w:val="clear" w:color="auto" w:fill="auto"/>
            <w:noWrap/>
            <w:vAlign w:val="center"/>
            <w:hideMark/>
            <w:tcPrChange w:id="4214" w:author="James Vu" w:date="2024-04-19T00:20:00Z">
              <w:tcPr>
                <w:tcW w:w="8358" w:type="dxa"/>
                <w:shd w:val="clear" w:color="auto" w:fill="auto"/>
                <w:noWrap/>
                <w:vAlign w:val="center"/>
                <w:hideMark/>
              </w:tcPr>
            </w:tcPrChange>
          </w:tcPr>
          <w:p w14:paraId="598B903D" w14:textId="77777777" w:rsidR="004D28C1" w:rsidRPr="003C02FF" w:rsidRDefault="004D28C1" w:rsidP="004D28C1">
            <w:pPr>
              <w:rPr>
                <w:ins w:id="4215" w:author="James Vu" w:date="2024-04-19T00:01:00Z"/>
                <w:color w:val="0D0D0D"/>
                <w:rPrChange w:id="4216" w:author="James Vu" w:date="2024-04-19T00:19:00Z">
                  <w:rPr>
                    <w:ins w:id="4217" w:author="James Vu" w:date="2024-04-19T00:01:00Z"/>
                    <w:color w:val="0D0D0D"/>
                    <w:sz w:val="28"/>
                    <w:szCs w:val="28"/>
                  </w:rPr>
                </w:rPrChange>
              </w:rPr>
            </w:pPr>
            <w:ins w:id="4218" w:author="James Vu" w:date="2024-04-19T00:01:00Z">
              <w:r w:rsidRPr="003C02FF">
                <w:rPr>
                  <w:color w:val="0D0D0D"/>
                  <w:rPrChange w:id="4219" w:author="James Vu" w:date="2024-04-19T00:19:00Z">
                    <w:rPr>
                      <w:color w:val="0D0D0D"/>
                      <w:sz w:val="28"/>
                      <w:szCs w:val="28"/>
                    </w:rPr>
                  </w:rPrChange>
                </w:rPr>
                <w:t>Xem lịch sử hoạt động của người dùng.</w:t>
              </w:r>
            </w:ins>
          </w:p>
        </w:tc>
      </w:tr>
      <w:tr w:rsidR="003C02FF" w:rsidRPr="003C02FF" w14:paraId="2D7FFA04" w14:textId="77777777" w:rsidTr="003C02FF">
        <w:trPr>
          <w:trHeight w:val="360"/>
          <w:ins w:id="4220" w:author="James Vu" w:date="2024-04-19T00:01:00Z"/>
          <w:trPrChange w:id="4221" w:author="James Vu" w:date="2024-04-19T00:20:00Z">
            <w:trPr>
              <w:trHeight w:val="360"/>
            </w:trPr>
          </w:trPrChange>
        </w:trPr>
        <w:tc>
          <w:tcPr>
            <w:tcW w:w="704" w:type="dxa"/>
            <w:shd w:val="clear" w:color="auto" w:fill="auto"/>
            <w:noWrap/>
            <w:vAlign w:val="center"/>
            <w:hideMark/>
            <w:tcPrChange w:id="4222" w:author="James Vu" w:date="2024-04-19T00:20:00Z">
              <w:tcPr>
                <w:tcW w:w="704" w:type="dxa"/>
                <w:shd w:val="clear" w:color="auto" w:fill="auto"/>
                <w:noWrap/>
                <w:vAlign w:val="center"/>
                <w:hideMark/>
              </w:tcPr>
            </w:tcPrChange>
          </w:tcPr>
          <w:p w14:paraId="7F2EECD3" w14:textId="77777777" w:rsidR="004D28C1" w:rsidRPr="003C02FF" w:rsidRDefault="004D28C1" w:rsidP="004D28C1">
            <w:pPr>
              <w:jc w:val="center"/>
              <w:rPr>
                <w:ins w:id="4223" w:author="James Vu" w:date="2024-04-19T00:01:00Z"/>
                <w:b/>
                <w:bCs/>
                <w:color w:val="000000"/>
                <w:rPrChange w:id="4224" w:author="James Vu" w:date="2024-04-19T00:19:00Z">
                  <w:rPr>
                    <w:ins w:id="4225" w:author="James Vu" w:date="2024-04-19T00:01:00Z"/>
                    <w:b/>
                    <w:bCs/>
                    <w:color w:val="000000"/>
                    <w:sz w:val="28"/>
                    <w:szCs w:val="28"/>
                  </w:rPr>
                </w:rPrChange>
              </w:rPr>
            </w:pPr>
            <w:ins w:id="4226" w:author="James Vu" w:date="2024-04-19T00:01:00Z">
              <w:r w:rsidRPr="003C02FF">
                <w:rPr>
                  <w:b/>
                  <w:bCs/>
                  <w:color w:val="000000"/>
                  <w:rPrChange w:id="4227" w:author="James Vu" w:date="2024-04-19T00:19:00Z">
                    <w:rPr>
                      <w:b/>
                      <w:bCs/>
                      <w:color w:val="000000"/>
                      <w:sz w:val="28"/>
                      <w:szCs w:val="28"/>
                    </w:rPr>
                  </w:rPrChange>
                </w:rPr>
                <w:t>2</w:t>
              </w:r>
            </w:ins>
          </w:p>
        </w:tc>
        <w:tc>
          <w:tcPr>
            <w:tcW w:w="8358" w:type="dxa"/>
            <w:shd w:val="clear" w:color="auto" w:fill="auto"/>
            <w:noWrap/>
            <w:vAlign w:val="center"/>
            <w:hideMark/>
            <w:tcPrChange w:id="4228" w:author="James Vu" w:date="2024-04-19T00:20:00Z">
              <w:tcPr>
                <w:tcW w:w="8358" w:type="dxa"/>
                <w:shd w:val="clear" w:color="auto" w:fill="auto"/>
                <w:noWrap/>
                <w:vAlign w:val="center"/>
                <w:hideMark/>
              </w:tcPr>
            </w:tcPrChange>
          </w:tcPr>
          <w:p w14:paraId="46405815" w14:textId="77777777" w:rsidR="004D28C1" w:rsidRPr="003C02FF" w:rsidRDefault="004D28C1" w:rsidP="004D28C1">
            <w:pPr>
              <w:rPr>
                <w:ins w:id="4229" w:author="James Vu" w:date="2024-04-19T00:01:00Z"/>
                <w:b/>
                <w:bCs/>
                <w:color w:val="0D0D0D"/>
                <w:rPrChange w:id="4230" w:author="James Vu" w:date="2024-04-19T00:19:00Z">
                  <w:rPr>
                    <w:ins w:id="4231" w:author="James Vu" w:date="2024-04-19T00:01:00Z"/>
                    <w:b/>
                    <w:bCs/>
                    <w:color w:val="0D0D0D"/>
                    <w:sz w:val="28"/>
                    <w:szCs w:val="28"/>
                  </w:rPr>
                </w:rPrChange>
              </w:rPr>
            </w:pPr>
            <w:ins w:id="4232" w:author="James Vu" w:date="2024-04-19T00:01:00Z">
              <w:r w:rsidRPr="003C02FF">
                <w:rPr>
                  <w:b/>
                  <w:bCs/>
                  <w:color w:val="0D0D0D"/>
                  <w:rPrChange w:id="4233" w:author="James Vu" w:date="2024-04-19T00:19:00Z">
                    <w:rPr>
                      <w:b/>
                      <w:bCs/>
                      <w:color w:val="0D0D0D"/>
                      <w:sz w:val="28"/>
                      <w:szCs w:val="28"/>
                    </w:rPr>
                  </w:rPrChange>
                </w:rPr>
                <w:t>Phân quyền và truy cập</w:t>
              </w:r>
            </w:ins>
          </w:p>
        </w:tc>
      </w:tr>
      <w:tr w:rsidR="003C02FF" w:rsidRPr="003C02FF" w14:paraId="3B0D77D7" w14:textId="77777777" w:rsidTr="003C02FF">
        <w:trPr>
          <w:trHeight w:val="360"/>
          <w:ins w:id="4234" w:author="James Vu" w:date="2024-04-19T00:01:00Z"/>
          <w:trPrChange w:id="4235" w:author="James Vu" w:date="2024-04-19T00:20:00Z">
            <w:trPr>
              <w:trHeight w:val="360"/>
            </w:trPr>
          </w:trPrChange>
        </w:trPr>
        <w:tc>
          <w:tcPr>
            <w:tcW w:w="704" w:type="dxa"/>
            <w:shd w:val="clear" w:color="auto" w:fill="auto"/>
            <w:noWrap/>
            <w:vAlign w:val="center"/>
            <w:hideMark/>
            <w:tcPrChange w:id="4236" w:author="James Vu" w:date="2024-04-19T00:20:00Z">
              <w:tcPr>
                <w:tcW w:w="704" w:type="dxa"/>
                <w:shd w:val="clear" w:color="auto" w:fill="auto"/>
                <w:noWrap/>
                <w:vAlign w:val="center"/>
                <w:hideMark/>
              </w:tcPr>
            </w:tcPrChange>
          </w:tcPr>
          <w:p w14:paraId="21A743DF" w14:textId="77777777" w:rsidR="004D28C1" w:rsidRPr="003C02FF" w:rsidRDefault="004D28C1" w:rsidP="004D28C1">
            <w:pPr>
              <w:jc w:val="center"/>
              <w:rPr>
                <w:ins w:id="4237" w:author="James Vu" w:date="2024-04-19T00:01:00Z"/>
                <w:b/>
                <w:bCs/>
                <w:color w:val="000000"/>
                <w:rPrChange w:id="4238" w:author="James Vu" w:date="2024-04-19T00:19:00Z">
                  <w:rPr>
                    <w:ins w:id="4239" w:author="James Vu" w:date="2024-04-19T00:01:00Z"/>
                    <w:b/>
                    <w:bCs/>
                    <w:color w:val="000000"/>
                    <w:sz w:val="28"/>
                    <w:szCs w:val="28"/>
                  </w:rPr>
                </w:rPrChange>
              </w:rPr>
            </w:pPr>
            <w:ins w:id="4240" w:author="James Vu" w:date="2024-04-19T00:01:00Z">
              <w:r w:rsidRPr="003C02FF">
                <w:rPr>
                  <w:b/>
                  <w:bCs/>
                  <w:color w:val="000000"/>
                  <w:rPrChange w:id="4241" w:author="James Vu" w:date="2024-04-19T00:19:00Z">
                    <w:rPr>
                      <w:b/>
                      <w:bCs/>
                      <w:color w:val="000000"/>
                      <w:sz w:val="28"/>
                      <w:szCs w:val="28"/>
                    </w:rPr>
                  </w:rPrChange>
                </w:rPr>
                <w:t> </w:t>
              </w:r>
            </w:ins>
          </w:p>
        </w:tc>
        <w:tc>
          <w:tcPr>
            <w:tcW w:w="8358" w:type="dxa"/>
            <w:shd w:val="clear" w:color="auto" w:fill="auto"/>
            <w:noWrap/>
            <w:vAlign w:val="center"/>
            <w:hideMark/>
            <w:tcPrChange w:id="4242" w:author="James Vu" w:date="2024-04-19T00:20:00Z">
              <w:tcPr>
                <w:tcW w:w="8358" w:type="dxa"/>
                <w:shd w:val="clear" w:color="auto" w:fill="auto"/>
                <w:noWrap/>
                <w:vAlign w:val="center"/>
                <w:hideMark/>
              </w:tcPr>
            </w:tcPrChange>
          </w:tcPr>
          <w:p w14:paraId="28E38260" w14:textId="77777777" w:rsidR="004D28C1" w:rsidRPr="003C02FF" w:rsidRDefault="004D28C1" w:rsidP="004D28C1">
            <w:pPr>
              <w:rPr>
                <w:ins w:id="4243" w:author="James Vu" w:date="2024-04-19T00:01:00Z"/>
                <w:color w:val="0D0D0D"/>
                <w:rPrChange w:id="4244" w:author="James Vu" w:date="2024-04-19T00:19:00Z">
                  <w:rPr>
                    <w:ins w:id="4245" w:author="James Vu" w:date="2024-04-19T00:01:00Z"/>
                    <w:color w:val="0D0D0D"/>
                    <w:sz w:val="28"/>
                    <w:szCs w:val="28"/>
                  </w:rPr>
                </w:rPrChange>
              </w:rPr>
            </w:pPr>
            <w:ins w:id="4246" w:author="James Vu" w:date="2024-04-19T00:01:00Z">
              <w:r w:rsidRPr="003C02FF">
                <w:rPr>
                  <w:color w:val="0D0D0D"/>
                  <w:rPrChange w:id="4247" w:author="James Vu" w:date="2024-04-19T00:19:00Z">
                    <w:rPr>
                      <w:color w:val="0D0D0D"/>
                      <w:sz w:val="28"/>
                      <w:szCs w:val="28"/>
                    </w:rPr>
                  </w:rPrChange>
                </w:rPr>
                <w:t>Định nghĩa vai trò người dùng.</w:t>
              </w:r>
            </w:ins>
          </w:p>
        </w:tc>
      </w:tr>
      <w:tr w:rsidR="003C02FF" w:rsidRPr="003C02FF" w14:paraId="207D3838" w14:textId="77777777" w:rsidTr="003C02FF">
        <w:trPr>
          <w:trHeight w:val="360"/>
          <w:ins w:id="4248" w:author="James Vu" w:date="2024-04-19T00:01:00Z"/>
          <w:trPrChange w:id="4249" w:author="James Vu" w:date="2024-04-19T00:20:00Z">
            <w:trPr>
              <w:trHeight w:val="360"/>
            </w:trPr>
          </w:trPrChange>
        </w:trPr>
        <w:tc>
          <w:tcPr>
            <w:tcW w:w="704" w:type="dxa"/>
            <w:shd w:val="clear" w:color="auto" w:fill="auto"/>
            <w:noWrap/>
            <w:vAlign w:val="center"/>
            <w:hideMark/>
            <w:tcPrChange w:id="4250" w:author="James Vu" w:date="2024-04-19T00:20:00Z">
              <w:tcPr>
                <w:tcW w:w="704" w:type="dxa"/>
                <w:shd w:val="clear" w:color="auto" w:fill="auto"/>
                <w:noWrap/>
                <w:vAlign w:val="center"/>
                <w:hideMark/>
              </w:tcPr>
            </w:tcPrChange>
          </w:tcPr>
          <w:p w14:paraId="0EBB3A37" w14:textId="77777777" w:rsidR="004D28C1" w:rsidRPr="003C02FF" w:rsidRDefault="004D28C1" w:rsidP="004D28C1">
            <w:pPr>
              <w:jc w:val="center"/>
              <w:rPr>
                <w:ins w:id="4251" w:author="James Vu" w:date="2024-04-19T00:01:00Z"/>
                <w:b/>
                <w:bCs/>
                <w:color w:val="000000"/>
                <w:rPrChange w:id="4252" w:author="James Vu" w:date="2024-04-19T00:19:00Z">
                  <w:rPr>
                    <w:ins w:id="4253" w:author="James Vu" w:date="2024-04-19T00:01:00Z"/>
                    <w:b/>
                    <w:bCs/>
                    <w:color w:val="000000"/>
                    <w:sz w:val="28"/>
                    <w:szCs w:val="28"/>
                  </w:rPr>
                </w:rPrChange>
              </w:rPr>
            </w:pPr>
            <w:ins w:id="4254" w:author="James Vu" w:date="2024-04-19T00:01:00Z">
              <w:r w:rsidRPr="003C02FF">
                <w:rPr>
                  <w:b/>
                  <w:bCs/>
                  <w:color w:val="000000"/>
                  <w:rPrChange w:id="4255" w:author="James Vu" w:date="2024-04-19T00:19:00Z">
                    <w:rPr>
                      <w:b/>
                      <w:bCs/>
                      <w:color w:val="000000"/>
                      <w:sz w:val="28"/>
                      <w:szCs w:val="28"/>
                    </w:rPr>
                  </w:rPrChange>
                </w:rPr>
                <w:t> </w:t>
              </w:r>
            </w:ins>
          </w:p>
        </w:tc>
        <w:tc>
          <w:tcPr>
            <w:tcW w:w="8358" w:type="dxa"/>
            <w:shd w:val="clear" w:color="auto" w:fill="auto"/>
            <w:noWrap/>
            <w:vAlign w:val="center"/>
            <w:hideMark/>
            <w:tcPrChange w:id="4256" w:author="James Vu" w:date="2024-04-19T00:20:00Z">
              <w:tcPr>
                <w:tcW w:w="8358" w:type="dxa"/>
                <w:shd w:val="clear" w:color="auto" w:fill="auto"/>
                <w:noWrap/>
                <w:vAlign w:val="center"/>
                <w:hideMark/>
              </w:tcPr>
            </w:tcPrChange>
          </w:tcPr>
          <w:p w14:paraId="3FB511EB" w14:textId="77777777" w:rsidR="004D28C1" w:rsidRPr="003C02FF" w:rsidRDefault="004D28C1" w:rsidP="004D28C1">
            <w:pPr>
              <w:rPr>
                <w:ins w:id="4257" w:author="James Vu" w:date="2024-04-19T00:01:00Z"/>
                <w:color w:val="0D0D0D"/>
                <w:rPrChange w:id="4258" w:author="James Vu" w:date="2024-04-19T00:19:00Z">
                  <w:rPr>
                    <w:ins w:id="4259" w:author="James Vu" w:date="2024-04-19T00:01:00Z"/>
                    <w:color w:val="0D0D0D"/>
                    <w:sz w:val="28"/>
                    <w:szCs w:val="28"/>
                  </w:rPr>
                </w:rPrChange>
              </w:rPr>
            </w:pPr>
            <w:ins w:id="4260" w:author="James Vu" w:date="2024-04-19T00:01:00Z">
              <w:r w:rsidRPr="003C02FF">
                <w:rPr>
                  <w:color w:val="0D0D0D"/>
                  <w:rPrChange w:id="4261" w:author="James Vu" w:date="2024-04-19T00:19:00Z">
                    <w:rPr>
                      <w:color w:val="0D0D0D"/>
                      <w:sz w:val="28"/>
                      <w:szCs w:val="28"/>
                    </w:rPr>
                  </w:rPrChange>
                </w:rPr>
                <w:t>Phân quyền theo vai trò.</w:t>
              </w:r>
            </w:ins>
          </w:p>
        </w:tc>
      </w:tr>
      <w:tr w:rsidR="003C02FF" w:rsidRPr="003C02FF" w14:paraId="17E29283" w14:textId="77777777" w:rsidTr="003C02FF">
        <w:trPr>
          <w:trHeight w:val="360"/>
          <w:ins w:id="4262" w:author="James Vu" w:date="2024-04-19T00:01:00Z"/>
          <w:trPrChange w:id="4263" w:author="James Vu" w:date="2024-04-19T00:20:00Z">
            <w:trPr>
              <w:trHeight w:val="360"/>
            </w:trPr>
          </w:trPrChange>
        </w:trPr>
        <w:tc>
          <w:tcPr>
            <w:tcW w:w="704" w:type="dxa"/>
            <w:shd w:val="clear" w:color="auto" w:fill="auto"/>
            <w:noWrap/>
            <w:vAlign w:val="center"/>
            <w:hideMark/>
            <w:tcPrChange w:id="4264" w:author="James Vu" w:date="2024-04-19T00:20:00Z">
              <w:tcPr>
                <w:tcW w:w="704" w:type="dxa"/>
                <w:shd w:val="clear" w:color="auto" w:fill="auto"/>
                <w:noWrap/>
                <w:vAlign w:val="center"/>
                <w:hideMark/>
              </w:tcPr>
            </w:tcPrChange>
          </w:tcPr>
          <w:p w14:paraId="7EE279A2" w14:textId="77777777" w:rsidR="004D28C1" w:rsidRPr="003C02FF" w:rsidRDefault="004D28C1" w:rsidP="004D28C1">
            <w:pPr>
              <w:jc w:val="center"/>
              <w:rPr>
                <w:ins w:id="4265" w:author="James Vu" w:date="2024-04-19T00:01:00Z"/>
                <w:b/>
                <w:bCs/>
                <w:color w:val="000000"/>
                <w:rPrChange w:id="4266" w:author="James Vu" w:date="2024-04-19T00:19:00Z">
                  <w:rPr>
                    <w:ins w:id="4267" w:author="James Vu" w:date="2024-04-19T00:01:00Z"/>
                    <w:b/>
                    <w:bCs/>
                    <w:color w:val="000000"/>
                    <w:sz w:val="28"/>
                    <w:szCs w:val="28"/>
                  </w:rPr>
                </w:rPrChange>
              </w:rPr>
            </w:pPr>
            <w:ins w:id="4268" w:author="James Vu" w:date="2024-04-19T00:01:00Z">
              <w:r w:rsidRPr="003C02FF">
                <w:rPr>
                  <w:b/>
                  <w:bCs/>
                  <w:color w:val="000000"/>
                  <w:rPrChange w:id="4269" w:author="James Vu" w:date="2024-04-19T00:19:00Z">
                    <w:rPr>
                      <w:b/>
                      <w:bCs/>
                      <w:color w:val="000000"/>
                      <w:sz w:val="28"/>
                      <w:szCs w:val="28"/>
                    </w:rPr>
                  </w:rPrChange>
                </w:rPr>
                <w:t> </w:t>
              </w:r>
            </w:ins>
          </w:p>
        </w:tc>
        <w:tc>
          <w:tcPr>
            <w:tcW w:w="8358" w:type="dxa"/>
            <w:shd w:val="clear" w:color="auto" w:fill="auto"/>
            <w:noWrap/>
            <w:vAlign w:val="center"/>
            <w:hideMark/>
            <w:tcPrChange w:id="4270" w:author="James Vu" w:date="2024-04-19T00:20:00Z">
              <w:tcPr>
                <w:tcW w:w="8358" w:type="dxa"/>
                <w:shd w:val="clear" w:color="auto" w:fill="auto"/>
                <w:noWrap/>
                <w:vAlign w:val="center"/>
                <w:hideMark/>
              </w:tcPr>
            </w:tcPrChange>
          </w:tcPr>
          <w:p w14:paraId="51612C05" w14:textId="77777777" w:rsidR="004D28C1" w:rsidRPr="003C02FF" w:rsidRDefault="004D28C1" w:rsidP="004D28C1">
            <w:pPr>
              <w:rPr>
                <w:ins w:id="4271" w:author="James Vu" w:date="2024-04-19T00:01:00Z"/>
                <w:color w:val="0D0D0D"/>
                <w:rPrChange w:id="4272" w:author="James Vu" w:date="2024-04-19T00:19:00Z">
                  <w:rPr>
                    <w:ins w:id="4273" w:author="James Vu" w:date="2024-04-19T00:01:00Z"/>
                    <w:color w:val="0D0D0D"/>
                    <w:sz w:val="28"/>
                    <w:szCs w:val="28"/>
                  </w:rPr>
                </w:rPrChange>
              </w:rPr>
            </w:pPr>
            <w:ins w:id="4274" w:author="James Vu" w:date="2024-04-19T00:01:00Z">
              <w:r w:rsidRPr="003C02FF">
                <w:rPr>
                  <w:color w:val="0D0D0D"/>
                  <w:rPrChange w:id="4275" w:author="James Vu" w:date="2024-04-19T00:19:00Z">
                    <w:rPr>
                      <w:color w:val="0D0D0D"/>
                      <w:sz w:val="28"/>
                      <w:szCs w:val="28"/>
                    </w:rPr>
                  </w:rPrChange>
                </w:rPr>
                <w:t>Kiểm soát truy cập theo khu vực.</w:t>
              </w:r>
            </w:ins>
          </w:p>
        </w:tc>
      </w:tr>
      <w:tr w:rsidR="003C02FF" w:rsidRPr="003C02FF" w14:paraId="01783F5F" w14:textId="77777777" w:rsidTr="003C02FF">
        <w:trPr>
          <w:trHeight w:val="360"/>
          <w:ins w:id="4276" w:author="James Vu" w:date="2024-04-19T00:01:00Z"/>
          <w:trPrChange w:id="4277" w:author="James Vu" w:date="2024-04-19T00:20:00Z">
            <w:trPr>
              <w:trHeight w:val="360"/>
            </w:trPr>
          </w:trPrChange>
        </w:trPr>
        <w:tc>
          <w:tcPr>
            <w:tcW w:w="704" w:type="dxa"/>
            <w:shd w:val="clear" w:color="auto" w:fill="auto"/>
            <w:noWrap/>
            <w:vAlign w:val="center"/>
            <w:hideMark/>
            <w:tcPrChange w:id="4278" w:author="James Vu" w:date="2024-04-19T00:20:00Z">
              <w:tcPr>
                <w:tcW w:w="704" w:type="dxa"/>
                <w:shd w:val="clear" w:color="auto" w:fill="auto"/>
                <w:noWrap/>
                <w:vAlign w:val="center"/>
                <w:hideMark/>
              </w:tcPr>
            </w:tcPrChange>
          </w:tcPr>
          <w:p w14:paraId="6A1B6522" w14:textId="77777777" w:rsidR="004D28C1" w:rsidRPr="003C02FF" w:rsidRDefault="004D28C1" w:rsidP="004D28C1">
            <w:pPr>
              <w:jc w:val="center"/>
              <w:rPr>
                <w:ins w:id="4279" w:author="James Vu" w:date="2024-04-19T00:01:00Z"/>
                <w:b/>
                <w:bCs/>
                <w:color w:val="000000"/>
                <w:rPrChange w:id="4280" w:author="James Vu" w:date="2024-04-19T00:19:00Z">
                  <w:rPr>
                    <w:ins w:id="4281" w:author="James Vu" w:date="2024-04-19T00:01:00Z"/>
                    <w:b/>
                    <w:bCs/>
                    <w:color w:val="000000"/>
                    <w:sz w:val="28"/>
                    <w:szCs w:val="28"/>
                  </w:rPr>
                </w:rPrChange>
              </w:rPr>
            </w:pPr>
            <w:ins w:id="4282" w:author="James Vu" w:date="2024-04-19T00:01:00Z">
              <w:r w:rsidRPr="003C02FF">
                <w:rPr>
                  <w:b/>
                  <w:bCs/>
                  <w:color w:val="000000"/>
                  <w:rPrChange w:id="4283" w:author="James Vu" w:date="2024-04-19T00:19:00Z">
                    <w:rPr>
                      <w:b/>
                      <w:bCs/>
                      <w:color w:val="000000"/>
                      <w:sz w:val="28"/>
                      <w:szCs w:val="28"/>
                    </w:rPr>
                  </w:rPrChange>
                </w:rPr>
                <w:t> </w:t>
              </w:r>
            </w:ins>
          </w:p>
        </w:tc>
        <w:tc>
          <w:tcPr>
            <w:tcW w:w="8358" w:type="dxa"/>
            <w:shd w:val="clear" w:color="auto" w:fill="auto"/>
            <w:noWrap/>
            <w:vAlign w:val="center"/>
            <w:hideMark/>
            <w:tcPrChange w:id="4284" w:author="James Vu" w:date="2024-04-19T00:20:00Z">
              <w:tcPr>
                <w:tcW w:w="8358" w:type="dxa"/>
                <w:shd w:val="clear" w:color="auto" w:fill="auto"/>
                <w:noWrap/>
                <w:vAlign w:val="center"/>
                <w:hideMark/>
              </w:tcPr>
            </w:tcPrChange>
          </w:tcPr>
          <w:p w14:paraId="3803B65F" w14:textId="77777777" w:rsidR="004D28C1" w:rsidRPr="003C02FF" w:rsidRDefault="004D28C1" w:rsidP="004D28C1">
            <w:pPr>
              <w:rPr>
                <w:ins w:id="4285" w:author="James Vu" w:date="2024-04-19T00:01:00Z"/>
                <w:color w:val="0D0D0D"/>
                <w:rPrChange w:id="4286" w:author="James Vu" w:date="2024-04-19T00:19:00Z">
                  <w:rPr>
                    <w:ins w:id="4287" w:author="James Vu" w:date="2024-04-19T00:01:00Z"/>
                    <w:color w:val="0D0D0D"/>
                    <w:sz w:val="28"/>
                    <w:szCs w:val="28"/>
                  </w:rPr>
                </w:rPrChange>
              </w:rPr>
            </w:pPr>
            <w:ins w:id="4288" w:author="James Vu" w:date="2024-04-19T00:01:00Z">
              <w:r w:rsidRPr="003C02FF">
                <w:rPr>
                  <w:color w:val="0D0D0D"/>
                  <w:rPrChange w:id="4289" w:author="James Vu" w:date="2024-04-19T00:19:00Z">
                    <w:rPr>
                      <w:color w:val="0D0D0D"/>
                      <w:sz w:val="28"/>
                      <w:szCs w:val="28"/>
                    </w:rPr>
                  </w:rPrChange>
                </w:rPr>
                <w:t>Quản lý truy cập dữ liệu.</w:t>
              </w:r>
            </w:ins>
          </w:p>
        </w:tc>
      </w:tr>
      <w:tr w:rsidR="003C02FF" w:rsidRPr="003C02FF" w14:paraId="096CAAB5" w14:textId="77777777" w:rsidTr="003C02FF">
        <w:trPr>
          <w:trHeight w:val="360"/>
          <w:ins w:id="4290" w:author="James Vu" w:date="2024-04-19T00:01:00Z"/>
          <w:trPrChange w:id="4291" w:author="James Vu" w:date="2024-04-19T00:20:00Z">
            <w:trPr>
              <w:trHeight w:val="360"/>
            </w:trPr>
          </w:trPrChange>
        </w:trPr>
        <w:tc>
          <w:tcPr>
            <w:tcW w:w="704" w:type="dxa"/>
            <w:shd w:val="clear" w:color="auto" w:fill="auto"/>
            <w:noWrap/>
            <w:vAlign w:val="center"/>
            <w:hideMark/>
            <w:tcPrChange w:id="4292" w:author="James Vu" w:date="2024-04-19T00:20:00Z">
              <w:tcPr>
                <w:tcW w:w="704" w:type="dxa"/>
                <w:shd w:val="clear" w:color="auto" w:fill="auto"/>
                <w:noWrap/>
                <w:vAlign w:val="center"/>
                <w:hideMark/>
              </w:tcPr>
            </w:tcPrChange>
          </w:tcPr>
          <w:p w14:paraId="7D23BF5A" w14:textId="77777777" w:rsidR="004D28C1" w:rsidRPr="003C02FF" w:rsidRDefault="004D28C1" w:rsidP="004D28C1">
            <w:pPr>
              <w:jc w:val="center"/>
              <w:rPr>
                <w:ins w:id="4293" w:author="James Vu" w:date="2024-04-19T00:01:00Z"/>
                <w:b/>
                <w:bCs/>
                <w:color w:val="000000"/>
                <w:rPrChange w:id="4294" w:author="James Vu" w:date="2024-04-19T00:19:00Z">
                  <w:rPr>
                    <w:ins w:id="4295" w:author="James Vu" w:date="2024-04-19T00:01:00Z"/>
                    <w:b/>
                    <w:bCs/>
                    <w:color w:val="000000"/>
                    <w:sz w:val="28"/>
                    <w:szCs w:val="28"/>
                  </w:rPr>
                </w:rPrChange>
              </w:rPr>
            </w:pPr>
            <w:ins w:id="4296" w:author="James Vu" w:date="2024-04-19T00:01:00Z">
              <w:r w:rsidRPr="003C02FF">
                <w:rPr>
                  <w:b/>
                  <w:bCs/>
                  <w:color w:val="000000"/>
                  <w:rPrChange w:id="4297" w:author="James Vu" w:date="2024-04-19T00:19:00Z">
                    <w:rPr>
                      <w:b/>
                      <w:bCs/>
                      <w:color w:val="000000"/>
                      <w:sz w:val="28"/>
                      <w:szCs w:val="28"/>
                    </w:rPr>
                  </w:rPrChange>
                </w:rPr>
                <w:t> </w:t>
              </w:r>
            </w:ins>
          </w:p>
        </w:tc>
        <w:tc>
          <w:tcPr>
            <w:tcW w:w="8358" w:type="dxa"/>
            <w:shd w:val="clear" w:color="auto" w:fill="auto"/>
            <w:noWrap/>
            <w:vAlign w:val="center"/>
            <w:hideMark/>
            <w:tcPrChange w:id="4298" w:author="James Vu" w:date="2024-04-19T00:20:00Z">
              <w:tcPr>
                <w:tcW w:w="8358" w:type="dxa"/>
                <w:shd w:val="clear" w:color="auto" w:fill="auto"/>
                <w:noWrap/>
                <w:vAlign w:val="center"/>
                <w:hideMark/>
              </w:tcPr>
            </w:tcPrChange>
          </w:tcPr>
          <w:p w14:paraId="5F70E777" w14:textId="77777777" w:rsidR="004D28C1" w:rsidRPr="003C02FF" w:rsidRDefault="004D28C1" w:rsidP="004D28C1">
            <w:pPr>
              <w:rPr>
                <w:ins w:id="4299" w:author="James Vu" w:date="2024-04-19T00:01:00Z"/>
                <w:color w:val="0D0D0D"/>
                <w:rPrChange w:id="4300" w:author="James Vu" w:date="2024-04-19T00:19:00Z">
                  <w:rPr>
                    <w:ins w:id="4301" w:author="James Vu" w:date="2024-04-19T00:01:00Z"/>
                    <w:color w:val="0D0D0D"/>
                    <w:sz w:val="28"/>
                    <w:szCs w:val="28"/>
                  </w:rPr>
                </w:rPrChange>
              </w:rPr>
            </w:pPr>
            <w:ins w:id="4302" w:author="James Vu" w:date="2024-04-19T00:01:00Z">
              <w:r w:rsidRPr="003C02FF">
                <w:rPr>
                  <w:color w:val="0D0D0D"/>
                  <w:rPrChange w:id="4303" w:author="James Vu" w:date="2024-04-19T00:19:00Z">
                    <w:rPr>
                      <w:color w:val="0D0D0D"/>
                      <w:sz w:val="28"/>
                      <w:szCs w:val="28"/>
                    </w:rPr>
                  </w:rPrChange>
                </w:rPr>
                <w:t>Audit truy cập và thay đổi quyền.</w:t>
              </w:r>
            </w:ins>
          </w:p>
        </w:tc>
      </w:tr>
      <w:tr w:rsidR="003C02FF" w:rsidRPr="003C02FF" w14:paraId="0EADDAF8" w14:textId="77777777" w:rsidTr="003C02FF">
        <w:trPr>
          <w:trHeight w:val="360"/>
          <w:ins w:id="4304" w:author="James Vu" w:date="2024-04-19T00:01:00Z"/>
          <w:trPrChange w:id="4305" w:author="James Vu" w:date="2024-04-19T00:20:00Z">
            <w:trPr>
              <w:trHeight w:val="360"/>
            </w:trPr>
          </w:trPrChange>
        </w:trPr>
        <w:tc>
          <w:tcPr>
            <w:tcW w:w="704" w:type="dxa"/>
            <w:shd w:val="clear" w:color="auto" w:fill="auto"/>
            <w:noWrap/>
            <w:vAlign w:val="center"/>
            <w:hideMark/>
            <w:tcPrChange w:id="4306" w:author="James Vu" w:date="2024-04-19T00:20:00Z">
              <w:tcPr>
                <w:tcW w:w="704" w:type="dxa"/>
                <w:shd w:val="clear" w:color="auto" w:fill="auto"/>
                <w:noWrap/>
                <w:vAlign w:val="center"/>
                <w:hideMark/>
              </w:tcPr>
            </w:tcPrChange>
          </w:tcPr>
          <w:p w14:paraId="28DD9981" w14:textId="77777777" w:rsidR="004D28C1" w:rsidRPr="003C02FF" w:rsidRDefault="004D28C1" w:rsidP="004D28C1">
            <w:pPr>
              <w:jc w:val="center"/>
              <w:rPr>
                <w:ins w:id="4307" w:author="James Vu" w:date="2024-04-19T00:01:00Z"/>
                <w:b/>
                <w:bCs/>
                <w:color w:val="000000"/>
                <w:rPrChange w:id="4308" w:author="James Vu" w:date="2024-04-19T00:19:00Z">
                  <w:rPr>
                    <w:ins w:id="4309" w:author="James Vu" w:date="2024-04-19T00:01:00Z"/>
                    <w:b/>
                    <w:bCs/>
                    <w:color w:val="000000"/>
                    <w:sz w:val="28"/>
                    <w:szCs w:val="28"/>
                  </w:rPr>
                </w:rPrChange>
              </w:rPr>
            </w:pPr>
            <w:ins w:id="4310" w:author="James Vu" w:date="2024-04-19T00:01:00Z">
              <w:r w:rsidRPr="003C02FF">
                <w:rPr>
                  <w:b/>
                  <w:bCs/>
                  <w:color w:val="000000"/>
                  <w:rPrChange w:id="4311" w:author="James Vu" w:date="2024-04-19T00:19:00Z">
                    <w:rPr>
                      <w:b/>
                      <w:bCs/>
                      <w:color w:val="000000"/>
                      <w:sz w:val="28"/>
                      <w:szCs w:val="28"/>
                    </w:rPr>
                  </w:rPrChange>
                </w:rPr>
                <w:t>3</w:t>
              </w:r>
            </w:ins>
          </w:p>
        </w:tc>
        <w:tc>
          <w:tcPr>
            <w:tcW w:w="8358" w:type="dxa"/>
            <w:shd w:val="clear" w:color="auto" w:fill="auto"/>
            <w:noWrap/>
            <w:vAlign w:val="center"/>
            <w:hideMark/>
            <w:tcPrChange w:id="4312" w:author="James Vu" w:date="2024-04-19T00:20:00Z">
              <w:tcPr>
                <w:tcW w:w="8358" w:type="dxa"/>
                <w:shd w:val="clear" w:color="auto" w:fill="auto"/>
                <w:noWrap/>
                <w:vAlign w:val="center"/>
                <w:hideMark/>
              </w:tcPr>
            </w:tcPrChange>
          </w:tcPr>
          <w:p w14:paraId="5856A2BC" w14:textId="77777777" w:rsidR="004D28C1" w:rsidRPr="003C02FF" w:rsidRDefault="004D28C1" w:rsidP="004D28C1">
            <w:pPr>
              <w:rPr>
                <w:ins w:id="4313" w:author="James Vu" w:date="2024-04-19T00:01:00Z"/>
                <w:b/>
                <w:bCs/>
                <w:color w:val="0D0D0D"/>
                <w:rPrChange w:id="4314" w:author="James Vu" w:date="2024-04-19T00:19:00Z">
                  <w:rPr>
                    <w:ins w:id="4315" w:author="James Vu" w:date="2024-04-19T00:01:00Z"/>
                    <w:b/>
                    <w:bCs/>
                    <w:color w:val="0D0D0D"/>
                    <w:sz w:val="28"/>
                    <w:szCs w:val="28"/>
                  </w:rPr>
                </w:rPrChange>
              </w:rPr>
            </w:pPr>
            <w:ins w:id="4316" w:author="James Vu" w:date="2024-04-19T00:01:00Z">
              <w:r w:rsidRPr="003C02FF">
                <w:rPr>
                  <w:b/>
                  <w:bCs/>
                  <w:color w:val="0D0D0D"/>
                  <w:rPrChange w:id="4317" w:author="James Vu" w:date="2024-04-19T00:19:00Z">
                    <w:rPr>
                      <w:b/>
                      <w:bCs/>
                      <w:color w:val="0D0D0D"/>
                      <w:sz w:val="28"/>
                      <w:szCs w:val="28"/>
                    </w:rPr>
                  </w:rPrChange>
                </w:rPr>
                <w:t>Tích hợp dữ liệu</w:t>
              </w:r>
            </w:ins>
          </w:p>
        </w:tc>
      </w:tr>
      <w:tr w:rsidR="003C02FF" w:rsidRPr="003C02FF" w14:paraId="73F5564A" w14:textId="77777777" w:rsidTr="003C02FF">
        <w:trPr>
          <w:trHeight w:val="360"/>
          <w:ins w:id="4318" w:author="James Vu" w:date="2024-04-19T00:01:00Z"/>
          <w:trPrChange w:id="4319" w:author="James Vu" w:date="2024-04-19T00:20:00Z">
            <w:trPr>
              <w:trHeight w:val="360"/>
            </w:trPr>
          </w:trPrChange>
        </w:trPr>
        <w:tc>
          <w:tcPr>
            <w:tcW w:w="704" w:type="dxa"/>
            <w:shd w:val="clear" w:color="auto" w:fill="auto"/>
            <w:noWrap/>
            <w:vAlign w:val="center"/>
            <w:hideMark/>
            <w:tcPrChange w:id="4320" w:author="James Vu" w:date="2024-04-19T00:20:00Z">
              <w:tcPr>
                <w:tcW w:w="704" w:type="dxa"/>
                <w:shd w:val="clear" w:color="auto" w:fill="auto"/>
                <w:noWrap/>
                <w:vAlign w:val="center"/>
                <w:hideMark/>
              </w:tcPr>
            </w:tcPrChange>
          </w:tcPr>
          <w:p w14:paraId="3EB61950" w14:textId="77777777" w:rsidR="004D28C1" w:rsidRPr="003C02FF" w:rsidRDefault="004D28C1" w:rsidP="004D28C1">
            <w:pPr>
              <w:jc w:val="center"/>
              <w:rPr>
                <w:ins w:id="4321" w:author="James Vu" w:date="2024-04-19T00:01:00Z"/>
                <w:b/>
                <w:bCs/>
                <w:color w:val="000000"/>
                <w:rPrChange w:id="4322" w:author="James Vu" w:date="2024-04-19T00:19:00Z">
                  <w:rPr>
                    <w:ins w:id="4323" w:author="James Vu" w:date="2024-04-19T00:01:00Z"/>
                    <w:b/>
                    <w:bCs/>
                    <w:color w:val="000000"/>
                    <w:sz w:val="28"/>
                    <w:szCs w:val="28"/>
                  </w:rPr>
                </w:rPrChange>
              </w:rPr>
            </w:pPr>
            <w:ins w:id="4324" w:author="James Vu" w:date="2024-04-19T00:01:00Z">
              <w:r w:rsidRPr="003C02FF">
                <w:rPr>
                  <w:b/>
                  <w:bCs/>
                  <w:color w:val="000000"/>
                  <w:rPrChange w:id="4325" w:author="James Vu" w:date="2024-04-19T00:19:00Z">
                    <w:rPr>
                      <w:b/>
                      <w:bCs/>
                      <w:color w:val="000000"/>
                      <w:sz w:val="28"/>
                      <w:szCs w:val="28"/>
                    </w:rPr>
                  </w:rPrChange>
                </w:rPr>
                <w:t> </w:t>
              </w:r>
            </w:ins>
          </w:p>
        </w:tc>
        <w:tc>
          <w:tcPr>
            <w:tcW w:w="8358" w:type="dxa"/>
            <w:shd w:val="clear" w:color="auto" w:fill="auto"/>
            <w:noWrap/>
            <w:vAlign w:val="center"/>
            <w:hideMark/>
            <w:tcPrChange w:id="4326" w:author="James Vu" w:date="2024-04-19T00:20:00Z">
              <w:tcPr>
                <w:tcW w:w="8358" w:type="dxa"/>
                <w:shd w:val="clear" w:color="auto" w:fill="auto"/>
                <w:noWrap/>
                <w:vAlign w:val="center"/>
                <w:hideMark/>
              </w:tcPr>
            </w:tcPrChange>
          </w:tcPr>
          <w:p w14:paraId="6AF5D4E5" w14:textId="77777777" w:rsidR="004D28C1" w:rsidRPr="003C02FF" w:rsidRDefault="004D28C1" w:rsidP="004D28C1">
            <w:pPr>
              <w:rPr>
                <w:ins w:id="4327" w:author="James Vu" w:date="2024-04-19T00:01:00Z"/>
                <w:color w:val="0D0D0D"/>
                <w:rPrChange w:id="4328" w:author="James Vu" w:date="2024-04-19T00:19:00Z">
                  <w:rPr>
                    <w:ins w:id="4329" w:author="James Vu" w:date="2024-04-19T00:01:00Z"/>
                    <w:color w:val="0D0D0D"/>
                    <w:sz w:val="28"/>
                    <w:szCs w:val="28"/>
                  </w:rPr>
                </w:rPrChange>
              </w:rPr>
            </w:pPr>
            <w:ins w:id="4330" w:author="James Vu" w:date="2024-04-19T00:01:00Z">
              <w:r w:rsidRPr="003C02FF">
                <w:rPr>
                  <w:color w:val="0D0D0D"/>
                  <w:rPrChange w:id="4331" w:author="James Vu" w:date="2024-04-19T00:19:00Z">
                    <w:rPr>
                      <w:color w:val="0D0D0D"/>
                      <w:sz w:val="28"/>
                      <w:szCs w:val="28"/>
                    </w:rPr>
                  </w:rPrChange>
                </w:rPr>
                <w:t>Tích hợp dữ liệu từ các hệ thống khác.</w:t>
              </w:r>
            </w:ins>
          </w:p>
        </w:tc>
      </w:tr>
      <w:tr w:rsidR="003C02FF" w:rsidRPr="003C02FF" w14:paraId="78CADAC4" w14:textId="77777777" w:rsidTr="003C02FF">
        <w:trPr>
          <w:trHeight w:val="360"/>
          <w:ins w:id="4332" w:author="James Vu" w:date="2024-04-19T00:01:00Z"/>
          <w:trPrChange w:id="4333" w:author="James Vu" w:date="2024-04-19T00:20:00Z">
            <w:trPr>
              <w:trHeight w:val="360"/>
            </w:trPr>
          </w:trPrChange>
        </w:trPr>
        <w:tc>
          <w:tcPr>
            <w:tcW w:w="704" w:type="dxa"/>
            <w:shd w:val="clear" w:color="auto" w:fill="auto"/>
            <w:noWrap/>
            <w:vAlign w:val="center"/>
            <w:hideMark/>
            <w:tcPrChange w:id="4334" w:author="James Vu" w:date="2024-04-19T00:20:00Z">
              <w:tcPr>
                <w:tcW w:w="704" w:type="dxa"/>
                <w:shd w:val="clear" w:color="auto" w:fill="auto"/>
                <w:noWrap/>
                <w:vAlign w:val="center"/>
                <w:hideMark/>
              </w:tcPr>
            </w:tcPrChange>
          </w:tcPr>
          <w:p w14:paraId="25FC53E3" w14:textId="77777777" w:rsidR="004D28C1" w:rsidRPr="003C02FF" w:rsidRDefault="004D28C1" w:rsidP="004D28C1">
            <w:pPr>
              <w:jc w:val="center"/>
              <w:rPr>
                <w:ins w:id="4335" w:author="James Vu" w:date="2024-04-19T00:01:00Z"/>
                <w:b/>
                <w:bCs/>
                <w:color w:val="000000"/>
                <w:rPrChange w:id="4336" w:author="James Vu" w:date="2024-04-19T00:19:00Z">
                  <w:rPr>
                    <w:ins w:id="4337" w:author="James Vu" w:date="2024-04-19T00:01:00Z"/>
                    <w:b/>
                    <w:bCs/>
                    <w:color w:val="000000"/>
                    <w:sz w:val="28"/>
                    <w:szCs w:val="28"/>
                  </w:rPr>
                </w:rPrChange>
              </w:rPr>
            </w:pPr>
            <w:ins w:id="4338" w:author="James Vu" w:date="2024-04-19T00:01:00Z">
              <w:r w:rsidRPr="003C02FF">
                <w:rPr>
                  <w:b/>
                  <w:bCs/>
                  <w:color w:val="000000"/>
                  <w:rPrChange w:id="4339" w:author="James Vu" w:date="2024-04-19T00:19:00Z">
                    <w:rPr>
                      <w:b/>
                      <w:bCs/>
                      <w:color w:val="000000"/>
                      <w:sz w:val="28"/>
                      <w:szCs w:val="28"/>
                    </w:rPr>
                  </w:rPrChange>
                </w:rPr>
                <w:t> </w:t>
              </w:r>
            </w:ins>
          </w:p>
        </w:tc>
        <w:tc>
          <w:tcPr>
            <w:tcW w:w="8358" w:type="dxa"/>
            <w:shd w:val="clear" w:color="auto" w:fill="auto"/>
            <w:noWrap/>
            <w:vAlign w:val="center"/>
            <w:hideMark/>
            <w:tcPrChange w:id="4340" w:author="James Vu" w:date="2024-04-19T00:20:00Z">
              <w:tcPr>
                <w:tcW w:w="8358" w:type="dxa"/>
                <w:shd w:val="clear" w:color="auto" w:fill="auto"/>
                <w:noWrap/>
                <w:vAlign w:val="center"/>
                <w:hideMark/>
              </w:tcPr>
            </w:tcPrChange>
          </w:tcPr>
          <w:p w14:paraId="5C2B00CF" w14:textId="77777777" w:rsidR="004D28C1" w:rsidRPr="003C02FF" w:rsidRDefault="004D28C1" w:rsidP="004D28C1">
            <w:pPr>
              <w:rPr>
                <w:ins w:id="4341" w:author="James Vu" w:date="2024-04-19T00:01:00Z"/>
                <w:color w:val="0D0D0D"/>
                <w:rPrChange w:id="4342" w:author="James Vu" w:date="2024-04-19T00:19:00Z">
                  <w:rPr>
                    <w:ins w:id="4343" w:author="James Vu" w:date="2024-04-19T00:01:00Z"/>
                    <w:color w:val="0D0D0D"/>
                    <w:sz w:val="28"/>
                    <w:szCs w:val="28"/>
                  </w:rPr>
                </w:rPrChange>
              </w:rPr>
            </w:pPr>
            <w:ins w:id="4344" w:author="James Vu" w:date="2024-04-19T00:01:00Z">
              <w:r w:rsidRPr="003C02FF">
                <w:rPr>
                  <w:color w:val="0D0D0D"/>
                  <w:rPrChange w:id="4345" w:author="James Vu" w:date="2024-04-19T00:19:00Z">
                    <w:rPr>
                      <w:color w:val="0D0D0D"/>
                      <w:sz w:val="28"/>
                      <w:szCs w:val="28"/>
                    </w:rPr>
                  </w:rPrChange>
                </w:rPr>
                <w:t>Đồng bộ hóa dữ liệu thời gian thực.</w:t>
              </w:r>
            </w:ins>
          </w:p>
        </w:tc>
      </w:tr>
      <w:tr w:rsidR="003C02FF" w:rsidRPr="003C02FF" w14:paraId="41A66B1C" w14:textId="77777777" w:rsidTr="003C02FF">
        <w:trPr>
          <w:trHeight w:val="360"/>
          <w:ins w:id="4346" w:author="James Vu" w:date="2024-04-19T00:01:00Z"/>
          <w:trPrChange w:id="4347" w:author="James Vu" w:date="2024-04-19T00:20:00Z">
            <w:trPr>
              <w:trHeight w:val="360"/>
            </w:trPr>
          </w:trPrChange>
        </w:trPr>
        <w:tc>
          <w:tcPr>
            <w:tcW w:w="704" w:type="dxa"/>
            <w:shd w:val="clear" w:color="auto" w:fill="auto"/>
            <w:noWrap/>
            <w:vAlign w:val="center"/>
            <w:hideMark/>
            <w:tcPrChange w:id="4348" w:author="James Vu" w:date="2024-04-19T00:20:00Z">
              <w:tcPr>
                <w:tcW w:w="704" w:type="dxa"/>
                <w:shd w:val="clear" w:color="auto" w:fill="auto"/>
                <w:noWrap/>
                <w:vAlign w:val="center"/>
                <w:hideMark/>
              </w:tcPr>
            </w:tcPrChange>
          </w:tcPr>
          <w:p w14:paraId="19377BAE" w14:textId="77777777" w:rsidR="004D28C1" w:rsidRPr="003C02FF" w:rsidRDefault="004D28C1" w:rsidP="004D28C1">
            <w:pPr>
              <w:jc w:val="center"/>
              <w:rPr>
                <w:ins w:id="4349" w:author="James Vu" w:date="2024-04-19T00:01:00Z"/>
                <w:b/>
                <w:bCs/>
                <w:color w:val="000000"/>
                <w:rPrChange w:id="4350" w:author="James Vu" w:date="2024-04-19T00:19:00Z">
                  <w:rPr>
                    <w:ins w:id="4351" w:author="James Vu" w:date="2024-04-19T00:01:00Z"/>
                    <w:b/>
                    <w:bCs/>
                    <w:color w:val="000000"/>
                    <w:sz w:val="28"/>
                    <w:szCs w:val="28"/>
                  </w:rPr>
                </w:rPrChange>
              </w:rPr>
            </w:pPr>
            <w:ins w:id="4352" w:author="James Vu" w:date="2024-04-19T00:01:00Z">
              <w:r w:rsidRPr="003C02FF">
                <w:rPr>
                  <w:b/>
                  <w:bCs/>
                  <w:color w:val="000000"/>
                  <w:rPrChange w:id="4353" w:author="James Vu" w:date="2024-04-19T00:19:00Z">
                    <w:rPr>
                      <w:b/>
                      <w:bCs/>
                      <w:color w:val="000000"/>
                      <w:sz w:val="28"/>
                      <w:szCs w:val="28"/>
                    </w:rPr>
                  </w:rPrChange>
                </w:rPr>
                <w:t> </w:t>
              </w:r>
            </w:ins>
          </w:p>
        </w:tc>
        <w:tc>
          <w:tcPr>
            <w:tcW w:w="8358" w:type="dxa"/>
            <w:shd w:val="clear" w:color="auto" w:fill="auto"/>
            <w:noWrap/>
            <w:vAlign w:val="center"/>
            <w:hideMark/>
            <w:tcPrChange w:id="4354" w:author="James Vu" w:date="2024-04-19T00:20:00Z">
              <w:tcPr>
                <w:tcW w:w="8358" w:type="dxa"/>
                <w:shd w:val="clear" w:color="auto" w:fill="auto"/>
                <w:noWrap/>
                <w:vAlign w:val="center"/>
                <w:hideMark/>
              </w:tcPr>
            </w:tcPrChange>
          </w:tcPr>
          <w:p w14:paraId="00907A09" w14:textId="77777777" w:rsidR="004D28C1" w:rsidRPr="003C02FF" w:rsidRDefault="004D28C1" w:rsidP="004D28C1">
            <w:pPr>
              <w:rPr>
                <w:ins w:id="4355" w:author="James Vu" w:date="2024-04-19T00:01:00Z"/>
                <w:color w:val="0D0D0D"/>
                <w:rPrChange w:id="4356" w:author="James Vu" w:date="2024-04-19T00:19:00Z">
                  <w:rPr>
                    <w:ins w:id="4357" w:author="James Vu" w:date="2024-04-19T00:01:00Z"/>
                    <w:color w:val="0D0D0D"/>
                    <w:sz w:val="28"/>
                    <w:szCs w:val="28"/>
                  </w:rPr>
                </w:rPrChange>
              </w:rPr>
            </w:pPr>
            <w:ins w:id="4358" w:author="James Vu" w:date="2024-04-19T00:01:00Z">
              <w:r w:rsidRPr="003C02FF">
                <w:rPr>
                  <w:color w:val="0D0D0D"/>
                  <w:rPrChange w:id="4359" w:author="James Vu" w:date="2024-04-19T00:19:00Z">
                    <w:rPr>
                      <w:color w:val="0D0D0D"/>
                      <w:sz w:val="28"/>
                      <w:szCs w:val="28"/>
                    </w:rPr>
                  </w:rPrChange>
                </w:rPr>
                <w:t>Quản lý các nguồn dữ liệu.</w:t>
              </w:r>
            </w:ins>
          </w:p>
        </w:tc>
      </w:tr>
      <w:tr w:rsidR="003C02FF" w:rsidRPr="003C02FF" w14:paraId="45C6CB00" w14:textId="77777777" w:rsidTr="003C02FF">
        <w:trPr>
          <w:trHeight w:val="360"/>
          <w:ins w:id="4360" w:author="James Vu" w:date="2024-04-19T00:01:00Z"/>
          <w:trPrChange w:id="4361" w:author="James Vu" w:date="2024-04-19T00:20:00Z">
            <w:trPr>
              <w:trHeight w:val="360"/>
            </w:trPr>
          </w:trPrChange>
        </w:trPr>
        <w:tc>
          <w:tcPr>
            <w:tcW w:w="704" w:type="dxa"/>
            <w:shd w:val="clear" w:color="auto" w:fill="auto"/>
            <w:noWrap/>
            <w:vAlign w:val="center"/>
            <w:hideMark/>
            <w:tcPrChange w:id="4362" w:author="James Vu" w:date="2024-04-19T00:20:00Z">
              <w:tcPr>
                <w:tcW w:w="704" w:type="dxa"/>
                <w:shd w:val="clear" w:color="auto" w:fill="auto"/>
                <w:noWrap/>
                <w:vAlign w:val="center"/>
                <w:hideMark/>
              </w:tcPr>
            </w:tcPrChange>
          </w:tcPr>
          <w:p w14:paraId="2867E1B9" w14:textId="77777777" w:rsidR="004D28C1" w:rsidRPr="003C02FF" w:rsidRDefault="004D28C1" w:rsidP="004D28C1">
            <w:pPr>
              <w:jc w:val="center"/>
              <w:rPr>
                <w:ins w:id="4363" w:author="James Vu" w:date="2024-04-19T00:01:00Z"/>
                <w:b/>
                <w:bCs/>
                <w:color w:val="000000"/>
                <w:rPrChange w:id="4364" w:author="James Vu" w:date="2024-04-19T00:19:00Z">
                  <w:rPr>
                    <w:ins w:id="4365" w:author="James Vu" w:date="2024-04-19T00:01:00Z"/>
                    <w:b/>
                    <w:bCs/>
                    <w:color w:val="000000"/>
                    <w:sz w:val="28"/>
                    <w:szCs w:val="28"/>
                  </w:rPr>
                </w:rPrChange>
              </w:rPr>
            </w:pPr>
            <w:ins w:id="4366" w:author="James Vu" w:date="2024-04-19T00:01:00Z">
              <w:r w:rsidRPr="003C02FF">
                <w:rPr>
                  <w:b/>
                  <w:bCs/>
                  <w:color w:val="000000"/>
                  <w:rPrChange w:id="4367" w:author="James Vu" w:date="2024-04-19T00:19:00Z">
                    <w:rPr>
                      <w:b/>
                      <w:bCs/>
                      <w:color w:val="000000"/>
                      <w:sz w:val="28"/>
                      <w:szCs w:val="28"/>
                    </w:rPr>
                  </w:rPrChange>
                </w:rPr>
                <w:t> </w:t>
              </w:r>
            </w:ins>
          </w:p>
        </w:tc>
        <w:tc>
          <w:tcPr>
            <w:tcW w:w="8358" w:type="dxa"/>
            <w:shd w:val="clear" w:color="auto" w:fill="auto"/>
            <w:noWrap/>
            <w:vAlign w:val="center"/>
            <w:hideMark/>
            <w:tcPrChange w:id="4368" w:author="James Vu" w:date="2024-04-19T00:20:00Z">
              <w:tcPr>
                <w:tcW w:w="8358" w:type="dxa"/>
                <w:shd w:val="clear" w:color="auto" w:fill="auto"/>
                <w:noWrap/>
                <w:vAlign w:val="center"/>
                <w:hideMark/>
              </w:tcPr>
            </w:tcPrChange>
          </w:tcPr>
          <w:p w14:paraId="344B3F43" w14:textId="77777777" w:rsidR="004D28C1" w:rsidRPr="003C02FF" w:rsidRDefault="004D28C1" w:rsidP="004D28C1">
            <w:pPr>
              <w:rPr>
                <w:ins w:id="4369" w:author="James Vu" w:date="2024-04-19T00:01:00Z"/>
                <w:color w:val="0D0D0D"/>
                <w:rPrChange w:id="4370" w:author="James Vu" w:date="2024-04-19T00:19:00Z">
                  <w:rPr>
                    <w:ins w:id="4371" w:author="James Vu" w:date="2024-04-19T00:01:00Z"/>
                    <w:color w:val="0D0D0D"/>
                    <w:sz w:val="28"/>
                    <w:szCs w:val="28"/>
                  </w:rPr>
                </w:rPrChange>
              </w:rPr>
            </w:pPr>
            <w:ins w:id="4372" w:author="James Vu" w:date="2024-04-19T00:01:00Z">
              <w:r w:rsidRPr="003C02FF">
                <w:rPr>
                  <w:color w:val="0D0D0D"/>
                  <w:rPrChange w:id="4373" w:author="James Vu" w:date="2024-04-19T00:19:00Z">
                    <w:rPr>
                      <w:color w:val="0D0D0D"/>
                      <w:sz w:val="28"/>
                      <w:szCs w:val="28"/>
                    </w:rPr>
                  </w:rPrChange>
                </w:rPr>
                <w:t>Chuyển đổi dữ liệu nhập khẩu.</w:t>
              </w:r>
            </w:ins>
          </w:p>
        </w:tc>
      </w:tr>
      <w:tr w:rsidR="003C02FF" w:rsidRPr="003C02FF" w14:paraId="79C909D6" w14:textId="77777777" w:rsidTr="003C02FF">
        <w:trPr>
          <w:trHeight w:val="360"/>
          <w:ins w:id="4374" w:author="James Vu" w:date="2024-04-19T00:01:00Z"/>
          <w:trPrChange w:id="4375" w:author="James Vu" w:date="2024-04-19T00:20:00Z">
            <w:trPr>
              <w:trHeight w:val="360"/>
            </w:trPr>
          </w:trPrChange>
        </w:trPr>
        <w:tc>
          <w:tcPr>
            <w:tcW w:w="704" w:type="dxa"/>
            <w:shd w:val="clear" w:color="auto" w:fill="auto"/>
            <w:noWrap/>
            <w:vAlign w:val="center"/>
            <w:hideMark/>
            <w:tcPrChange w:id="4376" w:author="James Vu" w:date="2024-04-19T00:20:00Z">
              <w:tcPr>
                <w:tcW w:w="704" w:type="dxa"/>
                <w:shd w:val="clear" w:color="auto" w:fill="auto"/>
                <w:noWrap/>
                <w:vAlign w:val="center"/>
                <w:hideMark/>
              </w:tcPr>
            </w:tcPrChange>
          </w:tcPr>
          <w:p w14:paraId="76669AC9" w14:textId="77777777" w:rsidR="004D28C1" w:rsidRPr="003C02FF" w:rsidRDefault="004D28C1" w:rsidP="004D28C1">
            <w:pPr>
              <w:jc w:val="center"/>
              <w:rPr>
                <w:ins w:id="4377" w:author="James Vu" w:date="2024-04-19T00:01:00Z"/>
                <w:b/>
                <w:bCs/>
                <w:color w:val="000000"/>
                <w:rPrChange w:id="4378" w:author="James Vu" w:date="2024-04-19T00:19:00Z">
                  <w:rPr>
                    <w:ins w:id="4379" w:author="James Vu" w:date="2024-04-19T00:01:00Z"/>
                    <w:b/>
                    <w:bCs/>
                    <w:color w:val="000000"/>
                    <w:sz w:val="28"/>
                    <w:szCs w:val="28"/>
                  </w:rPr>
                </w:rPrChange>
              </w:rPr>
            </w:pPr>
            <w:ins w:id="4380" w:author="James Vu" w:date="2024-04-19T00:01:00Z">
              <w:r w:rsidRPr="003C02FF">
                <w:rPr>
                  <w:b/>
                  <w:bCs/>
                  <w:color w:val="000000"/>
                  <w:rPrChange w:id="4381" w:author="James Vu" w:date="2024-04-19T00:19:00Z">
                    <w:rPr>
                      <w:b/>
                      <w:bCs/>
                      <w:color w:val="000000"/>
                      <w:sz w:val="28"/>
                      <w:szCs w:val="28"/>
                    </w:rPr>
                  </w:rPrChange>
                </w:rPr>
                <w:t> </w:t>
              </w:r>
            </w:ins>
          </w:p>
        </w:tc>
        <w:tc>
          <w:tcPr>
            <w:tcW w:w="8358" w:type="dxa"/>
            <w:shd w:val="clear" w:color="auto" w:fill="auto"/>
            <w:noWrap/>
            <w:vAlign w:val="center"/>
            <w:hideMark/>
            <w:tcPrChange w:id="4382" w:author="James Vu" w:date="2024-04-19T00:20:00Z">
              <w:tcPr>
                <w:tcW w:w="8358" w:type="dxa"/>
                <w:shd w:val="clear" w:color="auto" w:fill="auto"/>
                <w:noWrap/>
                <w:vAlign w:val="center"/>
                <w:hideMark/>
              </w:tcPr>
            </w:tcPrChange>
          </w:tcPr>
          <w:p w14:paraId="594CFE6A" w14:textId="77777777" w:rsidR="004D28C1" w:rsidRPr="003C02FF" w:rsidRDefault="004D28C1" w:rsidP="004D28C1">
            <w:pPr>
              <w:rPr>
                <w:ins w:id="4383" w:author="James Vu" w:date="2024-04-19T00:01:00Z"/>
                <w:color w:val="0D0D0D"/>
                <w:rPrChange w:id="4384" w:author="James Vu" w:date="2024-04-19T00:19:00Z">
                  <w:rPr>
                    <w:ins w:id="4385" w:author="James Vu" w:date="2024-04-19T00:01:00Z"/>
                    <w:color w:val="0D0D0D"/>
                    <w:sz w:val="28"/>
                    <w:szCs w:val="28"/>
                  </w:rPr>
                </w:rPrChange>
              </w:rPr>
            </w:pPr>
            <w:ins w:id="4386" w:author="James Vu" w:date="2024-04-19T00:01:00Z">
              <w:r w:rsidRPr="003C02FF">
                <w:rPr>
                  <w:color w:val="0D0D0D"/>
                  <w:rPrChange w:id="4387" w:author="James Vu" w:date="2024-04-19T00:19:00Z">
                    <w:rPr>
                      <w:color w:val="0D0D0D"/>
                      <w:sz w:val="28"/>
                      <w:szCs w:val="28"/>
                    </w:rPr>
                  </w:rPrChange>
                </w:rPr>
                <w:t>Lịch sử cập nhật dữ liệu.</w:t>
              </w:r>
            </w:ins>
          </w:p>
        </w:tc>
      </w:tr>
      <w:tr w:rsidR="003C02FF" w:rsidRPr="003C02FF" w14:paraId="261A239E" w14:textId="77777777" w:rsidTr="003C02FF">
        <w:trPr>
          <w:trHeight w:val="360"/>
          <w:ins w:id="4388" w:author="James Vu" w:date="2024-04-19T00:01:00Z"/>
          <w:trPrChange w:id="4389" w:author="James Vu" w:date="2024-04-19T00:20:00Z">
            <w:trPr>
              <w:trHeight w:val="360"/>
            </w:trPr>
          </w:trPrChange>
        </w:trPr>
        <w:tc>
          <w:tcPr>
            <w:tcW w:w="704" w:type="dxa"/>
            <w:shd w:val="clear" w:color="auto" w:fill="auto"/>
            <w:noWrap/>
            <w:vAlign w:val="center"/>
            <w:hideMark/>
            <w:tcPrChange w:id="4390" w:author="James Vu" w:date="2024-04-19T00:20:00Z">
              <w:tcPr>
                <w:tcW w:w="704" w:type="dxa"/>
                <w:shd w:val="clear" w:color="auto" w:fill="auto"/>
                <w:noWrap/>
                <w:vAlign w:val="center"/>
                <w:hideMark/>
              </w:tcPr>
            </w:tcPrChange>
          </w:tcPr>
          <w:p w14:paraId="308B5513" w14:textId="77777777" w:rsidR="004D28C1" w:rsidRPr="003C02FF" w:rsidRDefault="004D28C1" w:rsidP="004D28C1">
            <w:pPr>
              <w:jc w:val="center"/>
              <w:rPr>
                <w:ins w:id="4391" w:author="James Vu" w:date="2024-04-19T00:01:00Z"/>
                <w:b/>
                <w:bCs/>
                <w:color w:val="000000"/>
                <w:rPrChange w:id="4392" w:author="James Vu" w:date="2024-04-19T00:19:00Z">
                  <w:rPr>
                    <w:ins w:id="4393" w:author="James Vu" w:date="2024-04-19T00:01:00Z"/>
                    <w:b/>
                    <w:bCs/>
                    <w:color w:val="000000"/>
                    <w:sz w:val="28"/>
                    <w:szCs w:val="28"/>
                  </w:rPr>
                </w:rPrChange>
              </w:rPr>
            </w:pPr>
            <w:ins w:id="4394" w:author="James Vu" w:date="2024-04-19T00:01:00Z">
              <w:r w:rsidRPr="003C02FF">
                <w:rPr>
                  <w:b/>
                  <w:bCs/>
                  <w:color w:val="000000"/>
                  <w:rPrChange w:id="4395" w:author="James Vu" w:date="2024-04-19T00:19:00Z">
                    <w:rPr>
                      <w:b/>
                      <w:bCs/>
                      <w:color w:val="000000"/>
                      <w:sz w:val="28"/>
                      <w:szCs w:val="28"/>
                    </w:rPr>
                  </w:rPrChange>
                </w:rPr>
                <w:t>4</w:t>
              </w:r>
            </w:ins>
          </w:p>
        </w:tc>
        <w:tc>
          <w:tcPr>
            <w:tcW w:w="8358" w:type="dxa"/>
            <w:shd w:val="clear" w:color="auto" w:fill="auto"/>
            <w:noWrap/>
            <w:vAlign w:val="center"/>
            <w:hideMark/>
            <w:tcPrChange w:id="4396" w:author="James Vu" w:date="2024-04-19T00:20:00Z">
              <w:tcPr>
                <w:tcW w:w="8358" w:type="dxa"/>
                <w:shd w:val="clear" w:color="auto" w:fill="auto"/>
                <w:noWrap/>
                <w:vAlign w:val="center"/>
                <w:hideMark/>
              </w:tcPr>
            </w:tcPrChange>
          </w:tcPr>
          <w:p w14:paraId="6C4B76D1" w14:textId="77777777" w:rsidR="004D28C1" w:rsidRPr="003C02FF" w:rsidRDefault="004D28C1" w:rsidP="004D28C1">
            <w:pPr>
              <w:rPr>
                <w:ins w:id="4397" w:author="James Vu" w:date="2024-04-19T00:01:00Z"/>
                <w:b/>
                <w:bCs/>
                <w:color w:val="0D0D0D"/>
                <w:rPrChange w:id="4398" w:author="James Vu" w:date="2024-04-19T00:19:00Z">
                  <w:rPr>
                    <w:ins w:id="4399" w:author="James Vu" w:date="2024-04-19T00:01:00Z"/>
                    <w:b/>
                    <w:bCs/>
                    <w:color w:val="0D0D0D"/>
                    <w:sz w:val="28"/>
                    <w:szCs w:val="28"/>
                  </w:rPr>
                </w:rPrChange>
              </w:rPr>
            </w:pPr>
            <w:ins w:id="4400" w:author="James Vu" w:date="2024-04-19T00:01:00Z">
              <w:r w:rsidRPr="003C02FF">
                <w:rPr>
                  <w:b/>
                  <w:bCs/>
                  <w:color w:val="0D0D0D"/>
                  <w:rPrChange w:id="4401" w:author="James Vu" w:date="2024-04-19T00:19:00Z">
                    <w:rPr>
                      <w:b/>
                      <w:bCs/>
                      <w:color w:val="0D0D0D"/>
                      <w:sz w:val="28"/>
                      <w:szCs w:val="28"/>
                    </w:rPr>
                  </w:rPrChange>
                </w:rPr>
                <w:t>Đăng nhập và xác thực</w:t>
              </w:r>
            </w:ins>
          </w:p>
        </w:tc>
      </w:tr>
      <w:tr w:rsidR="003C02FF" w:rsidRPr="003C02FF" w14:paraId="1AB4A263" w14:textId="77777777" w:rsidTr="003C02FF">
        <w:trPr>
          <w:trHeight w:val="360"/>
          <w:ins w:id="4402" w:author="James Vu" w:date="2024-04-19T00:01:00Z"/>
          <w:trPrChange w:id="4403" w:author="James Vu" w:date="2024-04-19T00:20:00Z">
            <w:trPr>
              <w:trHeight w:val="360"/>
            </w:trPr>
          </w:trPrChange>
        </w:trPr>
        <w:tc>
          <w:tcPr>
            <w:tcW w:w="704" w:type="dxa"/>
            <w:shd w:val="clear" w:color="auto" w:fill="auto"/>
            <w:noWrap/>
            <w:vAlign w:val="center"/>
            <w:hideMark/>
            <w:tcPrChange w:id="4404" w:author="James Vu" w:date="2024-04-19T00:20:00Z">
              <w:tcPr>
                <w:tcW w:w="704" w:type="dxa"/>
                <w:shd w:val="clear" w:color="auto" w:fill="auto"/>
                <w:noWrap/>
                <w:vAlign w:val="center"/>
                <w:hideMark/>
              </w:tcPr>
            </w:tcPrChange>
          </w:tcPr>
          <w:p w14:paraId="53D52942" w14:textId="77777777" w:rsidR="004D28C1" w:rsidRPr="003C02FF" w:rsidRDefault="004D28C1" w:rsidP="004D28C1">
            <w:pPr>
              <w:jc w:val="center"/>
              <w:rPr>
                <w:ins w:id="4405" w:author="James Vu" w:date="2024-04-19T00:01:00Z"/>
                <w:b/>
                <w:bCs/>
                <w:color w:val="000000"/>
                <w:rPrChange w:id="4406" w:author="James Vu" w:date="2024-04-19T00:19:00Z">
                  <w:rPr>
                    <w:ins w:id="4407" w:author="James Vu" w:date="2024-04-19T00:01:00Z"/>
                    <w:b/>
                    <w:bCs/>
                    <w:color w:val="000000"/>
                    <w:sz w:val="28"/>
                    <w:szCs w:val="28"/>
                  </w:rPr>
                </w:rPrChange>
              </w:rPr>
            </w:pPr>
            <w:ins w:id="4408" w:author="James Vu" w:date="2024-04-19T00:01:00Z">
              <w:r w:rsidRPr="003C02FF">
                <w:rPr>
                  <w:b/>
                  <w:bCs/>
                  <w:color w:val="000000"/>
                  <w:rPrChange w:id="4409" w:author="James Vu" w:date="2024-04-19T00:19:00Z">
                    <w:rPr>
                      <w:b/>
                      <w:bCs/>
                      <w:color w:val="000000"/>
                      <w:sz w:val="28"/>
                      <w:szCs w:val="28"/>
                    </w:rPr>
                  </w:rPrChange>
                </w:rPr>
                <w:t> </w:t>
              </w:r>
            </w:ins>
          </w:p>
        </w:tc>
        <w:tc>
          <w:tcPr>
            <w:tcW w:w="8358" w:type="dxa"/>
            <w:shd w:val="clear" w:color="auto" w:fill="auto"/>
            <w:noWrap/>
            <w:vAlign w:val="center"/>
            <w:hideMark/>
            <w:tcPrChange w:id="4410" w:author="James Vu" w:date="2024-04-19T00:20:00Z">
              <w:tcPr>
                <w:tcW w:w="8358" w:type="dxa"/>
                <w:shd w:val="clear" w:color="auto" w:fill="auto"/>
                <w:noWrap/>
                <w:vAlign w:val="center"/>
                <w:hideMark/>
              </w:tcPr>
            </w:tcPrChange>
          </w:tcPr>
          <w:p w14:paraId="339CA00B" w14:textId="77777777" w:rsidR="004D28C1" w:rsidRPr="003C02FF" w:rsidRDefault="004D28C1" w:rsidP="004D28C1">
            <w:pPr>
              <w:rPr>
                <w:ins w:id="4411" w:author="James Vu" w:date="2024-04-19T00:01:00Z"/>
                <w:color w:val="0D0D0D"/>
                <w:rPrChange w:id="4412" w:author="James Vu" w:date="2024-04-19T00:19:00Z">
                  <w:rPr>
                    <w:ins w:id="4413" w:author="James Vu" w:date="2024-04-19T00:01:00Z"/>
                    <w:color w:val="0D0D0D"/>
                    <w:sz w:val="28"/>
                    <w:szCs w:val="28"/>
                  </w:rPr>
                </w:rPrChange>
              </w:rPr>
            </w:pPr>
            <w:ins w:id="4414" w:author="James Vu" w:date="2024-04-19T00:01:00Z">
              <w:r w:rsidRPr="003C02FF">
                <w:rPr>
                  <w:color w:val="0D0D0D"/>
                  <w:rPrChange w:id="4415" w:author="James Vu" w:date="2024-04-19T00:19:00Z">
                    <w:rPr>
                      <w:color w:val="0D0D0D"/>
                      <w:sz w:val="28"/>
                      <w:szCs w:val="28"/>
                    </w:rPr>
                  </w:rPrChange>
                </w:rPr>
                <w:t>Đăng nhập bằng tài khoản được mã hóa và kích hoạt</w:t>
              </w:r>
            </w:ins>
          </w:p>
        </w:tc>
      </w:tr>
      <w:tr w:rsidR="003C02FF" w:rsidRPr="003C02FF" w14:paraId="2E1831AD" w14:textId="77777777" w:rsidTr="003C02FF">
        <w:trPr>
          <w:trHeight w:val="360"/>
          <w:ins w:id="4416" w:author="James Vu" w:date="2024-04-19T00:01:00Z"/>
          <w:trPrChange w:id="4417" w:author="James Vu" w:date="2024-04-19T00:20:00Z">
            <w:trPr>
              <w:trHeight w:val="360"/>
            </w:trPr>
          </w:trPrChange>
        </w:trPr>
        <w:tc>
          <w:tcPr>
            <w:tcW w:w="704" w:type="dxa"/>
            <w:shd w:val="clear" w:color="auto" w:fill="auto"/>
            <w:noWrap/>
            <w:vAlign w:val="center"/>
            <w:hideMark/>
            <w:tcPrChange w:id="4418" w:author="James Vu" w:date="2024-04-19T00:20:00Z">
              <w:tcPr>
                <w:tcW w:w="704" w:type="dxa"/>
                <w:shd w:val="clear" w:color="auto" w:fill="auto"/>
                <w:noWrap/>
                <w:vAlign w:val="center"/>
                <w:hideMark/>
              </w:tcPr>
            </w:tcPrChange>
          </w:tcPr>
          <w:p w14:paraId="1EC66205" w14:textId="77777777" w:rsidR="004D28C1" w:rsidRPr="003C02FF" w:rsidRDefault="004D28C1" w:rsidP="004D28C1">
            <w:pPr>
              <w:jc w:val="center"/>
              <w:rPr>
                <w:ins w:id="4419" w:author="James Vu" w:date="2024-04-19T00:01:00Z"/>
                <w:b/>
                <w:bCs/>
                <w:color w:val="000000"/>
                <w:rPrChange w:id="4420" w:author="James Vu" w:date="2024-04-19T00:19:00Z">
                  <w:rPr>
                    <w:ins w:id="4421" w:author="James Vu" w:date="2024-04-19T00:01:00Z"/>
                    <w:b/>
                    <w:bCs/>
                    <w:color w:val="000000"/>
                    <w:sz w:val="28"/>
                    <w:szCs w:val="28"/>
                  </w:rPr>
                </w:rPrChange>
              </w:rPr>
            </w:pPr>
            <w:ins w:id="4422" w:author="James Vu" w:date="2024-04-19T00:01:00Z">
              <w:r w:rsidRPr="003C02FF">
                <w:rPr>
                  <w:b/>
                  <w:bCs/>
                  <w:color w:val="000000"/>
                  <w:rPrChange w:id="4423" w:author="James Vu" w:date="2024-04-19T00:19:00Z">
                    <w:rPr>
                      <w:b/>
                      <w:bCs/>
                      <w:color w:val="000000"/>
                      <w:sz w:val="28"/>
                      <w:szCs w:val="28"/>
                    </w:rPr>
                  </w:rPrChange>
                </w:rPr>
                <w:t> </w:t>
              </w:r>
            </w:ins>
          </w:p>
        </w:tc>
        <w:tc>
          <w:tcPr>
            <w:tcW w:w="8358" w:type="dxa"/>
            <w:shd w:val="clear" w:color="auto" w:fill="auto"/>
            <w:noWrap/>
            <w:vAlign w:val="center"/>
            <w:hideMark/>
            <w:tcPrChange w:id="4424" w:author="James Vu" w:date="2024-04-19T00:20:00Z">
              <w:tcPr>
                <w:tcW w:w="8358" w:type="dxa"/>
                <w:shd w:val="clear" w:color="auto" w:fill="auto"/>
                <w:noWrap/>
                <w:vAlign w:val="center"/>
                <w:hideMark/>
              </w:tcPr>
            </w:tcPrChange>
          </w:tcPr>
          <w:p w14:paraId="3BAB1A2E" w14:textId="77777777" w:rsidR="004D28C1" w:rsidRPr="003C02FF" w:rsidRDefault="004D28C1" w:rsidP="004D28C1">
            <w:pPr>
              <w:rPr>
                <w:ins w:id="4425" w:author="James Vu" w:date="2024-04-19T00:01:00Z"/>
                <w:color w:val="0D0D0D"/>
                <w:rPrChange w:id="4426" w:author="James Vu" w:date="2024-04-19T00:19:00Z">
                  <w:rPr>
                    <w:ins w:id="4427" w:author="James Vu" w:date="2024-04-19T00:01:00Z"/>
                    <w:color w:val="0D0D0D"/>
                    <w:sz w:val="28"/>
                    <w:szCs w:val="28"/>
                  </w:rPr>
                </w:rPrChange>
              </w:rPr>
            </w:pPr>
            <w:ins w:id="4428" w:author="James Vu" w:date="2024-04-19T00:01:00Z">
              <w:r w:rsidRPr="003C02FF">
                <w:rPr>
                  <w:color w:val="0D0D0D"/>
                  <w:rPrChange w:id="4429" w:author="James Vu" w:date="2024-04-19T00:19:00Z">
                    <w:rPr>
                      <w:color w:val="0D0D0D"/>
                      <w:sz w:val="28"/>
                      <w:szCs w:val="28"/>
                    </w:rPr>
                  </w:rPrChange>
                </w:rPr>
                <w:t>Quản lý phiên đăng nhập.</w:t>
              </w:r>
            </w:ins>
          </w:p>
        </w:tc>
      </w:tr>
      <w:tr w:rsidR="003C02FF" w:rsidRPr="003C02FF" w14:paraId="74440965" w14:textId="77777777" w:rsidTr="003C02FF">
        <w:trPr>
          <w:trHeight w:val="360"/>
          <w:ins w:id="4430" w:author="James Vu" w:date="2024-04-19T00:01:00Z"/>
          <w:trPrChange w:id="4431" w:author="James Vu" w:date="2024-04-19T00:20:00Z">
            <w:trPr>
              <w:trHeight w:val="360"/>
            </w:trPr>
          </w:trPrChange>
        </w:trPr>
        <w:tc>
          <w:tcPr>
            <w:tcW w:w="704" w:type="dxa"/>
            <w:shd w:val="clear" w:color="auto" w:fill="auto"/>
            <w:noWrap/>
            <w:vAlign w:val="center"/>
            <w:hideMark/>
            <w:tcPrChange w:id="4432" w:author="James Vu" w:date="2024-04-19T00:20:00Z">
              <w:tcPr>
                <w:tcW w:w="704" w:type="dxa"/>
                <w:shd w:val="clear" w:color="auto" w:fill="auto"/>
                <w:noWrap/>
                <w:vAlign w:val="center"/>
                <w:hideMark/>
              </w:tcPr>
            </w:tcPrChange>
          </w:tcPr>
          <w:p w14:paraId="713680F4" w14:textId="77777777" w:rsidR="004D28C1" w:rsidRPr="003C02FF" w:rsidRDefault="004D28C1" w:rsidP="004D28C1">
            <w:pPr>
              <w:jc w:val="center"/>
              <w:rPr>
                <w:ins w:id="4433" w:author="James Vu" w:date="2024-04-19T00:01:00Z"/>
                <w:b/>
                <w:bCs/>
                <w:color w:val="000000"/>
                <w:rPrChange w:id="4434" w:author="James Vu" w:date="2024-04-19T00:19:00Z">
                  <w:rPr>
                    <w:ins w:id="4435" w:author="James Vu" w:date="2024-04-19T00:01:00Z"/>
                    <w:b/>
                    <w:bCs/>
                    <w:color w:val="000000"/>
                    <w:sz w:val="28"/>
                    <w:szCs w:val="28"/>
                  </w:rPr>
                </w:rPrChange>
              </w:rPr>
            </w:pPr>
            <w:ins w:id="4436" w:author="James Vu" w:date="2024-04-19T00:01:00Z">
              <w:r w:rsidRPr="003C02FF">
                <w:rPr>
                  <w:b/>
                  <w:bCs/>
                  <w:color w:val="000000"/>
                  <w:rPrChange w:id="4437" w:author="James Vu" w:date="2024-04-19T00:19:00Z">
                    <w:rPr>
                      <w:b/>
                      <w:bCs/>
                      <w:color w:val="000000"/>
                      <w:sz w:val="28"/>
                      <w:szCs w:val="28"/>
                    </w:rPr>
                  </w:rPrChange>
                </w:rPr>
                <w:t> </w:t>
              </w:r>
            </w:ins>
          </w:p>
        </w:tc>
        <w:tc>
          <w:tcPr>
            <w:tcW w:w="8358" w:type="dxa"/>
            <w:shd w:val="clear" w:color="auto" w:fill="auto"/>
            <w:noWrap/>
            <w:vAlign w:val="center"/>
            <w:hideMark/>
            <w:tcPrChange w:id="4438" w:author="James Vu" w:date="2024-04-19T00:20:00Z">
              <w:tcPr>
                <w:tcW w:w="8358" w:type="dxa"/>
                <w:shd w:val="clear" w:color="auto" w:fill="auto"/>
                <w:noWrap/>
                <w:vAlign w:val="center"/>
                <w:hideMark/>
              </w:tcPr>
            </w:tcPrChange>
          </w:tcPr>
          <w:p w14:paraId="52FDF8F1" w14:textId="77777777" w:rsidR="004D28C1" w:rsidRPr="003C02FF" w:rsidRDefault="004D28C1" w:rsidP="004D28C1">
            <w:pPr>
              <w:rPr>
                <w:ins w:id="4439" w:author="James Vu" w:date="2024-04-19T00:01:00Z"/>
                <w:color w:val="0D0D0D"/>
                <w:rPrChange w:id="4440" w:author="James Vu" w:date="2024-04-19T00:19:00Z">
                  <w:rPr>
                    <w:ins w:id="4441" w:author="James Vu" w:date="2024-04-19T00:01:00Z"/>
                    <w:color w:val="0D0D0D"/>
                    <w:sz w:val="28"/>
                    <w:szCs w:val="28"/>
                  </w:rPr>
                </w:rPrChange>
              </w:rPr>
            </w:pPr>
            <w:ins w:id="4442" w:author="James Vu" w:date="2024-04-19T00:01:00Z">
              <w:r w:rsidRPr="003C02FF">
                <w:rPr>
                  <w:color w:val="0D0D0D"/>
                  <w:rPrChange w:id="4443" w:author="James Vu" w:date="2024-04-19T00:19:00Z">
                    <w:rPr>
                      <w:color w:val="0D0D0D"/>
                      <w:sz w:val="28"/>
                      <w:szCs w:val="28"/>
                    </w:rPr>
                  </w:rPrChange>
                </w:rPr>
                <w:t>Thời gian chờ đăng xuất tự động.</w:t>
              </w:r>
            </w:ins>
          </w:p>
        </w:tc>
      </w:tr>
      <w:tr w:rsidR="003C02FF" w:rsidRPr="003C02FF" w14:paraId="1F1A9869" w14:textId="77777777" w:rsidTr="003C02FF">
        <w:trPr>
          <w:trHeight w:val="360"/>
          <w:ins w:id="4444" w:author="James Vu" w:date="2024-04-19T00:01:00Z"/>
          <w:trPrChange w:id="4445" w:author="James Vu" w:date="2024-04-19T00:20:00Z">
            <w:trPr>
              <w:trHeight w:val="360"/>
            </w:trPr>
          </w:trPrChange>
        </w:trPr>
        <w:tc>
          <w:tcPr>
            <w:tcW w:w="704" w:type="dxa"/>
            <w:shd w:val="clear" w:color="auto" w:fill="auto"/>
            <w:noWrap/>
            <w:vAlign w:val="center"/>
            <w:hideMark/>
            <w:tcPrChange w:id="4446" w:author="James Vu" w:date="2024-04-19T00:20:00Z">
              <w:tcPr>
                <w:tcW w:w="704" w:type="dxa"/>
                <w:shd w:val="clear" w:color="auto" w:fill="auto"/>
                <w:noWrap/>
                <w:vAlign w:val="center"/>
                <w:hideMark/>
              </w:tcPr>
            </w:tcPrChange>
          </w:tcPr>
          <w:p w14:paraId="71294B58" w14:textId="77777777" w:rsidR="004D28C1" w:rsidRPr="003C02FF" w:rsidRDefault="004D28C1" w:rsidP="004D28C1">
            <w:pPr>
              <w:jc w:val="center"/>
              <w:rPr>
                <w:ins w:id="4447" w:author="James Vu" w:date="2024-04-19T00:01:00Z"/>
                <w:b/>
                <w:bCs/>
                <w:color w:val="000000"/>
                <w:rPrChange w:id="4448" w:author="James Vu" w:date="2024-04-19T00:19:00Z">
                  <w:rPr>
                    <w:ins w:id="4449" w:author="James Vu" w:date="2024-04-19T00:01:00Z"/>
                    <w:b/>
                    <w:bCs/>
                    <w:color w:val="000000"/>
                    <w:sz w:val="28"/>
                    <w:szCs w:val="28"/>
                  </w:rPr>
                </w:rPrChange>
              </w:rPr>
            </w:pPr>
            <w:ins w:id="4450" w:author="James Vu" w:date="2024-04-19T00:01:00Z">
              <w:r w:rsidRPr="003C02FF">
                <w:rPr>
                  <w:b/>
                  <w:bCs/>
                  <w:color w:val="000000"/>
                  <w:rPrChange w:id="4451" w:author="James Vu" w:date="2024-04-19T00:19:00Z">
                    <w:rPr>
                      <w:b/>
                      <w:bCs/>
                      <w:color w:val="000000"/>
                      <w:sz w:val="28"/>
                      <w:szCs w:val="28"/>
                    </w:rPr>
                  </w:rPrChange>
                </w:rPr>
                <w:t>5</w:t>
              </w:r>
            </w:ins>
          </w:p>
        </w:tc>
        <w:tc>
          <w:tcPr>
            <w:tcW w:w="8358" w:type="dxa"/>
            <w:shd w:val="clear" w:color="auto" w:fill="auto"/>
            <w:noWrap/>
            <w:vAlign w:val="center"/>
            <w:hideMark/>
            <w:tcPrChange w:id="4452" w:author="James Vu" w:date="2024-04-19T00:20:00Z">
              <w:tcPr>
                <w:tcW w:w="8358" w:type="dxa"/>
                <w:shd w:val="clear" w:color="auto" w:fill="auto"/>
                <w:noWrap/>
                <w:vAlign w:val="center"/>
                <w:hideMark/>
              </w:tcPr>
            </w:tcPrChange>
          </w:tcPr>
          <w:p w14:paraId="583C5F23" w14:textId="77777777" w:rsidR="004D28C1" w:rsidRPr="003C02FF" w:rsidRDefault="004D28C1" w:rsidP="004D28C1">
            <w:pPr>
              <w:rPr>
                <w:ins w:id="4453" w:author="James Vu" w:date="2024-04-19T00:01:00Z"/>
                <w:b/>
                <w:bCs/>
                <w:color w:val="0D0D0D"/>
                <w:rPrChange w:id="4454" w:author="James Vu" w:date="2024-04-19T00:19:00Z">
                  <w:rPr>
                    <w:ins w:id="4455" w:author="James Vu" w:date="2024-04-19T00:01:00Z"/>
                    <w:b/>
                    <w:bCs/>
                    <w:color w:val="0D0D0D"/>
                    <w:sz w:val="28"/>
                    <w:szCs w:val="28"/>
                  </w:rPr>
                </w:rPrChange>
              </w:rPr>
            </w:pPr>
            <w:ins w:id="4456" w:author="James Vu" w:date="2024-04-19T00:01:00Z">
              <w:r w:rsidRPr="003C02FF">
                <w:rPr>
                  <w:b/>
                  <w:bCs/>
                  <w:color w:val="0D0D0D"/>
                  <w:rPrChange w:id="4457" w:author="James Vu" w:date="2024-04-19T00:19:00Z">
                    <w:rPr>
                      <w:b/>
                      <w:bCs/>
                      <w:color w:val="0D0D0D"/>
                      <w:sz w:val="28"/>
                      <w:szCs w:val="28"/>
                    </w:rPr>
                  </w:rPrChange>
                </w:rPr>
                <w:t>Bảo mật dữ liệu</w:t>
              </w:r>
            </w:ins>
          </w:p>
        </w:tc>
      </w:tr>
      <w:tr w:rsidR="003C02FF" w:rsidRPr="003C02FF" w14:paraId="0EBE0CDC" w14:textId="77777777" w:rsidTr="003C02FF">
        <w:trPr>
          <w:trHeight w:val="360"/>
          <w:ins w:id="4458" w:author="James Vu" w:date="2024-04-19T00:01:00Z"/>
          <w:trPrChange w:id="4459" w:author="James Vu" w:date="2024-04-19T00:20:00Z">
            <w:trPr>
              <w:trHeight w:val="360"/>
            </w:trPr>
          </w:trPrChange>
        </w:trPr>
        <w:tc>
          <w:tcPr>
            <w:tcW w:w="704" w:type="dxa"/>
            <w:shd w:val="clear" w:color="auto" w:fill="auto"/>
            <w:noWrap/>
            <w:vAlign w:val="center"/>
            <w:hideMark/>
            <w:tcPrChange w:id="4460" w:author="James Vu" w:date="2024-04-19T00:20:00Z">
              <w:tcPr>
                <w:tcW w:w="704" w:type="dxa"/>
                <w:shd w:val="clear" w:color="auto" w:fill="auto"/>
                <w:noWrap/>
                <w:vAlign w:val="center"/>
                <w:hideMark/>
              </w:tcPr>
            </w:tcPrChange>
          </w:tcPr>
          <w:p w14:paraId="5A55ADB0" w14:textId="77777777" w:rsidR="004D28C1" w:rsidRPr="003C02FF" w:rsidRDefault="004D28C1" w:rsidP="004D28C1">
            <w:pPr>
              <w:jc w:val="center"/>
              <w:rPr>
                <w:ins w:id="4461" w:author="James Vu" w:date="2024-04-19T00:01:00Z"/>
                <w:b/>
                <w:bCs/>
                <w:color w:val="000000"/>
                <w:rPrChange w:id="4462" w:author="James Vu" w:date="2024-04-19T00:19:00Z">
                  <w:rPr>
                    <w:ins w:id="4463" w:author="James Vu" w:date="2024-04-19T00:01:00Z"/>
                    <w:b/>
                    <w:bCs/>
                    <w:color w:val="000000"/>
                    <w:sz w:val="28"/>
                    <w:szCs w:val="28"/>
                  </w:rPr>
                </w:rPrChange>
              </w:rPr>
            </w:pPr>
            <w:ins w:id="4464" w:author="James Vu" w:date="2024-04-19T00:01:00Z">
              <w:r w:rsidRPr="003C02FF">
                <w:rPr>
                  <w:b/>
                  <w:bCs/>
                  <w:color w:val="000000"/>
                  <w:rPrChange w:id="4465" w:author="James Vu" w:date="2024-04-19T00:19:00Z">
                    <w:rPr>
                      <w:b/>
                      <w:bCs/>
                      <w:color w:val="000000"/>
                      <w:sz w:val="28"/>
                      <w:szCs w:val="28"/>
                    </w:rPr>
                  </w:rPrChange>
                </w:rPr>
                <w:t> </w:t>
              </w:r>
            </w:ins>
          </w:p>
        </w:tc>
        <w:tc>
          <w:tcPr>
            <w:tcW w:w="8358" w:type="dxa"/>
            <w:shd w:val="clear" w:color="auto" w:fill="auto"/>
            <w:noWrap/>
            <w:vAlign w:val="center"/>
            <w:hideMark/>
            <w:tcPrChange w:id="4466" w:author="James Vu" w:date="2024-04-19T00:20:00Z">
              <w:tcPr>
                <w:tcW w:w="8358" w:type="dxa"/>
                <w:shd w:val="clear" w:color="auto" w:fill="auto"/>
                <w:noWrap/>
                <w:vAlign w:val="center"/>
                <w:hideMark/>
              </w:tcPr>
            </w:tcPrChange>
          </w:tcPr>
          <w:p w14:paraId="23F525F6" w14:textId="77777777" w:rsidR="004D28C1" w:rsidRPr="003C02FF" w:rsidRDefault="004D28C1" w:rsidP="004D28C1">
            <w:pPr>
              <w:rPr>
                <w:ins w:id="4467" w:author="James Vu" w:date="2024-04-19T00:01:00Z"/>
                <w:color w:val="0D0D0D"/>
                <w:rPrChange w:id="4468" w:author="James Vu" w:date="2024-04-19T00:19:00Z">
                  <w:rPr>
                    <w:ins w:id="4469" w:author="James Vu" w:date="2024-04-19T00:01:00Z"/>
                    <w:color w:val="0D0D0D"/>
                    <w:sz w:val="28"/>
                    <w:szCs w:val="28"/>
                  </w:rPr>
                </w:rPrChange>
              </w:rPr>
            </w:pPr>
            <w:ins w:id="4470" w:author="James Vu" w:date="2024-04-19T00:01:00Z">
              <w:r w:rsidRPr="003C02FF">
                <w:rPr>
                  <w:color w:val="0D0D0D"/>
                  <w:rPrChange w:id="4471" w:author="James Vu" w:date="2024-04-19T00:19:00Z">
                    <w:rPr>
                      <w:color w:val="0D0D0D"/>
                      <w:sz w:val="28"/>
                      <w:szCs w:val="28"/>
                    </w:rPr>
                  </w:rPrChange>
                </w:rPr>
                <w:t>Mã hóa dữ liệu tại chỗ lưu trữ.</w:t>
              </w:r>
            </w:ins>
          </w:p>
        </w:tc>
      </w:tr>
      <w:tr w:rsidR="003C02FF" w:rsidRPr="003C02FF" w14:paraId="1B2E12A1" w14:textId="77777777" w:rsidTr="003C02FF">
        <w:trPr>
          <w:trHeight w:val="360"/>
          <w:ins w:id="4472" w:author="James Vu" w:date="2024-04-19T00:01:00Z"/>
          <w:trPrChange w:id="4473" w:author="James Vu" w:date="2024-04-19T00:20:00Z">
            <w:trPr>
              <w:trHeight w:val="360"/>
            </w:trPr>
          </w:trPrChange>
        </w:trPr>
        <w:tc>
          <w:tcPr>
            <w:tcW w:w="704" w:type="dxa"/>
            <w:shd w:val="clear" w:color="auto" w:fill="auto"/>
            <w:noWrap/>
            <w:vAlign w:val="center"/>
            <w:hideMark/>
            <w:tcPrChange w:id="4474" w:author="James Vu" w:date="2024-04-19T00:20:00Z">
              <w:tcPr>
                <w:tcW w:w="704" w:type="dxa"/>
                <w:shd w:val="clear" w:color="auto" w:fill="auto"/>
                <w:noWrap/>
                <w:vAlign w:val="center"/>
                <w:hideMark/>
              </w:tcPr>
            </w:tcPrChange>
          </w:tcPr>
          <w:p w14:paraId="2C001A22" w14:textId="77777777" w:rsidR="004D28C1" w:rsidRPr="003C02FF" w:rsidRDefault="004D28C1" w:rsidP="004D28C1">
            <w:pPr>
              <w:jc w:val="center"/>
              <w:rPr>
                <w:ins w:id="4475" w:author="James Vu" w:date="2024-04-19T00:01:00Z"/>
                <w:b/>
                <w:bCs/>
                <w:color w:val="000000"/>
                <w:rPrChange w:id="4476" w:author="James Vu" w:date="2024-04-19T00:19:00Z">
                  <w:rPr>
                    <w:ins w:id="4477" w:author="James Vu" w:date="2024-04-19T00:01:00Z"/>
                    <w:b/>
                    <w:bCs/>
                    <w:color w:val="000000"/>
                    <w:sz w:val="28"/>
                    <w:szCs w:val="28"/>
                  </w:rPr>
                </w:rPrChange>
              </w:rPr>
            </w:pPr>
            <w:ins w:id="4478" w:author="James Vu" w:date="2024-04-19T00:01:00Z">
              <w:r w:rsidRPr="003C02FF">
                <w:rPr>
                  <w:b/>
                  <w:bCs/>
                  <w:color w:val="000000"/>
                  <w:rPrChange w:id="4479" w:author="James Vu" w:date="2024-04-19T00:19:00Z">
                    <w:rPr>
                      <w:b/>
                      <w:bCs/>
                      <w:color w:val="000000"/>
                      <w:sz w:val="28"/>
                      <w:szCs w:val="28"/>
                    </w:rPr>
                  </w:rPrChange>
                </w:rPr>
                <w:t> </w:t>
              </w:r>
            </w:ins>
          </w:p>
        </w:tc>
        <w:tc>
          <w:tcPr>
            <w:tcW w:w="8358" w:type="dxa"/>
            <w:shd w:val="clear" w:color="auto" w:fill="auto"/>
            <w:noWrap/>
            <w:vAlign w:val="center"/>
            <w:hideMark/>
            <w:tcPrChange w:id="4480" w:author="James Vu" w:date="2024-04-19T00:20:00Z">
              <w:tcPr>
                <w:tcW w:w="8358" w:type="dxa"/>
                <w:shd w:val="clear" w:color="auto" w:fill="auto"/>
                <w:noWrap/>
                <w:vAlign w:val="center"/>
                <w:hideMark/>
              </w:tcPr>
            </w:tcPrChange>
          </w:tcPr>
          <w:p w14:paraId="1AF74566" w14:textId="77777777" w:rsidR="004D28C1" w:rsidRPr="003C02FF" w:rsidRDefault="004D28C1" w:rsidP="004D28C1">
            <w:pPr>
              <w:rPr>
                <w:ins w:id="4481" w:author="James Vu" w:date="2024-04-19T00:01:00Z"/>
                <w:color w:val="0D0D0D"/>
                <w:rPrChange w:id="4482" w:author="James Vu" w:date="2024-04-19T00:19:00Z">
                  <w:rPr>
                    <w:ins w:id="4483" w:author="James Vu" w:date="2024-04-19T00:01:00Z"/>
                    <w:color w:val="0D0D0D"/>
                    <w:sz w:val="28"/>
                    <w:szCs w:val="28"/>
                  </w:rPr>
                </w:rPrChange>
              </w:rPr>
            </w:pPr>
            <w:ins w:id="4484" w:author="James Vu" w:date="2024-04-19T00:01:00Z">
              <w:r w:rsidRPr="003C02FF">
                <w:rPr>
                  <w:color w:val="0D0D0D"/>
                  <w:rPrChange w:id="4485" w:author="James Vu" w:date="2024-04-19T00:19:00Z">
                    <w:rPr>
                      <w:color w:val="0D0D0D"/>
                      <w:sz w:val="28"/>
                      <w:szCs w:val="28"/>
                    </w:rPr>
                  </w:rPrChange>
                </w:rPr>
                <w:t>Mã hóa dữ liệu trong quá trình truyền tải.</w:t>
              </w:r>
            </w:ins>
          </w:p>
        </w:tc>
      </w:tr>
      <w:tr w:rsidR="003C02FF" w:rsidRPr="003C02FF" w14:paraId="40030D0B" w14:textId="77777777" w:rsidTr="003C02FF">
        <w:trPr>
          <w:trHeight w:val="360"/>
          <w:ins w:id="4486" w:author="James Vu" w:date="2024-04-19T00:01:00Z"/>
          <w:trPrChange w:id="4487" w:author="James Vu" w:date="2024-04-19T00:20:00Z">
            <w:trPr>
              <w:trHeight w:val="360"/>
            </w:trPr>
          </w:trPrChange>
        </w:trPr>
        <w:tc>
          <w:tcPr>
            <w:tcW w:w="704" w:type="dxa"/>
            <w:shd w:val="clear" w:color="auto" w:fill="auto"/>
            <w:noWrap/>
            <w:vAlign w:val="center"/>
            <w:hideMark/>
            <w:tcPrChange w:id="4488" w:author="James Vu" w:date="2024-04-19T00:20:00Z">
              <w:tcPr>
                <w:tcW w:w="704" w:type="dxa"/>
                <w:shd w:val="clear" w:color="auto" w:fill="auto"/>
                <w:noWrap/>
                <w:vAlign w:val="center"/>
                <w:hideMark/>
              </w:tcPr>
            </w:tcPrChange>
          </w:tcPr>
          <w:p w14:paraId="518D6348" w14:textId="77777777" w:rsidR="004D28C1" w:rsidRPr="003C02FF" w:rsidRDefault="004D28C1" w:rsidP="004D28C1">
            <w:pPr>
              <w:jc w:val="center"/>
              <w:rPr>
                <w:ins w:id="4489" w:author="James Vu" w:date="2024-04-19T00:01:00Z"/>
                <w:b/>
                <w:bCs/>
                <w:color w:val="000000"/>
                <w:rPrChange w:id="4490" w:author="James Vu" w:date="2024-04-19T00:19:00Z">
                  <w:rPr>
                    <w:ins w:id="4491" w:author="James Vu" w:date="2024-04-19T00:01:00Z"/>
                    <w:b/>
                    <w:bCs/>
                    <w:color w:val="000000"/>
                    <w:sz w:val="28"/>
                    <w:szCs w:val="28"/>
                  </w:rPr>
                </w:rPrChange>
              </w:rPr>
            </w:pPr>
            <w:ins w:id="4492" w:author="James Vu" w:date="2024-04-19T00:01:00Z">
              <w:r w:rsidRPr="003C02FF">
                <w:rPr>
                  <w:b/>
                  <w:bCs/>
                  <w:color w:val="000000"/>
                  <w:rPrChange w:id="4493" w:author="James Vu" w:date="2024-04-19T00:19:00Z">
                    <w:rPr>
                      <w:b/>
                      <w:bCs/>
                      <w:color w:val="000000"/>
                      <w:sz w:val="28"/>
                      <w:szCs w:val="28"/>
                    </w:rPr>
                  </w:rPrChange>
                </w:rPr>
                <w:t> </w:t>
              </w:r>
            </w:ins>
          </w:p>
        </w:tc>
        <w:tc>
          <w:tcPr>
            <w:tcW w:w="8358" w:type="dxa"/>
            <w:shd w:val="clear" w:color="auto" w:fill="auto"/>
            <w:noWrap/>
            <w:vAlign w:val="center"/>
            <w:hideMark/>
            <w:tcPrChange w:id="4494" w:author="James Vu" w:date="2024-04-19T00:20:00Z">
              <w:tcPr>
                <w:tcW w:w="8358" w:type="dxa"/>
                <w:shd w:val="clear" w:color="auto" w:fill="auto"/>
                <w:noWrap/>
                <w:vAlign w:val="center"/>
                <w:hideMark/>
              </w:tcPr>
            </w:tcPrChange>
          </w:tcPr>
          <w:p w14:paraId="3826B539" w14:textId="77777777" w:rsidR="004D28C1" w:rsidRPr="003C02FF" w:rsidRDefault="004D28C1" w:rsidP="004D28C1">
            <w:pPr>
              <w:rPr>
                <w:ins w:id="4495" w:author="James Vu" w:date="2024-04-19T00:01:00Z"/>
                <w:color w:val="0D0D0D"/>
                <w:rPrChange w:id="4496" w:author="James Vu" w:date="2024-04-19T00:19:00Z">
                  <w:rPr>
                    <w:ins w:id="4497" w:author="James Vu" w:date="2024-04-19T00:01:00Z"/>
                    <w:color w:val="0D0D0D"/>
                    <w:sz w:val="28"/>
                    <w:szCs w:val="28"/>
                  </w:rPr>
                </w:rPrChange>
              </w:rPr>
            </w:pPr>
            <w:ins w:id="4498" w:author="James Vu" w:date="2024-04-19T00:01:00Z">
              <w:r w:rsidRPr="003C02FF">
                <w:rPr>
                  <w:color w:val="0D0D0D"/>
                  <w:rPrChange w:id="4499" w:author="James Vu" w:date="2024-04-19T00:19:00Z">
                    <w:rPr>
                      <w:color w:val="0D0D0D"/>
                      <w:sz w:val="28"/>
                      <w:szCs w:val="28"/>
                    </w:rPr>
                  </w:rPrChange>
                </w:rPr>
                <w:t>Quản lý khóa mã hóa.</w:t>
              </w:r>
            </w:ins>
          </w:p>
        </w:tc>
      </w:tr>
      <w:tr w:rsidR="003C02FF" w:rsidRPr="003C02FF" w14:paraId="577BE507" w14:textId="77777777" w:rsidTr="003C02FF">
        <w:trPr>
          <w:trHeight w:val="360"/>
          <w:ins w:id="4500" w:author="James Vu" w:date="2024-04-19T00:01:00Z"/>
          <w:trPrChange w:id="4501" w:author="James Vu" w:date="2024-04-19T00:20:00Z">
            <w:trPr>
              <w:trHeight w:val="360"/>
            </w:trPr>
          </w:trPrChange>
        </w:trPr>
        <w:tc>
          <w:tcPr>
            <w:tcW w:w="704" w:type="dxa"/>
            <w:shd w:val="clear" w:color="auto" w:fill="auto"/>
            <w:noWrap/>
            <w:vAlign w:val="center"/>
            <w:hideMark/>
            <w:tcPrChange w:id="4502" w:author="James Vu" w:date="2024-04-19T00:20:00Z">
              <w:tcPr>
                <w:tcW w:w="704" w:type="dxa"/>
                <w:shd w:val="clear" w:color="auto" w:fill="auto"/>
                <w:noWrap/>
                <w:vAlign w:val="center"/>
                <w:hideMark/>
              </w:tcPr>
            </w:tcPrChange>
          </w:tcPr>
          <w:p w14:paraId="501847D2" w14:textId="77777777" w:rsidR="004D28C1" w:rsidRPr="003C02FF" w:rsidRDefault="004D28C1" w:rsidP="004D28C1">
            <w:pPr>
              <w:jc w:val="center"/>
              <w:rPr>
                <w:ins w:id="4503" w:author="James Vu" w:date="2024-04-19T00:01:00Z"/>
                <w:b/>
                <w:bCs/>
                <w:color w:val="000000"/>
                <w:rPrChange w:id="4504" w:author="James Vu" w:date="2024-04-19T00:19:00Z">
                  <w:rPr>
                    <w:ins w:id="4505" w:author="James Vu" w:date="2024-04-19T00:01:00Z"/>
                    <w:b/>
                    <w:bCs/>
                    <w:color w:val="000000"/>
                    <w:sz w:val="28"/>
                    <w:szCs w:val="28"/>
                  </w:rPr>
                </w:rPrChange>
              </w:rPr>
            </w:pPr>
            <w:ins w:id="4506" w:author="James Vu" w:date="2024-04-19T00:01:00Z">
              <w:r w:rsidRPr="003C02FF">
                <w:rPr>
                  <w:b/>
                  <w:bCs/>
                  <w:color w:val="000000"/>
                  <w:rPrChange w:id="4507" w:author="James Vu" w:date="2024-04-19T00:19:00Z">
                    <w:rPr>
                      <w:b/>
                      <w:bCs/>
                      <w:color w:val="000000"/>
                      <w:sz w:val="28"/>
                      <w:szCs w:val="28"/>
                    </w:rPr>
                  </w:rPrChange>
                </w:rPr>
                <w:t> </w:t>
              </w:r>
            </w:ins>
          </w:p>
        </w:tc>
        <w:tc>
          <w:tcPr>
            <w:tcW w:w="8358" w:type="dxa"/>
            <w:shd w:val="clear" w:color="auto" w:fill="auto"/>
            <w:noWrap/>
            <w:vAlign w:val="center"/>
            <w:hideMark/>
            <w:tcPrChange w:id="4508" w:author="James Vu" w:date="2024-04-19T00:20:00Z">
              <w:tcPr>
                <w:tcW w:w="8358" w:type="dxa"/>
                <w:shd w:val="clear" w:color="auto" w:fill="auto"/>
                <w:noWrap/>
                <w:vAlign w:val="center"/>
                <w:hideMark/>
              </w:tcPr>
            </w:tcPrChange>
          </w:tcPr>
          <w:p w14:paraId="4E88218C" w14:textId="77777777" w:rsidR="004D28C1" w:rsidRPr="003C02FF" w:rsidRDefault="004D28C1" w:rsidP="004D28C1">
            <w:pPr>
              <w:rPr>
                <w:ins w:id="4509" w:author="James Vu" w:date="2024-04-19T00:01:00Z"/>
                <w:color w:val="0D0D0D"/>
                <w:rPrChange w:id="4510" w:author="James Vu" w:date="2024-04-19T00:19:00Z">
                  <w:rPr>
                    <w:ins w:id="4511" w:author="James Vu" w:date="2024-04-19T00:01:00Z"/>
                    <w:color w:val="0D0D0D"/>
                    <w:sz w:val="28"/>
                    <w:szCs w:val="28"/>
                  </w:rPr>
                </w:rPrChange>
              </w:rPr>
            </w:pPr>
            <w:ins w:id="4512" w:author="James Vu" w:date="2024-04-19T00:01:00Z">
              <w:r w:rsidRPr="003C02FF">
                <w:rPr>
                  <w:color w:val="0D0D0D"/>
                  <w:rPrChange w:id="4513" w:author="James Vu" w:date="2024-04-19T00:19:00Z">
                    <w:rPr>
                      <w:color w:val="0D0D0D"/>
                      <w:sz w:val="28"/>
                      <w:szCs w:val="28"/>
                    </w:rPr>
                  </w:rPrChange>
                </w:rPr>
                <w:t>Dịch vụ phát hiện và phản ứng với vi phạm.</w:t>
              </w:r>
            </w:ins>
          </w:p>
        </w:tc>
      </w:tr>
      <w:tr w:rsidR="003C02FF" w:rsidRPr="003C02FF" w14:paraId="54DE0069" w14:textId="77777777" w:rsidTr="003C02FF">
        <w:trPr>
          <w:trHeight w:val="360"/>
          <w:ins w:id="4514" w:author="James Vu" w:date="2024-04-19T00:01:00Z"/>
          <w:trPrChange w:id="4515" w:author="James Vu" w:date="2024-04-19T00:20:00Z">
            <w:trPr>
              <w:trHeight w:val="360"/>
            </w:trPr>
          </w:trPrChange>
        </w:trPr>
        <w:tc>
          <w:tcPr>
            <w:tcW w:w="704" w:type="dxa"/>
            <w:shd w:val="clear" w:color="auto" w:fill="auto"/>
            <w:noWrap/>
            <w:vAlign w:val="center"/>
            <w:hideMark/>
            <w:tcPrChange w:id="4516" w:author="James Vu" w:date="2024-04-19T00:20:00Z">
              <w:tcPr>
                <w:tcW w:w="704" w:type="dxa"/>
                <w:shd w:val="clear" w:color="auto" w:fill="auto"/>
                <w:noWrap/>
                <w:vAlign w:val="center"/>
                <w:hideMark/>
              </w:tcPr>
            </w:tcPrChange>
          </w:tcPr>
          <w:p w14:paraId="470E3055" w14:textId="77777777" w:rsidR="004D28C1" w:rsidRPr="003C02FF" w:rsidRDefault="004D28C1" w:rsidP="004D28C1">
            <w:pPr>
              <w:jc w:val="center"/>
              <w:rPr>
                <w:ins w:id="4517" w:author="James Vu" w:date="2024-04-19T00:01:00Z"/>
                <w:b/>
                <w:bCs/>
                <w:color w:val="000000"/>
                <w:rPrChange w:id="4518" w:author="James Vu" w:date="2024-04-19T00:19:00Z">
                  <w:rPr>
                    <w:ins w:id="4519" w:author="James Vu" w:date="2024-04-19T00:01:00Z"/>
                    <w:b/>
                    <w:bCs/>
                    <w:color w:val="000000"/>
                    <w:sz w:val="28"/>
                    <w:szCs w:val="28"/>
                  </w:rPr>
                </w:rPrChange>
              </w:rPr>
            </w:pPr>
            <w:ins w:id="4520" w:author="James Vu" w:date="2024-04-19T00:01:00Z">
              <w:r w:rsidRPr="003C02FF">
                <w:rPr>
                  <w:b/>
                  <w:bCs/>
                  <w:color w:val="000000"/>
                  <w:rPrChange w:id="4521" w:author="James Vu" w:date="2024-04-19T00:19:00Z">
                    <w:rPr>
                      <w:b/>
                      <w:bCs/>
                      <w:color w:val="000000"/>
                      <w:sz w:val="28"/>
                      <w:szCs w:val="28"/>
                    </w:rPr>
                  </w:rPrChange>
                </w:rPr>
                <w:t> </w:t>
              </w:r>
            </w:ins>
          </w:p>
        </w:tc>
        <w:tc>
          <w:tcPr>
            <w:tcW w:w="8358" w:type="dxa"/>
            <w:shd w:val="clear" w:color="auto" w:fill="auto"/>
            <w:noWrap/>
            <w:vAlign w:val="center"/>
            <w:hideMark/>
            <w:tcPrChange w:id="4522" w:author="James Vu" w:date="2024-04-19T00:20:00Z">
              <w:tcPr>
                <w:tcW w:w="8358" w:type="dxa"/>
                <w:shd w:val="clear" w:color="auto" w:fill="auto"/>
                <w:noWrap/>
                <w:vAlign w:val="center"/>
                <w:hideMark/>
              </w:tcPr>
            </w:tcPrChange>
          </w:tcPr>
          <w:p w14:paraId="06611136" w14:textId="77777777" w:rsidR="004D28C1" w:rsidRPr="003C02FF" w:rsidRDefault="004D28C1" w:rsidP="004D28C1">
            <w:pPr>
              <w:rPr>
                <w:ins w:id="4523" w:author="James Vu" w:date="2024-04-19T00:01:00Z"/>
                <w:color w:val="0D0D0D"/>
                <w:rPrChange w:id="4524" w:author="James Vu" w:date="2024-04-19T00:19:00Z">
                  <w:rPr>
                    <w:ins w:id="4525" w:author="James Vu" w:date="2024-04-19T00:01:00Z"/>
                    <w:color w:val="0D0D0D"/>
                    <w:sz w:val="28"/>
                    <w:szCs w:val="28"/>
                  </w:rPr>
                </w:rPrChange>
              </w:rPr>
            </w:pPr>
            <w:ins w:id="4526" w:author="James Vu" w:date="2024-04-19T00:01:00Z">
              <w:r w:rsidRPr="003C02FF">
                <w:rPr>
                  <w:color w:val="0D0D0D"/>
                  <w:rPrChange w:id="4527" w:author="James Vu" w:date="2024-04-19T00:19:00Z">
                    <w:rPr>
                      <w:color w:val="0D0D0D"/>
                      <w:sz w:val="28"/>
                      <w:szCs w:val="28"/>
                    </w:rPr>
                  </w:rPrChange>
                </w:rPr>
                <w:t>Kiểm soát truy cập dựa trên vai trò và ngữ cảnh.</w:t>
              </w:r>
            </w:ins>
          </w:p>
        </w:tc>
      </w:tr>
      <w:tr w:rsidR="003C02FF" w:rsidRPr="003C02FF" w14:paraId="72349A93" w14:textId="77777777" w:rsidTr="003C02FF">
        <w:trPr>
          <w:trHeight w:val="360"/>
          <w:ins w:id="4528" w:author="James Vu" w:date="2024-04-19T00:01:00Z"/>
          <w:trPrChange w:id="4529" w:author="James Vu" w:date="2024-04-19T00:20:00Z">
            <w:trPr>
              <w:trHeight w:val="360"/>
            </w:trPr>
          </w:trPrChange>
        </w:trPr>
        <w:tc>
          <w:tcPr>
            <w:tcW w:w="704" w:type="dxa"/>
            <w:shd w:val="clear" w:color="auto" w:fill="auto"/>
            <w:noWrap/>
            <w:vAlign w:val="center"/>
            <w:hideMark/>
            <w:tcPrChange w:id="4530" w:author="James Vu" w:date="2024-04-19T00:20:00Z">
              <w:tcPr>
                <w:tcW w:w="704" w:type="dxa"/>
                <w:shd w:val="clear" w:color="auto" w:fill="auto"/>
                <w:noWrap/>
                <w:vAlign w:val="center"/>
                <w:hideMark/>
              </w:tcPr>
            </w:tcPrChange>
          </w:tcPr>
          <w:p w14:paraId="63C29409" w14:textId="77777777" w:rsidR="004D28C1" w:rsidRPr="003C02FF" w:rsidRDefault="004D28C1" w:rsidP="004D28C1">
            <w:pPr>
              <w:jc w:val="center"/>
              <w:rPr>
                <w:ins w:id="4531" w:author="James Vu" w:date="2024-04-19T00:01:00Z"/>
                <w:b/>
                <w:bCs/>
                <w:color w:val="000000"/>
                <w:rPrChange w:id="4532" w:author="James Vu" w:date="2024-04-19T00:19:00Z">
                  <w:rPr>
                    <w:ins w:id="4533" w:author="James Vu" w:date="2024-04-19T00:01:00Z"/>
                    <w:b/>
                    <w:bCs/>
                    <w:color w:val="000000"/>
                    <w:sz w:val="28"/>
                    <w:szCs w:val="28"/>
                  </w:rPr>
                </w:rPrChange>
              </w:rPr>
            </w:pPr>
            <w:ins w:id="4534" w:author="James Vu" w:date="2024-04-19T00:01:00Z">
              <w:r w:rsidRPr="003C02FF">
                <w:rPr>
                  <w:b/>
                  <w:bCs/>
                  <w:color w:val="000000"/>
                  <w:rPrChange w:id="4535" w:author="James Vu" w:date="2024-04-19T00:19:00Z">
                    <w:rPr>
                      <w:b/>
                      <w:bCs/>
                      <w:color w:val="000000"/>
                      <w:sz w:val="28"/>
                      <w:szCs w:val="28"/>
                    </w:rPr>
                  </w:rPrChange>
                </w:rPr>
                <w:t>6</w:t>
              </w:r>
            </w:ins>
          </w:p>
        </w:tc>
        <w:tc>
          <w:tcPr>
            <w:tcW w:w="8358" w:type="dxa"/>
            <w:shd w:val="clear" w:color="auto" w:fill="auto"/>
            <w:noWrap/>
            <w:vAlign w:val="center"/>
            <w:hideMark/>
            <w:tcPrChange w:id="4536" w:author="James Vu" w:date="2024-04-19T00:20:00Z">
              <w:tcPr>
                <w:tcW w:w="8358" w:type="dxa"/>
                <w:shd w:val="clear" w:color="auto" w:fill="auto"/>
                <w:noWrap/>
                <w:vAlign w:val="center"/>
                <w:hideMark/>
              </w:tcPr>
            </w:tcPrChange>
          </w:tcPr>
          <w:p w14:paraId="3AB5F995" w14:textId="77777777" w:rsidR="004D28C1" w:rsidRPr="003C02FF" w:rsidRDefault="004D28C1" w:rsidP="004D28C1">
            <w:pPr>
              <w:rPr>
                <w:ins w:id="4537" w:author="James Vu" w:date="2024-04-19T00:01:00Z"/>
                <w:b/>
                <w:bCs/>
                <w:color w:val="0D0D0D"/>
                <w:rPrChange w:id="4538" w:author="James Vu" w:date="2024-04-19T00:19:00Z">
                  <w:rPr>
                    <w:ins w:id="4539" w:author="James Vu" w:date="2024-04-19T00:01:00Z"/>
                    <w:b/>
                    <w:bCs/>
                    <w:color w:val="0D0D0D"/>
                    <w:sz w:val="28"/>
                    <w:szCs w:val="28"/>
                  </w:rPr>
                </w:rPrChange>
              </w:rPr>
            </w:pPr>
            <w:ins w:id="4540" w:author="James Vu" w:date="2024-04-19T00:01:00Z">
              <w:r w:rsidRPr="003C02FF">
                <w:rPr>
                  <w:b/>
                  <w:bCs/>
                  <w:color w:val="0D0D0D"/>
                  <w:rPrChange w:id="4541" w:author="James Vu" w:date="2024-04-19T00:19:00Z">
                    <w:rPr>
                      <w:b/>
                      <w:bCs/>
                      <w:color w:val="0D0D0D"/>
                      <w:sz w:val="28"/>
                      <w:szCs w:val="28"/>
                    </w:rPr>
                  </w:rPrChange>
                </w:rPr>
                <w:t>Giao diện người dùng</w:t>
              </w:r>
            </w:ins>
          </w:p>
        </w:tc>
      </w:tr>
      <w:tr w:rsidR="003C02FF" w:rsidRPr="003C02FF" w14:paraId="318B13BC" w14:textId="77777777" w:rsidTr="003C02FF">
        <w:trPr>
          <w:trHeight w:val="360"/>
          <w:ins w:id="4542" w:author="James Vu" w:date="2024-04-19T00:01:00Z"/>
          <w:trPrChange w:id="4543" w:author="James Vu" w:date="2024-04-19T00:20:00Z">
            <w:trPr>
              <w:trHeight w:val="360"/>
            </w:trPr>
          </w:trPrChange>
        </w:trPr>
        <w:tc>
          <w:tcPr>
            <w:tcW w:w="704" w:type="dxa"/>
            <w:shd w:val="clear" w:color="auto" w:fill="auto"/>
            <w:noWrap/>
            <w:vAlign w:val="center"/>
            <w:hideMark/>
            <w:tcPrChange w:id="4544" w:author="James Vu" w:date="2024-04-19T00:20:00Z">
              <w:tcPr>
                <w:tcW w:w="704" w:type="dxa"/>
                <w:shd w:val="clear" w:color="auto" w:fill="auto"/>
                <w:noWrap/>
                <w:vAlign w:val="center"/>
                <w:hideMark/>
              </w:tcPr>
            </w:tcPrChange>
          </w:tcPr>
          <w:p w14:paraId="671AE43F" w14:textId="77777777" w:rsidR="004D28C1" w:rsidRPr="003C02FF" w:rsidRDefault="004D28C1" w:rsidP="004D28C1">
            <w:pPr>
              <w:jc w:val="center"/>
              <w:rPr>
                <w:ins w:id="4545" w:author="James Vu" w:date="2024-04-19T00:01:00Z"/>
                <w:b/>
                <w:bCs/>
                <w:color w:val="000000"/>
                <w:rPrChange w:id="4546" w:author="James Vu" w:date="2024-04-19T00:19:00Z">
                  <w:rPr>
                    <w:ins w:id="4547" w:author="James Vu" w:date="2024-04-19T00:01:00Z"/>
                    <w:b/>
                    <w:bCs/>
                    <w:color w:val="000000"/>
                    <w:sz w:val="28"/>
                    <w:szCs w:val="28"/>
                  </w:rPr>
                </w:rPrChange>
              </w:rPr>
            </w:pPr>
            <w:ins w:id="4548" w:author="James Vu" w:date="2024-04-19T00:01:00Z">
              <w:r w:rsidRPr="003C02FF">
                <w:rPr>
                  <w:b/>
                  <w:bCs/>
                  <w:color w:val="000000"/>
                  <w:rPrChange w:id="4549" w:author="James Vu" w:date="2024-04-19T00:19:00Z">
                    <w:rPr>
                      <w:b/>
                      <w:bCs/>
                      <w:color w:val="000000"/>
                      <w:sz w:val="28"/>
                      <w:szCs w:val="28"/>
                    </w:rPr>
                  </w:rPrChange>
                </w:rPr>
                <w:t> </w:t>
              </w:r>
            </w:ins>
          </w:p>
        </w:tc>
        <w:tc>
          <w:tcPr>
            <w:tcW w:w="8358" w:type="dxa"/>
            <w:shd w:val="clear" w:color="auto" w:fill="auto"/>
            <w:noWrap/>
            <w:vAlign w:val="center"/>
            <w:hideMark/>
            <w:tcPrChange w:id="4550" w:author="James Vu" w:date="2024-04-19T00:20:00Z">
              <w:tcPr>
                <w:tcW w:w="8358" w:type="dxa"/>
                <w:shd w:val="clear" w:color="auto" w:fill="auto"/>
                <w:noWrap/>
                <w:vAlign w:val="center"/>
                <w:hideMark/>
              </w:tcPr>
            </w:tcPrChange>
          </w:tcPr>
          <w:p w14:paraId="0DB345D7" w14:textId="77777777" w:rsidR="004D28C1" w:rsidRPr="003C02FF" w:rsidRDefault="004D28C1" w:rsidP="004D28C1">
            <w:pPr>
              <w:rPr>
                <w:ins w:id="4551" w:author="James Vu" w:date="2024-04-19T00:01:00Z"/>
                <w:color w:val="0D0D0D"/>
                <w:rPrChange w:id="4552" w:author="James Vu" w:date="2024-04-19T00:19:00Z">
                  <w:rPr>
                    <w:ins w:id="4553" w:author="James Vu" w:date="2024-04-19T00:01:00Z"/>
                    <w:color w:val="0D0D0D"/>
                    <w:sz w:val="28"/>
                    <w:szCs w:val="28"/>
                  </w:rPr>
                </w:rPrChange>
              </w:rPr>
            </w:pPr>
            <w:ins w:id="4554" w:author="James Vu" w:date="2024-04-19T00:01:00Z">
              <w:r w:rsidRPr="003C02FF">
                <w:rPr>
                  <w:color w:val="0D0D0D"/>
                  <w:rPrChange w:id="4555" w:author="James Vu" w:date="2024-04-19T00:19:00Z">
                    <w:rPr>
                      <w:color w:val="0D0D0D"/>
                      <w:sz w:val="28"/>
                      <w:szCs w:val="28"/>
                    </w:rPr>
                  </w:rPrChange>
                </w:rPr>
                <w:t>Tùy chỉnh giao diện người dùng.</w:t>
              </w:r>
            </w:ins>
          </w:p>
        </w:tc>
      </w:tr>
      <w:tr w:rsidR="003C02FF" w:rsidRPr="003C02FF" w14:paraId="0924612B" w14:textId="77777777" w:rsidTr="003C02FF">
        <w:trPr>
          <w:trHeight w:val="360"/>
          <w:ins w:id="4556" w:author="James Vu" w:date="2024-04-19T00:01:00Z"/>
          <w:trPrChange w:id="4557" w:author="James Vu" w:date="2024-04-19T00:20:00Z">
            <w:trPr>
              <w:trHeight w:val="360"/>
            </w:trPr>
          </w:trPrChange>
        </w:trPr>
        <w:tc>
          <w:tcPr>
            <w:tcW w:w="704" w:type="dxa"/>
            <w:shd w:val="clear" w:color="auto" w:fill="auto"/>
            <w:noWrap/>
            <w:vAlign w:val="center"/>
            <w:hideMark/>
            <w:tcPrChange w:id="4558" w:author="James Vu" w:date="2024-04-19T00:20:00Z">
              <w:tcPr>
                <w:tcW w:w="704" w:type="dxa"/>
                <w:shd w:val="clear" w:color="auto" w:fill="auto"/>
                <w:noWrap/>
                <w:vAlign w:val="center"/>
                <w:hideMark/>
              </w:tcPr>
            </w:tcPrChange>
          </w:tcPr>
          <w:p w14:paraId="3F80E9D7" w14:textId="77777777" w:rsidR="004D28C1" w:rsidRPr="003C02FF" w:rsidRDefault="004D28C1" w:rsidP="004D28C1">
            <w:pPr>
              <w:jc w:val="center"/>
              <w:rPr>
                <w:ins w:id="4559" w:author="James Vu" w:date="2024-04-19T00:01:00Z"/>
                <w:b/>
                <w:bCs/>
                <w:color w:val="000000"/>
                <w:rPrChange w:id="4560" w:author="James Vu" w:date="2024-04-19T00:19:00Z">
                  <w:rPr>
                    <w:ins w:id="4561" w:author="James Vu" w:date="2024-04-19T00:01:00Z"/>
                    <w:b/>
                    <w:bCs/>
                    <w:color w:val="000000"/>
                    <w:sz w:val="28"/>
                    <w:szCs w:val="28"/>
                  </w:rPr>
                </w:rPrChange>
              </w:rPr>
            </w:pPr>
            <w:ins w:id="4562" w:author="James Vu" w:date="2024-04-19T00:01:00Z">
              <w:r w:rsidRPr="003C02FF">
                <w:rPr>
                  <w:b/>
                  <w:bCs/>
                  <w:color w:val="000000"/>
                  <w:rPrChange w:id="4563" w:author="James Vu" w:date="2024-04-19T00:19:00Z">
                    <w:rPr>
                      <w:b/>
                      <w:bCs/>
                      <w:color w:val="000000"/>
                      <w:sz w:val="28"/>
                      <w:szCs w:val="28"/>
                    </w:rPr>
                  </w:rPrChange>
                </w:rPr>
                <w:lastRenderedPageBreak/>
                <w:t> </w:t>
              </w:r>
            </w:ins>
          </w:p>
        </w:tc>
        <w:tc>
          <w:tcPr>
            <w:tcW w:w="8358" w:type="dxa"/>
            <w:shd w:val="clear" w:color="auto" w:fill="auto"/>
            <w:noWrap/>
            <w:vAlign w:val="center"/>
            <w:hideMark/>
            <w:tcPrChange w:id="4564" w:author="James Vu" w:date="2024-04-19T00:20:00Z">
              <w:tcPr>
                <w:tcW w:w="8358" w:type="dxa"/>
                <w:shd w:val="clear" w:color="auto" w:fill="auto"/>
                <w:noWrap/>
                <w:vAlign w:val="center"/>
                <w:hideMark/>
              </w:tcPr>
            </w:tcPrChange>
          </w:tcPr>
          <w:p w14:paraId="4F97AF14" w14:textId="77777777" w:rsidR="004D28C1" w:rsidRPr="003C02FF" w:rsidRDefault="004D28C1" w:rsidP="004D28C1">
            <w:pPr>
              <w:rPr>
                <w:ins w:id="4565" w:author="James Vu" w:date="2024-04-19T00:01:00Z"/>
                <w:color w:val="0D0D0D"/>
                <w:rPrChange w:id="4566" w:author="James Vu" w:date="2024-04-19T00:19:00Z">
                  <w:rPr>
                    <w:ins w:id="4567" w:author="James Vu" w:date="2024-04-19T00:01:00Z"/>
                    <w:color w:val="0D0D0D"/>
                    <w:sz w:val="28"/>
                    <w:szCs w:val="28"/>
                  </w:rPr>
                </w:rPrChange>
              </w:rPr>
            </w:pPr>
            <w:ins w:id="4568" w:author="James Vu" w:date="2024-04-19T00:01:00Z">
              <w:r w:rsidRPr="003C02FF">
                <w:rPr>
                  <w:color w:val="0D0D0D"/>
                  <w:rPrChange w:id="4569" w:author="James Vu" w:date="2024-04-19T00:19:00Z">
                    <w:rPr>
                      <w:color w:val="0D0D0D"/>
                      <w:sz w:val="28"/>
                      <w:szCs w:val="28"/>
                    </w:rPr>
                  </w:rPrChange>
                </w:rPr>
                <w:t>Hỗ trợ đa nền tảng (web, mobile, tablet).</w:t>
              </w:r>
            </w:ins>
          </w:p>
        </w:tc>
      </w:tr>
      <w:tr w:rsidR="003C02FF" w:rsidRPr="003C02FF" w14:paraId="7513B285" w14:textId="77777777" w:rsidTr="003C02FF">
        <w:trPr>
          <w:trHeight w:val="360"/>
          <w:ins w:id="4570" w:author="James Vu" w:date="2024-04-19T00:01:00Z"/>
          <w:trPrChange w:id="4571" w:author="James Vu" w:date="2024-04-19T00:20:00Z">
            <w:trPr>
              <w:trHeight w:val="360"/>
            </w:trPr>
          </w:trPrChange>
        </w:trPr>
        <w:tc>
          <w:tcPr>
            <w:tcW w:w="704" w:type="dxa"/>
            <w:shd w:val="clear" w:color="auto" w:fill="auto"/>
            <w:noWrap/>
            <w:vAlign w:val="center"/>
            <w:hideMark/>
            <w:tcPrChange w:id="4572" w:author="James Vu" w:date="2024-04-19T00:20:00Z">
              <w:tcPr>
                <w:tcW w:w="704" w:type="dxa"/>
                <w:shd w:val="clear" w:color="auto" w:fill="auto"/>
                <w:noWrap/>
                <w:vAlign w:val="center"/>
                <w:hideMark/>
              </w:tcPr>
            </w:tcPrChange>
          </w:tcPr>
          <w:p w14:paraId="53B06C5C" w14:textId="77777777" w:rsidR="004D28C1" w:rsidRPr="003C02FF" w:rsidRDefault="004D28C1" w:rsidP="004D28C1">
            <w:pPr>
              <w:jc w:val="center"/>
              <w:rPr>
                <w:ins w:id="4573" w:author="James Vu" w:date="2024-04-19T00:01:00Z"/>
                <w:b/>
                <w:bCs/>
                <w:color w:val="000000"/>
                <w:rPrChange w:id="4574" w:author="James Vu" w:date="2024-04-19T00:19:00Z">
                  <w:rPr>
                    <w:ins w:id="4575" w:author="James Vu" w:date="2024-04-19T00:01:00Z"/>
                    <w:b/>
                    <w:bCs/>
                    <w:color w:val="000000"/>
                    <w:sz w:val="28"/>
                    <w:szCs w:val="28"/>
                  </w:rPr>
                </w:rPrChange>
              </w:rPr>
            </w:pPr>
            <w:ins w:id="4576" w:author="James Vu" w:date="2024-04-19T00:01:00Z">
              <w:r w:rsidRPr="003C02FF">
                <w:rPr>
                  <w:b/>
                  <w:bCs/>
                  <w:color w:val="000000"/>
                  <w:rPrChange w:id="4577" w:author="James Vu" w:date="2024-04-19T00:19:00Z">
                    <w:rPr>
                      <w:b/>
                      <w:bCs/>
                      <w:color w:val="000000"/>
                      <w:sz w:val="28"/>
                      <w:szCs w:val="28"/>
                    </w:rPr>
                  </w:rPrChange>
                </w:rPr>
                <w:t> </w:t>
              </w:r>
            </w:ins>
          </w:p>
        </w:tc>
        <w:tc>
          <w:tcPr>
            <w:tcW w:w="8358" w:type="dxa"/>
            <w:shd w:val="clear" w:color="auto" w:fill="auto"/>
            <w:noWrap/>
            <w:vAlign w:val="center"/>
            <w:hideMark/>
            <w:tcPrChange w:id="4578" w:author="James Vu" w:date="2024-04-19T00:20:00Z">
              <w:tcPr>
                <w:tcW w:w="8358" w:type="dxa"/>
                <w:shd w:val="clear" w:color="auto" w:fill="auto"/>
                <w:noWrap/>
                <w:vAlign w:val="center"/>
                <w:hideMark/>
              </w:tcPr>
            </w:tcPrChange>
          </w:tcPr>
          <w:p w14:paraId="3239F90A" w14:textId="77777777" w:rsidR="004D28C1" w:rsidRPr="003C02FF" w:rsidRDefault="004D28C1" w:rsidP="004D28C1">
            <w:pPr>
              <w:rPr>
                <w:ins w:id="4579" w:author="James Vu" w:date="2024-04-19T00:01:00Z"/>
                <w:color w:val="0D0D0D"/>
                <w:rPrChange w:id="4580" w:author="James Vu" w:date="2024-04-19T00:19:00Z">
                  <w:rPr>
                    <w:ins w:id="4581" w:author="James Vu" w:date="2024-04-19T00:01:00Z"/>
                    <w:color w:val="0D0D0D"/>
                    <w:sz w:val="28"/>
                    <w:szCs w:val="28"/>
                  </w:rPr>
                </w:rPrChange>
              </w:rPr>
            </w:pPr>
            <w:ins w:id="4582" w:author="James Vu" w:date="2024-04-19T00:01:00Z">
              <w:r w:rsidRPr="003C02FF">
                <w:rPr>
                  <w:color w:val="0D0D0D"/>
                  <w:rPrChange w:id="4583" w:author="James Vu" w:date="2024-04-19T00:19:00Z">
                    <w:rPr>
                      <w:color w:val="0D0D0D"/>
                      <w:sz w:val="28"/>
                      <w:szCs w:val="28"/>
                    </w:rPr>
                  </w:rPrChange>
                </w:rPr>
                <w:t>Cài đặt cá nhân hóa.</w:t>
              </w:r>
            </w:ins>
          </w:p>
        </w:tc>
      </w:tr>
      <w:tr w:rsidR="003C02FF" w:rsidRPr="003C02FF" w14:paraId="246BD034" w14:textId="77777777" w:rsidTr="003C02FF">
        <w:trPr>
          <w:trHeight w:val="360"/>
          <w:ins w:id="4584" w:author="James Vu" w:date="2024-04-19T00:01:00Z"/>
          <w:trPrChange w:id="4585" w:author="James Vu" w:date="2024-04-19T00:20:00Z">
            <w:trPr>
              <w:trHeight w:val="360"/>
            </w:trPr>
          </w:trPrChange>
        </w:trPr>
        <w:tc>
          <w:tcPr>
            <w:tcW w:w="704" w:type="dxa"/>
            <w:shd w:val="clear" w:color="auto" w:fill="auto"/>
            <w:noWrap/>
            <w:vAlign w:val="center"/>
            <w:hideMark/>
            <w:tcPrChange w:id="4586" w:author="James Vu" w:date="2024-04-19T00:20:00Z">
              <w:tcPr>
                <w:tcW w:w="704" w:type="dxa"/>
                <w:shd w:val="clear" w:color="auto" w:fill="auto"/>
                <w:noWrap/>
                <w:vAlign w:val="center"/>
                <w:hideMark/>
              </w:tcPr>
            </w:tcPrChange>
          </w:tcPr>
          <w:p w14:paraId="0FB499DF" w14:textId="77777777" w:rsidR="004D28C1" w:rsidRPr="003C02FF" w:rsidRDefault="004D28C1" w:rsidP="004D28C1">
            <w:pPr>
              <w:jc w:val="center"/>
              <w:rPr>
                <w:ins w:id="4587" w:author="James Vu" w:date="2024-04-19T00:01:00Z"/>
                <w:b/>
                <w:bCs/>
                <w:color w:val="000000"/>
                <w:rPrChange w:id="4588" w:author="James Vu" w:date="2024-04-19T00:19:00Z">
                  <w:rPr>
                    <w:ins w:id="4589" w:author="James Vu" w:date="2024-04-19T00:01:00Z"/>
                    <w:b/>
                    <w:bCs/>
                    <w:color w:val="000000"/>
                    <w:sz w:val="28"/>
                    <w:szCs w:val="28"/>
                  </w:rPr>
                </w:rPrChange>
              </w:rPr>
            </w:pPr>
            <w:ins w:id="4590" w:author="James Vu" w:date="2024-04-19T00:01:00Z">
              <w:r w:rsidRPr="003C02FF">
                <w:rPr>
                  <w:b/>
                  <w:bCs/>
                  <w:color w:val="000000"/>
                  <w:rPrChange w:id="4591" w:author="James Vu" w:date="2024-04-19T00:19:00Z">
                    <w:rPr>
                      <w:b/>
                      <w:bCs/>
                      <w:color w:val="000000"/>
                      <w:sz w:val="28"/>
                      <w:szCs w:val="28"/>
                    </w:rPr>
                  </w:rPrChange>
                </w:rPr>
                <w:t> </w:t>
              </w:r>
            </w:ins>
          </w:p>
        </w:tc>
        <w:tc>
          <w:tcPr>
            <w:tcW w:w="8358" w:type="dxa"/>
            <w:shd w:val="clear" w:color="auto" w:fill="auto"/>
            <w:noWrap/>
            <w:vAlign w:val="center"/>
            <w:hideMark/>
            <w:tcPrChange w:id="4592" w:author="James Vu" w:date="2024-04-19T00:20:00Z">
              <w:tcPr>
                <w:tcW w:w="8358" w:type="dxa"/>
                <w:shd w:val="clear" w:color="auto" w:fill="auto"/>
                <w:noWrap/>
                <w:vAlign w:val="center"/>
                <w:hideMark/>
              </w:tcPr>
            </w:tcPrChange>
          </w:tcPr>
          <w:p w14:paraId="1E7FB5BD" w14:textId="77777777" w:rsidR="004D28C1" w:rsidRPr="003C02FF" w:rsidRDefault="004D28C1" w:rsidP="004D28C1">
            <w:pPr>
              <w:rPr>
                <w:ins w:id="4593" w:author="James Vu" w:date="2024-04-19T00:01:00Z"/>
                <w:color w:val="0D0D0D"/>
                <w:rPrChange w:id="4594" w:author="James Vu" w:date="2024-04-19T00:19:00Z">
                  <w:rPr>
                    <w:ins w:id="4595" w:author="James Vu" w:date="2024-04-19T00:01:00Z"/>
                    <w:color w:val="0D0D0D"/>
                    <w:sz w:val="28"/>
                    <w:szCs w:val="28"/>
                  </w:rPr>
                </w:rPrChange>
              </w:rPr>
            </w:pPr>
            <w:ins w:id="4596" w:author="James Vu" w:date="2024-04-19T00:01:00Z">
              <w:r w:rsidRPr="003C02FF">
                <w:rPr>
                  <w:color w:val="0D0D0D"/>
                  <w:rPrChange w:id="4597" w:author="James Vu" w:date="2024-04-19T00:19:00Z">
                    <w:rPr>
                      <w:color w:val="0D0D0D"/>
                      <w:sz w:val="28"/>
                      <w:szCs w:val="28"/>
                    </w:rPr>
                  </w:rPrChange>
                </w:rPr>
                <w:t>Thông báo và cảnh báo trên dashboard.</w:t>
              </w:r>
            </w:ins>
          </w:p>
        </w:tc>
      </w:tr>
      <w:tr w:rsidR="003C02FF" w:rsidRPr="003C02FF" w14:paraId="14C65FD2" w14:textId="77777777" w:rsidTr="003C02FF">
        <w:trPr>
          <w:trHeight w:val="360"/>
          <w:ins w:id="4598" w:author="James Vu" w:date="2024-04-19T00:01:00Z"/>
          <w:trPrChange w:id="4599" w:author="James Vu" w:date="2024-04-19T00:20:00Z">
            <w:trPr>
              <w:trHeight w:val="360"/>
            </w:trPr>
          </w:trPrChange>
        </w:trPr>
        <w:tc>
          <w:tcPr>
            <w:tcW w:w="704" w:type="dxa"/>
            <w:shd w:val="clear" w:color="auto" w:fill="auto"/>
            <w:noWrap/>
            <w:vAlign w:val="center"/>
            <w:hideMark/>
            <w:tcPrChange w:id="4600" w:author="James Vu" w:date="2024-04-19T00:20:00Z">
              <w:tcPr>
                <w:tcW w:w="704" w:type="dxa"/>
                <w:shd w:val="clear" w:color="auto" w:fill="auto"/>
                <w:noWrap/>
                <w:vAlign w:val="center"/>
                <w:hideMark/>
              </w:tcPr>
            </w:tcPrChange>
          </w:tcPr>
          <w:p w14:paraId="571F2BBD" w14:textId="77777777" w:rsidR="004D28C1" w:rsidRPr="003C02FF" w:rsidRDefault="004D28C1" w:rsidP="004D28C1">
            <w:pPr>
              <w:jc w:val="center"/>
              <w:rPr>
                <w:ins w:id="4601" w:author="James Vu" w:date="2024-04-19T00:01:00Z"/>
                <w:b/>
                <w:bCs/>
                <w:color w:val="000000"/>
                <w:rPrChange w:id="4602" w:author="James Vu" w:date="2024-04-19T00:19:00Z">
                  <w:rPr>
                    <w:ins w:id="4603" w:author="James Vu" w:date="2024-04-19T00:01:00Z"/>
                    <w:b/>
                    <w:bCs/>
                    <w:color w:val="000000"/>
                    <w:sz w:val="28"/>
                    <w:szCs w:val="28"/>
                  </w:rPr>
                </w:rPrChange>
              </w:rPr>
            </w:pPr>
            <w:ins w:id="4604" w:author="James Vu" w:date="2024-04-19T00:01:00Z">
              <w:r w:rsidRPr="003C02FF">
                <w:rPr>
                  <w:b/>
                  <w:bCs/>
                  <w:color w:val="000000"/>
                  <w:rPrChange w:id="4605" w:author="James Vu" w:date="2024-04-19T00:19:00Z">
                    <w:rPr>
                      <w:b/>
                      <w:bCs/>
                      <w:color w:val="000000"/>
                      <w:sz w:val="28"/>
                      <w:szCs w:val="28"/>
                    </w:rPr>
                  </w:rPrChange>
                </w:rPr>
                <w:t>7</w:t>
              </w:r>
            </w:ins>
          </w:p>
        </w:tc>
        <w:tc>
          <w:tcPr>
            <w:tcW w:w="8358" w:type="dxa"/>
            <w:shd w:val="clear" w:color="auto" w:fill="auto"/>
            <w:noWrap/>
            <w:vAlign w:val="center"/>
            <w:hideMark/>
            <w:tcPrChange w:id="4606" w:author="James Vu" w:date="2024-04-19T00:20:00Z">
              <w:tcPr>
                <w:tcW w:w="8358" w:type="dxa"/>
                <w:shd w:val="clear" w:color="auto" w:fill="auto"/>
                <w:noWrap/>
                <w:vAlign w:val="center"/>
                <w:hideMark/>
              </w:tcPr>
            </w:tcPrChange>
          </w:tcPr>
          <w:p w14:paraId="61DDCB1F" w14:textId="77777777" w:rsidR="004D28C1" w:rsidRPr="003C02FF" w:rsidRDefault="004D28C1" w:rsidP="004D28C1">
            <w:pPr>
              <w:rPr>
                <w:ins w:id="4607" w:author="James Vu" w:date="2024-04-19T00:01:00Z"/>
                <w:b/>
                <w:bCs/>
                <w:color w:val="0D0D0D"/>
                <w:rPrChange w:id="4608" w:author="James Vu" w:date="2024-04-19T00:19:00Z">
                  <w:rPr>
                    <w:ins w:id="4609" w:author="James Vu" w:date="2024-04-19T00:01:00Z"/>
                    <w:b/>
                    <w:bCs/>
                    <w:color w:val="0D0D0D"/>
                    <w:sz w:val="28"/>
                    <w:szCs w:val="28"/>
                  </w:rPr>
                </w:rPrChange>
              </w:rPr>
            </w:pPr>
            <w:ins w:id="4610" w:author="James Vu" w:date="2024-04-19T00:01:00Z">
              <w:r w:rsidRPr="003C02FF">
                <w:rPr>
                  <w:b/>
                  <w:bCs/>
                  <w:color w:val="0D0D0D"/>
                  <w:rPrChange w:id="4611" w:author="James Vu" w:date="2024-04-19T00:19:00Z">
                    <w:rPr>
                      <w:b/>
                      <w:bCs/>
                      <w:color w:val="0D0D0D"/>
                      <w:sz w:val="28"/>
                      <w:szCs w:val="28"/>
                    </w:rPr>
                  </w:rPrChange>
                </w:rPr>
                <w:t>Quản lý dữ liệu thời gian thực</w:t>
              </w:r>
            </w:ins>
          </w:p>
        </w:tc>
      </w:tr>
      <w:tr w:rsidR="003C02FF" w:rsidRPr="003C02FF" w14:paraId="5223BD5A" w14:textId="77777777" w:rsidTr="003C02FF">
        <w:trPr>
          <w:trHeight w:val="360"/>
          <w:ins w:id="4612" w:author="James Vu" w:date="2024-04-19T00:01:00Z"/>
          <w:trPrChange w:id="4613" w:author="James Vu" w:date="2024-04-19T00:20:00Z">
            <w:trPr>
              <w:trHeight w:val="360"/>
            </w:trPr>
          </w:trPrChange>
        </w:trPr>
        <w:tc>
          <w:tcPr>
            <w:tcW w:w="704" w:type="dxa"/>
            <w:shd w:val="clear" w:color="auto" w:fill="auto"/>
            <w:noWrap/>
            <w:vAlign w:val="center"/>
            <w:hideMark/>
            <w:tcPrChange w:id="4614" w:author="James Vu" w:date="2024-04-19T00:20:00Z">
              <w:tcPr>
                <w:tcW w:w="704" w:type="dxa"/>
                <w:shd w:val="clear" w:color="auto" w:fill="auto"/>
                <w:noWrap/>
                <w:vAlign w:val="center"/>
                <w:hideMark/>
              </w:tcPr>
            </w:tcPrChange>
          </w:tcPr>
          <w:p w14:paraId="1956C2EC" w14:textId="77777777" w:rsidR="004D28C1" w:rsidRPr="003C02FF" w:rsidRDefault="004D28C1" w:rsidP="004D28C1">
            <w:pPr>
              <w:jc w:val="center"/>
              <w:rPr>
                <w:ins w:id="4615" w:author="James Vu" w:date="2024-04-19T00:01:00Z"/>
                <w:b/>
                <w:bCs/>
                <w:color w:val="000000"/>
                <w:rPrChange w:id="4616" w:author="James Vu" w:date="2024-04-19T00:19:00Z">
                  <w:rPr>
                    <w:ins w:id="4617" w:author="James Vu" w:date="2024-04-19T00:01:00Z"/>
                    <w:b/>
                    <w:bCs/>
                    <w:color w:val="000000"/>
                    <w:sz w:val="28"/>
                    <w:szCs w:val="28"/>
                  </w:rPr>
                </w:rPrChange>
              </w:rPr>
            </w:pPr>
            <w:ins w:id="4618" w:author="James Vu" w:date="2024-04-19T00:01:00Z">
              <w:r w:rsidRPr="003C02FF">
                <w:rPr>
                  <w:b/>
                  <w:bCs/>
                  <w:color w:val="000000"/>
                  <w:rPrChange w:id="4619" w:author="James Vu" w:date="2024-04-19T00:19:00Z">
                    <w:rPr>
                      <w:b/>
                      <w:bCs/>
                      <w:color w:val="000000"/>
                      <w:sz w:val="28"/>
                      <w:szCs w:val="28"/>
                    </w:rPr>
                  </w:rPrChange>
                </w:rPr>
                <w:t> </w:t>
              </w:r>
            </w:ins>
          </w:p>
        </w:tc>
        <w:tc>
          <w:tcPr>
            <w:tcW w:w="8358" w:type="dxa"/>
            <w:shd w:val="clear" w:color="auto" w:fill="auto"/>
            <w:noWrap/>
            <w:vAlign w:val="center"/>
            <w:hideMark/>
            <w:tcPrChange w:id="4620" w:author="James Vu" w:date="2024-04-19T00:20:00Z">
              <w:tcPr>
                <w:tcW w:w="8358" w:type="dxa"/>
                <w:shd w:val="clear" w:color="auto" w:fill="auto"/>
                <w:noWrap/>
                <w:vAlign w:val="center"/>
                <w:hideMark/>
              </w:tcPr>
            </w:tcPrChange>
          </w:tcPr>
          <w:p w14:paraId="3080A416" w14:textId="77777777" w:rsidR="004D28C1" w:rsidRPr="003C02FF" w:rsidRDefault="004D28C1" w:rsidP="004D28C1">
            <w:pPr>
              <w:rPr>
                <w:ins w:id="4621" w:author="James Vu" w:date="2024-04-19T00:01:00Z"/>
                <w:color w:val="0D0D0D"/>
                <w:rPrChange w:id="4622" w:author="James Vu" w:date="2024-04-19T00:19:00Z">
                  <w:rPr>
                    <w:ins w:id="4623" w:author="James Vu" w:date="2024-04-19T00:01:00Z"/>
                    <w:color w:val="0D0D0D"/>
                    <w:sz w:val="28"/>
                    <w:szCs w:val="28"/>
                  </w:rPr>
                </w:rPrChange>
              </w:rPr>
            </w:pPr>
            <w:ins w:id="4624" w:author="James Vu" w:date="2024-04-19T00:01:00Z">
              <w:r w:rsidRPr="003C02FF">
                <w:rPr>
                  <w:color w:val="0D0D0D"/>
                  <w:rPrChange w:id="4625" w:author="James Vu" w:date="2024-04-19T00:19:00Z">
                    <w:rPr>
                      <w:color w:val="0D0D0D"/>
                      <w:sz w:val="28"/>
                      <w:szCs w:val="28"/>
                    </w:rPr>
                  </w:rPrChange>
                </w:rPr>
                <w:t>Cập nhật dữ liệu theo thời gian thực.</w:t>
              </w:r>
            </w:ins>
          </w:p>
        </w:tc>
      </w:tr>
      <w:tr w:rsidR="003C02FF" w:rsidRPr="003C02FF" w14:paraId="1B9FFE4B" w14:textId="77777777" w:rsidTr="003C02FF">
        <w:trPr>
          <w:trHeight w:val="360"/>
          <w:ins w:id="4626" w:author="James Vu" w:date="2024-04-19T00:01:00Z"/>
          <w:trPrChange w:id="4627" w:author="James Vu" w:date="2024-04-19T00:20:00Z">
            <w:trPr>
              <w:trHeight w:val="360"/>
            </w:trPr>
          </w:trPrChange>
        </w:trPr>
        <w:tc>
          <w:tcPr>
            <w:tcW w:w="704" w:type="dxa"/>
            <w:shd w:val="clear" w:color="auto" w:fill="auto"/>
            <w:noWrap/>
            <w:vAlign w:val="center"/>
            <w:hideMark/>
            <w:tcPrChange w:id="4628" w:author="James Vu" w:date="2024-04-19T00:20:00Z">
              <w:tcPr>
                <w:tcW w:w="704" w:type="dxa"/>
                <w:shd w:val="clear" w:color="auto" w:fill="auto"/>
                <w:noWrap/>
                <w:vAlign w:val="center"/>
                <w:hideMark/>
              </w:tcPr>
            </w:tcPrChange>
          </w:tcPr>
          <w:p w14:paraId="40240BF9" w14:textId="77777777" w:rsidR="004D28C1" w:rsidRPr="003C02FF" w:rsidRDefault="004D28C1" w:rsidP="004D28C1">
            <w:pPr>
              <w:jc w:val="center"/>
              <w:rPr>
                <w:ins w:id="4629" w:author="James Vu" w:date="2024-04-19T00:01:00Z"/>
                <w:b/>
                <w:bCs/>
                <w:color w:val="000000"/>
                <w:rPrChange w:id="4630" w:author="James Vu" w:date="2024-04-19T00:19:00Z">
                  <w:rPr>
                    <w:ins w:id="4631" w:author="James Vu" w:date="2024-04-19T00:01:00Z"/>
                    <w:b/>
                    <w:bCs/>
                    <w:color w:val="000000"/>
                    <w:sz w:val="28"/>
                    <w:szCs w:val="28"/>
                  </w:rPr>
                </w:rPrChange>
              </w:rPr>
            </w:pPr>
            <w:ins w:id="4632" w:author="James Vu" w:date="2024-04-19T00:01:00Z">
              <w:r w:rsidRPr="003C02FF">
                <w:rPr>
                  <w:b/>
                  <w:bCs/>
                  <w:color w:val="000000"/>
                  <w:rPrChange w:id="4633" w:author="James Vu" w:date="2024-04-19T00:19:00Z">
                    <w:rPr>
                      <w:b/>
                      <w:bCs/>
                      <w:color w:val="000000"/>
                      <w:sz w:val="28"/>
                      <w:szCs w:val="28"/>
                    </w:rPr>
                  </w:rPrChange>
                </w:rPr>
                <w:t> </w:t>
              </w:r>
            </w:ins>
          </w:p>
        </w:tc>
        <w:tc>
          <w:tcPr>
            <w:tcW w:w="8358" w:type="dxa"/>
            <w:shd w:val="clear" w:color="auto" w:fill="auto"/>
            <w:noWrap/>
            <w:vAlign w:val="center"/>
            <w:hideMark/>
            <w:tcPrChange w:id="4634" w:author="James Vu" w:date="2024-04-19T00:20:00Z">
              <w:tcPr>
                <w:tcW w:w="8358" w:type="dxa"/>
                <w:shd w:val="clear" w:color="auto" w:fill="auto"/>
                <w:noWrap/>
                <w:vAlign w:val="center"/>
                <w:hideMark/>
              </w:tcPr>
            </w:tcPrChange>
          </w:tcPr>
          <w:p w14:paraId="41EC26F9" w14:textId="77777777" w:rsidR="004D28C1" w:rsidRPr="003C02FF" w:rsidRDefault="004D28C1" w:rsidP="004D28C1">
            <w:pPr>
              <w:rPr>
                <w:ins w:id="4635" w:author="James Vu" w:date="2024-04-19T00:01:00Z"/>
                <w:color w:val="0D0D0D"/>
                <w:rPrChange w:id="4636" w:author="James Vu" w:date="2024-04-19T00:19:00Z">
                  <w:rPr>
                    <w:ins w:id="4637" w:author="James Vu" w:date="2024-04-19T00:01:00Z"/>
                    <w:color w:val="0D0D0D"/>
                    <w:sz w:val="28"/>
                    <w:szCs w:val="28"/>
                  </w:rPr>
                </w:rPrChange>
              </w:rPr>
            </w:pPr>
            <w:ins w:id="4638" w:author="James Vu" w:date="2024-04-19T00:01:00Z">
              <w:r w:rsidRPr="003C02FF">
                <w:rPr>
                  <w:color w:val="0D0D0D"/>
                  <w:rPrChange w:id="4639" w:author="James Vu" w:date="2024-04-19T00:19:00Z">
                    <w:rPr>
                      <w:color w:val="0D0D0D"/>
                      <w:sz w:val="28"/>
                      <w:szCs w:val="28"/>
                    </w:rPr>
                  </w:rPrChange>
                </w:rPr>
                <w:t>Hiển thị dữ liệu thời gian thực trên dashboard.</w:t>
              </w:r>
            </w:ins>
          </w:p>
        </w:tc>
      </w:tr>
      <w:tr w:rsidR="003C02FF" w:rsidRPr="003C02FF" w14:paraId="18C5854F" w14:textId="77777777" w:rsidTr="003C02FF">
        <w:trPr>
          <w:trHeight w:val="360"/>
          <w:ins w:id="4640" w:author="James Vu" w:date="2024-04-19T00:01:00Z"/>
          <w:trPrChange w:id="4641" w:author="James Vu" w:date="2024-04-19T00:20:00Z">
            <w:trPr>
              <w:trHeight w:val="360"/>
            </w:trPr>
          </w:trPrChange>
        </w:trPr>
        <w:tc>
          <w:tcPr>
            <w:tcW w:w="704" w:type="dxa"/>
            <w:shd w:val="clear" w:color="auto" w:fill="auto"/>
            <w:noWrap/>
            <w:vAlign w:val="center"/>
            <w:hideMark/>
            <w:tcPrChange w:id="4642" w:author="James Vu" w:date="2024-04-19T00:20:00Z">
              <w:tcPr>
                <w:tcW w:w="704" w:type="dxa"/>
                <w:shd w:val="clear" w:color="auto" w:fill="auto"/>
                <w:noWrap/>
                <w:vAlign w:val="center"/>
                <w:hideMark/>
              </w:tcPr>
            </w:tcPrChange>
          </w:tcPr>
          <w:p w14:paraId="63EB42EF" w14:textId="77777777" w:rsidR="004D28C1" w:rsidRPr="003C02FF" w:rsidRDefault="004D28C1" w:rsidP="004D28C1">
            <w:pPr>
              <w:jc w:val="center"/>
              <w:rPr>
                <w:ins w:id="4643" w:author="James Vu" w:date="2024-04-19T00:01:00Z"/>
                <w:b/>
                <w:bCs/>
                <w:color w:val="000000"/>
                <w:rPrChange w:id="4644" w:author="James Vu" w:date="2024-04-19T00:19:00Z">
                  <w:rPr>
                    <w:ins w:id="4645" w:author="James Vu" w:date="2024-04-19T00:01:00Z"/>
                    <w:b/>
                    <w:bCs/>
                    <w:color w:val="000000"/>
                    <w:sz w:val="28"/>
                    <w:szCs w:val="28"/>
                  </w:rPr>
                </w:rPrChange>
              </w:rPr>
            </w:pPr>
            <w:ins w:id="4646" w:author="James Vu" w:date="2024-04-19T00:01:00Z">
              <w:r w:rsidRPr="003C02FF">
                <w:rPr>
                  <w:b/>
                  <w:bCs/>
                  <w:color w:val="000000"/>
                  <w:rPrChange w:id="4647" w:author="James Vu" w:date="2024-04-19T00:19:00Z">
                    <w:rPr>
                      <w:b/>
                      <w:bCs/>
                      <w:color w:val="000000"/>
                      <w:sz w:val="28"/>
                      <w:szCs w:val="28"/>
                    </w:rPr>
                  </w:rPrChange>
                </w:rPr>
                <w:t> </w:t>
              </w:r>
            </w:ins>
          </w:p>
        </w:tc>
        <w:tc>
          <w:tcPr>
            <w:tcW w:w="8358" w:type="dxa"/>
            <w:shd w:val="clear" w:color="auto" w:fill="auto"/>
            <w:noWrap/>
            <w:vAlign w:val="center"/>
            <w:hideMark/>
            <w:tcPrChange w:id="4648" w:author="James Vu" w:date="2024-04-19T00:20:00Z">
              <w:tcPr>
                <w:tcW w:w="8358" w:type="dxa"/>
                <w:shd w:val="clear" w:color="auto" w:fill="auto"/>
                <w:noWrap/>
                <w:vAlign w:val="center"/>
                <w:hideMark/>
              </w:tcPr>
            </w:tcPrChange>
          </w:tcPr>
          <w:p w14:paraId="5373B3CC" w14:textId="77777777" w:rsidR="004D28C1" w:rsidRPr="003C02FF" w:rsidRDefault="004D28C1" w:rsidP="004D28C1">
            <w:pPr>
              <w:rPr>
                <w:ins w:id="4649" w:author="James Vu" w:date="2024-04-19T00:01:00Z"/>
                <w:color w:val="0D0D0D"/>
                <w:rPrChange w:id="4650" w:author="James Vu" w:date="2024-04-19T00:19:00Z">
                  <w:rPr>
                    <w:ins w:id="4651" w:author="James Vu" w:date="2024-04-19T00:01:00Z"/>
                    <w:color w:val="0D0D0D"/>
                    <w:sz w:val="28"/>
                    <w:szCs w:val="28"/>
                  </w:rPr>
                </w:rPrChange>
              </w:rPr>
            </w:pPr>
            <w:ins w:id="4652" w:author="James Vu" w:date="2024-04-19T00:01:00Z">
              <w:r w:rsidRPr="003C02FF">
                <w:rPr>
                  <w:color w:val="0D0D0D"/>
                  <w:rPrChange w:id="4653" w:author="James Vu" w:date="2024-04-19T00:19:00Z">
                    <w:rPr>
                      <w:color w:val="0D0D0D"/>
                      <w:sz w:val="28"/>
                      <w:szCs w:val="28"/>
                    </w:rPr>
                  </w:rPrChange>
                </w:rPr>
                <w:t>Cảnh báo dữ liệu bất thường.</w:t>
              </w:r>
            </w:ins>
          </w:p>
        </w:tc>
      </w:tr>
      <w:tr w:rsidR="003C02FF" w:rsidRPr="003C02FF" w14:paraId="5E281406" w14:textId="77777777" w:rsidTr="003C02FF">
        <w:trPr>
          <w:trHeight w:val="360"/>
          <w:ins w:id="4654" w:author="James Vu" w:date="2024-04-19T00:01:00Z"/>
          <w:trPrChange w:id="4655" w:author="James Vu" w:date="2024-04-19T00:20:00Z">
            <w:trPr>
              <w:trHeight w:val="360"/>
            </w:trPr>
          </w:trPrChange>
        </w:trPr>
        <w:tc>
          <w:tcPr>
            <w:tcW w:w="704" w:type="dxa"/>
            <w:shd w:val="clear" w:color="auto" w:fill="auto"/>
            <w:noWrap/>
            <w:vAlign w:val="center"/>
            <w:hideMark/>
            <w:tcPrChange w:id="4656" w:author="James Vu" w:date="2024-04-19T00:20:00Z">
              <w:tcPr>
                <w:tcW w:w="704" w:type="dxa"/>
                <w:shd w:val="clear" w:color="auto" w:fill="auto"/>
                <w:noWrap/>
                <w:vAlign w:val="center"/>
                <w:hideMark/>
              </w:tcPr>
            </w:tcPrChange>
          </w:tcPr>
          <w:p w14:paraId="6C97E643" w14:textId="77777777" w:rsidR="004D28C1" w:rsidRPr="003C02FF" w:rsidRDefault="004D28C1" w:rsidP="004D28C1">
            <w:pPr>
              <w:jc w:val="center"/>
              <w:rPr>
                <w:ins w:id="4657" w:author="James Vu" w:date="2024-04-19T00:01:00Z"/>
                <w:b/>
                <w:bCs/>
                <w:color w:val="000000"/>
                <w:rPrChange w:id="4658" w:author="James Vu" w:date="2024-04-19T00:19:00Z">
                  <w:rPr>
                    <w:ins w:id="4659" w:author="James Vu" w:date="2024-04-19T00:01:00Z"/>
                    <w:b/>
                    <w:bCs/>
                    <w:color w:val="000000"/>
                    <w:sz w:val="28"/>
                    <w:szCs w:val="28"/>
                  </w:rPr>
                </w:rPrChange>
              </w:rPr>
            </w:pPr>
            <w:ins w:id="4660" w:author="James Vu" w:date="2024-04-19T00:01:00Z">
              <w:r w:rsidRPr="003C02FF">
                <w:rPr>
                  <w:b/>
                  <w:bCs/>
                  <w:color w:val="000000"/>
                  <w:rPrChange w:id="4661" w:author="James Vu" w:date="2024-04-19T00:19:00Z">
                    <w:rPr>
                      <w:b/>
                      <w:bCs/>
                      <w:color w:val="000000"/>
                      <w:sz w:val="28"/>
                      <w:szCs w:val="28"/>
                    </w:rPr>
                  </w:rPrChange>
                </w:rPr>
                <w:t> </w:t>
              </w:r>
            </w:ins>
          </w:p>
        </w:tc>
        <w:tc>
          <w:tcPr>
            <w:tcW w:w="8358" w:type="dxa"/>
            <w:shd w:val="clear" w:color="auto" w:fill="auto"/>
            <w:noWrap/>
            <w:vAlign w:val="center"/>
            <w:hideMark/>
            <w:tcPrChange w:id="4662" w:author="James Vu" w:date="2024-04-19T00:20:00Z">
              <w:tcPr>
                <w:tcW w:w="8358" w:type="dxa"/>
                <w:shd w:val="clear" w:color="auto" w:fill="auto"/>
                <w:noWrap/>
                <w:vAlign w:val="center"/>
                <w:hideMark/>
              </w:tcPr>
            </w:tcPrChange>
          </w:tcPr>
          <w:p w14:paraId="1A698BE2" w14:textId="77777777" w:rsidR="004D28C1" w:rsidRPr="003C02FF" w:rsidRDefault="004D28C1" w:rsidP="004D28C1">
            <w:pPr>
              <w:rPr>
                <w:ins w:id="4663" w:author="James Vu" w:date="2024-04-19T00:01:00Z"/>
                <w:color w:val="0D0D0D"/>
                <w:rPrChange w:id="4664" w:author="James Vu" w:date="2024-04-19T00:19:00Z">
                  <w:rPr>
                    <w:ins w:id="4665" w:author="James Vu" w:date="2024-04-19T00:01:00Z"/>
                    <w:color w:val="0D0D0D"/>
                    <w:sz w:val="28"/>
                    <w:szCs w:val="28"/>
                  </w:rPr>
                </w:rPrChange>
              </w:rPr>
            </w:pPr>
            <w:ins w:id="4666" w:author="James Vu" w:date="2024-04-19T00:01:00Z">
              <w:r w:rsidRPr="003C02FF">
                <w:rPr>
                  <w:color w:val="0D0D0D"/>
                  <w:rPrChange w:id="4667" w:author="James Vu" w:date="2024-04-19T00:19:00Z">
                    <w:rPr>
                      <w:color w:val="0D0D0D"/>
                      <w:sz w:val="28"/>
                      <w:szCs w:val="28"/>
                    </w:rPr>
                  </w:rPrChange>
                </w:rPr>
                <w:t>Lưu trữ và truy vấn dữ liệu thời gian thực.</w:t>
              </w:r>
            </w:ins>
          </w:p>
        </w:tc>
      </w:tr>
      <w:tr w:rsidR="003C02FF" w:rsidRPr="003C02FF" w14:paraId="2B9B97D2" w14:textId="77777777" w:rsidTr="003C02FF">
        <w:trPr>
          <w:trHeight w:val="360"/>
          <w:ins w:id="4668" w:author="James Vu" w:date="2024-04-19T00:01:00Z"/>
          <w:trPrChange w:id="4669" w:author="James Vu" w:date="2024-04-19T00:20:00Z">
            <w:trPr>
              <w:trHeight w:val="360"/>
            </w:trPr>
          </w:trPrChange>
        </w:trPr>
        <w:tc>
          <w:tcPr>
            <w:tcW w:w="704" w:type="dxa"/>
            <w:shd w:val="clear" w:color="auto" w:fill="auto"/>
            <w:noWrap/>
            <w:vAlign w:val="center"/>
            <w:hideMark/>
            <w:tcPrChange w:id="4670" w:author="James Vu" w:date="2024-04-19T00:20:00Z">
              <w:tcPr>
                <w:tcW w:w="704" w:type="dxa"/>
                <w:shd w:val="clear" w:color="auto" w:fill="auto"/>
                <w:noWrap/>
                <w:vAlign w:val="center"/>
                <w:hideMark/>
              </w:tcPr>
            </w:tcPrChange>
          </w:tcPr>
          <w:p w14:paraId="4295097D" w14:textId="77777777" w:rsidR="004D28C1" w:rsidRPr="003C02FF" w:rsidRDefault="004D28C1" w:rsidP="004D28C1">
            <w:pPr>
              <w:jc w:val="center"/>
              <w:rPr>
                <w:ins w:id="4671" w:author="James Vu" w:date="2024-04-19T00:01:00Z"/>
                <w:b/>
                <w:bCs/>
                <w:color w:val="000000"/>
                <w:rPrChange w:id="4672" w:author="James Vu" w:date="2024-04-19T00:19:00Z">
                  <w:rPr>
                    <w:ins w:id="4673" w:author="James Vu" w:date="2024-04-19T00:01:00Z"/>
                    <w:b/>
                    <w:bCs/>
                    <w:color w:val="000000"/>
                    <w:sz w:val="28"/>
                    <w:szCs w:val="28"/>
                  </w:rPr>
                </w:rPrChange>
              </w:rPr>
            </w:pPr>
            <w:ins w:id="4674" w:author="James Vu" w:date="2024-04-19T00:01:00Z">
              <w:r w:rsidRPr="003C02FF">
                <w:rPr>
                  <w:b/>
                  <w:bCs/>
                  <w:color w:val="000000"/>
                  <w:rPrChange w:id="4675" w:author="James Vu" w:date="2024-04-19T00:19:00Z">
                    <w:rPr>
                      <w:b/>
                      <w:bCs/>
                      <w:color w:val="000000"/>
                      <w:sz w:val="28"/>
                      <w:szCs w:val="28"/>
                    </w:rPr>
                  </w:rPrChange>
                </w:rPr>
                <w:t> </w:t>
              </w:r>
            </w:ins>
          </w:p>
        </w:tc>
        <w:tc>
          <w:tcPr>
            <w:tcW w:w="8358" w:type="dxa"/>
            <w:shd w:val="clear" w:color="auto" w:fill="auto"/>
            <w:noWrap/>
            <w:vAlign w:val="center"/>
            <w:hideMark/>
            <w:tcPrChange w:id="4676" w:author="James Vu" w:date="2024-04-19T00:20:00Z">
              <w:tcPr>
                <w:tcW w:w="8358" w:type="dxa"/>
                <w:shd w:val="clear" w:color="auto" w:fill="auto"/>
                <w:noWrap/>
                <w:vAlign w:val="center"/>
                <w:hideMark/>
              </w:tcPr>
            </w:tcPrChange>
          </w:tcPr>
          <w:p w14:paraId="6A99DC0C" w14:textId="77777777" w:rsidR="004D28C1" w:rsidRPr="003C02FF" w:rsidRDefault="004D28C1" w:rsidP="004D28C1">
            <w:pPr>
              <w:rPr>
                <w:ins w:id="4677" w:author="James Vu" w:date="2024-04-19T00:01:00Z"/>
                <w:color w:val="0D0D0D"/>
                <w:rPrChange w:id="4678" w:author="James Vu" w:date="2024-04-19T00:19:00Z">
                  <w:rPr>
                    <w:ins w:id="4679" w:author="James Vu" w:date="2024-04-19T00:01:00Z"/>
                    <w:color w:val="0D0D0D"/>
                    <w:sz w:val="28"/>
                    <w:szCs w:val="28"/>
                  </w:rPr>
                </w:rPrChange>
              </w:rPr>
            </w:pPr>
            <w:ins w:id="4680" w:author="James Vu" w:date="2024-04-19T00:01:00Z">
              <w:r w:rsidRPr="003C02FF">
                <w:rPr>
                  <w:color w:val="0D0D0D"/>
                  <w:rPrChange w:id="4681" w:author="James Vu" w:date="2024-04-19T00:19:00Z">
                    <w:rPr>
                      <w:color w:val="0D0D0D"/>
                      <w:sz w:val="28"/>
                      <w:szCs w:val="28"/>
                    </w:rPr>
                  </w:rPrChange>
                </w:rPr>
                <w:t>Báo cáo dữ liệu theo thời gian thực.</w:t>
              </w:r>
            </w:ins>
          </w:p>
        </w:tc>
      </w:tr>
      <w:tr w:rsidR="003C02FF" w:rsidRPr="003C02FF" w14:paraId="15D36DCE" w14:textId="77777777" w:rsidTr="003C02FF">
        <w:trPr>
          <w:trHeight w:val="360"/>
          <w:ins w:id="4682" w:author="James Vu" w:date="2024-04-19T00:01:00Z"/>
          <w:trPrChange w:id="4683" w:author="James Vu" w:date="2024-04-19T00:20:00Z">
            <w:trPr>
              <w:trHeight w:val="360"/>
            </w:trPr>
          </w:trPrChange>
        </w:trPr>
        <w:tc>
          <w:tcPr>
            <w:tcW w:w="704" w:type="dxa"/>
            <w:shd w:val="clear" w:color="auto" w:fill="auto"/>
            <w:noWrap/>
            <w:vAlign w:val="center"/>
            <w:hideMark/>
            <w:tcPrChange w:id="4684" w:author="James Vu" w:date="2024-04-19T00:20:00Z">
              <w:tcPr>
                <w:tcW w:w="704" w:type="dxa"/>
                <w:shd w:val="clear" w:color="auto" w:fill="auto"/>
                <w:noWrap/>
                <w:vAlign w:val="center"/>
                <w:hideMark/>
              </w:tcPr>
            </w:tcPrChange>
          </w:tcPr>
          <w:p w14:paraId="0B1C1681" w14:textId="77777777" w:rsidR="004D28C1" w:rsidRPr="003C02FF" w:rsidRDefault="004D28C1" w:rsidP="004D28C1">
            <w:pPr>
              <w:jc w:val="center"/>
              <w:rPr>
                <w:ins w:id="4685" w:author="James Vu" w:date="2024-04-19T00:01:00Z"/>
                <w:b/>
                <w:bCs/>
                <w:color w:val="000000"/>
                <w:rPrChange w:id="4686" w:author="James Vu" w:date="2024-04-19T00:19:00Z">
                  <w:rPr>
                    <w:ins w:id="4687" w:author="James Vu" w:date="2024-04-19T00:01:00Z"/>
                    <w:b/>
                    <w:bCs/>
                    <w:color w:val="000000"/>
                    <w:sz w:val="28"/>
                    <w:szCs w:val="28"/>
                  </w:rPr>
                </w:rPrChange>
              </w:rPr>
            </w:pPr>
            <w:ins w:id="4688" w:author="James Vu" w:date="2024-04-19T00:01:00Z">
              <w:r w:rsidRPr="003C02FF">
                <w:rPr>
                  <w:b/>
                  <w:bCs/>
                  <w:color w:val="000000"/>
                  <w:rPrChange w:id="4689" w:author="James Vu" w:date="2024-04-19T00:19:00Z">
                    <w:rPr>
                      <w:b/>
                      <w:bCs/>
                      <w:color w:val="000000"/>
                      <w:sz w:val="28"/>
                      <w:szCs w:val="28"/>
                    </w:rPr>
                  </w:rPrChange>
                </w:rPr>
                <w:t>8</w:t>
              </w:r>
            </w:ins>
          </w:p>
        </w:tc>
        <w:tc>
          <w:tcPr>
            <w:tcW w:w="8358" w:type="dxa"/>
            <w:shd w:val="clear" w:color="auto" w:fill="auto"/>
            <w:noWrap/>
            <w:vAlign w:val="center"/>
            <w:hideMark/>
            <w:tcPrChange w:id="4690" w:author="James Vu" w:date="2024-04-19T00:20:00Z">
              <w:tcPr>
                <w:tcW w:w="8358" w:type="dxa"/>
                <w:shd w:val="clear" w:color="auto" w:fill="auto"/>
                <w:noWrap/>
                <w:vAlign w:val="center"/>
                <w:hideMark/>
              </w:tcPr>
            </w:tcPrChange>
          </w:tcPr>
          <w:p w14:paraId="4F9803B7" w14:textId="77777777" w:rsidR="004D28C1" w:rsidRPr="003C02FF" w:rsidRDefault="004D28C1" w:rsidP="004D28C1">
            <w:pPr>
              <w:rPr>
                <w:ins w:id="4691" w:author="James Vu" w:date="2024-04-19T00:01:00Z"/>
                <w:b/>
                <w:bCs/>
                <w:color w:val="0D0D0D"/>
                <w:rPrChange w:id="4692" w:author="James Vu" w:date="2024-04-19T00:19:00Z">
                  <w:rPr>
                    <w:ins w:id="4693" w:author="James Vu" w:date="2024-04-19T00:01:00Z"/>
                    <w:b/>
                    <w:bCs/>
                    <w:color w:val="0D0D0D"/>
                    <w:sz w:val="28"/>
                    <w:szCs w:val="28"/>
                  </w:rPr>
                </w:rPrChange>
              </w:rPr>
            </w:pPr>
            <w:ins w:id="4694" w:author="James Vu" w:date="2024-04-19T00:01:00Z">
              <w:r w:rsidRPr="003C02FF">
                <w:rPr>
                  <w:b/>
                  <w:bCs/>
                  <w:color w:val="0D0D0D"/>
                  <w:rPrChange w:id="4695" w:author="James Vu" w:date="2024-04-19T00:19:00Z">
                    <w:rPr>
                      <w:b/>
                      <w:bCs/>
                      <w:color w:val="0D0D0D"/>
                      <w:sz w:val="28"/>
                      <w:szCs w:val="28"/>
                    </w:rPr>
                  </w:rPrChange>
                </w:rPr>
                <w:t>Quản lý dữ liệu lịch sử</w:t>
              </w:r>
            </w:ins>
          </w:p>
        </w:tc>
      </w:tr>
      <w:tr w:rsidR="003C02FF" w:rsidRPr="003C02FF" w14:paraId="7C610AE2" w14:textId="77777777" w:rsidTr="003C02FF">
        <w:trPr>
          <w:trHeight w:val="360"/>
          <w:ins w:id="4696" w:author="James Vu" w:date="2024-04-19T00:01:00Z"/>
          <w:trPrChange w:id="4697" w:author="James Vu" w:date="2024-04-19T00:20:00Z">
            <w:trPr>
              <w:trHeight w:val="360"/>
            </w:trPr>
          </w:trPrChange>
        </w:trPr>
        <w:tc>
          <w:tcPr>
            <w:tcW w:w="704" w:type="dxa"/>
            <w:shd w:val="clear" w:color="auto" w:fill="auto"/>
            <w:noWrap/>
            <w:vAlign w:val="center"/>
            <w:hideMark/>
            <w:tcPrChange w:id="4698" w:author="James Vu" w:date="2024-04-19T00:20:00Z">
              <w:tcPr>
                <w:tcW w:w="704" w:type="dxa"/>
                <w:shd w:val="clear" w:color="auto" w:fill="auto"/>
                <w:noWrap/>
                <w:vAlign w:val="center"/>
                <w:hideMark/>
              </w:tcPr>
            </w:tcPrChange>
          </w:tcPr>
          <w:p w14:paraId="6B284802" w14:textId="77777777" w:rsidR="004D28C1" w:rsidRPr="003C02FF" w:rsidRDefault="004D28C1" w:rsidP="004D28C1">
            <w:pPr>
              <w:jc w:val="center"/>
              <w:rPr>
                <w:ins w:id="4699" w:author="James Vu" w:date="2024-04-19T00:01:00Z"/>
                <w:b/>
                <w:bCs/>
                <w:color w:val="000000"/>
                <w:rPrChange w:id="4700" w:author="James Vu" w:date="2024-04-19T00:19:00Z">
                  <w:rPr>
                    <w:ins w:id="4701" w:author="James Vu" w:date="2024-04-19T00:01:00Z"/>
                    <w:b/>
                    <w:bCs/>
                    <w:color w:val="000000"/>
                    <w:sz w:val="28"/>
                    <w:szCs w:val="28"/>
                  </w:rPr>
                </w:rPrChange>
              </w:rPr>
            </w:pPr>
            <w:ins w:id="4702" w:author="James Vu" w:date="2024-04-19T00:01:00Z">
              <w:r w:rsidRPr="003C02FF">
                <w:rPr>
                  <w:b/>
                  <w:bCs/>
                  <w:color w:val="000000"/>
                  <w:rPrChange w:id="4703" w:author="James Vu" w:date="2024-04-19T00:19:00Z">
                    <w:rPr>
                      <w:b/>
                      <w:bCs/>
                      <w:color w:val="000000"/>
                      <w:sz w:val="28"/>
                      <w:szCs w:val="28"/>
                    </w:rPr>
                  </w:rPrChange>
                </w:rPr>
                <w:t> </w:t>
              </w:r>
            </w:ins>
          </w:p>
        </w:tc>
        <w:tc>
          <w:tcPr>
            <w:tcW w:w="8358" w:type="dxa"/>
            <w:shd w:val="clear" w:color="auto" w:fill="auto"/>
            <w:noWrap/>
            <w:vAlign w:val="center"/>
            <w:hideMark/>
            <w:tcPrChange w:id="4704" w:author="James Vu" w:date="2024-04-19T00:20:00Z">
              <w:tcPr>
                <w:tcW w:w="8358" w:type="dxa"/>
                <w:shd w:val="clear" w:color="auto" w:fill="auto"/>
                <w:noWrap/>
                <w:vAlign w:val="center"/>
                <w:hideMark/>
              </w:tcPr>
            </w:tcPrChange>
          </w:tcPr>
          <w:p w14:paraId="035F5C35" w14:textId="77777777" w:rsidR="004D28C1" w:rsidRPr="003C02FF" w:rsidRDefault="004D28C1" w:rsidP="004D28C1">
            <w:pPr>
              <w:rPr>
                <w:ins w:id="4705" w:author="James Vu" w:date="2024-04-19T00:01:00Z"/>
                <w:color w:val="0D0D0D"/>
                <w:rPrChange w:id="4706" w:author="James Vu" w:date="2024-04-19T00:19:00Z">
                  <w:rPr>
                    <w:ins w:id="4707" w:author="James Vu" w:date="2024-04-19T00:01:00Z"/>
                    <w:color w:val="0D0D0D"/>
                    <w:sz w:val="28"/>
                    <w:szCs w:val="28"/>
                  </w:rPr>
                </w:rPrChange>
              </w:rPr>
            </w:pPr>
            <w:ins w:id="4708" w:author="James Vu" w:date="2024-04-19T00:01:00Z">
              <w:r w:rsidRPr="003C02FF">
                <w:rPr>
                  <w:color w:val="0D0D0D"/>
                  <w:rPrChange w:id="4709" w:author="James Vu" w:date="2024-04-19T00:19:00Z">
                    <w:rPr>
                      <w:color w:val="0D0D0D"/>
                      <w:sz w:val="28"/>
                      <w:szCs w:val="28"/>
                    </w:rPr>
                  </w:rPrChange>
                </w:rPr>
                <w:t>Lưu trữ dữ liệu lịch sử.</w:t>
              </w:r>
            </w:ins>
          </w:p>
        </w:tc>
      </w:tr>
      <w:tr w:rsidR="003C02FF" w:rsidRPr="003C02FF" w14:paraId="26053770" w14:textId="77777777" w:rsidTr="003C02FF">
        <w:trPr>
          <w:trHeight w:val="360"/>
          <w:ins w:id="4710" w:author="James Vu" w:date="2024-04-19T00:01:00Z"/>
          <w:trPrChange w:id="4711" w:author="James Vu" w:date="2024-04-19T00:20:00Z">
            <w:trPr>
              <w:trHeight w:val="360"/>
            </w:trPr>
          </w:trPrChange>
        </w:trPr>
        <w:tc>
          <w:tcPr>
            <w:tcW w:w="704" w:type="dxa"/>
            <w:shd w:val="clear" w:color="auto" w:fill="auto"/>
            <w:noWrap/>
            <w:vAlign w:val="center"/>
            <w:hideMark/>
            <w:tcPrChange w:id="4712" w:author="James Vu" w:date="2024-04-19T00:20:00Z">
              <w:tcPr>
                <w:tcW w:w="704" w:type="dxa"/>
                <w:shd w:val="clear" w:color="auto" w:fill="auto"/>
                <w:noWrap/>
                <w:vAlign w:val="center"/>
                <w:hideMark/>
              </w:tcPr>
            </w:tcPrChange>
          </w:tcPr>
          <w:p w14:paraId="31EB71B2" w14:textId="77777777" w:rsidR="004D28C1" w:rsidRPr="003C02FF" w:rsidRDefault="004D28C1" w:rsidP="004D28C1">
            <w:pPr>
              <w:jc w:val="center"/>
              <w:rPr>
                <w:ins w:id="4713" w:author="James Vu" w:date="2024-04-19T00:01:00Z"/>
                <w:b/>
                <w:bCs/>
                <w:color w:val="000000"/>
                <w:rPrChange w:id="4714" w:author="James Vu" w:date="2024-04-19T00:19:00Z">
                  <w:rPr>
                    <w:ins w:id="4715" w:author="James Vu" w:date="2024-04-19T00:01:00Z"/>
                    <w:b/>
                    <w:bCs/>
                    <w:color w:val="000000"/>
                    <w:sz w:val="28"/>
                    <w:szCs w:val="28"/>
                  </w:rPr>
                </w:rPrChange>
              </w:rPr>
            </w:pPr>
            <w:ins w:id="4716" w:author="James Vu" w:date="2024-04-19T00:01:00Z">
              <w:r w:rsidRPr="003C02FF">
                <w:rPr>
                  <w:b/>
                  <w:bCs/>
                  <w:color w:val="000000"/>
                  <w:rPrChange w:id="4717" w:author="James Vu" w:date="2024-04-19T00:19:00Z">
                    <w:rPr>
                      <w:b/>
                      <w:bCs/>
                      <w:color w:val="000000"/>
                      <w:sz w:val="28"/>
                      <w:szCs w:val="28"/>
                    </w:rPr>
                  </w:rPrChange>
                </w:rPr>
                <w:t> </w:t>
              </w:r>
            </w:ins>
          </w:p>
        </w:tc>
        <w:tc>
          <w:tcPr>
            <w:tcW w:w="8358" w:type="dxa"/>
            <w:shd w:val="clear" w:color="auto" w:fill="auto"/>
            <w:noWrap/>
            <w:vAlign w:val="center"/>
            <w:hideMark/>
            <w:tcPrChange w:id="4718" w:author="James Vu" w:date="2024-04-19T00:20:00Z">
              <w:tcPr>
                <w:tcW w:w="8358" w:type="dxa"/>
                <w:shd w:val="clear" w:color="auto" w:fill="auto"/>
                <w:noWrap/>
                <w:vAlign w:val="center"/>
                <w:hideMark/>
              </w:tcPr>
            </w:tcPrChange>
          </w:tcPr>
          <w:p w14:paraId="30757B3A" w14:textId="77777777" w:rsidR="004D28C1" w:rsidRPr="003C02FF" w:rsidRDefault="004D28C1" w:rsidP="004D28C1">
            <w:pPr>
              <w:rPr>
                <w:ins w:id="4719" w:author="James Vu" w:date="2024-04-19T00:01:00Z"/>
                <w:color w:val="0D0D0D"/>
                <w:rPrChange w:id="4720" w:author="James Vu" w:date="2024-04-19T00:19:00Z">
                  <w:rPr>
                    <w:ins w:id="4721" w:author="James Vu" w:date="2024-04-19T00:01:00Z"/>
                    <w:color w:val="0D0D0D"/>
                    <w:sz w:val="28"/>
                    <w:szCs w:val="28"/>
                  </w:rPr>
                </w:rPrChange>
              </w:rPr>
            </w:pPr>
            <w:ins w:id="4722" w:author="James Vu" w:date="2024-04-19T00:01:00Z">
              <w:r w:rsidRPr="003C02FF">
                <w:rPr>
                  <w:color w:val="0D0D0D"/>
                  <w:rPrChange w:id="4723" w:author="James Vu" w:date="2024-04-19T00:19:00Z">
                    <w:rPr>
                      <w:color w:val="0D0D0D"/>
                      <w:sz w:val="28"/>
                      <w:szCs w:val="28"/>
                    </w:rPr>
                  </w:rPrChange>
                </w:rPr>
                <w:t>Truy vấn dữ liệu lịch sử.</w:t>
              </w:r>
            </w:ins>
          </w:p>
        </w:tc>
      </w:tr>
      <w:tr w:rsidR="003C02FF" w:rsidRPr="003C02FF" w14:paraId="63BA0E75" w14:textId="77777777" w:rsidTr="003C02FF">
        <w:trPr>
          <w:trHeight w:val="360"/>
          <w:ins w:id="4724" w:author="James Vu" w:date="2024-04-19T00:01:00Z"/>
          <w:trPrChange w:id="4725" w:author="James Vu" w:date="2024-04-19T00:20:00Z">
            <w:trPr>
              <w:trHeight w:val="360"/>
            </w:trPr>
          </w:trPrChange>
        </w:trPr>
        <w:tc>
          <w:tcPr>
            <w:tcW w:w="704" w:type="dxa"/>
            <w:shd w:val="clear" w:color="auto" w:fill="auto"/>
            <w:noWrap/>
            <w:vAlign w:val="center"/>
            <w:hideMark/>
            <w:tcPrChange w:id="4726" w:author="James Vu" w:date="2024-04-19T00:20:00Z">
              <w:tcPr>
                <w:tcW w:w="704" w:type="dxa"/>
                <w:shd w:val="clear" w:color="auto" w:fill="auto"/>
                <w:noWrap/>
                <w:vAlign w:val="center"/>
                <w:hideMark/>
              </w:tcPr>
            </w:tcPrChange>
          </w:tcPr>
          <w:p w14:paraId="312C9596" w14:textId="77777777" w:rsidR="004D28C1" w:rsidRPr="003C02FF" w:rsidRDefault="004D28C1" w:rsidP="004D28C1">
            <w:pPr>
              <w:jc w:val="center"/>
              <w:rPr>
                <w:ins w:id="4727" w:author="James Vu" w:date="2024-04-19T00:01:00Z"/>
                <w:b/>
                <w:bCs/>
                <w:color w:val="000000"/>
                <w:rPrChange w:id="4728" w:author="James Vu" w:date="2024-04-19T00:19:00Z">
                  <w:rPr>
                    <w:ins w:id="4729" w:author="James Vu" w:date="2024-04-19T00:01:00Z"/>
                    <w:b/>
                    <w:bCs/>
                    <w:color w:val="000000"/>
                    <w:sz w:val="28"/>
                    <w:szCs w:val="28"/>
                  </w:rPr>
                </w:rPrChange>
              </w:rPr>
            </w:pPr>
            <w:ins w:id="4730" w:author="James Vu" w:date="2024-04-19T00:01:00Z">
              <w:r w:rsidRPr="003C02FF">
                <w:rPr>
                  <w:b/>
                  <w:bCs/>
                  <w:color w:val="000000"/>
                  <w:rPrChange w:id="4731" w:author="James Vu" w:date="2024-04-19T00:19:00Z">
                    <w:rPr>
                      <w:b/>
                      <w:bCs/>
                      <w:color w:val="000000"/>
                      <w:sz w:val="28"/>
                      <w:szCs w:val="28"/>
                    </w:rPr>
                  </w:rPrChange>
                </w:rPr>
                <w:t> </w:t>
              </w:r>
            </w:ins>
          </w:p>
        </w:tc>
        <w:tc>
          <w:tcPr>
            <w:tcW w:w="8358" w:type="dxa"/>
            <w:shd w:val="clear" w:color="auto" w:fill="auto"/>
            <w:noWrap/>
            <w:vAlign w:val="center"/>
            <w:hideMark/>
            <w:tcPrChange w:id="4732" w:author="James Vu" w:date="2024-04-19T00:20:00Z">
              <w:tcPr>
                <w:tcW w:w="8358" w:type="dxa"/>
                <w:shd w:val="clear" w:color="auto" w:fill="auto"/>
                <w:noWrap/>
                <w:vAlign w:val="center"/>
                <w:hideMark/>
              </w:tcPr>
            </w:tcPrChange>
          </w:tcPr>
          <w:p w14:paraId="1673636D" w14:textId="77777777" w:rsidR="004D28C1" w:rsidRPr="003C02FF" w:rsidRDefault="004D28C1" w:rsidP="004D28C1">
            <w:pPr>
              <w:rPr>
                <w:ins w:id="4733" w:author="James Vu" w:date="2024-04-19T00:01:00Z"/>
                <w:color w:val="0D0D0D"/>
                <w:rPrChange w:id="4734" w:author="James Vu" w:date="2024-04-19T00:19:00Z">
                  <w:rPr>
                    <w:ins w:id="4735" w:author="James Vu" w:date="2024-04-19T00:01:00Z"/>
                    <w:color w:val="0D0D0D"/>
                    <w:sz w:val="28"/>
                    <w:szCs w:val="28"/>
                  </w:rPr>
                </w:rPrChange>
              </w:rPr>
            </w:pPr>
            <w:ins w:id="4736" w:author="James Vu" w:date="2024-04-19T00:01:00Z">
              <w:r w:rsidRPr="003C02FF">
                <w:rPr>
                  <w:color w:val="0D0D0D"/>
                  <w:rPrChange w:id="4737" w:author="James Vu" w:date="2024-04-19T00:19:00Z">
                    <w:rPr>
                      <w:color w:val="0D0D0D"/>
                      <w:sz w:val="28"/>
                      <w:szCs w:val="28"/>
                    </w:rPr>
                  </w:rPrChange>
                </w:rPr>
                <w:t>Báo cáo xu hướng từ dữ liệu lịch sử.</w:t>
              </w:r>
            </w:ins>
          </w:p>
        </w:tc>
      </w:tr>
      <w:tr w:rsidR="003C02FF" w:rsidRPr="003C02FF" w14:paraId="05C33AFB" w14:textId="77777777" w:rsidTr="003C02FF">
        <w:trPr>
          <w:trHeight w:val="360"/>
          <w:ins w:id="4738" w:author="James Vu" w:date="2024-04-19T00:01:00Z"/>
          <w:trPrChange w:id="4739" w:author="James Vu" w:date="2024-04-19T00:20:00Z">
            <w:trPr>
              <w:trHeight w:val="360"/>
            </w:trPr>
          </w:trPrChange>
        </w:trPr>
        <w:tc>
          <w:tcPr>
            <w:tcW w:w="704" w:type="dxa"/>
            <w:shd w:val="clear" w:color="auto" w:fill="auto"/>
            <w:noWrap/>
            <w:vAlign w:val="center"/>
            <w:hideMark/>
            <w:tcPrChange w:id="4740" w:author="James Vu" w:date="2024-04-19T00:20:00Z">
              <w:tcPr>
                <w:tcW w:w="704" w:type="dxa"/>
                <w:shd w:val="clear" w:color="auto" w:fill="auto"/>
                <w:noWrap/>
                <w:vAlign w:val="center"/>
                <w:hideMark/>
              </w:tcPr>
            </w:tcPrChange>
          </w:tcPr>
          <w:p w14:paraId="73C991BE" w14:textId="77777777" w:rsidR="004D28C1" w:rsidRPr="003C02FF" w:rsidRDefault="004D28C1" w:rsidP="004D28C1">
            <w:pPr>
              <w:jc w:val="center"/>
              <w:rPr>
                <w:ins w:id="4741" w:author="James Vu" w:date="2024-04-19T00:01:00Z"/>
                <w:b/>
                <w:bCs/>
                <w:color w:val="000000"/>
                <w:rPrChange w:id="4742" w:author="James Vu" w:date="2024-04-19T00:19:00Z">
                  <w:rPr>
                    <w:ins w:id="4743" w:author="James Vu" w:date="2024-04-19T00:01:00Z"/>
                    <w:b/>
                    <w:bCs/>
                    <w:color w:val="000000"/>
                    <w:sz w:val="28"/>
                    <w:szCs w:val="28"/>
                  </w:rPr>
                </w:rPrChange>
              </w:rPr>
            </w:pPr>
            <w:ins w:id="4744" w:author="James Vu" w:date="2024-04-19T00:01:00Z">
              <w:r w:rsidRPr="003C02FF">
                <w:rPr>
                  <w:b/>
                  <w:bCs/>
                  <w:color w:val="000000"/>
                  <w:rPrChange w:id="4745" w:author="James Vu" w:date="2024-04-19T00:19:00Z">
                    <w:rPr>
                      <w:b/>
                      <w:bCs/>
                      <w:color w:val="000000"/>
                      <w:sz w:val="28"/>
                      <w:szCs w:val="28"/>
                    </w:rPr>
                  </w:rPrChange>
                </w:rPr>
                <w:t> </w:t>
              </w:r>
            </w:ins>
          </w:p>
        </w:tc>
        <w:tc>
          <w:tcPr>
            <w:tcW w:w="8358" w:type="dxa"/>
            <w:shd w:val="clear" w:color="auto" w:fill="auto"/>
            <w:noWrap/>
            <w:vAlign w:val="center"/>
            <w:hideMark/>
            <w:tcPrChange w:id="4746" w:author="James Vu" w:date="2024-04-19T00:20:00Z">
              <w:tcPr>
                <w:tcW w:w="8358" w:type="dxa"/>
                <w:shd w:val="clear" w:color="auto" w:fill="auto"/>
                <w:noWrap/>
                <w:vAlign w:val="center"/>
                <w:hideMark/>
              </w:tcPr>
            </w:tcPrChange>
          </w:tcPr>
          <w:p w14:paraId="16E90DCD" w14:textId="77777777" w:rsidR="004D28C1" w:rsidRPr="003C02FF" w:rsidRDefault="004D28C1" w:rsidP="004D28C1">
            <w:pPr>
              <w:rPr>
                <w:ins w:id="4747" w:author="James Vu" w:date="2024-04-19T00:01:00Z"/>
                <w:color w:val="0D0D0D"/>
                <w:rPrChange w:id="4748" w:author="James Vu" w:date="2024-04-19T00:19:00Z">
                  <w:rPr>
                    <w:ins w:id="4749" w:author="James Vu" w:date="2024-04-19T00:01:00Z"/>
                    <w:color w:val="0D0D0D"/>
                    <w:sz w:val="28"/>
                    <w:szCs w:val="28"/>
                  </w:rPr>
                </w:rPrChange>
              </w:rPr>
            </w:pPr>
            <w:ins w:id="4750" w:author="James Vu" w:date="2024-04-19T00:01:00Z">
              <w:r w:rsidRPr="003C02FF">
                <w:rPr>
                  <w:color w:val="0D0D0D"/>
                  <w:rPrChange w:id="4751" w:author="James Vu" w:date="2024-04-19T00:19:00Z">
                    <w:rPr>
                      <w:color w:val="0D0D0D"/>
                      <w:sz w:val="28"/>
                      <w:szCs w:val="28"/>
                    </w:rPr>
                  </w:rPrChange>
                </w:rPr>
                <w:t>So sánh dữ liệu lịch sử và hiện tại.</w:t>
              </w:r>
            </w:ins>
          </w:p>
        </w:tc>
      </w:tr>
      <w:tr w:rsidR="003C02FF" w:rsidRPr="003C02FF" w14:paraId="09C7E7F7" w14:textId="77777777" w:rsidTr="003C02FF">
        <w:trPr>
          <w:trHeight w:val="360"/>
          <w:ins w:id="4752" w:author="James Vu" w:date="2024-04-19T00:01:00Z"/>
          <w:trPrChange w:id="4753" w:author="James Vu" w:date="2024-04-19T00:20:00Z">
            <w:trPr>
              <w:trHeight w:val="360"/>
            </w:trPr>
          </w:trPrChange>
        </w:trPr>
        <w:tc>
          <w:tcPr>
            <w:tcW w:w="704" w:type="dxa"/>
            <w:shd w:val="clear" w:color="auto" w:fill="auto"/>
            <w:noWrap/>
            <w:vAlign w:val="center"/>
            <w:hideMark/>
            <w:tcPrChange w:id="4754" w:author="James Vu" w:date="2024-04-19T00:20:00Z">
              <w:tcPr>
                <w:tcW w:w="704" w:type="dxa"/>
                <w:shd w:val="clear" w:color="auto" w:fill="auto"/>
                <w:noWrap/>
                <w:vAlign w:val="center"/>
                <w:hideMark/>
              </w:tcPr>
            </w:tcPrChange>
          </w:tcPr>
          <w:p w14:paraId="2DBA69EE" w14:textId="77777777" w:rsidR="004D28C1" w:rsidRPr="003C02FF" w:rsidRDefault="004D28C1" w:rsidP="004D28C1">
            <w:pPr>
              <w:jc w:val="center"/>
              <w:rPr>
                <w:ins w:id="4755" w:author="James Vu" w:date="2024-04-19T00:01:00Z"/>
                <w:b/>
                <w:bCs/>
                <w:color w:val="000000"/>
                <w:rPrChange w:id="4756" w:author="James Vu" w:date="2024-04-19T00:19:00Z">
                  <w:rPr>
                    <w:ins w:id="4757" w:author="James Vu" w:date="2024-04-19T00:01:00Z"/>
                    <w:b/>
                    <w:bCs/>
                    <w:color w:val="000000"/>
                    <w:sz w:val="28"/>
                    <w:szCs w:val="28"/>
                  </w:rPr>
                </w:rPrChange>
              </w:rPr>
            </w:pPr>
            <w:ins w:id="4758" w:author="James Vu" w:date="2024-04-19T00:01:00Z">
              <w:r w:rsidRPr="003C02FF">
                <w:rPr>
                  <w:b/>
                  <w:bCs/>
                  <w:color w:val="000000"/>
                  <w:rPrChange w:id="4759" w:author="James Vu" w:date="2024-04-19T00:19:00Z">
                    <w:rPr>
                      <w:b/>
                      <w:bCs/>
                      <w:color w:val="000000"/>
                      <w:sz w:val="28"/>
                      <w:szCs w:val="28"/>
                    </w:rPr>
                  </w:rPrChange>
                </w:rPr>
                <w:t> </w:t>
              </w:r>
            </w:ins>
          </w:p>
        </w:tc>
        <w:tc>
          <w:tcPr>
            <w:tcW w:w="8358" w:type="dxa"/>
            <w:shd w:val="clear" w:color="auto" w:fill="auto"/>
            <w:noWrap/>
            <w:vAlign w:val="center"/>
            <w:hideMark/>
            <w:tcPrChange w:id="4760" w:author="James Vu" w:date="2024-04-19T00:20:00Z">
              <w:tcPr>
                <w:tcW w:w="8358" w:type="dxa"/>
                <w:shd w:val="clear" w:color="auto" w:fill="auto"/>
                <w:noWrap/>
                <w:vAlign w:val="center"/>
                <w:hideMark/>
              </w:tcPr>
            </w:tcPrChange>
          </w:tcPr>
          <w:p w14:paraId="637E9285" w14:textId="77777777" w:rsidR="004D28C1" w:rsidRPr="003C02FF" w:rsidRDefault="004D28C1" w:rsidP="004D28C1">
            <w:pPr>
              <w:rPr>
                <w:ins w:id="4761" w:author="James Vu" w:date="2024-04-19T00:01:00Z"/>
                <w:color w:val="0D0D0D"/>
                <w:rPrChange w:id="4762" w:author="James Vu" w:date="2024-04-19T00:19:00Z">
                  <w:rPr>
                    <w:ins w:id="4763" w:author="James Vu" w:date="2024-04-19T00:01:00Z"/>
                    <w:color w:val="0D0D0D"/>
                    <w:sz w:val="28"/>
                    <w:szCs w:val="28"/>
                  </w:rPr>
                </w:rPrChange>
              </w:rPr>
            </w:pPr>
            <w:ins w:id="4764" w:author="James Vu" w:date="2024-04-19T00:01:00Z">
              <w:r w:rsidRPr="003C02FF">
                <w:rPr>
                  <w:color w:val="0D0D0D"/>
                  <w:rPrChange w:id="4765" w:author="James Vu" w:date="2024-04-19T00:19:00Z">
                    <w:rPr>
                      <w:color w:val="0D0D0D"/>
                      <w:sz w:val="28"/>
                      <w:szCs w:val="28"/>
                    </w:rPr>
                  </w:rPrChange>
                </w:rPr>
                <w:t>Khôi phục dữ liệu lịch sử khi cần.</w:t>
              </w:r>
            </w:ins>
          </w:p>
        </w:tc>
      </w:tr>
      <w:tr w:rsidR="003C02FF" w:rsidRPr="003C02FF" w14:paraId="79FAC162" w14:textId="77777777" w:rsidTr="003C02FF">
        <w:trPr>
          <w:trHeight w:val="360"/>
          <w:ins w:id="4766" w:author="James Vu" w:date="2024-04-19T00:01:00Z"/>
          <w:trPrChange w:id="4767" w:author="James Vu" w:date="2024-04-19T00:20:00Z">
            <w:trPr>
              <w:trHeight w:val="360"/>
            </w:trPr>
          </w:trPrChange>
        </w:trPr>
        <w:tc>
          <w:tcPr>
            <w:tcW w:w="704" w:type="dxa"/>
            <w:shd w:val="clear" w:color="auto" w:fill="auto"/>
            <w:noWrap/>
            <w:vAlign w:val="center"/>
            <w:hideMark/>
            <w:tcPrChange w:id="4768" w:author="James Vu" w:date="2024-04-19T00:20:00Z">
              <w:tcPr>
                <w:tcW w:w="704" w:type="dxa"/>
                <w:shd w:val="clear" w:color="auto" w:fill="auto"/>
                <w:noWrap/>
                <w:vAlign w:val="center"/>
                <w:hideMark/>
              </w:tcPr>
            </w:tcPrChange>
          </w:tcPr>
          <w:p w14:paraId="551A9491" w14:textId="77777777" w:rsidR="004D28C1" w:rsidRPr="003C02FF" w:rsidRDefault="004D28C1" w:rsidP="004D28C1">
            <w:pPr>
              <w:jc w:val="center"/>
              <w:rPr>
                <w:ins w:id="4769" w:author="James Vu" w:date="2024-04-19T00:01:00Z"/>
                <w:b/>
                <w:bCs/>
                <w:color w:val="000000"/>
                <w:rPrChange w:id="4770" w:author="James Vu" w:date="2024-04-19T00:19:00Z">
                  <w:rPr>
                    <w:ins w:id="4771" w:author="James Vu" w:date="2024-04-19T00:01:00Z"/>
                    <w:b/>
                    <w:bCs/>
                    <w:color w:val="000000"/>
                    <w:sz w:val="28"/>
                    <w:szCs w:val="28"/>
                  </w:rPr>
                </w:rPrChange>
              </w:rPr>
            </w:pPr>
            <w:ins w:id="4772" w:author="James Vu" w:date="2024-04-19T00:01:00Z">
              <w:r w:rsidRPr="003C02FF">
                <w:rPr>
                  <w:b/>
                  <w:bCs/>
                  <w:color w:val="000000"/>
                  <w:rPrChange w:id="4773" w:author="James Vu" w:date="2024-04-19T00:19:00Z">
                    <w:rPr>
                      <w:b/>
                      <w:bCs/>
                      <w:color w:val="000000"/>
                      <w:sz w:val="28"/>
                      <w:szCs w:val="28"/>
                    </w:rPr>
                  </w:rPrChange>
                </w:rPr>
                <w:t>9</w:t>
              </w:r>
            </w:ins>
          </w:p>
        </w:tc>
        <w:tc>
          <w:tcPr>
            <w:tcW w:w="8358" w:type="dxa"/>
            <w:shd w:val="clear" w:color="auto" w:fill="auto"/>
            <w:noWrap/>
            <w:vAlign w:val="center"/>
            <w:hideMark/>
            <w:tcPrChange w:id="4774" w:author="James Vu" w:date="2024-04-19T00:20:00Z">
              <w:tcPr>
                <w:tcW w:w="8358" w:type="dxa"/>
                <w:shd w:val="clear" w:color="auto" w:fill="auto"/>
                <w:noWrap/>
                <w:vAlign w:val="center"/>
                <w:hideMark/>
              </w:tcPr>
            </w:tcPrChange>
          </w:tcPr>
          <w:p w14:paraId="77C27476" w14:textId="77777777" w:rsidR="004D28C1" w:rsidRPr="003C02FF" w:rsidRDefault="004D28C1" w:rsidP="004D28C1">
            <w:pPr>
              <w:rPr>
                <w:ins w:id="4775" w:author="James Vu" w:date="2024-04-19T00:01:00Z"/>
                <w:b/>
                <w:bCs/>
                <w:color w:val="0D0D0D"/>
                <w:rPrChange w:id="4776" w:author="James Vu" w:date="2024-04-19T00:19:00Z">
                  <w:rPr>
                    <w:ins w:id="4777" w:author="James Vu" w:date="2024-04-19T00:01:00Z"/>
                    <w:b/>
                    <w:bCs/>
                    <w:color w:val="0D0D0D"/>
                    <w:sz w:val="28"/>
                    <w:szCs w:val="28"/>
                  </w:rPr>
                </w:rPrChange>
              </w:rPr>
            </w:pPr>
            <w:ins w:id="4778" w:author="James Vu" w:date="2024-04-19T00:01:00Z">
              <w:r w:rsidRPr="003C02FF">
                <w:rPr>
                  <w:b/>
                  <w:bCs/>
                  <w:color w:val="0D0D0D"/>
                  <w:rPrChange w:id="4779" w:author="James Vu" w:date="2024-04-19T00:19:00Z">
                    <w:rPr>
                      <w:b/>
                      <w:bCs/>
                      <w:color w:val="0D0D0D"/>
                      <w:sz w:val="28"/>
                      <w:szCs w:val="28"/>
                    </w:rPr>
                  </w:rPrChange>
                </w:rPr>
                <w:t>Báo cáo và phân tích</w:t>
              </w:r>
            </w:ins>
          </w:p>
        </w:tc>
      </w:tr>
      <w:tr w:rsidR="003C02FF" w:rsidRPr="003C02FF" w14:paraId="60BEC4DC" w14:textId="77777777" w:rsidTr="003C02FF">
        <w:trPr>
          <w:trHeight w:val="360"/>
          <w:ins w:id="4780" w:author="James Vu" w:date="2024-04-19T00:01:00Z"/>
          <w:trPrChange w:id="4781" w:author="James Vu" w:date="2024-04-19T00:20:00Z">
            <w:trPr>
              <w:trHeight w:val="360"/>
            </w:trPr>
          </w:trPrChange>
        </w:trPr>
        <w:tc>
          <w:tcPr>
            <w:tcW w:w="704" w:type="dxa"/>
            <w:shd w:val="clear" w:color="auto" w:fill="auto"/>
            <w:noWrap/>
            <w:vAlign w:val="center"/>
            <w:hideMark/>
            <w:tcPrChange w:id="4782" w:author="James Vu" w:date="2024-04-19T00:20:00Z">
              <w:tcPr>
                <w:tcW w:w="704" w:type="dxa"/>
                <w:shd w:val="clear" w:color="auto" w:fill="auto"/>
                <w:noWrap/>
                <w:vAlign w:val="center"/>
                <w:hideMark/>
              </w:tcPr>
            </w:tcPrChange>
          </w:tcPr>
          <w:p w14:paraId="23D9C9CF" w14:textId="77777777" w:rsidR="004D28C1" w:rsidRPr="003C02FF" w:rsidRDefault="004D28C1" w:rsidP="004D28C1">
            <w:pPr>
              <w:jc w:val="center"/>
              <w:rPr>
                <w:ins w:id="4783" w:author="James Vu" w:date="2024-04-19T00:01:00Z"/>
                <w:b/>
                <w:bCs/>
                <w:color w:val="000000"/>
                <w:rPrChange w:id="4784" w:author="James Vu" w:date="2024-04-19T00:19:00Z">
                  <w:rPr>
                    <w:ins w:id="4785" w:author="James Vu" w:date="2024-04-19T00:01:00Z"/>
                    <w:b/>
                    <w:bCs/>
                    <w:color w:val="000000"/>
                    <w:sz w:val="28"/>
                    <w:szCs w:val="28"/>
                  </w:rPr>
                </w:rPrChange>
              </w:rPr>
            </w:pPr>
            <w:ins w:id="4786" w:author="James Vu" w:date="2024-04-19T00:01:00Z">
              <w:r w:rsidRPr="003C02FF">
                <w:rPr>
                  <w:b/>
                  <w:bCs/>
                  <w:color w:val="000000"/>
                  <w:rPrChange w:id="4787" w:author="James Vu" w:date="2024-04-19T00:19:00Z">
                    <w:rPr>
                      <w:b/>
                      <w:bCs/>
                      <w:color w:val="000000"/>
                      <w:sz w:val="28"/>
                      <w:szCs w:val="28"/>
                    </w:rPr>
                  </w:rPrChange>
                </w:rPr>
                <w:t> </w:t>
              </w:r>
            </w:ins>
          </w:p>
        </w:tc>
        <w:tc>
          <w:tcPr>
            <w:tcW w:w="8358" w:type="dxa"/>
            <w:shd w:val="clear" w:color="auto" w:fill="auto"/>
            <w:noWrap/>
            <w:vAlign w:val="center"/>
            <w:hideMark/>
            <w:tcPrChange w:id="4788" w:author="James Vu" w:date="2024-04-19T00:20:00Z">
              <w:tcPr>
                <w:tcW w:w="8358" w:type="dxa"/>
                <w:shd w:val="clear" w:color="auto" w:fill="auto"/>
                <w:noWrap/>
                <w:vAlign w:val="center"/>
                <w:hideMark/>
              </w:tcPr>
            </w:tcPrChange>
          </w:tcPr>
          <w:p w14:paraId="751FD1C1" w14:textId="77777777" w:rsidR="004D28C1" w:rsidRPr="003C02FF" w:rsidRDefault="004D28C1" w:rsidP="004D28C1">
            <w:pPr>
              <w:rPr>
                <w:ins w:id="4789" w:author="James Vu" w:date="2024-04-19T00:01:00Z"/>
                <w:color w:val="0D0D0D"/>
                <w:rPrChange w:id="4790" w:author="James Vu" w:date="2024-04-19T00:19:00Z">
                  <w:rPr>
                    <w:ins w:id="4791" w:author="James Vu" w:date="2024-04-19T00:01:00Z"/>
                    <w:color w:val="0D0D0D"/>
                    <w:sz w:val="28"/>
                    <w:szCs w:val="28"/>
                  </w:rPr>
                </w:rPrChange>
              </w:rPr>
            </w:pPr>
            <w:ins w:id="4792" w:author="James Vu" w:date="2024-04-19T00:01:00Z">
              <w:r w:rsidRPr="003C02FF">
                <w:rPr>
                  <w:color w:val="0D0D0D"/>
                  <w:rPrChange w:id="4793" w:author="James Vu" w:date="2024-04-19T00:19:00Z">
                    <w:rPr>
                      <w:color w:val="0D0D0D"/>
                      <w:sz w:val="28"/>
                      <w:szCs w:val="28"/>
                    </w:rPr>
                  </w:rPrChange>
                </w:rPr>
                <w:t>Tạo báo cáo tùy chỉnh.</w:t>
              </w:r>
            </w:ins>
          </w:p>
        </w:tc>
      </w:tr>
      <w:tr w:rsidR="003C02FF" w:rsidRPr="003C02FF" w14:paraId="39103AD4" w14:textId="77777777" w:rsidTr="003C02FF">
        <w:trPr>
          <w:trHeight w:val="360"/>
          <w:ins w:id="4794" w:author="James Vu" w:date="2024-04-19T00:01:00Z"/>
          <w:trPrChange w:id="4795" w:author="James Vu" w:date="2024-04-19T00:20:00Z">
            <w:trPr>
              <w:trHeight w:val="360"/>
            </w:trPr>
          </w:trPrChange>
        </w:trPr>
        <w:tc>
          <w:tcPr>
            <w:tcW w:w="704" w:type="dxa"/>
            <w:shd w:val="clear" w:color="auto" w:fill="auto"/>
            <w:noWrap/>
            <w:vAlign w:val="center"/>
            <w:hideMark/>
            <w:tcPrChange w:id="4796" w:author="James Vu" w:date="2024-04-19T00:20:00Z">
              <w:tcPr>
                <w:tcW w:w="704" w:type="dxa"/>
                <w:shd w:val="clear" w:color="auto" w:fill="auto"/>
                <w:noWrap/>
                <w:vAlign w:val="center"/>
                <w:hideMark/>
              </w:tcPr>
            </w:tcPrChange>
          </w:tcPr>
          <w:p w14:paraId="11930D68" w14:textId="77777777" w:rsidR="004D28C1" w:rsidRPr="003C02FF" w:rsidRDefault="004D28C1" w:rsidP="004D28C1">
            <w:pPr>
              <w:jc w:val="center"/>
              <w:rPr>
                <w:ins w:id="4797" w:author="James Vu" w:date="2024-04-19T00:01:00Z"/>
                <w:b/>
                <w:bCs/>
                <w:color w:val="000000"/>
                <w:rPrChange w:id="4798" w:author="James Vu" w:date="2024-04-19T00:19:00Z">
                  <w:rPr>
                    <w:ins w:id="4799" w:author="James Vu" w:date="2024-04-19T00:01:00Z"/>
                    <w:b/>
                    <w:bCs/>
                    <w:color w:val="000000"/>
                    <w:sz w:val="28"/>
                    <w:szCs w:val="28"/>
                  </w:rPr>
                </w:rPrChange>
              </w:rPr>
            </w:pPr>
            <w:ins w:id="4800" w:author="James Vu" w:date="2024-04-19T00:01:00Z">
              <w:r w:rsidRPr="003C02FF">
                <w:rPr>
                  <w:b/>
                  <w:bCs/>
                  <w:color w:val="000000"/>
                  <w:rPrChange w:id="4801" w:author="James Vu" w:date="2024-04-19T00:19:00Z">
                    <w:rPr>
                      <w:b/>
                      <w:bCs/>
                      <w:color w:val="000000"/>
                      <w:sz w:val="28"/>
                      <w:szCs w:val="28"/>
                    </w:rPr>
                  </w:rPrChange>
                </w:rPr>
                <w:t> </w:t>
              </w:r>
            </w:ins>
          </w:p>
        </w:tc>
        <w:tc>
          <w:tcPr>
            <w:tcW w:w="8358" w:type="dxa"/>
            <w:shd w:val="clear" w:color="auto" w:fill="auto"/>
            <w:noWrap/>
            <w:vAlign w:val="center"/>
            <w:hideMark/>
            <w:tcPrChange w:id="4802" w:author="James Vu" w:date="2024-04-19T00:20:00Z">
              <w:tcPr>
                <w:tcW w:w="8358" w:type="dxa"/>
                <w:shd w:val="clear" w:color="auto" w:fill="auto"/>
                <w:noWrap/>
                <w:vAlign w:val="center"/>
                <w:hideMark/>
              </w:tcPr>
            </w:tcPrChange>
          </w:tcPr>
          <w:p w14:paraId="51760E52" w14:textId="77777777" w:rsidR="004D28C1" w:rsidRPr="003C02FF" w:rsidRDefault="004D28C1" w:rsidP="004D28C1">
            <w:pPr>
              <w:rPr>
                <w:ins w:id="4803" w:author="James Vu" w:date="2024-04-19T00:01:00Z"/>
                <w:color w:val="0D0D0D"/>
                <w:rPrChange w:id="4804" w:author="James Vu" w:date="2024-04-19T00:19:00Z">
                  <w:rPr>
                    <w:ins w:id="4805" w:author="James Vu" w:date="2024-04-19T00:01:00Z"/>
                    <w:color w:val="0D0D0D"/>
                    <w:sz w:val="28"/>
                    <w:szCs w:val="28"/>
                  </w:rPr>
                </w:rPrChange>
              </w:rPr>
            </w:pPr>
            <w:ins w:id="4806" w:author="James Vu" w:date="2024-04-19T00:01:00Z">
              <w:r w:rsidRPr="003C02FF">
                <w:rPr>
                  <w:color w:val="0D0D0D"/>
                  <w:rPrChange w:id="4807" w:author="James Vu" w:date="2024-04-19T00:19:00Z">
                    <w:rPr>
                      <w:color w:val="0D0D0D"/>
                      <w:sz w:val="28"/>
                      <w:szCs w:val="28"/>
                    </w:rPr>
                  </w:rPrChange>
                </w:rPr>
                <w:t>Báo cáo tự động theo lịch trình.</w:t>
              </w:r>
            </w:ins>
          </w:p>
        </w:tc>
      </w:tr>
      <w:tr w:rsidR="003C02FF" w:rsidRPr="003C02FF" w14:paraId="60FC26FD" w14:textId="77777777" w:rsidTr="003C02FF">
        <w:trPr>
          <w:trHeight w:val="360"/>
          <w:ins w:id="4808" w:author="James Vu" w:date="2024-04-19T00:01:00Z"/>
          <w:trPrChange w:id="4809" w:author="James Vu" w:date="2024-04-19T00:20:00Z">
            <w:trPr>
              <w:trHeight w:val="360"/>
            </w:trPr>
          </w:trPrChange>
        </w:trPr>
        <w:tc>
          <w:tcPr>
            <w:tcW w:w="704" w:type="dxa"/>
            <w:shd w:val="clear" w:color="auto" w:fill="auto"/>
            <w:noWrap/>
            <w:vAlign w:val="center"/>
            <w:hideMark/>
            <w:tcPrChange w:id="4810" w:author="James Vu" w:date="2024-04-19T00:20:00Z">
              <w:tcPr>
                <w:tcW w:w="704" w:type="dxa"/>
                <w:shd w:val="clear" w:color="auto" w:fill="auto"/>
                <w:noWrap/>
                <w:vAlign w:val="center"/>
                <w:hideMark/>
              </w:tcPr>
            </w:tcPrChange>
          </w:tcPr>
          <w:p w14:paraId="3EADA517" w14:textId="77777777" w:rsidR="004D28C1" w:rsidRPr="003C02FF" w:rsidRDefault="004D28C1" w:rsidP="004D28C1">
            <w:pPr>
              <w:jc w:val="center"/>
              <w:rPr>
                <w:ins w:id="4811" w:author="James Vu" w:date="2024-04-19T00:01:00Z"/>
                <w:b/>
                <w:bCs/>
                <w:color w:val="000000"/>
                <w:rPrChange w:id="4812" w:author="James Vu" w:date="2024-04-19T00:19:00Z">
                  <w:rPr>
                    <w:ins w:id="4813" w:author="James Vu" w:date="2024-04-19T00:01:00Z"/>
                    <w:b/>
                    <w:bCs/>
                    <w:color w:val="000000"/>
                    <w:sz w:val="28"/>
                    <w:szCs w:val="28"/>
                  </w:rPr>
                </w:rPrChange>
              </w:rPr>
            </w:pPr>
            <w:ins w:id="4814" w:author="James Vu" w:date="2024-04-19T00:01:00Z">
              <w:r w:rsidRPr="003C02FF">
                <w:rPr>
                  <w:b/>
                  <w:bCs/>
                  <w:color w:val="000000"/>
                  <w:rPrChange w:id="4815" w:author="James Vu" w:date="2024-04-19T00:19:00Z">
                    <w:rPr>
                      <w:b/>
                      <w:bCs/>
                      <w:color w:val="000000"/>
                      <w:sz w:val="28"/>
                      <w:szCs w:val="28"/>
                    </w:rPr>
                  </w:rPrChange>
                </w:rPr>
                <w:t> </w:t>
              </w:r>
            </w:ins>
          </w:p>
        </w:tc>
        <w:tc>
          <w:tcPr>
            <w:tcW w:w="8358" w:type="dxa"/>
            <w:shd w:val="clear" w:color="auto" w:fill="auto"/>
            <w:noWrap/>
            <w:vAlign w:val="center"/>
            <w:hideMark/>
            <w:tcPrChange w:id="4816" w:author="James Vu" w:date="2024-04-19T00:20:00Z">
              <w:tcPr>
                <w:tcW w:w="8358" w:type="dxa"/>
                <w:shd w:val="clear" w:color="auto" w:fill="auto"/>
                <w:noWrap/>
                <w:vAlign w:val="center"/>
                <w:hideMark/>
              </w:tcPr>
            </w:tcPrChange>
          </w:tcPr>
          <w:p w14:paraId="26A34789" w14:textId="77777777" w:rsidR="004D28C1" w:rsidRPr="003C02FF" w:rsidRDefault="004D28C1" w:rsidP="004D28C1">
            <w:pPr>
              <w:rPr>
                <w:ins w:id="4817" w:author="James Vu" w:date="2024-04-19T00:01:00Z"/>
                <w:color w:val="0D0D0D"/>
                <w:rPrChange w:id="4818" w:author="James Vu" w:date="2024-04-19T00:19:00Z">
                  <w:rPr>
                    <w:ins w:id="4819" w:author="James Vu" w:date="2024-04-19T00:01:00Z"/>
                    <w:color w:val="0D0D0D"/>
                    <w:sz w:val="28"/>
                    <w:szCs w:val="28"/>
                  </w:rPr>
                </w:rPrChange>
              </w:rPr>
            </w:pPr>
            <w:ins w:id="4820" w:author="James Vu" w:date="2024-04-19T00:01:00Z">
              <w:r w:rsidRPr="003C02FF">
                <w:rPr>
                  <w:color w:val="0D0D0D"/>
                  <w:rPrChange w:id="4821" w:author="James Vu" w:date="2024-04-19T00:19:00Z">
                    <w:rPr>
                      <w:color w:val="0D0D0D"/>
                      <w:sz w:val="28"/>
                      <w:szCs w:val="28"/>
                    </w:rPr>
                  </w:rPrChange>
                </w:rPr>
                <w:t>Có thể mở rộng phân tích dữ liệu bằng công cụ AI.</w:t>
              </w:r>
            </w:ins>
          </w:p>
        </w:tc>
      </w:tr>
      <w:tr w:rsidR="003C02FF" w:rsidRPr="003C02FF" w14:paraId="5B2C7B70" w14:textId="77777777" w:rsidTr="003C02FF">
        <w:trPr>
          <w:trHeight w:val="360"/>
          <w:ins w:id="4822" w:author="James Vu" w:date="2024-04-19T00:01:00Z"/>
          <w:trPrChange w:id="4823" w:author="James Vu" w:date="2024-04-19T00:20:00Z">
            <w:trPr>
              <w:trHeight w:val="360"/>
            </w:trPr>
          </w:trPrChange>
        </w:trPr>
        <w:tc>
          <w:tcPr>
            <w:tcW w:w="704" w:type="dxa"/>
            <w:shd w:val="clear" w:color="auto" w:fill="auto"/>
            <w:noWrap/>
            <w:vAlign w:val="center"/>
            <w:hideMark/>
            <w:tcPrChange w:id="4824" w:author="James Vu" w:date="2024-04-19T00:20:00Z">
              <w:tcPr>
                <w:tcW w:w="704" w:type="dxa"/>
                <w:shd w:val="clear" w:color="auto" w:fill="auto"/>
                <w:noWrap/>
                <w:vAlign w:val="center"/>
                <w:hideMark/>
              </w:tcPr>
            </w:tcPrChange>
          </w:tcPr>
          <w:p w14:paraId="4470980B" w14:textId="77777777" w:rsidR="004D28C1" w:rsidRPr="003C02FF" w:rsidRDefault="004D28C1" w:rsidP="004D28C1">
            <w:pPr>
              <w:jc w:val="center"/>
              <w:rPr>
                <w:ins w:id="4825" w:author="James Vu" w:date="2024-04-19T00:01:00Z"/>
                <w:b/>
                <w:bCs/>
                <w:color w:val="000000"/>
                <w:rPrChange w:id="4826" w:author="James Vu" w:date="2024-04-19T00:19:00Z">
                  <w:rPr>
                    <w:ins w:id="4827" w:author="James Vu" w:date="2024-04-19T00:01:00Z"/>
                    <w:b/>
                    <w:bCs/>
                    <w:color w:val="000000"/>
                    <w:sz w:val="28"/>
                    <w:szCs w:val="28"/>
                  </w:rPr>
                </w:rPrChange>
              </w:rPr>
            </w:pPr>
            <w:ins w:id="4828" w:author="James Vu" w:date="2024-04-19T00:01:00Z">
              <w:r w:rsidRPr="003C02FF">
                <w:rPr>
                  <w:b/>
                  <w:bCs/>
                  <w:color w:val="000000"/>
                  <w:rPrChange w:id="4829" w:author="James Vu" w:date="2024-04-19T00:19:00Z">
                    <w:rPr>
                      <w:b/>
                      <w:bCs/>
                      <w:color w:val="000000"/>
                      <w:sz w:val="28"/>
                      <w:szCs w:val="28"/>
                    </w:rPr>
                  </w:rPrChange>
                </w:rPr>
                <w:t> </w:t>
              </w:r>
            </w:ins>
          </w:p>
        </w:tc>
        <w:tc>
          <w:tcPr>
            <w:tcW w:w="8358" w:type="dxa"/>
            <w:shd w:val="clear" w:color="auto" w:fill="auto"/>
            <w:noWrap/>
            <w:vAlign w:val="center"/>
            <w:hideMark/>
            <w:tcPrChange w:id="4830" w:author="James Vu" w:date="2024-04-19T00:20:00Z">
              <w:tcPr>
                <w:tcW w:w="8358" w:type="dxa"/>
                <w:shd w:val="clear" w:color="auto" w:fill="auto"/>
                <w:noWrap/>
                <w:vAlign w:val="center"/>
                <w:hideMark/>
              </w:tcPr>
            </w:tcPrChange>
          </w:tcPr>
          <w:p w14:paraId="2E85B98F" w14:textId="77777777" w:rsidR="004D28C1" w:rsidRPr="003C02FF" w:rsidRDefault="004D28C1" w:rsidP="004D28C1">
            <w:pPr>
              <w:rPr>
                <w:ins w:id="4831" w:author="James Vu" w:date="2024-04-19T00:01:00Z"/>
                <w:color w:val="0D0D0D"/>
                <w:rPrChange w:id="4832" w:author="James Vu" w:date="2024-04-19T00:19:00Z">
                  <w:rPr>
                    <w:ins w:id="4833" w:author="James Vu" w:date="2024-04-19T00:01:00Z"/>
                    <w:color w:val="0D0D0D"/>
                    <w:sz w:val="28"/>
                    <w:szCs w:val="28"/>
                  </w:rPr>
                </w:rPrChange>
              </w:rPr>
            </w:pPr>
            <w:ins w:id="4834" w:author="James Vu" w:date="2024-04-19T00:01:00Z">
              <w:r w:rsidRPr="003C02FF">
                <w:rPr>
                  <w:color w:val="0D0D0D"/>
                  <w:rPrChange w:id="4835" w:author="James Vu" w:date="2024-04-19T00:19:00Z">
                    <w:rPr>
                      <w:color w:val="0D0D0D"/>
                      <w:sz w:val="28"/>
                      <w:szCs w:val="28"/>
                    </w:rPr>
                  </w:rPrChange>
                </w:rPr>
                <w:t>Visualizations cho dữ liệu phức tạp.</w:t>
              </w:r>
            </w:ins>
          </w:p>
        </w:tc>
      </w:tr>
      <w:tr w:rsidR="003C02FF" w:rsidRPr="003C02FF" w14:paraId="76A9D7E5" w14:textId="77777777" w:rsidTr="003C02FF">
        <w:trPr>
          <w:trHeight w:val="360"/>
          <w:ins w:id="4836" w:author="James Vu" w:date="2024-04-19T00:01:00Z"/>
          <w:trPrChange w:id="4837" w:author="James Vu" w:date="2024-04-19T00:20:00Z">
            <w:trPr>
              <w:trHeight w:val="360"/>
            </w:trPr>
          </w:trPrChange>
        </w:trPr>
        <w:tc>
          <w:tcPr>
            <w:tcW w:w="704" w:type="dxa"/>
            <w:shd w:val="clear" w:color="auto" w:fill="auto"/>
            <w:noWrap/>
            <w:vAlign w:val="center"/>
            <w:hideMark/>
            <w:tcPrChange w:id="4838" w:author="James Vu" w:date="2024-04-19T00:20:00Z">
              <w:tcPr>
                <w:tcW w:w="704" w:type="dxa"/>
                <w:shd w:val="clear" w:color="auto" w:fill="auto"/>
                <w:noWrap/>
                <w:vAlign w:val="center"/>
                <w:hideMark/>
              </w:tcPr>
            </w:tcPrChange>
          </w:tcPr>
          <w:p w14:paraId="54886562" w14:textId="77777777" w:rsidR="004D28C1" w:rsidRPr="003C02FF" w:rsidRDefault="004D28C1" w:rsidP="004D28C1">
            <w:pPr>
              <w:jc w:val="center"/>
              <w:rPr>
                <w:ins w:id="4839" w:author="James Vu" w:date="2024-04-19T00:01:00Z"/>
                <w:b/>
                <w:bCs/>
                <w:color w:val="000000"/>
                <w:rPrChange w:id="4840" w:author="James Vu" w:date="2024-04-19T00:19:00Z">
                  <w:rPr>
                    <w:ins w:id="4841" w:author="James Vu" w:date="2024-04-19T00:01:00Z"/>
                    <w:b/>
                    <w:bCs/>
                    <w:color w:val="000000"/>
                    <w:sz w:val="28"/>
                    <w:szCs w:val="28"/>
                  </w:rPr>
                </w:rPrChange>
              </w:rPr>
            </w:pPr>
            <w:ins w:id="4842" w:author="James Vu" w:date="2024-04-19T00:01:00Z">
              <w:r w:rsidRPr="003C02FF">
                <w:rPr>
                  <w:b/>
                  <w:bCs/>
                  <w:color w:val="000000"/>
                  <w:rPrChange w:id="4843" w:author="James Vu" w:date="2024-04-19T00:19:00Z">
                    <w:rPr>
                      <w:b/>
                      <w:bCs/>
                      <w:color w:val="000000"/>
                      <w:sz w:val="28"/>
                      <w:szCs w:val="28"/>
                    </w:rPr>
                  </w:rPrChange>
                </w:rPr>
                <w:t> </w:t>
              </w:r>
            </w:ins>
          </w:p>
        </w:tc>
        <w:tc>
          <w:tcPr>
            <w:tcW w:w="8358" w:type="dxa"/>
            <w:shd w:val="clear" w:color="auto" w:fill="auto"/>
            <w:noWrap/>
            <w:vAlign w:val="center"/>
            <w:hideMark/>
            <w:tcPrChange w:id="4844" w:author="James Vu" w:date="2024-04-19T00:20:00Z">
              <w:tcPr>
                <w:tcW w:w="8358" w:type="dxa"/>
                <w:shd w:val="clear" w:color="auto" w:fill="auto"/>
                <w:noWrap/>
                <w:vAlign w:val="center"/>
                <w:hideMark/>
              </w:tcPr>
            </w:tcPrChange>
          </w:tcPr>
          <w:p w14:paraId="0FA63772" w14:textId="77777777" w:rsidR="004D28C1" w:rsidRPr="003C02FF" w:rsidRDefault="004D28C1" w:rsidP="004D28C1">
            <w:pPr>
              <w:rPr>
                <w:ins w:id="4845" w:author="James Vu" w:date="2024-04-19T00:01:00Z"/>
                <w:color w:val="0D0D0D"/>
                <w:rPrChange w:id="4846" w:author="James Vu" w:date="2024-04-19T00:19:00Z">
                  <w:rPr>
                    <w:ins w:id="4847" w:author="James Vu" w:date="2024-04-19T00:01:00Z"/>
                    <w:color w:val="0D0D0D"/>
                    <w:sz w:val="28"/>
                    <w:szCs w:val="28"/>
                  </w:rPr>
                </w:rPrChange>
              </w:rPr>
            </w:pPr>
            <w:ins w:id="4848" w:author="James Vu" w:date="2024-04-19T00:01:00Z">
              <w:r w:rsidRPr="003C02FF">
                <w:rPr>
                  <w:color w:val="0D0D0D"/>
                  <w:rPrChange w:id="4849" w:author="James Vu" w:date="2024-04-19T00:19:00Z">
                    <w:rPr>
                      <w:color w:val="0D0D0D"/>
                      <w:sz w:val="28"/>
                      <w:szCs w:val="28"/>
                    </w:rPr>
                  </w:rPrChange>
                </w:rPr>
                <w:t>Xuất báo cáo ra các định dạng khác nhau như PDF, Excel, HTML</w:t>
              </w:r>
            </w:ins>
          </w:p>
        </w:tc>
      </w:tr>
      <w:tr w:rsidR="003C02FF" w:rsidRPr="003C02FF" w14:paraId="5E0EB523" w14:textId="77777777" w:rsidTr="003C02FF">
        <w:trPr>
          <w:trHeight w:val="360"/>
          <w:ins w:id="4850" w:author="James Vu" w:date="2024-04-19T00:01:00Z"/>
          <w:trPrChange w:id="4851" w:author="James Vu" w:date="2024-04-19T00:20:00Z">
            <w:trPr>
              <w:trHeight w:val="360"/>
            </w:trPr>
          </w:trPrChange>
        </w:trPr>
        <w:tc>
          <w:tcPr>
            <w:tcW w:w="704" w:type="dxa"/>
            <w:shd w:val="clear" w:color="auto" w:fill="auto"/>
            <w:noWrap/>
            <w:vAlign w:val="center"/>
            <w:hideMark/>
            <w:tcPrChange w:id="4852" w:author="James Vu" w:date="2024-04-19T00:20:00Z">
              <w:tcPr>
                <w:tcW w:w="704" w:type="dxa"/>
                <w:shd w:val="clear" w:color="auto" w:fill="auto"/>
                <w:noWrap/>
                <w:vAlign w:val="center"/>
                <w:hideMark/>
              </w:tcPr>
            </w:tcPrChange>
          </w:tcPr>
          <w:p w14:paraId="6CCC50F8" w14:textId="77777777" w:rsidR="004D28C1" w:rsidRPr="003C02FF" w:rsidRDefault="004D28C1" w:rsidP="004D28C1">
            <w:pPr>
              <w:jc w:val="center"/>
              <w:rPr>
                <w:ins w:id="4853" w:author="James Vu" w:date="2024-04-19T00:01:00Z"/>
                <w:b/>
                <w:bCs/>
                <w:color w:val="000000"/>
                <w:rPrChange w:id="4854" w:author="James Vu" w:date="2024-04-19T00:19:00Z">
                  <w:rPr>
                    <w:ins w:id="4855" w:author="James Vu" w:date="2024-04-19T00:01:00Z"/>
                    <w:b/>
                    <w:bCs/>
                    <w:color w:val="000000"/>
                    <w:sz w:val="28"/>
                    <w:szCs w:val="28"/>
                  </w:rPr>
                </w:rPrChange>
              </w:rPr>
            </w:pPr>
            <w:ins w:id="4856" w:author="James Vu" w:date="2024-04-19T00:01:00Z">
              <w:r w:rsidRPr="003C02FF">
                <w:rPr>
                  <w:b/>
                  <w:bCs/>
                  <w:color w:val="000000"/>
                  <w:rPrChange w:id="4857" w:author="James Vu" w:date="2024-04-19T00:19:00Z">
                    <w:rPr>
                      <w:b/>
                      <w:bCs/>
                      <w:color w:val="000000"/>
                      <w:sz w:val="28"/>
                      <w:szCs w:val="28"/>
                    </w:rPr>
                  </w:rPrChange>
                </w:rPr>
                <w:t>10</w:t>
              </w:r>
            </w:ins>
          </w:p>
        </w:tc>
        <w:tc>
          <w:tcPr>
            <w:tcW w:w="8358" w:type="dxa"/>
            <w:shd w:val="clear" w:color="auto" w:fill="auto"/>
            <w:noWrap/>
            <w:vAlign w:val="center"/>
            <w:hideMark/>
            <w:tcPrChange w:id="4858" w:author="James Vu" w:date="2024-04-19T00:20:00Z">
              <w:tcPr>
                <w:tcW w:w="8358" w:type="dxa"/>
                <w:shd w:val="clear" w:color="auto" w:fill="auto"/>
                <w:noWrap/>
                <w:vAlign w:val="center"/>
                <w:hideMark/>
              </w:tcPr>
            </w:tcPrChange>
          </w:tcPr>
          <w:p w14:paraId="754B1FC5" w14:textId="77777777" w:rsidR="004D28C1" w:rsidRPr="003C02FF" w:rsidRDefault="004D28C1" w:rsidP="004D28C1">
            <w:pPr>
              <w:rPr>
                <w:ins w:id="4859" w:author="James Vu" w:date="2024-04-19T00:01:00Z"/>
                <w:b/>
                <w:bCs/>
                <w:color w:val="0D0D0D"/>
                <w:rPrChange w:id="4860" w:author="James Vu" w:date="2024-04-19T00:19:00Z">
                  <w:rPr>
                    <w:ins w:id="4861" w:author="James Vu" w:date="2024-04-19T00:01:00Z"/>
                    <w:b/>
                    <w:bCs/>
                    <w:color w:val="0D0D0D"/>
                    <w:sz w:val="28"/>
                    <w:szCs w:val="28"/>
                  </w:rPr>
                </w:rPrChange>
              </w:rPr>
            </w:pPr>
            <w:ins w:id="4862" w:author="James Vu" w:date="2024-04-19T00:01:00Z">
              <w:r w:rsidRPr="003C02FF">
                <w:rPr>
                  <w:b/>
                  <w:bCs/>
                  <w:color w:val="0D0D0D"/>
                  <w:rPrChange w:id="4863" w:author="James Vu" w:date="2024-04-19T00:19:00Z">
                    <w:rPr>
                      <w:b/>
                      <w:bCs/>
                      <w:color w:val="0D0D0D"/>
                      <w:sz w:val="28"/>
                      <w:szCs w:val="28"/>
                    </w:rPr>
                  </w:rPrChange>
                </w:rPr>
                <w:t>Đồng bộ và tích hợp dữ liệu</w:t>
              </w:r>
            </w:ins>
          </w:p>
        </w:tc>
      </w:tr>
      <w:tr w:rsidR="003C02FF" w:rsidRPr="003C02FF" w14:paraId="7DDC6436" w14:textId="77777777" w:rsidTr="003C02FF">
        <w:trPr>
          <w:trHeight w:val="360"/>
          <w:ins w:id="4864" w:author="James Vu" w:date="2024-04-19T00:01:00Z"/>
          <w:trPrChange w:id="4865" w:author="James Vu" w:date="2024-04-19T00:20:00Z">
            <w:trPr>
              <w:trHeight w:val="360"/>
            </w:trPr>
          </w:trPrChange>
        </w:trPr>
        <w:tc>
          <w:tcPr>
            <w:tcW w:w="704" w:type="dxa"/>
            <w:shd w:val="clear" w:color="auto" w:fill="auto"/>
            <w:noWrap/>
            <w:vAlign w:val="center"/>
            <w:hideMark/>
            <w:tcPrChange w:id="4866" w:author="James Vu" w:date="2024-04-19T00:20:00Z">
              <w:tcPr>
                <w:tcW w:w="704" w:type="dxa"/>
                <w:shd w:val="clear" w:color="auto" w:fill="auto"/>
                <w:noWrap/>
                <w:vAlign w:val="center"/>
                <w:hideMark/>
              </w:tcPr>
            </w:tcPrChange>
          </w:tcPr>
          <w:p w14:paraId="7547E132" w14:textId="77777777" w:rsidR="004D28C1" w:rsidRPr="003C02FF" w:rsidRDefault="004D28C1" w:rsidP="004D28C1">
            <w:pPr>
              <w:jc w:val="center"/>
              <w:rPr>
                <w:ins w:id="4867" w:author="James Vu" w:date="2024-04-19T00:01:00Z"/>
                <w:b/>
                <w:bCs/>
                <w:color w:val="000000"/>
                <w:rPrChange w:id="4868" w:author="James Vu" w:date="2024-04-19T00:19:00Z">
                  <w:rPr>
                    <w:ins w:id="4869" w:author="James Vu" w:date="2024-04-19T00:01:00Z"/>
                    <w:b/>
                    <w:bCs/>
                    <w:color w:val="000000"/>
                    <w:sz w:val="28"/>
                    <w:szCs w:val="28"/>
                  </w:rPr>
                </w:rPrChange>
              </w:rPr>
            </w:pPr>
            <w:ins w:id="4870" w:author="James Vu" w:date="2024-04-19T00:01:00Z">
              <w:r w:rsidRPr="003C02FF">
                <w:rPr>
                  <w:b/>
                  <w:bCs/>
                  <w:color w:val="000000"/>
                  <w:rPrChange w:id="4871" w:author="James Vu" w:date="2024-04-19T00:19:00Z">
                    <w:rPr>
                      <w:b/>
                      <w:bCs/>
                      <w:color w:val="000000"/>
                      <w:sz w:val="28"/>
                      <w:szCs w:val="28"/>
                    </w:rPr>
                  </w:rPrChange>
                </w:rPr>
                <w:t> </w:t>
              </w:r>
            </w:ins>
          </w:p>
        </w:tc>
        <w:tc>
          <w:tcPr>
            <w:tcW w:w="8358" w:type="dxa"/>
            <w:shd w:val="clear" w:color="auto" w:fill="auto"/>
            <w:noWrap/>
            <w:vAlign w:val="center"/>
            <w:hideMark/>
            <w:tcPrChange w:id="4872" w:author="James Vu" w:date="2024-04-19T00:20:00Z">
              <w:tcPr>
                <w:tcW w:w="8358" w:type="dxa"/>
                <w:shd w:val="clear" w:color="auto" w:fill="auto"/>
                <w:noWrap/>
                <w:vAlign w:val="center"/>
                <w:hideMark/>
              </w:tcPr>
            </w:tcPrChange>
          </w:tcPr>
          <w:p w14:paraId="61972111" w14:textId="77777777" w:rsidR="004D28C1" w:rsidRPr="003C02FF" w:rsidRDefault="004D28C1" w:rsidP="004D28C1">
            <w:pPr>
              <w:rPr>
                <w:ins w:id="4873" w:author="James Vu" w:date="2024-04-19T00:01:00Z"/>
                <w:color w:val="0D0D0D"/>
                <w:rPrChange w:id="4874" w:author="James Vu" w:date="2024-04-19T00:19:00Z">
                  <w:rPr>
                    <w:ins w:id="4875" w:author="James Vu" w:date="2024-04-19T00:01:00Z"/>
                    <w:color w:val="0D0D0D"/>
                    <w:sz w:val="28"/>
                    <w:szCs w:val="28"/>
                  </w:rPr>
                </w:rPrChange>
              </w:rPr>
            </w:pPr>
            <w:ins w:id="4876" w:author="James Vu" w:date="2024-04-19T00:01:00Z">
              <w:r w:rsidRPr="003C02FF">
                <w:rPr>
                  <w:color w:val="0D0D0D"/>
                  <w:rPrChange w:id="4877" w:author="James Vu" w:date="2024-04-19T00:19:00Z">
                    <w:rPr>
                      <w:color w:val="0D0D0D"/>
                      <w:sz w:val="28"/>
                      <w:szCs w:val="28"/>
                    </w:rPr>
                  </w:rPrChange>
                </w:rPr>
                <w:t>API cho phép tích hợp với các hệ thống ngoài.</w:t>
              </w:r>
            </w:ins>
          </w:p>
        </w:tc>
      </w:tr>
      <w:tr w:rsidR="003C02FF" w:rsidRPr="003C02FF" w14:paraId="79E74DEB" w14:textId="77777777" w:rsidTr="003C02FF">
        <w:trPr>
          <w:trHeight w:val="360"/>
          <w:ins w:id="4878" w:author="James Vu" w:date="2024-04-19T00:01:00Z"/>
          <w:trPrChange w:id="4879" w:author="James Vu" w:date="2024-04-19T00:20:00Z">
            <w:trPr>
              <w:trHeight w:val="360"/>
            </w:trPr>
          </w:trPrChange>
        </w:trPr>
        <w:tc>
          <w:tcPr>
            <w:tcW w:w="704" w:type="dxa"/>
            <w:shd w:val="clear" w:color="auto" w:fill="auto"/>
            <w:noWrap/>
            <w:vAlign w:val="center"/>
            <w:hideMark/>
            <w:tcPrChange w:id="4880" w:author="James Vu" w:date="2024-04-19T00:20:00Z">
              <w:tcPr>
                <w:tcW w:w="704" w:type="dxa"/>
                <w:shd w:val="clear" w:color="auto" w:fill="auto"/>
                <w:noWrap/>
                <w:vAlign w:val="center"/>
                <w:hideMark/>
              </w:tcPr>
            </w:tcPrChange>
          </w:tcPr>
          <w:p w14:paraId="0AFD600F" w14:textId="77777777" w:rsidR="004D28C1" w:rsidRPr="003C02FF" w:rsidRDefault="004D28C1" w:rsidP="004D28C1">
            <w:pPr>
              <w:jc w:val="center"/>
              <w:rPr>
                <w:ins w:id="4881" w:author="James Vu" w:date="2024-04-19T00:01:00Z"/>
                <w:b/>
                <w:bCs/>
                <w:color w:val="000000"/>
                <w:rPrChange w:id="4882" w:author="James Vu" w:date="2024-04-19T00:19:00Z">
                  <w:rPr>
                    <w:ins w:id="4883" w:author="James Vu" w:date="2024-04-19T00:01:00Z"/>
                    <w:b/>
                    <w:bCs/>
                    <w:color w:val="000000"/>
                    <w:sz w:val="28"/>
                    <w:szCs w:val="28"/>
                  </w:rPr>
                </w:rPrChange>
              </w:rPr>
            </w:pPr>
            <w:ins w:id="4884" w:author="James Vu" w:date="2024-04-19T00:01:00Z">
              <w:r w:rsidRPr="003C02FF">
                <w:rPr>
                  <w:b/>
                  <w:bCs/>
                  <w:color w:val="000000"/>
                  <w:rPrChange w:id="4885" w:author="James Vu" w:date="2024-04-19T00:19:00Z">
                    <w:rPr>
                      <w:b/>
                      <w:bCs/>
                      <w:color w:val="000000"/>
                      <w:sz w:val="28"/>
                      <w:szCs w:val="28"/>
                    </w:rPr>
                  </w:rPrChange>
                </w:rPr>
                <w:t> </w:t>
              </w:r>
            </w:ins>
          </w:p>
        </w:tc>
        <w:tc>
          <w:tcPr>
            <w:tcW w:w="8358" w:type="dxa"/>
            <w:shd w:val="clear" w:color="auto" w:fill="auto"/>
            <w:noWrap/>
            <w:vAlign w:val="center"/>
            <w:hideMark/>
            <w:tcPrChange w:id="4886" w:author="James Vu" w:date="2024-04-19T00:20:00Z">
              <w:tcPr>
                <w:tcW w:w="8358" w:type="dxa"/>
                <w:shd w:val="clear" w:color="auto" w:fill="auto"/>
                <w:noWrap/>
                <w:vAlign w:val="center"/>
                <w:hideMark/>
              </w:tcPr>
            </w:tcPrChange>
          </w:tcPr>
          <w:p w14:paraId="355ADD44" w14:textId="77777777" w:rsidR="004D28C1" w:rsidRPr="003C02FF" w:rsidRDefault="004D28C1" w:rsidP="004D28C1">
            <w:pPr>
              <w:rPr>
                <w:ins w:id="4887" w:author="James Vu" w:date="2024-04-19T00:01:00Z"/>
                <w:color w:val="0D0D0D"/>
                <w:rPrChange w:id="4888" w:author="James Vu" w:date="2024-04-19T00:19:00Z">
                  <w:rPr>
                    <w:ins w:id="4889" w:author="James Vu" w:date="2024-04-19T00:01:00Z"/>
                    <w:color w:val="0D0D0D"/>
                    <w:sz w:val="28"/>
                    <w:szCs w:val="28"/>
                  </w:rPr>
                </w:rPrChange>
              </w:rPr>
            </w:pPr>
            <w:ins w:id="4890" w:author="James Vu" w:date="2024-04-19T00:01:00Z">
              <w:r w:rsidRPr="003C02FF">
                <w:rPr>
                  <w:color w:val="0D0D0D"/>
                  <w:rPrChange w:id="4891" w:author="James Vu" w:date="2024-04-19T00:19:00Z">
                    <w:rPr>
                      <w:color w:val="0D0D0D"/>
                      <w:sz w:val="28"/>
                      <w:szCs w:val="28"/>
                    </w:rPr>
                  </w:rPrChange>
                </w:rPr>
                <w:t>Đồng bộ dữ liệu giữa các hệ thống.</w:t>
              </w:r>
            </w:ins>
          </w:p>
        </w:tc>
      </w:tr>
      <w:tr w:rsidR="003C02FF" w:rsidRPr="003C02FF" w14:paraId="592ED5FA" w14:textId="77777777" w:rsidTr="003C02FF">
        <w:trPr>
          <w:trHeight w:val="360"/>
          <w:ins w:id="4892" w:author="James Vu" w:date="2024-04-19T00:01:00Z"/>
          <w:trPrChange w:id="4893" w:author="James Vu" w:date="2024-04-19T00:20:00Z">
            <w:trPr>
              <w:trHeight w:val="360"/>
            </w:trPr>
          </w:trPrChange>
        </w:trPr>
        <w:tc>
          <w:tcPr>
            <w:tcW w:w="704" w:type="dxa"/>
            <w:shd w:val="clear" w:color="auto" w:fill="auto"/>
            <w:noWrap/>
            <w:vAlign w:val="center"/>
            <w:hideMark/>
            <w:tcPrChange w:id="4894" w:author="James Vu" w:date="2024-04-19T00:20:00Z">
              <w:tcPr>
                <w:tcW w:w="704" w:type="dxa"/>
                <w:shd w:val="clear" w:color="auto" w:fill="auto"/>
                <w:noWrap/>
                <w:vAlign w:val="center"/>
                <w:hideMark/>
              </w:tcPr>
            </w:tcPrChange>
          </w:tcPr>
          <w:p w14:paraId="39A536DE" w14:textId="77777777" w:rsidR="004D28C1" w:rsidRPr="003C02FF" w:rsidRDefault="004D28C1" w:rsidP="004D28C1">
            <w:pPr>
              <w:jc w:val="center"/>
              <w:rPr>
                <w:ins w:id="4895" w:author="James Vu" w:date="2024-04-19T00:01:00Z"/>
                <w:b/>
                <w:bCs/>
                <w:color w:val="000000"/>
                <w:rPrChange w:id="4896" w:author="James Vu" w:date="2024-04-19T00:19:00Z">
                  <w:rPr>
                    <w:ins w:id="4897" w:author="James Vu" w:date="2024-04-19T00:01:00Z"/>
                    <w:b/>
                    <w:bCs/>
                    <w:color w:val="000000"/>
                    <w:sz w:val="28"/>
                    <w:szCs w:val="28"/>
                  </w:rPr>
                </w:rPrChange>
              </w:rPr>
            </w:pPr>
            <w:ins w:id="4898" w:author="James Vu" w:date="2024-04-19T00:01:00Z">
              <w:r w:rsidRPr="003C02FF">
                <w:rPr>
                  <w:b/>
                  <w:bCs/>
                  <w:color w:val="000000"/>
                  <w:rPrChange w:id="4899" w:author="James Vu" w:date="2024-04-19T00:19:00Z">
                    <w:rPr>
                      <w:b/>
                      <w:bCs/>
                      <w:color w:val="000000"/>
                      <w:sz w:val="28"/>
                      <w:szCs w:val="28"/>
                    </w:rPr>
                  </w:rPrChange>
                </w:rPr>
                <w:t> </w:t>
              </w:r>
            </w:ins>
          </w:p>
        </w:tc>
        <w:tc>
          <w:tcPr>
            <w:tcW w:w="8358" w:type="dxa"/>
            <w:shd w:val="clear" w:color="auto" w:fill="auto"/>
            <w:noWrap/>
            <w:vAlign w:val="center"/>
            <w:hideMark/>
            <w:tcPrChange w:id="4900" w:author="James Vu" w:date="2024-04-19T00:20:00Z">
              <w:tcPr>
                <w:tcW w:w="8358" w:type="dxa"/>
                <w:shd w:val="clear" w:color="auto" w:fill="auto"/>
                <w:noWrap/>
                <w:vAlign w:val="center"/>
                <w:hideMark/>
              </w:tcPr>
            </w:tcPrChange>
          </w:tcPr>
          <w:p w14:paraId="1236BE4A" w14:textId="77777777" w:rsidR="004D28C1" w:rsidRPr="003C02FF" w:rsidRDefault="004D28C1" w:rsidP="004D28C1">
            <w:pPr>
              <w:rPr>
                <w:ins w:id="4901" w:author="James Vu" w:date="2024-04-19T00:01:00Z"/>
                <w:color w:val="0D0D0D"/>
                <w:rPrChange w:id="4902" w:author="James Vu" w:date="2024-04-19T00:19:00Z">
                  <w:rPr>
                    <w:ins w:id="4903" w:author="James Vu" w:date="2024-04-19T00:01:00Z"/>
                    <w:color w:val="0D0D0D"/>
                    <w:sz w:val="28"/>
                    <w:szCs w:val="28"/>
                  </w:rPr>
                </w:rPrChange>
              </w:rPr>
            </w:pPr>
            <w:ins w:id="4904" w:author="James Vu" w:date="2024-04-19T00:01:00Z">
              <w:r w:rsidRPr="003C02FF">
                <w:rPr>
                  <w:color w:val="0D0D0D"/>
                  <w:rPrChange w:id="4905" w:author="James Vu" w:date="2024-04-19T00:19:00Z">
                    <w:rPr>
                      <w:color w:val="0D0D0D"/>
                      <w:sz w:val="28"/>
                      <w:szCs w:val="28"/>
                    </w:rPr>
                  </w:rPrChange>
                </w:rPr>
                <w:t>Quản lý phiên bản dữ liệu.</w:t>
              </w:r>
            </w:ins>
          </w:p>
        </w:tc>
      </w:tr>
      <w:tr w:rsidR="003C02FF" w:rsidRPr="003C02FF" w14:paraId="2A0EAC9B" w14:textId="77777777" w:rsidTr="003C02FF">
        <w:trPr>
          <w:trHeight w:val="360"/>
          <w:ins w:id="4906" w:author="James Vu" w:date="2024-04-19T00:01:00Z"/>
          <w:trPrChange w:id="4907" w:author="James Vu" w:date="2024-04-19T00:20:00Z">
            <w:trPr>
              <w:trHeight w:val="360"/>
            </w:trPr>
          </w:trPrChange>
        </w:trPr>
        <w:tc>
          <w:tcPr>
            <w:tcW w:w="704" w:type="dxa"/>
            <w:shd w:val="clear" w:color="auto" w:fill="auto"/>
            <w:noWrap/>
            <w:vAlign w:val="center"/>
            <w:hideMark/>
            <w:tcPrChange w:id="4908" w:author="James Vu" w:date="2024-04-19T00:20:00Z">
              <w:tcPr>
                <w:tcW w:w="704" w:type="dxa"/>
                <w:shd w:val="clear" w:color="auto" w:fill="auto"/>
                <w:noWrap/>
                <w:vAlign w:val="center"/>
                <w:hideMark/>
              </w:tcPr>
            </w:tcPrChange>
          </w:tcPr>
          <w:p w14:paraId="74D3C164" w14:textId="77777777" w:rsidR="004D28C1" w:rsidRPr="003C02FF" w:rsidRDefault="004D28C1" w:rsidP="004D28C1">
            <w:pPr>
              <w:jc w:val="center"/>
              <w:rPr>
                <w:ins w:id="4909" w:author="James Vu" w:date="2024-04-19T00:01:00Z"/>
                <w:b/>
                <w:bCs/>
                <w:color w:val="000000"/>
                <w:rPrChange w:id="4910" w:author="James Vu" w:date="2024-04-19T00:19:00Z">
                  <w:rPr>
                    <w:ins w:id="4911" w:author="James Vu" w:date="2024-04-19T00:01:00Z"/>
                    <w:b/>
                    <w:bCs/>
                    <w:color w:val="000000"/>
                    <w:sz w:val="28"/>
                    <w:szCs w:val="28"/>
                  </w:rPr>
                </w:rPrChange>
              </w:rPr>
            </w:pPr>
            <w:ins w:id="4912" w:author="James Vu" w:date="2024-04-19T00:01:00Z">
              <w:r w:rsidRPr="003C02FF">
                <w:rPr>
                  <w:b/>
                  <w:bCs/>
                  <w:color w:val="000000"/>
                  <w:rPrChange w:id="4913" w:author="James Vu" w:date="2024-04-19T00:19:00Z">
                    <w:rPr>
                      <w:b/>
                      <w:bCs/>
                      <w:color w:val="000000"/>
                      <w:sz w:val="28"/>
                      <w:szCs w:val="28"/>
                    </w:rPr>
                  </w:rPrChange>
                </w:rPr>
                <w:t> </w:t>
              </w:r>
            </w:ins>
          </w:p>
        </w:tc>
        <w:tc>
          <w:tcPr>
            <w:tcW w:w="8358" w:type="dxa"/>
            <w:shd w:val="clear" w:color="auto" w:fill="auto"/>
            <w:noWrap/>
            <w:vAlign w:val="center"/>
            <w:hideMark/>
            <w:tcPrChange w:id="4914" w:author="James Vu" w:date="2024-04-19T00:20:00Z">
              <w:tcPr>
                <w:tcW w:w="8358" w:type="dxa"/>
                <w:shd w:val="clear" w:color="auto" w:fill="auto"/>
                <w:noWrap/>
                <w:vAlign w:val="center"/>
                <w:hideMark/>
              </w:tcPr>
            </w:tcPrChange>
          </w:tcPr>
          <w:p w14:paraId="7AAF16E8" w14:textId="77777777" w:rsidR="004D28C1" w:rsidRPr="003C02FF" w:rsidRDefault="004D28C1" w:rsidP="004D28C1">
            <w:pPr>
              <w:rPr>
                <w:ins w:id="4915" w:author="James Vu" w:date="2024-04-19T00:01:00Z"/>
                <w:color w:val="0D0D0D"/>
                <w:rPrChange w:id="4916" w:author="James Vu" w:date="2024-04-19T00:19:00Z">
                  <w:rPr>
                    <w:ins w:id="4917" w:author="James Vu" w:date="2024-04-19T00:01:00Z"/>
                    <w:color w:val="0D0D0D"/>
                    <w:sz w:val="28"/>
                    <w:szCs w:val="28"/>
                  </w:rPr>
                </w:rPrChange>
              </w:rPr>
            </w:pPr>
            <w:ins w:id="4918" w:author="James Vu" w:date="2024-04-19T00:01:00Z">
              <w:r w:rsidRPr="003C02FF">
                <w:rPr>
                  <w:color w:val="0D0D0D"/>
                  <w:rPrChange w:id="4919" w:author="James Vu" w:date="2024-04-19T00:19:00Z">
                    <w:rPr>
                      <w:color w:val="0D0D0D"/>
                      <w:sz w:val="28"/>
                      <w:szCs w:val="28"/>
                    </w:rPr>
                  </w:rPrChange>
                </w:rPr>
                <w:t>Đảm bảo tính toàn vẹn dữ liệu khi tích hợp.</w:t>
              </w:r>
            </w:ins>
          </w:p>
        </w:tc>
      </w:tr>
      <w:tr w:rsidR="003C02FF" w:rsidRPr="003C02FF" w14:paraId="77D6D6B4" w14:textId="77777777" w:rsidTr="003C02FF">
        <w:trPr>
          <w:trHeight w:val="360"/>
          <w:ins w:id="4920" w:author="James Vu" w:date="2024-04-19T00:01:00Z"/>
          <w:trPrChange w:id="4921" w:author="James Vu" w:date="2024-04-19T00:20:00Z">
            <w:trPr>
              <w:trHeight w:val="360"/>
            </w:trPr>
          </w:trPrChange>
        </w:trPr>
        <w:tc>
          <w:tcPr>
            <w:tcW w:w="704" w:type="dxa"/>
            <w:shd w:val="clear" w:color="auto" w:fill="auto"/>
            <w:noWrap/>
            <w:vAlign w:val="center"/>
            <w:hideMark/>
            <w:tcPrChange w:id="4922" w:author="James Vu" w:date="2024-04-19T00:20:00Z">
              <w:tcPr>
                <w:tcW w:w="704" w:type="dxa"/>
                <w:shd w:val="clear" w:color="auto" w:fill="auto"/>
                <w:noWrap/>
                <w:vAlign w:val="center"/>
                <w:hideMark/>
              </w:tcPr>
            </w:tcPrChange>
          </w:tcPr>
          <w:p w14:paraId="1000868F" w14:textId="77777777" w:rsidR="004D28C1" w:rsidRPr="003C02FF" w:rsidRDefault="004D28C1" w:rsidP="004D28C1">
            <w:pPr>
              <w:jc w:val="center"/>
              <w:rPr>
                <w:ins w:id="4923" w:author="James Vu" w:date="2024-04-19T00:01:00Z"/>
                <w:b/>
                <w:bCs/>
                <w:color w:val="000000"/>
                <w:rPrChange w:id="4924" w:author="James Vu" w:date="2024-04-19T00:19:00Z">
                  <w:rPr>
                    <w:ins w:id="4925" w:author="James Vu" w:date="2024-04-19T00:01:00Z"/>
                    <w:b/>
                    <w:bCs/>
                    <w:color w:val="000000"/>
                    <w:sz w:val="28"/>
                    <w:szCs w:val="28"/>
                  </w:rPr>
                </w:rPrChange>
              </w:rPr>
            </w:pPr>
            <w:ins w:id="4926" w:author="James Vu" w:date="2024-04-19T00:01:00Z">
              <w:r w:rsidRPr="003C02FF">
                <w:rPr>
                  <w:b/>
                  <w:bCs/>
                  <w:color w:val="000000"/>
                  <w:rPrChange w:id="4927" w:author="James Vu" w:date="2024-04-19T00:19:00Z">
                    <w:rPr>
                      <w:b/>
                      <w:bCs/>
                      <w:color w:val="000000"/>
                      <w:sz w:val="28"/>
                      <w:szCs w:val="28"/>
                    </w:rPr>
                  </w:rPrChange>
                </w:rPr>
                <w:t> </w:t>
              </w:r>
            </w:ins>
          </w:p>
        </w:tc>
        <w:tc>
          <w:tcPr>
            <w:tcW w:w="8358" w:type="dxa"/>
            <w:shd w:val="clear" w:color="auto" w:fill="auto"/>
            <w:noWrap/>
            <w:vAlign w:val="center"/>
            <w:hideMark/>
            <w:tcPrChange w:id="4928" w:author="James Vu" w:date="2024-04-19T00:20:00Z">
              <w:tcPr>
                <w:tcW w:w="8358" w:type="dxa"/>
                <w:shd w:val="clear" w:color="auto" w:fill="auto"/>
                <w:noWrap/>
                <w:vAlign w:val="center"/>
                <w:hideMark/>
              </w:tcPr>
            </w:tcPrChange>
          </w:tcPr>
          <w:p w14:paraId="7F36E407" w14:textId="77777777" w:rsidR="004D28C1" w:rsidRPr="003C02FF" w:rsidRDefault="004D28C1" w:rsidP="004D28C1">
            <w:pPr>
              <w:rPr>
                <w:ins w:id="4929" w:author="James Vu" w:date="2024-04-19T00:01:00Z"/>
                <w:color w:val="0D0D0D"/>
                <w:rPrChange w:id="4930" w:author="James Vu" w:date="2024-04-19T00:19:00Z">
                  <w:rPr>
                    <w:ins w:id="4931" w:author="James Vu" w:date="2024-04-19T00:01:00Z"/>
                    <w:color w:val="0D0D0D"/>
                    <w:sz w:val="28"/>
                    <w:szCs w:val="28"/>
                  </w:rPr>
                </w:rPrChange>
              </w:rPr>
            </w:pPr>
            <w:ins w:id="4932" w:author="James Vu" w:date="2024-04-19T00:01:00Z">
              <w:r w:rsidRPr="003C02FF">
                <w:rPr>
                  <w:color w:val="0D0D0D"/>
                  <w:rPrChange w:id="4933" w:author="James Vu" w:date="2024-04-19T00:19:00Z">
                    <w:rPr>
                      <w:color w:val="0D0D0D"/>
                      <w:sz w:val="28"/>
                      <w:szCs w:val="28"/>
                    </w:rPr>
                  </w:rPrChange>
                </w:rPr>
                <w:t>Theo dõi và quản lý lỗi trong quá trình đồng bộ.</w:t>
              </w:r>
            </w:ins>
          </w:p>
        </w:tc>
      </w:tr>
      <w:tr w:rsidR="003C02FF" w:rsidRPr="003C02FF" w14:paraId="72B925EB" w14:textId="77777777" w:rsidTr="003C02FF">
        <w:trPr>
          <w:trHeight w:val="360"/>
          <w:ins w:id="4934" w:author="James Vu" w:date="2024-04-19T00:01:00Z"/>
          <w:trPrChange w:id="4935" w:author="James Vu" w:date="2024-04-19T00:20:00Z">
            <w:trPr>
              <w:trHeight w:val="360"/>
            </w:trPr>
          </w:trPrChange>
        </w:trPr>
        <w:tc>
          <w:tcPr>
            <w:tcW w:w="704" w:type="dxa"/>
            <w:shd w:val="clear" w:color="auto" w:fill="auto"/>
            <w:noWrap/>
            <w:vAlign w:val="center"/>
            <w:hideMark/>
            <w:tcPrChange w:id="4936" w:author="James Vu" w:date="2024-04-19T00:20:00Z">
              <w:tcPr>
                <w:tcW w:w="704" w:type="dxa"/>
                <w:shd w:val="clear" w:color="auto" w:fill="auto"/>
                <w:noWrap/>
                <w:vAlign w:val="center"/>
                <w:hideMark/>
              </w:tcPr>
            </w:tcPrChange>
          </w:tcPr>
          <w:p w14:paraId="07F7A278" w14:textId="77777777" w:rsidR="004D28C1" w:rsidRPr="003C02FF" w:rsidRDefault="004D28C1" w:rsidP="004D28C1">
            <w:pPr>
              <w:jc w:val="center"/>
              <w:rPr>
                <w:ins w:id="4937" w:author="James Vu" w:date="2024-04-19T00:01:00Z"/>
                <w:b/>
                <w:bCs/>
                <w:color w:val="000000"/>
                <w:rPrChange w:id="4938" w:author="James Vu" w:date="2024-04-19T00:19:00Z">
                  <w:rPr>
                    <w:ins w:id="4939" w:author="James Vu" w:date="2024-04-19T00:01:00Z"/>
                    <w:b/>
                    <w:bCs/>
                    <w:color w:val="000000"/>
                    <w:sz w:val="28"/>
                    <w:szCs w:val="28"/>
                  </w:rPr>
                </w:rPrChange>
              </w:rPr>
            </w:pPr>
            <w:ins w:id="4940" w:author="James Vu" w:date="2024-04-19T00:01:00Z">
              <w:r w:rsidRPr="003C02FF">
                <w:rPr>
                  <w:b/>
                  <w:bCs/>
                  <w:color w:val="000000"/>
                  <w:rPrChange w:id="4941" w:author="James Vu" w:date="2024-04-19T00:19:00Z">
                    <w:rPr>
                      <w:b/>
                      <w:bCs/>
                      <w:color w:val="000000"/>
                      <w:sz w:val="28"/>
                      <w:szCs w:val="28"/>
                    </w:rPr>
                  </w:rPrChange>
                </w:rPr>
                <w:t>11</w:t>
              </w:r>
            </w:ins>
          </w:p>
        </w:tc>
        <w:tc>
          <w:tcPr>
            <w:tcW w:w="8358" w:type="dxa"/>
            <w:shd w:val="clear" w:color="auto" w:fill="auto"/>
            <w:noWrap/>
            <w:vAlign w:val="center"/>
            <w:hideMark/>
            <w:tcPrChange w:id="4942" w:author="James Vu" w:date="2024-04-19T00:20:00Z">
              <w:tcPr>
                <w:tcW w:w="8358" w:type="dxa"/>
                <w:shd w:val="clear" w:color="auto" w:fill="auto"/>
                <w:noWrap/>
                <w:vAlign w:val="center"/>
                <w:hideMark/>
              </w:tcPr>
            </w:tcPrChange>
          </w:tcPr>
          <w:p w14:paraId="42207870" w14:textId="77777777" w:rsidR="004D28C1" w:rsidRPr="003C02FF" w:rsidRDefault="004D28C1" w:rsidP="004D28C1">
            <w:pPr>
              <w:rPr>
                <w:ins w:id="4943" w:author="James Vu" w:date="2024-04-19T00:01:00Z"/>
                <w:b/>
                <w:bCs/>
                <w:color w:val="0D0D0D"/>
                <w:rPrChange w:id="4944" w:author="James Vu" w:date="2024-04-19T00:19:00Z">
                  <w:rPr>
                    <w:ins w:id="4945" w:author="James Vu" w:date="2024-04-19T00:01:00Z"/>
                    <w:b/>
                    <w:bCs/>
                    <w:color w:val="0D0D0D"/>
                    <w:sz w:val="28"/>
                    <w:szCs w:val="28"/>
                  </w:rPr>
                </w:rPrChange>
              </w:rPr>
            </w:pPr>
            <w:ins w:id="4946" w:author="James Vu" w:date="2024-04-19T00:01:00Z">
              <w:r w:rsidRPr="003C02FF">
                <w:rPr>
                  <w:b/>
                  <w:bCs/>
                  <w:color w:val="0D0D0D"/>
                  <w:rPrChange w:id="4947" w:author="James Vu" w:date="2024-04-19T00:19:00Z">
                    <w:rPr>
                      <w:b/>
                      <w:bCs/>
                      <w:color w:val="0D0D0D"/>
                      <w:sz w:val="28"/>
                      <w:szCs w:val="28"/>
                    </w:rPr>
                  </w:rPrChange>
                </w:rPr>
                <w:t>Cảnh báo và thông báo</w:t>
              </w:r>
            </w:ins>
          </w:p>
        </w:tc>
      </w:tr>
      <w:tr w:rsidR="003C02FF" w:rsidRPr="003C02FF" w14:paraId="4FD29059" w14:textId="77777777" w:rsidTr="003C02FF">
        <w:trPr>
          <w:trHeight w:val="360"/>
          <w:ins w:id="4948" w:author="James Vu" w:date="2024-04-19T00:01:00Z"/>
          <w:trPrChange w:id="4949" w:author="James Vu" w:date="2024-04-19T00:20:00Z">
            <w:trPr>
              <w:trHeight w:val="360"/>
            </w:trPr>
          </w:trPrChange>
        </w:trPr>
        <w:tc>
          <w:tcPr>
            <w:tcW w:w="704" w:type="dxa"/>
            <w:shd w:val="clear" w:color="auto" w:fill="auto"/>
            <w:noWrap/>
            <w:vAlign w:val="center"/>
            <w:hideMark/>
            <w:tcPrChange w:id="4950" w:author="James Vu" w:date="2024-04-19T00:20:00Z">
              <w:tcPr>
                <w:tcW w:w="704" w:type="dxa"/>
                <w:shd w:val="clear" w:color="auto" w:fill="auto"/>
                <w:noWrap/>
                <w:vAlign w:val="center"/>
                <w:hideMark/>
              </w:tcPr>
            </w:tcPrChange>
          </w:tcPr>
          <w:p w14:paraId="43F0A248" w14:textId="77777777" w:rsidR="004D28C1" w:rsidRPr="003C02FF" w:rsidRDefault="004D28C1" w:rsidP="004D28C1">
            <w:pPr>
              <w:jc w:val="center"/>
              <w:rPr>
                <w:ins w:id="4951" w:author="James Vu" w:date="2024-04-19T00:01:00Z"/>
                <w:b/>
                <w:bCs/>
                <w:color w:val="000000"/>
                <w:rPrChange w:id="4952" w:author="James Vu" w:date="2024-04-19T00:19:00Z">
                  <w:rPr>
                    <w:ins w:id="4953" w:author="James Vu" w:date="2024-04-19T00:01:00Z"/>
                    <w:b/>
                    <w:bCs/>
                    <w:color w:val="000000"/>
                    <w:sz w:val="28"/>
                    <w:szCs w:val="28"/>
                  </w:rPr>
                </w:rPrChange>
              </w:rPr>
            </w:pPr>
            <w:ins w:id="4954" w:author="James Vu" w:date="2024-04-19T00:01:00Z">
              <w:r w:rsidRPr="003C02FF">
                <w:rPr>
                  <w:b/>
                  <w:bCs/>
                  <w:color w:val="000000"/>
                  <w:rPrChange w:id="4955" w:author="James Vu" w:date="2024-04-19T00:19:00Z">
                    <w:rPr>
                      <w:b/>
                      <w:bCs/>
                      <w:color w:val="000000"/>
                      <w:sz w:val="28"/>
                      <w:szCs w:val="28"/>
                    </w:rPr>
                  </w:rPrChange>
                </w:rPr>
                <w:t> </w:t>
              </w:r>
            </w:ins>
          </w:p>
        </w:tc>
        <w:tc>
          <w:tcPr>
            <w:tcW w:w="8358" w:type="dxa"/>
            <w:shd w:val="clear" w:color="auto" w:fill="auto"/>
            <w:noWrap/>
            <w:vAlign w:val="center"/>
            <w:hideMark/>
            <w:tcPrChange w:id="4956" w:author="James Vu" w:date="2024-04-19T00:20:00Z">
              <w:tcPr>
                <w:tcW w:w="8358" w:type="dxa"/>
                <w:shd w:val="clear" w:color="auto" w:fill="auto"/>
                <w:noWrap/>
                <w:vAlign w:val="center"/>
                <w:hideMark/>
              </w:tcPr>
            </w:tcPrChange>
          </w:tcPr>
          <w:p w14:paraId="018E6C04" w14:textId="77777777" w:rsidR="004D28C1" w:rsidRPr="003C02FF" w:rsidRDefault="004D28C1" w:rsidP="004D28C1">
            <w:pPr>
              <w:rPr>
                <w:ins w:id="4957" w:author="James Vu" w:date="2024-04-19T00:01:00Z"/>
                <w:color w:val="0D0D0D"/>
                <w:rPrChange w:id="4958" w:author="James Vu" w:date="2024-04-19T00:19:00Z">
                  <w:rPr>
                    <w:ins w:id="4959" w:author="James Vu" w:date="2024-04-19T00:01:00Z"/>
                    <w:color w:val="0D0D0D"/>
                    <w:sz w:val="28"/>
                    <w:szCs w:val="28"/>
                  </w:rPr>
                </w:rPrChange>
              </w:rPr>
            </w:pPr>
            <w:ins w:id="4960" w:author="James Vu" w:date="2024-04-19T00:01:00Z">
              <w:r w:rsidRPr="003C02FF">
                <w:rPr>
                  <w:color w:val="0D0D0D"/>
                  <w:rPrChange w:id="4961" w:author="James Vu" w:date="2024-04-19T00:19:00Z">
                    <w:rPr>
                      <w:color w:val="0D0D0D"/>
                      <w:sz w:val="28"/>
                      <w:szCs w:val="28"/>
                    </w:rPr>
                  </w:rPrChange>
                </w:rPr>
                <w:t>Thiết lập cảnh báo dựa trên các ngưỡng định trước.</w:t>
              </w:r>
            </w:ins>
          </w:p>
        </w:tc>
      </w:tr>
      <w:tr w:rsidR="003C02FF" w:rsidRPr="003C02FF" w14:paraId="2CA8A889" w14:textId="77777777" w:rsidTr="003C02FF">
        <w:trPr>
          <w:trHeight w:val="360"/>
          <w:ins w:id="4962" w:author="James Vu" w:date="2024-04-19T00:01:00Z"/>
          <w:trPrChange w:id="4963" w:author="James Vu" w:date="2024-04-19T00:20:00Z">
            <w:trPr>
              <w:trHeight w:val="360"/>
            </w:trPr>
          </w:trPrChange>
        </w:trPr>
        <w:tc>
          <w:tcPr>
            <w:tcW w:w="704" w:type="dxa"/>
            <w:shd w:val="clear" w:color="auto" w:fill="auto"/>
            <w:noWrap/>
            <w:vAlign w:val="center"/>
            <w:hideMark/>
            <w:tcPrChange w:id="4964" w:author="James Vu" w:date="2024-04-19T00:20:00Z">
              <w:tcPr>
                <w:tcW w:w="704" w:type="dxa"/>
                <w:shd w:val="clear" w:color="auto" w:fill="auto"/>
                <w:noWrap/>
                <w:vAlign w:val="center"/>
                <w:hideMark/>
              </w:tcPr>
            </w:tcPrChange>
          </w:tcPr>
          <w:p w14:paraId="5BF87754" w14:textId="77777777" w:rsidR="004D28C1" w:rsidRPr="003C02FF" w:rsidRDefault="004D28C1" w:rsidP="004D28C1">
            <w:pPr>
              <w:jc w:val="center"/>
              <w:rPr>
                <w:ins w:id="4965" w:author="James Vu" w:date="2024-04-19T00:01:00Z"/>
                <w:b/>
                <w:bCs/>
                <w:color w:val="000000"/>
                <w:rPrChange w:id="4966" w:author="James Vu" w:date="2024-04-19T00:19:00Z">
                  <w:rPr>
                    <w:ins w:id="4967" w:author="James Vu" w:date="2024-04-19T00:01:00Z"/>
                    <w:b/>
                    <w:bCs/>
                    <w:color w:val="000000"/>
                    <w:sz w:val="28"/>
                    <w:szCs w:val="28"/>
                  </w:rPr>
                </w:rPrChange>
              </w:rPr>
            </w:pPr>
            <w:ins w:id="4968" w:author="James Vu" w:date="2024-04-19T00:01:00Z">
              <w:r w:rsidRPr="003C02FF">
                <w:rPr>
                  <w:b/>
                  <w:bCs/>
                  <w:color w:val="000000"/>
                  <w:rPrChange w:id="4969" w:author="James Vu" w:date="2024-04-19T00:19:00Z">
                    <w:rPr>
                      <w:b/>
                      <w:bCs/>
                      <w:color w:val="000000"/>
                      <w:sz w:val="28"/>
                      <w:szCs w:val="28"/>
                    </w:rPr>
                  </w:rPrChange>
                </w:rPr>
                <w:t> </w:t>
              </w:r>
            </w:ins>
          </w:p>
        </w:tc>
        <w:tc>
          <w:tcPr>
            <w:tcW w:w="8358" w:type="dxa"/>
            <w:shd w:val="clear" w:color="auto" w:fill="auto"/>
            <w:noWrap/>
            <w:vAlign w:val="center"/>
            <w:hideMark/>
            <w:tcPrChange w:id="4970" w:author="James Vu" w:date="2024-04-19T00:20:00Z">
              <w:tcPr>
                <w:tcW w:w="8358" w:type="dxa"/>
                <w:shd w:val="clear" w:color="auto" w:fill="auto"/>
                <w:noWrap/>
                <w:vAlign w:val="center"/>
                <w:hideMark/>
              </w:tcPr>
            </w:tcPrChange>
          </w:tcPr>
          <w:p w14:paraId="6606C461" w14:textId="77777777" w:rsidR="004D28C1" w:rsidRPr="003C02FF" w:rsidRDefault="004D28C1" w:rsidP="004D28C1">
            <w:pPr>
              <w:rPr>
                <w:ins w:id="4971" w:author="James Vu" w:date="2024-04-19T00:01:00Z"/>
                <w:color w:val="0D0D0D"/>
                <w:rPrChange w:id="4972" w:author="James Vu" w:date="2024-04-19T00:19:00Z">
                  <w:rPr>
                    <w:ins w:id="4973" w:author="James Vu" w:date="2024-04-19T00:01:00Z"/>
                    <w:color w:val="0D0D0D"/>
                    <w:sz w:val="28"/>
                    <w:szCs w:val="28"/>
                  </w:rPr>
                </w:rPrChange>
              </w:rPr>
            </w:pPr>
            <w:ins w:id="4974" w:author="James Vu" w:date="2024-04-19T00:01:00Z">
              <w:r w:rsidRPr="003C02FF">
                <w:rPr>
                  <w:color w:val="0D0D0D"/>
                  <w:rPrChange w:id="4975" w:author="James Vu" w:date="2024-04-19T00:19:00Z">
                    <w:rPr>
                      <w:color w:val="0D0D0D"/>
                      <w:sz w:val="28"/>
                      <w:szCs w:val="28"/>
                    </w:rPr>
                  </w:rPrChange>
                </w:rPr>
                <w:t>Gửi thông báo qua email ... tới người dùng.</w:t>
              </w:r>
            </w:ins>
          </w:p>
        </w:tc>
      </w:tr>
      <w:tr w:rsidR="003C02FF" w:rsidRPr="003C02FF" w14:paraId="6170CE3C" w14:textId="77777777" w:rsidTr="003C02FF">
        <w:trPr>
          <w:trHeight w:val="360"/>
          <w:ins w:id="4976" w:author="James Vu" w:date="2024-04-19T00:01:00Z"/>
          <w:trPrChange w:id="4977" w:author="James Vu" w:date="2024-04-19T00:20:00Z">
            <w:trPr>
              <w:trHeight w:val="360"/>
            </w:trPr>
          </w:trPrChange>
        </w:trPr>
        <w:tc>
          <w:tcPr>
            <w:tcW w:w="704" w:type="dxa"/>
            <w:shd w:val="clear" w:color="auto" w:fill="auto"/>
            <w:noWrap/>
            <w:vAlign w:val="center"/>
            <w:hideMark/>
            <w:tcPrChange w:id="4978" w:author="James Vu" w:date="2024-04-19T00:20:00Z">
              <w:tcPr>
                <w:tcW w:w="704" w:type="dxa"/>
                <w:shd w:val="clear" w:color="auto" w:fill="auto"/>
                <w:noWrap/>
                <w:vAlign w:val="center"/>
                <w:hideMark/>
              </w:tcPr>
            </w:tcPrChange>
          </w:tcPr>
          <w:p w14:paraId="5D566DCE" w14:textId="77777777" w:rsidR="004D28C1" w:rsidRPr="003C02FF" w:rsidRDefault="004D28C1" w:rsidP="004D28C1">
            <w:pPr>
              <w:jc w:val="center"/>
              <w:rPr>
                <w:ins w:id="4979" w:author="James Vu" w:date="2024-04-19T00:01:00Z"/>
                <w:b/>
                <w:bCs/>
                <w:color w:val="000000"/>
                <w:rPrChange w:id="4980" w:author="James Vu" w:date="2024-04-19T00:19:00Z">
                  <w:rPr>
                    <w:ins w:id="4981" w:author="James Vu" w:date="2024-04-19T00:01:00Z"/>
                    <w:b/>
                    <w:bCs/>
                    <w:color w:val="000000"/>
                    <w:sz w:val="28"/>
                    <w:szCs w:val="28"/>
                  </w:rPr>
                </w:rPrChange>
              </w:rPr>
            </w:pPr>
            <w:ins w:id="4982" w:author="James Vu" w:date="2024-04-19T00:01:00Z">
              <w:r w:rsidRPr="003C02FF">
                <w:rPr>
                  <w:b/>
                  <w:bCs/>
                  <w:color w:val="000000"/>
                  <w:rPrChange w:id="4983" w:author="James Vu" w:date="2024-04-19T00:19:00Z">
                    <w:rPr>
                      <w:b/>
                      <w:bCs/>
                      <w:color w:val="000000"/>
                      <w:sz w:val="28"/>
                      <w:szCs w:val="28"/>
                    </w:rPr>
                  </w:rPrChange>
                </w:rPr>
                <w:t> </w:t>
              </w:r>
            </w:ins>
          </w:p>
        </w:tc>
        <w:tc>
          <w:tcPr>
            <w:tcW w:w="8358" w:type="dxa"/>
            <w:shd w:val="clear" w:color="auto" w:fill="auto"/>
            <w:noWrap/>
            <w:vAlign w:val="center"/>
            <w:hideMark/>
            <w:tcPrChange w:id="4984" w:author="James Vu" w:date="2024-04-19T00:20:00Z">
              <w:tcPr>
                <w:tcW w:w="8358" w:type="dxa"/>
                <w:shd w:val="clear" w:color="auto" w:fill="auto"/>
                <w:noWrap/>
                <w:vAlign w:val="center"/>
                <w:hideMark/>
              </w:tcPr>
            </w:tcPrChange>
          </w:tcPr>
          <w:p w14:paraId="57BF501A" w14:textId="77777777" w:rsidR="004D28C1" w:rsidRPr="003C02FF" w:rsidRDefault="004D28C1" w:rsidP="004D28C1">
            <w:pPr>
              <w:rPr>
                <w:ins w:id="4985" w:author="James Vu" w:date="2024-04-19T00:01:00Z"/>
                <w:color w:val="0D0D0D"/>
                <w:rPrChange w:id="4986" w:author="James Vu" w:date="2024-04-19T00:19:00Z">
                  <w:rPr>
                    <w:ins w:id="4987" w:author="James Vu" w:date="2024-04-19T00:01:00Z"/>
                    <w:color w:val="0D0D0D"/>
                    <w:sz w:val="28"/>
                    <w:szCs w:val="28"/>
                  </w:rPr>
                </w:rPrChange>
              </w:rPr>
            </w:pPr>
            <w:ins w:id="4988" w:author="James Vu" w:date="2024-04-19T00:01:00Z">
              <w:r w:rsidRPr="003C02FF">
                <w:rPr>
                  <w:color w:val="0D0D0D"/>
                  <w:rPrChange w:id="4989" w:author="James Vu" w:date="2024-04-19T00:19:00Z">
                    <w:rPr>
                      <w:color w:val="0D0D0D"/>
                      <w:sz w:val="28"/>
                      <w:szCs w:val="28"/>
                    </w:rPr>
                  </w:rPrChange>
                </w:rPr>
                <w:t>Tùy chỉnh cảnh báo theo người dùng và vai trò.</w:t>
              </w:r>
            </w:ins>
          </w:p>
        </w:tc>
      </w:tr>
      <w:tr w:rsidR="003C02FF" w:rsidRPr="003C02FF" w14:paraId="7650ED2F" w14:textId="77777777" w:rsidTr="003C02FF">
        <w:trPr>
          <w:trHeight w:val="360"/>
          <w:ins w:id="4990" w:author="James Vu" w:date="2024-04-19T00:01:00Z"/>
          <w:trPrChange w:id="4991" w:author="James Vu" w:date="2024-04-19T00:20:00Z">
            <w:trPr>
              <w:trHeight w:val="360"/>
            </w:trPr>
          </w:trPrChange>
        </w:trPr>
        <w:tc>
          <w:tcPr>
            <w:tcW w:w="704" w:type="dxa"/>
            <w:shd w:val="clear" w:color="auto" w:fill="auto"/>
            <w:noWrap/>
            <w:vAlign w:val="center"/>
            <w:hideMark/>
            <w:tcPrChange w:id="4992" w:author="James Vu" w:date="2024-04-19T00:20:00Z">
              <w:tcPr>
                <w:tcW w:w="704" w:type="dxa"/>
                <w:shd w:val="clear" w:color="auto" w:fill="auto"/>
                <w:noWrap/>
                <w:vAlign w:val="center"/>
                <w:hideMark/>
              </w:tcPr>
            </w:tcPrChange>
          </w:tcPr>
          <w:p w14:paraId="3FA4B701" w14:textId="77777777" w:rsidR="004D28C1" w:rsidRPr="003C02FF" w:rsidRDefault="004D28C1" w:rsidP="004D28C1">
            <w:pPr>
              <w:jc w:val="center"/>
              <w:rPr>
                <w:ins w:id="4993" w:author="James Vu" w:date="2024-04-19T00:01:00Z"/>
                <w:b/>
                <w:bCs/>
                <w:color w:val="000000"/>
                <w:rPrChange w:id="4994" w:author="James Vu" w:date="2024-04-19T00:19:00Z">
                  <w:rPr>
                    <w:ins w:id="4995" w:author="James Vu" w:date="2024-04-19T00:01:00Z"/>
                    <w:b/>
                    <w:bCs/>
                    <w:color w:val="000000"/>
                    <w:sz w:val="28"/>
                    <w:szCs w:val="28"/>
                  </w:rPr>
                </w:rPrChange>
              </w:rPr>
            </w:pPr>
            <w:ins w:id="4996" w:author="James Vu" w:date="2024-04-19T00:01:00Z">
              <w:r w:rsidRPr="003C02FF">
                <w:rPr>
                  <w:b/>
                  <w:bCs/>
                  <w:color w:val="000000"/>
                  <w:rPrChange w:id="4997" w:author="James Vu" w:date="2024-04-19T00:19:00Z">
                    <w:rPr>
                      <w:b/>
                      <w:bCs/>
                      <w:color w:val="000000"/>
                      <w:sz w:val="28"/>
                      <w:szCs w:val="28"/>
                    </w:rPr>
                  </w:rPrChange>
                </w:rPr>
                <w:t> </w:t>
              </w:r>
            </w:ins>
          </w:p>
        </w:tc>
        <w:tc>
          <w:tcPr>
            <w:tcW w:w="8358" w:type="dxa"/>
            <w:shd w:val="clear" w:color="auto" w:fill="auto"/>
            <w:noWrap/>
            <w:vAlign w:val="center"/>
            <w:hideMark/>
            <w:tcPrChange w:id="4998" w:author="James Vu" w:date="2024-04-19T00:20:00Z">
              <w:tcPr>
                <w:tcW w:w="8358" w:type="dxa"/>
                <w:shd w:val="clear" w:color="auto" w:fill="auto"/>
                <w:noWrap/>
                <w:vAlign w:val="center"/>
                <w:hideMark/>
              </w:tcPr>
            </w:tcPrChange>
          </w:tcPr>
          <w:p w14:paraId="2D0D67B9" w14:textId="77777777" w:rsidR="004D28C1" w:rsidRPr="003C02FF" w:rsidRDefault="004D28C1" w:rsidP="004D28C1">
            <w:pPr>
              <w:rPr>
                <w:ins w:id="4999" w:author="James Vu" w:date="2024-04-19T00:01:00Z"/>
                <w:color w:val="0D0D0D"/>
                <w:rPrChange w:id="5000" w:author="James Vu" w:date="2024-04-19T00:19:00Z">
                  <w:rPr>
                    <w:ins w:id="5001" w:author="James Vu" w:date="2024-04-19T00:01:00Z"/>
                    <w:color w:val="0D0D0D"/>
                    <w:sz w:val="28"/>
                    <w:szCs w:val="28"/>
                  </w:rPr>
                </w:rPrChange>
              </w:rPr>
            </w:pPr>
            <w:ins w:id="5002" w:author="James Vu" w:date="2024-04-19T00:01:00Z">
              <w:r w:rsidRPr="003C02FF">
                <w:rPr>
                  <w:color w:val="0D0D0D"/>
                  <w:rPrChange w:id="5003" w:author="James Vu" w:date="2024-04-19T00:19:00Z">
                    <w:rPr>
                      <w:color w:val="0D0D0D"/>
                      <w:sz w:val="28"/>
                      <w:szCs w:val="28"/>
                    </w:rPr>
                  </w:rPrChange>
                </w:rPr>
                <w:t>Theo dõi và phản hồi cảnh báo.</w:t>
              </w:r>
            </w:ins>
          </w:p>
        </w:tc>
      </w:tr>
      <w:tr w:rsidR="003C02FF" w:rsidRPr="003C02FF" w14:paraId="7A0FF414" w14:textId="77777777" w:rsidTr="003C02FF">
        <w:trPr>
          <w:trHeight w:val="360"/>
          <w:ins w:id="5004" w:author="James Vu" w:date="2024-04-19T00:01:00Z"/>
          <w:trPrChange w:id="5005" w:author="James Vu" w:date="2024-04-19T00:20:00Z">
            <w:trPr>
              <w:trHeight w:val="360"/>
            </w:trPr>
          </w:trPrChange>
        </w:trPr>
        <w:tc>
          <w:tcPr>
            <w:tcW w:w="704" w:type="dxa"/>
            <w:shd w:val="clear" w:color="auto" w:fill="auto"/>
            <w:noWrap/>
            <w:vAlign w:val="center"/>
            <w:hideMark/>
            <w:tcPrChange w:id="5006" w:author="James Vu" w:date="2024-04-19T00:20:00Z">
              <w:tcPr>
                <w:tcW w:w="704" w:type="dxa"/>
                <w:shd w:val="clear" w:color="auto" w:fill="auto"/>
                <w:noWrap/>
                <w:vAlign w:val="center"/>
                <w:hideMark/>
              </w:tcPr>
            </w:tcPrChange>
          </w:tcPr>
          <w:p w14:paraId="19A82122" w14:textId="77777777" w:rsidR="004D28C1" w:rsidRPr="003C02FF" w:rsidRDefault="004D28C1" w:rsidP="004D28C1">
            <w:pPr>
              <w:jc w:val="center"/>
              <w:rPr>
                <w:ins w:id="5007" w:author="James Vu" w:date="2024-04-19T00:01:00Z"/>
                <w:b/>
                <w:bCs/>
                <w:color w:val="000000"/>
                <w:rPrChange w:id="5008" w:author="James Vu" w:date="2024-04-19T00:19:00Z">
                  <w:rPr>
                    <w:ins w:id="5009" w:author="James Vu" w:date="2024-04-19T00:01:00Z"/>
                    <w:b/>
                    <w:bCs/>
                    <w:color w:val="000000"/>
                    <w:sz w:val="28"/>
                    <w:szCs w:val="28"/>
                  </w:rPr>
                </w:rPrChange>
              </w:rPr>
            </w:pPr>
            <w:ins w:id="5010" w:author="James Vu" w:date="2024-04-19T00:01:00Z">
              <w:r w:rsidRPr="003C02FF">
                <w:rPr>
                  <w:b/>
                  <w:bCs/>
                  <w:color w:val="000000"/>
                  <w:rPrChange w:id="5011" w:author="James Vu" w:date="2024-04-19T00:19:00Z">
                    <w:rPr>
                      <w:b/>
                      <w:bCs/>
                      <w:color w:val="000000"/>
                      <w:sz w:val="28"/>
                      <w:szCs w:val="28"/>
                    </w:rPr>
                  </w:rPrChange>
                </w:rPr>
                <w:t> </w:t>
              </w:r>
            </w:ins>
          </w:p>
        </w:tc>
        <w:tc>
          <w:tcPr>
            <w:tcW w:w="8358" w:type="dxa"/>
            <w:shd w:val="clear" w:color="auto" w:fill="auto"/>
            <w:noWrap/>
            <w:vAlign w:val="center"/>
            <w:hideMark/>
            <w:tcPrChange w:id="5012" w:author="James Vu" w:date="2024-04-19T00:20:00Z">
              <w:tcPr>
                <w:tcW w:w="8358" w:type="dxa"/>
                <w:shd w:val="clear" w:color="auto" w:fill="auto"/>
                <w:noWrap/>
                <w:vAlign w:val="center"/>
                <w:hideMark/>
              </w:tcPr>
            </w:tcPrChange>
          </w:tcPr>
          <w:p w14:paraId="620BCEF8" w14:textId="77777777" w:rsidR="004D28C1" w:rsidRPr="003C02FF" w:rsidRDefault="004D28C1" w:rsidP="004D28C1">
            <w:pPr>
              <w:rPr>
                <w:ins w:id="5013" w:author="James Vu" w:date="2024-04-19T00:01:00Z"/>
                <w:color w:val="0D0D0D"/>
                <w:rPrChange w:id="5014" w:author="James Vu" w:date="2024-04-19T00:19:00Z">
                  <w:rPr>
                    <w:ins w:id="5015" w:author="James Vu" w:date="2024-04-19T00:01:00Z"/>
                    <w:color w:val="0D0D0D"/>
                    <w:sz w:val="28"/>
                    <w:szCs w:val="28"/>
                  </w:rPr>
                </w:rPrChange>
              </w:rPr>
            </w:pPr>
            <w:ins w:id="5016" w:author="James Vu" w:date="2024-04-19T00:01:00Z">
              <w:r w:rsidRPr="003C02FF">
                <w:rPr>
                  <w:color w:val="0D0D0D"/>
                  <w:rPrChange w:id="5017" w:author="James Vu" w:date="2024-04-19T00:19:00Z">
                    <w:rPr>
                      <w:color w:val="0D0D0D"/>
                      <w:sz w:val="28"/>
                      <w:szCs w:val="28"/>
                    </w:rPr>
                  </w:rPrChange>
                </w:rPr>
                <w:t>Lưu trữ lịch sử cảnh báo và hành động liên quan.</w:t>
              </w:r>
            </w:ins>
          </w:p>
        </w:tc>
      </w:tr>
      <w:tr w:rsidR="003C02FF" w:rsidRPr="003C02FF" w14:paraId="6DC86BE7" w14:textId="77777777" w:rsidTr="003C02FF">
        <w:trPr>
          <w:trHeight w:val="360"/>
          <w:ins w:id="5018" w:author="James Vu" w:date="2024-04-19T00:01:00Z"/>
          <w:trPrChange w:id="5019" w:author="James Vu" w:date="2024-04-19T00:20:00Z">
            <w:trPr>
              <w:trHeight w:val="360"/>
            </w:trPr>
          </w:trPrChange>
        </w:trPr>
        <w:tc>
          <w:tcPr>
            <w:tcW w:w="704" w:type="dxa"/>
            <w:shd w:val="clear" w:color="auto" w:fill="auto"/>
            <w:noWrap/>
            <w:vAlign w:val="center"/>
            <w:hideMark/>
            <w:tcPrChange w:id="5020" w:author="James Vu" w:date="2024-04-19T00:20:00Z">
              <w:tcPr>
                <w:tcW w:w="704" w:type="dxa"/>
                <w:shd w:val="clear" w:color="auto" w:fill="auto"/>
                <w:noWrap/>
                <w:vAlign w:val="center"/>
                <w:hideMark/>
              </w:tcPr>
            </w:tcPrChange>
          </w:tcPr>
          <w:p w14:paraId="5113AA5C" w14:textId="77777777" w:rsidR="004D28C1" w:rsidRPr="003C02FF" w:rsidRDefault="004D28C1" w:rsidP="004D28C1">
            <w:pPr>
              <w:jc w:val="center"/>
              <w:rPr>
                <w:ins w:id="5021" w:author="James Vu" w:date="2024-04-19T00:01:00Z"/>
                <w:b/>
                <w:bCs/>
                <w:color w:val="000000"/>
                <w:rPrChange w:id="5022" w:author="James Vu" w:date="2024-04-19T00:19:00Z">
                  <w:rPr>
                    <w:ins w:id="5023" w:author="James Vu" w:date="2024-04-19T00:01:00Z"/>
                    <w:b/>
                    <w:bCs/>
                    <w:color w:val="000000"/>
                    <w:sz w:val="28"/>
                    <w:szCs w:val="28"/>
                  </w:rPr>
                </w:rPrChange>
              </w:rPr>
            </w:pPr>
            <w:ins w:id="5024" w:author="James Vu" w:date="2024-04-19T00:01:00Z">
              <w:r w:rsidRPr="003C02FF">
                <w:rPr>
                  <w:b/>
                  <w:bCs/>
                  <w:color w:val="000000"/>
                  <w:rPrChange w:id="5025" w:author="James Vu" w:date="2024-04-19T00:19:00Z">
                    <w:rPr>
                      <w:b/>
                      <w:bCs/>
                      <w:color w:val="000000"/>
                      <w:sz w:val="28"/>
                      <w:szCs w:val="28"/>
                    </w:rPr>
                  </w:rPrChange>
                </w:rPr>
                <w:t>12</w:t>
              </w:r>
            </w:ins>
          </w:p>
        </w:tc>
        <w:tc>
          <w:tcPr>
            <w:tcW w:w="8358" w:type="dxa"/>
            <w:shd w:val="clear" w:color="auto" w:fill="auto"/>
            <w:noWrap/>
            <w:vAlign w:val="center"/>
            <w:hideMark/>
            <w:tcPrChange w:id="5026" w:author="James Vu" w:date="2024-04-19T00:20:00Z">
              <w:tcPr>
                <w:tcW w:w="8358" w:type="dxa"/>
                <w:shd w:val="clear" w:color="auto" w:fill="auto"/>
                <w:noWrap/>
                <w:vAlign w:val="center"/>
                <w:hideMark/>
              </w:tcPr>
            </w:tcPrChange>
          </w:tcPr>
          <w:p w14:paraId="7A7B7870" w14:textId="77777777" w:rsidR="004D28C1" w:rsidRPr="003C02FF" w:rsidRDefault="004D28C1" w:rsidP="004D28C1">
            <w:pPr>
              <w:rPr>
                <w:ins w:id="5027" w:author="James Vu" w:date="2024-04-19T00:01:00Z"/>
                <w:b/>
                <w:bCs/>
                <w:color w:val="0D0D0D"/>
                <w:rPrChange w:id="5028" w:author="James Vu" w:date="2024-04-19T00:19:00Z">
                  <w:rPr>
                    <w:ins w:id="5029" w:author="James Vu" w:date="2024-04-19T00:01:00Z"/>
                    <w:b/>
                    <w:bCs/>
                    <w:color w:val="0D0D0D"/>
                    <w:sz w:val="28"/>
                    <w:szCs w:val="28"/>
                  </w:rPr>
                </w:rPrChange>
              </w:rPr>
            </w:pPr>
            <w:ins w:id="5030" w:author="James Vu" w:date="2024-04-19T00:01:00Z">
              <w:r w:rsidRPr="003C02FF">
                <w:rPr>
                  <w:b/>
                  <w:bCs/>
                  <w:color w:val="0D0D0D"/>
                  <w:rPrChange w:id="5031" w:author="James Vu" w:date="2024-04-19T00:19:00Z">
                    <w:rPr>
                      <w:b/>
                      <w:bCs/>
                      <w:color w:val="0D0D0D"/>
                      <w:sz w:val="28"/>
                      <w:szCs w:val="28"/>
                    </w:rPr>
                  </w:rPrChange>
                </w:rPr>
                <w:t>Quản lý sự cố và vấn đề</w:t>
              </w:r>
            </w:ins>
          </w:p>
        </w:tc>
      </w:tr>
      <w:tr w:rsidR="003C02FF" w:rsidRPr="003C02FF" w14:paraId="778A2DBA" w14:textId="77777777" w:rsidTr="003C02FF">
        <w:trPr>
          <w:trHeight w:val="360"/>
          <w:ins w:id="5032" w:author="James Vu" w:date="2024-04-19T00:01:00Z"/>
          <w:trPrChange w:id="5033" w:author="James Vu" w:date="2024-04-19T00:20:00Z">
            <w:trPr>
              <w:trHeight w:val="360"/>
            </w:trPr>
          </w:trPrChange>
        </w:trPr>
        <w:tc>
          <w:tcPr>
            <w:tcW w:w="704" w:type="dxa"/>
            <w:shd w:val="clear" w:color="auto" w:fill="auto"/>
            <w:noWrap/>
            <w:vAlign w:val="center"/>
            <w:hideMark/>
            <w:tcPrChange w:id="5034" w:author="James Vu" w:date="2024-04-19T00:20:00Z">
              <w:tcPr>
                <w:tcW w:w="704" w:type="dxa"/>
                <w:shd w:val="clear" w:color="auto" w:fill="auto"/>
                <w:noWrap/>
                <w:vAlign w:val="center"/>
                <w:hideMark/>
              </w:tcPr>
            </w:tcPrChange>
          </w:tcPr>
          <w:p w14:paraId="3CE0697D" w14:textId="77777777" w:rsidR="004D28C1" w:rsidRPr="003C02FF" w:rsidRDefault="004D28C1" w:rsidP="004D28C1">
            <w:pPr>
              <w:jc w:val="center"/>
              <w:rPr>
                <w:ins w:id="5035" w:author="James Vu" w:date="2024-04-19T00:01:00Z"/>
                <w:b/>
                <w:bCs/>
                <w:color w:val="000000"/>
                <w:rPrChange w:id="5036" w:author="James Vu" w:date="2024-04-19T00:19:00Z">
                  <w:rPr>
                    <w:ins w:id="5037" w:author="James Vu" w:date="2024-04-19T00:01:00Z"/>
                    <w:b/>
                    <w:bCs/>
                    <w:color w:val="000000"/>
                    <w:sz w:val="28"/>
                    <w:szCs w:val="28"/>
                  </w:rPr>
                </w:rPrChange>
              </w:rPr>
            </w:pPr>
            <w:ins w:id="5038" w:author="James Vu" w:date="2024-04-19T00:01:00Z">
              <w:r w:rsidRPr="003C02FF">
                <w:rPr>
                  <w:b/>
                  <w:bCs/>
                  <w:color w:val="000000"/>
                  <w:rPrChange w:id="5039" w:author="James Vu" w:date="2024-04-19T00:19:00Z">
                    <w:rPr>
                      <w:b/>
                      <w:bCs/>
                      <w:color w:val="000000"/>
                      <w:sz w:val="28"/>
                      <w:szCs w:val="28"/>
                    </w:rPr>
                  </w:rPrChange>
                </w:rPr>
                <w:t> </w:t>
              </w:r>
            </w:ins>
          </w:p>
        </w:tc>
        <w:tc>
          <w:tcPr>
            <w:tcW w:w="8358" w:type="dxa"/>
            <w:shd w:val="clear" w:color="auto" w:fill="auto"/>
            <w:noWrap/>
            <w:vAlign w:val="center"/>
            <w:hideMark/>
            <w:tcPrChange w:id="5040" w:author="James Vu" w:date="2024-04-19T00:20:00Z">
              <w:tcPr>
                <w:tcW w:w="8358" w:type="dxa"/>
                <w:shd w:val="clear" w:color="auto" w:fill="auto"/>
                <w:noWrap/>
                <w:vAlign w:val="center"/>
                <w:hideMark/>
              </w:tcPr>
            </w:tcPrChange>
          </w:tcPr>
          <w:p w14:paraId="083BC1E5" w14:textId="77777777" w:rsidR="004D28C1" w:rsidRPr="003C02FF" w:rsidRDefault="004D28C1" w:rsidP="004D28C1">
            <w:pPr>
              <w:rPr>
                <w:ins w:id="5041" w:author="James Vu" w:date="2024-04-19T00:01:00Z"/>
                <w:color w:val="0D0D0D"/>
                <w:rPrChange w:id="5042" w:author="James Vu" w:date="2024-04-19T00:19:00Z">
                  <w:rPr>
                    <w:ins w:id="5043" w:author="James Vu" w:date="2024-04-19T00:01:00Z"/>
                    <w:color w:val="0D0D0D"/>
                    <w:sz w:val="28"/>
                    <w:szCs w:val="28"/>
                  </w:rPr>
                </w:rPrChange>
              </w:rPr>
            </w:pPr>
            <w:ins w:id="5044" w:author="James Vu" w:date="2024-04-19T00:01:00Z">
              <w:r w:rsidRPr="003C02FF">
                <w:rPr>
                  <w:color w:val="0D0D0D"/>
                  <w:rPrChange w:id="5045" w:author="James Vu" w:date="2024-04-19T00:19:00Z">
                    <w:rPr>
                      <w:color w:val="0D0D0D"/>
                      <w:sz w:val="28"/>
                      <w:szCs w:val="28"/>
                    </w:rPr>
                  </w:rPrChange>
                </w:rPr>
                <w:t>Ghi nhận và phân loại sự cố.</w:t>
              </w:r>
            </w:ins>
          </w:p>
        </w:tc>
      </w:tr>
      <w:tr w:rsidR="003C02FF" w:rsidRPr="003C02FF" w14:paraId="6D1FCC74" w14:textId="77777777" w:rsidTr="003C02FF">
        <w:trPr>
          <w:trHeight w:val="360"/>
          <w:ins w:id="5046" w:author="James Vu" w:date="2024-04-19T00:01:00Z"/>
          <w:trPrChange w:id="5047" w:author="James Vu" w:date="2024-04-19T00:20:00Z">
            <w:trPr>
              <w:trHeight w:val="360"/>
            </w:trPr>
          </w:trPrChange>
        </w:trPr>
        <w:tc>
          <w:tcPr>
            <w:tcW w:w="704" w:type="dxa"/>
            <w:shd w:val="clear" w:color="auto" w:fill="auto"/>
            <w:noWrap/>
            <w:vAlign w:val="center"/>
            <w:hideMark/>
            <w:tcPrChange w:id="5048" w:author="James Vu" w:date="2024-04-19T00:20:00Z">
              <w:tcPr>
                <w:tcW w:w="704" w:type="dxa"/>
                <w:shd w:val="clear" w:color="auto" w:fill="auto"/>
                <w:noWrap/>
                <w:vAlign w:val="center"/>
                <w:hideMark/>
              </w:tcPr>
            </w:tcPrChange>
          </w:tcPr>
          <w:p w14:paraId="0B0939FA" w14:textId="77777777" w:rsidR="004D28C1" w:rsidRPr="003C02FF" w:rsidRDefault="004D28C1" w:rsidP="004D28C1">
            <w:pPr>
              <w:jc w:val="center"/>
              <w:rPr>
                <w:ins w:id="5049" w:author="James Vu" w:date="2024-04-19T00:01:00Z"/>
                <w:b/>
                <w:bCs/>
                <w:color w:val="000000"/>
                <w:rPrChange w:id="5050" w:author="James Vu" w:date="2024-04-19T00:19:00Z">
                  <w:rPr>
                    <w:ins w:id="5051" w:author="James Vu" w:date="2024-04-19T00:01:00Z"/>
                    <w:b/>
                    <w:bCs/>
                    <w:color w:val="000000"/>
                    <w:sz w:val="28"/>
                    <w:szCs w:val="28"/>
                  </w:rPr>
                </w:rPrChange>
              </w:rPr>
            </w:pPr>
            <w:ins w:id="5052" w:author="James Vu" w:date="2024-04-19T00:01:00Z">
              <w:r w:rsidRPr="003C02FF">
                <w:rPr>
                  <w:b/>
                  <w:bCs/>
                  <w:color w:val="000000"/>
                  <w:rPrChange w:id="5053" w:author="James Vu" w:date="2024-04-19T00:19:00Z">
                    <w:rPr>
                      <w:b/>
                      <w:bCs/>
                      <w:color w:val="000000"/>
                      <w:sz w:val="28"/>
                      <w:szCs w:val="28"/>
                    </w:rPr>
                  </w:rPrChange>
                </w:rPr>
                <w:t> </w:t>
              </w:r>
            </w:ins>
          </w:p>
        </w:tc>
        <w:tc>
          <w:tcPr>
            <w:tcW w:w="8358" w:type="dxa"/>
            <w:shd w:val="clear" w:color="auto" w:fill="auto"/>
            <w:noWrap/>
            <w:vAlign w:val="center"/>
            <w:hideMark/>
            <w:tcPrChange w:id="5054" w:author="James Vu" w:date="2024-04-19T00:20:00Z">
              <w:tcPr>
                <w:tcW w:w="8358" w:type="dxa"/>
                <w:shd w:val="clear" w:color="auto" w:fill="auto"/>
                <w:noWrap/>
                <w:vAlign w:val="center"/>
                <w:hideMark/>
              </w:tcPr>
            </w:tcPrChange>
          </w:tcPr>
          <w:p w14:paraId="7C01D39B" w14:textId="77777777" w:rsidR="004D28C1" w:rsidRPr="003C02FF" w:rsidRDefault="004D28C1" w:rsidP="004D28C1">
            <w:pPr>
              <w:rPr>
                <w:ins w:id="5055" w:author="James Vu" w:date="2024-04-19T00:01:00Z"/>
                <w:color w:val="0D0D0D"/>
                <w:rPrChange w:id="5056" w:author="James Vu" w:date="2024-04-19T00:19:00Z">
                  <w:rPr>
                    <w:ins w:id="5057" w:author="James Vu" w:date="2024-04-19T00:01:00Z"/>
                    <w:color w:val="0D0D0D"/>
                    <w:sz w:val="28"/>
                    <w:szCs w:val="28"/>
                  </w:rPr>
                </w:rPrChange>
              </w:rPr>
            </w:pPr>
            <w:ins w:id="5058" w:author="James Vu" w:date="2024-04-19T00:01:00Z">
              <w:r w:rsidRPr="003C02FF">
                <w:rPr>
                  <w:color w:val="0D0D0D"/>
                  <w:rPrChange w:id="5059" w:author="James Vu" w:date="2024-04-19T00:19:00Z">
                    <w:rPr>
                      <w:color w:val="0D0D0D"/>
                      <w:sz w:val="28"/>
                      <w:szCs w:val="28"/>
                    </w:rPr>
                  </w:rPrChange>
                </w:rPr>
                <w:t>Theo dõi tiến trình giải quyết sự cố.</w:t>
              </w:r>
            </w:ins>
          </w:p>
        </w:tc>
      </w:tr>
      <w:tr w:rsidR="003C02FF" w:rsidRPr="003C02FF" w14:paraId="4432D221" w14:textId="77777777" w:rsidTr="003C02FF">
        <w:trPr>
          <w:trHeight w:val="360"/>
          <w:ins w:id="5060" w:author="James Vu" w:date="2024-04-19T00:01:00Z"/>
          <w:trPrChange w:id="5061" w:author="James Vu" w:date="2024-04-19T00:20:00Z">
            <w:trPr>
              <w:trHeight w:val="360"/>
            </w:trPr>
          </w:trPrChange>
        </w:trPr>
        <w:tc>
          <w:tcPr>
            <w:tcW w:w="704" w:type="dxa"/>
            <w:shd w:val="clear" w:color="auto" w:fill="auto"/>
            <w:noWrap/>
            <w:vAlign w:val="center"/>
            <w:hideMark/>
            <w:tcPrChange w:id="5062" w:author="James Vu" w:date="2024-04-19T00:20:00Z">
              <w:tcPr>
                <w:tcW w:w="704" w:type="dxa"/>
                <w:shd w:val="clear" w:color="auto" w:fill="auto"/>
                <w:noWrap/>
                <w:vAlign w:val="center"/>
                <w:hideMark/>
              </w:tcPr>
            </w:tcPrChange>
          </w:tcPr>
          <w:p w14:paraId="77F37499" w14:textId="77777777" w:rsidR="004D28C1" w:rsidRPr="003C02FF" w:rsidRDefault="004D28C1" w:rsidP="004D28C1">
            <w:pPr>
              <w:jc w:val="center"/>
              <w:rPr>
                <w:ins w:id="5063" w:author="James Vu" w:date="2024-04-19T00:01:00Z"/>
                <w:b/>
                <w:bCs/>
                <w:color w:val="000000"/>
                <w:rPrChange w:id="5064" w:author="James Vu" w:date="2024-04-19T00:19:00Z">
                  <w:rPr>
                    <w:ins w:id="5065" w:author="James Vu" w:date="2024-04-19T00:01:00Z"/>
                    <w:b/>
                    <w:bCs/>
                    <w:color w:val="000000"/>
                    <w:sz w:val="28"/>
                    <w:szCs w:val="28"/>
                  </w:rPr>
                </w:rPrChange>
              </w:rPr>
            </w:pPr>
            <w:ins w:id="5066" w:author="James Vu" w:date="2024-04-19T00:01:00Z">
              <w:r w:rsidRPr="003C02FF">
                <w:rPr>
                  <w:b/>
                  <w:bCs/>
                  <w:color w:val="000000"/>
                  <w:rPrChange w:id="5067" w:author="James Vu" w:date="2024-04-19T00:19:00Z">
                    <w:rPr>
                      <w:b/>
                      <w:bCs/>
                      <w:color w:val="000000"/>
                      <w:sz w:val="28"/>
                      <w:szCs w:val="28"/>
                    </w:rPr>
                  </w:rPrChange>
                </w:rPr>
                <w:t> </w:t>
              </w:r>
            </w:ins>
          </w:p>
        </w:tc>
        <w:tc>
          <w:tcPr>
            <w:tcW w:w="8358" w:type="dxa"/>
            <w:shd w:val="clear" w:color="auto" w:fill="auto"/>
            <w:noWrap/>
            <w:vAlign w:val="center"/>
            <w:hideMark/>
            <w:tcPrChange w:id="5068" w:author="James Vu" w:date="2024-04-19T00:20:00Z">
              <w:tcPr>
                <w:tcW w:w="8358" w:type="dxa"/>
                <w:shd w:val="clear" w:color="auto" w:fill="auto"/>
                <w:noWrap/>
                <w:vAlign w:val="center"/>
                <w:hideMark/>
              </w:tcPr>
            </w:tcPrChange>
          </w:tcPr>
          <w:p w14:paraId="51CD1887" w14:textId="77777777" w:rsidR="004D28C1" w:rsidRPr="003C02FF" w:rsidRDefault="004D28C1" w:rsidP="004D28C1">
            <w:pPr>
              <w:rPr>
                <w:ins w:id="5069" w:author="James Vu" w:date="2024-04-19T00:01:00Z"/>
                <w:color w:val="0D0D0D"/>
                <w:rPrChange w:id="5070" w:author="James Vu" w:date="2024-04-19T00:19:00Z">
                  <w:rPr>
                    <w:ins w:id="5071" w:author="James Vu" w:date="2024-04-19T00:01:00Z"/>
                    <w:color w:val="0D0D0D"/>
                    <w:sz w:val="28"/>
                    <w:szCs w:val="28"/>
                  </w:rPr>
                </w:rPrChange>
              </w:rPr>
            </w:pPr>
            <w:ins w:id="5072" w:author="James Vu" w:date="2024-04-19T00:01:00Z">
              <w:r w:rsidRPr="003C02FF">
                <w:rPr>
                  <w:color w:val="0D0D0D"/>
                  <w:rPrChange w:id="5073" w:author="James Vu" w:date="2024-04-19T00:19:00Z">
                    <w:rPr>
                      <w:color w:val="0D0D0D"/>
                      <w:sz w:val="28"/>
                      <w:szCs w:val="28"/>
                    </w:rPr>
                  </w:rPrChange>
                </w:rPr>
                <w:t>Phân công trách nhiệm giải quyết sự cố.</w:t>
              </w:r>
            </w:ins>
          </w:p>
        </w:tc>
      </w:tr>
      <w:tr w:rsidR="003C02FF" w:rsidRPr="003C02FF" w14:paraId="385FBA49" w14:textId="77777777" w:rsidTr="003C02FF">
        <w:trPr>
          <w:trHeight w:val="360"/>
          <w:ins w:id="5074" w:author="James Vu" w:date="2024-04-19T00:01:00Z"/>
          <w:trPrChange w:id="5075" w:author="James Vu" w:date="2024-04-19T00:20:00Z">
            <w:trPr>
              <w:trHeight w:val="360"/>
            </w:trPr>
          </w:trPrChange>
        </w:trPr>
        <w:tc>
          <w:tcPr>
            <w:tcW w:w="704" w:type="dxa"/>
            <w:shd w:val="clear" w:color="auto" w:fill="auto"/>
            <w:noWrap/>
            <w:vAlign w:val="center"/>
            <w:hideMark/>
            <w:tcPrChange w:id="5076" w:author="James Vu" w:date="2024-04-19T00:20:00Z">
              <w:tcPr>
                <w:tcW w:w="704" w:type="dxa"/>
                <w:shd w:val="clear" w:color="auto" w:fill="auto"/>
                <w:noWrap/>
                <w:vAlign w:val="center"/>
                <w:hideMark/>
              </w:tcPr>
            </w:tcPrChange>
          </w:tcPr>
          <w:p w14:paraId="6CB402B8" w14:textId="77777777" w:rsidR="004D28C1" w:rsidRPr="003C02FF" w:rsidRDefault="004D28C1" w:rsidP="004D28C1">
            <w:pPr>
              <w:jc w:val="center"/>
              <w:rPr>
                <w:ins w:id="5077" w:author="James Vu" w:date="2024-04-19T00:01:00Z"/>
                <w:b/>
                <w:bCs/>
                <w:color w:val="000000"/>
                <w:rPrChange w:id="5078" w:author="James Vu" w:date="2024-04-19T00:19:00Z">
                  <w:rPr>
                    <w:ins w:id="5079" w:author="James Vu" w:date="2024-04-19T00:01:00Z"/>
                    <w:b/>
                    <w:bCs/>
                    <w:color w:val="000000"/>
                    <w:sz w:val="28"/>
                    <w:szCs w:val="28"/>
                  </w:rPr>
                </w:rPrChange>
              </w:rPr>
            </w:pPr>
            <w:ins w:id="5080" w:author="James Vu" w:date="2024-04-19T00:01:00Z">
              <w:r w:rsidRPr="003C02FF">
                <w:rPr>
                  <w:b/>
                  <w:bCs/>
                  <w:color w:val="000000"/>
                  <w:rPrChange w:id="5081" w:author="James Vu" w:date="2024-04-19T00:19:00Z">
                    <w:rPr>
                      <w:b/>
                      <w:bCs/>
                      <w:color w:val="000000"/>
                      <w:sz w:val="28"/>
                      <w:szCs w:val="28"/>
                    </w:rPr>
                  </w:rPrChange>
                </w:rPr>
                <w:t> </w:t>
              </w:r>
            </w:ins>
          </w:p>
        </w:tc>
        <w:tc>
          <w:tcPr>
            <w:tcW w:w="8358" w:type="dxa"/>
            <w:shd w:val="clear" w:color="auto" w:fill="auto"/>
            <w:noWrap/>
            <w:vAlign w:val="center"/>
            <w:hideMark/>
            <w:tcPrChange w:id="5082" w:author="James Vu" w:date="2024-04-19T00:20:00Z">
              <w:tcPr>
                <w:tcW w:w="8358" w:type="dxa"/>
                <w:shd w:val="clear" w:color="auto" w:fill="auto"/>
                <w:noWrap/>
                <w:vAlign w:val="center"/>
                <w:hideMark/>
              </w:tcPr>
            </w:tcPrChange>
          </w:tcPr>
          <w:p w14:paraId="50D938AA" w14:textId="77777777" w:rsidR="004D28C1" w:rsidRPr="003C02FF" w:rsidRDefault="004D28C1" w:rsidP="004D28C1">
            <w:pPr>
              <w:rPr>
                <w:ins w:id="5083" w:author="James Vu" w:date="2024-04-19T00:01:00Z"/>
                <w:color w:val="0D0D0D"/>
                <w:rPrChange w:id="5084" w:author="James Vu" w:date="2024-04-19T00:19:00Z">
                  <w:rPr>
                    <w:ins w:id="5085" w:author="James Vu" w:date="2024-04-19T00:01:00Z"/>
                    <w:color w:val="0D0D0D"/>
                    <w:sz w:val="28"/>
                    <w:szCs w:val="28"/>
                  </w:rPr>
                </w:rPrChange>
              </w:rPr>
            </w:pPr>
            <w:ins w:id="5086" w:author="James Vu" w:date="2024-04-19T00:01:00Z">
              <w:r w:rsidRPr="003C02FF">
                <w:rPr>
                  <w:color w:val="0D0D0D"/>
                  <w:rPrChange w:id="5087" w:author="James Vu" w:date="2024-04-19T00:19:00Z">
                    <w:rPr>
                      <w:color w:val="0D0D0D"/>
                      <w:sz w:val="28"/>
                      <w:szCs w:val="28"/>
                    </w:rPr>
                  </w:rPrChange>
                </w:rPr>
                <w:t>Báo cáo về hiệu quả giải quyết.</w:t>
              </w:r>
            </w:ins>
          </w:p>
        </w:tc>
      </w:tr>
      <w:tr w:rsidR="003C02FF" w:rsidRPr="003C02FF" w14:paraId="4FA38554" w14:textId="77777777" w:rsidTr="003C02FF">
        <w:trPr>
          <w:trHeight w:val="360"/>
          <w:ins w:id="5088" w:author="James Vu" w:date="2024-04-19T00:01:00Z"/>
          <w:trPrChange w:id="5089" w:author="James Vu" w:date="2024-04-19T00:20:00Z">
            <w:trPr>
              <w:trHeight w:val="360"/>
            </w:trPr>
          </w:trPrChange>
        </w:trPr>
        <w:tc>
          <w:tcPr>
            <w:tcW w:w="704" w:type="dxa"/>
            <w:shd w:val="clear" w:color="auto" w:fill="auto"/>
            <w:noWrap/>
            <w:vAlign w:val="center"/>
            <w:hideMark/>
            <w:tcPrChange w:id="5090" w:author="James Vu" w:date="2024-04-19T00:20:00Z">
              <w:tcPr>
                <w:tcW w:w="704" w:type="dxa"/>
                <w:shd w:val="clear" w:color="auto" w:fill="auto"/>
                <w:noWrap/>
                <w:vAlign w:val="center"/>
                <w:hideMark/>
              </w:tcPr>
            </w:tcPrChange>
          </w:tcPr>
          <w:p w14:paraId="4B7A44E8" w14:textId="77777777" w:rsidR="004D28C1" w:rsidRPr="003C02FF" w:rsidRDefault="004D28C1" w:rsidP="004D28C1">
            <w:pPr>
              <w:jc w:val="center"/>
              <w:rPr>
                <w:ins w:id="5091" w:author="James Vu" w:date="2024-04-19T00:01:00Z"/>
                <w:b/>
                <w:bCs/>
                <w:color w:val="000000"/>
                <w:rPrChange w:id="5092" w:author="James Vu" w:date="2024-04-19T00:19:00Z">
                  <w:rPr>
                    <w:ins w:id="5093" w:author="James Vu" w:date="2024-04-19T00:01:00Z"/>
                    <w:b/>
                    <w:bCs/>
                    <w:color w:val="000000"/>
                    <w:sz w:val="28"/>
                    <w:szCs w:val="28"/>
                  </w:rPr>
                </w:rPrChange>
              </w:rPr>
            </w:pPr>
            <w:ins w:id="5094" w:author="James Vu" w:date="2024-04-19T00:01:00Z">
              <w:r w:rsidRPr="003C02FF">
                <w:rPr>
                  <w:b/>
                  <w:bCs/>
                  <w:color w:val="000000"/>
                  <w:rPrChange w:id="5095" w:author="James Vu" w:date="2024-04-19T00:19:00Z">
                    <w:rPr>
                      <w:b/>
                      <w:bCs/>
                      <w:color w:val="000000"/>
                      <w:sz w:val="28"/>
                      <w:szCs w:val="28"/>
                    </w:rPr>
                  </w:rPrChange>
                </w:rPr>
                <w:t> </w:t>
              </w:r>
            </w:ins>
          </w:p>
        </w:tc>
        <w:tc>
          <w:tcPr>
            <w:tcW w:w="8358" w:type="dxa"/>
            <w:shd w:val="clear" w:color="auto" w:fill="auto"/>
            <w:noWrap/>
            <w:vAlign w:val="center"/>
            <w:hideMark/>
            <w:tcPrChange w:id="5096" w:author="James Vu" w:date="2024-04-19T00:20:00Z">
              <w:tcPr>
                <w:tcW w:w="8358" w:type="dxa"/>
                <w:shd w:val="clear" w:color="auto" w:fill="auto"/>
                <w:noWrap/>
                <w:vAlign w:val="center"/>
                <w:hideMark/>
              </w:tcPr>
            </w:tcPrChange>
          </w:tcPr>
          <w:p w14:paraId="2CB24F93" w14:textId="77777777" w:rsidR="004D28C1" w:rsidRPr="003C02FF" w:rsidRDefault="004D28C1" w:rsidP="004D28C1">
            <w:pPr>
              <w:rPr>
                <w:ins w:id="5097" w:author="James Vu" w:date="2024-04-19T00:01:00Z"/>
                <w:color w:val="0D0D0D"/>
                <w:rPrChange w:id="5098" w:author="James Vu" w:date="2024-04-19T00:19:00Z">
                  <w:rPr>
                    <w:ins w:id="5099" w:author="James Vu" w:date="2024-04-19T00:01:00Z"/>
                    <w:color w:val="0D0D0D"/>
                    <w:sz w:val="28"/>
                    <w:szCs w:val="28"/>
                  </w:rPr>
                </w:rPrChange>
              </w:rPr>
            </w:pPr>
            <w:ins w:id="5100" w:author="James Vu" w:date="2024-04-19T00:01:00Z">
              <w:r w:rsidRPr="003C02FF">
                <w:rPr>
                  <w:color w:val="0D0D0D"/>
                  <w:rPrChange w:id="5101" w:author="James Vu" w:date="2024-04-19T00:19:00Z">
                    <w:rPr>
                      <w:color w:val="0D0D0D"/>
                      <w:sz w:val="28"/>
                      <w:szCs w:val="28"/>
                    </w:rPr>
                  </w:rPrChange>
                </w:rPr>
                <w:t>Tích hợp với công cụ phân tích để tìm nguyên nhân gốc.</w:t>
              </w:r>
            </w:ins>
          </w:p>
        </w:tc>
      </w:tr>
      <w:tr w:rsidR="003C02FF" w:rsidRPr="003C02FF" w14:paraId="36F73876" w14:textId="77777777" w:rsidTr="003C02FF">
        <w:trPr>
          <w:trHeight w:val="360"/>
          <w:ins w:id="5102" w:author="James Vu" w:date="2024-04-19T00:01:00Z"/>
          <w:trPrChange w:id="5103" w:author="James Vu" w:date="2024-04-19T00:20:00Z">
            <w:trPr>
              <w:trHeight w:val="360"/>
            </w:trPr>
          </w:trPrChange>
        </w:trPr>
        <w:tc>
          <w:tcPr>
            <w:tcW w:w="704" w:type="dxa"/>
            <w:shd w:val="clear" w:color="auto" w:fill="auto"/>
            <w:noWrap/>
            <w:vAlign w:val="center"/>
            <w:hideMark/>
            <w:tcPrChange w:id="5104" w:author="James Vu" w:date="2024-04-19T00:20:00Z">
              <w:tcPr>
                <w:tcW w:w="704" w:type="dxa"/>
                <w:shd w:val="clear" w:color="auto" w:fill="auto"/>
                <w:noWrap/>
                <w:vAlign w:val="center"/>
                <w:hideMark/>
              </w:tcPr>
            </w:tcPrChange>
          </w:tcPr>
          <w:p w14:paraId="4F3ED9EE" w14:textId="77777777" w:rsidR="004D28C1" w:rsidRPr="003C02FF" w:rsidRDefault="004D28C1" w:rsidP="004D28C1">
            <w:pPr>
              <w:jc w:val="center"/>
              <w:rPr>
                <w:ins w:id="5105" w:author="James Vu" w:date="2024-04-19T00:01:00Z"/>
                <w:b/>
                <w:bCs/>
                <w:color w:val="000000"/>
                <w:rPrChange w:id="5106" w:author="James Vu" w:date="2024-04-19T00:19:00Z">
                  <w:rPr>
                    <w:ins w:id="5107" w:author="James Vu" w:date="2024-04-19T00:01:00Z"/>
                    <w:b/>
                    <w:bCs/>
                    <w:color w:val="000000"/>
                    <w:sz w:val="28"/>
                    <w:szCs w:val="28"/>
                  </w:rPr>
                </w:rPrChange>
              </w:rPr>
            </w:pPr>
            <w:ins w:id="5108" w:author="James Vu" w:date="2024-04-19T00:01:00Z">
              <w:r w:rsidRPr="003C02FF">
                <w:rPr>
                  <w:b/>
                  <w:bCs/>
                  <w:color w:val="000000"/>
                  <w:rPrChange w:id="5109" w:author="James Vu" w:date="2024-04-19T00:19:00Z">
                    <w:rPr>
                      <w:b/>
                      <w:bCs/>
                      <w:color w:val="000000"/>
                      <w:sz w:val="28"/>
                      <w:szCs w:val="28"/>
                    </w:rPr>
                  </w:rPrChange>
                </w:rPr>
                <w:lastRenderedPageBreak/>
                <w:t>13</w:t>
              </w:r>
            </w:ins>
          </w:p>
        </w:tc>
        <w:tc>
          <w:tcPr>
            <w:tcW w:w="8358" w:type="dxa"/>
            <w:shd w:val="clear" w:color="auto" w:fill="auto"/>
            <w:noWrap/>
            <w:vAlign w:val="center"/>
            <w:hideMark/>
            <w:tcPrChange w:id="5110" w:author="James Vu" w:date="2024-04-19T00:20:00Z">
              <w:tcPr>
                <w:tcW w:w="8358" w:type="dxa"/>
                <w:shd w:val="clear" w:color="auto" w:fill="auto"/>
                <w:noWrap/>
                <w:vAlign w:val="center"/>
                <w:hideMark/>
              </w:tcPr>
            </w:tcPrChange>
          </w:tcPr>
          <w:p w14:paraId="393B6750" w14:textId="77777777" w:rsidR="004D28C1" w:rsidRPr="003C02FF" w:rsidRDefault="004D28C1" w:rsidP="004D28C1">
            <w:pPr>
              <w:rPr>
                <w:ins w:id="5111" w:author="James Vu" w:date="2024-04-19T00:01:00Z"/>
                <w:b/>
                <w:bCs/>
                <w:color w:val="0D0D0D"/>
                <w:rPrChange w:id="5112" w:author="James Vu" w:date="2024-04-19T00:19:00Z">
                  <w:rPr>
                    <w:ins w:id="5113" w:author="James Vu" w:date="2024-04-19T00:01:00Z"/>
                    <w:b/>
                    <w:bCs/>
                    <w:color w:val="0D0D0D"/>
                    <w:sz w:val="28"/>
                    <w:szCs w:val="28"/>
                  </w:rPr>
                </w:rPrChange>
              </w:rPr>
            </w:pPr>
            <w:ins w:id="5114" w:author="James Vu" w:date="2024-04-19T00:01:00Z">
              <w:r w:rsidRPr="003C02FF">
                <w:rPr>
                  <w:b/>
                  <w:bCs/>
                  <w:color w:val="0D0D0D"/>
                  <w:rPrChange w:id="5115" w:author="James Vu" w:date="2024-04-19T00:19:00Z">
                    <w:rPr>
                      <w:b/>
                      <w:bCs/>
                      <w:color w:val="0D0D0D"/>
                      <w:sz w:val="28"/>
                      <w:szCs w:val="28"/>
                    </w:rPr>
                  </w:rPrChange>
                </w:rPr>
                <w:t>Quản lý chuỗi cung ứng</w:t>
              </w:r>
            </w:ins>
          </w:p>
        </w:tc>
      </w:tr>
      <w:tr w:rsidR="003C02FF" w:rsidRPr="003C02FF" w14:paraId="1A538391" w14:textId="77777777" w:rsidTr="003C02FF">
        <w:trPr>
          <w:trHeight w:val="360"/>
          <w:ins w:id="5116" w:author="James Vu" w:date="2024-04-19T00:01:00Z"/>
          <w:trPrChange w:id="5117" w:author="James Vu" w:date="2024-04-19T00:20:00Z">
            <w:trPr>
              <w:trHeight w:val="360"/>
            </w:trPr>
          </w:trPrChange>
        </w:trPr>
        <w:tc>
          <w:tcPr>
            <w:tcW w:w="704" w:type="dxa"/>
            <w:shd w:val="clear" w:color="auto" w:fill="auto"/>
            <w:noWrap/>
            <w:vAlign w:val="center"/>
            <w:hideMark/>
            <w:tcPrChange w:id="5118" w:author="James Vu" w:date="2024-04-19T00:20:00Z">
              <w:tcPr>
                <w:tcW w:w="704" w:type="dxa"/>
                <w:shd w:val="clear" w:color="auto" w:fill="auto"/>
                <w:noWrap/>
                <w:vAlign w:val="center"/>
                <w:hideMark/>
              </w:tcPr>
            </w:tcPrChange>
          </w:tcPr>
          <w:p w14:paraId="453DDCE3" w14:textId="77777777" w:rsidR="004D28C1" w:rsidRPr="003C02FF" w:rsidRDefault="004D28C1" w:rsidP="004D28C1">
            <w:pPr>
              <w:jc w:val="center"/>
              <w:rPr>
                <w:ins w:id="5119" w:author="James Vu" w:date="2024-04-19T00:01:00Z"/>
                <w:b/>
                <w:bCs/>
                <w:color w:val="000000"/>
                <w:rPrChange w:id="5120" w:author="James Vu" w:date="2024-04-19T00:19:00Z">
                  <w:rPr>
                    <w:ins w:id="5121" w:author="James Vu" w:date="2024-04-19T00:01:00Z"/>
                    <w:b/>
                    <w:bCs/>
                    <w:color w:val="000000"/>
                    <w:sz w:val="28"/>
                    <w:szCs w:val="28"/>
                  </w:rPr>
                </w:rPrChange>
              </w:rPr>
            </w:pPr>
            <w:ins w:id="5122" w:author="James Vu" w:date="2024-04-19T00:01:00Z">
              <w:r w:rsidRPr="003C02FF">
                <w:rPr>
                  <w:b/>
                  <w:bCs/>
                  <w:color w:val="000000"/>
                  <w:rPrChange w:id="5123" w:author="James Vu" w:date="2024-04-19T00:19:00Z">
                    <w:rPr>
                      <w:b/>
                      <w:bCs/>
                      <w:color w:val="000000"/>
                      <w:sz w:val="28"/>
                      <w:szCs w:val="28"/>
                    </w:rPr>
                  </w:rPrChange>
                </w:rPr>
                <w:t> </w:t>
              </w:r>
            </w:ins>
          </w:p>
        </w:tc>
        <w:tc>
          <w:tcPr>
            <w:tcW w:w="8358" w:type="dxa"/>
            <w:shd w:val="clear" w:color="auto" w:fill="auto"/>
            <w:noWrap/>
            <w:vAlign w:val="center"/>
            <w:hideMark/>
            <w:tcPrChange w:id="5124" w:author="James Vu" w:date="2024-04-19T00:20:00Z">
              <w:tcPr>
                <w:tcW w:w="8358" w:type="dxa"/>
                <w:shd w:val="clear" w:color="auto" w:fill="auto"/>
                <w:noWrap/>
                <w:vAlign w:val="center"/>
                <w:hideMark/>
              </w:tcPr>
            </w:tcPrChange>
          </w:tcPr>
          <w:p w14:paraId="714FB805" w14:textId="77777777" w:rsidR="004D28C1" w:rsidRPr="003C02FF" w:rsidRDefault="004D28C1" w:rsidP="004D28C1">
            <w:pPr>
              <w:rPr>
                <w:ins w:id="5125" w:author="James Vu" w:date="2024-04-19T00:01:00Z"/>
                <w:color w:val="0D0D0D"/>
                <w:rPrChange w:id="5126" w:author="James Vu" w:date="2024-04-19T00:19:00Z">
                  <w:rPr>
                    <w:ins w:id="5127" w:author="James Vu" w:date="2024-04-19T00:01:00Z"/>
                    <w:color w:val="0D0D0D"/>
                    <w:sz w:val="28"/>
                    <w:szCs w:val="28"/>
                  </w:rPr>
                </w:rPrChange>
              </w:rPr>
            </w:pPr>
            <w:ins w:id="5128" w:author="James Vu" w:date="2024-04-19T00:01:00Z">
              <w:r w:rsidRPr="003C02FF">
                <w:rPr>
                  <w:color w:val="0D0D0D"/>
                  <w:rPrChange w:id="5129" w:author="James Vu" w:date="2024-04-19T00:19:00Z">
                    <w:rPr>
                      <w:color w:val="0D0D0D"/>
                      <w:sz w:val="28"/>
                      <w:szCs w:val="28"/>
                    </w:rPr>
                  </w:rPrChange>
                </w:rPr>
                <w:t>Theo dõi nguồn gốc sản phẩm.</w:t>
              </w:r>
            </w:ins>
          </w:p>
        </w:tc>
      </w:tr>
      <w:tr w:rsidR="003C02FF" w:rsidRPr="003C02FF" w14:paraId="2C509458" w14:textId="77777777" w:rsidTr="003C02FF">
        <w:trPr>
          <w:trHeight w:val="360"/>
          <w:ins w:id="5130" w:author="James Vu" w:date="2024-04-19T00:01:00Z"/>
          <w:trPrChange w:id="5131" w:author="James Vu" w:date="2024-04-19T00:20:00Z">
            <w:trPr>
              <w:trHeight w:val="360"/>
            </w:trPr>
          </w:trPrChange>
        </w:trPr>
        <w:tc>
          <w:tcPr>
            <w:tcW w:w="704" w:type="dxa"/>
            <w:shd w:val="clear" w:color="auto" w:fill="auto"/>
            <w:noWrap/>
            <w:vAlign w:val="center"/>
            <w:hideMark/>
            <w:tcPrChange w:id="5132" w:author="James Vu" w:date="2024-04-19T00:20:00Z">
              <w:tcPr>
                <w:tcW w:w="704" w:type="dxa"/>
                <w:shd w:val="clear" w:color="auto" w:fill="auto"/>
                <w:noWrap/>
                <w:vAlign w:val="center"/>
                <w:hideMark/>
              </w:tcPr>
            </w:tcPrChange>
          </w:tcPr>
          <w:p w14:paraId="10EB0CCC" w14:textId="77777777" w:rsidR="004D28C1" w:rsidRPr="003C02FF" w:rsidRDefault="004D28C1" w:rsidP="004D28C1">
            <w:pPr>
              <w:jc w:val="center"/>
              <w:rPr>
                <w:ins w:id="5133" w:author="James Vu" w:date="2024-04-19T00:01:00Z"/>
                <w:b/>
                <w:bCs/>
                <w:color w:val="000000"/>
                <w:rPrChange w:id="5134" w:author="James Vu" w:date="2024-04-19T00:19:00Z">
                  <w:rPr>
                    <w:ins w:id="5135" w:author="James Vu" w:date="2024-04-19T00:01:00Z"/>
                    <w:b/>
                    <w:bCs/>
                    <w:color w:val="000000"/>
                    <w:sz w:val="28"/>
                    <w:szCs w:val="28"/>
                  </w:rPr>
                </w:rPrChange>
              </w:rPr>
            </w:pPr>
            <w:ins w:id="5136" w:author="James Vu" w:date="2024-04-19T00:01:00Z">
              <w:r w:rsidRPr="003C02FF">
                <w:rPr>
                  <w:b/>
                  <w:bCs/>
                  <w:color w:val="000000"/>
                  <w:rPrChange w:id="5137" w:author="James Vu" w:date="2024-04-19T00:19:00Z">
                    <w:rPr>
                      <w:b/>
                      <w:bCs/>
                      <w:color w:val="000000"/>
                      <w:sz w:val="28"/>
                      <w:szCs w:val="28"/>
                    </w:rPr>
                  </w:rPrChange>
                </w:rPr>
                <w:t> </w:t>
              </w:r>
            </w:ins>
          </w:p>
        </w:tc>
        <w:tc>
          <w:tcPr>
            <w:tcW w:w="8358" w:type="dxa"/>
            <w:shd w:val="clear" w:color="auto" w:fill="auto"/>
            <w:noWrap/>
            <w:vAlign w:val="center"/>
            <w:hideMark/>
            <w:tcPrChange w:id="5138" w:author="James Vu" w:date="2024-04-19T00:20:00Z">
              <w:tcPr>
                <w:tcW w:w="8358" w:type="dxa"/>
                <w:shd w:val="clear" w:color="auto" w:fill="auto"/>
                <w:noWrap/>
                <w:vAlign w:val="center"/>
                <w:hideMark/>
              </w:tcPr>
            </w:tcPrChange>
          </w:tcPr>
          <w:p w14:paraId="2456ADA7" w14:textId="77777777" w:rsidR="004D28C1" w:rsidRPr="003C02FF" w:rsidRDefault="004D28C1" w:rsidP="004D28C1">
            <w:pPr>
              <w:rPr>
                <w:ins w:id="5139" w:author="James Vu" w:date="2024-04-19T00:01:00Z"/>
                <w:color w:val="0D0D0D"/>
                <w:rPrChange w:id="5140" w:author="James Vu" w:date="2024-04-19T00:19:00Z">
                  <w:rPr>
                    <w:ins w:id="5141" w:author="James Vu" w:date="2024-04-19T00:01:00Z"/>
                    <w:color w:val="0D0D0D"/>
                    <w:sz w:val="28"/>
                    <w:szCs w:val="28"/>
                  </w:rPr>
                </w:rPrChange>
              </w:rPr>
            </w:pPr>
            <w:ins w:id="5142" w:author="James Vu" w:date="2024-04-19T00:01:00Z">
              <w:r w:rsidRPr="003C02FF">
                <w:rPr>
                  <w:color w:val="0D0D0D"/>
                  <w:rPrChange w:id="5143" w:author="James Vu" w:date="2024-04-19T00:19:00Z">
                    <w:rPr>
                      <w:color w:val="0D0D0D"/>
                      <w:sz w:val="28"/>
                      <w:szCs w:val="28"/>
                    </w:rPr>
                  </w:rPrChange>
                </w:rPr>
                <w:t>Quản lý thông tin chuỗi cung ứng.</w:t>
              </w:r>
            </w:ins>
          </w:p>
        </w:tc>
      </w:tr>
      <w:tr w:rsidR="003C02FF" w:rsidRPr="003C02FF" w14:paraId="5EF90691" w14:textId="77777777" w:rsidTr="003C02FF">
        <w:trPr>
          <w:trHeight w:val="360"/>
          <w:ins w:id="5144" w:author="James Vu" w:date="2024-04-19T00:01:00Z"/>
          <w:trPrChange w:id="5145" w:author="James Vu" w:date="2024-04-19T00:20:00Z">
            <w:trPr>
              <w:trHeight w:val="360"/>
            </w:trPr>
          </w:trPrChange>
        </w:trPr>
        <w:tc>
          <w:tcPr>
            <w:tcW w:w="704" w:type="dxa"/>
            <w:shd w:val="clear" w:color="auto" w:fill="auto"/>
            <w:noWrap/>
            <w:vAlign w:val="center"/>
            <w:hideMark/>
            <w:tcPrChange w:id="5146" w:author="James Vu" w:date="2024-04-19T00:20:00Z">
              <w:tcPr>
                <w:tcW w:w="704" w:type="dxa"/>
                <w:shd w:val="clear" w:color="auto" w:fill="auto"/>
                <w:noWrap/>
                <w:vAlign w:val="center"/>
                <w:hideMark/>
              </w:tcPr>
            </w:tcPrChange>
          </w:tcPr>
          <w:p w14:paraId="2A57C20C" w14:textId="77777777" w:rsidR="004D28C1" w:rsidRPr="003C02FF" w:rsidRDefault="004D28C1" w:rsidP="004D28C1">
            <w:pPr>
              <w:jc w:val="center"/>
              <w:rPr>
                <w:ins w:id="5147" w:author="James Vu" w:date="2024-04-19T00:01:00Z"/>
                <w:b/>
                <w:bCs/>
                <w:color w:val="000000"/>
                <w:rPrChange w:id="5148" w:author="James Vu" w:date="2024-04-19T00:19:00Z">
                  <w:rPr>
                    <w:ins w:id="5149" w:author="James Vu" w:date="2024-04-19T00:01:00Z"/>
                    <w:b/>
                    <w:bCs/>
                    <w:color w:val="000000"/>
                    <w:sz w:val="28"/>
                    <w:szCs w:val="28"/>
                  </w:rPr>
                </w:rPrChange>
              </w:rPr>
            </w:pPr>
            <w:ins w:id="5150" w:author="James Vu" w:date="2024-04-19T00:01:00Z">
              <w:r w:rsidRPr="003C02FF">
                <w:rPr>
                  <w:b/>
                  <w:bCs/>
                  <w:color w:val="000000"/>
                  <w:rPrChange w:id="5151" w:author="James Vu" w:date="2024-04-19T00:19:00Z">
                    <w:rPr>
                      <w:b/>
                      <w:bCs/>
                      <w:color w:val="000000"/>
                      <w:sz w:val="28"/>
                      <w:szCs w:val="28"/>
                    </w:rPr>
                  </w:rPrChange>
                </w:rPr>
                <w:t> </w:t>
              </w:r>
            </w:ins>
          </w:p>
        </w:tc>
        <w:tc>
          <w:tcPr>
            <w:tcW w:w="8358" w:type="dxa"/>
            <w:shd w:val="clear" w:color="auto" w:fill="auto"/>
            <w:noWrap/>
            <w:vAlign w:val="center"/>
            <w:hideMark/>
            <w:tcPrChange w:id="5152" w:author="James Vu" w:date="2024-04-19T00:20:00Z">
              <w:tcPr>
                <w:tcW w:w="8358" w:type="dxa"/>
                <w:shd w:val="clear" w:color="auto" w:fill="auto"/>
                <w:noWrap/>
                <w:vAlign w:val="center"/>
                <w:hideMark/>
              </w:tcPr>
            </w:tcPrChange>
          </w:tcPr>
          <w:p w14:paraId="03BC042E" w14:textId="77777777" w:rsidR="004D28C1" w:rsidRPr="003C02FF" w:rsidRDefault="004D28C1" w:rsidP="004D28C1">
            <w:pPr>
              <w:rPr>
                <w:ins w:id="5153" w:author="James Vu" w:date="2024-04-19T00:01:00Z"/>
                <w:color w:val="0D0D0D"/>
                <w:rPrChange w:id="5154" w:author="James Vu" w:date="2024-04-19T00:19:00Z">
                  <w:rPr>
                    <w:ins w:id="5155" w:author="James Vu" w:date="2024-04-19T00:01:00Z"/>
                    <w:color w:val="0D0D0D"/>
                    <w:sz w:val="28"/>
                    <w:szCs w:val="28"/>
                  </w:rPr>
                </w:rPrChange>
              </w:rPr>
            </w:pPr>
            <w:ins w:id="5156" w:author="James Vu" w:date="2024-04-19T00:01:00Z">
              <w:r w:rsidRPr="003C02FF">
                <w:rPr>
                  <w:color w:val="0D0D0D"/>
                  <w:rPrChange w:id="5157" w:author="James Vu" w:date="2024-04-19T00:19:00Z">
                    <w:rPr>
                      <w:color w:val="0D0D0D"/>
                      <w:sz w:val="28"/>
                      <w:szCs w:val="28"/>
                    </w:rPr>
                  </w:rPrChange>
                </w:rPr>
                <w:t>Báo cáo hiệu quả chuỗi cung ứng.</w:t>
              </w:r>
            </w:ins>
          </w:p>
        </w:tc>
      </w:tr>
      <w:tr w:rsidR="003C02FF" w:rsidRPr="003C02FF" w14:paraId="16C47955" w14:textId="77777777" w:rsidTr="003C02FF">
        <w:trPr>
          <w:trHeight w:val="360"/>
          <w:ins w:id="5158" w:author="James Vu" w:date="2024-04-19T00:01:00Z"/>
          <w:trPrChange w:id="5159" w:author="James Vu" w:date="2024-04-19T00:20:00Z">
            <w:trPr>
              <w:trHeight w:val="360"/>
            </w:trPr>
          </w:trPrChange>
        </w:trPr>
        <w:tc>
          <w:tcPr>
            <w:tcW w:w="704" w:type="dxa"/>
            <w:shd w:val="clear" w:color="auto" w:fill="auto"/>
            <w:noWrap/>
            <w:vAlign w:val="center"/>
            <w:hideMark/>
            <w:tcPrChange w:id="5160" w:author="James Vu" w:date="2024-04-19T00:20:00Z">
              <w:tcPr>
                <w:tcW w:w="704" w:type="dxa"/>
                <w:shd w:val="clear" w:color="auto" w:fill="auto"/>
                <w:noWrap/>
                <w:vAlign w:val="center"/>
                <w:hideMark/>
              </w:tcPr>
            </w:tcPrChange>
          </w:tcPr>
          <w:p w14:paraId="127DC8D0" w14:textId="77777777" w:rsidR="004D28C1" w:rsidRPr="003C02FF" w:rsidRDefault="004D28C1" w:rsidP="004D28C1">
            <w:pPr>
              <w:jc w:val="center"/>
              <w:rPr>
                <w:ins w:id="5161" w:author="James Vu" w:date="2024-04-19T00:01:00Z"/>
                <w:b/>
                <w:bCs/>
                <w:color w:val="000000"/>
                <w:rPrChange w:id="5162" w:author="James Vu" w:date="2024-04-19T00:19:00Z">
                  <w:rPr>
                    <w:ins w:id="5163" w:author="James Vu" w:date="2024-04-19T00:01:00Z"/>
                    <w:b/>
                    <w:bCs/>
                    <w:color w:val="000000"/>
                    <w:sz w:val="28"/>
                    <w:szCs w:val="28"/>
                  </w:rPr>
                </w:rPrChange>
              </w:rPr>
            </w:pPr>
            <w:ins w:id="5164" w:author="James Vu" w:date="2024-04-19T00:01:00Z">
              <w:r w:rsidRPr="003C02FF">
                <w:rPr>
                  <w:b/>
                  <w:bCs/>
                  <w:color w:val="000000"/>
                  <w:rPrChange w:id="5165" w:author="James Vu" w:date="2024-04-19T00:19:00Z">
                    <w:rPr>
                      <w:b/>
                      <w:bCs/>
                      <w:color w:val="000000"/>
                      <w:sz w:val="28"/>
                      <w:szCs w:val="28"/>
                    </w:rPr>
                  </w:rPrChange>
                </w:rPr>
                <w:t> </w:t>
              </w:r>
            </w:ins>
          </w:p>
        </w:tc>
        <w:tc>
          <w:tcPr>
            <w:tcW w:w="8358" w:type="dxa"/>
            <w:shd w:val="clear" w:color="auto" w:fill="auto"/>
            <w:noWrap/>
            <w:vAlign w:val="center"/>
            <w:hideMark/>
            <w:tcPrChange w:id="5166" w:author="James Vu" w:date="2024-04-19T00:20:00Z">
              <w:tcPr>
                <w:tcW w:w="8358" w:type="dxa"/>
                <w:shd w:val="clear" w:color="auto" w:fill="auto"/>
                <w:noWrap/>
                <w:vAlign w:val="center"/>
                <w:hideMark/>
              </w:tcPr>
            </w:tcPrChange>
          </w:tcPr>
          <w:p w14:paraId="7E8D88C2" w14:textId="77777777" w:rsidR="004D28C1" w:rsidRPr="003C02FF" w:rsidRDefault="004D28C1" w:rsidP="004D28C1">
            <w:pPr>
              <w:rPr>
                <w:ins w:id="5167" w:author="James Vu" w:date="2024-04-19T00:01:00Z"/>
                <w:color w:val="0D0D0D"/>
                <w:rPrChange w:id="5168" w:author="James Vu" w:date="2024-04-19T00:19:00Z">
                  <w:rPr>
                    <w:ins w:id="5169" w:author="James Vu" w:date="2024-04-19T00:01:00Z"/>
                    <w:color w:val="0D0D0D"/>
                    <w:sz w:val="28"/>
                    <w:szCs w:val="28"/>
                  </w:rPr>
                </w:rPrChange>
              </w:rPr>
            </w:pPr>
            <w:ins w:id="5170" w:author="James Vu" w:date="2024-04-19T00:01:00Z">
              <w:r w:rsidRPr="003C02FF">
                <w:rPr>
                  <w:color w:val="0D0D0D"/>
                  <w:rPrChange w:id="5171" w:author="James Vu" w:date="2024-04-19T00:19:00Z">
                    <w:rPr>
                      <w:color w:val="0D0D0D"/>
                      <w:sz w:val="28"/>
                      <w:szCs w:val="28"/>
                    </w:rPr>
                  </w:rPrChange>
                </w:rPr>
                <w:t>Cảnh báo về sự cố trong chuỗi cung ứng.</w:t>
              </w:r>
            </w:ins>
          </w:p>
        </w:tc>
      </w:tr>
      <w:tr w:rsidR="003C02FF" w:rsidRPr="003C02FF" w14:paraId="402E573D" w14:textId="77777777" w:rsidTr="003C02FF">
        <w:trPr>
          <w:trHeight w:val="360"/>
          <w:ins w:id="5172" w:author="James Vu" w:date="2024-04-19T00:01:00Z"/>
          <w:trPrChange w:id="5173" w:author="James Vu" w:date="2024-04-19T00:20:00Z">
            <w:trPr>
              <w:trHeight w:val="360"/>
            </w:trPr>
          </w:trPrChange>
        </w:trPr>
        <w:tc>
          <w:tcPr>
            <w:tcW w:w="704" w:type="dxa"/>
            <w:shd w:val="clear" w:color="auto" w:fill="auto"/>
            <w:noWrap/>
            <w:vAlign w:val="center"/>
            <w:hideMark/>
            <w:tcPrChange w:id="5174" w:author="James Vu" w:date="2024-04-19T00:20:00Z">
              <w:tcPr>
                <w:tcW w:w="704" w:type="dxa"/>
                <w:shd w:val="clear" w:color="auto" w:fill="auto"/>
                <w:noWrap/>
                <w:vAlign w:val="center"/>
                <w:hideMark/>
              </w:tcPr>
            </w:tcPrChange>
          </w:tcPr>
          <w:p w14:paraId="0A6F794A" w14:textId="77777777" w:rsidR="004D28C1" w:rsidRPr="003C02FF" w:rsidRDefault="004D28C1" w:rsidP="004D28C1">
            <w:pPr>
              <w:jc w:val="center"/>
              <w:rPr>
                <w:ins w:id="5175" w:author="James Vu" w:date="2024-04-19T00:01:00Z"/>
                <w:b/>
                <w:bCs/>
                <w:color w:val="000000"/>
                <w:rPrChange w:id="5176" w:author="James Vu" w:date="2024-04-19T00:19:00Z">
                  <w:rPr>
                    <w:ins w:id="5177" w:author="James Vu" w:date="2024-04-19T00:01:00Z"/>
                    <w:b/>
                    <w:bCs/>
                    <w:color w:val="000000"/>
                    <w:sz w:val="28"/>
                    <w:szCs w:val="28"/>
                  </w:rPr>
                </w:rPrChange>
              </w:rPr>
            </w:pPr>
            <w:ins w:id="5178" w:author="James Vu" w:date="2024-04-19T00:01:00Z">
              <w:r w:rsidRPr="003C02FF">
                <w:rPr>
                  <w:b/>
                  <w:bCs/>
                  <w:color w:val="000000"/>
                  <w:rPrChange w:id="5179" w:author="James Vu" w:date="2024-04-19T00:19:00Z">
                    <w:rPr>
                      <w:b/>
                      <w:bCs/>
                      <w:color w:val="000000"/>
                      <w:sz w:val="28"/>
                      <w:szCs w:val="28"/>
                    </w:rPr>
                  </w:rPrChange>
                </w:rPr>
                <w:t> </w:t>
              </w:r>
            </w:ins>
          </w:p>
        </w:tc>
        <w:tc>
          <w:tcPr>
            <w:tcW w:w="8358" w:type="dxa"/>
            <w:shd w:val="clear" w:color="auto" w:fill="auto"/>
            <w:noWrap/>
            <w:vAlign w:val="center"/>
            <w:hideMark/>
            <w:tcPrChange w:id="5180" w:author="James Vu" w:date="2024-04-19T00:20:00Z">
              <w:tcPr>
                <w:tcW w:w="8358" w:type="dxa"/>
                <w:shd w:val="clear" w:color="auto" w:fill="auto"/>
                <w:noWrap/>
                <w:vAlign w:val="center"/>
                <w:hideMark/>
              </w:tcPr>
            </w:tcPrChange>
          </w:tcPr>
          <w:p w14:paraId="718CC354" w14:textId="77777777" w:rsidR="004D28C1" w:rsidRPr="003C02FF" w:rsidRDefault="004D28C1" w:rsidP="004D28C1">
            <w:pPr>
              <w:rPr>
                <w:ins w:id="5181" w:author="James Vu" w:date="2024-04-19T00:01:00Z"/>
                <w:color w:val="0D0D0D"/>
                <w:rPrChange w:id="5182" w:author="James Vu" w:date="2024-04-19T00:19:00Z">
                  <w:rPr>
                    <w:ins w:id="5183" w:author="James Vu" w:date="2024-04-19T00:01:00Z"/>
                    <w:color w:val="0D0D0D"/>
                    <w:sz w:val="28"/>
                    <w:szCs w:val="28"/>
                  </w:rPr>
                </w:rPrChange>
              </w:rPr>
            </w:pPr>
            <w:ins w:id="5184" w:author="James Vu" w:date="2024-04-19T00:01:00Z">
              <w:r w:rsidRPr="003C02FF">
                <w:rPr>
                  <w:color w:val="0D0D0D"/>
                  <w:rPrChange w:id="5185" w:author="James Vu" w:date="2024-04-19T00:19:00Z">
                    <w:rPr>
                      <w:color w:val="0D0D0D"/>
                      <w:sz w:val="28"/>
                      <w:szCs w:val="28"/>
                    </w:rPr>
                  </w:rPrChange>
                </w:rPr>
                <w:t>Phân tích và tối ưu hóa chuỗi cung ứng.</w:t>
              </w:r>
            </w:ins>
          </w:p>
        </w:tc>
      </w:tr>
      <w:tr w:rsidR="003C02FF" w:rsidRPr="003C02FF" w14:paraId="7C4D8D40" w14:textId="77777777" w:rsidTr="003C02FF">
        <w:trPr>
          <w:trHeight w:val="360"/>
          <w:ins w:id="5186" w:author="James Vu" w:date="2024-04-19T00:01:00Z"/>
          <w:trPrChange w:id="5187" w:author="James Vu" w:date="2024-04-19T00:20:00Z">
            <w:trPr>
              <w:trHeight w:val="360"/>
            </w:trPr>
          </w:trPrChange>
        </w:trPr>
        <w:tc>
          <w:tcPr>
            <w:tcW w:w="704" w:type="dxa"/>
            <w:shd w:val="clear" w:color="auto" w:fill="auto"/>
            <w:noWrap/>
            <w:vAlign w:val="center"/>
            <w:hideMark/>
            <w:tcPrChange w:id="5188" w:author="James Vu" w:date="2024-04-19T00:20:00Z">
              <w:tcPr>
                <w:tcW w:w="704" w:type="dxa"/>
                <w:shd w:val="clear" w:color="auto" w:fill="auto"/>
                <w:noWrap/>
                <w:vAlign w:val="center"/>
                <w:hideMark/>
              </w:tcPr>
            </w:tcPrChange>
          </w:tcPr>
          <w:p w14:paraId="4CD5A463" w14:textId="77777777" w:rsidR="004D28C1" w:rsidRPr="003C02FF" w:rsidRDefault="004D28C1" w:rsidP="004D28C1">
            <w:pPr>
              <w:jc w:val="center"/>
              <w:rPr>
                <w:ins w:id="5189" w:author="James Vu" w:date="2024-04-19T00:01:00Z"/>
                <w:b/>
                <w:bCs/>
                <w:color w:val="000000"/>
                <w:rPrChange w:id="5190" w:author="James Vu" w:date="2024-04-19T00:19:00Z">
                  <w:rPr>
                    <w:ins w:id="5191" w:author="James Vu" w:date="2024-04-19T00:01:00Z"/>
                    <w:b/>
                    <w:bCs/>
                    <w:color w:val="000000"/>
                    <w:sz w:val="28"/>
                    <w:szCs w:val="28"/>
                  </w:rPr>
                </w:rPrChange>
              </w:rPr>
            </w:pPr>
            <w:ins w:id="5192" w:author="James Vu" w:date="2024-04-19T00:01:00Z">
              <w:r w:rsidRPr="003C02FF">
                <w:rPr>
                  <w:b/>
                  <w:bCs/>
                  <w:color w:val="000000"/>
                  <w:rPrChange w:id="5193" w:author="James Vu" w:date="2024-04-19T00:19:00Z">
                    <w:rPr>
                      <w:b/>
                      <w:bCs/>
                      <w:color w:val="000000"/>
                      <w:sz w:val="28"/>
                      <w:szCs w:val="28"/>
                    </w:rPr>
                  </w:rPrChange>
                </w:rPr>
                <w:t>14</w:t>
              </w:r>
            </w:ins>
          </w:p>
        </w:tc>
        <w:tc>
          <w:tcPr>
            <w:tcW w:w="8358" w:type="dxa"/>
            <w:shd w:val="clear" w:color="auto" w:fill="auto"/>
            <w:noWrap/>
            <w:vAlign w:val="center"/>
            <w:hideMark/>
            <w:tcPrChange w:id="5194" w:author="James Vu" w:date="2024-04-19T00:20:00Z">
              <w:tcPr>
                <w:tcW w:w="8358" w:type="dxa"/>
                <w:shd w:val="clear" w:color="auto" w:fill="auto"/>
                <w:noWrap/>
                <w:vAlign w:val="center"/>
                <w:hideMark/>
              </w:tcPr>
            </w:tcPrChange>
          </w:tcPr>
          <w:p w14:paraId="3B105304" w14:textId="77777777" w:rsidR="004D28C1" w:rsidRPr="003C02FF" w:rsidRDefault="004D28C1" w:rsidP="004D28C1">
            <w:pPr>
              <w:rPr>
                <w:ins w:id="5195" w:author="James Vu" w:date="2024-04-19T00:01:00Z"/>
                <w:b/>
                <w:bCs/>
                <w:color w:val="0D0D0D"/>
                <w:rPrChange w:id="5196" w:author="James Vu" w:date="2024-04-19T00:19:00Z">
                  <w:rPr>
                    <w:ins w:id="5197" w:author="James Vu" w:date="2024-04-19T00:01:00Z"/>
                    <w:b/>
                    <w:bCs/>
                    <w:color w:val="0D0D0D"/>
                    <w:sz w:val="28"/>
                    <w:szCs w:val="28"/>
                  </w:rPr>
                </w:rPrChange>
              </w:rPr>
            </w:pPr>
            <w:ins w:id="5198" w:author="James Vu" w:date="2024-04-19T00:01:00Z">
              <w:r w:rsidRPr="003C02FF">
                <w:rPr>
                  <w:b/>
                  <w:bCs/>
                  <w:color w:val="0D0D0D"/>
                  <w:rPrChange w:id="5199" w:author="James Vu" w:date="2024-04-19T00:19:00Z">
                    <w:rPr>
                      <w:b/>
                      <w:bCs/>
                      <w:color w:val="0D0D0D"/>
                      <w:sz w:val="28"/>
                      <w:szCs w:val="28"/>
                    </w:rPr>
                  </w:rPrChange>
                </w:rPr>
                <w:t>Hỗ trợ quyết định</w:t>
              </w:r>
            </w:ins>
          </w:p>
        </w:tc>
      </w:tr>
      <w:tr w:rsidR="003C02FF" w:rsidRPr="003C02FF" w14:paraId="562E53C8" w14:textId="77777777" w:rsidTr="003C02FF">
        <w:trPr>
          <w:trHeight w:val="360"/>
          <w:ins w:id="5200" w:author="James Vu" w:date="2024-04-19T00:01:00Z"/>
          <w:trPrChange w:id="5201" w:author="James Vu" w:date="2024-04-19T00:20:00Z">
            <w:trPr>
              <w:trHeight w:val="360"/>
            </w:trPr>
          </w:trPrChange>
        </w:trPr>
        <w:tc>
          <w:tcPr>
            <w:tcW w:w="704" w:type="dxa"/>
            <w:shd w:val="clear" w:color="auto" w:fill="auto"/>
            <w:noWrap/>
            <w:vAlign w:val="center"/>
            <w:hideMark/>
            <w:tcPrChange w:id="5202" w:author="James Vu" w:date="2024-04-19T00:20:00Z">
              <w:tcPr>
                <w:tcW w:w="704" w:type="dxa"/>
                <w:shd w:val="clear" w:color="auto" w:fill="auto"/>
                <w:noWrap/>
                <w:vAlign w:val="center"/>
                <w:hideMark/>
              </w:tcPr>
            </w:tcPrChange>
          </w:tcPr>
          <w:p w14:paraId="4630D76C" w14:textId="77777777" w:rsidR="004D28C1" w:rsidRPr="003C02FF" w:rsidRDefault="004D28C1" w:rsidP="004D28C1">
            <w:pPr>
              <w:jc w:val="center"/>
              <w:rPr>
                <w:ins w:id="5203" w:author="James Vu" w:date="2024-04-19T00:01:00Z"/>
                <w:b/>
                <w:bCs/>
                <w:color w:val="000000"/>
                <w:rPrChange w:id="5204" w:author="James Vu" w:date="2024-04-19T00:19:00Z">
                  <w:rPr>
                    <w:ins w:id="5205" w:author="James Vu" w:date="2024-04-19T00:01:00Z"/>
                    <w:b/>
                    <w:bCs/>
                    <w:color w:val="000000"/>
                    <w:sz w:val="28"/>
                    <w:szCs w:val="28"/>
                  </w:rPr>
                </w:rPrChange>
              </w:rPr>
            </w:pPr>
            <w:ins w:id="5206" w:author="James Vu" w:date="2024-04-19T00:01:00Z">
              <w:r w:rsidRPr="003C02FF">
                <w:rPr>
                  <w:b/>
                  <w:bCs/>
                  <w:color w:val="000000"/>
                  <w:rPrChange w:id="5207" w:author="James Vu" w:date="2024-04-19T00:19:00Z">
                    <w:rPr>
                      <w:b/>
                      <w:bCs/>
                      <w:color w:val="000000"/>
                      <w:sz w:val="28"/>
                      <w:szCs w:val="28"/>
                    </w:rPr>
                  </w:rPrChange>
                </w:rPr>
                <w:t> </w:t>
              </w:r>
            </w:ins>
          </w:p>
        </w:tc>
        <w:tc>
          <w:tcPr>
            <w:tcW w:w="8358" w:type="dxa"/>
            <w:shd w:val="clear" w:color="auto" w:fill="auto"/>
            <w:noWrap/>
            <w:vAlign w:val="center"/>
            <w:hideMark/>
            <w:tcPrChange w:id="5208" w:author="James Vu" w:date="2024-04-19T00:20:00Z">
              <w:tcPr>
                <w:tcW w:w="8358" w:type="dxa"/>
                <w:shd w:val="clear" w:color="auto" w:fill="auto"/>
                <w:noWrap/>
                <w:vAlign w:val="center"/>
                <w:hideMark/>
              </w:tcPr>
            </w:tcPrChange>
          </w:tcPr>
          <w:p w14:paraId="5AC517C9" w14:textId="77777777" w:rsidR="004D28C1" w:rsidRPr="003C02FF" w:rsidRDefault="004D28C1" w:rsidP="004D28C1">
            <w:pPr>
              <w:rPr>
                <w:ins w:id="5209" w:author="James Vu" w:date="2024-04-19T00:01:00Z"/>
                <w:color w:val="0D0D0D"/>
                <w:rPrChange w:id="5210" w:author="James Vu" w:date="2024-04-19T00:19:00Z">
                  <w:rPr>
                    <w:ins w:id="5211" w:author="James Vu" w:date="2024-04-19T00:01:00Z"/>
                    <w:color w:val="0D0D0D"/>
                    <w:sz w:val="28"/>
                    <w:szCs w:val="28"/>
                  </w:rPr>
                </w:rPrChange>
              </w:rPr>
            </w:pPr>
            <w:ins w:id="5212" w:author="James Vu" w:date="2024-04-19T00:01:00Z">
              <w:r w:rsidRPr="003C02FF">
                <w:rPr>
                  <w:color w:val="0D0D0D"/>
                  <w:rPrChange w:id="5213" w:author="James Vu" w:date="2024-04-19T00:19:00Z">
                    <w:rPr>
                      <w:color w:val="0D0D0D"/>
                      <w:sz w:val="28"/>
                      <w:szCs w:val="28"/>
                    </w:rPr>
                  </w:rPrChange>
                </w:rPr>
                <w:t>Công cụ phân tích dữ liệu để hỗ trợ quyết định.</w:t>
              </w:r>
            </w:ins>
          </w:p>
        </w:tc>
      </w:tr>
      <w:tr w:rsidR="003C02FF" w:rsidRPr="003C02FF" w14:paraId="21A06EB2" w14:textId="77777777" w:rsidTr="003C02FF">
        <w:trPr>
          <w:trHeight w:val="360"/>
          <w:ins w:id="5214" w:author="James Vu" w:date="2024-04-19T00:01:00Z"/>
          <w:trPrChange w:id="5215" w:author="James Vu" w:date="2024-04-19T00:20:00Z">
            <w:trPr>
              <w:trHeight w:val="360"/>
            </w:trPr>
          </w:trPrChange>
        </w:trPr>
        <w:tc>
          <w:tcPr>
            <w:tcW w:w="704" w:type="dxa"/>
            <w:shd w:val="clear" w:color="auto" w:fill="auto"/>
            <w:noWrap/>
            <w:vAlign w:val="center"/>
            <w:hideMark/>
            <w:tcPrChange w:id="5216" w:author="James Vu" w:date="2024-04-19T00:20:00Z">
              <w:tcPr>
                <w:tcW w:w="704" w:type="dxa"/>
                <w:shd w:val="clear" w:color="auto" w:fill="auto"/>
                <w:noWrap/>
                <w:vAlign w:val="center"/>
                <w:hideMark/>
              </w:tcPr>
            </w:tcPrChange>
          </w:tcPr>
          <w:p w14:paraId="4A5110B9" w14:textId="77777777" w:rsidR="004D28C1" w:rsidRPr="003C02FF" w:rsidRDefault="004D28C1" w:rsidP="004D28C1">
            <w:pPr>
              <w:jc w:val="center"/>
              <w:rPr>
                <w:ins w:id="5217" w:author="James Vu" w:date="2024-04-19T00:01:00Z"/>
                <w:b/>
                <w:bCs/>
                <w:color w:val="000000"/>
                <w:rPrChange w:id="5218" w:author="James Vu" w:date="2024-04-19T00:19:00Z">
                  <w:rPr>
                    <w:ins w:id="5219" w:author="James Vu" w:date="2024-04-19T00:01:00Z"/>
                    <w:b/>
                    <w:bCs/>
                    <w:color w:val="000000"/>
                    <w:sz w:val="28"/>
                    <w:szCs w:val="28"/>
                  </w:rPr>
                </w:rPrChange>
              </w:rPr>
            </w:pPr>
            <w:ins w:id="5220" w:author="James Vu" w:date="2024-04-19T00:01:00Z">
              <w:r w:rsidRPr="003C02FF">
                <w:rPr>
                  <w:b/>
                  <w:bCs/>
                  <w:color w:val="000000"/>
                  <w:rPrChange w:id="5221" w:author="James Vu" w:date="2024-04-19T00:19:00Z">
                    <w:rPr>
                      <w:b/>
                      <w:bCs/>
                      <w:color w:val="000000"/>
                      <w:sz w:val="28"/>
                      <w:szCs w:val="28"/>
                    </w:rPr>
                  </w:rPrChange>
                </w:rPr>
                <w:t> </w:t>
              </w:r>
            </w:ins>
          </w:p>
        </w:tc>
        <w:tc>
          <w:tcPr>
            <w:tcW w:w="8358" w:type="dxa"/>
            <w:shd w:val="clear" w:color="auto" w:fill="auto"/>
            <w:noWrap/>
            <w:vAlign w:val="center"/>
            <w:hideMark/>
            <w:tcPrChange w:id="5222" w:author="James Vu" w:date="2024-04-19T00:20:00Z">
              <w:tcPr>
                <w:tcW w:w="8358" w:type="dxa"/>
                <w:shd w:val="clear" w:color="auto" w:fill="auto"/>
                <w:noWrap/>
                <w:vAlign w:val="center"/>
                <w:hideMark/>
              </w:tcPr>
            </w:tcPrChange>
          </w:tcPr>
          <w:p w14:paraId="22FB66B8" w14:textId="77777777" w:rsidR="004D28C1" w:rsidRPr="003C02FF" w:rsidRDefault="004D28C1" w:rsidP="004D28C1">
            <w:pPr>
              <w:rPr>
                <w:ins w:id="5223" w:author="James Vu" w:date="2024-04-19T00:01:00Z"/>
                <w:color w:val="0D0D0D"/>
                <w:rPrChange w:id="5224" w:author="James Vu" w:date="2024-04-19T00:19:00Z">
                  <w:rPr>
                    <w:ins w:id="5225" w:author="James Vu" w:date="2024-04-19T00:01:00Z"/>
                    <w:color w:val="0D0D0D"/>
                    <w:sz w:val="28"/>
                    <w:szCs w:val="28"/>
                  </w:rPr>
                </w:rPrChange>
              </w:rPr>
            </w:pPr>
            <w:ins w:id="5226" w:author="James Vu" w:date="2024-04-19T00:01:00Z">
              <w:r w:rsidRPr="003C02FF">
                <w:rPr>
                  <w:color w:val="0D0D0D"/>
                  <w:rPrChange w:id="5227" w:author="James Vu" w:date="2024-04-19T00:19:00Z">
                    <w:rPr>
                      <w:color w:val="0D0D0D"/>
                      <w:sz w:val="28"/>
                      <w:szCs w:val="28"/>
                    </w:rPr>
                  </w:rPrChange>
                </w:rPr>
                <w:t>Mô hình dự báo và kịch bản.</w:t>
              </w:r>
            </w:ins>
          </w:p>
        </w:tc>
      </w:tr>
      <w:tr w:rsidR="003C02FF" w:rsidRPr="003C02FF" w14:paraId="20B33894" w14:textId="77777777" w:rsidTr="003C02FF">
        <w:trPr>
          <w:trHeight w:val="360"/>
          <w:ins w:id="5228" w:author="James Vu" w:date="2024-04-19T00:01:00Z"/>
          <w:trPrChange w:id="5229" w:author="James Vu" w:date="2024-04-19T00:20:00Z">
            <w:trPr>
              <w:trHeight w:val="360"/>
            </w:trPr>
          </w:trPrChange>
        </w:trPr>
        <w:tc>
          <w:tcPr>
            <w:tcW w:w="704" w:type="dxa"/>
            <w:shd w:val="clear" w:color="auto" w:fill="auto"/>
            <w:noWrap/>
            <w:vAlign w:val="center"/>
            <w:hideMark/>
            <w:tcPrChange w:id="5230" w:author="James Vu" w:date="2024-04-19T00:20:00Z">
              <w:tcPr>
                <w:tcW w:w="704" w:type="dxa"/>
                <w:shd w:val="clear" w:color="auto" w:fill="auto"/>
                <w:noWrap/>
                <w:vAlign w:val="center"/>
                <w:hideMark/>
              </w:tcPr>
            </w:tcPrChange>
          </w:tcPr>
          <w:p w14:paraId="22C371F1" w14:textId="77777777" w:rsidR="004D28C1" w:rsidRPr="003C02FF" w:rsidRDefault="004D28C1" w:rsidP="004D28C1">
            <w:pPr>
              <w:jc w:val="center"/>
              <w:rPr>
                <w:ins w:id="5231" w:author="James Vu" w:date="2024-04-19T00:01:00Z"/>
                <w:b/>
                <w:bCs/>
                <w:color w:val="000000"/>
                <w:rPrChange w:id="5232" w:author="James Vu" w:date="2024-04-19T00:19:00Z">
                  <w:rPr>
                    <w:ins w:id="5233" w:author="James Vu" w:date="2024-04-19T00:01:00Z"/>
                    <w:b/>
                    <w:bCs/>
                    <w:color w:val="000000"/>
                    <w:sz w:val="28"/>
                    <w:szCs w:val="28"/>
                  </w:rPr>
                </w:rPrChange>
              </w:rPr>
            </w:pPr>
            <w:ins w:id="5234" w:author="James Vu" w:date="2024-04-19T00:01:00Z">
              <w:r w:rsidRPr="003C02FF">
                <w:rPr>
                  <w:b/>
                  <w:bCs/>
                  <w:color w:val="000000"/>
                  <w:rPrChange w:id="5235" w:author="James Vu" w:date="2024-04-19T00:19:00Z">
                    <w:rPr>
                      <w:b/>
                      <w:bCs/>
                      <w:color w:val="000000"/>
                      <w:sz w:val="28"/>
                      <w:szCs w:val="28"/>
                    </w:rPr>
                  </w:rPrChange>
                </w:rPr>
                <w:t> </w:t>
              </w:r>
            </w:ins>
          </w:p>
        </w:tc>
        <w:tc>
          <w:tcPr>
            <w:tcW w:w="8358" w:type="dxa"/>
            <w:shd w:val="clear" w:color="auto" w:fill="auto"/>
            <w:noWrap/>
            <w:vAlign w:val="center"/>
            <w:hideMark/>
            <w:tcPrChange w:id="5236" w:author="James Vu" w:date="2024-04-19T00:20:00Z">
              <w:tcPr>
                <w:tcW w:w="8358" w:type="dxa"/>
                <w:shd w:val="clear" w:color="auto" w:fill="auto"/>
                <w:noWrap/>
                <w:vAlign w:val="center"/>
                <w:hideMark/>
              </w:tcPr>
            </w:tcPrChange>
          </w:tcPr>
          <w:p w14:paraId="3EF6E4C5" w14:textId="77777777" w:rsidR="004D28C1" w:rsidRPr="003C02FF" w:rsidRDefault="004D28C1" w:rsidP="004D28C1">
            <w:pPr>
              <w:rPr>
                <w:ins w:id="5237" w:author="James Vu" w:date="2024-04-19T00:01:00Z"/>
                <w:color w:val="0D0D0D"/>
                <w:rPrChange w:id="5238" w:author="James Vu" w:date="2024-04-19T00:19:00Z">
                  <w:rPr>
                    <w:ins w:id="5239" w:author="James Vu" w:date="2024-04-19T00:01:00Z"/>
                    <w:color w:val="0D0D0D"/>
                    <w:sz w:val="28"/>
                    <w:szCs w:val="28"/>
                  </w:rPr>
                </w:rPrChange>
              </w:rPr>
            </w:pPr>
            <w:ins w:id="5240" w:author="James Vu" w:date="2024-04-19T00:01:00Z">
              <w:r w:rsidRPr="003C02FF">
                <w:rPr>
                  <w:color w:val="0D0D0D"/>
                  <w:rPrChange w:id="5241" w:author="James Vu" w:date="2024-04-19T00:19:00Z">
                    <w:rPr>
                      <w:color w:val="0D0D0D"/>
                      <w:sz w:val="28"/>
                      <w:szCs w:val="28"/>
                    </w:rPr>
                  </w:rPrChange>
                </w:rPr>
                <w:t>Dashboard tùy chỉnh cho các nhà quản lý.</w:t>
              </w:r>
            </w:ins>
          </w:p>
        </w:tc>
      </w:tr>
      <w:tr w:rsidR="003C02FF" w:rsidRPr="003C02FF" w14:paraId="1C201AA0" w14:textId="77777777" w:rsidTr="003C02FF">
        <w:trPr>
          <w:trHeight w:val="360"/>
          <w:ins w:id="5242" w:author="James Vu" w:date="2024-04-19T00:01:00Z"/>
          <w:trPrChange w:id="5243" w:author="James Vu" w:date="2024-04-19T00:20:00Z">
            <w:trPr>
              <w:trHeight w:val="360"/>
            </w:trPr>
          </w:trPrChange>
        </w:trPr>
        <w:tc>
          <w:tcPr>
            <w:tcW w:w="704" w:type="dxa"/>
            <w:shd w:val="clear" w:color="auto" w:fill="auto"/>
            <w:noWrap/>
            <w:vAlign w:val="center"/>
            <w:hideMark/>
            <w:tcPrChange w:id="5244" w:author="James Vu" w:date="2024-04-19T00:20:00Z">
              <w:tcPr>
                <w:tcW w:w="704" w:type="dxa"/>
                <w:shd w:val="clear" w:color="auto" w:fill="auto"/>
                <w:noWrap/>
                <w:vAlign w:val="center"/>
                <w:hideMark/>
              </w:tcPr>
            </w:tcPrChange>
          </w:tcPr>
          <w:p w14:paraId="168E4588" w14:textId="77777777" w:rsidR="004D28C1" w:rsidRPr="003C02FF" w:rsidRDefault="004D28C1" w:rsidP="004D28C1">
            <w:pPr>
              <w:jc w:val="center"/>
              <w:rPr>
                <w:ins w:id="5245" w:author="James Vu" w:date="2024-04-19T00:01:00Z"/>
                <w:b/>
                <w:bCs/>
                <w:color w:val="000000"/>
                <w:rPrChange w:id="5246" w:author="James Vu" w:date="2024-04-19T00:19:00Z">
                  <w:rPr>
                    <w:ins w:id="5247" w:author="James Vu" w:date="2024-04-19T00:01:00Z"/>
                    <w:b/>
                    <w:bCs/>
                    <w:color w:val="000000"/>
                    <w:sz w:val="28"/>
                    <w:szCs w:val="28"/>
                  </w:rPr>
                </w:rPrChange>
              </w:rPr>
            </w:pPr>
            <w:ins w:id="5248" w:author="James Vu" w:date="2024-04-19T00:01:00Z">
              <w:r w:rsidRPr="003C02FF">
                <w:rPr>
                  <w:b/>
                  <w:bCs/>
                  <w:color w:val="000000"/>
                  <w:rPrChange w:id="5249" w:author="James Vu" w:date="2024-04-19T00:19:00Z">
                    <w:rPr>
                      <w:b/>
                      <w:bCs/>
                      <w:color w:val="000000"/>
                      <w:sz w:val="28"/>
                      <w:szCs w:val="28"/>
                    </w:rPr>
                  </w:rPrChange>
                </w:rPr>
                <w:t> </w:t>
              </w:r>
            </w:ins>
          </w:p>
        </w:tc>
        <w:tc>
          <w:tcPr>
            <w:tcW w:w="8358" w:type="dxa"/>
            <w:shd w:val="clear" w:color="auto" w:fill="auto"/>
            <w:noWrap/>
            <w:vAlign w:val="center"/>
            <w:hideMark/>
            <w:tcPrChange w:id="5250" w:author="James Vu" w:date="2024-04-19T00:20:00Z">
              <w:tcPr>
                <w:tcW w:w="8358" w:type="dxa"/>
                <w:shd w:val="clear" w:color="auto" w:fill="auto"/>
                <w:noWrap/>
                <w:vAlign w:val="center"/>
                <w:hideMark/>
              </w:tcPr>
            </w:tcPrChange>
          </w:tcPr>
          <w:p w14:paraId="6B0E3BFC" w14:textId="77777777" w:rsidR="004D28C1" w:rsidRPr="003C02FF" w:rsidRDefault="004D28C1" w:rsidP="004D28C1">
            <w:pPr>
              <w:rPr>
                <w:ins w:id="5251" w:author="James Vu" w:date="2024-04-19T00:01:00Z"/>
                <w:color w:val="0D0D0D"/>
                <w:rPrChange w:id="5252" w:author="James Vu" w:date="2024-04-19T00:19:00Z">
                  <w:rPr>
                    <w:ins w:id="5253" w:author="James Vu" w:date="2024-04-19T00:01:00Z"/>
                    <w:color w:val="0D0D0D"/>
                    <w:sz w:val="28"/>
                    <w:szCs w:val="28"/>
                  </w:rPr>
                </w:rPrChange>
              </w:rPr>
            </w:pPr>
            <w:ins w:id="5254" w:author="James Vu" w:date="2024-04-19T00:01:00Z">
              <w:r w:rsidRPr="003C02FF">
                <w:rPr>
                  <w:color w:val="0D0D0D"/>
                  <w:rPrChange w:id="5255" w:author="James Vu" w:date="2024-04-19T00:19:00Z">
                    <w:rPr>
                      <w:color w:val="0D0D0D"/>
                      <w:sz w:val="28"/>
                      <w:szCs w:val="28"/>
                    </w:rPr>
                  </w:rPrChange>
                </w:rPr>
                <w:t>Tích hợp thông tin thị trường để hỗ trợ quyết định.</w:t>
              </w:r>
            </w:ins>
          </w:p>
        </w:tc>
      </w:tr>
      <w:tr w:rsidR="003C02FF" w:rsidRPr="003C02FF" w14:paraId="26FDC1F4" w14:textId="77777777" w:rsidTr="003C02FF">
        <w:trPr>
          <w:trHeight w:val="360"/>
          <w:ins w:id="5256" w:author="James Vu" w:date="2024-04-19T00:01:00Z"/>
          <w:trPrChange w:id="5257" w:author="James Vu" w:date="2024-04-19T00:20:00Z">
            <w:trPr>
              <w:trHeight w:val="360"/>
            </w:trPr>
          </w:trPrChange>
        </w:trPr>
        <w:tc>
          <w:tcPr>
            <w:tcW w:w="704" w:type="dxa"/>
            <w:shd w:val="clear" w:color="auto" w:fill="auto"/>
            <w:noWrap/>
            <w:vAlign w:val="center"/>
            <w:hideMark/>
            <w:tcPrChange w:id="5258" w:author="James Vu" w:date="2024-04-19T00:20:00Z">
              <w:tcPr>
                <w:tcW w:w="704" w:type="dxa"/>
                <w:shd w:val="clear" w:color="auto" w:fill="auto"/>
                <w:noWrap/>
                <w:vAlign w:val="center"/>
                <w:hideMark/>
              </w:tcPr>
            </w:tcPrChange>
          </w:tcPr>
          <w:p w14:paraId="16AA2B24" w14:textId="77777777" w:rsidR="004D28C1" w:rsidRPr="003C02FF" w:rsidRDefault="004D28C1" w:rsidP="004D28C1">
            <w:pPr>
              <w:jc w:val="center"/>
              <w:rPr>
                <w:ins w:id="5259" w:author="James Vu" w:date="2024-04-19T00:01:00Z"/>
                <w:b/>
                <w:bCs/>
                <w:color w:val="000000"/>
                <w:rPrChange w:id="5260" w:author="James Vu" w:date="2024-04-19T00:19:00Z">
                  <w:rPr>
                    <w:ins w:id="5261" w:author="James Vu" w:date="2024-04-19T00:01:00Z"/>
                    <w:b/>
                    <w:bCs/>
                    <w:color w:val="000000"/>
                    <w:sz w:val="28"/>
                    <w:szCs w:val="28"/>
                  </w:rPr>
                </w:rPrChange>
              </w:rPr>
            </w:pPr>
            <w:ins w:id="5262" w:author="James Vu" w:date="2024-04-19T00:01:00Z">
              <w:r w:rsidRPr="003C02FF">
                <w:rPr>
                  <w:b/>
                  <w:bCs/>
                  <w:color w:val="000000"/>
                  <w:rPrChange w:id="5263" w:author="James Vu" w:date="2024-04-19T00:19:00Z">
                    <w:rPr>
                      <w:b/>
                      <w:bCs/>
                      <w:color w:val="000000"/>
                      <w:sz w:val="28"/>
                      <w:szCs w:val="28"/>
                    </w:rPr>
                  </w:rPrChange>
                </w:rPr>
                <w:t> </w:t>
              </w:r>
            </w:ins>
          </w:p>
        </w:tc>
        <w:tc>
          <w:tcPr>
            <w:tcW w:w="8358" w:type="dxa"/>
            <w:shd w:val="clear" w:color="auto" w:fill="auto"/>
            <w:noWrap/>
            <w:vAlign w:val="center"/>
            <w:hideMark/>
            <w:tcPrChange w:id="5264" w:author="James Vu" w:date="2024-04-19T00:20:00Z">
              <w:tcPr>
                <w:tcW w:w="8358" w:type="dxa"/>
                <w:shd w:val="clear" w:color="auto" w:fill="auto"/>
                <w:noWrap/>
                <w:vAlign w:val="center"/>
                <w:hideMark/>
              </w:tcPr>
            </w:tcPrChange>
          </w:tcPr>
          <w:p w14:paraId="1945D4B4" w14:textId="77777777" w:rsidR="004D28C1" w:rsidRPr="003C02FF" w:rsidRDefault="004D28C1" w:rsidP="004D28C1">
            <w:pPr>
              <w:rPr>
                <w:ins w:id="5265" w:author="James Vu" w:date="2024-04-19T00:01:00Z"/>
                <w:color w:val="0D0D0D"/>
                <w:rPrChange w:id="5266" w:author="James Vu" w:date="2024-04-19T00:19:00Z">
                  <w:rPr>
                    <w:ins w:id="5267" w:author="James Vu" w:date="2024-04-19T00:01:00Z"/>
                    <w:color w:val="0D0D0D"/>
                    <w:sz w:val="28"/>
                    <w:szCs w:val="28"/>
                  </w:rPr>
                </w:rPrChange>
              </w:rPr>
            </w:pPr>
            <w:ins w:id="5268" w:author="James Vu" w:date="2024-04-19T00:01:00Z">
              <w:r w:rsidRPr="003C02FF">
                <w:rPr>
                  <w:color w:val="0D0D0D"/>
                  <w:rPrChange w:id="5269" w:author="James Vu" w:date="2024-04-19T00:19:00Z">
                    <w:rPr>
                      <w:color w:val="0D0D0D"/>
                      <w:sz w:val="28"/>
                      <w:szCs w:val="28"/>
                    </w:rPr>
                  </w:rPrChange>
                </w:rPr>
                <w:t>Phân tích rủi ro và cơ hội.</w:t>
              </w:r>
            </w:ins>
          </w:p>
        </w:tc>
      </w:tr>
      <w:tr w:rsidR="003C02FF" w:rsidRPr="003C02FF" w14:paraId="6A408E3D" w14:textId="77777777" w:rsidTr="003C02FF">
        <w:trPr>
          <w:trHeight w:val="360"/>
          <w:ins w:id="5270" w:author="James Vu" w:date="2024-04-19T00:01:00Z"/>
          <w:trPrChange w:id="5271" w:author="James Vu" w:date="2024-04-19T00:20:00Z">
            <w:trPr>
              <w:trHeight w:val="360"/>
            </w:trPr>
          </w:trPrChange>
        </w:trPr>
        <w:tc>
          <w:tcPr>
            <w:tcW w:w="704" w:type="dxa"/>
            <w:shd w:val="clear" w:color="auto" w:fill="auto"/>
            <w:noWrap/>
            <w:vAlign w:val="center"/>
            <w:hideMark/>
            <w:tcPrChange w:id="5272" w:author="James Vu" w:date="2024-04-19T00:20:00Z">
              <w:tcPr>
                <w:tcW w:w="704" w:type="dxa"/>
                <w:shd w:val="clear" w:color="auto" w:fill="auto"/>
                <w:noWrap/>
                <w:vAlign w:val="center"/>
                <w:hideMark/>
              </w:tcPr>
            </w:tcPrChange>
          </w:tcPr>
          <w:p w14:paraId="700668D5" w14:textId="77777777" w:rsidR="004D28C1" w:rsidRPr="003C02FF" w:rsidRDefault="004D28C1" w:rsidP="004D28C1">
            <w:pPr>
              <w:jc w:val="center"/>
              <w:rPr>
                <w:ins w:id="5273" w:author="James Vu" w:date="2024-04-19T00:01:00Z"/>
                <w:b/>
                <w:bCs/>
                <w:color w:val="000000"/>
                <w:rPrChange w:id="5274" w:author="James Vu" w:date="2024-04-19T00:19:00Z">
                  <w:rPr>
                    <w:ins w:id="5275" w:author="James Vu" w:date="2024-04-19T00:01:00Z"/>
                    <w:b/>
                    <w:bCs/>
                    <w:color w:val="000000"/>
                    <w:sz w:val="28"/>
                    <w:szCs w:val="28"/>
                  </w:rPr>
                </w:rPrChange>
              </w:rPr>
            </w:pPr>
            <w:ins w:id="5276" w:author="James Vu" w:date="2024-04-19T00:01:00Z">
              <w:r w:rsidRPr="003C02FF">
                <w:rPr>
                  <w:b/>
                  <w:bCs/>
                  <w:color w:val="000000"/>
                  <w:rPrChange w:id="5277" w:author="James Vu" w:date="2024-04-19T00:19:00Z">
                    <w:rPr>
                      <w:b/>
                      <w:bCs/>
                      <w:color w:val="000000"/>
                      <w:sz w:val="28"/>
                      <w:szCs w:val="28"/>
                    </w:rPr>
                  </w:rPrChange>
                </w:rPr>
                <w:t>15</w:t>
              </w:r>
            </w:ins>
          </w:p>
        </w:tc>
        <w:tc>
          <w:tcPr>
            <w:tcW w:w="8358" w:type="dxa"/>
            <w:shd w:val="clear" w:color="auto" w:fill="auto"/>
            <w:noWrap/>
            <w:vAlign w:val="center"/>
            <w:hideMark/>
            <w:tcPrChange w:id="5278" w:author="James Vu" w:date="2024-04-19T00:20:00Z">
              <w:tcPr>
                <w:tcW w:w="8358" w:type="dxa"/>
                <w:shd w:val="clear" w:color="auto" w:fill="auto"/>
                <w:noWrap/>
                <w:vAlign w:val="center"/>
                <w:hideMark/>
              </w:tcPr>
            </w:tcPrChange>
          </w:tcPr>
          <w:p w14:paraId="40F0A040" w14:textId="77777777" w:rsidR="004D28C1" w:rsidRPr="003C02FF" w:rsidRDefault="004D28C1" w:rsidP="004D28C1">
            <w:pPr>
              <w:rPr>
                <w:ins w:id="5279" w:author="James Vu" w:date="2024-04-19T00:01:00Z"/>
                <w:b/>
                <w:bCs/>
                <w:color w:val="0D0D0D"/>
                <w:rPrChange w:id="5280" w:author="James Vu" w:date="2024-04-19T00:19:00Z">
                  <w:rPr>
                    <w:ins w:id="5281" w:author="James Vu" w:date="2024-04-19T00:01:00Z"/>
                    <w:b/>
                    <w:bCs/>
                    <w:color w:val="0D0D0D"/>
                    <w:sz w:val="28"/>
                    <w:szCs w:val="28"/>
                  </w:rPr>
                </w:rPrChange>
              </w:rPr>
            </w:pPr>
            <w:ins w:id="5282" w:author="James Vu" w:date="2024-04-19T00:01:00Z">
              <w:r w:rsidRPr="003C02FF">
                <w:rPr>
                  <w:b/>
                  <w:bCs/>
                  <w:color w:val="0D0D0D"/>
                  <w:rPrChange w:id="5283" w:author="James Vu" w:date="2024-04-19T00:19:00Z">
                    <w:rPr>
                      <w:b/>
                      <w:bCs/>
                      <w:color w:val="0D0D0D"/>
                      <w:sz w:val="28"/>
                      <w:szCs w:val="28"/>
                    </w:rPr>
                  </w:rPrChange>
                </w:rPr>
                <w:t>Quản lý thời tiết và môi trường</w:t>
              </w:r>
            </w:ins>
          </w:p>
        </w:tc>
      </w:tr>
      <w:tr w:rsidR="003C02FF" w:rsidRPr="003C02FF" w14:paraId="076B2159" w14:textId="77777777" w:rsidTr="003C02FF">
        <w:trPr>
          <w:trHeight w:val="360"/>
          <w:ins w:id="5284" w:author="James Vu" w:date="2024-04-19T00:01:00Z"/>
          <w:trPrChange w:id="5285" w:author="James Vu" w:date="2024-04-19T00:20:00Z">
            <w:trPr>
              <w:trHeight w:val="360"/>
            </w:trPr>
          </w:trPrChange>
        </w:trPr>
        <w:tc>
          <w:tcPr>
            <w:tcW w:w="704" w:type="dxa"/>
            <w:shd w:val="clear" w:color="auto" w:fill="auto"/>
            <w:noWrap/>
            <w:vAlign w:val="center"/>
            <w:hideMark/>
            <w:tcPrChange w:id="5286" w:author="James Vu" w:date="2024-04-19T00:20:00Z">
              <w:tcPr>
                <w:tcW w:w="704" w:type="dxa"/>
                <w:shd w:val="clear" w:color="auto" w:fill="auto"/>
                <w:noWrap/>
                <w:vAlign w:val="center"/>
                <w:hideMark/>
              </w:tcPr>
            </w:tcPrChange>
          </w:tcPr>
          <w:p w14:paraId="499DB5F1" w14:textId="77777777" w:rsidR="004D28C1" w:rsidRPr="003C02FF" w:rsidRDefault="004D28C1" w:rsidP="004D28C1">
            <w:pPr>
              <w:jc w:val="center"/>
              <w:rPr>
                <w:ins w:id="5287" w:author="James Vu" w:date="2024-04-19T00:01:00Z"/>
                <w:b/>
                <w:bCs/>
                <w:color w:val="000000"/>
                <w:rPrChange w:id="5288" w:author="James Vu" w:date="2024-04-19T00:19:00Z">
                  <w:rPr>
                    <w:ins w:id="5289" w:author="James Vu" w:date="2024-04-19T00:01:00Z"/>
                    <w:b/>
                    <w:bCs/>
                    <w:color w:val="000000"/>
                    <w:sz w:val="28"/>
                    <w:szCs w:val="28"/>
                  </w:rPr>
                </w:rPrChange>
              </w:rPr>
            </w:pPr>
            <w:ins w:id="5290" w:author="James Vu" w:date="2024-04-19T00:01:00Z">
              <w:r w:rsidRPr="003C02FF">
                <w:rPr>
                  <w:b/>
                  <w:bCs/>
                  <w:color w:val="000000"/>
                  <w:rPrChange w:id="5291" w:author="James Vu" w:date="2024-04-19T00:19:00Z">
                    <w:rPr>
                      <w:b/>
                      <w:bCs/>
                      <w:color w:val="000000"/>
                      <w:sz w:val="28"/>
                      <w:szCs w:val="28"/>
                    </w:rPr>
                  </w:rPrChange>
                </w:rPr>
                <w:t> </w:t>
              </w:r>
            </w:ins>
          </w:p>
        </w:tc>
        <w:tc>
          <w:tcPr>
            <w:tcW w:w="8358" w:type="dxa"/>
            <w:shd w:val="clear" w:color="auto" w:fill="auto"/>
            <w:noWrap/>
            <w:vAlign w:val="center"/>
            <w:hideMark/>
            <w:tcPrChange w:id="5292" w:author="James Vu" w:date="2024-04-19T00:20:00Z">
              <w:tcPr>
                <w:tcW w:w="8358" w:type="dxa"/>
                <w:shd w:val="clear" w:color="auto" w:fill="auto"/>
                <w:noWrap/>
                <w:vAlign w:val="center"/>
                <w:hideMark/>
              </w:tcPr>
            </w:tcPrChange>
          </w:tcPr>
          <w:p w14:paraId="4259BB16" w14:textId="77777777" w:rsidR="004D28C1" w:rsidRPr="003C02FF" w:rsidRDefault="004D28C1" w:rsidP="004D28C1">
            <w:pPr>
              <w:rPr>
                <w:ins w:id="5293" w:author="James Vu" w:date="2024-04-19T00:01:00Z"/>
                <w:color w:val="0D0D0D"/>
                <w:rPrChange w:id="5294" w:author="James Vu" w:date="2024-04-19T00:19:00Z">
                  <w:rPr>
                    <w:ins w:id="5295" w:author="James Vu" w:date="2024-04-19T00:01:00Z"/>
                    <w:color w:val="0D0D0D"/>
                    <w:sz w:val="28"/>
                    <w:szCs w:val="28"/>
                  </w:rPr>
                </w:rPrChange>
              </w:rPr>
            </w:pPr>
            <w:ins w:id="5296" w:author="James Vu" w:date="2024-04-19T00:01:00Z">
              <w:r w:rsidRPr="003C02FF">
                <w:rPr>
                  <w:color w:val="0D0D0D"/>
                  <w:rPrChange w:id="5297" w:author="James Vu" w:date="2024-04-19T00:19:00Z">
                    <w:rPr>
                      <w:color w:val="0D0D0D"/>
                      <w:sz w:val="28"/>
                      <w:szCs w:val="28"/>
                    </w:rPr>
                  </w:rPrChange>
                </w:rPr>
                <w:t>Tích hợp dữ liệu thời tiết từ các cơ quan khí tượng.</w:t>
              </w:r>
            </w:ins>
          </w:p>
        </w:tc>
      </w:tr>
      <w:tr w:rsidR="003C02FF" w:rsidRPr="003C02FF" w14:paraId="71E25D9F" w14:textId="77777777" w:rsidTr="003C02FF">
        <w:trPr>
          <w:trHeight w:val="360"/>
          <w:ins w:id="5298" w:author="James Vu" w:date="2024-04-19T00:01:00Z"/>
          <w:trPrChange w:id="5299" w:author="James Vu" w:date="2024-04-19T00:20:00Z">
            <w:trPr>
              <w:trHeight w:val="360"/>
            </w:trPr>
          </w:trPrChange>
        </w:trPr>
        <w:tc>
          <w:tcPr>
            <w:tcW w:w="704" w:type="dxa"/>
            <w:shd w:val="clear" w:color="auto" w:fill="auto"/>
            <w:noWrap/>
            <w:vAlign w:val="center"/>
            <w:hideMark/>
            <w:tcPrChange w:id="5300" w:author="James Vu" w:date="2024-04-19T00:20:00Z">
              <w:tcPr>
                <w:tcW w:w="704" w:type="dxa"/>
                <w:shd w:val="clear" w:color="auto" w:fill="auto"/>
                <w:noWrap/>
                <w:vAlign w:val="center"/>
                <w:hideMark/>
              </w:tcPr>
            </w:tcPrChange>
          </w:tcPr>
          <w:p w14:paraId="33EB0B74" w14:textId="77777777" w:rsidR="004D28C1" w:rsidRPr="003C02FF" w:rsidRDefault="004D28C1" w:rsidP="004D28C1">
            <w:pPr>
              <w:jc w:val="center"/>
              <w:rPr>
                <w:ins w:id="5301" w:author="James Vu" w:date="2024-04-19T00:01:00Z"/>
                <w:b/>
                <w:bCs/>
                <w:color w:val="000000"/>
                <w:rPrChange w:id="5302" w:author="James Vu" w:date="2024-04-19T00:19:00Z">
                  <w:rPr>
                    <w:ins w:id="5303" w:author="James Vu" w:date="2024-04-19T00:01:00Z"/>
                    <w:b/>
                    <w:bCs/>
                    <w:color w:val="000000"/>
                    <w:sz w:val="28"/>
                    <w:szCs w:val="28"/>
                  </w:rPr>
                </w:rPrChange>
              </w:rPr>
            </w:pPr>
            <w:ins w:id="5304" w:author="James Vu" w:date="2024-04-19T00:01:00Z">
              <w:r w:rsidRPr="003C02FF">
                <w:rPr>
                  <w:b/>
                  <w:bCs/>
                  <w:color w:val="000000"/>
                  <w:rPrChange w:id="5305" w:author="James Vu" w:date="2024-04-19T00:19:00Z">
                    <w:rPr>
                      <w:b/>
                      <w:bCs/>
                      <w:color w:val="000000"/>
                      <w:sz w:val="28"/>
                      <w:szCs w:val="28"/>
                    </w:rPr>
                  </w:rPrChange>
                </w:rPr>
                <w:t> </w:t>
              </w:r>
            </w:ins>
          </w:p>
        </w:tc>
        <w:tc>
          <w:tcPr>
            <w:tcW w:w="8358" w:type="dxa"/>
            <w:shd w:val="clear" w:color="auto" w:fill="auto"/>
            <w:noWrap/>
            <w:vAlign w:val="center"/>
            <w:hideMark/>
            <w:tcPrChange w:id="5306" w:author="James Vu" w:date="2024-04-19T00:20:00Z">
              <w:tcPr>
                <w:tcW w:w="8358" w:type="dxa"/>
                <w:shd w:val="clear" w:color="auto" w:fill="auto"/>
                <w:noWrap/>
                <w:vAlign w:val="center"/>
                <w:hideMark/>
              </w:tcPr>
            </w:tcPrChange>
          </w:tcPr>
          <w:p w14:paraId="5B233CDA" w14:textId="77777777" w:rsidR="004D28C1" w:rsidRPr="003C02FF" w:rsidRDefault="004D28C1" w:rsidP="004D28C1">
            <w:pPr>
              <w:rPr>
                <w:ins w:id="5307" w:author="James Vu" w:date="2024-04-19T00:01:00Z"/>
                <w:color w:val="0D0D0D"/>
                <w:rPrChange w:id="5308" w:author="James Vu" w:date="2024-04-19T00:19:00Z">
                  <w:rPr>
                    <w:ins w:id="5309" w:author="James Vu" w:date="2024-04-19T00:01:00Z"/>
                    <w:color w:val="0D0D0D"/>
                    <w:sz w:val="28"/>
                    <w:szCs w:val="28"/>
                  </w:rPr>
                </w:rPrChange>
              </w:rPr>
            </w:pPr>
            <w:ins w:id="5310" w:author="James Vu" w:date="2024-04-19T00:01:00Z">
              <w:r w:rsidRPr="003C02FF">
                <w:rPr>
                  <w:color w:val="0D0D0D"/>
                  <w:rPrChange w:id="5311" w:author="James Vu" w:date="2024-04-19T00:19:00Z">
                    <w:rPr>
                      <w:color w:val="0D0D0D"/>
                      <w:sz w:val="28"/>
                      <w:szCs w:val="28"/>
                    </w:rPr>
                  </w:rPrChange>
                </w:rPr>
                <w:t>Phân tích ảnh hưởng của thời tiết đến sản xuất nông nghiệp.</w:t>
              </w:r>
            </w:ins>
          </w:p>
        </w:tc>
      </w:tr>
      <w:tr w:rsidR="003C02FF" w:rsidRPr="003C02FF" w14:paraId="3F677AD7" w14:textId="77777777" w:rsidTr="003C02FF">
        <w:trPr>
          <w:trHeight w:val="360"/>
          <w:ins w:id="5312" w:author="James Vu" w:date="2024-04-19T00:01:00Z"/>
          <w:trPrChange w:id="5313" w:author="James Vu" w:date="2024-04-19T00:20:00Z">
            <w:trPr>
              <w:trHeight w:val="360"/>
            </w:trPr>
          </w:trPrChange>
        </w:trPr>
        <w:tc>
          <w:tcPr>
            <w:tcW w:w="704" w:type="dxa"/>
            <w:shd w:val="clear" w:color="auto" w:fill="auto"/>
            <w:noWrap/>
            <w:vAlign w:val="center"/>
            <w:hideMark/>
            <w:tcPrChange w:id="5314" w:author="James Vu" w:date="2024-04-19T00:20:00Z">
              <w:tcPr>
                <w:tcW w:w="704" w:type="dxa"/>
                <w:shd w:val="clear" w:color="auto" w:fill="auto"/>
                <w:noWrap/>
                <w:vAlign w:val="center"/>
                <w:hideMark/>
              </w:tcPr>
            </w:tcPrChange>
          </w:tcPr>
          <w:p w14:paraId="142E8238" w14:textId="77777777" w:rsidR="004D28C1" w:rsidRPr="003C02FF" w:rsidRDefault="004D28C1" w:rsidP="004D28C1">
            <w:pPr>
              <w:jc w:val="center"/>
              <w:rPr>
                <w:ins w:id="5315" w:author="James Vu" w:date="2024-04-19T00:01:00Z"/>
                <w:b/>
                <w:bCs/>
                <w:color w:val="000000"/>
                <w:rPrChange w:id="5316" w:author="James Vu" w:date="2024-04-19T00:19:00Z">
                  <w:rPr>
                    <w:ins w:id="5317" w:author="James Vu" w:date="2024-04-19T00:01:00Z"/>
                    <w:b/>
                    <w:bCs/>
                    <w:color w:val="000000"/>
                    <w:sz w:val="28"/>
                    <w:szCs w:val="28"/>
                  </w:rPr>
                </w:rPrChange>
              </w:rPr>
            </w:pPr>
            <w:ins w:id="5318" w:author="James Vu" w:date="2024-04-19T00:01:00Z">
              <w:r w:rsidRPr="003C02FF">
                <w:rPr>
                  <w:b/>
                  <w:bCs/>
                  <w:color w:val="000000"/>
                  <w:rPrChange w:id="5319" w:author="James Vu" w:date="2024-04-19T00:19:00Z">
                    <w:rPr>
                      <w:b/>
                      <w:bCs/>
                      <w:color w:val="000000"/>
                      <w:sz w:val="28"/>
                      <w:szCs w:val="28"/>
                    </w:rPr>
                  </w:rPrChange>
                </w:rPr>
                <w:t> </w:t>
              </w:r>
            </w:ins>
          </w:p>
        </w:tc>
        <w:tc>
          <w:tcPr>
            <w:tcW w:w="8358" w:type="dxa"/>
            <w:shd w:val="clear" w:color="auto" w:fill="auto"/>
            <w:noWrap/>
            <w:vAlign w:val="center"/>
            <w:hideMark/>
            <w:tcPrChange w:id="5320" w:author="James Vu" w:date="2024-04-19T00:20:00Z">
              <w:tcPr>
                <w:tcW w:w="8358" w:type="dxa"/>
                <w:shd w:val="clear" w:color="auto" w:fill="auto"/>
                <w:noWrap/>
                <w:vAlign w:val="center"/>
                <w:hideMark/>
              </w:tcPr>
            </w:tcPrChange>
          </w:tcPr>
          <w:p w14:paraId="57464F92" w14:textId="77777777" w:rsidR="004D28C1" w:rsidRPr="003C02FF" w:rsidRDefault="004D28C1" w:rsidP="004D28C1">
            <w:pPr>
              <w:rPr>
                <w:ins w:id="5321" w:author="James Vu" w:date="2024-04-19T00:01:00Z"/>
                <w:color w:val="0D0D0D"/>
                <w:rPrChange w:id="5322" w:author="James Vu" w:date="2024-04-19T00:19:00Z">
                  <w:rPr>
                    <w:ins w:id="5323" w:author="James Vu" w:date="2024-04-19T00:01:00Z"/>
                    <w:color w:val="0D0D0D"/>
                    <w:sz w:val="28"/>
                    <w:szCs w:val="28"/>
                  </w:rPr>
                </w:rPrChange>
              </w:rPr>
            </w:pPr>
            <w:ins w:id="5324" w:author="James Vu" w:date="2024-04-19T00:01:00Z">
              <w:r w:rsidRPr="003C02FF">
                <w:rPr>
                  <w:color w:val="0D0D0D"/>
                  <w:rPrChange w:id="5325" w:author="James Vu" w:date="2024-04-19T00:19:00Z">
                    <w:rPr>
                      <w:color w:val="0D0D0D"/>
                      <w:sz w:val="28"/>
                      <w:szCs w:val="28"/>
                    </w:rPr>
                  </w:rPrChange>
                </w:rPr>
                <w:t>Cảnh báo sớm về thời tiết xấu có thể ảnh hưởng đến nông nghiệp.</w:t>
              </w:r>
            </w:ins>
          </w:p>
        </w:tc>
      </w:tr>
      <w:tr w:rsidR="003C02FF" w:rsidRPr="003C02FF" w14:paraId="380F5C13" w14:textId="77777777" w:rsidTr="003C02FF">
        <w:trPr>
          <w:trHeight w:val="360"/>
          <w:ins w:id="5326" w:author="James Vu" w:date="2024-04-19T00:01:00Z"/>
          <w:trPrChange w:id="5327" w:author="James Vu" w:date="2024-04-19T00:20:00Z">
            <w:trPr>
              <w:trHeight w:val="360"/>
            </w:trPr>
          </w:trPrChange>
        </w:trPr>
        <w:tc>
          <w:tcPr>
            <w:tcW w:w="704" w:type="dxa"/>
            <w:shd w:val="clear" w:color="auto" w:fill="auto"/>
            <w:noWrap/>
            <w:vAlign w:val="center"/>
            <w:hideMark/>
            <w:tcPrChange w:id="5328" w:author="James Vu" w:date="2024-04-19T00:20:00Z">
              <w:tcPr>
                <w:tcW w:w="704" w:type="dxa"/>
                <w:shd w:val="clear" w:color="auto" w:fill="auto"/>
                <w:noWrap/>
                <w:vAlign w:val="center"/>
                <w:hideMark/>
              </w:tcPr>
            </w:tcPrChange>
          </w:tcPr>
          <w:p w14:paraId="7FE06C08" w14:textId="77777777" w:rsidR="004D28C1" w:rsidRPr="003C02FF" w:rsidRDefault="004D28C1" w:rsidP="004D28C1">
            <w:pPr>
              <w:jc w:val="center"/>
              <w:rPr>
                <w:ins w:id="5329" w:author="James Vu" w:date="2024-04-19T00:01:00Z"/>
                <w:b/>
                <w:bCs/>
                <w:color w:val="000000"/>
                <w:rPrChange w:id="5330" w:author="James Vu" w:date="2024-04-19T00:19:00Z">
                  <w:rPr>
                    <w:ins w:id="5331" w:author="James Vu" w:date="2024-04-19T00:01:00Z"/>
                    <w:b/>
                    <w:bCs/>
                    <w:color w:val="000000"/>
                    <w:sz w:val="28"/>
                    <w:szCs w:val="28"/>
                  </w:rPr>
                </w:rPrChange>
              </w:rPr>
            </w:pPr>
            <w:ins w:id="5332" w:author="James Vu" w:date="2024-04-19T00:01:00Z">
              <w:r w:rsidRPr="003C02FF">
                <w:rPr>
                  <w:b/>
                  <w:bCs/>
                  <w:color w:val="000000"/>
                  <w:rPrChange w:id="5333" w:author="James Vu" w:date="2024-04-19T00:19:00Z">
                    <w:rPr>
                      <w:b/>
                      <w:bCs/>
                      <w:color w:val="000000"/>
                      <w:sz w:val="28"/>
                      <w:szCs w:val="28"/>
                    </w:rPr>
                  </w:rPrChange>
                </w:rPr>
                <w:t> </w:t>
              </w:r>
            </w:ins>
          </w:p>
        </w:tc>
        <w:tc>
          <w:tcPr>
            <w:tcW w:w="8358" w:type="dxa"/>
            <w:shd w:val="clear" w:color="auto" w:fill="auto"/>
            <w:noWrap/>
            <w:vAlign w:val="center"/>
            <w:hideMark/>
            <w:tcPrChange w:id="5334" w:author="James Vu" w:date="2024-04-19T00:20:00Z">
              <w:tcPr>
                <w:tcW w:w="8358" w:type="dxa"/>
                <w:shd w:val="clear" w:color="auto" w:fill="auto"/>
                <w:noWrap/>
                <w:vAlign w:val="center"/>
                <w:hideMark/>
              </w:tcPr>
            </w:tcPrChange>
          </w:tcPr>
          <w:p w14:paraId="5F9D7E9E" w14:textId="77777777" w:rsidR="004D28C1" w:rsidRPr="003C02FF" w:rsidRDefault="004D28C1" w:rsidP="004D28C1">
            <w:pPr>
              <w:rPr>
                <w:ins w:id="5335" w:author="James Vu" w:date="2024-04-19T00:01:00Z"/>
                <w:color w:val="0D0D0D"/>
                <w:rPrChange w:id="5336" w:author="James Vu" w:date="2024-04-19T00:19:00Z">
                  <w:rPr>
                    <w:ins w:id="5337" w:author="James Vu" w:date="2024-04-19T00:01:00Z"/>
                    <w:color w:val="0D0D0D"/>
                    <w:sz w:val="28"/>
                    <w:szCs w:val="28"/>
                  </w:rPr>
                </w:rPrChange>
              </w:rPr>
            </w:pPr>
            <w:ins w:id="5338" w:author="James Vu" w:date="2024-04-19T00:01:00Z">
              <w:r w:rsidRPr="003C02FF">
                <w:rPr>
                  <w:color w:val="0D0D0D"/>
                  <w:rPrChange w:id="5339" w:author="James Vu" w:date="2024-04-19T00:19:00Z">
                    <w:rPr>
                      <w:color w:val="0D0D0D"/>
                      <w:sz w:val="28"/>
                      <w:szCs w:val="28"/>
                    </w:rPr>
                  </w:rPrChange>
                </w:rPr>
                <w:t>Báo cáo về tác động của biến đổi khí hậu.</w:t>
              </w:r>
            </w:ins>
          </w:p>
        </w:tc>
      </w:tr>
      <w:tr w:rsidR="003C02FF" w:rsidRPr="003C02FF" w14:paraId="751E6DF0" w14:textId="77777777" w:rsidTr="003C02FF">
        <w:trPr>
          <w:trHeight w:val="360"/>
          <w:ins w:id="5340" w:author="James Vu" w:date="2024-04-19T00:01:00Z"/>
          <w:trPrChange w:id="5341" w:author="James Vu" w:date="2024-04-19T00:20:00Z">
            <w:trPr>
              <w:trHeight w:val="360"/>
            </w:trPr>
          </w:trPrChange>
        </w:trPr>
        <w:tc>
          <w:tcPr>
            <w:tcW w:w="704" w:type="dxa"/>
            <w:shd w:val="clear" w:color="auto" w:fill="auto"/>
            <w:noWrap/>
            <w:vAlign w:val="center"/>
            <w:hideMark/>
            <w:tcPrChange w:id="5342" w:author="James Vu" w:date="2024-04-19T00:20:00Z">
              <w:tcPr>
                <w:tcW w:w="704" w:type="dxa"/>
                <w:shd w:val="clear" w:color="auto" w:fill="auto"/>
                <w:noWrap/>
                <w:vAlign w:val="center"/>
                <w:hideMark/>
              </w:tcPr>
            </w:tcPrChange>
          </w:tcPr>
          <w:p w14:paraId="404C153A" w14:textId="77777777" w:rsidR="004D28C1" w:rsidRPr="003C02FF" w:rsidRDefault="004D28C1" w:rsidP="004D28C1">
            <w:pPr>
              <w:jc w:val="center"/>
              <w:rPr>
                <w:ins w:id="5343" w:author="James Vu" w:date="2024-04-19T00:01:00Z"/>
                <w:b/>
                <w:bCs/>
                <w:color w:val="000000"/>
                <w:rPrChange w:id="5344" w:author="James Vu" w:date="2024-04-19T00:19:00Z">
                  <w:rPr>
                    <w:ins w:id="5345" w:author="James Vu" w:date="2024-04-19T00:01:00Z"/>
                    <w:b/>
                    <w:bCs/>
                    <w:color w:val="000000"/>
                    <w:sz w:val="28"/>
                    <w:szCs w:val="28"/>
                  </w:rPr>
                </w:rPrChange>
              </w:rPr>
            </w:pPr>
            <w:ins w:id="5346" w:author="James Vu" w:date="2024-04-19T00:01:00Z">
              <w:r w:rsidRPr="003C02FF">
                <w:rPr>
                  <w:b/>
                  <w:bCs/>
                  <w:color w:val="000000"/>
                  <w:rPrChange w:id="5347" w:author="James Vu" w:date="2024-04-19T00:19:00Z">
                    <w:rPr>
                      <w:b/>
                      <w:bCs/>
                      <w:color w:val="000000"/>
                      <w:sz w:val="28"/>
                      <w:szCs w:val="28"/>
                    </w:rPr>
                  </w:rPrChange>
                </w:rPr>
                <w:t> </w:t>
              </w:r>
            </w:ins>
          </w:p>
        </w:tc>
        <w:tc>
          <w:tcPr>
            <w:tcW w:w="8358" w:type="dxa"/>
            <w:shd w:val="clear" w:color="auto" w:fill="auto"/>
            <w:noWrap/>
            <w:vAlign w:val="center"/>
            <w:hideMark/>
            <w:tcPrChange w:id="5348" w:author="James Vu" w:date="2024-04-19T00:20:00Z">
              <w:tcPr>
                <w:tcW w:w="8358" w:type="dxa"/>
                <w:shd w:val="clear" w:color="auto" w:fill="auto"/>
                <w:noWrap/>
                <w:vAlign w:val="center"/>
                <w:hideMark/>
              </w:tcPr>
            </w:tcPrChange>
          </w:tcPr>
          <w:p w14:paraId="41D7211F" w14:textId="77777777" w:rsidR="004D28C1" w:rsidRPr="003C02FF" w:rsidRDefault="004D28C1" w:rsidP="004D28C1">
            <w:pPr>
              <w:rPr>
                <w:ins w:id="5349" w:author="James Vu" w:date="2024-04-19T00:01:00Z"/>
                <w:color w:val="0D0D0D"/>
                <w:rPrChange w:id="5350" w:author="James Vu" w:date="2024-04-19T00:19:00Z">
                  <w:rPr>
                    <w:ins w:id="5351" w:author="James Vu" w:date="2024-04-19T00:01:00Z"/>
                    <w:color w:val="0D0D0D"/>
                    <w:sz w:val="28"/>
                    <w:szCs w:val="28"/>
                  </w:rPr>
                </w:rPrChange>
              </w:rPr>
            </w:pPr>
            <w:ins w:id="5352" w:author="James Vu" w:date="2024-04-19T00:01:00Z">
              <w:r w:rsidRPr="003C02FF">
                <w:rPr>
                  <w:color w:val="0D0D0D"/>
                  <w:rPrChange w:id="5353" w:author="James Vu" w:date="2024-04-19T00:19:00Z">
                    <w:rPr>
                      <w:color w:val="0D0D0D"/>
                      <w:sz w:val="28"/>
                      <w:szCs w:val="28"/>
                    </w:rPr>
                  </w:rPrChange>
                </w:rPr>
                <w:t>Quản lý các sáng kiến thích ứng với môi trường.</w:t>
              </w:r>
            </w:ins>
          </w:p>
        </w:tc>
      </w:tr>
      <w:tr w:rsidR="003C02FF" w:rsidRPr="003C02FF" w14:paraId="02D3A1A9" w14:textId="77777777" w:rsidTr="003C02FF">
        <w:trPr>
          <w:trHeight w:val="360"/>
          <w:ins w:id="5354" w:author="James Vu" w:date="2024-04-19T00:01:00Z"/>
          <w:trPrChange w:id="5355" w:author="James Vu" w:date="2024-04-19T00:20:00Z">
            <w:trPr>
              <w:trHeight w:val="360"/>
            </w:trPr>
          </w:trPrChange>
        </w:trPr>
        <w:tc>
          <w:tcPr>
            <w:tcW w:w="704" w:type="dxa"/>
            <w:shd w:val="clear" w:color="auto" w:fill="auto"/>
            <w:noWrap/>
            <w:vAlign w:val="center"/>
            <w:hideMark/>
            <w:tcPrChange w:id="5356" w:author="James Vu" w:date="2024-04-19T00:20:00Z">
              <w:tcPr>
                <w:tcW w:w="704" w:type="dxa"/>
                <w:shd w:val="clear" w:color="auto" w:fill="auto"/>
                <w:noWrap/>
                <w:vAlign w:val="center"/>
                <w:hideMark/>
              </w:tcPr>
            </w:tcPrChange>
          </w:tcPr>
          <w:p w14:paraId="2B6C7B90" w14:textId="77777777" w:rsidR="004D28C1" w:rsidRPr="003C02FF" w:rsidRDefault="004D28C1" w:rsidP="004D28C1">
            <w:pPr>
              <w:jc w:val="center"/>
              <w:rPr>
                <w:ins w:id="5357" w:author="James Vu" w:date="2024-04-19T00:01:00Z"/>
                <w:b/>
                <w:bCs/>
                <w:color w:val="000000"/>
                <w:rPrChange w:id="5358" w:author="James Vu" w:date="2024-04-19T00:19:00Z">
                  <w:rPr>
                    <w:ins w:id="5359" w:author="James Vu" w:date="2024-04-19T00:01:00Z"/>
                    <w:b/>
                    <w:bCs/>
                    <w:color w:val="000000"/>
                    <w:sz w:val="28"/>
                    <w:szCs w:val="28"/>
                  </w:rPr>
                </w:rPrChange>
              </w:rPr>
            </w:pPr>
            <w:ins w:id="5360" w:author="James Vu" w:date="2024-04-19T00:01:00Z">
              <w:r w:rsidRPr="003C02FF">
                <w:rPr>
                  <w:b/>
                  <w:bCs/>
                  <w:color w:val="000000"/>
                  <w:rPrChange w:id="5361" w:author="James Vu" w:date="2024-04-19T00:19:00Z">
                    <w:rPr>
                      <w:b/>
                      <w:bCs/>
                      <w:color w:val="000000"/>
                      <w:sz w:val="28"/>
                      <w:szCs w:val="28"/>
                    </w:rPr>
                  </w:rPrChange>
                </w:rPr>
                <w:t>16</w:t>
              </w:r>
            </w:ins>
          </w:p>
        </w:tc>
        <w:tc>
          <w:tcPr>
            <w:tcW w:w="8358" w:type="dxa"/>
            <w:shd w:val="clear" w:color="auto" w:fill="auto"/>
            <w:noWrap/>
            <w:vAlign w:val="center"/>
            <w:hideMark/>
            <w:tcPrChange w:id="5362" w:author="James Vu" w:date="2024-04-19T00:20:00Z">
              <w:tcPr>
                <w:tcW w:w="8358" w:type="dxa"/>
                <w:shd w:val="clear" w:color="auto" w:fill="auto"/>
                <w:noWrap/>
                <w:vAlign w:val="center"/>
                <w:hideMark/>
              </w:tcPr>
            </w:tcPrChange>
          </w:tcPr>
          <w:p w14:paraId="7BCD0206" w14:textId="77777777" w:rsidR="004D28C1" w:rsidRPr="003C02FF" w:rsidRDefault="004D28C1" w:rsidP="004D28C1">
            <w:pPr>
              <w:rPr>
                <w:ins w:id="5363" w:author="James Vu" w:date="2024-04-19T00:01:00Z"/>
                <w:b/>
                <w:bCs/>
                <w:color w:val="0D0D0D"/>
                <w:rPrChange w:id="5364" w:author="James Vu" w:date="2024-04-19T00:19:00Z">
                  <w:rPr>
                    <w:ins w:id="5365" w:author="James Vu" w:date="2024-04-19T00:01:00Z"/>
                    <w:b/>
                    <w:bCs/>
                    <w:color w:val="0D0D0D"/>
                    <w:sz w:val="28"/>
                    <w:szCs w:val="28"/>
                  </w:rPr>
                </w:rPrChange>
              </w:rPr>
            </w:pPr>
            <w:ins w:id="5366" w:author="James Vu" w:date="2024-04-19T00:01:00Z">
              <w:r w:rsidRPr="003C02FF">
                <w:rPr>
                  <w:b/>
                  <w:bCs/>
                  <w:color w:val="0D0D0D"/>
                  <w:rPrChange w:id="5367" w:author="James Vu" w:date="2024-04-19T00:19:00Z">
                    <w:rPr>
                      <w:b/>
                      <w:bCs/>
                      <w:color w:val="0D0D0D"/>
                      <w:sz w:val="28"/>
                      <w:szCs w:val="28"/>
                    </w:rPr>
                  </w:rPrChange>
                </w:rPr>
                <w:t>Quản lý hoạt động nông nghiệp chuyên môn</w:t>
              </w:r>
            </w:ins>
          </w:p>
        </w:tc>
      </w:tr>
      <w:tr w:rsidR="003C02FF" w:rsidRPr="003C02FF" w14:paraId="3A7357F5" w14:textId="77777777" w:rsidTr="003C02FF">
        <w:trPr>
          <w:trHeight w:val="360"/>
          <w:ins w:id="5368" w:author="James Vu" w:date="2024-04-19T00:01:00Z"/>
          <w:trPrChange w:id="5369" w:author="James Vu" w:date="2024-04-19T00:20:00Z">
            <w:trPr>
              <w:trHeight w:val="360"/>
            </w:trPr>
          </w:trPrChange>
        </w:trPr>
        <w:tc>
          <w:tcPr>
            <w:tcW w:w="704" w:type="dxa"/>
            <w:shd w:val="clear" w:color="auto" w:fill="auto"/>
            <w:noWrap/>
            <w:vAlign w:val="center"/>
            <w:hideMark/>
            <w:tcPrChange w:id="5370" w:author="James Vu" w:date="2024-04-19T00:20:00Z">
              <w:tcPr>
                <w:tcW w:w="704" w:type="dxa"/>
                <w:shd w:val="clear" w:color="auto" w:fill="auto"/>
                <w:noWrap/>
                <w:vAlign w:val="center"/>
                <w:hideMark/>
              </w:tcPr>
            </w:tcPrChange>
          </w:tcPr>
          <w:p w14:paraId="0BED7F14" w14:textId="77777777" w:rsidR="004D28C1" w:rsidRPr="003C02FF" w:rsidRDefault="004D28C1" w:rsidP="004D28C1">
            <w:pPr>
              <w:jc w:val="center"/>
              <w:rPr>
                <w:ins w:id="5371" w:author="James Vu" w:date="2024-04-19T00:01:00Z"/>
                <w:b/>
                <w:bCs/>
                <w:color w:val="000000"/>
                <w:rPrChange w:id="5372" w:author="James Vu" w:date="2024-04-19T00:19:00Z">
                  <w:rPr>
                    <w:ins w:id="5373" w:author="James Vu" w:date="2024-04-19T00:01:00Z"/>
                    <w:b/>
                    <w:bCs/>
                    <w:color w:val="000000"/>
                    <w:sz w:val="28"/>
                    <w:szCs w:val="28"/>
                  </w:rPr>
                </w:rPrChange>
              </w:rPr>
            </w:pPr>
            <w:ins w:id="5374" w:author="James Vu" w:date="2024-04-19T00:01:00Z">
              <w:r w:rsidRPr="003C02FF">
                <w:rPr>
                  <w:b/>
                  <w:bCs/>
                  <w:color w:val="000000"/>
                  <w:rPrChange w:id="5375" w:author="James Vu" w:date="2024-04-19T00:19:00Z">
                    <w:rPr>
                      <w:b/>
                      <w:bCs/>
                      <w:color w:val="000000"/>
                      <w:sz w:val="28"/>
                      <w:szCs w:val="28"/>
                    </w:rPr>
                  </w:rPrChange>
                </w:rPr>
                <w:t> </w:t>
              </w:r>
            </w:ins>
          </w:p>
        </w:tc>
        <w:tc>
          <w:tcPr>
            <w:tcW w:w="8358" w:type="dxa"/>
            <w:shd w:val="clear" w:color="auto" w:fill="auto"/>
            <w:noWrap/>
            <w:vAlign w:val="center"/>
            <w:hideMark/>
            <w:tcPrChange w:id="5376" w:author="James Vu" w:date="2024-04-19T00:20:00Z">
              <w:tcPr>
                <w:tcW w:w="8358" w:type="dxa"/>
                <w:shd w:val="clear" w:color="auto" w:fill="auto"/>
                <w:noWrap/>
                <w:vAlign w:val="center"/>
                <w:hideMark/>
              </w:tcPr>
            </w:tcPrChange>
          </w:tcPr>
          <w:p w14:paraId="3130DBF7" w14:textId="77777777" w:rsidR="004D28C1" w:rsidRPr="003C02FF" w:rsidRDefault="004D28C1" w:rsidP="004D28C1">
            <w:pPr>
              <w:rPr>
                <w:ins w:id="5377" w:author="James Vu" w:date="2024-04-19T00:01:00Z"/>
                <w:color w:val="0D0D0D"/>
                <w:rPrChange w:id="5378" w:author="James Vu" w:date="2024-04-19T00:19:00Z">
                  <w:rPr>
                    <w:ins w:id="5379" w:author="James Vu" w:date="2024-04-19T00:01:00Z"/>
                    <w:color w:val="0D0D0D"/>
                    <w:sz w:val="28"/>
                    <w:szCs w:val="28"/>
                  </w:rPr>
                </w:rPrChange>
              </w:rPr>
            </w:pPr>
            <w:ins w:id="5380" w:author="James Vu" w:date="2024-04-19T00:01:00Z">
              <w:r w:rsidRPr="003C02FF">
                <w:rPr>
                  <w:color w:val="0D0D0D"/>
                  <w:rPrChange w:id="5381" w:author="James Vu" w:date="2024-04-19T00:19:00Z">
                    <w:rPr>
                      <w:color w:val="0D0D0D"/>
                      <w:sz w:val="28"/>
                      <w:szCs w:val="28"/>
                    </w:rPr>
                  </w:rPrChange>
                </w:rPr>
                <w:t>Theo dõi sức khỏe động vật và cây trồng.</w:t>
              </w:r>
            </w:ins>
          </w:p>
        </w:tc>
      </w:tr>
      <w:tr w:rsidR="003C02FF" w:rsidRPr="003C02FF" w14:paraId="2DFCF5EA" w14:textId="77777777" w:rsidTr="003C02FF">
        <w:trPr>
          <w:trHeight w:val="360"/>
          <w:ins w:id="5382" w:author="James Vu" w:date="2024-04-19T00:01:00Z"/>
          <w:trPrChange w:id="5383" w:author="James Vu" w:date="2024-04-19T00:20:00Z">
            <w:trPr>
              <w:trHeight w:val="360"/>
            </w:trPr>
          </w:trPrChange>
        </w:trPr>
        <w:tc>
          <w:tcPr>
            <w:tcW w:w="704" w:type="dxa"/>
            <w:shd w:val="clear" w:color="auto" w:fill="auto"/>
            <w:noWrap/>
            <w:vAlign w:val="center"/>
            <w:hideMark/>
            <w:tcPrChange w:id="5384" w:author="James Vu" w:date="2024-04-19T00:20:00Z">
              <w:tcPr>
                <w:tcW w:w="704" w:type="dxa"/>
                <w:shd w:val="clear" w:color="auto" w:fill="auto"/>
                <w:noWrap/>
                <w:vAlign w:val="center"/>
                <w:hideMark/>
              </w:tcPr>
            </w:tcPrChange>
          </w:tcPr>
          <w:p w14:paraId="7602164C" w14:textId="77777777" w:rsidR="004D28C1" w:rsidRPr="003C02FF" w:rsidRDefault="004D28C1" w:rsidP="004D28C1">
            <w:pPr>
              <w:jc w:val="center"/>
              <w:rPr>
                <w:ins w:id="5385" w:author="James Vu" w:date="2024-04-19T00:01:00Z"/>
                <w:b/>
                <w:bCs/>
                <w:color w:val="000000"/>
                <w:rPrChange w:id="5386" w:author="James Vu" w:date="2024-04-19T00:19:00Z">
                  <w:rPr>
                    <w:ins w:id="5387" w:author="James Vu" w:date="2024-04-19T00:01:00Z"/>
                    <w:b/>
                    <w:bCs/>
                    <w:color w:val="000000"/>
                    <w:sz w:val="28"/>
                    <w:szCs w:val="28"/>
                  </w:rPr>
                </w:rPrChange>
              </w:rPr>
            </w:pPr>
            <w:ins w:id="5388" w:author="James Vu" w:date="2024-04-19T00:01:00Z">
              <w:r w:rsidRPr="003C02FF">
                <w:rPr>
                  <w:b/>
                  <w:bCs/>
                  <w:color w:val="000000"/>
                  <w:rPrChange w:id="5389" w:author="James Vu" w:date="2024-04-19T00:19:00Z">
                    <w:rPr>
                      <w:b/>
                      <w:bCs/>
                      <w:color w:val="000000"/>
                      <w:sz w:val="28"/>
                      <w:szCs w:val="28"/>
                    </w:rPr>
                  </w:rPrChange>
                </w:rPr>
                <w:t> </w:t>
              </w:r>
            </w:ins>
          </w:p>
        </w:tc>
        <w:tc>
          <w:tcPr>
            <w:tcW w:w="8358" w:type="dxa"/>
            <w:shd w:val="clear" w:color="auto" w:fill="auto"/>
            <w:noWrap/>
            <w:vAlign w:val="center"/>
            <w:hideMark/>
            <w:tcPrChange w:id="5390" w:author="James Vu" w:date="2024-04-19T00:20:00Z">
              <w:tcPr>
                <w:tcW w:w="8358" w:type="dxa"/>
                <w:shd w:val="clear" w:color="auto" w:fill="auto"/>
                <w:noWrap/>
                <w:vAlign w:val="center"/>
                <w:hideMark/>
              </w:tcPr>
            </w:tcPrChange>
          </w:tcPr>
          <w:p w14:paraId="491E645C" w14:textId="77777777" w:rsidR="004D28C1" w:rsidRPr="003C02FF" w:rsidRDefault="004D28C1" w:rsidP="004D28C1">
            <w:pPr>
              <w:rPr>
                <w:ins w:id="5391" w:author="James Vu" w:date="2024-04-19T00:01:00Z"/>
                <w:color w:val="0D0D0D"/>
                <w:rPrChange w:id="5392" w:author="James Vu" w:date="2024-04-19T00:19:00Z">
                  <w:rPr>
                    <w:ins w:id="5393" w:author="James Vu" w:date="2024-04-19T00:01:00Z"/>
                    <w:color w:val="0D0D0D"/>
                    <w:sz w:val="28"/>
                    <w:szCs w:val="28"/>
                  </w:rPr>
                </w:rPrChange>
              </w:rPr>
            </w:pPr>
            <w:ins w:id="5394" w:author="James Vu" w:date="2024-04-19T00:01:00Z">
              <w:r w:rsidRPr="003C02FF">
                <w:rPr>
                  <w:color w:val="0D0D0D"/>
                  <w:rPrChange w:id="5395" w:author="James Vu" w:date="2024-04-19T00:19:00Z">
                    <w:rPr>
                      <w:color w:val="0D0D0D"/>
                      <w:sz w:val="28"/>
                      <w:szCs w:val="28"/>
                    </w:rPr>
                  </w:rPrChange>
                </w:rPr>
                <w:t>Cảnh báo về dịch bệnh và sâu bệnh.</w:t>
              </w:r>
            </w:ins>
          </w:p>
        </w:tc>
      </w:tr>
      <w:tr w:rsidR="003C02FF" w:rsidRPr="003C02FF" w14:paraId="1225C443" w14:textId="77777777" w:rsidTr="003C02FF">
        <w:trPr>
          <w:trHeight w:val="360"/>
          <w:ins w:id="5396" w:author="James Vu" w:date="2024-04-19T00:01:00Z"/>
          <w:trPrChange w:id="5397" w:author="James Vu" w:date="2024-04-19T00:20:00Z">
            <w:trPr>
              <w:trHeight w:val="360"/>
            </w:trPr>
          </w:trPrChange>
        </w:trPr>
        <w:tc>
          <w:tcPr>
            <w:tcW w:w="704" w:type="dxa"/>
            <w:shd w:val="clear" w:color="auto" w:fill="auto"/>
            <w:noWrap/>
            <w:vAlign w:val="center"/>
            <w:hideMark/>
            <w:tcPrChange w:id="5398" w:author="James Vu" w:date="2024-04-19T00:20:00Z">
              <w:tcPr>
                <w:tcW w:w="704" w:type="dxa"/>
                <w:shd w:val="clear" w:color="auto" w:fill="auto"/>
                <w:noWrap/>
                <w:vAlign w:val="center"/>
                <w:hideMark/>
              </w:tcPr>
            </w:tcPrChange>
          </w:tcPr>
          <w:p w14:paraId="5C72D957" w14:textId="77777777" w:rsidR="004D28C1" w:rsidRPr="003C02FF" w:rsidRDefault="004D28C1" w:rsidP="004D28C1">
            <w:pPr>
              <w:jc w:val="center"/>
              <w:rPr>
                <w:ins w:id="5399" w:author="James Vu" w:date="2024-04-19T00:01:00Z"/>
                <w:b/>
                <w:bCs/>
                <w:color w:val="000000"/>
                <w:rPrChange w:id="5400" w:author="James Vu" w:date="2024-04-19T00:19:00Z">
                  <w:rPr>
                    <w:ins w:id="5401" w:author="James Vu" w:date="2024-04-19T00:01:00Z"/>
                    <w:b/>
                    <w:bCs/>
                    <w:color w:val="000000"/>
                    <w:sz w:val="28"/>
                    <w:szCs w:val="28"/>
                  </w:rPr>
                </w:rPrChange>
              </w:rPr>
            </w:pPr>
            <w:ins w:id="5402" w:author="James Vu" w:date="2024-04-19T00:01:00Z">
              <w:r w:rsidRPr="003C02FF">
                <w:rPr>
                  <w:b/>
                  <w:bCs/>
                  <w:color w:val="000000"/>
                  <w:rPrChange w:id="5403" w:author="James Vu" w:date="2024-04-19T00:19:00Z">
                    <w:rPr>
                      <w:b/>
                      <w:bCs/>
                      <w:color w:val="000000"/>
                      <w:sz w:val="28"/>
                      <w:szCs w:val="28"/>
                    </w:rPr>
                  </w:rPrChange>
                </w:rPr>
                <w:t> </w:t>
              </w:r>
            </w:ins>
          </w:p>
        </w:tc>
        <w:tc>
          <w:tcPr>
            <w:tcW w:w="8358" w:type="dxa"/>
            <w:shd w:val="clear" w:color="auto" w:fill="auto"/>
            <w:noWrap/>
            <w:vAlign w:val="center"/>
            <w:hideMark/>
            <w:tcPrChange w:id="5404" w:author="James Vu" w:date="2024-04-19T00:20:00Z">
              <w:tcPr>
                <w:tcW w:w="8358" w:type="dxa"/>
                <w:shd w:val="clear" w:color="auto" w:fill="auto"/>
                <w:noWrap/>
                <w:vAlign w:val="center"/>
                <w:hideMark/>
              </w:tcPr>
            </w:tcPrChange>
          </w:tcPr>
          <w:p w14:paraId="3D08B573" w14:textId="77777777" w:rsidR="004D28C1" w:rsidRPr="003C02FF" w:rsidRDefault="004D28C1" w:rsidP="004D28C1">
            <w:pPr>
              <w:rPr>
                <w:ins w:id="5405" w:author="James Vu" w:date="2024-04-19T00:01:00Z"/>
                <w:color w:val="0D0D0D"/>
                <w:rPrChange w:id="5406" w:author="James Vu" w:date="2024-04-19T00:19:00Z">
                  <w:rPr>
                    <w:ins w:id="5407" w:author="James Vu" w:date="2024-04-19T00:01:00Z"/>
                    <w:color w:val="0D0D0D"/>
                    <w:sz w:val="28"/>
                    <w:szCs w:val="28"/>
                  </w:rPr>
                </w:rPrChange>
              </w:rPr>
            </w:pPr>
            <w:ins w:id="5408" w:author="James Vu" w:date="2024-04-19T00:01:00Z">
              <w:r w:rsidRPr="003C02FF">
                <w:rPr>
                  <w:color w:val="0D0D0D"/>
                  <w:rPrChange w:id="5409" w:author="James Vu" w:date="2024-04-19T00:19:00Z">
                    <w:rPr>
                      <w:color w:val="0D0D0D"/>
                      <w:sz w:val="28"/>
                      <w:szCs w:val="28"/>
                    </w:rPr>
                  </w:rPrChange>
                </w:rPr>
                <w:t>Quản lý thông tin về thuốc bảo vệ thực vật.</w:t>
              </w:r>
            </w:ins>
          </w:p>
        </w:tc>
      </w:tr>
      <w:tr w:rsidR="003C02FF" w:rsidRPr="003C02FF" w14:paraId="64C71B02" w14:textId="77777777" w:rsidTr="003C02FF">
        <w:trPr>
          <w:trHeight w:val="360"/>
          <w:ins w:id="5410" w:author="James Vu" w:date="2024-04-19T00:01:00Z"/>
          <w:trPrChange w:id="5411" w:author="James Vu" w:date="2024-04-19T00:20:00Z">
            <w:trPr>
              <w:trHeight w:val="360"/>
            </w:trPr>
          </w:trPrChange>
        </w:trPr>
        <w:tc>
          <w:tcPr>
            <w:tcW w:w="704" w:type="dxa"/>
            <w:shd w:val="clear" w:color="auto" w:fill="auto"/>
            <w:noWrap/>
            <w:vAlign w:val="center"/>
            <w:hideMark/>
            <w:tcPrChange w:id="5412" w:author="James Vu" w:date="2024-04-19T00:20:00Z">
              <w:tcPr>
                <w:tcW w:w="704" w:type="dxa"/>
                <w:shd w:val="clear" w:color="auto" w:fill="auto"/>
                <w:noWrap/>
                <w:vAlign w:val="center"/>
                <w:hideMark/>
              </w:tcPr>
            </w:tcPrChange>
          </w:tcPr>
          <w:p w14:paraId="4DE6FCC1" w14:textId="77777777" w:rsidR="004D28C1" w:rsidRPr="003C02FF" w:rsidRDefault="004D28C1" w:rsidP="004D28C1">
            <w:pPr>
              <w:jc w:val="center"/>
              <w:rPr>
                <w:ins w:id="5413" w:author="James Vu" w:date="2024-04-19T00:01:00Z"/>
                <w:b/>
                <w:bCs/>
                <w:color w:val="000000"/>
                <w:rPrChange w:id="5414" w:author="James Vu" w:date="2024-04-19T00:19:00Z">
                  <w:rPr>
                    <w:ins w:id="5415" w:author="James Vu" w:date="2024-04-19T00:01:00Z"/>
                    <w:b/>
                    <w:bCs/>
                    <w:color w:val="000000"/>
                    <w:sz w:val="28"/>
                    <w:szCs w:val="28"/>
                  </w:rPr>
                </w:rPrChange>
              </w:rPr>
            </w:pPr>
            <w:ins w:id="5416" w:author="James Vu" w:date="2024-04-19T00:01:00Z">
              <w:r w:rsidRPr="003C02FF">
                <w:rPr>
                  <w:b/>
                  <w:bCs/>
                  <w:color w:val="000000"/>
                  <w:rPrChange w:id="5417" w:author="James Vu" w:date="2024-04-19T00:19:00Z">
                    <w:rPr>
                      <w:b/>
                      <w:bCs/>
                      <w:color w:val="000000"/>
                      <w:sz w:val="28"/>
                      <w:szCs w:val="28"/>
                    </w:rPr>
                  </w:rPrChange>
                </w:rPr>
                <w:t> </w:t>
              </w:r>
            </w:ins>
          </w:p>
        </w:tc>
        <w:tc>
          <w:tcPr>
            <w:tcW w:w="8358" w:type="dxa"/>
            <w:shd w:val="clear" w:color="auto" w:fill="auto"/>
            <w:noWrap/>
            <w:vAlign w:val="center"/>
            <w:hideMark/>
            <w:tcPrChange w:id="5418" w:author="James Vu" w:date="2024-04-19T00:20:00Z">
              <w:tcPr>
                <w:tcW w:w="8358" w:type="dxa"/>
                <w:shd w:val="clear" w:color="auto" w:fill="auto"/>
                <w:noWrap/>
                <w:vAlign w:val="center"/>
                <w:hideMark/>
              </w:tcPr>
            </w:tcPrChange>
          </w:tcPr>
          <w:p w14:paraId="317B5DB8" w14:textId="77777777" w:rsidR="004D28C1" w:rsidRPr="003C02FF" w:rsidRDefault="004D28C1" w:rsidP="004D28C1">
            <w:pPr>
              <w:rPr>
                <w:ins w:id="5419" w:author="James Vu" w:date="2024-04-19T00:01:00Z"/>
                <w:color w:val="0D0D0D"/>
                <w:rPrChange w:id="5420" w:author="James Vu" w:date="2024-04-19T00:19:00Z">
                  <w:rPr>
                    <w:ins w:id="5421" w:author="James Vu" w:date="2024-04-19T00:01:00Z"/>
                    <w:color w:val="0D0D0D"/>
                    <w:sz w:val="28"/>
                    <w:szCs w:val="28"/>
                  </w:rPr>
                </w:rPrChange>
              </w:rPr>
            </w:pPr>
            <w:ins w:id="5422" w:author="James Vu" w:date="2024-04-19T00:01:00Z">
              <w:r w:rsidRPr="003C02FF">
                <w:rPr>
                  <w:color w:val="0D0D0D"/>
                  <w:rPrChange w:id="5423" w:author="James Vu" w:date="2024-04-19T00:19:00Z">
                    <w:rPr>
                      <w:color w:val="0D0D0D"/>
                      <w:sz w:val="28"/>
                      <w:szCs w:val="28"/>
                    </w:rPr>
                  </w:rPrChange>
                </w:rPr>
                <w:t>Báo cáo về sự an toàn của thực phẩm.</w:t>
              </w:r>
            </w:ins>
          </w:p>
        </w:tc>
      </w:tr>
      <w:tr w:rsidR="003C02FF" w:rsidRPr="003C02FF" w14:paraId="4D1F77D5" w14:textId="77777777" w:rsidTr="003C02FF">
        <w:trPr>
          <w:trHeight w:val="360"/>
          <w:ins w:id="5424" w:author="James Vu" w:date="2024-04-19T00:01:00Z"/>
          <w:trPrChange w:id="5425" w:author="James Vu" w:date="2024-04-19T00:20:00Z">
            <w:trPr>
              <w:trHeight w:val="360"/>
            </w:trPr>
          </w:trPrChange>
        </w:trPr>
        <w:tc>
          <w:tcPr>
            <w:tcW w:w="704" w:type="dxa"/>
            <w:shd w:val="clear" w:color="auto" w:fill="auto"/>
            <w:noWrap/>
            <w:vAlign w:val="center"/>
            <w:hideMark/>
            <w:tcPrChange w:id="5426" w:author="James Vu" w:date="2024-04-19T00:20:00Z">
              <w:tcPr>
                <w:tcW w:w="704" w:type="dxa"/>
                <w:shd w:val="clear" w:color="auto" w:fill="auto"/>
                <w:noWrap/>
                <w:vAlign w:val="center"/>
                <w:hideMark/>
              </w:tcPr>
            </w:tcPrChange>
          </w:tcPr>
          <w:p w14:paraId="4563FA49" w14:textId="77777777" w:rsidR="004D28C1" w:rsidRPr="003C02FF" w:rsidRDefault="004D28C1" w:rsidP="004D28C1">
            <w:pPr>
              <w:jc w:val="center"/>
              <w:rPr>
                <w:ins w:id="5427" w:author="James Vu" w:date="2024-04-19T00:01:00Z"/>
                <w:b/>
                <w:bCs/>
                <w:color w:val="000000"/>
                <w:rPrChange w:id="5428" w:author="James Vu" w:date="2024-04-19T00:19:00Z">
                  <w:rPr>
                    <w:ins w:id="5429" w:author="James Vu" w:date="2024-04-19T00:01:00Z"/>
                    <w:b/>
                    <w:bCs/>
                    <w:color w:val="000000"/>
                    <w:sz w:val="28"/>
                    <w:szCs w:val="28"/>
                  </w:rPr>
                </w:rPrChange>
              </w:rPr>
            </w:pPr>
            <w:ins w:id="5430" w:author="James Vu" w:date="2024-04-19T00:01:00Z">
              <w:r w:rsidRPr="003C02FF">
                <w:rPr>
                  <w:b/>
                  <w:bCs/>
                  <w:color w:val="000000"/>
                  <w:rPrChange w:id="5431" w:author="James Vu" w:date="2024-04-19T00:19:00Z">
                    <w:rPr>
                      <w:b/>
                      <w:bCs/>
                      <w:color w:val="000000"/>
                      <w:sz w:val="28"/>
                      <w:szCs w:val="28"/>
                    </w:rPr>
                  </w:rPrChange>
                </w:rPr>
                <w:t>17</w:t>
              </w:r>
            </w:ins>
          </w:p>
        </w:tc>
        <w:tc>
          <w:tcPr>
            <w:tcW w:w="8358" w:type="dxa"/>
            <w:shd w:val="clear" w:color="auto" w:fill="auto"/>
            <w:noWrap/>
            <w:vAlign w:val="center"/>
            <w:hideMark/>
            <w:tcPrChange w:id="5432" w:author="James Vu" w:date="2024-04-19T00:20:00Z">
              <w:tcPr>
                <w:tcW w:w="8358" w:type="dxa"/>
                <w:shd w:val="clear" w:color="auto" w:fill="auto"/>
                <w:noWrap/>
                <w:vAlign w:val="center"/>
                <w:hideMark/>
              </w:tcPr>
            </w:tcPrChange>
          </w:tcPr>
          <w:p w14:paraId="2785A534" w14:textId="77777777" w:rsidR="004D28C1" w:rsidRPr="003C02FF" w:rsidRDefault="004D28C1" w:rsidP="004D28C1">
            <w:pPr>
              <w:rPr>
                <w:ins w:id="5433" w:author="James Vu" w:date="2024-04-19T00:01:00Z"/>
                <w:b/>
                <w:bCs/>
                <w:color w:val="000000"/>
                <w:rPrChange w:id="5434" w:author="James Vu" w:date="2024-04-19T00:19:00Z">
                  <w:rPr>
                    <w:ins w:id="5435" w:author="James Vu" w:date="2024-04-19T00:01:00Z"/>
                    <w:b/>
                    <w:bCs/>
                    <w:color w:val="000000"/>
                    <w:sz w:val="28"/>
                    <w:szCs w:val="28"/>
                  </w:rPr>
                </w:rPrChange>
              </w:rPr>
            </w:pPr>
            <w:ins w:id="5436" w:author="James Vu" w:date="2024-04-19T00:01:00Z">
              <w:r w:rsidRPr="003C02FF">
                <w:rPr>
                  <w:b/>
                  <w:bCs/>
                  <w:color w:val="000000"/>
                  <w:rPrChange w:id="5437" w:author="James Vu" w:date="2024-04-19T00:19:00Z">
                    <w:rPr>
                      <w:b/>
                      <w:bCs/>
                      <w:color w:val="000000"/>
                      <w:sz w:val="28"/>
                      <w:szCs w:val="28"/>
                    </w:rPr>
                  </w:rPrChange>
                </w:rPr>
                <w:t>Tổng hợp và đồng bộ dữ liệu liên kết</w:t>
              </w:r>
            </w:ins>
          </w:p>
        </w:tc>
      </w:tr>
      <w:tr w:rsidR="003C02FF" w:rsidRPr="003C02FF" w14:paraId="0DF53F5A" w14:textId="77777777" w:rsidTr="003C02FF">
        <w:trPr>
          <w:trHeight w:val="360"/>
          <w:ins w:id="5438" w:author="James Vu" w:date="2024-04-19T00:01:00Z"/>
          <w:trPrChange w:id="5439" w:author="James Vu" w:date="2024-04-19T00:20:00Z">
            <w:trPr>
              <w:trHeight w:val="360"/>
            </w:trPr>
          </w:trPrChange>
        </w:trPr>
        <w:tc>
          <w:tcPr>
            <w:tcW w:w="704" w:type="dxa"/>
            <w:shd w:val="clear" w:color="auto" w:fill="auto"/>
            <w:noWrap/>
            <w:vAlign w:val="center"/>
            <w:hideMark/>
            <w:tcPrChange w:id="5440" w:author="James Vu" w:date="2024-04-19T00:20:00Z">
              <w:tcPr>
                <w:tcW w:w="704" w:type="dxa"/>
                <w:shd w:val="clear" w:color="auto" w:fill="auto"/>
                <w:noWrap/>
                <w:vAlign w:val="center"/>
                <w:hideMark/>
              </w:tcPr>
            </w:tcPrChange>
          </w:tcPr>
          <w:p w14:paraId="4B450C35" w14:textId="77777777" w:rsidR="004D28C1" w:rsidRPr="003C02FF" w:rsidRDefault="004D28C1" w:rsidP="004D28C1">
            <w:pPr>
              <w:jc w:val="center"/>
              <w:rPr>
                <w:ins w:id="5441" w:author="James Vu" w:date="2024-04-19T00:01:00Z"/>
                <w:b/>
                <w:bCs/>
                <w:color w:val="000000"/>
                <w:rPrChange w:id="5442" w:author="James Vu" w:date="2024-04-19T00:19:00Z">
                  <w:rPr>
                    <w:ins w:id="5443" w:author="James Vu" w:date="2024-04-19T00:01:00Z"/>
                    <w:b/>
                    <w:bCs/>
                    <w:color w:val="000000"/>
                    <w:sz w:val="28"/>
                    <w:szCs w:val="28"/>
                  </w:rPr>
                </w:rPrChange>
              </w:rPr>
            </w:pPr>
            <w:ins w:id="5444" w:author="James Vu" w:date="2024-04-19T00:01:00Z">
              <w:r w:rsidRPr="003C02FF">
                <w:rPr>
                  <w:b/>
                  <w:bCs/>
                  <w:color w:val="000000"/>
                  <w:rPrChange w:id="5445" w:author="James Vu" w:date="2024-04-19T00:19:00Z">
                    <w:rPr>
                      <w:b/>
                      <w:bCs/>
                      <w:color w:val="000000"/>
                      <w:sz w:val="28"/>
                      <w:szCs w:val="28"/>
                    </w:rPr>
                  </w:rPrChange>
                </w:rPr>
                <w:t> </w:t>
              </w:r>
            </w:ins>
          </w:p>
        </w:tc>
        <w:tc>
          <w:tcPr>
            <w:tcW w:w="8358" w:type="dxa"/>
            <w:shd w:val="clear" w:color="auto" w:fill="auto"/>
            <w:vAlign w:val="center"/>
            <w:hideMark/>
            <w:tcPrChange w:id="5446" w:author="James Vu" w:date="2024-04-19T00:20:00Z">
              <w:tcPr>
                <w:tcW w:w="8358" w:type="dxa"/>
                <w:shd w:val="clear" w:color="auto" w:fill="auto"/>
                <w:vAlign w:val="center"/>
                <w:hideMark/>
              </w:tcPr>
            </w:tcPrChange>
          </w:tcPr>
          <w:p w14:paraId="32F22153" w14:textId="77777777" w:rsidR="004D28C1" w:rsidRPr="003C02FF" w:rsidRDefault="004D28C1" w:rsidP="004D28C1">
            <w:pPr>
              <w:rPr>
                <w:ins w:id="5447" w:author="James Vu" w:date="2024-04-19T00:01:00Z"/>
                <w:color w:val="000000"/>
                <w:rPrChange w:id="5448" w:author="James Vu" w:date="2024-04-19T00:19:00Z">
                  <w:rPr>
                    <w:ins w:id="5449" w:author="James Vu" w:date="2024-04-19T00:01:00Z"/>
                    <w:color w:val="000000"/>
                    <w:sz w:val="26"/>
                    <w:szCs w:val="26"/>
                  </w:rPr>
                </w:rPrChange>
              </w:rPr>
            </w:pPr>
            <w:ins w:id="5450" w:author="James Vu" w:date="2024-04-19T00:01:00Z">
              <w:r w:rsidRPr="003C02FF">
                <w:rPr>
                  <w:color w:val="000000"/>
                  <w:rPrChange w:id="5451" w:author="James Vu" w:date="2024-04-19T00:19:00Z">
                    <w:rPr>
                      <w:color w:val="000000"/>
                      <w:sz w:val="26"/>
                      <w:szCs w:val="26"/>
                    </w:rPr>
                  </w:rPrChange>
                </w:rPr>
                <w:t>Công cụ quản lý liên kết dữ liệu bằng API từ Cổng dữ liệu Nông nghiệp tỉnh Khánh Hòa (Giai đoạn 1)</w:t>
              </w:r>
            </w:ins>
          </w:p>
        </w:tc>
      </w:tr>
      <w:tr w:rsidR="003C02FF" w:rsidRPr="003C02FF" w14:paraId="566019E1" w14:textId="77777777" w:rsidTr="003C02FF">
        <w:trPr>
          <w:trHeight w:val="360"/>
          <w:ins w:id="5452" w:author="James Vu" w:date="2024-04-19T00:01:00Z"/>
          <w:trPrChange w:id="5453" w:author="James Vu" w:date="2024-04-19T00:20:00Z">
            <w:trPr>
              <w:trHeight w:val="360"/>
            </w:trPr>
          </w:trPrChange>
        </w:trPr>
        <w:tc>
          <w:tcPr>
            <w:tcW w:w="704" w:type="dxa"/>
            <w:shd w:val="clear" w:color="auto" w:fill="auto"/>
            <w:noWrap/>
            <w:vAlign w:val="center"/>
            <w:hideMark/>
            <w:tcPrChange w:id="5454" w:author="James Vu" w:date="2024-04-19T00:20:00Z">
              <w:tcPr>
                <w:tcW w:w="704" w:type="dxa"/>
                <w:shd w:val="clear" w:color="auto" w:fill="auto"/>
                <w:noWrap/>
                <w:vAlign w:val="center"/>
                <w:hideMark/>
              </w:tcPr>
            </w:tcPrChange>
          </w:tcPr>
          <w:p w14:paraId="148C1D24" w14:textId="77777777" w:rsidR="004D28C1" w:rsidRPr="003C02FF" w:rsidRDefault="004D28C1" w:rsidP="004D28C1">
            <w:pPr>
              <w:jc w:val="center"/>
              <w:rPr>
                <w:ins w:id="5455" w:author="James Vu" w:date="2024-04-19T00:01:00Z"/>
                <w:b/>
                <w:bCs/>
                <w:color w:val="000000"/>
                <w:rPrChange w:id="5456" w:author="James Vu" w:date="2024-04-19T00:19:00Z">
                  <w:rPr>
                    <w:ins w:id="5457" w:author="James Vu" w:date="2024-04-19T00:01:00Z"/>
                    <w:b/>
                    <w:bCs/>
                    <w:color w:val="000000"/>
                    <w:sz w:val="28"/>
                    <w:szCs w:val="28"/>
                  </w:rPr>
                </w:rPrChange>
              </w:rPr>
            </w:pPr>
            <w:ins w:id="5458" w:author="James Vu" w:date="2024-04-19T00:01:00Z">
              <w:r w:rsidRPr="003C02FF">
                <w:rPr>
                  <w:b/>
                  <w:bCs/>
                  <w:color w:val="000000"/>
                  <w:rPrChange w:id="5459" w:author="James Vu" w:date="2024-04-19T00:19:00Z">
                    <w:rPr>
                      <w:b/>
                      <w:bCs/>
                      <w:color w:val="000000"/>
                      <w:sz w:val="28"/>
                      <w:szCs w:val="28"/>
                    </w:rPr>
                  </w:rPrChange>
                </w:rPr>
                <w:t> </w:t>
              </w:r>
            </w:ins>
          </w:p>
        </w:tc>
        <w:tc>
          <w:tcPr>
            <w:tcW w:w="8358" w:type="dxa"/>
            <w:shd w:val="clear" w:color="auto" w:fill="auto"/>
            <w:vAlign w:val="center"/>
            <w:hideMark/>
            <w:tcPrChange w:id="5460" w:author="James Vu" w:date="2024-04-19T00:20:00Z">
              <w:tcPr>
                <w:tcW w:w="8358" w:type="dxa"/>
                <w:shd w:val="clear" w:color="auto" w:fill="auto"/>
                <w:vAlign w:val="center"/>
                <w:hideMark/>
              </w:tcPr>
            </w:tcPrChange>
          </w:tcPr>
          <w:p w14:paraId="5E469F74" w14:textId="77777777" w:rsidR="004D28C1" w:rsidRPr="003C02FF" w:rsidRDefault="004D28C1" w:rsidP="004D28C1">
            <w:pPr>
              <w:rPr>
                <w:ins w:id="5461" w:author="James Vu" w:date="2024-04-19T00:01:00Z"/>
                <w:color w:val="000000"/>
                <w:rPrChange w:id="5462" w:author="James Vu" w:date="2024-04-19T00:19:00Z">
                  <w:rPr>
                    <w:ins w:id="5463" w:author="James Vu" w:date="2024-04-19T00:01:00Z"/>
                    <w:color w:val="000000"/>
                    <w:sz w:val="26"/>
                    <w:szCs w:val="26"/>
                  </w:rPr>
                </w:rPrChange>
              </w:rPr>
            </w:pPr>
            <w:ins w:id="5464" w:author="James Vu" w:date="2024-04-19T00:01:00Z">
              <w:r w:rsidRPr="003C02FF">
                <w:rPr>
                  <w:color w:val="000000"/>
                  <w:rPrChange w:id="5465" w:author="James Vu" w:date="2024-04-19T00:19:00Z">
                    <w:rPr>
                      <w:color w:val="000000"/>
                      <w:sz w:val="26"/>
                      <w:szCs w:val="26"/>
                    </w:rPr>
                  </w:rPrChange>
                </w:rPr>
                <w:t>Công cụ quản lý liên kết dữ liệu bằng API từ hệ tính năng về lĩnh vực trồng trọt và bảo vệ thực vật tỉnh Khánh Hòa (Giai đoạn 1)</w:t>
              </w:r>
            </w:ins>
          </w:p>
        </w:tc>
      </w:tr>
      <w:tr w:rsidR="003C02FF" w:rsidRPr="003C02FF" w14:paraId="1226C74C" w14:textId="77777777" w:rsidTr="003C02FF">
        <w:trPr>
          <w:trHeight w:val="360"/>
          <w:ins w:id="5466" w:author="James Vu" w:date="2024-04-19T00:01:00Z"/>
          <w:trPrChange w:id="5467" w:author="James Vu" w:date="2024-04-19T00:20:00Z">
            <w:trPr>
              <w:trHeight w:val="360"/>
            </w:trPr>
          </w:trPrChange>
        </w:trPr>
        <w:tc>
          <w:tcPr>
            <w:tcW w:w="704" w:type="dxa"/>
            <w:shd w:val="clear" w:color="auto" w:fill="auto"/>
            <w:noWrap/>
            <w:vAlign w:val="center"/>
            <w:hideMark/>
            <w:tcPrChange w:id="5468" w:author="James Vu" w:date="2024-04-19T00:20:00Z">
              <w:tcPr>
                <w:tcW w:w="704" w:type="dxa"/>
                <w:shd w:val="clear" w:color="auto" w:fill="auto"/>
                <w:noWrap/>
                <w:vAlign w:val="center"/>
                <w:hideMark/>
              </w:tcPr>
            </w:tcPrChange>
          </w:tcPr>
          <w:p w14:paraId="3FCDA66E" w14:textId="77777777" w:rsidR="004D28C1" w:rsidRPr="003C02FF" w:rsidRDefault="004D28C1" w:rsidP="004D28C1">
            <w:pPr>
              <w:jc w:val="center"/>
              <w:rPr>
                <w:ins w:id="5469" w:author="James Vu" w:date="2024-04-19T00:01:00Z"/>
                <w:b/>
                <w:bCs/>
                <w:color w:val="000000"/>
                <w:rPrChange w:id="5470" w:author="James Vu" w:date="2024-04-19T00:19:00Z">
                  <w:rPr>
                    <w:ins w:id="5471" w:author="James Vu" w:date="2024-04-19T00:01:00Z"/>
                    <w:b/>
                    <w:bCs/>
                    <w:color w:val="000000"/>
                    <w:sz w:val="28"/>
                    <w:szCs w:val="28"/>
                  </w:rPr>
                </w:rPrChange>
              </w:rPr>
            </w:pPr>
            <w:ins w:id="5472" w:author="James Vu" w:date="2024-04-19T00:01:00Z">
              <w:r w:rsidRPr="003C02FF">
                <w:rPr>
                  <w:b/>
                  <w:bCs/>
                  <w:color w:val="000000"/>
                  <w:rPrChange w:id="5473" w:author="James Vu" w:date="2024-04-19T00:19:00Z">
                    <w:rPr>
                      <w:b/>
                      <w:bCs/>
                      <w:color w:val="000000"/>
                      <w:sz w:val="28"/>
                      <w:szCs w:val="28"/>
                    </w:rPr>
                  </w:rPrChange>
                </w:rPr>
                <w:t> </w:t>
              </w:r>
            </w:ins>
          </w:p>
        </w:tc>
        <w:tc>
          <w:tcPr>
            <w:tcW w:w="8358" w:type="dxa"/>
            <w:shd w:val="clear" w:color="auto" w:fill="auto"/>
            <w:vAlign w:val="center"/>
            <w:hideMark/>
            <w:tcPrChange w:id="5474" w:author="James Vu" w:date="2024-04-19T00:20:00Z">
              <w:tcPr>
                <w:tcW w:w="8358" w:type="dxa"/>
                <w:shd w:val="clear" w:color="auto" w:fill="auto"/>
                <w:vAlign w:val="center"/>
                <w:hideMark/>
              </w:tcPr>
            </w:tcPrChange>
          </w:tcPr>
          <w:p w14:paraId="4F768DB2" w14:textId="77777777" w:rsidR="004D28C1" w:rsidRPr="003C02FF" w:rsidRDefault="004D28C1" w:rsidP="004D28C1">
            <w:pPr>
              <w:rPr>
                <w:ins w:id="5475" w:author="James Vu" w:date="2024-04-19T00:01:00Z"/>
                <w:color w:val="000000"/>
                <w:rPrChange w:id="5476" w:author="James Vu" w:date="2024-04-19T00:19:00Z">
                  <w:rPr>
                    <w:ins w:id="5477" w:author="James Vu" w:date="2024-04-19T00:01:00Z"/>
                    <w:color w:val="000000"/>
                    <w:sz w:val="26"/>
                    <w:szCs w:val="26"/>
                  </w:rPr>
                </w:rPrChange>
              </w:rPr>
            </w:pPr>
            <w:ins w:id="5478" w:author="James Vu" w:date="2024-04-19T00:01:00Z">
              <w:r w:rsidRPr="003C02FF">
                <w:rPr>
                  <w:color w:val="000000"/>
                  <w:rPrChange w:id="5479" w:author="James Vu" w:date="2024-04-19T00:19:00Z">
                    <w:rPr>
                      <w:color w:val="000000"/>
                      <w:sz w:val="26"/>
                      <w:szCs w:val="26"/>
                    </w:rPr>
                  </w:rPrChange>
                </w:rPr>
                <w:t>Công cụ quản lý liên kết dữ liệu bằng API từ hệ tính năng về lĩnh vực quản lý chất lượng nông, lâm, thủy sản tỉnh Khánh Hòa (Giai đoạn 1)</w:t>
              </w:r>
            </w:ins>
          </w:p>
        </w:tc>
      </w:tr>
      <w:tr w:rsidR="003C02FF" w:rsidRPr="003C02FF" w14:paraId="30DF5649" w14:textId="77777777" w:rsidTr="003C02FF">
        <w:trPr>
          <w:trHeight w:val="360"/>
          <w:ins w:id="5480" w:author="James Vu" w:date="2024-04-19T00:01:00Z"/>
          <w:trPrChange w:id="5481" w:author="James Vu" w:date="2024-04-19T00:20:00Z">
            <w:trPr>
              <w:trHeight w:val="360"/>
            </w:trPr>
          </w:trPrChange>
        </w:trPr>
        <w:tc>
          <w:tcPr>
            <w:tcW w:w="704" w:type="dxa"/>
            <w:shd w:val="clear" w:color="auto" w:fill="auto"/>
            <w:noWrap/>
            <w:vAlign w:val="center"/>
            <w:hideMark/>
            <w:tcPrChange w:id="5482" w:author="James Vu" w:date="2024-04-19T00:20:00Z">
              <w:tcPr>
                <w:tcW w:w="704" w:type="dxa"/>
                <w:shd w:val="clear" w:color="auto" w:fill="auto"/>
                <w:noWrap/>
                <w:vAlign w:val="center"/>
                <w:hideMark/>
              </w:tcPr>
            </w:tcPrChange>
          </w:tcPr>
          <w:p w14:paraId="74B87C15" w14:textId="77777777" w:rsidR="004D28C1" w:rsidRPr="003C02FF" w:rsidRDefault="004D28C1" w:rsidP="004D28C1">
            <w:pPr>
              <w:jc w:val="center"/>
              <w:rPr>
                <w:ins w:id="5483" w:author="James Vu" w:date="2024-04-19T00:01:00Z"/>
                <w:b/>
                <w:bCs/>
                <w:color w:val="000000"/>
                <w:rPrChange w:id="5484" w:author="James Vu" w:date="2024-04-19T00:19:00Z">
                  <w:rPr>
                    <w:ins w:id="5485" w:author="James Vu" w:date="2024-04-19T00:01:00Z"/>
                    <w:b/>
                    <w:bCs/>
                    <w:color w:val="000000"/>
                    <w:sz w:val="28"/>
                    <w:szCs w:val="28"/>
                  </w:rPr>
                </w:rPrChange>
              </w:rPr>
            </w:pPr>
            <w:ins w:id="5486" w:author="James Vu" w:date="2024-04-19T00:01:00Z">
              <w:r w:rsidRPr="003C02FF">
                <w:rPr>
                  <w:b/>
                  <w:bCs/>
                  <w:color w:val="000000"/>
                  <w:rPrChange w:id="5487" w:author="James Vu" w:date="2024-04-19T00:19:00Z">
                    <w:rPr>
                      <w:b/>
                      <w:bCs/>
                      <w:color w:val="000000"/>
                      <w:sz w:val="28"/>
                      <w:szCs w:val="28"/>
                    </w:rPr>
                  </w:rPrChange>
                </w:rPr>
                <w:t> </w:t>
              </w:r>
            </w:ins>
          </w:p>
        </w:tc>
        <w:tc>
          <w:tcPr>
            <w:tcW w:w="8358" w:type="dxa"/>
            <w:shd w:val="clear" w:color="auto" w:fill="auto"/>
            <w:vAlign w:val="center"/>
            <w:hideMark/>
            <w:tcPrChange w:id="5488" w:author="James Vu" w:date="2024-04-19T00:20:00Z">
              <w:tcPr>
                <w:tcW w:w="8358" w:type="dxa"/>
                <w:shd w:val="clear" w:color="auto" w:fill="auto"/>
                <w:vAlign w:val="center"/>
                <w:hideMark/>
              </w:tcPr>
            </w:tcPrChange>
          </w:tcPr>
          <w:p w14:paraId="647D2AC9" w14:textId="77777777" w:rsidR="004D28C1" w:rsidRPr="003C02FF" w:rsidRDefault="004D28C1" w:rsidP="004D28C1">
            <w:pPr>
              <w:rPr>
                <w:ins w:id="5489" w:author="James Vu" w:date="2024-04-19T00:01:00Z"/>
                <w:color w:val="000000"/>
                <w:rPrChange w:id="5490" w:author="James Vu" w:date="2024-04-19T00:19:00Z">
                  <w:rPr>
                    <w:ins w:id="5491" w:author="James Vu" w:date="2024-04-19T00:01:00Z"/>
                    <w:color w:val="000000"/>
                    <w:sz w:val="26"/>
                    <w:szCs w:val="26"/>
                  </w:rPr>
                </w:rPrChange>
              </w:rPr>
            </w:pPr>
            <w:ins w:id="5492" w:author="James Vu" w:date="2024-04-19T00:01:00Z">
              <w:r w:rsidRPr="003C02FF">
                <w:rPr>
                  <w:color w:val="000000"/>
                  <w:rPrChange w:id="5493" w:author="James Vu" w:date="2024-04-19T00:19:00Z">
                    <w:rPr>
                      <w:color w:val="000000"/>
                      <w:sz w:val="26"/>
                      <w:szCs w:val="26"/>
                    </w:rPr>
                  </w:rPrChange>
                </w:rPr>
                <w:t>Công cụ quản lý liên kết dữ liệu bằng API từ hệ tính năng về lĩnh vực thủy sản tỉnh Khánh Hòa (Giai đoạn 1)</w:t>
              </w:r>
            </w:ins>
          </w:p>
        </w:tc>
      </w:tr>
      <w:tr w:rsidR="003C02FF" w:rsidRPr="003C02FF" w14:paraId="3AF3EC1D" w14:textId="77777777" w:rsidTr="003C02FF">
        <w:trPr>
          <w:trHeight w:val="360"/>
          <w:ins w:id="5494" w:author="James Vu" w:date="2024-04-19T00:01:00Z"/>
          <w:trPrChange w:id="5495" w:author="James Vu" w:date="2024-04-19T00:20:00Z">
            <w:trPr>
              <w:trHeight w:val="360"/>
            </w:trPr>
          </w:trPrChange>
        </w:trPr>
        <w:tc>
          <w:tcPr>
            <w:tcW w:w="704" w:type="dxa"/>
            <w:shd w:val="clear" w:color="auto" w:fill="auto"/>
            <w:noWrap/>
            <w:vAlign w:val="center"/>
            <w:hideMark/>
            <w:tcPrChange w:id="5496" w:author="James Vu" w:date="2024-04-19T00:20:00Z">
              <w:tcPr>
                <w:tcW w:w="704" w:type="dxa"/>
                <w:shd w:val="clear" w:color="auto" w:fill="auto"/>
                <w:noWrap/>
                <w:vAlign w:val="center"/>
                <w:hideMark/>
              </w:tcPr>
            </w:tcPrChange>
          </w:tcPr>
          <w:p w14:paraId="02FDEC44" w14:textId="77777777" w:rsidR="004D28C1" w:rsidRPr="003C02FF" w:rsidRDefault="004D28C1" w:rsidP="004D28C1">
            <w:pPr>
              <w:jc w:val="center"/>
              <w:rPr>
                <w:ins w:id="5497" w:author="James Vu" w:date="2024-04-19T00:01:00Z"/>
                <w:b/>
                <w:bCs/>
                <w:color w:val="000000"/>
                <w:rPrChange w:id="5498" w:author="James Vu" w:date="2024-04-19T00:19:00Z">
                  <w:rPr>
                    <w:ins w:id="5499" w:author="James Vu" w:date="2024-04-19T00:01:00Z"/>
                    <w:b/>
                    <w:bCs/>
                    <w:color w:val="000000"/>
                    <w:sz w:val="28"/>
                    <w:szCs w:val="28"/>
                  </w:rPr>
                </w:rPrChange>
              </w:rPr>
            </w:pPr>
            <w:ins w:id="5500" w:author="James Vu" w:date="2024-04-19T00:01:00Z">
              <w:r w:rsidRPr="003C02FF">
                <w:rPr>
                  <w:b/>
                  <w:bCs/>
                  <w:color w:val="000000"/>
                  <w:rPrChange w:id="5501" w:author="James Vu" w:date="2024-04-19T00:19:00Z">
                    <w:rPr>
                      <w:b/>
                      <w:bCs/>
                      <w:color w:val="000000"/>
                      <w:sz w:val="28"/>
                      <w:szCs w:val="28"/>
                    </w:rPr>
                  </w:rPrChange>
                </w:rPr>
                <w:t> </w:t>
              </w:r>
            </w:ins>
          </w:p>
        </w:tc>
        <w:tc>
          <w:tcPr>
            <w:tcW w:w="8358" w:type="dxa"/>
            <w:shd w:val="clear" w:color="auto" w:fill="auto"/>
            <w:vAlign w:val="center"/>
            <w:hideMark/>
            <w:tcPrChange w:id="5502" w:author="James Vu" w:date="2024-04-19T00:20:00Z">
              <w:tcPr>
                <w:tcW w:w="8358" w:type="dxa"/>
                <w:shd w:val="clear" w:color="auto" w:fill="auto"/>
                <w:vAlign w:val="center"/>
                <w:hideMark/>
              </w:tcPr>
            </w:tcPrChange>
          </w:tcPr>
          <w:p w14:paraId="625D9397" w14:textId="77777777" w:rsidR="004D28C1" w:rsidRPr="003C02FF" w:rsidRDefault="004D28C1" w:rsidP="004D28C1">
            <w:pPr>
              <w:rPr>
                <w:ins w:id="5503" w:author="James Vu" w:date="2024-04-19T00:01:00Z"/>
                <w:color w:val="000000"/>
                <w:rPrChange w:id="5504" w:author="James Vu" w:date="2024-04-19T00:19:00Z">
                  <w:rPr>
                    <w:ins w:id="5505" w:author="James Vu" w:date="2024-04-19T00:01:00Z"/>
                    <w:color w:val="000000"/>
                    <w:sz w:val="26"/>
                    <w:szCs w:val="26"/>
                  </w:rPr>
                </w:rPrChange>
              </w:rPr>
            </w:pPr>
            <w:ins w:id="5506" w:author="James Vu" w:date="2024-04-19T00:01:00Z">
              <w:r w:rsidRPr="003C02FF">
                <w:rPr>
                  <w:color w:val="000000"/>
                  <w:rPrChange w:id="5507" w:author="James Vu" w:date="2024-04-19T00:19:00Z">
                    <w:rPr>
                      <w:color w:val="000000"/>
                      <w:sz w:val="26"/>
                      <w:szCs w:val="26"/>
                    </w:rPr>
                  </w:rPrChange>
                </w:rPr>
                <w:t>Công cụ quản lý liên kết dữ liệu bằng API từ hệ tính năng về lĩnh vực phát triển nông thôn tỉnh Khánh Hòa (Giai đoạn 1)</w:t>
              </w:r>
            </w:ins>
          </w:p>
        </w:tc>
      </w:tr>
      <w:tr w:rsidR="003C02FF" w:rsidRPr="003C02FF" w14:paraId="6BDA3CB1" w14:textId="77777777" w:rsidTr="003C02FF">
        <w:trPr>
          <w:trHeight w:val="360"/>
          <w:ins w:id="5508" w:author="James Vu" w:date="2024-04-19T00:01:00Z"/>
          <w:trPrChange w:id="5509" w:author="James Vu" w:date="2024-04-19T00:20:00Z">
            <w:trPr>
              <w:trHeight w:val="360"/>
            </w:trPr>
          </w:trPrChange>
        </w:trPr>
        <w:tc>
          <w:tcPr>
            <w:tcW w:w="704" w:type="dxa"/>
            <w:shd w:val="clear" w:color="auto" w:fill="auto"/>
            <w:noWrap/>
            <w:vAlign w:val="center"/>
            <w:hideMark/>
            <w:tcPrChange w:id="5510" w:author="James Vu" w:date="2024-04-19T00:20:00Z">
              <w:tcPr>
                <w:tcW w:w="704" w:type="dxa"/>
                <w:shd w:val="clear" w:color="auto" w:fill="auto"/>
                <w:noWrap/>
                <w:vAlign w:val="center"/>
                <w:hideMark/>
              </w:tcPr>
            </w:tcPrChange>
          </w:tcPr>
          <w:p w14:paraId="3AB5E05D" w14:textId="77777777" w:rsidR="004D28C1" w:rsidRPr="003C02FF" w:rsidRDefault="004D28C1" w:rsidP="004D28C1">
            <w:pPr>
              <w:jc w:val="center"/>
              <w:rPr>
                <w:ins w:id="5511" w:author="James Vu" w:date="2024-04-19T00:01:00Z"/>
                <w:b/>
                <w:bCs/>
                <w:color w:val="000000"/>
                <w:rPrChange w:id="5512" w:author="James Vu" w:date="2024-04-19T00:19:00Z">
                  <w:rPr>
                    <w:ins w:id="5513" w:author="James Vu" w:date="2024-04-19T00:01:00Z"/>
                    <w:b/>
                    <w:bCs/>
                    <w:color w:val="000000"/>
                    <w:sz w:val="28"/>
                    <w:szCs w:val="28"/>
                  </w:rPr>
                </w:rPrChange>
              </w:rPr>
            </w:pPr>
            <w:ins w:id="5514" w:author="James Vu" w:date="2024-04-19T00:01:00Z">
              <w:r w:rsidRPr="003C02FF">
                <w:rPr>
                  <w:b/>
                  <w:bCs/>
                  <w:color w:val="000000"/>
                  <w:rPrChange w:id="5515" w:author="James Vu" w:date="2024-04-19T00:19:00Z">
                    <w:rPr>
                      <w:b/>
                      <w:bCs/>
                      <w:color w:val="000000"/>
                      <w:sz w:val="28"/>
                      <w:szCs w:val="28"/>
                    </w:rPr>
                  </w:rPrChange>
                </w:rPr>
                <w:t> </w:t>
              </w:r>
            </w:ins>
          </w:p>
        </w:tc>
        <w:tc>
          <w:tcPr>
            <w:tcW w:w="8358" w:type="dxa"/>
            <w:shd w:val="clear" w:color="auto" w:fill="auto"/>
            <w:vAlign w:val="center"/>
            <w:hideMark/>
            <w:tcPrChange w:id="5516" w:author="James Vu" w:date="2024-04-19T00:20:00Z">
              <w:tcPr>
                <w:tcW w:w="8358" w:type="dxa"/>
                <w:shd w:val="clear" w:color="auto" w:fill="auto"/>
                <w:vAlign w:val="center"/>
                <w:hideMark/>
              </w:tcPr>
            </w:tcPrChange>
          </w:tcPr>
          <w:p w14:paraId="6E6D22BA" w14:textId="77777777" w:rsidR="004D28C1" w:rsidRPr="003C02FF" w:rsidRDefault="004D28C1" w:rsidP="004D28C1">
            <w:pPr>
              <w:rPr>
                <w:ins w:id="5517" w:author="James Vu" w:date="2024-04-19T00:01:00Z"/>
                <w:color w:val="000000"/>
                <w:rPrChange w:id="5518" w:author="James Vu" w:date="2024-04-19T00:19:00Z">
                  <w:rPr>
                    <w:ins w:id="5519" w:author="James Vu" w:date="2024-04-19T00:01:00Z"/>
                    <w:color w:val="000000"/>
                    <w:sz w:val="26"/>
                    <w:szCs w:val="26"/>
                  </w:rPr>
                </w:rPrChange>
              </w:rPr>
            </w:pPr>
            <w:ins w:id="5520" w:author="James Vu" w:date="2024-04-19T00:01:00Z">
              <w:r w:rsidRPr="003C02FF">
                <w:rPr>
                  <w:color w:val="000000"/>
                  <w:rPrChange w:id="5521" w:author="James Vu" w:date="2024-04-19T00:19:00Z">
                    <w:rPr>
                      <w:color w:val="000000"/>
                      <w:sz w:val="26"/>
                      <w:szCs w:val="26"/>
                    </w:rPr>
                  </w:rPrChange>
                </w:rPr>
                <w:t>Công cụ quản lý liên kết dữ liệu bằng API từ hệ tính năng về lĩnh vực xây dựng nông thôn mới tỉnh Khánh Hòa (Giai đoạn 1)</w:t>
              </w:r>
            </w:ins>
          </w:p>
        </w:tc>
      </w:tr>
      <w:tr w:rsidR="003C02FF" w:rsidRPr="003C02FF" w14:paraId="5568243F" w14:textId="77777777" w:rsidTr="003C02FF">
        <w:trPr>
          <w:trHeight w:val="360"/>
          <w:ins w:id="5522" w:author="James Vu" w:date="2024-04-19T00:01:00Z"/>
          <w:trPrChange w:id="5523" w:author="James Vu" w:date="2024-04-19T00:20:00Z">
            <w:trPr>
              <w:trHeight w:val="360"/>
            </w:trPr>
          </w:trPrChange>
        </w:trPr>
        <w:tc>
          <w:tcPr>
            <w:tcW w:w="704" w:type="dxa"/>
            <w:shd w:val="clear" w:color="auto" w:fill="auto"/>
            <w:noWrap/>
            <w:vAlign w:val="center"/>
            <w:hideMark/>
            <w:tcPrChange w:id="5524" w:author="James Vu" w:date="2024-04-19T00:20:00Z">
              <w:tcPr>
                <w:tcW w:w="704" w:type="dxa"/>
                <w:shd w:val="clear" w:color="auto" w:fill="auto"/>
                <w:noWrap/>
                <w:vAlign w:val="center"/>
                <w:hideMark/>
              </w:tcPr>
            </w:tcPrChange>
          </w:tcPr>
          <w:p w14:paraId="2E574D8F" w14:textId="77777777" w:rsidR="004D28C1" w:rsidRPr="003C02FF" w:rsidRDefault="004D28C1" w:rsidP="004D28C1">
            <w:pPr>
              <w:jc w:val="center"/>
              <w:rPr>
                <w:ins w:id="5525" w:author="James Vu" w:date="2024-04-19T00:01:00Z"/>
                <w:b/>
                <w:bCs/>
                <w:color w:val="000000"/>
                <w:rPrChange w:id="5526" w:author="James Vu" w:date="2024-04-19T00:19:00Z">
                  <w:rPr>
                    <w:ins w:id="5527" w:author="James Vu" w:date="2024-04-19T00:01:00Z"/>
                    <w:b/>
                    <w:bCs/>
                    <w:color w:val="000000"/>
                    <w:sz w:val="28"/>
                    <w:szCs w:val="28"/>
                  </w:rPr>
                </w:rPrChange>
              </w:rPr>
            </w:pPr>
            <w:ins w:id="5528" w:author="James Vu" w:date="2024-04-19T00:01:00Z">
              <w:r w:rsidRPr="003C02FF">
                <w:rPr>
                  <w:b/>
                  <w:bCs/>
                  <w:color w:val="000000"/>
                  <w:rPrChange w:id="5529" w:author="James Vu" w:date="2024-04-19T00:19:00Z">
                    <w:rPr>
                      <w:b/>
                      <w:bCs/>
                      <w:color w:val="000000"/>
                      <w:sz w:val="28"/>
                      <w:szCs w:val="28"/>
                    </w:rPr>
                  </w:rPrChange>
                </w:rPr>
                <w:t> </w:t>
              </w:r>
            </w:ins>
          </w:p>
        </w:tc>
        <w:tc>
          <w:tcPr>
            <w:tcW w:w="8358" w:type="dxa"/>
            <w:shd w:val="clear" w:color="auto" w:fill="auto"/>
            <w:vAlign w:val="center"/>
            <w:hideMark/>
            <w:tcPrChange w:id="5530" w:author="James Vu" w:date="2024-04-19T00:20:00Z">
              <w:tcPr>
                <w:tcW w:w="8358" w:type="dxa"/>
                <w:shd w:val="clear" w:color="auto" w:fill="auto"/>
                <w:vAlign w:val="center"/>
                <w:hideMark/>
              </w:tcPr>
            </w:tcPrChange>
          </w:tcPr>
          <w:p w14:paraId="66473925" w14:textId="77777777" w:rsidR="004D28C1" w:rsidRPr="003C02FF" w:rsidRDefault="004D28C1" w:rsidP="004D28C1">
            <w:pPr>
              <w:rPr>
                <w:ins w:id="5531" w:author="James Vu" w:date="2024-04-19T00:01:00Z"/>
                <w:color w:val="000000"/>
                <w:rPrChange w:id="5532" w:author="James Vu" w:date="2024-04-19T00:19:00Z">
                  <w:rPr>
                    <w:ins w:id="5533" w:author="James Vu" w:date="2024-04-19T00:01:00Z"/>
                    <w:color w:val="000000"/>
                    <w:sz w:val="26"/>
                    <w:szCs w:val="26"/>
                  </w:rPr>
                </w:rPrChange>
              </w:rPr>
            </w:pPr>
            <w:ins w:id="5534" w:author="James Vu" w:date="2024-04-19T00:01:00Z">
              <w:r w:rsidRPr="003C02FF">
                <w:rPr>
                  <w:color w:val="000000"/>
                  <w:rPrChange w:id="5535" w:author="James Vu" w:date="2024-04-19T00:19:00Z">
                    <w:rPr>
                      <w:color w:val="000000"/>
                      <w:sz w:val="26"/>
                      <w:szCs w:val="26"/>
                    </w:rPr>
                  </w:rPrChange>
                </w:rPr>
                <w:t>Công cụ quản lý liên kết dữ liệu bằng API từ hệ tính năng về lĩnh vực chăn nuôi, thú ý tỉnh Khánh Hòa (Giai đoạn 1)</w:t>
              </w:r>
            </w:ins>
          </w:p>
        </w:tc>
      </w:tr>
      <w:tr w:rsidR="003C02FF" w:rsidRPr="003C02FF" w14:paraId="15BBA9FA" w14:textId="77777777" w:rsidTr="003C02FF">
        <w:trPr>
          <w:trHeight w:val="360"/>
          <w:ins w:id="5536" w:author="James Vu" w:date="2024-04-19T00:01:00Z"/>
          <w:trPrChange w:id="5537" w:author="James Vu" w:date="2024-04-19T00:20:00Z">
            <w:trPr>
              <w:trHeight w:val="360"/>
            </w:trPr>
          </w:trPrChange>
        </w:trPr>
        <w:tc>
          <w:tcPr>
            <w:tcW w:w="704" w:type="dxa"/>
            <w:shd w:val="clear" w:color="auto" w:fill="auto"/>
            <w:noWrap/>
            <w:vAlign w:val="center"/>
            <w:hideMark/>
            <w:tcPrChange w:id="5538" w:author="James Vu" w:date="2024-04-19T00:20:00Z">
              <w:tcPr>
                <w:tcW w:w="704" w:type="dxa"/>
                <w:shd w:val="clear" w:color="auto" w:fill="auto"/>
                <w:noWrap/>
                <w:vAlign w:val="center"/>
                <w:hideMark/>
              </w:tcPr>
            </w:tcPrChange>
          </w:tcPr>
          <w:p w14:paraId="17435CA1" w14:textId="77777777" w:rsidR="004D28C1" w:rsidRPr="003C02FF" w:rsidRDefault="004D28C1" w:rsidP="004D28C1">
            <w:pPr>
              <w:jc w:val="center"/>
              <w:rPr>
                <w:ins w:id="5539" w:author="James Vu" w:date="2024-04-19T00:01:00Z"/>
                <w:b/>
                <w:bCs/>
                <w:color w:val="000000"/>
                <w:rPrChange w:id="5540" w:author="James Vu" w:date="2024-04-19T00:19:00Z">
                  <w:rPr>
                    <w:ins w:id="5541" w:author="James Vu" w:date="2024-04-19T00:01:00Z"/>
                    <w:b/>
                    <w:bCs/>
                    <w:color w:val="000000"/>
                    <w:sz w:val="28"/>
                    <w:szCs w:val="28"/>
                  </w:rPr>
                </w:rPrChange>
              </w:rPr>
            </w:pPr>
            <w:ins w:id="5542" w:author="James Vu" w:date="2024-04-19T00:01:00Z">
              <w:r w:rsidRPr="003C02FF">
                <w:rPr>
                  <w:b/>
                  <w:bCs/>
                  <w:color w:val="000000"/>
                  <w:rPrChange w:id="5543" w:author="James Vu" w:date="2024-04-19T00:19:00Z">
                    <w:rPr>
                      <w:b/>
                      <w:bCs/>
                      <w:color w:val="000000"/>
                      <w:sz w:val="28"/>
                      <w:szCs w:val="28"/>
                    </w:rPr>
                  </w:rPrChange>
                </w:rPr>
                <w:t> </w:t>
              </w:r>
            </w:ins>
          </w:p>
        </w:tc>
        <w:tc>
          <w:tcPr>
            <w:tcW w:w="8358" w:type="dxa"/>
            <w:shd w:val="clear" w:color="auto" w:fill="auto"/>
            <w:vAlign w:val="center"/>
            <w:hideMark/>
            <w:tcPrChange w:id="5544" w:author="James Vu" w:date="2024-04-19T00:20:00Z">
              <w:tcPr>
                <w:tcW w:w="8358" w:type="dxa"/>
                <w:shd w:val="clear" w:color="auto" w:fill="auto"/>
                <w:vAlign w:val="center"/>
                <w:hideMark/>
              </w:tcPr>
            </w:tcPrChange>
          </w:tcPr>
          <w:p w14:paraId="0E455ADE" w14:textId="77777777" w:rsidR="004D28C1" w:rsidRPr="003C02FF" w:rsidRDefault="004D28C1" w:rsidP="004D28C1">
            <w:pPr>
              <w:rPr>
                <w:ins w:id="5545" w:author="James Vu" w:date="2024-04-19T00:01:00Z"/>
                <w:color w:val="000000"/>
                <w:rPrChange w:id="5546" w:author="James Vu" w:date="2024-04-19T00:19:00Z">
                  <w:rPr>
                    <w:ins w:id="5547" w:author="James Vu" w:date="2024-04-19T00:01:00Z"/>
                    <w:color w:val="000000"/>
                    <w:sz w:val="26"/>
                    <w:szCs w:val="26"/>
                  </w:rPr>
                </w:rPrChange>
              </w:rPr>
            </w:pPr>
            <w:ins w:id="5548" w:author="James Vu" w:date="2024-04-19T00:01:00Z">
              <w:r w:rsidRPr="003C02FF">
                <w:rPr>
                  <w:color w:val="000000"/>
                  <w:rPrChange w:id="5549" w:author="James Vu" w:date="2024-04-19T00:19:00Z">
                    <w:rPr>
                      <w:color w:val="000000"/>
                      <w:sz w:val="26"/>
                      <w:szCs w:val="26"/>
                    </w:rPr>
                  </w:rPrChange>
                </w:rPr>
                <w:t>Công cụ quản lý liên kết dữ liệu bằng API từ hệ tính năng về lĩnh vực thủy lợi, phòng chống thiên tai tỉnh Khánh Hòa (Giai đoạn 1)</w:t>
              </w:r>
            </w:ins>
          </w:p>
        </w:tc>
      </w:tr>
      <w:tr w:rsidR="003C02FF" w:rsidRPr="003C02FF" w14:paraId="1187EDD3" w14:textId="77777777" w:rsidTr="003C02FF">
        <w:trPr>
          <w:trHeight w:val="360"/>
          <w:ins w:id="5550" w:author="James Vu" w:date="2024-04-19T00:01:00Z"/>
          <w:trPrChange w:id="5551" w:author="James Vu" w:date="2024-04-19T00:20:00Z">
            <w:trPr>
              <w:trHeight w:val="360"/>
            </w:trPr>
          </w:trPrChange>
        </w:trPr>
        <w:tc>
          <w:tcPr>
            <w:tcW w:w="704" w:type="dxa"/>
            <w:shd w:val="clear" w:color="auto" w:fill="auto"/>
            <w:noWrap/>
            <w:vAlign w:val="center"/>
            <w:hideMark/>
            <w:tcPrChange w:id="5552" w:author="James Vu" w:date="2024-04-19T00:20:00Z">
              <w:tcPr>
                <w:tcW w:w="704" w:type="dxa"/>
                <w:shd w:val="clear" w:color="auto" w:fill="auto"/>
                <w:noWrap/>
                <w:vAlign w:val="center"/>
                <w:hideMark/>
              </w:tcPr>
            </w:tcPrChange>
          </w:tcPr>
          <w:p w14:paraId="5B749F8E" w14:textId="77777777" w:rsidR="004D28C1" w:rsidRPr="003C02FF" w:rsidRDefault="004D28C1" w:rsidP="004D28C1">
            <w:pPr>
              <w:jc w:val="center"/>
              <w:rPr>
                <w:ins w:id="5553" w:author="James Vu" w:date="2024-04-19T00:01:00Z"/>
                <w:b/>
                <w:bCs/>
                <w:color w:val="000000"/>
                <w:rPrChange w:id="5554" w:author="James Vu" w:date="2024-04-19T00:19:00Z">
                  <w:rPr>
                    <w:ins w:id="5555" w:author="James Vu" w:date="2024-04-19T00:01:00Z"/>
                    <w:b/>
                    <w:bCs/>
                    <w:color w:val="000000"/>
                    <w:sz w:val="28"/>
                    <w:szCs w:val="28"/>
                  </w:rPr>
                </w:rPrChange>
              </w:rPr>
            </w:pPr>
            <w:ins w:id="5556" w:author="James Vu" w:date="2024-04-19T00:01:00Z">
              <w:r w:rsidRPr="003C02FF">
                <w:rPr>
                  <w:b/>
                  <w:bCs/>
                  <w:color w:val="000000"/>
                  <w:rPrChange w:id="5557" w:author="James Vu" w:date="2024-04-19T00:19:00Z">
                    <w:rPr>
                      <w:b/>
                      <w:bCs/>
                      <w:color w:val="000000"/>
                      <w:sz w:val="28"/>
                      <w:szCs w:val="28"/>
                    </w:rPr>
                  </w:rPrChange>
                </w:rPr>
                <w:t>18</w:t>
              </w:r>
            </w:ins>
          </w:p>
        </w:tc>
        <w:tc>
          <w:tcPr>
            <w:tcW w:w="8358" w:type="dxa"/>
            <w:shd w:val="clear" w:color="auto" w:fill="auto"/>
            <w:noWrap/>
            <w:vAlign w:val="center"/>
            <w:hideMark/>
            <w:tcPrChange w:id="5558" w:author="James Vu" w:date="2024-04-19T00:20:00Z">
              <w:tcPr>
                <w:tcW w:w="8358" w:type="dxa"/>
                <w:shd w:val="clear" w:color="auto" w:fill="auto"/>
                <w:noWrap/>
                <w:vAlign w:val="center"/>
                <w:hideMark/>
              </w:tcPr>
            </w:tcPrChange>
          </w:tcPr>
          <w:p w14:paraId="2419EC38" w14:textId="77777777" w:rsidR="004D28C1" w:rsidRPr="003C02FF" w:rsidRDefault="004D28C1" w:rsidP="004D28C1">
            <w:pPr>
              <w:rPr>
                <w:ins w:id="5559" w:author="James Vu" w:date="2024-04-19T00:01:00Z"/>
                <w:b/>
                <w:bCs/>
                <w:color w:val="0D0D0D"/>
                <w:rPrChange w:id="5560" w:author="James Vu" w:date="2024-04-19T00:19:00Z">
                  <w:rPr>
                    <w:ins w:id="5561" w:author="James Vu" w:date="2024-04-19T00:01:00Z"/>
                    <w:b/>
                    <w:bCs/>
                    <w:color w:val="0D0D0D"/>
                    <w:sz w:val="28"/>
                    <w:szCs w:val="28"/>
                  </w:rPr>
                </w:rPrChange>
              </w:rPr>
            </w:pPr>
            <w:ins w:id="5562" w:author="James Vu" w:date="2024-04-19T00:01:00Z">
              <w:r w:rsidRPr="003C02FF">
                <w:rPr>
                  <w:b/>
                  <w:bCs/>
                  <w:color w:val="0D0D0D"/>
                  <w:rPrChange w:id="5563" w:author="James Vu" w:date="2024-04-19T00:19:00Z">
                    <w:rPr>
                      <w:b/>
                      <w:bCs/>
                      <w:color w:val="0D0D0D"/>
                      <w:sz w:val="28"/>
                      <w:szCs w:val="28"/>
                    </w:rPr>
                  </w:rPrChange>
                </w:rPr>
                <w:t>Danh sách các giao diện thực hiện trên nền tảng Web Portal</w:t>
              </w:r>
            </w:ins>
          </w:p>
        </w:tc>
      </w:tr>
      <w:tr w:rsidR="003C02FF" w:rsidRPr="003C02FF" w14:paraId="31D72510" w14:textId="77777777" w:rsidTr="003C02FF">
        <w:trPr>
          <w:trHeight w:val="360"/>
          <w:ins w:id="5564" w:author="James Vu" w:date="2024-04-19T00:01:00Z"/>
          <w:trPrChange w:id="5565" w:author="James Vu" w:date="2024-04-19T00:20:00Z">
            <w:trPr>
              <w:trHeight w:val="360"/>
            </w:trPr>
          </w:trPrChange>
        </w:trPr>
        <w:tc>
          <w:tcPr>
            <w:tcW w:w="704" w:type="dxa"/>
            <w:shd w:val="clear" w:color="auto" w:fill="auto"/>
            <w:noWrap/>
            <w:vAlign w:val="center"/>
            <w:hideMark/>
            <w:tcPrChange w:id="5566" w:author="James Vu" w:date="2024-04-19T00:20:00Z">
              <w:tcPr>
                <w:tcW w:w="704" w:type="dxa"/>
                <w:shd w:val="clear" w:color="auto" w:fill="auto"/>
                <w:noWrap/>
                <w:vAlign w:val="center"/>
                <w:hideMark/>
              </w:tcPr>
            </w:tcPrChange>
          </w:tcPr>
          <w:p w14:paraId="26BB6416" w14:textId="77777777" w:rsidR="004D28C1" w:rsidRPr="003C02FF" w:rsidRDefault="004D28C1" w:rsidP="004D28C1">
            <w:pPr>
              <w:jc w:val="center"/>
              <w:rPr>
                <w:ins w:id="5567" w:author="James Vu" w:date="2024-04-19T00:01:00Z"/>
                <w:b/>
                <w:bCs/>
                <w:color w:val="000000"/>
                <w:rPrChange w:id="5568" w:author="James Vu" w:date="2024-04-19T00:19:00Z">
                  <w:rPr>
                    <w:ins w:id="5569" w:author="James Vu" w:date="2024-04-19T00:01:00Z"/>
                    <w:b/>
                    <w:bCs/>
                    <w:color w:val="000000"/>
                    <w:sz w:val="28"/>
                    <w:szCs w:val="28"/>
                  </w:rPr>
                </w:rPrChange>
              </w:rPr>
            </w:pPr>
            <w:ins w:id="5570" w:author="James Vu" w:date="2024-04-19T00:01:00Z">
              <w:r w:rsidRPr="003C02FF">
                <w:rPr>
                  <w:b/>
                  <w:bCs/>
                  <w:color w:val="000000"/>
                  <w:rPrChange w:id="5571" w:author="James Vu" w:date="2024-04-19T00:19:00Z">
                    <w:rPr>
                      <w:b/>
                      <w:bCs/>
                      <w:color w:val="000000"/>
                      <w:sz w:val="28"/>
                      <w:szCs w:val="28"/>
                    </w:rPr>
                  </w:rPrChange>
                </w:rPr>
                <w:t> </w:t>
              </w:r>
            </w:ins>
          </w:p>
        </w:tc>
        <w:tc>
          <w:tcPr>
            <w:tcW w:w="8358" w:type="dxa"/>
            <w:shd w:val="clear" w:color="auto" w:fill="auto"/>
            <w:noWrap/>
            <w:vAlign w:val="center"/>
            <w:hideMark/>
            <w:tcPrChange w:id="5572" w:author="James Vu" w:date="2024-04-19T00:20:00Z">
              <w:tcPr>
                <w:tcW w:w="8358" w:type="dxa"/>
                <w:shd w:val="clear" w:color="auto" w:fill="auto"/>
                <w:noWrap/>
                <w:vAlign w:val="center"/>
                <w:hideMark/>
              </w:tcPr>
            </w:tcPrChange>
          </w:tcPr>
          <w:p w14:paraId="7DFB6ED0" w14:textId="77777777" w:rsidR="004D28C1" w:rsidRPr="003C02FF" w:rsidRDefault="004D28C1" w:rsidP="004D28C1">
            <w:pPr>
              <w:rPr>
                <w:ins w:id="5573" w:author="James Vu" w:date="2024-04-19T00:01:00Z"/>
                <w:color w:val="000000"/>
                <w:rPrChange w:id="5574" w:author="James Vu" w:date="2024-04-19T00:19:00Z">
                  <w:rPr>
                    <w:ins w:id="5575" w:author="James Vu" w:date="2024-04-19T00:01:00Z"/>
                    <w:color w:val="000000"/>
                    <w:sz w:val="28"/>
                    <w:szCs w:val="28"/>
                  </w:rPr>
                </w:rPrChange>
              </w:rPr>
            </w:pPr>
            <w:ins w:id="5576" w:author="James Vu" w:date="2024-04-19T00:01:00Z">
              <w:r w:rsidRPr="003C02FF">
                <w:rPr>
                  <w:color w:val="000000"/>
                  <w:rPrChange w:id="5577" w:author="James Vu" w:date="2024-04-19T00:19:00Z">
                    <w:rPr>
                      <w:color w:val="000000"/>
                      <w:sz w:val="28"/>
                      <w:szCs w:val="28"/>
                    </w:rPr>
                  </w:rPrChange>
                </w:rPr>
                <w:t>Bộ giao diện Hệ quản trị nội dung ( Content Management System_CMS) dành cho Cơ Quan Quản Lý</w:t>
              </w:r>
            </w:ins>
          </w:p>
        </w:tc>
      </w:tr>
      <w:tr w:rsidR="003C02FF" w:rsidRPr="003C02FF" w14:paraId="65B2373D" w14:textId="77777777" w:rsidTr="003C02FF">
        <w:trPr>
          <w:trHeight w:val="360"/>
          <w:ins w:id="5578" w:author="James Vu" w:date="2024-04-19T00:01:00Z"/>
          <w:trPrChange w:id="5579" w:author="James Vu" w:date="2024-04-19T00:20:00Z">
            <w:trPr>
              <w:trHeight w:val="360"/>
            </w:trPr>
          </w:trPrChange>
        </w:trPr>
        <w:tc>
          <w:tcPr>
            <w:tcW w:w="704" w:type="dxa"/>
            <w:shd w:val="clear" w:color="auto" w:fill="auto"/>
            <w:noWrap/>
            <w:vAlign w:val="center"/>
            <w:hideMark/>
            <w:tcPrChange w:id="5580" w:author="James Vu" w:date="2024-04-19T00:20:00Z">
              <w:tcPr>
                <w:tcW w:w="704" w:type="dxa"/>
                <w:shd w:val="clear" w:color="auto" w:fill="auto"/>
                <w:noWrap/>
                <w:vAlign w:val="center"/>
                <w:hideMark/>
              </w:tcPr>
            </w:tcPrChange>
          </w:tcPr>
          <w:p w14:paraId="25B5A843" w14:textId="77777777" w:rsidR="004D28C1" w:rsidRPr="003C02FF" w:rsidRDefault="004D28C1" w:rsidP="004D28C1">
            <w:pPr>
              <w:jc w:val="center"/>
              <w:rPr>
                <w:ins w:id="5581" w:author="James Vu" w:date="2024-04-19T00:01:00Z"/>
                <w:b/>
                <w:bCs/>
                <w:color w:val="000000"/>
                <w:rPrChange w:id="5582" w:author="James Vu" w:date="2024-04-19T00:19:00Z">
                  <w:rPr>
                    <w:ins w:id="5583" w:author="James Vu" w:date="2024-04-19T00:01:00Z"/>
                    <w:b/>
                    <w:bCs/>
                    <w:color w:val="000000"/>
                    <w:sz w:val="28"/>
                    <w:szCs w:val="28"/>
                  </w:rPr>
                </w:rPrChange>
              </w:rPr>
            </w:pPr>
            <w:ins w:id="5584" w:author="James Vu" w:date="2024-04-19T00:01:00Z">
              <w:r w:rsidRPr="003C02FF">
                <w:rPr>
                  <w:b/>
                  <w:bCs/>
                  <w:color w:val="000000"/>
                  <w:rPrChange w:id="5585" w:author="James Vu" w:date="2024-04-19T00:19:00Z">
                    <w:rPr>
                      <w:b/>
                      <w:bCs/>
                      <w:color w:val="000000"/>
                      <w:sz w:val="28"/>
                      <w:szCs w:val="28"/>
                    </w:rPr>
                  </w:rPrChange>
                </w:rPr>
                <w:lastRenderedPageBreak/>
                <w:t>III</w:t>
              </w:r>
            </w:ins>
          </w:p>
        </w:tc>
        <w:tc>
          <w:tcPr>
            <w:tcW w:w="8358" w:type="dxa"/>
            <w:shd w:val="clear" w:color="auto" w:fill="auto"/>
            <w:noWrap/>
            <w:vAlign w:val="center"/>
            <w:hideMark/>
            <w:tcPrChange w:id="5586" w:author="James Vu" w:date="2024-04-19T00:20:00Z">
              <w:tcPr>
                <w:tcW w:w="8358" w:type="dxa"/>
                <w:shd w:val="clear" w:color="auto" w:fill="auto"/>
                <w:noWrap/>
                <w:vAlign w:val="center"/>
                <w:hideMark/>
              </w:tcPr>
            </w:tcPrChange>
          </w:tcPr>
          <w:p w14:paraId="4504D6D3" w14:textId="77777777" w:rsidR="004D28C1" w:rsidRPr="003C02FF" w:rsidRDefault="004D28C1" w:rsidP="004D28C1">
            <w:pPr>
              <w:rPr>
                <w:ins w:id="5587" w:author="James Vu" w:date="2024-04-19T00:01:00Z"/>
                <w:b/>
                <w:bCs/>
                <w:color w:val="000000"/>
                <w:rPrChange w:id="5588" w:author="James Vu" w:date="2024-04-19T00:19:00Z">
                  <w:rPr>
                    <w:ins w:id="5589" w:author="James Vu" w:date="2024-04-19T00:01:00Z"/>
                    <w:b/>
                    <w:bCs/>
                    <w:color w:val="000000"/>
                    <w:sz w:val="28"/>
                    <w:szCs w:val="28"/>
                  </w:rPr>
                </w:rPrChange>
              </w:rPr>
            </w:pPr>
            <w:ins w:id="5590" w:author="James Vu" w:date="2024-04-19T00:01:00Z">
              <w:r w:rsidRPr="003C02FF">
                <w:rPr>
                  <w:b/>
                  <w:bCs/>
                  <w:color w:val="000000"/>
                  <w:rPrChange w:id="5591" w:author="James Vu" w:date="2024-04-19T00:19:00Z">
                    <w:rPr>
                      <w:b/>
                      <w:bCs/>
                      <w:color w:val="000000"/>
                      <w:sz w:val="28"/>
                      <w:szCs w:val="28"/>
                    </w:rPr>
                  </w:rPrChange>
                </w:rPr>
                <w:t>Xây dựng Hệ tính năng về lĩnh vực trồng trọt và bảo vệ thực vật tỉnh Khánh Hòa (Giai đoạn 1)</w:t>
              </w:r>
            </w:ins>
          </w:p>
        </w:tc>
      </w:tr>
      <w:tr w:rsidR="003C02FF" w:rsidRPr="003C02FF" w14:paraId="000FDE18" w14:textId="77777777" w:rsidTr="003C02FF">
        <w:trPr>
          <w:trHeight w:val="360"/>
          <w:ins w:id="5592" w:author="James Vu" w:date="2024-04-19T00:01:00Z"/>
          <w:trPrChange w:id="5593" w:author="James Vu" w:date="2024-04-19T00:20:00Z">
            <w:trPr>
              <w:trHeight w:val="360"/>
            </w:trPr>
          </w:trPrChange>
        </w:trPr>
        <w:tc>
          <w:tcPr>
            <w:tcW w:w="704" w:type="dxa"/>
            <w:shd w:val="clear" w:color="auto" w:fill="auto"/>
            <w:noWrap/>
            <w:vAlign w:val="center"/>
            <w:hideMark/>
            <w:tcPrChange w:id="5594" w:author="James Vu" w:date="2024-04-19T00:20:00Z">
              <w:tcPr>
                <w:tcW w:w="704" w:type="dxa"/>
                <w:shd w:val="clear" w:color="auto" w:fill="auto"/>
                <w:noWrap/>
                <w:vAlign w:val="center"/>
                <w:hideMark/>
              </w:tcPr>
            </w:tcPrChange>
          </w:tcPr>
          <w:p w14:paraId="00FE1028" w14:textId="77777777" w:rsidR="004D28C1" w:rsidRPr="003C02FF" w:rsidRDefault="004D28C1" w:rsidP="004D28C1">
            <w:pPr>
              <w:jc w:val="center"/>
              <w:rPr>
                <w:ins w:id="5595" w:author="James Vu" w:date="2024-04-19T00:01:00Z"/>
                <w:b/>
                <w:bCs/>
                <w:color w:val="000000"/>
                <w:rPrChange w:id="5596" w:author="James Vu" w:date="2024-04-19T00:19:00Z">
                  <w:rPr>
                    <w:ins w:id="5597" w:author="James Vu" w:date="2024-04-19T00:01:00Z"/>
                    <w:b/>
                    <w:bCs/>
                    <w:color w:val="000000"/>
                    <w:sz w:val="28"/>
                    <w:szCs w:val="28"/>
                  </w:rPr>
                </w:rPrChange>
              </w:rPr>
            </w:pPr>
            <w:ins w:id="5598" w:author="James Vu" w:date="2024-04-19T00:01:00Z">
              <w:r w:rsidRPr="003C02FF">
                <w:rPr>
                  <w:b/>
                  <w:bCs/>
                  <w:color w:val="000000"/>
                  <w:rPrChange w:id="5599" w:author="James Vu" w:date="2024-04-19T00:19:00Z">
                    <w:rPr>
                      <w:b/>
                      <w:bCs/>
                      <w:color w:val="000000"/>
                      <w:sz w:val="28"/>
                      <w:szCs w:val="28"/>
                    </w:rPr>
                  </w:rPrChange>
                </w:rPr>
                <w:t>1</w:t>
              </w:r>
            </w:ins>
          </w:p>
        </w:tc>
        <w:tc>
          <w:tcPr>
            <w:tcW w:w="8358" w:type="dxa"/>
            <w:shd w:val="clear" w:color="auto" w:fill="auto"/>
            <w:noWrap/>
            <w:vAlign w:val="center"/>
            <w:hideMark/>
            <w:tcPrChange w:id="5600" w:author="James Vu" w:date="2024-04-19T00:20:00Z">
              <w:tcPr>
                <w:tcW w:w="8358" w:type="dxa"/>
                <w:shd w:val="clear" w:color="auto" w:fill="auto"/>
                <w:noWrap/>
                <w:vAlign w:val="center"/>
                <w:hideMark/>
              </w:tcPr>
            </w:tcPrChange>
          </w:tcPr>
          <w:p w14:paraId="2DBE7EB6" w14:textId="77777777" w:rsidR="004D28C1" w:rsidRPr="003C02FF" w:rsidRDefault="004D28C1" w:rsidP="004D28C1">
            <w:pPr>
              <w:rPr>
                <w:ins w:id="5601" w:author="James Vu" w:date="2024-04-19T00:01:00Z"/>
                <w:b/>
                <w:bCs/>
                <w:color w:val="0D0D0D"/>
                <w:rPrChange w:id="5602" w:author="James Vu" w:date="2024-04-19T00:19:00Z">
                  <w:rPr>
                    <w:ins w:id="5603" w:author="James Vu" w:date="2024-04-19T00:01:00Z"/>
                    <w:b/>
                    <w:bCs/>
                    <w:color w:val="0D0D0D"/>
                    <w:sz w:val="28"/>
                    <w:szCs w:val="28"/>
                  </w:rPr>
                </w:rPrChange>
              </w:rPr>
            </w:pPr>
            <w:ins w:id="5604" w:author="James Vu" w:date="2024-04-19T00:01:00Z">
              <w:r w:rsidRPr="003C02FF">
                <w:rPr>
                  <w:b/>
                  <w:bCs/>
                  <w:color w:val="0D0D0D"/>
                  <w:rPrChange w:id="5605" w:author="James Vu" w:date="2024-04-19T00:19:00Z">
                    <w:rPr>
                      <w:b/>
                      <w:bCs/>
                      <w:color w:val="0D0D0D"/>
                      <w:sz w:val="28"/>
                      <w:szCs w:val="28"/>
                    </w:rPr>
                  </w:rPrChange>
                </w:rPr>
                <w:t>Quản lý Hồ Sơ Nông Dân và Hợp Tác Xã</w:t>
              </w:r>
            </w:ins>
          </w:p>
        </w:tc>
      </w:tr>
      <w:tr w:rsidR="003C02FF" w:rsidRPr="003C02FF" w14:paraId="0BFEC7FD" w14:textId="77777777" w:rsidTr="003C02FF">
        <w:trPr>
          <w:trHeight w:val="360"/>
          <w:ins w:id="5606" w:author="James Vu" w:date="2024-04-19T00:01:00Z"/>
          <w:trPrChange w:id="5607" w:author="James Vu" w:date="2024-04-19T00:20:00Z">
            <w:trPr>
              <w:trHeight w:val="360"/>
            </w:trPr>
          </w:trPrChange>
        </w:trPr>
        <w:tc>
          <w:tcPr>
            <w:tcW w:w="704" w:type="dxa"/>
            <w:shd w:val="clear" w:color="auto" w:fill="auto"/>
            <w:noWrap/>
            <w:vAlign w:val="center"/>
            <w:hideMark/>
            <w:tcPrChange w:id="5608" w:author="James Vu" w:date="2024-04-19T00:20:00Z">
              <w:tcPr>
                <w:tcW w:w="704" w:type="dxa"/>
                <w:shd w:val="clear" w:color="auto" w:fill="auto"/>
                <w:noWrap/>
                <w:vAlign w:val="center"/>
                <w:hideMark/>
              </w:tcPr>
            </w:tcPrChange>
          </w:tcPr>
          <w:p w14:paraId="7BC7F2C1" w14:textId="77777777" w:rsidR="004D28C1" w:rsidRPr="003C02FF" w:rsidRDefault="004D28C1" w:rsidP="004D28C1">
            <w:pPr>
              <w:jc w:val="center"/>
              <w:rPr>
                <w:ins w:id="5609" w:author="James Vu" w:date="2024-04-19T00:01:00Z"/>
                <w:b/>
                <w:bCs/>
                <w:color w:val="000000"/>
                <w:rPrChange w:id="5610" w:author="James Vu" w:date="2024-04-19T00:19:00Z">
                  <w:rPr>
                    <w:ins w:id="5611" w:author="James Vu" w:date="2024-04-19T00:01:00Z"/>
                    <w:b/>
                    <w:bCs/>
                    <w:color w:val="000000"/>
                    <w:sz w:val="28"/>
                    <w:szCs w:val="28"/>
                  </w:rPr>
                </w:rPrChange>
              </w:rPr>
            </w:pPr>
            <w:ins w:id="5612" w:author="James Vu" w:date="2024-04-19T00:01:00Z">
              <w:r w:rsidRPr="003C02FF">
                <w:rPr>
                  <w:b/>
                  <w:bCs/>
                  <w:color w:val="000000"/>
                  <w:rPrChange w:id="5613" w:author="James Vu" w:date="2024-04-19T00:19:00Z">
                    <w:rPr>
                      <w:b/>
                      <w:bCs/>
                      <w:color w:val="000000"/>
                      <w:sz w:val="28"/>
                      <w:szCs w:val="28"/>
                    </w:rPr>
                  </w:rPrChange>
                </w:rPr>
                <w:t> </w:t>
              </w:r>
            </w:ins>
          </w:p>
        </w:tc>
        <w:tc>
          <w:tcPr>
            <w:tcW w:w="8358" w:type="dxa"/>
            <w:shd w:val="clear" w:color="auto" w:fill="auto"/>
            <w:noWrap/>
            <w:vAlign w:val="center"/>
            <w:hideMark/>
            <w:tcPrChange w:id="5614" w:author="James Vu" w:date="2024-04-19T00:20:00Z">
              <w:tcPr>
                <w:tcW w:w="8358" w:type="dxa"/>
                <w:shd w:val="clear" w:color="auto" w:fill="auto"/>
                <w:noWrap/>
                <w:vAlign w:val="center"/>
                <w:hideMark/>
              </w:tcPr>
            </w:tcPrChange>
          </w:tcPr>
          <w:p w14:paraId="40B8C8DE" w14:textId="77777777" w:rsidR="004D28C1" w:rsidRPr="003C02FF" w:rsidRDefault="004D28C1" w:rsidP="004D28C1">
            <w:pPr>
              <w:rPr>
                <w:ins w:id="5615" w:author="James Vu" w:date="2024-04-19T00:01:00Z"/>
                <w:color w:val="0D0D0D"/>
                <w:rPrChange w:id="5616" w:author="James Vu" w:date="2024-04-19T00:19:00Z">
                  <w:rPr>
                    <w:ins w:id="5617" w:author="James Vu" w:date="2024-04-19T00:01:00Z"/>
                    <w:color w:val="0D0D0D"/>
                    <w:sz w:val="28"/>
                    <w:szCs w:val="28"/>
                  </w:rPr>
                </w:rPrChange>
              </w:rPr>
            </w:pPr>
            <w:ins w:id="5618" w:author="James Vu" w:date="2024-04-19T00:01:00Z">
              <w:r w:rsidRPr="003C02FF">
                <w:rPr>
                  <w:color w:val="0D0D0D"/>
                  <w:rPrChange w:id="5619" w:author="James Vu" w:date="2024-04-19T00:19:00Z">
                    <w:rPr>
                      <w:color w:val="0D0D0D"/>
                      <w:sz w:val="28"/>
                      <w:szCs w:val="28"/>
                    </w:rPr>
                  </w:rPrChange>
                </w:rPr>
                <w:t>Tạo và quản lý hồ sơ cho từng nông dân và hợp tác xã.</w:t>
              </w:r>
            </w:ins>
          </w:p>
        </w:tc>
      </w:tr>
      <w:tr w:rsidR="003C02FF" w:rsidRPr="003C02FF" w14:paraId="54360819" w14:textId="77777777" w:rsidTr="003C02FF">
        <w:trPr>
          <w:trHeight w:val="360"/>
          <w:ins w:id="5620" w:author="James Vu" w:date="2024-04-19T00:01:00Z"/>
          <w:trPrChange w:id="5621" w:author="James Vu" w:date="2024-04-19T00:20:00Z">
            <w:trPr>
              <w:trHeight w:val="360"/>
            </w:trPr>
          </w:trPrChange>
        </w:trPr>
        <w:tc>
          <w:tcPr>
            <w:tcW w:w="704" w:type="dxa"/>
            <w:shd w:val="clear" w:color="auto" w:fill="auto"/>
            <w:noWrap/>
            <w:vAlign w:val="center"/>
            <w:hideMark/>
            <w:tcPrChange w:id="5622" w:author="James Vu" w:date="2024-04-19T00:20:00Z">
              <w:tcPr>
                <w:tcW w:w="704" w:type="dxa"/>
                <w:shd w:val="clear" w:color="auto" w:fill="auto"/>
                <w:noWrap/>
                <w:vAlign w:val="center"/>
                <w:hideMark/>
              </w:tcPr>
            </w:tcPrChange>
          </w:tcPr>
          <w:p w14:paraId="484AF87F" w14:textId="77777777" w:rsidR="004D28C1" w:rsidRPr="003C02FF" w:rsidRDefault="004D28C1" w:rsidP="004D28C1">
            <w:pPr>
              <w:jc w:val="center"/>
              <w:rPr>
                <w:ins w:id="5623" w:author="James Vu" w:date="2024-04-19T00:01:00Z"/>
                <w:b/>
                <w:bCs/>
                <w:color w:val="000000"/>
                <w:rPrChange w:id="5624" w:author="James Vu" w:date="2024-04-19T00:19:00Z">
                  <w:rPr>
                    <w:ins w:id="5625" w:author="James Vu" w:date="2024-04-19T00:01:00Z"/>
                    <w:b/>
                    <w:bCs/>
                    <w:color w:val="000000"/>
                    <w:sz w:val="28"/>
                    <w:szCs w:val="28"/>
                  </w:rPr>
                </w:rPrChange>
              </w:rPr>
            </w:pPr>
            <w:ins w:id="5626" w:author="James Vu" w:date="2024-04-19T00:01:00Z">
              <w:r w:rsidRPr="003C02FF">
                <w:rPr>
                  <w:b/>
                  <w:bCs/>
                  <w:color w:val="000000"/>
                  <w:rPrChange w:id="5627" w:author="James Vu" w:date="2024-04-19T00:19:00Z">
                    <w:rPr>
                      <w:b/>
                      <w:bCs/>
                      <w:color w:val="000000"/>
                      <w:sz w:val="28"/>
                      <w:szCs w:val="28"/>
                    </w:rPr>
                  </w:rPrChange>
                </w:rPr>
                <w:t> </w:t>
              </w:r>
            </w:ins>
          </w:p>
        </w:tc>
        <w:tc>
          <w:tcPr>
            <w:tcW w:w="8358" w:type="dxa"/>
            <w:shd w:val="clear" w:color="auto" w:fill="auto"/>
            <w:noWrap/>
            <w:vAlign w:val="center"/>
            <w:hideMark/>
            <w:tcPrChange w:id="5628" w:author="James Vu" w:date="2024-04-19T00:20:00Z">
              <w:tcPr>
                <w:tcW w:w="8358" w:type="dxa"/>
                <w:shd w:val="clear" w:color="auto" w:fill="auto"/>
                <w:noWrap/>
                <w:vAlign w:val="center"/>
                <w:hideMark/>
              </w:tcPr>
            </w:tcPrChange>
          </w:tcPr>
          <w:p w14:paraId="7F2BF3D4" w14:textId="77777777" w:rsidR="004D28C1" w:rsidRPr="003C02FF" w:rsidRDefault="004D28C1" w:rsidP="004D28C1">
            <w:pPr>
              <w:rPr>
                <w:ins w:id="5629" w:author="James Vu" w:date="2024-04-19T00:01:00Z"/>
                <w:color w:val="0D0D0D"/>
                <w:rPrChange w:id="5630" w:author="James Vu" w:date="2024-04-19T00:19:00Z">
                  <w:rPr>
                    <w:ins w:id="5631" w:author="James Vu" w:date="2024-04-19T00:01:00Z"/>
                    <w:color w:val="0D0D0D"/>
                    <w:sz w:val="28"/>
                    <w:szCs w:val="28"/>
                  </w:rPr>
                </w:rPrChange>
              </w:rPr>
            </w:pPr>
            <w:ins w:id="5632" w:author="James Vu" w:date="2024-04-19T00:01:00Z">
              <w:r w:rsidRPr="003C02FF">
                <w:rPr>
                  <w:color w:val="0D0D0D"/>
                  <w:rPrChange w:id="5633" w:author="James Vu" w:date="2024-04-19T00:19:00Z">
                    <w:rPr>
                      <w:color w:val="0D0D0D"/>
                      <w:sz w:val="28"/>
                      <w:szCs w:val="28"/>
                    </w:rPr>
                  </w:rPrChange>
                </w:rPr>
                <w:t>Lưu trữ thông tin về vùng trồng, mùa giống và vật tư nông nghiệp.</w:t>
              </w:r>
            </w:ins>
          </w:p>
        </w:tc>
      </w:tr>
      <w:tr w:rsidR="003C02FF" w:rsidRPr="003C02FF" w14:paraId="3189FD8B" w14:textId="77777777" w:rsidTr="003C02FF">
        <w:trPr>
          <w:trHeight w:val="360"/>
          <w:ins w:id="5634" w:author="James Vu" w:date="2024-04-19T00:01:00Z"/>
          <w:trPrChange w:id="5635" w:author="James Vu" w:date="2024-04-19T00:20:00Z">
            <w:trPr>
              <w:trHeight w:val="360"/>
            </w:trPr>
          </w:trPrChange>
        </w:trPr>
        <w:tc>
          <w:tcPr>
            <w:tcW w:w="704" w:type="dxa"/>
            <w:shd w:val="clear" w:color="auto" w:fill="auto"/>
            <w:noWrap/>
            <w:vAlign w:val="center"/>
            <w:hideMark/>
            <w:tcPrChange w:id="5636" w:author="James Vu" w:date="2024-04-19T00:20:00Z">
              <w:tcPr>
                <w:tcW w:w="704" w:type="dxa"/>
                <w:shd w:val="clear" w:color="auto" w:fill="auto"/>
                <w:noWrap/>
                <w:vAlign w:val="center"/>
                <w:hideMark/>
              </w:tcPr>
            </w:tcPrChange>
          </w:tcPr>
          <w:p w14:paraId="37E17921" w14:textId="77777777" w:rsidR="004D28C1" w:rsidRPr="003C02FF" w:rsidRDefault="004D28C1" w:rsidP="004D28C1">
            <w:pPr>
              <w:jc w:val="center"/>
              <w:rPr>
                <w:ins w:id="5637" w:author="James Vu" w:date="2024-04-19T00:01:00Z"/>
                <w:b/>
                <w:bCs/>
                <w:color w:val="000000"/>
                <w:rPrChange w:id="5638" w:author="James Vu" w:date="2024-04-19T00:19:00Z">
                  <w:rPr>
                    <w:ins w:id="5639" w:author="James Vu" w:date="2024-04-19T00:01:00Z"/>
                    <w:b/>
                    <w:bCs/>
                    <w:color w:val="000000"/>
                    <w:sz w:val="28"/>
                    <w:szCs w:val="28"/>
                  </w:rPr>
                </w:rPrChange>
              </w:rPr>
            </w:pPr>
            <w:ins w:id="5640" w:author="James Vu" w:date="2024-04-19T00:01:00Z">
              <w:r w:rsidRPr="003C02FF">
                <w:rPr>
                  <w:b/>
                  <w:bCs/>
                  <w:color w:val="000000"/>
                  <w:rPrChange w:id="5641" w:author="James Vu" w:date="2024-04-19T00:19:00Z">
                    <w:rPr>
                      <w:b/>
                      <w:bCs/>
                      <w:color w:val="000000"/>
                      <w:sz w:val="28"/>
                      <w:szCs w:val="28"/>
                    </w:rPr>
                  </w:rPrChange>
                </w:rPr>
                <w:t> </w:t>
              </w:r>
            </w:ins>
          </w:p>
        </w:tc>
        <w:tc>
          <w:tcPr>
            <w:tcW w:w="8358" w:type="dxa"/>
            <w:shd w:val="clear" w:color="auto" w:fill="auto"/>
            <w:noWrap/>
            <w:vAlign w:val="center"/>
            <w:hideMark/>
            <w:tcPrChange w:id="5642" w:author="James Vu" w:date="2024-04-19T00:20:00Z">
              <w:tcPr>
                <w:tcW w:w="8358" w:type="dxa"/>
                <w:shd w:val="clear" w:color="auto" w:fill="auto"/>
                <w:noWrap/>
                <w:vAlign w:val="center"/>
                <w:hideMark/>
              </w:tcPr>
            </w:tcPrChange>
          </w:tcPr>
          <w:p w14:paraId="5FF0BCDB" w14:textId="77777777" w:rsidR="004D28C1" w:rsidRPr="003C02FF" w:rsidRDefault="004D28C1" w:rsidP="004D28C1">
            <w:pPr>
              <w:rPr>
                <w:ins w:id="5643" w:author="James Vu" w:date="2024-04-19T00:01:00Z"/>
                <w:color w:val="0D0D0D"/>
                <w:rPrChange w:id="5644" w:author="James Vu" w:date="2024-04-19T00:19:00Z">
                  <w:rPr>
                    <w:ins w:id="5645" w:author="James Vu" w:date="2024-04-19T00:01:00Z"/>
                    <w:color w:val="0D0D0D"/>
                    <w:sz w:val="28"/>
                    <w:szCs w:val="28"/>
                  </w:rPr>
                </w:rPrChange>
              </w:rPr>
            </w:pPr>
            <w:ins w:id="5646" w:author="James Vu" w:date="2024-04-19T00:01:00Z">
              <w:r w:rsidRPr="003C02FF">
                <w:rPr>
                  <w:color w:val="0D0D0D"/>
                  <w:rPrChange w:id="5647" w:author="James Vu" w:date="2024-04-19T00:19:00Z">
                    <w:rPr>
                      <w:color w:val="0D0D0D"/>
                      <w:sz w:val="28"/>
                      <w:szCs w:val="28"/>
                    </w:rPr>
                  </w:rPrChange>
                </w:rPr>
                <w:t>Cập nhật và theo dõi thông tin về các nhà cung cấp và thương lái liên quan.</w:t>
              </w:r>
            </w:ins>
          </w:p>
        </w:tc>
      </w:tr>
      <w:tr w:rsidR="003C02FF" w:rsidRPr="003C02FF" w14:paraId="56AA7138" w14:textId="77777777" w:rsidTr="003C02FF">
        <w:trPr>
          <w:trHeight w:val="360"/>
          <w:ins w:id="5648" w:author="James Vu" w:date="2024-04-19T00:01:00Z"/>
          <w:trPrChange w:id="5649" w:author="James Vu" w:date="2024-04-19T00:20:00Z">
            <w:trPr>
              <w:trHeight w:val="360"/>
            </w:trPr>
          </w:trPrChange>
        </w:trPr>
        <w:tc>
          <w:tcPr>
            <w:tcW w:w="704" w:type="dxa"/>
            <w:shd w:val="clear" w:color="auto" w:fill="auto"/>
            <w:noWrap/>
            <w:vAlign w:val="center"/>
            <w:hideMark/>
            <w:tcPrChange w:id="5650" w:author="James Vu" w:date="2024-04-19T00:20:00Z">
              <w:tcPr>
                <w:tcW w:w="704" w:type="dxa"/>
                <w:shd w:val="clear" w:color="auto" w:fill="auto"/>
                <w:noWrap/>
                <w:vAlign w:val="center"/>
                <w:hideMark/>
              </w:tcPr>
            </w:tcPrChange>
          </w:tcPr>
          <w:p w14:paraId="15D08B20" w14:textId="77777777" w:rsidR="004D28C1" w:rsidRPr="003C02FF" w:rsidRDefault="004D28C1" w:rsidP="004D28C1">
            <w:pPr>
              <w:jc w:val="center"/>
              <w:rPr>
                <w:ins w:id="5651" w:author="James Vu" w:date="2024-04-19T00:01:00Z"/>
                <w:b/>
                <w:bCs/>
                <w:color w:val="000000"/>
                <w:rPrChange w:id="5652" w:author="James Vu" w:date="2024-04-19T00:19:00Z">
                  <w:rPr>
                    <w:ins w:id="5653" w:author="James Vu" w:date="2024-04-19T00:01:00Z"/>
                    <w:b/>
                    <w:bCs/>
                    <w:color w:val="000000"/>
                    <w:sz w:val="28"/>
                    <w:szCs w:val="28"/>
                  </w:rPr>
                </w:rPrChange>
              </w:rPr>
            </w:pPr>
            <w:ins w:id="5654" w:author="James Vu" w:date="2024-04-19T00:01:00Z">
              <w:r w:rsidRPr="003C02FF">
                <w:rPr>
                  <w:b/>
                  <w:bCs/>
                  <w:color w:val="000000"/>
                  <w:rPrChange w:id="5655" w:author="James Vu" w:date="2024-04-19T00:19:00Z">
                    <w:rPr>
                      <w:b/>
                      <w:bCs/>
                      <w:color w:val="000000"/>
                      <w:sz w:val="28"/>
                      <w:szCs w:val="28"/>
                    </w:rPr>
                  </w:rPrChange>
                </w:rPr>
                <w:t> </w:t>
              </w:r>
            </w:ins>
          </w:p>
        </w:tc>
        <w:tc>
          <w:tcPr>
            <w:tcW w:w="8358" w:type="dxa"/>
            <w:shd w:val="clear" w:color="auto" w:fill="auto"/>
            <w:noWrap/>
            <w:vAlign w:val="center"/>
            <w:hideMark/>
            <w:tcPrChange w:id="5656" w:author="James Vu" w:date="2024-04-19T00:20:00Z">
              <w:tcPr>
                <w:tcW w:w="8358" w:type="dxa"/>
                <w:shd w:val="clear" w:color="auto" w:fill="auto"/>
                <w:noWrap/>
                <w:vAlign w:val="center"/>
                <w:hideMark/>
              </w:tcPr>
            </w:tcPrChange>
          </w:tcPr>
          <w:p w14:paraId="7C7604FE" w14:textId="77777777" w:rsidR="004D28C1" w:rsidRPr="003C02FF" w:rsidRDefault="004D28C1" w:rsidP="004D28C1">
            <w:pPr>
              <w:rPr>
                <w:ins w:id="5657" w:author="James Vu" w:date="2024-04-19T00:01:00Z"/>
                <w:color w:val="0D0D0D"/>
                <w:rPrChange w:id="5658" w:author="James Vu" w:date="2024-04-19T00:19:00Z">
                  <w:rPr>
                    <w:ins w:id="5659" w:author="James Vu" w:date="2024-04-19T00:01:00Z"/>
                    <w:color w:val="0D0D0D"/>
                    <w:sz w:val="28"/>
                    <w:szCs w:val="28"/>
                  </w:rPr>
                </w:rPrChange>
              </w:rPr>
            </w:pPr>
            <w:ins w:id="5660" w:author="James Vu" w:date="2024-04-19T00:01:00Z">
              <w:r w:rsidRPr="003C02FF">
                <w:rPr>
                  <w:color w:val="0D0D0D"/>
                  <w:rPrChange w:id="5661" w:author="James Vu" w:date="2024-04-19T00:19:00Z">
                    <w:rPr>
                      <w:color w:val="0D0D0D"/>
                      <w:sz w:val="28"/>
                      <w:szCs w:val="28"/>
                    </w:rPr>
                  </w:rPrChange>
                </w:rPr>
                <w:t>Quản lý các liên kết và chuỗi cung ứng trong nông nghiệp.</w:t>
              </w:r>
            </w:ins>
          </w:p>
        </w:tc>
      </w:tr>
      <w:tr w:rsidR="003C02FF" w:rsidRPr="003C02FF" w14:paraId="57F29DDF" w14:textId="77777777" w:rsidTr="003C02FF">
        <w:trPr>
          <w:trHeight w:val="360"/>
          <w:ins w:id="5662" w:author="James Vu" w:date="2024-04-19T00:01:00Z"/>
          <w:trPrChange w:id="5663" w:author="James Vu" w:date="2024-04-19T00:20:00Z">
            <w:trPr>
              <w:trHeight w:val="360"/>
            </w:trPr>
          </w:trPrChange>
        </w:trPr>
        <w:tc>
          <w:tcPr>
            <w:tcW w:w="704" w:type="dxa"/>
            <w:shd w:val="clear" w:color="auto" w:fill="auto"/>
            <w:noWrap/>
            <w:vAlign w:val="center"/>
            <w:hideMark/>
            <w:tcPrChange w:id="5664" w:author="James Vu" w:date="2024-04-19T00:20:00Z">
              <w:tcPr>
                <w:tcW w:w="704" w:type="dxa"/>
                <w:shd w:val="clear" w:color="auto" w:fill="auto"/>
                <w:noWrap/>
                <w:vAlign w:val="center"/>
                <w:hideMark/>
              </w:tcPr>
            </w:tcPrChange>
          </w:tcPr>
          <w:p w14:paraId="63C64F3A" w14:textId="77777777" w:rsidR="004D28C1" w:rsidRPr="003C02FF" w:rsidRDefault="004D28C1" w:rsidP="004D28C1">
            <w:pPr>
              <w:jc w:val="center"/>
              <w:rPr>
                <w:ins w:id="5665" w:author="James Vu" w:date="2024-04-19T00:01:00Z"/>
                <w:b/>
                <w:bCs/>
                <w:color w:val="000000"/>
                <w:rPrChange w:id="5666" w:author="James Vu" w:date="2024-04-19T00:19:00Z">
                  <w:rPr>
                    <w:ins w:id="5667" w:author="James Vu" w:date="2024-04-19T00:01:00Z"/>
                    <w:b/>
                    <w:bCs/>
                    <w:color w:val="000000"/>
                    <w:sz w:val="28"/>
                    <w:szCs w:val="28"/>
                  </w:rPr>
                </w:rPrChange>
              </w:rPr>
            </w:pPr>
            <w:ins w:id="5668" w:author="James Vu" w:date="2024-04-19T00:01:00Z">
              <w:r w:rsidRPr="003C02FF">
                <w:rPr>
                  <w:b/>
                  <w:bCs/>
                  <w:color w:val="000000"/>
                  <w:rPrChange w:id="5669" w:author="James Vu" w:date="2024-04-19T00:19:00Z">
                    <w:rPr>
                      <w:b/>
                      <w:bCs/>
                      <w:color w:val="000000"/>
                      <w:sz w:val="28"/>
                      <w:szCs w:val="28"/>
                    </w:rPr>
                  </w:rPrChange>
                </w:rPr>
                <w:t> </w:t>
              </w:r>
            </w:ins>
          </w:p>
        </w:tc>
        <w:tc>
          <w:tcPr>
            <w:tcW w:w="8358" w:type="dxa"/>
            <w:shd w:val="clear" w:color="auto" w:fill="auto"/>
            <w:noWrap/>
            <w:vAlign w:val="center"/>
            <w:hideMark/>
            <w:tcPrChange w:id="5670" w:author="James Vu" w:date="2024-04-19T00:20:00Z">
              <w:tcPr>
                <w:tcW w:w="8358" w:type="dxa"/>
                <w:shd w:val="clear" w:color="auto" w:fill="auto"/>
                <w:noWrap/>
                <w:vAlign w:val="center"/>
                <w:hideMark/>
              </w:tcPr>
            </w:tcPrChange>
          </w:tcPr>
          <w:p w14:paraId="49DA54C3" w14:textId="77777777" w:rsidR="004D28C1" w:rsidRPr="003C02FF" w:rsidRDefault="004D28C1" w:rsidP="004D28C1">
            <w:pPr>
              <w:rPr>
                <w:ins w:id="5671" w:author="James Vu" w:date="2024-04-19T00:01:00Z"/>
                <w:color w:val="0D0D0D"/>
                <w:rPrChange w:id="5672" w:author="James Vu" w:date="2024-04-19T00:19:00Z">
                  <w:rPr>
                    <w:ins w:id="5673" w:author="James Vu" w:date="2024-04-19T00:01:00Z"/>
                    <w:color w:val="0D0D0D"/>
                    <w:sz w:val="28"/>
                    <w:szCs w:val="28"/>
                  </w:rPr>
                </w:rPrChange>
              </w:rPr>
            </w:pPr>
            <w:ins w:id="5674" w:author="James Vu" w:date="2024-04-19T00:01:00Z">
              <w:r w:rsidRPr="003C02FF">
                <w:rPr>
                  <w:color w:val="0D0D0D"/>
                  <w:rPrChange w:id="5675" w:author="James Vu" w:date="2024-04-19T00:19:00Z">
                    <w:rPr>
                      <w:color w:val="0D0D0D"/>
                      <w:sz w:val="28"/>
                      <w:szCs w:val="28"/>
                    </w:rPr>
                  </w:rPrChange>
                </w:rPr>
                <w:t>Tạo báo cáo về tình hình hoạt động của nông dân và hợp tác xã.</w:t>
              </w:r>
            </w:ins>
          </w:p>
        </w:tc>
      </w:tr>
      <w:tr w:rsidR="003C02FF" w:rsidRPr="003C02FF" w14:paraId="29AA3077" w14:textId="77777777" w:rsidTr="003C02FF">
        <w:trPr>
          <w:trHeight w:val="360"/>
          <w:ins w:id="5676" w:author="James Vu" w:date="2024-04-19T00:01:00Z"/>
          <w:trPrChange w:id="5677" w:author="James Vu" w:date="2024-04-19T00:20:00Z">
            <w:trPr>
              <w:trHeight w:val="360"/>
            </w:trPr>
          </w:trPrChange>
        </w:trPr>
        <w:tc>
          <w:tcPr>
            <w:tcW w:w="704" w:type="dxa"/>
            <w:shd w:val="clear" w:color="auto" w:fill="auto"/>
            <w:noWrap/>
            <w:vAlign w:val="center"/>
            <w:hideMark/>
            <w:tcPrChange w:id="5678" w:author="James Vu" w:date="2024-04-19T00:20:00Z">
              <w:tcPr>
                <w:tcW w:w="704" w:type="dxa"/>
                <w:shd w:val="clear" w:color="auto" w:fill="auto"/>
                <w:noWrap/>
                <w:vAlign w:val="center"/>
                <w:hideMark/>
              </w:tcPr>
            </w:tcPrChange>
          </w:tcPr>
          <w:p w14:paraId="119F5678" w14:textId="77777777" w:rsidR="004D28C1" w:rsidRPr="003C02FF" w:rsidRDefault="004D28C1" w:rsidP="004D28C1">
            <w:pPr>
              <w:jc w:val="center"/>
              <w:rPr>
                <w:ins w:id="5679" w:author="James Vu" w:date="2024-04-19T00:01:00Z"/>
                <w:b/>
                <w:bCs/>
                <w:color w:val="000000"/>
                <w:rPrChange w:id="5680" w:author="James Vu" w:date="2024-04-19T00:19:00Z">
                  <w:rPr>
                    <w:ins w:id="5681" w:author="James Vu" w:date="2024-04-19T00:01:00Z"/>
                    <w:b/>
                    <w:bCs/>
                    <w:color w:val="000000"/>
                    <w:sz w:val="28"/>
                    <w:szCs w:val="28"/>
                  </w:rPr>
                </w:rPrChange>
              </w:rPr>
            </w:pPr>
            <w:ins w:id="5682" w:author="James Vu" w:date="2024-04-19T00:01:00Z">
              <w:r w:rsidRPr="003C02FF">
                <w:rPr>
                  <w:b/>
                  <w:bCs/>
                  <w:color w:val="000000"/>
                  <w:rPrChange w:id="5683" w:author="James Vu" w:date="2024-04-19T00:19:00Z">
                    <w:rPr>
                      <w:b/>
                      <w:bCs/>
                      <w:color w:val="000000"/>
                      <w:sz w:val="28"/>
                      <w:szCs w:val="28"/>
                    </w:rPr>
                  </w:rPrChange>
                </w:rPr>
                <w:t>2</w:t>
              </w:r>
            </w:ins>
          </w:p>
        </w:tc>
        <w:tc>
          <w:tcPr>
            <w:tcW w:w="8358" w:type="dxa"/>
            <w:shd w:val="clear" w:color="auto" w:fill="auto"/>
            <w:noWrap/>
            <w:vAlign w:val="center"/>
            <w:hideMark/>
            <w:tcPrChange w:id="5684" w:author="James Vu" w:date="2024-04-19T00:20:00Z">
              <w:tcPr>
                <w:tcW w:w="8358" w:type="dxa"/>
                <w:shd w:val="clear" w:color="auto" w:fill="auto"/>
                <w:noWrap/>
                <w:vAlign w:val="center"/>
                <w:hideMark/>
              </w:tcPr>
            </w:tcPrChange>
          </w:tcPr>
          <w:p w14:paraId="28C506FF" w14:textId="77777777" w:rsidR="004D28C1" w:rsidRPr="003C02FF" w:rsidRDefault="004D28C1" w:rsidP="004D28C1">
            <w:pPr>
              <w:rPr>
                <w:ins w:id="5685" w:author="James Vu" w:date="2024-04-19T00:01:00Z"/>
                <w:b/>
                <w:bCs/>
                <w:color w:val="0D0D0D"/>
                <w:rPrChange w:id="5686" w:author="James Vu" w:date="2024-04-19T00:19:00Z">
                  <w:rPr>
                    <w:ins w:id="5687" w:author="James Vu" w:date="2024-04-19T00:01:00Z"/>
                    <w:b/>
                    <w:bCs/>
                    <w:color w:val="0D0D0D"/>
                    <w:sz w:val="28"/>
                    <w:szCs w:val="28"/>
                  </w:rPr>
                </w:rPrChange>
              </w:rPr>
            </w:pPr>
            <w:ins w:id="5688" w:author="James Vu" w:date="2024-04-19T00:01:00Z">
              <w:r w:rsidRPr="003C02FF">
                <w:rPr>
                  <w:b/>
                  <w:bCs/>
                  <w:color w:val="0D0D0D"/>
                  <w:rPrChange w:id="5689" w:author="James Vu" w:date="2024-04-19T00:19:00Z">
                    <w:rPr>
                      <w:b/>
                      <w:bCs/>
                      <w:color w:val="0D0D0D"/>
                      <w:sz w:val="28"/>
                      <w:szCs w:val="28"/>
                    </w:rPr>
                  </w:rPrChange>
                </w:rPr>
                <w:t>Quản lý Vùng Nguyên Liệu và Trồng Trọt</w:t>
              </w:r>
            </w:ins>
          </w:p>
        </w:tc>
      </w:tr>
      <w:tr w:rsidR="003C02FF" w:rsidRPr="003C02FF" w14:paraId="751F2E10" w14:textId="77777777" w:rsidTr="003C02FF">
        <w:trPr>
          <w:trHeight w:val="360"/>
          <w:ins w:id="5690" w:author="James Vu" w:date="2024-04-19T00:01:00Z"/>
          <w:trPrChange w:id="5691" w:author="James Vu" w:date="2024-04-19T00:20:00Z">
            <w:trPr>
              <w:trHeight w:val="360"/>
            </w:trPr>
          </w:trPrChange>
        </w:trPr>
        <w:tc>
          <w:tcPr>
            <w:tcW w:w="704" w:type="dxa"/>
            <w:shd w:val="clear" w:color="auto" w:fill="auto"/>
            <w:noWrap/>
            <w:vAlign w:val="center"/>
            <w:hideMark/>
            <w:tcPrChange w:id="5692" w:author="James Vu" w:date="2024-04-19T00:20:00Z">
              <w:tcPr>
                <w:tcW w:w="704" w:type="dxa"/>
                <w:shd w:val="clear" w:color="auto" w:fill="auto"/>
                <w:noWrap/>
                <w:vAlign w:val="center"/>
                <w:hideMark/>
              </w:tcPr>
            </w:tcPrChange>
          </w:tcPr>
          <w:p w14:paraId="0112182E" w14:textId="77777777" w:rsidR="004D28C1" w:rsidRPr="003C02FF" w:rsidRDefault="004D28C1" w:rsidP="004D28C1">
            <w:pPr>
              <w:jc w:val="center"/>
              <w:rPr>
                <w:ins w:id="5693" w:author="James Vu" w:date="2024-04-19T00:01:00Z"/>
                <w:b/>
                <w:bCs/>
                <w:color w:val="000000"/>
                <w:rPrChange w:id="5694" w:author="James Vu" w:date="2024-04-19T00:19:00Z">
                  <w:rPr>
                    <w:ins w:id="5695" w:author="James Vu" w:date="2024-04-19T00:01:00Z"/>
                    <w:b/>
                    <w:bCs/>
                    <w:color w:val="000000"/>
                    <w:sz w:val="28"/>
                    <w:szCs w:val="28"/>
                  </w:rPr>
                </w:rPrChange>
              </w:rPr>
            </w:pPr>
            <w:ins w:id="5696" w:author="James Vu" w:date="2024-04-19T00:01:00Z">
              <w:r w:rsidRPr="003C02FF">
                <w:rPr>
                  <w:b/>
                  <w:bCs/>
                  <w:color w:val="000000"/>
                  <w:rPrChange w:id="5697" w:author="James Vu" w:date="2024-04-19T00:19:00Z">
                    <w:rPr>
                      <w:b/>
                      <w:bCs/>
                      <w:color w:val="000000"/>
                      <w:sz w:val="28"/>
                      <w:szCs w:val="28"/>
                    </w:rPr>
                  </w:rPrChange>
                </w:rPr>
                <w:t> </w:t>
              </w:r>
            </w:ins>
          </w:p>
        </w:tc>
        <w:tc>
          <w:tcPr>
            <w:tcW w:w="8358" w:type="dxa"/>
            <w:shd w:val="clear" w:color="auto" w:fill="auto"/>
            <w:noWrap/>
            <w:vAlign w:val="center"/>
            <w:hideMark/>
            <w:tcPrChange w:id="5698" w:author="James Vu" w:date="2024-04-19T00:20:00Z">
              <w:tcPr>
                <w:tcW w:w="8358" w:type="dxa"/>
                <w:shd w:val="clear" w:color="auto" w:fill="auto"/>
                <w:noWrap/>
                <w:vAlign w:val="center"/>
                <w:hideMark/>
              </w:tcPr>
            </w:tcPrChange>
          </w:tcPr>
          <w:p w14:paraId="2E36531C" w14:textId="77777777" w:rsidR="004D28C1" w:rsidRPr="003C02FF" w:rsidRDefault="004D28C1" w:rsidP="004D28C1">
            <w:pPr>
              <w:rPr>
                <w:ins w:id="5699" w:author="James Vu" w:date="2024-04-19T00:01:00Z"/>
                <w:color w:val="0D0D0D"/>
                <w:rPrChange w:id="5700" w:author="James Vu" w:date="2024-04-19T00:19:00Z">
                  <w:rPr>
                    <w:ins w:id="5701" w:author="James Vu" w:date="2024-04-19T00:01:00Z"/>
                    <w:color w:val="0D0D0D"/>
                    <w:sz w:val="28"/>
                    <w:szCs w:val="28"/>
                  </w:rPr>
                </w:rPrChange>
              </w:rPr>
            </w:pPr>
            <w:ins w:id="5702" w:author="James Vu" w:date="2024-04-19T00:01:00Z">
              <w:r w:rsidRPr="003C02FF">
                <w:rPr>
                  <w:color w:val="0D0D0D"/>
                  <w:rPrChange w:id="5703" w:author="James Vu" w:date="2024-04-19T00:19:00Z">
                    <w:rPr>
                      <w:color w:val="0D0D0D"/>
                      <w:sz w:val="28"/>
                      <w:szCs w:val="28"/>
                    </w:rPr>
                  </w:rPrChange>
                </w:rPr>
                <w:t>Vẽ và định vị các vùng nguyên liệu và trồng trọt trên bản đồ.</w:t>
              </w:r>
            </w:ins>
          </w:p>
        </w:tc>
      </w:tr>
      <w:tr w:rsidR="003C02FF" w:rsidRPr="003C02FF" w14:paraId="74A9D36D" w14:textId="77777777" w:rsidTr="003C02FF">
        <w:trPr>
          <w:trHeight w:val="360"/>
          <w:ins w:id="5704" w:author="James Vu" w:date="2024-04-19T00:01:00Z"/>
          <w:trPrChange w:id="5705" w:author="James Vu" w:date="2024-04-19T00:20:00Z">
            <w:trPr>
              <w:trHeight w:val="360"/>
            </w:trPr>
          </w:trPrChange>
        </w:trPr>
        <w:tc>
          <w:tcPr>
            <w:tcW w:w="704" w:type="dxa"/>
            <w:shd w:val="clear" w:color="auto" w:fill="auto"/>
            <w:noWrap/>
            <w:vAlign w:val="center"/>
            <w:hideMark/>
            <w:tcPrChange w:id="5706" w:author="James Vu" w:date="2024-04-19T00:20:00Z">
              <w:tcPr>
                <w:tcW w:w="704" w:type="dxa"/>
                <w:shd w:val="clear" w:color="auto" w:fill="auto"/>
                <w:noWrap/>
                <w:vAlign w:val="center"/>
                <w:hideMark/>
              </w:tcPr>
            </w:tcPrChange>
          </w:tcPr>
          <w:p w14:paraId="48371FCC" w14:textId="77777777" w:rsidR="004D28C1" w:rsidRPr="003C02FF" w:rsidRDefault="004D28C1" w:rsidP="004D28C1">
            <w:pPr>
              <w:jc w:val="center"/>
              <w:rPr>
                <w:ins w:id="5707" w:author="James Vu" w:date="2024-04-19T00:01:00Z"/>
                <w:b/>
                <w:bCs/>
                <w:color w:val="000000"/>
                <w:rPrChange w:id="5708" w:author="James Vu" w:date="2024-04-19T00:19:00Z">
                  <w:rPr>
                    <w:ins w:id="5709" w:author="James Vu" w:date="2024-04-19T00:01:00Z"/>
                    <w:b/>
                    <w:bCs/>
                    <w:color w:val="000000"/>
                    <w:sz w:val="28"/>
                    <w:szCs w:val="28"/>
                  </w:rPr>
                </w:rPrChange>
              </w:rPr>
            </w:pPr>
            <w:ins w:id="5710" w:author="James Vu" w:date="2024-04-19T00:01:00Z">
              <w:r w:rsidRPr="003C02FF">
                <w:rPr>
                  <w:b/>
                  <w:bCs/>
                  <w:color w:val="000000"/>
                  <w:rPrChange w:id="5711" w:author="James Vu" w:date="2024-04-19T00:19:00Z">
                    <w:rPr>
                      <w:b/>
                      <w:bCs/>
                      <w:color w:val="000000"/>
                      <w:sz w:val="28"/>
                      <w:szCs w:val="28"/>
                    </w:rPr>
                  </w:rPrChange>
                </w:rPr>
                <w:t>3</w:t>
              </w:r>
            </w:ins>
          </w:p>
        </w:tc>
        <w:tc>
          <w:tcPr>
            <w:tcW w:w="8358" w:type="dxa"/>
            <w:shd w:val="clear" w:color="auto" w:fill="auto"/>
            <w:noWrap/>
            <w:vAlign w:val="center"/>
            <w:hideMark/>
            <w:tcPrChange w:id="5712" w:author="James Vu" w:date="2024-04-19T00:20:00Z">
              <w:tcPr>
                <w:tcW w:w="8358" w:type="dxa"/>
                <w:shd w:val="clear" w:color="auto" w:fill="auto"/>
                <w:noWrap/>
                <w:vAlign w:val="center"/>
                <w:hideMark/>
              </w:tcPr>
            </w:tcPrChange>
          </w:tcPr>
          <w:p w14:paraId="05CBC0A3" w14:textId="77777777" w:rsidR="004D28C1" w:rsidRPr="003C02FF" w:rsidRDefault="004D28C1" w:rsidP="004D28C1">
            <w:pPr>
              <w:rPr>
                <w:ins w:id="5713" w:author="James Vu" w:date="2024-04-19T00:01:00Z"/>
                <w:b/>
                <w:bCs/>
                <w:color w:val="0D0D0D"/>
                <w:rPrChange w:id="5714" w:author="James Vu" w:date="2024-04-19T00:19:00Z">
                  <w:rPr>
                    <w:ins w:id="5715" w:author="James Vu" w:date="2024-04-19T00:01:00Z"/>
                    <w:b/>
                    <w:bCs/>
                    <w:color w:val="0D0D0D"/>
                    <w:sz w:val="28"/>
                    <w:szCs w:val="28"/>
                  </w:rPr>
                </w:rPrChange>
              </w:rPr>
            </w:pPr>
            <w:ins w:id="5716" w:author="James Vu" w:date="2024-04-19T00:01:00Z">
              <w:r w:rsidRPr="003C02FF">
                <w:rPr>
                  <w:b/>
                  <w:bCs/>
                  <w:color w:val="0D0D0D"/>
                  <w:rPrChange w:id="5717" w:author="James Vu" w:date="2024-04-19T00:19:00Z">
                    <w:rPr>
                      <w:b/>
                      <w:bCs/>
                      <w:color w:val="0D0D0D"/>
                      <w:sz w:val="28"/>
                      <w:szCs w:val="28"/>
                    </w:rPr>
                  </w:rPrChange>
                </w:rPr>
                <w:t>Quản Lý Vật Tư Nông Nghiệp</w:t>
              </w:r>
            </w:ins>
          </w:p>
        </w:tc>
      </w:tr>
      <w:tr w:rsidR="003C02FF" w:rsidRPr="003C02FF" w14:paraId="0B2B530B" w14:textId="77777777" w:rsidTr="003C02FF">
        <w:trPr>
          <w:trHeight w:val="360"/>
          <w:ins w:id="5718" w:author="James Vu" w:date="2024-04-19T00:01:00Z"/>
          <w:trPrChange w:id="5719" w:author="James Vu" w:date="2024-04-19T00:20:00Z">
            <w:trPr>
              <w:trHeight w:val="360"/>
            </w:trPr>
          </w:trPrChange>
        </w:trPr>
        <w:tc>
          <w:tcPr>
            <w:tcW w:w="704" w:type="dxa"/>
            <w:shd w:val="clear" w:color="auto" w:fill="auto"/>
            <w:noWrap/>
            <w:vAlign w:val="center"/>
            <w:hideMark/>
            <w:tcPrChange w:id="5720" w:author="James Vu" w:date="2024-04-19T00:20:00Z">
              <w:tcPr>
                <w:tcW w:w="704" w:type="dxa"/>
                <w:shd w:val="clear" w:color="auto" w:fill="auto"/>
                <w:noWrap/>
                <w:vAlign w:val="center"/>
                <w:hideMark/>
              </w:tcPr>
            </w:tcPrChange>
          </w:tcPr>
          <w:p w14:paraId="3220EEDD" w14:textId="77777777" w:rsidR="004D28C1" w:rsidRPr="003C02FF" w:rsidRDefault="004D28C1" w:rsidP="004D28C1">
            <w:pPr>
              <w:jc w:val="center"/>
              <w:rPr>
                <w:ins w:id="5721" w:author="James Vu" w:date="2024-04-19T00:01:00Z"/>
                <w:b/>
                <w:bCs/>
                <w:color w:val="000000"/>
                <w:rPrChange w:id="5722" w:author="James Vu" w:date="2024-04-19T00:19:00Z">
                  <w:rPr>
                    <w:ins w:id="5723" w:author="James Vu" w:date="2024-04-19T00:01:00Z"/>
                    <w:b/>
                    <w:bCs/>
                    <w:color w:val="000000"/>
                    <w:sz w:val="28"/>
                    <w:szCs w:val="28"/>
                  </w:rPr>
                </w:rPrChange>
              </w:rPr>
            </w:pPr>
            <w:ins w:id="5724" w:author="James Vu" w:date="2024-04-19T00:01:00Z">
              <w:r w:rsidRPr="003C02FF">
                <w:rPr>
                  <w:b/>
                  <w:bCs/>
                  <w:color w:val="000000"/>
                  <w:rPrChange w:id="5725" w:author="James Vu" w:date="2024-04-19T00:19:00Z">
                    <w:rPr>
                      <w:b/>
                      <w:bCs/>
                      <w:color w:val="000000"/>
                      <w:sz w:val="28"/>
                      <w:szCs w:val="28"/>
                    </w:rPr>
                  </w:rPrChange>
                </w:rPr>
                <w:t> </w:t>
              </w:r>
            </w:ins>
          </w:p>
        </w:tc>
        <w:tc>
          <w:tcPr>
            <w:tcW w:w="8358" w:type="dxa"/>
            <w:shd w:val="clear" w:color="auto" w:fill="auto"/>
            <w:noWrap/>
            <w:vAlign w:val="center"/>
            <w:hideMark/>
            <w:tcPrChange w:id="5726" w:author="James Vu" w:date="2024-04-19T00:20:00Z">
              <w:tcPr>
                <w:tcW w:w="8358" w:type="dxa"/>
                <w:shd w:val="clear" w:color="auto" w:fill="auto"/>
                <w:noWrap/>
                <w:vAlign w:val="center"/>
                <w:hideMark/>
              </w:tcPr>
            </w:tcPrChange>
          </w:tcPr>
          <w:p w14:paraId="34786E46" w14:textId="77777777" w:rsidR="004D28C1" w:rsidRPr="003C02FF" w:rsidRDefault="004D28C1" w:rsidP="004D28C1">
            <w:pPr>
              <w:rPr>
                <w:ins w:id="5727" w:author="James Vu" w:date="2024-04-19T00:01:00Z"/>
                <w:color w:val="0D0D0D"/>
                <w:rPrChange w:id="5728" w:author="James Vu" w:date="2024-04-19T00:19:00Z">
                  <w:rPr>
                    <w:ins w:id="5729" w:author="James Vu" w:date="2024-04-19T00:01:00Z"/>
                    <w:color w:val="0D0D0D"/>
                    <w:sz w:val="28"/>
                    <w:szCs w:val="28"/>
                  </w:rPr>
                </w:rPrChange>
              </w:rPr>
            </w:pPr>
            <w:ins w:id="5730" w:author="James Vu" w:date="2024-04-19T00:01:00Z">
              <w:r w:rsidRPr="003C02FF">
                <w:rPr>
                  <w:color w:val="0D0D0D"/>
                  <w:rPrChange w:id="5731" w:author="James Vu" w:date="2024-04-19T00:19:00Z">
                    <w:rPr>
                      <w:color w:val="0D0D0D"/>
                      <w:sz w:val="28"/>
                      <w:szCs w:val="28"/>
                    </w:rPr>
                  </w:rPrChange>
                </w:rPr>
                <w:t>Cung cấp tài liệu và hướng dẫn sử dụng thuốc bảo vệ thực vật.</w:t>
              </w:r>
            </w:ins>
          </w:p>
        </w:tc>
      </w:tr>
      <w:tr w:rsidR="003C02FF" w:rsidRPr="003C02FF" w14:paraId="4C36C58F" w14:textId="77777777" w:rsidTr="003C02FF">
        <w:trPr>
          <w:trHeight w:val="360"/>
          <w:ins w:id="5732" w:author="James Vu" w:date="2024-04-19T00:01:00Z"/>
          <w:trPrChange w:id="5733" w:author="James Vu" w:date="2024-04-19T00:20:00Z">
            <w:trPr>
              <w:trHeight w:val="360"/>
            </w:trPr>
          </w:trPrChange>
        </w:trPr>
        <w:tc>
          <w:tcPr>
            <w:tcW w:w="704" w:type="dxa"/>
            <w:shd w:val="clear" w:color="auto" w:fill="auto"/>
            <w:noWrap/>
            <w:vAlign w:val="center"/>
            <w:hideMark/>
            <w:tcPrChange w:id="5734" w:author="James Vu" w:date="2024-04-19T00:20:00Z">
              <w:tcPr>
                <w:tcW w:w="704" w:type="dxa"/>
                <w:shd w:val="clear" w:color="auto" w:fill="auto"/>
                <w:noWrap/>
                <w:vAlign w:val="center"/>
                <w:hideMark/>
              </w:tcPr>
            </w:tcPrChange>
          </w:tcPr>
          <w:p w14:paraId="181D77C8" w14:textId="77777777" w:rsidR="004D28C1" w:rsidRPr="003C02FF" w:rsidRDefault="004D28C1" w:rsidP="004D28C1">
            <w:pPr>
              <w:jc w:val="center"/>
              <w:rPr>
                <w:ins w:id="5735" w:author="James Vu" w:date="2024-04-19T00:01:00Z"/>
                <w:b/>
                <w:bCs/>
                <w:color w:val="000000"/>
                <w:rPrChange w:id="5736" w:author="James Vu" w:date="2024-04-19T00:19:00Z">
                  <w:rPr>
                    <w:ins w:id="5737" w:author="James Vu" w:date="2024-04-19T00:01:00Z"/>
                    <w:b/>
                    <w:bCs/>
                    <w:color w:val="000000"/>
                    <w:sz w:val="28"/>
                    <w:szCs w:val="28"/>
                  </w:rPr>
                </w:rPrChange>
              </w:rPr>
            </w:pPr>
            <w:ins w:id="5738" w:author="James Vu" w:date="2024-04-19T00:01:00Z">
              <w:r w:rsidRPr="003C02FF">
                <w:rPr>
                  <w:b/>
                  <w:bCs/>
                  <w:color w:val="000000"/>
                  <w:rPrChange w:id="5739" w:author="James Vu" w:date="2024-04-19T00:19:00Z">
                    <w:rPr>
                      <w:b/>
                      <w:bCs/>
                      <w:color w:val="000000"/>
                      <w:sz w:val="28"/>
                      <w:szCs w:val="28"/>
                    </w:rPr>
                  </w:rPrChange>
                </w:rPr>
                <w:t> </w:t>
              </w:r>
            </w:ins>
          </w:p>
        </w:tc>
        <w:tc>
          <w:tcPr>
            <w:tcW w:w="8358" w:type="dxa"/>
            <w:shd w:val="clear" w:color="auto" w:fill="auto"/>
            <w:noWrap/>
            <w:vAlign w:val="center"/>
            <w:hideMark/>
            <w:tcPrChange w:id="5740" w:author="James Vu" w:date="2024-04-19T00:20:00Z">
              <w:tcPr>
                <w:tcW w:w="8358" w:type="dxa"/>
                <w:shd w:val="clear" w:color="auto" w:fill="auto"/>
                <w:noWrap/>
                <w:vAlign w:val="center"/>
                <w:hideMark/>
              </w:tcPr>
            </w:tcPrChange>
          </w:tcPr>
          <w:p w14:paraId="3D8902A2" w14:textId="77777777" w:rsidR="004D28C1" w:rsidRPr="003C02FF" w:rsidRDefault="004D28C1" w:rsidP="004D28C1">
            <w:pPr>
              <w:rPr>
                <w:ins w:id="5741" w:author="James Vu" w:date="2024-04-19T00:01:00Z"/>
                <w:color w:val="0D0D0D"/>
                <w:rPrChange w:id="5742" w:author="James Vu" w:date="2024-04-19T00:19:00Z">
                  <w:rPr>
                    <w:ins w:id="5743" w:author="James Vu" w:date="2024-04-19T00:01:00Z"/>
                    <w:color w:val="0D0D0D"/>
                    <w:sz w:val="28"/>
                    <w:szCs w:val="28"/>
                  </w:rPr>
                </w:rPrChange>
              </w:rPr>
            </w:pPr>
            <w:ins w:id="5744" w:author="James Vu" w:date="2024-04-19T00:01:00Z">
              <w:r w:rsidRPr="003C02FF">
                <w:rPr>
                  <w:color w:val="0D0D0D"/>
                  <w:rPrChange w:id="5745" w:author="James Vu" w:date="2024-04-19T00:19:00Z">
                    <w:rPr>
                      <w:color w:val="0D0D0D"/>
                      <w:sz w:val="28"/>
                      <w:szCs w:val="28"/>
                    </w:rPr>
                  </w:rPrChange>
                </w:rPr>
                <w:t>Quản lý thông tin về các nhà cung cấp thuốc và phân bón.</w:t>
              </w:r>
            </w:ins>
          </w:p>
        </w:tc>
      </w:tr>
      <w:tr w:rsidR="003C02FF" w:rsidRPr="003C02FF" w14:paraId="17EC6FF4" w14:textId="77777777" w:rsidTr="003C02FF">
        <w:trPr>
          <w:trHeight w:val="360"/>
          <w:ins w:id="5746" w:author="James Vu" w:date="2024-04-19T00:01:00Z"/>
          <w:trPrChange w:id="5747" w:author="James Vu" w:date="2024-04-19T00:20:00Z">
            <w:trPr>
              <w:trHeight w:val="360"/>
            </w:trPr>
          </w:trPrChange>
        </w:trPr>
        <w:tc>
          <w:tcPr>
            <w:tcW w:w="704" w:type="dxa"/>
            <w:shd w:val="clear" w:color="auto" w:fill="auto"/>
            <w:noWrap/>
            <w:vAlign w:val="center"/>
            <w:hideMark/>
            <w:tcPrChange w:id="5748" w:author="James Vu" w:date="2024-04-19T00:20:00Z">
              <w:tcPr>
                <w:tcW w:w="704" w:type="dxa"/>
                <w:shd w:val="clear" w:color="auto" w:fill="auto"/>
                <w:noWrap/>
                <w:vAlign w:val="center"/>
                <w:hideMark/>
              </w:tcPr>
            </w:tcPrChange>
          </w:tcPr>
          <w:p w14:paraId="6C45EE71" w14:textId="77777777" w:rsidR="004D28C1" w:rsidRPr="003C02FF" w:rsidRDefault="004D28C1" w:rsidP="004D28C1">
            <w:pPr>
              <w:jc w:val="center"/>
              <w:rPr>
                <w:ins w:id="5749" w:author="James Vu" w:date="2024-04-19T00:01:00Z"/>
                <w:b/>
                <w:bCs/>
                <w:color w:val="000000"/>
                <w:rPrChange w:id="5750" w:author="James Vu" w:date="2024-04-19T00:19:00Z">
                  <w:rPr>
                    <w:ins w:id="5751" w:author="James Vu" w:date="2024-04-19T00:01:00Z"/>
                    <w:b/>
                    <w:bCs/>
                    <w:color w:val="000000"/>
                    <w:sz w:val="28"/>
                    <w:szCs w:val="28"/>
                  </w:rPr>
                </w:rPrChange>
              </w:rPr>
            </w:pPr>
            <w:ins w:id="5752" w:author="James Vu" w:date="2024-04-19T00:01:00Z">
              <w:r w:rsidRPr="003C02FF">
                <w:rPr>
                  <w:b/>
                  <w:bCs/>
                  <w:color w:val="000000"/>
                  <w:rPrChange w:id="5753" w:author="James Vu" w:date="2024-04-19T00:19:00Z">
                    <w:rPr>
                      <w:b/>
                      <w:bCs/>
                      <w:color w:val="000000"/>
                      <w:sz w:val="28"/>
                      <w:szCs w:val="28"/>
                    </w:rPr>
                  </w:rPrChange>
                </w:rPr>
                <w:t> </w:t>
              </w:r>
            </w:ins>
          </w:p>
        </w:tc>
        <w:tc>
          <w:tcPr>
            <w:tcW w:w="8358" w:type="dxa"/>
            <w:shd w:val="clear" w:color="auto" w:fill="auto"/>
            <w:noWrap/>
            <w:vAlign w:val="center"/>
            <w:hideMark/>
            <w:tcPrChange w:id="5754" w:author="James Vu" w:date="2024-04-19T00:20:00Z">
              <w:tcPr>
                <w:tcW w:w="8358" w:type="dxa"/>
                <w:shd w:val="clear" w:color="auto" w:fill="auto"/>
                <w:noWrap/>
                <w:vAlign w:val="center"/>
                <w:hideMark/>
              </w:tcPr>
            </w:tcPrChange>
          </w:tcPr>
          <w:p w14:paraId="51D949AE" w14:textId="77777777" w:rsidR="004D28C1" w:rsidRPr="003C02FF" w:rsidRDefault="004D28C1" w:rsidP="004D28C1">
            <w:pPr>
              <w:rPr>
                <w:ins w:id="5755" w:author="James Vu" w:date="2024-04-19T00:01:00Z"/>
                <w:color w:val="0D0D0D"/>
                <w:rPrChange w:id="5756" w:author="James Vu" w:date="2024-04-19T00:19:00Z">
                  <w:rPr>
                    <w:ins w:id="5757" w:author="James Vu" w:date="2024-04-19T00:01:00Z"/>
                    <w:color w:val="0D0D0D"/>
                    <w:sz w:val="28"/>
                    <w:szCs w:val="28"/>
                  </w:rPr>
                </w:rPrChange>
              </w:rPr>
            </w:pPr>
            <w:ins w:id="5758" w:author="James Vu" w:date="2024-04-19T00:01:00Z">
              <w:r w:rsidRPr="003C02FF">
                <w:rPr>
                  <w:color w:val="0D0D0D"/>
                  <w:rPrChange w:id="5759" w:author="James Vu" w:date="2024-04-19T00:19:00Z">
                    <w:rPr>
                      <w:color w:val="0D0D0D"/>
                      <w:sz w:val="28"/>
                      <w:szCs w:val="28"/>
                    </w:rPr>
                  </w:rPrChange>
                </w:rPr>
                <w:t>Tích hợp công cụ để thống kê và phân tích sử dụng vật tư.</w:t>
              </w:r>
            </w:ins>
          </w:p>
        </w:tc>
      </w:tr>
      <w:tr w:rsidR="003C02FF" w:rsidRPr="003C02FF" w14:paraId="4743D82D" w14:textId="77777777" w:rsidTr="003C02FF">
        <w:trPr>
          <w:trHeight w:val="360"/>
          <w:ins w:id="5760" w:author="James Vu" w:date="2024-04-19T00:01:00Z"/>
          <w:trPrChange w:id="5761" w:author="James Vu" w:date="2024-04-19T00:20:00Z">
            <w:trPr>
              <w:trHeight w:val="360"/>
            </w:trPr>
          </w:trPrChange>
        </w:trPr>
        <w:tc>
          <w:tcPr>
            <w:tcW w:w="704" w:type="dxa"/>
            <w:shd w:val="clear" w:color="auto" w:fill="auto"/>
            <w:noWrap/>
            <w:vAlign w:val="center"/>
            <w:hideMark/>
            <w:tcPrChange w:id="5762" w:author="James Vu" w:date="2024-04-19T00:20:00Z">
              <w:tcPr>
                <w:tcW w:w="704" w:type="dxa"/>
                <w:shd w:val="clear" w:color="auto" w:fill="auto"/>
                <w:noWrap/>
                <w:vAlign w:val="center"/>
                <w:hideMark/>
              </w:tcPr>
            </w:tcPrChange>
          </w:tcPr>
          <w:p w14:paraId="648FB204" w14:textId="77777777" w:rsidR="004D28C1" w:rsidRPr="003C02FF" w:rsidRDefault="004D28C1" w:rsidP="004D28C1">
            <w:pPr>
              <w:jc w:val="center"/>
              <w:rPr>
                <w:ins w:id="5763" w:author="James Vu" w:date="2024-04-19T00:01:00Z"/>
                <w:b/>
                <w:bCs/>
                <w:color w:val="000000"/>
                <w:rPrChange w:id="5764" w:author="James Vu" w:date="2024-04-19T00:19:00Z">
                  <w:rPr>
                    <w:ins w:id="5765" w:author="James Vu" w:date="2024-04-19T00:01:00Z"/>
                    <w:b/>
                    <w:bCs/>
                    <w:color w:val="000000"/>
                    <w:sz w:val="28"/>
                    <w:szCs w:val="28"/>
                  </w:rPr>
                </w:rPrChange>
              </w:rPr>
            </w:pPr>
            <w:ins w:id="5766" w:author="James Vu" w:date="2024-04-19T00:01:00Z">
              <w:r w:rsidRPr="003C02FF">
                <w:rPr>
                  <w:b/>
                  <w:bCs/>
                  <w:color w:val="000000"/>
                  <w:rPrChange w:id="5767" w:author="James Vu" w:date="2024-04-19T00:19:00Z">
                    <w:rPr>
                      <w:b/>
                      <w:bCs/>
                      <w:color w:val="000000"/>
                      <w:sz w:val="28"/>
                      <w:szCs w:val="28"/>
                    </w:rPr>
                  </w:rPrChange>
                </w:rPr>
                <w:t> </w:t>
              </w:r>
            </w:ins>
          </w:p>
        </w:tc>
        <w:tc>
          <w:tcPr>
            <w:tcW w:w="8358" w:type="dxa"/>
            <w:shd w:val="clear" w:color="auto" w:fill="auto"/>
            <w:noWrap/>
            <w:vAlign w:val="center"/>
            <w:hideMark/>
            <w:tcPrChange w:id="5768" w:author="James Vu" w:date="2024-04-19T00:20:00Z">
              <w:tcPr>
                <w:tcW w:w="8358" w:type="dxa"/>
                <w:shd w:val="clear" w:color="auto" w:fill="auto"/>
                <w:noWrap/>
                <w:vAlign w:val="center"/>
                <w:hideMark/>
              </w:tcPr>
            </w:tcPrChange>
          </w:tcPr>
          <w:p w14:paraId="77AD1D24" w14:textId="77777777" w:rsidR="004D28C1" w:rsidRPr="003C02FF" w:rsidRDefault="004D28C1" w:rsidP="004D28C1">
            <w:pPr>
              <w:rPr>
                <w:ins w:id="5769" w:author="James Vu" w:date="2024-04-19T00:01:00Z"/>
                <w:color w:val="0D0D0D"/>
                <w:rPrChange w:id="5770" w:author="James Vu" w:date="2024-04-19T00:19:00Z">
                  <w:rPr>
                    <w:ins w:id="5771" w:author="James Vu" w:date="2024-04-19T00:01:00Z"/>
                    <w:color w:val="0D0D0D"/>
                    <w:sz w:val="28"/>
                    <w:szCs w:val="28"/>
                  </w:rPr>
                </w:rPrChange>
              </w:rPr>
            </w:pPr>
            <w:ins w:id="5772" w:author="James Vu" w:date="2024-04-19T00:01:00Z">
              <w:r w:rsidRPr="003C02FF">
                <w:rPr>
                  <w:color w:val="0D0D0D"/>
                  <w:rPrChange w:id="5773" w:author="James Vu" w:date="2024-04-19T00:19:00Z">
                    <w:rPr>
                      <w:color w:val="0D0D0D"/>
                      <w:sz w:val="28"/>
                      <w:szCs w:val="28"/>
                    </w:rPr>
                  </w:rPrChange>
                </w:rPr>
                <w:t>Lập báo cáo về tình hình sử dụng vật tư theo mùa vụ.</w:t>
              </w:r>
            </w:ins>
          </w:p>
        </w:tc>
      </w:tr>
      <w:tr w:rsidR="003C02FF" w:rsidRPr="003C02FF" w14:paraId="4510B731" w14:textId="77777777" w:rsidTr="003C02FF">
        <w:trPr>
          <w:trHeight w:val="360"/>
          <w:ins w:id="5774" w:author="James Vu" w:date="2024-04-19T00:01:00Z"/>
          <w:trPrChange w:id="5775" w:author="James Vu" w:date="2024-04-19T00:20:00Z">
            <w:trPr>
              <w:trHeight w:val="360"/>
            </w:trPr>
          </w:trPrChange>
        </w:trPr>
        <w:tc>
          <w:tcPr>
            <w:tcW w:w="704" w:type="dxa"/>
            <w:shd w:val="clear" w:color="auto" w:fill="auto"/>
            <w:noWrap/>
            <w:vAlign w:val="center"/>
            <w:hideMark/>
            <w:tcPrChange w:id="5776" w:author="James Vu" w:date="2024-04-19T00:20:00Z">
              <w:tcPr>
                <w:tcW w:w="704" w:type="dxa"/>
                <w:shd w:val="clear" w:color="auto" w:fill="auto"/>
                <w:noWrap/>
                <w:vAlign w:val="center"/>
                <w:hideMark/>
              </w:tcPr>
            </w:tcPrChange>
          </w:tcPr>
          <w:p w14:paraId="10C917FC" w14:textId="77777777" w:rsidR="004D28C1" w:rsidRPr="003C02FF" w:rsidRDefault="004D28C1" w:rsidP="004D28C1">
            <w:pPr>
              <w:jc w:val="center"/>
              <w:rPr>
                <w:ins w:id="5777" w:author="James Vu" w:date="2024-04-19T00:01:00Z"/>
                <w:b/>
                <w:bCs/>
                <w:color w:val="000000"/>
                <w:rPrChange w:id="5778" w:author="James Vu" w:date="2024-04-19T00:19:00Z">
                  <w:rPr>
                    <w:ins w:id="5779" w:author="James Vu" w:date="2024-04-19T00:01:00Z"/>
                    <w:b/>
                    <w:bCs/>
                    <w:color w:val="000000"/>
                    <w:sz w:val="28"/>
                    <w:szCs w:val="28"/>
                  </w:rPr>
                </w:rPrChange>
              </w:rPr>
            </w:pPr>
            <w:ins w:id="5780" w:author="James Vu" w:date="2024-04-19T00:01:00Z">
              <w:r w:rsidRPr="003C02FF">
                <w:rPr>
                  <w:b/>
                  <w:bCs/>
                  <w:color w:val="000000"/>
                  <w:rPrChange w:id="5781" w:author="James Vu" w:date="2024-04-19T00:19:00Z">
                    <w:rPr>
                      <w:b/>
                      <w:bCs/>
                      <w:color w:val="000000"/>
                      <w:sz w:val="28"/>
                      <w:szCs w:val="28"/>
                    </w:rPr>
                  </w:rPrChange>
                </w:rPr>
                <w:t>4</w:t>
              </w:r>
            </w:ins>
          </w:p>
        </w:tc>
        <w:tc>
          <w:tcPr>
            <w:tcW w:w="8358" w:type="dxa"/>
            <w:shd w:val="clear" w:color="auto" w:fill="auto"/>
            <w:noWrap/>
            <w:vAlign w:val="center"/>
            <w:hideMark/>
            <w:tcPrChange w:id="5782" w:author="James Vu" w:date="2024-04-19T00:20:00Z">
              <w:tcPr>
                <w:tcW w:w="8358" w:type="dxa"/>
                <w:shd w:val="clear" w:color="auto" w:fill="auto"/>
                <w:noWrap/>
                <w:vAlign w:val="center"/>
                <w:hideMark/>
              </w:tcPr>
            </w:tcPrChange>
          </w:tcPr>
          <w:p w14:paraId="0DA9C5AA" w14:textId="77777777" w:rsidR="004D28C1" w:rsidRPr="003C02FF" w:rsidRDefault="004D28C1" w:rsidP="004D28C1">
            <w:pPr>
              <w:rPr>
                <w:ins w:id="5783" w:author="James Vu" w:date="2024-04-19T00:01:00Z"/>
                <w:b/>
                <w:bCs/>
                <w:color w:val="0D0D0D"/>
                <w:rPrChange w:id="5784" w:author="James Vu" w:date="2024-04-19T00:19:00Z">
                  <w:rPr>
                    <w:ins w:id="5785" w:author="James Vu" w:date="2024-04-19T00:01:00Z"/>
                    <w:b/>
                    <w:bCs/>
                    <w:color w:val="0D0D0D"/>
                    <w:sz w:val="28"/>
                    <w:szCs w:val="28"/>
                  </w:rPr>
                </w:rPrChange>
              </w:rPr>
            </w:pPr>
            <w:ins w:id="5786" w:author="James Vu" w:date="2024-04-19T00:01:00Z">
              <w:r w:rsidRPr="003C02FF">
                <w:rPr>
                  <w:b/>
                  <w:bCs/>
                  <w:color w:val="0D0D0D"/>
                  <w:rPrChange w:id="5787" w:author="James Vu" w:date="2024-04-19T00:19:00Z">
                    <w:rPr>
                      <w:b/>
                      <w:bCs/>
                      <w:color w:val="0D0D0D"/>
                      <w:sz w:val="28"/>
                      <w:szCs w:val="28"/>
                    </w:rPr>
                  </w:rPrChange>
                </w:rPr>
                <w:t>Thông Tin và Khuyến Nông</w:t>
              </w:r>
            </w:ins>
          </w:p>
        </w:tc>
      </w:tr>
      <w:tr w:rsidR="003C02FF" w:rsidRPr="003C02FF" w14:paraId="298E5FB7" w14:textId="77777777" w:rsidTr="003C02FF">
        <w:trPr>
          <w:trHeight w:val="360"/>
          <w:ins w:id="5788" w:author="James Vu" w:date="2024-04-19T00:01:00Z"/>
          <w:trPrChange w:id="5789" w:author="James Vu" w:date="2024-04-19T00:20:00Z">
            <w:trPr>
              <w:trHeight w:val="360"/>
            </w:trPr>
          </w:trPrChange>
        </w:trPr>
        <w:tc>
          <w:tcPr>
            <w:tcW w:w="704" w:type="dxa"/>
            <w:shd w:val="clear" w:color="auto" w:fill="auto"/>
            <w:noWrap/>
            <w:vAlign w:val="center"/>
            <w:hideMark/>
            <w:tcPrChange w:id="5790" w:author="James Vu" w:date="2024-04-19T00:20:00Z">
              <w:tcPr>
                <w:tcW w:w="704" w:type="dxa"/>
                <w:shd w:val="clear" w:color="auto" w:fill="auto"/>
                <w:noWrap/>
                <w:vAlign w:val="center"/>
                <w:hideMark/>
              </w:tcPr>
            </w:tcPrChange>
          </w:tcPr>
          <w:p w14:paraId="2D50A1A0" w14:textId="77777777" w:rsidR="004D28C1" w:rsidRPr="003C02FF" w:rsidRDefault="004D28C1" w:rsidP="004D28C1">
            <w:pPr>
              <w:jc w:val="center"/>
              <w:rPr>
                <w:ins w:id="5791" w:author="James Vu" w:date="2024-04-19T00:01:00Z"/>
                <w:b/>
                <w:bCs/>
                <w:color w:val="000000"/>
                <w:rPrChange w:id="5792" w:author="James Vu" w:date="2024-04-19T00:19:00Z">
                  <w:rPr>
                    <w:ins w:id="5793" w:author="James Vu" w:date="2024-04-19T00:01:00Z"/>
                    <w:b/>
                    <w:bCs/>
                    <w:color w:val="000000"/>
                    <w:sz w:val="28"/>
                    <w:szCs w:val="28"/>
                  </w:rPr>
                </w:rPrChange>
              </w:rPr>
            </w:pPr>
            <w:ins w:id="5794" w:author="James Vu" w:date="2024-04-19T00:01:00Z">
              <w:r w:rsidRPr="003C02FF">
                <w:rPr>
                  <w:b/>
                  <w:bCs/>
                  <w:color w:val="000000"/>
                  <w:rPrChange w:id="5795" w:author="James Vu" w:date="2024-04-19T00:19:00Z">
                    <w:rPr>
                      <w:b/>
                      <w:bCs/>
                      <w:color w:val="000000"/>
                      <w:sz w:val="28"/>
                      <w:szCs w:val="28"/>
                    </w:rPr>
                  </w:rPrChange>
                </w:rPr>
                <w:t> </w:t>
              </w:r>
            </w:ins>
          </w:p>
        </w:tc>
        <w:tc>
          <w:tcPr>
            <w:tcW w:w="8358" w:type="dxa"/>
            <w:shd w:val="clear" w:color="auto" w:fill="auto"/>
            <w:noWrap/>
            <w:vAlign w:val="center"/>
            <w:hideMark/>
            <w:tcPrChange w:id="5796" w:author="James Vu" w:date="2024-04-19T00:20:00Z">
              <w:tcPr>
                <w:tcW w:w="8358" w:type="dxa"/>
                <w:shd w:val="clear" w:color="auto" w:fill="auto"/>
                <w:noWrap/>
                <w:vAlign w:val="center"/>
                <w:hideMark/>
              </w:tcPr>
            </w:tcPrChange>
          </w:tcPr>
          <w:p w14:paraId="09555444" w14:textId="77777777" w:rsidR="004D28C1" w:rsidRPr="003C02FF" w:rsidRDefault="004D28C1" w:rsidP="004D28C1">
            <w:pPr>
              <w:rPr>
                <w:ins w:id="5797" w:author="James Vu" w:date="2024-04-19T00:01:00Z"/>
                <w:color w:val="0D0D0D"/>
                <w:rPrChange w:id="5798" w:author="James Vu" w:date="2024-04-19T00:19:00Z">
                  <w:rPr>
                    <w:ins w:id="5799" w:author="James Vu" w:date="2024-04-19T00:01:00Z"/>
                    <w:color w:val="0D0D0D"/>
                    <w:sz w:val="28"/>
                    <w:szCs w:val="28"/>
                  </w:rPr>
                </w:rPrChange>
              </w:rPr>
            </w:pPr>
            <w:ins w:id="5800" w:author="James Vu" w:date="2024-04-19T00:01:00Z">
              <w:r w:rsidRPr="003C02FF">
                <w:rPr>
                  <w:color w:val="0D0D0D"/>
                  <w:rPrChange w:id="5801" w:author="James Vu" w:date="2024-04-19T00:19:00Z">
                    <w:rPr>
                      <w:color w:val="0D0D0D"/>
                      <w:sz w:val="28"/>
                      <w:szCs w:val="28"/>
                    </w:rPr>
                  </w:rPrChange>
                </w:rPr>
                <w:t>Cung cấp các tài liệu hướng dẫn canh tác và khuyến nông.</w:t>
              </w:r>
            </w:ins>
          </w:p>
        </w:tc>
      </w:tr>
      <w:tr w:rsidR="003C02FF" w:rsidRPr="003C02FF" w14:paraId="7893CD95" w14:textId="77777777" w:rsidTr="003C02FF">
        <w:trPr>
          <w:trHeight w:val="360"/>
          <w:ins w:id="5802" w:author="James Vu" w:date="2024-04-19T00:01:00Z"/>
          <w:trPrChange w:id="5803" w:author="James Vu" w:date="2024-04-19T00:20:00Z">
            <w:trPr>
              <w:trHeight w:val="360"/>
            </w:trPr>
          </w:trPrChange>
        </w:trPr>
        <w:tc>
          <w:tcPr>
            <w:tcW w:w="704" w:type="dxa"/>
            <w:shd w:val="clear" w:color="auto" w:fill="auto"/>
            <w:noWrap/>
            <w:vAlign w:val="center"/>
            <w:hideMark/>
            <w:tcPrChange w:id="5804" w:author="James Vu" w:date="2024-04-19T00:20:00Z">
              <w:tcPr>
                <w:tcW w:w="704" w:type="dxa"/>
                <w:shd w:val="clear" w:color="auto" w:fill="auto"/>
                <w:noWrap/>
                <w:vAlign w:val="center"/>
                <w:hideMark/>
              </w:tcPr>
            </w:tcPrChange>
          </w:tcPr>
          <w:p w14:paraId="55FAACFF" w14:textId="77777777" w:rsidR="004D28C1" w:rsidRPr="003C02FF" w:rsidRDefault="004D28C1" w:rsidP="004D28C1">
            <w:pPr>
              <w:jc w:val="center"/>
              <w:rPr>
                <w:ins w:id="5805" w:author="James Vu" w:date="2024-04-19T00:01:00Z"/>
                <w:b/>
                <w:bCs/>
                <w:color w:val="000000"/>
                <w:rPrChange w:id="5806" w:author="James Vu" w:date="2024-04-19T00:19:00Z">
                  <w:rPr>
                    <w:ins w:id="5807" w:author="James Vu" w:date="2024-04-19T00:01:00Z"/>
                    <w:b/>
                    <w:bCs/>
                    <w:color w:val="000000"/>
                    <w:sz w:val="28"/>
                    <w:szCs w:val="28"/>
                  </w:rPr>
                </w:rPrChange>
              </w:rPr>
            </w:pPr>
            <w:ins w:id="5808" w:author="James Vu" w:date="2024-04-19T00:01:00Z">
              <w:r w:rsidRPr="003C02FF">
                <w:rPr>
                  <w:b/>
                  <w:bCs/>
                  <w:color w:val="000000"/>
                  <w:rPrChange w:id="5809" w:author="James Vu" w:date="2024-04-19T00:19:00Z">
                    <w:rPr>
                      <w:b/>
                      <w:bCs/>
                      <w:color w:val="000000"/>
                      <w:sz w:val="28"/>
                      <w:szCs w:val="28"/>
                    </w:rPr>
                  </w:rPrChange>
                </w:rPr>
                <w:t> </w:t>
              </w:r>
            </w:ins>
          </w:p>
        </w:tc>
        <w:tc>
          <w:tcPr>
            <w:tcW w:w="8358" w:type="dxa"/>
            <w:shd w:val="clear" w:color="auto" w:fill="auto"/>
            <w:noWrap/>
            <w:vAlign w:val="center"/>
            <w:hideMark/>
            <w:tcPrChange w:id="5810" w:author="James Vu" w:date="2024-04-19T00:20:00Z">
              <w:tcPr>
                <w:tcW w:w="8358" w:type="dxa"/>
                <w:shd w:val="clear" w:color="auto" w:fill="auto"/>
                <w:noWrap/>
                <w:vAlign w:val="center"/>
                <w:hideMark/>
              </w:tcPr>
            </w:tcPrChange>
          </w:tcPr>
          <w:p w14:paraId="0CCB9159" w14:textId="77777777" w:rsidR="004D28C1" w:rsidRPr="003C02FF" w:rsidRDefault="004D28C1" w:rsidP="004D28C1">
            <w:pPr>
              <w:rPr>
                <w:ins w:id="5811" w:author="James Vu" w:date="2024-04-19T00:01:00Z"/>
                <w:color w:val="0D0D0D"/>
                <w:rPrChange w:id="5812" w:author="James Vu" w:date="2024-04-19T00:19:00Z">
                  <w:rPr>
                    <w:ins w:id="5813" w:author="James Vu" w:date="2024-04-19T00:01:00Z"/>
                    <w:color w:val="0D0D0D"/>
                    <w:sz w:val="28"/>
                    <w:szCs w:val="28"/>
                  </w:rPr>
                </w:rPrChange>
              </w:rPr>
            </w:pPr>
            <w:ins w:id="5814" w:author="James Vu" w:date="2024-04-19T00:01:00Z">
              <w:r w:rsidRPr="003C02FF">
                <w:rPr>
                  <w:color w:val="0D0D0D"/>
                  <w:rPrChange w:id="5815" w:author="James Vu" w:date="2024-04-19T00:19:00Z">
                    <w:rPr>
                      <w:color w:val="0D0D0D"/>
                      <w:sz w:val="28"/>
                      <w:szCs w:val="28"/>
                    </w:rPr>
                  </w:rPrChange>
                </w:rPr>
                <w:t>Thông tin về dịch bệnh và sâu hại gây bệnh.</w:t>
              </w:r>
            </w:ins>
          </w:p>
        </w:tc>
      </w:tr>
      <w:tr w:rsidR="003C02FF" w:rsidRPr="003C02FF" w14:paraId="631DC348" w14:textId="77777777" w:rsidTr="003C02FF">
        <w:trPr>
          <w:trHeight w:val="360"/>
          <w:ins w:id="5816" w:author="James Vu" w:date="2024-04-19T00:01:00Z"/>
          <w:trPrChange w:id="5817" w:author="James Vu" w:date="2024-04-19T00:20:00Z">
            <w:trPr>
              <w:trHeight w:val="360"/>
            </w:trPr>
          </w:trPrChange>
        </w:trPr>
        <w:tc>
          <w:tcPr>
            <w:tcW w:w="704" w:type="dxa"/>
            <w:shd w:val="clear" w:color="auto" w:fill="auto"/>
            <w:noWrap/>
            <w:vAlign w:val="center"/>
            <w:hideMark/>
            <w:tcPrChange w:id="5818" w:author="James Vu" w:date="2024-04-19T00:20:00Z">
              <w:tcPr>
                <w:tcW w:w="704" w:type="dxa"/>
                <w:shd w:val="clear" w:color="auto" w:fill="auto"/>
                <w:noWrap/>
                <w:vAlign w:val="center"/>
                <w:hideMark/>
              </w:tcPr>
            </w:tcPrChange>
          </w:tcPr>
          <w:p w14:paraId="5942CD8E" w14:textId="77777777" w:rsidR="004D28C1" w:rsidRPr="003C02FF" w:rsidRDefault="004D28C1" w:rsidP="004D28C1">
            <w:pPr>
              <w:jc w:val="center"/>
              <w:rPr>
                <w:ins w:id="5819" w:author="James Vu" w:date="2024-04-19T00:01:00Z"/>
                <w:b/>
                <w:bCs/>
                <w:color w:val="000000"/>
                <w:rPrChange w:id="5820" w:author="James Vu" w:date="2024-04-19T00:19:00Z">
                  <w:rPr>
                    <w:ins w:id="5821" w:author="James Vu" w:date="2024-04-19T00:01:00Z"/>
                    <w:b/>
                    <w:bCs/>
                    <w:color w:val="000000"/>
                    <w:sz w:val="28"/>
                    <w:szCs w:val="28"/>
                  </w:rPr>
                </w:rPrChange>
              </w:rPr>
            </w:pPr>
            <w:ins w:id="5822" w:author="James Vu" w:date="2024-04-19T00:01:00Z">
              <w:r w:rsidRPr="003C02FF">
                <w:rPr>
                  <w:b/>
                  <w:bCs/>
                  <w:color w:val="000000"/>
                  <w:rPrChange w:id="5823" w:author="James Vu" w:date="2024-04-19T00:19:00Z">
                    <w:rPr>
                      <w:b/>
                      <w:bCs/>
                      <w:color w:val="000000"/>
                      <w:sz w:val="28"/>
                      <w:szCs w:val="28"/>
                    </w:rPr>
                  </w:rPrChange>
                </w:rPr>
                <w:t> </w:t>
              </w:r>
            </w:ins>
          </w:p>
        </w:tc>
        <w:tc>
          <w:tcPr>
            <w:tcW w:w="8358" w:type="dxa"/>
            <w:shd w:val="clear" w:color="auto" w:fill="auto"/>
            <w:noWrap/>
            <w:vAlign w:val="center"/>
            <w:hideMark/>
            <w:tcPrChange w:id="5824" w:author="James Vu" w:date="2024-04-19T00:20:00Z">
              <w:tcPr>
                <w:tcW w:w="8358" w:type="dxa"/>
                <w:shd w:val="clear" w:color="auto" w:fill="auto"/>
                <w:noWrap/>
                <w:vAlign w:val="center"/>
                <w:hideMark/>
              </w:tcPr>
            </w:tcPrChange>
          </w:tcPr>
          <w:p w14:paraId="72D4A729" w14:textId="77777777" w:rsidR="004D28C1" w:rsidRPr="003C02FF" w:rsidRDefault="004D28C1" w:rsidP="004D28C1">
            <w:pPr>
              <w:rPr>
                <w:ins w:id="5825" w:author="James Vu" w:date="2024-04-19T00:01:00Z"/>
                <w:color w:val="0D0D0D"/>
                <w:rPrChange w:id="5826" w:author="James Vu" w:date="2024-04-19T00:19:00Z">
                  <w:rPr>
                    <w:ins w:id="5827" w:author="James Vu" w:date="2024-04-19T00:01:00Z"/>
                    <w:color w:val="0D0D0D"/>
                    <w:sz w:val="28"/>
                    <w:szCs w:val="28"/>
                  </w:rPr>
                </w:rPrChange>
              </w:rPr>
            </w:pPr>
            <w:ins w:id="5828" w:author="James Vu" w:date="2024-04-19T00:01:00Z">
              <w:r w:rsidRPr="003C02FF">
                <w:rPr>
                  <w:color w:val="0D0D0D"/>
                  <w:rPrChange w:id="5829" w:author="James Vu" w:date="2024-04-19T00:19:00Z">
                    <w:rPr>
                      <w:color w:val="0D0D0D"/>
                      <w:sz w:val="28"/>
                      <w:szCs w:val="28"/>
                    </w:rPr>
                  </w:rPrChange>
                </w:rPr>
                <w:t>Phát triển các ứng dụng di động để cập nhật thông tin khuyến nông.</w:t>
              </w:r>
            </w:ins>
          </w:p>
        </w:tc>
      </w:tr>
      <w:tr w:rsidR="003C02FF" w:rsidRPr="003C02FF" w14:paraId="0CF7416B" w14:textId="77777777" w:rsidTr="003C02FF">
        <w:trPr>
          <w:trHeight w:val="360"/>
          <w:ins w:id="5830" w:author="James Vu" w:date="2024-04-19T00:01:00Z"/>
          <w:trPrChange w:id="5831" w:author="James Vu" w:date="2024-04-19T00:20:00Z">
            <w:trPr>
              <w:trHeight w:val="360"/>
            </w:trPr>
          </w:trPrChange>
        </w:trPr>
        <w:tc>
          <w:tcPr>
            <w:tcW w:w="704" w:type="dxa"/>
            <w:shd w:val="clear" w:color="auto" w:fill="auto"/>
            <w:noWrap/>
            <w:vAlign w:val="center"/>
            <w:hideMark/>
            <w:tcPrChange w:id="5832" w:author="James Vu" w:date="2024-04-19T00:20:00Z">
              <w:tcPr>
                <w:tcW w:w="704" w:type="dxa"/>
                <w:shd w:val="clear" w:color="auto" w:fill="auto"/>
                <w:noWrap/>
                <w:vAlign w:val="center"/>
                <w:hideMark/>
              </w:tcPr>
            </w:tcPrChange>
          </w:tcPr>
          <w:p w14:paraId="07D996DF" w14:textId="77777777" w:rsidR="004D28C1" w:rsidRPr="003C02FF" w:rsidRDefault="004D28C1" w:rsidP="004D28C1">
            <w:pPr>
              <w:jc w:val="center"/>
              <w:rPr>
                <w:ins w:id="5833" w:author="James Vu" w:date="2024-04-19T00:01:00Z"/>
                <w:b/>
                <w:bCs/>
                <w:color w:val="000000"/>
                <w:rPrChange w:id="5834" w:author="James Vu" w:date="2024-04-19T00:19:00Z">
                  <w:rPr>
                    <w:ins w:id="5835" w:author="James Vu" w:date="2024-04-19T00:01:00Z"/>
                    <w:b/>
                    <w:bCs/>
                    <w:color w:val="000000"/>
                    <w:sz w:val="28"/>
                    <w:szCs w:val="28"/>
                  </w:rPr>
                </w:rPrChange>
              </w:rPr>
            </w:pPr>
            <w:ins w:id="5836" w:author="James Vu" w:date="2024-04-19T00:01:00Z">
              <w:r w:rsidRPr="003C02FF">
                <w:rPr>
                  <w:b/>
                  <w:bCs/>
                  <w:color w:val="000000"/>
                  <w:rPrChange w:id="5837" w:author="James Vu" w:date="2024-04-19T00:19:00Z">
                    <w:rPr>
                      <w:b/>
                      <w:bCs/>
                      <w:color w:val="000000"/>
                      <w:sz w:val="28"/>
                      <w:szCs w:val="28"/>
                    </w:rPr>
                  </w:rPrChange>
                </w:rPr>
                <w:t> </w:t>
              </w:r>
            </w:ins>
          </w:p>
        </w:tc>
        <w:tc>
          <w:tcPr>
            <w:tcW w:w="8358" w:type="dxa"/>
            <w:shd w:val="clear" w:color="auto" w:fill="auto"/>
            <w:noWrap/>
            <w:vAlign w:val="center"/>
            <w:hideMark/>
            <w:tcPrChange w:id="5838" w:author="James Vu" w:date="2024-04-19T00:20:00Z">
              <w:tcPr>
                <w:tcW w:w="8358" w:type="dxa"/>
                <w:shd w:val="clear" w:color="auto" w:fill="auto"/>
                <w:noWrap/>
                <w:vAlign w:val="center"/>
                <w:hideMark/>
              </w:tcPr>
            </w:tcPrChange>
          </w:tcPr>
          <w:p w14:paraId="417DAA33" w14:textId="77777777" w:rsidR="004D28C1" w:rsidRPr="003C02FF" w:rsidRDefault="004D28C1" w:rsidP="004D28C1">
            <w:pPr>
              <w:rPr>
                <w:ins w:id="5839" w:author="James Vu" w:date="2024-04-19T00:01:00Z"/>
                <w:color w:val="0D0D0D"/>
                <w:rPrChange w:id="5840" w:author="James Vu" w:date="2024-04-19T00:19:00Z">
                  <w:rPr>
                    <w:ins w:id="5841" w:author="James Vu" w:date="2024-04-19T00:01:00Z"/>
                    <w:color w:val="0D0D0D"/>
                    <w:sz w:val="28"/>
                    <w:szCs w:val="28"/>
                  </w:rPr>
                </w:rPrChange>
              </w:rPr>
            </w:pPr>
            <w:ins w:id="5842" w:author="James Vu" w:date="2024-04-19T00:01:00Z">
              <w:r w:rsidRPr="003C02FF">
                <w:rPr>
                  <w:color w:val="0D0D0D"/>
                  <w:rPrChange w:id="5843" w:author="James Vu" w:date="2024-04-19T00:19:00Z">
                    <w:rPr>
                      <w:color w:val="0D0D0D"/>
                      <w:sz w:val="28"/>
                      <w:szCs w:val="28"/>
                    </w:rPr>
                  </w:rPrChange>
                </w:rPr>
                <w:t>Tổ chức các hội thảo và đào tạo trực tuyến về bảo vệ thực vật.</w:t>
              </w:r>
            </w:ins>
          </w:p>
        </w:tc>
      </w:tr>
      <w:tr w:rsidR="003C02FF" w:rsidRPr="003C02FF" w14:paraId="64F15046" w14:textId="77777777" w:rsidTr="003C02FF">
        <w:trPr>
          <w:trHeight w:val="360"/>
          <w:ins w:id="5844" w:author="James Vu" w:date="2024-04-19T00:01:00Z"/>
          <w:trPrChange w:id="5845" w:author="James Vu" w:date="2024-04-19T00:20:00Z">
            <w:trPr>
              <w:trHeight w:val="360"/>
            </w:trPr>
          </w:trPrChange>
        </w:trPr>
        <w:tc>
          <w:tcPr>
            <w:tcW w:w="704" w:type="dxa"/>
            <w:shd w:val="clear" w:color="auto" w:fill="auto"/>
            <w:noWrap/>
            <w:vAlign w:val="center"/>
            <w:hideMark/>
            <w:tcPrChange w:id="5846" w:author="James Vu" w:date="2024-04-19T00:20:00Z">
              <w:tcPr>
                <w:tcW w:w="704" w:type="dxa"/>
                <w:shd w:val="clear" w:color="auto" w:fill="auto"/>
                <w:noWrap/>
                <w:vAlign w:val="center"/>
                <w:hideMark/>
              </w:tcPr>
            </w:tcPrChange>
          </w:tcPr>
          <w:p w14:paraId="04956603" w14:textId="77777777" w:rsidR="004D28C1" w:rsidRPr="003C02FF" w:rsidRDefault="004D28C1" w:rsidP="004D28C1">
            <w:pPr>
              <w:jc w:val="center"/>
              <w:rPr>
                <w:ins w:id="5847" w:author="James Vu" w:date="2024-04-19T00:01:00Z"/>
                <w:b/>
                <w:bCs/>
                <w:color w:val="000000"/>
                <w:rPrChange w:id="5848" w:author="James Vu" w:date="2024-04-19T00:19:00Z">
                  <w:rPr>
                    <w:ins w:id="5849" w:author="James Vu" w:date="2024-04-19T00:01:00Z"/>
                    <w:b/>
                    <w:bCs/>
                    <w:color w:val="000000"/>
                    <w:sz w:val="28"/>
                    <w:szCs w:val="28"/>
                  </w:rPr>
                </w:rPrChange>
              </w:rPr>
            </w:pPr>
            <w:ins w:id="5850" w:author="James Vu" w:date="2024-04-19T00:01:00Z">
              <w:r w:rsidRPr="003C02FF">
                <w:rPr>
                  <w:b/>
                  <w:bCs/>
                  <w:color w:val="000000"/>
                  <w:rPrChange w:id="5851" w:author="James Vu" w:date="2024-04-19T00:19:00Z">
                    <w:rPr>
                      <w:b/>
                      <w:bCs/>
                      <w:color w:val="000000"/>
                      <w:sz w:val="28"/>
                      <w:szCs w:val="28"/>
                    </w:rPr>
                  </w:rPrChange>
                </w:rPr>
                <w:t> </w:t>
              </w:r>
            </w:ins>
          </w:p>
        </w:tc>
        <w:tc>
          <w:tcPr>
            <w:tcW w:w="8358" w:type="dxa"/>
            <w:shd w:val="clear" w:color="auto" w:fill="auto"/>
            <w:noWrap/>
            <w:vAlign w:val="center"/>
            <w:hideMark/>
            <w:tcPrChange w:id="5852" w:author="James Vu" w:date="2024-04-19T00:20:00Z">
              <w:tcPr>
                <w:tcW w:w="8358" w:type="dxa"/>
                <w:shd w:val="clear" w:color="auto" w:fill="auto"/>
                <w:noWrap/>
                <w:vAlign w:val="center"/>
                <w:hideMark/>
              </w:tcPr>
            </w:tcPrChange>
          </w:tcPr>
          <w:p w14:paraId="72774725" w14:textId="77777777" w:rsidR="004D28C1" w:rsidRPr="003C02FF" w:rsidRDefault="004D28C1" w:rsidP="004D28C1">
            <w:pPr>
              <w:rPr>
                <w:ins w:id="5853" w:author="James Vu" w:date="2024-04-19T00:01:00Z"/>
                <w:color w:val="0D0D0D"/>
                <w:rPrChange w:id="5854" w:author="James Vu" w:date="2024-04-19T00:19:00Z">
                  <w:rPr>
                    <w:ins w:id="5855" w:author="James Vu" w:date="2024-04-19T00:01:00Z"/>
                    <w:color w:val="0D0D0D"/>
                    <w:sz w:val="28"/>
                    <w:szCs w:val="28"/>
                  </w:rPr>
                </w:rPrChange>
              </w:rPr>
            </w:pPr>
            <w:ins w:id="5856" w:author="James Vu" w:date="2024-04-19T00:01:00Z">
              <w:r w:rsidRPr="003C02FF">
                <w:rPr>
                  <w:color w:val="0D0D0D"/>
                  <w:rPrChange w:id="5857" w:author="James Vu" w:date="2024-04-19T00:19:00Z">
                    <w:rPr>
                      <w:color w:val="0D0D0D"/>
                      <w:sz w:val="28"/>
                      <w:szCs w:val="28"/>
                    </w:rPr>
                  </w:rPrChange>
                </w:rPr>
                <w:t>Đăng tải thông tin về các biện pháp phòng chống thiên tai.</w:t>
              </w:r>
            </w:ins>
          </w:p>
        </w:tc>
      </w:tr>
      <w:tr w:rsidR="003C02FF" w:rsidRPr="003C02FF" w14:paraId="683D3396" w14:textId="77777777" w:rsidTr="003C02FF">
        <w:trPr>
          <w:trHeight w:val="360"/>
          <w:ins w:id="5858" w:author="James Vu" w:date="2024-04-19T00:01:00Z"/>
          <w:trPrChange w:id="5859" w:author="James Vu" w:date="2024-04-19T00:20:00Z">
            <w:trPr>
              <w:trHeight w:val="360"/>
            </w:trPr>
          </w:trPrChange>
        </w:trPr>
        <w:tc>
          <w:tcPr>
            <w:tcW w:w="704" w:type="dxa"/>
            <w:shd w:val="clear" w:color="auto" w:fill="auto"/>
            <w:noWrap/>
            <w:vAlign w:val="center"/>
            <w:hideMark/>
            <w:tcPrChange w:id="5860" w:author="James Vu" w:date="2024-04-19T00:20:00Z">
              <w:tcPr>
                <w:tcW w:w="704" w:type="dxa"/>
                <w:shd w:val="clear" w:color="auto" w:fill="auto"/>
                <w:noWrap/>
                <w:vAlign w:val="center"/>
                <w:hideMark/>
              </w:tcPr>
            </w:tcPrChange>
          </w:tcPr>
          <w:p w14:paraId="18A1749C" w14:textId="77777777" w:rsidR="004D28C1" w:rsidRPr="003C02FF" w:rsidRDefault="004D28C1" w:rsidP="004D28C1">
            <w:pPr>
              <w:jc w:val="center"/>
              <w:rPr>
                <w:ins w:id="5861" w:author="James Vu" w:date="2024-04-19T00:01:00Z"/>
                <w:b/>
                <w:bCs/>
                <w:color w:val="000000"/>
                <w:rPrChange w:id="5862" w:author="James Vu" w:date="2024-04-19T00:19:00Z">
                  <w:rPr>
                    <w:ins w:id="5863" w:author="James Vu" w:date="2024-04-19T00:01:00Z"/>
                    <w:b/>
                    <w:bCs/>
                    <w:color w:val="000000"/>
                    <w:sz w:val="28"/>
                    <w:szCs w:val="28"/>
                  </w:rPr>
                </w:rPrChange>
              </w:rPr>
            </w:pPr>
            <w:ins w:id="5864" w:author="James Vu" w:date="2024-04-19T00:01:00Z">
              <w:r w:rsidRPr="003C02FF">
                <w:rPr>
                  <w:b/>
                  <w:bCs/>
                  <w:color w:val="000000"/>
                  <w:rPrChange w:id="5865" w:author="James Vu" w:date="2024-04-19T00:19:00Z">
                    <w:rPr>
                      <w:b/>
                      <w:bCs/>
                      <w:color w:val="000000"/>
                      <w:sz w:val="28"/>
                      <w:szCs w:val="28"/>
                    </w:rPr>
                  </w:rPrChange>
                </w:rPr>
                <w:t>5</w:t>
              </w:r>
            </w:ins>
          </w:p>
        </w:tc>
        <w:tc>
          <w:tcPr>
            <w:tcW w:w="8358" w:type="dxa"/>
            <w:shd w:val="clear" w:color="auto" w:fill="auto"/>
            <w:noWrap/>
            <w:vAlign w:val="center"/>
            <w:hideMark/>
            <w:tcPrChange w:id="5866" w:author="James Vu" w:date="2024-04-19T00:20:00Z">
              <w:tcPr>
                <w:tcW w:w="8358" w:type="dxa"/>
                <w:shd w:val="clear" w:color="auto" w:fill="auto"/>
                <w:noWrap/>
                <w:vAlign w:val="center"/>
                <w:hideMark/>
              </w:tcPr>
            </w:tcPrChange>
          </w:tcPr>
          <w:p w14:paraId="05033CB9" w14:textId="77777777" w:rsidR="004D28C1" w:rsidRPr="003C02FF" w:rsidRDefault="004D28C1" w:rsidP="004D28C1">
            <w:pPr>
              <w:rPr>
                <w:ins w:id="5867" w:author="James Vu" w:date="2024-04-19T00:01:00Z"/>
                <w:b/>
                <w:bCs/>
                <w:color w:val="0D0D0D"/>
                <w:rPrChange w:id="5868" w:author="James Vu" w:date="2024-04-19T00:19:00Z">
                  <w:rPr>
                    <w:ins w:id="5869" w:author="James Vu" w:date="2024-04-19T00:01:00Z"/>
                    <w:b/>
                    <w:bCs/>
                    <w:color w:val="0D0D0D"/>
                    <w:sz w:val="28"/>
                    <w:szCs w:val="28"/>
                  </w:rPr>
                </w:rPrChange>
              </w:rPr>
            </w:pPr>
            <w:ins w:id="5870" w:author="James Vu" w:date="2024-04-19T00:01:00Z">
              <w:r w:rsidRPr="003C02FF">
                <w:rPr>
                  <w:b/>
                  <w:bCs/>
                  <w:color w:val="0D0D0D"/>
                  <w:rPrChange w:id="5871" w:author="James Vu" w:date="2024-04-19T00:19:00Z">
                    <w:rPr>
                      <w:b/>
                      <w:bCs/>
                      <w:color w:val="0D0D0D"/>
                      <w:sz w:val="28"/>
                      <w:szCs w:val="28"/>
                    </w:rPr>
                  </w:rPrChange>
                </w:rPr>
                <w:t>Công Cụ Đồng Bộ Dữ Liệu và Báo Cáo</w:t>
              </w:r>
            </w:ins>
          </w:p>
        </w:tc>
      </w:tr>
      <w:tr w:rsidR="003C02FF" w:rsidRPr="003C02FF" w14:paraId="3F9FC13B" w14:textId="77777777" w:rsidTr="003C02FF">
        <w:trPr>
          <w:trHeight w:val="360"/>
          <w:ins w:id="5872" w:author="James Vu" w:date="2024-04-19T00:01:00Z"/>
          <w:trPrChange w:id="5873" w:author="James Vu" w:date="2024-04-19T00:20:00Z">
            <w:trPr>
              <w:trHeight w:val="360"/>
            </w:trPr>
          </w:trPrChange>
        </w:trPr>
        <w:tc>
          <w:tcPr>
            <w:tcW w:w="704" w:type="dxa"/>
            <w:shd w:val="clear" w:color="auto" w:fill="auto"/>
            <w:noWrap/>
            <w:vAlign w:val="center"/>
            <w:hideMark/>
            <w:tcPrChange w:id="5874" w:author="James Vu" w:date="2024-04-19T00:20:00Z">
              <w:tcPr>
                <w:tcW w:w="704" w:type="dxa"/>
                <w:shd w:val="clear" w:color="auto" w:fill="auto"/>
                <w:noWrap/>
                <w:vAlign w:val="center"/>
                <w:hideMark/>
              </w:tcPr>
            </w:tcPrChange>
          </w:tcPr>
          <w:p w14:paraId="0EF0EC0B" w14:textId="77777777" w:rsidR="004D28C1" w:rsidRPr="003C02FF" w:rsidRDefault="004D28C1" w:rsidP="004D28C1">
            <w:pPr>
              <w:jc w:val="center"/>
              <w:rPr>
                <w:ins w:id="5875" w:author="James Vu" w:date="2024-04-19T00:01:00Z"/>
                <w:b/>
                <w:bCs/>
                <w:color w:val="000000"/>
                <w:rPrChange w:id="5876" w:author="James Vu" w:date="2024-04-19T00:19:00Z">
                  <w:rPr>
                    <w:ins w:id="5877" w:author="James Vu" w:date="2024-04-19T00:01:00Z"/>
                    <w:b/>
                    <w:bCs/>
                    <w:color w:val="000000"/>
                    <w:sz w:val="28"/>
                    <w:szCs w:val="28"/>
                  </w:rPr>
                </w:rPrChange>
              </w:rPr>
            </w:pPr>
            <w:ins w:id="5878" w:author="James Vu" w:date="2024-04-19T00:01:00Z">
              <w:r w:rsidRPr="003C02FF">
                <w:rPr>
                  <w:b/>
                  <w:bCs/>
                  <w:color w:val="000000"/>
                  <w:rPrChange w:id="5879" w:author="James Vu" w:date="2024-04-19T00:19:00Z">
                    <w:rPr>
                      <w:b/>
                      <w:bCs/>
                      <w:color w:val="000000"/>
                      <w:sz w:val="28"/>
                      <w:szCs w:val="28"/>
                    </w:rPr>
                  </w:rPrChange>
                </w:rPr>
                <w:t> </w:t>
              </w:r>
            </w:ins>
          </w:p>
        </w:tc>
        <w:tc>
          <w:tcPr>
            <w:tcW w:w="8358" w:type="dxa"/>
            <w:shd w:val="clear" w:color="auto" w:fill="auto"/>
            <w:noWrap/>
            <w:vAlign w:val="center"/>
            <w:hideMark/>
            <w:tcPrChange w:id="5880" w:author="James Vu" w:date="2024-04-19T00:20:00Z">
              <w:tcPr>
                <w:tcW w:w="8358" w:type="dxa"/>
                <w:shd w:val="clear" w:color="auto" w:fill="auto"/>
                <w:noWrap/>
                <w:vAlign w:val="center"/>
                <w:hideMark/>
              </w:tcPr>
            </w:tcPrChange>
          </w:tcPr>
          <w:p w14:paraId="4B9C20B6" w14:textId="77777777" w:rsidR="004D28C1" w:rsidRPr="003C02FF" w:rsidRDefault="004D28C1" w:rsidP="004D28C1">
            <w:pPr>
              <w:rPr>
                <w:ins w:id="5881" w:author="James Vu" w:date="2024-04-19T00:01:00Z"/>
                <w:color w:val="0D0D0D"/>
                <w:rPrChange w:id="5882" w:author="James Vu" w:date="2024-04-19T00:19:00Z">
                  <w:rPr>
                    <w:ins w:id="5883" w:author="James Vu" w:date="2024-04-19T00:01:00Z"/>
                    <w:color w:val="0D0D0D"/>
                    <w:sz w:val="28"/>
                    <w:szCs w:val="28"/>
                  </w:rPr>
                </w:rPrChange>
              </w:rPr>
            </w:pPr>
            <w:ins w:id="5884" w:author="James Vu" w:date="2024-04-19T00:01:00Z">
              <w:r w:rsidRPr="003C02FF">
                <w:rPr>
                  <w:color w:val="0D0D0D"/>
                  <w:rPrChange w:id="5885" w:author="James Vu" w:date="2024-04-19T00:19:00Z">
                    <w:rPr>
                      <w:color w:val="0D0D0D"/>
                      <w:sz w:val="28"/>
                      <w:szCs w:val="28"/>
                    </w:rPr>
                  </w:rPrChange>
                </w:rPr>
                <w:t>Đồng bộ hóa dữ liệu tự động giữa các cơ quan và hợp tác xã.</w:t>
              </w:r>
            </w:ins>
          </w:p>
        </w:tc>
      </w:tr>
      <w:tr w:rsidR="003C02FF" w:rsidRPr="003C02FF" w14:paraId="4D43B6D5" w14:textId="77777777" w:rsidTr="003C02FF">
        <w:trPr>
          <w:trHeight w:val="360"/>
          <w:ins w:id="5886" w:author="James Vu" w:date="2024-04-19T00:01:00Z"/>
          <w:trPrChange w:id="5887" w:author="James Vu" w:date="2024-04-19T00:20:00Z">
            <w:trPr>
              <w:trHeight w:val="360"/>
            </w:trPr>
          </w:trPrChange>
        </w:trPr>
        <w:tc>
          <w:tcPr>
            <w:tcW w:w="704" w:type="dxa"/>
            <w:shd w:val="clear" w:color="auto" w:fill="auto"/>
            <w:noWrap/>
            <w:vAlign w:val="center"/>
            <w:hideMark/>
            <w:tcPrChange w:id="5888" w:author="James Vu" w:date="2024-04-19T00:20:00Z">
              <w:tcPr>
                <w:tcW w:w="704" w:type="dxa"/>
                <w:shd w:val="clear" w:color="auto" w:fill="auto"/>
                <w:noWrap/>
                <w:vAlign w:val="center"/>
                <w:hideMark/>
              </w:tcPr>
            </w:tcPrChange>
          </w:tcPr>
          <w:p w14:paraId="6EC4C97A" w14:textId="77777777" w:rsidR="004D28C1" w:rsidRPr="003C02FF" w:rsidRDefault="004D28C1" w:rsidP="004D28C1">
            <w:pPr>
              <w:jc w:val="center"/>
              <w:rPr>
                <w:ins w:id="5889" w:author="James Vu" w:date="2024-04-19T00:01:00Z"/>
                <w:b/>
                <w:bCs/>
                <w:color w:val="000000"/>
                <w:rPrChange w:id="5890" w:author="James Vu" w:date="2024-04-19T00:19:00Z">
                  <w:rPr>
                    <w:ins w:id="5891" w:author="James Vu" w:date="2024-04-19T00:01:00Z"/>
                    <w:b/>
                    <w:bCs/>
                    <w:color w:val="000000"/>
                    <w:sz w:val="28"/>
                    <w:szCs w:val="28"/>
                  </w:rPr>
                </w:rPrChange>
              </w:rPr>
            </w:pPr>
            <w:ins w:id="5892" w:author="James Vu" w:date="2024-04-19T00:01:00Z">
              <w:r w:rsidRPr="003C02FF">
                <w:rPr>
                  <w:b/>
                  <w:bCs/>
                  <w:color w:val="000000"/>
                  <w:rPrChange w:id="5893" w:author="James Vu" w:date="2024-04-19T00:19:00Z">
                    <w:rPr>
                      <w:b/>
                      <w:bCs/>
                      <w:color w:val="000000"/>
                      <w:sz w:val="28"/>
                      <w:szCs w:val="28"/>
                    </w:rPr>
                  </w:rPrChange>
                </w:rPr>
                <w:t> </w:t>
              </w:r>
            </w:ins>
          </w:p>
        </w:tc>
        <w:tc>
          <w:tcPr>
            <w:tcW w:w="8358" w:type="dxa"/>
            <w:shd w:val="clear" w:color="auto" w:fill="auto"/>
            <w:noWrap/>
            <w:vAlign w:val="center"/>
            <w:hideMark/>
            <w:tcPrChange w:id="5894" w:author="James Vu" w:date="2024-04-19T00:20:00Z">
              <w:tcPr>
                <w:tcW w:w="8358" w:type="dxa"/>
                <w:shd w:val="clear" w:color="auto" w:fill="auto"/>
                <w:noWrap/>
                <w:vAlign w:val="center"/>
                <w:hideMark/>
              </w:tcPr>
            </w:tcPrChange>
          </w:tcPr>
          <w:p w14:paraId="0E722D62" w14:textId="77777777" w:rsidR="004D28C1" w:rsidRPr="003C02FF" w:rsidRDefault="004D28C1" w:rsidP="004D28C1">
            <w:pPr>
              <w:rPr>
                <w:ins w:id="5895" w:author="James Vu" w:date="2024-04-19T00:01:00Z"/>
                <w:color w:val="0D0D0D"/>
                <w:rPrChange w:id="5896" w:author="James Vu" w:date="2024-04-19T00:19:00Z">
                  <w:rPr>
                    <w:ins w:id="5897" w:author="James Vu" w:date="2024-04-19T00:01:00Z"/>
                    <w:color w:val="0D0D0D"/>
                    <w:sz w:val="28"/>
                    <w:szCs w:val="28"/>
                  </w:rPr>
                </w:rPrChange>
              </w:rPr>
            </w:pPr>
            <w:ins w:id="5898" w:author="James Vu" w:date="2024-04-19T00:01:00Z">
              <w:r w:rsidRPr="003C02FF">
                <w:rPr>
                  <w:color w:val="0D0D0D"/>
                  <w:rPrChange w:id="5899" w:author="James Vu" w:date="2024-04-19T00:19:00Z">
                    <w:rPr>
                      <w:color w:val="0D0D0D"/>
                      <w:sz w:val="28"/>
                      <w:szCs w:val="28"/>
                    </w:rPr>
                  </w:rPrChange>
                </w:rPr>
                <w:t>Tạo báo cáo sản xuất, bao gồm sản lượng và diện tích canh tác.</w:t>
              </w:r>
            </w:ins>
          </w:p>
        </w:tc>
      </w:tr>
      <w:tr w:rsidR="003C02FF" w:rsidRPr="003C02FF" w14:paraId="510D99CC" w14:textId="77777777" w:rsidTr="003C02FF">
        <w:trPr>
          <w:trHeight w:val="360"/>
          <w:ins w:id="5900" w:author="James Vu" w:date="2024-04-19T00:01:00Z"/>
          <w:trPrChange w:id="5901" w:author="James Vu" w:date="2024-04-19T00:20:00Z">
            <w:trPr>
              <w:trHeight w:val="360"/>
            </w:trPr>
          </w:trPrChange>
        </w:trPr>
        <w:tc>
          <w:tcPr>
            <w:tcW w:w="704" w:type="dxa"/>
            <w:shd w:val="clear" w:color="auto" w:fill="auto"/>
            <w:noWrap/>
            <w:vAlign w:val="center"/>
            <w:hideMark/>
            <w:tcPrChange w:id="5902" w:author="James Vu" w:date="2024-04-19T00:20:00Z">
              <w:tcPr>
                <w:tcW w:w="704" w:type="dxa"/>
                <w:shd w:val="clear" w:color="auto" w:fill="auto"/>
                <w:noWrap/>
                <w:vAlign w:val="center"/>
                <w:hideMark/>
              </w:tcPr>
            </w:tcPrChange>
          </w:tcPr>
          <w:p w14:paraId="39C9E5FE" w14:textId="77777777" w:rsidR="004D28C1" w:rsidRPr="003C02FF" w:rsidRDefault="004D28C1" w:rsidP="004D28C1">
            <w:pPr>
              <w:jc w:val="center"/>
              <w:rPr>
                <w:ins w:id="5903" w:author="James Vu" w:date="2024-04-19T00:01:00Z"/>
                <w:b/>
                <w:bCs/>
                <w:color w:val="000000"/>
                <w:rPrChange w:id="5904" w:author="James Vu" w:date="2024-04-19T00:19:00Z">
                  <w:rPr>
                    <w:ins w:id="5905" w:author="James Vu" w:date="2024-04-19T00:01:00Z"/>
                    <w:b/>
                    <w:bCs/>
                    <w:color w:val="000000"/>
                    <w:sz w:val="28"/>
                    <w:szCs w:val="28"/>
                  </w:rPr>
                </w:rPrChange>
              </w:rPr>
            </w:pPr>
            <w:ins w:id="5906" w:author="James Vu" w:date="2024-04-19T00:01:00Z">
              <w:r w:rsidRPr="003C02FF">
                <w:rPr>
                  <w:b/>
                  <w:bCs/>
                  <w:color w:val="000000"/>
                  <w:rPrChange w:id="5907" w:author="James Vu" w:date="2024-04-19T00:19:00Z">
                    <w:rPr>
                      <w:b/>
                      <w:bCs/>
                      <w:color w:val="000000"/>
                      <w:sz w:val="28"/>
                      <w:szCs w:val="28"/>
                    </w:rPr>
                  </w:rPrChange>
                </w:rPr>
                <w:t> </w:t>
              </w:r>
            </w:ins>
          </w:p>
        </w:tc>
        <w:tc>
          <w:tcPr>
            <w:tcW w:w="8358" w:type="dxa"/>
            <w:shd w:val="clear" w:color="auto" w:fill="auto"/>
            <w:noWrap/>
            <w:vAlign w:val="center"/>
            <w:hideMark/>
            <w:tcPrChange w:id="5908" w:author="James Vu" w:date="2024-04-19T00:20:00Z">
              <w:tcPr>
                <w:tcW w:w="8358" w:type="dxa"/>
                <w:shd w:val="clear" w:color="auto" w:fill="auto"/>
                <w:noWrap/>
                <w:vAlign w:val="center"/>
                <w:hideMark/>
              </w:tcPr>
            </w:tcPrChange>
          </w:tcPr>
          <w:p w14:paraId="1189083C" w14:textId="77777777" w:rsidR="004D28C1" w:rsidRPr="003C02FF" w:rsidRDefault="004D28C1" w:rsidP="004D28C1">
            <w:pPr>
              <w:rPr>
                <w:ins w:id="5909" w:author="James Vu" w:date="2024-04-19T00:01:00Z"/>
                <w:color w:val="0D0D0D"/>
                <w:rPrChange w:id="5910" w:author="James Vu" w:date="2024-04-19T00:19:00Z">
                  <w:rPr>
                    <w:ins w:id="5911" w:author="James Vu" w:date="2024-04-19T00:01:00Z"/>
                    <w:color w:val="0D0D0D"/>
                    <w:sz w:val="28"/>
                    <w:szCs w:val="28"/>
                  </w:rPr>
                </w:rPrChange>
              </w:rPr>
            </w:pPr>
            <w:ins w:id="5912" w:author="James Vu" w:date="2024-04-19T00:01:00Z">
              <w:r w:rsidRPr="003C02FF">
                <w:rPr>
                  <w:color w:val="0D0D0D"/>
                  <w:rPrChange w:id="5913" w:author="James Vu" w:date="2024-04-19T00:19:00Z">
                    <w:rPr>
                      <w:color w:val="0D0D0D"/>
                      <w:sz w:val="28"/>
                      <w:szCs w:val="28"/>
                    </w:rPr>
                  </w:rPrChange>
                </w:rPr>
                <w:t>Xuất báo cáo theo nhiều định dạng, bao gồm Excel và PDF.</w:t>
              </w:r>
            </w:ins>
          </w:p>
        </w:tc>
      </w:tr>
      <w:tr w:rsidR="003C02FF" w:rsidRPr="003C02FF" w14:paraId="3EF81B63" w14:textId="77777777" w:rsidTr="003C02FF">
        <w:trPr>
          <w:trHeight w:val="360"/>
          <w:ins w:id="5914" w:author="James Vu" w:date="2024-04-19T00:01:00Z"/>
          <w:trPrChange w:id="5915" w:author="James Vu" w:date="2024-04-19T00:20:00Z">
            <w:trPr>
              <w:trHeight w:val="360"/>
            </w:trPr>
          </w:trPrChange>
        </w:trPr>
        <w:tc>
          <w:tcPr>
            <w:tcW w:w="704" w:type="dxa"/>
            <w:shd w:val="clear" w:color="auto" w:fill="auto"/>
            <w:noWrap/>
            <w:vAlign w:val="center"/>
            <w:hideMark/>
            <w:tcPrChange w:id="5916" w:author="James Vu" w:date="2024-04-19T00:20:00Z">
              <w:tcPr>
                <w:tcW w:w="704" w:type="dxa"/>
                <w:shd w:val="clear" w:color="auto" w:fill="auto"/>
                <w:noWrap/>
                <w:vAlign w:val="center"/>
                <w:hideMark/>
              </w:tcPr>
            </w:tcPrChange>
          </w:tcPr>
          <w:p w14:paraId="11D20333" w14:textId="77777777" w:rsidR="004D28C1" w:rsidRPr="003C02FF" w:rsidRDefault="004D28C1" w:rsidP="004D28C1">
            <w:pPr>
              <w:jc w:val="center"/>
              <w:rPr>
                <w:ins w:id="5917" w:author="James Vu" w:date="2024-04-19T00:01:00Z"/>
                <w:b/>
                <w:bCs/>
                <w:color w:val="000000"/>
                <w:rPrChange w:id="5918" w:author="James Vu" w:date="2024-04-19T00:19:00Z">
                  <w:rPr>
                    <w:ins w:id="5919" w:author="James Vu" w:date="2024-04-19T00:01:00Z"/>
                    <w:b/>
                    <w:bCs/>
                    <w:color w:val="000000"/>
                    <w:sz w:val="28"/>
                    <w:szCs w:val="28"/>
                  </w:rPr>
                </w:rPrChange>
              </w:rPr>
            </w:pPr>
            <w:ins w:id="5920" w:author="James Vu" w:date="2024-04-19T00:01:00Z">
              <w:r w:rsidRPr="003C02FF">
                <w:rPr>
                  <w:b/>
                  <w:bCs/>
                  <w:color w:val="000000"/>
                  <w:rPrChange w:id="5921" w:author="James Vu" w:date="2024-04-19T00:19:00Z">
                    <w:rPr>
                      <w:b/>
                      <w:bCs/>
                      <w:color w:val="000000"/>
                      <w:sz w:val="28"/>
                      <w:szCs w:val="28"/>
                    </w:rPr>
                  </w:rPrChange>
                </w:rPr>
                <w:t> </w:t>
              </w:r>
            </w:ins>
          </w:p>
        </w:tc>
        <w:tc>
          <w:tcPr>
            <w:tcW w:w="8358" w:type="dxa"/>
            <w:shd w:val="clear" w:color="auto" w:fill="auto"/>
            <w:noWrap/>
            <w:vAlign w:val="center"/>
            <w:hideMark/>
            <w:tcPrChange w:id="5922" w:author="James Vu" w:date="2024-04-19T00:20:00Z">
              <w:tcPr>
                <w:tcW w:w="8358" w:type="dxa"/>
                <w:shd w:val="clear" w:color="auto" w:fill="auto"/>
                <w:noWrap/>
                <w:vAlign w:val="center"/>
                <w:hideMark/>
              </w:tcPr>
            </w:tcPrChange>
          </w:tcPr>
          <w:p w14:paraId="40D17812" w14:textId="77777777" w:rsidR="004D28C1" w:rsidRPr="003C02FF" w:rsidRDefault="004D28C1" w:rsidP="004D28C1">
            <w:pPr>
              <w:rPr>
                <w:ins w:id="5923" w:author="James Vu" w:date="2024-04-19T00:01:00Z"/>
                <w:color w:val="0D0D0D"/>
                <w:rPrChange w:id="5924" w:author="James Vu" w:date="2024-04-19T00:19:00Z">
                  <w:rPr>
                    <w:ins w:id="5925" w:author="James Vu" w:date="2024-04-19T00:01:00Z"/>
                    <w:color w:val="0D0D0D"/>
                    <w:sz w:val="28"/>
                    <w:szCs w:val="28"/>
                  </w:rPr>
                </w:rPrChange>
              </w:rPr>
            </w:pPr>
            <w:ins w:id="5926" w:author="James Vu" w:date="2024-04-19T00:01:00Z">
              <w:r w:rsidRPr="003C02FF">
                <w:rPr>
                  <w:color w:val="0D0D0D"/>
                  <w:rPrChange w:id="5927" w:author="James Vu" w:date="2024-04-19T00:19:00Z">
                    <w:rPr>
                      <w:color w:val="0D0D0D"/>
                      <w:sz w:val="28"/>
                      <w:szCs w:val="28"/>
                    </w:rPr>
                  </w:rPrChange>
                </w:rPr>
                <w:t>Thống kê và phân tích hiệu quả canh tác.</w:t>
              </w:r>
            </w:ins>
          </w:p>
        </w:tc>
      </w:tr>
      <w:tr w:rsidR="003C02FF" w:rsidRPr="003C02FF" w14:paraId="699F2129" w14:textId="77777777" w:rsidTr="003C02FF">
        <w:trPr>
          <w:trHeight w:val="360"/>
          <w:ins w:id="5928" w:author="James Vu" w:date="2024-04-19T00:01:00Z"/>
          <w:trPrChange w:id="5929" w:author="James Vu" w:date="2024-04-19T00:20:00Z">
            <w:trPr>
              <w:trHeight w:val="360"/>
            </w:trPr>
          </w:trPrChange>
        </w:trPr>
        <w:tc>
          <w:tcPr>
            <w:tcW w:w="704" w:type="dxa"/>
            <w:shd w:val="clear" w:color="auto" w:fill="auto"/>
            <w:noWrap/>
            <w:vAlign w:val="center"/>
            <w:hideMark/>
            <w:tcPrChange w:id="5930" w:author="James Vu" w:date="2024-04-19T00:20:00Z">
              <w:tcPr>
                <w:tcW w:w="704" w:type="dxa"/>
                <w:shd w:val="clear" w:color="auto" w:fill="auto"/>
                <w:noWrap/>
                <w:vAlign w:val="center"/>
                <w:hideMark/>
              </w:tcPr>
            </w:tcPrChange>
          </w:tcPr>
          <w:p w14:paraId="4F3F7E6E" w14:textId="77777777" w:rsidR="004D28C1" w:rsidRPr="003C02FF" w:rsidRDefault="004D28C1" w:rsidP="004D28C1">
            <w:pPr>
              <w:jc w:val="center"/>
              <w:rPr>
                <w:ins w:id="5931" w:author="James Vu" w:date="2024-04-19T00:01:00Z"/>
                <w:b/>
                <w:bCs/>
                <w:color w:val="000000"/>
                <w:rPrChange w:id="5932" w:author="James Vu" w:date="2024-04-19T00:19:00Z">
                  <w:rPr>
                    <w:ins w:id="5933" w:author="James Vu" w:date="2024-04-19T00:01:00Z"/>
                    <w:b/>
                    <w:bCs/>
                    <w:color w:val="000000"/>
                    <w:sz w:val="28"/>
                    <w:szCs w:val="28"/>
                  </w:rPr>
                </w:rPrChange>
              </w:rPr>
            </w:pPr>
            <w:ins w:id="5934" w:author="James Vu" w:date="2024-04-19T00:01:00Z">
              <w:r w:rsidRPr="003C02FF">
                <w:rPr>
                  <w:b/>
                  <w:bCs/>
                  <w:color w:val="000000"/>
                  <w:rPrChange w:id="5935" w:author="James Vu" w:date="2024-04-19T00:19:00Z">
                    <w:rPr>
                      <w:b/>
                      <w:bCs/>
                      <w:color w:val="000000"/>
                      <w:sz w:val="28"/>
                      <w:szCs w:val="28"/>
                    </w:rPr>
                  </w:rPrChange>
                </w:rPr>
                <w:t> </w:t>
              </w:r>
            </w:ins>
          </w:p>
        </w:tc>
        <w:tc>
          <w:tcPr>
            <w:tcW w:w="8358" w:type="dxa"/>
            <w:shd w:val="clear" w:color="auto" w:fill="auto"/>
            <w:noWrap/>
            <w:vAlign w:val="center"/>
            <w:hideMark/>
            <w:tcPrChange w:id="5936" w:author="James Vu" w:date="2024-04-19T00:20:00Z">
              <w:tcPr>
                <w:tcW w:w="8358" w:type="dxa"/>
                <w:shd w:val="clear" w:color="auto" w:fill="auto"/>
                <w:noWrap/>
                <w:vAlign w:val="center"/>
                <w:hideMark/>
              </w:tcPr>
            </w:tcPrChange>
          </w:tcPr>
          <w:p w14:paraId="51E21727" w14:textId="77777777" w:rsidR="004D28C1" w:rsidRPr="003C02FF" w:rsidRDefault="004D28C1" w:rsidP="004D28C1">
            <w:pPr>
              <w:rPr>
                <w:ins w:id="5937" w:author="James Vu" w:date="2024-04-19T00:01:00Z"/>
                <w:color w:val="0D0D0D"/>
                <w:rPrChange w:id="5938" w:author="James Vu" w:date="2024-04-19T00:19:00Z">
                  <w:rPr>
                    <w:ins w:id="5939" w:author="James Vu" w:date="2024-04-19T00:01:00Z"/>
                    <w:color w:val="0D0D0D"/>
                    <w:sz w:val="28"/>
                    <w:szCs w:val="28"/>
                  </w:rPr>
                </w:rPrChange>
              </w:rPr>
            </w:pPr>
            <w:ins w:id="5940" w:author="James Vu" w:date="2024-04-19T00:01:00Z">
              <w:r w:rsidRPr="003C02FF">
                <w:rPr>
                  <w:color w:val="0D0D0D"/>
                  <w:rPrChange w:id="5941" w:author="James Vu" w:date="2024-04-19T00:19:00Z">
                    <w:rPr>
                      <w:color w:val="0D0D0D"/>
                      <w:sz w:val="28"/>
                      <w:szCs w:val="28"/>
                    </w:rPr>
                  </w:rPrChange>
                </w:rPr>
                <w:t>Cung cấp bảng tổng hợp số liệu cho các quyết định quản lý.</w:t>
              </w:r>
            </w:ins>
          </w:p>
        </w:tc>
      </w:tr>
      <w:tr w:rsidR="003C02FF" w:rsidRPr="003C02FF" w14:paraId="7048532E" w14:textId="77777777" w:rsidTr="003C02FF">
        <w:trPr>
          <w:trHeight w:val="360"/>
          <w:ins w:id="5942" w:author="James Vu" w:date="2024-04-19T00:01:00Z"/>
          <w:trPrChange w:id="5943" w:author="James Vu" w:date="2024-04-19T00:20:00Z">
            <w:trPr>
              <w:trHeight w:val="360"/>
            </w:trPr>
          </w:trPrChange>
        </w:trPr>
        <w:tc>
          <w:tcPr>
            <w:tcW w:w="704" w:type="dxa"/>
            <w:shd w:val="clear" w:color="auto" w:fill="auto"/>
            <w:noWrap/>
            <w:vAlign w:val="center"/>
            <w:hideMark/>
            <w:tcPrChange w:id="5944" w:author="James Vu" w:date="2024-04-19T00:20:00Z">
              <w:tcPr>
                <w:tcW w:w="704" w:type="dxa"/>
                <w:shd w:val="clear" w:color="auto" w:fill="auto"/>
                <w:noWrap/>
                <w:vAlign w:val="center"/>
                <w:hideMark/>
              </w:tcPr>
            </w:tcPrChange>
          </w:tcPr>
          <w:p w14:paraId="18C8149D" w14:textId="77777777" w:rsidR="004D28C1" w:rsidRPr="003C02FF" w:rsidRDefault="004D28C1" w:rsidP="004D28C1">
            <w:pPr>
              <w:jc w:val="center"/>
              <w:rPr>
                <w:ins w:id="5945" w:author="James Vu" w:date="2024-04-19T00:01:00Z"/>
                <w:b/>
                <w:bCs/>
                <w:color w:val="000000"/>
                <w:rPrChange w:id="5946" w:author="James Vu" w:date="2024-04-19T00:19:00Z">
                  <w:rPr>
                    <w:ins w:id="5947" w:author="James Vu" w:date="2024-04-19T00:01:00Z"/>
                    <w:b/>
                    <w:bCs/>
                    <w:color w:val="000000"/>
                    <w:sz w:val="28"/>
                    <w:szCs w:val="28"/>
                  </w:rPr>
                </w:rPrChange>
              </w:rPr>
            </w:pPr>
            <w:ins w:id="5948" w:author="James Vu" w:date="2024-04-19T00:01:00Z">
              <w:r w:rsidRPr="003C02FF">
                <w:rPr>
                  <w:b/>
                  <w:bCs/>
                  <w:color w:val="000000"/>
                  <w:rPrChange w:id="5949" w:author="James Vu" w:date="2024-04-19T00:19:00Z">
                    <w:rPr>
                      <w:b/>
                      <w:bCs/>
                      <w:color w:val="000000"/>
                      <w:sz w:val="28"/>
                      <w:szCs w:val="28"/>
                    </w:rPr>
                  </w:rPrChange>
                </w:rPr>
                <w:t>6</w:t>
              </w:r>
            </w:ins>
          </w:p>
        </w:tc>
        <w:tc>
          <w:tcPr>
            <w:tcW w:w="8358" w:type="dxa"/>
            <w:shd w:val="clear" w:color="auto" w:fill="auto"/>
            <w:noWrap/>
            <w:vAlign w:val="center"/>
            <w:hideMark/>
            <w:tcPrChange w:id="5950" w:author="James Vu" w:date="2024-04-19T00:20:00Z">
              <w:tcPr>
                <w:tcW w:w="8358" w:type="dxa"/>
                <w:shd w:val="clear" w:color="auto" w:fill="auto"/>
                <w:noWrap/>
                <w:vAlign w:val="center"/>
                <w:hideMark/>
              </w:tcPr>
            </w:tcPrChange>
          </w:tcPr>
          <w:p w14:paraId="4ECB8208" w14:textId="77777777" w:rsidR="004D28C1" w:rsidRPr="003C02FF" w:rsidRDefault="004D28C1" w:rsidP="004D28C1">
            <w:pPr>
              <w:rPr>
                <w:ins w:id="5951" w:author="James Vu" w:date="2024-04-19T00:01:00Z"/>
                <w:b/>
                <w:bCs/>
                <w:color w:val="0D0D0D"/>
                <w:rPrChange w:id="5952" w:author="James Vu" w:date="2024-04-19T00:19:00Z">
                  <w:rPr>
                    <w:ins w:id="5953" w:author="James Vu" w:date="2024-04-19T00:01:00Z"/>
                    <w:b/>
                    <w:bCs/>
                    <w:color w:val="0D0D0D"/>
                    <w:sz w:val="28"/>
                    <w:szCs w:val="28"/>
                  </w:rPr>
                </w:rPrChange>
              </w:rPr>
            </w:pPr>
            <w:ins w:id="5954" w:author="James Vu" w:date="2024-04-19T00:01:00Z">
              <w:r w:rsidRPr="003C02FF">
                <w:rPr>
                  <w:b/>
                  <w:bCs/>
                  <w:color w:val="0D0D0D"/>
                  <w:rPrChange w:id="5955" w:author="James Vu" w:date="2024-04-19T00:19:00Z">
                    <w:rPr>
                      <w:b/>
                      <w:bCs/>
                      <w:color w:val="0D0D0D"/>
                      <w:sz w:val="28"/>
                      <w:szCs w:val="28"/>
                    </w:rPr>
                  </w:rPrChange>
                </w:rPr>
                <w:t>Hệ Thống Phân Quyền</w:t>
              </w:r>
            </w:ins>
          </w:p>
        </w:tc>
      </w:tr>
      <w:tr w:rsidR="003C02FF" w:rsidRPr="003C02FF" w14:paraId="65C4D6FD" w14:textId="77777777" w:rsidTr="003C02FF">
        <w:trPr>
          <w:trHeight w:val="360"/>
          <w:ins w:id="5956" w:author="James Vu" w:date="2024-04-19T00:01:00Z"/>
          <w:trPrChange w:id="5957" w:author="James Vu" w:date="2024-04-19T00:20:00Z">
            <w:trPr>
              <w:trHeight w:val="360"/>
            </w:trPr>
          </w:trPrChange>
        </w:trPr>
        <w:tc>
          <w:tcPr>
            <w:tcW w:w="704" w:type="dxa"/>
            <w:shd w:val="clear" w:color="auto" w:fill="auto"/>
            <w:noWrap/>
            <w:vAlign w:val="center"/>
            <w:hideMark/>
            <w:tcPrChange w:id="5958" w:author="James Vu" w:date="2024-04-19T00:20:00Z">
              <w:tcPr>
                <w:tcW w:w="704" w:type="dxa"/>
                <w:shd w:val="clear" w:color="auto" w:fill="auto"/>
                <w:noWrap/>
                <w:vAlign w:val="center"/>
                <w:hideMark/>
              </w:tcPr>
            </w:tcPrChange>
          </w:tcPr>
          <w:p w14:paraId="21AC0998" w14:textId="77777777" w:rsidR="004D28C1" w:rsidRPr="003C02FF" w:rsidRDefault="004D28C1" w:rsidP="004D28C1">
            <w:pPr>
              <w:jc w:val="center"/>
              <w:rPr>
                <w:ins w:id="5959" w:author="James Vu" w:date="2024-04-19T00:01:00Z"/>
                <w:b/>
                <w:bCs/>
                <w:color w:val="000000"/>
                <w:rPrChange w:id="5960" w:author="James Vu" w:date="2024-04-19T00:19:00Z">
                  <w:rPr>
                    <w:ins w:id="5961" w:author="James Vu" w:date="2024-04-19T00:01:00Z"/>
                    <w:b/>
                    <w:bCs/>
                    <w:color w:val="000000"/>
                    <w:sz w:val="28"/>
                    <w:szCs w:val="28"/>
                  </w:rPr>
                </w:rPrChange>
              </w:rPr>
            </w:pPr>
            <w:ins w:id="5962" w:author="James Vu" w:date="2024-04-19T00:01:00Z">
              <w:r w:rsidRPr="003C02FF">
                <w:rPr>
                  <w:b/>
                  <w:bCs/>
                  <w:color w:val="000000"/>
                  <w:rPrChange w:id="5963" w:author="James Vu" w:date="2024-04-19T00:19:00Z">
                    <w:rPr>
                      <w:b/>
                      <w:bCs/>
                      <w:color w:val="000000"/>
                      <w:sz w:val="28"/>
                      <w:szCs w:val="28"/>
                    </w:rPr>
                  </w:rPrChange>
                </w:rPr>
                <w:t> </w:t>
              </w:r>
            </w:ins>
          </w:p>
        </w:tc>
        <w:tc>
          <w:tcPr>
            <w:tcW w:w="8358" w:type="dxa"/>
            <w:shd w:val="clear" w:color="auto" w:fill="auto"/>
            <w:noWrap/>
            <w:vAlign w:val="center"/>
            <w:hideMark/>
            <w:tcPrChange w:id="5964" w:author="James Vu" w:date="2024-04-19T00:20:00Z">
              <w:tcPr>
                <w:tcW w:w="8358" w:type="dxa"/>
                <w:shd w:val="clear" w:color="auto" w:fill="auto"/>
                <w:noWrap/>
                <w:vAlign w:val="center"/>
                <w:hideMark/>
              </w:tcPr>
            </w:tcPrChange>
          </w:tcPr>
          <w:p w14:paraId="5FF8C5B0" w14:textId="77777777" w:rsidR="004D28C1" w:rsidRPr="003C02FF" w:rsidRDefault="004D28C1" w:rsidP="004D28C1">
            <w:pPr>
              <w:rPr>
                <w:ins w:id="5965" w:author="James Vu" w:date="2024-04-19T00:01:00Z"/>
                <w:color w:val="0D0D0D"/>
                <w:rPrChange w:id="5966" w:author="James Vu" w:date="2024-04-19T00:19:00Z">
                  <w:rPr>
                    <w:ins w:id="5967" w:author="James Vu" w:date="2024-04-19T00:01:00Z"/>
                    <w:color w:val="0D0D0D"/>
                    <w:sz w:val="28"/>
                    <w:szCs w:val="28"/>
                  </w:rPr>
                </w:rPrChange>
              </w:rPr>
            </w:pPr>
            <w:ins w:id="5968" w:author="James Vu" w:date="2024-04-19T00:01:00Z">
              <w:r w:rsidRPr="003C02FF">
                <w:rPr>
                  <w:color w:val="0D0D0D"/>
                  <w:rPrChange w:id="5969" w:author="James Vu" w:date="2024-04-19T00:19:00Z">
                    <w:rPr>
                      <w:color w:val="0D0D0D"/>
                      <w:sz w:val="28"/>
                      <w:szCs w:val="28"/>
                    </w:rPr>
                  </w:rPrChange>
                </w:rPr>
                <w:t>Phân quyền truy cập cho các chuyên gia theo nhóm sản phẩm và địa lý.</w:t>
              </w:r>
            </w:ins>
          </w:p>
        </w:tc>
      </w:tr>
      <w:tr w:rsidR="003C02FF" w:rsidRPr="003C02FF" w14:paraId="210CBA8A" w14:textId="77777777" w:rsidTr="003C02FF">
        <w:trPr>
          <w:trHeight w:val="360"/>
          <w:ins w:id="5970" w:author="James Vu" w:date="2024-04-19T00:01:00Z"/>
          <w:trPrChange w:id="5971" w:author="James Vu" w:date="2024-04-19T00:20:00Z">
            <w:trPr>
              <w:trHeight w:val="360"/>
            </w:trPr>
          </w:trPrChange>
        </w:trPr>
        <w:tc>
          <w:tcPr>
            <w:tcW w:w="704" w:type="dxa"/>
            <w:shd w:val="clear" w:color="auto" w:fill="auto"/>
            <w:noWrap/>
            <w:vAlign w:val="center"/>
            <w:hideMark/>
            <w:tcPrChange w:id="5972" w:author="James Vu" w:date="2024-04-19T00:20:00Z">
              <w:tcPr>
                <w:tcW w:w="704" w:type="dxa"/>
                <w:shd w:val="clear" w:color="auto" w:fill="auto"/>
                <w:noWrap/>
                <w:vAlign w:val="center"/>
                <w:hideMark/>
              </w:tcPr>
            </w:tcPrChange>
          </w:tcPr>
          <w:p w14:paraId="4B7890E2" w14:textId="77777777" w:rsidR="004D28C1" w:rsidRPr="003C02FF" w:rsidRDefault="004D28C1" w:rsidP="004D28C1">
            <w:pPr>
              <w:jc w:val="center"/>
              <w:rPr>
                <w:ins w:id="5973" w:author="James Vu" w:date="2024-04-19T00:01:00Z"/>
                <w:b/>
                <w:bCs/>
                <w:color w:val="000000"/>
                <w:rPrChange w:id="5974" w:author="James Vu" w:date="2024-04-19T00:19:00Z">
                  <w:rPr>
                    <w:ins w:id="5975" w:author="James Vu" w:date="2024-04-19T00:01:00Z"/>
                    <w:b/>
                    <w:bCs/>
                    <w:color w:val="000000"/>
                    <w:sz w:val="28"/>
                    <w:szCs w:val="28"/>
                  </w:rPr>
                </w:rPrChange>
              </w:rPr>
            </w:pPr>
            <w:ins w:id="5976" w:author="James Vu" w:date="2024-04-19T00:01:00Z">
              <w:r w:rsidRPr="003C02FF">
                <w:rPr>
                  <w:b/>
                  <w:bCs/>
                  <w:color w:val="000000"/>
                  <w:rPrChange w:id="5977" w:author="James Vu" w:date="2024-04-19T00:19:00Z">
                    <w:rPr>
                      <w:b/>
                      <w:bCs/>
                      <w:color w:val="000000"/>
                      <w:sz w:val="28"/>
                      <w:szCs w:val="28"/>
                    </w:rPr>
                  </w:rPrChange>
                </w:rPr>
                <w:t> </w:t>
              </w:r>
            </w:ins>
          </w:p>
        </w:tc>
        <w:tc>
          <w:tcPr>
            <w:tcW w:w="8358" w:type="dxa"/>
            <w:shd w:val="clear" w:color="auto" w:fill="auto"/>
            <w:noWrap/>
            <w:vAlign w:val="center"/>
            <w:hideMark/>
            <w:tcPrChange w:id="5978" w:author="James Vu" w:date="2024-04-19T00:20:00Z">
              <w:tcPr>
                <w:tcW w:w="8358" w:type="dxa"/>
                <w:shd w:val="clear" w:color="auto" w:fill="auto"/>
                <w:noWrap/>
                <w:vAlign w:val="center"/>
                <w:hideMark/>
              </w:tcPr>
            </w:tcPrChange>
          </w:tcPr>
          <w:p w14:paraId="6B5B1A4C" w14:textId="77777777" w:rsidR="004D28C1" w:rsidRPr="003C02FF" w:rsidRDefault="004D28C1" w:rsidP="004D28C1">
            <w:pPr>
              <w:rPr>
                <w:ins w:id="5979" w:author="James Vu" w:date="2024-04-19T00:01:00Z"/>
                <w:color w:val="0D0D0D"/>
                <w:rPrChange w:id="5980" w:author="James Vu" w:date="2024-04-19T00:19:00Z">
                  <w:rPr>
                    <w:ins w:id="5981" w:author="James Vu" w:date="2024-04-19T00:01:00Z"/>
                    <w:color w:val="0D0D0D"/>
                    <w:sz w:val="28"/>
                    <w:szCs w:val="28"/>
                  </w:rPr>
                </w:rPrChange>
              </w:rPr>
            </w:pPr>
            <w:ins w:id="5982" w:author="James Vu" w:date="2024-04-19T00:01:00Z">
              <w:r w:rsidRPr="003C02FF">
                <w:rPr>
                  <w:color w:val="0D0D0D"/>
                  <w:rPrChange w:id="5983" w:author="James Vu" w:date="2024-04-19T00:19:00Z">
                    <w:rPr>
                      <w:color w:val="0D0D0D"/>
                      <w:sz w:val="28"/>
                      <w:szCs w:val="28"/>
                    </w:rPr>
                  </w:rPrChange>
                </w:rPr>
                <w:t>Quản lý các cấp độ truy cập khác nhau trong hệ thống.</w:t>
              </w:r>
            </w:ins>
          </w:p>
        </w:tc>
      </w:tr>
      <w:tr w:rsidR="003C02FF" w:rsidRPr="003C02FF" w14:paraId="3AAC48C0" w14:textId="77777777" w:rsidTr="003C02FF">
        <w:trPr>
          <w:trHeight w:val="360"/>
          <w:ins w:id="5984" w:author="James Vu" w:date="2024-04-19T00:01:00Z"/>
          <w:trPrChange w:id="5985" w:author="James Vu" w:date="2024-04-19T00:20:00Z">
            <w:trPr>
              <w:trHeight w:val="360"/>
            </w:trPr>
          </w:trPrChange>
        </w:trPr>
        <w:tc>
          <w:tcPr>
            <w:tcW w:w="704" w:type="dxa"/>
            <w:shd w:val="clear" w:color="auto" w:fill="auto"/>
            <w:noWrap/>
            <w:vAlign w:val="center"/>
            <w:hideMark/>
            <w:tcPrChange w:id="5986" w:author="James Vu" w:date="2024-04-19T00:20:00Z">
              <w:tcPr>
                <w:tcW w:w="704" w:type="dxa"/>
                <w:shd w:val="clear" w:color="auto" w:fill="auto"/>
                <w:noWrap/>
                <w:vAlign w:val="center"/>
                <w:hideMark/>
              </w:tcPr>
            </w:tcPrChange>
          </w:tcPr>
          <w:p w14:paraId="005D0D63" w14:textId="77777777" w:rsidR="004D28C1" w:rsidRPr="003C02FF" w:rsidRDefault="004D28C1" w:rsidP="004D28C1">
            <w:pPr>
              <w:jc w:val="center"/>
              <w:rPr>
                <w:ins w:id="5987" w:author="James Vu" w:date="2024-04-19T00:01:00Z"/>
                <w:b/>
                <w:bCs/>
                <w:color w:val="000000"/>
                <w:rPrChange w:id="5988" w:author="James Vu" w:date="2024-04-19T00:19:00Z">
                  <w:rPr>
                    <w:ins w:id="5989" w:author="James Vu" w:date="2024-04-19T00:01:00Z"/>
                    <w:b/>
                    <w:bCs/>
                    <w:color w:val="000000"/>
                    <w:sz w:val="28"/>
                    <w:szCs w:val="28"/>
                  </w:rPr>
                </w:rPrChange>
              </w:rPr>
            </w:pPr>
            <w:ins w:id="5990" w:author="James Vu" w:date="2024-04-19T00:01:00Z">
              <w:r w:rsidRPr="003C02FF">
                <w:rPr>
                  <w:b/>
                  <w:bCs/>
                  <w:color w:val="000000"/>
                  <w:rPrChange w:id="5991" w:author="James Vu" w:date="2024-04-19T00:19:00Z">
                    <w:rPr>
                      <w:b/>
                      <w:bCs/>
                      <w:color w:val="000000"/>
                      <w:sz w:val="28"/>
                      <w:szCs w:val="28"/>
                    </w:rPr>
                  </w:rPrChange>
                </w:rPr>
                <w:t> </w:t>
              </w:r>
            </w:ins>
          </w:p>
        </w:tc>
        <w:tc>
          <w:tcPr>
            <w:tcW w:w="8358" w:type="dxa"/>
            <w:shd w:val="clear" w:color="auto" w:fill="auto"/>
            <w:noWrap/>
            <w:vAlign w:val="center"/>
            <w:hideMark/>
            <w:tcPrChange w:id="5992" w:author="James Vu" w:date="2024-04-19T00:20:00Z">
              <w:tcPr>
                <w:tcW w:w="8358" w:type="dxa"/>
                <w:shd w:val="clear" w:color="auto" w:fill="auto"/>
                <w:noWrap/>
                <w:vAlign w:val="center"/>
                <w:hideMark/>
              </w:tcPr>
            </w:tcPrChange>
          </w:tcPr>
          <w:p w14:paraId="0CD74CDC" w14:textId="77777777" w:rsidR="004D28C1" w:rsidRPr="003C02FF" w:rsidRDefault="004D28C1" w:rsidP="004D28C1">
            <w:pPr>
              <w:rPr>
                <w:ins w:id="5993" w:author="James Vu" w:date="2024-04-19T00:01:00Z"/>
                <w:color w:val="0D0D0D"/>
                <w:rPrChange w:id="5994" w:author="James Vu" w:date="2024-04-19T00:19:00Z">
                  <w:rPr>
                    <w:ins w:id="5995" w:author="James Vu" w:date="2024-04-19T00:01:00Z"/>
                    <w:color w:val="0D0D0D"/>
                    <w:sz w:val="28"/>
                    <w:szCs w:val="28"/>
                  </w:rPr>
                </w:rPrChange>
              </w:rPr>
            </w:pPr>
            <w:ins w:id="5996" w:author="James Vu" w:date="2024-04-19T00:01:00Z">
              <w:r w:rsidRPr="003C02FF">
                <w:rPr>
                  <w:color w:val="0D0D0D"/>
                  <w:rPrChange w:id="5997" w:author="James Vu" w:date="2024-04-19T00:19:00Z">
                    <w:rPr>
                      <w:color w:val="0D0D0D"/>
                      <w:sz w:val="28"/>
                      <w:szCs w:val="28"/>
                    </w:rPr>
                  </w:rPrChange>
                </w:rPr>
                <w:t>Đảm bảo bảo mật thông tin cá nhân và dữ liệu nông hộ, HTX.</w:t>
              </w:r>
            </w:ins>
          </w:p>
        </w:tc>
      </w:tr>
      <w:tr w:rsidR="003C02FF" w:rsidRPr="003C02FF" w14:paraId="16C77E24" w14:textId="77777777" w:rsidTr="003C02FF">
        <w:trPr>
          <w:trHeight w:val="360"/>
          <w:ins w:id="5998" w:author="James Vu" w:date="2024-04-19T00:01:00Z"/>
          <w:trPrChange w:id="5999" w:author="James Vu" w:date="2024-04-19T00:20:00Z">
            <w:trPr>
              <w:trHeight w:val="360"/>
            </w:trPr>
          </w:trPrChange>
        </w:trPr>
        <w:tc>
          <w:tcPr>
            <w:tcW w:w="704" w:type="dxa"/>
            <w:shd w:val="clear" w:color="auto" w:fill="auto"/>
            <w:noWrap/>
            <w:vAlign w:val="center"/>
            <w:hideMark/>
            <w:tcPrChange w:id="6000" w:author="James Vu" w:date="2024-04-19T00:20:00Z">
              <w:tcPr>
                <w:tcW w:w="704" w:type="dxa"/>
                <w:shd w:val="clear" w:color="auto" w:fill="auto"/>
                <w:noWrap/>
                <w:vAlign w:val="center"/>
                <w:hideMark/>
              </w:tcPr>
            </w:tcPrChange>
          </w:tcPr>
          <w:p w14:paraId="7E6FB1C6" w14:textId="77777777" w:rsidR="004D28C1" w:rsidRPr="003C02FF" w:rsidRDefault="004D28C1" w:rsidP="004D28C1">
            <w:pPr>
              <w:jc w:val="center"/>
              <w:rPr>
                <w:ins w:id="6001" w:author="James Vu" w:date="2024-04-19T00:01:00Z"/>
                <w:b/>
                <w:bCs/>
                <w:color w:val="000000"/>
                <w:rPrChange w:id="6002" w:author="James Vu" w:date="2024-04-19T00:19:00Z">
                  <w:rPr>
                    <w:ins w:id="6003" w:author="James Vu" w:date="2024-04-19T00:01:00Z"/>
                    <w:b/>
                    <w:bCs/>
                    <w:color w:val="000000"/>
                    <w:sz w:val="28"/>
                    <w:szCs w:val="28"/>
                  </w:rPr>
                </w:rPrChange>
              </w:rPr>
            </w:pPr>
            <w:ins w:id="6004" w:author="James Vu" w:date="2024-04-19T00:01:00Z">
              <w:r w:rsidRPr="003C02FF">
                <w:rPr>
                  <w:b/>
                  <w:bCs/>
                  <w:color w:val="000000"/>
                  <w:rPrChange w:id="6005" w:author="James Vu" w:date="2024-04-19T00:19:00Z">
                    <w:rPr>
                      <w:b/>
                      <w:bCs/>
                      <w:color w:val="000000"/>
                      <w:sz w:val="28"/>
                      <w:szCs w:val="28"/>
                    </w:rPr>
                  </w:rPrChange>
                </w:rPr>
                <w:t> </w:t>
              </w:r>
            </w:ins>
          </w:p>
        </w:tc>
        <w:tc>
          <w:tcPr>
            <w:tcW w:w="8358" w:type="dxa"/>
            <w:shd w:val="clear" w:color="auto" w:fill="auto"/>
            <w:noWrap/>
            <w:vAlign w:val="center"/>
            <w:hideMark/>
            <w:tcPrChange w:id="6006" w:author="James Vu" w:date="2024-04-19T00:20:00Z">
              <w:tcPr>
                <w:tcW w:w="8358" w:type="dxa"/>
                <w:shd w:val="clear" w:color="auto" w:fill="auto"/>
                <w:noWrap/>
                <w:vAlign w:val="center"/>
                <w:hideMark/>
              </w:tcPr>
            </w:tcPrChange>
          </w:tcPr>
          <w:p w14:paraId="1E03E727" w14:textId="77777777" w:rsidR="004D28C1" w:rsidRPr="003C02FF" w:rsidRDefault="004D28C1" w:rsidP="004D28C1">
            <w:pPr>
              <w:rPr>
                <w:ins w:id="6007" w:author="James Vu" w:date="2024-04-19T00:01:00Z"/>
                <w:color w:val="0D0D0D"/>
                <w:rPrChange w:id="6008" w:author="James Vu" w:date="2024-04-19T00:19:00Z">
                  <w:rPr>
                    <w:ins w:id="6009" w:author="James Vu" w:date="2024-04-19T00:01:00Z"/>
                    <w:color w:val="0D0D0D"/>
                    <w:sz w:val="28"/>
                    <w:szCs w:val="28"/>
                  </w:rPr>
                </w:rPrChange>
              </w:rPr>
            </w:pPr>
            <w:ins w:id="6010" w:author="James Vu" w:date="2024-04-19T00:01:00Z">
              <w:r w:rsidRPr="003C02FF">
                <w:rPr>
                  <w:color w:val="0D0D0D"/>
                  <w:rPrChange w:id="6011" w:author="James Vu" w:date="2024-04-19T00:19:00Z">
                    <w:rPr>
                      <w:color w:val="0D0D0D"/>
                      <w:sz w:val="28"/>
                      <w:szCs w:val="28"/>
                    </w:rPr>
                  </w:rPrChange>
                </w:rPr>
                <w:t>Cho phép người dân truy cập thông tin qua cổng thông tin điện tử.</w:t>
              </w:r>
            </w:ins>
          </w:p>
        </w:tc>
      </w:tr>
      <w:tr w:rsidR="003C02FF" w:rsidRPr="003C02FF" w14:paraId="6C91C92C" w14:textId="77777777" w:rsidTr="003C02FF">
        <w:trPr>
          <w:trHeight w:val="360"/>
          <w:ins w:id="6012" w:author="James Vu" w:date="2024-04-19T00:01:00Z"/>
          <w:trPrChange w:id="6013" w:author="James Vu" w:date="2024-04-19T00:20:00Z">
            <w:trPr>
              <w:trHeight w:val="360"/>
            </w:trPr>
          </w:trPrChange>
        </w:trPr>
        <w:tc>
          <w:tcPr>
            <w:tcW w:w="704" w:type="dxa"/>
            <w:shd w:val="clear" w:color="auto" w:fill="auto"/>
            <w:noWrap/>
            <w:vAlign w:val="center"/>
            <w:hideMark/>
            <w:tcPrChange w:id="6014" w:author="James Vu" w:date="2024-04-19T00:20:00Z">
              <w:tcPr>
                <w:tcW w:w="704" w:type="dxa"/>
                <w:shd w:val="clear" w:color="auto" w:fill="auto"/>
                <w:noWrap/>
                <w:vAlign w:val="center"/>
                <w:hideMark/>
              </w:tcPr>
            </w:tcPrChange>
          </w:tcPr>
          <w:p w14:paraId="7E3EDCAD" w14:textId="77777777" w:rsidR="004D28C1" w:rsidRPr="003C02FF" w:rsidRDefault="004D28C1" w:rsidP="004D28C1">
            <w:pPr>
              <w:jc w:val="center"/>
              <w:rPr>
                <w:ins w:id="6015" w:author="James Vu" w:date="2024-04-19T00:01:00Z"/>
                <w:b/>
                <w:bCs/>
                <w:color w:val="000000"/>
                <w:rPrChange w:id="6016" w:author="James Vu" w:date="2024-04-19T00:19:00Z">
                  <w:rPr>
                    <w:ins w:id="6017" w:author="James Vu" w:date="2024-04-19T00:01:00Z"/>
                    <w:b/>
                    <w:bCs/>
                    <w:color w:val="000000"/>
                    <w:sz w:val="28"/>
                    <w:szCs w:val="28"/>
                  </w:rPr>
                </w:rPrChange>
              </w:rPr>
            </w:pPr>
            <w:ins w:id="6018" w:author="James Vu" w:date="2024-04-19T00:01:00Z">
              <w:r w:rsidRPr="003C02FF">
                <w:rPr>
                  <w:b/>
                  <w:bCs/>
                  <w:color w:val="000000"/>
                  <w:rPrChange w:id="6019" w:author="James Vu" w:date="2024-04-19T00:19:00Z">
                    <w:rPr>
                      <w:b/>
                      <w:bCs/>
                      <w:color w:val="000000"/>
                      <w:sz w:val="28"/>
                      <w:szCs w:val="28"/>
                    </w:rPr>
                  </w:rPrChange>
                </w:rPr>
                <w:t> </w:t>
              </w:r>
            </w:ins>
          </w:p>
        </w:tc>
        <w:tc>
          <w:tcPr>
            <w:tcW w:w="8358" w:type="dxa"/>
            <w:shd w:val="clear" w:color="auto" w:fill="auto"/>
            <w:noWrap/>
            <w:vAlign w:val="center"/>
            <w:hideMark/>
            <w:tcPrChange w:id="6020" w:author="James Vu" w:date="2024-04-19T00:20:00Z">
              <w:tcPr>
                <w:tcW w:w="8358" w:type="dxa"/>
                <w:shd w:val="clear" w:color="auto" w:fill="auto"/>
                <w:noWrap/>
                <w:vAlign w:val="center"/>
                <w:hideMark/>
              </w:tcPr>
            </w:tcPrChange>
          </w:tcPr>
          <w:p w14:paraId="4CA4E27E" w14:textId="77777777" w:rsidR="004D28C1" w:rsidRPr="003C02FF" w:rsidRDefault="004D28C1" w:rsidP="004D28C1">
            <w:pPr>
              <w:rPr>
                <w:ins w:id="6021" w:author="James Vu" w:date="2024-04-19T00:01:00Z"/>
                <w:color w:val="0D0D0D"/>
                <w:rPrChange w:id="6022" w:author="James Vu" w:date="2024-04-19T00:19:00Z">
                  <w:rPr>
                    <w:ins w:id="6023" w:author="James Vu" w:date="2024-04-19T00:01:00Z"/>
                    <w:color w:val="0D0D0D"/>
                    <w:sz w:val="28"/>
                    <w:szCs w:val="28"/>
                  </w:rPr>
                </w:rPrChange>
              </w:rPr>
            </w:pPr>
            <w:ins w:id="6024" w:author="James Vu" w:date="2024-04-19T00:01:00Z">
              <w:r w:rsidRPr="003C02FF">
                <w:rPr>
                  <w:color w:val="0D0D0D"/>
                  <w:rPrChange w:id="6025" w:author="James Vu" w:date="2024-04-19T00:19:00Z">
                    <w:rPr>
                      <w:color w:val="0D0D0D"/>
                      <w:sz w:val="28"/>
                      <w:szCs w:val="28"/>
                    </w:rPr>
                  </w:rPrChange>
                </w:rPr>
                <w:t>Cài đặt và quản lý quyền chỉnh sửa dữ liệu.</w:t>
              </w:r>
            </w:ins>
          </w:p>
        </w:tc>
      </w:tr>
      <w:tr w:rsidR="003C02FF" w:rsidRPr="003C02FF" w14:paraId="2CD40E02" w14:textId="77777777" w:rsidTr="003C02FF">
        <w:trPr>
          <w:trHeight w:val="360"/>
          <w:ins w:id="6026" w:author="James Vu" w:date="2024-04-19T00:01:00Z"/>
          <w:trPrChange w:id="6027" w:author="James Vu" w:date="2024-04-19T00:20:00Z">
            <w:trPr>
              <w:trHeight w:val="360"/>
            </w:trPr>
          </w:trPrChange>
        </w:trPr>
        <w:tc>
          <w:tcPr>
            <w:tcW w:w="704" w:type="dxa"/>
            <w:shd w:val="clear" w:color="auto" w:fill="auto"/>
            <w:noWrap/>
            <w:vAlign w:val="center"/>
            <w:hideMark/>
            <w:tcPrChange w:id="6028" w:author="James Vu" w:date="2024-04-19T00:20:00Z">
              <w:tcPr>
                <w:tcW w:w="704" w:type="dxa"/>
                <w:shd w:val="clear" w:color="auto" w:fill="auto"/>
                <w:noWrap/>
                <w:vAlign w:val="center"/>
                <w:hideMark/>
              </w:tcPr>
            </w:tcPrChange>
          </w:tcPr>
          <w:p w14:paraId="2FDF8F2D" w14:textId="77777777" w:rsidR="004D28C1" w:rsidRPr="003C02FF" w:rsidRDefault="004D28C1" w:rsidP="004D28C1">
            <w:pPr>
              <w:jc w:val="center"/>
              <w:rPr>
                <w:ins w:id="6029" w:author="James Vu" w:date="2024-04-19T00:01:00Z"/>
                <w:b/>
                <w:bCs/>
                <w:color w:val="000000"/>
                <w:rPrChange w:id="6030" w:author="James Vu" w:date="2024-04-19T00:19:00Z">
                  <w:rPr>
                    <w:ins w:id="6031" w:author="James Vu" w:date="2024-04-19T00:01:00Z"/>
                    <w:b/>
                    <w:bCs/>
                    <w:color w:val="000000"/>
                    <w:sz w:val="28"/>
                    <w:szCs w:val="28"/>
                  </w:rPr>
                </w:rPrChange>
              </w:rPr>
            </w:pPr>
            <w:ins w:id="6032" w:author="James Vu" w:date="2024-04-19T00:01:00Z">
              <w:r w:rsidRPr="003C02FF">
                <w:rPr>
                  <w:b/>
                  <w:bCs/>
                  <w:color w:val="000000"/>
                  <w:rPrChange w:id="6033" w:author="James Vu" w:date="2024-04-19T00:19:00Z">
                    <w:rPr>
                      <w:b/>
                      <w:bCs/>
                      <w:color w:val="000000"/>
                      <w:sz w:val="28"/>
                      <w:szCs w:val="28"/>
                    </w:rPr>
                  </w:rPrChange>
                </w:rPr>
                <w:t>7</w:t>
              </w:r>
            </w:ins>
          </w:p>
        </w:tc>
        <w:tc>
          <w:tcPr>
            <w:tcW w:w="8358" w:type="dxa"/>
            <w:shd w:val="clear" w:color="auto" w:fill="auto"/>
            <w:noWrap/>
            <w:vAlign w:val="center"/>
            <w:hideMark/>
            <w:tcPrChange w:id="6034" w:author="James Vu" w:date="2024-04-19T00:20:00Z">
              <w:tcPr>
                <w:tcW w:w="8358" w:type="dxa"/>
                <w:shd w:val="clear" w:color="auto" w:fill="auto"/>
                <w:noWrap/>
                <w:vAlign w:val="center"/>
                <w:hideMark/>
              </w:tcPr>
            </w:tcPrChange>
          </w:tcPr>
          <w:p w14:paraId="2E84844B" w14:textId="77777777" w:rsidR="004D28C1" w:rsidRPr="003C02FF" w:rsidRDefault="004D28C1" w:rsidP="004D28C1">
            <w:pPr>
              <w:rPr>
                <w:ins w:id="6035" w:author="James Vu" w:date="2024-04-19T00:01:00Z"/>
                <w:b/>
                <w:bCs/>
                <w:color w:val="0D0D0D"/>
                <w:rPrChange w:id="6036" w:author="James Vu" w:date="2024-04-19T00:19:00Z">
                  <w:rPr>
                    <w:ins w:id="6037" w:author="James Vu" w:date="2024-04-19T00:01:00Z"/>
                    <w:b/>
                    <w:bCs/>
                    <w:color w:val="0D0D0D"/>
                    <w:sz w:val="28"/>
                    <w:szCs w:val="28"/>
                  </w:rPr>
                </w:rPrChange>
              </w:rPr>
            </w:pPr>
            <w:ins w:id="6038" w:author="James Vu" w:date="2024-04-19T00:01:00Z">
              <w:r w:rsidRPr="003C02FF">
                <w:rPr>
                  <w:b/>
                  <w:bCs/>
                  <w:color w:val="0D0D0D"/>
                  <w:rPrChange w:id="6039" w:author="James Vu" w:date="2024-04-19T00:19:00Z">
                    <w:rPr>
                      <w:b/>
                      <w:bCs/>
                      <w:color w:val="0D0D0D"/>
                      <w:sz w:val="28"/>
                      <w:szCs w:val="28"/>
                    </w:rPr>
                  </w:rPrChange>
                </w:rPr>
                <w:t>Tích Hợp và Liên Kết Dữ Liệu</w:t>
              </w:r>
            </w:ins>
          </w:p>
        </w:tc>
      </w:tr>
      <w:tr w:rsidR="003C02FF" w:rsidRPr="003C02FF" w14:paraId="0ABCDAF1" w14:textId="77777777" w:rsidTr="003C02FF">
        <w:trPr>
          <w:trHeight w:val="360"/>
          <w:ins w:id="6040" w:author="James Vu" w:date="2024-04-19T00:01:00Z"/>
          <w:trPrChange w:id="6041" w:author="James Vu" w:date="2024-04-19T00:20:00Z">
            <w:trPr>
              <w:trHeight w:val="360"/>
            </w:trPr>
          </w:trPrChange>
        </w:trPr>
        <w:tc>
          <w:tcPr>
            <w:tcW w:w="704" w:type="dxa"/>
            <w:shd w:val="clear" w:color="auto" w:fill="auto"/>
            <w:noWrap/>
            <w:vAlign w:val="center"/>
            <w:hideMark/>
            <w:tcPrChange w:id="6042" w:author="James Vu" w:date="2024-04-19T00:20:00Z">
              <w:tcPr>
                <w:tcW w:w="704" w:type="dxa"/>
                <w:shd w:val="clear" w:color="auto" w:fill="auto"/>
                <w:noWrap/>
                <w:vAlign w:val="center"/>
                <w:hideMark/>
              </w:tcPr>
            </w:tcPrChange>
          </w:tcPr>
          <w:p w14:paraId="5E2A379E" w14:textId="77777777" w:rsidR="004D28C1" w:rsidRPr="003C02FF" w:rsidRDefault="004D28C1" w:rsidP="004D28C1">
            <w:pPr>
              <w:jc w:val="center"/>
              <w:rPr>
                <w:ins w:id="6043" w:author="James Vu" w:date="2024-04-19T00:01:00Z"/>
                <w:b/>
                <w:bCs/>
                <w:color w:val="000000"/>
                <w:rPrChange w:id="6044" w:author="James Vu" w:date="2024-04-19T00:19:00Z">
                  <w:rPr>
                    <w:ins w:id="6045" w:author="James Vu" w:date="2024-04-19T00:01:00Z"/>
                    <w:b/>
                    <w:bCs/>
                    <w:color w:val="000000"/>
                    <w:sz w:val="28"/>
                    <w:szCs w:val="28"/>
                  </w:rPr>
                </w:rPrChange>
              </w:rPr>
            </w:pPr>
            <w:ins w:id="6046" w:author="James Vu" w:date="2024-04-19T00:01:00Z">
              <w:r w:rsidRPr="003C02FF">
                <w:rPr>
                  <w:b/>
                  <w:bCs/>
                  <w:color w:val="000000"/>
                  <w:rPrChange w:id="6047" w:author="James Vu" w:date="2024-04-19T00:19:00Z">
                    <w:rPr>
                      <w:b/>
                      <w:bCs/>
                      <w:color w:val="000000"/>
                      <w:sz w:val="28"/>
                      <w:szCs w:val="28"/>
                    </w:rPr>
                  </w:rPrChange>
                </w:rPr>
                <w:t> </w:t>
              </w:r>
            </w:ins>
          </w:p>
        </w:tc>
        <w:tc>
          <w:tcPr>
            <w:tcW w:w="8358" w:type="dxa"/>
            <w:shd w:val="clear" w:color="auto" w:fill="auto"/>
            <w:noWrap/>
            <w:vAlign w:val="center"/>
            <w:hideMark/>
            <w:tcPrChange w:id="6048" w:author="James Vu" w:date="2024-04-19T00:20:00Z">
              <w:tcPr>
                <w:tcW w:w="8358" w:type="dxa"/>
                <w:shd w:val="clear" w:color="auto" w:fill="auto"/>
                <w:noWrap/>
                <w:vAlign w:val="center"/>
                <w:hideMark/>
              </w:tcPr>
            </w:tcPrChange>
          </w:tcPr>
          <w:p w14:paraId="14A4A0E3" w14:textId="77777777" w:rsidR="004D28C1" w:rsidRPr="003C02FF" w:rsidRDefault="004D28C1" w:rsidP="004D28C1">
            <w:pPr>
              <w:rPr>
                <w:ins w:id="6049" w:author="James Vu" w:date="2024-04-19T00:01:00Z"/>
                <w:color w:val="0D0D0D"/>
                <w:rPrChange w:id="6050" w:author="James Vu" w:date="2024-04-19T00:19:00Z">
                  <w:rPr>
                    <w:ins w:id="6051" w:author="James Vu" w:date="2024-04-19T00:01:00Z"/>
                    <w:color w:val="0D0D0D"/>
                    <w:sz w:val="28"/>
                    <w:szCs w:val="28"/>
                  </w:rPr>
                </w:rPrChange>
              </w:rPr>
            </w:pPr>
            <w:ins w:id="6052" w:author="James Vu" w:date="2024-04-19T00:01:00Z">
              <w:r w:rsidRPr="003C02FF">
                <w:rPr>
                  <w:color w:val="0D0D0D"/>
                  <w:rPrChange w:id="6053" w:author="James Vu" w:date="2024-04-19T00:19:00Z">
                    <w:rPr>
                      <w:color w:val="0D0D0D"/>
                      <w:sz w:val="28"/>
                      <w:szCs w:val="28"/>
                    </w:rPr>
                  </w:rPrChange>
                </w:rPr>
                <w:t>Liên kết thông tin giữa các chuỗi cung ứng nông sản.</w:t>
              </w:r>
            </w:ins>
          </w:p>
        </w:tc>
      </w:tr>
      <w:tr w:rsidR="003C02FF" w:rsidRPr="003C02FF" w14:paraId="6021436B" w14:textId="77777777" w:rsidTr="003C02FF">
        <w:trPr>
          <w:trHeight w:val="360"/>
          <w:ins w:id="6054" w:author="James Vu" w:date="2024-04-19T00:01:00Z"/>
          <w:trPrChange w:id="6055" w:author="James Vu" w:date="2024-04-19T00:20:00Z">
            <w:trPr>
              <w:trHeight w:val="360"/>
            </w:trPr>
          </w:trPrChange>
        </w:trPr>
        <w:tc>
          <w:tcPr>
            <w:tcW w:w="704" w:type="dxa"/>
            <w:shd w:val="clear" w:color="auto" w:fill="auto"/>
            <w:noWrap/>
            <w:vAlign w:val="center"/>
            <w:hideMark/>
            <w:tcPrChange w:id="6056" w:author="James Vu" w:date="2024-04-19T00:20:00Z">
              <w:tcPr>
                <w:tcW w:w="704" w:type="dxa"/>
                <w:shd w:val="clear" w:color="auto" w:fill="auto"/>
                <w:noWrap/>
                <w:vAlign w:val="center"/>
                <w:hideMark/>
              </w:tcPr>
            </w:tcPrChange>
          </w:tcPr>
          <w:p w14:paraId="0A28050E" w14:textId="77777777" w:rsidR="004D28C1" w:rsidRPr="003C02FF" w:rsidRDefault="004D28C1" w:rsidP="004D28C1">
            <w:pPr>
              <w:jc w:val="center"/>
              <w:rPr>
                <w:ins w:id="6057" w:author="James Vu" w:date="2024-04-19T00:01:00Z"/>
                <w:b/>
                <w:bCs/>
                <w:color w:val="000000"/>
                <w:rPrChange w:id="6058" w:author="James Vu" w:date="2024-04-19T00:19:00Z">
                  <w:rPr>
                    <w:ins w:id="6059" w:author="James Vu" w:date="2024-04-19T00:01:00Z"/>
                    <w:b/>
                    <w:bCs/>
                    <w:color w:val="000000"/>
                    <w:sz w:val="28"/>
                    <w:szCs w:val="28"/>
                  </w:rPr>
                </w:rPrChange>
              </w:rPr>
            </w:pPr>
            <w:ins w:id="6060" w:author="James Vu" w:date="2024-04-19T00:01:00Z">
              <w:r w:rsidRPr="003C02FF">
                <w:rPr>
                  <w:b/>
                  <w:bCs/>
                  <w:color w:val="000000"/>
                  <w:rPrChange w:id="6061" w:author="James Vu" w:date="2024-04-19T00:19:00Z">
                    <w:rPr>
                      <w:b/>
                      <w:bCs/>
                      <w:color w:val="000000"/>
                      <w:sz w:val="28"/>
                      <w:szCs w:val="28"/>
                    </w:rPr>
                  </w:rPrChange>
                </w:rPr>
                <w:t> </w:t>
              </w:r>
            </w:ins>
          </w:p>
        </w:tc>
        <w:tc>
          <w:tcPr>
            <w:tcW w:w="8358" w:type="dxa"/>
            <w:shd w:val="clear" w:color="auto" w:fill="auto"/>
            <w:noWrap/>
            <w:vAlign w:val="center"/>
            <w:hideMark/>
            <w:tcPrChange w:id="6062" w:author="James Vu" w:date="2024-04-19T00:20:00Z">
              <w:tcPr>
                <w:tcW w:w="8358" w:type="dxa"/>
                <w:shd w:val="clear" w:color="auto" w:fill="auto"/>
                <w:noWrap/>
                <w:vAlign w:val="center"/>
                <w:hideMark/>
              </w:tcPr>
            </w:tcPrChange>
          </w:tcPr>
          <w:p w14:paraId="3C5691B9" w14:textId="77777777" w:rsidR="004D28C1" w:rsidRPr="003C02FF" w:rsidRDefault="004D28C1" w:rsidP="004D28C1">
            <w:pPr>
              <w:rPr>
                <w:ins w:id="6063" w:author="James Vu" w:date="2024-04-19T00:01:00Z"/>
                <w:color w:val="0D0D0D"/>
                <w:rPrChange w:id="6064" w:author="James Vu" w:date="2024-04-19T00:19:00Z">
                  <w:rPr>
                    <w:ins w:id="6065" w:author="James Vu" w:date="2024-04-19T00:01:00Z"/>
                    <w:color w:val="0D0D0D"/>
                    <w:sz w:val="28"/>
                    <w:szCs w:val="28"/>
                  </w:rPr>
                </w:rPrChange>
              </w:rPr>
            </w:pPr>
            <w:ins w:id="6066" w:author="James Vu" w:date="2024-04-19T00:01:00Z">
              <w:r w:rsidRPr="003C02FF">
                <w:rPr>
                  <w:color w:val="0D0D0D"/>
                  <w:rPrChange w:id="6067" w:author="James Vu" w:date="2024-04-19T00:19:00Z">
                    <w:rPr>
                      <w:color w:val="0D0D0D"/>
                      <w:sz w:val="28"/>
                      <w:szCs w:val="28"/>
                    </w:rPr>
                  </w:rPrChange>
                </w:rPr>
                <w:t>Tích hợp dữ liệu từ các thương lái và nhà thu mua vào hệ thống.</w:t>
              </w:r>
            </w:ins>
          </w:p>
        </w:tc>
      </w:tr>
      <w:tr w:rsidR="003C02FF" w:rsidRPr="003C02FF" w14:paraId="1F2AF4F6" w14:textId="77777777" w:rsidTr="003C02FF">
        <w:trPr>
          <w:trHeight w:val="360"/>
          <w:ins w:id="6068" w:author="James Vu" w:date="2024-04-19T00:01:00Z"/>
          <w:trPrChange w:id="6069" w:author="James Vu" w:date="2024-04-19T00:20:00Z">
            <w:trPr>
              <w:trHeight w:val="360"/>
            </w:trPr>
          </w:trPrChange>
        </w:trPr>
        <w:tc>
          <w:tcPr>
            <w:tcW w:w="704" w:type="dxa"/>
            <w:shd w:val="clear" w:color="auto" w:fill="auto"/>
            <w:noWrap/>
            <w:vAlign w:val="center"/>
            <w:hideMark/>
            <w:tcPrChange w:id="6070" w:author="James Vu" w:date="2024-04-19T00:20:00Z">
              <w:tcPr>
                <w:tcW w:w="704" w:type="dxa"/>
                <w:shd w:val="clear" w:color="auto" w:fill="auto"/>
                <w:noWrap/>
                <w:vAlign w:val="center"/>
                <w:hideMark/>
              </w:tcPr>
            </w:tcPrChange>
          </w:tcPr>
          <w:p w14:paraId="77243835" w14:textId="77777777" w:rsidR="004D28C1" w:rsidRPr="003C02FF" w:rsidRDefault="004D28C1" w:rsidP="004D28C1">
            <w:pPr>
              <w:jc w:val="center"/>
              <w:rPr>
                <w:ins w:id="6071" w:author="James Vu" w:date="2024-04-19T00:01:00Z"/>
                <w:b/>
                <w:bCs/>
                <w:color w:val="000000"/>
                <w:rPrChange w:id="6072" w:author="James Vu" w:date="2024-04-19T00:19:00Z">
                  <w:rPr>
                    <w:ins w:id="6073" w:author="James Vu" w:date="2024-04-19T00:01:00Z"/>
                    <w:b/>
                    <w:bCs/>
                    <w:color w:val="000000"/>
                    <w:sz w:val="28"/>
                    <w:szCs w:val="28"/>
                  </w:rPr>
                </w:rPrChange>
              </w:rPr>
            </w:pPr>
            <w:ins w:id="6074" w:author="James Vu" w:date="2024-04-19T00:01:00Z">
              <w:r w:rsidRPr="003C02FF">
                <w:rPr>
                  <w:b/>
                  <w:bCs/>
                  <w:color w:val="000000"/>
                  <w:rPrChange w:id="6075" w:author="James Vu" w:date="2024-04-19T00:19:00Z">
                    <w:rPr>
                      <w:b/>
                      <w:bCs/>
                      <w:color w:val="000000"/>
                      <w:sz w:val="28"/>
                      <w:szCs w:val="28"/>
                    </w:rPr>
                  </w:rPrChange>
                </w:rPr>
                <w:t> </w:t>
              </w:r>
            </w:ins>
          </w:p>
        </w:tc>
        <w:tc>
          <w:tcPr>
            <w:tcW w:w="8358" w:type="dxa"/>
            <w:shd w:val="clear" w:color="auto" w:fill="auto"/>
            <w:noWrap/>
            <w:vAlign w:val="center"/>
            <w:hideMark/>
            <w:tcPrChange w:id="6076" w:author="James Vu" w:date="2024-04-19T00:20:00Z">
              <w:tcPr>
                <w:tcW w:w="8358" w:type="dxa"/>
                <w:shd w:val="clear" w:color="auto" w:fill="auto"/>
                <w:noWrap/>
                <w:vAlign w:val="center"/>
                <w:hideMark/>
              </w:tcPr>
            </w:tcPrChange>
          </w:tcPr>
          <w:p w14:paraId="438D4F60" w14:textId="77777777" w:rsidR="004D28C1" w:rsidRPr="003C02FF" w:rsidRDefault="004D28C1" w:rsidP="004D28C1">
            <w:pPr>
              <w:rPr>
                <w:ins w:id="6077" w:author="James Vu" w:date="2024-04-19T00:01:00Z"/>
                <w:color w:val="0D0D0D"/>
                <w:rPrChange w:id="6078" w:author="James Vu" w:date="2024-04-19T00:19:00Z">
                  <w:rPr>
                    <w:ins w:id="6079" w:author="James Vu" w:date="2024-04-19T00:01:00Z"/>
                    <w:color w:val="0D0D0D"/>
                    <w:sz w:val="28"/>
                    <w:szCs w:val="28"/>
                  </w:rPr>
                </w:rPrChange>
              </w:rPr>
            </w:pPr>
            <w:ins w:id="6080" w:author="James Vu" w:date="2024-04-19T00:01:00Z">
              <w:r w:rsidRPr="003C02FF">
                <w:rPr>
                  <w:color w:val="0D0D0D"/>
                  <w:rPrChange w:id="6081" w:author="James Vu" w:date="2024-04-19T00:19:00Z">
                    <w:rPr>
                      <w:color w:val="0D0D0D"/>
                      <w:sz w:val="28"/>
                      <w:szCs w:val="28"/>
                    </w:rPr>
                  </w:rPrChange>
                </w:rPr>
                <w:t>Cung cấp bức tranh tổng thể về quá trình hoạt động của ngành trồng trọt.</w:t>
              </w:r>
            </w:ins>
          </w:p>
        </w:tc>
      </w:tr>
      <w:tr w:rsidR="003C02FF" w:rsidRPr="003C02FF" w14:paraId="0BFDD05F" w14:textId="77777777" w:rsidTr="003C02FF">
        <w:trPr>
          <w:trHeight w:val="360"/>
          <w:ins w:id="6082" w:author="James Vu" w:date="2024-04-19T00:01:00Z"/>
          <w:trPrChange w:id="6083" w:author="James Vu" w:date="2024-04-19T00:20:00Z">
            <w:trPr>
              <w:trHeight w:val="360"/>
            </w:trPr>
          </w:trPrChange>
        </w:trPr>
        <w:tc>
          <w:tcPr>
            <w:tcW w:w="704" w:type="dxa"/>
            <w:shd w:val="clear" w:color="auto" w:fill="auto"/>
            <w:noWrap/>
            <w:vAlign w:val="center"/>
            <w:hideMark/>
            <w:tcPrChange w:id="6084" w:author="James Vu" w:date="2024-04-19T00:20:00Z">
              <w:tcPr>
                <w:tcW w:w="704" w:type="dxa"/>
                <w:shd w:val="clear" w:color="auto" w:fill="auto"/>
                <w:noWrap/>
                <w:vAlign w:val="center"/>
                <w:hideMark/>
              </w:tcPr>
            </w:tcPrChange>
          </w:tcPr>
          <w:p w14:paraId="4E044819" w14:textId="77777777" w:rsidR="004D28C1" w:rsidRPr="003C02FF" w:rsidRDefault="004D28C1" w:rsidP="004D28C1">
            <w:pPr>
              <w:jc w:val="center"/>
              <w:rPr>
                <w:ins w:id="6085" w:author="James Vu" w:date="2024-04-19T00:01:00Z"/>
                <w:b/>
                <w:bCs/>
                <w:color w:val="000000"/>
                <w:rPrChange w:id="6086" w:author="James Vu" w:date="2024-04-19T00:19:00Z">
                  <w:rPr>
                    <w:ins w:id="6087" w:author="James Vu" w:date="2024-04-19T00:01:00Z"/>
                    <w:b/>
                    <w:bCs/>
                    <w:color w:val="000000"/>
                    <w:sz w:val="28"/>
                    <w:szCs w:val="28"/>
                  </w:rPr>
                </w:rPrChange>
              </w:rPr>
            </w:pPr>
            <w:ins w:id="6088" w:author="James Vu" w:date="2024-04-19T00:01:00Z">
              <w:r w:rsidRPr="003C02FF">
                <w:rPr>
                  <w:b/>
                  <w:bCs/>
                  <w:color w:val="000000"/>
                  <w:rPrChange w:id="6089" w:author="James Vu" w:date="2024-04-19T00:19:00Z">
                    <w:rPr>
                      <w:b/>
                      <w:bCs/>
                      <w:color w:val="000000"/>
                      <w:sz w:val="28"/>
                      <w:szCs w:val="28"/>
                    </w:rPr>
                  </w:rPrChange>
                </w:rPr>
                <w:t> </w:t>
              </w:r>
            </w:ins>
          </w:p>
        </w:tc>
        <w:tc>
          <w:tcPr>
            <w:tcW w:w="8358" w:type="dxa"/>
            <w:shd w:val="clear" w:color="auto" w:fill="auto"/>
            <w:noWrap/>
            <w:vAlign w:val="center"/>
            <w:hideMark/>
            <w:tcPrChange w:id="6090" w:author="James Vu" w:date="2024-04-19T00:20:00Z">
              <w:tcPr>
                <w:tcW w:w="8358" w:type="dxa"/>
                <w:shd w:val="clear" w:color="auto" w:fill="auto"/>
                <w:noWrap/>
                <w:vAlign w:val="center"/>
                <w:hideMark/>
              </w:tcPr>
            </w:tcPrChange>
          </w:tcPr>
          <w:p w14:paraId="154ED2E8" w14:textId="77777777" w:rsidR="004D28C1" w:rsidRPr="003C02FF" w:rsidRDefault="004D28C1" w:rsidP="004D28C1">
            <w:pPr>
              <w:rPr>
                <w:ins w:id="6091" w:author="James Vu" w:date="2024-04-19T00:01:00Z"/>
                <w:color w:val="0D0D0D"/>
                <w:rPrChange w:id="6092" w:author="James Vu" w:date="2024-04-19T00:19:00Z">
                  <w:rPr>
                    <w:ins w:id="6093" w:author="James Vu" w:date="2024-04-19T00:01:00Z"/>
                    <w:color w:val="0D0D0D"/>
                    <w:sz w:val="28"/>
                    <w:szCs w:val="28"/>
                  </w:rPr>
                </w:rPrChange>
              </w:rPr>
            </w:pPr>
            <w:ins w:id="6094" w:author="James Vu" w:date="2024-04-19T00:01:00Z">
              <w:r w:rsidRPr="003C02FF">
                <w:rPr>
                  <w:color w:val="0D0D0D"/>
                  <w:rPrChange w:id="6095" w:author="James Vu" w:date="2024-04-19T00:19:00Z">
                    <w:rPr>
                      <w:color w:val="0D0D0D"/>
                      <w:sz w:val="28"/>
                      <w:szCs w:val="28"/>
                    </w:rPr>
                  </w:rPrChange>
                </w:rPr>
                <w:t>Tạo mối liên hệ dữ liệu với các cơ quan quản lý nhà nước khác.</w:t>
              </w:r>
            </w:ins>
          </w:p>
        </w:tc>
      </w:tr>
      <w:tr w:rsidR="003C02FF" w:rsidRPr="003C02FF" w14:paraId="1F88ABEE" w14:textId="77777777" w:rsidTr="003C02FF">
        <w:trPr>
          <w:trHeight w:val="360"/>
          <w:ins w:id="6096" w:author="James Vu" w:date="2024-04-19T00:01:00Z"/>
          <w:trPrChange w:id="6097" w:author="James Vu" w:date="2024-04-19T00:20:00Z">
            <w:trPr>
              <w:trHeight w:val="360"/>
            </w:trPr>
          </w:trPrChange>
        </w:trPr>
        <w:tc>
          <w:tcPr>
            <w:tcW w:w="704" w:type="dxa"/>
            <w:shd w:val="clear" w:color="auto" w:fill="auto"/>
            <w:noWrap/>
            <w:vAlign w:val="center"/>
            <w:hideMark/>
            <w:tcPrChange w:id="6098" w:author="James Vu" w:date="2024-04-19T00:20:00Z">
              <w:tcPr>
                <w:tcW w:w="704" w:type="dxa"/>
                <w:shd w:val="clear" w:color="auto" w:fill="auto"/>
                <w:noWrap/>
                <w:vAlign w:val="center"/>
                <w:hideMark/>
              </w:tcPr>
            </w:tcPrChange>
          </w:tcPr>
          <w:p w14:paraId="232F87EF" w14:textId="77777777" w:rsidR="004D28C1" w:rsidRPr="003C02FF" w:rsidRDefault="004D28C1" w:rsidP="004D28C1">
            <w:pPr>
              <w:jc w:val="center"/>
              <w:rPr>
                <w:ins w:id="6099" w:author="James Vu" w:date="2024-04-19T00:01:00Z"/>
                <w:b/>
                <w:bCs/>
                <w:color w:val="000000"/>
                <w:rPrChange w:id="6100" w:author="James Vu" w:date="2024-04-19T00:19:00Z">
                  <w:rPr>
                    <w:ins w:id="6101" w:author="James Vu" w:date="2024-04-19T00:01:00Z"/>
                    <w:b/>
                    <w:bCs/>
                    <w:color w:val="000000"/>
                    <w:sz w:val="28"/>
                    <w:szCs w:val="28"/>
                  </w:rPr>
                </w:rPrChange>
              </w:rPr>
            </w:pPr>
            <w:ins w:id="6102" w:author="James Vu" w:date="2024-04-19T00:01:00Z">
              <w:r w:rsidRPr="003C02FF">
                <w:rPr>
                  <w:b/>
                  <w:bCs/>
                  <w:color w:val="000000"/>
                  <w:rPrChange w:id="6103" w:author="James Vu" w:date="2024-04-19T00:19:00Z">
                    <w:rPr>
                      <w:b/>
                      <w:bCs/>
                      <w:color w:val="000000"/>
                      <w:sz w:val="28"/>
                      <w:szCs w:val="28"/>
                    </w:rPr>
                  </w:rPrChange>
                </w:rPr>
                <w:t> </w:t>
              </w:r>
            </w:ins>
          </w:p>
        </w:tc>
        <w:tc>
          <w:tcPr>
            <w:tcW w:w="8358" w:type="dxa"/>
            <w:shd w:val="clear" w:color="auto" w:fill="auto"/>
            <w:noWrap/>
            <w:vAlign w:val="center"/>
            <w:hideMark/>
            <w:tcPrChange w:id="6104" w:author="James Vu" w:date="2024-04-19T00:20:00Z">
              <w:tcPr>
                <w:tcW w:w="8358" w:type="dxa"/>
                <w:shd w:val="clear" w:color="auto" w:fill="auto"/>
                <w:noWrap/>
                <w:vAlign w:val="center"/>
                <w:hideMark/>
              </w:tcPr>
            </w:tcPrChange>
          </w:tcPr>
          <w:p w14:paraId="717E90DF" w14:textId="77777777" w:rsidR="004D28C1" w:rsidRPr="003C02FF" w:rsidRDefault="004D28C1" w:rsidP="004D28C1">
            <w:pPr>
              <w:rPr>
                <w:ins w:id="6105" w:author="James Vu" w:date="2024-04-19T00:01:00Z"/>
                <w:color w:val="0D0D0D"/>
                <w:rPrChange w:id="6106" w:author="James Vu" w:date="2024-04-19T00:19:00Z">
                  <w:rPr>
                    <w:ins w:id="6107" w:author="James Vu" w:date="2024-04-19T00:01:00Z"/>
                    <w:color w:val="0D0D0D"/>
                    <w:sz w:val="28"/>
                    <w:szCs w:val="28"/>
                  </w:rPr>
                </w:rPrChange>
              </w:rPr>
            </w:pPr>
            <w:ins w:id="6108" w:author="James Vu" w:date="2024-04-19T00:01:00Z">
              <w:r w:rsidRPr="003C02FF">
                <w:rPr>
                  <w:color w:val="0D0D0D"/>
                  <w:rPrChange w:id="6109" w:author="James Vu" w:date="2024-04-19T00:19:00Z">
                    <w:rPr>
                      <w:color w:val="0D0D0D"/>
                      <w:sz w:val="28"/>
                      <w:szCs w:val="28"/>
                    </w:rPr>
                  </w:rPrChange>
                </w:rPr>
                <w:t>Đảm bảo dữ liệu được cập nhật và chính xác.</w:t>
              </w:r>
            </w:ins>
          </w:p>
        </w:tc>
      </w:tr>
      <w:tr w:rsidR="003C02FF" w:rsidRPr="003C02FF" w14:paraId="75E75C33" w14:textId="77777777" w:rsidTr="003C02FF">
        <w:trPr>
          <w:trHeight w:val="360"/>
          <w:ins w:id="6110" w:author="James Vu" w:date="2024-04-19T00:01:00Z"/>
          <w:trPrChange w:id="6111" w:author="James Vu" w:date="2024-04-19T00:20:00Z">
            <w:trPr>
              <w:trHeight w:val="360"/>
            </w:trPr>
          </w:trPrChange>
        </w:trPr>
        <w:tc>
          <w:tcPr>
            <w:tcW w:w="704" w:type="dxa"/>
            <w:shd w:val="clear" w:color="auto" w:fill="auto"/>
            <w:noWrap/>
            <w:vAlign w:val="center"/>
            <w:hideMark/>
            <w:tcPrChange w:id="6112" w:author="James Vu" w:date="2024-04-19T00:20:00Z">
              <w:tcPr>
                <w:tcW w:w="704" w:type="dxa"/>
                <w:shd w:val="clear" w:color="auto" w:fill="auto"/>
                <w:noWrap/>
                <w:vAlign w:val="center"/>
                <w:hideMark/>
              </w:tcPr>
            </w:tcPrChange>
          </w:tcPr>
          <w:p w14:paraId="5938991C" w14:textId="77777777" w:rsidR="004D28C1" w:rsidRPr="003C02FF" w:rsidRDefault="004D28C1" w:rsidP="004D28C1">
            <w:pPr>
              <w:jc w:val="center"/>
              <w:rPr>
                <w:ins w:id="6113" w:author="James Vu" w:date="2024-04-19T00:01:00Z"/>
                <w:b/>
                <w:bCs/>
                <w:color w:val="000000"/>
                <w:rPrChange w:id="6114" w:author="James Vu" w:date="2024-04-19T00:19:00Z">
                  <w:rPr>
                    <w:ins w:id="6115" w:author="James Vu" w:date="2024-04-19T00:01:00Z"/>
                    <w:b/>
                    <w:bCs/>
                    <w:color w:val="000000"/>
                    <w:sz w:val="28"/>
                    <w:szCs w:val="28"/>
                  </w:rPr>
                </w:rPrChange>
              </w:rPr>
            </w:pPr>
            <w:ins w:id="6116" w:author="James Vu" w:date="2024-04-19T00:01:00Z">
              <w:r w:rsidRPr="003C02FF">
                <w:rPr>
                  <w:b/>
                  <w:bCs/>
                  <w:color w:val="000000"/>
                  <w:rPrChange w:id="6117" w:author="James Vu" w:date="2024-04-19T00:19:00Z">
                    <w:rPr>
                      <w:b/>
                      <w:bCs/>
                      <w:color w:val="000000"/>
                      <w:sz w:val="28"/>
                      <w:szCs w:val="28"/>
                    </w:rPr>
                  </w:rPrChange>
                </w:rPr>
                <w:lastRenderedPageBreak/>
                <w:t>8</w:t>
              </w:r>
            </w:ins>
          </w:p>
        </w:tc>
        <w:tc>
          <w:tcPr>
            <w:tcW w:w="8358" w:type="dxa"/>
            <w:shd w:val="clear" w:color="auto" w:fill="auto"/>
            <w:noWrap/>
            <w:vAlign w:val="center"/>
            <w:hideMark/>
            <w:tcPrChange w:id="6118" w:author="James Vu" w:date="2024-04-19T00:20:00Z">
              <w:tcPr>
                <w:tcW w:w="8358" w:type="dxa"/>
                <w:shd w:val="clear" w:color="auto" w:fill="auto"/>
                <w:noWrap/>
                <w:vAlign w:val="center"/>
                <w:hideMark/>
              </w:tcPr>
            </w:tcPrChange>
          </w:tcPr>
          <w:p w14:paraId="6B56A43B" w14:textId="77777777" w:rsidR="004D28C1" w:rsidRPr="003C02FF" w:rsidRDefault="004D28C1" w:rsidP="004D28C1">
            <w:pPr>
              <w:rPr>
                <w:ins w:id="6119" w:author="James Vu" w:date="2024-04-19T00:01:00Z"/>
                <w:b/>
                <w:bCs/>
                <w:color w:val="0D0D0D"/>
                <w:rPrChange w:id="6120" w:author="James Vu" w:date="2024-04-19T00:19:00Z">
                  <w:rPr>
                    <w:ins w:id="6121" w:author="James Vu" w:date="2024-04-19T00:01:00Z"/>
                    <w:b/>
                    <w:bCs/>
                    <w:color w:val="0D0D0D"/>
                    <w:sz w:val="28"/>
                    <w:szCs w:val="28"/>
                  </w:rPr>
                </w:rPrChange>
              </w:rPr>
            </w:pPr>
            <w:ins w:id="6122" w:author="James Vu" w:date="2024-04-19T00:01:00Z">
              <w:r w:rsidRPr="003C02FF">
                <w:rPr>
                  <w:b/>
                  <w:bCs/>
                  <w:color w:val="0D0D0D"/>
                  <w:rPrChange w:id="6123" w:author="James Vu" w:date="2024-04-19T00:19:00Z">
                    <w:rPr>
                      <w:b/>
                      <w:bCs/>
                      <w:color w:val="0D0D0D"/>
                      <w:sz w:val="28"/>
                      <w:szCs w:val="28"/>
                    </w:rPr>
                  </w:rPrChange>
                </w:rPr>
                <w:t>Quản lý Dữ liệu Địa lý và Bản đồ</w:t>
              </w:r>
            </w:ins>
          </w:p>
        </w:tc>
      </w:tr>
      <w:tr w:rsidR="003C02FF" w:rsidRPr="003C02FF" w14:paraId="12036DC7" w14:textId="77777777" w:rsidTr="003C02FF">
        <w:trPr>
          <w:trHeight w:val="360"/>
          <w:ins w:id="6124" w:author="James Vu" w:date="2024-04-19T00:01:00Z"/>
          <w:trPrChange w:id="6125" w:author="James Vu" w:date="2024-04-19T00:20:00Z">
            <w:trPr>
              <w:trHeight w:val="360"/>
            </w:trPr>
          </w:trPrChange>
        </w:trPr>
        <w:tc>
          <w:tcPr>
            <w:tcW w:w="704" w:type="dxa"/>
            <w:shd w:val="clear" w:color="auto" w:fill="auto"/>
            <w:noWrap/>
            <w:vAlign w:val="center"/>
            <w:hideMark/>
            <w:tcPrChange w:id="6126" w:author="James Vu" w:date="2024-04-19T00:20:00Z">
              <w:tcPr>
                <w:tcW w:w="704" w:type="dxa"/>
                <w:shd w:val="clear" w:color="auto" w:fill="auto"/>
                <w:noWrap/>
                <w:vAlign w:val="center"/>
                <w:hideMark/>
              </w:tcPr>
            </w:tcPrChange>
          </w:tcPr>
          <w:p w14:paraId="47C8F89A" w14:textId="77777777" w:rsidR="004D28C1" w:rsidRPr="003C02FF" w:rsidRDefault="004D28C1" w:rsidP="004D28C1">
            <w:pPr>
              <w:jc w:val="center"/>
              <w:rPr>
                <w:ins w:id="6127" w:author="James Vu" w:date="2024-04-19T00:01:00Z"/>
                <w:b/>
                <w:bCs/>
                <w:color w:val="000000"/>
                <w:rPrChange w:id="6128" w:author="James Vu" w:date="2024-04-19T00:19:00Z">
                  <w:rPr>
                    <w:ins w:id="6129" w:author="James Vu" w:date="2024-04-19T00:01:00Z"/>
                    <w:b/>
                    <w:bCs/>
                    <w:color w:val="000000"/>
                    <w:sz w:val="28"/>
                    <w:szCs w:val="28"/>
                  </w:rPr>
                </w:rPrChange>
              </w:rPr>
            </w:pPr>
            <w:ins w:id="6130" w:author="James Vu" w:date="2024-04-19T00:01:00Z">
              <w:r w:rsidRPr="003C02FF">
                <w:rPr>
                  <w:b/>
                  <w:bCs/>
                  <w:color w:val="000000"/>
                  <w:rPrChange w:id="6131" w:author="James Vu" w:date="2024-04-19T00:19:00Z">
                    <w:rPr>
                      <w:b/>
                      <w:bCs/>
                      <w:color w:val="000000"/>
                      <w:sz w:val="28"/>
                      <w:szCs w:val="28"/>
                    </w:rPr>
                  </w:rPrChange>
                </w:rPr>
                <w:t> </w:t>
              </w:r>
            </w:ins>
          </w:p>
        </w:tc>
        <w:tc>
          <w:tcPr>
            <w:tcW w:w="8358" w:type="dxa"/>
            <w:shd w:val="clear" w:color="auto" w:fill="auto"/>
            <w:noWrap/>
            <w:vAlign w:val="center"/>
            <w:hideMark/>
            <w:tcPrChange w:id="6132" w:author="James Vu" w:date="2024-04-19T00:20:00Z">
              <w:tcPr>
                <w:tcW w:w="8358" w:type="dxa"/>
                <w:shd w:val="clear" w:color="auto" w:fill="auto"/>
                <w:noWrap/>
                <w:vAlign w:val="center"/>
                <w:hideMark/>
              </w:tcPr>
            </w:tcPrChange>
          </w:tcPr>
          <w:p w14:paraId="03F61154" w14:textId="77777777" w:rsidR="004D28C1" w:rsidRPr="003C02FF" w:rsidRDefault="004D28C1" w:rsidP="004D28C1">
            <w:pPr>
              <w:rPr>
                <w:ins w:id="6133" w:author="James Vu" w:date="2024-04-19T00:01:00Z"/>
                <w:color w:val="0D0D0D"/>
                <w:rPrChange w:id="6134" w:author="James Vu" w:date="2024-04-19T00:19:00Z">
                  <w:rPr>
                    <w:ins w:id="6135" w:author="James Vu" w:date="2024-04-19T00:01:00Z"/>
                    <w:color w:val="0D0D0D"/>
                    <w:sz w:val="28"/>
                    <w:szCs w:val="28"/>
                  </w:rPr>
                </w:rPrChange>
              </w:rPr>
            </w:pPr>
            <w:ins w:id="6136" w:author="James Vu" w:date="2024-04-19T00:01:00Z">
              <w:r w:rsidRPr="003C02FF">
                <w:rPr>
                  <w:color w:val="0D0D0D"/>
                  <w:rPrChange w:id="6137" w:author="James Vu" w:date="2024-04-19T00:19:00Z">
                    <w:rPr>
                      <w:color w:val="0D0D0D"/>
                      <w:sz w:val="28"/>
                      <w:szCs w:val="28"/>
                    </w:rPr>
                  </w:rPrChange>
                </w:rPr>
                <w:t>Sử dụng dữ liệu không gian để quản lý và hiển thị dữ liệu về địa lý nông nghiệp.</w:t>
              </w:r>
            </w:ins>
          </w:p>
        </w:tc>
      </w:tr>
      <w:tr w:rsidR="003C02FF" w:rsidRPr="003C02FF" w14:paraId="4AE4759F" w14:textId="77777777" w:rsidTr="003C02FF">
        <w:trPr>
          <w:trHeight w:val="360"/>
          <w:ins w:id="6138" w:author="James Vu" w:date="2024-04-19T00:01:00Z"/>
          <w:trPrChange w:id="6139" w:author="James Vu" w:date="2024-04-19T00:20:00Z">
            <w:trPr>
              <w:trHeight w:val="360"/>
            </w:trPr>
          </w:trPrChange>
        </w:trPr>
        <w:tc>
          <w:tcPr>
            <w:tcW w:w="704" w:type="dxa"/>
            <w:shd w:val="clear" w:color="auto" w:fill="auto"/>
            <w:noWrap/>
            <w:vAlign w:val="center"/>
            <w:hideMark/>
            <w:tcPrChange w:id="6140" w:author="James Vu" w:date="2024-04-19T00:20:00Z">
              <w:tcPr>
                <w:tcW w:w="704" w:type="dxa"/>
                <w:shd w:val="clear" w:color="auto" w:fill="auto"/>
                <w:noWrap/>
                <w:vAlign w:val="center"/>
                <w:hideMark/>
              </w:tcPr>
            </w:tcPrChange>
          </w:tcPr>
          <w:p w14:paraId="28972FDB" w14:textId="77777777" w:rsidR="004D28C1" w:rsidRPr="003C02FF" w:rsidRDefault="004D28C1" w:rsidP="004D28C1">
            <w:pPr>
              <w:jc w:val="center"/>
              <w:rPr>
                <w:ins w:id="6141" w:author="James Vu" w:date="2024-04-19T00:01:00Z"/>
                <w:b/>
                <w:bCs/>
                <w:color w:val="000000"/>
                <w:rPrChange w:id="6142" w:author="James Vu" w:date="2024-04-19T00:19:00Z">
                  <w:rPr>
                    <w:ins w:id="6143" w:author="James Vu" w:date="2024-04-19T00:01:00Z"/>
                    <w:b/>
                    <w:bCs/>
                    <w:color w:val="000000"/>
                    <w:sz w:val="28"/>
                    <w:szCs w:val="28"/>
                  </w:rPr>
                </w:rPrChange>
              </w:rPr>
            </w:pPr>
            <w:ins w:id="6144" w:author="James Vu" w:date="2024-04-19T00:01:00Z">
              <w:r w:rsidRPr="003C02FF">
                <w:rPr>
                  <w:b/>
                  <w:bCs/>
                  <w:color w:val="000000"/>
                  <w:rPrChange w:id="6145" w:author="James Vu" w:date="2024-04-19T00:19:00Z">
                    <w:rPr>
                      <w:b/>
                      <w:bCs/>
                      <w:color w:val="000000"/>
                      <w:sz w:val="28"/>
                      <w:szCs w:val="28"/>
                    </w:rPr>
                  </w:rPrChange>
                </w:rPr>
                <w:t> </w:t>
              </w:r>
            </w:ins>
          </w:p>
        </w:tc>
        <w:tc>
          <w:tcPr>
            <w:tcW w:w="8358" w:type="dxa"/>
            <w:shd w:val="clear" w:color="auto" w:fill="auto"/>
            <w:noWrap/>
            <w:vAlign w:val="center"/>
            <w:hideMark/>
            <w:tcPrChange w:id="6146" w:author="James Vu" w:date="2024-04-19T00:20:00Z">
              <w:tcPr>
                <w:tcW w:w="8358" w:type="dxa"/>
                <w:shd w:val="clear" w:color="auto" w:fill="auto"/>
                <w:noWrap/>
                <w:vAlign w:val="center"/>
                <w:hideMark/>
              </w:tcPr>
            </w:tcPrChange>
          </w:tcPr>
          <w:p w14:paraId="4B139FC0" w14:textId="77777777" w:rsidR="004D28C1" w:rsidRPr="003C02FF" w:rsidRDefault="004D28C1" w:rsidP="004D28C1">
            <w:pPr>
              <w:rPr>
                <w:ins w:id="6147" w:author="James Vu" w:date="2024-04-19T00:01:00Z"/>
                <w:color w:val="0D0D0D"/>
                <w:rPrChange w:id="6148" w:author="James Vu" w:date="2024-04-19T00:19:00Z">
                  <w:rPr>
                    <w:ins w:id="6149" w:author="James Vu" w:date="2024-04-19T00:01:00Z"/>
                    <w:color w:val="0D0D0D"/>
                    <w:sz w:val="28"/>
                    <w:szCs w:val="28"/>
                  </w:rPr>
                </w:rPrChange>
              </w:rPr>
            </w:pPr>
            <w:ins w:id="6150" w:author="James Vu" w:date="2024-04-19T00:01:00Z">
              <w:r w:rsidRPr="003C02FF">
                <w:rPr>
                  <w:color w:val="0D0D0D"/>
                  <w:rPrChange w:id="6151" w:author="James Vu" w:date="2024-04-19T00:19:00Z">
                    <w:rPr>
                      <w:color w:val="0D0D0D"/>
                      <w:sz w:val="28"/>
                      <w:szCs w:val="28"/>
                    </w:rPr>
                  </w:rPrChange>
                </w:rPr>
                <w:t>Cho phép người dùng vẽ và chỉnh sửa các vùng nguyên liệu trực tiếp trên bản đồ.</w:t>
              </w:r>
            </w:ins>
          </w:p>
        </w:tc>
      </w:tr>
      <w:tr w:rsidR="003C02FF" w:rsidRPr="003C02FF" w14:paraId="55D5B40D" w14:textId="77777777" w:rsidTr="003C02FF">
        <w:trPr>
          <w:trHeight w:val="360"/>
          <w:ins w:id="6152" w:author="James Vu" w:date="2024-04-19T00:01:00Z"/>
          <w:trPrChange w:id="6153" w:author="James Vu" w:date="2024-04-19T00:20:00Z">
            <w:trPr>
              <w:trHeight w:val="360"/>
            </w:trPr>
          </w:trPrChange>
        </w:trPr>
        <w:tc>
          <w:tcPr>
            <w:tcW w:w="704" w:type="dxa"/>
            <w:shd w:val="clear" w:color="auto" w:fill="auto"/>
            <w:noWrap/>
            <w:vAlign w:val="center"/>
            <w:hideMark/>
            <w:tcPrChange w:id="6154" w:author="James Vu" w:date="2024-04-19T00:20:00Z">
              <w:tcPr>
                <w:tcW w:w="704" w:type="dxa"/>
                <w:shd w:val="clear" w:color="auto" w:fill="auto"/>
                <w:noWrap/>
                <w:vAlign w:val="center"/>
                <w:hideMark/>
              </w:tcPr>
            </w:tcPrChange>
          </w:tcPr>
          <w:p w14:paraId="39812BAE" w14:textId="77777777" w:rsidR="004D28C1" w:rsidRPr="003C02FF" w:rsidRDefault="004D28C1" w:rsidP="004D28C1">
            <w:pPr>
              <w:jc w:val="center"/>
              <w:rPr>
                <w:ins w:id="6155" w:author="James Vu" w:date="2024-04-19T00:01:00Z"/>
                <w:b/>
                <w:bCs/>
                <w:color w:val="000000"/>
                <w:rPrChange w:id="6156" w:author="James Vu" w:date="2024-04-19T00:19:00Z">
                  <w:rPr>
                    <w:ins w:id="6157" w:author="James Vu" w:date="2024-04-19T00:01:00Z"/>
                    <w:b/>
                    <w:bCs/>
                    <w:color w:val="000000"/>
                    <w:sz w:val="28"/>
                    <w:szCs w:val="28"/>
                  </w:rPr>
                </w:rPrChange>
              </w:rPr>
            </w:pPr>
            <w:ins w:id="6158" w:author="James Vu" w:date="2024-04-19T00:01:00Z">
              <w:r w:rsidRPr="003C02FF">
                <w:rPr>
                  <w:b/>
                  <w:bCs/>
                  <w:color w:val="000000"/>
                  <w:rPrChange w:id="6159" w:author="James Vu" w:date="2024-04-19T00:19:00Z">
                    <w:rPr>
                      <w:b/>
                      <w:bCs/>
                      <w:color w:val="000000"/>
                      <w:sz w:val="28"/>
                      <w:szCs w:val="28"/>
                    </w:rPr>
                  </w:rPrChange>
                </w:rPr>
                <w:t> </w:t>
              </w:r>
            </w:ins>
          </w:p>
        </w:tc>
        <w:tc>
          <w:tcPr>
            <w:tcW w:w="8358" w:type="dxa"/>
            <w:shd w:val="clear" w:color="auto" w:fill="auto"/>
            <w:noWrap/>
            <w:vAlign w:val="center"/>
            <w:hideMark/>
            <w:tcPrChange w:id="6160" w:author="James Vu" w:date="2024-04-19T00:20:00Z">
              <w:tcPr>
                <w:tcW w:w="8358" w:type="dxa"/>
                <w:shd w:val="clear" w:color="auto" w:fill="auto"/>
                <w:noWrap/>
                <w:vAlign w:val="center"/>
                <w:hideMark/>
              </w:tcPr>
            </w:tcPrChange>
          </w:tcPr>
          <w:p w14:paraId="2B7580AA" w14:textId="77777777" w:rsidR="004D28C1" w:rsidRPr="003C02FF" w:rsidRDefault="004D28C1" w:rsidP="004D28C1">
            <w:pPr>
              <w:rPr>
                <w:ins w:id="6161" w:author="James Vu" w:date="2024-04-19T00:01:00Z"/>
                <w:color w:val="0D0D0D"/>
                <w:rPrChange w:id="6162" w:author="James Vu" w:date="2024-04-19T00:19:00Z">
                  <w:rPr>
                    <w:ins w:id="6163" w:author="James Vu" w:date="2024-04-19T00:01:00Z"/>
                    <w:color w:val="0D0D0D"/>
                    <w:sz w:val="28"/>
                    <w:szCs w:val="28"/>
                  </w:rPr>
                </w:rPrChange>
              </w:rPr>
            </w:pPr>
            <w:ins w:id="6164" w:author="James Vu" w:date="2024-04-19T00:01:00Z">
              <w:r w:rsidRPr="003C02FF">
                <w:rPr>
                  <w:color w:val="0D0D0D"/>
                  <w:rPrChange w:id="6165" w:author="James Vu" w:date="2024-04-19T00:19:00Z">
                    <w:rPr>
                      <w:color w:val="0D0D0D"/>
                      <w:sz w:val="28"/>
                      <w:szCs w:val="28"/>
                    </w:rPr>
                  </w:rPrChange>
                </w:rPr>
                <w:t>Tích hợp dữ liệu vệ tinh để cập nhật tình trạng các khu vực canh tác.</w:t>
              </w:r>
            </w:ins>
          </w:p>
        </w:tc>
      </w:tr>
      <w:tr w:rsidR="003C02FF" w:rsidRPr="003C02FF" w14:paraId="3745003A" w14:textId="77777777" w:rsidTr="003C02FF">
        <w:trPr>
          <w:trHeight w:val="360"/>
          <w:ins w:id="6166" w:author="James Vu" w:date="2024-04-19T00:01:00Z"/>
          <w:trPrChange w:id="6167" w:author="James Vu" w:date="2024-04-19T00:20:00Z">
            <w:trPr>
              <w:trHeight w:val="360"/>
            </w:trPr>
          </w:trPrChange>
        </w:trPr>
        <w:tc>
          <w:tcPr>
            <w:tcW w:w="704" w:type="dxa"/>
            <w:shd w:val="clear" w:color="auto" w:fill="auto"/>
            <w:noWrap/>
            <w:vAlign w:val="center"/>
            <w:hideMark/>
            <w:tcPrChange w:id="6168" w:author="James Vu" w:date="2024-04-19T00:20:00Z">
              <w:tcPr>
                <w:tcW w:w="704" w:type="dxa"/>
                <w:shd w:val="clear" w:color="auto" w:fill="auto"/>
                <w:noWrap/>
                <w:vAlign w:val="center"/>
                <w:hideMark/>
              </w:tcPr>
            </w:tcPrChange>
          </w:tcPr>
          <w:p w14:paraId="02693CB4" w14:textId="77777777" w:rsidR="004D28C1" w:rsidRPr="003C02FF" w:rsidRDefault="004D28C1" w:rsidP="004D28C1">
            <w:pPr>
              <w:jc w:val="center"/>
              <w:rPr>
                <w:ins w:id="6169" w:author="James Vu" w:date="2024-04-19T00:01:00Z"/>
                <w:b/>
                <w:bCs/>
                <w:color w:val="000000"/>
                <w:rPrChange w:id="6170" w:author="James Vu" w:date="2024-04-19T00:19:00Z">
                  <w:rPr>
                    <w:ins w:id="6171" w:author="James Vu" w:date="2024-04-19T00:01:00Z"/>
                    <w:b/>
                    <w:bCs/>
                    <w:color w:val="000000"/>
                    <w:sz w:val="28"/>
                    <w:szCs w:val="28"/>
                  </w:rPr>
                </w:rPrChange>
              </w:rPr>
            </w:pPr>
            <w:ins w:id="6172" w:author="James Vu" w:date="2024-04-19T00:01:00Z">
              <w:r w:rsidRPr="003C02FF">
                <w:rPr>
                  <w:b/>
                  <w:bCs/>
                  <w:color w:val="000000"/>
                  <w:rPrChange w:id="6173" w:author="James Vu" w:date="2024-04-19T00:19:00Z">
                    <w:rPr>
                      <w:b/>
                      <w:bCs/>
                      <w:color w:val="000000"/>
                      <w:sz w:val="28"/>
                      <w:szCs w:val="28"/>
                    </w:rPr>
                  </w:rPrChange>
                </w:rPr>
                <w:t>9</w:t>
              </w:r>
            </w:ins>
          </w:p>
        </w:tc>
        <w:tc>
          <w:tcPr>
            <w:tcW w:w="8358" w:type="dxa"/>
            <w:shd w:val="clear" w:color="auto" w:fill="auto"/>
            <w:noWrap/>
            <w:vAlign w:val="center"/>
            <w:hideMark/>
            <w:tcPrChange w:id="6174" w:author="James Vu" w:date="2024-04-19T00:20:00Z">
              <w:tcPr>
                <w:tcW w:w="8358" w:type="dxa"/>
                <w:shd w:val="clear" w:color="auto" w:fill="auto"/>
                <w:noWrap/>
                <w:vAlign w:val="center"/>
                <w:hideMark/>
              </w:tcPr>
            </w:tcPrChange>
          </w:tcPr>
          <w:p w14:paraId="1A4A8109" w14:textId="77777777" w:rsidR="004D28C1" w:rsidRPr="003C02FF" w:rsidRDefault="004D28C1" w:rsidP="004D28C1">
            <w:pPr>
              <w:rPr>
                <w:ins w:id="6175" w:author="James Vu" w:date="2024-04-19T00:01:00Z"/>
                <w:b/>
                <w:bCs/>
                <w:color w:val="0D0D0D"/>
                <w:rPrChange w:id="6176" w:author="James Vu" w:date="2024-04-19T00:19:00Z">
                  <w:rPr>
                    <w:ins w:id="6177" w:author="James Vu" w:date="2024-04-19T00:01:00Z"/>
                    <w:b/>
                    <w:bCs/>
                    <w:color w:val="0D0D0D"/>
                    <w:sz w:val="28"/>
                    <w:szCs w:val="28"/>
                  </w:rPr>
                </w:rPrChange>
              </w:rPr>
            </w:pPr>
            <w:ins w:id="6178" w:author="James Vu" w:date="2024-04-19T00:01:00Z">
              <w:r w:rsidRPr="003C02FF">
                <w:rPr>
                  <w:b/>
                  <w:bCs/>
                  <w:color w:val="0D0D0D"/>
                  <w:rPrChange w:id="6179" w:author="James Vu" w:date="2024-04-19T00:19:00Z">
                    <w:rPr>
                      <w:b/>
                      <w:bCs/>
                      <w:color w:val="0D0D0D"/>
                      <w:sz w:val="28"/>
                      <w:szCs w:val="28"/>
                    </w:rPr>
                  </w:rPrChange>
                </w:rPr>
                <w:t>Quản lý Sản xuất và Hiệu suất</w:t>
              </w:r>
            </w:ins>
          </w:p>
        </w:tc>
      </w:tr>
      <w:tr w:rsidR="003C02FF" w:rsidRPr="003C02FF" w14:paraId="796EFD97" w14:textId="77777777" w:rsidTr="003C02FF">
        <w:trPr>
          <w:trHeight w:val="360"/>
          <w:ins w:id="6180" w:author="James Vu" w:date="2024-04-19T00:01:00Z"/>
          <w:trPrChange w:id="6181" w:author="James Vu" w:date="2024-04-19T00:20:00Z">
            <w:trPr>
              <w:trHeight w:val="360"/>
            </w:trPr>
          </w:trPrChange>
        </w:trPr>
        <w:tc>
          <w:tcPr>
            <w:tcW w:w="704" w:type="dxa"/>
            <w:shd w:val="clear" w:color="auto" w:fill="auto"/>
            <w:noWrap/>
            <w:vAlign w:val="center"/>
            <w:hideMark/>
            <w:tcPrChange w:id="6182" w:author="James Vu" w:date="2024-04-19T00:20:00Z">
              <w:tcPr>
                <w:tcW w:w="704" w:type="dxa"/>
                <w:shd w:val="clear" w:color="auto" w:fill="auto"/>
                <w:noWrap/>
                <w:vAlign w:val="center"/>
                <w:hideMark/>
              </w:tcPr>
            </w:tcPrChange>
          </w:tcPr>
          <w:p w14:paraId="6D268643" w14:textId="77777777" w:rsidR="004D28C1" w:rsidRPr="003C02FF" w:rsidRDefault="004D28C1" w:rsidP="004D28C1">
            <w:pPr>
              <w:jc w:val="center"/>
              <w:rPr>
                <w:ins w:id="6183" w:author="James Vu" w:date="2024-04-19T00:01:00Z"/>
                <w:b/>
                <w:bCs/>
                <w:color w:val="000000"/>
                <w:rPrChange w:id="6184" w:author="James Vu" w:date="2024-04-19T00:19:00Z">
                  <w:rPr>
                    <w:ins w:id="6185" w:author="James Vu" w:date="2024-04-19T00:01:00Z"/>
                    <w:b/>
                    <w:bCs/>
                    <w:color w:val="000000"/>
                    <w:sz w:val="28"/>
                    <w:szCs w:val="28"/>
                  </w:rPr>
                </w:rPrChange>
              </w:rPr>
            </w:pPr>
            <w:ins w:id="6186" w:author="James Vu" w:date="2024-04-19T00:01:00Z">
              <w:r w:rsidRPr="003C02FF">
                <w:rPr>
                  <w:b/>
                  <w:bCs/>
                  <w:color w:val="000000"/>
                  <w:rPrChange w:id="6187" w:author="James Vu" w:date="2024-04-19T00:19:00Z">
                    <w:rPr>
                      <w:b/>
                      <w:bCs/>
                      <w:color w:val="000000"/>
                      <w:sz w:val="28"/>
                      <w:szCs w:val="28"/>
                    </w:rPr>
                  </w:rPrChange>
                </w:rPr>
                <w:t> </w:t>
              </w:r>
            </w:ins>
          </w:p>
        </w:tc>
        <w:tc>
          <w:tcPr>
            <w:tcW w:w="8358" w:type="dxa"/>
            <w:shd w:val="clear" w:color="auto" w:fill="auto"/>
            <w:noWrap/>
            <w:vAlign w:val="center"/>
            <w:hideMark/>
            <w:tcPrChange w:id="6188" w:author="James Vu" w:date="2024-04-19T00:20:00Z">
              <w:tcPr>
                <w:tcW w:w="8358" w:type="dxa"/>
                <w:shd w:val="clear" w:color="auto" w:fill="auto"/>
                <w:noWrap/>
                <w:vAlign w:val="center"/>
                <w:hideMark/>
              </w:tcPr>
            </w:tcPrChange>
          </w:tcPr>
          <w:p w14:paraId="79F9A655" w14:textId="77777777" w:rsidR="004D28C1" w:rsidRPr="003C02FF" w:rsidRDefault="004D28C1" w:rsidP="004D28C1">
            <w:pPr>
              <w:rPr>
                <w:ins w:id="6189" w:author="James Vu" w:date="2024-04-19T00:01:00Z"/>
                <w:color w:val="0D0D0D"/>
                <w:rPrChange w:id="6190" w:author="James Vu" w:date="2024-04-19T00:19:00Z">
                  <w:rPr>
                    <w:ins w:id="6191" w:author="James Vu" w:date="2024-04-19T00:01:00Z"/>
                    <w:color w:val="0D0D0D"/>
                    <w:sz w:val="28"/>
                    <w:szCs w:val="28"/>
                  </w:rPr>
                </w:rPrChange>
              </w:rPr>
            </w:pPr>
            <w:ins w:id="6192" w:author="James Vu" w:date="2024-04-19T00:01:00Z">
              <w:r w:rsidRPr="003C02FF">
                <w:rPr>
                  <w:color w:val="0D0D0D"/>
                  <w:rPrChange w:id="6193" w:author="James Vu" w:date="2024-04-19T00:19:00Z">
                    <w:rPr>
                      <w:color w:val="0D0D0D"/>
                      <w:sz w:val="28"/>
                      <w:szCs w:val="28"/>
                    </w:rPr>
                  </w:rPrChange>
                </w:rPr>
                <w:t>Theo dõi tiến trình trồng trọt và bảo vệ thực vật từ gieo trồng đến thu hoạch.</w:t>
              </w:r>
            </w:ins>
          </w:p>
        </w:tc>
      </w:tr>
      <w:tr w:rsidR="003C02FF" w:rsidRPr="003C02FF" w14:paraId="30F0C046" w14:textId="77777777" w:rsidTr="003C02FF">
        <w:trPr>
          <w:trHeight w:val="360"/>
          <w:ins w:id="6194" w:author="James Vu" w:date="2024-04-19T00:01:00Z"/>
          <w:trPrChange w:id="6195" w:author="James Vu" w:date="2024-04-19T00:20:00Z">
            <w:trPr>
              <w:trHeight w:val="360"/>
            </w:trPr>
          </w:trPrChange>
        </w:trPr>
        <w:tc>
          <w:tcPr>
            <w:tcW w:w="704" w:type="dxa"/>
            <w:shd w:val="clear" w:color="auto" w:fill="auto"/>
            <w:noWrap/>
            <w:vAlign w:val="center"/>
            <w:hideMark/>
            <w:tcPrChange w:id="6196" w:author="James Vu" w:date="2024-04-19T00:20:00Z">
              <w:tcPr>
                <w:tcW w:w="704" w:type="dxa"/>
                <w:shd w:val="clear" w:color="auto" w:fill="auto"/>
                <w:noWrap/>
                <w:vAlign w:val="center"/>
                <w:hideMark/>
              </w:tcPr>
            </w:tcPrChange>
          </w:tcPr>
          <w:p w14:paraId="32038DA8" w14:textId="77777777" w:rsidR="004D28C1" w:rsidRPr="003C02FF" w:rsidRDefault="004D28C1" w:rsidP="004D28C1">
            <w:pPr>
              <w:jc w:val="center"/>
              <w:rPr>
                <w:ins w:id="6197" w:author="James Vu" w:date="2024-04-19T00:01:00Z"/>
                <w:b/>
                <w:bCs/>
                <w:color w:val="000000"/>
                <w:rPrChange w:id="6198" w:author="James Vu" w:date="2024-04-19T00:19:00Z">
                  <w:rPr>
                    <w:ins w:id="6199" w:author="James Vu" w:date="2024-04-19T00:01:00Z"/>
                    <w:b/>
                    <w:bCs/>
                    <w:color w:val="000000"/>
                    <w:sz w:val="28"/>
                    <w:szCs w:val="28"/>
                  </w:rPr>
                </w:rPrChange>
              </w:rPr>
            </w:pPr>
            <w:ins w:id="6200" w:author="James Vu" w:date="2024-04-19T00:01:00Z">
              <w:r w:rsidRPr="003C02FF">
                <w:rPr>
                  <w:b/>
                  <w:bCs/>
                  <w:color w:val="000000"/>
                  <w:rPrChange w:id="6201" w:author="James Vu" w:date="2024-04-19T00:19:00Z">
                    <w:rPr>
                      <w:b/>
                      <w:bCs/>
                      <w:color w:val="000000"/>
                      <w:sz w:val="28"/>
                      <w:szCs w:val="28"/>
                    </w:rPr>
                  </w:rPrChange>
                </w:rPr>
                <w:t> </w:t>
              </w:r>
            </w:ins>
          </w:p>
        </w:tc>
        <w:tc>
          <w:tcPr>
            <w:tcW w:w="8358" w:type="dxa"/>
            <w:shd w:val="clear" w:color="auto" w:fill="auto"/>
            <w:noWrap/>
            <w:vAlign w:val="center"/>
            <w:hideMark/>
            <w:tcPrChange w:id="6202" w:author="James Vu" w:date="2024-04-19T00:20:00Z">
              <w:tcPr>
                <w:tcW w:w="8358" w:type="dxa"/>
                <w:shd w:val="clear" w:color="auto" w:fill="auto"/>
                <w:noWrap/>
                <w:vAlign w:val="center"/>
                <w:hideMark/>
              </w:tcPr>
            </w:tcPrChange>
          </w:tcPr>
          <w:p w14:paraId="4D5E2CFD" w14:textId="77777777" w:rsidR="004D28C1" w:rsidRPr="003C02FF" w:rsidRDefault="004D28C1" w:rsidP="004D28C1">
            <w:pPr>
              <w:rPr>
                <w:ins w:id="6203" w:author="James Vu" w:date="2024-04-19T00:01:00Z"/>
                <w:color w:val="0D0D0D"/>
                <w:rPrChange w:id="6204" w:author="James Vu" w:date="2024-04-19T00:19:00Z">
                  <w:rPr>
                    <w:ins w:id="6205" w:author="James Vu" w:date="2024-04-19T00:01:00Z"/>
                    <w:color w:val="0D0D0D"/>
                    <w:sz w:val="28"/>
                    <w:szCs w:val="28"/>
                  </w:rPr>
                </w:rPrChange>
              </w:rPr>
            </w:pPr>
            <w:ins w:id="6206" w:author="James Vu" w:date="2024-04-19T00:01:00Z">
              <w:r w:rsidRPr="003C02FF">
                <w:rPr>
                  <w:color w:val="0D0D0D"/>
                  <w:rPrChange w:id="6207" w:author="James Vu" w:date="2024-04-19T00:19:00Z">
                    <w:rPr>
                      <w:color w:val="0D0D0D"/>
                      <w:sz w:val="28"/>
                      <w:szCs w:val="28"/>
                    </w:rPr>
                  </w:rPrChange>
                </w:rPr>
                <w:t>Phân tích hiệu suất sản xuất dựa trên dữ liệu thu thập được.</w:t>
              </w:r>
            </w:ins>
          </w:p>
        </w:tc>
      </w:tr>
      <w:tr w:rsidR="003C02FF" w:rsidRPr="003C02FF" w14:paraId="03052BC6" w14:textId="77777777" w:rsidTr="003C02FF">
        <w:trPr>
          <w:trHeight w:val="360"/>
          <w:ins w:id="6208" w:author="James Vu" w:date="2024-04-19T00:01:00Z"/>
          <w:trPrChange w:id="6209" w:author="James Vu" w:date="2024-04-19T00:20:00Z">
            <w:trPr>
              <w:trHeight w:val="360"/>
            </w:trPr>
          </w:trPrChange>
        </w:trPr>
        <w:tc>
          <w:tcPr>
            <w:tcW w:w="704" w:type="dxa"/>
            <w:shd w:val="clear" w:color="auto" w:fill="auto"/>
            <w:noWrap/>
            <w:vAlign w:val="center"/>
            <w:hideMark/>
            <w:tcPrChange w:id="6210" w:author="James Vu" w:date="2024-04-19T00:20:00Z">
              <w:tcPr>
                <w:tcW w:w="704" w:type="dxa"/>
                <w:shd w:val="clear" w:color="auto" w:fill="auto"/>
                <w:noWrap/>
                <w:vAlign w:val="center"/>
                <w:hideMark/>
              </w:tcPr>
            </w:tcPrChange>
          </w:tcPr>
          <w:p w14:paraId="1F0D1985" w14:textId="77777777" w:rsidR="004D28C1" w:rsidRPr="003C02FF" w:rsidRDefault="004D28C1" w:rsidP="004D28C1">
            <w:pPr>
              <w:jc w:val="center"/>
              <w:rPr>
                <w:ins w:id="6211" w:author="James Vu" w:date="2024-04-19T00:01:00Z"/>
                <w:b/>
                <w:bCs/>
                <w:color w:val="000000"/>
                <w:rPrChange w:id="6212" w:author="James Vu" w:date="2024-04-19T00:19:00Z">
                  <w:rPr>
                    <w:ins w:id="6213" w:author="James Vu" w:date="2024-04-19T00:01:00Z"/>
                    <w:b/>
                    <w:bCs/>
                    <w:color w:val="000000"/>
                    <w:sz w:val="28"/>
                    <w:szCs w:val="28"/>
                  </w:rPr>
                </w:rPrChange>
              </w:rPr>
            </w:pPr>
            <w:ins w:id="6214" w:author="James Vu" w:date="2024-04-19T00:01:00Z">
              <w:r w:rsidRPr="003C02FF">
                <w:rPr>
                  <w:b/>
                  <w:bCs/>
                  <w:color w:val="000000"/>
                  <w:rPrChange w:id="6215" w:author="James Vu" w:date="2024-04-19T00:19:00Z">
                    <w:rPr>
                      <w:b/>
                      <w:bCs/>
                      <w:color w:val="000000"/>
                      <w:sz w:val="28"/>
                      <w:szCs w:val="28"/>
                    </w:rPr>
                  </w:rPrChange>
                </w:rPr>
                <w:t> </w:t>
              </w:r>
            </w:ins>
          </w:p>
        </w:tc>
        <w:tc>
          <w:tcPr>
            <w:tcW w:w="8358" w:type="dxa"/>
            <w:shd w:val="clear" w:color="auto" w:fill="auto"/>
            <w:noWrap/>
            <w:vAlign w:val="center"/>
            <w:hideMark/>
            <w:tcPrChange w:id="6216" w:author="James Vu" w:date="2024-04-19T00:20:00Z">
              <w:tcPr>
                <w:tcW w:w="8358" w:type="dxa"/>
                <w:shd w:val="clear" w:color="auto" w:fill="auto"/>
                <w:noWrap/>
                <w:vAlign w:val="center"/>
                <w:hideMark/>
              </w:tcPr>
            </w:tcPrChange>
          </w:tcPr>
          <w:p w14:paraId="5498BFDC" w14:textId="77777777" w:rsidR="004D28C1" w:rsidRPr="003C02FF" w:rsidRDefault="004D28C1" w:rsidP="004D28C1">
            <w:pPr>
              <w:rPr>
                <w:ins w:id="6217" w:author="James Vu" w:date="2024-04-19T00:01:00Z"/>
                <w:color w:val="0D0D0D"/>
                <w:rPrChange w:id="6218" w:author="James Vu" w:date="2024-04-19T00:19:00Z">
                  <w:rPr>
                    <w:ins w:id="6219" w:author="James Vu" w:date="2024-04-19T00:01:00Z"/>
                    <w:color w:val="0D0D0D"/>
                    <w:sz w:val="28"/>
                    <w:szCs w:val="28"/>
                  </w:rPr>
                </w:rPrChange>
              </w:rPr>
            </w:pPr>
            <w:ins w:id="6220" w:author="James Vu" w:date="2024-04-19T00:01:00Z">
              <w:r w:rsidRPr="003C02FF">
                <w:rPr>
                  <w:color w:val="0D0D0D"/>
                  <w:rPrChange w:id="6221" w:author="James Vu" w:date="2024-04-19T00:19:00Z">
                    <w:rPr>
                      <w:color w:val="0D0D0D"/>
                      <w:sz w:val="28"/>
                      <w:szCs w:val="28"/>
                    </w:rPr>
                  </w:rPrChange>
                </w:rPr>
                <w:t>Quản lý và tối ưu hóa sử dụng nước và phân bón cho từng loại cây trồng.</w:t>
              </w:r>
            </w:ins>
          </w:p>
        </w:tc>
      </w:tr>
      <w:tr w:rsidR="003C02FF" w:rsidRPr="003C02FF" w14:paraId="0B731A15" w14:textId="77777777" w:rsidTr="003C02FF">
        <w:trPr>
          <w:trHeight w:val="360"/>
          <w:ins w:id="6222" w:author="James Vu" w:date="2024-04-19T00:01:00Z"/>
          <w:trPrChange w:id="6223" w:author="James Vu" w:date="2024-04-19T00:20:00Z">
            <w:trPr>
              <w:trHeight w:val="360"/>
            </w:trPr>
          </w:trPrChange>
        </w:trPr>
        <w:tc>
          <w:tcPr>
            <w:tcW w:w="704" w:type="dxa"/>
            <w:shd w:val="clear" w:color="auto" w:fill="auto"/>
            <w:noWrap/>
            <w:vAlign w:val="center"/>
            <w:hideMark/>
            <w:tcPrChange w:id="6224" w:author="James Vu" w:date="2024-04-19T00:20:00Z">
              <w:tcPr>
                <w:tcW w:w="704" w:type="dxa"/>
                <w:shd w:val="clear" w:color="auto" w:fill="auto"/>
                <w:noWrap/>
                <w:vAlign w:val="center"/>
                <w:hideMark/>
              </w:tcPr>
            </w:tcPrChange>
          </w:tcPr>
          <w:p w14:paraId="786CFE07" w14:textId="77777777" w:rsidR="004D28C1" w:rsidRPr="003C02FF" w:rsidRDefault="004D28C1" w:rsidP="004D28C1">
            <w:pPr>
              <w:jc w:val="center"/>
              <w:rPr>
                <w:ins w:id="6225" w:author="James Vu" w:date="2024-04-19T00:01:00Z"/>
                <w:b/>
                <w:bCs/>
                <w:color w:val="000000"/>
                <w:rPrChange w:id="6226" w:author="James Vu" w:date="2024-04-19T00:19:00Z">
                  <w:rPr>
                    <w:ins w:id="6227" w:author="James Vu" w:date="2024-04-19T00:01:00Z"/>
                    <w:b/>
                    <w:bCs/>
                    <w:color w:val="000000"/>
                    <w:sz w:val="28"/>
                    <w:szCs w:val="28"/>
                  </w:rPr>
                </w:rPrChange>
              </w:rPr>
            </w:pPr>
            <w:ins w:id="6228" w:author="James Vu" w:date="2024-04-19T00:01:00Z">
              <w:r w:rsidRPr="003C02FF">
                <w:rPr>
                  <w:b/>
                  <w:bCs/>
                  <w:color w:val="000000"/>
                  <w:rPrChange w:id="6229" w:author="James Vu" w:date="2024-04-19T00:19:00Z">
                    <w:rPr>
                      <w:b/>
                      <w:bCs/>
                      <w:color w:val="000000"/>
                      <w:sz w:val="28"/>
                      <w:szCs w:val="28"/>
                    </w:rPr>
                  </w:rPrChange>
                </w:rPr>
                <w:t>10</w:t>
              </w:r>
            </w:ins>
          </w:p>
        </w:tc>
        <w:tc>
          <w:tcPr>
            <w:tcW w:w="8358" w:type="dxa"/>
            <w:shd w:val="clear" w:color="auto" w:fill="auto"/>
            <w:noWrap/>
            <w:vAlign w:val="center"/>
            <w:hideMark/>
            <w:tcPrChange w:id="6230" w:author="James Vu" w:date="2024-04-19T00:20:00Z">
              <w:tcPr>
                <w:tcW w:w="8358" w:type="dxa"/>
                <w:shd w:val="clear" w:color="auto" w:fill="auto"/>
                <w:noWrap/>
                <w:vAlign w:val="center"/>
                <w:hideMark/>
              </w:tcPr>
            </w:tcPrChange>
          </w:tcPr>
          <w:p w14:paraId="085A4E1B" w14:textId="77777777" w:rsidR="004D28C1" w:rsidRPr="003C02FF" w:rsidRDefault="004D28C1" w:rsidP="004D28C1">
            <w:pPr>
              <w:rPr>
                <w:ins w:id="6231" w:author="James Vu" w:date="2024-04-19T00:01:00Z"/>
                <w:b/>
                <w:bCs/>
                <w:color w:val="0D0D0D"/>
                <w:rPrChange w:id="6232" w:author="James Vu" w:date="2024-04-19T00:19:00Z">
                  <w:rPr>
                    <w:ins w:id="6233" w:author="James Vu" w:date="2024-04-19T00:01:00Z"/>
                    <w:b/>
                    <w:bCs/>
                    <w:color w:val="0D0D0D"/>
                    <w:sz w:val="28"/>
                    <w:szCs w:val="28"/>
                  </w:rPr>
                </w:rPrChange>
              </w:rPr>
            </w:pPr>
            <w:ins w:id="6234" w:author="James Vu" w:date="2024-04-19T00:01:00Z">
              <w:r w:rsidRPr="003C02FF">
                <w:rPr>
                  <w:b/>
                  <w:bCs/>
                  <w:color w:val="0D0D0D"/>
                  <w:rPrChange w:id="6235" w:author="James Vu" w:date="2024-04-19T00:19:00Z">
                    <w:rPr>
                      <w:b/>
                      <w:bCs/>
                      <w:color w:val="0D0D0D"/>
                      <w:sz w:val="28"/>
                      <w:szCs w:val="28"/>
                    </w:rPr>
                  </w:rPrChange>
                </w:rPr>
                <w:t>Tương tác và Giao tiếp với Nông dân</w:t>
              </w:r>
            </w:ins>
          </w:p>
        </w:tc>
      </w:tr>
      <w:tr w:rsidR="003C02FF" w:rsidRPr="003C02FF" w14:paraId="424CBB01" w14:textId="77777777" w:rsidTr="003C02FF">
        <w:trPr>
          <w:trHeight w:val="360"/>
          <w:ins w:id="6236" w:author="James Vu" w:date="2024-04-19T00:01:00Z"/>
          <w:trPrChange w:id="6237" w:author="James Vu" w:date="2024-04-19T00:20:00Z">
            <w:trPr>
              <w:trHeight w:val="360"/>
            </w:trPr>
          </w:trPrChange>
        </w:trPr>
        <w:tc>
          <w:tcPr>
            <w:tcW w:w="704" w:type="dxa"/>
            <w:shd w:val="clear" w:color="auto" w:fill="auto"/>
            <w:noWrap/>
            <w:vAlign w:val="center"/>
            <w:hideMark/>
            <w:tcPrChange w:id="6238" w:author="James Vu" w:date="2024-04-19T00:20:00Z">
              <w:tcPr>
                <w:tcW w:w="704" w:type="dxa"/>
                <w:shd w:val="clear" w:color="auto" w:fill="auto"/>
                <w:noWrap/>
                <w:vAlign w:val="center"/>
                <w:hideMark/>
              </w:tcPr>
            </w:tcPrChange>
          </w:tcPr>
          <w:p w14:paraId="59BC5AEA" w14:textId="77777777" w:rsidR="004D28C1" w:rsidRPr="003C02FF" w:rsidRDefault="004D28C1" w:rsidP="004D28C1">
            <w:pPr>
              <w:jc w:val="center"/>
              <w:rPr>
                <w:ins w:id="6239" w:author="James Vu" w:date="2024-04-19T00:01:00Z"/>
                <w:b/>
                <w:bCs/>
                <w:color w:val="000000"/>
                <w:rPrChange w:id="6240" w:author="James Vu" w:date="2024-04-19T00:19:00Z">
                  <w:rPr>
                    <w:ins w:id="6241" w:author="James Vu" w:date="2024-04-19T00:01:00Z"/>
                    <w:b/>
                    <w:bCs/>
                    <w:color w:val="000000"/>
                    <w:sz w:val="28"/>
                    <w:szCs w:val="28"/>
                  </w:rPr>
                </w:rPrChange>
              </w:rPr>
            </w:pPr>
            <w:ins w:id="6242" w:author="James Vu" w:date="2024-04-19T00:01:00Z">
              <w:r w:rsidRPr="003C02FF">
                <w:rPr>
                  <w:b/>
                  <w:bCs/>
                  <w:color w:val="000000"/>
                  <w:rPrChange w:id="6243" w:author="James Vu" w:date="2024-04-19T00:19:00Z">
                    <w:rPr>
                      <w:b/>
                      <w:bCs/>
                      <w:color w:val="000000"/>
                      <w:sz w:val="28"/>
                      <w:szCs w:val="28"/>
                    </w:rPr>
                  </w:rPrChange>
                </w:rPr>
                <w:t> </w:t>
              </w:r>
            </w:ins>
          </w:p>
        </w:tc>
        <w:tc>
          <w:tcPr>
            <w:tcW w:w="8358" w:type="dxa"/>
            <w:shd w:val="clear" w:color="auto" w:fill="auto"/>
            <w:noWrap/>
            <w:vAlign w:val="center"/>
            <w:hideMark/>
            <w:tcPrChange w:id="6244" w:author="James Vu" w:date="2024-04-19T00:20:00Z">
              <w:tcPr>
                <w:tcW w:w="8358" w:type="dxa"/>
                <w:shd w:val="clear" w:color="auto" w:fill="auto"/>
                <w:noWrap/>
                <w:vAlign w:val="center"/>
                <w:hideMark/>
              </w:tcPr>
            </w:tcPrChange>
          </w:tcPr>
          <w:p w14:paraId="29F8A132" w14:textId="77777777" w:rsidR="004D28C1" w:rsidRPr="003C02FF" w:rsidRDefault="004D28C1" w:rsidP="004D28C1">
            <w:pPr>
              <w:rPr>
                <w:ins w:id="6245" w:author="James Vu" w:date="2024-04-19T00:01:00Z"/>
                <w:color w:val="0D0D0D"/>
                <w:rPrChange w:id="6246" w:author="James Vu" w:date="2024-04-19T00:19:00Z">
                  <w:rPr>
                    <w:ins w:id="6247" w:author="James Vu" w:date="2024-04-19T00:01:00Z"/>
                    <w:color w:val="0D0D0D"/>
                    <w:sz w:val="28"/>
                    <w:szCs w:val="28"/>
                  </w:rPr>
                </w:rPrChange>
              </w:rPr>
            </w:pPr>
            <w:ins w:id="6248" w:author="James Vu" w:date="2024-04-19T00:01:00Z">
              <w:r w:rsidRPr="003C02FF">
                <w:rPr>
                  <w:color w:val="0D0D0D"/>
                  <w:rPrChange w:id="6249" w:author="James Vu" w:date="2024-04-19T00:19:00Z">
                    <w:rPr>
                      <w:color w:val="0D0D0D"/>
                      <w:sz w:val="28"/>
                      <w:szCs w:val="28"/>
                    </w:rPr>
                  </w:rPrChange>
                </w:rPr>
                <w:t>Cung cấp giao diện truy cập dễ dàng cho nông hộ, HTX, chuyên viên…</w:t>
              </w:r>
            </w:ins>
          </w:p>
        </w:tc>
      </w:tr>
      <w:tr w:rsidR="003C02FF" w:rsidRPr="003C02FF" w14:paraId="4B787642" w14:textId="77777777" w:rsidTr="003C02FF">
        <w:trPr>
          <w:trHeight w:val="360"/>
          <w:ins w:id="6250" w:author="James Vu" w:date="2024-04-19T00:01:00Z"/>
          <w:trPrChange w:id="6251" w:author="James Vu" w:date="2024-04-19T00:20:00Z">
            <w:trPr>
              <w:trHeight w:val="360"/>
            </w:trPr>
          </w:trPrChange>
        </w:trPr>
        <w:tc>
          <w:tcPr>
            <w:tcW w:w="704" w:type="dxa"/>
            <w:shd w:val="clear" w:color="auto" w:fill="auto"/>
            <w:noWrap/>
            <w:vAlign w:val="center"/>
            <w:hideMark/>
            <w:tcPrChange w:id="6252" w:author="James Vu" w:date="2024-04-19T00:20:00Z">
              <w:tcPr>
                <w:tcW w:w="704" w:type="dxa"/>
                <w:shd w:val="clear" w:color="auto" w:fill="auto"/>
                <w:noWrap/>
                <w:vAlign w:val="center"/>
                <w:hideMark/>
              </w:tcPr>
            </w:tcPrChange>
          </w:tcPr>
          <w:p w14:paraId="14AEE5EA" w14:textId="77777777" w:rsidR="004D28C1" w:rsidRPr="003C02FF" w:rsidRDefault="004D28C1" w:rsidP="004D28C1">
            <w:pPr>
              <w:jc w:val="center"/>
              <w:rPr>
                <w:ins w:id="6253" w:author="James Vu" w:date="2024-04-19T00:01:00Z"/>
                <w:b/>
                <w:bCs/>
                <w:color w:val="000000"/>
                <w:rPrChange w:id="6254" w:author="James Vu" w:date="2024-04-19T00:19:00Z">
                  <w:rPr>
                    <w:ins w:id="6255" w:author="James Vu" w:date="2024-04-19T00:01:00Z"/>
                    <w:b/>
                    <w:bCs/>
                    <w:color w:val="000000"/>
                    <w:sz w:val="28"/>
                    <w:szCs w:val="28"/>
                  </w:rPr>
                </w:rPrChange>
              </w:rPr>
            </w:pPr>
            <w:ins w:id="6256" w:author="James Vu" w:date="2024-04-19T00:01:00Z">
              <w:r w:rsidRPr="003C02FF">
                <w:rPr>
                  <w:b/>
                  <w:bCs/>
                  <w:color w:val="000000"/>
                  <w:rPrChange w:id="6257" w:author="James Vu" w:date="2024-04-19T00:19:00Z">
                    <w:rPr>
                      <w:b/>
                      <w:bCs/>
                      <w:color w:val="000000"/>
                      <w:sz w:val="28"/>
                      <w:szCs w:val="28"/>
                    </w:rPr>
                  </w:rPrChange>
                </w:rPr>
                <w:t> </w:t>
              </w:r>
            </w:ins>
          </w:p>
        </w:tc>
        <w:tc>
          <w:tcPr>
            <w:tcW w:w="8358" w:type="dxa"/>
            <w:shd w:val="clear" w:color="auto" w:fill="auto"/>
            <w:noWrap/>
            <w:vAlign w:val="center"/>
            <w:hideMark/>
            <w:tcPrChange w:id="6258" w:author="James Vu" w:date="2024-04-19T00:20:00Z">
              <w:tcPr>
                <w:tcW w:w="8358" w:type="dxa"/>
                <w:shd w:val="clear" w:color="auto" w:fill="auto"/>
                <w:noWrap/>
                <w:vAlign w:val="center"/>
                <w:hideMark/>
              </w:tcPr>
            </w:tcPrChange>
          </w:tcPr>
          <w:p w14:paraId="14B6FF9A" w14:textId="77777777" w:rsidR="004D28C1" w:rsidRPr="003C02FF" w:rsidRDefault="004D28C1" w:rsidP="004D28C1">
            <w:pPr>
              <w:rPr>
                <w:ins w:id="6259" w:author="James Vu" w:date="2024-04-19T00:01:00Z"/>
                <w:color w:val="0D0D0D"/>
                <w:rPrChange w:id="6260" w:author="James Vu" w:date="2024-04-19T00:19:00Z">
                  <w:rPr>
                    <w:ins w:id="6261" w:author="James Vu" w:date="2024-04-19T00:01:00Z"/>
                    <w:color w:val="0D0D0D"/>
                    <w:sz w:val="28"/>
                    <w:szCs w:val="28"/>
                  </w:rPr>
                </w:rPrChange>
              </w:rPr>
            </w:pPr>
            <w:ins w:id="6262" w:author="James Vu" w:date="2024-04-19T00:01:00Z">
              <w:r w:rsidRPr="003C02FF">
                <w:rPr>
                  <w:color w:val="0D0D0D"/>
                  <w:rPrChange w:id="6263" w:author="James Vu" w:date="2024-04-19T00:19:00Z">
                    <w:rPr>
                      <w:color w:val="0D0D0D"/>
                      <w:sz w:val="28"/>
                      <w:szCs w:val="28"/>
                    </w:rPr>
                  </w:rPrChange>
                </w:rPr>
                <w:t>Cho phép gửi và nhận thông báo về các cập nhật quy trình, thông tin dịch bệnh mới.</w:t>
              </w:r>
            </w:ins>
          </w:p>
        </w:tc>
      </w:tr>
      <w:tr w:rsidR="003C02FF" w:rsidRPr="003C02FF" w14:paraId="32C92FBF" w14:textId="77777777" w:rsidTr="003C02FF">
        <w:trPr>
          <w:trHeight w:val="360"/>
          <w:ins w:id="6264" w:author="James Vu" w:date="2024-04-19T00:01:00Z"/>
          <w:trPrChange w:id="6265" w:author="James Vu" w:date="2024-04-19T00:20:00Z">
            <w:trPr>
              <w:trHeight w:val="360"/>
            </w:trPr>
          </w:trPrChange>
        </w:trPr>
        <w:tc>
          <w:tcPr>
            <w:tcW w:w="704" w:type="dxa"/>
            <w:shd w:val="clear" w:color="auto" w:fill="auto"/>
            <w:noWrap/>
            <w:vAlign w:val="center"/>
            <w:hideMark/>
            <w:tcPrChange w:id="6266" w:author="James Vu" w:date="2024-04-19T00:20:00Z">
              <w:tcPr>
                <w:tcW w:w="704" w:type="dxa"/>
                <w:shd w:val="clear" w:color="auto" w:fill="auto"/>
                <w:noWrap/>
                <w:vAlign w:val="center"/>
                <w:hideMark/>
              </w:tcPr>
            </w:tcPrChange>
          </w:tcPr>
          <w:p w14:paraId="675DAE78" w14:textId="77777777" w:rsidR="004D28C1" w:rsidRPr="003C02FF" w:rsidRDefault="004D28C1" w:rsidP="004D28C1">
            <w:pPr>
              <w:jc w:val="center"/>
              <w:rPr>
                <w:ins w:id="6267" w:author="James Vu" w:date="2024-04-19T00:01:00Z"/>
                <w:b/>
                <w:bCs/>
                <w:color w:val="000000"/>
                <w:rPrChange w:id="6268" w:author="James Vu" w:date="2024-04-19T00:19:00Z">
                  <w:rPr>
                    <w:ins w:id="6269" w:author="James Vu" w:date="2024-04-19T00:01:00Z"/>
                    <w:b/>
                    <w:bCs/>
                    <w:color w:val="000000"/>
                    <w:sz w:val="28"/>
                    <w:szCs w:val="28"/>
                  </w:rPr>
                </w:rPrChange>
              </w:rPr>
            </w:pPr>
            <w:ins w:id="6270" w:author="James Vu" w:date="2024-04-19T00:01:00Z">
              <w:r w:rsidRPr="003C02FF">
                <w:rPr>
                  <w:b/>
                  <w:bCs/>
                  <w:color w:val="000000"/>
                  <w:rPrChange w:id="6271" w:author="James Vu" w:date="2024-04-19T00:19:00Z">
                    <w:rPr>
                      <w:b/>
                      <w:bCs/>
                      <w:color w:val="000000"/>
                      <w:sz w:val="28"/>
                      <w:szCs w:val="28"/>
                    </w:rPr>
                  </w:rPrChange>
                </w:rPr>
                <w:t> </w:t>
              </w:r>
            </w:ins>
          </w:p>
        </w:tc>
        <w:tc>
          <w:tcPr>
            <w:tcW w:w="8358" w:type="dxa"/>
            <w:shd w:val="clear" w:color="auto" w:fill="auto"/>
            <w:noWrap/>
            <w:vAlign w:val="center"/>
            <w:hideMark/>
            <w:tcPrChange w:id="6272" w:author="James Vu" w:date="2024-04-19T00:20:00Z">
              <w:tcPr>
                <w:tcW w:w="8358" w:type="dxa"/>
                <w:shd w:val="clear" w:color="auto" w:fill="auto"/>
                <w:noWrap/>
                <w:vAlign w:val="center"/>
                <w:hideMark/>
              </w:tcPr>
            </w:tcPrChange>
          </w:tcPr>
          <w:p w14:paraId="0FFB3266" w14:textId="77777777" w:rsidR="004D28C1" w:rsidRPr="003C02FF" w:rsidRDefault="004D28C1" w:rsidP="004D28C1">
            <w:pPr>
              <w:rPr>
                <w:ins w:id="6273" w:author="James Vu" w:date="2024-04-19T00:01:00Z"/>
                <w:color w:val="0D0D0D"/>
                <w:rPrChange w:id="6274" w:author="James Vu" w:date="2024-04-19T00:19:00Z">
                  <w:rPr>
                    <w:ins w:id="6275" w:author="James Vu" w:date="2024-04-19T00:01:00Z"/>
                    <w:color w:val="0D0D0D"/>
                    <w:sz w:val="28"/>
                    <w:szCs w:val="28"/>
                  </w:rPr>
                </w:rPrChange>
              </w:rPr>
            </w:pPr>
            <w:ins w:id="6276" w:author="James Vu" w:date="2024-04-19T00:01:00Z">
              <w:r w:rsidRPr="003C02FF">
                <w:rPr>
                  <w:color w:val="0D0D0D"/>
                  <w:rPrChange w:id="6277" w:author="James Vu" w:date="2024-04-19T00:19:00Z">
                    <w:rPr>
                      <w:color w:val="0D0D0D"/>
                      <w:sz w:val="28"/>
                      <w:szCs w:val="28"/>
                    </w:rPr>
                  </w:rPrChange>
                </w:rPr>
                <w:t>Tích hợp các công cụ truyền thông để tăng cường tương tác với người dân.</w:t>
              </w:r>
            </w:ins>
          </w:p>
        </w:tc>
      </w:tr>
      <w:tr w:rsidR="003C02FF" w:rsidRPr="003C02FF" w14:paraId="31F7C533" w14:textId="77777777" w:rsidTr="003C02FF">
        <w:trPr>
          <w:trHeight w:val="360"/>
          <w:ins w:id="6278" w:author="James Vu" w:date="2024-04-19T00:01:00Z"/>
          <w:trPrChange w:id="6279" w:author="James Vu" w:date="2024-04-19T00:20:00Z">
            <w:trPr>
              <w:trHeight w:val="360"/>
            </w:trPr>
          </w:trPrChange>
        </w:trPr>
        <w:tc>
          <w:tcPr>
            <w:tcW w:w="704" w:type="dxa"/>
            <w:shd w:val="clear" w:color="auto" w:fill="auto"/>
            <w:noWrap/>
            <w:vAlign w:val="center"/>
            <w:hideMark/>
            <w:tcPrChange w:id="6280" w:author="James Vu" w:date="2024-04-19T00:20:00Z">
              <w:tcPr>
                <w:tcW w:w="704" w:type="dxa"/>
                <w:shd w:val="clear" w:color="auto" w:fill="auto"/>
                <w:noWrap/>
                <w:vAlign w:val="center"/>
                <w:hideMark/>
              </w:tcPr>
            </w:tcPrChange>
          </w:tcPr>
          <w:p w14:paraId="6B39912B" w14:textId="77777777" w:rsidR="004D28C1" w:rsidRPr="003C02FF" w:rsidRDefault="004D28C1" w:rsidP="004D28C1">
            <w:pPr>
              <w:jc w:val="center"/>
              <w:rPr>
                <w:ins w:id="6281" w:author="James Vu" w:date="2024-04-19T00:01:00Z"/>
                <w:b/>
                <w:bCs/>
                <w:color w:val="000000"/>
                <w:rPrChange w:id="6282" w:author="James Vu" w:date="2024-04-19T00:19:00Z">
                  <w:rPr>
                    <w:ins w:id="6283" w:author="James Vu" w:date="2024-04-19T00:01:00Z"/>
                    <w:b/>
                    <w:bCs/>
                    <w:color w:val="000000"/>
                    <w:sz w:val="28"/>
                    <w:szCs w:val="28"/>
                  </w:rPr>
                </w:rPrChange>
              </w:rPr>
            </w:pPr>
            <w:ins w:id="6284" w:author="James Vu" w:date="2024-04-19T00:01:00Z">
              <w:r w:rsidRPr="003C02FF">
                <w:rPr>
                  <w:b/>
                  <w:bCs/>
                  <w:color w:val="000000"/>
                  <w:rPrChange w:id="6285" w:author="James Vu" w:date="2024-04-19T00:19:00Z">
                    <w:rPr>
                      <w:b/>
                      <w:bCs/>
                      <w:color w:val="000000"/>
                      <w:sz w:val="28"/>
                      <w:szCs w:val="28"/>
                    </w:rPr>
                  </w:rPrChange>
                </w:rPr>
                <w:t> </w:t>
              </w:r>
            </w:ins>
          </w:p>
        </w:tc>
        <w:tc>
          <w:tcPr>
            <w:tcW w:w="8358" w:type="dxa"/>
            <w:shd w:val="clear" w:color="auto" w:fill="auto"/>
            <w:noWrap/>
            <w:vAlign w:val="center"/>
            <w:hideMark/>
            <w:tcPrChange w:id="6286" w:author="James Vu" w:date="2024-04-19T00:20:00Z">
              <w:tcPr>
                <w:tcW w:w="8358" w:type="dxa"/>
                <w:shd w:val="clear" w:color="auto" w:fill="auto"/>
                <w:noWrap/>
                <w:vAlign w:val="center"/>
                <w:hideMark/>
              </w:tcPr>
            </w:tcPrChange>
          </w:tcPr>
          <w:p w14:paraId="1A831636" w14:textId="77777777" w:rsidR="004D28C1" w:rsidRPr="003C02FF" w:rsidRDefault="004D28C1" w:rsidP="004D28C1">
            <w:pPr>
              <w:rPr>
                <w:ins w:id="6287" w:author="James Vu" w:date="2024-04-19T00:01:00Z"/>
                <w:color w:val="0D0D0D"/>
                <w:rPrChange w:id="6288" w:author="James Vu" w:date="2024-04-19T00:19:00Z">
                  <w:rPr>
                    <w:ins w:id="6289" w:author="James Vu" w:date="2024-04-19T00:01:00Z"/>
                    <w:color w:val="0D0D0D"/>
                    <w:sz w:val="28"/>
                    <w:szCs w:val="28"/>
                  </w:rPr>
                </w:rPrChange>
              </w:rPr>
            </w:pPr>
            <w:ins w:id="6290" w:author="James Vu" w:date="2024-04-19T00:01:00Z">
              <w:r w:rsidRPr="003C02FF">
                <w:rPr>
                  <w:color w:val="0D0D0D"/>
                  <w:rPrChange w:id="6291" w:author="James Vu" w:date="2024-04-19T00:19:00Z">
                    <w:rPr>
                      <w:color w:val="0D0D0D"/>
                      <w:sz w:val="28"/>
                      <w:szCs w:val="28"/>
                    </w:rPr>
                  </w:rPrChange>
                </w:rPr>
                <w:t>Lập kế hoạch và triển khai các chiến dịch khuyến nông qua hệ thống.</w:t>
              </w:r>
            </w:ins>
          </w:p>
        </w:tc>
      </w:tr>
      <w:tr w:rsidR="003C02FF" w:rsidRPr="003C02FF" w14:paraId="18669E87" w14:textId="77777777" w:rsidTr="003C02FF">
        <w:trPr>
          <w:trHeight w:val="360"/>
          <w:ins w:id="6292" w:author="James Vu" w:date="2024-04-19T00:01:00Z"/>
          <w:trPrChange w:id="6293" w:author="James Vu" w:date="2024-04-19T00:20:00Z">
            <w:trPr>
              <w:trHeight w:val="360"/>
            </w:trPr>
          </w:trPrChange>
        </w:trPr>
        <w:tc>
          <w:tcPr>
            <w:tcW w:w="704" w:type="dxa"/>
            <w:shd w:val="clear" w:color="auto" w:fill="auto"/>
            <w:noWrap/>
            <w:vAlign w:val="center"/>
            <w:hideMark/>
            <w:tcPrChange w:id="6294" w:author="James Vu" w:date="2024-04-19T00:20:00Z">
              <w:tcPr>
                <w:tcW w:w="704" w:type="dxa"/>
                <w:shd w:val="clear" w:color="auto" w:fill="auto"/>
                <w:noWrap/>
                <w:vAlign w:val="center"/>
                <w:hideMark/>
              </w:tcPr>
            </w:tcPrChange>
          </w:tcPr>
          <w:p w14:paraId="0954F61F" w14:textId="77777777" w:rsidR="004D28C1" w:rsidRPr="003C02FF" w:rsidRDefault="004D28C1" w:rsidP="004D28C1">
            <w:pPr>
              <w:jc w:val="center"/>
              <w:rPr>
                <w:ins w:id="6295" w:author="James Vu" w:date="2024-04-19T00:01:00Z"/>
                <w:b/>
                <w:bCs/>
                <w:color w:val="000000"/>
                <w:rPrChange w:id="6296" w:author="James Vu" w:date="2024-04-19T00:19:00Z">
                  <w:rPr>
                    <w:ins w:id="6297" w:author="James Vu" w:date="2024-04-19T00:01:00Z"/>
                    <w:b/>
                    <w:bCs/>
                    <w:color w:val="000000"/>
                    <w:sz w:val="28"/>
                    <w:szCs w:val="28"/>
                  </w:rPr>
                </w:rPrChange>
              </w:rPr>
            </w:pPr>
            <w:ins w:id="6298" w:author="James Vu" w:date="2024-04-19T00:01:00Z">
              <w:r w:rsidRPr="003C02FF">
                <w:rPr>
                  <w:b/>
                  <w:bCs/>
                  <w:color w:val="000000"/>
                  <w:rPrChange w:id="6299" w:author="James Vu" w:date="2024-04-19T00:19:00Z">
                    <w:rPr>
                      <w:b/>
                      <w:bCs/>
                      <w:color w:val="000000"/>
                      <w:sz w:val="28"/>
                      <w:szCs w:val="28"/>
                    </w:rPr>
                  </w:rPrChange>
                </w:rPr>
                <w:t>11</w:t>
              </w:r>
            </w:ins>
          </w:p>
        </w:tc>
        <w:tc>
          <w:tcPr>
            <w:tcW w:w="8358" w:type="dxa"/>
            <w:shd w:val="clear" w:color="auto" w:fill="auto"/>
            <w:noWrap/>
            <w:vAlign w:val="center"/>
            <w:hideMark/>
            <w:tcPrChange w:id="6300" w:author="James Vu" w:date="2024-04-19T00:20:00Z">
              <w:tcPr>
                <w:tcW w:w="8358" w:type="dxa"/>
                <w:shd w:val="clear" w:color="auto" w:fill="auto"/>
                <w:noWrap/>
                <w:vAlign w:val="center"/>
                <w:hideMark/>
              </w:tcPr>
            </w:tcPrChange>
          </w:tcPr>
          <w:p w14:paraId="1B72A668" w14:textId="77777777" w:rsidR="004D28C1" w:rsidRPr="003C02FF" w:rsidRDefault="004D28C1" w:rsidP="004D28C1">
            <w:pPr>
              <w:rPr>
                <w:ins w:id="6301" w:author="James Vu" w:date="2024-04-19T00:01:00Z"/>
                <w:b/>
                <w:bCs/>
                <w:color w:val="0D0D0D"/>
                <w:rPrChange w:id="6302" w:author="James Vu" w:date="2024-04-19T00:19:00Z">
                  <w:rPr>
                    <w:ins w:id="6303" w:author="James Vu" w:date="2024-04-19T00:01:00Z"/>
                    <w:b/>
                    <w:bCs/>
                    <w:color w:val="0D0D0D"/>
                    <w:sz w:val="28"/>
                    <w:szCs w:val="28"/>
                  </w:rPr>
                </w:rPrChange>
              </w:rPr>
            </w:pPr>
            <w:ins w:id="6304" w:author="James Vu" w:date="2024-04-19T00:01:00Z">
              <w:r w:rsidRPr="003C02FF">
                <w:rPr>
                  <w:b/>
                  <w:bCs/>
                  <w:color w:val="0D0D0D"/>
                  <w:rPrChange w:id="6305" w:author="James Vu" w:date="2024-04-19T00:19:00Z">
                    <w:rPr>
                      <w:b/>
                      <w:bCs/>
                      <w:color w:val="0D0D0D"/>
                      <w:sz w:val="28"/>
                      <w:szCs w:val="28"/>
                    </w:rPr>
                  </w:rPrChange>
                </w:rPr>
                <w:t>Quản lý Chứng nhận và Quy Trình</w:t>
              </w:r>
            </w:ins>
          </w:p>
        </w:tc>
      </w:tr>
      <w:tr w:rsidR="003C02FF" w:rsidRPr="003C02FF" w14:paraId="79AA238E" w14:textId="77777777" w:rsidTr="003C02FF">
        <w:trPr>
          <w:trHeight w:val="360"/>
          <w:ins w:id="6306" w:author="James Vu" w:date="2024-04-19T00:01:00Z"/>
          <w:trPrChange w:id="6307" w:author="James Vu" w:date="2024-04-19T00:20:00Z">
            <w:trPr>
              <w:trHeight w:val="360"/>
            </w:trPr>
          </w:trPrChange>
        </w:trPr>
        <w:tc>
          <w:tcPr>
            <w:tcW w:w="704" w:type="dxa"/>
            <w:shd w:val="clear" w:color="auto" w:fill="auto"/>
            <w:noWrap/>
            <w:vAlign w:val="center"/>
            <w:hideMark/>
            <w:tcPrChange w:id="6308" w:author="James Vu" w:date="2024-04-19T00:20:00Z">
              <w:tcPr>
                <w:tcW w:w="704" w:type="dxa"/>
                <w:shd w:val="clear" w:color="auto" w:fill="auto"/>
                <w:noWrap/>
                <w:vAlign w:val="center"/>
                <w:hideMark/>
              </w:tcPr>
            </w:tcPrChange>
          </w:tcPr>
          <w:p w14:paraId="33DC641B" w14:textId="77777777" w:rsidR="004D28C1" w:rsidRPr="003C02FF" w:rsidRDefault="004D28C1" w:rsidP="004D28C1">
            <w:pPr>
              <w:jc w:val="center"/>
              <w:rPr>
                <w:ins w:id="6309" w:author="James Vu" w:date="2024-04-19T00:01:00Z"/>
                <w:b/>
                <w:bCs/>
                <w:color w:val="000000"/>
                <w:rPrChange w:id="6310" w:author="James Vu" w:date="2024-04-19T00:19:00Z">
                  <w:rPr>
                    <w:ins w:id="6311" w:author="James Vu" w:date="2024-04-19T00:01:00Z"/>
                    <w:b/>
                    <w:bCs/>
                    <w:color w:val="000000"/>
                    <w:sz w:val="28"/>
                    <w:szCs w:val="28"/>
                  </w:rPr>
                </w:rPrChange>
              </w:rPr>
            </w:pPr>
            <w:ins w:id="6312" w:author="James Vu" w:date="2024-04-19T00:01:00Z">
              <w:r w:rsidRPr="003C02FF">
                <w:rPr>
                  <w:b/>
                  <w:bCs/>
                  <w:color w:val="000000"/>
                  <w:rPrChange w:id="6313" w:author="James Vu" w:date="2024-04-19T00:19:00Z">
                    <w:rPr>
                      <w:b/>
                      <w:bCs/>
                      <w:color w:val="000000"/>
                      <w:sz w:val="28"/>
                      <w:szCs w:val="28"/>
                    </w:rPr>
                  </w:rPrChange>
                </w:rPr>
                <w:t> </w:t>
              </w:r>
            </w:ins>
          </w:p>
        </w:tc>
        <w:tc>
          <w:tcPr>
            <w:tcW w:w="8358" w:type="dxa"/>
            <w:shd w:val="clear" w:color="auto" w:fill="auto"/>
            <w:noWrap/>
            <w:vAlign w:val="center"/>
            <w:hideMark/>
            <w:tcPrChange w:id="6314" w:author="James Vu" w:date="2024-04-19T00:20:00Z">
              <w:tcPr>
                <w:tcW w:w="8358" w:type="dxa"/>
                <w:shd w:val="clear" w:color="auto" w:fill="auto"/>
                <w:noWrap/>
                <w:vAlign w:val="center"/>
                <w:hideMark/>
              </w:tcPr>
            </w:tcPrChange>
          </w:tcPr>
          <w:p w14:paraId="28F92917" w14:textId="77777777" w:rsidR="004D28C1" w:rsidRPr="003C02FF" w:rsidRDefault="004D28C1" w:rsidP="004D28C1">
            <w:pPr>
              <w:rPr>
                <w:ins w:id="6315" w:author="James Vu" w:date="2024-04-19T00:01:00Z"/>
                <w:color w:val="0D0D0D"/>
                <w:rPrChange w:id="6316" w:author="James Vu" w:date="2024-04-19T00:19:00Z">
                  <w:rPr>
                    <w:ins w:id="6317" w:author="James Vu" w:date="2024-04-19T00:01:00Z"/>
                    <w:color w:val="0D0D0D"/>
                    <w:sz w:val="28"/>
                    <w:szCs w:val="28"/>
                  </w:rPr>
                </w:rPrChange>
              </w:rPr>
            </w:pPr>
            <w:ins w:id="6318" w:author="James Vu" w:date="2024-04-19T00:01:00Z">
              <w:r w:rsidRPr="003C02FF">
                <w:rPr>
                  <w:color w:val="0D0D0D"/>
                  <w:rPrChange w:id="6319" w:author="James Vu" w:date="2024-04-19T00:19:00Z">
                    <w:rPr>
                      <w:color w:val="0D0D0D"/>
                      <w:sz w:val="28"/>
                      <w:szCs w:val="28"/>
                    </w:rPr>
                  </w:rPrChange>
                </w:rPr>
                <w:t>Quản lý quy trình đăng ký và cấp chứng nhận cho các vùng trồng.</w:t>
              </w:r>
            </w:ins>
          </w:p>
        </w:tc>
      </w:tr>
      <w:tr w:rsidR="003C02FF" w:rsidRPr="003C02FF" w14:paraId="38E43CAD" w14:textId="77777777" w:rsidTr="003C02FF">
        <w:trPr>
          <w:trHeight w:val="360"/>
          <w:ins w:id="6320" w:author="James Vu" w:date="2024-04-19T00:01:00Z"/>
          <w:trPrChange w:id="6321" w:author="James Vu" w:date="2024-04-19T00:20:00Z">
            <w:trPr>
              <w:trHeight w:val="360"/>
            </w:trPr>
          </w:trPrChange>
        </w:trPr>
        <w:tc>
          <w:tcPr>
            <w:tcW w:w="704" w:type="dxa"/>
            <w:shd w:val="clear" w:color="auto" w:fill="auto"/>
            <w:noWrap/>
            <w:vAlign w:val="center"/>
            <w:hideMark/>
            <w:tcPrChange w:id="6322" w:author="James Vu" w:date="2024-04-19T00:20:00Z">
              <w:tcPr>
                <w:tcW w:w="704" w:type="dxa"/>
                <w:shd w:val="clear" w:color="auto" w:fill="auto"/>
                <w:noWrap/>
                <w:vAlign w:val="center"/>
                <w:hideMark/>
              </w:tcPr>
            </w:tcPrChange>
          </w:tcPr>
          <w:p w14:paraId="0F22F460" w14:textId="77777777" w:rsidR="004D28C1" w:rsidRPr="003C02FF" w:rsidRDefault="004D28C1" w:rsidP="004D28C1">
            <w:pPr>
              <w:jc w:val="center"/>
              <w:rPr>
                <w:ins w:id="6323" w:author="James Vu" w:date="2024-04-19T00:01:00Z"/>
                <w:b/>
                <w:bCs/>
                <w:color w:val="000000"/>
                <w:rPrChange w:id="6324" w:author="James Vu" w:date="2024-04-19T00:19:00Z">
                  <w:rPr>
                    <w:ins w:id="6325" w:author="James Vu" w:date="2024-04-19T00:01:00Z"/>
                    <w:b/>
                    <w:bCs/>
                    <w:color w:val="000000"/>
                    <w:sz w:val="28"/>
                    <w:szCs w:val="28"/>
                  </w:rPr>
                </w:rPrChange>
              </w:rPr>
            </w:pPr>
            <w:ins w:id="6326" w:author="James Vu" w:date="2024-04-19T00:01:00Z">
              <w:r w:rsidRPr="003C02FF">
                <w:rPr>
                  <w:b/>
                  <w:bCs/>
                  <w:color w:val="000000"/>
                  <w:rPrChange w:id="6327" w:author="James Vu" w:date="2024-04-19T00:19:00Z">
                    <w:rPr>
                      <w:b/>
                      <w:bCs/>
                      <w:color w:val="000000"/>
                      <w:sz w:val="28"/>
                      <w:szCs w:val="28"/>
                    </w:rPr>
                  </w:rPrChange>
                </w:rPr>
                <w:t> </w:t>
              </w:r>
            </w:ins>
          </w:p>
        </w:tc>
        <w:tc>
          <w:tcPr>
            <w:tcW w:w="8358" w:type="dxa"/>
            <w:shd w:val="clear" w:color="auto" w:fill="auto"/>
            <w:noWrap/>
            <w:vAlign w:val="center"/>
            <w:hideMark/>
            <w:tcPrChange w:id="6328" w:author="James Vu" w:date="2024-04-19T00:20:00Z">
              <w:tcPr>
                <w:tcW w:w="8358" w:type="dxa"/>
                <w:shd w:val="clear" w:color="auto" w:fill="auto"/>
                <w:noWrap/>
                <w:vAlign w:val="center"/>
                <w:hideMark/>
              </w:tcPr>
            </w:tcPrChange>
          </w:tcPr>
          <w:p w14:paraId="4B05CF08" w14:textId="77777777" w:rsidR="004D28C1" w:rsidRPr="003C02FF" w:rsidRDefault="004D28C1" w:rsidP="004D28C1">
            <w:pPr>
              <w:rPr>
                <w:ins w:id="6329" w:author="James Vu" w:date="2024-04-19T00:01:00Z"/>
                <w:color w:val="0D0D0D"/>
                <w:rPrChange w:id="6330" w:author="James Vu" w:date="2024-04-19T00:19:00Z">
                  <w:rPr>
                    <w:ins w:id="6331" w:author="James Vu" w:date="2024-04-19T00:01:00Z"/>
                    <w:color w:val="0D0D0D"/>
                    <w:sz w:val="28"/>
                    <w:szCs w:val="28"/>
                  </w:rPr>
                </w:rPrChange>
              </w:rPr>
            </w:pPr>
            <w:ins w:id="6332" w:author="James Vu" w:date="2024-04-19T00:01:00Z">
              <w:r w:rsidRPr="003C02FF">
                <w:rPr>
                  <w:color w:val="0D0D0D"/>
                  <w:rPrChange w:id="6333" w:author="James Vu" w:date="2024-04-19T00:19:00Z">
                    <w:rPr>
                      <w:color w:val="0D0D0D"/>
                      <w:sz w:val="28"/>
                      <w:szCs w:val="28"/>
                    </w:rPr>
                  </w:rPrChange>
                </w:rPr>
                <w:t>Theo dõi và kiểm tra các tiêu chuẩn an toàn và chất lượng sản phẩm.</w:t>
              </w:r>
            </w:ins>
          </w:p>
        </w:tc>
      </w:tr>
      <w:tr w:rsidR="003C02FF" w:rsidRPr="003C02FF" w14:paraId="3BA3DA05" w14:textId="77777777" w:rsidTr="003C02FF">
        <w:trPr>
          <w:trHeight w:val="360"/>
          <w:ins w:id="6334" w:author="James Vu" w:date="2024-04-19T00:01:00Z"/>
          <w:trPrChange w:id="6335" w:author="James Vu" w:date="2024-04-19T00:20:00Z">
            <w:trPr>
              <w:trHeight w:val="360"/>
            </w:trPr>
          </w:trPrChange>
        </w:trPr>
        <w:tc>
          <w:tcPr>
            <w:tcW w:w="704" w:type="dxa"/>
            <w:shd w:val="clear" w:color="auto" w:fill="auto"/>
            <w:noWrap/>
            <w:vAlign w:val="center"/>
            <w:hideMark/>
            <w:tcPrChange w:id="6336" w:author="James Vu" w:date="2024-04-19T00:20:00Z">
              <w:tcPr>
                <w:tcW w:w="704" w:type="dxa"/>
                <w:shd w:val="clear" w:color="auto" w:fill="auto"/>
                <w:noWrap/>
                <w:vAlign w:val="center"/>
                <w:hideMark/>
              </w:tcPr>
            </w:tcPrChange>
          </w:tcPr>
          <w:p w14:paraId="26F8795D" w14:textId="77777777" w:rsidR="004D28C1" w:rsidRPr="003C02FF" w:rsidRDefault="004D28C1" w:rsidP="004D28C1">
            <w:pPr>
              <w:jc w:val="center"/>
              <w:rPr>
                <w:ins w:id="6337" w:author="James Vu" w:date="2024-04-19T00:01:00Z"/>
                <w:b/>
                <w:bCs/>
                <w:color w:val="000000"/>
                <w:rPrChange w:id="6338" w:author="James Vu" w:date="2024-04-19T00:19:00Z">
                  <w:rPr>
                    <w:ins w:id="6339" w:author="James Vu" w:date="2024-04-19T00:01:00Z"/>
                    <w:b/>
                    <w:bCs/>
                    <w:color w:val="000000"/>
                    <w:sz w:val="28"/>
                    <w:szCs w:val="28"/>
                  </w:rPr>
                </w:rPrChange>
              </w:rPr>
            </w:pPr>
            <w:ins w:id="6340" w:author="James Vu" w:date="2024-04-19T00:01:00Z">
              <w:r w:rsidRPr="003C02FF">
                <w:rPr>
                  <w:b/>
                  <w:bCs/>
                  <w:color w:val="000000"/>
                  <w:rPrChange w:id="6341" w:author="James Vu" w:date="2024-04-19T00:19:00Z">
                    <w:rPr>
                      <w:b/>
                      <w:bCs/>
                      <w:color w:val="000000"/>
                      <w:sz w:val="28"/>
                      <w:szCs w:val="28"/>
                    </w:rPr>
                  </w:rPrChange>
                </w:rPr>
                <w:t> </w:t>
              </w:r>
            </w:ins>
          </w:p>
        </w:tc>
        <w:tc>
          <w:tcPr>
            <w:tcW w:w="8358" w:type="dxa"/>
            <w:shd w:val="clear" w:color="auto" w:fill="auto"/>
            <w:noWrap/>
            <w:vAlign w:val="center"/>
            <w:hideMark/>
            <w:tcPrChange w:id="6342" w:author="James Vu" w:date="2024-04-19T00:20:00Z">
              <w:tcPr>
                <w:tcW w:w="8358" w:type="dxa"/>
                <w:shd w:val="clear" w:color="auto" w:fill="auto"/>
                <w:noWrap/>
                <w:vAlign w:val="center"/>
                <w:hideMark/>
              </w:tcPr>
            </w:tcPrChange>
          </w:tcPr>
          <w:p w14:paraId="2554A753" w14:textId="77777777" w:rsidR="004D28C1" w:rsidRPr="003C02FF" w:rsidRDefault="004D28C1" w:rsidP="004D28C1">
            <w:pPr>
              <w:rPr>
                <w:ins w:id="6343" w:author="James Vu" w:date="2024-04-19T00:01:00Z"/>
                <w:color w:val="0D0D0D"/>
                <w:rPrChange w:id="6344" w:author="James Vu" w:date="2024-04-19T00:19:00Z">
                  <w:rPr>
                    <w:ins w:id="6345" w:author="James Vu" w:date="2024-04-19T00:01:00Z"/>
                    <w:color w:val="0D0D0D"/>
                    <w:sz w:val="28"/>
                    <w:szCs w:val="28"/>
                  </w:rPr>
                </w:rPrChange>
              </w:rPr>
            </w:pPr>
            <w:ins w:id="6346" w:author="James Vu" w:date="2024-04-19T00:01:00Z">
              <w:r w:rsidRPr="003C02FF">
                <w:rPr>
                  <w:color w:val="0D0D0D"/>
                  <w:rPrChange w:id="6347" w:author="James Vu" w:date="2024-04-19T00:19:00Z">
                    <w:rPr>
                      <w:color w:val="0D0D0D"/>
                      <w:sz w:val="28"/>
                      <w:szCs w:val="28"/>
                    </w:rPr>
                  </w:rPrChange>
                </w:rPr>
                <w:t>Cung cấp tài liệu và hướng dẫn chi tiết cho các quy trình đăng ký.</w:t>
              </w:r>
            </w:ins>
          </w:p>
        </w:tc>
      </w:tr>
      <w:tr w:rsidR="003C02FF" w:rsidRPr="003C02FF" w14:paraId="49D0AB91" w14:textId="77777777" w:rsidTr="003C02FF">
        <w:trPr>
          <w:trHeight w:val="360"/>
          <w:ins w:id="6348" w:author="James Vu" w:date="2024-04-19T00:01:00Z"/>
          <w:trPrChange w:id="6349" w:author="James Vu" w:date="2024-04-19T00:20:00Z">
            <w:trPr>
              <w:trHeight w:val="360"/>
            </w:trPr>
          </w:trPrChange>
        </w:trPr>
        <w:tc>
          <w:tcPr>
            <w:tcW w:w="704" w:type="dxa"/>
            <w:shd w:val="clear" w:color="auto" w:fill="auto"/>
            <w:noWrap/>
            <w:vAlign w:val="center"/>
            <w:hideMark/>
            <w:tcPrChange w:id="6350" w:author="James Vu" w:date="2024-04-19T00:20:00Z">
              <w:tcPr>
                <w:tcW w:w="704" w:type="dxa"/>
                <w:shd w:val="clear" w:color="auto" w:fill="auto"/>
                <w:noWrap/>
                <w:vAlign w:val="center"/>
                <w:hideMark/>
              </w:tcPr>
            </w:tcPrChange>
          </w:tcPr>
          <w:p w14:paraId="17EFB481" w14:textId="77777777" w:rsidR="004D28C1" w:rsidRPr="003C02FF" w:rsidRDefault="004D28C1" w:rsidP="004D28C1">
            <w:pPr>
              <w:jc w:val="center"/>
              <w:rPr>
                <w:ins w:id="6351" w:author="James Vu" w:date="2024-04-19T00:01:00Z"/>
                <w:b/>
                <w:bCs/>
                <w:color w:val="000000"/>
                <w:rPrChange w:id="6352" w:author="James Vu" w:date="2024-04-19T00:19:00Z">
                  <w:rPr>
                    <w:ins w:id="6353" w:author="James Vu" w:date="2024-04-19T00:01:00Z"/>
                    <w:b/>
                    <w:bCs/>
                    <w:color w:val="000000"/>
                    <w:sz w:val="28"/>
                    <w:szCs w:val="28"/>
                  </w:rPr>
                </w:rPrChange>
              </w:rPr>
            </w:pPr>
            <w:ins w:id="6354" w:author="James Vu" w:date="2024-04-19T00:01:00Z">
              <w:r w:rsidRPr="003C02FF">
                <w:rPr>
                  <w:b/>
                  <w:bCs/>
                  <w:color w:val="000000"/>
                  <w:rPrChange w:id="6355" w:author="James Vu" w:date="2024-04-19T00:19:00Z">
                    <w:rPr>
                      <w:b/>
                      <w:bCs/>
                      <w:color w:val="000000"/>
                      <w:sz w:val="28"/>
                      <w:szCs w:val="28"/>
                    </w:rPr>
                  </w:rPrChange>
                </w:rPr>
                <w:t> </w:t>
              </w:r>
            </w:ins>
          </w:p>
        </w:tc>
        <w:tc>
          <w:tcPr>
            <w:tcW w:w="8358" w:type="dxa"/>
            <w:shd w:val="clear" w:color="auto" w:fill="auto"/>
            <w:noWrap/>
            <w:vAlign w:val="center"/>
            <w:hideMark/>
            <w:tcPrChange w:id="6356" w:author="James Vu" w:date="2024-04-19T00:20:00Z">
              <w:tcPr>
                <w:tcW w:w="8358" w:type="dxa"/>
                <w:shd w:val="clear" w:color="auto" w:fill="auto"/>
                <w:noWrap/>
                <w:vAlign w:val="center"/>
                <w:hideMark/>
              </w:tcPr>
            </w:tcPrChange>
          </w:tcPr>
          <w:p w14:paraId="61EC85AA" w14:textId="77777777" w:rsidR="004D28C1" w:rsidRPr="003C02FF" w:rsidRDefault="004D28C1" w:rsidP="004D28C1">
            <w:pPr>
              <w:rPr>
                <w:ins w:id="6357" w:author="James Vu" w:date="2024-04-19T00:01:00Z"/>
                <w:color w:val="0D0D0D"/>
                <w:rPrChange w:id="6358" w:author="James Vu" w:date="2024-04-19T00:19:00Z">
                  <w:rPr>
                    <w:ins w:id="6359" w:author="James Vu" w:date="2024-04-19T00:01:00Z"/>
                    <w:color w:val="0D0D0D"/>
                    <w:sz w:val="28"/>
                    <w:szCs w:val="28"/>
                  </w:rPr>
                </w:rPrChange>
              </w:rPr>
            </w:pPr>
            <w:ins w:id="6360" w:author="James Vu" w:date="2024-04-19T00:01:00Z">
              <w:r w:rsidRPr="003C02FF">
                <w:rPr>
                  <w:color w:val="0D0D0D"/>
                  <w:rPrChange w:id="6361" w:author="James Vu" w:date="2024-04-19T00:19:00Z">
                    <w:rPr>
                      <w:color w:val="0D0D0D"/>
                      <w:sz w:val="28"/>
                      <w:szCs w:val="28"/>
                    </w:rPr>
                  </w:rPrChange>
                </w:rPr>
                <w:t>Tích hợp với hệ thống quản lý quốc gia để đảm bảo các tiêu chuẩn được tuân thủ.</w:t>
              </w:r>
            </w:ins>
          </w:p>
        </w:tc>
      </w:tr>
      <w:tr w:rsidR="003C02FF" w:rsidRPr="003C02FF" w14:paraId="50AC1D72" w14:textId="77777777" w:rsidTr="003C02FF">
        <w:trPr>
          <w:trHeight w:val="360"/>
          <w:ins w:id="6362" w:author="James Vu" w:date="2024-04-19T00:01:00Z"/>
          <w:trPrChange w:id="6363" w:author="James Vu" w:date="2024-04-19T00:20:00Z">
            <w:trPr>
              <w:trHeight w:val="360"/>
            </w:trPr>
          </w:trPrChange>
        </w:trPr>
        <w:tc>
          <w:tcPr>
            <w:tcW w:w="704" w:type="dxa"/>
            <w:shd w:val="clear" w:color="auto" w:fill="auto"/>
            <w:noWrap/>
            <w:vAlign w:val="center"/>
            <w:hideMark/>
            <w:tcPrChange w:id="6364" w:author="James Vu" w:date="2024-04-19T00:20:00Z">
              <w:tcPr>
                <w:tcW w:w="704" w:type="dxa"/>
                <w:shd w:val="clear" w:color="auto" w:fill="auto"/>
                <w:noWrap/>
                <w:vAlign w:val="center"/>
                <w:hideMark/>
              </w:tcPr>
            </w:tcPrChange>
          </w:tcPr>
          <w:p w14:paraId="6552A73A" w14:textId="77777777" w:rsidR="004D28C1" w:rsidRPr="003C02FF" w:rsidRDefault="004D28C1" w:rsidP="004D28C1">
            <w:pPr>
              <w:jc w:val="center"/>
              <w:rPr>
                <w:ins w:id="6365" w:author="James Vu" w:date="2024-04-19T00:01:00Z"/>
                <w:b/>
                <w:bCs/>
                <w:color w:val="000000"/>
                <w:rPrChange w:id="6366" w:author="James Vu" w:date="2024-04-19T00:19:00Z">
                  <w:rPr>
                    <w:ins w:id="6367" w:author="James Vu" w:date="2024-04-19T00:01:00Z"/>
                    <w:b/>
                    <w:bCs/>
                    <w:color w:val="000000"/>
                    <w:sz w:val="28"/>
                    <w:szCs w:val="28"/>
                  </w:rPr>
                </w:rPrChange>
              </w:rPr>
            </w:pPr>
            <w:ins w:id="6368" w:author="James Vu" w:date="2024-04-19T00:01:00Z">
              <w:r w:rsidRPr="003C02FF">
                <w:rPr>
                  <w:b/>
                  <w:bCs/>
                  <w:color w:val="000000"/>
                  <w:rPrChange w:id="6369" w:author="James Vu" w:date="2024-04-19T00:19:00Z">
                    <w:rPr>
                      <w:b/>
                      <w:bCs/>
                      <w:color w:val="000000"/>
                      <w:sz w:val="28"/>
                      <w:szCs w:val="28"/>
                    </w:rPr>
                  </w:rPrChange>
                </w:rPr>
                <w:t> </w:t>
              </w:r>
            </w:ins>
          </w:p>
        </w:tc>
        <w:tc>
          <w:tcPr>
            <w:tcW w:w="8358" w:type="dxa"/>
            <w:shd w:val="clear" w:color="auto" w:fill="auto"/>
            <w:noWrap/>
            <w:vAlign w:val="center"/>
            <w:hideMark/>
            <w:tcPrChange w:id="6370" w:author="James Vu" w:date="2024-04-19T00:20:00Z">
              <w:tcPr>
                <w:tcW w:w="8358" w:type="dxa"/>
                <w:shd w:val="clear" w:color="auto" w:fill="auto"/>
                <w:noWrap/>
                <w:vAlign w:val="center"/>
                <w:hideMark/>
              </w:tcPr>
            </w:tcPrChange>
          </w:tcPr>
          <w:p w14:paraId="2EE635D6" w14:textId="77777777" w:rsidR="004D28C1" w:rsidRPr="003C02FF" w:rsidRDefault="004D28C1" w:rsidP="004D28C1">
            <w:pPr>
              <w:rPr>
                <w:ins w:id="6371" w:author="James Vu" w:date="2024-04-19T00:01:00Z"/>
                <w:color w:val="0D0D0D"/>
                <w:rPrChange w:id="6372" w:author="James Vu" w:date="2024-04-19T00:19:00Z">
                  <w:rPr>
                    <w:ins w:id="6373" w:author="James Vu" w:date="2024-04-19T00:01:00Z"/>
                    <w:color w:val="0D0D0D"/>
                    <w:sz w:val="28"/>
                    <w:szCs w:val="28"/>
                  </w:rPr>
                </w:rPrChange>
              </w:rPr>
            </w:pPr>
            <w:ins w:id="6374" w:author="James Vu" w:date="2024-04-19T00:01:00Z">
              <w:r w:rsidRPr="003C02FF">
                <w:rPr>
                  <w:color w:val="0D0D0D"/>
                  <w:rPrChange w:id="6375" w:author="James Vu" w:date="2024-04-19T00:19:00Z">
                    <w:rPr>
                      <w:color w:val="0D0D0D"/>
                      <w:sz w:val="28"/>
                      <w:szCs w:val="28"/>
                    </w:rPr>
                  </w:rPrChange>
                </w:rPr>
                <w:t>Thực hiện kiểm tra và cập nhật liên tục các giấy tờ liên quan đến bảo vệ thực vật.</w:t>
              </w:r>
            </w:ins>
          </w:p>
        </w:tc>
      </w:tr>
      <w:tr w:rsidR="003C02FF" w:rsidRPr="003C02FF" w14:paraId="0CF639A1" w14:textId="77777777" w:rsidTr="003C02FF">
        <w:trPr>
          <w:trHeight w:val="360"/>
          <w:ins w:id="6376" w:author="James Vu" w:date="2024-04-19T00:01:00Z"/>
          <w:trPrChange w:id="6377" w:author="James Vu" w:date="2024-04-19T00:20:00Z">
            <w:trPr>
              <w:trHeight w:val="360"/>
            </w:trPr>
          </w:trPrChange>
        </w:trPr>
        <w:tc>
          <w:tcPr>
            <w:tcW w:w="704" w:type="dxa"/>
            <w:shd w:val="clear" w:color="auto" w:fill="auto"/>
            <w:noWrap/>
            <w:vAlign w:val="center"/>
            <w:hideMark/>
            <w:tcPrChange w:id="6378" w:author="James Vu" w:date="2024-04-19T00:20:00Z">
              <w:tcPr>
                <w:tcW w:w="704" w:type="dxa"/>
                <w:shd w:val="clear" w:color="auto" w:fill="auto"/>
                <w:noWrap/>
                <w:vAlign w:val="center"/>
                <w:hideMark/>
              </w:tcPr>
            </w:tcPrChange>
          </w:tcPr>
          <w:p w14:paraId="75F27BEC" w14:textId="77777777" w:rsidR="004D28C1" w:rsidRPr="003C02FF" w:rsidRDefault="004D28C1" w:rsidP="004D28C1">
            <w:pPr>
              <w:jc w:val="center"/>
              <w:rPr>
                <w:ins w:id="6379" w:author="James Vu" w:date="2024-04-19T00:01:00Z"/>
                <w:b/>
                <w:bCs/>
                <w:color w:val="000000"/>
                <w:rPrChange w:id="6380" w:author="James Vu" w:date="2024-04-19T00:19:00Z">
                  <w:rPr>
                    <w:ins w:id="6381" w:author="James Vu" w:date="2024-04-19T00:01:00Z"/>
                    <w:b/>
                    <w:bCs/>
                    <w:color w:val="000000"/>
                    <w:sz w:val="28"/>
                    <w:szCs w:val="28"/>
                  </w:rPr>
                </w:rPrChange>
              </w:rPr>
            </w:pPr>
            <w:ins w:id="6382" w:author="James Vu" w:date="2024-04-19T00:01:00Z">
              <w:r w:rsidRPr="003C02FF">
                <w:rPr>
                  <w:b/>
                  <w:bCs/>
                  <w:color w:val="000000"/>
                  <w:rPrChange w:id="6383" w:author="James Vu" w:date="2024-04-19T00:19:00Z">
                    <w:rPr>
                      <w:b/>
                      <w:bCs/>
                      <w:color w:val="000000"/>
                      <w:sz w:val="28"/>
                      <w:szCs w:val="28"/>
                    </w:rPr>
                  </w:rPrChange>
                </w:rPr>
                <w:t>12</w:t>
              </w:r>
            </w:ins>
          </w:p>
        </w:tc>
        <w:tc>
          <w:tcPr>
            <w:tcW w:w="8358" w:type="dxa"/>
            <w:shd w:val="clear" w:color="auto" w:fill="auto"/>
            <w:noWrap/>
            <w:vAlign w:val="center"/>
            <w:hideMark/>
            <w:tcPrChange w:id="6384" w:author="James Vu" w:date="2024-04-19T00:20:00Z">
              <w:tcPr>
                <w:tcW w:w="8358" w:type="dxa"/>
                <w:shd w:val="clear" w:color="auto" w:fill="auto"/>
                <w:noWrap/>
                <w:vAlign w:val="center"/>
                <w:hideMark/>
              </w:tcPr>
            </w:tcPrChange>
          </w:tcPr>
          <w:p w14:paraId="728900F2" w14:textId="77777777" w:rsidR="004D28C1" w:rsidRPr="003C02FF" w:rsidRDefault="004D28C1" w:rsidP="004D28C1">
            <w:pPr>
              <w:rPr>
                <w:ins w:id="6385" w:author="James Vu" w:date="2024-04-19T00:01:00Z"/>
                <w:b/>
                <w:bCs/>
                <w:color w:val="0D0D0D"/>
                <w:rPrChange w:id="6386" w:author="James Vu" w:date="2024-04-19T00:19:00Z">
                  <w:rPr>
                    <w:ins w:id="6387" w:author="James Vu" w:date="2024-04-19T00:01:00Z"/>
                    <w:b/>
                    <w:bCs/>
                    <w:color w:val="0D0D0D"/>
                    <w:sz w:val="28"/>
                    <w:szCs w:val="28"/>
                  </w:rPr>
                </w:rPrChange>
              </w:rPr>
            </w:pPr>
            <w:ins w:id="6388" w:author="James Vu" w:date="2024-04-19T00:01:00Z">
              <w:r w:rsidRPr="003C02FF">
                <w:rPr>
                  <w:b/>
                  <w:bCs/>
                  <w:color w:val="0D0D0D"/>
                  <w:rPrChange w:id="6389" w:author="James Vu" w:date="2024-04-19T00:19:00Z">
                    <w:rPr>
                      <w:b/>
                      <w:bCs/>
                      <w:color w:val="0D0D0D"/>
                      <w:sz w:val="28"/>
                      <w:szCs w:val="28"/>
                    </w:rPr>
                  </w:rPrChange>
                </w:rPr>
                <w:t>Quản lý Rủi ro và Thích ứng</w:t>
              </w:r>
            </w:ins>
          </w:p>
        </w:tc>
      </w:tr>
      <w:tr w:rsidR="003C02FF" w:rsidRPr="003C02FF" w14:paraId="29788DB1" w14:textId="77777777" w:rsidTr="003C02FF">
        <w:trPr>
          <w:trHeight w:val="360"/>
          <w:ins w:id="6390" w:author="James Vu" w:date="2024-04-19T00:01:00Z"/>
          <w:trPrChange w:id="6391" w:author="James Vu" w:date="2024-04-19T00:20:00Z">
            <w:trPr>
              <w:trHeight w:val="360"/>
            </w:trPr>
          </w:trPrChange>
        </w:trPr>
        <w:tc>
          <w:tcPr>
            <w:tcW w:w="704" w:type="dxa"/>
            <w:shd w:val="clear" w:color="auto" w:fill="auto"/>
            <w:noWrap/>
            <w:vAlign w:val="center"/>
            <w:hideMark/>
            <w:tcPrChange w:id="6392" w:author="James Vu" w:date="2024-04-19T00:20:00Z">
              <w:tcPr>
                <w:tcW w:w="704" w:type="dxa"/>
                <w:shd w:val="clear" w:color="auto" w:fill="auto"/>
                <w:noWrap/>
                <w:vAlign w:val="center"/>
                <w:hideMark/>
              </w:tcPr>
            </w:tcPrChange>
          </w:tcPr>
          <w:p w14:paraId="5D0D96C0" w14:textId="77777777" w:rsidR="004D28C1" w:rsidRPr="003C02FF" w:rsidRDefault="004D28C1" w:rsidP="004D28C1">
            <w:pPr>
              <w:jc w:val="center"/>
              <w:rPr>
                <w:ins w:id="6393" w:author="James Vu" w:date="2024-04-19T00:01:00Z"/>
                <w:b/>
                <w:bCs/>
                <w:color w:val="000000"/>
                <w:rPrChange w:id="6394" w:author="James Vu" w:date="2024-04-19T00:19:00Z">
                  <w:rPr>
                    <w:ins w:id="6395" w:author="James Vu" w:date="2024-04-19T00:01:00Z"/>
                    <w:b/>
                    <w:bCs/>
                    <w:color w:val="000000"/>
                    <w:sz w:val="28"/>
                    <w:szCs w:val="28"/>
                  </w:rPr>
                </w:rPrChange>
              </w:rPr>
            </w:pPr>
            <w:ins w:id="6396" w:author="James Vu" w:date="2024-04-19T00:01:00Z">
              <w:r w:rsidRPr="003C02FF">
                <w:rPr>
                  <w:b/>
                  <w:bCs/>
                  <w:color w:val="000000"/>
                  <w:rPrChange w:id="6397" w:author="James Vu" w:date="2024-04-19T00:19:00Z">
                    <w:rPr>
                      <w:b/>
                      <w:bCs/>
                      <w:color w:val="000000"/>
                      <w:sz w:val="28"/>
                      <w:szCs w:val="28"/>
                    </w:rPr>
                  </w:rPrChange>
                </w:rPr>
                <w:t> </w:t>
              </w:r>
            </w:ins>
          </w:p>
        </w:tc>
        <w:tc>
          <w:tcPr>
            <w:tcW w:w="8358" w:type="dxa"/>
            <w:shd w:val="clear" w:color="auto" w:fill="auto"/>
            <w:noWrap/>
            <w:vAlign w:val="center"/>
            <w:hideMark/>
            <w:tcPrChange w:id="6398" w:author="James Vu" w:date="2024-04-19T00:20:00Z">
              <w:tcPr>
                <w:tcW w:w="8358" w:type="dxa"/>
                <w:shd w:val="clear" w:color="auto" w:fill="auto"/>
                <w:noWrap/>
                <w:vAlign w:val="center"/>
                <w:hideMark/>
              </w:tcPr>
            </w:tcPrChange>
          </w:tcPr>
          <w:p w14:paraId="6D5D259B" w14:textId="77777777" w:rsidR="004D28C1" w:rsidRPr="003C02FF" w:rsidRDefault="004D28C1" w:rsidP="004D28C1">
            <w:pPr>
              <w:rPr>
                <w:ins w:id="6399" w:author="James Vu" w:date="2024-04-19T00:01:00Z"/>
                <w:color w:val="0D0D0D"/>
                <w:rPrChange w:id="6400" w:author="James Vu" w:date="2024-04-19T00:19:00Z">
                  <w:rPr>
                    <w:ins w:id="6401" w:author="James Vu" w:date="2024-04-19T00:01:00Z"/>
                    <w:color w:val="0D0D0D"/>
                    <w:sz w:val="28"/>
                    <w:szCs w:val="28"/>
                  </w:rPr>
                </w:rPrChange>
              </w:rPr>
            </w:pPr>
            <w:ins w:id="6402" w:author="James Vu" w:date="2024-04-19T00:01:00Z">
              <w:r w:rsidRPr="003C02FF">
                <w:rPr>
                  <w:color w:val="0D0D0D"/>
                  <w:rPrChange w:id="6403" w:author="James Vu" w:date="2024-04-19T00:19:00Z">
                    <w:rPr>
                      <w:color w:val="0D0D0D"/>
                      <w:sz w:val="28"/>
                      <w:szCs w:val="28"/>
                    </w:rPr>
                  </w:rPrChange>
                </w:rPr>
                <w:t>Thống kê, theo dõi và cập nhật các tình huống bất lợi về thời tiết được tích hợp để đưa ra cảnh báo.</w:t>
              </w:r>
            </w:ins>
          </w:p>
        </w:tc>
      </w:tr>
      <w:tr w:rsidR="003C02FF" w:rsidRPr="003C02FF" w14:paraId="3A21A659" w14:textId="77777777" w:rsidTr="003C02FF">
        <w:trPr>
          <w:trHeight w:val="360"/>
          <w:ins w:id="6404" w:author="James Vu" w:date="2024-04-19T00:01:00Z"/>
          <w:trPrChange w:id="6405" w:author="James Vu" w:date="2024-04-19T00:20:00Z">
            <w:trPr>
              <w:trHeight w:val="360"/>
            </w:trPr>
          </w:trPrChange>
        </w:trPr>
        <w:tc>
          <w:tcPr>
            <w:tcW w:w="704" w:type="dxa"/>
            <w:shd w:val="clear" w:color="auto" w:fill="auto"/>
            <w:noWrap/>
            <w:vAlign w:val="center"/>
            <w:hideMark/>
            <w:tcPrChange w:id="6406" w:author="James Vu" w:date="2024-04-19T00:20:00Z">
              <w:tcPr>
                <w:tcW w:w="704" w:type="dxa"/>
                <w:shd w:val="clear" w:color="auto" w:fill="auto"/>
                <w:noWrap/>
                <w:vAlign w:val="center"/>
                <w:hideMark/>
              </w:tcPr>
            </w:tcPrChange>
          </w:tcPr>
          <w:p w14:paraId="10E085D0" w14:textId="77777777" w:rsidR="004D28C1" w:rsidRPr="003C02FF" w:rsidRDefault="004D28C1" w:rsidP="004D28C1">
            <w:pPr>
              <w:jc w:val="center"/>
              <w:rPr>
                <w:ins w:id="6407" w:author="James Vu" w:date="2024-04-19T00:01:00Z"/>
                <w:b/>
                <w:bCs/>
                <w:color w:val="000000"/>
                <w:rPrChange w:id="6408" w:author="James Vu" w:date="2024-04-19T00:19:00Z">
                  <w:rPr>
                    <w:ins w:id="6409" w:author="James Vu" w:date="2024-04-19T00:01:00Z"/>
                    <w:b/>
                    <w:bCs/>
                    <w:color w:val="000000"/>
                    <w:sz w:val="28"/>
                    <w:szCs w:val="28"/>
                  </w:rPr>
                </w:rPrChange>
              </w:rPr>
            </w:pPr>
            <w:ins w:id="6410" w:author="James Vu" w:date="2024-04-19T00:01:00Z">
              <w:r w:rsidRPr="003C02FF">
                <w:rPr>
                  <w:b/>
                  <w:bCs/>
                  <w:color w:val="000000"/>
                  <w:rPrChange w:id="6411" w:author="James Vu" w:date="2024-04-19T00:19:00Z">
                    <w:rPr>
                      <w:b/>
                      <w:bCs/>
                      <w:color w:val="000000"/>
                      <w:sz w:val="28"/>
                      <w:szCs w:val="28"/>
                    </w:rPr>
                  </w:rPrChange>
                </w:rPr>
                <w:t> </w:t>
              </w:r>
            </w:ins>
          </w:p>
        </w:tc>
        <w:tc>
          <w:tcPr>
            <w:tcW w:w="8358" w:type="dxa"/>
            <w:shd w:val="clear" w:color="auto" w:fill="auto"/>
            <w:noWrap/>
            <w:vAlign w:val="center"/>
            <w:hideMark/>
            <w:tcPrChange w:id="6412" w:author="James Vu" w:date="2024-04-19T00:20:00Z">
              <w:tcPr>
                <w:tcW w:w="8358" w:type="dxa"/>
                <w:shd w:val="clear" w:color="auto" w:fill="auto"/>
                <w:noWrap/>
                <w:vAlign w:val="center"/>
                <w:hideMark/>
              </w:tcPr>
            </w:tcPrChange>
          </w:tcPr>
          <w:p w14:paraId="107A2D1F" w14:textId="77777777" w:rsidR="004D28C1" w:rsidRPr="003C02FF" w:rsidRDefault="004D28C1" w:rsidP="004D28C1">
            <w:pPr>
              <w:rPr>
                <w:ins w:id="6413" w:author="James Vu" w:date="2024-04-19T00:01:00Z"/>
                <w:color w:val="0D0D0D"/>
                <w:rPrChange w:id="6414" w:author="James Vu" w:date="2024-04-19T00:19:00Z">
                  <w:rPr>
                    <w:ins w:id="6415" w:author="James Vu" w:date="2024-04-19T00:01:00Z"/>
                    <w:color w:val="0D0D0D"/>
                    <w:sz w:val="28"/>
                    <w:szCs w:val="28"/>
                  </w:rPr>
                </w:rPrChange>
              </w:rPr>
            </w:pPr>
            <w:ins w:id="6416" w:author="James Vu" w:date="2024-04-19T00:01:00Z">
              <w:r w:rsidRPr="003C02FF">
                <w:rPr>
                  <w:color w:val="0D0D0D"/>
                  <w:rPrChange w:id="6417" w:author="James Vu" w:date="2024-04-19T00:19:00Z">
                    <w:rPr>
                      <w:color w:val="0D0D0D"/>
                      <w:sz w:val="28"/>
                      <w:szCs w:val="28"/>
                    </w:rPr>
                  </w:rPrChange>
                </w:rPr>
                <w:t>Tổng hợp dữ liệu và báo cáo về tác động của các yếu tố bất lợi đến sản xuất nông nghiệp.</w:t>
              </w:r>
            </w:ins>
          </w:p>
        </w:tc>
      </w:tr>
      <w:tr w:rsidR="003C02FF" w:rsidRPr="003C02FF" w14:paraId="3128BD79" w14:textId="77777777" w:rsidTr="003C02FF">
        <w:trPr>
          <w:trHeight w:val="360"/>
          <w:ins w:id="6418" w:author="James Vu" w:date="2024-04-19T00:01:00Z"/>
          <w:trPrChange w:id="6419" w:author="James Vu" w:date="2024-04-19T00:20:00Z">
            <w:trPr>
              <w:trHeight w:val="360"/>
            </w:trPr>
          </w:trPrChange>
        </w:trPr>
        <w:tc>
          <w:tcPr>
            <w:tcW w:w="704" w:type="dxa"/>
            <w:shd w:val="clear" w:color="auto" w:fill="auto"/>
            <w:noWrap/>
            <w:vAlign w:val="center"/>
            <w:hideMark/>
            <w:tcPrChange w:id="6420" w:author="James Vu" w:date="2024-04-19T00:20:00Z">
              <w:tcPr>
                <w:tcW w:w="704" w:type="dxa"/>
                <w:shd w:val="clear" w:color="auto" w:fill="auto"/>
                <w:noWrap/>
                <w:vAlign w:val="center"/>
                <w:hideMark/>
              </w:tcPr>
            </w:tcPrChange>
          </w:tcPr>
          <w:p w14:paraId="37F784FE" w14:textId="77777777" w:rsidR="004D28C1" w:rsidRPr="003C02FF" w:rsidRDefault="004D28C1" w:rsidP="004D28C1">
            <w:pPr>
              <w:jc w:val="center"/>
              <w:rPr>
                <w:ins w:id="6421" w:author="James Vu" w:date="2024-04-19T00:01:00Z"/>
                <w:b/>
                <w:bCs/>
                <w:color w:val="000000"/>
                <w:rPrChange w:id="6422" w:author="James Vu" w:date="2024-04-19T00:19:00Z">
                  <w:rPr>
                    <w:ins w:id="6423" w:author="James Vu" w:date="2024-04-19T00:01:00Z"/>
                    <w:b/>
                    <w:bCs/>
                    <w:color w:val="000000"/>
                    <w:sz w:val="28"/>
                    <w:szCs w:val="28"/>
                  </w:rPr>
                </w:rPrChange>
              </w:rPr>
            </w:pPr>
            <w:ins w:id="6424" w:author="James Vu" w:date="2024-04-19T00:01:00Z">
              <w:r w:rsidRPr="003C02FF">
                <w:rPr>
                  <w:b/>
                  <w:bCs/>
                  <w:color w:val="000000"/>
                  <w:rPrChange w:id="6425" w:author="James Vu" w:date="2024-04-19T00:19:00Z">
                    <w:rPr>
                      <w:b/>
                      <w:bCs/>
                      <w:color w:val="000000"/>
                      <w:sz w:val="28"/>
                      <w:szCs w:val="28"/>
                    </w:rPr>
                  </w:rPrChange>
                </w:rPr>
                <w:t>13</w:t>
              </w:r>
            </w:ins>
          </w:p>
        </w:tc>
        <w:tc>
          <w:tcPr>
            <w:tcW w:w="8358" w:type="dxa"/>
            <w:shd w:val="clear" w:color="auto" w:fill="auto"/>
            <w:noWrap/>
            <w:vAlign w:val="center"/>
            <w:hideMark/>
            <w:tcPrChange w:id="6426" w:author="James Vu" w:date="2024-04-19T00:20:00Z">
              <w:tcPr>
                <w:tcW w:w="8358" w:type="dxa"/>
                <w:shd w:val="clear" w:color="auto" w:fill="auto"/>
                <w:noWrap/>
                <w:vAlign w:val="center"/>
                <w:hideMark/>
              </w:tcPr>
            </w:tcPrChange>
          </w:tcPr>
          <w:p w14:paraId="2DB5C3E4" w14:textId="77777777" w:rsidR="004D28C1" w:rsidRPr="003C02FF" w:rsidRDefault="004D28C1" w:rsidP="004D28C1">
            <w:pPr>
              <w:rPr>
                <w:ins w:id="6427" w:author="James Vu" w:date="2024-04-19T00:01:00Z"/>
                <w:b/>
                <w:bCs/>
                <w:color w:val="0D0D0D"/>
                <w:rPrChange w:id="6428" w:author="James Vu" w:date="2024-04-19T00:19:00Z">
                  <w:rPr>
                    <w:ins w:id="6429" w:author="James Vu" w:date="2024-04-19T00:01:00Z"/>
                    <w:b/>
                    <w:bCs/>
                    <w:color w:val="0D0D0D"/>
                    <w:sz w:val="28"/>
                    <w:szCs w:val="28"/>
                  </w:rPr>
                </w:rPrChange>
              </w:rPr>
            </w:pPr>
            <w:ins w:id="6430" w:author="James Vu" w:date="2024-04-19T00:01:00Z">
              <w:r w:rsidRPr="003C02FF">
                <w:rPr>
                  <w:b/>
                  <w:bCs/>
                  <w:color w:val="0D0D0D"/>
                  <w:rPrChange w:id="6431" w:author="James Vu" w:date="2024-04-19T00:19:00Z">
                    <w:rPr>
                      <w:b/>
                      <w:bCs/>
                      <w:color w:val="0D0D0D"/>
                      <w:sz w:val="28"/>
                      <w:szCs w:val="28"/>
                    </w:rPr>
                  </w:rPrChange>
                </w:rPr>
                <w:t>Đào Tạo Và Phát Triển Kỹ Năng</w:t>
              </w:r>
            </w:ins>
          </w:p>
        </w:tc>
      </w:tr>
      <w:tr w:rsidR="003C02FF" w:rsidRPr="003C02FF" w14:paraId="1865DC3B" w14:textId="77777777" w:rsidTr="003C02FF">
        <w:trPr>
          <w:trHeight w:val="360"/>
          <w:ins w:id="6432" w:author="James Vu" w:date="2024-04-19T00:01:00Z"/>
          <w:trPrChange w:id="6433" w:author="James Vu" w:date="2024-04-19T00:20:00Z">
            <w:trPr>
              <w:trHeight w:val="360"/>
            </w:trPr>
          </w:trPrChange>
        </w:trPr>
        <w:tc>
          <w:tcPr>
            <w:tcW w:w="704" w:type="dxa"/>
            <w:shd w:val="clear" w:color="auto" w:fill="auto"/>
            <w:noWrap/>
            <w:vAlign w:val="center"/>
            <w:hideMark/>
            <w:tcPrChange w:id="6434" w:author="James Vu" w:date="2024-04-19T00:20:00Z">
              <w:tcPr>
                <w:tcW w:w="704" w:type="dxa"/>
                <w:shd w:val="clear" w:color="auto" w:fill="auto"/>
                <w:noWrap/>
                <w:vAlign w:val="center"/>
                <w:hideMark/>
              </w:tcPr>
            </w:tcPrChange>
          </w:tcPr>
          <w:p w14:paraId="02F994EA" w14:textId="77777777" w:rsidR="004D28C1" w:rsidRPr="003C02FF" w:rsidRDefault="004D28C1" w:rsidP="004D28C1">
            <w:pPr>
              <w:jc w:val="center"/>
              <w:rPr>
                <w:ins w:id="6435" w:author="James Vu" w:date="2024-04-19T00:01:00Z"/>
                <w:b/>
                <w:bCs/>
                <w:color w:val="000000"/>
                <w:rPrChange w:id="6436" w:author="James Vu" w:date="2024-04-19T00:19:00Z">
                  <w:rPr>
                    <w:ins w:id="6437" w:author="James Vu" w:date="2024-04-19T00:01:00Z"/>
                    <w:b/>
                    <w:bCs/>
                    <w:color w:val="000000"/>
                    <w:sz w:val="28"/>
                    <w:szCs w:val="28"/>
                  </w:rPr>
                </w:rPrChange>
              </w:rPr>
            </w:pPr>
            <w:ins w:id="6438" w:author="James Vu" w:date="2024-04-19T00:01:00Z">
              <w:r w:rsidRPr="003C02FF">
                <w:rPr>
                  <w:b/>
                  <w:bCs/>
                  <w:color w:val="000000"/>
                  <w:rPrChange w:id="6439" w:author="James Vu" w:date="2024-04-19T00:19:00Z">
                    <w:rPr>
                      <w:b/>
                      <w:bCs/>
                      <w:color w:val="000000"/>
                      <w:sz w:val="28"/>
                      <w:szCs w:val="28"/>
                    </w:rPr>
                  </w:rPrChange>
                </w:rPr>
                <w:t> </w:t>
              </w:r>
            </w:ins>
          </w:p>
        </w:tc>
        <w:tc>
          <w:tcPr>
            <w:tcW w:w="8358" w:type="dxa"/>
            <w:shd w:val="clear" w:color="auto" w:fill="auto"/>
            <w:noWrap/>
            <w:vAlign w:val="center"/>
            <w:hideMark/>
            <w:tcPrChange w:id="6440" w:author="James Vu" w:date="2024-04-19T00:20:00Z">
              <w:tcPr>
                <w:tcW w:w="8358" w:type="dxa"/>
                <w:shd w:val="clear" w:color="auto" w:fill="auto"/>
                <w:noWrap/>
                <w:vAlign w:val="center"/>
                <w:hideMark/>
              </w:tcPr>
            </w:tcPrChange>
          </w:tcPr>
          <w:p w14:paraId="3BD29333" w14:textId="77777777" w:rsidR="004D28C1" w:rsidRPr="003C02FF" w:rsidRDefault="004D28C1" w:rsidP="004D28C1">
            <w:pPr>
              <w:rPr>
                <w:ins w:id="6441" w:author="James Vu" w:date="2024-04-19T00:01:00Z"/>
                <w:color w:val="0D0D0D"/>
                <w:rPrChange w:id="6442" w:author="James Vu" w:date="2024-04-19T00:19:00Z">
                  <w:rPr>
                    <w:ins w:id="6443" w:author="James Vu" w:date="2024-04-19T00:01:00Z"/>
                    <w:color w:val="0D0D0D"/>
                    <w:sz w:val="28"/>
                    <w:szCs w:val="28"/>
                  </w:rPr>
                </w:rPrChange>
              </w:rPr>
            </w:pPr>
            <w:ins w:id="6444" w:author="James Vu" w:date="2024-04-19T00:01:00Z">
              <w:r w:rsidRPr="003C02FF">
                <w:rPr>
                  <w:color w:val="0D0D0D"/>
                  <w:rPrChange w:id="6445" w:author="James Vu" w:date="2024-04-19T00:19:00Z">
                    <w:rPr>
                      <w:color w:val="0D0D0D"/>
                      <w:sz w:val="28"/>
                      <w:szCs w:val="28"/>
                    </w:rPr>
                  </w:rPrChange>
                </w:rPr>
                <w:t>Cung cấp tài liệu kỹ thuật canh tác, bảo vệ thực vật và cơ giới hóa.</w:t>
              </w:r>
            </w:ins>
          </w:p>
        </w:tc>
      </w:tr>
      <w:tr w:rsidR="003C02FF" w:rsidRPr="003C02FF" w14:paraId="0BE8EA23" w14:textId="77777777" w:rsidTr="003C02FF">
        <w:trPr>
          <w:trHeight w:val="360"/>
          <w:ins w:id="6446" w:author="James Vu" w:date="2024-04-19T00:01:00Z"/>
          <w:trPrChange w:id="6447" w:author="James Vu" w:date="2024-04-19T00:20:00Z">
            <w:trPr>
              <w:trHeight w:val="360"/>
            </w:trPr>
          </w:trPrChange>
        </w:trPr>
        <w:tc>
          <w:tcPr>
            <w:tcW w:w="704" w:type="dxa"/>
            <w:shd w:val="clear" w:color="auto" w:fill="auto"/>
            <w:noWrap/>
            <w:vAlign w:val="center"/>
            <w:hideMark/>
            <w:tcPrChange w:id="6448" w:author="James Vu" w:date="2024-04-19T00:20:00Z">
              <w:tcPr>
                <w:tcW w:w="704" w:type="dxa"/>
                <w:shd w:val="clear" w:color="auto" w:fill="auto"/>
                <w:noWrap/>
                <w:vAlign w:val="center"/>
                <w:hideMark/>
              </w:tcPr>
            </w:tcPrChange>
          </w:tcPr>
          <w:p w14:paraId="16BE7F9B" w14:textId="77777777" w:rsidR="004D28C1" w:rsidRPr="003C02FF" w:rsidRDefault="004D28C1" w:rsidP="004D28C1">
            <w:pPr>
              <w:jc w:val="center"/>
              <w:rPr>
                <w:ins w:id="6449" w:author="James Vu" w:date="2024-04-19T00:01:00Z"/>
                <w:b/>
                <w:bCs/>
                <w:color w:val="000000"/>
                <w:rPrChange w:id="6450" w:author="James Vu" w:date="2024-04-19T00:19:00Z">
                  <w:rPr>
                    <w:ins w:id="6451" w:author="James Vu" w:date="2024-04-19T00:01:00Z"/>
                    <w:b/>
                    <w:bCs/>
                    <w:color w:val="000000"/>
                    <w:sz w:val="28"/>
                    <w:szCs w:val="28"/>
                  </w:rPr>
                </w:rPrChange>
              </w:rPr>
            </w:pPr>
            <w:ins w:id="6452" w:author="James Vu" w:date="2024-04-19T00:01:00Z">
              <w:r w:rsidRPr="003C02FF">
                <w:rPr>
                  <w:b/>
                  <w:bCs/>
                  <w:color w:val="000000"/>
                  <w:rPrChange w:id="6453" w:author="James Vu" w:date="2024-04-19T00:19:00Z">
                    <w:rPr>
                      <w:b/>
                      <w:bCs/>
                      <w:color w:val="000000"/>
                      <w:sz w:val="28"/>
                      <w:szCs w:val="28"/>
                    </w:rPr>
                  </w:rPrChange>
                </w:rPr>
                <w:t> </w:t>
              </w:r>
            </w:ins>
          </w:p>
        </w:tc>
        <w:tc>
          <w:tcPr>
            <w:tcW w:w="8358" w:type="dxa"/>
            <w:shd w:val="clear" w:color="auto" w:fill="auto"/>
            <w:noWrap/>
            <w:vAlign w:val="center"/>
            <w:hideMark/>
            <w:tcPrChange w:id="6454" w:author="James Vu" w:date="2024-04-19T00:20:00Z">
              <w:tcPr>
                <w:tcW w:w="8358" w:type="dxa"/>
                <w:shd w:val="clear" w:color="auto" w:fill="auto"/>
                <w:noWrap/>
                <w:vAlign w:val="center"/>
                <w:hideMark/>
              </w:tcPr>
            </w:tcPrChange>
          </w:tcPr>
          <w:p w14:paraId="25320B51" w14:textId="77777777" w:rsidR="004D28C1" w:rsidRPr="003C02FF" w:rsidRDefault="004D28C1" w:rsidP="004D28C1">
            <w:pPr>
              <w:rPr>
                <w:ins w:id="6455" w:author="James Vu" w:date="2024-04-19T00:01:00Z"/>
                <w:color w:val="0D0D0D"/>
                <w:rPrChange w:id="6456" w:author="James Vu" w:date="2024-04-19T00:19:00Z">
                  <w:rPr>
                    <w:ins w:id="6457" w:author="James Vu" w:date="2024-04-19T00:01:00Z"/>
                    <w:color w:val="0D0D0D"/>
                    <w:sz w:val="28"/>
                    <w:szCs w:val="28"/>
                  </w:rPr>
                </w:rPrChange>
              </w:rPr>
            </w:pPr>
            <w:ins w:id="6458" w:author="James Vu" w:date="2024-04-19T00:01:00Z">
              <w:r w:rsidRPr="003C02FF">
                <w:rPr>
                  <w:color w:val="0D0D0D"/>
                  <w:rPrChange w:id="6459" w:author="James Vu" w:date="2024-04-19T00:19:00Z">
                    <w:rPr>
                      <w:color w:val="0D0D0D"/>
                      <w:sz w:val="28"/>
                      <w:szCs w:val="28"/>
                    </w:rPr>
                  </w:rPrChange>
                </w:rPr>
                <w:t>Thông báo các buổi hội thảo và tập huấn thực tế tại địa phương.</w:t>
              </w:r>
            </w:ins>
          </w:p>
        </w:tc>
      </w:tr>
      <w:tr w:rsidR="003C02FF" w:rsidRPr="003C02FF" w14:paraId="14B777DD" w14:textId="77777777" w:rsidTr="003C02FF">
        <w:trPr>
          <w:trHeight w:val="360"/>
          <w:ins w:id="6460" w:author="James Vu" w:date="2024-04-19T00:01:00Z"/>
          <w:trPrChange w:id="6461" w:author="James Vu" w:date="2024-04-19T00:20:00Z">
            <w:trPr>
              <w:trHeight w:val="360"/>
            </w:trPr>
          </w:trPrChange>
        </w:trPr>
        <w:tc>
          <w:tcPr>
            <w:tcW w:w="704" w:type="dxa"/>
            <w:shd w:val="clear" w:color="auto" w:fill="auto"/>
            <w:noWrap/>
            <w:vAlign w:val="center"/>
            <w:hideMark/>
            <w:tcPrChange w:id="6462" w:author="James Vu" w:date="2024-04-19T00:20:00Z">
              <w:tcPr>
                <w:tcW w:w="704" w:type="dxa"/>
                <w:shd w:val="clear" w:color="auto" w:fill="auto"/>
                <w:noWrap/>
                <w:vAlign w:val="center"/>
                <w:hideMark/>
              </w:tcPr>
            </w:tcPrChange>
          </w:tcPr>
          <w:p w14:paraId="016AEDAD" w14:textId="77777777" w:rsidR="004D28C1" w:rsidRPr="003C02FF" w:rsidRDefault="004D28C1" w:rsidP="004D28C1">
            <w:pPr>
              <w:jc w:val="center"/>
              <w:rPr>
                <w:ins w:id="6463" w:author="James Vu" w:date="2024-04-19T00:01:00Z"/>
                <w:b/>
                <w:bCs/>
                <w:color w:val="000000"/>
                <w:rPrChange w:id="6464" w:author="James Vu" w:date="2024-04-19T00:19:00Z">
                  <w:rPr>
                    <w:ins w:id="6465" w:author="James Vu" w:date="2024-04-19T00:01:00Z"/>
                    <w:b/>
                    <w:bCs/>
                    <w:color w:val="000000"/>
                    <w:sz w:val="28"/>
                    <w:szCs w:val="28"/>
                  </w:rPr>
                </w:rPrChange>
              </w:rPr>
            </w:pPr>
            <w:ins w:id="6466" w:author="James Vu" w:date="2024-04-19T00:01:00Z">
              <w:r w:rsidRPr="003C02FF">
                <w:rPr>
                  <w:b/>
                  <w:bCs/>
                  <w:color w:val="000000"/>
                  <w:rPrChange w:id="6467" w:author="James Vu" w:date="2024-04-19T00:19:00Z">
                    <w:rPr>
                      <w:b/>
                      <w:bCs/>
                      <w:color w:val="000000"/>
                      <w:sz w:val="28"/>
                      <w:szCs w:val="28"/>
                    </w:rPr>
                  </w:rPrChange>
                </w:rPr>
                <w:t>14</w:t>
              </w:r>
            </w:ins>
          </w:p>
        </w:tc>
        <w:tc>
          <w:tcPr>
            <w:tcW w:w="8358" w:type="dxa"/>
            <w:shd w:val="clear" w:color="auto" w:fill="auto"/>
            <w:noWrap/>
            <w:vAlign w:val="center"/>
            <w:hideMark/>
            <w:tcPrChange w:id="6468" w:author="James Vu" w:date="2024-04-19T00:20:00Z">
              <w:tcPr>
                <w:tcW w:w="8358" w:type="dxa"/>
                <w:shd w:val="clear" w:color="auto" w:fill="auto"/>
                <w:noWrap/>
                <w:vAlign w:val="center"/>
                <w:hideMark/>
              </w:tcPr>
            </w:tcPrChange>
          </w:tcPr>
          <w:p w14:paraId="7E2CB8B8" w14:textId="77777777" w:rsidR="004D28C1" w:rsidRPr="003C02FF" w:rsidRDefault="004D28C1" w:rsidP="004D28C1">
            <w:pPr>
              <w:rPr>
                <w:ins w:id="6469" w:author="James Vu" w:date="2024-04-19T00:01:00Z"/>
                <w:b/>
                <w:bCs/>
                <w:color w:val="0D0D0D"/>
                <w:rPrChange w:id="6470" w:author="James Vu" w:date="2024-04-19T00:19:00Z">
                  <w:rPr>
                    <w:ins w:id="6471" w:author="James Vu" w:date="2024-04-19T00:01:00Z"/>
                    <w:b/>
                    <w:bCs/>
                    <w:color w:val="0D0D0D"/>
                    <w:sz w:val="28"/>
                    <w:szCs w:val="28"/>
                  </w:rPr>
                </w:rPrChange>
              </w:rPr>
            </w:pPr>
            <w:ins w:id="6472" w:author="James Vu" w:date="2024-04-19T00:01:00Z">
              <w:r w:rsidRPr="003C02FF">
                <w:rPr>
                  <w:b/>
                  <w:bCs/>
                  <w:color w:val="0D0D0D"/>
                  <w:rPrChange w:id="6473" w:author="James Vu" w:date="2024-04-19T00:19:00Z">
                    <w:rPr>
                      <w:b/>
                      <w:bCs/>
                      <w:color w:val="0D0D0D"/>
                      <w:sz w:val="28"/>
                      <w:szCs w:val="28"/>
                    </w:rPr>
                  </w:rPrChange>
                </w:rPr>
                <w:t>Đăng Ký Mã Số Vùng Trồng và Mã Số Cơ Sở Đóng Gói</w:t>
              </w:r>
            </w:ins>
          </w:p>
        </w:tc>
      </w:tr>
      <w:tr w:rsidR="003C02FF" w:rsidRPr="003C02FF" w14:paraId="5E9CF8AB" w14:textId="77777777" w:rsidTr="003C02FF">
        <w:trPr>
          <w:trHeight w:val="360"/>
          <w:ins w:id="6474" w:author="James Vu" w:date="2024-04-19T00:01:00Z"/>
          <w:trPrChange w:id="6475" w:author="James Vu" w:date="2024-04-19T00:20:00Z">
            <w:trPr>
              <w:trHeight w:val="360"/>
            </w:trPr>
          </w:trPrChange>
        </w:trPr>
        <w:tc>
          <w:tcPr>
            <w:tcW w:w="704" w:type="dxa"/>
            <w:shd w:val="clear" w:color="auto" w:fill="auto"/>
            <w:noWrap/>
            <w:vAlign w:val="center"/>
            <w:hideMark/>
            <w:tcPrChange w:id="6476" w:author="James Vu" w:date="2024-04-19T00:20:00Z">
              <w:tcPr>
                <w:tcW w:w="704" w:type="dxa"/>
                <w:shd w:val="clear" w:color="auto" w:fill="auto"/>
                <w:noWrap/>
                <w:vAlign w:val="center"/>
                <w:hideMark/>
              </w:tcPr>
            </w:tcPrChange>
          </w:tcPr>
          <w:p w14:paraId="5D7E1274" w14:textId="77777777" w:rsidR="004D28C1" w:rsidRPr="003C02FF" w:rsidRDefault="004D28C1" w:rsidP="004D28C1">
            <w:pPr>
              <w:jc w:val="center"/>
              <w:rPr>
                <w:ins w:id="6477" w:author="James Vu" w:date="2024-04-19T00:01:00Z"/>
                <w:b/>
                <w:bCs/>
                <w:color w:val="000000"/>
                <w:rPrChange w:id="6478" w:author="James Vu" w:date="2024-04-19T00:19:00Z">
                  <w:rPr>
                    <w:ins w:id="6479" w:author="James Vu" w:date="2024-04-19T00:01:00Z"/>
                    <w:b/>
                    <w:bCs/>
                    <w:color w:val="000000"/>
                    <w:sz w:val="28"/>
                    <w:szCs w:val="28"/>
                  </w:rPr>
                </w:rPrChange>
              </w:rPr>
            </w:pPr>
            <w:ins w:id="6480" w:author="James Vu" w:date="2024-04-19T00:01:00Z">
              <w:r w:rsidRPr="003C02FF">
                <w:rPr>
                  <w:b/>
                  <w:bCs/>
                  <w:color w:val="000000"/>
                  <w:rPrChange w:id="6481" w:author="James Vu" w:date="2024-04-19T00:19:00Z">
                    <w:rPr>
                      <w:b/>
                      <w:bCs/>
                      <w:color w:val="000000"/>
                      <w:sz w:val="28"/>
                      <w:szCs w:val="28"/>
                    </w:rPr>
                  </w:rPrChange>
                </w:rPr>
                <w:t> </w:t>
              </w:r>
            </w:ins>
          </w:p>
        </w:tc>
        <w:tc>
          <w:tcPr>
            <w:tcW w:w="8358" w:type="dxa"/>
            <w:shd w:val="clear" w:color="auto" w:fill="auto"/>
            <w:noWrap/>
            <w:vAlign w:val="center"/>
            <w:hideMark/>
            <w:tcPrChange w:id="6482" w:author="James Vu" w:date="2024-04-19T00:20:00Z">
              <w:tcPr>
                <w:tcW w:w="8358" w:type="dxa"/>
                <w:shd w:val="clear" w:color="auto" w:fill="auto"/>
                <w:noWrap/>
                <w:vAlign w:val="center"/>
                <w:hideMark/>
              </w:tcPr>
            </w:tcPrChange>
          </w:tcPr>
          <w:p w14:paraId="4896DCAF" w14:textId="77777777" w:rsidR="004D28C1" w:rsidRPr="003C02FF" w:rsidRDefault="004D28C1" w:rsidP="004D28C1">
            <w:pPr>
              <w:rPr>
                <w:ins w:id="6483" w:author="James Vu" w:date="2024-04-19T00:01:00Z"/>
                <w:color w:val="0D0D0D"/>
                <w:rPrChange w:id="6484" w:author="James Vu" w:date="2024-04-19T00:19:00Z">
                  <w:rPr>
                    <w:ins w:id="6485" w:author="James Vu" w:date="2024-04-19T00:01:00Z"/>
                    <w:color w:val="0D0D0D"/>
                    <w:sz w:val="28"/>
                    <w:szCs w:val="28"/>
                  </w:rPr>
                </w:rPrChange>
              </w:rPr>
            </w:pPr>
            <w:ins w:id="6486" w:author="James Vu" w:date="2024-04-19T00:01:00Z">
              <w:r w:rsidRPr="003C02FF">
                <w:rPr>
                  <w:color w:val="0D0D0D"/>
                  <w:rPrChange w:id="6487" w:author="James Vu" w:date="2024-04-19T00:19:00Z">
                    <w:rPr>
                      <w:color w:val="0D0D0D"/>
                      <w:sz w:val="28"/>
                      <w:szCs w:val="28"/>
                    </w:rPr>
                  </w:rPrChange>
                </w:rPr>
                <w:t>Biểu mẫu đăng ký trực tuyến</w:t>
              </w:r>
            </w:ins>
          </w:p>
        </w:tc>
      </w:tr>
      <w:tr w:rsidR="003C02FF" w:rsidRPr="003C02FF" w14:paraId="2A52D66C" w14:textId="77777777" w:rsidTr="003C02FF">
        <w:trPr>
          <w:trHeight w:val="360"/>
          <w:ins w:id="6488" w:author="James Vu" w:date="2024-04-19T00:01:00Z"/>
          <w:trPrChange w:id="6489" w:author="James Vu" w:date="2024-04-19T00:20:00Z">
            <w:trPr>
              <w:trHeight w:val="360"/>
            </w:trPr>
          </w:trPrChange>
        </w:trPr>
        <w:tc>
          <w:tcPr>
            <w:tcW w:w="704" w:type="dxa"/>
            <w:shd w:val="clear" w:color="auto" w:fill="auto"/>
            <w:noWrap/>
            <w:vAlign w:val="center"/>
            <w:hideMark/>
            <w:tcPrChange w:id="6490" w:author="James Vu" w:date="2024-04-19T00:20:00Z">
              <w:tcPr>
                <w:tcW w:w="704" w:type="dxa"/>
                <w:shd w:val="clear" w:color="auto" w:fill="auto"/>
                <w:noWrap/>
                <w:vAlign w:val="center"/>
                <w:hideMark/>
              </w:tcPr>
            </w:tcPrChange>
          </w:tcPr>
          <w:p w14:paraId="46FCA2D2" w14:textId="77777777" w:rsidR="004D28C1" w:rsidRPr="003C02FF" w:rsidRDefault="004D28C1" w:rsidP="004D28C1">
            <w:pPr>
              <w:jc w:val="center"/>
              <w:rPr>
                <w:ins w:id="6491" w:author="James Vu" w:date="2024-04-19T00:01:00Z"/>
                <w:b/>
                <w:bCs/>
                <w:color w:val="000000"/>
                <w:rPrChange w:id="6492" w:author="James Vu" w:date="2024-04-19T00:19:00Z">
                  <w:rPr>
                    <w:ins w:id="6493" w:author="James Vu" w:date="2024-04-19T00:01:00Z"/>
                    <w:b/>
                    <w:bCs/>
                    <w:color w:val="000000"/>
                    <w:sz w:val="28"/>
                    <w:szCs w:val="28"/>
                  </w:rPr>
                </w:rPrChange>
              </w:rPr>
            </w:pPr>
            <w:ins w:id="6494" w:author="James Vu" w:date="2024-04-19T00:01:00Z">
              <w:r w:rsidRPr="003C02FF">
                <w:rPr>
                  <w:b/>
                  <w:bCs/>
                  <w:color w:val="000000"/>
                  <w:rPrChange w:id="6495" w:author="James Vu" w:date="2024-04-19T00:19:00Z">
                    <w:rPr>
                      <w:b/>
                      <w:bCs/>
                      <w:color w:val="000000"/>
                      <w:sz w:val="28"/>
                      <w:szCs w:val="28"/>
                    </w:rPr>
                  </w:rPrChange>
                </w:rPr>
                <w:t> </w:t>
              </w:r>
            </w:ins>
          </w:p>
        </w:tc>
        <w:tc>
          <w:tcPr>
            <w:tcW w:w="8358" w:type="dxa"/>
            <w:shd w:val="clear" w:color="auto" w:fill="auto"/>
            <w:noWrap/>
            <w:vAlign w:val="center"/>
            <w:hideMark/>
            <w:tcPrChange w:id="6496" w:author="James Vu" w:date="2024-04-19T00:20:00Z">
              <w:tcPr>
                <w:tcW w:w="8358" w:type="dxa"/>
                <w:shd w:val="clear" w:color="auto" w:fill="auto"/>
                <w:noWrap/>
                <w:vAlign w:val="center"/>
                <w:hideMark/>
              </w:tcPr>
            </w:tcPrChange>
          </w:tcPr>
          <w:p w14:paraId="64FF1EF0" w14:textId="77777777" w:rsidR="004D28C1" w:rsidRPr="003C02FF" w:rsidRDefault="004D28C1" w:rsidP="004D28C1">
            <w:pPr>
              <w:rPr>
                <w:ins w:id="6497" w:author="James Vu" w:date="2024-04-19T00:01:00Z"/>
                <w:color w:val="0D0D0D"/>
                <w:rPrChange w:id="6498" w:author="James Vu" w:date="2024-04-19T00:19:00Z">
                  <w:rPr>
                    <w:ins w:id="6499" w:author="James Vu" w:date="2024-04-19T00:01:00Z"/>
                    <w:color w:val="0D0D0D"/>
                    <w:sz w:val="28"/>
                    <w:szCs w:val="28"/>
                  </w:rPr>
                </w:rPrChange>
              </w:rPr>
            </w:pPr>
            <w:ins w:id="6500" w:author="James Vu" w:date="2024-04-19T00:01:00Z">
              <w:r w:rsidRPr="003C02FF">
                <w:rPr>
                  <w:color w:val="0D0D0D"/>
                  <w:rPrChange w:id="6501" w:author="James Vu" w:date="2024-04-19T00:19:00Z">
                    <w:rPr>
                      <w:color w:val="0D0D0D"/>
                      <w:sz w:val="28"/>
                      <w:szCs w:val="28"/>
                    </w:rPr>
                  </w:rPrChange>
                </w:rPr>
                <w:t>Xác thực người dùng</w:t>
              </w:r>
            </w:ins>
          </w:p>
        </w:tc>
      </w:tr>
      <w:tr w:rsidR="003C02FF" w:rsidRPr="003C02FF" w14:paraId="5D748BB2" w14:textId="77777777" w:rsidTr="003C02FF">
        <w:trPr>
          <w:trHeight w:val="360"/>
          <w:ins w:id="6502" w:author="James Vu" w:date="2024-04-19T00:01:00Z"/>
          <w:trPrChange w:id="6503" w:author="James Vu" w:date="2024-04-19T00:20:00Z">
            <w:trPr>
              <w:trHeight w:val="360"/>
            </w:trPr>
          </w:trPrChange>
        </w:trPr>
        <w:tc>
          <w:tcPr>
            <w:tcW w:w="704" w:type="dxa"/>
            <w:shd w:val="clear" w:color="auto" w:fill="auto"/>
            <w:noWrap/>
            <w:vAlign w:val="center"/>
            <w:hideMark/>
            <w:tcPrChange w:id="6504" w:author="James Vu" w:date="2024-04-19T00:20:00Z">
              <w:tcPr>
                <w:tcW w:w="704" w:type="dxa"/>
                <w:shd w:val="clear" w:color="auto" w:fill="auto"/>
                <w:noWrap/>
                <w:vAlign w:val="center"/>
                <w:hideMark/>
              </w:tcPr>
            </w:tcPrChange>
          </w:tcPr>
          <w:p w14:paraId="46F8C307" w14:textId="77777777" w:rsidR="004D28C1" w:rsidRPr="003C02FF" w:rsidRDefault="004D28C1" w:rsidP="004D28C1">
            <w:pPr>
              <w:jc w:val="center"/>
              <w:rPr>
                <w:ins w:id="6505" w:author="James Vu" w:date="2024-04-19T00:01:00Z"/>
                <w:b/>
                <w:bCs/>
                <w:color w:val="000000"/>
                <w:rPrChange w:id="6506" w:author="James Vu" w:date="2024-04-19T00:19:00Z">
                  <w:rPr>
                    <w:ins w:id="6507" w:author="James Vu" w:date="2024-04-19T00:01:00Z"/>
                    <w:b/>
                    <w:bCs/>
                    <w:color w:val="000000"/>
                    <w:sz w:val="28"/>
                    <w:szCs w:val="28"/>
                  </w:rPr>
                </w:rPrChange>
              </w:rPr>
            </w:pPr>
            <w:ins w:id="6508" w:author="James Vu" w:date="2024-04-19T00:01:00Z">
              <w:r w:rsidRPr="003C02FF">
                <w:rPr>
                  <w:b/>
                  <w:bCs/>
                  <w:color w:val="000000"/>
                  <w:rPrChange w:id="6509" w:author="James Vu" w:date="2024-04-19T00:19:00Z">
                    <w:rPr>
                      <w:b/>
                      <w:bCs/>
                      <w:color w:val="000000"/>
                      <w:sz w:val="28"/>
                      <w:szCs w:val="28"/>
                    </w:rPr>
                  </w:rPrChange>
                </w:rPr>
                <w:t> </w:t>
              </w:r>
            </w:ins>
          </w:p>
        </w:tc>
        <w:tc>
          <w:tcPr>
            <w:tcW w:w="8358" w:type="dxa"/>
            <w:shd w:val="clear" w:color="auto" w:fill="auto"/>
            <w:noWrap/>
            <w:vAlign w:val="center"/>
            <w:hideMark/>
            <w:tcPrChange w:id="6510" w:author="James Vu" w:date="2024-04-19T00:20:00Z">
              <w:tcPr>
                <w:tcW w:w="8358" w:type="dxa"/>
                <w:shd w:val="clear" w:color="auto" w:fill="auto"/>
                <w:noWrap/>
                <w:vAlign w:val="center"/>
                <w:hideMark/>
              </w:tcPr>
            </w:tcPrChange>
          </w:tcPr>
          <w:p w14:paraId="505EBC8F" w14:textId="77777777" w:rsidR="004D28C1" w:rsidRPr="003C02FF" w:rsidRDefault="004D28C1" w:rsidP="004D28C1">
            <w:pPr>
              <w:rPr>
                <w:ins w:id="6511" w:author="James Vu" w:date="2024-04-19T00:01:00Z"/>
                <w:color w:val="0D0D0D"/>
                <w:rPrChange w:id="6512" w:author="James Vu" w:date="2024-04-19T00:19:00Z">
                  <w:rPr>
                    <w:ins w:id="6513" w:author="James Vu" w:date="2024-04-19T00:01:00Z"/>
                    <w:color w:val="0D0D0D"/>
                    <w:sz w:val="28"/>
                    <w:szCs w:val="28"/>
                  </w:rPr>
                </w:rPrChange>
              </w:rPr>
            </w:pPr>
            <w:ins w:id="6514" w:author="James Vu" w:date="2024-04-19T00:01:00Z">
              <w:r w:rsidRPr="003C02FF">
                <w:rPr>
                  <w:color w:val="0D0D0D"/>
                  <w:rPrChange w:id="6515" w:author="James Vu" w:date="2024-04-19T00:19:00Z">
                    <w:rPr>
                      <w:color w:val="0D0D0D"/>
                      <w:sz w:val="28"/>
                      <w:szCs w:val="28"/>
                    </w:rPr>
                  </w:rPrChange>
                </w:rPr>
                <w:t>Thông báo trạng thái xử lý</w:t>
              </w:r>
            </w:ins>
          </w:p>
        </w:tc>
      </w:tr>
      <w:tr w:rsidR="003C02FF" w:rsidRPr="003C02FF" w14:paraId="203618A6" w14:textId="77777777" w:rsidTr="003C02FF">
        <w:trPr>
          <w:trHeight w:val="360"/>
          <w:ins w:id="6516" w:author="James Vu" w:date="2024-04-19T00:01:00Z"/>
          <w:trPrChange w:id="6517" w:author="James Vu" w:date="2024-04-19T00:20:00Z">
            <w:trPr>
              <w:trHeight w:val="360"/>
            </w:trPr>
          </w:trPrChange>
        </w:trPr>
        <w:tc>
          <w:tcPr>
            <w:tcW w:w="704" w:type="dxa"/>
            <w:shd w:val="clear" w:color="auto" w:fill="auto"/>
            <w:noWrap/>
            <w:vAlign w:val="center"/>
            <w:hideMark/>
            <w:tcPrChange w:id="6518" w:author="James Vu" w:date="2024-04-19T00:20:00Z">
              <w:tcPr>
                <w:tcW w:w="704" w:type="dxa"/>
                <w:shd w:val="clear" w:color="auto" w:fill="auto"/>
                <w:noWrap/>
                <w:vAlign w:val="center"/>
                <w:hideMark/>
              </w:tcPr>
            </w:tcPrChange>
          </w:tcPr>
          <w:p w14:paraId="5B200C05" w14:textId="77777777" w:rsidR="004D28C1" w:rsidRPr="003C02FF" w:rsidRDefault="004D28C1" w:rsidP="004D28C1">
            <w:pPr>
              <w:jc w:val="center"/>
              <w:rPr>
                <w:ins w:id="6519" w:author="James Vu" w:date="2024-04-19T00:01:00Z"/>
                <w:b/>
                <w:bCs/>
                <w:color w:val="000000"/>
                <w:rPrChange w:id="6520" w:author="James Vu" w:date="2024-04-19T00:19:00Z">
                  <w:rPr>
                    <w:ins w:id="6521" w:author="James Vu" w:date="2024-04-19T00:01:00Z"/>
                    <w:b/>
                    <w:bCs/>
                    <w:color w:val="000000"/>
                    <w:sz w:val="28"/>
                    <w:szCs w:val="28"/>
                  </w:rPr>
                </w:rPrChange>
              </w:rPr>
            </w:pPr>
            <w:ins w:id="6522" w:author="James Vu" w:date="2024-04-19T00:01:00Z">
              <w:r w:rsidRPr="003C02FF">
                <w:rPr>
                  <w:b/>
                  <w:bCs/>
                  <w:color w:val="000000"/>
                  <w:rPrChange w:id="6523" w:author="James Vu" w:date="2024-04-19T00:19:00Z">
                    <w:rPr>
                      <w:b/>
                      <w:bCs/>
                      <w:color w:val="000000"/>
                      <w:sz w:val="28"/>
                      <w:szCs w:val="28"/>
                    </w:rPr>
                  </w:rPrChange>
                </w:rPr>
                <w:t> </w:t>
              </w:r>
            </w:ins>
          </w:p>
        </w:tc>
        <w:tc>
          <w:tcPr>
            <w:tcW w:w="8358" w:type="dxa"/>
            <w:shd w:val="clear" w:color="auto" w:fill="auto"/>
            <w:noWrap/>
            <w:vAlign w:val="center"/>
            <w:hideMark/>
            <w:tcPrChange w:id="6524" w:author="James Vu" w:date="2024-04-19T00:20:00Z">
              <w:tcPr>
                <w:tcW w:w="8358" w:type="dxa"/>
                <w:shd w:val="clear" w:color="auto" w:fill="auto"/>
                <w:noWrap/>
                <w:vAlign w:val="center"/>
                <w:hideMark/>
              </w:tcPr>
            </w:tcPrChange>
          </w:tcPr>
          <w:p w14:paraId="777A0C48" w14:textId="77777777" w:rsidR="004D28C1" w:rsidRPr="003C02FF" w:rsidRDefault="004D28C1" w:rsidP="004D28C1">
            <w:pPr>
              <w:rPr>
                <w:ins w:id="6525" w:author="James Vu" w:date="2024-04-19T00:01:00Z"/>
                <w:color w:val="0D0D0D"/>
                <w:rPrChange w:id="6526" w:author="James Vu" w:date="2024-04-19T00:19:00Z">
                  <w:rPr>
                    <w:ins w:id="6527" w:author="James Vu" w:date="2024-04-19T00:01:00Z"/>
                    <w:color w:val="0D0D0D"/>
                    <w:sz w:val="28"/>
                    <w:szCs w:val="28"/>
                  </w:rPr>
                </w:rPrChange>
              </w:rPr>
            </w:pPr>
            <w:ins w:id="6528" w:author="James Vu" w:date="2024-04-19T00:01:00Z">
              <w:r w:rsidRPr="003C02FF">
                <w:rPr>
                  <w:color w:val="0D0D0D"/>
                  <w:rPrChange w:id="6529" w:author="James Vu" w:date="2024-04-19T00:19:00Z">
                    <w:rPr>
                      <w:color w:val="0D0D0D"/>
                      <w:sz w:val="28"/>
                      <w:szCs w:val="28"/>
                    </w:rPr>
                  </w:rPrChange>
                </w:rPr>
                <w:t>Quản lý hồ sơ trực tuyến và thực hiện quy trình nghiệp vụ</w:t>
              </w:r>
            </w:ins>
          </w:p>
        </w:tc>
      </w:tr>
      <w:tr w:rsidR="003C02FF" w:rsidRPr="003C02FF" w14:paraId="577A864A" w14:textId="77777777" w:rsidTr="003C02FF">
        <w:trPr>
          <w:trHeight w:val="360"/>
          <w:ins w:id="6530" w:author="James Vu" w:date="2024-04-19T00:01:00Z"/>
          <w:trPrChange w:id="6531" w:author="James Vu" w:date="2024-04-19T00:20:00Z">
            <w:trPr>
              <w:trHeight w:val="360"/>
            </w:trPr>
          </w:trPrChange>
        </w:trPr>
        <w:tc>
          <w:tcPr>
            <w:tcW w:w="704" w:type="dxa"/>
            <w:shd w:val="clear" w:color="auto" w:fill="auto"/>
            <w:noWrap/>
            <w:vAlign w:val="center"/>
            <w:hideMark/>
            <w:tcPrChange w:id="6532" w:author="James Vu" w:date="2024-04-19T00:20:00Z">
              <w:tcPr>
                <w:tcW w:w="704" w:type="dxa"/>
                <w:shd w:val="clear" w:color="auto" w:fill="auto"/>
                <w:noWrap/>
                <w:vAlign w:val="center"/>
                <w:hideMark/>
              </w:tcPr>
            </w:tcPrChange>
          </w:tcPr>
          <w:p w14:paraId="565C60C2" w14:textId="77777777" w:rsidR="004D28C1" w:rsidRPr="003C02FF" w:rsidRDefault="004D28C1" w:rsidP="004D28C1">
            <w:pPr>
              <w:jc w:val="center"/>
              <w:rPr>
                <w:ins w:id="6533" w:author="James Vu" w:date="2024-04-19T00:01:00Z"/>
                <w:b/>
                <w:bCs/>
                <w:color w:val="000000"/>
                <w:rPrChange w:id="6534" w:author="James Vu" w:date="2024-04-19T00:19:00Z">
                  <w:rPr>
                    <w:ins w:id="6535" w:author="James Vu" w:date="2024-04-19T00:01:00Z"/>
                    <w:b/>
                    <w:bCs/>
                    <w:color w:val="000000"/>
                    <w:sz w:val="28"/>
                    <w:szCs w:val="28"/>
                  </w:rPr>
                </w:rPrChange>
              </w:rPr>
            </w:pPr>
            <w:ins w:id="6536" w:author="James Vu" w:date="2024-04-19T00:01:00Z">
              <w:r w:rsidRPr="003C02FF">
                <w:rPr>
                  <w:b/>
                  <w:bCs/>
                  <w:color w:val="000000"/>
                  <w:rPrChange w:id="6537" w:author="James Vu" w:date="2024-04-19T00:19:00Z">
                    <w:rPr>
                      <w:b/>
                      <w:bCs/>
                      <w:color w:val="000000"/>
                      <w:sz w:val="28"/>
                      <w:szCs w:val="28"/>
                    </w:rPr>
                  </w:rPrChange>
                </w:rPr>
                <w:t> </w:t>
              </w:r>
            </w:ins>
          </w:p>
        </w:tc>
        <w:tc>
          <w:tcPr>
            <w:tcW w:w="8358" w:type="dxa"/>
            <w:shd w:val="clear" w:color="auto" w:fill="auto"/>
            <w:noWrap/>
            <w:vAlign w:val="center"/>
            <w:hideMark/>
            <w:tcPrChange w:id="6538" w:author="James Vu" w:date="2024-04-19T00:20:00Z">
              <w:tcPr>
                <w:tcW w:w="8358" w:type="dxa"/>
                <w:shd w:val="clear" w:color="auto" w:fill="auto"/>
                <w:noWrap/>
                <w:vAlign w:val="center"/>
                <w:hideMark/>
              </w:tcPr>
            </w:tcPrChange>
          </w:tcPr>
          <w:p w14:paraId="30F8E51E" w14:textId="77777777" w:rsidR="004D28C1" w:rsidRPr="003C02FF" w:rsidRDefault="004D28C1" w:rsidP="004D28C1">
            <w:pPr>
              <w:rPr>
                <w:ins w:id="6539" w:author="James Vu" w:date="2024-04-19T00:01:00Z"/>
                <w:color w:val="0D0D0D"/>
                <w:rPrChange w:id="6540" w:author="James Vu" w:date="2024-04-19T00:19:00Z">
                  <w:rPr>
                    <w:ins w:id="6541" w:author="James Vu" w:date="2024-04-19T00:01:00Z"/>
                    <w:color w:val="0D0D0D"/>
                    <w:sz w:val="28"/>
                    <w:szCs w:val="28"/>
                  </w:rPr>
                </w:rPrChange>
              </w:rPr>
            </w:pPr>
            <w:ins w:id="6542" w:author="James Vu" w:date="2024-04-19T00:01:00Z">
              <w:r w:rsidRPr="003C02FF">
                <w:rPr>
                  <w:color w:val="0D0D0D"/>
                  <w:rPrChange w:id="6543" w:author="James Vu" w:date="2024-04-19T00:19:00Z">
                    <w:rPr>
                      <w:color w:val="0D0D0D"/>
                      <w:sz w:val="28"/>
                      <w:szCs w:val="28"/>
                    </w:rPr>
                  </w:rPrChange>
                </w:rPr>
                <w:t>Tạo báo cáo và phân tích</w:t>
              </w:r>
            </w:ins>
          </w:p>
        </w:tc>
      </w:tr>
      <w:tr w:rsidR="003C02FF" w:rsidRPr="003C02FF" w14:paraId="123E2AF8" w14:textId="77777777" w:rsidTr="003C02FF">
        <w:trPr>
          <w:trHeight w:val="360"/>
          <w:ins w:id="6544" w:author="James Vu" w:date="2024-04-19T00:01:00Z"/>
          <w:trPrChange w:id="6545" w:author="James Vu" w:date="2024-04-19T00:20:00Z">
            <w:trPr>
              <w:trHeight w:val="360"/>
            </w:trPr>
          </w:trPrChange>
        </w:trPr>
        <w:tc>
          <w:tcPr>
            <w:tcW w:w="704" w:type="dxa"/>
            <w:shd w:val="clear" w:color="auto" w:fill="auto"/>
            <w:noWrap/>
            <w:vAlign w:val="center"/>
            <w:hideMark/>
            <w:tcPrChange w:id="6546" w:author="James Vu" w:date="2024-04-19T00:20:00Z">
              <w:tcPr>
                <w:tcW w:w="704" w:type="dxa"/>
                <w:shd w:val="clear" w:color="auto" w:fill="auto"/>
                <w:noWrap/>
                <w:vAlign w:val="center"/>
                <w:hideMark/>
              </w:tcPr>
            </w:tcPrChange>
          </w:tcPr>
          <w:p w14:paraId="127EAF49" w14:textId="77777777" w:rsidR="004D28C1" w:rsidRPr="003C02FF" w:rsidRDefault="004D28C1" w:rsidP="004D28C1">
            <w:pPr>
              <w:jc w:val="center"/>
              <w:rPr>
                <w:ins w:id="6547" w:author="James Vu" w:date="2024-04-19T00:01:00Z"/>
                <w:b/>
                <w:bCs/>
                <w:color w:val="000000"/>
                <w:rPrChange w:id="6548" w:author="James Vu" w:date="2024-04-19T00:19:00Z">
                  <w:rPr>
                    <w:ins w:id="6549" w:author="James Vu" w:date="2024-04-19T00:01:00Z"/>
                    <w:b/>
                    <w:bCs/>
                    <w:color w:val="000000"/>
                    <w:sz w:val="28"/>
                    <w:szCs w:val="28"/>
                  </w:rPr>
                </w:rPrChange>
              </w:rPr>
            </w:pPr>
            <w:ins w:id="6550" w:author="James Vu" w:date="2024-04-19T00:01:00Z">
              <w:r w:rsidRPr="003C02FF">
                <w:rPr>
                  <w:b/>
                  <w:bCs/>
                  <w:color w:val="000000"/>
                  <w:rPrChange w:id="6551" w:author="James Vu" w:date="2024-04-19T00:19:00Z">
                    <w:rPr>
                      <w:b/>
                      <w:bCs/>
                      <w:color w:val="000000"/>
                      <w:sz w:val="28"/>
                      <w:szCs w:val="28"/>
                    </w:rPr>
                  </w:rPrChange>
                </w:rPr>
                <w:t>15</w:t>
              </w:r>
            </w:ins>
          </w:p>
        </w:tc>
        <w:tc>
          <w:tcPr>
            <w:tcW w:w="8358" w:type="dxa"/>
            <w:shd w:val="clear" w:color="auto" w:fill="auto"/>
            <w:noWrap/>
            <w:vAlign w:val="center"/>
            <w:hideMark/>
            <w:tcPrChange w:id="6552" w:author="James Vu" w:date="2024-04-19T00:20:00Z">
              <w:tcPr>
                <w:tcW w:w="8358" w:type="dxa"/>
                <w:shd w:val="clear" w:color="auto" w:fill="auto"/>
                <w:noWrap/>
                <w:vAlign w:val="center"/>
                <w:hideMark/>
              </w:tcPr>
            </w:tcPrChange>
          </w:tcPr>
          <w:p w14:paraId="2117344D" w14:textId="77777777" w:rsidR="004D28C1" w:rsidRPr="003C02FF" w:rsidRDefault="004D28C1" w:rsidP="004D28C1">
            <w:pPr>
              <w:rPr>
                <w:ins w:id="6553" w:author="James Vu" w:date="2024-04-19T00:01:00Z"/>
                <w:b/>
                <w:bCs/>
                <w:color w:val="0D0D0D"/>
                <w:rPrChange w:id="6554" w:author="James Vu" w:date="2024-04-19T00:19:00Z">
                  <w:rPr>
                    <w:ins w:id="6555" w:author="James Vu" w:date="2024-04-19T00:01:00Z"/>
                    <w:b/>
                    <w:bCs/>
                    <w:color w:val="0D0D0D"/>
                    <w:sz w:val="28"/>
                    <w:szCs w:val="28"/>
                  </w:rPr>
                </w:rPrChange>
              </w:rPr>
            </w:pPr>
            <w:ins w:id="6556" w:author="James Vu" w:date="2024-04-19T00:01:00Z">
              <w:r w:rsidRPr="003C02FF">
                <w:rPr>
                  <w:b/>
                  <w:bCs/>
                  <w:color w:val="0D0D0D"/>
                  <w:rPrChange w:id="6557" w:author="James Vu" w:date="2024-04-19T00:19:00Z">
                    <w:rPr>
                      <w:b/>
                      <w:bCs/>
                      <w:color w:val="0D0D0D"/>
                      <w:sz w:val="28"/>
                      <w:szCs w:val="28"/>
                    </w:rPr>
                  </w:rPrChange>
                </w:rPr>
                <w:t>Quản lý Thông Tin và Tài Liệu Nông Nghiệp</w:t>
              </w:r>
            </w:ins>
          </w:p>
        </w:tc>
      </w:tr>
      <w:tr w:rsidR="003C02FF" w:rsidRPr="003C02FF" w14:paraId="542A8499" w14:textId="77777777" w:rsidTr="003C02FF">
        <w:trPr>
          <w:trHeight w:val="360"/>
          <w:ins w:id="6558" w:author="James Vu" w:date="2024-04-19T00:01:00Z"/>
          <w:trPrChange w:id="6559" w:author="James Vu" w:date="2024-04-19T00:20:00Z">
            <w:trPr>
              <w:trHeight w:val="360"/>
            </w:trPr>
          </w:trPrChange>
        </w:trPr>
        <w:tc>
          <w:tcPr>
            <w:tcW w:w="704" w:type="dxa"/>
            <w:shd w:val="clear" w:color="auto" w:fill="auto"/>
            <w:noWrap/>
            <w:vAlign w:val="center"/>
            <w:hideMark/>
            <w:tcPrChange w:id="6560" w:author="James Vu" w:date="2024-04-19T00:20:00Z">
              <w:tcPr>
                <w:tcW w:w="704" w:type="dxa"/>
                <w:shd w:val="clear" w:color="auto" w:fill="auto"/>
                <w:noWrap/>
                <w:vAlign w:val="center"/>
                <w:hideMark/>
              </w:tcPr>
            </w:tcPrChange>
          </w:tcPr>
          <w:p w14:paraId="76031A06" w14:textId="77777777" w:rsidR="004D28C1" w:rsidRPr="003C02FF" w:rsidRDefault="004D28C1" w:rsidP="004D28C1">
            <w:pPr>
              <w:jc w:val="center"/>
              <w:rPr>
                <w:ins w:id="6561" w:author="James Vu" w:date="2024-04-19T00:01:00Z"/>
                <w:b/>
                <w:bCs/>
                <w:color w:val="000000"/>
                <w:rPrChange w:id="6562" w:author="James Vu" w:date="2024-04-19T00:19:00Z">
                  <w:rPr>
                    <w:ins w:id="6563" w:author="James Vu" w:date="2024-04-19T00:01:00Z"/>
                    <w:b/>
                    <w:bCs/>
                    <w:color w:val="000000"/>
                    <w:sz w:val="28"/>
                    <w:szCs w:val="28"/>
                  </w:rPr>
                </w:rPrChange>
              </w:rPr>
            </w:pPr>
            <w:ins w:id="6564" w:author="James Vu" w:date="2024-04-19T00:01:00Z">
              <w:r w:rsidRPr="003C02FF">
                <w:rPr>
                  <w:b/>
                  <w:bCs/>
                  <w:color w:val="000000"/>
                  <w:rPrChange w:id="6565" w:author="James Vu" w:date="2024-04-19T00:19:00Z">
                    <w:rPr>
                      <w:b/>
                      <w:bCs/>
                      <w:color w:val="000000"/>
                      <w:sz w:val="28"/>
                      <w:szCs w:val="28"/>
                    </w:rPr>
                  </w:rPrChange>
                </w:rPr>
                <w:t> </w:t>
              </w:r>
            </w:ins>
          </w:p>
        </w:tc>
        <w:tc>
          <w:tcPr>
            <w:tcW w:w="8358" w:type="dxa"/>
            <w:shd w:val="clear" w:color="auto" w:fill="auto"/>
            <w:noWrap/>
            <w:vAlign w:val="center"/>
            <w:hideMark/>
            <w:tcPrChange w:id="6566" w:author="James Vu" w:date="2024-04-19T00:20:00Z">
              <w:tcPr>
                <w:tcW w:w="8358" w:type="dxa"/>
                <w:shd w:val="clear" w:color="auto" w:fill="auto"/>
                <w:noWrap/>
                <w:vAlign w:val="center"/>
                <w:hideMark/>
              </w:tcPr>
            </w:tcPrChange>
          </w:tcPr>
          <w:p w14:paraId="700A3F47" w14:textId="77777777" w:rsidR="004D28C1" w:rsidRPr="003C02FF" w:rsidRDefault="004D28C1" w:rsidP="004D28C1">
            <w:pPr>
              <w:rPr>
                <w:ins w:id="6567" w:author="James Vu" w:date="2024-04-19T00:01:00Z"/>
                <w:color w:val="0D0D0D"/>
                <w:rPrChange w:id="6568" w:author="James Vu" w:date="2024-04-19T00:19:00Z">
                  <w:rPr>
                    <w:ins w:id="6569" w:author="James Vu" w:date="2024-04-19T00:01:00Z"/>
                    <w:color w:val="0D0D0D"/>
                    <w:sz w:val="28"/>
                    <w:szCs w:val="28"/>
                  </w:rPr>
                </w:rPrChange>
              </w:rPr>
            </w:pPr>
            <w:ins w:id="6570" w:author="James Vu" w:date="2024-04-19T00:01:00Z">
              <w:r w:rsidRPr="003C02FF">
                <w:rPr>
                  <w:color w:val="0D0D0D"/>
                  <w:rPrChange w:id="6571" w:author="James Vu" w:date="2024-04-19T00:19:00Z">
                    <w:rPr>
                      <w:color w:val="0D0D0D"/>
                      <w:sz w:val="28"/>
                      <w:szCs w:val="28"/>
                    </w:rPr>
                  </w:rPrChange>
                </w:rPr>
                <w:t>Lưu trữ và quản lý tài liệu về vật tư nông nghiệp, thuốc BVTV và giống mới.</w:t>
              </w:r>
            </w:ins>
          </w:p>
        </w:tc>
      </w:tr>
      <w:tr w:rsidR="003C02FF" w:rsidRPr="003C02FF" w14:paraId="716279FB" w14:textId="77777777" w:rsidTr="003C02FF">
        <w:trPr>
          <w:trHeight w:val="360"/>
          <w:ins w:id="6572" w:author="James Vu" w:date="2024-04-19T00:01:00Z"/>
          <w:trPrChange w:id="6573" w:author="James Vu" w:date="2024-04-19T00:20:00Z">
            <w:trPr>
              <w:trHeight w:val="360"/>
            </w:trPr>
          </w:trPrChange>
        </w:trPr>
        <w:tc>
          <w:tcPr>
            <w:tcW w:w="704" w:type="dxa"/>
            <w:shd w:val="clear" w:color="auto" w:fill="auto"/>
            <w:noWrap/>
            <w:vAlign w:val="center"/>
            <w:hideMark/>
            <w:tcPrChange w:id="6574" w:author="James Vu" w:date="2024-04-19T00:20:00Z">
              <w:tcPr>
                <w:tcW w:w="704" w:type="dxa"/>
                <w:shd w:val="clear" w:color="auto" w:fill="auto"/>
                <w:noWrap/>
                <w:vAlign w:val="center"/>
                <w:hideMark/>
              </w:tcPr>
            </w:tcPrChange>
          </w:tcPr>
          <w:p w14:paraId="7E2DBA85" w14:textId="77777777" w:rsidR="004D28C1" w:rsidRPr="003C02FF" w:rsidRDefault="004D28C1" w:rsidP="004D28C1">
            <w:pPr>
              <w:jc w:val="center"/>
              <w:rPr>
                <w:ins w:id="6575" w:author="James Vu" w:date="2024-04-19T00:01:00Z"/>
                <w:b/>
                <w:bCs/>
                <w:color w:val="000000"/>
                <w:rPrChange w:id="6576" w:author="James Vu" w:date="2024-04-19T00:19:00Z">
                  <w:rPr>
                    <w:ins w:id="6577" w:author="James Vu" w:date="2024-04-19T00:01:00Z"/>
                    <w:b/>
                    <w:bCs/>
                    <w:color w:val="000000"/>
                    <w:sz w:val="28"/>
                    <w:szCs w:val="28"/>
                  </w:rPr>
                </w:rPrChange>
              </w:rPr>
            </w:pPr>
            <w:ins w:id="6578" w:author="James Vu" w:date="2024-04-19T00:01:00Z">
              <w:r w:rsidRPr="003C02FF">
                <w:rPr>
                  <w:b/>
                  <w:bCs/>
                  <w:color w:val="000000"/>
                  <w:rPrChange w:id="6579" w:author="James Vu" w:date="2024-04-19T00:19:00Z">
                    <w:rPr>
                      <w:b/>
                      <w:bCs/>
                      <w:color w:val="000000"/>
                      <w:sz w:val="28"/>
                      <w:szCs w:val="28"/>
                    </w:rPr>
                  </w:rPrChange>
                </w:rPr>
                <w:t> </w:t>
              </w:r>
            </w:ins>
          </w:p>
        </w:tc>
        <w:tc>
          <w:tcPr>
            <w:tcW w:w="8358" w:type="dxa"/>
            <w:shd w:val="clear" w:color="auto" w:fill="auto"/>
            <w:noWrap/>
            <w:vAlign w:val="center"/>
            <w:hideMark/>
            <w:tcPrChange w:id="6580" w:author="James Vu" w:date="2024-04-19T00:20:00Z">
              <w:tcPr>
                <w:tcW w:w="8358" w:type="dxa"/>
                <w:shd w:val="clear" w:color="auto" w:fill="auto"/>
                <w:noWrap/>
                <w:vAlign w:val="center"/>
                <w:hideMark/>
              </w:tcPr>
            </w:tcPrChange>
          </w:tcPr>
          <w:p w14:paraId="3B597175" w14:textId="77777777" w:rsidR="004D28C1" w:rsidRPr="003C02FF" w:rsidRDefault="004D28C1" w:rsidP="004D28C1">
            <w:pPr>
              <w:rPr>
                <w:ins w:id="6581" w:author="James Vu" w:date="2024-04-19T00:01:00Z"/>
                <w:color w:val="0D0D0D"/>
                <w:rPrChange w:id="6582" w:author="James Vu" w:date="2024-04-19T00:19:00Z">
                  <w:rPr>
                    <w:ins w:id="6583" w:author="James Vu" w:date="2024-04-19T00:01:00Z"/>
                    <w:color w:val="0D0D0D"/>
                    <w:sz w:val="28"/>
                    <w:szCs w:val="28"/>
                  </w:rPr>
                </w:rPrChange>
              </w:rPr>
            </w:pPr>
            <w:ins w:id="6584" w:author="James Vu" w:date="2024-04-19T00:01:00Z">
              <w:r w:rsidRPr="003C02FF">
                <w:rPr>
                  <w:color w:val="0D0D0D"/>
                  <w:rPrChange w:id="6585" w:author="James Vu" w:date="2024-04-19T00:19:00Z">
                    <w:rPr>
                      <w:color w:val="0D0D0D"/>
                      <w:sz w:val="28"/>
                      <w:szCs w:val="28"/>
                    </w:rPr>
                  </w:rPrChange>
                </w:rPr>
                <w:t>Cung cấp tài nguyên thông tin cho nông hộ và hợp tác xã.</w:t>
              </w:r>
            </w:ins>
          </w:p>
        </w:tc>
      </w:tr>
      <w:tr w:rsidR="003C02FF" w:rsidRPr="003C02FF" w14:paraId="2DF2A51D" w14:textId="77777777" w:rsidTr="003C02FF">
        <w:trPr>
          <w:trHeight w:val="360"/>
          <w:ins w:id="6586" w:author="James Vu" w:date="2024-04-19T00:01:00Z"/>
          <w:trPrChange w:id="6587" w:author="James Vu" w:date="2024-04-19T00:20:00Z">
            <w:trPr>
              <w:trHeight w:val="360"/>
            </w:trPr>
          </w:trPrChange>
        </w:trPr>
        <w:tc>
          <w:tcPr>
            <w:tcW w:w="704" w:type="dxa"/>
            <w:shd w:val="clear" w:color="auto" w:fill="auto"/>
            <w:noWrap/>
            <w:vAlign w:val="center"/>
            <w:hideMark/>
            <w:tcPrChange w:id="6588" w:author="James Vu" w:date="2024-04-19T00:20:00Z">
              <w:tcPr>
                <w:tcW w:w="704" w:type="dxa"/>
                <w:shd w:val="clear" w:color="auto" w:fill="auto"/>
                <w:noWrap/>
                <w:vAlign w:val="center"/>
                <w:hideMark/>
              </w:tcPr>
            </w:tcPrChange>
          </w:tcPr>
          <w:p w14:paraId="69EE8246" w14:textId="77777777" w:rsidR="004D28C1" w:rsidRPr="003C02FF" w:rsidRDefault="004D28C1" w:rsidP="004D28C1">
            <w:pPr>
              <w:jc w:val="center"/>
              <w:rPr>
                <w:ins w:id="6589" w:author="James Vu" w:date="2024-04-19T00:01:00Z"/>
                <w:b/>
                <w:bCs/>
                <w:color w:val="000000"/>
                <w:rPrChange w:id="6590" w:author="James Vu" w:date="2024-04-19T00:19:00Z">
                  <w:rPr>
                    <w:ins w:id="6591" w:author="James Vu" w:date="2024-04-19T00:01:00Z"/>
                    <w:b/>
                    <w:bCs/>
                    <w:color w:val="000000"/>
                    <w:sz w:val="28"/>
                    <w:szCs w:val="28"/>
                  </w:rPr>
                </w:rPrChange>
              </w:rPr>
            </w:pPr>
            <w:ins w:id="6592" w:author="James Vu" w:date="2024-04-19T00:01:00Z">
              <w:r w:rsidRPr="003C02FF">
                <w:rPr>
                  <w:b/>
                  <w:bCs/>
                  <w:color w:val="000000"/>
                  <w:rPrChange w:id="6593" w:author="James Vu" w:date="2024-04-19T00:19:00Z">
                    <w:rPr>
                      <w:b/>
                      <w:bCs/>
                      <w:color w:val="000000"/>
                      <w:sz w:val="28"/>
                      <w:szCs w:val="28"/>
                    </w:rPr>
                  </w:rPrChange>
                </w:rPr>
                <w:t> </w:t>
              </w:r>
            </w:ins>
          </w:p>
        </w:tc>
        <w:tc>
          <w:tcPr>
            <w:tcW w:w="8358" w:type="dxa"/>
            <w:shd w:val="clear" w:color="auto" w:fill="auto"/>
            <w:noWrap/>
            <w:vAlign w:val="center"/>
            <w:hideMark/>
            <w:tcPrChange w:id="6594" w:author="James Vu" w:date="2024-04-19T00:20:00Z">
              <w:tcPr>
                <w:tcW w:w="8358" w:type="dxa"/>
                <w:shd w:val="clear" w:color="auto" w:fill="auto"/>
                <w:noWrap/>
                <w:vAlign w:val="center"/>
                <w:hideMark/>
              </w:tcPr>
            </w:tcPrChange>
          </w:tcPr>
          <w:p w14:paraId="7E08AD70" w14:textId="77777777" w:rsidR="004D28C1" w:rsidRPr="003C02FF" w:rsidRDefault="004D28C1" w:rsidP="004D28C1">
            <w:pPr>
              <w:rPr>
                <w:ins w:id="6595" w:author="James Vu" w:date="2024-04-19T00:01:00Z"/>
                <w:color w:val="0D0D0D"/>
                <w:rPrChange w:id="6596" w:author="James Vu" w:date="2024-04-19T00:19:00Z">
                  <w:rPr>
                    <w:ins w:id="6597" w:author="James Vu" w:date="2024-04-19T00:01:00Z"/>
                    <w:color w:val="0D0D0D"/>
                    <w:sz w:val="28"/>
                    <w:szCs w:val="28"/>
                  </w:rPr>
                </w:rPrChange>
              </w:rPr>
            </w:pPr>
            <w:ins w:id="6598" w:author="James Vu" w:date="2024-04-19T00:01:00Z">
              <w:r w:rsidRPr="003C02FF">
                <w:rPr>
                  <w:color w:val="0D0D0D"/>
                  <w:rPrChange w:id="6599" w:author="James Vu" w:date="2024-04-19T00:19:00Z">
                    <w:rPr>
                      <w:color w:val="0D0D0D"/>
                      <w:sz w:val="28"/>
                      <w:szCs w:val="28"/>
                    </w:rPr>
                  </w:rPrChange>
                </w:rPr>
                <w:t>Cung cấp các tài liệu hướng dẫn canh tác và quản lý dịch bệnh.</w:t>
              </w:r>
            </w:ins>
          </w:p>
        </w:tc>
      </w:tr>
      <w:tr w:rsidR="003C02FF" w:rsidRPr="003C02FF" w14:paraId="7721FDC5" w14:textId="77777777" w:rsidTr="003C02FF">
        <w:trPr>
          <w:trHeight w:val="360"/>
          <w:ins w:id="6600" w:author="James Vu" w:date="2024-04-19T00:01:00Z"/>
          <w:trPrChange w:id="6601" w:author="James Vu" w:date="2024-04-19T00:20:00Z">
            <w:trPr>
              <w:trHeight w:val="360"/>
            </w:trPr>
          </w:trPrChange>
        </w:trPr>
        <w:tc>
          <w:tcPr>
            <w:tcW w:w="704" w:type="dxa"/>
            <w:shd w:val="clear" w:color="auto" w:fill="auto"/>
            <w:noWrap/>
            <w:vAlign w:val="center"/>
            <w:hideMark/>
            <w:tcPrChange w:id="6602" w:author="James Vu" w:date="2024-04-19T00:20:00Z">
              <w:tcPr>
                <w:tcW w:w="704" w:type="dxa"/>
                <w:shd w:val="clear" w:color="auto" w:fill="auto"/>
                <w:noWrap/>
                <w:vAlign w:val="center"/>
                <w:hideMark/>
              </w:tcPr>
            </w:tcPrChange>
          </w:tcPr>
          <w:p w14:paraId="50B513F0" w14:textId="77777777" w:rsidR="004D28C1" w:rsidRPr="003C02FF" w:rsidRDefault="004D28C1" w:rsidP="004D28C1">
            <w:pPr>
              <w:jc w:val="center"/>
              <w:rPr>
                <w:ins w:id="6603" w:author="James Vu" w:date="2024-04-19T00:01:00Z"/>
                <w:b/>
                <w:bCs/>
                <w:color w:val="000000"/>
                <w:rPrChange w:id="6604" w:author="James Vu" w:date="2024-04-19T00:23:00Z">
                  <w:rPr>
                    <w:ins w:id="6605" w:author="James Vu" w:date="2024-04-19T00:01:00Z"/>
                    <w:b/>
                    <w:bCs/>
                    <w:color w:val="000000"/>
                    <w:sz w:val="28"/>
                    <w:szCs w:val="28"/>
                  </w:rPr>
                </w:rPrChange>
              </w:rPr>
            </w:pPr>
            <w:ins w:id="6606" w:author="James Vu" w:date="2024-04-19T00:01:00Z">
              <w:r w:rsidRPr="003C02FF">
                <w:rPr>
                  <w:b/>
                  <w:bCs/>
                  <w:color w:val="000000"/>
                  <w:rPrChange w:id="6607" w:author="James Vu" w:date="2024-04-19T00:23:00Z">
                    <w:rPr>
                      <w:b/>
                      <w:bCs/>
                      <w:color w:val="000000"/>
                      <w:sz w:val="28"/>
                      <w:szCs w:val="28"/>
                    </w:rPr>
                  </w:rPrChange>
                </w:rPr>
                <w:t>16</w:t>
              </w:r>
            </w:ins>
          </w:p>
        </w:tc>
        <w:tc>
          <w:tcPr>
            <w:tcW w:w="8358" w:type="dxa"/>
            <w:shd w:val="clear" w:color="auto" w:fill="auto"/>
            <w:noWrap/>
            <w:vAlign w:val="center"/>
            <w:hideMark/>
            <w:tcPrChange w:id="6608" w:author="James Vu" w:date="2024-04-19T00:20:00Z">
              <w:tcPr>
                <w:tcW w:w="8358" w:type="dxa"/>
                <w:shd w:val="clear" w:color="auto" w:fill="auto"/>
                <w:noWrap/>
                <w:vAlign w:val="center"/>
                <w:hideMark/>
              </w:tcPr>
            </w:tcPrChange>
          </w:tcPr>
          <w:p w14:paraId="4DCAC630" w14:textId="77777777" w:rsidR="004D28C1" w:rsidRPr="003C02FF" w:rsidRDefault="004D28C1" w:rsidP="004D28C1">
            <w:pPr>
              <w:rPr>
                <w:ins w:id="6609" w:author="James Vu" w:date="2024-04-19T00:01:00Z"/>
                <w:b/>
                <w:bCs/>
                <w:color w:val="0D0D0D"/>
                <w:rPrChange w:id="6610" w:author="James Vu" w:date="2024-04-19T00:23:00Z">
                  <w:rPr>
                    <w:ins w:id="6611" w:author="James Vu" w:date="2024-04-19T00:01:00Z"/>
                    <w:color w:val="0D0D0D"/>
                    <w:sz w:val="28"/>
                    <w:szCs w:val="28"/>
                  </w:rPr>
                </w:rPrChange>
              </w:rPr>
            </w:pPr>
            <w:ins w:id="6612" w:author="James Vu" w:date="2024-04-19T00:01:00Z">
              <w:r w:rsidRPr="003C02FF">
                <w:rPr>
                  <w:b/>
                  <w:bCs/>
                  <w:color w:val="0D0D0D"/>
                  <w:rPrChange w:id="6613" w:author="James Vu" w:date="2024-04-19T00:23:00Z">
                    <w:rPr>
                      <w:color w:val="0D0D0D"/>
                      <w:sz w:val="28"/>
                      <w:szCs w:val="28"/>
                    </w:rPr>
                  </w:rPrChange>
                </w:rPr>
                <w:t>Số hóa Biểu Mẫu</w:t>
              </w:r>
            </w:ins>
          </w:p>
        </w:tc>
      </w:tr>
      <w:tr w:rsidR="003C02FF" w:rsidRPr="003C02FF" w14:paraId="43FE5E3A" w14:textId="77777777" w:rsidTr="003C02FF">
        <w:trPr>
          <w:trHeight w:val="360"/>
          <w:ins w:id="6614" w:author="James Vu" w:date="2024-04-19T00:01:00Z"/>
          <w:trPrChange w:id="6615" w:author="James Vu" w:date="2024-04-19T00:20:00Z">
            <w:trPr>
              <w:trHeight w:val="360"/>
            </w:trPr>
          </w:trPrChange>
        </w:trPr>
        <w:tc>
          <w:tcPr>
            <w:tcW w:w="704" w:type="dxa"/>
            <w:shd w:val="clear" w:color="auto" w:fill="auto"/>
            <w:noWrap/>
            <w:vAlign w:val="center"/>
            <w:hideMark/>
            <w:tcPrChange w:id="6616" w:author="James Vu" w:date="2024-04-19T00:20:00Z">
              <w:tcPr>
                <w:tcW w:w="704" w:type="dxa"/>
                <w:shd w:val="clear" w:color="auto" w:fill="auto"/>
                <w:noWrap/>
                <w:vAlign w:val="center"/>
                <w:hideMark/>
              </w:tcPr>
            </w:tcPrChange>
          </w:tcPr>
          <w:p w14:paraId="6E1162B4" w14:textId="77777777" w:rsidR="004D28C1" w:rsidRPr="003C02FF" w:rsidRDefault="004D28C1" w:rsidP="004D28C1">
            <w:pPr>
              <w:jc w:val="center"/>
              <w:rPr>
                <w:ins w:id="6617" w:author="James Vu" w:date="2024-04-19T00:01:00Z"/>
                <w:b/>
                <w:bCs/>
                <w:color w:val="000000"/>
                <w:rPrChange w:id="6618" w:author="James Vu" w:date="2024-04-19T00:19:00Z">
                  <w:rPr>
                    <w:ins w:id="6619" w:author="James Vu" w:date="2024-04-19T00:01:00Z"/>
                    <w:b/>
                    <w:bCs/>
                    <w:color w:val="000000"/>
                    <w:sz w:val="28"/>
                    <w:szCs w:val="28"/>
                  </w:rPr>
                </w:rPrChange>
              </w:rPr>
            </w:pPr>
            <w:ins w:id="6620" w:author="James Vu" w:date="2024-04-19T00:01:00Z">
              <w:r w:rsidRPr="003C02FF">
                <w:rPr>
                  <w:b/>
                  <w:bCs/>
                  <w:color w:val="000000"/>
                  <w:rPrChange w:id="6621" w:author="James Vu" w:date="2024-04-19T00:19:00Z">
                    <w:rPr>
                      <w:b/>
                      <w:bCs/>
                      <w:color w:val="000000"/>
                      <w:sz w:val="28"/>
                      <w:szCs w:val="28"/>
                    </w:rPr>
                  </w:rPrChange>
                </w:rPr>
                <w:t> </w:t>
              </w:r>
            </w:ins>
          </w:p>
        </w:tc>
        <w:tc>
          <w:tcPr>
            <w:tcW w:w="8358" w:type="dxa"/>
            <w:shd w:val="clear" w:color="auto" w:fill="auto"/>
            <w:noWrap/>
            <w:vAlign w:val="center"/>
            <w:hideMark/>
            <w:tcPrChange w:id="6622" w:author="James Vu" w:date="2024-04-19T00:20:00Z">
              <w:tcPr>
                <w:tcW w:w="8358" w:type="dxa"/>
                <w:shd w:val="clear" w:color="auto" w:fill="auto"/>
                <w:noWrap/>
                <w:vAlign w:val="center"/>
                <w:hideMark/>
              </w:tcPr>
            </w:tcPrChange>
          </w:tcPr>
          <w:p w14:paraId="2C048210" w14:textId="77777777" w:rsidR="004D28C1" w:rsidRPr="003C02FF" w:rsidRDefault="004D28C1" w:rsidP="004D28C1">
            <w:pPr>
              <w:rPr>
                <w:ins w:id="6623" w:author="James Vu" w:date="2024-04-19T00:01:00Z"/>
                <w:color w:val="0D0D0D"/>
                <w:rPrChange w:id="6624" w:author="James Vu" w:date="2024-04-19T00:19:00Z">
                  <w:rPr>
                    <w:ins w:id="6625" w:author="James Vu" w:date="2024-04-19T00:01:00Z"/>
                    <w:color w:val="0D0D0D"/>
                    <w:sz w:val="28"/>
                    <w:szCs w:val="28"/>
                  </w:rPr>
                </w:rPrChange>
              </w:rPr>
            </w:pPr>
            <w:ins w:id="6626" w:author="James Vu" w:date="2024-04-19T00:01:00Z">
              <w:r w:rsidRPr="003C02FF">
                <w:rPr>
                  <w:color w:val="0D0D0D"/>
                  <w:rPrChange w:id="6627" w:author="James Vu" w:date="2024-04-19T00:19:00Z">
                    <w:rPr>
                      <w:color w:val="0D0D0D"/>
                      <w:sz w:val="28"/>
                      <w:szCs w:val="28"/>
                    </w:rPr>
                  </w:rPrChange>
                </w:rPr>
                <w:t>Tạo biểu mẫu điện tử</w:t>
              </w:r>
            </w:ins>
          </w:p>
        </w:tc>
      </w:tr>
      <w:tr w:rsidR="003C02FF" w:rsidRPr="003C02FF" w14:paraId="5ABA69A6" w14:textId="77777777" w:rsidTr="003C02FF">
        <w:trPr>
          <w:trHeight w:val="360"/>
          <w:ins w:id="6628" w:author="James Vu" w:date="2024-04-19T00:01:00Z"/>
          <w:trPrChange w:id="6629" w:author="James Vu" w:date="2024-04-19T00:20:00Z">
            <w:trPr>
              <w:trHeight w:val="360"/>
            </w:trPr>
          </w:trPrChange>
        </w:trPr>
        <w:tc>
          <w:tcPr>
            <w:tcW w:w="704" w:type="dxa"/>
            <w:shd w:val="clear" w:color="auto" w:fill="auto"/>
            <w:noWrap/>
            <w:vAlign w:val="center"/>
            <w:hideMark/>
            <w:tcPrChange w:id="6630" w:author="James Vu" w:date="2024-04-19T00:20:00Z">
              <w:tcPr>
                <w:tcW w:w="704" w:type="dxa"/>
                <w:shd w:val="clear" w:color="auto" w:fill="auto"/>
                <w:noWrap/>
                <w:vAlign w:val="center"/>
                <w:hideMark/>
              </w:tcPr>
            </w:tcPrChange>
          </w:tcPr>
          <w:p w14:paraId="1071BCAD" w14:textId="77777777" w:rsidR="004D28C1" w:rsidRPr="003C02FF" w:rsidRDefault="004D28C1" w:rsidP="004D28C1">
            <w:pPr>
              <w:jc w:val="center"/>
              <w:rPr>
                <w:ins w:id="6631" w:author="James Vu" w:date="2024-04-19T00:01:00Z"/>
                <w:b/>
                <w:bCs/>
                <w:color w:val="000000"/>
                <w:rPrChange w:id="6632" w:author="James Vu" w:date="2024-04-19T00:19:00Z">
                  <w:rPr>
                    <w:ins w:id="6633" w:author="James Vu" w:date="2024-04-19T00:01:00Z"/>
                    <w:b/>
                    <w:bCs/>
                    <w:color w:val="000000"/>
                    <w:sz w:val="28"/>
                    <w:szCs w:val="28"/>
                  </w:rPr>
                </w:rPrChange>
              </w:rPr>
            </w:pPr>
            <w:ins w:id="6634" w:author="James Vu" w:date="2024-04-19T00:01:00Z">
              <w:r w:rsidRPr="003C02FF">
                <w:rPr>
                  <w:b/>
                  <w:bCs/>
                  <w:color w:val="000000"/>
                  <w:rPrChange w:id="6635" w:author="James Vu" w:date="2024-04-19T00:19:00Z">
                    <w:rPr>
                      <w:b/>
                      <w:bCs/>
                      <w:color w:val="000000"/>
                      <w:sz w:val="28"/>
                      <w:szCs w:val="28"/>
                    </w:rPr>
                  </w:rPrChange>
                </w:rPr>
                <w:t> </w:t>
              </w:r>
            </w:ins>
          </w:p>
        </w:tc>
        <w:tc>
          <w:tcPr>
            <w:tcW w:w="8358" w:type="dxa"/>
            <w:shd w:val="clear" w:color="auto" w:fill="auto"/>
            <w:noWrap/>
            <w:vAlign w:val="center"/>
            <w:hideMark/>
            <w:tcPrChange w:id="6636" w:author="James Vu" w:date="2024-04-19T00:20:00Z">
              <w:tcPr>
                <w:tcW w:w="8358" w:type="dxa"/>
                <w:shd w:val="clear" w:color="auto" w:fill="auto"/>
                <w:noWrap/>
                <w:vAlign w:val="center"/>
                <w:hideMark/>
              </w:tcPr>
            </w:tcPrChange>
          </w:tcPr>
          <w:p w14:paraId="765FF802" w14:textId="77777777" w:rsidR="004D28C1" w:rsidRPr="003C02FF" w:rsidRDefault="004D28C1" w:rsidP="004D28C1">
            <w:pPr>
              <w:rPr>
                <w:ins w:id="6637" w:author="James Vu" w:date="2024-04-19T00:01:00Z"/>
                <w:color w:val="0D0D0D"/>
                <w:rPrChange w:id="6638" w:author="James Vu" w:date="2024-04-19T00:19:00Z">
                  <w:rPr>
                    <w:ins w:id="6639" w:author="James Vu" w:date="2024-04-19T00:01:00Z"/>
                    <w:color w:val="0D0D0D"/>
                    <w:sz w:val="28"/>
                    <w:szCs w:val="28"/>
                  </w:rPr>
                </w:rPrChange>
              </w:rPr>
            </w:pPr>
            <w:ins w:id="6640" w:author="James Vu" w:date="2024-04-19T00:01:00Z">
              <w:r w:rsidRPr="003C02FF">
                <w:rPr>
                  <w:color w:val="0D0D0D"/>
                  <w:rPrChange w:id="6641" w:author="James Vu" w:date="2024-04-19T00:19:00Z">
                    <w:rPr>
                      <w:color w:val="0D0D0D"/>
                      <w:sz w:val="28"/>
                      <w:szCs w:val="28"/>
                    </w:rPr>
                  </w:rPrChange>
                </w:rPr>
                <w:t>Chuyển đổi biểu mẫu giấy sang điện tử</w:t>
              </w:r>
            </w:ins>
          </w:p>
        </w:tc>
      </w:tr>
      <w:tr w:rsidR="003C02FF" w:rsidRPr="003C02FF" w14:paraId="629CE105" w14:textId="77777777" w:rsidTr="003C02FF">
        <w:trPr>
          <w:trHeight w:val="360"/>
          <w:ins w:id="6642" w:author="James Vu" w:date="2024-04-19T00:01:00Z"/>
          <w:trPrChange w:id="6643" w:author="James Vu" w:date="2024-04-19T00:20:00Z">
            <w:trPr>
              <w:trHeight w:val="360"/>
            </w:trPr>
          </w:trPrChange>
        </w:trPr>
        <w:tc>
          <w:tcPr>
            <w:tcW w:w="704" w:type="dxa"/>
            <w:shd w:val="clear" w:color="auto" w:fill="auto"/>
            <w:noWrap/>
            <w:vAlign w:val="center"/>
            <w:hideMark/>
            <w:tcPrChange w:id="6644" w:author="James Vu" w:date="2024-04-19T00:20:00Z">
              <w:tcPr>
                <w:tcW w:w="704" w:type="dxa"/>
                <w:shd w:val="clear" w:color="auto" w:fill="auto"/>
                <w:noWrap/>
                <w:vAlign w:val="center"/>
                <w:hideMark/>
              </w:tcPr>
            </w:tcPrChange>
          </w:tcPr>
          <w:p w14:paraId="3C73E7FC" w14:textId="77777777" w:rsidR="004D28C1" w:rsidRPr="003C02FF" w:rsidRDefault="004D28C1" w:rsidP="004D28C1">
            <w:pPr>
              <w:jc w:val="center"/>
              <w:rPr>
                <w:ins w:id="6645" w:author="James Vu" w:date="2024-04-19T00:01:00Z"/>
                <w:b/>
                <w:bCs/>
                <w:color w:val="000000"/>
                <w:rPrChange w:id="6646" w:author="James Vu" w:date="2024-04-19T00:19:00Z">
                  <w:rPr>
                    <w:ins w:id="6647" w:author="James Vu" w:date="2024-04-19T00:01:00Z"/>
                    <w:b/>
                    <w:bCs/>
                    <w:color w:val="000000"/>
                    <w:sz w:val="28"/>
                    <w:szCs w:val="28"/>
                  </w:rPr>
                </w:rPrChange>
              </w:rPr>
            </w:pPr>
            <w:ins w:id="6648" w:author="James Vu" w:date="2024-04-19T00:01:00Z">
              <w:r w:rsidRPr="003C02FF">
                <w:rPr>
                  <w:b/>
                  <w:bCs/>
                  <w:color w:val="000000"/>
                  <w:rPrChange w:id="6649" w:author="James Vu" w:date="2024-04-19T00:19:00Z">
                    <w:rPr>
                      <w:b/>
                      <w:bCs/>
                      <w:color w:val="000000"/>
                      <w:sz w:val="28"/>
                      <w:szCs w:val="28"/>
                    </w:rPr>
                  </w:rPrChange>
                </w:rPr>
                <w:lastRenderedPageBreak/>
                <w:t> </w:t>
              </w:r>
            </w:ins>
          </w:p>
        </w:tc>
        <w:tc>
          <w:tcPr>
            <w:tcW w:w="8358" w:type="dxa"/>
            <w:shd w:val="clear" w:color="auto" w:fill="auto"/>
            <w:noWrap/>
            <w:vAlign w:val="center"/>
            <w:hideMark/>
            <w:tcPrChange w:id="6650" w:author="James Vu" w:date="2024-04-19T00:20:00Z">
              <w:tcPr>
                <w:tcW w:w="8358" w:type="dxa"/>
                <w:shd w:val="clear" w:color="auto" w:fill="auto"/>
                <w:noWrap/>
                <w:vAlign w:val="center"/>
                <w:hideMark/>
              </w:tcPr>
            </w:tcPrChange>
          </w:tcPr>
          <w:p w14:paraId="459790DA" w14:textId="77777777" w:rsidR="004D28C1" w:rsidRPr="003C02FF" w:rsidRDefault="004D28C1" w:rsidP="004D28C1">
            <w:pPr>
              <w:rPr>
                <w:ins w:id="6651" w:author="James Vu" w:date="2024-04-19T00:01:00Z"/>
                <w:color w:val="0D0D0D"/>
                <w:rPrChange w:id="6652" w:author="James Vu" w:date="2024-04-19T00:19:00Z">
                  <w:rPr>
                    <w:ins w:id="6653" w:author="James Vu" w:date="2024-04-19T00:01:00Z"/>
                    <w:color w:val="0D0D0D"/>
                    <w:sz w:val="28"/>
                    <w:szCs w:val="28"/>
                  </w:rPr>
                </w:rPrChange>
              </w:rPr>
            </w:pPr>
            <w:ins w:id="6654" w:author="James Vu" w:date="2024-04-19T00:01:00Z">
              <w:r w:rsidRPr="003C02FF">
                <w:rPr>
                  <w:color w:val="0D0D0D"/>
                  <w:rPrChange w:id="6655" w:author="James Vu" w:date="2024-04-19T00:19:00Z">
                    <w:rPr>
                      <w:color w:val="0D0D0D"/>
                      <w:sz w:val="28"/>
                      <w:szCs w:val="28"/>
                    </w:rPr>
                  </w:rPrChange>
                </w:rPr>
                <w:t>Lập chỉ mục và lưu trữ biểu mẫu điện tử</w:t>
              </w:r>
            </w:ins>
          </w:p>
        </w:tc>
      </w:tr>
      <w:tr w:rsidR="003C02FF" w:rsidRPr="003C02FF" w14:paraId="5BC98D38" w14:textId="77777777" w:rsidTr="003C02FF">
        <w:trPr>
          <w:trHeight w:val="360"/>
          <w:ins w:id="6656" w:author="James Vu" w:date="2024-04-19T00:01:00Z"/>
          <w:trPrChange w:id="6657" w:author="James Vu" w:date="2024-04-19T00:20:00Z">
            <w:trPr>
              <w:trHeight w:val="360"/>
            </w:trPr>
          </w:trPrChange>
        </w:trPr>
        <w:tc>
          <w:tcPr>
            <w:tcW w:w="704" w:type="dxa"/>
            <w:shd w:val="clear" w:color="auto" w:fill="auto"/>
            <w:noWrap/>
            <w:vAlign w:val="center"/>
            <w:hideMark/>
            <w:tcPrChange w:id="6658" w:author="James Vu" w:date="2024-04-19T00:20:00Z">
              <w:tcPr>
                <w:tcW w:w="704" w:type="dxa"/>
                <w:shd w:val="clear" w:color="auto" w:fill="auto"/>
                <w:noWrap/>
                <w:vAlign w:val="center"/>
                <w:hideMark/>
              </w:tcPr>
            </w:tcPrChange>
          </w:tcPr>
          <w:p w14:paraId="37717740" w14:textId="77777777" w:rsidR="004D28C1" w:rsidRPr="003C02FF" w:rsidRDefault="004D28C1" w:rsidP="004D28C1">
            <w:pPr>
              <w:jc w:val="center"/>
              <w:rPr>
                <w:ins w:id="6659" w:author="James Vu" w:date="2024-04-19T00:01:00Z"/>
                <w:b/>
                <w:bCs/>
                <w:color w:val="000000"/>
                <w:rPrChange w:id="6660" w:author="James Vu" w:date="2024-04-19T00:19:00Z">
                  <w:rPr>
                    <w:ins w:id="6661" w:author="James Vu" w:date="2024-04-19T00:01:00Z"/>
                    <w:b/>
                    <w:bCs/>
                    <w:color w:val="000000"/>
                    <w:sz w:val="28"/>
                    <w:szCs w:val="28"/>
                  </w:rPr>
                </w:rPrChange>
              </w:rPr>
            </w:pPr>
            <w:ins w:id="6662" w:author="James Vu" w:date="2024-04-19T00:01:00Z">
              <w:r w:rsidRPr="003C02FF">
                <w:rPr>
                  <w:b/>
                  <w:bCs/>
                  <w:color w:val="000000"/>
                  <w:rPrChange w:id="6663" w:author="James Vu" w:date="2024-04-19T00:19:00Z">
                    <w:rPr>
                      <w:b/>
                      <w:bCs/>
                      <w:color w:val="000000"/>
                      <w:sz w:val="28"/>
                      <w:szCs w:val="28"/>
                    </w:rPr>
                  </w:rPrChange>
                </w:rPr>
                <w:t> </w:t>
              </w:r>
            </w:ins>
          </w:p>
        </w:tc>
        <w:tc>
          <w:tcPr>
            <w:tcW w:w="8358" w:type="dxa"/>
            <w:shd w:val="clear" w:color="auto" w:fill="auto"/>
            <w:noWrap/>
            <w:vAlign w:val="center"/>
            <w:hideMark/>
            <w:tcPrChange w:id="6664" w:author="James Vu" w:date="2024-04-19T00:20:00Z">
              <w:tcPr>
                <w:tcW w:w="8358" w:type="dxa"/>
                <w:shd w:val="clear" w:color="auto" w:fill="auto"/>
                <w:noWrap/>
                <w:vAlign w:val="center"/>
                <w:hideMark/>
              </w:tcPr>
            </w:tcPrChange>
          </w:tcPr>
          <w:p w14:paraId="16F8A473" w14:textId="77777777" w:rsidR="004D28C1" w:rsidRPr="003C02FF" w:rsidRDefault="004D28C1" w:rsidP="004D28C1">
            <w:pPr>
              <w:rPr>
                <w:ins w:id="6665" w:author="James Vu" w:date="2024-04-19T00:01:00Z"/>
                <w:color w:val="0D0D0D"/>
                <w:rPrChange w:id="6666" w:author="James Vu" w:date="2024-04-19T00:19:00Z">
                  <w:rPr>
                    <w:ins w:id="6667" w:author="James Vu" w:date="2024-04-19T00:01:00Z"/>
                    <w:color w:val="0D0D0D"/>
                    <w:sz w:val="28"/>
                    <w:szCs w:val="28"/>
                  </w:rPr>
                </w:rPrChange>
              </w:rPr>
            </w:pPr>
            <w:ins w:id="6668" w:author="James Vu" w:date="2024-04-19T00:01:00Z">
              <w:r w:rsidRPr="003C02FF">
                <w:rPr>
                  <w:color w:val="0D0D0D"/>
                  <w:rPrChange w:id="6669" w:author="James Vu" w:date="2024-04-19T00:19:00Z">
                    <w:rPr>
                      <w:color w:val="0D0D0D"/>
                      <w:sz w:val="28"/>
                      <w:szCs w:val="28"/>
                    </w:rPr>
                  </w:rPrChange>
                </w:rPr>
                <w:t>Tìm kiếm và truy xuất biểu mẫu</w:t>
              </w:r>
            </w:ins>
          </w:p>
        </w:tc>
      </w:tr>
      <w:tr w:rsidR="003C02FF" w:rsidRPr="003C02FF" w14:paraId="00E03ED7" w14:textId="77777777" w:rsidTr="003C02FF">
        <w:trPr>
          <w:trHeight w:val="360"/>
          <w:ins w:id="6670" w:author="James Vu" w:date="2024-04-19T00:01:00Z"/>
          <w:trPrChange w:id="6671" w:author="James Vu" w:date="2024-04-19T00:20:00Z">
            <w:trPr>
              <w:trHeight w:val="360"/>
            </w:trPr>
          </w:trPrChange>
        </w:trPr>
        <w:tc>
          <w:tcPr>
            <w:tcW w:w="704" w:type="dxa"/>
            <w:shd w:val="clear" w:color="auto" w:fill="auto"/>
            <w:noWrap/>
            <w:vAlign w:val="center"/>
            <w:hideMark/>
            <w:tcPrChange w:id="6672" w:author="James Vu" w:date="2024-04-19T00:20:00Z">
              <w:tcPr>
                <w:tcW w:w="704" w:type="dxa"/>
                <w:shd w:val="clear" w:color="auto" w:fill="auto"/>
                <w:noWrap/>
                <w:vAlign w:val="center"/>
                <w:hideMark/>
              </w:tcPr>
            </w:tcPrChange>
          </w:tcPr>
          <w:p w14:paraId="5E3B7515" w14:textId="77777777" w:rsidR="004D28C1" w:rsidRPr="003C02FF" w:rsidRDefault="004D28C1" w:rsidP="004D28C1">
            <w:pPr>
              <w:jc w:val="center"/>
              <w:rPr>
                <w:ins w:id="6673" w:author="James Vu" w:date="2024-04-19T00:01:00Z"/>
                <w:b/>
                <w:bCs/>
                <w:color w:val="000000"/>
                <w:rPrChange w:id="6674" w:author="James Vu" w:date="2024-04-19T00:23:00Z">
                  <w:rPr>
                    <w:ins w:id="6675" w:author="James Vu" w:date="2024-04-19T00:01:00Z"/>
                    <w:b/>
                    <w:bCs/>
                    <w:color w:val="000000"/>
                    <w:sz w:val="28"/>
                    <w:szCs w:val="28"/>
                  </w:rPr>
                </w:rPrChange>
              </w:rPr>
            </w:pPr>
            <w:ins w:id="6676" w:author="James Vu" w:date="2024-04-19T00:01:00Z">
              <w:r w:rsidRPr="003C02FF">
                <w:rPr>
                  <w:b/>
                  <w:bCs/>
                  <w:color w:val="000000"/>
                  <w:rPrChange w:id="6677" w:author="James Vu" w:date="2024-04-19T00:23:00Z">
                    <w:rPr>
                      <w:b/>
                      <w:bCs/>
                      <w:color w:val="000000"/>
                      <w:sz w:val="28"/>
                      <w:szCs w:val="28"/>
                    </w:rPr>
                  </w:rPrChange>
                </w:rPr>
                <w:t>17</w:t>
              </w:r>
            </w:ins>
          </w:p>
        </w:tc>
        <w:tc>
          <w:tcPr>
            <w:tcW w:w="8358" w:type="dxa"/>
            <w:shd w:val="clear" w:color="auto" w:fill="auto"/>
            <w:noWrap/>
            <w:vAlign w:val="center"/>
            <w:hideMark/>
            <w:tcPrChange w:id="6678" w:author="James Vu" w:date="2024-04-19T00:20:00Z">
              <w:tcPr>
                <w:tcW w:w="8358" w:type="dxa"/>
                <w:shd w:val="clear" w:color="auto" w:fill="auto"/>
                <w:noWrap/>
                <w:vAlign w:val="center"/>
                <w:hideMark/>
              </w:tcPr>
            </w:tcPrChange>
          </w:tcPr>
          <w:p w14:paraId="2A079B5E" w14:textId="77777777" w:rsidR="004D28C1" w:rsidRPr="003C02FF" w:rsidRDefault="004D28C1" w:rsidP="004D28C1">
            <w:pPr>
              <w:rPr>
                <w:ins w:id="6679" w:author="James Vu" w:date="2024-04-19T00:01:00Z"/>
                <w:b/>
                <w:bCs/>
                <w:color w:val="0D0D0D"/>
                <w:rPrChange w:id="6680" w:author="James Vu" w:date="2024-04-19T00:23:00Z">
                  <w:rPr>
                    <w:ins w:id="6681" w:author="James Vu" w:date="2024-04-19T00:01:00Z"/>
                    <w:color w:val="0D0D0D"/>
                    <w:sz w:val="28"/>
                    <w:szCs w:val="28"/>
                  </w:rPr>
                </w:rPrChange>
              </w:rPr>
            </w:pPr>
            <w:ins w:id="6682" w:author="James Vu" w:date="2024-04-19T00:01:00Z">
              <w:r w:rsidRPr="003C02FF">
                <w:rPr>
                  <w:b/>
                  <w:bCs/>
                  <w:color w:val="0D0D0D"/>
                  <w:rPrChange w:id="6683" w:author="James Vu" w:date="2024-04-19T00:23:00Z">
                    <w:rPr>
                      <w:color w:val="0D0D0D"/>
                      <w:sz w:val="28"/>
                      <w:szCs w:val="28"/>
                    </w:rPr>
                  </w:rPrChange>
                </w:rPr>
                <w:t>Tùy Chỉnh Biểu Mẫu</w:t>
              </w:r>
            </w:ins>
          </w:p>
        </w:tc>
      </w:tr>
      <w:tr w:rsidR="003C02FF" w:rsidRPr="003C02FF" w14:paraId="4BB2899A" w14:textId="77777777" w:rsidTr="003C02FF">
        <w:trPr>
          <w:trHeight w:val="360"/>
          <w:ins w:id="6684" w:author="James Vu" w:date="2024-04-19T00:01:00Z"/>
          <w:trPrChange w:id="6685" w:author="James Vu" w:date="2024-04-19T00:20:00Z">
            <w:trPr>
              <w:trHeight w:val="360"/>
            </w:trPr>
          </w:trPrChange>
        </w:trPr>
        <w:tc>
          <w:tcPr>
            <w:tcW w:w="704" w:type="dxa"/>
            <w:shd w:val="clear" w:color="auto" w:fill="auto"/>
            <w:noWrap/>
            <w:vAlign w:val="center"/>
            <w:hideMark/>
            <w:tcPrChange w:id="6686" w:author="James Vu" w:date="2024-04-19T00:20:00Z">
              <w:tcPr>
                <w:tcW w:w="704" w:type="dxa"/>
                <w:shd w:val="clear" w:color="auto" w:fill="auto"/>
                <w:noWrap/>
                <w:vAlign w:val="center"/>
                <w:hideMark/>
              </w:tcPr>
            </w:tcPrChange>
          </w:tcPr>
          <w:p w14:paraId="35D781D7" w14:textId="77777777" w:rsidR="004D28C1" w:rsidRPr="003C02FF" w:rsidRDefault="004D28C1" w:rsidP="004D28C1">
            <w:pPr>
              <w:jc w:val="center"/>
              <w:rPr>
                <w:ins w:id="6687" w:author="James Vu" w:date="2024-04-19T00:01:00Z"/>
                <w:b/>
                <w:bCs/>
                <w:color w:val="000000"/>
                <w:rPrChange w:id="6688" w:author="James Vu" w:date="2024-04-19T00:19:00Z">
                  <w:rPr>
                    <w:ins w:id="6689" w:author="James Vu" w:date="2024-04-19T00:01:00Z"/>
                    <w:b/>
                    <w:bCs/>
                    <w:color w:val="000000"/>
                    <w:sz w:val="28"/>
                    <w:szCs w:val="28"/>
                  </w:rPr>
                </w:rPrChange>
              </w:rPr>
            </w:pPr>
            <w:ins w:id="6690" w:author="James Vu" w:date="2024-04-19T00:01:00Z">
              <w:r w:rsidRPr="003C02FF">
                <w:rPr>
                  <w:b/>
                  <w:bCs/>
                  <w:color w:val="000000"/>
                  <w:rPrChange w:id="6691" w:author="James Vu" w:date="2024-04-19T00:19:00Z">
                    <w:rPr>
                      <w:b/>
                      <w:bCs/>
                      <w:color w:val="000000"/>
                      <w:sz w:val="28"/>
                      <w:szCs w:val="28"/>
                    </w:rPr>
                  </w:rPrChange>
                </w:rPr>
                <w:t> </w:t>
              </w:r>
            </w:ins>
          </w:p>
        </w:tc>
        <w:tc>
          <w:tcPr>
            <w:tcW w:w="8358" w:type="dxa"/>
            <w:shd w:val="clear" w:color="auto" w:fill="auto"/>
            <w:noWrap/>
            <w:vAlign w:val="center"/>
            <w:hideMark/>
            <w:tcPrChange w:id="6692" w:author="James Vu" w:date="2024-04-19T00:20:00Z">
              <w:tcPr>
                <w:tcW w:w="8358" w:type="dxa"/>
                <w:shd w:val="clear" w:color="auto" w:fill="auto"/>
                <w:noWrap/>
                <w:vAlign w:val="center"/>
                <w:hideMark/>
              </w:tcPr>
            </w:tcPrChange>
          </w:tcPr>
          <w:p w14:paraId="279CF6BD" w14:textId="77777777" w:rsidR="004D28C1" w:rsidRPr="003C02FF" w:rsidRDefault="004D28C1" w:rsidP="004D28C1">
            <w:pPr>
              <w:rPr>
                <w:ins w:id="6693" w:author="James Vu" w:date="2024-04-19T00:01:00Z"/>
                <w:color w:val="0D0D0D"/>
                <w:rPrChange w:id="6694" w:author="James Vu" w:date="2024-04-19T00:19:00Z">
                  <w:rPr>
                    <w:ins w:id="6695" w:author="James Vu" w:date="2024-04-19T00:01:00Z"/>
                    <w:color w:val="0D0D0D"/>
                    <w:sz w:val="28"/>
                    <w:szCs w:val="28"/>
                  </w:rPr>
                </w:rPrChange>
              </w:rPr>
            </w:pPr>
            <w:ins w:id="6696" w:author="James Vu" w:date="2024-04-19T00:01:00Z">
              <w:r w:rsidRPr="003C02FF">
                <w:rPr>
                  <w:color w:val="0D0D0D"/>
                  <w:rPrChange w:id="6697" w:author="James Vu" w:date="2024-04-19T00:19:00Z">
                    <w:rPr>
                      <w:color w:val="0D0D0D"/>
                      <w:sz w:val="28"/>
                      <w:szCs w:val="28"/>
                    </w:rPr>
                  </w:rPrChange>
                </w:rPr>
                <w:t>Chỉnh sửa biểu mẫu</w:t>
              </w:r>
            </w:ins>
          </w:p>
        </w:tc>
      </w:tr>
      <w:tr w:rsidR="003C02FF" w:rsidRPr="003C02FF" w14:paraId="4CCA2DAB" w14:textId="77777777" w:rsidTr="003C02FF">
        <w:trPr>
          <w:trHeight w:val="360"/>
          <w:ins w:id="6698" w:author="James Vu" w:date="2024-04-19T00:01:00Z"/>
          <w:trPrChange w:id="6699" w:author="James Vu" w:date="2024-04-19T00:20:00Z">
            <w:trPr>
              <w:trHeight w:val="360"/>
            </w:trPr>
          </w:trPrChange>
        </w:trPr>
        <w:tc>
          <w:tcPr>
            <w:tcW w:w="704" w:type="dxa"/>
            <w:shd w:val="clear" w:color="auto" w:fill="auto"/>
            <w:noWrap/>
            <w:vAlign w:val="center"/>
            <w:hideMark/>
            <w:tcPrChange w:id="6700" w:author="James Vu" w:date="2024-04-19T00:20:00Z">
              <w:tcPr>
                <w:tcW w:w="704" w:type="dxa"/>
                <w:shd w:val="clear" w:color="auto" w:fill="auto"/>
                <w:noWrap/>
                <w:vAlign w:val="center"/>
                <w:hideMark/>
              </w:tcPr>
            </w:tcPrChange>
          </w:tcPr>
          <w:p w14:paraId="1B55A3BA" w14:textId="77777777" w:rsidR="004D28C1" w:rsidRPr="003C02FF" w:rsidRDefault="004D28C1" w:rsidP="004D28C1">
            <w:pPr>
              <w:jc w:val="center"/>
              <w:rPr>
                <w:ins w:id="6701" w:author="James Vu" w:date="2024-04-19T00:01:00Z"/>
                <w:b/>
                <w:bCs/>
                <w:color w:val="000000"/>
                <w:rPrChange w:id="6702" w:author="James Vu" w:date="2024-04-19T00:19:00Z">
                  <w:rPr>
                    <w:ins w:id="6703" w:author="James Vu" w:date="2024-04-19T00:01:00Z"/>
                    <w:b/>
                    <w:bCs/>
                    <w:color w:val="000000"/>
                    <w:sz w:val="28"/>
                    <w:szCs w:val="28"/>
                  </w:rPr>
                </w:rPrChange>
              </w:rPr>
            </w:pPr>
            <w:ins w:id="6704" w:author="James Vu" w:date="2024-04-19T00:01:00Z">
              <w:r w:rsidRPr="003C02FF">
                <w:rPr>
                  <w:b/>
                  <w:bCs/>
                  <w:color w:val="000000"/>
                  <w:rPrChange w:id="6705" w:author="James Vu" w:date="2024-04-19T00:19:00Z">
                    <w:rPr>
                      <w:b/>
                      <w:bCs/>
                      <w:color w:val="000000"/>
                      <w:sz w:val="28"/>
                      <w:szCs w:val="28"/>
                    </w:rPr>
                  </w:rPrChange>
                </w:rPr>
                <w:t> </w:t>
              </w:r>
            </w:ins>
          </w:p>
        </w:tc>
        <w:tc>
          <w:tcPr>
            <w:tcW w:w="8358" w:type="dxa"/>
            <w:shd w:val="clear" w:color="auto" w:fill="auto"/>
            <w:noWrap/>
            <w:vAlign w:val="center"/>
            <w:hideMark/>
            <w:tcPrChange w:id="6706" w:author="James Vu" w:date="2024-04-19T00:20:00Z">
              <w:tcPr>
                <w:tcW w:w="8358" w:type="dxa"/>
                <w:shd w:val="clear" w:color="auto" w:fill="auto"/>
                <w:noWrap/>
                <w:vAlign w:val="center"/>
                <w:hideMark/>
              </w:tcPr>
            </w:tcPrChange>
          </w:tcPr>
          <w:p w14:paraId="3F76D4B0" w14:textId="77777777" w:rsidR="004D28C1" w:rsidRPr="003C02FF" w:rsidRDefault="004D28C1" w:rsidP="004D28C1">
            <w:pPr>
              <w:rPr>
                <w:ins w:id="6707" w:author="James Vu" w:date="2024-04-19T00:01:00Z"/>
                <w:color w:val="0D0D0D"/>
                <w:rPrChange w:id="6708" w:author="James Vu" w:date="2024-04-19T00:19:00Z">
                  <w:rPr>
                    <w:ins w:id="6709" w:author="James Vu" w:date="2024-04-19T00:01:00Z"/>
                    <w:color w:val="0D0D0D"/>
                    <w:sz w:val="28"/>
                    <w:szCs w:val="28"/>
                  </w:rPr>
                </w:rPrChange>
              </w:rPr>
            </w:pPr>
            <w:ins w:id="6710" w:author="James Vu" w:date="2024-04-19T00:01:00Z">
              <w:r w:rsidRPr="003C02FF">
                <w:rPr>
                  <w:color w:val="0D0D0D"/>
                  <w:rPrChange w:id="6711" w:author="James Vu" w:date="2024-04-19T00:19:00Z">
                    <w:rPr>
                      <w:color w:val="0D0D0D"/>
                      <w:sz w:val="28"/>
                      <w:szCs w:val="28"/>
                    </w:rPr>
                  </w:rPrChange>
                </w:rPr>
                <w:t>Lưu và quản lý phiên bản biểu mẫu</w:t>
              </w:r>
            </w:ins>
          </w:p>
        </w:tc>
      </w:tr>
      <w:tr w:rsidR="003C02FF" w:rsidRPr="003C02FF" w14:paraId="50518CE5" w14:textId="77777777" w:rsidTr="003C02FF">
        <w:trPr>
          <w:trHeight w:val="360"/>
          <w:ins w:id="6712" w:author="James Vu" w:date="2024-04-19T00:01:00Z"/>
          <w:trPrChange w:id="6713" w:author="James Vu" w:date="2024-04-19T00:20:00Z">
            <w:trPr>
              <w:trHeight w:val="360"/>
            </w:trPr>
          </w:trPrChange>
        </w:trPr>
        <w:tc>
          <w:tcPr>
            <w:tcW w:w="704" w:type="dxa"/>
            <w:shd w:val="clear" w:color="auto" w:fill="auto"/>
            <w:noWrap/>
            <w:vAlign w:val="center"/>
            <w:hideMark/>
            <w:tcPrChange w:id="6714" w:author="James Vu" w:date="2024-04-19T00:20:00Z">
              <w:tcPr>
                <w:tcW w:w="704" w:type="dxa"/>
                <w:shd w:val="clear" w:color="auto" w:fill="auto"/>
                <w:noWrap/>
                <w:vAlign w:val="center"/>
                <w:hideMark/>
              </w:tcPr>
            </w:tcPrChange>
          </w:tcPr>
          <w:p w14:paraId="0346C8C6" w14:textId="77777777" w:rsidR="004D28C1" w:rsidRPr="003C02FF" w:rsidRDefault="004D28C1" w:rsidP="004D28C1">
            <w:pPr>
              <w:jc w:val="center"/>
              <w:rPr>
                <w:ins w:id="6715" w:author="James Vu" w:date="2024-04-19T00:01:00Z"/>
                <w:b/>
                <w:bCs/>
                <w:color w:val="000000"/>
                <w:rPrChange w:id="6716" w:author="James Vu" w:date="2024-04-19T00:19:00Z">
                  <w:rPr>
                    <w:ins w:id="6717" w:author="James Vu" w:date="2024-04-19T00:01:00Z"/>
                    <w:b/>
                    <w:bCs/>
                    <w:color w:val="000000"/>
                    <w:sz w:val="28"/>
                    <w:szCs w:val="28"/>
                  </w:rPr>
                </w:rPrChange>
              </w:rPr>
            </w:pPr>
            <w:ins w:id="6718" w:author="James Vu" w:date="2024-04-19T00:01:00Z">
              <w:r w:rsidRPr="003C02FF">
                <w:rPr>
                  <w:b/>
                  <w:bCs/>
                  <w:color w:val="000000"/>
                  <w:rPrChange w:id="6719" w:author="James Vu" w:date="2024-04-19T00:19:00Z">
                    <w:rPr>
                      <w:b/>
                      <w:bCs/>
                      <w:color w:val="000000"/>
                      <w:sz w:val="28"/>
                      <w:szCs w:val="28"/>
                    </w:rPr>
                  </w:rPrChange>
                </w:rPr>
                <w:t> </w:t>
              </w:r>
            </w:ins>
          </w:p>
        </w:tc>
        <w:tc>
          <w:tcPr>
            <w:tcW w:w="8358" w:type="dxa"/>
            <w:shd w:val="clear" w:color="auto" w:fill="auto"/>
            <w:noWrap/>
            <w:vAlign w:val="center"/>
            <w:hideMark/>
            <w:tcPrChange w:id="6720" w:author="James Vu" w:date="2024-04-19T00:20:00Z">
              <w:tcPr>
                <w:tcW w:w="8358" w:type="dxa"/>
                <w:shd w:val="clear" w:color="auto" w:fill="auto"/>
                <w:noWrap/>
                <w:vAlign w:val="center"/>
                <w:hideMark/>
              </w:tcPr>
            </w:tcPrChange>
          </w:tcPr>
          <w:p w14:paraId="4D910AA0" w14:textId="77777777" w:rsidR="004D28C1" w:rsidRPr="003C02FF" w:rsidRDefault="004D28C1" w:rsidP="004D28C1">
            <w:pPr>
              <w:rPr>
                <w:ins w:id="6721" w:author="James Vu" w:date="2024-04-19T00:01:00Z"/>
                <w:color w:val="0D0D0D"/>
                <w:rPrChange w:id="6722" w:author="James Vu" w:date="2024-04-19T00:19:00Z">
                  <w:rPr>
                    <w:ins w:id="6723" w:author="James Vu" w:date="2024-04-19T00:01:00Z"/>
                    <w:color w:val="0D0D0D"/>
                    <w:sz w:val="28"/>
                    <w:szCs w:val="28"/>
                  </w:rPr>
                </w:rPrChange>
              </w:rPr>
            </w:pPr>
            <w:ins w:id="6724" w:author="James Vu" w:date="2024-04-19T00:01:00Z">
              <w:r w:rsidRPr="003C02FF">
                <w:rPr>
                  <w:color w:val="0D0D0D"/>
                  <w:rPrChange w:id="6725" w:author="James Vu" w:date="2024-04-19T00:19:00Z">
                    <w:rPr>
                      <w:color w:val="0D0D0D"/>
                      <w:sz w:val="28"/>
                      <w:szCs w:val="28"/>
                    </w:rPr>
                  </w:rPrChange>
                </w:rPr>
                <w:t>Đặt quyền truy cập cho các biểu mẫu</w:t>
              </w:r>
            </w:ins>
          </w:p>
        </w:tc>
      </w:tr>
      <w:tr w:rsidR="003C02FF" w:rsidRPr="003C02FF" w14:paraId="0A2B5BE8" w14:textId="77777777" w:rsidTr="003C02FF">
        <w:trPr>
          <w:trHeight w:val="360"/>
          <w:ins w:id="6726" w:author="James Vu" w:date="2024-04-19T00:01:00Z"/>
          <w:trPrChange w:id="6727" w:author="James Vu" w:date="2024-04-19T00:20:00Z">
            <w:trPr>
              <w:trHeight w:val="360"/>
            </w:trPr>
          </w:trPrChange>
        </w:trPr>
        <w:tc>
          <w:tcPr>
            <w:tcW w:w="704" w:type="dxa"/>
            <w:shd w:val="clear" w:color="auto" w:fill="auto"/>
            <w:noWrap/>
            <w:vAlign w:val="center"/>
            <w:hideMark/>
            <w:tcPrChange w:id="6728" w:author="James Vu" w:date="2024-04-19T00:20:00Z">
              <w:tcPr>
                <w:tcW w:w="704" w:type="dxa"/>
                <w:shd w:val="clear" w:color="auto" w:fill="auto"/>
                <w:noWrap/>
                <w:vAlign w:val="center"/>
                <w:hideMark/>
              </w:tcPr>
            </w:tcPrChange>
          </w:tcPr>
          <w:p w14:paraId="639705D4" w14:textId="77777777" w:rsidR="004D28C1" w:rsidRPr="003C02FF" w:rsidRDefault="004D28C1" w:rsidP="004D28C1">
            <w:pPr>
              <w:jc w:val="center"/>
              <w:rPr>
                <w:ins w:id="6729" w:author="James Vu" w:date="2024-04-19T00:01:00Z"/>
                <w:b/>
                <w:bCs/>
                <w:color w:val="000000"/>
                <w:rPrChange w:id="6730" w:author="James Vu" w:date="2024-04-19T00:19:00Z">
                  <w:rPr>
                    <w:ins w:id="6731" w:author="James Vu" w:date="2024-04-19T00:01:00Z"/>
                    <w:b/>
                    <w:bCs/>
                    <w:color w:val="000000"/>
                    <w:sz w:val="28"/>
                    <w:szCs w:val="28"/>
                  </w:rPr>
                </w:rPrChange>
              </w:rPr>
            </w:pPr>
            <w:ins w:id="6732" w:author="James Vu" w:date="2024-04-19T00:01:00Z">
              <w:r w:rsidRPr="003C02FF">
                <w:rPr>
                  <w:b/>
                  <w:bCs/>
                  <w:color w:val="000000"/>
                  <w:rPrChange w:id="6733" w:author="James Vu" w:date="2024-04-19T00:19:00Z">
                    <w:rPr>
                      <w:b/>
                      <w:bCs/>
                      <w:color w:val="000000"/>
                      <w:sz w:val="28"/>
                      <w:szCs w:val="28"/>
                    </w:rPr>
                  </w:rPrChange>
                </w:rPr>
                <w:t> </w:t>
              </w:r>
            </w:ins>
          </w:p>
        </w:tc>
        <w:tc>
          <w:tcPr>
            <w:tcW w:w="8358" w:type="dxa"/>
            <w:shd w:val="clear" w:color="auto" w:fill="auto"/>
            <w:noWrap/>
            <w:vAlign w:val="center"/>
            <w:hideMark/>
            <w:tcPrChange w:id="6734" w:author="James Vu" w:date="2024-04-19T00:20:00Z">
              <w:tcPr>
                <w:tcW w:w="8358" w:type="dxa"/>
                <w:shd w:val="clear" w:color="auto" w:fill="auto"/>
                <w:noWrap/>
                <w:vAlign w:val="center"/>
                <w:hideMark/>
              </w:tcPr>
            </w:tcPrChange>
          </w:tcPr>
          <w:p w14:paraId="33C791A6" w14:textId="77777777" w:rsidR="004D28C1" w:rsidRPr="003C02FF" w:rsidRDefault="004D28C1" w:rsidP="004D28C1">
            <w:pPr>
              <w:rPr>
                <w:ins w:id="6735" w:author="James Vu" w:date="2024-04-19T00:01:00Z"/>
                <w:color w:val="0D0D0D"/>
                <w:rPrChange w:id="6736" w:author="James Vu" w:date="2024-04-19T00:19:00Z">
                  <w:rPr>
                    <w:ins w:id="6737" w:author="James Vu" w:date="2024-04-19T00:01:00Z"/>
                    <w:color w:val="0D0D0D"/>
                    <w:sz w:val="28"/>
                    <w:szCs w:val="28"/>
                  </w:rPr>
                </w:rPrChange>
              </w:rPr>
            </w:pPr>
            <w:ins w:id="6738" w:author="James Vu" w:date="2024-04-19T00:01:00Z">
              <w:r w:rsidRPr="003C02FF">
                <w:rPr>
                  <w:color w:val="0D0D0D"/>
                  <w:rPrChange w:id="6739" w:author="James Vu" w:date="2024-04-19T00:19:00Z">
                    <w:rPr>
                      <w:color w:val="0D0D0D"/>
                      <w:sz w:val="28"/>
                      <w:szCs w:val="28"/>
                    </w:rPr>
                  </w:rPrChange>
                </w:rPr>
                <w:t>Áp dụng mẫu thiết kế cho biểu mẫu</w:t>
              </w:r>
            </w:ins>
          </w:p>
        </w:tc>
      </w:tr>
      <w:tr w:rsidR="003C02FF" w:rsidRPr="003C02FF" w14:paraId="426328E8" w14:textId="77777777" w:rsidTr="003C02FF">
        <w:trPr>
          <w:trHeight w:val="360"/>
          <w:ins w:id="6740" w:author="James Vu" w:date="2024-04-19T00:01:00Z"/>
          <w:trPrChange w:id="6741" w:author="James Vu" w:date="2024-04-19T00:20:00Z">
            <w:trPr>
              <w:trHeight w:val="360"/>
            </w:trPr>
          </w:trPrChange>
        </w:trPr>
        <w:tc>
          <w:tcPr>
            <w:tcW w:w="704" w:type="dxa"/>
            <w:shd w:val="clear" w:color="auto" w:fill="auto"/>
            <w:noWrap/>
            <w:vAlign w:val="center"/>
            <w:hideMark/>
            <w:tcPrChange w:id="6742" w:author="James Vu" w:date="2024-04-19T00:20:00Z">
              <w:tcPr>
                <w:tcW w:w="704" w:type="dxa"/>
                <w:shd w:val="clear" w:color="auto" w:fill="auto"/>
                <w:noWrap/>
                <w:vAlign w:val="center"/>
                <w:hideMark/>
              </w:tcPr>
            </w:tcPrChange>
          </w:tcPr>
          <w:p w14:paraId="3C719B83" w14:textId="77777777" w:rsidR="004D28C1" w:rsidRPr="003C02FF" w:rsidRDefault="004D28C1" w:rsidP="004D28C1">
            <w:pPr>
              <w:jc w:val="center"/>
              <w:rPr>
                <w:ins w:id="6743" w:author="James Vu" w:date="2024-04-19T00:01:00Z"/>
                <w:b/>
                <w:bCs/>
                <w:color w:val="000000"/>
                <w:rPrChange w:id="6744" w:author="James Vu" w:date="2024-04-19T00:23:00Z">
                  <w:rPr>
                    <w:ins w:id="6745" w:author="James Vu" w:date="2024-04-19T00:01:00Z"/>
                    <w:b/>
                    <w:bCs/>
                    <w:color w:val="000000"/>
                    <w:sz w:val="28"/>
                    <w:szCs w:val="28"/>
                  </w:rPr>
                </w:rPrChange>
              </w:rPr>
            </w:pPr>
            <w:ins w:id="6746" w:author="James Vu" w:date="2024-04-19T00:01:00Z">
              <w:r w:rsidRPr="003C02FF">
                <w:rPr>
                  <w:b/>
                  <w:bCs/>
                  <w:color w:val="000000"/>
                  <w:rPrChange w:id="6747" w:author="James Vu" w:date="2024-04-19T00:23:00Z">
                    <w:rPr>
                      <w:b/>
                      <w:bCs/>
                      <w:color w:val="000000"/>
                      <w:sz w:val="28"/>
                      <w:szCs w:val="28"/>
                    </w:rPr>
                  </w:rPrChange>
                </w:rPr>
                <w:t>18</w:t>
              </w:r>
            </w:ins>
          </w:p>
        </w:tc>
        <w:tc>
          <w:tcPr>
            <w:tcW w:w="8358" w:type="dxa"/>
            <w:shd w:val="clear" w:color="auto" w:fill="auto"/>
            <w:noWrap/>
            <w:vAlign w:val="center"/>
            <w:hideMark/>
            <w:tcPrChange w:id="6748" w:author="James Vu" w:date="2024-04-19T00:20:00Z">
              <w:tcPr>
                <w:tcW w:w="8358" w:type="dxa"/>
                <w:shd w:val="clear" w:color="auto" w:fill="auto"/>
                <w:noWrap/>
                <w:vAlign w:val="center"/>
                <w:hideMark/>
              </w:tcPr>
            </w:tcPrChange>
          </w:tcPr>
          <w:p w14:paraId="6D67CE53" w14:textId="77777777" w:rsidR="004D28C1" w:rsidRPr="003C02FF" w:rsidRDefault="004D28C1" w:rsidP="004D28C1">
            <w:pPr>
              <w:rPr>
                <w:ins w:id="6749" w:author="James Vu" w:date="2024-04-19T00:01:00Z"/>
                <w:b/>
                <w:bCs/>
                <w:color w:val="0D0D0D"/>
                <w:rPrChange w:id="6750" w:author="James Vu" w:date="2024-04-19T00:23:00Z">
                  <w:rPr>
                    <w:ins w:id="6751" w:author="James Vu" w:date="2024-04-19T00:01:00Z"/>
                    <w:color w:val="0D0D0D"/>
                    <w:sz w:val="28"/>
                    <w:szCs w:val="28"/>
                  </w:rPr>
                </w:rPrChange>
              </w:rPr>
            </w:pPr>
            <w:ins w:id="6752" w:author="James Vu" w:date="2024-04-19T00:01:00Z">
              <w:r w:rsidRPr="003C02FF">
                <w:rPr>
                  <w:b/>
                  <w:bCs/>
                  <w:color w:val="0D0D0D"/>
                  <w:rPrChange w:id="6753" w:author="James Vu" w:date="2024-04-19T00:23:00Z">
                    <w:rPr>
                      <w:color w:val="0D0D0D"/>
                      <w:sz w:val="28"/>
                      <w:szCs w:val="28"/>
                    </w:rPr>
                  </w:rPrChange>
                </w:rPr>
                <w:t>Xuất Biểu Mẫu Đa Định Dạng</w:t>
              </w:r>
            </w:ins>
          </w:p>
        </w:tc>
      </w:tr>
      <w:tr w:rsidR="003C02FF" w:rsidRPr="003C02FF" w14:paraId="61EE93B0" w14:textId="77777777" w:rsidTr="003C02FF">
        <w:trPr>
          <w:trHeight w:val="360"/>
          <w:ins w:id="6754" w:author="James Vu" w:date="2024-04-19T00:01:00Z"/>
          <w:trPrChange w:id="6755" w:author="James Vu" w:date="2024-04-19T00:20:00Z">
            <w:trPr>
              <w:trHeight w:val="360"/>
            </w:trPr>
          </w:trPrChange>
        </w:trPr>
        <w:tc>
          <w:tcPr>
            <w:tcW w:w="704" w:type="dxa"/>
            <w:shd w:val="clear" w:color="auto" w:fill="auto"/>
            <w:noWrap/>
            <w:vAlign w:val="center"/>
            <w:hideMark/>
            <w:tcPrChange w:id="6756" w:author="James Vu" w:date="2024-04-19T00:20:00Z">
              <w:tcPr>
                <w:tcW w:w="704" w:type="dxa"/>
                <w:shd w:val="clear" w:color="auto" w:fill="auto"/>
                <w:noWrap/>
                <w:vAlign w:val="center"/>
                <w:hideMark/>
              </w:tcPr>
            </w:tcPrChange>
          </w:tcPr>
          <w:p w14:paraId="7125358E" w14:textId="77777777" w:rsidR="004D28C1" w:rsidRPr="003C02FF" w:rsidRDefault="004D28C1" w:rsidP="004D28C1">
            <w:pPr>
              <w:jc w:val="center"/>
              <w:rPr>
                <w:ins w:id="6757" w:author="James Vu" w:date="2024-04-19T00:01:00Z"/>
                <w:b/>
                <w:bCs/>
                <w:color w:val="000000"/>
                <w:rPrChange w:id="6758" w:author="James Vu" w:date="2024-04-19T00:19:00Z">
                  <w:rPr>
                    <w:ins w:id="6759" w:author="James Vu" w:date="2024-04-19T00:01:00Z"/>
                    <w:b/>
                    <w:bCs/>
                    <w:color w:val="000000"/>
                    <w:sz w:val="28"/>
                    <w:szCs w:val="28"/>
                  </w:rPr>
                </w:rPrChange>
              </w:rPr>
            </w:pPr>
            <w:ins w:id="6760" w:author="James Vu" w:date="2024-04-19T00:01:00Z">
              <w:r w:rsidRPr="003C02FF">
                <w:rPr>
                  <w:b/>
                  <w:bCs/>
                  <w:color w:val="000000"/>
                  <w:rPrChange w:id="6761" w:author="James Vu" w:date="2024-04-19T00:19:00Z">
                    <w:rPr>
                      <w:b/>
                      <w:bCs/>
                      <w:color w:val="000000"/>
                      <w:sz w:val="28"/>
                      <w:szCs w:val="28"/>
                    </w:rPr>
                  </w:rPrChange>
                </w:rPr>
                <w:t> </w:t>
              </w:r>
            </w:ins>
          </w:p>
        </w:tc>
        <w:tc>
          <w:tcPr>
            <w:tcW w:w="8358" w:type="dxa"/>
            <w:shd w:val="clear" w:color="auto" w:fill="auto"/>
            <w:noWrap/>
            <w:vAlign w:val="center"/>
            <w:hideMark/>
            <w:tcPrChange w:id="6762" w:author="James Vu" w:date="2024-04-19T00:20:00Z">
              <w:tcPr>
                <w:tcW w:w="8358" w:type="dxa"/>
                <w:shd w:val="clear" w:color="auto" w:fill="auto"/>
                <w:noWrap/>
                <w:vAlign w:val="center"/>
                <w:hideMark/>
              </w:tcPr>
            </w:tcPrChange>
          </w:tcPr>
          <w:p w14:paraId="3B846A4B" w14:textId="77777777" w:rsidR="004D28C1" w:rsidRPr="003C02FF" w:rsidRDefault="004D28C1" w:rsidP="004D28C1">
            <w:pPr>
              <w:rPr>
                <w:ins w:id="6763" w:author="James Vu" w:date="2024-04-19T00:01:00Z"/>
                <w:color w:val="0D0D0D"/>
                <w:rPrChange w:id="6764" w:author="James Vu" w:date="2024-04-19T00:19:00Z">
                  <w:rPr>
                    <w:ins w:id="6765" w:author="James Vu" w:date="2024-04-19T00:01:00Z"/>
                    <w:color w:val="0D0D0D"/>
                    <w:sz w:val="28"/>
                    <w:szCs w:val="28"/>
                  </w:rPr>
                </w:rPrChange>
              </w:rPr>
            </w:pPr>
            <w:ins w:id="6766" w:author="James Vu" w:date="2024-04-19T00:01:00Z">
              <w:r w:rsidRPr="003C02FF">
                <w:rPr>
                  <w:color w:val="0D0D0D"/>
                  <w:rPrChange w:id="6767" w:author="James Vu" w:date="2024-04-19T00:19:00Z">
                    <w:rPr>
                      <w:color w:val="0D0D0D"/>
                      <w:sz w:val="28"/>
                      <w:szCs w:val="28"/>
                    </w:rPr>
                  </w:rPrChange>
                </w:rPr>
                <w:t>Xuất biểu mẫu dưới dạng PDF</w:t>
              </w:r>
            </w:ins>
          </w:p>
        </w:tc>
      </w:tr>
      <w:tr w:rsidR="003C02FF" w:rsidRPr="003C02FF" w14:paraId="6F1ADA6E" w14:textId="77777777" w:rsidTr="003C02FF">
        <w:trPr>
          <w:trHeight w:val="360"/>
          <w:ins w:id="6768" w:author="James Vu" w:date="2024-04-19T00:01:00Z"/>
          <w:trPrChange w:id="6769" w:author="James Vu" w:date="2024-04-19T00:20:00Z">
            <w:trPr>
              <w:trHeight w:val="360"/>
            </w:trPr>
          </w:trPrChange>
        </w:trPr>
        <w:tc>
          <w:tcPr>
            <w:tcW w:w="704" w:type="dxa"/>
            <w:shd w:val="clear" w:color="auto" w:fill="auto"/>
            <w:noWrap/>
            <w:vAlign w:val="center"/>
            <w:hideMark/>
            <w:tcPrChange w:id="6770" w:author="James Vu" w:date="2024-04-19T00:20:00Z">
              <w:tcPr>
                <w:tcW w:w="704" w:type="dxa"/>
                <w:shd w:val="clear" w:color="auto" w:fill="auto"/>
                <w:noWrap/>
                <w:vAlign w:val="center"/>
                <w:hideMark/>
              </w:tcPr>
            </w:tcPrChange>
          </w:tcPr>
          <w:p w14:paraId="18A4BBFA" w14:textId="77777777" w:rsidR="004D28C1" w:rsidRPr="003C02FF" w:rsidRDefault="004D28C1" w:rsidP="004D28C1">
            <w:pPr>
              <w:jc w:val="center"/>
              <w:rPr>
                <w:ins w:id="6771" w:author="James Vu" w:date="2024-04-19T00:01:00Z"/>
                <w:b/>
                <w:bCs/>
                <w:color w:val="000000"/>
                <w:rPrChange w:id="6772" w:author="James Vu" w:date="2024-04-19T00:19:00Z">
                  <w:rPr>
                    <w:ins w:id="6773" w:author="James Vu" w:date="2024-04-19T00:01:00Z"/>
                    <w:b/>
                    <w:bCs/>
                    <w:color w:val="000000"/>
                    <w:sz w:val="28"/>
                    <w:szCs w:val="28"/>
                  </w:rPr>
                </w:rPrChange>
              </w:rPr>
            </w:pPr>
            <w:ins w:id="6774" w:author="James Vu" w:date="2024-04-19T00:01:00Z">
              <w:r w:rsidRPr="003C02FF">
                <w:rPr>
                  <w:b/>
                  <w:bCs/>
                  <w:color w:val="000000"/>
                  <w:rPrChange w:id="6775" w:author="James Vu" w:date="2024-04-19T00:19:00Z">
                    <w:rPr>
                      <w:b/>
                      <w:bCs/>
                      <w:color w:val="000000"/>
                      <w:sz w:val="28"/>
                      <w:szCs w:val="28"/>
                    </w:rPr>
                  </w:rPrChange>
                </w:rPr>
                <w:t> </w:t>
              </w:r>
            </w:ins>
          </w:p>
        </w:tc>
        <w:tc>
          <w:tcPr>
            <w:tcW w:w="8358" w:type="dxa"/>
            <w:shd w:val="clear" w:color="auto" w:fill="auto"/>
            <w:noWrap/>
            <w:vAlign w:val="center"/>
            <w:hideMark/>
            <w:tcPrChange w:id="6776" w:author="James Vu" w:date="2024-04-19T00:20:00Z">
              <w:tcPr>
                <w:tcW w:w="8358" w:type="dxa"/>
                <w:shd w:val="clear" w:color="auto" w:fill="auto"/>
                <w:noWrap/>
                <w:vAlign w:val="center"/>
                <w:hideMark/>
              </w:tcPr>
            </w:tcPrChange>
          </w:tcPr>
          <w:p w14:paraId="02CC3506" w14:textId="77777777" w:rsidR="004D28C1" w:rsidRPr="003C02FF" w:rsidRDefault="004D28C1" w:rsidP="004D28C1">
            <w:pPr>
              <w:rPr>
                <w:ins w:id="6777" w:author="James Vu" w:date="2024-04-19T00:01:00Z"/>
                <w:color w:val="0D0D0D"/>
                <w:rPrChange w:id="6778" w:author="James Vu" w:date="2024-04-19T00:19:00Z">
                  <w:rPr>
                    <w:ins w:id="6779" w:author="James Vu" w:date="2024-04-19T00:01:00Z"/>
                    <w:color w:val="0D0D0D"/>
                    <w:sz w:val="28"/>
                    <w:szCs w:val="28"/>
                  </w:rPr>
                </w:rPrChange>
              </w:rPr>
            </w:pPr>
            <w:ins w:id="6780" w:author="James Vu" w:date="2024-04-19T00:01:00Z">
              <w:r w:rsidRPr="003C02FF">
                <w:rPr>
                  <w:color w:val="0D0D0D"/>
                  <w:rPrChange w:id="6781" w:author="James Vu" w:date="2024-04-19T00:19:00Z">
                    <w:rPr>
                      <w:color w:val="0D0D0D"/>
                      <w:sz w:val="28"/>
                      <w:szCs w:val="28"/>
                    </w:rPr>
                  </w:rPrChange>
                </w:rPr>
                <w:t>Xuất biểu mẫu dưới dạng Word</w:t>
              </w:r>
            </w:ins>
          </w:p>
        </w:tc>
      </w:tr>
      <w:tr w:rsidR="003C02FF" w:rsidRPr="003C02FF" w14:paraId="0E8C48A6" w14:textId="77777777" w:rsidTr="003C02FF">
        <w:trPr>
          <w:trHeight w:val="360"/>
          <w:ins w:id="6782" w:author="James Vu" w:date="2024-04-19T00:01:00Z"/>
          <w:trPrChange w:id="6783" w:author="James Vu" w:date="2024-04-19T00:20:00Z">
            <w:trPr>
              <w:trHeight w:val="360"/>
            </w:trPr>
          </w:trPrChange>
        </w:trPr>
        <w:tc>
          <w:tcPr>
            <w:tcW w:w="704" w:type="dxa"/>
            <w:shd w:val="clear" w:color="auto" w:fill="auto"/>
            <w:noWrap/>
            <w:vAlign w:val="center"/>
            <w:hideMark/>
            <w:tcPrChange w:id="6784" w:author="James Vu" w:date="2024-04-19T00:20:00Z">
              <w:tcPr>
                <w:tcW w:w="704" w:type="dxa"/>
                <w:shd w:val="clear" w:color="auto" w:fill="auto"/>
                <w:noWrap/>
                <w:vAlign w:val="center"/>
                <w:hideMark/>
              </w:tcPr>
            </w:tcPrChange>
          </w:tcPr>
          <w:p w14:paraId="743A9117" w14:textId="77777777" w:rsidR="004D28C1" w:rsidRPr="003C02FF" w:rsidRDefault="004D28C1" w:rsidP="004D28C1">
            <w:pPr>
              <w:jc w:val="center"/>
              <w:rPr>
                <w:ins w:id="6785" w:author="James Vu" w:date="2024-04-19T00:01:00Z"/>
                <w:b/>
                <w:bCs/>
                <w:color w:val="000000"/>
                <w:rPrChange w:id="6786" w:author="James Vu" w:date="2024-04-19T00:19:00Z">
                  <w:rPr>
                    <w:ins w:id="6787" w:author="James Vu" w:date="2024-04-19T00:01:00Z"/>
                    <w:b/>
                    <w:bCs/>
                    <w:color w:val="000000"/>
                    <w:sz w:val="28"/>
                    <w:szCs w:val="28"/>
                  </w:rPr>
                </w:rPrChange>
              </w:rPr>
            </w:pPr>
            <w:ins w:id="6788" w:author="James Vu" w:date="2024-04-19T00:01:00Z">
              <w:r w:rsidRPr="003C02FF">
                <w:rPr>
                  <w:b/>
                  <w:bCs/>
                  <w:color w:val="000000"/>
                  <w:rPrChange w:id="6789" w:author="James Vu" w:date="2024-04-19T00:19:00Z">
                    <w:rPr>
                      <w:b/>
                      <w:bCs/>
                      <w:color w:val="000000"/>
                      <w:sz w:val="28"/>
                      <w:szCs w:val="28"/>
                    </w:rPr>
                  </w:rPrChange>
                </w:rPr>
                <w:t> </w:t>
              </w:r>
            </w:ins>
          </w:p>
        </w:tc>
        <w:tc>
          <w:tcPr>
            <w:tcW w:w="8358" w:type="dxa"/>
            <w:shd w:val="clear" w:color="auto" w:fill="auto"/>
            <w:noWrap/>
            <w:vAlign w:val="center"/>
            <w:hideMark/>
            <w:tcPrChange w:id="6790" w:author="James Vu" w:date="2024-04-19T00:20:00Z">
              <w:tcPr>
                <w:tcW w:w="8358" w:type="dxa"/>
                <w:shd w:val="clear" w:color="auto" w:fill="auto"/>
                <w:noWrap/>
                <w:vAlign w:val="center"/>
                <w:hideMark/>
              </w:tcPr>
            </w:tcPrChange>
          </w:tcPr>
          <w:p w14:paraId="05DD1C1D" w14:textId="77777777" w:rsidR="004D28C1" w:rsidRPr="003C02FF" w:rsidRDefault="004D28C1" w:rsidP="004D28C1">
            <w:pPr>
              <w:rPr>
                <w:ins w:id="6791" w:author="James Vu" w:date="2024-04-19T00:01:00Z"/>
                <w:color w:val="0D0D0D"/>
                <w:rPrChange w:id="6792" w:author="James Vu" w:date="2024-04-19T00:19:00Z">
                  <w:rPr>
                    <w:ins w:id="6793" w:author="James Vu" w:date="2024-04-19T00:01:00Z"/>
                    <w:color w:val="0D0D0D"/>
                    <w:sz w:val="28"/>
                    <w:szCs w:val="28"/>
                  </w:rPr>
                </w:rPrChange>
              </w:rPr>
            </w:pPr>
            <w:ins w:id="6794" w:author="James Vu" w:date="2024-04-19T00:01:00Z">
              <w:r w:rsidRPr="003C02FF">
                <w:rPr>
                  <w:color w:val="0D0D0D"/>
                  <w:rPrChange w:id="6795" w:author="James Vu" w:date="2024-04-19T00:19:00Z">
                    <w:rPr>
                      <w:color w:val="0D0D0D"/>
                      <w:sz w:val="28"/>
                      <w:szCs w:val="28"/>
                    </w:rPr>
                  </w:rPrChange>
                </w:rPr>
                <w:t>Xuất biểu mẫu dưới dạng Excel</w:t>
              </w:r>
            </w:ins>
          </w:p>
        </w:tc>
      </w:tr>
      <w:tr w:rsidR="003C02FF" w:rsidRPr="003C02FF" w14:paraId="555338AC" w14:textId="77777777" w:rsidTr="003C02FF">
        <w:trPr>
          <w:trHeight w:val="360"/>
          <w:ins w:id="6796" w:author="James Vu" w:date="2024-04-19T00:01:00Z"/>
          <w:trPrChange w:id="6797" w:author="James Vu" w:date="2024-04-19T00:20:00Z">
            <w:trPr>
              <w:trHeight w:val="360"/>
            </w:trPr>
          </w:trPrChange>
        </w:trPr>
        <w:tc>
          <w:tcPr>
            <w:tcW w:w="704" w:type="dxa"/>
            <w:shd w:val="clear" w:color="auto" w:fill="auto"/>
            <w:noWrap/>
            <w:vAlign w:val="center"/>
            <w:hideMark/>
            <w:tcPrChange w:id="6798" w:author="James Vu" w:date="2024-04-19T00:20:00Z">
              <w:tcPr>
                <w:tcW w:w="704" w:type="dxa"/>
                <w:shd w:val="clear" w:color="auto" w:fill="auto"/>
                <w:noWrap/>
                <w:vAlign w:val="center"/>
                <w:hideMark/>
              </w:tcPr>
            </w:tcPrChange>
          </w:tcPr>
          <w:p w14:paraId="36CBC00D" w14:textId="77777777" w:rsidR="004D28C1" w:rsidRPr="003C02FF" w:rsidRDefault="004D28C1" w:rsidP="004D28C1">
            <w:pPr>
              <w:jc w:val="center"/>
              <w:rPr>
                <w:ins w:id="6799" w:author="James Vu" w:date="2024-04-19T00:01:00Z"/>
                <w:b/>
                <w:bCs/>
                <w:color w:val="000000"/>
                <w:rPrChange w:id="6800" w:author="James Vu" w:date="2024-04-19T00:19:00Z">
                  <w:rPr>
                    <w:ins w:id="6801" w:author="James Vu" w:date="2024-04-19T00:01:00Z"/>
                    <w:b/>
                    <w:bCs/>
                    <w:color w:val="000000"/>
                    <w:sz w:val="28"/>
                    <w:szCs w:val="28"/>
                  </w:rPr>
                </w:rPrChange>
              </w:rPr>
            </w:pPr>
            <w:ins w:id="6802" w:author="James Vu" w:date="2024-04-19T00:01:00Z">
              <w:r w:rsidRPr="003C02FF">
                <w:rPr>
                  <w:b/>
                  <w:bCs/>
                  <w:color w:val="000000"/>
                  <w:rPrChange w:id="6803" w:author="James Vu" w:date="2024-04-19T00:19:00Z">
                    <w:rPr>
                      <w:b/>
                      <w:bCs/>
                      <w:color w:val="000000"/>
                      <w:sz w:val="28"/>
                      <w:szCs w:val="28"/>
                    </w:rPr>
                  </w:rPrChange>
                </w:rPr>
                <w:t> </w:t>
              </w:r>
            </w:ins>
          </w:p>
        </w:tc>
        <w:tc>
          <w:tcPr>
            <w:tcW w:w="8358" w:type="dxa"/>
            <w:shd w:val="clear" w:color="auto" w:fill="auto"/>
            <w:noWrap/>
            <w:vAlign w:val="center"/>
            <w:hideMark/>
            <w:tcPrChange w:id="6804" w:author="James Vu" w:date="2024-04-19T00:20:00Z">
              <w:tcPr>
                <w:tcW w:w="8358" w:type="dxa"/>
                <w:shd w:val="clear" w:color="auto" w:fill="auto"/>
                <w:noWrap/>
                <w:vAlign w:val="center"/>
                <w:hideMark/>
              </w:tcPr>
            </w:tcPrChange>
          </w:tcPr>
          <w:p w14:paraId="419391F5" w14:textId="77777777" w:rsidR="004D28C1" w:rsidRPr="003C02FF" w:rsidRDefault="004D28C1" w:rsidP="004D28C1">
            <w:pPr>
              <w:rPr>
                <w:ins w:id="6805" w:author="James Vu" w:date="2024-04-19T00:01:00Z"/>
                <w:color w:val="0D0D0D"/>
                <w:rPrChange w:id="6806" w:author="James Vu" w:date="2024-04-19T00:19:00Z">
                  <w:rPr>
                    <w:ins w:id="6807" w:author="James Vu" w:date="2024-04-19T00:01:00Z"/>
                    <w:color w:val="0D0D0D"/>
                    <w:sz w:val="28"/>
                    <w:szCs w:val="28"/>
                  </w:rPr>
                </w:rPrChange>
              </w:rPr>
            </w:pPr>
            <w:ins w:id="6808" w:author="James Vu" w:date="2024-04-19T00:01:00Z">
              <w:r w:rsidRPr="003C02FF">
                <w:rPr>
                  <w:color w:val="0D0D0D"/>
                  <w:rPrChange w:id="6809" w:author="James Vu" w:date="2024-04-19T00:19:00Z">
                    <w:rPr>
                      <w:color w:val="0D0D0D"/>
                      <w:sz w:val="28"/>
                      <w:szCs w:val="28"/>
                    </w:rPr>
                  </w:rPrChange>
                </w:rPr>
                <w:t>Xuất biểu mẫu dưới dạng HTML</w:t>
              </w:r>
            </w:ins>
          </w:p>
        </w:tc>
      </w:tr>
      <w:tr w:rsidR="003C02FF" w:rsidRPr="003C02FF" w14:paraId="3E9492D4" w14:textId="77777777" w:rsidTr="003C02FF">
        <w:trPr>
          <w:trHeight w:val="360"/>
          <w:ins w:id="6810" w:author="James Vu" w:date="2024-04-19T00:01:00Z"/>
          <w:trPrChange w:id="6811" w:author="James Vu" w:date="2024-04-19T00:20:00Z">
            <w:trPr>
              <w:trHeight w:val="360"/>
            </w:trPr>
          </w:trPrChange>
        </w:trPr>
        <w:tc>
          <w:tcPr>
            <w:tcW w:w="704" w:type="dxa"/>
            <w:shd w:val="clear" w:color="auto" w:fill="auto"/>
            <w:noWrap/>
            <w:vAlign w:val="center"/>
            <w:hideMark/>
            <w:tcPrChange w:id="6812" w:author="James Vu" w:date="2024-04-19T00:20:00Z">
              <w:tcPr>
                <w:tcW w:w="704" w:type="dxa"/>
                <w:shd w:val="clear" w:color="auto" w:fill="auto"/>
                <w:noWrap/>
                <w:vAlign w:val="center"/>
                <w:hideMark/>
              </w:tcPr>
            </w:tcPrChange>
          </w:tcPr>
          <w:p w14:paraId="74B20210" w14:textId="77777777" w:rsidR="004D28C1" w:rsidRPr="003C02FF" w:rsidRDefault="004D28C1" w:rsidP="004D28C1">
            <w:pPr>
              <w:jc w:val="center"/>
              <w:rPr>
                <w:ins w:id="6813" w:author="James Vu" w:date="2024-04-19T00:01:00Z"/>
                <w:b/>
                <w:bCs/>
                <w:color w:val="000000"/>
                <w:rPrChange w:id="6814" w:author="James Vu" w:date="2024-04-19T00:19:00Z">
                  <w:rPr>
                    <w:ins w:id="6815" w:author="James Vu" w:date="2024-04-19T00:01:00Z"/>
                    <w:b/>
                    <w:bCs/>
                    <w:color w:val="000000"/>
                    <w:sz w:val="28"/>
                    <w:szCs w:val="28"/>
                  </w:rPr>
                </w:rPrChange>
              </w:rPr>
            </w:pPr>
            <w:ins w:id="6816" w:author="James Vu" w:date="2024-04-19T00:01:00Z">
              <w:r w:rsidRPr="003C02FF">
                <w:rPr>
                  <w:b/>
                  <w:bCs/>
                  <w:color w:val="000000"/>
                  <w:rPrChange w:id="6817" w:author="James Vu" w:date="2024-04-19T00:19:00Z">
                    <w:rPr>
                      <w:b/>
                      <w:bCs/>
                      <w:color w:val="000000"/>
                      <w:sz w:val="28"/>
                      <w:szCs w:val="28"/>
                    </w:rPr>
                  </w:rPrChange>
                </w:rPr>
                <w:t> </w:t>
              </w:r>
            </w:ins>
          </w:p>
        </w:tc>
        <w:tc>
          <w:tcPr>
            <w:tcW w:w="8358" w:type="dxa"/>
            <w:shd w:val="clear" w:color="auto" w:fill="auto"/>
            <w:noWrap/>
            <w:vAlign w:val="center"/>
            <w:hideMark/>
            <w:tcPrChange w:id="6818" w:author="James Vu" w:date="2024-04-19T00:20:00Z">
              <w:tcPr>
                <w:tcW w:w="8358" w:type="dxa"/>
                <w:shd w:val="clear" w:color="auto" w:fill="auto"/>
                <w:noWrap/>
                <w:vAlign w:val="center"/>
                <w:hideMark/>
              </w:tcPr>
            </w:tcPrChange>
          </w:tcPr>
          <w:p w14:paraId="6C060902" w14:textId="77777777" w:rsidR="004D28C1" w:rsidRPr="003C02FF" w:rsidRDefault="004D28C1" w:rsidP="004D28C1">
            <w:pPr>
              <w:rPr>
                <w:ins w:id="6819" w:author="James Vu" w:date="2024-04-19T00:01:00Z"/>
                <w:color w:val="0D0D0D"/>
                <w:rPrChange w:id="6820" w:author="James Vu" w:date="2024-04-19T00:19:00Z">
                  <w:rPr>
                    <w:ins w:id="6821" w:author="James Vu" w:date="2024-04-19T00:01:00Z"/>
                    <w:color w:val="0D0D0D"/>
                    <w:sz w:val="28"/>
                    <w:szCs w:val="28"/>
                  </w:rPr>
                </w:rPrChange>
              </w:rPr>
            </w:pPr>
            <w:ins w:id="6822" w:author="James Vu" w:date="2024-04-19T00:01:00Z">
              <w:r w:rsidRPr="003C02FF">
                <w:rPr>
                  <w:color w:val="0D0D0D"/>
                  <w:rPrChange w:id="6823" w:author="James Vu" w:date="2024-04-19T00:19:00Z">
                    <w:rPr>
                      <w:color w:val="0D0D0D"/>
                      <w:sz w:val="28"/>
                      <w:szCs w:val="28"/>
                    </w:rPr>
                  </w:rPrChange>
                </w:rPr>
                <w:t>Tạo bản in của biểu mẫu</w:t>
              </w:r>
            </w:ins>
          </w:p>
        </w:tc>
      </w:tr>
      <w:tr w:rsidR="003C02FF" w:rsidRPr="003C02FF" w14:paraId="261A3193" w14:textId="77777777" w:rsidTr="003C02FF">
        <w:trPr>
          <w:trHeight w:val="360"/>
          <w:ins w:id="6824" w:author="James Vu" w:date="2024-04-19T00:01:00Z"/>
          <w:trPrChange w:id="6825" w:author="James Vu" w:date="2024-04-19T00:20:00Z">
            <w:trPr>
              <w:trHeight w:val="360"/>
            </w:trPr>
          </w:trPrChange>
        </w:trPr>
        <w:tc>
          <w:tcPr>
            <w:tcW w:w="704" w:type="dxa"/>
            <w:shd w:val="clear" w:color="auto" w:fill="auto"/>
            <w:noWrap/>
            <w:vAlign w:val="center"/>
            <w:hideMark/>
            <w:tcPrChange w:id="6826" w:author="James Vu" w:date="2024-04-19T00:20:00Z">
              <w:tcPr>
                <w:tcW w:w="704" w:type="dxa"/>
                <w:shd w:val="clear" w:color="auto" w:fill="auto"/>
                <w:noWrap/>
                <w:vAlign w:val="center"/>
                <w:hideMark/>
              </w:tcPr>
            </w:tcPrChange>
          </w:tcPr>
          <w:p w14:paraId="64D1A7A7" w14:textId="77777777" w:rsidR="004D28C1" w:rsidRPr="003C02FF" w:rsidRDefault="004D28C1" w:rsidP="004D28C1">
            <w:pPr>
              <w:jc w:val="center"/>
              <w:rPr>
                <w:ins w:id="6827" w:author="James Vu" w:date="2024-04-19T00:01:00Z"/>
                <w:b/>
                <w:bCs/>
                <w:color w:val="000000"/>
                <w:rPrChange w:id="6828" w:author="James Vu" w:date="2024-04-19T00:23:00Z">
                  <w:rPr>
                    <w:ins w:id="6829" w:author="James Vu" w:date="2024-04-19T00:01:00Z"/>
                    <w:b/>
                    <w:bCs/>
                    <w:color w:val="000000"/>
                    <w:sz w:val="28"/>
                    <w:szCs w:val="28"/>
                  </w:rPr>
                </w:rPrChange>
              </w:rPr>
            </w:pPr>
            <w:ins w:id="6830" w:author="James Vu" w:date="2024-04-19T00:01:00Z">
              <w:r w:rsidRPr="003C02FF">
                <w:rPr>
                  <w:b/>
                  <w:bCs/>
                  <w:color w:val="000000"/>
                  <w:rPrChange w:id="6831" w:author="James Vu" w:date="2024-04-19T00:23:00Z">
                    <w:rPr>
                      <w:b/>
                      <w:bCs/>
                      <w:color w:val="000000"/>
                      <w:sz w:val="28"/>
                      <w:szCs w:val="28"/>
                    </w:rPr>
                  </w:rPrChange>
                </w:rPr>
                <w:t>19</w:t>
              </w:r>
            </w:ins>
          </w:p>
        </w:tc>
        <w:tc>
          <w:tcPr>
            <w:tcW w:w="8358" w:type="dxa"/>
            <w:shd w:val="clear" w:color="auto" w:fill="auto"/>
            <w:noWrap/>
            <w:vAlign w:val="center"/>
            <w:hideMark/>
            <w:tcPrChange w:id="6832" w:author="James Vu" w:date="2024-04-19T00:20:00Z">
              <w:tcPr>
                <w:tcW w:w="8358" w:type="dxa"/>
                <w:shd w:val="clear" w:color="auto" w:fill="auto"/>
                <w:noWrap/>
                <w:vAlign w:val="center"/>
                <w:hideMark/>
              </w:tcPr>
            </w:tcPrChange>
          </w:tcPr>
          <w:p w14:paraId="5A19AD4C" w14:textId="77777777" w:rsidR="004D28C1" w:rsidRPr="003C02FF" w:rsidRDefault="004D28C1" w:rsidP="004D28C1">
            <w:pPr>
              <w:rPr>
                <w:ins w:id="6833" w:author="James Vu" w:date="2024-04-19T00:01:00Z"/>
                <w:b/>
                <w:bCs/>
                <w:color w:val="0D0D0D"/>
                <w:rPrChange w:id="6834" w:author="James Vu" w:date="2024-04-19T00:23:00Z">
                  <w:rPr>
                    <w:ins w:id="6835" w:author="James Vu" w:date="2024-04-19T00:01:00Z"/>
                    <w:color w:val="0D0D0D"/>
                    <w:sz w:val="28"/>
                    <w:szCs w:val="28"/>
                  </w:rPr>
                </w:rPrChange>
              </w:rPr>
            </w:pPr>
            <w:ins w:id="6836" w:author="James Vu" w:date="2024-04-19T00:01:00Z">
              <w:r w:rsidRPr="003C02FF">
                <w:rPr>
                  <w:b/>
                  <w:bCs/>
                  <w:color w:val="0D0D0D"/>
                  <w:rPrChange w:id="6837" w:author="James Vu" w:date="2024-04-19T00:23:00Z">
                    <w:rPr>
                      <w:color w:val="0D0D0D"/>
                      <w:sz w:val="28"/>
                      <w:szCs w:val="28"/>
                    </w:rPr>
                  </w:rPrChange>
                </w:rPr>
                <w:t>Đồng Bộ Hóa Thông Tin vào Biểu Mẫu</w:t>
              </w:r>
            </w:ins>
          </w:p>
        </w:tc>
      </w:tr>
      <w:tr w:rsidR="003C02FF" w:rsidRPr="003C02FF" w14:paraId="04EBED40" w14:textId="77777777" w:rsidTr="003C02FF">
        <w:trPr>
          <w:trHeight w:val="360"/>
          <w:ins w:id="6838" w:author="James Vu" w:date="2024-04-19T00:01:00Z"/>
          <w:trPrChange w:id="6839" w:author="James Vu" w:date="2024-04-19T00:20:00Z">
            <w:trPr>
              <w:trHeight w:val="360"/>
            </w:trPr>
          </w:trPrChange>
        </w:trPr>
        <w:tc>
          <w:tcPr>
            <w:tcW w:w="704" w:type="dxa"/>
            <w:shd w:val="clear" w:color="auto" w:fill="auto"/>
            <w:noWrap/>
            <w:vAlign w:val="center"/>
            <w:hideMark/>
            <w:tcPrChange w:id="6840" w:author="James Vu" w:date="2024-04-19T00:20:00Z">
              <w:tcPr>
                <w:tcW w:w="704" w:type="dxa"/>
                <w:shd w:val="clear" w:color="auto" w:fill="auto"/>
                <w:noWrap/>
                <w:vAlign w:val="center"/>
                <w:hideMark/>
              </w:tcPr>
            </w:tcPrChange>
          </w:tcPr>
          <w:p w14:paraId="55EC9CA2" w14:textId="77777777" w:rsidR="004D28C1" w:rsidRPr="003C02FF" w:rsidRDefault="004D28C1" w:rsidP="004D28C1">
            <w:pPr>
              <w:jc w:val="center"/>
              <w:rPr>
                <w:ins w:id="6841" w:author="James Vu" w:date="2024-04-19T00:01:00Z"/>
                <w:b/>
                <w:bCs/>
                <w:color w:val="000000"/>
                <w:rPrChange w:id="6842" w:author="James Vu" w:date="2024-04-19T00:19:00Z">
                  <w:rPr>
                    <w:ins w:id="6843" w:author="James Vu" w:date="2024-04-19T00:01:00Z"/>
                    <w:b/>
                    <w:bCs/>
                    <w:color w:val="000000"/>
                    <w:sz w:val="28"/>
                    <w:szCs w:val="28"/>
                  </w:rPr>
                </w:rPrChange>
              </w:rPr>
            </w:pPr>
            <w:ins w:id="6844" w:author="James Vu" w:date="2024-04-19T00:01:00Z">
              <w:r w:rsidRPr="003C02FF">
                <w:rPr>
                  <w:b/>
                  <w:bCs/>
                  <w:color w:val="000000"/>
                  <w:rPrChange w:id="6845" w:author="James Vu" w:date="2024-04-19T00:19:00Z">
                    <w:rPr>
                      <w:b/>
                      <w:bCs/>
                      <w:color w:val="000000"/>
                      <w:sz w:val="28"/>
                      <w:szCs w:val="28"/>
                    </w:rPr>
                  </w:rPrChange>
                </w:rPr>
                <w:t> </w:t>
              </w:r>
            </w:ins>
          </w:p>
        </w:tc>
        <w:tc>
          <w:tcPr>
            <w:tcW w:w="8358" w:type="dxa"/>
            <w:shd w:val="clear" w:color="auto" w:fill="auto"/>
            <w:noWrap/>
            <w:vAlign w:val="center"/>
            <w:hideMark/>
            <w:tcPrChange w:id="6846" w:author="James Vu" w:date="2024-04-19T00:20:00Z">
              <w:tcPr>
                <w:tcW w:w="8358" w:type="dxa"/>
                <w:shd w:val="clear" w:color="auto" w:fill="auto"/>
                <w:noWrap/>
                <w:vAlign w:val="center"/>
                <w:hideMark/>
              </w:tcPr>
            </w:tcPrChange>
          </w:tcPr>
          <w:p w14:paraId="7141D096" w14:textId="77777777" w:rsidR="004D28C1" w:rsidRPr="003C02FF" w:rsidRDefault="004D28C1" w:rsidP="004D28C1">
            <w:pPr>
              <w:rPr>
                <w:ins w:id="6847" w:author="James Vu" w:date="2024-04-19T00:01:00Z"/>
                <w:color w:val="0D0D0D"/>
                <w:rPrChange w:id="6848" w:author="James Vu" w:date="2024-04-19T00:19:00Z">
                  <w:rPr>
                    <w:ins w:id="6849" w:author="James Vu" w:date="2024-04-19T00:01:00Z"/>
                    <w:color w:val="0D0D0D"/>
                    <w:sz w:val="28"/>
                    <w:szCs w:val="28"/>
                  </w:rPr>
                </w:rPrChange>
              </w:rPr>
            </w:pPr>
            <w:ins w:id="6850" w:author="James Vu" w:date="2024-04-19T00:01:00Z">
              <w:r w:rsidRPr="003C02FF">
                <w:rPr>
                  <w:color w:val="0D0D0D"/>
                  <w:rPrChange w:id="6851" w:author="James Vu" w:date="2024-04-19T00:19:00Z">
                    <w:rPr>
                      <w:color w:val="0D0D0D"/>
                      <w:sz w:val="28"/>
                      <w:szCs w:val="28"/>
                    </w:rPr>
                  </w:rPrChange>
                </w:rPr>
                <w:t>Điền tự động thông tin vào biểu mẫu</w:t>
              </w:r>
            </w:ins>
          </w:p>
        </w:tc>
      </w:tr>
      <w:tr w:rsidR="003C02FF" w:rsidRPr="003C02FF" w14:paraId="6FB36163" w14:textId="77777777" w:rsidTr="003C02FF">
        <w:trPr>
          <w:trHeight w:val="360"/>
          <w:ins w:id="6852" w:author="James Vu" w:date="2024-04-19T00:01:00Z"/>
          <w:trPrChange w:id="6853" w:author="James Vu" w:date="2024-04-19T00:20:00Z">
            <w:trPr>
              <w:trHeight w:val="360"/>
            </w:trPr>
          </w:trPrChange>
        </w:trPr>
        <w:tc>
          <w:tcPr>
            <w:tcW w:w="704" w:type="dxa"/>
            <w:shd w:val="clear" w:color="auto" w:fill="auto"/>
            <w:noWrap/>
            <w:vAlign w:val="center"/>
            <w:hideMark/>
            <w:tcPrChange w:id="6854" w:author="James Vu" w:date="2024-04-19T00:20:00Z">
              <w:tcPr>
                <w:tcW w:w="704" w:type="dxa"/>
                <w:shd w:val="clear" w:color="auto" w:fill="auto"/>
                <w:noWrap/>
                <w:vAlign w:val="center"/>
                <w:hideMark/>
              </w:tcPr>
            </w:tcPrChange>
          </w:tcPr>
          <w:p w14:paraId="69F97329" w14:textId="77777777" w:rsidR="004D28C1" w:rsidRPr="003C02FF" w:rsidRDefault="004D28C1" w:rsidP="004D28C1">
            <w:pPr>
              <w:jc w:val="center"/>
              <w:rPr>
                <w:ins w:id="6855" w:author="James Vu" w:date="2024-04-19T00:01:00Z"/>
                <w:b/>
                <w:bCs/>
                <w:color w:val="000000"/>
                <w:rPrChange w:id="6856" w:author="James Vu" w:date="2024-04-19T00:19:00Z">
                  <w:rPr>
                    <w:ins w:id="6857" w:author="James Vu" w:date="2024-04-19T00:01:00Z"/>
                    <w:b/>
                    <w:bCs/>
                    <w:color w:val="000000"/>
                    <w:sz w:val="28"/>
                    <w:szCs w:val="28"/>
                  </w:rPr>
                </w:rPrChange>
              </w:rPr>
            </w:pPr>
            <w:ins w:id="6858" w:author="James Vu" w:date="2024-04-19T00:01:00Z">
              <w:r w:rsidRPr="003C02FF">
                <w:rPr>
                  <w:b/>
                  <w:bCs/>
                  <w:color w:val="000000"/>
                  <w:rPrChange w:id="6859" w:author="James Vu" w:date="2024-04-19T00:19:00Z">
                    <w:rPr>
                      <w:b/>
                      <w:bCs/>
                      <w:color w:val="000000"/>
                      <w:sz w:val="28"/>
                      <w:szCs w:val="28"/>
                    </w:rPr>
                  </w:rPrChange>
                </w:rPr>
                <w:t> </w:t>
              </w:r>
            </w:ins>
          </w:p>
        </w:tc>
        <w:tc>
          <w:tcPr>
            <w:tcW w:w="8358" w:type="dxa"/>
            <w:shd w:val="clear" w:color="auto" w:fill="auto"/>
            <w:noWrap/>
            <w:vAlign w:val="center"/>
            <w:hideMark/>
            <w:tcPrChange w:id="6860" w:author="James Vu" w:date="2024-04-19T00:20:00Z">
              <w:tcPr>
                <w:tcW w:w="8358" w:type="dxa"/>
                <w:shd w:val="clear" w:color="auto" w:fill="auto"/>
                <w:noWrap/>
                <w:vAlign w:val="center"/>
                <w:hideMark/>
              </w:tcPr>
            </w:tcPrChange>
          </w:tcPr>
          <w:p w14:paraId="21C3CD9A" w14:textId="77777777" w:rsidR="004D28C1" w:rsidRPr="003C02FF" w:rsidRDefault="004D28C1" w:rsidP="004D28C1">
            <w:pPr>
              <w:rPr>
                <w:ins w:id="6861" w:author="James Vu" w:date="2024-04-19T00:01:00Z"/>
                <w:color w:val="0D0D0D"/>
                <w:rPrChange w:id="6862" w:author="James Vu" w:date="2024-04-19T00:19:00Z">
                  <w:rPr>
                    <w:ins w:id="6863" w:author="James Vu" w:date="2024-04-19T00:01:00Z"/>
                    <w:color w:val="0D0D0D"/>
                    <w:sz w:val="28"/>
                    <w:szCs w:val="28"/>
                  </w:rPr>
                </w:rPrChange>
              </w:rPr>
            </w:pPr>
            <w:ins w:id="6864" w:author="James Vu" w:date="2024-04-19T00:01:00Z">
              <w:r w:rsidRPr="003C02FF">
                <w:rPr>
                  <w:color w:val="0D0D0D"/>
                  <w:rPrChange w:id="6865" w:author="James Vu" w:date="2024-04-19T00:19:00Z">
                    <w:rPr>
                      <w:color w:val="0D0D0D"/>
                      <w:sz w:val="28"/>
                      <w:szCs w:val="28"/>
                    </w:rPr>
                  </w:rPrChange>
                </w:rPr>
                <w:t>Cập nhật dữ liệu đồng bộ trong biểu mẫu</w:t>
              </w:r>
            </w:ins>
          </w:p>
        </w:tc>
      </w:tr>
      <w:tr w:rsidR="003C02FF" w:rsidRPr="003C02FF" w14:paraId="632FB6ED" w14:textId="77777777" w:rsidTr="003C02FF">
        <w:trPr>
          <w:trHeight w:val="360"/>
          <w:ins w:id="6866" w:author="James Vu" w:date="2024-04-19T00:01:00Z"/>
          <w:trPrChange w:id="6867" w:author="James Vu" w:date="2024-04-19T00:20:00Z">
            <w:trPr>
              <w:trHeight w:val="360"/>
            </w:trPr>
          </w:trPrChange>
        </w:trPr>
        <w:tc>
          <w:tcPr>
            <w:tcW w:w="704" w:type="dxa"/>
            <w:shd w:val="clear" w:color="auto" w:fill="auto"/>
            <w:noWrap/>
            <w:vAlign w:val="center"/>
            <w:hideMark/>
            <w:tcPrChange w:id="6868" w:author="James Vu" w:date="2024-04-19T00:20:00Z">
              <w:tcPr>
                <w:tcW w:w="704" w:type="dxa"/>
                <w:shd w:val="clear" w:color="auto" w:fill="auto"/>
                <w:noWrap/>
                <w:vAlign w:val="center"/>
                <w:hideMark/>
              </w:tcPr>
            </w:tcPrChange>
          </w:tcPr>
          <w:p w14:paraId="4FAC0801" w14:textId="77777777" w:rsidR="004D28C1" w:rsidRPr="003C02FF" w:rsidRDefault="004D28C1" w:rsidP="004D28C1">
            <w:pPr>
              <w:jc w:val="center"/>
              <w:rPr>
                <w:ins w:id="6869" w:author="James Vu" w:date="2024-04-19T00:01:00Z"/>
                <w:b/>
                <w:bCs/>
                <w:color w:val="000000"/>
                <w:rPrChange w:id="6870" w:author="James Vu" w:date="2024-04-19T00:19:00Z">
                  <w:rPr>
                    <w:ins w:id="6871" w:author="James Vu" w:date="2024-04-19T00:01:00Z"/>
                    <w:b/>
                    <w:bCs/>
                    <w:color w:val="000000"/>
                    <w:sz w:val="28"/>
                    <w:szCs w:val="28"/>
                  </w:rPr>
                </w:rPrChange>
              </w:rPr>
            </w:pPr>
            <w:ins w:id="6872" w:author="James Vu" w:date="2024-04-19T00:01:00Z">
              <w:r w:rsidRPr="003C02FF">
                <w:rPr>
                  <w:b/>
                  <w:bCs/>
                  <w:color w:val="000000"/>
                  <w:rPrChange w:id="6873" w:author="James Vu" w:date="2024-04-19T00:19:00Z">
                    <w:rPr>
                      <w:b/>
                      <w:bCs/>
                      <w:color w:val="000000"/>
                      <w:sz w:val="28"/>
                      <w:szCs w:val="28"/>
                    </w:rPr>
                  </w:rPrChange>
                </w:rPr>
                <w:t> </w:t>
              </w:r>
            </w:ins>
          </w:p>
        </w:tc>
        <w:tc>
          <w:tcPr>
            <w:tcW w:w="8358" w:type="dxa"/>
            <w:shd w:val="clear" w:color="auto" w:fill="auto"/>
            <w:noWrap/>
            <w:vAlign w:val="center"/>
            <w:hideMark/>
            <w:tcPrChange w:id="6874" w:author="James Vu" w:date="2024-04-19T00:20:00Z">
              <w:tcPr>
                <w:tcW w:w="8358" w:type="dxa"/>
                <w:shd w:val="clear" w:color="auto" w:fill="auto"/>
                <w:noWrap/>
                <w:vAlign w:val="center"/>
                <w:hideMark/>
              </w:tcPr>
            </w:tcPrChange>
          </w:tcPr>
          <w:p w14:paraId="15BBDD91" w14:textId="77777777" w:rsidR="004D28C1" w:rsidRPr="003C02FF" w:rsidRDefault="004D28C1" w:rsidP="004D28C1">
            <w:pPr>
              <w:rPr>
                <w:ins w:id="6875" w:author="James Vu" w:date="2024-04-19T00:01:00Z"/>
                <w:color w:val="0D0D0D"/>
                <w:rPrChange w:id="6876" w:author="James Vu" w:date="2024-04-19T00:19:00Z">
                  <w:rPr>
                    <w:ins w:id="6877" w:author="James Vu" w:date="2024-04-19T00:01:00Z"/>
                    <w:color w:val="0D0D0D"/>
                    <w:sz w:val="28"/>
                    <w:szCs w:val="28"/>
                  </w:rPr>
                </w:rPrChange>
              </w:rPr>
            </w:pPr>
            <w:ins w:id="6878" w:author="James Vu" w:date="2024-04-19T00:01:00Z">
              <w:r w:rsidRPr="003C02FF">
                <w:rPr>
                  <w:color w:val="0D0D0D"/>
                  <w:rPrChange w:id="6879" w:author="James Vu" w:date="2024-04-19T00:19:00Z">
                    <w:rPr>
                      <w:color w:val="0D0D0D"/>
                      <w:sz w:val="28"/>
                      <w:szCs w:val="28"/>
                    </w:rPr>
                  </w:rPrChange>
                </w:rPr>
                <w:t>Kiểm tra và xác thực dữ liệu nhập</w:t>
              </w:r>
            </w:ins>
          </w:p>
        </w:tc>
      </w:tr>
      <w:tr w:rsidR="003C02FF" w:rsidRPr="003C02FF" w14:paraId="4C7256C1" w14:textId="77777777" w:rsidTr="003C02FF">
        <w:trPr>
          <w:trHeight w:val="360"/>
          <w:ins w:id="6880" w:author="James Vu" w:date="2024-04-19T00:01:00Z"/>
          <w:trPrChange w:id="6881" w:author="James Vu" w:date="2024-04-19T00:20:00Z">
            <w:trPr>
              <w:trHeight w:val="360"/>
            </w:trPr>
          </w:trPrChange>
        </w:trPr>
        <w:tc>
          <w:tcPr>
            <w:tcW w:w="704" w:type="dxa"/>
            <w:shd w:val="clear" w:color="auto" w:fill="auto"/>
            <w:noWrap/>
            <w:vAlign w:val="center"/>
            <w:hideMark/>
            <w:tcPrChange w:id="6882" w:author="James Vu" w:date="2024-04-19T00:20:00Z">
              <w:tcPr>
                <w:tcW w:w="704" w:type="dxa"/>
                <w:shd w:val="clear" w:color="auto" w:fill="auto"/>
                <w:noWrap/>
                <w:vAlign w:val="center"/>
                <w:hideMark/>
              </w:tcPr>
            </w:tcPrChange>
          </w:tcPr>
          <w:p w14:paraId="3889853B" w14:textId="77777777" w:rsidR="004D28C1" w:rsidRPr="003C02FF" w:rsidRDefault="004D28C1" w:rsidP="004D28C1">
            <w:pPr>
              <w:jc w:val="center"/>
              <w:rPr>
                <w:ins w:id="6883" w:author="James Vu" w:date="2024-04-19T00:01:00Z"/>
                <w:b/>
                <w:bCs/>
                <w:color w:val="000000"/>
                <w:rPrChange w:id="6884" w:author="James Vu" w:date="2024-04-19T00:19:00Z">
                  <w:rPr>
                    <w:ins w:id="6885" w:author="James Vu" w:date="2024-04-19T00:01:00Z"/>
                    <w:b/>
                    <w:bCs/>
                    <w:color w:val="000000"/>
                    <w:sz w:val="28"/>
                    <w:szCs w:val="28"/>
                  </w:rPr>
                </w:rPrChange>
              </w:rPr>
            </w:pPr>
            <w:ins w:id="6886" w:author="James Vu" w:date="2024-04-19T00:01:00Z">
              <w:r w:rsidRPr="003C02FF">
                <w:rPr>
                  <w:b/>
                  <w:bCs/>
                  <w:color w:val="000000"/>
                  <w:rPrChange w:id="6887" w:author="James Vu" w:date="2024-04-19T00:19:00Z">
                    <w:rPr>
                      <w:b/>
                      <w:bCs/>
                      <w:color w:val="000000"/>
                      <w:sz w:val="28"/>
                      <w:szCs w:val="28"/>
                    </w:rPr>
                  </w:rPrChange>
                </w:rPr>
                <w:t> </w:t>
              </w:r>
            </w:ins>
          </w:p>
        </w:tc>
        <w:tc>
          <w:tcPr>
            <w:tcW w:w="8358" w:type="dxa"/>
            <w:shd w:val="clear" w:color="auto" w:fill="auto"/>
            <w:noWrap/>
            <w:vAlign w:val="center"/>
            <w:hideMark/>
            <w:tcPrChange w:id="6888" w:author="James Vu" w:date="2024-04-19T00:20:00Z">
              <w:tcPr>
                <w:tcW w:w="8358" w:type="dxa"/>
                <w:shd w:val="clear" w:color="auto" w:fill="auto"/>
                <w:noWrap/>
                <w:vAlign w:val="center"/>
                <w:hideMark/>
              </w:tcPr>
            </w:tcPrChange>
          </w:tcPr>
          <w:p w14:paraId="0EC8E7D4" w14:textId="77777777" w:rsidR="004D28C1" w:rsidRPr="003C02FF" w:rsidRDefault="004D28C1" w:rsidP="004D28C1">
            <w:pPr>
              <w:rPr>
                <w:ins w:id="6889" w:author="James Vu" w:date="2024-04-19T00:01:00Z"/>
                <w:color w:val="0D0D0D"/>
                <w:rPrChange w:id="6890" w:author="James Vu" w:date="2024-04-19T00:19:00Z">
                  <w:rPr>
                    <w:ins w:id="6891" w:author="James Vu" w:date="2024-04-19T00:01:00Z"/>
                    <w:color w:val="0D0D0D"/>
                    <w:sz w:val="28"/>
                    <w:szCs w:val="28"/>
                  </w:rPr>
                </w:rPrChange>
              </w:rPr>
            </w:pPr>
            <w:ins w:id="6892" w:author="James Vu" w:date="2024-04-19T00:01:00Z">
              <w:r w:rsidRPr="003C02FF">
                <w:rPr>
                  <w:color w:val="0D0D0D"/>
                  <w:rPrChange w:id="6893" w:author="James Vu" w:date="2024-04-19T00:19:00Z">
                    <w:rPr>
                      <w:color w:val="0D0D0D"/>
                      <w:sz w:val="28"/>
                      <w:szCs w:val="28"/>
                    </w:rPr>
                  </w:rPrChange>
                </w:rPr>
                <w:t>Lưu trữ dữ liệu sau khi nhập vào biểu mẫu</w:t>
              </w:r>
            </w:ins>
          </w:p>
        </w:tc>
      </w:tr>
      <w:tr w:rsidR="003C02FF" w:rsidRPr="003C02FF" w14:paraId="6A505A97" w14:textId="77777777" w:rsidTr="003C02FF">
        <w:trPr>
          <w:trHeight w:val="360"/>
          <w:ins w:id="6894" w:author="James Vu" w:date="2024-04-19T00:01:00Z"/>
          <w:trPrChange w:id="6895" w:author="James Vu" w:date="2024-04-19T00:20:00Z">
            <w:trPr>
              <w:trHeight w:val="360"/>
            </w:trPr>
          </w:trPrChange>
        </w:trPr>
        <w:tc>
          <w:tcPr>
            <w:tcW w:w="704" w:type="dxa"/>
            <w:shd w:val="clear" w:color="auto" w:fill="auto"/>
            <w:noWrap/>
            <w:vAlign w:val="center"/>
            <w:hideMark/>
            <w:tcPrChange w:id="6896" w:author="James Vu" w:date="2024-04-19T00:20:00Z">
              <w:tcPr>
                <w:tcW w:w="704" w:type="dxa"/>
                <w:shd w:val="clear" w:color="auto" w:fill="auto"/>
                <w:noWrap/>
                <w:vAlign w:val="center"/>
                <w:hideMark/>
              </w:tcPr>
            </w:tcPrChange>
          </w:tcPr>
          <w:p w14:paraId="5977006E" w14:textId="77777777" w:rsidR="004D28C1" w:rsidRPr="003C02FF" w:rsidRDefault="004D28C1" w:rsidP="004D28C1">
            <w:pPr>
              <w:jc w:val="center"/>
              <w:rPr>
                <w:ins w:id="6897" w:author="James Vu" w:date="2024-04-19T00:01:00Z"/>
                <w:b/>
                <w:bCs/>
                <w:color w:val="000000"/>
                <w:rPrChange w:id="6898" w:author="James Vu" w:date="2024-04-19T00:23:00Z">
                  <w:rPr>
                    <w:ins w:id="6899" w:author="James Vu" w:date="2024-04-19T00:01:00Z"/>
                    <w:b/>
                    <w:bCs/>
                    <w:color w:val="000000"/>
                    <w:sz w:val="28"/>
                    <w:szCs w:val="28"/>
                  </w:rPr>
                </w:rPrChange>
              </w:rPr>
            </w:pPr>
            <w:ins w:id="6900" w:author="James Vu" w:date="2024-04-19T00:01:00Z">
              <w:r w:rsidRPr="003C02FF">
                <w:rPr>
                  <w:b/>
                  <w:bCs/>
                  <w:color w:val="000000"/>
                  <w:rPrChange w:id="6901" w:author="James Vu" w:date="2024-04-19T00:23:00Z">
                    <w:rPr>
                      <w:b/>
                      <w:bCs/>
                      <w:color w:val="000000"/>
                      <w:sz w:val="28"/>
                      <w:szCs w:val="28"/>
                    </w:rPr>
                  </w:rPrChange>
                </w:rPr>
                <w:t>20</w:t>
              </w:r>
            </w:ins>
          </w:p>
        </w:tc>
        <w:tc>
          <w:tcPr>
            <w:tcW w:w="8358" w:type="dxa"/>
            <w:shd w:val="clear" w:color="auto" w:fill="auto"/>
            <w:noWrap/>
            <w:vAlign w:val="center"/>
            <w:hideMark/>
            <w:tcPrChange w:id="6902" w:author="James Vu" w:date="2024-04-19T00:20:00Z">
              <w:tcPr>
                <w:tcW w:w="8358" w:type="dxa"/>
                <w:shd w:val="clear" w:color="auto" w:fill="auto"/>
                <w:noWrap/>
                <w:vAlign w:val="center"/>
                <w:hideMark/>
              </w:tcPr>
            </w:tcPrChange>
          </w:tcPr>
          <w:p w14:paraId="45585F64" w14:textId="77777777" w:rsidR="004D28C1" w:rsidRPr="003C02FF" w:rsidRDefault="004D28C1" w:rsidP="004D28C1">
            <w:pPr>
              <w:rPr>
                <w:ins w:id="6903" w:author="James Vu" w:date="2024-04-19T00:01:00Z"/>
                <w:b/>
                <w:bCs/>
                <w:color w:val="0D0D0D"/>
                <w:rPrChange w:id="6904" w:author="James Vu" w:date="2024-04-19T00:23:00Z">
                  <w:rPr>
                    <w:ins w:id="6905" w:author="James Vu" w:date="2024-04-19T00:01:00Z"/>
                    <w:color w:val="0D0D0D"/>
                    <w:sz w:val="28"/>
                    <w:szCs w:val="28"/>
                  </w:rPr>
                </w:rPrChange>
              </w:rPr>
            </w:pPr>
            <w:ins w:id="6906" w:author="James Vu" w:date="2024-04-19T00:01:00Z">
              <w:r w:rsidRPr="003C02FF">
                <w:rPr>
                  <w:b/>
                  <w:bCs/>
                  <w:color w:val="0D0D0D"/>
                  <w:rPrChange w:id="6907" w:author="James Vu" w:date="2024-04-19T00:23:00Z">
                    <w:rPr>
                      <w:color w:val="0D0D0D"/>
                      <w:sz w:val="28"/>
                      <w:szCs w:val="28"/>
                    </w:rPr>
                  </w:rPrChange>
                </w:rPr>
                <w:t>Tương Tác Người Dùng với Biểu Mẫu</w:t>
              </w:r>
            </w:ins>
          </w:p>
        </w:tc>
      </w:tr>
      <w:tr w:rsidR="003C02FF" w:rsidRPr="003C02FF" w14:paraId="7083854A" w14:textId="77777777" w:rsidTr="003C02FF">
        <w:trPr>
          <w:trHeight w:val="360"/>
          <w:ins w:id="6908" w:author="James Vu" w:date="2024-04-19T00:01:00Z"/>
          <w:trPrChange w:id="6909" w:author="James Vu" w:date="2024-04-19T00:20:00Z">
            <w:trPr>
              <w:trHeight w:val="360"/>
            </w:trPr>
          </w:trPrChange>
        </w:trPr>
        <w:tc>
          <w:tcPr>
            <w:tcW w:w="704" w:type="dxa"/>
            <w:shd w:val="clear" w:color="auto" w:fill="auto"/>
            <w:noWrap/>
            <w:vAlign w:val="center"/>
            <w:hideMark/>
            <w:tcPrChange w:id="6910" w:author="James Vu" w:date="2024-04-19T00:20:00Z">
              <w:tcPr>
                <w:tcW w:w="704" w:type="dxa"/>
                <w:shd w:val="clear" w:color="auto" w:fill="auto"/>
                <w:noWrap/>
                <w:vAlign w:val="center"/>
                <w:hideMark/>
              </w:tcPr>
            </w:tcPrChange>
          </w:tcPr>
          <w:p w14:paraId="27B035D6" w14:textId="77777777" w:rsidR="004D28C1" w:rsidRPr="003C02FF" w:rsidRDefault="004D28C1" w:rsidP="004D28C1">
            <w:pPr>
              <w:jc w:val="center"/>
              <w:rPr>
                <w:ins w:id="6911" w:author="James Vu" w:date="2024-04-19T00:01:00Z"/>
                <w:b/>
                <w:bCs/>
                <w:color w:val="000000"/>
                <w:rPrChange w:id="6912" w:author="James Vu" w:date="2024-04-19T00:19:00Z">
                  <w:rPr>
                    <w:ins w:id="6913" w:author="James Vu" w:date="2024-04-19T00:01:00Z"/>
                    <w:b/>
                    <w:bCs/>
                    <w:color w:val="000000"/>
                    <w:sz w:val="28"/>
                    <w:szCs w:val="28"/>
                  </w:rPr>
                </w:rPrChange>
              </w:rPr>
            </w:pPr>
            <w:ins w:id="6914" w:author="James Vu" w:date="2024-04-19T00:01:00Z">
              <w:r w:rsidRPr="003C02FF">
                <w:rPr>
                  <w:b/>
                  <w:bCs/>
                  <w:color w:val="000000"/>
                  <w:rPrChange w:id="6915" w:author="James Vu" w:date="2024-04-19T00:19:00Z">
                    <w:rPr>
                      <w:b/>
                      <w:bCs/>
                      <w:color w:val="000000"/>
                      <w:sz w:val="28"/>
                      <w:szCs w:val="28"/>
                    </w:rPr>
                  </w:rPrChange>
                </w:rPr>
                <w:t> </w:t>
              </w:r>
            </w:ins>
          </w:p>
        </w:tc>
        <w:tc>
          <w:tcPr>
            <w:tcW w:w="8358" w:type="dxa"/>
            <w:shd w:val="clear" w:color="auto" w:fill="auto"/>
            <w:noWrap/>
            <w:vAlign w:val="center"/>
            <w:hideMark/>
            <w:tcPrChange w:id="6916" w:author="James Vu" w:date="2024-04-19T00:20:00Z">
              <w:tcPr>
                <w:tcW w:w="8358" w:type="dxa"/>
                <w:shd w:val="clear" w:color="auto" w:fill="auto"/>
                <w:noWrap/>
                <w:vAlign w:val="center"/>
                <w:hideMark/>
              </w:tcPr>
            </w:tcPrChange>
          </w:tcPr>
          <w:p w14:paraId="2E0E2A8F" w14:textId="77777777" w:rsidR="004D28C1" w:rsidRPr="003C02FF" w:rsidRDefault="004D28C1" w:rsidP="004D28C1">
            <w:pPr>
              <w:rPr>
                <w:ins w:id="6917" w:author="James Vu" w:date="2024-04-19T00:01:00Z"/>
                <w:color w:val="0D0D0D"/>
                <w:rPrChange w:id="6918" w:author="James Vu" w:date="2024-04-19T00:19:00Z">
                  <w:rPr>
                    <w:ins w:id="6919" w:author="James Vu" w:date="2024-04-19T00:01:00Z"/>
                    <w:color w:val="0D0D0D"/>
                    <w:sz w:val="28"/>
                    <w:szCs w:val="28"/>
                  </w:rPr>
                </w:rPrChange>
              </w:rPr>
            </w:pPr>
            <w:ins w:id="6920" w:author="James Vu" w:date="2024-04-19T00:01:00Z">
              <w:r w:rsidRPr="003C02FF">
                <w:rPr>
                  <w:color w:val="0D0D0D"/>
                  <w:rPrChange w:id="6921" w:author="James Vu" w:date="2024-04-19T00:19:00Z">
                    <w:rPr>
                      <w:color w:val="0D0D0D"/>
                      <w:sz w:val="28"/>
                      <w:szCs w:val="28"/>
                    </w:rPr>
                  </w:rPrChange>
                </w:rPr>
                <w:t>Công cụ quản lý sử dụng biểu mẫu qua giao diện web</w:t>
              </w:r>
            </w:ins>
          </w:p>
        </w:tc>
      </w:tr>
      <w:tr w:rsidR="003C02FF" w:rsidRPr="003C02FF" w14:paraId="0FFFF062" w14:textId="77777777" w:rsidTr="003C02FF">
        <w:trPr>
          <w:trHeight w:val="360"/>
          <w:ins w:id="6922" w:author="James Vu" w:date="2024-04-19T00:01:00Z"/>
          <w:trPrChange w:id="6923" w:author="James Vu" w:date="2024-04-19T00:20:00Z">
            <w:trPr>
              <w:trHeight w:val="360"/>
            </w:trPr>
          </w:trPrChange>
        </w:trPr>
        <w:tc>
          <w:tcPr>
            <w:tcW w:w="704" w:type="dxa"/>
            <w:shd w:val="clear" w:color="auto" w:fill="auto"/>
            <w:noWrap/>
            <w:vAlign w:val="center"/>
            <w:hideMark/>
            <w:tcPrChange w:id="6924" w:author="James Vu" w:date="2024-04-19T00:20:00Z">
              <w:tcPr>
                <w:tcW w:w="704" w:type="dxa"/>
                <w:shd w:val="clear" w:color="auto" w:fill="auto"/>
                <w:noWrap/>
                <w:vAlign w:val="center"/>
                <w:hideMark/>
              </w:tcPr>
            </w:tcPrChange>
          </w:tcPr>
          <w:p w14:paraId="009D63D2" w14:textId="77777777" w:rsidR="004D28C1" w:rsidRPr="003C02FF" w:rsidRDefault="004D28C1" w:rsidP="004D28C1">
            <w:pPr>
              <w:jc w:val="center"/>
              <w:rPr>
                <w:ins w:id="6925" w:author="James Vu" w:date="2024-04-19T00:01:00Z"/>
                <w:b/>
                <w:bCs/>
                <w:color w:val="000000"/>
                <w:rPrChange w:id="6926" w:author="James Vu" w:date="2024-04-19T00:19:00Z">
                  <w:rPr>
                    <w:ins w:id="6927" w:author="James Vu" w:date="2024-04-19T00:01:00Z"/>
                    <w:b/>
                    <w:bCs/>
                    <w:color w:val="000000"/>
                    <w:sz w:val="28"/>
                    <w:szCs w:val="28"/>
                  </w:rPr>
                </w:rPrChange>
              </w:rPr>
            </w:pPr>
            <w:ins w:id="6928" w:author="James Vu" w:date="2024-04-19T00:01:00Z">
              <w:r w:rsidRPr="003C02FF">
                <w:rPr>
                  <w:b/>
                  <w:bCs/>
                  <w:color w:val="000000"/>
                  <w:rPrChange w:id="6929" w:author="James Vu" w:date="2024-04-19T00:19:00Z">
                    <w:rPr>
                      <w:b/>
                      <w:bCs/>
                      <w:color w:val="000000"/>
                      <w:sz w:val="28"/>
                      <w:szCs w:val="28"/>
                    </w:rPr>
                  </w:rPrChange>
                </w:rPr>
                <w:t> </w:t>
              </w:r>
            </w:ins>
          </w:p>
        </w:tc>
        <w:tc>
          <w:tcPr>
            <w:tcW w:w="8358" w:type="dxa"/>
            <w:shd w:val="clear" w:color="auto" w:fill="auto"/>
            <w:noWrap/>
            <w:vAlign w:val="center"/>
            <w:hideMark/>
            <w:tcPrChange w:id="6930" w:author="James Vu" w:date="2024-04-19T00:20:00Z">
              <w:tcPr>
                <w:tcW w:w="8358" w:type="dxa"/>
                <w:shd w:val="clear" w:color="auto" w:fill="auto"/>
                <w:noWrap/>
                <w:vAlign w:val="center"/>
                <w:hideMark/>
              </w:tcPr>
            </w:tcPrChange>
          </w:tcPr>
          <w:p w14:paraId="310B0D09" w14:textId="77777777" w:rsidR="004D28C1" w:rsidRPr="003C02FF" w:rsidRDefault="004D28C1" w:rsidP="004D28C1">
            <w:pPr>
              <w:rPr>
                <w:ins w:id="6931" w:author="James Vu" w:date="2024-04-19T00:01:00Z"/>
                <w:color w:val="0D0D0D"/>
                <w:rPrChange w:id="6932" w:author="James Vu" w:date="2024-04-19T00:19:00Z">
                  <w:rPr>
                    <w:ins w:id="6933" w:author="James Vu" w:date="2024-04-19T00:01:00Z"/>
                    <w:color w:val="0D0D0D"/>
                    <w:sz w:val="28"/>
                    <w:szCs w:val="28"/>
                  </w:rPr>
                </w:rPrChange>
              </w:rPr>
            </w:pPr>
            <w:ins w:id="6934" w:author="James Vu" w:date="2024-04-19T00:01:00Z">
              <w:r w:rsidRPr="003C02FF">
                <w:rPr>
                  <w:color w:val="0D0D0D"/>
                  <w:rPrChange w:id="6935" w:author="James Vu" w:date="2024-04-19T00:19:00Z">
                    <w:rPr>
                      <w:color w:val="0D0D0D"/>
                      <w:sz w:val="28"/>
                      <w:szCs w:val="28"/>
                    </w:rPr>
                  </w:rPrChange>
                </w:rPr>
                <w:t>Thực hiện và theo dõi quy trình trên biểu mẫu</w:t>
              </w:r>
            </w:ins>
          </w:p>
        </w:tc>
      </w:tr>
      <w:tr w:rsidR="003C02FF" w:rsidRPr="003C02FF" w14:paraId="5CED11F5" w14:textId="77777777" w:rsidTr="003C02FF">
        <w:trPr>
          <w:trHeight w:val="360"/>
          <w:ins w:id="6936" w:author="James Vu" w:date="2024-04-19T00:01:00Z"/>
          <w:trPrChange w:id="6937" w:author="James Vu" w:date="2024-04-19T00:20:00Z">
            <w:trPr>
              <w:trHeight w:val="360"/>
            </w:trPr>
          </w:trPrChange>
        </w:trPr>
        <w:tc>
          <w:tcPr>
            <w:tcW w:w="704" w:type="dxa"/>
            <w:shd w:val="clear" w:color="auto" w:fill="auto"/>
            <w:noWrap/>
            <w:vAlign w:val="center"/>
            <w:hideMark/>
            <w:tcPrChange w:id="6938" w:author="James Vu" w:date="2024-04-19T00:20:00Z">
              <w:tcPr>
                <w:tcW w:w="704" w:type="dxa"/>
                <w:shd w:val="clear" w:color="auto" w:fill="auto"/>
                <w:noWrap/>
                <w:vAlign w:val="center"/>
                <w:hideMark/>
              </w:tcPr>
            </w:tcPrChange>
          </w:tcPr>
          <w:p w14:paraId="68B5A3F9" w14:textId="77777777" w:rsidR="004D28C1" w:rsidRPr="003C02FF" w:rsidRDefault="004D28C1" w:rsidP="004D28C1">
            <w:pPr>
              <w:jc w:val="center"/>
              <w:rPr>
                <w:ins w:id="6939" w:author="James Vu" w:date="2024-04-19T00:01:00Z"/>
                <w:b/>
                <w:bCs/>
                <w:color w:val="000000"/>
                <w:rPrChange w:id="6940" w:author="James Vu" w:date="2024-04-19T00:19:00Z">
                  <w:rPr>
                    <w:ins w:id="6941" w:author="James Vu" w:date="2024-04-19T00:01:00Z"/>
                    <w:b/>
                    <w:bCs/>
                    <w:color w:val="000000"/>
                    <w:sz w:val="28"/>
                    <w:szCs w:val="28"/>
                  </w:rPr>
                </w:rPrChange>
              </w:rPr>
            </w:pPr>
            <w:ins w:id="6942" w:author="James Vu" w:date="2024-04-19T00:01:00Z">
              <w:r w:rsidRPr="003C02FF">
                <w:rPr>
                  <w:b/>
                  <w:bCs/>
                  <w:color w:val="000000"/>
                  <w:rPrChange w:id="6943" w:author="James Vu" w:date="2024-04-19T00:19:00Z">
                    <w:rPr>
                      <w:b/>
                      <w:bCs/>
                      <w:color w:val="000000"/>
                      <w:sz w:val="28"/>
                      <w:szCs w:val="28"/>
                    </w:rPr>
                  </w:rPrChange>
                </w:rPr>
                <w:t> </w:t>
              </w:r>
            </w:ins>
          </w:p>
        </w:tc>
        <w:tc>
          <w:tcPr>
            <w:tcW w:w="8358" w:type="dxa"/>
            <w:shd w:val="clear" w:color="auto" w:fill="auto"/>
            <w:noWrap/>
            <w:vAlign w:val="center"/>
            <w:hideMark/>
            <w:tcPrChange w:id="6944" w:author="James Vu" w:date="2024-04-19T00:20:00Z">
              <w:tcPr>
                <w:tcW w:w="8358" w:type="dxa"/>
                <w:shd w:val="clear" w:color="auto" w:fill="auto"/>
                <w:noWrap/>
                <w:vAlign w:val="center"/>
                <w:hideMark/>
              </w:tcPr>
            </w:tcPrChange>
          </w:tcPr>
          <w:p w14:paraId="1B606AC7" w14:textId="77777777" w:rsidR="004D28C1" w:rsidRPr="003C02FF" w:rsidRDefault="004D28C1" w:rsidP="004D28C1">
            <w:pPr>
              <w:rPr>
                <w:ins w:id="6945" w:author="James Vu" w:date="2024-04-19T00:01:00Z"/>
                <w:color w:val="0D0D0D"/>
                <w:rPrChange w:id="6946" w:author="James Vu" w:date="2024-04-19T00:19:00Z">
                  <w:rPr>
                    <w:ins w:id="6947" w:author="James Vu" w:date="2024-04-19T00:01:00Z"/>
                    <w:color w:val="0D0D0D"/>
                    <w:sz w:val="28"/>
                    <w:szCs w:val="28"/>
                  </w:rPr>
                </w:rPrChange>
              </w:rPr>
            </w:pPr>
            <w:ins w:id="6948" w:author="James Vu" w:date="2024-04-19T00:01:00Z">
              <w:r w:rsidRPr="003C02FF">
                <w:rPr>
                  <w:color w:val="0D0D0D"/>
                  <w:rPrChange w:id="6949" w:author="James Vu" w:date="2024-04-19T00:19:00Z">
                    <w:rPr>
                      <w:color w:val="0D0D0D"/>
                      <w:sz w:val="28"/>
                      <w:szCs w:val="28"/>
                    </w:rPr>
                  </w:rPrChange>
                </w:rPr>
                <w:t>Truy cập vào thư viện biểu mẫu</w:t>
              </w:r>
            </w:ins>
          </w:p>
        </w:tc>
      </w:tr>
      <w:tr w:rsidR="003C02FF" w:rsidRPr="003C02FF" w14:paraId="38C9E606" w14:textId="77777777" w:rsidTr="003C02FF">
        <w:trPr>
          <w:trHeight w:val="360"/>
          <w:ins w:id="6950" w:author="James Vu" w:date="2024-04-19T00:01:00Z"/>
          <w:trPrChange w:id="6951" w:author="James Vu" w:date="2024-04-19T00:20:00Z">
            <w:trPr>
              <w:trHeight w:val="360"/>
            </w:trPr>
          </w:trPrChange>
        </w:trPr>
        <w:tc>
          <w:tcPr>
            <w:tcW w:w="704" w:type="dxa"/>
            <w:shd w:val="clear" w:color="auto" w:fill="auto"/>
            <w:noWrap/>
            <w:vAlign w:val="center"/>
            <w:hideMark/>
            <w:tcPrChange w:id="6952" w:author="James Vu" w:date="2024-04-19T00:20:00Z">
              <w:tcPr>
                <w:tcW w:w="704" w:type="dxa"/>
                <w:shd w:val="clear" w:color="auto" w:fill="auto"/>
                <w:noWrap/>
                <w:vAlign w:val="center"/>
                <w:hideMark/>
              </w:tcPr>
            </w:tcPrChange>
          </w:tcPr>
          <w:p w14:paraId="0DD6D0A7" w14:textId="77777777" w:rsidR="004D28C1" w:rsidRPr="003C02FF" w:rsidRDefault="004D28C1" w:rsidP="004D28C1">
            <w:pPr>
              <w:jc w:val="center"/>
              <w:rPr>
                <w:ins w:id="6953" w:author="James Vu" w:date="2024-04-19T00:01:00Z"/>
                <w:b/>
                <w:bCs/>
                <w:color w:val="000000"/>
                <w:rPrChange w:id="6954" w:author="James Vu" w:date="2024-04-19T00:19:00Z">
                  <w:rPr>
                    <w:ins w:id="6955" w:author="James Vu" w:date="2024-04-19T00:01:00Z"/>
                    <w:b/>
                    <w:bCs/>
                    <w:color w:val="000000"/>
                    <w:sz w:val="28"/>
                    <w:szCs w:val="28"/>
                  </w:rPr>
                </w:rPrChange>
              </w:rPr>
            </w:pPr>
            <w:ins w:id="6956" w:author="James Vu" w:date="2024-04-19T00:01:00Z">
              <w:r w:rsidRPr="003C02FF">
                <w:rPr>
                  <w:b/>
                  <w:bCs/>
                  <w:color w:val="000000"/>
                  <w:rPrChange w:id="6957" w:author="James Vu" w:date="2024-04-19T00:19:00Z">
                    <w:rPr>
                      <w:b/>
                      <w:bCs/>
                      <w:color w:val="000000"/>
                      <w:sz w:val="28"/>
                      <w:szCs w:val="28"/>
                    </w:rPr>
                  </w:rPrChange>
                </w:rPr>
                <w:t> </w:t>
              </w:r>
            </w:ins>
          </w:p>
        </w:tc>
        <w:tc>
          <w:tcPr>
            <w:tcW w:w="8358" w:type="dxa"/>
            <w:shd w:val="clear" w:color="auto" w:fill="auto"/>
            <w:noWrap/>
            <w:vAlign w:val="center"/>
            <w:hideMark/>
            <w:tcPrChange w:id="6958" w:author="James Vu" w:date="2024-04-19T00:20:00Z">
              <w:tcPr>
                <w:tcW w:w="8358" w:type="dxa"/>
                <w:shd w:val="clear" w:color="auto" w:fill="auto"/>
                <w:noWrap/>
                <w:vAlign w:val="center"/>
                <w:hideMark/>
              </w:tcPr>
            </w:tcPrChange>
          </w:tcPr>
          <w:p w14:paraId="050F58AF" w14:textId="77777777" w:rsidR="004D28C1" w:rsidRPr="003C02FF" w:rsidRDefault="004D28C1" w:rsidP="004D28C1">
            <w:pPr>
              <w:rPr>
                <w:ins w:id="6959" w:author="James Vu" w:date="2024-04-19T00:01:00Z"/>
                <w:color w:val="0D0D0D"/>
                <w:rPrChange w:id="6960" w:author="James Vu" w:date="2024-04-19T00:19:00Z">
                  <w:rPr>
                    <w:ins w:id="6961" w:author="James Vu" w:date="2024-04-19T00:01:00Z"/>
                    <w:color w:val="0D0D0D"/>
                    <w:sz w:val="28"/>
                    <w:szCs w:val="28"/>
                  </w:rPr>
                </w:rPrChange>
              </w:rPr>
            </w:pPr>
            <w:ins w:id="6962" w:author="James Vu" w:date="2024-04-19T00:01:00Z">
              <w:r w:rsidRPr="003C02FF">
                <w:rPr>
                  <w:color w:val="0D0D0D"/>
                  <w:rPrChange w:id="6963" w:author="James Vu" w:date="2024-04-19T00:19:00Z">
                    <w:rPr>
                      <w:color w:val="0D0D0D"/>
                      <w:sz w:val="28"/>
                      <w:szCs w:val="28"/>
                    </w:rPr>
                  </w:rPrChange>
                </w:rPr>
                <w:t>Lựa chọn biểu mẫu cần sử dụng</w:t>
              </w:r>
            </w:ins>
          </w:p>
        </w:tc>
      </w:tr>
      <w:tr w:rsidR="003C02FF" w:rsidRPr="003C02FF" w14:paraId="3DA7EF7E" w14:textId="77777777" w:rsidTr="003C02FF">
        <w:trPr>
          <w:trHeight w:val="360"/>
          <w:ins w:id="6964" w:author="James Vu" w:date="2024-04-19T00:01:00Z"/>
          <w:trPrChange w:id="6965" w:author="James Vu" w:date="2024-04-19T00:20:00Z">
            <w:trPr>
              <w:trHeight w:val="360"/>
            </w:trPr>
          </w:trPrChange>
        </w:trPr>
        <w:tc>
          <w:tcPr>
            <w:tcW w:w="704" w:type="dxa"/>
            <w:shd w:val="clear" w:color="auto" w:fill="auto"/>
            <w:noWrap/>
            <w:vAlign w:val="center"/>
            <w:hideMark/>
            <w:tcPrChange w:id="6966" w:author="James Vu" w:date="2024-04-19T00:20:00Z">
              <w:tcPr>
                <w:tcW w:w="704" w:type="dxa"/>
                <w:shd w:val="clear" w:color="auto" w:fill="auto"/>
                <w:noWrap/>
                <w:vAlign w:val="center"/>
                <w:hideMark/>
              </w:tcPr>
            </w:tcPrChange>
          </w:tcPr>
          <w:p w14:paraId="348A53B7" w14:textId="77777777" w:rsidR="004D28C1" w:rsidRPr="003C02FF" w:rsidRDefault="004D28C1" w:rsidP="004D28C1">
            <w:pPr>
              <w:jc w:val="center"/>
              <w:rPr>
                <w:ins w:id="6967" w:author="James Vu" w:date="2024-04-19T00:01:00Z"/>
                <w:b/>
                <w:bCs/>
                <w:color w:val="000000"/>
                <w:rPrChange w:id="6968" w:author="James Vu" w:date="2024-04-19T00:19:00Z">
                  <w:rPr>
                    <w:ins w:id="6969" w:author="James Vu" w:date="2024-04-19T00:01:00Z"/>
                    <w:b/>
                    <w:bCs/>
                    <w:color w:val="000000"/>
                    <w:sz w:val="28"/>
                    <w:szCs w:val="28"/>
                  </w:rPr>
                </w:rPrChange>
              </w:rPr>
            </w:pPr>
            <w:ins w:id="6970" w:author="James Vu" w:date="2024-04-19T00:01:00Z">
              <w:r w:rsidRPr="003C02FF">
                <w:rPr>
                  <w:b/>
                  <w:bCs/>
                  <w:color w:val="000000"/>
                  <w:rPrChange w:id="6971" w:author="James Vu" w:date="2024-04-19T00:19:00Z">
                    <w:rPr>
                      <w:b/>
                      <w:bCs/>
                      <w:color w:val="000000"/>
                      <w:sz w:val="28"/>
                      <w:szCs w:val="28"/>
                    </w:rPr>
                  </w:rPrChange>
                </w:rPr>
                <w:t> </w:t>
              </w:r>
            </w:ins>
          </w:p>
        </w:tc>
        <w:tc>
          <w:tcPr>
            <w:tcW w:w="8358" w:type="dxa"/>
            <w:shd w:val="clear" w:color="auto" w:fill="auto"/>
            <w:noWrap/>
            <w:vAlign w:val="center"/>
            <w:hideMark/>
            <w:tcPrChange w:id="6972" w:author="James Vu" w:date="2024-04-19T00:20:00Z">
              <w:tcPr>
                <w:tcW w:w="8358" w:type="dxa"/>
                <w:shd w:val="clear" w:color="auto" w:fill="auto"/>
                <w:noWrap/>
                <w:vAlign w:val="center"/>
                <w:hideMark/>
              </w:tcPr>
            </w:tcPrChange>
          </w:tcPr>
          <w:p w14:paraId="39BA5DA9" w14:textId="77777777" w:rsidR="004D28C1" w:rsidRPr="003C02FF" w:rsidRDefault="004D28C1" w:rsidP="004D28C1">
            <w:pPr>
              <w:rPr>
                <w:ins w:id="6973" w:author="James Vu" w:date="2024-04-19T00:01:00Z"/>
                <w:color w:val="0D0D0D"/>
                <w:rPrChange w:id="6974" w:author="James Vu" w:date="2024-04-19T00:19:00Z">
                  <w:rPr>
                    <w:ins w:id="6975" w:author="James Vu" w:date="2024-04-19T00:01:00Z"/>
                    <w:color w:val="0D0D0D"/>
                    <w:sz w:val="28"/>
                    <w:szCs w:val="28"/>
                  </w:rPr>
                </w:rPrChange>
              </w:rPr>
            </w:pPr>
            <w:ins w:id="6976" w:author="James Vu" w:date="2024-04-19T00:01:00Z">
              <w:r w:rsidRPr="003C02FF">
                <w:rPr>
                  <w:color w:val="0D0D0D"/>
                  <w:rPrChange w:id="6977" w:author="James Vu" w:date="2024-04-19T00:19:00Z">
                    <w:rPr>
                      <w:color w:val="0D0D0D"/>
                      <w:sz w:val="28"/>
                      <w:szCs w:val="28"/>
                    </w:rPr>
                  </w:rPrChange>
                </w:rPr>
                <w:t>Điền thông tin vào biểu mẫu điện tử</w:t>
              </w:r>
            </w:ins>
          </w:p>
        </w:tc>
      </w:tr>
      <w:tr w:rsidR="003C02FF" w:rsidRPr="003C02FF" w14:paraId="5D73B899" w14:textId="77777777" w:rsidTr="003C02FF">
        <w:trPr>
          <w:trHeight w:val="360"/>
          <w:ins w:id="6978" w:author="James Vu" w:date="2024-04-19T00:01:00Z"/>
          <w:trPrChange w:id="6979" w:author="James Vu" w:date="2024-04-19T00:20:00Z">
            <w:trPr>
              <w:trHeight w:val="360"/>
            </w:trPr>
          </w:trPrChange>
        </w:trPr>
        <w:tc>
          <w:tcPr>
            <w:tcW w:w="704" w:type="dxa"/>
            <w:shd w:val="clear" w:color="auto" w:fill="auto"/>
            <w:noWrap/>
            <w:vAlign w:val="center"/>
            <w:hideMark/>
            <w:tcPrChange w:id="6980" w:author="James Vu" w:date="2024-04-19T00:20:00Z">
              <w:tcPr>
                <w:tcW w:w="704" w:type="dxa"/>
                <w:shd w:val="clear" w:color="auto" w:fill="auto"/>
                <w:noWrap/>
                <w:vAlign w:val="center"/>
                <w:hideMark/>
              </w:tcPr>
            </w:tcPrChange>
          </w:tcPr>
          <w:p w14:paraId="6E9B791B" w14:textId="77777777" w:rsidR="004D28C1" w:rsidRPr="003C02FF" w:rsidRDefault="004D28C1" w:rsidP="004D28C1">
            <w:pPr>
              <w:jc w:val="center"/>
              <w:rPr>
                <w:ins w:id="6981" w:author="James Vu" w:date="2024-04-19T00:01:00Z"/>
                <w:b/>
                <w:bCs/>
                <w:color w:val="000000"/>
                <w:rPrChange w:id="6982" w:author="James Vu" w:date="2024-04-19T00:19:00Z">
                  <w:rPr>
                    <w:ins w:id="6983" w:author="James Vu" w:date="2024-04-19T00:01:00Z"/>
                    <w:b/>
                    <w:bCs/>
                    <w:color w:val="000000"/>
                    <w:sz w:val="28"/>
                    <w:szCs w:val="28"/>
                  </w:rPr>
                </w:rPrChange>
              </w:rPr>
            </w:pPr>
            <w:ins w:id="6984" w:author="James Vu" w:date="2024-04-19T00:01:00Z">
              <w:r w:rsidRPr="003C02FF">
                <w:rPr>
                  <w:b/>
                  <w:bCs/>
                  <w:color w:val="000000"/>
                  <w:rPrChange w:id="6985" w:author="James Vu" w:date="2024-04-19T00:19:00Z">
                    <w:rPr>
                      <w:b/>
                      <w:bCs/>
                      <w:color w:val="000000"/>
                      <w:sz w:val="28"/>
                      <w:szCs w:val="28"/>
                    </w:rPr>
                  </w:rPrChange>
                </w:rPr>
                <w:t> </w:t>
              </w:r>
            </w:ins>
          </w:p>
        </w:tc>
        <w:tc>
          <w:tcPr>
            <w:tcW w:w="8358" w:type="dxa"/>
            <w:shd w:val="clear" w:color="auto" w:fill="auto"/>
            <w:noWrap/>
            <w:vAlign w:val="center"/>
            <w:hideMark/>
            <w:tcPrChange w:id="6986" w:author="James Vu" w:date="2024-04-19T00:20:00Z">
              <w:tcPr>
                <w:tcW w:w="8358" w:type="dxa"/>
                <w:shd w:val="clear" w:color="auto" w:fill="auto"/>
                <w:noWrap/>
                <w:vAlign w:val="center"/>
                <w:hideMark/>
              </w:tcPr>
            </w:tcPrChange>
          </w:tcPr>
          <w:p w14:paraId="5D81F3D2" w14:textId="77777777" w:rsidR="004D28C1" w:rsidRPr="003C02FF" w:rsidRDefault="004D28C1" w:rsidP="004D28C1">
            <w:pPr>
              <w:rPr>
                <w:ins w:id="6987" w:author="James Vu" w:date="2024-04-19T00:01:00Z"/>
                <w:color w:val="0D0D0D"/>
                <w:rPrChange w:id="6988" w:author="James Vu" w:date="2024-04-19T00:19:00Z">
                  <w:rPr>
                    <w:ins w:id="6989" w:author="James Vu" w:date="2024-04-19T00:01:00Z"/>
                    <w:color w:val="0D0D0D"/>
                    <w:sz w:val="28"/>
                    <w:szCs w:val="28"/>
                  </w:rPr>
                </w:rPrChange>
              </w:rPr>
            </w:pPr>
            <w:ins w:id="6990" w:author="James Vu" w:date="2024-04-19T00:01:00Z">
              <w:r w:rsidRPr="003C02FF">
                <w:rPr>
                  <w:color w:val="0D0D0D"/>
                  <w:rPrChange w:id="6991" w:author="James Vu" w:date="2024-04-19T00:19:00Z">
                    <w:rPr>
                      <w:color w:val="0D0D0D"/>
                      <w:sz w:val="28"/>
                      <w:szCs w:val="28"/>
                    </w:rPr>
                  </w:rPrChange>
                </w:rPr>
                <w:t>Lưu bản nháp của biểu mẫu đang điền</w:t>
              </w:r>
            </w:ins>
          </w:p>
        </w:tc>
      </w:tr>
      <w:tr w:rsidR="003C02FF" w:rsidRPr="003C02FF" w14:paraId="24779669" w14:textId="77777777" w:rsidTr="003C02FF">
        <w:trPr>
          <w:trHeight w:val="360"/>
          <w:ins w:id="6992" w:author="James Vu" w:date="2024-04-19T00:01:00Z"/>
          <w:trPrChange w:id="6993" w:author="James Vu" w:date="2024-04-19T00:20:00Z">
            <w:trPr>
              <w:trHeight w:val="360"/>
            </w:trPr>
          </w:trPrChange>
        </w:trPr>
        <w:tc>
          <w:tcPr>
            <w:tcW w:w="704" w:type="dxa"/>
            <w:shd w:val="clear" w:color="auto" w:fill="auto"/>
            <w:noWrap/>
            <w:vAlign w:val="center"/>
            <w:hideMark/>
            <w:tcPrChange w:id="6994" w:author="James Vu" w:date="2024-04-19T00:20:00Z">
              <w:tcPr>
                <w:tcW w:w="704" w:type="dxa"/>
                <w:shd w:val="clear" w:color="auto" w:fill="auto"/>
                <w:noWrap/>
                <w:vAlign w:val="center"/>
                <w:hideMark/>
              </w:tcPr>
            </w:tcPrChange>
          </w:tcPr>
          <w:p w14:paraId="3B7DA258" w14:textId="77777777" w:rsidR="004D28C1" w:rsidRPr="003C02FF" w:rsidRDefault="004D28C1" w:rsidP="004D28C1">
            <w:pPr>
              <w:jc w:val="center"/>
              <w:rPr>
                <w:ins w:id="6995" w:author="James Vu" w:date="2024-04-19T00:01:00Z"/>
                <w:b/>
                <w:bCs/>
                <w:color w:val="000000"/>
                <w:rPrChange w:id="6996" w:author="James Vu" w:date="2024-04-19T00:19:00Z">
                  <w:rPr>
                    <w:ins w:id="6997" w:author="James Vu" w:date="2024-04-19T00:01:00Z"/>
                    <w:b/>
                    <w:bCs/>
                    <w:color w:val="000000"/>
                    <w:sz w:val="28"/>
                    <w:szCs w:val="28"/>
                  </w:rPr>
                </w:rPrChange>
              </w:rPr>
            </w:pPr>
            <w:ins w:id="6998" w:author="James Vu" w:date="2024-04-19T00:01:00Z">
              <w:r w:rsidRPr="003C02FF">
                <w:rPr>
                  <w:b/>
                  <w:bCs/>
                  <w:color w:val="000000"/>
                  <w:rPrChange w:id="6999" w:author="James Vu" w:date="2024-04-19T00:19:00Z">
                    <w:rPr>
                      <w:b/>
                      <w:bCs/>
                      <w:color w:val="000000"/>
                      <w:sz w:val="28"/>
                      <w:szCs w:val="28"/>
                    </w:rPr>
                  </w:rPrChange>
                </w:rPr>
                <w:t>21</w:t>
              </w:r>
            </w:ins>
          </w:p>
        </w:tc>
        <w:tc>
          <w:tcPr>
            <w:tcW w:w="8358" w:type="dxa"/>
            <w:shd w:val="clear" w:color="auto" w:fill="auto"/>
            <w:noWrap/>
            <w:vAlign w:val="center"/>
            <w:hideMark/>
            <w:tcPrChange w:id="7000" w:author="James Vu" w:date="2024-04-19T00:20:00Z">
              <w:tcPr>
                <w:tcW w:w="8358" w:type="dxa"/>
                <w:shd w:val="clear" w:color="auto" w:fill="auto"/>
                <w:noWrap/>
                <w:vAlign w:val="center"/>
                <w:hideMark/>
              </w:tcPr>
            </w:tcPrChange>
          </w:tcPr>
          <w:p w14:paraId="5DC9DEDC" w14:textId="77777777" w:rsidR="004D28C1" w:rsidRPr="003C02FF" w:rsidRDefault="004D28C1" w:rsidP="004D28C1">
            <w:pPr>
              <w:rPr>
                <w:ins w:id="7001" w:author="James Vu" w:date="2024-04-19T00:01:00Z"/>
                <w:b/>
                <w:bCs/>
                <w:color w:val="0D0D0D"/>
                <w:rPrChange w:id="7002" w:author="James Vu" w:date="2024-04-19T00:19:00Z">
                  <w:rPr>
                    <w:ins w:id="7003" w:author="James Vu" w:date="2024-04-19T00:01:00Z"/>
                    <w:b/>
                    <w:bCs/>
                    <w:color w:val="0D0D0D"/>
                    <w:sz w:val="28"/>
                    <w:szCs w:val="28"/>
                  </w:rPr>
                </w:rPrChange>
              </w:rPr>
            </w:pPr>
            <w:ins w:id="7004" w:author="James Vu" w:date="2024-04-19T00:01:00Z">
              <w:r w:rsidRPr="003C02FF">
                <w:rPr>
                  <w:b/>
                  <w:bCs/>
                  <w:color w:val="0D0D0D"/>
                  <w:rPrChange w:id="7005" w:author="James Vu" w:date="2024-04-19T00:19:00Z">
                    <w:rPr>
                      <w:b/>
                      <w:bCs/>
                      <w:color w:val="0D0D0D"/>
                      <w:sz w:val="28"/>
                      <w:szCs w:val="28"/>
                    </w:rPr>
                  </w:rPrChange>
                </w:rPr>
                <w:t>Báo cáo Và Thống Kê</w:t>
              </w:r>
            </w:ins>
          </w:p>
        </w:tc>
      </w:tr>
      <w:tr w:rsidR="003C02FF" w:rsidRPr="003C02FF" w14:paraId="00B80D58" w14:textId="77777777" w:rsidTr="003C02FF">
        <w:trPr>
          <w:trHeight w:val="360"/>
          <w:ins w:id="7006" w:author="James Vu" w:date="2024-04-19T00:01:00Z"/>
          <w:trPrChange w:id="7007" w:author="James Vu" w:date="2024-04-19T00:20:00Z">
            <w:trPr>
              <w:trHeight w:val="360"/>
            </w:trPr>
          </w:trPrChange>
        </w:trPr>
        <w:tc>
          <w:tcPr>
            <w:tcW w:w="704" w:type="dxa"/>
            <w:shd w:val="clear" w:color="auto" w:fill="auto"/>
            <w:noWrap/>
            <w:vAlign w:val="center"/>
            <w:hideMark/>
            <w:tcPrChange w:id="7008" w:author="James Vu" w:date="2024-04-19T00:20:00Z">
              <w:tcPr>
                <w:tcW w:w="704" w:type="dxa"/>
                <w:shd w:val="clear" w:color="auto" w:fill="auto"/>
                <w:noWrap/>
                <w:vAlign w:val="center"/>
                <w:hideMark/>
              </w:tcPr>
            </w:tcPrChange>
          </w:tcPr>
          <w:p w14:paraId="1AD1F09F" w14:textId="77777777" w:rsidR="004D28C1" w:rsidRPr="003C02FF" w:rsidRDefault="004D28C1" w:rsidP="004D28C1">
            <w:pPr>
              <w:jc w:val="center"/>
              <w:rPr>
                <w:ins w:id="7009" w:author="James Vu" w:date="2024-04-19T00:01:00Z"/>
                <w:b/>
                <w:bCs/>
                <w:color w:val="000000"/>
                <w:rPrChange w:id="7010" w:author="James Vu" w:date="2024-04-19T00:19:00Z">
                  <w:rPr>
                    <w:ins w:id="7011" w:author="James Vu" w:date="2024-04-19T00:01:00Z"/>
                    <w:b/>
                    <w:bCs/>
                    <w:color w:val="000000"/>
                    <w:sz w:val="28"/>
                    <w:szCs w:val="28"/>
                  </w:rPr>
                </w:rPrChange>
              </w:rPr>
            </w:pPr>
            <w:ins w:id="7012" w:author="James Vu" w:date="2024-04-19T00:01:00Z">
              <w:r w:rsidRPr="003C02FF">
                <w:rPr>
                  <w:b/>
                  <w:bCs/>
                  <w:color w:val="000000"/>
                  <w:rPrChange w:id="7013" w:author="James Vu" w:date="2024-04-19T00:19:00Z">
                    <w:rPr>
                      <w:b/>
                      <w:bCs/>
                      <w:color w:val="000000"/>
                      <w:sz w:val="28"/>
                      <w:szCs w:val="28"/>
                    </w:rPr>
                  </w:rPrChange>
                </w:rPr>
                <w:t> </w:t>
              </w:r>
            </w:ins>
          </w:p>
        </w:tc>
        <w:tc>
          <w:tcPr>
            <w:tcW w:w="8358" w:type="dxa"/>
            <w:shd w:val="clear" w:color="auto" w:fill="auto"/>
            <w:noWrap/>
            <w:vAlign w:val="center"/>
            <w:hideMark/>
            <w:tcPrChange w:id="7014" w:author="James Vu" w:date="2024-04-19T00:20:00Z">
              <w:tcPr>
                <w:tcW w:w="8358" w:type="dxa"/>
                <w:shd w:val="clear" w:color="auto" w:fill="auto"/>
                <w:noWrap/>
                <w:vAlign w:val="center"/>
                <w:hideMark/>
              </w:tcPr>
            </w:tcPrChange>
          </w:tcPr>
          <w:p w14:paraId="0308B944" w14:textId="77777777" w:rsidR="004D28C1" w:rsidRPr="003C02FF" w:rsidRDefault="004D28C1" w:rsidP="004D28C1">
            <w:pPr>
              <w:rPr>
                <w:ins w:id="7015" w:author="James Vu" w:date="2024-04-19T00:01:00Z"/>
                <w:color w:val="0D0D0D"/>
                <w:rPrChange w:id="7016" w:author="James Vu" w:date="2024-04-19T00:19:00Z">
                  <w:rPr>
                    <w:ins w:id="7017" w:author="James Vu" w:date="2024-04-19T00:01:00Z"/>
                    <w:color w:val="0D0D0D"/>
                    <w:sz w:val="28"/>
                    <w:szCs w:val="28"/>
                  </w:rPr>
                </w:rPrChange>
              </w:rPr>
            </w:pPr>
            <w:ins w:id="7018" w:author="James Vu" w:date="2024-04-19T00:01:00Z">
              <w:r w:rsidRPr="003C02FF">
                <w:rPr>
                  <w:color w:val="0D0D0D"/>
                  <w:rPrChange w:id="7019" w:author="James Vu" w:date="2024-04-19T00:19:00Z">
                    <w:rPr>
                      <w:color w:val="0D0D0D"/>
                      <w:sz w:val="28"/>
                      <w:szCs w:val="28"/>
                    </w:rPr>
                  </w:rPrChange>
                </w:rPr>
                <w:t>Tạo báo cáo tùy chỉnh theo các mục tiêu thời gian, khu vực hành chính, nhiệm vụ</w:t>
              </w:r>
            </w:ins>
          </w:p>
        </w:tc>
      </w:tr>
      <w:tr w:rsidR="003C02FF" w:rsidRPr="003C02FF" w14:paraId="10B4684B" w14:textId="77777777" w:rsidTr="003C02FF">
        <w:trPr>
          <w:trHeight w:val="360"/>
          <w:ins w:id="7020" w:author="James Vu" w:date="2024-04-19T00:01:00Z"/>
          <w:trPrChange w:id="7021" w:author="James Vu" w:date="2024-04-19T00:20:00Z">
            <w:trPr>
              <w:trHeight w:val="360"/>
            </w:trPr>
          </w:trPrChange>
        </w:trPr>
        <w:tc>
          <w:tcPr>
            <w:tcW w:w="704" w:type="dxa"/>
            <w:shd w:val="clear" w:color="auto" w:fill="auto"/>
            <w:noWrap/>
            <w:vAlign w:val="center"/>
            <w:hideMark/>
            <w:tcPrChange w:id="7022" w:author="James Vu" w:date="2024-04-19T00:20:00Z">
              <w:tcPr>
                <w:tcW w:w="704" w:type="dxa"/>
                <w:shd w:val="clear" w:color="auto" w:fill="auto"/>
                <w:noWrap/>
                <w:vAlign w:val="center"/>
                <w:hideMark/>
              </w:tcPr>
            </w:tcPrChange>
          </w:tcPr>
          <w:p w14:paraId="2FE49FD2" w14:textId="77777777" w:rsidR="004D28C1" w:rsidRPr="003C02FF" w:rsidRDefault="004D28C1" w:rsidP="004D28C1">
            <w:pPr>
              <w:jc w:val="center"/>
              <w:rPr>
                <w:ins w:id="7023" w:author="James Vu" w:date="2024-04-19T00:01:00Z"/>
                <w:b/>
                <w:bCs/>
                <w:color w:val="000000"/>
                <w:rPrChange w:id="7024" w:author="James Vu" w:date="2024-04-19T00:19:00Z">
                  <w:rPr>
                    <w:ins w:id="7025" w:author="James Vu" w:date="2024-04-19T00:01:00Z"/>
                    <w:b/>
                    <w:bCs/>
                    <w:color w:val="000000"/>
                    <w:sz w:val="28"/>
                    <w:szCs w:val="28"/>
                  </w:rPr>
                </w:rPrChange>
              </w:rPr>
            </w:pPr>
            <w:ins w:id="7026" w:author="James Vu" w:date="2024-04-19T00:01:00Z">
              <w:r w:rsidRPr="003C02FF">
                <w:rPr>
                  <w:b/>
                  <w:bCs/>
                  <w:color w:val="000000"/>
                  <w:rPrChange w:id="7027" w:author="James Vu" w:date="2024-04-19T00:19:00Z">
                    <w:rPr>
                      <w:b/>
                      <w:bCs/>
                      <w:color w:val="000000"/>
                      <w:sz w:val="28"/>
                      <w:szCs w:val="28"/>
                    </w:rPr>
                  </w:rPrChange>
                </w:rPr>
                <w:t> </w:t>
              </w:r>
            </w:ins>
          </w:p>
        </w:tc>
        <w:tc>
          <w:tcPr>
            <w:tcW w:w="8358" w:type="dxa"/>
            <w:shd w:val="clear" w:color="auto" w:fill="auto"/>
            <w:noWrap/>
            <w:vAlign w:val="center"/>
            <w:hideMark/>
            <w:tcPrChange w:id="7028" w:author="James Vu" w:date="2024-04-19T00:20:00Z">
              <w:tcPr>
                <w:tcW w:w="8358" w:type="dxa"/>
                <w:shd w:val="clear" w:color="auto" w:fill="auto"/>
                <w:noWrap/>
                <w:vAlign w:val="center"/>
                <w:hideMark/>
              </w:tcPr>
            </w:tcPrChange>
          </w:tcPr>
          <w:p w14:paraId="70D40443" w14:textId="77777777" w:rsidR="004D28C1" w:rsidRPr="003C02FF" w:rsidRDefault="004D28C1" w:rsidP="004D28C1">
            <w:pPr>
              <w:rPr>
                <w:ins w:id="7029" w:author="James Vu" w:date="2024-04-19T00:01:00Z"/>
                <w:color w:val="0D0D0D"/>
                <w:rPrChange w:id="7030" w:author="James Vu" w:date="2024-04-19T00:19:00Z">
                  <w:rPr>
                    <w:ins w:id="7031" w:author="James Vu" w:date="2024-04-19T00:01:00Z"/>
                    <w:color w:val="0D0D0D"/>
                    <w:sz w:val="28"/>
                    <w:szCs w:val="28"/>
                  </w:rPr>
                </w:rPrChange>
              </w:rPr>
            </w:pPr>
            <w:ins w:id="7032" w:author="James Vu" w:date="2024-04-19T00:01:00Z">
              <w:r w:rsidRPr="003C02FF">
                <w:rPr>
                  <w:color w:val="0D0D0D"/>
                  <w:rPrChange w:id="7033" w:author="James Vu" w:date="2024-04-19T00:19:00Z">
                    <w:rPr>
                      <w:color w:val="0D0D0D"/>
                      <w:sz w:val="28"/>
                      <w:szCs w:val="28"/>
                    </w:rPr>
                  </w:rPrChange>
                </w:rPr>
                <w:t>Báo cáo hoạt động của người dùng trên hệ thống theo phân quyền chức năng nhiệm vụ</w:t>
              </w:r>
            </w:ins>
          </w:p>
        </w:tc>
      </w:tr>
      <w:tr w:rsidR="003C02FF" w:rsidRPr="003C02FF" w14:paraId="29984018" w14:textId="77777777" w:rsidTr="003C02FF">
        <w:trPr>
          <w:trHeight w:val="360"/>
          <w:ins w:id="7034" w:author="James Vu" w:date="2024-04-19T00:01:00Z"/>
          <w:trPrChange w:id="7035" w:author="James Vu" w:date="2024-04-19T00:20:00Z">
            <w:trPr>
              <w:trHeight w:val="360"/>
            </w:trPr>
          </w:trPrChange>
        </w:trPr>
        <w:tc>
          <w:tcPr>
            <w:tcW w:w="704" w:type="dxa"/>
            <w:shd w:val="clear" w:color="auto" w:fill="auto"/>
            <w:noWrap/>
            <w:vAlign w:val="center"/>
            <w:hideMark/>
            <w:tcPrChange w:id="7036" w:author="James Vu" w:date="2024-04-19T00:20:00Z">
              <w:tcPr>
                <w:tcW w:w="704" w:type="dxa"/>
                <w:shd w:val="clear" w:color="auto" w:fill="auto"/>
                <w:noWrap/>
                <w:vAlign w:val="center"/>
                <w:hideMark/>
              </w:tcPr>
            </w:tcPrChange>
          </w:tcPr>
          <w:p w14:paraId="7411B293" w14:textId="77777777" w:rsidR="004D28C1" w:rsidRPr="003C02FF" w:rsidRDefault="004D28C1" w:rsidP="004D28C1">
            <w:pPr>
              <w:jc w:val="center"/>
              <w:rPr>
                <w:ins w:id="7037" w:author="James Vu" w:date="2024-04-19T00:01:00Z"/>
                <w:b/>
                <w:bCs/>
                <w:color w:val="000000"/>
                <w:rPrChange w:id="7038" w:author="James Vu" w:date="2024-04-19T00:19:00Z">
                  <w:rPr>
                    <w:ins w:id="7039" w:author="James Vu" w:date="2024-04-19T00:01:00Z"/>
                    <w:b/>
                    <w:bCs/>
                    <w:color w:val="000000"/>
                    <w:sz w:val="28"/>
                    <w:szCs w:val="28"/>
                  </w:rPr>
                </w:rPrChange>
              </w:rPr>
            </w:pPr>
            <w:ins w:id="7040" w:author="James Vu" w:date="2024-04-19T00:01:00Z">
              <w:r w:rsidRPr="003C02FF">
                <w:rPr>
                  <w:b/>
                  <w:bCs/>
                  <w:color w:val="000000"/>
                  <w:rPrChange w:id="7041" w:author="James Vu" w:date="2024-04-19T00:19:00Z">
                    <w:rPr>
                      <w:b/>
                      <w:bCs/>
                      <w:color w:val="000000"/>
                      <w:sz w:val="28"/>
                      <w:szCs w:val="28"/>
                    </w:rPr>
                  </w:rPrChange>
                </w:rPr>
                <w:t> </w:t>
              </w:r>
            </w:ins>
          </w:p>
        </w:tc>
        <w:tc>
          <w:tcPr>
            <w:tcW w:w="8358" w:type="dxa"/>
            <w:shd w:val="clear" w:color="auto" w:fill="auto"/>
            <w:noWrap/>
            <w:vAlign w:val="center"/>
            <w:hideMark/>
            <w:tcPrChange w:id="7042" w:author="James Vu" w:date="2024-04-19T00:20:00Z">
              <w:tcPr>
                <w:tcW w:w="8358" w:type="dxa"/>
                <w:shd w:val="clear" w:color="auto" w:fill="auto"/>
                <w:noWrap/>
                <w:vAlign w:val="center"/>
                <w:hideMark/>
              </w:tcPr>
            </w:tcPrChange>
          </w:tcPr>
          <w:p w14:paraId="65FCAD7B" w14:textId="77777777" w:rsidR="004D28C1" w:rsidRPr="003C02FF" w:rsidRDefault="004D28C1" w:rsidP="004D28C1">
            <w:pPr>
              <w:rPr>
                <w:ins w:id="7043" w:author="James Vu" w:date="2024-04-19T00:01:00Z"/>
                <w:color w:val="0D0D0D"/>
                <w:rPrChange w:id="7044" w:author="James Vu" w:date="2024-04-19T00:19:00Z">
                  <w:rPr>
                    <w:ins w:id="7045" w:author="James Vu" w:date="2024-04-19T00:01:00Z"/>
                    <w:color w:val="0D0D0D"/>
                    <w:sz w:val="28"/>
                    <w:szCs w:val="28"/>
                  </w:rPr>
                </w:rPrChange>
              </w:rPr>
            </w:pPr>
            <w:ins w:id="7046" w:author="James Vu" w:date="2024-04-19T00:01:00Z">
              <w:r w:rsidRPr="003C02FF">
                <w:rPr>
                  <w:color w:val="0D0D0D"/>
                  <w:rPrChange w:id="7047" w:author="James Vu" w:date="2024-04-19T00:19:00Z">
                    <w:rPr>
                      <w:color w:val="0D0D0D"/>
                      <w:sz w:val="28"/>
                      <w:szCs w:val="28"/>
                    </w:rPr>
                  </w:rPrChange>
                </w:rPr>
                <w:t>Xuất báo cáo ra các định dạng khác nhau như PDF, Excel, HTML</w:t>
              </w:r>
            </w:ins>
          </w:p>
        </w:tc>
      </w:tr>
      <w:tr w:rsidR="003C02FF" w:rsidRPr="003C02FF" w14:paraId="2B6865F3" w14:textId="77777777" w:rsidTr="003C02FF">
        <w:trPr>
          <w:trHeight w:val="360"/>
          <w:ins w:id="7048" w:author="James Vu" w:date="2024-04-19T00:01:00Z"/>
          <w:trPrChange w:id="7049" w:author="James Vu" w:date="2024-04-19T00:20:00Z">
            <w:trPr>
              <w:trHeight w:val="360"/>
            </w:trPr>
          </w:trPrChange>
        </w:trPr>
        <w:tc>
          <w:tcPr>
            <w:tcW w:w="704" w:type="dxa"/>
            <w:shd w:val="clear" w:color="auto" w:fill="auto"/>
            <w:noWrap/>
            <w:vAlign w:val="center"/>
            <w:hideMark/>
            <w:tcPrChange w:id="7050" w:author="James Vu" w:date="2024-04-19T00:20:00Z">
              <w:tcPr>
                <w:tcW w:w="704" w:type="dxa"/>
                <w:shd w:val="clear" w:color="auto" w:fill="auto"/>
                <w:noWrap/>
                <w:vAlign w:val="center"/>
                <w:hideMark/>
              </w:tcPr>
            </w:tcPrChange>
          </w:tcPr>
          <w:p w14:paraId="50DFAE96" w14:textId="77777777" w:rsidR="004D28C1" w:rsidRPr="003C02FF" w:rsidRDefault="004D28C1" w:rsidP="004D28C1">
            <w:pPr>
              <w:jc w:val="center"/>
              <w:rPr>
                <w:ins w:id="7051" w:author="James Vu" w:date="2024-04-19T00:01:00Z"/>
                <w:b/>
                <w:bCs/>
                <w:color w:val="000000"/>
                <w:rPrChange w:id="7052" w:author="James Vu" w:date="2024-04-19T00:19:00Z">
                  <w:rPr>
                    <w:ins w:id="7053" w:author="James Vu" w:date="2024-04-19T00:01:00Z"/>
                    <w:b/>
                    <w:bCs/>
                    <w:color w:val="000000"/>
                    <w:sz w:val="28"/>
                    <w:szCs w:val="28"/>
                  </w:rPr>
                </w:rPrChange>
              </w:rPr>
            </w:pPr>
            <w:ins w:id="7054" w:author="James Vu" w:date="2024-04-19T00:01:00Z">
              <w:r w:rsidRPr="003C02FF">
                <w:rPr>
                  <w:b/>
                  <w:bCs/>
                  <w:color w:val="000000"/>
                  <w:rPrChange w:id="7055" w:author="James Vu" w:date="2024-04-19T00:19:00Z">
                    <w:rPr>
                      <w:b/>
                      <w:bCs/>
                      <w:color w:val="000000"/>
                      <w:sz w:val="28"/>
                      <w:szCs w:val="28"/>
                    </w:rPr>
                  </w:rPrChange>
                </w:rPr>
                <w:t> </w:t>
              </w:r>
            </w:ins>
          </w:p>
        </w:tc>
        <w:tc>
          <w:tcPr>
            <w:tcW w:w="8358" w:type="dxa"/>
            <w:shd w:val="clear" w:color="auto" w:fill="auto"/>
            <w:noWrap/>
            <w:vAlign w:val="center"/>
            <w:hideMark/>
            <w:tcPrChange w:id="7056" w:author="James Vu" w:date="2024-04-19T00:20:00Z">
              <w:tcPr>
                <w:tcW w:w="8358" w:type="dxa"/>
                <w:shd w:val="clear" w:color="auto" w:fill="auto"/>
                <w:noWrap/>
                <w:vAlign w:val="center"/>
                <w:hideMark/>
              </w:tcPr>
            </w:tcPrChange>
          </w:tcPr>
          <w:p w14:paraId="3039907A" w14:textId="77777777" w:rsidR="004D28C1" w:rsidRPr="003C02FF" w:rsidRDefault="004D28C1" w:rsidP="004D28C1">
            <w:pPr>
              <w:rPr>
                <w:ins w:id="7057" w:author="James Vu" w:date="2024-04-19T00:01:00Z"/>
                <w:color w:val="0D0D0D"/>
                <w:rPrChange w:id="7058" w:author="James Vu" w:date="2024-04-19T00:19:00Z">
                  <w:rPr>
                    <w:ins w:id="7059" w:author="James Vu" w:date="2024-04-19T00:01:00Z"/>
                    <w:color w:val="0D0D0D"/>
                    <w:sz w:val="28"/>
                    <w:szCs w:val="28"/>
                  </w:rPr>
                </w:rPrChange>
              </w:rPr>
            </w:pPr>
            <w:ins w:id="7060" w:author="James Vu" w:date="2024-04-19T00:01:00Z">
              <w:r w:rsidRPr="003C02FF">
                <w:rPr>
                  <w:color w:val="0D0D0D"/>
                  <w:rPrChange w:id="7061" w:author="James Vu" w:date="2024-04-19T00:19:00Z">
                    <w:rPr>
                      <w:color w:val="0D0D0D"/>
                      <w:sz w:val="28"/>
                      <w:szCs w:val="28"/>
                    </w:rPr>
                  </w:rPrChange>
                </w:rPr>
                <w:t>Thống kê các dự liệu theo các mục tiêu thời gian, khu vực hành chính, nhiệm vụ</w:t>
              </w:r>
            </w:ins>
          </w:p>
        </w:tc>
      </w:tr>
      <w:tr w:rsidR="003C02FF" w:rsidRPr="003C02FF" w14:paraId="329B6D5A" w14:textId="77777777" w:rsidTr="003C02FF">
        <w:trPr>
          <w:trHeight w:val="360"/>
          <w:ins w:id="7062" w:author="James Vu" w:date="2024-04-19T00:01:00Z"/>
          <w:trPrChange w:id="7063" w:author="James Vu" w:date="2024-04-19T00:20:00Z">
            <w:trPr>
              <w:trHeight w:val="360"/>
            </w:trPr>
          </w:trPrChange>
        </w:trPr>
        <w:tc>
          <w:tcPr>
            <w:tcW w:w="704" w:type="dxa"/>
            <w:shd w:val="clear" w:color="auto" w:fill="auto"/>
            <w:noWrap/>
            <w:vAlign w:val="center"/>
            <w:hideMark/>
            <w:tcPrChange w:id="7064" w:author="James Vu" w:date="2024-04-19T00:20:00Z">
              <w:tcPr>
                <w:tcW w:w="704" w:type="dxa"/>
                <w:shd w:val="clear" w:color="auto" w:fill="auto"/>
                <w:noWrap/>
                <w:vAlign w:val="center"/>
                <w:hideMark/>
              </w:tcPr>
            </w:tcPrChange>
          </w:tcPr>
          <w:p w14:paraId="5F1BD5A5" w14:textId="77777777" w:rsidR="004D28C1" w:rsidRPr="003C02FF" w:rsidRDefault="004D28C1" w:rsidP="004D28C1">
            <w:pPr>
              <w:jc w:val="center"/>
              <w:rPr>
                <w:ins w:id="7065" w:author="James Vu" w:date="2024-04-19T00:01:00Z"/>
                <w:b/>
                <w:bCs/>
                <w:color w:val="000000"/>
                <w:rPrChange w:id="7066" w:author="James Vu" w:date="2024-04-19T00:19:00Z">
                  <w:rPr>
                    <w:ins w:id="7067" w:author="James Vu" w:date="2024-04-19T00:01:00Z"/>
                    <w:b/>
                    <w:bCs/>
                    <w:color w:val="000000"/>
                    <w:sz w:val="28"/>
                    <w:szCs w:val="28"/>
                  </w:rPr>
                </w:rPrChange>
              </w:rPr>
            </w:pPr>
            <w:ins w:id="7068" w:author="James Vu" w:date="2024-04-19T00:01:00Z">
              <w:r w:rsidRPr="003C02FF">
                <w:rPr>
                  <w:b/>
                  <w:bCs/>
                  <w:color w:val="000000"/>
                  <w:rPrChange w:id="7069" w:author="James Vu" w:date="2024-04-19T00:19:00Z">
                    <w:rPr>
                      <w:b/>
                      <w:bCs/>
                      <w:color w:val="000000"/>
                      <w:sz w:val="28"/>
                      <w:szCs w:val="28"/>
                    </w:rPr>
                  </w:rPrChange>
                </w:rPr>
                <w:t> </w:t>
              </w:r>
            </w:ins>
          </w:p>
        </w:tc>
        <w:tc>
          <w:tcPr>
            <w:tcW w:w="8358" w:type="dxa"/>
            <w:shd w:val="clear" w:color="auto" w:fill="auto"/>
            <w:noWrap/>
            <w:vAlign w:val="center"/>
            <w:hideMark/>
            <w:tcPrChange w:id="7070" w:author="James Vu" w:date="2024-04-19T00:20:00Z">
              <w:tcPr>
                <w:tcW w:w="8358" w:type="dxa"/>
                <w:shd w:val="clear" w:color="auto" w:fill="auto"/>
                <w:noWrap/>
                <w:vAlign w:val="center"/>
                <w:hideMark/>
              </w:tcPr>
            </w:tcPrChange>
          </w:tcPr>
          <w:p w14:paraId="49E007E3" w14:textId="77777777" w:rsidR="004D28C1" w:rsidRPr="003C02FF" w:rsidRDefault="004D28C1" w:rsidP="004D28C1">
            <w:pPr>
              <w:rPr>
                <w:ins w:id="7071" w:author="James Vu" w:date="2024-04-19T00:01:00Z"/>
                <w:color w:val="0D0D0D"/>
                <w:rPrChange w:id="7072" w:author="James Vu" w:date="2024-04-19T00:19:00Z">
                  <w:rPr>
                    <w:ins w:id="7073" w:author="James Vu" w:date="2024-04-19T00:01:00Z"/>
                    <w:color w:val="0D0D0D"/>
                    <w:sz w:val="28"/>
                    <w:szCs w:val="28"/>
                  </w:rPr>
                </w:rPrChange>
              </w:rPr>
            </w:pPr>
            <w:ins w:id="7074" w:author="James Vu" w:date="2024-04-19T00:01:00Z">
              <w:r w:rsidRPr="003C02FF">
                <w:rPr>
                  <w:color w:val="0D0D0D"/>
                  <w:rPrChange w:id="7075" w:author="James Vu" w:date="2024-04-19T00:19:00Z">
                    <w:rPr>
                      <w:color w:val="0D0D0D"/>
                      <w:sz w:val="28"/>
                      <w:szCs w:val="28"/>
                    </w:rPr>
                  </w:rPrChange>
                </w:rPr>
                <w:t>Thống kê ngươi dùng truy vấn hệ thống chi tiết</w:t>
              </w:r>
            </w:ins>
          </w:p>
        </w:tc>
      </w:tr>
      <w:tr w:rsidR="003C02FF" w:rsidRPr="003C02FF" w14:paraId="62DE2512" w14:textId="77777777" w:rsidTr="003C02FF">
        <w:trPr>
          <w:trHeight w:val="360"/>
          <w:ins w:id="7076" w:author="James Vu" w:date="2024-04-19T00:01:00Z"/>
          <w:trPrChange w:id="7077" w:author="James Vu" w:date="2024-04-19T00:20:00Z">
            <w:trPr>
              <w:trHeight w:val="360"/>
            </w:trPr>
          </w:trPrChange>
        </w:trPr>
        <w:tc>
          <w:tcPr>
            <w:tcW w:w="704" w:type="dxa"/>
            <w:shd w:val="clear" w:color="auto" w:fill="auto"/>
            <w:noWrap/>
            <w:vAlign w:val="center"/>
            <w:hideMark/>
            <w:tcPrChange w:id="7078" w:author="James Vu" w:date="2024-04-19T00:20:00Z">
              <w:tcPr>
                <w:tcW w:w="704" w:type="dxa"/>
                <w:shd w:val="clear" w:color="auto" w:fill="auto"/>
                <w:noWrap/>
                <w:vAlign w:val="center"/>
                <w:hideMark/>
              </w:tcPr>
            </w:tcPrChange>
          </w:tcPr>
          <w:p w14:paraId="0FBEE007" w14:textId="77777777" w:rsidR="004D28C1" w:rsidRPr="003C02FF" w:rsidRDefault="004D28C1" w:rsidP="004D28C1">
            <w:pPr>
              <w:jc w:val="center"/>
              <w:rPr>
                <w:ins w:id="7079" w:author="James Vu" w:date="2024-04-19T00:01:00Z"/>
                <w:b/>
                <w:bCs/>
                <w:color w:val="000000"/>
                <w:rPrChange w:id="7080" w:author="James Vu" w:date="2024-04-19T00:19:00Z">
                  <w:rPr>
                    <w:ins w:id="7081" w:author="James Vu" w:date="2024-04-19T00:01:00Z"/>
                    <w:b/>
                    <w:bCs/>
                    <w:color w:val="000000"/>
                    <w:sz w:val="28"/>
                    <w:szCs w:val="28"/>
                  </w:rPr>
                </w:rPrChange>
              </w:rPr>
            </w:pPr>
            <w:ins w:id="7082" w:author="James Vu" w:date="2024-04-19T00:01:00Z">
              <w:r w:rsidRPr="003C02FF">
                <w:rPr>
                  <w:b/>
                  <w:bCs/>
                  <w:color w:val="000000"/>
                  <w:rPrChange w:id="7083" w:author="James Vu" w:date="2024-04-19T00:19:00Z">
                    <w:rPr>
                      <w:b/>
                      <w:bCs/>
                      <w:color w:val="000000"/>
                      <w:sz w:val="28"/>
                      <w:szCs w:val="28"/>
                    </w:rPr>
                  </w:rPrChange>
                </w:rPr>
                <w:t> </w:t>
              </w:r>
            </w:ins>
          </w:p>
        </w:tc>
        <w:tc>
          <w:tcPr>
            <w:tcW w:w="8358" w:type="dxa"/>
            <w:shd w:val="clear" w:color="auto" w:fill="auto"/>
            <w:noWrap/>
            <w:vAlign w:val="center"/>
            <w:hideMark/>
            <w:tcPrChange w:id="7084" w:author="James Vu" w:date="2024-04-19T00:20:00Z">
              <w:tcPr>
                <w:tcW w:w="8358" w:type="dxa"/>
                <w:shd w:val="clear" w:color="auto" w:fill="auto"/>
                <w:noWrap/>
                <w:vAlign w:val="center"/>
                <w:hideMark/>
              </w:tcPr>
            </w:tcPrChange>
          </w:tcPr>
          <w:p w14:paraId="28A52737" w14:textId="77777777" w:rsidR="004D28C1" w:rsidRPr="003C02FF" w:rsidRDefault="004D28C1" w:rsidP="004D28C1">
            <w:pPr>
              <w:rPr>
                <w:ins w:id="7085" w:author="James Vu" w:date="2024-04-19T00:01:00Z"/>
                <w:color w:val="0D0D0D"/>
                <w:rPrChange w:id="7086" w:author="James Vu" w:date="2024-04-19T00:19:00Z">
                  <w:rPr>
                    <w:ins w:id="7087" w:author="James Vu" w:date="2024-04-19T00:01:00Z"/>
                    <w:color w:val="0D0D0D"/>
                    <w:sz w:val="28"/>
                    <w:szCs w:val="28"/>
                  </w:rPr>
                </w:rPrChange>
              </w:rPr>
            </w:pPr>
            <w:ins w:id="7088" w:author="James Vu" w:date="2024-04-19T00:01:00Z">
              <w:r w:rsidRPr="003C02FF">
                <w:rPr>
                  <w:color w:val="0D0D0D"/>
                  <w:rPrChange w:id="7089" w:author="James Vu" w:date="2024-04-19T00:19:00Z">
                    <w:rPr>
                      <w:color w:val="0D0D0D"/>
                      <w:sz w:val="28"/>
                      <w:szCs w:val="28"/>
                    </w:rPr>
                  </w:rPrChange>
                </w:rPr>
                <w:t>Danh mục tổng quang các chỉ số, dử liệu tổng hợp theo dạng biểu đồ, dashboard</w:t>
              </w:r>
            </w:ins>
          </w:p>
        </w:tc>
      </w:tr>
      <w:tr w:rsidR="003C02FF" w:rsidRPr="003C02FF" w14:paraId="36763934" w14:textId="77777777" w:rsidTr="003C02FF">
        <w:trPr>
          <w:trHeight w:val="360"/>
          <w:ins w:id="7090" w:author="James Vu" w:date="2024-04-19T00:01:00Z"/>
          <w:trPrChange w:id="7091" w:author="James Vu" w:date="2024-04-19T00:20:00Z">
            <w:trPr>
              <w:trHeight w:val="360"/>
            </w:trPr>
          </w:trPrChange>
        </w:trPr>
        <w:tc>
          <w:tcPr>
            <w:tcW w:w="704" w:type="dxa"/>
            <w:shd w:val="clear" w:color="auto" w:fill="auto"/>
            <w:noWrap/>
            <w:vAlign w:val="center"/>
            <w:hideMark/>
            <w:tcPrChange w:id="7092" w:author="James Vu" w:date="2024-04-19T00:20:00Z">
              <w:tcPr>
                <w:tcW w:w="704" w:type="dxa"/>
                <w:shd w:val="clear" w:color="auto" w:fill="auto"/>
                <w:noWrap/>
                <w:vAlign w:val="center"/>
                <w:hideMark/>
              </w:tcPr>
            </w:tcPrChange>
          </w:tcPr>
          <w:p w14:paraId="7F41174D" w14:textId="77777777" w:rsidR="004D28C1" w:rsidRPr="003C02FF" w:rsidRDefault="004D28C1" w:rsidP="004D28C1">
            <w:pPr>
              <w:jc w:val="center"/>
              <w:rPr>
                <w:ins w:id="7093" w:author="James Vu" w:date="2024-04-19T00:01:00Z"/>
                <w:b/>
                <w:bCs/>
                <w:color w:val="000000"/>
                <w:rPrChange w:id="7094" w:author="James Vu" w:date="2024-04-19T00:19:00Z">
                  <w:rPr>
                    <w:ins w:id="7095" w:author="James Vu" w:date="2024-04-19T00:01:00Z"/>
                    <w:b/>
                    <w:bCs/>
                    <w:color w:val="000000"/>
                    <w:sz w:val="28"/>
                    <w:szCs w:val="28"/>
                  </w:rPr>
                </w:rPrChange>
              </w:rPr>
            </w:pPr>
            <w:ins w:id="7096" w:author="James Vu" w:date="2024-04-19T00:01:00Z">
              <w:r w:rsidRPr="003C02FF">
                <w:rPr>
                  <w:b/>
                  <w:bCs/>
                  <w:color w:val="000000"/>
                  <w:rPrChange w:id="7097" w:author="James Vu" w:date="2024-04-19T00:19:00Z">
                    <w:rPr>
                      <w:b/>
                      <w:bCs/>
                      <w:color w:val="000000"/>
                      <w:sz w:val="28"/>
                      <w:szCs w:val="28"/>
                    </w:rPr>
                  </w:rPrChange>
                </w:rPr>
                <w:t>22</w:t>
              </w:r>
            </w:ins>
          </w:p>
        </w:tc>
        <w:tc>
          <w:tcPr>
            <w:tcW w:w="8358" w:type="dxa"/>
            <w:shd w:val="clear" w:color="auto" w:fill="auto"/>
            <w:noWrap/>
            <w:vAlign w:val="center"/>
            <w:hideMark/>
            <w:tcPrChange w:id="7098" w:author="James Vu" w:date="2024-04-19T00:20:00Z">
              <w:tcPr>
                <w:tcW w:w="8358" w:type="dxa"/>
                <w:shd w:val="clear" w:color="auto" w:fill="auto"/>
                <w:noWrap/>
                <w:vAlign w:val="center"/>
                <w:hideMark/>
              </w:tcPr>
            </w:tcPrChange>
          </w:tcPr>
          <w:p w14:paraId="7F27D729" w14:textId="77777777" w:rsidR="004D28C1" w:rsidRPr="003C02FF" w:rsidRDefault="004D28C1" w:rsidP="004D28C1">
            <w:pPr>
              <w:rPr>
                <w:ins w:id="7099" w:author="James Vu" w:date="2024-04-19T00:01:00Z"/>
                <w:b/>
                <w:bCs/>
                <w:color w:val="0D0D0D"/>
                <w:rPrChange w:id="7100" w:author="James Vu" w:date="2024-04-19T00:19:00Z">
                  <w:rPr>
                    <w:ins w:id="7101" w:author="James Vu" w:date="2024-04-19T00:01:00Z"/>
                    <w:b/>
                    <w:bCs/>
                    <w:color w:val="0D0D0D"/>
                    <w:sz w:val="28"/>
                    <w:szCs w:val="28"/>
                  </w:rPr>
                </w:rPrChange>
              </w:rPr>
            </w:pPr>
            <w:ins w:id="7102" w:author="James Vu" w:date="2024-04-19T00:01:00Z">
              <w:r w:rsidRPr="003C02FF">
                <w:rPr>
                  <w:b/>
                  <w:bCs/>
                  <w:color w:val="0D0D0D"/>
                  <w:rPrChange w:id="7103" w:author="James Vu" w:date="2024-04-19T00:19:00Z">
                    <w:rPr>
                      <w:b/>
                      <w:bCs/>
                      <w:color w:val="0D0D0D"/>
                      <w:sz w:val="28"/>
                      <w:szCs w:val="28"/>
                    </w:rPr>
                  </w:rPrChange>
                </w:rPr>
                <w:t>Ứng Dụng Di Động (Android Và iOS)</w:t>
              </w:r>
            </w:ins>
          </w:p>
        </w:tc>
      </w:tr>
      <w:tr w:rsidR="003C02FF" w:rsidRPr="003C02FF" w14:paraId="08049B54" w14:textId="77777777" w:rsidTr="003C02FF">
        <w:trPr>
          <w:trHeight w:val="360"/>
          <w:ins w:id="7104" w:author="James Vu" w:date="2024-04-19T00:01:00Z"/>
          <w:trPrChange w:id="7105" w:author="James Vu" w:date="2024-04-19T00:20:00Z">
            <w:trPr>
              <w:trHeight w:val="360"/>
            </w:trPr>
          </w:trPrChange>
        </w:trPr>
        <w:tc>
          <w:tcPr>
            <w:tcW w:w="704" w:type="dxa"/>
            <w:shd w:val="clear" w:color="auto" w:fill="auto"/>
            <w:noWrap/>
            <w:vAlign w:val="center"/>
            <w:hideMark/>
            <w:tcPrChange w:id="7106" w:author="James Vu" w:date="2024-04-19T00:20:00Z">
              <w:tcPr>
                <w:tcW w:w="704" w:type="dxa"/>
                <w:shd w:val="clear" w:color="auto" w:fill="auto"/>
                <w:noWrap/>
                <w:vAlign w:val="center"/>
                <w:hideMark/>
              </w:tcPr>
            </w:tcPrChange>
          </w:tcPr>
          <w:p w14:paraId="707D5CB9" w14:textId="77777777" w:rsidR="004D28C1" w:rsidRPr="003C02FF" w:rsidRDefault="004D28C1" w:rsidP="004D28C1">
            <w:pPr>
              <w:jc w:val="center"/>
              <w:rPr>
                <w:ins w:id="7107" w:author="James Vu" w:date="2024-04-19T00:01:00Z"/>
                <w:b/>
                <w:bCs/>
                <w:color w:val="000000"/>
                <w:rPrChange w:id="7108" w:author="James Vu" w:date="2024-04-19T00:19:00Z">
                  <w:rPr>
                    <w:ins w:id="7109" w:author="James Vu" w:date="2024-04-19T00:01:00Z"/>
                    <w:b/>
                    <w:bCs/>
                    <w:color w:val="000000"/>
                    <w:sz w:val="28"/>
                    <w:szCs w:val="28"/>
                  </w:rPr>
                </w:rPrChange>
              </w:rPr>
            </w:pPr>
            <w:ins w:id="7110" w:author="James Vu" w:date="2024-04-19T00:01:00Z">
              <w:r w:rsidRPr="003C02FF">
                <w:rPr>
                  <w:b/>
                  <w:bCs/>
                  <w:color w:val="000000"/>
                  <w:rPrChange w:id="7111" w:author="James Vu" w:date="2024-04-19T00:19:00Z">
                    <w:rPr>
                      <w:b/>
                      <w:bCs/>
                      <w:color w:val="000000"/>
                      <w:sz w:val="28"/>
                      <w:szCs w:val="28"/>
                    </w:rPr>
                  </w:rPrChange>
                </w:rPr>
                <w:t> </w:t>
              </w:r>
            </w:ins>
          </w:p>
        </w:tc>
        <w:tc>
          <w:tcPr>
            <w:tcW w:w="8358" w:type="dxa"/>
            <w:shd w:val="clear" w:color="auto" w:fill="auto"/>
            <w:noWrap/>
            <w:vAlign w:val="center"/>
            <w:hideMark/>
            <w:tcPrChange w:id="7112" w:author="James Vu" w:date="2024-04-19T00:20:00Z">
              <w:tcPr>
                <w:tcW w:w="8358" w:type="dxa"/>
                <w:shd w:val="clear" w:color="auto" w:fill="auto"/>
                <w:noWrap/>
                <w:vAlign w:val="center"/>
                <w:hideMark/>
              </w:tcPr>
            </w:tcPrChange>
          </w:tcPr>
          <w:p w14:paraId="145B276F" w14:textId="77777777" w:rsidR="004D28C1" w:rsidRPr="003C02FF" w:rsidRDefault="004D28C1" w:rsidP="004D28C1">
            <w:pPr>
              <w:rPr>
                <w:ins w:id="7113" w:author="James Vu" w:date="2024-04-19T00:01:00Z"/>
                <w:color w:val="0D0D0D"/>
                <w:rPrChange w:id="7114" w:author="James Vu" w:date="2024-04-19T00:19:00Z">
                  <w:rPr>
                    <w:ins w:id="7115" w:author="James Vu" w:date="2024-04-19T00:01:00Z"/>
                    <w:color w:val="0D0D0D"/>
                    <w:sz w:val="28"/>
                    <w:szCs w:val="28"/>
                  </w:rPr>
                </w:rPrChange>
              </w:rPr>
            </w:pPr>
            <w:ins w:id="7116" w:author="James Vu" w:date="2024-04-19T00:01:00Z">
              <w:r w:rsidRPr="003C02FF">
                <w:rPr>
                  <w:color w:val="0D0D0D"/>
                  <w:rPrChange w:id="7117" w:author="James Vu" w:date="2024-04-19T00:19:00Z">
                    <w:rPr>
                      <w:color w:val="0D0D0D"/>
                      <w:sz w:val="28"/>
                      <w:szCs w:val="28"/>
                    </w:rPr>
                  </w:rPrChange>
                </w:rPr>
                <w:t>Thực hiện các chức năng thao tác nhanh trên nền tảng thiết bị di động cho Cơ Quan Quản Lý</w:t>
              </w:r>
            </w:ins>
          </w:p>
        </w:tc>
      </w:tr>
      <w:tr w:rsidR="003C02FF" w:rsidRPr="003C02FF" w14:paraId="5761CF62" w14:textId="77777777" w:rsidTr="003C02FF">
        <w:trPr>
          <w:trHeight w:val="360"/>
          <w:ins w:id="7118" w:author="James Vu" w:date="2024-04-19T00:01:00Z"/>
          <w:trPrChange w:id="7119" w:author="James Vu" w:date="2024-04-19T00:20:00Z">
            <w:trPr>
              <w:trHeight w:val="360"/>
            </w:trPr>
          </w:trPrChange>
        </w:trPr>
        <w:tc>
          <w:tcPr>
            <w:tcW w:w="704" w:type="dxa"/>
            <w:shd w:val="clear" w:color="auto" w:fill="auto"/>
            <w:noWrap/>
            <w:vAlign w:val="center"/>
            <w:hideMark/>
            <w:tcPrChange w:id="7120" w:author="James Vu" w:date="2024-04-19T00:20:00Z">
              <w:tcPr>
                <w:tcW w:w="704" w:type="dxa"/>
                <w:shd w:val="clear" w:color="auto" w:fill="auto"/>
                <w:noWrap/>
                <w:vAlign w:val="center"/>
                <w:hideMark/>
              </w:tcPr>
            </w:tcPrChange>
          </w:tcPr>
          <w:p w14:paraId="33C79C5D" w14:textId="77777777" w:rsidR="004D28C1" w:rsidRPr="003C02FF" w:rsidRDefault="004D28C1" w:rsidP="004D28C1">
            <w:pPr>
              <w:jc w:val="center"/>
              <w:rPr>
                <w:ins w:id="7121" w:author="James Vu" w:date="2024-04-19T00:01:00Z"/>
                <w:b/>
                <w:bCs/>
                <w:color w:val="000000"/>
                <w:rPrChange w:id="7122" w:author="James Vu" w:date="2024-04-19T00:19:00Z">
                  <w:rPr>
                    <w:ins w:id="7123" w:author="James Vu" w:date="2024-04-19T00:01:00Z"/>
                    <w:b/>
                    <w:bCs/>
                    <w:color w:val="000000"/>
                    <w:sz w:val="28"/>
                    <w:szCs w:val="28"/>
                  </w:rPr>
                </w:rPrChange>
              </w:rPr>
            </w:pPr>
            <w:ins w:id="7124" w:author="James Vu" w:date="2024-04-19T00:01:00Z">
              <w:r w:rsidRPr="003C02FF">
                <w:rPr>
                  <w:b/>
                  <w:bCs/>
                  <w:color w:val="000000"/>
                  <w:rPrChange w:id="7125" w:author="James Vu" w:date="2024-04-19T00:19:00Z">
                    <w:rPr>
                      <w:b/>
                      <w:bCs/>
                      <w:color w:val="000000"/>
                      <w:sz w:val="28"/>
                      <w:szCs w:val="28"/>
                    </w:rPr>
                  </w:rPrChange>
                </w:rPr>
                <w:t> </w:t>
              </w:r>
            </w:ins>
          </w:p>
        </w:tc>
        <w:tc>
          <w:tcPr>
            <w:tcW w:w="8358" w:type="dxa"/>
            <w:shd w:val="clear" w:color="auto" w:fill="auto"/>
            <w:noWrap/>
            <w:vAlign w:val="center"/>
            <w:hideMark/>
            <w:tcPrChange w:id="7126" w:author="James Vu" w:date="2024-04-19T00:20:00Z">
              <w:tcPr>
                <w:tcW w:w="8358" w:type="dxa"/>
                <w:shd w:val="clear" w:color="auto" w:fill="auto"/>
                <w:noWrap/>
                <w:vAlign w:val="center"/>
                <w:hideMark/>
              </w:tcPr>
            </w:tcPrChange>
          </w:tcPr>
          <w:p w14:paraId="0BC67421" w14:textId="77777777" w:rsidR="004D28C1" w:rsidRPr="003C02FF" w:rsidRDefault="004D28C1" w:rsidP="004D28C1">
            <w:pPr>
              <w:rPr>
                <w:ins w:id="7127" w:author="James Vu" w:date="2024-04-19T00:01:00Z"/>
                <w:color w:val="0D0D0D"/>
                <w:rPrChange w:id="7128" w:author="James Vu" w:date="2024-04-19T00:19:00Z">
                  <w:rPr>
                    <w:ins w:id="7129" w:author="James Vu" w:date="2024-04-19T00:01:00Z"/>
                    <w:color w:val="0D0D0D"/>
                    <w:sz w:val="28"/>
                    <w:szCs w:val="28"/>
                  </w:rPr>
                </w:rPrChange>
              </w:rPr>
            </w:pPr>
            <w:ins w:id="7130" w:author="James Vu" w:date="2024-04-19T00:01:00Z">
              <w:r w:rsidRPr="003C02FF">
                <w:rPr>
                  <w:color w:val="0D0D0D"/>
                  <w:rPrChange w:id="7131" w:author="James Vu" w:date="2024-04-19T00:19:00Z">
                    <w:rPr>
                      <w:color w:val="0D0D0D"/>
                      <w:sz w:val="28"/>
                      <w:szCs w:val="28"/>
                    </w:rPr>
                  </w:rPrChange>
                </w:rPr>
                <w:t>Thực hiện các chức năng thao tác nhanh trên nền tảng thiết bị di động cho Người dân, nông hộ, HTX, doanh nghiệp …</w:t>
              </w:r>
            </w:ins>
          </w:p>
        </w:tc>
      </w:tr>
      <w:tr w:rsidR="003C02FF" w:rsidRPr="003C02FF" w14:paraId="161CE2F2" w14:textId="77777777" w:rsidTr="003C02FF">
        <w:trPr>
          <w:trHeight w:val="360"/>
          <w:ins w:id="7132" w:author="James Vu" w:date="2024-04-19T00:01:00Z"/>
          <w:trPrChange w:id="7133" w:author="James Vu" w:date="2024-04-19T00:20:00Z">
            <w:trPr>
              <w:trHeight w:val="360"/>
            </w:trPr>
          </w:trPrChange>
        </w:trPr>
        <w:tc>
          <w:tcPr>
            <w:tcW w:w="704" w:type="dxa"/>
            <w:shd w:val="clear" w:color="auto" w:fill="auto"/>
            <w:noWrap/>
            <w:vAlign w:val="center"/>
            <w:hideMark/>
            <w:tcPrChange w:id="7134" w:author="James Vu" w:date="2024-04-19T00:20:00Z">
              <w:tcPr>
                <w:tcW w:w="704" w:type="dxa"/>
                <w:shd w:val="clear" w:color="auto" w:fill="auto"/>
                <w:noWrap/>
                <w:vAlign w:val="center"/>
                <w:hideMark/>
              </w:tcPr>
            </w:tcPrChange>
          </w:tcPr>
          <w:p w14:paraId="5E5DC1AF" w14:textId="77777777" w:rsidR="004D28C1" w:rsidRPr="003C02FF" w:rsidRDefault="004D28C1" w:rsidP="004D28C1">
            <w:pPr>
              <w:jc w:val="center"/>
              <w:rPr>
                <w:ins w:id="7135" w:author="James Vu" w:date="2024-04-19T00:01:00Z"/>
                <w:b/>
                <w:bCs/>
                <w:color w:val="000000"/>
                <w:rPrChange w:id="7136" w:author="James Vu" w:date="2024-04-19T00:19:00Z">
                  <w:rPr>
                    <w:ins w:id="7137" w:author="James Vu" w:date="2024-04-19T00:01:00Z"/>
                    <w:b/>
                    <w:bCs/>
                    <w:color w:val="000000"/>
                    <w:sz w:val="28"/>
                    <w:szCs w:val="28"/>
                  </w:rPr>
                </w:rPrChange>
              </w:rPr>
            </w:pPr>
            <w:ins w:id="7138" w:author="James Vu" w:date="2024-04-19T00:01:00Z">
              <w:r w:rsidRPr="003C02FF">
                <w:rPr>
                  <w:b/>
                  <w:bCs/>
                  <w:color w:val="000000"/>
                  <w:rPrChange w:id="7139" w:author="James Vu" w:date="2024-04-19T00:19:00Z">
                    <w:rPr>
                      <w:b/>
                      <w:bCs/>
                      <w:color w:val="000000"/>
                      <w:sz w:val="28"/>
                      <w:szCs w:val="28"/>
                    </w:rPr>
                  </w:rPrChange>
                </w:rPr>
                <w:t>23</w:t>
              </w:r>
            </w:ins>
          </w:p>
        </w:tc>
        <w:tc>
          <w:tcPr>
            <w:tcW w:w="8358" w:type="dxa"/>
            <w:shd w:val="clear" w:color="auto" w:fill="auto"/>
            <w:noWrap/>
            <w:vAlign w:val="center"/>
            <w:hideMark/>
            <w:tcPrChange w:id="7140" w:author="James Vu" w:date="2024-04-19T00:20:00Z">
              <w:tcPr>
                <w:tcW w:w="8358" w:type="dxa"/>
                <w:shd w:val="clear" w:color="auto" w:fill="auto"/>
                <w:noWrap/>
                <w:vAlign w:val="center"/>
                <w:hideMark/>
              </w:tcPr>
            </w:tcPrChange>
          </w:tcPr>
          <w:p w14:paraId="4DDC43AB" w14:textId="77777777" w:rsidR="004D28C1" w:rsidRPr="003C02FF" w:rsidRDefault="004D28C1" w:rsidP="004D28C1">
            <w:pPr>
              <w:rPr>
                <w:ins w:id="7141" w:author="James Vu" w:date="2024-04-19T00:01:00Z"/>
                <w:b/>
                <w:bCs/>
                <w:color w:val="0D0D0D"/>
                <w:rPrChange w:id="7142" w:author="James Vu" w:date="2024-04-19T00:19:00Z">
                  <w:rPr>
                    <w:ins w:id="7143" w:author="James Vu" w:date="2024-04-19T00:01:00Z"/>
                    <w:b/>
                    <w:bCs/>
                    <w:color w:val="0D0D0D"/>
                    <w:sz w:val="28"/>
                    <w:szCs w:val="28"/>
                  </w:rPr>
                </w:rPrChange>
              </w:rPr>
            </w:pPr>
            <w:ins w:id="7144" w:author="James Vu" w:date="2024-04-19T00:01:00Z">
              <w:r w:rsidRPr="003C02FF">
                <w:rPr>
                  <w:b/>
                  <w:bCs/>
                  <w:color w:val="0D0D0D"/>
                  <w:rPrChange w:id="7145" w:author="James Vu" w:date="2024-04-19T00:19:00Z">
                    <w:rPr>
                      <w:b/>
                      <w:bCs/>
                      <w:color w:val="0D0D0D"/>
                      <w:sz w:val="28"/>
                      <w:szCs w:val="28"/>
                    </w:rPr>
                  </w:rPrChange>
                </w:rPr>
                <w:t>Danh sách các giao diện thực hiện trên nền tảng Web Portal</w:t>
              </w:r>
            </w:ins>
          </w:p>
        </w:tc>
      </w:tr>
      <w:tr w:rsidR="003C02FF" w:rsidRPr="003C02FF" w14:paraId="224AB125" w14:textId="77777777" w:rsidTr="003C02FF">
        <w:trPr>
          <w:trHeight w:val="360"/>
          <w:ins w:id="7146" w:author="James Vu" w:date="2024-04-19T00:01:00Z"/>
          <w:trPrChange w:id="7147" w:author="James Vu" w:date="2024-04-19T00:20:00Z">
            <w:trPr>
              <w:trHeight w:val="360"/>
            </w:trPr>
          </w:trPrChange>
        </w:trPr>
        <w:tc>
          <w:tcPr>
            <w:tcW w:w="704" w:type="dxa"/>
            <w:shd w:val="clear" w:color="auto" w:fill="auto"/>
            <w:noWrap/>
            <w:vAlign w:val="center"/>
            <w:hideMark/>
            <w:tcPrChange w:id="7148" w:author="James Vu" w:date="2024-04-19T00:20:00Z">
              <w:tcPr>
                <w:tcW w:w="704" w:type="dxa"/>
                <w:shd w:val="clear" w:color="auto" w:fill="auto"/>
                <w:noWrap/>
                <w:vAlign w:val="center"/>
                <w:hideMark/>
              </w:tcPr>
            </w:tcPrChange>
          </w:tcPr>
          <w:p w14:paraId="6D3B2000" w14:textId="77777777" w:rsidR="004D28C1" w:rsidRPr="003C02FF" w:rsidRDefault="004D28C1" w:rsidP="004D28C1">
            <w:pPr>
              <w:jc w:val="center"/>
              <w:rPr>
                <w:ins w:id="7149" w:author="James Vu" w:date="2024-04-19T00:01:00Z"/>
                <w:b/>
                <w:bCs/>
                <w:color w:val="000000"/>
                <w:rPrChange w:id="7150" w:author="James Vu" w:date="2024-04-19T00:19:00Z">
                  <w:rPr>
                    <w:ins w:id="7151" w:author="James Vu" w:date="2024-04-19T00:01:00Z"/>
                    <w:b/>
                    <w:bCs/>
                    <w:color w:val="000000"/>
                    <w:sz w:val="28"/>
                    <w:szCs w:val="28"/>
                  </w:rPr>
                </w:rPrChange>
              </w:rPr>
            </w:pPr>
            <w:ins w:id="7152" w:author="James Vu" w:date="2024-04-19T00:01:00Z">
              <w:r w:rsidRPr="003C02FF">
                <w:rPr>
                  <w:b/>
                  <w:bCs/>
                  <w:color w:val="000000"/>
                  <w:rPrChange w:id="7153" w:author="James Vu" w:date="2024-04-19T00:19:00Z">
                    <w:rPr>
                      <w:b/>
                      <w:bCs/>
                      <w:color w:val="000000"/>
                      <w:sz w:val="28"/>
                      <w:szCs w:val="28"/>
                    </w:rPr>
                  </w:rPrChange>
                </w:rPr>
                <w:t> </w:t>
              </w:r>
            </w:ins>
          </w:p>
        </w:tc>
        <w:tc>
          <w:tcPr>
            <w:tcW w:w="8358" w:type="dxa"/>
            <w:shd w:val="clear" w:color="auto" w:fill="auto"/>
            <w:noWrap/>
            <w:vAlign w:val="center"/>
            <w:hideMark/>
            <w:tcPrChange w:id="7154" w:author="James Vu" w:date="2024-04-19T00:20:00Z">
              <w:tcPr>
                <w:tcW w:w="8358" w:type="dxa"/>
                <w:shd w:val="clear" w:color="auto" w:fill="auto"/>
                <w:noWrap/>
                <w:vAlign w:val="center"/>
                <w:hideMark/>
              </w:tcPr>
            </w:tcPrChange>
          </w:tcPr>
          <w:p w14:paraId="104781C9" w14:textId="77777777" w:rsidR="004D28C1" w:rsidRPr="003C02FF" w:rsidRDefault="004D28C1" w:rsidP="004D28C1">
            <w:pPr>
              <w:rPr>
                <w:ins w:id="7155" w:author="James Vu" w:date="2024-04-19T00:01:00Z"/>
                <w:color w:val="000000"/>
                <w:rPrChange w:id="7156" w:author="James Vu" w:date="2024-04-19T00:19:00Z">
                  <w:rPr>
                    <w:ins w:id="7157" w:author="James Vu" w:date="2024-04-19T00:01:00Z"/>
                    <w:color w:val="000000"/>
                    <w:sz w:val="28"/>
                    <w:szCs w:val="28"/>
                  </w:rPr>
                </w:rPrChange>
              </w:rPr>
            </w:pPr>
            <w:ins w:id="7158" w:author="James Vu" w:date="2024-04-19T00:01:00Z">
              <w:r w:rsidRPr="003C02FF">
                <w:rPr>
                  <w:color w:val="000000"/>
                  <w:rPrChange w:id="7159" w:author="James Vu" w:date="2024-04-19T00:19:00Z">
                    <w:rPr>
                      <w:color w:val="000000"/>
                      <w:sz w:val="28"/>
                      <w:szCs w:val="28"/>
                    </w:rPr>
                  </w:rPrChange>
                </w:rPr>
                <w:t>Bộ giao diện Hệ quản trị nội dung ( Content Management System_CMS) dành cho Cơ Quan Quản Lý</w:t>
              </w:r>
            </w:ins>
          </w:p>
        </w:tc>
      </w:tr>
      <w:tr w:rsidR="003C02FF" w:rsidRPr="003C02FF" w14:paraId="3CF9C58B" w14:textId="77777777" w:rsidTr="003C02FF">
        <w:trPr>
          <w:trHeight w:val="360"/>
          <w:ins w:id="7160" w:author="James Vu" w:date="2024-04-19T00:01:00Z"/>
          <w:trPrChange w:id="7161" w:author="James Vu" w:date="2024-04-19T00:20:00Z">
            <w:trPr>
              <w:trHeight w:val="360"/>
            </w:trPr>
          </w:trPrChange>
        </w:trPr>
        <w:tc>
          <w:tcPr>
            <w:tcW w:w="704" w:type="dxa"/>
            <w:shd w:val="clear" w:color="auto" w:fill="auto"/>
            <w:noWrap/>
            <w:vAlign w:val="center"/>
            <w:hideMark/>
            <w:tcPrChange w:id="7162" w:author="James Vu" w:date="2024-04-19T00:20:00Z">
              <w:tcPr>
                <w:tcW w:w="704" w:type="dxa"/>
                <w:shd w:val="clear" w:color="auto" w:fill="auto"/>
                <w:noWrap/>
                <w:vAlign w:val="center"/>
                <w:hideMark/>
              </w:tcPr>
            </w:tcPrChange>
          </w:tcPr>
          <w:p w14:paraId="267AA9F7" w14:textId="77777777" w:rsidR="004D28C1" w:rsidRPr="003C02FF" w:rsidRDefault="004D28C1" w:rsidP="004D28C1">
            <w:pPr>
              <w:jc w:val="center"/>
              <w:rPr>
                <w:ins w:id="7163" w:author="James Vu" w:date="2024-04-19T00:01:00Z"/>
                <w:b/>
                <w:bCs/>
                <w:color w:val="000000"/>
                <w:rPrChange w:id="7164" w:author="James Vu" w:date="2024-04-19T00:19:00Z">
                  <w:rPr>
                    <w:ins w:id="7165" w:author="James Vu" w:date="2024-04-19T00:01:00Z"/>
                    <w:b/>
                    <w:bCs/>
                    <w:color w:val="000000"/>
                    <w:sz w:val="28"/>
                    <w:szCs w:val="28"/>
                  </w:rPr>
                </w:rPrChange>
              </w:rPr>
            </w:pPr>
            <w:ins w:id="7166" w:author="James Vu" w:date="2024-04-19T00:01:00Z">
              <w:r w:rsidRPr="003C02FF">
                <w:rPr>
                  <w:b/>
                  <w:bCs/>
                  <w:color w:val="000000"/>
                  <w:rPrChange w:id="7167" w:author="James Vu" w:date="2024-04-19T00:19:00Z">
                    <w:rPr>
                      <w:b/>
                      <w:bCs/>
                      <w:color w:val="000000"/>
                      <w:sz w:val="28"/>
                      <w:szCs w:val="28"/>
                    </w:rPr>
                  </w:rPrChange>
                </w:rPr>
                <w:lastRenderedPageBreak/>
                <w:t> </w:t>
              </w:r>
            </w:ins>
          </w:p>
        </w:tc>
        <w:tc>
          <w:tcPr>
            <w:tcW w:w="8358" w:type="dxa"/>
            <w:shd w:val="clear" w:color="auto" w:fill="auto"/>
            <w:noWrap/>
            <w:vAlign w:val="center"/>
            <w:hideMark/>
            <w:tcPrChange w:id="7168" w:author="James Vu" w:date="2024-04-19T00:20:00Z">
              <w:tcPr>
                <w:tcW w:w="8358" w:type="dxa"/>
                <w:shd w:val="clear" w:color="auto" w:fill="auto"/>
                <w:noWrap/>
                <w:vAlign w:val="center"/>
                <w:hideMark/>
              </w:tcPr>
            </w:tcPrChange>
          </w:tcPr>
          <w:p w14:paraId="4AD7342F" w14:textId="77777777" w:rsidR="004D28C1" w:rsidRPr="003C02FF" w:rsidRDefault="004D28C1" w:rsidP="004D28C1">
            <w:pPr>
              <w:rPr>
                <w:ins w:id="7169" w:author="James Vu" w:date="2024-04-19T00:01:00Z"/>
                <w:color w:val="000000"/>
                <w:rPrChange w:id="7170" w:author="James Vu" w:date="2024-04-19T00:19:00Z">
                  <w:rPr>
                    <w:ins w:id="7171" w:author="James Vu" w:date="2024-04-19T00:01:00Z"/>
                    <w:color w:val="000000"/>
                    <w:sz w:val="28"/>
                    <w:szCs w:val="28"/>
                  </w:rPr>
                </w:rPrChange>
              </w:rPr>
            </w:pPr>
            <w:ins w:id="7172" w:author="James Vu" w:date="2024-04-19T00:01:00Z">
              <w:r w:rsidRPr="003C02FF">
                <w:rPr>
                  <w:color w:val="000000"/>
                  <w:rPrChange w:id="7173" w:author="James Vu" w:date="2024-04-19T00:19:00Z">
                    <w:rPr>
                      <w:color w:val="000000"/>
                      <w:sz w:val="28"/>
                      <w:szCs w:val="28"/>
                    </w:rPr>
                  </w:rPrChange>
                </w:rPr>
                <w:t>Bộ giao diện Hệ quản trị nội dung ( Content Management System_CMS) dành cho Người dân, nông hộ, HTX, doanh nghiệp …</w:t>
              </w:r>
            </w:ins>
          </w:p>
        </w:tc>
      </w:tr>
      <w:tr w:rsidR="003C02FF" w:rsidRPr="003C02FF" w14:paraId="2878DF0C" w14:textId="77777777" w:rsidTr="003C02FF">
        <w:trPr>
          <w:trHeight w:val="360"/>
          <w:ins w:id="7174" w:author="James Vu" w:date="2024-04-19T00:01:00Z"/>
          <w:trPrChange w:id="7175" w:author="James Vu" w:date="2024-04-19T00:20:00Z">
            <w:trPr>
              <w:trHeight w:val="360"/>
            </w:trPr>
          </w:trPrChange>
        </w:trPr>
        <w:tc>
          <w:tcPr>
            <w:tcW w:w="704" w:type="dxa"/>
            <w:shd w:val="clear" w:color="auto" w:fill="auto"/>
            <w:noWrap/>
            <w:vAlign w:val="center"/>
            <w:hideMark/>
            <w:tcPrChange w:id="7176" w:author="James Vu" w:date="2024-04-19T00:20:00Z">
              <w:tcPr>
                <w:tcW w:w="704" w:type="dxa"/>
                <w:shd w:val="clear" w:color="auto" w:fill="auto"/>
                <w:noWrap/>
                <w:vAlign w:val="center"/>
                <w:hideMark/>
              </w:tcPr>
            </w:tcPrChange>
          </w:tcPr>
          <w:p w14:paraId="551C3080" w14:textId="77777777" w:rsidR="004D28C1" w:rsidRPr="003C02FF" w:rsidRDefault="004D28C1" w:rsidP="004D28C1">
            <w:pPr>
              <w:jc w:val="center"/>
              <w:rPr>
                <w:ins w:id="7177" w:author="James Vu" w:date="2024-04-19T00:01:00Z"/>
                <w:b/>
                <w:bCs/>
                <w:color w:val="000000"/>
                <w:rPrChange w:id="7178" w:author="James Vu" w:date="2024-04-19T00:19:00Z">
                  <w:rPr>
                    <w:ins w:id="7179" w:author="James Vu" w:date="2024-04-19T00:01:00Z"/>
                    <w:b/>
                    <w:bCs/>
                    <w:color w:val="000000"/>
                    <w:sz w:val="28"/>
                    <w:szCs w:val="28"/>
                  </w:rPr>
                </w:rPrChange>
              </w:rPr>
            </w:pPr>
            <w:ins w:id="7180" w:author="James Vu" w:date="2024-04-19T00:01:00Z">
              <w:r w:rsidRPr="003C02FF">
                <w:rPr>
                  <w:b/>
                  <w:bCs/>
                  <w:color w:val="000000"/>
                  <w:rPrChange w:id="7181" w:author="James Vu" w:date="2024-04-19T00:19:00Z">
                    <w:rPr>
                      <w:b/>
                      <w:bCs/>
                      <w:color w:val="000000"/>
                      <w:sz w:val="28"/>
                      <w:szCs w:val="28"/>
                    </w:rPr>
                  </w:rPrChange>
                </w:rPr>
                <w:t> </w:t>
              </w:r>
            </w:ins>
          </w:p>
        </w:tc>
        <w:tc>
          <w:tcPr>
            <w:tcW w:w="8358" w:type="dxa"/>
            <w:shd w:val="clear" w:color="auto" w:fill="auto"/>
            <w:noWrap/>
            <w:vAlign w:val="center"/>
            <w:hideMark/>
            <w:tcPrChange w:id="7182" w:author="James Vu" w:date="2024-04-19T00:20:00Z">
              <w:tcPr>
                <w:tcW w:w="8358" w:type="dxa"/>
                <w:shd w:val="clear" w:color="auto" w:fill="auto"/>
                <w:noWrap/>
                <w:vAlign w:val="center"/>
                <w:hideMark/>
              </w:tcPr>
            </w:tcPrChange>
          </w:tcPr>
          <w:p w14:paraId="357D7186" w14:textId="77777777" w:rsidR="004D28C1" w:rsidRPr="003C02FF" w:rsidRDefault="004D28C1" w:rsidP="004D28C1">
            <w:pPr>
              <w:rPr>
                <w:ins w:id="7183" w:author="James Vu" w:date="2024-04-19T00:01:00Z"/>
                <w:color w:val="000000"/>
                <w:rPrChange w:id="7184" w:author="James Vu" w:date="2024-04-19T00:19:00Z">
                  <w:rPr>
                    <w:ins w:id="7185" w:author="James Vu" w:date="2024-04-19T00:01:00Z"/>
                    <w:color w:val="000000"/>
                    <w:sz w:val="28"/>
                    <w:szCs w:val="28"/>
                  </w:rPr>
                </w:rPrChange>
              </w:rPr>
            </w:pPr>
            <w:ins w:id="7186" w:author="James Vu" w:date="2024-04-19T00:01:00Z">
              <w:r w:rsidRPr="003C02FF">
                <w:rPr>
                  <w:color w:val="000000"/>
                  <w:rPrChange w:id="7187" w:author="James Vu" w:date="2024-04-19T00:19:00Z">
                    <w:rPr>
                      <w:color w:val="000000"/>
                      <w:sz w:val="28"/>
                      <w:szCs w:val="28"/>
                    </w:rPr>
                  </w:rPrChange>
                </w:rPr>
                <w:t>Trang thông tin công bố của hệ thống và đăng nhập tài khoản (HomePage và Login)</w:t>
              </w:r>
            </w:ins>
          </w:p>
        </w:tc>
      </w:tr>
      <w:tr w:rsidR="003C02FF" w:rsidRPr="003C02FF" w14:paraId="4A620025" w14:textId="77777777" w:rsidTr="003C02FF">
        <w:trPr>
          <w:trHeight w:val="360"/>
          <w:ins w:id="7188" w:author="James Vu" w:date="2024-04-19T00:01:00Z"/>
          <w:trPrChange w:id="7189" w:author="James Vu" w:date="2024-04-19T00:20:00Z">
            <w:trPr>
              <w:trHeight w:val="360"/>
            </w:trPr>
          </w:trPrChange>
        </w:trPr>
        <w:tc>
          <w:tcPr>
            <w:tcW w:w="704" w:type="dxa"/>
            <w:shd w:val="clear" w:color="auto" w:fill="auto"/>
            <w:noWrap/>
            <w:vAlign w:val="center"/>
            <w:hideMark/>
            <w:tcPrChange w:id="7190" w:author="James Vu" w:date="2024-04-19T00:20:00Z">
              <w:tcPr>
                <w:tcW w:w="704" w:type="dxa"/>
                <w:shd w:val="clear" w:color="auto" w:fill="auto"/>
                <w:noWrap/>
                <w:vAlign w:val="center"/>
                <w:hideMark/>
              </w:tcPr>
            </w:tcPrChange>
          </w:tcPr>
          <w:p w14:paraId="4011A022" w14:textId="77777777" w:rsidR="004D28C1" w:rsidRPr="003C02FF" w:rsidRDefault="004D28C1" w:rsidP="004D28C1">
            <w:pPr>
              <w:jc w:val="center"/>
              <w:rPr>
                <w:ins w:id="7191" w:author="James Vu" w:date="2024-04-19T00:01:00Z"/>
                <w:b/>
                <w:bCs/>
                <w:color w:val="000000"/>
                <w:rPrChange w:id="7192" w:author="James Vu" w:date="2024-04-19T00:19:00Z">
                  <w:rPr>
                    <w:ins w:id="7193" w:author="James Vu" w:date="2024-04-19T00:01:00Z"/>
                    <w:b/>
                    <w:bCs/>
                    <w:color w:val="000000"/>
                    <w:sz w:val="28"/>
                    <w:szCs w:val="28"/>
                  </w:rPr>
                </w:rPrChange>
              </w:rPr>
            </w:pPr>
            <w:ins w:id="7194" w:author="James Vu" w:date="2024-04-19T00:01:00Z">
              <w:r w:rsidRPr="003C02FF">
                <w:rPr>
                  <w:b/>
                  <w:bCs/>
                  <w:color w:val="000000"/>
                  <w:rPrChange w:id="7195" w:author="James Vu" w:date="2024-04-19T00:19:00Z">
                    <w:rPr>
                      <w:b/>
                      <w:bCs/>
                      <w:color w:val="000000"/>
                      <w:sz w:val="28"/>
                      <w:szCs w:val="28"/>
                    </w:rPr>
                  </w:rPrChange>
                </w:rPr>
                <w:t>IV</w:t>
              </w:r>
            </w:ins>
          </w:p>
        </w:tc>
        <w:tc>
          <w:tcPr>
            <w:tcW w:w="8358" w:type="dxa"/>
            <w:shd w:val="clear" w:color="auto" w:fill="auto"/>
            <w:noWrap/>
            <w:vAlign w:val="center"/>
            <w:hideMark/>
            <w:tcPrChange w:id="7196" w:author="James Vu" w:date="2024-04-19T00:20:00Z">
              <w:tcPr>
                <w:tcW w:w="8358" w:type="dxa"/>
                <w:shd w:val="clear" w:color="auto" w:fill="auto"/>
                <w:noWrap/>
                <w:vAlign w:val="center"/>
                <w:hideMark/>
              </w:tcPr>
            </w:tcPrChange>
          </w:tcPr>
          <w:p w14:paraId="7F390AD8" w14:textId="77777777" w:rsidR="004D28C1" w:rsidRPr="003C02FF" w:rsidRDefault="004D28C1" w:rsidP="004D28C1">
            <w:pPr>
              <w:rPr>
                <w:ins w:id="7197" w:author="James Vu" w:date="2024-04-19T00:01:00Z"/>
                <w:b/>
                <w:bCs/>
                <w:color w:val="000000"/>
                <w:rPrChange w:id="7198" w:author="James Vu" w:date="2024-04-19T00:19:00Z">
                  <w:rPr>
                    <w:ins w:id="7199" w:author="James Vu" w:date="2024-04-19T00:01:00Z"/>
                    <w:b/>
                    <w:bCs/>
                    <w:color w:val="000000"/>
                    <w:sz w:val="28"/>
                    <w:szCs w:val="28"/>
                  </w:rPr>
                </w:rPrChange>
              </w:rPr>
            </w:pPr>
            <w:ins w:id="7200" w:author="James Vu" w:date="2024-04-19T00:01:00Z">
              <w:r w:rsidRPr="003C02FF">
                <w:rPr>
                  <w:b/>
                  <w:bCs/>
                  <w:color w:val="000000"/>
                  <w:rPrChange w:id="7201" w:author="James Vu" w:date="2024-04-19T00:19:00Z">
                    <w:rPr>
                      <w:b/>
                      <w:bCs/>
                      <w:color w:val="000000"/>
                      <w:sz w:val="28"/>
                      <w:szCs w:val="28"/>
                    </w:rPr>
                  </w:rPrChange>
                </w:rPr>
                <w:t>Xây dựng Hệ tính năng về lĩnh vực quản lý chất lượng nông, lâm, thủy sản tỉnh Khánh Hòa (Giai đoạn 1)</w:t>
              </w:r>
            </w:ins>
          </w:p>
        </w:tc>
      </w:tr>
      <w:tr w:rsidR="003C02FF" w:rsidRPr="003C02FF" w14:paraId="614B6D8A" w14:textId="77777777" w:rsidTr="003C02FF">
        <w:trPr>
          <w:trHeight w:val="360"/>
          <w:ins w:id="7202" w:author="James Vu" w:date="2024-04-19T00:01:00Z"/>
          <w:trPrChange w:id="7203" w:author="James Vu" w:date="2024-04-19T00:20:00Z">
            <w:trPr>
              <w:trHeight w:val="360"/>
            </w:trPr>
          </w:trPrChange>
        </w:trPr>
        <w:tc>
          <w:tcPr>
            <w:tcW w:w="704" w:type="dxa"/>
            <w:shd w:val="clear" w:color="auto" w:fill="auto"/>
            <w:noWrap/>
            <w:vAlign w:val="center"/>
            <w:hideMark/>
            <w:tcPrChange w:id="7204" w:author="James Vu" w:date="2024-04-19T00:20:00Z">
              <w:tcPr>
                <w:tcW w:w="704" w:type="dxa"/>
                <w:shd w:val="clear" w:color="auto" w:fill="auto"/>
                <w:noWrap/>
                <w:vAlign w:val="center"/>
                <w:hideMark/>
              </w:tcPr>
            </w:tcPrChange>
          </w:tcPr>
          <w:p w14:paraId="2CAC7910" w14:textId="77777777" w:rsidR="004D28C1" w:rsidRPr="003C02FF" w:rsidRDefault="004D28C1" w:rsidP="004D28C1">
            <w:pPr>
              <w:jc w:val="center"/>
              <w:rPr>
                <w:ins w:id="7205" w:author="James Vu" w:date="2024-04-19T00:01:00Z"/>
                <w:b/>
                <w:bCs/>
                <w:color w:val="000000"/>
                <w:rPrChange w:id="7206" w:author="James Vu" w:date="2024-04-19T00:19:00Z">
                  <w:rPr>
                    <w:ins w:id="7207" w:author="James Vu" w:date="2024-04-19T00:01:00Z"/>
                    <w:b/>
                    <w:bCs/>
                    <w:color w:val="000000"/>
                    <w:sz w:val="28"/>
                    <w:szCs w:val="28"/>
                  </w:rPr>
                </w:rPrChange>
              </w:rPr>
            </w:pPr>
            <w:ins w:id="7208" w:author="James Vu" w:date="2024-04-19T00:01:00Z">
              <w:r w:rsidRPr="003C02FF">
                <w:rPr>
                  <w:b/>
                  <w:bCs/>
                  <w:color w:val="000000"/>
                  <w:rPrChange w:id="7209" w:author="James Vu" w:date="2024-04-19T00:19:00Z">
                    <w:rPr>
                      <w:b/>
                      <w:bCs/>
                      <w:color w:val="000000"/>
                      <w:sz w:val="28"/>
                      <w:szCs w:val="28"/>
                    </w:rPr>
                  </w:rPrChange>
                </w:rPr>
                <w:t>1</w:t>
              </w:r>
            </w:ins>
          </w:p>
        </w:tc>
        <w:tc>
          <w:tcPr>
            <w:tcW w:w="8358" w:type="dxa"/>
            <w:shd w:val="clear" w:color="auto" w:fill="auto"/>
            <w:noWrap/>
            <w:vAlign w:val="center"/>
            <w:hideMark/>
            <w:tcPrChange w:id="7210" w:author="James Vu" w:date="2024-04-19T00:20:00Z">
              <w:tcPr>
                <w:tcW w:w="8358" w:type="dxa"/>
                <w:shd w:val="clear" w:color="auto" w:fill="auto"/>
                <w:noWrap/>
                <w:vAlign w:val="center"/>
                <w:hideMark/>
              </w:tcPr>
            </w:tcPrChange>
          </w:tcPr>
          <w:p w14:paraId="6FAD2AAF" w14:textId="77777777" w:rsidR="004D28C1" w:rsidRPr="003C02FF" w:rsidRDefault="004D28C1" w:rsidP="004D28C1">
            <w:pPr>
              <w:rPr>
                <w:ins w:id="7211" w:author="James Vu" w:date="2024-04-19T00:01:00Z"/>
                <w:b/>
                <w:bCs/>
                <w:rPrChange w:id="7212" w:author="James Vu" w:date="2024-04-19T00:19:00Z">
                  <w:rPr>
                    <w:ins w:id="7213" w:author="James Vu" w:date="2024-04-19T00:01:00Z"/>
                    <w:b/>
                    <w:bCs/>
                    <w:sz w:val="28"/>
                    <w:szCs w:val="28"/>
                  </w:rPr>
                </w:rPrChange>
              </w:rPr>
            </w:pPr>
            <w:ins w:id="7214" w:author="James Vu" w:date="2024-04-19T00:01:00Z">
              <w:r w:rsidRPr="003C02FF">
                <w:rPr>
                  <w:b/>
                  <w:bCs/>
                  <w:rPrChange w:id="7215" w:author="James Vu" w:date="2024-04-19T00:19:00Z">
                    <w:rPr>
                      <w:b/>
                      <w:bCs/>
                      <w:sz w:val="28"/>
                      <w:szCs w:val="28"/>
                    </w:rPr>
                  </w:rPrChange>
                </w:rPr>
                <w:t>Quản lý Phân Quyền</w:t>
              </w:r>
            </w:ins>
          </w:p>
        </w:tc>
      </w:tr>
      <w:tr w:rsidR="003C02FF" w:rsidRPr="003C02FF" w14:paraId="0A0201DB" w14:textId="77777777" w:rsidTr="003C02FF">
        <w:trPr>
          <w:trHeight w:val="360"/>
          <w:ins w:id="7216" w:author="James Vu" w:date="2024-04-19T00:01:00Z"/>
          <w:trPrChange w:id="7217" w:author="James Vu" w:date="2024-04-19T00:20:00Z">
            <w:trPr>
              <w:trHeight w:val="360"/>
            </w:trPr>
          </w:trPrChange>
        </w:trPr>
        <w:tc>
          <w:tcPr>
            <w:tcW w:w="704" w:type="dxa"/>
            <w:shd w:val="clear" w:color="auto" w:fill="auto"/>
            <w:noWrap/>
            <w:vAlign w:val="center"/>
            <w:hideMark/>
            <w:tcPrChange w:id="7218" w:author="James Vu" w:date="2024-04-19T00:20:00Z">
              <w:tcPr>
                <w:tcW w:w="704" w:type="dxa"/>
                <w:shd w:val="clear" w:color="auto" w:fill="auto"/>
                <w:noWrap/>
                <w:vAlign w:val="center"/>
                <w:hideMark/>
              </w:tcPr>
            </w:tcPrChange>
          </w:tcPr>
          <w:p w14:paraId="25B62B9D" w14:textId="77777777" w:rsidR="004D28C1" w:rsidRPr="003C02FF" w:rsidRDefault="004D28C1" w:rsidP="004D28C1">
            <w:pPr>
              <w:jc w:val="center"/>
              <w:rPr>
                <w:ins w:id="7219" w:author="James Vu" w:date="2024-04-19T00:01:00Z"/>
                <w:b/>
                <w:bCs/>
                <w:color w:val="000000"/>
                <w:rPrChange w:id="7220" w:author="James Vu" w:date="2024-04-19T00:19:00Z">
                  <w:rPr>
                    <w:ins w:id="7221" w:author="James Vu" w:date="2024-04-19T00:01:00Z"/>
                    <w:b/>
                    <w:bCs/>
                    <w:color w:val="000000"/>
                    <w:sz w:val="28"/>
                    <w:szCs w:val="28"/>
                  </w:rPr>
                </w:rPrChange>
              </w:rPr>
            </w:pPr>
            <w:ins w:id="7222" w:author="James Vu" w:date="2024-04-19T00:01:00Z">
              <w:r w:rsidRPr="003C02FF">
                <w:rPr>
                  <w:b/>
                  <w:bCs/>
                  <w:color w:val="000000"/>
                  <w:rPrChange w:id="7223" w:author="James Vu" w:date="2024-04-19T00:19:00Z">
                    <w:rPr>
                      <w:b/>
                      <w:bCs/>
                      <w:color w:val="000000"/>
                      <w:sz w:val="28"/>
                      <w:szCs w:val="28"/>
                    </w:rPr>
                  </w:rPrChange>
                </w:rPr>
                <w:t> </w:t>
              </w:r>
            </w:ins>
          </w:p>
        </w:tc>
        <w:tc>
          <w:tcPr>
            <w:tcW w:w="8358" w:type="dxa"/>
            <w:shd w:val="clear" w:color="auto" w:fill="auto"/>
            <w:noWrap/>
            <w:vAlign w:val="center"/>
            <w:hideMark/>
            <w:tcPrChange w:id="7224" w:author="James Vu" w:date="2024-04-19T00:20:00Z">
              <w:tcPr>
                <w:tcW w:w="8358" w:type="dxa"/>
                <w:shd w:val="clear" w:color="auto" w:fill="auto"/>
                <w:noWrap/>
                <w:vAlign w:val="center"/>
                <w:hideMark/>
              </w:tcPr>
            </w:tcPrChange>
          </w:tcPr>
          <w:p w14:paraId="58B3EFC3" w14:textId="77777777" w:rsidR="004D28C1" w:rsidRPr="003C02FF" w:rsidRDefault="004D28C1" w:rsidP="004D28C1">
            <w:pPr>
              <w:rPr>
                <w:ins w:id="7225" w:author="James Vu" w:date="2024-04-19T00:01:00Z"/>
                <w:rPrChange w:id="7226" w:author="James Vu" w:date="2024-04-19T00:19:00Z">
                  <w:rPr>
                    <w:ins w:id="7227" w:author="James Vu" w:date="2024-04-19T00:01:00Z"/>
                    <w:sz w:val="28"/>
                    <w:szCs w:val="28"/>
                  </w:rPr>
                </w:rPrChange>
              </w:rPr>
            </w:pPr>
            <w:ins w:id="7228" w:author="James Vu" w:date="2024-04-19T00:01:00Z">
              <w:r w:rsidRPr="003C02FF">
                <w:rPr>
                  <w:rPrChange w:id="7229" w:author="James Vu" w:date="2024-04-19T00:19:00Z">
                    <w:rPr>
                      <w:sz w:val="28"/>
                      <w:szCs w:val="28"/>
                    </w:rPr>
                  </w:rPrChange>
                </w:rPr>
                <w:t>Thiết lập các cấp độ truy cập khác nhau cho người dùng trong cơ quan và người dân.</w:t>
              </w:r>
            </w:ins>
          </w:p>
        </w:tc>
      </w:tr>
      <w:tr w:rsidR="003C02FF" w:rsidRPr="003C02FF" w14:paraId="5226743D" w14:textId="77777777" w:rsidTr="003C02FF">
        <w:trPr>
          <w:trHeight w:val="360"/>
          <w:ins w:id="7230" w:author="James Vu" w:date="2024-04-19T00:01:00Z"/>
          <w:trPrChange w:id="7231" w:author="James Vu" w:date="2024-04-19T00:20:00Z">
            <w:trPr>
              <w:trHeight w:val="360"/>
            </w:trPr>
          </w:trPrChange>
        </w:trPr>
        <w:tc>
          <w:tcPr>
            <w:tcW w:w="704" w:type="dxa"/>
            <w:shd w:val="clear" w:color="auto" w:fill="auto"/>
            <w:noWrap/>
            <w:vAlign w:val="center"/>
            <w:hideMark/>
            <w:tcPrChange w:id="7232" w:author="James Vu" w:date="2024-04-19T00:20:00Z">
              <w:tcPr>
                <w:tcW w:w="704" w:type="dxa"/>
                <w:shd w:val="clear" w:color="auto" w:fill="auto"/>
                <w:noWrap/>
                <w:vAlign w:val="center"/>
                <w:hideMark/>
              </w:tcPr>
            </w:tcPrChange>
          </w:tcPr>
          <w:p w14:paraId="0A0DE543" w14:textId="77777777" w:rsidR="004D28C1" w:rsidRPr="003C02FF" w:rsidRDefault="004D28C1" w:rsidP="004D28C1">
            <w:pPr>
              <w:jc w:val="center"/>
              <w:rPr>
                <w:ins w:id="7233" w:author="James Vu" w:date="2024-04-19T00:01:00Z"/>
                <w:b/>
                <w:bCs/>
                <w:color w:val="000000"/>
                <w:rPrChange w:id="7234" w:author="James Vu" w:date="2024-04-19T00:19:00Z">
                  <w:rPr>
                    <w:ins w:id="7235" w:author="James Vu" w:date="2024-04-19T00:01:00Z"/>
                    <w:b/>
                    <w:bCs/>
                    <w:color w:val="000000"/>
                    <w:sz w:val="28"/>
                    <w:szCs w:val="28"/>
                  </w:rPr>
                </w:rPrChange>
              </w:rPr>
            </w:pPr>
            <w:ins w:id="7236" w:author="James Vu" w:date="2024-04-19T00:01:00Z">
              <w:r w:rsidRPr="003C02FF">
                <w:rPr>
                  <w:b/>
                  <w:bCs/>
                  <w:color w:val="000000"/>
                  <w:rPrChange w:id="7237" w:author="James Vu" w:date="2024-04-19T00:19:00Z">
                    <w:rPr>
                      <w:b/>
                      <w:bCs/>
                      <w:color w:val="000000"/>
                      <w:sz w:val="28"/>
                      <w:szCs w:val="28"/>
                    </w:rPr>
                  </w:rPrChange>
                </w:rPr>
                <w:t> </w:t>
              </w:r>
            </w:ins>
          </w:p>
        </w:tc>
        <w:tc>
          <w:tcPr>
            <w:tcW w:w="8358" w:type="dxa"/>
            <w:shd w:val="clear" w:color="auto" w:fill="auto"/>
            <w:noWrap/>
            <w:vAlign w:val="center"/>
            <w:hideMark/>
            <w:tcPrChange w:id="7238" w:author="James Vu" w:date="2024-04-19T00:20:00Z">
              <w:tcPr>
                <w:tcW w:w="8358" w:type="dxa"/>
                <w:shd w:val="clear" w:color="auto" w:fill="auto"/>
                <w:noWrap/>
                <w:vAlign w:val="center"/>
                <w:hideMark/>
              </w:tcPr>
            </w:tcPrChange>
          </w:tcPr>
          <w:p w14:paraId="5220DF61" w14:textId="77777777" w:rsidR="004D28C1" w:rsidRPr="003C02FF" w:rsidRDefault="004D28C1" w:rsidP="004D28C1">
            <w:pPr>
              <w:rPr>
                <w:ins w:id="7239" w:author="James Vu" w:date="2024-04-19T00:01:00Z"/>
                <w:rPrChange w:id="7240" w:author="James Vu" w:date="2024-04-19T00:19:00Z">
                  <w:rPr>
                    <w:ins w:id="7241" w:author="James Vu" w:date="2024-04-19T00:01:00Z"/>
                    <w:sz w:val="28"/>
                    <w:szCs w:val="28"/>
                  </w:rPr>
                </w:rPrChange>
              </w:rPr>
            </w:pPr>
            <w:ins w:id="7242" w:author="James Vu" w:date="2024-04-19T00:01:00Z">
              <w:r w:rsidRPr="003C02FF">
                <w:rPr>
                  <w:rPrChange w:id="7243" w:author="James Vu" w:date="2024-04-19T00:19:00Z">
                    <w:rPr>
                      <w:sz w:val="28"/>
                      <w:szCs w:val="28"/>
                    </w:rPr>
                  </w:rPrChange>
                </w:rPr>
                <w:t>Kiểm soát truy cập dữ liệu theo vai trò và nhiệm vụ.</w:t>
              </w:r>
            </w:ins>
          </w:p>
        </w:tc>
      </w:tr>
      <w:tr w:rsidR="003C02FF" w:rsidRPr="003C02FF" w14:paraId="72801050" w14:textId="77777777" w:rsidTr="003C02FF">
        <w:trPr>
          <w:trHeight w:val="360"/>
          <w:ins w:id="7244" w:author="James Vu" w:date="2024-04-19T00:01:00Z"/>
          <w:trPrChange w:id="7245" w:author="James Vu" w:date="2024-04-19T00:20:00Z">
            <w:trPr>
              <w:trHeight w:val="360"/>
            </w:trPr>
          </w:trPrChange>
        </w:trPr>
        <w:tc>
          <w:tcPr>
            <w:tcW w:w="704" w:type="dxa"/>
            <w:shd w:val="clear" w:color="auto" w:fill="auto"/>
            <w:noWrap/>
            <w:vAlign w:val="center"/>
            <w:hideMark/>
            <w:tcPrChange w:id="7246" w:author="James Vu" w:date="2024-04-19T00:20:00Z">
              <w:tcPr>
                <w:tcW w:w="704" w:type="dxa"/>
                <w:shd w:val="clear" w:color="auto" w:fill="auto"/>
                <w:noWrap/>
                <w:vAlign w:val="center"/>
                <w:hideMark/>
              </w:tcPr>
            </w:tcPrChange>
          </w:tcPr>
          <w:p w14:paraId="2846267F" w14:textId="77777777" w:rsidR="004D28C1" w:rsidRPr="003C02FF" w:rsidRDefault="004D28C1" w:rsidP="004D28C1">
            <w:pPr>
              <w:jc w:val="center"/>
              <w:rPr>
                <w:ins w:id="7247" w:author="James Vu" w:date="2024-04-19T00:01:00Z"/>
                <w:b/>
                <w:bCs/>
                <w:color w:val="000000"/>
                <w:rPrChange w:id="7248" w:author="James Vu" w:date="2024-04-19T00:19:00Z">
                  <w:rPr>
                    <w:ins w:id="7249" w:author="James Vu" w:date="2024-04-19T00:01:00Z"/>
                    <w:b/>
                    <w:bCs/>
                    <w:color w:val="000000"/>
                    <w:sz w:val="28"/>
                    <w:szCs w:val="28"/>
                  </w:rPr>
                </w:rPrChange>
              </w:rPr>
            </w:pPr>
            <w:ins w:id="7250" w:author="James Vu" w:date="2024-04-19T00:01:00Z">
              <w:r w:rsidRPr="003C02FF">
                <w:rPr>
                  <w:b/>
                  <w:bCs/>
                  <w:color w:val="000000"/>
                  <w:rPrChange w:id="7251" w:author="James Vu" w:date="2024-04-19T00:19:00Z">
                    <w:rPr>
                      <w:b/>
                      <w:bCs/>
                      <w:color w:val="000000"/>
                      <w:sz w:val="28"/>
                      <w:szCs w:val="28"/>
                    </w:rPr>
                  </w:rPrChange>
                </w:rPr>
                <w:t> </w:t>
              </w:r>
            </w:ins>
          </w:p>
        </w:tc>
        <w:tc>
          <w:tcPr>
            <w:tcW w:w="8358" w:type="dxa"/>
            <w:shd w:val="clear" w:color="auto" w:fill="auto"/>
            <w:noWrap/>
            <w:vAlign w:val="center"/>
            <w:hideMark/>
            <w:tcPrChange w:id="7252" w:author="James Vu" w:date="2024-04-19T00:20:00Z">
              <w:tcPr>
                <w:tcW w:w="8358" w:type="dxa"/>
                <w:shd w:val="clear" w:color="auto" w:fill="auto"/>
                <w:noWrap/>
                <w:vAlign w:val="center"/>
                <w:hideMark/>
              </w:tcPr>
            </w:tcPrChange>
          </w:tcPr>
          <w:p w14:paraId="263FA3EA" w14:textId="77777777" w:rsidR="004D28C1" w:rsidRPr="003C02FF" w:rsidRDefault="004D28C1" w:rsidP="004D28C1">
            <w:pPr>
              <w:rPr>
                <w:ins w:id="7253" w:author="James Vu" w:date="2024-04-19T00:01:00Z"/>
                <w:rPrChange w:id="7254" w:author="James Vu" w:date="2024-04-19T00:19:00Z">
                  <w:rPr>
                    <w:ins w:id="7255" w:author="James Vu" w:date="2024-04-19T00:01:00Z"/>
                    <w:sz w:val="28"/>
                    <w:szCs w:val="28"/>
                  </w:rPr>
                </w:rPrChange>
              </w:rPr>
            </w:pPr>
            <w:ins w:id="7256" w:author="James Vu" w:date="2024-04-19T00:01:00Z">
              <w:r w:rsidRPr="003C02FF">
                <w:rPr>
                  <w:rPrChange w:id="7257" w:author="James Vu" w:date="2024-04-19T00:19:00Z">
                    <w:rPr>
                      <w:sz w:val="28"/>
                      <w:szCs w:val="28"/>
                    </w:rPr>
                  </w:rPrChange>
                </w:rPr>
                <w:t>Cấp quyền sử dụng các tính năng nghiệp vụ cụ thể.</w:t>
              </w:r>
            </w:ins>
          </w:p>
        </w:tc>
      </w:tr>
      <w:tr w:rsidR="003C02FF" w:rsidRPr="003C02FF" w14:paraId="3B391D64" w14:textId="77777777" w:rsidTr="003C02FF">
        <w:trPr>
          <w:trHeight w:val="360"/>
          <w:ins w:id="7258" w:author="James Vu" w:date="2024-04-19T00:01:00Z"/>
          <w:trPrChange w:id="7259" w:author="James Vu" w:date="2024-04-19T00:20:00Z">
            <w:trPr>
              <w:trHeight w:val="360"/>
            </w:trPr>
          </w:trPrChange>
        </w:trPr>
        <w:tc>
          <w:tcPr>
            <w:tcW w:w="704" w:type="dxa"/>
            <w:shd w:val="clear" w:color="auto" w:fill="auto"/>
            <w:noWrap/>
            <w:vAlign w:val="center"/>
            <w:hideMark/>
            <w:tcPrChange w:id="7260" w:author="James Vu" w:date="2024-04-19T00:20:00Z">
              <w:tcPr>
                <w:tcW w:w="704" w:type="dxa"/>
                <w:shd w:val="clear" w:color="auto" w:fill="auto"/>
                <w:noWrap/>
                <w:vAlign w:val="center"/>
                <w:hideMark/>
              </w:tcPr>
            </w:tcPrChange>
          </w:tcPr>
          <w:p w14:paraId="35FEB1C4" w14:textId="77777777" w:rsidR="004D28C1" w:rsidRPr="003C02FF" w:rsidRDefault="004D28C1" w:rsidP="004D28C1">
            <w:pPr>
              <w:jc w:val="center"/>
              <w:rPr>
                <w:ins w:id="7261" w:author="James Vu" w:date="2024-04-19T00:01:00Z"/>
                <w:b/>
                <w:bCs/>
                <w:color w:val="000000"/>
                <w:rPrChange w:id="7262" w:author="James Vu" w:date="2024-04-19T00:19:00Z">
                  <w:rPr>
                    <w:ins w:id="7263" w:author="James Vu" w:date="2024-04-19T00:01:00Z"/>
                    <w:b/>
                    <w:bCs/>
                    <w:color w:val="000000"/>
                    <w:sz w:val="28"/>
                    <w:szCs w:val="28"/>
                  </w:rPr>
                </w:rPrChange>
              </w:rPr>
            </w:pPr>
            <w:ins w:id="7264" w:author="James Vu" w:date="2024-04-19T00:01:00Z">
              <w:r w:rsidRPr="003C02FF">
                <w:rPr>
                  <w:b/>
                  <w:bCs/>
                  <w:color w:val="000000"/>
                  <w:rPrChange w:id="7265" w:author="James Vu" w:date="2024-04-19T00:19:00Z">
                    <w:rPr>
                      <w:b/>
                      <w:bCs/>
                      <w:color w:val="000000"/>
                      <w:sz w:val="28"/>
                      <w:szCs w:val="28"/>
                    </w:rPr>
                  </w:rPrChange>
                </w:rPr>
                <w:t> </w:t>
              </w:r>
            </w:ins>
          </w:p>
        </w:tc>
        <w:tc>
          <w:tcPr>
            <w:tcW w:w="8358" w:type="dxa"/>
            <w:shd w:val="clear" w:color="auto" w:fill="auto"/>
            <w:noWrap/>
            <w:vAlign w:val="center"/>
            <w:hideMark/>
            <w:tcPrChange w:id="7266" w:author="James Vu" w:date="2024-04-19T00:20:00Z">
              <w:tcPr>
                <w:tcW w:w="8358" w:type="dxa"/>
                <w:shd w:val="clear" w:color="auto" w:fill="auto"/>
                <w:noWrap/>
                <w:vAlign w:val="center"/>
                <w:hideMark/>
              </w:tcPr>
            </w:tcPrChange>
          </w:tcPr>
          <w:p w14:paraId="06F68AD7" w14:textId="77777777" w:rsidR="004D28C1" w:rsidRPr="003C02FF" w:rsidRDefault="004D28C1" w:rsidP="004D28C1">
            <w:pPr>
              <w:rPr>
                <w:ins w:id="7267" w:author="James Vu" w:date="2024-04-19T00:01:00Z"/>
                <w:rPrChange w:id="7268" w:author="James Vu" w:date="2024-04-19T00:19:00Z">
                  <w:rPr>
                    <w:ins w:id="7269" w:author="James Vu" w:date="2024-04-19T00:01:00Z"/>
                    <w:sz w:val="28"/>
                    <w:szCs w:val="28"/>
                  </w:rPr>
                </w:rPrChange>
              </w:rPr>
            </w:pPr>
            <w:ins w:id="7270" w:author="James Vu" w:date="2024-04-19T00:01:00Z">
              <w:r w:rsidRPr="003C02FF">
                <w:rPr>
                  <w:rPrChange w:id="7271" w:author="James Vu" w:date="2024-04-19T00:19:00Z">
                    <w:rPr>
                      <w:sz w:val="28"/>
                      <w:szCs w:val="28"/>
                    </w:rPr>
                  </w:rPrChange>
                </w:rPr>
                <w:t>Tạo nhóm người dùng dựa trên tổ chức/doanh nghiệp.</w:t>
              </w:r>
            </w:ins>
          </w:p>
        </w:tc>
      </w:tr>
      <w:tr w:rsidR="003C02FF" w:rsidRPr="003C02FF" w14:paraId="769C024A" w14:textId="77777777" w:rsidTr="003C02FF">
        <w:trPr>
          <w:trHeight w:val="360"/>
          <w:ins w:id="7272" w:author="James Vu" w:date="2024-04-19T00:01:00Z"/>
          <w:trPrChange w:id="7273" w:author="James Vu" w:date="2024-04-19T00:20:00Z">
            <w:trPr>
              <w:trHeight w:val="360"/>
            </w:trPr>
          </w:trPrChange>
        </w:trPr>
        <w:tc>
          <w:tcPr>
            <w:tcW w:w="704" w:type="dxa"/>
            <w:shd w:val="clear" w:color="auto" w:fill="auto"/>
            <w:noWrap/>
            <w:vAlign w:val="center"/>
            <w:hideMark/>
            <w:tcPrChange w:id="7274" w:author="James Vu" w:date="2024-04-19T00:20:00Z">
              <w:tcPr>
                <w:tcW w:w="704" w:type="dxa"/>
                <w:shd w:val="clear" w:color="auto" w:fill="auto"/>
                <w:noWrap/>
                <w:vAlign w:val="center"/>
                <w:hideMark/>
              </w:tcPr>
            </w:tcPrChange>
          </w:tcPr>
          <w:p w14:paraId="19296384" w14:textId="77777777" w:rsidR="004D28C1" w:rsidRPr="003C02FF" w:rsidRDefault="004D28C1" w:rsidP="004D28C1">
            <w:pPr>
              <w:jc w:val="center"/>
              <w:rPr>
                <w:ins w:id="7275" w:author="James Vu" w:date="2024-04-19T00:01:00Z"/>
                <w:b/>
                <w:bCs/>
                <w:color w:val="000000"/>
                <w:rPrChange w:id="7276" w:author="James Vu" w:date="2024-04-19T00:19:00Z">
                  <w:rPr>
                    <w:ins w:id="7277" w:author="James Vu" w:date="2024-04-19T00:01:00Z"/>
                    <w:b/>
                    <w:bCs/>
                    <w:color w:val="000000"/>
                    <w:sz w:val="28"/>
                    <w:szCs w:val="28"/>
                  </w:rPr>
                </w:rPrChange>
              </w:rPr>
            </w:pPr>
            <w:ins w:id="7278" w:author="James Vu" w:date="2024-04-19T00:01:00Z">
              <w:r w:rsidRPr="003C02FF">
                <w:rPr>
                  <w:b/>
                  <w:bCs/>
                  <w:color w:val="000000"/>
                  <w:rPrChange w:id="7279" w:author="James Vu" w:date="2024-04-19T00:19:00Z">
                    <w:rPr>
                      <w:b/>
                      <w:bCs/>
                      <w:color w:val="000000"/>
                      <w:sz w:val="28"/>
                      <w:szCs w:val="28"/>
                    </w:rPr>
                  </w:rPrChange>
                </w:rPr>
                <w:t> </w:t>
              </w:r>
            </w:ins>
          </w:p>
        </w:tc>
        <w:tc>
          <w:tcPr>
            <w:tcW w:w="8358" w:type="dxa"/>
            <w:shd w:val="clear" w:color="auto" w:fill="auto"/>
            <w:noWrap/>
            <w:vAlign w:val="center"/>
            <w:hideMark/>
            <w:tcPrChange w:id="7280" w:author="James Vu" w:date="2024-04-19T00:20:00Z">
              <w:tcPr>
                <w:tcW w:w="8358" w:type="dxa"/>
                <w:shd w:val="clear" w:color="auto" w:fill="auto"/>
                <w:noWrap/>
                <w:vAlign w:val="center"/>
                <w:hideMark/>
              </w:tcPr>
            </w:tcPrChange>
          </w:tcPr>
          <w:p w14:paraId="63DB7ECA" w14:textId="77777777" w:rsidR="004D28C1" w:rsidRPr="003C02FF" w:rsidRDefault="004D28C1" w:rsidP="004D28C1">
            <w:pPr>
              <w:rPr>
                <w:ins w:id="7281" w:author="James Vu" w:date="2024-04-19T00:01:00Z"/>
                <w:rPrChange w:id="7282" w:author="James Vu" w:date="2024-04-19T00:19:00Z">
                  <w:rPr>
                    <w:ins w:id="7283" w:author="James Vu" w:date="2024-04-19T00:01:00Z"/>
                    <w:sz w:val="28"/>
                    <w:szCs w:val="28"/>
                  </w:rPr>
                </w:rPrChange>
              </w:rPr>
            </w:pPr>
            <w:ins w:id="7284" w:author="James Vu" w:date="2024-04-19T00:01:00Z">
              <w:r w:rsidRPr="003C02FF">
                <w:rPr>
                  <w:rPrChange w:id="7285" w:author="James Vu" w:date="2024-04-19T00:19:00Z">
                    <w:rPr>
                      <w:sz w:val="28"/>
                      <w:szCs w:val="28"/>
                    </w:rPr>
                  </w:rPrChange>
                </w:rPr>
                <w:t>Phân quyền truy cập và chỉnh sửa thông tin cho từng loại người dùng.</w:t>
              </w:r>
            </w:ins>
          </w:p>
        </w:tc>
      </w:tr>
      <w:tr w:rsidR="003C02FF" w:rsidRPr="003C02FF" w14:paraId="0BF1CC64" w14:textId="77777777" w:rsidTr="003C02FF">
        <w:trPr>
          <w:trHeight w:val="360"/>
          <w:ins w:id="7286" w:author="James Vu" w:date="2024-04-19T00:01:00Z"/>
          <w:trPrChange w:id="7287" w:author="James Vu" w:date="2024-04-19T00:20:00Z">
            <w:trPr>
              <w:trHeight w:val="360"/>
            </w:trPr>
          </w:trPrChange>
        </w:trPr>
        <w:tc>
          <w:tcPr>
            <w:tcW w:w="704" w:type="dxa"/>
            <w:shd w:val="clear" w:color="auto" w:fill="auto"/>
            <w:noWrap/>
            <w:vAlign w:val="center"/>
            <w:hideMark/>
            <w:tcPrChange w:id="7288" w:author="James Vu" w:date="2024-04-19T00:20:00Z">
              <w:tcPr>
                <w:tcW w:w="704" w:type="dxa"/>
                <w:shd w:val="clear" w:color="auto" w:fill="auto"/>
                <w:noWrap/>
                <w:vAlign w:val="center"/>
                <w:hideMark/>
              </w:tcPr>
            </w:tcPrChange>
          </w:tcPr>
          <w:p w14:paraId="5A10DB33" w14:textId="77777777" w:rsidR="004D28C1" w:rsidRPr="003C02FF" w:rsidRDefault="004D28C1" w:rsidP="004D28C1">
            <w:pPr>
              <w:jc w:val="center"/>
              <w:rPr>
                <w:ins w:id="7289" w:author="James Vu" w:date="2024-04-19T00:01:00Z"/>
                <w:b/>
                <w:bCs/>
                <w:color w:val="000000"/>
                <w:rPrChange w:id="7290" w:author="James Vu" w:date="2024-04-19T00:19:00Z">
                  <w:rPr>
                    <w:ins w:id="7291" w:author="James Vu" w:date="2024-04-19T00:01:00Z"/>
                    <w:b/>
                    <w:bCs/>
                    <w:color w:val="000000"/>
                    <w:sz w:val="28"/>
                    <w:szCs w:val="28"/>
                  </w:rPr>
                </w:rPrChange>
              </w:rPr>
            </w:pPr>
            <w:ins w:id="7292" w:author="James Vu" w:date="2024-04-19T00:01:00Z">
              <w:r w:rsidRPr="003C02FF">
                <w:rPr>
                  <w:b/>
                  <w:bCs/>
                  <w:color w:val="000000"/>
                  <w:rPrChange w:id="7293" w:author="James Vu" w:date="2024-04-19T00:19:00Z">
                    <w:rPr>
                      <w:b/>
                      <w:bCs/>
                      <w:color w:val="000000"/>
                      <w:sz w:val="28"/>
                      <w:szCs w:val="28"/>
                    </w:rPr>
                  </w:rPrChange>
                </w:rPr>
                <w:t>2</w:t>
              </w:r>
            </w:ins>
          </w:p>
        </w:tc>
        <w:tc>
          <w:tcPr>
            <w:tcW w:w="8358" w:type="dxa"/>
            <w:shd w:val="clear" w:color="auto" w:fill="auto"/>
            <w:noWrap/>
            <w:vAlign w:val="center"/>
            <w:hideMark/>
            <w:tcPrChange w:id="7294" w:author="James Vu" w:date="2024-04-19T00:20:00Z">
              <w:tcPr>
                <w:tcW w:w="8358" w:type="dxa"/>
                <w:shd w:val="clear" w:color="auto" w:fill="auto"/>
                <w:noWrap/>
                <w:vAlign w:val="center"/>
                <w:hideMark/>
              </w:tcPr>
            </w:tcPrChange>
          </w:tcPr>
          <w:p w14:paraId="53B61934" w14:textId="77777777" w:rsidR="004D28C1" w:rsidRPr="003C02FF" w:rsidRDefault="004D28C1" w:rsidP="004D28C1">
            <w:pPr>
              <w:rPr>
                <w:ins w:id="7295" w:author="James Vu" w:date="2024-04-19T00:01:00Z"/>
                <w:b/>
                <w:bCs/>
                <w:rPrChange w:id="7296" w:author="James Vu" w:date="2024-04-19T00:19:00Z">
                  <w:rPr>
                    <w:ins w:id="7297" w:author="James Vu" w:date="2024-04-19T00:01:00Z"/>
                    <w:b/>
                    <w:bCs/>
                    <w:sz w:val="28"/>
                    <w:szCs w:val="28"/>
                  </w:rPr>
                </w:rPrChange>
              </w:rPr>
            </w:pPr>
            <w:ins w:id="7298" w:author="James Vu" w:date="2024-04-19T00:01:00Z">
              <w:r w:rsidRPr="003C02FF">
                <w:rPr>
                  <w:b/>
                  <w:bCs/>
                  <w:rPrChange w:id="7299" w:author="James Vu" w:date="2024-04-19T00:19:00Z">
                    <w:rPr>
                      <w:b/>
                      <w:bCs/>
                      <w:sz w:val="28"/>
                      <w:szCs w:val="28"/>
                    </w:rPr>
                  </w:rPrChange>
                </w:rPr>
                <w:t>Thẩm định An Toàn Thực Phẩm (ATTP)</w:t>
              </w:r>
            </w:ins>
          </w:p>
        </w:tc>
      </w:tr>
      <w:tr w:rsidR="003C02FF" w:rsidRPr="003C02FF" w14:paraId="795AF6BD" w14:textId="77777777" w:rsidTr="003C02FF">
        <w:trPr>
          <w:trHeight w:val="360"/>
          <w:ins w:id="7300" w:author="James Vu" w:date="2024-04-19T00:01:00Z"/>
          <w:trPrChange w:id="7301" w:author="James Vu" w:date="2024-04-19T00:20:00Z">
            <w:trPr>
              <w:trHeight w:val="360"/>
            </w:trPr>
          </w:trPrChange>
        </w:trPr>
        <w:tc>
          <w:tcPr>
            <w:tcW w:w="704" w:type="dxa"/>
            <w:shd w:val="clear" w:color="auto" w:fill="auto"/>
            <w:noWrap/>
            <w:vAlign w:val="center"/>
            <w:hideMark/>
            <w:tcPrChange w:id="7302" w:author="James Vu" w:date="2024-04-19T00:20:00Z">
              <w:tcPr>
                <w:tcW w:w="704" w:type="dxa"/>
                <w:shd w:val="clear" w:color="auto" w:fill="auto"/>
                <w:noWrap/>
                <w:vAlign w:val="center"/>
                <w:hideMark/>
              </w:tcPr>
            </w:tcPrChange>
          </w:tcPr>
          <w:p w14:paraId="563ACC67" w14:textId="77777777" w:rsidR="004D28C1" w:rsidRPr="003C02FF" w:rsidRDefault="004D28C1" w:rsidP="004D28C1">
            <w:pPr>
              <w:jc w:val="center"/>
              <w:rPr>
                <w:ins w:id="7303" w:author="James Vu" w:date="2024-04-19T00:01:00Z"/>
                <w:b/>
                <w:bCs/>
                <w:color w:val="000000"/>
                <w:rPrChange w:id="7304" w:author="James Vu" w:date="2024-04-19T00:19:00Z">
                  <w:rPr>
                    <w:ins w:id="7305" w:author="James Vu" w:date="2024-04-19T00:01:00Z"/>
                    <w:b/>
                    <w:bCs/>
                    <w:color w:val="000000"/>
                    <w:sz w:val="28"/>
                    <w:szCs w:val="28"/>
                  </w:rPr>
                </w:rPrChange>
              </w:rPr>
            </w:pPr>
            <w:ins w:id="7306" w:author="James Vu" w:date="2024-04-19T00:01:00Z">
              <w:r w:rsidRPr="003C02FF">
                <w:rPr>
                  <w:b/>
                  <w:bCs/>
                  <w:color w:val="000000"/>
                  <w:rPrChange w:id="7307" w:author="James Vu" w:date="2024-04-19T00:19:00Z">
                    <w:rPr>
                      <w:b/>
                      <w:bCs/>
                      <w:color w:val="000000"/>
                      <w:sz w:val="28"/>
                      <w:szCs w:val="28"/>
                    </w:rPr>
                  </w:rPrChange>
                </w:rPr>
                <w:t> </w:t>
              </w:r>
            </w:ins>
          </w:p>
        </w:tc>
        <w:tc>
          <w:tcPr>
            <w:tcW w:w="8358" w:type="dxa"/>
            <w:shd w:val="clear" w:color="auto" w:fill="auto"/>
            <w:noWrap/>
            <w:vAlign w:val="center"/>
            <w:hideMark/>
            <w:tcPrChange w:id="7308" w:author="James Vu" w:date="2024-04-19T00:20:00Z">
              <w:tcPr>
                <w:tcW w:w="8358" w:type="dxa"/>
                <w:shd w:val="clear" w:color="auto" w:fill="auto"/>
                <w:noWrap/>
                <w:vAlign w:val="center"/>
                <w:hideMark/>
              </w:tcPr>
            </w:tcPrChange>
          </w:tcPr>
          <w:p w14:paraId="28C06E7A" w14:textId="77777777" w:rsidR="004D28C1" w:rsidRPr="003C02FF" w:rsidRDefault="004D28C1" w:rsidP="004D28C1">
            <w:pPr>
              <w:rPr>
                <w:ins w:id="7309" w:author="James Vu" w:date="2024-04-19T00:01:00Z"/>
                <w:rPrChange w:id="7310" w:author="James Vu" w:date="2024-04-19T00:19:00Z">
                  <w:rPr>
                    <w:ins w:id="7311" w:author="James Vu" w:date="2024-04-19T00:01:00Z"/>
                    <w:sz w:val="28"/>
                    <w:szCs w:val="28"/>
                  </w:rPr>
                </w:rPrChange>
              </w:rPr>
            </w:pPr>
            <w:ins w:id="7312" w:author="James Vu" w:date="2024-04-19T00:01:00Z">
              <w:r w:rsidRPr="003C02FF">
                <w:rPr>
                  <w:rPrChange w:id="7313" w:author="James Vu" w:date="2024-04-19T00:19:00Z">
                    <w:rPr>
                      <w:sz w:val="28"/>
                      <w:szCs w:val="28"/>
                    </w:rPr>
                  </w:rPrChange>
                </w:rPr>
                <w:t>Quản lý quy trình thẩm định ATTP cho các sản phẩm.</w:t>
              </w:r>
            </w:ins>
          </w:p>
        </w:tc>
      </w:tr>
      <w:tr w:rsidR="003C02FF" w:rsidRPr="003C02FF" w14:paraId="76AC01F7" w14:textId="77777777" w:rsidTr="003C02FF">
        <w:trPr>
          <w:trHeight w:val="360"/>
          <w:ins w:id="7314" w:author="James Vu" w:date="2024-04-19T00:01:00Z"/>
          <w:trPrChange w:id="7315" w:author="James Vu" w:date="2024-04-19T00:20:00Z">
            <w:trPr>
              <w:trHeight w:val="360"/>
            </w:trPr>
          </w:trPrChange>
        </w:trPr>
        <w:tc>
          <w:tcPr>
            <w:tcW w:w="704" w:type="dxa"/>
            <w:shd w:val="clear" w:color="auto" w:fill="auto"/>
            <w:noWrap/>
            <w:vAlign w:val="center"/>
            <w:hideMark/>
            <w:tcPrChange w:id="7316" w:author="James Vu" w:date="2024-04-19T00:20:00Z">
              <w:tcPr>
                <w:tcW w:w="704" w:type="dxa"/>
                <w:shd w:val="clear" w:color="auto" w:fill="auto"/>
                <w:noWrap/>
                <w:vAlign w:val="center"/>
                <w:hideMark/>
              </w:tcPr>
            </w:tcPrChange>
          </w:tcPr>
          <w:p w14:paraId="31B8A83F" w14:textId="77777777" w:rsidR="004D28C1" w:rsidRPr="003C02FF" w:rsidRDefault="004D28C1" w:rsidP="004D28C1">
            <w:pPr>
              <w:jc w:val="center"/>
              <w:rPr>
                <w:ins w:id="7317" w:author="James Vu" w:date="2024-04-19T00:01:00Z"/>
                <w:b/>
                <w:bCs/>
                <w:color w:val="000000"/>
                <w:rPrChange w:id="7318" w:author="James Vu" w:date="2024-04-19T00:19:00Z">
                  <w:rPr>
                    <w:ins w:id="7319" w:author="James Vu" w:date="2024-04-19T00:01:00Z"/>
                    <w:b/>
                    <w:bCs/>
                    <w:color w:val="000000"/>
                    <w:sz w:val="28"/>
                    <w:szCs w:val="28"/>
                  </w:rPr>
                </w:rPrChange>
              </w:rPr>
            </w:pPr>
            <w:ins w:id="7320" w:author="James Vu" w:date="2024-04-19T00:01:00Z">
              <w:r w:rsidRPr="003C02FF">
                <w:rPr>
                  <w:b/>
                  <w:bCs/>
                  <w:color w:val="000000"/>
                  <w:rPrChange w:id="7321" w:author="James Vu" w:date="2024-04-19T00:19:00Z">
                    <w:rPr>
                      <w:b/>
                      <w:bCs/>
                      <w:color w:val="000000"/>
                      <w:sz w:val="28"/>
                      <w:szCs w:val="28"/>
                    </w:rPr>
                  </w:rPrChange>
                </w:rPr>
                <w:t> </w:t>
              </w:r>
            </w:ins>
          </w:p>
        </w:tc>
        <w:tc>
          <w:tcPr>
            <w:tcW w:w="8358" w:type="dxa"/>
            <w:shd w:val="clear" w:color="auto" w:fill="auto"/>
            <w:noWrap/>
            <w:vAlign w:val="center"/>
            <w:hideMark/>
            <w:tcPrChange w:id="7322" w:author="James Vu" w:date="2024-04-19T00:20:00Z">
              <w:tcPr>
                <w:tcW w:w="8358" w:type="dxa"/>
                <w:shd w:val="clear" w:color="auto" w:fill="auto"/>
                <w:noWrap/>
                <w:vAlign w:val="center"/>
                <w:hideMark/>
              </w:tcPr>
            </w:tcPrChange>
          </w:tcPr>
          <w:p w14:paraId="141B4ED5" w14:textId="77777777" w:rsidR="004D28C1" w:rsidRPr="003C02FF" w:rsidRDefault="004D28C1" w:rsidP="004D28C1">
            <w:pPr>
              <w:rPr>
                <w:ins w:id="7323" w:author="James Vu" w:date="2024-04-19T00:01:00Z"/>
                <w:rPrChange w:id="7324" w:author="James Vu" w:date="2024-04-19T00:19:00Z">
                  <w:rPr>
                    <w:ins w:id="7325" w:author="James Vu" w:date="2024-04-19T00:01:00Z"/>
                    <w:sz w:val="28"/>
                    <w:szCs w:val="28"/>
                  </w:rPr>
                </w:rPrChange>
              </w:rPr>
            </w:pPr>
            <w:ins w:id="7326" w:author="James Vu" w:date="2024-04-19T00:01:00Z">
              <w:r w:rsidRPr="003C02FF">
                <w:rPr>
                  <w:rPrChange w:id="7327" w:author="James Vu" w:date="2024-04-19T00:19:00Z">
                    <w:rPr>
                      <w:sz w:val="28"/>
                      <w:szCs w:val="28"/>
                    </w:rPr>
                  </w:rPrChange>
                </w:rPr>
                <w:t>Tích hợp các biện pháp kiểm soát và thẩm định chất lượng.</w:t>
              </w:r>
            </w:ins>
          </w:p>
        </w:tc>
      </w:tr>
      <w:tr w:rsidR="003C02FF" w:rsidRPr="003C02FF" w14:paraId="5482CF3B" w14:textId="77777777" w:rsidTr="003C02FF">
        <w:trPr>
          <w:trHeight w:val="360"/>
          <w:ins w:id="7328" w:author="James Vu" w:date="2024-04-19T00:01:00Z"/>
          <w:trPrChange w:id="7329" w:author="James Vu" w:date="2024-04-19T00:20:00Z">
            <w:trPr>
              <w:trHeight w:val="360"/>
            </w:trPr>
          </w:trPrChange>
        </w:trPr>
        <w:tc>
          <w:tcPr>
            <w:tcW w:w="704" w:type="dxa"/>
            <w:shd w:val="clear" w:color="auto" w:fill="auto"/>
            <w:noWrap/>
            <w:vAlign w:val="center"/>
            <w:hideMark/>
            <w:tcPrChange w:id="7330" w:author="James Vu" w:date="2024-04-19T00:20:00Z">
              <w:tcPr>
                <w:tcW w:w="704" w:type="dxa"/>
                <w:shd w:val="clear" w:color="auto" w:fill="auto"/>
                <w:noWrap/>
                <w:vAlign w:val="center"/>
                <w:hideMark/>
              </w:tcPr>
            </w:tcPrChange>
          </w:tcPr>
          <w:p w14:paraId="3FD45099" w14:textId="77777777" w:rsidR="004D28C1" w:rsidRPr="003C02FF" w:rsidRDefault="004D28C1" w:rsidP="004D28C1">
            <w:pPr>
              <w:jc w:val="center"/>
              <w:rPr>
                <w:ins w:id="7331" w:author="James Vu" w:date="2024-04-19T00:01:00Z"/>
                <w:b/>
                <w:bCs/>
                <w:color w:val="000000"/>
                <w:rPrChange w:id="7332" w:author="James Vu" w:date="2024-04-19T00:19:00Z">
                  <w:rPr>
                    <w:ins w:id="7333" w:author="James Vu" w:date="2024-04-19T00:01:00Z"/>
                    <w:b/>
                    <w:bCs/>
                    <w:color w:val="000000"/>
                    <w:sz w:val="28"/>
                    <w:szCs w:val="28"/>
                  </w:rPr>
                </w:rPrChange>
              </w:rPr>
            </w:pPr>
            <w:ins w:id="7334" w:author="James Vu" w:date="2024-04-19T00:01:00Z">
              <w:r w:rsidRPr="003C02FF">
                <w:rPr>
                  <w:b/>
                  <w:bCs/>
                  <w:color w:val="000000"/>
                  <w:rPrChange w:id="7335" w:author="James Vu" w:date="2024-04-19T00:19:00Z">
                    <w:rPr>
                      <w:b/>
                      <w:bCs/>
                      <w:color w:val="000000"/>
                      <w:sz w:val="28"/>
                      <w:szCs w:val="28"/>
                    </w:rPr>
                  </w:rPrChange>
                </w:rPr>
                <w:t> </w:t>
              </w:r>
            </w:ins>
          </w:p>
        </w:tc>
        <w:tc>
          <w:tcPr>
            <w:tcW w:w="8358" w:type="dxa"/>
            <w:shd w:val="clear" w:color="auto" w:fill="auto"/>
            <w:noWrap/>
            <w:vAlign w:val="center"/>
            <w:hideMark/>
            <w:tcPrChange w:id="7336" w:author="James Vu" w:date="2024-04-19T00:20:00Z">
              <w:tcPr>
                <w:tcW w:w="8358" w:type="dxa"/>
                <w:shd w:val="clear" w:color="auto" w:fill="auto"/>
                <w:noWrap/>
                <w:vAlign w:val="center"/>
                <w:hideMark/>
              </w:tcPr>
            </w:tcPrChange>
          </w:tcPr>
          <w:p w14:paraId="4F24DEC3" w14:textId="77777777" w:rsidR="004D28C1" w:rsidRPr="003C02FF" w:rsidRDefault="004D28C1" w:rsidP="004D28C1">
            <w:pPr>
              <w:rPr>
                <w:ins w:id="7337" w:author="James Vu" w:date="2024-04-19T00:01:00Z"/>
                <w:rPrChange w:id="7338" w:author="James Vu" w:date="2024-04-19T00:19:00Z">
                  <w:rPr>
                    <w:ins w:id="7339" w:author="James Vu" w:date="2024-04-19T00:01:00Z"/>
                    <w:sz w:val="28"/>
                    <w:szCs w:val="28"/>
                  </w:rPr>
                </w:rPrChange>
              </w:rPr>
            </w:pPr>
            <w:ins w:id="7340" w:author="James Vu" w:date="2024-04-19T00:01:00Z">
              <w:r w:rsidRPr="003C02FF">
                <w:rPr>
                  <w:rPrChange w:id="7341" w:author="James Vu" w:date="2024-04-19T00:19:00Z">
                    <w:rPr>
                      <w:sz w:val="28"/>
                      <w:szCs w:val="28"/>
                    </w:rPr>
                  </w:rPrChange>
                </w:rPr>
                <w:t>Tạo báo cáo đánh giá và xác thực an toàn.</w:t>
              </w:r>
            </w:ins>
          </w:p>
        </w:tc>
      </w:tr>
      <w:tr w:rsidR="003C02FF" w:rsidRPr="003C02FF" w14:paraId="5D271408" w14:textId="77777777" w:rsidTr="003C02FF">
        <w:trPr>
          <w:trHeight w:val="360"/>
          <w:ins w:id="7342" w:author="James Vu" w:date="2024-04-19T00:01:00Z"/>
          <w:trPrChange w:id="7343" w:author="James Vu" w:date="2024-04-19T00:20:00Z">
            <w:trPr>
              <w:trHeight w:val="360"/>
            </w:trPr>
          </w:trPrChange>
        </w:trPr>
        <w:tc>
          <w:tcPr>
            <w:tcW w:w="704" w:type="dxa"/>
            <w:shd w:val="clear" w:color="auto" w:fill="auto"/>
            <w:noWrap/>
            <w:vAlign w:val="center"/>
            <w:hideMark/>
            <w:tcPrChange w:id="7344" w:author="James Vu" w:date="2024-04-19T00:20:00Z">
              <w:tcPr>
                <w:tcW w:w="704" w:type="dxa"/>
                <w:shd w:val="clear" w:color="auto" w:fill="auto"/>
                <w:noWrap/>
                <w:vAlign w:val="center"/>
                <w:hideMark/>
              </w:tcPr>
            </w:tcPrChange>
          </w:tcPr>
          <w:p w14:paraId="3954F5F5" w14:textId="77777777" w:rsidR="004D28C1" w:rsidRPr="003C02FF" w:rsidRDefault="004D28C1" w:rsidP="004D28C1">
            <w:pPr>
              <w:jc w:val="center"/>
              <w:rPr>
                <w:ins w:id="7345" w:author="James Vu" w:date="2024-04-19T00:01:00Z"/>
                <w:b/>
                <w:bCs/>
                <w:color w:val="000000"/>
                <w:rPrChange w:id="7346" w:author="James Vu" w:date="2024-04-19T00:19:00Z">
                  <w:rPr>
                    <w:ins w:id="7347" w:author="James Vu" w:date="2024-04-19T00:01:00Z"/>
                    <w:b/>
                    <w:bCs/>
                    <w:color w:val="000000"/>
                    <w:sz w:val="28"/>
                    <w:szCs w:val="28"/>
                  </w:rPr>
                </w:rPrChange>
              </w:rPr>
            </w:pPr>
            <w:ins w:id="7348" w:author="James Vu" w:date="2024-04-19T00:01:00Z">
              <w:r w:rsidRPr="003C02FF">
                <w:rPr>
                  <w:b/>
                  <w:bCs/>
                  <w:color w:val="000000"/>
                  <w:rPrChange w:id="7349" w:author="James Vu" w:date="2024-04-19T00:19:00Z">
                    <w:rPr>
                      <w:b/>
                      <w:bCs/>
                      <w:color w:val="000000"/>
                      <w:sz w:val="28"/>
                      <w:szCs w:val="28"/>
                    </w:rPr>
                  </w:rPrChange>
                </w:rPr>
                <w:t> </w:t>
              </w:r>
            </w:ins>
          </w:p>
        </w:tc>
        <w:tc>
          <w:tcPr>
            <w:tcW w:w="8358" w:type="dxa"/>
            <w:shd w:val="clear" w:color="auto" w:fill="auto"/>
            <w:noWrap/>
            <w:vAlign w:val="center"/>
            <w:hideMark/>
            <w:tcPrChange w:id="7350" w:author="James Vu" w:date="2024-04-19T00:20:00Z">
              <w:tcPr>
                <w:tcW w:w="8358" w:type="dxa"/>
                <w:shd w:val="clear" w:color="auto" w:fill="auto"/>
                <w:noWrap/>
                <w:vAlign w:val="center"/>
                <w:hideMark/>
              </w:tcPr>
            </w:tcPrChange>
          </w:tcPr>
          <w:p w14:paraId="0B6C8496" w14:textId="77777777" w:rsidR="004D28C1" w:rsidRPr="003C02FF" w:rsidRDefault="004D28C1" w:rsidP="004D28C1">
            <w:pPr>
              <w:rPr>
                <w:ins w:id="7351" w:author="James Vu" w:date="2024-04-19T00:01:00Z"/>
                <w:rPrChange w:id="7352" w:author="James Vu" w:date="2024-04-19T00:19:00Z">
                  <w:rPr>
                    <w:ins w:id="7353" w:author="James Vu" w:date="2024-04-19T00:01:00Z"/>
                    <w:sz w:val="28"/>
                    <w:szCs w:val="28"/>
                  </w:rPr>
                </w:rPrChange>
              </w:rPr>
            </w:pPr>
            <w:ins w:id="7354" w:author="James Vu" w:date="2024-04-19T00:01:00Z">
              <w:r w:rsidRPr="003C02FF">
                <w:rPr>
                  <w:rPrChange w:id="7355" w:author="James Vu" w:date="2024-04-19T00:19:00Z">
                    <w:rPr>
                      <w:sz w:val="28"/>
                      <w:szCs w:val="28"/>
                    </w:rPr>
                  </w:rPrChange>
                </w:rPr>
                <w:t>Lưu trữ và quản lý hồ sơ thẩm định.</w:t>
              </w:r>
            </w:ins>
          </w:p>
        </w:tc>
      </w:tr>
      <w:tr w:rsidR="003C02FF" w:rsidRPr="003C02FF" w14:paraId="74705FBA" w14:textId="77777777" w:rsidTr="003C02FF">
        <w:trPr>
          <w:trHeight w:val="360"/>
          <w:ins w:id="7356" w:author="James Vu" w:date="2024-04-19T00:01:00Z"/>
          <w:trPrChange w:id="7357" w:author="James Vu" w:date="2024-04-19T00:20:00Z">
            <w:trPr>
              <w:trHeight w:val="360"/>
            </w:trPr>
          </w:trPrChange>
        </w:trPr>
        <w:tc>
          <w:tcPr>
            <w:tcW w:w="704" w:type="dxa"/>
            <w:shd w:val="clear" w:color="auto" w:fill="auto"/>
            <w:noWrap/>
            <w:vAlign w:val="center"/>
            <w:hideMark/>
            <w:tcPrChange w:id="7358" w:author="James Vu" w:date="2024-04-19T00:20:00Z">
              <w:tcPr>
                <w:tcW w:w="704" w:type="dxa"/>
                <w:shd w:val="clear" w:color="auto" w:fill="auto"/>
                <w:noWrap/>
                <w:vAlign w:val="center"/>
                <w:hideMark/>
              </w:tcPr>
            </w:tcPrChange>
          </w:tcPr>
          <w:p w14:paraId="3F3850D2" w14:textId="77777777" w:rsidR="004D28C1" w:rsidRPr="003C02FF" w:rsidRDefault="004D28C1" w:rsidP="004D28C1">
            <w:pPr>
              <w:jc w:val="center"/>
              <w:rPr>
                <w:ins w:id="7359" w:author="James Vu" w:date="2024-04-19T00:01:00Z"/>
                <w:b/>
                <w:bCs/>
                <w:color w:val="000000"/>
                <w:rPrChange w:id="7360" w:author="James Vu" w:date="2024-04-19T00:19:00Z">
                  <w:rPr>
                    <w:ins w:id="7361" w:author="James Vu" w:date="2024-04-19T00:01:00Z"/>
                    <w:b/>
                    <w:bCs/>
                    <w:color w:val="000000"/>
                    <w:sz w:val="28"/>
                    <w:szCs w:val="28"/>
                  </w:rPr>
                </w:rPrChange>
              </w:rPr>
            </w:pPr>
            <w:ins w:id="7362" w:author="James Vu" w:date="2024-04-19T00:01:00Z">
              <w:r w:rsidRPr="003C02FF">
                <w:rPr>
                  <w:b/>
                  <w:bCs/>
                  <w:color w:val="000000"/>
                  <w:rPrChange w:id="7363" w:author="James Vu" w:date="2024-04-19T00:19:00Z">
                    <w:rPr>
                      <w:b/>
                      <w:bCs/>
                      <w:color w:val="000000"/>
                      <w:sz w:val="28"/>
                      <w:szCs w:val="28"/>
                    </w:rPr>
                  </w:rPrChange>
                </w:rPr>
                <w:t> </w:t>
              </w:r>
            </w:ins>
          </w:p>
        </w:tc>
        <w:tc>
          <w:tcPr>
            <w:tcW w:w="8358" w:type="dxa"/>
            <w:shd w:val="clear" w:color="auto" w:fill="auto"/>
            <w:noWrap/>
            <w:vAlign w:val="center"/>
            <w:hideMark/>
            <w:tcPrChange w:id="7364" w:author="James Vu" w:date="2024-04-19T00:20:00Z">
              <w:tcPr>
                <w:tcW w:w="8358" w:type="dxa"/>
                <w:shd w:val="clear" w:color="auto" w:fill="auto"/>
                <w:noWrap/>
                <w:vAlign w:val="center"/>
                <w:hideMark/>
              </w:tcPr>
            </w:tcPrChange>
          </w:tcPr>
          <w:p w14:paraId="6E8160ED" w14:textId="77777777" w:rsidR="004D28C1" w:rsidRPr="003C02FF" w:rsidRDefault="004D28C1" w:rsidP="004D28C1">
            <w:pPr>
              <w:rPr>
                <w:ins w:id="7365" w:author="James Vu" w:date="2024-04-19T00:01:00Z"/>
                <w:rPrChange w:id="7366" w:author="James Vu" w:date="2024-04-19T00:19:00Z">
                  <w:rPr>
                    <w:ins w:id="7367" w:author="James Vu" w:date="2024-04-19T00:01:00Z"/>
                    <w:sz w:val="28"/>
                    <w:szCs w:val="28"/>
                  </w:rPr>
                </w:rPrChange>
              </w:rPr>
            </w:pPr>
            <w:ins w:id="7368" w:author="James Vu" w:date="2024-04-19T00:01:00Z">
              <w:r w:rsidRPr="003C02FF">
                <w:rPr>
                  <w:rPrChange w:id="7369" w:author="James Vu" w:date="2024-04-19T00:19:00Z">
                    <w:rPr>
                      <w:sz w:val="28"/>
                      <w:szCs w:val="28"/>
                    </w:rPr>
                  </w:rPrChange>
                </w:rPr>
                <w:t>Tự động hóa các thủ tục liên quan đến thẩm định và cấp chứng nhận.</w:t>
              </w:r>
            </w:ins>
          </w:p>
        </w:tc>
      </w:tr>
      <w:tr w:rsidR="003C02FF" w:rsidRPr="003C02FF" w14:paraId="69061C9B" w14:textId="77777777" w:rsidTr="003C02FF">
        <w:trPr>
          <w:trHeight w:val="360"/>
          <w:ins w:id="7370" w:author="James Vu" w:date="2024-04-19T00:01:00Z"/>
          <w:trPrChange w:id="7371" w:author="James Vu" w:date="2024-04-19T00:20:00Z">
            <w:trPr>
              <w:trHeight w:val="360"/>
            </w:trPr>
          </w:trPrChange>
        </w:trPr>
        <w:tc>
          <w:tcPr>
            <w:tcW w:w="704" w:type="dxa"/>
            <w:shd w:val="clear" w:color="auto" w:fill="auto"/>
            <w:noWrap/>
            <w:vAlign w:val="center"/>
            <w:hideMark/>
            <w:tcPrChange w:id="7372" w:author="James Vu" w:date="2024-04-19T00:20:00Z">
              <w:tcPr>
                <w:tcW w:w="704" w:type="dxa"/>
                <w:shd w:val="clear" w:color="auto" w:fill="auto"/>
                <w:noWrap/>
                <w:vAlign w:val="center"/>
                <w:hideMark/>
              </w:tcPr>
            </w:tcPrChange>
          </w:tcPr>
          <w:p w14:paraId="16155789" w14:textId="77777777" w:rsidR="004D28C1" w:rsidRPr="003C02FF" w:rsidRDefault="004D28C1" w:rsidP="004D28C1">
            <w:pPr>
              <w:jc w:val="center"/>
              <w:rPr>
                <w:ins w:id="7373" w:author="James Vu" w:date="2024-04-19T00:01:00Z"/>
                <w:b/>
                <w:bCs/>
                <w:color w:val="000000"/>
                <w:rPrChange w:id="7374" w:author="James Vu" w:date="2024-04-19T00:19:00Z">
                  <w:rPr>
                    <w:ins w:id="7375" w:author="James Vu" w:date="2024-04-19T00:01:00Z"/>
                    <w:b/>
                    <w:bCs/>
                    <w:color w:val="000000"/>
                    <w:sz w:val="28"/>
                    <w:szCs w:val="28"/>
                  </w:rPr>
                </w:rPrChange>
              </w:rPr>
            </w:pPr>
            <w:ins w:id="7376" w:author="James Vu" w:date="2024-04-19T00:01:00Z">
              <w:r w:rsidRPr="003C02FF">
                <w:rPr>
                  <w:b/>
                  <w:bCs/>
                  <w:color w:val="000000"/>
                  <w:rPrChange w:id="7377" w:author="James Vu" w:date="2024-04-19T00:19:00Z">
                    <w:rPr>
                      <w:b/>
                      <w:bCs/>
                      <w:color w:val="000000"/>
                      <w:sz w:val="28"/>
                      <w:szCs w:val="28"/>
                    </w:rPr>
                  </w:rPrChange>
                </w:rPr>
                <w:t>3</w:t>
              </w:r>
            </w:ins>
          </w:p>
        </w:tc>
        <w:tc>
          <w:tcPr>
            <w:tcW w:w="8358" w:type="dxa"/>
            <w:shd w:val="clear" w:color="auto" w:fill="auto"/>
            <w:noWrap/>
            <w:vAlign w:val="center"/>
            <w:hideMark/>
            <w:tcPrChange w:id="7378" w:author="James Vu" w:date="2024-04-19T00:20:00Z">
              <w:tcPr>
                <w:tcW w:w="8358" w:type="dxa"/>
                <w:shd w:val="clear" w:color="auto" w:fill="auto"/>
                <w:noWrap/>
                <w:vAlign w:val="center"/>
                <w:hideMark/>
              </w:tcPr>
            </w:tcPrChange>
          </w:tcPr>
          <w:p w14:paraId="4BCBEB13" w14:textId="77777777" w:rsidR="004D28C1" w:rsidRPr="003C02FF" w:rsidRDefault="004D28C1" w:rsidP="004D28C1">
            <w:pPr>
              <w:rPr>
                <w:ins w:id="7379" w:author="James Vu" w:date="2024-04-19T00:01:00Z"/>
                <w:b/>
                <w:bCs/>
                <w:rPrChange w:id="7380" w:author="James Vu" w:date="2024-04-19T00:19:00Z">
                  <w:rPr>
                    <w:ins w:id="7381" w:author="James Vu" w:date="2024-04-19T00:01:00Z"/>
                    <w:b/>
                    <w:bCs/>
                    <w:sz w:val="28"/>
                    <w:szCs w:val="28"/>
                  </w:rPr>
                </w:rPrChange>
              </w:rPr>
            </w:pPr>
            <w:ins w:id="7382" w:author="James Vu" w:date="2024-04-19T00:01:00Z">
              <w:r w:rsidRPr="003C02FF">
                <w:rPr>
                  <w:b/>
                  <w:bCs/>
                  <w:rPrChange w:id="7383" w:author="James Vu" w:date="2024-04-19T00:19:00Z">
                    <w:rPr>
                      <w:b/>
                      <w:bCs/>
                      <w:sz w:val="28"/>
                      <w:szCs w:val="28"/>
                    </w:rPr>
                  </w:rPrChange>
                </w:rPr>
                <w:t>Giám sát dư lượng và tạp chất</w:t>
              </w:r>
            </w:ins>
          </w:p>
        </w:tc>
      </w:tr>
      <w:tr w:rsidR="003C02FF" w:rsidRPr="003C02FF" w14:paraId="06FB71B7" w14:textId="77777777" w:rsidTr="003C02FF">
        <w:trPr>
          <w:trHeight w:val="360"/>
          <w:ins w:id="7384" w:author="James Vu" w:date="2024-04-19T00:01:00Z"/>
          <w:trPrChange w:id="7385" w:author="James Vu" w:date="2024-04-19T00:20:00Z">
            <w:trPr>
              <w:trHeight w:val="360"/>
            </w:trPr>
          </w:trPrChange>
        </w:trPr>
        <w:tc>
          <w:tcPr>
            <w:tcW w:w="704" w:type="dxa"/>
            <w:shd w:val="clear" w:color="auto" w:fill="auto"/>
            <w:noWrap/>
            <w:vAlign w:val="center"/>
            <w:hideMark/>
            <w:tcPrChange w:id="7386" w:author="James Vu" w:date="2024-04-19T00:20:00Z">
              <w:tcPr>
                <w:tcW w:w="704" w:type="dxa"/>
                <w:shd w:val="clear" w:color="auto" w:fill="auto"/>
                <w:noWrap/>
                <w:vAlign w:val="center"/>
                <w:hideMark/>
              </w:tcPr>
            </w:tcPrChange>
          </w:tcPr>
          <w:p w14:paraId="2A8444F2" w14:textId="77777777" w:rsidR="004D28C1" w:rsidRPr="003C02FF" w:rsidRDefault="004D28C1" w:rsidP="004D28C1">
            <w:pPr>
              <w:jc w:val="center"/>
              <w:rPr>
                <w:ins w:id="7387" w:author="James Vu" w:date="2024-04-19T00:01:00Z"/>
                <w:b/>
                <w:bCs/>
                <w:color w:val="000000"/>
                <w:rPrChange w:id="7388" w:author="James Vu" w:date="2024-04-19T00:19:00Z">
                  <w:rPr>
                    <w:ins w:id="7389" w:author="James Vu" w:date="2024-04-19T00:01:00Z"/>
                    <w:b/>
                    <w:bCs/>
                    <w:color w:val="000000"/>
                    <w:sz w:val="28"/>
                    <w:szCs w:val="28"/>
                  </w:rPr>
                </w:rPrChange>
              </w:rPr>
            </w:pPr>
            <w:ins w:id="7390" w:author="James Vu" w:date="2024-04-19T00:01:00Z">
              <w:r w:rsidRPr="003C02FF">
                <w:rPr>
                  <w:b/>
                  <w:bCs/>
                  <w:color w:val="000000"/>
                  <w:rPrChange w:id="7391" w:author="James Vu" w:date="2024-04-19T00:19:00Z">
                    <w:rPr>
                      <w:b/>
                      <w:bCs/>
                      <w:color w:val="000000"/>
                      <w:sz w:val="28"/>
                      <w:szCs w:val="28"/>
                    </w:rPr>
                  </w:rPrChange>
                </w:rPr>
                <w:t> </w:t>
              </w:r>
            </w:ins>
          </w:p>
        </w:tc>
        <w:tc>
          <w:tcPr>
            <w:tcW w:w="8358" w:type="dxa"/>
            <w:shd w:val="clear" w:color="auto" w:fill="auto"/>
            <w:noWrap/>
            <w:vAlign w:val="center"/>
            <w:hideMark/>
            <w:tcPrChange w:id="7392" w:author="James Vu" w:date="2024-04-19T00:20:00Z">
              <w:tcPr>
                <w:tcW w:w="8358" w:type="dxa"/>
                <w:shd w:val="clear" w:color="auto" w:fill="auto"/>
                <w:noWrap/>
                <w:vAlign w:val="center"/>
                <w:hideMark/>
              </w:tcPr>
            </w:tcPrChange>
          </w:tcPr>
          <w:p w14:paraId="2F55BB33" w14:textId="77777777" w:rsidR="004D28C1" w:rsidRPr="003C02FF" w:rsidRDefault="004D28C1" w:rsidP="004D28C1">
            <w:pPr>
              <w:rPr>
                <w:ins w:id="7393" w:author="James Vu" w:date="2024-04-19T00:01:00Z"/>
                <w:rPrChange w:id="7394" w:author="James Vu" w:date="2024-04-19T00:19:00Z">
                  <w:rPr>
                    <w:ins w:id="7395" w:author="James Vu" w:date="2024-04-19T00:01:00Z"/>
                    <w:sz w:val="28"/>
                    <w:szCs w:val="28"/>
                  </w:rPr>
                </w:rPrChange>
              </w:rPr>
            </w:pPr>
            <w:ins w:id="7396" w:author="James Vu" w:date="2024-04-19T00:01:00Z">
              <w:r w:rsidRPr="003C02FF">
                <w:rPr>
                  <w:rPrChange w:id="7397" w:author="James Vu" w:date="2024-04-19T00:19:00Z">
                    <w:rPr>
                      <w:sz w:val="28"/>
                      <w:szCs w:val="28"/>
                    </w:rPr>
                  </w:rPrChange>
                </w:rPr>
                <w:t>Theo dõi và quản lý dư lượng hóa chất trong sản phẩm.</w:t>
              </w:r>
            </w:ins>
          </w:p>
        </w:tc>
      </w:tr>
      <w:tr w:rsidR="003C02FF" w:rsidRPr="003C02FF" w14:paraId="324BFA46" w14:textId="77777777" w:rsidTr="003C02FF">
        <w:trPr>
          <w:trHeight w:val="360"/>
          <w:ins w:id="7398" w:author="James Vu" w:date="2024-04-19T00:01:00Z"/>
          <w:trPrChange w:id="7399" w:author="James Vu" w:date="2024-04-19T00:20:00Z">
            <w:trPr>
              <w:trHeight w:val="360"/>
            </w:trPr>
          </w:trPrChange>
        </w:trPr>
        <w:tc>
          <w:tcPr>
            <w:tcW w:w="704" w:type="dxa"/>
            <w:shd w:val="clear" w:color="auto" w:fill="auto"/>
            <w:noWrap/>
            <w:vAlign w:val="center"/>
            <w:hideMark/>
            <w:tcPrChange w:id="7400" w:author="James Vu" w:date="2024-04-19T00:20:00Z">
              <w:tcPr>
                <w:tcW w:w="704" w:type="dxa"/>
                <w:shd w:val="clear" w:color="auto" w:fill="auto"/>
                <w:noWrap/>
                <w:vAlign w:val="center"/>
                <w:hideMark/>
              </w:tcPr>
            </w:tcPrChange>
          </w:tcPr>
          <w:p w14:paraId="77463951" w14:textId="77777777" w:rsidR="004D28C1" w:rsidRPr="003C02FF" w:rsidRDefault="004D28C1" w:rsidP="004D28C1">
            <w:pPr>
              <w:jc w:val="center"/>
              <w:rPr>
                <w:ins w:id="7401" w:author="James Vu" w:date="2024-04-19T00:01:00Z"/>
                <w:b/>
                <w:bCs/>
                <w:color w:val="000000"/>
                <w:rPrChange w:id="7402" w:author="James Vu" w:date="2024-04-19T00:19:00Z">
                  <w:rPr>
                    <w:ins w:id="7403" w:author="James Vu" w:date="2024-04-19T00:01:00Z"/>
                    <w:b/>
                    <w:bCs/>
                    <w:color w:val="000000"/>
                    <w:sz w:val="28"/>
                    <w:szCs w:val="28"/>
                  </w:rPr>
                </w:rPrChange>
              </w:rPr>
            </w:pPr>
            <w:ins w:id="7404" w:author="James Vu" w:date="2024-04-19T00:01:00Z">
              <w:r w:rsidRPr="003C02FF">
                <w:rPr>
                  <w:b/>
                  <w:bCs/>
                  <w:color w:val="000000"/>
                  <w:rPrChange w:id="7405" w:author="James Vu" w:date="2024-04-19T00:19:00Z">
                    <w:rPr>
                      <w:b/>
                      <w:bCs/>
                      <w:color w:val="000000"/>
                      <w:sz w:val="28"/>
                      <w:szCs w:val="28"/>
                    </w:rPr>
                  </w:rPrChange>
                </w:rPr>
                <w:t> </w:t>
              </w:r>
            </w:ins>
          </w:p>
        </w:tc>
        <w:tc>
          <w:tcPr>
            <w:tcW w:w="8358" w:type="dxa"/>
            <w:shd w:val="clear" w:color="auto" w:fill="auto"/>
            <w:noWrap/>
            <w:vAlign w:val="center"/>
            <w:hideMark/>
            <w:tcPrChange w:id="7406" w:author="James Vu" w:date="2024-04-19T00:20:00Z">
              <w:tcPr>
                <w:tcW w:w="8358" w:type="dxa"/>
                <w:shd w:val="clear" w:color="auto" w:fill="auto"/>
                <w:noWrap/>
                <w:vAlign w:val="center"/>
                <w:hideMark/>
              </w:tcPr>
            </w:tcPrChange>
          </w:tcPr>
          <w:p w14:paraId="5C11CF56" w14:textId="77777777" w:rsidR="004D28C1" w:rsidRPr="003C02FF" w:rsidRDefault="004D28C1" w:rsidP="004D28C1">
            <w:pPr>
              <w:rPr>
                <w:ins w:id="7407" w:author="James Vu" w:date="2024-04-19T00:01:00Z"/>
                <w:rPrChange w:id="7408" w:author="James Vu" w:date="2024-04-19T00:19:00Z">
                  <w:rPr>
                    <w:ins w:id="7409" w:author="James Vu" w:date="2024-04-19T00:01:00Z"/>
                    <w:sz w:val="28"/>
                    <w:szCs w:val="28"/>
                  </w:rPr>
                </w:rPrChange>
              </w:rPr>
            </w:pPr>
            <w:ins w:id="7410" w:author="James Vu" w:date="2024-04-19T00:01:00Z">
              <w:r w:rsidRPr="003C02FF">
                <w:rPr>
                  <w:rPrChange w:id="7411" w:author="James Vu" w:date="2024-04-19T00:19:00Z">
                    <w:rPr>
                      <w:sz w:val="28"/>
                      <w:szCs w:val="28"/>
                    </w:rPr>
                  </w:rPrChange>
                </w:rPr>
                <w:t>Thiết lập hệ thống giám sát liên tục các mẫu thử.</w:t>
              </w:r>
            </w:ins>
          </w:p>
        </w:tc>
      </w:tr>
      <w:tr w:rsidR="003C02FF" w:rsidRPr="003C02FF" w14:paraId="4312EF96" w14:textId="77777777" w:rsidTr="003C02FF">
        <w:trPr>
          <w:trHeight w:val="360"/>
          <w:ins w:id="7412" w:author="James Vu" w:date="2024-04-19T00:01:00Z"/>
          <w:trPrChange w:id="7413" w:author="James Vu" w:date="2024-04-19T00:20:00Z">
            <w:trPr>
              <w:trHeight w:val="360"/>
            </w:trPr>
          </w:trPrChange>
        </w:trPr>
        <w:tc>
          <w:tcPr>
            <w:tcW w:w="704" w:type="dxa"/>
            <w:shd w:val="clear" w:color="auto" w:fill="auto"/>
            <w:noWrap/>
            <w:vAlign w:val="center"/>
            <w:hideMark/>
            <w:tcPrChange w:id="7414" w:author="James Vu" w:date="2024-04-19T00:20:00Z">
              <w:tcPr>
                <w:tcW w:w="704" w:type="dxa"/>
                <w:shd w:val="clear" w:color="auto" w:fill="auto"/>
                <w:noWrap/>
                <w:vAlign w:val="center"/>
                <w:hideMark/>
              </w:tcPr>
            </w:tcPrChange>
          </w:tcPr>
          <w:p w14:paraId="27CD15B7" w14:textId="77777777" w:rsidR="004D28C1" w:rsidRPr="003C02FF" w:rsidRDefault="004D28C1" w:rsidP="004D28C1">
            <w:pPr>
              <w:jc w:val="center"/>
              <w:rPr>
                <w:ins w:id="7415" w:author="James Vu" w:date="2024-04-19T00:01:00Z"/>
                <w:b/>
                <w:bCs/>
                <w:color w:val="000000"/>
                <w:rPrChange w:id="7416" w:author="James Vu" w:date="2024-04-19T00:19:00Z">
                  <w:rPr>
                    <w:ins w:id="7417" w:author="James Vu" w:date="2024-04-19T00:01:00Z"/>
                    <w:b/>
                    <w:bCs/>
                    <w:color w:val="000000"/>
                    <w:sz w:val="28"/>
                    <w:szCs w:val="28"/>
                  </w:rPr>
                </w:rPrChange>
              </w:rPr>
            </w:pPr>
            <w:ins w:id="7418" w:author="James Vu" w:date="2024-04-19T00:01:00Z">
              <w:r w:rsidRPr="003C02FF">
                <w:rPr>
                  <w:b/>
                  <w:bCs/>
                  <w:color w:val="000000"/>
                  <w:rPrChange w:id="7419" w:author="James Vu" w:date="2024-04-19T00:19:00Z">
                    <w:rPr>
                      <w:b/>
                      <w:bCs/>
                      <w:color w:val="000000"/>
                      <w:sz w:val="28"/>
                      <w:szCs w:val="28"/>
                    </w:rPr>
                  </w:rPrChange>
                </w:rPr>
                <w:t> </w:t>
              </w:r>
            </w:ins>
          </w:p>
        </w:tc>
        <w:tc>
          <w:tcPr>
            <w:tcW w:w="8358" w:type="dxa"/>
            <w:shd w:val="clear" w:color="auto" w:fill="auto"/>
            <w:noWrap/>
            <w:vAlign w:val="center"/>
            <w:hideMark/>
            <w:tcPrChange w:id="7420" w:author="James Vu" w:date="2024-04-19T00:20:00Z">
              <w:tcPr>
                <w:tcW w:w="8358" w:type="dxa"/>
                <w:shd w:val="clear" w:color="auto" w:fill="auto"/>
                <w:noWrap/>
                <w:vAlign w:val="center"/>
                <w:hideMark/>
              </w:tcPr>
            </w:tcPrChange>
          </w:tcPr>
          <w:p w14:paraId="01C6CF7F" w14:textId="77777777" w:rsidR="004D28C1" w:rsidRPr="003C02FF" w:rsidRDefault="004D28C1" w:rsidP="004D28C1">
            <w:pPr>
              <w:rPr>
                <w:ins w:id="7421" w:author="James Vu" w:date="2024-04-19T00:01:00Z"/>
                <w:rPrChange w:id="7422" w:author="James Vu" w:date="2024-04-19T00:19:00Z">
                  <w:rPr>
                    <w:ins w:id="7423" w:author="James Vu" w:date="2024-04-19T00:01:00Z"/>
                    <w:sz w:val="28"/>
                    <w:szCs w:val="28"/>
                  </w:rPr>
                </w:rPrChange>
              </w:rPr>
            </w:pPr>
            <w:ins w:id="7424" w:author="James Vu" w:date="2024-04-19T00:01:00Z">
              <w:r w:rsidRPr="003C02FF">
                <w:rPr>
                  <w:rPrChange w:id="7425" w:author="James Vu" w:date="2024-04-19T00:19:00Z">
                    <w:rPr>
                      <w:sz w:val="28"/>
                      <w:szCs w:val="28"/>
                    </w:rPr>
                  </w:rPrChange>
                </w:rPr>
                <w:t>Tạo báo cáo chi tiết về kết quả kiểm tra.</w:t>
              </w:r>
            </w:ins>
          </w:p>
        </w:tc>
      </w:tr>
      <w:tr w:rsidR="003C02FF" w:rsidRPr="003C02FF" w14:paraId="25B0179A" w14:textId="77777777" w:rsidTr="003C02FF">
        <w:trPr>
          <w:trHeight w:val="360"/>
          <w:ins w:id="7426" w:author="James Vu" w:date="2024-04-19T00:01:00Z"/>
          <w:trPrChange w:id="7427" w:author="James Vu" w:date="2024-04-19T00:20:00Z">
            <w:trPr>
              <w:trHeight w:val="360"/>
            </w:trPr>
          </w:trPrChange>
        </w:trPr>
        <w:tc>
          <w:tcPr>
            <w:tcW w:w="704" w:type="dxa"/>
            <w:shd w:val="clear" w:color="auto" w:fill="auto"/>
            <w:noWrap/>
            <w:vAlign w:val="center"/>
            <w:hideMark/>
            <w:tcPrChange w:id="7428" w:author="James Vu" w:date="2024-04-19T00:20:00Z">
              <w:tcPr>
                <w:tcW w:w="704" w:type="dxa"/>
                <w:shd w:val="clear" w:color="auto" w:fill="auto"/>
                <w:noWrap/>
                <w:vAlign w:val="center"/>
                <w:hideMark/>
              </w:tcPr>
            </w:tcPrChange>
          </w:tcPr>
          <w:p w14:paraId="487E2D07" w14:textId="77777777" w:rsidR="004D28C1" w:rsidRPr="003C02FF" w:rsidRDefault="004D28C1" w:rsidP="004D28C1">
            <w:pPr>
              <w:jc w:val="center"/>
              <w:rPr>
                <w:ins w:id="7429" w:author="James Vu" w:date="2024-04-19T00:01:00Z"/>
                <w:b/>
                <w:bCs/>
                <w:color w:val="000000"/>
                <w:rPrChange w:id="7430" w:author="James Vu" w:date="2024-04-19T00:19:00Z">
                  <w:rPr>
                    <w:ins w:id="7431" w:author="James Vu" w:date="2024-04-19T00:01:00Z"/>
                    <w:b/>
                    <w:bCs/>
                    <w:color w:val="000000"/>
                    <w:sz w:val="28"/>
                    <w:szCs w:val="28"/>
                  </w:rPr>
                </w:rPrChange>
              </w:rPr>
            </w:pPr>
            <w:ins w:id="7432" w:author="James Vu" w:date="2024-04-19T00:01:00Z">
              <w:r w:rsidRPr="003C02FF">
                <w:rPr>
                  <w:b/>
                  <w:bCs/>
                  <w:color w:val="000000"/>
                  <w:rPrChange w:id="7433" w:author="James Vu" w:date="2024-04-19T00:19:00Z">
                    <w:rPr>
                      <w:b/>
                      <w:bCs/>
                      <w:color w:val="000000"/>
                      <w:sz w:val="28"/>
                      <w:szCs w:val="28"/>
                    </w:rPr>
                  </w:rPrChange>
                </w:rPr>
                <w:t>4</w:t>
              </w:r>
            </w:ins>
          </w:p>
        </w:tc>
        <w:tc>
          <w:tcPr>
            <w:tcW w:w="8358" w:type="dxa"/>
            <w:shd w:val="clear" w:color="auto" w:fill="auto"/>
            <w:noWrap/>
            <w:vAlign w:val="center"/>
            <w:hideMark/>
            <w:tcPrChange w:id="7434" w:author="James Vu" w:date="2024-04-19T00:20:00Z">
              <w:tcPr>
                <w:tcW w:w="8358" w:type="dxa"/>
                <w:shd w:val="clear" w:color="auto" w:fill="auto"/>
                <w:noWrap/>
                <w:vAlign w:val="center"/>
                <w:hideMark/>
              </w:tcPr>
            </w:tcPrChange>
          </w:tcPr>
          <w:p w14:paraId="2B9246BA" w14:textId="77777777" w:rsidR="004D28C1" w:rsidRPr="003C02FF" w:rsidRDefault="004D28C1" w:rsidP="004D28C1">
            <w:pPr>
              <w:rPr>
                <w:ins w:id="7435" w:author="James Vu" w:date="2024-04-19T00:01:00Z"/>
                <w:b/>
                <w:bCs/>
                <w:rPrChange w:id="7436" w:author="James Vu" w:date="2024-04-19T00:19:00Z">
                  <w:rPr>
                    <w:ins w:id="7437" w:author="James Vu" w:date="2024-04-19T00:01:00Z"/>
                    <w:b/>
                    <w:bCs/>
                    <w:sz w:val="28"/>
                    <w:szCs w:val="28"/>
                  </w:rPr>
                </w:rPrChange>
              </w:rPr>
            </w:pPr>
            <w:ins w:id="7438" w:author="James Vu" w:date="2024-04-19T00:01:00Z">
              <w:r w:rsidRPr="003C02FF">
                <w:rPr>
                  <w:b/>
                  <w:bCs/>
                  <w:rPrChange w:id="7439" w:author="James Vu" w:date="2024-04-19T00:19:00Z">
                    <w:rPr>
                      <w:b/>
                      <w:bCs/>
                      <w:sz w:val="28"/>
                      <w:szCs w:val="28"/>
                    </w:rPr>
                  </w:rPrChange>
                </w:rPr>
                <w:t>Quản lý chuỗi cung ứng ATTP</w:t>
              </w:r>
            </w:ins>
          </w:p>
        </w:tc>
      </w:tr>
      <w:tr w:rsidR="003C02FF" w:rsidRPr="003C02FF" w14:paraId="610CEDDE" w14:textId="77777777" w:rsidTr="003C02FF">
        <w:trPr>
          <w:trHeight w:val="360"/>
          <w:ins w:id="7440" w:author="James Vu" w:date="2024-04-19T00:01:00Z"/>
          <w:trPrChange w:id="7441" w:author="James Vu" w:date="2024-04-19T00:20:00Z">
            <w:trPr>
              <w:trHeight w:val="360"/>
            </w:trPr>
          </w:trPrChange>
        </w:trPr>
        <w:tc>
          <w:tcPr>
            <w:tcW w:w="704" w:type="dxa"/>
            <w:shd w:val="clear" w:color="auto" w:fill="auto"/>
            <w:noWrap/>
            <w:vAlign w:val="center"/>
            <w:hideMark/>
            <w:tcPrChange w:id="7442" w:author="James Vu" w:date="2024-04-19T00:20:00Z">
              <w:tcPr>
                <w:tcW w:w="704" w:type="dxa"/>
                <w:shd w:val="clear" w:color="auto" w:fill="auto"/>
                <w:noWrap/>
                <w:vAlign w:val="center"/>
                <w:hideMark/>
              </w:tcPr>
            </w:tcPrChange>
          </w:tcPr>
          <w:p w14:paraId="6F86341A" w14:textId="77777777" w:rsidR="004D28C1" w:rsidRPr="003C02FF" w:rsidRDefault="004D28C1" w:rsidP="004D28C1">
            <w:pPr>
              <w:jc w:val="center"/>
              <w:rPr>
                <w:ins w:id="7443" w:author="James Vu" w:date="2024-04-19T00:01:00Z"/>
                <w:b/>
                <w:bCs/>
                <w:color w:val="000000"/>
                <w:rPrChange w:id="7444" w:author="James Vu" w:date="2024-04-19T00:19:00Z">
                  <w:rPr>
                    <w:ins w:id="7445" w:author="James Vu" w:date="2024-04-19T00:01:00Z"/>
                    <w:b/>
                    <w:bCs/>
                    <w:color w:val="000000"/>
                    <w:sz w:val="28"/>
                    <w:szCs w:val="28"/>
                  </w:rPr>
                </w:rPrChange>
              </w:rPr>
            </w:pPr>
            <w:ins w:id="7446" w:author="James Vu" w:date="2024-04-19T00:01:00Z">
              <w:r w:rsidRPr="003C02FF">
                <w:rPr>
                  <w:b/>
                  <w:bCs/>
                  <w:color w:val="000000"/>
                  <w:rPrChange w:id="7447" w:author="James Vu" w:date="2024-04-19T00:19:00Z">
                    <w:rPr>
                      <w:b/>
                      <w:bCs/>
                      <w:color w:val="000000"/>
                      <w:sz w:val="28"/>
                      <w:szCs w:val="28"/>
                    </w:rPr>
                  </w:rPrChange>
                </w:rPr>
                <w:t> </w:t>
              </w:r>
            </w:ins>
          </w:p>
        </w:tc>
        <w:tc>
          <w:tcPr>
            <w:tcW w:w="8358" w:type="dxa"/>
            <w:shd w:val="clear" w:color="auto" w:fill="auto"/>
            <w:noWrap/>
            <w:vAlign w:val="center"/>
            <w:hideMark/>
            <w:tcPrChange w:id="7448" w:author="James Vu" w:date="2024-04-19T00:20:00Z">
              <w:tcPr>
                <w:tcW w:w="8358" w:type="dxa"/>
                <w:shd w:val="clear" w:color="auto" w:fill="auto"/>
                <w:noWrap/>
                <w:vAlign w:val="center"/>
                <w:hideMark/>
              </w:tcPr>
            </w:tcPrChange>
          </w:tcPr>
          <w:p w14:paraId="0A89BC64" w14:textId="77777777" w:rsidR="004D28C1" w:rsidRPr="003C02FF" w:rsidRDefault="004D28C1" w:rsidP="004D28C1">
            <w:pPr>
              <w:rPr>
                <w:ins w:id="7449" w:author="James Vu" w:date="2024-04-19T00:01:00Z"/>
                <w:rPrChange w:id="7450" w:author="James Vu" w:date="2024-04-19T00:19:00Z">
                  <w:rPr>
                    <w:ins w:id="7451" w:author="James Vu" w:date="2024-04-19T00:01:00Z"/>
                    <w:sz w:val="28"/>
                    <w:szCs w:val="28"/>
                  </w:rPr>
                </w:rPrChange>
              </w:rPr>
            </w:pPr>
            <w:ins w:id="7452" w:author="James Vu" w:date="2024-04-19T00:01:00Z">
              <w:r w:rsidRPr="003C02FF">
                <w:rPr>
                  <w:rPrChange w:id="7453" w:author="James Vu" w:date="2024-04-19T00:19:00Z">
                    <w:rPr>
                      <w:sz w:val="28"/>
                      <w:szCs w:val="28"/>
                    </w:rPr>
                  </w:rPrChange>
                </w:rPr>
                <w:t>Tạo hệ thống thông tin danh sách chuỗi cung ứng ATTP</w:t>
              </w:r>
            </w:ins>
          </w:p>
        </w:tc>
      </w:tr>
      <w:tr w:rsidR="003C02FF" w:rsidRPr="003C02FF" w14:paraId="2D7ED0E9" w14:textId="77777777" w:rsidTr="003C02FF">
        <w:trPr>
          <w:trHeight w:val="360"/>
          <w:ins w:id="7454" w:author="James Vu" w:date="2024-04-19T00:01:00Z"/>
          <w:trPrChange w:id="7455" w:author="James Vu" w:date="2024-04-19T00:20:00Z">
            <w:trPr>
              <w:trHeight w:val="360"/>
            </w:trPr>
          </w:trPrChange>
        </w:trPr>
        <w:tc>
          <w:tcPr>
            <w:tcW w:w="704" w:type="dxa"/>
            <w:shd w:val="clear" w:color="auto" w:fill="auto"/>
            <w:noWrap/>
            <w:vAlign w:val="center"/>
            <w:hideMark/>
            <w:tcPrChange w:id="7456" w:author="James Vu" w:date="2024-04-19T00:20:00Z">
              <w:tcPr>
                <w:tcW w:w="704" w:type="dxa"/>
                <w:shd w:val="clear" w:color="auto" w:fill="auto"/>
                <w:noWrap/>
                <w:vAlign w:val="center"/>
                <w:hideMark/>
              </w:tcPr>
            </w:tcPrChange>
          </w:tcPr>
          <w:p w14:paraId="480E3790" w14:textId="77777777" w:rsidR="004D28C1" w:rsidRPr="003C02FF" w:rsidRDefault="004D28C1" w:rsidP="004D28C1">
            <w:pPr>
              <w:jc w:val="center"/>
              <w:rPr>
                <w:ins w:id="7457" w:author="James Vu" w:date="2024-04-19T00:01:00Z"/>
                <w:b/>
                <w:bCs/>
                <w:color w:val="000000"/>
                <w:rPrChange w:id="7458" w:author="James Vu" w:date="2024-04-19T00:19:00Z">
                  <w:rPr>
                    <w:ins w:id="7459" w:author="James Vu" w:date="2024-04-19T00:01:00Z"/>
                    <w:b/>
                    <w:bCs/>
                    <w:color w:val="000000"/>
                    <w:sz w:val="28"/>
                    <w:szCs w:val="28"/>
                  </w:rPr>
                </w:rPrChange>
              </w:rPr>
            </w:pPr>
            <w:ins w:id="7460" w:author="James Vu" w:date="2024-04-19T00:01:00Z">
              <w:r w:rsidRPr="003C02FF">
                <w:rPr>
                  <w:b/>
                  <w:bCs/>
                  <w:color w:val="000000"/>
                  <w:rPrChange w:id="7461" w:author="James Vu" w:date="2024-04-19T00:19:00Z">
                    <w:rPr>
                      <w:b/>
                      <w:bCs/>
                      <w:color w:val="000000"/>
                      <w:sz w:val="28"/>
                      <w:szCs w:val="28"/>
                    </w:rPr>
                  </w:rPrChange>
                </w:rPr>
                <w:t> </w:t>
              </w:r>
            </w:ins>
          </w:p>
        </w:tc>
        <w:tc>
          <w:tcPr>
            <w:tcW w:w="8358" w:type="dxa"/>
            <w:shd w:val="clear" w:color="auto" w:fill="auto"/>
            <w:noWrap/>
            <w:vAlign w:val="center"/>
            <w:hideMark/>
            <w:tcPrChange w:id="7462" w:author="James Vu" w:date="2024-04-19T00:20:00Z">
              <w:tcPr>
                <w:tcW w:w="8358" w:type="dxa"/>
                <w:shd w:val="clear" w:color="auto" w:fill="auto"/>
                <w:noWrap/>
                <w:vAlign w:val="center"/>
                <w:hideMark/>
              </w:tcPr>
            </w:tcPrChange>
          </w:tcPr>
          <w:p w14:paraId="647667F3" w14:textId="77777777" w:rsidR="004D28C1" w:rsidRPr="003C02FF" w:rsidRDefault="004D28C1" w:rsidP="004D28C1">
            <w:pPr>
              <w:rPr>
                <w:ins w:id="7463" w:author="James Vu" w:date="2024-04-19T00:01:00Z"/>
                <w:rPrChange w:id="7464" w:author="James Vu" w:date="2024-04-19T00:19:00Z">
                  <w:rPr>
                    <w:ins w:id="7465" w:author="James Vu" w:date="2024-04-19T00:01:00Z"/>
                    <w:sz w:val="28"/>
                    <w:szCs w:val="28"/>
                  </w:rPr>
                </w:rPrChange>
              </w:rPr>
            </w:pPr>
            <w:ins w:id="7466" w:author="James Vu" w:date="2024-04-19T00:01:00Z">
              <w:r w:rsidRPr="003C02FF">
                <w:rPr>
                  <w:rPrChange w:id="7467" w:author="James Vu" w:date="2024-04-19T00:19:00Z">
                    <w:rPr>
                      <w:sz w:val="28"/>
                      <w:szCs w:val="28"/>
                    </w:rPr>
                  </w:rPrChange>
                </w:rPr>
                <w:t>Quản lý thông tin liên kết giữa các đơn vị trong chuỗi cung ứng.</w:t>
              </w:r>
            </w:ins>
          </w:p>
        </w:tc>
      </w:tr>
      <w:tr w:rsidR="003C02FF" w:rsidRPr="003C02FF" w14:paraId="3FA162A2" w14:textId="77777777" w:rsidTr="003C02FF">
        <w:trPr>
          <w:trHeight w:val="360"/>
          <w:ins w:id="7468" w:author="James Vu" w:date="2024-04-19T00:01:00Z"/>
          <w:trPrChange w:id="7469" w:author="James Vu" w:date="2024-04-19T00:20:00Z">
            <w:trPr>
              <w:trHeight w:val="360"/>
            </w:trPr>
          </w:trPrChange>
        </w:trPr>
        <w:tc>
          <w:tcPr>
            <w:tcW w:w="704" w:type="dxa"/>
            <w:shd w:val="clear" w:color="auto" w:fill="auto"/>
            <w:noWrap/>
            <w:vAlign w:val="center"/>
            <w:hideMark/>
            <w:tcPrChange w:id="7470" w:author="James Vu" w:date="2024-04-19T00:20:00Z">
              <w:tcPr>
                <w:tcW w:w="704" w:type="dxa"/>
                <w:shd w:val="clear" w:color="auto" w:fill="auto"/>
                <w:noWrap/>
                <w:vAlign w:val="center"/>
                <w:hideMark/>
              </w:tcPr>
            </w:tcPrChange>
          </w:tcPr>
          <w:p w14:paraId="7521493E" w14:textId="77777777" w:rsidR="004D28C1" w:rsidRPr="003C02FF" w:rsidRDefault="004D28C1" w:rsidP="004D28C1">
            <w:pPr>
              <w:jc w:val="center"/>
              <w:rPr>
                <w:ins w:id="7471" w:author="James Vu" w:date="2024-04-19T00:01:00Z"/>
                <w:b/>
                <w:bCs/>
                <w:color w:val="000000"/>
                <w:rPrChange w:id="7472" w:author="James Vu" w:date="2024-04-19T00:19:00Z">
                  <w:rPr>
                    <w:ins w:id="7473" w:author="James Vu" w:date="2024-04-19T00:01:00Z"/>
                    <w:b/>
                    <w:bCs/>
                    <w:color w:val="000000"/>
                    <w:sz w:val="28"/>
                    <w:szCs w:val="28"/>
                  </w:rPr>
                </w:rPrChange>
              </w:rPr>
            </w:pPr>
            <w:ins w:id="7474" w:author="James Vu" w:date="2024-04-19T00:01:00Z">
              <w:r w:rsidRPr="003C02FF">
                <w:rPr>
                  <w:b/>
                  <w:bCs/>
                  <w:color w:val="000000"/>
                  <w:rPrChange w:id="7475" w:author="James Vu" w:date="2024-04-19T00:19:00Z">
                    <w:rPr>
                      <w:b/>
                      <w:bCs/>
                      <w:color w:val="000000"/>
                      <w:sz w:val="28"/>
                      <w:szCs w:val="28"/>
                    </w:rPr>
                  </w:rPrChange>
                </w:rPr>
                <w:t> </w:t>
              </w:r>
            </w:ins>
          </w:p>
        </w:tc>
        <w:tc>
          <w:tcPr>
            <w:tcW w:w="8358" w:type="dxa"/>
            <w:shd w:val="clear" w:color="auto" w:fill="auto"/>
            <w:noWrap/>
            <w:vAlign w:val="center"/>
            <w:hideMark/>
            <w:tcPrChange w:id="7476" w:author="James Vu" w:date="2024-04-19T00:20:00Z">
              <w:tcPr>
                <w:tcW w:w="8358" w:type="dxa"/>
                <w:shd w:val="clear" w:color="auto" w:fill="auto"/>
                <w:noWrap/>
                <w:vAlign w:val="center"/>
                <w:hideMark/>
              </w:tcPr>
            </w:tcPrChange>
          </w:tcPr>
          <w:p w14:paraId="1903BE1F" w14:textId="77777777" w:rsidR="004D28C1" w:rsidRPr="003C02FF" w:rsidRDefault="004D28C1" w:rsidP="004D28C1">
            <w:pPr>
              <w:rPr>
                <w:ins w:id="7477" w:author="James Vu" w:date="2024-04-19T00:01:00Z"/>
                <w:rPrChange w:id="7478" w:author="James Vu" w:date="2024-04-19T00:19:00Z">
                  <w:rPr>
                    <w:ins w:id="7479" w:author="James Vu" w:date="2024-04-19T00:01:00Z"/>
                    <w:sz w:val="28"/>
                    <w:szCs w:val="28"/>
                  </w:rPr>
                </w:rPrChange>
              </w:rPr>
            </w:pPr>
            <w:ins w:id="7480" w:author="James Vu" w:date="2024-04-19T00:01:00Z">
              <w:r w:rsidRPr="003C02FF">
                <w:rPr>
                  <w:rPrChange w:id="7481" w:author="James Vu" w:date="2024-04-19T00:19:00Z">
                    <w:rPr>
                      <w:sz w:val="28"/>
                      <w:szCs w:val="28"/>
                    </w:rPr>
                  </w:rPrChange>
                </w:rPr>
                <w:t>Theo dõi và báo cáo về các vấn đề an toàn thực phẩm trong chuỗi cung ứng.</w:t>
              </w:r>
            </w:ins>
          </w:p>
        </w:tc>
      </w:tr>
      <w:tr w:rsidR="003C02FF" w:rsidRPr="003C02FF" w14:paraId="439F07D6" w14:textId="77777777" w:rsidTr="003C02FF">
        <w:trPr>
          <w:trHeight w:val="360"/>
          <w:ins w:id="7482" w:author="James Vu" w:date="2024-04-19T00:01:00Z"/>
          <w:trPrChange w:id="7483" w:author="James Vu" w:date="2024-04-19T00:20:00Z">
            <w:trPr>
              <w:trHeight w:val="360"/>
            </w:trPr>
          </w:trPrChange>
        </w:trPr>
        <w:tc>
          <w:tcPr>
            <w:tcW w:w="704" w:type="dxa"/>
            <w:shd w:val="clear" w:color="auto" w:fill="auto"/>
            <w:noWrap/>
            <w:vAlign w:val="center"/>
            <w:hideMark/>
            <w:tcPrChange w:id="7484" w:author="James Vu" w:date="2024-04-19T00:20:00Z">
              <w:tcPr>
                <w:tcW w:w="704" w:type="dxa"/>
                <w:shd w:val="clear" w:color="auto" w:fill="auto"/>
                <w:noWrap/>
                <w:vAlign w:val="center"/>
                <w:hideMark/>
              </w:tcPr>
            </w:tcPrChange>
          </w:tcPr>
          <w:p w14:paraId="2D51C39C" w14:textId="77777777" w:rsidR="004D28C1" w:rsidRPr="003C02FF" w:rsidRDefault="004D28C1" w:rsidP="004D28C1">
            <w:pPr>
              <w:jc w:val="center"/>
              <w:rPr>
                <w:ins w:id="7485" w:author="James Vu" w:date="2024-04-19T00:01:00Z"/>
                <w:b/>
                <w:bCs/>
                <w:color w:val="000000"/>
                <w:rPrChange w:id="7486" w:author="James Vu" w:date="2024-04-19T00:19:00Z">
                  <w:rPr>
                    <w:ins w:id="7487" w:author="James Vu" w:date="2024-04-19T00:01:00Z"/>
                    <w:b/>
                    <w:bCs/>
                    <w:color w:val="000000"/>
                    <w:sz w:val="28"/>
                    <w:szCs w:val="28"/>
                  </w:rPr>
                </w:rPrChange>
              </w:rPr>
            </w:pPr>
            <w:ins w:id="7488" w:author="James Vu" w:date="2024-04-19T00:01:00Z">
              <w:r w:rsidRPr="003C02FF">
                <w:rPr>
                  <w:b/>
                  <w:bCs/>
                  <w:color w:val="000000"/>
                  <w:rPrChange w:id="7489" w:author="James Vu" w:date="2024-04-19T00:19:00Z">
                    <w:rPr>
                      <w:b/>
                      <w:bCs/>
                      <w:color w:val="000000"/>
                      <w:sz w:val="28"/>
                      <w:szCs w:val="28"/>
                    </w:rPr>
                  </w:rPrChange>
                </w:rPr>
                <w:t>5</w:t>
              </w:r>
            </w:ins>
          </w:p>
        </w:tc>
        <w:tc>
          <w:tcPr>
            <w:tcW w:w="8358" w:type="dxa"/>
            <w:shd w:val="clear" w:color="auto" w:fill="auto"/>
            <w:noWrap/>
            <w:vAlign w:val="center"/>
            <w:hideMark/>
            <w:tcPrChange w:id="7490" w:author="James Vu" w:date="2024-04-19T00:20:00Z">
              <w:tcPr>
                <w:tcW w:w="8358" w:type="dxa"/>
                <w:shd w:val="clear" w:color="auto" w:fill="auto"/>
                <w:noWrap/>
                <w:vAlign w:val="center"/>
                <w:hideMark/>
              </w:tcPr>
            </w:tcPrChange>
          </w:tcPr>
          <w:p w14:paraId="34C9FA95" w14:textId="77777777" w:rsidR="004D28C1" w:rsidRPr="003C02FF" w:rsidRDefault="004D28C1" w:rsidP="004D28C1">
            <w:pPr>
              <w:rPr>
                <w:ins w:id="7491" w:author="James Vu" w:date="2024-04-19T00:01:00Z"/>
                <w:b/>
                <w:bCs/>
                <w:rPrChange w:id="7492" w:author="James Vu" w:date="2024-04-19T00:19:00Z">
                  <w:rPr>
                    <w:ins w:id="7493" w:author="James Vu" w:date="2024-04-19T00:01:00Z"/>
                    <w:b/>
                    <w:bCs/>
                    <w:sz w:val="28"/>
                    <w:szCs w:val="28"/>
                  </w:rPr>
                </w:rPrChange>
              </w:rPr>
            </w:pPr>
            <w:ins w:id="7494" w:author="James Vu" w:date="2024-04-19T00:01:00Z">
              <w:r w:rsidRPr="003C02FF">
                <w:rPr>
                  <w:b/>
                  <w:bCs/>
                  <w:rPrChange w:id="7495" w:author="James Vu" w:date="2024-04-19T00:19:00Z">
                    <w:rPr>
                      <w:b/>
                      <w:bCs/>
                      <w:sz w:val="28"/>
                      <w:szCs w:val="28"/>
                    </w:rPr>
                  </w:rPrChange>
                </w:rPr>
                <w:t>Tự công bố sản phẩm và Cam kết thông tư 17</w:t>
              </w:r>
            </w:ins>
          </w:p>
        </w:tc>
      </w:tr>
      <w:tr w:rsidR="003C02FF" w:rsidRPr="003C02FF" w14:paraId="53F6E0BC" w14:textId="77777777" w:rsidTr="003C02FF">
        <w:trPr>
          <w:trHeight w:val="360"/>
          <w:ins w:id="7496" w:author="James Vu" w:date="2024-04-19T00:01:00Z"/>
          <w:trPrChange w:id="7497" w:author="James Vu" w:date="2024-04-19T00:20:00Z">
            <w:trPr>
              <w:trHeight w:val="360"/>
            </w:trPr>
          </w:trPrChange>
        </w:trPr>
        <w:tc>
          <w:tcPr>
            <w:tcW w:w="704" w:type="dxa"/>
            <w:shd w:val="clear" w:color="auto" w:fill="auto"/>
            <w:noWrap/>
            <w:vAlign w:val="center"/>
            <w:hideMark/>
            <w:tcPrChange w:id="7498" w:author="James Vu" w:date="2024-04-19T00:20:00Z">
              <w:tcPr>
                <w:tcW w:w="704" w:type="dxa"/>
                <w:shd w:val="clear" w:color="auto" w:fill="auto"/>
                <w:noWrap/>
                <w:vAlign w:val="center"/>
                <w:hideMark/>
              </w:tcPr>
            </w:tcPrChange>
          </w:tcPr>
          <w:p w14:paraId="46FC7130" w14:textId="77777777" w:rsidR="004D28C1" w:rsidRPr="003C02FF" w:rsidRDefault="004D28C1" w:rsidP="004D28C1">
            <w:pPr>
              <w:jc w:val="center"/>
              <w:rPr>
                <w:ins w:id="7499" w:author="James Vu" w:date="2024-04-19T00:01:00Z"/>
                <w:b/>
                <w:bCs/>
                <w:color w:val="000000"/>
                <w:rPrChange w:id="7500" w:author="James Vu" w:date="2024-04-19T00:19:00Z">
                  <w:rPr>
                    <w:ins w:id="7501" w:author="James Vu" w:date="2024-04-19T00:01:00Z"/>
                    <w:b/>
                    <w:bCs/>
                    <w:color w:val="000000"/>
                    <w:sz w:val="28"/>
                    <w:szCs w:val="28"/>
                  </w:rPr>
                </w:rPrChange>
              </w:rPr>
            </w:pPr>
            <w:ins w:id="7502" w:author="James Vu" w:date="2024-04-19T00:01:00Z">
              <w:r w:rsidRPr="003C02FF">
                <w:rPr>
                  <w:b/>
                  <w:bCs/>
                  <w:color w:val="000000"/>
                  <w:rPrChange w:id="7503" w:author="James Vu" w:date="2024-04-19T00:19:00Z">
                    <w:rPr>
                      <w:b/>
                      <w:bCs/>
                      <w:color w:val="000000"/>
                      <w:sz w:val="28"/>
                      <w:szCs w:val="28"/>
                    </w:rPr>
                  </w:rPrChange>
                </w:rPr>
                <w:t> </w:t>
              </w:r>
            </w:ins>
          </w:p>
        </w:tc>
        <w:tc>
          <w:tcPr>
            <w:tcW w:w="8358" w:type="dxa"/>
            <w:shd w:val="clear" w:color="auto" w:fill="auto"/>
            <w:noWrap/>
            <w:vAlign w:val="center"/>
            <w:hideMark/>
            <w:tcPrChange w:id="7504" w:author="James Vu" w:date="2024-04-19T00:20:00Z">
              <w:tcPr>
                <w:tcW w:w="8358" w:type="dxa"/>
                <w:shd w:val="clear" w:color="auto" w:fill="auto"/>
                <w:noWrap/>
                <w:vAlign w:val="center"/>
                <w:hideMark/>
              </w:tcPr>
            </w:tcPrChange>
          </w:tcPr>
          <w:p w14:paraId="5D8F0D1C" w14:textId="77777777" w:rsidR="004D28C1" w:rsidRPr="003C02FF" w:rsidRDefault="004D28C1" w:rsidP="004D28C1">
            <w:pPr>
              <w:rPr>
                <w:ins w:id="7505" w:author="James Vu" w:date="2024-04-19T00:01:00Z"/>
                <w:rPrChange w:id="7506" w:author="James Vu" w:date="2024-04-19T00:19:00Z">
                  <w:rPr>
                    <w:ins w:id="7507" w:author="James Vu" w:date="2024-04-19T00:01:00Z"/>
                    <w:sz w:val="28"/>
                    <w:szCs w:val="28"/>
                  </w:rPr>
                </w:rPrChange>
              </w:rPr>
            </w:pPr>
            <w:ins w:id="7508" w:author="James Vu" w:date="2024-04-19T00:01:00Z">
              <w:r w:rsidRPr="003C02FF">
                <w:rPr>
                  <w:rPrChange w:id="7509" w:author="James Vu" w:date="2024-04-19T00:19:00Z">
                    <w:rPr>
                      <w:sz w:val="28"/>
                      <w:szCs w:val="28"/>
                    </w:rPr>
                  </w:rPrChange>
                </w:rPr>
                <w:t>Quản lý quy trình tự công bố sản phẩm.</w:t>
              </w:r>
            </w:ins>
          </w:p>
        </w:tc>
      </w:tr>
      <w:tr w:rsidR="003C02FF" w:rsidRPr="003C02FF" w14:paraId="0DAE57B0" w14:textId="77777777" w:rsidTr="003C02FF">
        <w:trPr>
          <w:trHeight w:val="360"/>
          <w:ins w:id="7510" w:author="James Vu" w:date="2024-04-19T00:01:00Z"/>
          <w:trPrChange w:id="7511" w:author="James Vu" w:date="2024-04-19T00:20:00Z">
            <w:trPr>
              <w:trHeight w:val="360"/>
            </w:trPr>
          </w:trPrChange>
        </w:trPr>
        <w:tc>
          <w:tcPr>
            <w:tcW w:w="704" w:type="dxa"/>
            <w:shd w:val="clear" w:color="auto" w:fill="auto"/>
            <w:noWrap/>
            <w:vAlign w:val="center"/>
            <w:hideMark/>
            <w:tcPrChange w:id="7512" w:author="James Vu" w:date="2024-04-19T00:20:00Z">
              <w:tcPr>
                <w:tcW w:w="704" w:type="dxa"/>
                <w:shd w:val="clear" w:color="auto" w:fill="auto"/>
                <w:noWrap/>
                <w:vAlign w:val="center"/>
                <w:hideMark/>
              </w:tcPr>
            </w:tcPrChange>
          </w:tcPr>
          <w:p w14:paraId="411865E9" w14:textId="77777777" w:rsidR="004D28C1" w:rsidRPr="003C02FF" w:rsidRDefault="004D28C1" w:rsidP="004D28C1">
            <w:pPr>
              <w:jc w:val="center"/>
              <w:rPr>
                <w:ins w:id="7513" w:author="James Vu" w:date="2024-04-19T00:01:00Z"/>
                <w:b/>
                <w:bCs/>
                <w:color w:val="000000"/>
                <w:rPrChange w:id="7514" w:author="James Vu" w:date="2024-04-19T00:19:00Z">
                  <w:rPr>
                    <w:ins w:id="7515" w:author="James Vu" w:date="2024-04-19T00:01:00Z"/>
                    <w:b/>
                    <w:bCs/>
                    <w:color w:val="000000"/>
                    <w:sz w:val="28"/>
                    <w:szCs w:val="28"/>
                  </w:rPr>
                </w:rPrChange>
              </w:rPr>
            </w:pPr>
            <w:ins w:id="7516" w:author="James Vu" w:date="2024-04-19T00:01:00Z">
              <w:r w:rsidRPr="003C02FF">
                <w:rPr>
                  <w:b/>
                  <w:bCs/>
                  <w:color w:val="000000"/>
                  <w:rPrChange w:id="7517" w:author="James Vu" w:date="2024-04-19T00:19:00Z">
                    <w:rPr>
                      <w:b/>
                      <w:bCs/>
                      <w:color w:val="000000"/>
                      <w:sz w:val="28"/>
                      <w:szCs w:val="28"/>
                    </w:rPr>
                  </w:rPrChange>
                </w:rPr>
                <w:t> </w:t>
              </w:r>
            </w:ins>
          </w:p>
        </w:tc>
        <w:tc>
          <w:tcPr>
            <w:tcW w:w="8358" w:type="dxa"/>
            <w:shd w:val="clear" w:color="auto" w:fill="auto"/>
            <w:noWrap/>
            <w:vAlign w:val="center"/>
            <w:hideMark/>
            <w:tcPrChange w:id="7518" w:author="James Vu" w:date="2024-04-19T00:20:00Z">
              <w:tcPr>
                <w:tcW w:w="8358" w:type="dxa"/>
                <w:shd w:val="clear" w:color="auto" w:fill="auto"/>
                <w:noWrap/>
                <w:vAlign w:val="center"/>
                <w:hideMark/>
              </w:tcPr>
            </w:tcPrChange>
          </w:tcPr>
          <w:p w14:paraId="600A7EC6" w14:textId="77777777" w:rsidR="004D28C1" w:rsidRPr="003C02FF" w:rsidRDefault="004D28C1" w:rsidP="004D28C1">
            <w:pPr>
              <w:rPr>
                <w:ins w:id="7519" w:author="James Vu" w:date="2024-04-19T00:01:00Z"/>
                <w:rPrChange w:id="7520" w:author="James Vu" w:date="2024-04-19T00:19:00Z">
                  <w:rPr>
                    <w:ins w:id="7521" w:author="James Vu" w:date="2024-04-19T00:01:00Z"/>
                    <w:sz w:val="28"/>
                    <w:szCs w:val="28"/>
                  </w:rPr>
                </w:rPrChange>
              </w:rPr>
            </w:pPr>
            <w:ins w:id="7522" w:author="James Vu" w:date="2024-04-19T00:01:00Z">
              <w:r w:rsidRPr="003C02FF">
                <w:rPr>
                  <w:rPrChange w:id="7523" w:author="James Vu" w:date="2024-04-19T00:19:00Z">
                    <w:rPr>
                      <w:sz w:val="28"/>
                      <w:szCs w:val="28"/>
                    </w:rPr>
                  </w:rPrChange>
                </w:rPr>
                <w:t>Đánh giá và xác nhận các thông tin tự công bố của doanh nghiệp.</w:t>
              </w:r>
            </w:ins>
          </w:p>
        </w:tc>
      </w:tr>
      <w:tr w:rsidR="003C02FF" w:rsidRPr="003C02FF" w14:paraId="018B6EB1" w14:textId="77777777" w:rsidTr="003C02FF">
        <w:trPr>
          <w:trHeight w:val="360"/>
          <w:ins w:id="7524" w:author="James Vu" w:date="2024-04-19T00:01:00Z"/>
          <w:trPrChange w:id="7525" w:author="James Vu" w:date="2024-04-19T00:20:00Z">
            <w:trPr>
              <w:trHeight w:val="360"/>
            </w:trPr>
          </w:trPrChange>
        </w:trPr>
        <w:tc>
          <w:tcPr>
            <w:tcW w:w="704" w:type="dxa"/>
            <w:shd w:val="clear" w:color="auto" w:fill="auto"/>
            <w:noWrap/>
            <w:vAlign w:val="center"/>
            <w:hideMark/>
            <w:tcPrChange w:id="7526" w:author="James Vu" w:date="2024-04-19T00:20:00Z">
              <w:tcPr>
                <w:tcW w:w="704" w:type="dxa"/>
                <w:shd w:val="clear" w:color="auto" w:fill="auto"/>
                <w:noWrap/>
                <w:vAlign w:val="center"/>
                <w:hideMark/>
              </w:tcPr>
            </w:tcPrChange>
          </w:tcPr>
          <w:p w14:paraId="7466A1AC" w14:textId="77777777" w:rsidR="004D28C1" w:rsidRPr="003C02FF" w:rsidRDefault="004D28C1" w:rsidP="004D28C1">
            <w:pPr>
              <w:jc w:val="center"/>
              <w:rPr>
                <w:ins w:id="7527" w:author="James Vu" w:date="2024-04-19T00:01:00Z"/>
                <w:b/>
                <w:bCs/>
                <w:color w:val="000000"/>
                <w:rPrChange w:id="7528" w:author="James Vu" w:date="2024-04-19T00:19:00Z">
                  <w:rPr>
                    <w:ins w:id="7529" w:author="James Vu" w:date="2024-04-19T00:01:00Z"/>
                    <w:b/>
                    <w:bCs/>
                    <w:color w:val="000000"/>
                    <w:sz w:val="28"/>
                    <w:szCs w:val="28"/>
                  </w:rPr>
                </w:rPrChange>
              </w:rPr>
            </w:pPr>
            <w:ins w:id="7530" w:author="James Vu" w:date="2024-04-19T00:01:00Z">
              <w:r w:rsidRPr="003C02FF">
                <w:rPr>
                  <w:b/>
                  <w:bCs/>
                  <w:color w:val="000000"/>
                  <w:rPrChange w:id="7531" w:author="James Vu" w:date="2024-04-19T00:19:00Z">
                    <w:rPr>
                      <w:b/>
                      <w:bCs/>
                      <w:color w:val="000000"/>
                      <w:sz w:val="28"/>
                      <w:szCs w:val="28"/>
                    </w:rPr>
                  </w:rPrChange>
                </w:rPr>
                <w:t> </w:t>
              </w:r>
            </w:ins>
          </w:p>
        </w:tc>
        <w:tc>
          <w:tcPr>
            <w:tcW w:w="8358" w:type="dxa"/>
            <w:shd w:val="clear" w:color="auto" w:fill="auto"/>
            <w:noWrap/>
            <w:vAlign w:val="center"/>
            <w:hideMark/>
            <w:tcPrChange w:id="7532" w:author="James Vu" w:date="2024-04-19T00:20:00Z">
              <w:tcPr>
                <w:tcW w:w="8358" w:type="dxa"/>
                <w:shd w:val="clear" w:color="auto" w:fill="auto"/>
                <w:noWrap/>
                <w:vAlign w:val="center"/>
                <w:hideMark/>
              </w:tcPr>
            </w:tcPrChange>
          </w:tcPr>
          <w:p w14:paraId="2055402B" w14:textId="77777777" w:rsidR="004D28C1" w:rsidRPr="003C02FF" w:rsidRDefault="004D28C1" w:rsidP="004D28C1">
            <w:pPr>
              <w:rPr>
                <w:ins w:id="7533" w:author="James Vu" w:date="2024-04-19T00:01:00Z"/>
                <w:rPrChange w:id="7534" w:author="James Vu" w:date="2024-04-19T00:19:00Z">
                  <w:rPr>
                    <w:ins w:id="7535" w:author="James Vu" w:date="2024-04-19T00:01:00Z"/>
                    <w:sz w:val="28"/>
                    <w:szCs w:val="28"/>
                  </w:rPr>
                </w:rPrChange>
              </w:rPr>
            </w:pPr>
            <w:ins w:id="7536" w:author="James Vu" w:date="2024-04-19T00:01:00Z">
              <w:r w:rsidRPr="003C02FF">
                <w:rPr>
                  <w:rPrChange w:id="7537" w:author="James Vu" w:date="2024-04-19T00:19:00Z">
                    <w:rPr>
                      <w:sz w:val="28"/>
                      <w:szCs w:val="28"/>
                    </w:rPr>
                  </w:rPrChange>
                </w:rPr>
                <w:t>Tạo và quản lý hồ sơ tự công bố.</w:t>
              </w:r>
            </w:ins>
          </w:p>
        </w:tc>
      </w:tr>
      <w:tr w:rsidR="003C02FF" w:rsidRPr="003C02FF" w14:paraId="6AA4E281" w14:textId="77777777" w:rsidTr="003C02FF">
        <w:trPr>
          <w:trHeight w:val="360"/>
          <w:ins w:id="7538" w:author="James Vu" w:date="2024-04-19T00:01:00Z"/>
          <w:trPrChange w:id="7539" w:author="James Vu" w:date="2024-04-19T00:20:00Z">
            <w:trPr>
              <w:trHeight w:val="360"/>
            </w:trPr>
          </w:trPrChange>
        </w:trPr>
        <w:tc>
          <w:tcPr>
            <w:tcW w:w="704" w:type="dxa"/>
            <w:shd w:val="clear" w:color="auto" w:fill="auto"/>
            <w:noWrap/>
            <w:vAlign w:val="center"/>
            <w:hideMark/>
            <w:tcPrChange w:id="7540" w:author="James Vu" w:date="2024-04-19T00:20:00Z">
              <w:tcPr>
                <w:tcW w:w="704" w:type="dxa"/>
                <w:shd w:val="clear" w:color="auto" w:fill="auto"/>
                <w:noWrap/>
                <w:vAlign w:val="center"/>
                <w:hideMark/>
              </w:tcPr>
            </w:tcPrChange>
          </w:tcPr>
          <w:p w14:paraId="5D223133" w14:textId="77777777" w:rsidR="004D28C1" w:rsidRPr="003C02FF" w:rsidRDefault="004D28C1" w:rsidP="004D28C1">
            <w:pPr>
              <w:jc w:val="center"/>
              <w:rPr>
                <w:ins w:id="7541" w:author="James Vu" w:date="2024-04-19T00:01:00Z"/>
                <w:b/>
                <w:bCs/>
                <w:color w:val="000000"/>
                <w:rPrChange w:id="7542" w:author="James Vu" w:date="2024-04-19T00:19:00Z">
                  <w:rPr>
                    <w:ins w:id="7543" w:author="James Vu" w:date="2024-04-19T00:01:00Z"/>
                    <w:b/>
                    <w:bCs/>
                    <w:color w:val="000000"/>
                    <w:sz w:val="28"/>
                    <w:szCs w:val="28"/>
                  </w:rPr>
                </w:rPrChange>
              </w:rPr>
            </w:pPr>
            <w:ins w:id="7544" w:author="James Vu" w:date="2024-04-19T00:01:00Z">
              <w:r w:rsidRPr="003C02FF">
                <w:rPr>
                  <w:b/>
                  <w:bCs/>
                  <w:color w:val="000000"/>
                  <w:rPrChange w:id="7545" w:author="James Vu" w:date="2024-04-19T00:19:00Z">
                    <w:rPr>
                      <w:b/>
                      <w:bCs/>
                      <w:color w:val="000000"/>
                      <w:sz w:val="28"/>
                      <w:szCs w:val="28"/>
                    </w:rPr>
                  </w:rPrChange>
                </w:rPr>
                <w:t> </w:t>
              </w:r>
            </w:ins>
          </w:p>
        </w:tc>
        <w:tc>
          <w:tcPr>
            <w:tcW w:w="8358" w:type="dxa"/>
            <w:shd w:val="clear" w:color="auto" w:fill="auto"/>
            <w:noWrap/>
            <w:vAlign w:val="center"/>
            <w:hideMark/>
            <w:tcPrChange w:id="7546" w:author="James Vu" w:date="2024-04-19T00:20:00Z">
              <w:tcPr>
                <w:tcW w:w="8358" w:type="dxa"/>
                <w:shd w:val="clear" w:color="auto" w:fill="auto"/>
                <w:noWrap/>
                <w:vAlign w:val="center"/>
                <w:hideMark/>
              </w:tcPr>
            </w:tcPrChange>
          </w:tcPr>
          <w:p w14:paraId="03C65483" w14:textId="77777777" w:rsidR="004D28C1" w:rsidRPr="003C02FF" w:rsidRDefault="004D28C1" w:rsidP="004D28C1">
            <w:pPr>
              <w:rPr>
                <w:ins w:id="7547" w:author="James Vu" w:date="2024-04-19T00:01:00Z"/>
                <w:rPrChange w:id="7548" w:author="James Vu" w:date="2024-04-19T00:19:00Z">
                  <w:rPr>
                    <w:ins w:id="7549" w:author="James Vu" w:date="2024-04-19T00:01:00Z"/>
                    <w:sz w:val="28"/>
                    <w:szCs w:val="28"/>
                  </w:rPr>
                </w:rPrChange>
              </w:rPr>
            </w:pPr>
            <w:ins w:id="7550" w:author="James Vu" w:date="2024-04-19T00:01:00Z">
              <w:r w:rsidRPr="003C02FF">
                <w:rPr>
                  <w:rPrChange w:id="7551" w:author="James Vu" w:date="2024-04-19T00:19:00Z">
                    <w:rPr>
                      <w:sz w:val="28"/>
                      <w:szCs w:val="28"/>
                    </w:rPr>
                  </w:rPrChange>
                </w:rPr>
                <w:t>Theo dõi và đánh giá tuân thủ các quy định.</w:t>
              </w:r>
            </w:ins>
          </w:p>
        </w:tc>
      </w:tr>
      <w:tr w:rsidR="003C02FF" w:rsidRPr="003C02FF" w14:paraId="098D3A7C" w14:textId="77777777" w:rsidTr="003C02FF">
        <w:trPr>
          <w:trHeight w:val="360"/>
          <w:ins w:id="7552" w:author="James Vu" w:date="2024-04-19T00:01:00Z"/>
          <w:trPrChange w:id="7553" w:author="James Vu" w:date="2024-04-19T00:20:00Z">
            <w:trPr>
              <w:trHeight w:val="360"/>
            </w:trPr>
          </w:trPrChange>
        </w:trPr>
        <w:tc>
          <w:tcPr>
            <w:tcW w:w="704" w:type="dxa"/>
            <w:shd w:val="clear" w:color="auto" w:fill="auto"/>
            <w:noWrap/>
            <w:vAlign w:val="center"/>
            <w:hideMark/>
            <w:tcPrChange w:id="7554" w:author="James Vu" w:date="2024-04-19T00:20:00Z">
              <w:tcPr>
                <w:tcW w:w="704" w:type="dxa"/>
                <w:shd w:val="clear" w:color="auto" w:fill="auto"/>
                <w:noWrap/>
                <w:vAlign w:val="center"/>
                <w:hideMark/>
              </w:tcPr>
            </w:tcPrChange>
          </w:tcPr>
          <w:p w14:paraId="5292628D" w14:textId="77777777" w:rsidR="004D28C1" w:rsidRPr="003C02FF" w:rsidRDefault="004D28C1" w:rsidP="004D28C1">
            <w:pPr>
              <w:jc w:val="center"/>
              <w:rPr>
                <w:ins w:id="7555" w:author="James Vu" w:date="2024-04-19T00:01:00Z"/>
                <w:b/>
                <w:bCs/>
                <w:color w:val="000000"/>
                <w:rPrChange w:id="7556" w:author="James Vu" w:date="2024-04-19T00:19:00Z">
                  <w:rPr>
                    <w:ins w:id="7557" w:author="James Vu" w:date="2024-04-19T00:01:00Z"/>
                    <w:b/>
                    <w:bCs/>
                    <w:color w:val="000000"/>
                    <w:sz w:val="28"/>
                    <w:szCs w:val="28"/>
                  </w:rPr>
                </w:rPrChange>
              </w:rPr>
            </w:pPr>
            <w:ins w:id="7558" w:author="James Vu" w:date="2024-04-19T00:01:00Z">
              <w:r w:rsidRPr="003C02FF">
                <w:rPr>
                  <w:b/>
                  <w:bCs/>
                  <w:color w:val="000000"/>
                  <w:rPrChange w:id="7559" w:author="James Vu" w:date="2024-04-19T00:19:00Z">
                    <w:rPr>
                      <w:b/>
                      <w:bCs/>
                      <w:color w:val="000000"/>
                      <w:sz w:val="28"/>
                      <w:szCs w:val="28"/>
                    </w:rPr>
                  </w:rPrChange>
                </w:rPr>
                <w:t> </w:t>
              </w:r>
            </w:ins>
          </w:p>
        </w:tc>
        <w:tc>
          <w:tcPr>
            <w:tcW w:w="8358" w:type="dxa"/>
            <w:shd w:val="clear" w:color="auto" w:fill="auto"/>
            <w:noWrap/>
            <w:vAlign w:val="center"/>
            <w:hideMark/>
            <w:tcPrChange w:id="7560" w:author="James Vu" w:date="2024-04-19T00:20:00Z">
              <w:tcPr>
                <w:tcW w:w="8358" w:type="dxa"/>
                <w:shd w:val="clear" w:color="auto" w:fill="auto"/>
                <w:noWrap/>
                <w:vAlign w:val="center"/>
                <w:hideMark/>
              </w:tcPr>
            </w:tcPrChange>
          </w:tcPr>
          <w:p w14:paraId="54DBA672" w14:textId="77777777" w:rsidR="004D28C1" w:rsidRPr="003C02FF" w:rsidRDefault="004D28C1" w:rsidP="004D28C1">
            <w:pPr>
              <w:rPr>
                <w:ins w:id="7561" w:author="James Vu" w:date="2024-04-19T00:01:00Z"/>
                <w:rPrChange w:id="7562" w:author="James Vu" w:date="2024-04-19T00:19:00Z">
                  <w:rPr>
                    <w:ins w:id="7563" w:author="James Vu" w:date="2024-04-19T00:01:00Z"/>
                    <w:sz w:val="28"/>
                    <w:szCs w:val="28"/>
                  </w:rPr>
                </w:rPrChange>
              </w:rPr>
            </w:pPr>
            <w:ins w:id="7564" w:author="James Vu" w:date="2024-04-19T00:01:00Z">
              <w:r w:rsidRPr="003C02FF">
                <w:rPr>
                  <w:rPrChange w:id="7565" w:author="James Vu" w:date="2024-04-19T00:19:00Z">
                    <w:rPr>
                      <w:sz w:val="28"/>
                      <w:szCs w:val="28"/>
                    </w:rPr>
                  </w:rPrChange>
                </w:rPr>
                <w:t>Quản lý các cam kết theo Thông tư 17 của nông hộ</w:t>
              </w:r>
            </w:ins>
          </w:p>
        </w:tc>
      </w:tr>
      <w:tr w:rsidR="003C02FF" w:rsidRPr="003C02FF" w14:paraId="6C559E5D" w14:textId="77777777" w:rsidTr="003C02FF">
        <w:trPr>
          <w:trHeight w:val="360"/>
          <w:ins w:id="7566" w:author="James Vu" w:date="2024-04-19T00:01:00Z"/>
          <w:trPrChange w:id="7567" w:author="James Vu" w:date="2024-04-19T00:20:00Z">
            <w:trPr>
              <w:trHeight w:val="360"/>
            </w:trPr>
          </w:trPrChange>
        </w:trPr>
        <w:tc>
          <w:tcPr>
            <w:tcW w:w="704" w:type="dxa"/>
            <w:shd w:val="clear" w:color="auto" w:fill="auto"/>
            <w:noWrap/>
            <w:vAlign w:val="center"/>
            <w:hideMark/>
            <w:tcPrChange w:id="7568" w:author="James Vu" w:date="2024-04-19T00:20:00Z">
              <w:tcPr>
                <w:tcW w:w="704" w:type="dxa"/>
                <w:shd w:val="clear" w:color="auto" w:fill="auto"/>
                <w:noWrap/>
                <w:vAlign w:val="center"/>
                <w:hideMark/>
              </w:tcPr>
            </w:tcPrChange>
          </w:tcPr>
          <w:p w14:paraId="0A095D13" w14:textId="77777777" w:rsidR="004D28C1" w:rsidRPr="003C02FF" w:rsidRDefault="004D28C1" w:rsidP="004D28C1">
            <w:pPr>
              <w:jc w:val="center"/>
              <w:rPr>
                <w:ins w:id="7569" w:author="James Vu" w:date="2024-04-19T00:01:00Z"/>
                <w:b/>
                <w:bCs/>
                <w:color w:val="000000"/>
                <w:rPrChange w:id="7570" w:author="James Vu" w:date="2024-04-19T00:19:00Z">
                  <w:rPr>
                    <w:ins w:id="7571" w:author="James Vu" w:date="2024-04-19T00:01:00Z"/>
                    <w:b/>
                    <w:bCs/>
                    <w:color w:val="000000"/>
                    <w:sz w:val="28"/>
                    <w:szCs w:val="28"/>
                  </w:rPr>
                </w:rPrChange>
              </w:rPr>
            </w:pPr>
            <w:ins w:id="7572" w:author="James Vu" w:date="2024-04-19T00:01:00Z">
              <w:r w:rsidRPr="003C02FF">
                <w:rPr>
                  <w:b/>
                  <w:bCs/>
                  <w:color w:val="000000"/>
                  <w:rPrChange w:id="7573" w:author="James Vu" w:date="2024-04-19T00:19:00Z">
                    <w:rPr>
                      <w:b/>
                      <w:bCs/>
                      <w:color w:val="000000"/>
                      <w:sz w:val="28"/>
                      <w:szCs w:val="28"/>
                    </w:rPr>
                  </w:rPrChange>
                </w:rPr>
                <w:t>6</w:t>
              </w:r>
            </w:ins>
          </w:p>
        </w:tc>
        <w:tc>
          <w:tcPr>
            <w:tcW w:w="8358" w:type="dxa"/>
            <w:shd w:val="clear" w:color="auto" w:fill="auto"/>
            <w:noWrap/>
            <w:vAlign w:val="center"/>
            <w:hideMark/>
            <w:tcPrChange w:id="7574" w:author="James Vu" w:date="2024-04-19T00:20:00Z">
              <w:tcPr>
                <w:tcW w:w="8358" w:type="dxa"/>
                <w:shd w:val="clear" w:color="auto" w:fill="auto"/>
                <w:noWrap/>
                <w:vAlign w:val="center"/>
                <w:hideMark/>
              </w:tcPr>
            </w:tcPrChange>
          </w:tcPr>
          <w:p w14:paraId="244453F5" w14:textId="77777777" w:rsidR="004D28C1" w:rsidRPr="003C02FF" w:rsidRDefault="004D28C1" w:rsidP="004D28C1">
            <w:pPr>
              <w:rPr>
                <w:ins w:id="7575" w:author="James Vu" w:date="2024-04-19T00:01:00Z"/>
                <w:b/>
                <w:bCs/>
                <w:rPrChange w:id="7576" w:author="James Vu" w:date="2024-04-19T00:19:00Z">
                  <w:rPr>
                    <w:ins w:id="7577" w:author="James Vu" w:date="2024-04-19T00:01:00Z"/>
                    <w:b/>
                    <w:bCs/>
                    <w:sz w:val="28"/>
                    <w:szCs w:val="28"/>
                  </w:rPr>
                </w:rPrChange>
              </w:rPr>
            </w:pPr>
            <w:ins w:id="7578" w:author="James Vu" w:date="2024-04-19T00:01:00Z">
              <w:r w:rsidRPr="003C02FF">
                <w:rPr>
                  <w:b/>
                  <w:bCs/>
                  <w:rPrChange w:id="7579" w:author="James Vu" w:date="2024-04-19T00:19:00Z">
                    <w:rPr>
                      <w:b/>
                      <w:bCs/>
                      <w:sz w:val="28"/>
                      <w:szCs w:val="28"/>
                    </w:rPr>
                  </w:rPrChange>
                </w:rPr>
                <w:t>Nhuyễn Thể 2 Mảnh Vỏ và ATTP sau thu hoạch</w:t>
              </w:r>
            </w:ins>
          </w:p>
        </w:tc>
      </w:tr>
      <w:tr w:rsidR="003C02FF" w:rsidRPr="003C02FF" w14:paraId="31280DE1" w14:textId="77777777" w:rsidTr="003C02FF">
        <w:trPr>
          <w:trHeight w:val="360"/>
          <w:ins w:id="7580" w:author="James Vu" w:date="2024-04-19T00:01:00Z"/>
          <w:trPrChange w:id="7581" w:author="James Vu" w:date="2024-04-19T00:20:00Z">
            <w:trPr>
              <w:trHeight w:val="360"/>
            </w:trPr>
          </w:trPrChange>
        </w:trPr>
        <w:tc>
          <w:tcPr>
            <w:tcW w:w="704" w:type="dxa"/>
            <w:shd w:val="clear" w:color="auto" w:fill="auto"/>
            <w:noWrap/>
            <w:vAlign w:val="center"/>
            <w:hideMark/>
            <w:tcPrChange w:id="7582" w:author="James Vu" w:date="2024-04-19T00:20:00Z">
              <w:tcPr>
                <w:tcW w:w="704" w:type="dxa"/>
                <w:shd w:val="clear" w:color="auto" w:fill="auto"/>
                <w:noWrap/>
                <w:vAlign w:val="center"/>
                <w:hideMark/>
              </w:tcPr>
            </w:tcPrChange>
          </w:tcPr>
          <w:p w14:paraId="2BA9571D" w14:textId="77777777" w:rsidR="004D28C1" w:rsidRPr="003C02FF" w:rsidRDefault="004D28C1" w:rsidP="004D28C1">
            <w:pPr>
              <w:jc w:val="center"/>
              <w:rPr>
                <w:ins w:id="7583" w:author="James Vu" w:date="2024-04-19T00:01:00Z"/>
                <w:b/>
                <w:bCs/>
                <w:color w:val="000000"/>
                <w:rPrChange w:id="7584" w:author="James Vu" w:date="2024-04-19T00:19:00Z">
                  <w:rPr>
                    <w:ins w:id="7585" w:author="James Vu" w:date="2024-04-19T00:01:00Z"/>
                    <w:b/>
                    <w:bCs/>
                    <w:color w:val="000000"/>
                    <w:sz w:val="28"/>
                    <w:szCs w:val="28"/>
                  </w:rPr>
                </w:rPrChange>
              </w:rPr>
            </w:pPr>
            <w:ins w:id="7586" w:author="James Vu" w:date="2024-04-19T00:01:00Z">
              <w:r w:rsidRPr="003C02FF">
                <w:rPr>
                  <w:b/>
                  <w:bCs/>
                  <w:color w:val="000000"/>
                  <w:rPrChange w:id="7587" w:author="James Vu" w:date="2024-04-19T00:19:00Z">
                    <w:rPr>
                      <w:b/>
                      <w:bCs/>
                      <w:color w:val="000000"/>
                      <w:sz w:val="28"/>
                      <w:szCs w:val="28"/>
                    </w:rPr>
                  </w:rPrChange>
                </w:rPr>
                <w:t> </w:t>
              </w:r>
            </w:ins>
          </w:p>
        </w:tc>
        <w:tc>
          <w:tcPr>
            <w:tcW w:w="8358" w:type="dxa"/>
            <w:shd w:val="clear" w:color="auto" w:fill="auto"/>
            <w:noWrap/>
            <w:vAlign w:val="center"/>
            <w:hideMark/>
            <w:tcPrChange w:id="7588" w:author="James Vu" w:date="2024-04-19T00:20:00Z">
              <w:tcPr>
                <w:tcW w:w="8358" w:type="dxa"/>
                <w:shd w:val="clear" w:color="auto" w:fill="auto"/>
                <w:noWrap/>
                <w:vAlign w:val="center"/>
                <w:hideMark/>
              </w:tcPr>
            </w:tcPrChange>
          </w:tcPr>
          <w:p w14:paraId="1A7FBAA5" w14:textId="77777777" w:rsidR="004D28C1" w:rsidRPr="003C02FF" w:rsidRDefault="004D28C1" w:rsidP="004D28C1">
            <w:pPr>
              <w:rPr>
                <w:ins w:id="7589" w:author="James Vu" w:date="2024-04-19T00:01:00Z"/>
                <w:rPrChange w:id="7590" w:author="James Vu" w:date="2024-04-19T00:19:00Z">
                  <w:rPr>
                    <w:ins w:id="7591" w:author="James Vu" w:date="2024-04-19T00:01:00Z"/>
                    <w:sz w:val="28"/>
                    <w:szCs w:val="28"/>
                  </w:rPr>
                </w:rPrChange>
              </w:rPr>
            </w:pPr>
            <w:ins w:id="7592" w:author="James Vu" w:date="2024-04-19T00:01:00Z">
              <w:r w:rsidRPr="003C02FF">
                <w:rPr>
                  <w:rPrChange w:id="7593" w:author="James Vu" w:date="2024-04-19T00:19:00Z">
                    <w:rPr>
                      <w:sz w:val="28"/>
                      <w:szCs w:val="28"/>
                    </w:rPr>
                  </w:rPrChange>
                </w:rPr>
                <w:t>Phát triển hệ thống theo dõi và quản lý chất lượng nhuyễn thể hai mảnh vỏ.</w:t>
              </w:r>
            </w:ins>
          </w:p>
        </w:tc>
      </w:tr>
      <w:tr w:rsidR="003C02FF" w:rsidRPr="003C02FF" w14:paraId="113A47D4" w14:textId="77777777" w:rsidTr="003C02FF">
        <w:trPr>
          <w:trHeight w:val="360"/>
          <w:ins w:id="7594" w:author="James Vu" w:date="2024-04-19T00:01:00Z"/>
          <w:trPrChange w:id="7595" w:author="James Vu" w:date="2024-04-19T00:20:00Z">
            <w:trPr>
              <w:trHeight w:val="360"/>
            </w:trPr>
          </w:trPrChange>
        </w:trPr>
        <w:tc>
          <w:tcPr>
            <w:tcW w:w="704" w:type="dxa"/>
            <w:shd w:val="clear" w:color="auto" w:fill="auto"/>
            <w:noWrap/>
            <w:vAlign w:val="center"/>
            <w:hideMark/>
            <w:tcPrChange w:id="7596" w:author="James Vu" w:date="2024-04-19T00:20:00Z">
              <w:tcPr>
                <w:tcW w:w="704" w:type="dxa"/>
                <w:shd w:val="clear" w:color="auto" w:fill="auto"/>
                <w:noWrap/>
                <w:vAlign w:val="center"/>
                <w:hideMark/>
              </w:tcPr>
            </w:tcPrChange>
          </w:tcPr>
          <w:p w14:paraId="68A94495" w14:textId="77777777" w:rsidR="004D28C1" w:rsidRPr="003C02FF" w:rsidRDefault="004D28C1" w:rsidP="004D28C1">
            <w:pPr>
              <w:jc w:val="center"/>
              <w:rPr>
                <w:ins w:id="7597" w:author="James Vu" w:date="2024-04-19T00:01:00Z"/>
                <w:b/>
                <w:bCs/>
                <w:color w:val="000000"/>
                <w:rPrChange w:id="7598" w:author="James Vu" w:date="2024-04-19T00:19:00Z">
                  <w:rPr>
                    <w:ins w:id="7599" w:author="James Vu" w:date="2024-04-19T00:01:00Z"/>
                    <w:b/>
                    <w:bCs/>
                    <w:color w:val="000000"/>
                    <w:sz w:val="28"/>
                    <w:szCs w:val="28"/>
                  </w:rPr>
                </w:rPrChange>
              </w:rPr>
            </w:pPr>
            <w:ins w:id="7600" w:author="James Vu" w:date="2024-04-19T00:01:00Z">
              <w:r w:rsidRPr="003C02FF">
                <w:rPr>
                  <w:b/>
                  <w:bCs/>
                  <w:color w:val="000000"/>
                  <w:rPrChange w:id="7601" w:author="James Vu" w:date="2024-04-19T00:19:00Z">
                    <w:rPr>
                      <w:b/>
                      <w:bCs/>
                      <w:color w:val="000000"/>
                      <w:sz w:val="28"/>
                      <w:szCs w:val="28"/>
                    </w:rPr>
                  </w:rPrChange>
                </w:rPr>
                <w:t> </w:t>
              </w:r>
            </w:ins>
          </w:p>
        </w:tc>
        <w:tc>
          <w:tcPr>
            <w:tcW w:w="8358" w:type="dxa"/>
            <w:shd w:val="clear" w:color="auto" w:fill="auto"/>
            <w:noWrap/>
            <w:vAlign w:val="center"/>
            <w:hideMark/>
            <w:tcPrChange w:id="7602" w:author="James Vu" w:date="2024-04-19T00:20:00Z">
              <w:tcPr>
                <w:tcW w:w="8358" w:type="dxa"/>
                <w:shd w:val="clear" w:color="auto" w:fill="auto"/>
                <w:noWrap/>
                <w:vAlign w:val="center"/>
                <w:hideMark/>
              </w:tcPr>
            </w:tcPrChange>
          </w:tcPr>
          <w:p w14:paraId="40B8EBC9" w14:textId="77777777" w:rsidR="004D28C1" w:rsidRPr="003C02FF" w:rsidRDefault="004D28C1" w:rsidP="004D28C1">
            <w:pPr>
              <w:rPr>
                <w:ins w:id="7603" w:author="James Vu" w:date="2024-04-19T00:01:00Z"/>
                <w:rPrChange w:id="7604" w:author="James Vu" w:date="2024-04-19T00:19:00Z">
                  <w:rPr>
                    <w:ins w:id="7605" w:author="James Vu" w:date="2024-04-19T00:01:00Z"/>
                    <w:sz w:val="28"/>
                    <w:szCs w:val="28"/>
                  </w:rPr>
                </w:rPrChange>
              </w:rPr>
            </w:pPr>
            <w:ins w:id="7606" w:author="James Vu" w:date="2024-04-19T00:01:00Z">
              <w:r w:rsidRPr="003C02FF">
                <w:rPr>
                  <w:rPrChange w:id="7607" w:author="James Vu" w:date="2024-04-19T00:19:00Z">
                    <w:rPr>
                      <w:sz w:val="28"/>
                      <w:szCs w:val="28"/>
                    </w:rPr>
                  </w:rPrChange>
                </w:rPr>
                <w:t>Kiểm soát chất lượng và an toàn sản phẩm trong quá trình nuôi và thu hoạch.</w:t>
              </w:r>
            </w:ins>
          </w:p>
        </w:tc>
      </w:tr>
      <w:tr w:rsidR="003C02FF" w:rsidRPr="003C02FF" w14:paraId="397DC781" w14:textId="77777777" w:rsidTr="003C02FF">
        <w:trPr>
          <w:trHeight w:val="360"/>
          <w:ins w:id="7608" w:author="James Vu" w:date="2024-04-19T00:01:00Z"/>
          <w:trPrChange w:id="7609" w:author="James Vu" w:date="2024-04-19T00:20:00Z">
            <w:trPr>
              <w:trHeight w:val="360"/>
            </w:trPr>
          </w:trPrChange>
        </w:trPr>
        <w:tc>
          <w:tcPr>
            <w:tcW w:w="704" w:type="dxa"/>
            <w:shd w:val="clear" w:color="auto" w:fill="auto"/>
            <w:noWrap/>
            <w:vAlign w:val="center"/>
            <w:hideMark/>
            <w:tcPrChange w:id="7610" w:author="James Vu" w:date="2024-04-19T00:20:00Z">
              <w:tcPr>
                <w:tcW w:w="704" w:type="dxa"/>
                <w:shd w:val="clear" w:color="auto" w:fill="auto"/>
                <w:noWrap/>
                <w:vAlign w:val="center"/>
                <w:hideMark/>
              </w:tcPr>
            </w:tcPrChange>
          </w:tcPr>
          <w:p w14:paraId="03E24046" w14:textId="77777777" w:rsidR="004D28C1" w:rsidRPr="003C02FF" w:rsidRDefault="004D28C1" w:rsidP="004D28C1">
            <w:pPr>
              <w:jc w:val="center"/>
              <w:rPr>
                <w:ins w:id="7611" w:author="James Vu" w:date="2024-04-19T00:01:00Z"/>
                <w:b/>
                <w:bCs/>
                <w:color w:val="000000"/>
                <w:rPrChange w:id="7612" w:author="James Vu" w:date="2024-04-19T00:19:00Z">
                  <w:rPr>
                    <w:ins w:id="7613" w:author="James Vu" w:date="2024-04-19T00:01:00Z"/>
                    <w:b/>
                    <w:bCs/>
                    <w:color w:val="000000"/>
                    <w:sz w:val="28"/>
                    <w:szCs w:val="28"/>
                  </w:rPr>
                </w:rPrChange>
              </w:rPr>
            </w:pPr>
            <w:ins w:id="7614" w:author="James Vu" w:date="2024-04-19T00:01:00Z">
              <w:r w:rsidRPr="003C02FF">
                <w:rPr>
                  <w:b/>
                  <w:bCs/>
                  <w:color w:val="000000"/>
                  <w:rPrChange w:id="7615" w:author="James Vu" w:date="2024-04-19T00:19:00Z">
                    <w:rPr>
                      <w:b/>
                      <w:bCs/>
                      <w:color w:val="000000"/>
                      <w:sz w:val="28"/>
                      <w:szCs w:val="28"/>
                    </w:rPr>
                  </w:rPrChange>
                </w:rPr>
                <w:t> </w:t>
              </w:r>
            </w:ins>
          </w:p>
        </w:tc>
        <w:tc>
          <w:tcPr>
            <w:tcW w:w="8358" w:type="dxa"/>
            <w:shd w:val="clear" w:color="auto" w:fill="auto"/>
            <w:noWrap/>
            <w:vAlign w:val="center"/>
            <w:hideMark/>
            <w:tcPrChange w:id="7616" w:author="James Vu" w:date="2024-04-19T00:20:00Z">
              <w:tcPr>
                <w:tcW w:w="8358" w:type="dxa"/>
                <w:shd w:val="clear" w:color="auto" w:fill="auto"/>
                <w:noWrap/>
                <w:vAlign w:val="center"/>
                <w:hideMark/>
              </w:tcPr>
            </w:tcPrChange>
          </w:tcPr>
          <w:p w14:paraId="19C87002" w14:textId="77777777" w:rsidR="004D28C1" w:rsidRPr="003C02FF" w:rsidRDefault="004D28C1" w:rsidP="004D28C1">
            <w:pPr>
              <w:rPr>
                <w:ins w:id="7617" w:author="James Vu" w:date="2024-04-19T00:01:00Z"/>
                <w:rPrChange w:id="7618" w:author="James Vu" w:date="2024-04-19T00:19:00Z">
                  <w:rPr>
                    <w:ins w:id="7619" w:author="James Vu" w:date="2024-04-19T00:01:00Z"/>
                    <w:sz w:val="28"/>
                    <w:szCs w:val="28"/>
                  </w:rPr>
                </w:rPrChange>
              </w:rPr>
            </w:pPr>
            <w:ins w:id="7620" w:author="James Vu" w:date="2024-04-19T00:01:00Z">
              <w:r w:rsidRPr="003C02FF">
                <w:rPr>
                  <w:rPrChange w:id="7621" w:author="James Vu" w:date="2024-04-19T00:19:00Z">
                    <w:rPr>
                      <w:sz w:val="28"/>
                      <w:szCs w:val="28"/>
                    </w:rPr>
                  </w:rPrChange>
                </w:rPr>
                <w:t>Phát triển công cụ số hóa quy trình đánh giá chấn nhận xuất xứ.</w:t>
              </w:r>
            </w:ins>
          </w:p>
        </w:tc>
      </w:tr>
      <w:tr w:rsidR="003C02FF" w:rsidRPr="003C02FF" w14:paraId="53DBBBAD" w14:textId="77777777" w:rsidTr="003C02FF">
        <w:trPr>
          <w:trHeight w:val="360"/>
          <w:ins w:id="7622" w:author="James Vu" w:date="2024-04-19T00:01:00Z"/>
          <w:trPrChange w:id="7623" w:author="James Vu" w:date="2024-04-19T00:20:00Z">
            <w:trPr>
              <w:trHeight w:val="360"/>
            </w:trPr>
          </w:trPrChange>
        </w:trPr>
        <w:tc>
          <w:tcPr>
            <w:tcW w:w="704" w:type="dxa"/>
            <w:shd w:val="clear" w:color="auto" w:fill="auto"/>
            <w:noWrap/>
            <w:vAlign w:val="center"/>
            <w:hideMark/>
            <w:tcPrChange w:id="7624" w:author="James Vu" w:date="2024-04-19T00:20:00Z">
              <w:tcPr>
                <w:tcW w:w="704" w:type="dxa"/>
                <w:shd w:val="clear" w:color="auto" w:fill="auto"/>
                <w:noWrap/>
                <w:vAlign w:val="center"/>
                <w:hideMark/>
              </w:tcPr>
            </w:tcPrChange>
          </w:tcPr>
          <w:p w14:paraId="295B8458" w14:textId="77777777" w:rsidR="004D28C1" w:rsidRPr="003C02FF" w:rsidRDefault="004D28C1" w:rsidP="004D28C1">
            <w:pPr>
              <w:jc w:val="center"/>
              <w:rPr>
                <w:ins w:id="7625" w:author="James Vu" w:date="2024-04-19T00:01:00Z"/>
                <w:b/>
                <w:bCs/>
                <w:color w:val="000000"/>
                <w:rPrChange w:id="7626" w:author="James Vu" w:date="2024-04-19T00:19:00Z">
                  <w:rPr>
                    <w:ins w:id="7627" w:author="James Vu" w:date="2024-04-19T00:01:00Z"/>
                    <w:b/>
                    <w:bCs/>
                    <w:color w:val="000000"/>
                    <w:sz w:val="28"/>
                    <w:szCs w:val="28"/>
                  </w:rPr>
                </w:rPrChange>
              </w:rPr>
            </w:pPr>
            <w:ins w:id="7628" w:author="James Vu" w:date="2024-04-19T00:01:00Z">
              <w:r w:rsidRPr="003C02FF">
                <w:rPr>
                  <w:b/>
                  <w:bCs/>
                  <w:color w:val="000000"/>
                  <w:rPrChange w:id="7629" w:author="James Vu" w:date="2024-04-19T00:19:00Z">
                    <w:rPr>
                      <w:b/>
                      <w:bCs/>
                      <w:color w:val="000000"/>
                      <w:sz w:val="28"/>
                      <w:szCs w:val="28"/>
                    </w:rPr>
                  </w:rPrChange>
                </w:rPr>
                <w:t> </w:t>
              </w:r>
            </w:ins>
          </w:p>
        </w:tc>
        <w:tc>
          <w:tcPr>
            <w:tcW w:w="8358" w:type="dxa"/>
            <w:shd w:val="clear" w:color="auto" w:fill="auto"/>
            <w:noWrap/>
            <w:vAlign w:val="center"/>
            <w:hideMark/>
            <w:tcPrChange w:id="7630" w:author="James Vu" w:date="2024-04-19T00:20:00Z">
              <w:tcPr>
                <w:tcW w:w="8358" w:type="dxa"/>
                <w:shd w:val="clear" w:color="auto" w:fill="auto"/>
                <w:noWrap/>
                <w:vAlign w:val="center"/>
                <w:hideMark/>
              </w:tcPr>
            </w:tcPrChange>
          </w:tcPr>
          <w:p w14:paraId="36F0EDB3" w14:textId="77777777" w:rsidR="004D28C1" w:rsidRPr="003C02FF" w:rsidRDefault="004D28C1" w:rsidP="004D28C1">
            <w:pPr>
              <w:rPr>
                <w:ins w:id="7631" w:author="James Vu" w:date="2024-04-19T00:01:00Z"/>
                <w:rPrChange w:id="7632" w:author="James Vu" w:date="2024-04-19T00:19:00Z">
                  <w:rPr>
                    <w:ins w:id="7633" w:author="James Vu" w:date="2024-04-19T00:01:00Z"/>
                    <w:sz w:val="28"/>
                    <w:szCs w:val="28"/>
                  </w:rPr>
                </w:rPrChange>
              </w:rPr>
            </w:pPr>
            <w:ins w:id="7634" w:author="James Vu" w:date="2024-04-19T00:01:00Z">
              <w:r w:rsidRPr="003C02FF">
                <w:rPr>
                  <w:rPrChange w:id="7635" w:author="James Vu" w:date="2024-04-19T00:19:00Z">
                    <w:rPr>
                      <w:sz w:val="28"/>
                      <w:szCs w:val="28"/>
                    </w:rPr>
                  </w:rPrChange>
                </w:rPr>
                <w:t>Tích hợp dữ liệu kiểm soát chất lượng nước trong khu vực quy định.</w:t>
              </w:r>
            </w:ins>
          </w:p>
        </w:tc>
      </w:tr>
      <w:tr w:rsidR="003C02FF" w:rsidRPr="003C02FF" w14:paraId="697CED5C" w14:textId="77777777" w:rsidTr="003C02FF">
        <w:trPr>
          <w:trHeight w:val="360"/>
          <w:ins w:id="7636" w:author="James Vu" w:date="2024-04-19T00:01:00Z"/>
          <w:trPrChange w:id="7637" w:author="James Vu" w:date="2024-04-19T00:20:00Z">
            <w:trPr>
              <w:trHeight w:val="360"/>
            </w:trPr>
          </w:trPrChange>
        </w:trPr>
        <w:tc>
          <w:tcPr>
            <w:tcW w:w="704" w:type="dxa"/>
            <w:shd w:val="clear" w:color="auto" w:fill="auto"/>
            <w:noWrap/>
            <w:vAlign w:val="center"/>
            <w:hideMark/>
            <w:tcPrChange w:id="7638" w:author="James Vu" w:date="2024-04-19T00:20:00Z">
              <w:tcPr>
                <w:tcW w:w="704" w:type="dxa"/>
                <w:shd w:val="clear" w:color="auto" w:fill="auto"/>
                <w:noWrap/>
                <w:vAlign w:val="center"/>
                <w:hideMark/>
              </w:tcPr>
            </w:tcPrChange>
          </w:tcPr>
          <w:p w14:paraId="2FBBB8E9" w14:textId="77777777" w:rsidR="004D28C1" w:rsidRPr="003C02FF" w:rsidRDefault="004D28C1" w:rsidP="004D28C1">
            <w:pPr>
              <w:jc w:val="center"/>
              <w:rPr>
                <w:ins w:id="7639" w:author="James Vu" w:date="2024-04-19T00:01:00Z"/>
                <w:b/>
                <w:bCs/>
                <w:color w:val="000000"/>
                <w:rPrChange w:id="7640" w:author="James Vu" w:date="2024-04-19T00:19:00Z">
                  <w:rPr>
                    <w:ins w:id="7641" w:author="James Vu" w:date="2024-04-19T00:01:00Z"/>
                    <w:b/>
                    <w:bCs/>
                    <w:color w:val="000000"/>
                    <w:sz w:val="28"/>
                    <w:szCs w:val="28"/>
                  </w:rPr>
                </w:rPrChange>
              </w:rPr>
            </w:pPr>
            <w:ins w:id="7642" w:author="James Vu" w:date="2024-04-19T00:01:00Z">
              <w:r w:rsidRPr="003C02FF">
                <w:rPr>
                  <w:b/>
                  <w:bCs/>
                  <w:color w:val="000000"/>
                  <w:rPrChange w:id="7643" w:author="James Vu" w:date="2024-04-19T00:19:00Z">
                    <w:rPr>
                      <w:b/>
                      <w:bCs/>
                      <w:color w:val="000000"/>
                      <w:sz w:val="28"/>
                      <w:szCs w:val="28"/>
                    </w:rPr>
                  </w:rPrChange>
                </w:rPr>
                <w:t> </w:t>
              </w:r>
            </w:ins>
          </w:p>
        </w:tc>
        <w:tc>
          <w:tcPr>
            <w:tcW w:w="8358" w:type="dxa"/>
            <w:shd w:val="clear" w:color="auto" w:fill="auto"/>
            <w:noWrap/>
            <w:vAlign w:val="center"/>
            <w:hideMark/>
            <w:tcPrChange w:id="7644" w:author="James Vu" w:date="2024-04-19T00:20:00Z">
              <w:tcPr>
                <w:tcW w:w="8358" w:type="dxa"/>
                <w:shd w:val="clear" w:color="auto" w:fill="auto"/>
                <w:noWrap/>
                <w:vAlign w:val="center"/>
                <w:hideMark/>
              </w:tcPr>
            </w:tcPrChange>
          </w:tcPr>
          <w:p w14:paraId="4FB18D0C" w14:textId="77777777" w:rsidR="004D28C1" w:rsidRPr="003C02FF" w:rsidRDefault="004D28C1" w:rsidP="004D28C1">
            <w:pPr>
              <w:rPr>
                <w:ins w:id="7645" w:author="James Vu" w:date="2024-04-19T00:01:00Z"/>
                <w:rPrChange w:id="7646" w:author="James Vu" w:date="2024-04-19T00:19:00Z">
                  <w:rPr>
                    <w:ins w:id="7647" w:author="James Vu" w:date="2024-04-19T00:01:00Z"/>
                    <w:sz w:val="28"/>
                    <w:szCs w:val="28"/>
                  </w:rPr>
                </w:rPrChange>
              </w:rPr>
            </w:pPr>
            <w:ins w:id="7648" w:author="James Vu" w:date="2024-04-19T00:01:00Z">
              <w:r w:rsidRPr="003C02FF">
                <w:rPr>
                  <w:rPrChange w:id="7649" w:author="James Vu" w:date="2024-04-19T00:19:00Z">
                    <w:rPr>
                      <w:sz w:val="28"/>
                      <w:szCs w:val="28"/>
                    </w:rPr>
                  </w:rPrChange>
                </w:rPr>
                <w:t>Đánh giá và báo cáo về chất lượng sản phẩm trong chu trình sau thu hoạch.</w:t>
              </w:r>
            </w:ins>
          </w:p>
        </w:tc>
      </w:tr>
      <w:tr w:rsidR="003C02FF" w:rsidRPr="003C02FF" w14:paraId="3E5DA5EB" w14:textId="77777777" w:rsidTr="003C02FF">
        <w:trPr>
          <w:trHeight w:val="360"/>
          <w:ins w:id="7650" w:author="James Vu" w:date="2024-04-19T00:01:00Z"/>
          <w:trPrChange w:id="7651" w:author="James Vu" w:date="2024-04-19T00:20:00Z">
            <w:trPr>
              <w:trHeight w:val="360"/>
            </w:trPr>
          </w:trPrChange>
        </w:trPr>
        <w:tc>
          <w:tcPr>
            <w:tcW w:w="704" w:type="dxa"/>
            <w:shd w:val="clear" w:color="auto" w:fill="auto"/>
            <w:noWrap/>
            <w:vAlign w:val="center"/>
            <w:hideMark/>
            <w:tcPrChange w:id="7652" w:author="James Vu" w:date="2024-04-19T00:20:00Z">
              <w:tcPr>
                <w:tcW w:w="704" w:type="dxa"/>
                <w:shd w:val="clear" w:color="auto" w:fill="auto"/>
                <w:noWrap/>
                <w:vAlign w:val="center"/>
                <w:hideMark/>
              </w:tcPr>
            </w:tcPrChange>
          </w:tcPr>
          <w:p w14:paraId="78AAC0C1" w14:textId="77777777" w:rsidR="004D28C1" w:rsidRPr="003C02FF" w:rsidRDefault="004D28C1" w:rsidP="004D28C1">
            <w:pPr>
              <w:jc w:val="center"/>
              <w:rPr>
                <w:ins w:id="7653" w:author="James Vu" w:date="2024-04-19T00:01:00Z"/>
                <w:b/>
                <w:bCs/>
                <w:color w:val="000000"/>
                <w:rPrChange w:id="7654" w:author="James Vu" w:date="2024-04-19T00:19:00Z">
                  <w:rPr>
                    <w:ins w:id="7655" w:author="James Vu" w:date="2024-04-19T00:01:00Z"/>
                    <w:b/>
                    <w:bCs/>
                    <w:color w:val="000000"/>
                    <w:sz w:val="28"/>
                    <w:szCs w:val="28"/>
                  </w:rPr>
                </w:rPrChange>
              </w:rPr>
            </w:pPr>
            <w:ins w:id="7656" w:author="James Vu" w:date="2024-04-19T00:01:00Z">
              <w:r w:rsidRPr="003C02FF">
                <w:rPr>
                  <w:b/>
                  <w:bCs/>
                  <w:color w:val="000000"/>
                  <w:rPrChange w:id="7657" w:author="James Vu" w:date="2024-04-19T00:19:00Z">
                    <w:rPr>
                      <w:b/>
                      <w:bCs/>
                      <w:color w:val="000000"/>
                      <w:sz w:val="28"/>
                      <w:szCs w:val="28"/>
                    </w:rPr>
                  </w:rPrChange>
                </w:rPr>
                <w:t> </w:t>
              </w:r>
            </w:ins>
          </w:p>
        </w:tc>
        <w:tc>
          <w:tcPr>
            <w:tcW w:w="8358" w:type="dxa"/>
            <w:shd w:val="clear" w:color="auto" w:fill="auto"/>
            <w:noWrap/>
            <w:vAlign w:val="center"/>
            <w:hideMark/>
            <w:tcPrChange w:id="7658" w:author="James Vu" w:date="2024-04-19T00:20:00Z">
              <w:tcPr>
                <w:tcW w:w="8358" w:type="dxa"/>
                <w:shd w:val="clear" w:color="auto" w:fill="auto"/>
                <w:noWrap/>
                <w:vAlign w:val="center"/>
                <w:hideMark/>
              </w:tcPr>
            </w:tcPrChange>
          </w:tcPr>
          <w:p w14:paraId="49B1A040" w14:textId="77777777" w:rsidR="004D28C1" w:rsidRPr="003C02FF" w:rsidRDefault="004D28C1" w:rsidP="004D28C1">
            <w:pPr>
              <w:rPr>
                <w:ins w:id="7659" w:author="James Vu" w:date="2024-04-19T00:01:00Z"/>
                <w:rPrChange w:id="7660" w:author="James Vu" w:date="2024-04-19T00:19:00Z">
                  <w:rPr>
                    <w:ins w:id="7661" w:author="James Vu" w:date="2024-04-19T00:01:00Z"/>
                    <w:sz w:val="28"/>
                    <w:szCs w:val="28"/>
                  </w:rPr>
                </w:rPrChange>
              </w:rPr>
            </w:pPr>
            <w:ins w:id="7662" w:author="James Vu" w:date="2024-04-19T00:01:00Z">
              <w:r w:rsidRPr="003C02FF">
                <w:rPr>
                  <w:rPrChange w:id="7663" w:author="James Vu" w:date="2024-04-19T00:19:00Z">
                    <w:rPr>
                      <w:sz w:val="28"/>
                      <w:szCs w:val="28"/>
                    </w:rPr>
                  </w:rPrChange>
                </w:rPr>
                <w:t>Quản lý và cập nhật thông tin liên quan đến các tiêu chuẩn an toàn thực phẩm cụ thể cho sản phẩm nhuyễn thể.</w:t>
              </w:r>
            </w:ins>
          </w:p>
        </w:tc>
      </w:tr>
      <w:tr w:rsidR="003C02FF" w:rsidRPr="003C02FF" w14:paraId="662F216B" w14:textId="77777777" w:rsidTr="003C02FF">
        <w:trPr>
          <w:trHeight w:val="360"/>
          <w:ins w:id="7664" w:author="James Vu" w:date="2024-04-19T00:01:00Z"/>
          <w:trPrChange w:id="7665" w:author="James Vu" w:date="2024-04-19T00:20:00Z">
            <w:trPr>
              <w:trHeight w:val="360"/>
            </w:trPr>
          </w:trPrChange>
        </w:trPr>
        <w:tc>
          <w:tcPr>
            <w:tcW w:w="704" w:type="dxa"/>
            <w:shd w:val="clear" w:color="auto" w:fill="auto"/>
            <w:noWrap/>
            <w:vAlign w:val="center"/>
            <w:hideMark/>
            <w:tcPrChange w:id="7666" w:author="James Vu" w:date="2024-04-19T00:20:00Z">
              <w:tcPr>
                <w:tcW w:w="704" w:type="dxa"/>
                <w:shd w:val="clear" w:color="auto" w:fill="auto"/>
                <w:noWrap/>
                <w:vAlign w:val="center"/>
                <w:hideMark/>
              </w:tcPr>
            </w:tcPrChange>
          </w:tcPr>
          <w:p w14:paraId="29B30D14" w14:textId="77777777" w:rsidR="004D28C1" w:rsidRPr="003C02FF" w:rsidRDefault="004D28C1" w:rsidP="004D28C1">
            <w:pPr>
              <w:jc w:val="center"/>
              <w:rPr>
                <w:ins w:id="7667" w:author="James Vu" w:date="2024-04-19T00:01:00Z"/>
                <w:b/>
                <w:bCs/>
                <w:color w:val="000000"/>
                <w:rPrChange w:id="7668" w:author="James Vu" w:date="2024-04-19T00:19:00Z">
                  <w:rPr>
                    <w:ins w:id="7669" w:author="James Vu" w:date="2024-04-19T00:01:00Z"/>
                    <w:b/>
                    <w:bCs/>
                    <w:color w:val="000000"/>
                    <w:sz w:val="28"/>
                    <w:szCs w:val="28"/>
                  </w:rPr>
                </w:rPrChange>
              </w:rPr>
            </w:pPr>
            <w:ins w:id="7670" w:author="James Vu" w:date="2024-04-19T00:01:00Z">
              <w:r w:rsidRPr="003C02FF">
                <w:rPr>
                  <w:b/>
                  <w:bCs/>
                  <w:color w:val="000000"/>
                  <w:rPrChange w:id="7671" w:author="James Vu" w:date="2024-04-19T00:19:00Z">
                    <w:rPr>
                      <w:b/>
                      <w:bCs/>
                      <w:color w:val="000000"/>
                      <w:sz w:val="28"/>
                      <w:szCs w:val="28"/>
                    </w:rPr>
                  </w:rPrChange>
                </w:rPr>
                <w:t>7</w:t>
              </w:r>
            </w:ins>
          </w:p>
        </w:tc>
        <w:tc>
          <w:tcPr>
            <w:tcW w:w="8358" w:type="dxa"/>
            <w:shd w:val="clear" w:color="auto" w:fill="auto"/>
            <w:noWrap/>
            <w:vAlign w:val="center"/>
            <w:hideMark/>
            <w:tcPrChange w:id="7672" w:author="James Vu" w:date="2024-04-19T00:20:00Z">
              <w:tcPr>
                <w:tcW w:w="8358" w:type="dxa"/>
                <w:shd w:val="clear" w:color="auto" w:fill="auto"/>
                <w:noWrap/>
                <w:vAlign w:val="center"/>
                <w:hideMark/>
              </w:tcPr>
            </w:tcPrChange>
          </w:tcPr>
          <w:p w14:paraId="55097089" w14:textId="77777777" w:rsidR="004D28C1" w:rsidRPr="003C02FF" w:rsidRDefault="004D28C1" w:rsidP="004D28C1">
            <w:pPr>
              <w:rPr>
                <w:ins w:id="7673" w:author="James Vu" w:date="2024-04-19T00:01:00Z"/>
                <w:b/>
                <w:bCs/>
                <w:rPrChange w:id="7674" w:author="James Vu" w:date="2024-04-19T00:19:00Z">
                  <w:rPr>
                    <w:ins w:id="7675" w:author="James Vu" w:date="2024-04-19T00:01:00Z"/>
                    <w:b/>
                    <w:bCs/>
                    <w:sz w:val="28"/>
                    <w:szCs w:val="28"/>
                  </w:rPr>
                </w:rPrChange>
              </w:rPr>
            </w:pPr>
            <w:ins w:id="7676" w:author="James Vu" w:date="2024-04-19T00:01:00Z">
              <w:r w:rsidRPr="003C02FF">
                <w:rPr>
                  <w:b/>
                  <w:bCs/>
                  <w:rPrChange w:id="7677" w:author="James Vu" w:date="2024-04-19T00:19:00Z">
                    <w:rPr>
                      <w:b/>
                      <w:bCs/>
                      <w:sz w:val="28"/>
                      <w:szCs w:val="28"/>
                    </w:rPr>
                  </w:rPrChange>
                </w:rPr>
                <w:t>Kiến Thức ATTP</w:t>
              </w:r>
            </w:ins>
          </w:p>
        </w:tc>
      </w:tr>
      <w:tr w:rsidR="003C02FF" w:rsidRPr="003C02FF" w14:paraId="26548E6F" w14:textId="77777777" w:rsidTr="003C02FF">
        <w:trPr>
          <w:trHeight w:val="360"/>
          <w:ins w:id="7678" w:author="James Vu" w:date="2024-04-19T00:01:00Z"/>
          <w:trPrChange w:id="7679" w:author="James Vu" w:date="2024-04-19T00:20:00Z">
            <w:trPr>
              <w:trHeight w:val="360"/>
            </w:trPr>
          </w:trPrChange>
        </w:trPr>
        <w:tc>
          <w:tcPr>
            <w:tcW w:w="704" w:type="dxa"/>
            <w:shd w:val="clear" w:color="auto" w:fill="auto"/>
            <w:noWrap/>
            <w:vAlign w:val="center"/>
            <w:hideMark/>
            <w:tcPrChange w:id="7680" w:author="James Vu" w:date="2024-04-19T00:20:00Z">
              <w:tcPr>
                <w:tcW w:w="704" w:type="dxa"/>
                <w:shd w:val="clear" w:color="auto" w:fill="auto"/>
                <w:noWrap/>
                <w:vAlign w:val="center"/>
                <w:hideMark/>
              </w:tcPr>
            </w:tcPrChange>
          </w:tcPr>
          <w:p w14:paraId="3921E40F" w14:textId="77777777" w:rsidR="004D28C1" w:rsidRPr="003C02FF" w:rsidRDefault="004D28C1" w:rsidP="004D28C1">
            <w:pPr>
              <w:jc w:val="center"/>
              <w:rPr>
                <w:ins w:id="7681" w:author="James Vu" w:date="2024-04-19T00:01:00Z"/>
                <w:b/>
                <w:bCs/>
                <w:color w:val="000000"/>
                <w:rPrChange w:id="7682" w:author="James Vu" w:date="2024-04-19T00:19:00Z">
                  <w:rPr>
                    <w:ins w:id="7683" w:author="James Vu" w:date="2024-04-19T00:01:00Z"/>
                    <w:b/>
                    <w:bCs/>
                    <w:color w:val="000000"/>
                    <w:sz w:val="28"/>
                    <w:szCs w:val="28"/>
                  </w:rPr>
                </w:rPrChange>
              </w:rPr>
            </w:pPr>
            <w:ins w:id="7684" w:author="James Vu" w:date="2024-04-19T00:01:00Z">
              <w:r w:rsidRPr="003C02FF">
                <w:rPr>
                  <w:b/>
                  <w:bCs/>
                  <w:color w:val="000000"/>
                  <w:rPrChange w:id="7685" w:author="James Vu" w:date="2024-04-19T00:19:00Z">
                    <w:rPr>
                      <w:b/>
                      <w:bCs/>
                      <w:color w:val="000000"/>
                      <w:sz w:val="28"/>
                      <w:szCs w:val="28"/>
                    </w:rPr>
                  </w:rPrChange>
                </w:rPr>
                <w:lastRenderedPageBreak/>
                <w:t> </w:t>
              </w:r>
            </w:ins>
          </w:p>
        </w:tc>
        <w:tc>
          <w:tcPr>
            <w:tcW w:w="8358" w:type="dxa"/>
            <w:shd w:val="clear" w:color="auto" w:fill="auto"/>
            <w:noWrap/>
            <w:vAlign w:val="center"/>
            <w:hideMark/>
            <w:tcPrChange w:id="7686" w:author="James Vu" w:date="2024-04-19T00:20:00Z">
              <w:tcPr>
                <w:tcW w:w="8358" w:type="dxa"/>
                <w:shd w:val="clear" w:color="auto" w:fill="auto"/>
                <w:noWrap/>
                <w:vAlign w:val="center"/>
                <w:hideMark/>
              </w:tcPr>
            </w:tcPrChange>
          </w:tcPr>
          <w:p w14:paraId="6436D349" w14:textId="77777777" w:rsidR="004D28C1" w:rsidRPr="003C02FF" w:rsidRDefault="004D28C1" w:rsidP="004D28C1">
            <w:pPr>
              <w:rPr>
                <w:ins w:id="7687" w:author="James Vu" w:date="2024-04-19T00:01:00Z"/>
                <w:rPrChange w:id="7688" w:author="James Vu" w:date="2024-04-19T00:19:00Z">
                  <w:rPr>
                    <w:ins w:id="7689" w:author="James Vu" w:date="2024-04-19T00:01:00Z"/>
                    <w:sz w:val="28"/>
                    <w:szCs w:val="28"/>
                  </w:rPr>
                </w:rPrChange>
              </w:rPr>
            </w:pPr>
            <w:ins w:id="7690" w:author="James Vu" w:date="2024-04-19T00:01:00Z">
              <w:r w:rsidRPr="003C02FF">
                <w:rPr>
                  <w:rPrChange w:id="7691" w:author="James Vu" w:date="2024-04-19T00:19:00Z">
                    <w:rPr>
                      <w:sz w:val="28"/>
                      <w:szCs w:val="28"/>
                    </w:rPr>
                  </w:rPrChange>
                </w:rPr>
                <w:t>Cung cấp tài liệu đào tạo và hướng dẫn về an toàn thực phẩm cho doanh nghiệp và người tiêu dùng.</w:t>
              </w:r>
            </w:ins>
          </w:p>
        </w:tc>
      </w:tr>
      <w:tr w:rsidR="003C02FF" w:rsidRPr="003C02FF" w14:paraId="4CE0E112" w14:textId="77777777" w:rsidTr="003C02FF">
        <w:trPr>
          <w:trHeight w:val="360"/>
          <w:ins w:id="7692" w:author="James Vu" w:date="2024-04-19T00:01:00Z"/>
          <w:trPrChange w:id="7693" w:author="James Vu" w:date="2024-04-19T00:20:00Z">
            <w:trPr>
              <w:trHeight w:val="360"/>
            </w:trPr>
          </w:trPrChange>
        </w:trPr>
        <w:tc>
          <w:tcPr>
            <w:tcW w:w="704" w:type="dxa"/>
            <w:shd w:val="clear" w:color="auto" w:fill="auto"/>
            <w:noWrap/>
            <w:vAlign w:val="center"/>
            <w:hideMark/>
            <w:tcPrChange w:id="7694" w:author="James Vu" w:date="2024-04-19T00:20:00Z">
              <w:tcPr>
                <w:tcW w:w="704" w:type="dxa"/>
                <w:shd w:val="clear" w:color="auto" w:fill="auto"/>
                <w:noWrap/>
                <w:vAlign w:val="center"/>
                <w:hideMark/>
              </w:tcPr>
            </w:tcPrChange>
          </w:tcPr>
          <w:p w14:paraId="14E8F5EB" w14:textId="77777777" w:rsidR="004D28C1" w:rsidRPr="003C02FF" w:rsidRDefault="004D28C1" w:rsidP="004D28C1">
            <w:pPr>
              <w:jc w:val="center"/>
              <w:rPr>
                <w:ins w:id="7695" w:author="James Vu" w:date="2024-04-19T00:01:00Z"/>
                <w:b/>
                <w:bCs/>
                <w:color w:val="000000"/>
                <w:rPrChange w:id="7696" w:author="James Vu" w:date="2024-04-19T00:19:00Z">
                  <w:rPr>
                    <w:ins w:id="7697" w:author="James Vu" w:date="2024-04-19T00:01:00Z"/>
                    <w:b/>
                    <w:bCs/>
                    <w:color w:val="000000"/>
                    <w:sz w:val="28"/>
                    <w:szCs w:val="28"/>
                  </w:rPr>
                </w:rPrChange>
              </w:rPr>
            </w:pPr>
            <w:ins w:id="7698" w:author="James Vu" w:date="2024-04-19T00:01:00Z">
              <w:r w:rsidRPr="003C02FF">
                <w:rPr>
                  <w:b/>
                  <w:bCs/>
                  <w:color w:val="000000"/>
                  <w:rPrChange w:id="7699" w:author="James Vu" w:date="2024-04-19T00:19:00Z">
                    <w:rPr>
                      <w:b/>
                      <w:bCs/>
                      <w:color w:val="000000"/>
                      <w:sz w:val="28"/>
                      <w:szCs w:val="28"/>
                    </w:rPr>
                  </w:rPrChange>
                </w:rPr>
                <w:t> </w:t>
              </w:r>
            </w:ins>
          </w:p>
        </w:tc>
        <w:tc>
          <w:tcPr>
            <w:tcW w:w="8358" w:type="dxa"/>
            <w:shd w:val="clear" w:color="auto" w:fill="auto"/>
            <w:noWrap/>
            <w:vAlign w:val="center"/>
            <w:hideMark/>
            <w:tcPrChange w:id="7700" w:author="James Vu" w:date="2024-04-19T00:20:00Z">
              <w:tcPr>
                <w:tcW w:w="8358" w:type="dxa"/>
                <w:shd w:val="clear" w:color="auto" w:fill="auto"/>
                <w:noWrap/>
                <w:vAlign w:val="center"/>
                <w:hideMark/>
              </w:tcPr>
            </w:tcPrChange>
          </w:tcPr>
          <w:p w14:paraId="482EF7AF" w14:textId="77777777" w:rsidR="004D28C1" w:rsidRPr="003C02FF" w:rsidRDefault="004D28C1" w:rsidP="004D28C1">
            <w:pPr>
              <w:rPr>
                <w:ins w:id="7701" w:author="James Vu" w:date="2024-04-19T00:01:00Z"/>
                <w:rPrChange w:id="7702" w:author="James Vu" w:date="2024-04-19T00:19:00Z">
                  <w:rPr>
                    <w:ins w:id="7703" w:author="James Vu" w:date="2024-04-19T00:01:00Z"/>
                    <w:sz w:val="28"/>
                    <w:szCs w:val="28"/>
                  </w:rPr>
                </w:rPrChange>
              </w:rPr>
            </w:pPr>
            <w:ins w:id="7704" w:author="James Vu" w:date="2024-04-19T00:01:00Z">
              <w:r w:rsidRPr="003C02FF">
                <w:rPr>
                  <w:rPrChange w:id="7705" w:author="James Vu" w:date="2024-04-19T00:19:00Z">
                    <w:rPr>
                      <w:sz w:val="28"/>
                      <w:szCs w:val="28"/>
                    </w:rPr>
                  </w:rPrChange>
                </w:rPr>
                <w:t>Cung cấp các công cụ kiểm tra kiến thức và đánh giá</w:t>
              </w:r>
            </w:ins>
          </w:p>
        </w:tc>
      </w:tr>
      <w:tr w:rsidR="003C02FF" w:rsidRPr="003C02FF" w14:paraId="466C1629" w14:textId="77777777" w:rsidTr="003C02FF">
        <w:trPr>
          <w:trHeight w:val="360"/>
          <w:ins w:id="7706" w:author="James Vu" w:date="2024-04-19T00:01:00Z"/>
          <w:trPrChange w:id="7707" w:author="James Vu" w:date="2024-04-19T00:20:00Z">
            <w:trPr>
              <w:trHeight w:val="360"/>
            </w:trPr>
          </w:trPrChange>
        </w:trPr>
        <w:tc>
          <w:tcPr>
            <w:tcW w:w="704" w:type="dxa"/>
            <w:shd w:val="clear" w:color="auto" w:fill="auto"/>
            <w:noWrap/>
            <w:vAlign w:val="center"/>
            <w:hideMark/>
            <w:tcPrChange w:id="7708" w:author="James Vu" w:date="2024-04-19T00:20:00Z">
              <w:tcPr>
                <w:tcW w:w="704" w:type="dxa"/>
                <w:shd w:val="clear" w:color="auto" w:fill="auto"/>
                <w:noWrap/>
                <w:vAlign w:val="center"/>
                <w:hideMark/>
              </w:tcPr>
            </w:tcPrChange>
          </w:tcPr>
          <w:p w14:paraId="6A2749FA" w14:textId="77777777" w:rsidR="004D28C1" w:rsidRPr="003C02FF" w:rsidRDefault="004D28C1" w:rsidP="004D28C1">
            <w:pPr>
              <w:jc w:val="center"/>
              <w:rPr>
                <w:ins w:id="7709" w:author="James Vu" w:date="2024-04-19T00:01:00Z"/>
                <w:b/>
                <w:bCs/>
                <w:color w:val="000000"/>
                <w:rPrChange w:id="7710" w:author="James Vu" w:date="2024-04-19T00:19:00Z">
                  <w:rPr>
                    <w:ins w:id="7711" w:author="James Vu" w:date="2024-04-19T00:01:00Z"/>
                    <w:b/>
                    <w:bCs/>
                    <w:color w:val="000000"/>
                    <w:sz w:val="28"/>
                    <w:szCs w:val="28"/>
                  </w:rPr>
                </w:rPrChange>
              </w:rPr>
            </w:pPr>
            <w:ins w:id="7712" w:author="James Vu" w:date="2024-04-19T00:01:00Z">
              <w:r w:rsidRPr="003C02FF">
                <w:rPr>
                  <w:b/>
                  <w:bCs/>
                  <w:color w:val="000000"/>
                  <w:rPrChange w:id="7713" w:author="James Vu" w:date="2024-04-19T00:19:00Z">
                    <w:rPr>
                      <w:b/>
                      <w:bCs/>
                      <w:color w:val="000000"/>
                      <w:sz w:val="28"/>
                      <w:szCs w:val="28"/>
                    </w:rPr>
                  </w:rPrChange>
                </w:rPr>
                <w:t>8</w:t>
              </w:r>
            </w:ins>
          </w:p>
        </w:tc>
        <w:tc>
          <w:tcPr>
            <w:tcW w:w="8358" w:type="dxa"/>
            <w:shd w:val="clear" w:color="auto" w:fill="auto"/>
            <w:noWrap/>
            <w:vAlign w:val="center"/>
            <w:hideMark/>
            <w:tcPrChange w:id="7714" w:author="James Vu" w:date="2024-04-19T00:20:00Z">
              <w:tcPr>
                <w:tcW w:w="8358" w:type="dxa"/>
                <w:shd w:val="clear" w:color="auto" w:fill="auto"/>
                <w:noWrap/>
                <w:vAlign w:val="center"/>
                <w:hideMark/>
              </w:tcPr>
            </w:tcPrChange>
          </w:tcPr>
          <w:p w14:paraId="004DDEE1" w14:textId="77777777" w:rsidR="004D28C1" w:rsidRPr="003C02FF" w:rsidRDefault="004D28C1" w:rsidP="004D28C1">
            <w:pPr>
              <w:rPr>
                <w:ins w:id="7715" w:author="James Vu" w:date="2024-04-19T00:01:00Z"/>
                <w:b/>
                <w:bCs/>
                <w:rPrChange w:id="7716" w:author="James Vu" w:date="2024-04-19T00:19:00Z">
                  <w:rPr>
                    <w:ins w:id="7717" w:author="James Vu" w:date="2024-04-19T00:01:00Z"/>
                    <w:b/>
                    <w:bCs/>
                    <w:sz w:val="28"/>
                    <w:szCs w:val="28"/>
                  </w:rPr>
                </w:rPrChange>
              </w:rPr>
            </w:pPr>
            <w:ins w:id="7718" w:author="James Vu" w:date="2024-04-19T00:01:00Z">
              <w:r w:rsidRPr="003C02FF">
                <w:rPr>
                  <w:b/>
                  <w:bCs/>
                  <w:rPrChange w:id="7719" w:author="James Vu" w:date="2024-04-19T00:19:00Z">
                    <w:rPr>
                      <w:b/>
                      <w:bCs/>
                      <w:sz w:val="28"/>
                      <w:szCs w:val="28"/>
                    </w:rPr>
                  </w:rPrChange>
                </w:rPr>
                <w:t>Hệ thống Báo cáo và Tổng hợp</w:t>
              </w:r>
            </w:ins>
          </w:p>
        </w:tc>
      </w:tr>
      <w:tr w:rsidR="003C02FF" w:rsidRPr="003C02FF" w14:paraId="43E61E3A" w14:textId="77777777" w:rsidTr="003C02FF">
        <w:trPr>
          <w:trHeight w:val="360"/>
          <w:ins w:id="7720" w:author="James Vu" w:date="2024-04-19T00:01:00Z"/>
          <w:trPrChange w:id="7721" w:author="James Vu" w:date="2024-04-19T00:20:00Z">
            <w:trPr>
              <w:trHeight w:val="360"/>
            </w:trPr>
          </w:trPrChange>
        </w:trPr>
        <w:tc>
          <w:tcPr>
            <w:tcW w:w="704" w:type="dxa"/>
            <w:shd w:val="clear" w:color="auto" w:fill="auto"/>
            <w:noWrap/>
            <w:vAlign w:val="center"/>
            <w:hideMark/>
            <w:tcPrChange w:id="7722" w:author="James Vu" w:date="2024-04-19T00:20:00Z">
              <w:tcPr>
                <w:tcW w:w="704" w:type="dxa"/>
                <w:shd w:val="clear" w:color="auto" w:fill="auto"/>
                <w:noWrap/>
                <w:vAlign w:val="center"/>
                <w:hideMark/>
              </w:tcPr>
            </w:tcPrChange>
          </w:tcPr>
          <w:p w14:paraId="3B9AF41E" w14:textId="77777777" w:rsidR="004D28C1" w:rsidRPr="003C02FF" w:rsidRDefault="004D28C1" w:rsidP="004D28C1">
            <w:pPr>
              <w:jc w:val="center"/>
              <w:rPr>
                <w:ins w:id="7723" w:author="James Vu" w:date="2024-04-19T00:01:00Z"/>
                <w:b/>
                <w:bCs/>
                <w:color w:val="000000"/>
                <w:rPrChange w:id="7724" w:author="James Vu" w:date="2024-04-19T00:19:00Z">
                  <w:rPr>
                    <w:ins w:id="7725" w:author="James Vu" w:date="2024-04-19T00:01:00Z"/>
                    <w:b/>
                    <w:bCs/>
                    <w:color w:val="000000"/>
                    <w:sz w:val="28"/>
                    <w:szCs w:val="28"/>
                  </w:rPr>
                </w:rPrChange>
              </w:rPr>
            </w:pPr>
            <w:ins w:id="7726" w:author="James Vu" w:date="2024-04-19T00:01:00Z">
              <w:r w:rsidRPr="003C02FF">
                <w:rPr>
                  <w:b/>
                  <w:bCs/>
                  <w:color w:val="000000"/>
                  <w:rPrChange w:id="7727" w:author="James Vu" w:date="2024-04-19T00:19:00Z">
                    <w:rPr>
                      <w:b/>
                      <w:bCs/>
                      <w:color w:val="000000"/>
                      <w:sz w:val="28"/>
                      <w:szCs w:val="28"/>
                    </w:rPr>
                  </w:rPrChange>
                </w:rPr>
                <w:t> </w:t>
              </w:r>
            </w:ins>
          </w:p>
        </w:tc>
        <w:tc>
          <w:tcPr>
            <w:tcW w:w="8358" w:type="dxa"/>
            <w:shd w:val="clear" w:color="auto" w:fill="auto"/>
            <w:noWrap/>
            <w:vAlign w:val="center"/>
            <w:hideMark/>
            <w:tcPrChange w:id="7728" w:author="James Vu" w:date="2024-04-19T00:20:00Z">
              <w:tcPr>
                <w:tcW w:w="8358" w:type="dxa"/>
                <w:shd w:val="clear" w:color="auto" w:fill="auto"/>
                <w:noWrap/>
                <w:vAlign w:val="center"/>
                <w:hideMark/>
              </w:tcPr>
            </w:tcPrChange>
          </w:tcPr>
          <w:p w14:paraId="4294073A" w14:textId="77777777" w:rsidR="004D28C1" w:rsidRPr="003C02FF" w:rsidRDefault="004D28C1" w:rsidP="004D28C1">
            <w:pPr>
              <w:rPr>
                <w:ins w:id="7729" w:author="James Vu" w:date="2024-04-19T00:01:00Z"/>
                <w:rPrChange w:id="7730" w:author="James Vu" w:date="2024-04-19T00:19:00Z">
                  <w:rPr>
                    <w:ins w:id="7731" w:author="James Vu" w:date="2024-04-19T00:01:00Z"/>
                    <w:sz w:val="28"/>
                    <w:szCs w:val="28"/>
                  </w:rPr>
                </w:rPrChange>
              </w:rPr>
            </w:pPr>
            <w:ins w:id="7732" w:author="James Vu" w:date="2024-04-19T00:01:00Z">
              <w:r w:rsidRPr="003C02FF">
                <w:rPr>
                  <w:rPrChange w:id="7733" w:author="James Vu" w:date="2024-04-19T00:19:00Z">
                    <w:rPr>
                      <w:sz w:val="28"/>
                      <w:szCs w:val="28"/>
                    </w:rPr>
                  </w:rPrChange>
                </w:rPr>
                <w:t>Phát triển các công cụ để tổng hợp dữ liệu từ các hoạt động kiểm soát và giám sát khác nhau.</w:t>
              </w:r>
            </w:ins>
          </w:p>
        </w:tc>
      </w:tr>
      <w:tr w:rsidR="003C02FF" w:rsidRPr="003C02FF" w14:paraId="53EB77A8" w14:textId="77777777" w:rsidTr="003C02FF">
        <w:trPr>
          <w:trHeight w:val="360"/>
          <w:ins w:id="7734" w:author="James Vu" w:date="2024-04-19T00:01:00Z"/>
          <w:trPrChange w:id="7735" w:author="James Vu" w:date="2024-04-19T00:20:00Z">
            <w:trPr>
              <w:trHeight w:val="360"/>
            </w:trPr>
          </w:trPrChange>
        </w:trPr>
        <w:tc>
          <w:tcPr>
            <w:tcW w:w="704" w:type="dxa"/>
            <w:shd w:val="clear" w:color="auto" w:fill="auto"/>
            <w:noWrap/>
            <w:vAlign w:val="center"/>
            <w:hideMark/>
            <w:tcPrChange w:id="7736" w:author="James Vu" w:date="2024-04-19T00:20:00Z">
              <w:tcPr>
                <w:tcW w:w="704" w:type="dxa"/>
                <w:shd w:val="clear" w:color="auto" w:fill="auto"/>
                <w:noWrap/>
                <w:vAlign w:val="center"/>
                <w:hideMark/>
              </w:tcPr>
            </w:tcPrChange>
          </w:tcPr>
          <w:p w14:paraId="6E226EF5" w14:textId="77777777" w:rsidR="004D28C1" w:rsidRPr="003C02FF" w:rsidRDefault="004D28C1" w:rsidP="004D28C1">
            <w:pPr>
              <w:jc w:val="center"/>
              <w:rPr>
                <w:ins w:id="7737" w:author="James Vu" w:date="2024-04-19T00:01:00Z"/>
                <w:b/>
                <w:bCs/>
                <w:color w:val="000000"/>
                <w:rPrChange w:id="7738" w:author="James Vu" w:date="2024-04-19T00:19:00Z">
                  <w:rPr>
                    <w:ins w:id="7739" w:author="James Vu" w:date="2024-04-19T00:01:00Z"/>
                    <w:b/>
                    <w:bCs/>
                    <w:color w:val="000000"/>
                    <w:sz w:val="28"/>
                    <w:szCs w:val="28"/>
                  </w:rPr>
                </w:rPrChange>
              </w:rPr>
            </w:pPr>
            <w:ins w:id="7740" w:author="James Vu" w:date="2024-04-19T00:01:00Z">
              <w:r w:rsidRPr="003C02FF">
                <w:rPr>
                  <w:b/>
                  <w:bCs/>
                  <w:color w:val="000000"/>
                  <w:rPrChange w:id="7741" w:author="James Vu" w:date="2024-04-19T00:19:00Z">
                    <w:rPr>
                      <w:b/>
                      <w:bCs/>
                      <w:color w:val="000000"/>
                      <w:sz w:val="28"/>
                      <w:szCs w:val="28"/>
                    </w:rPr>
                  </w:rPrChange>
                </w:rPr>
                <w:t> </w:t>
              </w:r>
            </w:ins>
          </w:p>
        </w:tc>
        <w:tc>
          <w:tcPr>
            <w:tcW w:w="8358" w:type="dxa"/>
            <w:shd w:val="clear" w:color="auto" w:fill="auto"/>
            <w:noWrap/>
            <w:vAlign w:val="center"/>
            <w:hideMark/>
            <w:tcPrChange w:id="7742" w:author="James Vu" w:date="2024-04-19T00:20:00Z">
              <w:tcPr>
                <w:tcW w:w="8358" w:type="dxa"/>
                <w:shd w:val="clear" w:color="auto" w:fill="auto"/>
                <w:noWrap/>
                <w:vAlign w:val="center"/>
                <w:hideMark/>
              </w:tcPr>
            </w:tcPrChange>
          </w:tcPr>
          <w:p w14:paraId="3A07AFAE" w14:textId="77777777" w:rsidR="004D28C1" w:rsidRPr="003C02FF" w:rsidRDefault="004D28C1" w:rsidP="004D28C1">
            <w:pPr>
              <w:rPr>
                <w:ins w:id="7743" w:author="James Vu" w:date="2024-04-19T00:01:00Z"/>
                <w:rPrChange w:id="7744" w:author="James Vu" w:date="2024-04-19T00:19:00Z">
                  <w:rPr>
                    <w:ins w:id="7745" w:author="James Vu" w:date="2024-04-19T00:01:00Z"/>
                    <w:sz w:val="28"/>
                    <w:szCs w:val="28"/>
                  </w:rPr>
                </w:rPrChange>
              </w:rPr>
            </w:pPr>
            <w:ins w:id="7746" w:author="James Vu" w:date="2024-04-19T00:01:00Z">
              <w:r w:rsidRPr="003C02FF">
                <w:rPr>
                  <w:rPrChange w:id="7747" w:author="James Vu" w:date="2024-04-19T00:19:00Z">
                    <w:rPr>
                      <w:sz w:val="28"/>
                      <w:szCs w:val="28"/>
                    </w:rPr>
                  </w:rPrChange>
                </w:rPr>
                <w:t>Phân tích và so sánh hiệu quả của các chương trình và chính sách quản lý chất lượng.</w:t>
              </w:r>
            </w:ins>
          </w:p>
        </w:tc>
      </w:tr>
      <w:tr w:rsidR="003C02FF" w:rsidRPr="003C02FF" w14:paraId="2B24CD25" w14:textId="77777777" w:rsidTr="003C02FF">
        <w:trPr>
          <w:trHeight w:val="360"/>
          <w:ins w:id="7748" w:author="James Vu" w:date="2024-04-19T00:01:00Z"/>
          <w:trPrChange w:id="7749" w:author="James Vu" w:date="2024-04-19T00:20:00Z">
            <w:trPr>
              <w:trHeight w:val="360"/>
            </w:trPr>
          </w:trPrChange>
        </w:trPr>
        <w:tc>
          <w:tcPr>
            <w:tcW w:w="704" w:type="dxa"/>
            <w:shd w:val="clear" w:color="auto" w:fill="auto"/>
            <w:noWrap/>
            <w:vAlign w:val="center"/>
            <w:hideMark/>
            <w:tcPrChange w:id="7750" w:author="James Vu" w:date="2024-04-19T00:20:00Z">
              <w:tcPr>
                <w:tcW w:w="704" w:type="dxa"/>
                <w:shd w:val="clear" w:color="auto" w:fill="auto"/>
                <w:noWrap/>
                <w:vAlign w:val="center"/>
                <w:hideMark/>
              </w:tcPr>
            </w:tcPrChange>
          </w:tcPr>
          <w:p w14:paraId="0B5A52E2" w14:textId="77777777" w:rsidR="004D28C1" w:rsidRPr="003C02FF" w:rsidRDefault="004D28C1" w:rsidP="004D28C1">
            <w:pPr>
              <w:jc w:val="center"/>
              <w:rPr>
                <w:ins w:id="7751" w:author="James Vu" w:date="2024-04-19T00:01:00Z"/>
                <w:b/>
                <w:bCs/>
                <w:color w:val="000000"/>
                <w:rPrChange w:id="7752" w:author="James Vu" w:date="2024-04-19T00:19:00Z">
                  <w:rPr>
                    <w:ins w:id="7753" w:author="James Vu" w:date="2024-04-19T00:01:00Z"/>
                    <w:b/>
                    <w:bCs/>
                    <w:color w:val="000000"/>
                    <w:sz w:val="28"/>
                    <w:szCs w:val="28"/>
                  </w:rPr>
                </w:rPrChange>
              </w:rPr>
            </w:pPr>
            <w:ins w:id="7754" w:author="James Vu" w:date="2024-04-19T00:01:00Z">
              <w:r w:rsidRPr="003C02FF">
                <w:rPr>
                  <w:b/>
                  <w:bCs/>
                  <w:color w:val="000000"/>
                  <w:rPrChange w:id="7755" w:author="James Vu" w:date="2024-04-19T00:19:00Z">
                    <w:rPr>
                      <w:b/>
                      <w:bCs/>
                      <w:color w:val="000000"/>
                      <w:sz w:val="28"/>
                      <w:szCs w:val="28"/>
                    </w:rPr>
                  </w:rPrChange>
                </w:rPr>
                <w:t> </w:t>
              </w:r>
            </w:ins>
          </w:p>
        </w:tc>
        <w:tc>
          <w:tcPr>
            <w:tcW w:w="8358" w:type="dxa"/>
            <w:shd w:val="clear" w:color="auto" w:fill="auto"/>
            <w:noWrap/>
            <w:vAlign w:val="center"/>
            <w:hideMark/>
            <w:tcPrChange w:id="7756" w:author="James Vu" w:date="2024-04-19T00:20:00Z">
              <w:tcPr>
                <w:tcW w:w="8358" w:type="dxa"/>
                <w:shd w:val="clear" w:color="auto" w:fill="auto"/>
                <w:noWrap/>
                <w:vAlign w:val="center"/>
                <w:hideMark/>
              </w:tcPr>
            </w:tcPrChange>
          </w:tcPr>
          <w:p w14:paraId="232A5C54" w14:textId="77777777" w:rsidR="004D28C1" w:rsidRPr="003C02FF" w:rsidRDefault="004D28C1" w:rsidP="004D28C1">
            <w:pPr>
              <w:rPr>
                <w:ins w:id="7757" w:author="James Vu" w:date="2024-04-19T00:01:00Z"/>
                <w:rPrChange w:id="7758" w:author="James Vu" w:date="2024-04-19T00:19:00Z">
                  <w:rPr>
                    <w:ins w:id="7759" w:author="James Vu" w:date="2024-04-19T00:01:00Z"/>
                    <w:sz w:val="28"/>
                    <w:szCs w:val="28"/>
                  </w:rPr>
                </w:rPrChange>
              </w:rPr>
            </w:pPr>
            <w:ins w:id="7760" w:author="James Vu" w:date="2024-04-19T00:01:00Z">
              <w:r w:rsidRPr="003C02FF">
                <w:rPr>
                  <w:rPrChange w:id="7761" w:author="James Vu" w:date="2024-04-19T00:19:00Z">
                    <w:rPr>
                      <w:sz w:val="28"/>
                      <w:szCs w:val="28"/>
                    </w:rPr>
                  </w:rPrChange>
                </w:rPr>
                <w:t>Tạo báo cáo cho các cấp quản lý và cơ quan quy định.</w:t>
              </w:r>
            </w:ins>
          </w:p>
        </w:tc>
      </w:tr>
      <w:tr w:rsidR="003C02FF" w:rsidRPr="003C02FF" w14:paraId="3F8A0837" w14:textId="77777777" w:rsidTr="003C02FF">
        <w:trPr>
          <w:trHeight w:val="360"/>
          <w:ins w:id="7762" w:author="James Vu" w:date="2024-04-19T00:01:00Z"/>
          <w:trPrChange w:id="7763" w:author="James Vu" w:date="2024-04-19T00:20:00Z">
            <w:trPr>
              <w:trHeight w:val="360"/>
            </w:trPr>
          </w:trPrChange>
        </w:trPr>
        <w:tc>
          <w:tcPr>
            <w:tcW w:w="704" w:type="dxa"/>
            <w:shd w:val="clear" w:color="auto" w:fill="auto"/>
            <w:noWrap/>
            <w:vAlign w:val="center"/>
            <w:hideMark/>
            <w:tcPrChange w:id="7764" w:author="James Vu" w:date="2024-04-19T00:20:00Z">
              <w:tcPr>
                <w:tcW w:w="704" w:type="dxa"/>
                <w:shd w:val="clear" w:color="auto" w:fill="auto"/>
                <w:noWrap/>
                <w:vAlign w:val="center"/>
                <w:hideMark/>
              </w:tcPr>
            </w:tcPrChange>
          </w:tcPr>
          <w:p w14:paraId="3DDEDAFC" w14:textId="77777777" w:rsidR="004D28C1" w:rsidRPr="003C02FF" w:rsidRDefault="004D28C1" w:rsidP="004D28C1">
            <w:pPr>
              <w:jc w:val="center"/>
              <w:rPr>
                <w:ins w:id="7765" w:author="James Vu" w:date="2024-04-19T00:01:00Z"/>
                <w:b/>
                <w:bCs/>
                <w:color w:val="000000"/>
                <w:rPrChange w:id="7766" w:author="James Vu" w:date="2024-04-19T00:19:00Z">
                  <w:rPr>
                    <w:ins w:id="7767" w:author="James Vu" w:date="2024-04-19T00:01:00Z"/>
                    <w:b/>
                    <w:bCs/>
                    <w:color w:val="000000"/>
                    <w:sz w:val="28"/>
                    <w:szCs w:val="28"/>
                  </w:rPr>
                </w:rPrChange>
              </w:rPr>
            </w:pPr>
            <w:ins w:id="7768" w:author="James Vu" w:date="2024-04-19T00:01:00Z">
              <w:r w:rsidRPr="003C02FF">
                <w:rPr>
                  <w:b/>
                  <w:bCs/>
                  <w:color w:val="000000"/>
                  <w:rPrChange w:id="7769" w:author="James Vu" w:date="2024-04-19T00:19:00Z">
                    <w:rPr>
                      <w:b/>
                      <w:bCs/>
                      <w:color w:val="000000"/>
                      <w:sz w:val="28"/>
                      <w:szCs w:val="28"/>
                    </w:rPr>
                  </w:rPrChange>
                </w:rPr>
                <w:t> </w:t>
              </w:r>
            </w:ins>
          </w:p>
        </w:tc>
        <w:tc>
          <w:tcPr>
            <w:tcW w:w="8358" w:type="dxa"/>
            <w:shd w:val="clear" w:color="auto" w:fill="auto"/>
            <w:noWrap/>
            <w:vAlign w:val="center"/>
            <w:hideMark/>
            <w:tcPrChange w:id="7770" w:author="James Vu" w:date="2024-04-19T00:20:00Z">
              <w:tcPr>
                <w:tcW w:w="8358" w:type="dxa"/>
                <w:shd w:val="clear" w:color="auto" w:fill="auto"/>
                <w:noWrap/>
                <w:vAlign w:val="center"/>
                <w:hideMark/>
              </w:tcPr>
            </w:tcPrChange>
          </w:tcPr>
          <w:p w14:paraId="2983C785" w14:textId="77777777" w:rsidR="004D28C1" w:rsidRPr="003C02FF" w:rsidRDefault="004D28C1" w:rsidP="004D28C1">
            <w:pPr>
              <w:rPr>
                <w:ins w:id="7771" w:author="James Vu" w:date="2024-04-19T00:01:00Z"/>
                <w:rPrChange w:id="7772" w:author="James Vu" w:date="2024-04-19T00:19:00Z">
                  <w:rPr>
                    <w:ins w:id="7773" w:author="James Vu" w:date="2024-04-19T00:01:00Z"/>
                    <w:sz w:val="28"/>
                    <w:szCs w:val="28"/>
                  </w:rPr>
                </w:rPrChange>
              </w:rPr>
            </w:pPr>
            <w:ins w:id="7774" w:author="James Vu" w:date="2024-04-19T00:01:00Z">
              <w:r w:rsidRPr="003C02FF">
                <w:rPr>
                  <w:rPrChange w:id="7775" w:author="James Vu" w:date="2024-04-19T00:19:00Z">
                    <w:rPr>
                      <w:sz w:val="28"/>
                      <w:szCs w:val="28"/>
                    </w:rPr>
                  </w:rPrChange>
                </w:rPr>
                <w:t>Tích hợp các hệ thống báo cáo với cổng thông tin điện tử để người dân có thể truy cập.</w:t>
              </w:r>
            </w:ins>
          </w:p>
        </w:tc>
      </w:tr>
      <w:tr w:rsidR="003C02FF" w:rsidRPr="003C02FF" w14:paraId="3B491DC7" w14:textId="77777777" w:rsidTr="003C02FF">
        <w:trPr>
          <w:trHeight w:val="360"/>
          <w:ins w:id="7776" w:author="James Vu" w:date="2024-04-19T00:01:00Z"/>
          <w:trPrChange w:id="7777" w:author="James Vu" w:date="2024-04-19T00:20:00Z">
            <w:trPr>
              <w:trHeight w:val="360"/>
            </w:trPr>
          </w:trPrChange>
        </w:trPr>
        <w:tc>
          <w:tcPr>
            <w:tcW w:w="704" w:type="dxa"/>
            <w:shd w:val="clear" w:color="auto" w:fill="auto"/>
            <w:noWrap/>
            <w:vAlign w:val="center"/>
            <w:hideMark/>
            <w:tcPrChange w:id="7778" w:author="James Vu" w:date="2024-04-19T00:20:00Z">
              <w:tcPr>
                <w:tcW w:w="704" w:type="dxa"/>
                <w:shd w:val="clear" w:color="auto" w:fill="auto"/>
                <w:noWrap/>
                <w:vAlign w:val="center"/>
                <w:hideMark/>
              </w:tcPr>
            </w:tcPrChange>
          </w:tcPr>
          <w:p w14:paraId="2D6A0A16" w14:textId="77777777" w:rsidR="004D28C1" w:rsidRPr="003C02FF" w:rsidRDefault="004D28C1" w:rsidP="004D28C1">
            <w:pPr>
              <w:jc w:val="center"/>
              <w:rPr>
                <w:ins w:id="7779" w:author="James Vu" w:date="2024-04-19T00:01:00Z"/>
                <w:b/>
                <w:bCs/>
                <w:color w:val="000000"/>
                <w:rPrChange w:id="7780" w:author="James Vu" w:date="2024-04-19T00:19:00Z">
                  <w:rPr>
                    <w:ins w:id="7781" w:author="James Vu" w:date="2024-04-19T00:01:00Z"/>
                    <w:b/>
                    <w:bCs/>
                    <w:color w:val="000000"/>
                    <w:sz w:val="28"/>
                    <w:szCs w:val="28"/>
                  </w:rPr>
                </w:rPrChange>
              </w:rPr>
            </w:pPr>
            <w:ins w:id="7782" w:author="James Vu" w:date="2024-04-19T00:01:00Z">
              <w:r w:rsidRPr="003C02FF">
                <w:rPr>
                  <w:b/>
                  <w:bCs/>
                  <w:color w:val="000000"/>
                  <w:rPrChange w:id="7783" w:author="James Vu" w:date="2024-04-19T00:19:00Z">
                    <w:rPr>
                      <w:b/>
                      <w:bCs/>
                      <w:color w:val="000000"/>
                      <w:sz w:val="28"/>
                      <w:szCs w:val="28"/>
                    </w:rPr>
                  </w:rPrChange>
                </w:rPr>
                <w:t>9</w:t>
              </w:r>
            </w:ins>
          </w:p>
        </w:tc>
        <w:tc>
          <w:tcPr>
            <w:tcW w:w="8358" w:type="dxa"/>
            <w:shd w:val="clear" w:color="auto" w:fill="auto"/>
            <w:noWrap/>
            <w:vAlign w:val="center"/>
            <w:hideMark/>
            <w:tcPrChange w:id="7784" w:author="James Vu" w:date="2024-04-19T00:20:00Z">
              <w:tcPr>
                <w:tcW w:w="8358" w:type="dxa"/>
                <w:shd w:val="clear" w:color="auto" w:fill="auto"/>
                <w:noWrap/>
                <w:vAlign w:val="center"/>
                <w:hideMark/>
              </w:tcPr>
            </w:tcPrChange>
          </w:tcPr>
          <w:p w14:paraId="5811BB3E" w14:textId="77777777" w:rsidR="004D28C1" w:rsidRPr="003C02FF" w:rsidRDefault="004D28C1" w:rsidP="004D28C1">
            <w:pPr>
              <w:rPr>
                <w:ins w:id="7785" w:author="James Vu" w:date="2024-04-19T00:01:00Z"/>
                <w:b/>
                <w:bCs/>
                <w:rPrChange w:id="7786" w:author="James Vu" w:date="2024-04-19T00:19:00Z">
                  <w:rPr>
                    <w:ins w:id="7787" w:author="James Vu" w:date="2024-04-19T00:01:00Z"/>
                    <w:b/>
                    <w:bCs/>
                    <w:sz w:val="28"/>
                    <w:szCs w:val="28"/>
                  </w:rPr>
                </w:rPrChange>
              </w:rPr>
            </w:pPr>
            <w:ins w:id="7788" w:author="James Vu" w:date="2024-04-19T00:01:00Z">
              <w:r w:rsidRPr="003C02FF">
                <w:rPr>
                  <w:b/>
                  <w:bCs/>
                  <w:rPrChange w:id="7789" w:author="James Vu" w:date="2024-04-19T00:19:00Z">
                    <w:rPr>
                      <w:b/>
                      <w:bCs/>
                      <w:sz w:val="28"/>
                      <w:szCs w:val="28"/>
                    </w:rPr>
                  </w:rPrChange>
                </w:rPr>
                <w:t>Giao tiếp và Hỗ trợ Người Dùng</w:t>
              </w:r>
            </w:ins>
          </w:p>
        </w:tc>
      </w:tr>
      <w:tr w:rsidR="003C02FF" w:rsidRPr="003C02FF" w14:paraId="31D1D09A" w14:textId="77777777" w:rsidTr="003C02FF">
        <w:trPr>
          <w:trHeight w:val="360"/>
          <w:ins w:id="7790" w:author="James Vu" w:date="2024-04-19T00:01:00Z"/>
          <w:trPrChange w:id="7791" w:author="James Vu" w:date="2024-04-19T00:20:00Z">
            <w:trPr>
              <w:trHeight w:val="360"/>
            </w:trPr>
          </w:trPrChange>
        </w:trPr>
        <w:tc>
          <w:tcPr>
            <w:tcW w:w="704" w:type="dxa"/>
            <w:shd w:val="clear" w:color="auto" w:fill="auto"/>
            <w:noWrap/>
            <w:vAlign w:val="center"/>
            <w:hideMark/>
            <w:tcPrChange w:id="7792" w:author="James Vu" w:date="2024-04-19T00:20:00Z">
              <w:tcPr>
                <w:tcW w:w="704" w:type="dxa"/>
                <w:shd w:val="clear" w:color="auto" w:fill="auto"/>
                <w:noWrap/>
                <w:vAlign w:val="center"/>
                <w:hideMark/>
              </w:tcPr>
            </w:tcPrChange>
          </w:tcPr>
          <w:p w14:paraId="7F08367A" w14:textId="77777777" w:rsidR="004D28C1" w:rsidRPr="003C02FF" w:rsidRDefault="004D28C1" w:rsidP="004D28C1">
            <w:pPr>
              <w:jc w:val="center"/>
              <w:rPr>
                <w:ins w:id="7793" w:author="James Vu" w:date="2024-04-19T00:01:00Z"/>
                <w:b/>
                <w:bCs/>
                <w:color w:val="000000"/>
                <w:rPrChange w:id="7794" w:author="James Vu" w:date="2024-04-19T00:19:00Z">
                  <w:rPr>
                    <w:ins w:id="7795" w:author="James Vu" w:date="2024-04-19T00:01:00Z"/>
                    <w:b/>
                    <w:bCs/>
                    <w:color w:val="000000"/>
                    <w:sz w:val="28"/>
                    <w:szCs w:val="28"/>
                  </w:rPr>
                </w:rPrChange>
              </w:rPr>
            </w:pPr>
            <w:ins w:id="7796" w:author="James Vu" w:date="2024-04-19T00:01:00Z">
              <w:r w:rsidRPr="003C02FF">
                <w:rPr>
                  <w:b/>
                  <w:bCs/>
                  <w:color w:val="000000"/>
                  <w:rPrChange w:id="7797" w:author="James Vu" w:date="2024-04-19T00:19:00Z">
                    <w:rPr>
                      <w:b/>
                      <w:bCs/>
                      <w:color w:val="000000"/>
                      <w:sz w:val="28"/>
                      <w:szCs w:val="28"/>
                    </w:rPr>
                  </w:rPrChange>
                </w:rPr>
                <w:t> </w:t>
              </w:r>
            </w:ins>
          </w:p>
        </w:tc>
        <w:tc>
          <w:tcPr>
            <w:tcW w:w="8358" w:type="dxa"/>
            <w:shd w:val="clear" w:color="auto" w:fill="auto"/>
            <w:noWrap/>
            <w:vAlign w:val="center"/>
            <w:hideMark/>
            <w:tcPrChange w:id="7798" w:author="James Vu" w:date="2024-04-19T00:20:00Z">
              <w:tcPr>
                <w:tcW w:w="8358" w:type="dxa"/>
                <w:shd w:val="clear" w:color="auto" w:fill="auto"/>
                <w:noWrap/>
                <w:vAlign w:val="center"/>
                <w:hideMark/>
              </w:tcPr>
            </w:tcPrChange>
          </w:tcPr>
          <w:p w14:paraId="791EE8B1" w14:textId="77777777" w:rsidR="004D28C1" w:rsidRPr="003C02FF" w:rsidRDefault="004D28C1" w:rsidP="004D28C1">
            <w:pPr>
              <w:rPr>
                <w:ins w:id="7799" w:author="James Vu" w:date="2024-04-19T00:01:00Z"/>
                <w:rPrChange w:id="7800" w:author="James Vu" w:date="2024-04-19T00:19:00Z">
                  <w:rPr>
                    <w:ins w:id="7801" w:author="James Vu" w:date="2024-04-19T00:01:00Z"/>
                    <w:sz w:val="28"/>
                    <w:szCs w:val="28"/>
                  </w:rPr>
                </w:rPrChange>
              </w:rPr>
            </w:pPr>
            <w:ins w:id="7802" w:author="James Vu" w:date="2024-04-19T00:01:00Z">
              <w:r w:rsidRPr="003C02FF">
                <w:rPr>
                  <w:rPrChange w:id="7803" w:author="James Vu" w:date="2024-04-19T00:19:00Z">
                    <w:rPr>
                      <w:sz w:val="28"/>
                      <w:szCs w:val="28"/>
                    </w:rPr>
                  </w:rPrChange>
                </w:rPr>
                <w:t>Cung cấp một giao diện người dùng thân thiện để tương tác với hệ thống.</w:t>
              </w:r>
            </w:ins>
          </w:p>
        </w:tc>
      </w:tr>
      <w:tr w:rsidR="003C02FF" w:rsidRPr="003C02FF" w14:paraId="438D3BB0" w14:textId="77777777" w:rsidTr="003C02FF">
        <w:trPr>
          <w:trHeight w:val="360"/>
          <w:ins w:id="7804" w:author="James Vu" w:date="2024-04-19T00:01:00Z"/>
          <w:trPrChange w:id="7805" w:author="James Vu" w:date="2024-04-19T00:20:00Z">
            <w:trPr>
              <w:trHeight w:val="360"/>
            </w:trPr>
          </w:trPrChange>
        </w:trPr>
        <w:tc>
          <w:tcPr>
            <w:tcW w:w="704" w:type="dxa"/>
            <w:shd w:val="clear" w:color="auto" w:fill="auto"/>
            <w:noWrap/>
            <w:vAlign w:val="center"/>
            <w:hideMark/>
            <w:tcPrChange w:id="7806" w:author="James Vu" w:date="2024-04-19T00:20:00Z">
              <w:tcPr>
                <w:tcW w:w="704" w:type="dxa"/>
                <w:shd w:val="clear" w:color="auto" w:fill="auto"/>
                <w:noWrap/>
                <w:vAlign w:val="center"/>
                <w:hideMark/>
              </w:tcPr>
            </w:tcPrChange>
          </w:tcPr>
          <w:p w14:paraId="593C78FD" w14:textId="77777777" w:rsidR="004D28C1" w:rsidRPr="003C02FF" w:rsidRDefault="004D28C1" w:rsidP="004D28C1">
            <w:pPr>
              <w:jc w:val="center"/>
              <w:rPr>
                <w:ins w:id="7807" w:author="James Vu" w:date="2024-04-19T00:01:00Z"/>
                <w:b/>
                <w:bCs/>
                <w:color w:val="000000"/>
                <w:rPrChange w:id="7808" w:author="James Vu" w:date="2024-04-19T00:19:00Z">
                  <w:rPr>
                    <w:ins w:id="7809" w:author="James Vu" w:date="2024-04-19T00:01:00Z"/>
                    <w:b/>
                    <w:bCs/>
                    <w:color w:val="000000"/>
                    <w:sz w:val="28"/>
                    <w:szCs w:val="28"/>
                  </w:rPr>
                </w:rPrChange>
              </w:rPr>
            </w:pPr>
            <w:ins w:id="7810" w:author="James Vu" w:date="2024-04-19T00:01:00Z">
              <w:r w:rsidRPr="003C02FF">
                <w:rPr>
                  <w:b/>
                  <w:bCs/>
                  <w:color w:val="000000"/>
                  <w:rPrChange w:id="7811" w:author="James Vu" w:date="2024-04-19T00:19:00Z">
                    <w:rPr>
                      <w:b/>
                      <w:bCs/>
                      <w:color w:val="000000"/>
                      <w:sz w:val="28"/>
                      <w:szCs w:val="28"/>
                    </w:rPr>
                  </w:rPrChange>
                </w:rPr>
                <w:t> </w:t>
              </w:r>
            </w:ins>
          </w:p>
        </w:tc>
        <w:tc>
          <w:tcPr>
            <w:tcW w:w="8358" w:type="dxa"/>
            <w:shd w:val="clear" w:color="auto" w:fill="auto"/>
            <w:noWrap/>
            <w:vAlign w:val="center"/>
            <w:hideMark/>
            <w:tcPrChange w:id="7812" w:author="James Vu" w:date="2024-04-19T00:20:00Z">
              <w:tcPr>
                <w:tcW w:w="8358" w:type="dxa"/>
                <w:shd w:val="clear" w:color="auto" w:fill="auto"/>
                <w:noWrap/>
                <w:vAlign w:val="center"/>
                <w:hideMark/>
              </w:tcPr>
            </w:tcPrChange>
          </w:tcPr>
          <w:p w14:paraId="7FFA61F7" w14:textId="77777777" w:rsidR="004D28C1" w:rsidRPr="003C02FF" w:rsidRDefault="004D28C1" w:rsidP="004D28C1">
            <w:pPr>
              <w:rPr>
                <w:ins w:id="7813" w:author="James Vu" w:date="2024-04-19T00:01:00Z"/>
                <w:rPrChange w:id="7814" w:author="James Vu" w:date="2024-04-19T00:19:00Z">
                  <w:rPr>
                    <w:ins w:id="7815" w:author="James Vu" w:date="2024-04-19T00:01:00Z"/>
                    <w:sz w:val="28"/>
                    <w:szCs w:val="28"/>
                  </w:rPr>
                </w:rPrChange>
              </w:rPr>
            </w:pPr>
            <w:ins w:id="7816" w:author="James Vu" w:date="2024-04-19T00:01:00Z">
              <w:r w:rsidRPr="003C02FF">
                <w:rPr>
                  <w:rPrChange w:id="7817" w:author="James Vu" w:date="2024-04-19T00:19:00Z">
                    <w:rPr>
                      <w:sz w:val="28"/>
                      <w:szCs w:val="28"/>
                    </w:rPr>
                  </w:rPrChange>
                </w:rPr>
                <w:t>Cho phép tạo các nội dung biểu mẫu đăng ký</w:t>
              </w:r>
            </w:ins>
          </w:p>
        </w:tc>
      </w:tr>
      <w:tr w:rsidR="003C02FF" w:rsidRPr="003C02FF" w14:paraId="430FB3F7" w14:textId="77777777" w:rsidTr="003C02FF">
        <w:trPr>
          <w:trHeight w:val="360"/>
          <w:ins w:id="7818" w:author="James Vu" w:date="2024-04-19T00:01:00Z"/>
          <w:trPrChange w:id="7819" w:author="James Vu" w:date="2024-04-19T00:20:00Z">
            <w:trPr>
              <w:trHeight w:val="360"/>
            </w:trPr>
          </w:trPrChange>
        </w:trPr>
        <w:tc>
          <w:tcPr>
            <w:tcW w:w="704" w:type="dxa"/>
            <w:shd w:val="clear" w:color="auto" w:fill="auto"/>
            <w:noWrap/>
            <w:vAlign w:val="center"/>
            <w:hideMark/>
            <w:tcPrChange w:id="7820" w:author="James Vu" w:date="2024-04-19T00:20:00Z">
              <w:tcPr>
                <w:tcW w:w="704" w:type="dxa"/>
                <w:shd w:val="clear" w:color="auto" w:fill="auto"/>
                <w:noWrap/>
                <w:vAlign w:val="center"/>
                <w:hideMark/>
              </w:tcPr>
            </w:tcPrChange>
          </w:tcPr>
          <w:p w14:paraId="1C37ABA0" w14:textId="77777777" w:rsidR="004D28C1" w:rsidRPr="003C02FF" w:rsidRDefault="004D28C1" w:rsidP="004D28C1">
            <w:pPr>
              <w:jc w:val="center"/>
              <w:rPr>
                <w:ins w:id="7821" w:author="James Vu" w:date="2024-04-19T00:01:00Z"/>
                <w:b/>
                <w:bCs/>
                <w:color w:val="000000"/>
                <w:rPrChange w:id="7822" w:author="James Vu" w:date="2024-04-19T00:19:00Z">
                  <w:rPr>
                    <w:ins w:id="7823" w:author="James Vu" w:date="2024-04-19T00:01:00Z"/>
                    <w:b/>
                    <w:bCs/>
                    <w:color w:val="000000"/>
                    <w:sz w:val="28"/>
                    <w:szCs w:val="28"/>
                  </w:rPr>
                </w:rPrChange>
              </w:rPr>
            </w:pPr>
            <w:ins w:id="7824" w:author="James Vu" w:date="2024-04-19T00:01:00Z">
              <w:r w:rsidRPr="003C02FF">
                <w:rPr>
                  <w:b/>
                  <w:bCs/>
                  <w:color w:val="000000"/>
                  <w:rPrChange w:id="7825" w:author="James Vu" w:date="2024-04-19T00:19:00Z">
                    <w:rPr>
                      <w:b/>
                      <w:bCs/>
                      <w:color w:val="000000"/>
                      <w:sz w:val="28"/>
                      <w:szCs w:val="28"/>
                    </w:rPr>
                  </w:rPrChange>
                </w:rPr>
                <w:t> </w:t>
              </w:r>
            </w:ins>
          </w:p>
        </w:tc>
        <w:tc>
          <w:tcPr>
            <w:tcW w:w="8358" w:type="dxa"/>
            <w:shd w:val="clear" w:color="auto" w:fill="auto"/>
            <w:noWrap/>
            <w:vAlign w:val="center"/>
            <w:hideMark/>
            <w:tcPrChange w:id="7826" w:author="James Vu" w:date="2024-04-19T00:20:00Z">
              <w:tcPr>
                <w:tcW w:w="8358" w:type="dxa"/>
                <w:shd w:val="clear" w:color="auto" w:fill="auto"/>
                <w:noWrap/>
                <w:vAlign w:val="center"/>
                <w:hideMark/>
              </w:tcPr>
            </w:tcPrChange>
          </w:tcPr>
          <w:p w14:paraId="1EBFE70E" w14:textId="77777777" w:rsidR="004D28C1" w:rsidRPr="003C02FF" w:rsidRDefault="004D28C1" w:rsidP="004D28C1">
            <w:pPr>
              <w:rPr>
                <w:ins w:id="7827" w:author="James Vu" w:date="2024-04-19T00:01:00Z"/>
                <w:rPrChange w:id="7828" w:author="James Vu" w:date="2024-04-19T00:19:00Z">
                  <w:rPr>
                    <w:ins w:id="7829" w:author="James Vu" w:date="2024-04-19T00:01:00Z"/>
                    <w:sz w:val="28"/>
                    <w:szCs w:val="28"/>
                  </w:rPr>
                </w:rPrChange>
              </w:rPr>
            </w:pPr>
            <w:ins w:id="7830" w:author="James Vu" w:date="2024-04-19T00:01:00Z">
              <w:r w:rsidRPr="003C02FF">
                <w:rPr>
                  <w:rPrChange w:id="7831" w:author="James Vu" w:date="2024-04-19T00:19:00Z">
                    <w:rPr>
                      <w:sz w:val="28"/>
                      <w:szCs w:val="28"/>
                    </w:rPr>
                  </w:rPrChange>
                </w:rPr>
                <w:t>Phát triển các kênh hỗ trợ như hotline, email …</w:t>
              </w:r>
            </w:ins>
          </w:p>
        </w:tc>
      </w:tr>
      <w:tr w:rsidR="003C02FF" w:rsidRPr="003C02FF" w14:paraId="5A4547AE" w14:textId="77777777" w:rsidTr="003C02FF">
        <w:trPr>
          <w:trHeight w:val="360"/>
          <w:ins w:id="7832" w:author="James Vu" w:date="2024-04-19T00:01:00Z"/>
          <w:trPrChange w:id="7833" w:author="James Vu" w:date="2024-04-19T00:20:00Z">
            <w:trPr>
              <w:trHeight w:val="360"/>
            </w:trPr>
          </w:trPrChange>
        </w:trPr>
        <w:tc>
          <w:tcPr>
            <w:tcW w:w="704" w:type="dxa"/>
            <w:shd w:val="clear" w:color="auto" w:fill="auto"/>
            <w:noWrap/>
            <w:vAlign w:val="center"/>
            <w:hideMark/>
            <w:tcPrChange w:id="7834" w:author="James Vu" w:date="2024-04-19T00:20:00Z">
              <w:tcPr>
                <w:tcW w:w="704" w:type="dxa"/>
                <w:shd w:val="clear" w:color="auto" w:fill="auto"/>
                <w:noWrap/>
                <w:vAlign w:val="center"/>
                <w:hideMark/>
              </w:tcPr>
            </w:tcPrChange>
          </w:tcPr>
          <w:p w14:paraId="4C77E731" w14:textId="77777777" w:rsidR="004D28C1" w:rsidRPr="003C02FF" w:rsidRDefault="004D28C1" w:rsidP="004D28C1">
            <w:pPr>
              <w:jc w:val="center"/>
              <w:rPr>
                <w:ins w:id="7835" w:author="James Vu" w:date="2024-04-19T00:01:00Z"/>
                <w:b/>
                <w:bCs/>
                <w:color w:val="000000"/>
                <w:rPrChange w:id="7836" w:author="James Vu" w:date="2024-04-19T00:19:00Z">
                  <w:rPr>
                    <w:ins w:id="7837" w:author="James Vu" w:date="2024-04-19T00:01:00Z"/>
                    <w:b/>
                    <w:bCs/>
                    <w:color w:val="000000"/>
                    <w:sz w:val="28"/>
                    <w:szCs w:val="28"/>
                  </w:rPr>
                </w:rPrChange>
              </w:rPr>
            </w:pPr>
            <w:ins w:id="7838" w:author="James Vu" w:date="2024-04-19T00:01:00Z">
              <w:r w:rsidRPr="003C02FF">
                <w:rPr>
                  <w:b/>
                  <w:bCs/>
                  <w:color w:val="000000"/>
                  <w:rPrChange w:id="7839" w:author="James Vu" w:date="2024-04-19T00:19:00Z">
                    <w:rPr>
                      <w:b/>
                      <w:bCs/>
                      <w:color w:val="000000"/>
                      <w:sz w:val="28"/>
                      <w:szCs w:val="28"/>
                    </w:rPr>
                  </w:rPrChange>
                </w:rPr>
                <w:t> </w:t>
              </w:r>
            </w:ins>
          </w:p>
        </w:tc>
        <w:tc>
          <w:tcPr>
            <w:tcW w:w="8358" w:type="dxa"/>
            <w:shd w:val="clear" w:color="auto" w:fill="auto"/>
            <w:noWrap/>
            <w:vAlign w:val="center"/>
            <w:hideMark/>
            <w:tcPrChange w:id="7840" w:author="James Vu" w:date="2024-04-19T00:20:00Z">
              <w:tcPr>
                <w:tcW w:w="8358" w:type="dxa"/>
                <w:shd w:val="clear" w:color="auto" w:fill="auto"/>
                <w:noWrap/>
                <w:vAlign w:val="center"/>
                <w:hideMark/>
              </w:tcPr>
            </w:tcPrChange>
          </w:tcPr>
          <w:p w14:paraId="2EED2230" w14:textId="77777777" w:rsidR="004D28C1" w:rsidRPr="003C02FF" w:rsidRDefault="004D28C1" w:rsidP="004D28C1">
            <w:pPr>
              <w:rPr>
                <w:ins w:id="7841" w:author="James Vu" w:date="2024-04-19T00:01:00Z"/>
                <w:rPrChange w:id="7842" w:author="James Vu" w:date="2024-04-19T00:19:00Z">
                  <w:rPr>
                    <w:ins w:id="7843" w:author="James Vu" w:date="2024-04-19T00:01:00Z"/>
                    <w:sz w:val="28"/>
                    <w:szCs w:val="28"/>
                  </w:rPr>
                </w:rPrChange>
              </w:rPr>
            </w:pPr>
            <w:ins w:id="7844" w:author="James Vu" w:date="2024-04-19T00:01:00Z">
              <w:r w:rsidRPr="003C02FF">
                <w:rPr>
                  <w:rPrChange w:id="7845" w:author="James Vu" w:date="2024-04-19T00:19:00Z">
                    <w:rPr>
                      <w:sz w:val="28"/>
                      <w:szCs w:val="28"/>
                    </w:rPr>
                  </w:rPrChange>
                </w:rPr>
                <w:t>Cho phép người dân phản hồi và gửi yêu cầu trực tiếp thông qua hệ thống.</w:t>
              </w:r>
            </w:ins>
          </w:p>
        </w:tc>
      </w:tr>
      <w:tr w:rsidR="003C02FF" w:rsidRPr="003C02FF" w14:paraId="076CEDE6" w14:textId="77777777" w:rsidTr="003C02FF">
        <w:trPr>
          <w:trHeight w:val="360"/>
          <w:ins w:id="7846" w:author="James Vu" w:date="2024-04-19T00:01:00Z"/>
          <w:trPrChange w:id="7847" w:author="James Vu" w:date="2024-04-19T00:20:00Z">
            <w:trPr>
              <w:trHeight w:val="360"/>
            </w:trPr>
          </w:trPrChange>
        </w:trPr>
        <w:tc>
          <w:tcPr>
            <w:tcW w:w="704" w:type="dxa"/>
            <w:shd w:val="clear" w:color="auto" w:fill="auto"/>
            <w:noWrap/>
            <w:vAlign w:val="center"/>
            <w:hideMark/>
            <w:tcPrChange w:id="7848" w:author="James Vu" w:date="2024-04-19T00:20:00Z">
              <w:tcPr>
                <w:tcW w:w="704" w:type="dxa"/>
                <w:shd w:val="clear" w:color="auto" w:fill="auto"/>
                <w:noWrap/>
                <w:vAlign w:val="center"/>
                <w:hideMark/>
              </w:tcPr>
            </w:tcPrChange>
          </w:tcPr>
          <w:p w14:paraId="2EDBB98D" w14:textId="77777777" w:rsidR="004D28C1" w:rsidRPr="003C02FF" w:rsidRDefault="004D28C1" w:rsidP="004D28C1">
            <w:pPr>
              <w:jc w:val="center"/>
              <w:rPr>
                <w:ins w:id="7849" w:author="James Vu" w:date="2024-04-19T00:01:00Z"/>
                <w:b/>
                <w:bCs/>
                <w:color w:val="000000"/>
                <w:rPrChange w:id="7850" w:author="James Vu" w:date="2024-04-19T00:19:00Z">
                  <w:rPr>
                    <w:ins w:id="7851" w:author="James Vu" w:date="2024-04-19T00:01:00Z"/>
                    <w:b/>
                    <w:bCs/>
                    <w:color w:val="000000"/>
                    <w:sz w:val="28"/>
                    <w:szCs w:val="28"/>
                  </w:rPr>
                </w:rPrChange>
              </w:rPr>
            </w:pPr>
            <w:ins w:id="7852" w:author="James Vu" w:date="2024-04-19T00:01:00Z">
              <w:r w:rsidRPr="003C02FF">
                <w:rPr>
                  <w:b/>
                  <w:bCs/>
                  <w:color w:val="000000"/>
                  <w:rPrChange w:id="7853" w:author="James Vu" w:date="2024-04-19T00:19:00Z">
                    <w:rPr>
                      <w:b/>
                      <w:bCs/>
                      <w:color w:val="000000"/>
                      <w:sz w:val="28"/>
                      <w:szCs w:val="28"/>
                    </w:rPr>
                  </w:rPrChange>
                </w:rPr>
                <w:t> </w:t>
              </w:r>
            </w:ins>
          </w:p>
        </w:tc>
        <w:tc>
          <w:tcPr>
            <w:tcW w:w="8358" w:type="dxa"/>
            <w:shd w:val="clear" w:color="auto" w:fill="auto"/>
            <w:noWrap/>
            <w:vAlign w:val="center"/>
            <w:hideMark/>
            <w:tcPrChange w:id="7854" w:author="James Vu" w:date="2024-04-19T00:20:00Z">
              <w:tcPr>
                <w:tcW w:w="8358" w:type="dxa"/>
                <w:shd w:val="clear" w:color="auto" w:fill="auto"/>
                <w:noWrap/>
                <w:vAlign w:val="center"/>
                <w:hideMark/>
              </w:tcPr>
            </w:tcPrChange>
          </w:tcPr>
          <w:p w14:paraId="3E6A19CF" w14:textId="77777777" w:rsidR="004D28C1" w:rsidRPr="003C02FF" w:rsidRDefault="004D28C1" w:rsidP="004D28C1">
            <w:pPr>
              <w:rPr>
                <w:ins w:id="7855" w:author="James Vu" w:date="2024-04-19T00:01:00Z"/>
                <w:rPrChange w:id="7856" w:author="James Vu" w:date="2024-04-19T00:19:00Z">
                  <w:rPr>
                    <w:ins w:id="7857" w:author="James Vu" w:date="2024-04-19T00:01:00Z"/>
                    <w:sz w:val="28"/>
                    <w:szCs w:val="28"/>
                  </w:rPr>
                </w:rPrChange>
              </w:rPr>
            </w:pPr>
            <w:ins w:id="7858" w:author="James Vu" w:date="2024-04-19T00:01:00Z">
              <w:r w:rsidRPr="003C02FF">
                <w:rPr>
                  <w:rPrChange w:id="7859" w:author="James Vu" w:date="2024-04-19T00:19:00Z">
                    <w:rPr>
                      <w:sz w:val="28"/>
                      <w:szCs w:val="28"/>
                    </w:rPr>
                  </w:rPrChange>
                </w:rPr>
                <w:t>Tích hợp công cụ FAQ và hệ thống hướng dẫn tự động để giảm thiểu yêu cầu hỗ trợ.</w:t>
              </w:r>
            </w:ins>
          </w:p>
        </w:tc>
      </w:tr>
      <w:tr w:rsidR="003C02FF" w:rsidRPr="003C02FF" w14:paraId="27C21F3F" w14:textId="77777777" w:rsidTr="003C02FF">
        <w:trPr>
          <w:trHeight w:val="360"/>
          <w:ins w:id="7860" w:author="James Vu" w:date="2024-04-19T00:01:00Z"/>
          <w:trPrChange w:id="7861" w:author="James Vu" w:date="2024-04-19T00:20:00Z">
            <w:trPr>
              <w:trHeight w:val="360"/>
            </w:trPr>
          </w:trPrChange>
        </w:trPr>
        <w:tc>
          <w:tcPr>
            <w:tcW w:w="704" w:type="dxa"/>
            <w:shd w:val="clear" w:color="auto" w:fill="auto"/>
            <w:noWrap/>
            <w:vAlign w:val="center"/>
            <w:hideMark/>
            <w:tcPrChange w:id="7862" w:author="James Vu" w:date="2024-04-19T00:20:00Z">
              <w:tcPr>
                <w:tcW w:w="704" w:type="dxa"/>
                <w:shd w:val="clear" w:color="auto" w:fill="auto"/>
                <w:noWrap/>
                <w:vAlign w:val="center"/>
                <w:hideMark/>
              </w:tcPr>
            </w:tcPrChange>
          </w:tcPr>
          <w:p w14:paraId="78EF3FE8" w14:textId="77777777" w:rsidR="004D28C1" w:rsidRPr="003C02FF" w:rsidRDefault="004D28C1" w:rsidP="004D28C1">
            <w:pPr>
              <w:jc w:val="center"/>
              <w:rPr>
                <w:ins w:id="7863" w:author="James Vu" w:date="2024-04-19T00:01:00Z"/>
                <w:b/>
                <w:bCs/>
                <w:color w:val="000000"/>
                <w:rPrChange w:id="7864" w:author="James Vu" w:date="2024-04-19T00:19:00Z">
                  <w:rPr>
                    <w:ins w:id="7865" w:author="James Vu" w:date="2024-04-19T00:01:00Z"/>
                    <w:b/>
                    <w:bCs/>
                    <w:color w:val="000000"/>
                    <w:sz w:val="28"/>
                    <w:szCs w:val="28"/>
                  </w:rPr>
                </w:rPrChange>
              </w:rPr>
            </w:pPr>
            <w:ins w:id="7866" w:author="James Vu" w:date="2024-04-19T00:01:00Z">
              <w:r w:rsidRPr="003C02FF">
                <w:rPr>
                  <w:b/>
                  <w:bCs/>
                  <w:color w:val="000000"/>
                  <w:rPrChange w:id="7867" w:author="James Vu" w:date="2024-04-19T00:19:00Z">
                    <w:rPr>
                      <w:b/>
                      <w:bCs/>
                      <w:color w:val="000000"/>
                      <w:sz w:val="28"/>
                      <w:szCs w:val="28"/>
                    </w:rPr>
                  </w:rPrChange>
                </w:rPr>
                <w:t>10</w:t>
              </w:r>
            </w:ins>
          </w:p>
        </w:tc>
        <w:tc>
          <w:tcPr>
            <w:tcW w:w="8358" w:type="dxa"/>
            <w:shd w:val="clear" w:color="auto" w:fill="auto"/>
            <w:noWrap/>
            <w:vAlign w:val="center"/>
            <w:hideMark/>
            <w:tcPrChange w:id="7868" w:author="James Vu" w:date="2024-04-19T00:20:00Z">
              <w:tcPr>
                <w:tcW w:w="8358" w:type="dxa"/>
                <w:shd w:val="clear" w:color="auto" w:fill="auto"/>
                <w:noWrap/>
                <w:vAlign w:val="center"/>
                <w:hideMark/>
              </w:tcPr>
            </w:tcPrChange>
          </w:tcPr>
          <w:p w14:paraId="0D739FB2" w14:textId="77777777" w:rsidR="004D28C1" w:rsidRPr="003C02FF" w:rsidRDefault="004D28C1" w:rsidP="004D28C1">
            <w:pPr>
              <w:rPr>
                <w:ins w:id="7869" w:author="James Vu" w:date="2024-04-19T00:01:00Z"/>
                <w:b/>
                <w:bCs/>
                <w:rPrChange w:id="7870" w:author="James Vu" w:date="2024-04-19T00:19:00Z">
                  <w:rPr>
                    <w:ins w:id="7871" w:author="James Vu" w:date="2024-04-19T00:01:00Z"/>
                    <w:b/>
                    <w:bCs/>
                    <w:sz w:val="28"/>
                    <w:szCs w:val="28"/>
                  </w:rPr>
                </w:rPrChange>
              </w:rPr>
            </w:pPr>
            <w:ins w:id="7872" w:author="James Vu" w:date="2024-04-19T00:01:00Z">
              <w:r w:rsidRPr="003C02FF">
                <w:rPr>
                  <w:b/>
                  <w:bCs/>
                  <w:rPrChange w:id="7873" w:author="James Vu" w:date="2024-04-19T00:19:00Z">
                    <w:rPr>
                      <w:b/>
                      <w:bCs/>
                      <w:sz w:val="28"/>
                      <w:szCs w:val="28"/>
                    </w:rPr>
                  </w:rPrChange>
                </w:rPr>
                <w:t>Đảm bảo Tuân thủ và Quản lý Chất lượng</w:t>
              </w:r>
            </w:ins>
          </w:p>
        </w:tc>
      </w:tr>
      <w:tr w:rsidR="003C02FF" w:rsidRPr="003C02FF" w14:paraId="4397C0C2" w14:textId="77777777" w:rsidTr="003C02FF">
        <w:trPr>
          <w:trHeight w:val="360"/>
          <w:ins w:id="7874" w:author="James Vu" w:date="2024-04-19T00:01:00Z"/>
          <w:trPrChange w:id="7875" w:author="James Vu" w:date="2024-04-19T00:20:00Z">
            <w:trPr>
              <w:trHeight w:val="360"/>
            </w:trPr>
          </w:trPrChange>
        </w:trPr>
        <w:tc>
          <w:tcPr>
            <w:tcW w:w="704" w:type="dxa"/>
            <w:shd w:val="clear" w:color="auto" w:fill="auto"/>
            <w:noWrap/>
            <w:vAlign w:val="center"/>
            <w:hideMark/>
            <w:tcPrChange w:id="7876" w:author="James Vu" w:date="2024-04-19T00:20:00Z">
              <w:tcPr>
                <w:tcW w:w="704" w:type="dxa"/>
                <w:shd w:val="clear" w:color="auto" w:fill="auto"/>
                <w:noWrap/>
                <w:vAlign w:val="center"/>
                <w:hideMark/>
              </w:tcPr>
            </w:tcPrChange>
          </w:tcPr>
          <w:p w14:paraId="5D357479" w14:textId="77777777" w:rsidR="004D28C1" w:rsidRPr="003C02FF" w:rsidRDefault="004D28C1" w:rsidP="004D28C1">
            <w:pPr>
              <w:jc w:val="center"/>
              <w:rPr>
                <w:ins w:id="7877" w:author="James Vu" w:date="2024-04-19T00:01:00Z"/>
                <w:b/>
                <w:bCs/>
                <w:color w:val="000000"/>
                <w:rPrChange w:id="7878" w:author="James Vu" w:date="2024-04-19T00:19:00Z">
                  <w:rPr>
                    <w:ins w:id="7879" w:author="James Vu" w:date="2024-04-19T00:01:00Z"/>
                    <w:b/>
                    <w:bCs/>
                    <w:color w:val="000000"/>
                    <w:sz w:val="28"/>
                    <w:szCs w:val="28"/>
                  </w:rPr>
                </w:rPrChange>
              </w:rPr>
            </w:pPr>
            <w:ins w:id="7880" w:author="James Vu" w:date="2024-04-19T00:01:00Z">
              <w:r w:rsidRPr="003C02FF">
                <w:rPr>
                  <w:b/>
                  <w:bCs/>
                  <w:color w:val="000000"/>
                  <w:rPrChange w:id="7881" w:author="James Vu" w:date="2024-04-19T00:19:00Z">
                    <w:rPr>
                      <w:b/>
                      <w:bCs/>
                      <w:color w:val="000000"/>
                      <w:sz w:val="28"/>
                      <w:szCs w:val="28"/>
                    </w:rPr>
                  </w:rPrChange>
                </w:rPr>
                <w:t> </w:t>
              </w:r>
            </w:ins>
          </w:p>
        </w:tc>
        <w:tc>
          <w:tcPr>
            <w:tcW w:w="8358" w:type="dxa"/>
            <w:shd w:val="clear" w:color="auto" w:fill="auto"/>
            <w:noWrap/>
            <w:vAlign w:val="center"/>
            <w:hideMark/>
            <w:tcPrChange w:id="7882" w:author="James Vu" w:date="2024-04-19T00:20:00Z">
              <w:tcPr>
                <w:tcW w:w="8358" w:type="dxa"/>
                <w:shd w:val="clear" w:color="auto" w:fill="auto"/>
                <w:noWrap/>
                <w:vAlign w:val="center"/>
                <w:hideMark/>
              </w:tcPr>
            </w:tcPrChange>
          </w:tcPr>
          <w:p w14:paraId="66C235D3" w14:textId="77777777" w:rsidR="004D28C1" w:rsidRPr="003C02FF" w:rsidRDefault="004D28C1" w:rsidP="004D28C1">
            <w:pPr>
              <w:rPr>
                <w:ins w:id="7883" w:author="James Vu" w:date="2024-04-19T00:01:00Z"/>
                <w:rPrChange w:id="7884" w:author="James Vu" w:date="2024-04-19T00:19:00Z">
                  <w:rPr>
                    <w:ins w:id="7885" w:author="James Vu" w:date="2024-04-19T00:01:00Z"/>
                    <w:sz w:val="28"/>
                    <w:szCs w:val="28"/>
                  </w:rPr>
                </w:rPrChange>
              </w:rPr>
            </w:pPr>
            <w:ins w:id="7886" w:author="James Vu" w:date="2024-04-19T00:01:00Z">
              <w:r w:rsidRPr="003C02FF">
                <w:rPr>
                  <w:rPrChange w:id="7887" w:author="James Vu" w:date="2024-04-19T00:19:00Z">
                    <w:rPr>
                      <w:sz w:val="28"/>
                      <w:szCs w:val="28"/>
                    </w:rPr>
                  </w:rPrChange>
                </w:rPr>
                <w:t>Tích hợp công nghệ blockchain để đảm bảo tính minh bạch và truy xuất nguồn gốc sản phẩm.</w:t>
              </w:r>
            </w:ins>
          </w:p>
        </w:tc>
      </w:tr>
      <w:tr w:rsidR="003C02FF" w:rsidRPr="003C02FF" w14:paraId="3BD2AEBB" w14:textId="77777777" w:rsidTr="003C02FF">
        <w:trPr>
          <w:trHeight w:val="360"/>
          <w:ins w:id="7888" w:author="James Vu" w:date="2024-04-19T00:01:00Z"/>
          <w:trPrChange w:id="7889" w:author="James Vu" w:date="2024-04-19T00:20:00Z">
            <w:trPr>
              <w:trHeight w:val="360"/>
            </w:trPr>
          </w:trPrChange>
        </w:trPr>
        <w:tc>
          <w:tcPr>
            <w:tcW w:w="704" w:type="dxa"/>
            <w:shd w:val="clear" w:color="auto" w:fill="auto"/>
            <w:noWrap/>
            <w:vAlign w:val="center"/>
            <w:hideMark/>
            <w:tcPrChange w:id="7890" w:author="James Vu" w:date="2024-04-19T00:20:00Z">
              <w:tcPr>
                <w:tcW w:w="704" w:type="dxa"/>
                <w:shd w:val="clear" w:color="auto" w:fill="auto"/>
                <w:noWrap/>
                <w:vAlign w:val="center"/>
                <w:hideMark/>
              </w:tcPr>
            </w:tcPrChange>
          </w:tcPr>
          <w:p w14:paraId="2FCABBE7" w14:textId="77777777" w:rsidR="004D28C1" w:rsidRPr="003C02FF" w:rsidRDefault="004D28C1" w:rsidP="004D28C1">
            <w:pPr>
              <w:jc w:val="center"/>
              <w:rPr>
                <w:ins w:id="7891" w:author="James Vu" w:date="2024-04-19T00:01:00Z"/>
                <w:b/>
                <w:bCs/>
                <w:color w:val="000000"/>
                <w:rPrChange w:id="7892" w:author="James Vu" w:date="2024-04-19T00:19:00Z">
                  <w:rPr>
                    <w:ins w:id="7893" w:author="James Vu" w:date="2024-04-19T00:01:00Z"/>
                    <w:b/>
                    <w:bCs/>
                    <w:color w:val="000000"/>
                    <w:sz w:val="28"/>
                    <w:szCs w:val="28"/>
                  </w:rPr>
                </w:rPrChange>
              </w:rPr>
            </w:pPr>
            <w:ins w:id="7894" w:author="James Vu" w:date="2024-04-19T00:01:00Z">
              <w:r w:rsidRPr="003C02FF">
                <w:rPr>
                  <w:b/>
                  <w:bCs/>
                  <w:color w:val="000000"/>
                  <w:rPrChange w:id="7895" w:author="James Vu" w:date="2024-04-19T00:19:00Z">
                    <w:rPr>
                      <w:b/>
                      <w:bCs/>
                      <w:color w:val="000000"/>
                      <w:sz w:val="28"/>
                      <w:szCs w:val="28"/>
                    </w:rPr>
                  </w:rPrChange>
                </w:rPr>
                <w:t> </w:t>
              </w:r>
            </w:ins>
          </w:p>
        </w:tc>
        <w:tc>
          <w:tcPr>
            <w:tcW w:w="8358" w:type="dxa"/>
            <w:shd w:val="clear" w:color="auto" w:fill="auto"/>
            <w:noWrap/>
            <w:vAlign w:val="center"/>
            <w:hideMark/>
            <w:tcPrChange w:id="7896" w:author="James Vu" w:date="2024-04-19T00:20:00Z">
              <w:tcPr>
                <w:tcW w:w="8358" w:type="dxa"/>
                <w:shd w:val="clear" w:color="auto" w:fill="auto"/>
                <w:noWrap/>
                <w:vAlign w:val="center"/>
                <w:hideMark/>
              </w:tcPr>
            </w:tcPrChange>
          </w:tcPr>
          <w:p w14:paraId="0F975633" w14:textId="77777777" w:rsidR="004D28C1" w:rsidRPr="003C02FF" w:rsidRDefault="004D28C1" w:rsidP="004D28C1">
            <w:pPr>
              <w:rPr>
                <w:ins w:id="7897" w:author="James Vu" w:date="2024-04-19T00:01:00Z"/>
                <w:rPrChange w:id="7898" w:author="James Vu" w:date="2024-04-19T00:19:00Z">
                  <w:rPr>
                    <w:ins w:id="7899" w:author="James Vu" w:date="2024-04-19T00:01:00Z"/>
                    <w:sz w:val="28"/>
                    <w:szCs w:val="28"/>
                  </w:rPr>
                </w:rPrChange>
              </w:rPr>
            </w:pPr>
            <w:ins w:id="7900" w:author="James Vu" w:date="2024-04-19T00:01:00Z">
              <w:r w:rsidRPr="003C02FF">
                <w:rPr>
                  <w:rPrChange w:id="7901" w:author="James Vu" w:date="2024-04-19T00:19:00Z">
                    <w:rPr>
                      <w:sz w:val="28"/>
                      <w:szCs w:val="28"/>
                    </w:rPr>
                  </w:rPrChange>
                </w:rPr>
                <w:t>Phát triển các chỉ số đánh giá hiệu quả và chất lượng của các chương trình quản lý.</w:t>
              </w:r>
            </w:ins>
          </w:p>
        </w:tc>
      </w:tr>
      <w:tr w:rsidR="003C02FF" w:rsidRPr="003C02FF" w14:paraId="75AD5488" w14:textId="77777777" w:rsidTr="003C02FF">
        <w:trPr>
          <w:trHeight w:val="360"/>
          <w:ins w:id="7902" w:author="James Vu" w:date="2024-04-19T00:01:00Z"/>
          <w:trPrChange w:id="7903" w:author="James Vu" w:date="2024-04-19T00:20:00Z">
            <w:trPr>
              <w:trHeight w:val="360"/>
            </w:trPr>
          </w:trPrChange>
        </w:trPr>
        <w:tc>
          <w:tcPr>
            <w:tcW w:w="704" w:type="dxa"/>
            <w:shd w:val="clear" w:color="auto" w:fill="auto"/>
            <w:noWrap/>
            <w:vAlign w:val="center"/>
            <w:hideMark/>
            <w:tcPrChange w:id="7904" w:author="James Vu" w:date="2024-04-19T00:20:00Z">
              <w:tcPr>
                <w:tcW w:w="704" w:type="dxa"/>
                <w:shd w:val="clear" w:color="auto" w:fill="auto"/>
                <w:noWrap/>
                <w:vAlign w:val="center"/>
                <w:hideMark/>
              </w:tcPr>
            </w:tcPrChange>
          </w:tcPr>
          <w:p w14:paraId="1C860B5C" w14:textId="77777777" w:rsidR="004D28C1" w:rsidRPr="003C02FF" w:rsidRDefault="004D28C1" w:rsidP="004D28C1">
            <w:pPr>
              <w:jc w:val="center"/>
              <w:rPr>
                <w:ins w:id="7905" w:author="James Vu" w:date="2024-04-19T00:01:00Z"/>
                <w:b/>
                <w:bCs/>
                <w:color w:val="000000"/>
                <w:rPrChange w:id="7906" w:author="James Vu" w:date="2024-04-19T00:19:00Z">
                  <w:rPr>
                    <w:ins w:id="7907" w:author="James Vu" w:date="2024-04-19T00:01:00Z"/>
                    <w:b/>
                    <w:bCs/>
                    <w:color w:val="000000"/>
                    <w:sz w:val="28"/>
                    <w:szCs w:val="28"/>
                  </w:rPr>
                </w:rPrChange>
              </w:rPr>
            </w:pPr>
            <w:ins w:id="7908" w:author="James Vu" w:date="2024-04-19T00:01:00Z">
              <w:r w:rsidRPr="003C02FF">
                <w:rPr>
                  <w:b/>
                  <w:bCs/>
                  <w:color w:val="000000"/>
                  <w:rPrChange w:id="7909" w:author="James Vu" w:date="2024-04-19T00:19:00Z">
                    <w:rPr>
                      <w:b/>
                      <w:bCs/>
                      <w:color w:val="000000"/>
                      <w:sz w:val="28"/>
                      <w:szCs w:val="28"/>
                    </w:rPr>
                  </w:rPrChange>
                </w:rPr>
                <w:t> </w:t>
              </w:r>
            </w:ins>
          </w:p>
        </w:tc>
        <w:tc>
          <w:tcPr>
            <w:tcW w:w="8358" w:type="dxa"/>
            <w:shd w:val="clear" w:color="auto" w:fill="auto"/>
            <w:noWrap/>
            <w:vAlign w:val="center"/>
            <w:hideMark/>
            <w:tcPrChange w:id="7910" w:author="James Vu" w:date="2024-04-19T00:20:00Z">
              <w:tcPr>
                <w:tcW w:w="8358" w:type="dxa"/>
                <w:shd w:val="clear" w:color="auto" w:fill="auto"/>
                <w:noWrap/>
                <w:vAlign w:val="center"/>
                <w:hideMark/>
              </w:tcPr>
            </w:tcPrChange>
          </w:tcPr>
          <w:p w14:paraId="5D6E9094" w14:textId="77777777" w:rsidR="004D28C1" w:rsidRPr="003C02FF" w:rsidRDefault="004D28C1" w:rsidP="004D28C1">
            <w:pPr>
              <w:rPr>
                <w:ins w:id="7911" w:author="James Vu" w:date="2024-04-19T00:01:00Z"/>
                <w:rPrChange w:id="7912" w:author="James Vu" w:date="2024-04-19T00:19:00Z">
                  <w:rPr>
                    <w:ins w:id="7913" w:author="James Vu" w:date="2024-04-19T00:01:00Z"/>
                    <w:sz w:val="28"/>
                    <w:szCs w:val="28"/>
                  </w:rPr>
                </w:rPrChange>
              </w:rPr>
            </w:pPr>
            <w:ins w:id="7914" w:author="James Vu" w:date="2024-04-19T00:01:00Z">
              <w:r w:rsidRPr="003C02FF">
                <w:rPr>
                  <w:rPrChange w:id="7915" w:author="James Vu" w:date="2024-04-19T00:19:00Z">
                    <w:rPr>
                      <w:sz w:val="28"/>
                      <w:szCs w:val="28"/>
                    </w:rPr>
                  </w:rPrChange>
                </w:rPr>
                <w:t>Quản lý và kiểm soát rủi ro liên quan đến chất lượng sản phẩm và an toàn thực phẩm.</w:t>
              </w:r>
            </w:ins>
          </w:p>
        </w:tc>
      </w:tr>
      <w:tr w:rsidR="003C02FF" w:rsidRPr="003C02FF" w14:paraId="008C1130" w14:textId="77777777" w:rsidTr="003C02FF">
        <w:trPr>
          <w:trHeight w:val="360"/>
          <w:ins w:id="7916" w:author="James Vu" w:date="2024-04-19T00:01:00Z"/>
          <w:trPrChange w:id="7917" w:author="James Vu" w:date="2024-04-19T00:20:00Z">
            <w:trPr>
              <w:trHeight w:val="360"/>
            </w:trPr>
          </w:trPrChange>
        </w:trPr>
        <w:tc>
          <w:tcPr>
            <w:tcW w:w="704" w:type="dxa"/>
            <w:shd w:val="clear" w:color="auto" w:fill="auto"/>
            <w:noWrap/>
            <w:vAlign w:val="center"/>
            <w:hideMark/>
            <w:tcPrChange w:id="7918" w:author="James Vu" w:date="2024-04-19T00:20:00Z">
              <w:tcPr>
                <w:tcW w:w="704" w:type="dxa"/>
                <w:shd w:val="clear" w:color="auto" w:fill="auto"/>
                <w:noWrap/>
                <w:vAlign w:val="center"/>
                <w:hideMark/>
              </w:tcPr>
            </w:tcPrChange>
          </w:tcPr>
          <w:p w14:paraId="1590CC49" w14:textId="77777777" w:rsidR="004D28C1" w:rsidRPr="003C02FF" w:rsidRDefault="004D28C1" w:rsidP="004D28C1">
            <w:pPr>
              <w:jc w:val="center"/>
              <w:rPr>
                <w:ins w:id="7919" w:author="James Vu" w:date="2024-04-19T00:01:00Z"/>
                <w:b/>
                <w:bCs/>
                <w:color w:val="000000"/>
                <w:rPrChange w:id="7920" w:author="James Vu" w:date="2024-04-19T00:19:00Z">
                  <w:rPr>
                    <w:ins w:id="7921" w:author="James Vu" w:date="2024-04-19T00:01:00Z"/>
                    <w:b/>
                    <w:bCs/>
                    <w:color w:val="000000"/>
                    <w:sz w:val="28"/>
                    <w:szCs w:val="28"/>
                  </w:rPr>
                </w:rPrChange>
              </w:rPr>
            </w:pPr>
            <w:ins w:id="7922" w:author="James Vu" w:date="2024-04-19T00:01:00Z">
              <w:r w:rsidRPr="003C02FF">
                <w:rPr>
                  <w:b/>
                  <w:bCs/>
                  <w:color w:val="000000"/>
                  <w:rPrChange w:id="7923" w:author="James Vu" w:date="2024-04-19T00:19:00Z">
                    <w:rPr>
                      <w:b/>
                      <w:bCs/>
                      <w:color w:val="000000"/>
                      <w:sz w:val="28"/>
                      <w:szCs w:val="28"/>
                    </w:rPr>
                  </w:rPrChange>
                </w:rPr>
                <w:t> </w:t>
              </w:r>
            </w:ins>
          </w:p>
        </w:tc>
        <w:tc>
          <w:tcPr>
            <w:tcW w:w="8358" w:type="dxa"/>
            <w:shd w:val="clear" w:color="auto" w:fill="auto"/>
            <w:noWrap/>
            <w:vAlign w:val="center"/>
            <w:hideMark/>
            <w:tcPrChange w:id="7924" w:author="James Vu" w:date="2024-04-19T00:20:00Z">
              <w:tcPr>
                <w:tcW w:w="8358" w:type="dxa"/>
                <w:shd w:val="clear" w:color="auto" w:fill="auto"/>
                <w:noWrap/>
                <w:vAlign w:val="center"/>
                <w:hideMark/>
              </w:tcPr>
            </w:tcPrChange>
          </w:tcPr>
          <w:p w14:paraId="6EF9CF21" w14:textId="77777777" w:rsidR="004D28C1" w:rsidRPr="003C02FF" w:rsidRDefault="004D28C1" w:rsidP="004D28C1">
            <w:pPr>
              <w:rPr>
                <w:ins w:id="7925" w:author="James Vu" w:date="2024-04-19T00:01:00Z"/>
                <w:rPrChange w:id="7926" w:author="James Vu" w:date="2024-04-19T00:19:00Z">
                  <w:rPr>
                    <w:ins w:id="7927" w:author="James Vu" w:date="2024-04-19T00:01:00Z"/>
                    <w:sz w:val="28"/>
                    <w:szCs w:val="28"/>
                  </w:rPr>
                </w:rPrChange>
              </w:rPr>
            </w:pPr>
            <w:ins w:id="7928" w:author="James Vu" w:date="2024-04-19T00:01:00Z">
              <w:r w:rsidRPr="003C02FF">
                <w:rPr>
                  <w:rPrChange w:id="7929" w:author="James Vu" w:date="2024-04-19T00:19:00Z">
                    <w:rPr>
                      <w:sz w:val="28"/>
                      <w:szCs w:val="28"/>
                    </w:rPr>
                  </w:rPrChange>
                </w:rPr>
                <w:t>Tạo báo cáo tổng hợp về hoạt động quản lý chất lượng.</w:t>
              </w:r>
            </w:ins>
          </w:p>
        </w:tc>
      </w:tr>
      <w:tr w:rsidR="003C02FF" w:rsidRPr="003C02FF" w14:paraId="58C3A2EB" w14:textId="77777777" w:rsidTr="003C02FF">
        <w:trPr>
          <w:trHeight w:val="360"/>
          <w:ins w:id="7930" w:author="James Vu" w:date="2024-04-19T00:01:00Z"/>
          <w:trPrChange w:id="7931" w:author="James Vu" w:date="2024-04-19T00:20:00Z">
            <w:trPr>
              <w:trHeight w:val="360"/>
            </w:trPr>
          </w:trPrChange>
        </w:trPr>
        <w:tc>
          <w:tcPr>
            <w:tcW w:w="704" w:type="dxa"/>
            <w:shd w:val="clear" w:color="auto" w:fill="auto"/>
            <w:noWrap/>
            <w:vAlign w:val="center"/>
            <w:hideMark/>
            <w:tcPrChange w:id="7932" w:author="James Vu" w:date="2024-04-19T00:20:00Z">
              <w:tcPr>
                <w:tcW w:w="704" w:type="dxa"/>
                <w:shd w:val="clear" w:color="auto" w:fill="auto"/>
                <w:noWrap/>
                <w:vAlign w:val="center"/>
                <w:hideMark/>
              </w:tcPr>
            </w:tcPrChange>
          </w:tcPr>
          <w:p w14:paraId="187C1D01" w14:textId="77777777" w:rsidR="004D28C1" w:rsidRPr="003C02FF" w:rsidRDefault="004D28C1" w:rsidP="004D28C1">
            <w:pPr>
              <w:jc w:val="center"/>
              <w:rPr>
                <w:ins w:id="7933" w:author="James Vu" w:date="2024-04-19T00:01:00Z"/>
                <w:b/>
                <w:bCs/>
                <w:color w:val="000000"/>
                <w:rPrChange w:id="7934" w:author="James Vu" w:date="2024-04-19T00:19:00Z">
                  <w:rPr>
                    <w:ins w:id="7935" w:author="James Vu" w:date="2024-04-19T00:01:00Z"/>
                    <w:b/>
                    <w:bCs/>
                    <w:color w:val="000000"/>
                    <w:sz w:val="28"/>
                    <w:szCs w:val="28"/>
                  </w:rPr>
                </w:rPrChange>
              </w:rPr>
            </w:pPr>
            <w:ins w:id="7936" w:author="James Vu" w:date="2024-04-19T00:01:00Z">
              <w:r w:rsidRPr="003C02FF">
                <w:rPr>
                  <w:b/>
                  <w:bCs/>
                  <w:color w:val="000000"/>
                  <w:rPrChange w:id="7937" w:author="James Vu" w:date="2024-04-19T00:19:00Z">
                    <w:rPr>
                      <w:b/>
                      <w:bCs/>
                      <w:color w:val="000000"/>
                      <w:sz w:val="28"/>
                      <w:szCs w:val="28"/>
                    </w:rPr>
                  </w:rPrChange>
                </w:rPr>
                <w:t> </w:t>
              </w:r>
            </w:ins>
          </w:p>
        </w:tc>
        <w:tc>
          <w:tcPr>
            <w:tcW w:w="8358" w:type="dxa"/>
            <w:shd w:val="clear" w:color="auto" w:fill="auto"/>
            <w:noWrap/>
            <w:vAlign w:val="center"/>
            <w:hideMark/>
            <w:tcPrChange w:id="7938" w:author="James Vu" w:date="2024-04-19T00:20:00Z">
              <w:tcPr>
                <w:tcW w:w="8358" w:type="dxa"/>
                <w:shd w:val="clear" w:color="auto" w:fill="auto"/>
                <w:noWrap/>
                <w:vAlign w:val="center"/>
                <w:hideMark/>
              </w:tcPr>
            </w:tcPrChange>
          </w:tcPr>
          <w:p w14:paraId="6C717C8A" w14:textId="77777777" w:rsidR="004D28C1" w:rsidRPr="003C02FF" w:rsidRDefault="004D28C1" w:rsidP="004D28C1">
            <w:pPr>
              <w:rPr>
                <w:ins w:id="7939" w:author="James Vu" w:date="2024-04-19T00:01:00Z"/>
                <w:rPrChange w:id="7940" w:author="James Vu" w:date="2024-04-19T00:19:00Z">
                  <w:rPr>
                    <w:ins w:id="7941" w:author="James Vu" w:date="2024-04-19T00:01:00Z"/>
                    <w:sz w:val="28"/>
                    <w:szCs w:val="28"/>
                  </w:rPr>
                </w:rPrChange>
              </w:rPr>
            </w:pPr>
            <w:ins w:id="7942" w:author="James Vu" w:date="2024-04-19T00:01:00Z">
              <w:r w:rsidRPr="003C02FF">
                <w:rPr>
                  <w:rPrChange w:id="7943" w:author="James Vu" w:date="2024-04-19T00:19:00Z">
                    <w:rPr>
                      <w:sz w:val="28"/>
                      <w:szCs w:val="28"/>
                    </w:rPr>
                  </w:rPrChange>
                </w:rPr>
                <w:t>Phân tích dữ liệu và xuất ra các biểu đồ so sánh, đánh giá.</w:t>
              </w:r>
            </w:ins>
          </w:p>
        </w:tc>
      </w:tr>
      <w:tr w:rsidR="003C02FF" w:rsidRPr="003C02FF" w14:paraId="1AA9F2F9" w14:textId="77777777" w:rsidTr="003C02FF">
        <w:trPr>
          <w:trHeight w:val="360"/>
          <w:ins w:id="7944" w:author="James Vu" w:date="2024-04-19T00:01:00Z"/>
          <w:trPrChange w:id="7945" w:author="James Vu" w:date="2024-04-19T00:20:00Z">
            <w:trPr>
              <w:trHeight w:val="360"/>
            </w:trPr>
          </w:trPrChange>
        </w:trPr>
        <w:tc>
          <w:tcPr>
            <w:tcW w:w="704" w:type="dxa"/>
            <w:shd w:val="clear" w:color="auto" w:fill="auto"/>
            <w:noWrap/>
            <w:vAlign w:val="center"/>
            <w:hideMark/>
            <w:tcPrChange w:id="7946" w:author="James Vu" w:date="2024-04-19T00:20:00Z">
              <w:tcPr>
                <w:tcW w:w="704" w:type="dxa"/>
                <w:shd w:val="clear" w:color="auto" w:fill="auto"/>
                <w:noWrap/>
                <w:vAlign w:val="center"/>
                <w:hideMark/>
              </w:tcPr>
            </w:tcPrChange>
          </w:tcPr>
          <w:p w14:paraId="644DFF4A" w14:textId="77777777" w:rsidR="004D28C1" w:rsidRPr="003C02FF" w:rsidRDefault="004D28C1" w:rsidP="004D28C1">
            <w:pPr>
              <w:jc w:val="center"/>
              <w:rPr>
                <w:ins w:id="7947" w:author="James Vu" w:date="2024-04-19T00:01:00Z"/>
                <w:b/>
                <w:bCs/>
                <w:color w:val="000000"/>
                <w:rPrChange w:id="7948" w:author="James Vu" w:date="2024-04-19T00:19:00Z">
                  <w:rPr>
                    <w:ins w:id="7949" w:author="James Vu" w:date="2024-04-19T00:01:00Z"/>
                    <w:b/>
                    <w:bCs/>
                    <w:color w:val="000000"/>
                    <w:sz w:val="28"/>
                    <w:szCs w:val="28"/>
                  </w:rPr>
                </w:rPrChange>
              </w:rPr>
            </w:pPr>
            <w:ins w:id="7950" w:author="James Vu" w:date="2024-04-19T00:01:00Z">
              <w:r w:rsidRPr="003C02FF">
                <w:rPr>
                  <w:b/>
                  <w:bCs/>
                  <w:color w:val="000000"/>
                  <w:rPrChange w:id="7951" w:author="James Vu" w:date="2024-04-19T00:19:00Z">
                    <w:rPr>
                      <w:b/>
                      <w:bCs/>
                      <w:color w:val="000000"/>
                      <w:sz w:val="28"/>
                      <w:szCs w:val="28"/>
                    </w:rPr>
                  </w:rPrChange>
                </w:rPr>
                <w:t> </w:t>
              </w:r>
            </w:ins>
          </w:p>
        </w:tc>
        <w:tc>
          <w:tcPr>
            <w:tcW w:w="8358" w:type="dxa"/>
            <w:shd w:val="clear" w:color="auto" w:fill="auto"/>
            <w:noWrap/>
            <w:vAlign w:val="center"/>
            <w:hideMark/>
            <w:tcPrChange w:id="7952" w:author="James Vu" w:date="2024-04-19T00:20:00Z">
              <w:tcPr>
                <w:tcW w:w="8358" w:type="dxa"/>
                <w:shd w:val="clear" w:color="auto" w:fill="auto"/>
                <w:noWrap/>
                <w:vAlign w:val="center"/>
                <w:hideMark/>
              </w:tcPr>
            </w:tcPrChange>
          </w:tcPr>
          <w:p w14:paraId="1F47A5A2" w14:textId="77777777" w:rsidR="004D28C1" w:rsidRPr="003C02FF" w:rsidRDefault="004D28C1" w:rsidP="004D28C1">
            <w:pPr>
              <w:rPr>
                <w:ins w:id="7953" w:author="James Vu" w:date="2024-04-19T00:01:00Z"/>
                <w:rPrChange w:id="7954" w:author="James Vu" w:date="2024-04-19T00:19:00Z">
                  <w:rPr>
                    <w:ins w:id="7955" w:author="James Vu" w:date="2024-04-19T00:01:00Z"/>
                    <w:sz w:val="28"/>
                    <w:szCs w:val="28"/>
                  </w:rPr>
                </w:rPrChange>
              </w:rPr>
            </w:pPr>
            <w:ins w:id="7956" w:author="James Vu" w:date="2024-04-19T00:01:00Z">
              <w:r w:rsidRPr="003C02FF">
                <w:rPr>
                  <w:rPrChange w:id="7957" w:author="James Vu" w:date="2024-04-19T00:19:00Z">
                    <w:rPr>
                      <w:sz w:val="28"/>
                      <w:szCs w:val="28"/>
                    </w:rPr>
                  </w:rPrChange>
                </w:rPr>
                <w:t>Cung cấp giao diện trực quan cho việc xem và phân tích dữ liệu.</w:t>
              </w:r>
            </w:ins>
          </w:p>
        </w:tc>
      </w:tr>
      <w:tr w:rsidR="003C02FF" w:rsidRPr="003C02FF" w14:paraId="51FC68EC" w14:textId="77777777" w:rsidTr="003C02FF">
        <w:trPr>
          <w:trHeight w:val="360"/>
          <w:ins w:id="7958" w:author="James Vu" w:date="2024-04-19T00:01:00Z"/>
          <w:trPrChange w:id="7959" w:author="James Vu" w:date="2024-04-19T00:20:00Z">
            <w:trPr>
              <w:trHeight w:val="360"/>
            </w:trPr>
          </w:trPrChange>
        </w:trPr>
        <w:tc>
          <w:tcPr>
            <w:tcW w:w="704" w:type="dxa"/>
            <w:shd w:val="clear" w:color="auto" w:fill="auto"/>
            <w:noWrap/>
            <w:vAlign w:val="center"/>
            <w:hideMark/>
            <w:tcPrChange w:id="7960" w:author="James Vu" w:date="2024-04-19T00:20:00Z">
              <w:tcPr>
                <w:tcW w:w="704" w:type="dxa"/>
                <w:shd w:val="clear" w:color="auto" w:fill="auto"/>
                <w:noWrap/>
                <w:vAlign w:val="center"/>
                <w:hideMark/>
              </w:tcPr>
            </w:tcPrChange>
          </w:tcPr>
          <w:p w14:paraId="04DAFA00" w14:textId="77777777" w:rsidR="004D28C1" w:rsidRPr="003C02FF" w:rsidRDefault="004D28C1" w:rsidP="004D28C1">
            <w:pPr>
              <w:jc w:val="center"/>
              <w:rPr>
                <w:ins w:id="7961" w:author="James Vu" w:date="2024-04-19T00:01:00Z"/>
                <w:b/>
                <w:bCs/>
                <w:color w:val="000000"/>
                <w:rPrChange w:id="7962" w:author="James Vu" w:date="2024-04-19T00:19:00Z">
                  <w:rPr>
                    <w:ins w:id="7963" w:author="James Vu" w:date="2024-04-19T00:01:00Z"/>
                    <w:b/>
                    <w:bCs/>
                    <w:color w:val="000000"/>
                    <w:sz w:val="28"/>
                    <w:szCs w:val="28"/>
                  </w:rPr>
                </w:rPrChange>
              </w:rPr>
            </w:pPr>
            <w:ins w:id="7964" w:author="James Vu" w:date="2024-04-19T00:01:00Z">
              <w:r w:rsidRPr="003C02FF">
                <w:rPr>
                  <w:b/>
                  <w:bCs/>
                  <w:color w:val="000000"/>
                  <w:rPrChange w:id="7965" w:author="James Vu" w:date="2024-04-19T00:19:00Z">
                    <w:rPr>
                      <w:b/>
                      <w:bCs/>
                      <w:color w:val="000000"/>
                      <w:sz w:val="28"/>
                      <w:szCs w:val="28"/>
                    </w:rPr>
                  </w:rPrChange>
                </w:rPr>
                <w:t> </w:t>
              </w:r>
            </w:ins>
          </w:p>
        </w:tc>
        <w:tc>
          <w:tcPr>
            <w:tcW w:w="8358" w:type="dxa"/>
            <w:shd w:val="clear" w:color="auto" w:fill="auto"/>
            <w:noWrap/>
            <w:vAlign w:val="center"/>
            <w:hideMark/>
            <w:tcPrChange w:id="7966" w:author="James Vu" w:date="2024-04-19T00:20:00Z">
              <w:tcPr>
                <w:tcW w:w="8358" w:type="dxa"/>
                <w:shd w:val="clear" w:color="auto" w:fill="auto"/>
                <w:noWrap/>
                <w:vAlign w:val="center"/>
                <w:hideMark/>
              </w:tcPr>
            </w:tcPrChange>
          </w:tcPr>
          <w:p w14:paraId="5FB586AC" w14:textId="77777777" w:rsidR="004D28C1" w:rsidRPr="003C02FF" w:rsidRDefault="004D28C1" w:rsidP="004D28C1">
            <w:pPr>
              <w:rPr>
                <w:ins w:id="7967" w:author="James Vu" w:date="2024-04-19T00:01:00Z"/>
                <w:rPrChange w:id="7968" w:author="James Vu" w:date="2024-04-19T00:19:00Z">
                  <w:rPr>
                    <w:ins w:id="7969" w:author="James Vu" w:date="2024-04-19T00:01:00Z"/>
                    <w:sz w:val="28"/>
                    <w:szCs w:val="28"/>
                  </w:rPr>
                </w:rPrChange>
              </w:rPr>
            </w:pPr>
            <w:ins w:id="7970" w:author="James Vu" w:date="2024-04-19T00:01:00Z">
              <w:r w:rsidRPr="003C02FF">
                <w:rPr>
                  <w:rPrChange w:id="7971" w:author="James Vu" w:date="2024-04-19T00:19:00Z">
                    <w:rPr>
                      <w:sz w:val="28"/>
                      <w:szCs w:val="28"/>
                    </w:rPr>
                  </w:rPrChange>
                </w:rPr>
                <w:t>Tích hợp công cụ phân tích dữ liệu nâng cao.</w:t>
              </w:r>
            </w:ins>
          </w:p>
        </w:tc>
      </w:tr>
      <w:tr w:rsidR="003C02FF" w:rsidRPr="003C02FF" w14:paraId="1287D335" w14:textId="77777777" w:rsidTr="003C02FF">
        <w:trPr>
          <w:trHeight w:val="360"/>
          <w:ins w:id="7972" w:author="James Vu" w:date="2024-04-19T00:01:00Z"/>
          <w:trPrChange w:id="7973" w:author="James Vu" w:date="2024-04-19T00:20:00Z">
            <w:trPr>
              <w:trHeight w:val="360"/>
            </w:trPr>
          </w:trPrChange>
        </w:trPr>
        <w:tc>
          <w:tcPr>
            <w:tcW w:w="704" w:type="dxa"/>
            <w:shd w:val="clear" w:color="auto" w:fill="auto"/>
            <w:noWrap/>
            <w:vAlign w:val="center"/>
            <w:hideMark/>
            <w:tcPrChange w:id="7974" w:author="James Vu" w:date="2024-04-19T00:20:00Z">
              <w:tcPr>
                <w:tcW w:w="704" w:type="dxa"/>
                <w:shd w:val="clear" w:color="auto" w:fill="auto"/>
                <w:noWrap/>
                <w:vAlign w:val="center"/>
                <w:hideMark/>
              </w:tcPr>
            </w:tcPrChange>
          </w:tcPr>
          <w:p w14:paraId="5B5209EA" w14:textId="77777777" w:rsidR="004D28C1" w:rsidRPr="003C02FF" w:rsidRDefault="004D28C1" w:rsidP="004D28C1">
            <w:pPr>
              <w:jc w:val="center"/>
              <w:rPr>
                <w:ins w:id="7975" w:author="James Vu" w:date="2024-04-19T00:01:00Z"/>
                <w:b/>
                <w:bCs/>
                <w:color w:val="000000"/>
                <w:rPrChange w:id="7976" w:author="James Vu" w:date="2024-04-19T00:19:00Z">
                  <w:rPr>
                    <w:ins w:id="7977" w:author="James Vu" w:date="2024-04-19T00:01:00Z"/>
                    <w:b/>
                    <w:bCs/>
                    <w:color w:val="000000"/>
                    <w:sz w:val="28"/>
                    <w:szCs w:val="28"/>
                  </w:rPr>
                </w:rPrChange>
              </w:rPr>
            </w:pPr>
            <w:ins w:id="7978" w:author="James Vu" w:date="2024-04-19T00:01:00Z">
              <w:r w:rsidRPr="003C02FF">
                <w:rPr>
                  <w:b/>
                  <w:bCs/>
                  <w:color w:val="000000"/>
                  <w:rPrChange w:id="7979" w:author="James Vu" w:date="2024-04-19T00:19:00Z">
                    <w:rPr>
                      <w:b/>
                      <w:bCs/>
                      <w:color w:val="000000"/>
                      <w:sz w:val="28"/>
                      <w:szCs w:val="28"/>
                    </w:rPr>
                  </w:rPrChange>
                </w:rPr>
                <w:t> </w:t>
              </w:r>
            </w:ins>
          </w:p>
        </w:tc>
        <w:tc>
          <w:tcPr>
            <w:tcW w:w="8358" w:type="dxa"/>
            <w:shd w:val="clear" w:color="auto" w:fill="auto"/>
            <w:noWrap/>
            <w:vAlign w:val="center"/>
            <w:hideMark/>
            <w:tcPrChange w:id="7980" w:author="James Vu" w:date="2024-04-19T00:20:00Z">
              <w:tcPr>
                <w:tcW w:w="8358" w:type="dxa"/>
                <w:shd w:val="clear" w:color="auto" w:fill="auto"/>
                <w:noWrap/>
                <w:vAlign w:val="center"/>
                <w:hideMark/>
              </w:tcPr>
            </w:tcPrChange>
          </w:tcPr>
          <w:p w14:paraId="75532A39" w14:textId="77777777" w:rsidR="004D28C1" w:rsidRPr="003C02FF" w:rsidRDefault="004D28C1" w:rsidP="004D28C1">
            <w:pPr>
              <w:rPr>
                <w:ins w:id="7981" w:author="James Vu" w:date="2024-04-19T00:01:00Z"/>
                <w:rPrChange w:id="7982" w:author="James Vu" w:date="2024-04-19T00:19:00Z">
                  <w:rPr>
                    <w:ins w:id="7983" w:author="James Vu" w:date="2024-04-19T00:01:00Z"/>
                    <w:sz w:val="28"/>
                    <w:szCs w:val="28"/>
                  </w:rPr>
                </w:rPrChange>
              </w:rPr>
            </w:pPr>
            <w:ins w:id="7984" w:author="James Vu" w:date="2024-04-19T00:01:00Z">
              <w:r w:rsidRPr="003C02FF">
                <w:rPr>
                  <w:rPrChange w:id="7985" w:author="James Vu" w:date="2024-04-19T00:19:00Z">
                    <w:rPr>
                      <w:sz w:val="28"/>
                      <w:szCs w:val="28"/>
                    </w:rPr>
                  </w:rPrChange>
                </w:rPr>
                <w:t>Xuất báo cáo theo nhiều định dạng theo phân quyền.</w:t>
              </w:r>
            </w:ins>
          </w:p>
        </w:tc>
      </w:tr>
      <w:tr w:rsidR="003C02FF" w:rsidRPr="003C02FF" w14:paraId="1E45FF14" w14:textId="77777777" w:rsidTr="003C02FF">
        <w:trPr>
          <w:trHeight w:val="360"/>
          <w:ins w:id="7986" w:author="James Vu" w:date="2024-04-19T00:01:00Z"/>
          <w:trPrChange w:id="7987" w:author="James Vu" w:date="2024-04-19T00:20:00Z">
            <w:trPr>
              <w:trHeight w:val="360"/>
            </w:trPr>
          </w:trPrChange>
        </w:trPr>
        <w:tc>
          <w:tcPr>
            <w:tcW w:w="704" w:type="dxa"/>
            <w:shd w:val="clear" w:color="auto" w:fill="auto"/>
            <w:noWrap/>
            <w:vAlign w:val="center"/>
            <w:hideMark/>
            <w:tcPrChange w:id="7988" w:author="James Vu" w:date="2024-04-19T00:20:00Z">
              <w:tcPr>
                <w:tcW w:w="704" w:type="dxa"/>
                <w:shd w:val="clear" w:color="auto" w:fill="auto"/>
                <w:noWrap/>
                <w:vAlign w:val="center"/>
                <w:hideMark/>
              </w:tcPr>
            </w:tcPrChange>
          </w:tcPr>
          <w:p w14:paraId="7FBE4D86" w14:textId="77777777" w:rsidR="004D28C1" w:rsidRPr="003C02FF" w:rsidRDefault="004D28C1" w:rsidP="004D28C1">
            <w:pPr>
              <w:jc w:val="center"/>
              <w:rPr>
                <w:ins w:id="7989" w:author="James Vu" w:date="2024-04-19T00:01:00Z"/>
                <w:b/>
                <w:bCs/>
                <w:color w:val="000000"/>
                <w:rPrChange w:id="7990" w:author="James Vu" w:date="2024-04-19T00:23:00Z">
                  <w:rPr>
                    <w:ins w:id="7991" w:author="James Vu" w:date="2024-04-19T00:01:00Z"/>
                    <w:b/>
                    <w:bCs/>
                    <w:color w:val="000000"/>
                    <w:sz w:val="28"/>
                    <w:szCs w:val="28"/>
                  </w:rPr>
                </w:rPrChange>
              </w:rPr>
            </w:pPr>
            <w:ins w:id="7992" w:author="James Vu" w:date="2024-04-19T00:01:00Z">
              <w:r w:rsidRPr="003C02FF">
                <w:rPr>
                  <w:b/>
                  <w:bCs/>
                  <w:color w:val="000000"/>
                  <w:rPrChange w:id="7993" w:author="James Vu" w:date="2024-04-19T00:23:00Z">
                    <w:rPr>
                      <w:b/>
                      <w:bCs/>
                      <w:color w:val="000000"/>
                      <w:sz w:val="28"/>
                      <w:szCs w:val="28"/>
                    </w:rPr>
                  </w:rPrChange>
                </w:rPr>
                <w:t>11</w:t>
              </w:r>
            </w:ins>
          </w:p>
        </w:tc>
        <w:tc>
          <w:tcPr>
            <w:tcW w:w="8358" w:type="dxa"/>
            <w:shd w:val="clear" w:color="auto" w:fill="auto"/>
            <w:noWrap/>
            <w:vAlign w:val="center"/>
            <w:hideMark/>
            <w:tcPrChange w:id="7994" w:author="James Vu" w:date="2024-04-19T00:20:00Z">
              <w:tcPr>
                <w:tcW w:w="8358" w:type="dxa"/>
                <w:shd w:val="clear" w:color="auto" w:fill="auto"/>
                <w:noWrap/>
                <w:vAlign w:val="center"/>
                <w:hideMark/>
              </w:tcPr>
            </w:tcPrChange>
          </w:tcPr>
          <w:p w14:paraId="42B11380" w14:textId="77777777" w:rsidR="004D28C1" w:rsidRPr="003C02FF" w:rsidRDefault="004D28C1" w:rsidP="004D28C1">
            <w:pPr>
              <w:rPr>
                <w:ins w:id="7995" w:author="James Vu" w:date="2024-04-19T00:01:00Z"/>
                <w:b/>
                <w:bCs/>
                <w:color w:val="0D0D0D"/>
                <w:rPrChange w:id="7996" w:author="James Vu" w:date="2024-04-19T00:23:00Z">
                  <w:rPr>
                    <w:ins w:id="7997" w:author="James Vu" w:date="2024-04-19T00:01:00Z"/>
                    <w:color w:val="0D0D0D"/>
                    <w:sz w:val="28"/>
                    <w:szCs w:val="28"/>
                  </w:rPr>
                </w:rPrChange>
              </w:rPr>
            </w:pPr>
            <w:ins w:id="7998" w:author="James Vu" w:date="2024-04-19T00:01:00Z">
              <w:r w:rsidRPr="003C02FF">
                <w:rPr>
                  <w:b/>
                  <w:bCs/>
                  <w:color w:val="0D0D0D"/>
                  <w:rPrChange w:id="7999" w:author="James Vu" w:date="2024-04-19T00:23:00Z">
                    <w:rPr>
                      <w:color w:val="0D0D0D"/>
                      <w:sz w:val="28"/>
                      <w:szCs w:val="28"/>
                    </w:rPr>
                  </w:rPrChange>
                </w:rPr>
                <w:t>Số hóa Biểu Mẫu</w:t>
              </w:r>
            </w:ins>
          </w:p>
        </w:tc>
      </w:tr>
      <w:tr w:rsidR="003C02FF" w:rsidRPr="003C02FF" w14:paraId="1DD5AAF5" w14:textId="77777777" w:rsidTr="003C02FF">
        <w:trPr>
          <w:trHeight w:val="360"/>
          <w:ins w:id="8000" w:author="James Vu" w:date="2024-04-19T00:01:00Z"/>
          <w:trPrChange w:id="8001" w:author="James Vu" w:date="2024-04-19T00:20:00Z">
            <w:trPr>
              <w:trHeight w:val="360"/>
            </w:trPr>
          </w:trPrChange>
        </w:trPr>
        <w:tc>
          <w:tcPr>
            <w:tcW w:w="704" w:type="dxa"/>
            <w:shd w:val="clear" w:color="auto" w:fill="auto"/>
            <w:noWrap/>
            <w:vAlign w:val="center"/>
            <w:hideMark/>
            <w:tcPrChange w:id="8002" w:author="James Vu" w:date="2024-04-19T00:20:00Z">
              <w:tcPr>
                <w:tcW w:w="704" w:type="dxa"/>
                <w:shd w:val="clear" w:color="auto" w:fill="auto"/>
                <w:noWrap/>
                <w:vAlign w:val="center"/>
                <w:hideMark/>
              </w:tcPr>
            </w:tcPrChange>
          </w:tcPr>
          <w:p w14:paraId="7E57531E" w14:textId="77777777" w:rsidR="004D28C1" w:rsidRPr="003C02FF" w:rsidRDefault="004D28C1" w:rsidP="004D28C1">
            <w:pPr>
              <w:jc w:val="center"/>
              <w:rPr>
                <w:ins w:id="8003" w:author="James Vu" w:date="2024-04-19T00:01:00Z"/>
                <w:b/>
                <w:bCs/>
                <w:color w:val="000000"/>
                <w:rPrChange w:id="8004" w:author="James Vu" w:date="2024-04-19T00:19:00Z">
                  <w:rPr>
                    <w:ins w:id="8005" w:author="James Vu" w:date="2024-04-19T00:01:00Z"/>
                    <w:b/>
                    <w:bCs/>
                    <w:color w:val="000000"/>
                    <w:sz w:val="28"/>
                    <w:szCs w:val="28"/>
                  </w:rPr>
                </w:rPrChange>
              </w:rPr>
            </w:pPr>
            <w:ins w:id="8006" w:author="James Vu" w:date="2024-04-19T00:01:00Z">
              <w:r w:rsidRPr="003C02FF">
                <w:rPr>
                  <w:b/>
                  <w:bCs/>
                  <w:color w:val="000000"/>
                  <w:rPrChange w:id="8007" w:author="James Vu" w:date="2024-04-19T00:19:00Z">
                    <w:rPr>
                      <w:b/>
                      <w:bCs/>
                      <w:color w:val="000000"/>
                      <w:sz w:val="28"/>
                      <w:szCs w:val="28"/>
                    </w:rPr>
                  </w:rPrChange>
                </w:rPr>
                <w:t> </w:t>
              </w:r>
            </w:ins>
          </w:p>
        </w:tc>
        <w:tc>
          <w:tcPr>
            <w:tcW w:w="8358" w:type="dxa"/>
            <w:shd w:val="clear" w:color="auto" w:fill="auto"/>
            <w:noWrap/>
            <w:vAlign w:val="center"/>
            <w:hideMark/>
            <w:tcPrChange w:id="8008" w:author="James Vu" w:date="2024-04-19T00:20:00Z">
              <w:tcPr>
                <w:tcW w:w="8358" w:type="dxa"/>
                <w:shd w:val="clear" w:color="auto" w:fill="auto"/>
                <w:noWrap/>
                <w:vAlign w:val="center"/>
                <w:hideMark/>
              </w:tcPr>
            </w:tcPrChange>
          </w:tcPr>
          <w:p w14:paraId="771C9038" w14:textId="77777777" w:rsidR="004D28C1" w:rsidRPr="003C02FF" w:rsidRDefault="004D28C1" w:rsidP="004D28C1">
            <w:pPr>
              <w:rPr>
                <w:ins w:id="8009" w:author="James Vu" w:date="2024-04-19T00:01:00Z"/>
                <w:color w:val="0D0D0D"/>
                <w:rPrChange w:id="8010" w:author="James Vu" w:date="2024-04-19T00:19:00Z">
                  <w:rPr>
                    <w:ins w:id="8011" w:author="James Vu" w:date="2024-04-19T00:01:00Z"/>
                    <w:color w:val="0D0D0D"/>
                    <w:sz w:val="28"/>
                    <w:szCs w:val="28"/>
                  </w:rPr>
                </w:rPrChange>
              </w:rPr>
            </w:pPr>
            <w:ins w:id="8012" w:author="James Vu" w:date="2024-04-19T00:01:00Z">
              <w:r w:rsidRPr="003C02FF">
                <w:rPr>
                  <w:color w:val="0D0D0D"/>
                  <w:rPrChange w:id="8013" w:author="James Vu" w:date="2024-04-19T00:19:00Z">
                    <w:rPr>
                      <w:color w:val="0D0D0D"/>
                      <w:sz w:val="28"/>
                      <w:szCs w:val="28"/>
                    </w:rPr>
                  </w:rPrChange>
                </w:rPr>
                <w:t>Tạo biểu mẫu điện tử</w:t>
              </w:r>
            </w:ins>
          </w:p>
        </w:tc>
      </w:tr>
      <w:tr w:rsidR="003C02FF" w:rsidRPr="003C02FF" w14:paraId="07E97246" w14:textId="77777777" w:rsidTr="003C02FF">
        <w:trPr>
          <w:trHeight w:val="360"/>
          <w:ins w:id="8014" w:author="James Vu" w:date="2024-04-19T00:01:00Z"/>
          <w:trPrChange w:id="8015" w:author="James Vu" w:date="2024-04-19T00:20:00Z">
            <w:trPr>
              <w:trHeight w:val="360"/>
            </w:trPr>
          </w:trPrChange>
        </w:trPr>
        <w:tc>
          <w:tcPr>
            <w:tcW w:w="704" w:type="dxa"/>
            <w:shd w:val="clear" w:color="auto" w:fill="auto"/>
            <w:noWrap/>
            <w:vAlign w:val="center"/>
            <w:hideMark/>
            <w:tcPrChange w:id="8016" w:author="James Vu" w:date="2024-04-19T00:20:00Z">
              <w:tcPr>
                <w:tcW w:w="704" w:type="dxa"/>
                <w:shd w:val="clear" w:color="auto" w:fill="auto"/>
                <w:noWrap/>
                <w:vAlign w:val="center"/>
                <w:hideMark/>
              </w:tcPr>
            </w:tcPrChange>
          </w:tcPr>
          <w:p w14:paraId="290C4129" w14:textId="77777777" w:rsidR="004D28C1" w:rsidRPr="003C02FF" w:rsidRDefault="004D28C1" w:rsidP="004D28C1">
            <w:pPr>
              <w:jc w:val="center"/>
              <w:rPr>
                <w:ins w:id="8017" w:author="James Vu" w:date="2024-04-19T00:01:00Z"/>
                <w:b/>
                <w:bCs/>
                <w:color w:val="000000"/>
                <w:rPrChange w:id="8018" w:author="James Vu" w:date="2024-04-19T00:19:00Z">
                  <w:rPr>
                    <w:ins w:id="8019" w:author="James Vu" w:date="2024-04-19T00:01:00Z"/>
                    <w:b/>
                    <w:bCs/>
                    <w:color w:val="000000"/>
                    <w:sz w:val="28"/>
                    <w:szCs w:val="28"/>
                  </w:rPr>
                </w:rPrChange>
              </w:rPr>
            </w:pPr>
            <w:ins w:id="8020" w:author="James Vu" w:date="2024-04-19T00:01:00Z">
              <w:r w:rsidRPr="003C02FF">
                <w:rPr>
                  <w:b/>
                  <w:bCs/>
                  <w:color w:val="000000"/>
                  <w:rPrChange w:id="8021" w:author="James Vu" w:date="2024-04-19T00:19:00Z">
                    <w:rPr>
                      <w:b/>
                      <w:bCs/>
                      <w:color w:val="000000"/>
                      <w:sz w:val="28"/>
                      <w:szCs w:val="28"/>
                    </w:rPr>
                  </w:rPrChange>
                </w:rPr>
                <w:t> </w:t>
              </w:r>
            </w:ins>
          </w:p>
        </w:tc>
        <w:tc>
          <w:tcPr>
            <w:tcW w:w="8358" w:type="dxa"/>
            <w:shd w:val="clear" w:color="auto" w:fill="auto"/>
            <w:noWrap/>
            <w:vAlign w:val="center"/>
            <w:hideMark/>
            <w:tcPrChange w:id="8022" w:author="James Vu" w:date="2024-04-19T00:20:00Z">
              <w:tcPr>
                <w:tcW w:w="8358" w:type="dxa"/>
                <w:shd w:val="clear" w:color="auto" w:fill="auto"/>
                <w:noWrap/>
                <w:vAlign w:val="center"/>
                <w:hideMark/>
              </w:tcPr>
            </w:tcPrChange>
          </w:tcPr>
          <w:p w14:paraId="562C98A9" w14:textId="77777777" w:rsidR="004D28C1" w:rsidRPr="003C02FF" w:rsidRDefault="004D28C1" w:rsidP="004D28C1">
            <w:pPr>
              <w:rPr>
                <w:ins w:id="8023" w:author="James Vu" w:date="2024-04-19T00:01:00Z"/>
                <w:color w:val="0D0D0D"/>
                <w:rPrChange w:id="8024" w:author="James Vu" w:date="2024-04-19T00:19:00Z">
                  <w:rPr>
                    <w:ins w:id="8025" w:author="James Vu" w:date="2024-04-19T00:01:00Z"/>
                    <w:color w:val="0D0D0D"/>
                    <w:sz w:val="28"/>
                    <w:szCs w:val="28"/>
                  </w:rPr>
                </w:rPrChange>
              </w:rPr>
            </w:pPr>
            <w:ins w:id="8026" w:author="James Vu" w:date="2024-04-19T00:01:00Z">
              <w:r w:rsidRPr="003C02FF">
                <w:rPr>
                  <w:color w:val="0D0D0D"/>
                  <w:rPrChange w:id="8027" w:author="James Vu" w:date="2024-04-19T00:19:00Z">
                    <w:rPr>
                      <w:color w:val="0D0D0D"/>
                      <w:sz w:val="28"/>
                      <w:szCs w:val="28"/>
                    </w:rPr>
                  </w:rPrChange>
                </w:rPr>
                <w:t>Chuyển đổi biểu mẫu giấy sang điện tử</w:t>
              </w:r>
            </w:ins>
          </w:p>
        </w:tc>
      </w:tr>
      <w:tr w:rsidR="003C02FF" w:rsidRPr="003C02FF" w14:paraId="5325990D" w14:textId="77777777" w:rsidTr="003C02FF">
        <w:trPr>
          <w:trHeight w:val="360"/>
          <w:ins w:id="8028" w:author="James Vu" w:date="2024-04-19T00:01:00Z"/>
          <w:trPrChange w:id="8029" w:author="James Vu" w:date="2024-04-19T00:20:00Z">
            <w:trPr>
              <w:trHeight w:val="360"/>
            </w:trPr>
          </w:trPrChange>
        </w:trPr>
        <w:tc>
          <w:tcPr>
            <w:tcW w:w="704" w:type="dxa"/>
            <w:shd w:val="clear" w:color="auto" w:fill="auto"/>
            <w:noWrap/>
            <w:vAlign w:val="center"/>
            <w:hideMark/>
            <w:tcPrChange w:id="8030" w:author="James Vu" w:date="2024-04-19T00:20:00Z">
              <w:tcPr>
                <w:tcW w:w="704" w:type="dxa"/>
                <w:shd w:val="clear" w:color="auto" w:fill="auto"/>
                <w:noWrap/>
                <w:vAlign w:val="center"/>
                <w:hideMark/>
              </w:tcPr>
            </w:tcPrChange>
          </w:tcPr>
          <w:p w14:paraId="21D1A9F8" w14:textId="77777777" w:rsidR="004D28C1" w:rsidRPr="003C02FF" w:rsidRDefault="004D28C1" w:rsidP="004D28C1">
            <w:pPr>
              <w:jc w:val="center"/>
              <w:rPr>
                <w:ins w:id="8031" w:author="James Vu" w:date="2024-04-19T00:01:00Z"/>
                <w:b/>
                <w:bCs/>
                <w:color w:val="000000"/>
                <w:rPrChange w:id="8032" w:author="James Vu" w:date="2024-04-19T00:19:00Z">
                  <w:rPr>
                    <w:ins w:id="8033" w:author="James Vu" w:date="2024-04-19T00:01:00Z"/>
                    <w:b/>
                    <w:bCs/>
                    <w:color w:val="000000"/>
                    <w:sz w:val="28"/>
                    <w:szCs w:val="28"/>
                  </w:rPr>
                </w:rPrChange>
              </w:rPr>
            </w:pPr>
            <w:ins w:id="8034" w:author="James Vu" w:date="2024-04-19T00:01:00Z">
              <w:r w:rsidRPr="003C02FF">
                <w:rPr>
                  <w:b/>
                  <w:bCs/>
                  <w:color w:val="000000"/>
                  <w:rPrChange w:id="8035" w:author="James Vu" w:date="2024-04-19T00:19:00Z">
                    <w:rPr>
                      <w:b/>
                      <w:bCs/>
                      <w:color w:val="000000"/>
                      <w:sz w:val="28"/>
                      <w:szCs w:val="28"/>
                    </w:rPr>
                  </w:rPrChange>
                </w:rPr>
                <w:t> </w:t>
              </w:r>
            </w:ins>
          </w:p>
        </w:tc>
        <w:tc>
          <w:tcPr>
            <w:tcW w:w="8358" w:type="dxa"/>
            <w:shd w:val="clear" w:color="auto" w:fill="auto"/>
            <w:noWrap/>
            <w:vAlign w:val="center"/>
            <w:hideMark/>
            <w:tcPrChange w:id="8036" w:author="James Vu" w:date="2024-04-19T00:20:00Z">
              <w:tcPr>
                <w:tcW w:w="8358" w:type="dxa"/>
                <w:shd w:val="clear" w:color="auto" w:fill="auto"/>
                <w:noWrap/>
                <w:vAlign w:val="center"/>
                <w:hideMark/>
              </w:tcPr>
            </w:tcPrChange>
          </w:tcPr>
          <w:p w14:paraId="03724DF6" w14:textId="77777777" w:rsidR="004D28C1" w:rsidRPr="003C02FF" w:rsidRDefault="004D28C1" w:rsidP="004D28C1">
            <w:pPr>
              <w:rPr>
                <w:ins w:id="8037" w:author="James Vu" w:date="2024-04-19T00:01:00Z"/>
                <w:color w:val="0D0D0D"/>
                <w:rPrChange w:id="8038" w:author="James Vu" w:date="2024-04-19T00:19:00Z">
                  <w:rPr>
                    <w:ins w:id="8039" w:author="James Vu" w:date="2024-04-19T00:01:00Z"/>
                    <w:color w:val="0D0D0D"/>
                    <w:sz w:val="28"/>
                    <w:szCs w:val="28"/>
                  </w:rPr>
                </w:rPrChange>
              </w:rPr>
            </w:pPr>
            <w:ins w:id="8040" w:author="James Vu" w:date="2024-04-19T00:01:00Z">
              <w:r w:rsidRPr="003C02FF">
                <w:rPr>
                  <w:color w:val="0D0D0D"/>
                  <w:rPrChange w:id="8041" w:author="James Vu" w:date="2024-04-19T00:19:00Z">
                    <w:rPr>
                      <w:color w:val="0D0D0D"/>
                      <w:sz w:val="28"/>
                      <w:szCs w:val="28"/>
                    </w:rPr>
                  </w:rPrChange>
                </w:rPr>
                <w:t>Lập chỉ mục và lưu trữ biểu mẫu điện tử</w:t>
              </w:r>
            </w:ins>
          </w:p>
        </w:tc>
      </w:tr>
      <w:tr w:rsidR="003C02FF" w:rsidRPr="003C02FF" w14:paraId="242545FC" w14:textId="77777777" w:rsidTr="003C02FF">
        <w:trPr>
          <w:trHeight w:val="360"/>
          <w:ins w:id="8042" w:author="James Vu" w:date="2024-04-19T00:01:00Z"/>
          <w:trPrChange w:id="8043" w:author="James Vu" w:date="2024-04-19T00:20:00Z">
            <w:trPr>
              <w:trHeight w:val="360"/>
            </w:trPr>
          </w:trPrChange>
        </w:trPr>
        <w:tc>
          <w:tcPr>
            <w:tcW w:w="704" w:type="dxa"/>
            <w:shd w:val="clear" w:color="auto" w:fill="auto"/>
            <w:noWrap/>
            <w:vAlign w:val="center"/>
            <w:hideMark/>
            <w:tcPrChange w:id="8044" w:author="James Vu" w:date="2024-04-19T00:20:00Z">
              <w:tcPr>
                <w:tcW w:w="704" w:type="dxa"/>
                <w:shd w:val="clear" w:color="auto" w:fill="auto"/>
                <w:noWrap/>
                <w:vAlign w:val="center"/>
                <w:hideMark/>
              </w:tcPr>
            </w:tcPrChange>
          </w:tcPr>
          <w:p w14:paraId="646D7AE3" w14:textId="77777777" w:rsidR="004D28C1" w:rsidRPr="003C02FF" w:rsidRDefault="004D28C1" w:rsidP="004D28C1">
            <w:pPr>
              <w:jc w:val="center"/>
              <w:rPr>
                <w:ins w:id="8045" w:author="James Vu" w:date="2024-04-19T00:01:00Z"/>
                <w:b/>
                <w:bCs/>
                <w:color w:val="000000"/>
                <w:rPrChange w:id="8046" w:author="James Vu" w:date="2024-04-19T00:19:00Z">
                  <w:rPr>
                    <w:ins w:id="8047" w:author="James Vu" w:date="2024-04-19T00:01:00Z"/>
                    <w:b/>
                    <w:bCs/>
                    <w:color w:val="000000"/>
                    <w:sz w:val="28"/>
                    <w:szCs w:val="28"/>
                  </w:rPr>
                </w:rPrChange>
              </w:rPr>
            </w:pPr>
            <w:ins w:id="8048" w:author="James Vu" w:date="2024-04-19T00:01:00Z">
              <w:r w:rsidRPr="003C02FF">
                <w:rPr>
                  <w:b/>
                  <w:bCs/>
                  <w:color w:val="000000"/>
                  <w:rPrChange w:id="8049" w:author="James Vu" w:date="2024-04-19T00:19:00Z">
                    <w:rPr>
                      <w:b/>
                      <w:bCs/>
                      <w:color w:val="000000"/>
                      <w:sz w:val="28"/>
                      <w:szCs w:val="28"/>
                    </w:rPr>
                  </w:rPrChange>
                </w:rPr>
                <w:t> </w:t>
              </w:r>
            </w:ins>
          </w:p>
        </w:tc>
        <w:tc>
          <w:tcPr>
            <w:tcW w:w="8358" w:type="dxa"/>
            <w:shd w:val="clear" w:color="auto" w:fill="auto"/>
            <w:noWrap/>
            <w:vAlign w:val="center"/>
            <w:hideMark/>
            <w:tcPrChange w:id="8050" w:author="James Vu" w:date="2024-04-19T00:20:00Z">
              <w:tcPr>
                <w:tcW w:w="8358" w:type="dxa"/>
                <w:shd w:val="clear" w:color="auto" w:fill="auto"/>
                <w:noWrap/>
                <w:vAlign w:val="center"/>
                <w:hideMark/>
              </w:tcPr>
            </w:tcPrChange>
          </w:tcPr>
          <w:p w14:paraId="57103745" w14:textId="77777777" w:rsidR="004D28C1" w:rsidRPr="003C02FF" w:rsidRDefault="004D28C1" w:rsidP="004D28C1">
            <w:pPr>
              <w:rPr>
                <w:ins w:id="8051" w:author="James Vu" w:date="2024-04-19T00:01:00Z"/>
                <w:color w:val="0D0D0D"/>
                <w:rPrChange w:id="8052" w:author="James Vu" w:date="2024-04-19T00:19:00Z">
                  <w:rPr>
                    <w:ins w:id="8053" w:author="James Vu" w:date="2024-04-19T00:01:00Z"/>
                    <w:color w:val="0D0D0D"/>
                    <w:sz w:val="28"/>
                    <w:szCs w:val="28"/>
                  </w:rPr>
                </w:rPrChange>
              </w:rPr>
            </w:pPr>
            <w:ins w:id="8054" w:author="James Vu" w:date="2024-04-19T00:01:00Z">
              <w:r w:rsidRPr="003C02FF">
                <w:rPr>
                  <w:color w:val="0D0D0D"/>
                  <w:rPrChange w:id="8055" w:author="James Vu" w:date="2024-04-19T00:19:00Z">
                    <w:rPr>
                      <w:color w:val="0D0D0D"/>
                      <w:sz w:val="28"/>
                      <w:szCs w:val="28"/>
                    </w:rPr>
                  </w:rPrChange>
                </w:rPr>
                <w:t>Tìm kiếm và truy xuất biểu mẫu</w:t>
              </w:r>
            </w:ins>
          </w:p>
        </w:tc>
      </w:tr>
      <w:tr w:rsidR="003C02FF" w:rsidRPr="003C02FF" w14:paraId="21295DB2" w14:textId="77777777" w:rsidTr="003C02FF">
        <w:trPr>
          <w:trHeight w:val="360"/>
          <w:ins w:id="8056" w:author="James Vu" w:date="2024-04-19T00:01:00Z"/>
          <w:trPrChange w:id="8057" w:author="James Vu" w:date="2024-04-19T00:20:00Z">
            <w:trPr>
              <w:trHeight w:val="360"/>
            </w:trPr>
          </w:trPrChange>
        </w:trPr>
        <w:tc>
          <w:tcPr>
            <w:tcW w:w="704" w:type="dxa"/>
            <w:shd w:val="clear" w:color="auto" w:fill="auto"/>
            <w:noWrap/>
            <w:vAlign w:val="center"/>
            <w:hideMark/>
            <w:tcPrChange w:id="8058" w:author="James Vu" w:date="2024-04-19T00:20:00Z">
              <w:tcPr>
                <w:tcW w:w="704" w:type="dxa"/>
                <w:shd w:val="clear" w:color="auto" w:fill="auto"/>
                <w:noWrap/>
                <w:vAlign w:val="center"/>
                <w:hideMark/>
              </w:tcPr>
            </w:tcPrChange>
          </w:tcPr>
          <w:p w14:paraId="44FA87F3" w14:textId="77777777" w:rsidR="004D28C1" w:rsidRPr="003C02FF" w:rsidRDefault="004D28C1" w:rsidP="004D28C1">
            <w:pPr>
              <w:jc w:val="center"/>
              <w:rPr>
                <w:ins w:id="8059" w:author="James Vu" w:date="2024-04-19T00:01:00Z"/>
                <w:b/>
                <w:bCs/>
                <w:color w:val="000000"/>
                <w:rPrChange w:id="8060" w:author="James Vu" w:date="2024-04-19T00:23:00Z">
                  <w:rPr>
                    <w:ins w:id="8061" w:author="James Vu" w:date="2024-04-19T00:01:00Z"/>
                    <w:b/>
                    <w:bCs/>
                    <w:color w:val="000000"/>
                    <w:sz w:val="28"/>
                    <w:szCs w:val="28"/>
                  </w:rPr>
                </w:rPrChange>
              </w:rPr>
            </w:pPr>
            <w:ins w:id="8062" w:author="James Vu" w:date="2024-04-19T00:01:00Z">
              <w:r w:rsidRPr="003C02FF">
                <w:rPr>
                  <w:b/>
                  <w:bCs/>
                  <w:color w:val="000000"/>
                  <w:rPrChange w:id="8063" w:author="James Vu" w:date="2024-04-19T00:23:00Z">
                    <w:rPr>
                      <w:b/>
                      <w:bCs/>
                      <w:color w:val="000000"/>
                      <w:sz w:val="28"/>
                      <w:szCs w:val="28"/>
                    </w:rPr>
                  </w:rPrChange>
                </w:rPr>
                <w:t>12</w:t>
              </w:r>
            </w:ins>
          </w:p>
        </w:tc>
        <w:tc>
          <w:tcPr>
            <w:tcW w:w="8358" w:type="dxa"/>
            <w:shd w:val="clear" w:color="auto" w:fill="auto"/>
            <w:noWrap/>
            <w:vAlign w:val="center"/>
            <w:hideMark/>
            <w:tcPrChange w:id="8064" w:author="James Vu" w:date="2024-04-19T00:20:00Z">
              <w:tcPr>
                <w:tcW w:w="8358" w:type="dxa"/>
                <w:shd w:val="clear" w:color="auto" w:fill="auto"/>
                <w:noWrap/>
                <w:vAlign w:val="center"/>
                <w:hideMark/>
              </w:tcPr>
            </w:tcPrChange>
          </w:tcPr>
          <w:p w14:paraId="5A3E3FFB" w14:textId="77777777" w:rsidR="004D28C1" w:rsidRPr="003C02FF" w:rsidRDefault="004D28C1" w:rsidP="004D28C1">
            <w:pPr>
              <w:rPr>
                <w:ins w:id="8065" w:author="James Vu" w:date="2024-04-19T00:01:00Z"/>
                <w:b/>
                <w:bCs/>
                <w:color w:val="0D0D0D"/>
                <w:rPrChange w:id="8066" w:author="James Vu" w:date="2024-04-19T00:23:00Z">
                  <w:rPr>
                    <w:ins w:id="8067" w:author="James Vu" w:date="2024-04-19T00:01:00Z"/>
                    <w:color w:val="0D0D0D"/>
                    <w:sz w:val="28"/>
                    <w:szCs w:val="28"/>
                  </w:rPr>
                </w:rPrChange>
              </w:rPr>
            </w:pPr>
            <w:ins w:id="8068" w:author="James Vu" w:date="2024-04-19T00:01:00Z">
              <w:r w:rsidRPr="003C02FF">
                <w:rPr>
                  <w:b/>
                  <w:bCs/>
                  <w:color w:val="0D0D0D"/>
                  <w:rPrChange w:id="8069" w:author="James Vu" w:date="2024-04-19T00:23:00Z">
                    <w:rPr>
                      <w:color w:val="0D0D0D"/>
                      <w:sz w:val="28"/>
                      <w:szCs w:val="28"/>
                    </w:rPr>
                  </w:rPrChange>
                </w:rPr>
                <w:t>Tùy Chỉnh Biểu Mẫu</w:t>
              </w:r>
            </w:ins>
          </w:p>
        </w:tc>
      </w:tr>
      <w:tr w:rsidR="003C02FF" w:rsidRPr="003C02FF" w14:paraId="66DE07A7" w14:textId="77777777" w:rsidTr="003C02FF">
        <w:trPr>
          <w:trHeight w:val="360"/>
          <w:ins w:id="8070" w:author="James Vu" w:date="2024-04-19T00:01:00Z"/>
          <w:trPrChange w:id="8071" w:author="James Vu" w:date="2024-04-19T00:20:00Z">
            <w:trPr>
              <w:trHeight w:val="360"/>
            </w:trPr>
          </w:trPrChange>
        </w:trPr>
        <w:tc>
          <w:tcPr>
            <w:tcW w:w="704" w:type="dxa"/>
            <w:shd w:val="clear" w:color="auto" w:fill="auto"/>
            <w:noWrap/>
            <w:vAlign w:val="center"/>
            <w:hideMark/>
            <w:tcPrChange w:id="8072" w:author="James Vu" w:date="2024-04-19T00:20:00Z">
              <w:tcPr>
                <w:tcW w:w="704" w:type="dxa"/>
                <w:shd w:val="clear" w:color="auto" w:fill="auto"/>
                <w:noWrap/>
                <w:vAlign w:val="center"/>
                <w:hideMark/>
              </w:tcPr>
            </w:tcPrChange>
          </w:tcPr>
          <w:p w14:paraId="4AFC4384" w14:textId="77777777" w:rsidR="004D28C1" w:rsidRPr="003C02FF" w:rsidRDefault="004D28C1" w:rsidP="004D28C1">
            <w:pPr>
              <w:jc w:val="center"/>
              <w:rPr>
                <w:ins w:id="8073" w:author="James Vu" w:date="2024-04-19T00:01:00Z"/>
                <w:b/>
                <w:bCs/>
                <w:color w:val="000000"/>
                <w:rPrChange w:id="8074" w:author="James Vu" w:date="2024-04-19T00:19:00Z">
                  <w:rPr>
                    <w:ins w:id="8075" w:author="James Vu" w:date="2024-04-19T00:01:00Z"/>
                    <w:b/>
                    <w:bCs/>
                    <w:color w:val="000000"/>
                    <w:sz w:val="28"/>
                    <w:szCs w:val="28"/>
                  </w:rPr>
                </w:rPrChange>
              </w:rPr>
            </w:pPr>
            <w:ins w:id="8076" w:author="James Vu" w:date="2024-04-19T00:01:00Z">
              <w:r w:rsidRPr="003C02FF">
                <w:rPr>
                  <w:b/>
                  <w:bCs/>
                  <w:color w:val="000000"/>
                  <w:rPrChange w:id="8077" w:author="James Vu" w:date="2024-04-19T00:19:00Z">
                    <w:rPr>
                      <w:b/>
                      <w:bCs/>
                      <w:color w:val="000000"/>
                      <w:sz w:val="28"/>
                      <w:szCs w:val="28"/>
                    </w:rPr>
                  </w:rPrChange>
                </w:rPr>
                <w:t> </w:t>
              </w:r>
            </w:ins>
          </w:p>
        </w:tc>
        <w:tc>
          <w:tcPr>
            <w:tcW w:w="8358" w:type="dxa"/>
            <w:shd w:val="clear" w:color="auto" w:fill="auto"/>
            <w:noWrap/>
            <w:vAlign w:val="center"/>
            <w:hideMark/>
            <w:tcPrChange w:id="8078" w:author="James Vu" w:date="2024-04-19T00:20:00Z">
              <w:tcPr>
                <w:tcW w:w="8358" w:type="dxa"/>
                <w:shd w:val="clear" w:color="auto" w:fill="auto"/>
                <w:noWrap/>
                <w:vAlign w:val="center"/>
                <w:hideMark/>
              </w:tcPr>
            </w:tcPrChange>
          </w:tcPr>
          <w:p w14:paraId="4AB6EE3A" w14:textId="77777777" w:rsidR="004D28C1" w:rsidRPr="003C02FF" w:rsidRDefault="004D28C1" w:rsidP="004D28C1">
            <w:pPr>
              <w:rPr>
                <w:ins w:id="8079" w:author="James Vu" w:date="2024-04-19T00:01:00Z"/>
                <w:color w:val="0D0D0D"/>
                <w:rPrChange w:id="8080" w:author="James Vu" w:date="2024-04-19T00:19:00Z">
                  <w:rPr>
                    <w:ins w:id="8081" w:author="James Vu" w:date="2024-04-19T00:01:00Z"/>
                    <w:color w:val="0D0D0D"/>
                    <w:sz w:val="28"/>
                    <w:szCs w:val="28"/>
                  </w:rPr>
                </w:rPrChange>
              </w:rPr>
            </w:pPr>
            <w:ins w:id="8082" w:author="James Vu" w:date="2024-04-19T00:01:00Z">
              <w:r w:rsidRPr="003C02FF">
                <w:rPr>
                  <w:color w:val="0D0D0D"/>
                  <w:rPrChange w:id="8083" w:author="James Vu" w:date="2024-04-19T00:19:00Z">
                    <w:rPr>
                      <w:color w:val="0D0D0D"/>
                      <w:sz w:val="28"/>
                      <w:szCs w:val="28"/>
                    </w:rPr>
                  </w:rPrChange>
                </w:rPr>
                <w:t>Chỉnh sửa biểu mẫu</w:t>
              </w:r>
            </w:ins>
          </w:p>
        </w:tc>
      </w:tr>
      <w:tr w:rsidR="003C02FF" w:rsidRPr="003C02FF" w14:paraId="1E187A7A" w14:textId="77777777" w:rsidTr="003C02FF">
        <w:trPr>
          <w:trHeight w:val="360"/>
          <w:ins w:id="8084" w:author="James Vu" w:date="2024-04-19T00:01:00Z"/>
          <w:trPrChange w:id="8085" w:author="James Vu" w:date="2024-04-19T00:20:00Z">
            <w:trPr>
              <w:trHeight w:val="360"/>
            </w:trPr>
          </w:trPrChange>
        </w:trPr>
        <w:tc>
          <w:tcPr>
            <w:tcW w:w="704" w:type="dxa"/>
            <w:shd w:val="clear" w:color="auto" w:fill="auto"/>
            <w:noWrap/>
            <w:vAlign w:val="center"/>
            <w:hideMark/>
            <w:tcPrChange w:id="8086" w:author="James Vu" w:date="2024-04-19T00:20:00Z">
              <w:tcPr>
                <w:tcW w:w="704" w:type="dxa"/>
                <w:shd w:val="clear" w:color="auto" w:fill="auto"/>
                <w:noWrap/>
                <w:vAlign w:val="center"/>
                <w:hideMark/>
              </w:tcPr>
            </w:tcPrChange>
          </w:tcPr>
          <w:p w14:paraId="6ED870AD" w14:textId="77777777" w:rsidR="004D28C1" w:rsidRPr="003C02FF" w:rsidRDefault="004D28C1" w:rsidP="004D28C1">
            <w:pPr>
              <w:jc w:val="center"/>
              <w:rPr>
                <w:ins w:id="8087" w:author="James Vu" w:date="2024-04-19T00:01:00Z"/>
                <w:b/>
                <w:bCs/>
                <w:color w:val="000000"/>
                <w:rPrChange w:id="8088" w:author="James Vu" w:date="2024-04-19T00:19:00Z">
                  <w:rPr>
                    <w:ins w:id="8089" w:author="James Vu" w:date="2024-04-19T00:01:00Z"/>
                    <w:b/>
                    <w:bCs/>
                    <w:color w:val="000000"/>
                    <w:sz w:val="28"/>
                    <w:szCs w:val="28"/>
                  </w:rPr>
                </w:rPrChange>
              </w:rPr>
            </w:pPr>
            <w:ins w:id="8090" w:author="James Vu" w:date="2024-04-19T00:01:00Z">
              <w:r w:rsidRPr="003C02FF">
                <w:rPr>
                  <w:b/>
                  <w:bCs/>
                  <w:color w:val="000000"/>
                  <w:rPrChange w:id="8091" w:author="James Vu" w:date="2024-04-19T00:19:00Z">
                    <w:rPr>
                      <w:b/>
                      <w:bCs/>
                      <w:color w:val="000000"/>
                      <w:sz w:val="28"/>
                      <w:szCs w:val="28"/>
                    </w:rPr>
                  </w:rPrChange>
                </w:rPr>
                <w:t> </w:t>
              </w:r>
            </w:ins>
          </w:p>
        </w:tc>
        <w:tc>
          <w:tcPr>
            <w:tcW w:w="8358" w:type="dxa"/>
            <w:shd w:val="clear" w:color="auto" w:fill="auto"/>
            <w:noWrap/>
            <w:vAlign w:val="center"/>
            <w:hideMark/>
            <w:tcPrChange w:id="8092" w:author="James Vu" w:date="2024-04-19T00:20:00Z">
              <w:tcPr>
                <w:tcW w:w="8358" w:type="dxa"/>
                <w:shd w:val="clear" w:color="auto" w:fill="auto"/>
                <w:noWrap/>
                <w:vAlign w:val="center"/>
                <w:hideMark/>
              </w:tcPr>
            </w:tcPrChange>
          </w:tcPr>
          <w:p w14:paraId="006782FB" w14:textId="77777777" w:rsidR="004D28C1" w:rsidRPr="003C02FF" w:rsidRDefault="004D28C1" w:rsidP="004D28C1">
            <w:pPr>
              <w:rPr>
                <w:ins w:id="8093" w:author="James Vu" w:date="2024-04-19T00:01:00Z"/>
                <w:color w:val="0D0D0D"/>
                <w:rPrChange w:id="8094" w:author="James Vu" w:date="2024-04-19T00:19:00Z">
                  <w:rPr>
                    <w:ins w:id="8095" w:author="James Vu" w:date="2024-04-19T00:01:00Z"/>
                    <w:color w:val="0D0D0D"/>
                    <w:sz w:val="28"/>
                    <w:szCs w:val="28"/>
                  </w:rPr>
                </w:rPrChange>
              </w:rPr>
            </w:pPr>
            <w:ins w:id="8096" w:author="James Vu" w:date="2024-04-19T00:01:00Z">
              <w:r w:rsidRPr="003C02FF">
                <w:rPr>
                  <w:color w:val="0D0D0D"/>
                  <w:rPrChange w:id="8097" w:author="James Vu" w:date="2024-04-19T00:19:00Z">
                    <w:rPr>
                      <w:color w:val="0D0D0D"/>
                      <w:sz w:val="28"/>
                      <w:szCs w:val="28"/>
                    </w:rPr>
                  </w:rPrChange>
                </w:rPr>
                <w:t>Lưu và quản lý phiên bản biểu mẫu</w:t>
              </w:r>
            </w:ins>
          </w:p>
        </w:tc>
      </w:tr>
      <w:tr w:rsidR="003C02FF" w:rsidRPr="003C02FF" w14:paraId="080B3447" w14:textId="77777777" w:rsidTr="003C02FF">
        <w:trPr>
          <w:trHeight w:val="360"/>
          <w:ins w:id="8098" w:author="James Vu" w:date="2024-04-19T00:01:00Z"/>
          <w:trPrChange w:id="8099" w:author="James Vu" w:date="2024-04-19T00:20:00Z">
            <w:trPr>
              <w:trHeight w:val="360"/>
            </w:trPr>
          </w:trPrChange>
        </w:trPr>
        <w:tc>
          <w:tcPr>
            <w:tcW w:w="704" w:type="dxa"/>
            <w:shd w:val="clear" w:color="auto" w:fill="auto"/>
            <w:noWrap/>
            <w:vAlign w:val="center"/>
            <w:hideMark/>
            <w:tcPrChange w:id="8100" w:author="James Vu" w:date="2024-04-19T00:20:00Z">
              <w:tcPr>
                <w:tcW w:w="704" w:type="dxa"/>
                <w:shd w:val="clear" w:color="auto" w:fill="auto"/>
                <w:noWrap/>
                <w:vAlign w:val="center"/>
                <w:hideMark/>
              </w:tcPr>
            </w:tcPrChange>
          </w:tcPr>
          <w:p w14:paraId="2C1F6301" w14:textId="77777777" w:rsidR="004D28C1" w:rsidRPr="003C02FF" w:rsidRDefault="004D28C1" w:rsidP="004D28C1">
            <w:pPr>
              <w:jc w:val="center"/>
              <w:rPr>
                <w:ins w:id="8101" w:author="James Vu" w:date="2024-04-19T00:01:00Z"/>
                <w:b/>
                <w:bCs/>
                <w:color w:val="000000"/>
                <w:rPrChange w:id="8102" w:author="James Vu" w:date="2024-04-19T00:19:00Z">
                  <w:rPr>
                    <w:ins w:id="8103" w:author="James Vu" w:date="2024-04-19T00:01:00Z"/>
                    <w:b/>
                    <w:bCs/>
                    <w:color w:val="000000"/>
                    <w:sz w:val="28"/>
                    <w:szCs w:val="28"/>
                  </w:rPr>
                </w:rPrChange>
              </w:rPr>
            </w:pPr>
            <w:ins w:id="8104" w:author="James Vu" w:date="2024-04-19T00:01:00Z">
              <w:r w:rsidRPr="003C02FF">
                <w:rPr>
                  <w:b/>
                  <w:bCs/>
                  <w:color w:val="000000"/>
                  <w:rPrChange w:id="8105" w:author="James Vu" w:date="2024-04-19T00:19:00Z">
                    <w:rPr>
                      <w:b/>
                      <w:bCs/>
                      <w:color w:val="000000"/>
                      <w:sz w:val="28"/>
                      <w:szCs w:val="28"/>
                    </w:rPr>
                  </w:rPrChange>
                </w:rPr>
                <w:t> </w:t>
              </w:r>
            </w:ins>
          </w:p>
        </w:tc>
        <w:tc>
          <w:tcPr>
            <w:tcW w:w="8358" w:type="dxa"/>
            <w:shd w:val="clear" w:color="auto" w:fill="auto"/>
            <w:noWrap/>
            <w:vAlign w:val="center"/>
            <w:hideMark/>
            <w:tcPrChange w:id="8106" w:author="James Vu" w:date="2024-04-19T00:20:00Z">
              <w:tcPr>
                <w:tcW w:w="8358" w:type="dxa"/>
                <w:shd w:val="clear" w:color="auto" w:fill="auto"/>
                <w:noWrap/>
                <w:vAlign w:val="center"/>
                <w:hideMark/>
              </w:tcPr>
            </w:tcPrChange>
          </w:tcPr>
          <w:p w14:paraId="4B25E691" w14:textId="77777777" w:rsidR="004D28C1" w:rsidRPr="003C02FF" w:rsidRDefault="004D28C1" w:rsidP="004D28C1">
            <w:pPr>
              <w:rPr>
                <w:ins w:id="8107" w:author="James Vu" w:date="2024-04-19T00:01:00Z"/>
                <w:color w:val="0D0D0D"/>
                <w:rPrChange w:id="8108" w:author="James Vu" w:date="2024-04-19T00:19:00Z">
                  <w:rPr>
                    <w:ins w:id="8109" w:author="James Vu" w:date="2024-04-19T00:01:00Z"/>
                    <w:color w:val="0D0D0D"/>
                    <w:sz w:val="28"/>
                    <w:szCs w:val="28"/>
                  </w:rPr>
                </w:rPrChange>
              </w:rPr>
            </w:pPr>
            <w:ins w:id="8110" w:author="James Vu" w:date="2024-04-19T00:01:00Z">
              <w:r w:rsidRPr="003C02FF">
                <w:rPr>
                  <w:color w:val="0D0D0D"/>
                  <w:rPrChange w:id="8111" w:author="James Vu" w:date="2024-04-19T00:19:00Z">
                    <w:rPr>
                      <w:color w:val="0D0D0D"/>
                      <w:sz w:val="28"/>
                      <w:szCs w:val="28"/>
                    </w:rPr>
                  </w:rPrChange>
                </w:rPr>
                <w:t>Đặt quyền truy cập cho các biểu mẫu</w:t>
              </w:r>
            </w:ins>
          </w:p>
        </w:tc>
      </w:tr>
      <w:tr w:rsidR="003C02FF" w:rsidRPr="003C02FF" w14:paraId="61CE483B" w14:textId="77777777" w:rsidTr="003C02FF">
        <w:trPr>
          <w:trHeight w:val="360"/>
          <w:ins w:id="8112" w:author="James Vu" w:date="2024-04-19T00:01:00Z"/>
          <w:trPrChange w:id="8113" w:author="James Vu" w:date="2024-04-19T00:20:00Z">
            <w:trPr>
              <w:trHeight w:val="360"/>
            </w:trPr>
          </w:trPrChange>
        </w:trPr>
        <w:tc>
          <w:tcPr>
            <w:tcW w:w="704" w:type="dxa"/>
            <w:shd w:val="clear" w:color="auto" w:fill="auto"/>
            <w:noWrap/>
            <w:vAlign w:val="center"/>
            <w:hideMark/>
            <w:tcPrChange w:id="8114" w:author="James Vu" w:date="2024-04-19T00:20:00Z">
              <w:tcPr>
                <w:tcW w:w="704" w:type="dxa"/>
                <w:shd w:val="clear" w:color="auto" w:fill="auto"/>
                <w:noWrap/>
                <w:vAlign w:val="center"/>
                <w:hideMark/>
              </w:tcPr>
            </w:tcPrChange>
          </w:tcPr>
          <w:p w14:paraId="30E134FA" w14:textId="77777777" w:rsidR="004D28C1" w:rsidRPr="003C02FF" w:rsidRDefault="004D28C1" w:rsidP="004D28C1">
            <w:pPr>
              <w:jc w:val="center"/>
              <w:rPr>
                <w:ins w:id="8115" w:author="James Vu" w:date="2024-04-19T00:01:00Z"/>
                <w:b/>
                <w:bCs/>
                <w:color w:val="000000"/>
                <w:rPrChange w:id="8116" w:author="James Vu" w:date="2024-04-19T00:19:00Z">
                  <w:rPr>
                    <w:ins w:id="8117" w:author="James Vu" w:date="2024-04-19T00:01:00Z"/>
                    <w:b/>
                    <w:bCs/>
                    <w:color w:val="000000"/>
                    <w:sz w:val="28"/>
                    <w:szCs w:val="28"/>
                  </w:rPr>
                </w:rPrChange>
              </w:rPr>
            </w:pPr>
            <w:ins w:id="8118" w:author="James Vu" w:date="2024-04-19T00:01:00Z">
              <w:r w:rsidRPr="003C02FF">
                <w:rPr>
                  <w:b/>
                  <w:bCs/>
                  <w:color w:val="000000"/>
                  <w:rPrChange w:id="8119" w:author="James Vu" w:date="2024-04-19T00:19:00Z">
                    <w:rPr>
                      <w:b/>
                      <w:bCs/>
                      <w:color w:val="000000"/>
                      <w:sz w:val="28"/>
                      <w:szCs w:val="28"/>
                    </w:rPr>
                  </w:rPrChange>
                </w:rPr>
                <w:t> </w:t>
              </w:r>
            </w:ins>
          </w:p>
        </w:tc>
        <w:tc>
          <w:tcPr>
            <w:tcW w:w="8358" w:type="dxa"/>
            <w:shd w:val="clear" w:color="auto" w:fill="auto"/>
            <w:noWrap/>
            <w:vAlign w:val="center"/>
            <w:hideMark/>
            <w:tcPrChange w:id="8120" w:author="James Vu" w:date="2024-04-19T00:20:00Z">
              <w:tcPr>
                <w:tcW w:w="8358" w:type="dxa"/>
                <w:shd w:val="clear" w:color="auto" w:fill="auto"/>
                <w:noWrap/>
                <w:vAlign w:val="center"/>
                <w:hideMark/>
              </w:tcPr>
            </w:tcPrChange>
          </w:tcPr>
          <w:p w14:paraId="4ABA229A" w14:textId="77777777" w:rsidR="004D28C1" w:rsidRPr="003C02FF" w:rsidRDefault="004D28C1" w:rsidP="004D28C1">
            <w:pPr>
              <w:rPr>
                <w:ins w:id="8121" w:author="James Vu" w:date="2024-04-19T00:01:00Z"/>
                <w:color w:val="0D0D0D"/>
                <w:rPrChange w:id="8122" w:author="James Vu" w:date="2024-04-19T00:19:00Z">
                  <w:rPr>
                    <w:ins w:id="8123" w:author="James Vu" w:date="2024-04-19T00:01:00Z"/>
                    <w:color w:val="0D0D0D"/>
                    <w:sz w:val="28"/>
                    <w:szCs w:val="28"/>
                  </w:rPr>
                </w:rPrChange>
              </w:rPr>
            </w:pPr>
            <w:ins w:id="8124" w:author="James Vu" w:date="2024-04-19T00:01:00Z">
              <w:r w:rsidRPr="003C02FF">
                <w:rPr>
                  <w:color w:val="0D0D0D"/>
                  <w:rPrChange w:id="8125" w:author="James Vu" w:date="2024-04-19T00:19:00Z">
                    <w:rPr>
                      <w:color w:val="0D0D0D"/>
                      <w:sz w:val="28"/>
                      <w:szCs w:val="28"/>
                    </w:rPr>
                  </w:rPrChange>
                </w:rPr>
                <w:t>Áp dụng mẫu thiết kế cho biểu mẫu</w:t>
              </w:r>
            </w:ins>
          </w:p>
        </w:tc>
      </w:tr>
      <w:tr w:rsidR="003C02FF" w:rsidRPr="003C02FF" w14:paraId="11BE8BBF" w14:textId="77777777" w:rsidTr="003C02FF">
        <w:trPr>
          <w:trHeight w:val="360"/>
          <w:ins w:id="8126" w:author="James Vu" w:date="2024-04-19T00:01:00Z"/>
          <w:trPrChange w:id="8127" w:author="James Vu" w:date="2024-04-19T00:20:00Z">
            <w:trPr>
              <w:trHeight w:val="360"/>
            </w:trPr>
          </w:trPrChange>
        </w:trPr>
        <w:tc>
          <w:tcPr>
            <w:tcW w:w="704" w:type="dxa"/>
            <w:shd w:val="clear" w:color="auto" w:fill="auto"/>
            <w:noWrap/>
            <w:vAlign w:val="center"/>
            <w:hideMark/>
            <w:tcPrChange w:id="8128" w:author="James Vu" w:date="2024-04-19T00:20:00Z">
              <w:tcPr>
                <w:tcW w:w="704" w:type="dxa"/>
                <w:shd w:val="clear" w:color="auto" w:fill="auto"/>
                <w:noWrap/>
                <w:vAlign w:val="center"/>
                <w:hideMark/>
              </w:tcPr>
            </w:tcPrChange>
          </w:tcPr>
          <w:p w14:paraId="41B5FAEA" w14:textId="77777777" w:rsidR="004D28C1" w:rsidRPr="003C02FF" w:rsidRDefault="004D28C1" w:rsidP="004D28C1">
            <w:pPr>
              <w:jc w:val="center"/>
              <w:rPr>
                <w:ins w:id="8129" w:author="James Vu" w:date="2024-04-19T00:01:00Z"/>
                <w:b/>
                <w:bCs/>
                <w:color w:val="000000"/>
                <w:rPrChange w:id="8130" w:author="James Vu" w:date="2024-04-19T00:23:00Z">
                  <w:rPr>
                    <w:ins w:id="8131" w:author="James Vu" w:date="2024-04-19T00:01:00Z"/>
                    <w:b/>
                    <w:bCs/>
                    <w:color w:val="000000"/>
                    <w:sz w:val="28"/>
                    <w:szCs w:val="28"/>
                  </w:rPr>
                </w:rPrChange>
              </w:rPr>
            </w:pPr>
            <w:ins w:id="8132" w:author="James Vu" w:date="2024-04-19T00:01:00Z">
              <w:r w:rsidRPr="003C02FF">
                <w:rPr>
                  <w:b/>
                  <w:bCs/>
                  <w:color w:val="000000"/>
                  <w:rPrChange w:id="8133" w:author="James Vu" w:date="2024-04-19T00:23:00Z">
                    <w:rPr>
                      <w:b/>
                      <w:bCs/>
                      <w:color w:val="000000"/>
                      <w:sz w:val="28"/>
                      <w:szCs w:val="28"/>
                    </w:rPr>
                  </w:rPrChange>
                </w:rPr>
                <w:t>13</w:t>
              </w:r>
            </w:ins>
          </w:p>
        </w:tc>
        <w:tc>
          <w:tcPr>
            <w:tcW w:w="8358" w:type="dxa"/>
            <w:shd w:val="clear" w:color="auto" w:fill="auto"/>
            <w:noWrap/>
            <w:vAlign w:val="center"/>
            <w:hideMark/>
            <w:tcPrChange w:id="8134" w:author="James Vu" w:date="2024-04-19T00:20:00Z">
              <w:tcPr>
                <w:tcW w:w="8358" w:type="dxa"/>
                <w:shd w:val="clear" w:color="auto" w:fill="auto"/>
                <w:noWrap/>
                <w:vAlign w:val="center"/>
                <w:hideMark/>
              </w:tcPr>
            </w:tcPrChange>
          </w:tcPr>
          <w:p w14:paraId="7D67CA08" w14:textId="77777777" w:rsidR="004D28C1" w:rsidRPr="003C02FF" w:rsidRDefault="004D28C1" w:rsidP="004D28C1">
            <w:pPr>
              <w:rPr>
                <w:ins w:id="8135" w:author="James Vu" w:date="2024-04-19T00:01:00Z"/>
                <w:b/>
                <w:bCs/>
                <w:color w:val="0D0D0D"/>
                <w:rPrChange w:id="8136" w:author="James Vu" w:date="2024-04-19T00:23:00Z">
                  <w:rPr>
                    <w:ins w:id="8137" w:author="James Vu" w:date="2024-04-19T00:01:00Z"/>
                    <w:color w:val="0D0D0D"/>
                    <w:sz w:val="28"/>
                    <w:szCs w:val="28"/>
                  </w:rPr>
                </w:rPrChange>
              </w:rPr>
            </w:pPr>
            <w:ins w:id="8138" w:author="James Vu" w:date="2024-04-19T00:01:00Z">
              <w:r w:rsidRPr="003C02FF">
                <w:rPr>
                  <w:b/>
                  <w:bCs/>
                  <w:color w:val="0D0D0D"/>
                  <w:rPrChange w:id="8139" w:author="James Vu" w:date="2024-04-19T00:23:00Z">
                    <w:rPr>
                      <w:color w:val="0D0D0D"/>
                      <w:sz w:val="28"/>
                      <w:szCs w:val="28"/>
                    </w:rPr>
                  </w:rPrChange>
                </w:rPr>
                <w:t>Xuất Biểu Mẫu Đa Định Dạng</w:t>
              </w:r>
            </w:ins>
          </w:p>
        </w:tc>
      </w:tr>
      <w:tr w:rsidR="003C02FF" w:rsidRPr="003C02FF" w14:paraId="2D34DBCD" w14:textId="77777777" w:rsidTr="003C02FF">
        <w:trPr>
          <w:trHeight w:val="360"/>
          <w:ins w:id="8140" w:author="James Vu" w:date="2024-04-19T00:01:00Z"/>
          <w:trPrChange w:id="8141" w:author="James Vu" w:date="2024-04-19T00:20:00Z">
            <w:trPr>
              <w:trHeight w:val="360"/>
            </w:trPr>
          </w:trPrChange>
        </w:trPr>
        <w:tc>
          <w:tcPr>
            <w:tcW w:w="704" w:type="dxa"/>
            <w:shd w:val="clear" w:color="auto" w:fill="auto"/>
            <w:noWrap/>
            <w:vAlign w:val="center"/>
            <w:hideMark/>
            <w:tcPrChange w:id="8142" w:author="James Vu" w:date="2024-04-19T00:20:00Z">
              <w:tcPr>
                <w:tcW w:w="704" w:type="dxa"/>
                <w:shd w:val="clear" w:color="auto" w:fill="auto"/>
                <w:noWrap/>
                <w:vAlign w:val="center"/>
                <w:hideMark/>
              </w:tcPr>
            </w:tcPrChange>
          </w:tcPr>
          <w:p w14:paraId="5603D502" w14:textId="77777777" w:rsidR="004D28C1" w:rsidRPr="003C02FF" w:rsidRDefault="004D28C1" w:rsidP="004D28C1">
            <w:pPr>
              <w:jc w:val="center"/>
              <w:rPr>
                <w:ins w:id="8143" w:author="James Vu" w:date="2024-04-19T00:01:00Z"/>
                <w:b/>
                <w:bCs/>
                <w:color w:val="000000"/>
                <w:rPrChange w:id="8144" w:author="James Vu" w:date="2024-04-19T00:19:00Z">
                  <w:rPr>
                    <w:ins w:id="8145" w:author="James Vu" w:date="2024-04-19T00:01:00Z"/>
                    <w:b/>
                    <w:bCs/>
                    <w:color w:val="000000"/>
                    <w:sz w:val="28"/>
                    <w:szCs w:val="28"/>
                  </w:rPr>
                </w:rPrChange>
              </w:rPr>
            </w:pPr>
            <w:ins w:id="8146" w:author="James Vu" w:date="2024-04-19T00:01:00Z">
              <w:r w:rsidRPr="003C02FF">
                <w:rPr>
                  <w:b/>
                  <w:bCs/>
                  <w:color w:val="000000"/>
                  <w:rPrChange w:id="8147" w:author="James Vu" w:date="2024-04-19T00:19:00Z">
                    <w:rPr>
                      <w:b/>
                      <w:bCs/>
                      <w:color w:val="000000"/>
                      <w:sz w:val="28"/>
                      <w:szCs w:val="28"/>
                    </w:rPr>
                  </w:rPrChange>
                </w:rPr>
                <w:t> </w:t>
              </w:r>
            </w:ins>
          </w:p>
        </w:tc>
        <w:tc>
          <w:tcPr>
            <w:tcW w:w="8358" w:type="dxa"/>
            <w:shd w:val="clear" w:color="auto" w:fill="auto"/>
            <w:noWrap/>
            <w:vAlign w:val="center"/>
            <w:hideMark/>
            <w:tcPrChange w:id="8148" w:author="James Vu" w:date="2024-04-19T00:20:00Z">
              <w:tcPr>
                <w:tcW w:w="8358" w:type="dxa"/>
                <w:shd w:val="clear" w:color="auto" w:fill="auto"/>
                <w:noWrap/>
                <w:vAlign w:val="center"/>
                <w:hideMark/>
              </w:tcPr>
            </w:tcPrChange>
          </w:tcPr>
          <w:p w14:paraId="6C0F9786" w14:textId="77777777" w:rsidR="004D28C1" w:rsidRPr="003C02FF" w:rsidRDefault="004D28C1" w:rsidP="004D28C1">
            <w:pPr>
              <w:rPr>
                <w:ins w:id="8149" w:author="James Vu" w:date="2024-04-19T00:01:00Z"/>
                <w:color w:val="0D0D0D"/>
                <w:rPrChange w:id="8150" w:author="James Vu" w:date="2024-04-19T00:19:00Z">
                  <w:rPr>
                    <w:ins w:id="8151" w:author="James Vu" w:date="2024-04-19T00:01:00Z"/>
                    <w:color w:val="0D0D0D"/>
                    <w:sz w:val="28"/>
                    <w:szCs w:val="28"/>
                  </w:rPr>
                </w:rPrChange>
              </w:rPr>
            </w:pPr>
            <w:ins w:id="8152" w:author="James Vu" w:date="2024-04-19T00:01:00Z">
              <w:r w:rsidRPr="003C02FF">
                <w:rPr>
                  <w:color w:val="0D0D0D"/>
                  <w:rPrChange w:id="8153" w:author="James Vu" w:date="2024-04-19T00:19:00Z">
                    <w:rPr>
                      <w:color w:val="0D0D0D"/>
                      <w:sz w:val="28"/>
                      <w:szCs w:val="28"/>
                    </w:rPr>
                  </w:rPrChange>
                </w:rPr>
                <w:t>Xuất biểu mẫu dưới dạng PDF</w:t>
              </w:r>
            </w:ins>
          </w:p>
        </w:tc>
      </w:tr>
      <w:tr w:rsidR="003C02FF" w:rsidRPr="003C02FF" w14:paraId="5D46EE90" w14:textId="77777777" w:rsidTr="003C02FF">
        <w:trPr>
          <w:trHeight w:val="360"/>
          <w:ins w:id="8154" w:author="James Vu" w:date="2024-04-19T00:01:00Z"/>
          <w:trPrChange w:id="8155" w:author="James Vu" w:date="2024-04-19T00:20:00Z">
            <w:trPr>
              <w:trHeight w:val="360"/>
            </w:trPr>
          </w:trPrChange>
        </w:trPr>
        <w:tc>
          <w:tcPr>
            <w:tcW w:w="704" w:type="dxa"/>
            <w:shd w:val="clear" w:color="auto" w:fill="auto"/>
            <w:noWrap/>
            <w:vAlign w:val="center"/>
            <w:hideMark/>
            <w:tcPrChange w:id="8156" w:author="James Vu" w:date="2024-04-19T00:20:00Z">
              <w:tcPr>
                <w:tcW w:w="704" w:type="dxa"/>
                <w:shd w:val="clear" w:color="auto" w:fill="auto"/>
                <w:noWrap/>
                <w:vAlign w:val="center"/>
                <w:hideMark/>
              </w:tcPr>
            </w:tcPrChange>
          </w:tcPr>
          <w:p w14:paraId="5FE12582" w14:textId="77777777" w:rsidR="004D28C1" w:rsidRPr="003C02FF" w:rsidRDefault="004D28C1" w:rsidP="004D28C1">
            <w:pPr>
              <w:jc w:val="center"/>
              <w:rPr>
                <w:ins w:id="8157" w:author="James Vu" w:date="2024-04-19T00:01:00Z"/>
                <w:b/>
                <w:bCs/>
                <w:color w:val="000000"/>
                <w:rPrChange w:id="8158" w:author="James Vu" w:date="2024-04-19T00:19:00Z">
                  <w:rPr>
                    <w:ins w:id="8159" w:author="James Vu" w:date="2024-04-19T00:01:00Z"/>
                    <w:b/>
                    <w:bCs/>
                    <w:color w:val="000000"/>
                    <w:sz w:val="28"/>
                    <w:szCs w:val="28"/>
                  </w:rPr>
                </w:rPrChange>
              </w:rPr>
            </w:pPr>
            <w:ins w:id="8160" w:author="James Vu" w:date="2024-04-19T00:01:00Z">
              <w:r w:rsidRPr="003C02FF">
                <w:rPr>
                  <w:b/>
                  <w:bCs/>
                  <w:color w:val="000000"/>
                  <w:rPrChange w:id="8161" w:author="James Vu" w:date="2024-04-19T00:19:00Z">
                    <w:rPr>
                      <w:b/>
                      <w:bCs/>
                      <w:color w:val="000000"/>
                      <w:sz w:val="28"/>
                      <w:szCs w:val="28"/>
                    </w:rPr>
                  </w:rPrChange>
                </w:rPr>
                <w:t> </w:t>
              </w:r>
            </w:ins>
          </w:p>
        </w:tc>
        <w:tc>
          <w:tcPr>
            <w:tcW w:w="8358" w:type="dxa"/>
            <w:shd w:val="clear" w:color="auto" w:fill="auto"/>
            <w:noWrap/>
            <w:vAlign w:val="center"/>
            <w:hideMark/>
            <w:tcPrChange w:id="8162" w:author="James Vu" w:date="2024-04-19T00:20:00Z">
              <w:tcPr>
                <w:tcW w:w="8358" w:type="dxa"/>
                <w:shd w:val="clear" w:color="auto" w:fill="auto"/>
                <w:noWrap/>
                <w:vAlign w:val="center"/>
                <w:hideMark/>
              </w:tcPr>
            </w:tcPrChange>
          </w:tcPr>
          <w:p w14:paraId="5B68C47E" w14:textId="77777777" w:rsidR="004D28C1" w:rsidRPr="003C02FF" w:rsidRDefault="004D28C1" w:rsidP="004D28C1">
            <w:pPr>
              <w:rPr>
                <w:ins w:id="8163" w:author="James Vu" w:date="2024-04-19T00:01:00Z"/>
                <w:color w:val="0D0D0D"/>
                <w:rPrChange w:id="8164" w:author="James Vu" w:date="2024-04-19T00:19:00Z">
                  <w:rPr>
                    <w:ins w:id="8165" w:author="James Vu" w:date="2024-04-19T00:01:00Z"/>
                    <w:color w:val="0D0D0D"/>
                    <w:sz w:val="28"/>
                    <w:szCs w:val="28"/>
                  </w:rPr>
                </w:rPrChange>
              </w:rPr>
            </w:pPr>
            <w:ins w:id="8166" w:author="James Vu" w:date="2024-04-19T00:01:00Z">
              <w:r w:rsidRPr="003C02FF">
                <w:rPr>
                  <w:color w:val="0D0D0D"/>
                  <w:rPrChange w:id="8167" w:author="James Vu" w:date="2024-04-19T00:19:00Z">
                    <w:rPr>
                      <w:color w:val="0D0D0D"/>
                      <w:sz w:val="28"/>
                      <w:szCs w:val="28"/>
                    </w:rPr>
                  </w:rPrChange>
                </w:rPr>
                <w:t>Xuất biểu mẫu dưới dạng Word</w:t>
              </w:r>
            </w:ins>
          </w:p>
        </w:tc>
      </w:tr>
      <w:tr w:rsidR="003C02FF" w:rsidRPr="003C02FF" w14:paraId="3FFD2ED4" w14:textId="77777777" w:rsidTr="003C02FF">
        <w:trPr>
          <w:trHeight w:val="360"/>
          <w:ins w:id="8168" w:author="James Vu" w:date="2024-04-19T00:01:00Z"/>
          <w:trPrChange w:id="8169" w:author="James Vu" w:date="2024-04-19T00:20:00Z">
            <w:trPr>
              <w:trHeight w:val="360"/>
            </w:trPr>
          </w:trPrChange>
        </w:trPr>
        <w:tc>
          <w:tcPr>
            <w:tcW w:w="704" w:type="dxa"/>
            <w:shd w:val="clear" w:color="auto" w:fill="auto"/>
            <w:noWrap/>
            <w:vAlign w:val="center"/>
            <w:hideMark/>
            <w:tcPrChange w:id="8170" w:author="James Vu" w:date="2024-04-19T00:20:00Z">
              <w:tcPr>
                <w:tcW w:w="704" w:type="dxa"/>
                <w:shd w:val="clear" w:color="auto" w:fill="auto"/>
                <w:noWrap/>
                <w:vAlign w:val="center"/>
                <w:hideMark/>
              </w:tcPr>
            </w:tcPrChange>
          </w:tcPr>
          <w:p w14:paraId="053AED85" w14:textId="77777777" w:rsidR="004D28C1" w:rsidRPr="003C02FF" w:rsidRDefault="004D28C1" w:rsidP="004D28C1">
            <w:pPr>
              <w:jc w:val="center"/>
              <w:rPr>
                <w:ins w:id="8171" w:author="James Vu" w:date="2024-04-19T00:01:00Z"/>
                <w:b/>
                <w:bCs/>
                <w:color w:val="000000"/>
                <w:rPrChange w:id="8172" w:author="James Vu" w:date="2024-04-19T00:19:00Z">
                  <w:rPr>
                    <w:ins w:id="8173" w:author="James Vu" w:date="2024-04-19T00:01:00Z"/>
                    <w:b/>
                    <w:bCs/>
                    <w:color w:val="000000"/>
                    <w:sz w:val="28"/>
                    <w:szCs w:val="28"/>
                  </w:rPr>
                </w:rPrChange>
              </w:rPr>
            </w:pPr>
            <w:ins w:id="8174" w:author="James Vu" w:date="2024-04-19T00:01:00Z">
              <w:r w:rsidRPr="003C02FF">
                <w:rPr>
                  <w:b/>
                  <w:bCs/>
                  <w:color w:val="000000"/>
                  <w:rPrChange w:id="8175" w:author="James Vu" w:date="2024-04-19T00:19:00Z">
                    <w:rPr>
                      <w:b/>
                      <w:bCs/>
                      <w:color w:val="000000"/>
                      <w:sz w:val="28"/>
                      <w:szCs w:val="28"/>
                    </w:rPr>
                  </w:rPrChange>
                </w:rPr>
                <w:t> </w:t>
              </w:r>
            </w:ins>
          </w:p>
        </w:tc>
        <w:tc>
          <w:tcPr>
            <w:tcW w:w="8358" w:type="dxa"/>
            <w:shd w:val="clear" w:color="auto" w:fill="auto"/>
            <w:noWrap/>
            <w:vAlign w:val="center"/>
            <w:hideMark/>
            <w:tcPrChange w:id="8176" w:author="James Vu" w:date="2024-04-19T00:20:00Z">
              <w:tcPr>
                <w:tcW w:w="8358" w:type="dxa"/>
                <w:shd w:val="clear" w:color="auto" w:fill="auto"/>
                <w:noWrap/>
                <w:vAlign w:val="center"/>
                <w:hideMark/>
              </w:tcPr>
            </w:tcPrChange>
          </w:tcPr>
          <w:p w14:paraId="40B6CDAD" w14:textId="77777777" w:rsidR="004D28C1" w:rsidRPr="003C02FF" w:rsidRDefault="004D28C1" w:rsidP="004D28C1">
            <w:pPr>
              <w:rPr>
                <w:ins w:id="8177" w:author="James Vu" w:date="2024-04-19T00:01:00Z"/>
                <w:color w:val="0D0D0D"/>
                <w:rPrChange w:id="8178" w:author="James Vu" w:date="2024-04-19T00:19:00Z">
                  <w:rPr>
                    <w:ins w:id="8179" w:author="James Vu" w:date="2024-04-19T00:01:00Z"/>
                    <w:color w:val="0D0D0D"/>
                    <w:sz w:val="28"/>
                    <w:szCs w:val="28"/>
                  </w:rPr>
                </w:rPrChange>
              </w:rPr>
            </w:pPr>
            <w:ins w:id="8180" w:author="James Vu" w:date="2024-04-19T00:01:00Z">
              <w:r w:rsidRPr="003C02FF">
                <w:rPr>
                  <w:color w:val="0D0D0D"/>
                  <w:rPrChange w:id="8181" w:author="James Vu" w:date="2024-04-19T00:19:00Z">
                    <w:rPr>
                      <w:color w:val="0D0D0D"/>
                      <w:sz w:val="28"/>
                      <w:szCs w:val="28"/>
                    </w:rPr>
                  </w:rPrChange>
                </w:rPr>
                <w:t>Xuất biểu mẫu dưới dạng Excel</w:t>
              </w:r>
            </w:ins>
          </w:p>
        </w:tc>
      </w:tr>
      <w:tr w:rsidR="003C02FF" w:rsidRPr="003C02FF" w14:paraId="47DE7C6A" w14:textId="77777777" w:rsidTr="003C02FF">
        <w:trPr>
          <w:trHeight w:val="360"/>
          <w:ins w:id="8182" w:author="James Vu" w:date="2024-04-19T00:01:00Z"/>
          <w:trPrChange w:id="8183" w:author="James Vu" w:date="2024-04-19T00:20:00Z">
            <w:trPr>
              <w:trHeight w:val="360"/>
            </w:trPr>
          </w:trPrChange>
        </w:trPr>
        <w:tc>
          <w:tcPr>
            <w:tcW w:w="704" w:type="dxa"/>
            <w:shd w:val="clear" w:color="auto" w:fill="auto"/>
            <w:noWrap/>
            <w:vAlign w:val="center"/>
            <w:hideMark/>
            <w:tcPrChange w:id="8184" w:author="James Vu" w:date="2024-04-19T00:20:00Z">
              <w:tcPr>
                <w:tcW w:w="704" w:type="dxa"/>
                <w:shd w:val="clear" w:color="auto" w:fill="auto"/>
                <w:noWrap/>
                <w:vAlign w:val="center"/>
                <w:hideMark/>
              </w:tcPr>
            </w:tcPrChange>
          </w:tcPr>
          <w:p w14:paraId="6EFA51B5" w14:textId="77777777" w:rsidR="004D28C1" w:rsidRPr="003C02FF" w:rsidRDefault="004D28C1" w:rsidP="004D28C1">
            <w:pPr>
              <w:jc w:val="center"/>
              <w:rPr>
                <w:ins w:id="8185" w:author="James Vu" w:date="2024-04-19T00:01:00Z"/>
                <w:b/>
                <w:bCs/>
                <w:color w:val="000000"/>
                <w:rPrChange w:id="8186" w:author="James Vu" w:date="2024-04-19T00:19:00Z">
                  <w:rPr>
                    <w:ins w:id="8187" w:author="James Vu" w:date="2024-04-19T00:01:00Z"/>
                    <w:b/>
                    <w:bCs/>
                    <w:color w:val="000000"/>
                    <w:sz w:val="28"/>
                    <w:szCs w:val="28"/>
                  </w:rPr>
                </w:rPrChange>
              </w:rPr>
            </w:pPr>
            <w:ins w:id="8188" w:author="James Vu" w:date="2024-04-19T00:01:00Z">
              <w:r w:rsidRPr="003C02FF">
                <w:rPr>
                  <w:b/>
                  <w:bCs/>
                  <w:color w:val="000000"/>
                  <w:rPrChange w:id="8189" w:author="James Vu" w:date="2024-04-19T00:19:00Z">
                    <w:rPr>
                      <w:b/>
                      <w:bCs/>
                      <w:color w:val="000000"/>
                      <w:sz w:val="28"/>
                      <w:szCs w:val="28"/>
                    </w:rPr>
                  </w:rPrChange>
                </w:rPr>
                <w:lastRenderedPageBreak/>
                <w:t> </w:t>
              </w:r>
            </w:ins>
          </w:p>
        </w:tc>
        <w:tc>
          <w:tcPr>
            <w:tcW w:w="8358" w:type="dxa"/>
            <w:shd w:val="clear" w:color="auto" w:fill="auto"/>
            <w:noWrap/>
            <w:vAlign w:val="center"/>
            <w:hideMark/>
            <w:tcPrChange w:id="8190" w:author="James Vu" w:date="2024-04-19T00:20:00Z">
              <w:tcPr>
                <w:tcW w:w="8358" w:type="dxa"/>
                <w:shd w:val="clear" w:color="auto" w:fill="auto"/>
                <w:noWrap/>
                <w:vAlign w:val="center"/>
                <w:hideMark/>
              </w:tcPr>
            </w:tcPrChange>
          </w:tcPr>
          <w:p w14:paraId="141D6CAA" w14:textId="77777777" w:rsidR="004D28C1" w:rsidRPr="003C02FF" w:rsidRDefault="004D28C1" w:rsidP="004D28C1">
            <w:pPr>
              <w:rPr>
                <w:ins w:id="8191" w:author="James Vu" w:date="2024-04-19T00:01:00Z"/>
                <w:color w:val="0D0D0D"/>
                <w:rPrChange w:id="8192" w:author="James Vu" w:date="2024-04-19T00:19:00Z">
                  <w:rPr>
                    <w:ins w:id="8193" w:author="James Vu" w:date="2024-04-19T00:01:00Z"/>
                    <w:color w:val="0D0D0D"/>
                    <w:sz w:val="28"/>
                    <w:szCs w:val="28"/>
                  </w:rPr>
                </w:rPrChange>
              </w:rPr>
            </w:pPr>
            <w:ins w:id="8194" w:author="James Vu" w:date="2024-04-19T00:01:00Z">
              <w:r w:rsidRPr="003C02FF">
                <w:rPr>
                  <w:color w:val="0D0D0D"/>
                  <w:rPrChange w:id="8195" w:author="James Vu" w:date="2024-04-19T00:19:00Z">
                    <w:rPr>
                      <w:color w:val="0D0D0D"/>
                      <w:sz w:val="28"/>
                      <w:szCs w:val="28"/>
                    </w:rPr>
                  </w:rPrChange>
                </w:rPr>
                <w:t>Xuất biểu mẫu dưới dạng HTML</w:t>
              </w:r>
            </w:ins>
          </w:p>
        </w:tc>
      </w:tr>
      <w:tr w:rsidR="003C02FF" w:rsidRPr="003C02FF" w14:paraId="58805DAE" w14:textId="77777777" w:rsidTr="003C02FF">
        <w:trPr>
          <w:trHeight w:val="360"/>
          <w:ins w:id="8196" w:author="James Vu" w:date="2024-04-19T00:01:00Z"/>
          <w:trPrChange w:id="8197" w:author="James Vu" w:date="2024-04-19T00:20:00Z">
            <w:trPr>
              <w:trHeight w:val="360"/>
            </w:trPr>
          </w:trPrChange>
        </w:trPr>
        <w:tc>
          <w:tcPr>
            <w:tcW w:w="704" w:type="dxa"/>
            <w:shd w:val="clear" w:color="auto" w:fill="auto"/>
            <w:noWrap/>
            <w:vAlign w:val="center"/>
            <w:hideMark/>
            <w:tcPrChange w:id="8198" w:author="James Vu" w:date="2024-04-19T00:20:00Z">
              <w:tcPr>
                <w:tcW w:w="704" w:type="dxa"/>
                <w:shd w:val="clear" w:color="auto" w:fill="auto"/>
                <w:noWrap/>
                <w:vAlign w:val="center"/>
                <w:hideMark/>
              </w:tcPr>
            </w:tcPrChange>
          </w:tcPr>
          <w:p w14:paraId="3D57D35D" w14:textId="77777777" w:rsidR="004D28C1" w:rsidRPr="003C02FF" w:rsidRDefault="004D28C1" w:rsidP="004D28C1">
            <w:pPr>
              <w:jc w:val="center"/>
              <w:rPr>
                <w:ins w:id="8199" w:author="James Vu" w:date="2024-04-19T00:01:00Z"/>
                <w:b/>
                <w:bCs/>
                <w:color w:val="000000"/>
                <w:rPrChange w:id="8200" w:author="James Vu" w:date="2024-04-19T00:19:00Z">
                  <w:rPr>
                    <w:ins w:id="8201" w:author="James Vu" w:date="2024-04-19T00:01:00Z"/>
                    <w:b/>
                    <w:bCs/>
                    <w:color w:val="000000"/>
                    <w:sz w:val="28"/>
                    <w:szCs w:val="28"/>
                  </w:rPr>
                </w:rPrChange>
              </w:rPr>
            </w:pPr>
            <w:ins w:id="8202" w:author="James Vu" w:date="2024-04-19T00:01:00Z">
              <w:r w:rsidRPr="003C02FF">
                <w:rPr>
                  <w:b/>
                  <w:bCs/>
                  <w:color w:val="000000"/>
                  <w:rPrChange w:id="8203" w:author="James Vu" w:date="2024-04-19T00:19:00Z">
                    <w:rPr>
                      <w:b/>
                      <w:bCs/>
                      <w:color w:val="000000"/>
                      <w:sz w:val="28"/>
                      <w:szCs w:val="28"/>
                    </w:rPr>
                  </w:rPrChange>
                </w:rPr>
                <w:t> </w:t>
              </w:r>
            </w:ins>
          </w:p>
        </w:tc>
        <w:tc>
          <w:tcPr>
            <w:tcW w:w="8358" w:type="dxa"/>
            <w:shd w:val="clear" w:color="auto" w:fill="auto"/>
            <w:noWrap/>
            <w:vAlign w:val="center"/>
            <w:hideMark/>
            <w:tcPrChange w:id="8204" w:author="James Vu" w:date="2024-04-19T00:20:00Z">
              <w:tcPr>
                <w:tcW w:w="8358" w:type="dxa"/>
                <w:shd w:val="clear" w:color="auto" w:fill="auto"/>
                <w:noWrap/>
                <w:vAlign w:val="center"/>
                <w:hideMark/>
              </w:tcPr>
            </w:tcPrChange>
          </w:tcPr>
          <w:p w14:paraId="6D545CFE" w14:textId="77777777" w:rsidR="004D28C1" w:rsidRPr="003C02FF" w:rsidRDefault="004D28C1" w:rsidP="004D28C1">
            <w:pPr>
              <w:rPr>
                <w:ins w:id="8205" w:author="James Vu" w:date="2024-04-19T00:01:00Z"/>
                <w:color w:val="0D0D0D"/>
                <w:rPrChange w:id="8206" w:author="James Vu" w:date="2024-04-19T00:19:00Z">
                  <w:rPr>
                    <w:ins w:id="8207" w:author="James Vu" w:date="2024-04-19T00:01:00Z"/>
                    <w:color w:val="0D0D0D"/>
                    <w:sz w:val="28"/>
                    <w:szCs w:val="28"/>
                  </w:rPr>
                </w:rPrChange>
              </w:rPr>
            </w:pPr>
            <w:ins w:id="8208" w:author="James Vu" w:date="2024-04-19T00:01:00Z">
              <w:r w:rsidRPr="003C02FF">
                <w:rPr>
                  <w:color w:val="0D0D0D"/>
                  <w:rPrChange w:id="8209" w:author="James Vu" w:date="2024-04-19T00:19:00Z">
                    <w:rPr>
                      <w:color w:val="0D0D0D"/>
                      <w:sz w:val="28"/>
                      <w:szCs w:val="28"/>
                    </w:rPr>
                  </w:rPrChange>
                </w:rPr>
                <w:t>Tạo bản in của biểu mẫu</w:t>
              </w:r>
            </w:ins>
          </w:p>
        </w:tc>
      </w:tr>
      <w:tr w:rsidR="003C02FF" w:rsidRPr="003C02FF" w14:paraId="76F836A5" w14:textId="77777777" w:rsidTr="003C02FF">
        <w:trPr>
          <w:trHeight w:val="360"/>
          <w:ins w:id="8210" w:author="James Vu" w:date="2024-04-19T00:01:00Z"/>
          <w:trPrChange w:id="8211" w:author="James Vu" w:date="2024-04-19T00:20:00Z">
            <w:trPr>
              <w:trHeight w:val="360"/>
            </w:trPr>
          </w:trPrChange>
        </w:trPr>
        <w:tc>
          <w:tcPr>
            <w:tcW w:w="704" w:type="dxa"/>
            <w:shd w:val="clear" w:color="auto" w:fill="auto"/>
            <w:noWrap/>
            <w:vAlign w:val="center"/>
            <w:hideMark/>
            <w:tcPrChange w:id="8212" w:author="James Vu" w:date="2024-04-19T00:20:00Z">
              <w:tcPr>
                <w:tcW w:w="704" w:type="dxa"/>
                <w:shd w:val="clear" w:color="auto" w:fill="auto"/>
                <w:noWrap/>
                <w:vAlign w:val="center"/>
                <w:hideMark/>
              </w:tcPr>
            </w:tcPrChange>
          </w:tcPr>
          <w:p w14:paraId="4F96BB25" w14:textId="77777777" w:rsidR="004D28C1" w:rsidRPr="003C02FF" w:rsidRDefault="004D28C1" w:rsidP="004D28C1">
            <w:pPr>
              <w:jc w:val="center"/>
              <w:rPr>
                <w:ins w:id="8213" w:author="James Vu" w:date="2024-04-19T00:01:00Z"/>
                <w:b/>
                <w:bCs/>
                <w:color w:val="000000"/>
                <w:rPrChange w:id="8214" w:author="James Vu" w:date="2024-04-19T00:23:00Z">
                  <w:rPr>
                    <w:ins w:id="8215" w:author="James Vu" w:date="2024-04-19T00:01:00Z"/>
                    <w:b/>
                    <w:bCs/>
                    <w:color w:val="000000"/>
                    <w:sz w:val="28"/>
                    <w:szCs w:val="28"/>
                  </w:rPr>
                </w:rPrChange>
              </w:rPr>
            </w:pPr>
            <w:ins w:id="8216" w:author="James Vu" w:date="2024-04-19T00:01:00Z">
              <w:r w:rsidRPr="003C02FF">
                <w:rPr>
                  <w:b/>
                  <w:bCs/>
                  <w:color w:val="000000"/>
                  <w:rPrChange w:id="8217" w:author="James Vu" w:date="2024-04-19T00:23:00Z">
                    <w:rPr>
                      <w:b/>
                      <w:bCs/>
                      <w:color w:val="000000"/>
                      <w:sz w:val="28"/>
                      <w:szCs w:val="28"/>
                    </w:rPr>
                  </w:rPrChange>
                </w:rPr>
                <w:t>14</w:t>
              </w:r>
            </w:ins>
          </w:p>
        </w:tc>
        <w:tc>
          <w:tcPr>
            <w:tcW w:w="8358" w:type="dxa"/>
            <w:shd w:val="clear" w:color="auto" w:fill="auto"/>
            <w:noWrap/>
            <w:vAlign w:val="center"/>
            <w:hideMark/>
            <w:tcPrChange w:id="8218" w:author="James Vu" w:date="2024-04-19T00:20:00Z">
              <w:tcPr>
                <w:tcW w:w="8358" w:type="dxa"/>
                <w:shd w:val="clear" w:color="auto" w:fill="auto"/>
                <w:noWrap/>
                <w:vAlign w:val="center"/>
                <w:hideMark/>
              </w:tcPr>
            </w:tcPrChange>
          </w:tcPr>
          <w:p w14:paraId="64965999" w14:textId="77777777" w:rsidR="004D28C1" w:rsidRPr="003C02FF" w:rsidRDefault="004D28C1" w:rsidP="004D28C1">
            <w:pPr>
              <w:rPr>
                <w:ins w:id="8219" w:author="James Vu" w:date="2024-04-19T00:01:00Z"/>
                <w:b/>
                <w:bCs/>
                <w:color w:val="0D0D0D"/>
                <w:rPrChange w:id="8220" w:author="James Vu" w:date="2024-04-19T00:23:00Z">
                  <w:rPr>
                    <w:ins w:id="8221" w:author="James Vu" w:date="2024-04-19T00:01:00Z"/>
                    <w:color w:val="0D0D0D"/>
                    <w:sz w:val="28"/>
                    <w:szCs w:val="28"/>
                  </w:rPr>
                </w:rPrChange>
              </w:rPr>
            </w:pPr>
            <w:ins w:id="8222" w:author="James Vu" w:date="2024-04-19T00:01:00Z">
              <w:r w:rsidRPr="003C02FF">
                <w:rPr>
                  <w:b/>
                  <w:bCs/>
                  <w:color w:val="0D0D0D"/>
                  <w:rPrChange w:id="8223" w:author="James Vu" w:date="2024-04-19T00:23:00Z">
                    <w:rPr>
                      <w:color w:val="0D0D0D"/>
                      <w:sz w:val="28"/>
                      <w:szCs w:val="28"/>
                    </w:rPr>
                  </w:rPrChange>
                </w:rPr>
                <w:t>Đồng Bộ Hóa Thông Tin vào Biểu Mẫu</w:t>
              </w:r>
            </w:ins>
          </w:p>
        </w:tc>
      </w:tr>
      <w:tr w:rsidR="003C02FF" w:rsidRPr="003C02FF" w14:paraId="7E93D0AD" w14:textId="77777777" w:rsidTr="003C02FF">
        <w:trPr>
          <w:trHeight w:val="360"/>
          <w:ins w:id="8224" w:author="James Vu" w:date="2024-04-19T00:01:00Z"/>
          <w:trPrChange w:id="8225" w:author="James Vu" w:date="2024-04-19T00:20:00Z">
            <w:trPr>
              <w:trHeight w:val="360"/>
            </w:trPr>
          </w:trPrChange>
        </w:trPr>
        <w:tc>
          <w:tcPr>
            <w:tcW w:w="704" w:type="dxa"/>
            <w:shd w:val="clear" w:color="auto" w:fill="auto"/>
            <w:noWrap/>
            <w:vAlign w:val="center"/>
            <w:hideMark/>
            <w:tcPrChange w:id="8226" w:author="James Vu" w:date="2024-04-19T00:20:00Z">
              <w:tcPr>
                <w:tcW w:w="704" w:type="dxa"/>
                <w:shd w:val="clear" w:color="auto" w:fill="auto"/>
                <w:noWrap/>
                <w:vAlign w:val="center"/>
                <w:hideMark/>
              </w:tcPr>
            </w:tcPrChange>
          </w:tcPr>
          <w:p w14:paraId="2B553FA5" w14:textId="77777777" w:rsidR="004D28C1" w:rsidRPr="003C02FF" w:rsidRDefault="004D28C1" w:rsidP="004D28C1">
            <w:pPr>
              <w:jc w:val="center"/>
              <w:rPr>
                <w:ins w:id="8227" w:author="James Vu" w:date="2024-04-19T00:01:00Z"/>
                <w:b/>
                <w:bCs/>
                <w:color w:val="000000"/>
                <w:rPrChange w:id="8228" w:author="James Vu" w:date="2024-04-19T00:19:00Z">
                  <w:rPr>
                    <w:ins w:id="8229" w:author="James Vu" w:date="2024-04-19T00:01:00Z"/>
                    <w:b/>
                    <w:bCs/>
                    <w:color w:val="000000"/>
                    <w:sz w:val="28"/>
                    <w:szCs w:val="28"/>
                  </w:rPr>
                </w:rPrChange>
              </w:rPr>
            </w:pPr>
            <w:ins w:id="8230" w:author="James Vu" w:date="2024-04-19T00:01:00Z">
              <w:r w:rsidRPr="003C02FF">
                <w:rPr>
                  <w:b/>
                  <w:bCs/>
                  <w:color w:val="000000"/>
                  <w:rPrChange w:id="8231" w:author="James Vu" w:date="2024-04-19T00:19:00Z">
                    <w:rPr>
                      <w:b/>
                      <w:bCs/>
                      <w:color w:val="000000"/>
                      <w:sz w:val="28"/>
                      <w:szCs w:val="28"/>
                    </w:rPr>
                  </w:rPrChange>
                </w:rPr>
                <w:t> </w:t>
              </w:r>
            </w:ins>
          </w:p>
        </w:tc>
        <w:tc>
          <w:tcPr>
            <w:tcW w:w="8358" w:type="dxa"/>
            <w:shd w:val="clear" w:color="auto" w:fill="auto"/>
            <w:noWrap/>
            <w:vAlign w:val="center"/>
            <w:hideMark/>
            <w:tcPrChange w:id="8232" w:author="James Vu" w:date="2024-04-19T00:20:00Z">
              <w:tcPr>
                <w:tcW w:w="8358" w:type="dxa"/>
                <w:shd w:val="clear" w:color="auto" w:fill="auto"/>
                <w:noWrap/>
                <w:vAlign w:val="center"/>
                <w:hideMark/>
              </w:tcPr>
            </w:tcPrChange>
          </w:tcPr>
          <w:p w14:paraId="00775F68" w14:textId="77777777" w:rsidR="004D28C1" w:rsidRPr="003C02FF" w:rsidRDefault="004D28C1" w:rsidP="004D28C1">
            <w:pPr>
              <w:rPr>
                <w:ins w:id="8233" w:author="James Vu" w:date="2024-04-19T00:01:00Z"/>
                <w:color w:val="0D0D0D"/>
                <w:rPrChange w:id="8234" w:author="James Vu" w:date="2024-04-19T00:19:00Z">
                  <w:rPr>
                    <w:ins w:id="8235" w:author="James Vu" w:date="2024-04-19T00:01:00Z"/>
                    <w:color w:val="0D0D0D"/>
                    <w:sz w:val="28"/>
                    <w:szCs w:val="28"/>
                  </w:rPr>
                </w:rPrChange>
              </w:rPr>
            </w:pPr>
            <w:ins w:id="8236" w:author="James Vu" w:date="2024-04-19T00:01:00Z">
              <w:r w:rsidRPr="003C02FF">
                <w:rPr>
                  <w:color w:val="0D0D0D"/>
                  <w:rPrChange w:id="8237" w:author="James Vu" w:date="2024-04-19T00:19:00Z">
                    <w:rPr>
                      <w:color w:val="0D0D0D"/>
                      <w:sz w:val="28"/>
                      <w:szCs w:val="28"/>
                    </w:rPr>
                  </w:rPrChange>
                </w:rPr>
                <w:t>Điền tự động thông tin vào biểu mẫu</w:t>
              </w:r>
            </w:ins>
          </w:p>
        </w:tc>
      </w:tr>
      <w:tr w:rsidR="003C02FF" w:rsidRPr="003C02FF" w14:paraId="7D581110" w14:textId="77777777" w:rsidTr="003C02FF">
        <w:trPr>
          <w:trHeight w:val="360"/>
          <w:ins w:id="8238" w:author="James Vu" w:date="2024-04-19T00:01:00Z"/>
          <w:trPrChange w:id="8239" w:author="James Vu" w:date="2024-04-19T00:20:00Z">
            <w:trPr>
              <w:trHeight w:val="360"/>
            </w:trPr>
          </w:trPrChange>
        </w:trPr>
        <w:tc>
          <w:tcPr>
            <w:tcW w:w="704" w:type="dxa"/>
            <w:shd w:val="clear" w:color="auto" w:fill="auto"/>
            <w:noWrap/>
            <w:vAlign w:val="center"/>
            <w:hideMark/>
            <w:tcPrChange w:id="8240" w:author="James Vu" w:date="2024-04-19T00:20:00Z">
              <w:tcPr>
                <w:tcW w:w="704" w:type="dxa"/>
                <w:shd w:val="clear" w:color="auto" w:fill="auto"/>
                <w:noWrap/>
                <w:vAlign w:val="center"/>
                <w:hideMark/>
              </w:tcPr>
            </w:tcPrChange>
          </w:tcPr>
          <w:p w14:paraId="07B96A06" w14:textId="77777777" w:rsidR="004D28C1" w:rsidRPr="003C02FF" w:rsidRDefault="004D28C1" w:rsidP="004D28C1">
            <w:pPr>
              <w:jc w:val="center"/>
              <w:rPr>
                <w:ins w:id="8241" w:author="James Vu" w:date="2024-04-19T00:01:00Z"/>
                <w:b/>
                <w:bCs/>
                <w:color w:val="000000"/>
                <w:rPrChange w:id="8242" w:author="James Vu" w:date="2024-04-19T00:19:00Z">
                  <w:rPr>
                    <w:ins w:id="8243" w:author="James Vu" w:date="2024-04-19T00:01:00Z"/>
                    <w:b/>
                    <w:bCs/>
                    <w:color w:val="000000"/>
                    <w:sz w:val="28"/>
                    <w:szCs w:val="28"/>
                  </w:rPr>
                </w:rPrChange>
              </w:rPr>
            </w:pPr>
            <w:ins w:id="8244" w:author="James Vu" w:date="2024-04-19T00:01:00Z">
              <w:r w:rsidRPr="003C02FF">
                <w:rPr>
                  <w:b/>
                  <w:bCs/>
                  <w:color w:val="000000"/>
                  <w:rPrChange w:id="8245" w:author="James Vu" w:date="2024-04-19T00:19:00Z">
                    <w:rPr>
                      <w:b/>
                      <w:bCs/>
                      <w:color w:val="000000"/>
                      <w:sz w:val="28"/>
                      <w:szCs w:val="28"/>
                    </w:rPr>
                  </w:rPrChange>
                </w:rPr>
                <w:t> </w:t>
              </w:r>
            </w:ins>
          </w:p>
        </w:tc>
        <w:tc>
          <w:tcPr>
            <w:tcW w:w="8358" w:type="dxa"/>
            <w:shd w:val="clear" w:color="auto" w:fill="auto"/>
            <w:noWrap/>
            <w:vAlign w:val="center"/>
            <w:hideMark/>
            <w:tcPrChange w:id="8246" w:author="James Vu" w:date="2024-04-19T00:20:00Z">
              <w:tcPr>
                <w:tcW w:w="8358" w:type="dxa"/>
                <w:shd w:val="clear" w:color="auto" w:fill="auto"/>
                <w:noWrap/>
                <w:vAlign w:val="center"/>
                <w:hideMark/>
              </w:tcPr>
            </w:tcPrChange>
          </w:tcPr>
          <w:p w14:paraId="6F2519B4" w14:textId="77777777" w:rsidR="004D28C1" w:rsidRPr="003C02FF" w:rsidRDefault="004D28C1" w:rsidP="004D28C1">
            <w:pPr>
              <w:rPr>
                <w:ins w:id="8247" w:author="James Vu" w:date="2024-04-19T00:01:00Z"/>
                <w:color w:val="0D0D0D"/>
                <w:rPrChange w:id="8248" w:author="James Vu" w:date="2024-04-19T00:19:00Z">
                  <w:rPr>
                    <w:ins w:id="8249" w:author="James Vu" w:date="2024-04-19T00:01:00Z"/>
                    <w:color w:val="0D0D0D"/>
                    <w:sz w:val="28"/>
                    <w:szCs w:val="28"/>
                  </w:rPr>
                </w:rPrChange>
              </w:rPr>
            </w:pPr>
            <w:ins w:id="8250" w:author="James Vu" w:date="2024-04-19T00:01:00Z">
              <w:r w:rsidRPr="003C02FF">
                <w:rPr>
                  <w:color w:val="0D0D0D"/>
                  <w:rPrChange w:id="8251" w:author="James Vu" w:date="2024-04-19T00:19:00Z">
                    <w:rPr>
                      <w:color w:val="0D0D0D"/>
                      <w:sz w:val="28"/>
                      <w:szCs w:val="28"/>
                    </w:rPr>
                  </w:rPrChange>
                </w:rPr>
                <w:t>Cập nhật dữ liệu đồng bộ trong biểu mẫu</w:t>
              </w:r>
            </w:ins>
          </w:p>
        </w:tc>
      </w:tr>
      <w:tr w:rsidR="003C02FF" w:rsidRPr="003C02FF" w14:paraId="286D7B22" w14:textId="77777777" w:rsidTr="003C02FF">
        <w:trPr>
          <w:trHeight w:val="360"/>
          <w:ins w:id="8252" w:author="James Vu" w:date="2024-04-19T00:01:00Z"/>
          <w:trPrChange w:id="8253" w:author="James Vu" w:date="2024-04-19T00:20:00Z">
            <w:trPr>
              <w:trHeight w:val="360"/>
            </w:trPr>
          </w:trPrChange>
        </w:trPr>
        <w:tc>
          <w:tcPr>
            <w:tcW w:w="704" w:type="dxa"/>
            <w:shd w:val="clear" w:color="auto" w:fill="auto"/>
            <w:noWrap/>
            <w:vAlign w:val="center"/>
            <w:hideMark/>
            <w:tcPrChange w:id="8254" w:author="James Vu" w:date="2024-04-19T00:20:00Z">
              <w:tcPr>
                <w:tcW w:w="704" w:type="dxa"/>
                <w:shd w:val="clear" w:color="auto" w:fill="auto"/>
                <w:noWrap/>
                <w:vAlign w:val="center"/>
                <w:hideMark/>
              </w:tcPr>
            </w:tcPrChange>
          </w:tcPr>
          <w:p w14:paraId="36938AA0" w14:textId="77777777" w:rsidR="004D28C1" w:rsidRPr="003C02FF" w:rsidRDefault="004D28C1" w:rsidP="004D28C1">
            <w:pPr>
              <w:jc w:val="center"/>
              <w:rPr>
                <w:ins w:id="8255" w:author="James Vu" w:date="2024-04-19T00:01:00Z"/>
                <w:b/>
                <w:bCs/>
                <w:color w:val="000000"/>
                <w:rPrChange w:id="8256" w:author="James Vu" w:date="2024-04-19T00:19:00Z">
                  <w:rPr>
                    <w:ins w:id="8257" w:author="James Vu" w:date="2024-04-19T00:01:00Z"/>
                    <w:b/>
                    <w:bCs/>
                    <w:color w:val="000000"/>
                    <w:sz w:val="28"/>
                    <w:szCs w:val="28"/>
                  </w:rPr>
                </w:rPrChange>
              </w:rPr>
            </w:pPr>
            <w:ins w:id="8258" w:author="James Vu" w:date="2024-04-19T00:01:00Z">
              <w:r w:rsidRPr="003C02FF">
                <w:rPr>
                  <w:b/>
                  <w:bCs/>
                  <w:color w:val="000000"/>
                  <w:rPrChange w:id="8259" w:author="James Vu" w:date="2024-04-19T00:19:00Z">
                    <w:rPr>
                      <w:b/>
                      <w:bCs/>
                      <w:color w:val="000000"/>
                      <w:sz w:val="28"/>
                      <w:szCs w:val="28"/>
                    </w:rPr>
                  </w:rPrChange>
                </w:rPr>
                <w:t> </w:t>
              </w:r>
            </w:ins>
          </w:p>
        </w:tc>
        <w:tc>
          <w:tcPr>
            <w:tcW w:w="8358" w:type="dxa"/>
            <w:shd w:val="clear" w:color="auto" w:fill="auto"/>
            <w:noWrap/>
            <w:vAlign w:val="center"/>
            <w:hideMark/>
            <w:tcPrChange w:id="8260" w:author="James Vu" w:date="2024-04-19T00:20:00Z">
              <w:tcPr>
                <w:tcW w:w="8358" w:type="dxa"/>
                <w:shd w:val="clear" w:color="auto" w:fill="auto"/>
                <w:noWrap/>
                <w:vAlign w:val="center"/>
                <w:hideMark/>
              </w:tcPr>
            </w:tcPrChange>
          </w:tcPr>
          <w:p w14:paraId="5539E0AF" w14:textId="77777777" w:rsidR="004D28C1" w:rsidRPr="003C02FF" w:rsidRDefault="004D28C1" w:rsidP="004D28C1">
            <w:pPr>
              <w:rPr>
                <w:ins w:id="8261" w:author="James Vu" w:date="2024-04-19T00:01:00Z"/>
                <w:color w:val="0D0D0D"/>
                <w:rPrChange w:id="8262" w:author="James Vu" w:date="2024-04-19T00:19:00Z">
                  <w:rPr>
                    <w:ins w:id="8263" w:author="James Vu" w:date="2024-04-19T00:01:00Z"/>
                    <w:color w:val="0D0D0D"/>
                    <w:sz w:val="28"/>
                    <w:szCs w:val="28"/>
                  </w:rPr>
                </w:rPrChange>
              </w:rPr>
            </w:pPr>
            <w:ins w:id="8264" w:author="James Vu" w:date="2024-04-19T00:01:00Z">
              <w:r w:rsidRPr="003C02FF">
                <w:rPr>
                  <w:color w:val="0D0D0D"/>
                  <w:rPrChange w:id="8265" w:author="James Vu" w:date="2024-04-19T00:19:00Z">
                    <w:rPr>
                      <w:color w:val="0D0D0D"/>
                      <w:sz w:val="28"/>
                      <w:szCs w:val="28"/>
                    </w:rPr>
                  </w:rPrChange>
                </w:rPr>
                <w:t>Kiểm tra và xác thực dữ liệu nhập</w:t>
              </w:r>
            </w:ins>
          </w:p>
        </w:tc>
      </w:tr>
      <w:tr w:rsidR="003C02FF" w:rsidRPr="003C02FF" w14:paraId="0E8D918F" w14:textId="77777777" w:rsidTr="003C02FF">
        <w:trPr>
          <w:trHeight w:val="360"/>
          <w:ins w:id="8266" w:author="James Vu" w:date="2024-04-19T00:01:00Z"/>
          <w:trPrChange w:id="8267" w:author="James Vu" w:date="2024-04-19T00:20:00Z">
            <w:trPr>
              <w:trHeight w:val="360"/>
            </w:trPr>
          </w:trPrChange>
        </w:trPr>
        <w:tc>
          <w:tcPr>
            <w:tcW w:w="704" w:type="dxa"/>
            <w:shd w:val="clear" w:color="auto" w:fill="auto"/>
            <w:noWrap/>
            <w:vAlign w:val="center"/>
            <w:hideMark/>
            <w:tcPrChange w:id="8268" w:author="James Vu" w:date="2024-04-19T00:20:00Z">
              <w:tcPr>
                <w:tcW w:w="704" w:type="dxa"/>
                <w:shd w:val="clear" w:color="auto" w:fill="auto"/>
                <w:noWrap/>
                <w:vAlign w:val="center"/>
                <w:hideMark/>
              </w:tcPr>
            </w:tcPrChange>
          </w:tcPr>
          <w:p w14:paraId="0B198DDD" w14:textId="77777777" w:rsidR="004D28C1" w:rsidRPr="003C02FF" w:rsidRDefault="004D28C1" w:rsidP="004D28C1">
            <w:pPr>
              <w:jc w:val="center"/>
              <w:rPr>
                <w:ins w:id="8269" w:author="James Vu" w:date="2024-04-19T00:01:00Z"/>
                <w:b/>
                <w:bCs/>
                <w:color w:val="000000"/>
                <w:rPrChange w:id="8270" w:author="James Vu" w:date="2024-04-19T00:19:00Z">
                  <w:rPr>
                    <w:ins w:id="8271" w:author="James Vu" w:date="2024-04-19T00:01:00Z"/>
                    <w:b/>
                    <w:bCs/>
                    <w:color w:val="000000"/>
                    <w:sz w:val="28"/>
                    <w:szCs w:val="28"/>
                  </w:rPr>
                </w:rPrChange>
              </w:rPr>
            </w:pPr>
            <w:ins w:id="8272" w:author="James Vu" w:date="2024-04-19T00:01:00Z">
              <w:r w:rsidRPr="003C02FF">
                <w:rPr>
                  <w:b/>
                  <w:bCs/>
                  <w:color w:val="000000"/>
                  <w:rPrChange w:id="8273" w:author="James Vu" w:date="2024-04-19T00:19:00Z">
                    <w:rPr>
                      <w:b/>
                      <w:bCs/>
                      <w:color w:val="000000"/>
                      <w:sz w:val="28"/>
                      <w:szCs w:val="28"/>
                    </w:rPr>
                  </w:rPrChange>
                </w:rPr>
                <w:t> </w:t>
              </w:r>
            </w:ins>
          </w:p>
        </w:tc>
        <w:tc>
          <w:tcPr>
            <w:tcW w:w="8358" w:type="dxa"/>
            <w:shd w:val="clear" w:color="auto" w:fill="auto"/>
            <w:noWrap/>
            <w:vAlign w:val="center"/>
            <w:hideMark/>
            <w:tcPrChange w:id="8274" w:author="James Vu" w:date="2024-04-19T00:20:00Z">
              <w:tcPr>
                <w:tcW w:w="8358" w:type="dxa"/>
                <w:shd w:val="clear" w:color="auto" w:fill="auto"/>
                <w:noWrap/>
                <w:vAlign w:val="center"/>
                <w:hideMark/>
              </w:tcPr>
            </w:tcPrChange>
          </w:tcPr>
          <w:p w14:paraId="6E6407D6" w14:textId="77777777" w:rsidR="004D28C1" w:rsidRPr="003C02FF" w:rsidRDefault="004D28C1" w:rsidP="004D28C1">
            <w:pPr>
              <w:rPr>
                <w:ins w:id="8275" w:author="James Vu" w:date="2024-04-19T00:01:00Z"/>
                <w:color w:val="0D0D0D"/>
                <w:rPrChange w:id="8276" w:author="James Vu" w:date="2024-04-19T00:19:00Z">
                  <w:rPr>
                    <w:ins w:id="8277" w:author="James Vu" w:date="2024-04-19T00:01:00Z"/>
                    <w:color w:val="0D0D0D"/>
                    <w:sz w:val="28"/>
                    <w:szCs w:val="28"/>
                  </w:rPr>
                </w:rPrChange>
              </w:rPr>
            </w:pPr>
            <w:ins w:id="8278" w:author="James Vu" w:date="2024-04-19T00:01:00Z">
              <w:r w:rsidRPr="003C02FF">
                <w:rPr>
                  <w:color w:val="0D0D0D"/>
                  <w:rPrChange w:id="8279" w:author="James Vu" w:date="2024-04-19T00:19:00Z">
                    <w:rPr>
                      <w:color w:val="0D0D0D"/>
                      <w:sz w:val="28"/>
                      <w:szCs w:val="28"/>
                    </w:rPr>
                  </w:rPrChange>
                </w:rPr>
                <w:t>Lưu trữ dữ liệu sau khi nhập vào biểu mẫu</w:t>
              </w:r>
            </w:ins>
          </w:p>
        </w:tc>
      </w:tr>
      <w:tr w:rsidR="003C02FF" w:rsidRPr="003C02FF" w14:paraId="6DFB2765" w14:textId="77777777" w:rsidTr="003C02FF">
        <w:trPr>
          <w:trHeight w:val="360"/>
          <w:ins w:id="8280" w:author="James Vu" w:date="2024-04-19T00:01:00Z"/>
          <w:trPrChange w:id="8281" w:author="James Vu" w:date="2024-04-19T00:20:00Z">
            <w:trPr>
              <w:trHeight w:val="360"/>
            </w:trPr>
          </w:trPrChange>
        </w:trPr>
        <w:tc>
          <w:tcPr>
            <w:tcW w:w="704" w:type="dxa"/>
            <w:shd w:val="clear" w:color="auto" w:fill="auto"/>
            <w:noWrap/>
            <w:vAlign w:val="center"/>
            <w:hideMark/>
            <w:tcPrChange w:id="8282" w:author="James Vu" w:date="2024-04-19T00:20:00Z">
              <w:tcPr>
                <w:tcW w:w="704" w:type="dxa"/>
                <w:shd w:val="clear" w:color="auto" w:fill="auto"/>
                <w:noWrap/>
                <w:vAlign w:val="center"/>
                <w:hideMark/>
              </w:tcPr>
            </w:tcPrChange>
          </w:tcPr>
          <w:p w14:paraId="6815D551" w14:textId="77777777" w:rsidR="004D28C1" w:rsidRPr="003C02FF" w:rsidRDefault="004D28C1" w:rsidP="004D28C1">
            <w:pPr>
              <w:jc w:val="center"/>
              <w:rPr>
                <w:ins w:id="8283" w:author="James Vu" w:date="2024-04-19T00:01:00Z"/>
                <w:b/>
                <w:bCs/>
                <w:color w:val="000000"/>
                <w:rPrChange w:id="8284" w:author="James Vu" w:date="2024-04-19T00:23:00Z">
                  <w:rPr>
                    <w:ins w:id="8285" w:author="James Vu" w:date="2024-04-19T00:01:00Z"/>
                    <w:b/>
                    <w:bCs/>
                    <w:color w:val="000000"/>
                    <w:sz w:val="28"/>
                    <w:szCs w:val="28"/>
                  </w:rPr>
                </w:rPrChange>
              </w:rPr>
            </w:pPr>
            <w:ins w:id="8286" w:author="James Vu" w:date="2024-04-19T00:01:00Z">
              <w:r w:rsidRPr="003C02FF">
                <w:rPr>
                  <w:b/>
                  <w:bCs/>
                  <w:color w:val="000000"/>
                  <w:rPrChange w:id="8287" w:author="James Vu" w:date="2024-04-19T00:23:00Z">
                    <w:rPr>
                      <w:b/>
                      <w:bCs/>
                      <w:color w:val="000000"/>
                      <w:sz w:val="28"/>
                      <w:szCs w:val="28"/>
                    </w:rPr>
                  </w:rPrChange>
                </w:rPr>
                <w:t>15</w:t>
              </w:r>
            </w:ins>
          </w:p>
        </w:tc>
        <w:tc>
          <w:tcPr>
            <w:tcW w:w="8358" w:type="dxa"/>
            <w:shd w:val="clear" w:color="auto" w:fill="auto"/>
            <w:noWrap/>
            <w:vAlign w:val="center"/>
            <w:hideMark/>
            <w:tcPrChange w:id="8288" w:author="James Vu" w:date="2024-04-19T00:20:00Z">
              <w:tcPr>
                <w:tcW w:w="8358" w:type="dxa"/>
                <w:shd w:val="clear" w:color="auto" w:fill="auto"/>
                <w:noWrap/>
                <w:vAlign w:val="center"/>
                <w:hideMark/>
              </w:tcPr>
            </w:tcPrChange>
          </w:tcPr>
          <w:p w14:paraId="28A57160" w14:textId="77777777" w:rsidR="004D28C1" w:rsidRPr="003C02FF" w:rsidRDefault="004D28C1" w:rsidP="004D28C1">
            <w:pPr>
              <w:rPr>
                <w:ins w:id="8289" w:author="James Vu" w:date="2024-04-19T00:01:00Z"/>
                <w:b/>
                <w:bCs/>
                <w:color w:val="0D0D0D"/>
                <w:rPrChange w:id="8290" w:author="James Vu" w:date="2024-04-19T00:23:00Z">
                  <w:rPr>
                    <w:ins w:id="8291" w:author="James Vu" w:date="2024-04-19T00:01:00Z"/>
                    <w:color w:val="0D0D0D"/>
                    <w:sz w:val="28"/>
                    <w:szCs w:val="28"/>
                  </w:rPr>
                </w:rPrChange>
              </w:rPr>
            </w:pPr>
            <w:ins w:id="8292" w:author="James Vu" w:date="2024-04-19T00:01:00Z">
              <w:r w:rsidRPr="003C02FF">
                <w:rPr>
                  <w:b/>
                  <w:bCs/>
                  <w:color w:val="0D0D0D"/>
                  <w:rPrChange w:id="8293" w:author="James Vu" w:date="2024-04-19T00:23:00Z">
                    <w:rPr>
                      <w:color w:val="0D0D0D"/>
                      <w:sz w:val="28"/>
                      <w:szCs w:val="28"/>
                    </w:rPr>
                  </w:rPrChange>
                </w:rPr>
                <w:t>Tương Tác Người Dùng với Biểu Mẫu</w:t>
              </w:r>
            </w:ins>
          </w:p>
        </w:tc>
      </w:tr>
      <w:tr w:rsidR="003C02FF" w:rsidRPr="003C02FF" w14:paraId="3CFA274F" w14:textId="77777777" w:rsidTr="003C02FF">
        <w:trPr>
          <w:trHeight w:val="360"/>
          <w:ins w:id="8294" w:author="James Vu" w:date="2024-04-19T00:01:00Z"/>
          <w:trPrChange w:id="8295" w:author="James Vu" w:date="2024-04-19T00:20:00Z">
            <w:trPr>
              <w:trHeight w:val="360"/>
            </w:trPr>
          </w:trPrChange>
        </w:trPr>
        <w:tc>
          <w:tcPr>
            <w:tcW w:w="704" w:type="dxa"/>
            <w:shd w:val="clear" w:color="auto" w:fill="auto"/>
            <w:noWrap/>
            <w:vAlign w:val="center"/>
            <w:hideMark/>
            <w:tcPrChange w:id="8296" w:author="James Vu" w:date="2024-04-19T00:20:00Z">
              <w:tcPr>
                <w:tcW w:w="704" w:type="dxa"/>
                <w:shd w:val="clear" w:color="auto" w:fill="auto"/>
                <w:noWrap/>
                <w:vAlign w:val="center"/>
                <w:hideMark/>
              </w:tcPr>
            </w:tcPrChange>
          </w:tcPr>
          <w:p w14:paraId="57233E62" w14:textId="77777777" w:rsidR="004D28C1" w:rsidRPr="003C02FF" w:rsidRDefault="004D28C1" w:rsidP="004D28C1">
            <w:pPr>
              <w:jc w:val="center"/>
              <w:rPr>
                <w:ins w:id="8297" w:author="James Vu" w:date="2024-04-19T00:01:00Z"/>
                <w:b/>
                <w:bCs/>
                <w:color w:val="000000"/>
                <w:rPrChange w:id="8298" w:author="James Vu" w:date="2024-04-19T00:19:00Z">
                  <w:rPr>
                    <w:ins w:id="8299" w:author="James Vu" w:date="2024-04-19T00:01:00Z"/>
                    <w:b/>
                    <w:bCs/>
                    <w:color w:val="000000"/>
                    <w:sz w:val="28"/>
                    <w:szCs w:val="28"/>
                  </w:rPr>
                </w:rPrChange>
              </w:rPr>
            </w:pPr>
            <w:ins w:id="8300" w:author="James Vu" w:date="2024-04-19T00:01:00Z">
              <w:r w:rsidRPr="003C02FF">
                <w:rPr>
                  <w:b/>
                  <w:bCs/>
                  <w:color w:val="000000"/>
                  <w:rPrChange w:id="8301" w:author="James Vu" w:date="2024-04-19T00:19:00Z">
                    <w:rPr>
                      <w:b/>
                      <w:bCs/>
                      <w:color w:val="000000"/>
                      <w:sz w:val="28"/>
                      <w:szCs w:val="28"/>
                    </w:rPr>
                  </w:rPrChange>
                </w:rPr>
                <w:t> </w:t>
              </w:r>
            </w:ins>
          </w:p>
        </w:tc>
        <w:tc>
          <w:tcPr>
            <w:tcW w:w="8358" w:type="dxa"/>
            <w:shd w:val="clear" w:color="auto" w:fill="auto"/>
            <w:noWrap/>
            <w:vAlign w:val="center"/>
            <w:hideMark/>
            <w:tcPrChange w:id="8302" w:author="James Vu" w:date="2024-04-19T00:20:00Z">
              <w:tcPr>
                <w:tcW w:w="8358" w:type="dxa"/>
                <w:shd w:val="clear" w:color="auto" w:fill="auto"/>
                <w:noWrap/>
                <w:vAlign w:val="center"/>
                <w:hideMark/>
              </w:tcPr>
            </w:tcPrChange>
          </w:tcPr>
          <w:p w14:paraId="7E1D16A1" w14:textId="77777777" w:rsidR="004D28C1" w:rsidRPr="003C02FF" w:rsidRDefault="004D28C1" w:rsidP="004D28C1">
            <w:pPr>
              <w:rPr>
                <w:ins w:id="8303" w:author="James Vu" w:date="2024-04-19T00:01:00Z"/>
                <w:color w:val="0D0D0D"/>
                <w:rPrChange w:id="8304" w:author="James Vu" w:date="2024-04-19T00:19:00Z">
                  <w:rPr>
                    <w:ins w:id="8305" w:author="James Vu" w:date="2024-04-19T00:01:00Z"/>
                    <w:color w:val="0D0D0D"/>
                    <w:sz w:val="28"/>
                    <w:szCs w:val="28"/>
                  </w:rPr>
                </w:rPrChange>
              </w:rPr>
            </w:pPr>
            <w:ins w:id="8306" w:author="James Vu" w:date="2024-04-19T00:01:00Z">
              <w:r w:rsidRPr="003C02FF">
                <w:rPr>
                  <w:color w:val="0D0D0D"/>
                  <w:rPrChange w:id="8307" w:author="James Vu" w:date="2024-04-19T00:19:00Z">
                    <w:rPr>
                      <w:color w:val="0D0D0D"/>
                      <w:sz w:val="28"/>
                      <w:szCs w:val="28"/>
                    </w:rPr>
                  </w:rPrChange>
                </w:rPr>
                <w:t>Công cụ quản lý sử dụng biểu mẫu qua giao diện web</w:t>
              </w:r>
            </w:ins>
          </w:p>
        </w:tc>
      </w:tr>
      <w:tr w:rsidR="003C02FF" w:rsidRPr="003C02FF" w14:paraId="02352461" w14:textId="77777777" w:rsidTr="003C02FF">
        <w:trPr>
          <w:trHeight w:val="360"/>
          <w:ins w:id="8308" w:author="James Vu" w:date="2024-04-19T00:01:00Z"/>
          <w:trPrChange w:id="8309" w:author="James Vu" w:date="2024-04-19T00:20:00Z">
            <w:trPr>
              <w:trHeight w:val="360"/>
            </w:trPr>
          </w:trPrChange>
        </w:trPr>
        <w:tc>
          <w:tcPr>
            <w:tcW w:w="704" w:type="dxa"/>
            <w:shd w:val="clear" w:color="auto" w:fill="auto"/>
            <w:noWrap/>
            <w:vAlign w:val="center"/>
            <w:hideMark/>
            <w:tcPrChange w:id="8310" w:author="James Vu" w:date="2024-04-19T00:20:00Z">
              <w:tcPr>
                <w:tcW w:w="704" w:type="dxa"/>
                <w:shd w:val="clear" w:color="auto" w:fill="auto"/>
                <w:noWrap/>
                <w:vAlign w:val="center"/>
                <w:hideMark/>
              </w:tcPr>
            </w:tcPrChange>
          </w:tcPr>
          <w:p w14:paraId="63C2CF19" w14:textId="77777777" w:rsidR="004D28C1" w:rsidRPr="003C02FF" w:rsidRDefault="004D28C1" w:rsidP="004D28C1">
            <w:pPr>
              <w:jc w:val="center"/>
              <w:rPr>
                <w:ins w:id="8311" w:author="James Vu" w:date="2024-04-19T00:01:00Z"/>
                <w:b/>
                <w:bCs/>
                <w:color w:val="000000"/>
                <w:rPrChange w:id="8312" w:author="James Vu" w:date="2024-04-19T00:19:00Z">
                  <w:rPr>
                    <w:ins w:id="8313" w:author="James Vu" w:date="2024-04-19T00:01:00Z"/>
                    <w:b/>
                    <w:bCs/>
                    <w:color w:val="000000"/>
                    <w:sz w:val="28"/>
                    <w:szCs w:val="28"/>
                  </w:rPr>
                </w:rPrChange>
              </w:rPr>
            </w:pPr>
            <w:ins w:id="8314" w:author="James Vu" w:date="2024-04-19T00:01:00Z">
              <w:r w:rsidRPr="003C02FF">
                <w:rPr>
                  <w:b/>
                  <w:bCs/>
                  <w:color w:val="000000"/>
                  <w:rPrChange w:id="8315" w:author="James Vu" w:date="2024-04-19T00:19:00Z">
                    <w:rPr>
                      <w:b/>
                      <w:bCs/>
                      <w:color w:val="000000"/>
                      <w:sz w:val="28"/>
                      <w:szCs w:val="28"/>
                    </w:rPr>
                  </w:rPrChange>
                </w:rPr>
                <w:t> </w:t>
              </w:r>
            </w:ins>
          </w:p>
        </w:tc>
        <w:tc>
          <w:tcPr>
            <w:tcW w:w="8358" w:type="dxa"/>
            <w:shd w:val="clear" w:color="auto" w:fill="auto"/>
            <w:noWrap/>
            <w:vAlign w:val="center"/>
            <w:hideMark/>
            <w:tcPrChange w:id="8316" w:author="James Vu" w:date="2024-04-19T00:20:00Z">
              <w:tcPr>
                <w:tcW w:w="8358" w:type="dxa"/>
                <w:shd w:val="clear" w:color="auto" w:fill="auto"/>
                <w:noWrap/>
                <w:vAlign w:val="center"/>
                <w:hideMark/>
              </w:tcPr>
            </w:tcPrChange>
          </w:tcPr>
          <w:p w14:paraId="438FE446" w14:textId="77777777" w:rsidR="004D28C1" w:rsidRPr="003C02FF" w:rsidRDefault="004D28C1" w:rsidP="004D28C1">
            <w:pPr>
              <w:rPr>
                <w:ins w:id="8317" w:author="James Vu" w:date="2024-04-19T00:01:00Z"/>
                <w:color w:val="0D0D0D"/>
                <w:rPrChange w:id="8318" w:author="James Vu" w:date="2024-04-19T00:19:00Z">
                  <w:rPr>
                    <w:ins w:id="8319" w:author="James Vu" w:date="2024-04-19T00:01:00Z"/>
                    <w:color w:val="0D0D0D"/>
                    <w:sz w:val="28"/>
                    <w:szCs w:val="28"/>
                  </w:rPr>
                </w:rPrChange>
              </w:rPr>
            </w:pPr>
            <w:ins w:id="8320" w:author="James Vu" w:date="2024-04-19T00:01:00Z">
              <w:r w:rsidRPr="003C02FF">
                <w:rPr>
                  <w:color w:val="0D0D0D"/>
                  <w:rPrChange w:id="8321" w:author="James Vu" w:date="2024-04-19T00:19:00Z">
                    <w:rPr>
                      <w:color w:val="0D0D0D"/>
                      <w:sz w:val="28"/>
                      <w:szCs w:val="28"/>
                    </w:rPr>
                  </w:rPrChange>
                </w:rPr>
                <w:t>Thực hiện và theo dõi quy trình trên biểu mẫu</w:t>
              </w:r>
            </w:ins>
          </w:p>
        </w:tc>
      </w:tr>
      <w:tr w:rsidR="003C02FF" w:rsidRPr="003C02FF" w14:paraId="2177404C" w14:textId="77777777" w:rsidTr="003C02FF">
        <w:trPr>
          <w:trHeight w:val="360"/>
          <w:ins w:id="8322" w:author="James Vu" w:date="2024-04-19T00:01:00Z"/>
          <w:trPrChange w:id="8323" w:author="James Vu" w:date="2024-04-19T00:20:00Z">
            <w:trPr>
              <w:trHeight w:val="360"/>
            </w:trPr>
          </w:trPrChange>
        </w:trPr>
        <w:tc>
          <w:tcPr>
            <w:tcW w:w="704" w:type="dxa"/>
            <w:shd w:val="clear" w:color="auto" w:fill="auto"/>
            <w:noWrap/>
            <w:vAlign w:val="center"/>
            <w:hideMark/>
            <w:tcPrChange w:id="8324" w:author="James Vu" w:date="2024-04-19T00:20:00Z">
              <w:tcPr>
                <w:tcW w:w="704" w:type="dxa"/>
                <w:shd w:val="clear" w:color="auto" w:fill="auto"/>
                <w:noWrap/>
                <w:vAlign w:val="center"/>
                <w:hideMark/>
              </w:tcPr>
            </w:tcPrChange>
          </w:tcPr>
          <w:p w14:paraId="4BC153A3" w14:textId="77777777" w:rsidR="004D28C1" w:rsidRPr="003C02FF" w:rsidRDefault="004D28C1" w:rsidP="004D28C1">
            <w:pPr>
              <w:jc w:val="center"/>
              <w:rPr>
                <w:ins w:id="8325" w:author="James Vu" w:date="2024-04-19T00:01:00Z"/>
                <w:b/>
                <w:bCs/>
                <w:color w:val="000000"/>
                <w:rPrChange w:id="8326" w:author="James Vu" w:date="2024-04-19T00:19:00Z">
                  <w:rPr>
                    <w:ins w:id="8327" w:author="James Vu" w:date="2024-04-19T00:01:00Z"/>
                    <w:b/>
                    <w:bCs/>
                    <w:color w:val="000000"/>
                    <w:sz w:val="28"/>
                    <w:szCs w:val="28"/>
                  </w:rPr>
                </w:rPrChange>
              </w:rPr>
            </w:pPr>
            <w:ins w:id="8328" w:author="James Vu" w:date="2024-04-19T00:01:00Z">
              <w:r w:rsidRPr="003C02FF">
                <w:rPr>
                  <w:b/>
                  <w:bCs/>
                  <w:color w:val="000000"/>
                  <w:rPrChange w:id="8329" w:author="James Vu" w:date="2024-04-19T00:19:00Z">
                    <w:rPr>
                      <w:b/>
                      <w:bCs/>
                      <w:color w:val="000000"/>
                      <w:sz w:val="28"/>
                      <w:szCs w:val="28"/>
                    </w:rPr>
                  </w:rPrChange>
                </w:rPr>
                <w:t> </w:t>
              </w:r>
            </w:ins>
          </w:p>
        </w:tc>
        <w:tc>
          <w:tcPr>
            <w:tcW w:w="8358" w:type="dxa"/>
            <w:shd w:val="clear" w:color="auto" w:fill="auto"/>
            <w:noWrap/>
            <w:vAlign w:val="center"/>
            <w:hideMark/>
            <w:tcPrChange w:id="8330" w:author="James Vu" w:date="2024-04-19T00:20:00Z">
              <w:tcPr>
                <w:tcW w:w="8358" w:type="dxa"/>
                <w:shd w:val="clear" w:color="auto" w:fill="auto"/>
                <w:noWrap/>
                <w:vAlign w:val="center"/>
                <w:hideMark/>
              </w:tcPr>
            </w:tcPrChange>
          </w:tcPr>
          <w:p w14:paraId="52B2691C" w14:textId="77777777" w:rsidR="004D28C1" w:rsidRPr="003C02FF" w:rsidRDefault="004D28C1" w:rsidP="004D28C1">
            <w:pPr>
              <w:rPr>
                <w:ins w:id="8331" w:author="James Vu" w:date="2024-04-19T00:01:00Z"/>
                <w:color w:val="0D0D0D"/>
                <w:rPrChange w:id="8332" w:author="James Vu" w:date="2024-04-19T00:19:00Z">
                  <w:rPr>
                    <w:ins w:id="8333" w:author="James Vu" w:date="2024-04-19T00:01:00Z"/>
                    <w:color w:val="0D0D0D"/>
                    <w:sz w:val="28"/>
                    <w:szCs w:val="28"/>
                  </w:rPr>
                </w:rPrChange>
              </w:rPr>
            </w:pPr>
            <w:ins w:id="8334" w:author="James Vu" w:date="2024-04-19T00:01:00Z">
              <w:r w:rsidRPr="003C02FF">
                <w:rPr>
                  <w:color w:val="0D0D0D"/>
                  <w:rPrChange w:id="8335" w:author="James Vu" w:date="2024-04-19T00:19:00Z">
                    <w:rPr>
                      <w:color w:val="0D0D0D"/>
                      <w:sz w:val="28"/>
                      <w:szCs w:val="28"/>
                    </w:rPr>
                  </w:rPrChange>
                </w:rPr>
                <w:t>Truy cập vào thư viện biểu mẫu</w:t>
              </w:r>
            </w:ins>
          </w:p>
        </w:tc>
      </w:tr>
      <w:tr w:rsidR="003C02FF" w:rsidRPr="003C02FF" w14:paraId="46147219" w14:textId="77777777" w:rsidTr="003C02FF">
        <w:trPr>
          <w:trHeight w:val="360"/>
          <w:ins w:id="8336" w:author="James Vu" w:date="2024-04-19T00:01:00Z"/>
          <w:trPrChange w:id="8337" w:author="James Vu" w:date="2024-04-19T00:20:00Z">
            <w:trPr>
              <w:trHeight w:val="360"/>
            </w:trPr>
          </w:trPrChange>
        </w:trPr>
        <w:tc>
          <w:tcPr>
            <w:tcW w:w="704" w:type="dxa"/>
            <w:shd w:val="clear" w:color="auto" w:fill="auto"/>
            <w:noWrap/>
            <w:vAlign w:val="center"/>
            <w:hideMark/>
            <w:tcPrChange w:id="8338" w:author="James Vu" w:date="2024-04-19T00:20:00Z">
              <w:tcPr>
                <w:tcW w:w="704" w:type="dxa"/>
                <w:shd w:val="clear" w:color="auto" w:fill="auto"/>
                <w:noWrap/>
                <w:vAlign w:val="center"/>
                <w:hideMark/>
              </w:tcPr>
            </w:tcPrChange>
          </w:tcPr>
          <w:p w14:paraId="76EA7760" w14:textId="77777777" w:rsidR="004D28C1" w:rsidRPr="003C02FF" w:rsidRDefault="004D28C1" w:rsidP="004D28C1">
            <w:pPr>
              <w:jc w:val="center"/>
              <w:rPr>
                <w:ins w:id="8339" w:author="James Vu" w:date="2024-04-19T00:01:00Z"/>
                <w:b/>
                <w:bCs/>
                <w:color w:val="000000"/>
                <w:rPrChange w:id="8340" w:author="James Vu" w:date="2024-04-19T00:19:00Z">
                  <w:rPr>
                    <w:ins w:id="8341" w:author="James Vu" w:date="2024-04-19T00:01:00Z"/>
                    <w:b/>
                    <w:bCs/>
                    <w:color w:val="000000"/>
                    <w:sz w:val="28"/>
                    <w:szCs w:val="28"/>
                  </w:rPr>
                </w:rPrChange>
              </w:rPr>
            </w:pPr>
            <w:ins w:id="8342" w:author="James Vu" w:date="2024-04-19T00:01:00Z">
              <w:r w:rsidRPr="003C02FF">
                <w:rPr>
                  <w:b/>
                  <w:bCs/>
                  <w:color w:val="000000"/>
                  <w:rPrChange w:id="8343" w:author="James Vu" w:date="2024-04-19T00:19:00Z">
                    <w:rPr>
                      <w:b/>
                      <w:bCs/>
                      <w:color w:val="000000"/>
                      <w:sz w:val="28"/>
                      <w:szCs w:val="28"/>
                    </w:rPr>
                  </w:rPrChange>
                </w:rPr>
                <w:t> </w:t>
              </w:r>
            </w:ins>
          </w:p>
        </w:tc>
        <w:tc>
          <w:tcPr>
            <w:tcW w:w="8358" w:type="dxa"/>
            <w:shd w:val="clear" w:color="auto" w:fill="auto"/>
            <w:noWrap/>
            <w:vAlign w:val="center"/>
            <w:hideMark/>
            <w:tcPrChange w:id="8344" w:author="James Vu" w:date="2024-04-19T00:20:00Z">
              <w:tcPr>
                <w:tcW w:w="8358" w:type="dxa"/>
                <w:shd w:val="clear" w:color="auto" w:fill="auto"/>
                <w:noWrap/>
                <w:vAlign w:val="center"/>
                <w:hideMark/>
              </w:tcPr>
            </w:tcPrChange>
          </w:tcPr>
          <w:p w14:paraId="1BF2A0ED" w14:textId="77777777" w:rsidR="004D28C1" w:rsidRPr="003C02FF" w:rsidRDefault="004D28C1" w:rsidP="004D28C1">
            <w:pPr>
              <w:rPr>
                <w:ins w:id="8345" w:author="James Vu" w:date="2024-04-19T00:01:00Z"/>
                <w:color w:val="0D0D0D"/>
                <w:rPrChange w:id="8346" w:author="James Vu" w:date="2024-04-19T00:19:00Z">
                  <w:rPr>
                    <w:ins w:id="8347" w:author="James Vu" w:date="2024-04-19T00:01:00Z"/>
                    <w:color w:val="0D0D0D"/>
                    <w:sz w:val="28"/>
                    <w:szCs w:val="28"/>
                  </w:rPr>
                </w:rPrChange>
              </w:rPr>
            </w:pPr>
            <w:ins w:id="8348" w:author="James Vu" w:date="2024-04-19T00:01:00Z">
              <w:r w:rsidRPr="003C02FF">
                <w:rPr>
                  <w:color w:val="0D0D0D"/>
                  <w:rPrChange w:id="8349" w:author="James Vu" w:date="2024-04-19T00:19:00Z">
                    <w:rPr>
                      <w:color w:val="0D0D0D"/>
                      <w:sz w:val="28"/>
                      <w:szCs w:val="28"/>
                    </w:rPr>
                  </w:rPrChange>
                </w:rPr>
                <w:t>Lựa chọn biểu mẫu cần sử dụng</w:t>
              </w:r>
            </w:ins>
          </w:p>
        </w:tc>
      </w:tr>
      <w:tr w:rsidR="003C02FF" w:rsidRPr="003C02FF" w14:paraId="3AADB140" w14:textId="77777777" w:rsidTr="003C02FF">
        <w:trPr>
          <w:trHeight w:val="360"/>
          <w:ins w:id="8350" w:author="James Vu" w:date="2024-04-19T00:01:00Z"/>
          <w:trPrChange w:id="8351" w:author="James Vu" w:date="2024-04-19T00:20:00Z">
            <w:trPr>
              <w:trHeight w:val="360"/>
            </w:trPr>
          </w:trPrChange>
        </w:trPr>
        <w:tc>
          <w:tcPr>
            <w:tcW w:w="704" w:type="dxa"/>
            <w:shd w:val="clear" w:color="auto" w:fill="auto"/>
            <w:noWrap/>
            <w:vAlign w:val="center"/>
            <w:hideMark/>
            <w:tcPrChange w:id="8352" w:author="James Vu" w:date="2024-04-19T00:20:00Z">
              <w:tcPr>
                <w:tcW w:w="704" w:type="dxa"/>
                <w:shd w:val="clear" w:color="auto" w:fill="auto"/>
                <w:noWrap/>
                <w:vAlign w:val="center"/>
                <w:hideMark/>
              </w:tcPr>
            </w:tcPrChange>
          </w:tcPr>
          <w:p w14:paraId="196A064C" w14:textId="77777777" w:rsidR="004D28C1" w:rsidRPr="003C02FF" w:rsidRDefault="004D28C1" w:rsidP="004D28C1">
            <w:pPr>
              <w:jc w:val="center"/>
              <w:rPr>
                <w:ins w:id="8353" w:author="James Vu" w:date="2024-04-19T00:01:00Z"/>
                <w:b/>
                <w:bCs/>
                <w:color w:val="000000"/>
                <w:rPrChange w:id="8354" w:author="James Vu" w:date="2024-04-19T00:19:00Z">
                  <w:rPr>
                    <w:ins w:id="8355" w:author="James Vu" w:date="2024-04-19T00:01:00Z"/>
                    <w:b/>
                    <w:bCs/>
                    <w:color w:val="000000"/>
                    <w:sz w:val="28"/>
                    <w:szCs w:val="28"/>
                  </w:rPr>
                </w:rPrChange>
              </w:rPr>
            </w:pPr>
            <w:ins w:id="8356" w:author="James Vu" w:date="2024-04-19T00:01:00Z">
              <w:r w:rsidRPr="003C02FF">
                <w:rPr>
                  <w:b/>
                  <w:bCs/>
                  <w:color w:val="000000"/>
                  <w:rPrChange w:id="8357" w:author="James Vu" w:date="2024-04-19T00:19:00Z">
                    <w:rPr>
                      <w:b/>
                      <w:bCs/>
                      <w:color w:val="000000"/>
                      <w:sz w:val="28"/>
                      <w:szCs w:val="28"/>
                    </w:rPr>
                  </w:rPrChange>
                </w:rPr>
                <w:t> </w:t>
              </w:r>
            </w:ins>
          </w:p>
        </w:tc>
        <w:tc>
          <w:tcPr>
            <w:tcW w:w="8358" w:type="dxa"/>
            <w:shd w:val="clear" w:color="auto" w:fill="auto"/>
            <w:noWrap/>
            <w:vAlign w:val="center"/>
            <w:hideMark/>
            <w:tcPrChange w:id="8358" w:author="James Vu" w:date="2024-04-19T00:20:00Z">
              <w:tcPr>
                <w:tcW w:w="8358" w:type="dxa"/>
                <w:shd w:val="clear" w:color="auto" w:fill="auto"/>
                <w:noWrap/>
                <w:vAlign w:val="center"/>
                <w:hideMark/>
              </w:tcPr>
            </w:tcPrChange>
          </w:tcPr>
          <w:p w14:paraId="13804397" w14:textId="77777777" w:rsidR="004D28C1" w:rsidRPr="003C02FF" w:rsidRDefault="004D28C1" w:rsidP="004D28C1">
            <w:pPr>
              <w:rPr>
                <w:ins w:id="8359" w:author="James Vu" w:date="2024-04-19T00:01:00Z"/>
                <w:color w:val="0D0D0D"/>
                <w:rPrChange w:id="8360" w:author="James Vu" w:date="2024-04-19T00:19:00Z">
                  <w:rPr>
                    <w:ins w:id="8361" w:author="James Vu" w:date="2024-04-19T00:01:00Z"/>
                    <w:color w:val="0D0D0D"/>
                    <w:sz w:val="28"/>
                    <w:szCs w:val="28"/>
                  </w:rPr>
                </w:rPrChange>
              </w:rPr>
            </w:pPr>
            <w:ins w:id="8362" w:author="James Vu" w:date="2024-04-19T00:01:00Z">
              <w:r w:rsidRPr="003C02FF">
                <w:rPr>
                  <w:color w:val="0D0D0D"/>
                  <w:rPrChange w:id="8363" w:author="James Vu" w:date="2024-04-19T00:19:00Z">
                    <w:rPr>
                      <w:color w:val="0D0D0D"/>
                      <w:sz w:val="28"/>
                      <w:szCs w:val="28"/>
                    </w:rPr>
                  </w:rPrChange>
                </w:rPr>
                <w:t>Điền thông tin vào biểu mẫu điện tử</w:t>
              </w:r>
            </w:ins>
          </w:p>
        </w:tc>
      </w:tr>
      <w:tr w:rsidR="003C02FF" w:rsidRPr="003C02FF" w14:paraId="6107BC47" w14:textId="77777777" w:rsidTr="003C02FF">
        <w:trPr>
          <w:trHeight w:val="360"/>
          <w:ins w:id="8364" w:author="James Vu" w:date="2024-04-19T00:01:00Z"/>
          <w:trPrChange w:id="8365" w:author="James Vu" w:date="2024-04-19T00:20:00Z">
            <w:trPr>
              <w:trHeight w:val="360"/>
            </w:trPr>
          </w:trPrChange>
        </w:trPr>
        <w:tc>
          <w:tcPr>
            <w:tcW w:w="704" w:type="dxa"/>
            <w:shd w:val="clear" w:color="auto" w:fill="auto"/>
            <w:noWrap/>
            <w:vAlign w:val="center"/>
            <w:hideMark/>
            <w:tcPrChange w:id="8366" w:author="James Vu" w:date="2024-04-19T00:20:00Z">
              <w:tcPr>
                <w:tcW w:w="704" w:type="dxa"/>
                <w:shd w:val="clear" w:color="auto" w:fill="auto"/>
                <w:noWrap/>
                <w:vAlign w:val="center"/>
                <w:hideMark/>
              </w:tcPr>
            </w:tcPrChange>
          </w:tcPr>
          <w:p w14:paraId="3475C356" w14:textId="77777777" w:rsidR="004D28C1" w:rsidRPr="003C02FF" w:rsidRDefault="004D28C1" w:rsidP="004D28C1">
            <w:pPr>
              <w:jc w:val="center"/>
              <w:rPr>
                <w:ins w:id="8367" w:author="James Vu" w:date="2024-04-19T00:01:00Z"/>
                <w:b/>
                <w:bCs/>
                <w:color w:val="000000"/>
                <w:rPrChange w:id="8368" w:author="James Vu" w:date="2024-04-19T00:19:00Z">
                  <w:rPr>
                    <w:ins w:id="8369" w:author="James Vu" w:date="2024-04-19T00:01:00Z"/>
                    <w:b/>
                    <w:bCs/>
                    <w:color w:val="000000"/>
                    <w:sz w:val="28"/>
                    <w:szCs w:val="28"/>
                  </w:rPr>
                </w:rPrChange>
              </w:rPr>
            </w:pPr>
            <w:ins w:id="8370" w:author="James Vu" w:date="2024-04-19T00:01:00Z">
              <w:r w:rsidRPr="003C02FF">
                <w:rPr>
                  <w:b/>
                  <w:bCs/>
                  <w:color w:val="000000"/>
                  <w:rPrChange w:id="8371" w:author="James Vu" w:date="2024-04-19T00:19:00Z">
                    <w:rPr>
                      <w:b/>
                      <w:bCs/>
                      <w:color w:val="000000"/>
                      <w:sz w:val="28"/>
                      <w:szCs w:val="28"/>
                    </w:rPr>
                  </w:rPrChange>
                </w:rPr>
                <w:t> </w:t>
              </w:r>
            </w:ins>
          </w:p>
        </w:tc>
        <w:tc>
          <w:tcPr>
            <w:tcW w:w="8358" w:type="dxa"/>
            <w:shd w:val="clear" w:color="auto" w:fill="auto"/>
            <w:noWrap/>
            <w:vAlign w:val="center"/>
            <w:hideMark/>
            <w:tcPrChange w:id="8372" w:author="James Vu" w:date="2024-04-19T00:20:00Z">
              <w:tcPr>
                <w:tcW w:w="8358" w:type="dxa"/>
                <w:shd w:val="clear" w:color="auto" w:fill="auto"/>
                <w:noWrap/>
                <w:vAlign w:val="center"/>
                <w:hideMark/>
              </w:tcPr>
            </w:tcPrChange>
          </w:tcPr>
          <w:p w14:paraId="24D380FA" w14:textId="77777777" w:rsidR="004D28C1" w:rsidRPr="003C02FF" w:rsidRDefault="004D28C1" w:rsidP="004D28C1">
            <w:pPr>
              <w:rPr>
                <w:ins w:id="8373" w:author="James Vu" w:date="2024-04-19T00:01:00Z"/>
                <w:color w:val="0D0D0D"/>
                <w:rPrChange w:id="8374" w:author="James Vu" w:date="2024-04-19T00:19:00Z">
                  <w:rPr>
                    <w:ins w:id="8375" w:author="James Vu" w:date="2024-04-19T00:01:00Z"/>
                    <w:color w:val="0D0D0D"/>
                    <w:sz w:val="28"/>
                    <w:szCs w:val="28"/>
                  </w:rPr>
                </w:rPrChange>
              </w:rPr>
            </w:pPr>
            <w:ins w:id="8376" w:author="James Vu" w:date="2024-04-19T00:01:00Z">
              <w:r w:rsidRPr="003C02FF">
                <w:rPr>
                  <w:color w:val="0D0D0D"/>
                  <w:rPrChange w:id="8377" w:author="James Vu" w:date="2024-04-19T00:19:00Z">
                    <w:rPr>
                      <w:color w:val="0D0D0D"/>
                      <w:sz w:val="28"/>
                      <w:szCs w:val="28"/>
                    </w:rPr>
                  </w:rPrChange>
                </w:rPr>
                <w:t>Lưu bản nháp của biểu mẫu đang điền</w:t>
              </w:r>
            </w:ins>
          </w:p>
        </w:tc>
      </w:tr>
      <w:tr w:rsidR="003C02FF" w:rsidRPr="003C02FF" w14:paraId="3C8E1FC0" w14:textId="77777777" w:rsidTr="003C02FF">
        <w:trPr>
          <w:trHeight w:val="360"/>
          <w:ins w:id="8378" w:author="James Vu" w:date="2024-04-19T00:01:00Z"/>
          <w:trPrChange w:id="8379" w:author="James Vu" w:date="2024-04-19T00:20:00Z">
            <w:trPr>
              <w:trHeight w:val="360"/>
            </w:trPr>
          </w:trPrChange>
        </w:trPr>
        <w:tc>
          <w:tcPr>
            <w:tcW w:w="704" w:type="dxa"/>
            <w:shd w:val="clear" w:color="auto" w:fill="auto"/>
            <w:noWrap/>
            <w:vAlign w:val="center"/>
            <w:hideMark/>
            <w:tcPrChange w:id="8380" w:author="James Vu" w:date="2024-04-19T00:20:00Z">
              <w:tcPr>
                <w:tcW w:w="704" w:type="dxa"/>
                <w:shd w:val="clear" w:color="auto" w:fill="auto"/>
                <w:noWrap/>
                <w:vAlign w:val="center"/>
                <w:hideMark/>
              </w:tcPr>
            </w:tcPrChange>
          </w:tcPr>
          <w:p w14:paraId="00CED83F" w14:textId="77777777" w:rsidR="004D28C1" w:rsidRPr="003C02FF" w:rsidRDefault="004D28C1" w:rsidP="004D28C1">
            <w:pPr>
              <w:jc w:val="center"/>
              <w:rPr>
                <w:ins w:id="8381" w:author="James Vu" w:date="2024-04-19T00:01:00Z"/>
                <w:b/>
                <w:bCs/>
                <w:color w:val="000000"/>
                <w:rPrChange w:id="8382" w:author="James Vu" w:date="2024-04-19T00:19:00Z">
                  <w:rPr>
                    <w:ins w:id="8383" w:author="James Vu" w:date="2024-04-19T00:01:00Z"/>
                    <w:b/>
                    <w:bCs/>
                    <w:color w:val="000000"/>
                    <w:sz w:val="28"/>
                    <w:szCs w:val="28"/>
                  </w:rPr>
                </w:rPrChange>
              </w:rPr>
            </w:pPr>
            <w:ins w:id="8384" w:author="James Vu" w:date="2024-04-19T00:01:00Z">
              <w:r w:rsidRPr="003C02FF">
                <w:rPr>
                  <w:b/>
                  <w:bCs/>
                  <w:color w:val="000000"/>
                  <w:rPrChange w:id="8385" w:author="James Vu" w:date="2024-04-19T00:19:00Z">
                    <w:rPr>
                      <w:b/>
                      <w:bCs/>
                      <w:color w:val="000000"/>
                      <w:sz w:val="28"/>
                      <w:szCs w:val="28"/>
                    </w:rPr>
                  </w:rPrChange>
                </w:rPr>
                <w:t>16</w:t>
              </w:r>
            </w:ins>
          </w:p>
        </w:tc>
        <w:tc>
          <w:tcPr>
            <w:tcW w:w="8358" w:type="dxa"/>
            <w:shd w:val="clear" w:color="auto" w:fill="auto"/>
            <w:noWrap/>
            <w:vAlign w:val="center"/>
            <w:hideMark/>
            <w:tcPrChange w:id="8386" w:author="James Vu" w:date="2024-04-19T00:20:00Z">
              <w:tcPr>
                <w:tcW w:w="8358" w:type="dxa"/>
                <w:shd w:val="clear" w:color="auto" w:fill="auto"/>
                <w:noWrap/>
                <w:vAlign w:val="center"/>
                <w:hideMark/>
              </w:tcPr>
            </w:tcPrChange>
          </w:tcPr>
          <w:p w14:paraId="1A4AA44F" w14:textId="77777777" w:rsidR="004D28C1" w:rsidRPr="003C02FF" w:rsidRDefault="004D28C1" w:rsidP="004D28C1">
            <w:pPr>
              <w:rPr>
                <w:ins w:id="8387" w:author="James Vu" w:date="2024-04-19T00:01:00Z"/>
                <w:b/>
                <w:bCs/>
                <w:color w:val="0D0D0D"/>
                <w:rPrChange w:id="8388" w:author="James Vu" w:date="2024-04-19T00:19:00Z">
                  <w:rPr>
                    <w:ins w:id="8389" w:author="James Vu" w:date="2024-04-19T00:01:00Z"/>
                    <w:b/>
                    <w:bCs/>
                    <w:color w:val="0D0D0D"/>
                    <w:sz w:val="28"/>
                    <w:szCs w:val="28"/>
                  </w:rPr>
                </w:rPrChange>
              </w:rPr>
            </w:pPr>
            <w:ins w:id="8390" w:author="James Vu" w:date="2024-04-19T00:01:00Z">
              <w:r w:rsidRPr="003C02FF">
                <w:rPr>
                  <w:b/>
                  <w:bCs/>
                  <w:color w:val="0D0D0D"/>
                  <w:rPrChange w:id="8391" w:author="James Vu" w:date="2024-04-19T00:19:00Z">
                    <w:rPr>
                      <w:b/>
                      <w:bCs/>
                      <w:color w:val="0D0D0D"/>
                      <w:sz w:val="28"/>
                      <w:szCs w:val="28"/>
                    </w:rPr>
                  </w:rPrChange>
                </w:rPr>
                <w:t>Báo cáo Và Thống Kê</w:t>
              </w:r>
            </w:ins>
          </w:p>
        </w:tc>
      </w:tr>
      <w:tr w:rsidR="003C02FF" w:rsidRPr="003C02FF" w14:paraId="6C1A7CE3" w14:textId="77777777" w:rsidTr="003C02FF">
        <w:trPr>
          <w:trHeight w:val="360"/>
          <w:ins w:id="8392" w:author="James Vu" w:date="2024-04-19T00:01:00Z"/>
          <w:trPrChange w:id="8393" w:author="James Vu" w:date="2024-04-19T00:20:00Z">
            <w:trPr>
              <w:trHeight w:val="360"/>
            </w:trPr>
          </w:trPrChange>
        </w:trPr>
        <w:tc>
          <w:tcPr>
            <w:tcW w:w="704" w:type="dxa"/>
            <w:shd w:val="clear" w:color="auto" w:fill="auto"/>
            <w:noWrap/>
            <w:vAlign w:val="center"/>
            <w:hideMark/>
            <w:tcPrChange w:id="8394" w:author="James Vu" w:date="2024-04-19T00:20:00Z">
              <w:tcPr>
                <w:tcW w:w="704" w:type="dxa"/>
                <w:shd w:val="clear" w:color="auto" w:fill="auto"/>
                <w:noWrap/>
                <w:vAlign w:val="center"/>
                <w:hideMark/>
              </w:tcPr>
            </w:tcPrChange>
          </w:tcPr>
          <w:p w14:paraId="3364DECE" w14:textId="77777777" w:rsidR="004D28C1" w:rsidRPr="003C02FF" w:rsidRDefault="004D28C1" w:rsidP="004D28C1">
            <w:pPr>
              <w:jc w:val="center"/>
              <w:rPr>
                <w:ins w:id="8395" w:author="James Vu" w:date="2024-04-19T00:01:00Z"/>
                <w:b/>
                <w:bCs/>
                <w:color w:val="000000"/>
                <w:rPrChange w:id="8396" w:author="James Vu" w:date="2024-04-19T00:19:00Z">
                  <w:rPr>
                    <w:ins w:id="8397" w:author="James Vu" w:date="2024-04-19T00:01:00Z"/>
                    <w:b/>
                    <w:bCs/>
                    <w:color w:val="000000"/>
                    <w:sz w:val="28"/>
                    <w:szCs w:val="28"/>
                  </w:rPr>
                </w:rPrChange>
              </w:rPr>
            </w:pPr>
            <w:ins w:id="8398" w:author="James Vu" w:date="2024-04-19T00:01:00Z">
              <w:r w:rsidRPr="003C02FF">
                <w:rPr>
                  <w:b/>
                  <w:bCs/>
                  <w:color w:val="000000"/>
                  <w:rPrChange w:id="8399" w:author="James Vu" w:date="2024-04-19T00:19:00Z">
                    <w:rPr>
                      <w:b/>
                      <w:bCs/>
                      <w:color w:val="000000"/>
                      <w:sz w:val="28"/>
                      <w:szCs w:val="28"/>
                    </w:rPr>
                  </w:rPrChange>
                </w:rPr>
                <w:t> </w:t>
              </w:r>
            </w:ins>
          </w:p>
        </w:tc>
        <w:tc>
          <w:tcPr>
            <w:tcW w:w="8358" w:type="dxa"/>
            <w:shd w:val="clear" w:color="auto" w:fill="auto"/>
            <w:noWrap/>
            <w:vAlign w:val="center"/>
            <w:hideMark/>
            <w:tcPrChange w:id="8400" w:author="James Vu" w:date="2024-04-19T00:20:00Z">
              <w:tcPr>
                <w:tcW w:w="8358" w:type="dxa"/>
                <w:shd w:val="clear" w:color="auto" w:fill="auto"/>
                <w:noWrap/>
                <w:vAlign w:val="center"/>
                <w:hideMark/>
              </w:tcPr>
            </w:tcPrChange>
          </w:tcPr>
          <w:p w14:paraId="3FC46319" w14:textId="77777777" w:rsidR="004D28C1" w:rsidRPr="003C02FF" w:rsidRDefault="004D28C1" w:rsidP="004D28C1">
            <w:pPr>
              <w:rPr>
                <w:ins w:id="8401" w:author="James Vu" w:date="2024-04-19T00:01:00Z"/>
                <w:color w:val="0D0D0D"/>
                <w:rPrChange w:id="8402" w:author="James Vu" w:date="2024-04-19T00:19:00Z">
                  <w:rPr>
                    <w:ins w:id="8403" w:author="James Vu" w:date="2024-04-19T00:01:00Z"/>
                    <w:color w:val="0D0D0D"/>
                    <w:sz w:val="28"/>
                    <w:szCs w:val="28"/>
                  </w:rPr>
                </w:rPrChange>
              </w:rPr>
            </w:pPr>
            <w:ins w:id="8404" w:author="James Vu" w:date="2024-04-19T00:01:00Z">
              <w:r w:rsidRPr="003C02FF">
                <w:rPr>
                  <w:color w:val="0D0D0D"/>
                  <w:rPrChange w:id="8405" w:author="James Vu" w:date="2024-04-19T00:19:00Z">
                    <w:rPr>
                      <w:color w:val="0D0D0D"/>
                      <w:sz w:val="28"/>
                      <w:szCs w:val="28"/>
                    </w:rPr>
                  </w:rPrChange>
                </w:rPr>
                <w:t>Tạo báo cáo tùy chỉnh theo các mục tiêu thời gian, khu vực hành chính, nhiệm vụ</w:t>
              </w:r>
            </w:ins>
          </w:p>
        </w:tc>
      </w:tr>
      <w:tr w:rsidR="003C02FF" w:rsidRPr="003C02FF" w14:paraId="1CEED7B6" w14:textId="77777777" w:rsidTr="003C02FF">
        <w:trPr>
          <w:trHeight w:val="360"/>
          <w:ins w:id="8406" w:author="James Vu" w:date="2024-04-19T00:01:00Z"/>
          <w:trPrChange w:id="8407" w:author="James Vu" w:date="2024-04-19T00:20:00Z">
            <w:trPr>
              <w:trHeight w:val="360"/>
            </w:trPr>
          </w:trPrChange>
        </w:trPr>
        <w:tc>
          <w:tcPr>
            <w:tcW w:w="704" w:type="dxa"/>
            <w:shd w:val="clear" w:color="auto" w:fill="auto"/>
            <w:noWrap/>
            <w:vAlign w:val="center"/>
            <w:hideMark/>
            <w:tcPrChange w:id="8408" w:author="James Vu" w:date="2024-04-19T00:20:00Z">
              <w:tcPr>
                <w:tcW w:w="704" w:type="dxa"/>
                <w:shd w:val="clear" w:color="auto" w:fill="auto"/>
                <w:noWrap/>
                <w:vAlign w:val="center"/>
                <w:hideMark/>
              </w:tcPr>
            </w:tcPrChange>
          </w:tcPr>
          <w:p w14:paraId="4F360341" w14:textId="77777777" w:rsidR="004D28C1" w:rsidRPr="003C02FF" w:rsidRDefault="004D28C1" w:rsidP="004D28C1">
            <w:pPr>
              <w:jc w:val="center"/>
              <w:rPr>
                <w:ins w:id="8409" w:author="James Vu" w:date="2024-04-19T00:01:00Z"/>
                <w:b/>
                <w:bCs/>
                <w:color w:val="000000"/>
                <w:rPrChange w:id="8410" w:author="James Vu" w:date="2024-04-19T00:19:00Z">
                  <w:rPr>
                    <w:ins w:id="8411" w:author="James Vu" w:date="2024-04-19T00:01:00Z"/>
                    <w:b/>
                    <w:bCs/>
                    <w:color w:val="000000"/>
                    <w:sz w:val="28"/>
                    <w:szCs w:val="28"/>
                  </w:rPr>
                </w:rPrChange>
              </w:rPr>
            </w:pPr>
            <w:ins w:id="8412" w:author="James Vu" w:date="2024-04-19T00:01:00Z">
              <w:r w:rsidRPr="003C02FF">
                <w:rPr>
                  <w:b/>
                  <w:bCs/>
                  <w:color w:val="000000"/>
                  <w:rPrChange w:id="8413" w:author="James Vu" w:date="2024-04-19T00:19:00Z">
                    <w:rPr>
                      <w:b/>
                      <w:bCs/>
                      <w:color w:val="000000"/>
                      <w:sz w:val="28"/>
                      <w:szCs w:val="28"/>
                    </w:rPr>
                  </w:rPrChange>
                </w:rPr>
                <w:t> </w:t>
              </w:r>
            </w:ins>
          </w:p>
        </w:tc>
        <w:tc>
          <w:tcPr>
            <w:tcW w:w="8358" w:type="dxa"/>
            <w:shd w:val="clear" w:color="auto" w:fill="auto"/>
            <w:noWrap/>
            <w:vAlign w:val="center"/>
            <w:hideMark/>
            <w:tcPrChange w:id="8414" w:author="James Vu" w:date="2024-04-19T00:20:00Z">
              <w:tcPr>
                <w:tcW w:w="8358" w:type="dxa"/>
                <w:shd w:val="clear" w:color="auto" w:fill="auto"/>
                <w:noWrap/>
                <w:vAlign w:val="center"/>
                <w:hideMark/>
              </w:tcPr>
            </w:tcPrChange>
          </w:tcPr>
          <w:p w14:paraId="6627B8F1" w14:textId="77777777" w:rsidR="004D28C1" w:rsidRPr="003C02FF" w:rsidRDefault="004D28C1" w:rsidP="004D28C1">
            <w:pPr>
              <w:rPr>
                <w:ins w:id="8415" w:author="James Vu" w:date="2024-04-19T00:01:00Z"/>
                <w:color w:val="0D0D0D"/>
                <w:rPrChange w:id="8416" w:author="James Vu" w:date="2024-04-19T00:19:00Z">
                  <w:rPr>
                    <w:ins w:id="8417" w:author="James Vu" w:date="2024-04-19T00:01:00Z"/>
                    <w:color w:val="0D0D0D"/>
                    <w:sz w:val="28"/>
                    <w:szCs w:val="28"/>
                  </w:rPr>
                </w:rPrChange>
              </w:rPr>
            </w:pPr>
            <w:ins w:id="8418" w:author="James Vu" w:date="2024-04-19T00:01:00Z">
              <w:r w:rsidRPr="003C02FF">
                <w:rPr>
                  <w:color w:val="0D0D0D"/>
                  <w:rPrChange w:id="8419" w:author="James Vu" w:date="2024-04-19T00:19:00Z">
                    <w:rPr>
                      <w:color w:val="0D0D0D"/>
                      <w:sz w:val="28"/>
                      <w:szCs w:val="28"/>
                    </w:rPr>
                  </w:rPrChange>
                </w:rPr>
                <w:t>Báo cáo hoạt động của người dùng trên hệ thống theo phân quyền chức năng nhiệm vụ</w:t>
              </w:r>
            </w:ins>
          </w:p>
        </w:tc>
      </w:tr>
      <w:tr w:rsidR="003C02FF" w:rsidRPr="003C02FF" w14:paraId="06602F10" w14:textId="77777777" w:rsidTr="003C02FF">
        <w:trPr>
          <w:trHeight w:val="360"/>
          <w:ins w:id="8420" w:author="James Vu" w:date="2024-04-19T00:01:00Z"/>
          <w:trPrChange w:id="8421" w:author="James Vu" w:date="2024-04-19T00:20:00Z">
            <w:trPr>
              <w:trHeight w:val="360"/>
            </w:trPr>
          </w:trPrChange>
        </w:trPr>
        <w:tc>
          <w:tcPr>
            <w:tcW w:w="704" w:type="dxa"/>
            <w:shd w:val="clear" w:color="auto" w:fill="auto"/>
            <w:noWrap/>
            <w:vAlign w:val="center"/>
            <w:hideMark/>
            <w:tcPrChange w:id="8422" w:author="James Vu" w:date="2024-04-19T00:20:00Z">
              <w:tcPr>
                <w:tcW w:w="704" w:type="dxa"/>
                <w:shd w:val="clear" w:color="auto" w:fill="auto"/>
                <w:noWrap/>
                <w:vAlign w:val="center"/>
                <w:hideMark/>
              </w:tcPr>
            </w:tcPrChange>
          </w:tcPr>
          <w:p w14:paraId="11D612A6" w14:textId="77777777" w:rsidR="004D28C1" w:rsidRPr="003C02FF" w:rsidRDefault="004D28C1" w:rsidP="004D28C1">
            <w:pPr>
              <w:jc w:val="center"/>
              <w:rPr>
                <w:ins w:id="8423" w:author="James Vu" w:date="2024-04-19T00:01:00Z"/>
                <w:b/>
                <w:bCs/>
                <w:color w:val="000000"/>
                <w:rPrChange w:id="8424" w:author="James Vu" w:date="2024-04-19T00:19:00Z">
                  <w:rPr>
                    <w:ins w:id="8425" w:author="James Vu" w:date="2024-04-19T00:01:00Z"/>
                    <w:b/>
                    <w:bCs/>
                    <w:color w:val="000000"/>
                    <w:sz w:val="28"/>
                    <w:szCs w:val="28"/>
                  </w:rPr>
                </w:rPrChange>
              </w:rPr>
            </w:pPr>
            <w:ins w:id="8426" w:author="James Vu" w:date="2024-04-19T00:01:00Z">
              <w:r w:rsidRPr="003C02FF">
                <w:rPr>
                  <w:b/>
                  <w:bCs/>
                  <w:color w:val="000000"/>
                  <w:rPrChange w:id="8427" w:author="James Vu" w:date="2024-04-19T00:19:00Z">
                    <w:rPr>
                      <w:b/>
                      <w:bCs/>
                      <w:color w:val="000000"/>
                      <w:sz w:val="28"/>
                      <w:szCs w:val="28"/>
                    </w:rPr>
                  </w:rPrChange>
                </w:rPr>
                <w:t> </w:t>
              </w:r>
            </w:ins>
          </w:p>
        </w:tc>
        <w:tc>
          <w:tcPr>
            <w:tcW w:w="8358" w:type="dxa"/>
            <w:shd w:val="clear" w:color="auto" w:fill="auto"/>
            <w:noWrap/>
            <w:vAlign w:val="center"/>
            <w:hideMark/>
            <w:tcPrChange w:id="8428" w:author="James Vu" w:date="2024-04-19T00:20:00Z">
              <w:tcPr>
                <w:tcW w:w="8358" w:type="dxa"/>
                <w:shd w:val="clear" w:color="auto" w:fill="auto"/>
                <w:noWrap/>
                <w:vAlign w:val="center"/>
                <w:hideMark/>
              </w:tcPr>
            </w:tcPrChange>
          </w:tcPr>
          <w:p w14:paraId="5C962040" w14:textId="77777777" w:rsidR="004D28C1" w:rsidRPr="003C02FF" w:rsidRDefault="004D28C1" w:rsidP="004D28C1">
            <w:pPr>
              <w:rPr>
                <w:ins w:id="8429" w:author="James Vu" w:date="2024-04-19T00:01:00Z"/>
                <w:color w:val="0D0D0D"/>
                <w:rPrChange w:id="8430" w:author="James Vu" w:date="2024-04-19T00:19:00Z">
                  <w:rPr>
                    <w:ins w:id="8431" w:author="James Vu" w:date="2024-04-19T00:01:00Z"/>
                    <w:color w:val="0D0D0D"/>
                    <w:sz w:val="28"/>
                    <w:szCs w:val="28"/>
                  </w:rPr>
                </w:rPrChange>
              </w:rPr>
            </w:pPr>
            <w:ins w:id="8432" w:author="James Vu" w:date="2024-04-19T00:01:00Z">
              <w:r w:rsidRPr="003C02FF">
                <w:rPr>
                  <w:color w:val="0D0D0D"/>
                  <w:rPrChange w:id="8433" w:author="James Vu" w:date="2024-04-19T00:19:00Z">
                    <w:rPr>
                      <w:color w:val="0D0D0D"/>
                      <w:sz w:val="28"/>
                      <w:szCs w:val="28"/>
                    </w:rPr>
                  </w:rPrChange>
                </w:rPr>
                <w:t>Xuất báo cáo ra các định dạng khác nhau như PDF, Excel, HTML</w:t>
              </w:r>
            </w:ins>
          </w:p>
        </w:tc>
      </w:tr>
      <w:tr w:rsidR="003C02FF" w:rsidRPr="003C02FF" w14:paraId="5499DA28" w14:textId="77777777" w:rsidTr="003C02FF">
        <w:trPr>
          <w:trHeight w:val="360"/>
          <w:ins w:id="8434" w:author="James Vu" w:date="2024-04-19T00:01:00Z"/>
          <w:trPrChange w:id="8435" w:author="James Vu" w:date="2024-04-19T00:20:00Z">
            <w:trPr>
              <w:trHeight w:val="360"/>
            </w:trPr>
          </w:trPrChange>
        </w:trPr>
        <w:tc>
          <w:tcPr>
            <w:tcW w:w="704" w:type="dxa"/>
            <w:shd w:val="clear" w:color="auto" w:fill="auto"/>
            <w:noWrap/>
            <w:vAlign w:val="center"/>
            <w:hideMark/>
            <w:tcPrChange w:id="8436" w:author="James Vu" w:date="2024-04-19T00:20:00Z">
              <w:tcPr>
                <w:tcW w:w="704" w:type="dxa"/>
                <w:shd w:val="clear" w:color="auto" w:fill="auto"/>
                <w:noWrap/>
                <w:vAlign w:val="center"/>
                <w:hideMark/>
              </w:tcPr>
            </w:tcPrChange>
          </w:tcPr>
          <w:p w14:paraId="32FA3D4C" w14:textId="77777777" w:rsidR="004D28C1" w:rsidRPr="003C02FF" w:rsidRDefault="004D28C1" w:rsidP="004D28C1">
            <w:pPr>
              <w:jc w:val="center"/>
              <w:rPr>
                <w:ins w:id="8437" w:author="James Vu" w:date="2024-04-19T00:01:00Z"/>
                <w:b/>
                <w:bCs/>
                <w:color w:val="000000"/>
                <w:rPrChange w:id="8438" w:author="James Vu" w:date="2024-04-19T00:19:00Z">
                  <w:rPr>
                    <w:ins w:id="8439" w:author="James Vu" w:date="2024-04-19T00:01:00Z"/>
                    <w:b/>
                    <w:bCs/>
                    <w:color w:val="000000"/>
                    <w:sz w:val="28"/>
                    <w:szCs w:val="28"/>
                  </w:rPr>
                </w:rPrChange>
              </w:rPr>
            </w:pPr>
            <w:ins w:id="8440" w:author="James Vu" w:date="2024-04-19T00:01:00Z">
              <w:r w:rsidRPr="003C02FF">
                <w:rPr>
                  <w:b/>
                  <w:bCs/>
                  <w:color w:val="000000"/>
                  <w:rPrChange w:id="8441" w:author="James Vu" w:date="2024-04-19T00:19:00Z">
                    <w:rPr>
                      <w:b/>
                      <w:bCs/>
                      <w:color w:val="000000"/>
                      <w:sz w:val="28"/>
                      <w:szCs w:val="28"/>
                    </w:rPr>
                  </w:rPrChange>
                </w:rPr>
                <w:t> </w:t>
              </w:r>
            </w:ins>
          </w:p>
        </w:tc>
        <w:tc>
          <w:tcPr>
            <w:tcW w:w="8358" w:type="dxa"/>
            <w:shd w:val="clear" w:color="auto" w:fill="auto"/>
            <w:noWrap/>
            <w:vAlign w:val="center"/>
            <w:hideMark/>
            <w:tcPrChange w:id="8442" w:author="James Vu" w:date="2024-04-19T00:20:00Z">
              <w:tcPr>
                <w:tcW w:w="8358" w:type="dxa"/>
                <w:shd w:val="clear" w:color="auto" w:fill="auto"/>
                <w:noWrap/>
                <w:vAlign w:val="center"/>
                <w:hideMark/>
              </w:tcPr>
            </w:tcPrChange>
          </w:tcPr>
          <w:p w14:paraId="450E6733" w14:textId="77777777" w:rsidR="004D28C1" w:rsidRPr="003C02FF" w:rsidRDefault="004D28C1" w:rsidP="004D28C1">
            <w:pPr>
              <w:rPr>
                <w:ins w:id="8443" w:author="James Vu" w:date="2024-04-19T00:01:00Z"/>
                <w:color w:val="0D0D0D"/>
                <w:rPrChange w:id="8444" w:author="James Vu" w:date="2024-04-19T00:19:00Z">
                  <w:rPr>
                    <w:ins w:id="8445" w:author="James Vu" w:date="2024-04-19T00:01:00Z"/>
                    <w:color w:val="0D0D0D"/>
                    <w:sz w:val="28"/>
                    <w:szCs w:val="28"/>
                  </w:rPr>
                </w:rPrChange>
              </w:rPr>
            </w:pPr>
            <w:ins w:id="8446" w:author="James Vu" w:date="2024-04-19T00:01:00Z">
              <w:r w:rsidRPr="003C02FF">
                <w:rPr>
                  <w:color w:val="0D0D0D"/>
                  <w:rPrChange w:id="8447" w:author="James Vu" w:date="2024-04-19T00:19:00Z">
                    <w:rPr>
                      <w:color w:val="0D0D0D"/>
                      <w:sz w:val="28"/>
                      <w:szCs w:val="28"/>
                    </w:rPr>
                  </w:rPrChange>
                </w:rPr>
                <w:t>Thống kê các dự liệu theo các mục tiêu thời gian, khu vực hành chính, nhiệm vụ</w:t>
              </w:r>
            </w:ins>
          </w:p>
        </w:tc>
      </w:tr>
      <w:tr w:rsidR="003C02FF" w:rsidRPr="003C02FF" w14:paraId="5E76A146" w14:textId="77777777" w:rsidTr="003C02FF">
        <w:trPr>
          <w:trHeight w:val="360"/>
          <w:ins w:id="8448" w:author="James Vu" w:date="2024-04-19T00:01:00Z"/>
          <w:trPrChange w:id="8449" w:author="James Vu" w:date="2024-04-19T00:20:00Z">
            <w:trPr>
              <w:trHeight w:val="360"/>
            </w:trPr>
          </w:trPrChange>
        </w:trPr>
        <w:tc>
          <w:tcPr>
            <w:tcW w:w="704" w:type="dxa"/>
            <w:shd w:val="clear" w:color="auto" w:fill="auto"/>
            <w:noWrap/>
            <w:vAlign w:val="center"/>
            <w:hideMark/>
            <w:tcPrChange w:id="8450" w:author="James Vu" w:date="2024-04-19T00:20:00Z">
              <w:tcPr>
                <w:tcW w:w="704" w:type="dxa"/>
                <w:shd w:val="clear" w:color="auto" w:fill="auto"/>
                <w:noWrap/>
                <w:vAlign w:val="center"/>
                <w:hideMark/>
              </w:tcPr>
            </w:tcPrChange>
          </w:tcPr>
          <w:p w14:paraId="2D530713" w14:textId="77777777" w:rsidR="004D28C1" w:rsidRPr="003C02FF" w:rsidRDefault="004D28C1" w:rsidP="004D28C1">
            <w:pPr>
              <w:jc w:val="center"/>
              <w:rPr>
                <w:ins w:id="8451" w:author="James Vu" w:date="2024-04-19T00:01:00Z"/>
                <w:b/>
                <w:bCs/>
                <w:color w:val="000000"/>
                <w:rPrChange w:id="8452" w:author="James Vu" w:date="2024-04-19T00:19:00Z">
                  <w:rPr>
                    <w:ins w:id="8453" w:author="James Vu" w:date="2024-04-19T00:01:00Z"/>
                    <w:b/>
                    <w:bCs/>
                    <w:color w:val="000000"/>
                    <w:sz w:val="28"/>
                    <w:szCs w:val="28"/>
                  </w:rPr>
                </w:rPrChange>
              </w:rPr>
            </w:pPr>
            <w:ins w:id="8454" w:author="James Vu" w:date="2024-04-19T00:01:00Z">
              <w:r w:rsidRPr="003C02FF">
                <w:rPr>
                  <w:b/>
                  <w:bCs/>
                  <w:color w:val="000000"/>
                  <w:rPrChange w:id="8455" w:author="James Vu" w:date="2024-04-19T00:19:00Z">
                    <w:rPr>
                      <w:b/>
                      <w:bCs/>
                      <w:color w:val="000000"/>
                      <w:sz w:val="28"/>
                      <w:szCs w:val="28"/>
                    </w:rPr>
                  </w:rPrChange>
                </w:rPr>
                <w:t> </w:t>
              </w:r>
            </w:ins>
          </w:p>
        </w:tc>
        <w:tc>
          <w:tcPr>
            <w:tcW w:w="8358" w:type="dxa"/>
            <w:shd w:val="clear" w:color="auto" w:fill="auto"/>
            <w:noWrap/>
            <w:vAlign w:val="center"/>
            <w:hideMark/>
            <w:tcPrChange w:id="8456" w:author="James Vu" w:date="2024-04-19T00:20:00Z">
              <w:tcPr>
                <w:tcW w:w="8358" w:type="dxa"/>
                <w:shd w:val="clear" w:color="auto" w:fill="auto"/>
                <w:noWrap/>
                <w:vAlign w:val="center"/>
                <w:hideMark/>
              </w:tcPr>
            </w:tcPrChange>
          </w:tcPr>
          <w:p w14:paraId="654335DF" w14:textId="77777777" w:rsidR="004D28C1" w:rsidRPr="003C02FF" w:rsidRDefault="004D28C1" w:rsidP="004D28C1">
            <w:pPr>
              <w:rPr>
                <w:ins w:id="8457" w:author="James Vu" w:date="2024-04-19T00:01:00Z"/>
                <w:color w:val="0D0D0D"/>
                <w:rPrChange w:id="8458" w:author="James Vu" w:date="2024-04-19T00:19:00Z">
                  <w:rPr>
                    <w:ins w:id="8459" w:author="James Vu" w:date="2024-04-19T00:01:00Z"/>
                    <w:color w:val="0D0D0D"/>
                    <w:sz w:val="28"/>
                    <w:szCs w:val="28"/>
                  </w:rPr>
                </w:rPrChange>
              </w:rPr>
            </w:pPr>
            <w:ins w:id="8460" w:author="James Vu" w:date="2024-04-19T00:01:00Z">
              <w:r w:rsidRPr="003C02FF">
                <w:rPr>
                  <w:color w:val="0D0D0D"/>
                  <w:rPrChange w:id="8461" w:author="James Vu" w:date="2024-04-19T00:19:00Z">
                    <w:rPr>
                      <w:color w:val="0D0D0D"/>
                      <w:sz w:val="28"/>
                      <w:szCs w:val="28"/>
                    </w:rPr>
                  </w:rPrChange>
                </w:rPr>
                <w:t>Thống kê ngươi dùng truy vấn hệ thống chi tiết</w:t>
              </w:r>
            </w:ins>
          </w:p>
        </w:tc>
      </w:tr>
      <w:tr w:rsidR="003C02FF" w:rsidRPr="003C02FF" w14:paraId="08D8D313" w14:textId="77777777" w:rsidTr="003C02FF">
        <w:trPr>
          <w:trHeight w:val="360"/>
          <w:ins w:id="8462" w:author="James Vu" w:date="2024-04-19T00:01:00Z"/>
          <w:trPrChange w:id="8463" w:author="James Vu" w:date="2024-04-19T00:20:00Z">
            <w:trPr>
              <w:trHeight w:val="360"/>
            </w:trPr>
          </w:trPrChange>
        </w:trPr>
        <w:tc>
          <w:tcPr>
            <w:tcW w:w="704" w:type="dxa"/>
            <w:shd w:val="clear" w:color="auto" w:fill="auto"/>
            <w:noWrap/>
            <w:vAlign w:val="center"/>
            <w:hideMark/>
            <w:tcPrChange w:id="8464" w:author="James Vu" w:date="2024-04-19T00:20:00Z">
              <w:tcPr>
                <w:tcW w:w="704" w:type="dxa"/>
                <w:shd w:val="clear" w:color="auto" w:fill="auto"/>
                <w:noWrap/>
                <w:vAlign w:val="center"/>
                <w:hideMark/>
              </w:tcPr>
            </w:tcPrChange>
          </w:tcPr>
          <w:p w14:paraId="0815DE8A" w14:textId="77777777" w:rsidR="004D28C1" w:rsidRPr="003C02FF" w:rsidRDefault="004D28C1" w:rsidP="004D28C1">
            <w:pPr>
              <w:jc w:val="center"/>
              <w:rPr>
                <w:ins w:id="8465" w:author="James Vu" w:date="2024-04-19T00:01:00Z"/>
                <w:b/>
                <w:bCs/>
                <w:color w:val="000000"/>
                <w:rPrChange w:id="8466" w:author="James Vu" w:date="2024-04-19T00:19:00Z">
                  <w:rPr>
                    <w:ins w:id="8467" w:author="James Vu" w:date="2024-04-19T00:01:00Z"/>
                    <w:b/>
                    <w:bCs/>
                    <w:color w:val="000000"/>
                    <w:sz w:val="28"/>
                    <w:szCs w:val="28"/>
                  </w:rPr>
                </w:rPrChange>
              </w:rPr>
            </w:pPr>
            <w:ins w:id="8468" w:author="James Vu" w:date="2024-04-19T00:01:00Z">
              <w:r w:rsidRPr="003C02FF">
                <w:rPr>
                  <w:b/>
                  <w:bCs/>
                  <w:color w:val="000000"/>
                  <w:rPrChange w:id="8469" w:author="James Vu" w:date="2024-04-19T00:19:00Z">
                    <w:rPr>
                      <w:b/>
                      <w:bCs/>
                      <w:color w:val="000000"/>
                      <w:sz w:val="28"/>
                      <w:szCs w:val="28"/>
                    </w:rPr>
                  </w:rPrChange>
                </w:rPr>
                <w:t> </w:t>
              </w:r>
            </w:ins>
          </w:p>
        </w:tc>
        <w:tc>
          <w:tcPr>
            <w:tcW w:w="8358" w:type="dxa"/>
            <w:shd w:val="clear" w:color="auto" w:fill="auto"/>
            <w:noWrap/>
            <w:vAlign w:val="center"/>
            <w:hideMark/>
            <w:tcPrChange w:id="8470" w:author="James Vu" w:date="2024-04-19T00:20:00Z">
              <w:tcPr>
                <w:tcW w:w="8358" w:type="dxa"/>
                <w:shd w:val="clear" w:color="auto" w:fill="auto"/>
                <w:noWrap/>
                <w:vAlign w:val="center"/>
                <w:hideMark/>
              </w:tcPr>
            </w:tcPrChange>
          </w:tcPr>
          <w:p w14:paraId="4A06FB05" w14:textId="77777777" w:rsidR="004D28C1" w:rsidRPr="003C02FF" w:rsidRDefault="004D28C1" w:rsidP="004D28C1">
            <w:pPr>
              <w:rPr>
                <w:ins w:id="8471" w:author="James Vu" w:date="2024-04-19T00:01:00Z"/>
                <w:color w:val="0D0D0D"/>
                <w:rPrChange w:id="8472" w:author="James Vu" w:date="2024-04-19T00:19:00Z">
                  <w:rPr>
                    <w:ins w:id="8473" w:author="James Vu" w:date="2024-04-19T00:01:00Z"/>
                    <w:color w:val="0D0D0D"/>
                    <w:sz w:val="28"/>
                    <w:szCs w:val="28"/>
                  </w:rPr>
                </w:rPrChange>
              </w:rPr>
            </w:pPr>
            <w:ins w:id="8474" w:author="James Vu" w:date="2024-04-19T00:01:00Z">
              <w:r w:rsidRPr="003C02FF">
                <w:rPr>
                  <w:color w:val="0D0D0D"/>
                  <w:rPrChange w:id="8475" w:author="James Vu" w:date="2024-04-19T00:19:00Z">
                    <w:rPr>
                      <w:color w:val="0D0D0D"/>
                      <w:sz w:val="28"/>
                      <w:szCs w:val="28"/>
                    </w:rPr>
                  </w:rPrChange>
                </w:rPr>
                <w:t>Danh mục tổng quang các chỉ số, dử liệu tổng hợp theo dạng biểu đồ, dashboard</w:t>
              </w:r>
            </w:ins>
          </w:p>
        </w:tc>
      </w:tr>
      <w:tr w:rsidR="003C02FF" w:rsidRPr="003C02FF" w14:paraId="6C13F311" w14:textId="77777777" w:rsidTr="003C02FF">
        <w:trPr>
          <w:trHeight w:val="360"/>
          <w:ins w:id="8476" w:author="James Vu" w:date="2024-04-19T00:01:00Z"/>
          <w:trPrChange w:id="8477" w:author="James Vu" w:date="2024-04-19T00:20:00Z">
            <w:trPr>
              <w:trHeight w:val="360"/>
            </w:trPr>
          </w:trPrChange>
        </w:trPr>
        <w:tc>
          <w:tcPr>
            <w:tcW w:w="704" w:type="dxa"/>
            <w:shd w:val="clear" w:color="auto" w:fill="auto"/>
            <w:noWrap/>
            <w:vAlign w:val="center"/>
            <w:hideMark/>
            <w:tcPrChange w:id="8478" w:author="James Vu" w:date="2024-04-19T00:20:00Z">
              <w:tcPr>
                <w:tcW w:w="704" w:type="dxa"/>
                <w:shd w:val="clear" w:color="auto" w:fill="auto"/>
                <w:noWrap/>
                <w:vAlign w:val="center"/>
                <w:hideMark/>
              </w:tcPr>
            </w:tcPrChange>
          </w:tcPr>
          <w:p w14:paraId="012634BB" w14:textId="77777777" w:rsidR="004D28C1" w:rsidRPr="003C02FF" w:rsidRDefault="004D28C1" w:rsidP="004D28C1">
            <w:pPr>
              <w:jc w:val="center"/>
              <w:rPr>
                <w:ins w:id="8479" w:author="James Vu" w:date="2024-04-19T00:01:00Z"/>
                <w:b/>
                <w:bCs/>
                <w:color w:val="000000"/>
                <w:rPrChange w:id="8480" w:author="James Vu" w:date="2024-04-19T00:19:00Z">
                  <w:rPr>
                    <w:ins w:id="8481" w:author="James Vu" w:date="2024-04-19T00:01:00Z"/>
                    <w:b/>
                    <w:bCs/>
                    <w:color w:val="000000"/>
                    <w:sz w:val="28"/>
                    <w:szCs w:val="28"/>
                  </w:rPr>
                </w:rPrChange>
              </w:rPr>
            </w:pPr>
            <w:ins w:id="8482" w:author="James Vu" w:date="2024-04-19T00:01:00Z">
              <w:r w:rsidRPr="003C02FF">
                <w:rPr>
                  <w:b/>
                  <w:bCs/>
                  <w:color w:val="000000"/>
                  <w:rPrChange w:id="8483" w:author="James Vu" w:date="2024-04-19T00:19:00Z">
                    <w:rPr>
                      <w:b/>
                      <w:bCs/>
                      <w:color w:val="000000"/>
                      <w:sz w:val="28"/>
                      <w:szCs w:val="28"/>
                    </w:rPr>
                  </w:rPrChange>
                </w:rPr>
                <w:t>17</w:t>
              </w:r>
            </w:ins>
          </w:p>
        </w:tc>
        <w:tc>
          <w:tcPr>
            <w:tcW w:w="8358" w:type="dxa"/>
            <w:shd w:val="clear" w:color="auto" w:fill="auto"/>
            <w:noWrap/>
            <w:vAlign w:val="center"/>
            <w:hideMark/>
            <w:tcPrChange w:id="8484" w:author="James Vu" w:date="2024-04-19T00:20:00Z">
              <w:tcPr>
                <w:tcW w:w="8358" w:type="dxa"/>
                <w:shd w:val="clear" w:color="auto" w:fill="auto"/>
                <w:noWrap/>
                <w:vAlign w:val="center"/>
                <w:hideMark/>
              </w:tcPr>
            </w:tcPrChange>
          </w:tcPr>
          <w:p w14:paraId="31C19F95" w14:textId="77777777" w:rsidR="004D28C1" w:rsidRPr="003C02FF" w:rsidRDefault="004D28C1" w:rsidP="004D28C1">
            <w:pPr>
              <w:rPr>
                <w:ins w:id="8485" w:author="James Vu" w:date="2024-04-19T00:01:00Z"/>
                <w:b/>
                <w:bCs/>
                <w:color w:val="0D0D0D"/>
                <w:rPrChange w:id="8486" w:author="James Vu" w:date="2024-04-19T00:19:00Z">
                  <w:rPr>
                    <w:ins w:id="8487" w:author="James Vu" w:date="2024-04-19T00:01:00Z"/>
                    <w:b/>
                    <w:bCs/>
                    <w:color w:val="0D0D0D"/>
                    <w:sz w:val="28"/>
                    <w:szCs w:val="28"/>
                  </w:rPr>
                </w:rPrChange>
              </w:rPr>
            </w:pPr>
            <w:ins w:id="8488" w:author="James Vu" w:date="2024-04-19T00:01:00Z">
              <w:r w:rsidRPr="003C02FF">
                <w:rPr>
                  <w:b/>
                  <w:bCs/>
                  <w:color w:val="0D0D0D"/>
                  <w:rPrChange w:id="8489" w:author="James Vu" w:date="2024-04-19T00:19:00Z">
                    <w:rPr>
                      <w:b/>
                      <w:bCs/>
                      <w:color w:val="0D0D0D"/>
                      <w:sz w:val="28"/>
                      <w:szCs w:val="28"/>
                    </w:rPr>
                  </w:rPrChange>
                </w:rPr>
                <w:t>Ứng Dụng Di Động (Android Và iOS)</w:t>
              </w:r>
            </w:ins>
          </w:p>
        </w:tc>
      </w:tr>
      <w:tr w:rsidR="003C02FF" w:rsidRPr="003C02FF" w14:paraId="3ECD6446" w14:textId="77777777" w:rsidTr="003C02FF">
        <w:trPr>
          <w:trHeight w:val="360"/>
          <w:ins w:id="8490" w:author="James Vu" w:date="2024-04-19T00:01:00Z"/>
          <w:trPrChange w:id="8491" w:author="James Vu" w:date="2024-04-19T00:20:00Z">
            <w:trPr>
              <w:trHeight w:val="360"/>
            </w:trPr>
          </w:trPrChange>
        </w:trPr>
        <w:tc>
          <w:tcPr>
            <w:tcW w:w="704" w:type="dxa"/>
            <w:shd w:val="clear" w:color="auto" w:fill="auto"/>
            <w:noWrap/>
            <w:vAlign w:val="center"/>
            <w:hideMark/>
            <w:tcPrChange w:id="8492" w:author="James Vu" w:date="2024-04-19T00:20:00Z">
              <w:tcPr>
                <w:tcW w:w="704" w:type="dxa"/>
                <w:shd w:val="clear" w:color="auto" w:fill="auto"/>
                <w:noWrap/>
                <w:vAlign w:val="center"/>
                <w:hideMark/>
              </w:tcPr>
            </w:tcPrChange>
          </w:tcPr>
          <w:p w14:paraId="5460B3A5" w14:textId="77777777" w:rsidR="004D28C1" w:rsidRPr="003C02FF" w:rsidRDefault="004D28C1" w:rsidP="004D28C1">
            <w:pPr>
              <w:jc w:val="center"/>
              <w:rPr>
                <w:ins w:id="8493" w:author="James Vu" w:date="2024-04-19T00:01:00Z"/>
                <w:b/>
                <w:bCs/>
                <w:color w:val="000000"/>
                <w:rPrChange w:id="8494" w:author="James Vu" w:date="2024-04-19T00:19:00Z">
                  <w:rPr>
                    <w:ins w:id="8495" w:author="James Vu" w:date="2024-04-19T00:01:00Z"/>
                    <w:b/>
                    <w:bCs/>
                    <w:color w:val="000000"/>
                    <w:sz w:val="28"/>
                    <w:szCs w:val="28"/>
                  </w:rPr>
                </w:rPrChange>
              </w:rPr>
            </w:pPr>
            <w:ins w:id="8496" w:author="James Vu" w:date="2024-04-19T00:01:00Z">
              <w:r w:rsidRPr="003C02FF">
                <w:rPr>
                  <w:b/>
                  <w:bCs/>
                  <w:color w:val="000000"/>
                  <w:rPrChange w:id="8497" w:author="James Vu" w:date="2024-04-19T00:19:00Z">
                    <w:rPr>
                      <w:b/>
                      <w:bCs/>
                      <w:color w:val="000000"/>
                      <w:sz w:val="28"/>
                      <w:szCs w:val="28"/>
                    </w:rPr>
                  </w:rPrChange>
                </w:rPr>
                <w:t> </w:t>
              </w:r>
            </w:ins>
          </w:p>
        </w:tc>
        <w:tc>
          <w:tcPr>
            <w:tcW w:w="8358" w:type="dxa"/>
            <w:shd w:val="clear" w:color="auto" w:fill="auto"/>
            <w:noWrap/>
            <w:vAlign w:val="center"/>
            <w:hideMark/>
            <w:tcPrChange w:id="8498" w:author="James Vu" w:date="2024-04-19T00:20:00Z">
              <w:tcPr>
                <w:tcW w:w="8358" w:type="dxa"/>
                <w:shd w:val="clear" w:color="auto" w:fill="auto"/>
                <w:noWrap/>
                <w:vAlign w:val="center"/>
                <w:hideMark/>
              </w:tcPr>
            </w:tcPrChange>
          </w:tcPr>
          <w:p w14:paraId="1CD8A8B8" w14:textId="77777777" w:rsidR="004D28C1" w:rsidRPr="003C02FF" w:rsidRDefault="004D28C1" w:rsidP="004D28C1">
            <w:pPr>
              <w:rPr>
                <w:ins w:id="8499" w:author="James Vu" w:date="2024-04-19T00:01:00Z"/>
                <w:color w:val="0D0D0D"/>
                <w:rPrChange w:id="8500" w:author="James Vu" w:date="2024-04-19T00:19:00Z">
                  <w:rPr>
                    <w:ins w:id="8501" w:author="James Vu" w:date="2024-04-19T00:01:00Z"/>
                    <w:color w:val="0D0D0D"/>
                    <w:sz w:val="28"/>
                    <w:szCs w:val="28"/>
                  </w:rPr>
                </w:rPrChange>
              </w:rPr>
            </w:pPr>
            <w:ins w:id="8502" w:author="James Vu" w:date="2024-04-19T00:01:00Z">
              <w:r w:rsidRPr="003C02FF">
                <w:rPr>
                  <w:color w:val="0D0D0D"/>
                  <w:rPrChange w:id="8503" w:author="James Vu" w:date="2024-04-19T00:19:00Z">
                    <w:rPr>
                      <w:color w:val="0D0D0D"/>
                      <w:sz w:val="28"/>
                      <w:szCs w:val="28"/>
                    </w:rPr>
                  </w:rPrChange>
                </w:rPr>
                <w:t>Thực hiện các chức năng thao tác nhanh trên nền tảng thiết bị di động cho Cơ Quan Quản Lý</w:t>
              </w:r>
            </w:ins>
          </w:p>
        </w:tc>
      </w:tr>
      <w:tr w:rsidR="003C02FF" w:rsidRPr="003C02FF" w14:paraId="214D9E9D" w14:textId="77777777" w:rsidTr="003C02FF">
        <w:trPr>
          <w:trHeight w:val="360"/>
          <w:ins w:id="8504" w:author="James Vu" w:date="2024-04-19T00:01:00Z"/>
          <w:trPrChange w:id="8505" w:author="James Vu" w:date="2024-04-19T00:20:00Z">
            <w:trPr>
              <w:trHeight w:val="360"/>
            </w:trPr>
          </w:trPrChange>
        </w:trPr>
        <w:tc>
          <w:tcPr>
            <w:tcW w:w="704" w:type="dxa"/>
            <w:shd w:val="clear" w:color="auto" w:fill="auto"/>
            <w:noWrap/>
            <w:vAlign w:val="center"/>
            <w:hideMark/>
            <w:tcPrChange w:id="8506" w:author="James Vu" w:date="2024-04-19T00:20:00Z">
              <w:tcPr>
                <w:tcW w:w="704" w:type="dxa"/>
                <w:shd w:val="clear" w:color="auto" w:fill="auto"/>
                <w:noWrap/>
                <w:vAlign w:val="center"/>
                <w:hideMark/>
              </w:tcPr>
            </w:tcPrChange>
          </w:tcPr>
          <w:p w14:paraId="688CAB91" w14:textId="77777777" w:rsidR="004D28C1" w:rsidRPr="003C02FF" w:rsidRDefault="004D28C1" w:rsidP="004D28C1">
            <w:pPr>
              <w:jc w:val="center"/>
              <w:rPr>
                <w:ins w:id="8507" w:author="James Vu" w:date="2024-04-19T00:01:00Z"/>
                <w:b/>
                <w:bCs/>
                <w:color w:val="000000"/>
                <w:rPrChange w:id="8508" w:author="James Vu" w:date="2024-04-19T00:19:00Z">
                  <w:rPr>
                    <w:ins w:id="8509" w:author="James Vu" w:date="2024-04-19T00:01:00Z"/>
                    <w:b/>
                    <w:bCs/>
                    <w:color w:val="000000"/>
                    <w:sz w:val="28"/>
                    <w:szCs w:val="28"/>
                  </w:rPr>
                </w:rPrChange>
              </w:rPr>
            </w:pPr>
            <w:ins w:id="8510" w:author="James Vu" w:date="2024-04-19T00:01:00Z">
              <w:r w:rsidRPr="003C02FF">
                <w:rPr>
                  <w:b/>
                  <w:bCs/>
                  <w:color w:val="000000"/>
                  <w:rPrChange w:id="8511" w:author="James Vu" w:date="2024-04-19T00:19:00Z">
                    <w:rPr>
                      <w:b/>
                      <w:bCs/>
                      <w:color w:val="000000"/>
                      <w:sz w:val="28"/>
                      <w:szCs w:val="28"/>
                    </w:rPr>
                  </w:rPrChange>
                </w:rPr>
                <w:t> </w:t>
              </w:r>
            </w:ins>
          </w:p>
        </w:tc>
        <w:tc>
          <w:tcPr>
            <w:tcW w:w="8358" w:type="dxa"/>
            <w:shd w:val="clear" w:color="auto" w:fill="auto"/>
            <w:noWrap/>
            <w:vAlign w:val="center"/>
            <w:hideMark/>
            <w:tcPrChange w:id="8512" w:author="James Vu" w:date="2024-04-19T00:20:00Z">
              <w:tcPr>
                <w:tcW w:w="8358" w:type="dxa"/>
                <w:shd w:val="clear" w:color="auto" w:fill="auto"/>
                <w:noWrap/>
                <w:vAlign w:val="center"/>
                <w:hideMark/>
              </w:tcPr>
            </w:tcPrChange>
          </w:tcPr>
          <w:p w14:paraId="779EC738" w14:textId="77777777" w:rsidR="004D28C1" w:rsidRPr="003C02FF" w:rsidRDefault="004D28C1" w:rsidP="004D28C1">
            <w:pPr>
              <w:rPr>
                <w:ins w:id="8513" w:author="James Vu" w:date="2024-04-19T00:01:00Z"/>
                <w:color w:val="0D0D0D"/>
                <w:rPrChange w:id="8514" w:author="James Vu" w:date="2024-04-19T00:19:00Z">
                  <w:rPr>
                    <w:ins w:id="8515" w:author="James Vu" w:date="2024-04-19T00:01:00Z"/>
                    <w:color w:val="0D0D0D"/>
                    <w:sz w:val="28"/>
                    <w:szCs w:val="28"/>
                  </w:rPr>
                </w:rPrChange>
              </w:rPr>
            </w:pPr>
            <w:ins w:id="8516" w:author="James Vu" w:date="2024-04-19T00:01:00Z">
              <w:r w:rsidRPr="003C02FF">
                <w:rPr>
                  <w:color w:val="0D0D0D"/>
                  <w:rPrChange w:id="8517" w:author="James Vu" w:date="2024-04-19T00:19:00Z">
                    <w:rPr>
                      <w:color w:val="0D0D0D"/>
                      <w:sz w:val="28"/>
                      <w:szCs w:val="28"/>
                    </w:rPr>
                  </w:rPrChange>
                </w:rPr>
                <w:t>Thực hiện các chức năng thao tác nhanh trên nền tảng thiết bị di động cho Người dân, nông hộ, HTX, doanh nghiệp …</w:t>
              </w:r>
            </w:ins>
          </w:p>
        </w:tc>
      </w:tr>
      <w:tr w:rsidR="003C02FF" w:rsidRPr="003C02FF" w14:paraId="7322A566" w14:textId="77777777" w:rsidTr="003C02FF">
        <w:trPr>
          <w:trHeight w:val="360"/>
          <w:ins w:id="8518" w:author="James Vu" w:date="2024-04-19T00:01:00Z"/>
          <w:trPrChange w:id="8519" w:author="James Vu" w:date="2024-04-19T00:20:00Z">
            <w:trPr>
              <w:trHeight w:val="360"/>
            </w:trPr>
          </w:trPrChange>
        </w:trPr>
        <w:tc>
          <w:tcPr>
            <w:tcW w:w="704" w:type="dxa"/>
            <w:shd w:val="clear" w:color="auto" w:fill="auto"/>
            <w:noWrap/>
            <w:vAlign w:val="center"/>
            <w:hideMark/>
            <w:tcPrChange w:id="8520" w:author="James Vu" w:date="2024-04-19T00:20:00Z">
              <w:tcPr>
                <w:tcW w:w="704" w:type="dxa"/>
                <w:shd w:val="clear" w:color="auto" w:fill="auto"/>
                <w:noWrap/>
                <w:vAlign w:val="center"/>
                <w:hideMark/>
              </w:tcPr>
            </w:tcPrChange>
          </w:tcPr>
          <w:p w14:paraId="39CABCD6" w14:textId="77777777" w:rsidR="004D28C1" w:rsidRPr="003C02FF" w:rsidRDefault="004D28C1" w:rsidP="004D28C1">
            <w:pPr>
              <w:jc w:val="center"/>
              <w:rPr>
                <w:ins w:id="8521" w:author="James Vu" w:date="2024-04-19T00:01:00Z"/>
                <w:b/>
                <w:bCs/>
                <w:color w:val="000000"/>
                <w:rPrChange w:id="8522" w:author="James Vu" w:date="2024-04-19T00:19:00Z">
                  <w:rPr>
                    <w:ins w:id="8523" w:author="James Vu" w:date="2024-04-19T00:01:00Z"/>
                    <w:b/>
                    <w:bCs/>
                    <w:color w:val="000000"/>
                    <w:sz w:val="28"/>
                    <w:szCs w:val="28"/>
                  </w:rPr>
                </w:rPrChange>
              </w:rPr>
            </w:pPr>
            <w:ins w:id="8524" w:author="James Vu" w:date="2024-04-19T00:01:00Z">
              <w:r w:rsidRPr="003C02FF">
                <w:rPr>
                  <w:b/>
                  <w:bCs/>
                  <w:color w:val="000000"/>
                  <w:rPrChange w:id="8525" w:author="James Vu" w:date="2024-04-19T00:19:00Z">
                    <w:rPr>
                      <w:b/>
                      <w:bCs/>
                      <w:color w:val="000000"/>
                      <w:sz w:val="28"/>
                      <w:szCs w:val="28"/>
                    </w:rPr>
                  </w:rPrChange>
                </w:rPr>
                <w:t>18</w:t>
              </w:r>
            </w:ins>
          </w:p>
        </w:tc>
        <w:tc>
          <w:tcPr>
            <w:tcW w:w="8358" w:type="dxa"/>
            <w:shd w:val="clear" w:color="auto" w:fill="auto"/>
            <w:noWrap/>
            <w:vAlign w:val="center"/>
            <w:hideMark/>
            <w:tcPrChange w:id="8526" w:author="James Vu" w:date="2024-04-19T00:20:00Z">
              <w:tcPr>
                <w:tcW w:w="8358" w:type="dxa"/>
                <w:shd w:val="clear" w:color="auto" w:fill="auto"/>
                <w:noWrap/>
                <w:vAlign w:val="center"/>
                <w:hideMark/>
              </w:tcPr>
            </w:tcPrChange>
          </w:tcPr>
          <w:p w14:paraId="31BB2261" w14:textId="77777777" w:rsidR="004D28C1" w:rsidRPr="003C02FF" w:rsidRDefault="004D28C1" w:rsidP="004D28C1">
            <w:pPr>
              <w:rPr>
                <w:ins w:id="8527" w:author="James Vu" w:date="2024-04-19T00:01:00Z"/>
                <w:b/>
                <w:bCs/>
                <w:color w:val="0D0D0D"/>
                <w:rPrChange w:id="8528" w:author="James Vu" w:date="2024-04-19T00:19:00Z">
                  <w:rPr>
                    <w:ins w:id="8529" w:author="James Vu" w:date="2024-04-19T00:01:00Z"/>
                    <w:b/>
                    <w:bCs/>
                    <w:color w:val="0D0D0D"/>
                    <w:sz w:val="28"/>
                    <w:szCs w:val="28"/>
                  </w:rPr>
                </w:rPrChange>
              </w:rPr>
            </w:pPr>
            <w:ins w:id="8530" w:author="James Vu" w:date="2024-04-19T00:01:00Z">
              <w:r w:rsidRPr="003C02FF">
                <w:rPr>
                  <w:b/>
                  <w:bCs/>
                  <w:color w:val="0D0D0D"/>
                  <w:rPrChange w:id="8531" w:author="James Vu" w:date="2024-04-19T00:19:00Z">
                    <w:rPr>
                      <w:b/>
                      <w:bCs/>
                      <w:color w:val="0D0D0D"/>
                      <w:sz w:val="28"/>
                      <w:szCs w:val="28"/>
                    </w:rPr>
                  </w:rPrChange>
                </w:rPr>
                <w:t>Danh sách các giao diện thực hiện trên nền tảng Web Portal</w:t>
              </w:r>
            </w:ins>
          </w:p>
        </w:tc>
      </w:tr>
      <w:tr w:rsidR="003C02FF" w:rsidRPr="003C02FF" w14:paraId="6EDB8CEA" w14:textId="77777777" w:rsidTr="003C02FF">
        <w:trPr>
          <w:trHeight w:val="360"/>
          <w:ins w:id="8532" w:author="James Vu" w:date="2024-04-19T00:01:00Z"/>
          <w:trPrChange w:id="8533" w:author="James Vu" w:date="2024-04-19T00:20:00Z">
            <w:trPr>
              <w:trHeight w:val="360"/>
            </w:trPr>
          </w:trPrChange>
        </w:trPr>
        <w:tc>
          <w:tcPr>
            <w:tcW w:w="704" w:type="dxa"/>
            <w:shd w:val="clear" w:color="auto" w:fill="auto"/>
            <w:noWrap/>
            <w:vAlign w:val="center"/>
            <w:hideMark/>
            <w:tcPrChange w:id="8534" w:author="James Vu" w:date="2024-04-19T00:20:00Z">
              <w:tcPr>
                <w:tcW w:w="704" w:type="dxa"/>
                <w:shd w:val="clear" w:color="auto" w:fill="auto"/>
                <w:noWrap/>
                <w:vAlign w:val="center"/>
                <w:hideMark/>
              </w:tcPr>
            </w:tcPrChange>
          </w:tcPr>
          <w:p w14:paraId="133022CF" w14:textId="77777777" w:rsidR="004D28C1" w:rsidRPr="003C02FF" w:rsidRDefault="004D28C1" w:rsidP="004D28C1">
            <w:pPr>
              <w:jc w:val="center"/>
              <w:rPr>
                <w:ins w:id="8535" w:author="James Vu" w:date="2024-04-19T00:01:00Z"/>
                <w:b/>
                <w:bCs/>
                <w:color w:val="000000"/>
                <w:rPrChange w:id="8536" w:author="James Vu" w:date="2024-04-19T00:19:00Z">
                  <w:rPr>
                    <w:ins w:id="8537" w:author="James Vu" w:date="2024-04-19T00:01:00Z"/>
                    <w:b/>
                    <w:bCs/>
                    <w:color w:val="000000"/>
                    <w:sz w:val="28"/>
                    <w:szCs w:val="28"/>
                  </w:rPr>
                </w:rPrChange>
              </w:rPr>
            </w:pPr>
            <w:ins w:id="8538" w:author="James Vu" w:date="2024-04-19T00:01:00Z">
              <w:r w:rsidRPr="003C02FF">
                <w:rPr>
                  <w:b/>
                  <w:bCs/>
                  <w:color w:val="000000"/>
                  <w:rPrChange w:id="8539" w:author="James Vu" w:date="2024-04-19T00:19:00Z">
                    <w:rPr>
                      <w:b/>
                      <w:bCs/>
                      <w:color w:val="000000"/>
                      <w:sz w:val="28"/>
                      <w:szCs w:val="28"/>
                    </w:rPr>
                  </w:rPrChange>
                </w:rPr>
                <w:t> </w:t>
              </w:r>
            </w:ins>
          </w:p>
        </w:tc>
        <w:tc>
          <w:tcPr>
            <w:tcW w:w="8358" w:type="dxa"/>
            <w:shd w:val="clear" w:color="auto" w:fill="auto"/>
            <w:noWrap/>
            <w:vAlign w:val="center"/>
            <w:hideMark/>
            <w:tcPrChange w:id="8540" w:author="James Vu" w:date="2024-04-19T00:20:00Z">
              <w:tcPr>
                <w:tcW w:w="8358" w:type="dxa"/>
                <w:shd w:val="clear" w:color="auto" w:fill="auto"/>
                <w:noWrap/>
                <w:vAlign w:val="center"/>
                <w:hideMark/>
              </w:tcPr>
            </w:tcPrChange>
          </w:tcPr>
          <w:p w14:paraId="38B41021" w14:textId="77777777" w:rsidR="004D28C1" w:rsidRPr="003C02FF" w:rsidRDefault="004D28C1" w:rsidP="004D28C1">
            <w:pPr>
              <w:rPr>
                <w:ins w:id="8541" w:author="James Vu" w:date="2024-04-19T00:01:00Z"/>
                <w:color w:val="000000"/>
                <w:rPrChange w:id="8542" w:author="James Vu" w:date="2024-04-19T00:19:00Z">
                  <w:rPr>
                    <w:ins w:id="8543" w:author="James Vu" w:date="2024-04-19T00:01:00Z"/>
                    <w:color w:val="000000"/>
                    <w:sz w:val="28"/>
                    <w:szCs w:val="28"/>
                  </w:rPr>
                </w:rPrChange>
              </w:rPr>
            </w:pPr>
            <w:ins w:id="8544" w:author="James Vu" w:date="2024-04-19T00:01:00Z">
              <w:r w:rsidRPr="003C02FF">
                <w:rPr>
                  <w:color w:val="000000"/>
                  <w:rPrChange w:id="8545" w:author="James Vu" w:date="2024-04-19T00:19:00Z">
                    <w:rPr>
                      <w:color w:val="000000"/>
                      <w:sz w:val="28"/>
                      <w:szCs w:val="28"/>
                    </w:rPr>
                  </w:rPrChange>
                </w:rPr>
                <w:t>Bộ giao diện Hệ quản trị nội dung ( Content Management System_CMS) dành cho Cơ Quan Quản Lý</w:t>
              </w:r>
            </w:ins>
          </w:p>
        </w:tc>
      </w:tr>
      <w:tr w:rsidR="003C02FF" w:rsidRPr="003C02FF" w14:paraId="61A16E56" w14:textId="77777777" w:rsidTr="003C02FF">
        <w:trPr>
          <w:trHeight w:val="360"/>
          <w:ins w:id="8546" w:author="James Vu" w:date="2024-04-19T00:01:00Z"/>
          <w:trPrChange w:id="8547" w:author="James Vu" w:date="2024-04-19T00:20:00Z">
            <w:trPr>
              <w:trHeight w:val="360"/>
            </w:trPr>
          </w:trPrChange>
        </w:trPr>
        <w:tc>
          <w:tcPr>
            <w:tcW w:w="704" w:type="dxa"/>
            <w:shd w:val="clear" w:color="auto" w:fill="auto"/>
            <w:noWrap/>
            <w:vAlign w:val="center"/>
            <w:hideMark/>
            <w:tcPrChange w:id="8548" w:author="James Vu" w:date="2024-04-19T00:20:00Z">
              <w:tcPr>
                <w:tcW w:w="704" w:type="dxa"/>
                <w:shd w:val="clear" w:color="auto" w:fill="auto"/>
                <w:noWrap/>
                <w:vAlign w:val="center"/>
                <w:hideMark/>
              </w:tcPr>
            </w:tcPrChange>
          </w:tcPr>
          <w:p w14:paraId="77B9DF6C" w14:textId="77777777" w:rsidR="004D28C1" w:rsidRPr="003C02FF" w:rsidRDefault="004D28C1" w:rsidP="004D28C1">
            <w:pPr>
              <w:jc w:val="center"/>
              <w:rPr>
                <w:ins w:id="8549" w:author="James Vu" w:date="2024-04-19T00:01:00Z"/>
                <w:b/>
                <w:bCs/>
                <w:color w:val="000000"/>
                <w:rPrChange w:id="8550" w:author="James Vu" w:date="2024-04-19T00:19:00Z">
                  <w:rPr>
                    <w:ins w:id="8551" w:author="James Vu" w:date="2024-04-19T00:01:00Z"/>
                    <w:b/>
                    <w:bCs/>
                    <w:color w:val="000000"/>
                    <w:sz w:val="28"/>
                    <w:szCs w:val="28"/>
                  </w:rPr>
                </w:rPrChange>
              </w:rPr>
            </w:pPr>
            <w:ins w:id="8552" w:author="James Vu" w:date="2024-04-19T00:01:00Z">
              <w:r w:rsidRPr="003C02FF">
                <w:rPr>
                  <w:b/>
                  <w:bCs/>
                  <w:color w:val="000000"/>
                  <w:rPrChange w:id="8553" w:author="James Vu" w:date="2024-04-19T00:19:00Z">
                    <w:rPr>
                      <w:b/>
                      <w:bCs/>
                      <w:color w:val="000000"/>
                      <w:sz w:val="28"/>
                      <w:szCs w:val="28"/>
                    </w:rPr>
                  </w:rPrChange>
                </w:rPr>
                <w:t> </w:t>
              </w:r>
            </w:ins>
          </w:p>
        </w:tc>
        <w:tc>
          <w:tcPr>
            <w:tcW w:w="8358" w:type="dxa"/>
            <w:shd w:val="clear" w:color="auto" w:fill="auto"/>
            <w:noWrap/>
            <w:vAlign w:val="center"/>
            <w:hideMark/>
            <w:tcPrChange w:id="8554" w:author="James Vu" w:date="2024-04-19T00:20:00Z">
              <w:tcPr>
                <w:tcW w:w="8358" w:type="dxa"/>
                <w:shd w:val="clear" w:color="auto" w:fill="auto"/>
                <w:noWrap/>
                <w:vAlign w:val="center"/>
                <w:hideMark/>
              </w:tcPr>
            </w:tcPrChange>
          </w:tcPr>
          <w:p w14:paraId="30BD1A29" w14:textId="77777777" w:rsidR="004D28C1" w:rsidRPr="003C02FF" w:rsidRDefault="004D28C1" w:rsidP="004D28C1">
            <w:pPr>
              <w:rPr>
                <w:ins w:id="8555" w:author="James Vu" w:date="2024-04-19T00:01:00Z"/>
                <w:color w:val="000000"/>
                <w:rPrChange w:id="8556" w:author="James Vu" w:date="2024-04-19T00:19:00Z">
                  <w:rPr>
                    <w:ins w:id="8557" w:author="James Vu" w:date="2024-04-19T00:01:00Z"/>
                    <w:color w:val="000000"/>
                    <w:sz w:val="28"/>
                    <w:szCs w:val="28"/>
                  </w:rPr>
                </w:rPrChange>
              </w:rPr>
            </w:pPr>
            <w:ins w:id="8558" w:author="James Vu" w:date="2024-04-19T00:01:00Z">
              <w:r w:rsidRPr="003C02FF">
                <w:rPr>
                  <w:color w:val="000000"/>
                  <w:rPrChange w:id="8559" w:author="James Vu" w:date="2024-04-19T00:19:00Z">
                    <w:rPr>
                      <w:color w:val="000000"/>
                      <w:sz w:val="28"/>
                      <w:szCs w:val="28"/>
                    </w:rPr>
                  </w:rPrChange>
                </w:rPr>
                <w:t>Bộ giao diện Hệ quản trị nội dung ( Content Management System_CMS) dành cho Người dân, nông hộ, HTX, doanh nghiệp …</w:t>
              </w:r>
            </w:ins>
          </w:p>
        </w:tc>
      </w:tr>
      <w:tr w:rsidR="003C02FF" w:rsidRPr="003C02FF" w14:paraId="2FD148C9" w14:textId="77777777" w:rsidTr="003C02FF">
        <w:trPr>
          <w:trHeight w:val="360"/>
          <w:ins w:id="8560" w:author="James Vu" w:date="2024-04-19T00:01:00Z"/>
          <w:trPrChange w:id="8561" w:author="James Vu" w:date="2024-04-19T00:20:00Z">
            <w:trPr>
              <w:trHeight w:val="360"/>
            </w:trPr>
          </w:trPrChange>
        </w:trPr>
        <w:tc>
          <w:tcPr>
            <w:tcW w:w="704" w:type="dxa"/>
            <w:shd w:val="clear" w:color="auto" w:fill="auto"/>
            <w:noWrap/>
            <w:vAlign w:val="center"/>
            <w:hideMark/>
            <w:tcPrChange w:id="8562" w:author="James Vu" w:date="2024-04-19T00:20:00Z">
              <w:tcPr>
                <w:tcW w:w="704" w:type="dxa"/>
                <w:shd w:val="clear" w:color="auto" w:fill="auto"/>
                <w:noWrap/>
                <w:vAlign w:val="center"/>
                <w:hideMark/>
              </w:tcPr>
            </w:tcPrChange>
          </w:tcPr>
          <w:p w14:paraId="0912B21C" w14:textId="77777777" w:rsidR="004D28C1" w:rsidRPr="003C02FF" w:rsidRDefault="004D28C1" w:rsidP="004D28C1">
            <w:pPr>
              <w:jc w:val="center"/>
              <w:rPr>
                <w:ins w:id="8563" w:author="James Vu" w:date="2024-04-19T00:01:00Z"/>
                <w:b/>
                <w:bCs/>
                <w:color w:val="000000"/>
                <w:rPrChange w:id="8564" w:author="James Vu" w:date="2024-04-19T00:19:00Z">
                  <w:rPr>
                    <w:ins w:id="8565" w:author="James Vu" w:date="2024-04-19T00:01:00Z"/>
                    <w:b/>
                    <w:bCs/>
                    <w:color w:val="000000"/>
                    <w:sz w:val="28"/>
                    <w:szCs w:val="28"/>
                  </w:rPr>
                </w:rPrChange>
              </w:rPr>
            </w:pPr>
            <w:ins w:id="8566" w:author="James Vu" w:date="2024-04-19T00:01:00Z">
              <w:r w:rsidRPr="003C02FF">
                <w:rPr>
                  <w:b/>
                  <w:bCs/>
                  <w:color w:val="000000"/>
                  <w:rPrChange w:id="8567" w:author="James Vu" w:date="2024-04-19T00:19:00Z">
                    <w:rPr>
                      <w:b/>
                      <w:bCs/>
                      <w:color w:val="000000"/>
                      <w:sz w:val="28"/>
                      <w:szCs w:val="28"/>
                    </w:rPr>
                  </w:rPrChange>
                </w:rPr>
                <w:t> </w:t>
              </w:r>
            </w:ins>
          </w:p>
        </w:tc>
        <w:tc>
          <w:tcPr>
            <w:tcW w:w="8358" w:type="dxa"/>
            <w:shd w:val="clear" w:color="auto" w:fill="auto"/>
            <w:noWrap/>
            <w:vAlign w:val="center"/>
            <w:hideMark/>
            <w:tcPrChange w:id="8568" w:author="James Vu" w:date="2024-04-19T00:20:00Z">
              <w:tcPr>
                <w:tcW w:w="8358" w:type="dxa"/>
                <w:shd w:val="clear" w:color="auto" w:fill="auto"/>
                <w:noWrap/>
                <w:vAlign w:val="center"/>
                <w:hideMark/>
              </w:tcPr>
            </w:tcPrChange>
          </w:tcPr>
          <w:p w14:paraId="2D479FFC" w14:textId="77777777" w:rsidR="004D28C1" w:rsidRPr="003C02FF" w:rsidRDefault="004D28C1" w:rsidP="004D28C1">
            <w:pPr>
              <w:rPr>
                <w:ins w:id="8569" w:author="James Vu" w:date="2024-04-19T00:01:00Z"/>
                <w:color w:val="000000"/>
                <w:rPrChange w:id="8570" w:author="James Vu" w:date="2024-04-19T00:19:00Z">
                  <w:rPr>
                    <w:ins w:id="8571" w:author="James Vu" w:date="2024-04-19T00:01:00Z"/>
                    <w:color w:val="000000"/>
                    <w:sz w:val="28"/>
                    <w:szCs w:val="28"/>
                  </w:rPr>
                </w:rPrChange>
              </w:rPr>
            </w:pPr>
            <w:ins w:id="8572" w:author="James Vu" w:date="2024-04-19T00:01:00Z">
              <w:r w:rsidRPr="003C02FF">
                <w:rPr>
                  <w:color w:val="000000"/>
                  <w:rPrChange w:id="8573" w:author="James Vu" w:date="2024-04-19T00:19:00Z">
                    <w:rPr>
                      <w:color w:val="000000"/>
                      <w:sz w:val="28"/>
                      <w:szCs w:val="28"/>
                    </w:rPr>
                  </w:rPrChange>
                </w:rPr>
                <w:t>Trang thông tin công bố của hệ thống và đăng nhập tài khoản (HomePage và Login)</w:t>
              </w:r>
            </w:ins>
          </w:p>
        </w:tc>
      </w:tr>
      <w:tr w:rsidR="003C02FF" w:rsidRPr="003C02FF" w14:paraId="5F43C5A9" w14:textId="77777777" w:rsidTr="003C02FF">
        <w:trPr>
          <w:trHeight w:val="360"/>
          <w:ins w:id="8574" w:author="James Vu" w:date="2024-04-19T00:01:00Z"/>
          <w:trPrChange w:id="8575" w:author="James Vu" w:date="2024-04-19T00:20:00Z">
            <w:trPr>
              <w:trHeight w:val="360"/>
            </w:trPr>
          </w:trPrChange>
        </w:trPr>
        <w:tc>
          <w:tcPr>
            <w:tcW w:w="704" w:type="dxa"/>
            <w:shd w:val="clear" w:color="auto" w:fill="auto"/>
            <w:noWrap/>
            <w:vAlign w:val="center"/>
            <w:hideMark/>
            <w:tcPrChange w:id="8576" w:author="James Vu" w:date="2024-04-19T00:20:00Z">
              <w:tcPr>
                <w:tcW w:w="704" w:type="dxa"/>
                <w:shd w:val="clear" w:color="auto" w:fill="auto"/>
                <w:noWrap/>
                <w:vAlign w:val="center"/>
                <w:hideMark/>
              </w:tcPr>
            </w:tcPrChange>
          </w:tcPr>
          <w:p w14:paraId="0AE21061" w14:textId="77777777" w:rsidR="004D28C1" w:rsidRPr="003C02FF" w:rsidRDefault="004D28C1" w:rsidP="004D28C1">
            <w:pPr>
              <w:jc w:val="center"/>
              <w:rPr>
                <w:ins w:id="8577" w:author="James Vu" w:date="2024-04-19T00:01:00Z"/>
                <w:b/>
                <w:bCs/>
                <w:color w:val="000000"/>
                <w:rPrChange w:id="8578" w:author="James Vu" w:date="2024-04-19T00:19:00Z">
                  <w:rPr>
                    <w:ins w:id="8579" w:author="James Vu" w:date="2024-04-19T00:01:00Z"/>
                    <w:b/>
                    <w:bCs/>
                    <w:color w:val="000000"/>
                    <w:sz w:val="28"/>
                    <w:szCs w:val="28"/>
                  </w:rPr>
                </w:rPrChange>
              </w:rPr>
            </w:pPr>
            <w:ins w:id="8580" w:author="James Vu" w:date="2024-04-19T00:01:00Z">
              <w:r w:rsidRPr="003C02FF">
                <w:rPr>
                  <w:b/>
                  <w:bCs/>
                  <w:color w:val="000000"/>
                  <w:rPrChange w:id="8581" w:author="James Vu" w:date="2024-04-19T00:19:00Z">
                    <w:rPr>
                      <w:b/>
                      <w:bCs/>
                      <w:color w:val="000000"/>
                      <w:sz w:val="28"/>
                      <w:szCs w:val="28"/>
                    </w:rPr>
                  </w:rPrChange>
                </w:rPr>
                <w:t>V</w:t>
              </w:r>
            </w:ins>
          </w:p>
        </w:tc>
        <w:tc>
          <w:tcPr>
            <w:tcW w:w="8358" w:type="dxa"/>
            <w:shd w:val="clear" w:color="auto" w:fill="auto"/>
            <w:noWrap/>
            <w:vAlign w:val="center"/>
            <w:hideMark/>
            <w:tcPrChange w:id="8582" w:author="James Vu" w:date="2024-04-19T00:20:00Z">
              <w:tcPr>
                <w:tcW w:w="8358" w:type="dxa"/>
                <w:shd w:val="clear" w:color="auto" w:fill="auto"/>
                <w:noWrap/>
                <w:vAlign w:val="center"/>
                <w:hideMark/>
              </w:tcPr>
            </w:tcPrChange>
          </w:tcPr>
          <w:p w14:paraId="1D9B060C" w14:textId="77777777" w:rsidR="004D28C1" w:rsidRPr="003C02FF" w:rsidRDefault="004D28C1" w:rsidP="004D28C1">
            <w:pPr>
              <w:rPr>
                <w:ins w:id="8583" w:author="James Vu" w:date="2024-04-19T00:01:00Z"/>
                <w:b/>
                <w:bCs/>
                <w:color w:val="000000"/>
                <w:rPrChange w:id="8584" w:author="James Vu" w:date="2024-04-19T00:19:00Z">
                  <w:rPr>
                    <w:ins w:id="8585" w:author="James Vu" w:date="2024-04-19T00:01:00Z"/>
                    <w:b/>
                    <w:bCs/>
                    <w:color w:val="000000"/>
                    <w:sz w:val="28"/>
                    <w:szCs w:val="28"/>
                  </w:rPr>
                </w:rPrChange>
              </w:rPr>
            </w:pPr>
            <w:ins w:id="8586" w:author="James Vu" w:date="2024-04-19T00:01:00Z">
              <w:r w:rsidRPr="003C02FF">
                <w:rPr>
                  <w:b/>
                  <w:bCs/>
                  <w:color w:val="000000"/>
                  <w:rPrChange w:id="8587" w:author="James Vu" w:date="2024-04-19T00:19:00Z">
                    <w:rPr>
                      <w:b/>
                      <w:bCs/>
                      <w:color w:val="000000"/>
                      <w:sz w:val="28"/>
                      <w:szCs w:val="28"/>
                    </w:rPr>
                  </w:rPrChange>
                </w:rPr>
                <w:t>Xây dựng Hệ tính năng về lĩnh vực thủy sản tỉnh Khánh Hòa (Giai đoạn 1)</w:t>
              </w:r>
            </w:ins>
          </w:p>
        </w:tc>
      </w:tr>
      <w:tr w:rsidR="003C02FF" w:rsidRPr="003C02FF" w14:paraId="7A7C7142" w14:textId="77777777" w:rsidTr="003C02FF">
        <w:trPr>
          <w:trHeight w:val="360"/>
          <w:ins w:id="8588" w:author="James Vu" w:date="2024-04-19T00:01:00Z"/>
          <w:trPrChange w:id="8589" w:author="James Vu" w:date="2024-04-19T00:20:00Z">
            <w:trPr>
              <w:trHeight w:val="360"/>
            </w:trPr>
          </w:trPrChange>
        </w:trPr>
        <w:tc>
          <w:tcPr>
            <w:tcW w:w="704" w:type="dxa"/>
            <w:shd w:val="clear" w:color="auto" w:fill="auto"/>
            <w:noWrap/>
            <w:vAlign w:val="center"/>
            <w:hideMark/>
            <w:tcPrChange w:id="8590" w:author="James Vu" w:date="2024-04-19T00:20:00Z">
              <w:tcPr>
                <w:tcW w:w="704" w:type="dxa"/>
                <w:shd w:val="clear" w:color="auto" w:fill="auto"/>
                <w:noWrap/>
                <w:vAlign w:val="center"/>
                <w:hideMark/>
              </w:tcPr>
            </w:tcPrChange>
          </w:tcPr>
          <w:p w14:paraId="4602D34A" w14:textId="77777777" w:rsidR="004D28C1" w:rsidRPr="003C02FF" w:rsidRDefault="004D28C1" w:rsidP="004D28C1">
            <w:pPr>
              <w:jc w:val="center"/>
              <w:rPr>
                <w:ins w:id="8591" w:author="James Vu" w:date="2024-04-19T00:01:00Z"/>
                <w:b/>
                <w:bCs/>
                <w:color w:val="000000"/>
                <w:rPrChange w:id="8592" w:author="James Vu" w:date="2024-04-19T00:19:00Z">
                  <w:rPr>
                    <w:ins w:id="8593" w:author="James Vu" w:date="2024-04-19T00:01:00Z"/>
                    <w:b/>
                    <w:bCs/>
                    <w:color w:val="000000"/>
                    <w:sz w:val="28"/>
                    <w:szCs w:val="28"/>
                  </w:rPr>
                </w:rPrChange>
              </w:rPr>
            </w:pPr>
            <w:ins w:id="8594" w:author="James Vu" w:date="2024-04-19T00:01:00Z">
              <w:r w:rsidRPr="003C02FF">
                <w:rPr>
                  <w:b/>
                  <w:bCs/>
                  <w:color w:val="000000"/>
                  <w:rPrChange w:id="8595" w:author="James Vu" w:date="2024-04-19T00:19:00Z">
                    <w:rPr>
                      <w:b/>
                      <w:bCs/>
                      <w:color w:val="000000"/>
                      <w:sz w:val="28"/>
                      <w:szCs w:val="28"/>
                    </w:rPr>
                  </w:rPrChange>
                </w:rPr>
                <w:t>1</w:t>
              </w:r>
            </w:ins>
          </w:p>
        </w:tc>
        <w:tc>
          <w:tcPr>
            <w:tcW w:w="8358" w:type="dxa"/>
            <w:shd w:val="clear" w:color="auto" w:fill="auto"/>
            <w:noWrap/>
            <w:vAlign w:val="center"/>
            <w:hideMark/>
            <w:tcPrChange w:id="8596" w:author="James Vu" w:date="2024-04-19T00:20:00Z">
              <w:tcPr>
                <w:tcW w:w="8358" w:type="dxa"/>
                <w:shd w:val="clear" w:color="auto" w:fill="auto"/>
                <w:noWrap/>
                <w:vAlign w:val="center"/>
                <w:hideMark/>
              </w:tcPr>
            </w:tcPrChange>
          </w:tcPr>
          <w:p w14:paraId="75709120" w14:textId="77777777" w:rsidR="004D28C1" w:rsidRPr="003C02FF" w:rsidRDefault="004D28C1" w:rsidP="004D28C1">
            <w:pPr>
              <w:rPr>
                <w:ins w:id="8597" w:author="James Vu" w:date="2024-04-19T00:01:00Z"/>
                <w:b/>
                <w:bCs/>
                <w:rPrChange w:id="8598" w:author="James Vu" w:date="2024-04-19T00:19:00Z">
                  <w:rPr>
                    <w:ins w:id="8599" w:author="James Vu" w:date="2024-04-19T00:01:00Z"/>
                    <w:b/>
                    <w:bCs/>
                    <w:sz w:val="28"/>
                    <w:szCs w:val="28"/>
                  </w:rPr>
                </w:rPrChange>
              </w:rPr>
            </w:pPr>
            <w:ins w:id="8600" w:author="James Vu" w:date="2024-04-19T00:01:00Z">
              <w:r w:rsidRPr="003C02FF">
                <w:rPr>
                  <w:b/>
                  <w:bCs/>
                  <w:rPrChange w:id="8601" w:author="James Vu" w:date="2024-04-19T00:19:00Z">
                    <w:rPr>
                      <w:b/>
                      <w:bCs/>
                      <w:sz w:val="28"/>
                      <w:szCs w:val="28"/>
                    </w:rPr>
                  </w:rPrChange>
                </w:rPr>
                <w:t>Quản lý Phân Quyền và Tài Khoản</w:t>
              </w:r>
            </w:ins>
          </w:p>
        </w:tc>
      </w:tr>
      <w:tr w:rsidR="003C02FF" w:rsidRPr="003C02FF" w14:paraId="32A47322" w14:textId="77777777" w:rsidTr="003C02FF">
        <w:trPr>
          <w:trHeight w:val="360"/>
          <w:ins w:id="8602" w:author="James Vu" w:date="2024-04-19T00:01:00Z"/>
          <w:trPrChange w:id="8603" w:author="James Vu" w:date="2024-04-19T00:20:00Z">
            <w:trPr>
              <w:trHeight w:val="360"/>
            </w:trPr>
          </w:trPrChange>
        </w:trPr>
        <w:tc>
          <w:tcPr>
            <w:tcW w:w="704" w:type="dxa"/>
            <w:shd w:val="clear" w:color="auto" w:fill="auto"/>
            <w:noWrap/>
            <w:vAlign w:val="center"/>
            <w:hideMark/>
            <w:tcPrChange w:id="8604" w:author="James Vu" w:date="2024-04-19T00:20:00Z">
              <w:tcPr>
                <w:tcW w:w="704" w:type="dxa"/>
                <w:shd w:val="clear" w:color="auto" w:fill="auto"/>
                <w:noWrap/>
                <w:vAlign w:val="center"/>
                <w:hideMark/>
              </w:tcPr>
            </w:tcPrChange>
          </w:tcPr>
          <w:p w14:paraId="1311DBC1" w14:textId="77777777" w:rsidR="004D28C1" w:rsidRPr="003C02FF" w:rsidRDefault="004D28C1" w:rsidP="004D28C1">
            <w:pPr>
              <w:jc w:val="center"/>
              <w:rPr>
                <w:ins w:id="8605" w:author="James Vu" w:date="2024-04-19T00:01:00Z"/>
                <w:b/>
                <w:bCs/>
                <w:color w:val="000000"/>
                <w:rPrChange w:id="8606" w:author="James Vu" w:date="2024-04-19T00:19:00Z">
                  <w:rPr>
                    <w:ins w:id="8607" w:author="James Vu" w:date="2024-04-19T00:01:00Z"/>
                    <w:b/>
                    <w:bCs/>
                    <w:color w:val="000000"/>
                    <w:sz w:val="28"/>
                    <w:szCs w:val="28"/>
                  </w:rPr>
                </w:rPrChange>
              </w:rPr>
            </w:pPr>
            <w:ins w:id="8608" w:author="James Vu" w:date="2024-04-19T00:01:00Z">
              <w:r w:rsidRPr="003C02FF">
                <w:rPr>
                  <w:b/>
                  <w:bCs/>
                  <w:color w:val="000000"/>
                  <w:rPrChange w:id="8609" w:author="James Vu" w:date="2024-04-19T00:19:00Z">
                    <w:rPr>
                      <w:b/>
                      <w:bCs/>
                      <w:color w:val="000000"/>
                      <w:sz w:val="28"/>
                      <w:szCs w:val="28"/>
                    </w:rPr>
                  </w:rPrChange>
                </w:rPr>
                <w:t> </w:t>
              </w:r>
            </w:ins>
          </w:p>
        </w:tc>
        <w:tc>
          <w:tcPr>
            <w:tcW w:w="8358" w:type="dxa"/>
            <w:shd w:val="clear" w:color="auto" w:fill="auto"/>
            <w:noWrap/>
            <w:vAlign w:val="center"/>
            <w:hideMark/>
            <w:tcPrChange w:id="8610" w:author="James Vu" w:date="2024-04-19T00:20:00Z">
              <w:tcPr>
                <w:tcW w:w="8358" w:type="dxa"/>
                <w:shd w:val="clear" w:color="auto" w:fill="auto"/>
                <w:noWrap/>
                <w:vAlign w:val="center"/>
                <w:hideMark/>
              </w:tcPr>
            </w:tcPrChange>
          </w:tcPr>
          <w:p w14:paraId="2F282872" w14:textId="77777777" w:rsidR="004D28C1" w:rsidRPr="003C02FF" w:rsidRDefault="004D28C1" w:rsidP="004D28C1">
            <w:pPr>
              <w:rPr>
                <w:ins w:id="8611" w:author="James Vu" w:date="2024-04-19T00:01:00Z"/>
                <w:rPrChange w:id="8612" w:author="James Vu" w:date="2024-04-19T00:19:00Z">
                  <w:rPr>
                    <w:ins w:id="8613" w:author="James Vu" w:date="2024-04-19T00:01:00Z"/>
                    <w:sz w:val="28"/>
                    <w:szCs w:val="28"/>
                  </w:rPr>
                </w:rPrChange>
              </w:rPr>
            </w:pPr>
            <w:ins w:id="8614" w:author="James Vu" w:date="2024-04-19T00:01:00Z">
              <w:r w:rsidRPr="003C02FF">
                <w:rPr>
                  <w:rPrChange w:id="8615" w:author="James Vu" w:date="2024-04-19T00:19:00Z">
                    <w:rPr>
                      <w:sz w:val="28"/>
                      <w:szCs w:val="28"/>
                    </w:rPr>
                  </w:rPrChange>
                </w:rPr>
                <w:t>Tạo và quản lý tài khoản cho người dân, chuyên viên, và các đơn vị liên quan.</w:t>
              </w:r>
            </w:ins>
          </w:p>
        </w:tc>
      </w:tr>
      <w:tr w:rsidR="003C02FF" w:rsidRPr="003C02FF" w14:paraId="71BC1CB7" w14:textId="77777777" w:rsidTr="003C02FF">
        <w:trPr>
          <w:trHeight w:val="360"/>
          <w:ins w:id="8616" w:author="James Vu" w:date="2024-04-19T00:01:00Z"/>
          <w:trPrChange w:id="8617" w:author="James Vu" w:date="2024-04-19T00:20:00Z">
            <w:trPr>
              <w:trHeight w:val="360"/>
            </w:trPr>
          </w:trPrChange>
        </w:trPr>
        <w:tc>
          <w:tcPr>
            <w:tcW w:w="704" w:type="dxa"/>
            <w:shd w:val="clear" w:color="auto" w:fill="auto"/>
            <w:noWrap/>
            <w:vAlign w:val="center"/>
            <w:hideMark/>
            <w:tcPrChange w:id="8618" w:author="James Vu" w:date="2024-04-19T00:20:00Z">
              <w:tcPr>
                <w:tcW w:w="704" w:type="dxa"/>
                <w:shd w:val="clear" w:color="auto" w:fill="auto"/>
                <w:noWrap/>
                <w:vAlign w:val="center"/>
                <w:hideMark/>
              </w:tcPr>
            </w:tcPrChange>
          </w:tcPr>
          <w:p w14:paraId="69E1B165" w14:textId="77777777" w:rsidR="004D28C1" w:rsidRPr="003C02FF" w:rsidRDefault="004D28C1" w:rsidP="004D28C1">
            <w:pPr>
              <w:jc w:val="center"/>
              <w:rPr>
                <w:ins w:id="8619" w:author="James Vu" w:date="2024-04-19T00:01:00Z"/>
                <w:b/>
                <w:bCs/>
                <w:color w:val="000000"/>
                <w:rPrChange w:id="8620" w:author="James Vu" w:date="2024-04-19T00:19:00Z">
                  <w:rPr>
                    <w:ins w:id="8621" w:author="James Vu" w:date="2024-04-19T00:01:00Z"/>
                    <w:b/>
                    <w:bCs/>
                    <w:color w:val="000000"/>
                    <w:sz w:val="28"/>
                    <w:szCs w:val="28"/>
                  </w:rPr>
                </w:rPrChange>
              </w:rPr>
            </w:pPr>
            <w:ins w:id="8622" w:author="James Vu" w:date="2024-04-19T00:01:00Z">
              <w:r w:rsidRPr="003C02FF">
                <w:rPr>
                  <w:b/>
                  <w:bCs/>
                  <w:color w:val="000000"/>
                  <w:rPrChange w:id="8623" w:author="James Vu" w:date="2024-04-19T00:19:00Z">
                    <w:rPr>
                      <w:b/>
                      <w:bCs/>
                      <w:color w:val="000000"/>
                      <w:sz w:val="28"/>
                      <w:szCs w:val="28"/>
                    </w:rPr>
                  </w:rPrChange>
                </w:rPr>
                <w:t> </w:t>
              </w:r>
            </w:ins>
          </w:p>
        </w:tc>
        <w:tc>
          <w:tcPr>
            <w:tcW w:w="8358" w:type="dxa"/>
            <w:shd w:val="clear" w:color="auto" w:fill="auto"/>
            <w:noWrap/>
            <w:vAlign w:val="center"/>
            <w:hideMark/>
            <w:tcPrChange w:id="8624" w:author="James Vu" w:date="2024-04-19T00:20:00Z">
              <w:tcPr>
                <w:tcW w:w="8358" w:type="dxa"/>
                <w:shd w:val="clear" w:color="auto" w:fill="auto"/>
                <w:noWrap/>
                <w:vAlign w:val="center"/>
                <w:hideMark/>
              </w:tcPr>
            </w:tcPrChange>
          </w:tcPr>
          <w:p w14:paraId="125F6BED" w14:textId="77777777" w:rsidR="004D28C1" w:rsidRPr="003C02FF" w:rsidRDefault="004D28C1" w:rsidP="004D28C1">
            <w:pPr>
              <w:rPr>
                <w:ins w:id="8625" w:author="James Vu" w:date="2024-04-19T00:01:00Z"/>
                <w:rPrChange w:id="8626" w:author="James Vu" w:date="2024-04-19T00:19:00Z">
                  <w:rPr>
                    <w:ins w:id="8627" w:author="James Vu" w:date="2024-04-19T00:01:00Z"/>
                    <w:sz w:val="28"/>
                    <w:szCs w:val="28"/>
                  </w:rPr>
                </w:rPrChange>
              </w:rPr>
            </w:pPr>
            <w:ins w:id="8628" w:author="James Vu" w:date="2024-04-19T00:01:00Z">
              <w:r w:rsidRPr="003C02FF">
                <w:rPr>
                  <w:rPrChange w:id="8629" w:author="James Vu" w:date="2024-04-19T00:19:00Z">
                    <w:rPr>
                      <w:sz w:val="28"/>
                      <w:szCs w:val="28"/>
                    </w:rPr>
                  </w:rPrChange>
                </w:rPr>
                <w:t>Phân quyền truy cập dựa trên vai trò người dùng trong hệ thống.</w:t>
              </w:r>
            </w:ins>
          </w:p>
        </w:tc>
      </w:tr>
      <w:tr w:rsidR="003C02FF" w:rsidRPr="003C02FF" w14:paraId="0E17351A" w14:textId="77777777" w:rsidTr="003C02FF">
        <w:trPr>
          <w:trHeight w:val="360"/>
          <w:ins w:id="8630" w:author="James Vu" w:date="2024-04-19T00:01:00Z"/>
          <w:trPrChange w:id="8631" w:author="James Vu" w:date="2024-04-19T00:20:00Z">
            <w:trPr>
              <w:trHeight w:val="360"/>
            </w:trPr>
          </w:trPrChange>
        </w:trPr>
        <w:tc>
          <w:tcPr>
            <w:tcW w:w="704" w:type="dxa"/>
            <w:shd w:val="clear" w:color="auto" w:fill="auto"/>
            <w:noWrap/>
            <w:vAlign w:val="center"/>
            <w:hideMark/>
            <w:tcPrChange w:id="8632" w:author="James Vu" w:date="2024-04-19T00:20:00Z">
              <w:tcPr>
                <w:tcW w:w="704" w:type="dxa"/>
                <w:shd w:val="clear" w:color="auto" w:fill="auto"/>
                <w:noWrap/>
                <w:vAlign w:val="center"/>
                <w:hideMark/>
              </w:tcPr>
            </w:tcPrChange>
          </w:tcPr>
          <w:p w14:paraId="58A68C78" w14:textId="77777777" w:rsidR="004D28C1" w:rsidRPr="003C02FF" w:rsidRDefault="004D28C1" w:rsidP="004D28C1">
            <w:pPr>
              <w:jc w:val="center"/>
              <w:rPr>
                <w:ins w:id="8633" w:author="James Vu" w:date="2024-04-19T00:01:00Z"/>
                <w:b/>
                <w:bCs/>
                <w:color w:val="000000"/>
                <w:rPrChange w:id="8634" w:author="James Vu" w:date="2024-04-19T00:19:00Z">
                  <w:rPr>
                    <w:ins w:id="8635" w:author="James Vu" w:date="2024-04-19T00:01:00Z"/>
                    <w:b/>
                    <w:bCs/>
                    <w:color w:val="000000"/>
                    <w:sz w:val="28"/>
                    <w:szCs w:val="28"/>
                  </w:rPr>
                </w:rPrChange>
              </w:rPr>
            </w:pPr>
            <w:ins w:id="8636" w:author="James Vu" w:date="2024-04-19T00:01:00Z">
              <w:r w:rsidRPr="003C02FF">
                <w:rPr>
                  <w:b/>
                  <w:bCs/>
                  <w:color w:val="000000"/>
                  <w:rPrChange w:id="8637" w:author="James Vu" w:date="2024-04-19T00:19:00Z">
                    <w:rPr>
                      <w:b/>
                      <w:bCs/>
                      <w:color w:val="000000"/>
                      <w:sz w:val="28"/>
                      <w:szCs w:val="28"/>
                    </w:rPr>
                  </w:rPrChange>
                </w:rPr>
                <w:t> </w:t>
              </w:r>
            </w:ins>
          </w:p>
        </w:tc>
        <w:tc>
          <w:tcPr>
            <w:tcW w:w="8358" w:type="dxa"/>
            <w:shd w:val="clear" w:color="auto" w:fill="auto"/>
            <w:noWrap/>
            <w:vAlign w:val="center"/>
            <w:hideMark/>
            <w:tcPrChange w:id="8638" w:author="James Vu" w:date="2024-04-19T00:20:00Z">
              <w:tcPr>
                <w:tcW w:w="8358" w:type="dxa"/>
                <w:shd w:val="clear" w:color="auto" w:fill="auto"/>
                <w:noWrap/>
                <w:vAlign w:val="center"/>
                <w:hideMark/>
              </w:tcPr>
            </w:tcPrChange>
          </w:tcPr>
          <w:p w14:paraId="0867B854" w14:textId="77777777" w:rsidR="004D28C1" w:rsidRPr="003C02FF" w:rsidRDefault="004D28C1" w:rsidP="004D28C1">
            <w:pPr>
              <w:rPr>
                <w:ins w:id="8639" w:author="James Vu" w:date="2024-04-19T00:01:00Z"/>
                <w:rPrChange w:id="8640" w:author="James Vu" w:date="2024-04-19T00:19:00Z">
                  <w:rPr>
                    <w:ins w:id="8641" w:author="James Vu" w:date="2024-04-19T00:01:00Z"/>
                    <w:sz w:val="28"/>
                    <w:szCs w:val="28"/>
                  </w:rPr>
                </w:rPrChange>
              </w:rPr>
            </w:pPr>
            <w:ins w:id="8642" w:author="James Vu" w:date="2024-04-19T00:01:00Z">
              <w:r w:rsidRPr="003C02FF">
                <w:rPr>
                  <w:rPrChange w:id="8643" w:author="James Vu" w:date="2024-04-19T00:19:00Z">
                    <w:rPr>
                      <w:sz w:val="28"/>
                      <w:szCs w:val="28"/>
                    </w:rPr>
                  </w:rPrChange>
                </w:rPr>
                <w:t>Xác thực và bảo mật đa yếu tố cho các tài khoản.</w:t>
              </w:r>
            </w:ins>
          </w:p>
        </w:tc>
      </w:tr>
      <w:tr w:rsidR="003C02FF" w:rsidRPr="003C02FF" w14:paraId="648D3944" w14:textId="77777777" w:rsidTr="003C02FF">
        <w:trPr>
          <w:trHeight w:val="360"/>
          <w:ins w:id="8644" w:author="James Vu" w:date="2024-04-19T00:01:00Z"/>
          <w:trPrChange w:id="8645" w:author="James Vu" w:date="2024-04-19T00:20:00Z">
            <w:trPr>
              <w:trHeight w:val="360"/>
            </w:trPr>
          </w:trPrChange>
        </w:trPr>
        <w:tc>
          <w:tcPr>
            <w:tcW w:w="704" w:type="dxa"/>
            <w:shd w:val="clear" w:color="auto" w:fill="auto"/>
            <w:noWrap/>
            <w:vAlign w:val="center"/>
            <w:hideMark/>
            <w:tcPrChange w:id="8646" w:author="James Vu" w:date="2024-04-19T00:20:00Z">
              <w:tcPr>
                <w:tcW w:w="704" w:type="dxa"/>
                <w:shd w:val="clear" w:color="auto" w:fill="auto"/>
                <w:noWrap/>
                <w:vAlign w:val="center"/>
                <w:hideMark/>
              </w:tcPr>
            </w:tcPrChange>
          </w:tcPr>
          <w:p w14:paraId="2B5CDDF8" w14:textId="77777777" w:rsidR="004D28C1" w:rsidRPr="003C02FF" w:rsidRDefault="004D28C1" w:rsidP="004D28C1">
            <w:pPr>
              <w:jc w:val="center"/>
              <w:rPr>
                <w:ins w:id="8647" w:author="James Vu" w:date="2024-04-19T00:01:00Z"/>
                <w:b/>
                <w:bCs/>
                <w:color w:val="000000"/>
                <w:rPrChange w:id="8648" w:author="James Vu" w:date="2024-04-19T00:19:00Z">
                  <w:rPr>
                    <w:ins w:id="8649" w:author="James Vu" w:date="2024-04-19T00:01:00Z"/>
                    <w:b/>
                    <w:bCs/>
                    <w:color w:val="000000"/>
                    <w:sz w:val="28"/>
                    <w:szCs w:val="28"/>
                  </w:rPr>
                </w:rPrChange>
              </w:rPr>
            </w:pPr>
            <w:ins w:id="8650" w:author="James Vu" w:date="2024-04-19T00:01:00Z">
              <w:r w:rsidRPr="003C02FF">
                <w:rPr>
                  <w:b/>
                  <w:bCs/>
                  <w:color w:val="000000"/>
                  <w:rPrChange w:id="8651" w:author="James Vu" w:date="2024-04-19T00:19:00Z">
                    <w:rPr>
                      <w:b/>
                      <w:bCs/>
                      <w:color w:val="000000"/>
                      <w:sz w:val="28"/>
                      <w:szCs w:val="28"/>
                    </w:rPr>
                  </w:rPrChange>
                </w:rPr>
                <w:t> </w:t>
              </w:r>
            </w:ins>
          </w:p>
        </w:tc>
        <w:tc>
          <w:tcPr>
            <w:tcW w:w="8358" w:type="dxa"/>
            <w:shd w:val="clear" w:color="auto" w:fill="auto"/>
            <w:noWrap/>
            <w:vAlign w:val="center"/>
            <w:hideMark/>
            <w:tcPrChange w:id="8652" w:author="James Vu" w:date="2024-04-19T00:20:00Z">
              <w:tcPr>
                <w:tcW w:w="8358" w:type="dxa"/>
                <w:shd w:val="clear" w:color="auto" w:fill="auto"/>
                <w:noWrap/>
                <w:vAlign w:val="center"/>
                <w:hideMark/>
              </w:tcPr>
            </w:tcPrChange>
          </w:tcPr>
          <w:p w14:paraId="24BC3D6D" w14:textId="77777777" w:rsidR="004D28C1" w:rsidRPr="003C02FF" w:rsidRDefault="004D28C1" w:rsidP="004D28C1">
            <w:pPr>
              <w:rPr>
                <w:ins w:id="8653" w:author="James Vu" w:date="2024-04-19T00:01:00Z"/>
                <w:rPrChange w:id="8654" w:author="James Vu" w:date="2024-04-19T00:19:00Z">
                  <w:rPr>
                    <w:ins w:id="8655" w:author="James Vu" w:date="2024-04-19T00:01:00Z"/>
                    <w:sz w:val="28"/>
                    <w:szCs w:val="28"/>
                  </w:rPr>
                </w:rPrChange>
              </w:rPr>
            </w:pPr>
            <w:ins w:id="8656" w:author="James Vu" w:date="2024-04-19T00:01:00Z">
              <w:r w:rsidRPr="003C02FF">
                <w:rPr>
                  <w:rPrChange w:id="8657" w:author="James Vu" w:date="2024-04-19T00:19:00Z">
                    <w:rPr>
                      <w:sz w:val="28"/>
                      <w:szCs w:val="28"/>
                    </w:rPr>
                  </w:rPrChange>
                </w:rPr>
                <w:t>Kiểm soát và theo dõi hoạt động đăng nhập của người dùng.</w:t>
              </w:r>
            </w:ins>
          </w:p>
        </w:tc>
      </w:tr>
      <w:tr w:rsidR="003C02FF" w:rsidRPr="003C02FF" w14:paraId="02552171" w14:textId="77777777" w:rsidTr="003C02FF">
        <w:trPr>
          <w:trHeight w:val="360"/>
          <w:ins w:id="8658" w:author="James Vu" w:date="2024-04-19T00:01:00Z"/>
          <w:trPrChange w:id="8659" w:author="James Vu" w:date="2024-04-19T00:20:00Z">
            <w:trPr>
              <w:trHeight w:val="360"/>
            </w:trPr>
          </w:trPrChange>
        </w:trPr>
        <w:tc>
          <w:tcPr>
            <w:tcW w:w="704" w:type="dxa"/>
            <w:shd w:val="clear" w:color="auto" w:fill="auto"/>
            <w:noWrap/>
            <w:vAlign w:val="center"/>
            <w:hideMark/>
            <w:tcPrChange w:id="8660" w:author="James Vu" w:date="2024-04-19T00:20:00Z">
              <w:tcPr>
                <w:tcW w:w="704" w:type="dxa"/>
                <w:shd w:val="clear" w:color="auto" w:fill="auto"/>
                <w:noWrap/>
                <w:vAlign w:val="center"/>
                <w:hideMark/>
              </w:tcPr>
            </w:tcPrChange>
          </w:tcPr>
          <w:p w14:paraId="18DAC829" w14:textId="77777777" w:rsidR="004D28C1" w:rsidRPr="003C02FF" w:rsidRDefault="004D28C1" w:rsidP="004D28C1">
            <w:pPr>
              <w:jc w:val="center"/>
              <w:rPr>
                <w:ins w:id="8661" w:author="James Vu" w:date="2024-04-19T00:01:00Z"/>
                <w:b/>
                <w:bCs/>
                <w:color w:val="000000"/>
                <w:rPrChange w:id="8662" w:author="James Vu" w:date="2024-04-19T00:19:00Z">
                  <w:rPr>
                    <w:ins w:id="8663" w:author="James Vu" w:date="2024-04-19T00:01:00Z"/>
                    <w:b/>
                    <w:bCs/>
                    <w:color w:val="000000"/>
                    <w:sz w:val="28"/>
                    <w:szCs w:val="28"/>
                  </w:rPr>
                </w:rPrChange>
              </w:rPr>
            </w:pPr>
            <w:ins w:id="8664" w:author="James Vu" w:date="2024-04-19T00:01:00Z">
              <w:r w:rsidRPr="003C02FF">
                <w:rPr>
                  <w:b/>
                  <w:bCs/>
                  <w:color w:val="000000"/>
                  <w:rPrChange w:id="8665" w:author="James Vu" w:date="2024-04-19T00:19:00Z">
                    <w:rPr>
                      <w:b/>
                      <w:bCs/>
                      <w:color w:val="000000"/>
                      <w:sz w:val="28"/>
                      <w:szCs w:val="28"/>
                    </w:rPr>
                  </w:rPrChange>
                </w:rPr>
                <w:t> </w:t>
              </w:r>
            </w:ins>
          </w:p>
        </w:tc>
        <w:tc>
          <w:tcPr>
            <w:tcW w:w="8358" w:type="dxa"/>
            <w:shd w:val="clear" w:color="auto" w:fill="auto"/>
            <w:noWrap/>
            <w:vAlign w:val="center"/>
            <w:hideMark/>
            <w:tcPrChange w:id="8666" w:author="James Vu" w:date="2024-04-19T00:20:00Z">
              <w:tcPr>
                <w:tcW w:w="8358" w:type="dxa"/>
                <w:shd w:val="clear" w:color="auto" w:fill="auto"/>
                <w:noWrap/>
                <w:vAlign w:val="center"/>
                <w:hideMark/>
              </w:tcPr>
            </w:tcPrChange>
          </w:tcPr>
          <w:p w14:paraId="1C3D9A4C" w14:textId="77777777" w:rsidR="004D28C1" w:rsidRPr="003C02FF" w:rsidRDefault="004D28C1" w:rsidP="004D28C1">
            <w:pPr>
              <w:rPr>
                <w:ins w:id="8667" w:author="James Vu" w:date="2024-04-19T00:01:00Z"/>
                <w:rPrChange w:id="8668" w:author="James Vu" w:date="2024-04-19T00:19:00Z">
                  <w:rPr>
                    <w:ins w:id="8669" w:author="James Vu" w:date="2024-04-19T00:01:00Z"/>
                    <w:sz w:val="28"/>
                    <w:szCs w:val="28"/>
                  </w:rPr>
                </w:rPrChange>
              </w:rPr>
            </w:pPr>
            <w:ins w:id="8670" w:author="James Vu" w:date="2024-04-19T00:01:00Z">
              <w:r w:rsidRPr="003C02FF">
                <w:rPr>
                  <w:rPrChange w:id="8671" w:author="James Vu" w:date="2024-04-19T00:19:00Z">
                    <w:rPr>
                      <w:sz w:val="28"/>
                      <w:szCs w:val="28"/>
                    </w:rPr>
                  </w:rPrChange>
                </w:rPr>
                <w:t>Thiết lập và quản lý các nhóm người dùng theo chức năng và khu vực.</w:t>
              </w:r>
            </w:ins>
          </w:p>
        </w:tc>
      </w:tr>
      <w:tr w:rsidR="003C02FF" w:rsidRPr="003C02FF" w14:paraId="05F381F0" w14:textId="77777777" w:rsidTr="003C02FF">
        <w:trPr>
          <w:trHeight w:val="360"/>
          <w:ins w:id="8672" w:author="James Vu" w:date="2024-04-19T00:01:00Z"/>
          <w:trPrChange w:id="8673" w:author="James Vu" w:date="2024-04-19T00:20:00Z">
            <w:trPr>
              <w:trHeight w:val="360"/>
            </w:trPr>
          </w:trPrChange>
        </w:trPr>
        <w:tc>
          <w:tcPr>
            <w:tcW w:w="704" w:type="dxa"/>
            <w:shd w:val="clear" w:color="auto" w:fill="auto"/>
            <w:noWrap/>
            <w:vAlign w:val="center"/>
            <w:hideMark/>
            <w:tcPrChange w:id="8674" w:author="James Vu" w:date="2024-04-19T00:20:00Z">
              <w:tcPr>
                <w:tcW w:w="704" w:type="dxa"/>
                <w:shd w:val="clear" w:color="auto" w:fill="auto"/>
                <w:noWrap/>
                <w:vAlign w:val="center"/>
                <w:hideMark/>
              </w:tcPr>
            </w:tcPrChange>
          </w:tcPr>
          <w:p w14:paraId="16F098A3" w14:textId="77777777" w:rsidR="004D28C1" w:rsidRPr="003C02FF" w:rsidRDefault="004D28C1" w:rsidP="004D28C1">
            <w:pPr>
              <w:jc w:val="center"/>
              <w:rPr>
                <w:ins w:id="8675" w:author="James Vu" w:date="2024-04-19T00:01:00Z"/>
                <w:b/>
                <w:bCs/>
                <w:color w:val="000000"/>
                <w:rPrChange w:id="8676" w:author="James Vu" w:date="2024-04-19T00:23:00Z">
                  <w:rPr>
                    <w:ins w:id="8677" w:author="James Vu" w:date="2024-04-19T00:01:00Z"/>
                    <w:b/>
                    <w:bCs/>
                    <w:color w:val="000000"/>
                    <w:sz w:val="28"/>
                    <w:szCs w:val="28"/>
                  </w:rPr>
                </w:rPrChange>
              </w:rPr>
            </w:pPr>
            <w:ins w:id="8678" w:author="James Vu" w:date="2024-04-19T00:01:00Z">
              <w:r w:rsidRPr="003C02FF">
                <w:rPr>
                  <w:b/>
                  <w:bCs/>
                  <w:color w:val="000000"/>
                  <w:rPrChange w:id="8679" w:author="James Vu" w:date="2024-04-19T00:23:00Z">
                    <w:rPr>
                      <w:b/>
                      <w:bCs/>
                      <w:color w:val="000000"/>
                      <w:sz w:val="28"/>
                      <w:szCs w:val="28"/>
                    </w:rPr>
                  </w:rPrChange>
                </w:rPr>
                <w:t>2</w:t>
              </w:r>
            </w:ins>
          </w:p>
        </w:tc>
        <w:tc>
          <w:tcPr>
            <w:tcW w:w="8358" w:type="dxa"/>
            <w:shd w:val="clear" w:color="auto" w:fill="auto"/>
            <w:noWrap/>
            <w:vAlign w:val="center"/>
            <w:hideMark/>
            <w:tcPrChange w:id="8680" w:author="James Vu" w:date="2024-04-19T00:20:00Z">
              <w:tcPr>
                <w:tcW w:w="8358" w:type="dxa"/>
                <w:shd w:val="clear" w:color="auto" w:fill="auto"/>
                <w:noWrap/>
                <w:vAlign w:val="center"/>
                <w:hideMark/>
              </w:tcPr>
            </w:tcPrChange>
          </w:tcPr>
          <w:p w14:paraId="271C5B9E" w14:textId="77777777" w:rsidR="004D28C1" w:rsidRPr="003C02FF" w:rsidRDefault="004D28C1" w:rsidP="004D28C1">
            <w:pPr>
              <w:rPr>
                <w:ins w:id="8681" w:author="James Vu" w:date="2024-04-19T00:01:00Z"/>
                <w:b/>
                <w:bCs/>
                <w:color w:val="0D0D0D"/>
                <w:rPrChange w:id="8682" w:author="James Vu" w:date="2024-04-19T00:23:00Z">
                  <w:rPr>
                    <w:ins w:id="8683" w:author="James Vu" w:date="2024-04-19T00:01:00Z"/>
                    <w:color w:val="0D0D0D"/>
                    <w:sz w:val="28"/>
                    <w:szCs w:val="28"/>
                  </w:rPr>
                </w:rPrChange>
              </w:rPr>
            </w:pPr>
            <w:ins w:id="8684" w:author="James Vu" w:date="2024-04-19T00:01:00Z">
              <w:r w:rsidRPr="003C02FF">
                <w:rPr>
                  <w:b/>
                  <w:bCs/>
                  <w:color w:val="0D0D0D"/>
                  <w:rPrChange w:id="8685" w:author="James Vu" w:date="2024-04-19T00:23:00Z">
                    <w:rPr>
                      <w:color w:val="0D0D0D"/>
                      <w:sz w:val="28"/>
                      <w:szCs w:val="28"/>
                    </w:rPr>
                  </w:rPrChange>
                </w:rPr>
                <w:t>Quản lý Thông Tin và Dữ Liệu Thủy Sản</w:t>
              </w:r>
            </w:ins>
          </w:p>
        </w:tc>
      </w:tr>
      <w:tr w:rsidR="003C02FF" w:rsidRPr="003C02FF" w14:paraId="73CCEBD7" w14:textId="77777777" w:rsidTr="003C02FF">
        <w:trPr>
          <w:trHeight w:val="360"/>
          <w:ins w:id="8686" w:author="James Vu" w:date="2024-04-19T00:01:00Z"/>
          <w:trPrChange w:id="8687" w:author="James Vu" w:date="2024-04-19T00:20:00Z">
            <w:trPr>
              <w:trHeight w:val="360"/>
            </w:trPr>
          </w:trPrChange>
        </w:trPr>
        <w:tc>
          <w:tcPr>
            <w:tcW w:w="704" w:type="dxa"/>
            <w:shd w:val="clear" w:color="auto" w:fill="auto"/>
            <w:noWrap/>
            <w:vAlign w:val="center"/>
            <w:hideMark/>
            <w:tcPrChange w:id="8688" w:author="James Vu" w:date="2024-04-19T00:20:00Z">
              <w:tcPr>
                <w:tcW w:w="704" w:type="dxa"/>
                <w:shd w:val="clear" w:color="auto" w:fill="auto"/>
                <w:noWrap/>
                <w:vAlign w:val="center"/>
                <w:hideMark/>
              </w:tcPr>
            </w:tcPrChange>
          </w:tcPr>
          <w:p w14:paraId="69CC76E1" w14:textId="77777777" w:rsidR="004D28C1" w:rsidRPr="003C02FF" w:rsidRDefault="004D28C1" w:rsidP="004D28C1">
            <w:pPr>
              <w:jc w:val="center"/>
              <w:rPr>
                <w:ins w:id="8689" w:author="James Vu" w:date="2024-04-19T00:01:00Z"/>
                <w:b/>
                <w:bCs/>
                <w:color w:val="000000"/>
                <w:rPrChange w:id="8690" w:author="James Vu" w:date="2024-04-19T00:19:00Z">
                  <w:rPr>
                    <w:ins w:id="8691" w:author="James Vu" w:date="2024-04-19T00:01:00Z"/>
                    <w:b/>
                    <w:bCs/>
                    <w:color w:val="000000"/>
                    <w:sz w:val="28"/>
                    <w:szCs w:val="28"/>
                  </w:rPr>
                </w:rPrChange>
              </w:rPr>
            </w:pPr>
            <w:ins w:id="8692" w:author="James Vu" w:date="2024-04-19T00:01:00Z">
              <w:r w:rsidRPr="003C02FF">
                <w:rPr>
                  <w:b/>
                  <w:bCs/>
                  <w:color w:val="000000"/>
                  <w:rPrChange w:id="8693" w:author="James Vu" w:date="2024-04-19T00:19:00Z">
                    <w:rPr>
                      <w:b/>
                      <w:bCs/>
                      <w:color w:val="000000"/>
                      <w:sz w:val="28"/>
                      <w:szCs w:val="28"/>
                    </w:rPr>
                  </w:rPrChange>
                </w:rPr>
                <w:lastRenderedPageBreak/>
                <w:t> </w:t>
              </w:r>
            </w:ins>
          </w:p>
        </w:tc>
        <w:tc>
          <w:tcPr>
            <w:tcW w:w="8358" w:type="dxa"/>
            <w:shd w:val="clear" w:color="auto" w:fill="auto"/>
            <w:noWrap/>
            <w:vAlign w:val="center"/>
            <w:hideMark/>
            <w:tcPrChange w:id="8694" w:author="James Vu" w:date="2024-04-19T00:20:00Z">
              <w:tcPr>
                <w:tcW w:w="8358" w:type="dxa"/>
                <w:shd w:val="clear" w:color="auto" w:fill="auto"/>
                <w:noWrap/>
                <w:vAlign w:val="center"/>
                <w:hideMark/>
              </w:tcPr>
            </w:tcPrChange>
          </w:tcPr>
          <w:p w14:paraId="63F97366" w14:textId="77777777" w:rsidR="004D28C1" w:rsidRPr="003C02FF" w:rsidRDefault="004D28C1" w:rsidP="004D28C1">
            <w:pPr>
              <w:rPr>
                <w:ins w:id="8695" w:author="James Vu" w:date="2024-04-19T00:01:00Z"/>
                <w:color w:val="0D0D0D"/>
                <w:rPrChange w:id="8696" w:author="James Vu" w:date="2024-04-19T00:19:00Z">
                  <w:rPr>
                    <w:ins w:id="8697" w:author="James Vu" w:date="2024-04-19T00:01:00Z"/>
                    <w:color w:val="0D0D0D"/>
                    <w:sz w:val="28"/>
                    <w:szCs w:val="28"/>
                  </w:rPr>
                </w:rPrChange>
              </w:rPr>
            </w:pPr>
            <w:ins w:id="8698" w:author="James Vu" w:date="2024-04-19T00:01:00Z">
              <w:r w:rsidRPr="003C02FF">
                <w:rPr>
                  <w:color w:val="0D0D0D"/>
                  <w:rPrChange w:id="8699" w:author="James Vu" w:date="2024-04-19T00:19:00Z">
                    <w:rPr>
                      <w:color w:val="0D0D0D"/>
                      <w:sz w:val="28"/>
                      <w:szCs w:val="28"/>
                    </w:rPr>
                  </w:rPrChange>
                </w:rPr>
                <w:t>Công cụ tổng hợp cơ sở dữ liệu thủy sản</w:t>
              </w:r>
            </w:ins>
          </w:p>
        </w:tc>
      </w:tr>
      <w:tr w:rsidR="003C02FF" w:rsidRPr="003C02FF" w14:paraId="0967DA59" w14:textId="77777777" w:rsidTr="003C02FF">
        <w:trPr>
          <w:trHeight w:val="360"/>
          <w:ins w:id="8700" w:author="James Vu" w:date="2024-04-19T00:01:00Z"/>
          <w:trPrChange w:id="8701" w:author="James Vu" w:date="2024-04-19T00:20:00Z">
            <w:trPr>
              <w:trHeight w:val="360"/>
            </w:trPr>
          </w:trPrChange>
        </w:trPr>
        <w:tc>
          <w:tcPr>
            <w:tcW w:w="704" w:type="dxa"/>
            <w:shd w:val="clear" w:color="auto" w:fill="auto"/>
            <w:noWrap/>
            <w:vAlign w:val="center"/>
            <w:hideMark/>
            <w:tcPrChange w:id="8702" w:author="James Vu" w:date="2024-04-19T00:20:00Z">
              <w:tcPr>
                <w:tcW w:w="704" w:type="dxa"/>
                <w:shd w:val="clear" w:color="auto" w:fill="auto"/>
                <w:noWrap/>
                <w:vAlign w:val="center"/>
                <w:hideMark/>
              </w:tcPr>
            </w:tcPrChange>
          </w:tcPr>
          <w:p w14:paraId="17808481" w14:textId="77777777" w:rsidR="004D28C1" w:rsidRPr="003C02FF" w:rsidRDefault="004D28C1" w:rsidP="004D28C1">
            <w:pPr>
              <w:jc w:val="center"/>
              <w:rPr>
                <w:ins w:id="8703" w:author="James Vu" w:date="2024-04-19T00:01:00Z"/>
                <w:b/>
                <w:bCs/>
                <w:color w:val="000000"/>
                <w:rPrChange w:id="8704" w:author="James Vu" w:date="2024-04-19T00:19:00Z">
                  <w:rPr>
                    <w:ins w:id="8705" w:author="James Vu" w:date="2024-04-19T00:01:00Z"/>
                    <w:b/>
                    <w:bCs/>
                    <w:color w:val="000000"/>
                    <w:sz w:val="28"/>
                    <w:szCs w:val="28"/>
                  </w:rPr>
                </w:rPrChange>
              </w:rPr>
            </w:pPr>
            <w:ins w:id="8706" w:author="James Vu" w:date="2024-04-19T00:01:00Z">
              <w:r w:rsidRPr="003C02FF">
                <w:rPr>
                  <w:b/>
                  <w:bCs/>
                  <w:color w:val="000000"/>
                  <w:rPrChange w:id="8707" w:author="James Vu" w:date="2024-04-19T00:19:00Z">
                    <w:rPr>
                      <w:b/>
                      <w:bCs/>
                      <w:color w:val="000000"/>
                      <w:sz w:val="28"/>
                      <w:szCs w:val="28"/>
                    </w:rPr>
                  </w:rPrChange>
                </w:rPr>
                <w:t> </w:t>
              </w:r>
            </w:ins>
          </w:p>
        </w:tc>
        <w:tc>
          <w:tcPr>
            <w:tcW w:w="8358" w:type="dxa"/>
            <w:shd w:val="clear" w:color="auto" w:fill="auto"/>
            <w:noWrap/>
            <w:vAlign w:val="center"/>
            <w:hideMark/>
            <w:tcPrChange w:id="8708" w:author="James Vu" w:date="2024-04-19T00:20:00Z">
              <w:tcPr>
                <w:tcW w:w="8358" w:type="dxa"/>
                <w:shd w:val="clear" w:color="auto" w:fill="auto"/>
                <w:noWrap/>
                <w:vAlign w:val="center"/>
                <w:hideMark/>
              </w:tcPr>
            </w:tcPrChange>
          </w:tcPr>
          <w:p w14:paraId="386803D5" w14:textId="77777777" w:rsidR="004D28C1" w:rsidRPr="003C02FF" w:rsidRDefault="004D28C1" w:rsidP="004D28C1">
            <w:pPr>
              <w:rPr>
                <w:ins w:id="8709" w:author="James Vu" w:date="2024-04-19T00:01:00Z"/>
                <w:color w:val="0D0D0D"/>
                <w:rPrChange w:id="8710" w:author="James Vu" w:date="2024-04-19T00:19:00Z">
                  <w:rPr>
                    <w:ins w:id="8711" w:author="James Vu" w:date="2024-04-19T00:01:00Z"/>
                    <w:color w:val="0D0D0D"/>
                    <w:sz w:val="28"/>
                    <w:szCs w:val="28"/>
                  </w:rPr>
                </w:rPrChange>
              </w:rPr>
            </w:pPr>
            <w:ins w:id="8712" w:author="James Vu" w:date="2024-04-19T00:01:00Z">
              <w:r w:rsidRPr="003C02FF">
                <w:rPr>
                  <w:color w:val="0D0D0D"/>
                  <w:rPrChange w:id="8713" w:author="James Vu" w:date="2024-04-19T00:19:00Z">
                    <w:rPr>
                      <w:color w:val="0D0D0D"/>
                      <w:sz w:val="28"/>
                      <w:szCs w:val="28"/>
                    </w:rPr>
                  </w:rPrChange>
                </w:rPr>
                <w:t>Công cụ báo cáo thống kê ngành thủy sản</w:t>
              </w:r>
            </w:ins>
          </w:p>
        </w:tc>
      </w:tr>
      <w:tr w:rsidR="003C02FF" w:rsidRPr="003C02FF" w14:paraId="78F4739F" w14:textId="77777777" w:rsidTr="003C02FF">
        <w:trPr>
          <w:trHeight w:val="360"/>
          <w:ins w:id="8714" w:author="James Vu" w:date="2024-04-19T00:01:00Z"/>
          <w:trPrChange w:id="8715" w:author="James Vu" w:date="2024-04-19T00:20:00Z">
            <w:trPr>
              <w:trHeight w:val="360"/>
            </w:trPr>
          </w:trPrChange>
        </w:trPr>
        <w:tc>
          <w:tcPr>
            <w:tcW w:w="704" w:type="dxa"/>
            <w:shd w:val="clear" w:color="auto" w:fill="auto"/>
            <w:noWrap/>
            <w:vAlign w:val="center"/>
            <w:hideMark/>
            <w:tcPrChange w:id="8716" w:author="James Vu" w:date="2024-04-19T00:20:00Z">
              <w:tcPr>
                <w:tcW w:w="704" w:type="dxa"/>
                <w:shd w:val="clear" w:color="auto" w:fill="auto"/>
                <w:noWrap/>
                <w:vAlign w:val="center"/>
                <w:hideMark/>
              </w:tcPr>
            </w:tcPrChange>
          </w:tcPr>
          <w:p w14:paraId="7030453F" w14:textId="77777777" w:rsidR="004D28C1" w:rsidRPr="003C02FF" w:rsidRDefault="004D28C1" w:rsidP="004D28C1">
            <w:pPr>
              <w:jc w:val="center"/>
              <w:rPr>
                <w:ins w:id="8717" w:author="James Vu" w:date="2024-04-19T00:01:00Z"/>
                <w:b/>
                <w:bCs/>
                <w:color w:val="000000"/>
                <w:rPrChange w:id="8718" w:author="James Vu" w:date="2024-04-19T00:19:00Z">
                  <w:rPr>
                    <w:ins w:id="8719" w:author="James Vu" w:date="2024-04-19T00:01:00Z"/>
                    <w:b/>
                    <w:bCs/>
                    <w:color w:val="000000"/>
                    <w:sz w:val="28"/>
                    <w:szCs w:val="28"/>
                  </w:rPr>
                </w:rPrChange>
              </w:rPr>
            </w:pPr>
            <w:ins w:id="8720" w:author="James Vu" w:date="2024-04-19T00:01:00Z">
              <w:r w:rsidRPr="003C02FF">
                <w:rPr>
                  <w:b/>
                  <w:bCs/>
                  <w:color w:val="000000"/>
                  <w:rPrChange w:id="8721" w:author="James Vu" w:date="2024-04-19T00:19:00Z">
                    <w:rPr>
                      <w:b/>
                      <w:bCs/>
                      <w:color w:val="000000"/>
                      <w:sz w:val="28"/>
                      <w:szCs w:val="28"/>
                    </w:rPr>
                  </w:rPrChange>
                </w:rPr>
                <w:t> </w:t>
              </w:r>
            </w:ins>
          </w:p>
        </w:tc>
        <w:tc>
          <w:tcPr>
            <w:tcW w:w="8358" w:type="dxa"/>
            <w:shd w:val="clear" w:color="auto" w:fill="auto"/>
            <w:noWrap/>
            <w:vAlign w:val="center"/>
            <w:hideMark/>
            <w:tcPrChange w:id="8722" w:author="James Vu" w:date="2024-04-19T00:20:00Z">
              <w:tcPr>
                <w:tcW w:w="8358" w:type="dxa"/>
                <w:shd w:val="clear" w:color="auto" w:fill="auto"/>
                <w:noWrap/>
                <w:vAlign w:val="center"/>
                <w:hideMark/>
              </w:tcPr>
            </w:tcPrChange>
          </w:tcPr>
          <w:p w14:paraId="06DD7594" w14:textId="77777777" w:rsidR="004D28C1" w:rsidRPr="003C02FF" w:rsidRDefault="004D28C1" w:rsidP="004D28C1">
            <w:pPr>
              <w:rPr>
                <w:ins w:id="8723" w:author="James Vu" w:date="2024-04-19T00:01:00Z"/>
                <w:color w:val="0D0D0D"/>
                <w:rPrChange w:id="8724" w:author="James Vu" w:date="2024-04-19T00:19:00Z">
                  <w:rPr>
                    <w:ins w:id="8725" w:author="James Vu" w:date="2024-04-19T00:01:00Z"/>
                    <w:color w:val="0D0D0D"/>
                    <w:sz w:val="28"/>
                    <w:szCs w:val="28"/>
                  </w:rPr>
                </w:rPrChange>
              </w:rPr>
            </w:pPr>
            <w:ins w:id="8726" w:author="James Vu" w:date="2024-04-19T00:01:00Z">
              <w:r w:rsidRPr="003C02FF">
                <w:rPr>
                  <w:color w:val="0D0D0D"/>
                  <w:rPrChange w:id="8727" w:author="James Vu" w:date="2024-04-19T00:19:00Z">
                    <w:rPr>
                      <w:color w:val="0D0D0D"/>
                      <w:sz w:val="28"/>
                      <w:szCs w:val="28"/>
                    </w:rPr>
                  </w:rPrChange>
                </w:rPr>
                <w:t>Công cụ điều tra và cập nhật thông tin thủy sản</w:t>
              </w:r>
            </w:ins>
          </w:p>
        </w:tc>
      </w:tr>
      <w:tr w:rsidR="003C02FF" w:rsidRPr="003C02FF" w14:paraId="7DF645D9" w14:textId="77777777" w:rsidTr="003C02FF">
        <w:trPr>
          <w:trHeight w:val="360"/>
          <w:ins w:id="8728" w:author="James Vu" w:date="2024-04-19T00:01:00Z"/>
          <w:trPrChange w:id="8729" w:author="James Vu" w:date="2024-04-19T00:20:00Z">
            <w:trPr>
              <w:trHeight w:val="360"/>
            </w:trPr>
          </w:trPrChange>
        </w:trPr>
        <w:tc>
          <w:tcPr>
            <w:tcW w:w="704" w:type="dxa"/>
            <w:shd w:val="clear" w:color="auto" w:fill="auto"/>
            <w:noWrap/>
            <w:vAlign w:val="center"/>
            <w:hideMark/>
            <w:tcPrChange w:id="8730" w:author="James Vu" w:date="2024-04-19T00:20:00Z">
              <w:tcPr>
                <w:tcW w:w="704" w:type="dxa"/>
                <w:shd w:val="clear" w:color="auto" w:fill="auto"/>
                <w:noWrap/>
                <w:vAlign w:val="center"/>
                <w:hideMark/>
              </w:tcPr>
            </w:tcPrChange>
          </w:tcPr>
          <w:p w14:paraId="55049831" w14:textId="77777777" w:rsidR="004D28C1" w:rsidRPr="003C02FF" w:rsidRDefault="004D28C1" w:rsidP="004D28C1">
            <w:pPr>
              <w:jc w:val="center"/>
              <w:rPr>
                <w:ins w:id="8731" w:author="James Vu" w:date="2024-04-19T00:01:00Z"/>
                <w:b/>
                <w:bCs/>
                <w:color w:val="000000"/>
                <w:rPrChange w:id="8732" w:author="James Vu" w:date="2024-04-19T00:23:00Z">
                  <w:rPr>
                    <w:ins w:id="8733" w:author="James Vu" w:date="2024-04-19T00:01:00Z"/>
                    <w:b/>
                    <w:bCs/>
                    <w:color w:val="000000"/>
                    <w:sz w:val="28"/>
                    <w:szCs w:val="28"/>
                  </w:rPr>
                </w:rPrChange>
              </w:rPr>
            </w:pPr>
            <w:ins w:id="8734" w:author="James Vu" w:date="2024-04-19T00:01:00Z">
              <w:r w:rsidRPr="003C02FF">
                <w:rPr>
                  <w:b/>
                  <w:bCs/>
                  <w:color w:val="000000"/>
                  <w:rPrChange w:id="8735" w:author="James Vu" w:date="2024-04-19T00:23:00Z">
                    <w:rPr>
                      <w:b/>
                      <w:bCs/>
                      <w:color w:val="000000"/>
                      <w:sz w:val="28"/>
                      <w:szCs w:val="28"/>
                    </w:rPr>
                  </w:rPrChange>
                </w:rPr>
                <w:t>3</w:t>
              </w:r>
            </w:ins>
          </w:p>
        </w:tc>
        <w:tc>
          <w:tcPr>
            <w:tcW w:w="8358" w:type="dxa"/>
            <w:shd w:val="clear" w:color="auto" w:fill="auto"/>
            <w:noWrap/>
            <w:vAlign w:val="center"/>
            <w:hideMark/>
            <w:tcPrChange w:id="8736" w:author="James Vu" w:date="2024-04-19T00:20:00Z">
              <w:tcPr>
                <w:tcW w:w="8358" w:type="dxa"/>
                <w:shd w:val="clear" w:color="auto" w:fill="auto"/>
                <w:noWrap/>
                <w:vAlign w:val="center"/>
                <w:hideMark/>
              </w:tcPr>
            </w:tcPrChange>
          </w:tcPr>
          <w:p w14:paraId="2C4F6C30" w14:textId="77777777" w:rsidR="004D28C1" w:rsidRPr="003C02FF" w:rsidRDefault="004D28C1" w:rsidP="004D28C1">
            <w:pPr>
              <w:rPr>
                <w:ins w:id="8737" w:author="James Vu" w:date="2024-04-19T00:01:00Z"/>
                <w:b/>
                <w:bCs/>
                <w:color w:val="0D0D0D"/>
                <w:rPrChange w:id="8738" w:author="James Vu" w:date="2024-04-19T00:23:00Z">
                  <w:rPr>
                    <w:ins w:id="8739" w:author="James Vu" w:date="2024-04-19T00:01:00Z"/>
                    <w:color w:val="0D0D0D"/>
                    <w:sz w:val="28"/>
                    <w:szCs w:val="28"/>
                  </w:rPr>
                </w:rPrChange>
              </w:rPr>
            </w:pPr>
            <w:ins w:id="8740" w:author="James Vu" w:date="2024-04-19T00:01:00Z">
              <w:r w:rsidRPr="003C02FF">
                <w:rPr>
                  <w:b/>
                  <w:bCs/>
                  <w:color w:val="0D0D0D"/>
                  <w:rPrChange w:id="8741" w:author="James Vu" w:date="2024-04-19T00:23:00Z">
                    <w:rPr>
                      <w:color w:val="0D0D0D"/>
                      <w:sz w:val="28"/>
                      <w:szCs w:val="28"/>
                    </w:rPr>
                  </w:rPrChange>
                </w:rPr>
                <w:t>Quản Lý và Điều Hướng Khai Thác Thủy Sản</w:t>
              </w:r>
            </w:ins>
          </w:p>
        </w:tc>
      </w:tr>
      <w:tr w:rsidR="003C02FF" w:rsidRPr="003C02FF" w14:paraId="088A0415" w14:textId="77777777" w:rsidTr="003C02FF">
        <w:trPr>
          <w:trHeight w:val="360"/>
          <w:ins w:id="8742" w:author="James Vu" w:date="2024-04-19T00:01:00Z"/>
          <w:trPrChange w:id="8743" w:author="James Vu" w:date="2024-04-19T00:20:00Z">
            <w:trPr>
              <w:trHeight w:val="360"/>
            </w:trPr>
          </w:trPrChange>
        </w:trPr>
        <w:tc>
          <w:tcPr>
            <w:tcW w:w="704" w:type="dxa"/>
            <w:shd w:val="clear" w:color="auto" w:fill="auto"/>
            <w:noWrap/>
            <w:vAlign w:val="center"/>
            <w:hideMark/>
            <w:tcPrChange w:id="8744" w:author="James Vu" w:date="2024-04-19T00:20:00Z">
              <w:tcPr>
                <w:tcW w:w="704" w:type="dxa"/>
                <w:shd w:val="clear" w:color="auto" w:fill="auto"/>
                <w:noWrap/>
                <w:vAlign w:val="center"/>
                <w:hideMark/>
              </w:tcPr>
            </w:tcPrChange>
          </w:tcPr>
          <w:p w14:paraId="6BE2A2EB" w14:textId="77777777" w:rsidR="004D28C1" w:rsidRPr="003C02FF" w:rsidRDefault="004D28C1" w:rsidP="004D28C1">
            <w:pPr>
              <w:jc w:val="center"/>
              <w:rPr>
                <w:ins w:id="8745" w:author="James Vu" w:date="2024-04-19T00:01:00Z"/>
                <w:b/>
                <w:bCs/>
                <w:color w:val="000000"/>
                <w:rPrChange w:id="8746" w:author="James Vu" w:date="2024-04-19T00:19:00Z">
                  <w:rPr>
                    <w:ins w:id="8747" w:author="James Vu" w:date="2024-04-19T00:01:00Z"/>
                    <w:b/>
                    <w:bCs/>
                    <w:color w:val="000000"/>
                    <w:sz w:val="28"/>
                    <w:szCs w:val="28"/>
                  </w:rPr>
                </w:rPrChange>
              </w:rPr>
            </w:pPr>
            <w:ins w:id="8748" w:author="James Vu" w:date="2024-04-19T00:01:00Z">
              <w:r w:rsidRPr="003C02FF">
                <w:rPr>
                  <w:b/>
                  <w:bCs/>
                  <w:color w:val="000000"/>
                  <w:rPrChange w:id="8749" w:author="James Vu" w:date="2024-04-19T00:19:00Z">
                    <w:rPr>
                      <w:b/>
                      <w:bCs/>
                      <w:color w:val="000000"/>
                      <w:sz w:val="28"/>
                      <w:szCs w:val="28"/>
                    </w:rPr>
                  </w:rPrChange>
                </w:rPr>
                <w:t> </w:t>
              </w:r>
            </w:ins>
          </w:p>
        </w:tc>
        <w:tc>
          <w:tcPr>
            <w:tcW w:w="8358" w:type="dxa"/>
            <w:shd w:val="clear" w:color="auto" w:fill="auto"/>
            <w:noWrap/>
            <w:vAlign w:val="center"/>
            <w:hideMark/>
            <w:tcPrChange w:id="8750" w:author="James Vu" w:date="2024-04-19T00:20:00Z">
              <w:tcPr>
                <w:tcW w:w="8358" w:type="dxa"/>
                <w:shd w:val="clear" w:color="auto" w:fill="auto"/>
                <w:noWrap/>
                <w:vAlign w:val="center"/>
                <w:hideMark/>
              </w:tcPr>
            </w:tcPrChange>
          </w:tcPr>
          <w:p w14:paraId="709112C5" w14:textId="77777777" w:rsidR="004D28C1" w:rsidRPr="003C02FF" w:rsidRDefault="004D28C1" w:rsidP="004D28C1">
            <w:pPr>
              <w:rPr>
                <w:ins w:id="8751" w:author="James Vu" w:date="2024-04-19T00:01:00Z"/>
                <w:color w:val="0D0D0D"/>
                <w:rPrChange w:id="8752" w:author="James Vu" w:date="2024-04-19T00:19:00Z">
                  <w:rPr>
                    <w:ins w:id="8753" w:author="James Vu" w:date="2024-04-19T00:01:00Z"/>
                    <w:color w:val="0D0D0D"/>
                    <w:sz w:val="28"/>
                    <w:szCs w:val="28"/>
                  </w:rPr>
                </w:rPrChange>
              </w:rPr>
            </w:pPr>
            <w:ins w:id="8754" w:author="James Vu" w:date="2024-04-19T00:01:00Z">
              <w:r w:rsidRPr="003C02FF">
                <w:rPr>
                  <w:color w:val="0D0D0D"/>
                  <w:rPrChange w:id="8755" w:author="James Vu" w:date="2024-04-19T00:19:00Z">
                    <w:rPr>
                      <w:color w:val="0D0D0D"/>
                      <w:sz w:val="28"/>
                      <w:szCs w:val="28"/>
                    </w:rPr>
                  </w:rPrChange>
                </w:rPr>
                <w:t>Công cụ quản lý hoạt động khai thác</w:t>
              </w:r>
            </w:ins>
          </w:p>
        </w:tc>
      </w:tr>
      <w:tr w:rsidR="003C02FF" w:rsidRPr="003C02FF" w14:paraId="0455FCB6" w14:textId="77777777" w:rsidTr="003C02FF">
        <w:trPr>
          <w:trHeight w:val="360"/>
          <w:ins w:id="8756" w:author="James Vu" w:date="2024-04-19T00:01:00Z"/>
          <w:trPrChange w:id="8757" w:author="James Vu" w:date="2024-04-19T00:20:00Z">
            <w:trPr>
              <w:trHeight w:val="360"/>
            </w:trPr>
          </w:trPrChange>
        </w:trPr>
        <w:tc>
          <w:tcPr>
            <w:tcW w:w="704" w:type="dxa"/>
            <w:shd w:val="clear" w:color="auto" w:fill="auto"/>
            <w:noWrap/>
            <w:vAlign w:val="center"/>
            <w:hideMark/>
            <w:tcPrChange w:id="8758" w:author="James Vu" w:date="2024-04-19T00:20:00Z">
              <w:tcPr>
                <w:tcW w:w="704" w:type="dxa"/>
                <w:shd w:val="clear" w:color="auto" w:fill="auto"/>
                <w:noWrap/>
                <w:vAlign w:val="center"/>
                <w:hideMark/>
              </w:tcPr>
            </w:tcPrChange>
          </w:tcPr>
          <w:p w14:paraId="31CB5E7D" w14:textId="77777777" w:rsidR="004D28C1" w:rsidRPr="003C02FF" w:rsidRDefault="004D28C1" w:rsidP="004D28C1">
            <w:pPr>
              <w:jc w:val="center"/>
              <w:rPr>
                <w:ins w:id="8759" w:author="James Vu" w:date="2024-04-19T00:01:00Z"/>
                <w:b/>
                <w:bCs/>
                <w:color w:val="000000"/>
                <w:rPrChange w:id="8760" w:author="James Vu" w:date="2024-04-19T00:19:00Z">
                  <w:rPr>
                    <w:ins w:id="8761" w:author="James Vu" w:date="2024-04-19T00:01:00Z"/>
                    <w:b/>
                    <w:bCs/>
                    <w:color w:val="000000"/>
                    <w:sz w:val="28"/>
                    <w:szCs w:val="28"/>
                  </w:rPr>
                </w:rPrChange>
              </w:rPr>
            </w:pPr>
            <w:ins w:id="8762" w:author="James Vu" w:date="2024-04-19T00:01:00Z">
              <w:r w:rsidRPr="003C02FF">
                <w:rPr>
                  <w:b/>
                  <w:bCs/>
                  <w:color w:val="000000"/>
                  <w:rPrChange w:id="8763" w:author="James Vu" w:date="2024-04-19T00:19:00Z">
                    <w:rPr>
                      <w:b/>
                      <w:bCs/>
                      <w:color w:val="000000"/>
                      <w:sz w:val="28"/>
                      <w:szCs w:val="28"/>
                    </w:rPr>
                  </w:rPrChange>
                </w:rPr>
                <w:t> </w:t>
              </w:r>
            </w:ins>
          </w:p>
        </w:tc>
        <w:tc>
          <w:tcPr>
            <w:tcW w:w="8358" w:type="dxa"/>
            <w:shd w:val="clear" w:color="auto" w:fill="auto"/>
            <w:noWrap/>
            <w:vAlign w:val="center"/>
            <w:hideMark/>
            <w:tcPrChange w:id="8764" w:author="James Vu" w:date="2024-04-19T00:20:00Z">
              <w:tcPr>
                <w:tcW w:w="8358" w:type="dxa"/>
                <w:shd w:val="clear" w:color="auto" w:fill="auto"/>
                <w:noWrap/>
                <w:vAlign w:val="center"/>
                <w:hideMark/>
              </w:tcPr>
            </w:tcPrChange>
          </w:tcPr>
          <w:p w14:paraId="61F4B87A" w14:textId="77777777" w:rsidR="004D28C1" w:rsidRPr="003C02FF" w:rsidRDefault="004D28C1" w:rsidP="004D28C1">
            <w:pPr>
              <w:rPr>
                <w:ins w:id="8765" w:author="James Vu" w:date="2024-04-19T00:01:00Z"/>
                <w:color w:val="0D0D0D"/>
                <w:rPrChange w:id="8766" w:author="James Vu" w:date="2024-04-19T00:19:00Z">
                  <w:rPr>
                    <w:ins w:id="8767" w:author="James Vu" w:date="2024-04-19T00:01:00Z"/>
                    <w:color w:val="0D0D0D"/>
                    <w:sz w:val="28"/>
                    <w:szCs w:val="28"/>
                  </w:rPr>
                </w:rPrChange>
              </w:rPr>
            </w:pPr>
            <w:ins w:id="8768" w:author="James Vu" w:date="2024-04-19T00:01:00Z">
              <w:r w:rsidRPr="003C02FF">
                <w:rPr>
                  <w:color w:val="0D0D0D"/>
                  <w:rPrChange w:id="8769" w:author="James Vu" w:date="2024-04-19T00:19:00Z">
                    <w:rPr>
                      <w:color w:val="0D0D0D"/>
                      <w:sz w:val="28"/>
                      <w:szCs w:val="28"/>
                    </w:rPr>
                  </w:rPrChange>
                </w:rPr>
                <w:t>Tài liệu hướng dẫn an toàn cho tàu thuyền</w:t>
              </w:r>
            </w:ins>
          </w:p>
        </w:tc>
      </w:tr>
      <w:tr w:rsidR="003C02FF" w:rsidRPr="003C02FF" w14:paraId="2338CD5F" w14:textId="77777777" w:rsidTr="003C02FF">
        <w:trPr>
          <w:trHeight w:val="360"/>
          <w:ins w:id="8770" w:author="James Vu" w:date="2024-04-19T00:01:00Z"/>
          <w:trPrChange w:id="8771" w:author="James Vu" w:date="2024-04-19T00:20:00Z">
            <w:trPr>
              <w:trHeight w:val="360"/>
            </w:trPr>
          </w:trPrChange>
        </w:trPr>
        <w:tc>
          <w:tcPr>
            <w:tcW w:w="704" w:type="dxa"/>
            <w:shd w:val="clear" w:color="auto" w:fill="auto"/>
            <w:noWrap/>
            <w:vAlign w:val="center"/>
            <w:hideMark/>
            <w:tcPrChange w:id="8772" w:author="James Vu" w:date="2024-04-19T00:20:00Z">
              <w:tcPr>
                <w:tcW w:w="704" w:type="dxa"/>
                <w:shd w:val="clear" w:color="auto" w:fill="auto"/>
                <w:noWrap/>
                <w:vAlign w:val="center"/>
                <w:hideMark/>
              </w:tcPr>
            </w:tcPrChange>
          </w:tcPr>
          <w:p w14:paraId="71CC842B" w14:textId="77777777" w:rsidR="004D28C1" w:rsidRPr="003C02FF" w:rsidRDefault="004D28C1" w:rsidP="004D28C1">
            <w:pPr>
              <w:jc w:val="center"/>
              <w:rPr>
                <w:ins w:id="8773" w:author="James Vu" w:date="2024-04-19T00:01:00Z"/>
                <w:b/>
                <w:bCs/>
                <w:color w:val="000000"/>
                <w:rPrChange w:id="8774" w:author="James Vu" w:date="2024-04-19T00:19:00Z">
                  <w:rPr>
                    <w:ins w:id="8775" w:author="James Vu" w:date="2024-04-19T00:01:00Z"/>
                    <w:b/>
                    <w:bCs/>
                    <w:color w:val="000000"/>
                    <w:sz w:val="28"/>
                    <w:szCs w:val="28"/>
                  </w:rPr>
                </w:rPrChange>
              </w:rPr>
            </w:pPr>
            <w:ins w:id="8776" w:author="James Vu" w:date="2024-04-19T00:01:00Z">
              <w:r w:rsidRPr="003C02FF">
                <w:rPr>
                  <w:b/>
                  <w:bCs/>
                  <w:color w:val="000000"/>
                  <w:rPrChange w:id="8777" w:author="James Vu" w:date="2024-04-19T00:19:00Z">
                    <w:rPr>
                      <w:b/>
                      <w:bCs/>
                      <w:color w:val="000000"/>
                      <w:sz w:val="28"/>
                      <w:szCs w:val="28"/>
                    </w:rPr>
                  </w:rPrChange>
                </w:rPr>
                <w:t> </w:t>
              </w:r>
            </w:ins>
          </w:p>
        </w:tc>
        <w:tc>
          <w:tcPr>
            <w:tcW w:w="8358" w:type="dxa"/>
            <w:shd w:val="clear" w:color="auto" w:fill="auto"/>
            <w:noWrap/>
            <w:vAlign w:val="center"/>
            <w:hideMark/>
            <w:tcPrChange w:id="8778" w:author="James Vu" w:date="2024-04-19T00:20:00Z">
              <w:tcPr>
                <w:tcW w:w="8358" w:type="dxa"/>
                <w:shd w:val="clear" w:color="auto" w:fill="auto"/>
                <w:noWrap/>
                <w:vAlign w:val="center"/>
                <w:hideMark/>
              </w:tcPr>
            </w:tcPrChange>
          </w:tcPr>
          <w:p w14:paraId="4DF74C59" w14:textId="77777777" w:rsidR="004D28C1" w:rsidRPr="003C02FF" w:rsidRDefault="004D28C1" w:rsidP="004D28C1">
            <w:pPr>
              <w:rPr>
                <w:ins w:id="8779" w:author="James Vu" w:date="2024-04-19T00:01:00Z"/>
                <w:color w:val="0D0D0D"/>
                <w:rPrChange w:id="8780" w:author="James Vu" w:date="2024-04-19T00:19:00Z">
                  <w:rPr>
                    <w:ins w:id="8781" w:author="James Vu" w:date="2024-04-19T00:01:00Z"/>
                    <w:color w:val="0D0D0D"/>
                    <w:sz w:val="28"/>
                    <w:szCs w:val="28"/>
                  </w:rPr>
                </w:rPrChange>
              </w:rPr>
            </w:pPr>
            <w:ins w:id="8782" w:author="James Vu" w:date="2024-04-19T00:01:00Z">
              <w:r w:rsidRPr="003C02FF">
                <w:rPr>
                  <w:color w:val="0D0D0D"/>
                  <w:rPrChange w:id="8783" w:author="James Vu" w:date="2024-04-19T00:19:00Z">
                    <w:rPr>
                      <w:color w:val="0D0D0D"/>
                      <w:sz w:val="28"/>
                      <w:szCs w:val="28"/>
                    </w:rPr>
                  </w:rPrChange>
                </w:rPr>
                <w:t>Tài liệu quy định về mùa vụ và khu vực khai thác</w:t>
              </w:r>
            </w:ins>
          </w:p>
        </w:tc>
      </w:tr>
      <w:tr w:rsidR="003C02FF" w:rsidRPr="003C02FF" w14:paraId="72D49BB3" w14:textId="77777777" w:rsidTr="003C02FF">
        <w:trPr>
          <w:trHeight w:val="360"/>
          <w:ins w:id="8784" w:author="James Vu" w:date="2024-04-19T00:01:00Z"/>
          <w:trPrChange w:id="8785" w:author="James Vu" w:date="2024-04-19T00:20:00Z">
            <w:trPr>
              <w:trHeight w:val="360"/>
            </w:trPr>
          </w:trPrChange>
        </w:trPr>
        <w:tc>
          <w:tcPr>
            <w:tcW w:w="704" w:type="dxa"/>
            <w:shd w:val="clear" w:color="auto" w:fill="auto"/>
            <w:noWrap/>
            <w:vAlign w:val="center"/>
            <w:hideMark/>
            <w:tcPrChange w:id="8786" w:author="James Vu" w:date="2024-04-19T00:20:00Z">
              <w:tcPr>
                <w:tcW w:w="704" w:type="dxa"/>
                <w:shd w:val="clear" w:color="auto" w:fill="auto"/>
                <w:noWrap/>
                <w:vAlign w:val="center"/>
                <w:hideMark/>
              </w:tcPr>
            </w:tcPrChange>
          </w:tcPr>
          <w:p w14:paraId="552B8396" w14:textId="77777777" w:rsidR="004D28C1" w:rsidRPr="003C02FF" w:rsidRDefault="004D28C1" w:rsidP="004D28C1">
            <w:pPr>
              <w:jc w:val="center"/>
              <w:rPr>
                <w:ins w:id="8787" w:author="James Vu" w:date="2024-04-19T00:01:00Z"/>
                <w:b/>
                <w:bCs/>
                <w:color w:val="000000"/>
                <w:rPrChange w:id="8788" w:author="James Vu" w:date="2024-04-19T00:19:00Z">
                  <w:rPr>
                    <w:ins w:id="8789" w:author="James Vu" w:date="2024-04-19T00:01:00Z"/>
                    <w:b/>
                    <w:bCs/>
                    <w:color w:val="000000"/>
                    <w:sz w:val="28"/>
                    <w:szCs w:val="28"/>
                  </w:rPr>
                </w:rPrChange>
              </w:rPr>
            </w:pPr>
            <w:ins w:id="8790" w:author="James Vu" w:date="2024-04-19T00:01:00Z">
              <w:r w:rsidRPr="003C02FF">
                <w:rPr>
                  <w:b/>
                  <w:bCs/>
                  <w:color w:val="000000"/>
                  <w:rPrChange w:id="8791" w:author="James Vu" w:date="2024-04-19T00:19:00Z">
                    <w:rPr>
                      <w:b/>
                      <w:bCs/>
                      <w:color w:val="000000"/>
                      <w:sz w:val="28"/>
                      <w:szCs w:val="28"/>
                    </w:rPr>
                  </w:rPrChange>
                </w:rPr>
                <w:t> </w:t>
              </w:r>
            </w:ins>
          </w:p>
        </w:tc>
        <w:tc>
          <w:tcPr>
            <w:tcW w:w="8358" w:type="dxa"/>
            <w:shd w:val="clear" w:color="auto" w:fill="auto"/>
            <w:noWrap/>
            <w:vAlign w:val="center"/>
            <w:hideMark/>
            <w:tcPrChange w:id="8792" w:author="James Vu" w:date="2024-04-19T00:20:00Z">
              <w:tcPr>
                <w:tcW w:w="8358" w:type="dxa"/>
                <w:shd w:val="clear" w:color="auto" w:fill="auto"/>
                <w:noWrap/>
                <w:vAlign w:val="center"/>
                <w:hideMark/>
              </w:tcPr>
            </w:tcPrChange>
          </w:tcPr>
          <w:p w14:paraId="0163F5AD" w14:textId="77777777" w:rsidR="004D28C1" w:rsidRPr="003C02FF" w:rsidRDefault="004D28C1" w:rsidP="004D28C1">
            <w:pPr>
              <w:rPr>
                <w:ins w:id="8793" w:author="James Vu" w:date="2024-04-19T00:01:00Z"/>
                <w:color w:val="0D0D0D"/>
                <w:rPrChange w:id="8794" w:author="James Vu" w:date="2024-04-19T00:19:00Z">
                  <w:rPr>
                    <w:ins w:id="8795" w:author="James Vu" w:date="2024-04-19T00:01:00Z"/>
                    <w:color w:val="0D0D0D"/>
                    <w:sz w:val="28"/>
                    <w:szCs w:val="28"/>
                  </w:rPr>
                </w:rPrChange>
              </w:rPr>
            </w:pPr>
            <w:ins w:id="8796" w:author="James Vu" w:date="2024-04-19T00:01:00Z">
              <w:r w:rsidRPr="003C02FF">
                <w:rPr>
                  <w:color w:val="0D0D0D"/>
                  <w:rPrChange w:id="8797" w:author="James Vu" w:date="2024-04-19T00:19:00Z">
                    <w:rPr>
                      <w:color w:val="0D0D0D"/>
                      <w:sz w:val="28"/>
                      <w:szCs w:val="28"/>
                    </w:rPr>
                  </w:rPrChange>
                </w:rPr>
                <w:t>Công cụ quản lý giấy phép hoạt động</w:t>
              </w:r>
            </w:ins>
          </w:p>
        </w:tc>
      </w:tr>
      <w:tr w:rsidR="003C02FF" w:rsidRPr="003C02FF" w14:paraId="1822873B" w14:textId="77777777" w:rsidTr="003C02FF">
        <w:trPr>
          <w:trHeight w:val="360"/>
          <w:ins w:id="8798" w:author="James Vu" w:date="2024-04-19T00:01:00Z"/>
          <w:trPrChange w:id="8799" w:author="James Vu" w:date="2024-04-19T00:20:00Z">
            <w:trPr>
              <w:trHeight w:val="360"/>
            </w:trPr>
          </w:trPrChange>
        </w:trPr>
        <w:tc>
          <w:tcPr>
            <w:tcW w:w="704" w:type="dxa"/>
            <w:shd w:val="clear" w:color="auto" w:fill="auto"/>
            <w:noWrap/>
            <w:vAlign w:val="center"/>
            <w:hideMark/>
            <w:tcPrChange w:id="8800" w:author="James Vu" w:date="2024-04-19T00:20:00Z">
              <w:tcPr>
                <w:tcW w:w="704" w:type="dxa"/>
                <w:shd w:val="clear" w:color="auto" w:fill="auto"/>
                <w:noWrap/>
                <w:vAlign w:val="center"/>
                <w:hideMark/>
              </w:tcPr>
            </w:tcPrChange>
          </w:tcPr>
          <w:p w14:paraId="61662886" w14:textId="77777777" w:rsidR="004D28C1" w:rsidRPr="003C02FF" w:rsidRDefault="004D28C1" w:rsidP="004D28C1">
            <w:pPr>
              <w:jc w:val="center"/>
              <w:rPr>
                <w:ins w:id="8801" w:author="James Vu" w:date="2024-04-19T00:01:00Z"/>
                <w:b/>
                <w:bCs/>
                <w:color w:val="000000"/>
                <w:rPrChange w:id="8802" w:author="James Vu" w:date="2024-04-19T00:23:00Z">
                  <w:rPr>
                    <w:ins w:id="8803" w:author="James Vu" w:date="2024-04-19T00:01:00Z"/>
                    <w:b/>
                    <w:bCs/>
                    <w:color w:val="000000"/>
                    <w:sz w:val="28"/>
                    <w:szCs w:val="28"/>
                  </w:rPr>
                </w:rPrChange>
              </w:rPr>
            </w:pPr>
            <w:ins w:id="8804" w:author="James Vu" w:date="2024-04-19T00:01:00Z">
              <w:r w:rsidRPr="003C02FF">
                <w:rPr>
                  <w:b/>
                  <w:bCs/>
                  <w:color w:val="000000"/>
                  <w:rPrChange w:id="8805" w:author="James Vu" w:date="2024-04-19T00:23:00Z">
                    <w:rPr>
                      <w:b/>
                      <w:bCs/>
                      <w:color w:val="000000"/>
                      <w:sz w:val="28"/>
                      <w:szCs w:val="28"/>
                    </w:rPr>
                  </w:rPrChange>
                </w:rPr>
                <w:t>4</w:t>
              </w:r>
            </w:ins>
          </w:p>
        </w:tc>
        <w:tc>
          <w:tcPr>
            <w:tcW w:w="8358" w:type="dxa"/>
            <w:shd w:val="clear" w:color="auto" w:fill="auto"/>
            <w:noWrap/>
            <w:vAlign w:val="center"/>
            <w:hideMark/>
            <w:tcPrChange w:id="8806" w:author="James Vu" w:date="2024-04-19T00:20:00Z">
              <w:tcPr>
                <w:tcW w:w="8358" w:type="dxa"/>
                <w:shd w:val="clear" w:color="auto" w:fill="auto"/>
                <w:noWrap/>
                <w:vAlign w:val="center"/>
                <w:hideMark/>
              </w:tcPr>
            </w:tcPrChange>
          </w:tcPr>
          <w:p w14:paraId="272D83B5" w14:textId="77777777" w:rsidR="004D28C1" w:rsidRPr="003C02FF" w:rsidRDefault="004D28C1" w:rsidP="004D28C1">
            <w:pPr>
              <w:rPr>
                <w:ins w:id="8807" w:author="James Vu" w:date="2024-04-19T00:01:00Z"/>
                <w:b/>
                <w:bCs/>
                <w:color w:val="0D0D0D"/>
                <w:rPrChange w:id="8808" w:author="James Vu" w:date="2024-04-19T00:23:00Z">
                  <w:rPr>
                    <w:ins w:id="8809" w:author="James Vu" w:date="2024-04-19T00:01:00Z"/>
                    <w:color w:val="0D0D0D"/>
                    <w:sz w:val="28"/>
                    <w:szCs w:val="28"/>
                  </w:rPr>
                </w:rPrChange>
              </w:rPr>
            </w:pPr>
            <w:ins w:id="8810" w:author="James Vu" w:date="2024-04-19T00:01:00Z">
              <w:r w:rsidRPr="003C02FF">
                <w:rPr>
                  <w:b/>
                  <w:bCs/>
                  <w:color w:val="0D0D0D"/>
                  <w:rPrChange w:id="8811" w:author="James Vu" w:date="2024-04-19T00:23:00Z">
                    <w:rPr>
                      <w:color w:val="0D0D0D"/>
                      <w:sz w:val="28"/>
                      <w:szCs w:val="28"/>
                    </w:rPr>
                  </w:rPrChange>
                </w:rPr>
                <w:t>Bảo Tồn và Phát Triển Nguồn Lợi Thủy Sản</w:t>
              </w:r>
            </w:ins>
          </w:p>
        </w:tc>
      </w:tr>
      <w:tr w:rsidR="003C02FF" w:rsidRPr="003C02FF" w14:paraId="00D5A53A" w14:textId="77777777" w:rsidTr="003C02FF">
        <w:trPr>
          <w:trHeight w:val="360"/>
          <w:ins w:id="8812" w:author="James Vu" w:date="2024-04-19T00:01:00Z"/>
          <w:trPrChange w:id="8813" w:author="James Vu" w:date="2024-04-19T00:20:00Z">
            <w:trPr>
              <w:trHeight w:val="360"/>
            </w:trPr>
          </w:trPrChange>
        </w:trPr>
        <w:tc>
          <w:tcPr>
            <w:tcW w:w="704" w:type="dxa"/>
            <w:shd w:val="clear" w:color="auto" w:fill="auto"/>
            <w:noWrap/>
            <w:vAlign w:val="center"/>
            <w:hideMark/>
            <w:tcPrChange w:id="8814" w:author="James Vu" w:date="2024-04-19T00:20:00Z">
              <w:tcPr>
                <w:tcW w:w="704" w:type="dxa"/>
                <w:shd w:val="clear" w:color="auto" w:fill="auto"/>
                <w:noWrap/>
                <w:vAlign w:val="center"/>
                <w:hideMark/>
              </w:tcPr>
            </w:tcPrChange>
          </w:tcPr>
          <w:p w14:paraId="7FAA990E" w14:textId="77777777" w:rsidR="004D28C1" w:rsidRPr="003C02FF" w:rsidRDefault="004D28C1" w:rsidP="004D28C1">
            <w:pPr>
              <w:jc w:val="center"/>
              <w:rPr>
                <w:ins w:id="8815" w:author="James Vu" w:date="2024-04-19T00:01:00Z"/>
                <w:b/>
                <w:bCs/>
                <w:color w:val="000000"/>
                <w:rPrChange w:id="8816" w:author="James Vu" w:date="2024-04-19T00:19:00Z">
                  <w:rPr>
                    <w:ins w:id="8817" w:author="James Vu" w:date="2024-04-19T00:01:00Z"/>
                    <w:b/>
                    <w:bCs/>
                    <w:color w:val="000000"/>
                    <w:sz w:val="28"/>
                    <w:szCs w:val="28"/>
                  </w:rPr>
                </w:rPrChange>
              </w:rPr>
            </w:pPr>
            <w:ins w:id="8818" w:author="James Vu" w:date="2024-04-19T00:01:00Z">
              <w:r w:rsidRPr="003C02FF">
                <w:rPr>
                  <w:b/>
                  <w:bCs/>
                  <w:color w:val="000000"/>
                  <w:rPrChange w:id="8819" w:author="James Vu" w:date="2024-04-19T00:19:00Z">
                    <w:rPr>
                      <w:b/>
                      <w:bCs/>
                      <w:color w:val="000000"/>
                      <w:sz w:val="28"/>
                      <w:szCs w:val="28"/>
                    </w:rPr>
                  </w:rPrChange>
                </w:rPr>
                <w:t> </w:t>
              </w:r>
            </w:ins>
          </w:p>
        </w:tc>
        <w:tc>
          <w:tcPr>
            <w:tcW w:w="8358" w:type="dxa"/>
            <w:shd w:val="clear" w:color="auto" w:fill="auto"/>
            <w:noWrap/>
            <w:vAlign w:val="center"/>
            <w:hideMark/>
            <w:tcPrChange w:id="8820" w:author="James Vu" w:date="2024-04-19T00:20:00Z">
              <w:tcPr>
                <w:tcW w:w="8358" w:type="dxa"/>
                <w:shd w:val="clear" w:color="auto" w:fill="auto"/>
                <w:noWrap/>
                <w:vAlign w:val="center"/>
                <w:hideMark/>
              </w:tcPr>
            </w:tcPrChange>
          </w:tcPr>
          <w:p w14:paraId="4EBE97E2" w14:textId="77777777" w:rsidR="004D28C1" w:rsidRPr="003C02FF" w:rsidRDefault="004D28C1" w:rsidP="004D28C1">
            <w:pPr>
              <w:rPr>
                <w:ins w:id="8821" w:author="James Vu" w:date="2024-04-19T00:01:00Z"/>
                <w:color w:val="0D0D0D"/>
                <w:rPrChange w:id="8822" w:author="James Vu" w:date="2024-04-19T00:19:00Z">
                  <w:rPr>
                    <w:ins w:id="8823" w:author="James Vu" w:date="2024-04-19T00:01:00Z"/>
                    <w:color w:val="0D0D0D"/>
                    <w:sz w:val="28"/>
                    <w:szCs w:val="28"/>
                  </w:rPr>
                </w:rPrChange>
              </w:rPr>
            </w:pPr>
            <w:ins w:id="8824" w:author="James Vu" w:date="2024-04-19T00:01:00Z">
              <w:r w:rsidRPr="003C02FF">
                <w:rPr>
                  <w:color w:val="0D0D0D"/>
                  <w:rPrChange w:id="8825" w:author="James Vu" w:date="2024-04-19T00:19:00Z">
                    <w:rPr>
                      <w:color w:val="0D0D0D"/>
                      <w:sz w:val="28"/>
                      <w:szCs w:val="28"/>
                    </w:rPr>
                  </w:rPrChange>
                </w:rPr>
                <w:t>Tuyên truyền và giáo dục bảo tồn</w:t>
              </w:r>
            </w:ins>
          </w:p>
        </w:tc>
      </w:tr>
      <w:tr w:rsidR="003C02FF" w:rsidRPr="003C02FF" w14:paraId="4284DF49" w14:textId="77777777" w:rsidTr="003C02FF">
        <w:trPr>
          <w:trHeight w:val="360"/>
          <w:ins w:id="8826" w:author="James Vu" w:date="2024-04-19T00:01:00Z"/>
          <w:trPrChange w:id="8827" w:author="James Vu" w:date="2024-04-19T00:20:00Z">
            <w:trPr>
              <w:trHeight w:val="360"/>
            </w:trPr>
          </w:trPrChange>
        </w:trPr>
        <w:tc>
          <w:tcPr>
            <w:tcW w:w="704" w:type="dxa"/>
            <w:shd w:val="clear" w:color="auto" w:fill="auto"/>
            <w:noWrap/>
            <w:vAlign w:val="center"/>
            <w:hideMark/>
            <w:tcPrChange w:id="8828" w:author="James Vu" w:date="2024-04-19T00:20:00Z">
              <w:tcPr>
                <w:tcW w:w="704" w:type="dxa"/>
                <w:shd w:val="clear" w:color="auto" w:fill="auto"/>
                <w:noWrap/>
                <w:vAlign w:val="center"/>
                <w:hideMark/>
              </w:tcPr>
            </w:tcPrChange>
          </w:tcPr>
          <w:p w14:paraId="1F3059AB" w14:textId="77777777" w:rsidR="004D28C1" w:rsidRPr="003C02FF" w:rsidRDefault="004D28C1" w:rsidP="004D28C1">
            <w:pPr>
              <w:jc w:val="center"/>
              <w:rPr>
                <w:ins w:id="8829" w:author="James Vu" w:date="2024-04-19T00:01:00Z"/>
                <w:b/>
                <w:bCs/>
                <w:color w:val="000000"/>
                <w:rPrChange w:id="8830" w:author="James Vu" w:date="2024-04-19T00:19:00Z">
                  <w:rPr>
                    <w:ins w:id="8831" w:author="James Vu" w:date="2024-04-19T00:01:00Z"/>
                    <w:b/>
                    <w:bCs/>
                    <w:color w:val="000000"/>
                    <w:sz w:val="28"/>
                    <w:szCs w:val="28"/>
                  </w:rPr>
                </w:rPrChange>
              </w:rPr>
            </w:pPr>
            <w:ins w:id="8832" w:author="James Vu" w:date="2024-04-19T00:01:00Z">
              <w:r w:rsidRPr="003C02FF">
                <w:rPr>
                  <w:b/>
                  <w:bCs/>
                  <w:color w:val="000000"/>
                  <w:rPrChange w:id="8833" w:author="James Vu" w:date="2024-04-19T00:19:00Z">
                    <w:rPr>
                      <w:b/>
                      <w:bCs/>
                      <w:color w:val="000000"/>
                      <w:sz w:val="28"/>
                      <w:szCs w:val="28"/>
                    </w:rPr>
                  </w:rPrChange>
                </w:rPr>
                <w:t> </w:t>
              </w:r>
            </w:ins>
          </w:p>
        </w:tc>
        <w:tc>
          <w:tcPr>
            <w:tcW w:w="8358" w:type="dxa"/>
            <w:shd w:val="clear" w:color="auto" w:fill="auto"/>
            <w:noWrap/>
            <w:vAlign w:val="center"/>
            <w:hideMark/>
            <w:tcPrChange w:id="8834" w:author="James Vu" w:date="2024-04-19T00:20:00Z">
              <w:tcPr>
                <w:tcW w:w="8358" w:type="dxa"/>
                <w:shd w:val="clear" w:color="auto" w:fill="auto"/>
                <w:noWrap/>
                <w:vAlign w:val="center"/>
                <w:hideMark/>
              </w:tcPr>
            </w:tcPrChange>
          </w:tcPr>
          <w:p w14:paraId="1CECC66C" w14:textId="77777777" w:rsidR="004D28C1" w:rsidRPr="003C02FF" w:rsidRDefault="004D28C1" w:rsidP="004D28C1">
            <w:pPr>
              <w:rPr>
                <w:ins w:id="8835" w:author="James Vu" w:date="2024-04-19T00:01:00Z"/>
                <w:color w:val="0D0D0D"/>
                <w:rPrChange w:id="8836" w:author="James Vu" w:date="2024-04-19T00:19:00Z">
                  <w:rPr>
                    <w:ins w:id="8837" w:author="James Vu" w:date="2024-04-19T00:01:00Z"/>
                    <w:color w:val="0D0D0D"/>
                    <w:sz w:val="28"/>
                    <w:szCs w:val="28"/>
                  </w:rPr>
                </w:rPrChange>
              </w:rPr>
            </w:pPr>
            <w:ins w:id="8838" w:author="James Vu" w:date="2024-04-19T00:01:00Z">
              <w:r w:rsidRPr="003C02FF">
                <w:rPr>
                  <w:color w:val="0D0D0D"/>
                  <w:rPrChange w:id="8839" w:author="James Vu" w:date="2024-04-19T00:19:00Z">
                    <w:rPr>
                      <w:color w:val="0D0D0D"/>
                      <w:sz w:val="28"/>
                      <w:szCs w:val="28"/>
                    </w:rPr>
                  </w:rPrChange>
                </w:rPr>
                <w:t>Công cụ thông tin khu bảo tồn thủy sản</w:t>
              </w:r>
            </w:ins>
          </w:p>
        </w:tc>
      </w:tr>
      <w:tr w:rsidR="003C02FF" w:rsidRPr="003C02FF" w14:paraId="3551DE87" w14:textId="77777777" w:rsidTr="003C02FF">
        <w:trPr>
          <w:trHeight w:val="360"/>
          <w:ins w:id="8840" w:author="James Vu" w:date="2024-04-19T00:01:00Z"/>
          <w:trPrChange w:id="8841" w:author="James Vu" w:date="2024-04-19T00:20:00Z">
            <w:trPr>
              <w:trHeight w:val="360"/>
            </w:trPr>
          </w:trPrChange>
        </w:trPr>
        <w:tc>
          <w:tcPr>
            <w:tcW w:w="704" w:type="dxa"/>
            <w:shd w:val="clear" w:color="auto" w:fill="auto"/>
            <w:noWrap/>
            <w:vAlign w:val="center"/>
            <w:hideMark/>
            <w:tcPrChange w:id="8842" w:author="James Vu" w:date="2024-04-19T00:20:00Z">
              <w:tcPr>
                <w:tcW w:w="704" w:type="dxa"/>
                <w:shd w:val="clear" w:color="auto" w:fill="auto"/>
                <w:noWrap/>
                <w:vAlign w:val="center"/>
                <w:hideMark/>
              </w:tcPr>
            </w:tcPrChange>
          </w:tcPr>
          <w:p w14:paraId="7E76BEA2" w14:textId="77777777" w:rsidR="004D28C1" w:rsidRPr="003C02FF" w:rsidRDefault="004D28C1" w:rsidP="004D28C1">
            <w:pPr>
              <w:jc w:val="center"/>
              <w:rPr>
                <w:ins w:id="8843" w:author="James Vu" w:date="2024-04-19T00:01:00Z"/>
                <w:b/>
                <w:bCs/>
                <w:color w:val="000000"/>
                <w:rPrChange w:id="8844" w:author="James Vu" w:date="2024-04-19T00:19:00Z">
                  <w:rPr>
                    <w:ins w:id="8845" w:author="James Vu" w:date="2024-04-19T00:01:00Z"/>
                    <w:b/>
                    <w:bCs/>
                    <w:color w:val="000000"/>
                    <w:sz w:val="28"/>
                    <w:szCs w:val="28"/>
                  </w:rPr>
                </w:rPrChange>
              </w:rPr>
            </w:pPr>
            <w:ins w:id="8846" w:author="James Vu" w:date="2024-04-19T00:01:00Z">
              <w:r w:rsidRPr="003C02FF">
                <w:rPr>
                  <w:b/>
                  <w:bCs/>
                  <w:color w:val="000000"/>
                  <w:rPrChange w:id="8847" w:author="James Vu" w:date="2024-04-19T00:19:00Z">
                    <w:rPr>
                      <w:b/>
                      <w:bCs/>
                      <w:color w:val="000000"/>
                      <w:sz w:val="28"/>
                      <w:szCs w:val="28"/>
                    </w:rPr>
                  </w:rPrChange>
                </w:rPr>
                <w:t> </w:t>
              </w:r>
            </w:ins>
          </w:p>
        </w:tc>
        <w:tc>
          <w:tcPr>
            <w:tcW w:w="8358" w:type="dxa"/>
            <w:shd w:val="clear" w:color="auto" w:fill="auto"/>
            <w:noWrap/>
            <w:vAlign w:val="center"/>
            <w:hideMark/>
            <w:tcPrChange w:id="8848" w:author="James Vu" w:date="2024-04-19T00:20:00Z">
              <w:tcPr>
                <w:tcW w:w="8358" w:type="dxa"/>
                <w:shd w:val="clear" w:color="auto" w:fill="auto"/>
                <w:noWrap/>
                <w:vAlign w:val="center"/>
                <w:hideMark/>
              </w:tcPr>
            </w:tcPrChange>
          </w:tcPr>
          <w:p w14:paraId="2C7C3D8C" w14:textId="77777777" w:rsidR="004D28C1" w:rsidRPr="003C02FF" w:rsidRDefault="004D28C1" w:rsidP="004D28C1">
            <w:pPr>
              <w:rPr>
                <w:ins w:id="8849" w:author="James Vu" w:date="2024-04-19T00:01:00Z"/>
                <w:color w:val="0D0D0D"/>
                <w:rPrChange w:id="8850" w:author="James Vu" w:date="2024-04-19T00:19:00Z">
                  <w:rPr>
                    <w:ins w:id="8851" w:author="James Vu" w:date="2024-04-19T00:01:00Z"/>
                    <w:color w:val="0D0D0D"/>
                    <w:sz w:val="28"/>
                    <w:szCs w:val="28"/>
                  </w:rPr>
                </w:rPrChange>
              </w:rPr>
            </w:pPr>
            <w:ins w:id="8852" w:author="James Vu" w:date="2024-04-19T00:01:00Z">
              <w:r w:rsidRPr="003C02FF">
                <w:rPr>
                  <w:color w:val="0D0D0D"/>
                  <w:rPrChange w:id="8853" w:author="James Vu" w:date="2024-04-19T00:19:00Z">
                    <w:rPr>
                      <w:color w:val="0D0D0D"/>
                      <w:sz w:val="28"/>
                      <w:szCs w:val="28"/>
                    </w:rPr>
                  </w:rPrChange>
                </w:rPr>
                <w:t>Tài liệu hướng dẫn các biện pháp bảo vệ nguồn lợi</w:t>
              </w:r>
            </w:ins>
          </w:p>
        </w:tc>
      </w:tr>
      <w:tr w:rsidR="003C02FF" w:rsidRPr="003C02FF" w14:paraId="1181B3C0" w14:textId="77777777" w:rsidTr="003C02FF">
        <w:trPr>
          <w:trHeight w:val="360"/>
          <w:ins w:id="8854" w:author="James Vu" w:date="2024-04-19T00:01:00Z"/>
          <w:trPrChange w:id="8855" w:author="James Vu" w:date="2024-04-19T00:20:00Z">
            <w:trPr>
              <w:trHeight w:val="360"/>
            </w:trPr>
          </w:trPrChange>
        </w:trPr>
        <w:tc>
          <w:tcPr>
            <w:tcW w:w="704" w:type="dxa"/>
            <w:shd w:val="clear" w:color="auto" w:fill="auto"/>
            <w:noWrap/>
            <w:vAlign w:val="center"/>
            <w:hideMark/>
            <w:tcPrChange w:id="8856" w:author="James Vu" w:date="2024-04-19T00:20:00Z">
              <w:tcPr>
                <w:tcW w:w="704" w:type="dxa"/>
                <w:shd w:val="clear" w:color="auto" w:fill="auto"/>
                <w:noWrap/>
                <w:vAlign w:val="center"/>
                <w:hideMark/>
              </w:tcPr>
            </w:tcPrChange>
          </w:tcPr>
          <w:p w14:paraId="20D2C380" w14:textId="77777777" w:rsidR="004D28C1" w:rsidRPr="003C02FF" w:rsidRDefault="004D28C1" w:rsidP="004D28C1">
            <w:pPr>
              <w:jc w:val="center"/>
              <w:rPr>
                <w:ins w:id="8857" w:author="James Vu" w:date="2024-04-19T00:01:00Z"/>
                <w:b/>
                <w:bCs/>
                <w:color w:val="000000"/>
                <w:rPrChange w:id="8858" w:author="James Vu" w:date="2024-04-19T00:19:00Z">
                  <w:rPr>
                    <w:ins w:id="8859" w:author="James Vu" w:date="2024-04-19T00:01:00Z"/>
                    <w:b/>
                    <w:bCs/>
                    <w:color w:val="000000"/>
                    <w:sz w:val="28"/>
                    <w:szCs w:val="28"/>
                  </w:rPr>
                </w:rPrChange>
              </w:rPr>
            </w:pPr>
            <w:ins w:id="8860" w:author="James Vu" w:date="2024-04-19T00:01:00Z">
              <w:r w:rsidRPr="003C02FF">
                <w:rPr>
                  <w:b/>
                  <w:bCs/>
                  <w:color w:val="000000"/>
                  <w:rPrChange w:id="8861" w:author="James Vu" w:date="2024-04-19T00:19:00Z">
                    <w:rPr>
                      <w:b/>
                      <w:bCs/>
                      <w:color w:val="000000"/>
                      <w:sz w:val="28"/>
                      <w:szCs w:val="28"/>
                    </w:rPr>
                  </w:rPrChange>
                </w:rPr>
                <w:t> </w:t>
              </w:r>
            </w:ins>
          </w:p>
        </w:tc>
        <w:tc>
          <w:tcPr>
            <w:tcW w:w="8358" w:type="dxa"/>
            <w:shd w:val="clear" w:color="auto" w:fill="auto"/>
            <w:noWrap/>
            <w:vAlign w:val="center"/>
            <w:hideMark/>
            <w:tcPrChange w:id="8862" w:author="James Vu" w:date="2024-04-19T00:20:00Z">
              <w:tcPr>
                <w:tcW w:w="8358" w:type="dxa"/>
                <w:shd w:val="clear" w:color="auto" w:fill="auto"/>
                <w:noWrap/>
                <w:vAlign w:val="center"/>
                <w:hideMark/>
              </w:tcPr>
            </w:tcPrChange>
          </w:tcPr>
          <w:p w14:paraId="50A2D2E6" w14:textId="77777777" w:rsidR="004D28C1" w:rsidRPr="003C02FF" w:rsidRDefault="004D28C1" w:rsidP="004D28C1">
            <w:pPr>
              <w:rPr>
                <w:ins w:id="8863" w:author="James Vu" w:date="2024-04-19T00:01:00Z"/>
                <w:color w:val="0D0D0D"/>
                <w:rPrChange w:id="8864" w:author="James Vu" w:date="2024-04-19T00:19:00Z">
                  <w:rPr>
                    <w:ins w:id="8865" w:author="James Vu" w:date="2024-04-19T00:01:00Z"/>
                    <w:color w:val="0D0D0D"/>
                    <w:sz w:val="28"/>
                    <w:szCs w:val="28"/>
                  </w:rPr>
                </w:rPrChange>
              </w:rPr>
            </w:pPr>
            <w:ins w:id="8866" w:author="James Vu" w:date="2024-04-19T00:01:00Z">
              <w:r w:rsidRPr="003C02FF">
                <w:rPr>
                  <w:color w:val="0D0D0D"/>
                  <w:rPrChange w:id="8867" w:author="James Vu" w:date="2024-04-19T00:19:00Z">
                    <w:rPr>
                      <w:color w:val="0D0D0D"/>
                      <w:sz w:val="28"/>
                      <w:szCs w:val="28"/>
                    </w:rPr>
                  </w:rPrChange>
                </w:rPr>
                <w:t>Tổng hợp danh mục loài bảo vệ</w:t>
              </w:r>
            </w:ins>
          </w:p>
        </w:tc>
      </w:tr>
      <w:tr w:rsidR="003C02FF" w:rsidRPr="003C02FF" w14:paraId="6F3CFE78" w14:textId="77777777" w:rsidTr="003C02FF">
        <w:trPr>
          <w:trHeight w:val="360"/>
          <w:ins w:id="8868" w:author="James Vu" w:date="2024-04-19T00:01:00Z"/>
          <w:trPrChange w:id="8869" w:author="James Vu" w:date="2024-04-19T00:20:00Z">
            <w:trPr>
              <w:trHeight w:val="360"/>
            </w:trPr>
          </w:trPrChange>
        </w:trPr>
        <w:tc>
          <w:tcPr>
            <w:tcW w:w="704" w:type="dxa"/>
            <w:shd w:val="clear" w:color="auto" w:fill="auto"/>
            <w:noWrap/>
            <w:vAlign w:val="center"/>
            <w:hideMark/>
            <w:tcPrChange w:id="8870" w:author="James Vu" w:date="2024-04-19T00:20:00Z">
              <w:tcPr>
                <w:tcW w:w="704" w:type="dxa"/>
                <w:shd w:val="clear" w:color="auto" w:fill="auto"/>
                <w:noWrap/>
                <w:vAlign w:val="center"/>
                <w:hideMark/>
              </w:tcPr>
            </w:tcPrChange>
          </w:tcPr>
          <w:p w14:paraId="37D97955" w14:textId="77777777" w:rsidR="004D28C1" w:rsidRPr="003C02FF" w:rsidRDefault="004D28C1" w:rsidP="004D28C1">
            <w:pPr>
              <w:jc w:val="center"/>
              <w:rPr>
                <w:ins w:id="8871" w:author="James Vu" w:date="2024-04-19T00:01:00Z"/>
                <w:b/>
                <w:bCs/>
                <w:color w:val="000000"/>
                <w:rPrChange w:id="8872" w:author="James Vu" w:date="2024-04-19T00:23:00Z">
                  <w:rPr>
                    <w:ins w:id="8873" w:author="James Vu" w:date="2024-04-19T00:01:00Z"/>
                    <w:b/>
                    <w:bCs/>
                    <w:color w:val="000000"/>
                    <w:sz w:val="28"/>
                    <w:szCs w:val="28"/>
                  </w:rPr>
                </w:rPrChange>
              </w:rPr>
            </w:pPr>
            <w:ins w:id="8874" w:author="James Vu" w:date="2024-04-19T00:01:00Z">
              <w:r w:rsidRPr="003C02FF">
                <w:rPr>
                  <w:b/>
                  <w:bCs/>
                  <w:color w:val="000000"/>
                  <w:rPrChange w:id="8875" w:author="James Vu" w:date="2024-04-19T00:23:00Z">
                    <w:rPr>
                      <w:b/>
                      <w:bCs/>
                      <w:color w:val="000000"/>
                      <w:sz w:val="28"/>
                      <w:szCs w:val="28"/>
                    </w:rPr>
                  </w:rPrChange>
                </w:rPr>
                <w:t>5</w:t>
              </w:r>
            </w:ins>
          </w:p>
        </w:tc>
        <w:tc>
          <w:tcPr>
            <w:tcW w:w="8358" w:type="dxa"/>
            <w:shd w:val="clear" w:color="auto" w:fill="auto"/>
            <w:noWrap/>
            <w:vAlign w:val="center"/>
            <w:hideMark/>
            <w:tcPrChange w:id="8876" w:author="James Vu" w:date="2024-04-19T00:20:00Z">
              <w:tcPr>
                <w:tcW w:w="8358" w:type="dxa"/>
                <w:shd w:val="clear" w:color="auto" w:fill="auto"/>
                <w:noWrap/>
                <w:vAlign w:val="center"/>
                <w:hideMark/>
              </w:tcPr>
            </w:tcPrChange>
          </w:tcPr>
          <w:p w14:paraId="2D108EA4" w14:textId="77777777" w:rsidR="004D28C1" w:rsidRPr="003C02FF" w:rsidRDefault="004D28C1" w:rsidP="004D28C1">
            <w:pPr>
              <w:rPr>
                <w:ins w:id="8877" w:author="James Vu" w:date="2024-04-19T00:01:00Z"/>
                <w:b/>
                <w:bCs/>
                <w:color w:val="0D0D0D"/>
                <w:rPrChange w:id="8878" w:author="James Vu" w:date="2024-04-19T00:23:00Z">
                  <w:rPr>
                    <w:ins w:id="8879" w:author="James Vu" w:date="2024-04-19T00:01:00Z"/>
                    <w:color w:val="0D0D0D"/>
                    <w:sz w:val="28"/>
                    <w:szCs w:val="28"/>
                  </w:rPr>
                </w:rPrChange>
              </w:rPr>
            </w:pPr>
            <w:ins w:id="8880" w:author="James Vu" w:date="2024-04-19T00:01:00Z">
              <w:r w:rsidRPr="003C02FF">
                <w:rPr>
                  <w:b/>
                  <w:bCs/>
                  <w:color w:val="0D0D0D"/>
                  <w:rPrChange w:id="8881" w:author="James Vu" w:date="2024-04-19T00:23:00Z">
                    <w:rPr>
                      <w:color w:val="0D0D0D"/>
                      <w:sz w:val="28"/>
                      <w:szCs w:val="28"/>
                    </w:rPr>
                  </w:rPrChange>
                </w:rPr>
                <w:t>Hướng Dẫn và Quản Lý Nuôi Trồng Thủy Sản</w:t>
              </w:r>
            </w:ins>
          </w:p>
        </w:tc>
      </w:tr>
      <w:tr w:rsidR="003C02FF" w:rsidRPr="003C02FF" w14:paraId="288E374F" w14:textId="77777777" w:rsidTr="003C02FF">
        <w:trPr>
          <w:trHeight w:val="360"/>
          <w:ins w:id="8882" w:author="James Vu" w:date="2024-04-19T00:01:00Z"/>
          <w:trPrChange w:id="8883" w:author="James Vu" w:date="2024-04-19T00:20:00Z">
            <w:trPr>
              <w:trHeight w:val="360"/>
            </w:trPr>
          </w:trPrChange>
        </w:trPr>
        <w:tc>
          <w:tcPr>
            <w:tcW w:w="704" w:type="dxa"/>
            <w:shd w:val="clear" w:color="auto" w:fill="auto"/>
            <w:noWrap/>
            <w:vAlign w:val="center"/>
            <w:hideMark/>
            <w:tcPrChange w:id="8884" w:author="James Vu" w:date="2024-04-19T00:20:00Z">
              <w:tcPr>
                <w:tcW w:w="704" w:type="dxa"/>
                <w:shd w:val="clear" w:color="auto" w:fill="auto"/>
                <w:noWrap/>
                <w:vAlign w:val="center"/>
                <w:hideMark/>
              </w:tcPr>
            </w:tcPrChange>
          </w:tcPr>
          <w:p w14:paraId="11FB3A15" w14:textId="77777777" w:rsidR="004D28C1" w:rsidRPr="003C02FF" w:rsidRDefault="004D28C1" w:rsidP="004D28C1">
            <w:pPr>
              <w:jc w:val="center"/>
              <w:rPr>
                <w:ins w:id="8885" w:author="James Vu" w:date="2024-04-19T00:01:00Z"/>
                <w:b/>
                <w:bCs/>
                <w:color w:val="000000"/>
                <w:rPrChange w:id="8886" w:author="James Vu" w:date="2024-04-19T00:19:00Z">
                  <w:rPr>
                    <w:ins w:id="8887" w:author="James Vu" w:date="2024-04-19T00:01:00Z"/>
                    <w:b/>
                    <w:bCs/>
                    <w:color w:val="000000"/>
                    <w:sz w:val="28"/>
                    <w:szCs w:val="28"/>
                  </w:rPr>
                </w:rPrChange>
              </w:rPr>
            </w:pPr>
            <w:ins w:id="8888" w:author="James Vu" w:date="2024-04-19T00:01:00Z">
              <w:r w:rsidRPr="003C02FF">
                <w:rPr>
                  <w:b/>
                  <w:bCs/>
                  <w:color w:val="000000"/>
                  <w:rPrChange w:id="8889" w:author="James Vu" w:date="2024-04-19T00:19:00Z">
                    <w:rPr>
                      <w:b/>
                      <w:bCs/>
                      <w:color w:val="000000"/>
                      <w:sz w:val="28"/>
                      <w:szCs w:val="28"/>
                    </w:rPr>
                  </w:rPrChange>
                </w:rPr>
                <w:t> </w:t>
              </w:r>
            </w:ins>
          </w:p>
        </w:tc>
        <w:tc>
          <w:tcPr>
            <w:tcW w:w="8358" w:type="dxa"/>
            <w:shd w:val="clear" w:color="auto" w:fill="auto"/>
            <w:noWrap/>
            <w:vAlign w:val="center"/>
            <w:hideMark/>
            <w:tcPrChange w:id="8890" w:author="James Vu" w:date="2024-04-19T00:20:00Z">
              <w:tcPr>
                <w:tcW w:w="8358" w:type="dxa"/>
                <w:shd w:val="clear" w:color="auto" w:fill="auto"/>
                <w:noWrap/>
                <w:vAlign w:val="center"/>
                <w:hideMark/>
              </w:tcPr>
            </w:tcPrChange>
          </w:tcPr>
          <w:p w14:paraId="6DEFEE19" w14:textId="77777777" w:rsidR="004D28C1" w:rsidRPr="003C02FF" w:rsidRDefault="004D28C1" w:rsidP="004D28C1">
            <w:pPr>
              <w:rPr>
                <w:ins w:id="8891" w:author="James Vu" w:date="2024-04-19T00:01:00Z"/>
                <w:color w:val="0D0D0D"/>
                <w:rPrChange w:id="8892" w:author="James Vu" w:date="2024-04-19T00:19:00Z">
                  <w:rPr>
                    <w:ins w:id="8893" w:author="James Vu" w:date="2024-04-19T00:01:00Z"/>
                    <w:color w:val="0D0D0D"/>
                    <w:sz w:val="28"/>
                    <w:szCs w:val="28"/>
                  </w:rPr>
                </w:rPrChange>
              </w:rPr>
            </w:pPr>
            <w:ins w:id="8894" w:author="James Vu" w:date="2024-04-19T00:01:00Z">
              <w:r w:rsidRPr="003C02FF">
                <w:rPr>
                  <w:color w:val="0D0D0D"/>
                  <w:rPrChange w:id="8895" w:author="James Vu" w:date="2024-04-19T00:19:00Z">
                    <w:rPr>
                      <w:color w:val="0D0D0D"/>
                      <w:sz w:val="28"/>
                      <w:szCs w:val="28"/>
                    </w:rPr>
                  </w:rPrChange>
                </w:rPr>
                <w:t>Hướng dẫn kỹ thuật và mùa vụ nuôi trồng</w:t>
              </w:r>
            </w:ins>
          </w:p>
        </w:tc>
      </w:tr>
      <w:tr w:rsidR="003C02FF" w:rsidRPr="003C02FF" w14:paraId="6ACCC380" w14:textId="77777777" w:rsidTr="003C02FF">
        <w:trPr>
          <w:trHeight w:val="360"/>
          <w:ins w:id="8896" w:author="James Vu" w:date="2024-04-19T00:01:00Z"/>
          <w:trPrChange w:id="8897" w:author="James Vu" w:date="2024-04-19T00:20:00Z">
            <w:trPr>
              <w:trHeight w:val="360"/>
            </w:trPr>
          </w:trPrChange>
        </w:trPr>
        <w:tc>
          <w:tcPr>
            <w:tcW w:w="704" w:type="dxa"/>
            <w:shd w:val="clear" w:color="auto" w:fill="auto"/>
            <w:noWrap/>
            <w:vAlign w:val="center"/>
            <w:hideMark/>
            <w:tcPrChange w:id="8898" w:author="James Vu" w:date="2024-04-19T00:20:00Z">
              <w:tcPr>
                <w:tcW w:w="704" w:type="dxa"/>
                <w:shd w:val="clear" w:color="auto" w:fill="auto"/>
                <w:noWrap/>
                <w:vAlign w:val="center"/>
                <w:hideMark/>
              </w:tcPr>
            </w:tcPrChange>
          </w:tcPr>
          <w:p w14:paraId="72EC9FB2" w14:textId="77777777" w:rsidR="004D28C1" w:rsidRPr="003C02FF" w:rsidRDefault="004D28C1" w:rsidP="004D28C1">
            <w:pPr>
              <w:jc w:val="center"/>
              <w:rPr>
                <w:ins w:id="8899" w:author="James Vu" w:date="2024-04-19T00:01:00Z"/>
                <w:b/>
                <w:bCs/>
                <w:color w:val="000000"/>
                <w:rPrChange w:id="8900" w:author="James Vu" w:date="2024-04-19T00:19:00Z">
                  <w:rPr>
                    <w:ins w:id="8901" w:author="James Vu" w:date="2024-04-19T00:01:00Z"/>
                    <w:b/>
                    <w:bCs/>
                    <w:color w:val="000000"/>
                    <w:sz w:val="28"/>
                    <w:szCs w:val="28"/>
                  </w:rPr>
                </w:rPrChange>
              </w:rPr>
            </w:pPr>
            <w:ins w:id="8902" w:author="James Vu" w:date="2024-04-19T00:01:00Z">
              <w:r w:rsidRPr="003C02FF">
                <w:rPr>
                  <w:b/>
                  <w:bCs/>
                  <w:color w:val="000000"/>
                  <w:rPrChange w:id="8903" w:author="James Vu" w:date="2024-04-19T00:19:00Z">
                    <w:rPr>
                      <w:b/>
                      <w:bCs/>
                      <w:color w:val="000000"/>
                      <w:sz w:val="28"/>
                      <w:szCs w:val="28"/>
                    </w:rPr>
                  </w:rPrChange>
                </w:rPr>
                <w:t> </w:t>
              </w:r>
            </w:ins>
          </w:p>
        </w:tc>
        <w:tc>
          <w:tcPr>
            <w:tcW w:w="8358" w:type="dxa"/>
            <w:shd w:val="clear" w:color="auto" w:fill="auto"/>
            <w:noWrap/>
            <w:vAlign w:val="center"/>
            <w:hideMark/>
            <w:tcPrChange w:id="8904" w:author="James Vu" w:date="2024-04-19T00:20:00Z">
              <w:tcPr>
                <w:tcW w:w="8358" w:type="dxa"/>
                <w:shd w:val="clear" w:color="auto" w:fill="auto"/>
                <w:noWrap/>
                <w:vAlign w:val="center"/>
                <w:hideMark/>
              </w:tcPr>
            </w:tcPrChange>
          </w:tcPr>
          <w:p w14:paraId="7AB7733C" w14:textId="77777777" w:rsidR="004D28C1" w:rsidRPr="003C02FF" w:rsidRDefault="004D28C1" w:rsidP="004D28C1">
            <w:pPr>
              <w:rPr>
                <w:ins w:id="8905" w:author="James Vu" w:date="2024-04-19T00:01:00Z"/>
                <w:color w:val="0D0D0D"/>
                <w:rPrChange w:id="8906" w:author="James Vu" w:date="2024-04-19T00:19:00Z">
                  <w:rPr>
                    <w:ins w:id="8907" w:author="James Vu" w:date="2024-04-19T00:01:00Z"/>
                    <w:color w:val="0D0D0D"/>
                    <w:sz w:val="28"/>
                    <w:szCs w:val="28"/>
                  </w:rPr>
                </w:rPrChange>
              </w:rPr>
            </w:pPr>
            <w:ins w:id="8908" w:author="James Vu" w:date="2024-04-19T00:01:00Z">
              <w:r w:rsidRPr="003C02FF">
                <w:rPr>
                  <w:color w:val="0D0D0D"/>
                  <w:rPrChange w:id="8909" w:author="James Vu" w:date="2024-04-19T00:19:00Z">
                    <w:rPr>
                      <w:color w:val="0D0D0D"/>
                      <w:sz w:val="28"/>
                      <w:szCs w:val="28"/>
                    </w:rPr>
                  </w:rPrChange>
                </w:rPr>
                <w:t>Công cụ quản lý chất lượng sản phẩm nuôi trồng</w:t>
              </w:r>
            </w:ins>
          </w:p>
        </w:tc>
      </w:tr>
      <w:tr w:rsidR="003C02FF" w:rsidRPr="003C02FF" w14:paraId="71681A4E" w14:textId="77777777" w:rsidTr="003C02FF">
        <w:trPr>
          <w:trHeight w:val="360"/>
          <w:ins w:id="8910" w:author="James Vu" w:date="2024-04-19T00:01:00Z"/>
          <w:trPrChange w:id="8911" w:author="James Vu" w:date="2024-04-19T00:20:00Z">
            <w:trPr>
              <w:trHeight w:val="360"/>
            </w:trPr>
          </w:trPrChange>
        </w:trPr>
        <w:tc>
          <w:tcPr>
            <w:tcW w:w="704" w:type="dxa"/>
            <w:shd w:val="clear" w:color="auto" w:fill="auto"/>
            <w:noWrap/>
            <w:vAlign w:val="center"/>
            <w:hideMark/>
            <w:tcPrChange w:id="8912" w:author="James Vu" w:date="2024-04-19T00:20:00Z">
              <w:tcPr>
                <w:tcW w:w="704" w:type="dxa"/>
                <w:shd w:val="clear" w:color="auto" w:fill="auto"/>
                <w:noWrap/>
                <w:vAlign w:val="center"/>
                <w:hideMark/>
              </w:tcPr>
            </w:tcPrChange>
          </w:tcPr>
          <w:p w14:paraId="4C74E555" w14:textId="77777777" w:rsidR="004D28C1" w:rsidRPr="003C02FF" w:rsidRDefault="004D28C1" w:rsidP="004D28C1">
            <w:pPr>
              <w:jc w:val="center"/>
              <w:rPr>
                <w:ins w:id="8913" w:author="James Vu" w:date="2024-04-19T00:01:00Z"/>
                <w:b/>
                <w:bCs/>
                <w:color w:val="000000"/>
                <w:rPrChange w:id="8914" w:author="James Vu" w:date="2024-04-19T00:19:00Z">
                  <w:rPr>
                    <w:ins w:id="8915" w:author="James Vu" w:date="2024-04-19T00:01:00Z"/>
                    <w:b/>
                    <w:bCs/>
                    <w:color w:val="000000"/>
                    <w:sz w:val="28"/>
                    <w:szCs w:val="28"/>
                  </w:rPr>
                </w:rPrChange>
              </w:rPr>
            </w:pPr>
            <w:ins w:id="8916" w:author="James Vu" w:date="2024-04-19T00:01:00Z">
              <w:r w:rsidRPr="003C02FF">
                <w:rPr>
                  <w:b/>
                  <w:bCs/>
                  <w:color w:val="000000"/>
                  <w:rPrChange w:id="8917" w:author="James Vu" w:date="2024-04-19T00:19:00Z">
                    <w:rPr>
                      <w:b/>
                      <w:bCs/>
                      <w:color w:val="000000"/>
                      <w:sz w:val="28"/>
                      <w:szCs w:val="28"/>
                    </w:rPr>
                  </w:rPrChange>
                </w:rPr>
                <w:t> </w:t>
              </w:r>
            </w:ins>
          </w:p>
        </w:tc>
        <w:tc>
          <w:tcPr>
            <w:tcW w:w="8358" w:type="dxa"/>
            <w:shd w:val="clear" w:color="auto" w:fill="auto"/>
            <w:noWrap/>
            <w:vAlign w:val="center"/>
            <w:hideMark/>
            <w:tcPrChange w:id="8918" w:author="James Vu" w:date="2024-04-19T00:20:00Z">
              <w:tcPr>
                <w:tcW w:w="8358" w:type="dxa"/>
                <w:shd w:val="clear" w:color="auto" w:fill="auto"/>
                <w:noWrap/>
                <w:vAlign w:val="center"/>
                <w:hideMark/>
              </w:tcPr>
            </w:tcPrChange>
          </w:tcPr>
          <w:p w14:paraId="3B8ED402" w14:textId="77777777" w:rsidR="004D28C1" w:rsidRPr="003C02FF" w:rsidRDefault="004D28C1" w:rsidP="004D28C1">
            <w:pPr>
              <w:rPr>
                <w:ins w:id="8919" w:author="James Vu" w:date="2024-04-19T00:01:00Z"/>
                <w:color w:val="0D0D0D"/>
                <w:rPrChange w:id="8920" w:author="James Vu" w:date="2024-04-19T00:19:00Z">
                  <w:rPr>
                    <w:ins w:id="8921" w:author="James Vu" w:date="2024-04-19T00:01:00Z"/>
                    <w:color w:val="0D0D0D"/>
                    <w:sz w:val="28"/>
                    <w:szCs w:val="28"/>
                  </w:rPr>
                </w:rPrChange>
              </w:rPr>
            </w:pPr>
            <w:ins w:id="8922" w:author="James Vu" w:date="2024-04-19T00:01:00Z">
              <w:r w:rsidRPr="003C02FF">
                <w:rPr>
                  <w:color w:val="0D0D0D"/>
                  <w:rPrChange w:id="8923" w:author="James Vu" w:date="2024-04-19T00:19:00Z">
                    <w:rPr>
                      <w:color w:val="0D0D0D"/>
                      <w:sz w:val="28"/>
                      <w:szCs w:val="28"/>
                    </w:rPr>
                  </w:rPrChange>
                </w:rPr>
                <w:t>Công cụ  thông tin kiểm tra điều kiện sản xuất nuôi trồng</w:t>
              </w:r>
            </w:ins>
          </w:p>
        </w:tc>
      </w:tr>
      <w:tr w:rsidR="003C02FF" w:rsidRPr="003C02FF" w14:paraId="044D3C4E" w14:textId="77777777" w:rsidTr="003C02FF">
        <w:trPr>
          <w:trHeight w:val="360"/>
          <w:ins w:id="8924" w:author="James Vu" w:date="2024-04-19T00:01:00Z"/>
          <w:trPrChange w:id="8925" w:author="James Vu" w:date="2024-04-19T00:20:00Z">
            <w:trPr>
              <w:trHeight w:val="360"/>
            </w:trPr>
          </w:trPrChange>
        </w:trPr>
        <w:tc>
          <w:tcPr>
            <w:tcW w:w="704" w:type="dxa"/>
            <w:shd w:val="clear" w:color="auto" w:fill="auto"/>
            <w:noWrap/>
            <w:vAlign w:val="center"/>
            <w:hideMark/>
            <w:tcPrChange w:id="8926" w:author="James Vu" w:date="2024-04-19T00:20:00Z">
              <w:tcPr>
                <w:tcW w:w="704" w:type="dxa"/>
                <w:shd w:val="clear" w:color="auto" w:fill="auto"/>
                <w:noWrap/>
                <w:vAlign w:val="center"/>
                <w:hideMark/>
              </w:tcPr>
            </w:tcPrChange>
          </w:tcPr>
          <w:p w14:paraId="41C60A69" w14:textId="77777777" w:rsidR="004D28C1" w:rsidRPr="003C02FF" w:rsidRDefault="004D28C1" w:rsidP="004D28C1">
            <w:pPr>
              <w:jc w:val="center"/>
              <w:rPr>
                <w:ins w:id="8927" w:author="James Vu" w:date="2024-04-19T00:01:00Z"/>
                <w:b/>
                <w:bCs/>
                <w:color w:val="000000"/>
                <w:rPrChange w:id="8928" w:author="James Vu" w:date="2024-04-19T00:23:00Z">
                  <w:rPr>
                    <w:ins w:id="8929" w:author="James Vu" w:date="2024-04-19T00:01:00Z"/>
                    <w:b/>
                    <w:bCs/>
                    <w:color w:val="000000"/>
                    <w:sz w:val="28"/>
                    <w:szCs w:val="28"/>
                  </w:rPr>
                </w:rPrChange>
              </w:rPr>
            </w:pPr>
            <w:ins w:id="8930" w:author="James Vu" w:date="2024-04-19T00:01:00Z">
              <w:r w:rsidRPr="003C02FF">
                <w:rPr>
                  <w:b/>
                  <w:bCs/>
                  <w:color w:val="000000"/>
                  <w:rPrChange w:id="8931" w:author="James Vu" w:date="2024-04-19T00:23:00Z">
                    <w:rPr>
                      <w:b/>
                      <w:bCs/>
                      <w:color w:val="000000"/>
                      <w:sz w:val="28"/>
                      <w:szCs w:val="28"/>
                    </w:rPr>
                  </w:rPrChange>
                </w:rPr>
                <w:t>6</w:t>
              </w:r>
            </w:ins>
          </w:p>
        </w:tc>
        <w:tc>
          <w:tcPr>
            <w:tcW w:w="8358" w:type="dxa"/>
            <w:shd w:val="clear" w:color="auto" w:fill="auto"/>
            <w:noWrap/>
            <w:vAlign w:val="center"/>
            <w:hideMark/>
            <w:tcPrChange w:id="8932" w:author="James Vu" w:date="2024-04-19T00:20:00Z">
              <w:tcPr>
                <w:tcW w:w="8358" w:type="dxa"/>
                <w:shd w:val="clear" w:color="auto" w:fill="auto"/>
                <w:noWrap/>
                <w:vAlign w:val="center"/>
                <w:hideMark/>
              </w:tcPr>
            </w:tcPrChange>
          </w:tcPr>
          <w:p w14:paraId="658A4385" w14:textId="77777777" w:rsidR="004D28C1" w:rsidRPr="003C02FF" w:rsidRDefault="004D28C1" w:rsidP="004D28C1">
            <w:pPr>
              <w:rPr>
                <w:ins w:id="8933" w:author="James Vu" w:date="2024-04-19T00:01:00Z"/>
                <w:b/>
                <w:bCs/>
                <w:color w:val="0D0D0D"/>
                <w:rPrChange w:id="8934" w:author="James Vu" w:date="2024-04-19T00:23:00Z">
                  <w:rPr>
                    <w:ins w:id="8935" w:author="James Vu" w:date="2024-04-19T00:01:00Z"/>
                    <w:color w:val="0D0D0D"/>
                    <w:sz w:val="28"/>
                    <w:szCs w:val="28"/>
                  </w:rPr>
                </w:rPrChange>
              </w:rPr>
            </w:pPr>
            <w:ins w:id="8936" w:author="James Vu" w:date="2024-04-19T00:01:00Z">
              <w:r w:rsidRPr="003C02FF">
                <w:rPr>
                  <w:b/>
                  <w:bCs/>
                  <w:color w:val="0D0D0D"/>
                  <w:rPrChange w:id="8937" w:author="James Vu" w:date="2024-04-19T00:23:00Z">
                    <w:rPr>
                      <w:color w:val="0D0D0D"/>
                      <w:sz w:val="28"/>
                      <w:szCs w:val="28"/>
                    </w:rPr>
                  </w:rPrChange>
                </w:rPr>
                <w:t>Quản Lý Giống Thủy Sản</w:t>
              </w:r>
            </w:ins>
          </w:p>
        </w:tc>
      </w:tr>
      <w:tr w:rsidR="003C02FF" w:rsidRPr="003C02FF" w14:paraId="3CF3F642" w14:textId="77777777" w:rsidTr="003C02FF">
        <w:trPr>
          <w:trHeight w:val="360"/>
          <w:ins w:id="8938" w:author="James Vu" w:date="2024-04-19T00:01:00Z"/>
          <w:trPrChange w:id="8939" w:author="James Vu" w:date="2024-04-19T00:20:00Z">
            <w:trPr>
              <w:trHeight w:val="360"/>
            </w:trPr>
          </w:trPrChange>
        </w:trPr>
        <w:tc>
          <w:tcPr>
            <w:tcW w:w="704" w:type="dxa"/>
            <w:shd w:val="clear" w:color="auto" w:fill="auto"/>
            <w:noWrap/>
            <w:vAlign w:val="center"/>
            <w:hideMark/>
            <w:tcPrChange w:id="8940" w:author="James Vu" w:date="2024-04-19T00:20:00Z">
              <w:tcPr>
                <w:tcW w:w="704" w:type="dxa"/>
                <w:shd w:val="clear" w:color="auto" w:fill="auto"/>
                <w:noWrap/>
                <w:vAlign w:val="center"/>
                <w:hideMark/>
              </w:tcPr>
            </w:tcPrChange>
          </w:tcPr>
          <w:p w14:paraId="220F40E6" w14:textId="77777777" w:rsidR="004D28C1" w:rsidRPr="003C02FF" w:rsidRDefault="004D28C1" w:rsidP="004D28C1">
            <w:pPr>
              <w:jc w:val="center"/>
              <w:rPr>
                <w:ins w:id="8941" w:author="James Vu" w:date="2024-04-19T00:01:00Z"/>
                <w:b/>
                <w:bCs/>
                <w:color w:val="000000"/>
                <w:rPrChange w:id="8942" w:author="James Vu" w:date="2024-04-19T00:19:00Z">
                  <w:rPr>
                    <w:ins w:id="8943" w:author="James Vu" w:date="2024-04-19T00:01:00Z"/>
                    <w:b/>
                    <w:bCs/>
                    <w:color w:val="000000"/>
                    <w:sz w:val="28"/>
                    <w:szCs w:val="28"/>
                  </w:rPr>
                </w:rPrChange>
              </w:rPr>
            </w:pPr>
            <w:ins w:id="8944" w:author="James Vu" w:date="2024-04-19T00:01:00Z">
              <w:r w:rsidRPr="003C02FF">
                <w:rPr>
                  <w:b/>
                  <w:bCs/>
                  <w:color w:val="000000"/>
                  <w:rPrChange w:id="8945" w:author="James Vu" w:date="2024-04-19T00:19:00Z">
                    <w:rPr>
                      <w:b/>
                      <w:bCs/>
                      <w:color w:val="000000"/>
                      <w:sz w:val="28"/>
                      <w:szCs w:val="28"/>
                    </w:rPr>
                  </w:rPrChange>
                </w:rPr>
                <w:t> </w:t>
              </w:r>
            </w:ins>
          </w:p>
        </w:tc>
        <w:tc>
          <w:tcPr>
            <w:tcW w:w="8358" w:type="dxa"/>
            <w:shd w:val="clear" w:color="auto" w:fill="auto"/>
            <w:noWrap/>
            <w:vAlign w:val="center"/>
            <w:hideMark/>
            <w:tcPrChange w:id="8946" w:author="James Vu" w:date="2024-04-19T00:20:00Z">
              <w:tcPr>
                <w:tcW w:w="8358" w:type="dxa"/>
                <w:shd w:val="clear" w:color="auto" w:fill="auto"/>
                <w:noWrap/>
                <w:vAlign w:val="center"/>
                <w:hideMark/>
              </w:tcPr>
            </w:tcPrChange>
          </w:tcPr>
          <w:p w14:paraId="3E3972C0" w14:textId="77777777" w:rsidR="004D28C1" w:rsidRPr="003C02FF" w:rsidRDefault="004D28C1" w:rsidP="004D28C1">
            <w:pPr>
              <w:rPr>
                <w:ins w:id="8947" w:author="James Vu" w:date="2024-04-19T00:01:00Z"/>
                <w:color w:val="0D0D0D"/>
                <w:rPrChange w:id="8948" w:author="James Vu" w:date="2024-04-19T00:19:00Z">
                  <w:rPr>
                    <w:ins w:id="8949" w:author="James Vu" w:date="2024-04-19T00:01:00Z"/>
                    <w:color w:val="0D0D0D"/>
                    <w:sz w:val="28"/>
                    <w:szCs w:val="28"/>
                  </w:rPr>
                </w:rPrChange>
              </w:rPr>
            </w:pPr>
            <w:ins w:id="8950" w:author="James Vu" w:date="2024-04-19T00:01:00Z">
              <w:r w:rsidRPr="003C02FF">
                <w:rPr>
                  <w:color w:val="0D0D0D"/>
                  <w:rPrChange w:id="8951" w:author="James Vu" w:date="2024-04-19T00:19:00Z">
                    <w:rPr>
                      <w:color w:val="0D0D0D"/>
                      <w:sz w:val="28"/>
                      <w:szCs w:val="28"/>
                    </w:rPr>
                  </w:rPrChange>
                </w:rPr>
                <w:t>Công cụ kiểm định và cấp phép giống thủy sản</w:t>
              </w:r>
            </w:ins>
          </w:p>
        </w:tc>
      </w:tr>
      <w:tr w:rsidR="003C02FF" w:rsidRPr="003C02FF" w14:paraId="56FB8F4F" w14:textId="77777777" w:rsidTr="003C02FF">
        <w:trPr>
          <w:trHeight w:val="360"/>
          <w:ins w:id="8952" w:author="James Vu" w:date="2024-04-19T00:01:00Z"/>
          <w:trPrChange w:id="8953" w:author="James Vu" w:date="2024-04-19T00:20:00Z">
            <w:trPr>
              <w:trHeight w:val="360"/>
            </w:trPr>
          </w:trPrChange>
        </w:trPr>
        <w:tc>
          <w:tcPr>
            <w:tcW w:w="704" w:type="dxa"/>
            <w:shd w:val="clear" w:color="auto" w:fill="auto"/>
            <w:noWrap/>
            <w:vAlign w:val="center"/>
            <w:hideMark/>
            <w:tcPrChange w:id="8954" w:author="James Vu" w:date="2024-04-19T00:20:00Z">
              <w:tcPr>
                <w:tcW w:w="704" w:type="dxa"/>
                <w:shd w:val="clear" w:color="auto" w:fill="auto"/>
                <w:noWrap/>
                <w:vAlign w:val="center"/>
                <w:hideMark/>
              </w:tcPr>
            </w:tcPrChange>
          </w:tcPr>
          <w:p w14:paraId="763B18E4" w14:textId="77777777" w:rsidR="004D28C1" w:rsidRPr="003C02FF" w:rsidRDefault="004D28C1" w:rsidP="004D28C1">
            <w:pPr>
              <w:jc w:val="center"/>
              <w:rPr>
                <w:ins w:id="8955" w:author="James Vu" w:date="2024-04-19T00:01:00Z"/>
                <w:b/>
                <w:bCs/>
                <w:color w:val="000000"/>
                <w:rPrChange w:id="8956" w:author="James Vu" w:date="2024-04-19T00:19:00Z">
                  <w:rPr>
                    <w:ins w:id="8957" w:author="James Vu" w:date="2024-04-19T00:01:00Z"/>
                    <w:b/>
                    <w:bCs/>
                    <w:color w:val="000000"/>
                    <w:sz w:val="28"/>
                    <w:szCs w:val="28"/>
                  </w:rPr>
                </w:rPrChange>
              </w:rPr>
            </w:pPr>
            <w:ins w:id="8958" w:author="James Vu" w:date="2024-04-19T00:01:00Z">
              <w:r w:rsidRPr="003C02FF">
                <w:rPr>
                  <w:b/>
                  <w:bCs/>
                  <w:color w:val="000000"/>
                  <w:rPrChange w:id="8959" w:author="James Vu" w:date="2024-04-19T00:19:00Z">
                    <w:rPr>
                      <w:b/>
                      <w:bCs/>
                      <w:color w:val="000000"/>
                      <w:sz w:val="28"/>
                      <w:szCs w:val="28"/>
                    </w:rPr>
                  </w:rPrChange>
                </w:rPr>
                <w:t> </w:t>
              </w:r>
            </w:ins>
          </w:p>
        </w:tc>
        <w:tc>
          <w:tcPr>
            <w:tcW w:w="8358" w:type="dxa"/>
            <w:shd w:val="clear" w:color="auto" w:fill="auto"/>
            <w:noWrap/>
            <w:vAlign w:val="center"/>
            <w:hideMark/>
            <w:tcPrChange w:id="8960" w:author="James Vu" w:date="2024-04-19T00:20:00Z">
              <w:tcPr>
                <w:tcW w:w="8358" w:type="dxa"/>
                <w:shd w:val="clear" w:color="auto" w:fill="auto"/>
                <w:noWrap/>
                <w:vAlign w:val="center"/>
                <w:hideMark/>
              </w:tcPr>
            </w:tcPrChange>
          </w:tcPr>
          <w:p w14:paraId="5436D7A4" w14:textId="77777777" w:rsidR="004D28C1" w:rsidRPr="003C02FF" w:rsidRDefault="004D28C1" w:rsidP="004D28C1">
            <w:pPr>
              <w:rPr>
                <w:ins w:id="8961" w:author="James Vu" w:date="2024-04-19T00:01:00Z"/>
                <w:color w:val="0D0D0D"/>
                <w:rPrChange w:id="8962" w:author="James Vu" w:date="2024-04-19T00:19:00Z">
                  <w:rPr>
                    <w:ins w:id="8963" w:author="James Vu" w:date="2024-04-19T00:01:00Z"/>
                    <w:color w:val="0D0D0D"/>
                    <w:sz w:val="28"/>
                    <w:szCs w:val="28"/>
                  </w:rPr>
                </w:rPrChange>
              </w:rPr>
            </w:pPr>
            <w:ins w:id="8964" w:author="James Vu" w:date="2024-04-19T00:01:00Z">
              <w:r w:rsidRPr="003C02FF">
                <w:rPr>
                  <w:color w:val="0D0D0D"/>
                  <w:rPrChange w:id="8965" w:author="James Vu" w:date="2024-04-19T00:19:00Z">
                    <w:rPr>
                      <w:color w:val="0D0D0D"/>
                      <w:sz w:val="28"/>
                      <w:szCs w:val="28"/>
                    </w:rPr>
                  </w:rPrChange>
                </w:rPr>
                <w:t>Công cụ thông tin giám sát chất lượng giống</w:t>
              </w:r>
            </w:ins>
          </w:p>
        </w:tc>
      </w:tr>
      <w:tr w:rsidR="003C02FF" w:rsidRPr="003C02FF" w14:paraId="2F485059" w14:textId="77777777" w:rsidTr="003C02FF">
        <w:trPr>
          <w:trHeight w:val="360"/>
          <w:ins w:id="8966" w:author="James Vu" w:date="2024-04-19T00:01:00Z"/>
          <w:trPrChange w:id="8967" w:author="James Vu" w:date="2024-04-19T00:20:00Z">
            <w:trPr>
              <w:trHeight w:val="360"/>
            </w:trPr>
          </w:trPrChange>
        </w:trPr>
        <w:tc>
          <w:tcPr>
            <w:tcW w:w="704" w:type="dxa"/>
            <w:shd w:val="clear" w:color="auto" w:fill="auto"/>
            <w:noWrap/>
            <w:vAlign w:val="center"/>
            <w:hideMark/>
            <w:tcPrChange w:id="8968" w:author="James Vu" w:date="2024-04-19T00:20:00Z">
              <w:tcPr>
                <w:tcW w:w="704" w:type="dxa"/>
                <w:shd w:val="clear" w:color="auto" w:fill="auto"/>
                <w:noWrap/>
                <w:vAlign w:val="center"/>
                <w:hideMark/>
              </w:tcPr>
            </w:tcPrChange>
          </w:tcPr>
          <w:p w14:paraId="0BB5B6A6" w14:textId="77777777" w:rsidR="004D28C1" w:rsidRPr="003C02FF" w:rsidRDefault="004D28C1" w:rsidP="004D28C1">
            <w:pPr>
              <w:jc w:val="center"/>
              <w:rPr>
                <w:ins w:id="8969" w:author="James Vu" w:date="2024-04-19T00:01:00Z"/>
                <w:b/>
                <w:bCs/>
                <w:color w:val="000000"/>
                <w:rPrChange w:id="8970" w:author="James Vu" w:date="2024-04-19T00:19:00Z">
                  <w:rPr>
                    <w:ins w:id="8971" w:author="James Vu" w:date="2024-04-19T00:01:00Z"/>
                    <w:b/>
                    <w:bCs/>
                    <w:color w:val="000000"/>
                    <w:sz w:val="28"/>
                    <w:szCs w:val="28"/>
                  </w:rPr>
                </w:rPrChange>
              </w:rPr>
            </w:pPr>
            <w:ins w:id="8972" w:author="James Vu" w:date="2024-04-19T00:01:00Z">
              <w:r w:rsidRPr="003C02FF">
                <w:rPr>
                  <w:b/>
                  <w:bCs/>
                  <w:color w:val="000000"/>
                  <w:rPrChange w:id="8973" w:author="James Vu" w:date="2024-04-19T00:19:00Z">
                    <w:rPr>
                      <w:b/>
                      <w:bCs/>
                      <w:color w:val="000000"/>
                      <w:sz w:val="28"/>
                      <w:szCs w:val="28"/>
                    </w:rPr>
                  </w:rPrChange>
                </w:rPr>
                <w:t> </w:t>
              </w:r>
            </w:ins>
          </w:p>
        </w:tc>
        <w:tc>
          <w:tcPr>
            <w:tcW w:w="8358" w:type="dxa"/>
            <w:shd w:val="clear" w:color="auto" w:fill="auto"/>
            <w:noWrap/>
            <w:vAlign w:val="center"/>
            <w:hideMark/>
            <w:tcPrChange w:id="8974" w:author="James Vu" w:date="2024-04-19T00:20:00Z">
              <w:tcPr>
                <w:tcW w:w="8358" w:type="dxa"/>
                <w:shd w:val="clear" w:color="auto" w:fill="auto"/>
                <w:noWrap/>
                <w:vAlign w:val="center"/>
                <w:hideMark/>
              </w:tcPr>
            </w:tcPrChange>
          </w:tcPr>
          <w:p w14:paraId="552CB5D3" w14:textId="77777777" w:rsidR="004D28C1" w:rsidRPr="003C02FF" w:rsidRDefault="004D28C1" w:rsidP="004D28C1">
            <w:pPr>
              <w:rPr>
                <w:ins w:id="8975" w:author="James Vu" w:date="2024-04-19T00:01:00Z"/>
                <w:color w:val="0D0D0D"/>
                <w:rPrChange w:id="8976" w:author="James Vu" w:date="2024-04-19T00:19:00Z">
                  <w:rPr>
                    <w:ins w:id="8977" w:author="James Vu" w:date="2024-04-19T00:01:00Z"/>
                    <w:color w:val="0D0D0D"/>
                    <w:sz w:val="28"/>
                    <w:szCs w:val="28"/>
                  </w:rPr>
                </w:rPrChange>
              </w:rPr>
            </w:pPr>
            <w:ins w:id="8978" w:author="James Vu" w:date="2024-04-19T00:01:00Z">
              <w:r w:rsidRPr="003C02FF">
                <w:rPr>
                  <w:color w:val="0D0D0D"/>
                  <w:rPrChange w:id="8979" w:author="James Vu" w:date="2024-04-19T00:19:00Z">
                    <w:rPr>
                      <w:color w:val="0D0D0D"/>
                      <w:sz w:val="28"/>
                      <w:szCs w:val="28"/>
                    </w:rPr>
                  </w:rPrChange>
                </w:rPr>
                <w:t>Công cụ quản lý truy xuất nguồn gốc giống</w:t>
              </w:r>
            </w:ins>
          </w:p>
        </w:tc>
      </w:tr>
      <w:tr w:rsidR="003C02FF" w:rsidRPr="003C02FF" w14:paraId="684658E7" w14:textId="77777777" w:rsidTr="003C02FF">
        <w:trPr>
          <w:trHeight w:val="360"/>
          <w:ins w:id="8980" w:author="James Vu" w:date="2024-04-19T00:01:00Z"/>
          <w:trPrChange w:id="8981" w:author="James Vu" w:date="2024-04-19T00:20:00Z">
            <w:trPr>
              <w:trHeight w:val="360"/>
            </w:trPr>
          </w:trPrChange>
        </w:trPr>
        <w:tc>
          <w:tcPr>
            <w:tcW w:w="704" w:type="dxa"/>
            <w:shd w:val="clear" w:color="auto" w:fill="auto"/>
            <w:noWrap/>
            <w:vAlign w:val="center"/>
            <w:hideMark/>
            <w:tcPrChange w:id="8982" w:author="James Vu" w:date="2024-04-19T00:20:00Z">
              <w:tcPr>
                <w:tcW w:w="704" w:type="dxa"/>
                <w:shd w:val="clear" w:color="auto" w:fill="auto"/>
                <w:noWrap/>
                <w:vAlign w:val="center"/>
                <w:hideMark/>
              </w:tcPr>
            </w:tcPrChange>
          </w:tcPr>
          <w:p w14:paraId="043F2101" w14:textId="77777777" w:rsidR="004D28C1" w:rsidRPr="003C02FF" w:rsidRDefault="004D28C1" w:rsidP="004D28C1">
            <w:pPr>
              <w:jc w:val="center"/>
              <w:rPr>
                <w:ins w:id="8983" w:author="James Vu" w:date="2024-04-19T00:01:00Z"/>
                <w:b/>
                <w:bCs/>
                <w:color w:val="000000"/>
                <w:rPrChange w:id="8984" w:author="James Vu" w:date="2024-04-19T00:23:00Z">
                  <w:rPr>
                    <w:ins w:id="8985" w:author="James Vu" w:date="2024-04-19T00:01:00Z"/>
                    <w:b/>
                    <w:bCs/>
                    <w:color w:val="000000"/>
                    <w:sz w:val="28"/>
                    <w:szCs w:val="28"/>
                  </w:rPr>
                </w:rPrChange>
              </w:rPr>
            </w:pPr>
            <w:ins w:id="8986" w:author="James Vu" w:date="2024-04-19T00:01:00Z">
              <w:r w:rsidRPr="003C02FF">
                <w:rPr>
                  <w:b/>
                  <w:bCs/>
                  <w:color w:val="000000"/>
                  <w:rPrChange w:id="8987" w:author="James Vu" w:date="2024-04-19T00:23:00Z">
                    <w:rPr>
                      <w:b/>
                      <w:bCs/>
                      <w:color w:val="000000"/>
                      <w:sz w:val="28"/>
                      <w:szCs w:val="28"/>
                    </w:rPr>
                  </w:rPrChange>
                </w:rPr>
                <w:t>7</w:t>
              </w:r>
            </w:ins>
          </w:p>
        </w:tc>
        <w:tc>
          <w:tcPr>
            <w:tcW w:w="8358" w:type="dxa"/>
            <w:shd w:val="clear" w:color="auto" w:fill="auto"/>
            <w:noWrap/>
            <w:vAlign w:val="center"/>
            <w:hideMark/>
            <w:tcPrChange w:id="8988" w:author="James Vu" w:date="2024-04-19T00:20:00Z">
              <w:tcPr>
                <w:tcW w:w="8358" w:type="dxa"/>
                <w:shd w:val="clear" w:color="auto" w:fill="auto"/>
                <w:noWrap/>
                <w:vAlign w:val="center"/>
                <w:hideMark/>
              </w:tcPr>
            </w:tcPrChange>
          </w:tcPr>
          <w:p w14:paraId="04E1DF76" w14:textId="77777777" w:rsidR="004D28C1" w:rsidRPr="003C02FF" w:rsidRDefault="004D28C1" w:rsidP="004D28C1">
            <w:pPr>
              <w:rPr>
                <w:ins w:id="8989" w:author="James Vu" w:date="2024-04-19T00:01:00Z"/>
                <w:b/>
                <w:bCs/>
                <w:color w:val="0D0D0D"/>
                <w:rPrChange w:id="8990" w:author="James Vu" w:date="2024-04-19T00:23:00Z">
                  <w:rPr>
                    <w:ins w:id="8991" w:author="James Vu" w:date="2024-04-19T00:01:00Z"/>
                    <w:color w:val="0D0D0D"/>
                    <w:sz w:val="28"/>
                    <w:szCs w:val="28"/>
                  </w:rPr>
                </w:rPrChange>
              </w:rPr>
            </w:pPr>
            <w:ins w:id="8992" w:author="James Vu" w:date="2024-04-19T00:01:00Z">
              <w:r w:rsidRPr="003C02FF">
                <w:rPr>
                  <w:b/>
                  <w:bCs/>
                  <w:color w:val="0D0D0D"/>
                  <w:rPrChange w:id="8993" w:author="James Vu" w:date="2024-04-19T00:23:00Z">
                    <w:rPr>
                      <w:color w:val="0D0D0D"/>
                      <w:sz w:val="28"/>
                      <w:szCs w:val="28"/>
                    </w:rPr>
                  </w:rPrChange>
                </w:rPr>
                <w:t>Quản Lý Thức Ăn và Nguyên Liệu Thủy Sản</w:t>
              </w:r>
            </w:ins>
          </w:p>
        </w:tc>
      </w:tr>
      <w:tr w:rsidR="003C02FF" w:rsidRPr="003C02FF" w14:paraId="62C5F4BC" w14:textId="77777777" w:rsidTr="003C02FF">
        <w:trPr>
          <w:trHeight w:val="360"/>
          <w:ins w:id="8994" w:author="James Vu" w:date="2024-04-19T00:01:00Z"/>
          <w:trPrChange w:id="8995" w:author="James Vu" w:date="2024-04-19T00:20:00Z">
            <w:trPr>
              <w:trHeight w:val="360"/>
            </w:trPr>
          </w:trPrChange>
        </w:trPr>
        <w:tc>
          <w:tcPr>
            <w:tcW w:w="704" w:type="dxa"/>
            <w:shd w:val="clear" w:color="auto" w:fill="auto"/>
            <w:noWrap/>
            <w:vAlign w:val="center"/>
            <w:hideMark/>
            <w:tcPrChange w:id="8996" w:author="James Vu" w:date="2024-04-19T00:20:00Z">
              <w:tcPr>
                <w:tcW w:w="704" w:type="dxa"/>
                <w:shd w:val="clear" w:color="auto" w:fill="auto"/>
                <w:noWrap/>
                <w:vAlign w:val="center"/>
                <w:hideMark/>
              </w:tcPr>
            </w:tcPrChange>
          </w:tcPr>
          <w:p w14:paraId="6DCD881B" w14:textId="77777777" w:rsidR="004D28C1" w:rsidRPr="003C02FF" w:rsidRDefault="004D28C1" w:rsidP="004D28C1">
            <w:pPr>
              <w:jc w:val="center"/>
              <w:rPr>
                <w:ins w:id="8997" w:author="James Vu" w:date="2024-04-19T00:01:00Z"/>
                <w:b/>
                <w:bCs/>
                <w:color w:val="000000"/>
                <w:rPrChange w:id="8998" w:author="James Vu" w:date="2024-04-19T00:19:00Z">
                  <w:rPr>
                    <w:ins w:id="8999" w:author="James Vu" w:date="2024-04-19T00:01:00Z"/>
                    <w:b/>
                    <w:bCs/>
                    <w:color w:val="000000"/>
                    <w:sz w:val="28"/>
                    <w:szCs w:val="28"/>
                  </w:rPr>
                </w:rPrChange>
              </w:rPr>
            </w:pPr>
            <w:ins w:id="9000" w:author="James Vu" w:date="2024-04-19T00:01:00Z">
              <w:r w:rsidRPr="003C02FF">
                <w:rPr>
                  <w:b/>
                  <w:bCs/>
                  <w:color w:val="000000"/>
                  <w:rPrChange w:id="9001" w:author="James Vu" w:date="2024-04-19T00:19:00Z">
                    <w:rPr>
                      <w:b/>
                      <w:bCs/>
                      <w:color w:val="000000"/>
                      <w:sz w:val="28"/>
                      <w:szCs w:val="28"/>
                    </w:rPr>
                  </w:rPrChange>
                </w:rPr>
                <w:t> </w:t>
              </w:r>
            </w:ins>
          </w:p>
        </w:tc>
        <w:tc>
          <w:tcPr>
            <w:tcW w:w="8358" w:type="dxa"/>
            <w:shd w:val="clear" w:color="auto" w:fill="auto"/>
            <w:noWrap/>
            <w:vAlign w:val="center"/>
            <w:hideMark/>
            <w:tcPrChange w:id="9002" w:author="James Vu" w:date="2024-04-19T00:20:00Z">
              <w:tcPr>
                <w:tcW w:w="8358" w:type="dxa"/>
                <w:shd w:val="clear" w:color="auto" w:fill="auto"/>
                <w:noWrap/>
                <w:vAlign w:val="center"/>
                <w:hideMark/>
              </w:tcPr>
            </w:tcPrChange>
          </w:tcPr>
          <w:p w14:paraId="00EB6D1F" w14:textId="77777777" w:rsidR="004D28C1" w:rsidRPr="003C02FF" w:rsidRDefault="004D28C1" w:rsidP="004D28C1">
            <w:pPr>
              <w:rPr>
                <w:ins w:id="9003" w:author="James Vu" w:date="2024-04-19T00:01:00Z"/>
                <w:color w:val="0D0D0D"/>
                <w:rPrChange w:id="9004" w:author="James Vu" w:date="2024-04-19T00:19:00Z">
                  <w:rPr>
                    <w:ins w:id="9005" w:author="James Vu" w:date="2024-04-19T00:01:00Z"/>
                    <w:color w:val="0D0D0D"/>
                    <w:sz w:val="28"/>
                    <w:szCs w:val="28"/>
                  </w:rPr>
                </w:rPrChange>
              </w:rPr>
            </w:pPr>
            <w:ins w:id="9006" w:author="James Vu" w:date="2024-04-19T00:01:00Z">
              <w:r w:rsidRPr="003C02FF">
                <w:rPr>
                  <w:color w:val="0D0D0D"/>
                  <w:rPrChange w:id="9007" w:author="James Vu" w:date="2024-04-19T00:19:00Z">
                    <w:rPr>
                      <w:color w:val="0D0D0D"/>
                      <w:sz w:val="28"/>
                      <w:szCs w:val="28"/>
                    </w:rPr>
                  </w:rPrChange>
                </w:rPr>
                <w:t>Tài liệu hướng dẫn sản xuất thức ăn an toàn</w:t>
              </w:r>
            </w:ins>
          </w:p>
        </w:tc>
      </w:tr>
      <w:tr w:rsidR="003C02FF" w:rsidRPr="003C02FF" w14:paraId="0951F09E" w14:textId="77777777" w:rsidTr="003C02FF">
        <w:trPr>
          <w:trHeight w:val="360"/>
          <w:ins w:id="9008" w:author="James Vu" w:date="2024-04-19T00:01:00Z"/>
          <w:trPrChange w:id="9009" w:author="James Vu" w:date="2024-04-19T00:20:00Z">
            <w:trPr>
              <w:trHeight w:val="360"/>
            </w:trPr>
          </w:trPrChange>
        </w:trPr>
        <w:tc>
          <w:tcPr>
            <w:tcW w:w="704" w:type="dxa"/>
            <w:shd w:val="clear" w:color="auto" w:fill="auto"/>
            <w:noWrap/>
            <w:vAlign w:val="center"/>
            <w:hideMark/>
            <w:tcPrChange w:id="9010" w:author="James Vu" w:date="2024-04-19T00:20:00Z">
              <w:tcPr>
                <w:tcW w:w="704" w:type="dxa"/>
                <w:shd w:val="clear" w:color="auto" w:fill="auto"/>
                <w:noWrap/>
                <w:vAlign w:val="center"/>
                <w:hideMark/>
              </w:tcPr>
            </w:tcPrChange>
          </w:tcPr>
          <w:p w14:paraId="5F4AAC29" w14:textId="77777777" w:rsidR="004D28C1" w:rsidRPr="003C02FF" w:rsidRDefault="004D28C1" w:rsidP="004D28C1">
            <w:pPr>
              <w:jc w:val="center"/>
              <w:rPr>
                <w:ins w:id="9011" w:author="James Vu" w:date="2024-04-19T00:01:00Z"/>
                <w:b/>
                <w:bCs/>
                <w:color w:val="000000"/>
                <w:rPrChange w:id="9012" w:author="James Vu" w:date="2024-04-19T00:19:00Z">
                  <w:rPr>
                    <w:ins w:id="9013" w:author="James Vu" w:date="2024-04-19T00:01:00Z"/>
                    <w:b/>
                    <w:bCs/>
                    <w:color w:val="000000"/>
                    <w:sz w:val="28"/>
                    <w:szCs w:val="28"/>
                  </w:rPr>
                </w:rPrChange>
              </w:rPr>
            </w:pPr>
            <w:ins w:id="9014" w:author="James Vu" w:date="2024-04-19T00:01:00Z">
              <w:r w:rsidRPr="003C02FF">
                <w:rPr>
                  <w:b/>
                  <w:bCs/>
                  <w:color w:val="000000"/>
                  <w:rPrChange w:id="9015" w:author="James Vu" w:date="2024-04-19T00:19:00Z">
                    <w:rPr>
                      <w:b/>
                      <w:bCs/>
                      <w:color w:val="000000"/>
                      <w:sz w:val="28"/>
                      <w:szCs w:val="28"/>
                    </w:rPr>
                  </w:rPrChange>
                </w:rPr>
                <w:t> </w:t>
              </w:r>
            </w:ins>
          </w:p>
        </w:tc>
        <w:tc>
          <w:tcPr>
            <w:tcW w:w="8358" w:type="dxa"/>
            <w:shd w:val="clear" w:color="auto" w:fill="auto"/>
            <w:noWrap/>
            <w:vAlign w:val="center"/>
            <w:hideMark/>
            <w:tcPrChange w:id="9016" w:author="James Vu" w:date="2024-04-19T00:20:00Z">
              <w:tcPr>
                <w:tcW w:w="8358" w:type="dxa"/>
                <w:shd w:val="clear" w:color="auto" w:fill="auto"/>
                <w:noWrap/>
                <w:vAlign w:val="center"/>
                <w:hideMark/>
              </w:tcPr>
            </w:tcPrChange>
          </w:tcPr>
          <w:p w14:paraId="4EBB7A5C" w14:textId="77777777" w:rsidR="004D28C1" w:rsidRPr="003C02FF" w:rsidRDefault="004D28C1" w:rsidP="004D28C1">
            <w:pPr>
              <w:rPr>
                <w:ins w:id="9017" w:author="James Vu" w:date="2024-04-19T00:01:00Z"/>
                <w:color w:val="0D0D0D"/>
                <w:rPrChange w:id="9018" w:author="James Vu" w:date="2024-04-19T00:19:00Z">
                  <w:rPr>
                    <w:ins w:id="9019" w:author="James Vu" w:date="2024-04-19T00:01:00Z"/>
                    <w:color w:val="0D0D0D"/>
                    <w:sz w:val="28"/>
                    <w:szCs w:val="28"/>
                  </w:rPr>
                </w:rPrChange>
              </w:rPr>
            </w:pPr>
            <w:ins w:id="9020" w:author="James Vu" w:date="2024-04-19T00:01:00Z">
              <w:r w:rsidRPr="003C02FF">
                <w:rPr>
                  <w:color w:val="0D0D0D"/>
                  <w:rPrChange w:id="9021" w:author="James Vu" w:date="2024-04-19T00:19:00Z">
                    <w:rPr>
                      <w:color w:val="0D0D0D"/>
                      <w:sz w:val="28"/>
                      <w:szCs w:val="28"/>
                    </w:rPr>
                  </w:rPrChange>
                </w:rPr>
                <w:t>Công cụ thông tin kiểm tra chất lượng thức ăn thủy sản</w:t>
              </w:r>
            </w:ins>
          </w:p>
        </w:tc>
      </w:tr>
      <w:tr w:rsidR="003C02FF" w:rsidRPr="003C02FF" w14:paraId="0A20F157" w14:textId="77777777" w:rsidTr="003C02FF">
        <w:trPr>
          <w:trHeight w:val="360"/>
          <w:ins w:id="9022" w:author="James Vu" w:date="2024-04-19T00:01:00Z"/>
          <w:trPrChange w:id="9023" w:author="James Vu" w:date="2024-04-19T00:20:00Z">
            <w:trPr>
              <w:trHeight w:val="360"/>
            </w:trPr>
          </w:trPrChange>
        </w:trPr>
        <w:tc>
          <w:tcPr>
            <w:tcW w:w="704" w:type="dxa"/>
            <w:shd w:val="clear" w:color="auto" w:fill="auto"/>
            <w:noWrap/>
            <w:vAlign w:val="center"/>
            <w:hideMark/>
            <w:tcPrChange w:id="9024" w:author="James Vu" w:date="2024-04-19T00:20:00Z">
              <w:tcPr>
                <w:tcW w:w="704" w:type="dxa"/>
                <w:shd w:val="clear" w:color="auto" w:fill="auto"/>
                <w:noWrap/>
                <w:vAlign w:val="center"/>
                <w:hideMark/>
              </w:tcPr>
            </w:tcPrChange>
          </w:tcPr>
          <w:p w14:paraId="2788A508" w14:textId="77777777" w:rsidR="004D28C1" w:rsidRPr="003C02FF" w:rsidRDefault="004D28C1" w:rsidP="004D28C1">
            <w:pPr>
              <w:jc w:val="center"/>
              <w:rPr>
                <w:ins w:id="9025" w:author="James Vu" w:date="2024-04-19T00:01:00Z"/>
                <w:b/>
                <w:bCs/>
                <w:color w:val="000000"/>
                <w:rPrChange w:id="9026" w:author="James Vu" w:date="2024-04-19T00:19:00Z">
                  <w:rPr>
                    <w:ins w:id="9027" w:author="James Vu" w:date="2024-04-19T00:01:00Z"/>
                    <w:b/>
                    <w:bCs/>
                    <w:color w:val="000000"/>
                    <w:sz w:val="28"/>
                    <w:szCs w:val="28"/>
                  </w:rPr>
                </w:rPrChange>
              </w:rPr>
            </w:pPr>
            <w:ins w:id="9028" w:author="James Vu" w:date="2024-04-19T00:01:00Z">
              <w:r w:rsidRPr="003C02FF">
                <w:rPr>
                  <w:b/>
                  <w:bCs/>
                  <w:color w:val="000000"/>
                  <w:rPrChange w:id="9029" w:author="James Vu" w:date="2024-04-19T00:19:00Z">
                    <w:rPr>
                      <w:b/>
                      <w:bCs/>
                      <w:color w:val="000000"/>
                      <w:sz w:val="28"/>
                      <w:szCs w:val="28"/>
                    </w:rPr>
                  </w:rPrChange>
                </w:rPr>
                <w:t> </w:t>
              </w:r>
            </w:ins>
          </w:p>
        </w:tc>
        <w:tc>
          <w:tcPr>
            <w:tcW w:w="8358" w:type="dxa"/>
            <w:shd w:val="clear" w:color="auto" w:fill="auto"/>
            <w:noWrap/>
            <w:vAlign w:val="center"/>
            <w:hideMark/>
            <w:tcPrChange w:id="9030" w:author="James Vu" w:date="2024-04-19T00:20:00Z">
              <w:tcPr>
                <w:tcW w:w="8358" w:type="dxa"/>
                <w:shd w:val="clear" w:color="auto" w:fill="auto"/>
                <w:noWrap/>
                <w:vAlign w:val="center"/>
                <w:hideMark/>
              </w:tcPr>
            </w:tcPrChange>
          </w:tcPr>
          <w:p w14:paraId="402FF042" w14:textId="77777777" w:rsidR="004D28C1" w:rsidRPr="003C02FF" w:rsidRDefault="004D28C1" w:rsidP="004D28C1">
            <w:pPr>
              <w:rPr>
                <w:ins w:id="9031" w:author="James Vu" w:date="2024-04-19T00:01:00Z"/>
                <w:color w:val="0D0D0D"/>
                <w:rPrChange w:id="9032" w:author="James Vu" w:date="2024-04-19T00:19:00Z">
                  <w:rPr>
                    <w:ins w:id="9033" w:author="James Vu" w:date="2024-04-19T00:01:00Z"/>
                    <w:color w:val="0D0D0D"/>
                    <w:sz w:val="28"/>
                    <w:szCs w:val="28"/>
                  </w:rPr>
                </w:rPrChange>
              </w:rPr>
            </w:pPr>
            <w:ins w:id="9034" w:author="James Vu" w:date="2024-04-19T00:01:00Z">
              <w:r w:rsidRPr="003C02FF">
                <w:rPr>
                  <w:color w:val="0D0D0D"/>
                  <w:rPrChange w:id="9035" w:author="James Vu" w:date="2024-04-19T00:19:00Z">
                    <w:rPr>
                      <w:color w:val="0D0D0D"/>
                      <w:sz w:val="28"/>
                      <w:szCs w:val="28"/>
                    </w:rPr>
                  </w:rPrChange>
                </w:rPr>
                <w:t>Công cụ quản lý và cấp phép kinh doanh thức ăn</w:t>
              </w:r>
            </w:ins>
          </w:p>
        </w:tc>
      </w:tr>
      <w:tr w:rsidR="003C02FF" w:rsidRPr="003C02FF" w14:paraId="2CE2E237" w14:textId="77777777" w:rsidTr="003C02FF">
        <w:trPr>
          <w:trHeight w:val="360"/>
          <w:ins w:id="9036" w:author="James Vu" w:date="2024-04-19T00:01:00Z"/>
          <w:trPrChange w:id="9037" w:author="James Vu" w:date="2024-04-19T00:20:00Z">
            <w:trPr>
              <w:trHeight w:val="360"/>
            </w:trPr>
          </w:trPrChange>
        </w:trPr>
        <w:tc>
          <w:tcPr>
            <w:tcW w:w="704" w:type="dxa"/>
            <w:shd w:val="clear" w:color="auto" w:fill="auto"/>
            <w:noWrap/>
            <w:vAlign w:val="center"/>
            <w:hideMark/>
            <w:tcPrChange w:id="9038" w:author="James Vu" w:date="2024-04-19T00:20:00Z">
              <w:tcPr>
                <w:tcW w:w="704" w:type="dxa"/>
                <w:shd w:val="clear" w:color="auto" w:fill="auto"/>
                <w:noWrap/>
                <w:vAlign w:val="center"/>
                <w:hideMark/>
              </w:tcPr>
            </w:tcPrChange>
          </w:tcPr>
          <w:p w14:paraId="2CD75685" w14:textId="77777777" w:rsidR="004D28C1" w:rsidRPr="003C02FF" w:rsidRDefault="004D28C1" w:rsidP="004D28C1">
            <w:pPr>
              <w:jc w:val="center"/>
              <w:rPr>
                <w:ins w:id="9039" w:author="James Vu" w:date="2024-04-19T00:01:00Z"/>
                <w:b/>
                <w:bCs/>
                <w:color w:val="000000"/>
                <w:rPrChange w:id="9040" w:author="James Vu" w:date="2024-04-19T00:23:00Z">
                  <w:rPr>
                    <w:ins w:id="9041" w:author="James Vu" w:date="2024-04-19T00:01:00Z"/>
                    <w:b/>
                    <w:bCs/>
                    <w:color w:val="000000"/>
                    <w:sz w:val="28"/>
                    <w:szCs w:val="28"/>
                  </w:rPr>
                </w:rPrChange>
              </w:rPr>
            </w:pPr>
            <w:ins w:id="9042" w:author="James Vu" w:date="2024-04-19T00:01:00Z">
              <w:r w:rsidRPr="003C02FF">
                <w:rPr>
                  <w:b/>
                  <w:bCs/>
                  <w:color w:val="000000"/>
                  <w:rPrChange w:id="9043" w:author="James Vu" w:date="2024-04-19T00:23:00Z">
                    <w:rPr>
                      <w:b/>
                      <w:bCs/>
                      <w:color w:val="000000"/>
                      <w:sz w:val="28"/>
                      <w:szCs w:val="28"/>
                    </w:rPr>
                  </w:rPrChange>
                </w:rPr>
                <w:t>8</w:t>
              </w:r>
            </w:ins>
          </w:p>
        </w:tc>
        <w:tc>
          <w:tcPr>
            <w:tcW w:w="8358" w:type="dxa"/>
            <w:shd w:val="clear" w:color="auto" w:fill="auto"/>
            <w:noWrap/>
            <w:vAlign w:val="center"/>
            <w:hideMark/>
            <w:tcPrChange w:id="9044" w:author="James Vu" w:date="2024-04-19T00:20:00Z">
              <w:tcPr>
                <w:tcW w:w="8358" w:type="dxa"/>
                <w:shd w:val="clear" w:color="auto" w:fill="auto"/>
                <w:noWrap/>
                <w:vAlign w:val="center"/>
                <w:hideMark/>
              </w:tcPr>
            </w:tcPrChange>
          </w:tcPr>
          <w:p w14:paraId="5C1F03D5" w14:textId="77777777" w:rsidR="004D28C1" w:rsidRPr="003C02FF" w:rsidRDefault="004D28C1" w:rsidP="004D28C1">
            <w:pPr>
              <w:rPr>
                <w:ins w:id="9045" w:author="James Vu" w:date="2024-04-19T00:01:00Z"/>
                <w:b/>
                <w:bCs/>
                <w:color w:val="0D0D0D"/>
                <w:rPrChange w:id="9046" w:author="James Vu" w:date="2024-04-19T00:23:00Z">
                  <w:rPr>
                    <w:ins w:id="9047" w:author="James Vu" w:date="2024-04-19T00:01:00Z"/>
                    <w:color w:val="0D0D0D"/>
                    <w:sz w:val="28"/>
                    <w:szCs w:val="28"/>
                  </w:rPr>
                </w:rPrChange>
              </w:rPr>
            </w:pPr>
            <w:ins w:id="9048" w:author="James Vu" w:date="2024-04-19T00:01:00Z">
              <w:r w:rsidRPr="003C02FF">
                <w:rPr>
                  <w:b/>
                  <w:bCs/>
                  <w:color w:val="0D0D0D"/>
                  <w:rPrChange w:id="9049" w:author="James Vu" w:date="2024-04-19T00:23:00Z">
                    <w:rPr>
                      <w:color w:val="0D0D0D"/>
                      <w:sz w:val="28"/>
                      <w:szCs w:val="28"/>
                    </w:rPr>
                  </w:rPrChange>
                </w:rPr>
                <w:t>Quản Lý Môi Trường Nuôi Trồng</w:t>
              </w:r>
            </w:ins>
          </w:p>
        </w:tc>
      </w:tr>
      <w:tr w:rsidR="003C02FF" w:rsidRPr="003C02FF" w14:paraId="1CA858EB" w14:textId="77777777" w:rsidTr="003C02FF">
        <w:trPr>
          <w:trHeight w:val="360"/>
          <w:ins w:id="9050" w:author="James Vu" w:date="2024-04-19T00:01:00Z"/>
          <w:trPrChange w:id="9051" w:author="James Vu" w:date="2024-04-19T00:20:00Z">
            <w:trPr>
              <w:trHeight w:val="360"/>
            </w:trPr>
          </w:trPrChange>
        </w:trPr>
        <w:tc>
          <w:tcPr>
            <w:tcW w:w="704" w:type="dxa"/>
            <w:shd w:val="clear" w:color="auto" w:fill="auto"/>
            <w:noWrap/>
            <w:vAlign w:val="center"/>
            <w:hideMark/>
            <w:tcPrChange w:id="9052" w:author="James Vu" w:date="2024-04-19T00:20:00Z">
              <w:tcPr>
                <w:tcW w:w="704" w:type="dxa"/>
                <w:shd w:val="clear" w:color="auto" w:fill="auto"/>
                <w:noWrap/>
                <w:vAlign w:val="center"/>
                <w:hideMark/>
              </w:tcPr>
            </w:tcPrChange>
          </w:tcPr>
          <w:p w14:paraId="170D17AC" w14:textId="77777777" w:rsidR="004D28C1" w:rsidRPr="003C02FF" w:rsidRDefault="004D28C1" w:rsidP="004D28C1">
            <w:pPr>
              <w:jc w:val="center"/>
              <w:rPr>
                <w:ins w:id="9053" w:author="James Vu" w:date="2024-04-19T00:01:00Z"/>
                <w:b/>
                <w:bCs/>
                <w:color w:val="000000"/>
                <w:rPrChange w:id="9054" w:author="James Vu" w:date="2024-04-19T00:19:00Z">
                  <w:rPr>
                    <w:ins w:id="9055" w:author="James Vu" w:date="2024-04-19T00:01:00Z"/>
                    <w:b/>
                    <w:bCs/>
                    <w:color w:val="000000"/>
                    <w:sz w:val="28"/>
                    <w:szCs w:val="28"/>
                  </w:rPr>
                </w:rPrChange>
              </w:rPr>
            </w:pPr>
            <w:ins w:id="9056" w:author="James Vu" w:date="2024-04-19T00:01:00Z">
              <w:r w:rsidRPr="003C02FF">
                <w:rPr>
                  <w:b/>
                  <w:bCs/>
                  <w:color w:val="000000"/>
                  <w:rPrChange w:id="9057" w:author="James Vu" w:date="2024-04-19T00:19:00Z">
                    <w:rPr>
                      <w:b/>
                      <w:bCs/>
                      <w:color w:val="000000"/>
                      <w:sz w:val="28"/>
                      <w:szCs w:val="28"/>
                    </w:rPr>
                  </w:rPrChange>
                </w:rPr>
                <w:t> </w:t>
              </w:r>
            </w:ins>
          </w:p>
        </w:tc>
        <w:tc>
          <w:tcPr>
            <w:tcW w:w="8358" w:type="dxa"/>
            <w:shd w:val="clear" w:color="auto" w:fill="auto"/>
            <w:noWrap/>
            <w:vAlign w:val="center"/>
            <w:hideMark/>
            <w:tcPrChange w:id="9058" w:author="James Vu" w:date="2024-04-19T00:20:00Z">
              <w:tcPr>
                <w:tcW w:w="8358" w:type="dxa"/>
                <w:shd w:val="clear" w:color="auto" w:fill="auto"/>
                <w:noWrap/>
                <w:vAlign w:val="center"/>
                <w:hideMark/>
              </w:tcPr>
            </w:tcPrChange>
          </w:tcPr>
          <w:p w14:paraId="6C51E418" w14:textId="77777777" w:rsidR="004D28C1" w:rsidRPr="003C02FF" w:rsidRDefault="004D28C1" w:rsidP="004D28C1">
            <w:pPr>
              <w:rPr>
                <w:ins w:id="9059" w:author="James Vu" w:date="2024-04-19T00:01:00Z"/>
                <w:color w:val="0D0D0D"/>
                <w:rPrChange w:id="9060" w:author="James Vu" w:date="2024-04-19T00:19:00Z">
                  <w:rPr>
                    <w:ins w:id="9061" w:author="James Vu" w:date="2024-04-19T00:01:00Z"/>
                    <w:color w:val="0D0D0D"/>
                    <w:sz w:val="28"/>
                    <w:szCs w:val="28"/>
                  </w:rPr>
                </w:rPrChange>
              </w:rPr>
            </w:pPr>
            <w:ins w:id="9062" w:author="James Vu" w:date="2024-04-19T00:01:00Z">
              <w:r w:rsidRPr="003C02FF">
                <w:rPr>
                  <w:color w:val="0D0D0D"/>
                  <w:rPrChange w:id="9063" w:author="James Vu" w:date="2024-04-19T00:19:00Z">
                    <w:rPr>
                      <w:color w:val="0D0D0D"/>
                      <w:sz w:val="28"/>
                      <w:szCs w:val="28"/>
                    </w:rPr>
                  </w:rPrChange>
                </w:rPr>
                <w:t>Công cụ thông tin đánh giá và quản lý chất lượng nước</w:t>
              </w:r>
            </w:ins>
          </w:p>
        </w:tc>
      </w:tr>
      <w:tr w:rsidR="003C02FF" w:rsidRPr="003C02FF" w14:paraId="607C1612" w14:textId="77777777" w:rsidTr="003C02FF">
        <w:trPr>
          <w:trHeight w:val="360"/>
          <w:ins w:id="9064" w:author="James Vu" w:date="2024-04-19T00:01:00Z"/>
          <w:trPrChange w:id="9065" w:author="James Vu" w:date="2024-04-19T00:20:00Z">
            <w:trPr>
              <w:trHeight w:val="360"/>
            </w:trPr>
          </w:trPrChange>
        </w:trPr>
        <w:tc>
          <w:tcPr>
            <w:tcW w:w="704" w:type="dxa"/>
            <w:shd w:val="clear" w:color="auto" w:fill="auto"/>
            <w:noWrap/>
            <w:vAlign w:val="center"/>
            <w:hideMark/>
            <w:tcPrChange w:id="9066" w:author="James Vu" w:date="2024-04-19T00:20:00Z">
              <w:tcPr>
                <w:tcW w:w="704" w:type="dxa"/>
                <w:shd w:val="clear" w:color="auto" w:fill="auto"/>
                <w:noWrap/>
                <w:vAlign w:val="center"/>
                <w:hideMark/>
              </w:tcPr>
            </w:tcPrChange>
          </w:tcPr>
          <w:p w14:paraId="0167EDF1" w14:textId="77777777" w:rsidR="004D28C1" w:rsidRPr="003C02FF" w:rsidRDefault="004D28C1" w:rsidP="004D28C1">
            <w:pPr>
              <w:jc w:val="center"/>
              <w:rPr>
                <w:ins w:id="9067" w:author="James Vu" w:date="2024-04-19T00:01:00Z"/>
                <w:b/>
                <w:bCs/>
                <w:color w:val="000000"/>
                <w:rPrChange w:id="9068" w:author="James Vu" w:date="2024-04-19T00:19:00Z">
                  <w:rPr>
                    <w:ins w:id="9069" w:author="James Vu" w:date="2024-04-19T00:01:00Z"/>
                    <w:b/>
                    <w:bCs/>
                    <w:color w:val="000000"/>
                    <w:sz w:val="28"/>
                    <w:szCs w:val="28"/>
                  </w:rPr>
                </w:rPrChange>
              </w:rPr>
            </w:pPr>
            <w:ins w:id="9070" w:author="James Vu" w:date="2024-04-19T00:01:00Z">
              <w:r w:rsidRPr="003C02FF">
                <w:rPr>
                  <w:b/>
                  <w:bCs/>
                  <w:color w:val="000000"/>
                  <w:rPrChange w:id="9071" w:author="James Vu" w:date="2024-04-19T00:19:00Z">
                    <w:rPr>
                      <w:b/>
                      <w:bCs/>
                      <w:color w:val="000000"/>
                      <w:sz w:val="28"/>
                      <w:szCs w:val="28"/>
                    </w:rPr>
                  </w:rPrChange>
                </w:rPr>
                <w:t> </w:t>
              </w:r>
            </w:ins>
          </w:p>
        </w:tc>
        <w:tc>
          <w:tcPr>
            <w:tcW w:w="8358" w:type="dxa"/>
            <w:shd w:val="clear" w:color="auto" w:fill="auto"/>
            <w:noWrap/>
            <w:vAlign w:val="center"/>
            <w:hideMark/>
            <w:tcPrChange w:id="9072" w:author="James Vu" w:date="2024-04-19T00:20:00Z">
              <w:tcPr>
                <w:tcW w:w="8358" w:type="dxa"/>
                <w:shd w:val="clear" w:color="auto" w:fill="auto"/>
                <w:noWrap/>
                <w:vAlign w:val="center"/>
                <w:hideMark/>
              </w:tcPr>
            </w:tcPrChange>
          </w:tcPr>
          <w:p w14:paraId="0B1FDD5E" w14:textId="77777777" w:rsidR="004D28C1" w:rsidRPr="003C02FF" w:rsidRDefault="004D28C1" w:rsidP="004D28C1">
            <w:pPr>
              <w:rPr>
                <w:ins w:id="9073" w:author="James Vu" w:date="2024-04-19T00:01:00Z"/>
                <w:color w:val="0D0D0D"/>
                <w:rPrChange w:id="9074" w:author="James Vu" w:date="2024-04-19T00:19:00Z">
                  <w:rPr>
                    <w:ins w:id="9075" w:author="James Vu" w:date="2024-04-19T00:01:00Z"/>
                    <w:color w:val="0D0D0D"/>
                    <w:sz w:val="28"/>
                    <w:szCs w:val="28"/>
                  </w:rPr>
                </w:rPrChange>
              </w:rPr>
            </w:pPr>
            <w:ins w:id="9076" w:author="James Vu" w:date="2024-04-19T00:01:00Z">
              <w:r w:rsidRPr="003C02FF">
                <w:rPr>
                  <w:color w:val="0D0D0D"/>
                  <w:rPrChange w:id="9077" w:author="James Vu" w:date="2024-04-19T00:19:00Z">
                    <w:rPr>
                      <w:color w:val="0D0D0D"/>
                      <w:sz w:val="28"/>
                      <w:szCs w:val="28"/>
                    </w:rPr>
                  </w:rPrChange>
                </w:rPr>
                <w:t>tài liệu hướng dẫn xử lý môi trường nuôi trồng</w:t>
              </w:r>
            </w:ins>
          </w:p>
        </w:tc>
      </w:tr>
      <w:tr w:rsidR="003C02FF" w:rsidRPr="003C02FF" w14:paraId="37F6F035" w14:textId="77777777" w:rsidTr="003C02FF">
        <w:trPr>
          <w:trHeight w:val="360"/>
          <w:ins w:id="9078" w:author="James Vu" w:date="2024-04-19T00:01:00Z"/>
          <w:trPrChange w:id="9079" w:author="James Vu" w:date="2024-04-19T00:20:00Z">
            <w:trPr>
              <w:trHeight w:val="360"/>
            </w:trPr>
          </w:trPrChange>
        </w:trPr>
        <w:tc>
          <w:tcPr>
            <w:tcW w:w="704" w:type="dxa"/>
            <w:shd w:val="clear" w:color="auto" w:fill="auto"/>
            <w:noWrap/>
            <w:vAlign w:val="center"/>
            <w:hideMark/>
            <w:tcPrChange w:id="9080" w:author="James Vu" w:date="2024-04-19T00:20:00Z">
              <w:tcPr>
                <w:tcW w:w="704" w:type="dxa"/>
                <w:shd w:val="clear" w:color="auto" w:fill="auto"/>
                <w:noWrap/>
                <w:vAlign w:val="center"/>
                <w:hideMark/>
              </w:tcPr>
            </w:tcPrChange>
          </w:tcPr>
          <w:p w14:paraId="13679B5A" w14:textId="77777777" w:rsidR="004D28C1" w:rsidRPr="003C02FF" w:rsidRDefault="004D28C1" w:rsidP="004D28C1">
            <w:pPr>
              <w:jc w:val="center"/>
              <w:rPr>
                <w:ins w:id="9081" w:author="James Vu" w:date="2024-04-19T00:01:00Z"/>
                <w:b/>
                <w:bCs/>
                <w:color w:val="000000"/>
                <w:rPrChange w:id="9082" w:author="James Vu" w:date="2024-04-19T00:19:00Z">
                  <w:rPr>
                    <w:ins w:id="9083" w:author="James Vu" w:date="2024-04-19T00:01:00Z"/>
                    <w:b/>
                    <w:bCs/>
                    <w:color w:val="000000"/>
                    <w:sz w:val="28"/>
                    <w:szCs w:val="28"/>
                  </w:rPr>
                </w:rPrChange>
              </w:rPr>
            </w:pPr>
            <w:ins w:id="9084" w:author="James Vu" w:date="2024-04-19T00:01:00Z">
              <w:r w:rsidRPr="003C02FF">
                <w:rPr>
                  <w:b/>
                  <w:bCs/>
                  <w:color w:val="000000"/>
                  <w:rPrChange w:id="9085" w:author="James Vu" w:date="2024-04-19T00:19:00Z">
                    <w:rPr>
                      <w:b/>
                      <w:bCs/>
                      <w:color w:val="000000"/>
                      <w:sz w:val="28"/>
                      <w:szCs w:val="28"/>
                    </w:rPr>
                  </w:rPrChange>
                </w:rPr>
                <w:t> </w:t>
              </w:r>
            </w:ins>
          </w:p>
        </w:tc>
        <w:tc>
          <w:tcPr>
            <w:tcW w:w="8358" w:type="dxa"/>
            <w:shd w:val="clear" w:color="auto" w:fill="auto"/>
            <w:noWrap/>
            <w:vAlign w:val="center"/>
            <w:hideMark/>
            <w:tcPrChange w:id="9086" w:author="James Vu" w:date="2024-04-19T00:20:00Z">
              <w:tcPr>
                <w:tcW w:w="8358" w:type="dxa"/>
                <w:shd w:val="clear" w:color="auto" w:fill="auto"/>
                <w:noWrap/>
                <w:vAlign w:val="center"/>
                <w:hideMark/>
              </w:tcPr>
            </w:tcPrChange>
          </w:tcPr>
          <w:p w14:paraId="08BF8FA9" w14:textId="77777777" w:rsidR="004D28C1" w:rsidRPr="003C02FF" w:rsidRDefault="004D28C1" w:rsidP="004D28C1">
            <w:pPr>
              <w:rPr>
                <w:ins w:id="9087" w:author="James Vu" w:date="2024-04-19T00:01:00Z"/>
                <w:color w:val="0D0D0D"/>
                <w:rPrChange w:id="9088" w:author="James Vu" w:date="2024-04-19T00:19:00Z">
                  <w:rPr>
                    <w:ins w:id="9089" w:author="James Vu" w:date="2024-04-19T00:01:00Z"/>
                    <w:color w:val="0D0D0D"/>
                    <w:sz w:val="28"/>
                    <w:szCs w:val="28"/>
                  </w:rPr>
                </w:rPrChange>
              </w:rPr>
            </w:pPr>
            <w:ins w:id="9090" w:author="James Vu" w:date="2024-04-19T00:01:00Z">
              <w:r w:rsidRPr="003C02FF">
                <w:rPr>
                  <w:color w:val="0D0D0D"/>
                  <w:rPrChange w:id="9091" w:author="James Vu" w:date="2024-04-19T00:19:00Z">
                    <w:rPr>
                      <w:color w:val="0D0D0D"/>
                      <w:sz w:val="28"/>
                      <w:szCs w:val="28"/>
                    </w:rPr>
                  </w:rPrChange>
                </w:rPr>
                <w:t>Công cụ thông tin quản lý sản phẩm cải tạo môi trường</w:t>
              </w:r>
            </w:ins>
          </w:p>
        </w:tc>
      </w:tr>
      <w:tr w:rsidR="003C02FF" w:rsidRPr="003C02FF" w14:paraId="1E8EEACD" w14:textId="77777777" w:rsidTr="003C02FF">
        <w:trPr>
          <w:trHeight w:val="360"/>
          <w:ins w:id="9092" w:author="James Vu" w:date="2024-04-19T00:01:00Z"/>
          <w:trPrChange w:id="9093" w:author="James Vu" w:date="2024-04-19T00:20:00Z">
            <w:trPr>
              <w:trHeight w:val="360"/>
            </w:trPr>
          </w:trPrChange>
        </w:trPr>
        <w:tc>
          <w:tcPr>
            <w:tcW w:w="704" w:type="dxa"/>
            <w:shd w:val="clear" w:color="auto" w:fill="auto"/>
            <w:noWrap/>
            <w:vAlign w:val="center"/>
            <w:hideMark/>
            <w:tcPrChange w:id="9094" w:author="James Vu" w:date="2024-04-19T00:20:00Z">
              <w:tcPr>
                <w:tcW w:w="704" w:type="dxa"/>
                <w:shd w:val="clear" w:color="auto" w:fill="auto"/>
                <w:noWrap/>
                <w:vAlign w:val="center"/>
                <w:hideMark/>
              </w:tcPr>
            </w:tcPrChange>
          </w:tcPr>
          <w:p w14:paraId="1769E25F" w14:textId="77777777" w:rsidR="004D28C1" w:rsidRPr="003C02FF" w:rsidRDefault="004D28C1" w:rsidP="004D28C1">
            <w:pPr>
              <w:jc w:val="center"/>
              <w:rPr>
                <w:ins w:id="9095" w:author="James Vu" w:date="2024-04-19T00:01:00Z"/>
                <w:b/>
                <w:bCs/>
                <w:color w:val="000000"/>
                <w:rPrChange w:id="9096" w:author="James Vu" w:date="2024-04-19T00:19:00Z">
                  <w:rPr>
                    <w:ins w:id="9097" w:author="James Vu" w:date="2024-04-19T00:01:00Z"/>
                    <w:b/>
                    <w:bCs/>
                    <w:color w:val="000000"/>
                    <w:sz w:val="28"/>
                    <w:szCs w:val="28"/>
                  </w:rPr>
                </w:rPrChange>
              </w:rPr>
            </w:pPr>
            <w:ins w:id="9098" w:author="James Vu" w:date="2024-04-19T00:01:00Z">
              <w:r w:rsidRPr="003C02FF">
                <w:rPr>
                  <w:b/>
                  <w:bCs/>
                  <w:color w:val="000000"/>
                  <w:rPrChange w:id="9099" w:author="James Vu" w:date="2024-04-19T00:19:00Z">
                    <w:rPr>
                      <w:b/>
                      <w:bCs/>
                      <w:color w:val="000000"/>
                      <w:sz w:val="28"/>
                      <w:szCs w:val="28"/>
                    </w:rPr>
                  </w:rPrChange>
                </w:rPr>
                <w:t> </w:t>
              </w:r>
            </w:ins>
          </w:p>
        </w:tc>
        <w:tc>
          <w:tcPr>
            <w:tcW w:w="8358" w:type="dxa"/>
            <w:shd w:val="clear" w:color="auto" w:fill="auto"/>
            <w:noWrap/>
            <w:vAlign w:val="center"/>
            <w:hideMark/>
            <w:tcPrChange w:id="9100" w:author="James Vu" w:date="2024-04-19T00:20:00Z">
              <w:tcPr>
                <w:tcW w:w="8358" w:type="dxa"/>
                <w:shd w:val="clear" w:color="auto" w:fill="auto"/>
                <w:noWrap/>
                <w:vAlign w:val="center"/>
                <w:hideMark/>
              </w:tcPr>
            </w:tcPrChange>
          </w:tcPr>
          <w:p w14:paraId="541E0411" w14:textId="77777777" w:rsidR="004D28C1" w:rsidRPr="003C02FF" w:rsidRDefault="004D28C1" w:rsidP="004D28C1">
            <w:pPr>
              <w:rPr>
                <w:ins w:id="9101" w:author="James Vu" w:date="2024-04-19T00:01:00Z"/>
                <w:color w:val="0D0D0D"/>
                <w:rPrChange w:id="9102" w:author="James Vu" w:date="2024-04-19T00:19:00Z">
                  <w:rPr>
                    <w:ins w:id="9103" w:author="James Vu" w:date="2024-04-19T00:01:00Z"/>
                    <w:color w:val="0D0D0D"/>
                    <w:sz w:val="28"/>
                    <w:szCs w:val="28"/>
                  </w:rPr>
                </w:rPrChange>
              </w:rPr>
            </w:pPr>
            <w:ins w:id="9104" w:author="James Vu" w:date="2024-04-19T00:01:00Z">
              <w:r w:rsidRPr="003C02FF">
                <w:rPr>
                  <w:color w:val="0D0D0D"/>
                  <w:rPrChange w:id="9105" w:author="James Vu" w:date="2024-04-19T00:19:00Z">
                    <w:rPr>
                      <w:color w:val="0D0D0D"/>
                      <w:sz w:val="28"/>
                      <w:szCs w:val="28"/>
                    </w:rPr>
                  </w:rPrChange>
                </w:rPr>
                <w:t>Công cụ thông tin giám sát môi trường</w:t>
              </w:r>
            </w:ins>
          </w:p>
        </w:tc>
      </w:tr>
      <w:tr w:rsidR="003C02FF" w:rsidRPr="003C02FF" w14:paraId="4D5CCB2C" w14:textId="77777777" w:rsidTr="003C02FF">
        <w:trPr>
          <w:trHeight w:val="360"/>
          <w:ins w:id="9106" w:author="James Vu" w:date="2024-04-19T00:01:00Z"/>
          <w:trPrChange w:id="9107" w:author="James Vu" w:date="2024-04-19T00:20:00Z">
            <w:trPr>
              <w:trHeight w:val="360"/>
            </w:trPr>
          </w:trPrChange>
        </w:trPr>
        <w:tc>
          <w:tcPr>
            <w:tcW w:w="704" w:type="dxa"/>
            <w:shd w:val="clear" w:color="auto" w:fill="auto"/>
            <w:noWrap/>
            <w:vAlign w:val="center"/>
            <w:hideMark/>
            <w:tcPrChange w:id="9108" w:author="James Vu" w:date="2024-04-19T00:20:00Z">
              <w:tcPr>
                <w:tcW w:w="704" w:type="dxa"/>
                <w:shd w:val="clear" w:color="auto" w:fill="auto"/>
                <w:noWrap/>
                <w:vAlign w:val="center"/>
                <w:hideMark/>
              </w:tcPr>
            </w:tcPrChange>
          </w:tcPr>
          <w:p w14:paraId="6BD28027" w14:textId="77777777" w:rsidR="004D28C1" w:rsidRPr="003C02FF" w:rsidRDefault="004D28C1" w:rsidP="004D28C1">
            <w:pPr>
              <w:jc w:val="center"/>
              <w:rPr>
                <w:ins w:id="9109" w:author="James Vu" w:date="2024-04-19T00:01:00Z"/>
                <w:b/>
                <w:bCs/>
                <w:color w:val="000000"/>
                <w:rPrChange w:id="9110" w:author="James Vu" w:date="2024-04-19T00:23:00Z">
                  <w:rPr>
                    <w:ins w:id="9111" w:author="James Vu" w:date="2024-04-19T00:01:00Z"/>
                    <w:b/>
                    <w:bCs/>
                    <w:color w:val="000000"/>
                    <w:sz w:val="28"/>
                    <w:szCs w:val="28"/>
                  </w:rPr>
                </w:rPrChange>
              </w:rPr>
            </w:pPr>
            <w:ins w:id="9112" w:author="James Vu" w:date="2024-04-19T00:01:00Z">
              <w:r w:rsidRPr="003C02FF">
                <w:rPr>
                  <w:b/>
                  <w:bCs/>
                  <w:color w:val="000000"/>
                  <w:rPrChange w:id="9113" w:author="James Vu" w:date="2024-04-19T00:23:00Z">
                    <w:rPr>
                      <w:b/>
                      <w:bCs/>
                      <w:color w:val="000000"/>
                      <w:sz w:val="28"/>
                      <w:szCs w:val="28"/>
                    </w:rPr>
                  </w:rPrChange>
                </w:rPr>
                <w:t>9</w:t>
              </w:r>
            </w:ins>
          </w:p>
        </w:tc>
        <w:tc>
          <w:tcPr>
            <w:tcW w:w="8358" w:type="dxa"/>
            <w:shd w:val="clear" w:color="auto" w:fill="auto"/>
            <w:noWrap/>
            <w:vAlign w:val="center"/>
            <w:hideMark/>
            <w:tcPrChange w:id="9114" w:author="James Vu" w:date="2024-04-19T00:20:00Z">
              <w:tcPr>
                <w:tcW w:w="8358" w:type="dxa"/>
                <w:shd w:val="clear" w:color="auto" w:fill="auto"/>
                <w:noWrap/>
                <w:vAlign w:val="center"/>
                <w:hideMark/>
              </w:tcPr>
            </w:tcPrChange>
          </w:tcPr>
          <w:p w14:paraId="058B5587" w14:textId="77777777" w:rsidR="004D28C1" w:rsidRPr="003C02FF" w:rsidRDefault="004D28C1" w:rsidP="004D28C1">
            <w:pPr>
              <w:rPr>
                <w:ins w:id="9115" w:author="James Vu" w:date="2024-04-19T00:01:00Z"/>
                <w:b/>
                <w:bCs/>
                <w:color w:val="0D0D0D"/>
                <w:rPrChange w:id="9116" w:author="James Vu" w:date="2024-04-19T00:23:00Z">
                  <w:rPr>
                    <w:ins w:id="9117" w:author="James Vu" w:date="2024-04-19T00:01:00Z"/>
                    <w:color w:val="0D0D0D"/>
                    <w:sz w:val="28"/>
                    <w:szCs w:val="28"/>
                  </w:rPr>
                </w:rPrChange>
              </w:rPr>
            </w:pPr>
            <w:ins w:id="9118" w:author="James Vu" w:date="2024-04-19T00:01:00Z">
              <w:r w:rsidRPr="003C02FF">
                <w:rPr>
                  <w:b/>
                  <w:bCs/>
                  <w:color w:val="0D0D0D"/>
                  <w:rPrChange w:id="9119" w:author="James Vu" w:date="2024-04-19T00:23:00Z">
                    <w:rPr>
                      <w:color w:val="0D0D0D"/>
                      <w:sz w:val="28"/>
                      <w:szCs w:val="28"/>
                    </w:rPr>
                  </w:rPrChange>
                </w:rPr>
                <w:t>Kiểm Dịch và An Toàn Thực Phẩm Thủy Sản</w:t>
              </w:r>
            </w:ins>
          </w:p>
        </w:tc>
      </w:tr>
      <w:tr w:rsidR="003C02FF" w:rsidRPr="003C02FF" w14:paraId="62720583" w14:textId="77777777" w:rsidTr="003C02FF">
        <w:trPr>
          <w:trHeight w:val="360"/>
          <w:ins w:id="9120" w:author="James Vu" w:date="2024-04-19T00:01:00Z"/>
          <w:trPrChange w:id="9121" w:author="James Vu" w:date="2024-04-19T00:20:00Z">
            <w:trPr>
              <w:trHeight w:val="360"/>
            </w:trPr>
          </w:trPrChange>
        </w:trPr>
        <w:tc>
          <w:tcPr>
            <w:tcW w:w="704" w:type="dxa"/>
            <w:shd w:val="clear" w:color="auto" w:fill="auto"/>
            <w:noWrap/>
            <w:vAlign w:val="center"/>
            <w:hideMark/>
            <w:tcPrChange w:id="9122" w:author="James Vu" w:date="2024-04-19T00:20:00Z">
              <w:tcPr>
                <w:tcW w:w="704" w:type="dxa"/>
                <w:shd w:val="clear" w:color="auto" w:fill="auto"/>
                <w:noWrap/>
                <w:vAlign w:val="center"/>
                <w:hideMark/>
              </w:tcPr>
            </w:tcPrChange>
          </w:tcPr>
          <w:p w14:paraId="7BEB3A7C" w14:textId="77777777" w:rsidR="004D28C1" w:rsidRPr="003C02FF" w:rsidRDefault="004D28C1" w:rsidP="004D28C1">
            <w:pPr>
              <w:jc w:val="center"/>
              <w:rPr>
                <w:ins w:id="9123" w:author="James Vu" w:date="2024-04-19T00:01:00Z"/>
                <w:b/>
                <w:bCs/>
                <w:color w:val="000000"/>
                <w:rPrChange w:id="9124" w:author="James Vu" w:date="2024-04-19T00:19:00Z">
                  <w:rPr>
                    <w:ins w:id="9125" w:author="James Vu" w:date="2024-04-19T00:01:00Z"/>
                    <w:b/>
                    <w:bCs/>
                    <w:color w:val="000000"/>
                    <w:sz w:val="28"/>
                    <w:szCs w:val="28"/>
                  </w:rPr>
                </w:rPrChange>
              </w:rPr>
            </w:pPr>
            <w:ins w:id="9126" w:author="James Vu" w:date="2024-04-19T00:01:00Z">
              <w:r w:rsidRPr="003C02FF">
                <w:rPr>
                  <w:b/>
                  <w:bCs/>
                  <w:color w:val="000000"/>
                  <w:rPrChange w:id="9127" w:author="James Vu" w:date="2024-04-19T00:19:00Z">
                    <w:rPr>
                      <w:b/>
                      <w:bCs/>
                      <w:color w:val="000000"/>
                      <w:sz w:val="28"/>
                      <w:szCs w:val="28"/>
                    </w:rPr>
                  </w:rPrChange>
                </w:rPr>
                <w:t> </w:t>
              </w:r>
            </w:ins>
          </w:p>
        </w:tc>
        <w:tc>
          <w:tcPr>
            <w:tcW w:w="8358" w:type="dxa"/>
            <w:shd w:val="clear" w:color="auto" w:fill="auto"/>
            <w:noWrap/>
            <w:vAlign w:val="center"/>
            <w:hideMark/>
            <w:tcPrChange w:id="9128" w:author="James Vu" w:date="2024-04-19T00:20:00Z">
              <w:tcPr>
                <w:tcW w:w="8358" w:type="dxa"/>
                <w:shd w:val="clear" w:color="auto" w:fill="auto"/>
                <w:noWrap/>
                <w:vAlign w:val="center"/>
                <w:hideMark/>
              </w:tcPr>
            </w:tcPrChange>
          </w:tcPr>
          <w:p w14:paraId="0A2FAFA5" w14:textId="77777777" w:rsidR="004D28C1" w:rsidRPr="003C02FF" w:rsidRDefault="004D28C1" w:rsidP="004D28C1">
            <w:pPr>
              <w:rPr>
                <w:ins w:id="9129" w:author="James Vu" w:date="2024-04-19T00:01:00Z"/>
                <w:color w:val="0D0D0D"/>
                <w:rPrChange w:id="9130" w:author="James Vu" w:date="2024-04-19T00:19:00Z">
                  <w:rPr>
                    <w:ins w:id="9131" w:author="James Vu" w:date="2024-04-19T00:01:00Z"/>
                    <w:color w:val="0D0D0D"/>
                    <w:sz w:val="28"/>
                    <w:szCs w:val="28"/>
                  </w:rPr>
                </w:rPrChange>
              </w:rPr>
            </w:pPr>
            <w:ins w:id="9132" w:author="James Vu" w:date="2024-04-19T00:01:00Z">
              <w:r w:rsidRPr="003C02FF">
                <w:rPr>
                  <w:color w:val="0D0D0D"/>
                  <w:rPrChange w:id="9133" w:author="James Vu" w:date="2024-04-19T00:19:00Z">
                    <w:rPr>
                      <w:color w:val="0D0D0D"/>
                      <w:sz w:val="28"/>
                      <w:szCs w:val="28"/>
                    </w:rPr>
                  </w:rPrChange>
                </w:rPr>
                <w:t>Công cụ thông tin quản lý và giám sát kiểm dịch thủy sản</w:t>
              </w:r>
            </w:ins>
          </w:p>
        </w:tc>
      </w:tr>
      <w:tr w:rsidR="003C02FF" w:rsidRPr="003C02FF" w14:paraId="0F31237B" w14:textId="77777777" w:rsidTr="003C02FF">
        <w:trPr>
          <w:trHeight w:val="360"/>
          <w:ins w:id="9134" w:author="James Vu" w:date="2024-04-19T00:01:00Z"/>
          <w:trPrChange w:id="9135" w:author="James Vu" w:date="2024-04-19T00:20:00Z">
            <w:trPr>
              <w:trHeight w:val="360"/>
            </w:trPr>
          </w:trPrChange>
        </w:trPr>
        <w:tc>
          <w:tcPr>
            <w:tcW w:w="704" w:type="dxa"/>
            <w:shd w:val="clear" w:color="auto" w:fill="auto"/>
            <w:noWrap/>
            <w:vAlign w:val="center"/>
            <w:hideMark/>
            <w:tcPrChange w:id="9136" w:author="James Vu" w:date="2024-04-19T00:20:00Z">
              <w:tcPr>
                <w:tcW w:w="704" w:type="dxa"/>
                <w:shd w:val="clear" w:color="auto" w:fill="auto"/>
                <w:noWrap/>
                <w:vAlign w:val="center"/>
                <w:hideMark/>
              </w:tcPr>
            </w:tcPrChange>
          </w:tcPr>
          <w:p w14:paraId="4B4A51C0" w14:textId="77777777" w:rsidR="004D28C1" w:rsidRPr="003C02FF" w:rsidRDefault="004D28C1" w:rsidP="004D28C1">
            <w:pPr>
              <w:jc w:val="center"/>
              <w:rPr>
                <w:ins w:id="9137" w:author="James Vu" w:date="2024-04-19T00:01:00Z"/>
                <w:b/>
                <w:bCs/>
                <w:color w:val="000000"/>
                <w:rPrChange w:id="9138" w:author="James Vu" w:date="2024-04-19T00:19:00Z">
                  <w:rPr>
                    <w:ins w:id="9139" w:author="James Vu" w:date="2024-04-19T00:01:00Z"/>
                    <w:b/>
                    <w:bCs/>
                    <w:color w:val="000000"/>
                    <w:sz w:val="28"/>
                    <w:szCs w:val="28"/>
                  </w:rPr>
                </w:rPrChange>
              </w:rPr>
            </w:pPr>
            <w:ins w:id="9140" w:author="James Vu" w:date="2024-04-19T00:01:00Z">
              <w:r w:rsidRPr="003C02FF">
                <w:rPr>
                  <w:b/>
                  <w:bCs/>
                  <w:color w:val="000000"/>
                  <w:rPrChange w:id="9141" w:author="James Vu" w:date="2024-04-19T00:19:00Z">
                    <w:rPr>
                      <w:b/>
                      <w:bCs/>
                      <w:color w:val="000000"/>
                      <w:sz w:val="28"/>
                      <w:szCs w:val="28"/>
                    </w:rPr>
                  </w:rPrChange>
                </w:rPr>
                <w:t> </w:t>
              </w:r>
            </w:ins>
          </w:p>
        </w:tc>
        <w:tc>
          <w:tcPr>
            <w:tcW w:w="8358" w:type="dxa"/>
            <w:shd w:val="clear" w:color="auto" w:fill="auto"/>
            <w:noWrap/>
            <w:vAlign w:val="center"/>
            <w:hideMark/>
            <w:tcPrChange w:id="9142" w:author="James Vu" w:date="2024-04-19T00:20:00Z">
              <w:tcPr>
                <w:tcW w:w="8358" w:type="dxa"/>
                <w:shd w:val="clear" w:color="auto" w:fill="auto"/>
                <w:noWrap/>
                <w:vAlign w:val="center"/>
                <w:hideMark/>
              </w:tcPr>
            </w:tcPrChange>
          </w:tcPr>
          <w:p w14:paraId="7D2F0072" w14:textId="77777777" w:rsidR="004D28C1" w:rsidRPr="003C02FF" w:rsidRDefault="004D28C1" w:rsidP="004D28C1">
            <w:pPr>
              <w:rPr>
                <w:ins w:id="9143" w:author="James Vu" w:date="2024-04-19T00:01:00Z"/>
                <w:color w:val="0D0D0D"/>
                <w:rPrChange w:id="9144" w:author="James Vu" w:date="2024-04-19T00:19:00Z">
                  <w:rPr>
                    <w:ins w:id="9145" w:author="James Vu" w:date="2024-04-19T00:01:00Z"/>
                    <w:color w:val="0D0D0D"/>
                    <w:sz w:val="28"/>
                    <w:szCs w:val="28"/>
                  </w:rPr>
                </w:rPrChange>
              </w:rPr>
            </w:pPr>
            <w:ins w:id="9146" w:author="James Vu" w:date="2024-04-19T00:01:00Z">
              <w:r w:rsidRPr="003C02FF">
                <w:rPr>
                  <w:color w:val="0D0D0D"/>
                  <w:rPrChange w:id="9147" w:author="James Vu" w:date="2024-04-19T00:19:00Z">
                    <w:rPr>
                      <w:color w:val="0D0D0D"/>
                      <w:sz w:val="28"/>
                      <w:szCs w:val="28"/>
                    </w:rPr>
                  </w:rPrChange>
                </w:rPr>
                <w:t>Công cụ cấp giấy chứng nhận vệ sinh an toàn thực phẩm</w:t>
              </w:r>
            </w:ins>
          </w:p>
        </w:tc>
      </w:tr>
      <w:tr w:rsidR="003C02FF" w:rsidRPr="003C02FF" w14:paraId="16660D33" w14:textId="77777777" w:rsidTr="003C02FF">
        <w:trPr>
          <w:trHeight w:val="360"/>
          <w:ins w:id="9148" w:author="James Vu" w:date="2024-04-19T00:01:00Z"/>
          <w:trPrChange w:id="9149" w:author="James Vu" w:date="2024-04-19T00:20:00Z">
            <w:trPr>
              <w:trHeight w:val="360"/>
            </w:trPr>
          </w:trPrChange>
        </w:trPr>
        <w:tc>
          <w:tcPr>
            <w:tcW w:w="704" w:type="dxa"/>
            <w:shd w:val="clear" w:color="auto" w:fill="auto"/>
            <w:noWrap/>
            <w:vAlign w:val="center"/>
            <w:hideMark/>
            <w:tcPrChange w:id="9150" w:author="James Vu" w:date="2024-04-19T00:20:00Z">
              <w:tcPr>
                <w:tcW w:w="704" w:type="dxa"/>
                <w:shd w:val="clear" w:color="auto" w:fill="auto"/>
                <w:noWrap/>
                <w:vAlign w:val="center"/>
                <w:hideMark/>
              </w:tcPr>
            </w:tcPrChange>
          </w:tcPr>
          <w:p w14:paraId="6B2AE825" w14:textId="77777777" w:rsidR="004D28C1" w:rsidRPr="003C02FF" w:rsidRDefault="004D28C1" w:rsidP="004D28C1">
            <w:pPr>
              <w:jc w:val="center"/>
              <w:rPr>
                <w:ins w:id="9151" w:author="James Vu" w:date="2024-04-19T00:01:00Z"/>
                <w:b/>
                <w:bCs/>
                <w:color w:val="000000"/>
                <w:rPrChange w:id="9152" w:author="James Vu" w:date="2024-04-19T00:19:00Z">
                  <w:rPr>
                    <w:ins w:id="9153" w:author="James Vu" w:date="2024-04-19T00:01:00Z"/>
                    <w:b/>
                    <w:bCs/>
                    <w:color w:val="000000"/>
                    <w:sz w:val="28"/>
                    <w:szCs w:val="28"/>
                  </w:rPr>
                </w:rPrChange>
              </w:rPr>
            </w:pPr>
            <w:ins w:id="9154" w:author="James Vu" w:date="2024-04-19T00:01:00Z">
              <w:r w:rsidRPr="003C02FF">
                <w:rPr>
                  <w:b/>
                  <w:bCs/>
                  <w:color w:val="000000"/>
                  <w:rPrChange w:id="9155" w:author="James Vu" w:date="2024-04-19T00:19:00Z">
                    <w:rPr>
                      <w:b/>
                      <w:bCs/>
                      <w:color w:val="000000"/>
                      <w:sz w:val="28"/>
                      <w:szCs w:val="28"/>
                    </w:rPr>
                  </w:rPrChange>
                </w:rPr>
                <w:t> </w:t>
              </w:r>
            </w:ins>
          </w:p>
        </w:tc>
        <w:tc>
          <w:tcPr>
            <w:tcW w:w="8358" w:type="dxa"/>
            <w:shd w:val="clear" w:color="auto" w:fill="auto"/>
            <w:noWrap/>
            <w:vAlign w:val="center"/>
            <w:hideMark/>
            <w:tcPrChange w:id="9156" w:author="James Vu" w:date="2024-04-19T00:20:00Z">
              <w:tcPr>
                <w:tcW w:w="8358" w:type="dxa"/>
                <w:shd w:val="clear" w:color="auto" w:fill="auto"/>
                <w:noWrap/>
                <w:vAlign w:val="center"/>
                <w:hideMark/>
              </w:tcPr>
            </w:tcPrChange>
          </w:tcPr>
          <w:p w14:paraId="6818B1B3" w14:textId="77777777" w:rsidR="004D28C1" w:rsidRPr="003C02FF" w:rsidRDefault="004D28C1" w:rsidP="004D28C1">
            <w:pPr>
              <w:rPr>
                <w:ins w:id="9157" w:author="James Vu" w:date="2024-04-19T00:01:00Z"/>
                <w:color w:val="0D0D0D"/>
                <w:rPrChange w:id="9158" w:author="James Vu" w:date="2024-04-19T00:19:00Z">
                  <w:rPr>
                    <w:ins w:id="9159" w:author="James Vu" w:date="2024-04-19T00:01:00Z"/>
                    <w:color w:val="0D0D0D"/>
                    <w:sz w:val="28"/>
                    <w:szCs w:val="28"/>
                  </w:rPr>
                </w:rPrChange>
              </w:rPr>
            </w:pPr>
            <w:ins w:id="9160" w:author="James Vu" w:date="2024-04-19T00:01:00Z">
              <w:r w:rsidRPr="003C02FF">
                <w:rPr>
                  <w:color w:val="0D0D0D"/>
                  <w:rPrChange w:id="9161" w:author="James Vu" w:date="2024-04-19T00:19:00Z">
                    <w:rPr>
                      <w:color w:val="0D0D0D"/>
                      <w:sz w:val="28"/>
                      <w:szCs w:val="28"/>
                    </w:rPr>
                  </w:rPrChange>
                </w:rPr>
                <w:t>Công cụ thông tin thực hiện các biện pháp kiểm soát dịch bệnh</w:t>
              </w:r>
            </w:ins>
          </w:p>
        </w:tc>
      </w:tr>
      <w:tr w:rsidR="003C02FF" w:rsidRPr="003C02FF" w14:paraId="1E436141" w14:textId="77777777" w:rsidTr="003C02FF">
        <w:trPr>
          <w:trHeight w:val="360"/>
          <w:ins w:id="9162" w:author="James Vu" w:date="2024-04-19T00:01:00Z"/>
          <w:trPrChange w:id="9163" w:author="James Vu" w:date="2024-04-19T00:20:00Z">
            <w:trPr>
              <w:trHeight w:val="360"/>
            </w:trPr>
          </w:trPrChange>
        </w:trPr>
        <w:tc>
          <w:tcPr>
            <w:tcW w:w="704" w:type="dxa"/>
            <w:shd w:val="clear" w:color="auto" w:fill="auto"/>
            <w:noWrap/>
            <w:vAlign w:val="center"/>
            <w:hideMark/>
            <w:tcPrChange w:id="9164" w:author="James Vu" w:date="2024-04-19T00:20:00Z">
              <w:tcPr>
                <w:tcW w:w="704" w:type="dxa"/>
                <w:shd w:val="clear" w:color="auto" w:fill="auto"/>
                <w:noWrap/>
                <w:vAlign w:val="center"/>
                <w:hideMark/>
              </w:tcPr>
            </w:tcPrChange>
          </w:tcPr>
          <w:p w14:paraId="641529F4" w14:textId="77777777" w:rsidR="004D28C1" w:rsidRPr="003C02FF" w:rsidRDefault="004D28C1" w:rsidP="004D28C1">
            <w:pPr>
              <w:jc w:val="center"/>
              <w:rPr>
                <w:ins w:id="9165" w:author="James Vu" w:date="2024-04-19T00:01:00Z"/>
                <w:b/>
                <w:bCs/>
                <w:color w:val="000000"/>
                <w:rPrChange w:id="9166" w:author="James Vu" w:date="2024-04-19T00:19:00Z">
                  <w:rPr>
                    <w:ins w:id="9167" w:author="James Vu" w:date="2024-04-19T00:01:00Z"/>
                    <w:b/>
                    <w:bCs/>
                    <w:color w:val="000000"/>
                    <w:sz w:val="28"/>
                    <w:szCs w:val="28"/>
                  </w:rPr>
                </w:rPrChange>
              </w:rPr>
            </w:pPr>
            <w:ins w:id="9168" w:author="James Vu" w:date="2024-04-19T00:01:00Z">
              <w:r w:rsidRPr="003C02FF">
                <w:rPr>
                  <w:b/>
                  <w:bCs/>
                  <w:color w:val="000000"/>
                  <w:rPrChange w:id="9169" w:author="James Vu" w:date="2024-04-19T00:19:00Z">
                    <w:rPr>
                      <w:b/>
                      <w:bCs/>
                      <w:color w:val="000000"/>
                      <w:sz w:val="28"/>
                      <w:szCs w:val="28"/>
                    </w:rPr>
                  </w:rPrChange>
                </w:rPr>
                <w:t> </w:t>
              </w:r>
            </w:ins>
          </w:p>
        </w:tc>
        <w:tc>
          <w:tcPr>
            <w:tcW w:w="8358" w:type="dxa"/>
            <w:shd w:val="clear" w:color="auto" w:fill="auto"/>
            <w:noWrap/>
            <w:vAlign w:val="center"/>
            <w:hideMark/>
            <w:tcPrChange w:id="9170" w:author="James Vu" w:date="2024-04-19T00:20:00Z">
              <w:tcPr>
                <w:tcW w:w="8358" w:type="dxa"/>
                <w:shd w:val="clear" w:color="auto" w:fill="auto"/>
                <w:noWrap/>
                <w:vAlign w:val="center"/>
                <w:hideMark/>
              </w:tcPr>
            </w:tcPrChange>
          </w:tcPr>
          <w:p w14:paraId="1AF759F9" w14:textId="77777777" w:rsidR="004D28C1" w:rsidRPr="003C02FF" w:rsidRDefault="004D28C1" w:rsidP="004D28C1">
            <w:pPr>
              <w:rPr>
                <w:ins w:id="9171" w:author="James Vu" w:date="2024-04-19T00:01:00Z"/>
                <w:color w:val="0D0D0D"/>
                <w:rPrChange w:id="9172" w:author="James Vu" w:date="2024-04-19T00:19:00Z">
                  <w:rPr>
                    <w:ins w:id="9173" w:author="James Vu" w:date="2024-04-19T00:01:00Z"/>
                    <w:color w:val="0D0D0D"/>
                    <w:sz w:val="28"/>
                    <w:szCs w:val="28"/>
                  </w:rPr>
                </w:rPrChange>
              </w:rPr>
            </w:pPr>
            <w:ins w:id="9174" w:author="James Vu" w:date="2024-04-19T00:01:00Z">
              <w:r w:rsidRPr="003C02FF">
                <w:rPr>
                  <w:color w:val="0D0D0D"/>
                  <w:rPrChange w:id="9175" w:author="James Vu" w:date="2024-04-19T00:19:00Z">
                    <w:rPr>
                      <w:color w:val="0D0D0D"/>
                      <w:sz w:val="28"/>
                      <w:szCs w:val="28"/>
                    </w:rPr>
                  </w:rPrChange>
                </w:rPr>
                <w:t>Công cụ thông tin quản lý và giám sát cơ sở giết mổ</w:t>
              </w:r>
            </w:ins>
          </w:p>
        </w:tc>
      </w:tr>
      <w:tr w:rsidR="003C02FF" w:rsidRPr="003C02FF" w14:paraId="7A0C76C6" w14:textId="77777777" w:rsidTr="003C02FF">
        <w:trPr>
          <w:trHeight w:val="360"/>
          <w:ins w:id="9176" w:author="James Vu" w:date="2024-04-19T00:01:00Z"/>
          <w:trPrChange w:id="9177" w:author="James Vu" w:date="2024-04-19T00:20:00Z">
            <w:trPr>
              <w:trHeight w:val="360"/>
            </w:trPr>
          </w:trPrChange>
        </w:trPr>
        <w:tc>
          <w:tcPr>
            <w:tcW w:w="704" w:type="dxa"/>
            <w:shd w:val="clear" w:color="auto" w:fill="auto"/>
            <w:noWrap/>
            <w:vAlign w:val="center"/>
            <w:hideMark/>
            <w:tcPrChange w:id="9178" w:author="James Vu" w:date="2024-04-19T00:20:00Z">
              <w:tcPr>
                <w:tcW w:w="704" w:type="dxa"/>
                <w:shd w:val="clear" w:color="auto" w:fill="auto"/>
                <w:noWrap/>
                <w:vAlign w:val="center"/>
                <w:hideMark/>
              </w:tcPr>
            </w:tcPrChange>
          </w:tcPr>
          <w:p w14:paraId="19F6AC25" w14:textId="77777777" w:rsidR="004D28C1" w:rsidRPr="003C02FF" w:rsidRDefault="004D28C1" w:rsidP="004D28C1">
            <w:pPr>
              <w:jc w:val="center"/>
              <w:rPr>
                <w:ins w:id="9179" w:author="James Vu" w:date="2024-04-19T00:01:00Z"/>
                <w:b/>
                <w:bCs/>
                <w:color w:val="000000"/>
                <w:rPrChange w:id="9180" w:author="James Vu" w:date="2024-04-19T00:19:00Z">
                  <w:rPr>
                    <w:ins w:id="9181" w:author="James Vu" w:date="2024-04-19T00:01:00Z"/>
                    <w:b/>
                    <w:bCs/>
                    <w:color w:val="000000"/>
                    <w:sz w:val="28"/>
                    <w:szCs w:val="28"/>
                  </w:rPr>
                </w:rPrChange>
              </w:rPr>
            </w:pPr>
            <w:ins w:id="9182" w:author="James Vu" w:date="2024-04-19T00:01:00Z">
              <w:r w:rsidRPr="003C02FF">
                <w:rPr>
                  <w:b/>
                  <w:bCs/>
                  <w:color w:val="000000"/>
                  <w:rPrChange w:id="9183" w:author="James Vu" w:date="2024-04-19T00:19:00Z">
                    <w:rPr>
                      <w:b/>
                      <w:bCs/>
                      <w:color w:val="000000"/>
                      <w:sz w:val="28"/>
                      <w:szCs w:val="28"/>
                    </w:rPr>
                  </w:rPrChange>
                </w:rPr>
                <w:t> </w:t>
              </w:r>
            </w:ins>
          </w:p>
        </w:tc>
        <w:tc>
          <w:tcPr>
            <w:tcW w:w="8358" w:type="dxa"/>
            <w:shd w:val="clear" w:color="auto" w:fill="auto"/>
            <w:noWrap/>
            <w:vAlign w:val="center"/>
            <w:hideMark/>
            <w:tcPrChange w:id="9184" w:author="James Vu" w:date="2024-04-19T00:20:00Z">
              <w:tcPr>
                <w:tcW w:w="8358" w:type="dxa"/>
                <w:shd w:val="clear" w:color="auto" w:fill="auto"/>
                <w:noWrap/>
                <w:vAlign w:val="center"/>
                <w:hideMark/>
              </w:tcPr>
            </w:tcPrChange>
          </w:tcPr>
          <w:p w14:paraId="2736BD64" w14:textId="77777777" w:rsidR="004D28C1" w:rsidRPr="003C02FF" w:rsidRDefault="004D28C1" w:rsidP="004D28C1">
            <w:pPr>
              <w:rPr>
                <w:ins w:id="9185" w:author="James Vu" w:date="2024-04-19T00:01:00Z"/>
                <w:color w:val="0D0D0D"/>
                <w:rPrChange w:id="9186" w:author="James Vu" w:date="2024-04-19T00:19:00Z">
                  <w:rPr>
                    <w:ins w:id="9187" w:author="James Vu" w:date="2024-04-19T00:01:00Z"/>
                    <w:color w:val="0D0D0D"/>
                    <w:sz w:val="28"/>
                    <w:szCs w:val="28"/>
                  </w:rPr>
                </w:rPrChange>
              </w:rPr>
            </w:pPr>
            <w:ins w:id="9188" w:author="James Vu" w:date="2024-04-19T00:01:00Z">
              <w:r w:rsidRPr="003C02FF">
                <w:rPr>
                  <w:color w:val="0D0D0D"/>
                  <w:rPrChange w:id="9189" w:author="James Vu" w:date="2024-04-19T00:19:00Z">
                    <w:rPr>
                      <w:color w:val="0D0D0D"/>
                      <w:sz w:val="28"/>
                      <w:szCs w:val="28"/>
                    </w:rPr>
                  </w:rPrChange>
                </w:rPr>
                <w:t>Tài liệu hướng dẫn và giám sát các biện pháp an toàn thực phẩm</w:t>
              </w:r>
            </w:ins>
          </w:p>
        </w:tc>
      </w:tr>
      <w:tr w:rsidR="003C02FF" w:rsidRPr="003C02FF" w14:paraId="5ED338BB" w14:textId="77777777" w:rsidTr="003C02FF">
        <w:trPr>
          <w:trHeight w:val="360"/>
          <w:ins w:id="9190" w:author="James Vu" w:date="2024-04-19T00:01:00Z"/>
          <w:trPrChange w:id="9191" w:author="James Vu" w:date="2024-04-19T00:20:00Z">
            <w:trPr>
              <w:trHeight w:val="360"/>
            </w:trPr>
          </w:trPrChange>
        </w:trPr>
        <w:tc>
          <w:tcPr>
            <w:tcW w:w="704" w:type="dxa"/>
            <w:shd w:val="clear" w:color="auto" w:fill="auto"/>
            <w:noWrap/>
            <w:vAlign w:val="center"/>
            <w:hideMark/>
            <w:tcPrChange w:id="9192" w:author="James Vu" w:date="2024-04-19T00:20:00Z">
              <w:tcPr>
                <w:tcW w:w="704" w:type="dxa"/>
                <w:shd w:val="clear" w:color="auto" w:fill="auto"/>
                <w:noWrap/>
                <w:vAlign w:val="center"/>
                <w:hideMark/>
              </w:tcPr>
            </w:tcPrChange>
          </w:tcPr>
          <w:p w14:paraId="4B3574C7" w14:textId="77777777" w:rsidR="004D28C1" w:rsidRPr="003C02FF" w:rsidRDefault="004D28C1" w:rsidP="004D28C1">
            <w:pPr>
              <w:jc w:val="center"/>
              <w:rPr>
                <w:ins w:id="9193" w:author="James Vu" w:date="2024-04-19T00:01:00Z"/>
                <w:b/>
                <w:bCs/>
                <w:color w:val="000000"/>
                <w:rPrChange w:id="9194" w:author="James Vu" w:date="2024-04-19T00:19:00Z">
                  <w:rPr>
                    <w:ins w:id="9195" w:author="James Vu" w:date="2024-04-19T00:01:00Z"/>
                    <w:b/>
                    <w:bCs/>
                    <w:color w:val="000000"/>
                    <w:sz w:val="28"/>
                    <w:szCs w:val="28"/>
                  </w:rPr>
                </w:rPrChange>
              </w:rPr>
            </w:pPr>
            <w:ins w:id="9196" w:author="James Vu" w:date="2024-04-19T00:01:00Z">
              <w:r w:rsidRPr="003C02FF">
                <w:rPr>
                  <w:b/>
                  <w:bCs/>
                  <w:color w:val="000000"/>
                  <w:rPrChange w:id="9197" w:author="James Vu" w:date="2024-04-19T00:19:00Z">
                    <w:rPr>
                      <w:b/>
                      <w:bCs/>
                      <w:color w:val="000000"/>
                      <w:sz w:val="28"/>
                      <w:szCs w:val="28"/>
                    </w:rPr>
                  </w:rPrChange>
                </w:rPr>
                <w:t>10</w:t>
              </w:r>
            </w:ins>
          </w:p>
        </w:tc>
        <w:tc>
          <w:tcPr>
            <w:tcW w:w="8358" w:type="dxa"/>
            <w:shd w:val="clear" w:color="auto" w:fill="auto"/>
            <w:noWrap/>
            <w:vAlign w:val="center"/>
            <w:hideMark/>
            <w:tcPrChange w:id="9198" w:author="James Vu" w:date="2024-04-19T00:20:00Z">
              <w:tcPr>
                <w:tcW w:w="8358" w:type="dxa"/>
                <w:shd w:val="clear" w:color="auto" w:fill="auto"/>
                <w:noWrap/>
                <w:vAlign w:val="center"/>
                <w:hideMark/>
              </w:tcPr>
            </w:tcPrChange>
          </w:tcPr>
          <w:p w14:paraId="5CCDD0E1" w14:textId="77777777" w:rsidR="004D28C1" w:rsidRPr="003C02FF" w:rsidRDefault="004D28C1" w:rsidP="004D28C1">
            <w:pPr>
              <w:rPr>
                <w:ins w:id="9199" w:author="James Vu" w:date="2024-04-19T00:01:00Z"/>
                <w:b/>
                <w:bCs/>
                <w:rPrChange w:id="9200" w:author="James Vu" w:date="2024-04-19T00:19:00Z">
                  <w:rPr>
                    <w:ins w:id="9201" w:author="James Vu" w:date="2024-04-19T00:01:00Z"/>
                    <w:b/>
                    <w:bCs/>
                    <w:sz w:val="28"/>
                    <w:szCs w:val="28"/>
                  </w:rPr>
                </w:rPrChange>
              </w:rPr>
            </w:pPr>
            <w:ins w:id="9202" w:author="James Vu" w:date="2024-04-19T00:01:00Z">
              <w:r w:rsidRPr="003C02FF">
                <w:rPr>
                  <w:b/>
                  <w:bCs/>
                  <w:rPrChange w:id="9203" w:author="James Vu" w:date="2024-04-19T00:19:00Z">
                    <w:rPr>
                      <w:b/>
                      <w:bCs/>
                      <w:sz w:val="28"/>
                      <w:szCs w:val="28"/>
                    </w:rPr>
                  </w:rPrChange>
                </w:rPr>
                <w:t>Quản Lý Vùng Nuôi và Bản Đồ</w:t>
              </w:r>
            </w:ins>
          </w:p>
        </w:tc>
      </w:tr>
      <w:tr w:rsidR="003C02FF" w:rsidRPr="003C02FF" w14:paraId="3AA15225" w14:textId="77777777" w:rsidTr="003C02FF">
        <w:trPr>
          <w:trHeight w:val="360"/>
          <w:ins w:id="9204" w:author="James Vu" w:date="2024-04-19T00:01:00Z"/>
          <w:trPrChange w:id="9205" w:author="James Vu" w:date="2024-04-19T00:20:00Z">
            <w:trPr>
              <w:trHeight w:val="360"/>
            </w:trPr>
          </w:trPrChange>
        </w:trPr>
        <w:tc>
          <w:tcPr>
            <w:tcW w:w="704" w:type="dxa"/>
            <w:shd w:val="clear" w:color="auto" w:fill="auto"/>
            <w:noWrap/>
            <w:vAlign w:val="center"/>
            <w:hideMark/>
            <w:tcPrChange w:id="9206" w:author="James Vu" w:date="2024-04-19T00:20:00Z">
              <w:tcPr>
                <w:tcW w:w="704" w:type="dxa"/>
                <w:shd w:val="clear" w:color="auto" w:fill="auto"/>
                <w:noWrap/>
                <w:vAlign w:val="center"/>
                <w:hideMark/>
              </w:tcPr>
            </w:tcPrChange>
          </w:tcPr>
          <w:p w14:paraId="68343479" w14:textId="77777777" w:rsidR="004D28C1" w:rsidRPr="003C02FF" w:rsidRDefault="004D28C1" w:rsidP="004D28C1">
            <w:pPr>
              <w:jc w:val="center"/>
              <w:rPr>
                <w:ins w:id="9207" w:author="James Vu" w:date="2024-04-19T00:01:00Z"/>
                <w:b/>
                <w:bCs/>
                <w:color w:val="000000"/>
                <w:rPrChange w:id="9208" w:author="James Vu" w:date="2024-04-19T00:19:00Z">
                  <w:rPr>
                    <w:ins w:id="9209" w:author="James Vu" w:date="2024-04-19T00:01:00Z"/>
                    <w:b/>
                    <w:bCs/>
                    <w:color w:val="000000"/>
                    <w:sz w:val="28"/>
                    <w:szCs w:val="28"/>
                  </w:rPr>
                </w:rPrChange>
              </w:rPr>
            </w:pPr>
            <w:ins w:id="9210" w:author="James Vu" w:date="2024-04-19T00:01:00Z">
              <w:r w:rsidRPr="003C02FF">
                <w:rPr>
                  <w:b/>
                  <w:bCs/>
                  <w:color w:val="000000"/>
                  <w:rPrChange w:id="9211" w:author="James Vu" w:date="2024-04-19T00:19:00Z">
                    <w:rPr>
                      <w:b/>
                      <w:bCs/>
                      <w:color w:val="000000"/>
                      <w:sz w:val="28"/>
                      <w:szCs w:val="28"/>
                    </w:rPr>
                  </w:rPrChange>
                </w:rPr>
                <w:t> </w:t>
              </w:r>
            </w:ins>
          </w:p>
        </w:tc>
        <w:tc>
          <w:tcPr>
            <w:tcW w:w="8358" w:type="dxa"/>
            <w:shd w:val="clear" w:color="auto" w:fill="auto"/>
            <w:noWrap/>
            <w:vAlign w:val="center"/>
            <w:hideMark/>
            <w:tcPrChange w:id="9212" w:author="James Vu" w:date="2024-04-19T00:20:00Z">
              <w:tcPr>
                <w:tcW w:w="8358" w:type="dxa"/>
                <w:shd w:val="clear" w:color="auto" w:fill="auto"/>
                <w:noWrap/>
                <w:vAlign w:val="center"/>
                <w:hideMark/>
              </w:tcPr>
            </w:tcPrChange>
          </w:tcPr>
          <w:p w14:paraId="35CDFE4B" w14:textId="77777777" w:rsidR="004D28C1" w:rsidRPr="003C02FF" w:rsidRDefault="004D28C1" w:rsidP="004D28C1">
            <w:pPr>
              <w:rPr>
                <w:ins w:id="9213" w:author="James Vu" w:date="2024-04-19T00:01:00Z"/>
                <w:rPrChange w:id="9214" w:author="James Vu" w:date="2024-04-19T00:19:00Z">
                  <w:rPr>
                    <w:ins w:id="9215" w:author="James Vu" w:date="2024-04-19T00:01:00Z"/>
                    <w:sz w:val="28"/>
                    <w:szCs w:val="28"/>
                  </w:rPr>
                </w:rPrChange>
              </w:rPr>
            </w:pPr>
            <w:ins w:id="9216" w:author="James Vu" w:date="2024-04-19T00:01:00Z">
              <w:r w:rsidRPr="003C02FF">
                <w:rPr>
                  <w:rPrChange w:id="9217" w:author="James Vu" w:date="2024-04-19T00:19:00Z">
                    <w:rPr>
                      <w:sz w:val="28"/>
                      <w:szCs w:val="28"/>
                    </w:rPr>
                  </w:rPrChange>
                </w:rPr>
                <w:t>Vẽ và quản lý khu vực nuôi, vùng nuôi, ao nuôi trên bản đồ số.</w:t>
              </w:r>
            </w:ins>
          </w:p>
        </w:tc>
      </w:tr>
      <w:tr w:rsidR="003C02FF" w:rsidRPr="003C02FF" w14:paraId="6BA97F6C" w14:textId="77777777" w:rsidTr="003C02FF">
        <w:trPr>
          <w:trHeight w:val="360"/>
          <w:ins w:id="9218" w:author="James Vu" w:date="2024-04-19T00:01:00Z"/>
          <w:trPrChange w:id="9219" w:author="James Vu" w:date="2024-04-19T00:20:00Z">
            <w:trPr>
              <w:trHeight w:val="360"/>
            </w:trPr>
          </w:trPrChange>
        </w:trPr>
        <w:tc>
          <w:tcPr>
            <w:tcW w:w="704" w:type="dxa"/>
            <w:shd w:val="clear" w:color="auto" w:fill="auto"/>
            <w:noWrap/>
            <w:vAlign w:val="center"/>
            <w:hideMark/>
            <w:tcPrChange w:id="9220" w:author="James Vu" w:date="2024-04-19T00:20:00Z">
              <w:tcPr>
                <w:tcW w:w="704" w:type="dxa"/>
                <w:shd w:val="clear" w:color="auto" w:fill="auto"/>
                <w:noWrap/>
                <w:vAlign w:val="center"/>
                <w:hideMark/>
              </w:tcPr>
            </w:tcPrChange>
          </w:tcPr>
          <w:p w14:paraId="59D9398B" w14:textId="77777777" w:rsidR="004D28C1" w:rsidRPr="003C02FF" w:rsidRDefault="004D28C1" w:rsidP="004D28C1">
            <w:pPr>
              <w:jc w:val="center"/>
              <w:rPr>
                <w:ins w:id="9221" w:author="James Vu" w:date="2024-04-19T00:01:00Z"/>
                <w:b/>
                <w:bCs/>
                <w:color w:val="000000"/>
                <w:rPrChange w:id="9222" w:author="James Vu" w:date="2024-04-19T00:19:00Z">
                  <w:rPr>
                    <w:ins w:id="9223" w:author="James Vu" w:date="2024-04-19T00:01:00Z"/>
                    <w:b/>
                    <w:bCs/>
                    <w:color w:val="000000"/>
                    <w:sz w:val="28"/>
                    <w:szCs w:val="28"/>
                  </w:rPr>
                </w:rPrChange>
              </w:rPr>
            </w:pPr>
            <w:ins w:id="9224" w:author="James Vu" w:date="2024-04-19T00:01:00Z">
              <w:r w:rsidRPr="003C02FF">
                <w:rPr>
                  <w:b/>
                  <w:bCs/>
                  <w:color w:val="000000"/>
                  <w:rPrChange w:id="9225" w:author="James Vu" w:date="2024-04-19T00:19:00Z">
                    <w:rPr>
                      <w:b/>
                      <w:bCs/>
                      <w:color w:val="000000"/>
                      <w:sz w:val="28"/>
                      <w:szCs w:val="28"/>
                    </w:rPr>
                  </w:rPrChange>
                </w:rPr>
                <w:t> </w:t>
              </w:r>
            </w:ins>
          </w:p>
        </w:tc>
        <w:tc>
          <w:tcPr>
            <w:tcW w:w="8358" w:type="dxa"/>
            <w:shd w:val="clear" w:color="auto" w:fill="auto"/>
            <w:noWrap/>
            <w:vAlign w:val="center"/>
            <w:hideMark/>
            <w:tcPrChange w:id="9226" w:author="James Vu" w:date="2024-04-19T00:20:00Z">
              <w:tcPr>
                <w:tcW w:w="8358" w:type="dxa"/>
                <w:shd w:val="clear" w:color="auto" w:fill="auto"/>
                <w:noWrap/>
                <w:vAlign w:val="center"/>
                <w:hideMark/>
              </w:tcPr>
            </w:tcPrChange>
          </w:tcPr>
          <w:p w14:paraId="7D817D1B" w14:textId="77777777" w:rsidR="004D28C1" w:rsidRPr="003C02FF" w:rsidRDefault="004D28C1" w:rsidP="004D28C1">
            <w:pPr>
              <w:rPr>
                <w:ins w:id="9227" w:author="James Vu" w:date="2024-04-19T00:01:00Z"/>
                <w:rPrChange w:id="9228" w:author="James Vu" w:date="2024-04-19T00:19:00Z">
                  <w:rPr>
                    <w:ins w:id="9229" w:author="James Vu" w:date="2024-04-19T00:01:00Z"/>
                    <w:sz w:val="28"/>
                    <w:szCs w:val="28"/>
                  </w:rPr>
                </w:rPrChange>
              </w:rPr>
            </w:pPr>
            <w:ins w:id="9230" w:author="James Vu" w:date="2024-04-19T00:01:00Z">
              <w:r w:rsidRPr="003C02FF">
                <w:rPr>
                  <w:rPrChange w:id="9231" w:author="James Vu" w:date="2024-04-19T00:19:00Z">
                    <w:rPr>
                      <w:sz w:val="28"/>
                      <w:szCs w:val="28"/>
                    </w:rPr>
                  </w:rPrChange>
                </w:rPr>
                <w:t>Tích hợp công cụ bản đồ số để tạo và chỉnh sửa bản đồ vùng nuôi.</w:t>
              </w:r>
            </w:ins>
          </w:p>
        </w:tc>
      </w:tr>
      <w:tr w:rsidR="003C02FF" w:rsidRPr="003C02FF" w14:paraId="33D248B7" w14:textId="77777777" w:rsidTr="003C02FF">
        <w:trPr>
          <w:trHeight w:val="360"/>
          <w:ins w:id="9232" w:author="James Vu" w:date="2024-04-19T00:01:00Z"/>
          <w:trPrChange w:id="9233" w:author="James Vu" w:date="2024-04-19T00:20:00Z">
            <w:trPr>
              <w:trHeight w:val="360"/>
            </w:trPr>
          </w:trPrChange>
        </w:trPr>
        <w:tc>
          <w:tcPr>
            <w:tcW w:w="704" w:type="dxa"/>
            <w:shd w:val="clear" w:color="auto" w:fill="auto"/>
            <w:noWrap/>
            <w:vAlign w:val="center"/>
            <w:hideMark/>
            <w:tcPrChange w:id="9234" w:author="James Vu" w:date="2024-04-19T00:20:00Z">
              <w:tcPr>
                <w:tcW w:w="704" w:type="dxa"/>
                <w:shd w:val="clear" w:color="auto" w:fill="auto"/>
                <w:noWrap/>
                <w:vAlign w:val="center"/>
                <w:hideMark/>
              </w:tcPr>
            </w:tcPrChange>
          </w:tcPr>
          <w:p w14:paraId="608A53C9" w14:textId="77777777" w:rsidR="004D28C1" w:rsidRPr="003C02FF" w:rsidRDefault="004D28C1" w:rsidP="004D28C1">
            <w:pPr>
              <w:jc w:val="center"/>
              <w:rPr>
                <w:ins w:id="9235" w:author="James Vu" w:date="2024-04-19T00:01:00Z"/>
                <w:b/>
                <w:bCs/>
                <w:color w:val="000000"/>
                <w:rPrChange w:id="9236" w:author="James Vu" w:date="2024-04-19T00:19:00Z">
                  <w:rPr>
                    <w:ins w:id="9237" w:author="James Vu" w:date="2024-04-19T00:01:00Z"/>
                    <w:b/>
                    <w:bCs/>
                    <w:color w:val="000000"/>
                    <w:sz w:val="28"/>
                    <w:szCs w:val="28"/>
                  </w:rPr>
                </w:rPrChange>
              </w:rPr>
            </w:pPr>
            <w:ins w:id="9238" w:author="James Vu" w:date="2024-04-19T00:01:00Z">
              <w:r w:rsidRPr="003C02FF">
                <w:rPr>
                  <w:b/>
                  <w:bCs/>
                  <w:color w:val="000000"/>
                  <w:rPrChange w:id="9239" w:author="James Vu" w:date="2024-04-19T00:19:00Z">
                    <w:rPr>
                      <w:b/>
                      <w:bCs/>
                      <w:color w:val="000000"/>
                      <w:sz w:val="28"/>
                      <w:szCs w:val="28"/>
                    </w:rPr>
                  </w:rPrChange>
                </w:rPr>
                <w:lastRenderedPageBreak/>
                <w:t> </w:t>
              </w:r>
            </w:ins>
          </w:p>
        </w:tc>
        <w:tc>
          <w:tcPr>
            <w:tcW w:w="8358" w:type="dxa"/>
            <w:shd w:val="clear" w:color="auto" w:fill="auto"/>
            <w:noWrap/>
            <w:vAlign w:val="center"/>
            <w:hideMark/>
            <w:tcPrChange w:id="9240" w:author="James Vu" w:date="2024-04-19T00:20:00Z">
              <w:tcPr>
                <w:tcW w:w="8358" w:type="dxa"/>
                <w:shd w:val="clear" w:color="auto" w:fill="auto"/>
                <w:noWrap/>
                <w:vAlign w:val="center"/>
                <w:hideMark/>
              </w:tcPr>
            </w:tcPrChange>
          </w:tcPr>
          <w:p w14:paraId="35BD221B" w14:textId="77777777" w:rsidR="004D28C1" w:rsidRPr="003C02FF" w:rsidRDefault="004D28C1" w:rsidP="004D28C1">
            <w:pPr>
              <w:rPr>
                <w:ins w:id="9241" w:author="James Vu" w:date="2024-04-19T00:01:00Z"/>
                <w:rPrChange w:id="9242" w:author="James Vu" w:date="2024-04-19T00:19:00Z">
                  <w:rPr>
                    <w:ins w:id="9243" w:author="James Vu" w:date="2024-04-19T00:01:00Z"/>
                    <w:sz w:val="28"/>
                    <w:szCs w:val="28"/>
                  </w:rPr>
                </w:rPrChange>
              </w:rPr>
            </w:pPr>
            <w:ins w:id="9244" w:author="James Vu" w:date="2024-04-19T00:01:00Z">
              <w:r w:rsidRPr="003C02FF">
                <w:rPr>
                  <w:rPrChange w:id="9245" w:author="James Vu" w:date="2024-04-19T00:19:00Z">
                    <w:rPr>
                      <w:sz w:val="28"/>
                      <w:szCs w:val="28"/>
                    </w:rPr>
                  </w:rPrChange>
                </w:rPr>
                <w:t>Lập bản đồ chuyên đề về các khu vực nuôi trồng thủy sản.</w:t>
              </w:r>
            </w:ins>
          </w:p>
        </w:tc>
      </w:tr>
      <w:tr w:rsidR="003C02FF" w:rsidRPr="003C02FF" w14:paraId="67E61260" w14:textId="77777777" w:rsidTr="003C02FF">
        <w:trPr>
          <w:trHeight w:val="360"/>
          <w:ins w:id="9246" w:author="James Vu" w:date="2024-04-19T00:01:00Z"/>
          <w:trPrChange w:id="9247" w:author="James Vu" w:date="2024-04-19T00:20:00Z">
            <w:trPr>
              <w:trHeight w:val="360"/>
            </w:trPr>
          </w:trPrChange>
        </w:trPr>
        <w:tc>
          <w:tcPr>
            <w:tcW w:w="704" w:type="dxa"/>
            <w:shd w:val="clear" w:color="auto" w:fill="auto"/>
            <w:noWrap/>
            <w:vAlign w:val="center"/>
            <w:hideMark/>
            <w:tcPrChange w:id="9248" w:author="James Vu" w:date="2024-04-19T00:20:00Z">
              <w:tcPr>
                <w:tcW w:w="704" w:type="dxa"/>
                <w:shd w:val="clear" w:color="auto" w:fill="auto"/>
                <w:noWrap/>
                <w:vAlign w:val="center"/>
                <w:hideMark/>
              </w:tcPr>
            </w:tcPrChange>
          </w:tcPr>
          <w:p w14:paraId="253C6554" w14:textId="77777777" w:rsidR="004D28C1" w:rsidRPr="003C02FF" w:rsidRDefault="004D28C1" w:rsidP="004D28C1">
            <w:pPr>
              <w:jc w:val="center"/>
              <w:rPr>
                <w:ins w:id="9249" w:author="James Vu" w:date="2024-04-19T00:01:00Z"/>
                <w:b/>
                <w:bCs/>
                <w:color w:val="000000"/>
                <w:rPrChange w:id="9250" w:author="James Vu" w:date="2024-04-19T00:19:00Z">
                  <w:rPr>
                    <w:ins w:id="9251" w:author="James Vu" w:date="2024-04-19T00:01:00Z"/>
                    <w:b/>
                    <w:bCs/>
                    <w:color w:val="000000"/>
                    <w:sz w:val="28"/>
                    <w:szCs w:val="28"/>
                  </w:rPr>
                </w:rPrChange>
              </w:rPr>
            </w:pPr>
            <w:ins w:id="9252" w:author="James Vu" w:date="2024-04-19T00:01:00Z">
              <w:r w:rsidRPr="003C02FF">
                <w:rPr>
                  <w:b/>
                  <w:bCs/>
                  <w:color w:val="000000"/>
                  <w:rPrChange w:id="9253" w:author="James Vu" w:date="2024-04-19T00:19:00Z">
                    <w:rPr>
                      <w:b/>
                      <w:bCs/>
                      <w:color w:val="000000"/>
                      <w:sz w:val="28"/>
                      <w:szCs w:val="28"/>
                    </w:rPr>
                  </w:rPrChange>
                </w:rPr>
                <w:t> </w:t>
              </w:r>
            </w:ins>
          </w:p>
        </w:tc>
        <w:tc>
          <w:tcPr>
            <w:tcW w:w="8358" w:type="dxa"/>
            <w:shd w:val="clear" w:color="auto" w:fill="auto"/>
            <w:noWrap/>
            <w:vAlign w:val="center"/>
            <w:hideMark/>
            <w:tcPrChange w:id="9254" w:author="James Vu" w:date="2024-04-19T00:20:00Z">
              <w:tcPr>
                <w:tcW w:w="8358" w:type="dxa"/>
                <w:shd w:val="clear" w:color="auto" w:fill="auto"/>
                <w:noWrap/>
                <w:vAlign w:val="center"/>
                <w:hideMark/>
              </w:tcPr>
            </w:tcPrChange>
          </w:tcPr>
          <w:p w14:paraId="190820FC" w14:textId="77777777" w:rsidR="004D28C1" w:rsidRPr="003C02FF" w:rsidRDefault="004D28C1" w:rsidP="004D28C1">
            <w:pPr>
              <w:rPr>
                <w:ins w:id="9255" w:author="James Vu" w:date="2024-04-19T00:01:00Z"/>
                <w:rPrChange w:id="9256" w:author="James Vu" w:date="2024-04-19T00:19:00Z">
                  <w:rPr>
                    <w:ins w:id="9257" w:author="James Vu" w:date="2024-04-19T00:01:00Z"/>
                    <w:sz w:val="28"/>
                    <w:szCs w:val="28"/>
                  </w:rPr>
                </w:rPrChange>
              </w:rPr>
            </w:pPr>
            <w:ins w:id="9258" w:author="James Vu" w:date="2024-04-19T00:01:00Z">
              <w:r w:rsidRPr="003C02FF">
                <w:rPr>
                  <w:rPrChange w:id="9259" w:author="James Vu" w:date="2024-04-19T00:19:00Z">
                    <w:rPr>
                      <w:sz w:val="28"/>
                      <w:szCs w:val="28"/>
                    </w:rPr>
                  </w:rPrChange>
                </w:rPr>
                <w:t>Phân tích dữ liệu không gian để hỗ trợ quyết định quản lý.</w:t>
              </w:r>
            </w:ins>
          </w:p>
        </w:tc>
      </w:tr>
      <w:tr w:rsidR="003C02FF" w:rsidRPr="003C02FF" w14:paraId="151EF226" w14:textId="77777777" w:rsidTr="003C02FF">
        <w:trPr>
          <w:trHeight w:val="360"/>
          <w:ins w:id="9260" w:author="James Vu" w:date="2024-04-19T00:01:00Z"/>
          <w:trPrChange w:id="9261" w:author="James Vu" w:date="2024-04-19T00:20:00Z">
            <w:trPr>
              <w:trHeight w:val="360"/>
            </w:trPr>
          </w:trPrChange>
        </w:trPr>
        <w:tc>
          <w:tcPr>
            <w:tcW w:w="704" w:type="dxa"/>
            <w:shd w:val="clear" w:color="auto" w:fill="auto"/>
            <w:noWrap/>
            <w:vAlign w:val="center"/>
            <w:hideMark/>
            <w:tcPrChange w:id="9262" w:author="James Vu" w:date="2024-04-19T00:20:00Z">
              <w:tcPr>
                <w:tcW w:w="704" w:type="dxa"/>
                <w:shd w:val="clear" w:color="auto" w:fill="auto"/>
                <w:noWrap/>
                <w:vAlign w:val="center"/>
                <w:hideMark/>
              </w:tcPr>
            </w:tcPrChange>
          </w:tcPr>
          <w:p w14:paraId="005BDAE0" w14:textId="77777777" w:rsidR="004D28C1" w:rsidRPr="003C02FF" w:rsidRDefault="004D28C1" w:rsidP="004D28C1">
            <w:pPr>
              <w:jc w:val="center"/>
              <w:rPr>
                <w:ins w:id="9263" w:author="James Vu" w:date="2024-04-19T00:01:00Z"/>
                <w:b/>
                <w:bCs/>
                <w:color w:val="000000"/>
                <w:rPrChange w:id="9264" w:author="James Vu" w:date="2024-04-19T00:19:00Z">
                  <w:rPr>
                    <w:ins w:id="9265" w:author="James Vu" w:date="2024-04-19T00:01:00Z"/>
                    <w:b/>
                    <w:bCs/>
                    <w:color w:val="000000"/>
                    <w:sz w:val="28"/>
                    <w:szCs w:val="28"/>
                  </w:rPr>
                </w:rPrChange>
              </w:rPr>
            </w:pPr>
            <w:ins w:id="9266" w:author="James Vu" w:date="2024-04-19T00:01:00Z">
              <w:r w:rsidRPr="003C02FF">
                <w:rPr>
                  <w:b/>
                  <w:bCs/>
                  <w:color w:val="000000"/>
                  <w:rPrChange w:id="9267" w:author="James Vu" w:date="2024-04-19T00:19:00Z">
                    <w:rPr>
                      <w:b/>
                      <w:bCs/>
                      <w:color w:val="000000"/>
                      <w:sz w:val="28"/>
                      <w:szCs w:val="28"/>
                    </w:rPr>
                  </w:rPrChange>
                </w:rPr>
                <w:t> </w:t>
              </w:r>
            </w:ins>
          </w:p>
        </w:tc>
        <w:tc>
          <w:tcPr>
            <w:tcW w:w="8358" w:type="dxa"/>
            <w:shd w:val="clear" w:color="auto" w:fill="auto"/>
            <w:noWrap/>
            <w:vAlign w:val="center"/>
            <w:hideMark/>
            <w:tcPrChange w:id="9268" w:author="James Vu" w:date="2024-04-19T00:20:00Z">
              <w:tcPr>
                <w:tcW w:w="8358" w:type="dxa"/>
                <w:shd w:val="clear" w:color="auto" w:fill="auto"/>
                <w:noWrap/>
                <w:vAlign w:val="center"/>
                <w:hideMark/>
              </w:tcPr>
            </w:tcPrChange>
          </w:tcPr>
          <w:p w14:paraId="5EE8695D" w14:textId="77777777" w:rsidR="004D28C1" w:rsidRPr="003C02FF" w:rsidRDefault="004D28C1" w:rsidP="004D28C1">
            <w:pPr>
              <w:rPr>
                <w:ins w:id="9269" w:author="James Vu" w:date="2024-04-19T00:01:00Z"/>
                <w:rPrChange w:id="9270" w:author="James Vu" w:date="2024-04-19T00:19:00Z">
                  <w:rPr>
                    <w:ins w:id="9271" w:author="James Vu" w:date="2024-04-19T00:01:00Z"/>
                    <w:sz w:val="28"/>
                    <w:szCs w:val="28"/>
                  </w:rPr>
                </w:rPrChange>
              </w:rPr>
            </w:pPr>
            <w:ins w:id="9272" w:author="James Vu" w:date="2024-04-19T00:01:00Z">
              <w:r w:rsidRPr="003C02FF">
                <w:rPr>
                  <w:rPrChange w:id="9273" w:author="James Vu" w:date="2024-04-19T00:19:00Z">
                    <w:rPr>
                      <w:sz w:val="28"/>
                      <w:szCs w:val="28"/>
                    </w:rPr>
                  </w:rPrChange>
                </w:rPr>
                <w:t>Chia sẻ và cập nhật bản đồ với các đơn vị liên quan trong thời gian thực.</w:t>
              </w:r>
            </w:ins>
          </w:p>
        </w:tc>
      </w:tr>
      <w:tr w:rsidR="003C02FF" w:rsidRPr="003C02FF" w14:paraId="67E70943" w14:textId="77777777" w:rsidTr="003C02FF">
        <w:trPr>
          <w:trHeight w:val="360"/>
          <w:ins w:id="9274" w:author="James Vu" w:date="2024-04-19T00:01:00Z"/>
          <w:trPrChange w:id="9275" w:author="James Vu" w:date="2024-04-19T00:20:00Z">
            <w:trPr>
              <w:trHeight w:val="360"/>
            </w:trPr>
          </w:trPrChange>
        </w:trPr>
        <w:tc>
          <w:tcPr>
            <w:tcW w:w="704" w:type="dxa"/>
            <w:shd w:val="clear" w:color="auto" w:fill="auto"/>
            <w:noWrap/>
            <w:vAlign w:val="center"/>
            <w:hideMark/>
            <w:tcPrChange w:id="9276" w:author="James Vu" w:date="2024-04-19T00:20:00Z">
              <w:tcPr>
                <w:tcW w:w="704" w:type="dxa"/>
                <w:shd w:val="clear" w:color="auto" w:fill="auto"/>
                <w:noWrap/>
                <w:vAlign w:val="center"/>
                <w:hideMark/>
              </w:tcPr>
            </w:tcPrChange>
          </w:tcPr>
          <w:p w14:paraId="5F3C6A1A" w14:textId="77777777" w:rsidR="004D28C1" w:rsidRPr="003C02FF" w:rsidRDefault="004D28C1" w:rsidP="004D28C1">
            <w:pPr>
              <w:jc w:val="center"/>
              <w:rPr>
                <w:ins w:id="9277" w:author="James Vu" w:date="2024-04-19T00:01:00Z"/>
                <w:b/>
                <w:bCs/>
                <w:color w:val="000000"/>
                <w:rPrChange w:id="9278" w:author="James Vu" w:date="2024-04-19T00:19:00Z">
                  <w:rPr>
                    <w:ins w:id="9279" w:author="James Vu" w:date="2024-04-19T00:01:00Z"/>
                    <w:b/>
                    <w:bCs/>
                    <w:color w:val="000000"/>
                    <w:sz w:val="28"/>
                    <w:szCs w:val="28"/>
                  </w:rPr>
                </w:rPrChange>
              </w:rPr>
            </w:pPr>
            <w:ins w:id="9280" w:author="James Vu" w:date="2024-04-19T00:01:00Z">
              <w:r w:rsidRPr="003C02FF">
                <w:rPr>
                  <w:b/>
                  <w:bCs/>
                  <w:color w:val="000000"/>
                  <w:rPrChange w:id="9281" w:author="James Vu" w:date="2024-04-19T00:19:00Z">
                    <w:rPr>
                      <w:b/>
                      <w:bCs/>
                      <w:color w:val="000000"/>
                      <w:sz w:val="28"/>
                      <w:szCs w:val="28"/>
                    </w:rPr>
                  </w:rPrChange>
                </w:rPr>
                <w:t>11</w:t>
              </w:r>
            </w:ins>
          </w:p>
        </w:tc>
        <w:tc>
          <w:tcPr>
            <w:tcW w:w="8358" w:type="dxa"/>
            <w:shd w:val="clear" w:color="auto" w:fill="auto"/>
            <w:noWrap/>
            <w:vAlign w:val="center"/>
            <w:hideMark/>
            <w:tcPrChange w:id="9282" w:author="James Vu" w:date="2024-04-19T00:20:00Z">
              <w:tcPr>
                <w:tcW w:w="8358" w:type="dxa"/>
                <w:shd w:val="clear" w:color="auto" w:fill="auto"/>
                <w:noWrap/>
                <w:vAlign w:val="center"/>
                <w:hideMark/>
              </w:tcPr>
            </w:tcPrChange>
          </w:tcPr>
          <w:p w14:paraId="2BBF6088" w14:textId="77777777" w:rsidR="004D28C1" w:rsidRPr="003C02FF" w:rsidRDefault="004D28C1" w:rsidP="004D28C1">
            <w:pPr>
              <w:rPr>
                <w:ins w:id="9283" w:author="James Vu" w:date="2024-04-19T00:01:00Z"/>
                <w:b/>
                <w:bCs/>
                <w:rPrChange w:id="9284" w:author="James Vu" w:date="2024-04-19T00:19:00Z">
                  <w:rPr>
                    <w:ins w:id="9285" w:author="James Vu" w:date="2024-04-19T00:01:00Z"/>
                    <w:b/>
                    <w:bCs/>
                    <w:sz w:val="28"/>
                    <w:szCs w:val="28"/>
                  </w:rPr>
                </w:rPrChange>
              </w:rPr>
            </w:pPr>
            <w:ins w:id="9286" w:author="James Vu" w:date="2024-04-19T00:01:00Z">
              <w:r w:rsidRPr="003C02FF">
                <w:rPr>
                  <w:b/>
                  <w:bCs/>
                  <w:rPrChange w:id="9287" w:author="James Vu" w:date="2024-04-19T00:19:00Z">
                    <w:rPr>
                      <w:b/>
                      <w:bCs/>
                      <w:sz w:val="28"/>
                      <w:szCs w:val="28"/>
                    </w:rPr>
                  </w:rPrChange>
                </w:rPr>
                <w:t>Quản Lý và Phân Tích Dữ Liệu</w:t>
              </w:r>
            </w:ins>
          </w:p>
        </w:tc>
      </w:tr>
      <w:tr w:rsidR="003C02FF" w:rsidRPr="003C02FF" w14:paraId="3C5BCB2B" w14:textId="77777777" w:rsidTr="003C02FF">
        <w:trPr>
          <w:trHeight w:val="360"/>
          <w:ins w:id="9288" w:author="James Vu" w:date="2024-04-19T00:01:00Z"/>
          <w:trPrChange w:id="9289" w:author="James Vu" w:date="2024-04-19T00:20:00Z">
            <w:trPr>
              <w:trHeight w:val="360"/>
            </w:trPr>
          </w:trPrChange>
        </w:trPr>
        <w:tc>
          <w:tcPr>
            <w:tcW w:w="704" w:type="dxa"/>
            <w:shd w:val="clear" w:color="auto" w:fill="auto"/>
            <w:noWrap/>
            <w:vAlign w:val="center"/>
            <w:hideMark/>
            <w:tcPrChange w:id="9290" w:author="James Vu" w:date="2024-04-19T00:20:00Z">
              <w:tcPr>
                <w:tcW w:w="704" w:type="dxa"/>
                <w:shd w:val="clear" w:color="auto" w:fill="auto"/>
                <w:noWrap/>
                <w:vAlign w:val="center"/>
                <w:hideMark/>
              </w:tcPr>
            </w:tcPrChange>
          </w:tcPr>
          <w:p w14:paraId="255B3099" w14:textId="77777777" w:rsidR="004D28C1" w:rsidRPr="003C02FF" w:rsidRDefault="004D28C1" w:rsidP="004D28C1">
            <w:pPr>
              <w:jc w:val="center"/>
              <w:rPr>
                <w:ins w:id="9291" w:author="James Vu" w:date="2024-04-19T00:01:00Z"/>
                <w:b/>
                <w:bCs/>
                <w:color w:val="000000"/>
                <w:rPrChange w:id="9292" w:author="James Vu" w:date="2024-04-19T00:19:00Z">
                  <w:rPr>
                    <w:ins w:id="9293" w:author="James Vu" w:date="2024-04-19T00:01:00Z"/>
                    <w:b/>
                    <w:bCs/>
                    <w:color w:val="000000"/>
                    <w:sz w:val="28"/>
                    <w:szCs w:val="28"/>
                  </w:rPr>
                </w:rPrChange>
              </w:rPr>
            </w:pPr>
            <w:ins w:id="9294" w:author="James Vu" w:date="2024-04-19T00:01:00Z">
              <w:r w:rsidRPr="003C02FF">
                <w:rPr>
                  <w:b/>
                  <w:bCs/>
                  <w:color w:val="000000"/>
                  <w:rPrChange w:id="9295" w:author="James Vu" w:date="2024-04-19T00:19:00Z">
                    <w:rPr>
                      <w:b/>
                      <w:bCs/>
                      <w:color w:val="000000"/>
                      <w:sz w:val="28"/>
                      <w:szCs w:val="28"/>
                    </w:rPr>
                  </w:rPrChange>
                </w:rPr>
                <w:t> </w:t>
              </w:r>
            </w:ins>
          </w:p>
        </w:tc>
        <w:tc>
          <w:tcPr>
            <w:tcW w:w="8358" w:type="dxa"/>
            <w:shd w:val="clear" w:color="auto" w:fill="auto"/>
            <w:noWrap/>
            <w:vAlign w:val="center"/>
            <w:hideMark/>
            <w:tcPrChange w:id="9296" w:author="James Vu" w:date="2024-04-19T00:20:00Z">
              <w:tcPr>
                <w:tcW w:w="8358" w:type="dxa"/>
                <w:shd w:val="clear" w:color="auto" w:fill="auto"/>
                <w:noWrap/>
                <w:vAlign w:val="center"/>
                <w:hideMark/>
              </w:tcPr>
            </w:tcPrChange>
          </w:tcPr>
          <w:p w14:paraId="36642E95" w14:textId="77777777" w:rsidR="004D28C1" w:rsidRPr="003C02FF" w:rsidRDefault="004D28C1" w:rsidP="004D28C1">
            <w:pPr>
              <w:rPr>
                <w:ins w:id="9297" w:author="James Vu" w:date="2024-04-19T00:01:00Z"/>
                <w:rPrChange w:id="9298" w:author="James Vu" w:date="2024-04-19T00:19:00Z">
                  <w:rPr>
                    <w:ins w:id="9299" w:author="James Vu" w:date="2024-04-19T00:01:00Z"/>
                    <w:sz w:val="28"/>
                    <w:szCs w:val="28"/>
                  </w:rPr>
                </w:rPrChange>
              </w:rPr>
            </w:pPr>
            <w:ins w:id="9300" w:author="James Vu" w:date="2024-04-19T00:01:00Z">
              <w:r w:rsidRPr="003C02FF">
                <w:rPr>
                  <w:rPrChange w:id="9301" w:author="James Vu" w:date="2024-04-19T00:19:00Z">
                    <w:rPr>
                      <w:sz w:val="28"/>
                      <w:szCs w:val="28"/>
                    </w:rPr>
                  </w:rPrChange>
                </w:rPr>
                <w:t>Thu thập và quản lý dữ liệu từ các hoạt động nuôi trồng thủy sản.</w:t>
              </w:r>
            </w:ins>
          </w:p>
        </w:tc>
      </w:tr>
      <w:tr w:rsidR="003C02FF" w:rsidRPr="003C02FF" w14:paraId="0FCEBC55" w14:textId="77777777" w:rsidTr="003C02FF">
        <w:trPr>
          <w:trHeight w:val="360"/>
          <w:ins w:id="9302" w:author="James Vu" w:date="2024-04-19T00:01:00Z"/>
          <w:trPrChange w:id="9303" w:author="James Vu" w:date="2024-04-19T00:20:00Z">
            <w:trPr>
              <w:trHeight w:val="360"/>
            </w:trPr>
          </w:trPrChange>
        </w:trPr>
        <w:tc>
          <w:tcPr>
            <w:tcW w:w="704" w:type="dxa"/>
            <w:shd w:val="clear" w:color="auto" w:fill="auto"/>
            <w:noWrap/>
            <w:vAlign w:val="center"/>
            <w:hideMark/>
            <w:tcPrChange w:id="9304" w:author="James Vu" w:date="2024-04-19T00:20:00Z">
              <w:tcPr>
                <w:tcW w:w="704" w:type="dxa"/>
                <w:shd w:val="clear" w:color="auto" w:fill="auto"/>
                <w:noWrap/>
                <w:vAlign w:val="center"/>
                <w:hideMark/>
              </w:tcPr>
            </w:tcPrChange>
          </w:tcPr>
          <w:p w14:paraId="288DFD93" w14:textId="77777777" w:rsidR="004D28C1" w:rsidRPr="003C02FF" w:rsidRDefault="004D28C1" w:rsidP="004D28C1">
            <w:pPr>
              <w:jc w:val="center"/>
              <w:rPr>
                <w:ins w:id="9305" w:author="James Vu" w:date="2024-04-19T00:01:00Z"/>
                <w:b/>
                <w:bCs/>
                <w:color w:val="000000"/>
                <w:rPrChange w:id="9306" w:author="James Vu" w:date="2024-04-19T00:19:00Z">
                  <w:rPr>
                    <w:ins w:id="9307" w:author="James Vu" w:date="2024-04-19T00:01:00Z"/>
                    <w:b/>
                    <w:bCs/>
                    <w:color w:val="000000"/>
                    <w:sz w:val="28"/>
                    <w:szCs w:val="28"/>
                  </w:rPr>
                </w:rPrChange>
              </w:rPr>
            </w:pPr>
            <w:ins w:id="9308" w:author="James Vu" w:date="2024-04-19T00:01:00Z">
              <w:r w:rsidRPr="003C02FF">
                <w:rPr>
                  <w:b/>
                  <w:bCs/>
                  <w:color w:val="000000"/>
                  <w:rPrChange w:id="9309" w:author="James Vu" w:date="2024-04-19T00:19:00Z">
                    <w:rPr>
                      <w:b/>
                      <w:bCs/>
                      <w:color w:val="000000"/>
                      <w:sz w:val="28"/>
                      <w:szCs w:val="28"/>
                    </w:rPr>
                  </w:rPrChange>
                </w:rPr>
                <w:t> </w:t>
              </w:r>
            </w:ins>
          </w:p>
        </w:tc>
        <w:tc>
          <w:tcPr>
            <w:tcW w:w="8358" w:type="dxa"/>
            <w:shd w:val="clear" w:color="auto" w:fill="auto"/>
            <w:noWrap/>
            <w:vAlign w:val="center"/>
            <w:hideMark/>
            <w:tcPrChange w:id="9310" w:author="James Vu" w:date="2024-04-19T00:20:00Z">
              <w:tcPr>
                <w:tcW w:w="8358" w:type="dxa"/>
                <w:shd w:val="clear" w:color="auto" w:fill="auto"/>
                <w:noWrap/>
                <w:vAlign w:val="center"/>
                <w:hideMark/>
              </w:tcPr>
            </w:tcPrChange>
          </w:tcPr>
          <w:p w14:paraId="6A45B8C8" w14:textId="77777777" w:rsidR="004D28C1" w:rsidRPr="003C02FF" w:rsidRDefault="004D28C1" w:rsidP="004D28C1">
            <w:pPr>
              <w:rPr>
                <w:ins w:id="9311" w:author="James Vu" w:date="2024-04-19T00:01:00Z"/>
                <w:rPrChange w:id="9312" w:author="James Vu" w:date="2024-04-19T00:19:00Z">
                  <w:rPr>
                    <w:ins w:id="9313" w:author="James Vu" w:date="2024-04-19T00:01:00Z"/>
                    <w:sz w:val="28"/>
                    <w:szCs w:val="28"/>
                  </w:rPr>
                </w:rPrChange>
              </w:rPr>
            </w:pPr>
            <w:ins w:id="9314" w:author="James Vu" w:date="2024-04-19T00:01:00Z">
              <w:r w:rsidRPr="003C02FF">
                <w:rPr>
                  <w:rPrChange w:id="9315" w:author="James Vu" w:date="2024-04-19T00:19:00Z">
                    <w:rPr>
                      <w:sz w:val="28"/>
                      <w:szCs w:val="28"/>
                    </w:rPr>
                  </w:rPrChange>
                </w:rPr>
                <w:t>Phát triển hệ thống báo cáo cho phép phân tích, thống kê dữ liệu hiệu quả.</w:t>
              </w:r>
            </w:ins>
          </w:p>
        </w:tc>
      </w:tr>
      <w:tr w:rsidR="003C02FF" w:rsidRPr="003C02FF" w14:paraId="26095857" w14:textId="77777777" w:rsidTr="003C02FF">
        <w:trPr>
          <w:trHeight w:val="360"/>
          <w:ins w:id="9316" w:author="James Vu" w:date="2024-04-19T00:01:00Z"/>
          <w:trPrChange w:id="9317" w:author="James Vu" w:date="2024-04-19T00:20:00Z">
            <w:trPr>
              <w:trHeight w:val="360"/>
            </w:trPr>
          </w:trPrChange>
        </w:trPr>
        <w:tc>
          <w:tcPr>
            <w:tcW w:w="704" w:type="dxa"/>
            <w:shd w:val="clear" w:color="auto" w:fill="auto"/>
            <w:noWrap/>
            <w:vAlign w:val="center"/>
            <w:hideMark/>
            <w:tcPrChange w:id="9318" w:author="James Vu" w:date="2024-04-19T00:20:00Z">
              <w:tcPr>
                <w:tcW w:w="704" w:type="dxa"/>
                <w:shd w:val="clear" w:color="auto" w:fill="auto"/>
                <w:noWrap/>
                <w:vAlign w:val="center"/>
                <w:hideMark/>
              </w:tcPr>
            </w:tcPrChange>
          </w:tcPr>
          <w:p w14:paraId="091BBD08" w14:textId="77777777" w:rsidR="004D28C1" w:rsidRPr="003C02FF" w:rsidRDefault="004D28C1" w:rsidP="004D28C1">
            <w:pPr>
              <w:jc w:val="center"/>
              <w:rPr>
                <w:ins w:id="9319" w:author="James Vu" w:date="2024-04-19T00:01:00Z"/>
                <w:b/>
                <w:bCs/>
                <w:color w:val="000000"/>
                <w:rPrChange w:id="9320" w:author="James Vu" w:date="2024-04-19T00:19:00Z">
                  <w:rPr>
                    <w:ins w:id="9321" w:author="James Vu" w:date="2024-04-19T00:01:00Z"/>
                    <w:b/>
                    <w:bCs/>
                    <w:color w:val="000000"/>
                    <w:sz w:val="28"/>
                    <w:szCs w:val="28"/>
                  </w:rPr>
                </w:rPrChange>
              </w:rPr>
            </w:pPr>
            <w:ins w:id="9322" w:author="James Vu" w:date="2024-04-19T00:01:00Z">
              <w:r w:rsidRPr="003C02FF">
                <w:rPr>
                  <w:b/>
                  <w:bCs/>
                  <w:color w:val="000000"/>
                  <w:rPrChange w:id="9323" w:author="James Vu" w:date="2024-04-19T00:19:00Z">
                    <w:rPr>
                      <w:b/>
                      <w:bCs/>
                      <w:color w:val="000000"/>
                      <w:sz w:val="28"/>
                      <w:szCs w:val="28"/>
                    </w:rPr>
                  </w:rPrChange>
                </w:rPr>
                <w:t> </w:t>
              </w:r>
            </w:ins>
          </w:p>
        </w:tc>
        <w:tc>
          <w:tcPr>
            <w:tcW w:w="8358" w:type="dxa"/>
            <w:shd w:val="clear" w:color="auto" w:fill="auto"/>
            <w:noWrap/>
            <w:vAlign w:val="center"/>
            <w:hideMark/>
            <w:tcPrChange w:id="9324" w:author="James Vu" w:date="2024-04-19T00:20:00Z">
              <w:tcPr>
                <w:tcW w:w="8358" w:type="dxa"/>
                <w:shd w:val="clear" w:color="auto" w:fill="auto"/>
                <w:noWrap/>
                <w:vAlign w:val="center"/>
                <w:hideMark/>
              </w:tcPr>
            </w:tcPrChange>
          </w:tcPr>
          <w:p w14:paraId="082F9F92" w14:textId="77777777" w:rsidR="004D28C1" w:rsidRPr="003C02FF" w:rsidRDefault="004D28C1" w:rsidP="004D28C1">
            <w:pPr>
              <w:rPr>
                <w:ins w:id="9325" w:author="James Vu" w:date="2024-04-19T00:01:00Z"/>
                <w:rPrChange w:id="9326" w:author="James Vu" w:date="2024-04-19T00:19:00Z">
                  <w:rPr>
                    <w:ins w:id="9327" w:author="James Vu" w:date="2024-04-19T00:01:00Z"/>
                    <w:sz w:val="28"/>
                    <w:szCs w:val="28"/>
                  </w:rPr>
                </w:rPrChange>
              </w:rPr>
            </w:pPr>
            <w:ins w:id="9328" w:author="James Vu" w:date="2024-04-19T00:01:00Z">
              <w:r w:rsidRPr="003C02FF">
                <w:rPr>
                  <w:rPrChange w:id="9329" w:author="James Vu" w:date="2024-04-19T00:19:00Z">
                    <w:rPr>
                      <w:sz w:val="28"/>
                      <w:szCs w:val="28"/>
                    </w:rPr>
                  </w:rPrChange>
                </w:rPr>
                <w:t>Tích hợp công cụ thống kê để xử lý và phân tích dữ liệu lớn.</w:t>
              </w:r>
            </w:ins>
          </w:p>
        </w:tc>
      </w:tr>
      <w:tr w:rsidR="003C02FF" w:rsidRPr="003C02FF" w14:paraId="56CE8368" w14:textId="77777777" w:rsidTr="003C02FF">
        <w:trPr>
          <w:trHeight w:val="360"/>
          <w:ins w:id="9330" w:author="James Vu" w:date="2024-04-19T00:01:00Z"/>
          <w:trPrChange w:id="9331" w:author="James Vu" w:date="2024-04-19T00:20:00Z">
            <w:trPr>
              <w:trHeight w:val="360"/>
            </w:trPr>
          </w:trPrChange>
        </w:trPr>
        <w:tc>
          <w:tcPr>
            <w:tcW w:w="704" w:type="dxa"/>
            <w:shd w:val="clear" w:color="auto" w:fill="auto"/>
            <w:noWrap/>
            <w:vAlign w:val="center"/>
            <w:hideMark/>
            <w:tcPrChange w:id="9332" w:author="James Vu" w:date="2024-04-19T00:20:00Z">
              <w:tcPr>
                <w:tcW w:w="704" w:type="dxa"/>
                <w:shd w:val="clear" w:color="auto" w:fill="auto"/>
                <w:noWrap/>
                <w:vAlign w:val="center"/>
                <w:hideMark/>
              </w:tcPr>
            </w:tcPrChange>
          </w:tcPr>
          <w:p w14:paraId="4F8ED334" w14:textId="77777777" w:rsidR="004D28C1" w:rsidRPr="003C02FF" w:rsidRDefault="004D28C1" w:rsidP="004D28C1">
            <w:pPr>
              <w:jc w:val="center"/>
              <w:rPr>
                <w:ins w:id="9333" w:author="James Vu" w:date="2024-04-19T00:01:00Z"/>
                <w:b/>
                <w:bCs/>
                <w:color w:val="000000"/>
                <w:rPrChange w:id="9334" w:author="James Vu" w:date="2024-04-19T00:19:00Z">
                  <w:rPr>
                    <w:ins w:id="9335" w:author="James Vu" w:date="2024-04-19T00:01:00Z"/>
                    <w:b/>
                    <w:bCs/>
                    <w:color w:val="000000"/>
                    <w:sz w:val="28"/>
                    <w:szCs w:val="28"/>
                  </w:rPr>
                </w:rPrChange>
              </w:rPr>
            </w:pPr>
            <w:ins w:id="9336" w:author="James Vu" w:date="2024-04-19T00:01:00Z">
              <w:r w:rsidRPr="003C02FF">
                <w:rPr>
                  <w:b/>
                  <w:bCs/>
                  <w:color w:val="000000"/>
                  <w:rPrChange w:id="9337" w:author="James Vu" w:date="2024-04-19T00:19:00Z">
                    <w:rPr>
                      <w:b/>
                      <w:bCs/>
                      <w:color w:val="000000"/>
                      <w:sz w:val="28"/>
                      <w:szCs w:val="28"/>
                    </w:rPr>
                  </w:rPrChange>
                </w:rPr>
                <w:t> </w:t>
              </w:r>
            </w:ins>
          </w:p>
        </w:tc>
        <w:tc>
          <w:tcPr>
            <w:tcW w:w="8358" w:type="dxa"/>
            <w:shd w:val="clear" w:color="auto" w:fill="auto"/>
            <w:noWrap/>
            <w:vAlign w:val="center"/>
            <w:hideMark/>
            <w:tcPrChange w:id="9338" w:author="James Vu" w:date="2024-04-19T00:20:00Z">
              <w:tcPr>
                <w:tcW w:w="8358" w:type="dxa"/>
                <w:shd w:val="clear" w:color="auto" w:fill="auto"/>
                <w:noWrap/>
                <w:vAlign w:val="center"/>
                <w:hideMark/>
              </w:tcPr>
            </w:tcPrChange>
          </w:tcPr>
          <w:p w14:paraId="35494450" w14:textId="77777777" w:rsidR="004D28C1" w:rsidRPr="003C02FF" w:rsidRDefault="004D28C1" w:rsidP="004D28C1">
            <w:pPr>
              <w:rPr>
                <w:ins w:id="9339" w:author="James Vu" w:date="2024-04-19T00:01:00Z"/>
                <w:rPrChange w:id="9340" w:author="James Vu" w:date="2024-04-19T00:19:00Z">
                  <w:rPr>
                    <w:ins w:id="9341" w:author="James Vu" w:date="2024-04-19T00:01:00Z"/>
                    <w:sz w:val="28"/>
                    <w:szCs w:val="28"/>
                  </w:rPr>
                </w:rPrChange>
              </w:rPr>
            </w:pPr>
            <w:ins w:id="9342" w:author="James Vu" w:date="2024-04-19T00:01:00Z">
              <w:r w:rsidRPr="003C02FF">
                <w:rPr>
                  <w:rPrChange w:id="9343" w:author="James Vu" w:date="2024-04-19T00:19:00Z">
                    <w:rPr>
                      <w:sz w:val="28"/>
                      <w:szCs w:val="28"/>
                    </w:rPr>
                  </w:rPrChange>
                </w:rPr>
                <w:t>Cung cấp giao diện trực quan cho các phân tích và báo cáo dữ liệu.</w:t>
              </w:r>
            </w:ins>
          </w:p>
        </w:tc>
      </w:tr>
      <w:tr w:rsidR="003C02FF" w:rsidRPr="003C02FF" w14:paraId="6B5015D5" w14:textId="77777777" w:rsidTr="003C02FF">
        <w:trPr>
          <w:trHeight w:val="360"/>
          <w:ins w:id="9344" w:author="James Vu" w:date="2024-04-19T00:01:00Z"/>
          <w:trPrChange w:id="9345" w:author="James Vu" w:date="2024-04-19T00:20:00Z">
            <w:trPr>
              <w:trHeight w:val="360"/>
            </w:trPr>
          </w:trPrChange>
        </w:trPr>
        <w:tc>
          <w:tcPr>
            <w:tcW w:w="704" w:type="dxa"/>
            <w:shd w:val="clear" w:color="auto" w:fill="auto"/>
            <w:noWrap/>
            <w:vAlign w:val="center"/>
            <w:hideMark/>
            <w:tcPrChange w:id="9346" w:author="James Vu" w:date="2024-04-19T00:20:00Z">
              <w:tcPr>
                <w:tcW w:w="704" w:type="dxa"/>
                <w:shd w:val="clear" w:color="auto" w:fill="auto"/>
                <w:noWrap/>
                <w:vAlign w:val="center"/>
                <w:hideMark/>
              </w:tcPr>
            </w:tcPrChange>
          </w:tcPr>
          <w:p w14:paraId="4B941E86" w14:textId="77777777" w:rsidR="004D28C1" w:rsidRPr="003C02FF" w:rsidRDefault="004D28C1" w:rsidP="004D28C1">
            <w:pPr>
              <w:jc w:val="center"/>
              <w:rPr>
                <w:ins w:id="9347" w:author="James Vu" w:date="2024-04-19T00:01:00Z"/>
                <w:b/>
                <w:bCs/>
                <w:color w:val="000000"/>
                <w:rPrChange w:id="9348" w:author="James Vu" w:date="2024-04-19T00:19:00Z">
                  <w:rPr>
                    <w:ins w:id="9349" w:author="James Vu" w:date="2024-04-19T00:01:00Z"/>
                    <w:b/>
                    <w:bCs/>
                    <w:color w:val="000000"/>
                    <w:sz w:val="28"/>
                    <w:szCs w:val="28"/>
                  </w:rPr>
                </w:rPrChange>
              </w:rPr>
            </w:pPr>
            <w:ins w:id="9350" w:author="James Vu" w:date="2024-04-19T00:01:00Z">
              <w:r w:rsidRPr="003C02FF">
                <w:rPr>
                  <w:b/>
                  <w:bCs/>
                  <w:color w:val="000000"/>
                  <w:rPrChange w:id="9351" w:author="James Vu" w:date="2024-04-19T00:19:00Z">
                    <w:rPr>
                      <w:b/>
                      <w:bCs/>
                      <w:color w:val="000000"/>
                      <w:sz w:val="28"/>
                      <w:szCs w:val="28"/>
                    </w:rPr>
                  </w:rPrChange>
                </w:rPr>
                <w:t> </w:t>
              </w:r>
            </w:ins>
          </w:p>
        </w:tc>
        <w:tc>
          <w:tcPr>
            <w:tcW w:w="8358" w:type="dxa"/>
            <w:shd w:val="clear" w:color="auto" w:fill="auto"/>
            <w:noWrap/>
            <w:vAlign w:val="center"/>
            <w:hideMark/>
            <w:tcPrChange w:id="9352" w:author="James Vu" w:date="2024-04-19T00:20:00Z">
              <w:tcPr>
                <w:tcW w:w="8358" w:type="dxa"/>
                <w:shd w:val="clear" w:color="auto" w:fill="auto"/>
                <w:noWrap/>
                <w:vAlign w:val="center"/>
                <w:hideMark/>
              </w:tcPr>
            </w:tcPrChange>
          </w:tcPr>
          <w:p w14:paraId="0C63CA2F" w14:textId="77777777" w:rsidR="004D28C1" w:rsidRPr="003C02FF" w:rsidRDefault="004D28C1" w:rsidP="004D28C1">
            <w:pPr>
              <w:rPr>
                <w:ins w:id="9353" w:author="James Vu" w:date="2024-04-19T00:01:00Z"/>
                <w:rPrChange w:id="9354" w:author="James Vu" w:date="2024-04-19T00:19:00Z">
                  <w:rPr>
                    <w:ins w:id="9355" w:author="James Vu" w:date="2024-04-19T00:01:00Z"/>
                    <w:sz w:val="28"/>
                    <w:szCs w:val="28"/>
                  </w:rPr>
                </w:rPrChange>
              </w:rPr>
            </w:pPr>
            <w:ins w:id="9356" w:author="James Vu" w:date="2024-04-19T00:01:00Z">
              <w:r w:rsidRPr="003C02FF">
                <w:rPr>
                  <w:rPrChange w:id="9357" w:author="James Vu" w:date="2024-04-19T00:19:00Z">
                    <w:rPr>
                      <w:sz w:val="28"/>
                      <w:szCs w:val="28"/>
                    </w:rPr>
                  </w:rPrChange>
                </w:rPr>
                <w:t>Tự động hóa việc tạo các đánh giá và biểu đồ phân tích để hỗ trợ quyết định.</w:t>
              </w:r>
            </w:ins>
          </w:p>
        </w:tc>
      </w:tr>
      <w:tr w:rsidR="003C02FF" w:rsidRPr="003C02FF" w14:paraId="20C5194E" w14:textId="77777777" w:rsidTr="003C02FF">
        <w:trPr>
          <w:trHeight w:val="360"/>
          <w:ins w:id="9358" w:author="James Vu" w:date="2024-04-19T00:01:00Z"/>
          <w:trPrChange w:id="9359" w:author="James Vu" w:date="2024-04-19T00:20:00Z">
            <w:trPr>
              <w:trHeight w:val="360"/>
            </w:trPr>
          </w:trPrChange>
        </w:trPr>
        <w:tc>
          <w:tcPr>
            <w:tcW w:w="704" w:type="dxa"/>
            <w:shd w:val="clear" w:color="auto" w:fill="auto"/>
            <w:noWrap/>
            <w:vAlign w:val="center"/>
            <w:hideMark/>
            <w:tcPrChange w:id="9360" w:author="James Vu" w:date="2024-04-19T00:20:00Z">
              <w:tcPr>
                <w:tcW w:w="704" w:type="dxa"/>
                <w:shd w:val="clear" w:color="auto" w:fill="auto"/>
                <w:noWrap/>
                <w:vAlign w:val="center"/>
                <w:hideMark/>
              </w:tcPr>
            </w:tcPrChange>
          </w:tcPr>
          <w:p w14:paraId="7A628563" w14:textId="77777777" w:rsidR="004D28C1" w:rsidRPr="003C02FF" w:rsidRDefault="004D28C1" w:rsidP="004D28C1">
            <w:pPr>
              <w:jc w:val="center"/>
              <w:rPr>
                <w:ins w:id="9361" w:author="James Vu" w:date="2024-04-19T00:01:00Z"/>
                <w:b/>
                <w:bCs/>
                <w:color w:val="000000"/>
                <w:rPrChange w:id="9362" w:author="James Vu" w:date="2024-04-19T00:19:00Z">
                  <w:rPr>
                    <w:ins w:id="9363" w:author="James Vu" w:date="2024-04-19T00:01:00Z"/>
                    <w:b/>
                    <w:bCs/>
                    <w:color w:val="000000"/>
                    <w:sz w:val="28"/>
                    <w:szCs w:val="28"/>
                  </w:rPr>
                </w:rPrChange>
              </w:rPr>
            </w:pPr>
            <w:ins w:id="9364" w:author="James Vu" w:date="2024-04-19T00:01:00Z">
              <w:r w:rsidRPr="003C02FF">
                <w:rPr>
                  <w:b/>
                  <w:bCs/>
                  <w:color w:val="000000"/>
                  <w:rPrChange w:id="9365" w:author="James Vu" w:date="2024-04-19T00:19:00Z">
                    <w:rPr>
                      <w:b/>
                      <w:bCs/>
                      <w:color w:val="000000"/>
                      <w:sz w:val="28"/>
                      <w:szCs w:val="28"/>
                    </w:rPr>
                  </w:rPrChange>
                </w:rPr>
                <w:t>12</w:t>
              </w:r>
            </w:ins>
          </w:p>
        </w:tc>
        <w:tc>
          <w:tcPr>
            <w:tcW w:w="8358" w:type="dxa"/>
            <w:shd w:val="clear" w:color="auto" w:fill="auto"/>
            <w:noWrap/>
            <w:vAlign w:val="center"/>
            <w:hideMark/>
            <w:tcPrChange w:id="9366" w:author="James Vu" w:date="2024-04-19T00:20:00Z">
              <w:tcPr>
                <w:tcW w:w="8358" w:type="dxa"/>
                <w:shd w:val="clear" w:color="auto" w:fill="auto"/>
                <w:noWrap/>
                <w:vAlign w:val="center"/>
                <w:hideMark/>
              </w:tcPr>
            </w:tcPrChange>
          </w:tcPr>
          <w:p w14:paraId="30A40E4B" w14:textId="77777777" w:rsidR="004D28C1" w:rsidRPr="003C02FF" w:rsidRDefault="004D28C1" w:rsidP="004D28C1">
            <w:pPr>
              <w:rPr>
                <w:ins w:id="9367" w:author="James Vu" w:date="2024-04-19T00:01:00Z"/>
                <w:b/>
                <w:bCs/>
                <w:rPrChange w:id="9368" w:author="James Vu" w:date="2024-04-19T00:19:00Z">
                  <w:rPr>
                    <w:ins w:id="9369" w:author="James Vu" w:date="2024-04-19T00:01:00Z"/>
                    <w:b/>
                    <w:bCs/>
                    <w:sz w:val="28"/>
                    <w:szCs w:val="28"/>
                  </w:rPr>
                </w:rPrChange>
              </w:rPr>
            </w:pPr>
            <w:ins w:id="9370" w:author="James Vu" w:date="2024-04-19T00:01:00Z">
              <w:r w:rsidRPr="003C02FF">
                <w:rPr>
                  <w:b/>
                  <w:bCs/>
                  <w:rPrChange w:id="9371" w:author="James Vu" w:date="2024-04-19T00:19:00Z">
                    <w:rPr>
                      <w:b/>
                      <w:bCs/>
                      <w:sz w:val="28"/>
                      <w:szCs w:val="28"/>
                    </w:rPr>
                  </w:rPrChange>
                </w:rPr>
                <w:t>Quản lý Mã Số và Đăng Ký</w:t>
              </w:r>
            </w:ins>
          </w:p>
        </w:tc>
      </w:tr>
      <w:tr w:rsidR="003C02FF" w:rsidRPr="003C02FF" w14:paraId="4FAF9780" w14:textId="77777777" w:rsidTr="003C02FF">
        <w:trPr>
          <w:trHeight w:val="360"/>
          <w:ins w:id="9372" w:author="James Vu" w:date="2024-04-19T00:01:00Z"/>
          <w:trPrChange w:id="9373" w:author="James Vu" w:date="2024-04-19T00:20:00Z">
            <w:trPr>
              <w:trHeight w:val="360"/>
            </w:trPr>
          </w:trPrChange>
        </w:trPr>
        <w:tc>
          <w:tcPr>
            <w:tcW w:w="704" w:type="dxa"/>
            <w:shd w:val="clear" w:color="auto" w:fill="auto"/>
            <w:noWrap/>
            <w:vAlign w:val="center"/>
            <w:hideMark/>
            <w:tcPrChange w:id="9374" w:author="James Vu" w:date="2024-04-19T00:20:00Z">
              <w:tcPr>
                <w:tcW w:w="704" w:type="dxa"/>
                <w:shd w:val="clear" w:color="auto" w:fill="auto"/>
                <w:noWrap/>
                <w:vAlign w:val="center"/>
                <w:hideMark/>
              </w:tcPr>
            </w:tcPrChange>
          </w:tcPr>
          <w:p w14:paraId="446898CE" w14:textId="77777777" w:rsidR="004D28C1" w:rsidRPr="003C02FF" w:rsidRDefault="004D28C1" w:rsidP="004D28C1">
            <w:pPr>
              <w:jc w:val="center"/>
              <w:rPr>
                <w:ins w:id="9375" w:author="James Vu" w:date="2024-04-19T00:01:00Z"/>
                <w:b/>
                <w:bCs/>
                <w:color w:val="000000"/>
                <w:rPrChange w:id="9376" w:author="James Vu" w:date="2024-04-19T00:19:00Z">
                  <w:rPr>
                    <w:ins w:id="9377" w:author="James Vu" w:date="2024-04-19T00:01:00Z"/>
                    <w:b/>
                    <w:bCs/>
                    <w:color w:val="000000"/>
                    <w:sz w:val="28"/>
                    <w:szCs w:val="28"/>
                  </w:rPr>
                </w:rPrChange>
              </w:rPr>
            </w:pPr>
            <w:ins w:id="9378" w:author="James Vu" w:date="2024-04-19T00:01:00Z">
              <w:r w:rsidRPr="003C02FF">
                <w:rPr>
                  <w:b/>
                  <w:bCs/>
                  <w:color w:val="000000"/>
                  <w:rPrChange w:id="9379" w:author="James Vu" w:date="2024-04-19T00:19:00Z">
                    <w:rPr>
                      <w:b/>
                      <w:bCs/>
                      <w:color w:val="000000"/>
                      <w:sz w:val="28"/>
                      <w:szCs w:val="28"/>
                    </w:rPr>
                  </w:rPrChange>
                </w:rPr>
                <w:t> </w:t>
              </w:r>
            </w:ins>
          </w:p>
        </w:tc>
        <w:tc>
          <w:tcPr>
            <w:tcW w:w="8358" w:type="dxa"/>
            <w:shd w:val="clear" w:color="auto" w:fill="auto"/>
            <w:noWrap/>
            <w:vAlign w:val="center"/>
            <w:hideMark/>
            <w:tcPrChange w:id="9380" w:author="James Vu" w:date="2024-04-19T00:20:00Z">
              <w:tcPr>
                <w:tcW w:w="8358" w:type="dxa"/>
                <w:shd w:val="clear" w:color="auto" w:fill="auto"/>
                <w:noWrap/>
                <w:vAlign w:val="center"/>
                <w:hideMark/>
              </w:tcPr>
            </w:tcPrChange>
          </w:tcPr>
          <w:p w14:paraId="7BBAFE02" w14:textId="77777777" w:rsidR="004D28C1" w:rsidRPr="003C02FF" w:rsidRDefault="004D28C1" w:rsidP="004D28C1">
            <w:pPr>
              <w:rPr>
                <w:ins w:id="9381" w:author="James Vu" w:date="2024-04-19T00:01:00Z"/>
                <w:rPrChange w:id="9382" w:author="James Vu" w:date="2024-04-19T00:19:00Z">
                  <w:rPr>
                    <w:ins w:id="9383" w:author="James Vu" w:date="2024-04-19T00:01:00Z"/>
                    <w:sz w:val="28"/>
                    <w:szCs w:val="28"/>
                  </w:rPr>
                </w:rPrChange>
              </w:rPr>
            </w:pPr>
            <w:ins w:id="9384" w:author="James Vu" w:date="2024-04-19T00:01:00Z">
              <w:r w:rsidRPr="003C02FF">
                <w:rPr>
                  <w:rPrChange w:id="9385" w:author="James Vu" w:date="2024-04-19T00:19:00Z">
                    <w:rPr>
                      <w:sz w:val="28"/>
                      <w:szCs w:val="28"/>
                    </w:rPr>
                  </w:rPrChange>
                </w:rPr>
                <w:t>Cung cấp hệ thống đăng ký trực tuyến cho mã số ao nuôi và vùng nuôi.</w:t>
              </w:r>
            </w:ins>
          </w:p>
        </w:tc>
      </w:tr>
      <w:tr w:rsidR="003C02FF" w:rsidRPr="003C02FF" w14:paraId="1ABE269F" w14:textId="77777777" w:rsidTr="003C02FF">
        <w:trPr>
          <w:trHeight w:val="360"/>
          <w:ins w:id="9386" w:author="James Vu" w:date="2024-04-19T00:01:00Z"/>
          <w:trPrChange w:id="9387" w:author="James Vu" w:date="2024-04-19T00:20:00Z">
            <w:trPr>
              <w:trHeight w:val="360"/>
            </w:trPr>
          </w:trPrChange>
        </w:trPr>
        <w:tc>
          <w:tcPr>
            <w:tcW w:w="704" w:type="dxa"/>
            <w:shd w:val="clear" w:color="auto" w:fill="auto"/>
            <w:noWrap/>
            <w:vAlign w:val="center"/>
            <w:hideMark/>
            <w:tcPrChange w:id="9388" w:author="James Vu" w:date="2024-04-19T00:20:00Z">
              <w:tcPr>
                <w:tcW w:w="704" w:type="dxa"/>
                <w:shd w:val="clear" w:color="auto" w:fill="auto"/>
                <w:noWrap/>
                <w:vAlign w:val="center"/>
                <w:hideMark/>
              </w:tcPr>
            </w:tcPrChange>
          </w:tcPr>
          <w:p w14:paraId="1E53DE3F" w14:textId="77777777" w:rsidR="004D28C1" w:rsidRPr="003C02FF" w:rsidRDefault="004D28C1" w:rsidP="004D28C1">
            <w:pPr>
              <w:jc w:val="center"/>
              <w:rPr>
                <w:ins w:id="9389" w:author="James Vu" w:date="2024-04-19T00:01:00Z"/>
                <w:b/>
                <w:bCs/>
                <w:color w:val="000000"/>
                <w:rPrChange w:id="9390" w:author="James Vu" w:date="2024-04-19T00:19:00Z">
                  <w:rPr>
                    <w:ins w:id="9391" w:author="James Vu" w:date="2024-04-19T00:01:00Z"/>
                    <w:b/>
                    <w:bCs/>
                    <w:color w:val="000000"/>
                    <w:sz w:val="28"/>
                    <w:szCs w:val="28"/>
                  </w:rPr>
                </w:rPrChange>
              </w:rPr>
            </w:pPr>
            <w:ins w:id="9392" w:author="James Vu" w:date="2024-04-19T00:01:00Z">
              <w:r w:rsidRPr="003C02FF">
                <w:rPr>
                  <w:b/>
                  <w:bCs/>
                  <w:color w:val="000000"/>
                  <w:rPrChange w:id="9393" w:author="James Vu" w:date="2024-04-19T00:19:00Z">
                    <w:rPr>
                      <w:b/>
                      <w:bCs/>
                      <w:color w:val="000000"/>
                      <w:sz w:val="28"/>
                      <w:szCs w:val="28"/>
                    </w:rPr>
                  </w:rPrChange>
                </w:rPr>
                <w:t> </w:t>
              </w:r>
            </w:ins>
          </w:p>
        </w:tc>
        <w:tc>
          <w:tcPr>
            <w:tcW w:w="8358" w:type="dxa"/>
            <w:shd w:val="clear" w:color="auto" w:fill="auto"/>
            <w:noWrap/>
            <w:vAlign w:val="center"/>
            <w:hideMark/>
            <w:tcPrChange w:id="9394" w:author="James Vu" w:date="2024-04-19T00:20:00Z">
              <w:tcPr>
                <w:tcW w:w="8358" w:type="dxa"/>
                <w:shd w:val="clear" w:color="auto" w:fill="auto"/>
                <w:noWrap/>
                <w:vAlign w:val="center"/>
                <w:hideMark/>
              </w:tcPr>
            </w:tcPrChange>
          </w:tcPr>
          <w:p w14:paraId="1281DB13" w14:textId="77777777" w:rsidR="004D28C1" w:rsidRPr="003C02FF" w:rsidRDefault="004D28C1" w:rsidP="004D28C1">
            <w:pPr>
              <w:rPr>
                <w:ins w:id="9395" w:author="James Vu" w:date="2024-04-19T00:01:00Z"/>
                <w:rPrChange w:id="9396" w:author="James Vu" w:date="2024-04-19T00:19:00Z">
                  <w:rPr>
                    <w:ins w:id="9397" w:author="James Vu" w:date="2024-04-19T00:01:00Z"/>
                    <w:sz w:val="28"/>
                    <w:szCs w:val="28"/>
                  </w:rPr>
                </w:rPrChange>
              </w:rPr>
            </w:pPr>
            <w:ins w:id="9398" w:author="James Vu" w:date="2024-04-19T00:01:00Z">
              <w:r w:rsidRPr="003C02FF">
                <w:rPr>
                  <w:rPrChange w:id="9399" w:author="James Vu" w:date="2024-04-19T00:19:00Z">
                    <w:rPr>
                      <w:sz w:val="28"/>
                      <w:szCs w:val="28"/>
                    </w:rPr>
                  </w:rPrChange>
                </w:rPr>
                <w:t>Quản lý và phát hành mã số theo quy định hiện hành.</w:t>
              </w:r>
            </w:ins>
          </w:p>
        </w:tc>
      </w:tr>
      <w:tr w:rsidR="003C02FF" w:rsidRPr="003C02FF" w14:paraId="6CF18AE8" w14:textId="77777777" w:rsidTr="003C02FF">
        <w:trPr>
          <w:trHeight w:val="360"/>
          <w:ins w:id="9400" w:author="James Vu" w:date="2024-04-19T00:01:00Z"/>
          <w:trPrChange w:id="9401" w:author="James Vu" w:date="2024-04-19T00:20:00Z">
            <w:trPr>
              <w:trHeight w:val="360"/>
            </w:trPr>
          </w:trPrChange>
        </w:trPr>
        <w:tc>
          <w:tcPr>
            <w:tcW w:w="704" w:type="dxa"/>
            <w:shd w:val="clear" w:color="auto" w:fill="auto"/>
            <w:noWrap/>
            <w:vAlign w:val="center"/>
            <w:hideMark/>
            <w:tcPrChange w:id="9402" w:author="James Vu" w:date="2024-04-19T00:20:00Z">
              <w:tcPr>
                <w:tcW w:w="704" w:type="dxa"/>
                <w:shd w:val="clear" w:color="auto" w:fill="auto"/>
                <w:noWrap/>
                <w:vAlign w:val="center"/>
                <w:hideMark/>
              </w:tcPr>
            </w:tcPrChange>
          </w:tcPr>
          <w:p w14:paraId="0BDC5684" w14:textId="77777777" w:rsidR="004D28C1" w:rsidRPr="003C02FF" w:rsidRDefault="004D28C1" w:rsidP="004D28C1">
            <w:pPr>
              <w:jc w:val="center"/>
              <w:rPr>
                <w:ins w:id="9403" w:author="James Vu" w:date="2024-04-19T00:01:00Z"/>
                <w:b/>
                <w:bCs/>
                <w:color w:val="000000"/>
                <w:rPrChange w:id="9404" w:author="James Vu" w:date="2024-04-19T00:19:00Z">
                  <w:rPr>
                    <w:ins w:id="9405" w:author="James Vu" w:date="2024-04-19T00:01:00Z"/>
                    <w:b/>
                    <w:bCs/>
                    <w:color w:val="000000"/>
                    <w:sz w:val="28"/>
                    <w:szCs w:val="28"/>
                  </w:rPr>
                </w:rPrChange>
              </w:rPr>
            </w:pPr>
            <w:ins w:id="9406" w:author="James Vu" w:date="2024-04-19T00:01:00Z">
              <w:r w:rsidRPr="003C02FF">
                <w:rPr>
                  <w:b/>
                  <w:bCs/>
                  <w:color w:val="000000"/>
                  <w:rPrChange w:id="9407" w:author="James Vu" w:date="2024-04-19T00:19:00Z">
                    <w:rPr>
                      <w:b/>
                      <w:bCs/>
                      <w:color w:val="000000"/>
                      <w:sz w:val="28"/>
                      <w:szCs w:val="28"/>
                    </w:rPr>
                  </w:rPrChange>
                </w:rPr>
                <w:t> </w:t>
              </w:r>
            </w:ins>
          </w:p>
        </w:tc>
        <w:tc>
          <w:tcPr>
            <w:tcW w:w="8358" w:type="dxa"/>
            <w:shd w:val="clear" w:color="auto" w:fill="auto"/>
            <w:noWrap/>
            <w:vAlign w:val="center"/>
            <w:hideMark/>
            <w:tcPrChange w:id="9408" w:author="James Vu" w:date="2024-04-19T00:20:00Z">
              <w:tcPr>
                <w:tcW w:w="8358" w:type="dxa"/>
                <w:shd w:val="clear" w:color="auto" w:fill="auto"/>
                <w:noWrap/>
                <w:vAlign w:val="center"/>
                <w:hideMark/>
              </w:tcPr>
            </w:tcPrChange>
          </w:tcPr>
          <w:p w14:paraId="1EEFB4A3" w14:textId="77777777" w:rsidR="004D28C1" w:rsidRPr="003C02FF" w:rsidRDefault="004D28C1" w:rsidP="004D28C1">
            <w:pPr>
              <w:rPr>
                <w:ins w:id="9409" w:author="James Vu" w:date="2024-04-19T00:01:00Z"/>
                <w:rPrChange w:id="9410" w:author="James Vu" w:date="2024-04-19T00:19:00Z">
                  <w:rPr>
                    <w:ins w:id="9411" w:author="James Vu" w:date="2024-04-19T00:01:00Z"/>
                    <w:sz w:val="28"/>
                    <w:szCs w:val="28"/>
                  </w:rPr>
                </w:rPrChange>
              </w:rPr>
            </w:pPr>
            <w:ins w:id="9412" w:author="James Vu" w:date="2024-04-19T00:01:00Z">
              <w:r w:rsidRPr="003C02FF">
                <w:rPr>
                  <w:rPrChange w:id="9413" w:author="James Vu" w:date="2024-04-19T00:19:00Z">
                    <w:rPr>
                      <w:sz w:val="28"/>
                      <w:szCs w:val="28"/>
                    </w:rPr>
                  </w:rPrChange>
                </w:rPr>
                <w:t>Kiểm soát và xác minh thông tin đăng ký mã số.</w:t>
              </w:r>
            </w:ins>
          </w:p>
        </w:tc>
      </w:tr>
      <w:tr w:rsidR="003C02FF" w:rsidRPr="003C02FF" w14:paraId="6232FBC1" w14:textId="77777777" w:rsidTr="003C02FF">
        <w:trPr>
          <w:trHeight w:val="360"/>
          <w:ins w:id="9414" w:author="James Vu" w:date="2024-04-19T00:01:00Z"/>
          <w:trPrChange w:id="9415" w:author="James Vu" w:date="2024-04-19T00:20:00Z">
            <w:trPr>
              <w:trHeight w:val="360"/>
            </w:trPr>
          </w:trPrChange>
        </w:trPr>
        <w:tc>
          <w:tcPr>
            <w:tcW w:w="704" w:type="dxa"/>
            <w:shd w:val="clear" w:color="auto" w:fill="auto"/>
            <w:noWrap/>
            <w:vAlign w:val="center"/>
            <w:hideMark/>
            <w:tcPrChange w:id="9416" w:author="James Vu" w:date="2024-04-19T00:20:00Z">
              <w:tcPr>
                <w:tcW w:w="704" w:type="dxa"/>
                <w:shd w:val="clear" w:color="auto" w:fill="auto"/>
                <w:noWrap/>
                <w:vAlign w:val="center"/>
                <w:hideMark/>
              </w:tcPr>
            </w:tcPrChange>
          </w:tcPr>
          <w:p w14:paraId="096AE13E" w14:textId="77777777" w:rsidR="004D28C1" w:rsidRPr="003C02FF" w:rsidRDefault="004D28C1" w:rsidP="004D28C1">
            <w:pPr>
              <w:jc w:val="center"/>
              <w:rPr>
                <w:ins w:id="9417" w:author="James Vu" w:date="2024-04-19T00:01:00Z"/>
                <w:b/>
                <w:bCs/>
                <w:color w:val="000000"/>
                <w:rPrChange w:id="9418" w:author="James Vu" w:date="2024-04-19T00:19:00Z">
                  <w:rPr>
                    <w:ins w:id="9419" w:author="James Vu" w:date="2024-04-19T00:01:00Z"/>
                    <w:b/>
                    <w:bCs/>
                    <w:color w:val="000000"/>
                    <w:sz w:val="28"/>
                    <w:szCs w:val="28"/>
                  </w:rPr>
                </w:rPrChange>
              </w:rPr>
            </w:pPr>
            <w:ins w:id="9420" w:author="James Vu" w:date="2024-04-19T00:01:00Z">
              <w:r w:rsidRPr="003C02FF">
                <w:rPr>
                  <w:b/>
                  <w:bCs/>
                  <w:color w:val="000000"/>
                  <w:rPrChange w:id="9421" w:author="James Vu" w:date="2024-04-19T00:19:00Z">
                    <w:rPr>
                      <w:b/>
                      <w:bCs/>
                      <w:color w:val="000000"/>
                      <w:sz w:val="28"/>
                      <w:szCs w:val="28"/>
                    </w:rPr>
                  </w:rPrChange>
                </w:rPr>
                <w:t> </w:t>
              </w:r>
            </w:ins>
          </w:p>
        </w:tc>
        <w:tc>
          <w:tcPr>
            <w:tcW w:w="8358" w:type="dxa"/>
            <w:shd w:val="clear" w:color="auto" w:fill="auto"/>
            <w:noWrap/>
            <w:vAlign w:val="center"/>
            <w:hideMark/>
            <w:tcPrChange w:id="9422" w:author="James Vu" w:date="2024-04-19T00:20:00Z">
              <w:tcPr>
                <w:tcW w:w="8358" w:type="dxa"/>
                <w:shd w:val="clear" w:color="auto" w:fill="auto"/>
                <w:noWrap/>
                <w:vAlign w:val="center"/>
                <w:hideMark/>
              </w:tcPr>
            </w:tcPrChange>
          </w:tcPr>
          <w:p w14:paraId="644FBDD8" w14:textId="77777777" w:rsidR="004D28C1" w:rsidRPr="003C02FF" w:rsidRDefault="004D28C1" w:rsidP="004D28C1">
            <w:pPr>
              <w:rPr>
                <w:ins w:id="9423" w:author="James Vu" w:date="2024-04-19T00:01:00Z"/>
                <w:rPrChange w:id="9424" w:author="James Vu" w:date="2024-04-19T00:19:00Z">
                  <w:rPr>
                    <w:ins w:id="9425" w:author="James Vu" w:date="2024-04-19T00:01:00Z"/>
                    <w:sz w:val="28"/>
                    <w:szCs w:val="28"/>
                  </w:rPr>
                </w:rPrChange>
              </w:rPr>
            </w:pPr>
            <w:ins w:id="9426" w:author="James Vu" w:date="2024-04-19T00:01:00Z">
              <w:r w:rsidRPr="003C02FF">
                <w:rPr>
                  <w:rPrChange w:id="9427" w:author="James Vu" w:date="2024-04-19T00:19:00Z">
                    <w:rPr>
                      <w:sz w:val="28"/>
                      <w:szCs w:val="28"/>
                    </w:rPr>
                  </w:rPrChange>
                </w:rPr>
                <w:t>Cập nhật và duy trì cơ sở dữ liệu mã số đầy đủ và chính xác.</w:t>
              </w:r>
            </w:ins>
          </w:p>
        </w:tc>
      </w:tr>
      <w:tr w:rsidR="003C02FF" w:rsidRPr="003C02FF" w14:paraId="7588F1B7" w14:textId="77777777" w:rsidTr="003C02FF">
        <w:trPr>
          <w:trHeight w:val="360"/>
          <w:ins w:id="9428" w:author="James Vu" w:date="2024-04-19T00:01:00Z"/>
          <w:trPrChange w:id="9429" w:author="James Vu" w:date="2024-04-19T00:20:00Z">
            <w:trPr>
              <w:trHeight w:val="360"/>
            </w:trPr>
          </w:trPrChange>
        </w:trPr>
        <w:tc>
          <w:tcPr>
            <w:tcW w:w="704" w:type="dxa"/>
            <w:shd w:val="clear" w:color="auto" w:fill="auto"/>
            <w:noWrap/>
            <w:vAlign w:val="center"/>
            <w:hideMark/>
            <w:tcPrChange w:id="9430" w:author="James Vu" w:date="2024-04-19T00:20:00Z">
              <w:tcPr>
                <w:tcW w:w="704" w:type="dxa"/>
                <w:shd w:val="clear" w:color="auto" w:fill="auto"/>
                <w:noWrap/>
                <w:vAlign w:val="center"/>
                <w:hideMark/>
              </w:tcPr>
            </w:tcPrChange>
          </w:tcPr>
          <w:p w14:paraId="58F117B8" w14:textId="77777777" w:rsidR="004D28C1" w:rsidRPr="003C02FF" w:rsidRDefault="004D28C1" w:rsidP="004D28C1">
            <w:pPr>
              <w:jc w:val="center"/>
              <w:rPr>
                <w:ins w:id="9431" w:author="James Vu" w:date="2024-04-19T00:01:00Z"/>
                <w:b/>
                <w:bCs/>
                <w:color w:val="000000"/>
                <w:rPrChange w:id="9432" w:author="James Vu" w:date="2024-04-19T00:19:00Z">
                  <w:rPr>
                    <w:ins w:id="9433" w:author="James Vu" w:date="2024-04-19T00:01:00Z"/>
                    <w:b/>
                    <w:bCs/>
                    <w:color w:val="000000"/>
                    <w:sz w:val="28"/>
                    <w:szCs w:val="28"/>
                  </w:rPr>
                </w:rPrChange>
              </w:rPr>
            </w:pPr>
            <w:ins w:id="9434" w:author="James Vu" w:date="2024-04-19T00:01:00Z">
              <w:r w:rsidRPr="003C02FF">
                <w:rPr>
                  <w:b/>
                  <w:bCs/>
                  <w:color w:val="000000"/>
                  <w:rPrChange w:id="9435" w:author="James Vu" w:date="2024-04-19T00:19:00Z">
                    <w:rPr>
                      <w:b/>
                      <w:bCs/>
                      <w:color w:val="000000"/>
                      <w:sz w:val="28"/>
                      <w:szCs w:val="28"/>
                    </w:rPr>
                  </w:rPrChange>
                </w:rPr>
                <w:t> </w:t>
              </w:r>
            </w:ins>
          </w:p>
        </w:tc>
        <w:tc>
          <w:tcPr>
            <w:tcW w:w="8358" w:type="dxa"/>
            <w:shd w:val="clear" w:color="auto" w:fill="auto"/>
            <w:noWrap/>
            <w:vAlign w:val="center"/>
            <w:hideMark/>
            <w:tcPrChange w:id="9436" w:author="James Vu" w:date="2024-04-19T00:20:00Z">
              <w:tcPr>
                <w:tcW w:w="8358" w:type="dxa"/>
                <w:shd w:val="clear" w:color="auto" w:fill="auto"/>
                <w:noWrap/>
                <w:vAlign w:val="center"/>
                <w:hideMark/>
              </w:tcPr>
            </w:tcPrChange>
          </w:tcPr>
          <w:p w14:paraId="3427CA4E" w14:textId="77777777" w:rsidR="004D28C1" w:rsidRPr="003C02FF" w:rsidRDefault="004D28C1" w:rsidP="004D28C1">
            <w:pPr>
              <w:rPr>
                <w:ins w:id="9437" w:author="James Vu" w:date="2024-04-19T00:01:00Z"/>
                <w:rPrChange w:id="9438" w:author="James Vu" w:date="2024-04-19T00:19:00Z">
                  <w:rPr>
                    <w:ins w:id="9439" w:author="James Vu" w:date="2024-04-19T00:01:00Z"/>
                    <w:sz w:val="28"/>
                    <w:szCs w:val="28"/>
                  </w:rPr>
                </w:rPrChange>
              </w:rPr>
            </w:pPr>
            <w:ins w:id="9440" w:author="James Vu" w:date="2024-04-19T00:01:00Z">
              <w:r w:rsidRPr="003C02FF">
                <w:rPr>
                  <w:rPrChange w:id="9441" w:author="James Vu" w:date="2024-04-19T00:19:00Z">
                    <w:rPr>
                      <w:sz w:val="28"/>
                      <w:szCs w:val="28"/>
                    </w:rPr>
                  </w:rPrChange>
                </w:rPr>
                <w:t>Tạo báo cáo về trạng thái và sử dụng của mã số ao nuôi và vùng nuôi.</w:t>
              </w:r>
            </w:ins>
          </w:p>
        </w:tc>
      </w:tr>
      <w:tr w:rsidR="003C02FF" w:rsidRPr="003C02FF" w14:paraId="53832F7C" w14:textId="77777777" w:rsidTr="003C02FF">
        <w:trPr>
          <w:trHeight w:val="360"/>
          <w:ins w:id="9442" w:author="James Vu" w:date="2024-04-19T00:01:00Z"/>
          <w:trPrChange w:id="9443" w:author="James Vu" w:date="2024-04-19T00:20:00Z">
            <w:trPr>
              <w:trHeight w:val="360"/>
            </w:trPr>
          </w:trPrChange>
        </w:trPr>
        <w:tc>
          <w:tcPr>
            <w:tcW w:w="704" w:type="dxa"/>
            <w:shd w:val="clear" w:color="auto" w:fill="auto"/>
            <w:noWrap/>
            <w:vAlign w:val="center"/>
            <w:hideMark/>
            <w:tcPrChange w:id="9444" w:author="James Vu" w:date="2024-04-19T00:20:00Z">
              <w:tcPr>
                <w:tcW w:w="704" w:type="dxa"/>
                <w:shd w:val="clear" w:color="auto" w:fill="auto"/>
                <w:noWrap/>
                <w:vAlign w:val="center"/>
                <w:hideMark/>
              </w:tcPr>
            </w:tcPrChange>
          </w:tcPr>
          <w:p w14:paraId="21AE0274" w14:textId="77777777" w:rsidR="004D28C1" w:rsidRPr="003C02FF" w:rsidRDefault="004D28C1" w:rsidP="004D28C1">
            <w:pPr>
              <w:jc w:val="center"/>
              <w:rPr>
                <w:ins w:id="9445" w:author="James Vu" w:date="2024-04-19T00:01:00Z"/>
                <w:b/>
                <w:bCs/>
                <w:color w:val="000000"/>
                <w:rPrChange w:id="9446" w:author="James Vu" w:date="2024-04-19T00:19:00Z">
                  <w:rPr>
                    <w:ins w:id="9447" w:author="James Vu" w:date="2024-04-19T00:01:00Z"/>
                    <w:b/>
                    <w:bCs/>
                    <w:color w:val="000000"/>
                    <w:sz w:val="28"/>
                    <w:szCs w:val="28"/>
                  </w:rPr>
                </w:rPrChange>
              </w:rPr>
            </w:pPr>
            <w:ins w:id="9448" w:author="James Vu" w:date="2024-04-19T00:01:00Z">
              <w:r w:rsidRPr="003C02FF">
                <w:rPr>
                  <w:b/>
                  <w:bCs/>
                  <w:color w:val="000000"/>
                  <w:rPrChange w:id="9449" w:author="James Vu" w:date="2024-04-19T00:19:00Z">
                    <w:rPr>
                      <w:b/>
                      <w:bCs/>
                      <w:color w:val="000000"/>
                      <w:sz w:val="28"/>
                      <w:szCs w:val="28"/>
                    </w:rPr>
                  </w:rPrChange>
                </w:rPr>
                <w:t>13</w:t>
              </w:r>
            </w:ins>
          </w:p>
        </w:tc>
        <w:tc>
          <w:tcPr>
            <w:tcW w:w="8358" w:type="dxa"/>
            <w:shd w:val="clear" w:color="auto" w:fill="auto"/>
            <w:noWrap/>
            <w:vAlign w:val="center"/>
            <w:hideMark/>
            <w:tcPrChange w:id="9450" w:author="James Vu" w:date="2024-04-19T00:20:00Z">
              <w:tcPr>
                <w:tcW w:w="8358" w:type="dxa"/>
                <w:shd w:val="clear" w:color="auto" w:fill="auto"/>
                <w:noWrap/>
                <w:vAlign w:val="center"/>
                <w:hideMark/>
              </w:tcPr>
            </w:tcPrChange>
          </w:tcPr>
          <w:p w14:paraId="2BA0D11E" w14:textId="77777777" w:rsidR="004D28C1" w:rsidRPr="003C02FF" w:rsidRDefault="004D28C1" w:rsidP="004D28C1">
            <w:pPr>
              <w:rPr>
                <w:ins w:id="9451" w:author="James Vu" w:date="2024-04-19T00:01:00Z"/>
                <w:b/>
                <w:bCs/>
                <w:rPrChange w:id="9452" w:author="James Vu" w:date="2024-04-19T00:19:00Z">
                  <w:rPr>
                    <w:ins w:id="9453" w:author="James Vu" w:date="2024-04-19T00:01:00Z"/>
                    <w:b/>
                    <w:bCs/>
                    <w:sz w:val="28"/>
                    <w:szCs w:val="28"/>
                  </w:rPr>
                </w:rPrChange>
              </w:rPr>
            </w:pPr>
            <w:ins w:id="9454" w:author="James Vu" w:date="2024-04-19T00:01:00Z">
              <w:r w:rsidRPr="003C02FF">
                <w:rPr>
                  <w:b/>
                  <w:bCs/>
                  <w:rPrChange w:id="9455" w:author="James Vu" w:date="2024-04-19T00:19:00Z">
                    <w:rPr>
                      <w:b/>
                      <w:bCs/>
                      <w:sz w:val="28"/>
                      <w:szCs w:val="28"/>
                    </w:rPr>
                  </w:rPrChange>
                </w:rPr>
                <w:t>Báo cáo và Phân tích Dữ Liệu</w:t>
              </w:r>
            </w:ins>
          </w:p>
        </w:tc>
      </w:tr>
      <w:tr w:rsidR="003C02FF" w:rsidRPr="003C02FF" w14:paraId="09773413" w14:textId="77777777" w:rsidTr="003C02FF">
        <w:trPr>
          <w:trHeight w:val="360"/>
          <w:ins w:id="9456" w:author="James Vu" w:date="2024-04-19T00:01:00Z"/>
          <w:trPrChange w:id="9457" w:author="James Vu" w:date="2024-04-19T00:20:00Z">
            <w:trPr>
              <w:trHeight w:val="360"/>
            </w:trPr>
          </w:trPrChange>
        </w:trPr>
        <w:tc>
          <w:tcPr>
            <w:tcW w:w="704" w:type="dxa"/>
            <w:shd w:val="clear" w:color="auto" w:fill="auto"/>
            <w:noWrap/>
            <w:vAlign w:val="center"/>
            <w:hideMark/>
            <w:tcPrChange w:id="9458" w:author="James Vu" w:date="2024-04-19T00:20:00Z">
              <w:tcPr>
                <w:tcW w:w="704" w:type="dxa"/>
                <w:shd w:val="clear" w:color="auto" w:fill="auto"/>
                <w:noWrap/>
                <w:vAlign w:val="center"/>
                <w:hideMark/>
              </w:tcPr>
            </w:tcPrChange>
          </w:tcPr>
          <w:p w14:paraId="6AC17BBD" w14:textId="77777777" w:rsidR="004D28C1" w:rsidRPr="003C02FF" w:rsidRDefault="004D28C1" w:rsidP="004D28C1">
            <w:pPr>
              <w:jc w:val="center"/>
              <w:rPr>
                <w:ins w:id="9459" w:author="James Vu" w:date="2024-04-19T00:01:00Z"/>
                <w:b/>
                <w:bCs/>
                <w:color w:val="000000"/>
                <w:rPrChange w:id="9460" w:author="James Vu" w:date="2024-04-19T00:19:00Z">
                  <w:rPr>
                    <w:ins w:id="9461" w:author="James Vu" w:date="2024-04-19T00:01:00Z"/>
                    <w:b/>
                    <w:bCs/>
                    <w:color w:val="000000"/>
                    <w:sz w:val="28"/>
                    <w:szCs w:val="28"/>
                  </w:rPr>
                </w:rPrChange>
              </w:rPr>
            </w:pPr>
            <w:ins w:id="9462" w:author="James Vu" w:date="2024-04-19T00:01:00Z">
              <w:r w:rsidRPr="003C02FF">
                <w:rPr>
                  <w:b/>
                  <w:bCs/>
                  <w:color w:val="000000"/>
                  <w:rPrChange w:id="9463" w:author="James Vu" w:date="2024-04-19T00:19:00Z">
                    <w:rPr>
                      <w:b/>
                      <w:bCs/>
                      <w:color w:val="000000"/>
                      <w:sz w:val="28"/>
                      <w:szCs w:val="28"/>
                    </w:rPr>
                  </w:rPrChange>
                </w:rPr>
                <w:t> </w:t>
              </w:r>
            </w:ins>
          </w:p>
        </w:tc>
        <w:tc>
          <w:tcPr>
            <w:tcW w:w="8358" w:type="dxa"/>
            <w:shd w:val="clear" w:color="auto" w:fill="auto"/>
            <w:noWrap/>
            <w:vAlign w:val="center"/>
            <w:hideMark/>
            <w:tcPrChange w:id="9464" w:author="James Vu" w:date="2024-04-19T00:20:00Z">
              <w:tcPr>
                <w:tcW w:w="8358" w:type="dxa"/>
                <w:shd w:val="clear" w:color="auto" w:fill="auto"/>
                <w:noWrap/>
                <w:vAlign w:val="center"/>
                <w:hideMark/>
              </w:tcPr>
            </w:tcPrChange>
          </w:tcPr>
          <w:p w14:paraId="1BB4FDBE" w14:textId="77777777" w:rsidR="004D28C1" w:rsidRPr="003C02FF" w:rsidRDefault="004D28C1" w:rsidP="004D28C1">
            <w:pPr>
              <w:rPr>
                <w:ins w:id="9465" w:author="James Vu" w:date="2024-04-19T00:01:00Z"/>
                <w:rPrChange w:id="9466" w:author="James Vu" w:date="2024-04-19T00:19:00Z">
                  <w:rPr>
                    <w:ins w:id="9467" w:author="James Vu" w:date="2024-04-19T00:01:00Z"/>
                    <w:sz w:val="28"/>
                    <w:szCs w:val="28"/>
                  </w:rPr>
                </w:rPrChange>
              </w:rPr>
            </w:pPr>
            <w:ins w:id="9468" w:author="James Vu" w:date="2024-04-19T00:01:00Z">
              <w:r w:rsidRPr="003C02FF">
                <w:rPr>
                  <w:rPrChange w:id="9469" w:author="James Vu" w:date="2024-04-19T00:19:00Z">
                    <w:rPr>
                      <w:sz w:val="28"/>
                      <w:szCs w:val="28"/>
                    </w:rPr>
                  </w:rPrChange>
                </w:rPr>
                <w:t>Tổng hợp và phân tích dữ liệu từ hoạt động nuôi trồng thủy sản.</w:t>
              </w:r>
            </w:ins>
          </w:p>
        </w:tc>
      </w:tr>
      <w:tr w:rsidR="003C02FF" w:rsidRPr="003C02FF" w14:paraId="086C79D5" w14:textId="77777777" w:rsidTr="003C02FF">
        <w:trPr>
          <w:trHeight w:val="360"/>
          <w:ins w:id="9470" w:author="James Vu" w:date="2024-04-19T00:01:00Z"/>
          <w:trPrChange w:id="9471" w:author="James Vu" w:date="2024-04-19T00:20:00Z">
            <w:trPr>
              <w:trHeight w:val="360"/>
            </w:trPr>
          </w:trPrChange>
        </w:trPr>
        <w:tc>
          <w:tcPr>
            <w:tcW w:w="704" w:type="dxa"/>
            <w:shd w:val="clear" w:color="auto" w:fill="auto"/>
            <w:noWrap/>
            <w:vAlign w:val="center"/>
            <w:hideMark/>
            <w:tcPrChange w:id="9472" w:author="James Vu" w:date="2024-04-19T00:20:00Z">
              <w:tcPr>
                <w:tcW w:w="704" w:type="dxa"/>
                <w:shd w:val="clear" w:color="auto" w:fill="auto"/>
                <w:noWrap/>
                <w:vAlign w:val="center"/>
                <w:hideMark/>
              </w:tcPr>
            </w:tcPrChange>
          </w:tcPr>
          <w:p w14:paraId="3D156C68" w14:textId="77777777" w:rsidR="004D28C1" w:rsidRPr="003C02FF" w:rsidRDefault="004D28C1" w:rsidP="004D28C1">
            <w:pPr>
              <w:jc w:val="center"/>
              <w:rPr>
                <w:ins w:id="9473" w:author="James Vu" w:date="2024-04-19T00:01:00Z"/>
                <w:b/>
                <w:bCs/>
                <w:color w:val="000000"/>
                <w:rPrChange w:id="9474" w:author="James Vu" w:date="2024-04-19T00:19:00Z">
                  <w:rPr>
                    <w:ins w:id="9475" w:author="James Vu" w:date="2024-04-19T00:01:00Z"/>
                    <w:b/>
                    <w:bCs/>
                    <w:color w:val="000000"/>
                    <w:sz w:val="28"/>
                    <w:szCs w:val="28"/>
                  </w:rPr>
                </w:rPrChange>
              </w:rPr>
            </w:pPr>
            <w:ins w:id="9476" w:author="James Vu" w:date="2024-04-19T00:01:00Z">
              <w:r w:rsidRPr="003C02FF">
                <w:rPr>
                  <w:b/>
                  <w:bCs/>
                  <w:color w:val="000000"/>
                  <w:rPrChange w:id="9477" w:author="James Vu" w:date="2024-04-19T00:19:00Z">
                    <w:rPr>
                      <w:b/>
                      <w:bCs/>
                      <w:color w:val="000000"/>
                      <w:sz w:val="28"/>
                      <w:szCs w:val="28"/>
                    </w:rPr>
                  </w:rPrChange>
                </w:rPr>
                <w:t> </w:t>
              </w:r>
            </w:ins>
          </w:p>
        </w:tc>
        <w:tc>
          <w:tcPr>
            <w:tcW w:w="8358" w:type="dxa"/>
            <w:shd w:val="clear" w:color="auto" w:fill="auto"/>
            <w:noWrap/>
            <w:vAlign w:val="center"/>
            <w:hideMark/>
            <w:tcPrChange w:id="9478" w:author="James Vu" w:date="2024-04-19T00:20:00Z">
              <w:tcPr>
                <w:tcW w:w="8358" w:type="dxa"/>
                <w:shd w:val="clear" w:color="auto" w:fill="auto"/>
                <w:noWrap/>
                <w:vAlign w:val="center"/>
                <w:hideMark/>
              </w:tcPr>
            </w:tcPrChange>
          </w:tcPr>
          <w:p w14:paraId="79ECB1C3" w14:textId="77777777" w:rsidR="004D28C1" w:rsidRPr="003C02FF" w:rsidRDefault="004D28C1" w:rsidP="004D28C1">
            <w:pPr>
              <w:rPr>
                <w:ins w:id="9479" w:author="James Vu" w:date="2024-04-19T00:01:00Z"/>
                <w:rPrChange w:id="9480" w:author="James Vu" w:date="2024-04-19T00:19:00Z">
                  <w:rPr>
                    <w:ins w:id="9481" w:author="James Vu" w:date="2024-04-19T00:01:00Z"/>
                    <w:sz w:val="28"/>
                    <w:szCs w:val="28"/>
                  </w:rPr>
                </w:rPrChange>
              </w:rPr>
            </w:pPr>
            <w:ins w:id="9482" w:author="James Vu" w:date="2024-04-19T00:01:00Z">
              <w:r w:rsidRPr="003C02FF">
                <w:rPr>
                  <w:rPrChange w:id="9483" w:author="James Vu" w:date="2024-04-19T00:19:00Z">
                    <w:rPr>
                      <w:sz w:val="28"/>
                      <w:szCs w:val="28"/>
                    </w:rPr>
                  </w:rPrChange>
                </w:rPr>
                <w:t>Cung cấp công cụ báo cáo đa dạng để hỗ trợ việc ra quyết định.</w:t>
              </w:r>
            </w:ins>
          </w:p>
        </w:tc>
      </w:tr>
      <w:tr w:rsidR="003C02FF" w:rsidRPr="003C02FF" w14:paraId="2E7E60C4" w14:textId="77777777" w:rsidTr="003C02FF">
        <w:trPr>
          <w:trHeight w:val="360"/>
          <w:ins w:id="9484" w:author="James Vu" w:date="2024-04-19T00:01:00Z"/>
          <w:trPrChange w:id="9485" w:author="James Vu" w:date="2024-04-19T00:20:00Z">
            <w:trPr>
              <w:trHeight w:val="360"/>
            </w:trPr>
          </w:trPrChange>
        </w:trPr>
        <w:tc>
          <w:tcPr>
            <w:tcW w:w="704" w:type="dxa"/>
            <w:shd w:val="clear" w:color="auto" w:fill="auto"/>
            <w:noWrap/>
            <w:vAlign w:val="center"/>
            <w:hideMark/>
            <w:tcPrChange w:id="9486" w:author="James Vu" w:date="2024-04-19T00:20:00Z">
              <w:tcPr>
                <w:tcW w:w="704" w:type="dxa"/>
                <w:shd w:val="clear" w:color="auto" w:fill="auto"/>
                <w:noWrap/>
                <w:vAlign w:val="center"/>
                <w:hideMark/>
              </w:tcPr>
            </w:tcPrChange>
          </w:tcPr>
          <w:p w14:paraId="448A9AC0" w14:textId="77777777" w:rsidR="004D28C1" w:rsidRPr="003C02FF" w:rsidRDefault="004D28C1" w:rsidP="004D28C1">
            <w:pPr>
              <w:jc w:val="center"/>
              <w:rPr>
                <w:ins w:id="9487" w:author="James Vu" w:date="2024-04-19T00:01:00Z"/>
                <w:b/>
                <w:bCs/>
                <w:color w:val="000000"/>
                <w:rPrChange w:id="9488" w:author="James Vu" w:date="2024-04-19T00:19:00Z">
                  <w:rPr>
                    <w:ins w:id="9489" w:author="James Vu" w:date="2024-04-19T00:01:00Z"/>
                    <w:b/>
                    <w:bCs/>
                    <w:color w:val="000000"/>
                    <w:sz w:val="28"/>
                    <w:szCs w:val="28"/>
                  </w:rPr>
                </w:rPrChange>
              </w:rPr>
            </w:pPr>
            <w:ins w:id="9490" w:author="James Vu" w:date="2024-04-19T00:01:00Z">
              <w:r w:rsidRPr="003C02FF">
                <w:rPr>
                  <w:b/>
                  <w:bCs/>
                  <w:color w:val="000000"/>
                  <w:rPrChange w:id="9491" w:author="James Vu" w:date="2024-04-19T00:19:00Z">
                    <w:rPr>
                      <w:b/>
                      <w:bCs/>
                      <w:color w:val="000000"/>
                      <w:sz w:val="28"/>
                      <w:szCs w:val="28"/>
                    </w:rPr>
                  </w:rPrChange>
                </w:rPr>
                <w:t> </w:t>
              </w:r>
            </w:ins>
          </w:p>
        </w:tc>
        <w:tc>
          <w:tcPr>
            <w:tcW w:w="8358" w:type="dxa"/>
            <w:shd w:val="clear" w:color="auto" w:fill="auto"/>
            <w:noWrap/>
            <w:vAlign w:val="center"/>
            <w:hideMark/>
            <w:tcPrChange w:id="9492" w:author="James Vu" w:date="2024-04-19T00:20:00Z">
              <w:tcPr>
                <w:tcW w:w="8358" w:type="dxa"/>
                <w:shd w:val="clear" w:color="auto" w:fill="auto"/>
                <w:noWrap/>
                <w:vAlign w:val="center"/>
                <w:hideMark/>
              </w:tcPr>
            </w:tcPrChange>
          </w:tcPr>
          <w:p w14:paraId="145F7E56" w14:textId="77777777" w:rsidR="004D28C1" w:rsidRPr="003C02FF" w:rsidRDefault="004D28C1" w:rsidP="004D28C1">
            <w:pPr>
              <w:rPr>
                <w:ins w:id="9493" w:author="James Vu" w:date="2024-04-19T00:01:00Z"/>
                <w:rPrChange w:id="9494" w:author="James Vu" w:date="2024-04-19T00:19:00Z">
                  <w:rPr>
                    <w:ins w:id="9495" w:author="James Vu" w:date="2024-04-19T00:01:00Z"/>
                    <w:sz w:val="28"/>
                    <w:szCs w:val="28"/>
                  </w:rPr>
                </w:rPrChange>
              </w:rPr>
            </w:pPr>
            <w:ins w:id="9496" w:author="James Vu" w:date="2024-04-19T00:01:00Z">
              <w:r w:rsidRPr="003C02FF">
                <w:rPr>
                  <w:rPrChange w:id="9497" w:author="James Vu" w:date="2024-04-19T00:19:00Z">
                    <w:rPr>
                      <w:sz w:val="28"/>
                      <w:szCs w:val="28"/>
                    </w:rPr>
                  </w:rPrChange>
                </w:rPr>
                <w:t>Tạo bảng điều khiển dữ liệu với các chỉ số hiệu suất chính.</w:t>
              </w:r>
            </w:ins>
          </w:p>
        </w:tc>
      </w:tr>
      <w:tr w:rsidR="003C02FF" w:rsidRPr="003C02FF" w14:paraId="34D5B625" w14:textId="77777777" w:rsidTr="003C02FF">
        <w:trPr>
          <w:trHeight w:val="360"/>
          <w:ins w:id="9498" w:author="James Vu" w:date="2024-04-19T00:01:00Z"/>
          <w:trPrChange w:id="9499" w:author="James Vu" w:date="2024-04-19T00:20:00Z">
            <w:trPr>
              <w:trHeight w:val="360"/>
            </w:trPr>
          </w:trPrChange>
        </w:trPr>
        <w:tc>
          <w:tcPr>
            <w:tcW w:w="704" w:type="dxa"/>
            <w:shd w:val="clear" w:color="auto" w:fill="auto"/>
            <w:noWrap/>
            <w:vAlign w:val="center"/>
            <w:hideMark/>
            <w:tcPrChange w:id="9500" w:author="James Vu" w:date="2024-04-19T00:20:00Z">
              <w:tcPr>
                <w:tcW w:w="704" w:type="dxa"/>
                <w:shd w:val="clear" w:color="auto" w:fill="auto"/>
                <w:noWrap/>
                <w:vAlign w:val="center"/>
                <w:hideMark/>
              </w:tcPr>
            </w:tcPrChange>
          </w:tcPr>
          <w:p w14:paraId="41530988" w14:textId="77777777" w:rsidR="004D28C1" w:rsidRPr="003C02FF" w:rsidRDefault="004D28C1" w:rsidP="004D28C1">
            <w:pPr>
              <w:jc w:val="center"/>
              <w:rPr>
                <w:ins w:id="9501" w:author="James Vu" w:date="2024-04-19T00:01:00Z"/>
                <w:b/>
                <w:bCs/>
                <w:color w:val="000000"/>
                <w:rPrChange w:id="9502" w:author="James Vu" w:date="2024-04-19T00:19:00Z">
                  <w:rPr>
                    <w:ins w:id="9503" w:author="James Vu" w:date="2024-04-19T00:01:00Z"/>
                    <w:b/>
                    <w:bCs/>
                    <w:color w:val="000000"/>
                    <w:sz w:val="28"/>
                    <w:szCs w:val="28"/>
                  </w:rPr>
                </w:rPrChange>
              </w:rPr>
            </w:pPr>
            <w:ins w:id="9504" w:author="James Vu" w:date="2024-04-19T00:01:00Z">
              <w:r w:rsidRPr="003C02FF">
                <w:rPr>
                  <w:b/>
                  <w:bCs/>
                  <w:color w:val="000000"/>
                  <w:rPrChange w:id="9505" w:author="James Vu" w:date="2024-04-19T00:19:00Z">
                    <w:rPr>
                      <w:b/>
                      <w:bCs/>
                      <w:color w:val="000000"/>
                      <w:sz w:val="28"/>
                      <w:szCs w:val="28"/>
                    </w:rPr>
                  </w:rPrChange>
                </w:rPr>
                <w:t> </w:t>
              </w:r>
            </w:ins>
          </w:p>
        </w:tc>
        <w:tc>
          <w:tcPr>
            <w:tcW w:w="8358" w:type="dxa"/>
            <w:shd w:val="clear" w:color="auto" w:fill="auto"/>
            <w:noWrap/>
            <w:vAlign w:val="center"/>
            <w:hideMark/>
            <w:tcPrChange w:id="9506" w:author="James Vu" w:date="2024-04-19T00:20:00Z">
              <w:tcPr>
                <w:tcW w:w="8358" w:type="dxa"/>
                <w:shd w:val="clear" w:color="auto" w:fill="auto"/>
                <w:noWrap/>
                <w:vAlign w:val="center"/>
                <w:hideMark/>
              </w:tcPr>
            </w:tcPrChange>
          </w:tcPr>
          <w:p w14:paraId="29A18771" w14:textId="77777777" w:rsidR="004D28C1" w:rsidRPr="003C02FF" w:rsidRDefault="004D28C1" w:rsidP="004D28C1">
            <w:pPr>
              <w:rPr>
                <w:ins w:id="9507" w:author="James Vu" w:date="2024-04-19T00:01:00Z"/>
                <w:rPrChange w:id="9508" w:author="James Vu" w:date="2024-04-19T00:19:00Z">
                  <w:rPr>
                    <w:ins w:id="9509" w:author="James Vu" w:date="2024-04-19T00:01:00Z"/>
                    <w:sz w:val="28"/>
                    <w:szCs w:val="28"/>
                  </w:rPr>
                </w:rPrChange>
              </w:rPr>
            </w:pPr>
            <w:ins w:id="9510" w:author="James Vu" w:date="2024-04-19T00:01:00Z">
              <w:r w:rsidRPr="003C02FF">
                <w:rPr>
                  <w:rPrChange w:id="9511" w:author="James Vu" w:date="2024-04-19T00:19:00Z">
                    <w:rPr>
                      <w:sz w:val="28"/>
                      <w:szCs w:val="28"/>
                    </w:rPr>
                  </w:rPrChange>
                </w:rPr>
                <w:t>Phân tích xu hướng và mô hình để cải tiến quy trình.</w:t>
              </w:r>
            </w:ins>
          </w:p>
        </w:tc>
      </w:tr>
      <w:tr w:rsidR="003C02FF" w:rsidRPr="003C02FF" w14:paraId="23781E8F" w14:textId="77777777" w:rsidTr="003C02FF">
        <w:trPr>
          <w:trHeight w:val="360"/>
          <w:ins w:id="9512" w:author="James Vu" w:date="2024-04-19T00:01:00Z"/>
          <w:trPrChange w:id="9513" w:author="James Vu" w:date="2024-04-19T00:20:00Z">
            <w:trPr>
              <w:trHeight w:val="360"/>
            </w:trPr>
          </w:trPrChange>
        </w:trPr>
        <w:tc>
          <w:tcPr>
            <w:tcW w:w="704" w:type="dxa"/>
            <w:shd w:val="clear" w:color="auto" w:fill="auto"/>
            <w:noWrap/>
            <w:vAlign w:val="center"/>
            <w:hideMark/>
            <w:tcPrChange w:id="9514" w:author="James Vu" w:date="2024-04-19T00:20:00Z">
              <w:tcPr>
                <w:tcW w:w="704" w:type="dxa"/>
                <w:shd w:val="clear" w:color="auto" w:fill="auto"/>
                <w:noWrap/>
                <w:vAlign w:val="center"/>
                <w:hideMark/>
              </w:tcPr>
            </w:tcPrChange>
          </w:tcPr>
          <w:p w14:paraId="05B976D9" w14:textId="77777777" w:rsidR="004D28C1" w:rsidRPr="003C02FF" w:rsidRDefault="004D28C1" w:rsidP="004D28C1">
            <w:pPr>
              <w:jc w:val="center"/>
              <w:rPr>
                <w:ins w:id="9515" w:author="James Vu" w:date="2024-04-19T00:01:00Z"/>
                <w:b/>
                <w:bCs/>
                <w:color w:val="000000"/>
                <w:rPrChange w:id="9516" w:author="James Vu" w:date="2024-04-19T00:19:00Z">
                  <w:rPr>
                    <w:ins w:id="9517" w:author="James Vu" w:date="2024-04-19T00:01:00Z"/>
                    <w:b/>
                    <w:bCs/>
                    <w:color w:val="000000"/>
                    <w:sz w:val="28"/>
                    <w:szCs w:val="28"/>
                  </w:rPr>
                </w:rPrChange>
              </w:rPr>
            </w:pPr>
            <w:ins w:id="9518" w:author="James Vu" w:date="2024-04-19T00:01:00Z">
              <w:r w:rsidRPr="003C02FF">
                <w:rPr>
                  <w:b/>
                  <w:bCs/>
                  <w:color w:val="000000"/>
                  <w:rPrChange w:id="9519" w:author="James Vu" w:date="2024-04-19T00:19:00Z">
                    <w:rPr>
                      <w:b/>
                      <w:bCs/>
                      <w:color w:val="000000"/>
                      <w:sz w:val="28"/>
                      <w:szCs w:val="28"/>
                    </w:rPr>
                  </w:rPrChange>
                </w:rPr>
                <w:t> </w:t>
              </w:r>
            </w:ins>
          </w:p>
        </w:tc>
        <w:tc>
          <w:tcPr>
            <w:tcW w:w="8358" w:type="dxa"/>
            <w:shd w:val="clear" w:color="auto" w:fill="auto"/>
            <w:noWrap/>
            <w:vAlign w:val="center"/>
            <w:hideMark/>
            <w:tcPrChange w:id="9520" w:author="James Vu" w:date="2024-04-19T00:20:00Z">
              <w:tcPr>
                <w:tcW w:w="8358" w:type="dxa"/>
                <w:shd w:val="clear" w:color="auto" w:fill="auto"/>
                <w:noWrap/>
                <w:vAlign w:val="center"/>
                <w:hideMark/>
              </w:tcPr>
            </w:tcPrChange>
          </w:tcPr>
          <w:p w14:paraId="3711084C" w14:textId="77777777" w:rsidR="004D28C1" w:rsidRPr="003C02FF" w:rsidRDefault="004D28C1" w:rsidP="004D28C1">
            <w:pPr>
              <w:rPr>
                <w:ins w:id="9521" w:author="James Vu" w:date="2024-04-19T00:01:00Z"/>
                <w:rPrChange w:id="9522" w:author="James Vu" w:date="2024-04-19T00:19:00Z">
                  <w:rPr>
                    <w:ins w:id="9523" w:author="James Vu" w:date="2024-04-19T00:01:00Z"/>
                    <w:sz w:val="28"/>
                    <w:szCs w:val="28"/>
                  </w:rPr>
                </w:rPrChange>
              </w:rPr>
            </w:pPr>
            <w:ins w:id="9524" w:author="James Vu" w:date="2024-04-19T00:01:00Z">
              <w:r w:rsidRPr="003C02FF">
                <w:rPr>
                  <w:rPrChange w:id="9525" w:author="James Vu" w:date="2024-04-19T00:19:00Z">
                    <w:rPr>
                      <w:sz w:val="28"/>
                      <w:szCs w:val="28"/>
                    </w:rPr>
                  </w:rPrChange>
                </w:rPr>
                <w:t>Cung cấp các biểu đồ và đồ thị trực quan để dễ dàng hiểu thông tin.</w:t>
              </w:r>
            </w:ins>
          </w:p>
        </w:tc>
      </w:tr>
      <w:tr w:rsidR="003C02FF" w:rsidRPr="003C02FF" w14:paraId="7723FC30" w14:textId="77777777" w:rsidTr="003C02FF">
        <w:trPr>
          <w:trHeight w:val="360"/>
          <w:ins w:id="9526" w:author="James Vu" w:date="2024-04-19T00:01:00Z"/>
          <w:trPrChange w:id="9527" w:author="James Vu" w:date="2024-04-19T00:20:00Z">
            <w:trPr>
              <w:trHeight w:val="360"/>
            </w:trPr>
          </w:trPrChange>
        </w:trPr>
        <w:tc>
          <w:tcPr>
            <w:tcW w:w="704" w:type="dxa"/>
            <w:shd w:val="clear" w:color="auto" w:fill="auto"/>
            <w:noWrap/>
            <w:vAlign w:val="center"/>
            <w:hideMark/>
            <w:tcPrChange w:id="9528" w:author="James Vu" w:date="2024-04-19T00:20:00Z">
              <w:tcPr>
                <w:tcW w:w="704" w:type="dxa"/>
                <w:shd w:val="clear" w:color="auto" w:fill="auto"/>
                <w:noWrap/>
                <w:vAlign w:val="center"/>
                <w:hideMark/>
              </w:tcPr>
            </w:tcPrChange>
          </w:tcPr>
          <w:p w14:paraId="52390A59" w14:textId="77777777" w:rsidR="004D28C1" w:rsidRPr="003C02FF" w:rsidRDefault="004D28C1" w:rsidP="004D28C1">
            <w:pPr>
              <w:jc w:val="center"/>
              <w:rPr>
                <w:ins w:id="9529" w:author="James Vu" w:date="2024-04-19T00:01:00Z"/>
                <w:b/>
                <w:bCs/>
                <w:color w:val="000000"/>
                <w:rPrChange w:id="9530" w:author="James Vu" w:date="2024-04-19T00:19:00Z">
                  <w:rPr>
                    <w:ins w:id="9531" w:author="James Vu" w:date="2024-04-19T00:01:00Z"/>
                    <w:b/>
                    <w:bCs/>
                    <w:color w:val="000000"/>
                    <w:sz w:val="28"/>
                    <w:szCs w:val="28"/>
                  </w:rPr>
                </w:rPrChange>
              </w:rPr>
            </w:pPr>
            <w:ins w:id="9532" w:author="James Vu" w:date="2024-04-19T00:01:00Z">
              <w:r w:rsidRPr="003C02FF">
                <w:rPr>
                  <w:b/>
                  <w:bCs/>
                  <w:color w:val="000000"/>
                  <w:rPrChange w:id="9533" w:author="James Vu" w:date="2024-04-19T00:19:00Z">
                    <w:rPr>
                      <w:b/>
                      <w:bCs/>
                      <w:color w:val="000000"/>
                      <w:sz w:val="28"/>
                      <w:szCs w:val="28"/>
                    </w:rPr>
                  </w:rPrChange>
                </w:rPr>
                <w:t>14</w:t>
              </w:r>
            </w:ins>
          </w:p>
        </w:tc>
        <w:tc>
          <w:tcPr>
            <w:tcW w:w="8358" w:type="dxa"/>
            <w:shd w:val="clear" w:color="auto" w:fill="auto"/>
            <w:noWrap/>
            <w:vAlign w:val="center"/>
            <w:hideMark/>
            <w:tcPrChange w:id="9534" w:author="James Vu" w:date="2024-04-19T00:20:00Z">
              <w:tcPr>
                <w:tcW w:w="8358" w:type="dxa"/>
                <w:shd w:val="clear" w:color="auto" w:fill="auto"/>
                <w:noWrap/>
                <w:vAlign w:val="center"/>
                <w:hideMark/>
              </w:tcPr>
            </w:tcPrChange>
          </w:tcPr>
          <w:p w14:paraId="714ECD39" w14:textId="77777777" w:rsidR="004D28C1" w:rsidRPr="003C02FF" w:rsidRDefault="004D28C1" w:rsidP="004D28C1">
            <w:pPr>
              <w:rPr>
                <w:ins w:id="9535" w:author="James Vu" w:date="2024-04-19T00:01:00Z"/>
                <w:b/>
                <w:bCs/>
                <w:rPrChange w:id="9536" w:author="James Vu" w:date="2024-04-19T00:19:00Z">
                  <w:rPr>
                    <w:ins w:id="9537" w:author="James Vu" w:date="2024-04-19T00:01:00Z"/>
                    <w:b/>
                    <w:bCs/>
                    <w:sz w:val="28"/>
                    <w:szCs w:val="28"/>
                  </w:rPr>
                </w:rPrChange>
              </w:rPr>
            </w:pPr>
            <w:ins w:id="9538" w:author="James Vu" w:date="2024-04-19T00:01:00Z">
              <w:r w:rsidRPr="003C02FF">
                <w:rPr>
                  <w:b/>
                  <w:bCs/>
                  <w:rPrChange w:id="9539" w:author="James Vu" w:date="2024-04-19T00:19:00Z">
                    <w:rPr>
                      <w:b/>
                      <w:bCs/>
                      <w:sz w:val="28"/>
                      <w:szCs w:val="28"/>
                    </w:rPr>
                  </w:rPrChange>
                </w:rPr>
                <w:t>Tích Hợp và Liên Kết Dữ Liệu</w:t>
              </w:r>
            </w:ins>
          </w:p>
        </w:tc>
      </w:tr>
      <w:tr w:rsidR="003C02FF" w:rsidRPr="003C02FF" w14:paraId="1E48F224" w14:textId="77777777" w:rsidTr="003C02FF">
        <w:trPr>
          <w:trHeight w:val="360"/>
          <w:ins w:id="9540" w:author="James Vu" w:date="2024-04-19T00:01:00Z"/>
          <w:trPrChange w:id="9541" w:author="James Vu" w:date="2024-04-19T00:20:00Z">
            <w:trPr>
              <w:trHeight w:val="360"/>
            </w:trPr>
          </w:trPrChange>
        </w:trPr>
        <w:tc>
          <w:tcPr>
            <w:tcW w:w="704" w:type="dxa"/>
            <w:shd w:val="clear" w:color="auto" w:fill="auto"/>
            <w:noWrap/>
            <w:vAlign w:val="center"/>
            <w:hideMark/>
            <w:tcPrChange w:id="9542" w:author="James Vu" w:date="2024-04-19T00:20:00Z">
              <w:tcPr>
                <w:tcW w:w="704" w:type="dxa"/>
                <w:shd w:val="clear" w:color="auto" w:fill="auto"/>
                <w:noWrap/>
                <w:vAlign w:val="center"/>
                <w:hideMark/>
              </w:tcPr>
            </w:tcPrChange>
          </w:tcPr>
          <w:p w14:paraId="3A8EC0A3" w14:textId="77777777" w:rsidR="004D28C1" w:rsidRPr="003C02FF" w:rsidRDefault="004D28C1" w:rsidP="004D28C1">
            <w:pPr>
              <w:jc w:val="center"/>
              <w:rPr>
                <w:ins w:id="9543" w:author="James Vu" w:date="2024-04-19T00:01:00Z"/>
                <w:b/>
                <w:bCs/>
                <w:color w:val="000000"/>
                <w:rPrChange w:id="9544" w:author="James Vu" w:date="2024-04-19T00:19:00Z">
                  <w:rPr>
                    <w:ins w:id="9545" w:author="James Vu" w:date="2024-04-19T00:01:00Z"/>
                    <w:b/>
                    <w:bCs/>
                    <w:color w:val="000000"/>
                    <w:sz w:val="28"/>
                    <w:szCs w:val="28"/>
                  </w:rPr>
                </w:rPrChange>
              </w:rPr>
            </w:pPr>
            <w:ins w:id="9546" w:author="James Vu" w:date="2024-04-19T00:01:00Z">
              <w:r w:rsidRPr="003C02FF">
                <w:rPr>
                  <w:b/>
                  <w:bCs/>
                  <w:color w:val="000000"/>
                  <w:rPrChange w:id="9547" w:author="James Vu" w:date="2024-04-19T00:19:00Z">
                    <w:rPr>
                      <w:b/>
                      <w:bCs/>
                      <w:color w:val="000000"/>
                      <w:sz w:val="28"/>
                      <w:szCs w:val="28"/>
                    </w:rPr>
                  </w:rPrChange>
                </w:rPr>
                <w:t> </w:t>
              </w:r>
            </w:ins>
          </w:p>
        </w:tc>
        <w:tc>
          <w:tcPr>
            <w:tcW w:w="8358" w:type="dxa"/>
            <w:shd w:val="clear" w:color="auto" w:fill="auto"/>
            <w:noWrap/>
            <w:vAlign w:val="center"/>
            <w:hideMark/>
            <w:tcPrChange w:id="9548" w:author="James Vu" w:date="2024-04-19T00:20:00Z">
              <w:tcPr>
                <w:tcW w:w="8358" w:type="dxa"/>
                <w:shd w:val="clear" w:color="auto" w:fill="auto"/>
                <w:noWrap/>
                <w:vAlign w:val="center"/>
                <w:hideMark/>
              </w:tcPr>
            </w:tcPrChange>
          </w:tcPr>
          <w:p w14:paraId="11810928" w14:textId="77777777" w:rsidR="004D28C1" w:rsidRPr="003C02FF" w:rsidRDefault="004D28C1" w:rsidP="004D28C1">
            <w:pPr>
              <w:rPr>
                <w:ins w:id="9549" w:author="James Vu" w:date="2024-04-19T00:01:00Z"/>
                <w:rPrChange w:id="9550" w:author="James Vu" w:date="2024-04-19T00:19:00Z">
                  <w:rPr>
                    <w:ins w:id="9551" w:author="James Vu" w:date="2024-04-19T00:01:00Z"/>
                    <w:sz w:val="28"/>
                    <w:szCs w:val="28"/>
                  </w:rPr>
                </w:rPrChange>
              </w:rPr>
            </w:pPr>
            <w:ins w:id="9552" w:author="James Vu" w:date="2024-04-19T00:01:00Z">
              <w:r w:rsidRPr="003C02FF">
                <w:rPr>
                  <w:rPrChange w:id="9553" w:author="James Vu" w:date="2024-04-19T00:19:00Z">
                    <w:rPr>
                      <w:sz w:val="28"/>
                      <w:szCs w:val="28"/>
                    </w:rPr>
                  </w:rPrChange>
                </w:rPr>
                <w:t>Đảm bảo tích hợp dữ liệu liền mạch giữa các cơ quan quản lý, tổ chức nuôi trồng.</w:t>
              </w:r>
            </w:ins>
          </w:p>
        </w:tc>
      </w:tr>
      <w:tr w:rsidR="003C02FF" w:rsidRPr="003C02FF" w14:paraId="46D94176" w14:textId="77777777" w:rsidTr="003C02FF">
        <w:trPr>
          <w:trHeight w:val="360"/>
          <w:ins w:id="9554" w:author="James Vu" w:date="2024-04-19T00:01:00Z"/>
          <w:trPrChange w:id="9555" w:author="James Vu" w:date="2024-04-19T00:20:00Z">
            <w:trPr>
              <w:trHeight w:val="360"/>
            </w:trPr>
          </w:trPrChange>
        </w:trPr>
        <w:tc>
          <w:tcPr>
            <w:tcW w:w="704" w:type="dxa"/>
            <w:shd w:val="clear" w:color="auto" w:fill="auto"/>
            <w:noWrap/>
            <w:vAlign w:val="center"/>
            <w:hideMark/>
            <w:tcPrChange w:id="9556" w:author="James Vu" w:date="2024-04-19T00:20:00Z">
              <w:tcPr>
                <w:tcW w:w="704" w:type="dxa"/>
                <w:shd w:val="clear" w:color="auto" w:fill="auto"/>
                <w:noWrap/>
                <w:vAlign w:val="center"/>
                <w:hideMark/>
              </w:tcPr>
            </w:tcPrChange>
          </w:tcPr>
          <w:p w14:paraId="6F7E01CD" w14:textId="77777777" w:rsidR="004D28C1" w:rsidRPr="003C02FF" w:rsidRDefault="004D28C1" w:rsidP="004D28C1">
            <w:pPr>
              <w:jc w:val="center"/>
              <w:rPr>
                <w:ins w:id="9557" w:author="James Vu" w:date="2024-04-19T00:01:00Z"/>
                <w:b/>
                <w:bCs/>
                <w:color w:val="000000"/>
                <w:rPrChange w:id="9558" w:author="James Vu" w:date="2024-04-19T00:19:00Z">
                  <w:rPr>
                    <w:ins w:id="9559" w:author="James Vu" w:date="2024-04-19T00:01:00Z"/>
                    <w:b/>
                    <w:bCs/>
                    <w:color w:val="000000"/>
                    <w:sz w:val="28"/>
                    <w:szCs w:val="28"/>
                  </w:rPr>
                </w:rPrChange>
              </w:rPr>
            </w:pPr>
            <w:ins w:id="9560" w:author="James Vu" w:date="2024-04-19T00:01:00Z">
              <w:r w:rsidRPr="003C02FF">
                <w:rPr>
                  <w:b/>
                  <w:bCs/>
                  <w:color w:val="000000"/>
                  <w:rPrChange w:id="9561" w:author="James Vu" w:date="2024-04-19T00:19:00Z">
                    <w:rPr>
                      <w:b/>
                      <w:bCs/>
                      <w:color w:val="000000"/>
                      <w:sz w:val="28"/>
                      <w:szCs w:val="28"/>
                    </w:rPr>
                  </w:rPrChange>
                </w:rPr>
                <w:t> </w:t>
              </w:r>
            </w:ins>
          </w:p>
        </w:tc>
        <w:tc>
          <w:tcPr>
            <w:tcW w:w="8358" w:type="dxa"/>
            <w:shd w:val="clear" w:color="auto" w:fill="auto"/>
            <w:noWrap/>
            <w:vAlign w:val="center"/>
            <w:hideMark/>
            <w:tcPrChange w:id="9562" w:author="James Vu" w:date="2024-04-19T00:20:00Z">
              <w:tcPr>
                <w:tcW w:w="8358" w:type="dxa"/>
                <w:shd w:val="clear" w:color="auto" w:fill="auto"/>
                <w:noWrap/>
                <w:vAlign w:val="center"/>
                <w:hideMark/>
              </w:tcPr>
            </w:tcPrChange>
          </w:tcPr>
          <w:p w14:paraId="5018148D" w14:textId="77777777" w:rsidR="004D28C1" w:rsidRPr="003C02FF" w:rsidRDefault="004D28C1" w:rsidP="004D28C1">
            <w:pPr>
              <w:rPr>
                <w:ins w:id="9563" w:author="James Vu" w:date="2024-04-19T00:01:00Z"/>
                <w:rPrChange w:id="9564" w:author="James Vu" w:date="2024-04-19T00:19:00Z">
                  <w:rPr>
                    <w:ins w:id="9565" w:author="James Vu" w:date="2024-04-19T00:01:00Z"/>
                    <w:sz w:val="28"/>
                    <w:szCs w:val="28"/>
                  </w:rPr>
                </w:rPrChange>
              </w:rPr>
            </w:pPr>
            <w:ins w:id="9566" w:author="James Vu" w:date="2024-04-19T00:01:00Z">
              <w:r w:rsidRPr="003C02FF">
                <w:rPr>
                  <w:rPrChange w:id="9567" w:author="James Vu" w:date="2024-04-19T00:19:00Z">
                    <w:rPr>
                      <w:sz w:val="28"/>
                      <w:szCs w:val="28"/>
                    </w:rPr>
                  </w:rPrChange>
                </w:rPr>
                <w:t>Phát triển các API để liên kết với hệ thống dữ liệu khác.</w:t>
              </w:r>
            </w:ins>
          </w:p>
        </w:tc>
      </w:tr>
      <w:tr w:rsidR="003C02FF" w:rsidRPr="003C02FF" w14:paraId="1569FD67" w14:textId="77777777" w:rsidTr="003C02FF">
        <w:trPr>
          <w:trHeight w:val="360"/>
          <w:ins w:id="9568" w:author="James Vu" w:date="2024-04-19T00:01:00Z"/>
          <w:trPrChange w:id="9569" w:author="James Vu" w:date="2024-04-19T00:20:00Z">
            <w:trPr>
              <w:trHeight w:val="360"/>
            </w:trPr>
          </w:trPrChange>
        </w:trPr>
        <w:tc>
          <w:tcPr>
            <w:tcW w:w="704" w:type="dxa"/>
            <w:shd w:val="clear" w:color="auto" w:fill="auto"/>
            <w:noWrap/>
            <w:vAlign w:val="center"/>
            <w:hideMark/>
            <w:tcPrChange w:id="9570" w:author="James Vu" w:date="2024-04-19T00:20:00Z">
              <w:tcPr>
                <w:tcW w:w="704" w:type="dxa"/>
                <w:shd w:val="clear" w:color="auto" w:fill="auto"/>
                <w:noWrap/>
                <w:vAlign w:val="center"/>
                <w:hideMark/>
              </w:tcPr>
            </w:tcPrChange>
          </w:tcPr>
          <w:p w14:paraId="17B11659" w14:textId="77777777" w:rsidR="004D28C1" w:rsidRPr="003C02FF" w:rsidRDefault="004D28C1" w:rsidP="004D28C1">
            <w:pPr>
              <w:jc w:val="center"/>
              <w:rPr>
                <w:ins w:id="9571" w:author="James Vu" w:date="2024-04-19T00:01:00Z"/>
                <w:b/>
                <w:bCs/>
                <w:color w:val="000000"/>
                <w:rPrChange w:id="9572" w:author="James Vu" w:date="2024-04-19T00:19:00Z">
                  <w:rPr>
                    <w:ins w:id="9573" w:author="James Vu" w:date="2024-04-19T00:01:00Z"/>
                    <w:b/>
                    <w:bCs/>
                    <w:color w:val="000000"/>
                    <w:sz w:val="28"/>
                    <w:szCs w:val="28"/>
                  </w:rPr>
                </w:rPrChange>
              </w:rPr>
            </w:pPr>
            <w:ins w:id="9574" w:author="James Vu" w:date="2024-04-19T00:01:00Z">
              <w:r w:rsidRPr="003C02FF">
                <w:rPr>
                  <w:b/>
                  <w:bCs/>
                  <w:color w:val="000000"/>
                  <w:rPrChange w:id="9575" w:author="James Vu" w:date="2024-04-19T00:19:00Z">
                    <w:rPr>
                      <w:b/>
                      <w:bCs/>
                      <w:color w:val="000000"/>
                      <w:sz w:val="28"/>
                      <w:szCs w:val="28"/>
                    </w:rPr>
                  </w:rPrChange>
                </w:rPr>
                <w:t> </w:t>
              </w:r>
            </w:ins>
          </w:p>
        </w:tc>
        <w:tc>
          <w:tcPr>
            <w:tcW w:w="8358" w:type="dxa"/>
            <w:shd w:val="clear" w:color="auto" w:fill="auto"/>
            <w:noWrap/>
            <w:vAlign w:val="center"/>
            <w:hideMark/>
            <w:tcPrChange w:id="9576" w:author="James Vu" w:date="2024-04-19T00:20:00Z">
              <w:tcPr>
                <w:tcW w:w="8358" w:type="dxa"/>
                <w:shd w:val="clear" w:color="auto" w:fill="auto"/>
                <w:noWrap/>
                <w:vAlign w:val="center"/>
                <w:hideMark/>
              </w:tcPr>
            </w:tcPrChange>
          </w:tcPr>
          <w:p w14:paraId="7FB31CEF" w14:textId="77777777" w:rsidR="004D28C1" w:rsidRPr="003C02FF" w:rsidRDefault="004D28C1" w:rsidP="004D28C1">
            <w:pPr>
              <w:rPr>
                <w:ins w:id="9577" w:author="James Vu" w:date="2024-04-19T00:01:00Z"/>
                <w:rPrChange w:id="9578" w:author="James Vu" w:date="2024-04-19T00:19:00Z">
                  <w:rPr>
                    <w:ins w:id="9579" w:author="James Vu" w:date="2024-04-19T00:01:00Z"/>
                    <w:sz w:val="28"/>
                    <w:szCs w:val="28"/>
                  </w:rPr>
                </w:rPrChange>
              </w:rPr>
            </w:pPr>
            <w:ins w:id="9580" w:author="James Vu" w:date="2024-04-19T00:01:00Z">
              <w:r w:rsidRPr="003C02FF">
                <w:rPr>
                  <w:rPrChange w:id="9581" w:author="James Vu" w:date="2024-04-19T00:19:00Z">
                    <w:rPr>
                      <w:sz w:val="28"/>
                      <w:szCs w:val="28"/>
                    </w:rPr>
                  </w:rPrChange>
                </w:rPr>
                <w:t>Tạo cầu nối dữ liệu để hỗ trợ quy trình kiểm định và thẩm định.</w:t>
              </w:r>
            </w:ins>
          </w:p>
        </w:tc>
      </w:tr>
      <w:tr w:rsidR="003C02FF" w:rsidRPr="003C02FF" w14:paraId="002F35C1" w14:textId="77777777" w:rsidTr="003C02FF">
        <w:trPr>
          <w:trHeight w:val="360"/>
          <w:ins w:id="9582" w:author="James Vu" w:date="2024-04-19T00:01:00Z"/>
          <w:trPrChange w:id="9583" w:author="James Vu" w:date="2024-04-19T00:20:00Z">
            <w:trPr>
              <w:trHeight w:val="360"/>
            </w:trPr>
          </w:trPrChange>
        </w:trPr>
        <w:tc>
          <w:tcPr>
            <w:tcW w:w="704" w:type="dxa"/>
            <w:shd w:val="clear" w:color="auto" w:fill="auto"/>
            <w:noWrap/>
            <w:vAlign w:val="center"/>
            <w:hideMark/>
            <w:tcPrChange w:id="9584" w:author="James Vu" w:date="2024-04-19T00:20:00Z">
              <w:tcPr>
                <w:tcW w:w="704" w:type="dxa"/>
                <w:shd w:val="clear" w:color="auto" w:fill="auto"/>
                <w:noWrap/>
                <w:vAlign w:val="center"/>
                <w:hideMark/>
              </w:tcPr>
            </w:tcPrChange>
          </w:tcPr>
          <w:p w14:paraId="1E2B2692" w14:textId="77777777" w:rsidR="004D28C1" w:rsidRPr="003C02FF" w:rsidRDefault="004D28C1" w:rsidP="004D28C1">
            <w:pPr>
              <w:jc w:val="center"/>
              <w:rPr>
                <w:ins w:id="9585" w:author="James Vu" w:date="2024-04-19T00:01:00Z"/>
                <w:b/>
                <w:bCs/>
                <w:color w:val="000000"/>
                <w:rPrChange w:id="9586" w:author="James Vu" w:date="2024-04-19T00:19:00Z">
                  <w:rPr>
                    <w:ins w:id="9587" w:author="James Vu" w:date="2024-04-19T00:01:00Z"/>
                    <w:b/>
                    <w:bCs/>
                    <w:color w:val="000000"/>
                    <w:sz w:val="28"/>
                    <w:szCs w:val="28"/>
                  </w:rPr>
                </w:rPrChange>
              </w:rPr>
            </w:pPr>
            <w:ins w:id="9588" w:author="James Vu" w:date="2024-04-19T00:01:00Z">
              <w:r w:rsidRPr="003C02FF">
                <w:rPr>
                  <w:b/>
                  <w:bCs/>
                  <w:color w:val="000000"/>
                  <w:rPrChange w:id="9589" w:author="James Vu" w:date="2024-04-19T00:19:00Z">
                    <w:rPr>
                      <w:b/>
                      <w:bCs/>
                      <w:color w:val="000000"/>
                      <w:sz w:val="28"/>
                      <w:szCs w:val="28"/>
                    </w:rPr>
                  </w:rPrChange>
                </w:rPr>
                <w:t> </w:t>
              </w:r>
            </w:ins>
          </w:p>
        </w:tc>
        <w:tc>
          <w:tcPr>
            <w:tcW w:w="8358" w:type="dxa"/>
            <w:shd w:val="clear" w:color="auto" w:fill="auto"/>
            <w:noWrap/>
            <w:vAlign w:val="center"/>
            <w:hideMark/>
            <w:tcPrChange w:id="9590" w:author="James Vu" w:date="2024-04-19T00:20:00Z">
              <w:tcPr>
                <w:tcW w:w="8358" w:type="dxa"/>
                <w:shd w:val="clear" w:color="auto" w:fill="auto"/>
                <w:noWrap/>
                <w:vAlign w:val="center"/>
                <w:hideMark/>
              </w:tcPr>
            </w:tcPrChange>
          </w:tcPr>
          <w:p w14:paraId="787373D2" w14:textId="77777777" w:rsidR="004D28C1" w:rsidRPr="003C02FF" w:rsidRDefault="004D28C1" w:rsidP="004D28C1">
            <w:pPr>
              <w:rPr>
                <w:ins w:id="9591" w:author="James Vu" w:date="2024-04-19T00:01:00Z"/>
                <w:rPrChange w:id="9592" w:author="James Vu" w:date="2024-04-19T00:19:00Z">
                  <w:rPr>
                    <w:ins w:id="9593" w:author="James Vu" w:date="2024-04-19T00:01:00Z"/>
                    <w:sz w:val="28"/>
                    <w:szCs w:val="28"/>
                  </w:rPr>
                </w:rPrChange>
              </w:rPr>
            </w:pPr>
            <w:ins w:id="9594" w:author="James Vu" w:date="2024-04-19T00:01:00Z">
              <w:r w:rsidRPr="003C02FF">
                <w:rPr>
                  <w:rPrChange w:id="9595" w:author="James Vu" w:date="2024-04-19T00:19:00Z">
                    <w:rPr>
                      <w:sz w:val="28"/>
                      <w:szCs w:val="28"/>
                    </w:rPr>
                  </w:rPrChange>
                </w:rPr>
                <w:t>Đồng bộ hóa thông tin cập nhật giữa các đơn vị và cơ sở dữ liệu trung tâm.</w:t>
              </w:r>
            </w:ins>
          </w:p>
        </w:tc>
      </w:tr>
      <w:tr w:rsidR="003C02FF" w:rsidRPr="003C02FF" w14:paraId="3F13A6FB" w14:textId="77777777" w:rsidTr="003C02FF">
        <w:trPr>
          <w:trHeight w:val="360"/>
          <w:ins w:id="9596" w:author="James Vu" w:date="2024-04-19T00:01:00Z"/>
          <w:trPrChange w:id="9597" w:author="James Vu" w:date="2024-04-19T00:20:00Z">
            <w:trPr>
              <w:trHeight w:val="360"/>
            </w:trPr>
          </w:trPrChange>
        </w:trPr>
        <w:tc>
          <w:tcPr>
            <w:tcW w:w="704" w:type="dxa"/>
            <w:shd w:val="clear" w:color="auto" w:fill="auto"/>
            <w:noWrap/>
            <w:vAlign w:val="center"/>
            <w:hideMark/>
            <w:tcPrChange w:id="9598" w:author="James Vu" w:date="2024-04-19T00:20:00Z">
              <w:tcPr>
                <w:tcW w:w="704" w:type="dxa"/>
                <w:shd w:val="clear" w:color="auto" w:fill="auto"/>
                <w:noWrap/>
                <w:vAlign w:val="center"/>
                <w:hideMark/>
              </w:tcPr>
            </w:tcPrChange>
          </w:tcPr>
          <w:p w14:paraId="2E2DE755" w14:textId="77777777" w:rsidR="004D28C1" w:rsidRPr="003C02FF" w:rsidRDefault="004D28C1" w:rsidP="004D28C1">
            <w:pPr>
              <w:jc w:val="center"/>
              <w:rPr>
                <w:ins w:id="9599" w:author="James Vu" w:date="2024-04-19T00:01:00Z"/>
                <w:b/>
                <w:bCs/>
                <w:color w:val="000000"/>
                <w:rPrChange w:id="9600" w:author="James Vu" w:date="2024-04-19T00:19:00Z">
                  <w:rPr>
                    <w:ins w:id="9601" w:author="James Vu" w:date="2024-04-19T00:01:00Z"/>
                    <w:b/>
                    <w:bCs/>
                    <w:color w:val="000000"/>
                    <w:sz w:val="28"/>
                    <w:szCs w:val="28"/>
                  </w:rPr>
                </w:rPrChange>
              </w:rPr>
            </w:pPr>
            <w:ins w:id="9602" w:author="James Vu" w:date="2024-04-19T00:01:00Z">
              <w:r w:rsidRPr="003C02FF">
                <w:rPr>
                  <w:b/>
                  <w:bCs/>
                  <w:color w:val="000000"/>
                  <w:rPrChange w:id="9603" w:author="James Vu" w:date="2024-04-19T00:19:00Z">
                    <w:rPr>
                      <w:b/>
                      <w:bCs/>
                      <w:color w:val="000000"/>
                      <w:sz w:val="28"/>
                      <w:szCs w:val="28"/>
                    </w:rPr>
                  </w:rPrChange>
                </w:rPr>
                <w:t> </w:t>
              </w:r>
            </w:ins>
          </w:p>
        </w:tc>
        <w:tc>
          <w:tcPr>
            <w:tcW w:w="8358" w:type="dxa"/>
            <w:shd w:val="clear" w:color="auto" w:fill="auto"/>
            <w:noWrap/>
            <w:vAlign w:val="center"/>
            <w:hideMark/>
            <w:tcPrChange w:id="9604" w:author="James Vu" w:date="2024-04-19T00:20:00Z">
              <w:tcPr>
                <w:tcW w:w="8358" w:type="dxa"/>
                <w:shd w:val="clear" w:color="auto" w:fill="auto"/>
                <w:noWrap/>
                <w:vAlign w:val="center"/>
                <w:hideMark/>
              </w:tcPr>
            </w:tcPrChange>
          </w:tcPr>
          <w:p w14:paraId="321086E4" w14:textId="77777777" w:rsidR="004D28C1" w:rsidRPr="003C02FF" w:rsidRDefault="004D28C1" w:rsidP="004D28C1">
            <w:pPr>
              <w:rPr>
                <w:ins w:id="9605" w:author="James Vu" w:date="2024-04-19T00:01:00Z"/>
                <w:rPrChange w:id="9606" w:author="James Vu" w:date="2024-04-19T00:19:00Z">
                  <w:rPr>
                    <w:ins w:id="9607" w:author="James Vu" w:date="2024-04-19T00:01:00Z"/>
                    <w:sz w:val="28"/>
                    <w:szCs w:val="28"/>
                  </w:rPr>
                </w:rPrChange>
              </w:rPr>
            </w:pPr>
            <w:ins w:id="9608" w:author="James Vu" w:date="2024-04-19T00:01:00Z">
              <w:r w:rsidRPr="003C02FF">
                <w:rPr>
                  <w:rPrChange w:id="9609" w:author="James Vu" w:date="2024-04-19T00:19:00Z">
                    <w:rPr>
                      <w:sz w:val="28"/>
                      <w:szCs w:val="28"/>
                    </w:rPr>
                  </w:rPrChange>
                </w:rPr>
                <w:t>Quản lý và theo dõi dữ liệu từ các nền tảng thương mại điện tử liên quan.</w:t>
              </w:r>
            </w:ins>
          </w:p>
        </w:tc>
      </w:tr>
      <w:tr w:rsidR="003C02FF" w:rsidRPr="003C02FF" w14:paraId="39957162" w14:textId="77777777" w:rsidTr="003C02FF">
        <w:trPr>
          <w:trHeight w:val="360"/>
          <w:ins w:id="9610" w:author="James Vu" w:date="2024-04-19T00:01:00Z"/>
          <w:trPrChange w:id="9611" w:author="James Vu" w:date="2024-04-19T00:20:00Z">
            <w:trPr>
              <w:trHeight w:val="360"/>
            </w:trPr>
          </w:trPrChange>
        </w:trPr>
        <w:tc>
          <w:tcPr>
            <w:tcW w:w="704" w:type="dxa"/>
            <w:shd w:val="clear" w:color="auto" w:fill="auto"/>
            <w:noWrap/>
            <w:vAlign w:val="center"/>
            <w:hideMark/>
            <w:tcPrChange w:id="9612" w:author="James Vu" w:date="2024-04-19T00:20:00Z">
              <w:tcPr>
                <w:tcW w:w="704" w:type="dxa"/>
                <w:shd w:val="clear" w:color="auto" w:fill="auto"/>
                <w:noWrap/>
                <w:vAlign w:val="center"/>
                <w:hideMark/>
              </w:tcPr>
            </w:tcPrChange>
          </w:tcPr>
          <w:p w14:paraId="6FF9AFF7" w14:textId="77777777" w:rsidR="004D28C1" w:rsidRPr="003C02FF" w:rsidRDefault="004D28C1" w:rsidP="004D28C1">
            <w:pPr>
              <w:jc w:val="center"/>
              <w:rPr>
                <w:ins w:id="9613" w:author="James Vu" w:date="2024-04-19T00:01:00Z"/>
                <w:b/>
                <w:bCs/>
                <w:color w:val="000000"/>
                <w:rPrChange w:id="9614" w:author="James Vu" w:date="2024-04-19T00:22:00Z">
                  <w:rPr>
                    <w:ins w:id="9615" w:author="James Vu" w:date="2024-04-19T00:01:00Z"/>
                    <w:b/>
                    <w:bCs/>
                    <w:color w:val="000000"/>
                    <w:sz w:val="28"/>
                    <w:szCs w:val="28"/>
                  </w:rPr>
                </w:rPrChange>
              </w:rPr>
            </w:pPr>
            <w:ins w:id="9616" w:author="James Vu" w:date="2024-04-19T00:01:00Z">
              <w:r w:rsidRPr="003C02FF">
                <w:rPr>
                  <w:b/>
                  <w:bCs/>
                  <w:color w:val="000000"/>
                  <w:rPrChange w:id="9617" w:author="James Vu" w:date="2024-04-19T00:22:00Z">
                    <w:rPr>
                      <w:b/>
                      <w:bCs/>
                      <w:color w:val="000000"/>
                      <w:sz w:val="28"/>
                      <w:szCs w:val="28"/>
                    </w:rPr>
                  </w:rPrChange>
                </w:rPr>
                <w:t>15</w:t>
              </w:r>
            </w:ins>
          </w:p>
        </w:tc>
        <w:tc>
          <w:tcPr>
            <w:tcW w:w="8358" w:type="dxa"/>
            <w:shd w:val="clear" w:color="auto" w:fill="auto"/>
            <w:noWrap/>
            <w:vAlign w:val="center"/>
            <w:hideMark/>
            <w:tcPrChange w:id="9618" w:author="James Vu" w:date="2024-04-19T00:20:00Z">
              <w:tcPr>
                <w:tcW w:w="8358" w:type="dxa"/>
                <w:shd w:val="clear" w:color="auto" w:fill="auto"/>
                <w:noWrap/>
                <w:vAlign w:val="center"/>
                <w:hideMark/>
              </w:tcPr>
            </w:tcPrChange>
          </w:tcPr>
          <w:p w14:paraId="58E08D31" w14:textId="77777777" w:rsidR="004D28C1" w:rsidRPr="003C02FF" w:rsidRDefault="004D28C1" w:rsidP="004D28C1">
            <w:pPr>
              <w:rPr>
                <w:ins w:id="9619" w:author="James Vu" w:date="2024-04-19T00:01:00Z"/>
                <w:b/>
                <w:bCs/>
                <w:color w:val="0D0D0D"/>
                <w:rPrChange w:id="9620" w:author="James Vu" w:date="2024-04-19T00:22:00Z">
                  <w:rPr>
                    <w:ins w:id="9621" w:author="James Vu" w:date="2024-04-19T00:01:00Z"/>
                    <w:color w:val="0D0D0D"/>
                    <w:sz w:val="28"/>
                    <w:szCs w:val="28"/>
                  </w:rPr>
                </w:rPrChange>
              </w:rPr>
            </w:pPr>
            <w:ins w:id="9622" w:author="James Vu" w:date="2024-04-19T00:01:00Z">
              <w:r w:rsidRPr="003C02FF">
                <w:rPr>
                  <w:b/>
                  <w:bCs/>
                  <w:color w:val="0D0D0D"/>
                  <w:rPrChange w:id="9623" w:author="James Vu" w:date="2024-04-19T00:22:00Z">
                    <w:rPr>
                      <w:color w:val="0D0D0D"/>
                      <w:sz w:val="28"/>
                      <w:szCs w:val="28"/>
                    </w:rPr>
                  </w:rPrChange>
                </w:rPr>
                <w:t>Số hóa Biểu Mẫu</w:t>
              </w:r>
            </w:ins>
          </w:p>
        </w:tc>
      </w:tr>
      <w:tr w:rsidR="003C02FF" w:rsidRPr="003C02FF" w14:paraId="6F68A30D" w14:textId="77777777" w:rsidTr="003C02FF">
        <w:trPr>
          <w:trHeight w:val="360"/>
          <w:ins w:id="9624" w:author="James Vu" w:date="2024-04-19T00:01:00Z"/>
          <w:trPrChange w:id="9625" w:author="James Vu" w:date="2024-04-19T00:20:00Z">
            <w:trPr>
              <w:trHeight w:val="360"/>
            </w:trPr>
          </w:trPrChange>
        </w:trPr>
        <w:tc>
          <w:tcPr>
            <w:tcW w:w="704" w:type="dxa"/>
            <w:shd w:val="clear" w:color="auto" w:fill="auto"/>
            <w:noWrap/>
            <w:vAlign w:val="center"/>
            <w:hideMark/>
            <w:tcPrChange w:id="9626" w:author="James Vu" w:date="2024-04-19T00:20:00Z">
              <w:tcPr>
                <w:tcW w:w="704" w:type="dxa"/>
                <w:shd w:val="clear" w:color="auto" w:fill="auto"/>
                <w:noWrap/>
                <w:vAlign w:val="center"/>
                <w:hideMark/>
              </w:tcPr>
            </w:tcPrChange>
          </w:tcPr>
          <w:p w14:paraId="352B9B9D" w14:textId="77777777" w:rsidR="004D28C1" w:rsidRPr="003C02FF" w:rsidRDefault="004D28C1" w:rsidP="004D28C1">
            <w:pPr>
              <w:jc w:val="center"/>
              <w:rPr>
                <w:ins w:id="9627" w:author="James Vu" w:date="2024-04-19T00:01:00Z"/>
                <w:b/>
                <w:bCs/>
                <w:color w:val="000000"/>
                <w:rPrChange w:id="9628" w:author="James Vu" w:date="2024-04-19T00:19:00Z">
                  <w:rPr>
                    <w:ins w:id="9629" w:author="James Vu" w:date="2024-04-19T00:01:00Z"/>
                    <w:b/>
                    <w:bCs/>
                    <w:color w:val="000000"/>
                    <w:sz w:val="28"/>
                    <w:szCs w:val="28"/>
                  </w:rPr>
                </w:rPrChange>
              </w:rPr>
            </w:pPr>
            <w:ins w:id="9630" w:author="James Vu" w:date="2024-04-19T00:01:00Z">
              <w:r w:rsidRPr="003C02FF">
                <w:rPr>
                  <w:b/>
                  <w:bCs/>
                  <w:color w:val="000000"/>
                  <w:rPrChange w:id="9631" w:author="James Vu" w:date="2024-04-19T00:19:00Z">
                    <w:rPr>
                      <w:b/>
                      <w:bCs/>
                      <w:color w:val="000000"/>
                      <w:sz w:val="28"/>
                      <w:szCs w:val="28"/>
                    </w:rPr>
                  </w:rPrChange>
                </w:rPr>
                <w:t> </w:t>
              </w:r>
            </w:ins>
          </w:p>
        </w:tc>
        <w:tc>
          <w:tcPr>
            <w:tcW w:w="8358" w:type="dxa"/>
            <w:shd w:val="clear" w:color="auto" w:fill="auto"/>
            <w:noWrap/>
            <w:vAlign w:val="center"/>
            <w:hideMark/>
            <w:tcPrChange w:id="9632" w:author="James Vu" w:date="2024-04-19T00:20:00Z">
              <w:tcPr>
                <w:tcW w:w="8358" w:type="dxa"/>
                <w:shd w:val="clear" w:color="auto" w:fill="auto"/>
                <w:noWrap/>
                <w:vAlign w:val="center"/>
                <w:hideMark/>
              </w:tcPr>
            </w:tcPrChange>
          </w:tcPr>
          <w:p w14:paraId="64FD95CC" w14:textId="77777777" w:rsidR="004D28C1" w:rsidRPr="003C02FF" w:rsidRDefault="004D28C1" w:rsidP="004D28C1">
            <w:pPr>
              <w:rPr>
                <w:ins w:id="9633" w:author="James Vu" w:date="2024-04-19T00:01:00Z"/>
                <w:color w:val="0D0D0D"/>
                <w:rPrChange w:id="9634" w:author="James Vu" w:date="2024-04-19T00:19:00Z">
                  <w:rPr>
                    <w:ins w:id="9635" w:author="James Vu" w:date="2024-04-19T00:01:00Z"/>
                    <w:color w:val="0D0D0D"/>
                    <w:sz w:val="28"/>
                    <w:szCs w:val="28"/>
                  </w:rPr>
                </w:rPrChange>
              </w:rPr>
            </w:pPr>
            <w:ins w:id="9636" w:author="James Vu" w:date="2024-04-19T00:01:00Z">
              <w:r w:rsidRPr="003C02FF">
                <w:rPr>
                  <w:color w:val="0D0D0D"/>
                  <w:rPrChange w:id="9637" w:author="James Vu" w:date="2024-04-19T00:19:00Z">
                    <w:rPr>
                      <w:color w:val="0D0D0D"/>
                      <w:sz w:val="28"/>
                      <w:szCs w:val="28"/>
                    </w:rPr>
                  </w:rPrChange>
                </w:rPr>
                <w:t>Tạo biểu mẫu điện tử</w:t>
              </w:r>
            </w:ins>
          </w:p>
        </w:tc>
      </w:tr>
      <w:tr w:rsidR="003C02FF" w:rsidRPr="003C02FF" w14:paraId="0E922009" w14:textId="77777777" w:rsidTr="003C02FF">
        <w:trPr>
          <w:trHeight w:val="360"/>
          <w:ins w:id="9638" w:author="James Vu" w:date="2024-04-19T00:01:00Z"/>
          <w:trPrChange w:id="9639" w:author="James Vu" w:date="2024-04-19T00:20:00Z">
            <w:trPr>
              <w:trHeight w:val="360"/>
            </w:trPr>
          </w:trPrChange>
        </w:trPr>
        <w:tc>
          <w:tcPr>
            <w:tcW w:w="704" w:type="dxa"/>
            <w:shd w:val="clear" w:color="auto" w:fill="auto"/>
            <w:noWrap/>
            <w:vAlign w:val="center"/>
            <w:hideMark/>
            <w:tcPrChange w:id="9640" w:author="James Vu" w:date="2024-04-19T00:20:00Z">
              <w:tcPr>
                <w:tcW w:w="704" w:type="dxa"/>
                <w:shd w:val="clear" w:color="auto" w:fill="auto"/>
                <w:noWrap/>
                <w:vAlign w:val="center"/>
                <w:hideMark/>
              </w:tcPr>
            </w:tcPrChange>
          </w:tcPr>
          <w:p w14:paraId="1C4411CD" w14:textId="77777777" w:rsidR="004D28C1" w:rsidRPr="003C02FF" w:rsidRDefault="004D28C1" w:rsidP="004D28C1">
            <w:pPr>
              <w:jc w:val="center"/>
              <w:rPr>
                <w:ins w:id="9641" w:author="James Vu" w:date="2024-04-19T00:01:00Z"/>
                <w:b/>
                <w:bCs/>
                <w:color w:val="000000"/>
                <w:rPrChange w:id="9642" w:author="James Vu" w:date="2024-04-19T00:19:00Z">
                  <w:rPr>
                    <w:ins w:id="9643" w:author="James Vu" w:date="2024-04-19T00:01:00Z"/>
                    <w:b/>
                    <w:bCs/>
                    <w:color w:val="000000"/>
                    <w:sz w:val="28"/>
                    <w:szCs w:val="28"/>
                  </w:rPr>
                </w:rPrChange>
              </w:rPr>
            </w:pPr>
            <w:ins w:id="9644" w:author="James Vu" w:date="2024-04-19T00:01:00Z">
              <w:r w:rsidRPr="003C02FF">
                <w:rPr>
                  <w:b/>
                  <w:bCs/>
                  <w:color w:val="000000"/>
                  <w:rPrChange w:id="9645" w:author="James Vu" w:date="2024-04-19T00:19:00Z">
                    <w:rPr>
                      <w:b/>
                      <w:bCs/>
                      <w:color w:val="000000"/>
                      <w:sz w:val="28"/>
                      <w:szCs w:val="28"/>
                    </w:rPr>
                  </w:rPrChange>
                </w:rPr>
                <w:t> </w:t>
              </w:r>
            </w:ins>
          </w:p>
        </w:tc>
        <w:tc>
          <w:tcPr>
            <w:tcW w:w="8358" w:type="dxa"/>
            <w:shd w:val="clear" w:color="auto" w:fill="auto"/>
            <w:noWrap/>
            <w:vAlign w:val="center"/>
            <w:hideMark/>
            <w:tcPrChange w:id="9646" w:author="James Vu" w:date="2024-04-19T00:20:00Z">
              <w:tcPr>
                <w:tcW w:w="8358" w:type="dxa"/>
                <w:shd w:val="clear" w:color="auto" w:fill="auto"/>
                <w:noWrap/>
                <w:vAlign w:val="center"/>
                <w:hideMark/>
              </w:tcPr>
            </w:tcPrChange>
          </w:tcPr>
          <w:p w14:paraId="7A6BA47C" w14:textId="77777777" w:rsidR="004D28C1" w:rsidRPr="003C02FF" w:rsidRDefault="004D28C1" w:rsidP="004D28C1">
            <w:pPr>
              <w:rPr>
                <w:ins w:id="9647" w:author="James Vu" w:date="2024-04-19T00:01:00Z"/>
                <w:color w:val="0D0D0D"/>
                <w:rPrChange w:id="9648" w:author="James Vu" w:date="2024-04-19T00:19:00Z">
                  <w:rPr>
                    <w:ins w:id="9649" w:author="James Vu" w:date="2024-04-19T00:01:00Z"/>
                    <w:color w:val="0D0D0D"/>
                    <w:sz w:val="28"/>
                    <w:szCs w:val="28"/>
                  </w:rPr>
                </w:rPrChange>
              </w:rPr>
            </w:pPr>
            <w:ins w:id="9650" w:author="James Vu" w:date="2024-04-19T00:01:00Z">
              <w:r w:rsidRPr="003C02FF">
                <w:rPr>
                  <w:color w:val="0D0D0D"/>
                  <w:rPrChange w:id="9651" w:author="James Vu" w:date="2024-04-19T00:19:00Z">
                    <w:rPr>
                      <w:color w:val="0D0D0D"/>
                      <w:sz w:val="28"/>
                      <w:szCs w:val="28"/>
                    </w:rPr>
                  </w:rPrChange>
                </w:rPr>
                <w:t>Chuyển đổi biểu mẫu giấy sang điện tử</w:t>
              </w:r>
            </w:ins>
          </w:p>
        </w:tc>
      </w:tr>
      <w:tr w:rsidR="003C02FF" w:rsidRPr="003C02FF" w14:paraId="395780E9" w14:textId="77777777" w:rsidTr="003C02FF">
        <w:trPr>
          <w:trHeight w:val="360"/>
          <w:ins w:id="9652" w:author="James Vu" w:date="2024-04-19T00:01:00Z"/>
          <w:trPrChange w:id="9653" w:author="James Vu" w:date="2024-04-19T00:20:00Z">
            <w:trPr>
              <w:trHeight w:val="360"/>
            </w:trPr>
          </w:trPrChange>
        </w:trPr>
        <w:tc>
          <w:tcPr>
            <w:tcW w:w="704" w:type="dxa"/>
            <w:shd w:val="clear" w:color="auto" w:fill="auto"/>
            <w:noWrap/>
            <w:vAlign w:val="center"/>
            <w:hideMark/>
            <w:tcPrChange w:id="9654" w:author="James Vu" w:date="2024-04-19T00:20:00Z">
              <w:tcPr>
                <w:tcW w:w="704" w:type="dxa"/>
                <w:shd w:val="clear" w:color="auto" w:fill="auto"/>
                <w:noWrap/>
                <w:vAlign w:val="center"/>
                <w:hideMark/>
              </w:tcPr>
            </w:tcPrChange>
          </w:tcPr>
          <w:p w14:paraId="16E3BDD5" w14:textId="77777777" w:rsidR="004D28C1" w:rsidRPr="003C02FF" w:rsidRDefault="004D28C1" w:rsidP="004D28C1">
            <w:pPr>
              <w:jc w:val="center"/>
              <w:rPr>
                <w:ins w:id="9655" w:author="James Vu" w:date="2024-04-19T00:01:00Z"/>
                <w:b/>
                <w:bCs/>
                <w:color w:val="000000"/>
                <w:rPrChange w:id="9656" w:author="James Vu" w:date="2024-04-19T00:19:00Z">
                  <w:rPr>
                    <w:ins w:id="9657" w:author="James Vu" w:date="2024-04-19T00:01:00Z"/>
                    <w:b/>
                    <w:bCs/>
                    <w:color w:val="000000"/>
                    <w:sz w:val="28"/>
                    <w:szCs w:val="28"/>
                  </w:rPr>
                </w:rPrChange>
              </w:rPr>
            </w:pPr>
            <w:ins w:id="9658" w:author="James Vu" w:date="2024-04-19T00:01:00Z">
              <w:r w:rsidRPr="003C02FF">
                <w:rPr>
                  <w:b/>
                  <w:bCs/>
                  <w:color w:val="000000"/>
                  <w:rPrChange w:id="9659" w:author="James Vu" w:date="2024-04-19T00:19:00Z">
                    <w:rPr>
                      <w:b/>
                      <w:bCs/>
                      <w:color w:val="000000"/>
                      <w:sz w:val="28"/>
                      <w:szCs w:val="28"/>
                    </w:rPr>
                  </w:rPrChange>
                </w:rPr>
                <w:t> </w:t>
              </w:r>
            </w:ins>
          </w:p>
        </w:tc>
        <w:tc>
          <w:tcPr>
            <w:tcW w:w="8358" w:type="dxa"/>
            <w:shd w:val="clear" w:color="auto" w:fill="auto"/>
            <w:noWrap/>
            <w:vAlign w:val="center"/>
            <w:hideMark/>
            <w:tcPrChange w:id="9660" w:author="James Vu" w:date="2024-04-19T00:20:00Z">
              <w:tcPr>
                <w:tcW w:w="8358" w:type="dxa"/>
                <w:shd w:val="clear" w:color="auto" w:fill="auto"/>
                <w:noWrap/>
                <w:vAlign w:val="center"/>
                <w:hideMark/>
              </w:tcPr>
            </w:tcPrChange>
          </w:tcPr>
          <w:p w14:paraId="39F64F93" w14:textId="77777777" w:rsidR="004D28C1" w:rsidRPr="003C02FF" w:rsidRDefault="004D28C1" w:rsidP="004D28C1">
            <w:pPr>
              <w:rPr>
                <w:ins w:id="9661" w:author="James Vu" w:date="2024-04-19T00:01:00Z"/>
                <w:color w:val="0D0D0D"/>
                <w:rPrChange w:id="9662" w:author="James Vu" w:date="2024-04-19T00:19:00Z">
                  <w:rPr>
                    <w:ins w:id="9663" w:author="James Vu" w:date="2024-04-19T00:01:00Z"/>
                    <w:color w:val="0D0D0D"/>
                    <w:sz w:val="28"/>
                    <w:szCs w:val="28"/>
                  </w:rPr>
                </w:rPrChange>
              </w:rPr>
            </w:pPr>
            <w:ins w:id="9664" w:author="James Vu" w:date="2024-04-19T00:01:00Z">
              <w:r w:rsidRPr="003C02FF">
                <w:rPr>
                  <w:color w:val="0D0D0D"/>
                  <w:rPrChange w:id="9665" w:author="James Vu" w:date="2024-04-19T00:19:00Z">
                    <w:rPr>
                      <w:color w:val="0D0D0D"/>
                      <w:sz w:val="28"/>
                      <w:szCs w:val="28"/>
                    </w:rPr>
                  </w:rPrChange>
                </w:rPr>
                <w:t>Lập chỉ mục và lưu trữ biểu mẫu điện tử</w:t>
              </w:r>
            </w:ins>
          </w:p>
        </w:tc>
      </w:tr>
      <w:tr w:rsidR="003C02FF" w:rsidRPr="003C02FF" w14:paraId="24E4BC93" w14:textId="77777777" w:rsidTr="003C02FF">
        <w:trPr>
          <w:trHeight w:val="360"/>
          <w:ins w:id="9666" w:author="James Vu" w:date="2024-04-19T00:01:00Z"/>
          <w:trPrChange w:id="9667" w:author="James Vu" w:date="2024-04-19T00:20:00Z">
            <w:trPr>
              <w:trHeight w:val="360"/>
            </w:trPr>
          </w:trPrChange>
        </w:trPr>
        <w:tc>
          <w:tcPr>
            <w:tcW w:w="704" w:type="dxa"/>
            <w:shd w:val="clear" w:color="auto" w:fill="auto"/>
            <w:noWrap/>
            <w:vAlign w:val="center"/>
            <w:hideMark/>
            <w:tcPrChange w:id="9668" w:author="James Vu" w:date="2024-04-19T00:20:00Z">
              <w:tcPr>
                <w:tcW w:w="704" w:type="dxa"/>
                <w:shd w:val="clear" w:color="auto" w:fill="auto"/>
                <w:noWrap/>
                <w:vAlign w:val="center"/>
                <w:hideMark/>
              </w:tcPr>
            </w:tcPrChange>
          </w:tcPr>
          <w:p w14:paraId="6CF9418F" w14:textId="77777777" w:rsidR="004D28C1" w:rsidRPr="003C02FF" w:rsidRDefault="004D28C1" w:rsidP="004D28C1">
            <w:pPr>
              <w:jc w:val="center"/>
              <w:rPr>
                <w:ins w:id="9669" w:author="James Vu" w:date="2024-04-19T00:01:00Z"/>
                <w:b/>
                <w:bCs/>
                <w:color w:val="000000"/>
                <w:rPrChange w:id="9670" w:author="James Vu" w:date="2024-04-19T00:19:00Z">
                  <w:rPr>
                    <w:ins w:id="9671" w:author="James Vu" w:date="2024-04-19T00:01:00Z"/>
                    <w:b/>
                    <w:bCs/>
                    <w:color w:val="000000"/>
                    <w:sz w:val="28"/>
                    <w:szCs w:val="28"/>
                  </w:rPr>
                </w:rPrChange>
              </w:rPr>
            </w:pPr>
            <w:ins w:id="9672" w:author="James Vu" w:date="2024-04-19T00:01:00Z">
              <w:r w:rsidRPr="003C02FF">
                <w:rPr>
                  <w:b/>
                  <w:bCs/>
                  <w:color w:val="000000"/>
                  <w:rPrChange w:id="9673" w:author="James Vu" w:date="2024-04-19T00:19:00Z">
                    <w:rPr>
                      <w:b/>
                      <w:bCs/>
                      <w:color w:val="000000"/>
                      <w:sz w:val="28"/>
                      <w:szCs w:val="28"/>
                    </w:rPr>
                  </w:rPrChange>
                </w:rPr>
                <w:t> </w:t>
              </w:r>
            </w:ins>
          </w:p>
        </w:tc>
        <w:tc>
          <w:tcPr>
            <w:tcW w:w="8358" w:type="dxa"/>
            <w:shd w:val="clear" w:color="auto" w:fill="auto"/>
            <w:noWrap/>
            <w:vAlign w:val="center"/>
            <w:hideMark/>
            <w:tcPrChange w:id="9674" w:author="James Vu" w:date="2024-04-19T00:20:00Z">
              <w:tcPr>
                <w:tcW w:w="8358" w:type="dxa"/>
                <w:shd w:val="clear" w:color="auto" w:fill="auto"/>
                <w:noWrap/>
                <w:vAlign w:val="center"/>
                <w:hideMark/>
              </w:tcPr>
            </w:tcPrChange>
          </w:tcPr>
          <w:p w14:paraId="3154FFC3" w14:textId="77777777" w:rsidR="004D28C1" w:rsidRPr="003C02FF" w:rsidRDefault="004D28C1" w:rsidP="004D28C1">
            <w:pPr>
              <w:rPr>
                <w:ins w:id="9675" w:author="James Vu" w:date="2024-04-19T00:01:00Z"/>
                <w:color w:val="0D0D0D"/>
                <w:rPrChange w:id="9676" w:author="James Vu" w:date="2024-04-19T00:19:00Z">
                  <w:rPr>
                    <w:ins w:id="9677" w:author="James Vu" w:date="2024-04-19T00:01:00Z"/>
                    <w:color w:val="0D0D0D"/>
                    <w:sz w:val="28"/>
                    <w:szCs w:val="28"/>
                  </w:rPr>
                </w:rPrChange>
              </w:rPr>
            </w:pPr>
            <w:ins w:id="9678" w:author="James Vu" w:date="2024-04-19T00:01:00Z">
              <w:r w:rsidRPr="003C02FF">
                <w:rPr>
                  <w:color w:val="0D0D0D"/>
                  <w:rPrChange w:id="9679" w:author="James Vu" w:date="2024-04-19T00:19:00Z">
                    <w:rPr>
                      <w:color w:val="0D0D0D"/>
                      <w:sz w:val="28"/>
                      <w:szCs w:val="28"/>
                    </w:rPr>
                  </w:rPrChange>
                </w:rPr>
                <w:t>Tìm kiếm và truy xuất biểu mẫu</w:t>
              </w:r>
            </w:ins>
          </w:p>
        </w:tc>
      </w:tr>
      <w:tr w:rsidR="003C02FF" w:rsidRPr="003C02FF" w14:paraId="526B8ABA" w14:textId="77777777" w:rsidTr="003C02FF">
        <w:trPr>
          <w:trHeight w:val="360"/>
          <w:ins w:id="9680" w:author="James Vu" w:date="2024-04-19T00:01:00Z"/>
          <w:trPrChange w:id="9681" w:author="James Vu" w:date="2024-04-19T00:20:00Z">
            <w:trPr>
              <w:trHeight w:val="360"/>
            </w:trPr>
          </w:trPrChange>
        </w:trPr>
        <w:tc>
          <w:tcPr>
            <w:tcW w:w="704" w:type="dxa"/>
            <w:shd w:val="clear" w:color="auto" w:fill="auto"/>
            <w:noWrap/>
            <w:vAlign w:val="center"/>
            <w:hideMark/>
            <w:tcPrChange w:id="9682" w:author="James Vu" w:date="2024-04-19T00:20:00Z">
              <w:tcPr>
                <w:tcW w:w="704" w:type="dxa"/>
                <w:shd w:val="clear" w:color="auto" w:fill="auto"/>
                <w:noWrap/>
                <w:vAlign w:val="center"/>
                <w:hideMark/>
              </w:tcPr>
            </w:tcPrChange>
          </w:tcPr>
          <w:p w14:paraId="762319FB" w14:textId="77777777" w:rsidR="004D28C1" w:rsidRPr="003C02FF" w:rsidRDefault="004D28C1" w:rsidP="004D28C1">
            <w:pPr>
              <w:jc w:val="center"/>
              <w:rPr>
                <w:ins w:id="9683" w:author="James Vu" w:date="2024-04-19T00:01:00Z"/>
                <w:b/>
                <w:bCs/>
                <w:color w:val="000000"/>
                <w:rPrChange w:id="9684" w:author="James Vu" w:date="2024-04-19T00:22:00Z">
                  <w:rPr>
                    <w:ins w:id="9685" w:author="James Vu" w:date="2024-04-19T00:01:00Z"/>
                    <w:b/>
                    <w:bCs/>
                    <w:color w:val="000000"/>
                    <w:sz w:val="28"/>
                    <w:szCs w:val="28"/>
                  </w:rPr>
                </w:rPrChange>
              </w:rPr>
            </w:pPr>
            <w:ins w:id="9686" w:author="James Vu" w:date="2024-04-19T00:01:00Z">
              <w:r w:rsidRPr="003C02FF">
                <w:rPr>
                  <w:b/>
                  <w:bCs/>
                  <w:color w:val="000000"/>
                  <w:rPrChange w:id="9687" w:author="James Vu" w:date="2024-04-19T00:22:00Z">
                    <w:rPr>
                      <w:b/>
                      <w:bCs/>
                      <w:color w:val="000000"/>
                      <w:sz w:val="28"/>
                      <w:szCs w:val="28"/>
                    </w:rPr>
                  </w:rPrChange>
                </w:rPr>
                <w:t>16</w:t>
              </w:r>
            </w:ins>
          </w:p>
        </w:tc>
        <w:tc>
          <w:tcPr>
            <w:tcW w:w="8358" w:type="dxa"/>
            <w:shd w:val="clear" w:color="auto" w:fill="auto"/>
            <w:noWrap/>
            <w:vAlign w:val="center"/>
            <w:hideMark/>
            <w:tcPrChange w:id="9688" w:author="James Vu" w:date="2024-04-19T00:20:00Z">
              <w:tcPr>
                <w:tcW w:w="8358" w:type="dxa"/>
                <w:shd w:val="clear" w:color="auto" w:fill="auto"/>
                <w:noWrap/>
                <w:vAlign w:val="center"/>
                <w:hideMark/>
              </w:tcPr>
            </w:tcPrChange>
          </w:tcPr>
          <w:p w14:paraId="3BA8B66F" w14:textId="77777777" w:rsidR="004D28C1" w:rsidRPr="003C02FF" w:rsidRDefault="004D28C1" w:rsidP="004D28C1">
            <w:pPr>
              <w:rPr>
                <w:ins w:id="9689" w:author="James Vu" w:date="2024-04-19T00:01:00Z"/>
                <w:b/>
                <w:bCs/>
                <w:color w:val="0D0D0D"/>
                <w:rPrChange w:id="9690" w:author="James Vu" w:date="2024-04-19T00:22:00Z">
                  <w:rPr>
                    <w:ins w:id="9691" w:author="James Vu" w:date="2024-04-19T00:01:00Z"/>
                    <w:color w:val="0D0D0D"/>
                    <w:sz w:val="28"/>
                    <w:szCs w:val="28"/>
                  </w:rPr>
                </w:rPrChange>
              </w:rPr>
            </w:pPr>
            <w:ins w:id="9692" w:author="James Vu" w:date="2024-04-19T00:01:00Z">
              <w:r w:rsidRPr="003C02FF">
                <w:rPr>
                  <w:b/>
                  <w:bCs/>
                  <w:color w:val="0D0D0D"/>
                  <w:rPrChange w:id="9693" w:author="James Vu" w:date="2024-04-19T00:22:00Z">
                    <w:rPr>
                      <w:color w:val="0D0D0D"/>
                      <w:sz w:val="28"/>
                      <w:szCs w:val="28"/>
                    </w:rPr>
                  </w:rPrChange>
                </w:rPr>
                <w:t>Tùy Chỉnh Biểu Mẫu</w:t>
              </w:r>
            </w:ins>
          </w:p>
        </w:tc>
      </w:tr>
      <w:tr w:rsidR="003C02FF" w:rsidRPr="003C02FF" w14:paraId="63ED84A7" w14:textId="77777777" w:rsidTr="003C02FF">
        <w:trPr>
          <w:trHeight w:val="360"/>
          <w:ins w:id="9694" w:author="James Vu" w:date="2024-04-19T00:01:00Z"/>
          <w:trPrChange w:id="9695" w:author="James Vu" w:date="2024-04-19T00:20:00Z">
            <w:trPr>
              <w:trHeight w:val="360"/>
            </w:trPr>
          </w:trPrChange>
        </w:trPr>
        <w:tc>
          <w:tcPr>
            <w:tcW w:w="704" w:type="dxa"/>
            <w:shd w:val="clear" w:color="auto" w:fill="auto"/>
            <w:noWrap/>
            <w:vAlign w:val="center"/>
            <w:hideMark/>
            <w:tcPrChange w:id="9696" w:author="James Vu" w:date="2024-04-19T00:20:00Z">
              <w:tcPr>
                <w:tcW w:w="704" w:type="dxa"/>
                <w:shd w:val="clear" w:color="auto" w:fill="auto"/>
                <w:noWrap/>
                <w:vAlign w:val="center"/>
                <w:hideMark/>
              </w:tcPr>
            </w:tcPrChange>
          </w:tcPr>
          <w:p w14:paraId="02B5E993" w14:textId="77777777" w:rsidR="004D28C1" w:rsidRPr="003C02FF" w:rsidRDefault="004D28C1" w:rsidP="004D28C1">
            <w:pPr>
              <w:jc w:val="center"/>
              <w:rPr>
                <w:ins w:id="9697" w:author="James Vu" w:date="2024-04-19T00:01:00Z"/>
                <w:b/>
                <w:bCs/>
                <w:color w:val="000000"/>
                <w:rPrChange w:id="9698" w:author="James Vu" w:date="2024-04-19T00:19:00Z">
                  <w:rPr>
                    <w:ins w:id="9699" w:author="James Vu" w:date="2024-04-19T00:01:00Z"/>
                    <w:b/>
                    <w:bCs/>
                    <w:color w:val="000000"/>
                    <w:sz w:val="28"/>
                    <w:szCs w:val="28"/>
                  </w:rPr>
                </w:rPrChange>
              </w:rPr>
            </w:pPr>
            <w:ins w:id="9700" w:author="James Vu" w:date="2024-04-19T00:01:00Z">
              <w:r w:rsidRPr="003C02FF">
                <w:rPr>
                  <w:b/>
                  <w:bCs/>
                  <w:color w:val="000000"/>
                  <w:rPrChange w:id="9701" w:author="James Vu" w:date="2024-04-19T00:19:00Z">
                    <w:rPr>
                      <w:b/>
                      <w:bCs/>
                      <w:color w:val="000000"/>
                      <w:sz w:val="28"/>
                      <w:szCs w:val="28"/>
                    </w:rPr>
                  </w:rPrChange>
                </w:rPr>
                <w:t> </w:t>
              </w:r>
            </w:ins>
          </w:p>
        </w:tc>
        <w:tc>
          <w:tcPr>
            <w:tcW w:w="8358" w:type="dxa"/>
            <w:shd w:val="clear" w:color="auto" w:fill="auto"/>
            <w:noWrap/>
            <w:vAlign w:val="center"/>
            <w:hideMark/>
            <w:tcPrChange w:id="9702" w:author="James Vu" w:date="2024-04-19T00:20:00Z">
              <w:tcPr>
                <w:tcW w:w="8358" w:type="dxa"/>
                <w:shd w:val="clear" w:color="auto" w:fill="auto"/>
                <w:noWrap/>
                <w:vAlign w:val="center"/>
                <w:hideMark/>
              </w:tcPr>
            </w:tcPrChange>
          </w:tcPr>
          <w:p w14:paraId="17CE6460" w14:textId="77777777" w:rsidR="004D28C1" w:rsidRPr="003C02FF" w:rsidRDefault="004D28C1" w:rsidP="004D28C1">
            <w:pPr>
              <w:rPr>
                <w:ins w:id="9703" w:author="James Vu" w:date="2024-04-19T00:01:00Z"/>
                <w:color w:val="0D0D0D"/>
                <w:rPrChange w:id="9704" w:author="James Vu" w:date="2024-04-19T00:19:00Z">
                  <w:rPr>
                    <w:ins w:id="9705" w:author="James Vu" w:date="2024-04-19T00:01:00Z"/>
                    <w:color w:val="0D0D0D"/>
                    <w:sz w:val="28"/>
                    <w:szCs w:val="28"/>
                  </w:rPr>
                </w:rPrChange>
              </w:rPr>
            </w:pPr>
            <w:ins w:id="9706" w:author="James Vu" w:date="2024-04-19T00:01:00Z">
              <w:r w:rsidRPr="003C02FF">
                <w:rPr>
                  <w:color w:val="0D0D0D"/>
                  <w:rPrChange w:id="9707" w:author="James Vu" w:date="2024-04-19T00:19:00Z">
                    <w:rPr>
                      <w:color w:val="0D0D0D"/>
                      <w:sz w:val="28"/>
                      <w:szCs w:val="28"/>
                    </w:rPr>
                  </w:rPrChange>
                </w:rPr>
                <w:t>Chỉnh sửa biểu mẫu</w:t>
              </w:r>
            </w:ins>
          </w:p>
        </w:tc>
      </w:tr>
      <w:tr w:rsidR="003C02FF" w:rsidRPr="003C02FF" w14:paraId="692792F6" w14:textId="77777777" w:rsidTr="003C02FF">
        <w:trPr>
          <w:trHeight w:val="360"/>
          <w:ins w:id="9708" w:author="James Vu" w:date="2024-04-19T00:01:00Z"/>
          <w:trPrChange w:id="9709" w:author="James Vu" w:date="2024-04-19T00:20:00Z">
            <w:trPr>
              <w:trHeight w:val="360"/>
            </w:trPr>
          </w:trPrChange>
        </w:trPr>
        <w:tc>
          <w:tcPr>
            <w:tcW w:w="704" w:type="dxa"/>
            <w:shd w:val="clear" w:color="auto" w:fill="auto"/>
            <w:noWrap/>
            <w:vAlign w:val="center"/>
            <w:hideMark/>
            <w:tcPrChange w:id="9710" w:author="James Vu" w:date="2024-04-19T00:20:00Z">
              <w:tcPr>
                <w:tcW w:w="704" w:type="dxa"/>
                <w:shd w:val="clear" w:color="auto" w:fill="auto"/>
                <w:noWrap/>
                <w:vAlign w:val="center"/>
                <w:hideMark/>
              </w:tcPr>
            </w:tcPrChange>
          </w:tcPr>
          <w:p w14:paraId="2A06D9FA" w14:textId="77777777" w:rsidR="004D28C1" w:rsidRPr="003C02FF" w:rsidRDefault="004D28C1" w:rsidP="004D28C1">
            <w:pPr>
              <w:jc w:val="center"/>
              <w:rPr>
                <w:ins w:id="9711" w:author="James Vu" w:date="2024-04-19T00:01:00Z"/>
                <w:b/>
                <w:bCs/>
                <w:color w:val="000000"/>
                <w:rPrChange w:id="9712" w:author="James Vu" w:date="2024-04-19T00:19:00Z">
                  <w:rPr>
                    <w:ins w:id="9713" w:author="James Vu" w:date="2024-04-19T00:01:00Z"/>
                    <w:b/>
                    <w:bCs/>
                    <w:color w:val="000000"/>
                    <w:sz w:val="28"/>
                    <w:szCs w:val="28"/>
                  </w:rPr>
                </w:rPrChange>
              </w:rPr>
            </w:pPr>
            <w:ins w:id="9714" w:author="James Vu" w:date="2024-04-19T00:01:00Z">
              <w:r w:rsidRPr="003C02FF">
                <w:rPr>
                  <w:b/>
                  <w:bCs/>
                  <w:color w:val="000000"/>
                  <w:rPrChange w:id="9715" w:author="James Vu" w:date="2024-04-19T00:19:00Z">
                    <w:rPr>
                      <w:b/>
                      <w:bCs/>
                      <w:color w:val="000000"/>
                      <w:sz w:val="28"/>
                      <w:szCs w:val="28"/>
                    </w:rPr>
                  </w:rPrChange>
                </w:rPr>
                <w:t> </w:t>
              </w:r>
            </w:ins>
          </w:p>
        </w:tc>
        <w:tc>
          <w:tcPr>
            <w:tcW w:w="8358" w:type="dxa"/>
            <w:shd w:val="clear" w:color="auto" w:fill="auto"/>
            <w:noWrap/>
            <w:vAlign w:val="center"/>
            <w:hideMark/>
            <w:tcPrChange w:id="9716" w:author="James Vu" w:date="2024-04-19T00:20:00Z">
              <w:tcPr>
                <w:tcW w:w="8358" w:type="dxa"/>
                <w:shd w:val="clear" w:color="auto" w:fill="auto"/>
                <w:noWrap/>
                <w:vAlign w:val="center"/>
                <w:hideMark/>
              </w:tcPr>
            </w:tcPrChange>
          </w:tcPr>
          <w:p w14:paraId="63E52775" w14:textId="77777777" w:rsidR="004D28C1" w:rsidRPr="003C02FF" w:rsidRDefault="004D28C1" w:rsidP="004D28C1">
            <w:pPr>
              <w:rPr>
                <w:ins w:id="9717" w:author="James Vu" w:date="2024-04-19T00:01:00Z"/>
                <w:color w:val="0D0D0D"/>
                <w:rPrChange w:id="9718" w:author="James Vu" w:date="2024-04-19T00:19:00Z">
                  <w:rPr>
                    <w:ins w:id="9719" w:author="James Vu" w:date="2024-04-19T00:01:00Z"/>
                    <w:color w:val="0D0D0D"/>
                    <w:sz w:val="28"/>
                    <w:szCs w:val="28"/>
                  </w:rPr>
                </w:rPrChange>
              </w:rPr>
            </w:pPr>
            <w:ins w:id="9720" w:author="James Vu" w:date="2024-04-19T00:01:00Z">
              <w:r w:rsidRPr="003C02FF">
                <w:rPr>
                  <w:color w:val="0D0D0D"/>
                  <w:rPrChange w:id="9721" w:author="James Vu" w:date="2024-04-19T00:19:00Z">
                    <w:rPr>
                      <w:color w:val="0D0D0D"/>
                      <w:sz w:val="28"/>
                      <w:szCs w:val="28"/>
                    </w:rPr>
                  </w:rPrChange>
                </w:rPr>
                <w:t>Lưu và quản lý phiên bản biểu mẫu</w:t>
              </w:r>
            </w:ins>
          </w:p>
        </w:tc>
      </w:tr>
      <w:tr w:rsidR="003C02FF" w:rsidRPr="003C02FF" w14:paraId="61433D86" w14:textId="77777777" w:rsidTr="003C02FF">
        <w:trPr>
          <w:trHeight w:val="360"/>
          <w:ins w:id="9722" w:author="James Vu" w:date="2024-04-19T00:01:00Z"/>
          <w:trPrChange w:id="9723" w:author="James Vu" w:date="2024-04-19T00:20:00Z">
            <w:trPr>
              <w:trHeight w:val="360"/>
            </w:trPr>
          </w:trPrChange>
        </w:trPr>
        <w:tc>
          <w:tcPr>
            <w:tcW w:w="704" w:type="dxa"/>
            <w:shd w:val="clear" w:color="auto" w:fill="auto"/>
            <w:noWrap/>
            <w:vAlign w:val="center"/>
            <w:hideMark/>
            <w:tcPrChange w:id="9724" w:author="James Vu" w:date="2024-04-19T00:20:00Z">
              <w:tcPr>
                <w:tcW w:w="704" w:type="dxa"/>
                <w:shd w:val="clear" w:color="auto" w:fill="auto"/>
                <w:noWrap/>
                <w:vAlign w:val="center"/>
                <w:hideMark/>
              </w:tcPr>
            </w:tcPrChange>
          </w:tcPr>
          <w:p w14:paraId="2E3DD0F1" w14:textId="77777777" w:rsidR="004D28C1" w:rsidRPr="003C02FF" w:rsidRDefault="004D28C1" w:rsidP="004D28C1">
            <w:pPr>
              <w:jc w:val="center"/>
              <w:rPr>
                <w:ins w:id="9725" w:author="James Vu" w:date="2024-04-19T00:01:00Z"/>
                <w:b/>
                <w:bCs/>
                <w:color w:val="000000"/>
                <w:rPrChange w:id="9726" w:author="James Vu" w:date="2024-04-19T00:19:00Z">
                  <w:rPr>
                    <w:ins w:id="9727" w:author="James Vu" w:date="2024-04-19T00:01:00Z"/>
                    <w:b/>
                    <w:bCs/>
                    <w:color w:val="000000"/>
                    <w:sz w:val="28"/>
                    <w:szCs w:val="28"/>
                  </w:rPr>
                </w:rPrChange>
              </w:rPr>
            </w:pPr>
            <w:ins w:id="9728" w:author="James Vu" w:date="2024-04-19T00:01:00Z">
              <w:r w:rsidRPr="003C02FF">
                <w:rPr>
                  <w:b/>
                  <w:bCs/>
                  <w:color w:val="000000"/>
                  <w:rPrChange w:id="9729" w:author="James Vu" w:date="2024-04-19T00:19:00Z">
                    <w:rPr>
                      <w:b/>
                      <w:bCs/>
                      <w:color w:val="000000"/>
                      <w:sz w:val="28"/>
                      <w:szCs w:val="28"/>
                    </w:rPr>
                  </w:rPrChange>
                </w:rPr>
                <w:t> </w:t>
              </w:r>
            </w:ins>
          </w:p>
        </w:tc>
        <w:tc>
          <w:tcPr>
            <w:tcW w:w="8358" w:type="dxa"/>
            <w:shd w:val="clear" w:color="auto" w:fill="auto"/>
            <w:noWrap/>
            <w:vAlign w:val="center"/>
            <w:hideMark/>
            <w:tcPrChange w:id="9730" w:author="James Vu" w:date="2024-04-19T00:20:00Z">
              <w:tcPr>
                <w:tcW w:w="8358" w:type="dxa"/>
                <w:shd w:val="clear" w:color="auto" w:fill="auto"/>
                <w:noWrap/>
                <w:vAlign w:val="center"/>
                <w:hideMark/>
              </w:tcPr>
            </w:tcPrChange>
          </w:tcPr>
          <w:p w14:paraId="148584C5" w14:textId="77777777" w:rsidR="004D28C1" w:rsidRPr="003C02FF" w:rsidRDefault="004D28C1" w:rsidP="004D28C1">
            <w:pPr>
              <w:rPr>
                <w:ins w:id="9731" w:author="James Vu" w:date="2024-04-19T00:01:00Z"/>
                <w:color w:val="0D0D0D"/>
                <w:rPrChange w:id="9732" w:author="James Vu" w:date="2024-04-19T00:19:00Z">
                  <w:rPr>
                    <w:ins w:id="9733" w:author="James Vu" w:date="2024-04-19T00:01:00Z"/>
                    <w:color w:val="0D0D0D"/>
                    <w:sz w:val="28"/>
                    <w:szCs w:val="28"/>
                  </w:rPr>
                </w:rPrChange>
              </w:rPr>
            </w:pPr>
            <w:ins w:id="9734" w:author="James Vu" w:date="2024-04-19T00:01:00Z">
              <w:r w:rsidRPr="003C02FF">
                <w:rPr>
                  <w:color w:val="0D0D0D"/>
                  <w:rPrChange w:id="9735" w:author="James Vu" w:date="2024-04-19T00:19:00Z">
                    <w:rPr>
                      <w:color w:val="0D0D0D"/>
                      <w:sz w:val="28"/>
                      <w:szCs w:val="28"/>
                    </w:rPr>
                  </w:rPrChange>
                </w:rPr>
                <w:t>Đặt quyền truy cập cho các biểu mẫu</w:t>
              </w:r>
            </w:ins>
          </w:p>
        </w:tc>
      </w:tr>
      <w:tr w:rsidR="003C02FF" w:rsidRPr="003C02FF" w14:paraId="3153A180" w14:textId="77777777" w:rsidTr="003C02FF">
        <w:trPr>
          <w:trHeight w:val="360"/>
          <w:ins w:id="9736" w:author="James Vu" w:date="2024-04-19T00:01:00Z"/>
          <w:trPrChange w:id="9737" w:author="James Vu" w:date="2024-04-19T00:20:00Z">
            <w:trPr>
              <w:trHeight w:val="360"/>
            </w:trPr>
          </w:trPrChange>
        </w:trPr>
        <w:tc>
          <w:tcPr>
            <w:tcW w:w="704" w:type="dxa"/>
            <w:shd w:val="clear" w:color="auto" w:fill="auto"/>
            <w:noWrap/>
            <w:vAlign w:val="center"/>
            <w:hideMark/>
            <w:tcPrChange w:id="9738" w:author="James Vu" w:date="2024-04-19T00:20:00Z">
              <w:tcPr>
                <w:tcW w:w="704" w:type="dxa"/>
                <w:shd w:val="clear" w:color="auto" w:fill="auto"/>
                <w:noWrap/>
                <w:vAlign w:val="center"/>
                <w:hideMark/>
              </w:tcPr>
            </w:tcPrChange>
          </w:tcPr>
          <w:p w14:paraId="6B9C3437" w14:textId="77777777" w:rsidR="004D28C1" w:rsidRPr="003C02FF" w:rsidRDefault="004D28C1" w:rsidP="004D28C1">
            <w:pPr>
              <w:jc w:val="center"/>
              <w:rPr>
                <w:ins w:id="9739" w:author="James Vu" w:date="2024-04-19T00:01:00Z"/>
                <w:b/>
                <w:bCs/>
                <w:color w:val="000000"/>
                <w:rPrChange w:id="9740" w:author="James Vu" w:date="2024-04-19T00:19:00Z">
                  <w:rPr>
                    <w:ins w:id="9741" w:author="James Vu" w:date="2024-04-19T00:01:00Z"/>
                    <w:b/>
                    <w:bCs/>
                    <w:color w:val="000000"/>
                    <w:sz w:val="28"/>
                    <w:szCs w:val="28"/>
                  </w:rPr>
                </w:rPrChange>
              </w:rPr>
            </w:pPr>
            <w:ins w:id="9742" w:author="James Vu" w:date="2024-04-19T00:01:00Z">
              <w:r w:rsidRPr="003C02FF">
                <w:rPr>
                  <w:b/>
                  <w:bCs/>
                  <w:color w:val="000000"/>
                  <w:rPrChange w:id="9743" w:author="James Vu" w:date="2024-04-19T00:19:00Z">
                    <w:rPr>
                      <w:b/>
                      <w:bCs/>
                      <w:color w:val="000000"/>
                      <w:sz w:val="28"/>
                      <w:szCs w:val="28"/>
                    </w:rPr>
                  </w:rPrChange>
                </w:rPr>
                <w:t> </w:t>
              </w:r>
            </w:ins>
          </w:p>
        </w:tc>
        <w:tc>
          <w:tcPr>
            <w:tcW w:w="8358" w:type="dxa"/>
            <w:shd w:val="clear" w:color="auto" w:fill="auto"/>
            <w:noWrap/>
            <w:vAlign w:val="center"/>
            <w:hideMark/>
            <w:tcPrChange w:id="9744" w:author="James Vu" w:date="2024-04-19T00:20:00Z">
              <w:tcPr>
                <w:tcW w:w="8358" w:type="dxa"/>
                <w:shd w:val="clear" w:color="auto" w:fill="auto"/>
                <w:noWrap/>
                <w:vAlign w:val="center"/>
                <w:hideMark/>
              </w:tcPr>
            </w:tcPrChange>
          </w:tcPr>
          <w:p w14:paraId="628C0974" w14:textId="77777777" w:rsidR="004D28C1" w:rsidRPr="003C02FF" w:rsidRDefault="004D28C1" w:rsidP="004D28C1">
            <w:pPr>
              <w:rPr>
                <w:ins w:id="9745" w:author="James Vu" w:date="2024-04-19T00:01:00Z"/>
                <w:color w:val="0D0D0D"/>
                <w:rPrChange w:id="9746" w:author="James Vu" w:date="2024-04-19T00:19:00Z">
                  <w:rPr>
                    <w:ins w:id="9747" w:author="James Vu" w:date="2024-04-19T00:01:00Z"/>
                    <w:color w:val="0D0D0D"/>
                    <w:sz w:val="28"/>
                    <w:szCs w:val="28"/>
                  </w:rPr>
                </w:rPrChange>
              </w:rPr>
            </w:pPr>
            <w:ins w:id="9748" w:author="James Vu" w:date="2024-04-19T00:01:00Z">
              <w:r w:rsidRPr="003C02FF">
                <w:rPr>
                  <w:color w:val="0D0D0D"/>
                  <w:rPrChange w:id="9749" w:author="James Vu" w:date="2024-04-19T00:19:00Z">
                    <w:rPr>
                      <w:color w:val="0D0D0D"/>
                      <w:sz w:val="28"/>
                      <w:szCs w:val="28"/>
                    </w:rPr>
                  </w:rPrChange>
                </w:rPr>
                <w:t>Áp dụng mẫu thiết kế cho biểu mẫu</w:t>
              </w:r>
            </w:ins>
          </w:p>
        </w:tc>
      </w:tr>
      <w:tr w:rsidR="003C02FF" w:rsidRPr="003C02FF" w14:paraId="33D3D094" w14:textId="77777777" w:rsidTr="003C02FF">
        <w:trPr>
          <w:trHeight w:val="360"/>
          <w:ins w:id="9750" w:author="James Vu" w:date="2024-04-19T00:01:00Z"/>
          <w:trPrChange w:id="9751" w:author="James Vu" w:date="2024-04-19T00:20:00Z">
            <w:trPr>
              <w:trHeight w:val="360"/>
            </w:trPr>
          </w:trPrChange>
        </w:trPr>
        <w:tc>
          <w:tcPr>
            <w:tcW w:w="704" w:type="dxa"/>
            <w:shd w:val="clear" w:color="auto" w:fill="auto"/>
            <w:noWrap/>
            <w:vAlign w:val="center"/>
            <w:hideMark/>
            <w:tcPrChange w:id="9752" w:author="James Vu" w:date="2024-04-19T00:20:00Z">
              <w:tcPr>
                <w:tcW w:w="704" w:type="dxa"/>
                <w:shd w:val="clear" w:color="auto" w:fill="auto"/>
                <w:noWrap/>
                <w:vAlign w:val="center"/>
                <w:hideMark/>
              </w:tcPr>
            </w:tcPrChange>
          </w:tcPr>
          <w:p w14:paraId="706776BA" w14:textId="77777777" w:rsidR="004D28C1" w:rsidRPr="003C02FF" w:rsidRDefault="004D28C1" w:rsidP="004D28C1">
            <w:pPr>
              <w:jc w:val="center"/>
              <w:rPr>
                <w:ins w:id="9753" w:author="James Vu" w:date="2024-04-19T00:01:00Z"/>
                <w:b/>
                <w:bCs/>
                <w:color w:val="000000"/>
                <w:rPrChange w:id="9754" w:author="James Vu" w:date="2024-04-19T00:22:00Z">
                  <w:rPr>
                    <w:ins w:id="9755" w:author="James Vu" w:date="2024-04-19T00:01:00Z"/>
                    <w:b/>
                    <w:bCs/>
                    <w:color w:val="000000"/>
                    <w:sz w:val="28"/>
                    <w:szCs w:val="28"/>
                  </w:rPr>
                </w:rPrChange>
              </w:rPr>
            </w:pPr>
            <w:ins w:id="9756" w:author="James Vu" w:date="2024-04-19T00:01:00Z">
              <w:r w:rsidRPr="003C02FF">
                <w:rPr>
                  <w:b/>
                  <w:bCs/>
                  <w:color w:val="000000"/>
                  <w:rPrChange w:id="9757" w:author="James Vu" w:date="2024-04-19T00:22:00Z">
                    <w:rPr>
                      <w:b/>
                      <w:bCs/>
                      <w:color w:val="000000"/>
                      <w:sz w:val="28"/>
                      <w:szCs w:val="28"/>
                    </w:rPr>
                  </w:rPrChange>
                </w:rPr>
                <w:t>17</w:t>
              </w:r>
            </w:ins>
          </w:p>
        </w:tc>
        <w:tc>
          <w:tcPr>
            <w:tcW w:w="8358" w:type="dxa"/>
            <w:shd w:val="clear" w:color="auto" w:fill="auto"/>
            <w:noWrap/>
            <w:vAlign w:val="center"/>
            <w:hideMark/>
            <w:tcPrChange w:id="9758" w:author="James Vu" w:date="2024-04-19T00:20:00Z">
              <w:tcPr>
                <w:tcW w:w="8358" w:type="dxa"/>
                <w:shd w:val="clear" w:color="auto" w:fill="auto"/>
                <w:noWrap/>
                <w:vAlign w:val="center"/>
                <w:hideMark/>
              </w:tcPr>
            </w:tcPrChange>
          </w:tcPr>
          <w:p w14:paraId="4C42A57F" w14:textId="77777777" w:rsidR="004D28C1" w:rsidRPr="003C02FF" w:rsidRDefault="004D28C1" w:rsidP="004D28C1">
            <w:pPr>
              <w:rPr>
                <w:ins w:id="9759" w:author="James Vu" w:date="2024-04-19T00:01:00Z"/>
                <w:b/>
                <w:bCs/>
                <w:color w:val="0D0D0D"/>
                <w:rPrChange w:id="9760" w:author="James Vu" w:date="2024-04-19T00:22:00Z">
                  <w:rPr>
                    <w:ins w:id="9761" w:author="James Vu" w:date="2024-04-19T00:01:00Z"/>
                    <w:color w:val="0D0D0D"/>
                    <w:sz w:val="28"/>
                    <w:szCs w:val="28"/>
                  </w:rPr>
                </w:rPrChange>
              </w:rPr>
            </w:pPr>
            <w:ins w:id="9762" w:author="James Vu" w:date="2024-04-19T00:01:00Z">
              <w:r w:rsidRPr="003C02FF">
                <w:rPr>
                  <w:b/>
                  <w:bCs/>
                  <w:color w:val="0D0D0D"/>
                  <w:rPrChange w:id="9763" w:author="James Vu" w:date="2024-04-19T00:22:00Z">
                    <w:rPr>
                      <w:color w:val="0D0D0D"/>
                      <w:sz w:val="28"/>
                      <w:szCs w:val="28"/>
                    </w:rPr>
                  </w:rPrChange>
                </w:rPr>
                <w:t>Xuất Biểu Mẫu Đa Định Dạng</w:t>
              </w:r>
            </w:ins>
          </w:p>
        </w:tc>
      </w:tr>
      <w:tr w:rsidR="003C02FF" w:rsidRPr="003C02FF" w14:paraId="08A7A400" w14:textId="77777777" w:rsidTr="003C02FF">
        <w:trPr>
          <w:trHeight w:val="360"/>
          <w:ins w:id="9764" w:author="James Vu" w:date="2024-04-19T00:01:00Z"/>
          <w:trPrChange w:id="9765" w:author="James Vu" w:date="2024-04-19T00:20:00Z">
            <w:trPr>
              <w:trHeight w:val="360"/>
            </w:trPr>
          </w:trPrChange>
        </w:trPr>
        <w:tc>
          <w:tcPr>
            <w:tcW w:w="704" w:type="dxa"/>
            <w:shd w:val="clear" w:color="auto" w:fill="auto"/>
            <w:noWrap/>
            <w:vAlign w:val="center"/>
            <w:hideMark/>
            <w:tcPrChange w:id="9766" w:author="James Vu" w:date="2024-04-19T00:20:00Z">
              <w:tcPr>
                <w:tcW w:w="704" w:type="dxa"/>
                <w:shd w:val="clear" w:color="auto" w:fill="auto"/>
                <w:noWrap/>
                <w:vAlign w:val="center"/>
                <w:hideMark/>
              </w:tcPr>
            </w:tcPrChange>
          </w:tcPr>
          <w:p w14:paraId="5FF596A1" w14:textId="77777777" w:rsidR="004D28C1" w:rsidRPr="003C02FF" w:rsidRDefault="004D28C1" w:rsidP="004D28C1">
            <w:pPr>
              <w:jc w:val="center"/>
              <w:rPr>
                <w:ins w:id="9767" w:author="James Vu" w:date="2024-04-19T00:01:00Z"/>
                <w:b/>
                <w:bCs/>
                <w:color w:val="000000"/>
                <w:rPrChange w:id="9768" w:author="James Vu" w:date="2024-04-19T00:19:00Z">
                  <w:rPr>
                    <w:ins w:id="9769" w:author="James Vu" w:date="2024-04-19T00:01:00Z"/>
                    <w:b/>
                    <w:bCs/>
                    <w:color w:val="000000"/>
                    <w:sz w:val="28"/>
                    <w:szCs w:val="28"/>
                  </w:rPr>
                </w:rPrChange>
              </w:rPr>
            </w:pPr>
            <w:ins w:id="9770" w:author="James Vu" w:date="2024-04-19T00:01:00Z">
              <w:r w:rsidRPr="003C02FF">
                <w:rPr>
                  <w:b/>
                  <w:bCs/>
                  <w:color w:val="000000"/>
                  <w:rPrChange w:id="9771" w:author="James Vu" w:date="2024-04-19T00:19:00Z">
                    <w:rPr>
                      <w:b/>
                      <w:bCs/>
                      <w:color w:val="000000"/>
                      <w:sz w:val="28"/>
                      <w:szCs w:val="28"/>
                    </w:rPr>
                  </w:rPrChange>
                </w:rPr>
                <w:t> </w:t>
              </w:r>
            </w:ins>
          </w:p>
        </w:tc>
        <w:tc>
          <w:tcPr>
            <w:tcW w:w="8358" w:type="dxa"/>
            <w:shd w:val="clear" w:color="auto" w:fill="auto"/>
            <w:noWrap/>
            <w:vAlign w:val="center"/>
            <w:hideMark/>
            <w:tcPrChange w:id="9772" w:author="James Vu" w:date="2024-04-19T00:20:00Z">
              <w:tcPr>
                <w:tcW w:w="8358" w:type="dxa"/>
                <w:shd w:val="clear" w:color="auto" w:fill="auto"/>
                <w:noWrap/>
                <w:vAlign w:val="center"/>
                <w:hideMark/>
              </w:tcPr>
            </w:tcPrChange>
          </w:tcPr>
          <w:p w14:paraId="6BA088A9" w14:textId="77777777" w:rsidR="004D28C1" w:rsidRPr="003C02FF" w:rsidRDefault="004D28C1" w:rsidP="004D28C1">
            <w:pPr>
              <w:rPr>
                <w:ins w:id="9773" w:author="James Vu" w:date="2024-04-19T00:01:00Z"/>
                <w:color w:val="0D0D0D"/>
                <w:rPrChange w:id="9774" w:author="James Vu" w:date="2024-04-19T00:19:00Z">
                  <w:rPr>
                    <w:ins w:id="9775" w:author="James Vu" w:date="2024-04-19T00:01:00Z"/>
                    <w:color w:val="0D0D0D"/>
                    <w:sz w:val="28"/>
                    <w:szCs w:val="28"/>
                  </w:rPr>
                </w:rPrChange>
              </w:rPr>
            </w:pPr>
            <w:ins w:id="9776" w:author="James Vu" w:date="2024-04-19T00:01:00Z">
              <w:r w:rsidRPr="003C02FF">
                <w:rPr>
                  <w:color w:val="0D0D0D"/>
                  <w:rPrChange w:id="9777" w:author="James Vu" w:date="2024-04-19T00:19:00Z">
                    <w:rPr>
                      <w:color w:val="0D0D0D"/>
                      <w:sz w:val="28"/>
                      <w:szCs w:val="28"/>
                    </w:rPr>
                  </w:rPrChange>
                </w:rPr>
                <w:t>Xuất biểu mẫu dưới dạng PDF</w:t>
              </w:r>
            </w:ins>
          </w:p>
        </w:tc>
      </w:tr>
      <w:tr w:rsidR="003C02FF" w:rsidRPr="003C02FF" w14:paraId="4837BDB8" w14:textId="77777777" w:rsidTr="003C02FF">
        <w:trPr>
          <w:trHeight w:val="360"/>
          <w:ins w:id="9778" w:author="James Vu" w:date="2024-04-19T00:01:00Z"/>
          <w:trPrChange w:id="9779" w:author="James Vu" w:date="2024-04-19T00:20:00Z">
            <w:trPr>
              <w:trHeight w:val="360"/>
            </w:trPr>
          </w:trPrChange>
        </w:trPr>
        <w:tc>
          <w:tcPr>
            <w:tcW w:w="704" w:type="dxa"/>
            <w:shd w:val="clear" w:color="auto" w:fill="auto"/>
            <w:noWrap/>
            <w:vAlign w:val="center"/>
            <w:hideMark/>
            <w:tcPrChange w:id="9780" w:author="James Vu" w:date="2024-04-19T00:20:00Z">
              <w:tcPr>
                <w:tcW w:w="704" w:type="dxa"/>
                <w:shd w:val="clear" w:color="auto" w:fill="auto"/>
                <w:noWrap/>
                <w:vAlign w:val="center"/>
                <w:hideMark/>
              </w:tcPr>
            </w:tcPrChange>
          </w:tcPr>
          <w:p w14:paraId="224B36FE" w14:textId="77777777" w:rsidR="004D28C1" w:rsidRPr="003C02FF" w:rsidRDefault="004D28C1" w:rsidP="004D28C1">
            <w:pPr>
              <w:jc w:val="center"/>
              <w:rPr>
                <w:ins w:id="9781" w:author="James Vu" w:date="2024-04-19T00:01:00Z"/>
                <w:b/>
                <w:bCs/>
                <w:color w:val="000000"/>
                <w:rPrChange w:id="9782" w:author="James Vu" w:date="2024-04-19T00:19:00Z">
                  <w:rPr>
                    <w:ins w:id="9783" w:author="James Vu" w:date="2024-04-19T00:01:00Z"/>
                    <w:b/>
                    <w:bCs/>
                    <w:color w:val="000000"/>
                    <w:sz w:val="28"/>
                    <w:szCs w:val="28"/>
                  </w:rPr>
                </w:rPrChange>
              </w:rPr>
            </w:pPr>
            <w:ins w:id="9784" w:author="James Vu" w:date="2024-04-19T00:01:00Z">
              <w:r w:rsidRPr="003C02FF">
                <w:rPr>
                  <w:b/>
                  <w:bCs/>
                  <w:color w:val="000000"/>
                  <w:rPrChange w:id="9785" w:author="James Vu" w:date="2024-04-19T00:19:00Z">
                    <w:rPr>
                      <w:b/>
                      <w:bCs/>
                      <w:color w:val="000000"/>
                      <w:sz w:val="28"/>
                      <w:szCs w:val="28"/>
                    </w:rPr>
                  </w:rPrChange>
                </w:rPr>
                <w:lastRenderedPageBreak/>
                <w:t> </w:t>
              </w:r>
            </w:ins>
          </w:p>
        </w:tc>
        <w:tc>
          <w:tcPr>
            <w:tcW w:w="8358" w:type="dxa"/>
            <w:shd w:val="clear" w:color="auto" w:fill="auto"/>
            <w:noWrap/>
            <w:vAlign w:val="center"/>
            <w:hideMark/>
            <w:tcPrChange w:id="9786" w:author="James Vu" w:date="2024-04-19T00:20:00Z">
              <w:tcPr>
                <w:tcW w:w="8358" w:type="dxa"/>
                <w:shd w:val="clear" w:color="auto" w:fill="auto"/>
                <w:noWrap/>
                <w:vAlign w:val="center"/>
                <w:hideMark/>
              </w:tcPr>
            </w:tcPrChange>
          </w:tcPr>
          <w:p w14:paraId="3A898172" w14:textId="77777777" w:rsidR="004D28C1" w:rsidRPr="003C02FF" w:rsidRDefault="004D28C1" w:rsidP="004D28C1">
            <w:pPr>
              <w:rPr>
                <w:ins w:id="9787" w:author="James Vu" w:date="2024-04-19T00:01:00Z"/>
                <w:color w:val="0D0D0D"/>
                <w:rPrChange w:id="9788" w:author="James Vu" w:date="2024-04-19T00:19:00Z">
                  <w:rPr>
                    <w:ins w:id="9789" w:author="James Vu" w:date="2024-04-19T00:01:00Z"/>
                    <w:color w:val="0D0D0D"/>
                    <w:sz w:val="28"/>
                    <w:szCs w:val="28"/>
                  </w:rPr>
                </w:rPrChange>
              </w:rPr>
            </w:pPr>
            <w:ins w:id="9790" w:author="James Vu" w:date="2024-04-19T00:01:00Z">
              <w:r w:rsidRPr="003C02FF">
                <w:rPr>
                  <w:color w:val="0D0D0D"/>
                  <w:rPrChange w:id="9791" w:author="James Vu" w:date="2024-04-19T00:19:00Z">
                    <w:rPr>
                      <w:color w:val="0D0D0D"/>
                      <w:sz w:val="28"/>
                      <w:szCs w:val="28"/>
                    </w:rPr>
                  </w:rPrChange>
                </w:rPr>
                <w:t>Xuất biểu mẫu dưới dạng Word</w:t>
              </w:r>
            </w:ins>
          </w:p>
        </w:tc>
      </w:tr>
      <w:tr w:rsidR="003C02FF" w:rsidRPr="003C02FF" w14:paraId="3C953989" w14:textId="77777777" w:rsidTr="003C02FF">
        <w:trPr>
          <w:trHeight w:val="360"/>
          <w:ins w:id="9792" w:author="James Vu" w:date="2024-04-19T00:01:00Z"/>
          <w:trPrChange w:id="9793" w:author="James Vu" w:date="2024-04-19T00:20:00Z">
            <w:trPr>
              <w:trHeight w:val="360"/>
            </w:trPr>
          </w:trPrChange>
        </w:trPr>
        <w:tc>
          <w:tcPr>
            <w:tcW w:w="704" w:type="dxa"/>
            <w:shd w:val="clear" w:color="auto" w:fill="auto"/>
            <w:noWrap/>
            <w:vAlign w:val="center"/>
            <w:hideMark/>
            <w:tcPrChange w:id="9794" w:author="James Vu" w:date="2024-04-19T00:20:00Z">
              <w:tcPr>
                <w:tcW w:w="704" w:type="dxa"/>
                <w:shd w:val="clear" w:color="auto" w:fill="auto"/>
                <w:noWrap/>
                <w:vAlign w:val="center"/>
                <w:hideMark/>
              </w:tcPr>
            </w:tcPrChange>
          </w:tcPr>
          <w:p w14:paraId="1D760460" w14:textId="77777777" w:rsidR="004D28C1" w:rsidRPr="003C02FF" w:rsidRDefault="004D28C1" w:rsidP="004D28C1">
            <w:pPr>
              <w:jc w:val="center"/>
              <w:rPr>
                <w:ins w:id="9795" w:author="James Vu" w:date="2024-04-19T00:01:00Z"/>
                <w:b/>
                <w:bCs/>
                <w:color w:val="000000"/>
                <w:rPrChange w:id="9796" w:author="James Vu" w:date="2024-04-19T00:19:00Z">
                  <w:rPr>
                    <w:ins w:id="9797" w:author="James Vu" w:date="2024-04-19T00:01:00Z"/>
                    <w:b/>
                    <w:bCs/>
                    <w:color w:val="000000"/>
                    <w:sz w:val="28"/>
                    <w:szCs w:val="28"/>
                  </w:rPr>
                </w:rPrChange>
              </w:rPr>
            </w:pPr>
            <w:ins w:id="9798" w:author="James Vu" w:date="2024-04-19T00:01:00Z">
              <w:r w:rsidRPr="003C02FF">
                <w:rPr>
                  <w:b/>
                  <w:bCs/>
                  <w:color w:val="000000"/>
                  <w:rPrChange w:id="9799" w:author="James Vu" w:date="2024-04-19T00:19:00Z">
                    <w:rPr>
                      <w:b/>
                      <w:bCs/>
                      <w:color w:val="000000"/>
                      <w:sz w:val="28"/>
                      <w:szCs w:val="28"/>
                    </w:rPr>
                  </w:rPrChange>
                </w:rPr>
                <w:t> </w:t>
              </w:r>
            </w:ins>
          </w:p>
        </w:tc>
        <w:tc>
          <w:tcPr>
            <w:tcW w:w="8358" w:type="dxa"/>
            <w:shd w:val="clear" w:color="auto" w:fill="auto"/>
            <w:noWrap/>
            <w:vAlign w:val="center"/>
            <w:hideMark/>
            <w:tcPrChange w:id="9800" w:author="James Vu" w:date="2024-04-19T00:20:00Z">
              <w:tcPr>
                <w:tcW w:w="8358" w:type="dxa"/>
                <w:shd w:val="clear" w:color="auto" w:fill="auto"/>
                <w:noWrap/>
                <w:vAlign w:val="center"/>
                <w:hideMark/>
              </w:tcPr>
            </w:tcPrChange>
          </w:tcPr>
          <w:p w14:paraId="5392AA1F" w14:textId="77777777" w:rsidR="004D28C1" w:rsidRPr="003C02FF" w:rsidRDefault="004D28C1" w:rsidP="004D28C1">
            <w:pPr>
              <w:rPr>
                <w:ins w:id="9801" w:author="James Vu" w:date="2024-04-19T00:01:00Z"/>
                <w:color w:val="0D0D0D"/>
                <w:rPrChange w:id="9802" w:author="James Vu" w:date="2024-04-19T00:19:00Z">
                  <w:rPr>
                    <w:ins w:id="9803" w:author="James Vu" w:date="2024-04-19T00:01:00Z"/>
                    <w:color w:val="0D0D0D"/>
                    <w:sz w:val="28"/>
                    <w:szCs w:val="28"/>
                  </w:rPr>
                </w:rPrChange>
              </w:rPr>
            </w:pPr>
            <w:ins w:id="9804" w:author="James Vu" w:date="2024-04-19T00:01:00Z">
              <w:r w:rsidRPr="003C02FF">
                <w:rPr>
                  <w:color w:val="0D0D0D"/>
                  <w:rPrChange w:id="9805" w:author="James Vu" w:date="2024-04-19T00:19:00Z">
                    <w:rPr>
                      <w:color w:val="0D0D0D"/>
                      <w:sz w:val="28"/>
                      <w:szCs w:val="28"/>
                    </w:rPr>
                  </w:rPrChange>
                </w:rPr>
                <w:t>Xuất biểu mẫu dưới dạng Excel</w:t>
              </w:r>
            </w:ins>
          </w:p>
        </w:tc>
      </w:tr>
      <w:tr w:rsidR="003C02FF" w:rsidRPr="003C02FF" w14:paraId="33462CA1" w14:textId="77777777" w:rsidTr="003C02FF">
        <w:trPr>
          <w:trHeight w:val="360"/>
          <w:ins w:id="9806" w:author="James Vu" w:date="2024-04-19T00:01:00Z"/>
          <w:trPrChange w:id="9807" w:author="James Vu" w:date="2024-04-19T00:20:00Z">
            <w:trPr>
              <w:trHeight w:val="360"/>
            </w:trPr>
          </w:trPrChange>
        </w:trPr>
        <w:tc>
          <w:tcPr>
            <w:tcW w:w="704" w:type="dxa"/>
            <w:shd w:val="clear" w:color="auto" w:fill="auto"/>
            <w:noWrap/>
            <w:vAlign w:val="center"/>
            <w:hideMark/>
            <w:tcPrChange w:id="9808" w:author="James Vu" w:date="2024-04-19T00:20:00Z">
              <w:tcPr>
                <w:tcW w:w="704" w:type="dxa"/>
                <w:shd w:val="clear" w:color="auto" w:fill="auto"/>
                <w:noWrap/>
                <w:vAlign w:val="center"/>
                <w:hideMark/>
              </w:tcPr>
            </w:tcPrChange>
          </w:tcPr>
          <w:p w14:paraId="43CD012E" w14:textId="77777777" w:rsidR="004D28C1" w:rsidRPr="003C02FF" w:rsidRDefault="004D28C1" w:rsidP="004D28C1">
            <w:pPr>
              <w:jc w:val="center"/>
              <w:rPr>
                <w:ins w:id="9809" w:author="James Vu" w:date="2024-04-19T00:01:00Z"/>
                <w:b/>
                <w:bCs/>
                <w:color w:val="000000"/>
                <w:rPrChange w:id="9810" w:author="James Vu" w:date="2024-04-19T00:19:00Z">
                  <w:rPr>
                    <w:ins w:id="9811" w:author="James Vu" w:date="2024-04-19T00:01:00Z"/>
                    <w:b/>
                    <w:bCs/>
                    <w:color w:val="000000"/>
                    <w:sz w:val="28"/>
                    <w:szCs w:val="28"/>
                  </w:rPr>
                </w:rPrChange>
              </w:rPr>
            </w:pPr>
            <w:ins w:id="9812" w:author="James Vu" w:date="2024-04-19T00:01:00Z">
              <w:r w:rsidRPr="003C02FF">
                <w:rPr>
                  <w:b/>
                  <w:bCs/>
                  <w:color w:val="000000"/>
                  <w:rPrChange w:id="9813" w:author="James Vu" w:date="2024-04-19T00:19:00Z">
                    <w:rPr>
                      <w:b/>
                      <w:bCs/>
                      <w:color w:val="000000"/>
                      <w:sz w:val="28"/>
                      <w:szCs w:val="28"/>
                    </w:rPr>
                  </w:rPrChange>
                </w:rPr>
                <w:t> </w:t>
              </w:r>
            </w:ins>
          </w:p>
        </w:tc>
        <w:tc>
          <w:tcPr>
            <w:tcW w:w="8358" w:type="dxa"/>
            <w:shd w:val="clear" w:color="auto" w:fill="auto"/>
            <w:noWrap/>
            <w:vAlign w:val="center"/>
            <w:hideMark/>
            <w:tcPrChange w:id="9814" w:author="James Vu" w:date="2024-04-19T00:20:00Z">
              <w:tcPr>
                <w:tcW w:w="8358" w:type="dxa"/>
                <w:shd w:val="clear" w:color="auto" w:fill="auto"/>
                <w:noWrap/>
                <w:vAlign w:val="center"/>
                <w:hideMark/>
              </w:tcPr>
            </w:tcPrChange>
          </w:tcPr>
          <w:p w14:paraId="2AB31555" w14:textId="77777777" w:rsidR="004D28C1" w:rsidRPr="003C02FF" w:rsidRDefault="004D28C1" w:rsidP="004D28C1">
            <w:pPr>
              <w:rPr>
                <w:ins w:id="9815" w:author="James Vu" w:date="2024-04-19T00:01:00Z"/>
                <w:color w:val="0D0D0D"/>
                <w:rPrChange w:id="9816" w:author="James Vu" w:date="2024-04-19T00:19:00Z">
                  <w:rPr>
                    <w:ins w:id="9817" w:author="James Vu" w:date="2024-04-19T00:01:00Z"/>
                    <w:color w:val="0D0D0D"/>
                    <w:sz w:val="28"/>
                    <w:szCs w:val="28"/>
                  </w:rPr>
                </w:rPrChange>
              </w:rPr>
            </w:pPr>
            <w:ins w:id="9818" w:author="James Vu" w:date="2024-04-19T00:01:00Z">
              <w:r w:rsidRPr="003C02FF">
                <w:rPr>
                  <w:color w:val="0D0D0D"/>
                  <w:rPrChange w:id="9819" w:author="James Vu" w:date="2024-04-19T00:19:00Z">
                    <w:rPr>
                      <w:color w:val="0D0D0D"/>
                      <w:sz w:val="28"/>
                      <w:szCs w:val="28"/>
                    </w:rPr>
                  </w:rPrChange>
                </w:rPr>
                <w:t>Xuất biểu mẫu dưới dạng HTML</w:t>
              </w:r>
            </w:ins>
          </w:p>
        </w:tc>
      </w:tr>
      <w:tr w:rsidR="003C02FF" w:rsidRPr="003C02FF" w14:paraId="569DB42F" w14:textId="77777777" w:rsidTr="003C02FF">
        <w:trPr>
          <w:trHeight w:val="360"/>
          <w:ins w:id="9820" w:author="James Vu" w:date="2024-04-19T00:01:00Z"/>
          <w:trPrChange w:id="9821" w:author="James Vu" w:date="2024-04-19T00:20:00Z">
            <w:trPr>
              <w:trHeight w:val="360"/>
            </w:trPr>
          </w:trPrChange>
        </w:trPr>
        <w:tc>
          <w:tcPr>
            <w:tcW w:w="704" w:type="dxa"/>
            <w:shd w:val="clear" w:color="auto" w:fill="auto"/>
            <w:noWrap/>
            <w:vAlign w:val="center"/>
            <w:hideMark/>
            <w:tcPrChange w:id="9822" w:author="James Vu" w:date="2024-04-19T00:20:00Z">
              <w:tcPr>
                <w:tcW w:w="704" w:type="dxa"/>
                <w:shd w:val="clear" w:color="auto" w:fill="auto"/>
                <w:noWrap/>
                <w:vAlign w:val="center"/>
                <w:hideMark/>
              </w:tcPr>
            </w:tcPrChange>
          </w:tcPr>
          <w:p w14:paraId="262AF2A8" w14:textId="77777777" w:rsidR="004D28C1" w:rsidRPr="003C02FF" w:rsidRDefault="004D28C1" w:rsidP="004D28C1">
            <w:pPr>
              <w:jc w:val="center"/>
              <w:rPr>
                <w:ins w:id="9823" w:author="James Vu" w:date="2024-04-19T00:01:00Z"/>
                <w:b/>
                <w:bCs/>
                <w:color w:val="000000"/>
                <w:rPrChange w:id="9824" w:author="James Vu" w:date="2024-04-19T00:19:00Z">
                  <w:rPr>
                    <w:ins w:id="9825" w:author="James Vu" w:date="2024-04-19T00:01:00Z"/>
                    <w:b/>
                    <w:bCs/>
                    <w:color w:val="000000"/>
                    <w:sz w:val="28"/>
                    <w:szCs w:val="28"/>
                  </w:rPr>
                </w:rPrChange>
              </w:rPr>
            </w:pPr>
            <w:ins w:id="9826" w:author="James Vu" w:date="2024-04-19T00:01:00Z">
              <w:r w:rsidRPr="003C02FF">
                <w:rPr>
                  <w:b/>
                  <w:bCs/>
                  <w:color w:val="000000"/>
                  <w:rPrChange w:id="9827" w:author="James Vu" w:date="2024-04-19T00:19:00Z">
                    <w:rPr>
                      <w:b/>
                      <w:bCs/>
                      <w:color w:val="000000"/>
                      <w:sz w:val="28"/>
                      <w:szCs w:val="28"/>
                    </w:rPr>
                  </w:rPrChange>
                </w:rPr>
                <w:t> </w:t>
              </w:r>
            </w:ins>
          </w:p>
        </w:tc>
        <w:tc>
          <w:tcPr>
            <w:tcW w:w="8358" w:type="dxa"/>
            <w:shd w:val="clear" w:color="auto" w:fill="auto"/>
            <w:noWrap/>
            <w:vAlign w:val="center"/>
            <w:hideMark/>
            <w:tcPrChange w:id="9828" w:author="James Vu" w:date="2024-04-19T00:20:00Z">
              <w:tcPr>
                <w:tcW w:w="8358" w:type="dxa"/>
                <w:shd w:val="clear" w:color="auto" w:fill="auto"/>
                <w:noWrap/>
                <w:vAlign w:val="center"/>
                <w:hideMark/>
              </w:tcPr>
            </w:tcPrChange>
          </w:tcPr>
          <w:p w14:paraId="58ABEC86" w14:textId="77777777" w:rsidR="004D28C1" w:rsidRPr="003C02FF" w:rsidRDefault="004D28C1" w:rsidP="004D28C1">
            <w:pPr>
              <w:rPr>
                <w:ins w:id="9829" w:author="James Vu" w:date="2024-04-19T00:01:00Z"/>
                <w:color w:val="0D0D0D"/>
                <w:rPrChange w:id="9830" w:author="James Vu" w:date="2024-04-19T00:19:00Z">
                  <w:rPr>
                    <w:ins w:id="9831" w:author="James Vu" w:date="2024-04-19T00:01:00Z"/>
                    <w:color w:val="0D0D0D"/>
                    <w:sz w:val="28"/>
                    <w:szCs w:val="28"/>
                  </w:rPr>
                </w:rPrChange>
              </w:rPr>
            </w:pPr>
            <w:ins w:id="9832" w:author="James Vu" w:date="2024-04-19T00:01:00Z">
              <w:r w:rsidRPr="003C02FF">
                <w:rPr>
                  <w:color w:val="0D0D0D"/>
                  <w:rPrChange w:id="9833" w:author="James Vu" w:date="2024-04-19T00:19:00Z">
                    <w:rPr>
                      <w:color w:val="0D0D0D"/>
                      <w:sz w:val="28"/>
                      <w:szCs w:val="28"/>
                    </w:rPr>
                  </w:rPrChange>
                </w:rPr>
                <w:t>Tạo bản in của biểu mẫu</w:t>
              </w:r>
            </w:ins>
          </w:p>
        </w:tc>
      </w:tr>
      <w:tr w:rsidR="003C02FF" w:rsidRPr="003C02FF" w14:paraId="258CE25B" w14:textId="77777777" w:rsidTr="003C02FF">
        <w:trPr>
          <w:trHeight w:val="360"/>
          <w:ins w:id="9834" w:author="James Vu" w:date="2024-04-19T00:01:00Z"/>
          <w:trPrChange w:id="9835" w:author="James Vu" w:date="2024-04-19T00:20:00Z">
            <w:trPr>
              <w:trHeight w:val="360"/>
            </w:trPr>
          </w:trPrChange>
        </w:trPr>
        <w:tc>
          <w:tcPr>
            <w:tcW w:w="704" w:type="dxa"/>
            <w:shd w:val="clear" w:color="auto" w:fill="auto"/>
            <w:noWrap/>
            <w:vAlign w:val="center"/>
            <w:hideMark/>
            <w:tcPrChange w:id="9836" w:author="James Vu" w:date="2024-04-19T00:20:00Z">
              <w:tcPr>
                <w:tcW w:w="704" w:type="dxa"/>
                <w:shd w:val="clear" w:color="auto" w:fill="auto"/>
                <w:noWrap/>
                <w:vAlign w:val="center"/>
                <w:hideMark/>
              </w:tcPr>
            </w:tcPrChange>
          </w:tcPr>
          <w:p w14:paraId="7B16514D" w14:textId="77777777" w:rsidR="004D28C1" w:rsidRPr="003C02FF" w:rsidRDefault="004D28C1" w:rsidP="004D28C1">
            <w:pPr>
              <w:jc w:val="center"/>
              <w:rPr>
                <w:ins w:id="9837" w:author="James Vu" w:date="2024-04-19T00:01:00Z"/>
                <w:b/>
                <w:bCs/>
                <w:color w:val="000000"/>
                <w:rPrChange w:id="9838" w:author="James Vu" w:date="2024-04-19T00:22:00Z">
                  <w:rPr>
                    <w:ins w:id="9839" w:author="James Vu" w:date="2024-04-19T00:01:00Z"/>
                    <w:b/>
                    <w:bCs/>
                    <w:color w:val="000000"/>
                    <w:sz w:val="28"/>
                    <w:szCs w:val="28"/>
                  </w:rPr>
                </w:rPrChange>
              </w:rPr>
            </w:pPr>
            <w:ins w:id="9840" w:author="James Vu" w:date="2024-04-19T00:01:00Z">
              <w:r w:rsidRPr="003C02FF">
                <w:rPr>
                  <w:b/>
                  <w:bCs/>
                  <w:color w:val="000000"/>
                  <w:rPrChange w:id="9841" w:author="James Vu" w:date="2024-04-19T00:22:00Z">
                    <w:rPr>
                      <w:b/>
                      <w:bCs/>
                      <w:color w:val="000000"/>
                      <w:sz w:val="28"/>
                      <w:szCs w:val="28"/>
                    </w:rPr>
                  </w:rPrChange>
                </w:rPr>
                <w:t>18</w:t>
              </w:r>
            </w:ins>
          </w:p>
        </w:tc>
        <w:tc>
          <w:tcPr>
            <w:tcW w:w="8358" w:type="dxa"/>
            <w:shd w:val="clear" w:color="auto" w:fill="auto"/>
            <w:noWrap/>
            <w:vAlign w:val="center"/>
            <w:hideMark/>
            <w:tcPrChange w:id="9842" w:author="James Vu" w:date="2024-04-19T00:20:00Z">
              <w:tcPr>
                <w:tcW w:w="8358" w:type="dxa"/>
                <w:shd w:val="clear" w:color="auto" w:fill="auto"/>
                <w:noWrap/>
                <w:vAlign w:val="center"/>
                <w:hideMark/>
              </w:tcPr>
            </w:tcPrChange>
          </w:tcPr>
          <w:p w14:paraId="2239FC33" w14:textId="77777777" w:rsidR="004D28C1" w:rsidRPr="003C02FF" w:rsidRDefault="004D28C1" w:rsidP="004D28C1">
            <w:pPr>
              <w:rPr>
                <w:ins w:id="9843" w:author="James Vu" w:date="2024-04-19T00:01:00Z"/>
                <w:b/>
                <w:bCs/>
                <w:color w:val="0D0D0D"/>
                <w:rPrChange w:id="9844" w:author="James Vu" w:date="2024-04-19T00:22:00Z">
                  <w:rPr>
                    <w:ins w:id="9845" w:author="James Vu" w:date="2024-04-19T00:01:00Z"/>
                    <w:color w:val="0D0D0D"/>
                    <w:sz w:val="28"/>
                    <w:szCs w:val="28"/>
                  </w:rPr>
                </w:rPrChange>
              </w:rPr>
            </w:pPr>
            <w:ins w:id="9846" w:author="James Vu" w:date="2024-04-19T00:01:00Z">
              <w:r w:rsidRPr="003C02FF">
                <w:rPr>
                  <w:b/>
                  <w:bCs/>
                  <w:color w:val="0D0D0D"/>
                  <w:rPrChange w:id="9847" w:author="James Vu" w:date="2024-04-19T00:22:00Z">
                    <w:rPr>
                      <w:color w:val="0D0D0D"/>
                      <w:sz w:val="28"/>
                      <w:szCs w:val="28"/>
                    </w:rPr>
                  </w:rPrChange>
                </w:rPr>
                <w:t>Đồng Bộ Hóa Thông Tin vào Biểu Mẫu</w:t>
              </w:r>
            </w:ins>
          </w:p>
        </w:tc>
      </w:tr>
      <w:tr w:rsidR="003C02FF" w:rsidRPr="003C02FF" w14:paraId="54529328" w14:textId="77777777" w:rsidTr="003C02FF">
        <w:trPr>
          <w:trHeight w:val="360"/>
          <w:ins w:id="9848" w:author="James Vu" w:date="2024-04-19T00:01:00Z"/>
          <w:trPrChange w:id="9849" w:author="James Vu" w:date="2024-04-19T00:20:00Z">
            <w:trPr>
              <w:trHeight w:val="360"/>
            </w:trPr>
          </w:trPrChange>
        </w:trPr>
        <w:tc>
          <w:tcPr>
            <w:tcW w:w="704" w:type="dxa"/>
            <w:shd w:val="clear" w:color="auto" w:fill="auto"/>
            <w:noWrap/>
            <w:vAlign w:val="center"/>
            <w:hideMark/>
            <w:tcPrChange w:id="9850" w:author="James Vu" w:date="2024-04-19T00:20:00Z">
              <w:tcPr>
                <w:tcW w:w="704" w:type="dxa"/>
                <w:shd w:val="clear" w:color="auto" w:fill="auto"/>
                <w:noWrap/>
                <w:vAlign w:val="center"/>
                <w:hideMark/>
              </w:tcPr>
            </w:tcPrChange>
          </w:tcPr>
          <w:p w14:paraId="28D48EE2" w14:textId="77777777" w:rsidR="004D28C1" w:rsidRPr="003C02FF" w:rsidRDefault="004D28C1" w:rsidP="004D28C1">
            <w:pPr>
              <w:jc w:val="center"/>
              <w:rPr>
                <w:ins w:id="9851" w:author="James Vu" w:date="2024-04-19T00:01:00Z"/>
                <w:b/>
                <w:bCs/>
                <w:color w:val="000000"/>
                <w:rPrChange w:id="9852" w:author="James Vu" w:date="2024-04-19T00:19:00Z">
                  <w:rPr>
                    <w:ins w:id="9853" w:author="James Vu" w:date="2024-04-19T00:01:00Z"/>
                    <w:b/>
                    <w:bCs/>
                    <w:color w:val="000000"/>
                    <w:sz w:val="28"/>
                    <w:szCs w:val="28"/>
                  </w:rPr>
                </w:rPrChange>
              </w:rPr>
            </w:pPr>
            <w:ins w:id="9854" w:author="James Vu" w:date="2024-04-19T00:01:00Z">
              <w:r w:rsidRPr="003C02FF">
                <w:rPr>
                  <w:b/>
                  <w:bCs/>
                  <w:color w:val="000000"/>
                  <w:rPrChange w:id="9855" w:author="James Vu" w:date="2024-04-19T00:19:00Z">
                    <w:rPr>
                      <w:b/>
                      <w:bCs/>
                      <w:color w:val="000000"/>
                      <w:sz w:val="28"/>
                      <w:szCs w:val="28"/>
                    </w:rPr>
                  </w:rPrChange>
                </w:rPr>
                <w:t> </w:t>
              </w:r>
            </w:ins>
          </w:p>
        </w:tc>
        <w:tc>
          <w:tcPr>
            <w:tcW w:w="8358" w:type="dxa"/>
            <w:shd w:val="clear" w:color="auto" w:fill="auto"/>
            <w:noWrap/>
            <w:vAlign w:val="center"/>
            <w:hideMark/>
            <w:tcPrChange w:id="9856" w:author="James Vu" w:date="2024-04-19T00:20:00Z">
              <w:tcPr>
                <w:tcW w:w="8358" w:type="dxa"/>
                <w:shd w:val="clear" w:color="auto" w:fill="auto"/>
                <w:noWrap/>
                <w:vAlign w:val="center"/>
                <w:hideMark/>
              </w:tcPr>
            </w:tcPrChange>
          </w:tcPr>
          <w:p w14:paraId="7D7A3510" w14:textId="77777777" w:rsidR="004D28C1" w:rsidRPr="003C02FF" w:rsidRDefault="004D28C1" w:rsidP="004D28C1">
            <w:pPr>
              <w:rPr>
                <w:ins w:id="9857" w:author="James Vu" w:date="2024-04-19T00:01:00Z"/>
                <w:color w:val="0D0D0D"/>
                <w:rPrChange w:id="9858" w:author="James Vu" w:date="2024-04-19T00:19:00Z">
                  <w:rPr>
                    <w:ins w:id="9859" w:author="James Vu" w:date="2024-04-19T00:01:00Z"/>
                    <w:color w:val="0D0D0D"/>
                    <w:sz w:val="28"/>
                    <w:szCs w:val="28"/>
                  </w:rPr>
                </w:rPrChange>
              </w:rPr>
            </w:pPr>
            <w:ins w:id="9860" w:author="James Vu" w:date="2024-04-19T00:01:00Z">
              <w:r w:rsidRPr="003C02FF">
                <w:rPr>
                  <w:color w:val="0D0D0D"/>
                  <w:rPrChange w:id="9861" w:author="James Vu" w:date="2024-04-19T00:19:00Z">
                    <w:rPr>
                      <w:color w:val="0D0D0D"/>
                      <w:sz w:val="28"/>
                      <w:szCs w:val="28"/>
                    </w:rPr>
                  </w:rPrChange>
                </w:rPr>
                <w:t>Điền tự động thông tin vào biểu mẫu</w:t>
              </w:r>
            </w:ins>
          </w:p>
        </w:tc>
      </w:tr>
      <w:tr w:rsidR="003C02FF" w:rsidRPr="003C02FF" w14:paraId="7C9298F1" w14:textId="77777777" w:rsidTr="003C02FF">
        <w:trPr>
          <w:trHeight w:val="360"/>
          <w:ins w:id="9862" w:author="James Vu" w:date="2024-04-19T00:01:00Z"/>
          <w:trPrChange w:id="9863" w:author="James Vu" w:date="2024-04-19T00:20:00Z">
            <w:trPr>
              <w:trHeight w:val="360"/>
            </w:trPr>
          </w:trPrChange>
        </w:trPr>
        <w:tc>
          <w:tcPr>
            <w:tcW w:w="704" w:type="dxa"/>
            <w:shd w:val="clear" w:color="auto" w:fill="auto"/>
            <w:noWrap/>
            <w:vAlign w:val="center"/>
            <w:hideMark/>
            <w:tcPrChange w:id="9864" w:author="James Vu" w:date="2024-04-19T00:20:00Z">
              <w:tcPr>
                <w:tcW w:w="704" w:type="dxa"/>
                <w:shd w:val="clear" w:color="auto" w:fill="auto"/>
                <w:noWrap/>
                <w:vAlign w:val="center"/>
                <w:hideMark/>
              </w:tcPr>
            </w:tcPrChange>
          </w:tcPr>
          <w:p w14:paraId="7EE45865" w14:textId="77777777" w:rsidR="004D28C1" w:rsidRPr="003C02FF" w:rsidRDefault="004D28C1" w:rsidP="004D28C1">
            <w:pPr>
              <w:jc w:val="center"/>
              <w:rPr>
                <w:ins w:id="9865" w:author="James Vu" w:date="2024-04-19T00:01:00Z"/>
                <w:b/>
                <w:bCs/>
                <w:color w:val="000000"/>
                <w:rPrChange w:id="9866" w:author="James Vu" w:date="2024-04-19T00:19:00Z">
                  <w:rPr>
                    <w:ins w:id="9867" w:author="James Vu" w:date="2024-04-19T00:01:00Z"/>
                    <w:b/>
                    <w:bCs/>
                    <w:color w:val="000000"/>
                    <w:sz w:val="28"/>
                    <w:szCs w:val="28"/>
                  </w:rPr>
                </w:rPrChange>
              </w:rPr>
            </w:pPr>
            <w:ins w:id="9868" w:author="James Vu" w:date="2024-04-19T00:01:00Z">
              <w:r w:rsidRPr="003C02FF">
                <w:rPr>
                  <w:b/>
                  <w:bCs/>
                  <w:color w:val="000000"/>
                  <w:rPrChange w:id="9869" w:author="James Vu" w:date="2024-04-19T00:19:00Z">
                    <w:rPr>
                      <w:b/>
                      <w:bCs/>
                      <w:color w:val="000000"/>
                      <w:sz w:val="28"/>
                      <w:szCs w:val="28"/>
                    </w:rPr>
                  </w:rPrChange>
                </w:rPr>
                <w:t> </w:t>
              </w:r>
            </w:ins>
          </w:p>
        </w:tc>
        <w:tc>
          <w:tcPr>
            <w:tcW w:w="8358" w:type="dxa"/>
            <w:shd w:val="clear" w:color="auto" w:fill="auto"/>
            <w:noWrap/>
            <w:vAlign w:val="center"/>
            <w:hideMark/>
            <w:tcPrChange w:id="9870" w:author="James Vu" w:date="2024-04-19T00:20:00Z">
              <w:tcPr>
                <w:tcW w:w="8358" w:type="dxa"/>
                <w:shd w:val="clear" w:color="auto" w:fill="auto"/>
                <w:noWrap/>
                <w:vAlign w:val="center"/>
                <w:hideMark/>
              </w:tcPr>
            </w:tcPrChange>
          </w:tcPr>
          <w:p w14:paraId="192005FE" w14:textId="77777777" w:rsidR="004D28C1" w:rsidRPr="003C02FF" w:rsidRDefault="004D28C1" w:rsidP="004D28C1">
            <w:pPr>
              <w:rPr>
                <w:ins w:id="9871" w:author="James Vu" w:date="2024-04-19T00:01:00Z"/>
                <w:color w:val="0D0D0D"/>
                <w:rPrChange w:id="9872" w:author="James Vu" w:date="2024-04-19T00:19:00Z">
                  <w:rPr>
                    <w:ins w:id="9873" w:author="James Vu" w:date="2024-04-19T00:01:00Z"/>
                    <w:color w:val="0D0D0D"/>
                    <w:sz w:val="28"/>
                    <w:szCs w:val="28"/>
                  </w:rPr>
                </w:rPrChange>
              </w:rPr>
            </w:pPr>
            <w:ins w:id="9874" w:author="James Vu" w:date="2024-04-19T00:01:00Z">
              <w:r w:rsidRPr="003C02FF">
                <w:rPr>
                  <w:color w:val="0D0D0D"/>
                  <w:rPrChange w:id="9875" w:author="James Vu" w:date="2024-04-19T00:19:00Z">
                    <w:rPr>
                      <w:color w:val="0D0D0D"/>
                      <w:sz w:val="28"/>
                      <w:szCs w:val="28"/>
                    </w:rPr>
                  </w:rPrChange>
                </w:rPr>
                <w:t>Cập nhật dữ liệu đồng bộ trong biểu mẫu</w:t>
              </w:r>
            </w:ins>
          </w:p>
        </w:tc>
      </w:tr>
      <w:tr w:rsidR="003C02FF" w:rsidRPr="003C02FF" w14:paraId="1C31AEB5" w14:textId="77777777" w:rsidTr="003C02FF">
        <w:trPr>
          <w:trHeight w:val="360"/>
          <w:ins w:id="9876" w:author="James Vu" w:date="2024-04-19T00:01:00Z"/>
          <w:trPrChange w:id="9877" w:author="James Vu" w:date="2024-04-19T00:20:00Z">
            <w:trPr>
              <w:trHeight w:val="360"/>
            </w:trPr>
          </w:trPrChange>
        </w:trPr>
        <w:tc>
          <w:tcPr>
            <w:tcW w:w="704" w:type="dxa"/>
            <w:shd w:val="clear" w:color="auto" w:fill="auto"/>
            <w:noWrap/>
            <w:vAlign w:val="center"/>
            <w:hideMark/>
            <w:tcPrChange w:id="9878" w:author="James Vu" w:date="2024-04-19T00:20:00Z">
              <w:tcPr>
                <w:tcW w:w="704" w:type="dxa"/>
                <w:shd w:val="clear" w:color="auto" w:fill="auto"/>
                <w:noWrap/>
                <w:vAlign w:val="center"/>
                <w:hideMark/>
              </w:tcPr>
            </w:tcPrChange>
          </w:tcPr>
          <w:p w14:paraId="1F02542F" w14:textId="77777777" w:rsidR="004D28C1" w:rsidRPr="003C02FF" w:rsidRDefault="004D28C1" w:rsidP="004D28C1">
            <w:pPr>
              <w:jc w:val="center"/>
              <w:rPr>
                <w:ins w:id="9879" w:author="James Vu" w:date="2024-04-19T00:01:00Z"/>
                <w:b/>
                <w:bCs/>
                <w:color w:val="000000"/>
                <w:rPrChange w:id="9880" w:author="James Vu" w:date="2024-04-19T00:19:00Z">
                  <w:rPr>
                    <w:ins w:id="9881" w:author="James Vu" w:date="2024-04-19T00:01:00Z"/>
                    <w:b/>
                    <w:bCs/>
                    <w:color w:val="000000"/>
                    <w:sz w:val="28"/>
                    <w:szCs w:val="28"/>
                  </w:rPr>
                </w:rPrChange>
              </w:rPr>
            </w:pPr>
            <w:ins w:id="9882" w:author="James Vu" w:date="2024-04-19T00:01:00Z">
              <w:r w:rsidRPr="003C02FF">
                <w:rPr>
                  <w:b/>
                  <w:bCs/>
                  <w:color w:val="000000"/>
                  <w:rPrChange w:id="9883" w:author="James Vu" w:date="2024-04-19T00:19:00Z">
                    <w:rPr>
                      <w:b/>
                      <w:bCs/>
                      <w:color w:val="000000"/>
                      <w:sz w:val="28"/>
                      <w:szCs w:val="28"/>
                    </w:rPr>
                  </w:rPrChange>
                </w:rPr>
                <w:t> </w:t>
              </w:r>
            </w:ins>
          </w:p>
        </w:tc>
        <w:tc>
          <w:tcPr>
            <w:tcW w:w="8358" w:type="dxa"/>
            <w:shd w:val="clear" w:color="auto" w:fill="auto"/>
            <w:noWrap/>
            <w:vAlign w:val="center"/>
            <w:hideMark/>
            <w:tcPrChange w:id="9884" w:author="James Vu" w:date="2024-04-19T00:20:00Z">
              <w:tcPr>
                <w:tcW w:w="8358" w:type="dxa"/>
                <w:shd w:val="clear" w:color="auto" w:fill="auto"/>
                <w:noWrap/>
                <w:vAlign w:val="center"/>
                <w:hideMark/>
              </w:tcPr>
            </w:tcPrChange>
          </w:tcPr>
          <w:p w14:paraId="37644180" w14:textId="77777777" w:rsidR="004D28C1" w:rsidRPr="003C02FF" w:rsidRDefault="004D28C1" w:rsidP="004D28C1">
            <w:pPr>
              <w:rPr>
                <w:ins w:id="9885" w:author="James Vu" w:date="2024-04-19T00:01:00Z"/>
                <w:color w:val="0D0D0D"/>
                <w:rPrChange w:id="9886" w:author="James Vu" w:date="2024-04-19T00:19:00Z">
                  <w:rPr>
                    <w:ins w:id="9887" w:author="James Vu" w:date="2024-04-19T00:01:00Z"/>
                    <w:color w:val="0D0D0D"/>
                    <w:sz w:val="28"/>
                    <w:szCs w:val="28"/>
                  </w:rPr>
                </w:rPrChange>
              </w:rPr>
            </w:pPr>
            <w:ins w:id="9888" w:author="James Vu" w:date="2024-04-19T00:01:00Z">
              <w:r w:rsidRPr="003C02FF">
                <w:rPr>
                  <w:color w:val="0D0D0D"/>
                  <w:rPrChange w:id="9889" w:author="James Vu" w:date="2024-04-19T00:19:00Z">
                    <w:rPr>
                      <w:color w:val="0D0D0D"/>
                      <w:sz w:val="28"/>
                      <w:szCs w:val="28"/>
                    </w:rPr>
                  </w:rPrChange>
                </w:rPr>
                <w:t>Kiểm tra và xác thực dữ liệu nhập</w:t>
              </w:r>
            </w:ins>
          </w:p>
        </w:tc>
      </w:tr>
      <w:tr w:rsidR="003C02FF" w:rsidRPr="003C02FF" w14:paraId="234997A6" w14:textId="77777777" w:rsidTr="003C02FF">
        <w:trPr>
          <w:trHeight w:val="360"/>
          <w:ins w:id="9890" w:author="James Vu" w:date="2024-04-19T00:01:00Z"/>
          <w:trPrChange w:id="9891" w:author="James Vu" w:date="2024-04-19T00:20:00Z">
            <w:trPr>
              <w:trHeight w:val="360"/>
            </w:trPr>
          </w:trPrChange>
        </w:trPr>
        <w:tc>
          <w:tcPr>
            <w:tcW w:w="704" w:type="dxa"/>
            <w:shd w:val="clear" w:color="auto" w:fill="auto"/>
            <w:noWrap/>
            <w:vAlign w:val="center"/>
            <w:hideMark/>
            <w:tcPrChange w:id="9892" w:author="James Vu" w:date="2024-04-19T00:20:00Z">
              <w:tcPr>
                <w:tcW w:w="704" w:type="dxa"/>
                <w:shd w:val="clear" w:color="auto" w:fill="auto"/>
                <w:noWrap/>
                <w:vAlign w:val="center"/>
                <w:hideMark/>
              </w:tcPr>
            </w:tcPrChange>
          </w:tcPr>
          <w:p w14:paraId="39081C1D" w14:textId="77777777" w:rsidR="004D28C1" w:rsidRPr="003C02FF" w:rsidRDefault="004D28C1" w:rsidP="004D28C1">
            <w:pPr>
              <w:jc w:val="center"/>
              <w:rPr>
                <w:ins w:id="9893" w:author="James Vu" w:date="2024-04-19T00:01:00Z"/>
                <w:b/>
                <w:bCs/>
                <w:color w:val="000000"/>
                <w:rPrChange w:id="9894" w:author="James Vu" w:date="2024-04-19T00:19:00Z">
                  <w:rPr>
                    <w:ins w:id="9895" w:author="James Vu" w:date="2024-04-19T00:01:00Z"/>
                    <w:b/>
                    <w:bCs/>
                    <w:color w:val="000000"/>
                    <w:sz w:val="28"/>
                    <w:szCs w:val="28"/>
                  </w:rPr>
                </w:rPrChange>
              </w:rPr>
            </w:pPr>
            <w:ins w:id="9896" w:author="James Vu" w:date="2024-04-19T00:01:00Z">
              <w:r w:rsidRPr="003C02FF">
                <w:rPr>
                  <w:b/>
                  <w:bCs/>
                  <w:color w:val="000000"/>
                  <w:rPrChange w:id="9897" w:author="James Vu" w:date="2024-04-19T00:19:00Z">
                    <w:rPr>
                      <w:b/>
                      <w:bCs/>
                      <w:color w:val="000000"/>
                      <w:sz w:val="28"/>
                      <w:szCs w:val="28"/>
                    </w:rPr>
                  </w:rPrChange>
                </w:rPr>
                <w:t> </w:t>
              </w:r>
            </w:ins>
          </w:p>
        </w:tc>
        <w:tc>
          <w:tcPr>
            <w:tcW w:w="8358" w:type="dxa"/>
            <w:shd w:val="clear" w:color="auto" w:fill="auto"/>
            <w:noWrap/>
            <w:vAlign w:val="center"/>
            <w:hideMark/>
            <w:tcPrChange w:id="9898" w:author="James Vu" w:date="2024-04-19T00:20:00Z">
              <w:tcPr>
                <w:tcW w:w="8358" w:type="dxa"/>
                <w:shd w:val="clear" w:color="auto" w:fill="auto"/>
                <w:noWrap/>
                <w:vAlign w:val="center"/>
                <w:hideMark/>
              </w:tcPr>
            </w:tcPrChange>
          </w:tcPr>
          <w:p w14:paraId="072B4D85" w14:textId="77777777" w:rsidR="004D28C1" w:rsidRPr="003C02FF" w:rsidRDefault="004D28C1" w:rsidP="004D28C1">
            <w:pPr>
              <w:rPr>
                <w:ins w:id="9899" w:author="James Vu" w:date="2024-04-19T00:01:00Z"/>
                <w:color w:val="0D0D0D"/>
                <w:rPrChange w:id="9900" w:author="James Vu" w:date="2024-04-19T00:19:00Z">
                  <w:rPr>
                    <w:ins w:id="9901" w:author="James Vu" w:date="2024-04-19T00:01:00Z"/>
                    <w:color w:val="0D0D0D"/>
                    <w:sz w:val="28"/>
                    <w:szCs w:val="28"/>
                  </w:rPr>
                </w:rPrChange>
              </w:rPr>
            </w:pPr>
            <w:ins w:id="9902" w:author="James Vu" w:date="2024-04-19T00:01:00Z">
              <w:r w:rsidRPr="003C02FF">
                <w:rPr>
                  <w:color w:val="0D0D0D"/>
                  <w:rPrChange w:id="9903" w:author="James Vu" w:date="2024-04-19T00:19:00Z">
                    <w:rPr>
                      <w:color w:val="0D0D0D"/>
                      <w:sz w:val="28"/>
                      <w:szCs w:val="28"/>
                    </w:rPr>
                  </w:rPrChange>
                </w:rPr>
                <w:t>Lưu trữ dữ liệu sau khi nhập vào biểu mẫu</w:t>
              </w:r>
            </w:ins>
          </w:p>
        </w:tc>
      </w:tr>
      <w:tr w:rsidR="003C02FF" w:rsidRPr="003C02FF" w14:paraId="1657B10D" w14:textId="77777777" w:rsidTr="003C02FF">
        <w:trPr>
          <w:trHeight w:val="360"/>
          <w:ins w:id="9904" w:author="James Vu" w:date="2024-04-19T00:01:00Z"/>
          <w:trPrChange w:id="9905" w:author="James Vu" w:date="2024-04-19T00:20:00Z">
            <w:trPr>
              <w:trHeight w:val="360"/>
            </w:trPr>
          </w:trPrChange>
        </w:trPr>
        <w:tc>
          <w:tcPr>
            <w:tcW w:w="704" w:type="dxa"/>
            <w:shd w:val="clear" w:color="auto" w:fill="auto"/>
            <w:noWrap/>
            <w:vAlign w:val="center"/>
            <w:hideMark/>
            <w:tcPrChange w:id="9906" w:author="James Vu" w:date="2024-04-19T00:20:00Z">
              <w:tcPr>
                <w:tcW w:w="704" w:type="dxa"/>
                <w:shd w:val="clear" w:color="auto" w:fill="auto"/>
                <w:noWrap/>
                <w:vAlign w:val="center"/>
                <w:hideMark/>
              </w:tcPr>
            </w:tcPrChange>
          </w:tcPr>
          <w:p w14:paraId="594B74D9" w14:textId="77777777" w:rsidR="004D28C1" w:rsidRPr="003C02FF" w:rsidRDefault="004D28C1" w:rsidP="004D28C1">
            <w:pPr>
              <w:jc w:val="center"/>
              <w:rPr>
                <w:ins w:id="9907" w:author="James Vu" w:date="2024-04-19T00:01:00Z"/>
                <w:b/>
                <w:bCs/>
                <w:color w:val="000000"/>
                <w:rPrChange w:id="9908" w:author="James Vu" w:date="2024-04-19T00:22:00Z">
                  <w:rPr>
                    <w:ins w:id="9909" w:author="James Vu" w:date="2024-04-19T00:01:00Z"/>
                    <w:b/>
                    <w:bCs/>
                    <w:color w:val="000000"/>
                    <w:sz w:val="28"/>
                    <w:szCs w:val="28"/>
                  </w:rPr>
                </w:rPrChange>
              </w:rPr>
            </w:pPr>
            <w:ins w:id="9910" w:author="James Vu" w:date="2024-04-19T00:01:00Z">
              <w:r w:rsidRPr="003C02FF">
                <w:rPr>
                  <w:b/>
                  <w:bCs/>
                  <w:color w:val="000000"/>
                  <w:rPrChange w:id="9911" w:author="James Vu" w:date="2024-04-19T00:22:00Z">
                    <w:rPr>
                      <w:b/>
                      <w:bCs/>
                      <w:color w:val="000000"/>
                      <w:sz w:val="28"/>
                      <w:szCs w:val="28"/>
                    </w:rPr>
                  </w:rPrChange>
                </w:rPr>
                <w:t>19</w:t>
              </w:r>
            </w:ins>
          </w:p>
        </w:tc>
        <w:tc>
          <w:tcPr>
            <w:tcW w:w="8358" w:type="dxa"/>
            <w:shd w:val="clear" w:color="auto" w:fill="auto"/>
            <w:noWrap/>
            <w:vAlign w:val="center"/>
            <w:hideMark/>
            <w:tcPrChange w:id="9912" w:author="James Vu" w:date="2024-04-19T00:20:00Z">
              <w:tcPr>
                <w:tcW w:w="8358" w:type="dxa"/>
                <w:shd w:val="clear" w:color="auto" w:fill="auto"/>
                <w:noWrap/>
                <w:vAlign w:val="center"/>
                <w:hideMark/>
              </w:tcPr>
            </w:tcPrChange>
          </w:tcPr>
          <w:p w14:paraId="3ECE95DA" w14:textId="77777777" w:rsidR="004D28C1" w:rsidRPr="003C02FF" w:rsidRDefault="004D28C1" w:rsidP="004D28C1">
            <w:pPr>
              <w:rPr>
                <w:ins w:id="9913" w:author="James Vu" w:date="2024-04-19T00:01:00Z"/>
                <w:b/>
                <w:bCs/>
                <w:color w:val="0D0D0D"/>
                <w:rPrChange w:id="9914" w:author="James Vu" w:date="2024-04-19T00:22:00Z">
                  <w:rPr>
                    <w:ins w:id="9915" w:author="James Vu" w:date="2024-04-19T00:01:00Z"/>
                    <w:color w:val="0D0D0D"/>
                    <w:sz w:val="28"/>
                    <w:szCs w:val="28"/>
                  </w:rPr>
                </w:rPrChange>
              </w:rPr>
            </w:pPr>
            <w:ins w:id="9916" w:author="James Vu" w:date="2024-04-19T00:01:00Z">
              <w:r w:rsidRPr="003C02FF">
                <w:rPr>
                  <w:b/>
                  <w:bCs/>
                  <w:color w:val="0D0D0D"/>
                  <w:rPrChange w:id="9917" w:author="James Vu" w:date="2024-04-19T00:22:00Z">
                    <w:rPr>
                      <w:color w:val="0D0D0D"/>
                      <w:sz w:val="28"/>
                      <w:szCs w:val="28"/>
                    </w:rPr>
                  </w:rPrChange>
                </w:rPr>
                <w:t>Tương Tác Người Dùng với Biểu Mẫu</w:t>
              </w:r>
            </w:ins>
          </w:p>
        </w:tc>
      </w:tr>
      <w:tr w:rsidR="003C02FF" w:rsidRPr="003C02FF" w14:paraId="69D78F95" w14:textId="77777777" w:rsidTr="003C02FF">
        <w:trPr>
          <w:trHeight w:val="360"/>
          <w:ins w:id="9918" w:author="James Vu" w:date="2024-04-19T00:01:00Z"/>
          <w:trPrChange w:id="9919" w:author="James Vu" w:date="2024-04-19T00:20:00Z">
            <w:trPr>
              <w:trHeight w:val="360"/>
            </w:trPr>
          </w:trPrChange>
        </w:trPr>
        <w:tc>
          <w:tcPr>
            <w:tcW w:w="704" w:type="dxa"/>
            <w:shd w:val="clear" w:color="auto" w:fill="auto"/>
            <w:noWrap/>
            <w:vAlign w:val="center"/>
            <w:hideMark/>
            <w:tcPrChange w:id="9920" w:author="James Vu" w:date="2024-04-19T00:20:00Z">
              <w:tcPr>
                <w:tcW w:w="704" w:type="dxa"/>
                <w:shd w:val="clear" w:color="auto" w:fill="auto"/>
                <w:noWrap/>
                <w:vAlign w:val="center"/>
                <w:hideMark/>
              </w:tcPr>
            </w:tcPrChange>
          </w:tcPr>
          <w:p w14:paraId="3D3005EE" w14:textId="77777777" w:rsidR="004D28C1" w:rsidRPr="003C02FF" w:rsidRDefault="004D28C1" w:rsidP="004D28C1">
            <w:pPr>
              <w:jc w:val="center"/>
              <w:rPr>
                <w:ins w:id="9921" w:author="James Vu" w:date="2024-04-19T00:01:00Z"/>
                <w:b/>
                <w:bCs/>
                <w:color w:val="000000"/>
                <w:rPrChange w:id="9922" w:author="James Vu" w:date="2024-04-19T00:19:00Z">
                  <w:rPr>
                    <w:ins w:id="9923" w:author="James Vu" w:date="2024-04-19T00:01:00Z"/>
                    <w:b/>
                    <w:bCs/>
                    <w:color w:val="000000"/>
                    <w:sz w:val="28"/>
                    <w:szCs w:val="28"/>
                  </w:rPr>
                </w:rPrChange>
              </w:rPr>
            </w:pPr>
            <w:ins w:id="9924" w:author="James Vu" w:date="2024-04-19T00:01:00Z">
              <w:r w:rsidRPr="003C02FF">
                <w:rPr>
                  <w:b/>
                  <w:bCs/>
                  <w:color w:val="000000"/>
                  <w:rPrChange w:id="9925" w:author="James Vu" w:date="2024-04-19T00:19:00Z">
                    <w:rPr>
                      <w:b/>
                      <w:bCs/>
                      <w:color w:val="000000"/>
                      <w:sz w:val="28"/>
                      <w:szCs w:val="28"/>
                    </w:rPr>
                  </w:rPrChange>
                </w:rPr>
                <w:t> </w:t>
              </w:r>
            </w:ins>
          </w:p>
        </w:tc>
        <w:tc>
          <w:tcPr>
            <w:tcW w:w="8358" w:type="dxa"/>
            <w:shd w:val="clear" w:color="auto" w:fill="auto"/>
            <w:noWrap/>
            <w:vAlign w:val="center"/>
            <w:hideMark/>
            <w:tcPrChange w:id="9926" w:author="James Vu" w:date="2024-04-19T00:20:00Z">
              <w:tcPr>
                <w:tcW w:w="8358" w:type="dxa"/>
                <w:shd w:val="clear" w:color="auto" w:fill="auto"/>
                <w:noWrap/>
                <w:vAlign w:val="center"/>
                <w:hideMark/>
              </w:tcPr>
            </w:tcPrChange>
          </w:tcPr>
          <w:p w14:paraId="76605CDD" w14:textId="77777777" w:rsidR="004D28C1" w:rsidRPr="003C02FF" w:rsidRDefault="004D28C1" w:rsidP="004D28C1">
            <w:pPr>
              <w:rPr>
                <w:ins w:id="9927" w:author="James Vu" w:date="2024-04-19T00:01:00Z"/>
                <w:color w:val="0D0D0D"/>
                <w:rPrChange w:id="9928" w:author="James Vu" w:date="2024-04-19T00:19:00Z">
                  <w:rPr>
                    <w:ins w:id="9929" w:author="James Vu" w:date="2024-04-19T00:01:00Z"/>
                    <w:color w:val="0D0D0D"/>
                    <w:sz w:val="28"/>
                    <w:szCs w:val="28"/>
                  </w:rPr>
                </w:rPrChange>
              </w:rPr>
            </w:pPr>
            <w:ins w:id="9930" w:author="James Vu" w:date="2024-04-19T00:01:00Z">
              <w:r w:rsidRPr="003C02FF">
                <w:rPr>
                  <w:color w:val="0D0D0D"/>
                  <w:rPrChange w:id="9931" w:author="James Vu" w:date="2024-04-19T00:19:00Z">
                    <w:rPr>
                      <w:color w:val="0D0D0D"/>
                      <w:sz w:val="28"/>
                      <w:szCs w:val="28"/>
                    </w:rPr>
                  </w:rPrChange>
                </w:rPr>
                <w:t>Công cụ quản lý sử dụng biểu mẫu qua giao diện web</w:t>
              </w:r>
            </w:ins>
          </w:p>
        </w:tc>
      </w:tr>
      <w:tr w:rsidR="003C02FF" w:rsidRPr="003C02FF" w14:paraId="1B274FB9" w14:textId="77777777" w:rsidTr="003C02FF">
        <w:trPr>
          <w:trHeight w:val="360"/>
          <w:ins w:id="9932" w:author="James Vu" w:date="2024-04-19T00:01:00Z"/>
          <w:trPrChange w:id="9933" w:author="James Vu" w:date="2024-04-19T00:20:00Z">
            <w:trPr>
              <w:trHeight w:val="360"/>
            </w:trPr>
          </w:trPrChange>
        </w:trPr>
        <w:tc>
          <w:tcPr>
            <w:tcW w:w="704" w:type="dxa"/>
            <w:shd w:val="clear" w:color="auto" w:fill="auto"/>
            <w:noWrap/>
            <w:vAlign w:val="center"/>
            <w:hideMark/>
            <w:tcPrChange w:id="9934" w:author="James Vu" w:date="2024-04-19T00:20:00Z">
              <w:tcPr>
                <w:tcW w:w="704" w:type="dxa"/>
                <w:shd w:val="clear" w:color="auto" w:fill="auto"/>
                <w:noWrap/>
                <w:vAlign w:val="center"/>
                <w:hideMark/>
              </w:tcPr>
            </w:tcPrChange>
          </w:tcPr>
          <w:p w14:paraId="0DAC265E" w14:textId="77777777" w:rsidR="004D28C1" w:rsidRPr="003C02FF" w:rsidRDefault="004D28C1" w:rsidP="004D28C1">
            <w:pPr>
              <w:jc w:val="center"/>
              <w:rPr>
                <w:ins w:id="9935" w:author="James Vu" w:date="2024-04-19T00:01:00Z"/>
                <w:b/>
                <w:bCs/>
                <w:color w:val="000000"/>
                <w:rPrChange w:id="9936" w:author="James Vu" w:date="2024-04-19T00:19:00Z">
                  <w:rPr>
                    <w:ins w:id="9937" w:author="James Vu" w:date="2024-04-19T00:01:00Z"/>
                    <w:b/>
                    <w:bCs/>
                    <w:color w:val="000000"/>
                    <w:sz w:val="28"/>
                    <w:szCs w:val="28"/>
                  </w:rPr>
                </w:rPrChange>
              </w:rPr>
            </w:pPr>
            <w:ins w:id="9938" w:author="James Vu" w:date="2024-04-19T00:01:00Z">
              <w:r w:rsidRPr="003C02FF">
                <w:rPr>
                  <w:b/>
                  <w:bCs/>
                  <w:color w:val="000000"/>
                  <w:rPrChange w:id="9939" w:author="James Vu" w:date="2024-04-19T00:19:00Z">
                    <w:rPr>
                      <w:b/>
                      <w:bCs/>
                      <w:color w:val="000000"/>
                      <w:sz w:val="28"/>
                      <w:szCs w:val="28"/>
                    </w:rPr>
                  </w:rPrChange>
                </w:rPr>
                <w:t> </w:t>
              </w:r>
            </w:ins>
          </w:p>
        </w:tc>
        <w:tc>
          <w:tcPr>
            <w:tcW w:w="8358" w:type="dxa"/>
            <w:shd w:val="clear" w:color="auto" w:fill="auto"/>
            <w:noWrap/>
            <w:vAlign w:val="center"/>
            <w:hideMark/>
            <w:tcPrChange w:id="9940" w:author="James Vu" w:date="2024-04-19T00:20:00Z">
              <w:tcPr>
                <w:tcW w:w="8358" w:type="dxa"/>
                <w:shd w:val="clear" w:color="auto" w:fill="auto"/>
                <w:noWrap/>
                <w:vAlign w:val="center"/>
                <w:hideMark/>
              </w:tcPr>
            </w:tcPrChange>
          </w:tcPr>
          <w:p w14:paraId="20489275" w14:textId="77777777" w:rsidR="004D28C1" w:rsidRPr="003C02FF" w:rsidRDefault="004D28C1" w:rsidP="004D28C1">
            <w:pPr>
              <w:rPr>
                <w:ins w:id="9941" w:author="James Vu" w:date="2024-04-19T00:01:00Z"/>
                <w:color w:val="0D0D0D"/>
                <w:rPrChange w:id="9942" w:author="James Vu" w:date="2024-04-19T00:19:00Z">
                  <w:rPr>
                    <w:ins w:id="9943" w:author="James Vu" w:date="2024-04-19T00:01:00Z"/>
                    <w:color w:val="0D0D0D"/>
                    <w:sz w:val="28"/>
                    <w:szCs w:val="28"/>
                  </w:rPr>
                </w:rPrChange>
              </w:rPr>
            </w:pPr>
            <w:ins w:id="9944" w:author="James Vu" w:date="2024-04-19T00:01:00Z">
              <w:r w:rsidRPr="003C02FF">
                <w:rPr>
                  <w:color w:val="0D0D0D"/>
                  <w:rPrChange w:id="9945" w:author="James Vu" w:date="2024-04-19T00:19:00Z">
                    <w:rPr>
                      <w:color w:val="0D0D0D"/>
                      <w:sz w:val="28"/>
                      <w:szCs w:val="28"/>
                    </w:rPr>
                  </w:rPrChange>
                </w:rPr>
                <w:t>Thực hiện và theo dõi quy trình trên biểu mẫu</w:t>
              </w:r>
            </w:ins>
          </w:p>
        </w:tc>
      </w:tr>
      <w:tr w:rsidR="003C02FF" w:rsidRPr="003C02FF" w14:paraId="2B3F6BDD" w14:textId="77777777" w:rsidTr="003C02FF">
        <w:trPr>
          <w:trHeight w:val="360"/>
          <w:ins w:id="9946" w:author="James Vu" w:date="2024-04-19T00:01:00Z"/>
          <w:trPrChange w:id="9947" w:author="James Vu" w:date="2024-04-19T00:20:00Z">
            <w:trPr>
              <w:trHeight w:val="360"/>
            </w:trPr>
          </w:trPrChange>
        </w:trPr>
        <w:tc>
          <w:tcPr>
            <w:tcW w:w="704" w:type="dxa"/>
            <w:shd w:val="clear" w:color="auto" w:fill="auto"/>
            <w:noWrap/>
            <w:vAlign w:val="center"/>
            <w:hideMark/>
            <w:tcPrChange w:id="9948" w:author="James Vu" w:date="2024-04-19T00:20:00Z">
              <w:tcPr>
                <w:tcW w:w="704" w:type="dxa"/>
                <w:shd w:val="clear" w:color="auto" w:fill="auto"/>
                <w:noWrap/>
                <w:vAlign w:val="center"/>
                <w:hideMark/>
              </w:tcPr>
            </w:tcPrChange>
          </w:tcPr>
          <w:p w14:paraId="4E2A2F0B" w14:textId="77777777" w:rsidR="004D28C1" w:rsidRPr="003C02FF" w:rsidRDefault="004D28C1" w:rsidP="004D28C1">
            <w:pPr>
              <w:jc w:val="center"/>
              <w:rPr>
                <w:ins w:id="9949" w:author="James Vu" w:date="2024-04-19T00:01:00Z"/>
                <w:b/>
                <w:bCs/>
                <w:color w:val="000000"/>
                <w:rPrChange w:id="9950" w:author="James Vu" w:date="2024-04-19T00:19:00Z">
                  <w:rPr>
                    <w:ins w:id="9951" w:author="James Vu" w:date="2024-04-19T00:01:00Z"/>
                    <w:b/>
                    <w:bCs/>
                    <w:color w:val="000000"/>
                    <w:sz w:val="28"/>
                    <w:szCs w:val="28"/>
                  </w:rPr>
                </w:rPrChange>
              </w:rPr>
            </w:pPr>
            <w:ins w:id="9952" w:author="James Vu" w:date="2024-04-19T00:01:00Z">
              <w:r w:rsidRPr="003C02FF">
                <w:rPr>
                  <w:b/>
                  <w:bCs/>
                  <w:color w:val="000000"/>
                  <w:rPrChange w:id="9953" w:author="James Vu" w:date="2024-04-19T00:19:00Z">
                    <w:rPr>
                      <w:b/>
                      <w:bCs/>
                      <w:color w:val="000000"/>
                      <w:sz w:val="28"/>
                      <w:szCs w:val="28"/>
                    </w:rPr>
                  </w:rPrChange>
                </w:rPr>
                <w:t> </w:t>
              </w:r>
            </w:ins>
          </w:p>
        </w:tc>
        <w:tc>
          <w:tcPr>
            <w:tcW w:w="8358" w:type="dxa"/>
            <w:shd w:val="clear" w:color="auto" w:fill="auto"/>
            <w:noWrap/>
            <w:vAlign w:val="center"/>
            <w:hideMark/>
            <w:tcPrChange w:id="9954" w:author="James Vu" w:date="2024-04-19T00:20:00Z">
              <w:tcPr>
                <w:tcW w:w="8358" w:type="dxa"/>
                <w:shd w:val="clear" w:color="auto" w:fill="auto"/>
                <w:noWrap/>
                <w:vAlign w:val="center"/>
                <w:hideMark/>
              </w:tcPr>
            </w:tcPrChange>
          </w:tcPr>
          <w:p w14:paraId="435B93BC" w14:textId="77777777" w:rsidR="004D28C1" w:rsidRPr="003C02FF" w:rsidRDefault="004D28C1" w:rsidP="004D28C1">
            <w:pPr>
              <w:rPr>
                <w:ins w:id="9955" w:author="James Vu" w:date="2024-04-19T00:01:00Z"/>
                <w:color w:val="0D0D0D"/>
                <w:rPrChange w:id="9956" w:author="James Vu" w:date="2024-04-19T00:19:00Z">
                  <w:rPr>
                    <w:ins w:id="9957" w:author="James Vu" w:date="2024-04-19T00:01:00Z"/>
                    <w:color w:val="0D0D0D"/>
                    <w:sz w:val="28"/>
                    <w:szCs w:val="28"/>
                  </w:rPr>
                </w:rPrChange>
              </w:rPr>
            </w:pPr>
            <w:ins w:id="9958" w:author="James Vu" w:date="2024-04-19T00:01:00Z">
              <w:r w:rsidRPr="003C02FF">
                <w:rPr>
                  <w:color w:val="0D0D0D"/>
                  <w:rPrChange w:id="9959" w:author="James Vu" w:date="2024-04-19T00:19:00Z">
                    <w:rPr>
                      <w:color w:val="0D0D0D"/>
                      <w:sz w:val="28"/>
                      <w:szCs w:val="28"/>
                    </w:rPr>
                  </w:rPrChange>
                </w:rPr>
                <w:t>Truy cập vào thư viện biểu mẫu</w:t>
              </w:r>
            </w:ins>
          </w:p>
        </w:tc>
      </w:tr>
      <w:tr w:rsidR="003C02FF" w:rsidRPr="003C02FF" w14:paraId="1B7561D7" w14:textId="77777777" w:rsidTr="003C02FF">
        <w:trPr>
          <w:trHeight w:val="360"/>
          <w:ins w:id="9960" w:author="James Vu" w:date="2024-04-19T00:01:00Z"/>
          <w:trPrChange w:id="9961" w:author="James Vu" w:date="2024-04-19T00:20:00Z">
            <w:trPr>
              <w:trHeight w:val="360"/>
            </w:trPr>
          </w:trPrChange>
        </w:trPr>
        <w:tc>
          <w:tcPr>
            <w:tcW w:w="704" w:type="dxa"/>
            <w:shd w:val="clear" w:color="auto" w:fill="auto"/>
            <w:noWrap/>
            <w:vAlign w:val="center"/>
            <w:hideMark/>
            <w:tcPrChange w:id="9962" w:author="James Vu" w:date="2024-04-19T00:20:00Z">
              <w:tcPr>
                <w:tcW w:w="704" w:type="dxa"/>
                <w:shd w:val="clear" w:color="auto" w:fill="auto"/>
                <w:noWrap/>
                <w:vAlign w:val="center"/>
                <w:hideMark/>
              </w:tcPr>
            </w:tcPrChange>
          </w:tcPr>
          <w:p w14:paraId="3B19CB96" w14:textId="77777777" w:rsidR="004D28C1" w:rsidRPr="003C02FF" w:rsidRDefault="004D28C1" w:rsidP="004D28C1">
            <w:pPr>
              <w:jc w:val="center"/>
              <w:rPr>
                <w:ins w:id="9963" w:author="James Vu" w:date="2024-04-19T00:01:00Z"/>
                <w:b/>
                <w:bCs/>
                <w:color w:val="000000"/>
                <w:rPrChange w:id="9964" w:author="James Vu" w:date="2024-04-19T00:19:00Z">
                  <w:rPr>
                    <w:ins w:id="9965" w:author="James Vu" w:date="2024-04-19T00:01:00Z"/>
                    <w:b/>
                    <w:bCs/>
                    <w:color w:val="000000"/>
                    <w:sz w:val="28"/>
                    <w:szCs w:val="28"/>
                  </w:rPr>
                </w:rPrChange>
              </w:rPr>
            </w:pPr>
            <w:ins w:id="9966" w:author="James Vu" w:date="2024-04-19T00:01:00Z">
              <w:r w:rsidRPr="003C02FF">
                <w:rPr>
                  <w:b/>
                  <w:bCs/>
                  <w:color w:val="000000"/>
                  <w:rPrChange w:id="9967" w:author="James Vu" w:date="2024-04-19T00:19:00Z">
                    <w:rPr>
                      <w:b/>
                      <w:bCs/>
                      <w:color w:val="000000"/>
                      <w:sz w:val="28"/>
                      <w:szCs w:val="28"/>
                    </w:rPr>
                  </w:rPrChange>
                </w:rPr>
                <w:t> </w:t>
              </w:r>
            </w:ins>
          </w:p>
        </w:tc>
        <w:tc>
          <w:tcPr>
            <w:tcW w:w="8358" w:type="dxa"/>
            <w:shd w:val="clear" w:color="auto" w:fill="auto"/>
            <w:noWrap/>
            <w:vAlign w:val="center"/>
            <w:hideMark/>
            <w:tcPrChange w:id="9968" w:author="James Vu" w:date="2024-04-19T00:20:00Z">
              <w:tcPr>
                <w:tcW w:w="8358" w:type="dxa"/>
                <w:shd w:val="clear" w:color="auto" w:fill="auto"/>
                <w:noWrap/>
                <w:vAlign w:val="center"/>
                <w:hideMark/>
              </w:tcPr>
            </w:tcPrChange>
          </w:tcPr>
          <w:p w14:paraId="67A40C36" w14:textId="77777777" w:rsidR="004D28C1" w:rsidRPr="003C02FF" w:rsidRDefault="004D28C1" w:rsidP="004D28C1">
            <w:pPr>
              <w:rPr>
                <w:ins w:id="9969" w:author="James Vu" w:date="2024-04-19T00:01:00Z"/>
                <w:color w:val="0D0D0D"/>
                <w:rPrChange w:id="9970" w:author="James Vu" w:date="2024-04-19T00:19:00Z">
                  <w:rPr>
                    <w:ins w:id="9971" w:author="James Vu" w:date="2024-04-19T00:01:00Z"/>
                    <w:color w:val="0D0D0D"/>
                    <w:sz w:val="28"/>
                    <w:szCs w:val="28"/>
                  </w:rPr>
                </w:rPrChange>
              </w:rPr>
            </w:pPr>
            <w:ins w:id="9972" w:author="James Vu" w:date="2024-04-19T00:01:00Z">
              <w:r w:rsidRPr="003C02FF">
                <w:rPr>
                  <w:color w:val="0D0D0D"/>
                  <w:rPrChange w:id="9973" w:author="James Vu" w:date="2024-04-19T00:19:00Z">
                    <w:rPr>
                      <w:color w:val="0D0D0D"/>
                      <w:sz w:val="28"/>
                      <w:szCs w:val="28"/>
                    </w:rPr>
                  </w:rPrChange>
                </w:rPr>
                <w:t>Lựa chọn biểu mẫu cần sử dụng</w:t>
              </w:r>
            </w:ins>
          </w:p>
        </w:tc>
      </w:tr>
      <w:tr w:rsidR="003C02FF" w:rsidRPr="003C02FF" w14:paraId="587F5E0A" w14:textId="77777777" w:rsidTr="003C02FF">
        <w:trPr>
          <w:trHeight w:val="360"/>
          <w:ins w:id="9974" w:author="James Vu" w:date="2024-04-19T00:01:00Z"/>
          <w:trPrChange w:id="9975" w:author="James Vu" w:date="2024-04-19T00:20:00Z">
            <w:trPr>
              <w:trHeight w:val="360"/>
            </w:trPr>
          </w:trPrChange>
        </w:trPr>
        <w:tc>
          <w:tcPr>
            <w:tcW w:w="704" w:type="dxa"/>
            <w:shd w:val="clear" w:color="auto" w:fill="auto"/>
            <w:noWrap/>
            <w:vAlign w:val="center"/>
            <w:hideMark/>
            <w:tcPrChange w:id="9976" w:author="James Vu" w:date="2024-04-19T00:20:00Z">
              <w:tcPr>
                <w:tcW w:w="704" w:type="dxa"/>
                <w:shd w:val="clear" w:color="auto" w:fill="auto"/>
                <w:noWrap/>
                <w:vAlign w:val="center"/>
                <w:hideMark/>
              </w:tcPr>
            </w:tcPrChange>
          </w:tcPr>
          <w:p w14:paraId="01373001" w14:textId="77777777" w:rsidR="004D28C1" w:rsidRPr="003C02FF" w:rsidRDefault="004D28C1" w:rsidP="004D28C1">
            <w:pPr>
              <w:jc w:val="center"/>
              <w:rPr>
                <w:ins w:id="9977" w:author="James Vu" w:date="2024-04-19T00:01:00Z"/>
                <w:b/>
                <w:bCs/>
                <w:color w:val="000000"/>
                <w:rPrChange w:id="9978" w:author="James Vu" w:date="2024-04-19T00:19:00Z">
                  <w:rPr>
                    <w:ins w:id="9979" w:author="James Vu" w:date="2024-04-19T00:01:00Z"/>
                    <w:b/>
                    <w:bCs/>
                    <w:color w:val="000000"/>
                    <w:sz w:val="28"/>
                    <w:szCs w:val="28"/>
                  </w:rPr>
                </w:rPrChange>
              </w:rPr>
            </w:pPr>
            <w:ins w:id="9980" w:author="James Vu" w:date="2024-04-19T00:01:00Z">
              <w:r w:rsidRPr="003C02FF">
                <w:rPr>
                  <w:b/>
                  <w:bCs/>
                  <w:color w:val="000000"/>
                  <w:rPrChange w:id="9981" w:author="James Vu" w:date="2024-04-19T00:19:00Z">
                    <w:rPr>
                      <w:b/>
                      <w:bCs/>
                      <w:color w:val="000000"/>
                      <w:sz w:val="28"/>
                      <w:szCs w:val="28"/>
                    </w:rPr>
                  </w:rPrChange>
                </w:rPr>
                <w:t> </w:t>
              </w:r>
            </w:ins>
          </w:p>
        </w:tc>
        <w:tc>
          <w:tcPr>
            <w:tcW w:w="8358" w:type="dxa"/>
            <w:shd w:val="clear" w:color="auto" w:fill="auto"/>
            <w:noWrap/>
            <w:vAlign w:val="center"/>
            <w:hideMark/>
            <w:tcPrChange w:id="9982" w:author="James Vu" w:date="2024-04-19T00:20:00Z">
              <w:tcPr>
                <w:tcW w:w="8358" w:type="dxa"/>
                <w:shd w:val="clear" w:color="auto" w:fill="auto"/>
                <w:noWrap/>
                <w:vAlign w:val="center"/>
                <w:hideMark/>
              </w:tcPr>
            </w:tcPrChange>
          </w:tcPr>
          <w:p w14:paraId="3D3940FF" w14:textId="77777777" w:rsidR="004D28C1" w:rsidRPr="003C02FF" w:rsidRDefault="004D28C1" w:rsidP="004D28C1">
            <w:pPr>
              <w:rPr>
                <w:ins w:id="9983" w:author="James Vu" w:date="2024-04-19T00:01:00Z"/>
                <w:color w:val="0D0D0D"/>
                <w:rPrChange w:id="9984" w:author="James Vu" w:date="2024-04-19T00:19:00Z">
                  <w:rPr>
                    <w:ins w:id="9985" w:author="James Vu" w:date="2024-04-19T00:01:00Z"/>
                    <w:color w:val="0D0D0D"/>
                    <w:sz w:val="28"/>
                    <w:szCs w:val="28"/>
                  </w:rPr>
                </w:rPrChange>
              </w:rPr>
            </w:pPr>
            <w:ins w:id="9986" w:author="James Vu" w:date="2024-04-19T00:01:00Z">
              <w:r w:rsidRPr="003C02FF">
                <w:rPr>
                  <w:color w:val="0D0D0D"/>
                  <w:rPrChange w:id="9987" w:author="James Vu" w:date="2024-04-19T00:19:00Z">
                    <w:rPr>
                      <w:color w:val="0D0D0D"/>
                      <w:sz w:val="28"/>
                      <w:szCs w:val="28"/>
                    </w:rPr>
                  </w:rPrChange>
                </w:rPr>
                <w:t>Điền thông tin vào biểu mẫu điện tử</w:t>
              </w:r>
            </w:ins>
          </w:p>
        </w:tc>
      </w:tr>
      <w:tr w:rsidR="003C02FF" w:rsidRPr="003C02FF" w14:paraId="51211BF4" w14:textId="77777777" w:rsidTr="003C02FF">
        <w:trPr>
          <w:trHeight w:val="360"/>
          <w:ins w:id="9988" w:author="James Vu" w:date="2024-04-19T00:01:00Z"/>
          <w:trPrChange w:id="9989" w:author="James Vu" w:date="2024-04-19T00:20:00Z">
            <w:trPr>
              <w:trHeight w:val="360"/>
            </w:trPr>
          </w:trPrChange>
        </w:trPr>
        <w:tc>
          <w:tcPr>
            <w:tcW w:w="704" w:type="dxa"/>
            <w:shd w:val="clear" w:color="auto" w:fill="auto"/>
            <w:noWrap/>
            <w:vAlign w:val="center"/>
            <w:hideMark/>
            <w:tcPrChange w:id="9990" w:author="James Vu" w:date="2024-04-19T00:20:00Z">
              <w:tcPr>
                <w:tcW w:w="704" w:type="dxa"/>
                <w:shd w:val="clear" w:color="auto" w:fill="auto"/>
                <w:noWrap/>
                <w:vAlign w:val="center"/>
                <w:hideMark/>
              </w:tcPr>
            </w:tcPrChange>
          </w:tcPr>
          <w:p w14:paraId="29477E0D" w14:textId="77777777" w:rsidR="004D28C1" w:rsidRPr="003C02FF" w:rsidRDefault="004D28C1" w:rsidP="004D28C1">
            <w:pPr>
              <w:jc w:val="center"/>
              <w:rPr>
                <w:ins w:id="9991" w:author="James Vu" w:date="2024-04-19T00:01:00Z"/>
                <w:b/>
                <w:bCs/>
                <w:color w:val="000000"/>
                <w:rPrChange w:id="9992" w:author="James Vu" w:date="2024-04-19T00:19:00Z">
                  <w:rPr>
                    <w:ins w:id="9993" w:author="James Vu" w:date="2024-04-19T00:01:00Z"/>
                    <w:b/>
                    <w:bCs/>
                    <w:color w:val="000000"/>
                    <w:sz w:val="28"/>
                    <w:szCs w:val="28"/>
                  </w:rPr>
                </w:rPrChange>
              </w:rPr>
            </w:pPr>
            <w:ins w:id="9994" w:author="James Vu" w:date="2024-04-19T00:01:00Z">
              <w:r w:rsidRPr="003C02FF">
                <w:rPr>
                  <w:b/>
                  <w:bCs/>
                  <w:color w:val="000000"/>
                  <w:rPrChange w:id="9995" w:author="James Vu" w:date="2024-04-19T00:19:00Z">
                    <w:rPr>
                      <w:b/>
                      <w:bCs/>
                      <w:color w:val="000000"/>
                      <w:sz w:val="28"/>
                      <w:szCs w:val="28"/>
                    </w:rPr>
                  </w:rPrChange>
                </w:rPr>
                <w:t> </w:t>
              </w:r>
            </w:ins>
          </w:p>
        </w:tc>
        <w:tc>
          <w:tcPr>
            <w:tcW w:w="8358" w:type="dxa"/>
            <w:shd w:val="clear" w:color="auto" w:fill="auto"/>
            <w:noWrap/>
            <w:vAlign w:val="center"/>
            <w:hideMark/>
            <w:tcPrChange w:id="9996" w:author="James Vu" w:date="2024-04-19T00:20:00Z">
              <w:tcPr>
                <w:tcW w:w="8358" w:type="dxa"/>
                <w:shd w:val="clear" w:color="auto" w:fill="auto"/>
                <w:noWrap/>
                <w:vAlign w:val="center"/>
                <w:hideMark/>
              </w:tcPr>
            </w:tcPrChange>
          </w:tcPr>
          <w:p w14:paraId="36BB7916" w14:textId="77777777" w:rsidR="004D28C1" w:rsidRPr="003C02FF" w:rsidRDefault="004D28C1" w:rsidP="004D28C1">
            <w:pPr>
              <w:rPr>
                <w:ins w:id="9997" w:author="James Vu" w:date="2024-04-19T00:01:00Z"/>
                <w:color w:val="0D0D0D"/>
                <w:rPrChange w:id="9998" w:author="James Vu" w:date="2024-04-19T00:19:00Z">
                  <w:rPr>
                    <w:ins w:id="9999" w:author="James Vu" w:date="2024-04-19T00:01:00Z"/>
                    <w:color w:val="0D0D0D"/>
                    <w:sz w:val="28"/>
                    <w:szCs w:val="28"/>
                  </w:rPr>
                </w:rPrChange>
              </w:rPr>
            </w:pPr>
            <w:ins w:id="10000" w:author="James Vu" w:date="2024-04-19T00:01:00Z">
              <w:r w:rsidRPr="003C02FF">
                <w:rPr>
                  <w:color w:val="0D0D0D"/>
                  <w:rPrChange w:id="10001" w:author="James Vu" w:date="2024-04-19T00:19:00Z">
                    <w:rPr>
                      <w:color w:val="0D0D0D"/>
                      <w:sz w:val="28"/>
                      <w:szCs w:val="28"/>
                    </w:rPr>
                  </w:rPrChange>
                </w:rPr>
                <w:t>Lưu bản nháp của biểu mẫu đang điền</w:t>
              </w:r>
            </w:ins>
          </w:p>
        </w:tc>
      </w:tr>
      <w:tr w:rsidR="003C02FF" w:rsidRPr="003C02FF" w14:paraId="13D0DCCE" w14:textId="77777777" w:rsidTr="003C02FF">
        <w:trPr>
          <w:trHeight w:val="360"/>
          <w:ins w:id="10002" w:author="James Vu" w:date="2024-04-19T00:01:00Z"/>
          <w:trPrChange w:id="10003" w:author="James Vu" w:date="2024-04-19T00:20:00Z">
            <w:trPr>
              <w:trHeight w:val="360"/>
            </w:trPr>
          </w:trPrChange>
        </w:trPr>
        <w:tc>
          <w:tcPr>
            <w:tcW w:w="704" w:type="dxa"/>
            <w:shd w:val="clear" w:color="auto" w:fill="auto"/>
            <w:noWrap/>
            <w:vAlign w:val="center"/>
            <w:hideMark/>
            <w:tcPrChange w:id="10004" w:author="James Vu" w:date="2024-04-19T00:20:00Z">
              <w:tcPr>
                <w:tcW w:w="704" w:type="dxa"/>
                <w:shd w:val="clear" w:color="auto" w:fill="auto"/>
                <w:noWrap/>
                <w:vAlign w:val="center"/>
                <w:hideMark/>
              </w:tcPr>
            </w:tcPrChange>
          </w:tcPr>
          <w:p w14:paraId="7E3A4D1B" w14:textId="77777777" w:rsidR="004D28C1" w:rsidRPr="003C02FF" w:rsidRDefault="004D28C1" w:rsidP="004D28C1">
            <w:pPr>
              <w:jc w:val="center"/>
              <w:rPr>
                <w:ins w:id="10005" w:author="James Vu" w:date="2024-04-19T00:01:00Z"/>
                <w:b/>
                <w:bCs/>
                <w:color w:val="000000"/>
                <w:rPrChange w:id="10006" w:author="James Vu" w:date="2024-04-19T00:19:00Z">
                  <w:rPr>
                    <w:ins w:id="10007" w:author="James Vu" w:date="2024-04-19T00:01:00Z"/>
                    <w:b/>
                    <w:bCs/>
                    <w:color w:val="000000"/>
                    <w:sz w:val="28"/>
                    <w:szCs w:val="28"/>
                  </w:rPr>
                </w:rPrChange>
              </w:rPr>
            </w:pPr>
            <w:ins w:id="10008" w:author="James Vu" w:date="2024-04-19T00:01:00Z">
              <w:r w:rsidRPr="003C02FF">
                <w:rPr>
                  <w:b/>
                  <w:bCs/>
                  <w:color w:val="000000"/>
                  <w:rPrChange w:id="10009" w:author="James Vu" w:date="2024-04-19T00:19:00Z">
                    <w:rPr>
                      <w:b/>
                      <w:bCs/>
                      <w:color w:val="000000"/>
                      <w:sz w:val="28"/>
                      <w:szCs w:val="28"/>
                    </w:rPr>
                  </w:rPrChange>
                </w:rPr>
                <w:t>20</w:t>
              </w:r>
            </w:ins>
          </w:p>
        </w:tc>
        <w:tc>
          <w:tcPr>
            <w:tcW w:w="8358" w:type="dxa"/>
            <w:shd w:val="clear" w:color="auto" w:fill="auto"/>
            <w:noWrap/>
            <w:vAlign w:val="center"/>
            <w:hideMark/>
            <w:tcPrChange w:id="10010" w:author="James Vu" w:date="2024-04-19T00:20:00Z">
              <w:tcPr>
                <w:tcW w:w="8358" w:type="dxa"/>
                <w:shd w:val="clear" w:color="auto" w:fill="auto"/>
                <w:noWrap/>
                <w:vAlign w:val="center"/>
                <w:hideMark/>
              </w:tcPr>
            </w:tcPrChange>
          </w:tcPr>
          <w:p w14:paraId="1DAD1379" w14:textId="77777777" w:rsidR="004D28C1" w:rsidRPr="003C02FF" w:rsidRDefault="004D28C1" w:rsidP="004D28C1">
            <w:pPr>
              <w:rPr>
                <w:ins w:id="10011" w:author="James Vu" w:date="2024-04-19T00:01:00Z"/>
                <w:b/>
                <w:bCs/>
                <w:color w:val="0D0D0D"/>
                <w:rPrChange w:id="10012" w:author="James Vu" w:date="2024-04-19T00:19:00Z">
                  <w:rPr>
                    <w:ins w:id="10013" w:author="James Vu" w:date="2024-04-19T00:01:00Z"/>
                    <w:b/>
                    <w:bCs/>
                    <w:color w:val="0D0D0D"/>
                    <w:sz w:val="28"/>
                    <w:szCs w:val="28"/>
                  </w:rPr>
                </w:rPrChange>
              </w:rPr>
            </w:pPr>
            <w:ins w:id="10014" w:author="James Vu" w:date="2024-04-19T00:01:00Z">
              <w:r w:rsidRPr="003C02FF">
                <w:rPr>
                  <w:b/>
                  <w:bCs/>
                  <w:color w:val="0D0D0D"/>
                  <w:rPrChange w:id="10015" w:author="James Vu" w:date="2024-04-19T00:19:00Z">
                    <w:rPr>
                      <w:b/>
                      <w:bCs/>
                      <w:color w:val="0D0D0D"/>
                      <w:sz w:val="28"/>
                      <w:szCs w:val="28"/>
                    </w:rPr>
                  </w:rPrChange>
                </w:rPr>
                <w:t>Báo cáo Và Thống Kê</w:t>
              </w:r>
            </w:ins>
          </w:p>
        </w:tc>
      </w:tr>
      <w:tr w:rsidR="003C02FF" w:rsidRPr="003C02FF" w14:paraId="60BBF95D" w14:textId="77777777" w:rsidTr="003C02FF">
        <w:trPr>
          <w:trHeight w:val="360"/>
          <w:ins w:id="10016" w:author="James Vu" w:date="2024-04-19T00:01:00Z"/>
          <w:trPrChange w:id="10017" w:author="James Vu" w:date="2024-04-19T00:20:00Z">
            <w:trPr>
              <w:trHeight w:val="360"/>
            </w:trPr>
          </w:trPrChange>
        </w:trPr>
        <w:tc>
          <w:tcPr>
            <w:tcW w:w="704" w:type="dxa"/>
            <w:shd w:val="clear" w:color="auto" w:fill="auto"/>
            <w:noWrap/>
            <w:vAlign w:val="center"/>
            <w:hideMark/>
            <w:tcPrChange w:id="10018" w:author="James Vu" w:date="2024-04-19T00:20:00Z">
              <w:tcPr>
                <w:tcW w:w="704" w:type="dxa"/>
                <w:shd w:val="clear" w:color="auto" w:fill="auto"/>
                <w:noWrap/>
                <w:vAlign w:val="center"/>
                <w:hideMark/>
              </w:tcPr>
            </w:tcPrChange>
          </w:tcPr>
          <w:p w14:paraId="4EB38820" w14:textId="77777777" w:rsidR="004D28C1" w:rsidRPr="003C02FF" w:rsidRDefault="004D28C1" w:rsidP="004D28C1">
            <w:pPr>
              <w:jc w:val="center"/>
              <w:rPr>
                <w:ins w:id="10019" w:author="James Vu" w:date="2024-04-19T00:01:00Z"/>
                <w:b/>
                <w:bCs/>
                <w:color w:val="000000"/>
                <w:rPrChange w:id="10020" w:author="James Vu" w:date="2024-04-19T00:19:00Z">
                  <w:rPr>
                    <w:ins w:id="10021" w:author="James Vu" w:date="2024-04-19T00:01:00Z"/>
                    <w:b/>
                    <w:bCs/>
                    <w:color w:val="000000"/>
                    <w:sz w:val="28"/>
                    <w:szCs w:val="28"/>
                  </w:rPr>
                </w:rPrChange>
              </w:rPr>
            </w:pPr>
            <w:ins w:id="10022" w:author="James Vu" w:date="2024-04-19T00:01:00Z">
              <w:r w:rsidRPr="003C02FF">
                <w:rPr>
                  <w:b/>
                  <w:bCs/>
                  <w:color w:val="000000"/>
                  <w:rPrChange w:id="10023" w:author="James Vu" w:date="2024-04-19T00:19:00Z">
                    <w:rPr>
                      <w:b/>
                      <w:bCs/>
                      <w:color w:val="000000"/>
                      <w:sz w:val="28"/>
                      <w:szCs w:val="28"/>
                    </w:rPr>
                  </w:rPrChange>
                </w:rPr>
                <w:t> </w:t>
              </w:r>
            </w:ins>
          </w:p>
        </w:tc>
        <w:tc>
          <w:tcPr>
            <w:tcW w:w="8358" w:type="dxa"/>
            <w:shd w:val="clear" w:color="auto" w:fill="auto"/>
            <w:noWrap/>
            <w:vAlign w:val="center"/>
            <w:hideMark/>
            <w:tcPrChange w:id="10024" w:author="James Vu" w:date="2024-04-19T00:20:00Z">
              <w:tcPr>
                <w:tcW w:w="8358" w:type="dxa"/>
                <w:shd w:val="clear" w:color="auto" w:fill="auto"/>
                <w:noWrap/>
                <w:vAlign w:val="center"/>
                <w:hideMark/>
              </w:tcPr>
            </w:tcPrChange>
          </w:tcPr>
          <w:p w14:paraId="587A23CB" w14:textId="77777777" w:rsidR="004D28C1" w:rsidRPr="003C02FF" w:rsidRDefault="004D28C1" w:rsidP="004D28C1">
            <w:pPr>
              <w:rPr>
                <w:ins w:id="10025" w:author="James Vu" w:date="2024-04-19T00:01:00Z"/>
                <w:color w:val="0D0D0D"/>
                <w:rPrChange w:id="10026" w:author="James Vu" w:date="2024-04-19T00:19:00Z">
                  <w:rPr>
                    <w:ins w:id="10027" w:author="James Vu" w:date="2024-04-19T00:01:00Z"/>
                    <w:color w:val="0D0D0D"/>
                    <w:sz w:val="28"/>
                    <w:szCs w:val="28"/>
                  </w:rPr>
                </w:rPrChange>
              </w:rPr>
            </w:pPr>
            <w:ins w:id="10028" w:author="James Vu" w:date="2024-04-19T00:01:00Z">
              <w:r w:rsidRPr="003C02FF">
                <w:rPr>
                  <w:color w:val="0D0D0D"/>
                  <w:rPrChange w:id="10029" w:author="James Vu" w:date="2024-04-19T00:19:00Z">
                    <w:rPr>
                      <w:color w:val="0D0D0D"/>
                      <w:sz w:val="28"/>
                      <w:szCs w:val="28"/>
                    </w:rPr>
                  </w:rPrChange>
                </w:rPr>
                <w:t>Tạo báo cáo tùy chỉnh theo các mục tiêu thời gian, khu vực hành chính, nhiệm vụ</w:t>
              </w:r>
            </w:ins>
          </w:p>
        </w:tc>
      </w:tr>
      <w:tr w:rsidR="003C02FF" w:rsidRPr="003C02FF" w14:paraId="40FEE1D0" w14:textId="77777777" w:rsidTr="003C02FF">
        <w:trPr>
          <w:trHeight w:val="360"/>
          <w:ins w:id="10030" w:author="James Vu" w:date="2024-04-19T00:01:00Z"/>
          <w:trPrChange w:id="10031" w:author="James Vu" w:date="2024-04-19T00:20:00Z">
            <w:trPr>
              <w:trHeight w:val="360"/>
            </w:trPr>
          </w:trPrChange>
        </w:trPr>
        <w:tc>
          <w:tcPr>
            <w:tcW w:w="704" w:type="dxa"/>
            <w:shd w:val="clear" w:color="auto" w:fill="auto"/>
            <w:noWrap/>
            <w:vAlign w:val="center"/>
            <w:hideMark/>
            <w:tcPrChange w:id="10032" w:author="James Vu" w:date="2024-04-19T00:20:00Z">
              <w:tcPr>
                <w:tcW w:w="704" w:type="dxa"/>
                <w:shd w:val="clear" w:color="auto" w:fill="auto"/>
                <w:noWrap/>
                <w:vAlign w:val="center"/>
                <w:hideMark/>
              </w:tcPr>
            </w:tcPrChange>
          </w:tcPr>
          <w:p w14:paraId="265A3DBA" w14:textId="77777777" w:rsidR="004D28C1" w:rsidRPr="003C02FF" w:rsidRDefault="004D28C1" w:rsidP="004D28C1">
            <w:pPr>
              <w:jc w:val="center"/>
              <w:rPr>
                <w:ins w:id="10033" w:author="James Vu" w:date="2024-04-19T00:01:00Z"/>
                <w:b/>
                <w:bCs/>
                <w:color w:val="000000"/>
                <w:rPrChange w:id="10034" w:author="James Vu" w:date="2024-04-19T00:19:00Z">
                  <w:rPr>
                    <w:ins w:id="10035" w:author="James Vu" w:date="2024-04-19T00:01:00Z"/>
                    <w:b/>
                    <w:bCs/>
                    <w:color w:val="000000"/>
                    <w:sz w:val="28"/>
                    <w:szCs w:val="28"/>
                  </w:rPr>
                </w:rPrChange>
              </w:rPr>
            </w:pPr>
            <w:ins w:id="10036" w:author="James Vu" w:date="2024-04-19T00:01:00Z">
              <w:r w:rsidRPr="003C02FF">
                <w:rPr>
                  <w:b/>
                  <w:bCs/>
                  <w:color w:val="000000"/>
                  <w:rPrChange w:id="10037" w:author="James Vu" w:date="2024-04-19T00:19:00Z">
                    <w:rPr>
                      <w:b/>
                      <w:bCs/>
                      <w:color w:val="000000"/>
                      <w:sz w:val="28"/>
                      <w:szCs w:val="28"/>
                    </w:rPr>
                  </w:rPrChange>
                </w:rPr>
                <w:t> </w:t>
              </w:r>
            </w:ins>
          </w:p>
        </w:tc>
        <w:tc>
          <w:tcPr>
            <w:tcW w:w="8358" w:type="dxa"/>
            <w:shd w:val="clear" w:color="auto" w:fill="auto"/>
            <w:noWrap/>
            <w:vAlign w:val="center"/>
            <w:hideMark/>
            <w:tcPrChange w:id="10038" w:author="James Vu" w:date="2024-04-19T00:20:00Z">
              <w:tcPr>
                <w:tcW w:w="8358" w:type="dxa"/>
                <w:shd w:val="clear" w:color="auto" w:fill="auto"/>
                <w:noWrap/>
                <w:vAlign w:val="center"/>
                <w:hideMark/>
              </w:tcPr>
            </w:tcPrChange>
          </w:tcPr>
          <w:p w14:paraId="6EFED359" w14:textId="77777777" w:rsidR="004D28C1" w:rsidRPr="003C02FF" w:rsidRDefault="004D28C1" w:rsidP="004D28C1">
            <w:pPr>
              <w:rPr>
                <w:ins w:id="10039" w:author="James Vu" w:date="2024-04-19T00:01:00Z"/>
                <w:color w:val="0D0D0D"/>
                <w:rPrChange w:id="10040" w:author="James Vu" w:date="2024-04-19T00:19:00Z">
                  <w:rPr>
                    <w:ins w:id="10041" w:author="James Vu" w:date="2024-04-19T00:01:00Z"/>
                    <w:color w:val="0D0D0D"/>
                    <w:sz w:val="28"/>
                    <w:szCs w:val="28"/>
                  </w:rPr>
                </w:rPrChange>
              </w:rPr>
            </w:pPr>
            <w:ins w:id="10042" w:author="James Vu" w:date="2024-04-19T00:01:00Z">
              <w:r w:rsidRPr="003C02FF">
                <w:rPr>
                  <w:color w:val="0D0D0D"/>
                  <w:rPrChange w:id="10043" w:author="James Vu" w:date="2024-04-19T00:19:00Z">
                    <w:rPr>
                      <w:color w:val="0D0D0D"/>
                      <w:sz w:val="28"/>
                      <w:szCs w:val="28"/>
                    </w:rPr>
                  </w:rPrChange>
                </w:rPr>
                <w:t>Báo cáo hoạt động của người dùng trên hệ thống theo phân quyền chức năng nhiệm vụ</w:t>
              </w:r>
            </w:ins>
          </w:p>
        </w:tc>
      </w:tr>
      <w:tr w:rsidR="003C02FF" w:rsidRPr="003C02FF" w14:paraId="5F20B624" w14:textId="77777777" w:rsidTr="003C02FF">
        <w:trPr>
          <w:trHeight w:val="360"/>
          <w:ins w:id="10044" w:author="James Vu" w:date="2024-04-19T00:01:00Z"/>
          <w:trPrChange w:id="10045" w:author="James Vu" w:date="2024-04-19T00:20:00Z">
            <w:trPr>
              <w:trHeight w:val="360"/>
            </w:trPr>
          </w:trPrChange>
        </w:trPr>
        <w:tc>
          <w:tcPr>
            <w:tcW w:w="704" w:type="dxa"/>
            <w:shd w:val="clear" w:color="auto" w:fill="auto"/>
            <w:noWrap/>
            <w:vAlign w:val="center"/>
            <w:hideMark/>
            <w:tcPrChange w:id="10046" w:author="James Vu" w:date="2024-04-19T00:20:00Z">
              <w:tcPr>
                <w:tcW w:w="704" w:type="dxa"/>
                <w:shd w:val="clear" w:color="auto" w:fill="auto"/>
                <w:noWrap/>
                <w:vAlign w:val="center"/>
                <w:hideMark/>
              </w:tcPr>
            </w:tcPrChange>
          </w:tcPr>
          <w:p w14:paraId="0D29B25F" w14:textId="77777777" w:rsidR="004D28C1" w:rsidRPr="003C02FF" w:rsidRDefault="004D28C1" w:rsidP="004D28C1">
            <w:pPr>
              <w:jc w:val="center"/>
              <w:rPr>
                <w:ins w:id="10047" w:author="James Vu" w:date="2024-04-19T00:01:00Z"/>
                <w:b/>
                <w:bCs/>
                <w:color w:val="000000"/>
                <w:rPrChange w:id="10048" w:author="James Vu" w:date="2024-04-19T00:19:00Z">
                  <w:rPr>
                    <w:ins w:id="10049" w:author="James Vu" w:date="2024-04-19T00:01:00Z"/>
                    <w:b/>
                    <w:bCs/>
                    <w:color w:val="000000"/>
                    <w:sz w:val="28"/>
                    <w:szCs w:val="28"/>
                  </w:rPr>
                </w:rPrChange>
              </w:rPr>
            </w:pPr>
            <w:ins w:id="10050" w:author="James Vu" w:date="2024-04-19T00:01:00Z">
              <w:r w:rsidRPr="003C02FF">
                <w:rPr>
                  <w:b/>
                  <w:bCs/>
                  <w:color w:val="000000"/>
                  <w:rPrChange w:id="10051" w:author="James Vu" w:date="2024-04-19T00:19:00Z">
                    <w:rPr>
                      <w:b/>
                      <w:bCs/>
                      <w:color w:val="000000"/>
                      <w:sz w:val="28"/>
                      <w:szCs w:val="28"/>
                    </w:rPr>
                  </w:rPrChange>
                </w:rPr>
                <w:t> </w:t>
              </w:r>
            </w:ins>
          </w:p>
        </w:tc>
        <w:tc>
          <w:tcPr>
            <w:tcW w:w="8358" w:type="dxa"/>
            <w:shd w:val="clear" w:color="auto" w:fill="auto"/>
            <w:noWrap/>
            <w:vAlign w:val="center"/>
            <w:hideMark/>
            <w:tcPrChange w:id="10052" w:author="James Vu" w:date="2024-04-19T00:20:00Z">
              <w:tcPr>
                <w:tcW w:w="8358" w:type="dxa"/>
                <w:shd w:val="clear" w:color="auto" w:fill="auto"/>
                <w:noWrap/>
                <w:vAlign w:val="center"/>
                <w:hideMark/>
              </w:tcPr>
            </w:tcPrChange>
          </w:tcPr>
          <w:p w14:paraId="13AC96C5" w14:textId="77777777" w:rsidR="004D28C1" w:rsidRPr="003C02FF" w:rsidRDefault="004D28C1" w:rsidP="004D28C1">
            <w:pPr>
              <w:rPr>
                <w:ins w:id="10053" w:author="James Vu" w:date="2024-04-19T00:01:00Z"/>
                <w:color w:val="0D0D0D"/>
                <w:rPrChange w:id="10054" w:author="James Vu" w:date="2024-04-19T00:19:00Z">
                  <w:rPr>
                    <w:ins w:id="10055" w:author="James Vu" w:date="2024-04-19T00:01:00Z"/>
                    <w:color w:val="0D0D0D"/>
                    <w:sz w:val="28"/>
                    <w:szCs w:val="28"/>
                  </w:rPr>
                </w:rPrChange>
              </w:rPr>
            </w:pPr>
            <w:ins w:id="10056" w:author="James Vu" w:date="2024-04-19T00:01:00Z">
              <w:r w:rsidRPr="003C02FF">
                <w:rPr>
                  <w:color w:val="0D0D0D"/>
                  <w:rPrChange w:id="10057" w:author="James Vu" w:date="2024-04-19T00:19:00Z">
                    <w:rPr>
                      <w:color w:val="0D0D0D"/>
                      <w:sz w:val="28"/>
                      <w:szCs w:val="28"/>
                    </w:rPr>
                  </w:rPrChange>
                </w:rPr>
                <w:t>Xuất báo cáo ra các định dạng khác nhau như PDF, Excel, HTML</w:t>
              </w:r>
            </w:ins>
          </w:p>
        </w:tc>
      </w:tr>
      <w:tr w:rsidR="003C02FF" w:rsidRPr="003C02FF" w14:paraId="7B4EA461" w14:textId="77777777" w:rsidTr="003C02FF">
        <w:trPr>
          <w:trHeight w:val="360"/>
          <w:ins w:id="10058" w:author="James Vu" w:date="2024-04-19T00:01:00Z"/>
          <w:trPrChange w:id="10059" w:author="James Vu" w:date="2024-04-19T00:20:00Z">
            <w:trPr>
              <w:trHeight w:val="360"/>
            </w:trPr>
          </w:trPrChange>
        </w:trPr>
        <w:tc>
          <w:tcPr>
            <w:tcW w:w="704" w:type="dxa"/>
            <w:shd w:val="clear" w:color="auto" w:fill="auto"/>
            <w:noWrap/>
            <w:vAlign w:val="center"/>
            <w:hideMark/>
            <w:tcPrChange w:id="10060" w:author="James Vu" w:date="2024-04-19T00:20:00Z">
              <w:tcPr>
                <w:tcW w:w="704" w:type="dxa"/>
                <w:shd w:val="clear" w:color="auto" w:fill="auto"/>
                <w:noWrap/>
                <w:vAlign w:val="center"/>
                <w:hideMark/>
              </w:tcPr>
            </w:tcPrChange>
          </w:tcPr>
          <w:p w14:paraId="04F87439" w14:textId="77777777" w:rsidR="004D28C1" w:rsidRPr="003C02FF" w:rsidRDefault="004D28C1" w:rsidP="004D28C1">
            <w:pPr>
              <w:jc w:val="center"/>
              <w:rPr>
                <w:ins w:id="10061" w:author="James Vu" w:date="2024-04-19T00:01:00Z"/>
                <w:b/>
                <w:bCs/>
                <w:color w:val="000000"/>
                <w:rPrChange w:id="10062" w:author="James Vu" w:date="2024-04-19T00:19:00Z">
                  <w:rPr>
                    <w:ins w:id="10063" w:author="James Vu" w:date="2024-04-19T00:01:00Z"/>
                    <w:b/>
                    <w:bCs/>
                    <w:color w:val="000000"/>
                    <w:sz w:val="28"/>
                    <w:szCs w:val="28"/>
                  </w:rPr>
                </w:rPrChange>
              </w:rPr>
            </w:pPr>
            <w:ins w:id="10064" w:author="James Vu" w:date="2024-04-19T00:01:00Z">
              <w:r w:rsidRPr="003C02FF">
                <w:rPr>
                  <w:b/>
                  <w:bCs/>
                  <w:color w:val="000000"/>
                  <w:rPrChange w:id="10065" w:author="James Vu" w:date="2024-04-19T00:19:00Z">
                    <w:rPr>
                      <w:b/>
                      <w:bCs/>
                      <w:color w:val="000000"/>
                      <w:sz w:val="28"/>
                      <w:szCs w:val="28"/>
                    </w:rPr>
                  </w:rPrChange>
                </w:rPr>
                <w:t> </w:t>
              </w:r>
            </w:ins>
          </w:p>
        </w:tc>
        <w:tc>
          <w:tcPr>
            <w:tcW w:w="8358" w:type="dxa"/>
            <w:shd w:val="clear" w:color="auto" w:fill="auto"/>
            <w:noWrap/>
            <w:vAlign w:val="center"/>
            <w:hideMark/>
            <w:tcPrChange w:id="10066" w:author="James Vu" w:date="2024-04-19T00:20:00Z">
              <w:tcPr>
                <w:tcW w:w="8358" w:type="dxa"/>
                <w:shd w:val="clear" w:color="auto" w:fill="auto"/>
                <w:noWrap/>
                <w:vAlign w:val="center"/>
                <w:hideMark/>
              </w:tcPr>
            </w:tcPrChange>
          </w:tcPr>
          <w:p w14:paraId="4A8F6CD3" w14:textId="77777777" w:rsidR="004D28C1" w:rsidRPr="003C02FF" w:rsidRDefault="004D28C1" w:rsidP="004D28C1">
            <w:pPr>
              <w:rPr>
                <w:ins w:id="10067" w:author="James Vu" w:date="2024-04-19T00:01:00Z"/>
                <w:color w:val="0D0D0D"/>
                <w:rPrChange w:id="10068" w:author="James Vu" w:date="2024-04-19T00:19:00Z">
                  <w:rPr>
                    <w:ins w:id="10069" w:author="James Vu" w:date="2024-04-19T00:01:00Z"/>
                    <w:color w:val="0D0D0D"/>
                    <w:sz w:val="28"/>
                    <w:szCs w:val="28"/>
                  </w:rPr>
                </w:rPrChange>
              </w:rPr>
            </w:pPr>
            <w:ins w:id="10070" w:author="James Vu" w:date="2024-04-19T00:01:00Z">
              <w:r w:rsidRPr="003C02FF">
                <w:rPr>
                  <w:color w:val="0D0D0D"/>
                  <w:rPrChange w:id="10071" w:author="James Vu" w:date="2024-04-19T00:19:00Z">
                    <w:rPr>
                      <w:color w:val="0D0D0D"/>
                      <w:sz w:val="28"/>
                      <w:szCs w:val="28"/>
                    </w:rPr>
                  </w:rPrChange>
                </w:rPr>
                <w:t>Thống kê các dự liệu theo các mục tiêu thời gian, khu vực hành chính, nhiệm vụ</w:t>
              </w:r>
            </w:ins>
          </w:p>
        </w:tc>
      </w:tr>
      <w:tr w:rsidR="003C02FF" w:rsidRPr="003C02FF" w14:paraId="227EB657" w14:textId="77777777" w:rsidTr="003C02FF">
        <w:trPr>
          <w:trHeight w:val="360"/>
          <w:ins w:id="10072" w:author="James Vu" w:date="2024-04-19T00:01:00Z"/>
          <w:trPrChange w:id="10073" w:author="James Vu" w:date="2024-04-19T00:20:00Z">
            <w:trPr>
              <w:trHeight w:val="360"/>
            </w:trPr>
          </w:trPrChange>
        </w:trPr>
        <w:tc>
          <w:tcPr>
            <w:tcW w:w="704" w:type="dxa"/>
            <w:shd w:val="clear" w:color="auto" w:fill="auto"/>
            <w:noWrap/>
            <w:vAlign w:val="center"/>
            <w:hideMark/>
            <w:tcPrChange w:id="10074" w:author="James Vu" w:date="2024-04-19T00:20:00Z">
              <w:tcPr>
                <w:tcW w:w="704" w:type="dxa"/>
                <w:shd w:val="clear" w:color="auto" w:fill="auto"/>
                <w:noWrap/>
                <w:vAlign w:val="center"/>
                <w:hideMark/>
              </w:tcPr>
            </w:tcPrChange>
          </w:tcPr>
          <w:p w14:paraId="13051341" w14:textId="77777777" w:rsidR="004D28C1" w:rsidRPr="003C02FF" w:rsidRDefault="004D28C1" w:rsidP="004D28C1">
            <w:pPr>
              <w:jc w:val="center"/>
              <w:rPr>
                <w:ins w:id="10075" w:author="James Vu" w:date="2024-04-19T00:01:00Z"/>
                <w:b/>
                <w:bCs/>
                <w:color w:val="000000"/>
                <w:rPrChange w:id="10076" w:author="James Vu" w:date="2024-04-19T00:19:00Z">
                  <w:rPr>
                    <w:ins w:id="10077" w:author="James Vu" w:date="2024-04-19T00:01:00Z"/>
                    <w:b/>
                    <w:bCs/>
                    <w:color w:val="000000"/>
                    <w:sz w:val="28"/>
                    <w:szCs w:val="28"/>
                  </w:rPr>
                </w:rPrChange>
              </w:rPr>
            </w:pPr>
            <w:ins w:id="10078" w:author="James Vu" w:date="2024-04-19T00:01:00Z">
              <w:r w:rsidRPr="003C02FF">
                <w:rPr>
                  <w:b/>
                  <w:bCs/>
                  <w:color w:val="000000"/>
                  <w:rPrChange w:id="10079" w:author="James Vu" w:date="2024-04-19T00:19:00Z">
                    <w:rPr>
                      <w:b/>
                      <w:bCs/>
                      <w:color w:val="000000"/>
                      <w:sz w:val="28"/>
                      <w:szCs w:val="28"/>
                    </w:rPr>
                  </w:rPrChange>
                </w:rPr>
                <w:t> </w:t>
              </w:r>
            </w:ins>
          </w:p>
        </w:tc>
        <w:tc>
          <w:tcPr>
            <w:tcW w:w="8358" w:type="dxa"/>
            <w:shd w:val="clear" w:color="auto" w:fill="auto"/>
            <w:noWrap/>
            <w:vAlign w:val="center"/>
            <w:hideMark/>
            <w:tcPrChange w:id="10080" w:author="James Vu" w:date="2024-04-19T00:20:00Z">
              <w:tcPr>
                <w:tcW w:w="8358" w:type="dxa"/>
                <w:shd w:val="clear" w:color="auto" w:fill="auto"/>
                <w:noWrap/>
                <w:vAlign w:val="center"/>
                <w:hideMark/>
              </w:tcPr>
            </w:tcPrChange>
          </w:tcPr>
          <w:p w14:paraId="44C05B63" w14:textId="77777777" w:rsidR="004D28C1" w:rsidRPr="003C02FF" w:rsidRDefault="004D28C1" w:rsidP="004D28C1">
            <w:pPr>
              <w:rPr>
                <w:ins w:id="10081" w:author="James Vu" w:date="2024-04-19T00:01:00Z"/>
                <w:color w:val="0D0D0D"/>
                <w:rPrChange w:id="10082" w:author="James Vu" w:date="2024-04-19T00:19:00Z">
                  <w:rPr>
                    <w:ins w:id="10083" w:author="James Vu" w:date="2024-04-19T00:01:00Z"/>
                    <w:color w:val="0D0D0D"/>
                    <w:sz w:val="28"/>
                    <w:szCs w:val="28"/>
                  </w:rPr>
                </w:rPrChange>
              </w:rPr>
            </w:pPr>
            <w:ins w:id="10084" w:author="James Vu" w:date="2024-04-19T00:01:00Z">
              <w:r w:rsidRPr="003C02FF">
                <w:rPr>
                  <w:color w:val="0D0D0D"/>
                  <w:rPrChange w:id="10085" w:author="James Vu" w:date="2024-04-19T00:19:00Z">
                    <w:rPr>
                      <w:color w:val="0D0D0D"/>
                      <w:sz w:val="28"/>
                      <w:szCs w:val="28"/>
                    </w:rPr>
                  </w:rPrChange>
                </w:rPr>
                <w:t>Thống kê ngươi dùng truy vấn hệ thống chi tiết</w:t>
              </w:r>
            </w:ins>
          </w:p>
        </w:tc>
      </w:tr>
      <w:tr w:rsidR="003C02FF" w:rsidRPr="003C02FF" w14:paraId="7ED27EB5" w14:textId="77777777" w:rsidTr="003C02FF">
        <w:trPr>
          <w:trHeight w:val="360"/>
          <w:ins w:id="10086" w:author="James Vu" w:date="2024-04-19T00:01:00Z"/>
          <w:trPrChange w:id="10087" w:author="James Vu" w:date="2024-04-19T00:20:00Z">
            <w:trPr>
              <w:trHeight w:val="360"/>
            </w:trPr>
          </w:trPrChange>
        </w:trPr>
        <w:tc>
          <w:tcPr>
            <w:tcW w:w="704" w:type="dxa"/>
            <w:shd w:val="clear" w:color="auto" w:fill="auto"/>
            <w:noWrap/>
            <w:vAlign w:val="center"/>
            <w:hideMark/>
            <w:tcPrChange w:id="10088" w:author="James Vu" w:date="2024-04-19T00:20:00Z">
              <w:tcPr>
                <w:tcW w:w="704" w:type="dxa"/>
                <w:shd w:val="clear" w:color="auto" w:fill="auto"/>
                <w:noWrap/>
                <w:vAlign w:val="center"/>
                <w:hideMark/>
              </w:tcPr>
            </w:tcPrChange>
          </w:tcPr>
          <w:p w14:paraId="7225E51E" w14:textId="77777777" w:rsidR="004D28C1" w:rsidRPr="003C02FF" w:rsidRDefault="004D28C1" w:rsidP="004D28C1">
            <w:pPr>
              <w:jc w:val="center"/>
              <w:rPr>
                <w:ins w:id="10089" w:author="James Vu" w:date="2024-04-19T00:01:00Z"/>
                <w:b/>
                <w:bCs/>
                <w:color w:val="000000"/>
                <w:rPrChange w:id="10090" w:author="James Vu" w:date="2024-04-19T00:19:00Z">
                  <w:rPr>
                    <w:ins w:id="10091" w:author="James Vu" w:date="2024-04-19T00:01:00Z"/>
                    <w:b/>
                    <w:bCs/>
                    <w:color w:val="000000"/>
                    <w:sz w:val="28"/>
                    <w:szCs w:val="28"/>
                  </w:rPr>
                </w:rPrChange>
              </w:rPr>
            </w:pPr>
            <w:ins w:id="10092" w:author="James Vu" w:date="2024-04-19T00:01:00Z">
              <w:r w:rsidRPr="003C02FF">
                <w:rPr>
                  <w:b/>
                  <w:bCs/>
                  <w:color w:val="000000"/>
                  <w:rPrChange w:id="10093" w:author="James Vu" w:date="2024-04-19T00:19:00Z">
                    <w:rPr>
                      <w:b/>
                      <w:bCs/>
                      <w:color w:val="000000"/>
                      <w:sz w:val="28"/>
                      <w:szCs w:val="28"/>
                    </w:rPr>
                  </w:rPrChange>
                </w:rPr>
                <w:t> </w:t>
              </w:r>
            </w:ins>
          </w:p>
        </w:tc>
        <w:tc>
          <w:tcPr>
            <w:tcW w:w="8358" w:type="dxa"/>
            <w:shd w:val="clear" w:color="auto" w:fill="auto"/>
            <w:noWrap/>
            <w:vAlign w:val="center"/>
            <w:hideMark/>
            <w:tcPrChange w:id="10094" w:author="James Vu" w:date="2024-04-19T00:20:00Z">
              <w:tcPr>
                <w:tcW w:w="8358" w:type="dxa"/>
                <w:shd w:val="clear" w:color="auto" w:fill="auto"/>
                <w:noWrap/>
                <w:vAlign w:val="center"/>
                <w:hideMark/>
              </w:tcPr>
            </w:tcPrChange>
          </w:tcPr>
          <w:p w14:paraId="32D3B4F9" w14:textId="77777777" w:rsidR="004D28C1" w:rsidRPr="003C02FF" w:rsidRDefault="004D28C1" w:rsidP="004D28C1">
            <w:pPr>
              <w:rPr>
                <w:ins w:id="10095" w:author="James Vu" w:date="2024-04-19T00:01:00Z"/>
                <w:color w:val="0D0D0D"/>
                <w:rPrChange w:id="10096" w:author="James Vu" w:date="2024-04-19T00:19:00Z">
                  <w:rPr>
                    <w:ins w:id="10097" w:author="James Vu" w:date="2024-04-19T00:01:00Z"/>
                    <w:color w:val="0D0D0D"/>
                    <w:sz w:val="28"/>
                    <w:szCs w:val="28"/>
                  </w:rPr>
                </w:rPrChange>
              </w:rPr>
            </w:pPr>
            <w:ins w:id="10098" w:author="James Vu" w:date="2024-04-19T00:01:00Z">
              <w:r w:rsidRPr="003C02FF">
                <w:rPr>
                  <w:color w:val="0D0D0D"/>
                  <w:rPrChange w:id="10099" w:author="James Vu" w:date="2024-04-19T00:19:00Z">
                    <w:rPr>
                      <w:color w:val="0D0D0D"/>
                      <w:sz w:val="28"/>
                      <w:szCs w:val="28"/>
                    </w:rPr>
                  </w:rPrChange>
                </w:rPr>
                <w:t>Danh mục tổng quang các chỉ số, dử liệu tổng hợp theo dạng biểu đồ, dashboard</w:t>
              </w:r>
            </w:ins>
          </w:p>
        </w:tc>
      </w:tr>
      <w:tr w:rsidR="003C02FF" w:rsidRPr="003C02FF" w14:paraId="7A1838FB" w14:textId="77777777" w:rsidTr="003C02FF">
        <w:trPr>
          <w:trHeight w:val="360"/>
          <w:ins w:id="10100" w:author="James Vu" w:date="2024-04-19T00:01:00Z"/>
          <w:trPrChange w:id="10101" w:author="James Vu" w:date="2024-04-19T00:20:00Z">
            <w:trPr>
              <w:trHeight w:val="360"/>
            </w:trPr>
          </w:trPrChange>
        </w:trPr>
        <w:tc>
          <w:tcPr>
            <w:tcW w:w="704" w:type="dxa"/>
            <w:shd w:val="clear" w:color="auto" w:fill="auto"/>
            <w:noWrap/>
            <w:vAlign w:val="center"/>
            <w:hideMark/>
            <w:tcPrChange w:id="10102" w:author="James Vu" w:date="2024-04-19T00:20:00Z">
              <w:tcPr>
                <w:tcW w:w="704" w:type="dxa"/>
                <w:shd w:val="clear" w:color="auto" w:fill="auto"/>
                <w:noWrap/>
                <w:vAlign w:val="center"/>
                <w:hideMark/>
              </w:tcPr>
            </w:tcPrChange>
          </w:tcPr>
          <w:p w14:paraId="6C53E62E" w14:textId="77777777" w:rsidR="004D28C1" w:rsidRPr="003C02FF" w:rsidRDefault="004D28C1" w:rsidP="004D28C1">
            <w:pPr>
              <w:jc w:val="center"/>
              <w:rPr>
                <w:ins w:id="10103" w:author="James Vu" w:date="2024-04-19T00:01:00Z"/>
                <w:b/>
                <w:bCs/>
                <w:color w:val="000000"/>
                <w:rPrChange w:id="10104" w:author="James Vu" w:date="2024-04-19T00:19:00Z">
                  <w:rPr>
                    <w:ins w:id="10105" w:author="James Vu" w:date="2024-04-19T00:01:00Z"/>
                    <w:b/>
                    <w:bCs/>
                    <w:color w:val="000000"/>
                    <w:sz w:val="28"/>
                    <w:szCs w:val="28"/>
                  </w:rPr>
                </w:rPrChange>
              </w:rPr>
            </w:pPr>
            <w:ins w:id="10106" w:author="James Vu" w:date="2024-04-19T00:01:00Z">
              <w:r w:rsidRPr="003C02FF">
                <w:rPr>
                  <w:b/>
                  <w:bCs/>
                  <w:color w:val="000000"/>
                  <w:rPrChange w:id="10107" w:author="James Vu" w:date="2024-04-19T00:19:00Z">
                    <w:rPr>
                      <w:b/>
                      <w:bCs/>
                      <w:color w:val="000000"/>
                      <w:sz w:val="28"/>
                      <w:szCs w:val="28"/>
                    </w:rPr>
                  </w:rPrChange>
                </w:rPr>
                <w:t>14</w:t>
              </w:r>
            </w:ins>
          </w:p>
        </w:tc>
        <w:tc>
          <w:tcPr>
            <w:tcW w:w="8358" w:type="dxa"/>
            <w:shd w:val="clear" w:color="auto" w:fill="auto"/>
            <w:noWrap/>
            <w:vAlign w:val="center"/>
            <w:hideMark/>
            <w:tcPrChange w:id="10108" w:author="James Vu" w:date="2024-04-19T00:20:00Z">
              <w:tcPr>
                <w:tcW w:w="8358" w:type="dxa"/>
                <w:shd w:val="clear" w:color="auto" w:fill="auto"/>
                <w:noWrap/>
                <w:vAlign w:val="center"/>
                <w:hideMark/>
              </w:tcPr>
            </w:tcPrChange>
          </w:tcPr>
          <w:p w14:paraId="69B25949" w14:textId="77777777" w:rsidR="004D28C1" w:rsidRPr="003C02FF" w:rsidRDefault="004D28C1" w:rsidP="004D28C1">
            <w:pPr>
              <w:rPr>
                <w:ins w:id="10109" w:author="James Vu" w:date="2024-04-19T00:01:00Z"/>
                <w:b/>
                <w:bCs/>
                <w:color w:val="0D0D0D"/>
                <w:rPrChange w:id="10110" w:author="James Vu" w:date="2024-04-19T00:19:00Z">
                  <w:rPr>
                    <w:ins w:id="10111" w:author="James Vu" w:date="2024-04-19T00:01:00Z"/>
                    <w:b/>
                    <w:bCs/>
                    <w:color w:val="0D0D0D"/>
                    <w:sz w:val="28"/>
                    <w:szCs w:val="28"/>
                  </w:rPr>
                </w:rPrChange>
              </w:rPr>
            </w:pPr>
            <w:ins w:id="10112" w:author="James Vu" w:date="2024-04-19T00:01:00Z">
              <w:r w:rsidRPr="003C02FF">
                <w:rPr>
                  <w:b/>
                  <w:bCs/>
                  <w:color w:val="0D0D0D"/>
                  <w:rPrChange w:id="10113" w:author="James Vu" w:date="2024-04-19T00:19:00Z">
                    <w:rPr>
                      <w:b/>
                      <w:bCs/>
                      <w:color w:val="0D0D0D"/>
                      <w:sz w:val="28"/>
                      <w:szCs w:val="28"/>
                    </w:rPr>
                  </w:rPrChange>
                </w:rPr>
                <w:t>Ứng Dụng Di Động (Android Và iOS)</w:t>
              </w:r>
            </w:ins>
          </w:p>
        </w:tc>
      </w:tr>
      <w:tr w:rsidR="003C02FF" w:rsidRPr="003C02FF" w14:paraId="21ECDDBF" w14:textId="77777777" w:rsidTr="003C02FF">
        <w:trPr>
          <w:trHeight w:val="360"/>
          <w:ins w:id="10114" w:author="James Vu" w:date="2024-04-19T00:01:00Z"/>
          <w:trPrChange w:id="10115" w:author="James Vu" w:date="2024-04-19T00:20:00Z">
            <w:trPr>
              <w:trHeight w:val="360"/>
            </w:trPr>
          </w:trPrChange>
        </w:trPr>
        <w:tc>
          <w:tcPr>
            <w:tcW w:w="704" w:type="dxa"/>
            <w:shd w:val="clear" w:color="auto" w:fill="auto"/>
            <w:noWrap/>
            <w:vAlign w:val="center"/>
            <w:hideMark/>
            <w:tcPrChange w:id="10116" w:author="James Vu" w:date="2024-04-19T00:20:00Z">
              <w:tcPr>
                <w:tcW w:w="704" w:type="dxa"/>
                <w:shd w:val="clear" w:color="auto" w:fill="auto"/>
                <w:noWrap/>
                <w:vAlign w:val="center"/>
                <w:hideMark/>
              </w:tcPr>
            </w:tcPrChange>
          </w:tcPr>
          <w:p w14:paraId="0E4EF1DE" w14:textId="77777777" w:rsidR="004D28C1" w:rsidRPr="003C02FF" w:rsidRDefault="004D28C1" w:rsidP="004D28C1">
            <w:pPr>
              <w:jc w:val="center"/>
              <w:rPr>
                <w:ins w:id="10117" w:author="James Vu" w:date="2024-04-19T00:01:00Z"/>
                <w:b/>
                <w:bCs/>
                <w:color w:val="000000"/>
                <w:rPrChange w:id="10118" w:author="James Vu" w:date="2024-04-19T00:19:00Z">
                  <w:rPr>
                    <w:ins w:id="10119" w:author="James Vu" w:date="2024-04-19T00:01:00Z"/>
                    <w:b/>
                    <w:bCs/>
                    <w:color w:val="000000"/>
                    <w:sz w:val="28"/>
                    <w:szCs w:val="28"/>
                  </w:rPr>
                </w:rPrChange>
              </w:rPr>
            </w:pPr>
            <w:ins w:id="10120" w:author="James Vu" w:date="2024-04-19T00:01:00Z">
              <w:r w:rsidRPr="003C02FF">
                <w:rPr>
                  <w:b/>
                  <w:bCs/>
                  <w:color w:val="000000"/>
                  <w:rPrChange w:id="10121" w:author="James Vu" w:date="2024-04-19T00:19:00Z">
                    <w:rPr>
                      <w:b/>
                      <w:bCs/>
                      <w:color w:val="000000"/>
                      <w:sz w:val="28"/>
                      <w:szCs w:val="28"/>
                    </w:rPr>
                  </w:rPrChange>
                </w:rPr>
                <w:t> </w:t>
              </w:r>
            </w:ins>
          </w:p>
        </w:tc>
        <w:tc>
          <w:tcPr>
            <w:tcW w:w="8358" w:type="dxa"/>
            <w:shd w:val="clear" w:color="auto" w:fill="auto"/>
            <w:noWrap/>
            <w:vAlign w:val="center"/>
            <w:hideMark/>
            <w:tcPrChange w:id="10122" w:author="James Vu" w:date="2024-04-19T00:20:00Z">
              <w:tcPr>
                <w:tcW w:w="8358" w:type="dxa"/>
                <w:shd w:val="clear" w:color="auto" w:fill="auto"/>
                <w:noWrap/>
                <w:vAlign w:val="center"/>
                <w:hideMark/>
              </w:tcPr>
            </w:tcPrChange>
          </w:tcPr>
          <w:p w14:paraId="05A18EB8" w14:textId="77777777" w:rsidR="004D28C1" w:rsidRPr="003C02FF" w:rsidRDefault="004D28C1" w:rsidP="004D28C1">
            <w:pPr>
              <w:rPr>
                <w:ins w:id="10123" w:author="James Vu" w:date="2024-04-19T00:01:00Z"/>
                <w:color w:val="0D0D0D"/>
                <w:rPrChange w:id="10124" w:author="James Vu" w:date="2024-04-19T00:19:00Z">
                  <w:rPr>
                    <w:ins w:id="10125" w:author="James Vu" w:date="2024-04-19T00:01:00Z"/>
                    <w:color w:val="0D0D0D"/>
                    <w:sz w:val="28"/>
                    <w:szCs w:val="28"/>
                  </w:rPr>
                </w:rPrChange>
              </w:rPr>
            </w:pPr>
            <w:ins w:id="10126" w:author="James Vu" w:date="2024-04-19T00:01:00Z">
              <w:r w:rsidRPr="003C02FF">
                <w:rPr>
                  <w:color w:val="0D0D0D"/>
                  <w:rPrChange w:id="10127" w:author="James Vu" w:date="2024-04-19T00:19:00Z">
                    <w:rPr>
                      <w:color w:val="0D0D0D"/>
                      <w:sz w:val="28"/>
                      <w:szCs w:val="28"/>
                    </w:rPr>
                  </w:rPrChange>
                </w:rPr>
                <w:t>Thực hiện các chức năng thao tác nhanh trên nền tảng thiết bị di động cho Cơ Quan Quản Lý</w:t>
              </w:r>
            </w:ins>
          </w:p>
        </w:tc>
      </w:tr>
      <w:tr w:rsidR="003C02FF" w:rsidRPr="003C02FF" w14:paraId="3A2D8D0E" w14:textId="77777777" w:rsidTr="003C02FF">
        <w:trPr>
          <w:trHeight w:val="360"/>
          <w:ins w:id="10128" w:author="James Vu" w:date="2024-04-19T00:01:00Z"/>
          <w:trPrChange w:id="10129" w:author="James Vu" w:date="2024-04-19T00:20:00Z">
            <w:trPr>
              <w:trHeight w:val="360"/>
            </w:trPr>
          </w:trPrChange>
        </w:trPr>
        <w:tc>
          <w:tcPr>
            <w:tcW w:w="704" w:type="dxa"/>
            <w:shd w:val="clear" w:color="auto" w:fill="auto"/>
            <w:noWrap/>
            <w:vAlign w:val="center"/>
            <w:hideMark/>
            <w:tcPrChange w:id="10130" w:author="James Vu" w:date="2024-04-19T00:20:00Z">
              <w:tcPr>
                <w:tcW w:w="704" w:type="dxa"/>
                <w:shd w:val="clear" w:color="auto" w:fill="auto"/>
                <w:noWrap/>
                <w:vAlign w:val="center"/>
                <w:hideMark/>
              </w:tcPr>
            </w:tcPrChange>
          </w:tcPr>
          <w:p w14:paraId="1703A502" w14:textId="77777777" w:rsidR="004D28C1" w:rsidRPr="003C02FF" w:rsidRDefault="004D28C1" w:rsidP="004D28C1">
            <w:pPr>
              <w:jc w:val="center"/>
              <w:rPr>
                <w:ins w:id="10131" w:author="James Vu" w:date="2024-04-19T00:01:00Z"/>
                <w:b/>
                <w:bCs/>
                <w:color w:val="000000"/>
                <w:rPrChange w:id="10132" w:author="James Vu" w:date="2024-04-19T00:19:00Z">
                  <w:rPr>
                    <w:ins w:id="10133" w:author="James Vu" w:date="2024-04-19T00:01:00Z"/>
                    <w:b/>
                    <w:bCs/>
                    <w:color w:val="000000"/>
                    <w:sz w:val="28"/>
                    <w:szCs w:val="28"/>
                  </w:rPr>
                </w:rPrChange>
              </w:rPr>
            </w:pPr>
            <w:ins w:id="10134" w:author="James Vu" w:date="2024-04-19T00:01:00Z">
              <w:r w:rsidRPr="003C02FF">
                <w:rPr>
                  <w:b/>
                  <w:bCs/>
                  <w:color w:val="000000"/>
                  <w:rPrChange w:id="10135" w:author="James Vu" w:date="2024-04-19T00:19:00Z">
                    <w:rPr>
                      <w:b/>
                      <w:bCs/>
                      <w:color w:val="000000"/>
                      <w:sz w:val="28"/>
                      <w:szCs w:val="28"/>
                    </w:rPr>
                  </w:rPrChange>
                </w:rPr>
                <w:t> </w:t>
              </w:r>
            </w:ins>
          </w:p>
        </w:tc>
        <w:tc>
          <w:tcPr>
            <w:tcW w:w="8358" w:type="dxa"/>
            <w:shd w:val="clear" w:color="auto" w:fill="auto"/>
            <w:noWrap/>
            <w:vAlign w:val="center"/>
            <w:hideMark/>
            <w:tcPrChange w:id="10136" w:author="James Vu" w:date="2024-04-19T00:20:00Z">
              <w:tcPr>
                <w:tcW w:w="8358" w:type="dxa"/>
                <w:shd w:val="clear" w:color="auto" w:fill="auto"/>
                <w:noWrap/>
                <w:vAlign w:val="center"/>
                <w:hideMark/>
              </w:tcPr>
            </w:tcPrChange>
          </w:tcPr>
          <w:p w14:paraId="01DDEF2F" w14:textId="77777777" w:rsidR="004D28C1" w:rsidRPr="003C02FF" w:rsidRDefault="004D28C1" w:rsidP="004D28C1">
            <w:pPr>
              <w:rPr>
                <w:ins w:id="10137" w:author="James Vu" w:date="2024-04-19T00:01:00Z"/>
                <w:color w:val="0D0D0D"/>
                <w:rPrChange w:id="10138" w:author="James Vu" w:date="2024-04-19T00:19:00Z">
                  <w:rPr>
                    <w:ins w:id="10139" w:author="James Vu" w:date="2024-04-19T00:01:00Z"/>
                    <w:color w:val="0D0D0D"/>
                    <w:sz w:val="28"/>
                    <w:szCs w:val="28"/>
                  </w:rPr>
                </w:rPrChange>
              </w:rPr>
            </w:pPr>
            <w:ins w:id="10140" w:author="James Vu" w:date="2024-04-19T00:01:00Z">
              <w:r w:rsidRPr="003C02FF">
                <w:rPr>
                  <w:color w:val="0D0D0D"/>
                  <w:rPrChange w:id="10141" w:author="James Vu" w:date="2024-04-19T00:19:00Z">
                    <w:rPr>
                      <w:color w:val="0D0D0D"/>
                      <w:sz w:val="28"/>
                      <w:szCs w:val="28"/>
                    </w:rPr>
                  </w:rPrChange>
                </w:rPr>
                <w:t>Thực hiện các chức năng thao tác nhanh trên nền tảng thiết bị di động cho Người dân, nông hộ, HTX, doanh nghiệp …</w:t>
              </w:r>
            </w:ins>
          </w:p>
        </w:tc>
      </w:tr>
      <w:tr w:rsidR="003C02FF" w:rsidRPr="003C02FF" w14:paraId="638DE77C" w14:textId="77777777" w:rsidTr="003C02FF">
        <w:trPr>
          <w:trHeight w:val="360"/>
          <w:ins w:id="10142" w:author="James Vu" w:date="2024-04-19T00:01:00Z"/>
          <w:trPrChange w:id="10143" w:author="James Vu" w:date="2024-04-19T00:20:00Z">
            <w:trPr>
              <w:trHeight w:val="360"/>
            </w:trPr>
          </w:trPrChange>
        </w:trPr>
        <w:tc>
          <w:tcPr>
            <w:tcW w:w="704" w:type="dxa"/>
            <w:shd w:val="clear" w:color="auto" w:fill="auto"/>
            <w:noWrap/>
            <w:vAlign w:val="center"/>
            <w:hideMark/>
            <w:tcPrChange w:id="10144" w:author="James Vu" w:date="2024-04-19T00:20:00Z">
              <w:tcPr>
                <w:tcW w:w="704" w:type="dxa"/>
                <w:shd w:val="clear" w:color="auto" w:fill="auto"/>
                <w:noWrap/>
                <w:vAlign w:val="center"/>
                <w:hideMark/>
              </w:tcPr>
            </w:tcPrChange>
          </w:tcPr>
          <w:p w14:paraId="008927A9" w14:textId="77777777" w:rsidR="004D28C1" w:rsidRPr="003C02FF" w:rsidRDefault="004D28C1" w:rsidP="004D28C1">
            <w:pPr>
              <w:jc w:val="center"/>
              <w:rPr>
                <w:ins w:id="10145" w:author="James Vu" w:date="2024-04-19T00:01:00Z"/>
                <w:b/>
                <w:bCs/>
                <w:color w:val="000000"/>
                <w:rPrChange w:id="10146" w:author="James Vu" w:date="2024-04-19T00:19:00Z">
                  <w:rPr>
                    <w:ins w:id="10147" w:author="James Vu" w:date="2024-04-19T00:01:00Z"/>
                    <w:b/>
                    <w:bCs/>
                    <w:color w:val="000000"/>
                    <w:sz w:val="28"/>
                    <w:szCs w:val="28"/>
                  </w:rPr>
                </w:rPrChange>
              </w:rPr>
            </w:pPr>
            <w:ins w:id="10148" w:author="James Vu" w:date="2024-04-19T00:01:00Z">
              <w:r w:rsidRPr="003C02FF">
                <w:rPr>
                  <w:b/>
                  <w:bCs/>
                  <w:color w:val="000000"/>
                  <w:rPrChange w:id="10149" w:author="James Vu" w:date="2024-04-19T00:19:00Z">
                    <w:rPr>
                      <w:b/>
                      <w:bCs/>
                      <w:color w:val="000000"/>
                      <w:sz w:val="28"/>
                      <w:szCs w:val="28"/>
                    </w:rPr>
                  </w:rPrChange>
                </w:rPr>
                <w:t>15</w:t>
              </w:r>
            </w:ins>
          </w:p>
        </w:tc>
        <w:tc>
          <w:tcPr>
            <w:tcW w:w="8358" w:type="dxa"/>
            <w:shd w:val="clear" w:color="auto" w:fill="auto"/>
            <w:noWrap/>
            <w:vAlign w:val="center"/>
            <w:hideMark/>
            <w:tcPrChange w:id="10150" w:author="James Vu" w:date="2024-04-19T00:20:00Z">
              <w:tcPr>
                <w:tcW w:w="8358" w:type="dxa"/>
                <w:shd w:val="clear" w:color="auto" w:fill="auto"/>
                <w:noWrap/>
                <w:vAlign w:val="center"/>
                <w:hideMark/>
              </w:tcPr>
            </w:tcPrChange>
          </w:tcPr>
          <w:p w14:paraId="28C33325" w14:textId="77777777" w:rsidR="004D28C1" w:rsidRPr="003C02FF" w:rsidRDefault="004D28C1" w:rsidP="004D28C1">
            <w:pPr>
              <w:rPr>
                <w:ins w:id="10151" w:author="James Vu" w:date="2024-04-19T00:01:00Z"/>
                <w:b/>
                <w:bCs/>
                <w:color w:val="0D0D0D"/>
                <w:rPrChange w:id="10152" w:author="James Vu" w:date="2024-04-19T00:19:00Z">
                  <w:rPr>
                    <w:ins w:id="10153" w:author="James Vu" w:date="2024-04-19T00:01:00Z"/>
                    <w:b/>
                    <w:bCs/>
                    <w:color w:val="0D0D0D"/>
                    <w:sz w:val="28"/>
                    <w:szCs w:val="28"/>
                  </w:rPr>
                </w:rPrChange>
              </w:rPr>
            </w:pPr>
            <w:ins w:id="10154" w:author="James Vu" w:date="2024-04-19T00:01:00Z">
              <w:r w:rsidRPr="003C02FF">
                <w:rPr>
                  <w:b/>
                  <w:bCs/>
                  <w:color w:val="0D0D0D"/>
                  <w:rPrChange w:id="10155" w:author="James Vu" w:date="2024-04-19T00:19:00Z">
                    <w:rPr>
                      <w:b/>
                      <w:bCs/>
                      <w:color w:val="0D0D0D"/>
                      <w:sz w:val="28"/>
                      <w:szCs w:val="28"/>
                    </w:rPr>
                  </w:rPrChange>
                </w:rPr>
                <w:t>Danh sách các giao diện thực hiện trên nền tảng Web Portal</w:t>
              </w:r>
            </w:ins>
          </w:p>
        </w:tc>
      </w:tr>
      <w:tr w:rsidR="003C02FF" w:rsidRPr="003C02FF" w14:paraId="1408FA2F" w14:textId="77777777" w:rsidTr="003C02FF">
        <w:trPr>
          <w:trHeight w:val="360"/>
          <w:ins w:id="10156" w:author="James Vu" w:date="2024-04-19T00:01:00Z"/>
          <w:trPrChange w:id="10157" w:author="James Vu" w:date="2024-04-19T00:20:00Z">
            <w:trPr>
              <w:trHeight w:val="360"/>
            </w:trPr>
          </w:trPrChange>
        </w:trPr>
        <w:tc>
          <w:tcPr>
            <w:tcW w:w="704" w:type="dxa"/>
            <w:shd w:val="clear" w:color="auto" w:fill="auto"/>
            <w:noWrap/>
            <w:vAlign w:val="center"/>
            <w:hideMark/>
            <w:tcPrChange w:id="10158" w:author="James Vu" w:date="2024-04-19T00:20:00Z">
              <w:tcPr>
                <w:tcW w:w="704" w:type="dxa"/>
                <w:shd w:val="clear" w:color="auto" w:fill="auto"/>
                <w:noWrap/>
                <w:vAlign w:val="center"/>
                <w:hideMark/>
              </w:tcPr>
            </w:tcPrChange>
          </w:tcPr>
          <w:p w14:paraId="55F66B9B" w14:textId="77777777" w:rsidR="004D28C1" w:rsidRPr="003C02FF" w:rsidRDefault="004D28C1" w:rsidP="004D28C1">
            <w:pPr>
              <w:jc w:val="center"/>
              <w:rPr>
                <w:ins w:id="10159" w:author="James Vu" w:date="2024-04-19T00:01:00Z"/>
                <w:b/>
                <w:bCs/>
                <w:color w:val="000000"/>
                <w:rPrChange w:id="10160" w:author="James Vu" w:date="2024-04-19T00:19:00Z">
                  <w:rPr>
                    <w:ins w:id="10161" w:author="James Vu" w:date="2024-04-19T00:01:00Z"/>
                    <w:b/>
                    <w:bCs/>
                    <w:color w:val="000000"/>
                    <w:sz w:val="28"/>
                    <w:szCs w:val="28"/>
                  </w:rPr>
                </w:rPrChange>
              </w:rPr>
            </w:pPr>
            <w:ins w:id="10162" w:author="James Vu" w:date="2024-04-19T00:01:00Z">
              <w:r w:rsidRPr="003C02FF">
                <w:rPr>
                  <w:b/>
                  <w:bCs/>
                  <w:color w:val="000000"/>
                  <w:rPrChange w:id="10163" w:author="James Vu" w:date="2024-04-19T00:19:00Z">
                    <w:rPr>
                      <w:b/>
                      <w:bCs/>
                      <w:color w:val="000000"/>
                      <w:sz w:val="28"/>
                      <w:szCs w:val="28"/>
                    </w:rPr>
                  </w:rPrChange>
                </w:rPr>
                <w:t> </w:t>
              </w:r>
            </w:ins>
          </w:p>
        </w:tc>
        <w:tc>
          <w:tcPr>
            <w:tcW w:w="8358" w:type="dxa"/>
            <w:shd w:val="clear" w:color="auto" w:fill="auto"/>
            <w:noWrap/>
            <w:vAlign w:val="center"/>
            <w:hideMark/>
            <w:tcPrChange w:id="10164" w:author="James Vu" w:date="2024-04-19T00:20:00Z">
              <w:tcPr>
                <w:tcW w:w="8358" w:type="dxa"/>
                <w:shd w:val="clear" w:color="auto" w:fill="auto"/>
                <w:noWrap/>
                <w:vAlign w:val="center"/>
                <w:hideMark/>
              </w:tcPr>
            </w:tcPrChange>
          </w:tcPr>
          <w:p w14:paraId="698AFC96" w14:textId="77777777" w:rsidR="004D28C1" w:rsidRPr="003C02FF" w:rsidRDefault="004D28C1" w:rsidP="004D28C1">
            <w:pPr>
              <w:rPr>
                <w:ins w:id="10165" w:author="James Vu" w:date="2024-04-19T00:01:00Z"/>
                <w:color w:val="000000"/>
                <w:rPrChange w:id="10166" w:author="James Vu" w:date="2024-04-19T00:19:00Z">
                  <w:rPr>
                    <w:ins w:id="10167" w:author="James Vu" w:date="2024-04-19T00:01:00Z"/>
                    <w:color w:val="000000"/>
                    <w:sz w:val="28"/>
                    <w:szCs w:val="28"/>
                  </w:rPr>
                </w:rPrChange>
              </w:rPr>
            </w:pPr>
            <w:ins w:id="10168" w:author="James Vu" w:date="2024-04-19T00:01:00Z">
              <w:r w:rsidRPr="003C02FF">
                <w:rPr>
                  <w:color w:val="000000"/>
                  <w:rPrChange w:id="10169" w:author="James Vu" w:date="2024-04-19T00:19:00Z">
                    <w:rPr>
                      <w:color w:val="000000"/>
                      <w:sz w:val="28"/>
                      <w:szCs w:val="28"/>
                    </w:rPr>
                  </w:rPrChange>
                </w:rPr>
                <w:t>Bộ giao diện Hệ quản trị nội dung ( Content Management System_CMS) dành cho Cơ Quan Quản Lý</w:t>
              </w:r>
            </w:ins>
          </w:p>
        </w:tc>
      </w:tr>
      <w:tr w:rsidR="003C02FF" w:rsidRPr="003C02FF" w14:paraId="7D831B36" w14:textId="77777777" w:rsidTr="003C02FF">
        <w:trPr>
          <w:trHeight w:val="360"/>
          <w:ins w:id="10170" w:author="James Vu" w:date="2024-04-19T00:01:00Z"/>
          <w:trPrChange w:id="10171" w:author="James Vu" w:date="2024-04-19T00:20:00Z">
            <w:trPr>
              <w:trHeight w:val="360"/>
            </w:trPr>
          </w:trPrChange>
        </w:trPr>
        <w:tc>
          <w:tcPr>
            <w:tcW w:w="704" w:type="dxa"/>
            <w:shd w:val="clear" w:color="auto" w:fill="auto"/>
            <w:noWrap/>
            <w:vAlign w:val="center"/>
            <w:hideMark/>
            <w:tcPrChange w:id="10172" w:author="James Vu" w:date="2024-04-19T00:20:00Z">
              <w:tcPr>
                <w:tcW w:w="704" w:type="dxa"/>
                <w:shd w:val="clear" w:color="auto" w:fill="auto"/>
                <w:noWrap/>
                <w:vAlign w:val="center"/>
                <w:hideMark/>
              </w:tcPr>
            </w:tcPrChange>
          </w:tcPr>
          <w:p w14:paraId="3772A1EF" w14:textId="77777777" w:rsidR="004D28C1" w:rsidRPr="003C02FF" w:rsidRDefault="004D28C1" w:rsidP="004D28C1">
            <w:pPr>
              <w:jc w:val="center"/>
              <w:rPr>
                <w:ins w:id="10173" w:author="James Vu" w:date="2024-04-19T00:01:00Z"/>
                <w:b/>
                <w:bCs/>
                <w:color w:val="000000"/>
                <w:rPrChange w:id="10174" w:author="James Vu" w:date="2024-04-19T00:19:00Z">
                  <w:rPr>
                    <w:ins w:id="10175" w:author="James Vu" w:date="2024-04-19T00:01:00Z"/>
                    <w:b/>
                    <w:bCs/>
                    <w:color w:val="000000"/>
                    <w:sz w:val="28"/>
                    <w:szCs w:val="28"/>
                  </w:rPr>
                </w:rPrChange>
              </w:rPr>
            </w:pPr>
            <w:ins w:id="10176" w:author="James Vu" w:date="2024-04-19T00:01:00Z">
              <w:r w:rsidRPr="003C02FF">
                <w:rPr>
                  <w:b/>
                  <w:bCs/>
                  <w:color w:val="000000"/>
                  <w:rPrChange w:id="10177" w:author="James Vu" w:date="2024-04-19T00:19:00Z">
                    <w:rPr>
                      <w:b/>
                      <w:bCs/>
                      <w:color w:val="000000"/>
                      <w:sz w:val="28"/>
                      <w:szCs w:val="28"/>
                    </w:rPr>
                  </w:rPrChange>
                </w:rPr>
                <w:t> </w:t>
              </w:r>
            </w:ins>
          </w:p>
        </w:tc>
        <w:tc>
          <w:tcPr>
            <w:tcW w:w="8358" w:type="dxa"/>
            <w:shd w:val="clear" w:color="auto" w:fill="auto"/>
            <w:noWrap/>
            <w:vAlign w:val="center"/>
            <w:hideMark/>
            <w:tcPrChange w:id="10178" w:author="James Vu" w:date="2024-04-19T00:20:00Z">
              <w:tcPr>
                <w:tcW w:w="8358" w:type="dxa"/>
                <w:shd w:val="clear" w:color="auto" w:fill="auto"/>
                <w:noWrap/>
                <w:vAlign w:val="center"/>
                <w:hideMark/>
              </w:tcPr>
            </w:tcPrChange>
          </w:tcPr>
          <w:p w14:paraId="43BB24E4" w14:textId="77777777" w:rsidR="004D28C1" w:rsidRPr="003C02FF" w:rsidRDefault="004D28C1" w:rsidP="004D28C1">
            <w:pPr>
              <w:rPr>
                <w:ins w:id="10179" w:author="James Vu" w:date="2024-04-19T00:01:00Z"/>
                <w:color w:val="000000"/>
                <w:rPrChange w:id="10180" w:author="James Vu" w:date="2024-04-19T00:19:00Z">
                  <w:rPr>
                    <w:ins w:id="10181" w:author="James Vu" w:date="2024-04-19T00:01:00Z"/>
                    <w:color w:val="000000"/>
                    <w:sz w:val="28"/>
                    <w:szCs w:val="28"/>
                  </w:rPr>
                </w:rPrChange>
              </w:rPr>
            </w:pPr>
            <w:ins w:id="10182" w:author="James Vu" w:date="2024-04-19T00:01:00Z">
              <w:r w:rsidRPr="003C02FF">
                <w:rPr>
                  <w:color w:val="000000"/>
                  <w:rPrChange w:id="10183" w:author="James Vu" w:date="2024-04-19T00:19:00Z">
                    <w:rPr>
                      <w:color w:val="000000"/>
                      <w:sz w:val="28"/>
                      <w:szCs w:val="28"/>
                    </w:rPr>
                  </w:rPrChange>
                </w:rPr>
                <w:t>Bộ giao diện Hệ quản trị nội dung ( Content Management System_CMS) dành cho Người dân, nông hộ, HTX, doanh nghiệp …</w:t>
              </w:r>
            </w:ins>
          </w:p>
        </w:tc>
      </w:tr>
      <w:tr w:rsidR="003C02FF" w:rsidRPr="003C02FF" w14:paraId="7E15F5D5" w14:textId="77777777" w:rsidTr="003C02FF">
        <w:trPr>
          <w:trHeight w:val="360"/>
          <w:ins w:id="10184" w:author="James Vu" w:date="2024-04-19T00:01:00Z"/>
          <w:trPrChange w:id="10185" w:author="James Vu" w:date="2024-04-19T00:20:00Z">
            <w:trPr>
              <w:trHeight w:val="360"/>
            </w:trPr>
          </w:trPrChange>
        </w:trPr>
        <w:tc>
          <w:tcPr>
            <w:tcW w:w="704" w:type="dxa"/>
            <w:shd w:val="clear" w:color="auto" w:fill="auto"/>
            <w:noWrap/>
            <w:vAlign w:val="center"/>
            <w:hideMark/>
            <w:tcPrChange w:id="10186" w:author="James Vu" w:date="2024-04-19T00:20:00Z">
              <w:tcPr>
                <w:tcW w:w="704" w:type="dxa"/>
                <w:shd w:val="clear" w:color="auto" w:fill="auto"/>
                <w:noWrap/>
                <w:vAlign w:val="center"/>
                <w:hideMark/>
              </w:tcPr>
            </w:tcPrChange>
          </w:tcPr>
          <w:p w14:paraId="29B7E566" w14:textId="77777777" w:rsidR="004D28C1" w:rsidRPr="003C02FF" w:rsidRDefault="004D28C1" w:rsidP="004D28C1">
            <w:pPr>
              <w:jc w:val="center"/>
              <w:rPr>
                <w:ins w:id="10187" w:author="James Vu" w:date="2024-04-19T00:01:00Z"/>
                <w:b/>
                <w:bCs/>
                <w:color w:val="000000"/>
                <w:rPrChange w:id="10188" w:author="James Vu" w:date="2024-04-19T00:19:00Z">
                  <w:rPr>
                    <w:ins w:id="10189" w:author="James Vu" w:date="2024-04-19T00:01:00Z"/>
                    <w:b/>
                    <w:bCs/>
                    <w:color w:val="000000"/>
                    <w:sz w:val="28"/>
                    <w:szCs w:val="28"/>
                  </w:rPr>
                </w:rPrChange>
              </w:rPr>
            </w:pPr>
            <w:ins w:id="10190" w:author="James Vu" w:date="2024-04-19T00:01:00Z">
              <w:r w:rsidRPr="003C02FF">
                <w:rPr>
                  <w:b/>
                  <w:bCs/>
                  <w:color w:val="000000"/>
                  <w:rPrChange w:id="10191" w:author="James Vu" w:date="2024-04-19T00:19:00Z">
                    <w:rPr>
                      <w:b/>
                      <w:bCs/>
                      <w:color w:val="000000"/>
                      <w:sz w:val="28"/>
                      <w:szCs w:val="28"/>
                    </w:rPr>
                  </w:rPrChange>
                </w:rPr>
                <w:t> </w:t>
              </w:r>
            </w:ins>
          </w:p>
        </w:tc>
        <w:tc>
          <w:tcPr>
            <w:tcW w:w="8358" w:type="dxa"/>
            <w:shd w:val="clear" w:color="auto" w:fill="auto"/>
            <w:noWrap/>
            <w:vAlign w:val="center"/>
            <w:hideMark/>
            <w:tcPrChange w:id="10192" w:author="James Vu" w:date="2024-04-19T00:20:00Z">
              <w:tcPr>
                <w:tcW w:w="8358" w:type="dxa"/>
                <w:shd w:val="clear" w:color="auto" w:fill="auto"/>
                <w:noWrap/>
                <w:vAlign w:val="center"/>
                <w:hideMark/>
              </w:tcPr>
            </w:tcPrChange>
          </w:tcPr>
          <w:p w14:paraId="0EE83A6C" w14:textId="77777777" w:rsidR="004D28C1" w:rsidRPr="003C02FF" w:rsidRDefault="004D28C1" w:rsidP="004D28C1">
            <w:pPr>
              <w:rPr>
                <w:ins w:id="10193" w:author="James Vu" w:date="2024-04-19T00:01:00Z"/>
                <w:color w:val="000000"/>
                <w:rPrChange w:id="10194" w:author="James Vu" w:date="2024-04-19T00:19:00Z">
                  <w:rPr>
                    <w:ins w:id="10195" w:author="James Vu" w:date="2024-04-19T00:01:00Z"/>
                    <w:color w:val="000000"/>
                    <w:sz w:val="28"/>
                    <w:szCs w:val="28"/>
                  </w:rPr>
                </w:rPrChange>
              </w:rPr>
            </w:pPr>
            <w:ins w:id="10196" w:author="James Vu" w:date="2024-04-19T00:01:00Z">
              <w:r w:rsidRPr="003C02FF">
                <w:rPr>
                  <w:color w:val="000000"/>
                  <w:rPrChange w:id="10197" w:author="James Vu" w:date="2024-04-19T00:19:00Z">
                    <w:rPr>
                      <w:color w:val="000000"/>
                      <w:sz w:val="28"/>
                      <w:szCs w:val="28"/>
                    </w:rPr>
                  </w:rPrChange>
                </w:rPr>
                <w:t>Trang thông tin công bố của hệ thống và đăng nhập tài khoản (HomePage và Login)</w:t>
              </w:r>
            </w:ins>
          </w:p>
        </w:tc>
      </w:tr>
      <w:tr w:rsidR="003C02FF" w:rsidRPr="003C02FF" w14:paraId="5F46C611" w14:textId="77777777" w:rsidTr="003C02FF">
        <w:trPr>
          <w:trHeight w:val="360"/>
          <w:ins w:id="10198" w:author="James Vu" w:date="2024-04-19T00:01:00Z"/>
          <w:trPrChange w:id="10199" w:author="James Vu" w:date="2024-04-19T00:20:00Z">
            <w:trPr>
              <w:trHeight w:val="360"/>
            </w:trPr>
          </w:trPrChange>
        </w:trPr>
        <w:tc>
          <w:tcPr>
            <w:tcW w:w="704" w:type="dxa"/>
            <w:shd w:val="clear" w:color="auto" w:fill="auto"/>
            <w:noWrap/>
            <w:vAlign w:val="center"/>
            <w:hideMark/>
            <w:tcPrChange w:id="10200" w:author="James Vu" w:date="2024-04-19T00:20:00Z">
              <w:tcPr>
                <w:tcW w:w="704" w:type="dxa"/>
                <w:shd w:val="clear" w:color="auto" w:fill="auto"/>
                <w:noWrap/>
                <w:vAlign w:val="center"/>
                <w:hideMark/>
              </w:tcPr>
            </w:tcPrChange>
          </w:tcPr>
          <w:p w14:paraId="2B84D9DA" w14:textId="77777777" w:rsidR="004D28C1" w:rsidRPr="003C02FF" w:rsidRDefault="004D28C1" w:rsidP="004D28C1">
            <w:pPr>
              <w:jc w:val="center"/>
              <w:rPr>
                <w:ins w:id="10201" w:author="James Vu" w:date="2024-04-19T00:01:00Z"/>
                <w:b/>
                <w:bCs/>
                <w:color w:val="000000"/>
                <w:rPrChange w:id="10202" w:author="James Vu" w:date="2024-04-19T00:19:00Z">
                  <w:rPr>
                    <w:ins w:id="10203" w:author="James Vu" w:date="2024-04-19T00:01:00Z"/>
                    <w:b/>
                    <w:bCs/>
                    <w:color w:val="000000"/>
                    <w:sz w:val="28"/>
                    <w:szCs w:val="28"/>
                  </w:rPr>
                </w:rPrChange>
              </w:rPr>
            </w:pPr>
            <w:ins w:id="10204" w:author="James Vu" w:date="2024-04-19T00:01:00Z">
              <w:r w:rsidRPr="003C02FF">
                <w:rPr>
                  <w:b/>
                  <w:bCs/>
                  <w:color w:val="000000"/>
                  <w:rPrChange w:id="10205" w:author="James Vu" w:date="2024-04-19T00:19:00Z">
                    <w:rPr>
                      <w:b/>
                      <w:bCs/>
                      <w:color w:val="000000"/>
                      <w:sz w:val="28"/>
                      <w:szCs w:val="28"/>
                    </w:rPr>
                  </w:rPrChange>
                </w:rPr>
                <w:t>VI</w:t>
              </w:r>
            </w:ins>
          </w:p>
        </w:tc>
        <w:tc>
          <w:tcPr>
            <w:tcW w:w="8358" w:type="dxa"/>
            <w:shd w:val="clear" w:color="auto" w:fill="auto"/>
            <w:noWrap/>
            <w:vAlign w:val="center"/>
            <w:hideMark/>
            <w:tcPrChange w:id="10206" w:author="James Vu" w:date="2024-04-19T00:20:00Z">
              <w:tcPr>
                <w:tcW w:w="8358" w:type="dxa"/>
                <w:shd w:val="clear" w:color="auto" w:fill="auto"/>
                <w:noWrap/>
                <w:vAlign w:val="center"/>
                <w:hideMark/>
              </w:tcPr>
            </w:tcPrChange>
          </w:tcPr>
          <w:p w14:paraId="22A64236" w14:textId="77777777" w:rsidR="004D28C1" w:rsidRPr="003C02FF" w:rsidRDefault="004D28C1" w:rsidP="004D28C1">
            <w:pPr>
              <w:rPr>
                <w:ins w:id="10207" w:author="James Vu" w:date="2024-04-19T00:01:00Z"/>
                <w:b/>
                <w:bCs/>
                <w:color w:val="000000"/>
                <w:rPrChange w:id="10208" w:author="James Vu" w:date="2024-04-19T00:19:00Z">
                  <w:rPr>
                    <w:ins w:id="10209" w:author="James Vu" w:date="2024-04-19T00:01:00Z"/>
                    <w:b/>
                    <w:bCs/>
                    <w:color w:val="000000"/>
                    <w:sz w:val="28"/>
                    <w:szCs w:val="28"/>
                  </w:rPr>
                </w:rPrChange>
              </w:rPr>
            </w:pPr>
            <w:ins w:id="10210" w:author="James Vu" w:date="2024-04-19T00:01:00Z">
              <w:r w:rsidRPr="003C02FF">
                <w:rPr>
                  <w:b/>
                  <w:bCs/>
                  <w:color w:val="000000"/>
                  <w:rPrChange w:id="10211" w:author="James Vu" w:date="2024-04-19T00:19:00Z">
                    <w:rPr>
                      <w:b/>
                      <w:bCs/>
                      <w:color w:val="000000"/>
                      <w:sz w:val="28"/>
                      <w:szCs w:val="28"/>
                    </w:rPr>
                  </w:rPrChange>
                </w:rPr>
                <w:t>Xây dựng Hệ tính năng về lĩnh vực thủy sản tỉnh Khánh Hòa (Giai đoạn 1)</w:t>
              </w:r>
            </w:ins>
          </w:p>
        </w:tc>
      </w:tr>
      <w:tr w:rsidR="003C02FF" w:rsidRPr="003C02FF" w14:paraId="3A31E7B5" w14:textId="77777777" w:rsidTr="003C02FF">
        <w:trPr>
          <w:trHeight w:val="360"/>
          <w:ins w:id="10212" w:author="James Vu" w:date="2024-04-19T00:01:00Z"/>
          <w:trPrChange w:id="10213" w:author="James Vu" w:date="2024-04-19T00:20:00Z">
            <w:trPr>
              <w:trHeight w:val="360"/>
            </w:trPr>
          </w:trPrChange>
        </w:trPr>
        <w:tc>
          <w:tcPr>
            <w:tcW w:w="704" w:type="dxa"/>
            <w:shd w:val="clear" w:color="auto" w:fill="auto"/>
            <w:noWrap/>
            <w:vAlign w:val="center"/>
            <w:hideMark/>
            <w:tcPrChange w:id="10214" w:author="James Vu" w:date="2024-04-19T00:20:00Z">
              <w:tcPr>
                <w:tcW w:w="704" w:type="dxa"/>
                <w:shd w:val="clear" w:color="auto" w:fill="auto"/>
                <w:noWrap/>
                <w:vAlign w:val="center"/>
                <w:hideMark/>
              </w:tcPr>
            </w:tcPrChange>
          </w:tcPr>
          <w:p w14:paraId="392959B6" w14:textId="77777777" w:rsidR="004D28C1" w:rsidRPr="003C02FF" w:rsidRDefault="004D28C1" w:rsidP="004D28C1">
            <w:pPr>
              <w:jc w:val="center"/>
              <w:rPr>
                <w:ins w:id="10215" w:author="James Vu" w:date="2024-04-19T00:01:00Z"/>
                <w:b/>
                <w:bCs/>
                <w:color w:val="000000"/>
                <w:rPrChange w:id="10216" w:author="James Vu" w:date="2024-04-19T00:19:00Z">
                  <w:rPr>
                    <w:ins w:id="10217" w:author="James Vu" w:date="2024-04-19T00:01:00Z"/>
                    <w:b/>
                    <w:bCs/>
                    <w:color w:val="000000"/>
                    <w:sz w:val="28"/>
                    <w:szCs w:val="28"/>
                  </w:rPr>
                </w:rPrChange>
              </w:rPr>
            </w:pPr>
            <w:ins w:id="10218" w:author="James Vu" w:date="2024-04-19T00:01:00Z">
              <w:r w:rsidRPr="003C02FF">
                <w:rPr>
                  <w:b/>
                  <w:bCs/>
                  <w:color w:val="000000"/>
                  <w:rPrChange w:id="10219" w:author="James Vu" w:date="2024-04-19T00:19:00Z">
                    <w:rPr>
                      <w:b/>
                      <w:bCs/>
                      <w:color w:val="000000"/>
                      <w:sz w:val="28"/>
                      <w:szCs w:val="28"/>
                    </w:rPr>
                  </w:rPrChange>
                </w:rPr>
                <w:t>1</w:t>
              </w:r>
            </w:ins>
          </w:p>
        </w:tc>
        <w:tc>
          <w:tcPr>
            <w:tcW w:w="8358" w:type="dxa"/>
            <w:shd w:val="clear" w:color="auto" w:fill="auto"/>
            <w:noWrap/>
            <w:vAlign w:val="center"/>
            <w:hideMark/>
            <w:tcPrChange w:id="10220" w:author="James Vu" w:date="2024-04-19T00:20:00Z">
              <w:tcPr>
                <w:tcW w:w="8358" w:type="dxa"/>
                <w:shd w:val="clear" w:color="auto" w:fill="auto"/>
                <w:noWrap/>
                <w:vAlign w:val="center"/>
                <w:hideMark/>
              </w:tcPr>
            </w:tcPrChange>
          </w:tcPr>
          <w:p w14:paraId="0263654D" w14:textId="77777777" w:rsidR="004D28C1" w:rsidRPr="003C02FF" w:rsidRDefault="004D28C1" w:rsidP="004D28C1">
            <w:pPr>
              <w:rPr>
                <w:ins w:id="10221" w:author="James Vu" w:date="2024-04-19T00:01:00Z"/>
                <w:b/>
                <w:bCs/>
                <w:rPrChange w:id="10222" w:author="James Vu" w:date="2024-04-19T00:19:00Z">
                  <w:rPr>
                    <w:ins w:id="10223" w:author="James Vu" w:date="2024-04-19T00:01:00Z"/>
                    <w:b/>
                    <w:bCs/>
                    <w:sz w:val="28"/>
                    <w:szCs w:val="28"/>
                  </w:rPr>
                </w:rPrChange>
              </w:rPr>
            </w:pPr>
            <w:ins w:id="10224" w:author="James Vu" w:date="2024-04-19T00:01:00Z">
              <w:r w:rsidRPr="003C02FF">
                <w:rPr>
                  <w:b/>
                  <w:bCs/>
                  <w:rPrChange w:id="10225" w:author="James Vu" w:date="2024-04-19T00:19:00Z">
                    <w:rPr>
                      <w:b/>
                      <w:bCs/>
                      <w:sz w:val="28"/>
                      <w:szCs w:val="28"/>
                    </w:rPr>
                  </w:rPrChange>
                </w:rPr>
                <w:t>Quản lý Phân Quyền</w:t>
              </w:r>
            </w:ins>
          </w:p>
        </w:tc>
      </w:tr>
      <w:tr w:rsidR="003C02FF" w:rsidRPr="003C02FF" w14:paraId="42D801E5" w14:textId="77777777" w:rsidTr="003C02FF">
        <w:trPr>
          <w:trHeight w:val="360"/>
          <w:ins w:id="10226" w:author="James Vu" w:date="2024-04-19T00:01:00Z"/>
          <w:trPrChange w:id="10227" w:author="James Vu" w:date="2024-04-19T00:20:00Z">
            <w:trPr>
              <w:trHeight w:val="360"/>
            </w:trPr>
          </w:trPrChange>
        </w:trPr>
        <w:tc>
          <w:tcPr>
            <w:tcW w:w="704" w:type="dxa"/>
            <w:shd w:val="clear" w:color="auto" w:fill="auto"/>
            <w:noWrap/>
            <w:vAlign w:val="center"/>
            <w:hideMark/>
            <w:tcPrChange w:id="10228" w:author="James Vu" w:date="2024-04-19T00:20:00Z">
              <w:tcPr>
                <w:tcW w:w="704" w:type="dxa"/>
                <w:shd w:val="clear" w:color="auto" w:fill="auto"/>
                <w:noWrap/>
                <w:vAlign w:val="center"/>
                <w:hideMark/>
              </w:tcPr>
            </w:tcPrChange>
          </w:tcPr>
          <w:p w14:paraId="2792CF18" w14:textId="77777777" w:rsidR="004D28C1" w:rsidRPr="003C02FF" w:rsidRDefault="004D28C1" w:rsidP="004D28C1">
            <w:pPr>
              <w:jc w:val="center"/>
              <w:rPr>
                <w:ins w:id="10229" w:author="James Vu" w:date="2024-04-19T00:01:00Z"/>
                <w:b/>
                <w:bCs/>
                <w:color w:val="000000"/>
                <w:rPrChange w:id="10230" w:author="James Vu" w:date="2024-04-19T00:19:00Z">
                  <w:rPr>
                    <w:ins w:id="10231" w:author="James Vu" w:date="2024-04-19T00:01:00Z"/>
                    <w:b/>
                    <w:bCs/>
                    <w:color w:val="000000"/>
                    <w:sz w:val="28"/>
                    <w:szCs w:val="28"/>
                  </w:rPr>
                </w:rPrChange>
              </w:rPr>
            </w:pPr>
            <w:ins w:id="10232" w:author="James Vu" w:date="2024-04-19T00:01:00Z">
              <w:r w:rsidRPr="003C02FF">
                <w:rPr>
                  <w:b/>
                  <w:bCs/>
                  <w:color w:val="000000"/>
                  <w:rPrChange w:id="10233" w:author="James Vu" w:date="2024-04-19T00:19:00Z">
                    <w:rPr>
                      <w:b/>
                      <w:bCs/>
                      <w:color w:val="000000"/>
                      <w:sz w:val="28"/>
                      <w:szCs w:val="28"/>
                    </w:rPr>
                  </w:rPrChange>
                </w:rPr>
                <w:t> </w:t>
              </w:r>
            </w:ins>
          </w:p>
        </w:tc>
        <w:tc>
          <w:tcPr>
            <w:tcW w:w="8358" w:type="dxa"/>
            <w:shd w:val="clear" w:color="auto" w:fill="auto"/>
            <w:noWrap/>
            <w:vAlign w:val="center"/>
            <w:hideMark/>
            <w:tcPrChange w:id="10234" w:author="James Vu" w:date="2024-04-19T00:20:00Z">
              <w:tcPr>
                <w:tcW w:w="8358" w:type="dxa"/>
                <w:shd w:val="clear" w:color="auto" w:fill="auto"/>
                <w:noWrap/>
                <w:vAlign w:val="center"/>
                <w:hideMark/>
              </w:tcPr>
            </w:tcPrChange>
          </w:tcPr>
          <w:p w14:paraId="461F8903" w14:textId="77777777" w:rsidR="004D28C1" w:rsidRPr="003C02FF" w:rsidRDefault="004D28C1" w:rsidP="004D28C1">
            <w:pPr>
              <w:rPr>
                <w:ins w:id="10235" w:author="James Vu" w:date="2024-04-19T00:01:00Z"/>
                <w:rPrChange w:id="10236" w:author="James Vu" w:date="2024-04-19T00:19:00Z">
                  <w:rPr>
                    <w:ins w:id="10237" w:author="James Vu" w:date="2024-04-19T00:01:00Z"/>
                    <w:sz w:val="28"/>
                    <w:szCs w:val="28"/>
                  </w:rPr>
                </w:rPrChange>
              </w:rPr>
            </w:pPr>
            <w:ins w:id="10238" w:author="James Vu" w:date="2024-04-19T00:01:00Z">
              <w:r w:rsidRPr="003C02FF">
                <w:rPr>
                  <w:rPrChange w:id="10239" w:author="James Vu" w:date="2024-04-19T00:19:00Z">
                    <w:rPr>
                      <w:sz w:val="28"/>
                      <w:szCs w:val="28"/>
                    </w:rPr>
                  </w:rPrChange>
                </w:rPr>
                <w:t>Tạo và cấp quyền truy cập dựa trên vai trò người dùng (như quản trị viên, nhân viên hợp tác xã, người dân).</w:t>
              </w:r>
            </w:ins>
          </w:p>
        </w:tc>
      </w:tr>
      <w:tr w:rsidR="003C02FF" w:rsidRPr="003C02FF" w14:paraId="1FC679EF" w14:textId="77777777" w:rsidTr="003C02FF">
        <w:trPr>
          <w:trHeight w:val="360"/>
          <w:ins w:id="10240" w:author="James Vu" w:date="2024-04-19T00:01:00Z"/>
          <w:trPrChange w:id="10241" w:author="James Vu" w:date="2024-04-19T00:20:00Z">
            <w:trPr>
              <w:trHeight w:val="360"/>
            </w:trPr>
          </w:trPrChange>
        </w:trPr>
        <w:tc>
          <w:tcPr>
            <w:tcW w:w="704" w:type="dxa"/>
            <w:shd w:val="clear" w:color="auto" w:fill="auto"/>
            <w:noWrap/>
            <w:vAlign w:val="center"/>
            <w:hideMark/>
            <w:tcPrChange w:id="10242" w:author="James Vu" w:date="2024-04-19T00:20:00Z">
              <w:tcPr>
                <w:tcW w:w="704" w:type="dxa"/>
                <w:shd w:val="clear" w:color="auto" w:fill="auto"/>
                <w:noWrap/>
                <w:vAlign w:val="center"/>
                <w:hideMark/>
              </w:tcPr>
            </w:tcPrChange>
          </w:tcPr>
          <w:p w14:paraId="73CD84CE" w14:textId="77777777" w:rsidR="004D28C1" w:rsidRPr="003C02FF" w:rsidRDefault="004D28C1" w:rsidP="004D28C1">
            <w:pPr>
              <w:jc w:val="center"/>
              <w:rPr>
                <w:ins w:id="10243" w:author="James Vu" w:date="2024-04-19T00:01:00Z"/>
                <w:b/>
                <w:bCs/>
                <w:color w:val="000000"/>
                <w:rPrChange w:id="10244" w:author="James Vu" w:date="2024-04-19T00:19:00Z">
                  <w:rPr>
                    <w:ins w:id="10245" w:author="James Vu" w:date="2024-04-19T00:01:00Z"/>
                    <w:b/>
                    <w:bCs/>
                    <w:color w:val="000000"/>
                    <w:sz w:val="28"/>
                    <w:szCs w:val="28"/>
                  </w:rPr>
                </w:rPrChange>
              </w:rPr>
            </w:pPr>
            <w:ins w:id="10246" w:author="James Vu" w:date="2024-04-19T00:01:00Z">
              <w:r w:rsidRPr="003C02FF">
                <w:rPr>
                  <w:b/>
                  <w:bCs/>
                  <w:color w:val="000000"/>
                  <w:rPrChange w:id="10247" w:author="James Vu" w:date="2024-04-19T00:19:00Z">
                    <w:rPr>
                      <w:b/>
                      <w:bCs/>
                      <w:color w:val="000000"/>
                      <w:sz w:val="28"/>
                      <w:szCs w:val="28"/>
                    </w:rPr>
                  </w:rPrChange>
                </w:rPr>
                <w:t> </w:t>
              </w:r>
            </w:ins>
          </w:p>
        </w:tc>
        <w:tc>
          <w:tcPr>
            <w:tcW w:w="8358" w:type="dxa"/>
            <w:shd w:val="clear" w:color="auto" w:fill="auto"/>
            <w:noWrap/>
            <w:vAlign w:val="center"/>
            <w:hideMark/>
            <w:tcPrChange w:id="10248" w:author="James Vu" w:date="2024-04-19T00:20:00Z">
              <w:tcPr>
                <w:tcW w:w="8358" w:type="dxa"/>
                <w:shd w:val="clear" w:color="auto" w:fill="auto"/>
                <w:noWrap/>
                <w:vAlign w:val="center"/>
                <w:hideMark/>
              </w:tcPr>
            </w:tcPrChange>
          </w:tcPr>
          <w:p w14:paraId="2E6CD224" w14:textId="77777777" w:rsidR="004D28C1" w:rsidRPr="003C02FF" w:rsidRDefault="004D28C1" w:rsidP="004D28C1">
            <w:pPr>
              <w:rPr>
                <w:ins w:id="10249" w:author="James Vu" w:date="2024-04-19T00:01:00Z"/>
                <w:rPrChange w:id="10250" w:author="James Vu" w:date="2024-04-19T00:19:00Z">
                  <w:rPr>
                    <w:ins w:id="10251" w:author="James Vu" w:date="2024-04-19T00:01:00Z"/>
                    <w:sz w:val="28"/>
                    <w:szCs w:val="28"/>
                  </w:rPr>
                </w:rPrChange>
              </w:rPr>
            </w:pPr>
            <w:ins w:id="10252" w:author="James Vu" w:date="2024-04-19T00:01:00Z">
              <w:r w:rsidRPr="003C02FF">
                <w:rPr>
                  <w:rPrChange w:id="10253" w:author="James Vu" w:date="2024-04-19T00:19:00Z">
                    <w:rPr>
                      <w:sz w:val="28"/>
                      <w:szCs w:val="28"/>
                    </w:rPr>
                  </w:rPrChange>
                </w:rPr>
                <w:t>Kiểm soát quyền truy cập tới dữ liệu nhạy cảm và quan trọng.</w:t>
              </w:r>
            </w:ins>
          </w:p>
        </w:tc>
      </w:tr>
      <w:tr w:rsidR="003C02FF" w:rsidRPr="003C02FF" w14:paraId="5A17D7A3" w14:textId="77777777" w:rsidTr="003C02FF">
        <w:trPr>
          <w:trHeight w:val="360"/>
          <w:ins w:id="10254" w:author="James Vu" w:date="2024-04-19T00:01:00Z"/>
          <w:trPrChange w:id="10255" w:author="James Vu" w:date="2024-04-19T00:20:00Z">
            <w:trPr>
              <w:trHeight w:val="360"/>
            </w:trPr>
          </w:trPrChange>
        </w:trPr>
        <w:tc>
          <w:tcPr>
            <w:tcW w:w="704" w:type="dxa"/>
            <w:shd w:val="clear" w:color="auto" w:fill="auto"/>
            <w:noWrap/>
            <w:vAlign w:val="center"/>
            <w:hideMark/>
            <w:tcPrChange w:id="10256" w:author="James Vu" w:date="2024-04-19T00:20:00Z">
              <w:tcPr>
                <w:tcW w:w="704" w:type="dxa"/>
                <w:shd w:val="clear" w:color="auto" w:fill="auto"/>
                <w:noWrap/>
                <w:vAlign w:val="center"/>
                <w:hideMark/>
              </w:tcPr>
            </w:tcPrChange>
          </w:tcPr>
          <w:p w14:paraId="1C408AE9" w14:textId="77777777" w:rsidR="004D28C1" w:rsidRPr="003C02FF" w:rsidRDefault="004D28C1" w:rsidP="004D28C1">
            <w:pPr>
              <w:jc w:val="center"/>
              <w:rPr>
                <w:ins w:id="10257" w:author="James Vu" w:date="2024-04-19T00:01:00Z"/>
                <w:b/>
                <w:bCs/>
                <w:color w:val="000000"/>
                <w:rPrChange w:id="10258" w:author="James Vu" w:date="2024-04-19T00:19:00Z">
                  <w:rPr>
                    <w:ins w:id="10259" w:author="James Vu" w:date="2024-04-19T00:01:00Z"/>
                    <w:b/>
                    <w:bCs/>
                    <w:color w:val="000000"/>
                    <w:sz w:val="28"/>
                    <w:szCs w:val="28"/>
                  </w:rPr>
                </w:rPrChange>
              </w:rPr>
            </w:pPr>
            <w:ins w:id="10260" w:author="James Vu" w:date="2024-04-19T00:01:00Z">
              <w:r w:rsidRPr="003C02FF">
                <w:rPr>
                  <w:b/>
                  <w:bCs/>
                  <w:color w:val="000000"/>
                  <w:rPrChange w:id="10261" w:author="James Vu" w:date="2024-04-19T00:19:00Z">
                    <w:rPr>
                      <w:b/>
                      <w:bCs/>
                      <w:color w:val="000000"/>
                      <w:sz w:val="28"/>
                      <w:szCs w:val="28"/>
                    </w:rPr>
                  </w:rPrChange>
                </w:rPr>
                <w:t> </w:t>
              </w:r>
            </w:ins>
          </w:p>
        </w:tc>
        <w:tc>
          <w:tcPr>
            <w:tcW w:w="8358" w:type="dxa"/>
            <w:shd w:val="clear" w:color="auto" w:fill="auto"/>
            <w:noWrap/>
            <w:vAlign w:val="center"/>
            <w:hideMark/>
            <w:tcPrChange w:id="10262" w:author="James Vu" w:date="2024-04-19T00:20:00Z">
              <w:tcPr>
                <w:tcW w:w="8358" w:type="dxa"/>
                <w:shd w:val="clear" w:color="auto" w:fill="auto"/>
                <w:noWrap/>
                <w:vAlign w:val="center"/>
                <w:hideMark/>
              </w:tcPr>
            </w:tcPrChange>
          </w:tcPr>
          <w:p w14:paraId="731DD240" w14:textId="77777777" w:rsidR="004D28C1" w:rsidRPr="003C02FF" w:rsidRDefault="004D28C1" w:rsidP="004D28C1">
            <w:pPr>
              <w:rPr>
                <w:ins w:id="10263" w:author="James Vu" w:date="2024-04-19T00:01:00Z"/>
                <w:rPrChange w:id="10264" w:author="James Vu" w:date="2024-04-19T00:19:00Z">
                  <w:rPr>
                    <w:ins w:id="10265" w:author="James Vu" w:date="2024-04-19T00:01:00Z"/>
                    <w:sz w:val="28"/>
                    <w:szCs w:val="28"/>
                  </w:rPr>
                </w:rPrChange>
              </w:rPr>
            </w:pPr>
            <w:ins w:id="10266" w:author="James Vu" w:date="2024-04-19T00:01:00Z">
              <w:r w:rsidRPr="003C02FF">
                <w:rPr>
                  <w:rPrChange w:id="10267" w:author="James Vu" w:date="2024-04-19T00:19:00Z">
                    <w:rPr>
                      <w:sz w:val="28"/>
                      <w:szCs w:val="28"/>
                    </w:rPr>
                  </w:rPrChange>
                </w:rPr>
                <w:t>Cung cấp giao diện dễ sử dụng cho việc cấp phép và kiểm soát quyền truy cập.</w:t>
              </w:r>
            </w:ins>
          </w:p>
        </w:tc>
      </w:tr>
      <w:tr w:rsidR="003C02FF" w:rsidRPr="003C02FF" w14:paraId="5356384D" w14:textId="77777777" w:rsidTr="003C02FF">
        <w:trPr>
          <w:trHeight w:val="360"/>
          <w:ins w:id="10268" w:author="James Vu" w:date="2024-04-19T00:01:00Z"/>
          <w:trPrChange w:id="10269" w:author="James Vu" w:date="2024-04-19T00:20:00Z">
            <w:trPr>
              <w:trHeight w:val="360"/>
            </w:trPr>
          </w:trPrChange>
        </w:trPr>
        <w:tc>
          <w:tcPr>
            <w:tcW w:w="704" w:type="dxa"/>
            <w:shd w:val="clear" w:color="auto" w:fill="auto"/>
            <w:noWrap/>
            <w:vAlign w:val="center"/>
            <w:hideMark/>
            <w:tcPrChange w:id="10270" w:author="James Vu" w:date="2024-04-19T00:20:00Z">
              <w:tcPr>
                <w:tcW w:w="704" w:type="dxa"/>
                <w:shd w:val="clear" w:color="auto" w:fill="auto"/>
                <w:noWrap/>
                <w:vAlign w:val="center"/>
                <w:hideMark/>
              </w:tcPr>
            </w:tcPrChange>
          </w:tcPr>
          <w:p w14:paraId="5FB861C1" w14:textId="77777777" w:rsidR="004D28C1" w:rsidRPr="003C02FF" w:rsidRDefault="004D28C1" w:rsidP="004D28C1">
            <w:pPr>
              <w:jc w:val="center"/>
              <w:rPr>
                <w:ins w:id="10271" w:author="James Vu" w:date="2024-04-19T00:01:00Z"/>
                <w:b/>
                <w:bCs/>
                <w:color w:val="000000"/>
                <w:rPrChange w:id="10272" w:author="James Vu" w:date="2024-04-19T00:19:00Z">
                  <w:rPr>
                    <w:ins w:id="10273" w:author="James Vu" w:date="2024-04-19T00:01:00Z"/>
                    <w:b/>
                    <w:bCs/>
                    <w:color w:val="000000"/>
                    <w:sz w:val="28"/>
                    <w:szCs w:val="28"/>
                  </w:rPr>
                </w:rPrChange>
              </w:rPr>
            </w:pPr>
            <w:ins w:id="10274" w:author="James Vu" w:date="2024-04-19T00:01:00Z">
              <w:r w:rsidRPr="003C02FF">
                <w:rPr>
                  <w:b/>
                  <w:bCs/>
                  <w:color w:val="000000"/>
                  <w:rPrChange w:id="10275" w:author="James Vu" w:date="2024-04-19T00:19:00Z">
                    <w:rPr>
                      <w:b/>
                      <w:bCs/>
                      <w:color w:val="000000"/>
                      <w:sz w:val="28"/>
                      <w:szCs w:val="28"/>
                    </w:rPr>
                  </w:rPrChange>
                </w:rPr>
                <w:t> </w:t>
              </w:r>
            </w:ins>
          </w:p>
        </w:tc>
        <w:tc>
          <w:tcPr>
            <w:tcW w:w="8358" w:type="dxa"/>
            <w:shd w:val="clear" w:color="auto" w:fill="auto"/>
            <w:noWrap/>
            <w:vAlign w:val="center"/>
            <w:hideMark/>
            <w:tcPrChange w:id="10276" w:author="James Vu" w:date="2024-04-19T00:20:00Z">
              <w:tcPr>
                <w:tcW w:w="8358" w:type="dxa"/>
                <w:shd w:val="clear" w:color="auto" w:fill="auto"/>
                <w:noWrap/>
                <w:vAlign w:val="center"/>
                <w:hideMark/>
              </w:tcPr>
            </w:tcPrChange>
          </w:tcPr>
          <w:p w14:paraId="3F8B0547" w14:textId="77777777" w:rsidR="004D28C1" w:rsidRPr="003C02FF" w:rsidRDefault="004D28C1" w:rsidP="004D28C1">
            <w:pPr>
              <w:rPr>
                <w:ins w:id="10277" w:author="James Vu" w:date="2024-04-19T00:01:00Z"/>
                <w:rPrChange w:id="10278" w:author="James Vu" w:date="2024-04-19T00:19:00Z">
                  <w:rPr>
                    <w:ins w:id="10279" w:author="James Vu" w:date="2024-04-19T00:01:00Z"/>
                    <w:sz w:val="28"/>
                    <w:szCs w:val="28"/>
                  </w:rPr>
                </w:rPrChange>
              </w:rPr>
            </w:pPr>
            <w:ins w:id="10280" w:author="James Vu" w:date="2024-04-19T00:01:00Z">
              <w:r w:rsidRPr="003C02FF">
                <w:rPr>
                  <w:rPrChange w:id="10281" w:author="James Vu" w:date="2024-04-19T00:19:00Z">
                    <w:rPr>
                      <w:sz w:val="28"/>
                      <w:szCs w:val="28"/>
                    </w:rPr>
                  </w:rPrChange>
                </w:rPr>
                <w:t>Theo dõi hoạt động truy cập và báo cáo các hành vi không phù hợp.</w:t>
              </w:r>
            </w:ins>
          </w:p>
        </w:tc>
      </w:tr>
      <w:tr w:rsidR="003C02FF" w:rsidRPr="003C02FF" w14:paraId="74FBF856" w14:textId="77777777" w:rsidTr="003C02FF">
        <w:trPr>
          <w:trHeight w:val="360"/>
          <w:ins w:id="10282" w:author="James Vu" w:date="2024-04-19T00:01:00Z"/>
          <w:trPrChange w:id="10283" w:author="James Vu" w:date="2024-04-19T00:20:00Z">
            <w:trPr>
              <w:trHeight w:val="360"/>
            </w:trPr>
          </w:trPrChange>
        </w:trPr>
        <w:tc>
          <w:tcPr>
            <w:tcW w:w="704" w:type="dxa"/>
            <w:shd w:val="clear" w:color="auto" w:fill="auto"/>
            <w:noWrap/>
            <w:vAlign w:val="center"/>
            <w:hideMark/>
            <w:tcPrChange w:id="10284" w:author="James Vu" w:date="2024-04-19T00:20:00Z">
              <w:tcPr>
                <w:tcW w:w="704" w:type="dxa"/>
                <w:shd w:val="clear" w:color="auto" w:fill="auto"/>
                <w:noWrap/>
                <w:vAlign w:val="center"/>
                <w:hideMark/>
              </w:tcPr>
            </w:tcPrChange>
          </w:tcPr>
          <w:p w14:paraId="2DBAD510" w14:textId="77777777" w:rsidR="004D28C1" w:rsidRPr="003C02FF" w:rsidRDefault="004D28C1" w:rsidP="004D28C1">
            <w:pPr>
              <w:jc w:val="center"/>
              <w:rPr>
                <w:ins w:id="10285" w:author="James Vu" w:date="2024-04-19T00:01:00Z"/>
                <w:b/>
                <w:bCs/>
                <w:color w:val="000000"/>
                <w:rPrChange w:id="10286" w:author="James Vu" w:date="2024-04-19T00:19:00Z">
                  <w:rPr>
                    <w:ins w:id="10287" w:author="James Vu" w:date="2024-04-19T00:01:00Z"/>
                    <w:b/>
                    <w:bCs/>
                    <w:color w:val="000000"/>
                    <w:sz w:val="28"/>
                    <w:szCs w:val="28"/>
                  </w:rPr>
                </w:rPrChange>
              </w:rPr>
            </w:pPr>
            <w:ins w:id="10288" w:author="James Vu" w:date="2024-04-19T00:01:00Z">
              <w:r w:rsidRPr="003C02FF">
                <w:rPr>
                  <w:b/>
                  <w:bCs/>
                  <w:color w:val="000000"/>
                  <w:rPrChange w:id="10289" w:author="James Vu" w:date="2024-04-19T00:19:00Z">
                    <w:rPr>
                      <w:b/>
                      <w:bCs/>
                      <w:color w:val="000000"/>
                      <w:sz w:val="28"/>
                      <w:szCs w:val="28"/>
                    </w:rPr>
                  </w:rPrChange>
                </w:rPr>
                <w:lastRenderedPageBreak/>
                <w:t> </w:t>
              </w:r>
            </w:ins>
          </w:p>
        </w:tc>
        <w:tc>
          <w:tcPr>
            <w:tcW w:w="8358" w:type="dxa"/>
            <w:shd w:val="clear" w:color="auto" w:fill="auto"/>
            <w:noWrap/>
            <w:vAlign w:val="center"/>
            <w:hideMark/>
            <w:tcPrChange w:id="10290" w:author="James Vu" w:date="2024-04-19T00:20:00Z">
              <w:tcPr>
                <w:tcW w:w="8358" w:type="dxa"/>
                <w:shd w:val="clear" w:color="auto" w:fill="auto"/>
                <w:noWrap/>
                <w:vAlign w:val="center"/>
                <w:hideMark/>
              </w:tcPr>
            </w:tcPrChange>
          </w:tcPr>
          <w:p w14:paraId="738CA0A6" w14:textId="77777777" w:rsidR="004D28C1" w:rsidRPr="003C02FF" w:rsidRDefault="004D28C1" w:rsidP="004D28C1">
            <w:pPr>
              <w:rPr>
                <w:ins w:id="10291" w:author="James Vu" w:date="2024-04-19T00:01:00Z"/>
                <w:rPrChange w:id="10292" w:author="James Vu" w:date="2024-04-19T00:19:00Z">
                  <w:rPr>
                    <w:ins w:id="10293" w:author="James Vu" w:date="2024-04-19T00:01:00Z"/>
                    <w:sz w:val="28"/>
                    <w:szCs w:val="28"/>
                  </w:rPr>
                </w:rPrChange>
              </w:rPr>
            </w:pPr>
            <w:ins w:id="10294" w:author="James Vu" w:date="2024-04-19T00:01:00Z">
              <w:r w:rsidRPr="003C02FF">
                <w:rPr>
                  <w:rPrChange w:id="10295" w:author="James Vu" w:date="2024-04-19T00:19:00Z">
                    <w:rPr>
                      <w:sz w:val="28"/>
                      <w:szCs w:val="28"/>
                    </w:rPr>
                  </w:rPrChange>
                </w:rPr>
                <w:t>Thiết lập cấu hình bảo mật đa yếu tố để tăng cường bảo vệ dữ liệu.</w:t>
              </w:r>
            </w:ins>
          </w:p>
        </w:tc>
      </w:tr>
      <w:tr w:rsidR="003C02FF" w:rsidRPr="003C02FF" w14:paraId="1B2987E9" w14:textId="77777777" w:rsidTr="003C02FF">
        <w:trPr>
          <w:trHeight w:val="360"/>
          <w:ins w:id="10296" w:author="James Vu" w:date="2024-04-19T00:01:00Z"/>
          <w:trPrChange w:id="10297" w:author="James Vu" w:date="2024-04-19T00:20:00Z">
            <w:trPr>
              <w:trHeight w:val="360"/>
            </w:trPr>
          </w:trPrChange>
        </w:trPr>
        <w:tc>
          <w:tcPr>
            <w:tcW w:w="704" w:type="dxa"/>
            <w:shd w:val="clear" w:color="auto" w:fill="auto"/>
            <w:noWrap/>
            <w:vAlign w:val="center"/>
            <w:hideMark/>
            <w:tcPrChange w:id="10298" w:author="James Vu" w:date="2024-04-19T00:20:00Z">
              <w:tcPr>
                <w:tcW w:w="704" w:type="dxa"/>
                <w:shd w:val="clear" w:color="auto" w:fill="auto"/>
                <w:noWrap/>
                <w:vAlign w:val="center"/>
                <w:hideMark/>
              </w:tcPr>
            </w:tcPrChange>
          </w:tcPr>
          <w:p w14:paraId="0172FB00" w14:textId="77777777" w:rsidR="004D28C1" w:rsidRPr="003C02FF" w:rsidRDefault="004D28C1" w:rsidP="004D28C1">
            <w:pPr>
              <w:jc w:val="center"/>
              <w:rPr>
                <w:ins w:id="10299" w:author="James Vu" w:date="2024-04-19T00:01:00Z"/>
                <w:b/>
                <w:bCs/>
                <w:color w:val="000000"/>
                <w:rPrChange w:id="10300" w:author="James Vu" w:date="2024-04-19T00:19:00Z">
                  <w:rPr>
                    <w:ins w:id="10301" w:author="James Vu" w:date="2024-04-19T00:01:00Z"/>
                    <w:b/>
                    <w:bCs/>
                    <w:color w:val="000000"/>
                    <w:sz w:val="28"/>
                    <w:szCs w:val="28"/>
                  </w:rPr>
                </w:rPrChange>
              </w:rPr>
            </w:pPr>
            <w:ins w:id="10302" w:author="James Vu" w:date="2024-04-19T00:01:00Z">
              <w:r w:rsidRPr="003C02FF">
                <w:rPr>
                  <w:b/>
                  <w:bCs/>
                  <w:color w:val="000000"/>
                  <w:rPrChange w:id="10303" w:author="James Vu" w:date="2024-04-19T00:19:00Z">
                    <w:rPr>
                      <w:b/>
                      <w:bCs/>
                      <w:color w:val="000000"/>
                      <w:sz w:val="28"/>
                      <w:szCs w:val="28"/>
                    </w:rPr>
                  </w:rPrChange>
                </w:rPr>
                <w:t>2</w:t>
              </w:r>
            </w:ins>
          </w:p>
        </w:tc>
        <w:tc>
          <w:tcPr>
            <w:tcW w:w="8358" w:type="dxa"/>
            <w:shd w:val="clear" w:color="auto" w:fill="auto"/>
            <w:noWrap/>
            <w:vAlign w:val="center"/>
            <w:hideMark/>
            <w:tcPrChange w:id="10304" w:author="James Vu" w:date="2024-04-19T00:20:00Z">
              <w:tcPr>
                <w:tcW w:w="8358" w:type="dxa"/>
                <w:shd w:val="clear" w:color="auto" w:fill="auto"/>
                <w:noWrap/>
                <w:vAlign w:val="center"/>
                <w:hideMark/>
              </w:tcPr>
            </w:tcPrChange>
          </w:tcPr>
          <w:p w14:paraId="3313D6F0" w14:textId="77777777" w:rsidR="004D28C1" w:rsidRPr="003C02FF" w:rsidRDefault="004D28C1" w:rsidP="004D28C1">
            <w:pPr>
              <w:rPr>
                <w:ins w:id="10305" w:author="James Vu" w:date="2024-04-19T00:01:00Z"/>
                <w:b/>
                <w:bCs/>
                <w:rPrChange w:id="10306" w:author="James Vu" w:date="2024-04-19T00:19:00Z">
                  <w:rPr>
                    <w:ins w:id="10307" w:author="James Vu" w:date="2024-04-19T00:01:00Z"/>
                    <w:b/>
                    <w:bCs/>
                    <w:sz w:val="28"/>
                    <w:szCs w:val="28"/>
                  </w:rPr>
                </w:rPrChange>
              </w:rPr>
            </w:pPr>
            <w:ins w:id="10308" w:author="James Vu" w:date="2024-04-19T00:01:00Z">
              <w:r w:rsidRPr="003C02FF">
                <w:rPr>
                  <w:b/>
                  <w:bCs/>
                  <w:rPrChange w:id="10309" w:author="James Vu" w:date="2024-04-19T00:19:00Z">
                    <w:rPr>
                      <w:b/>
                      <w:bCs/>
                      <w:sz w:val="28"/>
                      <w:szCs w:val="28"/>
                    </w:rPr>
                  </w:rPrChange>
                </w:rPr>
                <w:t>Giám Sát và Quản Lý Hợp Tác Xã</w:t>
              </w:r>
            </w:ins>
          </w:p>
        </w:tc>
      </w:tr>
      <w:tr w:rsidR="003C02FF" w:rsidRPr="003C02FF" w14:paraId="726639B0" w14:textId="77777777" w:rsidTr="003C02FF">
        <w:trPr>
          <w:trHeight w:val="360"/>
          <w:ins w:id="10310" w:author="James Vu" w:date="2024-04-19T00:01:00Z"/>
          <w:trPrChange w:id="10311" w:author="James Vu" w:date="2024-04-19T00:20:00Z">
            <w:trPr>
              <w:trHeight w:val="360"/>
            </w:trPr>
          </w:trPrChange>
        </w:trPr>
        <w:tc>
          <w:tcPr>
            <w:tcW w:w="704" w:type="dxa"/>
            <w:shd w:val="clear" w:color="auto" w:fill="auto"/>
            <w:noWrap/>
            <w:vAlign w:val="center"/>
            <w:hideMark/>
            <w:tcPrChange w:id="10312" w:author="James Vu" w:date="2024-04-19T00:20:00Z">
              <w:tcPr>
                <w:tcW w:w="704" w:type="dxa"/>
                <w:shd w:val="clear" w:color="auto" w:fill="auto"/>
                <w:noWrap/>
                <w:vAlign w:val="center"/>
                <w:hideMark/>
              </w:tcPr>
            </w:tcPrChange>
          </w:tcPr>
          <w:p w14:paraId="234FC901" w14:textId="77777777" w:rsidR="004D28C1" w:rsidRPr="003C02FF" w:rsidRDefault="004D28C1" w:rsidP="004D28C1">
            <w:pPr>
              <w:jc w:val="center"/>
              <w:rPr>
                <w:ins w:id="10313" w:author="James Vu" w:date="2024-04-19T00:01:00Z"/>
                <w:b/>
                <w:bCs/>
                <w:color w:val="000000"/>
                <w:rPrChange w:id="10314" w:author="James Vu" w:date="2024-04-19T00:19:00Z">
                  <w:rPr>
                    <w:ins w:id="10315" w:author="James Vu" w:date="2024-04-19T00:01:00Z"/>
                    <w:b/>
                    <w:bCs/>
                    <w:color w:val="000000"/>
                    <w:sz w:val="28"/>
                    <w:szCs w:val="28"/>
                  </w:rPr>
                </w:rPrChange>
              </w:rPr>
            </w:pPr>
            <w:ins w:id="10316" w:author="James Vu" w:date="2024-04-19T00:01:00Z">
              <w:r w:rsidRPr="003C02FF">
                <w:rPr>
                  <w:b/>
                  <w:bCs/>
                  <w:color w:val="000000"/>
                  <w:rPrChange w:id="10317" w:author="James Vu" w:date="2024-04-19T00:19:00Z">
                    <w:rPr>
                      <w:b/>
                      <w:bCs/>
                      <w:color w:val="000000"/>
                      <w:sz w:val="28"/>
                      <w:szCs w:val="28"/>
                    </w:rPr>
                  </w:rPrChange>
                </w:rPr>
                <w:t> </w:t>
              </w:r>
            </w:ins>
          </w:p>
        </w:tc>
        <w:tc>
          <w:tcPr>
            <w:tcW w:w="8358" w:type="dxa"/>
            <w:shd w:val="clear" w:color="auto" w:fill="auto"/>
            <w:noWrap/>
            <w:vAlign w:val="center"/>
            <w:hideMark/>
            <w:tcPrChange w:id="10318" w:author="James Vu" w:date="2024-04-19T00:20:00Z">
              <w:tcPr>
                <w:tcW w:w="8358" w:type="dxa"/>
                <w:shd w:val="clear" w:color="auto" w:fill="auto"/>
                <w:noWrap/>
                <w:vAlign w:val="center"/>
                <w:hideMark/>
              </w:tcPr>
            </w:tcPrChange>
          </w:tcPr>
          <w:p w14:paraId="46DEF4E8" w14:textId="77777777" w:rsidR="004D28C1" w:rsidRPr="003C02FF" w:rsidRDefault="004D28C1" w:rsidP="004D28C1">
            <w:pPr>
              <w:rPr>
                <w:ins w:id="10319" w:author="James Vu" w:date="2024-04-19T00:01:00Z"/>
                <w:rPrChange w:id="10320" w:author="James Vu" w:date="2024-04-19T00:19:00Z">
                  <w:rPr>
                    <w:ins w:id="10321" w:author="James Vu" w:date="2024-04-19T00:01:00Z"/>
                    <w:sz w:val="28"/>
                    <w:szCs w:val="28"/>
                  </w:rPr>
                </w:rPrChange>
              </w:rPr>
            </w:pPr>
            <w:ins w:id="10322" w:author="James Vu" w:date="2024-04-19T00:01:00Z">
              <w:r w:rsidRPr="003C02FF">
                <w:rPr>
                  <w:rPrChange w:id="10323" w:author="James Vu" w:date="2024-04-19T00:19:00Z">
                    <w:rPr>
                      <w:sz w:val="28"/>
                      <w:szCs w:val="28"/>
                    </w:rPr>
                  </w:rPrChange>
                </w:rPr>
                <w:t>Tạo hồ sơ đầy đủ cho từng hợp tác xã, bao gồm thông tin về thành viên và hoạt động.</w:t>
              </w:r>
            </w:ins>
          </w:p>
        </w:tc>
      </w:tr>
      <w:tr w:rsidR="003C02FF" w:rsidRPr="003C02FF" w14:paraId="6D7BB456" w14:textId="77777777" w:rsidTr="003C02FF">
        <w:trPr>
          <w:trHeight w:val="360"/>
          <w:ins w:id="10324" w:author="James Vu" w:date="2024-04-19T00:01:00Z"/>
          <w:trPrChange w:id="10325" w:author="James Vu" w:date="2024-04-19T00:20:00Z">
            <w:trPr>
              <w:trHeight w:val="360"/>
            </w:trPr>
          </w:trPrChange>
        </w:trPr>
        <w:tc>
          <w:tcPr>
            <w:tcW w:w="704" w:type="dxa"/>
            <w:shd w:val="clear" w:color="auto" w:fill="auto"/>
            <w:noWrap/>
            <w:vAlign w:val="center"/>
            <w:hideMark/>
            <w:tcPrChange w:id="10326" w:author="James Vu" w:date="2024-04-19T00:20:00Z">
              <w:tcPr>
                <w:tcW w:w="704" w:type="dxa"/>
                <w:shd w:val="clear" w:color="auto" w:fill="auto"/>
                <w:noWrap/>
                <w:vAlign w:val="center"/>
                <w:hideMark/>
              </w:tcPr>
            </w:tcPrChange>
          </w:tcPr>
          <w:p w14:paraId="56C00F85" w14:textId="77777777" w:rsidR="004D28C1" w:rsidRPr="003C02FF" w:rsidRDefault="004D28C1" w:rsidP="004D28C1">
            <w:pPr>
              <w:jc w:val="center"/>
              <w:rPr>
                <w:ins w:id="10327" w:author="James Vu" w:date="2024-04-19T00:01:00Z"/>
                <w:b/>
                <w:bCs/>
                <w:color w:val="000000"/>
                <w:rPrChange w:id="10328" w:author="James Vu" w:date="2024-04-19T00:19:00Z">
                  <w:rPr>
                    <w:ins w:id="10329" w:author="James Vu" w:date="2024-04-19T00:01:00Z"/>
                    <w:b/>
                    <w:bCs/>
                    <w:color w:val="000000"/>
                    <w:sz w:val="28"/>
                    <w:szCs w:val="28"/>
                  </w:rPr>
                </w:rPrChange>
              </w:rPr>
            </w:pPr>
            <w:ins w:id="10330" w:author="James Vu" w:date="2024-04-19T00:01:00Z">
              <w:r w:rsidRPr="003C02FF">
                <w:rPr>
                  <w:b/>
                  <w:bCs/>
                  <w:color w:val="000000"/>
                  <w:rPrChange w:id="10331" w:author="James Vu" w:date="2024-04-19T00:19:00Z">
                    <w:rPr>
                      <w:b/>
                      <w:bCs/>
                      <w:color w:val="000000"/>
                      <w:sz w:val="28"/>
                      <w:szCs w:val="28"/>
                    </w:rPr>
                  </w:rPrChange>
                </w:rPr>
                <w:t> </w:t>
              </w:r>
            </w:ins>
          </w:p>
        </w:tc>
        <w:tc>
          <w:tcPr>
            <w:tcW w:w="8358" w:type="dxa"/>
            <w:shd w:val="clear" w:color="auto" w:fill="auto"/>
            <w:noWrap/>
            <w:vAlign w:val="center"/>
            <w:hideMark/>
            <w:tcPrChange w:id="10332" w:author="James Vu" w:date="2024-04-19T00:20:00Z">
              <w:tcPr>
                <w:tcW w:w="8358" w:type="dxa"/>
                <w:shd w:val="clear" w:color="auto" w:fill="auto"/>
                <w:noWrap/>
                <w:vAlign w:val="center"/>
                <w:hideMark/>
              </w:tcPr>
            </w:tcPrChange>
          </w:tcPr>
          <w:p w14:paraId="21204174" w14:textId="77777777" w:rsidR="004D28C1" w:rsidRPr="003C02FF" w:rsidRDefault="004D28C1" w:rsidP="004D28C1">
            <w:pPr>
              <w:rPr>
                <w:ins w:id="10333" w:author="James Vu" w:date="2024-04-19T00:01:00Z"/>
                <w:rPrChange w:id="10334" w:author="James Vu" w:date="2024-04-19T00:19:00Z">
                  <w:rPr>
                    <w:ins w:id="10335" w:author="James Vu" w:date="2024-04-19T00:01:00Z"/>
                    <w:sz w:val="28"/>
                    <w:szCs w:val="28"/>
                  </w:rPr>
                </w:rPrChange>
              </w:rPr>
            </w:pPr>
            <w:ins w:id="10336" w:author="James Vu" w:date="2024-04-19T00:01:00Z">
              <w:r w:rsidRPr="003C02FF">
                <w:rPr>
                  <w:rPrChange w:id="10337" w:author="James Vu" w:date="2024-04-19T00:19:00Z">
                    <w:rPr>
                      <w:sz w:val="28"/>
                      <w:szCs w:val="28"/>
                    </w:rPr>
                  </w:rPrChange>
                </w:rPr>
                <w:t>Theo dõi và cập nhật tình trạng sức khỏe tài chính và hoạt động của hợp tác xã.</w:t>
              </w:r>
            </w:ins>
          </w:p>
        </w:tc>
      </w:tr>
      <w:tr w:rsidR="003C02FF" w:rsidRPr="003C02FF" w14:paraId="093B3D39" w14:textId="77777777" w:rsidTr="003C02FF">
        <w:trPr>
          <w:trHeight w:val="360"/>
          <w:ins w:id="10338" w:author="James Vu" w:date="2024-04-19T00:01:00Z"/>
          <w:trPrChange w:id="10339" w:author="James Vu" w:date="2024-04-19T00:20:00Z">
            <w:trPr>
              <w:trHeight w:val="360"/>
            </w:trPr>
          </w:trPrChange>
        </w:trPr>
        <w:tc>
          <w:tcPr>
            <w:tcW w:w="704" w:type="dxa"/>
            <w:shd w:val="clear" w:color="auto" w:fill="auto"/>
            <w:noWrap/>
            <w:vAlign w:val="center"/>
            <w:hideMark/>
            <w:tcPrChange w:id="10340" w:author="James Vu" w:date="2024-04-19T00:20:00Z">
              <w:tcPr>
                <w:tcW w:w="704" w:type="dxa"/>
                <w:shd w:val="clear" w:color="auto" w:fill="auto"/>
                <w:noWrap/>
                <w:vAlign w:val="center"/>
                <w:hideMark/>
              </w:tcPr>
            </w:tcPrChange>
          </w:tcPr>
          <w:p w14:paraId="3DC24619" w14:textId="77777777" w:rsidR="004D28C1" w:rsidRPr="003C02FF" w:rsidRDefault="004D28C1" w:rsidP="004D28C1">
            <w:pPr>
              <w:jc w:val="center"/>
              <w:rPr>
                <w:ins w:id="10341" w:author="James Vu" w:date="2024-04-19T00:01:00Z"/>
                <w:b/>
                <w:bCs/>
                <w:color w:val="000000"/>
                <w:rPrChange w:id="10342" w:author="James Vu" w:date="2024-04-19T00:19:00Z">
                  <w:rPr>
                    <w:ins w:id="10343" w:author="James Vu" w:date="2024-04-19T00:01:00Z"/>
                    <w:b/>
                    <w:bCs/>
                    <w:color w:val="000000"/>
                    <w:sz w:val="28"/>
                    <w:szCs w:val="28"/>
                  </w:rPr>
                </w:rPrChange>
              </w:rPr>
            </w:pPr>
            <w:ins w:id="10344" w:author="James Vu" w:date="2024-04-19T00:01:00Z">
              <w:r w:rsidRPr="003C02FF">
                <w:rPr>
                  <w:b/>
                  <w:bCs/>
                  <w:color w:val="000000"/>
                  <w:rPrChange w:id="10345" w:author="James Vu" w:date="2024-04-19T00:19:00Z">
                    <w:rPr>
                      <w:b/>
                      <w:bCs/>
                      <w:color w:val="000000"/>
                      <w:sz w:val="28"/>
                      <w:szCs w:val="28"/>
                    </w:rPr>
                  </w:rPrChange>
                </w:rPr>
                <w:t> </w:t>
              </w:r>
            </w:ins>
          </w:p>
        </w:tc>
        <w:tc>
          <w:tcPr>
            <w:tcW w:w="8358" w:type="dxa"/>
            <w:shd w:val="clear" w:color="auto" w:fill="auto"/>
            <w:noWrap/>
            <w:vAlign w:val="center"/>
            <w:hideMark/>
            <w:tcPrChange w:id="10346" w:author="James Vu" w:date="2024-04-19T00:20:00Z">
              <w:tcPr>
                <w:tcW w:w="8358" w:type="dxa"/>
                <w:shd w:val="clear" w:color="auto" w:fill="auto"/>
                <w:noWrap/>
                <w:vAlign w:val="center"/>
                <w:hideMark/>
              </w:tcPr>
            </w:tcPrChange>
          </w:tcPr>
          <w:p w14:paraId="6107F47D" w14:textId="77777777" w:rsidR="004D28C1" w:rsidRPr="003C02FF" w:rsidRDefault="004D28C1" w:rsidP="004D28C1">
            <w:pPr>
              <w:rPr>
                <w:ins w:id="10347" w:author="James Vu" w:date="2024-04-19T00:01:00Z"/>
                <w:rPrChange w:id="10348" w:author="James Vu" w:date="2024-04-19T00:19:00Z">
                  <w:rPr>
                    <w:ins w:id="10349" w:author="James Vu" w:date="2024-04-19T00:01:00Z"/>
                    <w:sz w:val="28"/>
                    <w:szCs w:val="28"/>
                  </w:rPr>
                </w:rPrChange>
              </w:rPr>
            </w:pPr>
            <w:ins w:id="10350" w:author="James Vu" w:date="2024-04-19T00:01:00Z">
              <w:r w:rsidRPr="003C02FF">
                <w:rPr>
                  <w:rPrChange w:id="10351" w:author="James Vu" w:date="2024-04-19T00:19:00Z">
                    <w:rPr>
                      <w:sz w:val="28"/>
                      <w:szCs w:val="28"/>
                    </w:rPr>
                  </w:rPrChange>
                </w:rPr>
                <w:t>Phân tích hiệu suất và năng lực của hợp tác xã thông qua các chỉ số đã định.</w:t>
              </w:r>
            </w:ins>
          </w:p>
        </w:tc>
      </w:tr>
      <w:tr w:rsidR="003C02FF" w:rsidRPr="003C02FF" w14:paraId="279BF499" w14:textId="77777777" w:rsidTr="003C02FF">
        <w:trPr>
          <w:trHeight w:val="360"/>
          <w:ins w:id="10352" w:author="James Vu" w:date="2024-04-19T00:01:00Z"/>
          <w:trPrChange w:id="10353" w:author="James Vu" w:date="2024-04-19T00:20:00Z">
            <w:trPr>
              <w:trHeight w:val="360"/>
            </w:trPr>
          </w:trPrChange>
        </w:trPr>
        <w:tc>
          <w:tcPr>
            <w:tcW w:w="704" w:type="dxa"/>
            <w:shd w:val="clear" w:color="auto" w:fill="auto"/>
            <w:noWrap/>
            <w:vAlign w:val="center"/>
            <w:hideMark/>
            <w:tcPrChange w:id="10354" w:author="James Vu" w:date="2024-04-19T00:20:00Z">
              <w:tcPr>
                <w:tcW w:w="704" w:type="dxa"/>
                <w:shd w:val="clear" w:color="auto" w:fill="auto"/>
                <w:noWrap/>
                <w:vAlign w:val="center"/>
                <w:hideMark/>
              </w:tcPr>
            </w:tcPrChange>
          </w:tcPr>
          <w:p w14:paraId="40A87711" w14:textId="77777777" w:rsidR="004D28C1" w:rsidRPr="003C02FF" w:rsidRDefault="004D28C1" w:rsidP="004D28C1">
            <w:pPr>
              <w:jc w:val="center"/>
              <w:rPr>
                <w:ins w:id="10355" w:author="James Vu" w:date="2024-04-19T00:01:00Z"/>
                <w:b/>
                <w:bCs/>
                <w:color w:val="000000"/>
                <w:rPrChange w:id="10356" w:author="James Vu" w:date="2024-04-19T00:19:00Z">
                  <w:rPr>
                    <w:ins w:id="10357" w:author="James Vu" w:date="2024-04-19T00:01:00Z"/>
                    <w:b/>
                    <w:bCs/>
                    <w:color w:val="000000"/>
                    <w:sz w:val="28"/>
                    <w:szCs w:val="28"/>
                  </w:rPr>
                </w:rPrChange>
              </w:rPr>
            </w:pPr>
            <w:ins w:id="10358" w:author="James Vu" w:date="2024-04-19T00:01:00Z">
              <w:r w:rsidRPr="003C02FF">
                <w:rPr>
                  <w:b/>
                  <w:bCs/>
                  <w:color w:val="000000"/>
                  <w:rPrChange w:id="10359" w:author="James Vu" w:date="2024-04-19T00:19:00Z">
                    <w:rPr>
                      <w:b/>
                      <w:bCs/>
                      <w:color w:val="000000"/>
                      <w:sz w:val="28"/>
                      <w:szCs w:val="28"/>
                    </w:rPr>
                  </w:rPrChange>
                </w:rPr>
                <w:t> </w:t>
              </w:r>
            </w:ins>
          </w:p>
        </w:tc>
        <w:tc>
          <w:tcPr>
            <w:tcW w:w="8358" w:type="dxa"/>
            <w:shd w:val="clear" w:color="auto" w:fill="auto"/>
            <w:noWrap/>
            <w:vAlign w:val="center"/>
            <w:hideMark/>
            <w:tcPrChange w:id="10360" w:author="James Vu" w:date="2024-04-19T00:20:00Z">
              <w:tcPr>
                <w:tcW w:w="8358" w:type="dxa"/>
                <w:shd w:val="clear" w:color="auto" w:fill="auto"/>
                <w:noWrap/>
                <w:vAlign w:val="center"/>
                <w:hideMark/>
              </w:tcPr>
            </w:tcPrChange>
          </w:tcPr>
          <w:p w14:paraId="19ECAC55" w14:textId="77777777" w:rsidR="004D28C1" w:rsidRPr="003C02FF" w:rsidRDefault="004D28C1" w:rsidP="004D28C1">
            <w:pPr>
              <w:rPr>
                <w:ins w:id="10361" w:author="James Vu" w:date="2024-04-19T00:01:00Z"/>
                <w:rPrChange w:id="10362" w:author="James Vu" w:date="2024-04-19T00:19:00Z">
                  <w:rPr>
                    <w:ins w:id="10363" w:author="James Vu" w:date="2024-04-19T00:01:00Z"/>
                    <w:sz w:val="28"/>
                    <w:szCs w:val="28"/>
                  </w:rPr>
                </w:rPrChange>
              </w:rPr>
            </w:pPr>
            <w:ins w:id="10364" w:author="James Vu" w:date="2024-04-19T00:01:00Z">
              <w:r w:rsidRPr="003C02FF">
                <w:rPr>
                  <w:rPrChange w:id="10365" w:author="James Vu" w:date="2024-04-19T00:19:00Z">
                    <w:rPr>
                      <w:sz w:val="28"/>
                      <w:szCs w:val="28"/>
                    </w:rPr>
                  </w:rPrChange>
                </w:rPr>
                <w:t>Quản lý các sản phẩm OCOP, bao gồm đăng ký, phân loại và theo dõi hiệu quả.</w:t>
              </w:r>
            </w:ins>
          </w:p>
        </w:tc>
      </w:tr>
      <w:tr w:rsidR="003C02FF" w:rsidRPr="003C02FF" w14:paraId="6AAB67AE" w14:textId="77777777" w:rsidTr="003C02FF">
        <w:trPr>
          <w:trHeight w:val="360"/>
          <w:ins w:id="10366" w:author="James Vu" w:date="2024-04-19T00:01:00Z"/>
          <w:trPrChange w:id="10367" w:author="James Vu" w:date="2024-04-19T00:20:00Z">
            <w:trPr>
              <w:trHeight w:val="360"/>
            </w:trPr>
          </w:trPrChange>
        </w:trPr>
        <w:tc>
          <w:tcPr>
            <w:tcW w:w="704" w:type="dxa"/>
            <w:shd w:val="clear" w:color="auto" w:fill="auto"/>
            <w:noWrap/>
            <w:vAlign w:val="center"/>
            <w:hideMark/>
            <w:tcPrChange w:id="10368" w:author="James Vu" w:date="2024-04-19T00:20:00Z">
              <w:tcPr>
                <w:tcW w:w="704" w:type="dxa"/>
                <w:shd w:val="clear" w:color="auto" w:fill="auto"/>
                <w:noWrap/>
                <w:vAlign w:val="center"/>
                <w:hideMark/>
              </w:tcPr>
            </w:tcPrChange>
          </w:tcPr>
          <w:p w14:paraId="25036282" w14:textId="77777777" w:rsidR="004D28C1" w:rsidRPr="003C02FF" w:rsidRDefault="004D28C1" w:rsidP="004D28C1">
            <w:pPr>
              <w:jc w:val="center"/>
              <w:rPr>
                <w:ins w:id="10369" w:author="James Vu" w:date="2024-04-19T00:01:00Z"/>
                <w:b/>
                <w:bCs/>
                <w:color w:val="000000"/>
                <w:rPrChange w:id="10370" w:author="James Vu" w:date="2024-04-19T00:19:00Z">
                  <w:rPr>
                    <w:ins w:id="10371" w:author="James Vu" w:date="2024-04-19T00:01:00Z"/>
                    <w:b/>
                    <w:bCs/>
                    <w:color w:val="000000"/>
                    <w:sz w:val="28"/>
                    <w:szCs w:val="28"/>
                  </w:rPr>
                </w:rPrChange>
              </w:rPr>
            </w:pPr>
            <w:ins w:id="10372" w:author="James Vu" w:date="2024-04-19T00:01:00Z">
              <w:r w:rsidRPr="003C02FF">
                <w:rPr>
                  <w:b/>
                  <w:bCs/>
                  <w:color w:val="000000"/>
                  <w:rPrChange w:id="10373" w:author="James Vu" w:date="2024-04-19T00:19:00Z">
                    <w:rPr>
                      <w:b/>
                      <w:bCs/>
                      <w:color w:val="000000"/>
                      <w:sz w:val="28"/>
                      <w:szCs w:val="28"/>
                    </w:rPr>
                  </w:rPrChange>
                </w:rPr>
                <w:t> </w:t>
              </w:r>
            </w:ins>
          </w:p>
        </w:tc>
        <w:tc>
          <w:tcPr>
            <w:tcW w:w="8358" w:type="dxa"/>
            <w:shd w:val="clear" w:color="auto" w:fill="auto"/>
            <w:noWrap/>
            <w:vAlign w:val="center"/>
            <w:hideMark/>
            <w:tcPrChange w:id="10374" w:author="James Vu" w:date="2024-04-19T00:20:00Z">
              <w:tcPr>
                <w:tcW w:w="8358" w:type="dxa"/>
                <w:shd w:val="clear" w:color="auto" w:fill="auto"/>
                <w:noWrap/>
                <w:vAlign w:val="center"/>
                <w:hideMark/>
              </w:tcPr>
            </w:tcPrChange>
          </w:tcPr>
          <w:p w14:paraId="0DE6CF4D" w14:textId="77777777" w:rsidR="004D28C1" w:rsidRPr="003C02FF" w:rsidRDefault="004D28C1" w:rsidP="004D28C1">
            <w:pPr>
              <w:rPr>
                <w:ins w:id="10375" w:author="James Vu" w:date="2024-04-19T00:01:00Z"/>
                <w:rPrChange w:id="10376" w:author="James Vu" w:date="2024-04-19T00:19:00Z">
                  <w:rPr>
                    <w:ins w:id="10377" w:author="James Vu" w:date="2024-04-19T00:01:00Z"/>
                    <w:sz w:val="28"/>
                    <w:szCs w:val="28"/>
                  </w:rPr>
                </w:rPrChange>
              </w:rPr>
            </w:pPr>
            <w:ins w:id="10378" w:author="James Vu" w:date="2024-04-19T00:01:00Z">
              <w:r w:rsidRPr="003C02FF">
                <w:rPr>
                  <w:rPrChange w:id="10379" w:author="James Vu" w:date="2024-04-19T00:19:00Z">
                    <w:rPr>
                      <w:sz w:val="28"/>
                      <w:szCs w:val="28"/>
                    </w:rPr>
                  </w:rPrChange>
                </w:rPr>
                <w:t>Báo cáo và đánh giá thường xuyên về tiến trình và hiệu quả hoạt động của các hợp tác xã.</w:t>
              </w:r>
            </w:ins>
          </w:p>
        </w:tc>
      </w:tr>
      <w:tr w:rsidR="003C02FF" w:rsidRPr="003C02FF" w14:paraId="6C489E1F" w14:textId="77777777" w:rsidTr="003C02FF">
        <w:trPr>
          <w:trHeight w:val="360"/>
          <w:ins w:id="10380" w:author="James Vu" w:date="2024-04-19T00:01:00Z"/>
          <w:trPrChange w:id="10381" w:author="James Vu" w:date="2024-04-19T00:20:00Z">
            <w:trPr>
              <w:trHeight w:val="360"/>
            </w:trPr>
          </w:trPrChange>
        </w:trPr>
        <w:tc>
          <w:tcPr>
            <w:tcW w:w="704" w:type="dxa"/>
            <w:shd w:val="clear" w:color="auto" w:fill="auto"/>
            <w:noWrap/>
            <w:vAlign w:val="center"/>
            <w:hideMark/>
            <w:tcPrChange w:id="10382" w:author="James Vu" w:date="2024-04-19T00:20:00Z">
              <w:tcPr>
                <w:tcW w:w="704" w:type="dxa"/>
                <w:shd w:val="clear" w:color="auto" w:fill="auto"/>
                <w:noWrap/>
                <w:vAlign w:val="center"/>
                <w:hideMark/>
              </w:tcPr>
            </w:tcPrChange>
          </w:tcPr>
          <w:p w14:paraId="4CB56C94" w14:textId="77777777" w:rsidR="004D28C1" w:rsidRPr="003C02FF" w:rsidRDefault="004D28C1" w:rsidP="004D28C1">
            <w:pPr>
              <w:jc w:val="center"/>
              <w:rPr>
                <w:ins w:id="10383" w:author="James Vu" w:date="2024-04-19T00:01:00Z"/>
                <w:b/>
                <w:bCs/>
                <w:color w:val="000000"/>
                <w:rPrChange w:id="10384" w:author="James Vu" w:date="2024-04-19T00:19:00Z">
                  <w:rPr>
                    <w:ins w:id="10385" w:author="James Vu" w:date="2024-04-19T00:01:00Z"/>
                    <w:b/>
                    <w:bCs/>
                    <w:color w:val="000000"/>
                    <w:sz w:val="28"/>
                    <w:szCs w:val="28"/>
                  </w:rPr>
                </w:rPrChange>
              </w:rPr>
            </w:pPr>
            <w:ins w:id="10386" w:author="James Vu" w:date="2024-04-19T00:01:00Z">
              <w:r w:rsidRPr="003C02FF">
                <w:rPr>
                  <w:b/>
                  <w:bCs/>
                  <w:color w:val="000000"/>
                  <w:rPrChange w:id="10387" w:author="James Vu" w:date="2024-04-19T00:19:00Z">
                    <w:rPr>
                      <w:b/>
                      <w:bCs/>
                      <w:color w:val="000000"/>
                      <w:sz w:val="28"/>
                      <w:szCs w:val="28"/>
                    </w:rPr>
                  </w:rPrChange>
                </w:rPr>
                <w:t>3</w:t>
              </w:r>
            </w:ins>
          </w:p>
        </w:tc>
        <w:tc>
          <w:tcPr>
            <w:tcW w:w="8358" w:type="dxa"/>
            <w:shd w:val="clear" w:color="auto" w:fill="auto"/>
            <w:noWrap/>
            <w:vAlign w:val="center"/>
            <w:hideMark/>
            <w:tcPrChange w:id="10388" w:author="James Vu" w:date="2024-04-19T00:20:00Z">
              <w:tcPr>
                <w:tcW w:w="8358" w:type="dxa"/>
                <w:shd w:val="clear" w:color="auto" w:fill="auto"/>
                <w:noWrap/>
                <w:vAlign w:val="center"/>
                <w:hideMark/>
              </w:tcPr>
            </w:tcPrChange>
          </w:tcPr>
          <w:p w14:paraId="671358F5" w14:textId="77777777" w:rsidR="004D28C1" w:rsidRPr="003C02FF" w:rsidRDefault="004D28C1" w:rsidP="004D28C1">
            <w:pPr>
              <w:rPr>
                <w:ins w:id="10389" w:author="James Vu" w:date="2024-04-19T00:01:00Z"/>
                <w:b/>
                <w:bCs/>
                <w:rPrChange w:id="10390" w:author="James Vu" w:date="2024-04-19T00:19:00Z">
                  <w:rPr>
                    <w:ins w:id="10391" w:author="James Vu" w:date="2024-04-19T00:01:00Z"/>
                    <w:b/>
                    <w:bCs/>
                    <w:sz w:val="28"/>
                    <w:szCs w:val="28"/>
                  </w:rPr>
                </w:rPrChange>
              </w:rPr>
            </w:pPr>
            <w:ins w:id="10392" w:author="James Vu" w:date="2024-04-19T00:01:00Z">
              <w:r w:rsidRPr="003C02FF">
                <w:rPr>
                  <w:b/>
                  <w:bCs/>
                  <w:rPrChange w:id="10393" w:author="James Vu" w:date="2024-04-19T00:19:00Z">
                    <w:rPr>
                      <w:b/>
                      <w:bCs/>
                      <w:sz w:val="28"/>
                      <w:szCs w:val="28"/>
                    </w:rPr>
                  </w:rPrChange>
                </w:rPr>
                <w:t>Quản Lý Làng Nghề và Nghệ Nhân</w:t>
              </w:r>
            </w:ins>
          </w:p>
        </w:tc>
      </w:tr>
      <w:tr w:rsidR="003C02FF" w:rsidRPr="003C02FF" w14:paraId="3131A168" w14:textId="77777777" w:rsidTr="003C02FF">
        <w:trPr>
          <w:trHeight w:val="360"/>
          <w:ins w:id="10394" w:author="James Vu" w:date="2024-04-19T00:01:00Z"/>
          <w:trPrChange w:id="10395" w:author="James Vu" w:date="2024-04-19T00:20:00Z">
            <w:trPr>
              <w:trHeight w:val="360"/>
            </w:trPr>
          </w:trPrChange>
        </w:trPr>
        <w:tc>
          <w:tcPr>
            <w:tcW w:w="704" w:type="dxa"/>
            <w:shd w:val="clear" w:color="auto" w:fill="auto"/>
            <w:noWrap/>
            <w:vAlign w:val="center"/>
            <w:hideMark/>
            <w:tcPrChange w:id="10396" w:author="James Vu" w:date="2024-04-19T00:20:00Z">
              <w:tcPr>
                <w:tcW w:w="704" w:type="dxa"/>
                <w:shd w:val="clear" w:color="auto" w:fill="auto"/>
                <w:noWrap/>
                <w:vAlign w:val="center"/>
                <w:hideMark/>
              </w:tcPr>
            </w:tcPrChange>
          </w:tcPr>
          <w:p w14:paraId="38E6F36A" w14:textId="77777777" w:rsidR="004D28C1" w:rsidRPr="003C02FF" w:rsidRDefault="004D28C1" w:rsidP="004D28C1">
            <w:pPr>
              <w:jc w:val="center"/>
              <w:rPr>
                <w:ins w:id="10397" w:author="James Vu" w:date="2024-04-19T00:01:00Z"/>
                <w:b/>
                <w:bCs/>
                <w:color w:val="000000"/>
                <w:rPrChange w:id="10398" w:author="James Vu" w:date="2024-04-19T00:19:00Z">
                  <w:rPr>
                    <w:ins w:id="10399" w:author="James Vu" w:date="2024-04-19T00:01:00Z"/>
                    <w:b/>
                    <w:bCs/>
                    <w:color w:val="000000"/>
                    <w:sz w:val="28"/>
                    <w:szCs w:val="28"/>
                  </w:rPr>
                </w:rPrChange>
              </w:rPr>
            </w:pPr>
            <w:ins w:id="10400" w:author="James Vu" w:date="2024-04-19T00:01:00Z">
              <w:r w:rsidRPr="003C02FF">
                <w:rPr>
                  <w:b/>
                  <w:bCs/>
                  <w:color w:val="000000"/>
                  <w:rPrChange w:id="10401" w:author="James Vu" w:date="2024-04-19T00:19:00Z">
                    <w:rPr>
                      <w:b/>
                      <w:bCs/>
                      <w:color w:val="000000"/>
                      <w:sz w:val="28"/>
                      <w:szCs w:val="28"/>
                    </w:rPr>
                  </w:rPrChange>
                </w:rPr>
                <w:t> </w:t>
              </w:r>
            </w:ins>
          </w:p>
        </w:tc>
        <w:tc>
          <w:tcPr>
            <w:tcW w:w="8358" w:type="dxa"/>
            <w:shd w:val="clear" w:color="auto" w:fill="auto"/>
            <w:noWrap/>
            <w:vAlign w:val="center"/>
            <w:hideMark/>
            <w:tcPrChange w:id="10402" w:author="James Vu" w:date="2024-04-19T00:20:00Z">
              <w:tcPr>
                <w:tcW w:w="8358" w:type="dxa"/>
                <w:shd w:val="clear" w:color="auto" w:fill="auto"/>
                <w:noWrap/>
                <w:vAlign w:val="center"/>
                <w:hideMark/>
              </w:tcPr>
            </w:tcPrChange>
          </w:tcPr>
          <w:p w14:paraId="0F14EF6B" w14:textId="77777777" w:rsidR="004D28C1" w:rsidRPr="003C02FF" w:rsidRDefault="004D28C1" w:rsidP="004D28C1">
            <w:pPr>
              <w:rPr>
                <w:ins w:id="10403" w:author="James Vu" w:date="2024-04-19T00:01:00Z"/>
                <w:rPrChange w:id="10404" w:author="James Vu" w:date="2024-04-19T00:19:00Z">
                  <w:rPr>
                    <w:ins w:id="10405" w:author="James Vu" w:date="2024-04-19T00:01:00Z"/>
                    <w:sz w:val="28"/>
                    <w:szCs w:val="28"/>
                  </w:rPr>
                </w:rPrChange>
              </w:rPr>
            </w:pPr>
            <w:ins w:id="10406" w:author="James Vu" w:date="2024-04-19T00:01:00Z">
              <w:r w:rsidRPr="003C02FF">
                <w:rPr>
                  <w:rPrChange w:id="10407" w:author="James Vu" w:date="2024-04-19T00:19:00Z">
                    <w:rPr>
                      <w:sz w:val="28"/>
                      <w:szCs w:val="28"/>
                    </w:rPr>
                  </w:rPrChange>
                </w:rPr>
                <w:t>Thiết lập cơ sở dữ liệu toàn diện về làng nghề và nghệ nhân.</w:t>
              </w:r>
            </w:ins>
          </w:p>
        </w:tc>
      </w:tr>
      <w:tr w:rsidR="003C02FF" w:rsidRPr="003C02FF" w14:paraId="71551134" w14:textId="77777777" w:rsidTr="003C02FF">
        <w:trPr>
          <w:trHeight w:val="360"/>
          <w:ins w:id="10408" w:author="James Vu" w:date="2024-04-19T00:01:00Z"/>
          <w:trPrChange w:id="10409" w:author="James Vu" w:date="2024-04-19T00:20:00Z">
            <w:trPr>
              <w:trHeight w:val="360"/>
            </w:trPr>
          </w:trPrChange>
        </w:trPr>
        <w:tc>
          <w:tcPr>
            <w:tcW w:w="704" w:type="dxa"/>
            <w:shd w:val="clear" w:color="auto" w:fill="auto"/>
            <w:noWrap/>
            <w:vAlign w:val="center"/>
            <w:hideMark/>
            <w:tcPrChange w:id="10410" w:author="James Vu" w:date="2024-04-19T00:20:00Z">
              <w:tcPr>
                <w:tcW w:w="704" w:type="dxa"/>
                <w:shd w:val="clear" w:color="auto" w:fill="auto"/>
                <w:noWrap/>
                <w:vAlign w:val="center"/>
                <w:hideMark/>
              </w:tcPr>
            </w:tcPrChange>
          </w:tcPr>
          <w:p w14:paraId="5809DBD6" w14:textId="77777777" w:rsidR="004D28C1" w:rsidRPr="003C02FF" w:rsidRDefault="004D28C1" w:rsidP="004D28C1">
            <w:pPr>
              <w:jc w:val="center"/>
              <w:rPr>
                <w:ins w:id="10411" w:author="James Vu" w:date="2024-04-19T00:01:00Z"/>
                <w:b/>
                <w:bCs/>
                <w:color w:val="000000"/>
                <w:rPrChange w:id="10412" w:author="James Vu" w:date="2024-04-19T00:19:00Z">
                  <w:rPr>
                    <w:ins w:id="10413" w:author="James Vu" w:date="2024-04-19T00:01:00Z"/>
                    <w:b/>
                    <w:bCs/>
                    <w:color w:val="000000"/>
                    <w:sz w:val="28"/>
                    <w:szCs w:val="28"/>
                  </w:rPr>
                </w:rPrChange>
              </w:rPr>
            </w:pPr>
            <w:ins w:id="10414" w:author="James Vu" w:date="2024-04-19T00:01:00Z">
              <w:r w:rsidRPr="003C02FF">
                <w:rPr>
                  <w:b/>
                  <w:bCs/>
                  <w:color w:val="000000"/>
                  <w:rPrChange w:id="10415" w:author="James Vu" w:date="2024-04-19T00:19:00Z">
                    <w:rPr>
                      <w:b/>
                      <w:bCs/>
                      <w:color w:val="000000"/>
                      <w:sz w:val="28"/>
                      <w:szCs w:val="28"/>
                    </w:rPr>
                  </w:rPrChange>
                </w:rPr>
                <w:t> </w:t>
              </w:r>
            </w:ins>
          </w:p>
        </w:tc>
        <w:tc>
          <w:tcPr>
            <w:tcW w:w="8358" w:type="dxa"/>
            <w:shd w:val="clear" w:color="auto" w:fill="auto"/>
            <w:noWrap/>
            <w:vAlign w:val="center"/>
            <w:hideMark/>
            <w:tcPrChange w:id="10416" w:author="James Vu" w:date="2024-04-19T00:20:00Z">
              <w:tcPr>
                <w:tcW w:w="8358" w:type="dxa"/>
                <w:shd w:val="clear" w:color="auto" w:fill="auto"/>
                <w:noWrap/>
                <w:vAlign w:val="center"/>
                <w:hideMark/>
              </w:tcPr>
            </w:tcPrChange>
          </w:tcPr>
          <w:p w14:paraId="0D437E68" w14:textId="77777777" w:rsidR="004D28C1" w:rsidRPr="003C02FF" w:rsidRDefault="004D28C1" w:rsidP="004D28C1">
            <w:pPr>
              <w:rPr>
                <w:ins w:id="10417" w:author="James Vu" w:date="2024-04-19T00:01:00Z"/>
                <w:rPrChange w:id="10418" w:author="James Vu" w:date="2024-04-19T00:19:00Z">
                  <w:rPr>
                    <w:ins w:id="10419" w:author="James Vu" w:date="2024-04-19T00:01:00Z"/>
                    <w:sz w:val="28"/>
                    <w:szCs w:val="28"/>
                  </w:rPr>
                </w:rPrChange>
              </w:rPr>
            </w:pPr>
            <w:ins w:id="10420" w:author="James Vu" w:date="2024-04-19T00:01:00Z">
              <w:r w:rsidRPr="003C02FF">
                <w:rPr>
                  <w:rPrChange w:id="10421" w:author="James Vu" w:date="2024-04-19T00:19:00Z">
                    <w:rPr>
                      <w:sz w:val="28"/>
                      <w:szCs w:val="28"/>
                    </w:rPr>
                  </w:rPrChange>
                </w:rPr>
                <w:t>Quản lý và cập nhật danh mục các làng nghề và nghệ nhân nổi tiếng.</w:t>
              </w:r>
            </w:ins>
          </w:p>
        </w:tc>
      </w:tr>
      <w:tr w:rsidR="003C02FF" w:rsidRPr="003C02FF" w14:paraId="01E83D2A" w14:textId="77777777" w:rsidTr="003C02FF">
        <w:trPr>
          <w:trHeight w:val="360"/>
          <w:ins w:id="10422" w:author="James Vu" w:date="2024-04-19T00:01:00Z"/>
          <w:trPrChange w:id="10423" w:author="James Vu" w:date="2024-04-19T00:20:00Z">
            <w:trPr>
              <w:trHeight w:val="360"/>
            </w:trPr>
          </w:trPrChange>
        </w:trPr>
        <w:tc>
          <w:tcPr>
            <w:tcW w:w="704" w:type="dxa"/>
            <w:shd w:val="clear" w:color="auto" w:fill="auto"/>
            <w:noWrap/>
            <w:vAlign w:val="center"/>
            <w:hideMark/>
            <w:tcPrChange w:id="10424" w:author="James Vu" w:date="2024-04-19T00:20:00Z">
              <w:tcPr>
                <w:tcW w:w="704" w:type="dxa"/>
                <w:shd w:val="clear" w:color="auto" w:fill="auto"/>
                <w:noWrap/>
                <w:vAlign w:val="center"/>
                <w:hideMark/>
              </w:tcPr>
            </w:tcPrChange>
          </w:tcPr>
          <w:p w14:paraId="6781E549" w14:textId="77777777" w:rsidR="004D28C1" w:rsidRPr="003C02FF" w:rsidRDefault="004D28C1" w:rsidP="004D28C1">
            <w:pPr>
              <w:jc w:val="center"/>
              <w:rPr>
                <w:ins w:id="10425" w:author="James Vu" w:date="2024-04-19T00:01:00Z"/>
                <w:b/>
                <w:bCs/>
                <w:color w:val="000000"/>
                <w:rPrChange w:id="10426" w:author="James Vu" w:date="2024-04-19T00:19:00Z">
                  <w:rPr>
                    <w:ins w:id="10427" w:author="James Vu" w:date="2024-04-19T00:01:00Z"/>
                    <w:b/>
                    <w:bCs/>
                    <w:color w:val="000000"/>
                    <w:sz w:val="28"/>
                    <w:szCs w:val="28"/>
                  </w:rPr>
                </w:rPrChange>
              </w:rPr>
            </w:pPr>
            <w:ins w:id="10428" w:author="James Vu" w:date="2024-04-19T00:01:00Z">
              <w:r w:rsidRPr="003C02FF">
                <w:rPr>
                  <w:b/>
                  <w:bCs/>
                  <w:color w:val="000000"/>
                  <w:rPrChange w:id="10429" w:author="James Vu" w:date="2024-04-19T00:19:00Z">
                    <w:rPr>
                      <w:b/>
                      <w:bCs/>
                      <w:color w:val="000000"/>
                      <w:sz w:val="28"/>
                      <w:szCs w:val="28"/>
                    </w:rPr>
                  </w:rPrChange>
                </w:rPr>
                <w:t> </w:t>
              </w:r>
            </w:ins>
          </w:p>
        </w:tc>
        <w:tc>
          <w:tcPr>
            <w:tcW w:w="8358" w:type="dxa"/>
            <w:shd w:val="clear" w:color="auto" w:fill="auto"/>
            <w:noWrap/>
            <w:vAlign w:val="center"/>
            <w:hideMark/>
            <w:tcPrChange w:id="10430" w:author="James Vu" w:date="2024-04-19T00:20:00Z">
              <w:tcPr>
                <w:tcW w:w="8358" w:type="dxa"/>
                <w:shd w:val="clear" w:color="auto" w:fill="auto"/>
                <w:noWrap/>
                <w:vAlign w:val="center"/>
                <w:hideMark/>
              </w:tcPr>
            </w:tcPrChange>
          </w:tcPr>
          <w:p w14:paraId="7D4602D9" w14:textId="77777777" w:rsidR="004D28C1" w:rsidRPr="003C02FF" w:rsidRDefault="004D28C1" w:rsidP="004D28C1">
            <w:pPr>
              <w:rPr>
                <w:ins w:id="10431" w:author="James Vu" w:date="2024-04-19T00:01:00Z"/>
                <w:rPrChange w:id="10432" w:author="James Vu" w:date="2024-04-19T00:19:00Z">
                  <w:rPr>
                    <w:ins w:id="10433" w:author="James Vu" w:date="2024-04-19T00:01:00Z"/>
                    <w:sz w:val="28"/>
                    <w:szCs w:val="28"/>
                  </w:rPr>
                </w:rPrChange>
              </w:rPr>
            </w:pPr>
            <w:ins w:id="10434" w:author="James Vu" w:date="2024-04-19T00:01:00Z">
              <w:r w:rsidRPr="003C02FF">
                <w:rPr>
                  <w:rPrChange w:id="10435" w:author="James Vu" w:date="2024-04-19T00:19:00Z">
                    <w:rPr>
                      <w:sz w:val="28"/>
                      <w:szCs w:val="28"/>
                    </w:rPr>
                  </w:rPrChange>
                </w:rPr>
                <w:t>Phát triển các chương trình hỗ trợ và phát triển kỹ năng cho nghệ nhân.</w:t>
              </w:r>
            </w:ins>
          </w:p>
        </w:tc>
      </w:tr>
      <w:tr w:rsidR="003C02FF" w:rsidRPr="003C02FF" w14:paraId="5EECC0B5" w14:textId="77777777" w:rsidTr="003C02FF">
        <w:trPr>
          <w:trHeight w:val="360"/>
          <w:ins w:id="10436" w:author="James Vu" w:date="2024-04-19T00:01:00Z"/>
          <w:trPrChange w:id="10437" w:author="James Vu" w:date="2024-04-19T00:20:00Z">
            <w:trPr>
              <w:trHeight w:val="360"/>
            </w:trPr>
          </w:trPrChange>
        </w:trPr>
        <w:tc>
          <w:tcPr>
            <w:tcW w:w="704" w:type="dxa"/>
            <w:shd w:val="clear" w:color="auto" w:fill="auto"/>
            <w:noWrap/>
            <w:vAlign w:val="center"/>
            <w:hideMark/>
            <w:tcPrChange w:id="10438" w:author="James Vu" w:date="2024-04-19T00:20:00Z">
              <w:tcPr>
                <w:tcW w:w="704" w:type="dxa"/>
                <w:shd w:val="clear" w:color="auto" w:fill="auto"/>
                <w:noWrap/>
                <w:vAlign w:val="center"/>
                <w:hideMark/>
              </w:tcPr>
            </w:tcPrChange>
          </w:tcPr>
          <w:p w14:paraId="457F312D" w14:textId="77777777" w:rsidR="004D28C1" w:rsidRPr="003C02FF" w:rsidRDefault="004D28C1" w:rsidP="004D28C1">
            <w:pPr>
              <w:jc w:val="center"/>
              <w:rPr>
                <w:ins w:id="10439" w:author="James Vu" w:date="2024-04-19T00:01:00Z"/>
                <w:b/>
                <w:bCs/>
                <w:color w:val="000000"/>
                <w:rPrChange w:id="10440" w:author="James Vu" w:date="2024-04-19T00:19:00Z">
                  <w:rPr>
                    <w:ins w:id="10441" w:author="James Vu" w:date="2024-04-19T00:01:00Z"/>
                    <w:b/>
                    <w:bCs/>
                    <w:color w:val="000000"/>
                    <w:sz w:val="28"/>
                    <w:szCs w:val="28"/>
                  </w:rPr>
                </w:rPrChange>
              </w:rPr>
            </w:pPr>
            <w:ins w:id="10442" w:author="James Vu" w:date="2024-04-19T00:01:00Z">
              <w:r w:rsidRPr="003C02FF">
                <w:rPr>
                  <w:b/>
                  <w:bCs/>
                  <w:color w:val="000000"/>
                  <w:rPrChange w:id="10443" w:author="James Vu" w:date="2024-04-19T00:19:00Z">
                    <w:rPr>
                      <w:b/>
                      <w:bCs/>
                      <w:color w:val="000000"/>
                      <w:sz w:val="28"/>
                      <w:szCs w:val="28"/>
                    </w:rPr>
                  </w:rPrChange>
                </w:rPr>
                <w:t> </w:t>
              </w:r>
            </w:ins>
          </w:p>
        </w:tc>
        <w:tc>
          <w:tcPr>
            <w:tcW w:w="8358" w:type="dxa"/>
            <w:shd w:val="clear" w:color="auto" w:fill="auto"/>
            <w:noWrap/>
            <w:vAlign w:val="center"/>
            <w:hideMark/>
            <w:tcPrChange w:id="10444" w:author="James Vu" w:date="2024-04-19T00:20:00Z">
              <w:tcPr>
                <w:tcW w:w="8358" w:type="dxa"/>
                <w:shd w:val="clear" w:color="auto" w:fill="auto"/>
                <w:noWrap/>
                <w:vAlign w:val="center"/>
                <w:hideMark/>
              </w:tcPr>
            </w:tcPrChange>
          </w:tcPr>
          <w:p w14:paraId="3B8E58AD" w14:textId="77777777" w:rsidR="004D28C1" w:rsidRPr="003C02FF" w:rsidRDefault="004D28C1" w:rsidP="004D28C1">
            <w:pPr>
              <w:rPr>
                <w:ins w:id="10445" w:author="James Vu" w:date="2024-04-19T00:01:00Z"/>
                <w:rPrChange w:id="10446" w:author="James Vu" w:date="2024-04-19T00:19:00Z">
                  <w:rPr>
                    <w:ins w:id="10447" w:author="James Vu" w:date="2024-04-19T00:01:00Z"/>
                    <w:sz w:val="28"/>
                    <w:szCs w:val="28"/>
                  </w:rPr>
                </w:rPrChange>
              </w:rPr>
            </w:pPr>
            <w:ins w:id="10448" w:author="James Vu" w:date="2024-04-19T00:01:00Z">
              <w:r w:rsidRPr="003C02FF">
                <w:rPr>
                  <w:rPrChange w:id="10449" w:author="James Vu" w:date="2024-04-19T00:19:00Z">
                    <w:rPr>
                      <w:sz w:val="28"/>
                      <w:szCs w:val="28"/>
                    </w:rPr>
                  </w:rPrChange>
                </w:rPr>
                <w:t>Theo dõi và báo cáo về sự phát triển và thách thức của từng làng nghề.</w:t>
              </w:r>
            </w:ins>
          </w:p>
        </w:tc>
      </w:tr>
      <w:tr w:rsidR="003C02FF" w:rsidRPr="003C02FF" w14:paraId="69E2EA83" w14:textId="77777777" w:rsidTr="003C02FF">
        <w:trPr>
          <w:trHeight w:val="360"/>
          <w:ins w:id="10450" w:author="James Vu" w:date="2024-04-19T00:01:00Z"/>
          <w:trPrChange w:id="10451" w:author="James Vu" w:date="2024-04-19T00:20:00Z">
            <w:trPr>
              <w:trHeight w:val="360"/>
            </w:trPr>
          </w:trPrChange>
        </w:trPr>
        <w:tc>
          <w:tcPr>
            <w:tcW w:w="704" w:type="dxa"/>
            <w:shd w:val="clear" w:color="auto" w:fill="auto"/>
            <w:noWrap/>
            <w:vAlign w:val="center"/>
            <w:hideMark/>
            <w:tcPrChange w:id="10452" w:author="James Vu" w:date="2024-04-19T00:20:00Z">
              <w:tcPr>
                <w:tcW w:w="704" w:type="dxa"/>
                <w:shd w:val="clear" w:color="auto" w:fill="auto"/>
                <w:noWrap/>
                <w:vAlign w:val="center"/>
                <w:hideMark/>
              </w:tcPr>
            </w:tcPrChange>
          </w:tcPr>
          <w:p w14:paraId="3BA9D41E" w14:textId="77777777" w:rsidR="004D28C1" w:rsidRPr="003C02FF" w:rsidRDefault="004D28C1" w:rsidP="004D28C1">
            <w:pPr>
              <w:jc w:val="center"/>
              <w:rPr>
                <w:ins w:id="10453" w:author="James Vu" w:date="2024-04-19T00:01:00Z"/>
                <w:b/>
                <w:bCs/>
                <w:color w:val="000000"/>
                <w:rPrChange w:id="10454" w:author="James Vu" w:date="2024-04-19T00:19:00Z">
                  <w:rPr>
                    <w:ins w:id="10455" w:author="James Vu" w:date="2024-04-19T00:01:00Z"/>
                    <w:b/>
                    <w:bCs/>
                    <w:color w:val="000000"/>
                    <w:sz w:val="28"/>
                    <w:szCs w:val="28"/>
                  </w:rPr>
                </w:rPrChange>
              </w:rPr>
            </w:pPr>
            <w:ins w:id="10456" w:author="James Vu" w:date="2024-04-19T00:01:00Z">
              <w:r w:rsidRPr="003C02FF">
                <w:rPr>
                  <w:b/>
                  <w:bCs/>
                  <w:color w:val="000000"/>
                  <w:rPrChange w:id="10457" w:author="James Vu" w:date="2024-04-19T00:19:00Z">
                    <w:rPr>
                      <w:b/>
                      <w:bCs/>
                      <w:color w:val="000000"/>
                      <w:sz w:val="28"/>
                      <w:szCs w:val="28"/>
                    </w:rPr>
                  </w:rPrChange>
                </w:rPr>
                <w:t>4</w:t>
              </w:r>
            </w:ins>
          </w:p>
        </w:tc>
        <w:tc>
          <w:tcPr>
            <w:tcW w:w="8358" w:type="dxa"/>
            <w:shd w:val="clear" w:color="auto" w:fill="auto"/>
            <w:noWrap/>
            <w:vAlign w:val="center"/>
            <w:hideMark/>
            <w:tcPrChange w:id="10458" w:author="James Vu" w:date="2024-04-19T00:20:00Z">
              <w:tcPr>
                <w:tcW w:w="8358" w:type="dxa"/>
                <w:shd w:val="clear" w:color="auto" w:fill="auto"/>
                <w:noWrap/>
                <w:vAlign w:val="center"/>
                <w:hideMark/>
              </w:tcPr>
            </w:tcPrChange>
          </w:tcPr>
          <w:p w14:paraId="7D3B601B" w14:textId="77777777" w:rsidR="004D28C1" w:rsidRPr="003C02FF" w:rsidRDefault="004D28C1" w:rsidP="004D28C1">
            <w:pPr>
              <w:rPr>
                <w:ins w:id="10459" w:author="James Vu" w:date="2024-04-19T00:01:00Z"/>
                <w:b/>
                <w:bCs/>
                <w:rPrChange w:id="10460" w:author="James Vu" w:date="2024-04-19T00:19:00Z">
                  <w:rPr>
                    <w:ins w:id="10461" w:author="James Vu" w:date="2024-04-19T00:01:00Z"/>
                    <w:b/>
                    <w:bCs/>
                    <w:sz w:val="28"/>
                    <w:szCs w:val="28"/>
                  </w:rPr>
                </w:rPrChange>
              </w:rPr>
            </w:pPr>
            <w:ins w:id="10462" w:author="James Vu" w:date="2024-04-19T00:01:00Z">
              <w:r w:rsidRPr="003C02FF">
                <w:rPr>
                  <w:b/>
                  <w:bCs/>
                  <w:rPrChange w:id="10463" w:author="James Vu" w:date="2024-04-19T00:19:00Z">
                    <w:rPr>
                      <w:b/>
                      <w:bCs/>
                      <w:sz w:val="28"/>
                      <w:szCs w:val="28"/>
                    </w:rPr>
                  </w:rPrChange>
                </w:rPr>
                <w:t>Quản Lý Dân Cư và Xóa Nghèo</w:t>
              </w:r>
            </w:ins>
          </w:p>
        </w:tc>
      </w:tr>
      <w:tr w:rsidR="003C02FF" w:rsidRPr="003C02FF" w14:paraId="06C7557F" w14:textId="77777777" w:rsidTr="003C02FF">
        <w:trPr>
          <w:trHeight w:val="360"/>
          <w:ins w:id="10464" w:author="James Vu" w:date="2024-04-19T00:01:00Z"/>
          <w:trPrChange w:id="10465" w:author="James Vu" w:date="2024-04-19T00:20:00Z">
            <w:trPr>
              <w:trHeight w:val="360"/>
            </w:trPr>
          </w:trPrChange>
        </w:trPr>
        <w:tc>
          <w:tcPr>
            <w:tcW w:w="704" w:type="dxa"/>
            <w:shd w:val="clear" w:color="auto" w:fill="auto"/>
            <w:noWrap/>
            <w:vAlign w:val="center"/>
            <w:hideMark/>
            <w:tcPrChange w:id="10466" w:author="James Vu" w:date="2024-04-19T00:20:00Z">
              <w:tcPr>
                <w:tcW w:w="704" w:type="dxa"/>
                <w:shd w:val="clear" w:color="auto" w:fill="auto"/>
                <w:noWrap/>
                <w:vAlign w:val="center"/>
                <w:hideMark/>
              </w:tcPr>
            </w:tcPrChange>
          </w:tcPr>
          <w:p w14:paraId="414B836C" w14:textId="77777777" w:rsidR="004D28C1" w:rsidRPr="003C02FF" w:rsidRDefault="004D28C1" w:rsidP="004D28C1">
            <w:pPr>
              <w:jc w:val="center"/>
              <w:rPr>
                <w:ins w:id="10467" w:author="James Vu" w:date="2024-04-19T00:01:00Z"/>
                <w:b/>
                <w:bCs/>
                <w:color w:val="000000"/>
                <w:rPrChange w:id="10468" w:author="James Vu" w:date="2024-04-19T00:19:00Z">
                  <w:rPr>
                    <w:ins w:id="10469" w:author="James Vu" w:date="2024-04-19T00:01:00Z"/>
                    <w:b/>
                    <w:bCs/>
                    <w:color w:val="000000"/>
                    <w:sz w:val="28"/>
                    <w:szCs w:val="28"/>
                  </w:rPr>
                </w:rPrChange>
              </w:rPr>
            </w:pPr>
            <w:ins w:id="10470" w:author="James Vu" w:date="2024-04-19T00:01:00Z">
              <w:r w:rsidRPr="003C02FF">
                <w:rPr>
                  <w:b/>
                  <w:bCs/>
                  <w:color w:val="000000"/>
                  <w:rPrChange w:id="10471" w:author="James Vu" w:date="2024-04-19T00:19:00Z">
                    <w:rPr>
                      <w:b/>
                      <w:bCs/>
                      <w:color w:val="000000"/>
                      <w:sz w:val="28"/>
                      <w:szCs w:val="28"/>
                    </w:rPr>
                  </w:rPrChange>
                </w:rPr>
                <w:t> </w:t>
              </w:r>
            </w:ins>
          </w:p>
        </w:tc>
        <w:tc>
          <w:tcPr>
            <w:tcW w:w="8358" w:type="dxa"/>
            <w:shd w:val="clear" w:color="auto" w:fill="auto"/>
            <w:noWrap/>
            <w:vAlign w:val="center"/>
            <w:hideMark/>
            <w:tcPrChange w:id="10472" w:author="James Vu" w:date="2024-04-19T00:20:00Z">
              <w:tcPr>
                <w:tcW w:w="8358" w:type="dxa"/>
                <w:shd w:val="clear" w:color="auto" w:fill="auto"/>
                <w:noWrap/>
                <w:vAlign w:val="center"/>
                <w:hideMark/>
              </w:tcPr>
            </w:tcPrChange>
          </w:tcPr>
          <w:p w14:paraId="08FDAC4A" w14:textId="77777777" w:rsidR="004D28C1" w:rsidRPr="003C02FF" w:rsidRDefault="004D28C1" w:rsidP="004D28C1">
            <w:pPr>
              <w:rPr>
                <w:ins w:id="10473" w:author="James Vu" w:date="2024-04-19T00:01:00Z"/>
                <w:rPrChange w:id="10474" w:author="James Vu" w:date="2024-04-19T00:19:00Z">
                  <w:rPr>
                    <w:ins w:id="10475" w:author="James Vu" w:date="2024-04-19T00:01:00Z"/>
                    <w:sz w:val="28"/>
                    <w:szCs w:val="28"/>
                  </w:rPr>
                </w:rPrChange>
              </w:rPr>
            </w:pPr>
            <w:ins w:id="10476" w:author="James Vu" w:date="2024-04-19T00:01:00Z">
              <w:r w:rsidRPr="003C02FF">
                <w:rPr>
                  <w:rPrChange w:id="10477" w:author="James Vu" w:date="2024-04-19T00:19:00Z">
                    <w:rPr>
                      <w:sz w:val="28"/>
                      <w:szCs w:val="28"/>
                    </w:rPr>
                  </w:rPrChange>
                </w:rPr>
                <w:t>Công cụ quản lý tiến trình các dự án xóa nghèo và phát triển cộng đồng.</w:t>
              </w:r>
            </w:ins>
          </w:p>
        </w:tc>
      </w:tr>
      <w:tr w:rsidR="003C02FF" w:rsidRPr="003C02FF" w14:paraId="0F14C45C" w14:textId="77777777" w:rsidTr="003C02FF">
        <w:trPr>
          <w:trHeight w:val="360"/>
          <w:ins w:id="10478" w:author="James Vu" w:date="2024-04-19T00:01:00Z"/>
          <w:trPrChange w:id="10479" w:author="James Vu" w:date="2024-04-19T00:20:00Z">
            <w:trPr>
              <w:trHeight w:val="360"/>
            </w:trPr>
          </w:trPrChange>
        </w:trPr>
        <w:tc>
          <w:tcPr>
            <w:tcW w:w="704" w:type="dxa"/>
            <w:shd w:val="clear" w:color="auto" w:fill="auto"/>
            <w:noWrap/>
            <w:vAlign w:val="center"/>
            <w:hideMark/>
            <w:tcPrChange w:id="10480" w:author="James Vu" w:date="2024-04-19T00:20:00Z">
              <w:tcPr>
                <w:tcW w:w="704" w:type="dxa"/>
                <w:shd w:val="clear" w:color="auto" w:fill="auto"/>
                <w:noWrap/>
                <w:vAlign w:val="center"/>
                <w:hideMark/>
              </w:tcPr>
            </w:tcPrChange>
          </w:tcPr>
          <w:p w14:paraId="2827AEF9" w14:textId="77777777" w:rsidR="004D28C1" w:rsidRPr="003C02FF" w:rsidRDefault="004D28C1" w:rsidP="004D28C1">
            <w:pPr>
              <w:jc w:val="center"/>
              <w:rPr>
                <w:ins w:id="10481" w:author="James Vu" w:date="2024-04-19T00:01:00Z"/>
                <w:b/>
                <w:bCs/>
                <w:color w:val="000000"/>
                <w:rPrChange w:id="10482" w:author="James Vu" w:date="2024-04-19T00:19:00Z">
                  <w:rPr>
                    <w:ins w:id="10483" w:author="James Vu" w:date="2024-04-19T00:01:00Z"/>
                    <w:b/>
                    <w:bCs/>
                    <w:color w:val="000000"/>
                    <w:sz w:val="28"/>
                    <w:szCs w:val="28"/>
                  </w:rPr>
                </w:rPrChange>
              </w:rPr>
            </w:pPr>
            <w:ins w:id="10484" w:author="James Vu" w:date="2024-04-19T00:01:00Z">
              <w:r w:rsidRPr="003C02FF">
                <w:rPr>
                  <w:b/>
                  <w:bCs/>
                  <w:color w:val="000000"/>
                  <w:rPrChange w:id="10485" w:author="James Vu" w:date="2024-04-19T00:19:00Z">
                    <w:rPr>
                      <w:b/>
                      <w:bCs/>
                      <w:color w:val="000000"/>
                      <w:sz w:val="28"/>
                      <w:szCs w:val="28"/>
                    </w:rPr>
                  </w:rPrChange>
                </w:rPr>
                <w:t> </w:t>
              </w:r>
            </w:ins>
          </w:p>
        </w:tc>
        <w:tc>
          <w:tcPr>
            <w:tcW w:w="8358" w:type="dxa"/>
            <w:shd w:val="clear" w:color="auto" w:fill="auto"/>
            <w:noWrap/>
            <w:vAlign w:val="center"/>
            <w:hideMark/>
            <w:tcPrChange w:id="10486" w:author="James Vu" w:date="2024-04-19T00:20:00Z">
              <w:tcPr>
                <w:tcW w:w="8358" w:type="dxa"/>
                <w:shd w:val="clear" w:color="auto" w:fill="auto"/>
                <w:noWrap/>
                <w:vAlign w:val="center"/>
                <w:hideMark/>
              </w:tcPr>
            </w:tcPrChange>
          </w:tcPr>
          <w:p w14:paraId="15704506" w14:textId="77777777" w:rsidR="004D28C1" w:rsidRPr="003C02FF" w:rsidRDefault="004D28C1" w:rsidP="004D28C1">
            <w:pPr>
              <w:rPr>
                <w:ins w:id="10487" w:author="James Vu" w:date="2024-04-19T00:01:00Z"/>
                <w:rPrChange w:id="10488" w:author="James Vu" w:date="2024-04-19T00:19:00Z">
                  <w:rPr>
                    <w:ins w:id="10489" w:author="James Vu" w:date="2024-04-19T00:01:00Z"/>
                    <w:sz w:val="28"/>
                    <w:szCs w:val="28"/>
                  </w:rPr>
                </w:rPrChange>
              </w:rPr>
            </w:pPr>
            <w:ins w:id="10490" w:author="James Vu" w:date="2024-04-19T00:01:00Z">
              <w:r w:rsidRPr="003C02FF">
                <w:rPr>
                  <w:rPrChange w:id="10491" w:author="James Vu" w:date="2024-04-19T00:19:00Z">
                    <w:rPr>
                      <w:sz w:val="28"/>
                      <w:szCs w:val="28"/>
                    </w:rPr>
                  </w:rPrChange>
                </w:rPr>
                <w:t>Phân tích dữ liệu để đánh giá hiệu quả các chương trình xóa nghèo.</w:t>
              </w:r>
            </w:ins>
          </w:p>
        </w:tc>
      </w:tr>
      <w:tr w:rsidR="003C02FF" w:rsidRPr="003C02FF" w14:paraId="3A9F466E" w14:textId="77777777" w:rsidTr="003C02FF">
        <w:trPr>
          <w:trHeight w:val="360"/>
          <w:ins w:id="10492" w:author="James Vu" w:date="2024-04-19T00:01:00Z"/>
          <w:trPrChange w:id="10493" w:author="James Vu" w:date="2024-04-19T00:20:00Z">
            <w:trPr>
              <w:trHeight w:val="360"/>
            </w:trPr>
          </w:trPrChange>
        </w:trPr>
        <w:tc>
          <w:tcPr>
            <w:tcW w:w="704" w:type="dxa"/>
            <w:shd w:val="clear" w:color="auto" w:fill="auto"/>
            <w:noWrap/>
            <w:vAlign w:val="center"/>
            <w:hideMark/>
            <w:tcPrChange w:id="10494" w:author="James Vu" w:date="2024-04-19T00:20:00Z">
              <w:tcPr>
                <w:tcW w:w="704" w:type="dxa"/>
                <w:shd w:val="clear" w:color="auto" w:fill="auto"/>
                <w:noWrap/>
                <w:vAlign w:val="center"/>
                <w:hideMark/>
              </w:tcPr>
            </w:tcPrChange>
          </w:tcPr>
          <w:p w14:paraId="2ABDB459" w14:textId="77777777" w:rsidR="004D28C1" w:rsidRPr="003C02FF" w:rsidRDefault="004D28C1" w:rsidP="004D28C1">
            <w:pPr>
              <w:jc w:val="center"/>
              <w:rPr>
                <w:ins w:id="10495" w:author="James Vu" w:date="2024-04-19T00:01:00Z"/>
                <w:b/>
                <w:bCs/>
                <w:color w:val="000000"/>
                <w:rPrChange w:id="10496" w:author="James Vu" w:date="2024-04-19T00:19:00Z">
                  <w:rPr>
                    <w:ins w:id="10497" w:author="James Vu" w:date="2024-04-19T00:01:00Z"/>
                    <w:b/>
                    <w:bCs/>
                    <w:color w:val="000000"/>
                    <w:sz w:val="28"/>
                    <w:szCs w:val="28"/>
                  </w:rPr>
                </w:rPrChange>
              </w:rPr>
            </w:pPr>
            <w:ins w:id="10498" w:author="James Vu" w:date="2024-04-19T00:01:00Z">
              <w:r w:rsidRPr="003C02FF">
                <w:rPr>
                  <w:b/>
                  <w:bCs/>
                  <w:color w:val="000000"/>
                  <w:rPrChange w:id="10499" w:author="James Vu" w:date="2024-04-19T00:19:00Z">
                    <w:rPr>
                      <w:b/>
                      <w:bCs/>
                      <w:color w:val="000000"/>
                      <w:sz w:val="28"/>
                      <w:szCs w:val="28"/>
                    </w:rPr>
                  </w:rPrChange>
                </w:rPr>
                <w:t>5</w:t>
              </w:r>
            </w:ins>
          </w:p>
        </w:tc>
        <w:tc>
          <w:tcPr>
            <w:tcW w:w="8358" w:type="dxa"/>
            <w:shd w:val="clear" w:color="auto" w:fill="auto"/>
            <w:noWrap/>
            <w:vAlign w:val="center"/>
            <w:hideMark/>
            <w:tcPrChange w:id="10500" w:author="James Vu" w:date="2024-04-19T00:20:00Z">
              <w:tcPr>
                <w:tcW w:w="8358" w:type="dxa"/>
                <w:shd w:val="clear" w:color="auto" w:fill="auto"/>
                <w:noWrap/>
                <w:vAlign w:val="center"/>
                <w:hideMark/>
              </w:tcPr>
            </w:tcPrChange>
          </w:tcPr>
          <w:p w14:paraId="4ABC7347" w14:textId="77777777" w:rsidR="004D28C1" w:rsidRPr="003C02FF" w:rsidRDefault="004D28C1" w:rsidP="004D28C1">
            <w:pPr>
              <w:rPr>
                <w:ins w:id="10501" w:author="James Vu" w:date="2024-04-19T00:01:00Z"/>
                <w:b/>
                <w:bCs/>
                <w:rPrChange w:id="10502" w:author="James Vu" w:date="2024-04-19T00:19:00Z">
                  <w:rPr>
                    <w:ins w:id="10503" w:author="James Vu" w:date="2024-04-19T00:01:00Z"/>
                    <w:b/>
                    <w:bCs/>
                    <w:sz w:val="28"/>
                    <w:szCs w:val="28"/>
                  </w:rPr>
                </w:rPrChange>
              </w:rPr>
            </w:pPr>
            <w:ins w:id="10504" w:author="James Vu" w:date="2024-04-19T00:01:00Z">
              <w:r w:rsidRPr="003C02FF">
                <w:rPr>
                  <w:b/>
                  <w:bCs/>
                  <w:rPrChange w:id="10505" w:author="James Vu" w:date="2024-04-19T00:19:00Z">
                    <w:rPr>
                      <w:b/>
                      <w:bCs/>
                      <w:sz w:val="28"/>
                      <w:szCs w:val="28"/>
                    </w:rPr>
                  </w:rPrChange>
                </w:rPr>
                <w:t>Quản lý thông tin diêm dân và diêm nghiệp</w:t>
              </w:r>
            </w:ins>
          </w:p>
        </w:tc>
      </w:tr>
      <w:tr w:rsidR="003C02FF" w:rsidRPr="003C02FF" w14:paraId="6195A7A1" w14:textId="77777777" w:rsidTr="003C02FF">
        <w:trPr>
          <w:trHeight w:val="360"/>
          <w:ins w:id="10506" w:author="James Vu" w:date="2024-04-19T00:01:00Z"/>
          <w:trPrChange w:id="10507" w:author="James Vu" w:date="2024-04-19T00:20:00Z">
            <w:trPr>
              <w:trHeight w:val="360"/>
            </w:trPr>
          </w:trPrChange>
        </w:trPr>
        <w:tc>
          <w:tcPr>
            <w:tcW w:w="704" w:type="dxa"/>
            <w:shd w:val="clear" w:color="auto" w:fill="auto"/>
            <w:noWrap/>
            <w:vAlign w:val="center"/>
            <w:hideMark/>
            <w:tcPrChange w:id="10508" w:author="James Vu" w:date="2024-04-19T00:20:00Z">
              <w:tcPr>
                <w:tcW w:w="704" w:type="dxa"/>
                <w:shd w:val="clear" w:color="auto" w:fill="auto"/>
                <w:noWrap/>
                <w:vAlign w:val="center"/>
                <w:hideMark/>
              </w:tcPr>
            </w:tcPrChange>
          </w:tcPr>
          <w:p w14:paraId="0B5DC96C" w14:textId="77777777" w:rsidR="004D28C1" w:rsidRPr="003C02FF" w:rsidRDefault="004D28C1" w:rsidP="004D28C1">
            <w:pPr>
              <w:jc w:val="center"/>
              <w:rPr>
                <w:ins w:id="10509" w:author="James Vu" w:date="2024-04-19T00:01:00Z"/>
                <w:b/>
                <w:bCs/>
                <w:color w:val="000000"/>
                <w:rPrChange w:id="10510" w:author="James Vu" w:date="2024-04-19T00:19:00Z">
                  <w:rPr>
                    <w:ins w:id="10511" w:author="James Vu" w:date="2024-04-19T00:01:00Z"/>
                    <w:b/>
                    <w:bCs/>
                    <w:color w:val="000000"/>
                    <w:sz w:val="28"/>
                    <w:szCs w:val="28"/>
                  </w:rPr>
                </w:rPrChange>
              </w:rPr>
            </w:pPr>
            <w:ins w:id="10512" w:author="James Vu" w:date="2024-04-19T00:01:00Z">
              <w:r w:rsidRPr="003C02FF">
                <w:rPr>
                  <w:b/>
                  <w:bCs/>
                  <w:color w:val="000000"/>
                  <w:rPrChange w:id="10513" w:author="James Vu" w:date="2024-04-19T00:19:00Z">
                    <w:rPr>
                      <w:b/>
                      <w:bCs/>
                      <w:color w:val="000000"/>
                      <w:sz w:val="28"/>
                      <w:szCs w:val="28"/>
                    </w:rPr>
                  </w:rPrChange>
                </w:rPr>
                <w:t> </w:t>
              </w:r>
            </w:ins>
          </w:p>
        </w:tc>
        <w:tc>
          <w:tcPr>
            <w:tcW w:w="8358" w:type="dxa"/>
            <w:shd w:val="clear" w:color="auto" w:fill="auto"/>
            <w:noWrap/>
            <w:vAlign w:val="center"/>
            <w:hideMark/>
            <w:tcPrChange w:id="10514" w:author="James Vu" w:date="2024-04-19T00:20:00Z">
              <w:tcPr>
                <w:tcW w:w="8358" w:type="dxa"/>
                <w:shd w:val="clear" w:color="auto" w:fill="auto"/>
                <w:noWrap/>
                <w:vAlign w:val="center"/>
                <w:hideMark/>
              </w:tcPr>
            </w:tcPrChange>
          </w:tcPr>
          <w:p w14:paraId="2804F772" w14:textId="77777777" w:rsidR="004D28C1" w:rsidRPr="003C02FF" w:rsidRDefault="004D28C1" w:rsidP="004D28C1">
            <w:pPr>
              <w:rPr>
                <w:ins w:id="10515" w:author="James Vu" w:date="2024-04-19T00:01:00Z"/>
                <w:rPrChange w:id="10516" w:author="James Vu" w:date="2024-04-19T00:19:00Z">
                  <w:rPr>
                    <w:ins w:id="10517" w:author="James Vu" w:date="2024-04-19T00:01:00Z"/>
                    <w:sz w:val="28"/>
                    <w:szCs w:val="28"/>
                  </w:rPr>
                </w:rPrChange>
              </w:rPr>
            </w:pPr>
            <w:ins w:id="10518" w:author="James Vu" w:date="2024-04-19T00:01:00Z">
              <w:r w:rsidRPr="003C02FF">
                <w:rPr>
                  <w:rPrChange w:id="10519" w:author="James Vu" w:date="2024-04-19T00:19:00Z">
                    <w:rPr>
                      <w:sz w:val="28"/>
                      <w:szCs w:val="28"/>
                    </w:rPr>
                  </w:rPrChange>
                </w:rPr>
                <w:t>Thiết lập hồ sơ đầy đủ cho mỗi diêm dân và diêm nghiệp, bao gồm thông tin cá nhân, vị trí ao muối, và lịch sử sản xuất.</w:t>
              </w:r>
            </w:ins>
          </w:p>
        </w:tc>
      </w:tr>
      <w:tr w:rsidR="003C02FF" w:rsidRPr="003C02FF" w14:paraId="17405FC7" w14:textId="77777777" w:rsidTr="003C02FF">
        <w:trPr>
          <w:trHeight w:val="360"/>
          <w:ins w:id="10520" w:author="James Vu" w:date="2024-04-19T00:01:00Z"/>
          <w:trPrChange w:id="10521" w:author="James Vu" w:date="2024-04-19T00:20:00Z">
            <w:trPr>
              <w:trHeight w:val="360"/>
            </w:trPr>
          </w:trPrChange>
        </w:trPr>
        <w:tc>
          <w:tcPr>
            <w:tcW w:w="704" w:type="dxa"/>
            <w:shd w:val="clear" w:color="auto" w:fill="auto"/>
            <w:noWrap/>
            <w:vAlign w:val="center"/>
            <w:hideMark/>
            <w:tcPrChange w:id="10522" w:author="James Vu" w:date="2024-04-19T00:20:00Z">
              <w:tcPr>
                <w:tcW w:w="704" w:type="dxa"/>
                <w:shd w:val="clear" w:color="auto" w:fill="auto"/>
                <w:noWrap/>
                <w:vAlign w:val="center"/>
                <w:hideMark/>
              </w:tcPr>
            </w:tcPrChange>
          </w:tcPr>
          <w:p w14:paraId="454CB5D0" w14:textId="77777777" w:rsidR="004D28C1" w:rsidRPr="003C02FF" w:rsidRDefault="004D28C1" w:rsidP="004D28C1">
            <w:pPr>
              <w:jc w:val="center"/>
              <w:rPr>
                <w:ins w:id="10523" w:author="James Vu" w:date="2024-04-19T00:01:00Z"/>
                <w:b/>
                <w:bCs/>
                <w:color w:val="000000"/>
                <w:rPrChange w:id="10524" w:author="James Vu" w:date="2024-04-19T00:19:00Z">
                  <w:rPr>
                    <w:ins w:id="10525" w:author="James Vu" w:date="2024-04-19T00:01:00Z"/>
                    <w:b/>
                    <w:bCs/>
                    <w:color w:val="000000"/>
                    <w:sz w:val="28"/>
                    <w:szCs w:val="28"/>
                  </w:rPr>
                </w:rPrChange>
              </w:rPr>
            </w:pPr>
            <w:ins w:id="10526" w:author="James Vu" w:date="2024-04-19T00:01:00Z">
              <w:r w:rsidRPr="003C02FF">
                <w:rPr>
                  <w:b/>
                  <w:bCs/>
                  <w:color w:val="000000"/>
                  <w:rPrChange w:id="10527" w:author="James Vu" w:date="2024-04-19T00:19:00Z">
                    <w:rPr>
                      <w:b/>
                      <w:bCs/>
                      <w:color w:val="000000"/>
                      <w:sz w:val="28"/>
                      <w:szCs w:val="28"/>
                    </w:rPr>
                  </w:rPrChange>
                </w:rPr>
                <w:t> </w:t>
              </w:r>
            </w:ins>
          </w:p>
        </w:tc>
        <w:tc>
          <w:tcPr>
            <w:tcW w:w="8358" w:type="dxa"/>
            <w:shd w:val="clear" w:color="auto" w:fill="auto"/>
            <w:noWrap/>
            <w:vAlign w:val="center"/>
            <w:hideMark/>
            <w:tcPrChange w:id="10528" w:author="James Vu" w:date="2024-04-19T00:20:00Z">
              <w:tcPr>
                <w:tcW w:w="8358" w:type="dxa"/>
                <w:shd w:val="clear" w:color="auto" w:fill="auto"/>
                <w:noWrap/>
                <w:vAlign w:val="center"/>
                <w:hideMark/>
              </w:tcPr>
            </w:tcPrChange>
          </w:tcPr>
          <w:p w14:paraId="2AE7BCBD" w14:textId="77777777" w:rsidR="004D28C1" w:rsidRPr="003C02FF" w:rsidRDefault="004D28C1" w:rsidP="004D28C1">
            <w:pPr>
              <w:rPr>
                <w:ins w:id="10529" w:author="James Vu" w:date="2024-04-19T00:01:00Z"/>
                <w:rPrChange w:id="10530" w:author="James Vu" w:date="2024-04-19T00:19:00Z">
                  <w:rPr>
                    <w:ins w:id="10531" w:author="James Vu" w:date="2024-04-19T00:01:00Z"/>
                    <w:sz w:val="28"/>
                    <w:szCs w:val="28"/>
                  </w:rPr>
                </w:rPrChange>
              </w:rPr>
            </w:pPr>
            <w:ins w:id="10532" w:author="James Vu" w:date="2024-04-19T00:01:00Z">
              <w:r w:rsidRPr="003C02FF">
                <w:rPr>
                  <w:rPrChange w:id="10533" w:author="James Vu" w:date="2024-04-19T00:19:00Z">
                    <w:rPr>
                      <w:sz w:val="28"/>
                      <w:szCs w:val="28"/>
                    </w:rPr>
                  </w:rPrChange>
                </w:rPr>
                <w:t>Theo dõi và cập nhật thông tin liên tục về hoạt động sản xuất muối và các thay đổi trong quy trình làm việc.</w:t>
              </w:r>
            </w:ins>
          </w:p>
        </w:tc>
      </w:tr>
      <w:tr w:rsidR="003C02FF" w:rsidRPr="003C02FF" w14:paraId="39B43330" w14:textId="77777777" w:rsidTr="003C02FF">
        <w:trPr>
          <w:trHeight w:val="360"/>
          <w:ins w:id="10534" w:author="James Vu" w:date="2024-04-19T00:01:00Z"/>
          <w:trPrChange w:id="10535" w:author="James Vu" w:date="2024-04-19T00:20:00Z">
            <w:trPr>
              <w:trHeight w:val="360"/>
            </w:trPr>
          </w:trPrChange>
        </w:trPr>
        <w:tc>
          <w:tcPr>
            <w:tcW w:w="704" w:type="dxa"/>
            <w:shd w:val="clear" w:color="auto" w:fill="auto"/>
            <w:noWrap/>
            <w:vAlign w:val="center"/>
            <w:hideMark/>
            <w:tcPrChange w:id="10536" w:author="James Vu" w:date="2024-04-19T00:20:00Z">
              <w:tcPr>
                <w:tcW w:w="704" w:type="dxa"/>
                <w:shd w:val="clear" w:color="auto" w:fill="auto"/>
                <w:noWrap/>
                <w:vAlign w:val="center"/>
                <w:hideMark/>
              </w:tcPr>
            </w:tcPrChange>
          </w:tcPr>
          <w:p w14:paraId="1BA702DA" w14:textId="77777777" w:rsidR="004D28C1" w:rsidRPr="003C02FF" w:rsidRDefault="004D28C1" w:rsidP="004D28C1">
            <w:pPr>
              <w:jc w:val="center"/>
              <w:rPr>
                <w:ins w:id="10537" w:author="James Vu" w:date="2024-04-19T00:01:00Z"/>
                <w:b/>
                <w:bCs/>
                <w:color w:val="000000"/>
                <w:rPrChange w:id="10538" w:author="James Vu" w:date="2024-04-19T00:19:00Z">
                  <w:rPr>
                    <w:ins w:id="10539" w:author="James Vu" w:date="2024-04-19T00:01:00Z"/>
                    <w:b/>
                    <w:bCs/>
                    <w:color w:val="000000"/>
                    <w:sz w:val="28"/>
                    <w:szCs w:val="28"/>
                  </w:rPr>
                </w:rPrChange>
              </w:rPr>
            </w:pPr>
            <w:ins w:id="10540" w:author="James Vu" w:date="2024-04-19T00:01:00Z">
              <w:r w:rsidRPr="003C02FF">
                <w:rPr>
                  <w:b/>
                  <w:bCs/>
                  <w:color w:val="000000"/>
                  <w:rPrChange w:id="10541" w:author="James Vu" w:date="2024-04-19T00:19:00Z">
                    <w:rPr>
                      <w:b/>
                      <w:bCs/>
                      <w:color w:val="000000"/>
                      <w:sz w:val="28"/>
                      <w:szCs w:val="28"/>
                    </w:rPr>
                  </w:rPrChange>
                </w:rPr>
                <w:t>6</w:t>
              </w:r>
            </w:ins>
          </w:p>
        </w:tc>
        <w:tc>
          <w:tcPr>
            <w:tcW w:w="8358" w:type="dxa"/>
            <w:shd w:val="clear" w:color="auto" w:fill="auto"/>
            <w:noWrap/>
            <w:vAlign w:val="center"/>
            <w:hideMark/>
            <w:tcPrChange w:id="10542" w:author="James Vu" w:date="2024-04-19T00:20:00Z">
              <w:tcPr>
                <w:tcW w:w="8358" w:type="dxa"/>
                <w:shd w:val="clear" w:color="auto" w:fill="auto"/>
                <w:noWrap/>
                <w:vAlign w:val="center"/>
                <w:hideMark/>
              </w:tcPr>
            </w:tcPrChange>
          </w:tcPr>
          <w:p w14:paraId="71252974" w14:textId="77777777" w:rsidR="004D28C1" w:rsidRPr="003C02FF" w:rsidRDefault="004D28C1" w:rsidP="004D28C1">
            <w:pPr>
              <w:rPr>
                <w:ins w:id="10543" w:author="James Vu" w:date="2024-04-19T00:01:00Z"/>
                <w:b/>
                <w:bCs/>
                <w:rPrChange w:id="10544" w:author="James Vu" w:date="2024-04-19T00:19:00Z">
                  <w:rPr>
                    <w:ins w:id="10545" w:author="James Vu" w:date="2024-04-19T00:01:00Z"/>
                    <w:b/>
                    <w:bCs/>
                    <w:sz w:val="28"/>
                    <w:szCs w:val="28"/>
                  </w:rPr>
                </w:rPrChange>
              </w:rPr>
            </w:pPr>
            <w:ins w:id="10546" w:author="James Vu" w:date="2024-04-19T00:01:00Z">
              <w:r w:rsidRPr="003C02FF">
                <w:rPr>
                  <w:b/>
                  <w:bCs/>
                  <w:rPrChange w:id="10547" w:author="James Vu" w:date="2024-04-19T00:19:00Z">
                    <w:rPr>
                      <w:b/>
                      <w:bCs/>
                      <w:sz w:val="28"/>
                      <w:szCs w:val="28"/>
                    </w:rPr>
                  </w:rPrChange>
                </w:rPr>
                <w:t>Vẽ và quản lý bản đồ khu vực sản xuất muối</w:t>
              </w:r>
            </w:ins>
          </w:p>
        </w:tc>
      </w:tr>
      <w:tr w:rsidR="003C02FF" w:rsidRPr="003C02FF" w14:paraId="44C719C6" w14:textId="77777777" w:rsidTr="003C02FF">
        <w:trPr>
          <w:trHeight w:val="360"/>
          <w:ins w:id="10548" w:author="James Vu" w:date="2024-04-19T00:01:00Z"/>
          <w:trPrChange w:id="10549" w:author="James Vu" w:date="2024-04-19T00:20:00Z">
            <w:trPr>
              <w:trHeight w:val="360"/>
            </w:trPr>
          </w:trPrChange>
        </w:trPr>
        <w:tc>
          <w:tcPr>
            <w:tcW w:w="704" w:type="dxa"/>
            <w:shd w:val="clear" w:color="auto" w:fill="auto"/>
            <w:noWrap/>
            <w:vAlign w:val="center"/>
            <w:hideMark/>
            <w:tcPrChange w:id="10550" w:author="James Vu" w:date="2024-04-19T00:20:00Z">
              <w:tcPr>
                <w:tcW w:w="704" w:type="dxa"/>
                <w:shd w:val="clear" w:color="auto" w:fill="auto"/>
                <w:noWrap/>
                <w:vAlign w:val="center"/>
                <w:hideMark/>
              </w:tcPr>
            </w:tcPrChange>
          </w:tcPr>
          <w:p w14:paraId="511C8F6E" w14:textId="77777777" w:rsidR="004D28C1" w:rsidRPr="003C02FF" w:rsidRDefault="004D28C1" w:rsidP="004D28C1">
            <w:pPr>
              <w:jc w:val="center"/>
              <w:rPr>
                <w:ins w:id="10551" w:author="James Vu" w:date="2024-04-19T00:01:00Z"/>
                <w:b/>
                <w:bCs/>
                <w:color w:val="000000"/>
                <w:rPrChange w:id="10552" w:author="James Vu" w:date="2024-04-19T00:19:00Z">
                  <w:rPr>
                    <w:ins w:id="10553" w:author="James Vu" w:date="2024-04-19T00:01:00Z"/>
                    <w:b/>
                    <w:bCs/>
                    <w:color w:val="000000"/>
                    <w:sz w:val="28"/>
                    <w:szCs w:val="28"/>
                  </w:rPr>
                </w:rPrChange>
              </w:rPr>
            </w:pPr>
            <w:ins w:id="10554" w:author="James Vu" w:date="2024-04-19T00:01:00Z">
              <w:r w:rsidRPr="003C02FF">
                <w:rPr>
                  <w:b/>
                  <w:bCs/>
                  <w:color w:val="000000"/>
                  <w:rPrChange w:id="10555" w:author="James Vu" w:date="2024-04-19T00:19:00Z">
                    <w:rPr>
                      <w:b/>
                      <w:bCs/>
                      <w:color w:val="000000"/>
                      <w:sz w:val="28"/>
                      <w:szCs w:val="28"/>
                    </w:rPr>
                  </w:rPrChange>
                </w:rPr>
                <w:t> </w:t>
              </w:r>
            </w:ins>
          </w:p>
        </w:tc>
        <w:tc>
          <w:tcPr>
            <w:tcW w:w="8358" w:type="dxa"/>
            <w:shd w:val="clear" w:color="auto" w:fill="auto"/>
            <w:noWrap/>
            <w:vAlign w:val="center"/>
            <w:hideMark/>
            <w:tcPrChange w:id="10556" w:author="James Vu" w:date="2024-04-19T00:20:00Z">
              <w:tcPr>
                <w:tcW w:w="8358" w:type="dxa"/>
                <w:shd w:val="clear" w:color="auto" w:fill="auto"/>
                <w:noWrap/>
                <w:vAlign w:val="center"/>
                <w:hideMark/>
              </w:tcPr>
            </w:tcPrChange>
          </w:tcPr>
          <w:p w14:paraId="4FB74461" w14:textId="77777777" w:rsidR="004D28C1" w:rsidRPr="003C02FF" w:rsidRDefault="004D28C1" w:rsidP="004D28C1">
            <w:pPr>
              <w:rPr>
                <w:ins w:id="10557" w:author="James Vu" w:date="2024-04-19T00:01:00Z"/>
                <w:rPrChange w:id="10558" w:author="James Vu" w:date="2024-04-19T00:19:00Z">
                  <w:rPr>
                    <w:ins w:id="10559" w:author="James Vu" w:date="2024-04-19T00:01:00Z"/>
                    <w:sz w:val="28"/>
                    <w:szCs w:val="28"/>
                  </w:rPr>
                </w:rPrChange>
              </w:rPr>
            </w:pPr>
            <w:ins w:id="10560" w:author="James Vu" w:date="2024-04-19T00:01:00Z">
              <w:r w:rsidRPr="003C02FF">
                <w:rPr>
                  <w:rPrChange w:id="10561" w:author="James Vu" w:date="2024-04-19T00:19:00Z">
                    <w:rPr>
                      <w:sz w:val="28"/>
                      <w:szCs w:val="28"/>
                    </w:rPr>
                  </w:rPrChange>
                </w:rPr>
                <w:t>Sử dụng dữ liệu không gian để lập bản đồ các khu vực sản xuất muối, bao gồm vị trí các ao muối và khu vực phụ trợ.</w:t>
              </w:r>
            </w:ins>
          </w:p>
        </w:tc>
      </w:tr>
      <w:tr w:rsidR="003C02FF" w:rsidRPr="003C02FF" w14:paraId="244F964B" w14:textId="77777777" w:rsidTr="003C02FF">
        <w:trPr>
          <w:trHeight w:val="360"/>
          <w:ins w:id="10562" w:author="James Vu" w:date="2024-04-19T00:01:00Z"/>
          <w:trPrChange w:id="10563" w:author="James Vu" w:date="2024-04-19T00:20:00Z">
            <w:trPr>
              <w:trHeight w:val="360"/>
            </w:trPr>
          </w:trPrChange>
        </w:trPr>
        <w:tc>
          <w:tcPr>
            <w:tcW w:w="704" w:type="dxa"/>
            <w:shd w:val="clear" w:color="auto" w:fill="auto"/>
            <w:noWrap/>
            <w:vAlign w:val="center"/>
            <w:hideMark/>
            <w:tcPrChange w:id="10564" w:author="James Vu" w:date="2024-04-19T00:20:00Z">
              <w:tcPr>
                <w:tcW w:w="704" w:type="dxa"/>
                <w:shd w:val="clear" w:color="auto" w:fill="auto"/>
                <w:noWrap/>
                <w:vAlign w:val="center"/>
                <w:hideMark/>
              </w:tcPr>
            </w:tcPrChange>
          </w:tcPr>
          <w:p w14:paraId="2534A749" w14:textId="77777777" w:rsidR="004D28C1" w:rsidRPr="003C02FF" w:rsidRDefault="004D28C1" w:rsidP="004D28C1">
            <w:pPr>
              <w:jc w:val="center"/>
              <w:rPr>
                <w:ins w:id="10565" w:author="James Vu" w:date="2024-04-19T00:01:00Z"/>
                <w:b/>
                <w:bCs/>
                <w:color w:val="000000"/>
                <w:rPrChange w:id="10566" w:author="James Vu" w:date="2024-04-19T00:19:00Z">
                  <w:rPr>
                    <w:ins w:id="10567" w:author="James Vu" w:date="2024-04-19T00:01:00Z"/>
                    <w:b/>
                    <w:bCs/>
                    <w:color w:val="000000"/>
                    <w:sz w:val="28"/>
                    <w:szCs w:val="28"/>
                  </w:rPr>
                </w:rPrChange>
              </w:rPr>
            </w:pPr>
            <w:ins w:id="10568" w:author="James Vu" w:date="2024-04-19T00:01:00Z">
              <w:r w:rsidRPr="003C02FF">
                <w:rPr>
                  <w:b/>
                  <w:bCs/>
                  <w:color w:val="000000"/>
                  <w:rPrChange w:id="10569" w:author="James Vu" w:date="2024-04-19T00:19:00Z">
                    <w:rPr>
                      <w:b/>
                      <w:bCs/>
                      <w:color w:val="000000"/>
                      <w:sz w:val="28"/>
                      <w:szCs w:val="28"/>
                    </w:rPr>
                  </w:rPrChange>
                </w:rPr>
                <w:t> </w:t>
              </w:r>
            </w:ins>
          </w:p>
        </w:tc>
        <w:tc>
          <w:tcPr>
            <w:tcW w:w="8358" w:type="dxa"/>
            <w:shd w:val="clear" w:color="auto" w:fill="auto"/>
            <w:noWrap/>
            <w:vAlign w:val="center"/>
            <w:hideMark/>
            <w:tcPrChange w:id="10570" w:author="James Vu" w:date="2024-04-19T00:20:00Z">
              <w:tcPr>
                <w:tcW w:w="8358" w:type="dxa"/>
                <w:shd w:val="clear" w:color="auto" w:fill="auto"/>
                <w:noWrap/>
                <w:vAlign w:val="center"/>
                <w:hideMark/>
              </w:tcPr>
            </w:tcPrChange>
          </w:tcPr>
          <w:p w14:paraId="700253A3" w14:textId="77777777" w:rsidR="004D28C1" w:rsidRPr="003C02FF" w:rsidRDefault="004D28C1" w:rsidP="004D28C1">
            <w:pPr>
              <w:rPr>
                <w:ins w:id="10571" w:author="James Vu" w:date="2024-04-19T00:01:00Z"/>
                <w:rPrChange w:id="10572" w:author="James Vu" w:date="2024-04-19T00:19:00Z">
                  <w:rPr>
                    <w:ins w:id="10573" w:author="James Vu" w:date="2024-04-19T00:01:00Z"/>
                    <w:sz w:val="28"/>
                    <w:szCs w:val="28"/>
                  </w:rPr>
                </w:rPrChange>
              </w:rPr>
            </w:pPr>
            <w:ins w:id="10574" w:author="James Vu" w:date="2024-04-19T00:01:00Z">
              <w:r w:rsidRPr="003C02FF">
                <w:rPr>
                  <w:rPrChange w:id="10575" w:author="James Vu" w:date="2024-04-19T00:19:00Z">
                    <w:rPr>
                      <w:sz w:val="28"/>
                      <w:szCs w:val="28"/>
                    </w:rPr>
                  </w:rPrChange>
                </w:rPr>
                <w:t>Cung cấp công cụ cho phép diêm dân và quản lý cập nhật, chỉnh sửa thông tin địa lý trực tiếp trên hệ thống.</w:t>
              </w:r>
            </w:ins>
          </w:p>
        </w:tc>
      </w:tr>
      <w:tr w:rsidR="003C02FF" w:rsidRPr="003C02FF" w14:paraId="62538EC2" w14:textId="77777777" w:rsidTr="003C02FF">
        <w:trPr>
          <w:trHeight w:val="360"/>
          <w:ins w:id="10576" w:author="James Vu" w:date="2024-04-19T00:01:00Z"/>
          <w:trPrChange w:id="10577" w:author="James Vu" w:date="2024-04-19T00:20:00Z">
            <w:trPr>
              <w:trHeight w:val="360"/>
            </w:trPr>
          </w:trPrChange>
        </w:trPr>
        <w:tc>
          <w:tcPr>
            <w:tcW w:w="704" w:type="dxa"/>
            <w:shd w:val="clear" w:color="auto" w:fill="auto"/>
            <w:noWrap/>
            <w:vAlign w:val="center"/>
            <w:hideMark/>
            <w:tcPrChange w:id="10578" w:author="James Vu" w:date="2024-04-19T00:20:00Z">
              <w:tcPr>
                <w:tcW w:w="704" w:type="dxa"/>
                <w:shd w:val="clear" w:color="auto" w:fill="auto"/>
                <w:noWrap/>
                <w:vAlign w:val="center"/>
                <w:hideMark/>
              </w:tcPr>
            </w:tcPrChange>
          </w:tcPr>
          <w:p w14:paraId="1C457B50" w14:textId="77777777" w:rsidR="004D28C1" w:rsidRPr="003C02FF" w:rsidRDefault="004D28C1" w:rsidP="004D28C1">
            <w:pPr>
              <w:jc w:val="center"/>
              <w:rPr>
                <w:ins w:id="10579" w:author="James Vu" w:date="2024-04-19T00:01:00Z"/>
                <w:b/>
                <w:bCs/>
                <w:color w:val="000000"/>
                <w:rPrChange w:id="10580" w:author="James Vu" w:date="2024-04-19T00:19:00Z">
                  <w:rPr>
                    <w:ins w:id="10581" w:author="James Vu" w:date="2024-04-19T00:01:00Z"/>
                    <w:b/>
                    <w:bCs/>
                    <w:color w:val="000000"/>
                    <w:sz w:val="28"/>
                    <w:szCs w:val="28"/>
                  </w:rPr>
                </w:rPrChange>
              </w:rPr>
            </w:pPr>
            <w:ins w:id="10582" w:author="James Vu" w:date="2024-04-19T00:01:00Z">
              <w:r w:rsidRPr="003C02FF">
                <w:rPr>
                  <w:b/>
                  <w:bCs/>
                  <w:color w:val="000000"/>
                  <w:rPrChange w:id="10583" w:author="James Vu" w:date="2024-04-19T00:19:00Z">
                    <w:rPr>
                      <w:b/>
                      <w:bCs/>
                      <w:color w:val="000000"/>
                      <w:sz w:val="28"/>
                      <w:szCs w:val="28"/>
                    </w:rPr>
                  </w:rPrChange>
                </w:rPr>
                <w:t>7</w:t>
              </w:r>
            </w:ins>
          </w:p>
        </w:tc>
        <w:tc>
          <w:tcPr>
            <w:tcW w:w="8358" w:type="dxa"/>
            <w:shd w:val="clear" w:color="auto" w:fill="auto"/>
            <w:noWrap/>
            <w:vAlign w:val="center"/>
            <w:hideMark/>
            <w:tcPrChange w:id="10584" w:author="James Vu" w:date="2024-04-19T00:20:00Z">
              <w:tcPr>
                <w:tcW w:w="8358" w:type="dxa"/>
                <w:shd w:val="clear" w:color="auto" w:fill="auto"/>
                <w:noWrap/>
                <w:vAlign w:val="center"/>
                <w:hideMark/>
              </w:tcPr>
            </w:tcPrChange>
          </w:tcPr>
          <w:p w14:paraId="30986B27" w14:textId="77777777" w:rsidR="004D28C1" w:rsidRPr="003C02FF" w:rsidRDefault="004D28C1" w:rsidP="004D28C1">
            <w:pPr>
              <w:rPr>
                <w:ins w:id="10585" w:author="James Vu" w:date="2024-04-19T00:01:00Z"/>
                <w:b/>
                <w:bCs/>
                <w:rPrChange w:id="10586" w:author="James Vu" w:date="2024-04-19T00:19:00Z">
                  <w:rPr>
                    <w:ins w:id="10587" w:author="James Vu" w:date="2024-04-19T00:01:00Z"/>
                    <w:b/>
                    <w:bCs/>
                    <w:sz w:val="28"/>
                    <w:szCs w:val="28"/>
                  </w:rPr>
                </w:rPrChange>
              </w:rPr>
            </w:pPr>
            <w:ins w:id="10588" w:author="James Vu" w:date="2024-04-19T00:01:00Z">
              <w:r w:rsidRPr="003C02FF">
                <w:rPr>
                  <w:b/>
                  <w:bCs/>
                  <w:rPrChange w:id="10589" w:author="James Vu" w:date="2024-04-19T00:19:00Z">
                    <w:rPr>
                      <w:b/>
                      <w:bCs/>
                      <w:sz w:val="28"/>
                      <w:szCs w:val="28"/>
                    </w:rPr>
                  </w:rPrChange>
                </w:rPr>
                <w:t>Quản lý và phát triển chuỗi cung ứng muối</w:t>
              </w:r>
            </w:ins>
          </w:p>
        </w:tc>
      </w:tr>
      <w:tr w:rsidR="003C02FF" w:rsidRPr="003C02FF" w14:paraId="44CD3A8E" w14:textId="77777777" w:rsidTr="003C02FF">
        <w:trPr>
          <w:trHeight w:val="360"/>
          <w:ins w:id="10590" w:author="James Vu" w:date="2024-04-19T00:01:00Z"/>
          <w:trPrChange w:id="10591" w:author="James Vu" w:date="2024-04-19T00:20:00Z">
            <w:trPr>
              <w:trHeight w:val="360"/>
            </w:trPr>
          </w:trPrChange>
        </w:trPr>
        <w:tc>
          <w:tcPr>
            <w:tcW w:w="704" w:type="dxa"/>
            <w:shd w:val="clear" w:color="auto" w:fill="auto"/>
            <w:noWrap/>
            <w:vAlign w:val="center"/>
            <w:hideMark/>
            <w:tcPrChange w:id="10592" w:author="James Vu" w:date="2024-04-19T00:20:00Z">
              <w:tcPr>
                <w:tcW w:w="704" w:type="dxa"/>
                <w:shd w:val="clear" w:color="auto" w:fill="auto"/>
                <w:noWrap/>
                <w:vAlign w:val="center"/>
                <w:hideMark/>
              </w:tcPr>
            </w:tcPrChange>
          </w:tcPr>
          <w:p w14:paraId="3A988F47" w14:textId="77777777" w:rsidR="004D28C1" w:rsidRPr="003C02FF" w:rsidRDefault="004D28C1" w:rsidP="004D28C1">
            <w:pPr>
              <w:jc w:val="center"/>
              <w:rPr>
                <w:ins w:id="10593" w:author="James Vu" w:date="2024-04-19T00:01:00Z"/>
                <w:b/>
                <w:bCs/>
                <w:color w:val="000000"/>
                <w:rPrChange w:id="10594" w:author="James Vu" w:date="2024-04-19T00:19:00Z">
                  <w:rPr>
                    <w:ins w:id="10595" w:author="James Vu" w:date="2024-04-19T00:01:00Z"/>
                    <w:b/>
                    <w:bCs/>
                    <w:color w:val="000000"/>
                    <w:sz w:val="28"/>
                    <w:szCs w:val="28"/>
                  </w:rPr>
                </w:rPrChange>
              </w:rPr>
            </w:pPr>
            <w:ins w:id="10596" w:author="James Vu" w:date="2024-04-19T00:01:00Z">
              <w:r w:rsidRPr="003C02FF">
                <w:rPr>
                  <w:b/>
                  <w:bCs/>
                  <w:color w:val="000000"/>
                  <w:rPrChange w:id="10597" w:author="James Vu" w:date="2024-04-19T00:19:00Z">
                    <w:rPr>
                      <w:b/>
                      <w:bCs/>
                      <w:color w:val="000000"/>
                      <w:sz w:val="28"/>
                      <w:szCs w:val="28"/>
                    </w:rPr>
                  </w:rPrChange>
                </w:rPr>
                <w:t> </w:t>
              </w:r>
            </w:ins>
          </w:p>
        </w:tc>
        <w:tc>
          <w:tcPr>
            <w:tcW w:w="8358" w:type="dxa"/>
            <w:shd w:val="clear" w:color="auto" w:fill="auto"/>
            <w:noWrap/>
            <w:vAlign w:val="center"/>
            <w:hideMark/>
            <w:tcPrChange w:id="10598" w:author="James Vu" w:date="2024-04-19T00:20:00Z">
              <w:tcPr>
                <w:tcW w:w="8358" w:type="dxa"/>
                <w:shd w:val="clear" w:color="auto" w:fill="auto"/>
                <w:noWrap/>
                <w:vAlign w:val="center"/>
                <w:hideMark/>
              </w:tcPr>
            </w:tcPrChange>
          </w:tcPr>
          <w:p w14:paraId="09BD78BA" w14:textId="77777777" w:rsidR="004D28C1" w:rsidRPr="003C02FF" w:rsidRDefault="004D28C1" w:rsidP="004D28C1">
            <w:pPr>
              <w:rPr>
                <w:ins w:id="10599" w:author="James Vu" w:date="2024-04-19T00:01:00Z"/>
                <w:rPrChange w:id="10600" w:author="James Vu" w:date="2024-04-19T00:19:00Z">
                  <w:rPr>
                    <w:ins w:id="10601" w:author="James Vu" w:date="2024-04-19T00:01:00Z"/>
                    <w:sz w:val="28"/>
                    <w:szCs w:val="28"/>
                  </w:rPr>
                </w:rPrChange>
              </w:rPr>
            </w:pPr>
            <w:ins w:id="10602" w:author="James Vu" w:date="2024-04-19T00:01:00Z">
              <w:r w:rsidRPr="003C02FF">
                <w:rPr>
                  <w:rPrChange w:id="10603" w:author="James Vu" w:date="2024-04-19T00:19:00Z">
                    <w:rPr>
                      <w:sz w:val="28"/>
                      <w:szCs w:val="28"/>
                    </w:rPr>
                  </w:rPrChange>
                </w:rPr>
                <w:t>Quản lý thông tin về các nhà cung cấp vật tư, từ nước biển, công cụ sản xuất, đến hệ thống bơm và kênh dẫn nước.</w:t>
              </w:r>
            </w:ins>
          </w:p>
        </w:tc>
      </w:tr>
      <w:tr w:rsidR="003C02FF" w:rsidRPr="003C02FF" w14:paraId="2D694CCF" w14:textId="77777777" w:rsidTr="003C02FF">
        <w:trPr>
          <w:trHeight w:val="360"/>
          <w:ins w:id="10604" w:author="James Vu" w:date="2024-04-19T00:01:00Z"/>
          <w:trPrChange w:id="10605" w:author="James Vu" w:date="2024-04-19T00:20:00Z">
            <w:trPr>
              <w:trHeight w:val="360"/>
            </w:trPr>
          </w:trPrChange>
        </w:trPr>
        <w:tc>
          <w:tcPr>
            <w:tcW w:w="704" w:type="dxa"/>
            <w:shd w:val="clear" w:color="auto" w:fill="auto"/>
            <w:noWrap/>
            <w:vAlign w:val="center"/>
            <w:hideMark/>
            <w:tcPrChange w:id="10606" w:author="James Vu" w:date="2024-04-19T00:20:00Z">
              <w:tcPr>
                <w:tcW w:w="704" w:type="dxa"/>
                <w:shd w:val="clear" w:color="auto" w:fill="auto"/>
                <w:noWrap/>
                <w:vAlign w:val="center"/>
                <w:hideMark/>
              </w:tcPr>
            </w:tcPrChange>
          </w:tcPr>
          <w:p w14:paraId="104C4244" w14:textId="77777777" w:rsidR="004D28C1" w:rsidRPr="003C02FF" w:rsidRDefault="004D28C1" w:rsidP="004D28C1">
            <w:pPr>
              <w:jc w:val="center"/>
              <w:rPr>
                <w:ins w:id="10607" w:author="James Vu" w:date="2024-04-19T00:01:00Z"/>
                <w:b/>
                <w:bCs/>
                <w:color w:val="000000"/>
                <w:rPrChange w:id="10608" w:author="James Vu" w:date="2024-04-19T00:19:00Z">
                  <w:rPr>
                    <w:ins w:id="10609" w:author="James Vu" w:date="2024-04-19T00:01:00Z"/>
                    <w:b/>
                    <w:bCs/>
                    <w:color w:val="000000"/>
                    <w:sz w:val="28"/>
                    <w:szCs w:val="28"/>
                  </w:rPr>
                </w:rPrChange>
              </w:rPr>
            </w:pPr>
            <w:ins w:id="10610" w:author="James Vu" w:date="2024-04-19T00:01:00Z">
              <w:r w:rsidRPr="003C02FF">
                <w:rPr>
                  <w:b/>
                  <w:bCs/>
                  <w:color w:val="000000"/>
                  <w:rPrChange w:id="10611" w:author="James Vu" w:date="2024-04-19T00:19:00Z">
                    <w:rPr>
                      <w:b/>
                      <w:bCs/>
                      <w:color w:val="000000"/>
                      <w:sz w:val="28"/>
                      <w:szCs w:val="28"/>
                    </w:rPr>
                  </w:rPrChange>
                </w:rPr>
                <w:t> </w:t>
              </w:r>
            </w:ins>
          </w:p>
        </w:tc>
        <w:tc>
          <w:tcPr>
            <w:tcW w:w="8358" w:type="dxa"/>
            <w:shd w:val="clear" w:color="auto" w:fill="auto"/>
            <w:noWrap/>
            <w:vAlign w:val="center"/>
            <w:hideMark/>
            <w:tcPrChange w:id="10612" w:author="James Vu" w:date="2024-04-19T00:20:00Z">
              <w:tcPr>
                <w:tcW w:w="8358" w:type="dxa"/>
                <w:shd w:val="clear" w:color="auto" w:fill="auto"/>
                <w:noWrap/>
                <w:vAlign w:val="center"/>
                <w:hideMark/>
              </w:tcPr>
            </w:tcPrChange>
          </w:tcPr>
          <w:p w14:paraId="5896D4A9" w14:textId="77777777" w:rsidR="004D28C1" w:rsidRPr="003C02FF" w:rsidRDefault="004D28C1" w:rsidP="004D28C1">
            <w:pPr>
              <w:rPr>
                <w:ins w:id="10613" w:author="James Vu" w:date="2024-04-19T00:01:00Z"/>
                <w:rPrChange w:id="10614" w:author="James Vu" w:date="2024-04-19T00:19:00Z">
                  <w:rPr>
                    <w:ins w:id="10615" w:author="James Vu" w:date="2024-04-19T00:01:00Z"/>
                    <w:sz w:val="28"/>
                    <w:szCs w:val="28"/>
                  </w:rPr>
                </w:rPrChange>
              </w:rPr>
            </w:pPr>
            <w:ins w:id="10616" w:author="James Vu" w:date="2024-04-19T00:01:00Z">
              <w:r w:rsidRPr="003C02FF">
                <w:rPr>
                  <w:rPrChange w:id="10617" w:author="James Vu" w:date="2024-04-19T00:19:00Z">
                    <w:rPr>
                      <w:sz w:val="28"/>
                      <w:szCs w:val="28"/>
                    </w:rPr>
                  </w:rPrChange>
                </w:rPr>
                <w:t>Tạo kết nối giữa các diêm dân với thị trường, nhà phân phối, và người tiêu dùng, hỗ trợ tiếp thị và bán hàng.</w:t>
              </w:r>
            </w:ins>
          </w:p>
        </w:tc>
      </w:tr>
      <w:tr w:rsidR="003C02FF" w:rsidRPr="003C02FF" w14:paraId="09D95C65" w14:textId="77777777" w:rsidTr="003C02FF">
        <w:trPr>
          <w:trHeight w:val="360"/>
          <w:ins w:id="10618" w:author="James Vu" w:date="2024-04-19T00:01:00Z"/>
          <w:trPrChange w:id="10619" w:author="James Vu" w:date="2024-04-19T00:20:00Z">
            <w:trPr>
              <w:trHeight w:val="360"/>
            </w:trPr>
          </w:trPrChange>
        </w:trPr>
        <w:tc>
          <w:tcPr>
            <w:tcW w:w="704" w:type="dxa"/>
            <w:shd w:val="clear" w:color="auto" w:fill="auto"/>
            <w:noWrap/>
            <w:vAlign w:val="center"/>
            <w:hideMark/>
            <w:tcPrChange w:id="10620" w:author="James Vu" w:date="2024-04-19T00:20:00Z">
              <w:tcPr>
                <w:tcW w:w="704" w:type="dxa"/>
                <w:shd w:val="clear" w:color="auto" w:fill="auto"/>
                <w:noWrap/>
                <w:vAlign w:val="center"/>
                <w:hideMark/>
              </w:tcPr>
            </w:tcPrChange>
          </w:tcPr>
          <w:p w14:paraId="3BB46CE1" w14:textId="77777777" w:rsidR="004D28C1" w:rsidRPr="003C02FF" w:rsidRDefault="004D28C1" w:rsidP="004D28C1">
            <w:pPr>
              <w:jc w:val="center"/>
              <w:rPr>
                <w:ins w:id="10621" w:author="James Vu" w:date="2024-04-19T00:01:00Z"/>
                <w:b/>
                <w:bCs/>
                <w:color w:val="000000"/>
                <w:rPrChange w:id="10622" w:author="James Vu" w:date="2024-04-19T00:19:00Z">
                  <w:rPr>
                    <w:ins w:id="10623" w:author="James Vu" w:date="2024-04-19T00:01:00Z"/>
                    <w:b/>
                    <w:bCs/>
                    <w:color w:val="000000"/>
                    <w:sz w:val="28"/>
                    <w:szCs w:val="28"/>
                  </w:rPr>
                </w:rPrChange>
              </w:rPr>
            </w:pPr>
            <w:ins w:id="10624" w:author="James Vu" w:date="2024-04-19T00:01:00Z">
              <w:r w:rsidRPr="003C02FF">
                <w:rPr>
                  <w:b/>
                  <w:bCs/>
                  <w:color w:val="000000"/>
                  <w:rPrChange w:id="10625" w:author="James Vu" w:date="2024-04-19T00:19:00Z">
                    <w:rPr>
                      <w:b/>
                      <w:bCs/>
                      <w:color w:val="000000"/>
                      <w:sz w:val="28"/>
                      <w:szCs w:val="28"/>
                    </w:rPr>
                  </w:rPrChange>
                </w:rPr>
                <w:t>8</w:t>
              </w:r>
            </w:ins>
          </w:p>
        </w:tc>
        <w:tc>
          <w:tcPr>
            <w:tcW w:w="8358" w:type="dxa"/>
            <w:shd w:val="clear" w:color="auto" w:fill="auto"/>
            <w:noWrap/>
            <w:vAlign w:val="center"/>
            <w:hideMark/>
            <w:tcPrChange w:id="10626" w:author="James Vu" w:date="2024-04-19T00:20:00Z">
              <w:tcPr>
                <w:tcW w:w="8358" w:type="dxa"/>
                <w:shd w:val="clear" w:color="auto" w:fill="auto"/>
                <w:noWrap/>
                <w:vAlign w:val="center"/>
                <w:hideMark/>
              </w:tcPr>
            </w:tcPrChange>
          </w:tcPr>
          <w:p w14:paraId="13C1B8C0" w14:textId="77777777" w:rsidR="004D28C1" w:rsidRPr="003C02FF" w:rsidRDefault="004D28C1" w:rsidP="004D28C1">
            <w:pPr>
              <w:rPr>
                <w:ins w:id="10627" w:author="James Vu" w:date="2024-04-19T00:01:00Z"/>
                <w:b/>
                <w:bCs/>
                <w:rPrChange w:id="10628" w:author="James Vu" w:date="2024-04-19T00:19:00Z">
                  <w:rPr>
                    <w:ins w:id="10629" w:author="James Vu" w:date="2024-04-19T00:01:00Z"/>
                    <w:b/>
                    <w:bCs/>
                    <w:sz w:val="28"/>
                    <w:szCs w:val="28"/>
                  </w:rPr>
                </w:rPrChange>
              </w:rPr>
            </w:pPr>
            <w:ins w:id="10630" w:author="James Vu" w:date="2024-04-19T00:01:00Z">
              <w:r w:rsidRPr="003C02FF">
                <w:rPr>
                  <w:b/>
                  <w:bCs/>
                  <w:rPrChange w:id="10631" w:author="James Vu" w:date="2024-04-19T00:19:00Z">
                    <w:rPr>
                      <w:b/>
                      <w:bCs/>
                      <w:sz w:val="28"/>
                      <w:szCs w:val="28"/>
                    </w:rPr>
                  </w:rPrChange>
                </w:rPr>
                <w:t>Báo cáo và phân tích hoạt động sản xuất muối</w:t>
              </w:r>
            </w:ins>
          </w:p>
        </w:tc>
      </w:tr>
      <w:tr w:rsidR="003C02FF" w:rsidRPr="003C02FF" w14:paraId="6519CFF1" w14:textId="77777777" w:rsidTr="003C02FF">
        <w:trPr>
          <w:trHeight w:val="360"/>
          <w:ins w:id="10632" w:author="James Vu" w:date="2024-04-19T00:01:00Z"/>
          <w:trPrChange w:id="10633" w:author="James Vu" w:date="2024-04-19T00:20:00Z">
            <w:trPr>
              <w:trHeight w:val="360"/>
            </w:trPr>
          </w:trPrChange>
        </w:trPr>
        <w:tc>
          <w:tcPr>
            <w:tcW w:w="704" w:type="dxa"/>
            <w:shd w:val="clear" w:color="auto" w:fill="auto"/>
            <w:noWrap/>
            <w:vAlign w:val="center"/>
            <w:hideMark/>
            <w:tcPrChange w:id="10634" w:author="James Vu" w:date="2024-04-19T00:20:00Z">
              <w:tcPr>
                <w:tcW w:w="704" w:type="dxa"/>
                <w:shd w:val="clear" w:color="auto" w:fill="auto"/>
                <w:noWrap/>
                <w:vAlign w:val="center"/>
                <w:hideMark/>
              </w:tcPr>
            </w:tcPrChange>
          </w:tcPr>
          <w:p w14:paraId="72BA3C78" w14:textId="77777777" w:rsidR="004D28C1" w:rsidRPr="003C02FF" w:rsidRDefault="004D28C1" w:rsidP="004D28C1">
            <w:pPr>
              <w:jc w:val="center"/>
              <w:rPr>
                <w:ins w:id="10635" w:author="James Vu" w:date="2024-04-19T00:01:00Z"/>
                <w:b/>
                <w:bCs/>
                <w:color w:val="000000"/>
                <w:rPrChange w:id="10636" w:author="James Vu" w:date="2024-04-19T00:19:00Z">
                  <w:rPr>
                    <w:ins w:id="10637" w:author="James Vu" w:date="2024-04-19T00:01:00Z"/>
                    <w:b/>
                    <w:bCs/>
                    <w:color w:val="000000"/>
                    <w:sz w:val="28"/>
                    <w:szCs w:val="28"/>
                  </w:rPr>
                </w:rPrChange>
              </w:rPr>
            </w:pPr>
            <w:ins w:id="10638" w:author="James Vu" w:date="2024-04-19T00:01:00Z">
              <w:r w:rsidRPr="003C02FF">
                <w:rPr>
                  <w:b/>
                  <w:bCs/>
                  <w:color w:val="000000"/>
                  <w:rPrChange w:id="10639" w:author="James Vu" w:date="2024-04-19T00:19:00Z">
                    <w:rPr>
                      <w:b/>
                      <w:bCs/>
                      <w:color w:val="000000"/>
                      <w:sz w:val="28"/>
                      <w:szCs w:val="28"/>
                    </w:rPr>
                  </w:rPrChange>
                </w:rPr>
                <w:t> </w:t>
              </w:r>
            </w:ins>
          </w:p>
        </w:tc>
        <w:tc>
          <w:tcPr>
            <w:tcW w:w="8358" w:type="dxa"/>
            <w:shd w:val="clear" w:color="auto" w:fill="auto"/>
            <w:noWrap/>
            <w:vAlign w:val="center"/>
            <w:hideMark/>
            <w:tcPrChange w:id="10640" w:author="James Vu" w:date="2024-04-19T00:20:00Z">
              <w:tcPr>
                <w:tcW w:w="8358" w:type="dxa"/>
                <w:shd w:val="clear" w:color="auto" w:fill="auto"/>
                <w:noWrap/>
                <w:vAlign w:val="center"/>
                <w:hideMark/>
              </w:tcPr>
            </w:tcPrChange>
          </w:tcPr>
          <w:p w14:paraId="6DAEC71F" w14:textId="77777777" w:rsidR="004D28C1" w:rsidRPr="003C02FF" w:rsidRDefault="004D28C1" w:rsidP="004D28C1">
            <w:pPr>
              <w:rPr>
                <w:ins w:id="10641" w:author="James Vu" w:date="2024-04-19T00:01:00Z"/>
                <w:rPrChange w:id="10642" w:author="James Vu" w:date="2024-04-19T00:19:00Z">
                  <w:rPr>
                    <w:ins w:id="10643" w:author="James Vu" w:date="2024-04-19T00:01:00Z"/>
                    <w:sz w:val="28"/>
                    <w:szCs w:val="28"/>
                  </w:rPr>
                </w:rPrChange>
              </w:rPr>
            </w:pPr>
            <w:ins w:id="10644" w:author="James Vu" w:date="2024-04-19T00:01:00Z">
              <w:r w:rsidRPr="003C02FF">
                <w:rPr>
                  <w:rPrChange w:id="10645" w:author="James Vu" w:date="2024-04-19T00:19:00Z">
                    <w:rPr>
                      <w:sz w:val="28"/>
                      <w:szCs w:val="28"/>
                    </w:rPr>
                  </w:rPrChange>
                </w:rPr>
                <w:t>Phát triển hệ thống báo cáo tự động về sản lượng, doanh thu và chi phí sản xuất.</w:t>
              </w:r>
            </w:ins>
          </w:p>
        </w:tc>
      </w:tr>
      <w:tr w:rsidR="003C02FF" w:rsidRPr="003C02FF" w14:paraId="308757D1" w14:textId="77777777" w:rsidTr="003C02FF">
        <w:trPr>
          <w:trHeight w:val="360"/>
          <w:ins w:id="10646" w:author="James Vu" w:date="2024-04-19T00:01:00Z"/>
          <w:trPrChange w:id="10647" w:author="James Vu" w:date="2024-04-19T00:20:00Z">
            <w:trPr>
              <w:trHeight w:val="360"/>
            </w:trPr>
          </w:trPrChange>
        </w:trPr>
        <w:tc>
          <w:tcPr>
            <w:tcW w:w="704" w:type="dxa"/>
            <w:shd w:val="clear" w:color="auto" w:fill="auto"/>
            <w:noWrap/>
            <w:vAlign w:val="center"/>
            <w:hideMark/>
            <w:tcPrChange w:id="10648" w:author="James Vu" w:date="2024-04-19T00:20:00Z">
              <w:tcPr>
                <w:tcW w:w="704" w:type="dxa"/>
                <w:shd w:val="clear" w:color="auto" w:fill="auto"/>
                <w:noWrap/>
                <w:vAlign w:val="center"/>
                <w:hideMark/>
              </w:tcPr>
            </w:tcPrChange>
          </w:tcPr>
          <w:p w14:paraId="2A4B4F1B" w14:textId="77777777" w:rsidR="004D28C1" w:rsidRPr="003C02FF" w:rsidRDefault="004D28C1" w:rsidP="004D28C1">
            <w:pPr>
              <w:jc w:val="center"/>
              <w:rPr>
                <w:ins w:id="10649" w:author="James Vu" w:date="2024-04-19T00:01:00Z"/>
                <w:b/>
                <w:bCs/>
                <w:color w:val="000000"/>
                <w:rPrChange w:id="10650" w:author="James Vu" w:date="2024-04-19T00:19:00Z">
                  <w:rPr>
                    <w:ins w:id="10651" w:author="James Vu" w:date="2024-04-19T00:01:00Z"/>
                    <w:b/>
                    <w:bCs/>
                    <w:color w:val="000000"/>
                    <w:sz w:val="28"/>
                    <w:szCs w:val="28"/>
                  </w:rPr>
                </w:rPrChange>
              </w:rPr>
            </w:pPr>
            <w:ins w:id="10652" w:author="James Vu" w:date="2024-04-19T00:01:00Z">
              <w:r w:rsidRPr="003C02FF">
                <w:rPr>
                  <w:b/>
                  <w:bCs/>
                  <w:color w:val="000000"/>
                  <w:rPrChange w:id="10653" w:author="James Vu" w:date="2024-04-19T00:19:00Z">
                    <w:rPr>
                      <w:b/>
                      <w:bCs/>
                      <w:color w:val="000000"/>
                      <w:sz w:val="28"/>
                      <w:szCs w:val="28"/>
                    </w:rPr>
                  </w:rPrChange>
                </w:rPr>
                <w:t> </w:t>
              </w:r>
            </w:ins>
          </w:p>
        </w:tc>
        <w:tc>
          <w:tcPr>
            <w:tcW w:w="8358" w:type="dxa"/>
            <w:shd w:val="clear" w:color="auto" w:fill="auto"/>
            <w:noWrap/>
            <w:vAlign w:val="center"/>
            <w:hideMark/>
            <w:tcPrChange w:id="10654" w:author="James Vu" w:date="2024-04-19T00:20:00Z">
              <w:tcPr>
                <w:tcW w:w="8358" w:type="dxa"/>
                <w:shd w:val="clear" w:color="auto" w:fill="auto"/>
                <w:noWrap/>
                <w:vAlign w:val="center"/>
                <w:hideMark/>
              </w:tcPr>
            </w:tcPrChange>
          </w:tcPr>
          <w:p w14:paraId="262690A2" w14:textId="77777777" w:rsidR="004D28C1" w:rsidRPr="003C02FF" w:rsidRDefault="004D28C1" w:rsidP="004D28C1">
            <w:pPr>
              <w:rPr>
                <w:ins w:id="10655" w:author="James Vu" w:date="2024-04-19T00:01:00Z"/>
                <w:rPrChange w:id="10656" w:author="James Vu" w:date="2024-04-19T00:19:00Z">
                  <w:rPr>
                    <w:ins w:id="10657" w:author="James Vu" w:date="2024-04-19T00:01:00Z"/>
                    <w:sz w:val="28"/>
                    <w:szCs w:val="28"/>
                  </w:rPr>
                </w:rPrChange>
              </w:rPr>
            </w:pPr>
            <w:ins w:id="10658" w:author="James Vu" w:date="2024-04-19T00:01:00Z">
              <w:r w:rsidRPr="003C02FF">
                <w:rPr>
                  <w:rPrChange w:id="10659" w:author="James Vu" w:date="2024-04-19T00:19:00Z">
                    <w:rPr>
                      <w:sz w:val="28"/>
                      <w:szCs w:val="28"/>
                    </w:rPr>
                  </w:rPrChange>
                </w:rPr>
                <w:t>Cung cấp các công cụ phân tích để đánh giá hiệu quả sản xuất và xác định cơ hội cải tiến.</w:t>
              </w:r>
            </w:ins>
          </w:p>
        </w:tc>
      </w:tr>
      <w:tr w:rsidR="003C02FF" w:rsidRPr="003C02FF" w14:paraId="7FC7B3BC" w14:textId="77777777" w:rsidTr="003C02FF">
        <w:trPr>
          <w:trHeight w:val="360"/>
          <w:ins w:id="10660" w:author="James Vu" w:date="2024-04-19T00:01:00Z"/>
          <w:trPrChange w:id="10661" w:author="James Vu" w:date="2024-04-19T00:20:00Z">
            <w:trPr>
              <w:trHeight w:val="360"/>
            </w:trPr>
          </w:trPrChange>
        </w:trPr>
        <w:tc>
          <w:tcPr>
            <w:tcW w:w="704" w:type="dxa"/>
            <w:shd w:val="clear" w:color="auto" w:fill="auto"/>
            <w:noWrap/>
            <w:vAlign w:val="center"/>
            <w:hideMark/>
            <w:tcPrChange w:id="10662" w:author="James Vu" w:date="2024-04-19T00:20:00Z">
              <w:tcPr>
                <w:tcW w:w="704" w:type="dxa"/>
                <w:shd w:val="clear" w:color="auto" w:fill="auto"/>
                <w:noWrap/>
                <w:vAlign w:val="center"/>
                <w:hideMark/>
              </w:tcPr>
            </w:tcPrChange>
          </w:tcPr>
          <w:p w14:paraId="5340B2E8" w14:textId="77777777" w:rsidR="004D28C1" w:rsidRPr="003C02FF" w:rsidRDefault="004D28C1" w:rsidP="004D28C1">
            <w:pPr>
              <w:jc w:val="center"/>
              <w:rPr>
                <w:ins w:id="10663" w:author="James Vu" w:date="2024-04-19T00:01:00Z"/>
                <w:b/>
                <w:bCs/>
                <w:color w:val="000000"/>
                <w:rPrChange w:id="10664" w:author="James Vu" w:date="2024-04-19T00:19:00Z">
                  <w:rPr>
                    <w:ins w:id="10665" w:author="James Vu" w:date="2024-04-19T00:01:00Z"/>
                    <w:b/>
                    <w:bCs/>
                    <w:color w:val="000000"/>
                    <w:sz w:val="28"/>
                    <w:szCs w:val="28"/>
                  </w:rPr>
                </w:rPrChange>
              </w:rPr>
            </w:pPr>
            <w:ins w:id="10666" w:author="James Vu" w:date="2024-04-19T00:01:00Z">
              <w:r w:rsidRPr="003C02FF">
                <w:rPr>
                  <w:b/>
                  <w:bCs/>
                  <w:color w:val="000000"/>
                  <w:rPrChange w:id="10667" w:author="James Vu" w:date="2024-04-19T00:19:00Z">
                    <w:rPr>
                      <w:b/>
                      <w:bCs/>
                      <w:color w:val="000000"/>
                      <w:sz w:val="28"/>
                      <w:szCs w:val="28"/>
                    </w:rPr>
                  </w:rPrChange>
                </w:rPr>
                <w:t> </w:t>
              </w:r>
            </w:ins>
          </w:p>
        </w:tc>
        <w:tc>
          <w:tcPr>
            <w:tcW w:w="8358" w:type="dxa"/>
            <w:shd w:val="clear" w:color="auto" w:fill="auto"/>
            <w:noWrap/>
            <w:vAlign w:val="center"/>
            <w:hideMark/>
            <w:tcPrChange w:id="10668" w:author="James Vu" w:date="2024-04-19T00:20:00Z">
              <w:tcPr>
                <w:tcW w:w="8358" w:type="dxa"/>
                <w:shd w:val="clear" w:color="auto" w:fill="auto"/>
                <w:noWrap/>
                <w:vAlign w:val="center"/>
                <w:hideMark/>
              </w:tcPr>
            </w:tcPrChange>
          </w:tcPr>
          <w:p w14:paraId="741C6125" w14:textId="77777777" w:rsidR="004D28C1" w:rsidRPr="003C02FF" w:rsidRDefault="004D28C1" w:rsidP="004D28C1">
            <w:pPr>
              <w:rPr>
                <w:ins w:id="10669" w:author="James Vu" w:date="2024-04-19T00:01:00Z"/>
                <w:rPrChange w:id="10670" w:author="James Vu" w:date="2024-04-19T00:19:00Z">
                  <w:rPr>
                    <w:ins w:id="10671" w:author="James Vu" w:date="2024-04-19T00:01:00Z"/>
                    <w:sz w:val="28"/>
                    <w:szCs w:val="28"/>
                  </w:rPr>
                </w:rPrChange>
              </w:rPr>
            </w:pPr>
            <w:ins w:id="10672" w:author="James Vu" w:date="2024-04-19T00:01:00Z">
              <w:r w:rsidRPr="003C02FF">
                <w:rPr>
                  <w:rPrChange w:id="10673" w:author="James Vu" w:date="2024-04-19T00:19:00Z">
                    <w:rPr>
                      <w:sz w:val="28"/>
                      <w:szCs w:val="28"/>
                    </w:rPr>
                  </w:rPrChange>
                </w:rPr>
                <w:t>Tạo ra các biểu đồ và đồ thị để trực quan hóa dữ liệu sản xuất và giúp diêm dân và quản lý dễ dàng hiểu và ra quyết định.</w:t>
              </w:r>
            </w:ins>
          </w:p>
        </w:tc>
      </w:tr>
      <w:tr w:rsidR="003C02FF" w:rsidRPr="003C02FF" w14:paraId="6DAB861F" w14:textId="77777777" w:rsidTr="003C02FF">
        <w:trPr>
          <w:trHeight w:val="360"/>
          <w:ins w:id="10674" w:author="James Vu" w:date="2024-04-19T00:01:00Z"/>
          <w:trPrChange w:id="10675" w:author="James Vu" w:date="2024-04-19T00:20:00Z">
            <w:trPr>
              <w:trHeight w:val="360"/>
            </w:trPr>
          </w:trPrChange>
        </w:trPr>
        <w:tc>
          <w:tcPr>
            <w:tcW w:w="704" w:type="dxa"/>
            <w:shd w:val="clear" w:color="auto" w:fill="auto"/>
            <w:noWrap/>
            <w:vAlign w:val="center"/>
            <w:hideMark/>
            <w:tcPrChange w:id="10676" w:author="James Vu" w:date="2024-04-19T00:20:00Z">
              <w:tcPr>
                <w:tcW w:w="704" w:type="dxa"/>
                <w:shd w:val="clear" w:color="auto" w:fill="auto"/>
                <w:noWrap/>
                <w:vAlign w:val="center"/>
                <w:hideMark/>
              </w:tcPr>
            </w:tcPrChange>
          </w:tcPr>
          <w:p w14:paraId="2B4737B2" w14:textId="77777777" w:rsidR="004D28C1" w:rsidRPr="003C02FF" w:rsidRDefault="004D28C1" w:rsidP="004D28C1">
            <w:pPr>
              <w:jc w:val="center"/>
              <w:rPr>
                <w:ins w:id="10677" w:author="James Vu" w:date="2024-04-19T00:01:00Z"/>
                <w:b/>
                <w:bCs/>
                <w:color w:val="000000"/>
                <w:rPrChange w:id="10678" w:author="James Vu" w:date="2024-04-19T00:19:00Z">
                  <w:rPr>
                    <w:ins w:id="10679" w:author="James Vu" w:date="2024-04-19T00:01:00Z"/>
                    <w:b/>
                    <w:bCs/>
                    <w:color w:val="000000"/>
                    <w:sz w:val="28"/>
                    <w:szCs w:val="28"/>
                  </w:rPr>
                </w:rPrChange>
              </w:rPr>
            </w:pPr>
            <w:ins w:id="10680" w:author="James Vu" w:date="2024-04-19T00:01:00Z">
              <w:r w:rsidRPr="003C02FF">
                <w:rPr>
                  <w:b/>
                  <w:bCs/>
                  <w:color w:val="000000"/>
                  <w:rPrChange w:id="10681" w:author="James Vu" w:date="2024-04-19T00:19:00Z">
                    <w:rPr>
                      <w:b/>
                      <w:bCs/>
                      <w:color w:val="000000"/>
                      <w:sz w:val="28"/>
                      <w:szCs w:val="28"/>
                    </w:rPr>
                  </w:rPrChange>
                </w:rPr>
                <w:t>9</w:t>
              </w:r>
            </w:ins>
          </w:p>
        </w:tc>
        <w:tc>
          <w:tcPr>
            <w:tcW w:w="8358" w:type="dxa"/>
            <w:shd w:val="clear" w:color="auto" w:fill="auto"/>
            <w:noWrap/>
            <w:vAlign w:val="center"/>
            <w:hideMark/>
            <w:tcPrChange w:id="10682" w:author="James Vu" w:date="2024-04-19T00:20:00Z">
              <w:tcPr>
                <w:tcW w:w="8358" w:type="dxa"/>
                <w:shd w:val="clear" w:color="auto" w:fill="auto"/>
                <w:noWrap/>
                <w:vAlign w:val="center"/>
                <w:hideMark/>
              </w:tcPr>
            </w:tcPrChange>
          </w:tcPr>
          <w:p w14:paraId="66308001" w14:textId="77777777" w:rsidR="004D28C1" w:rsidRPr="003C02FF" w:rsidRDefault="004D28C1" w:rsidP="004D28C1">
            <w:pPr>
              <w:rPr>
                <w:ins w:id="10683" w:author="James Vu" w:date="2024-04-19T00:01:00Z"/>
                <w:b/>
                <w:bCs/>
                <w:rPrChange w:id="10684" w:author="James Vu" w:date="2024-04-19T00:19:00Z">
                  <w:rPr>
                    <w:ins w:id="10685" w:author="James Vu" w:date="2024-04-19T00:01:00Z"/>
                    <w:b/>
                    <w:bCs/>
                    <w:sz w:val="28"/>
                    <w:szCs w:val="28"/>
                  </w:rPr>
                </w:rPrChange>
              </w:rPr>
            </w:pPr>
            <w:ins w:id="10686" w:author="James Vu" w:date="2024-04-19T00:01:00Z">
              <w:r w:rsidRPr="003C02FF">
                <w:rPr>
                  <w:b/>
                  <w:bCs/>
                  <w:rPrChange w:id="10687" w:author="James Vu" w:date="2024-04-19T00:19:00Z">
                    <w:rPr>
                      <w:b/>
                      <w:bCs/>
                      <w:sz w:val="28"/>
                      <w:szCs w:val="28"/>
                    </w:rPr>
                  </w:rPrChange>
                </w:rPr>
                <w:t>Phân Tích Thống Kê và Báo Cáo</w:t>
              </w:r>
            </w:ins>
          </w:p>
        </w:tc>
      </w:tr>
      <w:tr w:rsidR="003C02FF" w:rsidRPr="003C02FF" w14:paraId="161AFC82" w14:textId="77777777" w:rsidTr="003C02FF">
        <w:trPr>
          <w:trHeight w:val="360"/>
          <w:ins w:id="10688" w:author="James Vu" w:date="2024-04-19T00:01:00Z"/>
          <w:trPrChange w:id="10689" w:author="James Vu" w:date="2024-04-19T00:20:00Z">
            <w:trPr>
              <w:trHeight w:val="360"/>
            </w:trPr>
          </w:trPrChange>
        </w:trPr>
        <w:tc>
          <w:tcPr>
            <w:tcW w:w="704" w:type="dxa"/>
            <w:shd w:val="clear" w:color="auto" w:fill="auto"/>
            <w:noWrap/>
            <w:vAlign w:val="center"/>
            <w:hideMark/>
            <w:tcPrChange w:id="10690" w:author="James Vu" w:date="2024-04-19T00:20:00Z">
              <w:tcPr>
                <w:tcW w:w="704" w:type="dxa"/>
                <w:shd w:val="clear" w:color="auto" w:fill="auto"/>
                <w:noWrap/>
                <w:vAlign w:val="center"/>
                <w:hideMark/>
              </w:tcPr>
            </w:tcPrChange>
          </w:tcPr>
          <w:p w14:paraId="68453258" w14:textId="77777777" w:rsidR="004D28C1" w:rsidRPr="003C02FF" w:rsidRDefault="004D28C1" w:rsidP="004D28C1">
            <w:pPr>
              <w:jc w:val="center"/>
              <w:rPr>
                <w:ins w:id="10691" w:author="James Vu" w:date="2024-04-19T00:01:00Z"/>
                <w:b/>
                <w:bCs/>
                <w:color w:val="000000"/>
                <w:rPrChange w:id="10692" w:author="James Vu" w:date="2024-04-19T00:19:00Z">
                  <w:rPr>
                    <w:ins w:id="10693" w:author="James Vu" w:date="2024-04-19T00:01:00Z"/>
                    <w:b/>
                    <w:bCs/>
                    <w:color w:val="000000"/>
                    <w:sz w:val="28"/>
                    <w:szCs w:val="28"/>
                  </w:rPr>
                </w:rPrChange>
              </w:rPr>
            </w:pPr>
            <w:ins w:id="10694" w:author="James Vu" w:date="2024-04-19T00:01:00Z">
              <w:r w:rsidRPr="003C02FF">
                <w:rPr>
                  <w:b/>
                  <w:bCs/>
                  <w:color w:val="000000"/>
                  <w:rPrChange w:id="10695" w:author="James Vu" w:date="2024-04-19T00:19:00Z">
                    <w:rPr>
                      <w:b/>
                      <w:bCs/>
                      <w:color w:val="000000"/>
                      <w:sz w:val="28"/>
                      <w:szCs w:val="28"/>
                    </w:rPr>
                  </w:rPrChange>
                </w:rPr>
                <w:t> </w:t>
              </w:r>
            </w:ins>
          </w:p>
        </w:tc>
        <w:tc>
          <w:tcPr>
            <w:tcW w:w="8358" w:type="dxa"/>
            <w:shd w:val="clear" w:color="auto" w:fill="auto"/>
            <w:noWrap/>
            <w:vAlign w:val="center"/>
            <w:hideMark/>
            <w:tcPrChange w:id="10696" w:author="James Vu" w:date="2024-04-19T00:20:00Z">
              <w:tcPr>
                <w:tcW w:w="8358" w:type="dxa"/>
                <w:shd w:val="clear" w:color="auto" w:fill="auto"/>
                <w:noWrap/>
                <w:vAlign w:val="center"/>
                <w:hideMark/>
              </w:tcPr>
            </w:tcPrChange>
          </w:tcPr>
          <w:p w14:paraId="41A94724" w14:textId="77777777" w:rsidR="004D28C1" w:rsidRPr="003C02FF" w:rsidRDefault="004D28C1" w:rsidP="004D28C1">
            <w:pPr>
              <w:rPr>
                <w:ins w:id="10697" w:author="James Vu" w:date="2024-04-19T00:01:00Z"/>
                <w:rPrChange w:id="10698" w:author="James Vu" w:date="2024-04-19T00:19:00Z">
                  <w:rPr>
                    <w:ins w:id="10699" w:author="James Vu" w:date="2024-04-19T00:01:00Z"/>
                    <w:sz w:val="28"/>
                    <w:szCs w:val="28"/>
                  </w:rPr>
                </w:rPrChange>
              </w:rPr>
            </w:pPr>
            <w:ins w:id="10700" w:author="James Vu" w:date="2024-04-19T00:01:00Z">
              <w:r w:rsidRPr="003C02FF">
                <w:rPr>
                  <w:rPrChange w:id="10701" w:author="James Vu" w:date="2024-04-19T00:19:00Z">
                    <w:rPr>
                      <w:sz w:val="28"/>
                      <w:szCs w:val="28"/>
                    </w:rPr>
                  </w:rPrChange>
                </w:rPr>
                <w:t>Tạo ra cácbáo cáo để đánh giá quá trình triển khai và hoạt động tăng trưởng của hợp tác xã.</w:t>
              </w:r>
            </w:ins>
          </w:p>
        </w:tc>
      </w:tr>
      <w:tr w:rsidR="003C02FF" w:rsidRPr="003C02FF" w14:paraId="46C8F0E5" w14:textId="77777777" w:rsidTr="003C02FF">
        <w:trPr>
          <w:trHeight w:val="360"/>
          <w:ins w:id="10702" w:author="James Vu" w:date="2024-04-19T00:01:00Z"/>
          <w:trPrChange w:id="10703" w:author="James Vu" w:date="2024-04-19T00:20:00Z">
            <w:trPr>
              <w:trHeight w:val="360"/>
            </w:trPr>
          </w:trPrChange>
        </w:trPr>
        <w:tc>
          <w:tcPr>
            <w:tcW w:w="704" w:type="dxa"/>
            <w:shd w:val="clear" w:color="auto" w:fill="auto"/>
            <w:noWrap/>
            <w:vAlign w:val="center"/>
            <w:hideMark/>
            <w:tcPrChange w:id="10704" w:author="James Vu" w:date="2024-04-19T00:20:00Z">
              <w:tcPr>
                <w:tcW w:w="704" w:type="dxa"/>
                <w:shd w:val="clear" w:color="auto" w:fill="auto"/>
                <w:noWrap/>
                <w:vAlign w:val="center"/>
                <w:hideMark/>
              </w:tcPr>
            </w:tcPrChange>
          </w:tcPr>
          <w:p w14:paraId="2455C532" w14:textId="77777777" w:rsidR="004D28C1" w:rsidRPr="003C02FF" w:rsidRDefault="004D28C1" w:rsidP="004D28C1">
            <w:pPr>
              <w:jc w:val="center"/>
              <w:rPr>
                <w:ins w:id="10705" w:author="James Vu" w:date="2024-04-19T00:01:00Z"/>
                <w:b/>
                <w:bCs/>
                <w:color w:val="000000"/>
                <w:rPrChange w:id="10706" w:author="James Vu" w:date="2024-04-19T00:19:00Z">
                  <w:rPr>
                    <w:ins w:id="10707" w:author="James Vu" w:date="2024-04-19T00:01:00Z"/>
                    <w:b/>
                    <w:bCs/>
                    <w:color w:val="000000"/>
                    <w:sz w:val="28"/>
                    <w:szCs w:val="28"/>
                  </w:rPr>
                </w:rPrChange>
              </w:rPr>
            </w:pPr>
            <w:ins w:id="10708" w:author="James Vu" w:date="2024-04-19T00:01:00Z">
              <w:r w:rsidRPr="003C02FF">
                <w:rPr>
                  <w:b/>
                  <w:bCs/>
                  <w:color w:val="000000"/>
                  <w:rPrChange w:id="10709" w:author="James Vu" w:date="2024-04-19T00:19:00Z">
                    <w:rPr>
                      <w:b/>
                      <w:bCs/>
                      <w:color w:val="000000"/>
                      <w:sz w:val="28"/>
                      <w:szCs w:val="28"/>
                    </w:rPr>
                  </w:rPrChange>
                </w:rPr>
                <w:t> </w:t>
              </w:r>
            </w:ins>
          </w:p>
        </w:tc>
        <w:tc>
          <w:tcPr>
            <w:tcW w:w="8358" w:type="dxa"/>
            <w:shd w:val="clear" w:color="auto" w:fill="auto"/>
            <w:noWrap/>
            <w:vAlign w:val="center"/>
            <w:hideMark/>
            <w:tcPrChange w:id="10710" w:author="James Vu" w:date="2024-04-19T00:20:00Z">
              <w:tcPr>
                <w:tcW w:w="8358" w:type="dxa"/>
                <w:shd w:val="clear" w:color="auto" w:fill="auto"/>
                <w:noWrap/>
                <w:vAlign w:val="center"/>
                <w:hideMark/>
              </w:tcPr>
            </w:tcPrChange>
          </w:tcPr>
          <w:p w14:paraId="097ACAF6" w14:textId="77777777" w:rsidR="004D28C1" w:rsidRPr="003C02FF" w:rsidRDefault="004D28C1" w:rsidP="004D28C1">
            <w:pPr>
              <w:rPr>
                <w:ins w:id="10711" w:author="James Vu" w:date="2024-04-19T00:01:00Z"/>
                <w:rPrChange w:id="10712" w:author="James Vu" w:date="2024-04-19T00:19:00Z">
                  <w:rPr>
                    <w:ins w:id="10713" w:author="James Vu" w:date="2024-04-19T00:01:00Z"/>
                    <w:sz w:val="28"/>
                    <w:szCs w:val="28"/>
                  </w:rPr>
                </w:rPrChange>
              </w:rPr>
            </w:pPr>
            <w:ins w:id="10714" w:author="James Vu" w:date="2024-04-19T00:01:00Z">
              <w:r w:rsidRPr="003C02FF">
                <w:rPr>
                  <w:rPrChange w:id="10715" w:author="James Vu" w:date="2024-04-19T00:19:00Z">
                    <w:rPr>
                      <w:sz w:val="28"/>
                      <w:szCs w:val="28"/>
                    </w:rPr>
                  </w:rPrChange>
                </w:rPr>
                <w:t>Cung cấp các công cụ phân tích để hiểu rõ hơn về xu hướng và mẫu dữ liệu trong khu vực.</w:t>
              </w:r>
            </w:ins>
          </w:p>
        </w:tc>
      </w:tr>
      <w:tr w:rsidR="003C02FF" w:rsidRPr="003C02FF" w14:paraId="281A948C" w14:textId="77777777" w:rsidTr="003C02FF">
        <w:trPr>
          <w:trHeight w:val="360"/>
          <w:ins w:id="10716" w:author="James Vu" w:date="2024-04-19T00:01:00Z"/>
          <w:trPrChange w:id="10717" w:author="James Vu" w:date="2024-04-19T00:20:00Z">
            <w:trPr>
              <w:trHeight w:val="360"/>
            </w:trPr>
          </w:trPrChange>
        </w:trPr>
        <w:tc>
          <w:tcPr>
            <w:tcW w:w="704" w:type="dxa"/>
            <w:shd w:val="clear" w:color="auto" w:fill="auto"/>
            <w:noWrap/>
            <w:vAlign w:val="center"/>
            <w:hideMark/>
            <w:tcPrChange w:id="10718" w:author="James Vu" w:date="2024-04-19T00:20:00Z">
              <w:tcPr>
                <w:tcW w:w="704" w:type="dxa"/>
                <w:shd w:val="clear" w:color="auto" w:fill="auto"/>
                <w:noWrap/>
                <w:vAlign w:val="center"/>
                <w:hideMark/>
              </w:tcPr>
            </w:tcPrChange>
          </w:tcPr>
          <w:p w14:paraId="25CE5D81" w14:textId="77777777" w:rsidR="004D28C1" w:rsidRPr="003C02FF" w:rsidRDefault="004D28C1" w:rsidP="004D28C1">
            <w:pPr>
              <w:jc w:val="center"/>
              <w:rPr>
                <w:ins w:id="10719" w:author="James Vu" w:date="2024-04-19T00:01:00Z"/>
                <w:b/>
                <w:bCs/>
                <w:color w:val="000000"/>
                <w:rPrChange w:id="10720" w:author="James Vu" w:date="2024-04-19T00:19:00Z">
                  <w:rPr>
                    <w:ins w:id="10721" w:author="James Vu" w:date="2024-04-19T00:01:00Z"/>
                    <w:b/>
                    <w:bCs/>
                    <w:color w:val="000000"/>
                    <w:sz w:val="28"/>
                    <w:szCs w:val="28"/>
                  </w:rPr>
                </w:rPrChange>
              </w:rPr>
            </w:pPr>
            <w:ins w:id="10722" w:author="James Vu" w:date="2024-04-19T00:01:00Z">
              <w:r w:rsidRPr="003C02FF">
                <w:rPr>
                  <w:b/>
                  <w:bCs/>
                  <w:color w:val="000000"/>
                  <w:rPrChange w:id="10723" w:author="James Vu" w:date="2024-04-19T00:19:00Z">
                    <w:rPr>
                      <w:b/>
                      <w:bCs/>
                      <w:color w:val="000000"/>
                      <w:sz w:val="28"/>
                      <w:szCs w:val="28"/>
                    </w:rPr>
                  </w:rPrChange>
                </w:rPr>
                <w:t> </w:t>
              </w:r>
            </w:ins>
          </w:p>
        </w:tc>
        <w:tc>
          <w:tcPr>
            <w:tcW w:w="8358" w:type="dxa"/>
            <w:shd w:val="clear" w:color="auto" w:fill="auto"/>
            <w:noWrap/>
            <w:vAlign w:val="center"/>
            <w:hideMark/>
            <w:tcPrChange w:id="10724" w:author="James Vu" w:date="2024-04-19T00:20:00Z">
              <w:tcPr>
                <w:tcW w:w="8358" w:type="dxa"/>
                <w:shd w:val="clear" w:color="auto" w:fill="auto"/>
                <w:noWrap/>
                <w:vAlign w:val="center"/>
                <w:hideMark/>
              </w:tcPr>
            </w:tcPrChange>
          </w:tcPr>
          <w:p w14:paraId="78E5EF4F" w14:textId="77777777" w:rsidR="004D28C1" w:rsidRPr="003C02FF" w:rsidRDefault="004D28C1" w:rsidP="004D28C1">
            <w:pPr>
              <w:rPr>
                <w:ins w:id="10725" w:author="James Vu" w:date="2024-04-19T00:01:00Z"/>
                <w:rPrChange w:id="10726" w:author="James Vu" w:date="2024-04-19T00:19:00Z">
                  <w:rPr>
                    <w:ins w:id="10727" w:author="James Vu" w:date="2024-04-19T00:01:00Z"/>
                    <w:sz w:val="28"/>
                    <w:szCs w:val="28"/>
                  </w:rPr>
                </w:rPrChange>
              </w:rPr>
            </w:pPr>
            <w:ins w:id="10728" w:author="James Vu" w:date="2024-04-19T00:01:00Z">
              <w:r w:rsidRPr="003C02FF">
                <w:rPr>
                  <w:rPrChange w:id="10729" w:author="James Vu" w:date="2024-04-19T00:19:00Z">
                    <w:rPr>
                      <w:sz w:val="28"/>
                      <w:szCs w:val="28"/>
                    </w:rPr>
                  </w:rPrChange>
                </w:rPr>
                <w:t>Đưa ra các số liệu tổng quan và chi tiết về các hoạt động phát triển nông thôn.</w:t>
              </w:r>
            </w:ins>
          </w:p>
        </w:tc>
      </w:tr>
      <w:tr w:rsidR="003C02FF" w:rsidRPr="003C02FF" w14:paraId="24DEBB53" w14:textId="77777777" w:rsidTr="003C02FF">
        <w:trPr>
          <w:trHeight w:val="360"/>
          <w:ins w:id="10730" w:author="James Vu" w:date="2024-04-19T00:01:00Z"/>
          <w:trPrChange w:id="10731" w:author="James Vu" w:date="2024-04-19T00:20:00Z">
            <w:trPr>
              <w:trHeight w:val="360"/>
            </w:trPr>
          </w:trPrChange>
        </w:trPr>
        <w:tc>
          <w:tcPr>
            <w:tcW w:w="704" w:type="dxa"/>
            <w:shd w:val="clear" w:color="auto" w:fill="auto"/>
            <w:noWrap/>
            <w:vAlign w:val="center"/>
            <w:hideMark/>
            <w:tcPrChange w:id="10732" w:author="James Vu" w:date="2024-04-19T00:20:00Z">
              <w:tcPr>
                <w:tcW w:w="704" w:type="dxa"/>
                <w:shd w:val="clear" w:color="auto" w:fill="auto"/>
                <w:noWrap/>
                <w:vAlign w:val="center"/>
                <w:hideMark/>
              </w:tcPr>
            </w:tcPrChange>
          </w:tcPr>
          <w:p w14:paraId="1EC19973" w14:textId="77777777" w:rsidR="004D28C1" w:rsidRPr="003C02FF" w:rsidRDefault="004D28C1" w:rsidP="004D28C1">
            <w:pPr>
              <w:jc w:val="center"/>
              <w:rPr>
                <w:ins w:id="10733" w:author="James Vu" w:date="2024-04-19T00:01:00Z"/>
                <w:b/>
                <w:bCs/>
                <w:color w:val="000000"/>
                <w:rPrChange w:id="10734" w:author="James Vu" w:date="2024-04-19T00:19:00Z">
                  <w:rPr>
                    <w:ins w:id="10735" w:author="James Vu" w:date="2024-04-19T00:01:00Z"/>
                    <w:b/>
                    <w:bCs/>
                    <w:color w:val="000000"/>
                    <w:sz w:val="28"/>
                    <w:szCs w:val="28"/>
                  </w:rPr>
                </w:rPrChange>
              </w:rPr>
            </w:pPr>
            <w:ins w:id="10736" w:author="James Vu" w:date="2024-04-19T00:01:00Z">
              <w:r w:rsidRPr="003C02FF">
                <w:rPr>
                  <w:b/>
                  <w:bCs/>
                  <w:color w:val="000000"/>
                  <w:rPrChange w:id="10737" w:author="James Vu" w:date="2024-04-19T00:19:00Z">
                    <w:rPr>
                      <w:b/>
                      <w:bCs/>
                      <w:color w:val="000000"/>
                      <w:sz w:val="28"/>
                      <w:szCs w:val="28"/>
                    </w:rPr>
                  </w:rPrChange>
                </w:rPr>
                <w:t>10</w:t>
              </w:r>
            </w:ins>
          </w:p>
        </w:tc>
        <w:tc>
          <w:tcPr>
            <w:tcW w:w="8358" w:type="dxa"/>
            <w:shd w:val="clear" w:color="auto" w:fill="auto"/>
            <w:noWrap/>
            <w:vAlign w:val="center"/>
            <w:hideMark/>
            <w:tcPrChange w:id="10738" w:author="James Vu" w:date="2024-04-19T00:20:00Z">
              <w:tcPr>
                <w:tcW w:w="8358" w:type="dxa"/>
                <w:shd w:val="clear" w:color="auto" w:fill="auto"/>
                <w:noWrap/>
                <w:vAlign w:val="center"/>
                <w:hideMark/>
              </w:tcPr>
            </w:tcPrChange>
          </w:tcPr>
          <w:p w14:paraId="04289B69" w14:textId="77777777" w:rsidR="004D28C1" w:rsidRPr="003C02FF" w:rsidRDefault="004D28C1" w:rsidP="004D28C1">
            <w:pPr>
              <w:rPr>
                <w:ins w:id="10739" w:author="James Vu" w:date="2024-04-19T00:01:00Z"/>
                <w:b/>
                <w:bCs/>
                <w:rPrChange w:id="10740" w:author="James Vu" w:date="2024-04-19T00:19:00Z">
                  <w:rPr>
                    <w:ins w:id="10741" w:author="James Vu" w:date="2024-04-19T00:01:00Z"/>
                    <w:b/>
                    <w:bCs/>
                    <w:sz w:val="28"/>
                    <w:szCs w:val="28"/>
                  </w:rPr>
                </w:rPrChange>
              </w:rPr>
            </w:pPr>
            <w:ins w:id="10742" w:author="James Vu" w:date="2024-04-19T00:01:00Z">
              <w:r w:rsidRPr="003C02FF">
                <w:rPr>
                  <w:b/>
                  <w:bCs/>
                  <w:rPrChange w:id="10743" w:author="James Vu" w:date="2024-04-19T00:19:00Z">
                    <w:rPr>
                      <w:b/>
                      <w:bCs/>
                      <w:sz w:val="28"/>
                      <w:szCs w:val="28"/>
                    </w:rPr>
                  </w:rPrChange>
                </w:rPr>
                <w:t>Tích Hợp và Đồng Bộ Hóa Dữ Liệu</w:t>
              </w:r>
            </w:ins>
          </w:p>
        </w:tc>
      </w:tr>
      <w:tr w:rsidR="003C02FF" w:rsidRPr="003C02FF" w14:paraId="136263C9" w14:textId="77777777" w:rsidTr="003C02FF">
        <w:trPr>
          <w:trHeight w:val="360"/>
          <w:ins w:id="10744" w:author="James Vu" w:date="2024-04-19T00:01:00Z"/>
          <w:trPrChange w:id="10745" w:author="James Vu" w:date="2024-04-19T00:20:00Z">
            <w:trPr>
              <w:trHeight w:val="360"/>
            </w:trPr>
          </w:trPrChange>
        </w:trPr>
        <w:tc>
          <w:tcPr>
            <w:tcW w:w="704" w:type="dxa"/>
            <w:shd w:val="clear" w:color="auto" w:fill="auto"/>
            <w:noWrap/>
            <w:vAlign w:val="center"/>
            <w:hideMark/>
            <w:tcPrChange w:id="10746" w:author="James Vu" w:date="2024-04-19T00:20:00Z">
              <w:tcPr>
                <w:tcW w:w="704" w:type="dxa"/>
                <w:shd w:val="clear" w:color="auto" w:fill="auto"/>
                <w:noWrap/>
                <w:vAlign w:val="center"/>
                <w:hideMark/>
              </w:tcPr>
            </w:tcPrChange>
          </w:tcPr>
          <w:p w14:paraId="0FC53121" w14:textId="77777777" w:rsidR="004D28C1" w:rsidRPr="003C02FF" w:rsidRDefault="004D28C1" w:rsidP="004D28C1">
            <w:pPr>
              <w:jc w:val="center"/>
              <w:rPr>
                <w:ins w:id="10747" w:author="James Vu" w:date="2024-04-19T00:01:00Z"/>
                <w:b/>
                <w:bCs/>
                <w:color w:val="000000"/>
                <w:rPrChange w:id="10748" w:author="James Vu" w:date="2024-04-19T00:19:00Z">
                  <w:rPr>
                    <w:ins w:id="10749" w:author="James Vu" w:date="2024-04-19T00:01:00Z"/>
                    <w:b/>
                    <w:bCs/>
                    <w:color w:val="000000"/>
                    <w:sz w:val="28"/>
                    <w:szCs w:val="28"/>
                  </w:rPr>
                </w:rPrChange>
              </w:rPr>
            </w:pPr>
            <w:ins w:id="10750" w:author="James Vu" w:date="2024-04-19T00:01:00Z">
              <w:r w:rsidRPr="003C02FF">
                <w:rPr>
                  <w:b/>
                  <w:bCs/>
                  <w:color w:val="000000"/>
                  <w:rPrChange w:id="10751" w:author="James Vu" w:date="2024-04-19T00:19:00Z">
                    <w:rPr>
                      <w:b/>
                      <w:bCs/>
                      <w:color w:val="000000"/>
                      <w:sz w:val="28"/>
                      <w:szCs w:val="28"/>
                    </w:rPr>
                  </w:rPrChange>
                </w:rPr>
                <w:lastRenderedPageBreak/>
                <w:t> </w:t>
              </w:r>
            </w:ins>
          </w:p>
        </w:tc>
        <w:tc>
          <w:tcPr>
            <w:tcW w:w="8358" w:type="dxa"/>
            <w:shd w:val="clear" w:color="auto" w:fill="auto"/>
            <w:noWrap/>
            <w:vAlign w:val="center"/>
            <w:hideMark/>
            <w:tcPrChange w:id="10752" w:author="James Vu" w:date="2024-04-19T00:20:00Z">
              <w:tcPr>
                <w:tcW w:w="8358" w:type="dxa"/>
                <w:shd w:val="clear" w:color="auto" w:fill="auto"/>
                <w:noWrap/>
                <w:vAlign w:val="center"/>
                <w:hideMark/>
              </w:tcPr>
            </w:tcPrChange>
          </w:tcPr>
          <w:p w14:paraId="1AFA6787" w14:textId="77777777" w:rsidR="004D28C1" w:rsidRPr="003C02FF" w:rsidRDefault="004D28C1" w:rsidP="004D28C1">
            <w:pPr>
              <w:rPr>
                <w:ins w:id="10753" w:author="James Vu" w:date="2024-04-19T00:01:00Z"/>
                <w:rPrChange w:id="10754" w:author="James Vu" w:date="2024-04-19T00:19:00Z">
                  <w:rPr>
                    <w:ins w:id="10755" w:author="James Vu" w:date="2024-04-19T00:01:00Z"/>
                    <w:sz w:val="28"/>
                    <w:szCs w:val="28"/>
                  </w:rPr>
                </w:rPrChange>
              </w:rPr>
            </w:pPr>
            <w:ins w:id="10756" w:author="James Vu" w:date="2024-04-19T00:01:00Z">
              <w:r w:rsidRPr="003C02FF">
                <w:rPr>
                  <w:rPrChange w:id="10757" w:author="James Vu" w:date="2024-04-19T00:19:00Z">
                    <w:rPr>
                      <w:sz w:val="28"/>
                      <w:szCs w:val="28"/>
                    </w:rPr>
                  </w:rPrChange>
                </w:rPr>
                <w:t>Đảm bảo tích hợp dữ liệu từ các ngành khác nhau để có cái nhìn tổng quan về phát triển nông thôn.</w:t>
              </w:r>
            </w:ins>
          </w:p>
        </w:tc>
      </w:tr>
      <w:tr w:rsidR="003C02FF" w:rsidRPr="003C02FF" w14:paraId="557ECEFA" w14:textId="77777777" w:rsidTr="003C02FF">
        <w:trPr>
          <w:trHeight w:val="360"/>
          <w:ins w:id="10758" w:author="James Vu" w:date="2024-04-19T00:01:00Z"/>
          <w:trPrChange w:id="10759" w:author="James Vu" w:date="2024-04-19T00:20:00Z">
            <w:trPr>
              <w:trHeight w:val="360"/>
            </w:trPr>
          </w:trPrChange>
        </w:trPr>
        <w:tc>
          <w:tcPr>
            <w:tcW w:w="704" w:type="dxa"/>
            <w:shd w:val="clear" w:color="auto" w:fill="auto"/>
            <w:noWrap/>
            <w:vAlign w:val="center"/>
            <w:hideMark/>
            <w:tcPrChange w:id="10760" w:author="James Vu" w:date="2024-04-19T00:20:00Z">
              <w:tcPr>
                <w:tcW w:w="704" w:type="dxa"/>
                <w:shd w:val="clear" w:color="auto" w:fill="auto"/>
                <w:noWrap/>
                <w:vAlign w:val="center"/>
                <w:hideMark/>
              </w:tcPr>
            </w:tcPrChange>
          </w:tcPr>
          <w:p w14:paraId="409AE345" w14:textId="77777777" w:rsidR="004D28C1" w:rsidRPr="003C02FF" w:rsidRDefault="004D28C1" w:rsidP="004D28C1">
            <w:pPr>
              <w:jc w:val="center"/>
              <w:rPr>
                <w:ins w:id="10761" w:author="James Vu" w:date="2024-04-19T00:01:00Z"/>
                <w:b/>
                <w:bCs/>
                <w:color w:val="000000"/>
                <w:rPrChange w:id="10762" w:author="James Vu" w:date="2024-04-19T00:19:00Z">
                  <w:rPr>
                    <w:ins w:id="10763" w:author="James Vu" w:date="2024-04-19T00:01:00Z"/>
                    <w:b/>
                    <w:bCs/>
                    <w:color w:val="000000"/>
                    <w:sz w:val="28"/>
                    <w:szCs w:val="28"/>
                  </w:rPr>
                </w:rPrChange>
              </w:rPr>
            </w:pPr>
            <w:ins w:id="10764" w:author="James Vu" w:date="2024-04-19T00:01:00Z">
              <w:r w:rsidRPr="003C02FF">
                <w:rPr>
                  <w:b/>
                  <w:bCs/>
                  <w:color w:val="000000"/>
                  <w:rPrChange w:id="10765" w:author="James Vu" w:date="2024-04-19T00:19:00Z">
                    <w:rPr>
                      <w:b/>
                      <w:bCs/>
                      <w:color w:val="000000"/>
                      <w:sz w:val="28"/>
                      <w:szCs w:val="28"/>
                    </w:rPr>
                  </w:rPrChange>
                </w:rPr>
                <w:t> </w:t>
              </w:r>
            </w:ins>
          </w:p>
        </w:tc>
        <w:tc>
          <w:tcPr>
            <w:tcW w:w="8358" w:type="dxa"/>
            <w:shd w:val="clear" w:color="auto" w:fill="auto"/>
            <w:noWrap/>
            <w:vAlign w:val="center"/>
            <w:hideMark/>
            <w:tcPrChange w:id="10766" w:author="James Vu" w:date="2024-04-19T00:20:00Z">
              <w:tcPr>
                <w:tcW w:w="8358" w:type="dxa"/>
                <w:shd w:val="clear" w:color="auto" w:fill="auto"/>
                <w:noWrap/>
                <w:vAlign w:val="center"/>
                <w:hideMark/>
              </w:tcPr>
            </w:tcPrChange>
          </w:tcPr>
          <w:p w14:paraId="110DB253" w14:textId="77777777" w:rsidR="004D28C1" w:rsidRPr="003C02FF" w:rsidRDefault="004D28C1" w:rsidP="004D28C1">
            <w:pPr>
              <w:rPr>
                <w:ins w:id="10767" w:author="James Vu" w:date="2024-04-19T00:01:00Z"/>
                <w:rPrChange w:id="10768" w:author="James Vu" w:date="2024-04-19T00:19:00Z">
                  <w:rPr>
                    <w:ins w:id="10769" w:author="James Vu" w:date="2024-04-19T00:01:00Z"/>
                    <w:sz w:val="28"/>
                    <w:szCs w:val="28"/>
                  </w:rPr>
                </w:rPrChange>
              </w:rPr>
            </w:pPr>
            <w:ins w:id="10770" w:author="James Vu" w:date="2024-04-19T00:01:00Z">
              <w:r w:rsidRPr="003C02FF">
                <w:rPr>
                  <w:rPrChange w:id="10771" w:author="James Vu" w:date="2024-04-19T00:19:00Z">
                    <w:rPr>
                      <w:sz w:val="28"/>
                      <w:szCs w:val="28"/>
                    </w:rPr>
                  </w:rPrChange>
                </w:rPr>
                <w:t>Tạo các API để dễ dàng truy cập và sử dụng dữ liệu từ các hệ thống khác.</w:t>
              </w:r>
            </w:ins>
          </w:p>
        </w:tc>
      </w:tr>
      <w:tr w:rsidR="003C02FF" w:rsidRPr="003C02FF" w14:paraId="555DAB78" w14:textId="77777777" w:rsidTr="003C02FF">
        <w:trPr>
          <w:trHeight w:val="360"/>
          <w:ins w:id="10772" w:author="James Vu" w:date="2024-04-19T00:01:00Z"/>
          <w:trPrChange w:id="10773" w:author="James Vu" w:date="2024-04-19T00:20:00Z">
            <w:trPr>
              <w:trHeight w:val="360"/>
            </w:trPr>
          </w:trPrChange>
        </w:trPr>
        <w:tc>
          <w:tcPr>
            <w:tcW w:w="704" w:type="dxa"/>
            <w:shd w:val="clear" w:color="auto" w:fill="auto"/>
            <w:noWrap/>
            <w:vAlign w:val="center"/>
            <w:hideMark/>
            <w:tcPrChange w:id="10774" w:author="James Vu" w:date="2024-04-19T00:20:00Z">
              <w:tcPr>
                <w:tcW w:w="704" w:type="dxa"/>
                <w:shd w:val="clear" w:color="auto" w:fill="auto"/>
                <w:noWrap/>
                <w:vAlign w:val="center"/>
                <w:hideMark/>
              </w:tcPr>
            </w:tcPrChange>
          </w:tcPr>
          <w:p w14:paraId="7CD728D4" w14:textId="77777777" w:rsidR="004D28C1" w:rsidRPr="003C02FF" w:rsidRDefault="004D28C1" w:rsidP="004D28C1">
            <w:pPr>
              <w:jc w:val="center"/>
              <w:rPr>
                <w:ins w:id="10775" w:author="James Vu" w:date="2024-04-19T00:01:00Z"/>
                <w:b/>
                <w:bCs/>
                <w:color w:val="000000"/>
                <w:rPrChange w:id="10776" w:author="James Vu" w:date="2024-04-19T00:19:00Z">
                  <w:rPr>
                    <w:ins w:id="10777" w:author="James Vu" w:date="2024-04-19T00:01:00Z"/>
                    <w:b/>
                    <w:bCs/>
                    <w:color w:val="000000"/>
                    <w:sz w:val="28"/>
                    <w:szCs w:val="28"/>
                  </w:rPr>
                </w:rPrChange>
              </w:rPr>
            </w:pPr>
            <w:ins w:id="10778" w:author="James Vu" w:date="2024-04-19T00:01:00Z">
              <w:r w:rsidRPr="003C02FF">
                <w:rPr>
                  <w:b/>
                  <w:bCs/>
                  <w:color w:val="000000"/>
                  <w:rPrChange w:id="10779" w:author="James Vu" w:date="2024-04-19T00:19:00Z">
                    <w:rPr>
                      <w:b/>
                      <w:bCs/>
                      <w:color w:val="000000"/>
                      <w:sz w:val="28"/>
                      <w:szCs w:val="28"/>
                    </w:rPr>
                  </w:rPrChange>
                </w:rPr>
                <w:t> </w:t>
              </w:r>
            </w:ins>
          </w:p>
        </w:tc>
        <w:tc>
          <w:tcPr>
            <w:tcW w:w="8358" w:type="dxa"/>
            <w:shd w:val="clear" w:color="auto" w:fill="auto"/>
            <w:noWrap/>
            <w:vAlign w:val="center"/>
            <w:hideMark/>
            <w:tcPrChange w:id="10780" w:author="James Vu" w:date="2024-04-19T00:20:00Z">
              <w:tcPr>
                <w:tcW w:w="8358" w:type="dxa"/>
                <w:shd w:val="clear" w:color="auto" w:fill="auto"/>
                <w:noWrap/>
                <w:vAlign w:val="center"/>
                <w:hideMark/>
              </w:tcPr>
            </w:tcPrChange>
          </w:tcPr>
          <w:p w14:paraId="65464F50" w14:textId="77777777" w:rsidR="004D28C1" w:rsidRPr="003C02FF" w:rsidRDefault="004D28C1" w:rsidP="004D28C1">
            <w:pPr>
              <w:rPr>
                <w:ins w:id="10781" w:author="James Vu" w:date="2024-04-19T00:01:00Z"/>
                <w:rPrChange w:id="10782" w:author="James Vu" w:date="2024-04-19T00:19:00Z">
                  <w:rPr>
                    <w:ins w:id="10783" w:author="James Vu" w:date="2024-04-19T00:01:00Z"/>
                    <w:sz w:val="28"/>
                    <w:szCs w:val="28"/>
                  </w:rPr>
                </w:rPrChange>
              </w:rPr>
            </w:pPr>
            <w:ins w:id="10784" w:author="James Vu" w:date="2024-04-19T00:01:00Z">
              <w:r w:rsidRPr="003C02FF">
                <w:rPr>
                  <w:rPrChange w:id="10785" w:author="James Vu" w:date="2024-04-19T00:19:00Z">
                    <w:rPr>
                      <w:sz w:val="28"/>
                      <w:szCs w:val="28"/>
                    </w:rPr>
                  </w:rPrChange>
                </w:rPr>
                <w:t>Đồng bộ hóa thông tin giữa các cơ quan quản lý tại các cấp khác nhau.</w:t>
              </w:r>
            </w:ins>
          </w:p>
        </w:tc>
      </w:tr>
      <w:tr w:rsidR="003C02FF" w:rsidRPr="003C02FF" w14:paraId="57AEBFF3" w14:textId="77777777" w:rsidTr="003C02FF">
        <w:trPr>
          <w:trHeight w:val="360"/>
          <w:ins w:id="10786" w:author="James Vu" w:date="2024-04-19T00:01:00Z"/>
          <w:trPrChange w:id="10787" w:author="James Vu" w:date="2024-04-19T00:20:00Z">
            <w:trPr>
              <w:trHeight w:val="360"/>
            </w:trPr>
          </w:trPrChange>
        </w:trPr>
        <w:tc>
          <w:tcPr>
            <w:tcW w:w="704" w:type="dxa"/>
            <w:shd w:val="clear" w:color="auto" w:fill="auto"/>
            <w:noWrap/>
            <w:vAlign w:val="center"/>
            <w:hideMark/>
            <w:tcPrChange w:id="10788" w:author="James Vu" w:date="2024-04-19T00:20:00Z">
              <w:tcPr>
                <w:tcW w:w="704" w:type="dxa"/>
                <w:shd w:val="clear" w:color="auto" w:fill="auto"/>
                <w:noWrap/>
                <w:vAlign w:val="center"/>
                <w:hideMark/>
              </w:tcPr>
            </w:tcPrChange>
          </w:tcPr>
          <w:p w14:paraId="0587FAA8" w14:textId="77777777" w:rsidR="004D28C1" w:rsidRPr="003C02FF" w:rsidRDefault="004D28C1" w:rsidP="004D28C1">
            <w:pPr>
              <w:jc w:val="center"/>
              <w:rPr>
                <w:ins w:id="10789" w:author="James Vu" w:date="2024-04-19T00:01:00Z"/>
                <w:b/>
                <w:bCs/>
                <w:color w:val="000000"/>
                <w:rPrChange w:id="10790" w:author="James Vu" w:date="2024-04-19T00:19:00Z">
                  <w:rPr>
                    <w:ins w:id="10791" w:author="James Vu" w:date="2024-04-19T00:01:00Z"/>
                    <w:b/>
                    <w:bCs/>
                    <w:color w:val="000000"/>
                    <w:sz w:val="28"/>
                    <w:szCs w:val="28"/>
                  </w:rPr>
                </w:rPrChange>
              </w:rPr>
            </w:pPr>
            <w:ins w:id="10792" w:author="James Vu" w:date="2024-04-19T00:01:00Z">
              <w:r w:rsidRPr="003C02FF">
                <w:rPr>
                  <w:b/>
                  <w:bCs/>
                  <w:color w:val="000000"/>
                  <w:rPrChange w:id="10793" w:author="James Vu" w:date="2024-04-19T00:19:00Z">
                    <w:rPr>
                      <w:b/>
                      <w:bCs/>
                      <w:color w:val="000000"/>
                      <w:sz w:val="28"/>
                      <w:szCs w:val="28"/>
                    </w:rPr>
                  </w:rPrChange>
                </w:rPr>
                <w:t> </w:t>
              </w:r>
            </w:ins>
          </w:p>
        </w:tc>
        <w:tc>
          <w:tcPr>
            <w:tcW w:w="8358" w:type="dxa"/>
            <w:shd w:val="clear" w:color="auto" w:fill="auto"/>
            <w:noWrap/>
            <w:vAlign w:val="center"/>
            <w:hideMark/>
            <w:tcPrChange w:id="10794" w:author="James Vu" w:date="2024-04-19T00:20:00Z">
              <w:tcPr>
                <w:tcW w:w="8358" w:type="dxa"/>
                <w:shd w:val="clear" w:color="auto" w:fill="auto"/>
                <w:noWrap/>
                <w:vAlign w:val="center"/>
                <w:hideMark/>
              </w:tcPr>
            </w:tcPrChange>
          </w:tcPr>
          <w:p w14:paraId="4CA7AD43" w14:textId="77777777" w:rsidR="004D28C1" w:rsidRPr="003C02FF" w:rsidRDefault="004D28C1" w:rsidP="004D28C1">
            <w:pPr>
              <w:rPr>
                <w:ins w:id="10795" w:author="James Vu" w:date="2024-04-19T00:01:00Z"/>
                <w:rPrChange w:id="10796" w:author="James Vu" w:date="2024-04-19T00:19:00Z">
                  <w:rPr>
                    <w:ins w:id="10797" w:author="James Vu" w:date="2024-04-19T00:01:00Z"/>
                    <w:sz w:val="28"/>
                    <w:szCs w:val="28"/>
                  </w:rPr>
                </w:rPrChange>
              </w:rPr>
            </w:pPr>
            <w:ins w:id="10798" w:author="James Vu" w:date="2024-04-19T00:01:00Z">
              <w:r w:rsidRPr="003C02FF">
                <w:rPr>
                  <w:rPrChange w:id="10799" w:author="James Vu" w:date="2024-04-19T00:19:00Z">
                    <w:rPr>
                      <w:sz w:val="28"/>
                      <w:szCs w:val="28"/>
                    </w:rPr>
                  </w:rPrChange>
                </w:rPr>
                <w:t>Phát triển cơ sở dữ liệu trung tâm để quản lý hiệu quả dữ liệu lớn.</w:t>
              </w:r>
            </w:ins>
          </w:p>
        </w:tc>
      </w:tr>
      <w:tr w:rsidR="003C02FF" w:rsidRPr="003C02FF" w14:paraId="1F547501" w14:textId="77777777" w:rsidTr="003C02FF">
        <w:trPr>
          <w:trHeight w:val="360"/>
          <w:ins w:id="10800" w:author="James Vu" w:date="2024-04-19T00:01:00Z"/>
          <w:trPrChange w:id="10801" w:author="James Vu" w:date="2024-04-19T00:20:00Z">
            <w:trPr>
              <w:trHeight w:val="360"/>
            </w:trPr>
          </w:trPrChange>
        </w:trPr>
        <w:tc>
          <w:tcPr>
            <w:tcW w:w="704" w:type="dxa"/>
            <w:shd w:val="clear" w:color="auto" w:fill="auto"/>
            <w:noWrap/>
            <w:vAlign w:val="center"/>
            <w:hideMark/>
            <w:tcPrChange w:id="10802" w:author="James Vu" w:date="2024-04-19T00:20:00Z">
              <w:tcPr>
                <w:tcW w:w="704" w:type="dxa"/>
                <w:shd w:val="clear" w:color="auto" w:fill="auto"/>
                <w:noWrap/>
                <w:vAlign w:val="center"/>
                <w:hideMark/>
              </w:tcPr>
            </w:tcPrChange>
          </w:tcPr>
          <w:p w14:paraId="6606BA99" w14:textId="77777777" w:rsidR="004D28C1" w:rsidRPr="003C02FF" w:rsidRDefault="004D28C1" w:rsidP="004D28C1">
            <w:pPr>
              <w:jc w:val="center"/>
              <w:rPr>
                <w:ins w:id="10803" w:author="James Vu" w:date="2024-04-19T00:01:00Z"/>
                <w:b/>
                <w:bCs/>
                <w:color w:val="000000"/>
                <w:rPrChange w:id="10804" w:author="James Vu" w:date="2024-04-19T00:19:00Z">
                  <w:rPr>
                    <w:ins w:id="10805" w:author="James Vu" w:date="2024-04-19T00:01:00Z"/>
                    <w:b/>
                    <w:bCs/>
                    <w:color w:val="000000"/>
                    <w:sz w:val="28"/>
                    <w:szCs w:val="28"/>
                  </w:rPr>
                </w:rPrChange>
              </w:rPr>
            </w:pPr>
            <w:ins w:id="10806" w:author="James Vu" w:date="2024-04-19T00:01:00Z">
              <w:r w:rsidRPr="003C02FF">
                <w:rPr>
                  <w:b/>
                  <w:bCs/>
                  <w:color w:val="000000"/>
                  <w:rPrChange w:id="10807" w:author="James Vu" w:date="2024-04-19T00:19:00Z">
                    <w:rPr>
                      <w:b/>
                      <w:bCs/>
                      <w:color w:val="000000"/>
                      <w:sz w:val="28"/>
                      <w:szCs w:val="28"/>
                    </w:rPr>
                  </w:rPrChange>
                </w:rPr>
                <w:t> </w:t>
              </w:r>
            </w:ins>
          </w:p>
        </w:tc>
        <w:tc>
          <w:tcPr>
            <w:tcW w:w="8358" w:type="dxa"/>
            <w:shd w:val="clear" w:color="auto" w:fill="auto"/>
            <w:noWrap/>
            <w:vAlign w:val="center"/>
            <w:hideMark/>
            <w:tcPrChange w:id="10808" w:author="James Vu" w:date="2024-04-19T00:20:00Z">
              <w:tcPr>
                <w:tcW w:w="8358" w:type="dxa"/>
                <w:shd w:val="clear" w:color="auto" w:fill="auto"/>
                <w:noWrap/>
                <w:vAlign w:val="center"/>
                <w:hideMark/>
              </w:tcPr>
            </w:tcPrChange>
          </w:tcPr>
          <w:p w14:paraId="2B3159F2" w14:textId="77777777" w:rsidR="004D28C1" w:rsidRPr="003C02FF" w:rsidRDefault="004D28C1" w:rsidP="004D28C1">
            <w:pPr>
              <w:rPr>
                <w:ins w:id="10809" w:author="James Vu" w:date="2024-04-19T00:01:00Z"/>
                <w:rPrChange w:id="10810" w:author="James Vu" w:date="2024-04-19T00:19:00Z">
                  <w:rPr>
                    <w:ins w:id="10811" w:author="James Vu" w:date="2024-04-19T00:01:00Z"/>
                    <w:sz w:val="28"/>
                    <w:szCs w:val="28"/>
                  </w:rPr>
                </w:rPrChange>
              </w:rPr>
            </w:pPr>
            <w:ins w:id="10812" w:author="James Vu" w:date="2024-04-19T00:01:00Z">
              <w:r w:rsidRPr="003C02FF">
                <w:rPr>
                  <w:rPrChange w:id="10813" w:author="James Vu" w:date="2024-04-19T00:19:00Z">
                    <w:rPr>
                      <w:sz w:val="28"/>
                      <w:szCs w:val="28"/>
                    </w:rPr>
                  </w:rPrChange>
                </w:rPr>
                <w:t>Cải thiện hiệu suất và độ tin cậy của hệ thống thông qua các nâng cấp công nghệ.</w:t>
              </w:r>
            </w:ins>
          </w:p>
        </w:tc>
      </w:tr>
      <w:tr w:rsidR="003C02FF" w:rsidRPr="003C02FF" w14:paraId="707EA773" w14:textId="77777777" w:rsidTr="003C02FF">
        <w:trPr>
          <w:trHeight w:val="360"/>
          <w:ins w:id="10814" w:author="James Vu" w:date="2024-04-19T00:01:00Z"/>
          <w:trPrChange w:id="10815" w:author="James Vu" w:date="2024-04-19T00:20:00Z">
            <w:trPr>
              <w:trHeight w:val="360"/>
            </w:trPr>
          </w:trPrChange>
        </w:trPr>
        <w:tc>
          <w:tcPr>
            <w:tcW w:w="704" w:type="dxa"/>
            <w:shd w:val="clear" w:color="auto" w:fill="auto"/>
            <w:noWrap/>
            <w:vAlign w:val="center"/>
            <w:hideMark/>
            <w:tcPrChange w:id="10816" w:author="James Vu" w:date="2024-04-19T00:20:00Z">
              <w:tcPr>
                <w:tcW w:w="704" w:type="dxa"/>
                <w:shd w:val="clear" w:color="auto" w:fill="auto"/>
                <w:noWrap/>
                <w:vAlign w:val="center"/>
                <w:hideMark/>
              </w:tcPr>
            </w:tcPrChange>
          </w:tcPr>
          <w:p w14:paraId="061963E9" w14:textId="77777777" w:rsidR="004D28C1" w:rsidRPr="003C02FF" w:rsidRDefault="004D28C1" w:rsidP="004D28C1">
            <w:pPr>
              <w:jc w:val="center"/>
              <w:rPr>
                <w:ins w:id="10817" w:author="James Vu" w:date="2024-04-19T00:01:00Z"/>
                <w:b/>
                <w:bCs/>
                <w:color w:val="000000"/>
                <w:rPrChange w:id="10818" w:author="James Vu" w:date="2024-04-19T00:19:00Z">
                  <w:rPr>
                    <w:ins w:id="10819" w:author="James Vu" w:date="2024-04-19T00:01:00Z"/>
                    <w:b/>
                    <w:bCs/>
                    <w:color w:val="000000"/>
                    <w:sz w:val="28"/>
                    <w:szCs w:val="28"/>
                  </w:rPr>
                </w:rPrChange>
              </w:rPr>
            </w:pPr>
            <w:ins w:id="10820" w:author="James Vu" w:date="2024-04-19T00:01:00Z">
              <w:r w:rsidRPr="003C02FF">
                <w:rPr>
                  <w:b/>
                  <w:bCs/>
                  <w:color w:val="000000"/>
                  <w:rPrChange w:id="10821" w:author="James Vu" w:date="2024-04-19T00:19:00Z">
                    <w:rPr>
                      <w:b/>
                      <w:bCs/>
                      <w:color w:val="000000"/>
                      <w:sz w:val="28"/>
                      <w:szCs w:val="28"/>
                    </w:rPr>
                  </w:rPrChange>
                </w:rPr>
                <w:t>11</w:t>
              </w:r>
            </w:ins>
          </w:p>
        </w:tc>
        <w:tc>
          <w:tcPr>
            <w:tcW w:w="8358" w:type="dxa"/>
            <w:shd w:val="clear" w:color="auto" w:fill="auto"/>
            <w:noWrap/>
            <w:vAlign w:val="center"/>
            <w:hideMark/>
            <w:tcPrChange w:id="10822" w:author="James Vu" w:date="2024-04-19T00:20:00Z">
              <w:tcPr>
                <w:tcW w:w="8358" w:type="dxa"/>
                <w:shd w:val="clear" w:color="auto" w:fill="auto"/>
                <w:noWrap/>
                <w:vAlign w:val="center"/>
                <w:hideMark/>
              </w:tcPr>
            </w:tcPrChange>
          </w:tcPr>
          <w:p w14:paraId="171A8C22" w14:textId="77777777" w:rsidR="004D28C1" w:rsidRPr="003C02FF" w:rsidRDefault="004D28C1" w:rsidP="004D28C1">
            <w:pPr>
              <w:rPr>
                <w:ins w:id="10823" w:author="James Vu" w:date="2024-04-19T00:01:00Z"/>
                <w:b/>
                <w:bCs/>
                <w:rPrChange w:id="10824" w:author="James Vu" w:date="2024-04-19T00:19:00Z">
                  <w:rPr>
                    <w:ins w:id="10825" w:author="James Vu" w:date="2024-04-19T00:01:00Z"/>
                    <w:b/>
                    <w:bCs/>
                    <w:sz w:val="28"/>
                    <w:szCs w:val="28"/>
                  </w:rPr>
                </w:rPrChange>
              </w:rPr>
            </w:pPr>
            <w:ins w:id="10826" w:author="James Vu" w:date="2024-04-19T00:01:00Z">
              <w:r w:rsidRPr="003C02FF">
                <w:rPr>
                  <w:b/>
                  <w:bCs/>
                  <w:rPrChange w:id="10827" w:author="James Vu" w:date="2024-04-19T00:19:00Z">
                    <w:rPr>
                      <w:b/>
                      <w:bCs/>
                      <w:sz w:val="28"/>
                      <w:szCs w:val="28"/>
                    </w:rPr>
                  </w:rPrChange>
                </w:rPr>
                <w:t>Hỗ Trợ và Đào Tạo</w:t>
              </w:r>
            </w:ins>
          </w:p>
        </w:tc>
      </w:tr>
      <w:tr w:rsidR="003C02FF" w:rsidRPr="003C02FF" w14:paraId="2F057199" w14:textId="77777777" w:rsidTr="003C02FF">
        <w:trPr>
          <w:trHeight w:val="360"/>
          <w:ins w:id="10828" w:author="James Vu" w:date="2024-04-19T00:01:00Z"/>
          <w:trPrChange w:id="10829" w:author="James Vu" w:date="2024-04-19T00:20:00Z">
            <w:trPr>
              <w:trHeight w:val="360"/>
            </w:trPr>
          </w:trPrChange>
        </w:trPr>
        <w:tc>
          <w:tcPr>
            <w:tcW w:w="704" w:type="dxa"/>
            <w:shd w:val="clear" w:color="auto" w:fill="auto"/>
            <w:noWrap/>
            <w:vAlign w:val="center"/>
            <w:hideMark/>
            <w:tcPrChange w:id="10830" w:author="James Vu" w:date="2024-04-19T00:20:00Z">
              <w:tcPr>
                <w:tcW w:w="704" w:type="dxa"/>
                <w:shd w:val="clear" w:color="auto" w:fill="auto"/>
                <w:noWrap/>
                <w:vAlign w:val="center"/>
                <w:hideMark/>
              </w:tcPr>
            </w:tcPrChange>
          </w:tcPr>
          <w:p w14:paraId="45EAE256" w14:textId="77777777" w:rsidR="004D28C1" w:rsidRPr="003C02FF" w:rsidRDefault="004D28C1" w:rsidP="004D28C1">
            <w:pPr>
              <w:jc w:val="center"/>
              <w:rPr>
                <w:ins w:id="10831" w:author="James Vu" w:date="2024-04-19T00:01:00Z"/>
                <w:b/>
                <w:bCs/>
                <w:color w:val="000000"/>
                <w:rPrChange w:id="10832" w:author="James Vu" w:date="2024-04-19T00:19:00Z">
                  <w:rPr>
                    <w:ins w:id="10833" w:author="James Vu" w:date="2024-04-19T00:01:00Z"/>
                    <w:b/>
                    <w:bCs/>
                    <w:color w:val="000000"/>
                    <w:sz w:val="28"/>
                    <w:szCs w:val="28"/>
                  </w:rPr>
                </w:rPrChange>
              </w:rPr>
            </w:pPr>
            <w:ins w:id="10834" w:author="James Vu" w:date="2024-04-19T00:01:00Z">
              <w:r w:rsidRPr="003C02FF">
                <w:rPr>
                  <w:b/>
                  <w:bCs/>
                  <w:color w:val="000000"/>
                  <w:rPrChange w:id="10835" w:author="James Vu" w:date="2024-04-19T00:19:00Z">
                    <w:rPr>
                      <w:b/>
                      <w:bCs/>
                      <w:color w:val="000000"/>
                      <w:sz w:val="28"/>
                      <w:szCs w:val="28"/>
                    </w:rPr>
                  </w:rPrChange>
                </w:rPr>
                <w:t> </w:t>
              </w:r>
            </w:ins>
          </w:p>
        </w:tc>
        <w:tc>
          <w:tcPr>
            <w:tcW w:w="8358" w:type="dxa"/>
            <w:shd w:val="clear" w:color="auto" w:fill="auto"/>
            <w:noWrap/>
            <w:vAlign w:val="center"/>
            <w:hideMark/>
            <w:tcPrChange w:id="10836" w:author="James Vu" w:date="2024-04-19T00:20:00Z">
              <w:tcPr>
                <w:tcW w:w="8358" w:type="dxa"/>
                <w:shd w:val="clear" w:color="auto" w:fill="auto"/>
                <w:noWrap/>
                <w:vAlign w:val="center"/>
                <w:hideMark/>
              </w:tcPr>
            </w:tcPrChange>
          </w:tcPr>
          <w:p w14:paraId="5EF9C4F2" w14:textId="77777777" w:rsidR="004D28C1" w:rsidRPr="003C02FF" w:rsidRDefault="004D28C1" w:rsidP="004D28C1">
            <w:pPr>
              <w:rPr>
                <w:ins w:id="10837" w:author="James Vu" w:date="2024-04-19T00:01:00Z"/>
                <w:rPrChange w:id="10838" w:author="James Vu" w:date="2024-04-19T00:19:00Z">
                  <w:rPr>
                    <w:ins w:id="10839" w:author="James Vu" w:date="2024-04-19T00:01:00Z"/>
                    <w:sz w:val="28"/>
                    <w:szCs w:val="28"/>
                  </w:rPr>
                </w:rPrChange>
              </w:rPr>
            </w:pPr>
            <w:ins w:id="10840" w:author="James Vu" w:date="2024-04-19T00:01:00Z">
              <w:r w:rsidRPr="003C02FF">
                <w:rPr>
                  <w:rPrChange w:id="10841" w:author="James Vu" w:date="2024-04-19T00:19:00Z">
                    <w:rPr>
                      <w:sz w:val="28"/>
                      <w:szCs w:val="28"/>
                    </w:rPr>
                  </w:rPrChange>
                </w:rPr>
                <w:t>Cung cấp tài liệu hướng dẫn và đào tạo cho các chuyên viên và người dân liên quan đến quản lý nông thôn.</w:t>
              </w:r>
            </w:ins>
          </w:p>
        </w:tc>
      </w:tr>
      <w:tr w:rsidR="003C02FF" w:rsidRPr="003C02FF" w14:paraId="50EAC28B" w14:textId="77777777" w:rsidTr="003C02FF">
        <w:trPr>
          <w:trHeight w:val="360"/>
          <w:ins w:id="10842" w:author="James Vu" w:date="2024-04-19T00:01:00Z"/>
          <w:trPrChange w:id="10843" w:author="James Vu" w:date="2024-04-19T00:20:00Z">
            <w:trPr>
              <w:trHeight w:val="360"/>
            </w:trPr>
          </w:trPrChange>
        </w:trPr>
        <w:tc>
          <w:tcPr>
            <w:tcW w:w="704" w:type="dxa"/>
            <w:shd w:val="clear" w:color="auto" w:fill="auto"/>
            <w:noWrap/>
            <w:vAlign w:val="center"/>
            <w:hideMark/>
            <w:tcPrChange w:id="10844" w:author="James Vu" w:date="2024-04-19T00:20:00Z">
              <w:tcPr>
                <w:tcW w:w="704" w:type="dxa"/>
                <w:shd w:val="clear" w:color="auto" w:fill="auto"/>
                <w:noWrap/>
                <w:vAlign w:val="center"/>
                <w:hideMark/>
              </w:tcPr>
            </w:tcPrChange>
          </w:tcPr>
          <w:p w14:paraId="7EE3D3D1" w14:textId="77777777" w:rsidR="004D28C1" w:rsidRPr="003C02FF" w:rsidRDefault="004D28C1" w:rsidP="004D28C1">
            <w:pPr>
              <w:jc w:val="center"/>
              <w:rPr>
                <w:ins w:id="10845" w:author="James Vu" w:date="2024-04-19T00:01:00Z"/>
                <w:b/>
                <w:bCs/>
                <w:color w:val="000000"/>
                <w:rPrChange w:id="10846" w:author="James Vu" w:date="2024-04-19T00:19:00Z">
                  <w:rPr>
                    <w:ins w:id="10847" w:author="James Vu" w:date="2024-04-19T00:01:00Z"/>
                    <w:b/>
                    <w:bCs/>
                    <w:color w:val="000000"/>
                    <w:sz w:val="28"/>
                    <w:szCs w:val="28"/>
                  </w:rPr>
                </w:rPrChange>
              </w:rPr>
            </w:pPr>
            <w:ins w:id="10848" w:author="James Vu" w:date="2024-04-19T00:01:00Z">
              <w:r w:rsidRPr="003C02FF">
                <w:rPr>
                  <w:b/>
                  <w:bCs/>
                  <w:color w:val="000000"/>
                  <w:rPrChange w:id="10849" w:author="James Vu" w:date="2024-04-19T00:19:00Z">
                    <w:rPr>
                      <w:b/>
                      <w:bCs/>
                      <w:color w:val="000000"/>
                      <w:sz w:val="28"/>
                      <w:szCs w:val="28"/>
                    </w:rPr>
                  </w:rPrChange>
                </w:rPr>
                <w:t> </w:t>
              </w:r>
            </w:ins>
          </w:p>
        </w:tc>
        <w:tc>
          <w:tcPr>
            <w:tcW w:w="8358" w:type="dxa"/>
            <w:shd w:val="clear" w:color="auto" w:fill="auto"/>
            <w:noWrap/>
            <w:vAlign w:val="center"/>
            <w:hideMark/>
            <w:tcPrChange w:id="10850" w:author="James Vu" w:date="2024-04-19T00:20:00Z">
              <w:tcPr>
                <w:tcW w:w="8358" w:type="dxa"/>
                <w:shd w:val="clear" w:color="auto" w:fill="auto"/>
                <w:noWrap/>
                <w:vAlign w:val="center"/>
                <w:hideMark/>
              </w:tcPr>
            </w:tcPrChange>
          </w:tcPr>
          <w:p w14:paraId="054205F2" w14:textId="77777777" w:rsidR="004D28C1" w:rsidRPr="003C02FF" w:rsidRDefault="004D28C1" w:rsidP="004D28C1">
            <w:pPr>
              <w:rPr>
                <w:ins w:id="10851" w:author="James Vu" w:date="2024-04-19T00:01:00Z"/>
                <w:rPrChange w:id="10852" w:author="James Vu" w:date="2024-04-19T00:19:00Z">
                  <w:rPr>
                    <w:ins w:id="10853" w:author="James Vu" w:date="2024-04-19T00:01:00Z"/>
                    <w:sz w:val="28"/>
                    <w:szCs w:val="28"/>
                  </w:rPr>
                </w:rPrChange>
              </w:rPr>
            </w:pPr>
            <w:ins w:id="10854" w:author="James Vu" w:date="2024-04-19T00:01:00Z">
              <w:r w:rsidRPr="003C02FF">
                <w:rPr>
                  <w:rPrChange w:id="10855" w:author="James Vu" w:date="2024-04-19T00:19:00Z">
                    <w:rPr>
                      <w:sz w:val="28"/>
                      <w:szCs w:val="28"/>
                    </w:rPr>
                  </w:rPrChange>
                </w:rPr>
                <w:t>Cung cấp thông tin các hội thảo, hội nghị để trao đổi kiến thức và kinh nghiệm.</w:t>
              </w:r>
            </w:ins>
          </w:p>
        </w:tc>
      </w:tr>
      <w:tr w:rsidR="003C02FF" w:rsidRPr="003C02FF" w14:paraId="307CD5BD" w14:textId="77777777" w:rsidTr="003C02FF">
        <w:trPr>
          <w:trHeight w:val="360"/>
          <w:ins w:id="10856" w:author="James Vu" w:date="2024-04-19T00:01:00Z"/>
          <w:trPrChange w:id="10857" w:author="James Vu" w:date="2024-04-19T00:20:00Z">
            <w:trPr>
              <w:trHeight w:val="360"/>
            </w:trPr>
          </w:trPrChange>
        </w:trPr>
        <w:tc>
          <w:tcPr>
            <w:tcW w:w="704" w:type="dxa"/>
            <w:shd w:val="clear" w:color="auto" w:fill="auto"/>
            <w:noWrap/>
            <w:vAlign w:val="center"/>
            <w:hideMark/>
            <w:tcPrChange w:id="10858" w:author="James Vu" w:date="2024-04-19T00:20:00Z">
              <w:tcPr>
                <w:tcW w:w="704" w:type="dxa"/>
                <w:shd w:val="clear" w:color="auto" w:fill="auto"/>
                <w:noWrap/>
                <w:vAlign w:val="center"/>
                <w:hideMark/>
              </w:tcPr>
            </w:tcPrChange>
          </w:tcPr>
          <w:p w14:paraId="59364016" w14:textId="77777777" w:rsidR="004D28C1" w:rsidRPr="003C02FF" w:rsidRDefault="004D28C1" w:rsidP="004D28C1">
            <w:pPr>
              <w:jc w:val="center"/>
              <w:rPr>
                <w:ins w:id="10859" w:author="James Vu" w:date="2024-04-19T00:01:00Z"/>
                <w:b/>
                <w:bCs/>
                <w:color w:val="000000"/>
                <w:rPrChange w:id="10860" w:author="James Vu" w:date="2024-04-19T00:19:00Z">
                  <w:rPr>
                    <w:ins w:id="10861" w:author="James Vu" w:date="2024-04-19T00:01:00Z"/>
                    <w:b/>
                    <w:bCs/>
                    <w:color w:val="000000"/>
                    <w:sz w:val="28"/>
                    <w:szCs w:val="28"/>
                  </w:rPr>
                </w:rPrChange>
              </w:rPr>
            </w:pPr>
            <w:ins w:id="10862" w:author="James Vu" w:date="2024-04-19T00:01:00Z">
              <w:r w:rsidRPr="003C02FF">
                <w:rPr>
                  <w:b/>
                  <w:bCs/>
                  <w:color w:val="000000"/>
                  <w:rPrChange w:id="10863" w:author="James Vu" w:date="2024-04-19T00:19:00Z">
                    <w:rPr>
                      <w:b/>
                      <w:bCs/>
                      <w:color w:val="000000"/>
                      <w:sz w:val="28"/>
                      <w:szCs w:val="28"/>
                    </w:rPr>
                  </w:rPrChange>
                </w:rPr>
                <w:t> </w:t>
              </w:r>
            </w:ins>
          </w:p>
        </w:tc>
        <w:tc>
          <w:tcPr>
            <w:tcW w:w="8358" w:type="dxa"/>
            <w:shd w:val="clear" w:color="auto" w:fill="auto"/>
            <w:noWrap/>
            <w:vAlign w:val="center"/>
            <w:hideMark/>
            <w:tcPrChange w:id="10864" w:author="James Vu" w:date="2024-04-19T00:20:00Z">
              <w:tcPr>
                <w:tcW w:w="8358" w:type="dxa"/>
                <w:shd w:val="clear" w:color="auto" w:fill="auto"/>
                <w:noWrap/>
                <w:vAlign w:val="center"/>
                <w:hideMark/>
              </w:tcPr>
            </w:tcPrChange>
          </w:tcPr>
          <w:p w14:paraId="114573EC" w14:textId="77777777" w:rsidR="004D28C1" w:rsidRPr="003C02FF" w:rsidRDefault="004D28C1" w:rsidP="004D28C1">
            <w:pPr>
              <w:rPr>
                <w:ins w:id="10865" w:author="James Vu" w:date="2024-04-19T00:01:00Z"/>
                <w:rPrChange w:id="10866" w:author="James Vu" w:date="2024-04-19T00:19:00Z">
                  <w:rPr>
                    <w:ins w:id="10867" w:author="James Vu" w:date="2024-04-19T00:01:00Z"/>
                    <w:sz w:val="28"/>
                    <w:szCs w:val="28"/>
                  </w:rPr>
                </w:rPrChange>
              </w:rPr>
            </w:pPr>
            <w:ins w:id="10868" w:author="James Vu" w:date="2024-04-19T00:01:00Z">
              <w:r w:rsidRPr="003C02FF">
                <w:rPr>
                  <w:rPrChange w:id="10869" w:author="James Vu" w:date="2024-04-19T00:19:00Z">
                    <w:rPr>
                      <w:sz w:val="28"/>
                      <w:szCs w:val="28"/>
                    </w:rPr>
                  </w:rPrChange>
                </w:rPr>
                <w:t>Cung cấp thông tin các khóa học Giám đốc HTX</w:t>
              </w:r>
            </w:ins>
          </w:p>
        </w:tc>
      </w:tr>
      <w:tr w:rsidR="003C02FF" w:rsidRPr="003C02FF" w14:paraId="21334DF7" w14:textId="77777777" w:rsidTr="003C02FF">
        <w:trPr>
          <w:trHeight w:val="360"/>
          <w:ins w:id="10870" w:author="James Vu" w:date="2024-04-19T00:01:00Z"/>
          <w:trPrChange w:id="10871" w:author="James Vu" w:date="2024-04-19T00:20:00Z">
            <w:trPr>
              <w:trHeight w:val="360"/>
            </w:trPr>
          </w:trPrChange>
        </w:trPr>
        <w:tc>
          <w:tcPr>
            <w:tcW w:w="704" w:type="dxa"/>
            <w:shd w:val="clear" w:color="auto" w:fill="auto"/>
            <w:noWrap/>
            <w:vAlign w:val="center"/>
            <w:hideMark/>
            <w:tcPrChange w:id="10872" w:author="James Vu" w:date="2024-04-19T00:20:00Z">
              <w:tcPr>
                <w:tcW w:w="704" w:type="dxa"/>
                <w:shd w:val="clear" w:color="auto" w:fill="auto"/>
                <w:noWrap/>
                <w:vAlign w:val="center"/>
                <w:hideMark/>
              </w:tcPr>
            </w:tcPrChange>
          </w:tcPr>
          <w:p w14:paraId="4020858F" w14:textId="77777777" w:rsidR="004D28C1" w:rsidRPr="003C02FF" w:rsidRDefault="004D28C1" w:rsidP="004D28C1">
            <w:pPr>
              <w:jc w:val="center"/>
              <w:rPr>
                <w:ins w:id="10873" w:author="James Vu" w:date="2024-04-19T00:01:00Z"/>
                <w:b/>
                <w:bCs/>
                <w:color w:val="000000"/>
                <w:rPrChange w:id="10874" w:author="James Vu" w:date="2024-04-19T00:22:00Z">
                  <w:rPr>
                    <w:ins w:id="10875" w:author="James Vu" w:date="2024-04-19T00:01:00Z"/>
                    <w:b/>
                    <w:bCs/>
                    <w:color w:val="000000"/>
                    <w:sz w:val="28"/>
                    <w:szCs w:val="28"/>
                  </w:rPr>
                </w:rPrChange>
              </w:rPr>
            </w:pPr>
            <w:ins w:id="10876" w:author="James Vu" w:date="2024-04-19T00:01:00Z">
              <w:r w:rsidRPr="003C02FF">
                <w:rPr>
                  <w:b/>
                  <w:bCs/>
                  <w:color w:val="000000"/>
                  <w:rPrChange w:id="10877" w:author="James Vu" w:date="2024-04-19T00:22:00Z">
                    <w:rPr>
                      <w:b/>
                      <w:bCs/>
                      <w:color w:val="000000"/>
                      <w:sz w:val="28"/>
                      <w:szCs w:val="28"/>
                    </w:rPr>
                  </w:rPrChange>
                </w:rPr>
                <w:t>12</w:t>
              </w:r>
            </w:ins>
          </w:p>
        </w:tc>
        <w:tc>
          <w:tcPr>
            <w:tcW w:w="8358" w:type="dxa"/>
            <w:shd w:val="clear" w:color="auto" w:fill="auto"/>
            <w:noWrap/>
            <w:vAlign w:val="center"/>
            <w:hideMark/>
            <w:tcPrChange w:id="10878" w:author="James Vu" w:date="2024-04-19T00:20:00Z">
              <w:tcPr>
                <w:tcW w:w="8358" w:type="dxa"/>
                <w:shd w:val="clear" w:color="auto" w:fill="auto"/>
                <w:noWrap/>
                <w:vAlign w:val="center"/>
                <w:hideMark/>
              </w:tcPr>
            </w:tcPrChange>
          </w:tcPr>
          <w:p w14:paraId="3AB086E2" w14:textId="77777777" w:rsidR="004D28C1" w:rsidRPr="003C02FF" w:rsidRDefault="004D28C1" w:rsidP="004D28C1">
            <w:pPr>
              <w:rPr>
                <w:ins w:id="10879" w:author="James Vu" w:date="2024-04-19T00:01:00Z"/>
                <w:b/>
                <w:bCs/>
                <w:color w:val="0D0D0D"/>
                <w:rPrChange w:id="10880" w:author="James Vu" w:date="2024-04-19T00:22:00Z">
                  <w:rPr>
                    <w:ins w:id="10881" w:author="James Vu" w:date="2024-04-19T00:01:00Z"/>
                    <w:color w:val="0D0D0D"/>
                    <w:sz w:val="28"/>
                    <w:szCs w:val="28"/>
                  </w:rPr>
                </w:rPrChange>
              </w:rPr>
            </w:pPr>
            <w:ins w:id="10882" w:author="James Vu" w:date="2024-04-19T00:01:00Z">
              <w:r w:rsidRPr="003C02FF">
                <w:rPr>
                  <w:b/>
                  <w:bCs/>
                  <w:color w:val="0D0D0D"/>
                  <w:rPrChange w:id="10883" w:author="James Vu" w:date="2024-04-19T00:22:00Z">
                    <w:rPr>
                      <w:color w:val="0D0D0D"/>
                      <w:sz w:val="28"/>
                      <w:szCs w:val="28"/>
                    </w:rPr>
                  </w:rPrChange>
                </w:rPr>
                <w:t>Số hóa Biểu Mẫu</w:t>
              </w:r>
            </w:ins>
          </w:p>
        </w:tc>
      </w:tr>
      <w:tr w:rsidR="003C02FF" w:rsidRPr="003C02FF" w14:paraId="5611406C" w14:textId="77777777" w:rsidTr="003C02FF">
        <w:trPr>
          <w:trHeight w:val="360"/>
          <w:ins w:id="10884" w:author="James Vu" w:date="2024-04-19T00:01:00Z"/>
          <w:trPrChange w:id="10885" w:author="James Vu" w:date="2024-04-19T00:20:00Z">
            <w:trPr>
              <w:trHeight w:val="360"/>
            </w:trPr>
          </w:trPrChange>
        </w:trPr>
        <w:tc>
          <w:tcPr>
            <w:tcW w:w="704" w:type="dxa"/>
            <w:shd w:val="clear" w:color="auto" w:fill="auto"/>
            <w:noWrap/>
            <w:vAlign w:val="center"/>
            <w:hideMark/>
            <w:tcPrChange w:id="10886" w:author="James Vu" w:date="2024-04-19T00:20:00Z">
              <w:tcPr>
                <w:tcW w:w="704" w:type="dxa"/>
                <w:shd w:val="clear" w:color="auto" w:fill="auto"/>
                <w:noWrap/>
                <w:vAlign w:val="center"/>
                <w:hideMark/>
              </w:tcPr>
            </w:tcPrChange>
          </w:tcPr>
          <w:p w14:paraId="4842C99B" w14:textId="77777777" w:rsidR="004D28C1" w:rsidRPr="003C02FF" w:rsidRDefault="004D28C1" w:rsidP="004D28C1">
            <w:pPr>
              <w:jc w:val="center"/>
              <w:rPr>
                <w:ins w:id="10887" w:author="James Vu" w:date="2024-04-19T00:01:00Z"/>
                <w:b/>
                <w:bCs/>
                <w:color w:val="000000"/>
                <w:rPrChange w:id="10888" w:author="James Vu" w:date="2024-04-19T00:19:00Z">
                  <w:rPr>
                    <w:ins w:id="10889" w:author="James Vu" w:date="2024-04-19T00:01:00Z"/>
                    <w:b/>
                    <w:bCs/>
                    <w:color w:val="000000"/>
                    <w:sz w:val="28"/>
                    <w:szCs w:val="28"/>
                  </w:rPr>
                </w:rPrChange>
              </w:rPr>
            </w:pPr>
            <w:ins w:id="10890" w:author="James Vu" w:date="2024-04-19T00:01:00Z">
              <w:r w:rsidRPr="003C02FF">
                <w:rPr>
                  <w:b/>
                  <w:bCs/>
                  <w:color w:val="000000"/>
                  <w:rPrChange w:id="10891" w:author="James Vu" w:date="2024-04-19T00:19:00Z">
                    <w:rPr>
                      <w:b/>
                      <w:bCs/>
                      <w:color w:val="000000"/>
                      <w:sz w:val="28"/>
                      <w:szCs w:val="28"/>
                    </w:rPr>
                  </w:rPrChange>
                </w:rPr>
                <w:t> </w:t>
              </w:r>
            </w:ins>
          </w:p>
        </w:tc>
        <w:tc>
          <w:tcPr>
            <w:tcW w:w="8358" w:type="dxa"/>
            <w:shd w:val="clear" w:color="auto" w:fill="auto"/>
            <w:noWrap/>
            <w:vAlign w:val="center"/>
            <w:hideMark/>
            <w:tcPrChange w:id="10892" w:author="James Vu" w:date="2024-04-19T00:20:00Z">
              <w:tcPr>
                <w:tcW w:w="8358" w:type="dxa"/>
                <w:shd w:val="clear" w:color="auto" w:fill="auto"/>
                <w:noWrap/>
                <w:vAlign w:val="center"/>
                <w:hideMark/>
              </w:tcPr>
            </w:tcPrChange>
          </w:tcPr>
          <w:p w14:paraId="453D2716" w14:textId="77777777" w:rsidR="004D28C1" w:rsidRPr="003C02FF" w:rsidRDefault="004D28C1" w:rsidP="004D28C1">
            <w:pPr>
              <w:rPr>
                <w:ins w:id="10893" w:author="James Vu" w:date="2024-04-19T00:01:00Z"/>
                <w:color w:val="0D0D0D"/>
                <w:rPrChange w:id="10894" w:author="James Vu" w:date="2024-04-19T00:19:00Z">
                  <w:rPr>
                    <w:ins w:id="10895" w:author="James Vu" w:date="2024-04-19T00:01:00Z"/>
                    <w:color w:val="0D0D0D"/>
                    <w:sz w:val="28"/>
                    <w:szCs w:val="28"/>
                  </w:rPr>
                </w:rPrChange>
              </w:rPr>
            </w:pPr>
            <w:ins w:id="10896" w:author="James Vu" w:date="2024-04-19T00:01:00Z">
              <w:r w:rsidRPr="003C02FF">
                <w:rPr>
                  <w:color w:val="0D0D0D"/>
                  <w:rPrChange w:id="10897" w:author="James Vu" w:date="2024-04-19T00:19:00Z">
                    <w:rPr>
                      <w:color w:val="0D0D0D"/>
                      <w:sz w:val="28"/>
                      <w:szCs w:val="28"/>
                    </w:rPr>
                  </w:rPrChange>
                </w:rPr>
                <w:t>Tạo biểu mẫu điện tử</w:t>
              </w:r>
            </w:ins>
          </w:p>
        </w:tc>
      </w:tr>
      <w:tr w:rsidR="003C02FF" w:rsidRPr="003C02FF" w14:paraId="54F09B5A" w14:textId="77777777" w:rsidTr="003C02FF">
        <w:trPr>
          <w:trHeight w:val="360"/>
          <w:ins w:id="10898" w:author="James Vu" w:date="2024-04-19T00:01:00Z"/>
          <w:trPrChange w:id="10899" w:author="James Vu" w:date="2024-04-19T00:20:00Z">
            <w:trPr>
              <w:trHeight w:val="360"/>
            </w:trPr>
          </w:trPrChange>
        </w:trPr>
        <w:tc>
          <w:tcPr>
            <w:tcW w:w="704" w:type="dxa"/>
            <w:shd w:val="clear" w:color="auto" w:fill="auto"/>
            <w:noWrap/>
            <w:vAlign w:val="center"/>
            <w:hideMark/>
            <w:tcPrChange w:id="10900" w:author="James Vu" w:date="2024-04-19T00:20:00Z">
              <w:tcPr>
                <w:tcW w:w="704" w:type="dxa"/>
                <w:shd w:val="clear" w:color="auto" w:fill="auto"/>
                <w:noWrap/>
                <w:vAlign w:val="center"/>
                <w:hideMark/>
              </w:tcPr>
            </w:tcPrChange>
          </w:tcPr>
          <w:p w14:paraId="6EE1495F" w14:textId="77777777" w:rsidR="004D28C1" w:rsidRPr="003C02FF" w:rsidRDefault="004D28C1" w:rsidP="004D28C1">
            <w:pPr>
              <w:jc w:val="center"/>
              <w:rPr>
                <w:ins w:id="10901" w:author="James Vu" w:date="2024-04-19T00:01:00Z"/>
                <w:b/>
                <w:bCs/>
                <w:color w:val="000000"/>
                <w:rPrChange w:id="10902" w:author="James Vu" w:date="2024-04-19T00:19:00Z">
                  <w:rPr>
                    <w:ins w:id="10903" w:author="James Vu" w:date="2024-04-19T00:01:00Z"/>
                    <w:b/>
                    <w:bCs/>
                    <w:color w:val="000000"/>
                    <w:sz w:val="28"/>
                    <w:szCs w:val="28"/>
                  </w:rPr>
                </w:rPrChange>
              </w:rPr>
            </w:pPr>
            <w:ins w:id="10904" w:author="James Vu" w:date="2024-04-19T00:01:00Z">
              <w:r w:rsidRPr="003C02FF">
                <w:rPr>
                  <w:b/>
                  <w:bCs/>
                  <w:color w:val="000000"/>
                  <w:rPrChange w:id="10905" w:author="James Vu" w:date="2024-04-19T00:19:00Z">
                    <w:rPr>
                      <w:b/>
                      <w:bCs/>
                      <w:color w:val="000000"/>
                      <w:sz w:val="28"/>
                      <w:szCs w:val="28"/>
                    </w:rPr>
                  </w:rPrChange>
                </w:rPr>
                <w:t> </w:t>
              </w:r>
            </w:ins>
          </w:p>
        </w:tc>
        <w:tc>
          <w:tcPr>
            <w:tcW w:w="8358" w:type="dxa"/>
            <w:shd w:val="clear" w:color="auto" w:fill="auto"/>
            <w:noWrap/>
            <w:vAlign w:val="center"/>
            <w:hideMark/>
            <w:tcPrChange w:id="10906" w:author="James Vu" w:date="2024-04-19T00:20:00Z">
              <w:tcPr>
                <w:tcW w:w="8358" w:type="dxa"/>
                <w:shd w:val="clear" w:color="auto" w:fill="auto"/>
                <w:noWrap/>
                <w:vAlign w:val="center"/>
                <w:hideMark/>
              </w:tcPr>
            </w:tcPrChange>
          </w:tcPr>
          <w:p w14:paraId="53C8AF0E" w14:textId="77777777" w:rsidR="004D28C1" w:rsidRPr="003C02FF" w:rsidRDefault="004D28C1" w:rsidP="004D28C1">
            <w:pPr>
              <w:rPr>
                <w:ins w:id="10907" w:author="James Vu" w:date="2024-04-19T00:01:00Z"/>
                <w:color w:val="0D0D0D"/>
                <w:rPrChange w:id="10908" w:author="James Vu" w:date="2024-04-19T00:19:00Z">
                  <w:rPr>
                    <w:ins w:id="10909" w:author="James Vu" w:date="2024-04-19T00:01:00Z"/>
                    <w:color w:val="0D0D0D"/>
                    <w:sz w:val="28"/>
                    <w:szCs w:val="28"/>
                  </w:rPr>
                </w:rPrChange>
              </w:rPr>
            </w:pPr>
            <w:ins w:id="10910" w:author="James Vu" w:date="2024-04-19T00:01:00Z">
              <w:r w:rsidRPr="003C02FF">
                <w:rPr>
                  <w:color w:val="0D0D0D"/>
                  <w:rPrChange w:id="10911" w:author="James Vu" w:date="2024-04-19T00:19:00Z">
                    <w:rPr>
                      <w:color w:val="0D0D0D"/>
                      <w:sz w:val="28"/>
                      <w:szCs w:val="28"/>
                    </w:rPr>
                  </w:rPrChange>
                </w:rPr>
                <w:t>Chuyển đổi biểu mẫu giấy sang điện tử</w:t>
              </w:r>
            </w:ins>
          </w:p>
        </w:tc>
      </w:tr>
      <w:tr w:rsidR="003C02FF" w:rsidRPr="003C02FF" w14:paraId="15199B39" w14:textId="77777777" w:rsidTr="003C02FF">
        <w:trPr>
          <w:trHeight w:val="360"/>
          <w:ins w:id="10912" w:author="James Vu" w:date="2024-04-19T00:01:00Z"/>
          <w:trPrChange w:id="10913" w:author="James Vu" w:date="2024-04-19T00:20:00Z">
            <w:trPr>
              <w:trHeight w:val="360"/>
            </w:trPr>
          </w:trPrChange>
        </w:trPr>
        <w:tc>
          <w:tcPr>
            <w:tcW w:w="704" w:type="dxa"/>
            <w:shd w:val="clear" w:color="auto" w:fill="auto"/>
            <w:noWrap/>
            <w:vAlign w:val="center"/>
            <w:hideMark/>
            <w:tcPrChange w:id="10914" w:author="James Vu" w:date="2024-04-19T00:20:00Z">
              <w:tcPr>
                <w:tcW w:w="704" w:type="dxa"/>
                <w:shd w:val="clear" w:color="auto" w:fill="auto"/>
                <w:noWrap/>
                <w:vAlign w:val="center"/>
                <w:hideMark/>
              </w:tcPr>
            </w:tcPrChange>
          </w:tcPr>
          <w:p w14:paraId="2D84C1C9" w14:textId="77777777" w:rsidR="004D28C1" w:rsidRPr="003C02FF" w:rsidRDefault="004D28C1" w:rsidP="004D28C1">
            <w:pPr>
              <w:jc w:val="center"/>
              <w:rPr>
                <w:ins w:id="10915" w:author="James Vu" w:date="2024-04-19T00:01:00Z"/>
                <w:b/>
                <w:bCs/>
                <w:color w:val="000000"/>
                <w:rPrChange w:id="10916" w:author="James Vu" w:date="2024-04-19T00:19:00Z">
                  <w:rPr>
                    <w:ins w:id="10917" w:author="James Vu" w:date="2024-04-19T00:01:00Z"/>
                    <w:b/>
                    <w:bCs/>
                    <w:color w:val="000000"/>
                    <w:sz w:val="28"/>
                    <w:szCs w:val="28"/>
                  </w:rPr>
                </w:rPrChange>
              </w:rPr>
            </w:pPr>
            <w:ins w:id="10918" w:author="James Vu" w:date="2024-04-19T00:01:00Z">
              <w:r w:rsidRPr="003C02FF">
                <w:rPr>
                  <w:b/>
                  <w:bCs/>
                  <w:color w:val="000000"/>
                  <w:rPrChange w:id="10919" w:author="James Vu" w:date="2024-04-19T00:19:00Z">
                    <w:rPr>
                      <w:b/>
                      <w:bCs/>
                      <w:color w:val="000000"/>
                      <w:sz w:val="28"/>
                      <w:szCs w:val="28"/>
                    </w:rPr>
                  </w:rPrChange>
                </w:rPr>
                <w:t> </w:t>
              </w:r>
            </w:ins>
          </w:p>
        </w:tc>
        <w:tc>
          <w:tcPr>
            <w:tcW w:w="8358" w:type="dxa"/>
            <w:shd w:val="clear" w:color="auto" w:fill="auto"/>
            <w:noWrap/>
            <w:vAlign w:val="center"/>
            <w:hideMark/>
            <w:tcPrChange w:id="10920" w:author="James Vu" w:date="2024-04-19T00:20:00Z">
              <w:tcPr>
                <w:tcW w:w="8358" w:type="dxa"/>
                <w:shd w:val="clear" w:color="auto" w:fill="auto"/>
                <w:noWrap/>
                <w:vAlign w:val="center"/>
                <w:hideMark/>
              </w:tcPr>
            </w:tcPrChange>
          </w:tcPr>
          <w:p w14:paraId="590AF9AF" w14:textId="77777777" w:rsidR="004D28C1" w:rsidRPr="003C02FF" w:rsidRDefault="004D28C1" w:rsidP="004D28C1">
            <w:pPr>
              <w:rPr>
                <w:ins w:id="10921" w:author="James Vu" w:date="2024-04-19T00:01:00Z"/>
                <w:color w:val="0D0D0D"/>
                <w:rPrChange w:id="10922" w:author="James Vu" w:date="2024-04-19T00:19:00Z">
                  <w:rPr>
                    <w:ins w:id="10923" w:author="James Vu" w:date="2024-04-19T00:01:00Z"/>
                    <w:color w:val="0D0D0D"/>
                    <w:sz w:val="28"/>
                    <w:szCs w:val="28"/>
                  </w:rPr>
                </w:rPrChange>
              </w:rPr>
            </w:pPr>
            <w:ins w:id="10924" w:author="James Vu" w:date="2024-04-19T00:01:00Z">
              <w:r w:rsidRPr="003C02FF">
                <w:rPr>
                  <w:color w:val="0D0D0D"/>
                  <w:rPrChange w:id="10925" w:author="James Vu" w:date="2024-04-19T00:19:00Z">
                    <w:rPr>
                      <w:color w:val="0D0D0D"/>
                      <w:sz w:val="28"/>
                      <w:szCs w:val="28"/>
                    </w:rPr>
                  </w:rPrChange>
                </w:rPr>
                <w:t>Lập chỉ mục và lưu trữ biểu mẫu điện tử</w:t>
              </w:r>
            </w:ins>
          </w:p>
        </w:tc>
      </w:tr>
      <w:tr w:rsidR="003C02FF" w:rsidRPr="003C02FF" w14:paraId="55705890" w14:textId="77777777" w:rsidTr="003C02FF">
        <w:trPr>
          <w:trHeight w:val="360"/>
          <w:ins w:id="10926" w:author="James Vu" w:date="2024-04-19T00:01:00Z"/>
          <w:trPrChange w:id="10927" w:author="James Vu" w:date="2024-04-19T00:20:00Z">
            <w:trPr>
              <w:trHeight w:val="360"/>
            </w:trPr>
          </w:trPrChange>
        </w:trPr>
        <w:tc>
          <w:tcPr>
            <w:tcW w:w="704" w:type="dxa"/>
            <w:shd w:val="clear" w:color="auto" w:fill="auto"/>
            <w:noWrap/>
            <w:vAlign w:val="center"/>
            <w:hideMark/>
            <w:tcPrChange w:id="10928" w:author="James Vu" w:date="2024-04-19T00:20:00Z">
              <w:tcPr>
                <w:tcW w:w="704" w:type="dxa"/>
                <w:shd w:val="clear" w:color="auto" w:fill="auto"/>
                <w:noWrap/>
                <w:vAlign w:val="center"/>
                <w:hideMark/>
              </w:tcPr>
            </w:tcPrChange>
          </w:tcPr>
          <w:p w14:paraId="12649BB9" w14:textId="77777777" w:rsidR="004D28C1" w:rsidRPr="003C02FF" w:rsidRDefault="004D28C1" w:rsidP="004D28C1">
            <w:pPr>
              <w:jc w:val="center"/>
              <w:rPr>
                <w:ins w:id="10929" w:author="James Vu" w:date="2024-04-19T00:01:00Z"/>
                <w:b/>
                <w:bCs/>
                <w:color w:val="000000"/>
                <w:rPrChange w:id="10930" w:author="James Vu" w:date="2024-04-19T00:19:00Z">
                  <w:rPr>
                    <w:ins w:id="10931" w:author="James Vu" w:date="2024-04-19T00:01:00Z"/>
                    <w:b/>
                    <w:bCs/>
                    <w:color w:val="000000"/>
                    <w:sz w:val="28"/>
                    <w:szCs w:val="28"/>
                  </w:rPr>
                </w:rPrChange>
              </w:rPr>
            </w:pPr>
            <w:ins w:id="10932" w:author="James Vu" w:date="2024-04-19T00:01:00Z">
              <w:r w:rsidRPr="003C02FF">
                <w:rPr>
                  <w:b/>
                  <w:bCs/>
                  <w:color w:val="000000"/>
                  <w:rPrChange w:id="10933" w:author="James Vu" w:date="2024-04-19T00:19:00Z">
                    <w:rPr>
                      <w:b/>
                      <w:bCs/>
                      <w:color w:val="000000"/>
                      <w:sz w:val="28"/>
                      <w:szCs w:val="28"/>
                    </w:rPr>
                  </w:rPrChange>
                </w:rPr>
                <w:t> </w:t>
              </w:r>
            </w:ins>
          </w:p>
        </w:tc>
        <w:tc>
          <w:tcPr>
            <w:tcW w:w="8358" w:type="dxa"/>
            <w:shd w:val="clear" w:color="auto" w:fill="auto"/>
            <w:noWrap/>
            <w:vAlign w:val="center"/>
            <w:hideMark/>
            <w:tcPrChange w:id="10934" w:author="James Vu" w:date="2024-04-19T00:20:00Z">
              <w:tcPr>
                <w:tcW w:w="8358" w:type="dxa"/>
                <w:shd w:val="clear" w:color="auto" w:fill="auto"/>
                <w:noWrap/>
                <w:vAlign w:val="center"/>
                <w:hideMark/>
              </w:tcPr>
            </w:tcPrChange>
          </w:tcPr>
          <w:p w14:paraId="38B6BCA8" w14:textId="77777777" w:rsidR="004D28C1" w:rsidRPr="003C02FF" w:rsidRDefault="004D28C1" w:rsidP="004D28C1">
            <w:pPr>
              <w:rPr>
                <w:ins w:id="10935" w:author="James Vu" w:date="2024-04-19T00:01:00Z"/>
                <w:color w:val="0D0D0D"/>
                <w:rPrChange w:id="10936" w:author="James Vu" w:date="2024-04-19T00:19:00Z">
                  <w:rPr>
                    <w:ins w:id="10937" w:author="James Vu" w:date="2024-04-19T00:01:00Z"/>
                    <w:color w:val="0D0D0D"/>
                    <w:sz w:val="28"/>
                    <w:szCs w:val="28"/>
                  </w:rPr>
                </w:rPrChange>
              </w:rPr>
            </w:pPr>
            <w:ins w:id="10938" w:author="James Vu" w:date="2024-04-19T00:01:00Z">
              <w:r w:rsidRPr="003C02FF">
                <w:rPr>
                  <w:color w:val="0D0D0D"/>
                  <w:rPrChange w:id="10939" w:author="James Vu" w:date="2024-04-19T00:19:00Z">
                    <w:rPr>
                      <w:color w:val="0D0D0D"/>
                      <w:sz w:val="28"/>
                      <w:szCs w:val="28"/>
                    </w:rPr>
                  </w:rPrChange>
                </w:rPr>
                <w:t>Tìm kiếm và truy xuất biểu mẫu</w:t>
              </w:r>
            </w:ins>
          </w:p>
        </w:tc>
      </w:tr>
      <w:tr w:rsidR="003C02FF" w:rsidRPr="003C02FF" w14:paraId="7E91E15D" w14:textId="77777777" w:rsidTr="003C02FF">
        <w:trPr>
          <w:trHeight w:val="360"/>
          <w:ins w:id="10940" w:author="James Vu" w:date="2024-04-19T00:01:00Z"/>
          <w:trPrChange w:id="10941" w:author="James Vu" w:date="2024-04-19T00:20:00Z">
            <w:trPr>
              <w:trHeight w:val="360"/>
            </w:trPr>
          </w:trPrChange>
        </w:trPr>
        <w:tc>
          <w:tcPr>
            <w:tcW w:w="704" w:type="dxa"/>
            <w:shd w:val="clear" w:color="auto" w:fill="auto"/>
            <w:noWrap/>
            <w:vAlign w:val="center"/>
            <w:hideMark/>
            <w:tcPrChange w:id="10942" w:author="James Vu" w:date="2024-04-19T00:20:00Z">
              <w:tcPr>
                <w:tcW w:w="704" w:type="dxa"/>
                <w:shd w:val="clear" w:color="auto" w:fill="auto"/>
                <w:noWrap/>
                <w:vAlign w:val="center"/>
                <w:hideMark/>
              </w:tcPr>
            </w:tcPrChange>
          </w:tcPr>
          <w:p w14:paraId="52027CDB" w14:textId="77777777" w:rsidR="004D28C1" w:rsidRPr="003C02FF" w:rsidRDefault="004D28C1" w:rsidP="004D28C1">
            <w:pPr>
              <w:jc w:val="center"/>
              <w:rPr>
                <w:ins w:id="10943" w:author="James Vu" w:date="2024-04-19T00:01:00Z"/>
                <w:b/>
                <w:bCs/>
                <w:color w:val="000000"/>
                <w:rPrChange w:id="10944" w:author="James Vu" w:date="2024-04-19T00:22:00Z">
                  <w:rPr>
                    <w:ins w:id="10945" w:author="James Vu" w:date="2024-04-19T00:01:00Z"/>
                    <w:b/>
                    <w:bCs/>
                    <w:color w:val="000000"/>
                    <w:sz w:val="28"/>
                    <w:szCs w:val="28"/>
                  </w:rPr>
                </w:rPrChange>
              </w:rPr>
            </w:pPr>
            <w:ins w:id="10946" w:author="James Vu" w:date="2024-04-19T00:01:00Z">
              <w:r w:rsidRPr="003C02FF">
                <w:rPr>
                  <w:b/>
                  <w:bCs/>
                  <w:color w:val="000000"/>
                  <w:rPrChange w:id="10947" w:author="James Vu" w:date="2024-04-19T00:22:00Z">
                    <w:rPr>
                      <w:b/>
                      <w:bCs/>
                      <w:color w:val="000000"/>
                      <w:sz w:val="28"/>
                      <w:szCs w:val="28"/>
                    </w:rPr>
                  </w:rPrChange>
                </w:rPr>
                <w:t>13</w:t>
              </w:r>
            </w:ins>
          </w:p>
        </w:tc>
        <w:tc>
          <w:tcPr>
            <w:tcW w:w="8358" w:type="dxa"/>
            <w:shd w:val="clear" w:color="auto" w:fill="auto"/>
            <w:noWrap/>
            <w:vAlign w:val="center"/>
            <w:hideMark/>
            <w:tcPrChange w:id="10948" w:author="James Vu" w:date="2024-04-19T00:20:00Z">
              <w:tcPr>
                <w:tcW w:w="8358" w:type="dxa"/>
                <w:shd w:val="clear" w:color="auto" w:fill="auto"/>
                <w:noWrap/>
                <w:vAlign w:val="center"/>
                <w:hideMark/>
              </w:tcPr>
            </w:tcPrChange>
          </w:tcPr>
          <w:p w14:paraId="447CB0A7" w14:textId="77777777" w:rsidR="004D28C1" w:rsidRPr="003C02FF" w:rsidRDefault="004D28C1" w:rsidP="004D28C1">
            <w:pPr>
              <w:rPr>
                <w:ins w:id="10949" w:author="James Vu" w:date="2024-04-19T00:01:00Z"/>
                <w:b/>
                <w:bCs/>
                <w:color w:val="0D0D0D"/>
                <w:rPrChange w:id="10950" w:author="James Vu" w:date="2024-04-19T00:22:00Z">
                  <w:rPr>
                    <w:ins w:id="10951" w:author="James Vu" w:date="2024-04-19T00:01:00Z"/>
                    <w:color w:val="0D0D0D"/>
                    <w:sz w:val="28"/>
                    <w:szCs w:val="28"/>
                  </w:rPr>
                </w:rPrChange>
              </w:rPr>
            </w:pPr>
            <w:ins w:id="10952" w:author="James Vu" w:date="2024-04-19T00:01:00Z">
              <w:r w:rsidRPr="003C02FF">
                <w:rPr>
                  <w:b/>
                  <w:bCs/>
                  <w:color w:val="0D0D0D"/>
                  <w:rPrChange w:id="10953" w:author="James Vu" w:date="2024-04-19T00:22:00Z">
                    <w:rPr>
                      <w:color w:val="0D0D0D"/>
                      <w:sz w:val="28"/>
                      <w:szCs w:val="28"/>
                    </w:rPr>
                  </w:rPrChange>
                </w:rPr>
                <w:t>Tùy Chỉnh Biểu Mẫu</w:t>
              </w:r>
            </w:ins>
          </w:p>
        </w:tc>
      </w:tr>
      <w:tr w:rsidR="003C02FF" w:rsidRPr="003C02FF" w14:paraId="13273BA3" w14:textId="77777777" w:rsidTr="003C02FF">
        <w:trPr>
          <w:trHeight w:val="360"/>
          <w:ins w:id="10954" w:author="James Vu" w:date="2024-04-19T00:01:00Z"/>
          <w:trPrChange w:id="10955" w:author="James Vu" w:date="2024-04-19T00:20:00Z">
            <w:trPr>
              <w:trHeight w:val="360"/>
            </w:trPr>
          </w:trPrChange>
        </w:trPr>
        <w:tc>
          <w:tcPr>
            <w:tcW w:w="704" w:type="dxa"/>
            <w:shd w:val="clear" w:color="auto" w:fill="auto"/>
            <w:noWrap/>
            <w:vAlign w:val="center"/>
            <w:hideMark/>
            <w:tcPrChange w:id="10956" w:author="James Vu" w:date="2024-04-19T00:20:00Z">
              <w:tcPr>
                <w:tcW w:w="704" w:type="dxa"/>
                <w:shd w:val="clear" w:color="auto" w:fill="auto"/>
                <w:noWrap/>
                <w:vAlign w:val="center"/>
                <w:hideMark/>
              </w:tcPr>
            </w:tcPrChange>
          </w:tcPr>
          <w:p w14:paraId="3D7F9FCD" w14:textId="77777777" w:rsidR="004D28C1" w:rsidRPr="003C02FF" w:rsidRDefault="004D28C1" w:rsidP="004D28C1">
            <w:pPr>
              <w:jc w:val="center"/>
              <w:rPr>
                <w:ins w:id="10957" w:author="James Vu" w:date="2024-04-19T00:01:00Z"/>
                <w:b/>
                <w:bCs/>
                <w:color w:val="000000"/>
                <w:rPrChange w:id="10958" w:author="James Vu" w:date="2024-04-19T00:19:00Z">
                  <w:rPr>
                    <w:ins w:id="10959" w:author="James Vu" w:date="2024-04-19T00:01:00Z"/>
                    <w:b/>
                    <w:bCs/>
                    <w:color w:val="000000"/>
                    <w:sz w:val="28"/>
                    <w:szCs w:val="28"/>
                  </w:rPr>
                </w:rPrChange>
              </w:rPr>
            </w:pPr>
            <w:ins w:id="10960" w:author="James Vu" w:date="2024-04-19T00:01:00Z">
              <w:r w:rsidRPr="003C02FF">
                <w:rPr>
                  <w:b/>
                  <w:bCs/>
                  <w:color w:val="000000"/>
                  <w:rPrChange w:id="10961" w:author="James Vu" w:date="2024-04-19T00:19:00Z">
                    <w:rPr>
                      <w:b/>
                      <w:bCs/>
                      <w:color w:val="000000"/>
                      <w:sz w:val="28"/>
                      <w:szCs w:val="28"/>
                    </w:rPr>
                  </w:rPrChange>
                </w:rPr>
                <w:t> </w:t>
              </w:r>
            </w:ins>
          </w:p>
        </w:tc>
        <w:tc>
          <w:tcPr>
            <w:tcW w:w="8358" w:type="dxa"/>
            <w:shd w:val="clear" w:color="auto" w:fill="auto"/>
            <w:noWrap/>
            <w:vAlign w:val="center"/>
            <w:hideMark/>
            <w:tcPrChange w:id="10962" w:author="James Vu" w:date="2024-04-19T00:20:00Z">
              <w:tcPr>
                <w:tcW w:w="8358" w:type="dxa"/>
                <w:shd w:val="clear" w:color="auto" w:fill="auto"/>
                <w:noWrap/>
                <w:vAlign w:val="center"/>
                <w:hideMark/>
              </w:tcPr>
            </w:tcPrChange>
          </w:tcPr>
          <w:p w14:paraId="64224E6B" w14:textId="77777777" w:rsidR="004D28C1" w:rsidRPr="003C02FF" w:rsidRDefault="004D28C1" w:rsidP="004D28C1">
            <w:pPr>
              <w:rPr>
                <w:ins w:id="10963" w:author="James Vu" w:date="2024-04-19T00:01:00Z"/>
                <w:color w:val="0D0D0D"/>
                <w:rPrChange w:id="10964" w:author="James Vu" w:date="2024-04-19T00:19:00Z">
                  <w:rPr>
                    <w:ins w:id="10965" w:author="James Vu" w:date="2024-04-19T00:01:00Z"/>
                    <w:color w:val="0D0D0D"/>
                    <w:sz w:val="28"/>
                    <w:szCs w:val="28"/>
                  </w:rPr>
                </w:rPrChange>
              </w:rPr>
            </w:pPr>
            <w:ins w:id="10966" w:author="James Vu" w:date="2024-04-19T00:01:00Z">
              <w:r w:rsidRPr="003C02FF">
                <w:rPr>
                  <w:color w:val="0D0D0D"/>
                  <w:rPrChange w:id="10967" w:author="James Vu" w:date="2024-04-19T00:19:00Z">
                    <w:rPr>
                      <w:color w:val="0D0D0D"/>
                      <w:sz w:val="28"/>
                      <w:szCs w:val="28"/>
                    </w:rPr>
                  </w:rPrChange>
                </w:rPr>
                <w:t>Chỉnh sửa biểu mẫu</w:t>
              </w:r>
            </w:ins>
          </w:p>
        </w:tc>
      </w:tr>
      <w:tr w:rsidR="003C02FF" w:rsidRPr="003C02FF" w14:paraId="20E1BF11" w14:textId="77777777" w:rsidTr="003C02FF">
        <w:trPr>
          <w:trHeight w:val="360"/>
          <w:ins w:id="10968" w:author="James Vu" w:date="2024-04-19T00:01:00Z"/>
          <w:trPrChange w:id="10969" w:author="James Vu" w:date="2024-04-19T00:20:00Z">
            <w:trPr>
              <w:trHeight w:val="360"/>
            </w:trPr>
          </w:trPrChange>
        </w:trPr>
        <w:tc>
          <w:tcPr>
            <w:tcW w:w="704" w:type="dxa"/>
            <w:shd w:val="clear" w:color="auto" w:fill="auto"/>
            <w:noWrap/>
            <w:vAlign w:val="center"/>
            <w:hideMark/>
            <w:tcPrChange w:id="10970" w:author="James Vu" w:date="2024-04-19T00:20:00Z">
              <w:tcPr>
                <w:tcW w:w="704" w:type="dxa"/>
                <w:shd w:val="clear" w:color="auto" w:fill="auto"/>
                <w:noWrap/>
                <w:vAlign w:val="center"/>
                <w:hideMark/>
              </w:tcPr>
            </w:tcPrChange>
          </w:tcPr>
          <w:p w14:paraId="63278ABE" w14:textId="77777777" w:rsidR="004D28C1" w:rsidRPr="003C02FF" w:rsidRDefault="004D28C1" w:rsidP="004D28C1">
            <w:pPr>
              <w:jc w:val="center"/>
              <w:rPr>
                <w:ins w:id="10971" w:author="James Vu" w:date="2024-04-19T00:01:00Z"/>
                <w:b/>
                <w:bCs/>
                <w:color w:val="000000"/>
                <w:rPrChange w:id="10972" w:author="James Vu" w:date="2024-04-19T00:19:00Z">
                  <w:rPr>
                    <w:ins w:id="10973" w:author="James Vu" w:date="2024-04-19T00:01:00Z"/>
                    <w:b/>
                    <w:bCs/>
                    <w:color w:val="000000"/>
                    <w:sz w:val="28"/>
                    <w:szCs w:val="28"/>
                  </w:rPr>
                </w:rPrChange>
              </w:rPr>
            </w:pPr>
            <w:ins w:id="10974" w:author="James Vu" w:date="2024-04-19T00:01:00Z">
              <w:r w:rsidRPr="003C02FF">
                <w:rPr>
                  <w:b/>
                  <w:bCs/>
                  <w:color w:val="000000"/>
                  <w:rPrChange w:id="10975" w:author="James Vu" w:date="2024-04-19T00:19:00Z">
                    <w:rPr>
                      <w:b/>
                      <w:bCs/>
                      <w:color w:val="000000"/>
                      <w:sz w:val="28"/>
                      <w:szCs w:val="28"/>
                    </w:rPr>
                  </w:rPrChange>
                </w:rPr>
                <w:t> </w:t>
              </w:r>
            </w:ins>
          </w:p>
        </w:tc>
        <w:tc>
          <w:tcPr>
            <w:tcW w:w="8358" w:type="dxa"/>
            <w:shd w:val="clear" w:color="auto" w:fill="auto"/>
            <w:noWrap/>
            <w:vAlign w:val="center"/>
            <w:hideMark/>
            <w:tcPrChange w:id="10976" w:author="James Vu" w:date="2024-04-19T00:20:00Z">
              <w:tcPr>
                <w:tcW w:w="8358" w:type="dxa"/>
                <w:shd w:val="clear" w:color="auto" w:fill="auto"/>
                <w:noWrap/>
                <w:vAlign w:val="center"/>
                <w:hideMark/>
              </w:tcPr>
            </w:tcPrChange>
          </w:tcPr>
          <w:p w14:paraId="7F029381" w14:textId="77777777" w:rsidR="004D28C1" w:rsidRPr="003C02FF" w:rsidRDefault="004D28C1" w:rsidP="004D28C1">
            <w:pPr>
              <w:rPr>
                <w:ins w:id="10977" w:author="James Vu" w:date="2024-04-19T00:01:00Z"/>
                <w:color w:val="0D0D0D"/>
                <w:rPrChange w:id="10978" w:author="James Vu" w:date="2024-04-19T00:19:00Z">
                  <w:rPr>
                    <w:ins w:id="10979" w:author="James Vu" w:date="2024-04-19T00:01:00Z"/>
                    <w:color w:val="0D0D0D"/>
                    <w:sz w:val="28"/>
                    <w:szCs w:val="28"/>
                  </w:rPr>
                </w:rPrChange>
              </w:rPr>
            </w:pPr>
            <w:ins w:id="10980" w:author="James Vu" w:date="2024-04-19T00:01:00Z">
              <w:r w:rsidRPr="003C02FF">
                <w:rPr>
                  <w:color w:val="0D0D0D"/>
                  <w:rPrChange w:id="10981" w:author="James Vu" w:date="2024-04-19T00:19:00Z">
                    <w:rPr>
                      <w:color w:val="0D0D0D"/>
                      <w:sz w:val="28"/>
                      <w:szCs w:val="28"/>
                    </w:rPr>
                  </w:rPrChange>
                </w:rPr>
                <w:t>Lưu và quản lý phiên bản biểu mẫu</w:t>
              </w:r>
            </w:ins>
          </w:p>
        </w:tc>
      </w:tr>
      <w:tr w:rsidR="003C02FF" w:rsidRPr="003C02FF" w14:paraId="15B921F0" w14:textId="77777777" w:rsidTr="003C02FF">
        <w:trPr>
          <w:trHeight w:val="360"/>
          <w:ins w:id="10982" w:author="James Vu" w:date="2024-04-19T00:01:00Z"/>
          <w:trPrChange w:id="10983" w:author="James Vu" w:date="2024-04-19T00:20:00Z">
            <w:trPr>
              <w:trHeight w:val="360"/>
            </w:trPr>
          </w:trPrChange>
        </w:trPr>
        <w:tc>
          <w:tcPr>
            <w:tcW w:w="704" w:type="dxa"/>
            <w:shd w:val="clear" w:color="auto" w:fill="auto"/>
            <w:noWrap/>
            <w:vAlign w:val="center"/>
            <w:hideMark/>
            <w:tcPrChange w:id="10984" w:author="James Vu" w:date="2024-04-19T00:20:00Z">
              <w:tcPr>
                <w:tcW w:w="704" w:type="dxa"/>
                <w:shd w:val="clear" w:color="auto" w:fill="auto"/>
                <w:noWrap/>
                <w:vAlign w:val="center"/>
                <w:hideMark/>
              </w:tcPr>
            </w:tcPrChange>
          </w:tcPr>
          <w:p w14:paraId="0F6BA4C1" w14:textId="77777777" w:rsidR="004D28C1" w:rsidRPr="003C02FF" w:rsidRDefault="004D28C1" w:rsidP="004D28C1">
            <w:pPr>
              <w:jc w:val="center"/>
              <w:rPr>
                <w:ins w:id="10985" w:author="James Vu" w:date="2024-04-19T00:01:00Z"/>
                <w:b/>
                <w:bCs/>
                <w:color w:val="000000"/>
                <w:rPrChange w:id="10986" w:author="James Vu" w:date="2024-04-19T00:19:00Z">
                  <w:rPr>
                    <w:ins w:id="10987" w:author="James Vu" w:date="2024-04-19T00:01:00Z"/>
                    <w:b/>
                    <w:bCs/>
                    <w:color w:val="000000"/>
                    <w:sz w:val="28"/>
                    <w:szCs w:val="28"/>
                  </w:rPr>
                </w:rPrChange>
              </w:rPr>
            </w:pPr>
            <w:ins w:id="10988" w:author="James Vu" w:date="2024-04-19T00:01:00Z">
              <w:r w:rsidRPr="003C02FF">
                <w:rPr>
                  <w:b/>
                  <w:bCs/>
                  <w:color w:val="000000"/>
                  <w:rPrChange w:id="10989" w:author="James Vu" w:date="2024-04-19T00:19:00Z">
                    <w:rPr>
                      <w:b/>
                      <w:bCs/>
                      <w:color w:val="000000"/>
                      <w:sz w:val="28"/>
                      <w:szCs w:val="28"/>
                    </w:rPr>
                  </w:rPrChange>
                </w:rPr>
                <w:t> </w:t>
              </w:r>
            </w:ins>
          </w:p>
        </w:tc>
        <w:tc>
          <w:tcPr>
            <w:tcW w:w="8358" w:type="dxa"/>
            <w:shd w:val="clear" w:color="auto" w:fill="auto"/>
            <w:noWrap/>
            <w:vAlign w:val="center"/>
            <w:hideMark/>
            <w:tcPrChange w:id="10990" w:author="James Vu" w:date="2024-04-19T00:20:00Z">
              <w:tcPr>
                <w:tcW w:w="8358" w:type="dxa"/>
                <w:shd w:val="clear" w:color="auto" w:fill="auto"/>
                <w:noWrap/>
                <w:vAlign w:val="center"/>
                <w:hideMark/>
              </w:tcPr>
            </w:tcPrChange>
          </w:tcPr>
          <w:p w14:paraId="2F9C2EB8" w14:textId="77777777" w:rsidR="004D28C1" w:rsidRPr="003C02FF" w:rsidRDefault="004D28C1" w:rsidP="004D28C1">
            <w:pPr>
              <w:rPr>
                <w:ins w:id="10991" w:author="James Vu" w:date="2024-04-19T00:01:00Z"/>
                <w:color w:val="0D0D0D"/>
                <w:rPrChange w:id="10992" w:author="James Vu" w:date="2024-04-19T00:19:00Z">
                  <w:rPr>
                    <w:ins w:id="10993" w:author="James Vu" w:date="2024-04-19T00:01:00Z"/>
                    <w:color w:val="0D0D0D"/>
                    <w:sz w:val="28"/>
                    <w:szCs w:val="28"/>
                  </w:rPr>
                </w:rPrChange>
              </w:rPr>
            </w:pPr>
            <w:ins w:id="10994" w:author="James Vu" w:date="2024-04-19T00:01:00Z">
              <w:r w:rsidRPr="003C02FF">
                <w:rPr>
                  <w:color w:val="0D0D0D"/>
                  <w:rPrChange w:id="10995" w:author="James Vu" w:date="2024-04-19T00:19:00Z">
                    <w:rPr>
                      <w:color w:val="0D0D0D"/>
                      <w:sz w:val="28"/>
                      <w:szCs w:val="28"/>
                    </w:rPr>
                  </w:rPrChange>
                </w:rPr>
                <w:t>Đặt quyền truy cập cho các biểu mẫu</w:t>
              </w:r>
            </w:ins>
          </w:p>
        </w:tc>
      </w:tr>
      <w:tr w:rsidR="003C02FF" w:rsidRPr="003C02FF" w14:paraId="0F257F12" w14:textId="77777777" w:rsidTr="003C02FF">
        <w:trPr>
          <w:trHeight w:val="360"/>
          <w:ins w:id="10996" w:author="James Vu" w:date="2024-04-19T00:01:00Z"/>
          <w:trPrChange w:id="10997" w:author="James Vu" w:date="2024-04-19T00:20:00Z">
            <w:trPr>
              <w:trHeight w:val="360"/>
            </w:trPr>
          </w:trPrChange>
        </w:trPr>
        <w:tc>
          <w:tcPr>
            <w:tcW w:w="704" w:type="dxa"/>
            <w:shd w:val="clear" w:color="auto" w:fill="auto"/>
            <w:noWrap/>
            <w:vAlign w:val="center"/>
            <w:hideMark/>
            <w:tcPrChange w:id="10998" w:author="James Vu" w:date="2024-04-19T00:20:00Z">
              <w:tcPr>
                <w:tcW w:w="704" w:type="dxa"/>
                <w:shd w:val="clear" w:color="auto" w:fill="auto"/>
                <w:noWrap/>
                <w:vAlign w:val="center"/>
                <w:hideMark/>
              </w:tcPr>
            </w:tcPrChange>
          </w:tcPr>
          <w:p w14:paraId="7A57A689" w14:textId="77777777" w:rsidR="004D28C1" w:rsidRPr="003C02FF" w:rsidRDefault="004D28C1" w:rsidP="004D28C1">
            <w:pPr>
              <w:jc w:val="center"/>
              <w:rPr>
                <w:ins w:id="10999" w:author="James Vu" w:date="2024-04-19T00:01:00Z"/>
                <w:b/>
                <w:bCs/>
                <w:color w:val="000000"/>
                <w:rPrChange w:id="11000" w:author="James Vu" w:date="2024-04-19T00:19:00Z">
                  <w:rPr>
                    <w:ins w:id="11001" w:author="James Vu" w:date="2024-04-19T00:01:00Z"/>
                    <w:b/>
                    <w:bCs/>
                    <w:color w:val="000000"/>
                    <w:sz w:val="28"/>
                    <w:szCs w:val="28"/>
                  </w:rPr>
                </w:rPrChange>
              </w:rPr>
            </w:pPr>
            <w:ins w:id="11002" w:author="James Vu" w:date="2024-04-19T00:01:00Z">
              <w:r w:rsidRPr="003C02FF">
                <w:rPr>
                  <w:b/>
                  <w:bCs/>
                  <w:color w:val="000000"/>
                  <w:rPrChange w:id="11003" w:author="James Vu" w:date="2024-04-19T00:19:00Z">
                    <w:rPr>
                      <w:b/>
                      <w:bCs/>
                      <w:color w:val="000000"/>
                      <w:sz w:val="28"/>
                      <w:szCs w:val="28"/>
                    </w:rPr>
                  </w:rPrChange>
                </w:rPr>
                <w:t> </w:t>
              </w:r>
            </w:ins>
          </w:p>
        </w:tc>
        <w:tc>
          <w:tcPr>
            <w:tcW w:w="8358" w:type="dxa"/>
            <w:shd w:val="clear" w:color="auto" w:fill="auto"/>
            <w:noWrap/>
            <w:vAlign w:val="center"/>
            <w:hideMark/>
            <w:tcPrChange w:id="11004" w:author="James Vu" w:date="2024-04-19T00:20:00Z">
              <w:tcPr>
                <w:tcW w:w="8358" w:type="dxa"/>
                <w:shd w:val="clear" w:color="auto" w:fill="auto"/>
                <w:noWrap/>
                <w:vAlign w:val="center"/>
                <w:hideMark/>
              </w:tcPr>
            </w:tcPrChange>
          </w:tcPr>
          <w:p w14:paraId="0F9CD85F" w14:textId="77777777" w:rsidR="004D28C1" w:rsidRPr="003C02FF" w:rsidRDefault="004D28C1" w:rsidP="004D28C1">
            <w:pPr>
              <w:rPr>
                <w:ins w:id="11005" w:author="James Vu" w:date="2024-04-19T00:01:00Z"/>
                <w:color w:val="0D0D0D"/>
                <w:rPrChange w:id="11006" w:author="James Vu" w:date="2024-04-19T00:19:00Z">
                  <w:rPr>
                    <w:ins w:id="11007" w:author="James Vu" w:date="2024-04-19T00:01:00Z"/>
                    <w:color w:val="0D0D0D"/>
                    <w:sz w:val="28"/>
                    <w:szCs w:val="28"/>
                  </w:rPr>
                </w:rPrChange>
              </w:rPr>
            </w:pPr>
            <w:ins w:id="11008" w:author="James Vu" w:date="2024-04-19T00:01:00Z">
              <w:r w:rsidRPr="003C02FF">
                <w:rPr>
                  <w:color w:val="0D0D0D"/>
                  <w:rPrChange w:id="11009" w:author="James Vu" w:date="2024-04-19T00:19:00Z">
                    <w:rPr>
                      <w:color w:val="0D0D0D"/>
                      <w:sz w:val="28"/>
                      <w:szCs w:val="28"/>
                    </w:rPr>
                  </w:rPrChange>
                </w:rPr>
                <w:t>Áp dụng mẫu thiết kế cho biểu mẫu</w:t>
              </w:r>
            </w:ins>
          </w:p>
        </w:tc>
      </w:tr>
      <w:tr w:rsidR="003C02FF" w:rsidRPr="003C02FF" w14:paraId="647D69FE" w14:textId="77777777" w:rsidTr="003C02FF">
        <w:trPr>
          <w:trHeight w:val="360"/>
          <w:ins w:id="11010" w:author="James Vu" w:date="2024-04-19T00:01:00Z"/>
          <w:trPrChange w:id="11011" w:author="James Vu" w:date="2024-04-19T00:20:00Z">
            <w:trPr>
              <w:trHeight w:val="360"/>
            </w:trPr>
          </w:trPrChange>
        </w:trPr>
        <w:tc>
          <w:tcPr>
            <w:tcW w:w="704" w:type="dxa"/>
            <w:shd w:val="clear" w:color="auto" w:fill="auto"/>
            <w:noWrap/>
            <w:vAlign w:val="center"/>
            <w:hideMark/>
            <w:tcPrChange w:id="11012" w:author="James Vu" w:date="2024-04-19T00:20:00Z">
              <w:tcPr>
                <w:tcW w:w="704" w:type="dxa"/>
                <w:shd w:val="clear" w:color="auto" w:fill="auto"/>
                <w:noWrap/>
                <w:vAlign w:val="center"/>
                <w:hideMark/>
              </w:tcPr>
            </w:tcPrChange>
          </w:tcPr>
          <w:p w14:paraId="2C887EC0" w14:textId="77777777" w:rsidR="004D28C1" w:rsidRPr="003C02FF" w:rsidRDefault="004D28C1" w:rsidP="004D28C1">
            <w:pPr>
              <w:jc w:val="center"/>
              <w:rPr>
                <w:ins w:id="11013" w:author="James Vu" w:date="2024-04-19T00:01:00Z"/>
                <w:b/>
                <w:bCs/>
                <w:color w:val="000000"/>
                <w:rPrChange w:id="11014" w:author="James Vu" w:date="2024-04-19T00:22:00Z">
                  <w:rPr>
                    <w:ins w:id="11015" w:author="James Vu" w:date="2024-04-19T00:01:00Z"/>
                    <w:b/>
                    <w:bCs/>
                    <w:color w:val="000000"/>
                    <w:sz w:val="28"/>
                    <w:szCs w:val="28"/>
                  </w:rPr>
                </w:rPrChange>
              </w:rPr>
            </w:pPr>
            <w:ins w:id="11016" w:author="James Vu" w:date="2024-04-19T00:01:00Z">
              <w:r w:rsidRPr="003C02FF">
                <w:rPr>
                  <w:b/>
                  <w:bCs/>
                  <w:color w:val="000000"/>
                  <w:rPrChange w:id="11017" w:author="James Vu" w:date="2024-04-19T00:22:00Z">
                    <w:rPr>
                      <w:b/>
                      <w:bCs/>
                      <w:color w:val="000000"/>
                      <w:sz w:val="28"/>
                      <w:szCs w:val="28"/>
                    </w:rPr>
                  </w:rPrChange>
                </w:rPr>
                <w:t>14</w:t>
              </w:r>
            </w:ins>
          </w:p>
        </w:tc>
        <w:tc>
          <w:tcPr>
            <w:tcW w:w="8358" w:type="dxa"/>
            <w:shd w:val="clear" w:color="auto" w:fill="auto"/>
            <w:noWrap/>
            <w:vAlign w:val="center"/>
            <w:hideMark/>
            <w:tcPrChange w:id="11018" w:author="James Vu" w:date="2024-04-19T00:20:00Z">
              <w:tcPr>
                <w:tcW w:w="8358" w:type="dxa"/>
                <w:shd w:val="clear" w:color="auto" w:fill="auto"/>
                <w:noWrap/>
                <w:vAlign w:val="center"/>
                <w:hideMark/>
              </w:tcPr>
            </w:tcPrChange>
          </w:tcPr>
          <w:p w14:paraId="0B7361D9" w14:textId="77777777" w:rsidR="004D28C1" w:rsidRPr="003C02FF" w:rsidRDefault="004D28C1" w:rsidP="004D28C1">
            <w:pPr>
              <w:rPr>
                <w:ins w:id="11019" w:author="James Vu" w:date="2024-04-19T00:01:00Z"/>
                <w:b/>
                <w:bCs/>
                <w:color w:val="0D0D0D"/>
                <w:rPrChange w:id="11020" w:author="James Vu" w:date="2024-04-19T00:22:00Z">
                  <w:rPr>
                    <w:ins w:id="11021" w:author="James Vu" w:date="2024-04-19T00:01:00Z"/>
                    <w:color w:val="0D0D0D"/>
                    <w:sz w:val="28"/>
                    <w:szCs w:val="28"/>
                  </w:rPr>
                </w:rPrChange>
              </w:rPr>
            </w:pPr>
            <w:ins w:id="11022" w:author="James Vu" w:date="2024-04-19T00:01:00Z">
              <w:r w:rsidRPr="003C02FF">
                <w:rPr>
                  <w:b/>
                  <w:bCs/>
                  <w:color w:val="0D0D0D"/>
                  <w:rPrChange w:id="11023" w:author="James Vu" w:date="2024-04-19T00:22:00Z">
                    <w:rPr>
                      <w:color w:val="0D0D0D"/>
                      <w:sz w:val="28"/>
                      <w:szCs w:val="28"/>
                    </w:rPr>
                  </w:rPrChange>
                </w:rPr>
                <w:t>Xuất Biểu Mẫu Đa Định Dạng</w:t>
              </w:r>
            </w:ins>
          </w:p>
        </w:tc>
      </w:tr>
      <w:tr w:rsidR="003C02FF" w:rsidRPr="003C02FF" w14:paraId="425FEF87" w14:textId="77777777" w:rsidTr="003C02FF">
        <w:trPr>
          <w:trHeight w:val="360"/>
          <w:ins w:id="11024" w:author="James Vu" w:date="2024-04-19T00:01:00Z"/>
          <w:trPrChange w:id="11025" w:author="James Vu" w:date="2024-04-19T00:20:00Z">
            <w:trPr>
              <w:trHeight w:val="360"/>
            </w:trPr>
          </w:trPrChange>
        </w:trPr>
        <w:tc>
          <w:tcPr>
            <w:tcW w:w="704" w:type="dxa"/>
            <w:shd w:val="clear" w:color="auto" w:fill="auto"/>
            <w:noWrap/>
            <w:vAlign w:val="center"/>
            <w:hideMark/>
            <w:tcPrChange w:id="11026" w:author="James Vu" w:date="2024-04-19T00:20:00Z">
              <w:tcPr>
                <w:tcW w:w="704" w:type="dxa"/>
                <w:shd w:val="clear" w:color="auto" w:fill="auto"/>
                <w:noWrap/>
                <w:vAlign w:val="center"/>
                <w:hideMark/>
              </w:tcPr>
            </w:tcPrChange>
          </w:tcPr>
          <w:p w14:paraId="3A581CE6" w14:textId="77777777" w:rsidR="004D28C1" w:rsidRPr="003C02FF" w:rsidRDefault="004D28C1" w:rsidP="004D28C1">
            <w:pPr>
              <w:jc w:val="center"/>
              <w:rPr>
                <w:ins w:id="11027" w:author="James Vu" w:date="2024-04-19T00:01:00Z"/>
                <w:b/>
                <w:bCs/>
                <w:color w:val="000000"/>
                <w:rPrChange w:id="11028" w:author="James Vu" w:date="2024-04-19T00:19:00Z">
                  <w:rPr>
                    <w:ins w:id="11029" w:author="James Vu" w:date="2024-04-19T00:01:00Z"/>
                    <w:b/>
                    <w:bCs/>
                    <w:color w:val="000000"/>
                    <w:sz w:val="28"/>
                    <w:szCs w:val="28"/>
                  </w:rPr>
                </w:rPrChange>
              </w:rPr>
            </w:pPr>
            <w:ins w:id="11030" w:author="James Vu" w:date="2024-04-19T00:01:00Z">
              <w:r w:rsidRPr="003C02FF">
                <w:rPr>
                  <w:b/>
                  <w:bCs/>
                  <w:color w:val="000000"/>
                  <w:rPrChange w:id="11031" w:author="James Vu" w:date="2024-04-19T00:19:00Z">
                    <w:rPr>
                      <w:b/>
                      <w:bCs/>
                      <w:color w:val="000000"/>
                      <w:sz w:val="28"/>
                      <w:szCs w:val="28"/>
                    </w:rPr>
                  </w:rPrChange>
                </w:rPr>
                <w:t> </w:t>
              </w:r>
            </w:ins>
          </w:p>
        </w:tc>
        <w:tc>
          <w:tcPr>
            <w:tcW w:w="8358" w:type="dxa"/>
            <w:shd w:val="clear" w:color="auto" w:fill="auto"/>
            <w:noWrap/>
            <w:vAlign w:val="center"/>
            <w:hideMark/>
            <w:tcPrChange w:id="11032" w:author="James Vu" w:date="2024-04-19T00:20:00Z">
              <w:tcPr>
                <w:tcW w:w="8358" w:type="dxa"/>
                <w:shd w:val="clear" w:color="auto" w:fill="auto"/>
                <w:noWrap/>
                <w:vAlign w:val="center"/>
                <w:hideMark/>
              </w:tcPr>
            </w:tcPrChange>
          </w:tcPr>
          <w:p w14:paraId="61598569" w14:textId="77777777" w:rsidR="004D28C1" w:rsidRPr="003C02FF" w:rsidRDefault="004D28C1" w:rsidP="004D28C1">
            <w:pPr>
              <w:rPr>
                <w:ins w:id="11033" w:author="James Vu" w:date="2024-04-19T00:01:00Z"/>
                <w:color w:val="0D0D0D"/>
                <w:rPrChange w:id="11034" w:author="James Vu" w:date="2024-04-19T00:19:00Z">
                  <w:rPr>
                    <w:ins w:id="11035" w:author="James Vu" w:date="2024-04-19T00:01:00Z"/>
                    <w:color w:val="0D0D0D"/>
                    <w:sz w:val="28"/>
                    <w:szCs w:val="28"/>
                  </w:rPr>
                </w:rPrChange>
              </w:rPr>
            </w:pPr>
            <w:ins w:id="11036" w:author="James Vu" w:date="2024-04-19T00:01:00Z">
              <w:r w:rsidRPr="003C02FF">
                <w:rPr>
                  <w:color w:val="0D0D0D"/>
                  <w:rPrChange w:id="11037" w:author="James Vu" w:date="2024-04-19T00:19:00Z">
                    <w:rPr>
                      <w:color w:val="0D0D0D"/>
                      <w:sz w:val="28"/>
                      <w:szCs w:val="28"/>
                    </w:rPr>
                  </w:rPrChange>
                </w:rPr>
                <w:t>Xuất biểu mẫu dưới dạng PDF</w:t>
              </w:r>
            </w:ins>
          </w:p>
        </w:tc>
      </w:tr>
      <w:tr w:rsidR="003C02FF" w:rsidRPr="003C02FF" w14:paraId="383155B7" w14:textId="77777777" w:rsidTr="003C02FF">
        <w:trPr>
          <w:trHeight w:val="360"/>
          <w:ins w:id="11038" w:author="James Vu" w:date="2024-04-19T00:01:00Z"/>
          <w:trPrChange w:id="11039" w:author="James Vu" w:date="2024-04-19T00:20:00Z">
            <w:trPr>
              <w:trHeight w:val="360"/>
            </w:trPr>
          </w:trPrChange>
        </w:trPr>
        <w:tc>
          <w:tcPr>
            <w:tcW w:w="704" w:type="dxa"/>
            <w:shd w:val="clear" w:color="auto" w:fill="auto"/>
            <w:noWrap/>
            <w:vAlign w:val="center"/>
            <w:hideMark/>
            <w:tcPrChange w:id="11040" w:author="James Vu" w:date="2024-04-19T00:20:00Z">
              <w:tcPr>
                <w:tcW w:w="704" w:type="dxa"/>
                <w:shd w:val="clear" w:color="auto" w:fill="auto"/>
                <w:noWrap/>
                <w:vAlign w:val="center"/>
                <w:hideMark/>
              </w:tcPr>
            </w:tcPrChange>
          </w:tcPr>
          <w:p w14:paraId="7574D479" w14:textId="77777777" w:rsidR="004D28C1" w:rsidRPr="003C02FF" w:rsidRDefault="004D28C1" w:rsidP="004D28C1">
            <w:pPr>
              <w:jc w:val="center"/>
              <w:rPr>
                <w:ins w:id="11041" w:author="James Vu" w:date="2024-04-19T00:01:00Z"/>
                <w:b/>
                <w:bCs/>
                <w:color w:val="000000"/>
                <w:rPrChange w:id="11042" w:author="James Vu" w:date="2024-04-19T00:19:00Z">
                  <w:rPr>
                    <w:ins w:id="11043" w:author="James Vu" w:date="2024-04-19T00:01:00Z"/>
                    <w:b/>
                    <w:bCs/>
                    <w:color w:val="000000"/>
                    <w:sz w:val="28"/>
                    <w:szCs w:val="28"/>
                  </w:rPr>
                </w:rPrChange>
              </w:rPr>
            </w:pPr>
            <w:ins w:id="11044" w:author="James Vu" w:date="2024-04-19T00:01:00Z">
              <w:r w:rsidRPr="003C02FF">
                <w:rPr>
                  <w:b/>
                  <w:bCs/>
                  <w:color w:val="000000"/>
                  <w:rPrChange w:id="11045" w:author="James Vu" w:date="2024-04-19T00:19:00Z">
                    <w:rPr>
                      <w:b/>
                      <w:bCs/>
                      <w:color w:val="000000"/>
                      <w:sz w:val="28"/>
                      <w:szCs w:val="28"/>
                    </w:rPr>
                  </w:rPrChange>
                </w:rPr>
                <w:t> </w:t>
              </w:r>
            </w:ins>
          </w:p>
        </w:tc>
        <w:tc>
          <w:tcPr>
            <w:tcW w:w="8358" w:type="dxa"/>
            <w:shd w:val="clear" w:color="auto" w:fill="auto"/>
            <w:noWrap/>
            <w:vAlign w:val="center"/>
            <w:hideMark/>
            <w:tcPrChange w:id="11046" w:author="James Vu" w:date="2024-04-19T00:20:00Z">
              <w:tcPr>
                <w:tcW w:w="8358" w:type="dxa"/>
                <w:shd w:val="clear" w:color="auto" w:fill="auto"/>
                <w:noWrap/>
                <w:vAlign w:val="center"/>
                <w:hideMark/>
              </w:tcPr>
            </w:tcPrChange>
          </w:tcPr>
          <w:p w14:paraId="1E081C45" w14:textId="77777777" w:rsidR="004D28C1" w:rsidRPr="003C02FF" w:rsidRDefault="004D28C1" w:rsidP="004D28C1">
            <w:pPr>
              <w:rPr>
                <w:ins w:id="11047" w:author="James Vu" w:date="2024-04-19T00:01:00Z"/>
                <w:color w:val="0D0D0D"/>
                <w:rPrChange w:id="11048" w:author="James Vu" w:date="2024-04-19T00:19:00Z">
                  <w:rPr>
                    <w:ins w:id="11049" w:author="James Vu" w:date="2024-04-19T00:01:00Z"/>
                    <w:color w:val="0D0D0D"/>
                    <w:sz w:val="28"/>
                    <w:szCs w:val="28"/>
                  </w:rPr>
                </w:rPrChange>
              </w:rPr>
            </w:pPr>
            <w:ins w:id="11050" w:author="James Vu" w:date="2024-04-19T00:01:00Z">
              <w:r w:rsidRPr="003C02FF">
                <w:rPr>
                  <w:color w:val="0D0D0D"/>
                  <w:rPrChange w:id="11051" w:author="James Vu" w:date="2024-04-19T00:19:00Z">
                    <w:rPr>
                      <w:color w:val="0D0D0D"/>
                      <w:sz w:val="28"/>
                      <w:szCs w:val="28"/>
                    </w:rPr>
                  </w:rPrChange>
                </w:rPr>
                <w:t>Xuất biểu mẫu dưới dạng Word</w:t>
              </w:r>
            </w:ins>
          </w:p>
        </w:tc>
      </w:tr>
      <w:tr w:rsidR="003C02FF" w:rsidRPr="003C02FF" w14:paraId="365338AB" w14:textId="77777777" w:rsidTr="003C02FF">
        <w:trPr>
          <w:trHeight w:val="360"/>
          <w:ins w:id="11052" w:author="James Vu" w:date="2024-04-19T00:01:00Z"/>
          <w:trPrChange w:id="11053" w:author="James Vu" w:date="2024-04-19T00:20:00Z">
            <w:trPr>
              <w:trHeight w:val="360"/>
            </w:trPr>
          </w:trPrChange>
        </w:trPr>
        <w:tc>
          <w:tcPr>
            <w:tcW w:w="704" w:type="dxa"/>
            <w:shd w:val="clear" w:color="auto" w:fill="auto"/>
            <w:noWrap/>
            <w:vAlign w:val="center"/>
            <w:hideMark/>
            <w:tcPrChange w:id="11054" w:author="James Vu" w:date="2024-04-19T00:20:00Z">
              <w:tcPr>
                <w:tcW w:w="704" w:type="dxa"/>
                <w:shd w:val="clear" w:color="auto" w:fill="auto"/>
                <w:noWrap/>
                <w:vAlign w:val="center"/>
                <w:hideMark/>
              </w:tcPr>
            </w:tcPrChange>
          </w:tcPr>
          <w:p w14:paraId="57B20E5E" w14:textId="77777777" w:rsidR="004D28C1" w:rsidRPr="003C02FF" w:rsidRDefault="004D28C1" w:rsidP="004D28C1">
            <w:pPr>
              <w:jc w:val="center"/>
              <w:rPr>
                <w:ins w:id="11055" w:author="James Vu" w:date="2024-04-19T00:01:00Z"/>
                <w:b/>
                <w:bCs/>
                <w:color w:val="000000"/>
                <w:rPrChange w:id="11056" w:author="James Vu" w:date="2024-04-19T00:19:00Z">
                  <w:rPr>
                    <w:ins w:id="11057" w:author="James Vu" w:date="2024-04-19T00:01:00Z"/>
                    <w:b/>
                    <w:bCs/>
                    <w:color w:val="000000"/>
                    <w:sz w:val="28"/>
                    <w:szCs w:val="28"/>
                  </w:rPr>
                </w:rPrChange>
              </w:rPr>
            </w:pPr>
            <w:ins w:id="11058" w:author="James Vu" w:date="2024-04-19T00:01:00Z">
              <w:r w:rsidRPr="003C02FF">
                <w:rPr>
                  <w:b/>
                  <w:bCs/>
                  <w:color w:val="000000"/>
                  <w:rPrChange w:id="11059" w:author="James Vu" w:date="2024-04-19T00:19:00Z">
                    <w:rPr>
                      <w:b/>
                      <w:bCs/>
                      <w:color w:val="000000"/>
                      <w:sz w:val="28"/>
                      <w:szCs w:val="28"/>
                    </w:rPr>
                  </w:rPrChange>
                </w:rPr>
                <w:t> </w:t>
              </w:r>
            </w:ins>
          </w:p>
        </w:tc>
        <w:tc>
          <w:tcPr>
            <w:tcW w:w="8358" w:type="dxa"/>
            <w:shd w:val="clear" w:color="auto" w:fill="auto"/>
            <w:noWrap/>
            <w:vAlign w:val="center"/>
            <w:hideMark/>
            <w:tcPrChange w:id="11060" w:author="James Vu" w:date="2024-04-19T00:20:00Z">
              <w:tcPr>
                <w:tcW w:w="8358" w:type="dxa"/>
                <w:shd w:val="clear" w:color="auto" w:fill="auto"/>
                <w:noWrap/>
                <w:vAlign w:val="center"/>
                <w:hideMark/>
              </w:tcPr>
            </w:tcPrChange>
          </w:tcPr>
          <w:p w14:paraId="64DE1186" w14:textId="77777777" w:rsidR="004D28C1" w:rsidRPr="003C02FF" w:rsidRDefault="004D28C1" w:rsidP="004D28C1">
            <w:pPr>
              <w:rPr>
                <w:ins w:id="11061" w:author="James Vu" w:date="2024-04-19T00:01:00Z"/>
                <w:color w:val="0D0D0D"/>
                <w:rPrChange w:id="11062" w:author="James Vu" w:date="2024-04-19T00:19:00Z">
                  <w:rPr>
                    <w:ins w:id="11063" w:author="James Vu" w:date="2024-04-19T00:01:00Z"/>
                    <w:color w:val="0D0D0D"/>
                    <w:sz w:val="28"/>
                    <w:szCs w:val="28"/>
                  </w:rPr>
                </w:rPrChange>
              </w:rPr>
            </w:pPr>
            <w:ins w:id="11064" w:author="James Vu" w:date="2024-04-19T00:01:00Z">
              <w:r w:rsidRPr="003C02FF">
                <w:rPr>
                  <w:color w:val="0D0D0D"/>
                  <w:rPrChange w:id="11065" w:author="James Vu" w:date="2024-04-19T00:19:00Z">
                    <w:rPr>
                      <w:color w:val="0D0D0D"/>
                      <w:sz w:val="28"/>
                      <w:szCs w:val="28"/>
                    </w:rPr>
                  </w:rPrChange>
                </w:rPr>
                <w:t>Xuất biểu mẫu dưới dạng Excel</w:t>
              </w:r>
            </w:ins>
          </w:p>
        </w:tc>
      </w:tr>
      <w:tr w:rsidR="003C02FF" w:rsidRPr="003C02FF" w14:paraId="40E18C13" w14:textId="77777777" w:rsidTr="003C02FF">
        <w:trPr>
          <w:trHeight w:val="360"/>
          <w:ins w:id="11066" w:author="James Vu" w:date="2024-04-19T00:01:00Z"/>
          <w:trPrChange w:id="11067" w:author="James Vu" w:date="2024-04-19T00:20:00Z">
            <w:trPr>
              <w:trHeight w:val="360"/>
            </w:trPr>
          </w:trPrChange>
        </w:trPr>
        <w:tc>
          <w:tcPr>
            <w:tcW w:w="704" w:type="dxa"/>
            <w:shd w:val="clear" w:color="auto" w:fill="auto"/>
            <w:noWrap/>
            <w:vAlign w:val="center"/>
            <w:hideMark/>
            <w:tcPrChange w:id="11068" w:author="James Vu" w:date="2024-04-19T00:20:00Z">
              <w:tcPr>
                <w:tcW w:w="704" w:type="dxa"/>
                <w:shd w:val="clear" w:color="auto" w:fill="auto"/>
                <w:noWrap/>
                <w:vAlign w:val="center"/>
                <w:hideMark/>
              </w:tcPr>
            </w:tcPrChange>
          </w:tcPr>
          <w:p w14:paraId="31B1BCAF" w14:textId="77777777" w:rsidR="004D28C1" w:rsidRPr="003C02FF" w:rsidRDefault="004D28C1" w:rsidP="004D28C1">
            <w:pPr>
              <w:jc w:val="center"/>
              <w:rPr>
                <w:ins w:id="11069" w:author="James Vu" w:date="2024-04-19T00:01:00Z"/>
                <w:b/>
                <w:bCs/>
                <w:color w:val="000000"/>
                <w:rPrChange w:id="11070" w:author="James Vu" w:date="2024-04-19T00:19:00Z">
                  <w:rPr>
                    <w:ins w:id="11071" w:author="James Vu" w:date="2024-04-19T00:01:00Z"/>
                    <w:b/>
                    <w:bCs/>
                    <w:color w:val="000000"/>
                    <w:sz w:val="28"/>
                    <w:szCs w:val="28"/>
                  </w:rPr>
                </w:rPrChange>
              </w:rPr>
            </w:pPr>
            <w:ins w:id="11072" w:author="James Vu" w:date="2024-04-19T00:01:00Z">
              <w:r w:rsidRPr="003C02FF">
                <w:rPr>
                  <w:b/>
                  <w:bCs/>
                  <w:color w:val="000000"/>
                  <w:rPrChange w:id="11073" w:author="James Vu" w:date="2024-04-19T00:19:00Z">
                    <w:rPr>
                      <w:b/>
                      <w:bCs/>
                      <w:color w:val="000000"/>
                      <w:sz w:val="28"/>
                      <w:szCs w:val="28"/>
                    </w:rPr>
                  </w:rPrChange>
                </w:rPr>
                <w:t> </w:t>
              </w:r>
            </w:ins>
          </w:p>
        </w:tc>
        <w:tc>
          <w:tcPr>
            <w:tcW w:w="8358" w:type="dxa"/>
            <w:shd w:val="clear" w:color="auto" w:fill="auto"/>
            <w:noWrap/>
            <w:vAlign w:val="center"/>
            <w:hideMark/>
            <w:tcPrChange w:id="11074" w:author="James Vu" w:date="2024-04-19T00:20:00Z">
              <w:tcPr>
                <w:tcW w:w="8358" w:type="dxa"/>
                <w:shd w:val="clear" w:color="auto" w:fill="auto"/>
                <w:noWrap/>
                <w:vAlign w:val="center"/>
                <w:hideMark/>
              </w:tcPr>
            </w:tcPrChange>
          </w:tcPr>
          <w:p w14:paraId="0AA040C5" w14:textId="77777777" w:rsidR="004D28C1" w:rsidRPr="003C02FF" w:rsidRDefault="004D28C1" w:rsidP="004D28C1">
            <w:pPr>
              <w:rPr>
                <w:ins w:id="11075" w:author="James Vu" w:date="2024-04-19T00:01:00Z"/>
                <w:color w:val="0D0D0D"/>
                <w:rPrChange w:id="11076" w:author="James Vu" w:date="2024-04-19T00:19:00Z">
                  <w:rPr>
                    <w:ins w:id="11077" w:author="James Vu" w:date="2024-04-19T00:01:00Z"/>
                    <w:color w:val="0D0D0D"/>
                    <w:sz w:val="28"/>
                    <w:szCs w:val="28"/>
                  </w:rPr>
                </w:rPrChange>
              </w:rPr>
            </w:pPr>
            <w:ins w:id="11078" w:author="James Vu" w:date="2024-04-19T00:01:00Z">
              <w:r w:rsidRPr="003C02FF">
                <w:rPr>
                  <w:color w:val="0D0D0D"/>
                  <w:rPrChange w:id="11079" w:author="James Vu" w:date="2024-04-19T00:19:00Z">
                    <w:rPr>
                      <w:color w:val="0D0D0D"/>
                      <w:sz w:val="28"/>
                      <w:szCs w:val="28"/>
                    </w:rPr>
                  </w:rPrChange>
                </w:rPr>
                <w:t>Xuất biểu mẫu dưới dạng HTML</w:t>
              </w:r>
            </w:ins>
          </w:p>
        </w:tc>
      </w:tr>
      <w:tr w:rsidR="003C02FF" w:rsidRPr="003C02FF" w14:paraId="4EEDC451" w14:textId="77777777" w:rsidTr="003C02FF">
        <w:trPr>
          <w:trHeight w:val="360"/>
          <w:ins w:id="11080" w:author="James Vu" w:date="2024-04-19T00:01:00Z"/>
          <w:trPrChange w:id="11081" w:author="James Vu" w:date="2024-04-19T00:20:00Z">
            <w:trPr>
              <w:trHeight w:val="360"/>
            </w:trPr>
          </w:trPrChange>
        </w:trPr>
        <w:tc>
          <w:tcPr>
            <w:tcW w:w="704" w:type="dxa"/>
            <w:shd w:val="clear" w:color="auto" w:fill="auto"/>
            <w:noWrap/>
            <w:vAlign w:val="center"/>
            <w:hideMark/>
            <w:tcPrChange w:id="11082" w:author="James Vu" w:date="2024-04-19T00:20:00Z">
              <w:tcPr>
                <w:tcW w:w="704" w:type="dxa"/>
                <w:shd w:val="clear" w:color="auto" w:fill="auto"/>
                <w:noWrap/>
                <w:vAlign w:val="center"/>
                <w:hideMark/>
              </w:tcPr>
            </w:tcPrChange>
          </w:tcPr>
          <w:p w14:paraId="27C78BD2" w14:textId="77777777" w:rsidR="004D28C1" w:rsidRPr="003C02FF" w:rsidRDefault="004D28C1" w:rsidP="004D28C1">
            <w:pPr>
              <w:jc w:val="center"/>
              <w:rPr>
                <w:ins w:id="11083" w:author="James Vu" w:date="2024-04-19T00:01:00Z"/>
                <w:b/>
                <w:bCs/>
                <w:color w:val="000000"/>
                <w:rPrChange w:id="11084" w:author="James Vu" w:date="2024-04-19T00:19:00Z">
                  <w:rPr>
                    <w:ins w:id="11085" w:author="James Vu" w:date="2024-04-19T00:01:00Z"/>
                    <w:b/>
                    <w:bCs/>
                    <w:color w:val="000000"/>
                    <w:sz w:val="28"/>
                    <w:szCs w:val="28"/>
                  </w:rPr>
                </w:rPrChange>
              </w:rPr>
            </w:pPr>
            <w:ins w:id="11086" w:author="James Vu" w:date="2024-04-19T00:01:00Z">
              <w:r w:rsidRPr="003C02FF">
                <w:rPr>
                  <w:b/>
                  <w:bCs/>
                  <w:color w:val="000000"/>
                  <w:rPrChange w:id="11087" w:author="James Vu" w:date="2024-04-19T00:19:00Z">
                    <w:rPr>
                      <w:b/>
                      <w:bCs/>
                      <w:color w:val="000000"/>
                      <w:sz w:val="28"/>
                      <w:szCs w:val="28"/>
                    </w:rPr>
                  </w:rPrChange>
                </w:rPr>
                <w:t> </w:t>
              </w:r>
            </w:ins>
          </w:p>
        </w:tc>
        <w:tc>
          <w:tcPr>
            <w:tcW w:w="8358" w:type="dxa"/>
            <w:shd w:val="clear" w:color="auto" w:fill="auto"/>
            <w:noWrap/>
            <w:vAlign w:val="center"/>
            <w:hideMark/>
            <w:tcPrChange w:id="11088" w:author="James Vu" w:date="2024-04-19T00:20:00Z">
              <w:tcPr>
                <w:tcW w:w="8358" w:type="dxa"/>
                <w:shd w:val="clear" w:color="auto" w:fill="auto"/>
                <w:noWrap/>
                <w:vAlign w:val="center"/>
                <w:hideMark/>
              </w:tcPr>
            </w:tcPrChange>
          </w:tcPr>
          <w:p w14:paraId="2D4BC5BE" w14:textId="77777777" w:rsidR="004D28C1" w:rsidRPr="003C02FF" w:rsidRDefault="004D28C1" w:rsidP="004D28C1">
            <w:pPr>
              <w:rPr>
                <w:ins w:id="11089" w:author="James Vu" w:date="2024-04-19T00:01:00Z"/>
                <w:color w:val="0D0D0D"/>
                <w:rPrChange w:id="11090" w:author="James Vu" w:date="2024-04-19T00:19:00Z">
                  <w:rPr>
                    <w:ins w:id="11091" w:author="James Vu" w:date="2024-04-19T00:01:00Z"/>
                    <w:color w:val="0D0D0D"/>
                    <w:sz w:val="28"/>
                    <w:szCs w:val="28"/>
                  </w:rPr>
                </w:rPrChange>
              </w:rPr>
            </w:pPr>
            <w:ins w:id="11092" w:author="James Vu" w:date="2024-04-19T00:01:00Z">
              <w:r w:rsidRPr="003C02FF">
                <w:rPr>
                  <w:color w:val="0D0D0D"/>
                  <w:rPrChange w:id="11093" w:author="James Vu" w:date="2024-04-19T00:19:00Z">
                    <w:rPr>
                      <w:color w:val="0D0D0D"/>
                      <w:sz w:val="28"/>
                      <w:szCs w:val="28"/>
                    </w:rPr>
                  </w:rPrChange>
                </w:rPr>
                <w:t>Tạo bản in của biểu mẫu</w:t>
              </w:r>
            </w:ins>
          </w:p>
        </w:tc>
      </w:tr>
      <w:tr w:rsidR="003C02FF" w:rsidRPr="003C02FF" w14:paraId="797E718C" w14:textId="77777777" w:rsidTr="003C02FF">
        <w:trPr>
          <w:trHeight w:val="360"/>
          <w:ins w:id="11094" w:author="James Vu" w:date="2024-04-19T00:01:00Z"/>
          <w:trPrChange w:id="11095" w:author="James Vu" w:date="2024-04-19T00:20:00Z">
            <w:trPr>
              <w:trHeight w:val="360"/>
            </w:trPr>
          </w:trPrChange>
        </w:trPr>
        <w:tc>
          <w:tcPr>
            <w:tcW w:w="704" w:type="dxa"/>
            <w:shd w:val="clear" w:color="auto" w:fill="auto"/>
            <w:noWrap/>
            <w:vAlign w:val="center"/>
            <w:hideMark/>
            <w:tcPrChange w:id="11096" w:author="James Vu" w:date="2024-04-19T00:20:00Z">
              <w:tcPr>
                <w:tcW w:w="704" w:type="dxa"/>
                <w:shd w:val="clear" w:color="auto" w:fill="auto"/>
                <w:noWrap/>
                <w:vAlign w:val="center"/>
                <w:hideMark/>
              </w:tcPr>
            </w:tcPrChange>
          </w:tcPr>
          <w:p w14:paraId="12913D68" w14:textId="77777777" w:rsidR="004D28C1" w:rsidRPr="003C02FF" w:rsidRDefault="004D28C1" w:rsidP="004D28C1">
            <w:pPr>
              <w:jc w:val="center"/>
              <w:rPr>
                <w:ins w:id="11097" w:author="James Vu" w:date="2024-04-19T00:01:00Z"/>
                <w:b/>
                <w:bCs/>
                <w:color w:val="000000"/>
                <w:rPrChange w:id="11098" w:author="James Vu" w:date="2024-04-19T00:22:00Z">
                  <w:rPr>
                    <w:ins w:id="11099" w:author="James Vu" w:date="2024-04-19T00:01:00Z"/>
                    <w:b/>
                    <w:bCs/>
                    <w:color w:val="000000"/>
                    <w:sz w:val="28"/>
                    <w:szCs w:val="28"/>
                  </w:rPr>
                </w:rPrChange>
              </w:rPr>
            </w:pPr>
            <w:ins w:id="11100" w:author="James Vu" w:date="2024-04-19T00:01:00Z">
              <w:r w:rsidRPr="003C02FF">
                <w:rPr>
                  <w:b/>
                  <w:bCs/>
                  <w:color w:val="000000"/>
                  <w:rPrChange w:id="11101" w:author="James Vu" w:date="2024-04-19T00:22:00Z">
                    <w:rPr>
                      <w:b/>
                      <w:bCs/>
                      <w:color w:val="000000"/>
                      <w:sz w:val="28"/>
                      <w:szCs w:val="28"/>
                    </w:rPr>
                  </w:rPrChange>
                </w:rPr>
                <w:t>15</w:t>
              </w:r>
            </w:ins>
          </w:p>
        </w:tc>
        <w:tc>
          <w:tcPr>
            <w:tcW w:w="8358" w:type="dxa"/>
            <w:shd w:val="clear" w:color="auto" w:fill="auto"/>
            <w:noWrap/>
            <w:vAlign w:val="center"/>
            <w:hideMark/>
            <w:tcPrChange w:id="11102" w:author="James Vu" w:date="2024-04-19T00:20:00Z">
              <w:tcPr>
                <w:tcW w:w="8358" w:type="dxa"/>
                <w:shd w:val="clear" w:color="auto" w:fill="auto"/>
                <w:noWrap/>
                <w:vAlign w:val="center"/>
                <w:hideMark/>
              </w:tcPr>
            </w:tcPrChange>
          </w:tcPr>
          <w:p w14:paraId="68ED7A6C" w14:textId="77777777" w:rsidR="004D28C1" w:rsidRPr="003C02FF" w:rsidRDefault="004D28C1" w:rsidP="004D28C1">
            <w:pPr>
              <w:rPr>
                <w:ins w:id="11103" w:author="James Vu" w:date="2024-04-19T00:01:00Z"/>
                <w:b/>
                <w:bCs/>
                <w:color w:val="0D0D0D"/>
                <w:rPrChange w:id="11104" w:author="James Vu" w:date="2024-04-19T00:22:00Z">
                  <w:rPr>
                    <w:ins w:id="11105" w:author="James Vu" w:date="2024-04-19T00:01:00Z"/>
                    <w:color w:val="0D0D0D"/>
                    <w:sz w:val="28"/>
                    <w:szCs w:val="28"/>
                  </w:rPr>
                </w:rPrChange>
              </w:rPr>
            </w:pPr>
            <w:ins w:id="11106" w:author="James Vu" w:date="2024-04-19T00:01:00Z">
              <w:r w:rsidRPr="003C02FF">
                <w:rPr>
                  <w:b/>
                  <w:bCs/>
                  <w:color w:val="0D0D0D"/>
                  <w:rPrChange w:id="11107" w:author="James Vu" w:date="2024-04-19T00:22:00Z">
                    <w:rPr>
                      <w:color w:val="0D0D0D"/>
                      <w:sz w:val="28"/>
                      <w:szCs w:val="28"/>
                    </w:rPr>
                  </w:rPrChange>
                </w:rPr>
                <w:t>Đồng Bộ Hóa Thông Tin vào Biểu Mẫu</w:t>
              </w:r>
            </w:ins>
          </w:p>
        </w:tc>
      </w:tr>
      <w:tr w:rsidR="003C02FF" w:rsidRPr="003C02FF" w14:paraId="3EE2D7CE" w14:textId="77777777" w:rsidTr="003C02FF">
        <w:trPr>
          <w:trHeight w:val="360"/>
          <w:ins w:id="11108" w:author="James Vu" w:date="2024-04-19T00:01:00Z"/>
          <w:trPrChange w:id="11109" w:author="James Vu" w:date="2024-04-19T00:20:00Z">
            <w:trPr>
              <w:trHeight w:val="360"/>
            </w:trPr>
          </w:trPrChange>
        </w:trPr>
        <w:tc>
          <w:tcPr>
            <w:tcW w:w="704" w:type="dxa"/>
            <w:shd w:val="clear" w:color="auto" w:fill="auto"/>
            <w:noWrap/>
            <w:vAlign w:val="center"/>
            <w:hideMark/>
            <w:tcPrChange w:id="11110" w:author="James Vu" w:date="2024-04-19T00:20:00Z">
              <w:tcPr>
                <w:tcW w:w="704" w:type="dxa"/>
                <w:shd w:val="clear" w:color="auto" w:fill="auto"/>
                <w:noWrap/>
                <w:vAlign w:val="center"/>
                <w:hideMark/>
              </w:tcPr>
            </w:tcPrChange>
          </w:tcPr>
          <w:p w14:paraId="02D712C8" w14:textId="77777777" w:rsidR="004D28C1" w:rsidRPr="003C02FF" w:rsidRDefault="004D28C1" w:rsidP="004D28C1">
            <w:pPr>
              <w:jc w:val="center"/>
              <w:rPr>
                <w:ins w:id="11111" w:author="James Vu" w:date="2024-04-19T00:01:00Z"/>
                <w:b/>
                <w:bCs/>
                <w:color w:val="000000"/>
                <w:rPrChange w:id="11112" w:author="James Vu" w:date="2024-04-19T00:19:00Z">
                  <w:rPr>
                    <w:ins w:id="11113" w:author="James Vu" w:date="2024-04-19T00:01:00Z"/>
                    <w:b/>
                    <w:bCs/>
                    <w:color w:val="000000"/>
                    <w:sz w:val="28"/>
                    <w:szCs w:val="28"/>
                  </w:rPr>
                </w:rPrChange>
              </w:rPr>
            </w:pPr>
            <w:ins w:id="11114" w:author="James Vu" w:date="2024-04-19T00:01:00Z">
              <w:r w:rsidRPr="003C02FF">
                <w:rPr>
                  <w:b/>
                  <w:bCs/>
                  <w:color w:val="000000"/>
                  <w:rPrChange w:id="11115" w:author="James Vu" w:date="2024-04-19T00:19:00Z">
                    <w:rPr>
                      <w:b/>
                      <w:bCs/>
                      <w:color w:val="000000"/>
                      <w:sz w:val="28"/>
                      <w:szCs w:val="28"/>
                    </w:rPr>
                  </w:rPrChange>
                </w:rPr>
                <w:t> </w:t>
              </w:r>
            </w:ins>
          </w:p>
        </w:tc>
        <w:tc>
          <w:tcPr>
            <w:tcW w:w="8358" w:type="dxa"/>
            <w:shd w:val="clear" w:color="auto" w:fill="auto"/>
            <w:noWrap/>
            <w:vAlign w:val="center"/>
            <w:hideMark/>
            <w:tcPrChange w:id="11116" w:author="James Vu" w:date="2024-04-19T00:20:00Z">
              <w:tcPr>
                <w:tcW w:w="8358" w:type="dxa"/>
                <w:shd w:val="clear" w:color="auto" w:fill="auto"/>
                <w:noWrap/>
                <w:vAlign w:val="center"/>
                <w:hideMark/>
              </w:tcPr>
            </w:tcPrChange>
          </w:tcPr>
          <w:p w14:paraId="0FF82CFE" w14:textId="77777777" w:rsidR="004D28C1" w:rsidRPr="003C02FF" w:rsidRDefault="004D28C1" w:rsidP="004D28C1">
            <w:pPr>
              <w:rPr>
                <w:ins w:id="11117" w:author="James Vu" w:date="2024-04-19T00:01:00Z"/>
                <w:color w:val="0D0D0D"/>
                <w:rPrChange w:id="11118" w:author="James Vu" w:date="2024-04-19T00:19:00Z">
                  <w:rPr>
                    <w:ins w:id="11119" w:author="James Vu" w:date="2024-04-19T00:01:00Z"/>
                    <w:color w:val="0D0D0D"/>
                    <w:sz w:val="28"/>
                    <w:szCs w:val="28"/>
                  </w:rPr>
                </w:rPrChange>
              </w:rPr>
            </w:pPr>
            <w:ins w:id="11120" w:author="James Vu" w:date="2024-04-19T00:01:00Z">
              <w:r w:rsidRPr="003C02FF">
                <w:rPr>
                  <w:color w:val="0D0D0D"/>
                  <w:rPrChange w:id="11121" w:author="James Vu" w:date="2024-04-19T00:19:00Z">
                    <w:rPr>
                      <w:color w:val="0D0D0D"/>
                      <w:sz w:val="28"/>
                      <w:szCs w:val="28"/>
                    </w:rPr>
                  </w:rPrChange>
                </w:rPr>
                <w:t>Điền tự động thông tin vào biểu mẫu</w:t>
              </w:r>
            </w:ins>
          </w:p>
        </w:tc>
      </w:tr>
      <w:tr w:rsidR="003C02FF" w:rsidRPr="003C02FF" w14:paraId="22CA87E0" w14:textId="77777777" w:rsidTr="003C02FF">
        <w:trPr>
          <w:trHeight w:val="360"/>
          <w:ins w:id="11122" w:author="James Vu" w:date="2024-04-19T00:01:00Z"/>
          <w:trPrChange w:id="11123" w:author="James Vu" w:date="2024-04-19T00:20:00Z">
            <w:trPr>
              <w:trHeight w:val="360"/>
            </w:trPr>
          </w:trPrChange>
        </w:trPr>
        <w:tc>
          <w:tcPr>
            <w:tcW w:w="704" w:type="dxa"/>
            <w:shd w:val="clear" w:color="auto" w:fill="auto"/>
            <w:noWrap/>
            <w:vAlign w:val="center"/>
            <w:hideMark/>
            <w:tcPrChange w:id="11124" w:author="James Vu" w:date="2024-04-19T00:20:00Z">
              <w:tcPr>
                <w:tcW w:w="704" w:type="dxa"/>
                <w:shd w:val="clear" w:color="auto" w:fill="auto"/>
                <w:noWrap/>
                <w:vAlign w:val="center"/>
                <w:hideMark/>
              </w:tcPr>
            </w:tcPrChange>
          </w:tcPr>
          <w:p w14:paraId="1F7DC7EA" w14:textId="77777777" w:rsidR="004D28C1" w:rsidRPr="003C02FF" w:rsidRDefault="004D28C1" w:rsidP="004D28C1">
            <w:pPr>
              <w:jc w:val="center"/>
              <w:rPr>
                <w:ins w:id="11125" w:author="James Vu" w:date="2024-04-19T00:01:00Z"/>
                <w:b/>
                <w:bCs/>
                <w:color w:val="000000"/>
                <w:rPrChange w:id="11126" w:author="James Vu" w:date="2024-04-19T00:19:00Z">
                  <w:rPr>
                    <w:ins w:id="11127" w:author="James Vu" w:date="2024-04-19T00:01:00Z"/>
                    <w:b/>
                    <w:bCs/>
                    <w:color w:val="000000"/>
                    <w:sz w:val="28"/>
                    <w:szCs w:val="28"/>
                  </w:rPr>
                </w:rPrChange>
              </w:rPr>
            </w:pPr>
            <w:ins w:id="11128" w:author="James Vu" w:date="2024-04-19T00:01:00Z">
              <w:r w:rsidRPr="003C02FF">
                <w:rPr>
                  <w:b/>
                  <w:bCs/>
                  <w:color w:val="000000"/>
                  <w:rPrChange w:id="11129" w:author="James Vu" w:date="2024-04-19T00:19:00Z">
                    <w:rPr>
                      <w:b/>
                      <w:bCs/>
                      <w:color w:val="000000"/>
                      <w:sz w:val="28"/>
                      <w:szCs w:val="28"/>
                    </w:rPr>
                  </w:rPrChange>
                </w:rPr>
                <w:t> </w:t>
              </w:r>
            </w:ins>
          </w:p>
        </w:tc>
        <w:tc>
          <w:tcPr>
            <w:tcW w:w="8358" w:type="dxa"/>
            <w:shd w:val="clear" w:color="auto" w:fill="auto"/>
            <w:noWrap/>
            <w:vAlign w:val="center"/>
            <w:hideMark/>
            <w:tcPrChange w:id="11130" w:author="James Vu" w:date="2024-04-19T00:20:00Z">
              <w:tcPr>
                <w:tcW w:w="8358" w:type="dxa"/>
                <w:shd w:val="clear" w:color="auto" w:fill="auto"/>
                <w:noWrap/>
                <w:vAlign w:val="center"/>
                <w:hideMark/>
              </w:tcPr>
            </w:tcPrChange>
          </w:tcPr>
          <w:p w14:paraId="376B19D3" w14:textId="77777777" w:rsidR="004D28C1" w:rsidRPr="003C02FF" w:rsidRDefault="004D28C1" w:rsidP="004D28C1">
            <w:pPr>
              <w:rPr>
                <w:ins w:id="11131" w:author="James Vu" w:date="2024-04-19T00:01:00Z"/>
                <w:color w:val="0D0D0D"/>
                <w:rPrChange w:id="11132" w:author="James Vu" w:date="2024-04-19T00:19:00Z">
                  <w:rPr>
                    <w:ins w:id="11133" w:author="James Vu" w:date="2024-04-19T00:01:00Z"/>
                    <w:color w:val="0D0D0D"/>
                    <w:sz w:val="28"/>
                    <w:szCs w:val="28"/>
                  </w:rPr>
                </w:rPrChange>
              </w:rPr>
            </w:pPr>
            <w:ins w:id="11134" w:author="James Vu" w:date="2024-04-19T00:01:00Z">
              <w:r w:rsidRPr="003C02FF">
                <w:rPr>
                  <w:color w:val="0D0D0D"/>
                  <w:rPrChange w:id="11135" w:author="James Vu" w:date="2024-04-19T00:19:00Z">
                    <w:rPr>
                      <w:color w:val="0D0D0D"/>
                      <w:sz w:val="28"/>
                      <w:szCs w:val="28"/>
                    </w:rPr>
                  </w:rPrChange>
                </w:rPr>
                <w:t>Cập nhật dữ liệu đồng bộ trong biểu mẫu</w:t>
              </w:r>
            </w:ins>
          </w:p>
        </w:tc>
      </w:tr>
      <w:tr w:rsidR="003C02FF" w:rsidRPr="003C02FF" w14:paraId="522AEFDA" w14:textId="77777777" w:rsidTr="003C02FF">
        <w:trPr>
          <w:trHeight w:val="360"/>
          <w:ins w:id="11136" w:author="James Vu" w:date="2024-04-19T00:01:00Z"/>
          <w:trPrChange w:id="11137" w:author="James Vu" w:date="2024-04-19T00:20:00Z">
            <w:trPr>
              <w:trHeight w:val="360"/>
            </w:trPr>
          </w:trPrChange>
        </w:trPr>
        <w:tc>
          <w:tcPr>
            <w:tcW w:w="704" w:type="dxa"/>
            <w:shd w:val="clear" w:color="auto" w:fill="auto"/>
            <w:noWrap/>
            <w:vAlign w:val="center"/>
            <w:hideMark/>
            <w:tcPrChange w:id="11138" w:author="James Vu" w:date="2024-04-19T00:20:00Z">
              <w:tcPr>
                <w:tcW w:w="704" w:type="dxa"/>
                <w:shd w:val="clear" w:color="auto" w:fill="auto"/>
                <w:noWrap/>
                <w:vAlign w:val="center"/>
                <w:hideMark/>
              </w:tcPr>
            </w:tcPrChange>
          </w:tcPr>
          <w:p w14:paraId="4ECB5625" w14:textId="77777777" w:rsidR="004D28C1" w:rsidRPr="003C02FF" w:rsidRDefault="004D28C1" w:rsidP="004D28C1">
            <w:pPr>
              <w:jc w:val="center"/>
              <w:rPr>
                <w:ins w:id="11139" w:author="James Vu" w:date="2024-04-19T00:01:00Z"/>
                <w:b/>
                <w:bCs/>
                <w:color w:val="000000"/>
                <w:rPrChange w:id="11140" w:author="James Vu" w:date="2024-04-19T00:19:00Z">
                  <w:rPr>
                    <w:ins w:id="11141" w:author="James Vu" w:date="2024-04-19T00:01:00Z"/>
                    <w:b/>
                    <w:bCs/>
                    <w:color w:val="000000"/>
                    <w:sz w:val="28"/>
                    <w:szCs w:val="28"/>
                  </w:rPr>
                </w:rPrChange>
              </w:rPr>
            </w:pPr>
            <w:ins w:id="11142" w:author="James Vu" w:date="2024-04-19T00:01:00Z">
              <w:r w:rsidRPr="003C02FF">
                <w:rPr>
                  <w:b/>
                  <w:bCs/>
                  <w:color w:val="000000"/>
                  <w:rPrChange w:id="11143" w:author="James Vu" w:date="2024-04-19T00:19:00Z">
                    <w:rPr>
                      <w:b/>
                      <w:bCs/>
                      <w:color w:val="000000"/>
                      <w:sz w:val="28"/>
                      <w:szCs w:val="28"/>
                    </w:rPr>
                  </w:rPrChange>
                </w:rPr>
                <w:t> </w:t>
              </w:r>
            </w:ins>
          </w:p>
        </w:tc>
        <w:tc>
          <w:tcPr>
            <w:tcW w:w="8358" w:type="dxa"/>
            <w:shd w:val="clear" w:color="auto" w:fill="auto"/>
            <w:noWrap/>
            <w:vAlign w:val="center"/>
            <w:hideMark/>
            <w:tcPrChange w:id="11144" w:author="James Vu" w:date="2024-04-19T00:20:00Z">
              <w:tcPr>
                <w:tcW w:w="8358" w:type="dxa"/>
                <w:shd w:val="clear" w:color="auto" w:fill="auto"/>
                <w:noWrap/>
                <w:vAlign w:val="center"/>
                <w:hideMark/>
              </w:tcPr>
            </w:tcPrChange>
          </w:tcPr>
          <w:p w14:paraId="69B4A500" w14:textId="77777777" w:rsidR="004D28C1" w:rsidRPr="003C02FF" w:rsidRDefault="004D28C1" w:rsidP="004D28C1">
            <w:pPr>
              <w:rPr>
                <w:ins w:id="11145" w:author="James Vu" w:date="2024-04-19T00:01:00Z"/>
                <w:color w:val="0D0D0D"/>
                <w:rPrChange w:id="11146" w:author="James Vu" w:date="2024-04-19T00:19:00Z">
                  <w:rPr>
                    <w:ins w:id="11147" w:author="James Vu" w:date="2024-04-19T00:01:00Z"/>
                    <w:color w:val="0D0D0D"/>
                    <w:sz w:val="28"/>
                    <w:szCs w:val="28"/>
                  </w:rPr>
                </w:rPrChange>
              </w:rPr>
            </w:pPr>
            <w:ins w:id="11148" w:author="James Vu" w:date="2024-04-19T00:01:00Z">
              <w:r w:rsidRPr="003C02FF">
                <w:rPr>
                  <w:color w:val="0D0D0D"/>
                  <w:rPrChange w:id="11149" w:author="James Vu" w:date="2024-04-19T00:19:00Z">
                    <w:rPr>
                      <w:color w:val="0D0D0D"/>
                      <w:sz w:val="28"/>
                      <w:szCs w:val="28"/>
                    </w:rPr>
                  </w:rPrChange>
                </w:rPr>
                <w:t>Kiểm tra và xác thực dữ liệu nhập</w:t>
              </w:r>
            </w:ins>
          </w:p>
        </w:tc>
      </w:tr>
      <w:tr w:rsidR="003C02FF" w:rsidRPr="003C02FF" w14:paraId="7FF2EDF6" w14:textId="77777777" w:rsidTr="003C02FF">
        <w:trPr>
          <w:trHeight w:val="360"/>
          <w:ins w:id="11150" w:author="James Vu" w:date="2024-04-19T00:01:00Z"/>
          <w:trPrChange w:id="11151" w:author="James Vu" w:date="2024-04-19T00:20:00Z">
            <w:trPr>
              <w:trHeight w:val="360"/>
            </w:trPr>
          </w:trPrChange>
        </w:trPr>
        <w:tc>
          <w:tcPr>
            <w:tcW w:w="704" w:type="dxa"/>
            <w:shd w:val="clear" w:color="auto" w:fill="auto"/>
            <w:noWrap/>
            <w:vAlign w:val="center"/>
            <w:hideMark/>
            <w:tcPrChange w:id="11152" w:author="James Vu" w:date="2024-04-19T00:20:00Z">
              <w:tcPr>
                <w:tcW w:w="704" w:type="dxa"/>
                <w:shd w:val="clear" w:color="auto" w:fill="auto"/>
                <w:noWrap/>
                <w:vAlign w:val="center"/>
                <w:hideMark/>
              </w:tcPr>
            </w:tcPrChange>
          </w:tcPr>
          <w:p w14:paraId="54406BE4" w14:textId="77777777" w:rsidR="004D28C1" w:rsidRPr="003C02FF" w:rsidRDefault="004D28C1" w:rsidP="004D28C1">
            <w:pPr>
              <w:jc w:val="center"/>
              <w:rPr>
                <w:ins w:id="11153" w:author="James Vu" w:date="2024-04-19T00:01:00Z"/>
                <w:b/>
                <w:bCs/>
                <w:color w:val="000000"/>
                <w:rPrChange w:id="11154" w:author="James Vu" w:date="2024-04-19T00:19:00Z">
                  <w:rPr>
                    <w:ins w:id="11155" w:author="James Vu" w:date="2024-04-19T00:01:00Z"/>
                    <w:b/>
                    <w:bCs/>
                    <w:color w:val="000000"/>
                    <w:sz w:val="28"/>
                    <w:szCs w:val="28"/>
                  </w:rPr>
                </w:rPrChange>
              </w:rPr>
            </w:pPr>
            <w:ins w:id="11156" w:author="James Vu" w:date="2024-04-19T00:01:00Z">
              <w:r w:rsidRPr="003C02FF">
                <w:rPr>
                  <w:b/>
                  <w:bCs/>
                  <w:color w:val="000000"/>
                  <w:rPrChange w:id="11157" w:author="James Vu" w:date="2024-04-19T00:19:00Z">
                    <w:rPr>
                      <w:b/>
                      <w:bCs/>
                      <w:color w:val="000000"/>
                      <w:sz w:val="28"/>
                      <w:szCs w:val="28"/>
                    </w:rPr>
                  </w:rPrChange>
                </w:rPr>
                <w:t> </w:t>
              </w:r>
            </w:ins>
          </w:p>
        </w:tc>
        <w:tc>
          <w:tcPr>
            <w:tcW w:w="8358" w:type="dxa"/>
            <w:shd w:val="clear" w:color="auto" w:fill="auto"/>
            <w:noWrap/>
            <w:vAlign w:val="center"/>
            <w:hideMark/>
            <w:tcPrChange w:id="11158" w:author="James Vu" w:date="2024-04-19T00:20:00Z">
              <w:tcPr>
                <w:tcW w:w="8358" w:type="dxa"/>
                <w:shd w:val="clear" w:color="auto" w:fill="auto"/>
                <w:noWrap/>
                <w:vAlign w:val="center"/>
                <w:hideMark/>
              </w:tcPr>
            </w:tcPrChange>
          </w:tcPr>
          <w:p w14:paraId="4677E0AC" w14:textId="77777777" w:rsidR="004D28C1" w:rsidRPr="003C02FF" w:rsidRDefault="004D28C1" w:rsidP="004D28C1">
            <w:pPr>
              <w:rPr>
                <w:ins w:id="11159" w:author="James Vu" w:date="2024-04-19T00:01:00Z"/>
                <w:color w:val="0D0D0D"/>
                <w:rPrChange w:id="11160" w:author="James Vu" w:date="2024-04-19T00:19:00Z">
                  <w:rPr>
                    <w:ins w:id="11161" w:author="James Vu" w:date="2024-04-19T00:01:00Z"/>
                    <w:color w:val="0D0D0D"/>
                    <w:sz w:val="28"/>
                    <w:szCs w:val="28"/>
                  </w:rPr>
                </w:rPrChange>
              </w:rPr>
            </w:pPr>
            <w:ins w:id="11162" w:author="James Vu" w:date="2024-04-19T00:01:00Z">
              <w:r w:rsidRPr="003C02FF">
                <w:rPr>
                  <w:color w:val="0D0D0D"/>
                  <w:rPrChange w:id="11163" w:author="James Vu" w:date="2024-04-19T00:19:00Z">
                    <w:rPr>
                      <w:color w:val="0D0D0D"/>
                      <w:sz w:val="28"/>
                      <w:szCs w:val="28"/>
                    </w:rPr>
                  </w:rPrChange>
                </w:rPr>
                <w:t>Lưu trữ dữ liệu sau khi nhập vào biểu mẫu</w:t>
              </w:r>
            </w:ins>
          </w:p>
        </w:tc>
      </w:tr>
      <w:tr w:rsidR="003C02FF" w:rsidRPr="003C02FF" w14:paraId="2E90336A" w14:textId="77777777" w:rsidTr="003C02FF">
        <w:trPr>
          <w:trHeight w:val="360"/>
          <w:ins w:id="11164" w:author="James Vu" w:date="2024-04-19T00:01:00Z"/>
          <w:trPrChange w:id="11165" w:author="James Vu" w:date="2024-04-19T00:20:00Z">
            <w:trPr>
              <w:trHeight w:val="360"/>
            </w:trPr>
          </w:trPrChange>
        </w:trPr>
        <w:tc>
          <w:tcPr>
            <w:tcW w:w="704" w:type="dxa"/>
            <w:shd w:val="clear" w:color="auto" w:fill="auto"/>
            <w:noWrap/>
            <w:vAlign w:val="center"/>
            <w:hideMark/>
            <w:tcPrChange w:id="11166" w:author="James Vu" w:date="2024-04-19T00:20:00Z">
              <w:tcPr>
                <w:tcW w:w="704" w:type="dxa"/>
                <w:shd w:val="clear" w:color="auto" w:fill="auto"/>
                <w:noWrap/>
                <w:vAlign w:val="center"/>
                <w:hideMark/>
              </w:tcPr>
            </w:tcPrChange>
          </w:tcPr>
          <w:p w14:paraId="25A00183" w14:textId="77777777" w:rsidR="004D28C1" w:rsidRPr="003C02FF" w:rsidRDefault="004D28C1" w:rsidP="004D28C1">
            <w:pPr>
              <w:jc w:val="center"/>
              <w:rPr>
                <w:ins w:id="11167" w:author="James Vu" w:date="2024-04-19T00:01:00Z"/>
                <w:b/>
                <w:bCs/>
                <w:color w:val="000000"/>
                <w:rPrChange w:id="11168" w:author="James Vu" w:date="2024-04-19T00:22:00Z">
                  <w:rPr>
                    <w:ins w:id="11169" w:author="James Vu" w:date="2024-04-19T00:01:00Z"/>
                    <w:b/>
                    <w:bCs/>
                    <w:color w:val="000000"/>
                    <w:sz w:val="28"/>
                    <w:szCs w:val="28"/>
                  </w:rPr>
                </w:rPrChange>
              </w:rPr>
            </w:pPr>
            <w:ins w:id="11170" w:author="James Vu" w:date="2024-04-19T00:01:00Z">
              <w:r w:rsidRPr="003C02FF">
                <w:rPr>
                  <w:b/>
                  <w:bCs/>
                  <w:color w:val="000000"/>
                  <w:rPrChange w:id="11171" w:author="James Vu" w:date="2024-04-19T00:22:00Z">
                    <w:rPr>
                      <w:b/>
                      <w:bCs/>
                      <w:color w:val="000000"/>
                      <w:sz w:val="28"/>
                      <w:szCs w:val="28"/>
                    </w:rPr>
                  </w:rPrChange>
                </w:rPr>
                <w:t>16</w:t>
              </w:r>
            </w:ins>
          </w:p>
        </w:tc>
        <w:tc>
          <w:tcPr>
            <w:tcW w:w="8358" w:type="dxa"/>
            <w:shd w:val="clear" w:color="auto" w:fill="auto"/>
            <w:noWrap/>
            <w:vAlign w:val="center"/>
            <w:hideMark/>
            <w:tcPrChange w:id="11172" w:author="James Vu" w:date="2024-04-19T00:20:00Z">
              <w:tcPr>
                <w:tcW w:w="8358" w:type="dxa"/>
                <w:shd w:val="clear" w:color="auto" w:fill="auto"/>
                <w:noWrap/>
                <w:vAlign w:val="center"/>
                <w:hideMark/>
              </w:tcPr>
            </w:tcPrChange>
          </w:tcPr>
          <w:p w14:paraId="0666BDE8" w14:textId="77777777" w:rsidR="004D28C1" w:rsidRPr="003C02FF" w:rsidRDefault="004D28C1" w:rsidP="004D28C1">
            <w:pPr>
              <w:rPr>
                <w:ins w:id="11173" w:author="James Vu" w:date="2024-04-19T00:01:00Z"/>
                <w:b/>
                <w:bCs/>
                <w:color w:val="0D0D0D"/>
                <w:rPrChange w:id="11174" w:author="James Vu" w:date="2024-04-19T00:22:00Z">
                  <w:rPr>
                    <w:ins w:id="11175" w:author="James Vu" w:date="2024-04-19T00:01:00Z"/>
                    <w:color w:val="0D0D0D"/>
                    <w:sz w:val="28"/>
                    <w:szCs w:val="28"/>
                  </w:rPr>
                </w:rPrChange>
              </w:rPr>
            </w:pPr>
            <w:ins w:id="11176" w:author="James Vu" w:date="2024-04-19T00:01:00Z">
              <w:r w:rsidRPr="003C02FF">
                <w:rPr>
                  <w:b/>
                  <w:bCs/>
                  <w:color w:val="0D0D0D"/>
                  <w:rPrChange w:id="11177" w:author="James Vu" w:date="2024-04-19T00:22:00Z">
                    <w:rPr>
                      <w:color w:val="0D0D0D"/>
                      <w:sz w:val="28"/>
                      <w:szCs w:val="28"/>
                    </w:rPr>
                  </w:rPrChange>
                </w:rPr>
                <w:t>Tương Tác Người Dùng với Biểu Mẫu</w:t>
              </w:r>
            </w:ins>
          </w:p>
        </w:tc>
      </w:tr>
      <w:tr w:rsidR="003C02FF" w:rsidRPr="003C02FF" w14:paraId="25B571E1" w14:textId="77777777" w:rsidTr="003C02FF">
        <w:trPr>
          <w:trHeight w:val="360"/>
          <w:ins w:id="11178" w:author="James Vu" w:date="2024-04-19T00:01:00Z"/>
          <w:trPrChange w:id="11179" w:author="James Vu" w:date="2024-04-19T00:20:00Z">
            <w:trPr>
              <w:trHeight w:val="360"/>
            </w:trPr>
          </w:trPrChange>
        </w:trPr>
        <w:tc>
          <w:tcPr>
            <w:tcW w:w="704" w:type="dxa"/>
            <w:shd w:val="clear" w:color="auto" w:fill="auto"/>
            <w:noWrap/>
            <w:vAlign w:val="center"/>
            <w:hideMark/>
            <w:tcPrChange w:id="11180" w:author="James Vu" w:date="2024-04-19T00:20:00Z">
              <w:tcPr>
                <w:tcW w:w="704" w:type="dxa"/>
                <w:shd w:val="clear" w:color="auto" w:fill="auto"/>
                <w:noWrap/>
                <w:vAlign w:val="center"/>
                <w:hideMark/>
              </w:tcPr>
            </w:tcPrChange>
          </w:tcPr>
          <w:p w14:paraId="6D1143F2" w14:textId="77777777" w:rsidR="004D28C1" w:rsidRPr="003C02FF" w:rsidRDefault="004D28C1" w:rsidP="004D28C1">
            <w:pPr>
              <w:jc w:val="center"/>
              <w:rPr>
                <w:ins w:id="11181" w:author="James Vu" w:date="2024-04-19T00:01:00Z"/>
                <w:b/>
                <w:bCs/>
                <w:color w:val="000000"/>
                <w:rPrChange w:id="11182" w:author="James Vu" w:date="2024-04-19T00:19:00Z">
                  <w:rPr>
                    <w:ins w:id="11183" w:author="James Vu" w:date="2024-04-19T00:01:00Z"/>
                    <w:b/>
                    <w:bCs/>
                    <w:color w:val="000000"/>
                    <w:sz w:val="28"/>
                    <w:szCs w:val="28"/>
                  </w:rPr>
                </w:rPrChange>
              </w:rPr>
            </w:pPr>
            <w:ins w:id="11184" w:author="James Vu" w:date="2024-04-19T00:01:00Z">
              <w:r w:rsidRPr="003C02FF">
                <w:rPr>
                  <w:b/>
                  <w:bCs/>
                  <w:color w:val="000000"/>
                  <w:rPrChange w:id="11185" w:author="James Vu" w:date="2024-04-19T00:19:00Z">
                    <w:rPr>
                      <w:b/>
                      <w:bCs/>
                      <w:color w:val="000000"/>
                      <w:sz w:val="28"/>
                      <w:szCs w:val="28"/>
                    </w:rPr>
                  </w:rPrChange>
                </w:rPr>
                <w:t> </w:t>
              </w:r>
            </w:ins>
          </w:p>
        </w:tc>
        <w:tc>
          <w:tcPr>
            <w:tcW w:w="8358" w:type="dxa"/>
            <w:shd w:val="clear" w:color="auto" w:fill="auto"/>
            <w:noWrap/>
            <w:vAlign w:val="center"/>
            <w:hideMark/>
            <w:tcPrChange w:id="11186" w:author="James Vu" w:date="2024-04-19T00:20:00Z">
              <w:tcPr>
                <w:tcW w:w="8358" w:type="dxa"/>
                <w:shd w:val="clear" w:color="auto" w:fill="auto"/>
                <w:noWrap/>
                <w:vAlign w:val="center"/>
                <w:hideMark/>
              </w:tcPr>
            </w:tcPrChange>
          </w:tcPr>
          <w:p w14:paraId="4A687DF8" w14:textId="77777777" w:rsidR="004D28C1" w:rsidRPr="003C02FF" w:rsidRDefault="004D28C1" w:rsidP="004D28C1">
            <w:pPr>
              <w:rPr>
                <w:ins w:id="11187" w:author="James Vu" w:date="2024-04-19T00:01:00Z"/>
                <w:color w:val="0D0D0D"/>
                <w:rPrChange w:id="11188" w:author="James Vu" w:date="2024-04-19T00:19:00Z">
                  <w:rPr>
                    <w:ins w:id="11189" w:author="James Vu" w:date="2024-04-19T00:01:00Z"/>
                    <w:color w:val="0D0D0D"/>
                    <w:sz w:val="28"/>
                    <w:szCs w:val="28"/>
                  </w:rPr>
                </w:rPrChange>
              </w:rPr>
            </w:pPr>
            <w:ins w:id="11190" w:author="James Vu" w:date="2024-04-19T00:01:00Z">
              <w:r w:rsidRPr="003C02FF">
                <w:rPr>
                  <w:color w:val="0D0D0D"/>
                  <w:rPrChange w:id="11191" w:author="James Vu" w:date="2024-04-19T00:19:00Z">
                    <w:rPr>
                      <w:color w:val="0D0D0D"/>
                      <w:sz w:val="28"/>
                      <w:szCs w:val="28"/>
                    </w:rPr>
                  </w:rPrChange>
                </w:rPr>
                <w:t>Công cụ quản lý sử dụng biểu mẫu qua giao diện web</w:t>
              </w:r>
            </w:ins>
          </w:p>
        </w:tc>
      </w:tr>
      <w:tr w:rsidR="003C02FF" w:rsidRPr="003C02FF" w14:paraId="267CC1A7" w14:textId="77777777" w:rsidTr="003C02FF">
        <w:trPr>
          <w:trHeight w:val="360"/>
          <w:ins w:id="11192" w:author="James Vu" w:date="2024-04-19T00:01:00Z"/>
          <w:trPrChange w:id="11193" w:author="James Vu" w:date="2024-04-19T00:20:00Z">
            <w:trPr>
              <w:trHeight w:val="360"/>
            </w:trPr>
          </w:trPrChange>
        </w:trPr>
        <w:tc>
          <w:tcPr>
            <w:tcW w:w="704" w:type="dxa"/>
            <w:shd w:val="clear" w:color="auto" w:fill="auto"/>
            <w:noWrap/>
            <w:vAlign w:val="center"/>
            <w:hideMark/>
            <w:tcPrChange w:id="11194" w:author="James Vu" w:date="2024-04-19T00:20:00Z">
              <w:tcPr>
                <w:tcW w:w="704" w:type="dxa"/>
                <w:shd w:val="clear" w:color="auto" w:fill="auto"/>
                <w:noWrap/>
                <w:vAlign w:val="center"/>
                <w:hideMark/>
              </w:tcPr>
            </w:tcPrChange>
          </w:tcPr>
          <w:p w14:paraId="3CDE95F6" w14:textId="77777777" w:rsidR="004D28C1" w:rsidRPr="003C02FF" w:rsidRDefault="004D28C1" w:rsidP="004D28C1">
            <w:pPr>
              <w:jc w:val="center"/>
              <w:rPr>
                <w:ins w:id="11195" w:author="James Vu" w:date="2024-04-19T00:01:00Z"/>
                <w:b/>
                <w:bCs/>
                <w:color w:val="000000"/>
                <w:rPrChange w:id="11196" w:author="James Vu" w:date="2024-04-19T00:19:00Z">
                  <w:rPr>
                    <w:ins w:id="11197" w:author="James Vu" w:date="2024-04-19T00:01:00Z"/>
                    <w:b/>
                    <w:bCs/>
                    <w:color w:val="000000"/>
                    <w:sz w:val="28"/>
                    <w:szCs w:val="28"/>
                  </w:rPr>
                </w:rPrChange>
              </w:rPr>
            </w:pPr>
            <w:ins w:id="11198" w:author="James Vu" w:date="2024-04-19T00:01:00Z">
              <w:r w:rsidRPr="003C02FF">
                <w:rPr>
                  <w:b/>
                  <w:bCs/>
                  <w:color w:val="000000"/>
                  <w:rPrChange w:id="11199" w:author="James Vu" w:date="2024-04-19T00:19:00Z">
                    <w:rPr>
                      <w:b/>
                      <w:bCs/>
                      <w:color w:val="000000"/>
                      <w:sz w:val="28"/>
                      <w:szCs w:val="28"/>
                    </w:rPr>
                  </w:rPrChange>
                </w:rPr>
                <w:t> </w:t>
              </w:r>
            </w:ins>
          </w:p>
        </w:tc>
        <w:tc>
          <w:tcPr>
            <w:tcW w:w="8358" w:type="dxa"/>
            <w:shd w:val="clear" w:color="auto" w:fill="auto"/>
            <w:noWrap/>
            <w:vAlign w:val="center"/>
            <w:hideMark/>
            <w:tcPrChange w:id="11200" w:author="James Vu" w:date="2024-04-19T00:20:00Z">
              <w:tcPr>
                <w:tcW w:w="8358" w:type="dxa"/>
                <w:shd w:val="clear" w:color="auto" w:fill="auto"/>
                <w:noWrap/>
                <w:vAlign w:val="center"/>
                <w:hideMark/>
              </w:tcPr>
            </w:tcPrChange>
          </w:tcPr>
          <w:p w14:paraId="422BD44F" w14:textId="77777777" w:rsidR="004D28C1" w:rsidRPr="003C02FF" w:rsidRDefault="004D28C1" w:rsidP="004D28C1">
            <w:pPr>
              <w:rPr>
                <w:ins w:id="11201" w:author="James Vu" w:date="2024-04-19T00:01:00Z"/>
                <w:color w:val="0D0D0D"/>
                <w:rPrChange w:id="11202" w:author="James Vu" w:date="2024-04-19T00:19:00Z">
                  <w:rPr>
                    <w:ins w:id="11203" w:author="James Vu" w:date="2024-04-19T00:01:00Z"/>
                    <w:color w:val="0D0D0D"/>
                    <w:sz w:val="28"/>
                    <w:szCs w:val="28"/>
                  </w:rPr>
                </w:rPrChange>
              </w:rPr>
            </w:pPr>
            <w:ins w:id="11204" w:author="James Vu" w:date="2024-04-19T00:01:00Z">
              <w:r w:rsidRPr="003C02FF">
                <w:rPr>
                  <w:color w:val="0D0D0D"/>
                  <w:rPrChange w:id="11205" w:author="James Vu" w:date="2024-04-19T00:19:00Z">
                    <w:rPr>
                      <w:color w:val="0D0D0D"/>
                      <w:sz w:val="28"/>
                      <w:szCs w:val="28"/>
                    </w:rPr>
                  </w:rPrChange>
                </w:rPr>
                <w:t>Thực hiện và theo dõi quy trình trên biểu mẫu</w:t>
              </w:r>
            </w:ins>
          </w:p>
        </w:tc>
      </w:tr>
      <w:tr w:rsidR="003C02FF" w:rsidRPr="003C02FF" w14:paraId="0A9165C8" w14:textId="77777777" w:rsidTr="003C02FF">
        <w:trPr>
          <w:trHeight w:val="360"/>
          <w:ins w:id="11206" w:author="James Vu" w:date="2024-04-19T00:01:00Z"/>
          <w:trPrChange w:id="11207" w:author="James Vu" w:date="2024-04-19T00:20:00Z">
            <w:trPr>
              <w:trHeight w:val="360"/>
            </w:trPr>
          </w:trPrChange>
        </w:trPr>
        <w:tc>
          <w:tcPr>
            <w:tcW w:w="704" w:type="dxa"/>
            <w:shd w:val="clear" w:color="auto" w:fill="auto"/>
            <w:noWrap/>
            <w:vAlign w:val="center"/>
            <w:hideMark/>
            <w:tcPrChange w:id="11208" w:author="James Vu" w:date="2024-04-19T00:20:00Z">
              <w:tcPr>
                <w:tcW w:w="704" w:type="dxa"/>
                <w:shd w:val="clear" w:color="auto" w:fill="auto"/>
                <w:noWrap/>
                <w:vAlign w:val="center"/>
                <w:hideMark/>
              </w:tcPr>
            </w:tcPrChange>
          </w:tcPr>
          <w:p w14:paraId="1B1DED2D" w14:textId="77777777" w:rsidR="004D28C1" w:rsidRPr="003C02FF" w:rsidRDefault="004D28C1" w:rsidP="004D28C1">
            <w:pPr>
              <w:jc w:val="center"/>
              <w:rPr>
                <w:ins w:id="11209" w:author="James Vu" w:date="2024-04-19T00:01:00Z"/>
                <w:b/>
                <w:bCs/>
                <w:color w:val="000000"/>
                <w:rPrChange w:id="11210" w:author="James Vu" w:date="2024-04-19T00:19:00Z">
                  <w:rPr>
                    <w:ins w:id="11211" w:author="James Vu" w:date="2024-04-19T00:01:00Z"/>
                    <w:b/>
                    <w:bCs/>
                    <w:color w:val="000000"/>
                    <w:sz w:val="28"/>
                    <w:szCs w:val="28"/>
                  </w:rPr>
                </w:rPrChange>
              </w:rPr>
            </w:pPr>
            <w:ins w:id="11212" w:author="James Vu" w:date="2024-04-19T00:01:00Z">
              <w:r w:rsidRPr="003C02FF">
                <w:rPr>
                  <w:b/>
                  <w:bCs/>
                  <w:color w:val="000000"/>
                  <w:rPrChange w:id="11213" w:author="James Vu" w:date="2024-04-19T00:19:00Z">
                    <w:rPr>
                      <w:b/>
                      <w:bCs/>
                      <w:color w:val="000000"/>
                      <w:sz w:val="28"/>
                      <w:szCs w:val="28"/>
                    </w:rPr>
                  </w:rPrChange>
                </w:rPr>
                <w:t> </w:t>
              </w:r>
            </w:ins>
          </w:p>
        </w:tc>
        <w:tc>
          <w:tcPr>
            <w:tcW w:w="8358" w:type="dxa"/>
            <w:shd w:val="clear" w:color="auto" w:fill="auto"/>
            <w:noWrap/>
            <w:vAlign w:val="center"/>
            <w:hideMark/>
            <w:tcPrChange w:id="11214" w:author="James Vu" w:date="2024-04-19T00:20:00Z">
              <w:tcPr>
                <w:tcW w:w="8358" w:type="dxa"/>
                <w:shd w:val="clear" w:color="auto" w:fill="auto"/>
                <w:noWrap/>
                <w:vAlign w:val="center"/>
                <w:hideMark/>
              </w:tcPr>
            </w:tcPrChange>
          </w:tcPr>
          <w:p w14:paraId="66209217" w14:textId="77777777" w:rsidR="004D28C1" w:rsidRPr="003C02FF" w:rsidRDefault="004D28C1" w:rsidP="004D28C1">
            <w:pPr>
              <w:rPr>
                <w:ins w:id="11215" w:author="James Vu" w:date="2024-04-19T00:01:00Z"/>
                <w:color w:val="0D0D0D"/>
                <w:rPrChange w:id="11216" w:author="James Vu" w:date="2024-04-19T00:19:00Z">
                  <w:rPr>
                    <w:ins w:id="11217" w:author="James Vu" w:date="2024-04-19T00:01:00Z"/>
                    <w:color w:val="0D0D0D"/>
                    <w:sz w:val="28"/>
                    <w:szCs w:val="28"/>
                  </w:rPr>
                </w:rPrChange>
              </w:rPr>
            </w:pPr>
            <w:ins w:id="11218" w:author="James Vu" w:date="2024-04-19T00:01:00Z">
              <w:r w:rsidRPr="003C02FF">
                <w:rPr>
                  <w:color w:val="0D0D0D"/>
                  <w:rPrChange w:id="11219" w:author="James Vu" w:date="2024-04-19T00:19:00Z">
                    <w:rPr>
                      <w:color w:val="0D0D0D"/>
                      <w:sz w:val="28"/>
                      <w:szCs w:val="28"/>
                    </w:rPr>
                  </w:rPrChange>
                </w:rPr>
                <w:t>Truy cập vào thư viện biểu mẫu</w:t>
              </w:r>
            </w:ins>
          </w:p>
        </w:tc>
      </w:tr>
      <w:tr w:rsidR="003C02FF" w:rsidRPr="003C02FF" w14:paraId="279224C1" w14:textId="77777777" w:rsidTr="003C02FF">
        <w:trPr>
          <w:trHeight w:val="360"/>
          <w:ins w:id="11220" w:author="James Vu" w:date="2024-04-19T00:01:00Z"/>
          <w:trPrChange w:id="11221" w:author="James Vu" w:date="2024-04-19T00:20:00Z">
            <w:trPr>
              <w:trHeight w:val="360"/>
            </w:trPr>
          </w:trPrChange>
        </w:trPr>
        <w:tc>
          <w:tcPr>
            <w:tcW w:w="704" w:type="dxa"/>
            <w:shd w:val="clear" w:color="auto" w:fill="auto"/>
            <w:noWrap/>
            <w:vAlign w:val="center"/>
            <w:hideMark/>
            <w:tcPrChange w:id="11222" w:author="James Vu" w:date="2024-04-19T00:20:00Z">
              <w:tcPr>
                <w:tcW w:w="704" w:type="dxa"/>
                <w:shd w:val="clear" w:color="auto" w:fill="auto"/>
                <w:noWrap/>
                <w:vAlign w:val="center"/>
                <w:hideMark/>
              </w:tcPr>
            </w:tcPrChange>
          </w:tcPr>
          <w:p w14:paraId="06FA72F1" w14:textId="77777777" w:rsidR="004D28C1" w:rsidRPr="003C02FF" w:rsidRDefault="004D28C1" w:rsidP="004D28C1">
            <w:pPr>
              <w:jc w:val="center"/>
              <w:rPr>
                <w:ins w:id="11223" w:author="James Vu" w:date="2024-04-19T00:01:00Z"/>
                <w:b/>
                <w:bCs/>
                <w:color w:val="000000"/>
                <w:rPrChange w:id="11224" w:author="James Vu" w:date="2024-04-19T00:19:00Z">
                  <w:rPr>
                    <w:ins w:id="11225" w:author="James Vu" w:date="2024-04-19T00:01:00Z"/>
                    <w:b/>
                    <w:bCs/>
                    <w:color w:val="000000"/>
                    <w:sz w:val="28"/>
                    <w:szCs w:val="28"/>
                  </w:rPr>
                </w:rPrChange>
              </w:rPr>
            </w:pPr>
            <w:ins w:id="11226" w:author="James Vu" w:date="2024-04-19T00:01:00Z">
              <w:r w:rsidRPr="003C02FF">
                <w:rPr>
                  <w:b/>
                  <w:bCs/>
                  <w:color w:val="000000"/>
                  <w:rPrChange w:id="11227" w:author="James Vu" w:date="2024-04-19T00:19:00Z">
                    <w:rPr>
                      <w:b/>
                      <w:bCs/>
                      <w:color w:val="000000"/>
                      <w:sz w:val="28"/>
                      <w:szCs w:val="28"/>
                    </w:rPr>
                  </w:rPrChange>
                </w:rPr>
                <w:t> </w:t>
              </w:r>
            </w:ins>
          </w:p>
        </w:tc>
        <w:tc>
          <w:tcPr>
            <w:tcW w:w="8358" w:type="dxa"/>
            <w:shd w:val="clear" w:color="auto" w:fill="auto"/>
            <w:noWrap/>
            <w:vAlign w:val="center"/>
            <w:hideMark/>
            <w:tcPrChange w:id="11228" w:author="James Vu" w:date="2024-04-19T00:20:00Z">
              <w:tcPr>
                <w:tcW w:w="8358" w:type="dxa"/>
                <w:shd w:val="clear" w:color="auto" w:fill="auto"/>
                <w:noWrap/>
                <w:vAlign w:val="center"/>
                <w:hideMark/>
              </w:tcPr>
            </w:tcPrChange>
          </w:tcPr>
          <w:p w14:paraId="51182D64" w14:textId="77777777" w:rsidR="004D28C1" w:rsidRPr="003C02FF" w:rsidRDefault="004D28C1" w:rsidP="004D28C1">
            <w:pPr>
              <w:rPr>
                <w:ins w:id="11229" w:author="James Vu" w:date="2024-04-19T00:01:00Z"/>
                <w:color w:val="0D0D0D"/>
                <w:rPrChange w:id="11230" w:author="James Vu" w:date="2024-04-19T00:19:00Z">
                  <w:rPr>
                    <w:ins w:id="11231" w:author="James Vu" w:date="2024-04-19T00:01:00Z"/>
                    <w:color w:val="0D0D0D"/>
                    <w:sz w:val="28"/>
                    <w:szCs w:val="28"/>
                  </w:rPr>
                </w:rPrChange>
              </w:rPr>
            </w:pPr>
            <w:ins w:id="11232" w:author="James Vu" w:date="2024-04-19T00:01:00Z">
              <w:r w:rsidRPr="003C02FF">
                <w:rPr>
                  <w:color w:val="0D0D0D"/>
                  <w:rPrChange w:id="11233" w:author="James Vu" w:date="2024-04-19T00:19:00Z">
                    <w:rPr>
                      <w:color w:val="0D0D0D"/>
                      <w:sz w:val="28"/>
                      <w:szCs w:val="28"/>
                    </w:rPr>
                  </w:rPrChange>
                </w:rPr>
                <w:t>Lựa chọn biểu mẫu cần sử dụng</w:t>
              </w:r>
            </w:ins>
          </w:p>
        </w:tc>
      </w:tr>
      <w:tr w:rsidR="003C02FF" w:rsidRPr="003C02FF" w14:paraId="6AE33341" w14:textId="77777777" w:rsidTr="003C02FF">
        <w:trPr>
          <w:trHeight w:val="360"/>
          <w:ins w:id="11234" w:author="James Vu" w:date="2024-04-19T00:01:00Z"/>
          <w:trPrChange w:id="11235" w:author="James Vu" w:date="2024-04-19T00:20:00Z">
            <w:trPr>
              <w:trHeight w:val="360"/>
            </w:trPr>
          </w:trPrChange>
        </w:trPr>
        <w:tc>
          <w:tcPr>
            <w:tcW w:w="704" w:type="dxa"/>
            <w:shd w:val="clear" w:color="auto" w:fill="auto"/>
            <w:noWrap/>
            <w:vAlign w:val="center"/>
            <w:hideMark/>
            <w:tcPrChange w:id="11236" w:author="James Vu" w:date="2024-04-19T00:20:00Z">
              <w:tcPr>
                <w:tcW w:w="704" w:type="dxa"/>
                <w:shd w:val="clear" w:color="auto" w:fill="auto"/>
                <w:noWrap/>
                <w:vAlign w:val="center"/>
                <w:hideMark/>
              </w:tcPr>
            </w:tcPrChange>
          </w:tcPr>
          <w:p w14:paraId="2C98C845" w14:textId="77777777" w:rsidR="004D28C1" w:rsidRPr="003C02FF" w:rsidRDefault="004D28C1" w:rsidP="004D28C1">
            <w:pPr>
              <w:jc w:val="center"/>
              <w:rPr>
                <w:ins w:id="11237" w:author="James Vu" w:date="2024-04-19T00:01:00Z"/>
                <w:b/>
                <w:bCs/>
                <w:color w:val="000000"/>
                <w:rPrChange w:id="11238" w:author="James Vu" w:date="2024-04-19T00:19:00Z">
                  <w:rPr>
                    <w:ins w:id="11239" w:author="James Vu" w:date="2024-04-19T00:01:00Z"/>
                    <w:b/>
                    <w:bCs/>
                    <w:color w:val="000000"/>
                    <w:sz w:val="28"/>
                    <w:szCs w:val="28"/>
                  </w:rPr>
                </w:rPrChange>
              </w:rPr>
            </w:pPr>
            <w:ins w:id="11240" w:author="James Vu" w:date="2024-04-19T00:01:00Z">
              <w:r w:rsidRPr="003C02FF">
                <w:rPr>
                  <w:b/>
                  <w:bCs/>
                  <w:color w:val="000000"/>
                  <w:rPrChange w:id="11241" w:author="James Vu" w:date="2024-04-19T00:19:00Z">
                    <w:rPr>
                      <w:b/>
                      <w:bCs/>
                      <w:color w:val="000000"/>
                      <w:sz w:val="28"/>
                      <w:szCs w:val="28"/>
                    </w:rPr>
                  </w:rPrChange>
                </w:rPr>
                <w:t> </w:t>
              </w:r>
            </w:ins>
          </w:p>
        </w:tc>
        <w:tc>
          <w:tcPr>
            <w:tcW w:w="8358" w:type="dxa"/>
            <w:shd w:val="clear" w:color="auto" w:fill="auto"/>
            <w:noWrap/>
            <w:vAlign w:val="center"/>
            <w:hideMark/>
            <w:tcPrChange w:id="11242" w:author="James Vu" w:date="2024-04-19T00:20:00Z">
              <w:tcPr>
                <w:tcW w:w="8358" w:type="dxa"/>
                <w:shd w:val="clear" w:color="auto" w:fill="auto"/>
                <w:noWrap/>
                <w:vAlign w:val="center"/>
                <w:hideMark/>
              </w:tcPr>
            </w:tcPrChange>
          </w:tcPr>
          <w:p w14:paraId="7C47D5D4" w14:textId="77777777" w:rsidR="004D28C1" w:rsidRPr="003C02FF" w:rsidRDefault="004D28C1" w:rsidP="004D28C1">
            <w:pPr>
              <w:rPr>
                <w:ins w:id="11243" w:author="James Vu" w:date="2024-04-19T00:01:00Z"/>
                <w:color w:val="0D0D0D"/>
                <w:rPrChange w:id="11244" w:author="James Vu" w:date="2024-04-19T00:19:00Z">
                  <w:rPr>
                    <w:ins w:id="11245" w:author="James Vu" w:date="2024-04-19T00:01:00Z"/>
                    <w:color w:val="0D0D0D"/>
                    <w:sz w:val="28"/>
                    <w:szCs w:val="28"/>
                  </w:rPr>
                </w:rPrChange>
              </w:rPr>
            </w:pPr>
            <w:ins w:id="11246" w:author="James Vu" w:date="2024-04-19T00:01:00Z">
              <w:r w:rsidRPr="003C02FF">
                <w:rPr>
                  <w:color w:val="0D0D0D"/>
                  <w:rPrChange w:id="11247" w:author="James Vu" w:date="2024-04-19T00:19:00Z">
                    <w:rPr>
                      <w:color w:val="0D0D0D"/>
                      <w:sz w:val="28"/>
                      <w:szCs w:val="28"/>
                    </w:rPr>
                  </w:rPrChange>
                </w:rPr>
                <w:t>Điền thông tin vào biểu mẫu điện tử</w:t>
              </w:r>
            </w:ins>
          </w:p>
        </w:tc>
      </w:tr>
      <w:tr w:rsidR="003C02FF" w:rsidRPr="003C02FF" w14:paraId="2EC887BD" w14:textId="77777777" w:rsidTr="003C02FF">
        <w:trPr>
          <w:trHeight w:val="360"/>
          <w:ins w:id="11248" w:author="James Vu" w:date="2024-04-19T00:01:00Z"/>
          <w:trPrChange w:id="11249" w:author="James Vu" w:date="2024-04-19T00:20:00Z">
            <w:trPr>
              <w:trHeight w:val="360"/>
            </w:trPr>
          </w:trPrChange>
        </w:trPr>
        <w:tc>
          <w:tcPr>
            <w:tcW w:w="704" w:type="dxa"/>
            <w:shd w:val="clear" w:color="auto" w:fill="auto"/>
            <w:noWrap/>
            <w:vAlign w:val="center"/>
            <w:hideMark/>
            <w:tcPrChange w:id="11250" w:author="James Vu" w:date="2024-04-19T00:20:00Z">
              <w:tcPr>
                <w:tcW w:w="704" w:type="dxa"/>
                <w:shd w:val="clear" w:color="auto" w:fill="auto"/>
                <w:noWrap/>
                <w:vAlign w:val="center"/>
                <w:hideMark/>
              </w:tcPr>
            </w:tcPrChange>
          </w:tcPr>
          <w:p w14:paraId="29322D97" w14:textId="77777777" w:rsidR="004D28C1" w:rsidRPr="003C02FF" w:rsidRDefault="004D28C1" w:rsidP="004D28C1">
            <w:pPr>
              <w:jc w:val="center"/>
              <w:rPr>
                <w:ins w:id="11251" w:author="James Vu" w:date="2024-04-19T00:01:00Z"/>
                <w:b/>
                <w:bCs/>
                <w:color w:val="000000"/>
                <w:rPrChange w:id="11252" w:author="James Vu" w:date="2024-04-19T00:19:00Z">
                  <w:rPr>
                    <w:ins w:id="11253" w:author="James Vu" w:date="2024-04-19T00:01:00Z"/>
                    <w:b/>
                    <w:bCs/>
                    <w:color w:val="000000"/>
                    <w:sz w:val="28"/>
                    <w:szCs w:val="28"/>
                  </w:rPr>
                </w:rPrChange>
              </w:rPr>
            </w:pPr>
            <w:ins w:id="11254" w:author="James Vu" w:date="2024-04-19T00:01:00Z">
              <w:r w:rsidRPr="003C02FF">
                <w:rPr>
                  <w:b/>
                  <w:bCs/>
                  <w:color w:val="000000"/>
                  <w:rPrChange w:id="11255" w:author="James Vu" w:date="2024-04-19T00:19:00Z">
                    <w:rPr>
                      <w:b/>
                      <w:bCs/>
                      <w:color w:val="000000"/>
                      <w:sz w:val="28"/>
                      <w:szCs w:val="28"/>
                    </w:rPr>
                  </w:rPrChange>
                </w:rPr>
                <w:t> </w:t>
              </w:r>
            </w:ins>
          </w:p>
        </w:tc>
        <w:tc>
          <w:tcPr>
            <w:tcW w:w="8358" w:type="dxa"/>
            <w:shd w:val="clear" w:color="auto" w:fill="auto"/>
            <w:noWrap/>
            <w:vAlign w:val="center"/>
            <w:hideMark/>
            <w:tcPrChange w:id="11256" w:author="James Vu" w:date="2024-04-19T00:20:00Z">
              <w:tcPr>
                <w:tcW w:w="8358" w:type="dxa"/>
                <w:shd w:val="clear" w:color="auto" w:fill="auto"/>
                <w:noWrap/>
                <w:vAlign w:val="center"/>
                <w:hideMark/>
              </w:tcPr>
            </w:tcPrChange>
          </w:tcPr>
          <w:p w14:paraId="050BBFC4" w14:textId="77777777" w:rsidR="004D28C1" w:rsidRPr="003C02FF" w:rsidRDefault="004D28C1" w:rsidP="004D28C1">
            <w:pPr>
              <w:rPr>
                <w:ins w:id="11257" w:author="James Vu" w:date="2024-04-19T00:01:00Z"/>
                <w:color w:val="0D0D0D"/>
                <w:rPrChange w:id="11258" w:author="James Vu" w:date="2024-04-19T00:19:00Z">
                  <w:rPr>
                    <w:ins w:id="11259" w:author="James Vu" w:date="2024-04-19T00:01:00Z"/>
                    <w:color w:val="0D0D0D"/>
                    <w:sz w:val="28"/>
                    <w:szCs w:val="28"/>
                  </w:rPr>
                </w:rPrChange>
              </w:rPr>
            </w:pPr>
            <w:ins w:id="11260" w:author="James Vu" w:date="2024-04-19T00:01:00Z">
              <w:r w:rsidRPr="003C02FF">
                <w:rPr>
                  <w:color w:val="0D0D0D"/>
                  <w:rPrChange w:id="11261" w:author="James Vu" w:date="2024-04-19T00:19:00Z">
                    <w:rPr>
                      <w:color w:val="0D0D0D"/>
                      <w:sz w:val="28"/>
                      <w:szCs w:val="28"/>
                    </w:rPr>
                  </w:rPrChange>
                </w:rPr>
                <w:t>Lưu bản nháp của biểu mẫu đang điền</w:t>
              </w:r>
            </w:ins>
          </w:p>
        </w:tc>
      </w:tr>
      <w:tr w:rsidR="003C02FF" w:rsidRPr="003C02FF" w14:paraId="1D48F8DE" w14:textId="77777777" w:rsidTr="003C02FF">
        <w:trPr>
          <w:trHeight w:val="360"/>
          <w:ins w:id="11262" w:author="James Vu" w:date="2024-04-19T00:01:00Z"/>
          <w:trPrChange w:id="11263" w:author="James Vu" w:date="2024-04-19T00:20:00Z">
            <w:trPr>
              <w:trHeight w:val="360"/>
            </w:trPr>
          </w:trPrChange>
        </w:trPr>
        <w:tc>
          <w:tcPr>
            <w:tcW w:w="704" w:type="dxa"/>
            <w:shd w:val="clear" w:color="auto" w:fill="auto"/>
            <w:noWrap/>
            <w:vAlign w:val="center"/>
            <w:hideMark/>
            <w:tcPrChange w:id="11264" w:author="James Vu" w:date="2024-04-19T00:20:00Z">
              <w:tcPr>
                <w:tcW w:w="704" w:type="dxa"/>
                <w:shd w:val="clear" w:color="auto" w:fill="auto"/>
                <w:noWrap/>
                <w:vAlign w:val="center"/>
                <w:hideMark/>
              </w:tcPr>
            </w:tcPrChange>
          </w:tcPr>
          <w:p w14:paraId="5E0C26B7" w14:textId="77777777" w:rsidR="004D28C1" w:rsidRPr="003C02FF" w:rsidRDefault="004D28C1" w:rsidP="004D28C1">
            <w:pPr>
              <w:jc w:val="center"/>
              <w:rPr>
                <w:ins w:id="11265" w:author="James Vu" w:date="2024-04-19T00:01:00Z"/>
                <w:b/>
                <w:bCs/>
                <w:color w:val="000000"/>
                <w:rPrChange w:id="11266" w:author="James Vu" w:date="2024-04-19T00:19:00Z">
                  <w:rPr>
                    <w:ins w:id="11267" w:author="James Vu" w:date="2024-04-19T00:01:00Z"/>
                    <w:b/>
                    <w:bCs/>
                    <w:color w:val="000000"/>
                    <w:sz w:val="28"/>
                    <w:szCs w:val="28"/>
                  </w:rPr>
                </w:rPrChange>
              </w:rPr>
            </w:pPr>
            <w:ins w:id="11268" w:author="James Vu" w:date="2024-04-19T00:01:00Z">
              <w:r w:rsidRPr="003C02FF">
                <w:rPr>
                  <w:b/>
                  <w:bCs/>
                  <w:color w:val="000000"/>
                  <w:rPrChange w:id="11269" w:author="James Vu" w:date="2024-04-19T00:19:00Z">
                    <w:rPr>
                      <w:b/>
                      <w:bCs/>
                      <w:color w:val="000000"/>
                      <w:sz w:val="28"/>
                      <w:szCs w:val="28"/>
                    </w:rPr>
                  </w:rPrChange>
                </w:rPr>
                <w:t>17</w:t>
              </w:r>
            </w:ins>
          </w:p>
        </w:tc>
        <w:tc>
          <w:tcPr>
            <w:tcW w:w="8358" w:type="dxa"/>
            <w:shd w:val="clear" w:color="auto" w:fill="auto"/>
            <w:noWrap/>
            <w:vAlign w:val="center"/>
            <w:hideMark/>
            <w:tcPrChange w:id="11270" w:author="James Vu" w:date="2024-04-19T00:20:00Z">
              <w:tcPr>
                <w:tcW w:w="8358" w:type="dxa"/>
                <w:shd w:val="clear" w:color="auto" w:fill="auto"/>
                <w:noWrap/>
                <w:vAlign w:val="center"/>
                <w:hideMark/>
              </w:tcPr>
            </w:tcPrChange>
          </w:tcPr>
          <w:p w14:paraId="13361825" w14:textId="77777777" w:rsidR="004D28C1" w:rsidRPr="003C02FF" w:rsidRDefault="004D28C1" w:rsidP="004D28C1">
            <w:pPr>
              <w:rPr>
                <w:ins w:id="11271" w:author="James Vu" w:date="2024-04-19T00:01:00Z"/>
                <w:b/>
                <w:bCs/>
                <w:color w:val="0D0D0D"/>
                <w:rPrChange w:id="11272" w:author="James Vu" w:date="2024-04-19T00:19:00Z">
                  <w:rPr>
                    <w:ins w:id="11273" w:author="James Vu" w:date="2024-04-19T00:01:00Z"/>
                    <w:b/>
                    <w:bCs/>
                    <w:color w:val="0D0D0D"/>
                    <w:sz w:val="28"/>
                    <w:szCs w:val="28"/>
                  </w:rPr>
                </w:rPrChange>
              </w:rPr>
            </w:pPr>
            <w:ins w:id="11274" w:author="James Vu" w:date="2024-04-19T00:01:00Z">
              <w:r w:rsidRPr="003C02FF">
                <w:rPr>
                  <w:b/>
                  <w:bCs/>
                  <w:color w:val="0D0D0D"/>
                  <w:rPrChange w:id="11275" w:author="James Vu" w:date="2024-04-19T00:19:00Z">
                    <w:rPr>
                      <w:b/>
                      <w:bCs/>
                      <w:color w:val="0D0D0D"/>
                      <w:sz w:val="28"/>
                      <w:szCs w:val="28"/>
                    </w:rPr>
                  </w:rPrChange>
                </w:rPr>
                <w:t>Báo cáo Và Thống Kê</w:t>
              </w:r>
            </w:ins>
          </w:p>
        </w:tc>
      </w:tr>
      <w:tr w:rsidR="003C02FF" w:rsidRPr="003C02FF" w14:paraId="46F2CB76" w14:textId="77777777" w:rsidTr="003C02FF">
        <w:trPr>
          <w:trHeight w:val="360"/>
          <w:ins w:id="11276" w:author="James Vu" w:date="2024-04-19T00:01:00Z"/>
          <w:trPrChange w:id="11277" w:author="James Vu" w:date="2024-04-19T00:20:00Z">
            <w:trPr>
              <w:trHeight w:val="360"/>
            </w:trPr>
          </w:trPrChange>
        </w:trPr>
        <w:tc>
          <w:tcPr>
            <w:tcW w:w="704" w:type="dxa"/>
            <w:shd w:val="clear" w:color="auto" w:fill="auto"/>
            <w:noWrap/>
            <w:vAlign w:val="center"/>
            <w:hideMark/>
            <w:tcPrChange w:id="11278" w:author="James Vu" w:date="2024-04-19T00:20:00Z">
              <w:tcPr>
                <w:tcW w:w="704" w:type="dxa"/>
                <w:shd w:val="clear" w:color="auto" w:fill="auto"/>
                <w:noWrap/>
                <w:vAlign w:val="center"/>
                <w:hideMark/>
              </w:tcPr>
            </w:tcPrChange>
          </w:tcPr>
          <w:p w14:paraId="138023AF" w14:textId="77777777" w:rsidR="004D28C1" w:rsidRPr="003C02FF" w:rsidRDefault="004D28C1" w:rsidP="004D28C1">
            <w:pPr>
              <w:jc w:val="center"/>
              <w:rPr>
                <w:ins w:id="11279" w:author="James Vu" w:date="2024-04-19T00:01:00Z"/>
                <w:b/>
                <w:bCs/>
                <w:color w:val="000000"/>
                <w:rPrChange w:id="11280" w:author="James Vu" w:date="2024-04-19T00:19:00Z">
                  <w:rPr>
                    <w:ins w:id="11281" w:author="James Vu" w:date="2024-04-19T00:01:00Z"/>
                    <w:b/>
                    <w:bCs/>
                    <w:color w:val="000000"/>
                    <w:sz w:val="28"/>
                    <w:szCs w:val="28"/>
                  </w:rPr>
                </w:rPrChange>
              </w:rPr>
            </w:pPr>
            <w:ins w:id="11282" w:author="James Vu" w:date="2024-04-19T00:01:00Z">
              <w:r w:rsidRPr="003C02FF">
                <w:rPr>
                  <w:b/>
                  <w:bCs/>
                  <w:color w:val="000000"/>
                  <w:rPrChange w:id="11283" w:author="James Vu" w:date="2024-04-19T00:19:00Z">
                    <w:rPr>
                      <w:b/>
                      <w:bCs/>
                      <w:color w:val="000000"/>
                      <w:sz w:val="28"/>
                      <w:szCs w:val="28"/>
                    </w:rPr>
                  </w:rPrChange>
                </w:rPr>
                <w:lastRenderedPageBreak/>
                <w:t> </w:t>
              </w:r>
            </w:ins>
          </w:p>
        </w:tc>
        <w:tc>
          <w:tcPr>
            <w:tcW w:w="8358" w:type="dxa"/>
            <w:shd w:val="clear" w:color="auto" w:fill="auto"/>
            <w:noWrap/>
            <w:vAlign w:val="center"/>
            <w:hideMark/>
            <w:tcPrChange w:id="11284" w:author="James Vu" w:date="2024-04-19T00:20:00Z">
              <w:tcPr>
                <w:tcW w:w="8358" w:type="dxa"/>
                <w:shd w:val="clear" w:color="auto" w:fill="auto"/>
                <w:noWrap/>
                <w:vAlign w:val="center"/>
                <w:hideMark/>
              </w:tcPr>
            </w:tcPrChange>
          </w:tcPr>
          <w:p w14:paraId="35E5AB8B" w14:textId="77777777" w:rsidR="004D28C1" w:rsidRPr="003C02FF" w:rsidRDefault="004D28C1" w:rsidP="004D28C1">
            <w:pPr>
              <w:rPr>
                <w:ins w:id="11285" w:author="James Vu" w:date="2024-04-19T00:01:00Z"/>
                <w:color w:val="0D0D0D"/>
                <w:rPrChange w:id="11286" w:author="James Vu" w:date="2024-04-19T00:19:00Z">
                  <w:rPr>
                    <w:ins w:id="11287" w:author="James Vu" w:date="2024-04-19T00:01:00Z"/>
                    <w:color w:val="0D0D0D"/>
                    <w:sz w:val="28"/>
                    <w:szCs w:val="28"/>
                  </w:rPr>
                </w:rPrChange>
              </w:rPr>
            </w:pPr>
            <w:ins w:id="11288" w:author="James Vu" w:date="2024-04-19T00:01:00Z">
              <w:r w:rsidRPr="003C02FF">
                <w:rPr>
                  <w:color w:val="0D0D0D"/>
                  <w:rPrChange w:id="11289" w:author="James Vu" w:date="2024-04-19T00:19:00Z">
                    <w:rPr>
                      <w:color w:val="0D0D0D"/>
                      <w:sz w:val="28"/>
                      <w:szCs w:val="28"/>
                    </w:rPr>
                  </w:rPrChange>
                </w:rPr>
                <w:t>Tạo báo cáo tùy chỉnh theo các mục tiêu thời gian, khu vực hành chính, nhiệm vụ</w:t>
              </w:r>
            </w:ins>
          </w:p>
        </w:tc>
      </w:tr>
      <w:tr w:rsidR="003C02FF" w:rsidRPr="003C02FF" w14:paraId="5CC49936" w14:textId="77777777" w:rsidTr="003C02FF">
        <w:trPr>
          <w:trHeight w:val="360"/>
          <w:ins w:id="11290" w:author="James Vu" w:date="2024-04-19T00:01:00Z"/>
          <w:trPrChange w:id="11291" w:author="James Vu" w:date="2024-04-19T00:20:00Z">
            <w:trPr>
              <w:trHeight w:val="360"/>
            </w:trPr>
          </w:trPrChange>
        </w:trPr>
        <w:tc>
          <w:tcPr>
            <w:tcW w:w="704" w:type="dxa"/>
            <w:shd w:val="clear" w:color="auto" w:fill="auto"/>
            <w:noWrap/>
            <w:vAlign w:val="center"/>
            <w:hideMark/>
            <w:tcPrChange w:id="11292" w:author="James Vu" w:date="2024-04-19T00:20:00Z">
              <w:tcPr>
                <w:tcW w:w="704" w:type="dxa"/>
                <w:shd w:val="clear" w:color="auto" w:fill="auto"/>
                <w:noWrap/>
                <w:vAlign w:val="center"/>
                <w:hideMark/>
              </w:tcPr>
            </w:tcPrChange>
          </w:tcPr>
          <w:p w14:paraId="6B745125" w14:textId="77777777" w:rsidR="004D28C1" w:rsidRPr="003C02FF" w:rsidRDefault="004D28C1" w:rsidP="004D28C1">
            <w:pPr>
              <w:jc w:val="center"/>
              <w:rPr>
                <w:ins w:id="11293" w:author="James Vu" w:date="2024-04-19T00:01:00Z"/>
                <w:b/>
                <w:bCs/>
                <w:color w:val="000000"/>
                <w:rPrChange w:id="11294" w:author="James Vu" w:date="2024-04-19T00:19:00Z">
                  <w:rPr>
                    <w:ins w:id="11295" w:author="James Vu" w:date="2024-04-19T00:01:00Z"/>
                    <w:b/>
                    <w:bCs/>
                    <w:color w:val="000000"/>
                    <w:sz w:val="28"/>
                    <w:szCs w:val="28"/>
                  </w:rPr>
                </w:rPrChange>
              </w:rPr>
            </w:pPr>
            <w:ins w:id="11296" w:author="James Vu" w:date="2024-04-19T00:01:00Z">
              <w:r w:rsidRPr="003C02FF">
                <w:rPr>
                  <w:b/>
                  <w:bCs/>
                  <w:color w:val="000000"/>
                  <w:rPrChange w:id="11297" w:author="James Vu" w:date="2024-04-19T00:19:00Z">
                    <w:rPr>
                      <w:b/>
                      <w:bCs/>
                      <w:color w:val="000000"/>
                      <w:sz w:val="28"/>
                      <w:szCs w:val="28"/>
                    </w:rPr>
                  </w:rPrChange>
                </w:rPr>
                <w:t> </w:t>
              </w:r>
            </w:ins>
          </w:p>
        </w:tc>
        <w:tc>
          <w:tcPr>
            <w:tcW w:w="8358" w:type="dxa"/>
            <w:shd w:val="clear" w:color="auto" w:fill="auto"/>
            <w:noWrap/>
            <w:vAlign w:val="center"/>
            <w:hideMark/>
            <w:tcPrChange w:id="11298" w:author="James Vu" w:date="2024-04-19T00:20:00Z">
              <w:tcPr>
                <w:tcW w:w="8358" w:type="dxa"/>
                <w:shd w:val="clear" w:color="auto" w:fill="auto"/>
                <w:noWrap/>
                <w:vAlign w:val="center"/>
                <w:hideMark/>
              </w:tcPr>
            </w:tcPrChange>
          </w:tcPr>
          <w:p w14:paraId="6859EC21" w14:textId="77777777" w:rsidR="004D28C1" w:rsidRPr="003C02FF" w:rsidRDefault="004D28C1" w:rsidP="004D28C1">
            <w:pPr>
              <w:rPr>
                <w:ins w:id="11299" w:author="James Vu" w:date="2024-04-19T00:01:00Z"/>
                <w:color w:val="0D0D0D"/>
                <w:rPrChange w:id="11300" w:author="James Vu" w:date="2024-04-19T00:19:00Z">
                  <w:rPr>
                    <w:ins w:id="11301" w:author="James Vu" w:date="2024-04-19T00:01:00Z"/>
                    <w:color w:val="0D0D0D"/>
                    <w:sz w:val="28"/>
                    <w:szCs w:val="28"/>
                  </w:rPr>
                </w:rPrChange>
              </w:rPr>
            </w:pPr>
            <w:ins w:id="11302" w:author="James Vu" w:date="2024-04-19T00:01:00Z">
              <w:r w:rsidRPr="003C02FF">
                <w:rPr>
                  <w:color w:val="0D0D0D"/>
                  <w:rPrChange w:id="11303" w:author="James Vu" w:date="2024-04-19T00:19:00Z">
                    <w:rPr>
                      <w:color w:val="0D0D0D"/>
                      <w:sz w:val="28"/>
                      <w:szCs w:val="28"/>
                    </w:rPr>
                  </w:rPrChange>
                </w:rPr>
                <w:t>Báo cáo hoạt động của người dùng trên hệ thống theo phân quyền chức năng nhiệm vụ</w:t>
              </w:r>
            </w:ins>
          </w:p>
        </w:tc>
      </w:tr>
      <w:tr w:rsidR="003C02FF" w:rsidRPr="003C02FF" w14:paraId="110631DC" w14:textId="77777777" w:rsidTr="003C02FF">
        <w:trPr>
          <w:trHeight w:val="360"/>
          <w:ins w:id="11304" w:author="James Vu" w:date="2024-04-19T00:01:00Z"/>
          <w:trPrChange w:id="11305" w:author="James Vu" w:date="2024-04-19T00:20:00Z">
            <w:trPr>
              <w:trHeight w:val="360"/>
            </w:trPr>
          </w:trPrChange>
        </w:trPr>
        <w:tc>
          <w:tcPr>
            <w:tcW w:w="704" w:type="dxa"/>
            <w:shd w:val="clear" w:color="auto" w:fill="auto"/>
            <w:noWrap/>
            <w:vAlign w:val="center"/>
            <w:hideMark/>
            <w:tcPrChange w:id="11306" w:author="James Vu" w:date="2024-04-19T00:20:00Z">
              <w:tcPr>
                <w:tcW w:w="704" w:type="dxa"/>
                <w:shd w:val="clear" w:color="auto" w:fill="auto"/>
                <w:noWrap/>
                <w:vAlign w:val="center"/>
                <w:hideMark/>
              </w:tcPr>
            </w:tcPrChange>
          </w:tcPr>
          <w:p w14:paraId="7D3683AE" w14:textId="77777777" w:rsidR="004D28C1" w:rsidRPr="003C02FF" w:rsidRDefault="004D28C1" w:rsidP="004D28C1">
            <w:pPr>
              <w:jc w:val="center"/>
              <w:rPr>
                <w:ins w:id="11307" w:author="James Vu" w:date="2024-04-19T00:01:00Z"/>
                <w:b/>
                <w:bCs/>
                <w:color w:val="000000"/>
                <w:rPrChange w:id="11308" w:author="James Vu" w:date="2024-04-19T00:19:00Z">
                  <w:rPr>
                    <w:ins w:id="11309" w:author="James Vu" w:date="2024-04-19T00:01:00Z"/>
                    <w:b/>
                    <w:bCs/>
                    <w:color w:val="000000"/>
                    <w:sz w:val="28"/>
                    <w:szCs w:val="28"/>
                  </w:rPr>
                </w:rPrChange>
              </w:rPr>
            </w:pPr>
            <w:ins w:id="11310" w:author="James Vu" w:date="2024-04-19T00:01:00Z">
              <w:r w:rsidRPr="003C02FF">
                <w:rPr>
                  <w:b/>
                  <w:bCs/>
                  <w:color w:val="000000"/>
                  <w:rPrChange w:id="11311" w:author="James Vu" w:date="2024-04-19T00:19:00Z">
                    <w:rPr>
                      <w:b/>
                      <w:bCs/>
                      <w:color w:val="000000"/>
                      <w:sz w:val="28"/>
                      <w:szCs w:val="28"/>
                    </w:rPr>
                  </w:rPrChange>
                </w:rPr>
                <w:t> </w:t>
              </w:r>
            </w:ins>
          </w:p>
        </w:tc>
        <w:tc>
          <w:tcPr>
            <w:tcW w:w="8358" w:type="dxa"/>
            <w:shd w:val="clear" w:color="auto" w:fill="auto"/>
            <w:noWrap/>
            <w:vAlign w:val="center"/>
            <w:hideMark/>
            <w:tcPrChange w:id="11312" w:author="James Vu" w:date="2024-04-19T00:20:00Z">
              <w:tcPr>
                <w:tcW w:w="8358" w:type="dxa"/>
                <w:shd w:val="clear" w:color="auto" w:fill="auto"/>
                <w:noWrap/>
                <w:vAlign w:val="center"/>
                <w:hideMark/>
              </w:tcPr>
            </w:tcPrChange>
          </w:tcPr>
          <w:p w14:paraId="2F66ACF6" w14:textId="77777777" w:rsidR="004D28C1" w:rsidRPr="003C02FF" w:rsidRDefault="004D28C1" w:rsidP="004D28C1">
            <w:pPr>
              <w:rPr>
                <w:ins w:id="11313" w:author="James Vu" w:date="2024-04-19T00:01:00Z"/>
                <w:color w:val="0D0D0D"/>
                <w:rPrChange w:id="11314" w:author="James Vu" w:date="2024-04-19T00:19:00Z">
                  <w:rPr>
                    <w:ins w:id="11315" w:author="James Vu" w:date="2024-04-19T00:01:00Z"/>
                    <w:color w:val="0D0D0D"/>
                    <w:sz w:val="28"/>
                    <w:szCs w:val="28"/>
                  </w:rPr>
                </w:rPrChange>
              </w:rPr>
            </w:pPr>
            <w:ins w:id="11316" w:author="James Vu" w:date="2024-04-19T00:01:00Z">
              <w:r w:rsidRPr="003C02FF">
                <w:rPr>
                  <w:color w:val="0D0D0D"/>
                  <w:rPrChange w:id="11317" w:author="James Vu" w:date="2024-04-19T00:19:00Z">
                    <w:rPr>
                      <w:color w:val="0D0D0D"/>
                      <w:sz w:val="28"/>
                      <w:szCs w:val="28"/>
                    </w:rPr>
                  </w:rPrChange>
                </w:rPr>
                <w:t>Xuất báo cáo ra các định dạng khác nhau như PDF, Excel, HTML</w:t>
              </w:r>
            </w:ins>
          </w:p>
        </w:tc>
      </w:tr>
      <w:tr w:rsidR="003C02FF" w:rsidRPr="003C02FF" w14:paraId="789EFFFB" w14:textId="77777777" w:rsidTr="003C02FF">
        <w:trPr>
          <w:trHeight w:val="360"/>
          <w:ins w:id="11318" w:author="James Vu" w:date="2024-04-19T00:01:00Z"/>
          <w:trPrChange w:id="11319" w:author="James Vu" w:date="2024-04-19T00:20:00Z">
            <w:trPr>
              <w:trHeight w:val="360"/>
            </w:trPr>
          </w:trPrChange>
        </w:trPr>
        <w:tc>
          <w:tcPr>
            <w:tcW w:w="704" w:type="dxa"/>
            <w:shd w:val="clear" w:color="auto" w:fill="auto"/>
            <w:noWrap/>
            <w:vAlign w:val="center"/>
            <w:hideMark/>
            <w:tcPrChange w:id="11320" w:author="James Vu" w:date="2024-04-19T00:20:00Z">
              <w:tcPr>
                <w:tcW w:w="704" w:type="dxa"/>
                <w:shd w:val="clear" w:color="auto" w:fill="auto"/>
                <w:noWrap/>
                <w:vAlign w:val="center"/>
                <w:hideMark/>
              </w:tcPr>
            </w:tcPrChange>
          </w:tcPr>
          <w:p w14:paraId="35B38C41" w14:textId="77777777" w:rsidR="004D28C1" w:rsidRPr="003C02FF" w:rsidRDefault="004D28C1" w:rsidP="004D28C1">
            <w:pPr>
              <w:jc w:val="center"/>
              <w:rPr>
                <w:ins w:id="11321" w:author="James Vu" w:date="2024-04-19T00:01:00Z"/>
                <w:b/>
                <w:bCs/>
                <w:color w:val="000000"/>
                <w:rPrChange w:id="11322" w:author="James Vu" w:date="2024-04-19T00:19:00Z">
                  <w:rPr>
                    <w:ins w:id="11323" w:author="James Vu" w:date="2024-04-19T00:01:00Z"/>
                    <w:b/>
                    <w:bCs/>
                    <w:color w:val="000000"/>
                    <w:sz w:val="28"/>
                    <w:szCs w:val="28"/>
                  </w:rPr>
                </w:rPrChange>
              </w:rPr>
            </w:pPr>
            <w:ins w:id="11324" w:author="James Vu" w:date="2024-04-19T00:01:00Z">
              <w:r w:rsidRPr="003C02FF">
                <w:rPr>
                  <w:b/>
                  <w:bCs/>
                  <w:color w:val="000000"/>
                  <w:rPrChange w:id="11325" w:author="James Vu" w:date="2024-04-19T00:19:00Z">
                    <w:rPr>
                      <w:b/>
                      <w:bCs/>
                      <w:color w:val="000000"/>
                      <w:sz w:val="28"/>
                      <w:szCs w:val="28"/>
                    </w:rPr>
                  </w:rPrChange>
                </w:rPr>
                <w:t> </w:t>
              </w:r>
            </w:ins>
          </w:p>
        </w:tc>
        <w:tc>
          <w:tcPr>
            <w:tcW w:w="8358" w:type="dxa"/>
            <w:shd w:val="clear" w:color="auto" w:fill="auto"/>
            <w:noWrap/>
            <w:vAlign w:val="center"/>
            <w:hideMark/>
            <w:tcPrChange w:id="11326" w:author="James Vu" w:date="2024-04-19T00:20:00Z">
              <w:tcPr>
                <w:tcW w:w="8358" w:type="dxa"/>
                <w:shd w:val="clear" w:color="auto" w:fill="auto"/>
                <w:noWrap/>
                <w:vAlign w:val="center"/>
                <w:hideMark/>
              </w:tcPr>
            </w:tcPrChange>
          </w:tcPr>
          <w:p w14:paraId="44187075" w14:textId="77777777" w:rsidR="004D28C1" w:rsidRPr="003C02FF" w:rsidRDefault="004D28C1" w:rsidP="004D28C1">
            <w:pPr>
              <w:rPr>
                <w:ins w:id="11327" w:author="James Vu" w:date="2024-04-19T00:01:00Z"/>
                <w:color w:val="0D0D0D"/>
                <w:rPrChange w:id="11328" w:author="James Vu" w:date="2024-04-19T00:19:00Z">
                  <w:rPr>
                    <w:ins w:id="11329" w:author="James Vu" w:date="2024-04-19T00:01:00Z"/>
                    <w:color w:val="0D0D0D"/>
                    <w:sz w:val="28"/>
                    <w:szCs w:val="28"/>
                  </w:rPr>
                </w:rPrChange>
              </w:rPr>
            </w:pPr>
            <w:ins w:id="11330" w:author="James Vu" w:date="2024-04-19T00:01:00Z">
              <w:r w:rsidRPr="003C02FF">
                <w:rPr>
                  <w:color w:val="0D0D0D"/>
                  <w:rPrChange w:id="11331" w:author="James Vu" w:date="2024-04-19T00:19:00Z">
                    <w:rPr>
                      <w:color w:val="0D0D0D"/>
                      <w:sz w:val="28"/>
                      <w:szCs w:val="28"/>
                    </w:rPr>
                  </w:rPrChange>
                </w:rPr>
                <w:t>Thống kê các dự liệu theo các mục tiêu thời gian, khu vực hành chính, nhiệm vụ</w:t>
              </w:r>
            </w:ins>
          </w:p>
        </w:tc>
      </w:tr>
      <w:tr w:rsidR="003C02FF" w:rsidRPr="003C02FF" w14:paraId="0E1F7584" w14:textId="77777777" w:rsidTr="003C02FF">
        <w:trPr>
          <w:trHeight w:val="360"/>
          <w:ins w:id="11332" w:author="James Vu" w:date="2024-04-19T00:01:00Z"/>
          <w:trPrChange w:id="11333" w:author="James Vu" w:date="2024-04-19T00:20:00Z">
            <w:trPr>
              <w:trHeight w:val="360"/>
            </w:trPr>
          </w:trPrChange>
        </w:trPr>
        <w:tc>
          <w:tcPr>
            <w:tcW w:w="704" w:type="dxa"/>
            <w:shd w:val="clear" w:color="auto" w:fill="auto"/>
            <w:noWrap/>
            <w:vAlign w:val="center"/>
            <w:hideMark/>
            <w:tcPrChange w:id="11334" w:author="James Vu" w:date="2024-04-19T00:20:00Z">
              <w:tcPr>
                <w:tcW w:w="704" w:type="dxa"/>
                <w:shd w:val="clear" w:color="auto" w:fill="auto"/>
                <w:noWrap/>
                <w:vAlign w:val="center"/>
                <w:hideMark/>
              </w:tcPr>
            </w:tcPrChange>
          </w:tcPr>
          <w:p w14:paraId="06CF4B54" w14:textId="77777777" w:rsidR="004D28C1" w:rsidRPr="003C02FF" w:rsidRDefault="004D28C1" w:rsidP="004D28C1">
            <w:pPr>
              <w:jc w:val="center"/>
              <w:rPr>
                <w:ins w:id="11335" w:author="James Vu" w:date="2024-04-19T00:01:00Z"/>
                <w:b/>
                <w:bCs/>
                <w:color w:val="000000"/>
                <w:rPrChange w:id="11336" w:author="James Vu" w:date="2024-04-19T00:19:00Z">
                  <w:rPr>
                    <w:ins w:id="11337" w:author="James Vu" w:date="2024-04-19T00:01:00Z"/>
                    <w:b/>
                    <w:bCs/>
                    <w:color w:val="000000"/>
                    <w:sz w:val="28"/>
                    <w:szCs w:val="28"/>
                  </w:rPr>
                </w:rPrChange>
              </w:rPr>
            </w:pPr>
            <w:ins w:id="11338" w:author="James Vu" w:date="2024-04-19T00:01:00Z">
              <w:r w:rsidRPr="003C02FF">
                <w:rPr>
                  <w:b/>
                  <w:bCs/>
                  <w:color w:val="000000"/>
                  <w:rPrChange w:id="11339" w:author="James Vu" w:date="2024-04-19T00:19:00Z">
                    <w:rPr>
                      <w:b/>
                      <w:bCs/>
                      <w:color w:val="000000"/>
                      <w:sz w:val="28"/>
                      <w:szCs w:val="28"/>
                    </w:rPr>
                  </w:rPrChange>
                </w:rPr>
                <w:t> </w:t>
              </w:r>
            </w:ins>
          </w:p>
        </w:tc>
        <w:tc>
          <w:tcPr>
            <w:tcW w:w="8358" w:type="dxa"/>
            <w:shd w:val="clear" w:color="auto" w:fill="auto"/>
            <w:noWrap/>
            <w:vAlign w:val="center"/>
            <w:hideMark/>
            <w:tcPrChange w:id="11340" w:author="James Vu" w:date="2024-04-19T00:20:00Z">
              <w:tcPr>
                <w:tcW w:w="8358" w:type="dxa"/>
                <w:shd w:val="clear" w:color="auto" w:fill="auto"/>
                <w:noWrap/>
                <w:vAlign w:val="center"/>
                <w:hideMark/>
              </w:tcPr>
            </w:tcPrChange>
          </w:tcPr>
          <w:p w14:paraId="598994D4" w14:textId="77777777" w:rsidR="004D28C1" w:rsidRPr="003C02FF" w:rsidRDefault="004D28C1" w:rsidP="004D28C1">
            <w:pPr>
              <w:rPr>
                <w:ins w:id="11341" w:author="James Vu" w:date="2024-04-19T00:01:00Z"/>
                <w:color w:val="0D0D0D"/>
                <w:rPrChange w:id="11342" w:author="James Vu" w:date="2024-04-19T00:19:00Z">
                  <w:rPr>
                    <w:ins w:id="11343" w:author="James Vu" w:date="2024-04-19T00:01:00Z"/>
                    <w:color w:val="0D0D0D"/>
                    <w:sz w:val="28"/>
                    <w:szCs w:val="28"/>
                  </w:rPr>
                </w:rPrChange>
              </w:rPr>
            </w:pPr>
            <w:ins w:id="11344" w:author="James Vu" w:date="2024-04-19T00:01:00Z">
              <w:r w:rsidRPr="003C02FF">
                <w:rPr>
                  <w:color w:val="0D0D0D"/>
                  <w:rPrChange w:id="11345" w:author="James Vu" w:date="2024-04-19T00:19:00Z">
                    <w:rPr>
                      <w:color w:val="0D0D0D"/>
                      <w:sz w:val="28"/>
                      <w:szCs w:val="28"/>
                    </w:rPr>
                  </w:rPrChange>
                </w:rPr>
                <w:t>Thống kê ngươi dùng truy vấn hệ thống chi tiết</w:t>
              </w:r>
            </w:ins>
          </w:p>
        </w:tc>
      </w:tr>
      <w:tr w:rsidR="003C02FF" w:rsidRPr="003C02FF" w14:paraId="15C0445F" w14:textId="77777777" w:rsidTr="003C02FF">
        <w:trPr>
          <w:trHeight w:val="360"/>
          <w:ins w:id="11346" w:author="James Vu" w:date="2024-04-19T00:01:00Z"/>
          <w:trPrChange w:id="11347" w:author="James Vu" w:date="2024-04-19T00:20:00Z">
            <w:trPr>
              <w:trHeight w:val="360"/>
            </w:trPr>
          </w:trPrChange>
        </w:trPr>
        <w:tc>
          <w:tcPr>
            <w:tcW w:w="704" w:type="dxa"/>
            <w:shd w:val="clear" w:color="auto" w:fill="auto"/>
            <w:noWrap/>
            <w:vAlign w:val="center"/>
            <w:hideMark/>
            <w:tcPrChange w:id="11348" w:author="James Vu" w:date="2024-04-19T00:20:00Z">
              <w:tcPr>
                <w:tcW w:w="704" w:type="dxa"/>
                <w:shd w:val="clear" w:color="auto" w:fill="auto"/>
                <w:noWrap/>
                <w:vAlign w:val="center"/>
                <w:hideMark/>
              </w:tcPr>
            </w:tcPrChange>
          </w:tcPr>
          <w:p w14:paraId="67EBFD07" w14:textId="77777777" w:rsidR="004D28C1" w:rsidRPr="003C02FF" w:rsidRDefault="004D28C1" w:rsidP="004D28C1">
            <w:pPr>
              <w:jc w:val="center"/>
              <w:rPr>
                <w:ins w:id="11349" w:author="James Vu" w:date="2024-04-19T00:01:00Z"/>
                <w:b/>
                <w:bCs/>
                <w:color w:val="000000"/>
                <w:rPrChange w:id="11350" w:author="James Vu" w:date="2024-04-19T00:19:00Z">
                  <w:rPr>
                    <w:ins w:id="11351" w:author="James Vu" w:date="2024-04-19T00:01:00Z"/>
                    <w:b/>
                    <w:bCs/>
                    <w:color w:val="000000"/>
                    <w:sz w:val="28"/>
                    <w:szCs w:val="28"/>
                  </w:rPr>
                </w:rPrChange>
              </w:rPr>
            </w:pPr>
            <w:ins w:id="11352" w:author="James Vu" w:date="2024-04-19T00:01:00Z">
              <w:r w:rsidRPr="003C02FF">
                <w:rPr>
                  <w:b/>
                  <w:bCs/>
                  <w:color w:val="000000"/>
                  <w:rPrChange w:id="11353" w:author="James Vu" w:date="2024-04-19T00:19:00Z">
                    <w:rPr>
                      <w:b/>
                      <w:bCs/>
                      <w:color w:val="000000"/>
                      <w:sz w:val="28"/>
                      <w:szCs w:val="28"/>
                    </w:rPr>
                  </w:rPrChange>
                </w:rPr>
                <w:t> </w:t>
              </w:r>
            </w:ins>
          </w:p>
        </w:tc>
        <w:tc>
          <w:tcPr>
            <w:tcW w:w="8358" w:type="dxa"/>
            <w:shd w:val="clear" w:color="auto" w:fill="auto"/>
            <w:noWrap/>
            <w:vAlign w:val="center"/>
            <w:hideMark/>
            <w:tcPrChange w:id="11354" w:author="James Vu" w:date="2024-04-19T00:20:00Z">
              <w:tcPr>
                <w:tcW w:w="8358" w:type="dxa"/>
                <w:shd w:val="clear" w:color="auto" w:fill="auto"/>
                <w:noWrap/>
                <w:vAlign w:val="center"/>
                <w:hideMark/>
              </w:tcPr>
            </w:tcPrChange>
          </w:tcPr>
          <w:p w14:paraId="6356D899" w14:textId="77777777" w:rsidR="004D28C1" w:rsidRPr="003C02FF" w:rsidRDefault="004D28C1" w:rsidP="004D28C1">
            <w:pPr>
              <w:rPr>
                <w:ins w:id="11355" w:author="James Vu" w:date="2024-04-19T00:01:00Z"/>
                <w:color w:val="0D0D0D"/>
                <w:rPrChange w:id="11356" w:author="James Vu" w:date="2024-04-19T00:19:00Z">
                  <w:rPr>
                    <w:ins w:id="11357" w:author="James Vu" w:date="2024-04-19T00:01:00Z"/>
                    <w:color w:val="0D0D0D"/>
                    <w:sz w:val="28"/>
                    <w:szCs w:val="28"/>
                  </w:rPr>
                </w:rPrChange>
              </w:rPr>
            </w:pPr>
            <w:ins w:id="11358" w:author="James Vu" w:date="2024-04-19T00:01:00Z">
              <w:r w:rsidRPr="003C02FF">
                <w:rPr>
                  <w:color w:val="0D0D0D"/>
                  <w:rPrChange w:id="11359" w:author="James Vu" w:date="2024-04-19T00:19:00Z">
                    <w:rPr>
                      <w:color w:val="0D0D0D"/>
                      <w:sz w:val="28"/>
                      <w:szCs w:val="28"/>
                    </w:rPr>
                  </w:rPrChange>
                </w:rPr>
                <w:t>Danh mục tổng quang các chỉ số, dử liệu tổng hợp theo dạng biểu đồ, dashboard</w:t>
              </w:r>
            </w:ins>
          </w:p>
        </w:tc>
      </w:tr>
      <w:tr w:rsidR="003C02FF" w:rsidRPr="003C02FF" w14:paraId="242B8618" w14:textId="77777777" w:rsidTr="003C02FF">
        <w:trPr>
          <w:trHeight w:val="360"/>
          <w:ins w:id="11360" w:author="James Vu" w:date="2024-04-19T00:01:00Z"/>
          <w:trPrChange w:id="11361" w:author="James Vu" w:date="2024-04-19T00:20:00Z">
            <w:trPr>
              <w:trHeight w:val="360"/>
            </w:trPr>
          </w:trPrChange>
        </w:trPr>
        <w:tc>
          <w:tcPr>
            <w:tcW w:w="704" w:type="dxa"/>
            <w:shd w:val="clear" w:color="auto" w:fill="auto"/>
            <w:noWrap/>
            <w:vAlign w:val="center"/>
            <w:hideMark/>
            <w:tcPrChange w:id="11362" w:author="James Vu" w:date="2024-04-19T00:20:00Z">
              <w:tcPr>
                <w:tcW w:w="704" w:type="dxa"/>
                <w:shd w:val="clear" w:color="auto" w:fill="auto"/>
                <w:noWrap/>
                <w:vAlign w:val="center"/>
                <w:hideMark/>
              </w:tcPr>
            </w:tcPrChange>
          </w:tcPr>
          <w:p w14:paraId="0C0B9B60" w14:textId="77777777" w:rsidR="004D28C1" w:rsidRPr="003C02FF" w:rsidRDefault="004D28C1" w:rsidP="004D28C1">
            <w:pPr>
              <w:jc w:val="center"/>
              <w:rPr>
                <w:ins w:id="11363" w:author="James Vu" w:date="2024-04-19T00:01:00Z"/>
                <w:b/>
                <w:bCs/>
                <w:color w:val="000000"/>
                <w:rPrChange w:id="11364" w:author="James Vu" w:date="2024-04-19T00:19:00Z">
                  <w:rPr>
                    <w:ins w:id="11365" w:author="James Vu" w:date="2024-04-19T00:01:00Z"/>
                    <w:b/>
                    <w:bCs/>
                    <w:color w:val="000000"/>
                    <w:sz w:val="28"/>
                    <w:szCs w:val="28"/>
                  </w:rPr>
                </w:rPrChange>
              </w:rPr>
            </w:pPr>
            <w:ins w:id="11366" w:author="James Vu" w:date="2024-04-19T00:01:00Z">
              <w:r w:rsidRPr="003C02FF">
                <w:rPr>
                  <w:b/>
                  <w:bCs/>
                  <w:color w:val="000000"/>
                  <w:rPrChange w:id="11367" w:author="James Vu" w:date="2024-04-19T00:19:00Z">
                    <w:rPr>
                      <w:b/>
                      <w:bCs/>
                      <w:color w:val="000000"/>
                      <w:sz w:val="28"/>
                      <w:szCs w:val="28"/>
                    </w:rPr>
                  </w:rPrChange>
                </w:rPr>
                <w:t>18</w:t>
              </w:r>
            </w:ins>
          </w:p>
        </w:tc>
        <w:tc>
          <w:tcPr>
            <w:tcW w:w="8358" w:type="dxa"/>
            <w:shd w:val="clear" w:color="auto" w:fill="auto"/>
            <w:noWrap/>
            <w:vAlign w:val="center"/>
            <w:hideMark/>
            <w:tcPrChange w:id="11368" w:author="James Vu" w:date="2024-04-19T00:20:00Z">
              <w:tcPr>
                <w:tcW w:w="8358" w:type="dxa"/>
                <w:shd w:val="clear" w:color="auto" w:fill="auto"/>
                <w:noWrap/>
                <w:vAlign w:val="center"/>
                <w:hideMark/>
              </w:tcPr>
            </w:tcPrChange>
          </w:tcPr>
          <w:p w14:paraId="34546175" w14:textId="77777777" w:rsidR="004D28C1" w:rsidRPr="003C02FF" w:rsidRDefault="004D28C1" w:rsidP="004D28C1">
            <w:pPr>
              <w:rPr>
                <w:ins w:id="11369" w:author="James Vu" w:date="2024-04-19T00:01:00Z"/>
                <w:b/>
                <w:bCs/>
                <w:color w:val="0D0D0D"/>
                <w:rPrChange w:id="11370" w:author="James Vu" w:date="2024-04-19T00:19:00Z">
                  <w:rPr>
                    <w:ins w:id="11371" w:author="James Vu" w:date="2024-04-19T00:01:00Z"/>
                    <w:b/>
                    <w:bCs/>
                    <w:color w:val="0D0D0D"/>
                    <w:sz w:val="28"/>
                    <w:szCs w:val="28"/>
                  </w:rPr>
                </w:rPrChange>
              </w:rPr>
            </w:pPr>
            <w:ins w:id="11372" w:author="James Vu" w:date="2024-04-19T00:01:00Z">
              <w:r w:rsidRPr="003C02FF">
                <w:rPr>
                  <w:b/>
                  <w:bCs/>
                  <w:color w:val="0D0D0D"/>
                  <w:rPrChange w:id="11373" w:author="James Vu" w:date="2024-04-19T00:19:00Z">
                    <w:rPr>
                      <w:b/>
                      <w:bCs/>
                      <w:color w:val="0D0D0D"/>
                      <w:sz w:val="28"/>
                      <w:szCs w:val="28"/>
                    </w:rPr>
                  </w:rPrChange>
                </w:rPr>
                <w:t>Ứng Dụng Di Động (Android Và iOS)</w:t>
              </w:r>
            </w:ins>
          </w:p>
        </w:tc>
      </w:tr>
      <w:tr w:rsidR="003C02FF" w:rsidRPr="003C02FF" w14:paraId="3D9683FD" w14:textId="77777777" w:rsidTr="003C02FF">
        <w:trPr>
          <w:trHeight w:val="360"/>
          <w:ins w:id="11374" w:author="James Vu" w:date="2024-04-19T00:01:00Z"/>
          <w:trPrChange w:id="11375" w:author="James Vu" w:date="2024-04-19T00:20:00Z">
            <w:trPr>
              <w:trHeight w:val="360"/>
            </w:trPr>
          </w:trPrChange>
        </w:trPr>
        <w:tc>
          <w:tcPr>
            <w:tcW w:w="704" w:type="dxa"/>
            <w:shd w:val="clear" w:color="auto" w:fill="auto"/>
            <w:noWrap/>
            <w:vAlign w:val="center"/>
            <w:hideMark/>
            <w:tcPrChange w:id="11376" w:author="James Vu" w:date="2024-04-19T00:20:00Z">
              <w:tcPr>
                <w:tcW w:w="704" w:type="dxa"/>
                <w:shd w:val="clear" w:color="auto" w:fill="auto"/>
                <w:noWrap/>
                <w:vAlign w:val="center"/>
                <w:hideMark/>
              </w:tcPr>
            </w:tcPrChange>
          </w:tcPr>
          <w:p w14:paraId="34C41039" w14:textId="77777777" w:rsidR="004D28C1" w:rsidRPr="003C02FF" w:rsidRDefault="004D28C1" w:rsidP="004D28C1">
            <w:pPr>
              <w:jc w:val="center"/>
              <w:rPr>
                <w:ins w:id="11377" w:author="James Vu" w:date="2024-04-19T00:01:00Z"/>
                <w:b/>
                <w:bCs/>
                <w:color w:val="000000"/>
                <w:rPrChange w:id="11378" w:author="James Vu" w:date="2024-04-19T00:19:00Z">
                  <w:rPr>
                    <w:ins w:id="11379" w:author="James Vu" w:date="2024-04-19T00:01:00Z"/>
                    <w:b/>
                    <w:bCs/>
                    <w:color w:val="000000"/>
                    <w:sz w:val="28"/>
                    <w:szCs w:val="28"/>
                  </w:rPr>
                </w:rPrChange>
              </w:rPr>
            </w:pPr>
            <w:ins w:id="11380" w:author="James Vu" w:date="2024-04-19T00:01:00Z">
              <w:r w:rsidRPr="003C02FF">
                <w:rPr>
                  <w:b/>
                  <w:bCs/>
                  <w:color w:val="000000"/>
                  <w:rPrChange w:id="11381" w:author="James Vu" w:date="2024-04-19T00:19:00Z">
                    <w:rPr>
                      <w:b/>
                      <w:bCs/>
                      <w:color w:val="000000"/>
                      <w:sz w:val="28"/>
                      <w:szCs w:val="28"/>
                    </w:rPr>
                  </w:rPrChange>
                </w:rPr>
                <w:t> </w:t>
              </w:r>
            </w:ins>
          </w:p>
        </w:tc>
        <w:tc>
          <w:tcPr>
            <w:tcW w:w="8358" w:type="dxa"/>
            <w:shd w:val="clear" w:color="auto" w:fill="auto"/>
            <w:noWrap/>
            <w:vAlign w:val="center"/>
            <w:hideMark/>
            <w:tcPrChange w:id="11382" w:author="James Vu" w:date="2024-04-19T00:20:00Z">
              <w:tcPr>
                <w:tcW w:w="8358" w:type="dxa"/>
                <w:shd w:val="clear" w:color="auto" w:fill="auto"/>
                <w:noWrap/>
                <w:vAlign w:val="center"/>
                <w:hideMark/>
              </w:tcPr>
            </w:tcPrChange>
          </w:tcPr>
          <w:p w14:paraId="60AF3BD0" w14:textId="77777777" w:rsidR="004D28C1" w:rsidRPr="003C02FF" w:rsidRDefault="004D28C1" w:rsidP="004D28C1">
            <w:pPr>
              <w:rPr>
                <w:ins w:id="11383" w:author="James Vu" w:date="2024-04-19T00:01:00Z"/>
                <w:color w:val="0D0D0D"/>
                <w:rPrChange w:id="11384" w:author="James Vu" w:date="2024-04-19T00:19:00Z">
                  <w:rPr>
                    <w:ins w:id="11385" w:author="James Vu" w:date="2024-04-19T00:01:00Z"/>
                    <w:color w:val="0D0D0D"/>
                    <w:sz w:val="28"/>
                    <w:szCs w:val="28"/>
                  </w:rPr>
                </w:rPrChange>
              </w:rPr>
            </w:pPr>
            <w:ins w:id="11386" w:author="James Vu" w:date="2024-04-19T00:01:00Z">
              <w:r w:rsidRPr="003C02FF">
                <w:rPr>
                  <w:color w:val="0D0D0D"/>
                  <w:rPrChange w:id="11387" w:author="James Vu" w:date="2024-04-19T00:19:00Z">
                    <w:rPr>
                      <w:color w:val="0D0D0D"/>
                      <w:sz w:val="28"/>
                      <w:szCs w:val="28"/>
                    </w:rPr>
                  </w:rPrChange>
                </w:rPr>
                <w:t>Thực hiện các chức năng thao tác nhanh trên nền tảng thiết bị di động cho Cơ Quan Quản Lý</w:t>
              </w:r>
            </w:ins>
          </w:p>
        </w:tc>
      </w:tr>
      <w:tr w:rsidR="003C02FF" w:rsidRPr="003C02FF" w14:paraId="07F423CB" w14:textId="77777777" w:rsidTr="003C02FF">
        <w:trPr>
          <w:trHeight w:val="360"/>
          <w:ins w:id="11388" w:author="James Vu" w:date="2024-04-19T00:01:00Z"/>
          <w:trPrChange w:id="11389" w:author="James Vu" w:date="2024-04-19T00:20:00Z">
            <w:trPr>
              <w:trHeight w:val="360"/>
            </w:trPr>
          </w:trPrChange>
        </w:trPr>
        <w:tc>
          <w:tcPr>
            <w:tcW w:w="704" w:type="dxa"/>
            <w:shd w:val="clear" w:color="auto" w:fill="auto"/>
            <w:noWrap/>
            <w:vAlign w:val="center"/>
            <w:hideMark/>
            <w:tcPrChange w:id="11390" w:author="James Vu" w:date="2024-04-19T00:20:00Z">
              <w:tcPr>
                <w:tcW w:w="704" w:type="dxa"/>
                <w:shd w:val="clear" w:color="auto" w:fill="auto"/>
                <w:noWrap/>
                <w:vAlign w:val="center"/>
                <w:hideMark/>
              </w:tcPr>
            </w:tcPrChange>
          </w:tcPr>
          <w:p w14:paraId="52524A30" w14:textId="77777777" w:rsidR="004D28C1" w:rsidRPr="003C02FF" w:rsidRDefault="004D28C1" w:rsidP="004D28C1">
            <w:pPr>
              <w:jc w:val="center"/>
              <w:rPr>
                <w:ins w:id="11391" w:author="James Vu" w:date="2024-04-19T00:01:00Z"/>
                <w:b/>
                <w:bCs/>
                <w:color w:val="000000"/>
                <w:rPrChange w:id="11392" w:author="James Vu" w:date="2024-04-19T00:19:00Z">
                  <w:rPr>
                    <w:ins w:id="11393" w:author="James Vu" w:date="2024-04-19T00:01:00Z"/>
                    <w:b/>
                    <w:bCs/>
                    <w:color w:val="000000"/>
                    <w:sz w:val="28"/>
                    <w:szCs w:val="28"/>
                  </w:rPr>
                </w:rPrChange>
              </w:rPr>
            </w:pPr>
            <w:ins w:id="11394" w:author="James Vu" w:date="2024-04-19T00:01:00Z">
              <w:r w:rsidRPr="003C02FF">
                <w:rPr>
                  <w:b/>
                  <w:bCs/>
                  <w:color w:val="000000"/>
                  <w:rPrChange w:id="11395" w:author="James Vu" w:date="2024-04-19T00:19:00Z">
                    <w:rPr>
                      <w:b/>
                      <w:bCs/>
                      <w:color w:val="000000"/>
                      <w:sz w:val="28"/>
                      <w:szCs w:val="28"/>
                    </w:rPr>
                  </w:rPrChange>
                </w:rPr>
                <w:t> </w:t>
              </w:r>
            </w:ins>
          </w:p>
        </w:tc>
        <w:tc>
          <w:tcPr>
            <w:tcW w:w="8358" w:type="dxa"/>
            <w:shd w:val="clear" w:color="auto" w:fill="auto"/>
            <w:noWrap/>
            <w:vAlign w:val="center"/>
            <w:hideMark/>
            <w:tcPrChange w:id="11396" w:author="James Vu" w:date="2024-04-19T00:20:00Z">
              <w:tcPr>
                <w:tcW w:w="8358" w:type="dxa"/>
                <w:shd w:val="clear" w:color="auto" w:fill="auto"/>
                <w:noWrap/>
                <w:vAlign w:val="center"/>
                <w:hideMark/>
              </w:tcPr>
            </w:tcPrChange>
          </w:tcPr>
          <w:p w14:paraId="39F50601" w14:textId="77777777" w:rsidR="004D28C1" w:rsidRPr="003C02FF" w:rsidRDefault="004D28C1" w:rsidP="004D28C1">
            <w:pPr>
              <w:rPr>
                <w:ins w:id="11397" w:author="James Vu" w:date="2024-04-19T00:01:00Z"/>
                <w:color w:val="0D0D0D"/>
                <w:rPrChange w:id="11398" w:author="James Vu" w:date="2024-04-19T00:19:00Z">
                  <w:rPr>
                    <w:ins w:id="11399" w:author="James Vu" w:date="2024-04-19T00:01:00Z"/>
                    <w:color w:val="0D0D0D"/>
                    <w:sz w:val="28"/>
                    <w:szCs w:val="28"/>
                  </w:rPr>
                </w:rPrChange>
              </w:rPr>
            </w:pPr>
            <w:ins w:id="11400" w:author="James Vu" w:date="2024-04-19T00:01:00Z">
              <w:r w:rsidRPr="003C02FF">
                <w:rPr>
                  <w:color w:val="0D0D0D"/>
                  <w:rPrChange w:id="11401" w:author="James Vu" w:date="2024-04-19T00:19:00Z">
                    <w:rPr>
                      <w:color w:val="0D0D0D"/>
                      <w:sz w:val="28"/>
                      <w:szCs w:val="28"/>
                    </w:rPr>
                  </w:rPrChange>
                </w:rPr>
                <w:t>Thực hiện các chức năng thao tác nhanh trên nền tảng thiết bị di động cho Người dân, nông hộ, HTX, doanh nghiệp …</w:t>
              </w:r>
            </w:ins>
          </w:p>
        </w:tc>
      </w:tr>
      <w:tr w:rsidR="003C02FF" w:rsidRPr="003C02FF" w14:paraId="7C77366E" w14:textId="77777777" w:rsidTr="003C02FF">
        <w:trPr>
          <w:trHeight w:val="360"/>
          <w:ins w:id="11402" w:author="James Vu" w:date="2024-04-19T00:01:00Z"/>
          <w:trPrChange w:id="11403" w:author="James Vu" w:date="2024-04-19T00:20:00Z">
            <w:trPr>
              <w:trHeight w:val="360"/>
            </w:trPr>
          </w:trPrChange>
        </w:trPr>
        <w:tc>
          <w:tcPr>
            <w:tcW w:w="704" w:type="dxa"/>
            <w:shd w:val="clear" w:color="auto" w:fill="auto"/>
            <w:noWrap/>
            <w:vAlign w:val="center"/>
            <w:hideMark/>
            <w:tcPrChange w:id="11404" w:author="James Vu" w:date="2024-04-19T00:20:00Z">
              <w:tcPr>
                <w:tcW w:w="704" w:type="dxa"/>
                <w:shd w:val="clear" w:color="auto" w:fill="auto"/>
                <w:noWrap/>
                <w:vAlign w:val="center"/>
                <w:hideMark/>
              </w:tcPr>
            </w:tcPrChange>
          </w:tcPr>
          <w:p w14:paraId="3C0DC48A" w14:textId="77777777" w:rsidR="004D28C1" w:rsidRPr="003C02FF" w:rsidRDefault="004D28C1" w:rsidP="004D28C1">
            <w:pPr>
              <w:jc w:val="center"/>
              <w:rPr>
                <w:ins w:id="11405" w:author="James Vu" w:date="2024-04-19T00:01:00Z"/>
                <w:b/>
                <w:bCs/>
                <w:color w:val="000000"/>
                <w:rPrChange w:id="11406" w:author="James Vu" w:date="2024-04-19T00:19:00Z">
                  <w:rPr>
                    <w:ins w:id="11407" w:author="James Vu" w:date="2024-04-19T00:01:00Z"/>
                    <w:b/>
                    <w:bCs/>
                    <w:color w:val="000000"/>
                    <w:sz w:val="28"/>
                    <w:szCs w:val="28"/>
                  </w:rPr>
                </w:rPrChange>
              </w:rPr>
            </w:pPr>
            <w:ins w:id="11408" w:author="James Vu" w:date="2024-04-19T00:01:00Z">
              <w:r w:rsidRPr="003C02FF">
                <w:rPr>
                  <w:b/>
                  <w:bCs/>
                  <w:color w:val="000000"/>
                  <w:rPrChange w:id="11409" w:author="James Vu" w:date="2024-04-19T00:19:00Z">
                    <w:rPr>
                      <w:b/>
                      <w:bCs/>
                      <w:color w:val="000000"/>
                      <w:sz w:val="28"/>
                      <w:szCs w:val="28"/>
                    </w:rPr>
                  </w:rPrChange>
                </w:rPr>
                <w:t>19</w:t>
              </w:r>
            </w:ins>
          </w:p>
        </w:tc>
        <w:tc>
          <w:tcPr>
            <w:tcW w:w="8358" w:type="dxa"/>
            <w:shd w:val="clear" w:color="auto" w:fill="auto"/>
            <w:noWrap/>
            <w:vAlign w:val="center"/>
            <w:hideMark/>
            <w:tcPrChange w:id="11410" w:author="James Vu" w:date="2024-04-19T00:20:00Z">
              <w:tcPr>
                <w:tcW w:w="8358" w:type="dxa"/>
                <w:shd w:val="clear" w:color="auto" w:fill="auto"/>
                <w:noWrap/>
                <w:vAlign w:val="center"/>
                <w:hideMark/>
              </w:tcPr>
            </w:tcPrChange>
          </w:tcPr>
          <w:p w14:paraId="7739B8E6" w14:textId="77777777" w:rsidR="004D28C1" w:rsidRPr="003C02FF" w:rsidRDefault="004D28C1" w:rsidP="004D28C1">
            <w:pPr>
              <w:rPr>
                <w:ins w:id="11411" w:author="James Vu" w:date="2024-04-19T00:01:00Z"/>
                <w:b/>
                <w:bCs/>
                <w:color w:val="0D0D0D"/>
                <w:rPrChange w:id="11412" w:author="James Vu" w:date="2024-04-19T00:19:00Z">
                  <w:rPr>
                    <w:ins w:id="11413" w:author="James Vu" w:date="2024-04-19T00:01:00Z"/>
                    <w:b/>
                    <w:bCs/>
                    <w:color w:val="0D0D0D"/>
                    <w:sz w:val="28"/>
                    <w:szCs w:val="28"/>
                  </w:rPr>
                </w:rPrChange>
              </w:rPr>
            </w:pPr>
            <w:ins w:id="11414" w:author="James Vu" w:date="2024-04-19T00:01:00Z">
              <w:r w:rsidRPr="003C02FF">
                <w:rPr>
                  <w:b/>
                  <w:bCs/>
                  <w:color w:val="0D0D0D"/>
                  <w:rPrChange w:id="11415" w:author="James Vu" w:date="2024-04-19T00:19:00Z">
                    <w:rPr>
                      <w:b/>
                      <w:bCs/>
                      <w:color w:val="0D0D0D"/>
                      <w:sz w:val="28"/>
                      <w:szCs w:val="28"/>
                    </w:rPr>
                  </w:rPrChange>
                </w:rPr>
                <w:t>Danh sách các giao diện thực hiện trên nền tảng Web Portal</w:t>
              </w:r>
            </w:ins>
          </w:p>
        </w:tc>
      </w:tr>
      <w:tr w:rsidR="003C02FF" w:rsidRPr="003C02FF" w14:paraId="633EBF9D" w14:textId="77777777" w:rsidTr="003C02FF">
        <w:trPr>
          <w:trHeight w:val="360"/>
          <w:ins w:id="11416" w:author="James Vu" w:date="2024-04-19T00:01:00Z"/>
          <w:trPrChange w:id="11417" w:author="James Vu" w:date="2024-04-19T00:20:00Z">
            <w:trPr>
              <w:trHeight w:val="360"/>
            </w:trPr>
          </w:trPrChange>
        </w:trPr>
        <w:tc>
          <w:tcPr>
            <w:tcW w:w="704" w:type="dxa"/>
            <w:shd w:val="clear" w:color="auto" w:fill="auto"/>
            <w:noWrap/>
            <w:vAlign w:val="center"/>
            <w:hideMark/>
            <w:tcPrChange w:id="11418" w:author="James Vu" w:date="2024-04-19T00:20:00Z">
              <w:tcPr>
                <w:tcW w:w="704" w:type="dxa"/>
                <w:shd w:val="clear" w:color="auto" w:fill="auto"/>
                <w:noWrap/>
                <w:vAlign w:val="center"/>
                <w:hideMark/>
              </w:tcPr>
            </w:tcPrChange>
          </w:tcPr>
          <w:p w14:paraId="047002F0" w14:textId="77777777" w:rsidR="004D28C1" w:rsidRPr="003C02FF" w:rsidRDefault="004D28C1" w:rsidP="004D28C1">
            <w:pPr>
              <w:jc w:val="center"/>
              <w:rPr>
                <w:ins w:id="11419" w:author="James Vu" w:date="2024-04-19T00:01:00Z"/>
                <w:b/>
                <w:bCs/>
                <w:color w:val="000000"/>
                <w:rPrChange w:id="11420" w:author="James Vu" w:date="2024-04-19T00:19:00Z">
                  <w:rPr>
                    <w:ins w:id="11421" w:author="James Vu" w:date="2024-04-19T00:01:00Z"/>
                    <w:b/>
                    <w:bCs/>
                    <w:color w:val="000000"/>
                    <w:sz w:val="28"/>
                    <w:szCs w:val="28"/>
                  </w:rPr>
                </w:rPrChange>
              </w:rPr>
            </w:pPr>
            <w:ins w:id="11422" w:author="James Vu" w:date="2024-04-19T00:01:00Z">
              <w:r w:rsidRPr="003C02FF">
                <w:rPr>
                  <w:b/>
                  <w:bCs/>
                  <w:color w:val="000000"/>
                  <w:rPrChange w:id="11423" w:author="James Vu" w:date="2024-04-19T00:19:00Z">
                    <w:rPr>
                      <w:b/>
                      <w:bCs/>
                      <w:color w:val="000000"/>
                      <w:sz w:val="28"/>
                      <w:szCs w:val="28"/>
                    </w:rPr>
                  </w:rPrChange>
                </w:rPr>
                <w:t> </w:t>
              </w:r>
            </w:ins>
          </w:p>
        </w:tc>
        <w:tc>
          <w:tcPr>
            <w:tcW w:w="8358" w:type="dxa"/>
            <w:shd w:val="clear" w:color="auto" w:fill="auto"/>
            <w:noWrap/>
            <w:vAlign w:val="center"/>
            <w:hideMark/>
            <w:tcPrChange w:id="11424" w:author="James Vu" w:date="2024-04-19T00:20:00Z">
              <w:tcPr>
                <w:tcW w:w="8358" w:type="dxa"/>
                <w:shd w:val="clear" w:color="auto" w:fill="auto"/>
                <w:noWrap/>
                <w:vAlign w:val="center"/>
                <w:hideMark/>
              </w:tcPr>
            </w:tcPrChange>
          </w:tcPr>
          <w:p w14:paraId="582D7718" w14:textId="77777777" w:rsidR="004D28C1" w:rsidRPr="003C02FF" w:rsidRDefault="004D28C1" w:rsidP="004D28C1">
            <w:pPr>
              <w:rPr>
                <w:ins w:id="11425" w:author="James Vu" w:date="2024-04-19T00:01:00Z"/>
                <w:color w:val="000000"/>
                <w:rPrChange w:id="11426" w:author="James Vu" w:date="2024-04-19T00:19:00Z">
                  <w:rPr>
                    <w:ins w:id="11427" w:author="James Vu" w:date="2024-04-19T00:01:00Z"/>
                    <w:color w:val="000000"/>
                    <w:sz w:val="28"/>
                    <w:szCs w:val="28"/>
                  </w:rPr>
                </w:rPrChange>
              </w:rPr>
            </w:pPr>
            <w:ins w:id="11428" w:author="James Vu" w:date="2024-04-19T00:01:00Z">
              <w:r w:rsidRPr="003C02FF">
                <w:rPr>
                  <w:color w:val="000000"/>
                  <w:rPrChange w:id="11429" w:author="James Vu" w:date="2024-04-19T00:19:00Z">
                    <w:rPr>
                      <w:color w:val="000000"/>
                      <w:sz w:val="28"/>
                      <w:szCs w:val="28"/>
                    </w:rPr>
                  </w:rPrChange>
                </w:rPr>
                <w:t>Bộ giao diện Hệ quản trị nội dung ( Content Management System_CMS) dành cho Cơ Quan Quản Lý</w:t>
              </w:r>
            </w:ins>
          </w:p>
        </w:tc>
      </w:tr>
      <w:tr w:rsidR="003C02FF" w:rsidRPr="003C02FF" w14:paraId="19B2D843" w14:textId="77777777" w:rsidTr="003C02FF">
        <w:trPr>
          <w:trHeight w:val="360"/>
          <w:ins w:id="11430" w:author="James Vu" w:date="2024-04-19T00:01:00Z"/>
          <w:trPrChange w:id="11431" w:author="James Vu" w:date="2024-04-19T00:20:00Z">
            <w:trPr>
              <w:trHeight w:val="360"/>
            </w:trPr>
          </w:trPrChange>
        </w:trPr>
        <w:tc>
          <w:tcPr>
            <w:tcW w:w="704" w:type="dxa"/>
            <w:shd w:val="clear" w:color="auto" w:fill="auto"/>
            <w:noWrap/>
            <w:vAlign w:val="center"/>
            <w:hideMark/>
            <w:tcPrChange w:id="11432" w:author="James Vu" w:date="2024-04-19T00:20:00Z">
              <w:tcPr>
                <w:tcW w:w="704" w:type="dxa"/>
                <w:shd w:val="clear" w:color="auto" w:fill="auto"/>
                <w:noWrap/>
                <w:vAlign w:val="center"/>
                <w:hideMark/>
              </w:tcPr>
            </w:tcPrChange>
          </w:tcPr>
          <w:p w14:paraId="7949D973" w14:textId="77777777" w:rsidR="004D28C1" w:rsidRPr="003C02FF" w:rsidRDefault="004D28C1" w:rsidP="004D28C1">
            <w:pPr>
              <w:jc w:val="center"/>
              <w:rPr>
                <w:ins w:id="11433" w:author="James Vu" w:date="2024-04-19T00:01:00Z"/>
                <w:b/>
                <w:bCs/>
                <w:color w:val="000000"/>
                <w:rPrChange w:id="11434" w:author="James Vu" w:date="2024-04-19T00:19:00Z">
                  <w:rPr>
                    <w:ins w:id="11435" w:author="James Vu" w:date="2024-04-19T00:01:00Z"/>
                    <w:b/>
                    <w:bCs/>
                    <w:color w:val="000000"/>
                    <w:sz w:val="28"/>
                    <w:szCs w:val="28"/>
                  </w:rPr>
                </w:rPrChange>
              </w:rPr>
            </w:pPr>
            <w:ins w:id="11436" w:author="James Vu" w:date="2024-04-19T00:01:00Z">
              <w:r w:rsidRPr="003C02FF">
                <w:rPr>
                  <w:b/>
                  <w:bCs/>
                  <w:color w:val="000000"/>
                  <w:rPrChange w:id="11437" w:author="James Vu" w:date="2024-04-19T00:19:00Z">
                    <w:rPr>
                      <w:b/>
                      <w:bCs/>
                      <w:color w:val="000000"/>
                      <w:sz w:val="28"/>
                      <w:szCs w:val="28"/>
                    </w:rPr>
                  </w:rPrChange>
                </w:rPr>
                <w:t> </w:t>
              </w:r>
            </w:ins>
          </w:p>
        </w:tc>
        <w:tc>
          <w:tcPr>
            <w:tcW w:w="8358" w:type="dxa"/>
            <w:shd w:val="clear" w:color="auto" w:fill="auto"/>
            <w:noWrap/>
            <w:vAlign w:val="center"/>
            <w:hideMark/>
            <w:tcPrChange w:id="11438" w:author="James Vu" w:date="2024-04-19T00:20:00Z">
              <w:tcPr>
                <w:tcW w:w="8358" w:type="dxa"/>
                <w:shd w:val="clear" w:color="auto" w:fill="auto"/>
                <w:noWrap/>
                <w:vAlign w:val="center"/>
                <w:hideMark/>
              </w:tcPr>
            </w:tcPrChange>
          </w:tcPr>
          <w:p w14:paraId="212814CE" w14:textId="77777777" w:rsidR="004D28C1" w:rsidRPr="003C02FF" w:rsidRDefault="004D28C1" w:rsidP="004D28C1">
            <w:pPr>
              <w:rPr>
                <w:ins w:id="11439" w:author="James Vu" w:date="2024-04-19T00:01:00Z"/>
                <w:color w:val="000000"/>
                <w:rPrChange w:id="11440" w:author="James Vu" w:date="2024-04-19T00:19:00Z">
                  <w:rPr>
                    <w:ins w:id="11441" w:author="James Vu" w:date="2024-04-19T00:01:00Z"/>
                    <w:color w:val="000000"/>
                    <w:sz w:val="28"/>
                    <w:szCs w:val="28"/>
                  </w:rPr>
                </w:rPrChange>
              </w:rPr>
            </w:pPr>
            <w:ins w:id="11442" w:author="James Vu" w:date="2024-04-19T00:01:00Z">
              <w:r w:rsidRPr="003C02FF">
                <w:rPr>
                  <w:color w:val="000000"/>
                  <w:rPrChange w:id="11443" w:author="James Vu" w:date="2024-04-19T00:19:00Z">
                    <w:rPr>
                      <w:color w:val="000000"/>
                      <w:sz w:val="28"/>
                      <w:szCs w:val="28"/>
                    </w:rPr>
                  </w:rPrChange>
                </w:rPr>
                <w:t>Bộ giao diện Hệ quản trị nội dung ( Content Management System_CMS) dành cho Người dân, nông hộ, HTX, doanh nghiệp …</w:t>
              </w:r>
            </w:ins>
          </w:p>
        </w:tc>
      </w:tr>
      <w:tr w:rsidR="003C02FF" w:rsidRPr="003C02FF" w14:paraId="47CA1082" w14:textId="77777777" w:rsidTr="003C02FF">
        <w:trPr>
          <w:trHeight w:val="360"/>
          <w:ins w:id="11444" w:author="James Vu" w:date="2024-04-19T00:01:00Z"/>
          <w:trPrChange w:id="11445" w:author="James Vu" w:date="2024-04-19T00:20:00Z">
            <w:trPr>
              <w:trHeight w:val="360"/>
            </w:trPr>
          </w:trPrChange>
        </w:trPr>
        <w:tc>
          <w:tcPr>
            <w:tcW w:w="704" w:type="dxa"/>
            <w:shd w:val="clear" w:color="auto" w:fill="auto"/>
            <w:noWrap/>
            <w:vAlign w:val="center"/>
            <w:hideMark/>
            <w:tcPrChange w:id="11446" w:author="James Vu" w:date="2024-04-19T00:20:00Z">
              <w:tcPr>
                <w:tcW w:w="704" w:type="dxa"/>
                <w:shd w:val="clear" w:color="auto" w:fill="auto"/>
                <w:noWrap/>
                <w:vAlign w:val="center"/>
                <w:hideMark/>
              </w:tcPr>
            </w:tcPrChange>
          </w:tcPr>
          <w:p w14:paraId="7D1F495E" w14:textId="77777777" w:rsidR="004D28C1" w:rsidRPr="003C02FF" w:rsidRDefault="004D28C1" w:rsidP="004D28C1">
            <w:pPr>
              <w:jc w:val="center"/>
              <w:rPr>
                <w:ins w:id="11447" w:author="James Vu" w:date="2024-04-19T00:01:00Z"/>
                <w:b/>
                <w:bCs/>
                <w:color w:val="000000"/>
                <w:rPrChange w:id="11448" w:author="James Vu" w:date="2024-04-19T00:19:00Z">
                  <w:rPr>
                    <w:ins w:id="11449" w:author="James Vu" w:date="2024-04-19T00:01:00Z"/>
                    <w:b/>
                    <w:bCs/>
                    <w:color w:val="000000"/>
                    <w:sz w:val="28"/>
                    <w:szCs w:val="28"/>
                  </w:rPr>
                </w:rPrChange>
              </w:rPr>
            </w:pPr>
            <w:ins w:id="11450" w:author="James Vu" w:date="2024-04-19T00:01:00Z">
              <w:r w:rsidRPr="003C02FF">
                <w:rPr>
                  <w:b/>
                  <w:bCs/>
                  <w:color w:val="000000"/>
                  <w:rPrChange w:id="11451" w:author="James Vu" w:date="2024-04-19T00:19:00Z">
                    <w:rPr>
                      <w:b/>
                      <w:bCs/>
                      <w:color w:val="000000"/>
                      <w:sz w:val="28"/>
                      <w:szCs w:val="28"/>
                    </w:rPr>
                  </w:rPrChange>
                </w:rPr>
                <w:t> </w:t>
              </w:r>
            </w:ins>
          </w:p>
        </w:tc>
        <w:tc>
          <w:tcPr>
            <w:tcW w:w="8358" w:type="dxa"/>
            <w:shd w:val="clear" w:color="auto" w:fill="auto"/>
            <w:noWrap/>
            <w:vAlign w:val="center"/>
            <w:hideMark/>
            <w:tcPrChange w:id="11452" w:author="James Vu" w:date="2024-04-19T00:20:00Z">
              <w:tcPr>
                <w:tcW w:w="8358" w:type="dxa"/>
                <w:shd w:val="clear" w:color="auto" w:fill="auto"/>
                <w:noWrap/>
                <w:vAlign w:val="center"/>
                <w:hideMark/>
              </w:tcPr>
            </w:tcPrChange>
          </w:tcPr>
          <w:p w14:paraId="344EA2D8" w14:textId="77777777" w:rsidR="004D28C1" w:rsidRPr="003C02FF" w:rsidRDefault="004D28C1" w:rsidP="004D28C1">
            <w:pPr>
              <w:rPr>
                <w:ins w:id="11453" w:author="James Vu" w:date="2024-04-19T00:01:00Z"/>
                <w:color w:val="000000"/>
                <w:rPrChange w:id="11454" w:author="James Vu" w:date="2024-04-19T00:19:00Z">
                  <w:rPr>
                    <w:ins w:id="11455" w:author="James Vu" w:date="2024-04-19T00:01:00Z"/>
                    <w:color w:val="000000"/>
                    <w:sz w:val="28"/>
                    <w:szCs w:val="28"/>
                  </w:rPr>
                </w:rPrChange>
              </w:rPr>
            </w:pPr>
            <w:ins w:id="11456" w:author="James Vu" w:date="2024-04-19T00:01:00Z">
              <w:r w:rsidRPr="003C02FF">
                <w:rPr>
                  <w:color w:val="000000"/>
                  <w:rPrChange w:id="11457" w:author="James Vu" w:date="2024-04-19T00:19:00Z">
                    <w:rPr>
                      <w:color w:val="000000"/>
                      <w:sz w:val="28"/>
                      <w:szCs w:val="28"/>
                    </w:rPr>
                  </w:rPrChange>
                </w:rPr>
                <w:t>Trang thông tin công bố của hệ thống và đăng nhập tài khoản (HomePage và Login)</w:t>
              </w:r>
            </w:ins>
          </w:p>
        </w:tc>
      </w:tr>
      <w:tr w:rsidR="003C02FF" w:rsidRPr="003C02FF" w14:paraId="1762CA48" w14:textId="77777777" w:rsidTr="003C02FF">
        <w:trPr>
          <w:trHeight w:val="360"/>
          <w:ins w:id="11458" w:author="James Vu" w:date="2024-04-19T00:01:00Z"/>
          <w:trPrChange w:id="11459" w:author="James Vu" w:date="2024-04-19T00:20:00Z">
            <w:trPr>
              <w:trHeight w:val="360"/>
            </w:trPr>
          </w:trPrChange>
        </w:trPr>
        <w:tc>
          <w:tcPr>
            <w:tcW w:w="704" w:type="dxa"/>
            <w:shd w:val="clear" w:color="auto" w:fill="auto"/>
            <w:noWrap/>
            <w:vAlign w:val="center"/>
            <w:hideMark/>
            <w:tcPrChange w:id="11460" w:author="James Vu" w:date="2024-04-19T00:20:00Z">
              <w:tcPr>
                <w:tcW w:w="704" w:type="dxa"/>
                <w:shd w:val="clear" w:color="auto" w:fill="auto"/>
                <w:noWrap/>
                <w:vAlign w:val="center"/>
                <w:hideMark/>
              </w:tcPr>
            </w:tcPrChange>
          </w:tcPr>
          <w:p w14:paraId="2DE8357A" w14:textId="77777777" w:rsidR="004D28C1" w:rsidRPr="003C02FF" w:rsidRDefault="004D28C1" w:rsidP="004D28C1">
            <w:pPr>
              <w:jc w:val="center"/>
              <w:rPr>
                <w:ins w:id="11461" w:author="James Vu" w:date="2024-04-19T00:01:00Z"/>
                <w:b/>
                <w:bCs/>
                <w:color w:val="000000"/>
                <w:rPrChange w:id="11462" w:author="James Vu" w:date="2024-04-19T00:19:00Z">
                  <w:rPr>
                    <w:ins w:id="11463" w:author="James Vu" w:date="2024-04-19T00:01:00Z"/>
                    <w:b/>
                    <w:bCs/>
                    <w:color w:val="000000"/>
                    <w:sz w:val="28"/>
                    <w:szCs w:val="28"/>
                  </w:rPr>
                </w:rPrChange>
              </w:rPr>
            </w:pPr>
            <w:ins w:id="11464" w:author="James Vu" w:date="2024-04-19T00:01:00Z">
              <w:r w:rsidRPr="003C02FF">
                <w:rPr>
                  <w:b/>
                  <w:bCs/>
                  <w:color w:val="000000"/>
                  <w:rPrChange w:id="11465" w:author="James Vu" w:date="2024-04-19T00:19:00Z">
                    <w:rPr>
                      <w:b/>
                      <w:bCs/>
                      <w:color w:val="000000"/>
                      <w:sz w:val="28"/>
                      <w:szCs w:val="28"/>
                    </w:rPr>
                  </w:rPrChange>
                </w:rPr>
                <w:t>VII</w:t>
              </w:r>
            </w:ins>
          </w:p>
        </w:tc>
        <w:tc>
          <w:tcPr>
            <w:tcW w:w="8358" w:type="dxa"/>
            <w:shd w:val="clear" w:color="auto" w:fill="auto"/>
            <w:noWrap/>
            <w:vAlign w:val="center"/>
            <w:hideMark/>
            <w:tcPrChange w:id="11466" w:author="James Vu" w:date="2024-04-19T00:20:00Z">
              <w:tcPr>
                <w:tcW w:w="8358" w:type="dxa"/>
                <w:shd w:val="clear" w:color="auto" w:fill="auto"/>
                <w:noWrap/>
                <w:vAlign w:val="center"/>
                <w:hideMark/>
              </w:tcPr>
            </w:tcPrChange>
          </w:tcPr>
          <w:p w14:paraId="40585287" w14:textId="77777777" w:rsidR="004D28C1" w:rsidRPr="003C02FF" w:rsidRDefault="004D28C1" w:rsidP="004D28C1">
            <w:pPr>
              <w:rPr>
                <w:ins w:id="11467" w:author="James Vu" w:date="2024-04-19T00:01:00Z"/>
                <w:b/>
                <w:bCs/>
                <w:color w:val="000000"/>
                <w:rPrChange w:id="11468" w:author="James Vu" w:date="2024-04-19T00:19:00Z">
                  <w:rPr>
                    <w:ins w:id="11469" w:author="James Vu" w:date="2024-04-19T00:01:00Z"/>
                    <w:b/>
                    <w:bCs/>
                    <w:color w:val="000000"/>
                    <w:sz w:val="28"/>
                    <w:szCs w:val="28"/>
                  </w:rPr>
                </w:rPrChange>
              </w:rPr>
            </w:pPr>
            <w:ins w:id="11470" w:author="James Vu" w:date="2024-04-19T00:01:00Z">
              <w:r w:rsidRPr="003C02FF">
                <w:rPr>
                  <w:b/>
                  <w:bCs/>
                  <w:color w:val="000000"/>
                  <w:rPrChange w:id="11471" w:author="James Vu" w:date="2024-04-19T00:19:00Z">
                    <w:rPr>
                      <w:b/>
                      <w:bCs/>
                      <w:color w:val="000000"/>
                      <w:sz w:val="28"/>
                      <w:szCs w:val="28"/>
                    </w:rPr>
                  </w:rPrChange>
                </w:rPr>
                <w:t>Xây dựng Hệ tính năng về lĩnh vực xây dựng nông thôn mới tỉnh Khánh Hòa (Giai đoạn 1)</w:t>
              </w:r>
            </w:ins>
          </w:p>
        </w:tc>
      </w:tr>
      <w:tr w:rsidR="003C02FF" w:rsidRPr="003C02FF" w14:paraId="4A87FE41" w14:textId="77777777" w:rsidTr="003C02FF">
        <w:trPr>
          <w:trHeight w:val="360"/>
          <w:ins w:id="11472" w:author="James Vu" w:date="2024-04-19T00:01:00Z"/>
          <w:trPrChange w:id="11473" w:author="James Vu" w:date="2024-04-19T00:20:00Z">
            <w:trPr>
              <w:trHeight w:val="360"/>
            </w:trPr>
          </w:trPrChange>
        </w:trPr>
        <w:tc>
          <w:tcPr>
            <w:tcW w:w="704" w:type="dxa"/>
            <w:shd w:val="clear" w:color="auto" w:fill="auto"/>
            <w:noWrap/>
            <w:vAlign w:val="bottom"/>
            <w:hideMark/>
            <w:tcPrChange w:id="11474" w:author="James Vu" w:date="2024-04-19T00:20:00Z">
              <w:tcPr>
                <w:tcW w:w="704" w:type="dxa"/>
                <w:shd w:val="clear" w:color="auto" w:fill="auto"/>
                <w:noWrap/>
                <w:vAlign w:val="bottom"/>
                <w:hideMark/>
              </w:tcPr>
            </w:tcPrChange>
          </w:tcPr>
          <w:p w14:paraId="43F6D957" w14:textId="77777777" w:rsidR="004D28C1" w:rsidRPr="003C02FF" w:rsidRDefault="004D28C1" w:rsidP="004D28C1">
            <w:pPr>
              <w:jc w:val="center"/>
              <w:rPr>
                <w:ins w:id="11475" w:author="James Vu" w:date="2024-04-19T00:01:00Z"/>
                <w:b/>
                <w:bCs/>
                <w:color w:val="000000"/>
                <w:rPrChange w:id="11476" w:author="James Vu" w:date="2024-04-19T00:19:00Z">
                  <w:rPr>
                    <w:ins w:id="11477" w:author="James Vu" w:date="2024-04-19T00:01:00Z"/>
                    <w:b/>
                    <w:bCs/>
                    <w:color w:val="000000"/>
                    <w:sz w:val="28"/>
                    <w:szCs w:val="28"/>
                  </w:rPr>
                </w:rPrChange>
              </w:rPr>
            </w:pPr>
            <w:ins w:id="11478" w:author="James Vu" w:date="2024-04-19T00:01:00Z">
              <w:r w:rsidRPr="003C02FF">
                <w:rPr>
                  <w:b/>
                  <w:bCs/>
                  <w:color w:val="000000"/>
                  <w:rPrChange w:id="11479" w:author="James Vu" w:date="2024-04-19T00:19:00Z">
                    <w:rPr>
                      <w:b/>
                      <w:bCs/>
                      <w:color w:val="000000"/>
                      <w:sz w:val="28"/>
                      <w:szCs w:val="28"/>
                    </w:rPr>
                  </w:rPrChange>
                </w:rPr>
                <w:t>1</w:t>
              </w:r>
            </w:ins>
          </w:p>
        </w:tc>
        <w:tc>
          <w:tcPr>
            <w:tcW w:w="8358" w:type="dxa"/>
            <w:shd w:val="clear" w:color="auto" w:fill="auto"/>
            <w:noWrap/>
            <w:vAlign w:val="bottom"/>
            <w:hideMark/>
            <w:tcPrChange w:id="11480" w:author="James Vu" w:date="2024-04-19T00:20:00Z">
              <w:tcPr>
                <w:tcW w:w="8358" w:type="dxa"/>
                <w:shd w:val="clear" w:color="auto" w:fill="auto"/>
                <w:noWrap/>
                <w:vAlign w:val="bottom"/>
                <w:hideMark/>
              </w:tcPr>
            </w:tcPrChange>
          </w:tcPr>
          <w:p w14:paraId="6FFCA662" w14:textId="77777777" w:rsidR="004D28C1" w:rsidRPr="003C02FF" w:rsidRDefault="004D28C1" w:rsidP="004D28C1">
            <w:pPr>
              <w:rPr>
                <w:ins w:id="11481" w:author="James Vu" w:date="2024-04-19T00:01:00Z"/>
                <w:b/>
                <w:bCs/>
                <w:color w:val="0D0D0D"/>
                <w:rPrChange w:id="11482" w:author="James Vu" w:date="2024-04-19T00:19:00Z">
                  <w:rPr>
                    <w:ins w:id="11483" w:author="James Vu" w:date="2024-04-19T00:01:00Z"/>
                    <w:b/>
                    <w:bCs/>
                    <w:color w:val="0D0D0D"/>
                    <w:sz w:val="28"/>
                    <w:szCs w:val="28"/>
                  </w:rPr>
                </w:rPrChange>
              </w:rPr>
            </w:pPr>
            <w:ins w:id="11484" w:author="James Vu" w:date="2024-04-19T00:01:00Z">
              <w:r w:rsidRPr="003C02FF">
                <w:rPr>
                  <w:b/>
                  <w:bCs/>
                  <w:color w:val="0D0D0D"/>
                  <w:rPrChange w:id="11485" w:author="James Vu" w:date="2024-04-19T00:19:00Z">
                    <w:rPr>
                      <w:b/>
                      <w:bCs/>
                      <w:color w:val="0D0D0D"/>
                      <w:sz w:val="28"/>
                      <w:szCs w:val="28"/>
                    </w:rPr>
                  </w:rPrChange>
                </w:rPr>
                <w:t>Quản Lý Phân Quyền Người Dùng</w:t>
              </w:r>
            </w:ins>
          </w:p>
        </w:tc>
      </w:tr>
      <w:tr w:rsidR="003C02FF" w:rsidRPr="003C02FF" w14:paraId="63F86BBB" w14:textId="77777777" w:rsidTr="003C02FF">
        <w:trPr>
          <w:trHeight w:val="360"/>
          <w:ins w:id="11486" w:author="James Vu" w:date="2024-04-19T00:01:00Z"/>
          <w:trPrChange w:id="11487" w:author="James Vu" w:date="2024-04-19T00:20:00Z">
            <w:trPr>
              <w:trHeight w:val="360"/>
            </w:trPr>
          </w:trPrChange>
        </w:trPr>
        <w:tc>
          <w:tcPr>
            <w:tcW w:w="704" w:type="dxa"/>
            <w:shd w:val="clear" w:color="auto" w:fill="auto"/>
            <w:noWrap/>
            <w:vAlign w:val="bottom"/>
            <w:hideMark/>
            <w:tcPrChange w:id="11488" w:author="James Vu" w:date="2024-04-19T00:20:00Z">
              <w:tcPr>
                <w:tcW w:w="704" w:type="dxa"/>
                <w:shd w:val="clear" w:color="auto" w:fill="auto"/>
                <w:noWrap/>
                <w:vAlign w:val="bottom"/>
                <w:hideMark/>
              </w:tcPr>
            </w:tcPrChange>
          </w:tcPr>
          <w:p w14:paraId="5E31D8CE" w14:textId="77777777" w:rsidR="004D28C1" w:rsidRPr="003C02FF" w:rsidRDefault="004D28C1" w:rsidP="004D28C1">
            <w:pPr>
              <w:jc w:val="center"/>
              <w:rPr>
                <w:ins w:id="11489" w:author="James Vu" w:date="2024-04-19T00:01:00Z"/>
                <w:b/>
                <w:bCs/>
                <w:color w:val="000000"/>
                <w:rPrChange w:id="11490" w:author="James Vu" w:date="2024-04-19T00:19:00Z">
                  <w:rPr>
                    <w:ins w:id="11491" w:author="James Vu" w:date="2024-04-19T00:01:00Z"/>
                    <w:b/>
                    <w:bCs/>
                    <w:color w:val="000000"/>
                    <w:sz w:val="28"/>
                    <w:szCs w:val="28"/>
                  </w:rPr>
                </w:rPrChange>
              </w:rPr>
            </w:pPr>
            <w:ins w:id="11492" w:author="James Vu" w:date="2024-04-19T00:01:00Z">
              <w:r w:rsidRPr="003C02FF">
                <w:rPr>
                  <w:b/>
                  <w:bCs/>
                  <w:color w:val="000000"/>
                  <w:rPrChange w:id="11493" w:author="James Vu" w:date="2024-04-19T00:19:00Z">
                    <w:rPr>
                      <w:b/>
                      <w:bCs/>
                      <w:color w:val="000000"/>
                      <w:sz w:val="28"/>
                      <w:szCs w:val="28"/>
                    </w:rPr>
                  </w:rPrChange>
                </w:rPr>
                <w:t> </w:t>
              </w:r>
            </w:ins>
          </w:p>
        </w:tc>
        <w:tc>
          <w:tcPr>
            <w:tcW w:w="8358" w:type="dxa"/>
            <w:shd w:val="clear" w:color="auto" w:fill="auto"/>
            <w:noWrap/>
            <w:vAlign w:val="bottom"/>
            <w:hideMark/>
            <w:tcPrChange w:id="11494" w:author="James Vu" w:date="2024-04-19T00:20:00Z">
              <w:tcPr>
                <w:tcW w:w="8358" w:type="dxa"/>
                <w:shd w:val="clear" w:color="auto" w:fill="auto"/>
                <w:noWrap/>
                <w:vAlign w:val="bottom"/>
                <w:hideMark/>
              </w:tcPr>
            </w:tcPrChange>
          </w:tcPr>
          <w:p w14:paraId="395744D5" w14:textId="77777777" w:rsidR="004D28C1" w:rsidRPr="003C02FF" w:rsidRDefault="004D28C1" w:rsidP="004D28C1">
            <w:pPr>
              <w:rPr>
                <w:ins w:id="11495" w:author="James Vu" w:date="2024-04-19T00:01:00Z"/>
                <w:color w:val="0D0D0D"/>
                <w:rPrChange w:id="11496" w:author="James Vu" w:date="2024-04-19T00:19:00Z">
                  <w:rPr>
                    <w:ins w:id="11497" w:author="James Vu" w:date="2024-04-19T00:01:00Z"/>
                    <w:color w:val="0D0D0D"/>
                    <w:sz w:val="28"/>
                    <w:szCs w:val="28"/>
                  </w:rPr>
                </w:rPrChange>
              </w:rPr>
            </w:pPr>
            <w:ins w:id="11498" w:author="James Vu" w:date="2024-04-19T00:01:00Z">
              <w:r w:rsidRPr="003C02FF">
                <w:rPr>
                  <w:color w:val="0D0D0D"/>
                  <w:rPrChange w:id="11499" w:author="James Vu" w:date="2024-04-19T00:19:00Z">
                    <w:rPr>
                      <w:color w:val="0D0D0D"/>
                      <w:sz w:val="28"/>
                      <w:szCs w:val="28"/>
                    </w:rPr>
                  </w:rPrChange>
                </w:rPr>
                <w:t>Tạo tài khoản người dùng mới.</w:t>
              </w:r>
            </w:ins>
          </w:p>
        </w:tc>
      </w:tr>
      <w:tr w:rsidR="003C02FF" w:rsidRPr="003C02FF" w14:paraId="203AF533" w14:textId="77777777" w:rsidTr="003C02FF">
        <w:trPr>
          <w:trHeight w:val="360"/>
          <w:ins w:id="11500" w:author="James Vu" w:date="2024-04-19T00:01:00Z"/>
          <w:trPrChange w:id="11501" w:author="James Vu" w:date="2024-04-19T00:20:00Z">
            <w:trPr>
              <w:trHeight w:val="360"/>
            </w:trPr>
          </w:trPrChange>
        </w:trPr>
        <w:tc>
          <w:tcPr>
            <w:tcW w:w="704" w:type="dxa"/>
            <w:shd w:val="clear" w:color="auto" w:fill="auto"/>
            <w:noWrap/>
            <w:vAlign w:val="bottom"/>
            <w:hideMark/>
            <w:tcPrChange w:id="11502" w:author="James Vu" w:date="2024-04-19T00:20:00Z">
              <w:tcPr>
                <w:tcW w:w="704" w:type="dxa"/>
                <w:shd w:val="clear" w:color="auto" w:fill="auto"/>
                <w:noWrap/>
                <w:vAlign w:val="bottom"/>
                <w:hideMark/>
              </w:tcPr>
            </w:tcPrChange>
          </w:tcPr>
          <w:p w14:paraId="4C49C24B" w14:textId="77777777" w:rsidR="004D28C1" w:rsidRPr="003C02FF" w:rsidRDefault="004D28C1" w:rsidP="004D28C1">
            <w:pPr>
              <w:jc w:val="center"/>
              <w:rPr>
                <w:ins w:id="11503" w:author="James Vu" w:date="2024-04-19T00:01:00Z"/>
                <w:b/>
                <w:bCs/>
                <w:color w:val="000000"/>
                <w:rPrChange w:id="11504" w:author="James Vu" w:date="2024-04-19T00:19:00Z">
                  <w:rPr>
                    <w:ins w:id="11505" w:author="James Vu" w:date="2024-04-19T00:01:00Z"/>
                    <w:b/>
                    <w:bCs/>
                    <w:color w:val="000000"/>
                    <w:sz w:val="28"/>
                    <w:szCs w:val="28"/>
                  </w:rPr>
                </w:rPrChange>
              </w:rPr>
            </w:pPr>
            <w:ins w:id="11506" w:author="James Vu" w:date="2024-04-19T00:01:00Z">
              <w:r w:rsidRPr="003C02FF">
                <w:rPr>
                  <w:b/>
                  <w:bCs/>
                  <w:color w:val="000000"/>
                  <w:rPrChange w:id="11507" w:author="James Vu" w:date="2024-04-19T00:19:00Z">
                    <w:rPr>
                      <w:b/>
                      <w:bCs/>
                      <w:color w:val="000000"/>
                      <w:sz w:val="28"/>
                      <w:szCs w:val="28"/>
                    </w:rPr>
                  </w:rPrChange>
                </w:rPr>
                <w:t> </w:t>
              </w:r>
            </w:ins>
          </w:p>
        </w:tc>
        <w:tc>
          <w:tcPr>
            <w:tcW w:w="8358" w:type="dxa"/>
            <w:shd w:val="clear" w:color="auto" w:fill="auto"/>
            <w:noWrap/>
            <w:vAlign w:val="bottom"/>
            <w:hideMark/>
            <w:tcPrChange w:id="11508" w:author="James Vu" w:date="2024-04-19T00:20:00Z">
              <w:tcPr>
                <w:tcW w:w="8358" w:type="dxa"/>
                <w:shd w:val="clear" w:color="auto" w:fill="auto"/>
                <w:noWrap/>
                <w:vAlign w:val="bottom"/>
                <w:hideMark/>
              </w:tcPr>
            </w:tcPrChange>
          </w:tcPr>
          <w:p w14:paraId="44AF9D86" w14:textId="77777777" w:rsidR="004D28C1" w:rsidRPr="003C02FF" w:rsidRDefault="004D28C1" w:rsidP="004D28C1">
            <w:pPr>
              <w:rPr>
                <w:ins w:id="11509" w:author="James Vu" w:date="2024-04-19T00:01:00Z"/>
                <w:color w:val="0D0D0D"/>
                <w:rPrChange w:id="11510" w:author="James Vu" w:date="2024-04-19T00:19:00Z">
                  <w:rPr>
                    <w:ins w:id="11511" w:author="James Vu" w:date="2024-04-19T00:01:00Z"/>
                    <w:color w:val="0D0D0D"/>
                    <w:sz w:val="28"/>
                    <w:szCs w:val="28"/>
                  </w:rPr>
                </w:rPrChange>
              </w:rPr>
            </w:pPr>
            <w:ins w:id="11512" w:author="James Vu" w:date="2024-04-19T00:01:00Z">
              <w:r w:rsidRPr="003C02FF">
                <w:rPr>
                  <w:color w:val="0D0D0D"/>
                  <w:rPrChange w:id="11513" w:author="James Vu" w:date="2024-04-19T00:19:00Z">
                    <w:rPr>
                      <w:color w:val="0D0D0D"/>
                      <w:sz w:val="28"/>
                      <w:szCs w:val="28"/>
                    </w:rPr>
                  </w:rPrChange>
                </w:rPr>
                <w:t>Quản lý thông tin Chủ thể OCOP và hoạt động sản xuất thương mại</w:t>
              </w:r>
            </w:ins>
          </w:p>
        </w:tc>
      </w:tr>
      <w:tr w:rsidR="003C02FF" w:rsidRPr="003C02FF" w14:paraId="611542E9" w14:textId="77777777" w:rsidTr="003C02FF">
        <w:trPr>
          <w:trHeight w:val="360"/>
          <w:ins w:id="11514" w:author="James Vu" w:date="2024-04-19T00:01:00Z"/>
          <w:trPrChange w:id="11515" w:author="James Vu" w:date="2024-04-19T00:20:00Z">
            <w:trPr>
              <w:trHeight w:val="360"/>
            </w:trPr>
          </w:trPrChange>
        </w:trPr>
        <w:tc>
          <w:tcPr>
            <w:tcW w:w="704" w:type="dxa"/>
            <w:shd w:val="clear" w:color="auto" w:fill="auto"/>
            <w:noWrap/>
            <w:vAlign w:val="bottom"/>
            <w:hideMark/>
            <w:tcPrChange w:id="11516" w:author="James Vu" w:date="2024-04-19T00:20:00Z">
              <w:tcPr>
                <w:tcW w:w="704" w:type="dxa"/>
                <w:shd w:val="clear" w:color="auto" w:fill="auto"/>
                <w:noWrap/>
                <w:vAlign w:val="bottom"/>
                <w:hideMark/>
              </w:tcPr>
            </w:tcPrChange>
          </w:tcPr>
          <w:p w14:paraId="10DD5F00" w14:textId="77777777" w:rsidR="004D28C1" w:rsidRPr="003C02FF" w:rsidRDefault="004D28C1" w:rsidP="004D28C1">
            <w:pPr>
              <w:jc w:val="center"/>
              <w:rPr>
                <w:ins w:id="11517" w:author="James Vu" w:date="2024-04-19T00:01:00Z"/>
                <w:b/>
                <w:bCs/>
                <w:color w:val="000000"/>
                <w:rPrChange w:id="11518" w:author="James Vu" w:date="2024-04-19T00:19:00Z">
                  <w:rPr>
                    <w:ins w:id="11519" w:author="James Vu" w:date="2024-04-19T00:01:00Z"/>
                    <w:b/>
                    <w:bCs/>
                    <w:color w:val="000000"/>
                    <w:sz w:val="28"/>
                    <w:szCs w:val="28"/>
                  </w:rPr>
                </w:rPrChange>
              </w:rPr>
            </w:pPr>
            <w:ins w:id="11520" w:author="James Vu" w:date="2024-04-19T00:01:00Z">
              <w:r w:rsidRPr="003C02FF">
                <w:rPr>
                  <w:b/>
                  <w:bCs/>
                  <w:color w:val="000000"/>
                  <w:rPrChange w:id="11521" w:author="James Vu" w:date="2024-04-19T00:19:00Z">
                    <w:rPr>
                      <w:b/>
                      <w:bCs/>
                      <w:color w:val="000000"/>
                      <w:sz w:val="28"/>
                      <w:szCs w:val="28"/>
                    </w:rPr>
                  </w:rPrChange>
                </w:rPr>
                <w:t> </w:t>
              </w:r>
            </w:ins>
          </w:p>
        </w:tc>
        <w:tc>
          <w:tcPr>
            <w:tcW w:w="8358" w:type="dxa"/>
            <w:shd w:val="clear" w:color="auto" w:fill="auto"/>
            <w:noWrap/>
            <w:vAlign w:val="bottom"/>
            <w:hideMark/>
            <w:tcPrChange w:id="11522" w:author="James Vu" w:date="2024-04-19T00:20:00Z">
              <w:tcPr>
                <w:tcW w:w="8358" w:type="dxa"/>
                <w:shd w:val="clear" w:color="auto" w:fill="auto"/>
                <w:noWrap/>
                <w:vAlign w:val="bottom"/>
                <w:hideMark/>
              </w:tcPr>
            </w:tcPrChange>
          </w:tcPr>
          <w:p w14:paraId="179242B1" w14:textId="77777777" w:rsidR="004D28C1" w:rsidRPr="003C02FF" w:rsidRDefault="004D28C1" w:rsidP="004D28C1">
            <w:pPr>
              <w:rPr>
                <w:ins w:id="11523" w:author="James Vu" w:date="2024-04-19T00:01:00Z"/>
                <w:color w:val="0D0D0D"/>
                <w:rPrChange w:id="11524" w:author="James Vu" w:date="2024-04-19T00:19:00Z">
                  <w:rPr>
                    <w:ins w:id="11525" w:author="James Vu" w:date="2024-04-19T00:01:00Z"/>
                    <w:color w:val="0D0D0D"/>
                    <w:sz w:val="28"/>
                    <w:szCs w:val="28"/>
                  </w:rPr>
                </w:rPrChange>
              </w:rPr>
            </w:pPr>
            <w:ins w:id="11526" w:author="James Vu" w:date="2024-04-19T00:01:00Z">
              <w:r w:rsidRPr="003C02FF">
                <w:rPr>
                  <w:color w:val="0D0D0D"/>
                  <w:rPrChange w:id="11527" w:author="James Vu" w:date="2024-04-19T00:19:00Z">
                    <w:rPr>
                      <w:color w:val="0D0D0D"/>
                      <w:sz w:val="28"/>
                      <w:szCs w:val="28"/>
                    </w:rPr>
                  </w:rPrChange>
                </w:rPr>
                <w:t>Phân loại người dùng theo vai trò và nhiệm vụ.</w:t>
              </w:r>
            </w:ins>
          </w:p>
        </w:tc>
      </w:tr>
      <w:tr w:rsidR="003C02FF" w:rsidRPr="003C02FF" w14:paraId="6746FF72" w14:textId="77777777" w:rsidTr="003C02FF">
        <w:trPr>
          <w:trHeight w:val="360"/>
          <w:ins w:id="11528" w:author="James Vu" w:date="2024-04-19T00:01:00Z"/>
          <w:trPrChange w:id="11529" w:author="James Vu" w:date="2024-04-19T00:20:00Z">
            <w:trPr>
              <w:trHeight w:val="360"/>
            </w:trPr>
          </w:trPrChange>
        </w:trPr>
        <w:tc>
          <w:tcPr>
            <w:tcW w:w="704" w:type="dxa"/>
            <w:shd w:val="clear" w:color="auto" w:fill="auto"/>
            <w:noWrap/>
            <w:vAlign w:val="bottom"/>
            <w:hideMark/>
            <w:tcPrChange w:id="11530" w:author="James Vu" w:date="2024-04-19T00:20:00Z">
              <w:tcPr>
                <w:tcW w:w="704" w:type="dxa"/>
                <w:shd w:val="clear" w:color="auto" w:fill="auto"/>
                <w:noWrap/>
                <w:vAlign w:val="bottom"/>
                <w:hideMark/>
              </w:tcPr>
            </w:tcPrChange>
          </w:tcPr>
          <w:p w14:paraId="07B4D0D8" w14:textId="77777777" w:rsidR="004D28C1" w:rsidRPr="003C02FF" w:rsidRDefault="004D28C1" w:rsidP="004D28C1">
            <w:pPr>
              <w:jc w:val="center"/>
              <w:rPr>
                <w:ins w:id="11531" w:author="James Vu" w:date="2024-04-19T00:01:00Z"/>
                <w:b/>
                <w:bCs/>
                <w:color w:val="000000"/>
                <w:rPrChange w:id="11532" w:author="James Vu" w:date="2024-04-19T00:19:00Z">
                  <w:rPr>
                    <w:ins w:id="11533" w:author="James Vu" w:date="2024-04-19T00:01:00Z"/>
                    <w:b/>
                    <w:bCs/>
                    <w:color w:val="000000"/>
                    <w:sz w:val="28"/>
                    <w:szCs w:val="28"/>
                  </w:rPr>
                </w:rPrChange>
              </w:rPr>
            </w:pPr>
            <w:ins w:id="11534" w:author="James Vu" w:date="2024-04-19T00:01:00Z">
              <w:r w:rsidRPr="003C02FF">
                <w:rPr>
                  <w:b/>
                  <w:bCs/>
                  <w:color w:val="000000"/>
                  <w:rPrChange w:id="11535" w:author="James Vu" w:date="2024-04-19T00:19:00Z">
                    <w:rPr>
                      <w:b/>
                      <w:bCs/>
                      <w:color w:val="000000"/>
                      <w:sz w:val="28"/>
                      <w:szCs w:val="28"/>
                    </w:rPr>
                  </w:rPrChange>
                </w:rPr>
                <w:t> </w:t>
              </w:r>
            </w:ins>
          </w:p>
        </w:tc>
        <w:tc>
          <w:tcPr>
            <w:tcW w:w="8358" w:type="dxa"/>
            <w:shd w:val="clear" w:color="auto" w:fill="auto"/>
            <w:noWrap/>
            <w:vAlign w:val="bottom"/>
            <w:hideMark/>
            <w:tcPrChange w:id="11536" w:author="James Vu" w:date="2024-04-19T00:20:00Z">
              <w:tcPr>
                <w:tcW w:w="8358" w:type="dxa"/>
                <w:shd w:val="clear" w:color="auto" w:fill="auto"/>
                <w:noWrap/>
                <w:vAlign w:val="bottom"/>
                <w:hideMark/>
              </w:tcPr>
            </w:tcPrChange>
          </w:tcPr>
          <w:p w14:paraId="3EBCAD09" w14:textId="77777777" w:rsidR="004D28C1" w:rsidRPr="003C02FF" w:rsidRDefault="004D28C1" w:rsidP="004D28C1">
            <w:pPr>
              <w:rPr>
                <w:ins w:id="11537" w:author="James Vu" w:date="2024-04-19T00:01:00Z"/>
                <w:color w:val="0D0D0D"/>
                <w:rPrChange w:id="11538" w:author="James Vu" w:date="2024-04-19T00:19:00Z">
                  <w:rPr>
                    <w:ins w:id="11539" w:author="James Vu" w:date="2024-04-19T00:01:00Z"/>
                    <w:color w:val="0D0D0D"/>
                    <w:sz w:val="28"/>
                    <w:szCs w:val="28"/>
                  </w:rPr>
                </w:rPrChange>
              </w:rPr>
            </w:pPr>
            <w:ins w:id="11540" w:author="James Vu" w:date="2024-04-19T00:01:00Z">
              <w:r w:rsidRPr="003C02FF">
                <w:rPr>
                  <w:color w:val="0D0D0D"/>
                  <w:rPrChange w:id="11541" w:author="James Vu" w:date="2024-04-19T00:19:00Z">
                    <w:rPr>
                      <w:color w:val="0D0D0D"/>
                      <w:sz w:val="28"/>
                      <w:szCs w:val="28"/>
                    </w:rPr>
                  </w:rPrChange>
                </w:rPr>
                <w:t>Cấp và thu hồi quyền truy cập.</w:t>
              </w:r>
            </w:ins>
          </w:p>
        </w:tc>
      </w:tr>
      <w:tr w:rsidR="003C02FF" w:rsidRPr="003C02FF" w14:paraId="79B965E0" w14:textId="77777777" w:rsidTr="003C02FF">
        <w:trPr>
          <w:trHeight w:val="360"/>
          <w:ins w:id="11542" w:author="James Vu" w:date="2024-04-19T00:01:00Z"/>
          <w:trPrChange w:id="11543" w:author="James Vu" w:date="2024-04-19T00:20:00Z">
            <w:trPr>
              <w:trHeight w:val="360"/>
            </w:trPr>
          </w:trPrChange>
        </w:trPr>
        <w:tc>
          <w:tcPr>
            <w:tcW w:w="704" w:type="dxa"/>
            <w:shd w:val="clear" w:color="auto" w:fill="auto"/>
            <w:noWrap/>
            <w:vAlign w:val="bottom"/>
            <w:hideMark/>
            <w:tcPrChange w:id="11544" w:author="James Vu" w:date="2024-04-19T00:20:00Z">
              <w:tcPr>
                <w:tcW w:w="704" w:type="dxa"/>
                <w:shd w:val="clear" w:color="auto" w:fill="auto"/>
                <w:noWrap/>
                <w:vAlign w:val="bottom"/>
                <w:hideMark/>
              </w:tcPr>
            </w:tcPrChange>
          </w:tcPr>
          <w:p w14:paraId="29C295B4" w14:textId="77777777" w:rsidR="004D28C1" w:rsidRPr="003C02FF" w:rsidRDefault="004D28C1" w:rsidP="004D28C1">
            <w:pPr>
              <w:jc w:val="center"/>
              <w:rPr>
                <w:ins w:id="11545" w:author="James Vu" w:date="2024-04-19T00:01:00Z"/>
                <w:b/>
                <w:bCs/>
                <w:color w:val="000000"/>
                <w:rPrChange w:id="11546" w:author="James Vu" w:date="2024-04-19T00:19:00Z">
                  <w:rPr>
                    <w:ins w:id="11547" w:author="James Vu" w:date="2024-04-19T00:01:00Z"/>
                    <w:b/>
                    <w:bCs/>
                    <w:color w:val="000000"/>
                    <w:sz w:val="28"/>
                    <w:szCs w:val="28"/>
                  </w:rPr>
                </w:rPrChange>
              </w:rPr>
            </w:pPr>
            <w:ins w:id="11548" w:author="James Vu" w:date="2024-04-19T00:01:00Z">
              <w:r w:rsidRPr="003C02FF">
                <w:rPr>
                  <w:b/>
                  <w:bCs/>
                  <w:color w:val="000000"/>
                  <w:rPrChange w:id="11549" w:author="James Vu" w:date="2024-04-19T00:19:00Z">
                    <w:rPr>
                      <w:b/>
                      <w:bCs/>
                      <w:color w:val="000000"/>
                      <w:sz w:val="28"/>
                      <w:szCs w:val="28"/>
                    </w:rPr>
                  </w:rPrChange>
                </w:rPr>
                <w:t> </w:t>
              </w:r>
            </w:ins>
          </w:p>
        </w:tc>
        <w:tc>
          <w:tcPr>
            <w:tcW w:w="8358" w:type="dxa"/>
            <w:shd w:val="clear" w:color="auto" w:fill="auto"/>
            <w:noWrap/>
            <w:vAlign w:val="bottom"/>
            <w:hideMark/>
            <w:tcPrChange w:id="11550" w:author="James Vu" w:date="2024-04-19T00:20:00Z">
              <w:tcPr>
                <w:tcW w:w="8358" w:type="dxa"/>
                <w:shd w:val="clear" w:color="auto" w:fill="auto"/>
                <w:noWrap/>
                <w:vAlign w:val="bottom"/>
                <w:hideMark/>
              </w:tcPr>
            </w:tcPrChange>
          </w:tcPr>
          <w:p w14:paraId="28F5D356" w14:textId="77777777" w:rsidR="004D28C1" w:rsidRPr="003C02FF" w:rsidRDefault="004D28C1" w:rsidP="004D28C1">
            <w:pPr>
              <w:rPr>
                <w:ins w:id="11551" w:author="James Vu" w:date="2024-04-19T00:01:00Z"/>
                <w:color w:val="0D0D0D"/>
                <w:rPrChange w:id="11552" w:author="James Vu" w:date="2024-04-19T00:19:00Z">
                  <w:rPr>
                    <w:ins w:id="11553" w:author="James Vu" w:date="2024-04-19T00:01:00Z"/>
                    <w:color w:val="0D0D0D"/>
                    <w:sz w:val="28"/>
                    <w:szCs w:val="28"/>
                  </w:rPr>
                </w:rPrChange>
              </w:rPr>
            </w:pPr>
            <w:ins w:id="11554" w:author="James Vu" w:date="2024-04-19T00:01:00Z">
              <w:r w:rsidRPr="003C02FF">
                <w:rPr>
                  <w:color w:val="0D0D0D"/>
                  <w:rPrChange w:id="11555" w:author="James Vu" w:date="2024-04-19T00:19:00Z">
                    <w:rPr>
                      <w:color w:val="0D0D0D"/>
                      <w:sz w:val="28"/>
                      <w:szCs w:val="28"/>
                    </w:rPr>
                  </w:rPrChange>
                </w:rPr>
                <w:t>Quản lý mật khẩu và bảo mật tài khoản.</w:t>
              </w:r>
            </w:ins>
          </w:p>
        </w:tc>
      </w:tr>
      <w:tr w:rsidR="003C02FF" w:rsidRPr="003C02FF" w14:paraId="55731CE0" w14:textId="77777777" w:rsidTr="003C02FF">
        <w:trPr>
          <w:trHeight w:val="360"/>
          <w:ins w:id="11556" w:author="James Vu" w:date="2024-04-19T00:01:00Z"/>
          <w:trPrChange w:id="11557" w:author="James Vu" w:date="2024-04-19T00:20:00Z">
            <w:trPr>
              <w:trHeight w:val="360"/>
            </w:trPr>
          </w:trPrChange>
        </w:trPr>
        <w:tc>
          <w:tcPr>
            <w:tcW w:w="704" w:type="dxa"/>
            <w:shd w:val="clear" w:color="auto" w:fill="auto"/>
            <w:noWrap/>
            <w:vAlign w:val="bottom"/>
            <w:hideMark/>
            <w:tcPrChange w:id="11558" w:author="James Vu" w:date="2024-04-19T00:20:00Z">
              <w:tcPr>
                <w:tcW w:w="704" w:type="dxa"/>
                <w:shd w:val="clear" w:color="auto" w:fill="auto"/>
                <w:noWrap/>
                <w:vAlign w:val="bottom"/>
                <w:hideMark/>
              </w:tcPr>
            </w:tcPrChange>
          </w:tcPr>
          <w:p w14:paraId="58864832" w14:textId="77777777" w:rsidR="004D28C1" w:rsidRPr="003C02FF" w:rsidRDefault="004D28C1" w:rsidP="004D28C1">
            <w:pPr>
              <w:jc w:val="center"/>
              <w:rPr>
                <w:ins w:id="11559" w:author="James Vu" w:date="2024-04-19T00:01:00Z"/>
                <w:b/>
                <w:bCs/>
                <w:color w:val="000000"/>
                <w:rPrChange w:id="11560" w:author="James Vu" w:date="2024-04-19T00:19:00Z">
                  <w:rPr>
                    <w:ins w:id="11561" w:author="James Vu" w:date="2024-04-19T00:01:00Z"/>
                    <w:b/>
                    <w:bCs/>
                    <w:color w:val="000000"/>
                    <w:sz w:val="28"/>
                    <w:szCs w:val="28"/>
                  </w:rPr>
                </w:rPrChange>
              </w:rPr>
            </w:pPr>
            <w:ins w:id="11562" w:author="James Vu" w:date="2024-04-19T00:01:00Z">
              <w:r w:rsidRPr="003C02FF">
                <w:rPr>
                  <w:b/>
                  <w:bCs/>
                  <w:color w:val="000000"/>
                  <w:rPrChange w:id="11563" w:author="James Vu" w:date="2024-04-19T00:19:00Z">
                    <w:rPr>
                      <w:b/>
                      <w:bCs/>
                      <w:color w:val="000000"/>
                      <w:sz w:val="28"/>
                      <w:szCs w:val="28"/>
                    </w:rPr>
                  </w:rPrChange>
                </w:rPr>
                <w:t> </w:t>
              </w:r>
            </w:ins>
          </w:p>
        </w:tc>
        <w:tc>
          <w:tcPr>
            <w:tcW w:w="8358" w:type="dxa"/>
            <w:shd w:val="clear" w:color="auto" w:fill="auto"/>
            <w:noWrap/>
            <w:vAlign w:val="bottom"/>
            <w:hideMark/>
            <w:tcPrChange w:id="11564" w:author="James Vu" w:date="2024-04-19T00:20:00Z">
              <w:tcPr>
                <w:tcW w:w="8358" w:type="dxa"/>
                <w:shd w:val="clear" w:color="auto" w:fill="auto"/>
                <w:noWrap/>
                <w:vAlign w:val="bottom"/>
                <w:hideMark/>
              </w:tcPr>
            </w:tcPrChange>
          </w:tcPr>
          <w:p w14:paraId="328C8FBD" w14:textId="77777777" w:rsidR="004D28C1" w:rsidRPr="003C02FF" w:rsidRDefault="004D28C1" w:rsidP="004D28C1">
            <w:pPr>
              <w:rPr>
                <w:ins w:id="11565" w:author="James Vu" w:date="2024-04-19T00:01:00Z"/>
                <w:color w:val="0D0D0D"/>
                <w:rPrChange w:id="11566" w:author="James Vu" w:date="2024-04-19T00:19:00Z">
                  <w:rPr>
                    <w:ins w:id="11567" w:author="James Vu" w:date="2024-04-19T00:01:00Z"/>
                    <w:color w:val="0D0D0D"/>
                    <w:sz w:val="28"/>
                    <w:szCs w:val="28"/>
                  </w:rPr>
                </w:rPrChange>
              </w:rPr>
            </w:pPr>
            <w:ins w:id="11568" w:author="James Vu" w:date="2024-04-19T00:01:00Z">
              <w:r w:rsidRPr="003C02FF">
                <w:rPr>
                  <w:color w:val="0D0D0D"/>
                  <w:rPrChange w:id="11569" w:author="James Vu" w:date="2024-04-19T00:19:00Z">
                    <w:rPr>
                      <w:color w:val="0D0D0D"/>
                      <w:sz w:val="28"/>
                      <w:szCs w:val="28"/>
                    </w:rPr>
                  </w:rPrChange>
                </w:rPr>
                <w:t>Đăng nhập và xác thực đa yếu tố.</w:t>
              </w:r>
            </w:ins>
          </w:p>
        </w:tc>
      </w:tr>
      <w:tr w:rsidR="003C02FF" w:rsidRPr="003C02FF" w14:paraId="7519E200" w14:textId="77777777" w:rsidTr="003C02FF">
        <w:trPr>
          <w:trHeight w:val="360"/>
          <w:ins w:id="11570" w:author="James Vu" w:date="2024-04-19T00:01:00Z"/>
          <w:trPrChange w:id="11571" w:author="James Vu" w:date="2024-04-19T00:20:00Z">
            <w:trPr>
              <w:trHeight w:val="360"/>
            </w:trPr>
          </w:trPrChange>
        </w:trPr>
        <w:tc>
          <w:tcPr>
            <w:tcW w:w="704" w:type="dxa"/>
            <w:shd w:val="clear" w:color="auto" w:fill="auto"/>
            <w:noWrap/>
            <w:vAlign w:val="bottom"/>
            <w:hideMark/>
            <w:tcPrChange w:id="11572" w:author="James Vu" w:date="2024-04-19T00:20:00Z">
              <w:tcPr>
                <w:tcW w:w="704" w:type="dxa"/>
                <w:shd w:val="clear" w:color="auto" w:fill="auto"/>
                <w:noWrap/>
                <w:vAlign w:val="bottom"/>
                <w:hideMark/>
              </w:tcPr>
            </w:tcPrChange>
          </w:tcPr>
          <w:p w14:paraId="3C27A7B3" w14:textId="77777777" w:rsidR="004D28C1" w:rsidRPr="003C02FF" w:rsidRDefault="004D28C1" w:rsidP="004D28C1">
            <w:pPr>
              <w:jc w:val="center"/>
              <w:rPr>
                <w:ins w:id="11573" w:author="James Vu" w:date="2024-04-19T00:01:00Z"/>
                <w:b/>
                <w:bCs/>
                <w:color w:val="000000"/>
                <w:rPrChange w:id="11574" w:author="James Vu" w:date="2024-04-19T00:19:00Z">
                  <w:rPr>
                    <w:ins w:id="11575" w:author="James Vu" w:date="2024-04-19T00:01:00Z"/>
                    <w:b/>
                    <w:bCs/>
                    <w:color w:val="000000"/>
                    <w:sz w:val="28"/>
                    <w:szCs w:val="28"/>
                  </w:rPr>
                </w:rPrChange>
              </w:rPr>
            </w:pPr>
            <w:ins w:id="11576" w:author="James Vu" w:date="2024-04-19T00:01:00Z">
              <w:r w:rsidRPr="003C02FF">
                <w:rPr>
                  <w:b/>
                  <w:bCs/>
                  <w:color w:val="000000"/>
                  <w:rPrChange w:id="11577" w:author="James Vu" w:date="2024-04-19T00:19:00Z">
                    <w:rPr>
                      <w:b/>
                      <w:bCs/>
                      <w:color w:val="000000"/>
                      <w:sz w:val="28"/>
                      <w:szCs w:val="28"/>
                    </w:rPr>
                  </w:rPrChange>
                </w:rPr>
                <w:t>2</w:t>
              </w:r>
            </w:ins>
          </w:p>
        </w:tc>
        <w:tc>
          <w:tcPr>
            <w:tcW w:w="8358" w:type="dxa"/>
            <w:shd w:val="clear" w:color="auto" w:fill="auto"/>
            <w:noWrap/>
            <w:vAlign w:val="bottom"/>
            <w:hideMark/>
            <w:tcPrChange w:id="11578" w:author="James Vu" w:date="2024-04-19T00:20:00Z">
              <w:tcPr>
                <w:tcW w:w="8358" w:type="dxa"/>
                <w:shd w:val="clear" w:color="auto" w:fill="auto"/>
                <w:noWrap/>
                <w:vAlign w:val="bottom"/>
                <w:hideMark/>
              </w:tcPr>
            </w:tcPrChange>
          </w:tcPr>
          <w:p w14:paraId="58594E33" w14:textId="77777777" w:rsidR="004D28C1" w:rsidRPr="003C02FF" w:rsidRDefault="004D28C1" w:rsidP="004D28C1">
            <w:pPr>
              <w:rPr>
                <w:ins w:id="11579" w:author="James Vu" w:date="2024-04-19T00:01:00Z"/>
                <w:b/>
                <w:bCs/>
                <w:color w:val="0D0D0D"/>
                <w:rPrChange w:id="11580" w:author="James Vu" w:date="2024-04-19T00:19:00Z">
                  <w:rPr>
                    <w:ins w:id="11581" w:author="James Vu" w:date="2024-04-19T00:01:00Z"/>
                    <w:b/>
                    <w:bCs/>
                    <w:color w:val="0D0D0D"/>
                    <w:sz w:val="28"/>
                    <w:szCs w:val="28"/>
                  </w:rPr>
                </w:rPrChange>
              </w:rPr>
            </w:pPr>
            <w:ins w:id="11582" w:author="James Vu" w:date="2024-04-19T00:01:00Z">
              <w:r w:rsidRPr="003C02FF">
                <w:rPr>
                  <w:b/>
                  <w:bCs/>
                  <w:color w:val="0D0D0D"/>
                  <w:rPrChange w:id="11583" w:author="James Vu" w:date="2024-04-19T00:19:00Z">
                    <w:rPr>
                      <w:b/>
                      <w:bCs/>
                      <w:color w:val="0D0D0D"/>
                      <w:sz w:val="28"/>
                      <w:szCs w:val="28"/>
                    </w:rPr>
                  </w:rPrChange>
                </w:rPr>
                <w:t>Nền Tảng Tuyên Truyền và Tập Huấn</w:t>
              </w:r>
            </w:ins>
          </w:p>
        </w:tc>
      </w:tr>
      <w:tr w:rsidR="003C02FF" w:rsidRPr="003C02FF" w14:paraId="1752D66B" w14:textId="77777777" w:rsidTr="003C02FF">
        <w:trPr>
          <w:trHeight w:val="360"/>
          <w:ins w:id="11584" w:author="James Vu" w:date="2024-04-19T00:01:00Z"/>
          <w:trPrChange w:id="11585" w:author="James Vu" w:date="2024-04-19T00:20:00Z">
            <w:trPr>
              <w:trHeight w:val="360"/>
            </w:trPr>
          </w:trPrChange>
        </w:trPr>
        <w:tc>
          <w:tcPr>
            <w:tcW w:w="704" w:type="dxa"/>
            <w:shd w:val="clear" w:color="auto" w:fill="auto"/>
            <w:noWrap/>
            <w:vAlign w:val="bottom"/>
            <w:hideMark/>
            <w:tcPrChange w:id="11586" w:author="James Vu" w:date="2024-04-19T00:20:00Z">
              <w:tcPr>
                <w:tcW w:w="704" w:type="dxa"/>
                <w:shd w:val="clear" w:color="auto" w:fill="auto"/>
                <w:noWrap/>
                <w:vAlign w:val="bottom"/>
                <w:hideMark/>
              </w:tcPr>
            </w:tcPrChange>
          </w:tcPr>
          <w:p w14:paraId="7D001448" w14:textId="77777777" w:rsidR="004D28C1" w:rsidRPr="003C02FF" w:rsidRDefault="004D28C1" w:rsidP="004D28C1">
            <w:pPr>
              <w:jc w:val="center"/>
              <w:rPr>
                <w:ins w:id="11587" w:author="James Vu" w:date="2024-04-19T00:01:00Z"/>
                <w:b/>
                <w:bCs/>
                <w:color w:val="000000"/>
                <w:rPrChange w:id="11588" w:author="James Vu" w:date="2024-04-19T00:19:00Z">
                  <w:rPr>
                    <w:ins w:id="11589" w:author="James Vu" w:date="2024-04-19T00:01:00Z"/>
                    <w:b/>
                    <w:bCs/>
                    <w:color w:val="000000"/>
                    <w:sz w:val="28"/>
                    <w:szCs w:val="28"/>
                  </w:rPr>
                </w:rPrChange>
              </w:rPr>
            </w:pPr>
            <w:ins w:id="11590" w:author="James Vu" w:date="2024-04-19T00:01:00Z">
              <w:r w:rsidRPr="003C02FF">
                <w:rPr>
                  <w:b/>
                  <w:bCs/>
                  <w:color w:val="000000"/>
                  <w:rPrChange w:id="11591" w:author="James Vu" w:date="2024-04-19T00:19:00Z">
                    <w:rPr>
                      <w:b/>
                      <w:bCs/>
                      <w:color w:val="000000"/>
                      <w:sz w:val="28"/>
                      <w:szCs w:val="28"/>
                    </w:rPr>
                  </w:rPrChange>
                </w:rPr>
                <w:t> </w:t>
              </w:r>
            </w:ins>
          </w:p>
        </w:tc>
        <w:tc>
          <w:tcPr>
            <w:tcW w:w="8358" w:type="dxa"/>
            <w:shd w:val="clear" w:color="auto" w:fill="auto"/>
            <w:noWrap/>
            <w:vAlign w:val="bottom"/>
            <w:hideMark/>
            <w:tcPrChange w:id="11592" w:author="James Vu" w:date="2024-04-19T00:20:00Z">
              <w:tcPr>
                <w:tcW w:w="8358" w:type="dxa"/>
                <w:shd w:val="clear" w:color="auto" w:fill="auto"/>
                <w:noWrap/>
                <w:vAlign w:val="bottom"/>
                <w:hideMark/>
              </w:tcPr>
            </w:tcPrChange>
          </w:tcPr>
          <w:p w14:paraId="0716F8C8" w14:textId="77777777" w:rsidR="004D28C1" w:rsidRPr="003C02FF" w:rsidRDefault="004D28C1" w:rsidP="004D28C1">
            <w:pPr>
              <w:rPr>
                <w:ins w:id="11593" w:author="James Vu" w:date="2024-04-19T00:01:00Z"/>
                <w:color w:val="0D0D0D"/>
                <w:rPrChange w:id="11594" w:author="James Vu" w:date="2024-04-19T00:19:00Z">
                  <w:rPr>
                    <w:ins w:id="11595" w:author="James Vu" w:date="2024-04-19T00:01:00Z"/>
                    <w:color w:val="0D0D0D"/>
                    <w:sz w:val="28"/>
                    <w:szCs w:val="28"/>
                  </w:rPr>
                </w:rPrChange>
              </w:rPr>
            </w:pPr>
            <w:ins w:id="11596" w:author="James Vu" w:date="2024-04-19T00:01:00Z">
              <w:r w:rsidRPr="003C02FF">
                <w:rPr>
                  <w:color w:val="0D0D0D"/>
                  <w:rPrChange w:id="11597" w:author="James Vu" w:date="2024-04-19T00:19:00Z">
                    <w:rPr>
                      <w:color w:val="0D0D0D"/>
                      <w:sz w:val="28"/>
                      <w:szCs w:val="28"/>
                    </w:rPr>
                  </w:rPrChange>
                </w:rPr>
                <w:t>Quản lý và cung cấp thông tin các chiến dịch tuyên truyền</w:t>
              </w:r>
            </w:ins>
          </w:p>
        </w:tc>
      </w:tr>
      <w:tr w:rsidR="003C02FF" w:rsidRPr="003C02FF" w14:paraId="58C811BD" w14:textId="77777777" w:rsidTr="003C02FF">
        <w:trPr>
          <w:trHeight w:val="360"/>
          <w:ins w:id="11598" w:author="James Vu" w:date="2024-04-19T00:01:00Z"/>
          <w:trPrChange w:id="11599" w:author="James Vu" w:date="2024-04-19T00:20:00Z">
            <w:trPr>
              <w:trHeight w:val="360"/>
            </w:trPr>
          </w:trPrChange>
        </w:trPr>
        <w:tc>
          <w:tcPr>
            <w:tcW w:w="704" w:type="dxa"/>
            <w:shd w:val="clear" w:color="auto" w:fill="auto"/>
            <w:noWrap/>
            <w:vAlign w:val="bottom"/>
            <w:hideMark/>
            <w:tcPrChange w:id="11600" w:author="James Vu" w:date="2024-04-19T00:20:00Z">
              <w:tcPr>
                <w:tcW w:w="704" w:type="dxa"/>
                <w:shd w:val="clear" w:color="auto" w:fill="auto"/>
                <w:noWrap/>
                <w:vAlign w:val="bottom"/>
                <w:hideMark/>
              </w:tcPr>
            </w:tcPrChange>
          </w:tcPr>
          <w:p w14:paraId="5FF87E77" w14:textId="77777777" w:rsidR="004D28C1" w:rsidRPr="003C02FF" w:rsidRDefault="004D28C1" w:rsidP="004D28C1">
            <w:pPr>
              <w:jc w:val="center"/>
              <w:rPr>
                <w:ins w:id="11601" w:author="James Vu" w:date="2024-04-19T00:01:00Z"/>
                <w:b/>
                <w:bCs/>
                <w:color w:val="000000"/>
                <w:rPrChange w:id="11602" w:author="James Vu" w:date="2024-04-19T00:19:00Z">
                  <w:rPr>
                    <w:ins w:id="11603" w:author="James Vu" w:date="2024-04-19T00:01:00Z"/>
                    <w:b/>
                    <w:bCs/>
                    <w:color w:val="000000"/>
                    <w:sz w:val="28"/>
                    <w:szCs w:val="28"/>
                  </w:rPr>
                </w:rPrChange>
              </w:rPr>
            </w:pPr>
            <w:ins w:id="11604" w:author="James Vu" w:date="2024-04-19T00:01:00Z">
              <w:r w:rsidRPr="003C02FF">
                <w:rPr>
                  <w:b/>
                  <w:bCs/>
                  <w:color w:val="000000"/>
                  <w:rPrChange w:id="11605" w:author="James Vu" w:date="2024-04-19T00:19:00Z">
                    <w:rPr>
                      <w:b/>
                      <w:bCs/>
                      <w:color w:val="000000"/>
                      <w:sz w:val="28"/>
                      <w:szCs w:val="28"/>
                    </w:rPr>
                  </w:rPrChange>
                </w:rPr>
                <w:t> </w:t>
              </w:r>
            </w:ins>
          </w:p>
        </w:tc>
        <w:tc>
          <w:tcPr>
            <w:tcW w:w="8358" w:type="dxa"/>
            <w:shd w:val="clear" w:color="auto" w:fill="auto"/>
            <w:noWrap/>
            <w:vAlign w:val="bottom"/>
            <w:hideMark/>
            <w:tcPrChange w:id="11606" w:author="James Vu" w:date="2024-04-19T00:20:00Z">
              <w:tcPr>
                <w:tcW w:w="8358" w:type="dxa"/>
                <w:shd w:val="clear" w:color="auto" w:fill="auto"/>
                <w:noWrap/>
                <w:vAlign w:val="bottom"/>
                <w:hideMark/>
              </w:tcPr>
            </w:tcPrChange>
          </w:tcPr>
          <w:p w14:paraId="5B1892E4" w14:textId="77777777" w:rsidR="004D28C1" w:rsidRPr="003C02FF" w:rsidRDefault="004D28C1" w:rsidP="004D28C1">
            <w:pPr>
              <w:rPr>
                <w:ins w:id="11607" w:author="James Vu" w:date="2024-04-19T00:01:00Z"/>
                <w:color w:val="0D0D0D"/>
                <w:rPrChange w:id="11608" w:author="James Vu" w:date="2024-04-19T00:19:00Z">
                  <w:rPr>
                    <w:ins w:id="11609" w:author="James Vu" w:date="2024-04-19T00:01:00Z"/>
                    <w:color w:val="0D0D0D"/>
                    <w:sz w:val="28"/>
                    <w:szCs w:val="28"/>
                  </w:rPr>
                </w:rPrChange>
              </w:rPr>
            </w:pPr>
            <w:ins w:id="11610" w:author="James Vu" w:date="2024-04-19T00:01:00Z">
              <w:r w:rsidRPr="003C02FF">
                <w:rPr>
                  <w:color w:val="0D0D0D"/>
                  <w:rPrChange w:id="11611" w:author="James Vu" w:date="2024-04-19T00:19:00Z">
                    <w:rPr>
                      <w:color w:val="0D0D0D"/>
                      <w:sz w:val="28"/>
                      <w:szCs w:val="28"/>
                    </w:rPr>
                  </w:rPrChange>
                </w:rPr>
                <w:t>Quản lý và cung cấp thông tin các khóa tập huấn trực tuyến và trực tiếp.</w:t>
              </w:r>
            </w:ins>
          </w:p>
        </w:tc>
      </w:tr>
      <w:tr w:rsidR="003C02FF" w:rsidRPr="003C02FF" w14:paraId="7FB4F540" w14:textId="77777777" w:rsidTr="003C02FF">
        <w:trPr>
          <w:trHeight w:val="360"/>
          <w:ins w:id="11612" w:author="James Vu" w:date="2024-04-19T00:01:00Z"/>
          <w:trPrChange w:id="11613" w:author="James Vu" w:date="2024-04-19T00:20:00Z">
            <w:trPr>
              <w:trHeight w:val="360"/>
            </w:trPr>
          </w:trPrChange>
        </w:trPr>
        <w:tc>
          <w:tcPr>
            <w:tcW w:w="704" w:type="dxa"/>
            <w:shd w:val="clear" w:color="auto" w:fill="auto"/>
            <w:noWrap/>
            <w:vAlign w:val="bottom"/>
            <w:hideMark/>
            <w:tcPrChange w:id="11614" w:author="James Vu" w:date="2024-04-19T00:20:00Z">
              <w:tcPr>
                <w:tcW w:w="704" w:type="dxa"/>
                <w:shd w:val="clear" w:color="auto" w:fill="auto"/>
                <w:noWrap/>
                <w:vAlign w:val="bottom"/>
                <w:hideMark/>
              </w:tcPr>
            </w:tcPrChange>
          </w:tcPr>
          <w:p w14:paraId="0E5D627E" w14:textId="77777777" w:rsidR="004D28C1" w:rsidRPr="003C02FF" w:rsidRDefault="004D28C1" w:rsidP="004D28C1">
            <w:pPr>
              <w:jc w:val="center"/>
              <w:rPr>
                <w:ins w:id="11615" w:author="James Vu" w:date="2024-04-19T00:01:00Z"/>
                <w:b/>
                <w:bCs/>
                <w:color w:val="000000"/>
                <w:rPrChange w:id="11616" w:author="James Vu" w:date="2024-04-19T00:19:00Z">
                  <w:rPr>
                    <w:ins w:id="11617" w:author="James Vu" w:date="2024-04-19T00:01:00Z"/>
                    <w:b/>
                    <w:bCs/>
                    <w:color w:val="000000"/>
                    <w:sz w:val="28"/>
                    <w:szCs w:val="28"/>
                  </w:rPr>
                </w:rPrChange>
              </w:rPr>
            </w:pPr>
            <w:ins w:id="11618" w:author="James Vu" w:date="2024-04-19T00:01:00Z">
              <w:r w:rsidRPr="003C02FF">
                <w:rPr>
                  <w:b/>
                  <w:bCs/>
                  <w:color w:val="000000"/>
                  <w:rPrChange w:id="11619" w:author="James Vu" w:date="2024-04-19T00:19:00Z">
                    <w:rPr>
                      <w:b/>
                      <w:bCs/>
                      <w:color w:val="000000"/>
                      <w:sz w:val="28"/>
                      <w:szCs w:val="28"/>
                    </w:rPr>
                  </w:rPrChange>
                </w:rPr>
                <w:t> </w:t>
              </w:r>
            </w:ins>
          </w:p>
        </w:tc>
        <w:tc>
          <w:tcPr>
            <w:tcW w:w="8358" w:type="dxa"/>
            <w:shd w:val="clear" w:color="auto" w:fill="auto"/>
            <w:noWrap/>
            <w:vAlign w:val="bottom"/>
            <w:hideMark/>
            <w:tcPrChange w:id="11620" w:author="James Vu" w:date="2024-04-19T00:20:00Z">
              <w:tcPr>
                <w:tcW w:w="8358" w:type="dxa"/>
                <w:shd w:val="clear" w:color="auto" w:fill="auto"/>
                <w:noWrap/>
                <w:vAlign w:val="bottom"/>
                <w:hideMark/>
              </w:tcPr>
            </w:tcPrChange>
          </w:tcPr>
          <w:p w14:paraId="2F9845A7" w14:textId="77777777" w:rsidR="004D28C1" w:rsidRPr="003C02FF" w:rsidRDefault="004D28C1" w:rsidP="004D28C1">
            <w:pPr>
              <w:rPr>
                <w:ins w:id="11621" w:author="James Vu" w:date="2024-04-19T00:01:00Z"/>
                <w:color w:val="0D0D0D"/>
                <w:rPrChange w:id="11622" w:author="James Vu" w:date="2024-04-19T00:19:00Z">
                  <w:rPr>
                    <w:ins w:id="11623" w:author="James Vu" w:date="2024-04-19T00:01:00Z"/>
                    <w:color w:val="0D0D0D"/>
                    <w:sz w:val="28"/>
                    <w:szCs w:val="28"/>
                  </w:rPr>
                </w:rPrChange>
              </w:rPr>
            </w:pPr>
            <w:ins w:id="11624" w:author="James Vu" w:date="2024-04-19T00:01:00Z">
              <w:r w:rsidRPr="003C02FF">
                <w:rPr>
                  <w:color w:val="0D0D0D"/>
                  <w:rPrChange w:id="11625" w:author="James Vu" w:date="2024-04-19T00:19:00Z">
                    <w:rPr>
                      <w:color w:val="0D0D0D"/>
                      <w:sz w:val="28"/>
                      <w:szCs w:val="28"/>
                    </w:rPr>
                  </w:rPrChange>
                </w:rPr>
                <w:t>Quản lý và phân phối tài liệu tập huấn.</w:t>
              </w:r>
            </w:ins>
          </w:p>
        </w:tc>
      </w:tr>
      <w:tr w:rsidR="003C02FF" w:rsidRPr="003C02FF" w14:paraId="7C712D46" w14:textId="77777777" w:rsidTr="003C02FF">
        <w:trPr>
          <w:trHeight w:val="360"/>
          <w:ins w:id="11626" w:author="James Vu" w:date="2024-04-19T00:01:00Z"/>
          <w:trPrChange w:id="11627" w:author="James Vu" w:date="2024-04-19T00:20:00Z">
            <w:trPr>
              <w:trHeight w:val="360"/>
            </w:trPr>
          </w:trPrChange>
        </w:trPr>
        <w:tc>
          <w:tcPr>
            <w:tcW w:w="704" w:type="dxa"/>
            <w:shd w:val="clear" w:color="auto" w:fill="auto"/>
            <w:noWrap/>
            <w:vAlign w:val="bottom"/>
            <w:hideMark/>
            <w:tcPrChange w:id="11628" w:author="James Vu" w:date="2024-04-19T00:20:00Z">
              <w:tcPr>
                <w:tcW w:w="704" w:type="dxa"/>
                <w:shd w:val="clear" w:color="auto" w:fill="auto"/>
                <w:noWrap/>
                <w:vAlign w:val="bottom"/>
                <w:hideMark/>
              </w:tcPr>
            </w:tcPrChange>
          </w:tcPr>
          <w:p w14:paraId="5C31936E" w14:textId="77777777" w:rsidR="004D28C1" w:rsidRPr="003C02FF" w:rsidRDefault="004D28C1" w:rsidP="004D28C1">
            <w:pPr>
              <w:jc w:val="center"/>
              <w:rPr>
                <w:ins w:id="11629" w:author="James Vu" w:date="2024-04-19T00:01:00Z"/>
                <w:b/>
                <w:bCs/>
                <w:color w:val="000000"/>
                <w:rPrChange w:id="11630" w:author="James Vu" w:date="2024-04-19T00:19:00Z">
                  <w:rPr>
                    <w:ins w:id="11631" w:author="James Vu" w:date="2024-04-19T00:01:00Z"/>
                    <w:b/>
                    <w:bCs/>
                    <w:color w:val="000000"/>
                    <w:sz w:val="28"/>
                    <w:szCs w:val="28"/>
                  </w:rPr>
                </w:rPrChange>
              </w:rPr>
            </w:pPr>
            <w:ins w:id="11632" w:author="James Vu" w:date="2024-04-19T00:01:00Z">
              <w:r w:rsidRPr="003C02FF">
                <w:rPr>
                  <w:b/>
                  <w:bCs/>
                  <w:color w:val="000000"/>
                  <w:rPrChange w:id="11633" w:author="James Vu" w:date="2024-04-19T00:19:00Z">
                    <w:rPr>
                      <w:b/>
                      <w:bCs/>
                      <w:color w:val="000000"/>
                      <w:sz w:val="28"/>
                      <w:szCs w:val="28"/>
                    </w:rPr>
                  </w:rPrChange>
                </w:rPr>
                <w:t>3</w:t>
              </w:r>
            </w:ins>
          </w:p>
        </w:tc>
        <w:tc>
          <w:tcPr>
            <w:tcW w:w="8358" w:type="dxa"/>
            <w:shd w:val="clear" w:color="auto" w:fill="auto"/>
            <w:noWrap/>
            <w:vAlign w:val="bottom"/>
            <w:hideMark/>
            <w:tcPrChange w:id="11634" w:author="James Vu" w:date="2024-04-19T00:20:00Z">
              <w:tcPr>
                <w:tcW w:w="8358" w:type="dxa"/>
                <w:shd w:val="clear" w:color="auto" w:fill="auto"/>
                <w:noWrap/>
                <w:vAlign w:val="bottom"/>
                <w:hideMark/>
              </w:tcPr>
            </w:tcPrChange>
          </w:tcPr>
          <w:p w14:paraId="74F1D479" w14:textId="77777777" w:rsidR="004D28C1" w:rsidRPr="003C02FF" w:rsidRDefault="004D28C1" w:rsidP="004D28C1">
            <w:pPr>
              <w:rPr>
                <w:ins w:id="11635" w:author="James Vu" w:date="2024-04-19T00:01:00Z"/>
                <w:b/>
                <w:bCs/>
                <w:color w:val="0D0D0D"/>
                <w:rPrChange w:id="11636" w:author="James Vu" w:date="2024-04-19T00:19:00Z">
                  <w:rPr>
                    <w:ins w:id="11637" w:author="James Vu" w:date="2024-04-19T00:01:00Z"/>
                    <w:b/>
                    <w:bCs/>
                    <w:color w:val="0D0D0D"/>
                    <w:sz w:val="28"/>
                    <w:szCs w:val="28"/>
                  </w:rPr>
                </w:rPrChange>
              </w:rPr>
            </w:pPr>
            <w:ins w:id="11638" w:author="James Vu" w:date="2024-04-19T00:01:00Z">
              <w:r w:rsidRPr="003C02FF">
                <w:rPr>
                  <w:b/>
                  <w:bCs/>
                  <w:color w:val="0D0D0D"/>
                  <w:rPrChange w:id="11639" w:author="James Vu" w:date="2024-04-19T00:19:00Z">
                    <w:rPr>
                      <w:b/>
                      <w:bCs/>
                      <w:color w:val="0D0D0D"/>
                      <w:sz w:val="28"/>
                      <w:szCs w:val="28"/>
                    </w:rPr>
                  </w:rPrChange>
                </w:rPr>
                <w:t>Quản Lý Dự Án Hạ Tầng</w:t>
              </w:r>
            </w:ins>
          </w:p>
        </w:tc>
      </w:tr>
      <w:tr w:rsidR="003C02FF" w:rsidRPr="003C02FF" w14:paraId="4352A589" w14:textId="77777777" w:rsidTr="003C02FF">
        <w:trPr>
          <w:trHeight w:val="360"/>
          <w:ins w:id="11640" w:author="James Vu" w:date="2024-04-19T00:01:00Z"/>
          <w:trPrChange w:id="11641" w:author="James Vu" w:date="2024-04-19T00:20:00Z">
            <w:trPr>
              <w:trHeight w:val="360"/>
            </w:trPr>
          </w:trPrChange>
        </w:trPr>
        <w:tc>
          <w:tcPr>
            <w:tcW w:w="704" w:type="dxa"/>
            <w:shd w:val="clear" w:color="auto" w:fill="auto"/>
            <w:noWrap/>
            <w:vAlign w:val="bottom"/>
            <w:hideMark/>
            <w:tcPrChange w:id="11642" w:author="James Vu" w:date="2024-04-19T00:20:00Z">
              <w:tcPr>
                <w:tcW w:w="704" w:type="dxa"/>
                <w:shd w:val="clear" w:color="auto" w:fill="auto"/>
                <w:noWrap/>
                <w:vAlign w:val="bottom"/>
                <w:hideMark/>
              </w:tcPr>
            </w:tcPrChange>
          </w:tcPr>
          <w:p w14:paraId="1CE2D848" w14:textId="77777777" w:rsidR="004D28C1" w:rsidRPr="003C02FF" w:rsidRDefault="004D28C1" w:rsidP="004D28C1">
            <w:pPr>
              <w:jc w:val="center"/>
              <w:rPr>
                <w:ins w:id="11643" w:author="James Vu" w:date="2024-04-19T00:01:00Z"/>
                <w:b/>
                <w:bCs/>
                <w:color w:val="000000"/>
                <w:rPrChange w:id="11644" w:author="James Vu" w:date="2024-04-19T00:19:00Z">
                  <w:rPr>
                    <w:ins w:id="11645" w:author="James Vu" w:date="2024-04-19T00:01:00Z"/>
                    <w:b/>
                    <w:bCs/>
                    <w:color w:val="000000"/>
                    <w:sz w:val="28"/>
                    <w:szCs w:val="28"/>
                  </w:rPr>
                </w:rPrChange>
              </w:rPr>
            </w:pPr>
            <w:ins w:id="11646" w:author="James Vu" w:date="2024-04-19T00:01:00Z">
              <w:r w:rsidRPr="003C02FF">
                <w:rPr>
                  <w:b/>
                  <w:bCs/>
                  <w:color w:val="000000"/>
                  <w:rPrChange w:id="11647" w:author="James Vu" w:date="2024-04-19T00:19:00Z">
                    <w:rPr>
                      <w:b/>
                      <w:bCs/>
                      <w:color w:val="000000"/>
                      <w:sz w:val="28"/>
                      <w:szCs w:val="28"/>
                    </w:rPr>
                  </w:rPrChange>
                </w:rPr>
                <w:t> </w:t>
              </w:r>
            </w:ins>
          </w:p>
        </w:tc>
        <w:tc>
          <w:tcPr>
            <w:tcW w:w="8358" w:type="dxa"/>
            <w:shd w:val="clear" w:color="auto" w:fill="auto"/>
            <w:noWrap/>
            <w:vAlign w:val="bottom"/>
            <w:hideMark/>
            <w:tcPrChange w:id="11648" w:author="James Vu" w:date="2024-04-19T00:20:00Z">
              <w:tcPr>
                <w:tcW w:w="8358" w:type="dxa"/>
                <w:shd w:val="clear" w:color="auto" w:fill="auto"/>
                <w:noWrap/>
                <w:vAlign w:val="bottom"/>
                <w:hideMark/>
              </w:tcPr>
            </w:tcPrChange>
          </w:tcPr>
          <w:p w14:paraId="459013C1" w14:textId="77777777" w:rsidR="004D28C1" w:rsidRPr="003C02FF" w:rsidRDefault="004D28C1" w:rsidP="004D28C1">
            <w:pPr>
              <w:rPr>
                <w:ins w:id="11649" w:author="James Vu" w:date="2024-04-19T00:01:00Z"/>
                <w:color w:val="0D0D0D"/>
                <w:rPrChange w:id="11650" w:author="James Vu" w:date="2024-04-19T00:19:00Z">
                  <w:rPr>
                    <w:ins w:id="11651" w:author="James Vu" w:date="2024-04-19T00:01:00Z"/>
                    <w:color w:val="0D0D0D"/>
                    <w:sz w:val="28"/>
                    <w:szCs w:val="28"/>
                  </w:rPr>
                </w:rPrChange>
              </w:rPr>
            </w:pPr>
            <w:ins w:id="11652" w:author="James Vu" w:date="2024-04-19T00:01:00Z">
              <w:r w:rsidRPr="003C02FF">
                <w:rPr>
                  <w:color w:val="0D0D0D"/>
                  <w:rPrChange w:id="11653" w:author="James Vu" w:date="2024-04-19T00:19:00Z">
                    <w:rPr>
                      <w:color w:val="0D0D0D"/>
                      <w:sz w:val="28"/>
                      <w:szCs w:val="28"/>
                    </w:rPr>
                  </w:rPrChange>
                </w:rPr>
                <w:t>Lập kế hoạch và phân bổ ngân sách cho các dự án hạ tầng.</w:t>
              </w:r>
            </w:ins>
          </w:p>
        </w:tc>
      </w:tr>
      <w:tr w:rsidR="003C02FF" w:rsidRPr="003C02FF" w14:paraId="7482384A" w14:textId="77777777" w:rsidTr="003C02FF">
        <w:trPr>
          <w:trHeight w:val="360"/>
          <w:ins w:id="11654" w:author="James Vu" w:date="2024-04-19T00:01:00Z"/>
          <w:trPrChange w:id="11655" w:author="James Vu" w:date="2024-04-19T00:20:00Z">
            <w:trPr>
              <w:trHeight w:val="360"/>
            </w:trPr>
          </w:trPrChange>
        </w:trPr>
        <w:tc>
          <w:tcPr>
            <w:tcW w:w="704" w:type="dxa"/>
            <w:shd w:val="clear" w:color="auto" w:fill="auto"/>
            <w:noWrap/>
            <w:vAlign w:val="bottom"/>
            <w:hideMark/>
            <w:tcPrChange w:id="11656" w:author="James Vu" w:date="2024-04-19T00:20:00Z">
              <w:tcPr>
                <w:tcW w:w="704" w:type="dxa"/>
                <w:shd w:val="clear" w:color="auto" w:fill="auto"/>
                <w:noWrap/>
                <w:vAlign w:val="bottom"/>
                <w:hideMark/>
              </w:tcPr>
            </w:tcPrChange>
          </w:tcPr>
          <w:p w14:paraId="54A54B1D" w14:textId="77777777" w:rsidR="004D28C1" w:rsidRPr="003C02FF" w:rsidRDefault="004D28C1" w:rsidP="004D28C1">
            <w:pPr>
              <w:jc w:val="center"/>
              <w:rPr>
                <w:ins w:id="11657" w:author="James Vu" w:date="2024-04-19T00:01:00Z"/>
                <w:b/>
                <w:bCs/>
                <w:color w:val="000000"/>
                <w:rPrChange w:id="11658" w:author="James Vu" w:date="2024-04-19T00:19:00Z">
                  <w:rPr>
                    <w:ins w:id="11659" w:author="James Vu" w:date="2024-04-19T00:01:00Z"/>
                    <w:b/>
                    <w:bCs/>
                    <w:color w:val="000000"/>
                    <w:sz w:val="28"/>
                    <w:szCs w:val="28"/>
                  </w:rPr>
                </w:rPrChange>
              </w:rPr>
            </w:pPr>
            <w:ins w:id="11660" w:author="James Vu" w:date="2024-04-19T00:01:00Z">
              <w:r w:rsidRPr="003C02FF">
                <w:rPr>
                  <w:b/>
                  <w:bCs/>
                  <w:color w:val="000000"/>
                  <w:rPrChange w:id="11661" w:author="James Vu" w:date="2024-04-19T00:19:00Z">
                    <w:rPr>
                      <w:b/>
                      <w:bCs/>
                      <w:color w:val="000000"/>
                      <w:sz w:val="28"/>
                      <w:szCs w:val="28"/>
                    </w:rPr>
                  </w:rPrChange>
                </w:rPr>
                <w:t> </w:t>
              </w:r>
            </w:ins>
          </w:p>
        </w:tc>
        <w:tc>
          <w:tcPr>
            <w:tcW w:w="8358" w:type="dxa"/>
            <w:shd w:val="clear" w:color="auto" w:fill="auto"/>
            <w:noWrap/>
            <w:vAlign w:val="bottom"/>
            <w:hideMark/>
            <w:tcPrChange w:id="11662" w:author="James Vu" w:date="2024-04-19T00:20:00Z">
              <w:tcPr>
                <w:tcW w:w="8358" w:type="dxa"/>
                <w:shd w:val="clear" w:color="auto" w:fill="auto"/>
                <w:noWrap/>
                <w:vAlign w:val="bottom"/>
                <w:hideMark/>
              </w:tcPr>
            </w:tcPrChange>
          </w:tcPr>
          <w:p w14:paraId="643F8946" w14:textId="77777777" w:rsidR="004D28C1" w:rsidRPr="003C02FF" w:rsidRDefault="004D28C1" w:rsidP="004D28C1">
            <w:pPr>
              <w:rPr>
                <w:ins w:id="11663" w:author="James Vu" w:date="2024-04-19T00:01:00Z"/>
                <w:color w:val="0D0D0D"/>
                <w:rPrChange w:id="11664" w:author="James Vu" w:date="2024-04-19T00:19:00Z">
                  <w:rPr>
                    <w:ins w:id="11665" w:author="James Vu" w:date="2024-04-19T00:01:00Z"/>
                    <w:color w:val="0D0D0D"/>
                    <w:sz w:val="28"/>
                    <w:szCs w:val="28"/>
                  </w:rPr>
                </w:rPrChange>
              </w:rPr>
            </w:pPr>
            <w:ins w:id="11666" w:author="James Vu" w:date="2024-04-19T00:01:00Z">
              <w:r w:rsidRPr="003C02FF">
                <w:rPr>
                  <w:color w:val="0D0D0D"/>
                  <w:rPrChange w:id="11667" w:author="James Vu" w:date="2024-04-19T00:19:00Z">
                    <w:rPr>
                      <w:color w:val="0D0D0D"/>
                      <w:sz w:val="28"/>
                      <w:szCs w:val="28"/>
                    </w:rPr>
                  </w:rPrChange>
                </w:rPr>
                <w:t>Quản lý và Theo dõi thông tin tổng hợp của các dự án.</w:t>
              </w:r>
            </w:ins>
          </w:p>
        </w:tc>
      </w:tr>
      <w:tr w:rsidR="003C02FF" w:rsidRPr="003C02FF" w14:paraId="1D29DCC9" w14:textId="77777777" w:rsidTr="003C02FF">
        <w:trPr>
          <w:trHeight w:val="360"/>
          <w:ins w:id="11668" w:author="James Vu" w:date="2024-04-19T00:01:00Z"/>
          <w:trPrChange w:id="11669" w:author="James Vu" w:date="2024-04-19T00:20:00Z">
            <w:trPr>
              <w:trHeight w:val="360"/>
            </w:trPr>
          </w:trPrChange>
        </w:trPr>
        <w:tc>
          <w:tcPr>
            <w:tcW w:w="704" w:type="dxa"/>
            <w:shd w:val="clear" w:color="auto" w:fill="auto"/>
            <w:noWrap/>
            <w:vAlign w:val="bottom"/>
            <w:hideMark/>
            <w:tcPrChange w:id="11670" w:author="James Vu" w:date="2024-04-19T00:20:00Z">
              <w:tcPr>
                <w:tcW w:w="704" w:type="dxa"/>
                <w:shd w:val="clear" w:color="auto" w:fill="auto"/>
                <w:noWrap/>
                <w:vAlign w:val="bottom"/>
                <w:hideMark/>
              </w:tcPr>
            </w:tcPrChange>
          </w:tcPr>
          <w:p w14:paraId="42B6645F" w14:textId="77777777" w:rsidR="004D28C1" w:rsidRPr="003C02FF" w:rsidRDefault="004D28C1" w:rsidP="004D28C1">
            <w:pPr>
              <w:jc w:val="center"/>
              <w:rPr>
                <w:ins w:id="11671" w:author="James Vu" w:date="2024-04-19T00:01:00Z"/>
                <w:b/>
                <w:bCs/>
                <w:color w:val="000000"/>
                <w:rPrChange w:id="11672" w:author="James Vu" w:date="2024-04-19T00:19:00Z">
                  <w:rPr>
                    <w:ins w:id="11673" w:author="James Vu" w:date="2024-04-19T00:01:00Z"/>
                    <w:b/>
                    <w:bCs/>
                    <w:color w:val="000000"/>
                    <w:sz w:val="28"/>
                    <w:szCs w:val="28"/>
                  </w:rPr>
                </w:rPrChange>
              </w:rPr>
            </w:pPr>
            <w:ins w:id="11674" w:author="James Vu" w:date="2024-04-19T00:01:00Z">
              <w:r w:rsidRPr="003C02FF">
                <w:rPr>
                  <w:b/>
                  <w:bCs/>
                  <w:color w:val="000000"/>
                  <w:rPrChange w:id="11675" w:author="James Vu" w:date="2024-04-19T00:19:00Z">
                    <w:rPr>
                      <w:b/>
                      <w:bCs/>
                      <w:color w:val="000000"/>
                      <w:sz w:val="28"/>
                      <w:szCs w:val="28"/>
                    </w:rPr>
                  </w:rPrChange>
                </w:rPr>
                <w:t> </w:t>
              </w:r>
            </w:ins>
          </w:p>
        </w:tc>
        <w:tc>
          <w:tcPr>
            <w:tcW w:w="8358" w:type="dxa"/>
            <w:shd w:val="clear" w:color="auto" w:fill="auto"/>
            <w:noWrap/>
            <w:vAlign w:val="bottom"/>
            <w:hideMark/>
            <w:tcPrChange w:id="11676" w:author="James Vu" w:date="2024-04-19T00:20:00Z">
              <w:tcPr>
                <w:tcW w:w="8358" w:type="dxa"/>
                <w:shd w:val="clear" w:color="auto" w:fill="auto"/>
                <w:noWrap/>
                <w:vAlign w:val="bottom"/>
                <w:hideMark/>
              </w:tcPr>
            </w:tcPrChange>
          </w:tcPr>
          <w:p w14:paraId="6A356328" w14:textId="77777777" w:rsidR="004D28C1" w:rsidRPr="003C02FF" w:rsidRDefault="004D28C1" w:rsidP="004D28C1">
            <w:pPr>
              <w:rPr>
                <w:ins w:id="11677" w:author="James Vu" w:date="2024-04-19T00:01:00Z"/>
                <w:color w:val="0D0D0D"/>
                <w:rPrChange w:id="11678" w:author="James Vu" w:date="2024-04-19T00:19:00Z">
                  <w:rPr>
                    <w:ins w:id="11679" w:author="James Vu" w:date="2024-04-19T00:01:00Z"/>
                    <w:color w:val="0D0D0D"/>
                    <w:sz w:val="28"/>
                    <w:szCs w:val="28"/>
                  </w:rPr>
                </w:rPrChange>
              </w:rPr>
            </w:pPr>
            <w:ins w:id="11680" w:author="James Vu" w:date="2024-04-19T00:01:00Z">
              <w:r w:rsidRPr="003C02FF">
                <w:rPr>
                  <w:color w:val="0D0D0D"/>
                  <w:rPrChange w:id="11681" w:author="James Vu" w:date="2024-04-19T00:19:00Z">
                    <w:rPr>
                      <w:color w:val="0D0D0D"/>
                      <w:sz w:val="28"/>
                      <w:szCs w:val="28"/>
                    </w:rPr>
                  </w:rPrChange>
                </w:rPr>
                <w:t>Tích hợp hệ thống thông tin địa lý hạ tầng đầu tư trên nền bản đồ số.</w:t>
              </w:r>
            </w:ins>
          </w:p>
        </w:tc>
      </w:tr>
      <w:tr w:rsidR="003C02FF" w:rsidRPr="003C02FF" w14:paraId="3FA994C0" w14:textId="77777777" w:rsidTr="003C02FF">
        <w:trPr>
          <w:trHeight w:val="360"/>
          <w:ins w:id="11682" w:author="James Vu" w:date="2024-04-19T00:01:00Z"/>
          <w:trPrChange w:id="11683" w:author="James Vu" w:date="2024-04-19T00:20:00Z">
            <w:trPr>
              <w:trHeight w:val="360"/>
            </w:trPr>
          </w:trPrChange>
        </w:trPr>
        <w:tc>
          <w:tcPr>
            <w:tcW w:w="704" w:type="dxa"/>
            <w:shd w:val="clear" w:color="auto" w:fill="auto"/>
            <w:noWrap/>
            <w:vAlign w:val="bottom"/>
            <w:hideMark/>
            <w:tcPrChange w:id="11684" w:author="James Vu" w:date="2024-04-19T00:20:00Z">
              <w:tcPr>
                <w:tcW w:w="704" w:type="dxa"/>
                <w:shd w:val="clear" w:color="auto" w:fill="auto"/>
                <w:noWrap/>
                <w:vAlign w:val="bottom"/>
                <w:hideMark/>
              </w:tcPr>
            </w:tcPrChange>
          </w:tcPr>
          <w:p w14:paraId="6A07CA08" w14:textId="77777777" w:rsidR="004D28C1" w:rsidRPr="003C02FF" w:rsidRDefault="004D28C1" w:rsidP="004D28C1">
            <w:pPr>
              <w:jc w:val="center"/>
              <w:rPr>
                <w:ins w:id="11685" w:author="James Vu" w:date="2024-04-19T00:01:00Z"/>
                <w:b/>
                <w:bCs/>
                <w:color w:val="000000"/>
                <w:rPrChange w:id="11686" w:author="James Vu" w:date="2024-04-19T00:19:00Z">
                  <w:rPr>
                    <w:ins w:id="11687" w:author="James Vu" w:date="2024-04-19T00:01:00Z"/>
                    <w:b/>
                    <w:bCs/>
                    <w:color w:val="000000"/>
                    <w:sz w:val="28"/>
                    <w:szCs w:val="28"/>
                  </w:rPr>
                </w:rPrChange>
              </w:rPr>
            </w:pPr>
            <w:ins w:id="11688" w:author="James Vu" w:date="2024-04-19T00:01:00Z">
              <w:r w:rsidRPr="003C02FF">
                <w:rPr>
                  <w:b/>
                  <w:bCs/>
                  <w:color w:val="000000"/>
                  <w:rPrChange w:id="11689" w:author="James Vu" w:date="2024-04-19T00:19:00Z">
                    <w:rPr>
                      <w:b/>
                      <w:bCs/>
                      <w:color w:val="000000"/>
                      <w:sz w:val="28"/>
                      <w:szCs w:val="28"/>
                    </w:rPr>
                  </w:rPrChange>
                </w:rPr>
                <w:t>4</w:t>
              </w:r>
            </w:ins>
          </w:p>
        </w:tc>
        <w:tc>
          <w:tcPr>
            <w:tcW w:w="8358" w:type="dxa"/>
            <w:shd w:val="clear" w:color="auto" w:fill="auto"/>
            <w:noWrap/>
            <w:vAlign w:val="bottom"/>
            <w:hideMark/>
            <w:tcPrChange w:id="11690" w:author="James Vu" w:date="2024-04-19T00:20:00Z">
              <w:tcPr>
                <w:tcW w:w="8358" w:type="dxa"/>
                <w:shd w:val="clear" w:color="auto" w:fill="auto"/>
                <w:noWrap/>
                <w:vAlign w:val="bottom"/>
                <w:hideMark/>
              </w:tcPr>
            </w:tcPrChange>
          </w:tcPr>
          <w:p w14:paraId="47DE8BE4" w14:textId="77777777" w:rsidR="004D28C1" w:rsidRPr="003C02FF" w:rsidRDefault="004D28C1" w:rsidP="004D28C1">
            <w:pPr>
              <w:rPr>
                <w:ins w:id="11691" w:author="James Vu" w:date="2024-04-19T00:01:00Z"/>
                <w:b/>
                <w:bCs/>
                <w:color w:val="0D0D0D"/>
                <w:rPrChange w:id="11692" w:author="James Vu" w:date="2024-04-19T00:19:00Z">
                  <w:rPr>
                    <w:ins w:id="11693" w:author="James Vu" w:date="2024-04-19T00:01:00Z"/>
                    <w:b/>
                    <w:bCs/>
                    <w:color w:val="0D0D0D"/>
                    <w:sz w:val="28"/>
                    <w:szCs w:val="28"/>
                  </w:rPr>
                </w:rPrChange>
              </w:rPr>
            </w:pPr>
            <w:ins w:id="11694" w:author="James Vu" w:date="2024-04-19T00:01:00Z">
              <w:r w:rsidRPr="003C02FF">
                <w:rPr>
                  <w:b/>
                  <w:bCs/>
                  <w:color w:val="0D0D0D"/>
                  <w:rPrChange w:id="11695" w:author="James Vu" w:date="2024-04-19T00:19:00Z">
                    <w:rPr>
                      <w:b/>
                      <w:bCs/>
                      <w:color w:val="0D0D0D"/>
                      <w:sz w:val="28"/>
                      <w:szCs w:val="28"/>
                    </w:rPr>
                  </w:rPrChange>
                </w:rPr>
                <w:t>Phát Triển Sản Xuất Nông Nghiệp</w:t>
              </w:r>
            </w:ins>
          </w:p>
        </w:tc>
      </w:tr>
      <w:tr w:rsidR="003C02FF" w:rsidRPr="003C02FF" w14:paraId="7D42D42B" w14:textId="77777777" w:rsidTr="003C02FF">
        <w:trPr>
          <w:trHeight w:val="360"/>
          <w:ins w:id="11696" w:author="James Vu" w:date="2024-04-19T00:01:00Z"/>
          <w:trPrChange w:id="11697" w:author="James Vu" w:date="2024-04-19T00:20:00Z">
            <w:trPr>
              <w:trHeight w:val="360"/>
            </w:trPr>
          </w:trPrChange>
        </w:trPr>
        <w:tc>
          <w:tcPr>
            <w:tcW w:w="704" w:type="dxa"/>
            <w:shd w:val="clear" w:color="auto" w:fill="auto"/>
            <w:noWrap/>
            <w:vAlign w:val="bottom"/>
            <w:hideMark/>
            <w:tcPrChange w:id="11698" w:author="James Vu" w:date="2024-04-19T00:20:00Z">
              <w:tcPr>
                <w:tcW w:w="704" w:type="dxa"/>
                <w:shd w:val="clear" w:color="auto" w:fill="auto"/>
                <w:noWrap/>
                <w:vAlign w:val="bottom"/>
                <w:hideMark/>
              </w:tcPr>
            </w:tcPrChange>
          </w:tcPr>
          <w:p w14:paraId="67BC6B4E" w14:textId="77777777" w:rsidR="004D28C1" w:rsidRPr="003C02FF" w:rsidRDefault="004D28C1" w:rsidP="004D28C1">
            <w:pPr>
              <w:jc w:val="center"/>
              <w:rPr>
                <w:ins w:id="11699" w:author="James Vu" w:date="2024-04-19T00:01:00Z"/>
                <w:b/>
                <w:bCs/>
                <w:color w:val="000000"/>
                <w:rPrChange w:id="11700" w:author="James Vu" w:date="2024-04-19T00:19:00Z">
                  <w:rPr>
                    <w:ins w:id="11701" w:author="James Vu" w:date="2024-04-19T00:01:00Z"/>
                    <w:b/>
                    <w:bCs/>
                    <w:color w:val="000000"/>
                    <w:sz w:val="28"/>
                    <w:szCs w:val="28"/>
                  </w:rPr>
                </w:rPrChange>
              </w:rPr>
            </w:pPr>
            <w:ins w:id="11702" w:author="James Vu" w:date="2024-04-19T00:01:00Z">
              <w:r w:rsidRPr="003C02FF">
                <w:rPr>
                  <w:b/>
                  <w:bCs/>
                  <w:color w:val="000000"/>
                  <w:rPrChange w:id="11703" w:author="James Vu" w:date="2024-04-19T00:19:00Z">
                    <w:rPr>
                      <w:b/>
                      <w:bCs/>
                      <w:color w:val="000000"/>
                      <w:sz w:val="28"/>
                      <w:szCs w:val="28"/>
                    </w:rPr>
                  </w:rPrChange>
                </w:rPr>
                <w:t> </w:t>
              </w:r>
            </w:ins>
          </w:p>
        </w:tc>
        <w:tc>
          <w:tcPr>
            <w:tcW w:w="8358" w:type="dxa"/>
            <w:shd w:val="clear" w:color="auto" w:fill="auto"/>
            <w:noWrap/>
            <w:vAlign w:val="bottom"/>
            <w:hideMark/>
            <w:tcPrChange w:id="11704" w:author="James Vu" w:date="2024-04-19T00:20:00Z">
              <w:tcPr>
                <w:tcW w:w="8358" w:type="dxa"/>
                <w:shd w:val="clear" w:color="auto" w:fill="auto"/>
                <w:noWrap/>
                <w:vAlign w:val="bottom"/>
                <w:hideMark/>
              </w:tcPr>
            </w:tcPrChange>
          </w:tcPr>
          <w:p w14:paraId="426D7C35" w14:textId="77777777" w:rsidR="004D28C1" w:rsidRPr="003C02FF" w:rsidRDefault="004D28C1" w:rsidP="004D28C1">
            <w:pPr>
              <w:rPr>
                <w:ins w:id="11705" w:author="James Vu" w:date="2024-04-19T00:01:00Z"/>
                <w:color w:val="0D0D0D"/>
                <w:rPrChange w:id="11706" w:author="James Vu" w:date="2024-04-19T00:19:00Z">
                  <w:rPr>
                    <w:ins w:id="11707" w:author="James Vu" w:date="2024-04-19T00:01:00Z"/>
                    <w:color w:val="0D0D0D"/>
                    <w:sz w:val="28"/>
                    <w:szCs w:val="28"/>
                  </w:rPr>
                </w:rPrChange>
              </w:rPr>
            </w:pPr>
            <w:ins w:id="11708" w:author="James Vu" w:date="2024-04-19T00:01:00Z">
              <w:r w:rsidRPr="003C02FF">
                <w:rPr>
                  <w:color w:val="0D0D0D"/>
                  <w:rPrChange w:id="11709" w:author="James Vu" w:date="2024-04-19T00:19:00Z">
                    <w:rPr>
                      <w:color w:val="0D0D0D"/>
                      <w:sz w:val="28"/>
                      <w:szCs w:val="28"/>
                    </w:rPr>
                  </w:rPrChange>
                </w:rPr>
                <w:t>Công cụ tạo kết nối giữa nông dân và thị trường tiêu thụ.</w:t>
              </w:r>
            </w:ins>
          </w:p>
        </w:tc>
      </w:tr>
      <w:tr w:rsidR="003C02FF" w:rsidRPr="003C02FF" w14:paraId="68B0D708" w14:textId="77777777" w:rsidTr="003C02FF">
        <w:trPr>
          <w:trHeight w:val="360"/>
          <w:ins w:id="11710" w:author="James Vu" w:date="2024-04-19T00:01:00Z"/>
          <w:trPrChange w:id="11711" w:author="James Vu" w:date="2024-04-19T00:20:00Z">
            <w:trPr>
              <w:trHeight w:val="360"/>
            </w:trPr>
          </w:trPrChange>
        </w:trPr>
        <w:tc>
          <w:tcPr>
            <w:tcW w:w="704" w:type="dxa"/>
            <w:shd w:val="clear" w:color="auto" w:fill="auto"/>
            <w:noWrap/>
            <w:vAlign w:val="bottom"/>
            <w:hideMark/>
            <w:tcPrChange w:id="11712" w:author="James Vu" w:date="2024-04-19T00:20:00Z">
              <w:tcPr>
                <w:tcW w:w="704" w:type="dxa"/>
                <w:shd w:val="clear" w:color="auto" w:fill="auto"/>
                <w:noWrap/>
                <w:vAlign w:val="bottom"/>
                <w:hideMark/>
              </w:tcPr>
            </w:tcPrChange>
          </w:tcPr>
          <w:p w14:paraId="07D26A70" w14:textId="77777777" w:rsidR="004D28C1" w:rsidRPr="003C02FF" w:rsidRDefault="004D28C1" w:rsidP="004D28C1">
            <w:pPr>
              <w:jc w:val="center"/>
              <w:rPr>
                <w:ins w:id="11713" w:author="James Vu" w:date="2024-04-19T00:01:00Z"/>
                <w:b/>
                <w:bCs/>
                <w:color w:val="000000"/>
                <w:rPrChange w:id="11714" w:author="James Vu" w:date="2024-04-19T00:19:00Z">
                  <w:rPr>
                    <w:ins w:id="11715" w:author="James Vu" w:date="2024-04-19T00:01:00Z"/>
                    <w:b/>
                    <w:bCs/>
                    <w:color w:val="000000"/>
                    <w:sz w:val="28"/>
                    <w:szCs w:val="28"/>
                  </w:rPr>
                </w:rPrChange>
              </w:rPr>
            </w:pPr>
            <w:ins w:id="11716" w:author="James Vu" w:date="2024-04-19T00:01:00Z">
              <w:r w:rsidRPr="003C02FF">
                <w:rPr>
                  <w:b/>
                  <w:bCs/>
                  <w:color w:val="000000"/>
                  <w:rPrChange w:id="11717" w:author="James Vu" w:date="2024-04-19T00:19:00Z">
                    <w:rPr>
                      <w:b/>
                      <w:bCs/>
                      <w:color w:val="000000"/>
                      <w:sz w:val="28"/>
                      <w:szCs w:val="28"/>
                    </w:rPr>
                  </w:rPrChange>
                </w:rPr>
                <w:t> </w:t>
              </w:r>
            </w:ins>
          </w:p>
        </w:tc>
        <w:tc>
          <w:tcPr>
            <w:tcW w:w="8358" w:type="dxa"/>
            <w:shd w:val="clear" w:color="auto" w:fill="auto"/>
            <w:noWrap/>
            <w:vAlign w:val="bottom"/>
            <w:hideMark/>
            <w:tcPrChange w:id="11718" w:author="James Vu" w:date="2024-04-19T00:20:00Z">
              <w:tcPr>
                <w:tcW w:w="8358" w:type="dxa"/>
                <w:shd w:val="clear" w:color="auto" w:fill="auto"/>
                <w:noWrap/>
                <w:vAlign w:val="bottom"/>
                <w:hideMark/>
              </w:tcPr>
            </w:tcPrChange>
          </w:tcPr>
          <w:p w14:paraId="2E4A050F" w14:textId="77777777" w:rsidR="004D28C1" w:rsidRPr="003C02FF" w:rsidRDefault="004D28C1" w:rsidP="004D28C1">
            <w:pPr>
              <w:rPr>
                <w:ins w:id="11719" w:author="James Vu" w:date="2024-04-19T00:01:00Z"/>
                <w:color w:val="0D0D0D"/>
                <w:rPrChange w:id="11720" w:author="James Vu" w:date="2024-04-19T00:19:00Z">
                  <w:rPr>
                    <w:ins w:id="11721" w:author="James Vu" w:date="2024-04-19T00:01:00Z"/>
                    <w:color w:val="0D0D0D"/>
                    <w:sz w:val="28"/>
                    <w:szCs w:val="28"/>
                  </w:rPr>
                </w:rPrChange>
              </w:rPr>
            </w:pPr>
            <w:ins w:id="11722" w:author="James Vu" w:date="2024-04-19T00:01:00Z">
              <w:r w:rsidRPr="003C02FF">
                <w:rPr>
                  <w:color w:val="0D0D0D"/>
                  <w:rPrChange w:id="11723" w:author="James Vu" w:date="2024-04-19T00:19:00Z">
                    <w:rPr>
                      <w:color w:val="0D0D0D"/>
                      <w:sz w:val="28"/>
                      <w:szCs w:val="28"/>
                    </w:rPr>
                  </w:rPrChange>
                </w:rPr>
                <w:t>Quản lý và cung cấp thông tin các hoạt động OCOP tại địa phương.</w:t>
              </w:r>
            </w:ins>
          </w:p>
        </w:tc>
      </w:tr>
      <w:tr w:rsidR="003C02FF" w:rsidRPr="003C02FF" w14:paraId="5C0D1AEF" w14:textId="77777777" w:rsidTr="003C02FF">
        <w:trPr>
          <w:trHeight w:val="360"/>
          <w:ins w:id="11724" w:author="James Vu" w:date="2024-04-19T00:01:00Z"/>
          <w:trPrChange w:id="11725" w:author="James Vu" w:date="2024-04-19T00:20:00Z">
            <w:trPr>
              <w:trHeight w:val="360"/>
            </w:trPr>
          </w:trPrChange>
        </w:trPr>
        <w:tc>
          <w:tcPr>
            <w:tcW w:w="704" w:type="dxa"/>
            <w:shd w:val="clear" w:color="auto" w:fill="auto"/>
            <w:noWrap/>
            <w:vAlign w:val="bottom"/>
            <w:hideMark/>
            <w:tcPrChange w:id="11726" w:author="James Vu" w:date="2024-04-19T00:20:00Z">
              <w:tcPr>
                <w:tcW w:w="704" w:type="dxa"/>
                <w:shd w:val="clear" w:color="auto" w:fill="auto"/>
                <w:noWrap/>
                <w:vAlign w:val="bottom"/>
                <w:hideMark/>
              </w:tcPr>
            </w:tcPrChange>
          </w:tcPr>
          <w:p w14:paraId="63362BCA" w14:textId="77777777" w:rsidR="004D28C1" w:rsidRPr="003C02FF" w:rsidRDefault="004D28C1" w:rsidP="004D28C1">
            <w:pPr>
              <w:jc w:val="center"/>
              <w:rPr>
                <w:ins w:id="11727" w:author="James Vu" w:date="2024-04-19T00:01:00Z"/>
                <w:b/>
                <w:bCs/>
                <w:color w:val="000000"/>
                <w:rPrChange w:id="11728" w:author="James Vu" w:date="2024-04-19T00:22:00Z">
                  <w:rPr>
                    <w:ins w:id="11729" w:author="James Vu" w:date="2024-04-19T00:01:00Z"/>
                    <w:b/>
                    <w:bCs/>
                    <w:color w:val="000000"/>
                    <w:sz w:val="28"/>
                    <w:szCs w:val="28"/>
                  </w:rPr>
                </w:rPrChange>
              </w:rPr>
            </w:pPr>
            <w:ins w:id="11730" w:author="James Vu" w:date="2024-04-19T00:01:00Z">
              <w:r w:rsidRPr="003C02FF">
                <w:rPr>
                  <w:b/>
                  <w:bCs/>
                  <w:color w:val="000000"/>
                  <w:rPrChange w:id="11731" w:author="James Vu" w:date="2024-04-19T00:22:00Z">
                    <w:rPr>
                      <w:b/>
                      <w:bCs/>
                      <w:color w:val="000000"/>
                      <w:sz w:val="28"/>
                      <w:szCs w:val="28"/>
                    </w:rPr>
                  </w:rPrChange>
                </w:rPr>
                <w:t>5</w:t>
              </w:r>
            </w:ins>
          </w:p>
        </w:tc>
        <w:tc>
          <w:tcPr>
            <w:tcW w:w="8358" w:type="dxa"/>
            <w:shd w:val="clear" w:color="auto" w:fill="auto"/>
            <w:noWrap/>
            <w:vAlign w:val="bottom"/>
            <w:hideMark/>
            <w:tcPrChange w:id="11732" w:author="James Vu" w:date="2024-04-19T00:20:00Z">
              <w:tcPr>
                <w:tcW w:w="8358" w:type="dxa"/>
                <w:shd w:val="clear" w:color="auto" w:fill="auto"/>
                <w:noWrap/>
                <w:vAlign w:val="bottom"/>
                <w:hideMark/>
              </w:tcPr>
            </w:tcPrChange>
          </w:tcPr>
          <w:p w14:paraId="303AD514" w14:textId="77777777" w:rsidR="004D28C1" w:rsidRPr="003C02FF" w:rsidRDefault="004D28C1" w:rsidP="004D28C1">
            <w:pPr>
              <w:rPr>
                <w:ins w:id="11733" w:author="James Vu" w:date="2024-04-19T00:01:00Z"/>
                <w:b/>
                <w:bCs/>
                <w:color w:val="0D0D0D"/>
                <w:rPrChange w:id="11734" w:author="James Vu" w:date="2024-04-19T00:22:00Z">
                  <w:rPr>
                    <w:ins w:id="11735" w:author="James Vu" w:date="2024-04-19T00:01:00Z"/>
                    <w:color w:val="0D0D0D"/>
                    <w:sz w:val="28"/>
                    <w:szCs w:val="28"/>
                  </w:rPr>
                </w:rPrChange>
              </w:rPr>
            </w:pPr>
            <w:ins w:id="11736" w:author="James Vu" w:date="2024-04-19T00:01:00Z">
              <w:r w:rsidRPr="003C02FF">
                <w:rPr>
                  <w:b/>
                  <w:bCs/>
                  <w:color w:val="0D0D0D"/>
                  <w:rPrChange w:id="11737" w:author="James Vu" w:date="2024-04-19T00:22:00Z">
                    <w:rPr>
                      <w:color w:val="0D0D0D"/>
                      <w:sz w:val="28"/>
                      <w:szCs w:val="28"/>
                    </w:rPr>
                  </w:rPrChange>
                </w:rPr>
                <w:t>Quản Lý Sản Phẩm OCOP</w:t>
              </w:r>
            </w:ins>
          </w:p>
        </w:tc>
      </w:tr>
      <w:tr w:rsidR="003C02FF" w:rsidRPr="003C02FF" w14:paraId="441321DA" w14:textId="77777777" w:rsidTr="003C02FF">
        <w:trPr>
          <w:trHeight w:val="360"/>
          <w:ins w:id="11738" w:author="James Vu" w:date="2024-04-19T00:01:00Z"/>
          <w:trPrChange w:id="11739" w:author="James Vu" w:date="2024-04-19T00:20:00Z">
            <w:trPr>
              <w:trHeight w:val="360"/>
            </w:trPr>
          </w:trPrChange>
        </w:trPr>
        <w:tc>
          <w:tcPr>
            <w:tcW w:w="704" w:type="dxa"/>
            <w:shd w:val="clear" w:color="auto" w:fill="auto"/>
            <w:noWrap/>
            <w:vAlign w:val="bottom"/>
            <w:hideMark/>
            <w:tcPrChange w:id="11740" w:author="James Vu" w:date="2024-04-19T00:20:00Z">
              <w:tcPr>
                <w:tcW w:w="704" w:type="dxa"/>
                <w:shd w:val="clear" w:color="auto" w:fill="auto"/>
                <w:noWrap/>
                <w:vAlign w:val="bottom"/>
                <w:hideMark/>
              </w:tcPr>
            </w:tcPrChange>
          </w:tcPr>
          <w:p w14:paraId="7DCF2547" w14:textId="77777777" w:rsidR="004D28C1" w:rsidRPr="003C02FF" w:rsidRDefault="004D28C1" w:rsidP="004D28C1">
            <w:pPr>
              <w:jc w:val="center"/>
              <w:rPr>
                <w:ins w:id="11741" w:author="James Vu" w:date="2024-04-19T00:01:00Z"/>
                <w:b/>
                <w:bCs/>
                <w:color w:val="000000"/>
                <w:rPrChange w:id="11742" w:author="James Vu" w:date="2024-04-19T00:19:00Z">
                  <w:rPr>
                    <w:ins w:id="11743" w:author="James Vu" w:date="2024-04-19T00:01:00Z"/>
                    <w:b/>
                    <w:bCs/>
                    <w:color w:val="000000"/>
                    <w:sz w:val="28"/>
                    <w:szCs w:val="28"/>
                  </w:rPr>
                </w:rPrChange>
              </w:rPr>
            </w:pPr>
            <w:ins w:id="11744" w:author="James Vu" w:date="2024-04-19T00:01:00Z">
              <w:r w:rsidRPr="003C02FF">
                <w:rPr>
                  <w:b/>
                  <w:bCs/>
                  <w:color w:val="000000"/>
                  <w:rPrChange w:id="11745" w:author="James Vu" w:date="2024-04-19T00:19:00Z">
                    <w:rPr>
                      <w:b/>
                      <w:bCs/>
                      <w:color w:val="000000"/>
                      <w:sz w:val="28"/>
                      <w:szCs w:val="28"/>
                    </w:rPr>
                  </w:rPrChange>
                </w:rPr>
                <w:t> </w:t>
              </w:r>
            </w:ins>
          </w:p>
        </w:tc>
        <w:tc>
          <w:tcPr>
            <w:tcW w:w="8358" w:type="dxa"/>
            <w:shd w:val="clear" w:color="auto" w:fill="auto"/>
            <w:noWrap/>
            <w:vAlign w:val="bottom"/>
            <w:hideMark/>
            <w:tcPrChange w:id="11746" w:author="James Vu" w:date="2024-04-19T00:20:00Z">
              <w:tcPr>
                <w:tcW w:w="8358" w:type="dxa"/>
                <w:shd w:val="clear" w:color="auto" w:fill="auto"/>
                <w:noWrap/>
                <w:vAlign w:val="bottom"/>
                <w:hideMark/>
              </w:tcPr>
            </w:tcPrChange>
          </w:tcPr>
          <w:p w14:paraId="0ED6088F" w14:textId="77777777" w:rsidR="004D28C1" w:rsidRPr="003C02FF" w:rsidRDefault="004D28C1" w:rsidP="004D28C1">
            <w:pPr>
              <w:rPr>
                <w:ins w:id="11747" w:author="James Vu" w:date="2024-04-19T00:01:00Z"/>
                <w:color w:val="0D0D0D"/>
                <w:rPrChange w:id="11748" w:author="James Vu" w:date="2024-04-19T00:19:00Z">
                  <w:rPr>
                    <w:ins w:id="11749" w:author="James Vu" w:date="2024-04-19T00:01:00Z"/>
                    <w:color w:val="0D0D0D"/>
                    <w:sz w:val="28"/>
                    <w:szCs w:val="28"/>
                  </w:rPr>
                </w:rPrChange>
              </w:rPr>
            </w:pPr>
            <w:ins w:id="11750" w:author="James Vu" w:date="2024-04-19T00:01:00Z">
              <w:r w:rsidRPr="003C02FF">
                <w:rPr>
                  <w:color w:val="0D0D0D"/>
                  <w:rPrChange w:id="11751" w:author="James Vu" w:date="2024-04-19T00:19:00Z">
                    <w:rPr>
                      <w:color w:val="0D0D0D"/>
                      <w:sz w:val="28"/>
                      <w:szCs w:val="28"/>
                    </w:rPr>
                  </w:rPrChange>
                </w:rPr>
                <w:t>Tạo và quản lý hồ sơ cho mỗi sản phẩm OCOP.</w:t>
              </w:r>
            </w:ins>
          </w:p>
        </w:tc>
      </w:tr>
      <w:tr w:rsidR="003C02FF" w:rsidRPr="003C02FF" w14:paraId="1DEEB4D5" w14:textId="77777777" w:rsidTr="003C02FF">
        <w:trPr>
          <w:trHeight w:val="360"/>
          <w:ins w:id="11752" w:author="James Vu" w:date="2024-04-19T00:01:00Z"/>
          <w:trPrChange w:id="11753" w:author="James Vu" w:date="2024-04-19T00:20:00Z">
            <w:trPr>
              <w:trHeight w:val="360"/>
            </w:trPr>
          </w:trPrChange>
        </w:trPr>
        <w:tc>
          <w:tcPr>
            <w:tcW w:w="704" w:type="dxa"/>
            <w:shd w:val="clear" w:color="auto" w:fill="auto"/>
            <w:noWrap/>
            <w:vAlign w:val="bottom"/>
            <w:hideMark/>
            <w:tcPrChange w:id="11754" w:author="James Vu" w:date="2024-04-19T00:20:00Z">
              <w:tcPr>
                <w:tcW w:w="704" w:type="dxa"/>
                <w:shd w:val="clear" w:color="auto" w:fill="auto"/>
                <w:noWrap/>
                <w:vAlign w:val="bottom"/>
                <w:hideMark/>
              </w:tcPr>
            </w:tcPrChange>
          </w:tcPr>
          <w:p w14:paraId="2D06821C" w14:textId="77777777" w:rsidR="004D28C1" w:rsidRPr="003C02FF" w:rsidRDefault="004D28C1" w:rsidP="004D28C1">
            <w:pPr>
              <w:jc w:val="center"/>
              <w:rPr>
                <w:ins w:id="11755" w:author="James Vu" w:date="2024-04-19T00:01:00Z"/>
                <w:b/>
                <w:bCs/>
                <w:color w:val="000000"/>
                <w:rPrChange w:id="11756" w:author="James Vu" w:date="2024-04-19T00:19:00Z">
                  <w:rPr>
                    <w:ins w:id="11757" w:author="James Vu" w:date="2024-04-19T00:01:00Z"/>
                    <w:b/>
                    <w:bCs/>
                    <w:color w:val="000000"/>
                    <w:sz w:val="28"/>
                    <w:szCs w:val="28"/>
                  </w:rPr>
                </w:rPrChange>
              </w:rPr>
            </w:pPr>
            <w:ins w:id="11758" w:author="James Vu" w:date="2024-04-19T00:01:00Z">
              <w:r w:rsidRPr="003C02FF">
                <w:rPr>
                  <w:b/>
                  <w:bCs/>
                  <w:color w:val="000000"/>
                  <w:rPrChange w:id="11759" w:author="James Vu" w:date="2024-04-19T00:19:00Z">
                    <w:rPr>
                      <w:b/>
                      <w:bCs/>
                      <w:color w:val="000000"/>
                      <w:sz w:val="28"/>
                      <w:szCs w:val="28"/>
                    </w:rPr>
                  </w:rPrChange>
                </w:rPr>
                <w:t> </w:t>
              </w:r>
            </w:ins>
          </w:p>
        </w:tc>
        <w:tc>
          <w:tcPr>
            <w:tcW w:w="8358" w:type="dxa"/>
            <w:shd w:val="clear" w:color="auto" w:fill="auto"/>
            <w:noWrap/>
            <w:vAlign w:val="bottom"/>
            <w:hideMark/>
            <w:tcPrChange w:id="11760" w:author="James Vu" w:date="2024-04-19T00:20:00Z">
              <w:tcPr>
                <w:tcW w:w="8358" w:type="dxa"/>
                <w:shd w:val="clear" w:color="auto" w:fill="auto"/>
                <w:noWrap/>
                <w:vAlign w:val="bottom"/>
                <w:hideMark/>
              </w:tcPr>
            </w:tcPrChange>
          </w:tcPr>
          <w:p w14:paraId="6DBA44CF" w14:textId="77777777" w:rsidR="004D28C1" w:rsidRPr="003C02FF" w:rsidRDefault="004D28C1" w:rsidP="004D28C1">
            <w:pPr>
              <w:rPr>
                <w:ins w:id="11761" w:author="James Vu" w:date="2024-04-19T00:01:00Z"/>
                <w:color w:val="0D0D0D"/>
                <w:rPrChange w:id="11762" w:author="James Vu" w:date="2024-04-19T00:19:00Z">
                  <w:rPr>
                    <w:ins w:id="11763" w:author="James Vu" w:date="2024-04-19T00:01:00Z"/>
                    <w:color w:val="0D0D0D"/>
                    <w:sz w:val="28"/>
                    <w:szCs w:val="28"/>
                  </w:rPr>
                </w:rPrChange>
              </w:rPr>
            </w:pPr>
            <w:ins w:id="11764" w:author="James Vu" w:date="2024-04-19T00:01:00Z">
              <w:r w:rsidRPr="003C02FF">
                <w:rPr>
                  <w:color w:val="0D0D0D"/>
                  <w:rPrChange w:id="11765" w:author="James Vu" w:date="2024-04-19T00:19:00Z">
                    <w:rPr>
                      <w:color w:val="0D0D0D"/>
                      <w:sz w:val="28"/>
                      <w:szCs w:val="28"/>
                    </w:rPr>
                  </w:rPrChange>
                </w:rPr>
                <w:t>Theo dõi tiến trình từ sản xuất đến tiêu thụ của sản phẩm OCOP.</w:t>
              </w:r>
            </w:ins>
          </w:p>
        </w:tc>
      </w:tr>
      <w:tr w:rsidR="003C02FF" w:rsidRPr="003C02FF" w14:paraId="4765363E" w14:textId="77777777" w:rsidTr="003C02FF">
        <w:trPr>
          <w:trHeight w:val="360"/>
          <w:ins w:id="11766" w:author="James Vu" w:date="2024-04-19T00:01:00Z"/>
          <w:trPrChange w:id="11767" w:author="James Vu" w:date="2024-04-19T00:20:00Z">
            <w:trPr>
              <w:trHeight w:val="360"/>
            </w:trPr>
          </w:trPrChange>
        </w:trPr>
        <w:tc>
          <w:tcPr>
            <w:tcW w:w="704" w:type="dxa"/>
            <w:shd w:val="clear" w:color="auto" w:fill="auto"/>
            <w:noWrap/>
            <w:vAlign w:val="bottom"/>
            <w:hideMark/>
            <w:tcPrChange w:id="11768" w:author="James Vu" w:date="2024-04-19T00:20:00Z">
              <w:tcPr>
                <w:tcW w:w="704" w:type="dxa"/>
                <w:shd w:val="clear" w:color="auto" w:fill="auto"/>
                <w:noWrap/>
                <w:vAlign w:val="bottom"/>
                <w:hideMark/>
              </w:tcPr>
            </w:tcPrChange>
          </w:tcPr>
          <w:p w14:paraId="699C1DFA" w14:textId="77777777" w:rsidR="004D28C1" w:rsidRPr="003C02FF" w:rsidRDefault="004D28C1" w:rsidP="004D28C1">
            <w:pPr>
              <w:jc w:val="center"/>
              <w:rPr>
                <w:ins w:id="11769" w:author="James Vu" w:date="2024-04-19T00:01:00Z"/>
                <w:b/>
                <w:bCs/>
                <w:color w:val="000000"/>
                <w:rPrChange w:id="11770" w:author="James Vu" w:date="2024-04-19T00:19:00Z">
                  <w:rPr>
                    <w:ins w:id="11771" w:author="James Vu" w:date="2024-04-19T00:01:00Z"/>
                    <w:b/>
                    <w:bCs/>
                    <w:color w:val="000000"/>
                    <w:sz w:val="28"/>
                    <w:szCs w:val="28"/>
                  </w:rPr>
                </w:rPrChange>
              </w:rPr>
            </w:pPr>
            <w:ins w:id="11772" w:author="James Vu" w:date="2024-04-19T00:01:00Z">
              <w:r w:rsidRPr="003C02FF">
                <w:rPr>
                  <w:b/>
                  <w:bCs/>
                  <w:color w:val="000000"/>
                  <w:rPrChange w:id="11773" w:author="James Vu" w:date="2024-04-19T00:19:00Z">
                    <w:rPr>
                      <w:b/>
                      <w:bCs/>
                      <w:color w:val="000000"/>
                      <w:sz w:val="28"/>
                      <w:szCs w:val="28"/>
                    </w:rPr>
                  </w:rPrChange>
                </w:rPr>
                <w:t> </w:t>
              </w:r>
            </w:ins>
          </w:p>
        </w:tc>
        <w:tc>
          <w:tcPr>
            <w:tcW w:w="8358" w:type="dxa"/>
            <w:shd w:val="clear" w:color="auto" w:fill="auto"/>
            <w:noWrap/>
            <w:vAlign w:val="bottom"/>
            <w:hideMark/>
            <w:tcPrChange w:id="11774" w:author="James Vu" w:date="2024-04-19T00:20:00Z">
              <w:tcPr>
                <w:tcW w:w="8358" w:type="dxa"/>
                <w:shd w:val="clear" w:color="auto" w:fill="auto"/>
                <w:noWrap/>
                <w:vAlign w:val="bottom"/>
                <w:hideMark/>
              </w:tcPr>
            </w:tcPrChange>
          </w:tcPr>
          <w:p w14:paraId="2536EE6B" w14:textId="77777777" w:rsidR="004D28C1" w:rsidRPr="003C02FF" w:rsidRDefault="004D28C1" w:rsidP="004D28C1">
            <w:pPr>
              <w:rPr>
                <w:ins w:id="11775" w:author="James Vu" w:date="2024-04-19T00:01:00Z"/>
                <w:color w:val="0D0D0D"/>
                <w:rPrChange w:id="11776" w:author="James Vu" w:date="2024-04-19T00:19:00Z">
                  <w:rPr>
                    <w:ins w:id="11777" w:author="James Vu" w:date="2024-04-19T00:01:00Z"/>
                    <w:color w:val="0D0D0D"/>
                    <w:sz w:val="28"/>
                    <w:szCs w:val="28"/>
                  </w:rPr>
                </w:rPrChange>
              </w:rPr>
            </w:pPr>
            <w:ins w:id="11778" w:author="James Vu" w:date="2024-04-19T00:01:00Z">
              <w:r w:rsidRPr="003C02FF">
                <w:rPr>
                  <w:color w:val="0D0D0D"/>
                  <w:rPrChange w:id="11779" w:author="James Vu" w:date="2024-04-19T00:19:00Z">
                    <w:rPr>
                      <w:color w:val="0D0D0D"/>
                      <w:sz w:val="28"/>
                      <w:szCs w:val="28"/>
                    </w:rPr>
                  </w:rPrChange>
                </w:rPr>
                <w:t>Cập nhật thông tin sản phẩm OCOP, bao gồm chất lượng, giá cả, và nguồn gốc.</w:t>
              </w:r>
            </w:ins>
          </w:p>
        </w:tc>
      </w:tr>
      <w:tr w:rsidR="003C02FF" w:rsidRPr="003C02FF" w14:paraId="215809E2" w14:textId="77777777" w:rsidTr="003C02FF">
        <w:trPr>
          <w:trHeight w:val="360"/>
          <w:ins w:id="11780" w:author="James Vu" w:date="2024-04-19T00:01:00Z"/>
          <w:trPrChange w:id="11781" w:author="James Vu" w:date="2024-04-19T00:20:00Z">
            <w:trPr>
              <w:trHeight w:val="360"/>
            </w:trPr>
          </w:trPrChange>
        </w:trPr>
        <w:tc>
          <w:tcPr>
            <w:tcW w:w="704" w:type="dxa"/>
            <w:shd w:val="clear" w:color="auto" w:fill="auto"/>
            <w:noWrap/>
            <w:vAlign w:val="bottom"/>
            <w:hideMark/>
            <w:tcPrChange w:id="11782" w:author="James Vu" w:date="2024-04-19T00:20:00Z">
              <w:tcPr>
                <w:tcW w:w="704" w:type="dxa"/>
                <w:shd w:val="clear" w:color="auto" w:fill="auto"/>
                <w:noWrap/>
                <w:vAlign w:val="bottom"/>
                <w:hideMark/>
              </w:tcPr>
            </w:tcPrChange>
          </w:tcPr>
          <w:p w14:paraId="10DECB48" w14:textId="77777777" w:rsidR="004D28C1" w:rsidRPr="003C02FF" w:rsidRDefault="004D28C1" w:rsidP="004D28C1">
            <w:pPr>
              <w:jc w:val="center"/>
              <w:rPr>
                <w:ins w:id="11783" w:author="James Vu" w:date="2024-04-19T00:01:00Z"/>
                <w:b/>
                <w:bCs/>
                <w:color w:val="000000"/>
                <w:rPrChange w:id="11784" w:author="James Vu" w:date="2024-04-19T00:22:00Z">
                  <w:rPr>
                    <w:ins w:id="11785" w:author="James Vu" w:date="2024-04-19T00:01:00Z"/>
                    <w:b/>
                    <w:bCs/>
                    <w:color w:val="000000"/>
                    <w:sz w:val="28"/>
                    <w:szCs w:val="28"/>
                  </w:rPr>
                </w:rPrChange>
              </w:rPr>
            </w:pPr>
            <w:ins w:id="11786" w:author="James Vu" w:date="2024-04-19T00:01:00Z">
              <w:r w:rsidRPr="003C02FF">
                <w:rPr>
                  <w:b/>
                  <w:bCs/>
                  <w:color w:val="000000"/>
                  <w:rPrChange w:id="11787" w:author="James Vu" w:date="2024-04-19T00:22:00Z">
                    <w:rPr>
                      <w:b/>
                      <w:bCs/>
                      <w:color w:val="000000"/>
                      <w:sz w:val="28"/>
                      <w:szCs w:val="28"/>
                    </w:rPr>
                  </w:rPrChange>
                </w:rPr>
                <w:lastRenderedPageBreak/>
                <w:t>6</w:t>
              </w:r>
            </w:ins>
          </w:p>
        </w:tc>
        <w:tc>
          <w:tcPr>
            <w:tcW w:w="8358" w:type="dxa"/>
            <w:shd w:val="clear" w:color="auto" w:fill="auto"/>
            <w:noWrap/>
            <w:vAlign w:val="bottom"/>
            <w:hideMark/>
            <w:tcPrChange w:id="11788" w:author="James Vu" w:date="2024-04-19T00:20:00Z">
              <w:tcPr>
                <w:tcW w:w="8358" w:type="dxa"/>
                <w:shd w:val="clear" w:color="auto" w:fill="auto"/>
                <w:noWrap/>
                <w:vAlign w:val="bottom"/>
                <w:hideMark/>
              </w:tcPr>
            </w:tcPrChange>
          </w:tcPr>
          <w:p w14:paraId="4E294C11" w14:textId="77777777" w:rsidR="004D28C1" w:rsidRPr="003C02FF" w:rsidRDefault="004D28C1" w:rsidP="004D28C1">
            <w:pPr>
              <w:rPr>
                <w:ins w:id="11789" w:author="James Vu" w:date="2024-04-19T00:01:00Z"/>
                <w:b/>
                <w:bCs/>
                <w:color w:val="0D0D0D"/>
                <w:rPrChange w:id="11790" w:author="James Vu" w:date="2024-04-19T00:22:00Z">
                  <w:rPr>
                    <w:ins w:id="11791" w:author="James Vu" w:date="2024-04-19T00:01:00Z"/>
                    <w:color w:val="0D0D0D"/>
                    <w:sz w:val="28"/>
                    <w:szCs w:val="28"/>
                  </w:rPr>
                </w:rPrChange>
              </w:rPr>
            </w:pPr>
            <w:ins w:id="11792" w:author="James Vu" w:date="2024-04-19T00:01:00Z">
              <w:r w:rsidRPr="003C02FF">
                <w:rPr>
                  <w:b/>
                  <w:bCs/>
                  <w:color w:val="0D0D0D"/>
                  <w:rPrChange w:id="11793" w:author="James Vu" w:date="2024-04-19T00:22:00Z">
                    <w:rPr>
                      <w:color w:val="0D0D0D"/>
                      <w:sz w:val="28"/>
                      <w:szCs w:val="28"/>
                    </w:rPr>
                  </w:rPrChange>
                </w:rPr>
                <w:t>Hệ Thống Kết Nối Thương Mại</w:t>
              </w:r>
            </w:ins>
          </w:p>
        </w:tc>
      </w:tr>
      <w:tr w:rsidR="003C02FF" w:rsidRPr="003C02FF" w14:paraId="72114AF7" w14:textId="77777777" w:rsidTr="003C02FF">
        <w:trPr>
          <w:trHeight w:val="360"/>
          <w:ins w:id="11794" w:author="James Vu" w:date="2024-04-19T00:01:00Z"/>
          <w:trPrChange w:id="11795" w:author="James Vu" w:date="2024-04-19T00:20:00Z">
            <w:trPr>
              <w:trHeight w:val="360"/>
            </w:trPr>
          </w:trPrChange>
        </w:trPr>
        <w:tc>
          <w:tcPr>
            <w:tcW w:w="704" w:type="dxa"/>
            <w:shd w:val="clear" w:color="auto" w:fill="auto"/>
            <w:noWrap/>
            <w:vAlign w:val="bottom"/>
            <w:hideMark/>
            <w:tcPrChange w:id="11796" w:author="James Vu" w:date="2024-04-19T00:20:00Z">
              <w:tcPr>
                <w:tcW w:w="704" w:type="dxa"/>
                <w:shd w:val="clear" w:color="auto" w:fill="auto"/>
                <w:noWrap/>
                <w:vAlign w:val="bottom"/>
                <w:hideMark/>
              </w:tcPr>
            </w:tcPrChange>
          </w:tcPr>
          <w:p w14:paraId="497FF78C" w14:textId="77777777" w:rsidR="004D28C1" w:rsidRPr="003C02FF" w:rsidRDefault="004D28C1" w:rsidP="004D28C1">
            <w:pPr>
              <w:jc w:val="center"/>
              <w:rPr>
                <w:ins w:id="11797" w:author="James Vu" w:date="2024-04-19T00:01:00Z"/>
                <w:b/>
                <w:bCs/>
                <w:color w:val="000000"/>
                <w:rPrChange w:id="11798" w:author="James Vu" w:date="2024-04-19T00:19:00Z">
                  <w:rPr>
                    <w:ins w:id="11799" w:author="James Vu" w:date="2024-04-19T00:01:00Z"/>
                    <w:b/>
                    <w:bCs/>
                    <w:color w:val="000000"/>
                    <w:sz w:val="28"/>
                    <w:szCs w:val="28"/>
                  </w:rPr>
                </w:rPrChange>
              </w:rPr>
            </w:pPr>
            <w:ins w:id="11800" w:author="James Vu" w:date="2024-04-19T00:01:00Z">
              <w:r w:rsidRPr="003C02FF">
                <w:rPr>
                  <w:b/>
                  <w:bCs/>
                  <w:color w:val="000000"/>
                  <w:rPrChange w:id="11801" w:author="James Vu" w:date="2024-04-19T00:19:00Z">
                    <w:rPr>
                      <w:b/>
                      <w:bCs/>
                      <w:color w:val="000000"/>
                      <w:sz w:val="28"/>
                      <w:szCs w:val="28"/>
                    </w:rPr>
                  </w:rPrChange>
                </w:rPr>
                <w:t> </w:t>
              </w:r>
            </w:ins>
          </w:p>
        </w:tc>
        <w:tc>
          <w:tcPr>
            <w:tcW w:w="8358" w:type="dxa"/>
            <w:shd w:val="clear" w:color="auto" w:fill="auto"/>
            <w:noWrap/>
            <w:vAlign w:val="bottom"/>
            <w:hideMark/>
            <w:tcPrChange w:id="11802" w:author="James Vu" w:date="2024-04-19T00:20:00Z">
              <w:tcPr>
                <w:tcW w:w="8358" w:type="dxa"/>
                <w:shd w:val="clear" w:color="auto" w:fill="auto"/>
                <w:noWrap/>
                <w:vAlign w:val="bottom"/>
                <w:hideMark/>
              </w:tcPr>
            </w:tcPrChange>
          </w:tcPr>
          <w:p w14:paraId="4D488489" w14:textId="77777777" w:rsidR="004D28C1" w:rsidRPr="003C02FF" w:rsidRDefault="004D28C1" w:rsidP="004D28C1">
            <w:pPr>
              <w:rPr>
                <w:ins w:id="11803" w:author="James Vu" w:date="2024-04-19T00:01:00Z"/>
                <w:color w:val="0D0D0D"/>
                <w:rPrChange w:id="11804" w:author="James Vu" w:date="2024-04-19T00:19:00Z">
                  <w:rPr>
                    <w:ins w:id="11805" w:author="James Vu" w:date="2024-04-19T00:01:00Z"/>
                    <w:color w:val="0D0D0D"/>
                    <w:sz w:val="28"/>
                    <w:szCs w:val="28"/>
                  </w:rPr>
                </w:rPrChange>
              </w:rPr>
            </w:pPr>
            <w:ins w:id="11806" w:author="James Vu" w:date="2024-04-19T00:01:00Z">
              <w:r w:rsidRPr="003C02FF">
                <w:rPr>
                  <w:color w:val="0D0D0D"/>
                  <w:rPrChange w:id="11807" w:author="James Vu" w:date="2024-04-19T00:19:00Z">
                    <w:rPr>
                      <w:color w:val="0D0D0D"/>
                      <w:sz w:val="28"/>
                      <w:szCs w:val="28"/>
                    </w:rPr>
                  </w:rPrChange>
                </w:rPr>
                <w:t>Công cụ kết nối thương mại liên kết sản phẩm OCOP với thị trường.</w:t>
              </w:r>
            </w:ins>
          </w:p>
        </w:tc>
      </w:tr>
      <w:tr w:rsidR="003C02FF" w:rsidRPr="003C02FF" w14:paraId="26A54ADB" w14:textId="77777777" w:rsidTr="003C02FF">
        <w:trPr>
          <w:trHeight w:val="360"/>
          <w:ins w:id="11808" w:author="James Vu" w:date="2024-04-19T00:01:00Z"/>
          <w:trPrChange w:id="11809" w:author="James Vu" w:date="2024-04-19T00:20:00Z">
            <w:trPr>
              <w:trHeight w:val="360"/>
            </w:trPr>
          </w:trPrChange>
        </w:trPr>
        <w:tc>
          <w:tcPr>
            <w:tcW w:w="704" w:type="dxa"/>
            <w:shd w:val="clear" w:color="auto" w:fill="auto"/>
            <w:noWrap/>
            <w:vAlign w:val="bottom"/>
            <w:hideMark/>
            <w:tcPrChange w:id="11810" w:author="James Vu" w:date="2024-04-19T00:20:00Z">
              <w:tcPr>
                <w:tcW w:w="704" w:type="dxa"/>
                <w:shd w:val="clear" w:color="auto" w:fill="auto"/>
                <w:noWrap/>
                <w:vAlign w:val="bottom"/>
                <w:hideMark/>
              </w:tcPr>
            </w:tcPrChange>
          </w:tcPr>
          <w:p w14:paraId="1C75E5B6" w14:textId="77777777" w:rsidR="004D28C1" w:rsidRPr="003C02FF" w:rsidRDefault="004D28C1" w:rsidP="004D28C1">
            <w:pPr>
              <w:jc w:val="center"/>
              <w:rPr>
                <w:ins w:id="11811" w:author="James Vu" w:date="2024-04-19T00:01:00Z"/>
                <w:b/>
                <w:bCs/>
                <w:color w:val="000000"/>
                <w:rPrChange w:id="11812" w:author="James Vu" w:date="2024-04-19T00:22:00Z">
                  <w:rPr>
                    <w:ins w:id="11813" w:author="James Vu" w:date="2024-04-19T00:01:00Z"/>
                    <w:b/>
                    <w:bCs/>
                    <w:color w:val="000000"/>
                    <w:sz w:val="28"/>
                    <w:szCs w:val="28"/>
                  </w:rPr>
                </w:rPrChange>
              </w:rPr>
            </w:pPr>
            <w:ins w:id="11814" w:author="James Vu" w:date="2024-04-19T00:01:00Z">
              <w:r w:rsidRPr="003C02FF">
                <w:rPr>
                  <w:b/>
                  <w:bCs/>
                  <w:color w:val="000000"/>
                  <w:rPrChange w:id="11815" w:author="James Vu" w:date="2024-04-19T00:22:00Z">
                    <w:rPr>
                      <w:b/>
                      <w:bCs/>
                      <w:color w:val="000000"/>
                      <w:sz w:val="28"/>
                      <w:szCs w:val="28"/>
                    </w:rPr>
                  </w:rPrChange>
                </w:rPr>
                <w:t>7</w:t>
              </w:r>
            </w:ins>
          </w:p>
        </w:tc>
        <w:tc>
          <w:tcPr>
            <w:tcW w:w="8358" w:type="dxa"/>
            <w:shd w:val="clear" w:color="auto" w:fill="auto"/>
            <w:noWrap/>
            <w:vAlign w:val="bottom"/>
            <w:hideMark/>
            <w:tcPrChange w:id="11816" w:author="James Vu" w:date="2024-04-19T00:20:00Z">
              <w:tcPr>
                <w:tcW w:w="8358" w:type="dxa"/>
                <w:shd w:val="clear" w:color="auto" w:fill="auto"/>
                <w:noWrap/>
                <w:vAlign w:val="bottom"/>
                <w:hideMark/>
              </w:tcPr>
            </w:tcPrChange>
          </w:tcPr>
          <w:p w14:paraId="71FA33E2" w14:textId="77777777" w:rsidR="004D28C1" w:rsidRPr="003C02FF" w:rsidRDefault="004D28C1" w:rsidP="004D28C1">
            <w:pPr>
              <w:rPr>
                <w:ins w:id="11817" w:author="James Vu" w:date="2024-04-19T00:01:00Z"/>
                <w:b/>
                <w:bCs/>
                <w:color w:val="0D0D0D"/>
                <w:rPrChange w:id="11818" w:author="James Vu" w:date="2024-04-19T00:22:00Z">
                  <w:rPr>
                    <w:ins w:id="11819" w:author="James Vu" w:date="2024-04-19T00:01:00Z"/>
                    <w:color w:val="0D0D0D"/>
                    <w:sz w:val="28"/>
                    <w:szCs w:val="28"/>
                  </w:rPr>
                </w:rPrChange>
              </w:rPr>
            </w:pPr>
            <w:ins w:id="11820" w:author="James Vu" w:date="2024-04-19T00:01:00Z">
              <w:r w:rsidRPr="003C02FF">
                <w:rPr>
                  <w:b/>
                  <w:bCs/>
                  <w:color w:val="0D0D0D"/>
                  <w:rPrChange w:id="11821" w:author="James Vu" w:date="2024-04-19T00:22:00Z">
                    <w:rPr>
                      <w:color w:val="0D0D0D"/>
                      <w:sz w:val="28"/>
                      <w:szCs w:val="28"/>
                    </w:rPr>
                  </w:rPrChange>
                </w:rPr>
                <w:t>Quảng Bá và Xúc Tiến Thương Mại</w:t>
              </w:r>
            </w:ins>
          </w:p>
        </w:tc>
      </w:tr>
      <w:tr w:rsidR="003C02FF" w:rsidRPr="003C02FF" w14:paraId="699C8E8B" w14:textId="77777777" w:rsidTr="003C02FF">
        <w:trPr>
          <w:trHeight w:val="360"/>
          <w:ins w:id="11822" w:author="James Vu" w:date="2024-04-19T00:01:00Z"/>
          <w:trPrChange w:id="11823" w:author="James Vu" w:date="2024-04-19T00:20:00Z">
            <w:trPr>
              <w:trHeight w:val="360"/>
            </w:trPr>
          </w:trPrChange>
        </w:trPr>
        <w:tc>
          <w:tcPr>
            <w:tcW w:w="704" w:type="dxa"/>
            <w:shd w:val="clear" w:color="auto" w:fill="auto"/>
            <w:noWrap/>
            <w:vAlign w:val="bottom"/>
            <w:hideMark/>
            <w:tcPrChange w:id="11824" w:author="James Vu" w:date="2024-04-19T00:20:00Z">
              <w:tcPr>
                <w:tcW w:w="704" w:type="dxa"/>
                <w:shd w:val="clear" w:color="auto" w:fill="auto"/>
                <w:noWrap/>
                <w:vAlign w:val="bottom"/>
                <w:hideMark/>
              </w:tcPr>
            </w:tcPrChange>
          </w:tcPr>
          <w:p w14:paraId="2E3580A9" w14:textId="77777777" w:rsidR="004D28C1" w:rsidRPr="003C02FF" w:rsidRDefault="004D28C1" w:rsidP="004D28C1">
            <w:pPr>
              <w:jc w:val="center"/>
              <w:rPr>
                <w:ins w:id="11825" w:author="James Vu" w:date="2024-04-19T00:01:00Z"/>
                <w:b/>
                <w:bCs/>
                <w:color w:val="000000"/>
                <w:rPrChange w:id="11826" w:author="James Vu" w:date="2024-04-19T00:19:00Z">
                  <w:rPr>
                    <w:ins w:id="11827" w:author="James Vu" w:date="2024-04-19T00:01:00Z"/>
                    <w:b/>
                    <w:bCs/>
                    <w:color w:val="000000"/>
                    <w:sz w:val="28"/>
                    <w:szCs w:val="28"/>
                  </w:rPr>
                </w:rPrChange>
              </w:rPr>
            </w:pPr>
            <w:ins w:id="11828" w:author="James Vu" w:date="2024-04-19T00:01:00Z">
              <w:r w:rsidRPr="003C02FF">
                <w:rPr>
                  <w:b/>
                  <w:bCs/>
                  <w:color w:val="000000"/>
                  <w:rPrChange w:id="11829" w:author="James Vu" w:date="2024-04-19T00:19:00Z">
                    <w:rPr>
                      <w:b/>
                      <w:bCs/>
                      <w:color w:val="000000"/>
                      <w:sz w:val="28"/>
                      <w:szCs w:val="28"/>
                    </w:rPr>
                  </w:rPrChange>
                </w:rPr>
                <w:t> </w:t>
              </w:r>
            </w:ins>
          </w:p>
        </w:tc>
        <w:tc>
          <w:tcPr>
            <w:tcW w:w="8358" w:type="dxa"/>
            <w:shd w:val="clear" w:color="auto" w:fill="auto"/>
            <w:noWrap/>
            <w:vAlign w:val="bottom"/>
            <w:hideMark/>
            <w:tcPrChange w:id="11830" w:author="James Vu" w:date="2024-04-19T00:20:00Z">
              <w:tcPr>
                <w:tcW w:w="8358" w:type="dxa"/>
                <w:shd w:val="clear" w:color="auto" w:fill="auto"/>
                <w:noWrap/>
                <w:vAlign w:val="bottom"/>
                <w:hideMark/>
              </w:tcPr>
            </w:tcPrChange>
          </w:tcPr>
          <w:p w14:paraId="5595A9B6" w14:textId="77777777" w:rsidR="004D28C1" w:rsidRPr="003C02FF" w:rsidRDefault="004D28C1" w:rsidP="004D28C1">
            <w:pPr>
              <w:rPr>
                <w:ins w:id="11831" w:author="James Vu" w:date="2024-04-19T00:01:00Z"/>
                <w:color w:val="0D0D0D"/>
                <w:rPrChange w:id="11832" w:author="James Vu" w:date="2024-04-19T00:19:00Z">
                  <w:rPr>
                    <w:ins w:id="11833" w:author="James Vu" w:date="2024-04-19T00:01:00Z"/>
                    <w:color w:val="0D0D0D"/>
                    <w:sz w:val="28"/>
                    <w:szCs w:val="28"/>
                  </w:rPr>
                </w:rPrChange>
              </w:rPr>
            </w:pPr>
            <w:ins w:id="11834" w:author="James Vu" w:date="2024-04-19T00:01:00Z">
              <w:r w:rsidRPr="003C02FF">
                <w:rPr>
                  <w:color w:val="0D0D0D"/>
                  <w:rPrChange w:id="11835" w:author="James Vu" w:date="2024-04-19T00:19:00Z">
                    <w:rPr>
                      <w:color w:val="0D0D0D"/>
                      <w:sz w:val="28"/>
                      <w:szCs w:val="28"/>
                    </w:rPr>
                  </w:rPrChange>
                </w:rPr>
                <w:t>Công cụ giới thiệu thông tin quảng cáo cho sản phẩm OCOP.</w:t>
              </w:r>
            </w:ins>
          </w:p>
        </w:tc>
      </w:tr>
      <w:tr w:rsidR="003C02FF" w:rsidRPr="003C02FF" w14:paraId="66325656" w14:textId="77777777" w:rsidTr="003C02FF">
        <w:trPr>
          <w:trHeight w:val="360"/>
          <w:ins w:id="11836" w:author="James Vu" w:date="2024-04-19T00:01:00Z"/>
          <w:trPrChange w:id="11837" w:author="James Vu" w:date="2024-04-19T00:20:00Z">
            <w:trPr>
              <w:trHeight w:val="360"/>
            </w:trPr>
          </w:trPrChange>
        </w:trPr>
        <w:tc>
          <w:tcPr>
            <w:tcW w:w="704" w:type="dxa"/>
            <w:shd w:val="clear" w:color="auto" w:fill="auto"/>
            <w:noWrap/>
            <w:vAlign w:val="bottom"/>
            <w:hideMark/>
            <w:tcPrChange w:id="11838" w:author="James Vu" w:date="2024-04-19T00:20:00Z">
              <w:tcPr>
                <w:tcW w:w="704" w:type="dxa"/>
                <w:shd w:val="clear" w:color="auto" w:fill="auto"/>
                <w:noWrap/>
                <w:vAlign w:val="bottom"/>
                <w:hideMark/>
              </w:tcPr>
            </w:tcPrChange>
          </w:tcPr>
          <w:p w14:paraId="36156C1F" w14:textId="77777777" w:rsidR="004D28C1" w:rsidRPr="003C02FF" w:rsidRDefault="004D28C1" w:rsidP="004D28C1">
            <w:pPr>
              <w:jc w:val="center"/>
              <w:rPr>
                <w:ins w:id="11839" w:author="James Vu" w:date="2024-04-19T00:01:00Z"/>
                <w:b/>
                <w:bCs/>
                <w:color w:val="000000"/>
                <w:rPrChange w:id="11840" w:author="James Vu" w:date="2024-04-19T00:19:00Z">
                  <w:rPr>
                    <w:ins w:id="11841" w:author="James Vu" w:date="2024-04-19T00:01:00Z"/>
                    <w:b/>
                    <w:bCs/>
                    <w:color w:val="000000"/>
                    <w:sz w:val="28"/>
                    <w:szCs w:val="28"/>
                  </w:rPr>
                </w:rPrChange>
              </w:rPr>
            </w:pPr>
            <w:ins w:id="11842" w:author="James Vu" w:date="2024-04-19T00:01:00Z">
              <w:r w:rsidRPr="003C02FF">
                <w:rPr>
                  <w:b/>
                  <w:bCs/>
                  <w:color w:val="000000"/>
                  <w:rPrChange w:id="11843" w:author="James Vu" w:date="2024-04-19T00:19:00Z">
                    <w:rPr>
                      <w:b/>
                      <w:bCs/>
                      <w:color w:val="000000"/>
                      <w:sz w:val="28"/>
                      <w:szCs w:val="28"/>
                    </w:rPr>
                  </w:rPrChange>
                </w:rPr>
                <w:t> </w:t>
              </w:r>
            </w:ins>
          </w:p>
        </w:tc>
        <w:tc>
          <w:tcPr>
            <w:tcW w:w="8358" w:type="dxa"/>
            <w:shd w:val="clear" w:color="auto" w:fill="auto"/>
            <w:noWrap/>
            <w:vAlign w:val="bottom"/>
            <w:hideMark/>
            <w:tcPrChange w:id="11844" w:author="James Vu" w:date="2024-04-19T00:20:00Z">
              <w:tcPr>
                <w:tcW w:w="8358" w:type="dxa"/>
                <w:shd w:val="clear" w:color="auto" w:fill="auto"/>
                <w:noWrap/>
                <w:vAlign w:val="bottom"/>
                <w:hideMark/>
              </w:tcPr>
            </w:tcPrChange>
          </w:tcPr>
          <w:p w14:paraId="6EE1C43D" w14:textId="77777777" w:rsidR="004D28C1" w:rsidRPr="003C02FF" w:rsidRDefault="004D28C1" w:rsidP="004D28C1">
            <w:pPr>
              <w:rPr>
                <w:ins w:id="11845" w:author="James Vu" w:date="2024-04-19T00:01:00Z"/>
                <w:color w:val="0D0D0D"/>
                <w:rPrChange w:id="11846" w:author="James Vu" w:date="2024-04-19T00:19:00Z">
                  <w:rPr>
                    <w:ins w:id="11847" w:author="James Vu" w:date="2024-04-19T00:01:00Z"/>
                    <w:color w:val="0D0D0D"/>
                    <w:sz w:val="28"/>
                    <w:szCs w:val="28"/>
                  </w:rPr>
                </w:rPrChange>
              </w:rPr>
            </w:pPr>
            <w:ins w:id="11848" w:author="James Vu" w:date="2024-04-19T00:01:00Z">
              <w:r w:rsidRPr="003C02FF">
                <w:rPr>
                  <w:color w:val="0D0D0D"/>
                  <w:rPrChange w:id="11849" w:author="James Vu" w:date="2024-04-19T00:19:00Z">
                    <w:rPr>
                      <w:color w:val="0D0D0D"/>
                      <w:sz w:val="28"/>
                      <w:szCs w:val="28"/>
                    </w:rPr>
                  </w:rPrChange>
                </w:rPr>
                <w:t>Thông tin hoạt động của các sự kiện, hội chợ thương mại để quảng bá sản phẩm.</w:t>
              </w:r>
            </w:ins>
          </w:p>
        </w:tc>
      </w:tr>
      <w:tr w:rsidR="003C02FF" w:rsidRPr="003C02FF" w14:paraId="01CC27F2" w14:textId="77777777" w:rsidTr="003C02FF">
        <w:trPr>
          <w:trHeight w:val="360"/>
          <w:ins w:id="11850" w:author="James Vu" w:date="2024-04-19T00:01:00Z"/>
          <w:trPrChange w:id="11851" w:author="James Vu" w:date="2024-04-19T00:20:00Z">
            <w:trPr>
              <w:trHeight w:val="360"/>
            </w:trPr>
          </w:trPrChange>
        </w:trPr>
        <w:tc>
          <w:tcPr>
            <w:tcW w:w="704" w:type="dxa"/>
            <w:shd w:val="clear" w:color="auto" w:fill="auto"/>
            <w:noWrap/>
            <w:vAlign w:val="bottom"/>
            <w:hideMark/>
            <w:tcPrChange w:id="11852" w:author="James Vu" w:date="2024-04-19T00:20:00Z">
              <w:tcPr>
                <w:tcW w:w="704" w:type="dxa"/>
                <w:shd w:val="clear" w:color="auto" w:fill="auto"/>
                <w:noWrap/>
                <w:vAlign w:val="bottom"/>
                <w:hideMark/>
              </w:tcPr>
            </w:tcPrChange>
          </w:tcPr>
          <w:p w14:paraId="34271CF3" w14:textId="77777777" w:rsidR="004D28C1" w:rsidRPr="003C02FF" w:rsidRDefault="004D28C1" w:rsidP="004D28C1">
            <w:pPr>
              <w:jc w:val="center"/>
              <w:rPr>
                <w:ins w:id="11853" w:author="James Vu" w:date="2024-04-19T00:01:00Z"/>
                <w:b/>
                <w:bCs/>
                <w:color w:val="000000"/>
                <w:rPrChange w:id="11854" w:author="James Vu" w:date="2024-04-19T00:22:00Z">
                  <w:rPr>
                    <w:ins w:id="11855" w:author="James Vu" w:date="2024-04-19T00:01:00Z"/>
                    <w:b/>
                    <w:bCs/>
                    <w:color w:val="000000"/>
                    <w:sz w:val="28"/>
                    <w:szCs w:val="28"/>
                  </w:rPr>
                </w:rPrChange>
              </w:rPr>
            </w:pPr>
            <w:ins w:id="11856" w:author="James Vu" w:date="2024-04-19T00:01:00Z">
              <w:r w:rsidRPr="003C02FF">
                <w:rPr>
                  <w:b/>
                  <w:bCs/>
                  <w:color w:val="000000"/>
                  <w:rPrChange w:id="11857" w:author="James Vu" w:date="2024-04-19T00:22:00Z">
                    <w:rPr>
                      <w:b/>
                      <w:bCs/>
                      <w:color w:val="000000"/>
                      <w:sz w:val="28"/>
                      <w:szCs w:val="28"/>
                    </w:rPr>
                  </w:rPrChange>
                </w:rPr>
                <w:t>8</w:t>
              </w:r>
            </w:ins>
          </w:p>
        </w:tc>
        <w:tc>
          <w:tcPr>
            <w:tcW w:w="8358" w:type="dxa"/>
            <w:shd w:val="clear" w:color="auto" w:fill="auto"/>
            <w:noWrap/>
            <w:vAlign w:val="bottom"/>
            <w:hideMark/>
            <w:tcPrChange w:id="11858" w:author="James Vu" w:date="2024-04-19T00:20:00Z">
              <w:tcPr>
                <w:tcW w:w="8358" w:type="dxa"/>
                <w:shd w:val="clear" w:color="auto" w:fill="auto"/>
                <w:noWrap/>
                <w:vAlign w:val="bottom"/>
                <w:hideMark/>
              </w:tcPr>
            </w:tcPrChange>
          </w:tcPr>
          <w:p w14:paraId="5B8E6BD8" w14:textId="77777777" w:rsidR="004D28C1" w:rsidRPr="003C02FF" w:rsidRDefault="004D28C1" w:rsidP="004D28C1">
            <w:pPr>
              <w:rPr>
                <w:ins w:id="11859" w:author="James Vu" w:date="2024-04-19T00:01:00Z"/>
                <w:b/>
                <w:bCs/>
                <w:color w:val="0D0D0D"/>
                <w:rPrChange w:id="11860" w:author="James Vu" w:date="2024-04-19T00:22:00Z">
                  <w:rPr>
                    <w:ins w:id="11861" w:author="James Vu" w:date="2024-04-19T00:01:00Z"/>
                    <w:color w:val="0D0D0D"/>
                    <w:sz w:val="28"/>
                    <w:szCs w:val="28"/>
                  </w:rPr>
                </w:rPrChange>
              </w:rPr>
            </w:pPr>
            <w:ins w:id="11862" w:author="James Vu" w:date="2024-04-19T00:01:00Z">
              <w:r w:rsidRPr="003C02FF">
                <w:rPr>
                  <w:b/>
                  <w:bCs/>
                  <w:color w:val="0D0D0D"/>
                  <w:rPrChange w:id="11863" w:author="James Vu" w:date="2024-04-19T00:22:00Z">
                    <w:rPr>
                      <w:color w:val="0D0D0D"/>
                      <w:sz w:val="28"/>
                      <w:szCs w:val="28"/>
                    </w:rPr>
                  </w:rPrChange>
                </w:rPr>
                <w:t>Liên Kết Du Lịch Cộng Đồng</w:t>
              </w:r>
            </w:ins>
          </w:p>
        </w:tc>
      </w:tr>
      <w:tr w:rsidR="003C02FF" w:rsidRPr="003C02FF" w14:paraId="17AA0C2A" w14:textId="77777777" w:rsidTr="003C02FF">
        <w:trPr>
          <w:trHeight w:val="360"/>
          <w:ins w:id="11864" w:author="James Vu" w:date="2024-04-19T00:01:00Z"/>
          <w:trPrChange w:id="11865" w:author="James Vu" w:date="2024-04-19T00:20:00Z">
            <w:trPr>
              <w:trHeight w:val="360"/>
            </w:trPr>
          </w:trPrChange>
        </w:trPr>
        <w:tc>
          <w:tcPr>
            <w:tcW w:w="704" w:type="dxa"/>
            <w:shd w:val="clear" w:color="auto" w:fill="auto"/>
            <w:noWrap/>
            <w:vAlign w:val="bottom"/>
            <w:hideMark/>
            <w:tcPrChange w:id="11866" w:author="James Vu" w:date="2024-04-19T00:20:00Z">
              <w:tcPr>
                <w:tcW w:w="704" w:type="dxa"/>
                <w:shd w:val="clear" w:color="auto" w:fill="auto"/>
                <w:noWrap/>
                <w:vAlign w:val="bottom"/>
                <w:hideMark/>
              </w:tcPr>
            </w:tcPrChange>
          </w:tcPr>
          <w:p w14:paraId="102526AA" w14:textId="77777777" w:rsidR="004D28C1" w:rsidRPr="003C02FF" w:rsidRDefault="004D28C1" w:rsidP="004D28C1">
            <w:pPr>
              <w:jc w:val="center"/>
              <w:rPr>
                <w:ins w:id="11867" w:author="James Vu" w:date="2024-04-19T00:01:00Z"/>
                <w:b/>
                <w:bCs/>
                <w:color w:val="000000"/>
                <w:rPrChange w:id="11868" w:author="James Vu" w:date="2024-04-19T00:19:00Z">
                  <w:rPr>
                    <w:ins w:id="11869" w:author="James Vu" w:date="2024-04-19T00:01:00Z"/>
                    <w:b/>
                    <w:bCs/>
                    <w:color w:val="000000"/>
                    <w:sz w:val="28"/>
                    <w:szCs w:val="28"/>
                  </w:rPr>
                </w:rPrChange>
              </w:rPr>
            </w:pPr>
            <w:ins w:id="11870" w:author="James Vu" w:date="2024-04-19T00:01:00Z">
              <w:r w:rsidRPr="003C02FF">
                <w:rPr>
                  <w:b/>
                  <w:bCs/>
                  <w:color w:val="000000"/>
                  <w:rPrChange w:id="11871" w:author="James Vu" w:date="2024-04-19T00:19:00Z">
                    <w:rPr>
                      <w:b/>
                      <w:bCs/>
                      <w:color w:val="000000"/>
                      <w:sz w:val="28"/>
                      <w:szCs w:val="28"/>
                    </w:rPr>
                  </w:rPrChange>
                </w:rPr>
                <w:t> </w:t>
              </w:r>
            </w:ins>
          </w:p>
        </w:tc>
        <w:tc>
          <w:tcPr>
            <w:tcW w:w="8358" w:type="dxa"/>
            <w:shd w:val="clear" w:color="auto" w:fill="auto"/>
            <w:noWrap/>
            <w:vAlign w:val="bottom"/>
            <w:hideMark/>
            <w:tcPrChange w:id="11872" w:author="James Vu" w:date="2024-04-19T00:20:00Z">
              <w:tcPr>
                <w:tcW w:w="8358" w:type="dxa"/>
                <w:shd w:val="clear" w:color="auto" w:fill="auto"/>
                <w:noWrap/>
                <w:vAlign w:val="bottom"/>
                <w:hideMark/>
              </w:tcPr>
            </w:tcPrChange>
          </w:tcPr>
          <w:p w14:paraId="7C4900A1" w14:textId="77777777" w:rsidR="004D28C1" w:rsidRPr="003C02FF" w:rsidRDefault="004D28C1" w:rsidP="004D28C1">
            <w:pPr>
              <w:rPr>
                <w:ins w:id="11873" w:author="James Vu" w:date="2024-04-19T00:01:00Z"/>
                <w:color w:val="0D0D0D"/>
                <w:rPrChange w:id="11874" w:author="James Vu" w:date="2024-04-19T00:19:00Z">
                  <w:rPr>
                    <w:ins w:id="11875" w:author="James Vu" w:date="2024-04-19T00:01:00Z"/>
                    <w:color w:val="0D0D0D"/>
                    <w:sz w:val="28"/>
                    <w:szCs w:val="28"/>
                  </w:rPr>
                </w:rPrChange>
              </w:rPr>
            </w:pPr>
            <w:ins w:id="11876" w:author="James Vu" w:date="2024-04-19T00:01:00Z">
              <w:r w:rsidRPr="003C02FF">
                <w:rPr>
                  <w:color w:val="0D0D0D"/>
                  <w:rPrChange w:id="11877" w:author="James Vu" w:date="2024-04-19T00:19:00Z">
                    <w:rPr>
                      <w:color w:val="0D0D0D"/>
                      <w:sz w:val="28"/>
                      <w:szCs w:val="28"/>
                    </w:rPr>
                  </w:rPrChange>
                </w:rPr>
                <w:t>Công cụ giới thiệu thông tin các tour du lịch liên kết với các sản phẩm OCOP.</w:t>
              </w:r>
            </w:ins>
          </w:p>
        </w:tc>
      </w:tr>
      <w:tr w:rsidR="003C02FF" w:rsidRPr="003C02FF" w14:paraId="5A85B963" w14:textId="77777777" w:rsidTr="003C02FF">
        <w:trPr>
          <w:trHeight w:val="360"/>
          <w:ins w:id="11878" w:author="James Vu" w:date="2024-04-19T00:01:00Z"/>
          <w:trPrChange w:id="11879" w:author="James Vu" w:date="2024-04-19T00:20:00Z">
            <w:trPr>
              <w:trHeight w:val="360"/>
            </w:trPr>
          </w:trPrChange>
        </w:trPr>
        <w:tc>
          <w:tcPr>
            <w:tcW w:w="704" w:type="dxa"/>
            <w:shd w:val="clear" w:color="auto" w:fill="auto"/>
            <w:noWrap/>
            <w:vAlign w:val="bottom"/>
            <w:hideMark/>
            <w:tcPrChange w:id="11880" w:author="James Vu" w:date="2024-04-19T00:20:00Z">
              <w:tcPr>
                <w:tcW w:w="704" w:type="dxa"/>
                <w:shd w:val="clear" w:color="auto" w:fill="auto"/>
                <w:noWrap/>
                <w:vAlign w:val="bottom"/>
                <w:hideMark/>
              </w:tcPr>
            </w:tcPrChange>
          </w:tcPr>
          <w:p w14:paraId="71A15B7B" w14:textId="77777777" w:rsidR="004D28C1" w:rsidRPr="003C02FF" w:rsidRDefault="004D28C1" w:rsidP="004D28C1">
            <w:pPr>
              <w:jc w:val="center"/>
              <w:rPr>
                <w:ins w:id="11881" w:author="James Vu" w:date="2024-04-19T00:01:00Z"/>
                <w:b/>
                <w:bCs/>
                <w:color w:val="000000"/>
                <w:rPrChange w:id="11882" w:author="James Vu" w:date="2024-04-19T00:19:00Z">
                  <w:rPr>
                    <w:ins w:id="11883" w:author="James Vu" w:date="2024-04-19T00:01:00Z"/>
                    <w:b/>
                    <w:bCs/>
                    <w:color w:val="000000"/>
                    <w:sz w:val="28"/>
                    <w:szCs w:val="28"/>
                  </w:rPr>
                </w:rPrChange>
              </w:rPr>
            </w:pPr>
            <w:ins w:id="11884" w:author="James Vu" w:date="2024-04-19T00:01:00Z">
              <w:r w:rsidRPr="003C02FF">
                <w:rPr>
                  <w:b/>
                  <w:bCs/>
                  <w:color w:val="000000"/>
                  <w:rPrChange w:id="11885" w:author="James Vu" w:date="2024-04-19T00:19:00Z">
                    <w:rPr>
                      <w:b/>
                      <w:bCs/>
                      <w:color w:val="000000"/>
                      <w:sz w:val="28"/>
                      <w:szCs w:val="28"/>
                    </w:rPr>
                  </w:rPrChange>
                </w:rPr>
                <w:t> </w:t>
              </w:r>
            </w:ins>
          </w:p>
        </w:tc>
        <w:tc>
          <w:tcPr>
            <w:tcW w:w="8358" w:type="dxa"/>
            <w:shd w:val="clear" w:color="auto" w:fill="auto"/>
            <w:noWrap/>
            <w:vAlign w:val="bottom"/>
            <w:hideMark/>
            <w:tcPrChange w:id="11886" w:author="James Vu" w:date="2024-04-19T00:20:00Z">
              <w:tcPr>
                <w:tcW w:w="8358" w:type="dxa"/>
                <w:shd w:val="clear" w:color="auto" w:fill="auto"/>
                <w:noWrap/>
                <w:vAlign w:val="bottom"/>
                <w:hideMark/>
              </w:tcPr>
            </w:tcPrChange>
          </w:tcPr>
          <w:p w14:paraId="563F6EAD" w14:textId="77777777" w:rsidR="004D28C1" w:rsidRPr="003C02FF" w:rsidRDefault="004D28C1" w:rsidP="004D28C1">
            <w:pPr>
              <w:rPr>
                <w:ins w:id="11887" w:author="James Vu" w:date="2024-04-19T00:01:00Z"/>
                <w:color w:val="0D0D0D"/>
                <w:rPrChange w:id="11888" w:author="James Vu" w:date="2024-04-19T00:19:00Z">
                  <w:rPr>
                    <w:ins w:id="11889" w:author="James Vu" w:date="2024-04-19T00:01:00Z"/>
                    <w:color w:val="0D0D0D"/>
                    <w:sz w:val="28"/>
                    <w:szCs w:val="28"/>
                  </w:rPr>
                </w:rPrChange>
              </w:rPr>
            </w:pPr>
            <w:ins w:id="11890" w:author="James Vu" w:date="2024-04-19T00:01:00Z">
              <w:r w:rsidRPr="003C02FF">
                <w:rPr>
                  <w:color w:val="0D0D0D"/>
                  <w:rPrChange w:id="11891" w:author="James Vu" w:date="2024-04-19T00:19:00Z">
                    <w:rPr>
                      <w:color w:val="0D0D0D"/>
                      <w:sz w:val="28"/>
                      <w:szCs w:val="28"/>
                    </w:rPr>
                  </w:rPrChange>
                </w:rPr>
                <w:t>Công cụ liên kết với các doanh nghiệp du lịch để thăng giá trị thương mại cho sản phẩm OCOP.</w:t>
              </w:r>
            </w:ins>
          </w:p>
        </w:tc>
      </w:tr>
      <w:tr w:rsidR="003C02FF" w:rsidRPr="003C02FF" w14:paraId="4A25A21E" w14:textId="77777777" w:rsidTr="003C02FF">
        <w:trPr>
          <w:trHeight w:val="360"/>
          <w:ins w:id="11892" w:author="James Vu" w:date="2024-04-19T00:01:00Z"/>
          <w:trPrChange w:id="11893" w:author="James Vu" w:date="2024-04-19T00:20:00Z">
            <w:trPr>
              <w:trHeight w:val="360"/>
            </w:trPr>
          </w:trPrChange>
        </w:trPr>
        <w:tc>
          <w:tcPr>
            <w:tcW w:w="704" w:type="dxa"/>
            <w:shd w:val="clear" w:color="auto" w:fill="auto"/>
            <w:noWrap/>
            <w:vAlign w:val="bottom"/>
            <w:hideMark/>
            <w:tcPrChange w:id="11894" w:author="James Vu" w:date="2024-04-19T00:20:00Z">
              <w:tcPr>
                <w:tcW w:w="704" w:type="dxa"/>
                <w:shd w:val="clear" w:color="auto" w:fill="auto"/>
                <w:noWrap/>
                <w:vAlign w:val="bottom"/>
                <w:hideMark/>
              </w:tcPr>
            </w:tcPrChange>
          </w:tcPr>
          <w:p w14:paraId="5726034C" w14:textId="77777777" w:rsidR="004D28C1" w:rsidRPr="003C02FF" w:rsidRDefault="004D28C1" w:rsidP="004D28C1">
            <w:pPr>
              <w:jc w:val="center"/>
              <w:rPr>
                <w:ins w:id="11895" w:author="James Vu" w:date="2024-04-19T00:01:00Z"/>
                <w:b/>
                <w:bCs/>
                <w:color w:val="000000"/>
                <w:rPrChange w:id="11896" w:author="James Vu" w:date="2024-04-19T00:22:00Z">
                  <w:rPr>
                    <w:ins w:id="11897" w:author="James Vu" w:date="2024-04-19T00:01:00Z"/>
                    <w:b/>
                    <w:bCs/>
                    <w:color w:val="000000"/>
                    <w:sz w:val="28"/>
                    <w:szCs w:val="28"/>
                  </w:rPr>
                </w:rPrChange>
              </w:rPr>
            </w:pPr>
            <w:ins w:id="11898" w:author="James Vu" w:date="2024-04-19T00:01:00Z">
              <w:r w:rsidRPr="003C02FF">
                <w:rPr>
                  <w:b/>
                  <w:bCs/>
                  <w:color w:val="000000"/>
                  <w:rPrChange w:id="11899" w:author="James Vu" w:date="2024-04-19T00:22:00Z">
                    <w:rPr>
                      <w:b/>
                      <w:bCs/>
                      <w:color w:val="000000"/>
                      <w:sz w:val="28"/>
                      <w:szCs w:val="28"/>
                    </w:rPr>
                  </w:rPrChange>
                </w:rPr>
                <w:t>9</w:t>
              </w:r>
            </w:ins>
          </w:p>
        </w:tc>
        <w:tc>
          <w:tcPr>
            <w:tcW w:w="8358" w:type="dxa"/>
            <w:shd w:val="clear" w:color="auto" w:fill="auto"/>
            <w:noWrap/>
            <w:vAlign w:val="bottom"/>
            <w:hideMark/>
            <w:tcPrChange w:id="11900" w:author="James Vu" w:date="2024-04-19T00:20:00Z">
              <w:tcPr>
                <w:tcW w:w="8358" w:type="dxa"/>
                <w:shd w:val="clear" w:color="auto" w:fill="auto"/>
                <w:noWrap/>
                <w:vAlign w:val="bottom"/>
                <w:hideMark/>
              </w:tcPr>
            </w:tcPrChange>
          </w:tcPr>
          <w:p w14:paraId="68596FDF" w14:textId="77777777" w:rsidR="004D28C1" w:rsidRPr="003C02FF" w:rsidRDefault="004D28C1" w:rsidP="004D28C1">
            <w:pPr>
              <w:rPr>
                <w:ins w:id="11901" w:author="James Vu" w:date="2024-04-19T00:01:00Z"/>
                <w:b/>
                <w:bCs/>
                <w:color w:val="0D0D0D"/>
                <w:rPrChange w:id="11902" w:author="James Vu" w:date="2024-04-19T00:22:00Z">
                  <w:rPr>
                    <w:ins w:id="11903" w:author="James Vu" w:date="2024-04-19T00:01:00Z"/>
                    <w:color w:val="0D0D0D"/>
                    <w:sz w:val="28"/>
                    <w:szCs w:val="28"/>
                  </w:rPr>
                </w:rPrChange>
              </w:rPr>
            </w:pPr>
            <w:ins w:id="11904" w:author="James Vu" w:date="2024-04-19T00:01:00Z">
              <w:r w:rsidRPr="003C02FF">
                <w:rPr>
                  <w:b/>
                  <w:bCs/>
                  <w:color w:val="0D0D0D"/>
                  <w:rPrChange w:id="11905" w:author="James Vu" w:date="2024-04-19T00:22:00Z">
                    <w:rPr>
                      <w:color w:val="0D0D0D"/>
                      <w:sz w:val="28"/>
                      <w:szCs w:val="28"/>
                    </w:rPr>
                  </w:rPrChange>
                </w:rPr>
                <w:t>Phát Triển Chủ Thể OCOP</w:t>
              </w:r>
            </w:ins>
          </w:p>
        </w:tc>
      </w:tr>
      <w:tr w:rsidR="003C02FF" w:rsidRPr="003C02FF" w14:paraId="4C106EA3" w14:textId="77777777" w:rsidTr="003C02FF">
        <w:trPr>
          <w:trHeight w:val="360"/>
          <w:ins w:id="11906" w:author="James Vu" w:date="2024-04-19T00:01:00Z"/>
          <w:trPrChange w:id="11907" w:author="James Vu" w:date="2024-04-19T00:20:00Z">
            <w:trPr>
              <w:trHeight w:val="360"/>
            </w:trPr>
          </w:trPrChange>
        </w:trPr>
        <w:tc>
          <w:tcPr>
            <w:tcW w:w="704" w:type="dxa"/>
            <w:shd w:val="clear" w:color="auto" w:fill="auto"/>
            <w:noWrap/>
            <w:vAlign w:val="bottom"/>
            <w:hideMark/>
            <w:tcPrChange w:id="11908" w:author="James Vu" w:date="2024-04-19T00:20:00Z">
              <w:tcPr>
                <w:tcW w:w="704" w:type="dxa"/>
                <w:shd w:val="clear" w:color="auto" w:fill="auto"/>
                <w:noWrap/>
                <w:vAlign w:val="bottom"/>
                <w:hideMark/>
              </w:tcPr>
            </w:tcPrChange>
          </w:tcPr>
          <w:p w14:paraId="20C92627" w14:textId="77777777" w:rsidR="004D28C1" w:rsidRPr="003C02FF" w:rsidRDefault="004D28C1" w:rsidP="004D28C1">
            <w:pPr>
              <w:jc w:val="center"/>
              <w:rPr>
                <w:ins w:id="11909" w:author="James Vu" w:date="2024-04-19T00:01:00Z"/>
                <w:b/>
                <w:bCs/>
                <w:color w:val="000000"/>
                <w:rPrChange w:id="11910" w:author="James Vu" w:date="2024-04-19T00:19:00Z">
                  <w:rPr>
                    <w:ins w:id="11911" w:author="James Vu" w:date="2024-04-19T00:01:00Z"/>
                    <w:b/>
                    <w:bCs/>
                    <w:color w:val="000000"/>
                    <w:sz w:val="28"/>
                    <w:szCs w:val="28"/>
                  </w:rPr>
                </w:rPrChange>
              </w:rPr>
            </w:pPr>
            <w:ins w:id="11912" w:author="James Vu" w:date="2024-04-19T00:01:00Z">
              <w:r w:rsidRPr="003C02FF">
                <w:rPr>
                  <w:b/>
                  <w:bCs/>
                  <w:color w:val="000000"/>
                  <w:rPrChange w:id="11913" w:author="James Vu" w:date="2024-04-19T00:19:00Z">
                    <w:rPr>
                      <w:b/>
                      <w:bCs/>
                      <w:color w:val="000000"/>
                      <w:sz w:val="28"/>
                      <w:szCs w:val="28"/>
                    </w:rPr>
                  </w:rPrChange>
                </w:rPr>
                <w:t> </w:t>
              </w:r>
            </w:ins>
          </w:p>
        </w:tc>
        <w:tc>
          <w:tcPr>
            <w:tcW w:w="8358" w:type="dxa"/>
            <w:shd w:val="clear" w:color="auto" w:fill="auto"/>
            <w:noWrap/>
            <w:vAlign w:val="bottom"/>
            <w:hideMark/>
            <w:tcPrChange w:id="11914" w:author="James Vu" w:date="2024-04-19T00:20:00Z">
              <w:tcPr>
                <w:tcW w:w="8358" w:type="dxa"/>
                <w:shd w:val="clear" w:color="auto" w:fill="auto"/>
                <w:noWrap/>
                <w:vAlign w:val="bottom"/>
                <w:hideMark/>
              </w:tcPr>
            </w:tcPrChange>
          </w:tcPr>
          <w:p w14:paraId="5FC9640F" w14:textId="77777777" w:rsidR="004D28C1" w:rsidRPr="003C02FF" w:rsidRDefault="004D28C1" w:rsidP="004D28C1">
            <w:pPr>
              <w:rPr>
                <w:ins w:id="11915" w:author="James Vu" w:date="2024-04-19T00:01:00Z"/>
                <w:color w:val="0D0D0D"/>
                <w:rPrChange w:id="11916" w:author="James Vu" w:date="2024-04-19T00:19:00Z">
                  <w:rPr>
                    <w:ins w:id="11917" w:author="James Vu" w:date="2024-04-19T00:01:00Z"/>
                    <w:color w:val="0D0D0D"/>
                    <w:sz w:val="28"/>
                    <w:szCs w:val="28"/>
                  </w:rPr>
                </w:rPrChange>
              </w:rPr>
            </w:pPr>
            <w:ins w:id="11918" w:author="James Vu" w:date="2024-04-19T00:01:00Z">
              <w:r w:rsidRPr="003C02FF">
                <w:rPr>
                  <w:color w:val="0D0D0D"/>
                  <w:rPrChange w:id="11919" w:author="James Vu" w:date="2024-04-19T00:19:00Z">
                    <w:rPr>
                      <w:color w:val="0D0D0D"/>
                      <w:sz w:val="28"/>
                      <w:szCs w:val="28"/>
                    </w:rPr>
                  </w:rPrChange>
                </w:rPr>
                <w:t>Công cụ đăng ký cho các chủ thể OCOP mới.</w:t>
              </w:r>
            </w:ins>
          </w:p>
        </w:tc>
      </w:tr>
      <w:tr w:rsidR="003C02FF" w:rsidRPr="003C02FF" w14:paraId="6F3CD1B1" w14:textId="77777777" w:rsidTr="003C02FF">
        <w:trPr>
          <w:trHeight w:val="360"/>
          <w:ins w:id="11920" w:author="James Vu" w:date="2024-04-19T00:01:00Z"/>
          <w:trPrChange w:id="11921" w:author="James Vu" w:date="2024-04-19T00:20:00Z">
            <w:trPr>
              <w:trHeight w:val="360"/>
            </w:trPr>
          </w:trPrChange>
        </w:trPr>
        <w:tc>
          <w:tcPr>
            <w:tcW w:w="704" w:type="dxa"/>
            <w:shd w:val="clear" w:color="auto" w:fill="auto"/>
            <w:noWrap/>
            <w:vAlign w:val="bottom"/>
            <w:hideMark/>
            <w:tcPrChange w:id="11922" w:author="James Vu" w:date="2024-04-19T00:20:00Z">
              <w:tcPr>
                <w:tcW w:w="704" w:type="dxa"/>
                <w:shd w:val="clear" w:color="auto" w:fill="auto"/>
                <w:noWrap/>
                <w:vAlign w:val="bottom"/>
                <w:hideMark/>
              </w:tcPr>
            </w:tcPrChange>
          </w:tcPr>
          <w:p w14:paraId="2D713F3A" w14:textId="77777777" w:rsidR="004D28C1" w:rsidRPr="003C02FF" w:rsidRDefault="004D28C1" w:rsidP="004D28C1">
            <w:pPr>
              <w:jc w:val="center"/>
              <w:rPr>
                <w:ins w:id="11923" w:author="James Vu" w:date="2024-04-19T00:01:00Z"/>
                <w:b/>
                <w:bCs/>
                <w:color w:val="000000"/>
                <w:rPrChange w:id="11924" w:author="James Vu" w:date="2024-04-19T00:19:00Z">
                  <w:rPr>
                    <w:ins w:id="11925" w:author="James Vu" w:date="2024-04-19T00:01:00Z"/>
                    <w:b/>
                    <w:bCs/>
                    <w:color w:val="000000"/>
                    <w:sz w:val="28"/>
                    <w:szCs w:val="28"/>
                  </w:rPr>
                </w:rPrChange>
              </w:rPr>
            </w:pPr>
            <w:ins w:id="11926" w:author="James Vu" w:date="2024-04-19T00:01:00Z">
              <w:r w:rsidRPr="003C02FF">
                <w:rPr>
                  <w:b/>
                  <w:bCs/>
                  <w:color w:val="000000"/>
                  <w:rPrChange w:id="11927" w:author="James Vu" w:date="2024-04-19T00:19:00Z">
                    <w:rPr>
                      <w:b/>
                      <w:bCs/>
                      <w:color w:val="000000"/>
                      <w:sz w:val="28"/>
                      <w:szCs w:val="28"/>
                    </w:rPr>
                  </w:rPrChange>
                </w:rPr>
                <w:t> </w:t>
              </w:r>
            </w:ins>
          </w:p>
        </w:tc>
        <w:tc>
          <w:tcPr>
            <w:tcW w:w="8358" w:type="dxa"/>
            <w:shd w:val="clear" w:color="auto" w:fill="auto"/>
            <w:noWrap/>
            <w:vAlign w:val="bottom"/>
            <w:hideMark/>
            <w:tcPrChange w:id="11928" w:author="James Vu" w:date="2024-04-19T00:20:00Z">
              <w:tcPr>
                <w:tcW w:w="8358" w:type="dxa"/>
                <w:shd w:val="clear" w:color="auto" w:fill="auto"/>
                <w:noWrap/>
                <w:vAlign w:val="bottom"/>
                <w:hideMark/>
              </w:tcPr>
            </w:tcPrChange>
          </w:tcPr>
          <w:p w14:paraId="6C937001" w14:textId="77777777" w:rsidR="004D28C1" w:rsidRPr="003C02FF" w:rsidRDefault="004D28C1" w:rsidP="004D28C1">
            <w:pPr>
              <w:rPr>
                <w:ins w:id="11929" w:author="James Vu" w:date="2024-04-19T00:01:00Z"/>
                <w:color w:val="0D0D0D"/>
                <w:rPrChange w:id="11930" w:author="James Vu" w:date="2024-04-19T00:19:00Z">
                  <w:rPr>
                    <w:ins w:id="11931" w:author="James Vu" w:date="2024-04-19T00:01:00Z"/>
                    <w:color w:val="0D0D0D"/>
                    <w:sz w:val="28"/>
                    <w:szCs w:val="28"/>
                  </w:rPr>
                </w:rPrChange>
              </w:rPr>
            </w:pPr>
            <w:ins w:id="11932" w:author="James Vu" w:date="2024-04-19T00:01:00Z">
              <w:r w:rsidRPr="003C02FF">
                <w:rPr>
                  <w:color w:val="0D0D0D"/>
                  <w:rPrChange w:id="11933" w:author="James Vu" w:date="2024-04-19T00:19:00Z">
                    <w:rPr>
                      <w:color w:val="0D0D0D"/>
                      <w:sz w:val="28"/>
                      <w:szCs w:val="28"/>
                    </w:rPr>
                  </w:rPrChange>
                </w:rPr>
                <w:t>Cung cấp tài liệu cho các doanh nghiệp và hợp tác xã tham gia vào chương trình OCOP.</w:t>
              </w:r>
            </w:ins>
          </w:p>
        </w:tc>
      </w:tr>
      <w:tr w:rsidR="003C02FF" w:rsidRPr="003C02FF" w14:paraId="5924371F" w14:textId="77777777" w:rsidTr="003C02FF">
        <w:trPr>
          <w:trHeight w:val="360"/>
          <w:ins w:id="11934" w:author="James Vu" w:date="2024-04-19T00:01:00Z"/>
          <w:trPrChange w:id="11935" w:author="James Vu" w:date="2024-04-19T00:20:00Z">
            <w:trPr>
              <w:trHeight w:val="360"/>
            </w:trPr>
          </w:trPrChange>
        </w:trPr>
        <w:tc>
          <w:tcPr>
            <w:tcW w:w="704" w:type="dxa"/>
            <w:shd w:val="clear" w:color="auto" w:fill="auto"/>
            <w:noWrap/>
            <w:vAlign w:val="bottom"/>
            <w:hideMark/>
            <w:tcPrChange w:id="11936" w:author="James Vu" w:date="2024-04-19T00:20:00Z">
              <w:tcPr>
                <w:tcW w:w="704" w:type="dxa"/>
                <w:shd w:val="clear" w:color="auto" w:fill="auto"/>
                <w:noWrap/>
                <w:vAlign w:val="bottom"/>
                <w:hideMark/>
              </w:tcPr>
            </w:tcPrChange>
          </w:tcPr>
          <w:p w14:paraId="0B4572C2" w14:textId="77777777" w:rsidR="004D28C1" w:rsidRPr="003C02FF" w:rsidRDefault="004D28C1" w:rsidP="004D28C1">
            <w:pPr>
              <w:jc w:val="center"/>
              <w:rPr>
                <w:ins w:id="11937" w:author="James Vu" w:date="2024-04-19T00:01:00Z"/>
                <w:b/>
                <w:bCs/>
                <w:color w:val="000000"/>
                <w:rPrChange w:id="11938" w:author="James Vu" w:date="2024-04-19T00:19:00Z">
                  <w:rPr>
                    <w:ins w:id="11939" w:author="James Vu" w:date="2024-04-19T00:01:00Z"/>
                    <w:b/>
                    <w:bCs/>
                    <w:color w:val="000000"/>
                    <w:sz w:val="28"/>
                    <w:szCs w:val="28"/>
                  </w:rPr>
                </w:rPrChange>
              </w:rPr>
            </w:pPr>
            <w:ins w:id="11940" w:author="James Vu" w:date="2024-04-19T00:01:00Z">
              <w:r w:rsidRPr="003C02FF">
                <w:rPr>
                  <w:b/>
                  <w:bCs/>
                  <w:color w:val="000000"/>
                  <w:rPrChange w:id="11941" w:author="James Vu" w:date="2024-04-19T00:19:00Z">
                    <w:rPr>
                      <w:b/>
                      <w:bCs/>
                      <w:color w:val="000000"/>
                      <w:sz w:val="28"/>
                      <w:szCs w:val="28"/>
                    </w:rPr>
                  </w:rPrChange>
                </w:rPr>
                <w:t> </w:t>
              </w:r>
            </w:ins>
          </w:p>
        </w:tc>
        <w:tc>
          <w:tcPr>
            <w:tcW w:w="8358" w:type="dxa"/>
            <w:shd w:val="clear" w:color="auto" w:fill="auto"/>
            <w:noWrap/>
            <w:vAlign w:val="bottom"/>
            <w:hideMark/>
            <w:tcPrChange w:id="11942" w:author="James Vu" w:date="2024-04-19T00:20:00Z">
              <w:tcPr>
                <w:tcW w:w="8358" w:type="dxa"/>
                <w:shd w:val="clear" w:color="auto" w:fill="auto"/>
                <w:noWrap/>
                <w:vAlign w:val="bottom"/>
                <w:hideMark/>
              </w:tcPr>
            </w:tcPrChange>
          </w:tcPr>
          <w:p w14:paraId="02502EE8" w14:textId="77777777" w:rsidR="004D28C1" w:rsidRPr="003C02FF" w:rsidRDefault="004D28C1" w:rsidP="004D28C1">
            <w:pPr>
              <w:rPr>
                <w:ins w:id="11943" w:author="James Vu" w:date="2024-04-19T00:01:00Z"/>
                <w:color w:val="0D0D0D"/>
                <w:rPrChange w:id="11944" w:author="James Vu" w:date="2024-04-19T00:19:00Z">
                  <w:rPr>
                    <w:ins w:id="11945" w:author="James Vu" w:date="2024-04-19T00:01:00Z"/>
                    <w:color w:val="0D0D0D"/>
                    <w:sz w:val="28"/>
                    <w:szCs w:val="28"/>
                  </w:rPr>
                </w:rPrChange>
              </w:rPr>
            </w:pPr>
            <w:ins w:id="11946" w:author="James Vu" w:date="2024-04-19T00:01:00Z">
              <w:r w:rsidRPr="003C02FF">
                <w:rPr>
                  <w:color w:val="0D0D0D"/>
                  <w:rPrChange w:id="11947" w:author="James Vu" w:date="2024-04-19T00:19:00Z">
                    <w:rPr>
                      <w:color w:val="0D0D0D"/>
                      <w:sz w:val="28"/>
                      <w:szCs w:val="28"/>
                    </w:rPr>
                  </w:rPrChange>
                </w:rPr>
                <w:t>Tích hợp hệ thống thông tin địa lý Chủ thể OCOP và sản phẩm OCOP trên nền bản đồ số.</w:t>
              </w:r>
            </w:ins>
          </w:p>
        </w:tc>
      </w:tr>
      <w:tr w:rsidR="003C02FF" w:rsidRPr="003C02FF" w14:paraId="463D5208" w14:textId="77777777" w:rsidTr="003C02FF">
        <w:trPr>
          <w:trHeight w:val="360"/>
          <w:ins w:id="11948" w:author="James Vu" w:date="2024-04-19T00:01:00Z"/>
          <w:trPrChange w:id="11949" w:author="James Vu" w:date="2024-04-19T00:20:00Z">
            <w:trPr>
              <w:trHeight w:val="360"/>
            </w:trPr>
          </w:trPrChange>
        </w:trPr>
        <w:tc>
          <w:tcPr>
            <w:tcW w:w="704" w:type="dxa"/>
            <w:shd w:val="clear" w:color="auto" w:fill="auto"/>
            <w:noWrap/>
            <w:vAlign w:val="bottom"/>
            <w:hideMark/>
            <w:tcPrChange w:id="11950" w:author="James Vu" w:date="2024-04-19T00:20:00Z">
              <w:tcPr>
                <w:tcW w:w="704" w:type="dxa"/>
                <w:shd w:val="clear" w:color="auto" w:fill="auto"/>
                <w:noWrap/>
                <w:vAlign w:val="bottom"/>
                <w:hideMark/>
              </w:tcPr>
            </w:tcPrChange>
          </w:tcPr>
          <w:p w14:paraId="5D638CFC" w14:textId="77777777" w:rsidR="004D28C1" w:rsidRPr="003C02FF" w:rsidRDefault="004D28C1" w:rsidP="004D28C1">
            <w:pPr>
              <w:jc w:val="center"/>
              <w:rPr>
                <w:ins w:id="11951" w:author="James Vu" w:date="2024-04-19T00:01:00Z"/>
                <w:b/>
                <w:bCs/>
                <w:color w:val="000000"/>
                <w:rPrChange w:id="11952" w:author="James Vu" w:date="2024-04-19T00:22:00Z">
                  <w:rPr>
                    <w:ins w:id="11953" w:author="James Vu" w:date="2024-04-19T00:01:00Z"/>
                    <w:b/>
                    <w:bCs/>
                    <w:color w:val="000000"/>
                    <w:sz w:val="28"/>
                    <w:szCs w:val="28"/>
                  </w:rPr>
                </w:rPrChange>
              </w:rPr>
            </w:pPr>
            <w:ins w:id="11954" w:author="James Vu" w:date="2024-04-19T00:01:00Z">
              <w:r w:rsidRPr="003C02FF">
                <w:rPr>
                  <w:b/>
                  <w:bCs/>
                  <w:color w:val="000000"/>
                  <w:rPrChange w:id="11955" w:author="James Vu" w:date="2024-04-19T00:22:00Z">
                    <w:rPr>
                      <w:b/>
                      <w:bCs/>
                      <w:color w:val="000000"/>
                      <w:sz w:val="28"/>
                      <w:szCs w:val="28"/>
                    </w:rPr>
                  </w:rPrChange>
                </w:rPr>
                <w:t>10</w:t>
              </w:r>
            </w:ins>
          </w:p>
        </w:tc>
        <w:tc>
          <w:tcPr>
            <w:tcW w:w="8358" w:type="dxa"/>
            <w:shd w:val="clear" w:color="auto" w:fill="auto"/>
            <w:noWrap/>
            <w:vAlign w:val="bottom"/>
            <w:hideMark/>
            <w:tcPrChange w:id="11956" w:author="James Vu" w:date="2024-04-19T00:20:00Z">
              <w:tcPr>
                <w:tcW w:w="8358" w:type="dxa"/>
                <w:shd w:val="clear" w:color="auto" w:fill="auto"/>
                <w:noWrap/>
                <w:vAlign w:val="bottom"/>
                <w:hideMark/>
              </w:tcPr>
            </w:tcPrChange>
          </w:tcPr>
          <w:p w14:paraId="4F247F88" w14:textId="77777777" w:rsidR="004D28C1" w:rsidRPr="003C02FF" w:rsidRDefault="004D28C1" w:rsidP="004D28C1">
            <w:pPr>
              <w:rPr>
                <w:ins w:id="11957" w:author="James Vu" w:date="2024-04-19T00:01:00Z"/>
                <w:b/>
                <w:bCs/>
                <w:color w:val="0D0D0D"/>
                <w:rPrChange w:id="11958" w:author="James Vu" w:date="2024-04-19T00:22:00Z">
                  <w:rPr>
                    <w:ins w:id="11959" w:author="James Vu" w:date="2024-04-19T00:01:00Z"/>
                    <w:color w:val="0D0D0D"/>
                    <w:sz w:val="28"/>
                    <w:szCs w:val="28"/>
                  </w:rPr>
                </w:rPrChange>
              </w:rPr>
            </w:pPr>
            <w:ins w:id="11960" w:author="James Vu" w:date="2024-04-19T00:01:00Z">
              <w:r w:rsidRPr="003C02FF">
                <w:rPr>
                  <w:b/>
                  <w:bCs/>
                  <w:color w:val="0D0D0D"/>
                  <w:rPrChange w:id="11961" w:author="James Vu" w:date="2024-04-19T00:22:00Z">
                    <w:rPr>
                      <w:color w:val="0D0D0D"/>
                      <w:sz w:val="28"/>
                      <w:szCs w:val="28"/>
                    </w:rPr>
                  </w:rPrChange>
                </w:rPr>
                <w:t>Báo Cáo Tổng Hợp</w:t>
              </w:r>
            </w:ins>
          </w:p>
        </w:tc>
      </w:tr>
      <w:tr w:rsidR="003C02FF" w:rsidRPr="003C02FF" w14:paraId="2F5739C8" w14:textId="77777777" w:rsidTr="003C02FF">
        <w:trPr>
          <w:trHeight w:val="360"/>
          <w:ins w:id="11962" w:author="James Vu" w:date="2024-04-19T00:01:00Z"/>
          <w:trPrChange w:id="11963" w:author="James Vu" w:date="2024-04-19T00:20:00Z">
            <w:trPr>
              <w:trHeight w:val="360"/>
            </w:trPr>
          </w:trPrChange>
        </w:trPr>
        <w:tc>
          <w:tcPr>
            <w:tcW w:w="704" w:type="dxa"/>
            <w:shd w:val="clear" w:color="auto" w:fill="auto"/>
            <w:noWrap/>
            <w:vAlign w:val="bottom"/>
            <w:hideMark/>
            <w:tcPrChange w:id="11964" w:author="James Vu" w:date="2024-04-19T00:20:00Z">
              <w:tcPr>
                <w:tcW w:w="704" w:type="dxa"/>
                <w:shd w:val="clear" w:color="auto" w:fill="auto"/>
                <w:noWrap/>
                <w:vAlign w:val="bottom"/>
                <w:hideMark/>
              </w:tcPr>
            </w:tcPrChange>
          </w:tcPr>
          <w:p w14:paraId="3980DDA4" w14:textId="77777777" w:rsidR="004D28C1" w:rsidRPr="003C02FF" w:rsidRDefault="004D28C1" w:rsidP="004D28C1">
            <w:pPr>
              <w:jc w:val="center"/>
              <w:rPr>
                <w:ins w:id="11965" w:author="James Vu" w:date="2024-04-19T00:01:00Z"/>
                <w:b/>
                <w:bCs/>
                <w:color w:val="000000"/>
                <w:rPrChange w:id="11966" w:author="James Vu" w:date="2024-04-19T00:19:00Z">
                  <w:rPr>
                    <w:ins w:id="11967" w:author="James Vu" w:date="2024-04-19T00:01:00Z"/>
                    <w:b/>
                    <w:bCs/>
                    <w:color w:val="000000"/>
                    <w:sz w:val="28"/>
                    <w:szCs w:val="28"/>
                  </w:rPr>
                </w:rPrChange>
              </w:rPr>
            </w:pPr>
            <w:ins w:id="11968" w:author="James Vu" w:date="2024-04-19T00:01:00Z">
              <w:r w:rsidRPr="003C02FF">
                <w:rPr>
                  <w:b/>
                  <w:bCs/>
                  <w:color w:val="000000"/>
                  <w:rPrChange w:id="11969" w:author="James Vu" w:date="2024-04-19T00:19:00Z">
                    <w:rPr>
                      <w:b/>
                      <w:bCs/>
                      <w:color w:val="000000"/>
                      <w:sz w:val="28"/>
                      <w:szCs w:val="28"/>
                    </w:rPr>
                  </w:rPrChange>
                </w:rPr>
                <w:t> </w:t>
              </w:r>
            </w:ins>
          </w:p>
        </w:tc>
        <w:tc>
          <w:tcPr>
            <w:tcW w:w="8358" w:type="dxa"/>
            <w:shd w:val="clear" w:color="auto" w:fill="auto"/>
            <w:noWrap/>
            <w:vAlign w:val="bottom"/>
            <w:hideMark/>
            <w:tcPrChange w:id="11970" w:author="James Vu" w:date="2024-04-19T00:20:00Z">
              <w:tcPr>
                <w:tcW w:w="8358" w:type="dxa"/>
                <w:shd w:val="clear" w:color="auto" w:fill="auto"/>
                <w:noWrap/>
                <w:vAlign w:val="bottom"/>
                <w:hideMark/>
              </w:tcPr>
            </w:tcPrChange>
          </w:tcPr>
          <w:p w14:paraId="1FC3A32A" w14:textId="77777777" w:rsidR="004D28C1" w:rsidRPr="003C02FF" w:rsidRDefault="004D28C1" w:rsidP="004D28C1">
            <w:pPr>
              <w:rPr>
                <w:ins w:id="11971" w:author="James Vu" w:date="2024-04-19T00:01:00Z"/>
                <w:color w:val="0D0D0D"/>
                <w:rPrChange w:id="11972" w:author="James Vu" w:date="2024-04-19T00:19:00Z">
                  <w:rPr>
                    <w:ins w:id="11973" w:author="James Vu" w:date="2024-04-19T00:01:00Z"/>
                    <w:color w:val="0D0D0D"/>
                    <w:sz w:val="28"/>
                    <w:szCs w:val="28"/>
                  </w:rPr>
                </w:rPrChange>
              </w:rPr>
            </w:pPr>
            <w:ins w:id="11974" w:author="James Vu" w:date="2024-04-19T00:01:00Z">
              <w:r w:rsidRPr="003C02FF">
                <w:rPr>
                  <w:color w:val="0D0D0D"/>
                  <w:rPrChange w:id="11975" w:author="James Vu" w:date="2024-04-19T00:19:00Z">
                    <w:rPr>
                      <w:color w:val="0D0D0D"/>
                      <w:sz w:val="28"/>
                      <w:szCs w:val="28"/>
                    </w:rPr>
                  </w:rPrChange>
                </w:rPr>
                <w:t>Tạo báo cáo tổng hợp hoạt động kinh doanh và sản xuất của các sản phẩm OCOP.</w:t>
              </w:r>
            </w:ins>
          </w:p>
        </w:tc>
      </w:tr>
      <w:tr w:rsidR="003C02FF" w:rsidRPr="003C02FF" w14:paraId="30E91339" w14:textId="77777777" w:rsidTr="003C02FF">
        <w:trPr>
          <w:trHeight w:val="360"/>
          <w:ins w:id="11976" w:author="James Vu" w:date="2024-04-19T00:01:00Z"/>
          <w:trPrChange w:id="11977" w:author="James Vu" w:date="2024-04-19T00:20:00Z">
            <w:trPr>
              <w:trHeight w:val="360"/>
            </w:trPr>
          </w:trPrChange>
        </w:trPr>
        <w:tc>
          <w:tcPr>
            <w:tcW w:w="704" w:type="dxa"/>
            <w:shd w:val="clear" w:color="auto" w:fill="auto"/>
            <w:noWrap/>
            <w:vAlign w:val="bottom"/>
            <w:hideMark/>
            <w:tcPrChange w:id="11978" w:author="James Vu" w:date="2024-04-19T00:20:00Z">
              <w:tcPr>
                <w:tcW w:w="704" w:type="dxa"/>
                <w:shd w:val="clear" w:color="auto" w:fill="auto"/>
                <w:noWrap/>
                <w:vAlign w:val="bottom"/>
                <w:hideMark/>
              </w:tcPr>
            </w:tcPrChange>
          </w:tcPr>
          <w:p w14:paraId="405077FC" w14:textId="77777777" w:rsidR="004D28C1" w:rsidRPr="003C02FF" w:rsidRDefault="004D28C1" w:rsidP="004D28C1">
            <w:pPr>
              <w:jc w:val="center"/>
              <w:rPr>
                <w:ins w:id="11979" w:author="James Vu" w:date="2024-04-19T00:01:00Z"/>
                <w:b/>
                <w:bCs/>
                <w:color w:val="000000"/>
                <w:rPrChange w:id="11980" w:author="James Vu" w:date="2024-04-19T00:19:00Z">
                  <w:rPr>
                    <w:ins w:id="11981" w:author="James Vu" w:date="2024-04-19T00:01:00Z"/>
                    <w:b/>
                    <w:bCs/>
                    <w:color w:val="000000"/>
                    <w:sz w:val="28"/>
                    <w:szCs w:val="28"/>
                  </w:rPr>
                </w:rPrChange>
              </w:rPr>
            </w:pPr>
            <w:ins w:id="11982" w:author="James Vu" w:date="2024-04-19T00:01:00Z">
              <w:r w:rsidRPr="003C02FF">
                <w:rPr>
                  <w:b/>
                  <w:bCs/>
                  <w:color w:val="000000"/>
                  <w:rPrChange w:id="11983" w:author="James Vu" w:date="2024-04-19T00:19:00Z">
                    <w:rPr>
                      <w:b/>
                      <w:bCs/>
                      <w:color w:val="000000"/>
                      <w:sz w:val="28"/>
                      <w:szCs w:val="28"/>
                    </w:rPr>
                  </w:rPrChange>
                </w:rPr>
                <w:t> </w:t>
              </w:r>
            </w:ins>
          </w:p>
        </w:tc>
        <w:tc>
          <w:tcPr>
            <w:tcW w:w="8358" w:type="dxa"/>
            <w:shd w:val="clear" w:color="auto" w:fill="auto"/>
            <w:noWrap/>
            <w:vAlign w:val="bottom"/>
            <w:hideMark/>
            <w:tcPrChange w:id="11984" w:author="James Vu" w:date="2024-04-19T00:20:00Z">
              <w:tcPr>
                <w:tcW w:w="8358" w:type="dxa"/>
                <w:shd w:val="clear" w:color="auto" w:fill="auto"/>
                <w:noWrap/>
                <w:vAlign w:val="bottom"/>
                <w:hideMark/>
              </w:tcPr>
            </w:tcPrChange>
          </w:tcPr>
          <w:p w14:paraId="6A17DF94" w14:textId="77777777" w:rsidR="004D28C1" w:rsidRPr="003C02FF" w:rsidRDefault="004D28C1" w:rsidP="004D28C1">
            <w:pPr>
              <w:rPr>
                <w:ins w:id="11985" w:author="James Vu" w:date="2024-04-19T00:01:00Z"/>
                <w:color w:val="0D0D0D"/>
                <w:rPrChange w:id="11986" w:author="James Vu" w:date="2024-04-19T00:19:00Z">
                  <w:rPr>
                    <w:ins w:id="11987" w:author="James Vu" w:date="2024-04-19T00:01:00Z"/>
                    <w:color w:val="0D0D0D"/>
                    <w:sz w:val="28"/>
                    <w:szCs w:val="28"/>
                  </w:rPr>
                </w:rPrChange>
              </w:rPr>
            </w:pPr>
            <w:ins w:id="11988" w:author="James Vu" w:date="2024-04-19T00:01:00Z">
              <w:r w:rsidRPr="003C02FF">
                <w:rPr>
                  <w:color w:val="0D0D0D"/>
                  <w:rPrChange w:id="11989" w:author="James Vu" w:date="2024-04-19T00:19:00Z">
                    <w:rPr>
                      <w:color w:val="0D0D0D"/>
                      <w:sz w:val="28"/>
                      <w:szCs w:val="28"/>
                    </w:rPr>
                  </w:rPrChange>
                </w:rPr>
                <w:t>Cho phép xuất báo cáo dưới nhiều định dạng như PDF, Excel, và CSV.</w:t>
              </w:r>
            </w:ins>
          </w:p>
        </w:tc>
      </w:tr>
      <w:tr w:rsidR="003C02FF" w:rsidRPr="003C02FF" w14:paraId="580C8FF2" w14:textId="77777777" w:rsidTr="003C02FF">
        <w:trPr>
          <w:trHeight w:val="360"/>
          <w:ins w:id="11990" w:author="James Vu" w:date="2024-04-19T00:01:00Z"/>
          <w:trPrChange w:id="11991" w:author="James Vu" w:date="2024-04-19T00:20:00Z">
            <w:trPr>
              <w:trHeight w:val="360"/>
            </w:trPr>
          </w:trPrChange>
        </w:trPr>
        <w:tc>
          <w:tcPr>
            <w:tcW w:w="704" w:type="dxa"/>
            <w:shd w:val="clear" w:color="auto" w:fill="auto"/>
            <w:noWrap/>
            <w:vAlign w:val="bottom"/>
            <w:hideMark/>
            <w:tcPrChange w:id="11992" w:author="James Vu" w:date="2024-04-19T00:20:00Z">
              <w:tcPr>
                <w:tcW w:w="704" w:type="dxa"/>
                <w:shd w:val="clear" w:color="auto" w:fill="auto"/>
                <w:noWrap/>
                <w:vAlign w:val="bottom"/>
                <w:hideMark/>
              </w:tcPr>
            </w:tcPrChange>
          </w:tcPr>
          <w:p w14:paraId="78933F1B" w14:textId="77777777" w:rsidR="004D28C1" w:rsidRPr="003C02FF" w:rsidRDefault="004D28C1" w:rsidP="004D28C1">
            <w:pPr>
              <w:jc w:val="center"/>
              <w:rPr>
                <w:ins w:id="11993" w:author="James Vu" w:date="2024-04-19T00:01:00Z"/>
                <w:b/>
                <w:bCs/>
                <w:color w:val="000000"/>
                <w:rPrChange w:id="11994" w:author="James Vu" w:date="2024-04-19T00:22:00Z">
                  <w:rPr>
                    <w:ins w:id="11995" w:author="James Vu" w:date="2024-04-19T00:01:00Z"/>
                    <w:b/>
                    <w:bCs/>
                    <w:color w:val="000000"/>
                    <w:sz w:val="28"/>
                    <w:szCs w:val="28"/>
                  </w:rPr>
                </w:rPrChange>
              </w:rPr>
            </w:pPr>
            <w:ins w:id="11996" w:author="James Vu" w:date="2024-04-19T00:01:00Z">
              <w:r w:rsidRPr="003C02FF">
                <w:rPr>
                  <w:b/>
                  <w:bCs/>
                  <w:color w:val="000000"/>
                  <w:rPrChange w:id="11997" w:author="James Vu" w:date="2024-04-19T00:22:00Z">
                    <w:rPr>
                      <w:b/>
                      <w:bCs/>
                      <w:color w:val="000000"/>
                      <w:sz w:val="28"/>
                      <w:szCs w:val="28"/>
                    </w:rPr>
                  </w:rPrChange>
                </w:rPr>
                <w:t>11</w:t>
              </w:r>
            </w:ins>
          </w:p>
        </w:tc>
        <w:tc>
          <w:tcPr>
            <w:tcW w:w="8358" w:type="dxa"/>
            <w:shd w:val="clear" w:color="auto" w:fill="auto"/>
            <w:noWrap/>
            <w:vAlign w:val="bottom"/>
            <w:hideMark/>
            <w:tcPrChange w:id="11998" w:author="James Vu" w:date="2024-04-19T00:20:00Z">
              <w:tcPr>
                <w:tcW w:w="8358" w:type="dxa"/>
                <w:shd w:val="clear" w:color="auto" w:fill="auto"/>
                <w:noWrap/>
                <w:vAlign w:val="bottom"/>
                <w:hideMark/>
              </w:tcPr>
            </w:tcPrChange>
          </w:tcPr>
          <w:p w14:paraId="43E8E100" w14:textId="77777777" w:rsidR="004D28C1" w:rsidRPr="003C02FF" w:rsidRDefault="004D28C1" w:rsidP="004D28C1">
            <w:pPr>
              <w:rPr>
                <w:ins w:id="11999" w:author="James Vu" w:date="2024-04-19T00:01:00Z"/>
                <w:b/>
                <w:bCs/>
                <w:color w:val="0D0D0D"/>
                <w:rPrChange w:id="12000" w:author="James Vu" w:date="2024-04-19T00:22:00Z">
                  <w:rPr>
                    <w:ins w:id="12001" w:author="James Vu" w:date="2024-04-19T00:01:00Z"/>
                    <w:color w:val="0D0D0D"/>
                    <w:sz w:val="28"/>
                    <w:szCs w:val="28"/>
                  </w:rPr>
                </w:rPrChange>
              </w:rPr>
            </w:pPr>
            <w:ins w:id="12002" w:author="James Vu" w:date="2024-04-19T00:01:00Z">
              <w:r w:rsidRPr="003C02FF">
                <w:rPr>
                  <w:b/>
                  <w:bCs/>
                  <w:color w:val="0D0D0D"/>
                  <w:rPrChange w:id="12003" w:author="James Vu" w:date="2024-04-19T00:22:00Z">
                    <w:rPr>
                      <w:color w:val="0D0D0D"/>
                      <w:sz w:val="28"/>
                      <w:szCs w:val="28"/>
                    </w:rPr>
                  </w:rPrChange>
                </w:rPr>
                <w:t>Thống Kê Tương Tác Người Dùng</w:t>
              </w:r>
            </w:ins>
          </w:p>
        </w:tc>
      </w:tr>
      <w:tr w:rsidR="003C02FF" w:rsidRPr="003C02FF" w14:paraId="1C0C5339" w14:textId="77777777" w:rsidTr="003C02FF">
        <w:trPr>
          <w:trHeight w:val="360"/>
          <w:ins w:id="12004" w:author="James Vu" w:date="2024-04-19T00:01:00Z"/>
          <w:trPrChange w:id="12005" w:author="James Vu" w:date="2024-04-19T00:20:00Z">
            <w:trPr>
              <w:trHeight w:val="360"/>
            </w:trPr>
          </w:trPrChange>
        </w:trPr>
        <w:tc>
          <w:tcPr>
            <w:tcW w:w="704" w:type="dxa"/>
            <w:shd w:val="clear" w:color="auto" w:fill="auto"/>
            <w:noWrap/>
            <w:vAlign w:val="bottom"/>
            <w:hideMark/>
            <w:tcPrChange w:id="12006" w:author="James Vu" w:date="2024-04-19T00:20:00Z">
              <w:tcPr>
                <w:tcW w:w="704" w:type="dxa"/>
                <w:shd w:val="clear" w:color="auto" w:fill="auto"/>
                <w:noWrap/>
                <w:vAlign w:val="bottom"/>
                <w:hideMark/>
              </w:tcPr>
            </w:tcPrChange>
          </w:tcPr>
          <w:p w14:paraId="74FB13AC" w14:textId="77777777" w:rsidR="004D28C1" w:rsidRPr="003C02FF" w:rsidRDefault="004D28C1" w:rsidP="004D28C1">
            <w:pPr>
              <w:jc w:val="center"/>
              <w:rPr>
                <w:ins w:id="12007" w:author="James Vu" w:date="2024-04-19T00:01:00Z"/>
                <w:b/>
                <w:bCs/>
                <w:color w:val="000000"/>
                <w:rPrChange w:id="12008" w:author="James Vu" w:date="2024-04-19T00:19:00Z">
                  <w:rPr>
                    <w:ins w:id="12009" w:author="James Vu" w:date="2024-04-19T00:01:00Z"/>
                    <w:b/>
                    <w:bCs/>
                    <w:color w:val="000000"/>
                    <w:sz w:val="28"/>
                    <w:szCs w:val="28"/>
                  </w:rPr>
                </w:rPrChange>
              </w:rPr>
            </w:pPr>
            <w:ins w:id="12010" w:author="James Vu" w:date="2024-04-19T00:01:00Z">
              <w:r w:rsidRPr="003C02FF">
                <w:rPr>
                  <w:b/>
                  <w:bCs/>
                  <w:color w:val="000000"/>
                  <w:rPrChange w:id="12011" w:author="James Vu" w:date="2024-04-19T00:19:00Z">
                    <w:rPr>
                      <w:b/>
                      <w:bCs/>
                      <w:color w:val="000000"/>
                      <w:sz w:val="28"/>
                      <w:szCs w:val="28"/>
                    </w:rPr>
                  </w:rPrChange>
                </w:rPr>
                <w:t> </w:t>
              </w:r>
            </w:ins>
          </w:p>
        </w:tc>
        <w:tc>
          <w:tcPr>
            <w:tcW w:w="8358" w:type="dxa"/>
            <w:shd w:val="clear" w:color="auto" w:fill="auto"/>
            <w:noWrap/>
            <w:vAlign w:val="bottom"/>
            <w:hideMark/>
            <w:tcPrChange w:id="12012" w:author="James Vu" w:date="2024-04-19T00:20:00Z">
              <w:tcPr>
                <w:tcW w:w="8358" w:type="dxa"/>
                <w:shd w:val="clear" w:color="auto" w:fill="auto"/>
                <w:noWrap/>
                <w:vAlign w:val="bottom"/>
                <w:hideMark/>
              </w:tcPr>
            </w:tcPrChange>
          </w:tcPr>
          <w:p w14:paraId="5F2EA8BD" w14:textId="77777777" w:rsidR="004D28C1" w:rsidRPr="003C02FF" w:rsidRDefault="004D28C1" w:rsidP="004D28C1">
            <w:pPr>
              <w:rPr>
                <w:ins w:id="12013" w:author="James Vu" w:date="2024-04-19T00:01:00Z"/>
                <w:color w:val="0D0D0D"/>
                <w:rPrChange w:id="12014" w:author="James Vu" w:date="2024-04-19T00:19:00Z">
                  <w:rPr>
                    <w:ins w:id="12015" w:author="James Vu" w:date="2024-04-19T00:01:00Z"/>
                    <w:color w:val="0D0D0D"/>
                    <w:sz w:val="28"/>
                    <w:szCs w:val="28"/>
                  </w:rPr>
                </w:rPrChange>
              </w:rPr>
            </w:pPr>
            <w:ins w:id="12016" w:author="James Vu" w:date="2024-04-19T00:01:00Z">
              <w:r w:rsidRPr="003C02FF">
                <w:rPr>
                  <w:color w:val="0D0D0D"/>
                  <w:rPrChange w:id="12017" w:author="James Vu" w:date="2024-04-19T00:19:00Z">
                    <w:rPr>
                      <w:color w:val="0D0D0D"/>
                      <w:sz w:val="28"/>
                      <w:szCs w:val="28"/>
                    </w:rPr>
                  </w:rPrChange>
                </w:rPr>
                <w:t>Theo dõi và phân tích tương tác của người dùng trên hệ thống.</w:t>
              </w:r>
            </w:ins>
          </w:p>
        </w:tc>
      </w:tr>
      <w:tr w:rsidR="003C02FF" w:rsidRPr="003C02FF" w14:paraId="7926B53B" w14:textId="77777777" w:rsidTr="003C02FF">
        <w:trPr>
          <w:trHeight w:val="360"/>
          <w:ins w:id="12018" w:author="James Vu" w:date="2024-04-19T00:01:00Z"/>
          <w:trPrChange w:id="12019" w:author="James Vu" w:date="2024-04-19T00:20:00Z">
            <w:trPr>
              <w:trHeight w:val="360"/>
            </w:trPr>
          </w:trPrChange>
        </w:trPr>
        <w:tc>
          <w:tcPr>
            <w:tcW w:w="704" w:type="dxa"/>
            <w:shd w:val="clear" w:color="auto" w:fill="auto"/>
            <w:noWrap/>
            <w:vAlign w:val="bottom"/>
            <w:hideMark/>
            <w:tcPrChange w:id="12020" w:author="James Vu" w:date="2024-04-19T00:20:00Z">
              <w:tcPr>
                <w:tcW w:w="704" w:type="dxa"/>
                <w:shd w:val="clear" w:color="auto" w:fill="auto"/>
                <w:noWrap/>
                <w:vAlign w:val="bottom"/>
                <w:hideMark/>
              </w:tcPr>
            </w:tcPrChange>
          </w:tcPr>
          <w:p w14:paraId="1FE16F27" w14:textId="77777777" w:rsidR="004D28C1" w:rsidRPr="003C02FF" w:rsidRDefault="004D28C1" w:rsidP="004D28C1">
            <w:pPr>
              <w:jc w:val="center"/>
              <w:rPr>
                <w:ins w:id="12021" w:author="James Vu" w:date="2024-04-19T00:01:00Z"/>
                <w:b/>
                <w:bCs/>
                <w:color w:val="000000"/>
                <w:rPrChange w:id="12022" w:author="James Vu" w:date="2024-04-19T00:19:00Z">
                  <w:rPr>
                    <w:ins w:id="12023" w:author="James Vu" w:date="2024-04-19T00:01:00Z"/>
                    <w:b/>
                    <w:bCs/>
                    <w:color w:val="000000"/>
                    <w:sz w:val="28"/>
                    <w:szCs w:val="28"/>
                  </w:rPr>
                </w:rPrChange>
              </w:rPr>
            </w:pPr>
            <w:ins w:id="12024" w:author="James Vu" w:date="2024-04-19T00:01:00Z">
              <w:r w:rsidRPr="003C02FF">
                <w:rPr>
                  <w:b/>
                  <w:bCs/>
                  <w:color w:val="000000"/>
                  <w:rPrChange w:id="12025" w:author="James Vu" w:date="2024-04-19T00:19:00Z">
                    <w:rPr>
                      <w:b/>
                      <w:bCs/>
                      <w:color w:val="000000"/>
                      <w:sz w:val="28"/>
                      <w:szCs w:val="28"/>
                    </w:rPr>
                  </w:rPrChange>
                </w:rPr>
                <w:t> </w:t>
              </w:r>
            </w:ins>
          </w:p>
        </w:tc>
        <w:tc>
          <w:tcPr>
            <w:tcW w:w="8358" w:type="dxa"/>
            <w:shd w:val="clear" w:color="auto" w:fill="auto"/>
            <w:noWrap/>
            <w:vAlign w:val="bottom"/>
            <w:hideMark/>
            <w:tcPrChange w:id="12026" w:author="James Vu" w:date="2024-04-19T00:20:00Z">
              <w:tcPr>
                <w:tcW w:w="8358" w:type="dxa"/>
                <w:shd w:val="clear" w:color="auto" w:fill="auto"/>
                <w:noWrap/>
                <w:vAlign w:val="bottom"/>
                <w:hideMark/>
              </w:tcPr>
            </w:tcPrChange>
          </w:tcPr>
          <w:p w14:paraId="2671DC8C" w14:textId="77777777" w:rsidR="004D28C1" w:rsidRPr="003C02FF" w:rsidRDefault="004D28C1" w:rsidP="004D28C1">
            <w:pPr>
              <w:rPr>
                <w:ins w:id="12027" w:author="James Vu" w:date="2024-04-19T00:01:00Z"/>
                <w:color w:val="0D0D0D"/>
                <w:rPrChange w:id="12028" w:author="James Vu" w:date="2024-04-19T00:19:00Z">
                  <w:rPr>
                    <w:ins w:id="12029" w:author="James Vu" w:date="2024-04-19T00:01:00Z"/>
                    <w:color w:val="0D0D0D"/>
                    <w:sz w:val="28"/>
                    <w:szCs w:val="28"/>
                  </w:rPr>
                </w:rPrChange>
              </w:rPr>
            </w:pPr>
            <w:ins w:id="12030" w:author="James Vu" w:date="2024-04-19T00:01:00Z">
              <w:r w:rsidRPr="003C02FF">
                <w:rPr>
                  <w:color w:val="0D0D0D"/>
                  <w:rPrChange w:id="12031" w:author="James Vu" w:date="2024-04-19T00:19:00Z">
                    <w:rPr>
                      <w:color w:val="0D0D0D"/>
                      <w:sz w:val="28"/>
                      <w:szCs w:val="28"/>
                    </w:rPr>
                  </w:rPrChange>
                </w:rPr>
                <w:t>Theo dõi và phân tích dữ liệu trên hệ thống</w:t>
              </w:r>
            </w:ins>
          </w:p>
        </w:tc>
      </w:tr>
      <w:tr w:rsidR="003C02FF" w:rsidRPr="003C02FF" w14:paraId="396AC7F2" w14:textId="77777777" w:rsidTr="003C02FF">
        <w:trPr>
          <w:trHeight w:val="360"/>
          <w:ins w:id="12032" w:author="James Vu" w:date="2024-04-19T00:01:00Z"/>
          <w:trPrChange w:id="12033" w:author="James Vu" w:date="2024-04-19T00:20:00Z">
            <w:trPr>
              <w:trHeight w:val="360"/>
            </w:trPr>
          </w:trPrChange>
        </w:trPr>
        <w:tc>
          <w:tcPr>
            <w:tcW w:w="704" w:type="dxa"/>
            <w:shd w:val="clear" w:color="auto" w:fill="auto"/>
            <w:noWrap/>
            <w:vAlign w:val="bottom"/>
            <w:hideMark/>
            <w:tcPrChange w:id="12034" w:author="James Vu" w:date="2024-04-19T00:20:00Z">
              <w:tcPr>
                <w:tcW w:w="704" w:type="dxa"/>
                <w:shd w:val="clear" w:color="auto" w:fill="auto"/>
                <w:noWrap/>
                <w:vAlign w:val="bottom"/>
                <w:hideMark/>
              </w:tcPr>
            </w:tcPrChange>
          </w:tcPr>
          <w:p w14:paraId="5D03987C" w14:textId="77777777" w:rsidR="004D28C1" w:rsidRPr="003C02FF" w:rsidRDefault="004D28C1" w:rsidP="004D28C1">
            <w:pPr>
              <w:jc w:val="center"/>
              <w:rPr>
                <w:ins w:id="12035" w:author="James Vu" w:date="2024-04-19T00:01:00Z"/>
                <w:b/>
                <w:bCs/>
                <w:color w:val="000000"/>
                <w:rPrChange w:id="12036" w:author="James Vu" w:date="2024-04-19T00:22:00Z">
                  <w:rPr>
                    <w:ins w:id="12037" w:author="James Vu" w:date="2024-04-19T00:01:00Z"/>
                    <w:b/>
                    <w:bCs/>
                    <w:color w:val="000000"/>
                    <w:sz w:val="28"/>
                    <w:szCs w:val="28"/>
                  </w:rPr>
                </w:rPrChange>
              </w:rPr>
            </w:pPr>
            <w:ins w:id="12038" w:author="James Vu" w:date="2024-04-19T00:01:00Z">
              <w:r w:rsidRPr="003C02FF">
                <w:rPr>
                  <w:b/>
                  <w:bCs/>
                  <w:color w:val="000000"/>
                  <w:rPrChange w:id="12039" w:author="James Vu" w:date="2024-04-19T00:22:00Z">
                    <w:rPr>
                      <w:b/>
                      <w:bCs/>
                      <w:color w:val="000000"/>
                      <w:sz w:val="28"/>
                      <w:szCs w:val="28"/>
                    </w:rPr>
                  </w:rPrChange>
                </w:rPr>
                <w:t>12</w:t>
              </w:r>
            </w:ins>
          </w:p>
        </w:tc>
        <w:tc>
          <w:tcPr>
            <w:tcW w:w="8358" w:type="dxa"/>
            <w:shd w:val="clear" w:color="auto" w:fill="auto"/>
            <w:noWrap/>
            <w:vAlign w:val="bottom"/>
            <w:hideMark/>
            <w:tcPrChange w:id="12040" w:author="James Vu" w:date="2024-04-19T00:20:00Z">
              <w:tcPr>
                <w:tcW w:w="8358" w:type="dxa"/>
                <w:shd w:val="clear" w:color="auto" w:fill="auto"/>
                <w:noWrap/>
                <w:vAlign w:val="bottom"/>
                <w:hideMark/>
              </w:tcPr>
            </w:tcPrChange>
          </w:tcPr>
          <w:p w14:paraId="6DFDB738" w14:textId="77777777" w:rsidR="004D28C1" w:rsidRPr="003C02FF" w:rsidRDefault="004D28C1" w:rsidP="004D28C1">
            <w:pPr>
              <w:rPr>
                <w:ins w:id="12041" w:author="James Vu" w:date="2024-04-19T00:01:00Z"/>
                <w:b/>
                <w:bCs/>
                <w:color w:val="0D0D0D"/>
                <w:rPrChange w:id="12042" w:author="James Vu" w:date="2024-04-19T00:22:00Z">
                  <w:rPr>
                    <w:ins w:id="12043" w:author="James Vu" w:date="2024-04-19T00:01:00Z"/>
                    <w:color w:val="0D0D0D"/>
                    <w:sz w:val="28"/>
                    <w:szCs w:val="28"/>
                  </w:rPr>
                </w:rPrChange>
              </w:rPr>
            </w:pPr>
            <w:ins w:id="12044" w:author="James Vu" w:date="2024-04-19T00:01:00Z">
              <w:r w:rsidRPr="003C02FF">
                <w:rPr>
                  <w:b/>
                  <w:bCs/>
                  <w:color w:val="0D0D0D"/>
                  <w:rPrChange w:id="12045" w:author="James Vu" w:date="2024-04-19T00:22:00Z">
                    <w:rPr>
                      <w:color w:val="0D0D0D"/>
                      <w:sz w:val="28"/>
                      <w:szCs w:val="28"/>
                    </w:rPr>
                  </w:rPrChange>
                </w:rPr>
                <w:t>Quản Lý Dữ Liệu Thị Trường</w:t>
              </w:r>
            </w:ins>
          </w:p>
        </w:tc>
      </w:tr>
      <w:tr w:rsidR="003C02FF" w:rsidRPr="003C02FF" w14:paraId="35664977" w14:textId="77777777" w:rsidTr="003C02FF">
        <w:trPr>
          <w:trHeight w:val="360"/>
          <w:ins w:id="12046" w:author="James Vu" w:date="2024-04-19T00:01:00Z"/>
          <w:trPrChange w:id="12047" w:author="James Vu" w:date="2024-04-19T00:20:00Z">
            <w:trPr>
              <w:trHeight w:val="360"/>
            </w:trPr>
          </w:trPrChange>
        </w:trPr>
        <w:tc>
          <w:tcPr>
            <w:tcW w:w="704" w:type="dxa"/>
            <w:shd w:val="clear" w:color="auto" w:fill="auto"/>
            <w:noWrap/>
            <w:vAlign w:val="bottom"/>
            <w:hideMark/>
            <w:tcPrChange w:id="12048" w:author="James Vu" w:date="2024-04-19T00:20:00Z">
              <w:tcPr>
                <w:tcW w:w="704" w:type="dxa"/>
                <w:shd w:val="clear" w:color="auto" w:fill="auto"/>
                <w:noWrap/>
                <w:vAlign w:val="bottom"/>
                <w:hideMark/>
              </w:tcPr>
            </w:tcPrChange>
          </w:tcPr>
          <w:p w14:paraId="50855845" w14:textId="77777777" w:rsidR="004D28C1" w:rsidRPr="003C02FF" w:rsidRDefault="004D28C1" w:rsidP="004D28C1">
            <w:pPr>
              <w:jc w:val="center"/>
              <w:rPr>
                <w:ins w:id="12049" w:author="James Vu" w:date="2024-04-19T00:01:00Z"/>
                <w:b/>
                <w:bCs/>
                <w:color w:val="000000"/>
                <w:rPrChange w:id="12050" w:author="James Vu" w:date="2024-04-19T00:19:00Z">
                  <w:rPr>
                    <w:ins w:id="12051" w:author="James Vu" w:date="2024-04-19T00:01:00Z"/>
                    <w:b/>
                    <w:bCs/>
                    <w:color w:val="000000"/>
                    <w:sz w:val="28"/>
                    <w:szCs w:val="28"/>
                  </w:rPr>
                </w:rPrChange>
              </w:rPr>
            </w:pPr>
            <w:ins w:id="12052" w:author="James Vu" w:date="2024-04-19T00:01:00Z">
              <w:r w:rsidRPr="003C02FF">
                <w:rPr>
                  <w:b/>
                  <w:bCs/>
                  <w:color w:val="000000"/>
                  <w:rPrChange w:id="12053" w:author="James Vu" w:date="2024-04-19T00:19:00Z">
                    <w:rPr>
                      <w:b/>
                      <w:bCs/>
                      <w:color w:val="000000"/>
                      <w:sz w:val="28"/>
                      <w:szCs w:val="28"/>
                    </w:rPr>
                  </w:rPrChange>
                </w:rPr>
                <w:t> </w:t>
              </w:r>
            </w:ins>
          </w:p>
        </w:tc>
        <w:tc>
          <w:tcPr>
            <w:tcW w:w="8358" w:type="dxa"/>
            <w:shd w:val="clear" w:color="auto" w:fill="auto"/>
            <w:noWrap/>
            <w:vAlign w:val="bottom"/>
            <w:hideMark/>
            <w:tcPrChange w:id="12054" w:author="James Vu" w:date="2024-04-19T00:20:00Z">
              <w:tcPr>
                <w:tcW w:w="8358" w:type="dxa"/>
                <w:shd w:val="clear" w:color="auto" w:fill="auto"/>
                <w:noWrap/>
                <w:vAlign w:val="bottom"/>
                <w:hideMark/>
              </w:tcPr>
            </w:tcPrChange>
          </w:tcPr>
          <w:p w14:paraId="2698223D" w14:textId="77777777" w:rsidR="004D28C1" w:rsidRPr="003C02FF" w:rsidRDefault="004D28C1" w:rsidP="004D28C1">
            <w:pPr>
              <w:rPr>
                <w:ins w:id="12055" w:author="James Vu" w:date="2024-04-19T00:01:00Z"/>
                <w:color w:val="0D0D0D"/>
                <w:rPrChange w:id="12056" w:author="James Vu" w:date="2024-04-19T00:19:00Z">
                  <w:rPr>
                    <w:ins w:id="12057" w:author="James Vu" w:date="2024-04-19T00:01:00Z"/>
                    <w:color w:val="0D0D0D"/>
                    <w:sz w:val="28"/>
                    <w:szCs w:val="28"/>
                  </w:rPr>
                </w:rPrChange>
              </w:rPr>
            </w:pPr>
            <w:ins w:id="12058" w:author="James Vu" w:date="2024-04-19T00:01:00Z">
              <w:r w:rsidRPr="003C02FF">
                <w:rPr>
                  <w:color w:val="0D0D0D"/>
                  <w:rPrChange w:id="12059" w:author="James Vu" w:date="2024-04-19T00:19:00Z">
                    <w:rPr>
                      <w:color w:val="0D0D0D"/>
                      <w:sz w:val="28"/>
                      <w:szCs w:val="28"/>
                    </w:rPr>
                  </w:rPrChange>
                </w:rPr>
                <w:t>Liên kết dữ liệu đến các hệ thống khác bằng API</w:t>
              </w:r>
            </w:ins>
          </w:p>
        </w:tc>
      </w:tr>
      <w:tr w:rsidR="003C02FF" w:rsidRPr="003C02FF" w14:paraId="5E182C43" w14:textId="77777777" w:rsidTr="003C02FF">
        <w:trPr>
          <w:trHeight w:val="360"/>
          <w:ins w:id="12060" w:author="James Vu" w:date="2024-04-19T00:01:00Z"/>
          <w:trPrChange w:id="12061" w:author="James Vu" w:date="2024-04-19T00:20:00Z">
            <w:trPr>
              <w:trHeight w:val="360"/>
            </w:trPr>
          </w:trPrChange>
        </w:trPr>
        <w:tc>
          <w:tcPr>
            <w:tcW w:w="704" w:type="dxa"/>
            <w:shd w:val="clear" w:color="auto" w:fill="auto"/>
            <w:noWrap/>
            <w:vAlign w:val="center"/>
            <w:hideMark/>
            <w:tcPrChange w:id="12062" w:author="James Vu" w:date="2024-04-19T00:20:00Z">
              <w:tcPr>
                <w:tcW w:w="704" w:type="dxa"/>
                <w:shd w:val="clear" w:color="auto" w:fill="auto"/>
                <w:noWrap/>
                <w:vAlign w:val="center"/>
                <w:hideMark/>
              </w:tcPr>
            </w:tcPrChange>
          </w:tcPr>
          <w:p w14:paraId="301D22C3" w14:textId="77777777" w:rsidR="004D28C1" w:rsidRPr="003C02FF" w:rsidRDefault="004D28C1" w:rsidP="004D28C1">
            <w:pPr>
              <w:jc w:val="center"/>
              <w:rPr>
                <w:ins w:id="12063" w:author="James Vu" w:date="2024-04-19T00:01:00Z"/>
                <w:b/>
                <w:bCs/>
                <w:color w:val="000000"/>
                <w:rPrChange w:id="12064" w:author="James Vu" w:date="2024-04-19T00:22:00Z">
                  <w:rPr>
                    <w:ins w:id="12065" w:author="James Vu" w:date="2024-04-19T00:01:00Z"/>
                    <w:b/>
                    <w:bCs/>
                    <w:color w:val="000000"/>
                    <w:sz w:val="28"/>
                    <w:szCs w:val="28"/>
                  </w:rPr>
                </w:rPrChange>
              </w:rPr>
            </w:pPr>
            <w:ins w:id="12066" w:author="James Vu" w:date="2024-04-19T00:01:00Z">
              <w:r w:rsidRPr="003C02FF">
                <w:rPr>
                  <w:b/>
                  <w:bCs/>
                  <w:color w:val="000000"/>
                  <w:rPrChange w:id="12067" w:author="James Vu" w:date="2024-04-19T00:22:00Z">
                    <w:rPr>
                      <w:b/>
                      <w:bCs/>
                      <w:color w:val="000000"/>
                      <w:sz w:val="28"/>
                      <w:szCs w:val="28"/>
                    </w:rPr>
                  </w:rPrChange>
                </w:rPr>
                <w:t>13</w:t>
              </w:r>
            </w:ins>
          </w:p>
        </w:tc>
        <w:tc>
          <w:tcPr>
            <w:tcW w:w="8358" w:type="dxa"/>
            <w:shd w:val="clear" w:color="auto" w:fill="auto"/>
            <w:noWrap/>
            <w:vAlign w:val="center"/>
            <w:hideMark/>
            <w:tcPrChange w:id="12068" w:author="James Vu" w:date="2024-04-19T00:20:00Z">
              <w:tcPr>
                <w:tcW w:w="8358" w:type="dxa"/>
                <w:shd w:val="clear" w:color="auto" w:fill="auto"/>
                <w:noWrap/>
                <w:vAlign w:val="center"/>
                <w:hideMark/>
              </w:tcPr>
            </w:tcPrChange>
          </w:tcPr>
          <w:p w14:paraId="68CB6615" w14:textId="77777777" w:rsidR="004D28C1" w:rsidRPr="003C02FF" w:rsidRDefault="004D28C1" w:rsidP="004D28C1">
            <w:pPr>
              <w:rPr>
                <w:ins w:id="12069" w:author="James Vu" w:date="2024-04-19T00:01:00Z"/>
                <w:b/>
                <w:bCs/>
                <w:color w:val="0D0D0D"/>
                <w:rPrChange w:id="12070" w:author="James Vu" w:date="2024-04-19T00:22:00Z">
                  <w:rPr>
                    <w:ins w:id="12071" w:author="James Vu" w:date="2024-04-19T00:01:00Z"/>
                    <w:color w:val="0D0D0D"/>
                    <w:sz w:val="28"/>
                    <w:szCs w:val="28"/>
                  </w:rPr>
                </w:rPrChange>
              </w:rPr>
            </w:pPr>
            <w:ins w:id="12072" w:author="James Vu" w:date="2024-04-19T00:01:00Z">
              <w:r w:rsidRPr="003C02FF">
                <w:rPr>
                  <w:b/>
                  <w:bCs/>
                  <w:color w:val="0D0D0D"/>
                  <w:rPrChange w:id="12073" w:author="James Vu" w:date="2024-04-19T00:22:00Z">
                    <w:rPr>
                      <w:color w:val="0D0D0D"/>
                      <w:sz w:val="28"/>
                      <w:szCs w:val="28"/>
                    </w:rPr>
                  </w:rPrChange>
                </w:rPr>
                <w:t>Số hóa Biểu Mẫu</w:t>
              </w:r>
            </w:ins>
          </w:p>
        </w:tc>
      </w:tr>
      <w:tr w:rsidR="003C02FF" w:rsidRPr="003C02FF" w14:paraId="7C980247" w14:textId="77777777" w:rsidTr="003C02FF">
        <w:trPr>
          <w:trHeight w:val="360"/>
          <w:ins w:id="12074" w:author="James Vu" w:date="2024-04-19T00:01:00Z"/>
          <w:trPrChange w:id="12075" w:author="James Vu" w:date="2024-04-19T00:20:00Z">
            <w:trPr>
              <w:trHeight w:val="360"/>
            </w:trPr>
          </w:trPrChange>
        </w:trPr>
        <w:tc>
          <w:tcPr>
            <w:tcW w:w="704" w:type="dxa"/>
            <w:shd w:val="clear" w:color="auto" w:fill="auto"/>
            <w:noWrap/>
            <w:vAlign w:val="center"/>
            <w:hideMark/>
            <w:tcPrChange w:id="12076" w:author="James Vu" w:date="2024-04-19T00:20:00Z">
              <w:tcPr>
                <w:tcW w:w="704" w:type="dxa"/>
                <w:shd w:val="clear" w:color="auto" w:fill="auto"/>
                <w:noWrap/>
                <w:vAlign w:val="center"/>
                <w:hideMark/>
              </w:tcPr>
            </w:tcPrChange>
          </w:tcPr>
          <w:p w14:paraId="6066F11C" w14:textId="77777777" w:rsidR="004D28C1" w:rsidRPr="003C02FF" w:rsidRDefault="004D28C1" w:rsidP="004D28C1">
            <w:pPr>
              <w:jc w:val="center"/>
              <w:rPr>
                <w:ins w:id="12077" w:author="James Vu" w:date="2024-04-19T00:01:00Z"/>
                <w:b/>
                <w:bCs/>
                <w:color w:val="000000"/>
                <w:rPrChange w:id="12078" w:author="James Vu" w:date="2024-04-19T00:19:00Z">
                  <w:rPr>
                    <w:ins w:id="12079" w:author="James Vu" w:date="2024-04-19T00:01:00Z"/>
                    <w:b/>
                    <w:bCs/>
                    <w:color w:val="000000"/>
                    <w:sz w:val="28"/>
                    <w:szCs w:val="28"/>
                  </w:rPr>
                </w:rPrChange>
              </w:rPr>
            </w:pPr>
            <w:ins w:id="12080" w:author="James Vu" w:date="2024-04-19T00:01:00Z">
              <w:r w:rsidRPr="003C02FF">
                <w:rPr>
                  <w:b/>
                  <w:bCs/>
                  <w:color w:val="000000"/>
                  <w:rPrChange w:id="12081" w:author="James Vu" w:date="2024-04-19T00:19:00Z">
                    <w:rPr>
                      <w:b/>
                      <w:bCs/>
                      <w:color w:val="000000"/>
                      <w:sz w:val="28"/>
                      <w:szCs w:val="28"/>
                    </w:rPr>
                  </w:rPrChange>
                </w:rPr>
                <w:t> </w:t>
              </w:r>
            </w:ins>
          </w:p>
        </w:tc>
        <w:tc>
          <w:tcPr>
            <w:tcW w:w="8358" w:type="dxa"/>
            <w:shd w:val="clear" w:color="auto" w:fill="auto"/>
            <w:noWrap/>
            <w:vAlign w:val="center"/>
            <w:hideMark/>
            <w:tcPrChange w:id="12082" w:author="James Vu" w:date="2024-04-19T00:20:00Z">
              <w:tcPr>
                <w:tcW w:w="8358" w:type="dxa"/>
                <w:shd w:val="clear" w:color="auto" w:fill="auto"/>
                <w:noWrap/>
                <w:vAlign w:val="center"/>
                <w:hideMark/>
              </w:tcPr>
            </w:tcPrChange>
          </w:tcPr>
          <w:p w14:paraId="683CB927" w14:textId="77777777" w:rsidR="004D28C1" w:rsidRPr="003C02FF" w:rsidRDefault="004D28C1" w:rsidP="004D28C1">
            <w:pPr>
              <w:rPr>
                <w:ins w:id="12083" w:author="James Vu" w:date="2024-04-19T00:01:00Z"/>
                <w:color w:val="0D0D0D"/>
                <w:rPrChange w:id="12084" w:author="James Vu" w:date="2024-04-19T00:19:00Z">
                  <w:rPr>
                    <w:ins w:id="12085" w:author="James Vu" w:date="2024-04-19T00:01:00Z"/>
                    <w:color w:val="0D0D0D"/>
                    <w:sz w:val="28"/>
                    <w:szCs w:val="28"/>
                  </w:rPr>
                </w:rPrChange>
              </w:rPr>
            </w:pPr>
            <w:ins w:id="12086" w:author="James Vu" w:date="2024-04-19T00:01:00Z">
              <w:r w:rsidRPr="003C02FF">
                <w:rPr>
                  <w:color w:val="0D0D0D"/>
                  <w:rPrChange w:id="12087" w:author="James Vu" w:date="2024-04-19T00:19:00Z">
                    <w:rPr>
                      <w:color w:val="0D0D0D"/>
                      <w:sz w:val="28"/>
                      <w:szCs w:val="28"/>
                    </w:rPr>
                  </w:rPrChange>
                </w:rPr>
                <w:t>Tạo biểu mẫu điện tử</w:t>
              </w:r>
            </w:ins>
          </w:p>
        </w:tc>
      </w:tr>
      <w:tr w:rsidR="003C02FF" w:rsidRPr="003C02FF" w14:paraId="20C65886" w14:textId="77777777" w:rsidTr="003C02FF">
        <w:trPr>
          <w:trHeight w:val="360"/>
          <w:ins w:id="12088" w:author="James Vu" w:date="2024-04-19T00:01:00Z"/>
          <w:trPrChange w:id="12089" w:author="James Vu" w:date="2024-04-19T00:20:00Z">
            <w:trPr>
              <w:trHeight w:val="360"/>
            </w:trPr>
          </w:trPrChange>
        </w:trPr>
        <w:tc>
          <w:tcPr>
            <w:tcW w:w="704" w:type="dxa"/>
            <w:shd w:val="clear" w:color="auto" w:fill="auto"/>
            <w:noWrap/>
            <w:vAlign w:val="center"/>
            <w:hideMark/>
            <w:tcPrChange w:id="12090" w:author="James Vu" w:date="2024-04-19T00:20:00Z">
              <w:tcPr>
                <w:tcW w:w="704" w:type="dxa"/>
                <w:shd w:val="clear" w:color="auto" w:fill="auto"/>
                <w:noWrap/>
                <w:vAlign w:val="center"/>
                <w:hideMark/>
              </w:tcPr>
            </w:tcPrChange>
          </w:tcPr>
          <w:p w14:paraId="6E9C5A52" w14:textId="77777777" w:rsidR="004D28C1" w:rsidRPr="003C02FF" w:rsidRDefault="004D28C1" w:rsidP="004D28C1">
            <w:pPr>
              <w:jc w:val="center"/>
              <w:rPr>
                <w:ins w:id="12091" w:author="James Vu" w:date="2024-04-19T00:01:00Z"/>
                <w:b/>
                <w:bCs/>
                <w:color w:val="000000"/>
                <w:rPrChange w:id="12092" w:author="James Vu" w:date="2024-04-19T00:19:00Z">
                  <w:rPr>
                    <w:ins w:id="12093" w:author="James Vu" w:date="2024-04-19T00:01:00Z"/>
                    <w:b/>
                    <w:bCs/>
                    <w:color w:val="000000"/>
                    <w:sz w:val="28"/>
                    <w:szCs w:val="28"/>
                  </w:rPr>
                </w:rPrChange>
              </w:rPr>
            </w:pPr>
            <w:ins w:id="12094" w:author="James Vu" w:date="2024-04-19T00:01:00Z">
              <w:r w:rsidRPr="003C02FF">
                <w:rPr>
                  <w:b/>
                  <w:bCs/>
                  <w:color w:val="000000"/>
                  <w:rPrChange w:id="12095" w:author="James Vu" w:date="2024-04-19T00:19:00Z">
                    <w:rPr>
                      <w:b/>
                      <w:bCs/>
                      <w:color w:val="000000"/>
                      <w:sz w:val="28"/>
                      <w:szCs w:val="28"/>
                    </w:rPr>
                  </w:rPrChange>
                </w:rPr>
                <w:t> </w:t>
              </w:r>
            </w:ins>
          </w:p>
        </w:tc>
        <w:tc>
          <w:tcPr>
            <w:tcW w:w="8358" w:type="dxa"/>
            <w:shd w:val="clear" w:color="auto" w:fill="auto"/>
            <w:noWrap/>
            <w:vAlign w:val="center"/>
            <w:hideMark/>
            <w:tcPrChange w:id="12096" w:author="James Vu" w:date="2024-04-19T00:20:00Z">
              <w:tcPr>
                <w:tcW w:w="8358" w:type="dxa"/>
                <w:shd w:val="clear" w:color="auto" w:fill="auto"/>
                <w:noWrap/>
                <w:vAlign w:val="center"/>
                <w:hideMark/>
              </w:tcPr>
            </w:tcPrChange>
          </w:tcPr>
          <w:p w14:paraId="7F41F7A4" w14:textId="77777777" w:rsidR="004D28C1" w:rsidRPr="003C02FF" w:rsidRDefault="004D28C1" w:rsidP="004D28C1">
            <w:pPr>
              <w:rPr>
                <w:ins w:id="12097" w:author="James Vu" w:date="2024-04-19T00:01:00Z"/>
                <w:color w:val="0D0D0D"/>
                <w:rPrChange w:id="12098" w:author="James Vu" w:date="2024-04-19T00:19:00Z">
                  <w:rPr>
                    <w:ins w:id="12099" w:author="James Vu" w:date="2024-04-19T00:01:00Z"/>
                    <w:color w:val="0D0D0D"/>
                    <w:sz w:val="28"/>
                    <w:szCs w:val="28"/>
                  </w:rPr>
                </w:rPrChange>
              </w:rPr>
            </w:pPr>
            <w:ins w:id="12100" w:author="James Vu" w:date="2024-04-19T00:01:00Z">
              <w:r w:rsidRPr="003C02FF">
                <w:rPr>
                  <w:color w:val="0D0D0D"/>
                  <w:rPrChange w:id="12101" w:author="James Vu" w:date="2024-04-19T00:19:00Z">
                    <w:rPr>
                      <w:color w:val="0D0D0D"/>
                      <w:sz w:val="28"/>
                      <w:szCs w:val="28"/>
                    </w:rPr>
                  </w:rPrChange>
                </w:rPr>
                <w:t>Chuyển đổi biểu mẫu giấy sang điện tử</w:t>
              </w:r>
            </w:ins>
          </w:p>
        </w:tc>
      </w:tr>
      <w:tr w:rsidR="003C02FF" w:rsidRPr="003C02FF" w14:paraId="517829C2" w14:textId="77777777" w:rsidTr="003C02FF">
        <w:trPr>
          <w:trHeight w:val="360"/>
          <w:ins w:id="12102" w:author="James Vu" w:date="2024-04-19T00:01:00Z"/>
          <w:trPrChange w:id="12103" w:author="James Vu" w:date="2024-04-19T00:20:00Z">
            <w:trPr>
              <w:trHeight w:val="360"/>
            </w:trPr>
          </w:trPrChange>
        </w:trPr>
        <w:tc>
          <w:tcPr>
            <w:tcW w:w="704" w:type="dxa"/>
            <w:shd w:val="clear" w:color="auto" w:fill="auto"/>
            <w:noWrap/>
            <w:vAlign w:val="center"/>
            <w:hideMark/>
            <w:tcPrChange w:id="12104" w:author="James Vu" w:date="2024-04-19T00:20:00Z">
              <w:tcPr>
                <w:tcW w:w="704" w:type="dxa"/>
                <w:shd w:val="clear" w:color="auto" w:fill="auto"/>
                <w:noWrap/>
                <w:vAlign w:val="center"/>
                <w:hideMark/>
              </w:tcPr>
            </w:tcPrChange>
          </w:tcPr>
          <w:p w14:paraId="743ECF96" w14:textId="77777777" w:rsidR="004D28C1" w:rsidRPr="003C02FF" w:rsidRDefault="004D28C1" w:rsidP="004D28C1">
            <w:pPr>
              <w:jc w:val="center"/>
              <w:rPr>
                <w:ins w:id="12105" w:author="James Vu" w:date="2024-04-19T00:01:00Z"/>
                <w:b/>
                <w:bCs/>
                <w:color w:val="000000"/>
                <w:rPrChange w:id="12106" w:author="James Vu" w:date="2024-04-19T00:19:00Z">
                  <w:rPr>
                    <w:ins w:id="12107" w:author="James Vu" w:date="2024-04-19T00:01:00Z"/>
                    <w:b/>
                    <w:bCs/>
                    <w:color w:val="000000"/>
                    <w:sz w:val="28"/>
                    <w:szCs w:val="28"/>
                  </w:rPr>
                </w:rPrChange>
              </w:rPr>
            </w:pPr>
            <w:ins w:id="12108" w:author="James Vu" w:date="2024-04-19T00:01:00Z">
              <w:r w:rsidRPr="003C02FF">
                <w:rPr>
                  <w:b/>
                  <w:bCs/>
                  <w:color w:val="000000"/>
                  <w:rPrChange w:id="12109" w:author="James Vu" w:date="2024-04-19T00:19:00Z">
                    <w:rPr>
                      <w:b/>
                      <w:bCs/>
                      <w:color w:val="000000"/>
                      <w:sz w:val="28"/>
                      <w:szCs w:val="28"/>
                    </w:rPr>
                  </w:rPrChange>
                </w:rPr>
                <w:t> </w:t>
              </w:r>
            </w:ins>
          </w:p>
        </w:tc>
        <w:tc>
          <w:tcPr>
            <w:tcW w:w="8358" w:type="dxa"/>
            <w:shd w:val="clear" w:color="auto" w:fill="auto"/>
            <w:noWrap/>
            <w:vAlign w:val="center"/>
            <w:hideMark/>
            <w:tcPrChange w:id="12110" w:author="James Vu" w:date="2024-04-19T00:20:00Z">
              <w:tcPr>
                <w:tcW w:w="8358" w:type="dxa"/>
                <w:shd w:val="clear" w:color="auto" w:fill="auto"/>
                <w:noWrap/>
                <w:vAlign w:val="center"/>
                <w:hideMark/>
              </w:tcPr>
            </w:tcPrChange>
          </w:tcPr>
          <w:p w14:paraId="28AEB590" w14:textId="77777777" w:rsidR="004D28C1" w:rsidRPr="003C02FF" w:rsidRDefault="004D28C1" w:rsidP="004D28C1">
            <w:pPr>
              <w:rPr>
                <w:ins w:id="12111" w:author="James Vu" w:date="2024-04-19T00:01:00Z"/>
                <w:color w:val="0D0D0D"/>
                <w:rPrChange w:id="12112" w:author="James Vu" w:date="2024-04-19T00:19:00Z">
                  <w:rPr>
                    <w:ins w:id="12113" w:author="James Vu" w:date="2024-04-19T00:01:00Z"/>
                    <w:color w:val="0D0D0D"/>
                    <w:sz w:val="28"/>
                    <w:szCs w:val="28"/>
                  </w:rPr>
                </w:rPrChange>
              </w:rPr>
            </w:pPr>
            <w:ins w:id="12114" w:author="James Vu" w:date="2024-04-19T00:01:00Z">
              <w:r w:rsidRPr="003C02FF">
                <w:rPr>
                  <w:color w:val="0D0D0D"/>
                  <w:rPrChange w:id="12115" w:author="James Vu" w:date="2024-04-19T00:19:00Z">
                    <w:rPr>
                      <w:color w:val="0D0D0D"/>
                      <w:sz w:val="28"/>
                      <w:szCs w:val="28"/>
                    </w:rPr>
                  </w:rPrChange>
                </w:rPr>
                <w:t>Lập chỉ mục và lưu trữ biểu mẫu điện tử</w:t>
              </w:r>
            </w:ins>
          </w:p>
        </w:tc>
      </w:tr>
      <w:tr w:rsidR="003C02FF" w:rsidRPr="003C02FF" w14:paraId="160B10C4" w14:textId="77777777" w:rsidTr="003C02FF">
        <w:trPr>
          <w:trHeight w:val="360"/>
          <w:ins w:id="12116" w:author="James Vu" w:date="2024-04-19T00:01:00Z"/>
          <w:trPrChange w:id="12117" w:author="James Vu" w:date="2024-04-19T00:20:00Z">
            <w:trPr>
              <w:trHeight w:val="360"/>
            </w:trPr>
          </w:trPrChange>
        </w:trPr>
        <w:tc>
          <w:tcPr>
            <w:tcW w:w="704" w:type="dxa"/>
            <w:shd w:val="clear" w:color="auto" w:fill="auto"/>
            <w:noWrap/>
            <w:vAlign w:val="center"/>
            <w:hideMark/>
            <w:tcPrChange w:id="12118" w:author="James Vu" w:date="2024-04-19T00:20:00Z">
              <w:tcPr>
                <w:tcW w:w="704" w:type="dxa"/>
                <w:shd w:val="clear" w:color="auto" w:fill="auto"/>
                <w:noWrap/>
                <w:vAlign w:val="center"/>
                <w:hideMark/>
              </w:tcPr>
            </w:tcPrChange>
          </w:tcPr>
          <w:p w14:paraId="09E6C628" w14:textId="77777777" w:rsidR="004D28C1" w:rsidRPr="003C02FF" w:rsidRDefault="004D28C1" w:rsidP="004D28C1">
            <w:pPr>
              <w:jc w:val="center"/>
              <w:rPr>
                <w:ins w:id="12119" w:author="James Vu" w:date="2024-04-19T00:01:00Z"/>
                <w:b/>
                <w:bCs/>
                <w:color w:val="000000"/>
                <w:rPrChange w:id="12120" w:author="James Vu" w:date="2024-04-19T00:19:00Z">
                  <w:rPr>
                    <w:ins w:id="12121" w:author="James Vu" w:date="2024-04-19T00:01:00Z"/>
                    <w:b/>
                    <w:bCs/>
                    <w:color w:val="000000"/>
                    <w:sz w:val="28"/>
                    <w:szCs w:val="28"/>
                  </w:rPr>
                </w:rPrChange>
              </w:rPr>
            </w:pPr>
            <w:ins w:id="12122" w:author="James Vu" w:date="2024-04-19T00:01:00Z">
              <w:r w:rsidRPr="003C02FF">
                <w:rPr>
                  <w:b/>
                  <w:bCs/>
                  <w:color w:val="000000"/>
                  <w:rPrChange w:id="12123" w:author="James Vu" w:date="2024-04-19T00:19:00Z">
                    <w:rPr>
                      <w:b/>
                      <w:bCs/>
                      <w:color w:val="000000"/>
                      <w:sz w:val="28"/>
                      <w:szCs w:val="28"/>
                    </w:rPr>
                  </w:rPrChange>
                </w:rPr>
                <w:t> </w:t>
              </w:r>
            </w:ins>
          </w:p>
        </w:tc>
        <w:tc>
          <w:tcPr>
            <w:tcW w:w="8358" w:type="dxa"/>
            <w:shd w:val="clear" w:color="auto" w:fill="auto"/>
            <w:noWrap/>
            <w:vAlign w:val="center"/>
            <w:hideMark/>
            <w:tcPrChange w:id="12124" w:author="James Vu" w:date="2024-04-19T00:20:00Z">
              <w:tcPr>
                <w:tcW w:w="8358" w:type="dxa"/>
                <w:shd w:val="clear" w:color="auto" w:fill="auto"/>
                <w:noWrap/>
                <w:vAlign w:val="center"/>
                <w:hideMark/>
              </w:tcPr>
            </w:tcPrChange>
          </w:tcPr>
          <w:p w14:paraId="754C955D" w14:textId="77777777" w:rsidR="004D28C1" w:rsidRPr="003C02FF" w:rsidRDefault="004D28C1" w:rsidP="004D28C1">
            <w:pPr>
              <w:rPr>
                <w:ins w:id="12125" w:author="James Vu" w:date="2024-04-19T00:01:00Z"/>
                <w:color w:val="0D0D0D"/>
                <w:rPrChange w:id="12126" w:author="James Vu" w:date="2024-04-19T00:19:00Z">
                  <w:rPr>
                    <w:ins w:id="12127" w:author="James Vu" w:date="2024-04-19T00:01:00Z"/>
                    <w:color w:val="0D0D0D"/>
                    <w:sz w:val="28"/>
                    <w:szCs w:val="28"/>
                  </w:rPr>
                </w:rPrChange>
              </w:rPr>
            </w:pPr>
            <w:ins w:id="12128" w:author="James Vu" w:date="2024-04-19T00:01:00Z">
              <w:r w:rsidRPr="003C02FF">
                <w:rPr>
                  <w:color w:val="0D0D0D"/>
                  <w:rPrChange w:id="12129" w:author="James Vu" w:date="2024-04-19T00:19:00Z">
                    <w:rPr>
                      <w:color w:val="0D0D0D"/>
                      <w:sz w:val="28"/>
                      <w:szCs w:val="28"/>
                    </w:rPr>
                  </w:rPrChange>
                </w:rPr>
                <w:t>Tìm kiếm và truy xuất biểu mẫu</w:t>
              </w:r>
            </w:ins>
          </w:p>
        </w:tc>
      </w:tr>
      <w:tr w:rsidR="003C02FF" w:rsidRPr="003C02FF" w14:paraId="3C4C47EF" w14:textId="77777777" w:rsidTr="003C02FF">
        <w:trPr>
          <w:trHeight w:val="360"/>
          <w:ins w:id="12130" w:author="James Vu" w:date="2024-04-19T00:01:00Z"/>
          <w:trPrChange w:id="12131" w:author="James Vu" w:date="2024-04-19T00:20:00Z">
            <w:trPr>
              <w:trHeight w:val="360"/>
            </w:trPr>
          </w:trPrChange>
        </w:trPr>
        <w:tc>
          <w:tcPr>
            <w:tcW w:w="704" w:type="dxa"/>
            <w:shd w:val="clear" w:color="auto" w:fill="auto"/>
            <w:noWrap/>
            <w:vAlign w:val="center"/>
            <w:hideMark/>
            <w:tcPrChange w:id="12132" w:author="James Vu" w:date="2024-04-19T00:20:00Z">
              <w:tcPr>
                <w:tcW w:w="704" w:type="dxa"/>
                <w:shd w:val="clear" w:color="auto" w:fill="auto"/>
                <w:noWrap/>
                <w:vAlign w:val="center"/>
                <w:hideMark/>
              </w:tcPr>
            </w:tcPrChange>
          </w:tcPr>
          <w:p w14:paraId="418EEBF8" w14:textId="77777777" w:rsidR="004D28C1" w:rsidRPr="003C02FF" w:rsidRDefault="004D28C1" w:rsidP="004D28C1">
            <w:pPr>
              <w:jc w:val="center"/>
              <w:rPr>
                <w:ins w:id="12133" w:author="James Vu" w:date="2024-04-19T00:01:00Z"/>
                <w:b/>
                <w:bCs/>
                <w:color w:val="000000"/>
                <w:rPrChange w:id="12134" w:author="James Vu" w:date="2024-04-19T00:22:00Z">
                  <w:rPr>
                    <w:ins w:id="12135" w:author="James Vu" w:date="2024-04-19T00:01:00Z"/>
                    <w:b/>
                    <w:bCs/>
                    <w:color w:val="000000"/>
                    <w:sz w:val="28"/>
                    <w:szCs w:val="28"/>
                  </w:rPr>
                </w:rPrChange>
              </w:rPr>
            </w:pPr>
            <w:ins w:id="12136" w:author="James Vu" w:date="2024-04-19T00:01:00Z">
              <w:r w:rsidRPr="003C02FF">
                <w:rPr>
                  <w:b/>
                  <w:bCs/>
                  <w:color w:val="000000"/>
                  <w:rPrChange w:id="12137" w:author="James Vu" w:date="2024-04-19T00:22:00Z">
                    <w:rPr>
                      <w:b/>
                      <w:bCs/>
                      <w:color w:val="000000"/>
                      <w:sz w:val="28"/>
                      <w:szCs w:val="28"/>
                    </w:rPr>
                  </w:rPrChange>
                </w:rPr>
                <w:t>14</w:t>
              </w:r>
            </w:ins>
          </w:p>
        </w:tc>
        <w:tc>
          <w:tcPr>
            <w:tcW w:w="8358" w:type="dxa"/>
            <w:shd w:val="clear" w:color="auto" w:fill="auto"/>
            <w:noWrap/>
            <w:vAlign w:val="center"/>
            <w:hideMark/>
            <w:tcPrChange w:id="12138" w:author="James Vu" w:date="2024-04-19T00:20:00Z">
              <w:tcPr>
                <w:tcW w:w="8358" w:type="dxa"/>
                <w:shd w:val="clear" w:color="auto" w:fill="auto"/>
                <w:noWrap/>
                <w:vAlign w:val="center"/>
                <w:hideMark/>
              </w:tcPr>
            </w:tcPrChange>
          </w:tcPr>
          <w:p w14:paraId="22FF6ED9" w14:textId="77777777" w:rsidR="004D28C1" w:rsidRPr="003C02FF" w:rsidRDefault="004D28C1" w:rsidP="004D28C1">
            <w:pPr>
              <w:rPr>
                <w:ins w:id="12139" w:author="James Vu" w:date="2024-04-19T00:01:00Z"/>
                <w:b/>
                <w:bCs/>
                <w:color w:val="0D0D0D"/>
                <w:rPrChange w:id="12140" w:author="James Vu" w:date="2024-04-19T00:22:00Z">
                  <w:rPr>
                    <w:ins w:id="12141" w:author="James Vu" w:date="2024-04-19T00:01:00Z"/>
                    <w:color w:val="0D0D0D"/>
                    <w:sz w:val="28"/>
                    <w:szCs w:val="28"/>
                  </w:rPr>
                </w:rPrChange>
              </w:rPr>
            </w:pPr>
            <w:ins w:id="12142" w:author="James Vu" w:date="2024-04-19T00:01:00Z">
              <w:r w:rsidRPr="003C02FF">
                <w:rPr>
                  <w:b/>
                  <w:bCs/>
                  <w:color w:val="0D0D0D"/>
                  <w:rPrChange w:id="12143" w:author="James Vu" w:date="2024-04-19T00:22:00Z">
                    <w:rPr>
                      <w:color w:val="0D0D0D"/>
                      <w:sz w:val="28"/>
                      <w:szCs w:val="28"/>
                    </w:rPr>
                  </w:rPrChange>
                </w:rPr>
                <w:t>Tùy Chỉnh Biểu Mẫu</w:t>
              </w:r>
            </w:ins>
          </w:p>
        </w:tc>
      </w:tr>
      <w:tr w:rsidR="003C02FF" w:rsidRPr="003C02FF" w14:paraId="4EE8007D" w14:textId="77777777" w:rsidTr="003C02FF">
        <w:trPr>
          <w:trHeight w:val="360"/>
          <w:ins w:id="12144" w:author="James Vu" w:date="2024-04-19T00:01:00Z"/>
          <w:trPrChange w:id="12145" w:author="James Vu" w:date="2024-04-19T00:20:00Z">
            <w:trPr>
              <w:trHeight w:val="360"/>
            </w:trPr>
          </w:trPrChange>
        </w:trPr>
        <w:tc>
          <w:tcPr>
            <w:tcW w:w="704" w:type="dxa"/>
            <w:shd w:val="clear" w:color="auto" w:fill="auto"/>
            <w:noWrap/>
            <w:vAlign w:val="center"/>
            <w:hideMark/>
            <w:tcPrChange w:id="12146" w:author="James Vu" w:date="2024-04-19T00:20:00Z">
              <w:tcPr>
                <w:tcW w:w="704" w:type="dxa"/>
                <w:shd w:val="clear" w:color="auto" w:fill="auto"/>
                <w:noWrap/>
                <w:vAlign w:val="center"/>
                <w:hideMark/>
              </w:tcPr>
            </w:tcPrChange>
          </w:tcPr>
          <w:p w14:paraId="55707224" w14:textId="77777777" w:rsidR="004D28C1" w:rsidRPr="003C02FF" w:rsidRDefault="004D28C1" w:rsidP="004D28C1">
            <w:pPr>
              <w:jc w:val="center"/>
              <w:rPr>
                <w:ins w:id="12147" w:author="James Vu" w:date="2024-04-19T00:01:00Z"/>
                <w:b/>
                <w:bCs/>
                <w:color w:val="000000"/>
                <w:rPrChange w:id="12148" w:author="James Vu" w:date="2024-04-19T00:19:00Z">
                  <w:rPr>
                    <w:ins w:id="12149" w:author="James Vu" w:date="2024-04-19T00:01:00Z"/>
                    <w:b/>
                    <w:bCs/>
                    <w:color w:val="000000"/>
                    <w:sz w:val="28"/>
                    <w:szCs w:val="28"/>
                  </w:rPr>
                </w:rPrChange>
              </w:rPr>
            </w:pPr>
            <w:ins w:id="12150" w:author="James Vu" w:date="2024-04-19T00:01:00Z">
              <w:r w:rsidRPr="003C02FF">
                <w:rPr>
                  <w:b/>
                  <w:bCs/>
                  <w:color w:val="000000"/>
                  <w:rPrChange w:id="12151" w:author="James Vu" w:date="2024-04-19T00:19:00Z">
                    <w:rPr>
                      <w:b/>
                      <w:bCs/>
                      <w:color w:val="000000"/>
                      <w:sz w:val="28"/>
                      <w:szCs w:val="28"/>
                    </w:rPr>
                  </w:rPrChange>
                </w:rPr>
                <w:t> </w:t>
              </w:r>
            </w:ins>
          </w:p>
        </w:tc>
        <w:tc>
          <w:tcPr>
            <w:tcW w:w="8358" w:type="dxa"/>
            <w:shd w:val="clear" w:color="auto" w:fill="auto"/>
            <w:noWrap/>
            <w:vAlign w:val="center"/>
            <w:hideMark/>
            <w:tcPrChange w:id="12152" w:author="James Vu" w:date="2024-04-19T00:20:00Z">
              <w:tcPr>
                <w:tcW w:w="8358" w:type="dxa"/>
                <w:shd w:val="clear" w:color="auto" w:fill="auto"/>
                <w:noWrap/>
                <w:vAlign w:val="center"/>
                <w:hideMark/>
              </w:tcPr>
            </w:tcPrChange>
          </w:tcPr>
          <w:p w14:paraId="55D7B282" w14:textId="77777777" w:rsidR="004D28C1" w:rsidRPr="003C02FF" w:rsidRDefault="004D28C1" w:rsidP="004D28C1">
            <w:pPr>
              <w:rPr>
                <w:ins w:id="12153" w:author="James Vu" w:date="2024-04-19T00:01:00Z"/>
                <w:color w:val="0D0D0D"/>
                <w:rPrChange w:id="12154" w:author="James Vu" w:date="2024-04-19T00:19:00Z">
                  <w:rPr>
                    <w:ins w:id="12155" w:author="James Vu" w:date="2024-04-19T00:01:00Z"/>
                    <w:color w:val="0D0D0D"/>
                    <w:sz w:val="28"/>
                    <w:szCs w:val="28"/>
                  </w:rPr>
                </w:rPrChange>
              </w:rPr>
            </w:pPr>
            <w:ins w:id="12156" w:author="James Vu" w:date="2024-04-19T00:01:00Z">
              <w:r w:rsidRPr="003C02FF">
                <w:rPr>
                  <w:color w:val="0D0D0D"/>
                  <w:rPrChange w:id="12157" w:author="James Vu" w:date="2024-04-19T00:19:00Z">
                    <w:rPr>
                      <w:color w:val="0D0D0D"/>
                      <w:sz w:val="28"/>
                      <w:szCs w:val="28"/>
                    </w:rPr>
                  </w:rPrChange>
                </w:rPr>
                <w:t>Chỉnh sửa biểu mẫu</w:t>
              </w:r>
            </w:ins>
          </w:p>
        </w:tc>
      </w:tr>
      <w:tr w:rsidR="003C02FF" w:rsidRPr="003C02FF" w14:paraId="65A772C8" w14:textId="77777777" w:rsidTr="003C02FF">
        <w:trPr>
          <w:trHeight w:val="360"/>
          <w:ins w:id="12158" w:author="James Vu" w:date="2024-04-19T00:01:00Z"/>
          <w:trPrChange w:id="12159" w:author="James Vu" w:date="2024-04-19T00:20:00Z">
            <w:trPr>
              <w:trHeight w:val="360"/>
            </w:trPr>
          </w:trPrChange>
        </w:trPr>
        <w:tc>
          <w:tcPr>
            <w:tcW w:w="704" w:type="dxa"/>
            <w:shd w:val="clear" w:color="auto" w:fill="auto"/>
            <w:noWrap/>
            <w:vAlign w:val="center"/>
            <w:hideMark/>
            <w:tcPrChange w:id="12160" w:author="James Vu" w:date="2024-04-19T00:20:00Z">
              <w:tcPr>
                <w:tcW w:w="704" w:type="dxa"/>
                <w:shd w:val="clear" w:color="auto" w:fill="auto"/>
                <w:noWrap/>
                <w:vAlign w:val="center"/>
                <w:hideMark/>
              </w:tcPr>
            </w:tcPrChange>
          </w:tcPr>
          <w:p w14:paraId="35679E64" w14:textId="77777777" w:rsidR="004D28C1" w:rsidRPr="003C02FF" w:rsidRDefault="004D28C1" w:rsidP="004D28C1">
            <w:pPr>
              <w:jc w:val="center"/>
              <w:rPr>
                <w:ins w:id="12161" w:author="James Vu" w:date="2024-04-19T00:01:00Z"/>
                <w:b/>
                <w:bCs/>
                <w:color w:val="000000"/>
                <w:rPrChange w:id="12162" w:author="James Vu" w:date="2024-04-19T00:19:00Z">
                  <w:rPr>
                    <w:ins w:id="12163" w:author="James Vu" w:date="2024-04-19T00:01:00Z"/>
                    <w:b/>
                    <w:bCs/>
                    <w:color w:val="000000"/>
                    <w:sz w:val="28"/>
                    <w:szCs w:val="28"/>
                  </w:rPr>
                </w:rPrChange>
              </w:rPr>
            </w:pPr>
            <w:ins w:id="12164" w:author="James Vu" w:date="2024-04-19T00:01:00Z">
              <w:r w:rsidRPr="003C02FF">
                <w:rPr>
                  <w:b/>
                  <w:bCs/>
                  <w:color w:val="000000"/>
                  <w:rPrChange w:id="12165" w:author="James Vu" w:date="2024-04-19T00:19:00Z">
                    <w:rPr>
                      <w:b/>
                      <w:bCs/>
                      <w:color w:val="000000"/>
                      <w:sz w:val="28"/>
                      <w:szCs w:val="28"/>
                    </w:rPr>
                  </w:rPrChange>
                </w:rPr>
                <w:t> </w:t>
              </w:r>
            </w:ins>
          </w:p>
        </w:tc>
        <w:tc>
          <w:tcPr>
            <w:tcW w:w="8358" w:type="dxa"/>
            <w:shd w:val="clear" w:color="auto" w:fill="auto"/>
            <w:noWrap/>
            <w:vAlign w:val="center"/>
            <w:hideMark/>
            <w:tcPrChange w:id="12166" w:author="James Vu" w:date="2024-04-19T00:20:00Z">
              <w:tcPr>
                <w:tcW w:w="8358" w:type="dxa"/>
                <w:shd w:val="clear" w:color="auto" w:fill="auto"/>
                <w:noWrap/>
                <w:vAlign w:val="center"/>
                <w:hideMark/>
              </w:tcPr>
            </w:tcPrChange>
          </w:tcPr>
          <w:p w14:paraId="63343A24" w14:textId="77777777" w:rsidR="004D28C1" w:rsidRPr="003C02FF" w:rsidRDefault="004D28C1" w:rsidP="004D28C1">
            <w:pPr>
              <w:rPr>
                <w:ins w:id="12167" w:author="James Vu" w:date="2024-04-19T00:01:00Z"/>
                <w:color w:val="0D0D0D"/>
                <w:rPrChange w:id="12168" w:author="James Vu" w:date="2024-04-19T00:19:00Z">
                  <w:rPr>
                    <w:ins w:id="12169" w:author="James Vu" w:date="2024-04-19T00:01:00Z"/>
                    <w:color w:val="0D0D0D"/>
                    <w:sz w:val="28"/>
                    <w:szCs w:val="28"/>
                  </w:rPr>
                </w:rPrChange>
              </w:rPr>
            </w:pPr>
            <w:ins w:id="12170" w:author="James Vu" w:date="2024-04-19T00:01:00Z">
              <w:r w:rsidRPr="003C02FF">
                <w:rPr>
                  <w:color w:val="0D0D0D"/>
                  <w:rPrChange w:id="12171" w:author="James Vu" w:date="2024-04-19T00:19:00Z">
                    <w:rPr>
                      <w:color w:val="0D0D0D"/>
                      <w:sz w:val="28"/>
                      <w:szCs w:val="28"/>
                    </w:rPr>
                  </w:rPrChange>
                </w:rPr>
                <w:t>Lưu và quản lý phiên bản biểu mẫu</w:t>
              </w:r>
            </w:ins>
          </w:p>
        </w:tc>
      </w:tr>
      <w:tr w:rsidR="003C02FF" w:rsidRPr="003C02FF" w14:paraId="121803D8" w14:textId="77777777" w:rsidTr="003C02FF">
        <w:trPr>
          <w:trHeight w:val="360"/>
          <w:ins w:id="12172" w:author="James Vu" w:date="2024-04-19T00:01:00Z"/>
          <w:trPrChange w:id="12173" w:author="James Vu" w:date="2024-04-19T00:20:00Z">
            <w:trPr>
              <w:trHeight w:val="360"/>
            </w:trPr>
          </w:trPrChange>
        </w:trPr>
        <w:tc>
          <w:tcPr>
            <w:tcW w:w="704" w:type="dxa"/>
            <w:shd w:val="clear" w:color="auto" w:fill="auto"/>
            <w:noWrap/>
            <w:vAlign w:val="center"/>
            <w:hideMark/>
            <w:tcPrChange w:id="12174" w:author="James Vu" w:date="2024-04-19T00:20:00Z">
              <w:tcPr>
                <w:tcW w:w="704" w:type="dxa"/>
                <w:shd w:val="clear" w:color="auto" w:fill="auto"/>
                <w:noWrap/>
                <w:vAlign w:val="center"/>
                <w:hideMark/>
              </w:tcPr>
            </w:tcPrChange>
          </w:tcPr>
          <w:p w14:paraId="63EB5E96" w14:textId="77777777" w:rsidR="004D28C1" w:rsidRPr="003C02FF" w:rsidRDefault="004D28C1" w:rsidP="004D28C1">
            <w:pPr>
              <w:jc w:val="center"/>
              <w:rPr>
                <w:ins w:id="12175" w:author="James Vu" w:date="2024-04-19T00:01:00Z"/>
                <w:b/>
                <w:bCs/>
                <w:color w:val="000000"/>
                <w:rPrChange w:id="12176" w:author="James Vu" w:date="2024-04-19T00:19:00Z">
                  <w:rPr>
                    <w:ins w:id="12177" w:author="James Vu" w:date="2024-04-19T00:01:00Z"/>
                    <w:b/>
                    <w:bCs/>
                    <w:color w:val="000000"/>
                    <w:sz w:val="28"/>
                    <w:szCs w:val="28"/>
                  </w:rPr>
                </w:rPrChange>
              </w:rPr>
            </w:pPr>
            <w:ins w:id="12178" w:author="James Vu" w:date="2024-04-19T00:01:00Z">
              <w:r w:rsidRPr="003C02FF">
                <w:rPr>
                  <w:b/>
                  <w:bCs/>
                  <w:color w:val="000000"/>
                  <w:rPrChange w:id="12179" w:author="James Vu" w:date="2024-04-19T00:19:00Z">
                    <w:rPr>
                      <w:b/>
                      <w:bCs/>
                      <w:color w:val="000000"/>
                      <w:sz w:val="28"/>
                      <w:szCs w:val="28"/>
                    </w:rPr>
                  </w:rPrChange>
                </w:rPr>
                <w:t> </w:t>
              </w:r>
            </w:ins>
          </w:p>
        </w:tc>
        <w:tc>
          <w:tcPr>
            <w:tcW w:w="8358" w:type="dxa"/>
            <w:shd w:val="clear" w:color="auto" w:fill="auto"/>
            <w:noWrap/>
            <w:vAlign w:val="center"/>
            <w:hideMark/>
            <w:tcPrChange w:id="12180" w:author="James Vu" w:date="2024-04-19T00:20:00Z">
              <w:tcPr>
                <w:tcW w:w="8358" w:type="dxa"/>
                <w:shd w:val="clear" w:color="auto" w:fill="auto"/>
                <w:noWrap/>
                <w:vAlign w:val="center"/>
                <w:hideMark/>
              </w:tcPr>
            </w:tcPrChange>
          </w:tcPr>
          <w:p w14:paraId="57988AF7" w14:textId="77777777" w:rsidR="004D28C1" w:rsidRPr="003C02FF" w:rsidRDefault="004D28C1" w:rsidP="004D28C1">
            <w:pPr>
              <w:rPr>
                <w:ins w:id="12181" w:author="James Vu" w:date="2024-04-19T00:01:00Z"/>
                <w:color w:val="0D0D0D"/>
                <w:rPrChange w:id="12182" w:author="James Vu" w:date="2024-04-19T00:19:00Z">
                  <w:rPr>
                    <w:ins w:id="12183" w:author="James Vu" w:date="2024-04-19T00:01:00Z"/>
                    <w:color w:val="0D0D0D"/>
                    <w:sz w:val="28"/>
                    <w:szCs w:val="28"/>
                  </w:rPr>
                </w:rPrChange>
              </w:rPr>
            </w:pPr>
            <w:ins w:id="12184" w:author="James Vu" w:date="2024-04-19T00:01:00Z">
              <w:r w:rsidRPr="003C02FF">
                <w:rPr>
                  <w:color w:val="0D0D0D"/>
                  <w:rPrChange w:id="12185" w:author="James Vu" w:date="2024-04-19T00:19:00Z">
                    <w:rPr>
                      <w:color w:val="0D0D0D"/>
                      <w:sz w:val="28"/>
                      <w:szCs w:val="28"/>
                    </w:rPr>
                  </w:rPrChange>
                </w:rPr>
                <w:t>Đặt quyền truy cập cho các biểu mẫu</w:t>
              </w:r>
            </w:ins>
          </w:p>
        </w:tc>
      </w:tr>
      <w:tr w:rsidR="003C02FF" w:rsidRPr="003C02FF" w14:paraId="29A32503" w14:textId="77777777" w:rsidTr="003C02FF">
        <w:trPr>
          <w:trHeight w:val="360"/>
          <w:ins w:id="12186" w:author="James Vu" w:date="2024-04-19T00:01:00Z"/>
          <w:trPrChange w:id="12187" w:author="James Vu" w:date="2024-04-19T00:20:00Z">
            <w:trPr>
              <w:trHeight w:val="360"/>
            </w:trPr>
          </w:trPrChange>
        </w:trPr>
        <w:tc>
          <w:tcPr>
            <w:tcW w:w="704" w:type="dxa"/>
            <w:shd w:val="clear" w:color="auto" w:fill="auto"/>
            <w:noWrap/>
            <w:vAlign w:val="center"/>
            <w:hideMark/>
            <w:tcPrChange w:id="12188" w:author="James Vu" w:date="2024-04-19T00:20:00Z">
              <w:tcPr>
                <w:tcW w:w="704" w:type="dxa"/>
                <w:shd w:val="clear" w:color="auto" w:fill="auto"/>
                <w:noWrap/>
                <w:vAlign w:val="center"/>
                <w:hideMark/>
              </w:tcPr>
            </w:tcPrChange>
          </w:tcPr>
          <w:p w14:paraId="3E582E57" w14:textId="77777777" w:rsidR="004D28C1" w:rsidRPr="003C02FF" w:rsidRDefault="004D28C1" w:rsidP="004D28C1">
            <w:pPr>
              <w:jc w:val="center"/>
              <w:rPr>
                <w:ins w:id="12189" w:author="James Vu" w:date="2024-04-19T00:01:00Z"/>
                <w:b/>
                <w:bCs/>
                <w:color w:val="000000"/>
                <w:rPrChange w:id="12190" w:author="James Vu" w:date="2024-04-19T00:19:00Z">
                  <w:rPr>
                    <w:ins w:id="12191" w:author="James Vu" w:date="2024-04-19T00:01:00Z"/>
                    <w:b/>
                    <w:bCs/>
                    <w:color w:val="000000"/>
                    <w:sz w:val="28"/>
                    <w:szCs w:val="28"/>
                  </w:rPr>
                </w:rPrChange>
              </w:rPr>
            </w:pPr>
            <w:ins w:id="12192" w:author="James Vu" w:date="2024-04-19T00:01:00Z">
              <w:r w:rsidRPr="003C02FF">
                <w:rPr>
                  <w:b/>
                  <w:bCs/>
                  <w:color w:val="000000"/>
                  <w:rPrChange w:id="12193" w:author="James Vu" w:date="2024-04-19T00:19:00Z">
                    <w:rPr>
                      <w:b/>
                      <w:bCs/>
                      <w:color w:val="000000"/>
                      <w:sz w:val="28"/>
                      <w:szCs w:val="28"/>
                    </w:rPr>
                  </w:rPrChange>
                </w:rPr>
                <w:t> </w:t>
              </w:r>
            </w:ins>
          </w:p>
        </w:tc>
        <w:tc>
          <w:tcPr>
            <w:tcW w:w="8358" w:type="dxa"/>
            <w:shd w:val="clear" w:color="auto" w:fill="auto"/>
            <w:noWrap/>
            <w:vAlign w:val="center"/>
            <w:hideMark/>
            <w:tcPrChange w:id="12194" w:author="James Vu" w:date="2024-04-19T00:20:00Z">
              <w:tcPr>
                <w:tcW w:w="8358" w:type="dxa"/>
                <w:shd w:val="clear" w:color="auto" w:fill="auto"/>
                <w:noWrap/>
                <w:vAlign w:val="center"/>
                <w:hideMark/>
              </w:tcPr>
            </w:tcPrChange>
          </w:tcPr>
          <w:p w14:paraId="57F69446" w14:textId="77777777" w:rsidR="004D28C1" w:rsidRPr="003C02FF" w:rsidRDefault="004D28C1" w:rsidP="004D28C1">
            <w:pPr>
              <w:rPr>
                <w:ins w:id="12195" w:author="James Vu" w:date="2024-04-19T00:01:00Z"/>
                <w:color w:val="0D0D0D"/>
                <w:rPrChange w:id="12196" w:author="James Vu" w:date="2024-04-19T00:19:00Z">
                  <w:rPr>
                    <w:ins w:id="12197" w:author="James Vu" w:date="2024-04-19T00:01:00Z"/>
                    <w:color w:val="0D0D0D"/>
                    <w:sz w:val="28"/>
                    <w:szCs w:val="28"/>
                  </w:rPr>
                </w:rPrChange>
              </w:rPr>
            </w:pPr>
            <w:ins w:id="12198" w:author="James Vu" w:date="2024-04-19T00:01:00Z">
              <w:r w:rsidRPr="003C02FF">
                <w:rPr>
                  <w:color w:val="0D0D0D"/>
                  <w:rPrChange w:id="12199" w:author="James Vu" w:date="2024-04-19T00:19:00Z">
                    <w:rPr>
                      <w:color w:val="0D0D0D"/>
                      <w:sz w:val="28"/>
                      <w:szCs w:val="28"/>
                    </w:rPr>
                  </w:rPrChange>
                </w:rPr>
                <w:t>Áp dụng mẫu thiết kế cho biểu mẫu</w:t>
              </w:r>
            </w:ins>
          </w:p>
        </w:tc>
      </w:tr>
      <w:tr w:rsidR="003C02FF" w:rsidRPr="003C02FF" w14:paraId="764A6661" w14:textId="77777777" w:rsidTr="003C02FF">
        <w:trPr>
          <w:trHeight w:val="360"/>
          <w:ins w:id="12200" w:author="James Vu" w:date="2024-04-19T00:01:00Z"/>
          <w:trPrChange w:id="12201" w:author="James Vu" w:date="2024-04-19T00:20:00Z">
            <w:trPr>
              <w:trHeight w:val="360"/>
            </w:trPr>
          </w:trPrChange>
        </w:trPr>
        <w:tc>
          <w:tcPr>
            <w:tcW w:w="704" w:type="dxa"/>
            <w:shd w:val="clear" w:color="auto" w:fill="auto"/>
            <w:noWrap/>
            <w:vAlign w:val="center"/>
            <w:hideMark/>
            <w:tcPrChange w:id="12202" w:author="James Vu" w:date="2024-04-19T00:20:00Z">
              <w:tcPr>
                <w:tcW w:w="704" w:type="dxa"/>
                <w:shd w:val="clear" w:color="auto" w:fill="auto"/>
                <w:noWrap/>
                <w:vAlign w:val="center"/>
                <w:hideMark/>
              </w:tcPr>
            </w:tcPrChange>
          </w:tcPr>
          <w:p w14:paraId="72CFA6EC" w14:textId="77777777" w:rsidR="004D28C1" w:rsidRPr="003C02FF" w:rsidRDefault="004D28C1" w:rsidP="004D28C1">
            <w:pPr>
              <w:jc w:val="center"/>
              <w:rPr>
                <w:ins w:id="12203" w:author="James Vu" w:date="2024-04-19T00:01:00Z"/>
                <w:b/>
                <w:bCs/>
                <w:color w:val="000000"/>
                <w:rPrChange w:id="12204" w:author="James Vu" w:date="2024-04-19T00:22:00Z">
                  <w:rPr>
                    <w:ins w:id="12205" w:author="James Vu" w:date="2024-04-19T00:01:00Z"/>
                    <w:b/>
                    <w:bCs/>
                    <w:color w:val="000000"/>
                    <w:sz w:val="28"/>
                    <w:szCs w:val="28"/>
                  </w:rPr>
                </w:rPrChange>
              </w:rPr>
            </w:pPr>
            <w:ins w:id="12206" w:author="James Vu" w:date="2024-04-19T00:01:00Z">
              <w:r w:rsidRPr="003C02FF">
                <w:rPr>
                  <w:b/>
                  <w:bCs/>
                  <w:color w:val="000000"/>
                  <w:rPrChange w:id="12207" w:author="James Vu" w:date="2024-04-19T00:22:00Z">
                    <w:rPr>
                      <w:b/>
                      <w:bCs/>
                      <w:color w:val="000000"/>
                      <w:sz w:val="28"/>
                      <w:szCs w:val="28"/>
                    </w:rPr>
                  </w:rPrChange>
                </w:rPr>
                <w:t>15</w:t>
              </w:r>
            </w:ins>
          </w:p>
        </w:tc>
        <w:tc>
          <w:tcPr>
            <w:tcW w:w="8358" w:type="dxa"/>
            <w:shd w:val="clear" w:color="auto" w:fill="auto"/>
            <w:noWrap/>
            <w:vAlign w:val="center"/>
            <w:hideMark/>
            <w:tcPrChange w:id="12208" w:author="James Vu" w:date="2024-04-19T00:20:00Z">
              <w:tcPr>
                <w:tcW w:w="8358" w:type="dxa"/>
                <w:shd w:val="clear" w:color="auto" w:fill="auto"/>
                <w:noWrap/>
                <w:vAlign w:val="center"/>
                <w:hideMark/>
              </w:tcPr>
            </w:tcPrChange>
          </w:tcPr>
          <w:p w14:paraId="2343ACD7" w14:textId="77777777" w:rsidR="004D28C1" w:rsidRPr="003C02FF" w:rsidRDefault="004D28C1" w:rsidP="004D28C1">
            <w:pPr>
              <w:rPr>
                <w:ins w:id="12209" w:author="James Vu" w:date="2024-04-19T00:01:00Z"/>
                <w:b/>
                <w:bCs/>
                <w:color w:val="0D0D0D"/>
                <w:rPrChange w:id="12210" w:author="James Vu" w:date="2024-04-19T00:22:00Z">
                  <w:rPr>
                    <w:ins w:id="12211" w:author="James Vu" w:date="2024-04-19T00:01:00Z"/>
                    <w:color w:val="0D0D0D"/>
                    <w:sz w:val="28"/>
                    <w:szCs w:val="28"/>
                  </w:rPr>
                </w:rPrChange>
              </w:rPr>
            </w:pPr>
            <w:ins w:id="12212" w:author="James Vu" w:date="2024-04-19T00:01:00Z">
              <w:r w:rsidRPr="003C02FF">
                <w:rPr>
                  <w:b/>
                  <w:bCs/>
                  <w:color w:val="0D0D0D"/>
                  <w:rPrChange w:id="12213" w:author="James Vu" w:date="2024-04-19T00:22:00Z">
                    <w:rPr>
                      <w:color w:val="0D0D0D"/>
                      <w:sz w:val="28"/>
                      <w:szCs w:val="28"/>
                    </w:rPr>
                  </w:rPrChange>
                </w:rPr>
                <w:t>Xuất Biểu Mẫu Đa Định Dạng</w:t>
              </w:r>
            </w:ins>
          </w:p>
        </w:tc>
      </w:tr>
      <w:tr w:rsidR="003C02FF" w:rsidRPr="003C02FF" w14:paraId="6D97A643" w14:textId="77777777" w:rsidTr="003C02FF">
        <w:trPr>
          <w:trHeight w:val="360"/>
          <w:ins w:id="12214" w:author="James Vu" w:date="2024-04-19T00:01:00Z"/>
          <w:trPrChange w:id="12215" w:author="James Vu" w:date="2024-04-19T00:20:00Z">
            <w:trPr>
              <w:trHeight w:val="360"/>
            </w:trPr>
          </w:trPrChange>
        </w:trPr>
        <w:tc>
          <w:tcPr>
            <w:tcW w:w="704" w:type="dxa"/>
            <w:shd w:val="clear" w:color="auto" w:fill="auto"/>
            <w:noWrap/>
            <w:vAlign w:val="center"/>
            <w:hideMark/>
            <w:tcPrChange w:id="12216" w:author="James Vu" w:date="2024-04-19T00:20:00Z">
              <w:tcPr>
                <w:tcW w:w="704" w:type="dxa"/>
                <w:shd w:val="clear" w:color="auto" w:fill="auto"/>
                <w:noWrap/>
                <w:vAlign w:val="center"/>
                <w:hideMark/>
              </w:tcPr>
            </w:tcPrChange>
          </w:tcPr>
          <w:p w14:paraId="1F4692DF" w14:textId="77777777" w:rsidR="004D28C1" w:rsidRPr="003C02FF" w:rsidRDefault="004D28C1" w:rsidP="004D28C1">
            <w:pPr>
              <w:jc w:val="center"/>
              <w:rPr>
                <w:ins w:id="12217" w:author="James Vu" w:date="2024-04-19T00:01:00Z"/>
                <w:b/>
                <w:bCs/>
                <w:color w:val="000000"/>
                <w:rPrChange w:id="12218" w:author="James Vu" w:date="2024-04-19T00:19:00Z">
                  <w:rPr>
                    <w:ins w:id="12219" w:author="James Vu" w:date="2024-04-19T00:01:00Z"/>
                    <w:b/>
                    <w:bCs/>
                    <w:color w:val="000000"/>
                    <w:sz w:val="28"/>
                    <w:szCs w:val="28"/>
                  </w:rPr>
                </w:rPrChange>
              </w:rPr>
            </w:pPr>
            <w:ins w:id="12220" w:author="James Vu" w:date="2024-04-19T00:01:00Z">
              <w:r w:rsidRPr="003C02FF">
                <w:rPr>
                  <w:b/>
                  <w:bCs/>
                  <w:color w:val="000000"/>
                  <w:rPrChange w:id="12221" w:author="James Vu" w:date="2024-04-19T00:19:00Z">
                    <w:rPr>
                      <w:b/>
                      <w:bCs/>
                      <w:color w:val="000000"/>
                      <w:sz w:val="28"/>
                      <w:szCs w:val="28"/>
                    </w:rPr>
                  </w:rPrChange>
                </w:rPr>
                <w:t> </w:t>
              </w:r>
            </w:ins>
          </w:p>
        </w:tc>
        <w:tc>
          <w:tcPr>
            <w:tcW w:w="8358" w:type="dxa"/>
            <w:shd w:val="clear" w:color="auto" w:fill="auto"/>
            <w:noWrap/>
            <w:vAlign w:val="center"/>
            <w:hideMark/>
            <w:tcPrChange w:id="12222" w:author="James Vu" w:date="2024-04-19T00:20:00Z">
              <w:tcPr>
                <w:tcW w:w="8358" w:type="dxa"/>
                <w:shd w:val="clear" w:color="auto" w:fill="auto"/>
                <w:noWrap/>
                <w:vAlign w:val="center"/>
                <w:hideMark/>
              </w:tcPr>
            </w:tcPrChange>
          </w:tcPr>
          <w:p w14:paraId="717D439C" w14:textId="77777777" w:rsidR="004D28C1" w:rsidRPr="003C02FF" w:rsidRDefault="004D28C1" w:rsidP="004D28C1">
            <w:pPr>
              <w:rPr>
                <w:ins w:id="12223" w:author="James Vu" w:date="2024-04-19T00:01:00Z"/>
                <w:color w:val="0D0D0D"/>
                <w:rPrChange w:id="12224" w:author="James Vu" w:date="2024-04-19T00:19:00Z">
                  <w:rPr>
                    <w:ins w:id="12225" w:author="James Vu" w:date="2024-04-19T00:01:00Z"/>
                    <w:color w:val="0D0D0D"/>
                    <w:sz w:val="28"/>
                    <w:szCs w:val="28"/>
                  </w:rPr>
                </w:rPrChange>
              </w:rPr>
            </w:pPr>
            <w:ins w:id="12226" w:author="James Vu" w:date="2024-04-19T00:01:00Z">
              <w:r w:rsidRPr="003C02FF">
                <w:rPr>
                  <w:color w:val="0D0D0D"/>
                  <w:rPrChange w:id="12227" w:author="James Vu" w:date="2024-04-19T00:19:00Z">
                    <w:rPr>
                      <w:color w:val="0D0D0D"/>
                      <w:sz w:val="28"/>
                      <w:szCs w:val="28"/>
                    </w:rPr>
                  </w:rPrChange>
                </w:rPr>
                <w:t>Xuất biểu mẫu dưới dạng PDF</w:t>
              </w:r>
            </w:ins>
          </w:p>
        </w:tc>
      </w:tr>
      <w:tr w:rsidR="003C02FF" w:rsidRPr="003C02FF" w14:paraId="08601346" w14:textId="77777777" w:rsidTr="003C02FF">
        <w:trPr>
          <w:trHeight w:val="360"/>
          <w:ins w:id="12228" w:author="James Vu" w:date="2024-04-19T00:01:00Z"/>
          <w:trPrChange w:id="12229" w:author="James Vu" w:date="2024-04-19T00:20:00Z">
            <w:trPr>
              <w:trHeight w:val="360"/>
            </w:trPr>
          </w:trPrChange>
        </w:trPr>
        <w:tc>
          <w:tcPr>
            <w:tcW w:w="704" w:type="dxa"/>
            <w:shd w:val="clear" w:color="auto" w:fill="auto"/>
            <w:noWrap/>
            <w:vAlign w:val="center"/>
            <w:hideMark/>
            <w:tcPrChange w:id="12230" w:author="James Vu" w:date="2024-04-19T00:20:00Z">
              <w:tcPr>
                <w:tcW w:w="704" w:type="dxa"/>
                <w:shd w:val="clear" w:color="auto" w:fill="auto"/>
                <w:noWrap/>
                <w:vAlign w:val="center"/>
                <w:hideMark/>
              </w:tcPr>
            </w:tcPrChange>
          </w:tcPr>
          <w:p w14:paraId="6DD25C70" w14:textId="77777777" w:rsidR="004D28C1" w:rsidRPr="003C02FF" w:rsidRDefault="004D28C1" w:rsidP="004D28C1">
            <w:pPr>
              <w:jc w:val="center"/>
              <w:rPr>
                <w:ins w:id="12231" w:author="James Vu" w:date="2024-04-19T00:01:00Z"/>
                <w:b/>
                <w:bCs/>
                <w:color w:val="000000"/>
                <w:rPrChange w:id="12232" w:author="James Vu" w:date="2024-04-19T00:19:00Z">
                  <w:rPr>
                    <w:ins w:id="12233" w:author="James Vu" w:date="2024-04-19T00:01:00Z"/>
                    <w:b/>
                    <w:bCs/>
                    <w:color w:val="000000"/>
                    <w:sz w:val="28"/>
                    <w:szCs w:val="28"/>
                  </w:rPr>
                </w:rPrChange>
              </w:rPr>
            </w:pPr>
            <w:ins w:id="12234" w:author="James Vu" w:date="2024-04-19T00:01:00Z">
              <w:r w:rsidRPr="003C02FF">
                <w:rPr>
                  <w:b/>
                  <w:bCs/>
                  <w:color w:val="000000"/>
                  <w:rPrChange w:id="12235" w:author="James Vu" w:date="2024-04-19T00:19:00Z">
                    <w:rPr>
                      <w:b/>
                      <w:bCs/>
                      <w:color w:val="000000"/>
                      <w:sz w:val="28"/>
                      <w:szCs w:val="28"/>
                    </w:rPr>
                  </w:rPrChange>
                </w:rPr>
                <w:t> </w:t>
              </w:r>
            </w:ins>
          </w:p>
        </w:tc>
        <w:tc>
          <w:tcPr>
            <w:tcW w:w="8358" w:type="dxa"/>
            <w:shd w:val="clear" w:color="auto" w:fill="auto"/>
            <w:noWrap/>
            <w:vAlign w:val="center"/>
            <w:hideMark/>
            <w:tcPrChange w:id="12236" w:author="James Vu" w:date="2024-04-19T00:20:00Z">
              <w:tcPr>
                <w:tcW w:w="8358" w:type="dxa"/>
                <w:shd w:val="clear" w:color="auto" w:fill="auto"/>
                <w:noWrap/>
                <w:vAlign w:val="center"/>
                <w:hideMark/>
              </w:tcPr>
            </w:tcPrChange>
          </w:tcPr>
          <w:p w14:paraId="3A311785" w14:textId="77777777" w:rsidR="004D28C1" w:rsidRPr="003C02FF" w:rsidRDefault="004D28C1" w:rsidP="004D28C1">
            <w:pPr>
              <w:rPr>
                <w:ins w:id="12237" w:author="James Vu" w:date="2024-04-19T00:01:00Z"/>
                <w:color w:val="0D0D0D"/>
                <w:rPrChange w:id="12238" w:author="James Vu" w:date="2024-04-19T00:19:00Z">
                  <w:rPr>
                    <w:ins w:id="12239" w:author="James Vu" w:date="2024-04-19T00:01:00Z"/>
                    <w:color w:val="0D0D0D"/>
                    <w:sz w:val="28"/>
                    <w:szCs w:val="28"/>
                  </w:rPr>
                </w:rPrChange>
              </w:rPr>
            </w:pPr>
            <w:ins w:id="12240" w:author="James Vu" w:date="2024-04-19T00:01:00Z">
              <w:r w:rsidRPr="003C02FF">
                <w:rPr>
                  <w:color w:val="0D0D0D"/>
                  <w:rPrChange w:id="12241" w:author="James Vu" w:date="2024-04-19T00:19:00Z">
                    <w:rPr>
                      <w:color w:val="0D0D0D"/>
                      <w:sz w:val="28"/>
                      <w:szCs w:val="28"/>
                    </w:rPr>
                  </w:rPrChange>
                </w:rPr>
                <w:t>Xuất biểu mẫu dưới dạng Word</w:t>
              </w:r>
            </w:ins>
          </w:p>
        </w:tc>
      </w:tr>
      <w:tr w:rsidR="003C02FF" w:rsidRPr="003C02FF" w14:paraId="3A4AC065" w14:textId="77777777" w:rsidTr="003C02FF">
        <w:trPr>
          <w:trHeight w:val="360"/>
          <w:ins w:id="12242" w:author="James Vu" w:date="2024-04-19T00:01:00Z"/>
          <w:trPrChange w:id="12243" w:author="James Vu" w:date="2024-04-19T00:20:00Z">
            <w:trPr>
              <w:trHeight w:val="360"/>
            </w:trPr>
          </w:trPrChange>
        </w:trPr>
        <w:tc>
          <w:tcPr>
            <w:tcW w:w="704" w:type="dxa"/>
            <w:shd w:val="clear" w:color="auto" w:fill="auto"/>
            <w:noWrap/>
            <w:vAlign w:val="center"/>
            <w:hideMark/>
            <w:tcPrChange w:id="12244" w:author="James Vu" w:date="2024-04-19T00:20:00Z">
              <w:tcPr>
                <w:tcW w:w="704" w:type="dxa"/>
                <w:shd w:val="clear" w:color="auto" w:fill="auto"/>
                <w:noWrap/>
                <w:vAlign w:val="center"/>
                <w:hideMark/>
              </w:tcPr>
            </w:tcPrChange>
          </w:tcPr>
          <w:p w14:paraId="68D0229E" w14:textId="77777777" w:rsidR="004D28C1" w:rsidRPr="003C02FF" w:rsidRDefault="004D28C1" w:rsidP="004D28C1">
            <w:pPr>
              <w:jc w:val="center"/>
              <w:rPr>
                <w:ins w:id="12245" w:author="James Vu" w:date="2024-04-19T00:01:00Z"/>
                <w:b/>
                <w:bCs/>
                <w:color w:val="000000"/>
                <w:rPrChange w:id="12246" w:author="James Vu" w:date="2024-04-19T00:19:00Z">
                  <w:rPr>
                    <w:ins w:id="12247" w:author="James Vu" w:date="2024-04-19T00:01:00Z"/>
                    <w:b/>
                    <w:bCs/>
                    <w:color w:val="000000"/>
                    <w:sz w:val="28"/>
                    <w:szCs w:val="28"/>
                  </w:rPr>
                </w:rPrChange>
              </w:rPr>
            </w:pPr>
            <w:ins w:id="12248" w:author="James Vu" w:date="2024-04-19T00:01:00Z">
              <w:r w:rsidRPr="003C02FF">
                <w:rPr>
                  <w:b/>
                  <w:bCs/>
                  <w:color w:val="000000"/>
                  <w:rPrChange w:id="12249" w:author="James Vu" w:date="2024-04-19T00:19:00Z">
                    <w:rPr>
                      <w:b/>
                      <w:bCs/>
                      <w:color w:val="000000"/>
                      <w:sz w:val="28"/>
                      <w:szCs w:val="28"/>
                    </w:rPr>
                  </w:rPrChange>
                </w:rPr>
                <w:t> </w:t>
              </w:r>
            </w:ins>
          </w:p>
        </w:tc>
        <w:tc>
          <w:tcPr>
            <w:tcW w:w="8358" w:type="dxa"/>
            <w:shd w:val="clear" w:color="auto" w:fill="auto"/>
            <w:noWrap/>
            <w:vAlign w:val="center"/>
            <w:hideMark/>
            <w:tcPrChange w:id="12250" w:author="James Vu" w:date="2024-04-19T00:20:00Z">
              <w:tcPr>
                <w:tcW w:w="8358" w:type="dxa"/>
                <w:shd w:val="clear" w:color="auto" w:fill="auto"/>
                <w:noWrap/>
                <w:vAlign w:val="center"/>
                <w:hideMark/>
              </w:tcPr>
            </w:tcPrChange>
          </w:tcPr>
          <w:p w14:paraId="13CCFE76" w14:textId="77777777" w:rsidR="004D28C1" w:rsidRPr="003C02FF" w:rsidRDefault="004D28C1" w:rsidP="004D28C1">
            <w:pPr>
              <w:rPr>
                <w:ins w:id="12251" w:author="James Vu" w:date="2024-04-19T00:01:00Z"/>
                <w:color w:val="0D0D0D"/>
                <w:rPrChange w:id="12252" w:author="James Vu" w:date="2024-04-19T00:19:00Z">
                  <w:rPr>
                    <w:ins w:id="12253" w:author="James Vu" w:date="2024-04-19T00:01:00Z"/>
                    <w:color w:val="0D0D0D"/>
                    <w:sz w:val="28"/>
                    <w:szCs w:val="28"/>
                  </w:rPr>
                </w:rPrChange>
              </w:rPr>
            </w:pPr>
            <w:ins w:id="12254" w:author="James Vu" w:date="2024-04-19T00:01:00Z">
              <w:r w:rsidRPr="003C02FF">
                <w:rPr>
                  <w:color w:val="0D0D0D"/>
                  <w:rPrChange w:id="12255" w:author="James Vu" w:date="2024-04-19T00:19:00Z">
                    <w:rPr>
                      <w:color w:val="0D0D0D"/>
                      <w:sz w:val="28"/>
                      <w:szCs w:val="28"/>
                    </w:rPr>
                  </w:rPrChange>
                </w:rPr>
                <w:t>Xuất biểu mẫu dưới dạng Excel</w:t>
              </w:r>
            </w:ins>
          </w:p>
        </w:tc>
      </w:tr>
      <w:tr w:rsidR="003C02FF" w:rsidRPr="003C02FF" w14:paraId="505FD668" w14:textId="77777777" w:rsidTr="003C02FF">
        <w:trPr>
          <w:trHeight w:val="360"/>
          <w:ins w:id="12256" w:author="James Vu" w:date="2024-04-19T00:01:00Z"/>
          <w:trPrChange w:id="12257" w:author="James Vu" w:date="2024-04-19T00:20:00Z">
            <w:trPr>
              <w:trHeight w:val="360"/>
            </w:trPr>
          </w:trPrChange>
        </w:trPr>
        <w:tc>
          <w:tcPr>
            <w:tcW w:w="704" w:type="dxa"/>
            <w:shd w:val="clear" w:color="auto" w:fill="auto"/>
            <w:noWrap/>
            <w:vAlign w:val="center"/>
            <w:hideMark/>
            <w:tcPrChange w:id="12258" w:author="James Vu" w:date="2024-04-19T00:20:00Z">
              <w:tcPr>
                <w:tcW w:w="704" w:type="dxa"/>
                <w:shd w:val="clear" w:color="auto" w:fill="auto"/>
                <w:noWrap/>
                <w:vAlign w:val="center"/>
                <w:hideMark/>
              </w:tcPr>
            </w:tcPrChange>
          </w:tcPr>
          <w:p w14:paraId="60C3C020" w14:textId="77777777" w:rsidR="004D28C1" w:rsidRPr="003C02FF" w:rsidRDefault="004D28C1" w:rsidP="004D28C1">
            <w:pPr>
              <w:jc w:val="center"/>
              <w:rPr>
                <w:ins w:id="12259" w:author="James Vu" w:date="2024-04-19T00:01:00Z"/>
                <w:b/>
                <w:bCs/>
                <w:color w:val="000000"/>
                <w:rPrChange w:id="12260" w:author="James Vu" w:date="2024-04-19T00:19:00Z">
                  <w:rPr>
                    <w:ins w:id="12261" w:author="James Vu" w:date="2024-04-19T00:01:00Z"/>
                    <w:b/>
                    <w:bCs/>
                    <w:color w:val="000000"/>
                    <w:sz w:val="28"/>
                    <w:szCs w:val="28"/>
                  </w:rPr>
                </w:rPrChange>
              </w:rPr>
            </w:pPr>
            <w:ins w:id="12262" w:author="James Vu" w:date="2024-04-19T00:01:00Z">
              <w:r w:rsidRPr="003C02FF">
                <w:rPr>
                  <w:b/>
                  <w:bCs/>
                  <w:color w:val="000000"/>
                  <w:rPrChange w:id="12263" w:author="James Vu" w:date="2024-04-19T00:19:00Z">
                    <w:rPr>
                      <w:b/>
                      <w:bCs/>
                      <w:color w:val="000000"/>
                      <w:sz w:val="28"/>
                      <w:szCs w:val="28"/>
                    </w:rPr>
                  </w:rPrChange>
                </w:rPr>
                <w:t> </w:t>
              </w:r>
            </w:ins>
          </w:p>
        </w:tc>
        <w:tc>
          <w:tcPr>
            <w:tcW w:w="8358" w:type="dxa"/>
            <w:shd w:val="clear" w:color="auto" w:fill="auto"/>
            <w:noWrap/>
            <w:vAlign w:val="center"/>
            <w:hideMark/>
            <w:tcPrChange w:id="12264" w:author="James Vu" w:date="2024-04-19T00:20:00Z">
              <w:tcPr>
                <w:tcW w:w="8358" w:type="dxa"/>
                <w:shd w:val="clear" w:color="auto" w:fill="auto"/>
                <w:noWrap/>
                <w:vAlign w:val="center"/>
                <w:hideMark/>
              </w:tcPr>
            </w:tcPrChange>
          </w:tcPr>
          <w:p w14:paraId="50AE78DF" w14:textId="77777777" w:rsidR="004D28C1" w:rsidRPr="003C02FF" w:rsidRDefault="004D28C1" w:rsidP="004D28C1">
            <w:pPr>
              <w:rPr>
                <w:ins w:id="12265" w:author="James Vu" w:date="2024-04-19T00:01:00Z"/>
                <w:color w:val="0D0D0D"/>
                <w:rPrChange w:id="12266" w:author="James Vu" w:date="2024-04-19T00:19:00Z">
                  <w:rPr>
                    <w:ins w:id="12267" w:author="James Vu" w:date="2024-04-19T00:01:00Z"/>
                    <w:color w:val="0D0D0D"/>
                    <w:sz w:val="28"/>
                    <w:szCs w:val="28"/>
                  </w:rPr>
                </w:rPrChange>
              </w:rPr>
            </w:pPr>
            <w:ins w:id="12268" w:author="James Vu" w:date="2024-04-19T00:01:00Z">
              <w:r w:rsidRPr="003C02FF">
                <w:rPr>
                  <w:color w:val="0D0D0D"/>
                  <w:rPrChange w:id="12269" w:author="James Vu" w:date="2024-04-19T00:19:00Z">
                    <w:rPr>
                      <w:color w:val="0D0D0D"/>
                      <w:sz w:val="28"/>
                      <w:szCs w:val="28"/>
                    </w:rPr>
                  </w:rPrChange>
                </w:rPr>
                <w:t>Xuất biểu mẫu dưới dạng HTML</w:t>
              </w:r>
            </w:ins>
          </w:p>
        </w:tc>
      </w:tr>
      <w:tr w:rsidR="003C02FF" w:rsidRPr="003C02FF" w14:paraId="70A1EA6B" w14:textId="77777777" w:rsidTr="003C02FF">
        <w:trPr>
          <w:trHeight w:val="360"/>
          <w:ins w:id="12270" w:author="James Vu" w:date="2024-04-19T00:01:00Z"/>
          <w:trPrChange w:id="12271" w:author="James Vu" w:date="2024-04-19T00:20:00Z">
            <w:trPr>
              <w:trHeight w:val="360"/>
            </w:trPr>
          </w:trPrChange>
        </w:trPr>
        <w:tc>
          <w:tcPr>
            <w:tcW w:w="704" w:type="dxa"/>
            <w:shd w:val="clear" w:color="auto" w:fill="auto"/>
            <w:noWrap/>
            <w:vAlign w:val="center"/>
            <w:hideMark/>
            <w:tcPrChange w:id="12272" w:author="James Vu" w:date="2024-04-19T00:20:00Z">
              <w:tcPr>
                <w:tcW w:w="704" w:type="dxa"/>
                <w:shd w:val="clear" w:color="auto" w:fill="auto"/>
                <w:noWrap/>
                <w:vAlign w:val="center"/>
                <w:hideMark/>
              </w:tcPr>
            </w:tcPrChange>
          </w:tcPr>
          <w:p w14:paraId="07B133FE" w14:textId="77777777" w:rsidR="004D28C1" w:rsidRPr="003C02FF" w:rsidRDefault="004D28C1" w:rsidP="004D28C1">
            <w:pPr>
              <w:jc w:val="center"/>
              <w:rPr>
                <w:ins w:id="12273" w:author="James Vu" w:date="2024-04-19T00:01:00Z"/>
                <w:b/>
                <w:bCs/>
                <w:color w:val="000000"/>
                <w:rPrChange w:id="12274" w:author="James Vu" w:date="2024-04-19T00:19:00Z">
                  <w:rPr>
                    <w:ins w:id="12275" w:author="James Vu" w:date="2024-04-19T00:01:00Z"/>
                    <w:b/>
                    <w:bCs/>
                    <w:color w:val="000000"/>
                    <w:sz w:val="28"/>
                    <w:szCs w:val="28"/>
                  </w:rPr>
                </w:rPrChange>
              </w:rPr>
            </w:pPr>
            <w:ins w:id="12276" w:author="James Vu" w:date="2024-04-19T00:01:00Z">
              <w:r w:rsidRPr="003C02FF">
                <w:rPr>
                  <w:b/>
                  <w:bCs/>
                  <w:color w:val="000000"/>
                  <w:rPrChange w:id="12277" w:author="James Vu" w:date="2024-04-19T00:19:00Z">
                    <w:rPr>
                      <w:b/>
                      <w:bCs/>
                      <w:color w:val="000000"/>
                      <w:sz w:val="28"/>
                      <w:szCs w:val="28"/>
                    </w:rPr>
                  </w:rPrChange>
                </w:rPr>
                <w:t> </w:t>
              </w:r>
            </w:ins>
          </w:p>
        </w:tc>
        <w:tc>
          <w:tcPr>
            <w:tcW w:w="8358" w:type="dxa"/>
            <w:shd w:val="clear" w:color="auto" w:fill="auto"/>
            <w:noWrap/>
            <w:vAlign w:val="center"/>
            <w:hideMark/>
            <w:tcPrChange w:id="12278" w:author="James Vu" w:date="2024-04-19T00:20:00Z">
              <w:tcPr>
                <w:tcW w:w="8358" w:type="dxa"/>
                <w:shd w:val="clear" w:color="auto" w:fill="auto"/>
                <w:noWrap/>
                <w:vAlign w:val="center"/>
                <w:hideMark/>
              </w:tcPr>
            </w:tcPrChange>
          </w:tcPr>
          <w:p w14:paraId="34245371" w14:textId="77777777" w:rsidR="004D28C1" w:rsidRPr="003C02FF" w:rsidRDefault="004D28C1" w:rsidP="004D28C1">
            <w:pPr>
              <w:rPr>
                <w:ins w:id="12279" w:author="James Vu" w:date="2024-04-19T00:01:00Z"/>
                <w:color w:val="0D0D0D"/>
                <w:rPrChange w:id="12280" w:author="James Vu" w:date="2024-04-19T00:19:00Z">
                  <w:rPr>
                    <w:ins w:id="12281" w:author="James Vu" w:date="2024-04-19T00:01:00Z"/>
                    <w:color w:val="0D0D0D"/>
                    <w:sz w:val="28"/>
                    <w:szCs w:val="28"/>
                  </w:rPr>
                </w:rPrChange>
              </w:rPr>
            </w:pPr>
            <w:ins w:id="12282" w:author="James Vu" w:date="2024-04-19T00:01:00Z">
              <w:r w:rsidRPr="003C02FF">
                <w:rPr>
                  <w:color w:val="0D0D0D"/>
                  <w:rPrChange w:id="12283" w:author="James Vu" w:date="2024-04-19T00:19:00Z">
                    <w:rPr>
                      <w:color w:val="0D0D0D"/>
                      <w:sz w:val="28"/>
                      <w:szCs w:val="28"/>
                    </w:rPr>
                  </w:rPrChange>
                </w:rPr>
                <w:t>Tạo bản in của biểu mẫu</w:t>
              </w:r>
            </w:ins>
          </w:p>
        </w:tc>
      </w:tr>
      <w:tr w:rsidR="003C02FF" w:rsidRPr="003C02FF" w14:paraId="04ED0C20" w14:textId="77777777" w:rsidTr="003C02FF">
        <w:trPr>
          <w:trHeight w:val="360"/>
          <w:ins w:id="12284" w:author="James Vu" w:date="2024-04-19T00:01:00Z"/>
          <w:trPrChange w:id="12285" w:author="James Vu" w:date="2024-04-19T00:20:00Z">
            <w:trPr>
              <w:trHeight w:val="360"/>
            </w:trPr>
          </w:trPrChange>
        </w:trPr>
        <w:tc>
          <w:tcPr>
            <w:tcW w:w="704" w:type="dxa"/>
            <w:shd w:val="clear" w:color="auto" w:fill="auto"/>
            <w:noWrap/>
            <w:vAlign w:val="center"/>
            <w:hideMark/>
            <w:tcPrChange w:id="12286" w:author="James Vu" w:date="2024-04-19T00:20:00Z">
              <w:tcPr>
                <w:tcW w:w="704" w:type="dxa"/>
                <w:shd w:val="clear" w:color="auto" w:fill="auto"/>
                <w:noWrap/>
                <w:vAlign w:val="center"/>
                <w:hideMark/>
              </w:tcPr>
            </w:tcPrChange>
          </w:tcPr>
          <w:p w14:paraId="0EAAF8F2" w14:textId="77777777" w:rsidR="004D28C1" w:rsidRPr="003C02FF" w:rsidRDefault="004D28C1" w:rsidP="004D28C1">
            <w:pPr>
              <w:jc w:val="center"/>
              <w:rPr>
                <w:ins w:id="12287" w:author="James Vu" w:date="2024-04-19T00:01:00Z"/>
                <w:b/>
                <w:bCs/>
                <w:color w:val="000000"/>
                <w:rPrChange w:id="12288" w:author="James Vu" w:date="2024-04-19T00:21:00Z">
                  <w:rPr>
                    <w:ins w:id="12289" w:author="James Vu" w:date="2024-04-19T00:01:00Z"/>
                    <w:b/>
                    <w:bCs/>
                    <w:color w:val="000000"/>
                    <w:sz w:val="28"/>
                    <w:szCs w:val="28"/>
                  </w:rPr>
                </w:rPrChange>
              </w:rPr>
            </w:pPr>
            <w:ins w:id="12290" w:author="James Vu" w:date="2024-04-19T00:01:00Z">
              <w:r w:rsidRPr="003C02FF">
                <w:rPr>
                  <w:b/>
                  <w:bCs/>
                  <w:color w:val="000000"/>
                  <w:rPrChange w:id="12291" w:author="James Vu" w:date="2024-04-19T00:21:00Z">
                    <w:rPr>
                      <w:b/>
                      <w:bCs/>
                      <w:color w:val="000000"/>
                      <w:sz w:val="28"/>
                      <w:szCs w:val="28"/>
                    </w:rPr>
                  </w:rPrChange>
                </w:rPr>
                <w:t>16</w:t>
              </w:r>
            </w:ins>
          </w:p>
        </w:tc>
        <w:tc>
          <w:tcPr>
            <w:tcW w:w="8358" w:type="dxa"/>
            <w:shd w:val="clear" w:color="auto" w:fill="auto"/>
            <w:noWrap/>
            <w:vAlign w:val="center"/>
            <w:hideMark/>
            <w:tcPrChange w:id="12292" w:author="James Vu" w:date="2024-04-19T00:20:00Z">
              <w:tcPr>
                <w:tcW w:w="8358" w:type="dxa"/>
                <w:shd w:val="clear" w:color="auto" w:fill="auto"/>
                <w:noWrap/>
                <w:vAlign w:val="center"/>
                <w:hideMark/>
              </w:tcPr>
            </w:tcPrChange>
          </w:tcPr>
          <w:p w14:paraId="501D08F2" w14:textId="77777777" w:rsidR="004D28C1" w:rsidRPr="003C02FF" w:rsidRDefault="004D28C1" w:rsidP="004D28C1">
            <w:pPr>
              <w:rPr>
                <w:ins w:id="12293" w:author="James Vu" w:date="2024-04-19T00:01:00Z"/>
                <w:b/>
                <w:bCs/>
                <w:color w:val="0D0D0D"/>
                <w:rPrChange w:id="12294" w:author="James Vu" w:date="2024-04-19T00:21:00Z">
                  <w:rPr>
                    <w:ins w:id="12295" w:author="James Vu" w:date="2024-04-19T00:01:00Z"/>
                    <w:color w:val="0D0D0D"/>
                    <w:sz w:val="28"/>
                    <w:szCs w:val="28"/>
                  </w:rPr>
                </w:rPrChange>
              </w:rPr>
            </w:pPr>
            <w:ins w:id="12296" w:author="James Vu" w:date="2024-04-19T00:01:00Z">
              <w:r w:rsidRPr="003C02FF">
                <w:rPr>
                  <w:b/>
                  <w:bCs/>
                  <w:color w:val="0D0D0D"/>
                  <w:rPrChange w:id="12297" w:author="James Vu" w:date="2024-04-19T00:21:00Z">
                    <w:rPr>
                      <w:color w:val="0D0D0D"/>
                      <w:sz w:val="28"/>
                      <w:szCs w:val="28"/>
                    </w:rPr>
                  </w:rPrChange>
                </w:rPr>
                <w:t>Đồng Bộ Hóa Thông Tin vào Biểu Mẫu</w:t>
              </w:r>
            </w:ins>
          </w:p>
        </w:tc>
      </w:tr>
      <w:tr w:rsidR="003C02FF" w:rsidRPr="003C02FF" w14:paraId="7DB6C19A" w14:textId="77777777" w:rsidTr="003C02FF">
        <w:trPr>
          <w:trHeight w:val="360"/>
          <w:ins w:id="12298" w:author="James Vu" w:date="2024-04-19T00:01:00Z"/>
          <w:trPrChange w:id="12299" w:author="James Vu" w:date="2024-04-19T00:20:00Z">
            <w:trPr>
              <w:trHeight w:val="360"/>
            </w:trPr>
          </w:trPrChange>
        </w:trPr>
        <w:tc>
          <w:tcPr>
            <w:tcW w:w="704" w:type="dxa"/>
            <w:shd w:val="clear" w:color="auto" w:fill="auto"/>
            <w:noWrap/>
            <w:vAlign w:val="center"/>
            <w:hideMark/>
            <w:tcPrChange w:id="12300" w:author="James Vu" w:date="2024-04-19T00:20:00Z">
              <w:tcPr>
                <w:tcW w:w="704" w:type="dxa"/>
                <w:shd w:val="clear" w:color="auto" w:fill="auto"/>
                <w:noWrap/>
                <w:vAlign w:val="center"/>
                <w:hideMark/>
              </w:tcPr>
            </w:tcPrChange>
          </w:tcPr>
          <w:p w14:paraId="14F6E3CC" w14:textId="77777777" w:rsidR="004D28C1" w:rsidRPr="003C02FF" w:rsidRDefault="004D28C1" w:rsidP="004D28C1">
            <w:pPr>
              <w:jc w:val="center"/>
              <w:rPr>
                <w:ins w:id="12301" w:author="James Vu" w:date="2024-04-19T00:01:00Z"/>
                <w:b/>
                <w:bCs/>
                <w:color w:val="000000"/>
                <w:rPrChange w:id="12302" w:author="James Vu" w:date="2024-04-19T00:19:00Z">
                  <w:rPr>
                    <w:ins w:id="12303" w:author="James Vu" w:date="2024-04-19T00:01:00Z"/>
                    <w:b/>
                    <w:bCs/>
                    <w:color w:val="000000"/>
                    <w:sz w:val="28"/>
                    <w:szCs w:val="28"/>
                  </w:rPr>
                </w:rPrChange>
              </w:rPr>
            </w:pPr>
            <w:ins w:id="12304" w:author="James Vu" w:date="2024-04-19T00:01:00Z">
              <w:r w:rsidRPr="003C02FF">
                <w:rPr>
                  <w:b/>
                  <w:bCs/>
                  <w:color w:val="000000"/>
                  <w:rPrChange w:id="12305" w:author="James Vu" w:date="2024-04-19T00:19:00Z">
                    <w:rPr>
                      <w:b/>
                      <w:bCs/>
                      <w:color w:val="000000"/>
                      <w:sz w:val="28"/>
                      <w:szCs w:val="28"/>
                    </w:rPr>
                  </w:rPrChange>
                </w:rPr>
                <w:lastRenderedPageBreak/>
                <w:t> </w:t>
              </w:r>
            </w:ins>
          </w:p>
        </w:tc>
        <w:tc>
          <w:tcPr>
            <w:tcW w:w="8358" w:type="dxa"/>
            <w:shd w:val="clear" w:color="auto" w:fill="auto"/>
            <w:noWrap/>
            <w:vAlign w:val="center"/>
            <w:hideMark/>
            <w:tcPrChange w:id="12306" w:author="James Vu" w:date="2024-04-19T00:20:00Z">
              <w:tcPr>
                <w:tcW w:w="8358" w:type="dxa"/>
                <w:shd w:val="clear" w:color="auto" w:fill="auto"/>
                <w:noWrap/>
                <w:vAlign w:val="center"/>
                <w:hideMark/>
              </w:tcPr>
            </w:tcPrChange>
          </w:tcPr>
          <w:p w14:paraId="5E8DB71D" w14:textId="77777777" w:rsidR="004D28C1" w:rsidRPr="003C02FF" w:rsidRDefault="004D28C1" w:rsidP="004D28C1">
            <w:pPr>
              <w:rPr>
                <w:ins w:id="12307" w:author="James Vu" w:date="2024-04-19T00:01:00Z"/>
                <w:color w:val="0D0D0D"/>
                <w:rPrChange w:id="12308" w:author="James Vu" w:date="2024-04-19T00:19:00Z">
                  <w:rPr>
                    <w:ins w:id="12309" w:author="James Vu" w:date="2024-04-19T00:01:00Z"/>
                    <w:color w:val="0D0D0D"/>
                    <w:sz w:val="28"/>
                    <w:szCs w:val="28"/>
                  </w:rPr>
                </w:rPrChange>
              </w:rPr>
            </w:pPr>
            <w:ins w:id="12310" w:author="James Vu" w:date="2024-04-19T00:01:00Z">
              <w:r w:rsidRPr="003C02FF">
                <w:rPr>
                  <w:color w:val="0D0D0D"/>
                  <w:rPrChange w:id="12311" w:author="James Vu" w:date="2024-04-19T00:19:00Z">
                    <w:rPr>
                      <w:color w:val="0D0D0D"/>
                      <w:sz w:val="28"/>
                      <w:szCs w:val="28"/>
                    </w:rPr>
                  </w:rPrChange>
                </w:rPr>
                <w:t>Điền tự động thông tin vào biểu mẫu</w:t>
              </w:r>
            </w:ins>
          </w:p>
        </w:tc>
      </w:tr>
      <w:tr w:rsidR="003C02FF" w:rsidRPr="003C02FF" w14:paraId="62CE3538" w14:textId="77777777" w:rsidTr="003C02FF">
        <w:trPr>
          <w:trHeight w:val="360"/>
          <w:ins w:id="12312" w:author="James Vu" w:date="2024-04-19T00:01:00Z"/>
          <w:trPrChange w:id="12313" w:author="James Vu" w:date="2024-04-19T00:20:00Z">
            <w:trPr>
              <w:trHeight w:val="360"/>
            </w:trPr>
          </w:trPrChange>
        </w:trPr>
        <w:tc>
          <w:tcPr>
            <w:tcW w:w="704" w:type="dxa"/>
            <w:shd w:val="clear" w:color="auto" w:fill="auto"/>
            <w:noWrap/>
            <w:vAlign w:val="center"/>
            <w:hideMark/>
            <w:tcPrChange w:id="12314" w:author="James Vu" w:date="2024-04-19T00:20:00Z">
              <w:tcPr>
                <w:tcW w:w="704" w:type="dxa"/>
                <w:shd w:val="clear" w:color="auto" w:fill="auto"/>
                <w:noWrap/>
                <w:vAlign w:val="center"/>
                <w:hideMark/>
              </w:tcPr>
            </w:tcPrChange>
          </w:tcPr>
          <w:p w14:paraId="672E2AA0" w14:textId="77777777" w:rsidR="004D28C1" w:rsidRPr="003C02FF" w:rsidRDefault="004D28C1" w:rsidP="004D28C1">
            <w:pPr>
              <w:jc w:val="center"/>
              <w:rPr>
                <w:ins w:id="12315" w:author="James Vu" w:date="2024-04-19T00:01:00Z"/>
                <w:b/>
                <w:bCs/>
                <w:color w:val="000000"/>
                <w:rPrChange w:id="12316" w:author="James Vu" w:date="2024-04-19T00:19:00Z">
                  <w:rPr>
                    <w:ins w:id="12317" w:author="James Vu" w:date="2024-04-19T00:01:00Z"/>
                    <w:b/>
                    <w:bCs/>
                    <w:color w:val="000000"/>
                    <w:sz w:val="28"/>
                    <w:szCs w:val="28"/>
                  </w:rPr>
                </w:rPrChange>
              </w:rPr>
            </w:pPr>
            <w:ins w:id="12318" w:author="James Vu" w:date="2024-04-19T00:01:00Z">
              <w:r w:rsidRPr="003C02FF">
                <w:rPr>
                  <w:b/>
                  <w:bCs/>
                  <w:color w:val="000000"/>
                  <w:rPrChange w:id="12319" w:author="James Vu" w:date="2024-04-19T00:19:00Z">
                    <w:rPr>
                      <w:b/>
                      <w:bCs/>
                      <w:color w:val="000000"/>
                      <w:sz w:val="28"/>
                      <w:szCs w:val="28"/>
                    </w:rPr>
                  </w:rPrChange>
                </w:rPr>
                <w:t> </w:t>
              </w:r>
            </w:ins>
          </w:p>
        </w:tc>
        <w:tc>
          <w:tcPr>
            <w:tcW w:w="8358" w:type="dxa"/>
            <w:shd w:val="clear" w:color="auto" w:fill="auto"/>
            <w:noWrap/>
            <w:vAlign w:val="center"/>
            <w:hideMark/>
            <w:tcPrChange w:id="12320" w:author="James Vu" w:date="2024-04-19T00:20:00Z">
              <w:tcPr>
                <w:tcW w:w="8358" w:type="dxa"/>
                <w:shd w:val="clear" w:color="auto" w:fill="auto"/>
                <w:noWrap/>
                <w:vAlign w:val="center"/>
                <w:hideMark/>
              </w:tcPr>
            </w:tcPrChange>
          </w:tcPr>
          <w:p w14:paraId="71263BBA" w14:textId="77777777" w:rsidR="004D28C1" w:rsidRPr="003C02FF" w:rsidRDefault="004D28C1" w:rsidP="004D28C1">
            <w:pPr>
              <w:rPr>
                <w:ins w:id="12321" w:author="James Vu" w:date="2024-04-19T00:01:00Z"/>
                <w:color w:val="0D0D0D"/>
                <w:rPrChange w:id="12322" w:author="James Vu" w:date="2024-04-19T00:19:00Z">
                  <w:rPr>
                    <w:ins w:id="12323" w:author="James Vu" w:date="2024-04-19T00:01:00Z"/>
                    <w:color w:val="0D0D0D"/>
                    <w:sz w:val="28"/>
                    <w:szCs w:val="28"/>
                  </w:rPr>
                </w:rPrChange>
              </w:rPr>
            </w:pPr>
            <w:ins w:id="12324" w:author="James Vu" w:date="2024-04-19T00:01:00Z">
              <w:r w:rsidRPr="003C02FF">
                <w:rPr>
                  <w:color w:val="0D0D0D"/>
                  <w:rPrChange w:id="12325" w:author="James Vu" w:date="2024-04-19T00:19:00Z">
                    <w:rPr>
                      <w:color w:val="0D0D0D"/>
                      <w:sz w:val="28"/>
                      <w:szCs w:val="28"/>
                    </w:rPr>
                  </w:rPrChange>
                </w:rPr>
                <w:t>Cập nhật dữ liệu đồng bộ trong biểu mẫu</w:t>
              </w:r>
            </w:ins>
          </w:p>
        </w:tc>
      </w:tr>
      <w:tr w:rsidR="003C02FF" w:rsidRPr="003C02FF" w14:paraId="424AA053" w14:textId="77777777" w:rsidTr="003C02FF">
        <w:trPr>
          <w:trHeight w:val="360"/>
          <w:ins w:id="12326" w:author="James Vu" w:date="2024-04-19T00:01:00Z"/>
          <w:trPrChange w:id="12327" w:author="James Vu" w:date="2024-04-19T00:20:00Z">
            <w:trPr>
              <w:trHeight w:val="360"/>
            </w:trPr>
          </w:trPrChange>
        </w:trPr>
        <w:tc>
          <w:tcPr>
            <w:tcW w:w="704" w:type="dxa"/>
            <w:shd w:val="clear" w:color="auto" w:fill="auto"/>
            <w:noWrap/>
            <w:vAlign w:val="center"/>
            <w:hideMark/>
            <w:tcPrChange w:id="12328" w:author="James Vu" w:date="2024-04-19T00:20:00Z">
              <w:tcPr>
                <w:tcW w:w="704" w:type="dxa"/>
                <w:shd w:val="clear" w:color="auto" w:fill="auto"/>
                <w:noWrap/>
                <w:vAlign w:val="center"/>
                <w:hideMark/>
              </w:tcPr>
            </w:tcPrChange>
          </w:tcPr>
          <w:p w14:paraId="1BDC9FB4" w14:textId="77777777" w:rsidR="004D28C1" w:rsidRPr="003C02FF" w:rsidRDefault="004D28C1" w:rsidP="004D28C1">
            <w:pPr>
              <w:jc w:val="center"/>
              <w:rPr>
                <w:ins w:id="12329" w:author="James Vu" w:date="2024-04-19T00:01:00Z"/>
                <w:b/>
                <w:bCs/>
                <w:color w:val="000000"/>
                <w:rPrChange w:id="12330" w:author="James Vu" w:date="2024-04-19T00:19:00Z">
                  <w:rPr>
                    <w:ins w:id="12331" w:author="James Vu" w:date="2024-04-19T00:01:00Z"/>
                    <w:b/>
                    <w:bCs/>
                    <w:color w:val="000000"/>
                    <w:sz w:val="28"/>
                    <w:szCs w:val="28"/>
                  </w:rPr>
                </w:rPrChange>
              </w:rPr>
            </w:pPr>
            <w:ins w:id="12332" w:author="James Vu" w:date="2024-04-19T00:01:00Z">
              <w:r w:rsidRPr="003C02FF">
                <w:rPr>
                  <w:b/>
                  <w:bCs/>
                  <w:color w:val="000000"/>
                  <w:rPrChange w:id="12333" w:author="James Vu" w:date="2024-04-19T00:19:00Z">
                    <w:rPr>
                      <w:b/>
                      <w:bCs/>
                      <w:color w:val="000000"/>
                      <w:sz w:val="28"/>
                      <w:szCs w:val="28"/>
                    </w:rPr>
                  </w:rPrChange>
                </w:rPr>
                <w:t> </w:t>
              </w:r>
            </w:ins>
          </w:p>
        </w:tc>
        <w:tc>
          <w:tcPr>
            <w:tcW w:w="8358" w:type="dxa"/>
            <w:shd w:val="clear" w:color="auto" w:fill="auto"/>
            <w:noWrap/>
            <w:vAlign w:val="center"/>
            <w:hideMark/>
            <w:tcPrChange w:id="12334" w:author="James Vu" w:date="2024-04-19T00:20:00Z">
              <w:tcPr>
                <w:tcW w:w="8358" w:type="dxa"/>
                <w:shd w:val="clear" w:color="auto" w:fill="auto"/>
                <w:noWrap/>
                <w:vAlign w:val="center"/>
                <w:hideMark/>
              </w:tcPr>
            </w:tcPrChange>
          </w:tcPr>
          <w:p w14:paraId="79E7879E" w14:textId="77777777" w:rsidR="004D28C1" w:rsidRPr="003C02FF" w:rsidRDefault="004D28C1" w:rsidP="004D28C1">
            <w:pPr>
              <w:rPr>
                <w:ins w:id="12335" w:author="James Vu" w:date="2024-04-19T00:01:00Z"/>
                <w:color w:val="0D0D0D"/>
                <w:rPrChange w:id="12336" w:author="James Vu" w:date="2024-04-19T00:19:00Z">
                  <w:rPr>
                    <w:ins w:id="12337" w:author="James Vu" w:date="2024-04-19T00:01:00Z"/>
                    <w:color w:val="0D0D0D"/>
                    <w:sz w:val="28"/>
                    <w:szCs w:val="28"/>
                  </w:rPr>
                </w:rPrChange>
              </w:rPr>
            </w:pPr>
            <w:ins w:id="12338" w:author="James Vu" w:date="2024-04-19T00:01:00Z">
              <w:r w:rsidRPr="003C02FF">
                <w:rPr>
                  <w:color w:val="0D0D0D"/>
                  <w:rPrChange w:id="12339" w:author="James Vu" w:date="2024-04-19T00:19:00Z">
                    <w:rPr>
                      <w:color w:val="0D0D0D"/>
                      <w:sz w:val="28"/>
                      <w:szCs w:val="28"/>
                    </w:rPr>
                  </w:rPrChange>
                </w:rPr>
                <w:t>Kiểm tra và xác thực dữ liệu nhập</w:t>
              </w:r>
            </w:ins>
          </w:p>
        </w:tc>
      </w:tr>
      <w:tr w:rsidR="003C02FF" w:rsidRPr="003C02FF" w14:paraId="227A0ECE" w14:textId="77777777" w:rsidTr="003C02FF">
        <w:trPr>
          <w:trHeight w:val="360"/>
          <w:ins w:id="12340" w:author="James Vu" w:date="2024-04-19T00:01:00Z"/>
          <w:trPrChange w:id="12341" w:author="James Vu" w:date="2024-04-19T00:20:00Z">
            <w:trPr>
              <w:trHeight w:val="360"/>
            </w:trPr>
          </w:trPrChange>
        </w:trPr>
        <w:tc>
          <w:tcPr>
            <w:tcW w:w="704" w:type="dxa"/>
            <w:shd w:val="clear" w:color="auto" w:fill="auto"/>
            <w:noWrap/>
            <w:vAlign w:val="center"/>
            <w:hideMark/>
            <w:tcPrChange w:id="12342" w:author="James Vu" w:date="2024-04-19T00:20:00Z">
              <w:tcPr>
                <w:tcW w:w="704" w:type="dxa"/>
                <w:shd w:val="clear" w:color="auto" w:fill="auto"/>
                <w:noWrap/>
                <w:vAlign w:val="center"/>
                <w:hideMark/>
              </w:tcPr>
            </w:tcPrChange>
          </w:tcPr>
          <w:p w14:paraId="43F56798" w14:textId="77777777" w:rsidR="004D28C1" w:rsidRPr="003C02FF" w:rsidRDefault="004D28C1" w:rsidP="004D28C1">
            <w:pPr>
              <w:jc w:val="center"/>
              <w:rPr>
                <w:ins w:id="12343" w:author="James Vu" w:date="2024-04-19T00:01:00Z"/>
                <w:b/>
                <w:bCs/>
                <w:color w:val="000000"/>
                <w:rPrChange w:id="12344" w:author="James Vu" w:date="2024-04-19T00:19:00Z">
                  <w:rPr>
                    <w:ins w:id="12345" w:author="James Vu" w:date="2024-04-19T00:01:00Z"/>
                    <w:b/>
                    <w:bCs/>
                    <w:color w:val="000000"/>
                    <w:sz w:val="28"/>
                    <w:szCs w:val="28"/>
                  </w:rPr>
                </w:rPrChange>
              </w:rPr>
            </w:pPr>
            <w:ins w:id="12346" w:author="James Vu" w:date="2024-04-19T00:01:00Z">
              <w:r w:rsidRPr="003C02FF">
                <w:rPr>
                  <w:b/>
                  <w:bCs/>
                  <w:color w:val="000000"/>
                  <w:rPrChange w:id="12347" w:author="James Vu" w:date="2024-04-19T00:19:00Z">
                    <w:rPr>
                      <w:b/>
                      <w:bCs/>
                      <w:color w:val="000000"/>
                      <w:sz w:val="28"/>
                      <w:szCs w:val="28"/>
                    </w:rPr>
                  </w:rPrChange>
                </w:rPr>
                <w:t> </w:t>
              </w:r>
            </w:ins>
          </w:p>
        </w:tc>
        <w:tc>
          <w:tcPr>
            <w:tcW w:w="8358" w:type="dxa"/>
            <w:shd w:val="clear" w:color="auto" w:fill="auto"/>
            <w:noWrap/>
            <w:vAlign w:val="center"/>
            <w:hideMark/>
            <w:tcPrChange w:id="12348" w:author="James Vu" w:date="2024-04-19T00:20:00Z">
              <w:tcPr>
                <w:tcW w:w="8358" w:type="dxa"/>
                <w:shd w:val="clear" w:color="auto" w:fill="auto"/>
                <w:noWrap/>
                <w:vAlign w:val="center"/>
                <w:hideMark/>
              </w:tcPr>
            </w:tcPrChange>
          </w:tcPr>
          <w:p w14:paraId="38940B16" w14:textId="77777777" w:rsidR="004D28C1" w:rsidRPr="003C02FF" w:rsidRDefault="004D28C1" w:rsidP="004D28C1">
            <w:pPr>
              <w:rPr>
                <w:ins w:id="12349" w:author="James Vu" w:date="2024-04-19T00:01:00Z"/>
                <w:color w:val="0D0D0D"/>
                <w:rPrChange w:id="12350" w:author="James Vu" w:date="2024-04-19T00:19:00Z">
                  <w:rPr>
                    <w:ins w:id="12351" w:author="James Vu" w:date="2024-04-19T00:01:00Z"/>
                    <w:color w:val="0D0D0D"/>
                    <w:sz w:val="28"/>
                    <w:szCs w:val="28"/>
                  </w:rPr>
                </w:rPrChange>
              </w:rPr>
            </w:pPr>
            <w:ins w:id="12352" w:author="James Vu" w:date="2024-04-19T00:01:00Z">
              <w:r w:rsidRPr="003C02FF">
                <w:rPr>
                  <w:color w:val="0D0D0D"/>
                  <w:rPrChange w:id="12353" w:author="James Vu" w:date="2024-04-19T00:19:00Z">
                    <w:rPr>
                      <w:color w:val="0D0D0D"/>
                      <w:sz w:val="28"/>
                      <w:szCs w:val="28"/>
                    </w:rPr>
                  </w:rPrChange>
                </w:rPr>
                <w:t>Lưu trữ dữ liệu sau khi nhập vào biểu mẫu</w:t>
              </w:r>
            </w:ins>
          </w:p>
        </w:tc>
      </w:tr>
      <w:tr w:rsidR="003C02FF" w:rsidRPr="003C02FF" w14:paraId="7D414025" w14:textId="77777777" w:rsidTr="003C02FF">
        <w:trPr>
          <w:trHeight w:val="360"/>
          <w:ins w:id="12354" w:author="James Vu" w:date="2024-04-19T00:01:00Z"/>
          <w:trPrChange w:id="12355" w:author="James Vu" w:date="2024-04-19T00:20:00Z">
            <w:trPr>
              <w:trHeight w:val="360"/>
            </w:trPr>
          </w:trPrChange>
        </w:trPr>
        <w:tc>
          <w:tcPr>
            <w:tcW w:w="704" w:type="dxa"/>
            <w:shd w:val="clear" w:color="auto" w:fill="auto"/>
            <w:noWrap/>
            <w:vAlign w:val="center"/>
            <w:hideMark/>
            <w:tcPrChange w:id="12356" w:author="James Vu" w:date="2024-04-19T00:20:00Z">
              <w:tcPr>
                <w:tcW w:w="704" w:type="dxa"/>
                <w:shd w:val="clear" w:color="auto" w:fill="auto"/>
                <w:noWrap/>
                <w:vAlign w:val="center"/>
                <w:hideMark/>
              </w:tcPr>
            </w:tcPrChange>
          </w:tcPr>
          <w:p w14:paraId="3F96B713" w14:textId="77777777" w:rsidR="004D28C1" w:rsidRPr="003C02FF" w:rsidRDefault="004D28C1" w:rsidP="004D28C1">
            <w:pPr>
              <w:jc w:val="center"/>
              <w:rPr>
                <w:ins w:id="12357" w:author="James Vu" w:date="2024-04-19T00:01:00Z"/>
                <w:b/>
                <w:bCs/>
                <w:color w:val="000000"/>
                <w:rPrChange w:id="12358" w:author="James Vu" w:date="2024-04-19T00:21:00Z">
                  <w:rPr>
                    <w:ins w:id="12359" w:author="James Vu" w:date="2024-04-19T00:01:00Z"/>
                    <w:b/>
                    <w:bCs/>
                    <w:color w:val="000000"/>
                    <w:sz w:val="28"/>
                    <w:szCs w:val="28"/>
                  </w:rPr>
                </w:rPrChange>
              </w:rPr>
            </w:pPr>
            <w:ins w:id="12360" w:author="James Vu" w:date="2024-04-19T00:01:00Z">
              <w:r w:rsidRPr="003C02FF">
                <w:rPr>
                  <w:b/>
                  <w:bCs/>
                  <w:color w:val="000000"/>
                  <w:rPrChange w:id="12361" w:author="James Vu" w:date="2024-04-19T00:21:00Z">
                    <w:rPr>
                      <w:b/>
                      <w:bCs/>
                      <w:color w:val="000000"/>
                      <w:sz w:val="28"/>
                      <w:szCs w:val="28"/>
                    </w:rPr>
                  </w:rPrChange>
                </w:rPr>
                <w:t>17</w:t>
              </w:r>
            </w:ins>
          </w:p>
        </w:tc>
        <w:tc>
          <w:tcPr>
            <w:tcW w:w="8358" w:type="dxa"/>
            <w:shd w:val="clear" w:color="auto" w:fill="auto"/>
            <w:noWrap/>
            <w:vAlign w:val="center"/>
            <w:hideMark/>
            <w:tcPrChange w:id="12362" w:author="James Vu" w:date="2024-04-19T00:20:00Z">
              <w:tcPr>
                <w:tcW w:w="8358" w:type="dxa"/>
                <w:shd w:val="clear" w:color="auto" w:fill="auto"/>
                <w:noWrap/>
                <w:vAlign w:val="center"/>
                <w:hideMark/>
              </w:tcPr>
            </w:tcPrChange>
          </w:tcPr>
          <w:p w14:paraId="13FA1D43" w14:textId="77777777" w:rsidR="004D28C1" w:rsidRPr="003C02FF" w:rsidRDefault="004D28C1" w:rsidP="004D28C1">
            <w:pPr>
              <w:rPr>
                <w:ins w:id="12363" w:author="James Vu" w:date="2024-04-19T00:01:00Z"/>
                <w:b/>
                <w:bCs/>
                <w:color w:val="0D0D0D"/>
                <w:rPrChange w:id="12364" w:author="James Vu" w:date="2024-04-19T00:21:00Z">
                  <w:rPr>
                    <w:ins w:id="12365" w:author="James Vu" w:date="2024-04-19T00:01:00Z"/>
                    <w:color w:val="0D0D0D"/>
                    <w:sz w:val="28"/>
                    <w:szCs w:val="28"/>
                  </w:rPr>
                </w:rPrChange>
              </w:rPr>
            </w:pPr>
            <w:ins w:id="12366" w:author="James Vu" w:date="2024-04-19T00:01:00Z">
              <w:r w:rsidRPr="003C02FF">
                <w:rPr>
                  <w:b/>
                  <w:bCs/>
                  <w:color w:val="0D0D0D"/>
                  <w:rPrChange w:id="12367" w:author="James Vu" w:date="2024-04-19T00:21:00Z">
                    <w:rPr>
                      <w:color w:val="0D0D0D"/>
                      <w:sz w:val="28"/>
                      <w:szCs w:val="28"/>
                    </w:rPr>
                  </w:rPrChange>
                </w:rPr>
                <w:t>Tương Tác Người Dùng với Biểu Mẫu</w:t>
              </w:r>
            </w:ins>
          </w:p>
        </w:tc>
      </w:tr>
      <w:tr w:rsidR="003C02FF" w:rsidRPr="003C02FF" w14:paraId="4C84E382" w14:textId="77777777" w:rsidTr="003C02FF">
        <w:trPr>
          <w:trHeight w:val="360"/>
          <w:ins w:id="12368" w:author="James Vu" w:date="2024-04-19T00:01:00Z"/>
          <w:trPrChange w:id="12369" w:author="James Vu" w:date="2024-04-19T00:20:00Z">
            <w:trPr>
              <w:trHeight w:val="360"/>
            </w:trPr>
          </w:trPrChange>
        </w:trPr>
        <w:tc>
          <w:tcPr>
            <w:tcW w:w="704" w:type="dxa"/>
            <w:shd w:val="clear" w:color="auto" w:fill="auto"/>
            <w:noWrap/>
            <w:vAlign w:val="center"/>
            <w:hideMark/>
            <w:tcPrChange w:id="12370" w:author="James Vu" w:date="2024-04-19T00:20:00Z">
              <w:tcPr>
                <w:tcW w:w="704" w:type="dxa"/>
                <w:shd w:val="clear" w:color="auto" w:fill="auto"/>
                <w:noWrap/>
                <w:vAlign w:val="center"/>
                <w:hideMark/>
              </w:tcPr>
            </w:tcPrChange>
          </w:tcPr>
          <w:p w14:paraId="4B46BD1B" w14:textId="77777777" w:rsidR="004D28C1" w:rsidRPr="003C02FF" w:rsidRDefault="004D28C1" w:rsidP="004D28C1">
            <w:pPr>
              <w:jc w:val="center"/>
              <w:rPr>
                <w:ins w:id="12371" w:author="James Vu" w:date="2024-04-19T00:01:00Z"/>
                <w:b/>
                <w:bCs/>
                <w:color w:val="000000"/>
                <w:rPrChange w:id="12372" w:author="James Vu" w:date="2024-04-19T00:19:00Z">
                  <w:rPr>
                    <w:ins w:id="12373" w:author="James Vu" w:date="2024-04-19T00:01:00Z"/>
                    <w:b/>
                    <w:bCs/>
                    <w:color w:val="000000"/>
                    <w:sz w:val="28"/>
                    <w:szCs w:val="28"/>
                  </w:rPr>
                </w:rPrChange>
              </w:rPr>
            </w:pPr>
            <w:ins w:id="12374" w:author="James Vu" w:date="2024-04-19T00:01:00Z">
              <w:r w:rsidRPr="003C02FF">
                <w:rPr>
                  <w:b/>
                  <w:bCs/>
                  <w:color w:val="000000"/>
                  <w:rPrChange w:id="12375" w:author="James Vu" w:date="2024-04-19T00:19:00Z">
                    <w:rPr>
                      <w:b/>
                      <w:bCs/>
                      <w:color w:val="000000"/>
                      <w:sz w:val="28"/>
                      <w:szCs w:val="28"/>
                    </w:rPr>
                  </w:rPrChange>
                </w:rPr>
                <w:t> </w:t>
              </w:r>
            </w:ins>
          </w:p>
        </w:tc>
        <w:tc>
          <w:tcPr>
            <w:tcW w:w="8358" w:type="dxa"/>
            <w:shd w:val="clear" w:color="auto" w:fill="auto"/>
            <w:noWrap/>
            <w:vAlign w:val="center"/>
            <w:hideMark/>
            <w:tcPrChange w:id="12376" w:author="James Vu" w:date="2024-04-19T00:20:00Z">
              <w:tcPr>
                <w:tcW w:w="8358" w:type="dxa"/>
                <w:shd w:val="clear" w:color="auto" w:fill="auto"/>
                <w:noWrap/>
                <w:vAlign w:val="center"/>
                <w:hideMark/>
              </w:tcPr>
            </w:tcPrChange>
          </w:tcPr>
          <w:p w14:paraId="73D1A3C6" w14:textId="77777777" w:rsidR="004D28C1" w:rsidRPr="003C02FF" w:rsidRDefault="004D28C1" w:rsidP="004D28C1">
            <w:pPr>
              <w:rPr>
                <w:ins w:id="12377" w:author="James Vu" w:date="2024-04-19T00:01:00Z"/>
                <w:color w:val="0D0D0D"/>
                <w:rPrChange w:id="12378" w:author="James Vu" w:date="2024-04-19T00:19:00Z">
                  <w:rPr>
                    <w:ins w:id="12379" w:author="James Vu" w:date="2024-04-19T00:01:00Z"/>
                    <w:color w:val="0D0D0D"/>
                    <w:sz w:val="28"/>
                    <w:szCs w:val="28"/>
                  </w:rPr>
                </w:rPrChange>
              </w:rPr>
            </w:pPr>
            <w:ins w:id="12380" w:author="James Vu" w:date="2024-04-19T00:01:00Z">
              <w:r w:rsidRPr="003C02FF">
                <w:rPr>
                  <w:color w:val="0D0D0D"/>
                  <w:rPrChange w:id="12381" w:author="James Vu" w:date="2024-04-19T00:19:00Z">
                    <w:rPr>
                      <w:color w:val="0D0D0D"/>
                      <w:sz w:val="28"/>
                      <w:szCs w:val="28"/>
                    </w:rPr>
                  </w:rPrChange>
                </w:rPr>
                <w:t>Công cụ quản lý sử dụng biểu mẫu qua giao diện web</w:t>
              </w:r>
            </w:ins>
          </w:p>
        </w:tc>
      </w:tr>
      <w:tr w:rsidR="003C02FF" w:rsidRPr="003C02FF" w14:paraId="03BBCC48" w14:textId="77777777" w:rsidTr="003C02FF">
        <w:trPr>
          <w:trHeight w:val="360"/>
          <w:ins w:id="12382" w:author="James Vu" w:date="2024-04-19T00:01:00Z"/>
          <w:trPrChange w:id="12383" w:author="James Vu" w:date="2024-04-19T00:20:00Z">
            <w:trPr>
              <w:trHeight w:val="360"/>
            </w:trPr>
          </w:trPrChange>
        </w:trPr>
        <w:tc>
          <w:tcPr>
            <w:tcW w:w="704" w:type="dxa"/>
            <w:shd w:val="clear" w:color="auto" w:fill="auto"/>
            <w:noWrap/>
            <w:vAlign w:val="center"/>
            <w:hideMark/>
            <w:tcPrChange w:id="12384" w:author="James Vu" w:date="2024-04-19T00:20:00Z">
              <w:tcPr>
                <w:tcW w:w="704" w:type="dxa"/>
                <w:shd w:val="clear" w:color="auto" w:fill="auto"/>
                <w:noWrap/>
                <w:vAlign w:val="center"/>
                <w:hideMark/>
              </w:tcPr>
            </w:tcPrChange>
          </w:tcPr>
          <w:p w14:paraId="2118C061" w14:textId="77777777" w:rsidR="004D28C1" w:rsidRPr="003C02FF" w:rsidRDefault="004D28C1" w:rsidP="004D28C1">
            <w:pPr>
              <w:jc w:val="center"/>
              <w:rPr>
                <w:ins w:id="12385" w:author="James Vu" w:date="2024-04-19T00:01:00Z"/>
                <w:b/>
                <w:bCs/>
                <w:color w:val="000000"/>
                <w:rPrChange w:id="12386" w:author="James Vu" w:date="2024-04-19T00:19:00Z">
                  <w:rPr>
                    <w:ins w:id="12387" w:author="James Vu" w:date="2024-04-19T00:01:00Z"/>
                    <w:b/>
                    <w:bCs/>
                    <w:color w:val="000000"/>
                    <w:sz w:val="28"/>
                    <w:szCs w:val="28"/>
                  </w:rPr>
                </w:rPrChange>
              </w:rPr>
            </w:pPr>
            <w:ins w:id="12388" w:author="James Vu" w:date="2024-04-19T00:01:00Z">
              <w:r w:rsidRPr="003C02FF">
                <w:rPr>
                  <w:b/>
                  <w:bCs/>
                  <w:color w:val="000000"/>
                  <w:rPrChange w:id="12389" w:author="James Vu" w:date="2024-04-19T00:19:00Z">
                    <w:rPr>
                      <w:b/>
                      <w:bCs/>
                      <w:color w:val="000000"/>
                      <w:sz w:val="28"/>
                      <w:szCs w:val="28"/>
                    </w:rPr>
                  </w:rPrChange>
                </w:rPr>
                <w:t> </w:t>
              </w:r>
            </w:ins>
          </w:p>
        </w:tc>
        <w:tc>
          <w:tcPr>
            <w:tcW w:w="8358" w:type="dxa"/>
            <w:shd w:val="clear" w:color="auto" w:fill="auto"/>
            <w:noWrap/>
            <w:vAlign w:val="center"/>
            <w:hideMark/>
            <w:tcPrChange w:id="12390" w:author="James Vu" w:date="2024-04-19T00:20:00Z">
              <w:tcPr>
                <w:tcW w:w="8358" w:type="dxa"/>
                <w:shd w:val="clear" w:color="auto" w:fill="auto"/>
                <w:noWrap/>
                <w:vAlign w:val="center"/>
                <w:hideMark/>
              </w:tcPr>
            </w:tcPrChange>
          </w:tcPr>
          <w:p w14:paraId="4D990E06" w14:textId="77777777" w:rsidR="004D28C1" w:rsidRPr="003C02FF" w:rsidRDefault="004D28C1" w:rsidP="004D28C1">
            <w:pPr>
              <w:rPr>
                <w:ins w:id="12391" w:author="James Vu" w:date="2024-04-19T00:01:00Z"/>
                <w:color w:val="0D0D0D"/>
                <w:rPrChange w:id="12392" w:author="James Vu" w:date="2024-04-19T00:19:00Z">
                  <w:rPr>
                    <w:ins w:id="12393" w:author="James Vu" w:date="2024-04-19T00:01:00Z"/>
                    <w:color w:val="0D0D0D"/>
                    <w:sz w:val="28"/>
                    <w:szCs w:val="28"/>
                  </w:rPr>
                </w:rPrChange>
              </w:rPr>
            </w:pPr>
            <w:ins w:id="12394" w:author="James Vu" w:date="2024-04-19T00:01:00Z">
              <w:r w:rsidRPr="003C02FF">
                <w:rPr>
                  <w:color w:val="0D0D0D"/>
                  <w:rPrChange w:id="12395" w:author="James Vu" w:date="2024-04-19T00:19:00Z">
                    <w:rPr>
                      <w:color w:val="0D0D0D"/>
                      <w:sz w:val="28"/>
                      <w:szCs w:val="28"/>
                    </w:rPr>
                  </w:rPrChange>
                </w:rPr>
                <w:t>Thực hiện và theo dõi quy trình trên biểu mẫu</w:t>
              </w:r>
            </w:ins>
          </w:p>
        </w:tc>
      </w:tr>
      <w:tr w:rsidR="003C02FF" w:rsidRPr="003C02FF" w14:paraId="1D6A9757" w14:textId="77777777" w:rsidTr="003C02FF">
        <w:trPr>
          <w:trHeight w:val="360"/>
          <w:ins w:id="12396" w:author="James Vu" w:date="2024-04-19T00:01:00Z"/>
          <w:trPrChange w:id="12397" w:author="James Vu" w:date="2024-04-19T00:20:00Z">
            <w:trPr>
              <w:trHeight w:val="360"/>
            </w:trPr>
          </w:trPrChange>
        </w:trPr>
        <w:tc>
          <w:tcPr>
            <w:tcW w:w="704" w:type="dxa"/>
            <w:shd w:val="clear" w:color="auto" w:fill="auto"/>
            <w:noWrap/>
            <w:vAlign w:val="center"/>
            <w:hideMark/>
            <w:tcPrChange w:id="12398" w:author="James Vu" w:date="2024-04-19T00:20:00Z">
              <w:tcPr>
                <w:tcW w:w="704" w:type="dxa"/>
                <w:shd w:val="clear" w:color="auto" w:fill="auto"/>
                <w:noWrap/>
                <w:vAlign w:val="center"/>
                <w:hideMark/>
              </w:tcPr>
            </w:tcPrChange>
          </w:tcPr>
          <w:p w14:paraId="5698A04D" w14:textId="77777777" w:rsidR="004D28C1" w:rsidRPr="003C02FF" w:rsidRDefault="004D28C1" w:rsidP="004D28C1">
            <w:pPr>
              <w:jc w:val="center"/>
              <w:rPr>
                <w:ins w:id="12399" w:author="James Vu" w:date="2024-04-19T00:01:00Z"/>
                <w:b/>
                <w:bCs/>
                <w:color w:val="000000"/>
                <w:rPrChange w:id="12400" w:author="James Vu" w:date="2024-04-19T00:19:00Z">
                  <w:rPr>
                    <w:ins w:id="12401" w:author="James Vu" w:date="2024-04-19T00:01:00Z"/>
                    <w:b/>
                    <w:bCs/>
                    <w:color w:val="000000"/>
                    <w:sz w:val="28"/>
                    <w:szCs w:val="28"/>
                  </w:rPr>
                </w:rPrChange>
              </w:rPr>
            </w:pPr>
            <w:ins w:id="12402" w:author="James Vu" w:date="2024-04-19T00:01:00Z">
              <w:r w:rsidRPr="003C02FF">
                <w:rPr>
                  <w:b/>
                  <w:bCs/>
                  <w:color w:val="000000"/>
                  <w:rPrChange w:id="12403" w:author="James Vu" w:date="2024-04-19T00:19:00Z">
                    <w:rPr>
                      <w:b/>
                      <w:bCs/>
                      <w:color w:val="000000"/>
                      <w:sz w:val="28"/>
                      <w:szCs w:val="28"/>
                    </w:rPr>
                  </w:rPrChange>
                </w:rPr>
                <w:t> </w:t>
              </w:r>
            </w:ins>
          </w:p>
        </w:tc>
        <w:tc>
          <w:tcPr>
            <w:tcW w:w="8358" w:type="dxa"/>
            <w:shd w:val="clear" w:color="auto" w:fill="auto"/>
            <w:noWrap/>
            <w:vAlign w:val="center"/>
            <w:hideMark/>
            <w:tcPrChange w:id="12404" w:author="James Vu" w:date="2024-04-19T00:20:00Z">
              <w:tcPr>
                <w:tcW w:w="8358" w:type="dxa"/>
                <w:shd w:val="clear" w:color="auto" w:fill="auto"/>
                <w:noWrap/>
                <w:vAlign w:val="center"/>
                <w:hideMark/>
              </w:tcPr>
            </w:tcPrChange>
          </w:tcPr>
          <w:p w14:paraId="384A8204" w14:textId="77777777" w:rsidR="004D28C1" w:rsidRPr="003C02FF" w:rsidRDefault="004D28C1" w:rsidP="004D28C1">
            <w:pPr>
              <w:rPr>
                <w:ins w:id="12405" w:author="James Vu" w:date="2024-04-19T00:01:00Z"/>
                <w:color w:val="0D0D0D"/>
                <w:rPrChange w:id="12406" w:author="James Vu" w:date="2024-04-19T00:19:00Z">
                  <w:rPr>
                    <w:ins w:id="12407" w:author="James Vu" w:date="2024-04-19T00:01:00Z"/>
                    <w:color w:val="0D0D0D"/>
                    <w:sz w:val="28"/>
                    <w:szCs w:val="28"/>
                  </w:rPr>
                </w:rPrChange>
              </w:rPr>
            </w:pPr>
            <w:ins w:id="12408" w:author="James Vu" w:date="2024-04-19T00:01:00Z">
              <w:r w:rsidRPr="003C02FF">
                <w:rPr>
                  <w:color w:val="0D0D0D"/>
                  <w:rPrChange w:id="12409" w:author="James Vu" w:date="2024-04-19T00:19:00Z">
                    <w:rPr>
                      <w:color w:val="0D0D0D"/>
                      <w:sz w:val="28"/>
                      <w:szCs w:val="28"/>
                    </w:rPr>
                  </w:rPrChange>
                </w:rPr>
                <w:t>Truy cập vào thư viện biểu mẫu</w:t>
              </w:r>
            </w:ins>
          </w:p>
        </w:tc>
      </w:tr>
      <w:tr w:rsidR="003C02FF" w:rsidRPr="003C02FF" w14:paraId="531E6AA7" w14:textId="77777777" w:rsidTr="003C02FF">
        <w:trPr>
          <w:trHeight w:val="360"/>
          <w:ins w:id="12410" w:author="James Vu" w:date="2024-04-19T00:01:00Z"/>
          <w:trPrChange w:id="12411" w:author="James Vu" w:date="2024-04-19T00:20:00Z">
            <w:trPr>
              <w:trHeight w:val="360"/>
            </w:trPr>
          </w:trPrChange>
        </w:trPr>
        <w:tc>
          <w:tcPr>
            <w:tcW w:w="704" w:type="dxa"/>
            <w:shd w:val="clear" w:color="auto" w:fill="auto"/>
            <w:noWrap/>
            <w:vAlign w:val="center"/>
            <w:hideMark/>
            <w:tcPrChange w:id="12412" w:author="James Vu" w:date="2024-04-19T00:20:00Z">
              <w:tcPr>
                <w:tcW w:w="704" w:type="dxa"/>
                <w:shd w:val="clear" w:color="auto" w:fill="auto"/>
                <w:noWrap/>
                <w:vAlign w:val="center"/>
                <w:hideMark/>
              </w:tcPr>
            </w:tcPrChange>
          </w:tcPr>
          <w:p w14:paraId="1D3CADD0" w14:textId="77777777" w:rsidR="004D28C1" w:rsidRPr="003C02FF" w:rsidRDefault="004D28C1" w:rsidP="004D28C1">
            <w:pPr>
              <w:jc w:val="center"/>
              <w:rPr>
                <w:ins w:id="12413" w:author="James Vu" w:date="2024-04-19T00:01:00Z"/>
                <w:b/>
                <w:bCs/>
                <w:color w:val="000000"/>
                <w:rPrChange w:id="12414" w:author="James Vu" w:date="2024-04-19T00:19:00Z">
                  <w:rPr>
                    <w:ins w:id="12415" w:author="James Vu" w:date="2024-04-19T00:01:00Z"/>
                    <w:b/>
                    <w:bCs/>
                    <w:color w:val="000000"/>
                    <w:sz w:val="28"/>
                    <w:szCs w:val="28"/>
                  </w:rPr>
                </w:rPrChange>
              </w:rPr>
            </w:pPr>
            <w:ins w:id="12416" w:author="James Vu" w:date="2024-04-19T00:01:00Z">
              <w:r w:rsidRPr="003C02FF">
                <w:rPr>
                  <w:b/>
                  <w:bCs/>
                  <w:color w:val="000000"/>
                  <w:rPrChange w:id="12417" w:author="James Vu" w:date="2024-04-19T00:19:00Z">
                    <w:rPr>
                      <w:b/>
                      <w:bCs/>
                      <w:color w:val="000000"/>
                      <w:sz w:val="28"/>
                      <w:szCs w:val="28"/>
                    </w:rPr>
                  </w:rPrChange>
                </w:rPr>
                <w:t> </w:t>
              </w:r>
            </w:ins>
          </w:p>
        </w:tc>
        <w:tc>
          <w:tcPr>
            <w:tcW w:w="8358" w:type="dxa"/>
            <w:shd w:val="clear" w:color="auto" w:fill="auto"/>
            <w:noWrap/>
            <w:vAlign w:val="center"/>
            <w:hideMark/>
            <w:tcPrChange w:id="12418" w:author="James Vu" w:date="2024-04-19T00:20:00Z">
              <w:tcPr>
                <w:tcW w:w="8358" w:type="dxa"/>
                <w:shd w:val="clear" w:color="auto" w:fill="auto"/>
                <w:noWrap/>
                <w:vAlign w:val="center"/>
                <w:hideMark/>
              </w:tcPr>
            </w:tcPrChange>
          </w:tcPr>
          <w:p w14:paraId="3BE4C9CC" w14:textId="77777777" w:rsidR="004D28C1" w:rsidRPr="003C02FF" w:rsidRDefault="004D28C1" w:rsidP="004D28C1">
            <w:pPr>
              <w:rPr>
                <w:ins w:id="12419" w:author="James Vu" w:date="2024-04-19T00:01:00Z"/>
                <w:color w:val="0D0D0D"/>
                <w:rPrChange w:id="12420" w:author="James Vu" w:date="2024-04-19T00:19:00Z">
                  <w:rPr>
                    <w:ins w:id="12421" w:author="James Vu" w:date="2024-04-19T00:01:00Z"/>
                    <w:color w:val="0D0D0D"/>
                    <w:sz w:val="28"/>
                    <w:szCs w:val="28"/>
                  </w:rPr>
                </w:rPrChange>
              </w:rPr>
            </w:pPr>
            <w:ins w:id="12422" w:author="James Vu" w:date="2024-04-19T00:01:00Z">
              <w:r w:rsidRPr="003C02FF">
                <w:rPr>
                  <w:color w:val="0D0D0D"/>
                  <w:rPrChange w:id="12423" w:author="James Vu" w:date="2024-04-19T00:19:00Z">
                    <w:rPr>
                      <w:color w:val="0D0D0D"/>
                      <w:sz w:val="28"/>
                      <w:szCs w:val="28"/>
                    </w:rPr>
                  </w:rPrChange>
                </w:rPr>
                <w:t>Lựa chọn biểu mẫu cần sử dụng</w:t>
              </w:r>
            </w:ins>
          </w:p>
        </w:tc>
      </w:tr>
      <w:tr w:rsidR="003C02FF" w:rsidRPr="003C02FF" w14:paraId="2541F751" w14:textId="77777777" w:rsidTr="003C02FF">
        <w:trPr>
          <w:trHeight w:val="360"/>
          <w:ins w:id="12424" w:author="James Vu" w:date="2024-04-19T00:01:00Z"/>
          <w:trPrChange w:id="12425" w:author="James Vu" w:date="2024-04-19T00:20:00Z">
            <w:trPr>
              <w:trHeight w:val="360"/>
            </w:trPr>
          </w:trPrChange>
        </w:trPr>
        <w:tc>
          <w:tcPr>
            <w:tcW w:w="704" w:type="dxa"/>
            <w:shd w:val="clear" w:color="auto" w:fill="auto"/>
            <w:noWrap/>
            <w:vAlign w:val="center"/>
            <w:hideMark/>
            <w:tcPrChange w:id="12426" w:author="James Vu" w:date="2024-04-19T00:20:00Z">
              <w:tcPr>
                <w:tcW w:w="704" w:type="dxa"/>
                <w:shd w:val="clear" w:color="auto" w:fill="auto"/>
                <w:noWrap/>
                <w:vAlign w:val="center"/>
                <w:hideMark/>
              </w:tcPr>
            </w:tcPrChange>
          </w:tcPr>
          <w:p w14:paraId="50EE76D0" w14:textId="77777777" w:rsidR="004D28C1" w:rsidRPr="003C02FF" w:rsidRDefault="004D28C1" w:rsidP="004D28C1">
            <w:pPr>
              <w:jc w:val="center"/>
              <w:rPr>
                <w:ins w:id="12427" w:author="James Vu" w:date="2024-04-19T00:01:00Z"/>
                <w:b/>
                <w:bCs/>
                <w:color w:val="000000"/>
                <w:rPrChange w:id="12428" w:author="James Vu" w:date="2024-04-19T00:19:00Z">
                  <w:rPr>
                    <w:ins w:id="12429" w:author="James Vu" w:date="2024-04-19T00:01:00Z"/>
                    <w:b/>
                    <w:bCs/>
                    <w:color w:val="000000"/>
                    <w:sz w:val="28"/>
                    <w:szCs w:val="28"/>
                  </w:rPr>
                </w:rPrChange>
              </w:rPr>
            </w:pPr>
            <w:ins w:id="12430" w:author="James Vu" w:date="2024-04-19T00:01:00Z">
              <w:r w:rsidRPr="003C02FF">
                <w:rPr>
                  <w:b/>
                  <w:bCs/>
                  <w:color w:val="000000"/>
                  <w:rPrChange w:id="12431" w:author="James Vu" w:date="2024-04-19T00:19:00Z">
                    <w:rPr>
                      <w:b/>
                      <w:bCs/>
                      <w:color w:val="000000"/>
                      <w:sz w:val="28"/>
                      <w:szCs w:val="28"/>
                    </w:rPr>
                  </w:rPrChange>
                </w:rPr>
                <w:t> </w:t>
              </w:r>
            </w:ins>
          </w:p>
        </w:tc>
        <w:tc>
          <w:tcPr>
            <w:tcW w:w="8358" w:type="dxa"/>
            <w:shd w:val="clear" w:color="auto" w:fill="auto"/>
            <w:noWrap/>
            <w:vAlign w:val="center"/>
            <w:hideMark/>
            <w:tcPrChange w:id="12432" w:author="James Vu" w:date="2024-04-19T00:20:00Z">
              <w:tcPr>
                <w:tcW w:w="8358" w:type="dxa"/>
                <w:shd w:val="clear" w:color="auto" w:fill="auto"/>
                <w:noWrap/>
                <w:vAlign w:val="center"/>
                <w:hideMark/>
              </w:tcPr>
            </w:tcPrChange>
          </w:tcPr>
          <w:p w14:paraId="6750E3D9" w14:textId="77777777" w:rsidR="004D28C1" w:rsidRPr="003C02FF" w:rsidRDefault="004D28C1" w:rsidP="004D28C1">
            <w:pPr>
              <w:rPr>
                <w:ins w:id="12433" w:author="James Vu" w:date="2024-04-19T00:01:00Z"/>
                <w:color w:val="0D0D0D"/>
                <w:rPrChange w:id="12434" w:author="James Vu" w:date="2024-04-19T00:19:00Z">
                  <w:rPr>
                    <w:ins w:id="12435" w:author="James Vu" w:date="2024-04-19T00:01:00Z"/>
                    <w:color w:val="0D0D0D"/>
                    <w:sz w:val="28"/>
                    <w:szCs w:val="28"/>
                  </w:rPr>
                </w:rPrChange>
              </w:rPr>
            </w:pPr>
            <w:ins w:id="12436" w:author="James Vu" w:date="2024-04-19T00:01:00Z">
              <w:r w:rsidRPr="003C02FF">
                <w:rPr>
                  <w:color w:val="0D0D0D"/>
                  <w:rPrChange w:id="12437" w:author="James Vu" w:date="2024-04-19T00:19:00Z">
                    <w:rPr>
                      <w:color w:val="0D0D0D"/>
                      <w:sz w:val="28"/>
                      <w:szCs w:val="28"/>
                    </w:rPr>
                  </w:rPrChange>
                </w:rPr>
                <w:t>Điền thông tin vào biểu mẫu điện tử</w:t>
              </w:r>
            </w:ins>
          </w:p>
        </w:tc>
      </w:tr>
      <w:tr w:rsidR="003C02FF" w:rsidRPr="003C02FF" w14:paraId="75017300" w14:textId="77777777" w:rsidTr="003C02FF">
        <w:trPr>
          <w:trHeight w:val="360"/>
          <w:ins w:id="12438" w:author="James Vu" w:date="2024-04-19T00:01:00Z"/>
          <w:trPrChange w:id="12439" w:author="James Vu" w:date="2024-04-19T00:20:00Z">
            <w:trPr>
              <w:trHeight w:val="360"/>
            </w:trPr>
          </w:trPrChange>
        </w:trPr>
        <w:tc>
          <w:tcPr>
            <w:tcW w:w="704" w:type="dxa"/>
            <w:shd w:val="clear" w:color="auto" w:fill="auto"/>
            <w:noWrap/>
            <w:vAlign w:val="center"/>
            <w:hideMark/>
            <w:tcPrChange w:id="12440" w:author="James Vu" w:date="2024-04-19T00:20:00Z">
              <w:tcPr>
                <w:tcW w:w="704" w:type="dxa"/>
                <w:shd w:val="clear" w:color="auto" w:fill="auto"/>
                <w:noWrap/>
                <w:vAlign w:val="center"/>
                <w:hideMark/>
              </w:tcPr>
            </w:tcPrChange>
          </w:tcPr>
          <w:p w14:paraId="6EB99F16" w14:textId="77777777" w:rsidR="004D28C1" w:rsidRPr="003C02FF" w:rsidRDefault="004D28C1" w:rsidP="004D28C1">
            <w:pPr>
              <w:jc w:val="center"/>
              <w:rPr>
                <w:ins w:id="12441" w:author="James Vu" w:date="2024-04-19T00:01:00Z"/>
                <w:b/>
                <w:bCs/>
                <w:color w:val="000000"/>
                <w:rPrChange w:id="12442" w:author="James Vu" w:date="2024-04-19T00:19:00Z">
                  <w:rPr>
                    <w:ins w:id="12443" w:author="James Vu" w:date="2024-04-19T00:01:00Z"/>
                    <w:b/>
                    <w:bCs/>
                    <w:color w:val="000000"/>
                    <w:sz w:val="28"/>
                    <w:szCs w:val="28"/>
                  </w:rPr>
                </w:rPrChange>
              </w:rPr>
            </w:pPr>
            <w:ins w:id="12444" w:author="James Vu" w:date="2024-04-19T00:01:00Z">
              <w:r w:rsidRPr="003C02FF">
                <w:rPr>
                  <w:b/>
                  <w:bCs/>
                  <w:color w:val="000000"/>
                  <w:rPrChange w:id="12445" w:author="James Vu" w:date="2024-04-19T00:19:00Z">
                    <w:rPr>
                      <w:b/>
                      <w:bCs/>
                      <w:color w:val="000000"/>
                      <w:sz w:val="28"/>
                      <w:szCs w:val="28"/>
                    </w:rPr>
                  </w:rPrChange>
                </w:rPr>
                <w:t> </w:t>
              </w:r>
            </w:ins>
          </w:p>
        </w:tc>
        <w:tc>
          <w:tcPr>
            <w:tcW w:w="8358" w:type="dxa"/>
            <w:shd w:val="clear" w:color="auto" w:fill="auto"/>
            <w:noWrap/>
            <w:vAlign w:val="center"/>
            <w:hideMark/>
            <w:tcPrChange w:id="12446" w:author="James Vu" w:date="2024-04-19T00:20:00Z">
              <w:tcPr>
                <w:tcW w:w="8358" w:type="dxa"/>
                <w:shd w:val="clear" w:color="auto" w:fill="auto"/>
                <w:noWrap/>
                <w:vAlign w:val="center"/>
                <w:hideMark/>
              </w:tcPr>
            </w:tcPrChange>
          </w:tcPr>
          <w:p w14:paraId="621905D4" w14:textId="77777777" w:rsidR="004D28C1" w:rsidRPr="003C02FF" w:rsidRDefault="004D28C1" w:rsidP="004D28C1">
            <w:pPr>
              <w:rPr>
                <w:ins w:id="12447" w:author="James Vu" w:date="2024-04-19T00:01:00Z"/>
                <w:color w:val="0D0D0D"/>
                <w:rPrChange w:id="12448" w:author="James Vu" w:date="2024-04-19T00:19:00Z">
                  <w:rPr>
                    <w:ins w:id="12449" w:author="James Vu" w:date="2024-04-19T00:01:00Z"/>
                    <w:color w:val="0D0D0D"/>
                    <w:sz w:val="28"/>
                    <w:szCs w:val="28"/>
                  </w:rPr>
                </w:rPrChange>
              </w:rPr>
            </w:pPr>
            <w:ins w:id="12450" w:author="James Vu" w:date="2024-04-19T00:01:00Z">
              <w:r w:rsidRPr="003C02FF">
                <w:rPr>
                  <w:color w:val="0D0D0D"/>
                  <w:rPrChange w:id="12451" w:author="James Vu" w:date="2024-04-19T00:19:00Z">
                    <w:rPr>
                      <w:color w:val="0D0D0D"/>
                      <w:sz w:val="28"/>
                      <w:szCs w:val="28"/>
                    </w:rPr>
                  </w:rPrChange>
                </w:rPr>
                <w:t>Lưu bản nháp của biểu mẫu đang điền</w:t>
              </w:r>
            </w:ins>
          </w:p>
        </w:tc>
      </w:tr>
      <w:tr w:rsidR="003C02FF" w:rsidRPr="003C02FF" w14:paraId="3E9DAB65" w14:textId="77777777" w:rsidTr="003C02FF">
        <w:trPr>
          <w:trHeight w:val="360"/>
          <w:ins w:id="12452" w:author="James Vu" w:date="2024-04-19T00:01:00Z"/>
          <w:trPrChange w:id="12453" w:author="James Vu" w:date="2024-04-19T00:20:00Z">
            <w:trPr>
              <w:trHeight w:val="360"/>
            </w:trPr>
          </w:trPrChange>
        </w:trPr>
        <w:tc>
          <w:tcPr>
            <w:tcW w:w="704" w:type="dxa"/>
            <w:shd w:val="clear" w:color="auto" w:fill="auto"/>
            <w:noWrap/>
            <w:vAlign w:val="bottom"/>
            <w:hideMark/>
            <w:tcPrChange w:id="12454" w:author="James Vu" w:date="2024-04-19T00:20:00Z">
              <w:tcPr>
                <w:tcW w:w="704" w:type="dxa"/>
                <w:shd w:val="clear" w:color="auto" w:fill="auto"/>
                <w:noWrap/>
                <w:vAlign w:val="bottom"/>
                <w:hideMark/>
              </w:tcPr>
            </w:tcPrChange>
          </w:tcPr>
          <w:p w14:paraId="53A5B0CC" w14:textId="77777777" w:rsidR="004D28C1" w:rsidRPr="003C02FF" w:rsidRDefault="004D28C1" w:rsidP="004D28C1">
            <w:pPr>
              <w:jc w:val="center"/>
              <w:rPr>
                <w:ins w:id="12455" w:author="James Vu" w:date="2024-04-19T00:01:00Z"/>
                <w:b/>
                <w:bCs/>
                <w:color w:val="000000"/>
                <w:rPrChange w:id="12456" w:author="James Vu" w:date="2024-04-19T00:19:00Z">
                  <w:rPr>
                    <w:ins w:id="12457" w:author="James Vu" w:date="2024-04-19T00:01:00Z"/>
                    <w:b/>
                    <w:bCs/>
                    <w:color w:val="000000"/>
                    <w:sz w:val="28"/>
                    <w:szCs w:val="28"/>
                  </w:rPr>
                </w:rPrChange>
              </w:rPr>
            </w:pPr>
            <w:ins w:id="12458" w:author="James Vu" w:date="2024-04-19T00:01:00Z">
              <w:r w:rsidRPr="003C02FF">
                <w:rPr>
                  <w:b/>
                  <w:bCs/>
                  <w:color w:val="000000"/>
                  <w:rPrChange w:id="12459" w:author="James Vu" w:date="2024-04-19T00:19:00Z">
                    <w:rPr>
                      <w:b/>
                      <w:bCs/>
                      <w:color w:val="000000"/>
                      <w:sz w:val="28"/>
                      <w:szCs w:val="28"/>
                    </w:rPr>
                  </w:rPrChange>
                </w:rPr>
                <w:t>18</w:t>
              </w:r>
            </w:ins>
          </w:p>
        </w:tc>
        <w:tc>
          <w:tcPr>
            <w:tcW w:w="8358" w:type="dxa"/>
            <w:shd w:val="clear" w:color="auto" w:fill="auto"/>
            <w:noWrap/>
            <w:vAlign w:val="center"/>
            <w:hideMark/>
            <w:tcPrChange w:id="12460" w:author="James Vu" w:date="2024-04-19T00:20:00Z">
              <w:tcPr>
                <w:tcW w:w="8358" w:type="dxa"/>
                <w:shd w:val="clear" w:color="auto" w:fill="auto"/>
                <w:noWrap/>
                <w:vAlign w:val="center"/>
                <w:hideMark/>
              </w:tcPr>
            </w:tcPrChange>
          </w:tcPr>
          <w:p w14:paraId="167C6E3C" w14:textId="77777777" w:rsidR="004D28C1" w:rsidRPr="003C02FF" w:rsidRDefault="004D28C1" w:rsidP="004D28C1">
            <w:pPr>
              <w:rPr>
                <w:ins w:id="12461" w:author="James Vu" w:date="2024-04-19T00:01:00Z"/>
                <w:b/>
                <w:bCs/>
                <w:color w:val="0D0D0D"/>
                <w:rPrChange w:id="12462" w:author="James Vu" w:date="2024-04-19T00:19:00Z">
                  <w:rPr>
                    <w:ins w:id="12463" w:author="James Vu" w:date="2024-04-19T00:01:00Z"/>
                    <w:b/>
                    <w:bCs/>
                    <w:color w:val="0D0D0D"/>
                    <w:sz w:val="28"/>
                    <w:szCs w:val="28"/>
                  </w:rPr>
                </w:rPrChange>
              </w:rPr>
            </w:pPr>
            <w:ins w:id="12464" w:author="James Vu" w:date="2024-04-19T00:01:00Z">
              <w:r w:rsidRPr="003C02FF">
                <w:rPr>
                  <w:b/>
                  <w:bCs/>
                  <w:color w:val="0D0D0D"/>
                  <w:rPrChange w:id="12465" w:author="James Vu" w:date="2024-04-19T00:19:00Z">
                    <w:rPr>
                      <w:b/>
                      <w:bCs/>
                      <w:color w:val="0D0D0D"/>
                      <w:sz w:val="28"/>
                      <w:szCs w:val="28"/>
                    </w:rPr>
                  </w:rPrChange>
                </w:rPr>
                <w:t>Báo cáo Và Thống Kê</w:t>
              </w:r>
            </w:ins>
          </w:p>
        </w:tc>
      </w:tr>
      <w:tr w:rsidR="003C02FF" w:rsidRPr="003C02FF" w14:paraId="16076B1F" w14:textId="77777777" w:rsidTr="003C02FF">
        <w:trPr>
          <w:trHeight w:val="360"/>
          <w:ins w:id="12466" w:author="James Vu" w:date="2024-04-19T00:01:00Z"/>
          <w:trPrChange w:id="12467" w:author="James Vu" w:date="2024-04-19T00:20:00Z">
            <w:trPr>
              <w:trHeight w:val="360"/>
            </w:trPr>
          </w:trPrChange>
        </w:trPr>
        <w:tc>
          <w:tcPr>
            <w:tcW w:w="704" w:type="dxa"/>
            <w:shd w:val="clear" w:color="auto" w:fill="auto"/>
            <w:noWrap/>
            <w:vAlign w:val="bottom"/>
            <w:hideMark/>
            <w:tcPrChange w:id="12468" w:author="James Vu" w:date="2024-04-19T00:20:00Z">
              <w:tcPr>
                <w:tcW w:w="704" w:type="dxa"/>
                <w:shd w:val="clear" w:color="auto" w:fill="auto"/>
                <w:noWrap/>
                <w:vAlign w:val="bottom"/>
                <w:hideMark/>
              </w:tcPr>
            </w:tcPrChange>
          </w:tcPr>
          <w:p w14:paraId="41C512FD" w14:textId="77777777" w:rsidR="004D28C1" w:rsidRPr="003C02FF" w:rsidRDefault="004D28C1" w:rsidP="004D28C1">
            <w:pPr>
              <w:jc w:val="center"/>
              <w:rPr>
                <w:ins w:id="12469" w:author="James Vu" w:date="2024-04-19T00:01:00Z"/>
                <w:b/>
                <w:bCs/>
                <w:color w:val="000000"/>
                <w:rPrChange w:id="12470" w:author="James Vu" w:date="2024-04-19T00:19:00Z">
                  <w:rPr>
                    <w:ins w:id="12471" w:author="James Vu" w:date="2024-04-19T00:01:00Z"/>
                    <w:b/>
                    <w:bCs/>
                    <w:color w:val="000000"/>
                    <w:sz w:val="28"/>
                    <w:szCs w:val="28"/>
                  </w:rPr>
                </w:rPrChange>
              </w:rPr>
            </w:pPr>
            <w:ins w:id="12472" w:author="James Vu" w:date="2024-04-19T00:01:00Z">
              <w:r w:rsidRPr="003C02FF">
                <w:rPr>
                  <w:b/>
                  <w:bCs/>
                  <w:color w:val="000000"/>
                  <w:rPrChange w:id="12473" w:author="James Vu" w:date="2024-04-19T00:19:00Z">
                    <w:rPr>
                      <w:b/>
                      <w:bCs/>
                      <w:color w:val="000000"/>
                      <w:sz w:val="28"/>
                      <w:szCs w:val="28"/>
                    </w:rPr>
                  </w:rPrChange>
                </w:rPr>
                <w:t> </w:t>
              </w:r>
            </w:ins>
          </w:p>
        </w:tc>
        <w:tc>
          <w:tcPr>
            <w:tcW w:w="8358" w:type="dxa"/>
            <w:shd w:val="clear" w:color="auto" w:fill="auto"/>
            <w:noWrap/>
            <w:vAlign w:val="center"/>
            <w:hideMark/>
            <w:tcPrChange w:id="12474" w:author="James Vu" w:date="2024-04-19T00:20:00Z">
              <w:tcPr>
                <w:tcW w:w="8358" w:type="dxa"/>
                <w:shd w:val="clear" w:color="auto" w:fill="auto"/>
                <w:noWrap/>
                <w:vAlign w:val="center"/>
                <w:hideMark/>
              </w:tcPr>
            </w:tcPrChange>
          </w:tcPr>
          <w:p w14:paraId="407650D2" w14:textId="77777777" w:rsidR="004D28C1" w:rsidRPr="003C02FF" w:rsidRDefault="004D28C1" w:rsidP="004D28C1">
            <w:pPr>
              <w:rPr>
                <w:ins w:id="12475" w:author="James Vu" w:date="2024-04-19T00:01:00Z"/>
                <w:color w:val="0D0D0D"/>
                <w:rPrChange w:id="12476" w:author="James Vu" w:date="2024-04-19T00:19:00Z">
                  <w:rPr>
                    <w:ins w:id="12477" w:author="James Vu" w:date="2024-04-19T00:01:00Z"/>
                    <w:color w:val="0D0D0D"/>
                    <w:sz w:val="28"/>
                    <w:szCs w:val="28"/>
                  </w:rPr>
                </w:rPrChange>
              </w:rPr>
            </w:pPr>
            <w:ins w:id="12478" w:author="James Vu" w:date="2024-04-19T00:01:00Z">
              <w:r w:rsidRPr="003C02FF">
                <w:rPr>
                  <w:color w:val="0D0D0D"/>
                  <w:rPrChange w:id="12479" w:author="James Vu" w:date="2024-04-19T00:19:00Z">
                    <w:rPr>
                      <w:color w:val="0D0D0D"/>
                      <w:sz w:val="28"/>
                      <w:szCs w:val="28"/>
                    </w:rPr>
                  </w:rPrChange>
                </w:rPr>
                <w:t>Tạo báo cáo tùy chỉnh theo các mục tiêu thời gian, khu vực hành chính, nhiệm vụ</w:t>
              </w:r>
            </w:ins>
          </w:p>
        </w:tc>
      </w:tr>
      <w:tr w:rsidR="003C02FF" w:rsidRPr="003C02FF" w14:paraId="01F48695" w14:textId="77777777" w:rsidTr="003C02FF">
        <w:trPr>
          <w:trHeight w:val="360"/>
          <w:ins w:id="12480" w:author="James Vu" w:date="2024-04-19T00:01:00Z"/>
          <w:trPrChange w:id="12481" w:author="James Vu" w:date="2024-04-19T00:20:00Z">
            <w:trPr>
              <w:trHeight w:val="360"/>
            </w:trPr>
          </w:trPrChange>
        </w:trPr>
        <w:tc>
          <w:tcPr>
            <w:tcW w:w="704" w:type="dxa"/>
            <w:shd w:val="clear" w:color="auto" w:fill="auto"/>
            <w:noWrap/>
            <w:vAlign w:val="bottom"/>
            <w:hideMark/>
            <w:tcPrChange w:id="12482" w:author="James Vu" w:date="2024-04-19T00:20:00Z">
              <w:tcPr>
                <w:tcW w:w="704" w:type="dxa"/>
                <w:shd w:val="clear" w:color="auto" w:fill="auto"/>
                <w:noWrap/>
                <w:vAlign w:val="bottom"/>
                <w:hideMark/>
              </w:tcPr>
            </w:tcPrChange>
          </w:tcPr>
          <w:p w14:paraId="35A54E24" w14:textId="77777777" w:rsidR="004D28C1" w:rsidRPr="003C02FF" w:rsidRDefault="004D28C1" w:rsidP="004D28C1">
            <w:pPr>
              <w:jc w:val="center"/>
              <w:rPr>
                <w:ins w:id="12483" w:author="James Vu" w:date="2024-04-19T00:01:00Z"/>
                <w:b/>
                <w:bCs/>
                <w:color w:val="000000"/>
                <w:rPrChange w:id="12484" w:author="James Vu" w:date="2024-04-19T00:19:00Z">
                  <w:rPr>
                    <w:ins w:id="12485" w:author="James Vu" w:date="2024-04-19T00:01:00Z"/>
                    <w:b/>
                    <w:bCs/>
                    <w:color w:val="000000"/>
                    <w:sz w:val="28"/>
                    <w:szCs w:val="28"/>
                  </w:rPr>
                </w:rPrChange>
              </w:rPr>
            </w:pPr>
            <w:ins w:id="12486" w:author="James Vu" w:date="2024-04-19T00:01:00Z">
              <w:r w:rsidRPr="003C02FF">
                <w:rPr>
                  <w:b/>
                  <w:bCs/>
                  <w:color w:val="000000"/>
                  <w:rPrChange w:id="12487" w:author="James Vu" w:date="2024-04-19T00:19:00Z">
                    <w:rPr>
                      <w:b/>
                      <w:bCs/>
                      <w:color w:val="000000"/>
                      <w:sz w:val="28"/>
                      <w:szCs w:val="28"/>
                    </w:rPr>
                  </w:rPrChange>
                </w:rPr>
                <w:t> </w:t>
              </w:r>
            </w:ins>
          </w:p>
        </w:tc>
        <w:tc>
          <w:tcPr>
            <w:tcW w:w="8358" w:type="dxa"/>
            <w:shd w:val="clear" w:color="auto" w:fill="auto"/>
            <w:noWrap/>
            <w:vAlign w:val="center"/>
            <w:hideMark/>
            <w:tcPrChange w:id="12488" w:author="James Vu" w:date="2024-04-19T00:20:00Z">
              <w:tcPr>
                <w:tcW w:w="8358" w:type="dxa"/>
                <w:shd w:val="clear" w:color="auto" w:fill="auto"/>
                <w:noWrap/>
                <w:vAlign w:val="center"/>
                <w:hideMark/>
              </w:tcPr>
            </w:tcPrChange>
          </w:tcPr>
          <w:p w14:paraId="21B398AA" w14:textId="77777777" w:rsidR="004D28C1" w:rsidRPr="003C02FF" w:rsidRDefault="004D28C1" w:rsidP="004D28C1">
            <w:pPr>
              <w:rPr>
                <w:ins w:id="12489" w:author="James Vu" w:date="2024-04-19T00:01:00Z"/>
                <w:color w:val="0D0D0D"/>
                <w:rPrChange w:id="12490" w:author="James Vu" w:date="2024-04-19T00:19:00Z">
                  <w:rPr>
                    <w:ins w:id="12491" w:author="James Vu" w:date="2024-04-19T00:01:00Z"/>
                    <w:color w:val="0D0D0D"/>
                    <w:sz w:val="28"/>
                    <w:szCs w:val="28"/>
                  </w:rPr>
                </w:rPrChange>
              </w:rPr>
            </w:pPr>
            <w:ins w:id="12492" w:author="James Vu" w:date="2024-04-19T00:01:00Z">
              <w:r w:rsidRPr="003C02FF">
                <w:rPr>
                  <w:color w:val="0D0D0D"/>
                  <w:rPrChange w:id="12493" w:author="James Vu" w:date="2024-04-19T00:19:00Z">
                    <w:rPr>
                      <w:color w:val="0D0D0D"/>
                      <w:sz w:val="28"/>
                      <w:szCs w:val="28"/>
                    </w:rPr>
                  </w:rPrChange>
                </w:rPr>
                <w:t>Báo cáo hoạt động của người dùng trên hệ thống theo phân quyền chức năng nhiệm vụ</w:t>
              </w:r>
            </w:ins>
          </w:p>
        </w:tc>
      </w:tr>
      <w:tr w:rsidR="003C02FF" w:rsidRPr="003C02FF" w14:paraId="4B259701" w14:textId="77777777" w:rsidTr="003C02FF">
        <w:trPr>
          <w:trHeight w:val="360"/>
          <w:ins w:id="12494" w:author="James Vu" w:date="2024-04-19T00:01:00Z"/>
          <w:trPrChange w:id="12495" w:author="James Vu" w:date="2024-04-19T00:20:00Z">
            <w:trPr>
              <w:trHeight w:val="360"/>
            </w:trPr>
          </w:trPrChange>
        </w:trPr>
        <w:tc>
          <w:tcPr>
            <w:tcW w:w="704" w:type="dxa"/>
            <w:shd w:val="clear" w:color="auto" w:fill="auto"/>
            <w:noWrap/>
            <w:vAlign w:val="bottom"/>
            <w:hideMark/>
            <w:tcPrChange w:id="12496" w:author="James Vu" w:date="2024-04-19T00:20:00Z">
              <w:tcPr>
                <w:tcW w:w="704" w:type="dxa"/>
                <w:shd w:val="clear" w:color="auto" w:fill="auto"/>
                <w:noWrap/>
                <w:vAlign w:val="bottom"/>
                <w:hideMark/>
              </w:tcPr>
            </w:tcPrChange>
          </w:tcPr>
          <w:p w14:paraId="1CDBA6EC" w14:textId="77777777" w:rsidR="004D28C1" w:rsidRPr="003C02FF" w:rsidRDefault="004D28C1" w:rsidP="004D28C1">
            <w:pPr>
              <w:jc w:val="center"/>
              <w:rPr>
                <w:ins w:id="12497" w:author="James Vu" w:date="2024-04-19T00:01:00Z"/>
                <w:b/>
                <w:bCs/>
                <w:color w:val="000000"/>
                <w:rPrChange w:id="12498" w:author="James Vu" w:date="2024-04-19T00:19:00Z">
                  <w:rPr>
                    <w:ins w:id="12499" w:author="James Vu" w:date="2024-04-19T00:01:00Z"/>
                    <w:b/>
                    <w:bCs/>
                    <w:color w:val="000000"/>
                    <w:sz w:val="28"/>
                    <w:szCs w:val="28"/>
                  </w:rPr>
                </w:rPrChange>
              </w:rPr>
            </w:pPr>
            <w:ins w:id="12500" w:author="James Vu" w:date="2024-04-19T00:01:00Z">
              <w:r w:rsidRPr="003C02FF">
                <w:rPr>
                  <w:b/>
                  <w:bCs/>
                  <w:color w:val="000000"/>
                  <w:rPrChange w:id="12501" w:author="James Vu" w:date="2024-04-19T00:19:00Z">
                    <w:rPr>
                      <w:b/>
                      <w:bCs/>
                      <w:color w:val="000000"/>
                      <w:sz w:val="28"/>
                      <w:szCs w:val="28"/>
                    </w:rPr>
                  </w:rPrChange>
                </w:rPr>
                <w:t> </w:t>
              </w:r>
            </w:ins>
          </w:p>
        </w:tc>
        <w:tc>
          <w:tcPr>
            <w:tcW w:w="8358" w:type="dxa"/>
            <w:shd w:val="clear" w:color="auto" w:fill="auto"/>
            <w:noWrap/>
            <w:vAlign w:val="center"/>
            <w:hideMark/>
            <w:tcPrChange w:id="12502" w:author="James Vu" w:date="2024-04-19T00:20:00Z">
              <w:tcPr>
                <w:tcW w:w="8358" w:type="dxa"/>
                <w:shd w:val="clear" w:color="auto" w:fill="auto"/>
                <w:noWrap/>
                <w:vAlign w:val="center"/>
                <w:hideMark/>
              </w:tcPr>
            </w:tcPrChange>
          </w:tcPr>
          <w:p w14:paraId="319F6655" w14:textId="77777777" w:rsidR="004D28C1" w:rsidRPr="003C02FF" w:rsidRDefault="004D28C1" w:rsidP="004D28C1">
            <w:pPr>
              <w:rPr>
                <w:ins w:id="12503" w:author="James Vu" w:date="2024-04-19T00:01:00Z"/>
                <w:color w:val="0D0D0D"/>
                <w:rPrChange w:id="12504" w:author="James Vu" w:date="2024-04-19T00:19:00Z">
                  <w:rPr>
                    <w:ins w:id="12505" w:author="James Vu" w:date="2024-04-19T00:01:00Z"/>
                    <w:color w:val="0D0D0D"/>
                    <w:sz w:val="28"/>
                    <w:szCs w:val="28"/>
                  </w:rPr>
                </w:rPrChange>
              </w:rPr>
            </w:pPr>
            <w:ins w:id="12506" w:author="James Vu" w:date="2024-04-19T00:01:00Z">
              <w:r w:rsidRPr="003C02FF">
                <w:rPr>
                  <w:color w:val="0D0D0D"/>
                  <w:rPrChange w:id="12507" w:author="James Vu" w:date="2024-04-19T00:19:00Z">
                    <w:rPr>
                      <w:color w:val="0D0D0D"/>
                      <w:sz w:val="28"/>
                      <w:szCs w:val="28"/>
                    </w:rPr>
                  </w:rPrChange>
                </w:rPr>
                <w:t>Xuất báo cáo ra các định dạng khác nhau như PDF, Excel, HTML</w:t>
              </w:r>
            </w:ins>
          </w:p>
        </w:tc>
      </w:tr>
      <w:tr w:rsidR="003C02FF" w:rsidRPr="003C02FF" w14:paraId="3EB3DE17" w14:textId="77777777" w:rsidTr="003C02FF">
        <w:trPr>
          <w:trHeight w:val="360"/>
          <w:ins w:id="12508" w:author="James Vu" w:date="2024-04-19T00:01:00Z"/>
          <w:trPrChange w:id="12509" w:author="James Vu" w:date="2024-04-19T00:20:00Z">
            <w:trPr>
              <w:trHeight w:val="360"/>
            </w:trPr>
          </w:trPrChange>
        </w:trPr>
        <w:tc>
          <w:tcPr>
            <w:tcW w:w="704" w:type="dxa"/>
            <w:shd w:val="clear" w:color="auto" w:fill="auto"/>
            <w:noWrap/>
            <w:vAlign w:val="bottom"/>
            <w:hideMark/>
            <w:tcPrChange w:id="12510" w:author="James Vu" w:date="2024-04-19T00:20:00Z">
              <w:tcPr>
                <w:tcW w:w="704" w:type="dxa"/>
                <w:shd w:val="clear" w:color="auto" w:fill="auto"/>
                <w:noWrap/>
                <w:vAlign w:val="bottom"/>
                <w:hideMark/>
              </w:tcPr>
            </w:tcPrChange>
          </w:tcPr>
          <w:p w14:paraId="7C1EF02E" w14:textId="77777777" w:rsidR="004D28C1" w:rsidRPr="003C02FF" w:rsidRDefault="004D28C1" w:rsidP="004D28C1">
            <w:pPr>
              <w:jc w:val="center"/>
              <w:rPr>
                <w:ins w:id="12511" w:author="James Vu" w:date="2024-04-19T00:01:00Z"/>
                <w:b/>
                <w:bCs/>
                <w:color w:val="000000"/>
                <w:rPrChange w:id="12512" w:author="James Vu" w:date="2024-04-19T00:19:00Z">
                  <w:rPr>
                    <w:ins w:id="12513" w:author="James Vu" w:date="2024-04-19T00:01:00Z"/>
                    <w:b/>
                    <w:bCs/>
                    <w:color w:val="000000"/>
                    <w:sz w:val="28"/>
                    <w:szCs w:val="28"/>
                  </w:rPr>
                </w:rPrChange>
              </w:rPr>
            </w:pPr>
            <w:ins w:id="12514" w:author="James Vu" w:date="2024-04-19T00:01:00Z">
              <w:r w:rsidRPr="003C02FF">
                <w:rPr>
                  <w:b/>
                  <w:bCs/>
                  <w:color w:val="000000"/>
                  <w:rPrChange w:id="12515" w:author="James Vu" w:date="2024-04-19T00:19:00Z">
                    <w:rPr>
                      <w:b/>
                      <w:bCs/>
                      <w:color w:val="000000"/>
                      <w:sz w:val="28"/>
                      <w:szCs w:val="28"/>
                    </w:rPr>
                  </w:rPrChange>
                </w:rPr>
                <w:t> </w:t>
              </w:r>
            </w:ins>
          </w:p>
        </w:tc>
        <w:tc>
          <w:tcPr>
            <w:tcW w:w="8358" w:type="dxa"/>
            <w:shd w:val="clear" w:color="auto" w:fill="auto"/>
            <w:noWrap/>
            <w:vAlign w:val="center"/>
            <w:hideMark/>
            <w:tcPrChange w:id="12516" w:author="James Vu" w:date="2024-04-19T00:20:00Z">
              <w:tcPr>
                <w:tcW w:w="8358" w:type="dxa"/>
                <w:shd w:val="clear" w:color="auto" w:fill="auto"/>
                <w:noWrap/>
                <w:vAlign w:val="center"/>
                <w:hideMark/>
              </w:tcPr>
            </w:tcPrChange>
          </w:tcPr>
          <w:p w14:paraId="49F1075A" w14:textId="77777777" w:rsidR="004D28C1" w:rsidRPr="003C02FF" w:rsidRDefault="004D28C1" w:rsidP="004D28C1">
            <w:pPr>
              <w:rPr>
                <w:ins w:id="12517" w:author="James Vu" w:date="2024-04-19T00:01:00Z"/>
                <w:color w:val="0D0D0D"/>
                <w:rPrChange w:id="12518" w:author="James Vu" w:date="2024-04-19T00:19:00Z">
                  <w:rPr>
                    <w:ins w:id="12519" w:author="James Vu" w:date="2024-04-19T00:01:00Z"/>
                    <w:color w:val="0D0D0D"/>
                    <w:sz w:val="28"/>
                    <w:szCs w:val="28"/>
                  </w:rPr>
                </w:rPrChange>
              </w:rPr>
            </w:pPr>
            <w:ins w:id="12520" w:author="James Vu" w:date="2024-04-19T00:01:00Z">
              <w:r w:rsidRPr="003C02FF">
                <w:rPr>
                  <w:color w:val="0D0D0D"/>
                  <w:rPrChange w:id="12521" w:author="James Vu" w:date="2024-04-19T00:19:00Z">
                    <w:rPr>
                      <w:color w:val="0D0D0D"/>
                      <w:sz w:val="28"/>
                      <w:szCs w:val="28"/>
                    </w:rPr>
                  </w:rPrChange>
                </w:rPr>
                <w:t>Thống kê các dự liệu theo các mục tiêu thời gian, khu vực hành chính, nhiệm vụ</w:t>
              </w:r>
            </w:ins>
          </w:p>
        </w:tc>
      </w:tr>
      <w:tr w:rsidR="003C02FF" w:rsidRPr="003C02FF" w14:paraId="501841F3" w14:textId="77777777" w:rsidTr="003C02FF">
        <w:trPr>
          <w:trHeight w:val="360"/>
          <w:ins w:id="12522" w:author="James Vu" w:date="2024-04-19T00:01:00Z"/>
          <w:trPrChange w:id="12523" w:author="James Vu" w:date="2024-04-19T00:20:00Z">
            <w:trPr>
              <w:trHeight w:val="360"/>
            </w:trPr>
          </w:trPrChange>
        </w:trPr>
        <w:tc>
          <w:tcPr>
            <w:tcW w:w="704" w:type="dxa"/>
            <w:shd w:val="clear" w:color="auto" w:fill="auto"/>
            <w:noWrap/>
            <w:vAlign w:val="bottom"/>
            <w:hideMark/>
            <w:tcPrChange w:id="12524" w:author="James Vu" w:date="2024-04-19T00:20:00Z">
              <w:tcPr>
                <w:tcW w:w="704" w:type="dxa"/>
                <w:shd w:val="clear" w:color="auto" w:fill="auto"/>
                <w:noWrap/>
                <w:vAlign w:val="bottom"/>
                <w:hideMark/>
              </w:tcPr>
            </w:tcPrChange>
          </w:tcPr>
          <w:p w14:paraId="155BDC65" w14:textId="77777777" w:rsidR="004D28C1" w:rsidRPr="003C02FF" w:rsidRDefault="004D28C1" w:rsidP="004D28C1">
            <w:pPr>
              <w:jc w:val="center"/>
              <w:rPr>
                <w:ins w:id="12525" w:author="James Vu" w:date="2024-04-19T00:01:00Z"/>
                <w:b/>
                <w:bCs/>
                <w:color w:val="000000"/>
                <w:rPrChange w:id="12526" w:author="James Vu" w:date="2024-04-19T00:19:00Z">
                  <w:rPr>
                    <w:ins w:id="12527" w:author="James Vu" w:date="2024-04-19T00:01:00Z"/>
                    <w:b/>
                    <w:bCs/>
                    <w:color w:val="000000"/>
                    <w:sz w:val="28"/>
                    <w:szCs w:val="28"/>
                  </w:rPr>
                </w:rPrChange>
              </w:rPr>
            </w:pPr>
            <w:ins w:id="12528" w:author="James Vu" w:date="2024-04-19T00:01:00Z">
              <w:r w:rsidRPr="003C02FF">
                <w:rPr>
                  <w:b/>
                  <w:bCs/>
                  <w:color w:val="000000"/>
                  <w:rPrChange w:id="12529" w:author="James Vu" w:date="2024-04-19T00:19:00Z">
                    <w:rPr>
                      <w:b/>
                      <w:bCs/>
                      <w:color w:val="000000"/>
                      <w:sz w:val="28"/>
                      <w:szCs w:val="28"/>
                    </w:rPr>
                  </w:rPrChange>
                </w:rPr>
                <w:t> </w:t>
              </w:r>
            </w:ins>
          </w:p>
        </w:tc>
        <w:tc>
          <w:tcPr>
            <w:tcW w:w="8358" w:type="dxa"/>
            <w:shd w:val="clear" w:color="auto" w:fill="auto"/>
            <w:noWrap/>
            <w:vAlign w:val="center"/>
            <w:hideMark/>
            <w:tcPrChange w:id="12530" w:author="James Vu" w:date="2024-04-19T00:20:00Z">
              <w:tcPr>
                <w:tcW w:w="8358" w:type="dxa"/>
                <w:shd w:val="clear" w:color="auto" w:fill="auto"/>
                <w:noWrap/>
                <w:vAlign w:val="center"/>
                <w:hideMark/>
              </w:tcPr>
            </w:tcPrChange>
          </w:tcPr>
          <w:p w14:paraId="0022BF79" w14:textId="77777777" w:rsidR="004D28C1" w:rsidRPr="003C02FF" w:rsidRDefault="004D28C1" w:rsidP="004D28C1">
            <w:pPr>
              <w:rPr>
                <w:ins w:id="12531" w:author="James Vu" w:date="2024-04-19T00:01:00Z"/>
                <w:color w:val="0D0D0D"/>
                <w:rPrChange w:id="12532" w:author="James Vu" w:date="2024-04-19T00:19:00Z">
                  <w:rPr>
                    <w:ins w:id="12533" w:author="James Vu" w:date="2024-04-19T00:01:00Z"/>
                    <w:color w:val="0D0D0D"/>
                    <w:sz w:val="28"/>
                    <w:szCs w:val="28"/>
                  </w:rPr>
                </w:rPrChange>
              </w:rPr>
            </w:pPr>
            <w:ins w:id="12534" w:author="James Vu" w:date="2024-04-19T00:01:00Z">
              <w:r w:rsidRPr="003C02FF">
                <w:rPr>
                  <w:color w:val="0D0D0D"/>
                  <w:rPrChange w:id="12535" w:author="James Vu" w:date="2024-04-19T00:19:00Z">
                    <w:rPr>
                      <w:color w:val="0D0D0D"/>
                      <w:sz w:val="28"/>
                      <w:szCs w:val="28"/>
                    </w:rPr>
                  </w:rPrChange>
                </w:rPr>
                <w:t>Thống kê ngươi dùng truy vấn hệ thống chi tiết</w:t>
              </w:r>
            </w:ins>
          </w:p>
        </w:tc>
      </w:tr>
      <w:tr w:rsidR="003C02FF" w:rsidRPr="003C02FF" w14:paraId="2F3DBEB1" w14:textId="77777777" w:rsidTr="003C02FF">
        <w:trPr>
          <w:trHeight w:val="360"/>
          <w:ins w:id="12536" w:author="James Vu" w:date="2024-04-19T00:01:00Z"/>
          <w:trPrChange w:id="12537" w:author="James Vu" w:date="2024-04-19T00:20:00Z">
            <w:trPr>
              <w:trHeight w:val="360"/>
            </w:trPr>
          </w:trPrChange>
        </w:trPr>
        <w:tc>
          <w:tcPr>
            <w:tcW w:w="704" w:type="dxa"/>
            <w:shd w:val="clear" w:color="auto" w:fill="auto"/>
            <w:noWrap/>
            <w:vAlign w:val="bottom"/>
            <w:hideMark/>
            <w:tcPrChange w:id="12538" w:author="James Vu" w:date="2024-04-19T00:20:00Z">
              <w:tcPr>
                <w:tcW w:w="704" w:type="dxa"/>
                <w:shd w:val="clear" w:color="auto" w:fill="auto"/>
                <w:noWrap/>
                <w:vAlign w:val="bottom"/>
                <w:hideMark/>
              </w:tcPr>
            </w:tcPrChange>
          </w:tcPr>
          <w:p w14:paraId="4DA6DB93" w14:textId="77777777" w:rsidR="004D28C1" w:rsidRPr="003C02FF" w:rsidRDefault="004D28C1" w:rsidP="004D28C1">
            <w:pPr>
              <w:jc w:val="center"/>
              <w:rPr>
                <w:ins w:id="12539" w:author="James Vu" w:date="2024-04-19T00:01:00Z"/>
                <w:b/>
                <w:bCs/>
                <w:color w:val="000000"/>
                <w:rPrChange w:id="12540" w:author="James Vu" w:date="2024-04-19T00:19:00Z">
                  <w:rPr>
                    <w:ins w:id="12541" w:author="James Vu" w:date="2024-04-19T00:01:00Z"/>
                    <w:b/>
                    <w:bCs/>
                    <w:color w:val="000000"/>
                    <w:sz w:val="28"/>
                    <w:szCs w:val="28"/>
                  </w:rPr>
                </w:rPrChange>
              </w:rPr>
            </w:pPr>
            <w:ins w:id="12542" w:author="James Vu" w:date="2024-04-19T00:01:00Z">
              <w:r w:rsidRPr="003C02FF">
                <w:rPr>
                  <w:b/>
                  <w:bCs/>
                  <w:color w:val="000000"/>
                  <w:rPrChange w:id="12543" w:author="James Vu" w:date="2024-04-19T00:19:00Z">
                    <w:rPr>
                      <w:b/>
                      <w:bCs/>
                      <w:color w:val="000000"/>
                      <w:sz w:val="28"/>
                      <w:szCs w:val="28"/>
                    </w:rPr>
                  </w:rPrChange>
                </w:rPr>
                <w:t> </w:t>
              </w:r>
            </w:ins>
          </w:p>
        </w:tc>
        <w:tc>
          <w:tcPr>
            <w:tcW w:w="8358" w:type="dxa"/>
            <w:shd w:val="clear" w:color="auto" w:fill="auto"/>
            <w:noWrap/>
            <w:vAlign w:val="center"/>
            <w:hideMark/>
            <w:tcPrChange w:id="12544" w:author="James Vu" w:date="2024-04-19T00:20:00Z">
              <w:tcPr>
                <w:tcW w:w="8358" w:type="dxa"/>
                <w:shd w:val="clear" w:color="auto" w:fill="auto"/>
                <w:noWrap/>
                <w:vAlign w:val="center"/>
                <w:hideMark/>
              </w:tcPr>
            </w:tcPrChange>
          </w:tcPr>
          <w:p w14:paraId="15426588" w14:textId="77777777" w:rsidR="004D28C1" w:rsidRPr="003C02FF" w:rsidRDefault="004D28C1" w:rsidP="004D28C1">
            <w:pPr>
              <w:rPr>
                <w:ins w:id="12545" w:author="James Vu" w:date="2024-04-19T00:01:00Z"/>
                <w:color w:val="0D0D0D"/>
                <w:rPrChange w:id="12546" w:author="James Vu" w:date="2024-04-19T00:19:00Z">
                  <w:rPr>
                    <w:ins w:id="12547" w:author="James Vu" w:date="2024-04-19T00:01:00Z"/>
                    <w:color w:val="0D0D0D"/>
                    <w:sz w:val="28"/>
                    <w:szCs w:val="28"/>
                  </w:rPr>
                </w:rPrChange>
              </w:rPr>
            </w:pPr>
            <w:ins w:id="12548" w:author="James Vu" w:date="2024-04-19T00:01:00Z">
              <w:r w:rsidRPr="003C02FF">
                <w:rPr>
                  <w:color w:val="0D0D0D"/>
                  <w:rPrChange w:id="12549" w:author="James Vu" w:date="2024-04-19T00:19:00Z">
                    <w:rPr>
                      <w:color w:val="0D0D0D"/>
                      <w:sz w:val="28"/>
                      <w:szCs w:val="28"/>
                    </w:rPr>
                  </w:rPrChange>
                </w:rPr>
                <w:t>Danh mục tổng quang các chỉ số, dử liệu tổng hợp theo dạng biểu đồ, dashboard</w:t>
              </w:r>
            </w:ins>
          </w:p>
        </w:tc>
      </w:tr>
      <w:tr w:rsidR="003C02FF" w:rsidRPr="003C02FF" w14:paraId="79A2959F" w14:textId="77777777" w:rsidTr="003C02FF">
        <w:trPr>
          <w:trHeight w:val="360"/>
          <w:ins w:id="12550" w:author="James Vu" w:date="2024-04-19T00:01:00Z"/>
          <w:trPrChange w:id="12551" w:author="James Vu" w:date="2024-04-19T00:20:00Z">
            <w:trPr>
              <w:trHeight w:val="360"/>
            </w:trPr>
          </w:trPrChange>
        </w:trPr>
        <w:tc>
          <w:tcPr>
            <w:tcW w:w="704" w:type="dxa"/>
            <w:shd w:val="clear" w:color="auto" w:fill="auto"/>
            <w:noWrap/>
            <w:vAlign w:val="center"/>
            <w:hideMark/>
            <w:tcPrChange w:id="12552" w:author="James Vu" w:date="2024-04-19T00:20:00Z">
              <w:tcPr>
                <w:tcW w:w="704" w:type="dxa"/>
                <w:shd w:val="clear" w:color="auto" w:fill="auto"/>
                <w:noWrap/>
                <w:vAlign w:val="center"/>
                <w:hideMark/>
              </w:tcPr>
            </w:tcPrChange>
          </w:tcPr>
          <w:p w14:paraId="6EC94D30" w14:textId="77777777" w:rsidR="004D28C1" w:rsidRPr="003C02FF" w:rsidRDefault="004D28C1" w:rsidP="004D28C1">
            <w:pPr>
              <w:jc w:val="center"/>
              <w:rPr>
                <w:ins w:id="12553" w:author="James Vu" w:date="2024-04-19T00:01:00Z"/>
                <w:b/>
                <w:bCs/>
                <w:color w:val="000000"/>
                <w:rPrChange w:id="12554" w:author="James Vu" w:date="2024-04-19T00:19:00Z">
                  <w:rPr>
                    <w:ins w:id="12555" w:author="James Vu" w:date="2024-04-19T00:01:00Z"/>
                    <w:b/>
                    <w:bCs/>
                    <w:color w:val="000000"/>
                    <w:sz w:val="28"/>
                    <w:szCs w:val="28"/>
                  </w:rPr>
                </w:rPrChange>
              </w:rPr>
            </w:pPr>
            <w:ins w:id="12556" w:author="James Vu" w:date="2024-04-19T00:01:00Z">
              <w:r w:rsidRPr="003C02FF">
                <w:rPr>
                  <w:b/>
                  <w:bCs/>
                  <w:color w:val="000000"/>
                  <w:rPrChange w:id="12557" w:author="James Vu" w:date="2024-04-19T00:19:00Z">
                    <w:rPr>
                      <w:b/>
                      <w:bCs/>
                      <w:color w:val="000000"/>
                      <w:sz w:val="28"/>
                      <w:szCs w:val="28"/>
                    </w:rPr>
                  </w:rPrChange>
                </w:rPr>
                <w:t>19</w:t>
              </w:r>
            </w:ins>
          </w:p>
        </w:tc>
        <w:tc>
          <w:tcPr>
            <w:tcW w:w="8358" w:type="dxa"/>
            <w:shd w:val="clear" w:color="auto" w:fill="auto"/>
            <w:noWrap/>
            <w:vAlign w:val="center"/>
            <w:hideMark/>
            <w:tcPrChange w:id="12558" w:author="James Vu" w:date="2024-04-19T00:20:00Z">
              <w:tcPr>
                <w:tcW w:w="8358" w:type="dxa"/>
                <w:shd w:val="clear" w:color="auto" w:fill="auto"/>
                <w:noWrap/>
                <w:vAlign w:val="center"/>
                <w:hideMark/>
              </w:tcPr>
            </w:tcPrChange>
          </w:tcPr>
          <w:p w14:paraId="3BA30FD1" w14:textId="77777777" w:rsidR="004D28C1" w:rsidRPr="003C02FF" w:rsidRDefault="004D28C1" w:rsidP="004D28C1">
            <w:pPr>
              <w:rPr>
                <w:ins w:id="12559" w:author="James Vu" w:date="2024-04-19T00:01:00Z"/>
                <w:b/>
                <w:bCs/>
                <w:color w:val="0D0D0D"/>
                <w:rPrChange w:id="12560" w:author="James Vu" w:date="2024-04-19T00:19:00Z">
                  <w:rPr>
                    <w:ins w:id="12561" w:author="James Vu" w:date="2024-04-19T00:01:00Z"/>
                    <w:b/>
                    <w:bCs/>
                    <w:color w:val="0D0D0D"/>
                    <w:sz w:val="28"/>
                    <w:szCs w:val="28"/>
                  </w:rPr>
                </w:rPrChange>
              </w:rPr>
            </w:pPr>
            <w:ins w:id="12562" w:author="James Vu" w:date="2024-04-19T00:01:00Z">
              <w:r w:rsidRPr="003C02FF">
                <w:rPr>
                  <w:b/>
                  <w:bCs/>
                  <w:color w:val="0D0D0D"/>
                  <w:rPrChange w:id="12563" w:author="James Vu" w:date="2024-04-19T00:19:00Z">
                    <w:rPr>
                      <w:b/>
                      <w:bCs/>
                      <w:color w:val="0D0D0D"/>
                      <w:sz w:val="28"/>
                      <w:szCs w:val="28"/>
                    </w:rPr>
                  </w:rPrChange>
                </w:rPr>
                <w:t>Ứng Dụng Di Động (Android Và iOS)</w:t>
              </w:r>
            </w:ins>
          </w:p>
        </w:tc>
      </w:tr>
      <w:tr w:rsidR="003C02FF" w:rsidRPr="003C02FF" w14:paraId="3B913CC4" w14:textId="77777777" w:rsidTr="003C02FF">
        <w:trPr>
          <w:trHeight w:val="360"/>
          <w:ins w:id="12564" w:author="James Vu" w:date="2024-04-19T00:01:00Z"/>
          <w:trPrChange w:id="12565" w:author="James Vu" w:date="2024-04-19T00:20:00Z">
            <w:trPr>
              <w:trHeight w:val="360"/>
            </w:trPr>
          </w:trPrChange>
        </w:trPr>
        <w:tc>
          <w:tcPr>
            <w:tcW w:w="704" w:type="dxa"/>
            <w:shd w:val="clear" w:color="auto" w:fill="auto"/>
            <w:noWrap/>
            <w:vAlign w:val="center"/>
            <w:hideMark/>
            <w:tcPrChange w:id="12566" w:author="James Vu" w:date="2024-04-19T00:20:00Z">
              <w:tcPr>
                <w:tcW w:w="704" w:type="dxa"/>
                <w:shd w:val="clear" w:color="auto" w:fill="auto"/>
                <w:noWrap/>
                <w:vAlign w:val="center"/>
                <w:hideMark/>
              </w:tcPr>
            </w:tcPrChange>
          </w:tcPr>
          <w:p w14:paraId="6D52E6A6" w14:textId="77777777" w:rsidR="004D28C1" w:rsidRPr="003C02FF" w:rsidRDefault="004D28C1" w:rsidP="004D28C1">
            <w:pPr>
              <w:jc w:val="center"/>
              <w:rPr>
                <w:ins w:id="12567" w:author="James Vu" w:date="2024-04-19T00:01:00Z"/>
                <w:b/>
                <w:bCs/>
                <w:color w:val="000000"/>
                <w:rPrChange w:id="12568" w:author="James Vu" w:date="2024-04-19T00:19:00Z">
                  <w:rPr>
                    <w:ins w:id="12569" w:author="James Vu" w:date="2024-04-19T00:01:00Z"/>
                    <w:b/>
                    <w:bCs/>
                    <w:color w:val="000000"/>
                    <w:sz w:val="28"/>
                    <w:szCs w:val="28"/>
                  </w:rPr>
                </w:rPrChange>
              </w:rPr>
            </w:pPr>
            <w:ins w:id="12570" w:author="James Vu" w:date="2024-04-19T00:01:00Z">
              <w:r w:rsidRPr="003C02FF">
                <w:rPr>
                  <w:b/>
                  <w:bCs/>
                  <w:color w:val="000000"/>
                  <w:rPrChange w:id="12571" w:author="James Vu" w:date="2024-04-19T00:19:00Z">
                    <w:rPr>
                      <w:b/>
                      <w:bCs/>
                      <w:color w:val="000000"/>
                      <w:sz w:val="28"/>
                      <w:szCs w:val="28"/>
                    </w:rPr>
                  </w:rPrChange>
                </w:rPr>
                <w:t> </w:t>
              </w:r>
            </w:ins>
          </w:p>
        </w:tc>
        <w:tc>
          <w:tcPr>
            <w:tcW w:w="8358" w:type="dxa"/>
            <w:shd w:val="clear" w:color="auto" w:fill="auto"/>
            <w:noWrap/>
            <w:vAlign w:val="center"/>
            <w:hideMark/>
            <w:tcPrChange w:id="12572" w:author="James Vu" w:date="2024-04-19T00:20:00Z">
              <w:tcPr>
                <w:tcW w:w="8358" w:type="dxa"/>
                <w:shd w:val="clear" w:color="auto" w:fill="auto"/>
                <w:noWrap/>
                <w:vAlign w:val="center"/>
                <w:hideMark/>
              </w:tcPr>
            </w:tcPrChange>
          </w:tcPr>
          <w:p w14:paraId="2067721B" w14:textId="77777777" w:rsidR="004D28C1" w:rsidRPr="003C02FF" w:rsidRDefault="004D28C1" w:rsidP="004D28C1">
            <w:pPr>
              <w:rPr>
                <w:ins w:id="12573" w:author="James Vu" w:date="2024-04-19T00:01:00Z"/>
                <w:color w:val="0D0D0D"/>
                <w:rPrChange w:id="12574" w:author="James Vu" w:date="2024-04-19T00:19:00Z">
                  <w:rPr>
                    <w:ins w:id="12575" w:author="James Vu" w:date="2024-04-19T00:01:00Z"/>
                    <w:color w:val="0D0D0D"/>
                    <w:sz w:val="28"/>
                    <w:szCs w:val="28"/>
                  </w:rPr>
                </w:rPrChange>
              </w:rPr>
            </w:pPr>
            <w:ins w:id="12576" w:author="James Vu" w:date="2024-04-19T00:01:00Z">
              <w:r w:rsidRPr="003C02FF">
                <w:rPr>
                  <w:color w:val="0D0D0D"/>
                  <w:rPrChange w:id="12577" w:author="James Vu" w:date="2024-04-19T00:19:00Z">
                    <w:rPr>
                      <w:color w:val="0D0D0D"/>
                      <w:sz w:val="28"/>
                      <w:szCs w:val="28"/>
                    </w:rPr>
                  </w:rPrChange>
                </w:rPr>
                <w:t>Thực hiện các chức năng thao tác nhanh trên nền tảng thiết bị di động cho Cơ Quan Quản Lý</w:t>
              </w:r>
            </w:ins>
          </w:p>
        </w:tc>
      </w:tr>
      <w:tr w:rsidR="003C02FF" w:rsidRPr="003C02FF" w14:paraId="34F086BF" w14:textId="77777777" w:rsidTr="003C02FF">
        <w:trPr>
          <w:trHeight w:val="360"/>
          <w:ins w:id="12578" w:author="James Vu" w:date="2024-04-19T00:01:00Z"/>
          <w:trPrChange w:id="12579" w:author="James Vu" w:date="2024-04-19T00:20:00Z">
            <w:trPr>
              <w:trHeight w:val="360"/>
            </w:trPr>
          </w:trPrChange>
        </w:trPr>
        <w:tc>
          <w:tcPr>
            <w:tcW w:w="704" w:type="dxa"/>
            <w:shd w:val="clear" w:color="auto" w:fill="auto"/>
            <w:noWrap/>
            <w:vAlign w:val="center"/>
            <w:hideMark/>
            <w:tcPrChange w:id="12580" w:author="James Vu" w:date="2024-04-19T00:20:00Z">
              <w:tcPr>
                <w:tcW w:w="704" w:type="dxa"/>
                <w:shd w:val="clear" w:color="auto" w:fill="auto"/>
                <w:noWrap/>
                <w:vAlign w:val="center"/>
                <w:hideMark/>
              </w:tcPr>
            </w:tcPrChange>
          </w:tcPr>
          <w:p w14:paraId="4DD50591" w14:textId="77777777" w:rsidR="004D28C1" w:rsidRPr="003C02FF" w:rsidRDefault="004D28C1" w:rsidP="004D28C1">
            <w:pPr>
              <w:jc w:val="center"/>
              <w:rPr>
                <w:ins w:id="12581" w:author="James Vu" w:date="2024-04-19T00:01:00Z"/>
                <w:b/>
                <w:bCs/>
                <w:color w:val="000000"/>
                <w:rPrChange w:id="12582" w:author="James Vu" w:date="2024-04-19T00:19:00Z">
                  <w:rPr>
                    <w:ins w:id="12583" w:author="James Vu" w:date="2024-04-19T00:01:00Z"/>
                    <w:b/>
                    <w:bCs/>
                    <w:color w:val="000000"/>
                    <w:sz w:val="28"/>
                    <w:szCs w:val="28"/>
                  </w:rPr>
                </w:rPrChange>
              </w:rPr>
            </w:pPr>
            <w:ins w:id="12584" w:author="James Vu" w:date="2024-04-19T00:01:00Z">
              <w:r w:rsidRPr="003C02FF">
                <w:rPr>
                  <w:b/>
                  <w:bCs/>
                  <w:color w:val="000000"/>
                  <w:rPrChange w:id="12585" w:author="James Vu" w:date="2024-04-19T00:19:00Z">
                    <w:rPr>
                      <w:b/>
                      <w:bCs/>
                      <w:color w:val="000000"/>
                      <w:sz w:val="28"/>
                      <w:szCs w:val="28"/>
                    </w:rPr>
                  </w:rPrChange>
                </w:rPr>
                <w:t> </w:t>
              </w:r>
            </w:ins>
          </w:p>
        </w:tc>
        <w:tc>
          <w:tcPr>
            <w:tcW w:w="8358" w:type="dxa"/>
            <w:shd w:val="clear" w:color="auto" w:fill="auto"/>
            <w:noWrap/>
            <w:vAlign w:val="center"/>
            <w:hideMark/>
            <w:tcPrChange w:id="12586" w:author="James Vu" w:date="2024-04-19T00:20:00Z">
              <w:tcPr>
                <w:tcW w:w="8358" w:type="dxa"/>
                <w:shd w:val="clear" w:color="auto" w:fill="auto"/>
                <w:noWrap/>
                <w:vAlign w:val="center"/>
                <w:hideMark/>
              </w:tcPr>
            </w:tcPrChange>
          </w:tcPr>
          <w:p w14:paraId="004367C4" w14:textId="77777777" w:rsidR="004D28C1" w:rsidRPr="003C02FF" w:rsidRDefault="004D28C1" w:rsidP="004D28C1">
            <w:pPr>
              <w:rPr>
                <w:ins w:id="12587" w:author="James Vu" w:date="2024-04-19T00:01:00Z"/>
                <w:color w:val="0D0D0D"/>
                <w:rPrChange w:id="12588" w:author="James Vu" w:date="2024-04-19T00:19:00Z">
                  <w:rPr>
                    <w:ins w:id="12589" w:author="James Vu" w:date="2024-04-19T00:01:00Z"/>
                    <w:color w:val="0D0D0D"/>
                    <w:sz w:val="28"/>
                    <w:szCs w:val="28"/>
                  </w:rPr>
                </w:rPrChange>
              </w:rPr>
            </w:pPr>
            <w:ins w:id="12590" w:author="James Vu" w:date="2024-04-19T00:01:00Z">
              <w:r w:rsidRPr="003C02FF">
                <w:rPr>
                  <w:color w:val="0D0D0D"/>
                  <w:rPrChange w:id="12591" w:author="James Vu" w:date="2024-04-19T00:19:00Z">
                    <w:rPr>
                      <w:color w:val="0D0D0D"/>
                      <w:sz w:val="28"/>
                      <w:szCs w:val="28"/>
                    </w:rPr>
                  </w:rPrChange>
                </w:rPr>
                <w:t>Thực hiện các chức năng thao tác nhanh trên nền tảng thiết bị di động cho Người dân, nông hộ, HTX, doanh nghiệp …</w:t>
              </w:r>
            </w:ins>
          </w:p>
        </w:tc>
      </w:tr>
      <w:tr w:rsidR="003C02FF" w:rsidRPr="003C02FF" w14:paraId="10B36FB5" w14:textId="77777777" w:rsidTr="003C02FF">
        <w:trPr>
          <w:trHeight w:val="360"/>
          <w:ins w:id="12592" w:author="James Vu" w:date="2024-04-19T00:01:00Z"/>
          <w:trPrChange w:id="12593" w:author="James Vu" w:date="2024-04-19T00:20:00Z">
            <w:trPr>
              <w:trHeight w:val="360"/>
            </w:trPr>
          </w:trPrChange>
        </w:trPr>
        <w:tc>
          <w:tcPr>
            <w:tcW w:w="704" w:type="dxa"/>
            <w:shd w:val="clear" w:color="auto" w:fill="auto"/>
            <w:noWrap/>
            <w:vAlign w:val="center"/>
            <w:hideMark/>
            <w:tcPrChange w:id="12594" w:author="James Vu" w:date="2024-04-19T00:20:00Z">
              <w:tcPr>
                <w:tcW w:w="704" w:type="dxa"/>
                <w:shd w:val="clear" w:color="auto" w:fill="auto"/>
                <w:noWrap/>
                <w:vAlign w:val="center"/>
                <w:hideMark/>
              </w:tcPr>
            </w:tcPrChange>
          </w:tcPr>
          <w:p w14:paraId="0A6E1E3D" w14:textId="77777777" w:rsidR="004D28C1" w:rsidRPr="003C02FF" w:rsidRDefault="004D28C1" w:rsidP="004D28C1">
            <w:pPr>
              <w:jc w:val="center"/>
              <w:rPr>
                <w:ins w:id="12595" w:author="James Vu" w:date="2024-04-19T00:01:00Z"/>
                <w:b/>
                <w:bCs/>
                <w:color w:val="000000"/>
                <w:rPrChange w:id="12596" w:author="James Vu" w:date="2024-04-19T00:19:00Z">
                  <w:rPr>
                    <w:ins w:id="12597" w:author="James Vu" w:date="2024-04-19T00:01:00Z"/>
                    <w:b/>
                    <w:bCs/>
                    <w:color w:val="000000"/>
                    <w:sz w:val="28"/>
                    <w:szCs w:val="28"/>
                  </w:rPr>
                </w:rPrChange>
              </w:rPr>
            </w:pPr>
            <w:ins w:id="12598" w:author="James Vu" w:date="2024-04-19T00:01:00Z">
              <w:r w:rsidRPr="003C02FF">
                <w:rPr>
                  <w:b/>
                  <w:bCs/>
                  <w:color w:val="000000"/>
                  <w:rPrChange w:id="12599" w:author="James Vu" w:date="2024-04-19T00:19:00Z">
                    <w:rPr>
                      <w:b/>
                      <w:bCs/>
                      <w:color w:val="000000"/>
                      <w:sz w:val="28"/>
                      <w:szCs w:val="28"/>
                    </w:rPr>
                  </w:rPrChange>
                </w:rPr>
                <w:t>20</w:t>
              </w:r>
            </w:ins>
          </w:p>
        </w:tc>
        <w:tc>
          <w:tcPr>
            <w:tcW w:w="8358" w:type="dxa"/>
            <w:shd w:val="clear" w:color="auto" w:fill="auto"/>
            <w:noWrap/>
            <w:vAlign w:val="center"/>
            <w:hideMark/>
            <w:tcPrChange w:id="12600" w:author="James Vu" w:date="2024-04-19T00:20:00Z">
              <w:tcPr>
                <w:tcW w:w="8358" w:type="dxa"/>
                <w:shd w:val="clear" w:color="auto" w:fill="auto"/>
                <w:noWrap/>
                <w:vAlign w:val="center"/>
                <w:hideMark/>
              </w:tcPr>
            </w:tcPrChange>
          </w:tcPr>
          <w:p w14:paraId="3D8ACBA6" w14:textId="77777777" w:rsidR="004D28C1" w:rsidRPr="003C02FF" w:rsidRDefault="004D28C1" w:rsidP="004D28C1">
            <w:pPr>
              <w:rPr>
                <w:ins w:id="12601" w:author="James Vu" w:date="2024-04-19T00:01:00Z"/>
                <w:b/>
                <w:bCs/>
                <w:color w:val="0D0D0D"/>
                <w:rPrChange w:id="12602" w:author="James Vu" w:date="2024-04-19T00:19:00Z">
                  <w:rPr>
                    <w:ins w:id="12603" w:author="James Vu" w:date="2024-04-19T00:01:00Z"/>
                    <w:b/>
                    <w:bCs/>
                    <w:color w:val="0D0D0D"/>
                    <w:sz w:val="28"/>
                    <w:szCs w:val="28"/>
                  </w:rPr>
                </w:rPrChange>
              </w:rPr>
            </w:pPr>
            <w:ins w:id="12604" w:author="James Vu" w:date="2024-04-19T00:01:00Z">
              <w:r w:rsidRPr="003C02FF">
                <w:rPr>
                  <w:b/>
                  <w:bCs/>
                  <w:color w:val="0D0D0D"/>
                  <w:rPrChange w:id="12605" w:author="James Vu" w:date="2024-04-19T00:19:00Z">
                    <w:rPr>
                      <w:b/>
                      <w:bCs/>
                      <w:color w:val="0D0D0D"/>
                      <w:sz w:val="28"/>
                      <w:szCs w:val="28"/>
                    </w:rPr>
                  </w:rPrChange>
                </w:rPr>
                <w:t>Danh sách các giao diện thực hiện trên nền tảng Web Portal</w:t>
              </w:r>
            </w:ins>
          </w:p>
        </w:tc>
      </w:tr>
      <w:tr w:rsidR="003C02FF" w:rsidRPr="003C02FF" w14:paraId="564307C6" w14:textId="77777777" w:rsidTr="003C02FF">
        <w:trPr>
          <w:trHeight w:val="360"/>
          <w:ins w:id="12606" w:author="James Vu" w:date="2024-04-19T00:01:00Z"/>
          <w:trPrChange w:id="12607" w:author="James Vu" w:date="2024-04-19T00:20:00Z">
            <w:trPr>
              <w:trHeight w:val="360"/>
            </w:trPr>
          </w:trPrChange>
        </w:trPr>
        <w:tc>
          <w:tcPr>
            <w:tcW w:w="704" w:type="dxa"/>
            <w:shd w:val="clear" w:color="auto" w:fill="auto"/>
            <w:noWrap/>
            <w:vAlign w:val="center"/>
            <w:hideMark/>
            <w:tcPrChange w:id="12608" w:author="James Vu" w:date="2024-04-19T00:20:00Z">
              <w:tcPr>
                <w:tcW w:w="704" w:type="dxa"/>
                <w:shd w:val="clear" w:color="auto" w:fill="auto"/>
                <w:noWrap/>
                <w:vAlign w:val="center"/>
                <w:hideMark/>
              </w:tcPr>
            </w:tcPrChange>
          </w:tcPr>
          <w:p w14:paraId="4ED12268" w14:textId="77777777" w:rsidR="004D28C1" w:rsidRPr="003C02FF" w:rsidRDefault="004D28C1" w:rsidP="004D28C1">
            <w:pPr>
              <w:jc w:val="center"/>
              <w:rPr>
                <w:ins w:id="12609" w:author="James Vu" w:date="2024-04-19T00:01:00Z"/>
                <w:b/>
                <w:bCs/>
                <w:color w:val="000000"/>
                <w:rPrChange w:id="12610" w:author="James Vu" w:date="2024-04-19T00:19:00Z">
                  <w:rPr>
                    <w:ins w:id="12611" w:author="James Vu" w:date="2024-04-19T00:01:00Z"/>
                    <w:b/>
                    <w:bCs/>
                    <w:color w:val="000000"/>
                    <w:sz w:val="28"/>
                    <w:szCs w:val="28"/>
                  </w:rPr>
                </w:rPrChange>
              </w:rPr>
            </w:pPr>
            <w:ins w:id="12612" w:author="James Vu" w:date="2024-04-19T00:01:00Z">
              <w:r w:rsidRPr="003C02FF">
                <w:rPr>
                  <w:b/>
                  <w:bCs/>
                  <w:color w:val="000000"/>
                  <w:rPrChange w:id="12613" w:author="James Vu" w:date="2024-04-19T00:19:00Z">
                    <w:rPr>
                      <w:b/>
                      <w:bCs/>
                      <w:color w:val="000000"/>
                      <w:sz w:val="28"/>
                      <w:szCs w:val="28"/>
                    </w:rPr>
                  </w:rPrChange>
                </w:rPr>
                <w:t> </w:t>
              </w:r>
            </w:ins>
          </w:p>
        </w:tc>
        <w:tc>
          <w:tcPr>
            <w:tcW w:w="8358" w:type="dxa"/>
            <w:shd w:val="clear" w:color="auto" w:fill="auto"/>
            <w:noWrap/>
            <w:vAlign w:val="center"/>
            <w:hideMark/>
            <w:tcPrChange w:id="12614" w:author="James Vu" w:date="2024-04-19T00:20:00Z">
              <w:tcPr>
                <w:tcW w:w="8358" w:type="dxa"/>
                <w:shd w:val="clear" w:color="auto" w:fill="auto"/>
                <w:noWrap/>
                <w:vAlign w:val="center"/>
                <w:hideMark/>
              </w:tcPr>
            </w:tcPrChange>
          </w:tcPr>
          <w:p w14:paraId="4821DDB3" w14:textId="77777777" w:rsidR="004D28C1" w:rsidRPr="003C02FF" w:rsidRDefault="004D28C1" w:rsidP="004D28C1">
            <w:pPr>
              <w:rPr>
                <w:ins w:id="12615" w:author="James Vu" w:date="2024-04-19T00:01:00Z"/>
                <w:color w:val="000000"/>
                <w:rPrChange w:id="12616" w:author="James Vu" w:date="2024-04-19T00:19:00Z">
                  <w:rPr>
                    <w:ins w:id="12617" w:author="James Vu" w:date="2024-04-19T00:01:00Z"/>
                    <w:color w:val="000000"/>
                    <w:sz w:val="28"/>
                    <w:szCs w:val="28"/>
                  </w:rPr>
                </w:rPrChange>
              </w:rPr>
            </w:pPr>
            <w:ins w:id="12618" w:author="James Vu" w:date="2024-04-19T00:01:00Z">
              <w:r w:rsidRPr="003C02FF">
                <w:rPr>
                  <w:color w:val="000000"/>
                  <w:rPrChange w:id="12619" w:author="James Vu" w:date="2024-04-19T00:19:00Z">
                    <w:rPr>
                      <w:color w:val="000000"/>
                      <w:sz w:val="28"/>
                      <w:szCs w:val="28"/>
                    </w:rPr>
                  </w:rPrChange>
                </w:rPr>
                <w:t>Bộ giao diện Hệ quản trị nội dung ( Content Management System_CMS) dành cho Cơ Quan Quản Lý</w:t>
              </w:r>
            </w:ins>
          </w:p>
        </w:tc>
      </w:tr>
      <w:tr w:rsidR="003C02FF" w:rsidRPr="003C02FF" w14:paraId="77CA5965" w14:textId="77777777" w:rsidTr="003C02FF">
        <w:trPr>
          <w:trHeight w:val="360"/>
          <w:ins w:id="12620" w:author="James Vu" w:date="2024-04-19T00:01:00Z"/>
          <w:trPrChange w:id="12621" w:author="James Vu" w:date="2024-04-19T00:20:00Z">
            <w:trPr>
              <w:trHeight w:val="360"/>
            </w:trPr>
          </w:trPrChange>
        </w:trPr>
        <w:tc>
          <w:tcPr>
            <w:tcW w:w="704" w:type="dxa"/>
            <w:shd w:val="clear" w:color="auto" w:fill="auto"/>
            <w:noWrap/>
            <w:vAlign w:val="center"/>
            <w:hideMark/>
            <w:tcPrChange w:id="12622" w:author="James Vu" w:date="2024-04-19T00:20:00Z">
              <w:tcPr>
                <w:tcW w:w="704" w:type="dxa"/>
                <w:shd w:val="clear" w:color="auto" w:fill="auto"/>
                <w:noWrap/>
                <w:vAlign w:val="center"/>
                <w:hideMark/>
              </w:tcPr>
            </w:tcPrChange>
          </w:tcPr>
          <w:p w14:paraId="648E1869" w14:textId="77777777" w:rsidR="004D28C1" w:rsidRPr="003C02FF" w:rsidRDefault="004D28C1" w:rsidP="004D28C1">
            <w:pPr>
              <w:jc w:val="center"/>
              <w:rPr>
                <w:ins w:id="12623" w:author="James Vu" w:date="2024-04-19T00:01:00Z"/>
                <w:b/>
                <w:bCs/>
                <w:color w:val="000000"/>
                <w:rPrChange w:id="12624" w:author="James Vu" w:date="2024-04-19T00:19:00Z">
                  <w:rPr>
                    <w:ins w:id="12625" w:author="James Vu" w:date="2024-04-19T00:01:00Z"/>
                    <w:b/>
                    <w:bCs/>
                    <w:color w:val="000000"/>
                    <w:sz w:val="28"/>
                    <w:szCs w:val="28"/>
                  </w:rPr>
                </w:rPrChange>
              </w:rPr>
            </w:pPr>
            <w:ins w:id="12626" w:author="James Vu" w:date="2024-04-19T00:01:00Z">
              <w:r w:rsidRPr="003C02FF">
                <w:rPr>
                  <w:b/>
                  <w:bCs/>
                  <w:color w:val="000000"/>
                  <w:rPrChange w:id="12627" w:author="James Vu" w:date="2024-04-19T00:19:00Z">
                    <w:rPr>
                      <w:b/>
                      <w:bCs/>
                      <w:color w:val="000000"/>
                      <w:sz w:val="28"/>
                      <w:szCs w:val="28"/>
                    </w:rPr>
                  </w:rPrChange>
                </w:rPr>
                <w:t> </w:t>
              </w:r>
            </w:ins>
          </w:p>
        </w:tc>
        <w:tc>
          <w:tcPr>
            <w:tcW w:w="8358" w:type="dxa"/>
            <w:shd w:val="clear" w:color="auto" w:fill="auto"/>
            <w:noWrap/>
            <w:vAlign w:val="center"/>
            <w:hideMark/>
            <w:tcPrChange w:id="12628" w:author="James Vu" w:date="2024-04-19T00:20:00Z">
              <w:tcPr>
                <w:tcW w:w="8358" w:type="dxa"/>
                <w:shd w:val="clear" w:color="auto" w:fill="auto"/>
                <w:noWrap/>
                <w:vAlign w:val="center"/>
                <w:hideMark/>
              </w:tcPr>
            </w:tcPrChange>
          </w:tcPr>
          <w:p w14:paraId="3A4B5A0C" w14:textId="77777777" w:rsidR="004D28C1" w:rsidRPr="003C02FF" w:rsidRDefault="004D28C1" w:rsidP="004D28C1">
            <w:pPr>
              <w:rPr>
                <w:ins w:id="12629" w:author="James Vu" w:date="2024-04-19T00:01:00Z"/>
                <w:color w:val="000000"/>
                <w:rPrChange w:id="12630" w:author="James Vu" w:date="2024-04-19T00:19:00Z">
                  <w:rPr>
                    <w:ins w:id="12631" w:author="James Vu" w:date="2024-04-19T00:01:00Z"/>
                    <w:color w:val="000000"/>
                    <w:sz w:val="28"/>
                    <w:szCs w:val="28"/>
                  </w:rPr>
                </w:rPrChange>
              </w:rPr>
            </w:pPr>
            <w:ins w:id="12632" w:author="James Vu" w:date="2024-04-19T00:01:00Z">
              <w:r w:rsidRPr="003C02FF">
                <w:rPr>
                  <w:color w:val="000000"/>
                  <w:rPrChange w:id="12633" w:author="James Vu" w:date="2024-04-19T00:19:00Z">
                    <w:rPr>
                      <w:color w:val="000000"/>
                      <w:sz w:val="28"/>
                      <w:szCs w:val="28"/>
                    </w:rPr>
                  </w:rPrChange>
                </w:rPr>
                <w:t>Bộ giao diện Hệ quản trị nội dung ( Content Management System_CMS) dành cho Người dân, nông hộ, HTX, doanh nghiệp …</w:t>
              </w:r>
            </w:ins>
          </w:p>
        </w:tc>
      </w:tr>
      <w:tr w:rsidR="003C02FF" w:rsidRPr="003C02FF" w14:paraId="0CD6CFD8" w14:textId="77777777" w:rsidTr="003C02FF">
        <w:trPr>
          <w:trHeight w:val="360"/>
          <w:ins w:id="12634" w:author="James Vu" w:date="2024-04-19T00:01:00Z"/>
          <w:trPrChange w:id="12635" w:author="James Vu" w:date="2024-04-19T00:20:00Z">
            <w:trPr>
              <w:trHeight w:val="360"/>
            </w:trPr>
          </w:trPrChange>
        </w:trPr>
        <w:tc>
          <w:tcPr>
            <w:tcW w:w="704" w:type="dxa"/>
            <w:shd w:val="clear" w:color="auto" w:fill="auto"/>
            <w:noWrap/>
            <w:vAlign w:val="center"/>
            <w:hideMark/>
            <w:tcPrChange w:id="12636" w:author="James Vu" w:date="2024-04-19T00:20:00Z">
              <w:tcPr>
                <w:tcW w:w="704" w:type="dxa"/>
                <w:shd w:val="clear" w:color="auto" w:fill="auto"/>
                <w:noWrap/>
                <w:vAlign w:val="center"/>
                <w:hideMark/>
              </w:tcPr>
            </w:tcPrChange>
          </w:tcPr>
          <w:p w14:paraId="28D46C22" w14:textId="77777777" w:rsidR="004D28C1" w:rsidRPr="003C02FF" w:rsidRDefault="004D28C1" w:rsidP="004D28C1">
            <w:pPr>
              <w:jc w:val="center"/>
              <w:rPr>
                <w:ins w:id="12637" w:author="James Vu" w:date="2024-04-19T00:01:00Z"/>
                <w:b/>
                <w:bCs/>
                <w:color w:val="000000"/>
                <w:rPrChange w:id="12638" w:author="James Vu" w:date="2024-04-19T00:19:00Z">
                  <w:rPr>
                    <w:ins w:id="12639" w:author="James Vu" w:date="2024-04-19T00:01:00Z"/>
                    <w:b/>
                    <w:bCs/>
                    <w:color w:val="000000"/>
                    <w:sz w:val="28"/>
                    <w:szCs w:val="28"/>
                  </w:rPr>
                </w:rPrChange>
              </w:rPr>
            </w:pPr>
            <w:ins w:id="12640" w:author="James Vu" w:date="2024-04-19T00:01:00Z">
              <w:r w:rsidRPr="003C02FF">
                <w:rPr>
                  <w:b/>
                  <w:bCs/>
                  <w:color w:val="000000"/>
                  <w:rPrChange w:id="12641" w:author="James Vu" w:date="2024-04-19T00:19:00Z">
                    <w:rPr>
                      <w:b/>
                      <w:bCs/>
                      <w:color w:val="000000"/>
                      <w:sz w:val="28"/>
                      <w:szCs w:val="28"/>
                    </w:rPr>
                  </w:rPrChange>
                </w:rPr>
                <w:t> </w:t>
              </w:r>
            </w:ins>
          </w:p>
        </w:tc>
        <w:tc>
          <w:tcPr>
            <w:tcW w:w="8358" w:type="dxa"/>
            <w:shd w:val="clear" w:color="auto" w:fill="auto"/>
            <w:noWrap/>
            <w:vAlign w:val="center"/>
            <w:hideMark/>
            <w:tcPrChange w:id="12642" w:author="James Vu" w:date="2024-04-19T00:20:00Z">
              <w:tcPr>
                <w:tcW w:w="8358" w:type="dxa"/>
                <w:shd w:val="clear" w:color="auto" w:fill="auto"/>
                <w:noWrap/>
                <w:vAlign w:val="center"/>
                <w:hideMark/>
              </w:tcPr>
            </w:tcPrChange>
          </w:tcPr>
          <w:p w14:paraId="7845122A" w14:textId="77777777" w:rsidR="004D28C1" w:rsidRPr="003C02FF" w:rsidRDefault="004D28C1" w:rsidP="004D28C1">
            <w:pPr>
              <w:rPr>
                <w:ins w:id="12643" w:author="James Vu" w:date="2024-04-19T00:01:00Z"/>
                <w:color w:val="000000"/>
                <w:rPrChange w:id="12644" w:author="James Vu" w:date="2024-04-19T00:19:00Z">
                  <w:rPr>
                    <w:ins w:id="12645" w:author="James Vu" w:date="2024-04-19T00:01:00Z"/>
                    <w:color w:val="000000"/>
                    <w:sz w:val="28"/>
                    <w:szCs w:val="28"/>
                  </w:rPr>
                </w:rPrChange>
              </w:rPr>
            </w:pPr>
            <w:ins w:id="12646" w:author="James Vu" w:date="2024-04-19T00:01:00Z">
              <w:r w:rsidRPr="003C02FF">
                <w:rPr>
                  <w:color w:val="000000"/>
                  <w:rPrChange w:id="12647" w:author="James Vu" w:date="2024-04-19T00:19:00Z">
                    <w:rPr>
                      <w:color w:val="000000"/>
                      <w:sz w:val="28"/>
                      <w:szCs w:val="28"/>
                    </w:rPr>
                  </w:rPrChange>
                </w:rPr>
                <w:t>Trang thông tin công bố của hệ thống và đăng nhập tài khoản (HomePage và Login)</w:t>
              </w:r>
            </w:ins>
          </w:p>
        </w:tc>
      </w:tr>
      <w:tr w:rsidR="003C02FF" w:rsidRPr="003C02FF" w14:paraId="6E0A17B2" w14:textId="77777777" w:rsidTr="003C02FF">
        <w:trPr>
          <w:trHeight w:val="360"/>
          <w:ins w:id="12648" w:author="James Vu" w:date="2024-04-19T00:01:00Z"/>
          <w:trPrChange w:id="12649" w:author="James Vu" w:date="2024-04-19T00:20:00Z">
            <w:trPr>
              <w:trHeight w:val="360"/>
            </w:trPr>
          </w:trPrChange>
        </w:trPr>
        <w:tc>
          <w:tcPr>
            <w:tcW w:w="704" w:type="dxa"/>
            <w:shd w:val="clear" w:color="auto" w:fill="auto"/>
            <w:noWrap/>
            <w:vAlign w:val="center"/>
            <w:hideMark/>
            <w:tcPrChange w:id="12650" w:author="James Vu" w:date="2024-04-19T00:20:00Z">
              <w:tcPr>
                <w:tcW w:w="704" w:type="dxa"/>
                <w:shd w:val="clear" w:color="auto" w:fill="auto"/>
                <w:noWrap/>
                <w:vAlign w:val="center"/>
                <w:hideMark/>
              </w:tcPr>
            </w:tcPrChange>
          </w:tcPr>
          <w:p w14:paraId="27F04B3E" w14:textId="77777777" w:rsidR="004D28C1" w:rsidRPr="003C02FF" w:rsidRDefault="004D28C1" w:rsidP="004D28C1">
            <w:pPr>
              <w:jc w:val="center"/>
              <w:rPr>
                <w:ins w:id="12651" w:author="James Vu" w:date="2024-04-19T00:01:00Z"/>
                <w:b/>
                <w:bCs/>
                <w:color w:val="000000"/>
                <w:rPrChange w:id="12652" w:author="James Vu" w:date="2024-04-19T00:19:00Z">
                  <w:rPr>
                    <w:ins w:id="12653" w:author="James Vu" w:date="2024-04-19T00:01:00Z"/>
                    <w:b/>
                    <w:bCs/>
                    <w:color w:val="000000"/>
                    <w:sz w:val="28"/>
                    <w:szCs w:val="28"/>
                  </w:rPr>
                </w:rPrChange>
              </w:rPr>
            </w:pPr>
            <w:ins w:id="12654" w:author="James Vu" w:date="2024-04-19T00:01:00Z">
              <w:r w:rsidRPr="003C02FF">
                <w:rPr>
                  <w:b/>
                  <w:bCs/>
                  <w:color w:val="000000"/>
                  <w:rPrChange w:id="12655" w:author="James Vu" w:date="2024-04-19T00:19:00Z">
                    <w:rPr>
                      <w:b/>
                      <w:bCs/>
                      <w:color w:val="000000"/>
                      <w:sz w:val="28"/>
                      <w:szCs w:val="28"/>
                    </w:rPr>
                  </w:rPrChange>
                </w:rPr>
                <w:t>VIII</w:t>
              </w:r>
            </w:ins>
          </w:p>
        </w:tc>
        <w:tc>
          <w:tcPr>
            <w:tcW w:w="8358" w:type="dxa"/>
            <w:shd w:val="clear" w:color="auto" w:fill="auto"/>
            <w:noWrap/>
            <w:vAlign w:val="center"/>
            <w:hideMark/>
            <w:tcPrChange w:id="12656" w:author="James Vu" w:date="2024-04-19T00:20:00Z">
              <w:tcPr>
                <w:tcW w:w="8358" w:type="dxa"/>
                <w:shd w:val="clear" w:color="auto" w:fill="auto"/>
                <w:noWrap/>
                <w:vAlign w:val="center"/>
                <w:hideMark/>
              </w:tcPr>
            </w:tcPrChange>
          </w:tcPr>
          <w:p w14:paraId="48833EB9" w14:textId="77777777" w:rsidR="004D28C1" w:rsidRPr="003C02FF" w:rsidRDefault="004D28C1" w:rsidP="004D28C1">
            <w:pPr>
              <w:rPr>
                <w:ins w:id="12657" w:author="James Vu" w:date="2024-04-19T00:01:00Z"/>
                <w:b/>
                <w:bCs/>
                <w:color w:val="000000"/>
                <w:rPrChange w:id="12658" w:author="James Vu" w:date="2024-04-19T00:19:00Z">
                  <w:rPr>
                    <w:ins w:id="12659" w:author="James Vu" w:date="2024-04-19T00:01:00Z"/>
                    <w:b/>
                    <w:bCs/>
                    <w:color w:val="000000"/>
                    <w:sz w:val="28"/>
                    <w:szCs w:val="28"/>
                  </w:rPr>
                </w:rPrChange>
              </w:rPr>
            </w:pPr>
            <w:ins w:id="12660" w:author="James Vu" w:date="2024-04-19T00:01:00Z">
              <w:r w:rsidRPr="003C02FF">
                <w:rPr>
                  <w:b/>
                  <w:bCs/>
                  <w:color w:val="000000"/>
                  <w:rPrChange w:id="12661" w:author="James Vu" w:date="2024-04-19T00:19:00Z">
                    <w:rPr>
                      <w:b/>
                      <w:bCs/>
                      <w:color w:val="000000"/>
                      <w:sz w:val="28"/>
                      <w:szCs w:val="28"/>
                    </w:rPr>
                  </w:rPrChange>
                </w:rPr>
                <w:t>Hệ tính năng về lĩnh vực chăn nuôi, thú ý tỉnh Khánh Hòa (Giai đoạn 1)</w:t>
              </w:r>
            </w:ins>
          </w:p>
        </w:tc>
      </w:tr>
      <w:tr w:rsidR="003C02FF" w:rsidRPr="003C02FF" w14:paraId="5977752F" w14:textId="77777777" w:rsidTr="003C02FF">
        <w:trPr>
          <w:trHeight w:val="360"/>
          <w:ins w:id="12662" w:author="James Vu" w:date="2024-04-19T00:01:00Z"/>
          <w:trPrChange w:id="12663" w:author="James Vu" w:date="2024-04-19T00:20:00Z">
            <w:trPr>
              <w:trHeight w:val="360"/>
            </w:trPr>
          </w:trPrChange>
        </w:trPr>
        <w:tc>
          <w:tcPr>
            <w:tcW w:w="704" w:type="dxa"/>
            <w:shd w:val="clear" w:color="auto" w:fill="auto"/>
            <w:noWrap/>
            <w:vAlign w:val="center"/>
            <w:hideMark/>
            <w:tcPrChange w:id="12664" w:author="James Vu" w:date="2024-04-19T00:20:00Z">
              <w:tcPr>
                <w:tcW w:w="704" w:type="dxa"/>
                <w:shd w:val="clear" w:color="auto" w:fill="auto"/>
                <w:noWrap/>
                <w:vAlign w:val="center"/>
                <w:hideMark/>
              </w:tcPr>
            </w:tcPrChange>
          </w:tcPr>
          <w:p w14:paraId="143BF55D" w14:textId="77777777" w:rsidR="004D28C1" w:rsidRPr="003C02FF" w:rsidRDefault="004D28C1" w:rsidP="004D28C1">
            <w:pPr>
              <w:jc w:val="center"/>
              <w:rPr>
                <w:ins w:id="12665" w:author="James Vu" w:date="2024-04-19T00:01:00Z"/>
                <w:b/>
                <w:bCs/>
                <w:color w:val="000000"/>
                <w:rPrChange w:id="12666" w:author="James Vu" w:date="2024-04-19T00:19:00Z">
                  <w:rPr>
                    <w:ins w:id="12667" w:author="James Vu" w:date="2024-04-19T00:01:00Z"/>
                    <w:b/>
                    <w:bCs/>
                    <w:color w:val="000000"/>
                    <w:sz w:val="28"/>
                    <w:szCs w:val="28"/>
                  </w:rPr>
                </w:rPrChange>
              </w:rPr>
            </w:pPr>
            <w:ins w:id="12668" w:author="James Vu" w:date="2024-04-19T00:01:00Z">
              <w:r w:rsidRPr="003C02FF">
                <w:rPr>
                  <w:b/>
                  <w:bCs/>
                  <w:color w:val="000000"/>
                  <w:rPrChange w:id="12669" w:author="James Vu" w:date="2024-04-19T00:19:00Z">
                    <w:rPr>
                      <w:b/>
                      <w:bCs/>
                      <w:color w:val="000000"/>
                      <w:sz w:val="28"/>
                      <w:szCs w:val="28"/>
                    </w:rPr>
                  </w:rPrChange>
                </w:rPr>
                <w:t>1</w:t>
              </w:r>
            </w:ins>
          </w:p>
        </w:tc>
        <w:tc>
          <w:tcPr>
            <w:tcW w:w="8358" w:type="dxa"/>
            <w:shd w:val="clear" w:color="auto" w:fill="auto"/>
            <w:noWrap/>
            <w:vAlign w:val="center"/>
            <w:hideMark/>
            <w:tcPrChange w:id="12670" w:author="James Vu" w:date="2024-04-19T00:20:00Z">
              <w:tcPr>
                <w:tcW w:w="8358" w:type="dxa"/>
                <w:shd w:val="clear" w:color="auto" w:fill="auto"/>
                <w:noWrap/>
                <w:vAlign w:val="center"/>
                <w:hideMark/>
              </w:tcPr>
            </w:tcPrChange>
          </w:tcPr>
          <w:p w14:paraId="5B40A143" w14:textId="77777777" w:rsidR="004D28C1" w:rsidRPr="003C02FF" w:rsidRDefault="004D28C1" w:rsidP="004D28C1">
            <w:pPr>
              <w:rPr>
                <w:ins w:id="12671" w:author="James Vu" w:date="2024-04-19T00:01:00Z"/>
                <w:b/>
                <w:bCs/>
                <w:color w:val="0D0D0D"/>
                <w:rPrChange w:id="12672" w:author="James Vu" w:date="2024-04-19T00:19:00Z">
                  <w:rPr>
                    <w:ins w:id="12673" w:author="James Vu" w:date="2024-04-19T00:01:00Z"/>
                    <w:b/>
                    <w:bCs/>
                    <w:color w:val="0D0D0D"/>
                    <w:sz w:val="28"/>
                    <w:szCs w:val="28"/>
                  </w:rPr>
                </w:rPrChange>
              </w:rPr>
            </w:pPr>
            <w:ins w:id="12674" w:author="James Vu" w:date="2024-04-19T00:01:00Z">
              <w:r w:rsidRPr="003C02FF">
                <w:rPr>
                  <w:b/>
                  <w:bCs/>
                  <w:color w:val="0D0D0D"/>
                  <w:rPrChange w:id="12675" w:author="James Vu" w:date="2024-04-19T00:19:00Z">
                    <w:rPr>
                      <w:b/>
                      <w:bCs/>
                      <w:color w:val="0D0D0D"/>
                      <w:sz w:val="28"/>
                      <w:szCs w:val="28"/>
                    </w:rPr>
                  </w:rPrChange>
                </w:rPr>
                <w:t>Quản lý Phân Quyền và Tài Khoản</w:t>
              </w:r>
            </w:ins>
          </w:p>
        </w:tc>
      </w:tr>
      <w:tr w:rsidR="003C02FF" w:rsidRPr="003C02FF" w14:paraId="0AEFB7A4" w14:textId="77777777" w:rsidTr="003C02FF">
        <w:trPr>
          <w:trHeight w:val="360"/>
          <w:ins w:id="12676" w:author="James Vu" w:date="2024-04-19T00:01:00Z"/>
          <w:trPrChange w:id="12677" w:author="James Vu" w:date="2024-04-19T00:20:00Z">
            <w:trPr>
              <w:trHeight w:val="360"/>
            </w:trPr>
          </w:trPrChange>
        </w:trPr>
        <w:tc>
          <w:tcPr>
            <w:tcW w:w="704" w:type="dxa"/>
            <w:shd w:val="clear" w:color="auto" w:fill="auto"/>
            <w:noWrap/>
            <w:vAlign w:val="center"/>
            <w:hideMark/>
            <w:tcPrChange w:id="12678" w:author="James Vu" w:date="2024-04-19T00:20:00Z">
              <w:tcPr>
                <w:tcW w:w="704" w:type="dxa"/>
                <w:shd w:val="clear" w:color="auto" w:fill="auto"/>
                <w:noWrap/>
                <w:vAlign w:val="center"/>
                <w:hideMark/>
              </w:tcPr>
            </w:tcPrChange>
          </w:tcPr>
          <w:p w14:paraId="56D770DA" w14:textId="77777777" w:rsidR="004D28C1" w:rsidRPr="003C02FF" w:rsidRDefault="004D28C1" w:rsidP="004D28C1">
            <w:pPr>
              <w:jc w:val="center"/>
              <w:rPr>
                <w:ins w:id="12679" w:author="James Vu" w:date="2024-04-19T00:01:00Z"/>
                <w:b/>
                <w:bCs/>
                <w:color w:val="000000"/>
                <w:rPrChange w:id="12680" w:author="James Vu" w:date="2024-04-19T00:19:00Z">
                  <w:rPr>
                    <w:ins w:id="12681" w:author="James Vu" w:date="2024-04-19T00:01:00Z"/>
                    <w:b/>
                    <w:bCs/>
                    <w:color w:val="000000"/>
                    <w:sz w:val="28"/>
                    <w:szCs w:val="28"/>
                  </w:rPr>
                </w:rPrChange>
              </w:rPr>
            </w:pPr>
            <w:ins w:id="12682" w:author="James Vu" w:date="2024-04-19T00:01:00Z">
              <w:r w:rsidRPr="003C02FF">
                <w:rPr>
                  <w:b/>
                  <w:bCs/>
                  <w:color w:val="000000"/>
                  <w:rPrChange w:id="12683" w:author="James Vu" w:date="2024-04-19T00:19:00Z">
                    <w:rPr>
                      <w:b/>
                      <w:bCs/>
                      <w:color w:val="000000"/>
                      <w:sz w:val="28"/>
                      <w:szCs w:val="28"/>
                    </w:rPr>
                  </w:rPrChange>
                </w:rPr>
                <w:t> </w:t>
              </w:r>
            </w:ins>
          </w:p>
        </w:tc>
        <w:tc>
          <w:tcPr>
            <w:tcW w:w="8358" w:type="dxa"/>
            <w:shd w:val="clear" w:color="auto" w:fill="auto"/>
            <w:noWrap/>
            <w:vAlign w:val="center"/>
            <w:hideMark/>
            <w:tcPrChange w:id="12684" w:author="James Vu" w:date="2024-04-19T00:20:00Z">
              <w:tcPr>
                <w:tcW w:w="8358" w:type="dxa"/>
                <w:shd w:val="clear" w:color="auto" w:fill="auto"/>
                <w:noWrap/>
                <w:vAlign w:val="center"/>
                <w:hideMark/>
              </w:tcPr>
            </w:tcPrChange>
          </w:tcPr>
          <w:p w14:paraId="221140CD" w14:textId="77777777" w:rsidR="004D28C1" w:rsidRPr="003C02FF" w:rsidRDefault="004D28C1" w:rsidP="004D28C1">
            <w:pPr>
              <w:rPr>
                <w:ins w:id="12685" w:author="James Vu" w:date="2024-04-19T00:01:00Z"/>
                <w:color w:val="0D0D0D"/>
                <w:rPrChange w:id="12686" w:author="James Vu" w:date="2024-04-19T00:19:00Z">
                  <w:rPr>
                    <w:ins w:id="12687" w:author="James Vu" w:date="2024-04-19T00:01:00Z"/>
                    <w:color w:val="0D0D0D"/>
                    <w:sz w:val="28"/>
                    <w:szCs w:val="28"/>
                  </w:rPr>
                </w:rPrChange>
              </w:rPr>
            </w:pPr>
            <w:ins w:id="12688" w:author="James Vu" w:date="2024-04-19T00:01:00Z">
              <w:r w:rsidRPr="003C02FF">
                <w:rPr>
                  <w:color w:val="0D0D0D"/>
                  <w:rPrChange w:id="12689" w:author="James Vu" w:date="2024-04-19T00:19:00Z">
                    <w:rPr>
                      <w:color w:val="0D0D0D"/>
                      <w:sz w:val="28"/>
                      <w:szCs w:val="28"/>
                    </w:rPr>
                  </w:rPrChange>
                </w:rPr>
                <w:t>Tạo tài khoản cho người dùng với quyền hạn phù hợp.</w:t>
              </w:r>
            </w:ins>
          </w:p>
        </w:tc>
      </w:tr>
      <w:tr w:rsidR="003C02FF" w:rsidRPr="003C02FF" w14:paraId="6AFB4EFA" w14:textId="77777777" w:rsidTr="003C02FF">
        <w:trPr>
          <w:trHeight w:val="360"/>
          <w:ins w:id="12690" w:author="James Vu" w:date="2024-04-19T00:01:00Z"/>
          <w:trPrChange w:id="12691" w:author="James Vu" w:date="2024-04-19T00:20:00Z">
            <w:trPr>
              <w:trHeight w:val="360"/>
            </w:trPr>
          </w:trPrChange>
        </w:trPr>
        <w:tc>
          <w:tcPr>
            <w:tcW w:w="704" w:type="dxa"/>
            <w:shd w:val="clear" w:color="auto" w:fill="auto"/>
            <w:noWrap/>
            <w:vAlign w:val="center"/>
            <w:hideMark/>
            <w:tcPrChange w:id="12692" w:author="James Vu" w:date="2024-04-19T00:20:00Z">
              <w:tcPr>
                <w:tcW w:w="704" w:type="dxa"/>
                <w:shd w:val="clear" w:color="auto" w:fill="auto"/>
                <w:noWrap/>
                <w:vAlign w:val="center"/>
                <w:hideMark/>
              </w:tcPr>
            </w:tcPrChange>
          </w:tcPr>
          <w:p w14:paraId="2964C6C7" w14:textId="77777777" w:rsidR="004D28C1" w:rsidRPr="003C02FF" w:rsidRDefault="004D28C1" w:rsidP="004D28C1">
            <w:pPr>
              <w:jc w:val="center"/>
              <w:rPr>
                <w:ins w:id="12693" w:author="James Vu" w:date="2024-04-19T00:01:00Z"/>
                <w:b/>
                <w:bCs/>
                <w:color w:val="000000"/>
                <w:rPrChange w:id="12694" w:author="James Vu" w:date="2024-04-19T00:19:00Z">
                  <w:rPr>
                    <w:ins w:id="12695" w:author="James Vu" w:date="2024-04-19T00:01:00Z"/>
                    <w:b/>
                    <w:bCs/>
                    <w:color w:val="000000"/>
                    <w:sz w:val="28"/>
                    <w:szCs w:val="28"/>
                  </w:rPr>
                </w:rPrChange>
              </w:rPr>
            </w:pPr>
            <w:ins w:id="12696" w:author="James Vu" w:date="2024-04-19T00:01:00Z">
              <w:r w:rsidRPr="003C02FF">
                <w:rPr>
                  <w:b/>
                  <w:bCs/>
                  <w:color w:val="000000"/>
                  <w:rPrChange w:id="12697" w:author="James Vu" w:date="2024-04-19T00:19:00Z">
                    <w:rPr>
                      <w:b/>
                      <w:bCs/>
                      <w:color w:val="000000"/>
                      <w:sz w:val="28"/>
                      <w:szCs w:val="28"/>
                    </w:rPr>
                  </w:rPrChange>
                </w:rPr>
                <w:t> </w:t>
              </w:r>
            </w:ins>
          </w:p>
        </w:tc>
        <w:tc>
          <w:tcPr>
            <w:tcW w:w="8358" w:type="dxa"/>
            <w:shd w:val="clear" w:color="auto" w:fill="auto"/>
            <w:noWrap/>
            <w:vAlign w:val="center"/>
            <w:hideMark/>
            <w:tcPrChange w:id="12698" w:author="James Vu" w:date="2024-04-19T00:20:00Z">
              <w:tcPr>
                <w:tcW w:w="8358" w:type="dxa"/>
                <w:shd w:val="clear" w:color="auto" w:fill="auto"/>
                <w:noWrap/>
                <w:vAlign w:val="center"/>
                <w:hideMark/>
              </w:tcPr>
            </w:tcPrChange>
          </w:tcPr>
          <w:p w14:paraId="1A2A7C9D" w14:textId="77777777" w:rsidR="004D28C1" w:rsidRPr="003C02FF" w:rsidRDefault="004D28C1" w:rsidP="004D28C1">
            <w:pPr>
              <w:rPr>
                <w:ins w:id="12699" w:author="James Vu" w:date="2024-04-19T00:01:00Z"/>
                <w:color w:val="0D0D0D"/>
                <w:rPrChange w:id="12700" w:author="James Vu" w:date="2024-04-19T00:19:00Z">
                  <w:rPr>
                    <w:ins w:id="12701" w:author="James Vu" w:date="2024-04-19T00:01:00Z"/>
                    <w:color w:val="0D0D0D"/>
                    <w:sz w:val="28"/>
                    <w:szCs w:val="28"/>
                  </w:rPr>
                </w:rPrChange>
              </w:rPr>
            </w:pPr>
            <w:ins w:id="12702" w:author="James Vu" w:date="2024-04-19T00:01:00Z">
              <w:r w:rsidRPr="003C02FF">
                <w:rPr>
                  <w:color w:val="0D0D0D"/>
                  <w:rPrChange w:id="12703" w:author="James Vu" w:date="2024-04-19T00:19:00Z">
                    <w:rPr>
                      <w:color w:val="0D0D0D"/>
                      <w:sz w:val="28"/>
                      <w:szCs w:val="28"/>
                    </w:rPr>
                  </w:rPrChange>
                </w:rPr>
                <w:t>Cấp quyền truy cập theo vị trí địa lý và chức năng nhiệm vụ.</w:t>
              </w:r>
            </w:ins>
          </w:p>
        </w:tc>
      </w:tr>
      <w:tr w:rsidR="003C02FF" w:rsidRPr="003C02FF" w14:paraId="72D73AF0" w14:textId="77777777" w:rsidTr="003C02FF">
        <w:trPr>
          <w:trHeight w:val="360"/>
          <w:ins w:id="12704" w:author="James Vu" w:date="2024-04-19T00:01:00Z"/>
          <w:trPrChange w:id="12705" w:author="James Vu" w:date="2024-04-19T00:20:00Z">
            <w:trPr>
              <w:trHeight w:val="360"/>
            </w:trPr>
          </w:trPrChange>
        </w:trPr>
        <w:tc>
          <w:tcPr>
            <w:tcW w:w="704" w:type="dxa"/>
            <w:shd w:val="clear" w:color="auto" w:fill="auto"/>
            <w:noWrap/>
            <w:vAlign w:val="center"/>
            <w:hideMark/>
            <w:tcPrChange w:id="12706" w:author="James Vu" w:date="2024-04-19T00:20:00Z">
              <w:tcPr>
                <w:tcW w:w="704" w:type="dxa"/>
                <w:shd w:val="clear" w:color="auto" w:fill="auto"/>
                <w:noWrap/>
                <w:vAlign w:val="center"/>
                <w:hideMark/>
              </w:tcPr>
            </w:tcPrChange>
          </w:tcPr>
          <w:p w14:paraId="4611B2A6" w14:textId="77777777" w:rsidR="004D28C1" w:rsidRPr="003C02FF" w:rsidRDefault="004D28C1" w:rsidP="004D28C1">
            <w:pPr>
              <w:jc w:val="center"/>
              <w:rPr>
                <w:ins w:id="12707" w:author="James Vu" w:date="2024-04-19T00:01:00Z"/>
                <w:b/>
                <w:bCs/>
                <w:color w:val="000000"/>
                <w:rPrChange w:id="12708" w:author="James Vu" w:date="2024-04-19T00:19:00Z">
                  <w:rPr>
                    <w:ins w:id="12709" w:author="James Vu" w:date="2024-04-19T00:01:00Z"/>
                    <w:b/>
                    <w:bCs/>
                    <w:color w:val="000000"/>
                    <w:sz w:val="28"/>
                    <w:szCs w:val="28"/>
                  </w:rPr>
                </w:rPrChange>
              </w:rPr>
            </w:pPr>
            <w:ins w:id="12710" w:author="James Vu" w:date="2024-04-19T00:01:00Z">
              <w:r w:rsidRPr="003C02FF">
                <w:rPr>
                  <w:b/>
                  <w:bCs/>
                  <w:color w:val="000000"/>
                  <w:rPrChange w:id="12711" w:author="James Vu" w:date="2024-04-19T00:19:00Z">
                    <w:rPr>
                      <w:b/>
                      <w:bCs/>
                      <w:color w:val="000000"/>
                      <w:sz w:val="28"/>
                      <w:szCs w:val="28"/>
                    </w:rPr>
                  </w:rPrChange>
                </w:rPr>
                <w:t> </w:t>
              </w:r>
            </w:ins>
          </w:p>
        </w:tc>
        <w:tc>
          <w:tcPr>
            <w:tcW w:w="8358" w:type="dxa"/>
            <w:shd w:val="clear" w:color="auto" w:fill="auto"/>
            <w:noWrap/>
            <w:vAlign w:val="center"/>
            <w:hideMark/>
            <w:tcPrChange w:id="12712" w:author="James Vu" w:date="2024-04-19T00:20:00Z">
              <w:tcPr>
                <w:tcW w:w="8358" w:type="dxa"/>
                <w:shd w:val="clear" w:color="auto" w:fill="auto"/>
                <w:noWrap/>
                <w:vAlign w:val="center"/>
                <w:hideMark/>
              </w:tcPr>
            </w:tcPrChange>
          </w:tcPr>
          <w:p w14:paraId="2FFF5E73" w14:textId="77777777" w:rsidR="004D28C1" w:rsidRPr="003C02FF" w:rsidRDefault="004D28C1" w:rsidP="004D28C1">
            <w:pPr>
              <w:rPr>
                <w:ins w:id="12713" w:author="James Vu" w:date="2024-04-19T00:01:00Z"/>
                <w:color w:val="0D0D0D"/>
                <w:rPrChange w:id="12714" w:author="James Vu" w:date="2024-04-19T00:19:00Z">
                  <w:rPr>
                    <w:ins w:id="12715" w:author="James Vu" w:date="2024-04-19T00:01:00Z"/>
                    <w:color w:val="0D0D0D"/>
                    <w:sz w:val="28"/>
                    <w:szCs w:val="28"/>
                  </w:rPr>
                </w:rPrChange>
              </w:rPr>
            </w:pPr>
            <w:ins w:id="12716" w:author="James Vu" w:date="2024-04-19T00:01:00Z">
              <w:r w:rsidRPr="003C02FF">
                <w:rPr>
                  <w:color w:val="0D0D0D"/>
                  <w:rPrChange w:id="12717" w:author="James Vu" w:date="2024-04-19T00:19:00Z">
                    <w:rPr>
                      <w:color w:val="0D0D0D"/>
                      <w:sz w:val="28"/>
                      <w:szCs w:val="28"/>
                    </w:rPr>
                  </w:rPrChange>
                </w:rPr>
                <w:t>Kiểm soát và quản lý quyền truy cập dữ liệu.</w:t>
              </w:r>
            </w:ins>
          </w:p>
        </w:tc>
      </w:tr>
      <w:tr w:rsidR="003C02FF" w:rsidRPr="003C02FF" w14:paraId="2882E3BC" w14:textId="77777777" w:rsidTr="003C02FF">
        <w:trPr>
          <w:trHeight w:val="360"/>
          <w:ins w:id="12718" w:author="James Vu" w:date="2024-04-19T00:01:00Z"/>
          <w:trPrChange w:id="12719" w:author="James Vu" w:date="2024-04-19T00:20:00Z">
            <w:trPr>
              <w:trHeight w:val="360"/>
            </w:trPr>
          </w:trPrChange>
        </w:trPr>
        <w:tc>
          <w:tcPr>
            <w:tcW w:w="704" w:type="dxa"/>
            <w:shd w:val="clear" w:color="auto" w:fill="auto"/>
            <w:noWrap/>
            <w:vAlign w:val="center"/>
            <w:hideMark/>
            <w:tcPrChange w:id="12720" w:author="James Vu" w:date="2024-04-19T00:20:00Z">
              <w:tcPr>
                <w:tcW w:w="704" w:type="dxa"/>
                <w:shd w:val="clear" w:color="auto" w:fill="auto"/>
                <w:noWrap/>
                <w:vAlign w:val="center"/>
                <w:hideMark/>
              </w:tcPr>
            </w:tcPrChange>
          </w:tcPr>
          <w:p w14:paraId="45FD0F3C" w14:textId="77777777" w:rsidR="004D28C1" w:rsidRPr="003C02FF" w:rsidRDefault="004D28C1" w:rsidP="004D28C1">
            <w:pPr>
              <w:jc w:val="center"/>
              <w:rPr>
                <w:ins w:id="12721" w:author="James Vu" w:date="2024-04-19T00:01:00Z"/>
                <w:b/>
                <w:bCs/>
                <w:color w:val="000000"/>
                <w:rPrChange w:id="12722" w:author="James Vu" w:date="2024-04-19T00:19:00Z">
                  <w:rPr>
                    <w:ins w:id="12723" w:author="James Vu" w:date="2024-04-19T00:01:00Z"/>
                    <w:b/>
                    <w:bCs/>
                    <w:color w:val="000000"/>
                    <w:sz w:val="28"/>
                    <w:szCs w:val="28"/>
                  </w:rPr>
                </w:rPrChange>
              </w:rPr>
            </w:pPr>
            <w:ins w:id="12724" w:author="James Vu" w:date="2024-04-19T00:01:00Z">
              <w:r w:rsidRPr="003C02FF">
                <w:rPr>
                  <w:b/>
                  <w:bCs/>
                  <w:color w:val="000000"/>
                  <w:rPrChange w:id="12725" w:author="James Vu" w:date="2024-04-19T00:19:00Z">
                    <w:rPr>
                      <w:b/>
                      <w:bCs/>
                      <w:color w:val="000000"/>
                      <w:sz w:val="28"/>
                      <w:szCs w:val="28"/>
                    </w:rPr>
                  </w:rPrChange>
                </w:rPr>
                <w:t> </w:t>
              </w:r>
            </w:ins>
          </w:p>
        </w:tc>
        <w:tc>
          <w:tcPr>
            <w:tcW w:w="8358" w:type="dxa"/>
            <w:shd w:val="clear" w:color="auto" w:fill="auto"/>
            <w:noWrap/>
            <w:vAlign w:val="center"/>
            <w:hideMark/>
            <w:tcPrChange w:id="12726" w:author="James Vu" w:date="2024-04-19T00:20:00Z">
              <w:tcPr>
                <w:tcW w:w="8358" w:type="dxa"/>
                <w:shd w:val="clear" w:color="auto" w:fill="auto"/>
                <w:noWrap/>
                <w:vAlign w:val="center"/>
                <w:hideMark/>
              </w:tcPr>
            </w:tcPrChange>
          </w:tcPr>
          <w:p w14:paraId="183E48FD" w14:textId="77777777" w:rsidR="004D28C1" w:rsidRPr="003C02FF" w:rsidRDefault="004D28C1" w:rsidP="004D28C1">
            <w:pPr>
              <w:rPr>
                <w:ins w:id="12727" w:author="James Vu" w:date="2024-04-19T00:01:00Z"/>
                <w:color w:val="0D0D0D"/>
                <w:rPrChange w:id="12728" w:author="James Vu" w:date="2024-04-19T00:19:00Z">
                  <w:rPr>
                    <w:ins w:id="12729" w:author="James Vu" w:date="2024-04-19T00:01:00Z"/>
                    <w:color w:val="0D0D0D"/>
                    <w:sz w:val="28"/>
                    <w:szCs w:val="28"/>
                  </w:rPr>
                </w:rPrChange>
              </w:rPr>
            </w:pPr>
            <w:ins w:id="12730" w:author="James Vu" w:date="2024-04-19T00:01:00Z">
              <w:r w:rsidRPr="003C02FF">
                <w:rPr>
                  <w:color w:val="0D0D0D"/>
                  <w:rPrChange w:id="12731" w:author="James Vu" w:date="2024-04-19T00:19:00Z">
                    <w:rPr>
                      <w:color w:val="0D0D0D"/>
                      <w:sz w:val="28"/>
                      <w:szCs w:val="28"/>
                    </w:rPr>
                  </w:rPrChange>
                </w:rPr>
                <w:t>Đảm bảo tuân thủ các quy định về bảo mật và quyền riêng tư.</w:t>
              </w:r>
            </w:ins>
          </w:p>
        </w:tc>
      </w:tr>
      <w:tr w:rsidR="003C02FF" w:rsidRPr="003C02FF" w14:paraId="574450A7" w14:textId="77777777" w:rsidTr="003C02FF">
        <w:trPr>
          <w:trHeight w:val="360"/>
          <w:ins w:id="12732" w:author="James Vu" w:date="2024-04-19T00:01:00Z"/>
          <w:trPrChange w:id="12733" w:author="James Vu" w:date="2024-04-19T00:20:00Z">
            <w:trPr>
              <w:trHeight w:val="360"/>
            </w:trPr>
          </w:trPrChange>
        </w:trPr>
        <w:tc>
          <w:tcPr>
            <w:tcW w:w="704" w:type="dxa"/>
            <w:shd w:val="clear" w:color="auto" w:fill="auto"/>
            <w:noWrap/>
            <w:vAlign w:val="center"/>
            <w:hideMark/>
            <w:tcPrChange w:id="12734" w:author="James Vu" w:date="2024-04-19T00:20:00Z">
              <w:tcPr>
                <w:tcW w:w="704" w:type="dxa"/>
                <w:shd w:val="clear" w:color="auto" w:fill="auto"/>
                <w:noWrap/>
                <w:vAlign w:val="center"/>
                <w:hideMark/>
              </w:tcPr>
            </w:tcPrChange>
          </w:tcPr>
          <w:p w14:paraId="40676443" w14:textId="77777777" w:rsidR="004D28C1" w:rsidRPr="003C02FF" w:rsidRDefault="004D28C1" w:rsidP="004D28C1">
            <w:pPr>
              <w:jc w:val="center"/>
              <w:rPr>
                <w:ins w:id="12735" w:author="James Vu" w:date="2024-04-19T00:01:00Z"/>
                <w:b/>
                <w:bCs/>
                <w:color w:val="000000"/>
                <w:rPrChange w:id="12736" w:author="James Vu" w:date="2024-04-19T00:19:00Z">
                  <w:rPr>
                    <w:ins w:id="12737" w:author="James Vu" w:date="2024-04-19T00:01:00Z"/>
                    <w:b/>
                    <w:bCs/>
                    <w:color w:val="000000"/>
                    <w:sz w:val="28"/>
                    <w:szCs w:val="28"/>
                  </w:rPr>
                </w:rPrChange>
              </w:rPr>
            </w:pPr>
            <w:ins w:id="12738" w:author="James Vu" w:date="2024-04-19T00:01:00Z">
              <w:r w:rsidRPr="003C02FF">
                <w:rPr>
                  <w:b/>
                  <w:bCs/>
                  <w:color w:val="000000"/>
                  <w:rPrChange w:id="12739" w:author="James Vu" w:date="2024-04-19T00:19:00Z">
                    <w:rPr>
                      <w:b/>
                      <w:bCs/>
                      <w:color w:val="000000"/>
                      <w:sz w:val="28"/>
                      <w:szCs w:val="28"/>
                    </w:rPr>
                  </w:rPrChange>
                </w:rPr>
                <w:t> </w:t>
              </w:r>
            </w:ins>
          </w:p>
        </w:tc>
        <w:tc>
          <w:tcPr>
            <w:tcW w:w="8358" w:type="dxa"/>
            <w:shd w:val="clear" w:color="auto" w:fill="auto"/>
            <w:noWrap/>
            <w:vAlign w:val="center"/>
            <w:hideMark/>
            <w:tcPrChange w:id="12740" w:author="James Vu" w:date="2024-04-19T00:20:00Z">
              <w:tcPr>
                <w:tcW w:w="8358" w:type="dxa"/>
                <w:shd w:val="clear" w:color="auto" w:fill="auto"/>
                <w:noWrap/>
                <w:vAlign w:val="center"/>
                <w:hideMark/>
              </w:tcPr>
            </w:tcPrChange>
          </w:tcPr>
          <w:p w14:paraId="597E2452" w14:textId="77777777" w:rsidR="004D28C1" w:rsidRPr="003C02FF" w:rsidRDefault="004D28C1" w:rsidP="004D28C1">
            <w:pPr>
              <w:rPr>
                <w:ins w:id="12741" w:author="James Vu" w:date="2024-04-19T00:01:00Z"/>
                <w:color w:val="0D0D0D"/>
                <w:rPrChange w:id="12742" w:author="James Vu" w:date="2024-04-19T00:19:00Z">
                  <w:rPr>
                    <w:ins w:id="12743" w:author="James Vu" w:date="2024-04-19T00:01:00Z"/>
                    <w:color w:val="0D0D0D"/>
                    <w:sz w:val="28"/>
                    <w:szCs w:val="28"/>
                  </w:rPr>
                </w:rPrChange>
              </w:rPr>
            </w:pPr>
            <w:ins w:id="12744" w:author="James Vu" w:date="2024-04-19T00:01:00Z">
              <w:r w:rsidRPr="003C02FF">
                <w:rPr>
                  <w:color w:val="0D0D0D"/>
                  <w:rPrChange w:id="12745" w:author="James Vu" w:date="2024-04-19T00:19:00Z">
                    <w:rPr>
                      <w:color w:val="0D0D0D"/>
                      <w:sz w:val="28"/>
                      <w:szCs w:val="28"/>
                    </w:rPr>
                  </w:rPrChange>
                </w:rPr>
                <w:t>Cung cấp hỗ trợ và bảo trì tài khoản người dùng.</w:t>
              </w:r>
            </w:ins>
          </w:p>
        </w:tc>
      </w:tr>
      <w:tr w:rsidR="003C02FF" w:rsidRPr="003C02FF" w14:paraId="093BBD8C" w14:textId="77777777" w:rsidTr="003C02FF">
        <w:trPr>
          <w:trHeight w:val="360"/>
          <w:ins w:id="12746" w:author="James Vu" w:date="2024-04-19T00:01:00Z"/>
          <w:trPrChange w:id="12747" w:author="James Vu" w:date="2024-04-19T00:20:00Z">
            <w:trPr>
              <w:trHeight w:val="360"/>
            </w:trPr>
          </w:trPrChange>
        </w:trPr>
        <w:tc>
          <w:tcPr>
            <w:tcW w:w="704" w:type="dxa"/>
            <w:shd w:val="clear" w:color="auto" w:fill="auto"/>
            <w:noWrap/>
            <w:vAlign w:val="center"/>
            <w:hideMark/>
            <w:tcPrChange w:id="12748" w:author="James Vu" w:date="2024-04-19T00:20:00Z">
              <w:tcPr>
                <w:tcW w:w="704" w:type="dxa"/>
                <w:shd w:val="clear" w:color="auto" w:fill="auto"/>
                <w:noWrap/>
                <w:vAlign w:val="center"/>
                <w:hideMark/>
              </w:tcPr>
            </w:tcPrChange>
          </w:tcPr>
          <w:p w14:paraId="72D701F6" w14:textId="77777777" w:rsidR="004D28C1" w:rsidRPr="003C02FF" w:rsidRDefault="004D28C1" w:rsidP="004D28C1">
            <w:pPr>
              <w:jc w:val="center"/>
              <w:rPr>
                <w:ins w:id="12749" w:author="James Vu" w:date="2024-04-19T00:01:00Z"/>
                <w:b/>
                <w:bCs/>
                <w:color w:val="000000"/>
                <w:rPrChange w:id="12750" w:author="James Vu" w:date="2024-04-19T00:21:00Z">
                  <w:rPr>
                    <w:ins w:id="12751" w:author="James Vu" w:date="2024-04-19T00:01:00Z"/>
                    <w:b/>
                    <w:bCs/>
                    <w:color w:val="000000"/>
                    <w:sz w:val="28"/>
                    <w:szCs w:val="28"/>
                  </w:rPr>
                </w:rPrChange>
              </w:rPr>
            </w:pPr>
            <w:ins w:id="12752" w:author="James Vu" w:date="2024-04-19T00:01:00Z">
              <w:r w:rsidRPr="003C02FF">
                <w:rPr>
                  <w:b/>
                  <w:bCs/>
                  <w:color w:val="000000"/>
                  <w:rPrChange w:id="12753" w:author="James Vu" w:date="2024-04-19T00:21:00Z">
                    <w:rPr>
                      <w:b/>
                      <w:bCs/>
                      <w:color w:val="000000"/>
                      <w:sz w:val="28"/>
                      <w:szCs w:val="28"/>
                    </w:rPr>
                  </w:rPrChange>
                </w:rPr>
                <w:t>2</w:t>
              </w:r>
            </w:ins>
          </w:p>
        </w:tc>
        <w:tc>
          <w:tcPr>
            <w:tcW w:w="8358" w:type="dxa"/>
            <w:shd w:val="clear" w:color="auto" w:fill="auto"/>
            <w:noWrap/>
            <w:vAlign w:val="center"/>
            <w:hideMark/>
            <w:tcPrChange w:id="12754" w:author="James Vu" w:date="2024-04-19T00:20:00Z">
              <w:tcPr>
                <w:tcW w:w="8358" w:type="dxa"/>
                <w:shd w:val="clear" w:color="auto" w:fill="auto"/>
                <w:noWrap/>
                <w:vAlign w:val="center"/>
                <w:hideMark/>
              </w:tcPr>
            </w:tcPrChange>
          </w:tcPr>
          <w:p w14:paraId="3D733EC4" w14:textId="77777777" w:rsidR="004D28C1" w:rsidRPr="003C02FF" w:rsidRDefault="004D28C1" w:rsidP="004D28C1">
            <w:pPr>
              <w:rPr>
                <w:ins w:id="12755" w:author="James Vu" w:date="2024-04-19T00:01:00Z"/>
                <w:b/>
                <w:bCs/>
                <w:color w:val="0D0D0D"/>
                <w:rPrChange w:id="12756" w:author="James Vu" w:date="2024-04-19T00:21:00Z">
                  <w:rPr>
                    <w:ins w:id="12757" w:author="James Vu" w:date="2024-04-19T00:01:00Z"/>
                    <w:color w:val="0D0D0D"/>
                    <w:sz w:val="28"/>
                    <w:szCs w:val="28"/>
                  </w:rPr>
                </w:rPrChange>
              </w:rPr>
            </w:pPr>
            <w:ins w:id="12758" w:author="James Vu" w:date="2024-04-19T00:01:00Z">
              <w:r w:rsidRPr="003C02FF">
                <w:rPr>
                  <w:b/>
                  <w:bCs/>
                  <w:color w:val="0D0D0D"/>
                  <w:rPrChange w:id="12759" w:author="James Vu" w:date="2024-04-19T00:21:00Z">
                    <w:rPr>
                      <w:color w:val="0D0D0D"/>
                      <w:sz w:val="28"/>
                      <w:szCs w:val="28"/>
                    </w:rPr>
                  </w:rPrChange>
                </w:rPr>
                <w:t>Hướng Dẫn Sản Xuất Chăn Nuôi</w:t>
              </w:r>
            </w:ins>
          </w:p>
        </w:tc>
      </w:tr>
      <w:tr w:rsidR="003C02FF" w:rsidRPr="003C02FF" w14:paraId="69B34AC2" w14:textId="77777777" w:rsidTr="003C02FF">
        <w:trPr>
          <w:trHeight w:val="360"/>
          <w:ins w:id="12760" w:author="James Vu" w:date="2024-04-19T00:01:00Z"/>
          <w:trPrChange w:id="12761" w:author="James Vu" w:date="2024-04-19T00:20:00Z">
            <w:trPr>
              <w:trHeight w:val="360"/>
            </w:trPr>
          </w:trPrChange>
        </w:trPr>
        <w:tc>
          <w:tcPr>
            <w:tcW w:w="704" w:type="dxa"/>
            <w:shd w:val="clear" w:color="auto" w:fill="auto"/>
            <w:noWrap/>
            <w:vAlign w:val="center"/>
            <w:hideMark/>
            <w:tcPrChange w:id="12762" w:author="James Vu" w:date="2024-04-19T00:20:00Z">
              <w:tcPr>
                <w:tcW w:w="704" w:type="dxa"/>
                <w:shd w:val="clear" w:color="auto" w:fill="auto"/>
                <w:noWrap/>
                <w:vAlign w:val="center"/>
                <w:hideMark/>
              </w:tcPr>
            </w:tcPrChange>
          </w:tcPr>
          <w:p w14:paraId="53E35D41" w14:textId="77777777" w:rsidR="004D28C1" w:rsidRPr="003C02FF" w:rsidRDefault="004D28C1" w:rsidP="004D28C1">
            <w:pPr>
              <w:jc w:val="center"/>
              <w:rPr>
                <w:ins w:id="12763" w:author="James Vu" w:date="2024-04-19T00:01:00Z"/>
                <w:b/>
                <w:bCs/>
                <w:color w:val="000000"/>
                <w:rPrChange w:id="12764" w:author="James Vu" w:date="2024-04-19T00:19:00Z">
                  <w:rPr>
                    <w:ins w:id="12765" w:author="James Vu" w:date="2024-04-19T00:01:00Z"/>
                    <w:b/>
                    <w:bCs/>
                    <w:color w:val="000000"/>
                    <w:sz w:val="28"/>
                    <w:szCs w:val="28"/>
                  </w:rPr>
                </w:rPrChange>
              </w:rPr>
            </w:pPr>
            <w:ins w:id="12766" w:author="James Vu" w:date="2024-04-19T00:01:00Z">
              <w:r w:rsidRPr="003C02FF">
                <w:rPr>
                  <w:b/>
                  <w:bCs/>
                  <w:color w:val="000000"/>
                  <w:rPrChange w:id="12767" w:author="James Vu" w:date="2024-04-19T00:19:00Z">
                    <w:rPr>
                      <w:b/>
                      <w:bCs/>
                      <w:color w:val="000000"/>
                      <w:sz w:val="28"/>
                      <w:szCs w:val="28"/>
                    </w:rPr>
                  </w:rPrChange>
                </w:rPr>
                <w:t> </w:t>
              </w:r>
            </w:ins>
          </w:p>
        </w:tc>
        <w:tc>
          <w:tcPr>
            <w:tcW w:w="8358" w:type="dxa"/>
            <w:shd w:val="clear" w:color="auto" w:fill="auto"/>
            <w:noWrap/>
            <w:vAlign w:val="center"/>
            <w:hideMark/>
            <w:tcPrChange w:id="12768" w:author="James Vu" w:date="2024-04-19T00:20:00Z">
              <w:tcPr>
                <w:tcW w:w="8358" w:type="dxa"/>
                <w:shd w:val="clear" w:color="auto" w:fill="auto"/>
                <w:noWrap/>
                <w:vAlign w:val="center"/>
                <w:hideMark/>
              </w:tcPr>
            </w:tcPrChange>
          </w:tcPr>
          <w:p w14:paraId="547D65B2" w14:textId="77777777" w:rsidR="004D28C1" w:rsidRPr="003C02FF" w:rsidRDefault="004D28C1" w:rsidP="004D28C1">
            <w:pPr>
              <w:rPr>
                <w:ins w:id="12769" w:author="James Vu" w:date="2024-04-19T00:01:00Z"/>
                <w:color w:val="0D0D0D"/>
                <w:rPrChange w:id="12770" w:author="James Vu" w:date="2024-04-19T00:19:00Z">
                  <w:rPr>
                    <w:ins w:id="12771" w:author="James Vu" w:date="2024-04-19T00:01:00Z"/>
                    <w:color w:val="0D0D0D"/>
                    <w:sz w:val="28"/>
                    <w:szCs w:val="28"/>
                  </w:rPr>
                </w:rPrChange>
              </w:rPr>
            </w:pPr>
            <w:ins w:id="12772" w:author="James Vu" w:date="2024-04-19T00:01:00Z">
              <w:r w:rsidRPr="003C02FF">
                <w:rPr>
                  <w:color w:val="0D0D0D"/>
                  <w:rPrChange w:id="12773" w:author="James Vu" w:date="2024-04-19T00:19:00Z">
                    <w:rPr>
                      <w:color w:val="0D0D0D"/>
                      <w:sz w:val="28"/>
                      <w:szCs w:val="28"/>
                    </w:rPr>
                  </w:rPrChange>
                </w:rPr>
                <w:t>Cung cấp tài liệu hướng dẫn sản xuất</w:t>
              </w:r>
            </w:ins>
          </w:p>
        </w:tc>
      </w:tr>
      <w:tr w:rsidR="003C02FF" w:rsidRPr="003C02FF" w14:paraId="04F99D3C" w14:textId="77777777" w:rsidTr="003C02FF">
        <w:trPr>
          <w:trHeight w:val="360"/>
          <w:ins w:id="12774" w:author="James Vu" w:date="2024-04-19T00:01:00Z"/>
          <w:trPrChange w:id="12775" w:author="James Vu" w:date="2024-04-19T00:20:00Z">
            <w:trPr>
              <w:trHeight w:val="360"/>
            </w:trPr>
          </w:trPrChange>
        </w:trPr>
        <w:tc>
          <w:tcPr>
            <w:tcW w:w="704" w:type="dxa"/>
            <w:shd w:val="clear" w:color="auto" w:fill="auto"/>
            <w:noWrap/>
            <w:vAlign w:val="center"/>
            <w:hideMark/>
            <w:tcPrChange w:id="12776" w:author="James Vu" w:date="2024-04-19T00:20:00Z">
              <w:tcPr>
                <w:tcW w:w="704" w:type="dxa"/>
                <w:shd w:val="clear" w:color="auto" w:fill="auto"/>
                <w:noWrap/>
                <w:vAlign w:val="center"/>
                <w:hideMark/>
              </w:tcPr>
            </w:tcPrChange>
          </w:tcPr>
          <w:p w14:paraId="1E47E04D" w14:textId="77777777" w:rsidR="004D28C1" w:rsidRPr="003C02FF" w:rsidRDefault="004D28C1" w:rsidP="004D28C1">
            <w:pPr>
              <w:jc w:val="center"/>
              <w:rPr>
                <w:ins w:id="12777" w:author="James Vu" w:date="2024-04-19T00:01:00Z"/>
                <w:b/>
                <w:bCs/>
                <w:color w:val="000000"/>
                <w:rPrChange w:id="12778" w:author="James Vu" w:date="2024-04-19T00:19:00Z">
                  <w:rPr>
                    <w:ins w:id="12779" w:author="James Vu" w:date="2024-04-19T00:01:00Z"/>
                    <w:b/>
                    <w:bCs/>
                    <w:color w:val="000000"/>
                    <w:sz w:val="28"/>
                    <w:szCs w:val="28"/>
                  </w:rPr>
                </w:rPrChange>
              </w:rPr>
            </w:pPr>
            <w:ins w:id="12780" w:author="James Vu" w:date="2024-04-19T00:01:00Z">
              <w:r w:rsidRPr="003C02FF">
                <w:rPr>
                  <w:b/>
                  <w:bCs/>
                  <w:color w:val="000000"/>
                  <w:rPrChange w:id="12781" w:author="James Vu" w:date="2024-04-19T00:19:00Z">
                    <w:rPr>
                      <w:b/>
                      <w:bCs/>
                      <w:color w:val="000000"/>
                      <w:sz w:val="28"/>
                      <w:szCs w:val="28"/>
                    </w:rPr>
                  </w:rPrChange>
                </w:rPr>
                <w:t> </w:t>
              </w:r>
            </w:ins>
          </w:p>
        </w:tc>
        <w:tc>
          <w:tcPr>
            <w:tcW w:w="8358" w:type="dxa"/>
            <w:shd w:val="clear" w:color="auto" w:fill="auto"/>
            <w:noWrap/>
            <w:vAlign w:val="center"/>
            <w:hideMark/>
            <w:tcPrChange w:id="12782" w:author="James Vu" w:date="2024-04-19T00:20:00Z">
              <w:tcPr>
                <w:tcW w:w="8358" w:type="dxa"/>
                <w:shd w:val="clear" w:color="auto" w:fill="auto"/>
                <w:noWrap/>
                <w:vAlign w:val="center"/>
                <w:hideMark/>
              </w:tcPr>
            </w:tcPrChange>
          </w:tcPr>
          <w:p w14:paraId="4674AC0F" w14:textId="77777777" w:rsidR="004D28C1" w:rsidRPr="003C02FF" w:rsidRDefault="004D28C1" w:rsidP="004D28C1">
            <w:pPr>
              <w:rPr>
                <w:ins w:id="12783" w:author="James Vu" w:date="2024-04-19T00:01:00Z"/>
                <w:color w:val="0D0D0D"/>
                <w:rPrChange w:id="12784" w:author="James Vu" w:date="2024-04-19T00:19:00Z">
                  <w:rPr>
                    <w:ins w:id="12785" w:author="James Vu" w:date="2024-04-19T00:01:00Z"/>
                    <w:color w:val="0D0D0D"/>
                    <w:sz w:val="28"/>
                    <w:szCs w:val="28"/>
                  </w:rPr>
                </w:rPrChange>
              </w:rPr>
            </w:pPr>
            <w:ins w:id="12786" w:author="James Vu" w:date="2024-04-19T00:01:00Z">
              <w:r w:rsidRPr="003C02FF">
                <w:rPr>
                  <w:color w:val="0D0D0D"/>
                  <w:rPrChange w:id="12787" w:author="James Vu" w:date="2024-04-19T00:19:00Z">
                    <w:rPr>
                      <w:color w:val="0D0D0D"/>
                      <w:sz w:val="28"/>
                      <w:szCs w:val="28"/>
                    </w:rPr>
                  </w:rPrChange>
                </w:rPr>
                <w:t>Cung cấp tài liệu  hướng dẫn phòng chống dịch bệnh</w:t>
              </w:r>
            </w:ins>
          </w:p>
        </w:tc>
      </w:tr>
      <w:tr w:rsidR="003C02FF" w:rsidRPr="003C02FF" w14:paraId="4D462B9D" w14:textId="77777777" w:rsidTr="003C02FF">
        <w:trPr>
          <w:trHeight w:val="360"/>
          <w:ins w:id="12788" w:author="James Vu" w:date="2024-04-19T00:01:00Z"/>
          <w:trPrChange w:id="12789" w:author="James Vu" w:date="2024-04-19T00:20:00Z">
            <w:trPr>
              <w:trHeight w:val="360"/>
            </w:trPr>
          </w:trPrChange>
        </w:trPr>
        <w:tc>
          <w:tcPr>
            <w:tcW w:w="704" w:type="dxa"/>
            <w:shd w:val="clear" w:color="auto" w:fill="auto"/>
            <w:noWrap/>
            <w:vAlign w:val="center"/>
            <w:hideMark/>
            <w:tcPrChange w:id="12790" w:author="James Vu" w:date="2024-04-19T00:20:00Z">
              <w:tcPr>
                <w:tcW w:w="704" w:type="dxa"/>
                <w:shd w:val="clear" w:color="auto" w:fill="auto"/>
                <w:noWrap/>
                <w:vAlign w:val="center"/>
                <w:hideMark/>
              </w:tcPr>
            </w:tcPrChange>
          </w:tcPr>
          <w:p w14:paraId="7711BBD8" w14:textId="77777777" w:rsidR="004D28C1" w:rsidRPr="003C02FF" w:rsidRDefault="004D28C1" w:rsidP="004D28C1">
            <w:pPr>
              <w:jc w:val="center"/>
              <w:rPr>
                <w:ins w:id="12791" w:author="James Vu" w:date="2024-04-19T00:01:00Z"/>
                <w:b/>
                <w:bCs/>
                <w:color w:val="000000"/>
                <w:rPrChange w:id="12792" w:author="James Vu" w:date="2024-04-19T00:19:00Z">
                  <w:rPr>
                    <w:ins w:id="12793" w:author="James Vu" w:date="2024-04-19T00:01:00Z"/>
                    <w:b/>
                    <w:bCs/>
                    <w:color w:val="000000"/>
                    <w:sz w:val="28"/>
                    <w:szCs w:val="28"/>
                  </w:rPr>
                </w:rPrChange>
              </w:rPr>
            </w:pPr>
            <w:ins w:id="12794" w:author="James Vu" w:date="2024-04-19T00:01:00Z">
              <w:r w:rsidRPr="003C02FF">
                <w:rPr>
                  <w:b/>
                  <w:bCs/>
                  <w:color w:val="000000"/>
                  <w:rPrChange w:id="12795" w:author="James Vu" w:date="2024-04-19T00:19:00Z">
                    <w:rPr>
                      <w:b/>
                      <w:bCs/>
                      <w:color w:val="000000"/>
                      <w:sz w:val="28"/>
                      <w:szCs w:val="28"/>
                    </w:rPr>
                  </w:rPrChange>
                </w:rPr>
                <w:t> </w:t>
              </w:r>
            </w:ins>
          </w:p>
        </w:tc>
        <w:tc>
          <w:tcPr>
            <w:tcW w:w="8358" w:type="dxa"/>
            <w:shd w:val="clear" w:color="auto" w:fill="auto"/>
            <w:noWrap/>
            <w:vAlign w:val="center"/>
            <w:hideMark/>
            <w:tcPrChange w:id="12796" w:author="James Vu" w:date="2024-04-19T00:20:00Z">
              <w:tcPr>
                <w:tcW w:w="8358" w:type="dxa"/>
                <w:shd w:val="clear" w:color="auto" w:fill="auto"/>
                <w:noWrap/>
                <w:vAlign w:val="center"/>
                <w:hideMark/>
              </w:tcPr>
            </w:tcPrChange>
          </w:tcPr>
          <w:p w14:paraId="7E603E62" w14:textId="77777777" w:rsidR="004D28C1" w:rsidRPr="003C02FF" w:rsidRDefault="004D28C1" w:rsidP="004D28C1">
            <w:pPr>
              <w:rPr>
                <w:ins w:id="12797" w:author="James Vu" w:date="2024-04-19T00:01:00Z"/>
                <w:color w:val="0D0D0D"/>
                <w:rPrChange w:id="12798" w:author="James Vu" w:date="2024-04-19T00:19:00Z">
                  <w:rPr>
                    <w:ins w:id="12799" w:author="James Vu" w:date="2024-04-19T00:01:00Z"/>
                    <w:color w:val="0D0D0D"/>
                    <w:sz w:val="28"/>
                    <w:szCs w:val="28"/>
                  </w:rPr>
                </w:rPrChange>
              </w:rPr>
            </w:pPr>
            <w:ins w:id="12800" w:author="James Vu" w:date="2024-04-19T00:01:00Z">
              <w:r w:rsidRPr="003C02FF">
                <w:rPr>
                  <w:color w:val="0D0D0D"/>
                  <w:rPrChange w:id="12801" w:author="James Vu" w:date="2024-04-19T00:19:00Z">
                    <w:rPr>
                      <w:color w:val="0D0D0D"/>
                      <w:sz w:val="28"/>
                      <w:szCs w:val="28"/>
                    </w:rPr>
                  </w:rPrChange>
                </w:rPr>
                <w:t>Cung cấp tài liệu quy trình sản xuất VietGAP…</w:t>
              </w:r>
            </w:ins>
          </w:p>
        </w:tc>
      </w:tr>
      <w:tr w:rsidR="003C02FF" w:rsidRPr="003C02FF" w14:paraId="611B06F0" w14:textId="77777777" w:rsidTr="003C02FF">
        <w:trPr>
          <w:trHeight w:val="360"/>
          <w:ins w:id="12802" w:author="James Vu" w:date="2024-04-19T00:01:00Z"/>
          <w:trPrChange w:id="12803" w:author="James Vu" w:date="2024-04-19T00:20:00Z">
            <w:trPr>
              <w:trHeight w:val="360"/>
            </w:trPr>
          </w:trPrChange>
        </w:trPr>
        <w:tc>
          <w:tcPr>
            <w:tcW w:w="704" w:type="dxa"/>
            <w:shd w:val="clear" w:color="auto" w:fill="auto"/>
            <w:noWrap/>
            <w:vAlign w:val="center"/>
            <w:hideMark/>
            <w:tcPrChange w:id="12804" w:author="James Vu" w:date="2024-04-19T00:20:00Z">
              <w:tcPr>
                <w:tcW w:w="704" w:type="dxa"/>
                <w:shd w:val="clear" w:color="auto" w:fill="auto"/>
                <w:noWrap/>
                <w:vAlign w:val="center"/>
                <w:hideMark/>
              </w:tcPr>
            </w:tcPrChange>
          </w:tcPr>
          <w:p w14:paraId="1804032C" w14:textId="77777777" w:rsidR="004D28C1" w:rsidRPr="003C02FF" w:rsidRDefault="004D28C1" w:rsidP="004D28C1">
            <w:pPr>
              <w:jc w:val="center"/>
              <w:rPr>
                <w:ins w:id="12805" w:author="James Vu" w:date="2024-04-19T00:01:00Z"/>
                <w:b/>
                <w:bCs/>
                <w:color w:val="000000"/>
                <w:rPrChange w:id="12806" w:author="James Vu" w:date="2024-04-19T00:19:00Z">
                  <w:rPr>
                    <w:ins w:id="12807" w:author="James Vu" w:date="2024-04-19T00:01:00Z"/>
                    <w:b/>
                    <w:bCs/>
                    <w:color w:val="000000"/>
                    <w:sz w:val="28"/>
                    <w:szCs w:val="28"/>
                  </w:rPr>
                </w:rPrChange>
              </w:rPr>
            </w:pPr>
            <w:ins w:id="12808" w:author="James Vu" w:date="2024-04-19T00:01:00Z">
              <w:r w:rsidRPr="003C02FF">
                <w:rPr>
                  <w:b/>
                  <w:bCs/>
                  <w:color w:val="000000"/>
                  <w:rPrChange w:id="12809" w:author="James Vu" w:date="2024-04-19T00:19:00Z">
                    <w:rPr>
                      <w:b/>
                      <w:bCs/>
                      <w:color w:val="000000"/>
                      <w:sz w:val="28"/>
                      <w:szCs w:val="28"/>
                    </w:rPr>
                  </w:rPrChange>
                </w:rPr>
                <w:lastRenderedPageBreak/>
                <w:t> </w:t>
              </w:r>
            </w:ins>
          </w:p>
        </w:tc>
        <w:tc>
          <w:tcPr>
            <w:tcW w:w="8358" w:type="dxa"/>
            <w:shd w:val="clear" w:color="auto" w:fill="auto"/>
            <w:noWrap/>
            <w:vAlign w:val="center"/>
            <w:hideMark/>
            <w:tcPrChange w:id="12810" w:author="James Vu" w:date="2024-04-19T00:20:00Z">
              <w:tcPr>
                <w:tcW w:w="8358" w:type="dxa"/>
                <w:shd w:val="clear" w:color="auto" w:fill="auto"/>
                <w:noWrap/>
                <w:vAlign w:val="center"/>
                <w:hideMark/>
              </w:tcPr>
            </w:tcPrChange>
          </w:tcPr>
          <w:p w14:paraId="6CFA805B" w14:textId="77777777" w:rsidR="004D28C1" w:rsidRPr="003C02FF" w:rsidRDefault="004D28C1" w:rsidP="004D28C1">
            <w:pPr>
              <w:rPr>
                <w:ins w:id="12811" w:author="James Vu" w:date="2024-04-19T00:01:00Z"/>
                <w:color w:val="0D0D0D"/>
                <w:rPrChange w:id="12812" w:author="James Vu" w:date="2024-04-19T00:19:00Z">
                  <w:rPr>
                    <w:ins w:id="12813" w:author="James Vu" w:date="2024-04-19T00:01:00Z"/>
                    <w:color w:val="0D0D0D"/>
                    <w:sz w:val="28"/>
                    <w:szCs w:val="28"/>
                  </w:rPr>
                </w:rPrChange>
              </w:rPr>
            </w:pPr>
            <w:ins w:id="12814" w:author="James Vu" w:date="2024-04-19T00:01:00Z">
              <w:r w:rsidRPr="003C02FF">
                <w:rPr>
                  <w:color w:val="0D0D0D"/>
                  <w:rPrChange w:id="12815" w:author="James Vu" w:date="2024-04-19T00:19:00Z">
                    <w:rPr>
                      <w:color w:val="0D0D0D"/>
                      <w:sz w:val="28"/>
                      <w:szCs w:val="28"/>
                    </w:rPr>
                  </w:rPrChange>
                </w:rPr>
                <w:t>Công cụ tổng hợp số liệu kế hoạch hàng năm</w:t>
              </w:r>
            </w:ins>
          </w:p>
        </w:tc>
      </w:tr>
      <w:tr w:rsidR="003C02FF" w:rsidRPr="003C02FF" w14:paraId="33124128" w14:textId="77777777" w:rsidTr="003C02FF">
        <w:trPr>
          <w:trHeight w:val="360"/>
          <w:ins w:id="12816" w:author="James Vu" w:date="2024-04-19T00:01:00Z"/>
          <w:trPrChange w:id="12817" w:author="James Vu" w:date="2024-04-19T00:20:00Z">
            <w:trPr>
              <w:trHeight w:val="360"/>
            </w:trPr>
          </w:trPrChange>
        </w:trPr>
        <w:tc>
          <w:tcPr>
            <w:tcW w:w="704" w:type="dxa"/>
            <w:shd w:val="clear" w:color="auto" w:fill="auto"/>
            <w:noWrap/>
            <w:vAlign w:val="center"/>
            <w:hideMark/>
            <w:tcPrChange w:id="12818" w:author="James Vu" w:date="2024-04-19T00:20:00Z">
              <w:tcPr>
                <w:tcW w:w="704" w:type="dxa"/>
                <w:shd w:val="clear" w:color="auto" w:fill="auto"/>
                <w:noWrap/>
                <w:vAlign w:val="center"/>
                <w:hideMark/>
              </w:tcPr>
            </w:tcPrChange>
          </w:tcPr>
          <w:p w14:paraId="64E603F8" w14:textId="77777777" w:rsidR="004D28C1" w:rsidRPr="003C02FF" w:rsidRDefault="004D28C1" w:rsidP="004D28C1">
            <w:pPr>
              <w:jc w:val="center"/>
              <w:rPr>
                <w:ins w:id="12819" w:author="James Vu" w:date="2024-04-19T00:01:00Z"/>
                <w:b/>
                <w:bCs/>
                <w:color w:val="000000"/>
                <w:rPrChange w:id="12820" w:author="James Vu" w:date="2024-04-19T00:21:00Z">
                  <w:rPr>
                    <w:ins w:id="12821" w:author="James Vu" w:date="2024-04-19T00:01:00Z"/>
                    <w:b/>
                    <w:bCs/>
                    <w:color w:val="000000"/>
                    <w:sz w:val="28"/>
                    <w:szCs w:val="28"/>
                  </w:rPr>
                </w:rPrChange>
              </w:rPr>
            </w:pPr>
            <w:ins w:id="12822" w:author="James Vu" w:date="2024-04-19T00:01:00Z">
              <w:r w:rsidRPr="003C02FF">
                <w:rPr>
                  <w:b/>
                  <w:bCs/>
                  <w:color w:val="000000"/>
                  <w:rPrChange w:id="12823" w:author="James Vu" w:date="2024-04-19T00:21:00Z">
                    <w:rPr>
                      <w:b/>
                      <w:bCs/>
                      <w:color w:val="000000"/>
                      <w:sz w:val="28"/>
                      <w:szCs w:val="28"/>
                    </w:rPr>
                  </w:rPrChange>
                </w:rPr>
                <w:t>3</w:t>
              </w:r>
            </w:ins>
          </w:p>
        </w:tc>
        <w:tc>
          <w:tcPr>
            <w:tcW w:w="8358" w:type="dxa"/>
            <w:shd w:val="clear" w:color="auto" w:fill="auto"/>
            <w:noWrap/>
            <w:vAlign w:val="center"/>
            <w:hideMark/>
            <w:tcPrChange w:id="12824" w:author="James Vu" w:date="2024-04-19T00:20:00Z">
              <w:tcPr>
                <w:tcW w:w="8358" w:type="dxa"/>
                <w:shd w:val="clear" w:color="auto" w:fill="auto"/>
                <w:noWrap/>
                <w:vAlign w:val="center"/>
                <w:hideMark/>
              </w:tcPr>
            </w:tcPrChange>
          </w:tcPr>
          <w:p w14:paraId="673338AD" w14:textId="77777777" w:rsidR="004D28C1" w:rsidRPr="003C02FF" w:rsidRDefault="004D28C1" w:rsidP="004D28C1">
            <w:pPr>
              <w:rPr>
                <w:ins w:id="12825" w:author="James Vu" w:date="2024-04-19T00:01:00Z"/>
                <w:b/>
                <w:bCs/>
                <w:color w:val="0D0D0D"/>
                <w:rPrChange w:id="12826" w:author="James Vu" w:date="2024-04-19T00:21:00Z">
                  <w:rPr>
                    <w:ins w:id="12827" w:author="James Vu" w:date="2024-04-19T00:01:00Z"/>
                    <w:color w:val="0D0D0D"/>
                    <w:sz w:val="28"/>
                    <w:szCs w:val="28"/>
                  </w:rPr>
                </w:rPrChange>
              </w:rPr>
            </w:pPr>
            <w:ins w:id="12828" w:author="James Vu" w:date="2024-04-19T00:01:00Z">
              <w:r w:rsidRPr="003C02FF">
                <w:rPr>
                  <w:b/>
                  <w:bCs/>
                  <w:color w:val="0D0D0D"/>
                  <w:rPrChange w:id="12829" w:author="James Vu" w:date="2024-04-19T00:21:00Z">
                    <w:rPr>
                      <w:color w:val="0D0D0D"/>
                      <w:sz w:val="28"/>
                      <w:szCs w:val="28"/>
                    </w:rPr>
                  </w:rPrChange>
                </w:rPr>
                <w:t>Quản Lý Và Đánh Giá Giống Vật Nuôi</w:t>
              </w:r>
            </w:ins>
          </w:p>
        </w:tc>
      </w:tr>
      <w:tr w:rsidR="003C02FF" w:rsidRPr="003C02FF" w14:paraId="75B1724F" w14:textId="77777777" w:rsidTr="003C02FF">
        <w:trPr>
          <w:trHeight w:val="360"/>
          <w:ins w:id="12830" w:author="James Vu" w:date="2024-04-19T00:01:00Z"/>
          <w:trPrChange w:id="12831" w:author="James Vu" w:date="2024-04-19T00:20:00Z">
            <w:trPr>
              <w:trHeight w:val="360"/>
            </w:trPr>
          </w:trPrChange>
        </w:trPr>
        <w:tc>
          <w:tcPr>
            <w:tcW w:w="704" w:type="dxa"/>
            <w:shd w:val="clear" w:color="auto" w:fill="auto"/>
            <w:noWrap/>
            <w:vAlign w:val="center"/>
            <w:hideMark/>
            <w:tcPrChange w:id="12832" w:author="James Vu" w:date="2024-04-19T00:20:00Z">
              <w:tcPr>
                <w:tcW w:w="704" w:type="dxa"/>
                <w:shd w:val="clear" w:color="auto" w:fill="auto"/>
                <w:noWrap/>
                <w:vAlign w:val="center"/>
                <w:hideMark/>
              </w:tcPr>
            </w:tcPrChange>
          </w:tcPr>
          <w:p w14:paraId="5E5A5C1E" w14:textId="77777777" w:rsidR="004D28C1" w:rsidRPr="003C02FF" w:rsidRDefault="004D28C1" w:rsidP="004D28C1">
            <w:pPr>
              <w:jc w:val="center"/>
              <w:rPr>
                <w:ins w:id="12833" w:author="James Vu" w:date="2024-04-19T00:01:00Z"/>
                <w:b/>
                <w:bCs/>
                <w:color w:val="000000"/>
                <w:rPrChange w:id="12834" w:author="James Vu" w:date="2024-04-19T00:19:00Z">
                  <w:rPr>
                    <w:ins w:id="12835" w:author="James Vu" w:date="2024-04-19T00:01:00Z"/>
                    <w:b/>
                    <w:bCs/>
                    <w:color w:val="000000"/>
                    <w:sz w:val="28"/>
                    <w:szCs w:val="28"/>
                  </w:rPr>
                </w:rPrChange>
              </w:rPr>
            </w:pPr>
            <w:ins w:id="12836" w:author="James Vu" w:date="2024-04-19T00:01:00Z">
              <w:r w:rsidRPr="003C02FF">
                <w:rPr>
                  <w:b/>
                  <w:bCs/>
                  <w:color w:val="000000"/>
                  <w:rPrChange w:id="12837" w:author="James Vu" w:date="2024-04-19T00:19:00Z">
                    <w:rPr>
                      <w:b/>
                      <w:bCs/>
                      <w:color w:val="000000"/>
                      <w:sz w:val="28"/>
                      <w:szCs w:val="28"/>
                    </w:rPr>
                  </w:rPrChange>
                </w:rPr>
                <w:t> </w:t>
              </w:r>
            </w:ins>
          </w:p>
        </w:tc>
        <w:tc>
          <w:tcPr>
            <w:tcW w:w="8358" w:type="dxa"/>
            <w:shd w:val="clear" w:color="auto" w:fill="auto"/>
            <w:noWrap/>
            <w:vAlign w:val="center"/>
            <w:hideMark/>
            <w:tcPrChange w:id="12838" w:author="James Vu" w:date="2024-04-19T00:20:00Z">
              <w:tcPr>
                <w:tcW w:w="8358" w:type="dxa"/>
                <w:shd w:val="clear" w:color="auto" w:fill="auto"/>
                <w:noWrap/>
                <w:vAlign w:val="center"/>
                <w:hideMark/>
              </w:tcPr>
            </w:tcPrChange>
          </w:tcPr>
          <w:p w14:paraId="4B8CDAC4" w14:textId="77777777" w:rsidR="004D28C1" w:rsidRPr="003C02FF" w:rsidRDefault="004D28C1" w:rsidP="004D28C1">
            <w:pPr>
              <w:rPr>
                <w:ins w:id="12839" w:author="James Vu" w:date="2024-04-19T00:01:00Z"/>
                <w:color w:val="0D0D0D"/>
                <w:rPrChange w:id="12840" w:author="James Vu" w:date="2024-04-19T00:19:00Z">
                  <w:rPr>
                    <w:ins w:id="12841" w:author="James Vu" w:date="2024-04-19T00:01:00Z"/>
                    <w:color w:val="0D0D0D"/>
                    <w:sz w:val="28"/>
                    <w:szCs w:val="28"/>
                  </w:rPr>
                </w:rPrChange>
              </w:rPr>
            </w:pPr>
            <w:ins w:id="12842" w:author="James Vu" w:date="2024-04-19T00:01:00Z">
              <w:r w:rsidRPr="003C02FF">
                <w:rPr>
                  <w:color w:val="0D0D0D"/>
                  <w:rPrChange w:id="12843" w:author="James Vu" w:date="2024-04-19T00:19:00Z">
                    <w:rPr>
                      <w:color w:val="0D0D0D"/>
                      <w:sz w:val="28"/>
                      <w:szCs w:val="28"/>
                    </w:rPr>
                  </w:rPrChange>
                </w:rPr>
                <w:t>Công cụ đăng ký giống vật nuôi mới</w:t>
              </w:r>
            </w:ins>
          </w:p>
        </w:tc>
      </w:tr>
      <w:tr w:rsidR="003C02FF" w:rsidRPr="003C02FF" w14:paraId="3C432E5B" w14:textId="77777777" w:rsidTr="003C02FF">
        <w:trPr>
          <w:trHeight w:val="360"/>
          <w:ins w:id="12844" w:author="James Vu" w:date="2024-04-19T00:01:00Z"/>
          <w:trPrChange w:id="12845" w:author="James Vu" w:date="2024-04-19T00:20:00Z">
            <w:trPr>
              <w:trHeight w:val="360"/>
            </w:trPr>
          </w:trPrChange>
        </w:trPr>
        <w:tc>
          <w:tcPr>
            <w:tcW w:w="704" w:type="dxa"/>
            <w:shd w:val="clear" w:color="auto" w:fill="auto"/>
            <w:noWrap/>
            <w:vAlign w:val="center"/>
            <w:hideMark/>
            <w:tcPrChange w:id="12846" w:author="James Vu" w:date="2024-04-19T00:20:00Z">
              <w:tcPr>
                <w:tcW w:w="704" w:type="dxa"/>
                <w:shd w:val="clear" w:color="auto" w:fill="auto"/>
                <w:noWrap/>
                <w:vAlign w:val="center"/>
                <w:hideMark/>
              </w:tcPr>
            </w:tcPrChange>
          </w:tcPr>
          <w:p w14:paraId="337B2A20" w14:textId="77777777" w:rsidR="004D28C1" w:rsidRPr="003C02FF" w:rsidRDefault="004D28C1" w:rsidP="004D28C1">
            <w:pPr>
              <w:jc w:val="center"/>
              <w:rPr>
                <w:ins w:id="12847" w:author="James Vu" w:date="2024-04-19T00:01:00Z"/>
                <w:b/>
                <w:bCs/>
                <w:color w:val="000000"/>
                <w:rPrChange w:id="12848" w:author="James Vu" w:date="2024-04-19T00:19:00Z">
                  <w:rPr>
                    <w:ins w:id="12849" w:author="James Vu" w:date="2024-04-19T00:01:00Z"/>
                    <w:b/>
                    <w:bCs/>
                    <w:color w:val="000000"/>
                    <w:sz w:val="28"/>
                    <w:szCs w:val="28"/>
                  </w:rPr>
                </w:rPrChange>
              </w:rPr>
            </w:pPr>
            <w:ins w:id="12850" w:author="James Vu" w:date="2024-04-19T00:01:00Z">
              <w:r w:rsidRPr="003C02FF">
                <w:rPr>
                  <w:b/>
                  <w:bCs/>
                  <w:color w:val="000000"/>
                  <w:rPrChange w:id="12851" w:author="James Vu" w:date="2024-04-19T00:19:00Z">
                    <w:rPr>
                      <w:b/>
                      <w:bCs/>
                      <w:color w:val="000000"/>
                      <w:sz w:val="28"/>
                      <w:szCs w:val="28"/>
                    </w:rPr>
                  </w:rPrChange>
                </w:rPr>
                <w:t> </w:t>
              </w:r>
            </w:ins>
          </w:p>
        </w:tc>
        <w:tc>
          <w:tcPr>
            <w:tcW w:w="8358" w:type="dxa"/>
            <w:shd w:val="clear" w:color="auto" w:fill="auto"/>
            <w:noWrap/>
            <w:vAlign w:val="center"/>
            <w:hideMark/>
            <w:tcPrChange w:id="12852" w:author="James Vu" w:date="2024-04-19T00:20:00Z">
              <w:tcPr>
                <w:tcW w:w="8358" w:type="dxa"/>
                <w:shd w:val="clear" w:color="auto" w:fill="auto"/>
                <w:noWrap/>
                <w:vAlign w:val="center"/>
                <w:hideMark/>
              </w:tcPr>
            </w:tcPrChange>
          </w:tcPr>
          <w:p w14:paraId="170BD6FC" w14:textId="77777777" w:rsidR="004D28C1" w:rsidRPr="003C02FF" w:rsidRDefault="004D28C1" w:rsidP="004D28C1">
            <w:pPr>
              <w:rPr>
                <w:ins w:id="12853" w:author="James Vu" w:date="2024-04-19T00:01:00Z"/>
                <w:color w:val="0D0D0D"/>
                <w:rPrChange w:id="12854" w:author="James Vu" w:date="2024-04-19T00:19:00Z">
                  <w:rPr>
                    <w:ins w:id="12855" w:author="James Vu" w:date="2024-04-19T00:01:00Z"/>
                    <w:color w:val="0D0D0D"/>
                    <w:sz w:val="28"/>
                    <w:szCs w:val="28"/>
                  </w:rPr>
                </w:rPrChange>
              </w:rPr>
            </w:pPr>
            <w:ins w:id="12856" w:author="James Vu" w:date="2024-04-19T00:01:00Z">
              <w:r w:rsidRPr="003C02FF">
                <w:rPr>
                  <w:color w:val="0D0D0D"/>
                  <w:rPrChange w:id="12857" w:author="James Vu" w:date="2024-04-19T00:19:00Z">
                    <w:rPr>
                      <w:color w:val="0D0D0D"/>
                      <w:sz w:val="28"/>
                      <w:szCs w:val="28"/>
                    </w:rPr>
                  </w:rPrChange>
                </w:rPr>
                <w:t>Công cụ thông tin kiểm định và chứng nhận giống</w:t>
              </w:r>
            </w:ins>
          </w:p>
        </w:tc>
      </w:tr>
      <w:tr w:rsidR="003C02FF" w:rsidRPr="003C02FF" w14:paraId="5B5412AB" w14:textId="77777777" w:rsidTr="003C02FF">
        <w:trPr>
          <w:trHeight w:val="360"/>
          <w:ins w:id="12858" w:author="James Vu" w:date="2024-04-19T00:01:00Z"/>
          <w:trPrChange w:id="12859" w:author="James Vu" w:date="2024-04-19T00:20:00Z">
            <w:trPr>
              <w:trHeight w:val="360"/>
            </w:trPr>
          </w:trPrChange>
        </w:trPr>
        <w:tc>
          <w:tcPr>
            <w:tcW w:w="704" w:type="dxa"/>
            <w:shd w:val="clear" w:color="auto" w:fill="auto"/>
            <w:noWrap/>
            <w:vAlign w:val="center"/>
            <w:hideMark/>
            <w:tcPrChange w:id="12860" w:author="James Vu" w:date="2024-04-19T00:20:00Z">
              <w:tcPr>
                <w:tcW w:w="704" w:type="dxa"/>
                <w:shd w:val="clear" w:color="auto" w:fill="auto"/>
                <w:noWrap/>
                <w:vAlign w:val="center"/>
                <w:hideMark/>
              </w:tcPr>
            </w:tcPrChange>
          </w:tcPr>
          <w:p w14:paraId="7856245C" w14:textId="77777777" w:rsidR="004D28C1" w:rsidRPr="003C02FF" w:rsidRDefault="004D28C1" w:rsidP="004D28C1">
            <w:pPr>
              <w:jc w:val="center"/>
              <w:rPr>
                <w:ins w:id="12861" w:author="James Vu" w:date="2024-04-19T00:01:00Z"/>
                <w:b/>
                <w:bCs/>
                <w:color w:val="000000"/>
                <w:rPrChange w:id="12862" w:author="James Vu" w:date="2024-04-19T00:19:00Z">
                  <w:rPr>
                    <w:ins w:id="12863" w:author="James Vu" w:date="2024-04-19T00:01:00Z"/>
                    <w:b/>
                    <w:bCs/>
                    <w:color w:val="000000"/>
                    <w:sz w:val="28"/>
                    <w:szCs w:val="28"/>
                  </w:rPr>
                </w:rPrChange>
              </w:rPr>
            </w:pPr>
            <w:ins w:id="12864" w:author="James Vu" w:date="2024-04-19T00:01:00Z">
              <w:r w:rsidRPr="003C02FF">
                <w:rPr>
                  <w:b/>
                  <w:bCs/>
                  <w:color w:val="000000"/>
                  <w:rPrChange w:id="12865" w:author="James Vu" w:date="2024-04-19T00:19:00Z">
                    <w:rPr>
                      <w:b/>
                      <w:bCs/>
                      <w:color w:val="000000"/>
                      <w:sz w:val="28"/>
                      <w:szCs w:val="28"/>
                    </w:rPr>
                  </w:rPrChange>
                </w:rPr>
                <w:t> </w:t>
              </w:r>
            </w:ins>
          </w:p>
        </w:tc>
        <w:tc>
          <w:tcPr>
            <w:tcW w:w="8358" w:type="dxa"/>
            <w:shd w:val="clear" w:color="auto" w:fill="auto"/>
            <w:noWrap/>
            <w:vAlign w:val="center"/>
            <w:hideMark/>
            <w:tcPrChange w:id="12866" w:author="James Vu" w:date="2024-04-19T00:20:00Z">
              <w:tcPr>
                <w:tcW w:w="8358" w:type="dxa"/>
                <w:shd w:val="clear" w:color="auto" w:fill="auto"/>
                <w:noWrap/>
                <w:vAlign w:val="center"/>
                <w:hideMark/>
              </w:tcPr>
            </w:tcPrChange>
          </w:tcPr>
          <w:p w14:paraId="1BBDCC51" w14:textId="77777777" w:rsidR="004D28C1" w:rsidRPr="003C02FF" w:rsidRDefault="004D28C1" w:rsidP="004D28C1">
            <w:pPr>
              <w:rPr>
                <w:ins w:id="12867" w:author="James Vu" w:date="2024-04-19T00:01:00Z"/>
                <w:color w:val="0D0D0D"/>
                <w:rPrChange w:id="12868" w:author="James Vu" w:date="2024-04-19T00:19:00Z">
                  <w:rPr>
                    <w:ins w:id="12869" w:author="James Vu" w:date="2024-04-19T00:01:00Z"/>
                    <w:color w:val="0D0D0D"/>
                    <w:sz w:val="28"/>
                    <w:szCs w:val="28"/>
                  </w:rPr>
                </w:rPrChange>
              </w:rPr>
            </w:pPr>
            <w:ins w:id="12870" w:author="James Vu" w:date="2024-04-19T00:01:00Z">
              <w:r w:rsidRPr="003C02FF">
                <w:rPr>
                  <w:color w:val="0D0D0D"/>
                  <w:rPrChange w:id="12871" w:author="James Vu" w:date="2024-04-19T00:19:00Z">
                    <w:rPr>
                      <w:color w:val="0D0D0D"/>
                      <w:sz w:val="28"/>
                      <w:szCs w:val="28"/>
                    </w:rPr>
                  </w:rPrChange>
                </w:rPr>
                <w:t>Tổng hợp thông tin quỹ gen vật nuôi</w:t>
              </w:r>
            </w:ins>
          </w:p>
        </w:tc>
      </w:tr>
      <w:tr w:rsidR="003C02FF" w:rsidRPr="003C02FF" w14:paraId="335F4816" w14:textId="77777777" w:rsidTr="003C02FF">
        <w:trPr>
          <w:trHeight w:val="360"/>
          <w:ins w:id="12872" w:author="James Vu" w:date="2024-04-19T00:01:00Z"/>
          <w:trPrChange w:id="12873" w:author="James Vu" w:date="2024-04-19T00:20:00Z">
            <w:trPr>
              <w:trHeight w:val="360"/>
            </w:trPr>
          </w:trPrChange>
        </w:trPr>
        <w:tc>
          <w:tcPr>
            <w:tcW w:w="704" w:type="dxa"/>
            <w:shd w:val="clear" w:color="auto" w:fill="auto"/>
            <w:noWrap/>
            <w:vAlign w:val="center"/>
            <w:hideMark/>
            <w:tcPrChange w:id="12874" w:author="James Vu" w:date="2024-04-19T00:20:00Z">
              <w:tcPr>
                <w:tcW w:w="704" w:type="dxa"/>
                <w:shd w:val="clear" w:color="auto" w:fill="auto"/>
                <w:noWrap/>
                <w:vAlign w:val="center"/>
                <w:hideMark/>
              </w:tcPr>
            </w:tcPrChange>
          </w:tcPr>
          <w:p w14:paraId="435D22C1" w14:textId="77777777" w:rsidR="004D28C1" w:rsidRPr="003C02FF" w:rsidRDefault="004D28C1" w:rsidP="004D28C1">
            <w:pPr>
              <w:jc w:val="center"/>
              <w:rPr>
                <w:ins w:id="12875" w:author="James Vu" w:date="2024-04-19T00:01:00Z"/>
                <w:b/>
                <w:bCs/>
                <w:color w:val="000000"/>
                <w:rPrChange w:id="12876" w:author="James Vu" w:date="2024-04-19T00:19:00Z">
                  <w:rPr>
                    <w:ins w:id="12877" w:author="James Vu" w:date="2024-04-19T00:01:00Z"/>
                    <w:b/>
                    <w:bCs/>
                    <w:color w:val="000000"/>
                    <w:sz w:val="28"/>
                    <w:szCs w:val="28"/>
                  </w:rPr>
                </w:rPrChange>
              </w:rPr>
            </w:pPr>
            <w:ins w:id="12878" w:author="James Vu" w:date="2024-04-19T00:01:00Z">
              <w:r w:rsidRPr="003C02FF">
                <w:rPr>
                  <w:b/>
                  <w:bCs/>
                  <w:color w:val="000000"/>
                  <w:rPrChange w:id="12879" w:author="James Vu" w:date="2024-04-19T00:19:00Z">
                    <w:rPr>
                      <w:b/>
                      <w:bCs/>
                      <w:color w:val="000000"/>
                      <w:sz w:val="28"/>
                      <w:szCs w:val="28"/>
                    </w:rPr>
                  </w:rPrChange>
                </w:rPr>
                <w:t> </w:t>
              </w:r>
            </w:ins>
          </w:p>
        </w:tc>
        <w:tc>
          <w:tcPr>
            <w:tcW w:w="8358" w:type="dxa"/>
            <w:shd w:val="clear" w:color="auto" w:fill="auto"/>
            <w:noWrap/>
            <w:vAlign w:val="center"/>
            <w:hideMark/>
            <w:tcPrChange w:id="12880" w:author="James Vu" w:date="2024-04-19T00:20:00Z">
              <w:tcPr>
                <w:tcW w:w="8358" w:type="dxa"/>
                <w:shd w:val="clear" w:color="auto" w:fill="auto"/>
                <w:noWrap/>
                <w:vAlign w:val="center"/>
                <w:hideMark/>
              </w:tcPr>
            </w:tcPrChange>
          </w:tcPr>
          <w:p w14:paraId="670B30E2" w14:textId="77777777" w:rsidR="004D28C1" w:rsidRPr="003C02FF" w:rsidRDefault="004D28C1" w:rsidP="004D28C1">
            <w:pPr>
              <w:rPr>
                <w:ins w:id="12881" w:author="James Vu" w:date="2024-04-19T00:01:00Z"/>
                <w:color w:val="0D0D0D"/>
                <w:rPrChange w:id="12882" w:author="James Vu" w:date="2024-04-19T00:19:00Z">
                  <w:rPr>
                    <w:ins w:id="12883" w:author="James Vu" w:date="2024-04-19T00:01:00Z"/>
                    <w:color w:val="0D0D0D"/>
                    <w:sz w:val="28"/>
                    <w:szCs w:val="28"/>
                  </w:rPr>
                </w:rPrChange>
              </w:rPr>
            </w:pPr>
            <w:ins w:id="12884" w:author="James Vu" w:date="2024-04-19T00:01:00Z">
              <w:r w:rsidRPr="003C02FF">
                <w:rPr>
                  <w:color w:val="0D0D0D"/>
                  <w:rPrChange w:id="12885" w:author="James Vu" w:date="2024-04-19T00:19:00Z">
                    <w:rPr>
                      <w:color w:val="0D0D0D"/>
                      <w:sz w:val="28"/>
                      <w:szCs w:val="28"/>
                    </w:rPr>
                  </w:rPrChange>
                </w:rPr>
                <w:t>Công cụ cấp giấy phép lưu hành cho giống</w:t>
              </w:r>
            </w:ins>
          </w:p>
        </w:tc>
      </w:tr>
      <w:tr w:rsidR="003C02FF" w:rsidRPr="003C02FF" w14:paraId="6CC2B24B" w14:textId="77777777" w:rsidTr="003C02FF">
        <w:trPr>
          <w:trHeight w:val="360"/>
          <w:ins w:id="12886" w:author="James Vu" w:date="2024-04-19T00:01:00Z"/>
          <w:trPrChange w:id="12887" w:author="James Vu" w:date="2024-04-19T00:20:00Z">
            <w:trPr>
              <w:trHeight w:val="360"/>
            </w:trPr>
          </w:trPrChange>
        </w:trPr>
        <w:tc>
          <w:tcPr>
            <w:tcW w:w="704" w:type="dxa"/>
            <w:shd w:val="clear" w:color="auto" w:fill="auto"/>
            <w:noWrap/>
            <w:vAlign w:val="center"/>
            <w:hideMark/>
            <w:tcPrChange w:id="12888" w:author="James Vu" w:date="2024-04-19T00:20:00Z">
              <w:tcPr>
                <w:tcW w:w="704" w:type="dxa"/>
                <w:shd w:val="clear" w:color="auto" w:fill="auto"/>
                <w:noWrap/>
                <w:vAlign w:val="center"/>
                <w:hideMark/>
              </w:tcPr>
            </w:tcPrChange>
          </w:tcPr>
          <w:p w14:paraId="695D42BD" w14:textId="77777777" w:rsidR="004D28C1" w:rsidRPr="003C02FF" w:rsidRDefault="004D28C1" w:rsidP="004D28C1">
            <w:pPr>
              <w:jc w:val="center"/>
              <w:rPr>
                <w:ins w:id="12889" w:author="James Vu" w:date="2024-04-19T00:01:00Z"/>
                <w:b/>
                <w:bCs/>
                <w:color w:val="000000"/>
                <w:rPrChange w:id="12890" w:author="James Vu" w:date="2024-04-19T00:21:00Z">
                  <w:rPr>
                    <w:ins w:id="12891" w:author="James Vu" w:date="2024-04-19T00:01:00Z"/>
                    <w:b/>
                    <w:bCs/>
                    <w:color w:val="000000"/>
                    <w:sz w:val="28"/>
                    <w:szCs w:val="28"/>
                  </w:rPr>
                </w:rPrChange>
              </w:rPr>
            </w:pPr>
            <w:ins w:id="12892" w:author="James Vu" w:date="2024-04-19T00:01:00Z">
              <w:r w:rsidRPr="003C02FF">
                <w:rPr>
                  <w:b/>
                  <w:bCs/>
                  <w:color w:val="000000"/>
                  <w:rPrChange w:id="12893" w:author="James Vu" w:date="2024-04-19T00:21:00Z">
                    <w:rPr>
                      <w:b/>
                      <w:bCs/>
                      <w:color w:val="000000"/>
                      <w:sz w:val="28"/>
                      <w:szCs w:val="28"/>
                    </w:rPr>
                  </w:rPrChange>
                </w:rPr>
                <w:t>4</w:t>
              </w:r>
            </w:ins>
          </w:p>
        </w:tc>
        <w:tc>
          <w:tcPr>
            <w:tcW w:w="8358" w:type="dxa"/>
            <w:shd w:val="clear" w:color="auto" w:fill="auto"/>
            <w:noWrap/>
            <w:vAlign w:val="center"/>
            <w:hideMark/>
            <w:tcPrChange w:id="12894" w:author="James Vu" w:date="2024-04-19T00:20:00Z">
              <w:tcPr>
                <w:tcW w:w="8358" w:type="dxa"/>
                <w:shd w:val="clear" w:color="auto" w:fill="auto"/>
                <w:noWrap/>
                <w:vAlign w:val="center"/>
                <w:hideMark/>
              </w:tcPr>
            </w:tcPrChange>
          </w:tcPr>
          <w:p w14:paraId="39D64931" w14:textId="77777777" w:rsidR="004D28C1" w:rsidRPr="003C02FF" w:rsidRDefault="004D28C1" w:rsidP="004D28C1">
            <w:pPr>
              <w:rPr>
                <w:ins w:id="12895" w:author="James Vu" w:date="2024-04-19T00:01:00Z"/>
                <w:b/>
                <w:bCs/>
                <w:color w:val="0D0D0D"/>
                <w:rPrChange w:id="12896" w:author="James Vu" w:date="2024-04-19T00:21:00Z">
                  <w:rPr>
                    <w:ins w:id="12897" w:author="James Vu" w:date="2024-04-19T00:01:00Z"/>
                    <w:color w:val="0D0D0D"/>
                    <w:sz w:val="28"/>
                    <w:szCs w:val="28"/>
                  </w:rPr>
                </w:rPrChange>
              </w:rPr>
            </w:pPr>
            <w:ins w:id="12898" w:author="James Vu" w:date="2024-04-19T00:01:00Z">
              <w:r w:rsidRPr="003C02FF">
                <w:rPr>
                  <w:b/>
                  <w:bCs/>
                  <w:color w:val="0D0D0D"/>
                  <w:rPrChange w:id="12899" w:author="James Vu" w:date="2024-04-19T00:21:00Z">
                    <w:rPr>
                      <w:color w:val="0D0D0D"/>
                      <w:sz w:val="28"/>
                      <w:szCs w:val="28"/>
                    </w:rPr>
                  </w:rPrChange>
                </w:rPr>
                <w:t>Quản Lý Thức Ăn Chăn Nuôi</w:t>
              </w:r>
            </w:ins>
          </w:p>
        </w:tc>
      </w:tr>
      <w:tr w:rsidR="003C02FF" w:rsidRPr="003C02FF" w14:paraId="0E8CC10C" w14:textId="77777777" w:rsidTr="003C02FF">
        <w:trPr>
          <w:trHeight w:val="360"/>
          <w:ins w:id="12900" w:author="James Vu" w:date="2024-04-19T00:01:00Z"/>
          <w:trPrChange w:id="12901" w:author="James Vu" w:date="2024-04-19T00:20:00Z">
            <w:trPr>
              <w:trHeight w:val="360"/>
            </w:trPr>
          </w:trPrChange>
        </w:trPr>
        <w:tc>
          <w:tcPr>
            <w:tcW w:w="704" w:type="dxa"/>
            <w:shd w:val="clear" w:color="auto" w:fill="auto"/>
            <w:noWrap/>
            <w:vAlign w:val="center"/>
            <w:hideMark/>
            <w:tcPrChange w:id="12902" w:author="James Vu" w:date="2024-04-19T00:20:00Z">
              <w:tcPr>
                <w:tcW w:w="704" w:type="dxa"/>
                <w:shd w:val="clear" w:color="auto" w:fill="auto"/>
                <w:noWrap/>
                <w:vAlign w:val="center"/>
                <w:hideMark/>
              </w:tcPr>
            </w:tcPrChange>
          </w:tcPr>
          <w:p w14:paraId="043ECAC1" w14:textId="77777777" w:rsidR="004D28C1" w:rsidRPr="003C02FF" w:rsidRDefault="004D28C1" w:rsidP="004D28C1">
            <w:pPr>
              <w:jc w:val="center"/>
              <w:rPr>
                <w:ins w:id="12903" w:author="James Vu" w:date="2024-04-19T00:01:00Z"/>
                <w:b/>
                <w:bCs/>
                <w:color w:val="000000"/>
                <w:rPrChange w:id="12904" w:author="James Vu" w:date="2024-04-19T00:19:00Z">
                  <w:rPr>
                    <w:ins w:id="12905" w:author="James Vu" w:date="2024-04-19T00:01:00Z"/>
                    <w:b/>
                    <w:bCs/>
                    <w:color w:val="000000"/>
                    <w:sz w:val="28"/>
                    <w:szCs w:val="28"/>
                  </w:rPr>
                </w:rPrChange>
              </w:rPr>
            </w:pPr>
            <w:ins w:id="12906" w:author="James Vu" w:date="2024-04-19T00:01:00Z">
              <w:r w:rsidRPr="003C02FF">
                <w:rPr>
                  <w:b/>
                  <w:bCs/>
                  <w:color w:val="000000"/>
                  <w:rPrChange w:id="12907" w:author="James Vu" w:date="2024-04-19T00:19:00Z">
                    <w:rPr>
                      <w:b/>
                      <w:bCs/>
                      <w:color w:val="000000"/>
                      <w:sz w:val="28"/>
                      <w:szCs w:val="28"/>
                    </w:rPr>
                  </w:rPrChange>
                </w:rPr>
                <w:t> </w:t>
              </w:r>
            </w:ins>
          </w:p>
        </w:tc>
        <w:tc>
          <w:tcPr>
            <w:tcW w:w="8358" w:type="dxa"/>
            <w:shd w:val="clear" w:color="auto" w:fill="auto"/>
            <w:noWrap/>
            <w:vAlign w:val="center"/>
            <w:hideMark/>
            <w:tcPrChange w:id="12908" w:author="James Vu" w:date="2024-04-19T00:20:00Z">
              <w:tcPr>
                <w:tcW w:w="8358" w:type="dxa"/>
                <w:shd w:val="clear" w:color="auto" w:fill="auto"/>
                <w:noWrap/>
                <w:vAlign w:val="center"/>
                <w:hideMark/>
              </w:tcPr>
            </w:tcPrChange>
          </w:tcPr>
          <w:p w14:paraId="77F509FA" w14:textId="77777777" w:rsidR="004D28C1" w:rsidRPr="003C02FF" w:rsidRDefault="004D28C1" w:rsidP="004D28C1">
            <w:pPr>
              <w:rPr>
                <w:ins w:id="12909" w:author="James Vu" w:date="2024-04-19T00:01:00Z"/>
                <w:color w:val="0D0D0D"/>
                <w:rPrChange w:id="12910" w:author="James Vu" w:date="2024-04-19T00:19:00Z">
                  <w:rPr>
                    <w:ins w:id="12911" w:author="James Vu" w:date="2024-04-19T00:01:00Z"/>
                    <w:color w:val="0D0D0D"/>
                    <w:sz w:val="28"/>
                    <w:szCs w:val="28"/>
                  </w:rPr>
                </w:rPrChange>
              </w:rPr>
            </w:pPr>
            <w:ins w:id="12912" w:author="James Vu" w:date="2024-04-19T00:01:00Z">
              <w:r w:rsidRPr="003C02FF">
                <w:rPr>
                  <w:color w:val="0D0D0D"/>
                  <w:rPrChange w:id="12913" w:author="James Vu" w:date="2024-04-19T00:19:00Z">
                    <w:rPr>
                      <w:color w:val="0D0D0D"/>
                      <w:sz w:val="28"/>
                      <w:szCs w:val="28"/>
                    </w:rPr>
                  </w:rPrChange>
                </w:rPr>
                <w:t>Công cụ đăng ký và phê duyệt loại thức ăn mới</w:t>
              </w:r>
            </w:ins>
          </w:p>
        </w:tc>
      </w:tr>
      <w:tr w:rsidR="003C02FF" w:rsidRPr="003C02FF" w14:paraId="2FBC954E" w14:textId="77777777" w:rsidTr="003C02FF">
        <w:trPr>
          <w:trHeight w:val="360"/>
          <w:ins w:id="12914" w:author="James Vu" w:date="2024-04-19T00:01:00Z"/>
          <w:trPrChange w:id="12915" w:author="James Vu" w:date="2024-04-19T00:20:00Z">
            <w:trPr>
              <w:trHeight w:val="360"/>
            </w:trPr>
          </w:trPrChange>
        </w:trPr>
        <w:tc>
          <w:tcPr>
            <w:tcW w:w="704" w:type="dxa"/>
            <w:shd w:val="clear" w:color="auto" w:fill="auto"/>
            <w:noWrap/>
            <w:vAlign w:val="center"/>
            <w:hideMark/>
            <w:tcPrChange w:id="12916" w:author="James Vu" w:date="2024-04-19T00:20:00Z">
              <w:tcPr>
                <w:tcW w:w="704" w:type="dxa"/>
                <w:shd w:val="clear" w:color="auto" w:fill="auto"/>
                <w:noWrap/>
                <w:vAlign w:val="center"/>
                <w:hideMark/>
              </w:tcPr>
            </w:tcPrChange>
          </w:tcPr>
          <w:p w14:paraId="48D69B30" w14:textId="77777777" w:rsidR="004D28C1" w:rsidRPr="003C02FF" w:rsidRDefault="004D28C1" w:rsidP="004D28C1">
            <w:pPr>
              <w:jc w:val="center"/>
              <w:rPr>
                <w:ins w:id="12917" w:author="James Vu" w:date="2024-04-19T00:01:00Z"/>
                <w:b/>
                <w:bCs/>
                <w:color w:val="000000"/>
                <w:rPrChange w:id="12918" w:author="James Vu" w:date="2024-04-19T00:19:00Z">
                  <w:rPr>
                    <w:ins w:id="12919" w:author="James Vu" w:date="2024-04-19T00:01:00Z"/>
                    <w:b/>
                    <w:bCs/>
                    <w:color w:val="000000"/>
                    <w:sz w:val="28"/>
                    <w:szCs w:val="28"/>
                  </w:rPr>
                </w:rPrChange>
              </w:rPr>
            </w:pPr>
            <w:ins w:id="12920" w:author="James Vu" w:date="2024-04-19T00:01:00Z">
              <w:r w:rsidRPr="003C02FF">
                <w:rPr>
                  <w:b/>
                  <w:bCs/>
                  <w:color w:val="000000"/>
                  <w:rPrChange w:id="12921" w:author="James Vu" w:date="2024-04-19T00:19:00Z">
                    <w:rPr>
                      <w:b/>
                      <w:bCs/>
                      <w:color w:val="000000"/>
                      <w:sz w:val="28"/>
                      <w:szCs w:val="28"/>
                    </w:rPr>
                  </w:rPrChange>
                </w:rPr>
                <w:t> </w:t>
              </w:r>
            </w:ins>
          </w:p>
        </w:tc>
        <w:tc>
          <w:tcPr>
            <w:tcW w:w="8358" w:type="dxa"/>
            <w:shd w:val="clear" w:color="auto" w:fill="auto"/>
            <w:noWrap/>
            <w:vAlign w:val="center"/>
            <w:hideMark/>
            <w:tcPrChange w:id="12922" w:author="James Vu" w:date="2024-04-19T00:20:00Z">
              <w:tcPr>
                <w:tcW w:w="8358" w:type="dxa"/>
                <w:shd w:val="clear" w:color="auto" w:fill="auto"/>
                <w:noWrap/>
                <w:vAlign w:val="center"/>
                <w:hideMark/>
              </w:tcPr>
            </w:tcPrChange>
          </w:tcPr>
          <w:p w14:paraId="6C0C5242" w14:textId="77777777" w:rsidR="004D28C1" w:rsidRPr="003C02FF" w:rsidRDefault="004D28C1" w:rsidP="004D28C1">
            <w:pPr>
              <w:rPr>
                <w:ins w:id="12923" w:author="James Vu" w:date="2024-04-19T00:01:00Z"/>
                <w:color w:val="0D0D0D"/>
                <w:rPrChange w:id="12924" w:author="James Vu" w:date="2024-04-19T00:19:00Z">
                  <w:rPr>
                    <w:ins w:id="12925" w:author="James Vu" w:date="2024-04-19T00:01:00Z"/>
                    <w:color w:val="0D0D0D"/>
                    <w:sz w:val="28"/>
                    <w:szCs w:val="28"/>
                  </w:rPr>
                </w:rPrChange>
              </w:rPr>
            </w:pPr>
            <w:ins w:id="12926" w:author="James Vu" w:date="2024-04-19T00:01:00Z">
              <w:r w:rsidRPr="003C02FF">
                <w:rPr>
                  <w:color w:val="0D0D0D"/>
                  <w:rPrChange w:id="12927" w:author="James Vu" w:date="2024-04-19T00:19:00Z">
                    <w:rPr>
                      <w:color w:val="0D0D0D"/>
                      <w:sz w:val="28"/>
                      <w:szCs w:val="28"/>
                    </w:rPr>
                  </w:rPrChange>
                </w:rPr>
                <w:t>Công cụ đăng ký kiểm soát chất lượng thức ăn</w:t>
              </w:r>
            </w:ins>
          </w:p>
        </w:tc>
      </w:tr>
      <w:tr w:rsidR="003C02FF" w:rsidRPr="003C02FF" w14:paraId="0C28F913" w14:textId="77777777" w:rsidTr="003C02FF">
        <w:trPr>
          <w:trHeight w:val="360"/>
          <w:ins w:id="12928" w:author="James Vu" w:date="2024-04-19T00:01:00Z"/>
          <w:trPrChange w:id="12929" w:author="James Vu" w:date="2024-04-19T00:20:00Z">
            <w:trPr>
              <w:trHeight w:val="360"/>
            </w:trPr>
          </w:trPrChange>
        </w:trPr>
        <w:tc>
          <w:tcPr>
            <w:tcW w:w="704" w:type="dxa"/>
            <w:shd w:val="clear" w:color="auto" w:fill="auto"/>
            <w:noWrap/>
            <w:vAlign w:val="center"/>
            <w:hideMark/>
            <w:tcPrChange w:id="12930" w:author="James Vu" w:date="2024-04-19T00:20:00Z">
              <w:tcPr>
                <w:tcW w:w="704" w:type="dxa"/>
                <w:shd w:val="clear" w:color="auto" w:fill="auto"/>
                <w:noWrap/>
                <w:vAlign w:val="center"/>
                <w:hideMark/>
              </w:tcPr>
            </w:tcPrChange>
          </w:tcPr>
          <w:p w14:paraId="70B89764" w14:textId="77777777" w:rsidR="004D28C1" w:rsidRPr="003C02FF" w:rsidRDefault="004D28C1" w:rsidP="004D28C1">
            <w:pPr>
              <w:jc w:val="center"/>
              <w:rPr>
                <w:ins w:id="12931" w:author="James Vu" w:date="2024-04-19T00:01:00Z"/>
                <w:b/>
                <w:bCs/>
                <w:color w:val="000000"/>
                <w:rPrChange w:id="12932" w:author="James Vu" w:date="2024-04-19T00:19:00Z">
                  <w:rPr>
                    <w:ins w:id="12933" w:author="James Vu" w:date="2024-04-19T00:01:00Z"/>
                    <w:b/>
                    <w:bCs/>
                    <w:color w:val="000000"/>
                    <w:sz w:val="28"/>
                    <w:szCs w:val="28"/>
                  </w:rPr>
                </w:rPrChange>
              </w:rPr>
            </w:pPr>
            <w:ins w:id="12934" w:author="James Vu" w:date="2024-04-19T00:01:00Z">
              <w:r w:rsidRPr="003C02FF">
                <w:rPr>
                  <w:b/>
                  <w:bCs/>
                  <w:color w:val="000000"/>
                  <w:rPrChange w:id="12935" w:author="James Vu" w:date="2024-04-19T00:19:00Z">
                    <w:rPr>
                      <w:b/>
                      <w:bCs/>
                      <w:color w:val="000000"/>
                      <w:sz w:val="28"/>
                      <w:szCs w:val="28"/>
                    </w:rPr>
                  </w:rPrChange>
                </w:rPr>
                <w:t> </w:t>
              </w:r>
            </w:ins>
          </w:p>
        </w:tc>
        <w:tc>
          <w:tcPr>
            <w:tcW w:w="8358" w:type="dxa"/>
            <w:shd w:val="clear" w:color="auto" w:fill="auto"/>
            <w:noWrap/>
            <w:vAlign w:val="center"/>
            <w:hideMark/>
            <w:tcPrChange w:id="12936" w:author="James Vu" w:date="2024-04-19T00:20:00Z">
              <w:tcPr>
                <w:tcW w:w="8358" w:type="dxa"/>
                <w:shd w:val="clear" w:color="auto" w:fill="auto"/>
                <w:noWrap/>
                <w:vAlign w:val="center"/>
                <w:hideMark/>
              </w:tcPr>
            </w:tcPrChange>
          </w:tcPr>
          <w:p w14:paraId="7494D129" w14:textId="77777777" w:rsidR="004D28C1" w:rsidRPr="003C02FF" w:rsidRDefault="004D28C1" w:rsidP="004D28C1">
            <w:pPr>
              <w:rPr>
                <w:ins w:id="12937" w:author="James Vu" w:date="2024-04-19T00:01:00Z"/>
                <w:color w:val="0D0D0D"/>
                <w:rPrChange w:id="12938" w:author="James Vu" w:date="2024-04-19T00:19:00Z">
                  <w:rPr>
                    <w:ins w:id="12939" w:author="James Vu" w:date="2024-04-19T00:01:00Z"/>
                    <w:color w:val="0D0D0D"/>
                    <w:sz w:val="28"/>
                    <w:szCs w:val="28"/>
                  </w:rPr>
                </w:rPrChange>
              </w:rPr>
            </w:pPr>
            <w:ins w:id="12940" w:author="James Vu" w:date="2024-04-19T00:01:00Z">
              <w:r w:rsidRPr="003C02FF">
                <w:rPr>
                  <w:color w:val="0D0D0D"/>
                  <w:rPrChange w:id="12941" w:author="James Vu" w:date="2024-04-19T00:19:00Z">
                    <w:rPr>
                      <w:color w:val="0D0D0D"/>
                      <w:sz w:val="28"/>
                      <w:szCs w:val="28"/>
                    </w:rPr>
                  </w:rPrChange>
                </w:rPr>
                <w:t>Công cụ thông tin giám sát thử nghiệm thức ăn</w:t>
              </w:r>
            </w:ins>
          </w:p>
        </w:tc>
      </w:tr>
      <w:tr w:rsidR="003C02FF" w:rsidRPr="003C02FF" w14:paraId="606EE441" w14:textId="77777777" w:rsidTr="003C02FF">
        <w:trPr>
          <w:trHeight w:val="360"/>
          <w:ins w:id="12942" w:author="James Vu" w:date="2024-04-19T00:01:00Z"/>
          <w:trPrChange w:id="12943" w:author="James Vu" w:date="2024-04-19T00:20:00Z">
            <w:trPr>
              <w:trHeight w:val="360"/>
            </w:trPr>
          </w:trPrChange>
        </w:trPr>
        <w:tc>
          <w:tcPr>
            <w:tcW w:w="704" w:type="dxa"/>
            <w:shd w:val="clear" w:color="auto" w:fill="auto"/>
            <w:noWrap/>
            <w:vAlign w:val="center"/>
            <w:hideMark/>
            <w:tcPrChange w:id="12944" w:author="James Vu" w:date="2024-04-19T00:20:00Z">
              <w:tcPr>
                <w:tcW w:w="704" w:type="dxa"/>
                <w:shd w:val="clear" w:color="auto" w:fill="auto"/>
                <w:noWrap/>
                <w:vAlign w:val="center"/>
                <w:hideMark/>
              </w:tcPr>
            </w:tcPrChange>
          </w:tcPr>
          <w:p w14:paraId="1AE80607" w14:textId="77777777" w:rsidR="004D28C1" w:rsidRPr="003C02FF" w:rsidRDefault="004D28C1" w:rsidP="004D28C1">
            <w:pPr>
              <w:jc w:val="center"/>
              <w:rPr>
                <w:ins w:id="12945" w:author="James Vu" w:date="2024-04-19T00:01:00Z"/>
                <w:b/>
                <w:bCs/>
                <w:color w:val="000000"/>
                <w:rPrChange w:id="12946" w:author="James Vu" w:date="2024-04-19T00:19:00Z">
                  <w:rPr>
                    <w:ins w:id="12947" w:author="James Vu" w:date="2024-04-19T00:01:00Z"/>
                    <w:b/>
                    <w:bCs/>
                    <w:color w:val="000000"/>
                    <w:sz w:val="28"/>
                    <w:szCs w:val="28"/>
                  </w:rPr>
                </w:rPrChange>
              </w:rPr>
            </w:pPr>
            <w:ins w:id="12948" w:author="James Vu" w:date="2024-04-19T00:01:00Z">
              <w:r w:rsidRPr="003C02FF">
                <w:rPr>
                  <w:b/>
                  <w:bCs/>
                  <w:color w:val="000000"/>
                  <w:rPrChange w:id="12949" w:author="James Vu" w:date="2024-04-19T00:19:00Z">
                    <w:rPr>
                      <w:b/>
                      <w:bCs/>
                      <w:color w:val="000000"/>
                      <w:sz w:val="28"/>
                      <w:szCs w:val="28"/>
                    </w:rPr>
                  </w:rPrChange>
                </w:rPr>
                <w:t> </w:t>
              </w:r>
            </w:ins>
          </w:p>
        </w:tc>
        <w:tc>
          <w:tcPr>
            <w:tcW w:w="8358" w:type="dxa"/>
            <w:shd w:val="clear" w:color="auto" w:fill="auto"/>
            <w:noWrap/>
            <w:vAlign w:val="center"/>
            <w:hideMark/>
            <w:tcPrChange w:id="12950" w:author="James Vu" w:date="2024-04-19T00:20:00Z">
              <w:tcPr>
                <w:tcW w:w="8358" w:type="dxa"/>
                <w:shd w:val="clear" w:color="auto" w:fill="auto"/>
                <w:noWrap/>
                <w:vAlign w:val="center"/>
                <w:hideMark/>
              </w:tcPr>
            </w:tcPrChange>
          </w:tcPr>
          <w:p w14:paraId="523BEFE4" w14:textId="77777777" w:rsidR="004D28C1" w:rsidRPr="003C02FF" w:rsidRDefault="004D28C1" w:rsidP="004D28C1">
            <w:pPr>
              <w:rPr>
                <w:ins w:id="12951" w:author="James Vu" w:date="2024-04-19T00:01:00Z"/>
                <w:color w:val="0D0D0D"/>
                <w:rPrChange w:id="12952" w:author="James Vu" w:date="2024-04-19T00:19:00Z">
                  <w:rPr>
                    <w:ins w:id="12953" w:author="James Vu" w:date="2024-04-19T00:01:00Z"/>
                    <w:color w:val="0D0D0D"/>
                    <w:sz w:val="28"/>
                    <w:szCs w:val="28"/>
                  </w:rPr>
                </w:rPrChange>
              </w:rPr>
            </w:pPr>
            <w:ins w:id="12954" w:author="James Vu" w:date="2024-04-19T00:01:00Z">
              <w:r w:rsidRPr="003C02FF">
                <w:rPr>
                  <w:color w:val="0D0D0D"/>
                  <w:rPrChange w:id="12955" w:author="James Vu" w:date="2024-04-19T00:19:00Z">
                    <w:rPr>
                      <w:color w:val="0D0D0D"/>
                      <w:sz w:val="28"/>
                      <w:szCs w:val="28"/>
                    </w:rPr>
                  </w:rPrChange>
                </w:rPr>
                <w:t>Tổng hợp thông tin nhập khẩu và phân phối thức ăn</w:t>
              </w:r>
            </w:ins>
          </w:p>
        </w:tc>
      </w:tr>
      <w:tr w:rsidR="003C02FF" w:rsidRPr="003C02FF" w14:paraId="40DAAC01" w14:textId="77777777" w:rsidTr="003C02FF">
        <w:trPr>
          <w:trHeight w:val="360"/>
          <w:ins w:id="12956" w:author="James Vu" w:date="2024-04-19T00:01:00Z"/>
          <w:trPrChange w:id="12957" w:author="James Vu" w:date="2024-04-19T00:20:00Z">
            <w:trPr>
              <w:trHeight w:val="360"/>
            </w:trPr>
          </w:trPrChange>
        </w:trPr>
        <w:tc>
          <w:tcPr>
            <w:tcW w:w="704" w:type="dxa"/>
            <w:shd w:val="clear" w:color="auto" w:fill="auto"/>
            <w:noWrap/>
            <w:vAlign w:val="center"/>
            <w:hideMark/>
            <w:tcPrChange w:id="12958" w:author="James Vu" w:date="2024-04-19T00:20:00Z">
              <w:tcPr>
                <w:tcW w:w="704" w:type="dxa"/>
                <w:shd w:val="clear" w:color="auto" w:fill="auto"/>
                <w:noWrap/>
                <w:vAlign w:val="center"/>
                <w:hideMark/>
              </w:tcPr>
            </w:tcPrChange>
          </w:tcPr>
          <w:p w14:paraId="19377712" w14:textId="77777777" w:rsidR="004D28C1" w:rsidRPr="003C02FF" w:rsidRDefault="004D28C1" w:rsidP="004D28C1">
            <w:pPr>
              <w:jc w:val="center"/>
              <w:rPr>
                <w:ins w:id="12959" w:author="James Vu" w:date="2024-04-19T00:01:00Z"/>
                <w:b/>
                <w:bCs/>
                <w:color w:val="000000"/>
                <w:rPrChange w:id="12960" w:author="James Vu" w:date="2024-04-19T00:21:00Z">
                  <w:rPr>
                    <w:ins w:id="12961" w:author="James Vu" w:date="2024-04-19T00:01:00Z"/>
                    <w:b/>
                    <w:bCs/>
                    <w:color w:val="000000"/>
                    <w:sz w:val="28"/>
                    <w:szCs w:val="28"/>
                  </w:rPr>
                </w:rPrChange>
              </w:rPr>
            </w:pPr>
            <w:ins w:id="12962" w:author="James Vu" w:date="2024-04-19T00:01:00Z">
              <w:r w:rsidRPr="003C02FF">
                <w:rPr>
                  <w:b/>
                  <w:bCs/>
                  <w:color w:val="000000"/>
                  <w:rPrChange w:id="12963" w:author="James Vu" w:date="2024-04-19T00:21:00Z">
                    <w:rPr>
                      <w:b/>
                      <w:bCs/>
                      <w:color w:val="000000"/>
                      <w:sz w:val="28"/>
                      <w:szCs w:val="28"/>
                    </w:rPr>
                  </w:rPrChange>
                </w:rPr>
                <w:t>5</w:t>
              </w:r>
            </w:ins>
          </w:p>
        </w:tc>
        <w:tc>
          <w:tcPr>
            <w:tcW w:w="8358" w:type="dxa"/>
            <w:shd w:val="clear" w:color="auto" w:fill="auto"/>
            <w:noWrap/>
            <w:vAlign w:val="center"/>
            <w:hideMark/>
            <w:tcPrChange w:id="12964" w:author="James Vu" w:date="2024-04-19T00:20:00Z">
              <w:tcPr>
                <w:tcW w:w="8358" w:type="dxa"/>
                <w:shd w:val="clear" w:color="auto" w:fill="auto"/>
                <w:noWrap/>
                <w:vAlign w:val="center"/>
                <w:hideMark/>
              </w:tcPr>
            </w:tcPrChange>
          </w:tcPr>
          <w:p w14:paraId="7FDF9EC3" w14:textId="77777777" w:rsidR="004D28C1" w:rsidRPr="003C02FF" w:rsidRDefault="004D28C1" w:rsidP="004D28C1">
            <w:pPr>
              <w:rPr>
                <w:ins w:id="12965" w:author="James Vu" w:date="2024-04-19T00:01:00Z"/>
                <w:b/>
                <w:bCs/>
                <w:color w:val="0D0D0D"/>
                <w:rPrChange w:id="12966" w:author="James Vu" w:date="2024-04-19T00:21:00Z">
                  <w:rPr>
                    <w:ins w:id="12967" w:author="James Vu" w:date="2024-04-19T00:01:00Z"/>
                    <w:color w:val="0D0D0D"/>
                    <w:sz w:val="28"/>
                    <w:szCs w:val="28"/>
                  </w:rPr>
                </w:rPrChange>
              </w:rPr>
            </w:pPr>
            <w:ins w:id="12968" w:author="James Vu" w:date="2024-04-19T00:01:00Z">
              <w:r w:rsidRPr="003C02FF">
                <w:rPr>
                  <w:b/>
                  <w:bCs/>
                  <w:color w:val="0D0D0D"/>
                  <w:rPrChange w:id="12969" w:author="James Vu" w:date="2024-04-19T00:21:00Z">
                    <w:rPr>
                      <w:color w:val="0D0D0D"/>
                      <w:sz w:val="28"/>
                      <w:szCs w:val="28"/>
                    </w:rPr>
                  </w:rPrChange>
                </w:rPr>
                <w:t>Bảo Vệ Môi Trường Chăn Nuôi</w:t>
              </w:r>
            </w:ins>
          </w:p>
        </w:tc>
      </w:tr>
      <w:tr w:rsidR="003C02FF" w:rsidRPr="003C02FF" w14:paraId="3B5621E5" w14:textId="77777777" w:rsidTr="003C02FF">
        <w:trPr>
          <w:trHeight w:val="360"/>
          <w:ins w:id="12970" w:author="James Vu" w:date="2024-04-19T00:01:00Z"/>
          <w:trPrChange w:id="12971" w:author="James Vu" w:date="2024-04-19T00:20:00Z">
            <w:trPr>
              <w:trHeight w:val="360"/>
            </w:trPr>
          </w:trPrChange>
        </w:trPr>
        <w:tc>
          <w:tcPr>
            <w:tcW w:w="704" w:type="dxa"/>
            <w:shd w:val="clear" w:color="auto" w:fill="auto"/>
            <w:noWrap/>
            <w:vAlign w:val="center"/>
            <w:hideMark/>
            <w:tcPrChange w:id="12972" w:author="James Vu" w:date="2024-04-19T00:20:00Z">
              <w:tcPr>
                <w:tcW w:w="704" w:type="dxa"/>
                <w:shd w:val="clear" w:color="auto" w:fill="auto"/>
                <w:noWrap/>
                <w:vAlign w:val="center"/>
                <w:hideMark/>
              </w:tcPr>
            </w:tcPrChange>
          </w:tcPr>
          <w:p w14:paraId="2005844C" w14:textId="77777777" w:rsidR="004D28C1" w:rsidRPr="003C02FF" w:rsidRDefault="004D28C1" w:rsidP="004D28C1">
            <w:pPr>
              <w:jc w:val="center"/>
              <w:rPr>
                <w:ins w:id="12973" w:author="James Vu" w:date="2024-04-19T00:01:00Z"/>
                <w:b/>
                <w:bCs/>
                <w:color w:val="000000"/>
                <w:rPrChange w:id="12974" w:author="James Vu" w:date="2024-04-19T00:19:00Z">
                  <w:rPr>
                    <w:ins w:id="12975" w:author="James Vu" w:date="2024-04-19T00:01:00Z"/>
                    <w:b/>
                    <w:bCs/>
                    <w:color w:val="000000"/>
                    <w:sz w:val="28"/>
                    <w:szCs w:val="28"/>
                  </w:rPr>
                </w:rPrChange>
              </w:rPr>
            </w:pPr>
            <w:ins w:id="12976" w:author="James Vu" w:date="2024-04-19T00:01:00Z">
              <w:r w:rsidRPr="003C02FF">
                <w:rPr>
                  <w:b/>
                  <w:bCs/>
                  <w:color w:val="000000"/>
                  <w:rPrChange w:id="12977" w:author="James Vu" w:date="2024-04-19T00:19:00Z">
                    <w:rPr>
                      <w:b/>
                      <w:bCs/>
                      <w:color w:val="000000"/>
                      <w:sz w:val="28"/>
                      <w:szCs w:val="28"/>
                    </w:rPr>
                  </w:rPrChange>
                </w:rPr>
                <w:t> </w:t>
              </w:r>
            </w:ins>
          </w:p>
        </w:tc>
        <w:tc>
          <w:tcPr>
            <w:tcW w:w="8358" w:type="dxa"/>
            <w:shd w:val="clear" w:color="auto" w:fill="auto"/>
            <w:noWrap/>
            <w:vAlign w:val="center"/>
            <w:hideMark/>
            <w:tcPrChange w:id="12978" w:author="James Vu" w:date="2024-04-19T00:20:00Z">
              <w:tcPr>
                <w:tcW w:w="8358" w:type="dxa"/>
                <w:shd w:val="clear" w:color="auto" w:fill="auto"/>
                <w:noWrap/>
                <w:vAlign w:val="center"/>
                <w:hideMark/>
              </w:tcPr>
            </w:tcPrChange>
          </w:tcPr>
          <w:p w14:paraId="0EB11A99" w14:textId="77777777" w:rsidR="004D28C1" w:rsidRPr="003C02FF" w:rsidRDefault="004D28C1" w:rsidP="004D28C1">
            <w:pPr>
              <w:rPr>
                <w:ins w:id="12979" w:author="James Vu" w:date="2024-04-19T00:01:00Z"/>
                <w:color w:val="0D0D0D"/>
                <w:rPrChange w:id="12980" w:author="James Vu" w:date="2024-04-19T00:19:00Z">
                  <w:rPr>
                    <w:ins w:id="12981" w:author="James Vu" w:date="2024-04-19T00:01:00Z"/>
                    <w:color w:val="0D0D0D"/>
                    <w:sz w:val="28"/>
                    <w:szCs w:val="28"/>
                  </w:rPr>
                </w:rPrChange>
              </w:rPr>
            </w:pPr>
            <w:ins w:id="12982" w:author="James Vu" w:date="2024-04-19T00:01:00Z">
              <w:r w:rsidRPr="003C02FF">
                <w:rPr>
                  <w:color w:val="0D0D0D"/>
                  <w:rPrChange w:id="12983" w:author="James Vu" w:date="2024-04-19T00:19:00Z">
                    <w:rPr>
                      <w:color w:val="0D0D0D"/>
                      <w:sz w:val="28"/>
                      <w:szCs w:val="28"/>
                    </w:rPr>
                  </w:rPrChange>
                </w:rPr>
                <w:t>Công cụ thông tin giám sát khu chăn nuôi</w:t>
              </w:r>
            </w:ins>
          </w:p>
        </w:tc>
      </w:tr>
      <w:tr w:rsidR="003C02FF" w:rsidRPr="003C02FF" w14:paraId="34225B1E" w14:textId="77777777" w:rsidTr="003C02FF">
        <w:trPr>
          <w:trHeight w:val="360"/>
          <w:ins w:id="12984" w:author="James Vu" w:date="2024-04-19T00:01:00Z"/>
          <w:trPrChange w:id="12985" w:author="James Vu" w:date="2024-04-19T00:20:00Z">
            <w:trPr>
              <w:trHeight w:val="360"/>
            </w:trPr>
          </w:trPrChange>
        </w:trPr>
        <w:tc>
          <w:tcPr>
            <w:tcW w:w="704" w:type="dxa"/>
            <w:shd w:val="clear" w:color="auto" w:fill="auto"/>
            <w:noWrap/>
            <w:vAlign w:val="center"/>
            <w:hideMark/>
            <w:tcPrChange w:id="12986" w:author="James Vu" w:date="2024-04-19T00:20:00Z">
              <w:tcPr>
                <w:tcW w:w="704" w:type="dxa"/>
                <w:shd w:val="clear" w:color="auto" w:fill="auto"/>
                <w:noWrap/>
                <w:vAlign w:val="center"/>
                <w:hideMark/>
              </w:tcPr>
            </w:tcPrChange>
          </w:tcPr>
          <w:p w14:paraId="725F1E83" w14:textId="77777777" w:rsidR="004D28C1" w:rsidRPr="003C02FF" w:rsidRDefault="004D28C1" w:rsidP="004D28C1">
            <w:pPr>
              <w:jc w:val="center"/>
              <w:rPr>
                <w:ins w:id="12987" w:author="James Vu" w:date="2024-04-19T00:01:00Z"/>
                <w:b/>
                <w:bCs/>
                <w:color w:val="000000"/>
                <w:rPrChange w:id="12988" w:author="James Vu" w:date="2024-04-19T00:19:00Z">
                  <w:rPr>
                    <w:ins w:id="12989" w:author="James Vu" w:date="2024-04-19T00:01:00Z"/>
                    <w:b/>
                    <w:bCs/>
                    <w:color w:val="000000"/>
                    <w:sz w:val="28"/>
                    <w:szCs w:val="28"/>
                  </w:rPr>
                </w:rPrChange>
              </w:rPr>
            </w:pPr>
            <w:ins w:id="12990" w:author="James Vu" w:date="2024-04-19T00:01:00Z">
              <w:r w:rsidRPr="003C02FF">
                <w:rPr>
                  <w:b/>
                  <w:bCs/>
                  <w:color w:val="000000"/>
                  <w:rPrChange w:id="12991" w:author="James Vu" w:date="2024-04-19T00:19:00Z">
                    <w:rPr>
                      <w:b/>
                      <w:bCs/>
                      <w:color w:val="000000"/>
                      <w:sz w:val="28"/>
                      <w:szCs w:val="28"/>
                    </w:rPr>
                  </w:rPrChange>
                </w:rPr>
                <w:t> </w:t>
              </w:r>
            </w:ins>
          </w:p>
        </w:tc>
        <w:tc>
          <w:tcPr>
            <w:tcW w:w="8358" w:type="dxa"/>
            <w:shd w:val="clear" w:color="auto" w:fill="auto"/>
            <w:noWrap/>
            <w:vAlign w:val="center"/>
            <w:hideMark/>
            <w:tcPrChange w:id="12992" w:author="James Vu" w:date="2024-04-19T00:20:00Z">
              <w:tcPr>
                <w:tcW w:w="8358" w:type="dxa"/>
                <w:shd w:val="clear" w:color="auto" w:fill="auto"/>
                <w:noWrap/>
                <w:vAlign w:val="center"/>
                <w:hideMark/>
              </w:tcPr>
            </w:tcPrChange>
          </w:tcPr>
          <w:p w14:paraId="46227D01" w14:textId="77777777" w:rsidR="004D28C1" w:rsidRPr="003C02FF" w:rsidRDefault="004D28C1" w:rsidP="004D28C1">
            <w:pPr>
              <w:rPr>
                <w:ins w:id="12993" w:author="James Vu" w:date="2024-04-19T00:01:00Z"/>
                <w:color w:val="0D0D0D"/>
                <w:rPrChange w:id="12994" w:author="James Vu" w:date="2024-04-19T00:19:00Z">
                  <w:rPr>
                    <w:ins w:id="12995" w:author="James Vu" w:date="2024-04-19T00:01:00Z"/>
                    <w:color w:val="0D0D0D"/>
                    <w:sz w:val="28"/>
                    <w:szCs w:val="28"/>
                  </w:rPr>
                </w:rPrChange>
              </w:rPr>
            </w:pPr>
            <w:ins w:id="12996" w:author="James Vu" w:date="2024-04-19T00:01:00Z">
              <w:r w:rsidRPr="003C02FF">
                <w:rPr>
                  <w:color w:val="0D0D0D"/>
                  <w:rPrChange w:id="12997" w:author="James Vu" w:date="2024-04-19T00:19:00Z">
                    <w:rPr>
                      <w:color w:val="0D0D0D"/>
                      <w:sz w:val="28"/>
                      <w:szCs w:val="28"/>
                    </w:rPr>
                  </w:rPrChange>
                </w:rPr>
                <w:t>Công cụ thông tin  đánh giá hiện trạng môi trường</w:t>
              </w:r>
            </w:ins>
          </w:p>
        </w:tc>
      </w:tr>
      <w:tr w:rsidR="003C02FF" w:rsidRPr="003C02FF" w14:paraId="76DB037E" w14:textId="77777777" w:rsidTr="003C02FF">
        <w:trPr>
          <w:trHeight w:val="360"/>
          <w:ins w:id="12998" w:author="James Vu" w:date="2024-04-19T00:01:00Z"/>
          <w:trPrChange w:id="12999" w:author="James Vu" w:date="2024-04-19T00:20:00Z">
            <w:trPr>
              <w:trHeight w:val="360"/>
            </w:trPr>
          </w:trPrChange>
        </w:trPr>
        <w:tc>
          <w:tcPr>
            <w:tcW w:w="704" w:type="dxa"/>
            <w:shd w:val="clear" w:color="auto" w:fill="auto"/>
            <w:noWrap/>
            <w:vAlign w:val="center"/>
            <w:hideMark/>
            <w:tcPrChange w:id="13000" w:author="James Vu" w:date="2024-04-19T00:20:00Z">
              <w:tcPr>
                <w:tcW w:w="704" w:type="dxa"/>
                <w:shd w:val="clear" w:color="auto" w:fill="auto"/>
                <w:noWrap/>
                <w:vAlign w:val="center"/>
                <w:hideMark/>
              </w:tcPr>
            </w:tcPrChange>
          </w:tcPr>
          <w:p w14:paraId="250E59E1" w14:textId="77777777" w:rsidR="004D28C1" w:rsidRPr="003C02FF" w:rsidRDefault="004D28C1" w:rsidP="004D28C1">
            <w:pPr>
              <w:jc w:val="center"/>
              <w:rPr>
                <w:ins w:id="13001" w:author="James Vu" w:date="2024-04-19T00:01:00Z"/>
                <w:b/>
                <w:bCs/>
                <w:color w:val="000000"/>
                <w:rPrChange w:id="13002" w:author="James Vu" w:date="2024-04-19T00:21:00Z">
                  <w:rPr>
                    <w:ins w:id="13003" w:author="James Vu" w:date="2024-04-19T00:01:00Z"/>
                    <w:b/>
                    <w:bCs/>
                    <w:color w:val="000000"/>
                    <w:sz w:val="28"/>
                    <w:szCs w:val="28"/>
                  </w:rPr>
                </w:rPrChange>
              </w:rPr>
            </w:pPr>
            <w:ins w:id="13004" w:author="James Vu" w:date="2024-04-19T00:01:00Z">
              <w:r w:rsidRPr="003C02FF">
                <w:rPr>
                  <w:b/>
                  <w:bCs/>
                  <w:color w:val="000000"/>
                  <w:rPrChange w:id="13005" w:author="James Vu" w:date="2024-04-19T00:21:00Z">
                    <w:rPr>
                      <w:b/>
                      <w:bCs/>
                      <w:color w:val="000000"/>
                      <w:sz w:val="28"/>
                      <w:szCs w:val="28"/>
                    </w:rPr>
                  </w:rPrChange>
                </w:rPr>
                <w:t>6</w:t>
              </w:r>
            </w:ins>
          </w:p>
        </w:tc>
        <w:tc>
          <w:tcPr>
            <w:tcW w:w="8358" w:type="dxa"/>
            <w:shd w:val="clear" w:color="auto" w:fill="auto"/>
            <w:noWrap/>
            <w:vAlign w:val="center"/>
            <w:hideMark/>
            <w:tcPrChange w:id="13006" w:author="James Vu" w:date="2024-04-19T00:20:00Z">
              <w:tcPr>
                <w:tcW w:w="8358" w:type="dxa"/>
                <w:shd w:val="clear" w:color="auto" w:fill="auto"/>
                <w:noWrap/>
                <w:vAlign w:val="center"/>
                <w:hideMark/>
              </w:tcPr>
            </w:tcPrChange>
          </w:tcPr>
          <w:p w14:paraId="329AC742" w14:textId="77777777" w:rsidR="004D28C1" w:rsidRPr="003C02FF" w:rsidRDefault="004D28C1" w:rsidP="004D28C1">
            <w:pPr>
              <w:rPr>
                <w:ins w:id="13007" w:author="James Vu" w:date="2024-04-19T00:01:00Z"/>
                <w:b/>
                <w:bCs/>
                <w:color w:val="0D0D0D"/>
                <w:rPrChange w:id="13008" w:author="James Vu" w:date="2024-04-19T00:21:00Z">
                  <w:rPr>
                    <w:ins w:id="13009" w:author="James Vu" w:date="2024-04-19T00:01:00Z"/>
                    <w:color w:val="0D0D0D"/>
                    <w:sz w:val="28"/>
                    <w:szCs w:val="28"/>
                  </w:rPr>
                </w:rPrChange>
              </w:rPr>
            </w:pPr>
            <w:ins w:id="13010" w:author="James Vu" w:date="2024-04-19T00:01:00Z">
              <w:r w:rsidRPr="003C02FF">
                <w:rPr>
                  <w:b/>
                  <w:bCs/>
                  <w:color w:val="0D0D0D"/>
                  <w:rPrChange w:id="13011" w:author="James Vu" w:date="2024-04-19T00:21:00Z">
                    <w:rPr>
                      <w:color w:val="0D0D0D"/>
                      <w:sz w:val="28"/>
                      <w:szCs w:val="28"/>
                    </w:rPr>
                  </w:rPrChange>
                </w:rPr>
                <w:t>Quản Lý Dịch Bệnh Động Vật</w:t>
              </w:r>
            </w:ins>
          </w:p>
        </w:tc>
      </w:tr>
      <w:tr w:rsidR="003C02FF" w:rsidRPr="003C02FF" w14:paraId="6D735127" w14:textId="77777777" w:rsidTr="003C02FF">
        <w:trPr>
          <w:trHeight w:val="360"/>
          <w:ins w:id="13012" w:author="James Vu" w:date="2024-04-19T00:01:00Z"/>
          <w:trPrChange w:id="13013" w:author="James Vu" w:date="2024-04-19T00:20:00Z">
            <w:trPr>
              <w:trHeight w:val="360"/>
            </w:trPr>
          </w:trPrChange>
        </w:trPr>
        <w:tc>
          <w:tcPr>
            <w:tcW w:w="704" w:type="dxa"/>
            <w:shd w:val="clear" w:color="auto" w:fill="auto"/>
            <w:noWrap/>
            <w:vAlign w:val="center"/>
            <w:hideMark/>
            <w:tcPrChange w:id="13014" w:author="James Vu" w:date="2024-04-19T00:20:00Z">
              <w:tcPr>
                <w:tcW w:w="704" w:type="dxa"/>
                <w:shd w:val="clear" w:color="auto" w:fill="auto"/>
                <w:noWrap/>
                <w:vAlign w:val="center"/>
                <w:hideMark/>
              </w:tcPr>
            </w:tcPrChange>
          </w:tcPr>
          <w:p w14:paraId="4B21F4C8" w14:textId="77777777" w:rsidR="004D28C1" w:rsidRPr="003C02FF" w:rsidRDefault="004D28C1" w:rsidP="004D28C1">
            <w:pPr>
              <w:jc w:val="center"/>
              <w:rPr>
                <w:ins w:id="13015" w:author="James Vu" w:date="2024-04-19T00:01:00Z"/>
                <w:b/>
                <w:bCs/>
                <w:color w:val="000000"/>
                <w:rPrChange w:id="13016" w:author="James Vu" w:date="2024-04-19T00:19:00Z">
                  <w:rPr>
                    <w:ins w:id="13017" w:author="James Vu" w:date="2024-04-19T00:01:00Z"/>
                    <w:b/>
                    <w:bCs/>
                    <w:color w:val="000000"/>
                    <w:sz w:val="28"/>
                    <w:szCs w:val="28"/>
                  </w:rPr>
                </w:rPrChange>
              </w:rPr>
            </w:pPr>
            <w:ins w:id="13018" w:author="James Vu" w:date="2024-04-19T00:01:00Z">
              <w:r w:rsidRPr="003C02FF">
                <w:rPr>
                  <w:b/>
                  <w:bCs/>
                  <w:color w:val="000000"/>
                  <w:rPrChange w:id="13019" w:author="James Vu" w:date="2024-04-19T00:19:00Z">
                    <w:rPr>
                      <w:b/>
                      <w:bCs/>
                      <w:color w:val="000000"/>
                      <w:sz w:val="28"/>
                      <w:szCs w:val="28"/>
                    </w:rPr>
                  </w:rPrChange>
                </w:rPr>
                <w:t> </w:t>
              </w:r>
            </w:ins>
          </w:p>
        </w:tc>
        <w:tc>
          <w:tcPr>
            <w:tcW w:w="8358" w:type="dxa"/>
            <w:shd w:val="clear" w:color="auto" w:fill="auto"/>
            <w:noWrap/>
            <w:vAlign w:val="center"/>
            <w:hideMark/>
            <w:tcPrChange w:id="13020" w:author="James Vu" w:date="2024-04-19T00:20:00Z">
              <w:tcPr>
                <w:tcW w:w="8358" w:type="dxa"/>
                <w:shd w:val="clear" w:color="auto" w:fill="auto"/>
                <w:noWrap/>
                <w:vAlign w:val="center"/>
                <w:hideMark/>
              </w:tcPr>
            </w:tcPrChange>
          </w:tcPr>
          <w:p w14:paraId="70B867CF" w14:textId="77777777" w:rsidR="004D28C1" w:rsidRPr="003C02FF" w:rsidRDefault="004D28C1" w:rsidP="004D28C1">
            <w:pPr>
              <w:rPr>
                <w:ins w:id="13021" w:author="James Vu" w:date="2024-04-19T00:01:00Z"/>
                <w:color w:val="0D0D0D"/>
                <w:rPrChange w:id="13022" w:author="James Vu" w:date="2024-04-19T00:19:00Z">
                  <w:rPr>
                    <w:ins w:id="13023" w:author="James Vu" w:date="2024-04-19T00:01:00Z"/>
                    <w:color w:val="0D0D0D"/>
                    <w:sz w:val="28"/>
                    <w:szCs w:val="28"/>
                  </w:rPr>
                </w:rPrChange>
              </w:rPr>
            </w:pPr>
            <w:ins w:id="13024" w:author="James Vu" w:date="2024-04-19T00:01:00Z">
              <w:r w:rsidRPr="003C02FF">
                <w:rPr>
                  <w:color w:val="0D0D0D"/>
                  <w:rPrChange w:id="13025" w:author="James Vu" w:date="2024-04-19T00:19:00Z">
                    <w:rPr>
                      <w:color w:val="0D0D0D"/>
                      <w:sz w:val="28"/>
                      <w:szCs w:val="28"/>
                    </w:rPr>
                  </w:rPrChange>
                </w:rPr>
                <w:t>Công cụ thông tin giám sát dịch bệnh</w:t>
              </w:r>
            </w:ins>
          </w:p>
        </w:tc>
      </w:tr>
      <w:tr w:rsidR="003C02FF" w:rsidRPr="003C02FF" w14:paraId="42D82101" w14:textId="77777777" w:rsidTr="003C02FF">
        <w:trPr>
          <w:trHeight w:val="360"/>
          <w:ins w:id="13026" w:author="James Vu" w:date="2024-04-19T00:01:00Z"/>
          <w:trPrChange w:id="13027" w:author="James Vu" w:date="2024-04-19T00:20:00Z">
            <w:trPr>
              <w:trHeight w:val="360"/>
            </w:trPr>
          </w:trPrChange>
        </w:trPr>
        <w:tc>
          <w:tcPr>
            <w:tcW w:w="704" w:type="dxa"/>
            <w:shd w:val="clear" w:color="auto" w:fill="auto"/>
            <w:noWrap/>
            <w:vAlign w:val="center"/>
            <w:hideMark/>
            <w:tcPrChange w:id="13028" w:author="James Vu" w:date="2024-04-19T00:20:00Z">
              <w:tcPr>
                <w:tcW w:w="704" w:type="dxa"/>
                <w:shd w:val="clear" w:color="auto" w:fill="auto"/>
                <w:noWrap/>
                <w:vAlign w:val="center"/>
                <w:hideMark/>
              </w:tcPr>
            </w:tcPrChange>
          </w:tcPr>
          <w:p w14:paraId="7BFD4704" w14:textId="77777777" w:rsidR="004D28C1" w:rsidRPr="003C02FF" w:rsidRDefault="004D28C1" w:rsidP="004D28C1">
            <w:pPr>
              <w:jc w:val="center"/>
              <w:rPr>
                <w:ins w:id="13029" w:author="James Vu" w:date="2024-04-19T00:01:00Z"/>
                <w:b/>
                <w:bCs/>
                <w:color w:val="000000"/>
                <w:rPrChange w:id="13030" w:author="James Vu" w:date="2024-04-19T00:19:00Z">
                  <w:rPr>
                    <w:ins w:id="13031" w:author="James Vu" w:date="2024-04-19T00:01:00Z"/>
                    <w:b/>
                    <w:bCs/>
                    <w:color w:val="000000"/>
                    <w:sz w:val="28"/>
                    <w:szCs w:val="28"/>
                  </w:rPr>
                </w:rPrChange>
              </w:rPr>
            </w:pPr>
            <w:ins w:id="13032" w:author="James Vu" w:date="2024-04-19T00:01:00Z">
              <w:r w:rsidRPr="003C02FF">
                <w:rPr>
                  <w:b/>
                  <w:bCs/>
                  <w:color w:val="000000"/>
                  <w:rPrChange w:id="13033" w:author="James Vu" w:date="2024-04-19T00:19:00Z">
                    <w:rPr>
                      <w:b/>
                      <w:bCs/>
                      <w:color w:val="000000"/>
                      <w:sz w:val="28"/>
                      <w:szCs w:val="28"/>
                    </w:rPr>
                  </w:rPrChange>
                </w:rPr>
                <w:t> </w:t>
              </w:r>
            </w:ins>
          </w:p>
        </w:tc>
        <w:tc>
          <w:tcPr>
            <w:tcW w:w="8358" w:type="dxa"/>
            <w:shd w:val="clear" w:color="auto" w:fill="auto"/>
            <w:noWrap/>
            <w:vAlign w:val="center"/>
            <w:hideMark/>
            <w:tcPrChange w:id="13034" w:author="James Vu" w:date="2024-04-19T00:20:00Z">
              <w:tcPr>
                <w:tcW w:w="8358" w:type="dxa"/>
                <w:shd w:val="clear" w:color="auto" w:fill="auto"/>
                <w:noWrap/>
                <w:vAlign w:val="center"/>
                <w:hideMark/>
              </w:tcPr>
            </w:tcPrChange>
          </w:tcPr>
          <w:p w14:paraId="3E9A5C6A" w14:textId="77777777" w:rsidR="004D28C1" w:rsidRPr="003C02FF" w:rsidRDefault="004D28C1" w:rsidP="004D28C1">
            <w:pPr>
              <w:rPr>
                <w:ins w:id="13035" w:author="James Vu" w:date="2024-04-19T00:01:00Z"/>
                <w:color w:val="0D0D0D"/>
                <w:rPrChange w:id="13036" w:author="James Vu" w:date="2024-04-19T00:19:00Z">
                  <w:rPr>
                    <w:ins w:id="13037" w:author="James Vu" w:date="2024-04-19T00:01:00Z"/>
                    <w:color w:val="0D0D0D"/>
                    <w:sz w:val="28"/>
                    <w:szCs w:val="28"/>
                  </w:rPr>
                </w:rPrChange>
              </w:rPr>
            </w:pPr>
            <w:ins w:id="13038" w:author="James Vu" w:date="2024-04-19T00:01:00Z">
              <w:r w:rsidRPr="003C02FF">
                <w:rPr>
                  <w:color w:val="0D0D0D"/>
                  <w:rPrChange w:id="13039" w:author="James Vu" w:date="2024-04-19T00:19:00Z">
                    <w:rPr>
                      <w:color w:val="0D0D0D"/>
                      <w:sz w:val="28"/>
                      <w:szCs w:val="28"/>
                    </w:rPr>
                  </w:rPrChange>
                </w:rPr>
                <w:t>Công cụ thông tin giám sát kế hoạch tiêm phòng</w:t>
              </w:r>
            </w:ins>
          </w:p>
        </w:tc>
      </w:tr>
      <w:tr w:rsidR="003C02FF" w:rsidRPr="003C02FF" w14:paraId="2E0FD98B" w14:textId="77777777" w:rsidTr="003C02FF">
        <w:trPr>
          <w:trHeight w:val="360"/>
          <w:ins w:id="13040" w:author="James Vu" w:date="2024-04-19T00:01:00Z"/>
          <w:trPrChange w:id="13041" w:author="James Vu" w:date="2024-04-19T00:20:00Z">
            <w:trPr>
              <w:trHeight w:val="360"/>
            </w:trPr>
          </w:trPrChange>
        </w:trPr>
        <w:tc>
          <w:tcPr>
            <w:tcW w:w="704" w:type="dxa"/>
            <w:shd w:val="clear" w:color="auto" w:fill="auto"/>
            <w:noWrap/>
            <w:vAlign w:val="center"/>
            <w:hideMark/>
            <w:tcPrChange w:id="13042" w:author="James Vu" w:date="2024-04-19T00:20:00Z">
              <w:tcPr>
                <w:tcW w:w="704" w:type="dxa"/>
                <w:shd w:val="clear" w:color="auto" w:fill="auto"/>
                <w:noWrap/>
                <w:vAlign w:val="center"/>
                <w:hideMark/>
              </w:tcPr>
            </w:tcPrChange>
          </w:tcPr>
          <w:p w14:paraId="7876FCAD" w14:textId="77777777" w:rsidR="004D28C1" w:rsidRPr="003C02FF" w:rsidRDefault="004D28C1" w:rsidP="004D28C1">
            <w:pPr>
              <w:jc w:val="center"/>
              <w:rPr>
                <w:ins w:id="13043" w:author="James Vu" w:date="2024-04-19T00:01:00Z"/>
                <w:b/>
                <w:bCs/>
                <w:color w:val="000000"/>
                <w:rPrChange w:id="13044" w:author="James Vu" w:date="2024-04-19T00:19:00Z">
                  <w:rPr>
                    <w:ins w:id="13045" w:author="James Vu" w:date="2024-04-19T00:01:00Z"/>
                    <w:b/>
                    <w:bCs/>
                    <w:color w:val="000000"/>
                    <w:sz w:val="28"/>
                    <w:szCs w:val="28"/>
                  </w:rPr>
                </w:rPrChange>
              </w:rPr>
            </w:pPr>
            <w:ins w:id="13046" w:author="James Vu" w:date="2024-04-19T00:01:00Z">
              <w:r w:rsidRPr="003C02FF">
                <w:rPr>
                  <w:b/>
                  <w:bCs/>
                  <w:color w:val="000000"/>
                  <w:rPrChange w:id="13047" w:author="James Vu" w:date="2024-04-19T00:19:00Z">
                    <w:rPr>
                      <w:b/>
                      <w:bCs/>
                      <w:color w:val="000000"/>
                      <w:sz w:val="28"/>
                      <w:szCs w:val="28"/>
                    </w:rPr>
                  </w:rPrChange>
                </w:rPr>
                <w:t> </w:t>
              </w:r>
            </w:ins>
          </w:p>
        </w:tc>
        <w:tc>
          <w:tcPr>
            <w:tcW w:w="8358" w:type="dxa"/>
            <w:shd w:val="clear" w:color="auto" w:fill="auto"/>
            <w:noWrap/>
            <w:vAlign w:val="center"/>
            <w:hideMark/>
            <w:tcPrChange w:id="13048" w:author="James Vu" w:date="2024-04-19T00:20:00Z">
              <w:tcPr>
                <w:tcW w:w="8358" w:type="dxa"/>
                <w:shd w:val="clear" w:color="auto" w:fill="auto"/>
                <w:noWrap/>
                <w:vAlign w:val="center"/>
                <w:hideMark/>
              </w:tcPr>
            </w:tcPrChange>
          </w:tcPr>
          <w:p w14:paraId="07C86679" w14:textId="77777777" w:rsidR="004D28C1" w:rsidRPr="003C02FF" w:rsidRDefault="004D28C1" w:rsidP="004D28C1">
            <w:pPr>
              <w:rPr>
                <w:ins w:id="13049" w:author="James Vu" w:date="2024-04-19T00:01:00Z"/>
                <w:color w:val="0D0D0D"/>
                <w:rPrChange w:id="13050" w:author="James Vu" w:date="2024-04-19T00:19:00Z">
                  <w:rPr>
                    <w:ins w:id="13051" w:author="James Vu" w:date="2024-04-19T00:01:00Z"/>
                    <w:color w:val="0D0D0D"/>
                    <w:sz w:val="28"/>
                    <w:szCs w:val="28"/>
                  </w:rPr>
                </w:rPrChange>
              </w:rPr>
            </w:pPr>
            <w:ins w:id="13052" w:author="James Vu" w:date="2024-04-19T00:01:00Z">
              <w:r w:rsidRPr="003C02FF">
                <w:rPr>
                  <w:color w:val="0D0D0D"/>
                  <w:rPrChange w:id="13053" w:author="James Vu" w:date="2024-04-19T00:19:00Z">
                    <w:rPr>
                      <w:color w:val="0D0D0D"/>
                      <w:sz w:val="28"/>
                      <w:szCs w:val="28"/>
                    </w:rPr>
                  </w:rPrChange>
                </w:rPr>
                <w:t>Báo cáo và cảnh báo dịch bệnh</w:t>
              </w:r>
            </w:ins>
          </w:p>
        </w:tc>
      </w:tr>
      <w:tr w:rsidR="003C02FF" w:rsidRPr="003C02FF" w14:paraId="1B4F0A01" w14:textId="77777777" w:rsidTr="003C02FF">
        <w:trPr>
          <w:trHeight w:val="360"/>
          <w:ins w:id="13054" w:author="James Vu" w:date="2024-04-19T00:01:00Z"/>
          <w:trPrChange w:id="13055" w:author="James Vu" w:date="2024-04-19T00:20:00Z">
            <w:trPr>
              <w:trHeight w:val="360"/>
            </w:trPr>
          </w:trPrChange>
        </w:trPr>
        <w:tc>
          <w:tcPr>
            <w:tcW w:w="704" w:type="dxa"/>
            <w:shd w:val="clear" w:color="auto" w:fill="auto"/>
            <w:noWrap/>
            <w:vAlign w:val="center"/>
            <w:hideMark/>
            <w:tcPrChange w:id="13056" w:author="James Vu" w:date="2024-04-19T00:20:00Z">
              <w:tcPr>
                <w:tcW w:w="704" w:type="dxa"/>
                <w:shd w:val="clear" w:color="auto" w:fill="auto"/>
                <w:noWrap/>
                <w:vAlign w:val="center"/>
                <w:hideMark/>
              </w:tcPr>
            </w:tcPrChange>
          </w:tcPr>
          <w:p w14:paraId="31197C11" w14:textId="77777777" w:rsidR="004D28C1" w:rsidRPr="003C02FF" w:rsidRDefault="004D28C1" w:rsidP="004D28C1">
            <w:pPr>
              <w:jc w:val="center"/>
              <w:rPr>
                <w:ins w:id="13057" w:author="James Vu" w:date="2024-04-19T00:01:00Z"/>
                <w:b/>
                <w:bCs/>
                <w:color w:val="000000"/>
                <w:rPrChange w:id="13058" w:author="James Vu" w:date="2024-04-19T00:19:00Z">
                  <w:rPr>
                    <w:ins w:id="13059" w:author="James Vu" w:date="2024-04-19T00:01:00Z"/>
                    <w:b/>
                    <w:bCs/>
                    <w:color w:val="000000"/>
                    <w:sz w:val="28"/>
                    <w:szCs w:val="28"/>
                  </w:rPr>
                </w:rPrChange>
              </w:rPr>
            </w:pPr>
            <w:ins w:id="13060" w:author="James Vu" w:date="2024-04-19T00:01:00Z">
              <w:r w:rsidRPr="003C02FF">
                <w:rPr>
                  <w:b/>
                  <w:bCs/>
                  <w:color w:val="000000"/>
                  <w:rPrChange w:id="13061" w:author="James Vu" w:date="2024-04-19T00:19:00Z">
                    <w:rPr>
                      <w:b/>
                      <w:bCs/>
                      <w:color w:val="000000"/>
                      <w:sz w:val="28"/>
                      <w:szCs w:val="28"/>
                    </w:rPr>
                  </w:rPrChange>
                </w:rPr>
                <w:t> </w:t>
              </w:r>
            </w:ins>
          </w:p>
        </w:tc>
        <w:tc>
          <w:tcPr>
            <w:tcW w:w="8358" w:type="dxa"/>
            <w:shd w:val="clear" w:color="auto" w:fill="auto"/>
            <w:noWrap/>
            <w:vAlign w:val="center"/>
            <w:hideMark/>
            <w:tcPrChange w:id="13062" w:author="James Vu" w:date="2024-04-19T00:20:00Z">
              <w:tcPr>
                <w:tcW w:w="8358" w:type="dxa"/>
                <w:shd w:val="clear" w:color="auto" w:fill="auto"/>
                <w:noWrap/>
                <w:vAlign w:val="center"/>
                <w:hideMark/>
              </w:tcPr>
            </w:tcPrChange>
          </w:tcPr>
          <w:p w14:paraId="39B97876" w14:textId="77777777" w:rsidR="004D28C1" w:rsidRPr="003C02FF" w:rsidRDefault="004D28C1" w:rsidP="004D28C1">
            <w:pPr>
              <w:rPr>
                <w:ins w:id="13063" w:author="James Vu" w:date="2024-04-19T00:01:00Z"/>
                <w:color w:val="0D0D0D"/>
                <w:rPrChange w:id="13064" w:author="James Vu" w:date="2024-04-19T00:19:00Z">
                  <w:rPr>
                    <w:ins w:id="13065" w:author="James Vu" w:date="2024-04-19T00:01:00Z"/>
                    <w:color w:val="0D0D0D"/>
                    <w:sz w:val="28"/>
                    <w:szCs w:val="28"/>
                  </w:rPr>
                </w:rPrChange>
              </w:rPr>
            </w:pPr>
            <w:ins w:id="13066" w:author="James Vu" w:date="2024-04-19T00:01:00Z">
              <w:r w:rsidRPr="003C02FF">
                <w:rPr>
                  <w:color w:val="0D0D0D"/>
                  <w:rPrChange w:id="13067" w:author="James Vu" w:date="2024-04-19T00:19:00Z">
                    <w:rPr>
                      <w:color w:val="0D0D0D"/>
                      <w:sz w:val="28"/>
                      <w:szCs w:val="28"/>
                    </w:rPr>
                  </w:rPrChange>
                </w:rPr>
                <w:t>Công cụ thông tin giám sát vùng an toàn dịch bệnh và dịch bệnh</w:t>
              </w:r>
            </w:ins>
          </w:p>
        </w:tc>
      </w:tr>
      <w:tr w:rsidR="003C02FF" w:rsidRPr="003C02FF" w14:paraId="3A2259B3" w14:textId="77777777" w:rsidTr="003C02FF">
        <w:trPr>
          <w:trHeight w:val="360"/>
          <w:ins w:id="13068" w:author="James Vu" w:date="2024-04-19T00:01:00Z"/>
          <w:trPrChange w:id="13069" w:author="James Vu" w:date="2024-04-19T00:20:00Z">
            <w:trPr>
              <w:trHeight w:val="360"/>
            </w:trPr>
          </w:trPrChange>
        </w:trPr>
        <w:tc>
          <w:tcPr>
            <w:tcW w:w="704" w:type="dxa"/>
            <w:shd w:val="clear" w:color="auto" w:fill="auto"/>
            <w:noWrap/>
            <w:vAlign w:val="center"/>
            <w:hideMark/>
            <w:tcPrChange w:id="13070" w:author="James Vu" w:date="2024-04-19T00:20:00Z">
              <w:tcPr>
                <w:tcW w:w="704" w:type="dxa"/>
                <w:shd w:val="clear" w:color="auto" w:fill="auto"/>
                <w:noWrap/>
                <w:vAlign w:val="center"/>
                <w:hideMark/>
              </w:tcPr>
            </w:tcPrChange>
          </w:tcPr>
          <w:p w14:paraId="423F989D" w14:textId="77777777" w:rsidR="004D28C1" w:rsidRPr="003C02FF" w:rsidRDefault="004D28C1" w:rsidP="004D28C1">
            <w:pPr>
              <w:jc w:val="center"/>
              <w:rPr>
                <w:ins w:id="13071" w:author="James Vu" w:date="2024-04-19T00:01:00Z"/>
                <w:b/>
                <w:bCs/>
                <w:color w:val="000000"/>
                <w:rPrChange w:id="13072" w:author="James Vu" w:date="2024-04-19T00:21:00Z">
                  <w:rPr>
                    <w:ins w:id="13073" w:author="James Vu" w:date="2024-04-19T00:01:00Z"/>
                    <w:b/>
                    <w:bCs/>
                    <w:color w:val="000000"/>
                    <w:sz w:val="28"/>
                    <w:szCs w:val="28"/>
                  </w:rPr>
                </w:rPrChange>
              </w:rPr>
            </w:pPr>
            <w:ins w:id="13074" w:author="James Vu" w:date="2024-04-19T00:01:00Z">
              <w:r w:rsidRPr="003C02FF">
                <w:rPr>
                  <w:b/>
                  <w:bCs/>
                  <w:color w:val="000000"/>
                  <w:rPrChange w:id="13075" w:author="James Vu" w:date="2024-04-19T00:21:00Z">
                    <w:rPr>
                      <w:b/>
                      <w:bCs/>
                      <w:color w:val="000000"/>
                      <w:sz w:val="28"/>
                      <w:szCs w:val="28"/>
                    </w:rPr>
                  </w:rPrChange>
                </w:rPr>
                <w:t>7</w:t>
              </w:r>
            </w:ins>
          </w:p>
        </w:tc>
        <w:tc>
          <w:tcPr>
            <w:tcW w:w="8358" w:type="dxa"/>
            <w:shd w:val="clear" w:color="auto" w:fill="auto"/>
            <w:noWrap/>
            <w:vAlign w:val="center"/>
            <w:hideMark/>
            <w:tcPrChange w:id="13076" w:author="James Vu" w:date="2024-04-19T00:20:00Z">
              <w:tcPr>
                <w:tcW w:w="8358" w:type="dxa"/>
                <w:shd w:val="clear" w:color="auto" w:fill="auto"/>
                <w:noWrap/>
                <w:vAlign w:val="center"/>
                <w:hideMark/>
              </w:tcPr>
            </w:tcPrChange>
          </w:tcPr>
          <w:p w14:paraId="1CCE871E" w14:textId="77777777" w:rsidR="004D28C1" w:rsidRPr="003C02FF" w:rsidRDefault="004D28C1" w:rsidP="004D28C1">
            <w:pPr>
              <w:rPr>
                <w:ins w:id="13077" w:author="James Vu" w:date="2024-04-19T00:01:00Z"/>
                <w:b/>
                <w:bCs/>
                <w:color w:val="0D0D0D"/>
                <w:rPrChange w:id="13078" w:author="James Vu" w:date="2024-04-19T00:21:00Z">
                  <w:rPr>
                    <w:ins w:id="13079" w:author="James Vu" w:date="2024-04-19T00:01:00Z"/>
                    <w:color w:val="0D0D0D"/>
                    <w:sz w:val="28"/>
                    <w:szCs w:val="28"/>
                  </w:rPr>
                </w:rPrChange>
              </w:rPr>
            </w:pPr>
            <w:ins w:id="13080" w:author="James Vu" w:date="2024-04-19T00:01:00Z">
              <w:r w:rsidRPr="003C02FF">
                <w:rPr>
                  <w:b/>
                  <w:bCs/>
                  <w:color w:val="0D0D0D"/>
                  <w:rPrChange w:id="13081" w:author="James Vu" w:date="2024-04-19T00:21:00Z">
                    <w:rPr>
                      <w:color w:val="0D0D0D"/>
                      <w:sz w:val="28"/>
                      <w:szCs w:val="28"/>
                    </w:rPr>
                  </w:rPrChange>
                </w:rPr>
                <w:t>Kiểm Dịch Và Kiểm Soát Giết Mổ</w:t>
              </w:r>
            </w:ins>
          </w:p>
        </w:tc>
      </w:tr>
      <w:tr w:rsidR="003C02FF" w:rsidRPr="003C02FF" w14:paraId="2D99DB1F" w14:textId="77777777" w:rsidTr="003C02FF">
        <w:trPr>
          <w:trHeight w:val="360"/>
          <w:ins w:id="13082" w:author="James Vu" w:date="2024-04-19T00:01:00Z"/>
          <w:trPrChange w:id="13083" w:author="James Vu" w:date="2024-04-19T00:20:00Z">
            <w:trPr>
              <w:trHeight w:val="360"/>
            </w:trPr>
          </w:trPrChange>
        </w:trPr>
        <w:tc>
          <w:tcPr>
            <w:tcW w:w="704" w:type="dxa"/>
            <w:shd w:val="clear" w:color="auto" w:fill="auto"/>
            <w:noWrap/>
            <w:vAlign w:val="center"/>
            <w:hideMark/>
            <w:tcPrChange w:id="13084" w:author="James Vu" w:date="2024-04-19T00:20:00Z">
              <w:tcPr>
                <w:tcW w:w="704" w:type="dxa"/>
                <w:shd w:val="clear" w:color="auto" w:fill="auto"/>
                <w:noWrap/>
                <w:vAlign w:val="center"/>
                <w:hideMark/>
              </w:tcPr>
            </w:tcPrChange>
          </w:tcPr>
          <w:p w14:paraId="52D7ECA9" w14:textId="77777777" w:rsidR="004D28C1" w:rsidRPr="003C02FF" w:rsidRDefault="004D28C1" w:rsidP="004D28C1">
            <w:pPr>
              <w:jc w:val="center"/>
              <w:rPr>
                <w:ins w:id="13085" w:author="James Vu" w:date="2024-04-19T00:01:00Z"/>
                <w:b/>
                <w:bCs/>
                <w:color w:val="000000"/>
                <w:rPrChange w:id="13086" w:author="James Vu" w:date="2024-04-19T00:19:00Z">
                  <w:rPr>
                    <w:ins w:id="13087" w:author="James Vu" w:date="2024-04-19T00:01:00Z"/>
                    <w:b/>
                    <w:bCs/>
                    <w:color w:val="000000"/>
                    <w:sz w:val="28"/>
                    <w:szCs w:val="28"/>
                  </w:rPr>
                </w:rPrChange>
              </w:rPr>
            </w:pPr>
            <w:ins w:id="13088" w:author="James Vu" w:date="2024-04-19T00:01:00Z">
              <w:r w:rsidRPr="003C02FF">
                <w:rPr>
                  <w:b/>
                  <w:bCs/>
                  <w:color w:val="000000"/>
                  <w:rPrChange w:id="13089" w:author="James Vu" w:date="2024-04-19T00:19:00Z">
                    <w:rPr>
                      <w:b/>
                      <w:bCs/>
                      <w:color w:val="000000"/>
                      <w:sz w:val="28"/>
                      <w:szCs w:val="28"/>
                    </w:rPr>
                  </w:rPrChange>
                </w:rPr>
                <w:t> </w:t>
              </w:r>
            </w:ins>
          </w:p>
        </w:tc>
        <w:tc>
          <w:tcPr>
            <w:tcW w:w="8358" w:type="dxa"/>
            <w:shd w:val="clear" w:color="auto" w:fill="auto"/>
            <w:noWrap/>
            <w:vAlign w:val="center"/>
            <w:hideMark/>
            <w:tcPrChange w:id="13090" w:author="James Vu" w:date="2024-04-19T00:20:00Z">
              <w:tcPr>
                <w:tcW w:w="8358" w:type="dxa"/>
                <w:shd w:val="clear" w:color="auto" w:fill="auto"/>
                <w:noWrap/>
                <w:vAlign w:val="center"/>
                <w:hideMark/>
              </w:tcPr>
            </w:tcPrChange>
          </w:tcPr>
          <w:p w14:paraId="409EF7EB" w14:textId="77777777" w:rsidR="004D28C1" w:rsidRPr="003C02FF" w:rsidRDefault="004D28C1" w:rsidP="004D28C1">
            <w:pPr>
              <w:rPr>
                <w:ins w:id="13091" w:author="James Vu" w:date="2024-04-19T00:01:00Z"/>
                <w:color w:val="0D0D0D"/>
                <w:rPrChange w:id="13092" w:author="James Vu" w:date="2024-04-19T00:19:00Z">
                  <w:rPr>
                    <w:ins w:id="13093" w:author="James Vu" w:date="2024-04-19T00:01:00Z"/>
                    <w:color w:val="0D0D0D"/>
                    <w:sz w:val="28"/>
                    <w:szCs w:val="28"/>
                  </w:rPr>
                </w:rPrChange>
              </w:rPr>
            </w:pPr>
            <w:ins w:id="13094" w:author="James Vu" w:date="2024-04-19T00:01:00Z">
              <w:r w:rsidRPr="003C02FF">
                <w:rPr>
                  <w:color w:val="0D0D0D"/>
                  <w:rPrChange w:id="13095" w:author="James Vu" w:date="2024-04-19T00:19:00Z">
                    <w:rPr>
                      <w:color w:val="0D0D0D"/>
                      <w:sz w:val="28"/>
                      <w:szCs w:val="28"/>
                    </w:rPr>
                  </w:rPrChange>
                </w:rPr>
                <w:t>Công cụ thông tin giám sát kiểm dịch động vật</w:t>
              </w:r>
            </w:ins>
          </w:p>
        </w:tc>
      </w:tr>
      <w:tr w:rsidR="003C02FF" w:rsidRPr="003C02FF" w14:paraId="4A8CC102" w14:textId="77777777" w:rsidTr="003C02FF">
        <w:trPr>
          <w:trHeight w:val="360"/>
          <w:ins w:id="13096" w:author="James Vu" w:date="2024-04-19T00:01:00Z"/>
          <w:trPrChange w:id="13097" w:author="James Vu" w:date="2024-04-19T00:20:00Z">
            <w:trPr>
              <w:trHeight w:val="360"/>
            </w:trPr>
          </w:trPrChange>
        </w:trPr>
        <w:tc>
          <w:tcPr>
            <w:tcW w:w="704" w:type="dxa"/>
            <w:shd w:val="clear" w:color="auto" w:fill="auto"/>
            <w:noWrap/>
            <w:vAlign w:val="center"/>
            <w:hideMark/>
            <w:tcPrChange w:id="13098" w:author="James Vu" w:date="2024-04-19T00:20:00Z">
              <w:tcPr>
                <w:tcW w:w="704" w:type="dxa"/>
                <w:shd w:val="clear" w:color="auto" w:fill="auto"/>
                <w:noWrap/>
                <w:vAlign w:val="center"/>
                <w:hideMark/>
              </w:tcPr>
            </w:tcPrChange>
          </w:tcPr>
          <w:p w14:paraId="02780B8F" w14:textId="77777777" w:rsidR="004D28C1" w:rsidRPr="003C02FF" w:rsidRDefault="004D28C1" w:rsidP="004D28C1">
            <w:pPr>
              <w:jc w:val="center"/>
              <w:rPr>
                <w:ins w:id="13099" w:author="James Vu" w:date="2024-04-19T00:01:00Z"/>
                <w:b/>
                <w:bCs/>
                <w:color w:val="000000"/>
                <w:rPrChange w:id="13100" w:author="James Vu" w:date="2024-04-19T00:19:00Z">
                  <w:rPr>
                    <w:ins w:id="13101" w:author="James Vu" w:date="2024-04-19T00:01:00Z"/>
                    <w:b/>
                    <w:bCs/>
                    <w:color w:val="000000"/>
                    <w:sz w:val="28"/>
                    <w:szCs w:val="28"/>
                  </w:rPr>
                </w:rPrChange>
              </w:rPr>
            </w:pPr>
            <w:ins w:id="13102" w:author="James Vu" w:date="2024-04-19T00:01:00Z">
              <w:r w:rsidRPr="003C02FF">
                <w:rPr>
                  <w:b/>
                  <w:bCs/>
                  <w:color w:val="000000"/>
                  <w:rPrChange w:id="13103" w:author="James Vu" w:date="2024-04-19T00:19:00Z">
                    <w:rPr>
                      <w:b/>
                      <w:bCs/>
                      <w:color w:val="000000"/>
                      <w:sz w:val="28"/>
                      <w:szCs w:val="28"/>
                    </w:rPr>
                  </w:rPrChange>
                </w:rPr>
                <w:t> </w:t>
              </w:r>
            </w:ins>
          </w:p>
        </w:tc>
        <w:tc>
          <w:tcPr>
            <w:tcW w:w="8358" w:type="dxa"/>
            <w:shd w:val="clear" w:color="auto" w:fill="auto"/>
            <w:noWrap/>
            <w:vAlign w:val="center"/>
            <w:hideMark/>
            <w:tcPrChange w:id="13104" w:author="James Vu" w:date="2024-04-19T00:20:00Z">
              <w:tcPr>
                <w:tcW w:w="8358" w:type="dxa"/>
                <w:shd w:val="clear" w:color="auto" w:fill="auto"/>
                <w:noWrap/>
                <w:vAlign w:val="center"/>
                <w:hideMark/>
              </w:tcPr>
            </w:tcPrChange>
          </w:tcPr>
          <w:p w14:paraId="52601183" w14:textId="77777777" w:rsidR="004D28C1" w:rsidRPr="003C02FF" w:rsidRDefault="004D28C1" w:rsidP="004D28C1">
            <w:pPr>
              <w:rPr>
                <w:ins w:id="13105" w:author="James Vu" w:date="2024-04-19T00:01:00Z"/>
                <w:color w:val="0D0D0D"/>
                <w:rPrChange w:id="13106" w:author="James Vu" w:date="2024-04-19T00:19:00Z">
                  <w:rPr>
                    <w:ins w:id="13107" w:author="James Vu" w:date="2024-04-19T00:01:00Z"/>
                    <w:color w:val="0D0D0D"/>
                    <w:sz w:val="28"/>
                    <w:szCs w:val="28"/>
                  </w:rPr>
                </w:rPrChange>
              </w:rPr>
            </w:pPr>
            <w:ins w:id="13108" w:author="James Vu" w:date="2024-04-19T00:01:00Z">
              <w:r w:rsidRPr="003C02FF">
                <w:rPr>
                  <w:color w:val="0D0D0D"/>
                  <w:rPrChange w:id="13109" w:author="James Vu" w:date="2024-04-19T00:19:00Z">
                    <w:rPr>
                      <w:color w:val="0D0D0D"/>
                      <w:sz w:val="28"/>
                      <w:szCs w:val="28"/>
                    </w:rPr>
                  </w:rPrChange>
                </w:rPr>
                <w:t>Công cụ thông tin giám sát các trạm kiểm dịch</w:t>
              </w:r>
            </w:ins>
          </w:p>
        </w:tc>
      </w:tr>
      <w:tr w:rsidR="003C02FF" w:rsidRPr="003C02FF" w14:paraId="216434B1" w14:textId="77777777" w:rsidTr="003C02FF">
        <w:trPr>
          <w:trHeight w:val="360"/>
          <w:ins w:id="13110" w:author="James Vu" w:date="2024-04-19T00:01:00Z"/>
          <w:trPrChange w:id="13111" w:author="James Vu" w:date="2024-04-19T00:20:00Z">
            <w:trPr>
              <w:trHeight w:val="360"/>
            </w:trPr>
          </w:trPrChange>
        </w:trPr>
        <w:tc>
          <w:tcPr>
            <w:tcW w:w="704" w:type="dxa"/>
            <w:shd w:val="clear" w:color="auto" w:fill="auto"/>
            <w:noWrap/>
            <w:vAlign w:val="center"/>
            <w:hideMark/>
            <w:tcPrChange w:id="13112" w:author="James Vu" w:date="2024-04-19T00:20:00Z">
              <w:tcPr>
                <w:tcW w:w="704" w:type="dxa"/>
                <w:shd w:val="clear" w:color="auto" w:fill="auto"/>
                <w:noWrap/>
                <w:vAlign w:val="center"/>
                <w:hideMark/>
              </w:tcPr>
            </w:tcPrChange>
          </w:tcPr>
          <w:p w14:paraId="14D54238" w14:textId="77777777" w:rsidR="004D28C1" w:rsidRPr="003C02FF" w:rsidRDefault="004D28C1" w:rsidP="004D28C1">
            <w:pPr>
              <w:jc w:val="center"/>
              <w:rPr>
                <w:ins w:id="13113" w:author="James Vu" w:date="2024-04-19T00:01:00Z"/>
                <w:b/>
                <w:bCs/>
                <w:color w:val="000000"/>
                <w:rPrChange w:id="13114" w:author="James Vu" w:date="2024-04-19T00:19:00Z">
                  <w:rPr>
                    <w:ins w:id="13115" w:author="James Vu" w:date="2024-04-19T00:01:00Z"/>
                    <w:b/>
                    <w:bCs/>
                    <w:color w:val="000000"/>
                    <w:sz w:val="28"/>
                    <w:szCs w:val="28"/>
                  </w:rPr>
                </w:rPrChange>
              </w:rPr>
            </w:pPr>
            <w:ins w:id="13116" w:author="James Vu" w:date="2024-04-19T00:01:00Z">
              <w:r w:rsidRPr="003C02FF">
                <w:rPr>
                  <w:b/>
                  <w:bCs/>
                  <w:color w:val="000000"/>
                  <w:rPrChange w:id="13117" w:author="James Vu" w:date="2024-04-19T00:19:00Z">
                    <w:rPr>
                      <w:b/>
                      <w:bCs/>
                      <w:color w:val="000000"/>
                      <w:sz w:val="28"/>
                      <w:szCs w:val="28"/>
                    </w:rPr>
                  </w:rPrChange>
                </w:rPr>
                <w:t> </w:t>
              </w:r>
            </w:ins>
          </w:p>
        </w:tc>
        <w:tc>
          <w:tcPr>
            <w:tcW w:w="8358" w:type="dxa"/>
            <w:shd w:val="clear" w:color="auto" w:fill="auto"/>
            <w:noWrap/>
            <w:vAlign w:val="center"/>
            <w:hideMark/>
            <w:tcPrChange w:id="13118" w:author="James Vu" w:date="2024-04-19T00:20:00Z">
              <w:tcPr>
                <w:tcW w:w="8358" w:type="dxa"/>
                <w:shd w:val="clear" w:color="auto" w:fill="auto"/>
                <w:noWrap/>
                <w:vAlign w:val="center"/>
                <w:hideMark/>
              </w:tcPr>
            </w:tcPrChange>
          </w:tcPr>
          <w:p w14:paraId="545A25AD" w14:textId="77777777" w:rsidR="004D28C1" w:rsidRPr="003C02FF" w:rsidRDefault="004D28C1" w:rsidP="004D28C1">
            <w:pPr>
              <w:rPr>
                <w:ins w:id="13119" w:author="James Vu" w:date="2024-04-19T00:01:00Z"/>
                <w:color w:val="0D0D0D"/>
                <w:rPrChange w:id="13120" w:author="James Vu" w:date="2024-04-19T00:19:00Z">
                  <w:rPr>
                    <w:ins w:id="13121" w:author="James Vu" w:date="2024-04-19T00:01:00Z"/>
                    <w:color w:val="0D0D0D"/>
                    <w:sz w:val="28"/>
                    <w:szCs w:val="28"/>
                  </w:rPr>
                </w:rPrChange>
              </w:rPr>
            </w:pPr>
            <w:ins w:id="13122" w:author="James Vu" w:date="2024-04-19T00:01:00Z">
              <w:r w:rsidRPr="003C02FF">
                <w:rPr>
                  <w:color w:val="0D0D0D"/>
                  <w:rPrChange w:id="13123" w:author="James Vu" w:date="2024-04-19T00:19:00Z">
                    <w:rPr>
                      <w:color w:val="0D0D0D"/>
                      <w:sz w:val="28"/>
                      <w:szCs w:val="28"/>
                    </w:rPr>
                  </w:rPrChange>
                </w:rPr>
                <w:t>Công cụ thông tin giám sát quy trình giết mổ</w:t>
              </w:r>
            </w:ins>
          </w:p>
        </w:tc>
      </w:tr>
      <w:tr w:rsidR="003C02FF" w:rsidRPr="003C02FF" w14:paraId="6AC749ED" w14:textId="77777777" w:rsidTr="003C02FF">
        <w:trPr>
          <w:trHeight w:val="360"/>
          <w:ins w:id="13124" w:author="James Vu" w:date="2024-04-19T00:01:00Z"/>
          <w:trPrChange w:id="13125" w:author="James Vu" w:date="2024-04-19T00:20:00Z">
            <w:trPr>
              <w:trHeight w:val="360"/>
            </w:trPr>
          </w:trPrChange>
        </w:trPr>
        <w:tc>
          <w:tcPr>
            <w:tcW w:w="704" w:type="dxa"/>
            <w:shd w:val="clear" w:color="auto" w:fill="auto"/>
            <w:noWrap/>
            <w:vAlign w:val="center"/>
            <w:hideMark/>
            <w:tcPrChange w:id="13126" w:author="James Vu" w:date="2024-04-19T00:20:00Z">
              <w:tcPr>
                <w:tcW w:w="704" w:type="dxa"/>
                <w:shd w:val="clear" w:color="auto" w:fill="auto"/>
                <w:noWrap/>
                <w:vAlign w:val="center"/>
                <w:hideMark/>
              </w:tcPr>
            </w:tcPrChange>
          </w:tcPr>
          <w:p w14:paraId="1C4631C9" w14:textId="77777777" w:rsidR="004D28C1" w:rsidRPr="003C02FF" w:rsidRDefault="004D28C1" w:rsidP="004D28C1">
            <w:pPr>
              <w:jc w:val="center"/>
              <w:rPr>
                <w:ins w:id="13127" w:author="James Vu" w:date="2024-04-19T00:01:00Z"/>
                <w:b/>
                <w:bCs/>
                <w:color w:val="000000"/>
                <w:rPrChange w:id="13128" w:author="James Vu" w:date="2024-04-19T00:19:00Z">
                  <w:rPr>
                    <w:ins w:id="13129" w:author="James Vu" w:date="2024-04-19T00:01:00Z"/>
                    <w:b/>
                    <w:bCs/>
                    <w:color w:val="000000"/>
                    <w:sz w:val="28"/>
                    <w:szCs w:val="28"/>
                  </w:rPr>
                </w:rPrChange>
              </w:rPr>
            </w:pPr>
            <w:ins w:id="13130" w:author="James Vu" w:date="2024-04-19T00:01:00Z">
              <w:r w:rsidRPr="003C02FF">
                <w:rPr>
                  <w:b/>
                  <w:bCs/>
                  <w:color w:val="000000"/>
                  <w:rPrChange w:id="13131" w:author="James Vu" w:date="2024-04-19T00:19:00Z">
                    <w:rPr>
                      <w:b/>
                      <w:bCs/>
                      <w:color w:val="000000"/>
                      <w:sz w:val="28"/>
                      <w:szCs w:val="28"/>
                    </w:rPr>
                  </w:rPrChange>
                </w:rPr>
                <w:t> </w:t>
              </w:r>
            </w:ins>
          </w:p>
        </w:tc>
        <w:tc>
          <w:tcPr>
            <w:tcW w:w="8358" w:type="dxa"/>
            <w:shd w:val="clear" w:color="auto" w:fill="auto"/>
            <w:noWrap/>
            <w:vAlign w:val="center"/>
            <w:hideMark/>
            <w:tcPrChange w:id="13132" w:author="James Vu" w:date="2024-04-19T00:20:00Z">
              <w:tcPr>
                <w:tcW w:w="8358" w:type="dxa"/>
                <w:shd w:val="clear" w:color="auto" w:fill="auto"/>
                <w:noWrap/>
                <w:vAlign w:val="center"/>
                <w:hideMark/>
              </w:tcPr>
            </w:tcPrChange>
          </w:tcPr>
          <w:p w14:paraId="4BF0AA6F" w14:textId="77777777" w:rsidR="004D28C1" w:rsidRPr="003C02FF" w:rsidRDefault="004D28C1" w:rsidP="004D28C1">
            <w:pPr>
              <w:rPr>
                <w:ins w:id="13133" w:author="James Vu" w:date="2024-04-19T00:01:00Z"/>
                <w:color w:val="0D0D0D"/>
                <w:rPrChange w:id="13134" w:author="James Vu" w:date="2024-04-19T00:19:00Z">
                  <w:rPr>
                    <w:ins w:id="13135" w:author="James Vu" w:date="2024-04-19T00:01:00Z"/>
                    <w:color w:val="0D0D0D"/>
                    <w:sz w:val="28"/>
                    <w:szCs w:val="28"/>
                  </w:rPr>
                </w:rPrChange>
              </w:rPr>
            </w:pPr>
            <w:ins w:id="13136" w:author="James Vu" w:date="2024-04-19T00:01:00Z">
              <w:r w:rsidRPr="003C02FF">
                <w:rPr>
                  <w:color w:val="0D0D0D"/>
                  <w:rPrChange w:id="13137" w:author="James Vu" w:date="2024-04-19T00:19:00Z">
                    <w:rPr>
                      <w:color w:val="0D0D0D"/>
                      <w:sz w:val="28"/>
                      <w:szCs w:val="28"/>
                    </w:rPr>
                  </w:rPrChange>
                </w:rPr>
                <w:t>Công cụ thông tin giám sát kiểm tra vệ sinh thú y tại các cơ sở giết mổ</w:t>
              </w:r>
            </w:ins>
          </w:p>
        </w:tc>
      </w:tr>
      <w:tr w:rsidR="003C02FF" w:rsidRPr="003C02FF" w14:paraId="4F105233" w14:textId="77777777" w:rsidTr="003C02FF">
        <w:trPr>
          <w:trHeight w:val="360"/>
          <w:ins w:id="13138" w:author="James Vu" w:date="2024-04-19T00:01:00Z"/>
          <w:trPrChange w:id="13139" w:author="James Vu" w:date="2024-04-19T00:20:00Z">
            <w:trPr>
              <w:trHeight w:val="360"/>
            </w:trPr>
          </w:trPrChange>
        </w:trPr>
        <w:tc>
          <w:tcPr>
            <w:tcW w:w="704" w:type="dxa"/>
            <w:shd w:val="clear" w:color="auto" w:fill="auto"/>
            <w:noWrap/>
            <w:vAlign w:val="center"/>
            <w:hideMark/>
            <w:tcPrChange w:id="13140" w:author="James Vu" w:date="2024-04-19T00:20:00Z">
              <w:tcPr>
                <w:tcW w:w="704" w:type="dxa"/>
                <w:shd w:val="clear" w:color="auto" w:fill="auto"/>
                <w:noWrap/>
                <w:vAlign w:val="center"/>
                <w:hideMark/>
              </w:tcPr>
            </w:tcPrChange>
          </w:tcPr>
          <w:p w14:paraId="7A6BEE9F" w14:textId="77777777" w:rsidR="004D28C1" w:rsidRPr="003C02FF" w:rsidRDefault="004D28C1" w:rsidP="004D28C1">
            <w:pPr>
              <w:jc w:val="center"/>
              <w:rPr>
                <w:ins w:id="13141" w:author="James Vu" w:date="2024-04-19T00:01:00Z"/>
                <w:b/>
                <w:bCs/>
                <w:color w:val="000000"/>
                <w:rPrChange w:id="13142" w:author="James Vu" w:date="2024-04-19T00:19:00Z">
                  <w:rPr>
                    <w:ins w:id="13143" w:author="James Vu" w:date="2024-04-19T00:01:00Z"/>
                    <w:b/>
                    <w:bCs/>
                    <w:color w:val="000000"/>
                    <w:sz w:val="28"/>
                    <w:szCs w:val="28"/>
                  </w:rPr>
                </w:rPrChange>
              </w:rPr>
            </w:pPr>
            <w:ins w:id="13144" w:author="James Vu" w:date="2024-04-19T00:01:00Z">
              <w:r w:rsidRPr="003C02FF">
                <w:rPr>
                  <w:b/>
                  <w:bCs/>
                  <w:color w:val="000000"/>
                  <w:rPrChange w:id="13145" w:author="James Vu" w:date="2024-04-19T00:19:00Z">
                    <w:rPr>
                      <w:b/>
                      <w:bCs/>
                      <w:color w:val="000000"/>
                      <w:sz w:val="28"/>
                      <w:szCs w:val="28"/>
                    </w:rPr>
                  </w:rPrChange>
                </w:rPr>
                <w:t> </w:t>
              </w:r>
            </w:ins>
          </w:p>
        </w:tc>
        <w:tc>
          <w:tcPr>
            <w:tcW w:w="8358" w:type="dxa"/>
            <w:shd w:val="clear" w:color="auto" w:fill="auto"/>
            <w:noWrap/>
            <w:vAlign w:val="center"/>
            <w:hideMark/>
            <w:tcPrChange w:id="13146" w:author="James Vu" w:date="2024-04-19T00:20:00Z">
              <w:tcPr>
                <w:tcW w:w="8358" w:type="dxa"/>
                <w:shd w:val="clear" w:color="auto" w:fill="auto"/>
                <w:noWrap/>
                <w:vAlign w:val="center"/>
                <w:hideMark/>
              </w:tcPr>
            </w:tcPrChange>
          </w:tcPr>
          <w:p w14:paraId="19AE4EC3" w14:textId="77777777" w:rsidR="004D28C1" w:rsidRPr="003C02FF" w:rsidRDefault="004D28C1" w:rsidP="004D28C1">
            <w:pPr>
              <w:rPr>
                <w:ins w:id="13147" w:author="James Vu" w:date="2024-04-19T00:01:00Z"/>
                <w:color w:val="0D0D0D"/>
                <w:rPrChange w:id="13148" w:author="James Vu" w:date="2024-04-19T00:19:00Z">
                  <w:rPr>
                    <w:ins w:id="13149" w:author="James Vu" w:date="2024-04-19T00:01:00Z"/>
                    <w:color w:val="0D0D0D"/>
                    <w:sz w:val="28"/>
                    <w:szCs w:val="28"/>
                  </w:rPr>
                </w:rPrChange>
              </w:rPr>
            </w:pPr>
            <w:ins w:id="13150" w:author="James Vu" w:date="2024-04-19T00:01:00Z">
              <w:r w:rsidRPr="003C02FF">
                <w:rPr>
                  <w:color w:val="0D0D0D"/>
                  <w:rPrChange w:id="13151" w:author="James Vu" w:date="2024-04-19T00:19:00Z">
                    <w:rPr>
                      <w:color w:val="0D0D0D"/>
                      <w:sz w:val="28"/>
                      <w:szCs w:val="28"/>
                    </w:rPr>
                  </w:rPrChange>
                </w:rPr>
                <w:t>Công cụ cấp giấy chứng nhận vệ sinh thú y</w:t>
              </w:r>
            </w:ins>
          </w:p>
        </w:tc>
      </w:tr>
      <w:tr w:rsidR="003C02FF" w:rsidRPr="003C02FF" w14:paraId="45433A2B" w14:textId="77777777" w:rsidTr="003C02FF">
        <w:trPr>
          <w:trHeight w:val="360"/>
          <w:ins w:id="13152" w:author="James Vu" w:date="2024-04-19T00:01:00Z"/>
          <w:trPrChange w:id="13153" w:author="James Vu" w:date="2024-04-19T00:20:00Z">
            <w:trPr>
              <w:trHeight w:val="360"/>
            </w:trPr>
          </w:trPrChange>
        </w:trPr>
        <w:tc>
          <w:tcPr>
            <w:tcW w:w="704" w:type="dxa"/>
            <w:shd w:val="clear" w:color="auto" w:fill="auto"/>
            <w:noWrap/>
            <w:vAlign w:val="center"/>
            <w:hideMark/>
            <w:tcPrChange w:id="13154" w:author="James Vu" w:date="2024-04-19T00:20:00Z">
              <w:tcPr>
                <w:tcW w:w="704" w:type="dxa"/>
                <w:shd w:val="clear" w:color="auto" w:fill="auto"/>
                <w:noWrap/>
                <w:vAlign w:val="center"/>
                <w:hideMark/>
              </w:tcPr>
            </w:tcPrChange>
          </w:tcPr>
          <w:p w14:paraId="402E53AE" w14:textId="77777777" w:rsidR="004D28C1" w:rsidRPr="003C02FF" w:rsidRDefault="004D28C1" w:rsidP="004D28C1">
            <w:pPr>
              <w:jc w:val="center"/>
              <w:rPr>
                <w:ins w:id="13155" w:author="James Vu" w:date="2024-04-19T00:01:00Z"/>
                <w:b/>
                <w:bCs/>
                <w:color w:val="000000"/>
                <w:rPrChange w:id="13156" w:author="James Vu" w:date="2024-04-19T00:21:00Z">
                  <w:rPr>
                    <w:ins w:id="13157" w:author="James Vu" w:date="2024-04-19T00:01:00Z"/>
                    <w:b/>
                    <w:bCs/>
                    <w:color w:val="000000"/>
                    <w:sz w:val="28"/>
                    <w:szCs w:val="28"/>
                  </w:rPr>
                </w:rPrChange>
              </w:rPr>
            </w:pPr>
            <w:ins w:id="13158" w:author="James Vu" w:date="2024-04-19T00:01:00Z">
              <w:r w:rsidRPr="003C02FF">
                <w:rPr>
                  <w:b/>
                  <w:bCs/>
                  <w:color w:val="000000"/>
                  <w:rPrChange w:id="13159" w:author="James Vu" w:date="2024-04-19T00:21:00Z">
                    <w:rPr>
                      <w:b/>
                      <w:bCs/>
                      <w:color w:val="000000"/>
                      <w:sz w:val="28"/>
                      <w:szCs w:val="28"/>
                    </w:rPr>
                  </w:rPrChange>
                </w:rPr>
                <w:t>8</w:t>
              </w:r>
            </w:ins>
          </w:p>
        </w:tc>
        <w:tc>
          <w:tcPr>
            <w:tcW w:w="8358" w:type="dxa"/>
            <w:shd w:val="clear" w:color="auto" w:fill="auto"/>
            <w:noWrap/>
            <w:vAlign w:val="center"/>
            <w:hideMark/>
            <w:tcPrChange w:id="13160" w:author="James Vu" w:date="2024-04-19T00:20:00Z">
              <w:tcPr>
                <w:tcW w:w="8358" w:type="dxa"/>
                <w:shd w:val="clear" w:color="auto" w:fill="auto"/>
                <w:noWrap/>
                <w:vAlign w:val="center"/>
                <w:hideMark/>
              </w:tcPr>
            </w:tcPrChange>
          </w:tcPr>
          <w:p w14:paraId="4C4D1C4B" w14:textId="77777777" w:rsidR="004D28C1" w:rsidRPr="003C02FF" w:rsidRDefault="004D28C1" w:rsidP="004D28C1">
            <w:pPr>
              <w:rPr>
                <w:ins w:id="13161" w:author="James Vu" w:date="2024-04-19T00:01:00Z"/>
                <w:b/>
                <w:bCs/>
                <w:color w:val="0D0D0D"/>
                <w:rPrChange w:id="13162" w:author="James Vu" w:date="2024-04-19T00:21:00Z">
                  <w:rPr>
                    <w:ins w:id="13163" w:author="James Vu" w:date="2024-04-19T00:01:00Z"/>
                    <w:color w:val="0D0D0D"/>
                    <w:sz w:val="28"/>
                    <w:szCs w:val="28"/>
                  </w:rPr>
                </w:rPrChange>
              </w:rPr>
            </w:pPr>
            <w:ins w:id="13164" w:author="James Vu" w:date="2024-04-19T00:01:00Z">
              <w:r w:rsidRPr="003C02FF">
                <w:rPr>
                  <w:b/>
                  <w:bCs/>
                  <w:color w:val="0D0D0D"/>
                  <w:rPrChange w:id="13165" w:author="James Vu" w:date="2024-04-19T00:21:00Z">
                    <w:rPr>
                      <w:color w:val="0D0D0D"/>
                      <w:sz w:val="28"/>
                      <w:szCs w:val="28"/>
                    </w:rPr>
                  </w:rPrChange>
                </w:rPr>
                <w:t>Quản Lý Thuốc Thú Y Và Chế Phẩm Sinh Học</w:t>
              </w:r>
            </w:ins>
          </w:p>
        </w:tc>
      </w:tr>
      <w:tr w:rsidR="003C02FF" w:rsidRPr="003C02FF" w14:paraId="078F72E8" w14:textId="77777777" w:rsidTr="003C02FF">
        <w:trPr>
          <w:trHeight w:val="360"/>
          <w:ins w:id="13166" w:author="James Vu" w:date="2024-04-19T00:01:00Z"/>
          <w:trPrChange w:id="13167" w:author="James Vu" w:date="2024-04-19T00:20:00Z">
            <w:trPr>
              <w:trHeight w:val="360"/>
            </w:trPr>
          </w:trPrChange>
        </w:trPr>
        <w:tc>
          <w:tcPr>
            <w:tcW w:w="704" w:type="dxa"/>
            <w:shd w:val="clear" w:color="auto" w:fill="auto"/>
            <w:noWrap/>
            <w:vAlign w:val="center"/>
            <w:hideMark/>
            <w:tcPrChange w:id="13168" w:author="James Vu" w:date="2024-04-19T00:20:00Z">
              <w:tcPr>
                <w:tcW w:w="704" w:type="dxa"/>
                <w:shd w:val="clear" w:color="auto" w:fill="auto"/>
                <w:noWrap/>
                <w:vAlign w:val="center"/>
                <w:hideMark/>
              </w:tcPr>
            </w:tcPrChange>
          </w:tcPr>
          <w:p w14:paraId="3F1B640E" w14:textId="77777777" w:rsidR="004D28C1" w:rsidRPr="003C02FF" w:rsidRDefault="004D28C1" w:rsidP="004D28C1">
            <w:pPr>
              <w:jc w:val="center"/>
              <w:rPr>
                <w:ins w:id="13169" w:author="James Vu" w:date="2024-04-19T00:01:00Z"/>
                <w:b/>
                <w:bCs/>
                <w:color w:val="000000"/>
                <w:rPrChange w:id="13170" w:author="James Vu" w:date="2024-04-19T00:19:00Z">
                  <w:rPr>
                    <w:ins w:id="13171" w:author="James Vu" w:date="2024-04-19T00:01:00Z"/>
                    <w:b/>
                    <w:bCs/>
                    <w:color w:val="000000"/>
                    <w:sz w:val="28"/>
                    <w:szCs w:val="28"/>
                  </w:rPr>
                </w:rPrChange>
              </w:rPr>
            </w:pPr>
            <w:ins w:id="13172" w:author="James Vu" w:date="2024-04-19T00:01:00Z">
              <w:r w:rsidRPr="003C02FF">
                <w:rPr>
                  <w:b/>
                  <w:bCs/>
                  <w:color w:val="000000"/>
                  <w:rPrChange w:id="13173" w:author="James Vu" w:date="2024-04-19T00:19:00Z">
                    <w:rPr>
                      <w:b/>
                      <w:bCs/>
                      <w:color w:val="000000"/>
                      <w:sz w:val="28"/>
                      <w:szCs w:val="28"/>
                    </w:rPr>
                  </w:rPrChange>
                </w:rPr>
                <w:t> </w:t>
              </w:r>
            </w:ins>
          </w:p>
        </w:tc>
        <w:tc>
          <w:tcPr>
            <w:tcW w:w="8358" w:type="dxa"/>
            <w:shd w:val="clear" w:color="auto" w:fill="auto"/>
            <w:noWrap/>
            <w:vAlign w:val="center"/>
            <w:hideMark/>
            <w:tcPrChange w:id="13174" w:author="James Vu" w:date="2024-04-19T00:20:00Z">
              <w:tcPr>
                <w:tcW w:w="8358" w:type="dxa"/>
                <w:shd w:val="clear" w:color="auto" w:fill="auto"/>
                <w:noWrap/>
                <w:vAlign w:val="center"/>
                <w:hideMark/>
              </w:tcPr>
            </w:tcPrChange>
          </w:tcPr>
          <w:p w14:paraId="18DA3E29" w14:textId="77777777" w:rsidR="004D28C1" w:rsidRPr="003C02FF" w:rsidRDefault="004D28C1" w:rsidP="004D28C1">
            <w:pPr>
              <w:rPr>
                <w:ins w:id="13175" w:author="James Vu" w:date="2024-04-19T00:01:00Z"/>
                <w:color w:val="0D0D0D"/>
                <w:rPrChange w:id="13176" w:author="James Vu" w:date="2024-04-19T00:19:00Z">
                  <w:rPr>
                    <w:ins w:id="13177" w:author="James Vu" w:date="2024-04-19T00:01:00Z"/>
                    <w:color w:val="0D0D0D"/>
                    <w:sz w:val="28"/>
                    <w:szCs w:val="28"/>
                  </w:rPr>
                </w:rPrChange>
              </w:rPr>
            </w:pPr>
            <w:ins w:id="13178" w:author="James Vu" w:date="2024-04-19T00:01:00Z">
              <w:r w:rsidRPr="003C02FF">
                <w:rPr>
                  <w:color w:val="0D0D0D"/>
                  <w:rPrChange w:id="13179" w:author="James Vu" w:date="2024-04-19T00:19:00Z">
                    <w:rPr>
                      <w:color w:val="0D0D0D"/>
                      <w:sz w:val="28"/>
                      <w:szCs w:val="28"/>
                    </w:rPr>
                  </w:rPrChange>
                </w:rPr>
                <w:t>Công cụ đăng ký và phê duyệt thuốc thú y mới</w:t>
              </w:r>
            </w:ins>
          </w:p>
        </w:tc>
      </w:tr>
      <w:tr w:rsidR="003C02FF" w:rsidRPr="003C02FF" w14:paraId="41AF2304" w14:textId="77777777" w:rsidTr="003C02FF">
        <w:trPr>
          <w:trHeight w:val="360"/>
          <w:ins w:id="13180" w:author="James Vu" w:date="2024-04-19T00:01:00Z"/>
          <w:trPrChange w:id="13181" w:author="James Vu" w:date="2024-04-19T00:20:00Z">
            <w:trPr>
              <w:trHeight w:val="360"/>
            </w:trPr>
          </w:trPrChange>
        </w:trPr>
        <w:tc>
          <w:tcPr>
            <w:tcW w:w="704" w:type="dxa"/>
            <w:shd w:val="clear" w:color="auto" w:fill="auto"/>
            <w:noWrap/>
            <w:vAlign w:val="center"/>
            <w:hideMark/>
            <w:tcPrChange w:id="13182" w:author="James Vu" w:date="2024-04-19T00:20:00Z">
              <w:tcPr>
                <w:tcW w:w="704" w:type="dxa"/>
                <w:shd w:val="clear" w:color="auto" w:fill="auto"/>
                <w:noWrap/>
                <w:vAlign w:val="center"/>
                <w:hideMark/>
              </w:tcPr>
            </w:tcPrChange>
          </w:tcPr>
          <w:p w14:paraId="2537D0C0" w14:textId="77777777" w:rsidR="004D28C1" w:rsidRPr="003C02FF" w:rsidRDefault="004D28C1" w:rsidP="004D28C1">
            <w:pPr>
              <w:jc w:val="center"/>
              <w:rPr>
                <w:ins w:id="13183" w:author="James Vu" w:date="2024-04-19T00:01:00Z"/>
                <w:b/>
                <w:bCs/>
                <w:color w:val="000000"/>
                <w:rPrChange w:id="13184" w:author="James Vu" w:date="2024-04-19T00:19:00Z">
                  <w:rPr>
                    <w:ins w:id="13185" w:author="James Vu" w:date="2024-04-19T00:01:00Z"/>
                    <w:b/>
                    <w:bCs/>
                    <w:color w:val="000000"/>
                    <w:sz w:val="28"/>
                    <w:szCs w:val="28"/>
                  </w:rPr>
                </w:rPrChange>
              </w:rPr>
            </w:pPr>
            <w:ins w:id="13186" w:author="James Vu" w:date="2024-04-19T00:01:00Z">
              <w:r w:rsidRPr="003C02FF">
                <w:rPr>
                  <w:b/>
                  <w:bCs/>
                  <w:color w:val="000000"/>
                  <w:rPrChange w:id="13187" w:author="James Vu" w:date="2024-04-19T00:19:00Z">
                    <w:rPr>
                      <w:b/>
                      <w:bCs/>
                      <w:color w:val="000000"/>
                      <w:sz w:val="28"/>
                      <w:szCs w:val="28"/>
                    </w:rPr>
                  </w:rPrChange>
                </w:rPr>
                <w:t> </w:t>
              </w:r>
            </w:ins>
          </w:p>
        </w:tc>
        <w:tc>
          <w:tcPr>
            <w:tcW w:w="8358" w:type="dxa"/>
            <w:shd w:val="clear" w:color="auto" w:fill="auto"/>
            <w:noWrap/>
            <w:vAlign w:val="center"/>
            <w:hideMark/>
            <w:tcPrChange w:id="13188" w:author="James Vu" w:date="2024-04-19T00:20:00Z">
              <w:tcPr>
                <w:tcW w:w="8358" w:type="dxa"/>
                <w:shd w:val="clear" w:color="auto" w:fill="auto"/>
                <w:noWrap/>
                <w:vAlign w:val="center"/>
                <w:hideMark/>
              </w:tcPr>
            </w:tcPrChange>
          </w:tcPr>
          <w:p w14:paraId="69501E81" w14:textId="77777777" w:rsidR="004D28C1" w:rsidRPr="003C02FF" w:rsidRDefault="004D28C1" w:rsidP="004D28C1">
            <w:pPr>
              <w:rPr>
                <w:ins w:id="13189" w:author="James Vu" w:date="2024-04-19T00:01:00Z"/>
                <w:color w:val="0D0D0D"/>
                <w:rPrChange w:id="13190" w:author="James Vu" w:date="2024-04-19T00:19:00Z">
                  <w:rPr>
                    <w:ins w:id="13191" w:author="James Vu" w:date="2024-04-19T00:01:00Z"/>
                    <w:color w:val="0D0D0D"/>
                    <w:sz w:val="28"/>
                    <w:szCs w:val="28"/>
                  </w:rPr>
                </w:rPrChange>
              </w:rPr>
            </w:pPr>
            <w:ins w:id="13192" w:author="James Vu" w:date="2024-04-19T00:01:00Z">
              <w:r w:rsidRPr="003C02FF">
                <w:rPr>
                  <w:color w:val="0D0D0D"/>
                  <w:rPrChange w:id="13193" w:author="James Vu" w:date="2024-04-19T00:19:00Z">
                    <w:rPr>
                      <w:color w:val="0D0D0D"/>
                      <w:sz w:val="28"/>
                      <w:szCs w:val="28"/>
                    </w:rPr>
                  </w:rPrChange>
                </w:rPr>
                <w:t>Công cụ thông tin kiểm soát chất lượng thuốc thú y</w:t>
              </w:r>
            </w:ins>
          </w:p>
        </w:tc>
      </w:tr>
      <w:tr w:rsidR="003C02FF" w:rsidRPr="003C02FF" w14:paraId="5D1119D8" w14:textId="77777777" w:rsidTr="003C02FF">
        <w:trPr>
          <w:trHeight w:val="360"/>
          <w:ins w:id="13194" w:author="James Vu" w:date="2024-04-19T00:01:00Z"/>
          <w:trPrChange w:id="13195" w:author="James Vu" w:date="2024-04-19T00:20:00Z">
            <w:trPr>
              <w:trHeight w:val="360"/>
            </w:trPr>
          </w:trPrChange>
        </w:trPr>
        <w:tc>
          <w:tcPr>
            <w:tcW w:w="704" w:type="dxa"/>
            <w:shd w:val="clear" w:color="auto" w:fill="auto"/>
            <w:noWrap/>
            <w:vAlign w:val="center"/>
            <w:hideMark/>
            <w:tcPrChange w:id="13196" w:author="James Vu" w:date="2024-04-19T00:20:00Z">
              <w:tcPr>
                <w:tcW w:w="704" w:type="dxa"/>
                <w:shd w:val="clear" w:color="auto" w:fill="auto"/>
                <w:noWrap/>
                <w:vAlign w:val="center"/>
                <w:hideMark/>
              </w:tcPr>
            </w:tcPrChange>
          </w:tcPr>
          <w:p w14:paraId="76DF165C" w14:textId="77777777" w:rsidR="004D28C1" w:rsidRPr="003C02FF" w:rsidRDefault="004D28C1" w:rsidP="004D28C1">
            <w:pPr>
              <w:jc w:val="center"/>
              <w:rPr>
                <w:ins w:id="13197" w:author="James Vu" w:date="2024-04-19T00:01:00Z"/>
                <w:b/>
                <w:bCs/>
                <w:color w:val="000000"/>
                <w:rPrChange w:id="13198" w:author="James Vu" w:date="2024-04-19T00:19:00Z">
                  <w:rPr>
                    <w:ins w:id="13199" w:author="James Vu" w:date="2024-04-19T00:01:00Z"/>
                    <w:b/>
                    <w:bCs/>
                    <w:color w:val="000000"/>
                    <w:sz w:val="28"/>
                    <w:szCs w:val="28"/>
                  </w:rPr>
                </w:rPrChange>
              </w:rPr>
            </w:pPr>
            <w:ins w:id="13200" w:author="James Vu" w:date="2024-04-19T00:01:00Z">
              <w:r w:rsidRPr="003C02FF">
                <w:rPr>
                  <w:b/>
                  <w:bCs/>
                  <w:color w:val="000000"/>
                  <w:rPrChange w:id="13201" w:author="James Vu" w:date="2024-04-19T00:19:00Z">
                    <w:rPr>
                      <w:b/>
                      <w:bCs/>
                      <w:color w:val="000000"/>
                      <w:sz w:val="28"/>
                      <w:szCs w:val="28"/>
                    </w:rPr>
                  </w:rPrChange>
                </w:rPr>
                <w:t> </w:t>
              </w:r>
            </w:ins>
          </w:p>
        </w:tc>
        <w:tc>
          <w:tcPr>
            <w:tcW w:w="8358" w:type="dxa"/>
            <w:shd w:val="clear" w:color="auto" w:fill="auto"/>
            <w:noWrap/>
            <w:vAlign w:val="center"/>
            <w:hideMark/>
            <w:tcPrChange w:id="13202" w:author="James Vu" w:date="2024-04-19T00:20:00Z">
              <w:tcPr>
                <w:tcW w:w="8358" w:type="dxa"/>
                <w:shd w:val="clear" w:color="auto" w:fill="auto"/>
                <w:noWrap/>
                <w:vAlign w:val="center"/>
                <w:hideMark/>
              </w:tcPr>
            </w:tcPrChange>
          </w:tcPr>
          <w:p w14:paraId="6769B351" w14:textId="77777777" w:rsidR="004D28C1" w:rsidRPr="003C02FF" w:rsidRDefault="004D28C1" w:rsidP="004D28C1">
            <w:pPr>
              <w:rPr>
                <w:ins w:id="13203" w:author="James Vu" w:date="2024-04-19T00:01:00Z"/>
                <w:color w:val="0D0D0D"/>
                <w:rPrChange w:id="13204" w:author="James Vu" w:date="2024-04-19T00:19:00Z">
                  <w:rPr>
                    <w:ins w:id="13205" w:author="James Vu" w:date="2024-04-19T00:01:00Z"/>
                    <w:color w:val="0D0D0D"/>
                    <w:sz w:val="28"/>
                    <w:szCs w:val="28"/>
                  </w:rPr>
                </w:rPrChange>
              </w:rPr>
            </w:pPr>
            <w:ins w:id="13206" w:author="James Vu" w:date="2024-04-19T00:01:00Z">
              <w:r w:rsidRPr="003C02FF">
                <w:rPr>
                  <w:color w:val="0D0D0D"/>
                  <w:rPrChange w:id="13207" w:author="James Vu" w:date="2024-04-19T00:19:00Z">
                    <w:rPr>
                      <w:color w:val="0D0D0D"/>
                      <w:sz w:val="28"/>
                      <w:szCs w:val="28"/>
                    </w:rPr>
                  </w:rPrChange>
                </w:rPr>
                <w:t>Tài liệu hướng dẫn sử dụng thuốc thú y an toàn</w:t>
              </w:r>
            </w:ins>
          </w:p>
        </w:tc>
      </w:tr>
      <w:tr w:rsidR="003C02FF" w:rsidRPr="003C02FF" w14:paraId="5CBDAB66" w14:textId="77777777" w:rsidTr="003C02FF">
        <w:trPr>
          <w:trHeight w:val="360"/>
          <w:ins w:id="13208" w:author="James Vu" w:date="2024-04-19T00:01:00Z"/>
          <w:trPrChange w:id="13209" w:author="James Vu" w:date="2024-04-19T00:20:00Z">
            <w:trPr>
              <w:trHeight w:val="360"/>
            </w:trPr>
          </w:trPrChange>
        </w:trPr>
        <w:tc>
          <w:tcPr>
            <w:tcW w:w="704" w:type="dxa"/>
            <w:shd w:val="clear" w:color="auto" w:fill="auto"/>
            <w:noWrap/>
            <w:vAlign w:val="center"/>
            <w:hideMark/>
            <w:tcPrChange w:id="13210" w:author="James Vu" w:date="2024-04-19T00:20:00Z">
              <w:tcPr>
                <w:tcW w:w="704" w:type="dxa"/>
                <w:shd w:val="clear" w:color="auto" w:fill="auto"/>
                <w:noWrap/>
                <w:vAlign w:val="center"/>
                <w:hideMark/>
              </w:tcPr>
            </w:tcPrChange>
          </w:tcPr>
          <w:p w14:paraId="74195120" w14:textId="77777777" w:rsidR="004D28C1" w:rsidRPr="003C02FF" w:rsidRDefault="004D28C1" w:rsidP="004D28C1">
            <w:pPr>
              <w:jc w:val="center"/>
              <w:rPr>
                <w:ins w:id="13211" w:author="James Vu" w:date="2024-04-19T00:01:00Z"/>
                <w:b/>
                <w:bCs/>
                <w:color w:val="000000"/>
                <w:rPrChange w:id="13212" w:author="James Vu" w:date="2024-04-19T00:19:00Z">
                  <w:rPr>
                    <w:ins w:id="13213" w:author="James Vu" w:date="2024-04-19T00:01:00Z"/>
                    <w:b/>
                    <w:bCs/>
                    <w:color w:val="000000"/>
                    <w:sz w:val="28"/>
                    <w:szCs w:val="28"/>
                  </w:rPr>
                </w:rPrChange>
              </w:rPr>
            </w:pPr>
            <w:ins w:id="13214" w:author="James Vu" w:date="2024-04-19T00:01:00Z">
              <w:r w:rsidRPr="003C02FF">
                <w:rPr>
                  <w:b/>
                  <w:bCs/>
                  <w:color w:val="000000"/>
                  <w:rPrChange w:id="13215" w:author="James Vu" w:date="2024-04-19T00:19:00Z">
                    <w:rPr>
                      <w:b/>
                      <w:bCs/>
                      <w:color w:val="000000"/>
                      <w:sz w:val="28"/>
                      <w:szCs w:val="28"/>
                    </w:rPr>
                  </w:rPrChange>
                </w:rPr>
                <w:t> </w:t>
              </w:r>
            </w:ins>
          </w:p>
        </w:tc>
        <w:tc>
          <w:tcPr>
            <w:tcW w:w="8358" w:type="dxa"/>
            <w:shd w:val="clear" w:color="auto" w:fill="auto"/>
            <w:noWrap/>
            <w:vAlign w:val="center"/>
            <w:hideMark/>
            <w:tcPrChange w:id="13216" w:author="James Vu" w:date="2024-04-19T00:20:00Z">
              <w:tcPr>
                <w:tcW w:w="8358" w:type="dxa"/>
                <w:shd w:val="clear" w:color="auto" w:fill="auto"/>
                <w:noWrap/>
                <w:vAlign w:val="center"/>
                <w:hideMark/>
              </w:tcPr>
            </w:tcPrChange>
          </w:tcPr>
          <w:p w14:paraId="0A4A3AC7" w14:textId="77777777" w:rsidR="004D28C1" w:rsidRPr="003C02FF" w:rsidRDefault="004D28C1" w:rsidP="004D28C1">
            <w:pPr>
              <w:rPr>
                <w:ins w:id="13217" w:author="James Vu" w:date="2024-04-19T00:01:00Z"/>
                <w:color w:val="0D0D0D"/>
                <w:rPrChange w:id="13218" w:author="James Vu" w:date="2024-04-19T00:19:00Z">
                  <w:rPr>
                    <w:ins w:id="13219" w:author="James Vu" w:date="2024-04-19T00:01:00Z"/>
                    <w:color w:val="0D0D0D"/>
                    <w:sz w:val="28"/>
                    <w:szCs w:val="28"/>
                  </w:rPr>
                </w:rPrChange>
              </w:rPr>
            </w:pPr>
            <w:ins w:id="13220" w:author="James Vu" w:date="2024-04-19T00:01:00Z">
              <w:r w:rsidRPr="003C02FF">
                <w:rPr>
                  <w:color w:val="0D0D0D"/>
                  <w:rPrChange w:id="13221" w:author="James Vu" w:date="2024-04-19T00:19:00Z">
                    <w:rPr>
                      <w:color w:val="0D0D0D"/>
                      <w:sz w:val="28"/>
                      <w:szCs w:val="28"/>
                    </w:rPr>
                  </w:rPrChange>
                </w:rPr>
                <w:t>Công cụ thông tin giám sát thị trường thuốc thú y</w:t>
              </w:r>
            </w:ins>
          </w:p>
        </w:tc>
      </w:tr>
      <w:tr w:rsidR="003C02FF" w:rsidRPr="003C02FF" w14:paraId="77EC2FA5" w14:textId="77777777" w:rsidTr="003C02FF">
        <w:trPr>
          <w:trHeight w:val="360"/>
          <w:ins w:id="13222" w:author="James Vu" w:date="2024-04-19T00:01:00Z"/>
          <w:trPrChange w:id="13223" w:author="James Vu" w:date="2024-04-19T00:20:00Z">
            <w:trPr>
              <w:trHeight w:val="360"/>
            </w:trPr>
          </w:trPrChange>
        </w:trPr>
        <w:tc>
          <w:tcPr>
            <w:tcW w:w="704" w:type="dxa"/>
            <w:shd w:val="clear" w:color="auto" w:fill="auto"/>
            <w:noWrap/>
            <w:vAlign w:val="center"/>
            <w:hideMark/>
            <w:tcPrChange w:id="13224" w:author="James Vu" w:date="2024-04-19T00:20:00Z">
              <w:tcPr>
                <w:tcW w:w="704" w:type="dxa"/>
                <w:shd w:val="clear" w:color="auto" w:fill="auto"/>
                <w:noWrap/>
                <w:vAlign w:val="center"/>
                <w:hideMark/>
              </w:tcPr>
            </w:tcPrChange>
          </w:tcPr>
          <w:p w14:paraId="7365505A" w14:textId="77777777" w:rsidR="004D28C1" w:rsidRPr="003C02FF" w:rsidRDefault="004D28C1" w:rsidP="004D28C1">
            <w:pPr>
              <w:jc w:val="center"/>
              <w:rPr>
                <w:ins w:id="13225" w:author="James Vu" w:date="2024-04-19T00:01:00Z"/>
                <w:b/>
                <w:bCs/>
                <w:color w:val="000000"/>
                <w:rPrChange w:id="13226" w:author="James Vu" w:date="2024-04-19T00:19:00Z">
                  <w:rPr>
                    <w:ins w:id="13227" w:author="James Vu" w:date="2024-04-19T00:01:00Z"/>
                    <w:b/>
                    <w:bCs/>
                    <w:color w:val="000000"/>
                    <w:sz w:val="28"/>
                    <w:szCs w:val="28"/>
                  </w:rPr>
                </w:rPrChange>
              </w:rPr>
            </w:pPr>
            <w:ins w:id="13228" w:author="James Vu" w:date="2024-04-19T00:01:00Z">
              <w:r w:rsidRPr="003C02FF">
                <w:rPr>
                  <w:b/>
                  <w:bCs/>
                  <w:color w:val="000000"/>
                  <w:rPrChange w:id="13229" w:author="James Vu" w:date="2024-04-19T00:19:00Z">
                    <w:rPr>
                      <w:b/>
                      <w:bCs/>
                      <w:color w:val="000000"/>
                      <w:sz w:val="28"/>
                      <w:szCs w:val="28"/>
                    </w:rPr>
                  </w:rPrChange>
                </w:rPr>
                <w:t> </w:t>
              </w:r>
            </w:ins>
          </w:p>
        </w:tc>
        <w:tc>
          <w:tcPr>
            <w:tcW w:w="8358" w:type="dxa"/>
            <w:shd w:val="clear" w:color="auto" w:fill="auto"/>
            <w:noWrap/>
            <w:vAlign w:val="center"/>
            <w:hideMark/>
            <w:tcPrChange w:id="13230" w:author="James Vu" w:date="2024-04-19T00:20:00Z">
              <w:tcPr>
                <w:tcW w:w="8358" w:type="dxa"/>
                <w:shd w:val="clear" w:color="auto" w:fill="auto"/>
                <w:noWrap/>
                <w:vAlign w:val="center"/>
                <w:hideMark/>
              </w:tcPr>
            </w:tcPrChange>
          </w:tcPr>
          <w:p w14:paraId="10C886E8" w14:textId="77777777" w:rsidR="004D28C1" w:rsidRPr="003C02FF" w:rsidRDefault="004D28C1" w:rsidP="004D28C1">
            <w:pPr>
              <w:rPr>
                <w:ins w:id="13231" w:author="James Vu" w:date="2024-04-19T00:01:00Z"/>
                <w:color w:val="0D0D0D"/>
                <w:rPrChange w:id="13232" w:author="James Vu" w:date="2024-04-19T00:19:00Z">
                  <w:rPr>
                    <w:ins w:id="13233" w:author="James Vu" w:date="2024-04-19T00:01:00Z"/>
                    <w:color w:val="0D0D0D"/>
                    <w:sz w:val="28"/>
                    <w:szCs w:val="28"/>
                  </w:rPr>
                </w:rPrChange>
              </w:rPr>
            </w:pPr>
            <w:ins w:id="13234" w:author="James Vu" w:date="2024-04-19T00:01:00Z">
              <w:r w:rsidRPr="003C02FF">
                <w:rPr>
                  <w:color w:val="0D0D0D"/>
                  <w:rPrChange w:id="13235" w:author="James Vu" w:date="2024-04-19T00:19:00Z">
                    <w:rPr>
                      <w:color w:val="0D0D0D"/>
                      <w:sz w:val="28"/>
                      <w:szCs w:val="28"/>
                    </w:rPr>
                  </w:rPrChange>
                </w:rPr>
                <w:t>Công cụ thông tin xử lý thuốc thú y không đạt chuẩn</w:t>
              </w:r>
            </w:ins>
          </w:p>
        </w:tc>
      </w:tr>
      <w:tr w:rsidR="003C02FF" w:rsidRPr="003C02FF" w14:paraId="1588E328" w14:textId="77777777" w:rsidTr="003C02FF">
        <w:trPr>
          <w:trHeight w:val="360"/>
          <w:ins w:id="13236" w:author="James Vu" w:date="2024-04-19T00:01:00Z"/>
          <w:trPrChange w:id="13237" w:author="James Vu" w:date="2024-04-19T00:20:00Z">
            <w:trPr>
              <w:trHeight w:val="360"/>
            </w:trPr>
          </w:trPrChange>
        </w:trPr>
        <w:tc>
          <w:tcPr>
            <w:tcW w:w="704" w:type="dxa"/>
            <w:shd w:val="clear" w:color="auto" w:fill="auto"/>
            <w:noWrap/>
            <w:vAlign w:val="center"/>
            <w:hideMark/>
            <w:tcPrChange w:id="13238" w:author="James Vu" w:date="2024-04-19T00:20:00Z">
              <w:tcPr>
                <w:tcW w:w="704" w:type="dxa"/>
                <w:shd w:val="clear" w:color="auto" w:fill="auto"/>
                <w:noWrap/>
                <w:vAlign w:val="center"/>
                <w:hideMark/>
              </w:tcPr>
            </w:tcPrChange>
          </w:tcPr>
          <w:p w14:paraId="3AECC414" w14:textId="77777777" w:rsidR="004D28C1" w:rsidRPr="003C02FF" w:rsidRDefault="004D28C1" w:rsidP="004D28C1">
            <w:pPr>
              <w:jc w:val="center"/>
              <w:rPr>
                <w:ins w:id="13239" w:author="James Vu" w:date="2024-04-19T00:01:00Z"/>
                <w:b/>
                <w:bCs/>
                <w:color w:val="000000"/>
                <w:rPrChange w:id="13240" w:author="James Vu" w:date="2024-04-19T00:19:00Z">
                  <w:rPr>
                    <w:ins w:id="13241" w:author="James Vu" w:date="2024-04-19T00:01:00Z"/>
                    <w:b/>
                    <w:bCs/>
                    <w:color w:val="000000"/>
                    <w:sz w:val="28"/>
                    <w:szCs w:val="28"/>
                  </w:rPr>
                </w:rPrChange>
              </w:rPr>
            </w:pPr>
            <w:ins w:id="13242" w:author="James Vu" w:date="2024-04-19T00:01:00Z">
              <w:r w:rsidRPr="003C02FF">
                <w:rPr>
                  <w:b/>
                  <w:bCs/>
                  <w:color w:val="000000"/>
                  <w:rPrChange w:id="13243" w:author="James Vu" w:date="2024-04-19T00:19:00Z">
                    <w:rPr>
                      <w:b/>
                      <w:bCs/>
                      <w:color w:val="000000"/>
                      <w:sz w:val="28"/>
                      <w:szCs w:val="28"/>
                    </w:rPr>
                  </w:rPrChange>
                </w:rPr>
                <w:t>9</w:t>
              </w:r>
            </w:ins>
          </w:p>
        </w:tc>
        <w:tc>
          <w:tcPr>
            <w:tcW w:w="8358" w:type="dxa"/>
            <w:shd w:val="clear" w:color="auto" w:fill="auto"/>
            <w:noWrap/>
            <w:vAlign w:val="center"/>
            <w:hideMark/>
            <w:tcPrChange w:id="13244" w:author="James Vu" w:date="2024-04-19T00:20:00Z">
              <w:tcPr>
                <w:tcW w:w="8358" w:type="dxa"/>
                <w:shd w:val="clear" w:color="auto" w:fill="auto"/>
                <w:noWrap/>
                <w:vAlign w:val="center"/>
                <w:hideMark/>
              </w:tcPr>
            </w:tcPrChange>
          </w:tcPr>
          <w:p w14:paraId="282B05C3" w14:textId="77777777" w:rsidR="004D28C1" w:rsidRPr="003C02FF" w:rsidRDefault="004D28C1" w:rsidP="004D28C1">
            <w:pPr>
              <w:rPr>
                <w:ins w:id="13245" w:author="James Vu" w:date="2024-04-19T00:01:00Z"/>
                <w:b/>
                <w:bCs/>
                <w:color w:val="0D0D0D"/>
                <w:rPrChange w:id="13246" w:author="James Vu" w:date="2024-04-19T00:19:00Z">
                  <w:rPr>
                    <w:ins w:id="13247" w:author="James Vu" w:date="2024-04-19T00:01:00Z"/>
                    <w:b/>
                    <w:bCs/>
                    <w:color w:val="0D0D0D"/>
                    <w:sz w:val="28"/>
                    <w:szCs w:val="28"/>
                  </w:rPr>
                </w:rPrChange>
              </w:rPr>
            </w:pPr>
            <w:ins w:id="13248" w:author="James Vu" w:date="2024-04-19T00:01:00Z">
              <w:r w:rsidRPr="003C02FF">
                <w:rPr>
                  <w:b/>
                  <w:bCs/>
                  <w:color w:val="0D0D0D"/>
                  <w:rPrChange w:id="13249" w:author="James Vu" w:date="2024-04-19T00:19:00Z">
                    <w:rPr>
                      <w:b/>
                      <w:bCs/>
                      <w:color w:val="0D0D0D"/>
                      <w:sz w:val="28"/>
                      <w:szCs w:val="28"/>
                    </w:rPr>
                  </w:rPrChange>
                </w:rPr>
                <w:t>Quản Lý Vùng Nuôi Yến</w:t>
              </w:r>
            </w:ins>
          </w:p>
        </w:tc>
      </w:tr>
      <w:tr w:rsidR="003C02FF" w:rsidRPr="003C02FF" w14:paraId="6D0D6C94" w14:textId="77777777" w:rsidTr="003C02FF">
        <w:trPr>
          <w:trHeight w:val="360"/>
          <w:ins w:id="13250" w:author="James Vu" w:date="2024-04-19T00:01:00Z"/>
          <w:trPrChange w:id="13251" w:author="James Vu" w:date="2024-04-19T00:20:00Z">
            <w:trPr>
              <w:trHeight w:val="360"/>
            </w:trPr>
          </w:trPrChange>
        </w:trPr>
        <w:tc>
          <w:tcPr>
            <w:tcW w:w="704" w:type="dxa"/>
            <w:shd w:val="clear" w:color="auto" w:fill="auto"/>
            <w:noWrap/>
            <w:vAlign w:val="center"/>
            <w:hideMark/>
            <w:tcPrChange w:id="13252" w:author="James Vu" w:date="2024-04-19T00:20:00Z">
              <w:tcPr>
                <w:tcW w:w="704" w:type="dxa"/>
                <w:shd w:val="clear" w:color="auto" w:fill="auto"/>
                <w:noWrap/>
                <w:vAlign w:val="center"/>
                <w:hideMark/>
              </w:tcPr>
            </w:tcPrChange>
          </w:tcPr>
          <w:p w14:paraId="3F7F3CCA" w14:textId="77777777" w:rsidR="004D28C1" w:rsidRPr="003C02FF" w:rsidRDefault="004D28C1" w:rsidP="004D28C1">
            <w:pPr>
              <w:jc w:val="center"/>
              <w:rPr>
                <w:ins w:id="13253" w:author="James Vu" w:date="2024-04-19T00:01:00Z"/>
                <w:b/>
                <w:bCs/>
                <w:color w:val="000000"/>
                <w:rPrChange w:id="13254" w:author="James Vu" w:date="2024-04-19T00:19:00Z">
                  <w:rPr>
                    <w:ins w:id="13255" w:author="James Vu" w:date="2024-04-19T00:01:00Z"/>
                    <w:b/>
                    <w:bCs/>
                    <w:color w:val="000000"/>
                    <w:sz w:val="28"/>
                    <w:szCs w:val="28"/>
                  </w:rPr>
                </w:rPrChange>
              </w:rPr>
            </w:pPr>
            <w:ins w:id="13256" w:author="James Vu" w:date="2024-04-19T00:01:00Z">
              <w:r w:rsidRPr="003C02FF">
                <w:rPr>
                  <w:b/>
                  <w:bCs/>
                  <w:color w:val="000000"/>
                  <w:rPrChange w:id="13257" w:author="James Vu" w:date="2024-04-19T00:19:00Z">
                    <w:rPr>
                      <w:b/>
                      <w:bCs/>
                      <w:color w:val="000000"/>
                      <w:sz w:val="28"/>
                      <w:szCs w:val="28"/>
                    </w:rPr>
                  </w:rPrChange>
                </w:rPr>
                <w:t> </w:t>
              </w:r>
            </w:ins>
          </w:p>
        </w:tc>
        <w:tc>
          <w:tcPr>
            <w:tcW w:w="8358" w:type="dxa"/>
            <w:shd w:val="clear" w:color="auto" w:fill="auto"/>
            <w:noWrap/>
            <w:vAlign w:val="center"/>
            <w:hideMark/>
            <w:tcPrChange w:id="13258" w:author="James Vu" w:date="2024-04-19T00:20:00Z">
              <w:tcPr>
                <w:tcW w:w="8358" w:type="dxa"/>
                <w:shd w:val="clear" w:color="auto" w:fill="auto"/>
                <w:noWrap/>
                <w:vAlign w:val="center"/>
                <w:hideMark/>
              </w:tcPr>
            </w:tcPrChange>
          </w:tcPr>
          <w:p w14:paraId="0F4BE142" w14:textId="77777777" w:rsidR="004D28C1" w:rsidRPr="003C02FF" w:rsidRDefault="004D28C1" w:rsidP="004D28C1">
            <w:pPr>
              <w:rPr>
                <w:ins w:id="13259" w:author="James Vu" w:date="2024-04-19T00:01:00Z"/>
                <w:color w:val="0D0D0D"/>
                <w:rPrChange w:id="13260" w:author="James Vu" w:date="2024-04-19T00:19:00Z">
                  <w:rPr>
                    <w:ins w:id="13261" w:author="James Vu" w:date="2024-04-19T00:01:00Z"/>
                    <w:color w:val="0D0D0D"/>
                    <w:sz w:val="28"/>
                    <w:szCs w:val="28"/>
                  </w:rPr>
                </w:rPrChange>
              </w:rPr>
            </w:pPr>
            <w:ins w:id="13262" w:author="James Vu" w:date="2024-04-19T00:01:00Z">
              <w:r w:rsidRPr="003C02FF">
                <w:rPr>
                  <w:color w:val="0D0D0D"/>
                  <w:rPrChange w:id="13263" w:author="James Vu" w:date="2024-04-19T00:19:00Z">
                    <w:rPr>
                      <w:color w:val="0D0D0D"/>
                      <w:sz w:val="28"/>
                      <w:szCs w:val="28"/>
                    </w:rPr>
                  </w:rPrChange>
                </w:rPr>
                <w:t>Công cụ theo dõi vùng nuôi yến.</w:t>
              </w:r>
            </w:ins>
          </w:p>
        </w:tc>
      </w:tr>
      <w:tr w:rsidR="003C02FF" w:rsidRPr="003C02FF" w14:paraId="13036329" w14:textId="77777777" w:rsidTr="003C02FF">
        <w:trPr>
          <w:trHeight w:val="360"/>
          <w:ins w:id="13264" w:author="James Vu" w:date="2024-04-19T00:01:00Z"/>
          <w:trPrChange w:id="13265" w:author="James Vu" w:date="2024-04-19T00:20:00Z">
            <w:trPr>
              <w:trHeight w:val="360"/>
            </w:trPr>
          </w:trPrChange>
        </w:trPr>
        <w:tc>
          <w:tcPr>
            <w:tcW w:w="704" w:type="dxa"/>
            <w:shd w:val="clear" w:color="auto" w:fill="auto"/>
            <w:noWrap/>
            <w:vAlign w:val="center"/>
            <w:hideMark/>
            <w:tcPrChange w:id="13266" w:author="James Vu" w:date="2024-04-19T00:20:00Z">
              <w:tcPr>
                <w:tcW w:w="704" w:type="dxa"/>
                <w:shd w:val="clear" w:color="auto" w:fill="auto"/>
                <w:noWrap/>
                <w:vAlign w:val="center"/>
                <w:hideMark/>
              </w:tcPr>
            </w:tcPrChange>
          </w:tcPr>
          <w:p w14:paraId="370B4E2C" w14:textId="77777777" w:rsidR="004D28C1" w:rsidRPr="003C02FF" w:rsidRDefault="004D28C1" w:rsidP="004D28C1">
            <w:pPr>
              <w:jc w:val="center"/>
              <w:rPr>
                <w:ins w:id="13267" w:author="James Vu" w:date="2024-04-19T00:01:00Z"/>
                <w:b/>
                <w:bCs/>
                <w:color w:val="000000"/>
                <w:rPrChange w:id="13268" w:author="James Vu" w:date="2024-04-19T00:19:00Z">
                  <w:rPr>
                    <w:ins w:id="13269" w:author="James Vu" w:date="2024-04-19T00:01:00Z"/>
                    <w:b/>
                    <w:bCs/>
                    <w:color w:val="000000"/>
                    <w:sz w:val="28"/>
                    <w:szCs w:val="28"/>
                  </w:rPr>
                </w:rPrChange>
              </w:rPr>
            </w:pPr>
            <w:ins w:id="13270" w:author="James Vu" w:date="2024-04-19T00:01:00Z">
              <w:r w:rsidRPr="003C02FF">
                <w:rPr>
                  <w:b/>
                  <w:bCs/>
                  <w:color w:val="000000"/>
                  <w:rPrChange w:id="13271" w:author="James Vu" w:date="2024-04-19T00:19:00Z">
                    <w:rPr>
                      <w:b/>
                      <w:bCs/>
                      <w:color w:val="000000"/>
                      <w:sz w:val="28"/>
                      <w:szCs w:val="28"/>
                    </w:rPr>
                  </w:rPrChange>
                </w:rPr>
                <w:t> </w:t>
              </w:r>
            </w:ins>
          </w:p>
        </w:tc>
        <w:tc>
          <w:tcPr>
            <w:tcW w:w="8358" w:type="dxa"/>
            <w:shd w:val="clear" w:color="auto" w:fill="auto"/>
            <w:noWrap/>
            <w:vAlign w:val="center"/>
            <w:hideMark/>
            <w:tcPrChange w:id="13272" w:author="James Vu" w:date="2024-04-19T00:20:00Z">
              <w:tcPr>
                <w:tcW w:w="8358" w:type="dxa"/>
                <w:shd w:val="clear" w:color="auto" w:fill="auto"/>
                <w:noWrap/>
                <w:vAlign w:val="center"/>
                <w:hideMark/>
              </w:tcPr>
            </w:tcPrChange>
          </w:tcPr>
          <w:p w14:paraId="47C2B0BF" w14:textId="77777777" w:rsidR="004D28C1" w:rsidRPr="003C02FF" w:rsidRDefault="004D28C1" w:rsidP="004D28C1">
            <w:pPr>
              <w:rPr>
                <w:ins w:id="13273" w:author="James Vu" w:date="2024-04-19T00:01:00Z"/>
                <w:color w:val="0D0D0D"/>
                <w:rPrChange w:id="13274" w:author="James Vu" w:date="2024-04-19T00:19:00Z">
                  <w:rPr>
                    <w:ins w:id="13275" w:author="James Vu" w:date="2024-04-19T00:01:00Z"/>
                    <w:color w:val="0D0D0D"/>
                    <w:sz w:val="28"/>
                    <w:szCs w:val="28"/>
                  </w:rPr>
                </w:rPrChange>
              </w:rPr>
            </w:pPr>
            <w:ins w:id="13276" w:author="James Vu" w:date="2024-04-19T00:01:00Z">
              <w:r w:rsidRPr="003C02FF">
                <w:rPr>
                  <w:color w:val="0D0D0D"/>
                  <w:rPrChange w:id="13277" w:author="James Vu" w:date="2024-04-19T00:19:00Z">
                    <w:rPr>
                      <w:color w:val="0D0D0D"/>
                      <w:sz w:val="28"/>
                      <w:szCs w:val="28"/>
                    </w:rPr>
                  </w:rPrChange>
                </w:rPr>
                <w:t>Công cụ số hóa bản đồ vùng nuôi yến.</w:t>
              </w:r>
            </w:ins>
          </w:p>
        </w:tc>
      </w:tr>
      <w:tr w:rsidR="003C02FF" w:rsidRPr="003C02FF" w14:paraId="471C394F" w14:textId="77777777" w:rsidTr="003C02FF">
        <w:trPr>
          <w:trHeight w:val="360"/>
          <w:ins w:id="13278" w:author="James Vu" w:date="2024-04-19T00:01:00Z"/>
          <w:trPrChange w:id="13279" w:author="James Vu" w:date="2024-04-19T00:20:00Z">
            <w:trPr>
              <w:trHeight w:val="360"/>
            </w:trPr>
          </w:trPrChange>
        </w:trPr>
        <w:tc>
          <w:tcPr>
            <w:tcW w:w="704" w:type="dxa"/>
            <w:shd w:val="clear" w:color="auto" w:fill="auto"/>
            <w:noWrap/>
            <w:vAlign w:val="center"/>
            <w:hideMark/>
            <w:tcPrChange w:id="13280" w:author="James Vu" w:date="2024-04-19T00:20:00Z">
              <w:tcPr>
                <w:tcW w:w="704" w:type="dxa"/>
                <w:shd w:val="clear" w:color="auto" w:fill="auto"/>
                <w:noWrap/>
                <w:vAlign w:val="center"/>
                <w:hideMark/>
              </w:tcPr>
            </w:tcPrChange>
          </w:tcPr>
          <w:p w14:paraId="03FFD239" w14:textId="77777777" w:rsidR="004D28C1" w:rsidRPr="003C02FF" w:rsidRDefault="004D28C1" w:rsidP="004D28C1">
            <w:pPr>
              <w:jc w:val="center"/>
              <w:rPr>
                <w:ins w:id="13281" w:author="James Vu" w:date="2024-04-19T00:01:00Z"/>
                <w:b/>
                <w:bCs/>
                <w:color w:val="000000"/>
                <w:rPrChange w:id="13282" w:author="James Vu" w:date="2024-04-19T00:19:00Z">
                  <w:rPr>
                    <w:ins w:id="13283" w:author="James Vu" w:date="2024-04-19T00:01:00Z"/>
                    <w:b/>
                    <w:bCs/>
                    <w:color w:val="000000"/>
                    <w:sz w:val="28"/>
                    <w:szCs w:val="28"/>
                  </w:rPr>
                </w:rPrChange>
              </w:rPr>
            </w:pPr>
            <w:ins w:id="13284" w:author="James Vu" w:date="2024-04-19T00:01:00Z">
              <w:r w:rsidRPr="003C02FF">
                <w:rPr>
                  <w:b/>
                  <w:bCs/>
                  <w:color w:val="000000"/>
                  <w:rPrChange w:id="13285" w:author="James Vu" w:date="2024-04-19T00:19:00Z">
                    <w:rPr>
                      <w:b/>
                      <w:bCs/>
                      <w:color w:val="000000"/>
                      <w:sz w:val="28"/>
                      <w:szCs w:val="28"/>
                    </w:rPr>
                  </w:rPrChange>
                </w:rPr>
                <w:t> </w:t>
              </w:r>
            </w:ins>
          </w:p>
        </w:tc>
        <w:tc>
          <w:tcPr>
            <w:tcW w:w="8358" w:type="dxa"/>
            <w:shd w:val="clear" w:color="auto" w:fill="auto"/>
            <w:noWrap/>
            <w:vAlign w:val="center"/>
            <w:hideMark/>
            <w:tcPrChange w:id="13286" w:author="James Vu" w:date="2024-04-19T00:20:00Z">
              <w:tcPr>
                <w:tcW w:w="8358" w:type="dxa"/>
                <w:shd w:val="clear" w:color="auto" w:fill="auto"/>
                <w:noWrap/>
                <w:vAlign w:val="center"/>
                <w:hideMark/>
              </w:tcPr>
            </w:tcPrChange>
          </w:tcPr>
          <w:p w14:paraId="08307C46" w14:textId="77777777" w:rsidR="004D28C1" w:rsidRPr="003C02FF" w:rsidRDefault="004D28C1" w:rsidP="004D28C1">
            <w:pPr>
              <w:rPr>
                <w:ins w:id="13287" w:author="James Vu" w:date="2024-04-19T00:01:00Z"/>
                <w:color w:val="0D0D0D"/>
                <w:rPrChange w:id="13288" w:author="James Vu" w:date="2024-04-19T00:19:00Z">
                  <w:rPr>
                    <w:ins w:id="13289" w:author="James Vu" w:date="2024-04-19T00:01:00Z"/>
                    <w:color w:val="0D0D0D"/>
                    <w:sz w:val="28"/>
                    <w:szCs w:val="28"/>
                  </w:rPr>
                </w:rPrChange>
              </w:rPr>
            </w:pPr>
            <w:ins w:id="13290" w:author="James Vu" w:date="2024-04-19T00:01:00Z">
              <w:r w:rsidRPr="003C02FF">
                <w:rPr>
                  <w:color w:val="0D0D0D"/>
                  <w:rPrChange w:id="13291" w:author="James Vu" w:date="2024-04-19T00:19:00Z">
                    <w:rPr>
                      <w:color w:val="0D0D0D"/>
                      <w:sz w:val="28"/>
                      <w:szCs w:val="28"/>
                    </w:rPr>
                  </w:rPrChange>
                </w:rPr>
                <w:t>Cập nhật thông tin về các hoạt động nuôi trong từng khu vực.</w:t>
              </w:r>
            </w:ins>
          </w:p>
        </w:tc>
      </w:tr>
      <w:tr w:rsidR="003C02FF" w:rsidRPr="003C02FF" w14:paraId="3E38A266" w14:textId="77777777" w:rsidTr="003C02FF">
        <w:trPr>
          <w:trHeight w:val="360"/>
          <w:ins w:id="13292" w:author="James Vu" w:date="2024-04-19T00:01:00Z"/>
          <w:trPrChange w:id="13293" w:author="James Vu" w:date="2024-04-19T00:20:00Z">
            <w:trPr>
              <w:trHeight w:val="360"/>
            </w:trPr>
          </w:trPrChange>
        </w:trPr>
        <w:tc>
          <w:tcPr>
            <w:tcW w:w="704" w:type="dxa"/>
            <w:shd w:val="clear" w:color="auto" w:fill="auto"/>
            <w:noWrap/>
            <w:vAlign w:val="center"/>
            <w:hideMark/>
            <w:tcPrChange w:id="13294" w:author="James Vu" w:date="2024-04-19T00:20:00Z">
              <w:tcPr>
                <w:tcW w:w="704" w:type="dxa"/>
                <w:shd w:val="clear" w:color="auto" w:fill="auto"/>
                <w:noWrap/>
                <w:vAlign w:val="center"/>
                <w:hideMark/>
              </w:tcPr>
            </w:tcPrChange>
          </w:tcPr>
          <w:p w14:paraId="20CF682A" w14:textId="77777777" w:rsidR="004D28C1" w:rsidRPr="003C02FF" w:rsidRDefault="004D28C1" w:rsidP="004D28C1">
            <w:pPr>
              <w:jc w:val="center"/>
              <w:rPr>
                <w:ins w:id="13295" w:author="James Vu" w:date="2024-04-19T00:01:00Z"/>
                <w:b/>
                <w:bCs/>
                <w:color w:val="000000"/>
                <w:rPrChange w:id="13296" w:author="James Vu" w:date="2024-04-19T00:19:00Z">
                  <w:rPr>
                    <w:ins w:id="13297" w:author="James Vu" w:date="2024-04-19T00:01:00Z"/>
                    <w:b/>
                    <w:bCs/>
                    <w:color w:val="000000"/>
                    <w:sz w:val="28"/>
                    <w:szCs w:val="28"/>
                  </w:rPr>
                </w:rPrChange>
              </w:rPr>
            </w:pPr>
            <w:ins w:id="13298" w:author="James Vu" w:date="2024-04-19T00:01:00Z">
              <w:r w:rsidRPr="003C02FF">
                <w:rPr>
                  <w:b/>
                  <w:bCs/>
                  <w:color w:val="000000"/>
                  <w:rPrChange w:id="13299" w:author="James Vu" w:date="2024-04-19T00:19:00Z">
                    <w:rPr>
                      <w:b/>
                      <w:bCs/>
                      <w:color w:val="000000"/>
                      <w:sz w:val="28"/>
                      <w:szCs w:val="28"/>
                    </w:rPr>
                  </w:rPrChange>
                </w:rPr>
                <w:t>10</w:t>
              </w:r>
            </w:ins>
          </w:p>
        </w:tc>
        <w:tc>
          <w:tcPr>
            <w:tcW w:w="8358" w:type="dxa"/>
            <w:shd w:val="clear" w:color="auto" w:fill="auto"/>
            <w:noWrap/>
            <w:vAlign w:val="center"/>
            <w:hideMark/>
            <w:tcPrChange w:id="13300" w:author="James Vu" w:date="2024-04-19T00:20:00Z">
              <w:tcPr>
                <w:tcW w:w="8358" w:type="dxa"/>
                <w:shd w:val="clear" w:color="auto" w:fill="auto"/>
                <w:noWrap/>
                <w:vAlign w:val="center"/>
                <w:hideMark/>
              </w:tcPr>
            </w:tcPrChange>
          </w:tcPr>
          <w:p w14:paraId="4FDBCC47" w14:textId="77777777" w:rsidR="004D28C1" w:rsidRPr="003C02FF" w:rsidRDefault="004D28C1" w:rsidP="004D28C1">
            <w:pPr>
              <w:rPr>
                <w:ins w:id="13301" w:author="James Vu" w:date="2024-04-19T00:01:00Z"/>
                <w:b/>
                <w:bCs/>
                <w:color w:val="0D0D0D"/>
                <w:rPrChange w:id="13302" w:author="James Vu" w:date="2024-04-19T00:19:00Z">
                  <w:rPr>
                    <w:ins w:id="13303" w:author="James Vu" w:date="2024-04-19T00:01:00Z"/>
                    <w:b/>
                    <w:bCs/>
                    <w:color w:val="0D0D0D"/>
                    <w:sz w:val="28"/>
                    <w:szCs w:val="28"/>
                  </w:rPr>
                </w:rPrChange>
              </w:rPr>
            </w:pPr>
            <w:ins w:id="13304" w:author="James Vu" w:date="2024-04-19T00:01:00Z">
              <w:r w:rsidRPr="003C02FF">
                <w:rPr>
                  <w:b/>
                  <w:bCs/>
                  <w:color w:val="0D0D0D"/>
                  <w:rPrChange w:id="13305" w:author="James Vu" w:date="2024-04-19T00:19:00Z">
                    <w:rPr>
                      <w:b/>
                      <w:bCs/>
                      <w:color w:val="0D0D0D"/>
                      <w:sz w:val="28"/>
                      <w:szCs w:val="28"/>
                    </w:rPr>
                  </w:rPrChange>
                </w:rPr>
                <w:t>Quản Lý Nhà Yến</w:t>
              </w:r>
            </w:ins>
          </w:p>
        </w:tc>
      </w:tr>
      <w:tr w:rsidR="003C02FF" w:rsidRPr="003C02FF" w14:paraId="7FB5737C" w14:textId="77777777" w:rsidTr="003C02FF">
        <w:trPr>
          <w:trHeight w:val="360"/>
          <w:ins w:id="13306" w:author="James Vu" w:date="2024-04-19T00:01:00Z"/>
          <w:trPrChange w:id="13307" w:author="James Vu" w:date="2024-04-19T00:20:00Z">
            <w:trPr>
              <w:trHeight w:val="360"/>
            </w:trPr>
          </w:trPrChange>
        </w:trPr>
        <w:tc>
          <w:tcPr>
            <w:tcW w:w="704" w:type="dxa"/>
            <w:shd w:val="clear" w:color="auto" w:fill="auto"/>
            <w:noWrap/>
            <w:vAlign w:val="center"/>
            <w:hideMark/>
            <w:tcPrChange w:id="13308" w:author="James Vu" w:date="2024-04-19T00:20:00Z">
              <w:tcPr>
                <w:tcW w:w="704" w:type="dxa"/>
                <w:shd w:val="clear" w:color="auto" w:fill="auto"/>
                <w:noWrap/>
                <w:vAlign w:val="center"/>
                <w:hideMark/>
              </w:tcPr>
            </w:tcPrChange>
          </w:tcPr>
          <w:p w14:paraId="1DBAFE65" w14:textId="77777777" w:rsidR="004D28C1" w:rsidRPr="003C02FF" w:rsidRDefault="004D28C1" w:rsidP="004D28C1">
            <w:pPr>
              <w:jc w:val="center"/>
              <w:rPr>
                <w:ins w:id="13309" w:author="James Vu" w:date="2024-04-19T00:01:00Z"/>
                <w:b/>
                <w:bCs/>
                <w:color w:val="000000"/>
                <w:rPrChange w:id="13310" w:author="James Vu" w:date="2024-04-19T00:19:00Z">
                  <w:rPr>
                    <w:ins w:id="13311" w:author="James Vu" w:date="2024-04-19T00:01:00Z"/>
                    <w:b/>
                    <w:bCs/>
                    <w:color w:val="000000"/>
                    <w:sz w:val="28"/>
                    <w:szCs w:val="28"/>
                  </w:rPr>
                </w:rPrChange>
              </w:rPr>
            </w:pPr>
            <w:ins w:id="13312" w:author="James Vu" w:date="2024-04-19T00:01:00Z">
              <w:r w:rsidRPr="003C02FF">
                <w:rPr>
                  <w:b/>
                  <w:bCs/>
                  <w:color w:val="000000"/>
                  <w:rPrChange w:id="13313" w:author="James Vu" w:date="2024-04-19T00:19:00Z">
                    <w:rPr>
                      <w:b/>
                      <w:bCs/>
                      <w:color w:val="000000"/>
                      <w:sz w:val="28"/>
                      <w:szCs w:val="28"/>
                    </w:rPr>
                  </w:rPrChange>
                </w:rPr>
                <w:t> </w:t>
              </w:r>
            </w:ins>
          </w:p>
        </w:tc>
        <w:tc>
          <w:tcPr>
            <w:tcW w:w="8358" w:type="dxa"/>
            <w:shd w:val="clear" w:color="auto" w:fill="auto"/>
            <w:noWrap/>
            <w:vAlign w:val="center"/>
            <w:hideMark/>
            <w:tcPrChange w:id="13314" w:author="James Vu" w:date="2024-04-19T00:20:00Z">
              <w:tcPr>
                <w:tcW w:w="8358" w:type="dxa"/>
                <w:shd w:val="clear" w:color="auto" w:fill="auto"/>
                <w:noWrap/>
                <w:vAlign w:val="center"/>
                <w:hideMark/>
              </w:tcPr>
            </w:tcPrChange>
          </w:tcPr>
          <w:p w14:paraId="29BE2C47" w14:textId="77777777" w:rsidR="004D28C1" w:rsidRPr="003C02FF" w:rsidRDefault="004D28C1" w:rsidP="004D28C1">
            <w:pPr>
              <w:rPr>
                <w:ins w:id="13315" w:author="James Vu" w:date="2024-04-19T00:01:00Z"/>
                <w:color w:val="0D0D0D"/>
                <w:rPrChange w:id="13316" w:author="James Vu" w:date="2024-04-19T00:19:00Z">
                  <w:rPr>
                    <w:ins w:id="13317" w:author="James Vu" w:date="2024-04-19T00:01:00Z"/>
                    <w:color w:val="0D0D0D"/>
                    <w:sz w:val="28"/>
                    <w:szCs w:val="28"/>
                  </w:rPr>
                </w:rPrChange>
              </w:rPr>
            </w:pPr>
            <w:ins w:id="13318" w:author="James Vu" w:date="2024-04-19T00:01:00Z">
              <w:r w:rsidRPr="003C02FF">
                <w:rPr>
                  <w:color w:val="0D0D0D"/>
                  <w:rPrChange w:id="13319" w:author="James Vu" w:date="2024-04-19T00:19:00Z">
                    <w:rPr>
                      <w:color w:val="0D0D0D"/>
                      <w:sz w:val="28"/>
                      <w:szCs w:val="28"/>
                    </w:rPr>
                  </w:rPrChange>
                </w:rPr>
                <w:t>Công cụ đăng ký và cấp phép cho nhà yến.</w:t>
              </w:r>
            </w:ins>
          </w:p>
        </w:tc>
      </w:tr>
      <w:tr w:rsidR="003C02FF" w:rsidRPr="003C02FF" w14:paraId="65D37B36" w14:textId="77777777" w:rsidTr="003C02FF">
        <w:trPr>
          <w:trHeight w:val="360"/>
          <w:ins w:id="13320" w:author="James Vu" w:date="2024-04-19T00:01:00Z"/>
          <w:trPrChange w:id="13321" w:author="James Vu" w:date="2024-04-19T00:20:00Z">
            <w:trPr>
              <w:trHeight w:val="360"/>
            </w:trPr>
          </w:trPrChange>
        </w:trPr>
        <w:tc>
          <w:tcPr>
            <w:tcW w:w="704" w:type="dxa"/>
            <w:shd w:val="clear" w:color="auto" w:fill="auto"/>
            <w:noWrap/>
            <w:vAlign w:val="center"/>
            <w:hideMark/>
            <w:tcPrChange w:id="13322" w:author="James Vu" w:date="2024-04-19T00:20:00Z">
              <w:tcPr>
                <w:tcW w:w="704" w:type="dxa"/>
                <w:shd w:val="clear" w:color="auto" w:fill="auto"/>
                <w:noWrap/>
                <w:vAlign w:val="center"/>
                <w:hideMark/>
              </w:tcPr>
            </w:tcPrChange>
          </w:tcPr>
          <w:p w14:paraId="6F1C5820" w14:textId="77777777" w:rsidR="004D28C1" w:rsidRPr="003C02FF" w:rsidRDefault="004D28C1" w:rsidP="004D28C1">
            <w:pPr>
              <w:jc w:val="center"/>
              <w:rPr>
                <w:ins w:id="13323" w:author="James Vu" w:date="2024-04-19T00:01:00Z"/>
                <w:b/>
                <w:bCs/>
                <w:color w:val="000000"/>
                <w:rPrChange w:id="13324" w:author="James Vu" w:date="2024-04-19T00:19:00Z">
                  <w:rPr>
                    <w:ins w:id="13325" w:author="James Vu" w:date="2024-04-19T00:01:00Z"/>
                    <w:b/>
                    <w:bCs/>
                    <w:color w:val="000000"/>
                    <w:sz w:val="28"/>
                    <w:szCs w:val="28"/>
                  </w:rPr>
                </w:rPrChange>
              </w:rPr>
            </w:pPr>
            <w:ins w:id="13326" w:author="James Vu" w:date="2024-04-19T00:01:00Z">
              <w:r w:rsidRPr="003C02FF">
                <w:rPr>
                  <w:b/>
                  <w:bCs/>
                  <w:color w:val="000000"/>
                  <w:rPrChange w:id="13327" w:author="James Vu" w:date="2024-04-19T00:19:00Z">
                    <w:rPr>
                      <w:b/>
                      <w:bCs/>
                      <w:color w:val="000000"/>
                      <w:sz w:val="28"/>
                      <w:szCs w:val="28"/>
                    </w:rPr>
                  </w:rPrChange>
                </w:rPr>
                <w:t> </w:t>
              </w:r>
            </w:ins>
          </w:p>
        </w:tc>
        <w:tc>
          <w:tcPr>
            <w:tcW w:w="8358" w:type="dxa"/>
            <w:shd w:val="clear" w:color="auto" w:fill="auto"/>
            <w:noWrap/>
            <w:vAlign w:val="center"/>
            <w:hideMark/>
            <w:tcPrChange w:id="13328" w:author="James Vu" w:date="2024-04-19T00:20:00Z">
              <w:tcPr>
                <w:tcW w:w="8358" w:type="dxa"/>
                <w:shd w:val="clear" w:color="auto" w:fill="auto"/>
                <w:noWrap/>
                <w:vAlign w:val="center"/>
                <w:hideMark/>
              </w:tcPr>
            </w:tcPrChange>
          </w:tcPr>
          <w:p w14:paraId="2D6DBC09" w14:textId="77777777" w:rsidR="004D28C1" w:rsidRPr="003C02FF" w:rsidRDefault="004D28C1" w:rsidP="004D28C1">
            <w:pPr>
              <w:rPr>
                <w:ins w:id="13329" w:author="James Vu" w:date="2024-04-19T00:01:00Z"/>
                <w:color w:val="0D0D0D"/>
                <w:rPrChange w:id="13330" w:author="James Vu" w:date="2024-04-19T00:19:00Z">
                  <w:rPr>
                    <w:ins w:id="13331" w:author="James Vu" w:date="2024-04-19T00:01:00Z"/>
                    <w:color w:val="0D0D0D"/>
                    <w:sz w:val="28"/>
                    <w:szCs w:val="28"/>
                  </w:rPr>
                </w:rPrChange>
              </w:rPr>
            </w:pPr>
            <w:ins w:id="13332" w:author="James Vu" w:date="2024-04-19T00:01:00Z">
              <w:r w:rsidRPr="003C02FF">
                <w:rPr>
                  <w:color w:val="0D0D0D"/>
                  <w:rPrChange w:id="13333" w:author="James Vu" w:date="2024-04-19T00:19:00Z">
                    <w:rPr>
                      <w:color w:val="0D0D0D"/>
                      <w:sz w:val="28"/>
                      <w:szCs w:val="28"/>
                    </w:rPr>
                  </w:rPrChange>
                </w:rPr>
                <w:t>Công cụ quản lý các tiêu chuẩn an toàn thực phẩm trong nhà yến.</w:t>
              </w:r>
            </w:ins>
          </w:p>
        </w:tc>
      </w:tr>
      <w:tr w:rsidR="003C02FF" w:rsidRPr="003C02FF" w14:paraId="77304CAD" w14:textId="77777777" w:rsidTr="003C02FF">
        <w:trPr>
          <w:trHeight w:val="360"/>
          <w:ins w:id="13334" w:author="James Vu" w:date="2024-04-19T00:01:00Z"/>
          <w:trPrChange w:id="13335" w:author="James Vu" w:date="2024-04-19T00:20:00Z">
            <w:trPr>
              <w:trHeight w:val="360"/>
            </w:trPr>
          </w:trPrChange>
        </w:trPr>
        <w:tc>
          <w:tcPr>
            <w:tcW w:w="704" w:type="dxa"/>
            <w:shd w:val="clear" w:color="auto" w:fill="auto"/>
            <w:noWrap/>
            <w:vAlign w:val="center"/>
            <w:hideMark/>
            <w:tcPrChange w:id="13336" w:author="James Vu" w:date="2024-04-19T00:20:00Z">
              <w:tcPr>
                <w:tcW w:w="704" w:type="dxa"/>
                <w:shd w:val="clear" w:color="auto" w:fill="auto"/>
                <w:noWrap/>
                <w:vAlign w:val="center"/>
                <w:hideMark/>
              </w:tcPr>
            </w:tcPrChange>
          </w:tcPr>
          <w:p w14:paraId="7D2AAD91" w14:textId="77777777" w:rsidR="004D28C1" w:rsidRPr="003C02FF" w:rsidRDefault="004D28C1" w:rsidP="004D28C1">
            <w:pPr>
              <w:jc w:val="center"/>
              <w:rPr>
                <w:ins w:id="13337" w:author="James Vu" w:date="2024-04-19T00:01:00Z"/>
                <w:b/>
                <w:bCs/>
                <w:color w:val="000000"/>
                <w:rPrChange w:id="13338" w:author="James Vu" w:date="2024-04-19T00:19:00Z">
                  <w:rPr>
                    <w:ins w:id="13339" w:author="James Vu" w:date="2024-04-19T00:01:00Z"/>
                    <w:b/>
                    <w:bCs/>
                    <w:color w:val="000000"/>
                    <w:sz w:val="28"/>
                    <w:szCs w:val="28"/>
                  </w:rPr>
                </w:rPrChange>
              </w:rPr>
            </w:pPr>
            <w:ins w:id="13340" w:author="James Vu" w:date="2024-04-19T00:01:00Z">
              <w:r w:rsidRPr="003C02FF">
                <w:rPr>
                  <w:b/>
                  <w:bCs/>
                  <w:color w:val="000000"/>
                  <w:rPrChange w:id="13341" w:author="James Vu" w:date="2024-04-19T00:19:00Z">
                    <w:rPr>
                      <w:b/>
                      <w:bCs/>
                      <w:color w:val="000000"/>
                      <w:sz w:val="28"/>
                      <w:szCs w:val="28"/>
                    </w:rPr>
                  </w:rPrChange>
                </w:rPr>
                <w:t> </w:t>
              </w:r>
            </w:ins>
          </w:p>
        </w:tc>
        <w:tc>
          <w:tcPr>
            <w:tcW w:w="8358" w:type="dxa"/>
            <w:shd w:val="clear" w:color="auto" w:fill="auto"/>
            <w:noWrap/>
            <w:vAlign w:val="center"/>
            <w:hideMark/>
            <w:tcPrChange w:id="13342" w:author="James Vu" w:date="2024-04-19T00:20:00Z">
              <w:tcPr>
                <w:tcW w:w="8358" w:type="dxa"/>
                <w:shd w:val="clear" w:color="auto" w:fill="auto"/>
                <w:noWrap/>
                <w:vAlign w:val="center"/>
                <w:hideMark/>
              </w:tcPr>
            </w:tcPrChange>
          </w:tcPr>
          <w:p w14:paraId="6951838B" w14:textId="77777777" w:rsidR="004D28C1" w:rsidRPr="003C02FF" w:rsidRDefault="004D28C1" w:rsidP="004D28C1">
            <w:pPr>
              <w:rPr>
                <w:ins w:id="13343" w:author="James Vu" w:date="2024-04-19T00:01:00Z"/>
                <w:color w:val="0D0D0D"/>
                <w:rPrChange w:id="13344" w:author="James Vu" w:date="2024-04-19T00:19:00Z">
                  <w:rPr>
                    <w:ins w:id="13345" w:author="James Vu" w:date="2024-04-19T00:01:00Z"/>
                    <w:color w:val="0D0D0D"/>
                    <w:sz w:val="28"/>
                    <w:szCs w:val="28"/>
                  </w:rPr>
                </w:rPrChange>
              </w:rPr>
            </w:pPr>
            <w:ins w:id="13346" w:author="James Vu" w:date="2024-04-19T00:01:00Z">
              <w:r w:rsidRPr="003C02FF">
                <w:rPr>
                  <w:color w:val="0D0D0D"/>
                  <w:rPrChange w:id="13347" w:author="James Vu" w:date="2024-04-19T00:19:00Z">
                    <w:rPr>
                      <w:color w:val="0D0D0D"/>
                      <w:sz w:val="28"/>
                      <w:szCs w:val="28"/>
                    </w:rPr>
                  </w:rPrChange>
                </w:rPr>
                <w:t>Cung cấp tài liệu hướng dẫn và quy trình vận hành nhà yến.</w:t>
              </w:r>
            </w:ins>
          </w:p>
        </w:tc>
      </w:tr>
      <w:tr w:rsidR="003C02FF" w:rsidRPr="003C02FF" w14:paraId="51627A26" w14:textId="77777777" w:rsidTr="003C02FF">
        <w:trPr>
          <w:trHeight w:val="360"/>
          <w:ins w:id="13348" w:author="James Vu" w:date="2024-04-19T00:01:00Z"/>
          <w:trPrChange w:id="13349" w:author="James Vu" w:date="2024-04-19T00:20:00Z">
            <w:trPr>
              <w:trHeight w:val="360"/>
            </w:trPr>
          </w:trPrChange>
        </w:trPr>
        <w:tc>
          <w:tcPr>
            <w:tcW w:w="704" w:type="dxa"/>
            <w:shd w:val="clear" w:color="auto" w:fill="auto"/>
            <w:noWrap/>
            <w:vAlign w:val="center"/>
            <w:hideMark/>
            <w:tcPrChange w:id="13350" w:author="James Vu" w:date="2024-04-19T00:20:00Z">
              <w:tcPr>
                <w:tcW w:w="704" w:type="dxa"/>
                <w:shd w:val="clear" w:color="auto" w:fill="auto"/>
                <w:noWrap/>
                <w:vAlign w:val="center"/>
                <w:hideMark/>
              </w:tcPr>
            </w:tcPrChange>
          </w:tcPr>
          <w:p w14:paraId="12FA793E" w14:textId="77777777" w:rsidR="004D28C1" w:rsidRPr="003C02FF" w:rsidRDefault="004D28C1" w:rsidP="004D28C1">
            <w:pPr>
              <w:jc w:val="center"/>
              <w:rPr>
                <w:ins w:id="13351" w:author="James Vu" w:date="2024-04-19T00:01:00Z"/>
                <w:b/>
                <w:bCs/>
                <w:color w:val="000000"/>
                <w:rPrChange w:id="13352" w:author="James Vu" w:date="2024-04-19T00:19:00Z">
                  <w:rPr>
                    <w:ins w:id="13353" w:author="James Vu" w:date="2024-04-19T00:01:00Z"/>
                    <w:b/>
                    <w:bCs/>
                    <w:color w:val="000000"/>
                    <w:sz w:val="28"/>
                    <w:szCs w:val="28"/>
                  </w:rPr>
                </w:rPrChange>
              </w:rPr>
            </w:pPr>
            <w:ins w:id="13354" w:author="James Vu" w:date="2024-04-19T00:01:00Z">
              <w:r w:rsidRPr="003C02FF">
                <w:rPr>
                  <w:b/>
                  <w:bCs/>
                  <w:color w:val="000000"/>
                  <w:rPrChange w:id="13355" w:author="James Vu" w:date="2024-04-19T00:19:00Z">
                    <w:rPr>
                      <w:b/>
                      <w:bCs/>
                      <w:color w:val="000000"/>
                      <w:sz w:val="28"/>
                      <w:szCs w:val="28"/>
                    </w:rPr>
                  </w:rPrChange>
                </w:rPr>
                <w:lastRenderedPageBreak/>
                <w:t> </w:t>
              </w:r>
            </w:ins>
          </w:p>
        </w:tc>
        <w:tc>
          <w:tcPr>
            <w:tcW w:w="8358" w:type="dxa"/>
            <w:shd w:val="clear" w:color="auto" w:fill="auto"/>
            <w:noWrap/>
            <w:vAlign w:val="center"/>
            <w:hideMark/>
            <w:tcPrChange w:id="13356" w:author="James Vu" w:date="2024-04-19T00:20:00Z">
              <w:tcPr>
                <w:tcW w:w="8358" w:type="dxa"/>
                <w:shd w:val="clear" w:color="auto" w:fill="auto"/>
                <w:noWrap/>
                <w:vAlign w:val="center"/>
                <w:hideMark/>
              </w:tcPr>
            </w:tcPrChange>
          </w:tcPr>
          <w:p w14:paraId="2E0A04AF" w14:textId="77777777" w:rsidR="004D28C1" w:rsidRPr="003C02FF" w:rsidRDefault="004D28C1" w:rsidP="004D28C1">
            <w:pPr>
              <w:rPr>
                <w:ins w:id="13357" w:author="James Vu" w:date="2024-04-19T00:01:00Z"/>
                <w:color w:val="0D0D0D"/>
                <w:rPrChange w:id="13358" w:author="James Vu" w:date="2024-04-19T00:19:00Z">
                  <w:rPr>
                    <w:ins w:id="13359" w:author="James Vu" w:date="2024-04-19T00:01:00Z"/>
                    <w:color w:val="0D0D0D"/>
                    <w:sz w:val="28"/>
                    <w:szCs w:val="28"/>
                  </w:rPr>
                </w:rPrChange>
              </w:rPr>
            </w:pPr>
            <w:ins w:id="13360" w:author="James Vu" w:date="2024-04-19T00:01:00Z">
              <w:r w:rsidRPr="003C02FF">
                <w:rPr>
                  <w:color w:val="0D0D0D"/>
                  <w:rPrChange w:id="13361" w:author="James Vu" w:date="2024-04-19T00:19:00Z">
                    <w:rPr>
                      <w:color w:val="0D0D0D"/>
                      <w:sz w:val="28"/>
                      <w:szCs w:val="28"/>
                    </w:rPr>
                  </w:rPrChange>
                </w:rPr>
                <w:t>Thống kê, tổng hợp sản lượng yến thu hoạch.</w:t>
              </w:r>
            </w:ins>
          </w:p>
        </w:tc>
      </w:tr>
      <w:tr w:rsidR="003C02FF" w:rsidRPr="003C02FF" w14:paraId="337F3CC8" w14:textId="77777777" w:rsidTr="003C02FF">
        <w:trPr>
          <w:trHeight w:val="360"/>
          <w:ins w:id="13362" w:author="James Vu" w:date="2024-04-19T00:01:00Z"/>
          <w:trPrChange w:id="13363" w:author="James Vu" w:date="2024-04-19T00:20:00Z">
            <w:trPr>
              <w:trHeight w:val="360"/>
            </w:trPr>
          </w:trPrChange>
        </w:trPr>
        <w:tc>
          <w:tcPr>
            <w:tcW w:w="704" w:type="dxa"/>
            <w:shd w:val="clear" w:color="auto" w:fill="auto"/>
            <w:noWrap/>
            <w:vAlign w:val="center"/>
            <w:hideMark/>
            <w:tcPrChange w:id="13364" w:author="James Vu" w:date="2024-04-19T00:20:00Z">
              <w:tcPr>
                <w:tcW w:w="704" w:type="dxa"/>
                <w:shd w:val="clear" w:color="auto" w:fill="auto"/>
                <w:noWrap/>
                <w:vAlign w:val="center"/>
                <w:hideMark/>
              </w:tcPr>
            </w:tcPrChange>
          </w:tcPr>
          <w:p w14:paraId="49F4F612" w14:textId="77777777" w:rsidR="004D28C1" w:rsidRPr="003C02FF" w:rsidRDefault="004D28C1" w:rsidP="004D28C1">
            <w:pPr>
              <w:jc w:val="center"/>
              <w:rPr>
                <w:ins w:id="13365" w:author="James Vu" w:date="2024-04-19T00:01:00Z"/>
                <w:b/>
                <w:bCs/>
                <w:color w:val="000000"/>
                <w:rPrChange w:id="13366" w:author="James Vu" w:date="2024-04-19T00:19:00Z">
                  <w:rPr>
                    <w:ins w:id="13367" w:author="James Vu" w:date="2024-04-19T00:01:00Z"/>
                    <w:b/>
                    <w:bCs/>
                    <w:color w:val="000000"/>
                    <w:sz w:val="28"/>
                    <w:szCs w:val="28"/>
                  </w:rPr>
                </w:rPrChange>
              </w:rPr>
            </w:pPr>
            <w:ins w:id="13368" w:author="James Vu" w:date="2024-04-19T00:01:00Z">
              <w:r w:rsidRPr="003C02FF">
                <w:rPr>
                  <w:b/>
                  <w:bCs/>
                  <w:color w:val="000000"/>
                  <w:rPrChange w:id="13369" w:author="James Vu" w:date="2024-04-19T00:19:00Z">
                    <w:rPr>
                      <w:b/>
                      <w:bCs/>
                      <w:color w:val="000000"/>
                      <w:sz w:val="28"/>
                      <w:szCs w:val="28"/>
                    </w:rPr>
                  </w:rPrChange>
                </w:rPr>
                <w:t>11</w:t>
              </w:r>
            </w:ins>
          </w:p>
        </w:tc>
        <w:tc>
          <w:tcPr>
            <w:tcW w:w="8358" w:type="dxa"/>
            <w:shd w:val="clear" w:color="auto" w:fill="auto"/>
            <w:noWrap/>
            <w:vAlign w:val="center"/>
            <w:hideMark/>
            <w:tcPrChange w:id="13370" w:author="James Vu" w:date="2024-04-19T00:20:00Z">
              <w:tcPr>
                <w:tcW w:w="8358" w:type="dxa"/>
                <w:shd w:val="clear" w:color="auto" w:fill="auto"/>
                <w:noWrap/>
                <w:vAlign w:val="center"/>
                <w:hideMark/>
              </w:tcPr>
            </w:tcPrChange>
          </w:tcPr>
          <w:p w14:paraId="5590EA74" w14:textId="77777777" w:rsidR="004D28C1" w:rsidRPr="003C02FF" w:rsidRDefault="004D28C1" w:rsidP="004D28C1">
            <w:pPr>
              <w:rPr>
                <w:ins w:id="13371" w:author="James Vu" w:date="2024-04-19T00:01:00Z"/>
                <w:b/>
                <w:bCs/>
                <w:color w:val="0D0D0D"/>
                <w:rPrChange w:id="13372" w:author="James Vu" w:date="2024-04-19T00:19:00Z">
                  <w:rPr>
                    <w:ins w:id="13373" w:author="James Vu" w:date="2024-04-19T00:01:00Z"/>
                    <w:b/>
                    <w:bCs/>
                    <w:color w:val="0D0D0D"/>
                    <w:sz w:val="28"/>
                    <w:szCs w:val="28"/>
                  </w:rPr>
                </w:rPrChange>
              </w:rPr>
            </w:pPr>
            <w:ins w:id="13374" w:author="James Vu" w:date="2024-04-19T00:01:00Z">
              <w:r w:rsidRPr="003C02FF">
                <w:rPr>
                  <w:b/>
                  <w:bCs/>
                  <w:color w:val="0D0D0D"/>
                  <w:rPrChange w:id="13375" w:author="James Vu" w:date="2024-04-19T00:19:00Z">
                    <w:rPr>
                      <w:b/>
                      <w:bCs/>
                      <w:color w:val="0D0D0D"/>
                      <w:sz w:val="28"/>
                      <w:szCs w:val="28"/>
                    </w:rPr>
                  </w:rPrChange>
                </w:rPr>
                <w:t>Quản Lý Sản Phẩm Yến và Chuỗi Cung Ứng</w:t>
              </w:r>
            </w:ins>
          </w:p>
        </w:tc>
      </w:tr>
      <w:tr w:rsidR="003C02FF" w:rsidRPr="003C02FF" w14:paraId="65318642" w14:textId="77777777" w:rsidTr="003C02FF">
        <w:trPr>
          <w:trHeight w:val="360"/>
          <w:ins w:id="13376" w:author="James Vu" w:date="2024-04-19T00:01:00Z"/>
          <w:trPrChange w:id="13377" w:author="James Vu" w:date="2024-04-19T00:20:00Z">
            <w:trPr>
              <w:trHeight w:val="360"/>
            </w:trPr>
          </w:trPrChange>
        </w:trPr>
        <w:tc>
          <w:tcPr>
            <w:tcW w:w="704" w:type="dxa"/>
            <w:shd w:val="clear" w:color="auto" w:fill="auto"/>
            <w:noWrap/>
            <w:vAlign w:val="center"/>
            <w:hideMark/>
            <w:tcPrChange w:id="13378" w:author="James Vu" w:date="2024-04-19T00:20:00Z">
              <w:tcPr>
                <w:tcW w:w="704" w:type="dxa"/>
                <w:shd w:val="clear" w:color="auto" w:fill="auto"/>
                <w:noWrap/>
                <w:vAlign w:val="center"/>
                <w:hideMark/>
              </w:tcPr>
            </w:tcPrChange>
          </w:tcPr>
          <w:p w14:paraId="334B99ED" w14:textId="77777777" w:rsidR="004D28C1" w:rsidRPr="003C02FF" w:rsidRDefault="004D28C1" w:rsidP="004D28C1">
            <w:pPr>
              <w:jc w:val="center"/>
              <w:rPr>
                <w:ins w:id="13379" w:author="James Vu" w:date="2024-04-19T00:01:00Z"/>
                <w:b/>
                <w:bCs/>
                <w:color w:val="000000"/>
                <w:rPrChange w:id="13380" w:author="James Vu" w:date="2024-04-19T00:19:00Z">
                  <w:rPr>
                    <w:ins w:id="13381" w:author="James Vu" w:date="2024-04-19T00:01:00Z"/>
                    <w:b/>
                    <w:bCs/>
                    <w:color w:val="000000"/>
                    <w:sz w:val="28"/>
                    <w:szCs w:val="28"/>
                  </w:rPr>
                </w:rPrChange>
              </w:rPr>
            </w:pPr>
            <w:ins w:id="13382" w:author="James Vu" w:date="2024-04-19T00:01:00Z">
              <w:r w:rsidRPr="003C02FF">
                <w:rPr>
                  <w:b/>
                  <w:bCs/>
                  <w:color w:val="000000"/>
                  <w:rPrChange w:id="13383" w:author="James Vu" w:date="2024-04-19T00:19:00Z">
                    <w:rPr>
                      <w:b/>
                      <w:bCs/>
                      <w:color w:val="000000"/>
                      <w:sz w:val="28"/>
                      <w:szCs w:val="28"/>
                    </w:rPr>
                  </w:rPrChange>
                </w:rPr>
                <w:t> </w:t>
              </w:r>
            </w:ins>
          </w:p>
        </w:tc>
        <w:tc>
          <w:tcPr>
            <w:tcW w:w="8358" w:type="dxa"/>
            <w:shd w:val="clear" w:color="auto" w:fill="auto"/>
            <w:noWrap/>
            <w:vAlign w:val="center"/>
            <w:hideMark/>
            <w:tcPrChange w:id="13384" w:author="James Vu" w:date="2024-04-19T00:20:00Z">
              <w:tcPr>
                <w:tcW w:w="8358" w:type="dxa"/>
                <w:shd w:val="clear" w:color="auto" w:fill="auto"/>
                <w:noWrap/>
                <w:vAlign w:val="center"/>
                <w:hideMark/>
              </w:tcPr>
            </w:tcPrChange>
          </w:tcPr>
          <w:p w14:paraId="765CE7B2" w14:textId="77777777" w:rsidR="004D28C1" w:rsidRPr="003C02FF" w:rsidRDefault="004D28C1" w:rsidP="004D28C1">
            <w:pPr>
              <w:rPr>
                <w:ins w:id="13385" w:author="James Vu" w:date="2024-04-19T00:01:00Z"/>
                <w:color w:val="0D0D0D"/>
                <w:rPrChange w:id="13386" w:author="James Vu" w:date="2024-04-19T00:19:00Z">
                  <w:rPr>
                    <w:ins w:id="13387" w:author="James Vu" w:date="2024-04-19T00:01:00Z"/>
                    <w:color w:val="0D0D0D"/>
                    <w:sz w:val="28"/>
                    <w:szCs w:val="28"/>
                  </w:rPr>
                </w:rPrChange>
              </w:rPr>
            </w:pPr>
            <w:ins w:id="13388" w:author="James Vu" w:date="2024-04-19T00:01:00Z">
              <w:r w:rsidRPr="003C02FF">
                <w:rPr>
                  <w:color w:val="0D0D0D"/>
                  <w:rPrChange w:id="13389" w:author="James Vu" w:date="2024-04-19T00:19:00Z">
                    <w:rPr>
                      <w:color w:val="0D0D0D"/>
                      <w:sz w:val="28"/>
                      <w:szCs w:val="28"/>
                    </w:rPr>
                  </w:rPrChange>
                </w:rPr>
                <w:t>Theo dõi và quản lý chất lượng các sản phẩm yến.</w:t>
              </w:r>
            </w:ins>
          </w:p>
        </w:tc>
      </w:tr>
      <w:tr w:rsidR="003C02FF" w:rsidRPr="003C02FF" w14:paraId="1BB7034A" w14:textId="77777777" w:rsidTr="003C02FF">
        <w:trPr>
          <w:trHeight w:val="360"/>
          <w:ins w:id="13390" w:author="James Vu" w:date="2024-04-19T00:01:00Z"/>
          <w:trPrChange w:id="13391" w:author="James Vu" w:date="2024-04-19T00:20:00Z">
            <w:trPr>
              <w:trHeight w:val="360"/>
            </w:trPr>
          </w:trPrChange>
        </w:trPr>
        <w:tc>
          <w:tcPr>
            <w:tcW w:w="704" w:type="dxa"/>
            <w:shd w:val="clear" w:color="auto" w:fill="auto"/>
            <w:noWrap/>
            <w:vAlign w:val="center"/>
            <w:hideMark/>
            <w:tcPrChange w:id="13392" w:author="James Vu" w:date="2024-04-19T00:20:00Z">
              <w:tcPr>
                <w:tcW w:w="704" w:type="dxa"/>
                <w:shd w:val="clear" w:color="auto" w:fill="auto"/>
                <w:noWrap/>
                <w:vAlign w:val="center"/>
                <w:hideMark/>
              </w:tcPr>
            </w:tcPrChange>
          </w:tcPr>
          <w:p w14:paraId="37F86FB6" w14:textId="77777777" w:rsidR="004D28C1" w:rsidRPr="003C02FF" w:rsidRDefault="004D28C1" w:rsidP="004D28C1">
            <w:pPr>
              <w:jc w:val="center"/>
              <w:rPr>
                <w:ins w:id="13393" w:author="James Vu" w:date="2024-04-19T00:01:00Z"/>
                <w:b/>
                <w:bCs/>
                <w:color w:val="000000"/>
                <w:rPrChange w:id="13394" w:author="James Vu" w:date="2024-04-19T00:19:00Z">
                  <w:rPr>
                    <w:ins w:id="13395" w:author="James Vu" w:date="2024-04-19T00:01:00Z"/>
                    <w:b/>
                    <w:bCs/>
                    <w:color w:val="000000"/>
                    <w:sz w:val="28"/>
                    <w:szCs w:val="28"/>
                  </w:rPr>
                </w:rPrChange>
              </w:rPr>
            </w:pPr>
            <w:ins w:id="13396" w:author="James Vu" w:date="2024-04-19T00:01:00Z">
              <w:r w:rsidRPr="003C02FF">
                <w:rPr>
                  <w:b/>
                  <w:bCs/>
                  <w:color w:val="000000"/>
                  <w:rPrChange w:id="13397" w:author="James Vu" w:date="2024-04-19T00:19:00Z">
                    <w:rPr>
                      <w:b/>
                      <w:bCs/>
                      <w:color w:val="000000"/>
                      <w:sz w:val="28"/>
                      <w:szCs w:val="28"/>
                    </w:rPr>
                  </w:rPrChange>
                </w:rPr>
                <w:t> </w:t>
              </w:r>
            </w:ins>
          </w:p>
        </w:tc>
        <w:tc>
          <w:tcPr>
            <w:tcW w:w="8358" w:type="dxa"/>
            <w:shd w:val="clear" w:color="auto" w:fill="auto"/>
            <w:noWrap/>
            <w:vAlign w:val="center"/>
            <w:hideMark/>
            <w:tcPrChange w:id="13398" w:author="James Vu" w:date="2024-04-19T00:20:00Z">
              <w:tcPr>
                <w:tcW w:w="8358" w:type="dxa"/>
                <w:shd w:val="clear" w:color="auto" w:fill="auto"/>
                <w:noWrap/>
                <w:vAlign w:val="center"/>
                <w:hideMark/>
              </w:tcPr>
            </w:tcPrChange>
          </w:tcPr>
          <w:p w14:paraId="50E27BDF" w14:textId="77777777" w:rsidR="004D28C1" w:rsidRPr="003C02FF" w:rsidRDefault="004D28C1" w:rsidP="004D28C1">
            <w:pPr>
              <w:rPr>
                <w:ins w:id="13399" w:author="James Vu" w:date="2024-04-19T00:01:00Z"/>
                <w:color w:val="0D0D0D"/>
                <w:rPrChange w:id="13400" w:author="James Vu" w:date="2024-04-19T00:19:00Z">
                  <w:rPr>
                    <w:ins w:id="13401" w:author="James Vu" w:date="2024-04-19T00:01:00Z"/>
                    <w:color w:val="0D0D0D"/>
                    <w:sz w:val="28"/>
                    <w:szCs w:val="28"/>
                  </w:rPr>
                </w:rPrChange>
              </w:rPr>
            </w:pPr>
            <w:ins w:id="13402" w:author="James Vu" w:date="2024-04-19T00:01:00Z">
              <w:r w:rsidRPr="003C02FF">
                <w:rPr>
                  <w:color w:val="0D0D0D"/>
                  <w:rPrChange w:id="13403" w:author="James Vu" w:date="2024-04-19T00:19:00Z">
                    <w:rPr>
                      <w:color w:val="0D0D0D"/>
                      <w:sz w:val="28"/>
                      <w:szCs w:val="28"/>
                    </w:rPr>
                  </w:rPrChange>
                </w:rPr>
                <w:t>Thống kê chuỗi liên kết tiêu thụ sản phẩm từ yến</w:t>
              </w:r>
            </w:ins>
          </w:p>
        </w:tc>
      </w:tr>
      <w:tr w:rsidR="003C02FF" w:rsidRPr="003C02FF" w14:paraId="2B58D8A1" w14:textId="77777777" w:rsidTr="003C02FF">
        <w:trPr>
          <w:trHeight w:val="360"/>
          <w:ins w:id="13404" w:author="James Vu" w:date="2024-04-19T00:01:00Z"/>
          <w:trPrChange w:id="13405" w:author="James Vu" w:date="2024-04-19T00:20:00Z">
            <w:trPr>
              <w:trHeight w:val="360"/>
            </w:trPr>
          </w:trPrChange>
        </w:trPr>
        <w:tc>
          <w:tcPr>
            <w:tcW w:w="704" w:type="dxa"/>
            <w:shd w:val="clear" w:color="auto" w:fill="auto"/>
            <w:noWrap/>
            <w:vAlign w:val="center"/>
            <w:hideMark/>
            <w:tcPrChange w:id="13406" w:author="James Vu" w:date="2024-04-19T00:20:00Z">
              <w:tcPr>
                <w:tcW w:w="704" w:type="dxa"/>
                <w:shd w:val="clear" w:color="auto" w:fill="auto"/>
                <w:noWrap/>
                <w:vAlign w:val="center"/>
                <w:hideMark/>
              </w:tcPr>
            </w:tcPrChange>
          </w:tcPr>
          <w:p w14:paraId="5705E93A" w14:textId="77777777" w:rsidR="004D28C1" w:rsidRPr="003C02FF" w:rsidRDefault="004D28C1" w:rsidP="004D28C1">
            <w:pPr>
              <w:jc w:val="center"/>
              <w:rPr>
                <w:ins w:id="13407" w:author="James Vu" w:date="2024-04-19T00:01:00Z"/>
                <w:b/>
                <w:bCs/>
                <w:color w:val="000000"/>
                <w:rPrChange w:id="13408" w:author="James Vu" w:date="2024-04-19T00:19:00Z">
                  <w:rPr>
                    <w:ins w:id="13409" w:author="James Vu" w:date="2024-04-19T00:01:00Z"/>
                    <w:b/>
                    <w:bCs/>
                    <w:color w:val="000000"/>
                    <w:sz w:val="28"/>
                    <w:szCs w:val="28"/>
                  </w:rPr>
                </w:rPrChange>
              </w:rPr>
            </w:pPr>
            <w:ins w:id="13410" w:author="James Vu" w:date="2024-04-19T00:01:00Z">
              <w:r w:rsidRPr="003C02FF">
                <w:rPr>
                  <w:b/>
                  <w:bCs/>
                  <w:color w:val="000000"/>
                  <w:rPrChange w:id="13411" w:author="James Vu" w:date="2024-04-19T00:19:00Z">
                    <w:rPr>
                      <w:b/>
                      <w:bCs/>
                      <w:color w:val="000000"/>
                      <w:sz w:val="28"/>
                      <w:szCs w:val="28"/>
                    </w:rPr>
                  </w:rPrChange>
                </w:rPr>
                <w:t> </w:t>
              </w:r>
            </w:ins>
          </w:p>
        </w:tc>
        <w:tc>
          <w:tcPr>
            <w:tcW w:w="8358" w:type="dxa"/>
            <w:shd w:val="clear" w:color="auto" w:fill="auto"/>
            <w:noWrap/>
            <w:vAlign w:val="center"/>
            <w:hideMark/>
            <w:tcPrChange w:id="13412" w:author="James Vu" w:date="2024-04-19T00:20:00Z">
              <w:tcPr>
                <w:tcW w:w="8358" w:type="dxa"/>
                <w:shd w:val="clear" w:color="auto" w:fill="auto"/>
                <w:noWrap/>
                <w:vAlign w:val="center"/>
                <w:hideMark/>
              </w:tcPr>
            </w:tcPrChange>
          </w:tcPr>
          <w:p w14:paraId="18D12A84" w14:textId="77777777" w:rsidR="004D28C1" w:rsidRPr="003C02FF" w:rsidRDefault="004D28C1" w:rsidP="004D28C1">
            <w:pPr>
              <w:rPr>
                <w:ins w:id="13413" w:author="James Vu" w:date="2024-04-19T00:01:00Z"/>
                <w:color w:val="0D0D0D"/>
                <w:rPrChange w:id="13414" w:author="James Vu" w:date="2024-04-19T00:19:00Z">
                  <w:rPr>
                    <w:ins w:id="13415" w:author="James Vu" w:date="2024-04-19T00:01:00Z"/>
                    <w:color w:val="0D0D0D"/>
                    <w:sz w:val="28"/>
                    <w:szCs w:val="28"/>
                  </w:rPr>
                </w:rPrChange>
              </w:rPr>
            </w:pPr>
            <w:ins w:id="13416" w:author="James Vu" w:date="2024-04-19T00:01:00Z">
              <w:r w:rsidRPr="003C02FF">
                <w:rPr>
                  <w:color w:val="0D0D0D"/>
                  <w:rPrChange w:id="13417" w:author="James Vu" w:date="2024-04-19T00:19:00Z">
                    <w:rPr>
                      <w:color w:val="0D0D0D"/>
                      <w:sz w:val="28"/>
                      <w:szCs w:val="28"/>
                    </w:rPr>
                  </w:rPrChange>
                </w:rPr>
                <w:t>Công cụ thông tin các đối tác và nhà cung cấp trong chuỗi sản phẩm yến.</w:t>
              </w:r>
            </w:ins>
          </w:p>
        </w:tc>
      </w:tr>
      <w:tr w:rsidR="003C02FF" w:rsidRPr="003C02FF" w14:paraId="79C69859" w14:textId="77777777" w:rsidTr="003C02FF">
        <w:trPr>
          <w:trHeight w:val="360"/>
          <w:ins w:id="13418" w:author="James Vu" w:date="2024-04-19T00:01:00Z"/>
          <w:trPrChange w:id="13419" w:author="James Vu" w:date="2024-04-19T00:20:00Z">
            <w:trPr>
              <w:trHeight w:val="360"/>
            </w:trPr>
          </w:trPrChange>
        </w:trPr>
        <w:tc>
          <w:tcPr>
            <w:tcW w:w="704" w:type="dxa"/>
            <w:shd w:val="clear" w:color="auto" w:fill="auto"/>
            <w:noWrap/>
            <w:vAlign w:val="center"/>
            <w:hideMark/>
            <w:tcPrChange w:id="13420" w:author="James Vu" w:date="2024-04-19T00:20:00Z">
              <w:tcPr>
                <w:tcW w:w="704" w:type="dxa"/>
                <w:shd w:val="clear" w:color="auto" w:fill="auto"/>
                <w:noWrap/>
                <w:vAlign w:val="center"/>
                <w:hideMark/>
              </w:tcPr>
            </w:tcPrChange>
          </w:tcPr>
          <w:p w14:paraId="0A7B67B1" w14:textId="77777777" w:rsidR="004D28C1" w:rsidRPr="003C02FF" w:rsidRDefault="004D28C1" w:rsidP="004D28C1">
            <w:pPr>
              <w:jc w:val="center"/>
              <w:rPr>
                <w:ins w:id="13421" w:author="James Vu" w:date="2024-04-19T00:01:00Z"/>
                <w:b/>
                <w:bCs/>
                <w:color w:val="000000"/>
                <w:rPrChange w:id="13422" w:author="James Vu" w:date="2024-04-19T00:19:00Z">
                  <w:rPr>
                    <w:ins w:id="13423" w:author="James Vu" w:date="2024-04-19T00:01:00Z"/>
                    <w:b/>
                    <w:bCs/>
                    <w:color w:val="000000"/>
                    <w:sz w:val="28"/>
                    <w:szCs w:val="28"/>
                  </w:rPr>
                </w:rPrChange>
              </w:rPr>
            </w:pPr>
            <w:ins w:id="13424" w:author="James Vu" w:date="2024-04-19T00:01:00Z">
              <w:r w:rsidRPr="003C02FF">
                <w:rPr>
                  <w:b/>
                  <w:bCs/>
                  <w:color w:val="000000"/>
                  <w:rPrChange w:id="13425" w:author="James Vu" w:date="2024-04-19T00:19:00Z">
                    <w:rPr>
                      <w:b/>
                      <w:bCs/>
                      <w:color w:val="000000"/>
                      <w:sz w:val="28"/>
                      <w:szCs w:val="28"/>
                    </w:rPr>
                  </w:rPrChange>
                </w:rPr>
                <w:t>12</w:t>
              </w:r>
            </w:ins>
          </w:p>
        </w:tc>
        <w:tc>
          <w:tcPr>
            <w:tcW w:w="8358" w:type="dxa"/>
            <w:shd w:val="clear" w:color="auto" w:fill="auto"/>
            <w:noWrap/>
            <w:vAlign w:val="center"/>
            <w:hideMark/>
            <w:tcPrChange w:id="13426" w:author="James Vu" w:date="2024-04-19T00:20:00Z">
              <w:tcPr>
                <w:tcW w:w="8358" w:type="dxa"/>
                <w:shd w:val="clear" w:color="auto" w:fill="auto"/>
                <w:noWrap/>
                <w:vAlign w:val="center"/>
                <w:hideMark/>
              </w:tcPr>
            </w:tcPrChange>
          </w:tcPr>
          <w:p w14:paraId="3B45A48D" w14:textId="77777777" w:rsidR="004D28C1" w:rsidRPr="003C02FF" w:rsidRDefault="004D28C1" w:rsidP="004D28C1">
            <w:pPr>
              <w:rPr>
                <w:ins w:id="13427" w:author="James Vu" w:date="2024-04-19T00:01:00Z"/>
                <w:b/>
                <w:bCs/>
                <w:color w:val="0D0D0D"/>
                <w:rPrChange w:id="13428" w:author="James Vu" w:date="2024-04-19T00:19:00Z">
                  <w:rPr>
                    <w:ins w:id="13429" w:author="James Vu" w:date="2024-04-19T00:01:00Z"/>
                    <w:b/>
                    <w:bCs/>
                    <w:color w:val="0D0D0D"/>
                    <w:sz w:val="28"/>
                    <w:szCs w:val="28"/>
                  </w:rPr>
                </w:rPrChange>
              </w:rPr>
            </w:pPr>
            <w:ins w:id="13430" w:author="James Vu" w:date="2024-04-19T00:01:00Z">
              <w:r w:rsidRPr="003C02FF">
                <w:rPr>
                  <w:b/>
                  <w:bCs/>
                  <w:color w:val="0D0D0D"/>
                  <w:rPrChange w:id="13431" w:author="James Vu" w:date="2024-04-19T00:19:00Z">
                    <w:rPr>
                      <w:b/>
                      <w:bCs/>
                      <w:color w:val="0D0D0D"/>
                      <w:sz w:val="28"/>
                      <w:szCs w:val="28"/>
                    </w:rPr>
                  </w:rPrChange>
                </w:rPr>
                <w:t>Liên Kết với Hệ Thống Quản Lý Chất Lượng Nông Lâm Thuỷ Sản</w:t>
              </w:r>
            </w:ins>
          </w:p>
        </w:tc>
      </w:tr>
      <w:tr w:rsidR="003C02FF" w:rsidRPr="003C02FF" w14:paraId="19F9600F" w14:textId="77777777" w:rsidTr="003C02FF">
        <w:trPr>
          <w:trHeight w:val="360"/>
          <w:ins w:id="13432" w:author="James Vu" w:date="2024-04-19T00:01:00Z"/>
          <w:trPrChange w:id="13433" w:author="James Vu" w:date="2024-04-19T00:20:00Z">
            <w:trPr>
              <w:trHeight w:val="360"/>
            </w:trPr>
          </w:trPrChange>
        </w:trPr>
        <w:tc>
          <w:tcPr>
            <w:tcW w:w="704" w:type="dxa"/>
            <w:shd w:val="clear" w:color="auto" w:fill="auto"/>
            <w:noWrap/>
            <w:vAlign w:val="center"/>
            <w:hideMark/>
            <w:tcPrChange w:id="13434" w:author="James Vu" w:date="2024-04-19T00:20:00Z">
              <w:tcPr>
                <w:tcW w:w="704" w:type="dxa"/>
                <w:shd w:val="clear" w:color="auto" w:fill="auto"/>
                <w:noWrap/>
                <w:vAlign w:val="center"/>
                <w:hideMark/>
              </w:tcPr>
            </w:tcPrChange>
          </w:tcPr>
          <w:p w14:paraId="52CF9A72" w14:textId="77777777" w:rsidR="004D28C1" w:rsidRPr="003C02FF" w:rsidRDefault="004D28C1" w:rsidP="004D28C1">
            <w:pPr>
              <w:jc w:val="center"/>
              <w:rPr>
                <w:ins w:id="13435" w:author="James Vu" w:date="2024-04-19T00:01:00Z"/>
                <w:b/>
                <w:bCs/>
                <w:color w:val="000000"/>
                <w:rPrChange w:id="13436" w:author="James Vu" w:date="2024-04-19T00:19:00Z">
                  <w:rPr>
                    <w:ins w:id="13437" w:author="James Vu" w:date="2024-04-19T00:01:00Z"/>
                    <w:b/>
                    <w:bCs/>
                    <w:color w:val="000000"/>
                    <w:sz w:val="28"/>
                    <w:szCs w:val="28"/>
                  </w:rPr>
                </w:rPrChange>
              </w:rPr>
            </w:pPr>
            <w:ins w:id="13438" w:author="James Vu" w:date="2024-04-19T00:01:00Z">
              <w:r w:rsidRPr="003C02FF">
                <w:rPr>
                  <w:b/>
                  <w:bCs/>
                  <w:color w:val="000000"/>
                  <w:rPrChange w:id="13439" w:author="James Vu" w:date="2024-04-19T00:19:00Z">
                    <w:rPr>
                      <w:b/>
                      <w:bCs/>
                      <w:color w:val="000000"/>
                      <w:sz w:val="28"/>
                      <w:szCs w:val="28"/>
                    </w:rPr>
                  </w:rPrChange>
                </w:rPr>
                <w:t> </w:t>
              </w:r>
            </w:ins>
          </w:p>
        </w:tc>
        <w:tc>
          <w:tcPr>
            <w:tcW w:w="8358" w:type="dxa"/>
            <w:shd w:val="clear" w:color="auto" w:fill="auto"/>
            <w:noWrap/>
            <w:vAlign w:val="center"/>
            <w:hideMark/>
            <w:tcPrChange w:id="13440" w:author="James Vu" w:date="2024-04-19T00:20:00Z">
              <w:tcPr>
                <w:tcW w:w="8358" w:type="dxa"/>
                <w:shd w:val="clear" w:color="auto" w:fill="auto"/>
                <w:noWrap/>
                <w:vAlign w:val="center"/>
                <w:hideMark/>
              </w:tcPr>
            </w:tcPrChange>
          </w:tcPr>
          <w:p w14:paraId="0164FAE2" w14:textId="77777777" w:rsidR="004D28C1" w:rsidRPr="003C02FF" w:rsidRDefault="004D28C1" w:rsidP="004D28C1">
            <w:pPr>
              <w:rPr>
                <w:ins w:id="13441" w:author="James Vu" w:date="2024-04-19T00:01:00Z"/>
                <w:color w:val="0D0D0D"/>
                <w:rPrChange w:id="13442" w:author="James Vu" w:date="2024-04-19T00:19:00Z">
                  <w:rPr>
                    <w:ins w:id="13443" w:author="James Vu" w:date="2024-04-19T00:01:00Z"/>
                    <w:color w:val="0D0D0D"/>
                    <w:sz w:val="28"/>
                    <w:szCs w:val="28"/>
                  </w:rPr>
                </w:rPrChange>
              </w:rPr>
            </w:pPr>
            <w:ins w:id="13444" w:author="James Vu" w:date="2024-04-19T00:01:00Z">
              <w:r w:rsidRPr="003C02FF">
                <w:rPr>
                  <w:color w:val="0D0D0D"/>
                  <w:rPrChange w:id="13445" w:author="James Vu" w:date="2024-04-19T00:19:00Z">
                    <w:rPr>
                      <w:color w:val="0D0D0D"/>
                      <w:sz w:val="28"/>
                      <w:szCs w:val="28"/>
                    </w:rPr>
                  </w:rPrChange>
                </w:rPr>
                <w:t>Tích hợp dữ liệu và quy trình với hệ thống quản lý chất lượng chung.</w:t>
              </w:r>
            </w:ins>
          </w:p>
        </w:tc>
      </w:tr>
      <w:tr w:rsidR="003C02FF" w:rsidRPr="003C02FF" w14:paraId="178A501D" w14:textId="77777777" w:rsidTr="003C02FF">
        <w:trPr>
          <w:trHeight w:val="360"/>
          <w:ins w:id="13446" w:author="James Vu" w:date="2024-04-19T00:01:00Z"/>
          <w:trPrChange w:id="13447" w:author="James Vu" w:date="2024-04-19T00:20:00Z">
            <w:trPr>
              <w:trHeight w:val="360"/>
            </w:trPr>
          </w:trPrChange>
        </w:trPr>
        <w:tc>
          <w:tcPr>
            <w:tcW w:w="704" w:type="dxa"/>
            <w:shd w:val="clear" w:color="auto" w:fill="auto"/>
            <w:noWrap/>
            <w:vAlign w:val="center"/>
            <w:hideMark/>
            <w:tcPrChange w:id="13448" w:author="James Vu" w:date="2024-04-19T00:20:00Z">
              <w:tcPr>
                <w:tcW w:w="704" w:type="dxa"/>
                <w:shd w:val="clear" w:color="auto" w:fill="auto"/>
                <w:noWrap/>
                <w:vAlign w:val="center"/>
                <w:hideMark/>
              </w:tcPr>
            </w:tcPrChange>
          </w:tcPr>
          <w:p w14:paraId="0EE6DC85" w14:textId="77777777" w:rsidR="004D28C1" w:rsidRPr="003C02FF" w:rsidRDefault="004D28C1" w:rsidP="004D28C1">
            <w:pPr>
              <w:jc w:val="center"/>
              <w:rPr>
                <w:ins w:id="13449" w:author="James Vu" w:date="2024-04-19T00:01:00Z"/>
                <w:b/>
                <w:bCs/>
                <w:color w:val="000000"/>
                <w:rPrChange w:id="13450" w:author="James Vu" w:date="2024-04-19T00:19:00Z">
                  <w:rPr>
                    <w:ins w:id="13451" w:author="James Vu" w:date="2024-04-19T00:01:00Z"/>
                    <w:b/>
                    <w:bCs/>
                    <w:color w:val="000000"/>
                    <w:sz w:val="28"/>
                    <w:szCs w:val="28"/>
                  </w:rPr>
                </w:rPrChange>
              </w:rPr>
            </w:pPr>
            <w:ins w:id="13452" w:author="James Vu" w:date="2024-04-19T00:01:00Z">
              <w:r w:rsidRPr="003C02FF">
                <w:rPr>
                  <w:b/>
                  <w:bCs/>
                  <w:color w:val="000000"/>
                  <w:rPrChange w:id="13453" w:author="James Vu" w:date="2024-04-19T00:19:00Z">
                    <w:rPr>
                      <w:b/>
                      <w:bCs/>
                      <w:color w:val="000000"/>
                      <w:sz w:val="28"/>
                      <w:szCs w:val="28"/>
                    </w:rPr>
                  </w:rPrChange>
                </w:rPr>
                <w:t> </w:t>
              </w:r>
            </w:ins>
          </w:p>
        </w:tc>
        <w:tc>
          <w:tcPr>
            <w:tcW w:w="8358" w:type="dxa"/>
            <w:shd w:val="clear" w:color="auto" w:fill="auto"/>
            <w:noWrap/>
            <w:vAlign w:val="center"/>
            <w:hideMark/>
            <w:tcPrChange w:id="13454" w:author="James Vu" w:date="2024-04-19T00:20:00Z">
              <w:tcPr>
                <w:tcW w:w="8358" w:type="dxa"/>
                <w:shd w:val="clear" w:color="auto" w:fill="auto"/>
                <w:noWrap/>
                <w:vAlign w:val="center"/>
                <w:hideMark/>
              </w:tcPr>
            </w:tcPrChange>
          </w:tcPr>
          <w:p w14:paraId="49A69AB8" w14:textId="77777777" w:rsidR="004D28C1" w:rsidRPr="003C02FF" w:rsidRDefault="004D28C1" w:rsidP="004D28C1">
            <w:pPr>
              <w:rPr>
                <w:ins w:id="13455" w:author="James Vu" w:date="2024-04-19T00:01:00Z"/>
                <w:color w:val="0D0D0D"/>
                <w:rPrChange w:id="13456" w:author="James Vu" w:date="2024-04-19T00:19:00Z">
                  <w:rPr>
                    <w:ins w:id="13457" w:author="James Vu" w:date="2024-04-19T00:01:00Z"/>
                    <w:color w:val="0D0D0D"/>
                    <w:sz w:val="28"/>
                    <w:szCs w:val="28"/>
                  </w:rPr>
                </w:rPrChange>
              </w:rPr>
            </w:pPr>
            <w:ins w:id="13458" w:author="James Vu" w:date="2024-04-19T00:01:00Z">
              <w:r w:rsidRPr="003C02FF">
                <w:rPr>
                  <w:color w:val="0D0D0D"/>
                  <w:rPrChange w:id="13459" w:author="James Vu" w:date="2024-04-19T00:19:00Z">
                    <w:rPr>
                      <w:color w:val="0D0D0D"/>
                      <w:sz w:val="28"/>
                      <w:szCs w:val="28"/>
                    </w:rPr>
                  </w:rPrChange>
                </w:rPr>
                <w:t>Chia sẻ dữ liệu và thông tin giữa các cơ quan quản lý.</w:t>
              </w:r>
            </w:ins>
          </w:p>
        </w:tc>
      </w:tr>
      <w:tr w:rsidR="003C02FF" w:rsidRPr="003C02FF" w14:paraId="19BF1287" w14:textId="77777777" w:rsidTr="003C02FF">
        <w:trPr>
          <w:trHeight w:val="360"/>
          <w:ins w:id="13460" w:author="James Vu" w:date="2024-04-19T00:01:00Z"/>
          <w:trPrChange w:id="13461" w:author="James Vu" w:date="2024-04-19T00:20:00Z">
            <w:trPr>
              <w:trHeight w:val="360"/>
            </w:trPr>
          </w:trPrChange>
        </w:trPr>
        <w:tc>
          <w:tcPr>
            <w:tcW w:w="704" w:type="dxa"/>
            <w:shd w:val="clear" w:color="auto" w:fill="auto"/>
            <w:noWrap/>
            <w:vAlign w:val="center"/>
            <w:hideMark/>
            <w:tcPrChange w:id="13462" w:author="James Vu" w:date="2024-04-19T00:20:00Z">
              <w:tcPr>
                <w:tcW w:w="704" w:type="dxa"/>
                <w:shd w:val="clear" w:color="auto" w:fill="auto"/>
                <w:noWrap/>
                <w:vAlign w:val="center"/>
                <w:hideMark/>
              </w:tcPr>
            </w:tcPrChange>
          </w:tcPr>
          <w:p w14:paraId="30301A70" w14:textId="77777777" w:rsidR="004D28C1" w:rsidRPr="003C02FF" w:rsidRDefault="004D28C1" w:rsidP="004D28C1">
            <w:pPr>
              <w:jc w:val="center"/>
              <w:rPr>
                <w:ins w:id="13463" w:author="James Vu" w:date="2024-04-19T00:01:00Z"/>
                <w:b/>
                <w:bCs/>
                <w:color w:val="000000"/>
                <w:rPrChange w:id="13464" w:author="James Vu" w:date="2024-04-19T00:19:00Z">
                  <w:rPr>
                    <w:ins w:id="13465" w:author="James Vu" w:date="2024-04-19T00:01:00Z"/>
                    <w:b/>
                    <w:bCs/>
                    <w:color w:val="000000"/>
                    <w:sz w:val="28"/>
                    <w:szCs w:val="28"/>
                  </w:rPr>
                </w:rPrChange>
              </w:rPr>
            </w:pPr>
            <w:ins w:id="13466" w:author="James Vu" w:date="2024-04-19T00:01:00Z">
              <w:r w:rsidRPr="003C02FF">
                <w:rPr>
                  <w:b/>
                  <w:bCs/>
                  <w:color w:val="000000"/>
                  <w:rPrChange w:id="13467" w:author="James Vu" w:date="2024-04-19T00:19:00Z">
                    <w:rPr>
                      <w:b/>
                      <w:bCs/>
                      <w:color w:val="000000"/>
                      <w:sz w:val="28"/>
                      <w:szCs w:val="28"/>
                    </w:rPr>
                  </w:rPrChange>
                </w:rPr>
                <w:t> </w:t>
              </w:r>
            </w:ins>
          </w:p>
        </w:tc>
        <w:tc>
          <w:tcPr>
            <w:tcW w:w="8358" w:type="dxa"/>
            <w:shd w:val="clear" w:color="auto" w:fill="auto"/>
            <w:noWrap/>
            <w:vAlign w:val="center"/>
            <w:hideMark/>
            <w:tcPrChange w:id="13468" w:author="James Vu" w:date="2024-04-19T00:20:00Z">
              <w:tcPr>
                <w:tcW w:w="8358" w:type="dxa"/>
                <w:shd w:val="clear" w:color="auto" w:fill="auto"/>
                <w:noWrap/>
                <w:vAlign w:val="center"/>
                <w:hideMark/>
              </w:tcPr>
            </w:tcPrChange>
          </w:tcPr>
          <w:p w14:paraId="4073137A" w14:textId="77777777" w:rsidR="004D28C1" w:rsidRPr="003C02FF" w:rsidRDefault="004D28C1" w:rsidP="004D28C1">
            <w:pPr>
              <w:rPr>
                <w:ins w:id="13469" w:author="James Vu" w:date="2024-04-19T00:01:00Z"/>
                <w:color w:val="0D0D0D"/>
                <w:rPrChange w:id="13470" w:author="James Vu" w:date="2024-04-19T00:19:00Z">
                  <w:rPr>
                    <w:ins w:id="13471" w:author="James Vu" w:date="2024-04-19T00:01:00Z"/>
                    <w:color w:val="0D0D0D"/>
                    <w:sz w:val="28"/>
                    <w:szCs w:val="28"/>
                  </w:rPr>
                </w:rPrChange>
              </w:rPr>
            </w:pPr>
            <w:ins w:id="13472" w:author="James Vu" w:date="2024-04-19T00:01:00Z">
              <w:r w:rsidRPr="003C02FF">
                <w:rPr>
                  <w:color w:val="0D0D0D"/>
                  <w:rPrChange w:id="13473" w:author="James Vu" w:date="2024-04-19T00:19:00Z">
                    <w:rPr>
                      <w:color w:val="0D0D0D"/>
                      <w:sz w:val="28"/>
                      <w:szCs w:val="28"/>
                    </w:rPr>
                  </w:rPrChange>
                </w:rPr>
                <w:t>Phối hợp trong các hoạt động kiểm tra và giám sát chất lượng.</w:t>
              </w:r>
            </w:ins>
          </w:p>
        </w:tc>
      </w:tr>
      <w:tr w:rsidR="003C02FF" w:rsidRPr="003C02FF" w14:paraId="2B1E9AC0" w14:textId="77777777" w:rsidTr="003C02FF">
        <w:trPr>
          <w:trHeight w:val="360"/>
          <w:ins w:id="13474" w:author="James Vu" w:date="2024-04-19T00:01:00Z"/>
          <w:trPrChange w:id="13475" w:author="James Vu" w:date="2024-04-19T00:20:00Z">
            <w:trPr>
              <w:trHeight w:val="360"/>
            </w:trPr>
          </w:trPrChange>
        </w:trPr>
        <w:tc>
          <w:tcPr>
            <w:tcW w:w="704" w:type="dxa"/>
            <w:shd w:val="clear" w:color="auto" w:fill="auto"/>
            <w:noWrap/>
            <w:vAlign w:val="center"/>
            <w:hideMark/>
            <w:tcPrChange w:id="13476" w:author="James Vu" w:date="2024-04-19T00:20:00Z">
              <w:tcPr>
                <w:tcW w:w="704" w:type="dxa"/>
                <w:shd w:val="clear" w:color="auto" w:fill="auto"/>
                <w:noWrap/>
                <w:vAlign w:val="center"/>
                <w:hideMark/>
              </w:tcPr>
            </w:tcPrChange>
          </w:tcPr>
          <w:p w14:paraId="52368B66" w14:textId="77777777" w:rsidR="004D28C1" w:rsidRPr="003C02FF" w:rsidRDefault="004D28C1" w:rsidP="004D28C1">
            <w:pPr>
              <w:jc w:val="center"/>
              <w:rPr>
                <w:ins w:id="13477" w:author="James Vu" w:date="2024-04-19T00:01:00Z"/>
                <w:b/>
                <w:bCs/>
                <w:color w:val="000000"/>
                <w:rPrChange w:id="13478" w:author="James Vu" w:date="2024-04-19T00:21:00Z">
                  <w:rPr>
                    <w:ins w:id="13479" w:author="James Vu" w:date="2024-04-19T00:01:00Z"/>
                    <w:b/>
                    <w:bCs/>
                    <w:color w:val="000000"/>
                    <w:sz w:val="28"/>
                    <w:szCs w:val="28"/>
                  </w:rPr>
                </w:rPrChange>
              </w:rPr>
            </w:pPr>
            <w:ins w:id="13480" w:author="James Vu" w:date="2024-04-19T00:01:00Z">
              <w:r w:rsidRPr="003C02FF">
                <w:rPr>
                  <w:b/>
                  <w:bCs/>
                  <w:color w:val="000000"/>
                  <w:rPrChange w:id="13481" w:author="James Vu" w:date="2024-04-19T00:21:00Z">
                    <w:rPr>
                      <w:b/>
                      <w:bCs/>
                      <w:color w:val="000000"/>
                      <w:sz w:val="28"/>
                      <w:szCs w:val="28"/>
                    </w:rPr>
                  </w:rPrChange>
                </w:rPr>
                <w:t>13</w:t>
              </w:r>
            </w:ins>
          </w:p>
        </w:tc>
        <w:tc>
          <w:tcPr>
            <w:tcW w:w="8358" w:type="dxa"/>
            <w:shd w:val="clear" w:color="auto" w:fill="auto"/>
            <w:noWrap/>
            <w:vAlign w:val="center"/>
            <w:hideMark/>
            <w:tcPrChange w:id="13482" w:author="James Vu" w:date="2024-04-19T00:20:00Z">
              <w:tcPr>
                <w:tcW w:w="8358" w:type="dxa"/>
                <w:shd w:val="clear" w:color="auto" w:fill="auto"/>
                <w:noWrap/>
                <w:vAlign w:val="center"/>
                <w:hideMark/>
              </w:tcPr>
            </w:tcPrChange>
          </w:tcPr>
          <w:p w14:paraId="118EB767" w14:textId="77777777" w:rsidR="004D28C1" w:rsidRPr="003C02FF" w:rsidRDefault="004D28C1" w:rsidP="004D28C1">
            <w:pPr>
              <w:rPr>
                <w:ins w:id="13483" w:author="James Vu" w:date="2024-04-19T00:01:00Z"/>
                <w:b/>
                <w:bCs/>
                <w:color w:val="0D0D0D"/>
                <w:rPrChange w:id="13484" w:author="James Vu" w:date="2024-04-19T00:21:00Z">
                  <w:rPr>
                    <w:ins w:id="13485" w:author="James Vu" w:date="2024-04-19T00:01:00Z"/>
                    <w:color w:val="0D0D0D"/>
                    <w:sz w:val="28"/>
                    <w:szCs w:val="28"/>
                  </w:rPr>
                </w:rPrChange>
              </w:rPr>
            </w:pPr>
            <w:ins w:id="13486" w:author="James Vu" w:date="2024-04-19T00:01:00Z">
              <w:r w:rsidRPr="003C02FF">
                <w:rPr>
                  <w:b/>
                  <w:bCs/>
                  <w:color w:val="0D0D0D"/>
                  <w:rPrChange w:id="13487" w:author="James Vu" w:date="2024-04-19T00:21:00Z">
                    <w:rPr>
                      <w:color w:val="0D0D0D"/>
                      <w:sz w:val="28"/>
                      <w:szCs w:val="28"/>
                    </w:rPr>
                  </w:rPrChange>
                </w:rPr>
                <w:t>Báo cáo Và Phân Tích Dữ liệu Chăn Nuôi</w:t>
              </w:r>
            </w:ins>
          </w:p>
        </w:tc>
      </w:tr>
      <w:tr w:rsidR="003C02FF" w:rsidRPr="003C02FF" w14:paraId="6E5B108E" w14:textId="77777777" w:rsidTr="003C02FF">
        <w:trPr>
          <w:trHeight w:val="360"/>
          <w:ins w:id="13488" w:author="James Vu" w:date="2024-04-19T00:01:00Z"/>
          <w:trPrChange w:id="13489" w:author="James Vu" w:date="2024-04-19T00:20:00Z">
            <w:trPr>
              <w:trHeight w:val="360"/>
            </w:trPr>
          </w:trPrChange>
        </w:trPr>
        <w:tc>
          <w:tcPr>
            <w:tcW w:w="704" w:type="dxa"/>
            <w:shd w:val="clear" w:color="auto" w:fill="auto"/>
            <w:noWrap/>
            <w:vAlign w:val="center"/>
            <w:hideMark/>
            <w:tcPrChange w:id="13490" w:author="James Vu" w:date="2024-04-19T00:20:00Z">
              <w:tcPr>
                <w:tcW w:w="704" w:type="dxa"/>
                <w:shd w:val="clear" w:color="auto" w:fill="auto"/>
                <w:noWrap/>
                <w:vAlign w:val="center"/>
                <w:hideMark/>
              </w:tcPr>
            </w:tcPrChange>
          </w:tcPr>
          <w:p w14:paraId="5023714B" w14:textId="77777777" w:rsidR="004D28C1" w:rsidRPr="003C02FF" w:rsidRDefault="004D28C1" w:rsidP="004D28C1">
            <w:pPr>
              <w:jc w:val="center"/>
              <w:rPr>
                <w:ins w:id="13491" w:author="James Vu" w:date="2024-04-19T00:01:00Z"/>
                <w:b/>
                <w:bCs/>
                <w:color w:val="000000"/>
                <w:rPrChange w:id="13492" w:author="James Vu" w:date="2024-04-19T00:19:00Z">
                  <w:rPr>
                    <w:ins w:id="13493" w:author="James Vu" w:date="2024-04-19T00:01:00Z"/>
                    <w:b/>
                    <w:bCs/>
                    <w:color w:val="000000"/>
                    <w:sz w:val="28"/>
                    <w:szCs w:val="28"/>
                  </w:rPr>
                </w:rPrChange>
              </w:rPr>
            </w:pPr>
            <w:ins w:id="13494" w:author="James Vu" w:date="2024-04-19T00:01:00Z">
              <w:r w:rsidRPr="003C02FF">
                <w:rPr>
                  <w:b/>
                  <w:bCs/>
                  <w:color w:val="000000"/>
                  <w:rPrChange w:id="13495" w:author="James Vu" w:date="2024-04-19T00:19:00Z">
                    <w:rPr>
                      <w:b/>
                      <w:bCs/>
                      <w:color w:val="000000"/>
                      <w:sz w:val="28"/>
                      <w:szCs w:val="28"/>
                    </w:rPr>
                  </w:rPrChange>
                </w:rPr>
                <w:t> </w:t>
              </w:r>
            </w:ins>
          </w:p>
        </w:tc>
        <w:tc>
          <w:tcPr>
            <w:tcW w:w="8358" w:type="dxa"/>
            <w:shd w:val="clear" w:color="auto" w:fill="auto"/>
            <w:noWrap/>
            <w:vAlign w:val="center"/>
            <w:hideMark/>
            <w:tcPrChange w:id="13496" w:author="James Vu" w:date="2024-04-19T00:20:00Z">
              <w:tcPr>
                <w:tcW w:w="8358" w:type="dxa"/>
                <w:shd w:val="clear" w:color="auto" w:fill="auto"/>
                <w:noWrap/>
                <w:vAlign w:val="center"/>
                <w:hideMark/>
              </w:tcPr>
            </w:tcPrChange>
          </w:tcPr>
          <w:p w14:paraId="7ABE3743" w14:textId="77777777" w:rsidR="004D28C1" w:rsidRPr="003C02FF" w:rsidRDefault="004D28C1" w:rsidP="004D28C1">
            <w:pPr>
              <w:rPr>
                <w:ins w:id="13497" w:author="James Vu" w:date="2024-04-19T00:01:00Z"/>
                <w:color w:val="0D0D0D"/>
                <w:rPrChange w:id="13498" w:author="James Vu" w:date="2024-04-19T00:19:00Z">
                  <w:rPr>
                    <w:ins w:id="13499" w:author="James Vu" w:date="2024-04-19T00:01:00Z"/>
                    <w:color w:val="0D0D0D"/>
                    <w:sz w:val="28"/>
                    <w:szCs w:val="28"/>
                  </w:rPr>
                </w:rPrChange>
              </w:rPr>
            </w:pPr>
            <w:ins w:id="13500" w:author="James Vu" w:date="2024-04-19T00:01:00Z">
              <w:r w:rsidRPr="003C02FF">
                <w:rPr>
                  <w:color w:val="0D0D0D"/>
                  <w:rPrChange w:id="13501" w:author="James Vu" w:date="2024-04-19T00:19:00Z">
                    <w:rPr>
                      <w:color w:val="0D0D0D"/>
                      <w:sz w:val="28"/>
                      <w:szCs w:val="28"/>
                    </w:rPr>
                  </w:rPrChange>
                </w:rPr>
                <w:t>Công cụ báo cáo định kỳ</w:t>
              </w:r>
            </w:ins>
          </w:p>
        </w:tc>
      </w:tr>
      <w:tr w:rsidR="003C02FF" w:rsidRPr="003C02FF" w14:paraId="14AEDCFF" w14:textId="77777777" w:rsidTr="003C02FF">
        <w:trPr>
          <w:trHeight w:val="360"/>
          <w:ins w:id="13502" w:author="James Vu" w:date="2024-04-19T00:01:00Z"/>
          <w:trPrChange w:id="13503" w:author="James Vu" w:date="2024-04-19T00:20:00Z">
            <w:trPr>
              <w:trHeight w:val="360"/>
            </w:trPr>
          </w:trPrChange>
        </w:trPr>
        <w:tc>
          <w:tcPr>
            <w:tcW w:w="704" w:type="dxa"/>
            <w:shd w:val="clear" w:color="auto" w:fill="auto"/>
            <w:noWrap/>
            <w:vAlign w:val="center"/>
            <w:hideMark/>
            <w:tcPrChange w:id="13504" w:author="James Vu" w:date="2024-04-19T00:20:00Z">
              <w:tcPr>
                <w:tcW w:w="704" w:type="dxa"/>
                <w:shd w:val="clear" w:color="auto" w:fill="auto"/>
                <w:noWrap/>
                <w:vAlign w:val="center"/>
                <w:hideMark/>
              </w:tcPr>
            </w:tcPrChange>
          </w:tcPr>
          <w:p w14:paraId="36970428" w14:textId="77777777" w:rsidR="004D28C1" w:rsidRPr="003C02FF" w:rsidRDefault="004D28C1" w:rsidP="004D28C1">
            <w:pPr>
              <w:jc w:val="center"/>
              <w:rPr>
                <w:ins w:id="13505" w:author="James Vu" w:date="2024-04-19T00:01:00Z"/>
                <w:b/>
                <w:bCs/>
                <w:color w:val="000000"/>
                <w:rPrChange w:id="13506" w:author="James Vu" w:date="2024-04-19T00:19:00Z">
                  <w:rPr>
                    <w:ins w:id="13507" w:author="James Vu" w:date="2024-04-19T00:01:00Z"/>
                    <w:b/>
                    <w:bCs/>
                    <w:color w:val="000000"/>
                    <w:sz w:val="28"/>
                    <w:szCs w:val="28"/>
                  </w:rPr>
                </w:rPrChange>
              </w:rPr>
            </w:pPr>
            <w:ins w:id="13508" w:author="James Vu" w:date="2024-04-19T00:01:00Z">
              <w:r w:rsidRPr="003C02FF">
                <w:rPr>
                  <w:b/>
                  <w:bCs/>
                  <w:color w:val="000000"/>
                  <w:rPrChange w:id="13509" w:author="James Vu" w:date="2024-04-19T00:19:00Z">
                    <w:rPr>
                      <w:b/>
                      <w:bCs/>
                      <w:color w:val="000000"/>
                      <w:sz w:val="28"/>
                      <w:szCs w:val="28"/>
                    </w:rPr>
                  </w:rPrChange>
                </w:rPr>
                <w:t> </w:t>
              </w:r>
            </w:ins>
          </w:p>
        </w:tc>
        <w:tc>
          <w:tcPr>
            <w:tcW w:w="8358" w:type="dxa"/>
            <w:shd w:val="clear" w:color="auto" w:fill="auto"/>
            <w:noWrap/>
            <w:vAlign w:val="center"/>
            <w:hideMark/>
            <w:tcPrChange w:id="13510" w:author="James Vu" w:date="2024-04-19T00:20:00Z">
              <w:tcPr>
                <w:tcW w:w="8358" w:type="dxa"/>
                <w:shd w:val="clear" w:color="auto" w:fill="auto"/>
                <w:noWrap/>
                <w:vAlign w:val="center"/>
                <w:hideMark/>
              </w:tcPr>
            </w:tcPrChange>
          </w:tcPr>
          <w:p w14:paraId="5A875403" w14:textId="77777777" w:rsidR="004D28C1" w:rsidRPr="003C02FF" w:rsidRDefault="004D28C1" w:rsidP="004D28C1">
            <w:pPr>
              <w:rPr>
                <w:ins w:id="13511" w:author="James Vu" w:date="2024-04-19T00:01:00Z"/>
                <w:color w:val="0D0D0D"/>
                <w:rPrChange w:id="13512" w:author="James Vu" w:date="2024-04-19T00:19:00Z">
                  <w:rPr>
                    <w:ins w:id="13513" w:author="James Vu" w:date="2024-04-19T00:01:00Z"/>
                    <w:color w:val="0D0D0D"/>
                    <w:sz w:val="28"/>
                    <w:szCs w:val="28"/>
                  </w:rPr>
                </w:rPrChange>
              </w:rPr>
            </w:pPr>
            <w:ins w:id="13514" w:author="James Vu" w:date="2024-04-19T00:01:00Z">
              <w:r w:rsidRPr="003C02FF">
                <w:rPr>
                  <w:color w:val="0D0D0D"/>
                  <w:rPrChange w:id="13515" w:author="James Vu" w:date="2024-04-19T00:19:00Z">
                    <w:rPr>
                      <w:color w:val="0D0D0D"/>
                      <w:sz w:val="28"/>
                      <w:szCs w:val="28"/>
                    </w:rPr>
                  </w:rPrChange>
                </w:rPr>
                <w:t>Thống kê dữ liệu sản xuất chăn nuôi</w:t>
              </w:r>
            </w:ins>
          </w:p>
        </w:tc>
      </w:tr>
      <w:tr w:rsidR="003C02FF" w:rsidRPr="003C02FF" w14:paraId="3FF9B0E5" w14:textId="77777777" w:rsidTr="003C02FF">
        <w:trPr>
          <w:trHeight w:val="360"/>
          <w:ins w:id="13516" w:author="James Vu" w:date="2024-04-19T00:01:00Z"/>
          <w:trPrChange w:id="13517" w:author="James Vu" w:date="2024-04-19T00:20:00Z">
            <w:trPr>
              <w:trHeight w:val="360"/>
            </w:trPr>
          </w:trPrChange>
        </w:trPr>
        <w:tc>
          <w:tcPr>
            <w:tcW w:w="704" w:type="dxa"/>
            <w:shd w:val="clear" w:color="auto" w:fill="auto"/>
            <w:noWrap/>
            <w:vAlign w:val="center"/>
            <w:hideMark/>
            <w:tcPrChange w:id="13518" w:author="James Vu" w:date="2024-04-19T00:20:00Z">
              <w:tcPr>
                <w:tcW w:w="704" w:type="dxa"/>
                <w:shd w:val="clear" w:color="auto" w:fill="auto"/>
                <w:noWrap/>
                <w:vAlign w:val="center"/>
                <w:hideMark/>
              </w:tcPr>
            </w:tcPrChange>
          </w:tcPr>
          <w:p w14:paraId="1360D750" w14:textId="77777777" w:rsidR="004D28C1" w:rsidRPr="003C02FF" w:rsidRDefault="004D28C1" w:rsidP="004D28C1">
            <w:pPr>
              <w:jc w:val="center"/>
              <w:rPr>
                <w:ins w:id="13519" w:author="James Vu" w:date="2024-04-19T00:01:00Z"/>
                <w:b/>
                <w:bCs/>
                <w:color w:val="000000"/>
                <w:rPrChange w:id="13520" w:author="James Vu" w:date="2024-04-19T00:19:00Z">
                  <w:rPr>
                    <w:ins w:id="13521" w:author="James Vu" w:date="2024-04-19T00:01:00Z"/>
                    <w:b/>
                    <w:bCs/>
                    <w:color w:val="000000"/>
                    <w:sz w:val="28"/>
                    <w:szCs w:val="28"/>
                  </w:rPr>
                </w:rPrChange>
              </w:rPr>
            </w:pPr>
            <w:ins w:id="13522" w:author="James Vu" w:date="2024-04-19T00:01:00Z">
              <w:r w:rsidRPr="003C02FF">
                <w:rPr>
                  <w:b/>
                  <w:bCs/>
                  <w:color w:val="000000"/>
                  <w:rPrChange w:id="13523" w:author="James Vu" w:date="2024-04-19T00:19:00Z">
                    <w:rPr>
                      <w:b/>
                      <w:bCs/>
                      <w:color w:val="000000"/>
                      <w:sz w:val="28"/>
                      <w:szCs w:val="28"/>
                    </w:rPr>
                  </w:rPrChange>
                </w:rPr>
                <w:t> </w:t>
              </w:r>
            </w:ins>
          </w:p>
        </w:tc>
        <w:tc>
          <w:tcPr>
            <w:tcW w:w="8358" w:type="dxa"/>
            <w:shd w:val="clear" w:color="auto" w:fill="auto"/>
            <w:noWrap/>
            <w:vAlign w:val="center"/>
            <w:hideMark/>
            <w:tcPrChange w:id="13524" w:author="James Vu" w:date="2024-04-19T00:20:00Z">
              <w:tcPr>
                <w:tcW w:w="8358" w:type="dxa"/>
                <w:shd w:val="clear" w:color="auto" w:fill="auto"/>
                <w:noWrap/>
                <w:vAlign w:val="center"/>
                <w:hideMark/>
              </w:tcPr>
            </w:tcPrChange>
          </w:tcPr>
          <w:p w14:paraId="0530E624" w14:textId="77777777" w:rsidR="004D28C1" w:rsidRPr="003C02FF" w:rsidRDefault="004D28C1" w:rsidP="004D28C1">
            <w:pPr>
              <w:rPr>
                <w:ins w:id="13525" w:author="James Vu" w:date="2024-04-19T00:01:00Z"/>
                <w:color w:val="0D0D0D"/>
                <w:rPrChange w:id="13526" w:author="James Vu" w:date="2024-04-19T00:19:00Z">
                  <w:rPr>
                    <w:ins w:id="13527" w:author="James Vu" w:date="2024-04-19T00:01:00Z"/>
                    <w:color w:val="0D0D0D"/>
                    <w:sz w:val="28"/>
                    <w:szCs w:val="28"/>
                  </w:rPr>
                </w:rPrChange>
              </w:rPr>
            </w:pPr>
            <w:ins w:id="13528" w:author="James Vu" w:date="2024-04-19T00:01:00Z">
              <w:r w:rsidRPr="003C02FF">
                <w:rPr>
                  <w:color w:val="0D0D0D"/>
                  <w:rPrChange w:id="13529" w:author="James Vu" w:date="2024-04-19T00:19:00Z">
                    <w:rPr>
                      <w:color w:val="0D0D0D"/>
                      <w:sz w:val="28"/>
                      <w:szCs w:val="28"/>
                    </w:rPr>
                  </w:rPrChange>
                </w:rPr>
                <w:t>Thống kê Tổng hợp kết quả hoạt động chăn nuôi</w:t>
              </w:r>
            </w:ins>
          </w:p>
        </w:tc>
      </w:tr>
      <w:tr w:rsidR="003C02FF" w:rsidRPr="003C02FF" w14:paraId="5659A85B" w14:textId="77777777" w:rsidTr="003C02FF">
        <w:trPr>
          <w:trHeight w:val="360"/>
          <w:ins w:id="13530" w:author="James Vu" w:date="2024-04-19T00:01:00Z"/>
          <w:trPrChange w:id="13531" w:author="James Vu" w:date="2024-04-19T00:20:00Z">
            <w:trPr>
              <w:trHeight w:val="360"/>
            </w:trPr>
          </w:trPrChange>
        </w:trPr>
        <w:tc>
          <w:tcPr>
            <w:tcW w:w="704" w:type="dxa"/>
            <w:shd w:val="clear" w:color="auto" w:fill="auto"/>
            <w:noWrap/>
            <w:vAlign w:val="center"/>
            <w:hideMark/>
            <w:tcPrChange w:id="13532" w:author="James Vu" w:date="2024-04-19T00:20:00Z">
              <w:tcPr>
                <w:tcW w:w="704" w:type="dxa"/>
                <w:shd w:val="clear" w:color="auto" w:fill="auto"/>
                <w:noWrap/>
                <w:vAlign w:val="center"/>
                <w:hideMark/>
              </w:tcPr>
            </w:tcPrChange>
          </w:tcPr>
          <w:p w14:paraId="69041569" w14:textId="77777777" w:rsidR="004D28C1" w:rsidRPr="003C02FF" w:rsidRDefault="004D28C1" w:rsidP="004D28C1">
            <w:pPr>
              <w:jc w:val="center"/>
              <w:rPr>
                <w:ins w:id="13533" w:author="James Vu" w:date="2024-04-19T00:01:00Z"/>
                <w:b/>
                <w:bCs/>
                <w:color w:val="000000"/>
                <w:rPrChange w:id="13534" w:author="James Vu" w:date="2024-04-19T00:19:00Z">
                  <w:rPr>
                    <w:ins w:id="13535" w:author="James Vu" w:date="2024-04-19T00:01:00Z"/>
                    <w:b/>
                    <w:bCs/>
                    <w:color w:val="000000"/>
                    <w:sz w:val="28"/>
                    <w:szCs w:val="28"/>
                  </w:rPr>
                </w:rPrChange>
              </w:rPr>
            </w:pPr>
            <w:ins w:id="13536" w:author="James Vu" w:date="2024-04-19T00:01:00Z">
              <w:r w:rsidRPr="003C02FF">
                <w:rPr>
                  <w:b/>
                  <w:bCs/>
                  <w:color w:val="000000"/>
                  <w:rPrChange w:id="13537" w:author="James Vu" w:date="2024-04-19T00:19:00Z">
                    <w:rPr>
                      <w:b/>
                      <w:bCs/>
                      <w:color w:val="000000"/>
                      <w:sz w:val="28"/>
                      <w:szCs w:val="28"/>
                    </w:rPr>
                  </w:rPrChange>
                </w:rPr>
                <w:t> </w:t>
              </w:r>
            </w:ins>
          </w:p>
        </w:tc>
        <w:tc>
          <w:tcPr>
            <w:tcW w:w="8358" w:type="dxa"/>
            <w:shd w:val="clear" w:color="auto" w:fill="auto"/>
            <w:noWrap/>
            <w:vAlign w:val="center"/>
            <w:hideMark/>
            <w:tcPrChange w:id="13538" w:author="James Vu" w:date="2024-04-19T00:20:00Z">
              <w:tcPr>
                <w:tcW w:w="8358" w:type="dxa"/>
                <w:shd w:val="clear" w:color="auto" w:fill="auto"/>
                <w:noWrap/>
                <w:vAlign w:val="center"/>
                <w:hideMark/>
              </w:tcPr>
            </w:tcPrChange>
          </w:tcPr>
          <w:p w14:paraId="5CB63D47" w14:textId="77777777" w:rsidR="004D28C1" w:rsidRPr="003C02FF" w:rsidRDefault="004D28C1" w:rsidP="004D28C1">
            <w:pPr>
              <w:rPr>
                <w:ins w:id="13539" w:author="James Vu" w:date="2024-04-19T00:01:00Z"/>
                <w:color w:val="0D0D0D"/>
                <w:rPrChange w:id="13540" w:author="James Vu" w:date="2024-04-19T00:19:00Z">
                  <w:rPr>
                    <w:ins w:id="13541" w:author="James Vu" w:date="2024-04-19T00:01:00Z"/>
                    <w:color w:val="0D0D0D"/>
                    <w:sz w:val="28"/>
                    <w:szCs w:val="28"/>
                  </w:rPr>
                </w:rPrChange>
              </w:rPr>
            </w:pPr>
            <w:ins w:id="13542" w:author="James Vu" w:date="2024-04-19T00:01:00Z">
              <w:r w:rsidRPr="003C02FF">
                <w:rPr>
                  <w:color w:val="0D0D0D"/>
                  <w:rPrChange w:id="13543" w:author="James Vu" w:date="2024-04-19T00:19:00Z">
                    <w:rPr>
                      <w:color w:val="0D0D0D"/>
                      <w:sz w:val="28"/>
                      <w:szCs w:val="28"/>
                    </w:rPr>
                  </w:rPrChange>
                </w:rPr>
                <w:t>Công cụ báo cáo tình hình dịch bệnh</w:t>
              </w:r>
            </w:ins>
          </w:p>
        </w:tc>
      </w:tr>
      <w:tr w:rsidR="003C02FF" w:rsidRPr="003C02FF" w14:paraId="4B7D416D" w14:textId="77777777" w:rsidTr="003C02FF">
        <w:trPr>
          <w:trHeight w:val="360"/>
          <w:ins w:id="13544" w:author="James Vu" w:date="2024-04-19T00:01:00Z"/>
          <w:trPrChange w:id="13545" w:author="James Vu" w:date="2024-04-19T00:20:00Z">
            <w:trPr>
              <w:trHeight w:val="360"/>
            </w:trPr>
          </w:trPrChange>
        </w:trPr>
        <w:tc>
          <w:tcPr>
            <w:tcW w:w="704" w:type="dxa"/>
            <w:shd w:val="clear" w:color="auto" w:fill="auto"/>
            <w:noWrap/>
            <w:vAlign w:val="center"/>
            <w:hideMark/>
            <w:tcPrChange w:id="13546" w:author="James Vu" w:date="2024-04-19T00:20:00Z">
              <w:tcPr>
                <w:tcW w:w="704" w:type="dxa"/>
                <w:shd w:val="clear" w:color="auto" w:fill="auto"/>
                <w:noWrap/>
                <w:vAlign w:val="center"/>
                <w:hideMark/>
              </w:tcPr>
            </w:tcPrChange>
          </w:tcPr>
          <w:p w14:paraId="489C838C" w14:textId="77777777" w:rsidR="004D28C1" w:rsidRPr="003C02FF" w:rsidRDefault="004D28C1" w:rsidP="004D28C1">
            <w:pPr>
              <w:jc w:val="center"/>
              <w:rPr>
                <w:ins w:id="13547" w:author="James Vu" w:date="2024-04-19T00:01:00Z"/>
                <w:b/>
                <w:bCs/>
                <w:color w:val="000000"/>
                <w:rPrChange w:id="13548" w:author="James Vu" w:date="2024-04-19T00:19:00Z">
                  <w:rPr>
                    <w:ins w:id="13549" w:author="James Vu" w:date="2024-04-19T00:01:00Z"/>
                    <w:b/>
                    <w:bCs/>
                    <w:color w:val="000000"/>
                    <w:sz w:val="28"/>
                    <w:szCs w:val="28"/>
                  </w:rPr>
                </w:rPrChange>
              </w:rPr>
            </w:pPr>
            <w:ins w:id="13550" w:author="James Vu" w:date="2024-04-19T00:01:00Z">
              <w:r w:rsidRPr="003C02FF">
                <w:rPr>
                  <w:b/>
                  <w:bCs/>
                  <w:color w:val="000000"/>
                  <w:rPrChange w:id="13551" w:author="James Vu" w:date="2024-04-19T00:19:00Z">
                    <w:rPr>
                      <w:b/>
                      <w:bCs/>
                      <w:color w:val="000000"/>
                      <w:sz w:val="28"/>
                      <w:szCs w:val="28"/>
                    </w:rPr>
                  </w:rPrChange>
                </w:rPr>
                <w:t>14</w:t>
              </w:r>
            </w:ins>
          </w:p>
        </w:tc>
        <w:tc>
          <w:tcPr>
            <w:tcW w:w="8358" w:type="dxa"/>
            <w:shd w:val="clear" w:color="auto" w:fill="auto"/>
            <w:noWrap/>
            <w:vAlign w:val="center"/>
            <w:hideMark/>
            <w:tcPrChange w:id="13552" w:author="James Vu" w:date="2024-04-19T00:20:00Z">
              <w:tcPr>
                <w:tcW w:w="8358" w:type="dxa"/>
                <w:shd w:val="clear" w:color="auto" w:fill="auto"/>
                <w:noWrap/>
                <w:vAlign w:val="center"/>
                <w:hideMark/>
              </w:tcPr>
            </w:tcPrChange>
          </w:tcPr>
          <w:p w14:paraId="376F7F8E" w14:textId="77777777" w:rsidR="004D28C1" w:rsidRPr="003C02FF" w:rsidRDefault="004D28C1" w:rsidP="004D28C1">
            <w:pPr>
              <w:rPr>
                <w:ins w:id="13553" w:author="James Vu" w:date="2024-04-19T00:01:00Z"/>
                <w:b/>
                <w:bCs/>
                <w:color w:val="0D0D0D"/>
                <w:rPrChange w:id="13554" w:author="James Vu" w:date="2024-04-19T00:19:00Z">
                  <w:rPr>
                    <w:ins w:id="13555" w:author="James Vu" w:date="2024-04-19T00:01:00Z"/>
                    <w:b/>
                    <w:bCs/>
                    <w:color w:val="0D0D0D"/>
                    <w:sz w:val="28"/>
                    <w:szCs w:val="28"/>
                  </w:rPr>
                </w:rPrChange>
              </w:rPr>
            </w:pPr>
            <w:ins w:id="13556" w:author="James Vu" w:date="2024-04-19T00:01:00Z">
              <w:r w:rsidRPr="003C02FF">
                <w:rPr>
                  <w:b/>
                  <w:bCs/>
                  <w:color w:val="0D0D0D"/>
                  <w:rPrChange w:id="13557" w:author="James Vu" w:date="2024-04-19T00:19:00Z">
                    <w:rPr>
                      <w:b/>
                      <w:bCs/>
                      <w:color w:val="0D0D0D"/>
                      <w:sz w:val="28"/>
                      <w:szCs w:val="28"/>
                    </w:rPr>
                  </w:rPrChange>
                </w:rPr>
                <w:t>Tổng Hợp Dữ Liệu Trên Bản Đồ Số</w:t>
              </w:r>
            </w:ins>
          </w:p>
        </w:tc>
      </w:tr>
      <w:tr w:rsidR="003C02FF" w:rsidRPr="003C02FF" w14:paraId="2AFF319F" w14:textId="77777777" w:rsidTr="003C02FF">
        <w:trPr>
          <w:trHeight w:val="360"/>
          <w:ins w:id="13558" w:author="James Vu" w:date="2024-04-19T00:01:00Z"/>
          <w:trPrChange w:id="13559" w:author="James Vu" w:date="2024-04-19T00:20:00Z">
            <w:trPr>
              <w:trHeight w:val="360"/>
            </w:trPr>
          </w:trPrChange>
        </w:trPr>
        <w:tc>
          <w:tcPr>
            <w:tcW w:w="704" w:type="dxa"/>
            <w:shd w:val="clear" w:color="auto" w:fill="auto"/>
            <w:noWrap/>
            <w:vAlign w:val="center"/>
            <w:hideMark/>
            <w:tcPrChange w:id="13560" w:author="James Vu" w:date="2024-04-19T00:20:00Z">
              <w:tcPr>
                <w:tcW w:w="704" w:type="dxa"/>
                <w:shd w:val="clear" w:color="auto" w:fill="auto"/>
                <w:noWrap/>
                <w:vAlign w:val="center"/>
                <w:hideMark/>
              </w:tcPr>
            </w:tcPrChange>
          </w:tcPr>
          <w:p w14:paraId="1F43E072" w14:textId="77777777" w:rsidR="004D28C1" w:rsidRPr="003C02FF" w:rsidRDefault="004D28C1" w:rsidP="004D28C1">
            <w:pPr>
              <w:jc w:val="center"/>
              <w:rPr>
                <w:ins w:id="13561" w:author="James Vu" w:date="2024-04-19T00:01:00Z"/>
                <w:b/>
                <w:bCs/>
                <w:color w:val="000000"/>
                <w:rPrChange w:id="13562" w:author="James Vu" w:date="2024-04-19T00:19:00Z">
                  <w:rPr>
                    <w:ins w:id="13563" w:author="James Vu" w:date="2024-04-19T00:01:00Z"/>
                    <w:b/>
                    <w:bCs/>
                    <w:color w:val="000000"/>
                    <w:sz w:val="28"/>
                    <w:szCs w:val="28"/>
                  </w:rPr>
                </w:rPrChange>
              </w:rPr>
            </w:pPr>
            <w:ins w:id="13564" w:author="James Vu" w:date="2024-04-19T00:01:00Z">
              <w:r w:rsidRPr="003C02FF">
                <w:rPr>
                  <w:b/>
                  <w:bCs/>
                  <w:color w:val="000000"/>
                  <w:rPrChange w:id="13565" w:author="James Vu" w:date="2024-04-19T00:19:00Z">
                    <w:rPr>
                      <w:b/>
                      <w:bCs/>
                      <w:color w:val="000000"/>
                      <w:sz w:val="28"/>
                      <w:szCs w:val="28"/>
                    </w:rPr>
                  </w:rPrChange>
                </w:rPr>
                <w:t> </w:t>
              </w:r>
            </w:ins>
          </w:p>
        </w:tc>
        <w:tc>
          <w:tcPr>
            <w:tcW w:w="8358" w:type="dxa"/>
            <w:shd w:val="clear" w:color="auto" w:fill="auto"/>
            <w:noWrap/>
            <w:vAlign w:val="center"/>
            <w:hideMark/>
            <w:tcPrChange w:id="13566" w:author="James Vu" w:date="2024-04-19T00:20:00Z">
              <w:tcPr>
                <w:tcW w:w="8358" w:type="dxa"/>
                <w:shd w:val="clear" w:color="auto" w:fill="auto"/>
                <w:noWrap/>
                <w:vAlign w:val="center"/>
                <w:hideMark/>
              </w:tcPr>
            </w:tcPrChange>
          </w:tcPr>
          <w:p w14:paraId="0A0633D5" w14:textId="77777777" w:rsidR="004D28C1" w:rsidRPr="003C02FF" w:rsidRDefault="004D28C1" w:rsidP="004D28C1">
            <w:pPr>
              <w:rPr>
                <w:ins w:id="13567" w:author="James Vu" w:date="2024-04-19T00:01:00Z"/>
                <w:color w:val="0D0D0D"/>
                <w:rPrChange w:id="13568" w:author="James Vu" w:date="2024-04-19T00:19:00Z">
                  <w:rPr>
                    <w:ins w:id="13569" w:author="James Vu" w:date="2024-04-19T00:01:00Z"/>
                    <w:color w:val="0D0D0D"/>
                    <w:sz w:val="28"/>
                    <w:szCs w:val="28"/>
                  </w:rPr>
                </w:rPrChange>
              </w:rPr>
            </w:pPr>
            <w:ins w:id="13570" w:author="James Vu" w:date="2024-04-19T00:01:00Z">
              <w:r w:rsidRPr="003C02FF">
                <w:rPr>
                  <w:color w:val="0D0D0D"/>
                  <w:rPrChange w:id="13571" w:author="James Vu" w:date="2024-04-19T00:19:00Z">
                    <w:rPr>
                      <w:color w:val="0D0D0D"/>
                      <w:sz w:val="28"/>
                      <w:szCs w:val="28"/>
                    </w:rPr>
                  </w:rPrChange>
                </w:rPr>
                <w:t>Số hoá dữ liệu không gia các điểm dịch vụ, trạm kiểm soát, sản phẩm, địa điểm trên bản đồ số</w:t>
              </w:r>
            </w:ins>
          </w:p>
        </w:tc>
      </w:tr>
      <w:tr w:rsidR="003C02FF" w:rsidRPr="003C02FF" w14:paraId="000A40B7" w14:textId="77777777" w:rsidTr="003C02FF">
        <w:trPr>
          <w:trHeight w:val="360"/>
          <w:ins w:id="13572" w:author="James Vu" w:date="2024-04-19T00:01:00Z"/>
          <w:trPrChange w:id="13573" w:author="James Vu" w:date="2024-04-19T00:20:00Z">
            <w:trPr>
              <w:trHeight w:val="360"/>
            </w:trPr>
          </w:trPrChange>
        </w:trPr>
        <w:tc>
          <w:tcPr>
            <w:tcW w:w="704" w:type="dxa"/>
            <w:shd w:val="clear" w:color="auto" w:fill="auto"/>
            <w:noWrap/>
            <w:vAlign w:val="center"/>
            <w:hideMark/>
            <w:tcPrChange w:id="13574" w:author="James Vu" w:date="2024-04-19T00:20:00Z">
              <w:tcPr>
                <w:tcW w:w="704" w:type="dxa"/>
                <w:shd w:val="clear" w:color="auto" w:fill="auto"/>
                <w:noWrap/>
                <w:vAlign w:val="center"/>
                <w:hideMark/>
              </w:tcPr>
            </w:tcPrChange>
          </w:tcPr>
          <w:p w14:paraId="1B1F5FEE" w14:textId="77777777" w:rsidR="004D28C1" w:rsidRPr="003C02FF" w:rsidRDefault="004D28C1" w:rsidP="004D28C1">
            <w:pPr>
              <w:jc w:val="center"/>
              <w:rPr>
                <w:ins w:id="13575" w:author="James Vu" w:date="2024-04-19T00:01:00Z"/>
                <w:b/>
                <w:bCs/>
                <w:color w:val="000000"/>
                <w:rPrChange w:id="13576" w:author="James Vu" w:date="2024-04-19T00:21:00Z">
                  <w:rPr>
                    <w:ins w:id="13577" w:author="James Vu" w:date="2024-04-19T00:01:00Z"/>
                    <w:b/>
                    <w:bCs/>
                    <w:color w:val="000000"/>
                    <w:sz w:val="28"/>
                    <w:szCs w:val="28"/>
                  </w:rPr>
                </w:rPrChange>
              </w:rPr>
            </w:pPr>
            <w:ins w:id="13578" w:author="James Vu" w:date="2024-04-19T00:01:00Z">
              <w:r w:rsidRPr="003C02FF">
                <w:rPr>
                  <w:b/>
                  <w:bCs/>
                  <w:color w:val="000000"/>
                  <w:rPrChange w:id="13579" w:author="James Vu" w:date="2024-04-19T00:21:00Z">
                    <w:rPr>
                      <w:b/>
                      <w:bCs/>
                      <w:color w:val="000000"/>
                      <w:sz w:val="28"/>
                      <w:szCs w:val="28"/>
                    </w:rPr>
                  </w:rPrChange>
                </w:rPr>
                <w:t>15</w:t>
              </w:r>
            </w:ins>
          </w:p>
        </w:tc>
        <w:tc>
          <w:tcPr>
            <w:tcW w:w="8358" w:type="dxa"/>
            <w:shd w:val="clear" w:color="auto" w:fill="auto"/>
            <w:noWrap/>
            <w:vAlign w:val="center"/>
            <w:hideMark/>
            <w:tcPrChange w:id="13580" w:author="James Vu" w:date="2024-04-19T00:20:00Z">
              <w:tcPr>
                <w:tcW w:w="8358" w:type="dxa"/>
                <w:shd w:val="clear" w:color="auto" w:fill="auto"/>
                <w:noWrap/>
                <w:vAlign w:val="center"/>
                <w:hideMark/>
              </w:tcPr>
            </w:tcPrChange>
          </w:tcPr>
          <w:p w14:paraId="1DAFE5A9" w14:textId="77777777" w:rsidR="004D28C1" w:rsidRPr="003C02FF" w:rsidRDefault="004D28C1" w:rsidP="004D28C1">
            <w:pPr>
              <w:rPr>
                <w:ins w:id="13581" w:author="James Vu" w:date="2024-04-19T00:01:00Z"/>
                <w:b/>
                <w:bCs/>
                <w:color w:val="0D0D0D"/>
                <w:rPrChange w:id="13582" w:author="James Vu" w:date="2024-04-19T00:21:00Z">
                  <w:rPr>
                    <w:ins w:id="13583" w:author="James Vu" w:date="2024-04-19T00:01:00Z"/>
                    <w:color w:val="0D0D0D"/>
                    <w:sz w:val="28"/>
                    <w:szCs w:val="28"/>
                  </w:rPr>
                </w:rPrChange>
              </w:rPr>
            </w:pPr>
            <w:ins w:id="13584" w:author="James Vu" w:date="2024-04-19T00:01:00Z">
              <w:r w:rsidRPr="003C02FF">
                <w:rPr>
                  <w:b/>
                  <w:bCs/>
                  <w:color w:val="0D0D0D"/>
                  <w:rPrChange w:id="13585" w:author="James Vu" w:date="2024-04-19T00:21:00Z">
                    <w:rPr>
                      <w:color w:val="0D0D0D"/>
                      <w:sz w:val="28"/>
                      <w:szCs w:val="28"/>
                    </w:rPr>
                  </w:rPrChange>
                </w:rPr>
                <w:t>Số hóa Biểu Mẫu</w:t>
              </w:r>
            </w:ins>
          </w:p>
        </w:tc>
      </w:tr>
      <w:tr w:rsidR="003C02FF" w:rsidRPr="003C02FF" w14:paraId="58009085" w14:textId="77777777" w:rsidTr="003C02FF">
        <w:trPr>
          <w:trHeight w:val="360"/>
          <w:ins w:id="13586" w:author="James Vu" w:date="2024-04-19T00:01:00Z"/>
          <w:trPrChange w:id="13587" w:author="James Vu" w:date="2024-04-19T00:20:00Z">
            <w:trPr>
              <w:trHeight w:val="360"/>
            </w:trPr>
          </w:trPrChange>
        </w:trPr>
        <w:tc>
          <w:tcPr>
            <w:tcW w:w="704" w:type="dxa"/>
            <w:shd w:val="clear" w:color="auto" w:fill="auto"/>
            <w:noWrap/>
            <w:vAlign w:val="center"/>
            <w:hideMark/>
            <w:tcPrChange w:id="13588" w:author="James Vu" w:date="2024-04-19T00:20:00Z">
              <w:tcPr>
                <w:tcW w:w="704" w:type="dxa"/>
                <w:shd w:val="clear" w:color="auto" w:fill="auto"/>
                <w:noWrap/>
                <w:vAlign w:val="center"/>
                <w:hideMark/>
              </w:tcPr>
            </w:tcPrChange>
          </w:tcPr>
          <w:p w14:paraId="2461686D" w14:textId="77777777" w:rsidR="004D28C1" w:rsidRPr="003C02FF" w:rsidRDefault="004D28C1" w:rsidP="004D28C1">
            <w:pPr>
              <w:jc w:val="center"/>
              <w:rPr>
                <w:ins w:id="13589" w:author="James Vu" w:date="2024-04-19T00:01:00Z"/>
                <w:b/>
                <w:bCs/>
                <w:color w:val="000000"/>
                <w:rPrChange w:id="13590" w:author="James Vu" w:date="2024-04-19T00:19:00Z">
                  <w:rPr>
                    <w:ins w:id="13591" w:author="James Vu" w:date="2024-04-19T00:01:00Z"/>
                    <w:b/>
                    <w:bCs/>
                    <w:color w:val="000000"/>
                    <w:sz w:val="28"/>
                    <w:szCs w:val="28"/>
                  </w:rPr>
                </w:rPrChange>
              </w:rPr>
            </w:pPr>
            <w:ins w:id="13592" w:author="James Vu" w:date="2024-04-19T00:01:00Z">
              <w:r w:rsidRPr="003C02FF">
                <w:rPr>
                  <w:b/>
                  <w:bCs/>
                  <w:color w:val="000000"/>
                  <w:rPrChange w:id="13593" w:author="James Vu" w:date="2024-04-19T00:19:00Z">
                    <w:rPr>
                      <w:b/>
                      <w:bCs/>
                      <w:color w:val="000000"/>
                      <w:sz w:val="28"/>
                      <w:szCs w:val="28"/>
                    </w:rPr>
                  </w:rPrChange>
                </w:rPr>
                <w:t> </w:t>
              </w:r>
            </w:ins>
          </w:p>
        </w:tc>
        <w:tc>
          <w:tcPr>
            <w:tcW w:w="8358" w:type="dxa"/>
            <w:shd w:val="clear" w:color="auto" w:fill="auto"/>
            <w:noWrap/>
            <w:vAlign w:val="center"/>
            <w:hideMark/>
            <w:tcPrChange w:id="13594" w:author="James Vu" w:date="2024-04-19T00:20:00Z">
              <w:tcPr>
                <w:tcW w:w="8358" w:type="dxa"/>
                <w:shd w:val="clear" w:color="auto" w:fill="auto"/>
                <w:noWrap/>
                <w:vAlign w:val="center"/>
                <w:hideMark/>
              </w:tcPr>
            </w:tcPrChange>
          </w:tcPr>
          <w:p w14:paraId="47EFDD10" w14:textId="77777777" w:rsidR="004D28C1" w:rsidRPr="003C02FF" w:rsidRDefault="004D28C1" w:rsidP="004D28C1">
            <w:pPr>
              <w:rPr>
                <w:ins w:id="13595" w:author="James Vu" w:date="2024-04-19T00:01:00Z"/>
                <w:color w:val="0D0D0D"/>
                <w:rPrChange w:id="13596" w:author="James Vu" w:date="2024-04-19T00:19:00Z">
                  <w:rPr>
                    <w:ins w:id="13597" w:author="James Vu" w:date="2024-04-19T00:01:00Z"/>
                    <w:color w:val="0D0D0D"/>
                    <w:sz w:val="28"/>
                    <w:szCs w:val="28"/>
                  </w:rPr>
                </w:rPrChange>
              </w:rPr>
            </w:pPr>
            <w:ins w:id="13598" w:author="James Vu" w:date="2024-04-19T00:01:00Z">
              <w:r w:rsidRPr="003C02FF">
                <w:rPr>
                  <w:color w:val="0D0D0D"/>
                  <w:rPrChange w:id="13599" w:author="James Vu" w:date="2024-04-19T00:19:00Z">
                    <w:rPr>
                      <w:color w:val="0D0D0D"/>
                      <w:sz w:val="28"/>
                      <w:szCs w:val="28"/>
                    </w:rPr>
                  </w:rPrChange>
                </w:rPr>
                <w:t>Tạo biểu mẫu điện tử</w:t>
              </w:r>
            </w:ins>
          </w:p>
        </w:tc>
      </w:tr>
      <w:tr w:rsidR="003C02FF" w:rsidRPr="003C02FF" w14:paraId="48E44427" w14:textId="77777777" w:rsidTr="003C02FF">
        <w:trPr>
          <w:trHeight w:val="360"/>
          <w:ins w:id="13600" w:author="James Vu" w:date="2024-04-19T00:01:00Z"/>
          <w:trPrChange w:id="13601" w:author="James Vu" w:date="2024-04-19T00:20:00Z">
            <w:trPr>
              <w:trHeight w:val="360"/>
            </w:trPr>
          </w:trPrChange>
        </w:trPr>
        <w:tc>
          <w:tcPr>
            <w:tcW w:w="704" w:type="dxa"/>
            <w:shd w:val="clear" w:color="auto" w:fill="auto"/>
            <w:noWrap/>
            <w:vAlign w:val="center"/>
            <w:hideMark/>
            <w:tcPrChange w:id="13602" w:author="James Vu" w:date="2024-04-19T00:20:00Z">
              <w:tcPr>
                <w:tcW w:w="704" w:type="dxa"/>
                <w:shd w:val="clear" w:color="auto" w:fill="auto"/>
                <w:noWrap/>
                <w:vAlign w:val="center"/>
                <w:hideMark/>
              </w:tcPr>
            </w:tcPrChange>
          </w:tcPr>
          <w:p w14:paraId="28B512C3" w14:textId="77777777" w:rsidR="004D28C1" w:rsidRPr="003C02FF" w:rsidRDefault="004D28C1" w:rsidP="004D28C1">
            <w:pPr>
              <w:jc w:val="center"/>
              <w:rPr>
                <w:ins w:id="13603" w:author="James Vu" w:date="2024-04-19T00:01:00Z"/>
                <w:b/>
                <w:bCs/>
                <w:color w:val="000000"/>
                <w:rPrChange w:id="13604" w:author="James Vu" w:date="2024-04-19T00:19:00Z">
                  <w:rPr>
                    <w:ins w:id="13605" w:author="James Vu" w:date="2024-04-19T00:01:00Z"/>
                    <w:b/>
                    <w:bCs/>
                    <w:color w:val="000000"/>
                    <w:sz w:val="28"/>
                    <w:szCs w:val="28"/>
                  </w:rPr>
                </w:rPrChange>
              </w:rPr>
            </w:pPr>
            <w:ins w:id="13606" w:author="James Vu" w:date="2024-04-19T00:01:00Z">
              <w:r w:rsidRPr="003C02FF">
                <w:rPr>
                  <w:b/>
                  <w:bCs/>
                  <w:color w:val="000000"/>
                  <w:rPrChange w:id="13607" w:author="James Vu" w:date="2024-04-19T00:19:00Z">
                    <w:rPr>
                      <w:b/>
                      <w:bCs/>
                      <w:color w:val="000000"/>
                      <w:sz w:val="28"/>
                      <w:szCs w:val="28"/>
                    </w:rPr>
                  </w:rPrChange>
                </w:rPr>
                <w:t> </w:t>
              </w:r>
            </w:ins>
          </w:p>
        </w:tc>
        <w:tc>
          <w:tcPr>
            <w:tcW w:w="8358" w:type="dxa"/>
            <w:shd w:val="clear" w:color="auto" w:fill="auto"/>
            <w:noWrap/>
            <w:vAlign w:val="center"/>
            <w:hideMark/>
            <w:tcPrChange w:id="13608" w:author="James Vu" w:date="2024-04-19T00:20:00Z">
              <w:tcPr>
                <w:tcW w:w="8358" w:type="dxa"/>
                <w:shd w:val="clear" w:color="auto" w:fill="auto"/>
                <w:noWrap/>
                <w:vAlign w:val="center"/>
                <w:hideMark/>
              </w:tcPr>
            </w:tcPrChange>
          </w:tcPr>
          <w:p w14:paraId="459D9184" w14:textId="77777777" w:rsidR="004D28C1" w:rsidRPr="003C02FF" w:rsidRDefault="004D28C1" w:rsidP="004D28C1">
            <w:pPr>
              <w:rPr>
                <w:ins w:id="13609" w:author="James Vu" w:date="2024-04-19T00:01:00Z"/>
                <w:color w:val="0D0D0D"/>
                <w:rPrChange w:id="13610" w:author="James Vu" w:date="2024-04-19T00:19:00Z">
                  <w:rPr>
                    <w:ins w:id="13611" w:author="James Vu" w:date="2024-04-19T00:01:00Z"/>
                    <w:color w:val="0D0D0D"/>
                    <w:sz w:val="28"/>
                    <w:szCs w:val="28"/>
                  </w:rPr>
                </w:rPrChange>
              </w:rPr>
            </w:pPr>
            <w:ins w:id="13612" w:author="James Vu" w:date="2024-04-19T00:01:00Z">
              <w:r w:rsidRPr="003C02FF">
                <w:rPr>
                  <w:color w:val="0D0D0D"/>
                  <w:rPrChange w:id="13613" w:author="James Vu" w:date="2024-04-19T00:19:00Z">
                    <w:rPr>
                      <w:color w:val="0D0D0D"/>
                      <w:sz w:val="28"/>
                      <w:szCs w:val="28"/>
                    </w:rPr>
                  </w:rPrChange>
                </w:rPr>
                <w:t>Chuyển đổi biểu mẫu giấy sang điện tử</w:t>
              </w:r>
            </w:ins>
          </w:p>
        </w:tc>
      </w:tr>
      <w:tr w:rsidR="003C02FF" w:rsidRPr="003C02FF" w14:paraId="412DE0D9" w14:textId="77777777" w:rsidTr="003C02FF">
        <w:trPr>
          <w:trHeight w:val="360"/>
          <w:ins w:id="13614" w:author="James Vu" w:date="2024-04-19T00:01:00Z"/>
          <w:trPrChange w:id="13615" w:author="James Vu" w:date="2024-04-19T00:20:00Z">
            <w:trPr>
              <w:trHeight w:val="360"/>
            </w:trPr>
          </w:trPrChange>
        </w:trPr>
        <w:tc>
          <w:tcPr>
            <w:tcW w:w="704" w:type="dxa"/>
            <w:shd w:val="clear" w:color="auto" w:fill="auto"/>
            <w:noWrap/>
            <w:vAlign w:val="center"/>
            <w:hideMark/>
            <w:tcPrChange w:id="13616" w:author="James Vu" w:date="2024-04-19T00:20:00Z">
              <w:tcPr>
                <w:tcW w:w="704" w:type="dxa"/>
                <w:shd w:val="clear" w:color="auto" w:fill="auto"/>
                <w:noWrap/>
                <w:vAlign w:val="center"/>
                <w:hideMark/>
              </w:tcPr>
            </w:tcPrChange>
          </w:tcPr>
          <w:p w14:paraId="781765C7" w14:textId="77777777" w:rsidR="004D28C1" w:rsidRPr="003C02FF" w:rsidRDefault="004D28C1" w:rsidP="004D28C1">
            <w:pPr>
              <w:jc w:val="center"/>
              <w:rPr>
                <w:ins w:id="13617" w:author="James Vu" w:date="2024-04-19T00:01:00Z"/>
                <w:b/>
                <w:bCs/>
                <w:color w:val="000000"/>
                <w:rPrChange w:id="13618" w:author="James Vu" w:date="2024-04-19T00:19:00Z">
                  <w:rPr>
                    <w:ins w:id="13619" w:author="James Vu" w:date="2024-04-19T00:01:00Z"/>
                    <w:b/>
                    <w:bCs/>
                    <w:color w:val="000000"/>
                    <w:sz w:val="28"/>
                    <w:szCs w:val="28"/>
                  </w:rPr>
                </w:rPrChange>
              </w:rPr>
            </w:pPr>
            <w:ins w:id="13620" w:author="James Vu" w:date="2024-04-19T00:01:00Z">
              <w:r w:rsidRPr="003C02FF">
                <w:rPr>
                  <w:b/>
                  <w:bCs/>
                  <w:color w:val="000000"/>
                  <w:rPrChange w:id="13621" w:author="James Vu" w:date="2024-04-19T00:19:00Z">
                    <w:rPr>
                      <w:b/>
                      <w:bCs/>
                      <w:color w:val="000000"/>
                      <w:sz w:val="28"/>
                      <w:szCs w:val="28"/>
                    </w:rPr>
                  </w:rPrChange>
                </w:rPr>
                <w:t> </w:t>
              </w:r>
            </w:ins>
          </w:p>
        </w:tc>
        <w:tc>
          <w:tcPr>
            <w:tcW w:w="8358" w:type="dxa"/>
            <w:shd w:val="clear" w:color="auto" w:fill="auto"/>
            <w:noWrap/>
            <w:vAlign w:val="center"/>
            <w:hideMark/>
            <w:tcPrChange w:id="13622" w:author="James Vu" w:date="2024-04-19T00:20:00Z">
              <w:tcPr>
                <w:tcW w:w="8358" w:type="dxa"/>
                <w:shd w:val="clear" w:color="auto" w:fill="auto"/>
                <w:noWrap/>
                <w:vAlign w:val="center"/>
                <w:hideMark/>
              </w:tcPr>
            </w:tcPrChange>
          </w:tcPr>
          <w:p w14:paraId="34A88CCA" w14:textId="77777777" w:rsidR="004D28C1" w:rsidRPr="003C02FF" w:rsidRDefault="004D28C1" w:rsidP="004D28C1">
            <w:pPr>
              <w:rPr>
                <w:ins w:id="13623" w:author="James Vu" w:date="2024-04-19T00:01:00Z"/>
                <w:color w:val="0D0D0D"/>
                <w:rPrChange w:id="13624" w:author="James Vu" w:date="2024-04-19T00:19:00Z">
                  <w:rPr>
                    <w:ins w:id="13625" w:author="James Vu" w:date="2024-04-19T00:01:00Z"/>
                    <w:color w:val="0D0D0D"/>
                    <w:sz w:val="28"/>
                    <w:szCs w:val="28"/>
                  </w:rPr>
                </w:rPrChange>
              </w:rPr>
            </w:pPr>
            <w:ins w:id="13626" w:author="James Vu" w:date="2024-04-19T00:01:00Z">
              <w:r w:rsidRPr="003C02FF">
                <w:rPr>
                  <w:color w:val="0D0D0D"/>
                  <w:rPrChange w:id="13627" w:author="James Vu" w:date="2024-04-19T00:19:00Z">
                    <w:rPr>
                      <w:color w:val="0D0D0D"/>
                      <w:sz w:val="28"/>
                      <w:szCs w:val="28"/>
                    </w:rPr>
                  </w:rPrChange>
                </w:rPr>
                <w:t>Lập chỉ mục và lưu trữ biểu mẫu điện tử</w:t>
              </w:r>
            </w:ins>
          </w:p>
        </w:tc>
      </w:tr>
      <w:tr w:rsidR="003C02FF" w:rsidRPr="003C02FF" w14:paraId="3B646457" w14:textId="77777777" w:rsidTr="003C02FF">
        <w:trPr>
          <w:trHeight w:val="360"/>
          <w:ins w:id="13628" w:author="James Vu" w:date="2024-04-19T00:01:00Z"/>
          <w:trPrChange w:id="13629" w:author="James Vu" w:date="2024-04-19T00:20:00Z">
            <w:trPr>
              <w:trHeight w:val="360"/>
            </w:trPr>
          </w:trPrChange>
        </w:trPr>
        <w:tc>
          <w:tcPr>
            <w:tcW w:w="704" w:type="dxa"/>
            <w:shd w:val="clear" w:color="auto" w:fill="auto"/>
            <w:noWrap/>
            <w:vAlign w:val="center"/>
            <w:hideMark/>
            <w:tcPrChange w:id="13630" w:author="James Vu" w:date="2024-04-19T00:20:00Z">
              <w:tcPr>
                <w:tcW w:w="704" w:type="dxa"/>
                <w:shd w:val="clear" w:color="auto" w:fill="auto"/>
                <w:noWrap/>
                <w:vAlign w:val="center"/>
                <w:hideMark/>
              </w:tcPr>
            </w:tcPrChange>
          </w:tcPr>
          <w:p w14:paraId="1817B8E8" w14:textId="77777777" w:rsidR="004D28C1" w:rsidRPr="003C02FF" w:rsidRDefault="004D28C1" w:rsidP="004D28C1">
            <w:pPr>
              <w:jc w:val="center"/>
              <w:rPr>
                <w:ins w:id="13631" w:author="James Vu" w:date="2024-04-19T00:01:00Z"/>
                <w:b/>
                <w:bCs/>
                <w:color w:val="000000"/>
                <w:rPrChange w:id="13632" w:author="James Vu" w:date="2024-04-19T00:19:00Z">
                  <w:rPr>
                    <w:ins w:id="13633" w:author="James Vu" w:date="2024-04-19T00:01:00Z"/>
                    <w:b/>
                    <w:bCs/>
                    <w:color w:val="000000"/>
                    <w:sz w:val="28"/>
                    <w:szCs w:val="28"/>
                  </w:rPr>
                </w:rPrChange>
              </w:rPr>
            </w:pPr>
            <w:ins w:id="13634" w:author="James Vu" w:date="2024-04-19T00:01:00Z">
              <w:r w:rsidRPr="003C02FF">
                <w:rPr>
                  <w:b/>
                  <w:bCs/>
                  <w:color w:val="000000"/>
                  <w:rPrChange w:id="13635" w:author="James Vu" w:date="2024-04-19T00:19:00Z">
                    <w:rPr>
                      <w:b/>
                      <w:bCs/>
                      <w:color w:val="000000"/>
                      <w:sz w:val="28"/>
                      <w:szCs w:val="28"/>
                    </w:rPr>
                  </w:rPrChange>
                </w:rPr>
                <w:t> </w:t>
              </w:r>
            </w:ins>
          </w:p>
        </w:tc>
        <w:tc>
          <w:tcPr>
            <w:tcW w:w="8358" w:type="dxa"/>
            <w:shd w:val="clear" w:color="auto" w:fill="auto"/>
            <w:noWrap/>
            <w:vAlign w:val="center"/>
            <w:hideMark/>
            <w:tcPrChange w:id="13636" w:author="James Vu" w:date="2024-04-19T00:20:00Z">
              <w:tcPr>
                <w:tcW w:w="8358" w:type="dxa"/>
                <w:shd w:val="clear" w:color="auto" w:fill="auto"/>
                <w:noWrap/>
                <w:vAlign w:val="center"/>
                <w:hideMark/>
              </w:tcPr>
            </w:tcPrChange>
          </w:tcPr>
          <w:p w14:paraId="611D481D" w14:textId="77777777" w:rsidR="004D28C1" w:rsidRPr="003C02FF" w:rsidRDefault="004D28C1" w:rsidP="004D28C1">
            <w:pPr>
              <w:rPr>
                <w:ins w:id="13637" w:author="James Vu" w:date="2024-04-19T00:01:00Z"/>
                <w:color w:val="0D0D0D"/>
                <w:rPrChange w:id="13638" w:author="James Vu" w:date="2024-04-19T00:19:00Z">
                  <w:rPr>
                    <w:ins w:id="13639" w:author="James Vu" w:date="2024-04-19T00:01:00Z"/>
                    <w:color w:val="0D0D0D"/>
                    <w:sz w:val="28"/>
                    <w:szCs w:val="28"/>
                  </w:rPr>
                </w:rPrChange>
              </w:rPr>
            </w:pPr>
            <w:ins w:id="13640" w:author="James Vu" w:date="2024-04-19T00:01:00Z">
              <w:r w:rsidRPr="003C02FF">
                <w:rPr>
                  <w:color w:val="0D0D0D"/>
                  <w:rPrChange w:id="13641" w:author="James Vu" w:date="2024-04-19T00:19:00Z">
                    <w:rPr>
                      <w:color w:val="0D0D0D"/>
                      <w:sz w:val="28"/>
                      <w:szCs w:val="28"/>
                    </w:rPr>
                  </w:rPrChange>
                </w:rPr>
                <w:t>Tìm kiếm và truy xuất biểu mẫu</w:t>
              </w:r>
            </w:ins>
          </w:p>
        </w:tc>
      </w:tr>
      <w:tr w:rsidR="003C02FF" w:rsidRPr="003C02FF" w14:paraId="1983AA72" w14:textId="77777777" w:rsidTr="003C02FF">
        <w:trPr>
          <w:trHeight w:val="360"/>
          <w:ins w:id="13642" w:author="James Vu" w:date="2024-04-19T00:01:00Z"/>
          <w:trPrChange w:id="13643" w:author="James Vu" w:date="2024-04-19T00:20:00Z">
            <w:trPr>
              <w:trHeight w:val="360"/>
            </w:trPr>
          </w:trPrChange>
        </w:trPr>
        <w:tc>
          <w:tcPr>
            <w:tcW w:w="704" w:type="dxa"/>
            <w:shd w:val="clear" w:color="auto" w:fill="auto"/>
            <w:noWrap/>
            <w:vAlign w:val="center"/>
            <w:hideMark/>
            <w:tcPrChange w:id="13644" w:author="James Vu" w:date="2024-04-19T00:20:00Z">
              <w:tcPr>
                <w:tcW w:w="704" w:type="dxa"/>
                <w:shd w:val="clear" w:color="auto" w:fill="auto"/>
                <w:noWrap/>
                <w:vAlign w:val="center"/>
                <w:hideMark/>
              </w:tcPr>
            </w:tcPrChange>
          </w:tcPr>
          <w:p w14:paraId="156A3559" w14:textId="77777777" w:rsidR="004D28C1" w:rsidRPr="003C02FF" w:rsidRDefault="004D28C1" w:rsidP="004D28C1">
            <w:pPr>
              <w:jc w:val="center"/>
              <w:rPr>
                <w:ins w:id="13645" w:author="James Vu" w:date="2024-04-19T00:01:00Z"/>
                <w:b/>
                <w:bCs/>
                <w:color w:val="000000"/>
                <w:rPrChange w:id="13646" w:author="James Vu" w:date="2024-04-19T00:21:00Z">
                  <w:rPr>
                    <w:ins w:id="13647" w:author="James Vu" w:date="2024-04-19T00:01:00Z"/>
                    <w:b/>
                    <w:bCs/>
                    <w:color w:val="000000"/>
                    <w:sz w:val="28"/>
                    <w:szCs w:val="28"/>
                  </w:rPr>
                </w:rPrChange>
              </w:rPr>
            </w:pPr>
            <w:ins w:id="13648" w:author="James Vu" w:date="2024-04-19T00:01:00Z">
              <w:r w:rsidRPr="003C02FF">
                <w:rPr>
                  <w:b/>
                  <w:bCs/>
                  <w:color w:val="000000"/>
                  <w:rPrChange w:id="13649" w:author="James Vu" w:date="2024-04-19T00:21:00Z">
                    <w:rPr>
                      <w:b/>
                      <w:bCs/>
                      <w:color w:val="000000"/>
                      <w:sz w:val="28"/>
                      <w:szCs w:val="28"/>
                    </w:rPr>
                  </w:rPrChange>
                </w:rPr>
                <w:t>16</w:t>
              </w:r>
            </w:ins>
          </w:p>
        </w:tc>
        <w:tc>
          <w:tcPr>
            <w:tcW w:w="8358" w:type="dxa"/>
            <w:shd w:val="clear" w:color="auto" w:fill="auto"/>
            <w:noWrap/>
            <w:vAlign w:val="center"/>
            <w:hideMark/>
            <w:tcPrChange w:id="13650" w:author="James Vu" w:date="2024-04-19T00:20:00Z">
              <w:tcPr>
                <w:tcW w:w="8358" w:type="dxa"/>
                <w:shd w:val="clear" w:color="auto" w:fill="auto"/>
                <w:noWrap/>
                <w:vAlign w:val="center"/>
                <w:hideMark/>
              </w:tcPr>
            </w:tcPrChange>
          </w:tcPr>
          <w:p w14:paraId="268D65B5" w14:textId="77777777" w:rsidR="004D28C1" w:rsidRPr="003C02FF" w:rsidRDefault="004D28C1" w:rsidP="004D28C1">
            <w:pPr>
              <w:rPr>
                <w:ins w:id="13651" w:author="James Vu" w:date="2024-04-19T00:01:00Z"/>
                <w:b/>
                <w:bCs/>
                <w:color w:val="0D0D0D"/>
                <w:rPrChange w:id="13652" w:author="James Vu" w:date="2024-04-19T00:21:00Z">
                  <w:rPr>
                    <w:ins w:id="13653" w:author="James Vu" w:date="2024-04-19T00:01:00Z"/>
                    <w:color w:val="0D0D0D"/>
                    <w:sz w:val="28"/>
                    <w:szCs w:val="28"/>
                  </w:rPr>
                </w:rPrChange>
              </w:rPr>
            </w:pPr>
            <w:ins w:id="13654" w:author="James Vu" w:date="2024-04-19T00:01:00Z">
              <w:r w:rsidRPr="003C02FF">
                <w:rPr>
                  <w:b/>
                  <w:bCs/>
                  <w:color w:val="0D0D0D"/>
                  <w:rPrChange w:id="13655" w:author="James Vu" w:date="2024-04-19T00:21:00Z">
                    <w:rPr>
                      <w:color w:val="0D0D0D"/>
                      <w:sz w:val="28"/>
                      <w:szCs w:val="28"/>
                    </w:rPr>
                  </w:rPrChange>
                </w:rPr>
                <w:t>Tùy Chỉnh Biểu Mẫu</w:t>
              </w:r>
            </w:ins>
          </w:p>
        </w:tc>
      </w:tr>
      <w:tr w:rsidR="003C02FF" w:rsidRPr="003C02FF" w14:paraId="67B5B03C" w14:textId="77777777" w:rsidTr="003C02FF">
        <w:trPr>
          <w:trHeight w:val="360"/>
          <w:ins w:id="13656" w:author="James Vu" w:date="2024-04-19T00:01:00Z"/>
          <w:trPrChange w:id="13657" w:author="James Vu" w:date="2024-04-19T00:20:00Z">
            <w:trPr>
              <w:trHeight w:val="360"/>
            </w:trPr>
          </w:trPrChange>
        </w:trPr>
        <w:tc>
          <w:tcPr>
            <w:tcW w:w="704" w:type="dxa"/>
            <w:shd w:val="clear" w:color="auto" w:fill="auto"/>
            <w:noWrap/>
            <w:vAlign w:val="center"/>
            <w:hideMark/>
            <w:tcPrChange w:id="13658" w:author="James Vu" w:date="2024-04-19T00:20:00Z">
              <w:tcPr>
                <w:tcW w:w="704" w:type="dxa"/>
                <w:shd w:val="clear" w:color="auto" w:fill="auto"/>
                <w:noWrap/>
                <w:vAlign w:val="center"/>
                <w:hideMark/>
              </w:tcPr>
            </w:tcPrChange>
          </w:tcPr>
          <w:p w14:paraId="6B2E9B26" w14:textId="77777777" w:rsidR="004D28C1" w:rsidRPr="003C02FF" w:rsidRDefault="004D28C1" w:rsidP="004D28C1">
            <w:pPr>
              <w:jc w:val="center"/>
              <w:rPr>
                <w:ins w:id="13659" w:author="James Vu" w:date="2024-04-19T00:01:00Z"/>
                <w:b/>
                <w:bCs/>
                <w:color w:val="000000"/>
                <w:rPrChange w:id="13660" w:author="James Vu" w:date="2024-04-19T00:19:00Z">
                  <w:rPr>
                    <w:ins w:id="13661" w:author="James Vu" w:date="2024-04-19T00:01:00Z"/>
                    <w:b/>
                    <w:bCs/>
                    <w:color w:val="000000"/>
                    <w:sz w:val="28"/>
                    <w:szCs w:val="28"/>
                  </w:rPr>
                </w:rPrChange>
              </w:rPr>
            </w:pPr>
            <w:ins w:id="13662" w:author="James Vu" w:date="2024-04-19T00:01:00Z">
              <w:r w:rsidRPr="003C02FF">
                <w:rPr>
                  <w:b/>
                  <w:bCs/>
                  <w:color w:val="000000"/>
                  <w:rPrChange w:id="13663" w:author="James Vu" w:date="2024-04-19T00:19:00Z">
                    <w:rPr>
                      <w:b/>
                      <w:bCs/>
                      <w:color w:val="000000"/>
                      <w:sz w:val="28"/>
                      <w:szCs w:val="28"/>
                    </w:rPr>
                  </w:rPrChange>
                </w:rPr>
                <w:t> </w:t>
              </w:r>
            </w:ins>
          </w:p>
        </w:tc>
        <w:tc>
          <w:tcPr>
            <w:tcW w:w="8358" w:type="dxa"/>
            <w:shd w:val="clear" w:color="auto" w:fill="auto"/>
            <w:noWrap/>
            <w:vAlign w:val="center"/>
            <w:hideMark/>
            <w:tcPrChange w:id="13664" w:author="James Vu" w:date="2024-04-19T00:20:00Z">
              <w:tcPr>
                <w:tcW w:w="8358" w:type="dxa"/>
                <w:shd w:val="clear" w:color="auto" w:fill="auto"/>
                <w:noWrap/>
                <w:vAlign w:val="center"/>
                <w:hideMark/>
              </w:tcPr>
            </w:tcPrChange>
          </w:tcPr>
          <w:p w14:paraId="7602E26F" w14:textId="77777777" w:rsidR="004D28C1" w:rsidRPr="003C02FF" w:rsidRDefault="004D28C1" w:rsidP="004D28C1">
            <w:pPr>
              <w:rPr>
                <w:ins w:id="13665" w:author="James Vu" w:date="2024-04-19T00:01:00Z"/>
                <w:color w:val="0D0D0D"/>
                <w:rPrChange w:id="13666" w:author="James Vu" w:date="2024-04-19T00:19:00Z">
                  <w:rPr>
                    <w:ins w:id="13667" w:author="James Vu" w:date="2024-04-19T00:01:00Z"/>
                    <w:color w:val="0D0D0D"/>
                    <w:sz w:val="28"/>
                    <w:szCs w:val="28"/>
                  </w:rPr>
                </w:rPrChange>
              </w:rPr>
            </w:pPr>
            <w:ins w:id="13668" w:author="James Vu" w:date="2024-04-19T00:01:00Z">
              <w:r w:rsidRPr="003C02FF">
                <w:rPr>
                  <w:color w:val="0D0D0D"/>
                  <w:rPrChange w:id="13669" w:author="James Vu" w:date="2024-04-19T00:19:00Z">
                    <w:rPr>
                      <w:color w:val="0D0D0D"/>
                      <w:sz w:val="28"/>
                      <w:szCs w:val="28"/>
                    </w:rPr>
                  </w:rPrChange>
                </w:rPr>
                <w:t>Chỉnh sửa biểu mẫu</w:t>
              </w:r>
            </w:ins>
          </w:p>
        </w:tc>
      </w:tr>
      <w:tr w:rsidR="003C02FF" w:rsidRPr="003C02FF" w14:paraId="60AB6ADF" w14:textId="77777777" w:rsidTr="003C02FF">
        <w:trPr>
          <w:trHeight w:val="360"/>
          <w:ins w:id="13670" w:author="James Vu" w:date="2024-04-19T00:01:00Z"/>
          <w:trPrChange w:id="13671" w:author="James Vu" w:date="2024-04-19T00:20:00Z">
            <w:trPr>
              <w:trHeight w:val="360"/>
            </w:trPr>
          </w:trPrChange>
        </w:trPr>
        <w:tc>
          <w:tcPr>
            <w:tcW w:w="704" w:type="dxa"/>
            <w:shd w:val="clear" w:color="auto" w:fill="auto"/>
            <w:noWrap/>
            <w:vAlign w:val="center"/>
            <w:hideMark/>
            <w:tcPrChange w:id="13672" w:author="James Vu" w:date="2024-04-19T00:20:00Z">
              <w:tcPr>
                <w:tcW w:w="704" w:type="dxa"/>
                <w:shd w:val="clear" w:color="auto" w:fill="auto"/>
                <w:noWrap/>
                <w:vAlign w:val="center"/>
                <w:hideMark/>
              </w:tcPr>
            </w:tcPrChange>
          </w:tcPr>
          <w:p w14:paraId="4036EE00" w14:textId="77777777" w:rsidR="004D28C1" w:rsidRPr="003C02FF" w:rsidRDefault="004D28C1" w:rsidP="004D28C1">
            <w:pPr>
              <w:jc w:val="center"/>
              <w:rPr>
                <w:ins w:id="13673" w:author="James Vu" w:date="2024-04-19T00:01:00Z"/>
                <w:b/>
                <w:bCs/>
                <w:color w:val="000000"/>
                <w:rPrChange w:id="13674" w:author="James Vu" w:date="2024-04-19T00:19:00Z">
                  <w:rPr>
                    <w:ins w:id="13675" w:author="James Vu" w:date="2024-04-19T00:01:00Z"/>
                    <w:b/>
                    <w:bCs/>
                    <w:color w:val="000000"/>
                    <w:sz w:val="28"/>
                    <w:szCs w:val="28"/>
                  </w:rPr>
                </w:rPrChange>
              </w:rPr>
            </w:pPr>
            <w:ins w:id="13676" w:author="James Vu" w:date="2024-04-19T00:01:00Z">
              <w:r w:rsidRPr="003C02FF">
                <w:rPr>
                  <w:b/>
                  <w:bCs/>
                  <w:color w:val="000000"/>
                  <w:rPrChange w:id="13677" w:author="James Vu" w:date="2024-04-19T00:19:00Z">
                    <w:rPr>
                      <w:b/>
                      <w:bCs/>
                      <w:color w:val="000000"/>
                      <w:sz w:val="28"/>
                      <w:szCs w:val="28"/>
                    </w:rPr>
                  </w:rPrChange>
                </w:rPr>
                <w:t> </w:t>
              </w:r>
            </w:ins>
          </w:p>
        </w:tc>
        <w:tc>
          <w:tcPr>
            <w:tcW w:w="8358" w:type="dxa"/>
            <w:shd w:val="clear" w:color="auto" w:fill="auto"/>
            <w:noWrap/>
            <w:vAlign w:val="center"/>
            <w:hideMark/>
            <w:tcPrChange w:id="13678" w:author="James Vu" w:date="2024-04-19T00:20:00Z">
              <w:tcPr>
                <w:tcW w:w="8358" w:type="dxa"/>
                <w:shd w:val="clear" w:color="auto" w:fill="auto"/>
                <w:noWrap/>
                <w:vAlign w:val="center"/>
                <w:hideMark/>
              </w:tcPr>
            </w:tcPrChange>
          </w:tcPr>
          <w:p w14:paraId="165547AD" w14:textId="77777777" w:rsidR="004D28C1" w:rsidRPr="003C02FF" w:rsidRDefault="004D28C1" w:rsidP="004D28C1">
            <w:pPr>
              <w:rPr>
                <w:ins w:id="13679" w:author="James Vu" w:date="2024-04-19T00:01:00Z"/>
                <w:color w:val="0D0D0D"/>
                <w:rPrChange w:id="13680" w:author="James Vu" w:date="2024-04-19T00:19:00Z">
                  <w:rPr>
                    <w:ins w:id="13681" w:author="James Vu" w:date="2024-04-19T00:01:00Z"/>
                    <w:color w:val="0D0D0D"/>
                    <w:sz w:val="28"/>
                    <w:szCs w:val="28"/>
                  </w:rPr>
                </w:rPrChange>
              </w:rPr>
            </w:pPr>
            <w:ins w:id="13682" w:author="James Vu" w:date="2024-04-19T00:01:00Z">
              <w:r w:rsidRPr="003C02FF">
                <w:rPr>
                  <w:color w:val="0D0D0D"/>
                  <w:rPrChange w:id="13683" w:author="James Vu" w:date="2024-04-19T00:19:00Z">
                    <w:rPr>
                      <w:color w:val="0D0D0D"/>
                      <w:sz w:val="28"/>
                      <w:szCs w:val="28"/>
                    </w:rPr>
                  </w:rPrChange>
                </w:rPr>
                <w:t>Lưu và quản lý phiên bản biểu mẫu</w:t>
              </w:r>
            </w:ins>
          </w:p>
        </w:tc>
      </w:tr>
      <w:tr w:rsidR="003C02FF" w:rsidRPr="003C02FF" w14:paraId="6AFE4B01" w14:textId="77777777" w:rsidTr="003C02FF">
        <w:trPr>
          <w:trHeight w:val="360"/>
          <w:ins w:id="13684" w:author="James Vu" w:date="2024-04-19T00:01:00Z"/>
          <w:trPrChange w:id="13685" w:author="James Vu" w:date="2024-04-19T00:20:00Z">
            <w:trPr>
              <w:trHeight w:val="360"/>
            </w:trPr>
          </w:trPrChange>
        </w:trPr>
        <w:tc>
          <w:tcPr>
            <w:tcW w:w="704" w:type="dxa"/>
            <w:shd w:val="clear" w:color="auto" w:fill="auto"/>
            <w:noWrap/>
            <w:vAlign w:val="center"/>
            <w:hideMark/>
            <w:tcPrChange w:id="13686" w:author="James Vu" w:date="2024-04-19T00:20:00Z">
              <w:tcPr>
                <w:tcW w:w="704" w:type="dxa"/>
                <w:shd w:val="clear" w:color="auto" w:fill="auto"/>
                <w:noWrap/>
                <w:vAlign w:val="center"/>
                <w:hideMark/>
              </w:tcPr>
            </w:tcPrChange>
          </w:tcPr>
          <w:p w14:paraId="2B2FE19A" w14:textId="77777777" w:rsidR="004D28C1" w:rsidRPr="003C02FF" w:rsidRDefault="004D28C1" w:rsidP="004D28C1">
            <w:pPr>
              <w:jc w:val="center"/>
              <w:rPr>
                <w:ins w:id="13687" w:author="James Vu" w:date="2024-04-19T00:01:00Z"/>
                <w:b/>
                <w:bCs/>
                <w:color w:val="000000"/>
                <w:rPrChange w:id="13688" w:author="James Vu" w:date="2024-04-19T00:19:00Z">
                  <w:rPr>
                    <w:ins w:id="13689" w:author="James Vu" w:date="2024-04-19T00:01:00Z"/>
                    <w:b/>
                    <w:bCs/>
                    <w:color w:val="000000"/>
                    <w:sz w:val="28"/>
                    <w:szCs w:val="28"/>
                  </w:rPr>
                </w:rPrChange>
              </w:rPr>
            </w:pPr>
            <w:ins w:id="13690" w:author="James Vu" w:date="2024-04-19T00:01:00Z">
              <w:r w:rsidRPr="003C02FF">
                <w:rPr>
                  <w:b/>
                  <w:bCs/>
                  <w:color w:val="000000"/>
                  <w:rPrChange w:id="13691" w:author="James Vu" w:date="2024-04-19T00:19:00Z">
                    <w:rPr>
                      <w:b/>
                      <w:bCs/>
                      <w:color w:val="000000"/>
                      <w:sz w:val="28"/>
                      <w:szCs w:val="28"/>
                    </w:rPr>
                  </w:rPrChange>
                </w:rPr>
                <w:t> </w:t>
              </w:r>
            </w:ins>
          </w:p>
        </w:tc>
        <w:tc>
          <w:tcPr>
            <w:tcW w:w="8358" w:type="dxa"/>
            <w:shd w:val="clear" w:color="auto" w:fill="auto"/>
            <w:noWrap/>
            <w:vAlign w:val="center"/>
            <w:hideMark/>
            <w:tcPrChange w:id="13692" w:author="James Vu" w:date="2024-04-19T00:20:00Z">
              <w:tcPr>
                <w:tcW w:w="8358" w:type="dxa"/>
                <w:shd w:val="clear" w:color="auto" w:fill="auto"/>
                <w:noWrap/>
                <w:vAlign w:val="center"/>
                <w:hideMark/>
              </w:tcPr>
            </w:tcPrChange>
          </w:tcPr>
          <w:p w14:paraId="66EE9CB2" w14:textId="77777777" w:rsidR="004D28C1" w:rsidRPr="003C02FF" w:rsidRDefault="004D28C1" w:rsidP="004D28C1">
            <w:pPr>
              <w:rPr>
                <w:ins w:id="13693" w:author="James Vu" w:date="2024-04-19T00:01:00Z"/>
                <w:color w:val="0D0D0D"/>
                <w:rPrChange w:id="13694" w:author="James Vu" w:date="2024-04-19T00:19:00Z">
                  <w:rPr>
                    <w:ins w:id="13695" w:author="James Vu" w:date="2024-04-19T00:01:00Z"/>
                    <w:color w:val="0D0D0D"/>
                    <w:sz w:val="28"/>
                    <w:szCs w:val="28"/>
                  </w:rPr>
                </w:rPrChange>
              </w:rPr>
            </w:pPr>
            <w:ins w:id="13696" w:author="James Vu" w:date="2024-04-19T00:01:00Z">
              <w:r w:rsidRPr="003C02FF">
                <w:rPr>
                  <w:color w:val="0D0D0D"/>
                  <w:rPrChange w:id="13697" w:author="James Vu" w:date="2024-04-19T00:19:00Z">
                    <w:rPr>
                      <w:color w:val="0D0D0D"/>
                      <w:sz w:val="28"/>
                      <w:szCs w:val="28"/>
                    </w:rPr>
                  </w:rPrChange>
                </w:rPr>
                <w:t>Đặt quyền truy cập cho các biểu mẫu</w:t>
              </w:r>
            </w:ins>
          </w:p>
        </w:tc>
      </w:tr>
      <w:tr w:rsidR="003C02FF" w:rsidRPr="003C02FF" w14:paraId="6769524B" w14:textId="77777777" w:rsidTr="003C02FF">
        <w:trPr>
          <w:trHeight w:val="360"/>
          <w:ins w:id="13698" w:author="James Vu" w:date="2024-04-19T00:01:00Z"/>
          <w:trPrChange w:id="13699" w:author="James Vu" w:date="2024-04-19T00:20:00Z">
            <w:trPr>
              <w:trHeight w:val="360"/>
            </w:trPr>
          </w:trPrChange>
        </w:trPr>
        <w:tc>
          <w:tcPr>
            <w:tcW w:w="704" w:type="dxa"/>
            <w:shd w:val="clear" w:color="auto" w:fill="auto"/>
            <w:noWrap/>
            <w:vAlign w:val="center"/>
            <w:hideMark/>
            <w:tcPrChange w:id="13700" w:author="James Vu" w:date="2024-04-19T00:20:00Z">
              <w:tcPr>
                <w:tcW w:w="704" w:type="dxa"/>
                <w:shd w:val="clear" w:color="auto" w:fill="auto"/>
                <w:noWrap/>
                <w:vAlign w:val="center"/>
                <w:hideMark/>
              </w:tcPr>
            </w:tcPrChange>
          </w:tcPr>
          <w:p w14:paraId="3890463F" w14:textId="77777777" w:rsidR="004D28C1" w:rsidRPr="003C02FF" w:rsidRDefault="004D28C1" w:rsidP="004D28C1">
            <w:pPr>
              <w:jc w:val="center"/>
              <w:rPr>
                <w:ins w:id="13701" w:author="James Vu" w:date="2024-04-19T00:01:00Z"/>
                <w:b/>
                <w:bCs/>
                <w:color w:val="000000"/>
                <w:rPrChange w:id="13702" w:author="James Vu" w:date="2024-04-19T00:19:00Z">
                  <w:rPr>
                    <w:ins w:id="13703" w:author="James Vu" w:date="2024-04-19T00:01:00Z"/>
                    <w:b/>
                    <w:bCs/>
                    <w:color w:val="000000"/>
                    <w:sz w:val="28"/>
                    <w:szCs w:val="28"/>
                  </w:rPr>
                </w:rPrChange>
              </w:rPr>
            </w:pPr>
            <w:ins w:id="13704" w:author="James Vu" w:date="2024-04-19T00:01:00Z">
              <w:r w:rsidRPr="003C02FF">
                <w:rPr>
                  <w:b/>
                  <w:bCs/>
                  <w:color w:val="000000"/>
                  <w:rPrChange w:id="13705" w:author="James Vu" w:date="2024-04-19T00:19:00Z">
                    <w:rPr>
                      <w:b/>
                      <w:bCs/>
                      <w:color w:val="000000"/>
                      <w:sz w:val="28"/>
                      <w:szCs w:val="28"/>
                    </w:rPr>
                  </w:rPrChange>
                </w:rPr>
                <w:t> </w:t>
              </w:r>
            </w:ins>
          </w:p>
        </w:tc>
        <w:tc>
          <w:tcPr>
            <w:tcW w:w="8358" w:type="dxa"/>
            <w:shd w:val="clear" w:color="auto" w:fill="auto"/>
            <w:noWrap/>
            <w:vAlign w:val="center"/>
            <w:hideMark/>
            <w:tcPrChange w:id="13706" w:author="James Vu" w:date="2024-04-19T00:20:00Z">
              <w:tcPr>
                <w:tcW w:w="8358" w:type="dxa"/>
                <w:shd w:val="clear" w:color="auto" w:fill="auto"/>
                <w:noWrap/>
                <w:vAlign w:val="center"/>
                <w:hideMark/>
              </w:tcPr>
            </w:tcPrChange>
          </w:tcPr>
          <w:p w14:paraId="11E3B37C" w14:textId="77777777" w:rsidR="004D28C1" w:rsidRPr="003C02FF" w:rsidRDefault="004D28C1" w:rsidP="004D28C1">
            <w:pPr>
              <w:rPr>
                <w:ins w:id="13707" w:author="James Vu" w:date="2024-04-19T00:01:00Z"/>
                <w:color w:val="0D0D0D"/>
                <w:rPrChange w:id="13708" w:author="James Vu" w:date="2024-04-19T00:19:00Z">
                  <w:rPr>
                    <w:ins w:id="13709" w:author="James Vu" w:date="2024-04-19T00:01:00Z"/>
                    <w:color w:val="0D0D0D"/>
                    <w:sz w:val="28"/>
                    <w:szCs w:val="28"/>
                  </w:rPr>
                </w:rPrChange>
              </w:rPr>
            </w:pPr>
            <w:ins w:id="13710" w:author="James Vu" w:date="2024-04-19T00:01:00Z">
              <w:r w:rsidRPr="003C02FF">
                <w:rPr>
                  <w:color w:val="0D0D0D"/>
                  <w:rPrChange w:id="13711" w:author="James Vu" w:date="2024-04-19T00:19:00Z">
                    <w:rPr>
                      <w:color w:val="0D0D0D"/>
                      <w:sz w:val="28"/>
                      <w:szCs w:val="28"/>
                    </w:rPr>
                  </w:rPrChange>
                </w:rPr>
                <w:t>Áp dụng mẫu thiết kế cho biểu mẫu</w:t>
              </w:r>
            </w:ins>
          </w:p>
        </w:tc>
      </w:tr>
      <w:tr w:rsidR="003C02FF" w:rsidRPr="003C02FF" w14:paraId="6ED610B8" w14:textId="77777777" w:rsidTr="003C02FF">
        <w:trPr>
          <w:trHeight w:val="360"/>
          <w:ins w:id="13712" w:author="James Vu" w:date="2024-04-19T00:01:00Z"/>
          <w:trPrChange w:id="13713" w:author="James Vu" w:date="2024-04-19T00:20:00Z">
            <w:trPr>
              <w:trHeight w:val="360"/>
            </w:trPr>
          </w:trPrChange>
        </w:trPr>
        <w:tc>
          <w:tcPr>
            <w:tcW w:w="704" w:type="dxa"/>
            <w:shd w:val="clear" w:color="auto" w:fill="auto"/>
            <w:noWrap/>
            <w:vAlign w:val="center"/>
            <w:hideMark/>
            <w:tcPrChange w:id="13714" w:author="James Vu" w:date="2024-04-19T00:20:00Z">
              <w:tcPr>
                <w:tcW w:w="704" w:type="dxa"/>
                <w:shd w:val="clear" w:color="auto" w:fill="auto"/>
                <w:noWrap/>
                <w:vAlign w:val="center"/>
                <w:hideMark/>
              </w:tcPr>
            </w:tcPrChange>
          </w:tcPr>
          <w:p w14:paraId="4E86F491" w14:textId="77777777" w:rsidR="004D28C1" w:rsidRPr="003C02FF" w:rsidRDefault="004D28C1" w:rsidP="004D28C1">
            <w:pPr>
              <w:jc w:val="center"/>
              <w:rPr>
                <w:ins w:id="13715" w:author="James Vu" w:date="2024-04-19T00:01:00Z"/>
                <w:b/>
                <w:bCs/>
                <w:color w:val="000000"/>
                <w:rPrChange w:id="13716" w:author="James Vu" w:date="2024-04-19T00:21:00Z">
                  <w:rPr>
                    <w:ins w:id="13717" w:author="James Vu" w:date="2024-04-19T00:01:00Z"/>
                    <w:b/>
                    <w:bCs/>
                    <w:color w:val="000000"/>
                    <w:sz w:val="28"/>
                    <w:szCs w:val="28"/>
                  </w:rPr>
                </w:rPrChange>
              </w:rPr>
            </w:pPr>
            <w:ins w:id="13718" w:author="James Vu" w:date="2024-04-19T00:01:00Z">
              <w:r w:rsidRPr="003C02FF">
                <w:rPr>
                  <w:b/>
                  <w:bCs/>
                  <w:color w:val="000000"/>
                  <w:rPrChange w:id="13719" w:author="James Vu" w:date="2024-04-19T00:21:00Z">
                    <w:rPr>
                      <w:b/>
                      <w:bCs/>
                      <w:color w:val="000000"/>
                      <w:sz w:val="28"/>
                      <w:szCs w:val="28"/>
                    </w:rPr>
                  </w:rPrChange>
                </w:rPr>
                <w:t>17</w:t>
              </w:r>
            </w:ins>
          </w:p>
        </w:tc>
        <w:tc>
          <w:tcPr>
            <w:tcW w:w="8358" w:type="dxa"/>
            <w:shd w:val="clear" w:color="auto" w:fill="auto"/>
            <w:noWrap/>
            <w:vAlign w:val="center"/>
            <w:hideMark/>
            <w:tcPrChange w:id="13720" w:author="James Vu" w:date="2024-04-19T00:20:00Z">
              <w:tcPr>
                <w:tcW w:w="8358" w:type="dxa"/>
                <w:shd w:val="clear" w:color="auto" w:fill="auto"/>
                <w:noWrap/>
                <w:vAlign w:val="center"/>
                <w:hideMark/>
              </w:tcPr>
            </w:tcPrChange>
          </w:tcPr>
          <w:p w14:paraId="2A61390A" w14:textId="77777777" w:rsidR="004D28C1" w:rsidRPr="003C02FF" w:rsidRDefault="004D28C1" w:rsidP="004D28C1">
            <w:pPr>
              <w:rPr>
                <w:ins w:id="13721" w:author="James Vu" w:date="2024-04-19T00:01:00Z"/>
                <w:b/>
                <w:bCs/>
                <w:color w:val="0D0D0D"/>
                <w:rPrChange w:id="13722" w:author="James Vu" w:date="2024-04-19T00:21:00Z">
                  <w:rPr>
                    <w:ins w:id="13723" w:author="James Vu" w:date="2024-04-19T00:01:00Z"/>
                    <w:color w:val="0D0D0D"/>
                    <w:sz w:val="28"/>
                    <w:szCs w:val="28"/>
                  </w:rPr>
                </w:rPrChange>
              </w:rPr>
            </w:pPr>
            <w:ins w:id="13724" w:author="James Vu" w:date="2024-04-19T00:01:00Z">
              <w:r w:rsidRPr="003C02FF">
                <w:rPr>
                  <w:b/>
                  <w:bCs/>
                  <w:color w:val="0D0D0D"/>
                  <w:rPrChange w:id="13725" w:author="James Vu" w:date="2024-04-19T00:21:00Z">
                    <w:rPr>
                      <w:color w:val="0D0D0D"/>
                      <w:sz w:val="28"/>
                      <w:szCs w:val="28"/>
                    </w:rPr>
                  </w:rPrChange>
                </w:rPr>
                <w:t>Xuất Biểu Mẫu Đa Định Dạng</w:t>
              </w:r>
            </w:ins>
          </w:p>
        </w:tc>
      </w:tr>
      <w:tr w:rsidR="003C02FF" w:rsidRPr="003C02FF" w14:paraId="3856720C" w14:textId="77777777" w:rsidTr="003C02FF">
        <w:trPr>
          <w:trHeight w:val="360"/>
          <w:ins w:id="13726" w:author="James Vu" w:date="2024-04-19T00:01:00Z"/>
          <w:trPrChange w:id="13727" w:author="James Vu" w:date="2024-04-19T00:20:00Z">
            <w:trPr>
              <w:trHeight w:val="360"/>
            </w:trPr>
          </w:trPrChange>
        </w:trPr>
        <w:tc>
          <w:tcPr>
            <w:tcW w:w="704" w:type="dxa"/>
            <w:shd w:val="clear" w:color="auto" w:fill="auto"/>
            <w:noWrap/>
            <w:vAlign w:val="center"/>
            <w:hideMark/>
            <w:tcPrChange w:id="13728" w:author="James Vu" w:date="2024-04-19T00:20:00Z">
              <w:tcPr>
                <w:tcW w:w="704" w:type="dxa"/>
                <w:shd w:val="clear" w:color="auto" w:fill="auto"/>
                <w:noWrap/>
                <w:vAlign w:val="center"/>
                <w:hideMark/>
              </w:tcPr>
            </w:tcPrChange>
          </w:tcPr>
          <w:p w14:paraId="254C45C0" w14:textId="77777777" w:rsidR="004D28C1" w:rsidRPr="003C02FF" w:rsidRDefault="004D28C1" w:rsidP="004D28C1">
            <w:pPr>
              <w:jc w:val="center"/>
              <w:rPr>
                <w:ins w:id="13729" w:author="James Vu" w:date="2024-04-19T00:01:00Z"/>
                <w:b/>
                <w:bCs/>
                <w:color w:val="000000"/>
                <w:rPrChange w:id="13730" w:author="James Vu" w:date="2024-04-19T00:19:00Z">
                  <w:rPr>
                    <w:ins w:id="13731" w:author="James Vu" w:date="2024-04-19T00:01:00Z"/>
                    <w:b/>
                    <w:bCs/>
                    <w:color w:val="000000"/>
                    <w:sz w:val="28"/>
                    <w:szCs w:val="28"/>
                  </w:rPr>
                </w:rPrChange>
              </w:rPr>
            </w:pPr>
            <w:ins w:id="13732" w:author="James Vu" w:date="2024-04-19T00:01:00Z">
              <w:r w:rsidRPr="003C02FF">
                <w:rPr>
                  <w:b/>
                  <w:bCs/>
                  <w:color w:val="000000"/>
                  <w:rPrChange w:id="13733" w:author="James Vu" w:date="2024-04-19T00:19:00Z">
                    <w:rPr>
                      <w:b/>
                      <w:bCs/>
                      <w:color w:val="000000"/>
                      <w:sz w:val="28"/>
                      <w:szCs w:val="28"/>
                    </w:rPr>
                  </w:rPrChange>
                </w:rPr>
                <w:t> </w:t>
              </w:r>
            </w:ins>
          </w:p>
        </w:tc>
        <w:tc>
          <w:tcPr>
            <w:tcW w:w="8358" w:type="dxa"/>
            <w:shd w:val="clear" w:color="auto" w:fill="auto"/>
            <w:noWrap/>
            <w:vAlign w:val="center"/>
            <w:hideMark/>
            <w:tcPrChange w:id="13734" w:author="James Vu" w:date="2024-04-19T00:20:00Z">
              <w:tcPr>
                <w:tcW w:w="8358" w:type="dxa"/>
                <w:shd w:val="clear" w:color="auto" w:fill="auto"/>
                <w:noWrap/>
                <w:vAlign w:val="center"/>
                <w:hideMark/>
              </w:tcPr>
            </w:tcPrChange>
          </w:tcPr>
          <w:p w14:paraId="7A1CA798" w14:textId="77777777" w:rsidR="004D28C1" w:rsidRPr="003C02FF" w:rsidRDefault="004D28C1" w:rsidP="004D28C1">
            <w:pPr>
              <w:rPr>
                <w:ins w:id="13735" w:author="James Vu" w:date="2024-04-19T00:01:00Z"/>
                <w:color w:val="0D0D0D"/>
                <w:rPrChange w:id="13736" w:author="James Vu" w:date="2024-04-19T00:19:00Z">
                  <w:rPr>
                    <w:ins w:id="13737" w:author="James Vu" w:date="2024-04-19T00:01:00Z"/>
                    <w:color w:val="0D0D0D"/>
                    <w:sz w:val="28"/>
                    <w:szCs w:val="28"/>
                  </w:rPr>
                </w:rPrChange>
              </w:rPr>
            </w:pPr>
            <w:ins w:id="13738" w:author="James Vu" w:date="2024-04-19T00:01:00Z">
              <w:r w:rsidRPr="003C02FF">
                <w:rPr>
                  <w:color w:val="0D0D0D"/>
                  <w:rPrChange w:id="13739" w:author="James Vu" w:date="2024-04-19T00:19:00Z">
                    <w:rPr>
                      <w:color w:val="0D0D0D"/>
                      <w:sz w:val="28"/>
                      <w:szCs w:val="28"/>
                    </w:rPr>
                  </w:rPrChange>
                </w:rPr>
                <w:t>Xuất biểu mẫu dưới dạng PDF</w:t>
              </w:r>
            </w:ins>
          </w:p>
        </w:tc>
      </w:tr>
      <w:tr w:rsidR="003C02FF" w:rsidRPr="003C02FF" w14:paraId="47C846B2" w14:textId="77777777" w:rsidTr="003C02FF">
        <w:trPr>
          <w:trHeight w:val="360"/>
          <w:ins w:id="13740" w:author="James Vu" w:date="2024-04-19T00:01:00Z"/>
          <w:trPrChange w:id="13741" w:author="James Vu" w:date="2024-04-19T00:20:00Z">
            <w:trPr>
              <w:trHeight w:val="360"/>
            </w:trPr>
          </w:trPrChange>
        </w:trPr>
        <w:tc>
          <w:tcPr>
            <w:tcW w:w="704" w:type="dxa"/>
            <w:shd w:val="clear" w:color="auto" w:fill="auto"/>
            <w:noWrap/>
            <w:vAlign w:val="center"/>
            <w:hideMark/>
            <w:tcPrChange w:id="13742" w:author="James Vu" w:date="2024-04-19T00:20:00Z">
              <w:tcPr>
                <w:tcW w:w="704" w:type="dxa"/>
                <w:shd w:val="clear" w:color="auto" w:fill="auto"/>
                <w:noWrap/>
                <w:vAlign w:val="center"/>
                <w:hideMark/>
              </w:tcPr>
            </w:tcPrChange>
          </w:tcPr>
          <w:p w14:paraId="67620B8D" w14:textId="77777777" w:rsidR="004D28C1" w:rsidRPr="003C02FF" w:rsidRDefault="004D28C1" w:rsidP="004D28C1">
            <w:pPr>
              <w:jc w:val="center"/>
              <w:rPr>
                <w:ins w:id="13743" w:author="James Vu" w:date="2024-04-19T00:01:00Z"/>
                <w:b/>
                <w:bCs/>
                <w:color w:val="000000"/>
                <w:rPrChange w:id="13744" w:author="James Vu" w:date="2024-04-19T00:19:00Z">
                  <w:rPr>
                    <w:ins w:id="13745" w:author="James Vu" w:date="2024-04-19T00:01:00Z"/>
                    <w:b/>
                    <w:bCs/>
                    <w:color w:val="000000"/>
                    <w:sz w:val="28"/>
                    <w:szCs w:val="28"/>
                  </w:rPr>
                </w:rPrChange>
              </w:rPr>
            </w:pPr>
            <w:ins w:id="13746" w:author="James Vu" w:date="2024-04-19T00:01:00Z">
              <w:r w:rsidRPr="003C02FF">
                <w:rPr>
                  <w:b/>
                  <w:bCs/>
                  <w:color w:val="000000"/>
                  <w:rPrChange w:id="13747" w:author="James Vu" w:date="2024-04-19T00:19:00Z">
                    <w:rPr>
                      <w:b/>
                      <w:bCs/>
                      <w:color w:val="000000"/>
                      <w:sz w:val="28"/>
                      <w:szCs w:val="28"/>
                    </w:rPr>
                  </w:rPrChange>
                </w:rPr>
                <w:t> </w:t>
              </w:r>
            </w:ins>
          </w:p>
        </w:tc>
        <w:tc>
          <w:tcPr>
            <w:tcW w:w="8358" w:type="dxa"/>
            <w:shd w:val="clear" w:color="auto" w:fill="auto"/>
            <w:noWrap/>
            <w:vAlign w:val="center"/>
            <w:hideMark/>
            <w:tcPrChange w:id="13748" w:author="James Vu" w:date="2024-04-19T00:20:00Z">
              <w:tcPr>
                <w:tcW w:w="8358" w:type="dxa"/>
                <w:shd w:val="clear" w:color="auto" w:fill="auto"/>
                <w:noWrap/>
                <w:vAlign w:val="center"/>
                <w:hideMark/>
              </w:tcPr>
            </w:tcPrChange>
          </w:tcPr>
          <w:p w14:paraId="37620E38" w14:textId="77777777" w:rsidR="004D28C1" w:rsidRPr="003C02FF" w:rsidRDefault="004D28C1" w:rsidP="004D28C1">
            <w:pPr>
              <w:rPr>
                <w:ins w:id="13749" w:author="James Vu" w:date="2024-04-19T00:01:00Z"/>
                <w:color w:val="0D0D0D"/>
                <w:rPrChange w:id="13750" w:author="James Vu" w:date="2024-04-19T00:19:00Z">
                  <w:rPr>
                    <w:ins w:id="13751" w:author="James Vu" w:date="2024-04-19T00:01:00Z"/>
                    <w:color w:val="0D0D0D"/>
                    <w:sz w:val="28"/>
                    <w:szCs w:val="28"/>
                  </w:rPr>
                </w:rPrChange>
              </w:rPr>
            </w:pPr>
            <w:ins w:id="13752" w:author="James Vu" w:date="2024-04-19T00:01:00Z">
              <w:r w:rsidRPr="003C02FF">
                <w:rPr>
                  <w:color w:val="0D0D0D"/>
                  <w:rPrChange w:id="13753" w:author="James Vu" w:date="2024-04-19T00:19:00Z">
                    <w:rPr>
                      <w:color w:val="0D0D0D"/>
                      <w:sz w:val="28"/>
                      <w:szCs w:val="28"/>
                    </w:rPr>
                  </w:rPrChange>
                </w:rPr>
                <w:t>Xuất biểu mẫu dưới dạng Word</w:t>
              </w:r>
            </w:ins>
          </w:p>
        </w:tc>
      </w:tr>
      <w:tr w:rsidR="003C02FF" w:rsidRPr="003C02FF" w14:paraId="03F03406" w14:textId="77777777" w:rsidTr="003C02FF">
        <w:trPr>
          <w:trHeight w:val="360"/>
          <w:ins w:id="13754" w:author="James Vu" w:date="2024-04-19T00:01:00Z"/>
          <w:trPrChange w:id="13755" w:author="James Vu" w:date="2024-04-19T00:20:00Z">
            <w:trPr>
              <w:trHeight w:val="360"/>
            </w:trPr>
          </w:trPrChange>
        </w:trPr>
        <w:tc>
          <w:tcPr>
            <w:tcW w:w="704" w:type="dxa"/>
            <w:shd w:val="clear" w:color="auto" w:fill="auto"/>
            <w:noWrap/>
            <w:vAlign w:val="center"/>
            <w:hideMark/>
            <w:tcPrChange w:id="13756" w:author="James Vu" w:date="2024-04-19T00:20:00Z">
              <w:tcPr>
                <w:tcW w:w="704" w:type="dxa"/>
                <w:shd w:val="clear" w:color="auto" w:fill="auto"/>
                <w:noWrap/>
                <w:vAlign w:val="center"/>
                <w:hideMark/>
              </w:tcPr>
            </w:tcPrChange>
          </w:tcPr>
          <w:p w14:paraId="694CF806" w14:textId="77777777" w:rsidR="004D28C1" w:rsidRPr="003C02FF" w:rsidRDefault="004D28C1" w:rsidP="004D28C1">
            <w:pPr>
              <w:jc w:val="center"/>
              <w:rPr>
                <w:ins w:id="13757" w:author="James Vu" w:date="2024-04-19T00:01:00Z"/>
                <w:b/>
                <w:bCs/>
                <w:color w:val="000000"/>
                <w:rPrChange w:id="13758" w:author="James Vu" w:date="2024-04-19T00:19:00Z">
                  <w:rPr>
                    <w:ins w:id="13759" w:author="James Vu" w:date="2024-04-19T00:01:00Z"/>
                    <w:b/>
                    <w:bCs/>
                    <w:color w:val="000000"/>
                    <w:sz w:val="28"/>
                    <w:szCs w:val="28"/>
                  </w:rPr>
                </w:rPrChange>
              </w:rPr>
            </w:pPr>
            <w:ins w:id="13760" w:author="James Vu" w:date="2024-04-19T00:01:00Z">
              <w:r w:rsidRPr="003C02FF">
                <w:rPr>
                  <w:b/>
                  <w:bCs/>
                  <w:color w:val="000000"/>
                  <w:rPrChange w:id="13761" w:author="James Vu" w:date="2024-04-19T00:19:00Z">
                    <w:rPr>
                      <w:b/>
                      <w:bCs/>
                      <w:color w:val="000000"/>
                      <w:sz w:val="28"/>
                      <w:szCs w:val="28"/>
                    </w:rPr>
                  </w:rPrChange>
                </w:rPr>
                <w:t> </w:t>
              </w:r>
            </w:ins>
          </w:p>
        </w:tc>
        <w:tc>
          <w:tcPr>
            <w:tcW w:w="8358" w:type="dxa"/>
            <w:shd w:val="clear" w:color="auto" w:fill="auto"/>
            <w:noWrap/>
            <w:vAlign w:val="center"/>
            <w:hideMark/>
            <w:tcPrChange w:id="13762" w:author="James Vu" w:date="2024-04-19T00:20:00Z">
              <w:tcPr>
                <w:tcW w:w="8358" w:type="dxa"/>
                <w:shd w:val="clear" w:color="auto" w:fill="auto"/>
                <w:noWrap/>
                <w:vAlign w:val="center"/>
                <w:hideMark/>
              </w:tcPr>
            </w:tcPrChange>
          </w:tcPr>
          <w:p w14:paraId="48D3E475" w14:textId="77777777" w:rsidR="004D28C1" w:rsidRPr="003C02FF" w:rsidRDefault="004D28C1" w:rsidP="004D28C1">
            <w:pPr>
              <w:rPr>
                <w:ins w:id="13763" w:author="James Vu" w:date="2024-04-19T00:01:00Z"/>
                <w:color w:val="0D0D0D"/>
                <w:rPrChange w:id="13764" w:author="James Vu" w:date="2024-04-19T00:19:00Z">
                  <w:rPr>
                    <w:ins w:id="13765" w:author="James Vu" w:date="2024-04-19T00:01:00Z"/>
                    <w:color w:val="0D0D0D"/>
                    <w:sz w:val="28"/>
                    <w:szCs w:val="28"/>
                  </w:rPr>
                </w:rPrChange>
              </w:rPr>
            </w:pPr>
            <w:ins w:id="13766" w:author="James Vu" w:date="2024-04-19T00:01:00Z">
              <w:r w:rsidRPr="003C02FF">
                <w:rPr>
                  <w:color w:val="0D0D0D"/>
                  <w:rPrChange w:id="13767" w:author="James Vu" w:date="2024-04-19T00:19:00Z">
                    <w:rPr>
                      <w:color w:val="0D0D0D"/>
                      <w:sz w:val="28"/>
                      <w:szCs w:val="28"/>
                    </w:rPr>
                  </w:rPrChange>
                </w:rPr>
                <w:t>Xuất biểu mẫu dưới dạng Excel</w:t>
              </w:r>
            </w:ins>
          </w:p>
        </w:tc>
      </w:tr>
      <w:tr w:rsidR="003C02FF" w:rsidRPr="003C02FF" w14:paraId="189D5509" w14:textId="77777777" w:rsidTr="003C02FF">
        <w:trPr>
          <w:trHeight w:val="360"/>
          <w:ins w:id="13768" w:author="James Vu" w:date="2024-04-19T00:01:00Z"/>
          <w:trPrChange w:id="13769" w:author="James Vu" w:date="2024-04-19T00:20:00Z">
            <w:trPr>
              <w:trHeight w:val="360"/>
            </w:trPr>
          </w:trPrChange>
        </w:trPr>
        <w:tc>
          <w:tcPr>
            <w:tcW w:w="704" w:type="dxa"/>
            <w:shd w:val="clear" w:color="auto" w:fill="auto"/>
            <w:noWrap/>
            <w:vAlign w:val="center"/>
            <w:hideMark/>
            <w:tcPrChange w:id="13770" w:author="James Vu" w:date="2024-04-19T00:20:00Z">
              <w:tcPr>
                <w:tcW w:w="704" w:type="dxa"/>
                <w:shd w:val="clear" w:color="auto" w:fill="auto"/>
                <w:noWrap/>
                <w:vAlign w:val="center"/>
                <w:hideMark/>
              </w:tcPr>
            </w:tcPrChange>
          </w:tcPr>
          <w:p w14:paraId="310883A7" w14:textId="77777777" w:rsidR="004D28C1" w:rsidRPr="003C02FF" w:rsidRDefault="004D28C1" w:rsidP="004D28C1">
            <w:pPr>
              <w:jc w:val="center"/>
              <w:rPr>
                <w:ins w:id="13771" w:author="James Vu" w:date="2024-04-19T00:01:00Z"/>
                <w:b/>
                <w:bCs/>
                <w:color w:val="000000"/>
                <w:rPrChange w:id="13772" w:author="James Vu" w:date="2024-04-19T00:19:00Z">
                  <w:rPr>
                    <w:ins w:id="13773" w:author="James Vu" w:date="2024-04-19T00:01:00Z"/>
                    <w:b/>
                    <w:bCs/>
                    <w:color w:val="000000"/>
                    <w:sz w:val="28"/>
                    <w:szCs w:val="28"/>
                  </w:rPr>
                </w:rPrChange>
              </w:rPr>
            </w:pPr>
            <w:ins w:id="13774" w:author="James Vu" w:date="2024-04-19T00:01:00Z">
              <w:r w:rsidRPr="003C02FF">
                <w:rPr>
                  <w:b/>
                  <w:bCs/>
                  <w:color w:val="000000"/>
                  <w:rPrChange w:id="13775" w:author="James Vu" w:date="2024-04-19T00:19:00Z">
                    <w:rPr>
                      <w:b/>
                      <w:bCs/>
                      <w:color w:val="000000"/>
                      <w:sz w:val="28"/>
                      <w:szCs w:val="28"/>
                    </w:rPr>
                  </w:rPrChange>
                </w:rPr>
                <w:t> </w:t>
              </w:r>
            </w:ins>
          </w:p>
        </w:tc>
        <w:tc>
          <w:tcPr>
            <w:tcW w:w="8358" w:type="dxa"/>
            <w:shd w:val="clear" w:color="auto" w:fill="auto"/>
            <w:noWrap/>
            <w:vAlign w:val="center"/>
            <w:hideMark/>
            <w:tcPrChange w:id="13776" w:author="James Vu" w:date="2024-04-19T00:20:00Z">
              <w:tcPr>
                <w:tcW w:w="8358" w:type="dxa"/>
                <w:shd w:val="clear" w:color="auto" w:fill="auto"/>
                <w:noWrap/>
                <w:vAlign w:val="center"/>
                <w:hideMark/>
              </w:tcPr>
            </w:tcPrChange>
          </w:tcPr>
          <w:p w14:paraId="2EAF5D5C" w14:textId="77777777" w:rsidR="004D28C1" w:rsidRPr="003C02FF" w:rsidRDefault="004D28C1" w:rsidP="004D28C1">
            <w:pPr>
              <w:rPr>
                <w:ins w:id="13777" w:author="James Vu" w:date="2024-04-19T00:01:00Z"/>
                <w:color w:val="0D0D0D"/>
                <w:rPrChange w:id="13778" w:author="James Vu" w:date="2024-04-19T00:19:00Z">
                  <w:rPr>
                    <w:ins w:id="13779" w:author="James Vu" w:date="2024-04-19T00:01:00Z"/>
                    <w:color w:val="0D0D0D"/>
                    <w:sz w:val="28"/>
                    <w:szCs w:val="28"/>
                  </w:rPr>
                </w:rPrChange>
              </w:rPr>
            </w:pPr>
            <w:ins w:id="13780" w:author="James Vu" w:date="2024-04-19T00:01:00Z">
              <w:r w:rsidRPr="003C02FF">
                <w:rPr>
                  <w:color w:val="0D0D0D"/>
                  <w:rPrChange w:id="13781" w:author="James Vu" w:date="2024-04-19T00:19:00Z">
                    <w:rPr>
                      <w:color w:val="0D0D0D"/>
                      <w:sz w:val="28"/>
                      <w:szCs w:val="28"/>
                    </w:rPr>
                  </w:rPrChange>
                </w:rPr>
                <w:t>Xuất biểu mẫu dưới dạng HTML</w:t>
              </w:r>
            </w:ins>
          </w:p>
        </w:tc>
      </w:tr>
      <w:tr w:rsidR="003C02FF" w:rsidRPr="003C02FF" w14:paraId="2EA4920D" w14:textId="77777777" w:rsidTr="003C02FF">
        <w:trPr>
          <w:trHeight w:val="360"/>
          <w:ins w:id="13782" w:author="James Vu" w:date="2024-04-19T00:01:00Z"/>
          <w:trPrChange w:id="13783" w:author="James Vu" w:date="2024-04-19T00:20:00Z">
            <w:trPr>
              <w:trHeight w:val="360"/>
            </w:trPr>
          </w:trPrChange>
        </w:trPr>
        <w:tc>
          <w:tcPr>
            <w:tcW w:w="704" w:type="dxa"/>
            <w:shd w:val="clear" w:color="auto" w:fill="auto"/>
            <w:noWrap/>
            <w:vAlign w:val="center"/>
            <w:hideMark/>
            <w:tcPrChange w:id="13784" w:author="James Vu" w:date="2024-04-19T00:20:00Z">
              <w:tcPr>
                <w:tcW w:w="704" w:type="dxa"/>
                <w:shd w:val="clear" w:color="auto" w:fill="auto"/>
                <w:noWrap/>
                <w:vAlign w:val="center"/>
                <w:hideMark/>
              </w:tcPr>
            </w:tcPrChange>
          </w:tcPr>
          <w:p w14:paraId="66D4001A" w14:textId="77777777" w:rsidR="004D28C1" w:rsidRPr="003C02FF" w:rsidRDefault="004D28C1" w:rsidP="004D28C1">
            <w:pPr>
              <w:jc w:val="center"/>
              <w:rPr>
                <w:ins w:id="13785" w:author="James Vu" w:date="2024-04-19T00:01:00Z"/>
                <w:b/>
                <w:bCs/>
                <w:color w:val="000000"/>
                <w:rPrChange w:id="13786" w:author="James Vu" w:date="2024-04-19T00:19:00Z">
                  <w:rPr>
                    <w:ins w:id="13787" w:author="James Vu" w:date="2024-04-19T00:01:00Z"/>
                    <w:b/>
                    <w:bCs/>
                    <w:color w:val="000000"/>
                    <w:sz w:val="28"/>
                    <w:szCs w:val="28"/>
                  </w:rPr>
                </w:rPrChange>
              </w:rPr>
            </w:pPr>
            <w:ins w:id="13788" w:author="James Vu" w:date="2024-04-19T00:01:00Z">
              <w:r w:rsidRPr="003C02FF">
                <w:rPr>
                  <w:b/>
                  <w:bCs/>
                  <w:color w:val="000000"/>
                  <w:rPrChange w:id="13789" w:author="James Vu" w:date="2024-04-19T00:19:00Z">
                    <w:rPr>
                      <w:b/>
                      <w:bCs/>
                      <w:color w:val="000000"/>
                      <w:sz w:val="28"/>
                      <w:szCs w:val="28"/>
                    </w:rPr>
                  </w:rPrChange>
                </w:rPr>
                <w:t> </w:t>
              </w:r>
            </w:ins>
          </w:p>
        </w:tc>
        <w:tc>
          <w:tcPr>
            <w:tcW w:w="8358" w:type="dxa"/>
            <w:shd w:val="clear" w:color="auto" w:fill="auto"/>
            <w:noWrap/>
            <w:vAlign w:val="center"/>
            <w:hideMark/>
            <w:tcPrChange w:id="13790" w:author="James Vu" w:date="2024-04-19T00:20:00Z">
              <w:tcPr>
                <w:tcW w:w="8358" w:type="dxa"/>
                <w:shd w:val="clear" w:color="auto" w:fill="auto"/>
                <w:noWrap/>
                <w:vAlign w:val="center"/>
                <w:hideMark/>
              </w:tcPr>
            </w:tcPrChange>
          </w:tcPr>
          <w:p w14:paraId="6E14CA5F" w14:textId="77777777" w:rsidR="004D28C1" w:rsidRPr="003C02FF" w:rsidRDefault="004D28C1" w:rsidP="004D28C1">
            <w:pPr>
              <w:rPr>
                <w:ins w:id="13791" w:author="James Vu" w:date="2024-04-19T00:01:00Z"/>
                <w:color w:val="0D0D0D"/>
                <w:rPrChange w:id="13792" w:author="James Vu" w:date="2024-04-19T00:19:00Z">
                  <w:rPr>
                    <w:ins w:id="13793" w:author="James Vu" w:date="2024-04-19T00:01:00Z"/>
                    <w:color w:val="0D0D0D"/>
                    <w:sz w:val="28"/>
                    <w:szCs w:val="28"/>
                  </w:rPr>
                </w:rPrChange>
              </w:rPr>
            </w:pPr>
            <w:ins w:id="13794" w:author="James Vu" w:date="2024-04-19T00:01:00Z">
              <w:r w:rsidRPr="003C02FF">
                <w:rPr>
                  <w:color w:val="0D0D0D"/>
                  <w:rPrChange w:id="13795" w:author="James Vu" w:date="2024-04-19T00:19:00Z">
                    <w:rPr>
                      <w:color w:val="0D0D0D"/>
                      <w:sz w:val="28"/>
                      <w:szCs w:val="28"/>
                    </w:rPr>
                  </w:rPrChange>
                </w:rPr>
                <w:t>Tạo bản in của biểu mẫu</w:t>
              </w:r>
            </w:ins>
          </w:p>
        </w:tc>
      </w:tr>
      <w:tr w:rsidR="003C02FF" w:rsidRPr="003C02FF" w14:paraId="12D75AE9" w14:textId="77777777" w:rsidTr="003C02FF">
        <w:trPr>
          <w:trHeight w:val="360"/>
          <w:ins w:id="13796" w:author="James Vu" w:date="2024-04-19T00:01:00Z"/>
          <w:trPrChange w:id="13797" w:author="James Vu" w:date="2024-04-19T00:20:00Z">
            <w:trPr>
              <w:trHeight w:val="360"/>
            </w:trPr>
          </w:trPrChange>
        </w:trPr>
        <w:tc>
          <w:tcPr>
            <w:tcW w:w="704" w:type="dxa"/>
            <w:shd w:val="clear" w:color="auto" w:fill="auto"/>
            <w:noWrap/>
            <w:vAlign w:val="center"/>
            <w:hideMark/>
            <w:tcPrChange w:id="13798" w:author="James Vu" w:date="2024-04-19T00:20:00Z">
              <w:tcPr>
                <w:tcW w:w="704" w:type="dxa"/>
                <w:shd w:val="clear" w:color="auto" w:fill="auto"/>
                <w:noWrap/>
                <w:vAlign w:val="center"/>
                <w:hideMark/>
              </w:tcPr>
            </w:tcPrChange>
          </w:tcPr>
          <w:p w14:paraId="7A83DA01" w14:textId="77777777" w:rsidR="004D28C1" w:rsidRPr="003C02FF" w:rsidRDefault="004D28C1" w:rsidP="004D28C1">
            <w:pPr>
              <w:jc w:val="center"/>
              <w:rPr>
                <w:ins w:id="13799" w:author="James Vu" w:date="2024-04-19T00:01:00Z"/>
                <w:b/>
                <w:bCs/>
                <w:color w:val="000000"/>
                <w:rPrChange w:id="13800" w:author="James Vu" w:date="2024-04-19T00:21:00Z">
                  <w:rPr>
                    <w:ins w:id="13801" w:author="James Vu" w:date="2024-04-19T00:01:00Z"/>
                    <w:b/>
                    <w:bCs/>
                    <w:color w:val="000000"/>
                    <w:sz w:val="28"/>
                    <w:szCs w:val="28"/>
                  </w:rPr>
                </w:rPrChange>
              </w:rPr>
            </w:pPr>
            <w:ins w:id="13802" w:author="James Vu" w:date="2024-04-19T00:01:00Z">
              <w:r w:rsidRPr="003C02FF">
                <w:rPr>
                  <w:b/>
                  <w:bCs/>
                  <w:color w:val="000000"/>
                  <w:rPrChange w:id="13803" w:author="James Vu" w:date="2024-04-19T00:21:00Z">
                    <w:rPr>
                      <w:b/>
                      <w:bCs/>
                      <w:color w:val="000000"/>
                      <w:sz w:val="28"/>
                      <w:szCs w:val="28"/>
                    </w:rPr>
                  </w:rPrChange>
                </w:rPr>
                <w:t>18</w:t>
              </w:r>
            </w:ins>
          </w:p>
        </w:tc>
        <w:tc>
          <w:tcPr>
            <w:tcW w:w="8358" w:type="dxa"/>
            <w:shd w:val="clear" w:color="auto" w:fill="auto"/>
            <w:noWrap/>
            <w:vAlign w:val="center"/>
            <w:hideMark/>
            <w:tcPrChange w:id="13804" w:author="James Vu" w:date="2024-04-19T00:20:00Z">
              <w:tcPr>
                <w:tcW w:w="8358" w:type="dxa"/>
                <w:shd w:val="clear" w:color="auto" w:fill="auto"/>
                <w:noWrap/>
                <w:vAlign w:val="center"/>
                <w:hideMark/>
              </w:tcPr>
            </w:tcPrChange>
          </w:tcPr>
          <w:p w14:paraId="2F4F5E09" w14:textId="77777777" w:rsidR="004D28C1" w:rsidRPr="003C02FF" w:rsidRDefault="004D28C1" w:rsidP="004D28C1">
            <w:pPr>
              <w:rPr>
                <w:ins w:id="13805" w:author="James Vu" w:date="2024-04-19T00:01:00Z"/>
                <w:b/>
                <w:bCs/>
                <w:color w:val="0D0D0D"/>
                <w:rPrChange w:id="13806" w:author="James Vu" w:date="2024-04-19T00:21:00Z">
                  <w:rPr>
                    <w:ins w:id="13807" w:author="James Vu" w:date="2024-04-19T00:01:00Z"/>
                    <w:color w:val="0D0D0D"/>
                    <w:sz w:val="28"/>
                    <w:szCs w:val="28"/>
                  </w:rPr>
                </w:rPrChange>
              </w:rPr>
            </w:pPr>
            <w:ins w:id="13808" w:author="James Vu" w:date="2024-04-19T00:01:00Z">
              <w:r w:rsidRPr="003C02FF">
                <w:rPr>
                  <w:b/>
                  <w:bCs/>
                  <w:color w:val="0D0D0D"/>
                  <w:rPrChange w:id="13809" w:author="James Vu" w:date="2024-04-19T00:21:00Z">
                    <w:rPr>
                      <w:color w:val="0D0D0D"/>
                      <w:sz w:val="28"/>
                      <w:szCs w:val="28"/>
                    </w:rPr>
                  </w:rPrChange>
                </w:rPr>
                <w:t>Đồng Bộ Hóa Thông Tin vào Biểu Mẫu</w:t>
              </w:r>
            </w:ins>
          </w:p>
        </w:tc>
      </w:tr>
      <w:tr w:rsidR="003C02FF" w:rsidRPr="003C02FF" w14:paraId="033B5E18" w14:textId="77777777" w:rsidTr="003C02FF">
        <w:trPr>
          <w:trHeight w:val="360"/>
          <w:ins w:id="13810" w:author="James Vu" w:date="2024-04-19T00:01:00Z"/>
          <w:trPrChange w:id="13811" w:author="James Vu" w:date="2024-04-19T00:20:00Z">
            <w:trPr>
              <w:trHeight w:val="360"/>
            </w:trPr>
          </w:trPrChange>
        </w:trPr>
        <w:tc>
          <w:tcPr>
            <w:tcW w:w="704" w:type="dxa"/>
            <w:shd w:val="clear" w:color="auto" w:fill="auto"/>
            <w:noWrap/>
            <w:vAlign w:val="center"/>
            <w:hideMark/>
            <w:tcPrChange w:id="13812" w:author="James Vu" w:date="2024-04-19T00:20:00Z">
              <w:tcPr>
                <w:tcW w:w="704" w:type="dxa"/>
                <w:shd w:val="clear" w:color="auto" w:fill="auto"/>
                <w:noWrap/>
                <w:vAlign w:val="center"/>
                <w:hideMark/>
              </w:tcPr>
            </w:tcPrChange>
          </w:tcPr>
          <w:p w14:paraId="6AC755BD" w14:textId="77777777" w:rsidR="004D28C1" w:rsidRPr="003C02FF" w:rsidRDefault="004D28C1" w:rsidP="004D28C1">
            <w:pPr>
              <w:jc w:val="center"/>
              <w:rPr>
                <w:ins w:id="13813" w:author="James Vu" w:date="2024-04-19T00:01:00Z"/>
                <w:b/>
                <w:bCs/>
                <w:color w:val="000000"/>
                <w:rPrChange w:id="13814" w:author="James Vu" w:date="2024-04-19T00:19:00Z">
                  <w:rPr>
                    <w:ins w:id="13815" w:author="James Vu" w:date="2024-04-19T00:01:00Z"/>
                    <w:b/>
                    <w:bCs/>
                    <w:color w:val="000000"/>
                    <w:sz w:val="28"/>
                    <w:szCs w:val="28"/>
                  </w:rPr>
                </w:rPrChange>
              </w:rPr>
            </w:pPr>
            <w:ins w:id="13816" w:author="James Vu" w:date="2024-04-19T00:01:00Z">
              <w:r w:rsidRPr="003C02FF">
                <w:rPr>
                  <w:b/>
                  <w:bCs/>
                  <w:color w:val="000000"/>
                  <w:rPrChange w:id="13817" w:author="James Vu" w:date="2024-04-19T00:19:00Z">
                    <w:rPr>
                      <w:b/>
                      <w:bCs/>
                      <w:color w:val="000000"/>
                      <w:sz w:val="28"/>
                      <w:szCs w:val="28"/>
                    </w:rPr>
                  </w:rPrChange>
                </w:rPr>
                <w:t> </w:t>
              </w:r>
            </w:ins>
          </w:p>
        </w:tc>
        <w:tc>
          <w:tcPr>
            <w:tcW w:w="8358" w:type="dxa"/>
            <w:shd w:val="clear" w:color="auto" w:fill="auto"/>
            <w:noWrap/>
            <w:vAlign w:val="center"/>
            <w:hideMark/>
            <w:tcPrChange w:id="13818" w:author="James Vu" w:date="2024-04-19T00:20:00Z">
              <w:tcPr>
                <w:tcW w:w="8358" w:type="dxa"/>
                <w:shd w:val="clear" w:color="auto" w:fill="auto"/>
                <w:noWrap/>
                <w:vAlign w:val="center"/>
                <w:hideMark/>
              </w:tcPr>
            </w:tcPrChange>
          </w:tcPr>
          <w:p w14:paraId="7C311D3B" w14:textId="77777777" w:rsidR="004D28C1" w:rsidRPr="003C02FF" w:rsidRDefault="004D28C1" w:rsidP="004D28C1">
            <w:pPr>
              <w:rPr>
                <w:ins w:id="13819" w:author="James Vu" w:date="2024-04-19T00:01:00Z"/>
                <w:color w:val="0D0D0D"/>
                <w:rPrChange w:id="13820" w:author="James Vu" w:date="2024-04-19T00:19:00Z">
                  <w:rPr>
                    <w:ins w:id="13821" w:author="James Vu" w:date="2024-04-19T00:01:00Z"/>
                    <w:color w:val="0D0D0D"/>
                    <w:sz w:val="28"/>
                    <w:szCs w:val="28"/>
                  </w:rPr>
                </w:rPrChange>
              </w:rPr>
            </w:pPr>
            <w:ins w:id="13822" w:author="James Vu" w:date="2024-04-19T00:01:00Z">
              <w:r w:rsidRPr="003C02FF">
                <w:rPr>
                  <w:color w:val="0D0D0D"/>
                  <w:rPrChange w:id="13823" w:author="James Vu" w:date="2024-04-19T00:19:00Z">
                    <w:rPr>
                      <w:color w:val="0D0D0D"/>
                      <w:sz w:val="28"/>
                      <w:szCs w:val="28"/>
                    </w:rPr>
                  </w:rPrChange>
                </w:rPr>
                <w:t>Điền tự động thông tin vào biểu mẫu</w:t>
              </w:r>
            </w:ins>
          </w:p>
        </w:tc>
      </w:tr>
      <w:tr w:rsidR="003C02FF" w:rsidRPr="003C02FF" w14:paraId="125250C9" w14:textId="77777777" w:rsidTr="003C02FF">
        <w:trPr>
          <w:trHeight w:val="360"/>
          <w:ins w:id="13824" w:author="James Vu" w:date="2024-04-19T00:01:00Z"/>
          <w:trPrChange w:id="13825" w:author="James Vu" w:date="2024-04-19T00:20:00Z">
            <w:trPr>
              <w:trHeight w:val="360"/>
            </w:trPr>
          </w:trPrChange>
        </w:trPr>
        <w:tc>
          <w:tcPr>
            <w:tcW w:w="704" w:type="dxa"/>
            <w:shd w:val="clear" w:color="auto" w:fill="auto"/>
            <w:noWrap/>
            <w:vAlign w:val="center"/>
            <w:hideMark/>
            <w:tcPrChange w:id="13826" w:author="James Vu" w:date="2024-04-19T00:20:00Z">
              <w:tcPr>
                <w:tcW w:w="704" w:type="dxa"/>
                <w:shd w:val="clear" w:color="auto" w:fill="auto"/>
                <w:noWrap/>
                <w:vAlign w:val="center"/>
                <w:hideMark/>
              </w:tcPr>
            </w:tcPrChange>
          </w:tcPr>
          <w:p w14:paraId="1795635D" w14:textId="77777777" w:rsidR="004D28C1" w:rsidRPr="003C02FF" w:rsidRDefault="004D28C1" w:rsidP="004D28C1">
            <w:pPr>
              <w:jc w:val="center"/>
              <w:rPr>
                <w:ins w:id="13827" w:author="James Vu" w:date="2024-04-19T00:01:00Z"/>
                <w:b/>
                <w:bCs/>
                <w:color w:val="000000"/>
                <w:rPrChange w:id="13828" w:author="James Vu" w:date="2024-04-19T00:19:00Z">
                  <w:rPr>
                    <w:ins w:id="13829" w:author="James Vu" w:date="2024-04-19T00:01:00Z"/>
                    <w:b/>
                    <w:bCs/>
                    <w:color w:val="000000"/>
                    <w:sz w:val="28"/>
                    <w:szCs w:val="28"/>
                  </w:rPr>
                </w:rPrChange>
              </w:rPr>
            </w:pPr>
            <w:ins w:id="13830" w:author="James Vu" w:date="2024-04-19T00:01:00Z">
              <w:r w:rsidRPr="003C02FF">
                <w:rPr>
                  <w:b/>
                  <w:bCs/>
                  <w:color w:val="000000"/>
                  <w:rPrChange w:id="13831" w:author="James Vu" w:date="2024-04-19T00:19:00Z">
                    <w:rPr>
                      <w:b/>
                      <w:bCs/>
                      <w:color w:val="000000"/>
                      <w:sz w:val="28"/>
                      <w:szCs w:val="28"/>
                    </w:rPr>
                  </w:rPrChange>
                </w:rPr>
                <w:t> </w:t>
              </w:r>
            </w:ins>
          </w:p>
        </w:tc>
        <w:tc>
          <w:tcPr>
            <w:tcW w:w="8358" w:type="dxa"/>
            <w:shd w:val="clear" w:color="auto" w:fill="auto"/>
            <w:noWrap/>
            <w:vAlign w:val="center"/>
            <w:hideMark/>
            <w:tcPrChange w:id="13832" w:author="James Vu" w:date="2024-04-19T00:20:00Z">
              <w:tcPr>
                <w:tcW w:w="8358" w:type="dxa"/>
                <w:shd w:val="clear" w:color="auto" w:fill="auto"/>
                <w:noWrap/>
                <w:vAlign w:val="center"/>
                <w:hideMark/>
              </w:tcPr>
            </w:tcPrChange>
          </w:tcPr>
          <w:p w14:paraId="59119372" w14:textId="77777777" w:rsidR="004D28C1" w:rsidRPr="003C02FF" w:rsidRDefault="004D28C1" w:rsidP="004D28C1">
            <w:pPr>
              <w:rPr>
                <w:ins w:id="13833" w:author="James Vu" w:date="2024-04-19T00:01:00Z"/>
                <w:color w:val="0D0D0D"/>
                <w:rPrChange w:id="13834" w:author="James Vu" w:date="2024-04-19T00:19:00Z">
                  <w:rPr>
                    <w:ins w:id="13835" w:author="James Vu" w:date="2024-04-19T00:01:00Z"/>
                    <w:color w:val="0D0D0D"/>
                    <w:sz w:val="28"/>
                    <w:szCs w:val="28"/>
                  </w:rPr>
                </w:rPrChange>
              </w:rPr>
            </w:pPr>
            <w:ins w:id="13836" w:author="James Vu" w:date="2024-04-19T00:01:00Z">
              <w:r w:rsidRPr="003C02FF">
                <w:rPr>
                  <w:color w:val="0D0D0D"/>
                  <w:rPrChange w:id="13837" w:author="James Vu" w:date="2024-04-19T00:19:00Z">
                    <w:rPr>
                      <w:color w:val="0D0D0D"/>
                      <w:sz w:val="28"/>
                      <w:szCs w:val="28"/>
                    </w:rPr>
                  </w:rPrChange>
                </w:rPr>
                <w:t>Cập nhật dữ liệu đồng bộ trong biểu mẫu</w:t>
              </w:r>
            </w:ins>
          </w:p>
        </w:tc>
      </w:tr>
      <w:tr w:rsidR="003C02FF" w:rsidRPr="003C02FF" w14:paraId="37FBD412" w14:textId="77777777" w:rsidTr="003C02FF">
        <w:trPr>
          <w:trHeight w:val="360"/>
          <w:ins w:id="13838" w:author="James Vu" w:date="2024-04-19T00:01:00Z"/>
          <w:trPrChange w:id="13839" w:author="James Vu" w:date="2024-04-19T00:20:00Z">
            <w:trPr>
              <w:trHeight w:val="360"/>
            </w:trPr>
          </w:trPrChange>
        </w:trPr>
        <w:tc>
          <w:tcPr>
            <w:tcW w:w="704" w:type="dxa"/>
            <w:shd w:val="clear" w:color="auto" w:fill="auto"/>
            <w:noWrap/>
            <w:vAlign w:val="center"/>
            <w:hideMark/>
            <w:tcPrChange w:id="13840" w:author="James Vu" w:date="2024-04-19T00:20:00Z">
              <w:tcPr>
                <w:tcW w:w="704" w:type="dxa"/>
                <w:shd w:val="clear" w:color="auto" w:fill="auto"/>
                <w:noWrap/>
                <w:vAlign w:val="center"/>
                <w:hideMark/>
              </w:tcPr>
            </w:tcPrChange>
          </w:tcPr>
          <w:p w14:paraId="7AF1F6B9" w14:textId="77777777" w:rsidR="004D28C1" w:rsidRPr="003C02FF" w:rsidRDefault="004D28C1" w:rsidP="004D28C1">
            <w:pPr>
              <w:jc w:val="center"/>
              <w:rPr>
                <w:ins w:id="13841" w:author="James Vu" w:date="2024-04-19T00:01:00Z"/>
                <w:b/>
                <w:bCs/>
                <w:color w:val="000000"/>
                <w:rPrChange w:id="13842" w:author="James Vu" w:date="2024-04-19T00:19:00Z">
                  <w:rPr>
                    <w:ins w:id="13843" w:author="James Vu" w:date="2024-04-19T00:01:00Z"/>
                    <w:b/>
                    <w:bCs/>
                    <w:color w:val="000000"/>
                    <w:sz w:val="28"/>
                    <w:szCs w:val="28"/>
                  </w:rPr>
                </w:rPrChange>
              </w:rPr>
            </w:pPr>
            <w:ins w:id="13844" w:author="James Vu" w:date="2024-04-19T00:01:00Z">
              <w:r w:rsidRPr="003C02FF">
                <w:rPr>
                  <w:b/>
                  <w:bCs/>
                  <w:color w:val="000000"/>
                  <w:rPrChange w:id="13845" w:author="James Vu" w:date="2024-04-19T00:19:00Z">
                    <w:rPr>
                      <w:b/>
                      <w:bCs/>
                      <w:color w:val="000000"/>
                      <w:sz w:val="28"/>
                      <w:szCs w:val="28"/>
                    </w:rPr>
                  </w:rPrChange>
                </w:rPr>
                <w:t> </w:t>
              </w:r>
            </w:ins>
          </w:p>
        </w:tc>
        <w:tc>
          <w:tcPr>
            <w:tcW w:w="8358" w:type="dxa"/>
            <w:shd w:val="clear" w:color="auto" w:fill="auto"/>
            <w:noWrap/>
            <w:vAlign w:val="center"/>
            <w:hideMark/>
            <w:tcPrChange w:id="13846" w:author="James Vu" w:date="2024-04-19T00:20:00Z">
              <w:tcPr>
                <w:tcW w:w="8358" w:type="dxa"/>
                <w:shd w:val="clear" w:color="auto" w:fill="auto"/>
                <w:noWrap/>
                <w:vAlign w:val="center"/>
                <w:hideMark/>
              </w:tcPr>
            </w:tcPrChange>
          </w:tcPr>
          <w:p w14:paraId="2F9310E4" w14:textId="77777777" w:rsidR="004D28C1" w:rsidRPr="003C02FF" w:rsidRDefault="004D28C1" w:rsidP="004D28C1">
            <w:pPr>
              <w:rPr>
                <w:ins w:id="13847" w:author="James Vu" w:date="2024-04-19T00:01:00Z"/>
                <w:color w:val="0D0D0D"/>
                <w:rPrChange w:id="13848" w:author="James Vu" w:date="2024-04-19T00:19:00Z">
                  <w:rPr>
                    <w:ins w:id="13849" w:author="James Vu" w:date="2024-04-19T00:01:00Z"/>
                    <w:color w:val="0D0D0D"/>
                    <w:sz w:val="28"/>
                    <w:szCs w:val="28"/>
                  </w:rPr>
                </w:rPrChange>
              </w:rPr>
            </w:pPr>
            <w:ins w:id="13850" w:author="James Vu" w:date="2024-04-19T00:01:00Z">
              <w:r w:rsidRPr="003C02FF">
                <w:rPr>
                  <w:color w:val="0D0D0D"/>
                  <w:rPrChange w:id="13851" w:author="James Vu" w:date="2024-04-19T00:19:00Z">
                    <w:rPr>
                      <w:color w:val="0D0D0D"/>
                      <w:sz w:val="28"/>
                      <w:szCs w:val="28"/>
                    </w:rPr>
                  </w:rPrChange>
                </w:rPr>
                <w:t>Kiểm tra và xác thực dữ liệu nhập</w:t>
              </w:r>
            </w:ins>
          </w:p>
        </w:tc>
      </w:tr>
      <w:tr w:rsidR="003C02FF" w:rsidRPr="003C02FF" w14:paraId="5ECC7951" w14:textId="77777777" w:rsidTr="003C02FF">
        <w:trPr>
          <w:trHeight w:val="360"/>
          <w:ins w:id="13852" w:author="James Vu" w:date="2024-04-19T00:01:00Z"/>
          <w:trPrChange w:id="13853" w:author="James Vu" w:date="2024-04-19T00:20:00Z">
            <w:trPr>
              <w:trHeight w:val="360"/>
            </w:trPr>
          </w:trPrChange>
        </w:trPr>
        <w:tc>
          <w:tcPr>
            <w:tcW w:w="704" w:type="dxa"/>
            <w:shd w:val="clear" w:color="auto" w:fill="auto"/>
            <w:noWrap/>
            <w:vAlign w:val="center"/>
            <w:hideMark/>
            <w:tcPrChange w:id="13854" w:author="James Vu" w:date="2024-04-19T00:20:00Z">
              <w:tcPr>
                <w:tcW w:w="704" w:type="dxa"/>
                <w:shd w:val="clear" w:color="auto" w:fill="auto"/>
                <w:noWrap/>
                <w:vAlign w:val="center"/>
                <w:hideMark/>
              </w:tcPr>
            </w:tcPrChange>
          </w:tcPr>
          <w:p w14:paraId="530376D4" w14:textId="77777777" w:rsidR="004D28C1" w:rsidRPr="003C02FF" w:rsidRDefault="004D28C1" w:rsidP="004D28C1">
            <w:pPr>
              <w:jc w:val="center"/>
              <w:rPr>
                <w:ins w:id="13855" w:author="James Vu" w:date="2024-04-19T00:01:00Z"/>
                <w:b/>
                <w:bCs/>
                <w:color w:val="000000"/>
                <w:rPrChange w:id="13856" w:author="James Vu" w:date="2024-04-19T00:19:00Z">
                  <w:rPr>
                    <w:ins w:id="13857" w:author="James Vu" w:date="2024-04-19T00:01:00Z"/>
                    <w:b/>
                    <w:bCs/>
                    <w:color w:val="000000"/>
                    <w:sz w:val="28"/>
                    <w:szCs w:val="28"/>
                  </w:rPr>
                </w:rPrChange>
              </w:rPr>
            </w:pPr>
            <w:ins w:id="13858" w:author="James Vu" w:date="2024-04-19T00:01:00Z">
              <w:r w:rsidRPr="003C02FF">
                <w:rPr>
                  <w:b/>
                  <w:bCs/>
                  <w:color w:val="000000"/>
                  <w:rPrChange w:id="13859" w:author="James Vu" w:date="2024-04-19T00:19:00Z">
                    <w:rPr>
                      <w:b/>
                      <w:bCs/>
                      <w:color w:val="000000"/>
                      <w:sz w:val="28"/>
                      <w:szCs w:val="28"/>
                    </w:rPr>
                  </w:rPrChange>
                </w:rPr>
                <w:t> </w:t>
              </w:r>
            </w:ins>
          </w:p>
        </w:tc>
        <w:tc>
          <w:tcPr>
            <w:tcW w:w="8358" w:type="dxa"/>
            <w:shd w:val="clear" w:color="auto" w:fill="auto"/>
            <w:noWrap/>
            <w:vAlign w:val="center"/>
            <w:hideMark/>
            <w:tcPrChange w:id="13860" w:author="James Vu" w:date="2024-04-19T00:20:00Z">
              <w:tcPr>
                <w:tcW w:w="8358" w:type="dxa"/>
                <w:shd w:val="clear" w:color="auto" w:fill="auto"/>
                <w:noWrap/>
                <w:vAlign w:val="center"/>
                <w:hideMark/>
              </w:tcPr>
            </w:tcPrChange>
          </w:tcPr>
          <w:p w14:paraId="46F27703" w14:textId="77777777" w:rsidR="004D28C1" w:rsidRPr="003C02FF" w:rsidRDefault="004D28C1" w:rsidP="004D28C1">
            <w:pPr>
              <w:rPr>
                <w:ins w:id="13861" w:author="James Vu" w:date="2024-04-19T00:01:00Z"/>
                <w:color w:val="0D0D0D"/>
                <w:rPrChange w:id="13862" w:author="James Vu" w:date="2024-04-19T00:19:00Z">
                  <w:rPr>
                    <w:ins w:id="13863" w:author="James Vu" w:date="2024-04-19T00:01:00Z"/>
                    <w:color w:val="0D0D0D"/>
                    <w:sz w:val="28"/>
                    <w:szCs w:val="28"/>
                  </w:rPr>
                </w:rPrChange>
              </w:rPr>
            </w:pPr>
            <w:ins w:id="13864" w:author="James Vu" w:date="2024-04-19T00:01:00Z">
              <w:r w:rsidRPr="003C02FF">
                <w:rPr>
                  <w:color w:val="0D0D0D"/>
                  <w:rPrChange w:id="13865" w:author="James Vu" w:date="2024-04-19T00:19:00Z">
                    <w:rPr>
                      <w:color w:val="0D0D0D"/>
                      <w:sz w:val="28"/>
                      <w:szCs w:val="28"/>
                    </w:rPr>
                  </w:rPrChange>
                </w:rPr>
                <w:t>Lưu trữ dữ liệu sau khi nhập vào biểu mẫu</w:t>
              </w:r>
            </w:ins>
          </w:p>
        </w:tc>
      </w:tr>
      <w:tr w:rsidR="003C02FF" w:rsidRPr="003C02FF" w14:paraId="2866BBB6" w14:textId="77777777" w:rsidTr="003C02FF">
        <w:trPr>
          <w:trHeight w:val="360"/>
          <w:ins w:id="13866" w:author="James Vu" w:date="2024-04-19T00:01:00Z"/>
          <w:trPrChange w:id="13867" w:author="James Vu" w:date="2024-04-19T00:20:00Z">
            <w:trPr>
              <w:trHeight w:val="360"/>
            </w:trPr>
          </w:trPrChange>
        </w:trPr>
        <w:tc>
          <w:tcPr>
            <w:tcW w:w="704" w:type="dxa"/>
            <w:shd w:val="clear" w:color="auto" w:fill="auto"/>
            <w:noWrap/>
            <w:vAlign w:val="center"/>
            <w:hideMark/>
            <w:tcPrChange w:id="13868" w:author="James Vu" w:date="2024-04-19T00:20:00Z">
              <w:tcPr>
                <w:tcW w:w="704" w:type="dxa"/>
                <w:shd w:val="clear" w:color="auto" w:fill="auto"/>
                <w:noWrap/>
                <w:vAlign w:val="center"/>
                <w:hideMark/>
              </w:tcPr>
            </w:tcPrChange>
          </w:tcPr>
          <w:p w14:paraId="65570059" w14:textId="77777777" w:rsidR="004D28C1" w:rsidRPr="003C02FF" w:rsidRDefault="004D28C1" w:rsidP="004D28C1">
            <w:pPr>
              <w:jc w:val="center"/>
              <w:rPr>
                <w:ins w:id="13869" w:author="James Vu" w:date="2024-04-19T00:01:00Z"/>
                <w:b/>
                <w:bCs/>
                <w:color w:val="000000"/>
                <w:rPrChange w:id="13870" w:author="James Vu" w:date="2024-04-19T00:21:00Z">
                  <w:rPr>
                    <w:ins w:id="13871" w:author="James Vu" w:date="2024-04-19T00:01:00Z"/>
                    <w:b/>
                    <w:bCs/>
                    <w:color w:val="000000"/>
                    <w:sz w:val="28"/>
                    <w:szCs w:val="28"/>
                  </w:rPr>
                </w:rPrChange>
              </w:rPr>
            </w:pPr>
            <w:ins w:id="13872" w:author="James Vu" w:date="2024-04-19T00:01:00Z">
              <w:r w:rsidRPr="003C02FF">
                <w:rPr>
                  <w:b/>
                  <w:bCs/>
                  <w:color w:val="000000"/>
                  <w:rPrChange w:id="13873" w:author="James Vu" w:date="2024-04-19T00:21:00Z">
                    <w:rPr>
                      <w:b/>
                      <w:bCs/>
                      <w:color w:val="000000"/>
                      <w:sz w:val="28"/>
                      <w:szCs w:val="28"/>
                    </w:rPr>
                  </w:rPrChange>
                </w:rPr>
                <w:t>19</w:t>
              </w:r>
            </w:ins>
          </w:p>
        </w:tc>
        <w:tc>
          <w:tcPr>
            <w:tcW w:w="8358" w:type="dxa"/>
            <w:shd w:val="clear" w:color="auto" w:fill="auto"/>
            <w:noWrap/>
            <w:vAlign w:val="center"/>
            <w:hideMark/>
            <w:tcPrChange w:id="13874" w:author="James Vu" w:date="2024-04-19T00:20:00Z">
              <w:tcPr>
                <w:tcW w:w="8358" w:type="dxa"/>
                <w:shd w:val="clear" w:color="auto" w:fill="auto"/>
                <w:noWrap/>
                <w:vAlign w:val="center"/>
                <w:hideMark/>
              </w:tcPr>
            </w:tcPrChange>
          </w:tcPr>
          <w:p w14:paraId="55B55410" w14:textId="77777777" w:rsidR="004D28C1" w:rsidRPr="003C02FF" w:rsidRDefault="004D28C1" w:rsidP="004D28C1">
            <w:pPr>
              <w:rPr>
                <w:ins w:id="13875" w:author="James Vu" w:date="2024-04-19T00:01:00Z"/>
                <w:b/>
                <w:bCs/>
                <w:color w:val="0D0D0D"/>
                <w:rPrChange w:id="13876" w:author="James Vu" w:date="2024-04-19T00:21:00Z">
                  <w:rPr>
                    <w:ins w:id="13877" w:author="James Vu" w:date="2024-04-19T00:01:00Z"/>
                    <w:color w:val="0D0D0D"/>
                    <w:sz w:val="28"/>
                    <w:szCs w:val="28"/>
                  </w:rPr>
                </w:rPrChange>
              </w:rPr>
            </w:pPr>
            <w:ins w:id="13878" w:author="James Vu" w:date="2024-04-19T00:01:00Z">
              <w:r w:rsidRPr="003C02FF">
                <w:rPr>
                  <w:b/>
                  <w:bCs/>
                  <w:color w:val="0D0D0D"/>
                  <w:rPrChange w:id="13879" w:author="James Vu" w:date="2024-04-19T00:21:00Z">
                    <w:rPr>
                      <w:color w:val="0D0D0D"/>
                      <w:sz w:val="28"/>
                      <w:szCs w:val="28"/>
                    </w:rPr>
                  </w:rPrChange>
                </w:rPr>
                <w:t>Tương Tác Người Dùng với Biểu Mẫu</w:t>
              </w:r>
            </w:ins>
          </w:p>
        </w:tc>
      </w:tr>
      <w:tr w:rsidR="003C02FF" w:rsidRPr="003C02FF" w14:paraId="2215505F" w14:textId="77777777" w:rsidTr="003C02FF">
        <w:trPr>
          <w:trHeight w:val="360"/>
          <w:ins w:id="13880" w:author="James Vu" w:date="2024-04-19T00:01:00Z"/>
          <w:trPrChange w:id="13881" w:author="James Vu" w:date="2024-04-19T00:20:00Z">
            <w:trPr>
              <w:trHeight w:val="360"/>
            </w:trPr>
          </w:trPrChange>
        </w:trPr>
        <w:tc>
          <w:tcPr>
            <w:tcW w:w="704" w:type="dxa"/>
            <w:shd w:val="clear" w:color="auto" w:fill="auto"/>
            <w:noWrap/>
            <w:vAlign w:val="center"/>
            <w:hideMark/>
            <w:tcPrChange w:id="13882" w:author="James Vu" w:date="2024-04-19T00:20:00Z">
              <w:tcPr>
                <w:tcW w:w="704" w:type="dxa"/>
                <w:shd w:val="clear" w:color="auto" w:fill="auto"/>
                <w:noWrap/>
                <w:vAlign w:val="center"/>
                <w:hideMark/>
              </w:tcPr>
            </w:tcPrChange>
          </w:tcPr>
          <w:p w14:paraId="083BFD0D" w14:textId="77777777" w:rsidR="004D28C1" w:rsidRPr="003C02FF" w:rsidRDefault="004D28C1" w:rsidP="004D28C1">
            <w:pPr>
              <w:jc w:val="center"/>
              <w:rPr>
                <w:ins w:id="13883" w:author="James Vu" w:date="2024-04-19T00:01:00Z"/>
                <w:b/>
                <w:bCs/>
                <w:color w:val="000000"/>
                <w:rPrChange w:id="13884" w:author="James Vu" w:date="2024-04-19T00:19:00Z">
                  <w:rPr>
                    <w:ins w:id="13885" w:author="James Vu" w:date="2024-04-19T00:01:00Z"/>
                    <w:b/>
                    <w:bCs/>
                    <w:color w:val="000000"/>
                    <w:sz w:val="28"/>
                    <w:szCs w:val="28"/>
                  </w:rPr>
                </w:rPrChange>
              </w:rPr>
            </w:pPr>
            <w:ins w:id="13886" w:author="James Vu" w:date="2024-04-19T00:01:00Z">
              <w:r w:rsidRPr="003C02FF">
                <w:rPr>
                  <w:b/>
                  <w:bCs/>
                  <w:color w:val="000000"/>
                  <w:rPrChange w:id="13887" w:author="James Vu" w:date="2024-04-19T00:19:00Z">
                    <w:rPr>
                      <w:b/>
                      <w:bCs/>
                      <w:color w:val="000000"/>
                      <w:sz w:val="28"/>
                      <w:szCs w:val="28"/>
                    </w:rPr>
                  </w:rPrChange>
                </w:rPr>
                <w:lastRenderedPageBreak/>
                <w:t> </w:t>
              </w:r>
            </w:ins>
          </w:p>
        </w:tc>
        <w:tc>
          <w:tcPr>
            <w:tcW w:w="8358" w:type="dxa"/>
            <w:shd w:val="clear" w:color="auto" w:fill="auto"/>
            <w:noWrap/>
            <w:vAlign w:val="center"/>
            <w:hideMark/>
            <w:tcPrChange w:id="13888" w:author="James Vu" w:date="2024-04-19T00:20:00Z">
              <w:tcPr>
                <w:tcW w:w="8358" w:type="dxa"/>
                <w:shd w:val="clear" w:color="auto" w:fill="auto"/>
                <w:noWrap/>
                <w:vAlign w:val="center"/>
                <w:hideMark/>
              </w:tcPr>
            </w:tcPrChange>
          </w:tcPr>
          <w:p w14:paraId="00679D97" w14:textId="77777777" w:rsidR="004D28C1" w:rsidRPr="003C02FF" w:rsidRDefault="004D28C1" w:rsidP="004D28C1">
            <w:pPr>
              <w:rPr>
                <w:ins w:id="13889" w:author="James Vu" w:date="2024-04-19T00:01:00Z"/>
                <w:color w:val="0D0D0D"/>
                <w:rPrChange w:id="13890" w:author="James Vu" w:date="2024-04-19T00:19:00Z">
                  <w:rPr>
                    <w:ins w:id="13891" w:author="James Vu" w:date="2024-04-19T00:01:00Z"/>
                    <w:color w:val="0D0D0D"/>
                    <w:sz w:val="28"/>
                    <w:szCs w:val="28"/>
                  </w:rPr>
                </w:rPrChange>
              </w:rPr>
            </w:pPr>
            <w:ins w:id="13892" w:author="James Vu" w:date="2024-04-19T00:01:00Z">
              <w:r w:rsidRPr="003C02FF">
                <w:rPr>
                  <w:color w:val="0D0D0D"/>
                  <w:rPrChange w:id="13893" w:author="James Vu" w:date="2024-04-19T00:19:00Z">
                    <w:rPr>
                      <w:color w:val="0D0D0D"/>
                      <w:sz w:val="28"/>
                      <w:szCs w:val="28"/>
                    </w:rPr>
                  </w:rPrChange>
                </w:rPr>
                <w:t>Công cụ quản lý sử dụng biểu mẫu qua giao diện web</w:t>
              </w:r>
            </w:ins>
          </w:p>
        </w:tc>
      </w:tr>
      <w:tr w:rsidR="003C02FF" w:rsidRPr="003C02FF" w14:paraId="62272A59" w14:textId="77777777" w:rsidTr="003C02FF">
        <w:trPr>
          <w:trHeight w:val="360"/>
          <w:ins w:id="13894" w:author="James Vu" w:date="2024-04-19T00:01:00Z"/>
          <w:trPrChange w:id="13895" w:author="James Vu" w:date="2024-04-19T00:20:00Z">
            <w:trPr>
              <w:trHeight w:val="360"/>
            </w:trPr>
          </w:trPrChange>
        </w:trPr>
        <w:tc>
          <w:tcPr>
            <w:tcW w:w="704" w:type="dxa"/>
            <w:shd w:val="clear" w:color="auto" w:fill="auto"/>
            <w:noWrap/>
            <w:vAlign w:val="center"/>
            <w:hideMark/>
            <w:tcPrChange w:id="13896" w:author="James Vu" w:date="2024-04-19T00:20:00Z">
              <w:tcPr>
                <w:tcW w:w="704" w:type="dxa"/>
                <w:shd w:val="clear" w:color="auto" w:fill="auto"/>
                <w:noWrap/>
                <w:vAlign w:val="center"/>
                <w:hideMark/>
              </w:tcPr>
            </w:tcPrChange>
          </w:tcPr>
          <w:p w14:paraId="26B90DED" w14:textId="77777777" w:rsidR="004D28C1" w:rsidRPr="003C02FF" w:rsidRDefault="004D28C1" w:rsidP="004D28C1">
            <w:pPr>
              <w:jc w:val="center"/>
              <w:rPr>
                <w:ins w:id="13897" w:author="James Vu" w:date="2024-04-19T00:01:00Z"/>
                <w:b/>
                <w:bCs/>
                <w:color w:val="000000"/>
                <w:rPrChange w:id="13898" w:author="James Vu" w:date="2024-04-19T00:19:00Z">
                  <w:rPr>
                    <w:ins w:id="13899" w:author="James Vu" w:date="2024-04-19T00:01:00Z"/>
                    <w:b/>
                    <w:bCs/>
                    <w:color w:val="000000"/>
                    <w:sz w:val="28"/>
                    <w:szCs w:val="28"/>
                  </w:rPr>
                </w:rPrChange>
              </w:rPr>
            </w:pPr>
            <w:ins w:id="13900" w:author="James Vu" w:date="2024-04-19T00:01:00Z">
              <w:r w:rsidRPr="003C02FF">
                <w:rPr>
                  <w:b/>
                  <w:bCs/>
                  <w:color w:val="000000"/>
                  <w:rPrChange w:id="13901" w:author="James Vu" w:date="2024-04-19T00:19:00Z">
                    <w:rPr>
                      <w:b/>
                      <w:bCs/>
                      <w:color w:val="000000"/>
                      <w:sz w:val="28"/>
                      <w:szCs w:val="28"/>
                    </w:rPr>
                  </w:rPrChange>
                </w:rPr>
                <w:t> </w:t>
              </w:r>
            </w:ins>
          </w:p>
        </w:tc>
        <w:tc>
          <w:tcPr>
            <w:tcW w:w="8358" w:type="dxa"/>
            <w:shd w:val="clear" w:color="auto" w:fill="auto"/>
            <w:noWrap/>
            <w:vAlign w:val="center"/>
            <w:hideMark/>
            <w:tcPrChange w:id="13902" w:author="James Vu" w:date="2024-04-19T00:20:00Z">
              <w:tcPr>
                <w:tcW w:w="8358" w:type="dxa"/>
                <w:shd w:val="clear" w:color="auto" w:fill="auto"/>
                <w:noWrap/>
                <w:vAlign w:val="center"/>
                <w:hideMark/>
              </w:tcPr>
            </w:tcPrChange>
          </w:tcPr>
          <w:p w14:paraId="245814EA" w14:textId="77777777" w:rsidR="004D28C1" w:rsidRPr="003C02FF" w:rsidRDefault="004D28C1" w:rsidP="004D28C1">
            <w:pPr>
              <w:rPr>
                <w:ins w:id="13903" w:author="James Vu" w:date="2024-04-19T00:01:00Z"/>
                <w:color w:val="0D0D0D"/>
                <w:rPrChange w:id="13904" w:author="James Vu" w:date="2024-04-19T00:19:00Z">
                  <w:rPr>
                    <w:ins w:id="13905" w:author="James Vu" w:date="2024-04-19T00:01:00Z"/>
                    <w:color w:val="0D0D0D"/>
                    <w:sz w:val="28"/>
                    <w:szCs w:val="28"/>
                  </w:rPr>
                </w:rPrChange>
              </w:rPr>
            </w:pPr>
            <w:ins w:id="13906" w:author="James Vu" w:date="2024-04-19T00:01:00Z">
              <w:r w:rsidRPr="003C02FF">
                <w:rPr>
                  <w:color w:val="0D0D0D"/>
                  <w:rPrChange w:id="13907" w:author="James Vu" w:date="2024-04-19T00:19:00Z">
                    <w:rPr>
                      <w:color w:val="0D0D0D"/>
                      <w:sz w:val="28"/>
                      <w:szCs w:val="28"/>
                    </w:rPr>
                  </w:rPrChange>
                </w:rPr>
                <w:t>Thực hiện và theo dõi quy trình trên biểu mẫu</w:t>
              </w:r>
            </w:ins>
          </w:p>
        </w:tc>
      </w:tr>
      <w:tr w:rsidR="003C02FF" w:rsidRPr="003C02FF" w14:paraId="6082E1AC" w14:textId="77777777" w:rsidTr="003C02FF">
        <w:trPr>
          <w:trHeight w:val="360"/>
          <w:ins w:id="13908" w:author="James Vu" w:date="2024-04-19T00:01:00Z"/>
          <w:trPrChange w:id="13909" w:author="James Vu" w:date="2024-04-19T00:20:00Z">
            <w:trPr>
              <w:trHeight w:val="360"/>
            </w:trPr>
          </w:trPrChange>
        </w:trPr>
        <w:tc>
          <w:tcPr>
            <w:tcW w:w="704" w:type="dxa"/>
            <w:shd w:val="clear" w:color="auto" w:fill="auto"/>
            <w:noWrap/>
            <w:vAlign w:val="center"/>
            <w:hideMark/>
            <w:tcPrChange w:id="13910" w:author="James Vu" w:date="2024-04-19T00:20:00Z">
              <w:tcPr>
                <w:tcW w:w="704" w:type="dxa"/>
                <w:shd w:val="clear" w:color="auto" w:fill="auto"/>
                <w:noWrap/>
                <w:vAlign w:val="center"/>
                <w:hideMark/>
              </w:tcPr>
            </w:tcPrChange>
          </w:tcPr>
          <w:p w14:paraId="13909444" w14:textId="77777777" w:rsidR="004D28C1" w:rsidRPr="003C02FF" w:rsidRDefault="004D28C1" w:rsidP="004D28C1">
            <w:pPr>
              <w:jc w:val="center"/>
              <w:rPr>
                <w:ins w:id="13911" w:author="James Vu" w:date="2024-04-19T00:01:00Z"/>
                <w:b/>
                <w:bCs/>
                <w:color w:val="000000"/>
                <w:rPrChange w:id="13912" w:author="James Vu" w:date="2024-04-19T00:19:00Z">
                  <w:rPr>
                    <w:ins w:id="13913" w:author="James Vu" w:date="2024-04-19T00:01:00Z"/>
                    <w:b/>
                    <w:bCs/>
                    <w:color w:val="000000"/>
                    <w:sz w:val="28"/>
                    <w:szCs w:val="28"/>
                  </w:rPr>
                </w:rPrChange>
              </w:rPr>
            </w:pPr>
            <w:ins w:id="13914" w:author="James Vu" w:date="2024-04-19T00:01:00Z">
              <w:r w:rsidRPr="003C02FF">
                <w:rPr>
                  <w:b/>
                  <w:bCs/>
                  <w:color w:val="000000"/>
                  <w:rPrChange w:id="13915" w:author="James Vu" w:date="2024-04-19T00:19:00Z">
                    <w:rPr>
                      <w:b/>
                      <w:bCs/>
                      <w:color w:val="000000"/>
                      <w:sz w:val="28"/>
                      <w:szCs w:val="28"/>
                    </w:rPr>
                  </w:rPrChange>
                </w:rPr>
                <w:t> </w:t>
              </w:r>
            </w:ins>
          </w:p>
        </w:tc>
        <w:tc>
          <w:tcPr>
            <w:tcW w:w="8358" w:type="dxa"/>
            <w:shd w:val="clear" w:color="auto" w:fill="auto"/>
            <w:noWrap/>
            <w:vAlign w:val="center"/>
            <w:hideMark/>
            <w:tcPrChange w:id="13916" w:author="James Vu" w:date="2024-04-19T00:20:00Z">
              <w:tcPr>
                <w:tcW w:w="8358" w:type="dxa"/>
                <w:shd w:val="clear" w:color="auto" w:fill="auto"/>
                <w:noWrap/>
                <w:vAlign w:val="center"/>
                <w:hideMark/>
              </w:tcPr>
            </w:tcPrChange>
          </w:tcPr>
          <w:p w14:paraId="2C94B8D1" w14:textId="77777777" w:rsidR="004D28C1" w:rsidRPr="003C02FF" w:rsidRDefault="004D28C1" w:rsidP="004D28C1">
            <w:pPr>
              <w:rPr>
                <w:ins w:id="13917" w:author="James Vu" w:date="2024-04-19T00:01:00Z"/>
                <w:color w:val="0D0D0D"/>
                <w:rPrChange w:id="13918" w:author="James Vu" w:date="2024-04-19T00:19:00Z">
                  <w:rPr>
                    <w:ins w:id="13919" w:author="James Vu" w:date="2024-04-19T00:01:00Z"/>
                    <w:color w:val="0D0D0D"/>
                    <w:sz w:val="28"/>
                    <w:szCs w:val="28"/>
                  </w:rPr>
                </w:rPrChange>
              </w:rPr>
            </w:pPr>
            <w:ins w:id="13920" w:author="James Vu" w:date="2024-04-19T00:01:00Z">
              <w:r w:rsidRPr="003C02FF">
                <w:rPr>
                  <w:color w:val="0D0D0D"/>
                  <w:rPrChange w:id="13921" w:author="James Vu" w:date="2024-04-19T00:19:00Z">
                    <w:rPr>
                      <w:color w:val="0D0D0D"/>
                      <w:sz w:val="28"/>
                      <w:szCs w:val="28"/>
                    </w:rPr>
                  </w:rPrChange>
                </w:rPr>
                <w:t>Truy cập vào thư viện biểu mẫu</w:t>
              </w:r>
            </w:ins>
          </w:p>
        </w:tc>
      </w:tr>
      <w:tr w:rsidR="003C02FF" w:rsidRPr="003C02FF" w14:paraId="0196E22C" w14:textId="77777777" w:rsidTr="003C02FF">
        <w:trPr>
          <w:trHeight w:val="360"/>
          <w:ins w:id="13922" w:author="James Vu" w:date="2024-04-19T00:01:00Z"/>
          <w:trPrChange w:id="13923" w:author="James Vu" w:date="2024-04-19T00:20:00Z">
            <w:trPr>
              <w:trHeight w:val="360"/>
            </w:trPr>
          </w:trPrChange>
        </w:trPr>
        <w:tc>
          <w:tcPr>
            <w:tcW w:w="704" w:type="dxa"/>
            <w:shd w:val="clear" w:color="auto" w:fill="auto"/>
            <w:noWrap/>
            <w:vAlign w:val="center"/>
            <w:hideMark/>
            <w:tcPrChange w:id="13924" w:author="James Vu" w:date="2024-04-19T00:20:00Z">
              <w:tcPr>
                <w:tcW w:w="704" w:type="dxa"/>
                <w:shd w:val="clear" w:color="auto" w:fill="auto"/>
                <w:noWrap/>
                <w:vAlign w:val="center"/>
                <w:hideMark/>
              </w:tcPr>
            </w:tcPrChange>
          </w:tcPr>
          <w:p w14:paraId="181862B9" w14:textId="77777777" w:rsidR="004D28C1" w:rsidRPr="003C02FF" w:rsidRDefault="004D28C1" w:rsidP="004D28C1">
            <w:pPr>
              <w:jc w:val="center"/>
              <w:rPr>
                <w:ins w:id="13925" w:author="James Vu" w:date="2024-04-19T00:01:00Z"/>
                <w:b/>
                <w:bCs/>
                <w:color w:val="000000"/>
                <w:rPrChange w:id="13926" w:author="James Vu" w:date="2024-04-19T00:19:00Z">
                  <w:rPr>
                    <w:ins w:id="13927" w:author="James Vu" w:date="2024-04-19T00:01:00Z"/>
                    <w:b/>
                    <w:bCs/>
                    <w:color w:val="000000"/>
                    <w:sz w:val="28"/>
                    <w:szCs w:val="28"/>
                  </w:rPr>
                </w:rPrChange>
              </w:rPr>
            </w:pPr>
            <w:ins w:id="13928" w:author="James Vu" w:date="2024-04-19T00:01:00Z">
              <w:r w:rsidRPr="003C02FF">
                <w:rPr>
                  <w:b/>
                  <w:bCs/>
                  <w:color w:val="000000"/>
                  <w:rPrChange w:id="13929" w:author="James Vu" w:date="2024-04-19T00:19:00Z">
                    <w:rPr>
                      <w:b/>
                      <w:bCs/>
                      <w:color w:val="000000"/>
                      <w:sz w:val="28"/>
                      <w:szCs w:val="28"/>
                    </w:rPr>
                  </w:rPrChange>
                </w:rPr>
                <w:t> </w:t>
              </w:r>
            </w:ins>
          </w:p>
        </w:tc>
        <w:tc>
          <w:tcPr>
            <w:tcW w:w="8358" w:type="dxa"/>
            <w:shd w:val="clear" w:color="auto" w:fill="auto"/>
            <w:noWrap/>
            <w:vAlign w:val="center"/>
            <w:hideMark/>
            <w:tcPrChange w:id="13930" w:author="James Vu" w:date="2024-04-19T00:20:00Z">
              <w:tcPr>
                <w:tcW w:w="8358" w:type="dxa"/>
                <w:shd w:val="clear" w:color="auto" w:fill="auto"/>
                <w:noWrap/>
                <w:vAlign w:val="center"/>
                <w:hideMark/>
              </w:tcPr>
            </w:tcPrChange>
          </w:tcPr>
          <w:p w14:paraId="7A900182" w14:textId="77777777" w:rsidR="004D28C1" w:rsidRPr="003C02FF" w:rsidRDefault="004D28C1" w:rsidP="004D28C1">
            <w:pPr>
              <w:rPr>
                <w:ins w:id="13931" w:author="James Vu" w:date="2024-04-19T00:01:00Z"/>
                <w:color w:val="0D0D0D"/>
                <w:rPrChange w:id="13932" w:author="James Vu" w:date="2024-04-19T00:19:00Z">
                  <w:rPr>
                    <w:ins w:id="13933" w:author="James Vu" w:date="2024-04-19T00:01:00Z"/>
                    <w:color w:val="0D0D0D"/>
                    <w:sz w:val="28"/>
                    <w:szCs w:val="28"/>
                  </w:rPr>
                </w:rPrChange>
              </w:rPr>
            </w:pPr>
            <w:ins w:id="13934" w:author="James Vu" w:date="2024-04-19T00:01:00Z">
              <w:r w:rsidRPr="003C02FF">
                <w:rPr>
                  <w:color w:val="0D0D0D"/>
                  <w:rPrChange w:id="13935" w:author="James Vu" w:date="2024-04-19T00:19:00Z">
                    <w:rPr>
                      <w:color w:val="0D0D0D"/>
                      <w:sz w:val="28"/>
                      <w:szCs w:val="28"/>
                    </w:rPr>
                  </w:rPrChange>
                </w:rPr>
                <w:t>Lựa chọn biểu mẫu cần sử dụng</w:t>
              </w:r>
            </w:ins>
          </w:p>
        </w:tc>
      </w:tr>
      <w:tr w:rsidR="003C02FF" w:rsidRPr="003C02FF" w14:paraId="5CE69580" w14:textId="77777777" w:rsidTr="003C02FF">
        <w:trPr>
          <w:trHeight w:val="360"/>
          <w:ins w:id="13936" w:author="James Vu" w:date="2024-04-19T00:01:00Z"/>
          <w:trPrChange w:id="13937" w:author="James Vu" w:date="2024-04-19T00:20:00Z">
            <w:trPr>
              <w:trHeight w:val="360"/>
            </w:trPr>
          </w:trPrChange>
        </w:trPr>
        <w:tc>
          <w:tcPr>
            <w:tcW w:w="704" w:type="dxa"/>
            <w:shd w:val="clear" w:color="auto" w:fill="auto"/>
            <w:noWrap/>
            <w:vAlign w:val="center"/>
            <w:hideMark/>
            <w:tcPrChange w:id="13938" w:author="James Vu" w:date="2024-04-19T00:20:00Z">
              <w:tcPr>
                <w:tcW w:w="704" w:type="dxa"/>
                <w:shd w:val="clear" w:color="auto" w:fill="auto"/>
                <w:noWrap/>
                <w:vAlign w:val="center"/>
                <w:hideMark/>
              </w:tcPr>
            </w:tcPrChange>
          </w:tcPr>
          <w:p w14:paraId="146F74E6" w14:textId="77777777" w:rsidR="004D28C1" w:rsidRPr="003C02FF" w:rsidRDefault="004D28C1" w:rsidP="004D28C1">
            <w:pPr>
              <w:jc w:val="center"/>
              <w:rPr>
                <w:ins w:id="13939" w:author="James Vu" w:date="2024-04-19T00:01:00Z"/>
                <w:b/>
                <w:bCs/>
                <w:color w:val="000000"/>
                <w:rPrChange w:id="13940" w:author="James Vu" w:date="2024-04-19T00:19:00Z">
                  <w:rPr>
                    <w:ins w:id="13941" w:author="James Vu" w:date="2024-04-19T00:01:00Z"/>
                    <w:b/>
                    <w:bCs/>
                    <w:color w:val="000000"/>
                    <w:sz w:val="28"/>
                    <w:szCs w:val="28"/>
                  </w:rPr>
                </w:rPrChange>
              </w:rPr>
            </w:pPr>
            <w:ins w:id="13942" w:author="James Vu" w:date="2024-04-19T00:01:00Z">
              <w:r w:rsidRPr="003C02FF">
                <w:rPr>
                  <w:b/>
                  <w:bCs/>
                  <w:color w:val="000000"/>
                  <w:rPrChange w:id="13943" w:author="James Vu" w:date="2024-04-19T00:19:00Z">
                    <w:rPr>
                      <w:b/>
                      <w:bCs/>
                      <w:color w:val="000000"/>
                      <w:sz w:val="28"/>
                      <w:szCs w:val="28"/>
                    </w:rPr>
                  </w:rPrChange>
                </w:rPr>
                <w:t> </w:t>
              </w:r>
            </w:ins>
          </w:p>
        </w:tc>
        <w:tc>
          <w:tcPr>
            <w:tcW w:w="8358" w:type="dxa"/>
            <w:shd w:val="clear" w:color="auto" w:fill="auto"/>
            <w:noWrap/>
            <w:vAlign w:val="center"/>
            <w:hideMark/>
            <w:tcPrChange w:id="13944" w:author="James Vu" w:date="2024-04-19T00:20:00Z">
              <w:tcPr>
                <w:tcW w:w="8358" w:type="dxa"/>
                <w:shd w:val="clear" w:color="auto" w:fill="auto"/>
                <w:noWrap/>
                <w:vAlign w:val="center"/>
                <w:hideMark/>
              </w:tcPr>
            </w:tcPrChange>
          </w:tcPr>
          <w:p w14:paraId="12E456E7" w14:textId="77777777" w:rsidR="004D28C1" w:rsidRPr="003C02FF" w:rsidRDefault="004D28C1" w:rsidP="004D28C1">
            <w:pPr>
              <w:rPr>
                <w:ins w:id="13945" w:author="James Vu" w:date="2024-04-19T00:01:00Z"/>
                <w:color w:val="0D0D0D"/>
                <w:rPrChange w:id="13946" w:author="James Vu" w:date="2024-04-19T00:19:00Z">
                  <w:rPr>
                    <w:ins w:id="13947" w:author="James Vu" w:date="2024-04-19T00:01:00Z"/>
                    <w:color w:val="0D0D0D"/>
                    <w:sz w:val="28"/>
                    <w:szCs w:val="28"/>
                  </w:rPr>
                </w:rPrChange>
              </w:rPr>
            </w:pPr>
            <w:ins w:id="13948" w:author="James Vu" w:date="2024-04-19T00:01:00Z">
              <w:r w:rsidRPr="003C02FF">
                <w:rPr>
                  <w:color w:val="0D0D0D"/>
                  <w:rPrChange w:id="13949" w:author="James Vu" w:date="2024-04-19T00:19:00Z">
                    <w:rPr>
                      <w:color w:val="0D0D0D"/>
                      <w:sz w:val="28"/>
                      <w:szCs w:val="28"/>
                    </w:rPr>
                  </w:rPrChange>
                </w:rPr>
                <w:t>Điền thông tin vào biểu mẫu điện tử</w:t>
              </w:r>
            </w:ins>
          </w:p>
        </w:tc>
      </w:tr>
      <w:tr w:rsidR="003C02FF" w:rsidRPr="003C02FF" w14:paraId="7FC0E908" w14:textId="77777777" w:rsidTr="003C02FF">
        <w:trPr>
          <w:trHeight w:val="360"/>
          <w:ins w:id="13950" w:author="James Vu" w:date="2024-04-19T00:01:00Z"/>
          <w:trPrChange w:id="13951" w:author="James Vu" w:date="2024-04-19T00:20:00Z">
            <w:trPr>
              <w:trHeight w:val="360"/>
            </w:trPr>
          </w:trPrChange>
        </w:trPr>
        <w:tc>
          <w:tcPr>
            <w:tcW w:w="704" w:type="dxa"/>
            <w:shd w:val="clear" w:color="auto" w:fill="auto"/>
            <w:noWrap/>
            <w:vAlign w:val="center"/>
            <w:hideMark/>
            <w:tcPrChange w:id="13952" w:author="James Vu" w:date="2024-04-19T00:20:00Z">
              <w:tcPr>
                <w:tcW w:w="704" w:type="dxa"/>
                <w:shd w:val="clear" w:color="auto" w:fill="auto"/>
                <w:noWrap/>
                <w:vAlign w:val="center"/>
                <w:hideMark/>
              </w:tcPr>
            </w:tcPrChange>
          </w:tcPr>
          <w:p w14:paraId="15022CD3" w14:textId="77777777" w:rsidR="004D28C1" w:rsidRPr="003C02FF" w:rsidRDefault="004D28C1" w:rsidP="004D28C1">
            <w:pPr>
              <w:jc w:val="center"/>
              <w:rPr>
                <w:ins w:id="13953" w:author="James Vu" w:date="2024-04-19T00:01:00Z"/>
                <w:b/>
                <w:bCs/>
                <w:color w:val="000000"/>
                <w:rPrChange w:id="13954" w:author="James Vu" w:date="2024-04-19T00:19:00Z">
                  <w:rPr>
                    <w:ins w:id="13955" w:author="James Vu" w:date="2024-04-19T00:01:00Z"/>
                    <w:b/>
                    <w:bCs/>
                    <w:color w:val="000000"/>
                    <w:sz w:val="28"/>
                    <w:szCs w:val="28"/>
                  </w:rPr>
                </w:rPrChange>
              </w:rPr>
            </w:pPr>
            <w:ins w:id="13956" w:author="James Vu" w:date="2024-04-19T00:01:00Z">
              <w:r w:rsidRPr="003C02FF">
                <w:rPr>
                  <w:b/>
                  <w:bCs/>
                  <w:color w:val="000000"/>
                  <w:rPrChange w:id="13957" w:author="James Vu" w:date="2024-04-19T00:19:00Z">
                    <w:rPr>
                      <w:b/>
                      <w:bCs/>
                      <w:color w:val="000000"/>
                      <w:sz w:val="28"/>
                      <w:szCs w:val="28"/>
                    </w:rPr>
                  </w:rPrChange>
                </w:rPr>
                <w:t> </w:t>
              </w:r>
            </w:ins>
          </w:p>
        </w:tc>
        <w:tc>
          <w:tcPr>
            <w:tcW w:w="8358" w:type="dxa"/>
            <w:shd w:val="clear" w:color="auto" w:fill="auto"/>
            <w:noWrap/>
            <w:vAlign w:val="center"/>
            <w:hideMark/>
            <w:tcPrChange w:id="13958" w:author="James Vu" w:date="2024-04-19T00:20:00Z">
              <w:tcPr>
                <w:tcW w:w="8358" w:type="dxa"/>
                <w:shd w:val="clear" w:color="auto" w:fill="auto"/>
                <w:noWrap/>
                <w:vAlign w:val="center"/>
                <w:hideMark/>
              </w:tcPr>
            </w:tcPrChange>
          </w:tcPr>
          <w:p w14:paraId="0F7E6A4E" w14:textId="77777777" w:rsidR="004D28C1" w:rsidRPr="003C02FF" w:rsidRDefault="004D28C1" w:rsidP="004D28C1">
            <w:pPr>
              <w:rPr>
                <w:ins w:id="13959" w:author="James Vu" w:date="2024-04-19T00:01:00Z"/>
                <w:color w:val="0D0D0D"/>
                <w:rPrChange w:id="13960" w:author="James Vu" w:date="2024-04-19T00:19:00Z">
                  <w:rPr>
                    <w:ins w:id="13961" w:author="James Vu" w:date="2024-04-19T00:01:00Z"/>
                    <w:color w:val="0D0D0D"/>
                    <w:sz w:val="28"/>
                    <w:szCs w:val="28"/>
                  </w:rPr>
                </w:rPrChange>
              </w:rPr>
            </w:pPr>
            <w:ins w:id="13962" w:author="James Vu" w:date="2024-04-19T00:01:00Z">
              <w:r w:rsidRPr="003C02FF">
                <w:rPr>
                  <w:color w:val="0D0D0D"/>
                  <w:rPrChange w:id="13963" w:author="James Vu" w:date="2024-04-19T00:19:00Z">
                    <w:rPr>
                      <w:color w:val="0D0D0D"/>
                      <w:sz w:val="28"/>
                      <w:szCs w:val="28"/>
                    </w:rPr>
                  </w:rPrChange>
                </w:rPr>
                <w:t>Lưu bản nháp của biểu mẫu đang điền</w:t>
              </w:r>
            </w:ins>
          </w:p>
        </w:tc>
      </w:tr>
      <w:tr w:rsidR="003C02FF" w:rsidRPr="003C02FF" w14:paraId="40C09141" w14:textId="77777777" w:rsidTr="003C02FF">
        <w:trPr>
          <w:trHeight w:val="360"/>
          <w:ins w:id="13964" w:author="James Vu" w:date="2024-04-19T00:01:00Z"/>
          <w:trPrChange w:id="13965" w:author="James Vu" w:date="2024-04-19T00:20:00Z">
            <w:trPr>
              <w:trHeight w:val="360"/>
            </w:trPr>
          </w:trPrChange>
        </w:trPr>
        <w:tc>
          <w:tcPr>
            <w:tcW w:w="704" w:type="dxa"/>
            <w:shd w:val="clear" w:color="auto" w:fill="auto"/>
            <w:noWrap/>
            <w:vAlign w:val="center"/>
            <w:hideMark/>
            <w:tcPrChange w:id="13966" w:author="James Vu" w:date="2024-04-19T00:20:00Z">
              <w:tcPr>
                <w:tcW w:w="704" w:type="dxa"/>
                <w:shd w:val="clear" w:color="auto" w:fill="auto"/>
                <w:noWrap/>
                <w:vAlign w:val="center"/>
                <w:hideMark/>
              </w:tcPr>
            </w:tcPrChange>
          </w:tcPr>
          <w:p w14:paraId="26B8C8AD" w14:textId="77777777" w:rsidR="004D28C1" w:rsidRPr="003C02FF" w:rsidRDefault="004D28C1" w:rsidP="004D28C1">
            <w:pPr>
              <w:jc w:val="center"/>
              <w:rPr>
                <w:ins w:id="13967" w:author="James Vu" w:date="2024-04-19T00:01:00Z"/>
                <w:b/>
                <w:bCs/>
                <w:color w:val="000000"/>
                <w:rPrChange w:id="13968" w:author="James Vu" w:date="2024-04-19T00:19:00Z">
                  <w:rPr>
                    <w:ins w:id="13969" w:author="James Vu" w:date="2024-04-19T00:01:00Z"/>
                    <w:b/>
                    <w:bCs/>
                    <w:color w:val="000000"/>
                    <w:sz w:val="28"/>
                    <w:szCs w:val="28"/>
                  </w:rPr>
                </w:rPrChange>
              </w:rPr>
            </w:pPr>
            <w:ins w:id="13970" w:author="James Vu" w:date="2024-04-19T00:01:00Z">
              <w:r w:rsidRPr="003C02FF">
                <w:rPr>
                  <w:b/>
                  <w:bCs/>
                  <w:color w:val="000000"/>
                  <w:rPrChange w:id="13971" w:author="James Vu" w:date="2024-04-19T00:19:00Z">
                    <w:rPr>
                      <w:b/>
                      <w:bCs/>
                      <w:color w:val="000000"/>
                      <w:sz w:val="28"/>
                      <w:szCs w:val="28"/>
                    </w:rPr>
                  </w:rPrChange>
                </w:rPr>
                <w:t>20</w:t>
              </w:r>
            </w:ins>
          </w:p>
        </w:tc>
        <w:tc>
          <w:tcPr>
            <w:tcW w:w="8358" w:type="dxa"/>
            <w:shd w:val="clear" w:color="auto" w:fill="auto"/>
            <w:noWrap/>
            <w:vAlign w:val="center"/>
            <w:hideMark/>
            <w:tcPrChange w:id="13972" w:author="James Vu" w:date="2024-04-19T00:20:00Z">
              <w:tcPr>
                <w:tcW w:w="8358" w:type="dxa"/>
                <w:shd w:val="clear" w:color="auto" w:fill="auto"/>
                <w:noWrap/>
                <w:vAlign w:val="center"/>
                <w:hideMark/>
              </w:tcPr>
            </w:tcPrChange>
          </w:tcPr>
          <w:p w14:paraId="19F75690" w14:textId="77777777" w:rsidR="004D28C1" w:rsidRPr="003C02FF" w:rsidRDefault="004D28C1" w:rsidP="004D28C1">
            <w:pPr>
              <w:rPr>
                <w:ins w:id="13973" w:author="James Vu" w:date="2024-04-19T00:01:00Z"/>
                <w:b/>
                <w:bCs/>
                <w:color w:val="0D0D0D"/>
                <w:rPrChange w:id="13974" w:author="James Vu" w:date="2024-04-19T00:19:00Z">
                  <w:rPr>
                    <w:ins w:id="13975" w:author="James Vu" w:date="2024-04-19T00:01:00Z"/>
                    <w:b/>
                    <w:bCs/>
                    <w:color w:val="0D0D0D"/>
                    <w:sz w:val="28"/>
                    <w:szCs w:val="28"/>
                  </w:rPr>
                </w:rPrChange>
              </w:rPr>
            </w:pPr>
            <w:ins w:id="13976" w:author="James Vu" w:date="2024-04-19T00:01:00Z">
              <w:r w:rsidRPr="003C02FF">
                <w:rPr>
                  <w:b/>
                  <w:bCs/>
                  <w:color w:val="0D0D0D"/>
                  <w:rPrChange w:id="13977" w:author="James Vu" w:date="2024-04-19T00:19:00Z">
                    <w:rPr>
                      <w:b/>
                      <w:bCs/>
                      <w:color w:val="0D0D0D"/>
                      <w:sz w:val="28"/>
                      <w:szCs w:val="28"/>
                    </w:rPr>
                  </w:rPrChange>
                </w:rPr>
                <w:t>Báo cáo Và Thống Kê</w:t>
              </w:r>
            </w:ins>
          </w:p>
        </w:tc>
      </w:tr>
      <w:tr w:rsidR="003C02FF" w:rsidRPr="003C02FF" w14:paraId="388F9792" w14:textId="77777777" w:rsidTr="003C02FF">
        <w:trPr>
          <w:trHeight w:val="360"/>
          <w:ins w:id="13978" w:author="James Vu" w:date="2024-04-19T00:01:00Z"/>
          <w:trPrChange w:id="13979" w:author="James Vu" w:date="2024-04-19T00:20:00Z">
            <w:trPr>
              <w:trHeight w:val="360"/>
            </w:trPr>
          </w:trPrChange>
        </w:trPr>
        <w:tc>
          <w:tcPr>
            <w:tcW w:w="704" w:type="dxa"/>
            <w:shd w:val="clear" w:color="auto" w:fill="auto"/>
            <w:noWrap/>
            <w:vAlign w:val="center"/>
            <w:hideMark/>
            <w:tcPrChange w:id="13980" w:author="James Vu" w:date="2024-04-19T00:20:00Z">
              <w:tcPr>
                <w:tcW w:w="704" w:type="dxa"/>
                <w:shd w:val="clear" w:color="auto" w:fill="auto"/>
                <w:noWrap/>
                <w:vAlign w:val="center"/>
                <w:hideMark/>
              </w:tcPr>
            </w:tcPrChange>
          </w:tcPr>
          <w:p w14:paraId="36913445" w14:textId="77777777" w:rsidR="004D28C1" w:rsidRPr="003C02FF" w:rsidRDefault="004D28C1" w:rsidP="004D28C1">
            <w:pPr>
              <w:jc w:val="center"/>
              <w:rPr>
                <w:ins w:id="13981" w:author="James Vu" w:date="2024-04-19T00:01:00Z"/>
                <w:b/>
                <w:bCs/>
                <w:color w:val="000000"/>
                <w:rPrChange w:id="13982" w:author="James Vu" w:date="2024-04-19T00:19:00Z">
                  <w:rPr>
                    <w:ins w:id="13983" w:author="James Vu" w:date="2024-04-19T00:01:00Z"/>
                    <w:b/>
                    <w:bCs/>
                    <w:color w:val="000000"/>
                    <w:sz w:val="28"/>
                    <w:szCs w:val="28"/>
                  </w:rPr>
                </w:rPrChange>
              </w:rPr>
            </w:pPr>
            <w:ins w:id="13984" w:author="James Vu" w:date="2024-04-19T00:01:00Z">
              <w:r w:rsidRPr="003C02FF">
                <w:rPr>
                  <w:b/>
                  <w:bCs/>
                  <w:color w:val="000000"/>
                  <w:rPrChange w:id="13985" w:author="James Vu" w:date="2024-04-19T00:19:00Z">
                    <w:rPr>
                      <w:b/>
                      <w:bCs/>
                      <w:color w:val="000000"/>
                      <w:sz w:val="28"/>
                      <w:szCs w:val="28"/>
                    </w:rPr>
                  </w:rPrChange>
                </w:rPr>
                <w:t> </w:t>
              </w:r>
            </w:ins>
          </w:p>
        </w:tc>
        <w:tc>
          <w:tcPr>
            <w:tcW w:w="8358" w:type="dxa"/>
            <w:shd w:val="clear" w:color="auto" w:fill="auto"/>
            <w:noWrap/>
            <w:vAlign w:val="center"/>
            <w:hideMark/>
            <w:tcPrChange w:id="13986" w:author="James Vu" w:date="2024-04-19T00:20:00Z">
              <w:tcPr>
                <w:tcW w:w="8358" w:type="dxa"/>
                <w:shd w:val="clear" w:color="auto" w:fill="auto"/>
                <w:noWrap/>
                <w:vAlign w:val="center"/>
                <w:hideMark/>
              </w:tcPr>
            </w:tcPrChange>
          </w:tcPr>
          <w:p w14:paraId="7B8F03BE" w14:textId="77777777" w:rsidR="004D28C1" w:rsidRPr="003C02FF" w:rsidRDefault="004D28C1" w:rsidP="004D28C1">
            <w:pPr>
              <w:rPr>
                <w:ins w:id="13987" w:author="James Vu" w:date="2024-04-19T00:01:00Z"/>
                <w:color w:val="0D0D0D"/>
                <w:rPrChange w:id="13988" w:author="James Vu" w:date="2024-04-19T00:19:00Z">
                  <w:rPr>
                    <w:ins w:id="13989" w:author="James Vu" w:date="2024-04-19T00:01:00Z"/>
                    <w:color w:val="0D0D0D"/>
                    <w:sz w:val="28"/>
                    <w:szCs w:val="28"/>
                  </w:rPr>
                </w:rPrChange>
              </w:rPr>
            </w:pPr>
            <w:ins w:id="13990" w:author="James Vu" w:date="2024-04-19T00:01:00Z">
              <w:r w:rsidRPr="003C02FF">
                <w:rPr>
                  <w:color w:val="0D0D0D"/>
                  <w:rPrChange w:id="13991" w:author="James Vu" w:date="2024-04-19T00:19:00Z">
                    <w:rPr>
                      <w:color w:val="0D0D0D"/>
                      <w:sz w:val="28"/>
                      <w:szCs w:val="28"/>
                    </w:rPr>
                  </w:rPrChange>
                </w:rPr>
                <w:t>Tạo báo cáo tùy chỉnh theo các mục tiêu thời gian, khu vực hành chính, nhiệm vụ</w:t>
              </w:r>
            </w:ins>
          </w:p>
        </w:tc>
      </w:tr>
      <w:tr w:rsidR="003C02FF" w:rsidRPr="003C02FF" w14:paraId="62F37A7E" w14:textId="77777777" w:rsidTr="003C02FF">
        <w:trPr>
          <w:trHeight w:val="360"/>
          <w:ins w:id="13992" w:author="James Vu" w:date="2024-04-19T00:01:00Z"/>
          <w:trPrChange w:id="13993" w:author="James Vu" w:date="2024-04-19T00:20:00Z">
            <w:trPr>
              <w:trHeight w:val="360"/>
            </w:trPr>
          </w:trPrChange>
        </w:trPr>
        <w:tc>
          <w:tcPr>
            <w:tcW w:w="704" w:type="dxa"/>
            <w:shd w:val="clear" w:color="auto" w:fill="auto"/>
            <w:noWrap/>
            <w:vAlign w:val="center"/>
            <w:hideMark/>
            <w:tcPrChange w:id="13994" w:author="James Vu" w:date="2024-04-19T00:20:00Z">
              <w:tcPr>
                <w:tcW w:w="704" w:type="dxa"/>
                <w:shd w:val="clear" w:color="auto" w:fill="auto"/>
                <w:noWrap/>
                <w:vAlign w:val="center"/>
                <w:hideMark/>
              </w:tcPr>
            </w:tcPrChange>
          </w:tcPr>
          <w:p w14:paraId="77B68624" w14:textId="77777777" w:rsidR="004D28C1" w:rsidRPr="003C02FF" w:rsidRDefault="004D28C1" w:rsidP="004D28C1">
            <w:pPr>
              <w:jc w:val="center"/>
              <w:rPr>
                <w:ins w:id="13995" w:author="James Vu" w:date="2024-04-19T00:01:00Z"/>
                <w:b/>
                <w:bCs/>
                <w:color w:val="000000"/>
                <w:rPrChange w:id="13996" w:author="James Vu" w:date="2024-04-19T00:19:00Z">
                  <w:rPr>
                    <w:ins w:id="13997" w:author="James Vu" w:date="2024-04-19T00:01:00Z"/>
                    <w:b/>
                    <w:bCs/>
                    <w:color w:val="000000"/>
                    <w:sz w:val="28"/>
                    <w:szCs w:val="28"/>
                  </w:rPr>
                </w:rPrChange>
              </w:rPr>
            </w:pPr>
            <w:ins w:id="13998" w:author="James Vu" w:date="2024-04-19T00:01:00Z">
              <w:r w:rsidRPr="003C02FF">
                <w:rPr>
                  <w:b/>
                  <w:bCs/>
                  <w:color w:val="000000"/>
                  <w:rPrChange w:id="13999" w:author="James Vu" w:date="2024-04-19T00:19:00Z">
                    <w:rPr>
                      <w:b/>
                      <w:bCs/>
                      <w:color w:val="000000"/>
                      <w:sz w:val="28"/>
                      <w:szCs w:val="28"/>
                    </w:rPr>
                  </w:rPrChange>
                </w:rPr>
                <w:t> </w:t>
              </w:r>
            </w:ins>
          </w:p>
        </w:tc>
        <w:tc>
          <w:tcPr>
            <w:tcW w:w="8358" w:type="dxa"/>
            <w:shd w:val="clear" w:color="auto" w:fill="auto"/>
            <w:noWrap/>
            <w:vAlign w:val="center"/>
            <w:hideMark/>
            <w:tcPrChange w:id="14000" w:author="James Vu" w:date="2024-04-19T00:20:00Z">
              <w:tcPr>
                <w:tcW w:w="8358" w:type="dxa"/>
                <w:shd w:val="clear" w:color="auto" w:fill="auto"/>
                <w:noWrap/>
                <w:vAlign w:val="center"/>
                <w:hideMark/>
              </w:tcPr>
            </w:tcPrChange>
          </w:tcPr>
          <w:p w14:paraId="30450592" w14:textId="77777777" w:rsidR="004D28C1" w:rsidRPr="003C02FF" w:rsidRDefault="004D28C1" w:rsidP="004D28C1">
            <w:pPr>
              <w:rPr>
                <w:ins w:id="14001" w:author="James Vu" w:date="2024-04-19T00:01:00Z"/>
                <w:color w:val="0D0D0D"/>
                <w:rPrChange w:id="14002" w:author="James Vu" w:date="2024-04-19T00:19:00Z">
                  <w:rPr>
                    <w:ins w:id="14003" w:author="James Vu" w:date="2024-04-19T00:01:00Z"/>
                    <w:color w:val="0D0D0D"/>
                    <w:sz w:val="28"/>
                    <w:szCs w:val="28"/>
                  </w:rPr>
                </w:rPrChange>
              </w:rPr>
            </w:pPr>
            <w:ins w:id="14004" w:author="James Vu" w:date="2024-04-19T00:01:00Z">
              <w:r w:rsidRPr="003C02FF">
                <w:rPr>
                  <w:color w:val="0D0D0D"/>
                  <w:rPrChange w:id="14005" w:author="James Vu" w:date="2024-04-19T00:19:00Z">
                    <w:rPr>
                      <w:color w:val="0D0D0D"/>
                      <w:sz w:val="28"/>
                      <w:szCs w:val="28"/>
                    </w:rPr>
                  </w:rPrChange>
                </w:rPr>
                <w:t>Báo cáo hoạt động của người dùng trên hệ thống theo phân quyền chức năng nhiệm vụ</w:t>
              </w:r>
            </w:ins>
          </w:p>
        </w:tc>
      </w:tr>
      <w:tr w:rsidR="003C02FF" w:rsidRPr="003C02FF" w14:paraId="63810FF3" w14:textId="77777777" w:rsidTr="003C02FF">
        <w:trPr>
          <w:trHeight w:val="360"/>
          <w:ins w:id="14006" w:author="James Vu" w:date="2024-04-19T00:01:00Z"/>
          <w:trPrChange w:id="14007" w:author="James Vu" w:date="2024-04-19T00:20:00Z">
            <w:trPr>
              <w:trHeight w:val="360"/>
            </w:trPr>
          </w:trPrChange>
        </w:trPr>
        <w:tc>
          <w:tcPr>
            <w:tcW w:w="704" w:type="dxa"/>
            <w:shd w:val="clear" w:color="auto" w:fill="auto"/>
            <w:noWrap/>
            <w:vAlign w:val="center"/>
            <w:hideMark/>
            <w:tcPrChange w:id="14008" w:author="James Vu" w:date="2024-04-19T00:20:00Z">
              <w:tcPr>
                <w:tcW w:w="704" w:type="dxa"/>
                <w:shd w:val="clear" w:color="auto" w:fill="auto"/>
                <w:noWrap/>
                <w:vAlign w:val="center"/>
                <w:hideMark/>
              </w:tcPr>
            </w:tcPrChange>
          </w:tcPr>
          <w:p w14:paraId="31AF266A" w14:textId="77777777" w:rsidR="004D28C1" w:rsidRPr="003C02FF" w:rsidRDefault="004D28C1" w:rsidP="004D28C1">
            <w:pPr>
              <w:jc w:val="center"/>
              <w:rPr>
                <w:ins w:id="14009" w:author="James Vu" w:date="2024-04-19T00:01:00Z"/>
                <w:b/>
                <w:bCs/>
                <w:color w:val="000000"/>
                <w:rPrChange w:id="14010" w:author="James Vu" w:date="2024-04-19T00:19:00Z">
                  <w:rPr>
                    <w:ins w:id="14011" w:author="James Vu" w:date="2024-04-19T00:01:00Z"/>
                    <w:b/>
                    <w:bCs/>
                    <w:color w:val="000000"/>
                    <w:sz w:val="28"/>
                    <w:szCs w:val="28"/>
                  </w:rPr>
                </w:rPrChange>
              </w:rPr>
            </w:pPr>
            <w:ins w:id="14012" w:author="James Vu" w:date="2024-04-19T00:01:00Z">
              <w:r w:rsidRPr="003C02FF">
                <w:rPr>
                  <w:b/>
                  <w:bCs/>
                  <w:color w:val="000000"/>
                  <w:rPrChange w:id="14013" w:author="James Vu" w:date="2024-04-19T00:19:00Z">
                    <w:rPr>
                      <w:b/>
                      <w:bCs/>
                      <w:color w:val="000000"/>
                      <w:sz w:val="28"/>
                      <w:szCs w:val="28"/>
                    </w:rPr>
                  </w:rPrChange>
                </w:rPr>
                <w:t> </w:t>
              </w:r>
            </w:ins>
          </w:p>
        </w:tc>
        <w:tc>
          <w:tcPr>
            <w:tcW w:w="8358" w:type="dxa"/>
            <w:shd w:val="clear" w:color="auto" w:fill="auto"/>
            <w:noWrap/>
            <w:vAlign w:val="center"/>
            <w:hideMark/>
            <w:tcPrChange w:id="14014" w:author="James Vu" w:date="2024-04-19T00:20:00Z">
              <w:tcPr>
                <w:tcW w:w="8358" w:type="dxa"/>
                <w:shd w:val="clear" w:color="auto" w:fill="auto"/>
                <w:noWrap/>
                <w:vAlign w:val="center"/>
                <w:hideMark/>
              </w:tcPr>
            </w:tcPrChange>
          </w:tcPr>
          <w:p w14:paraId="276186E7" w14:textId="77777777" w:rsidR="004D28C1" w:rsidRPr="003C02FF" w:rsidRDefault="004D28C1" w:rsidP="004D28C1">
            <w:pPr>
              <w:rPr>
                <w:ins w:id="14015" w:author="James Vu" w:date="2024-04-19T00:01:00Z"/>
                <w:color w:val="0D0D0D"/>
                <w:rPrChange w:id="14016" w:author="James Vu" w:date="2024-04-19T00:19:00Z">
                  <w:rPr>
                    <w:ins w:id="14017" w:author="James Vu" w:date="2024-04-19T00:01:00Z"/>
                    <w:color w:val="0D0D0D"/>
                    <w:sz w:val="28"/>
                    <w:szCs w:val="28"/>
                  </w:rPr>
                </w:rPrChange>
              </w:rPr>
            </w:pPr>
            <w:ins w:id="14018" w:author="James Vu" w:date="2024-04-19T00:01:00Z">
              <w:r w:rsidRPr="003C02FF">
                <w:rPr>
                  <w:color w:val="0D0D0D"/>
                  <w:rPrChange w:id="14019" w:author="James Vu" w:date="2024-04-19T00:19:00Z">
                    <w:rPr>
                      <w:color w:val="0D0D0D"/>
                      <w:sz w:val="28"/>
                      <w:szCs w:val="28"/>
                    </w:rPr>
                  </w:rPrChange>
                </w:rPr>
                <w:t>Xuất báo cáo ra các định dạng khác nhau như PDF, Excel, HTML</w:t>
              </w:r>
            </w:ins>
          </w:p>
        </w:tc>
      </w:tr>
      <w:tr w:rsidR="003C02FF" w:rsidRPr="003C02FF" w14:paraId="24595D63" w14:textId="77777777" w:rsidTr="003C02FF">
        <w:trPr>
          <w:trHeight w:val="360"/>
          <w:ins w:id="14020" w:author="James Vu" w:date="2024-04-19T00:01:00Z"/>
          <w:trPrChange w:id="14021" w:author="James Vu" w:date="2024-04-19T00:20:00Z">
            <w:trPr>
              <w:trHeight w:val="360"/>
            </w:trPr>
          </w:trPrChange>
        </w:trPr>
        <w:tc>
          <w:tcPr>
            <w:tcW w:w="704" w:type="dxa"/>
            <w:shd w:val="clear" w:color="auto" w:fill="auto"/>
            <w:noWrap/>
            <w:vAlign w:val="center"/>
            <w:hideMark/>
            <w:tcPrChange w:id="14022" w:author="James Vu" w:date="2024-04-19T00:20:00Z">
              <w:tcPr>
                <w:tcW w:w="704" w:type="dxa"/>
                <w:shd w:val="clear" w:color="auto" w:fill="auto"/>
                <w:noWrap/>
                <w:vAlign w:val="center"/>
                <w:hideMark/>
              </w:tcPr>
            </w:tcPrChange>
          </w:tcPr>
          <w:p w14:paraId="694DDAC8" w14:textId="77777777" w:rsidR="004D28C1" w:rsidRPr="003C02FF" w:rsidRDefault="004D28C1" w:rsidP="004D28C1">
            <w:pPr>
              <w:jc w:val="center"/>
              <w:rPr>
                <w:ins w:id="14023" w:author="James Vu" w:date="2024-04-19T00:01:00Z"/>
                <w:b/>
                <w:bCs/>
                <w:color w:val="000000"/>
                <w:rPrChange w:id="14024" w:author="James Vu" w:date="2024-04-19T00:19:00Z">
                  <w:rPr>
                    <w:ins w:id="14025" w:author="James Vu" w:date="2024-04-19T00:01:00Z"/>
                    <w:b/>
                    <w:bCs/>
                    <w:color w:val="000000"/>
                    <w:sz w:val="28"/>
                    <w:szCs w:val="28"/>
                  </w:rPr>
                </w:rPrChange>
              </w:rPr>
            </w:pPr>
            <w:ins w:id="14026" w:author="James Vu" w:date="2024-04-19T00:01:00Z">
              <w:r w:rsidRPr="003C02FF">
                <w:rPr>
                  <w:b/>
                  <w:bCs/>
                  <w:color w:val="000000"/>
                  <w:rPrChange w:id="14027" w:author="James Vu" w:date="2024-04-19T00:19:00Z">
                    <w:rPr>
                      <w:b/>
                      <w:bCs/>
                      <w:color w:val="000000"/>
                      <w:sz w:val="28"/>
                      <w:szCs w:val="28"/>
                    </w:rPr>
                  </w:rPrChange>
                </w:rPr>
                <w:t> </w:t>
              </w:r>
            </w:ins>
          </w:p>
        </w:tc>
        <w:tc>
          <w:tcPr>
            <w:tcW w:w="8358" w:type="dxa"/>
            <w:shd w:val="clear" w:color="auto" w:fill="auto"/>
            <w:noWrap/>
            <w:vAlign w:val="center"/>
            <w:hideMark/>
            <w:tcPrChange w:id="14028" w:author="James Vu" w:date="2024-04-19T00:20:00Z">
              <w:tcPr>
                <w:tcW w:w="8358" w:type="dxa"/>
                <w:shd w:val="clear" w:color="auto" w:fill="auto"/>
                <w:noWrap/>
                <w:vAlign w:val="center"/>
                <w:hideMark/>
              </w:tcPr>
            </w:tcPrChange>
          </w:tcPr>
          <w:p w14:paraId="6ACF0E02" w14:textId="77777777" w:rsidR="004D28C1" w:rsidRPr="003C02FF" w:rsidRDefault="004D28C1" w:rsidP="004D28C1">
            <w:pPr>
              <w:rPr>
                <w:ins w:id="14029" w:author="James Vu" w:date="2024-04-19T00:01:00Z"/>
                <w:color w:val="0D0D0D"/>
                <w:rPrChange w:id="14030" w:author="James Vu" w:date="2024-04-19T00:19:00Z">
                  <w:rPr>
                    <w:ins w:id="14031" w:author="James Vu" w:date="2024-04-19T00:01:00Z"/>
                    <w:color w:val="0D0D0D"/>
                    <w:sz w:val="28"/>
                    <w:szCs w:val="28"/>
                  </w:rPr>
                </w:rPrChange>
              </w:rPr>
            </w:pPr>
            <w:ins w:id="14032" w:author="James Vu" w:date="2024-04-19T00:01:00Z">
              <w:r w:rsidRPr="003C02FF">
                <w:rPr>
                  <w:color w:val="0D0D0D"/>
                  <w:rPrChange w:id="14033" w:author="James Vu" w:date="2024-04-19T00:19:00Z">
                    <w:rPr>
                      <w:color w:val="0D0D0D"/>
                      <w:sz w:val="28"/>
                      <w:szCs w:val="28"/>
                    </w:rPr>
                  </w:rPrChange>
                </w:rPr>
                <w:t>Thống kê các dự liệu theo các mục tiêu thời gian, khu vực hành chính, nhiệm vụ</w:t>
              </w:r>
            </w:ins>
          </w:p>
        </w:tc>
      </w:tr>
      <w:tr w:rsidR="003C02FF" w:rsidRPr="003C02FF" w14:paraId="0D975523" w14:textId="77777777" w:rsidTr="003C02FF">
        <w:trPr>
          <w:trHeight w:val="360"/>
          <w:ins w:id="14034" w:author="James Vu" w:date="2024-04-19T00:01:00Z"/>
          <w:trPrChange w:id="14035" w:author="James Vu" w:date="2024-04-19T00:20:00Z">
            <w:trPr>
              <w:trHeight w:val="360"/>
            </w:trPr>
          </w:trPrChange>
        </w:trPr>
        <w:tc>
          <w:tcPr>
            <w:tcW w:w="704" w:type="dxa"/>
            <w:shd w:val="clear" w:color="auto" w:fill="auto"/>
            <w:noWrap/>
            <w:vAlign w:val="center"/>
            <w:hideMark/>
            <w:tcPrChange w:id="14036" w:author="James Vu" w:date="2024-04-19T00:20:00Z">
              <w:tcPr>
                <w:tcW w:w="704" w:type="dxa"/>
                <w:shd w:val="clear" w:color="auto" w:fill="auto"/>
                <w:noWrap/>
                <w:vAlign w:val="center"/>
                <w:hideMark/>
              </w:tcPr>
            </w:tcPrChange>
          </w:tcPr>
          <w:p w14:paraId="13605FC8" w14:textId="77777777" w:rsidR="004D28C1" w:rsidRPr="003C02FF" w:rsidRDefault="004D28C1" w:rsidP="004D28C1">
            <w:pPr>
              <w:jc w:val="center"/>
              <w:rPr>
                <w:ins w:id="14037" w:author="James Vu" w:date="2024-04-19T00:01:00Z"/>
                <w:b/>
                <w:bCs/>
                <w:color w:val="000000"/>
                <w:rPrChange w:id="14038" w:author="James Vu" w:date="2024-04-19T00:19:00Z">
                  <w:rPr>
                    <w:ins w:id="14039" w:author="James Vu" w:date="2024-04-19T00:01:00Z"/>
                    <w:b/>
                    <w:bCs/>
                    <w:color w:val="000000"/>
                    <w:sz w:val="28"/>
                    <w:szCs w:val="28"/>
                  </w:rPr>
                </w:rPrChange>
              </w:rPr>
            </w:pPr>
            <w:ins w:id="14040" w:author="James Vu" w:date="2024-04-19T00:01:00Z">
              <w:r w:rsidRPr="003C02FF">
                <w:rPr>
                  <w:b/>
                  <w:bCs/>
                  <w:color w:val="000000"/>
                  <w:rPrChange w:id="14041" w:author="James Vu" w:date="2024-04-19T00:19:00Z">
                    <w:rPr>
                      <w:b/>
                      <w:bCs/>
                      <w:color w:val="000000"/>
                      <w:sz w:val="28"/>
                      <w:szCs w:val="28"/>
                    </w:rPr>
                  </w:rPrChange>
                </w:rPr>
                <w:t> </w:t>
              </w:r>
            </w:ins>
          </w:p>
        </w:tc>
        <w:tc>
          <w:tcPr>
            <w:tcW w:w="8358" w:type="dxa"/>
            <w:shd w:val="clear" w:color="auto" w:fill="auto"/>
            <w:noWrap/>
            <w:vAlign w:val="center"/>
            <w:hideMark/>
            <w:tcPrChange w:id="14042" w:author="James Vu" w:date="2024-04-19T00:20:00Z">
              <w:tcPr>
                <w:tcW w:w="8358" w:type="dxa"/>
                <w:shd w:val="clear" w:color="auto" w:fill="auto"/>
                <w:noWrap/>
                <w:vAlign w:val="center"/>
                <w:hideMark/>
              </w:tcPr>
            </w:tcPrChange>
          </w:tcPr>
          <w:p w14:paraId="734733B3" w14:textId="77777777" w:rsidR="004D28C1" w:rsidRPr="003C02FF" w:rsidRDefault="004D28C1" w:rsidP="004D28C1">
            <w:pPr>
              <w:rPr>
                <w:ins w:id="14043" w:author="James Vu" w:date="2024-04-19T00:01:00Z"/>
                <w:color w:val="0D0D0D"/>
                <w:rPrChange w:id="14044" w:author="James Vu" w:date="2024-04-19T00:19:00Z">
                  <w:rPr>
                    <w:ins w:id="14045" w:author="James Vu" w:date="2024-04-19T00:01:00Z"/>
                    <w:color w:val="0D0D0D"/>
                    <w:sz w:val="28"/>
                    <w:szCs w:val="28"/>
                  </w:rPr>
                </w:rPrChange>
              </w:rPr>
            </w:pPr>
            <w:ins w:id="14046" w:author="James Vu" w:date="2024-04-19T00:01:00Z">
              <w:r w:rsidRPr="003C02FF">
                <w:rPr>
                  <w:color w:val="0D0D0D"/>
                  <w:rPrChange w:id="14047" w:author="James Vu" w:date="2024-04-19T00:19:00Z">
                    <w:rPr>
                      <w:color w:val="0D0D0D"/>
                      <w:sz w:val="28"/>
                      <w:szCs w:val="28"/>
                    </w:rPr>
                  </w:rPrChange>
                </w:rPr>
                <w:t>Thống kê ngươi dùng truy vấn hệ thống chi tiết</w:t>
              </w:r>
            </w:ins>
          </w:p>
        </w:tc>
      </w:tr>
      <w:tr w:rsidR="003C02FF" w:rsidRPr="003C02FF" w14:paraId="094232DC" w14:textId="77777777" w:rsidTr="003C02FF">
        <w:trPr>
          <w:trHeight w:val="360"/>
          <w:ins w:id="14048" w:author="James Vu" w:date="2024-04-19T00:01:00Z"/>
          <w:trPrChange w:id="14049" w:author="James Vu" w:date="2024-04-19T00:20:00Z">
            <w:trPr>
              <w:trHeight w:val="360"/>
            </w:trPr>
          </w:trPrChange>
        </w:trPr>
        <w:tc>
          <w:tcPr>
            <w:tcW w:w="704" w:type="dxa"/>
            <w:shd w:val="clear" w:color="auto" w:fill="auto"/>
            <w:noWrap/>
            <w:vAlign w:val="center"/>
            <w:hideMark/>
            <w:tcPrChange w:id="14050" w:author="James Vu" w:date="2024-04-19T00:20:00Z">
              <w:tcPr>
                <w:tcW w:w="704" w:type="dxa"/>
                <w:shd w:val="clear" w:color="auto" w:fill="auto"/>
                <w:noWrap/>
                <w:vAlign w:val="center"/>
                <w:hideMark/>
              </w:tcPr>
            </w:tcPrChange>
          </w:tcPr>
          <w:p w14:paraId="01A9E3FB" w14:textId="77777777" w:rsidR="004D28C1" w:rsidRPr="003C02FF" w:rsidRDefault="004D28C1" w:rsidP="004D28C1">
            <w:pPr>
              <w:jc w:val="center"/>
              <w:rPr>
                <w:ins w:id="14051" w:author="James Vu" w:date="2024-04-19T00:01:00Z"/>
                <w:b/>
                <w:bCs/>
                <w:color w:val="000000"/>
                <w:rPrChange w:id="14052" w:author="James Vu" w:date="2024-04-19T00:19:00Z">
                  <w:rPr>
                    <w:ins w:id="14053" w:author="James Vu" w:date="2024-04-19T00:01:00Z"/>
                    <w:b/>
                    <w:bCs/>
                    <w:color w:val="000000"/>
                    <w:sz w:val="28"/>
                    <w:szCs w:val="28"/>
                  </w:rPr>
                </w:rPrChange>
              </w:rPr>
            </w:pPr>
            <w:ins w:id="14054" w:author="James Vu" w:date="2024-04-19T00:01:00Z">
              <w:r w:rsidRPr="003C02FF">
                <w:rPr>
                  <w:b/>
                  <w:bCs/>
                  <w:color w:val="000000"/>
                  <w:rPrChange w:id="14055" w:author="James Vu" w:date="2024-04-19T00:19:00Z">
                    <w:rPr>
                      <w:b/>
                      <w:bCs/>
                      <w:color w:val="000000"/>
                      <w:sz w:val="28"/>
                      <w:szCs w:val="28"/>
                    </w:rPr>
                  </w:rPrChange>
                </w:rPr>
                <w:t> </w:t>
              </w:r>
            </w:ins>
          </w:p>
        </w:tc>
        <w:tc>
          <w:tcPr>
            <w:tcW w:w="8358" w:type="dxa"/>
            <w:shd w:val="clear" w:color="auto" w:fill="auto"/>
            <w:noWrap/>
            <w:vAlign w:val="center"/>
            <w:hideMark/>
            <w:tcPrChange w:id="14056" w:author="James Vu" w:date="2024-04-19T00:20:00Z">
              <w:tcPr>
                <w:tcW w:w="8358" w:type="dxa"/>
                <w:shd w:val="clear" w:color="auto" w:fill="auto"/>
                <w:noWrap/>
                <w:vAlign w:val="center"/>
                <w:hideMark/>
              </w:tcPr>
            </w:tcPrChange>
          </w:tcPr>
          <w:p w14:paraId="6D9BB380" w14:textId="77777777" w:rsidR="004D28C1" w:rsidRPr="003C02FF" w:rsidRDefault="004D28C1" w:rsidP="004D28C1">
            <w:pPr>
              <w:rPr>
                <w:ins w:id="14057" w:author="James Vu" w:date="2024-04-19T00:01:00Z"/>
                <w:color w:val="0D0D0D"/>
                <w:rPrChange w:id="14058" w:author="James Vu" w:date="2024-04-19T00:19:00Z">
                  <w:rPr>
                    <w:ins w:id="14059" w:author="James Vu" w:date="2024-04-19T00:01:00Z"/>
                    <w:color w:val="0D0D0D"/>
                    <w:sz w:val="28"/>
                    <w:szCs w:val="28"/>
                  </w:rPr>
                </w:rPrChange>
              </w:rPr>
            </w:pPr>
            <w:ins w:id="14060" w:author="James Vu" w:date="2024-04-19T00:01:00Z">
              <w:r w:rsidRPr="003C02FF">
                <w:rPr>
                  <w:color w:val="0D0D0D"/>
                  <w:rPrChange w:id="14061" w:author="James Vu" w:date="2024-04-19T00:19:00Z">
                    <w:rPr>
                      <w:color w:val="0D0D0D"/>
                      <w:sz w:val="28"/>
                      <w:szCs w:val="28"/>
                    </w:rPr>
                  </w:rPrChange>
                </w:rPr>
                <w:t>Danh mục tổng quang các chỉ số, dử liệu tổng hợp theo dạng biểu đồ, dashboard</w:t>
              </w:r>
            </w:ins>
          </w:p>
        </w:tc>
      </w:tr>
      <w:tr w:rsidR="003C02FF" w:rsidRPr="003C02FF" w14:paraId="5C8A49AE" w14:textId="77777777" w:rsidTr="003C02FF">
        <w:trPr>
          <w:trHeight w:val="360"/>
          <w:ins w:id="14062" w:author="James Vu" w:date="2024-04-19T00:01:00Z"/>
          <w:trPrChange w:id="14063" w:author="James Vu" w:date="2024-04-19T00:20:00Z">
            <w:trPr>
              <w:trHeight w:val="360"/>
            </w:trPr>
          </w:trPrChange>
        </w:trPr>
        <w:tc>
          <w:tcPr>
            <w:tcW w:w="704" w:type="dxa"/>
            <w:shd w:val="clear" w:color="auto" w:fill="auto"/>
            <w:noWrap/>
            <w:vAlign w:val="center"/>
            <w:hideMark/>
            <w:tcPrChange w:id="14064" w:author="James Vu" w:date="2024-04-19T00:20:00Z">
              <w:tcPr>
                <w:tcW w:w="704" w:type="dxa"/>
                <w:shd w:val="clear" w:color="auto" w:fill="auto"/>
                <w:noWrap/>
                <w:vAlign w:val="center"/>
                <w:hideMark/>
              </w:tcPr>
            </w:tcPrChange>
          </w:tcPr>
          <w:p w14:paraId="4BA5DC71" w14:textId="77777777" w:rsidR="004D28C1" w:rsidRPr="003C02FF" w:rsidRDefault="004D28C1" w:rsidP="004D28C1">
            <w:pPr>
              <w:jc w:val="center"/>
              <w:rPr>
                <w:ins w:id="14065" w:author="James Vu" w:date="2024-04-19T00:01:00Z"/>
                <w:b/>
                <w:bCs/>
                <w:color w:val="000000"/>
                <w:rPrChange w:id="14066" w:author="James Vu" w:date="2024-04-19T00:19:00Z">
                  <w:rPr>
                    <w:ins w:id="14067" w:author="James Vu" w:date="2024-04-19T00:01:00Z"/>
                    <w:b/>
                    <w:bCs/>
                    <w:color w:val="000000"/>
                    <w:sz w:val="28"/>
                    <w:szCs w:val="28"/>
                  </w:rPr>
                </w:rPrChange>
              </w:rPr>
            </w:pPr>
            <w:ins w:id="14068" w:author="James Vu" w:date="2024-04-19T00:01:00Z">
              <w:r w:rsidRPr="003C02FF">
                <w:rPr>
                  <w:b/>
                  <w:bCs/>
                  <w:color w:val="000000"/>
                  <w:rPrChange w:id="14069" w:author="James Vu" w:date="2024-04-19T00:19:00Z">
                    <w:rPr>
                      <w:b/>
                      <w:bCs/>
                      <w:color w:val="000000"/>
                      <w:sz w:val="28"/>
                      <w:szCs w:val="28"/>
                    </w:rPr>
                  </w:rPrChange>
                </w:rPr>
                <w:t>21</w:t>
              </w:r>
            </w:ins>
          </w:p>
        </w:tc>
        <w:tc>
          <w:tcPr>
            <w:tcW w:w="8358" w:type="dxa"/>
            <w:shd w:val="clear" w:color="auto" w:fill="auto"/>
            <w:noWrap/>
            <w:vAlign w:val="center"/>
            <w:hideMark/>
            <w:tcPrChange w:id="14070" w:author="James Vu" w:date="2024-04-19T00:20:00Z">
              <w:tcPr>
                <w:tcW w:w="8358" w:type="dxa"/>
                <w:shd w:val="clear" w:color="auto" w:fill="auto"/>
                <w:noWrap/>
                <w:vAlign w:val="center"/>
                <w:hideMark/>
              </w:tcPr>
            </w:tcPrChange>
          </w:tcPr>
          <w:p w14:paraId="3506AF92" w14:textId="77777777" w:rsidR="004D28C1" w:rsidRPr="003C02FF" w:rsidRDefault="004D28C1" w:rsidP="004D28C1">
            <w:pPr>
              <w:rPr>
                <w:ins w:id="14071" w:author="James Vu" w:date="2024-04-19T00:01:00Z"/>
                <w:b/>
                <w:bCs/>
                <w:color w:val="0D0D0D"/>
                <w:rPrChange w:id="14072" w:author="James Vu" w:date="2024-04-19T00:19:00Z">
                  <w:rPr>
                    <w:ins w:id="14073" w:author="James Vu" w:date="2024-04-19T00:01:00Z"/>
                    <w:b/>
                    <w:bCs/>
                    <w:color w:val="0D0D0D"/>
                    <w:sz w:val="28"/>
                    <w:szCs w:val="28"/>
                  </w:rPr>
                </w:rPrChange>
              </w:rPr>
            </w:pPr>
            <w:ins w:id="14074" w:author="James Vu" w:date="2024-04-19T00:01:00Z">
              <w:r w:rsidRPr="003C02FF">
                <w:rPr>
                  <w:b/>
                  <w:bCs/>
                  <w:color w:val="0D0D0D"/>
                  <w:rPrChange w:id="14075" w:author="James Vu" w:date="2024-04-19T00:19:00Z">
                    <w:rPr>
                      <w:b/>
                      <w:bCs/>
                      <w:color w:val="0D0D0D"/>
                      <w:sz w:val="28"/>
                      <w:szCs w:val="28"/>
                    </w:rPr>
                  </w:rPrChange>
                </w:rPr>
                <w:t>Ứng Dụng Di Động (Android Và iOS)</w:t>
              </w:r>
            </w:ins>
          </w:p>
        </w:tc>
      </w:tr>
      <w:tr w:rsidR="003C02FF" w:rsidRPr="003C02FF" w14:paraId="3579FDA4" w14:textId="77777777" w:rsidTr="003C02FF">
        <w:trPr>
          <w:trHeight w:val="360"/>
          <w:ins w:id="14076" w:author="James Vu" w:date="2024-04-19T00:01:00Z"/>
          <w:trPrChange w:id="14077" w:author="James Vu" w:date="2024-04-19T00:20:00Z">
            <w:trPr>
              <w:trHeight w:val="360"/>
            </w:trPr>
          </w:trPrChange>
        </w:trPr>
        <w:tc>
          <w:tcPr>
            <w:tcW w:w="704" w:type="dxa"/>
            <w:shd w:val="clear" w:color="auto" w:fill="auto"/>
            <w:noWrap/>
            <w:vAlign w:val="center"/>
            <w:hideMark/>
            <w:tcPrChange w:id="14078" w:author="James Vu" w:date="2024-04-19T00:20:00Z">
              <w:tcPr>
                <w:tcW w:w="704" w:type="dxa"/>
                <w:shd w:val="clear" w:color="auto" w:fill="auto"/>
                <w:noWrap/>
                <w:vAlign w:val="center"/>
                <w:hideMark/>
              </w:tcPr>
            </w:tcPrChange>
          </w:tcPr>
          <w:p w14:paraId="403989A7" w14:textId="77777777" w:rsidR="004D28C1" w:rsidRPr="003C02FF" w:rsidRDefault="004D28C1" w:rsidP="004D28C1">
            <w:pPr>
              <w:jc w:val="center"/>
              <w:rPr>
                <w:ins w:id="14079" w:author="James Vu" w:date="2024-04-19T00:01:00Z"/>
                <w:b/>
                <w:bCs/>
                <w:color w:val="000000"/>
                <w:rPrChange w:id="14080" w:author="James Vu" w:date="2024-04-19T00:19:00Z">
                  <w:rPr>
                    <w:ins w:id="14081" w:author="James Vu" w:date="2024-04-19T00:01:00Z"/>
                    <w:b/>
                    <w:bCs/>
                    <w:color w:val="000000"/>
                    <w:sz w:val="28"/>
                    <w:szCs w:val="28"/>
                  </w:rPr>
                </w:rPrChange>
              </w:rPr>
            </w:pPr>
            <w:ins w:id="14082" w:author="James Vu" w:date="2024-04-19T00:01:00Z">
              <w:r w:rsidRPr="003C02FF">
                <w:rPr>
                  <w:b/>
                  <w:bCs/>
                  <w:color w:val="000000"/>
                  <w:rPrChange w:id="14083" w:author="James Vu" w:date="2024-04-19T00:19:00Z">
                    <w:rPr>
                      <w:b/>
                      <w:bCs/>
                      <w:color w:val="000000"/>
                      <w:sz w:val="28"/>
                      <w:szCs w:val="28"/>
                    </w:rPr>
                  </w:rPrChange>
                </w:rPr>
                <w:t> </w:t>
              </w:r>
            </w:ins>
          </w:p>
        </w:tc>
        <w:tc>
          <w:tcPr>
            <w:tcW w:w="8358" w:type="dxa"/>
            <w:shd w:val="clear" w:color="auto" w:fill="auto"/>
            <w:noWrap/>
            <w:vAlign w:val="center"/>
            <w:hideMark/>
            <w:tcPrChange w:id="14084" w:author="James Vu" w:date="2024-04-19T00:20:00Z">
              <w:tcPr>
                <w:tcW w:w="8358" w:type="dxa"/>
                <w:shd w:val="clear" w:color="auto" w:fill="auto"/>
                <w:noWrap/>
                <w:vAlign w:val="center"/>
                <w:hideMark/>
              </w:tcPr>
            </w:tcPrChange>
          </w:tcPr>
          <w:p w14:paraId="7A62A5A7" w14:textId="77777777" w:rsidR="004D28C1" w:rsidRPr="003C02FF" w:rsidRDefault="004D28C1" w:rsidP="004D28C1">
            <w:pPr>
              <w:rPr>
                <w:ins w:id="14085" w:author="James Vu" w:date="2024-04-19T00:01:00Z"/>
                <w:color w:val="0D0D0D"/>
                <w:rPrChange w:id="14086" w:author="James Vu" w:date="2024-04-19T00:19:00Z">
                  <w:rPr>
                    <w:ins w:id="14087" w:author="James Vu" w:date="2024-04-19T00:01:00Z"/>
                    <w:color w:val="0D0D0D"/>
                    <w:sz w:val="28"/>
                    <w:szCs w:val="28"/>
                  </w:rPr>
                </w:rPrChange>
              </w:rPr>
            </w:pPr>
            <w:ins w:id="14088" w:author="James Vu" w:date="2024-04-19T00:01:00Z">
              <w:r w:rsidRPr="003C02FF">
                <w:rPr>
                  <w:color w:val="0D0D0D"/>
                  <w:rPrChange w:id="14089" w:author="James Vu" w:date="2024-04-19T00:19:00Z">
                    <w:rPr>
                      <w:color w:val="0D0D0D"/>
                      <w:sz w:val="28"/>
                      <w:szCs w:val="28"/>
                    </w:rPr>
                  </w:rPrChange>
                </w:rPr>
                <w:t>Thực hiện các chức năng thao tác nhanh trên nền tảng thiết bị di động cho Cơ Quan Quản Lý</w:t>
              </w:r>
            </w:ins>
          </w:p>
        </w:tc>
      </w:tr>
      <w:tr w:rsidR="003C02FF" w:rsidRPr="003C02FF" w14:paraId="69F66A91" w14:textId="77777777" w:rsidTr="003C02FF">
        <w:trPr>
          <w:trHeight w:val="360"/>
          <w:ins w:id="14090" w:author="James Vu" w:date="2024-04-19T00:01:00Z"/>
          <w:trPrChange w:id="14091" w:author="James Vu" w:date="2024-04-19T00:20:00Z">
            <w:trPr>
              <w:trHeight w:val="360"/>
            </w:trPr>
          </w:trPrChange>
        </w:trPr>
        <w:tc>
          <w:tcPr>
            <w:tcW w:w="704" w:type="dxa"/>
            <w:shd w:val="clear" w:color="auto" w:fill="auto"/>
            <w:noWrap/>
            <w:vAlign w:val="center"/>
            <w:hideMark/>
            <w:tcPrChange w:id="14092" w:author="James Vu" w:date="2024-04-19T00:20:00Z">
              <w:tcPr>
                <w:tcW w:w="704" w:type="dxa"/>
                <w:shd w:val="clear" w:color="auto" w:fill="auto"/>
                <w:noWrap/>
                <w:vAlign w:val="center"/>
                <w:hideMark/>
              </w:tcPr>
            </w:tcPrChange>
          </w:tcPr>
          <w:p w14:paraId="24044DBA" w14:textId="77777777" w:rsidR="004D28C1" w:rsidRPr="003C02FF" w:rsidRDefault="004D28C1" w:rsidP="004D28C1">
            <w:pPr>
              <w:jc w:val="center"/>
              <w:rPr>
                <w:ins w:id="14093" w:author="James Vu" w:date="2024-04-19T00:01:00Z"/>
                <w:b/>
                <w:bCs/>
                <w:color w:val="000000"/>
                <w:rPrChange w:id="14094" w:author="James Vu" w:date="2024-04-19T00:19:00Z">
                  <w:rPr>
                    <w:ins w:id="14095" w:author="James Vu" w:date="2024-04-19T00:01:00Z"/>
                    <w:b/>
                    <w:bCs/>
                    <w:color w:val="000000"/>
                    <w:sz w:val="28"/>
                    <w:szCs w:val="28"/>
                  </w:rPr>
                </w:rPrChange>
              </w:rPr>
            </w:pPr>
            <w:ins w:id="14096" w:author="James Vu" w:date="2024-04-19T00:01:00Z">
              <w:r w:rsidRPr="003C02FF">
                <w:rPr>
                  <w:b/>
                  <w:bCs/>
                  <w:color w:val="000000"/>
                  <w:rPrChange w:id="14097" w:author="James Vu" w:date="2024-04-19T00:19:00Z">
                    <w:rPr>
                      <w:b/>
                      <w:bCs/>
                      <w:color w:val="000000"/>
                      <w:sz w:val="28"/>
                      <w:szCs w:val="28"/>
                    </w:rPr>
                  </w:rPrChange>
                </w:rPr>
                <w:t> </w:t>
              </w:r>
            </w:ins>
          </w:p>
        </w:tc>
        <w:tc>
          <w:tcPr>
            <w:tcW w:w="8358" w:type="dxa"/>
            <w:shd w:val="clear" w:color="auto" w:fill="auto"/>
            <w:noWrap/>
            <w:vAlign w:val="center"/>
            <w:hideMark/>
            <w:tcPrChange w:id="14098" w:author="James Vu" w:date="2024-04-19T00:20:00Z">
              <w:tcPr>
                <w:tcW w:w="8358" w:type="dxa"/>
                <w:shd w:val="clear" w:color="auto" w:fill="auto"/>
                <w:noWrap/>
                <w:vAlign w:val="center"/>
                <w:hideMark/>
              </w:tcPr>
            </w:tcPrChange>
          </w:tcPr>
          <w:p w14:paraId="5426A78B" w14:textId="77777777" w:rsidR="004D28C1" w:rsidRPr="003C02FF" w:rsidRDefault="004D28C1" w:rsidP="004D28C1">
            <w:pPr>
              <w:rPr>
                <w:ins w:id="14099" w:author="James Vu" w:date="2024-04-19T00:01:00Z"/>
                <w:color w:val="0D0D0D"/>
                <w:rPrChange w:id="14100" w:author="James Vu" w:date="2024-04-19T00:19:00Z">
                  <w:rPr>
                    <w:ins w:id="14101" w:author="James Vu" w:date="2024-04-19T00:01:00Z"/>
                    <w:color w:val="0D0D0D"/>
                    <w:sz w:val="28"/>
                    <w:szCs w:val="28"/>
                  </w:rPr>
                </w:rPrChange>
              </w:rPr>
            </w:pPr>
            <w:ins w:id="14102" w:author="James Vu" w:date="2024-04-19T00:01:00Z">
              <w:r w:rsidRPr="003C02FF">
                <w:rPr>
                  <w:color w:val="0D0D0D"/>
                  <w:rPrChange w:id="14103" w:author="James Vu" w:date="2024-04-19T00:19:00Z">
                    <w:rPr>
                      <w:color w:val="0D0D0D"/>
                      <w:sz w:val="28"/>
                      <w:szCs w:val="28"/>
                    </w:rPr>
                  </w:rPrChange>
                </w:rPr>
                <w:t>Thực hiện các chức năng thao tác nhanh trên nền tảng thiết bị di động cho Người dân, nông hộ, HTX, doanh nghiệp …</w:t>
              </w:r>
            </w:ins>
          </w:p>
        </w:tc>
      </w:tr>
      <w:tr w:rsidR="003C02FF" w:rsidRPr="003C02FF" w14:paraId="7E3A38EA" w14:textId="77777777" w:rsidTr="003C02FF">
        <w:trPr>
          <w:trHeight w:val="360"/>
          <w:ins w:id="14104" w:author="James Vu" w:date="2024-04-19T00:01:00Z"/>
          <w:trPrChange w:id="14105" w:author="James Vu" w:date="2024-04-19T00:20:00Z">
            <w:trPr>
              <w:trHeight w:val="360"/>
            </w:trPr>
          </w:trPrChange>
        </w:trPr>
        <w:tc>
          <w:tcPr>
            <w:tcW w:w="704" w:type="dxa"/>
            <w:shd w:val="clear" w:color="auto" w:fill="auto"/>
            <w:noWrap/>
            <w:vAlign w:val="center"/>
            <w:hideMark/>
            <w:tcPrChange w:id="14106" w:author="James Vu" w:date="2024-04-19T00:20:00Z">
              <w:tcPr>
                <w:tcW w:w="704" w:type="dxa"/>
                <w:shd w:val="clear" w:color="auto" w:fill="auto"/>
                <w:noWrap/>
                <w:vAlign w:val="center"/>
                <w:hideMark/>
              </w:tcPr>
            </w:tcPrChange>
          </w:tcPr>
          <w:p w14:paraId="2D632C2C" w14:textId="77777777" w:rsidR="004D28C1" w:rsidRPr="003C02FF" w:rsidRDefault="004D28C1" w:rsidP="004D28C1">
            <w:pPr>
              <w:jc w:val="center"/>
              <w:rPr>
                <w:ins w:id="14107" w:author="James Vu" w:date="2024-04-19T00:01:00Z"/>
                <w:b/>
                <w:bCs/>
                <w:color w:val="000000"/>
                <w:rPrChange w:id="14108" w:author="James Vu" w:date="2024-04-19T00:19:00Z">
                  <w:rPr>
                    <w:ins w:id="14109" w:author="James Vu" w:date="2024-04-19T00:01:00Z"/>
                    <w:b/>
                    <w:bCs/>
                    <w:color w:val="000000"/>
                    <w:sz w:val="28"/>
                    <w:szCs w:val="28"/>
                  </w:rPr>
                </w:rPrChange>
              </w:rPr>
            </w:pPr>
            <w:ins w:id="14110" w:author="James Vu" w:date="2024-04-19T00:01:00Z">
              <w:r w:rsidRPr="003C02FF">
                <w:rPr>
                  <w:b/>
                  <w:bCs/>
                  <w:color w:val="000000"/>
                  <w:rPrChange w:id="14111" w:author="James Vu" w:date="2024-04-19T00:19:00Z">
                    <w:rPr>
                      <w:b/>
                      <w:bCs/>
                      <w:color w:val="000000"/>
                      <w:sz w:val="28"/>
                      <w:szCs w:val="28"/>
                    </w:rPr>
                  </w:rPrChange>
                </w:rPr>
                <w:t>22</w:t>
              </w:r>
            </w:ins>
          </w:p>
        </w:tc>
        <w:tc>
          <w:tcPr>
            <w:tcW w:w="8358" w:type="dxa"/>
            <w:shd w:val="clear" w:color="auto" w:fill="auto"/>
            <w:noWrap/>
            <w:vAlign w:val="center"/>
            <w:hideMark/>
            <w:tcPrChange w:id="14112" w:author="James Vu" w:date="2024-04-19T00:20:00Z">
              <w:tcPr>
                <w:tcW w:w="8358" w:type="dxa"/>
                <w:shd w:val="clear" w:color="auto" w:fill="auto"/>
                <w:noWrap/>
                <w:vAlign w:val="center"/>
                <w:hideMark/>
              </w:tcPr>
            </w:tcPrChange>
          </w:tcPr>
          <w:p w14:paraId="50A25240" w14:textId="77777777" w:rsidR="004D28C1" w:rsidRPr="003C02FF" w:rsidRDefault="004D28C1" w:rsidP="004D28C1">
            <w:pPr>
              <w:rPr>
                <w:ins w:id="14113" w:author="James Vu" w:date="2024-04-19T00:01:00Z"/>
                <w:b/>
                <w:bCs/>
                <w:color w:val="0D0D0D"/>
                <w:rPrChange w:id="14114" w:author="James Vu" w:date="2024-04-19T00:19:00Z">
                  <w:rPr>
                    <w:ins w:id="14115" w:author="James Vu" w:date="2024-04-19T00:01:00Z"/>
                    <w:b/>
                    <w:bCs/>
                    <w:color w:val="0D0D0D"/>
                    <w:sz w:val="28"/>
                    <w:szCs w:val="28"/>
                  </w:rPr>
                </w:rPrChange>
              </w:rPr>
            </w:pPr>
            <w:ins w:id="14116" w:author="James Vu" w:date="2024-04-19T00:01:00Z">
              <w:r w:rsidRPr="003C02FF">
                <w:rPr>
                  <w:b/>
                  <w:bCs/>
                  <w:color w:val="0D0D0D"/>
                  <w:rPrChange w:id="14117" w:author="James Vu" w:date="2024-04-19T00:19:00Z">
                    <w:rPr>
                      <w:b/>
                      <w:bCs/>
                      <w:color w:val="0D0D0D"/>
                      <w:sz w:val="28"/>
                      <w:szCs w:val="28"/>
                    </w:rPr>
                  </w:rPrChange>
                </w:rPr>
                <w:t>Danh sách các giao diện thực hiện trên nền tảng Web Portal</w:t>
              </w:r>
            </w:ins>
          </w:p>
        </w:tc>
      </w:tr>
      <w:tr w:rsidR="003C02FF" w:rsidRPr="003C02FF" w14:paraId="33CD250A" w14:textId="77777777" w:rsidTr="003C02FF">
        <w:trPr>
          <w:trHeight w:val="360"/>
          <w:ins w:id="14118" w:author="James Vu" w:date="2024-04-19T00:01:00Z"/>
          <w:trPrChange w:id="14119" w:author="James Vu" w:date="2024-04-19T00:20:00Z">
            <w:trPr>
              <w:trHeight w:val="360"/>
            </w:trPr>
          </w:trPrChange>
        </w:trPr>
        <w:tc>
          <w:tcPr>
            <w:tcW w:w="704" w:type="dxa"/>
            <w:shd w:val="clear" w:color="auto" w:fill="auto"/>
            <w:noWrap/>
            <w:vAlign w:val="center"/>
            <w:hideMark/>
            <w:tcPrChange w:id="14120" w:author="James Vu" w:date="2024-04-19T00:20:00Z">
              <w:tcPr>
                <w:tcW w:w="704" w:type="dxa"/>
                <w:shd w:val="clear" w:color="auto" w:fill="auto"/>
                <w:noWrap/>
                <w:vAlign w:val="center"/>
                <w:hideMark/>
              </w:tcPr>
            </w:tcPrChange>
          </w:tcPr>
          <w:p w14:paraId="1AA656C8" w14:textId="77777777" w:rsidR="004D28C1" w:rsidRPr="003C02FF" w:rsidRDefault="004D28C1" w:rsidP="004D28C1">
            <w:pPr>
              <w:jc w:val="center"/>
              <w:rPr>
                <w:ins w:id="14121" w:author="James Vu" w:date="2024-04-19T00:01:00Z"/>
                <w:b/>
                <w:bCs/>
                <w:color w:val="000000"/>
                <w:rPrChange w:id="14122" w:author="James Vu" w:date="2024-04-19T00:19:00Z">
                  <w:rPr>
                    <w:ins w:id="14123" w:author="James Vu" w:date="2024-04-19T00:01:00Z"/>
                    <w:b/>
                    <w:bCs/>
                    <w:color w:val="000000"/>
                    <w:sz w:val="28"/>
                    <w:szCs w:val="28"/>
                  </w:rPr>
                </w:rPrChange>
              </w:rPr>
            </w:pPr>
            <w:ins w:id="14124" w:author="James Vu" w:date="2024-04-19T00:01:00Z">
              <w:r w:rsidRPr="003C02FF">
                <w:rPr>
                  <w:b/>
                  <w:bCs/>
                  <w:color w:val="000000"/>
                  <w:rPrChange w:id="14125" w:author="James Vu" w:date="2024-04-19T00:19:00Z">
                    <w:rPr>
                      <w:b/>
                      <w:bCs/>
                      <w:color w:val="000000"/>
                      <w:sz w:val="28"/>
                      <w:szCs w:val="28"/>
                    </w:rPr>
                  </w:rPrChange>
                </w:rPr>
                <w:t> </w:t>
              </w:r>
            </w:ins>
          </w:p>
        </w:tc>
        <w:tc>
          <w:tcPr>
            <w:tcW w:w="8358" w:type="dxa"/>
            <w:shd w:val="clear" w:color="auto" w:fill="auto"/>
            <w:noWrap/>
            <w:vAlign w:val="center"/>
            <w:hideMark/>
            <w:tcPrChange w:id="14126" w:author="James Vu" w:date="2024-04-19T00:20:00Z">
              <w:tcPr>
                <w:tcW w:w="8358" w:type="dxa"/>
                <w:shd w:val="clear" w:color="auto" w:fill="auto"/>
                <w:noWrap/>
                <w:vAlign w:val="center"/>
                <w:hideMark/>
              </w:tcPr>
            </w:tcPrChange>
          </w:tcPr>
          <w:p w14:paraId="7A5BEE2D" w14:textId="77777777" w:rsidR="004D28C1" w:rsidRPr="003C02FF" w:rsidRDefault="004D28C1" w:rsidP="004D28C1">
            <w:pPr>
              <w:rPr>
                <w:ins w:id="14127" w:author="James Vu" w:date="2024-04-19T00:01:00Z"/>
                <w:color w:val="000000"/>
                <w:rPrChange w:id="14128" w:author="James Vu" w:date="2024-04-19T00:19:00Z">
                  <w:rPr>
                    <w:ins w:id="14129" w:author="James Vu" w:date="2024-04-19T00:01:00Z"/>
                    <w:color w:val="000000"/>
                    <w:sz w:val="28"/>
                    <w:szCs w:val="28"/>
                  </w:rPr>
                </w:rPrChange>
              </w:rPr>
            </w:pPr>
            <w:ins w:id="14130" w:author="James Vu" w:date="2024-04-19T00:01:00Z">
              <w:r w:rsidRPr="003C02FF">
                <w:rPr>
                  <w:color w:val="000000"/>
                  <w:rPrChange w:id="14131" w:author="James Vu" w:date="2024-04-19T00:19:00Z">
                    <w:rPr>
                      <w:color w:val="000000"/>
                      <w:sz w:val="28"/>
                      <w:szCs w:val="28"/>
                    </w:rPr>
                  </w:rPrChange>
                </w:rPr>
                <w:t>Bộ giao diện Hệ quản trị nội dung ( Content Management System_CMS) dành cho Cơ Quan Quản Lý</w:t>
              </w:r>
            </w:ins>
          </w:p>
        </w:tc>
      </w:tr>
      <w:tr w:rsidR="003C02FF" w:rsidRPr="003C02FF" w14:paraId="6BBF9061" w14:textId="77777777" w:rsidTr="003C02FF">
        <w:trPr>
          <w:trHeight w:val="360"/>
          <w:ins w:id="14132" w:author="James Vu" w:date="2024-04-19T00:01:00Z"/>
          <w:trPrChange w:id="14133" w:author="James Vu" w:date="2024-04-19T00:20:00Z">
            <w:trPr>
              <w:trHeight w:val="360"/>
            </w:trPr>
          </w:trPrChange>
        </w:trPr>
        <w:tc>
          <w:tcPr>
            <w:tcW w:w="704" w:type="dxa"/>
            <w:shd w:val="clear" w:color="auto" w:fill="auto"/>
            <w:noWrap/>
            <w:vAlign w:val="center"/>
            <w:hideMark/>
            <w:tcPrChange w:id="14134" w:author="James Vu" w:date="2024-04-19T00:20:00Z">
              <w:tcPr>
                <w:tcW w:w="704" w:type="dxa"/>
                <w:shd w:val="clear" w:color="auto" w:fill="auto"/>
                <w:noWrap/>
                <w:vAlign w:val="center"/>
                <w:hideMark/>
              </w:tcPr>
            </w:tcPrChange>
          </w:tcPr>
          <w:p w14:paraId="6012D1AA" w14:textId="77777777" w:rsidR="004D28C1" w:rsidRPr="003C02FF" w:rsidRDefault="004D28C1" w:rsidP="004D28C1">
            <w:pPr>
              <w:jc w:val="center"/>
              <w:rPr>
                <w:ins w:id="14135" w:author="James Vu" w:date="2024-04-19T00:01:00Z"/>
                <w:b/>
                <w:bCs/>
                <w:color w:val="000000"/>
                <w:rPrChange w:id="14136" w:author="James Vu" w:date="2024-04-19T00:19:00Z">
                  <w:rPr>
                    <w:ins w:id="14137" w:author="James Vu" w:date="2024-04-19T00:01:00Z"/>
                    <w:b/>
                    <w:bCs/>
                    <w:color w:val="000000"/>
                    <w:sz w:val="28"/>
                    <w:szCs w:val="28"/>
                  </w:rPr>
                </w:rPrChange>
              </w:rPr>
            </w:pPr>
            <w:ins w:id="14138" w:author="James Vu" w:date="2024-04-19T00:01:00Z">
              <w:r w:rsidRPr="003C02FF">
                <w:rPr>
                  <w:b/>
                  <w:bCs/>
                  <w:color w:val="000000"/>
                  <w:rPrChange w:id="14139" w:author="James Vu" w:date="2024-04-19T00:19:00Z">
                    <w:rPr>
                      <w:b/>
                      <w:bCs/>
                      <w:color w:val="000000"/>
                      <w:sz w:val="28"/>
                      <w:szCs w:val="28"/>
                    </w:rPr>
                  </w:rPrChange>
                </w:rPr>
                <w:t> </w:t>
              </w:r>
            </w:ins>
          </w:p>
        </w:tc>
        <w:tc>
          <w:tcPr>
            <w:tcW w:w="8358" w:type="dxa"/>
            <w:shd w:val="clear" w:color="auto" w:fill="auto"/>
            <w:noWrap/>
            <w:vAlign w:val="center"/>
            <w:hideMark/>
            <w:tcPrChange w:id="14140" w:author="James Vu" w:date="2024-04-19T00:20:00Z">
              <w:tcPr>
                <w:tcW w:w="8358" w:type="dxa"/>
                <w:shd w:val="clear" w:color="auto" w:fill="auto"/>
                <w:noWrap/>
                <w:vAlign w:val="center"/>
                <w:hideMark/>
              </w:tcPr>
            </w:tcPrChange>
          </w:tcPr>
          <w:p w14:paraId="4D024937" w14:textId="77777777" w:rsidR="004D28C1" w:rsidRPr="003C02FF" w:rsidRDefault="004D28C1" w:rsidP="004D28C1">
            <w:pPr>
              <w:rPr>
                <w:ins w:id="14141" w:author="James Vu" w:date="2024-04-19T00:01:00Z"/>
                <w:color w:val="000000"/>
                <w:rPrChange w:id="14142" w:author="James Vu" w:date="2024-04-19T00:19:00Z">
                  <w:rPr>
                    <w:ins w:id="14143" w:author="James Vu" w:date="2024-04-19T00:01:00Z"/>
                    <w:color w:val="000000"/>
                    <w:sz w:val="28"/>
                    <w:szCs w:val="28"/>
                  </w:rPr>
                </w:rPrChange>
              </w:rPr>
            </w:pPr>
            <w:ins w:id="14144" w:author="James Vu" w:date="2024-04-19T00:01:00Z">
              <w:r w:rsidRPr="003C02FF">
                <w:rPr>
                  <w:color w:val="000000"/>
                  <w:rPrChange w:id="14145" w:author="James Vu" w:date="2024-04-19T00:19:00Z">
                    <w:rPr>
                      <w:color w:val="000000"/>
                      <w:sz w:val="28"/>
                      <w:szCs w:val="28"/>
                    </w:rPr>
                  </w:rPrChange>
                </w:rPr>
                <w:t>Bộ giao diện Hệ quản trị nội dung ( Content Management System_CMS) dành cho Người dân, nông hộ, HTX, doanh nghiệp …</w:t>
              </w:r>
            </w:ins>
          </w:p>
        </w:tc>
      </w:tr>
      <w:tr w:rsidR="003C02FF" w:rsidRPr="003C02FF" w14:paraId="19095A0C" w14:textId="77777777" w:rsidTr="003C02FF">
        <w:trPr>
          <w:trHeight w:val="360"/>
          <w:ins w:id="14146" w:author="James Vu" w:date="2024-04-19T00:01:00Z"/>
          <w:trPrChange w:id="14147" w:author="James Vu" w:date="2024-04-19T00:20:00Z">
            <w:trPr>
              <w:trHeight w:val="360"/>
            </w:trPr>
          </w:trPrChange>
        </w:trPr>
        <w:tc>
          <w:tcPr>
            <w:tcW w:w="704" w:type="dxa"/>
            <w:shd w:val="clear" w:color="auto" w:fill="auto"/>
            <w:noWrap/>
            <w:vAlign w:val="center"/>
            <w:hideMark/>
            <w:tcPrChange w:id="14148" w:author="James Vu" w:date="2024-04-19T00:20:00Z">
              <w:tcPr>
                <w:tcW w:w="704" w:type="dxa"/>
                <w:shd w:val="clear" w:color="auto" w:fill="auto"/>
                <w:noWrap/>
                <w:vAlign w:val="center"/>
                <w:hideMark/>
              </w:tcPr>
            </w:tcPrChange>
          </w:tcPr>
          <w:p w14:paraId="2F12CB6E" w14:textId="77777777" w:rsidR="004D28C1" w:rsidRPr="003C02FF" w:rsidRDefault="004D28C1" w:rsidP="004D28C1">
            <w:pPr>
              <w:jc w:val="center"/>
              <w:rPr>
                <w:ins w:id="14149" w:author="James Vu" w:date="2024-04-19T00:01:00Z"/>
                <w:b/>
                <w:bCs/>
                <w:color w:val="000000"/>
                <w:rPrChange w:id="14150" w:author="James Vu" w:date="2024-04-19T00:19:00Z">
                  <w:rPr>
                    <w:ins w:id="14151" w:author="James Vu" w:date="2024-04-19T00:01:00Z"/>
                    <w:b/>
                    <w:bCs/>
                    <w:color w:val="000000"/>
                    <w:sz w:val="28"/>
                    <w:szCs w:val="28"/>
                  </w:rPr>
                </w:rPrChange>
              </w:rPr>
            </w:pPr>
            <w:ins w:id="14152" w:author="James Vu" w:date="2024-04-19T00:01:00Z">
              <w:r w:rsidRPr="003C02FF">
                <w:rPr>
                  <w:b/>
                  <w:bCs/>
                  <w:color w:val="000000"/>
                  <w:rPrChange w:id="14153" w:author="James Vu" w:date="2024-04-19T00:19:00Z">
                    <w:rPr>
                      <w:b/>
                      <w:bCs/>
                      <w:color w:val="000000"/>
                      <w:sz w:val="28"/>
                      <w:szCs w:val="28"/>
                    </w:rPr>
                  </w:rPrChange>
                </w:rPr>
                <w:t> </w:t>
              </w:r>
            </w:ins>
          </w:p>
        </w:tc>
        <w:tc>
          <w:tcPr>
            <w:tcW w:w="8358" w:type="dxa"/>
            <w:shd w:val="clear" w:color="auto" w:fill="auto"/>
            <w:noWrap/>
            <w:vAlign w:val="center"/>
            <w:hideMark/>
            <w:tcPrChange w:id="14154" w:author="James Vu" w:date="2024-04-19T00:20:00Z">
              <w:tcPr>
                <w:tcW w:w="8358" w:type="dxa"/>
                <w:shd w:val="clear" w:color="auto" w:fill="auto"/>
                <w:noWrap/>
                <w:vAlign w:val="center"/>
                <w:hideMark/>
              </w:tcPr>
            </w:tcPrChange>
          </w:tcPr>
          <w:p w14:paraId="7F130DE7" w14:textId="77777777" w:rsidR="004D28C1" w:rsidRPr="003C02FF" w:rsidRDefault="004D28C1" w:rsidP="004D28C1">
            <w:pPr>
              <w:rPr>
                <w:ins w:id="14155" w:author="James Vu" w:date="2024-04-19T00:01:00Z"/>
                <w:color w:val="000000"/>
                <w:rPrChange w:id="14156" w:author="James Vu" w:date="2024-04-19T00:19:00Z">
                  <w:rPr>
                    <w:ins w:id="14157" w:author="James Vu" w:date="2024-04-19T00:01:00Z"/>
                    <w:color w:val="000000"/>
                    <w:sz w:val="28"/>
                    <w:szCs w:val="28"/>
                  </w:rPr>
                </w:rPrChange>
              </w:rPr>
            </w:pPr>
            <w:ins w:id="14158" w:author="James Vu" w:date="2024-04-19T00:01:00Z">
              <w:r w:rsidRPr="003C02FF">
                <w:rPr>
                  <w:color w:val="000000"/>
                  <w:rPrChange w:id="14159" w:author="James Vu" w:date="2024-04-19T00:19:00Z">
                    <w:rPr>
                      <w:color w:val="000000"/>
                      <w:sz w:val="28"/>
                      <w:szCs w:val="28"/>
                    </w:rPr>
                  </w:rPrChange>
                </w:rPr>
                <w:t>Trang thông tin công bố của hệ thống và đăng nhập tài khoản (HomePage và Login)</w:t>
              </w:r>
            </w:ins>
          </w:p>
        </w:tc>
      </w:tr>
      <w:tr w:rsidR="003C02FF" w:rsidRPr="003C02FF" w14:paraId="62995F1D" w14:textId="77777777" w:rsidTr="003C02FF">
        <w:trPr>
          <w:trHeight w:val="360"/>
          <w:ins w:id="14160" w:author="James Vu" w:date="2024-04-19T00:01:00Z"/>
          <w:trPrChange w:id="14161" w:author="James Vu" w:date="2024-04-19T00:20:00Z">
            <w:trPr>
              <w:trHeight w:val="360"/>
            </w:trPr>
          </w:trPrChange>
        </w:trPr>
        <w:tc>
          <w:tcPr>
            <w:tcW w:w="704" w:type="dxa"/>
            <w:shd w:val="clear" w:color="auto" w:fill="auto"/>
            <w:noWrap/>
            <w:vAlign w:val="center"/>
            <w:hideMark/>
            <w:tcPrChange w:id="14162" w:author="James Vu" w:date="2024-04-19T00:20:00Z">
              <w:tcPr>
                <w:tcW w:w="704" w:type="dxa"/>
                <w:shd w:val="clear" w:color="auto" w:fill="auto"/>
                <w:noWrap/>
                <w:vAlign w:val="center"/>
                <w:hideMark/>
              </w:tcPr>
            </w:tcPrChange>
          </w:tcPr>
          <w:p w14:paraId="16D02CE5" w14:textId="77777777" w:rsidR="004D28C1" w:rsidRPr="003C02FF" w:rsidRDefault="004D28C1" w:rsidP="004D28C1">
            <w:pPr>
              <w:jc w:val="center"/>
              <w:rPr>
                <w:ins w:id="14163" w:author="James Vu" w:date="2024-04-19T00:01:00Z"/>
                <w:b/>
                <w:bCs/>
                <w:color w:val="000000"/>
                <w:rPrChange w:id="14164" w:author="James Vu" w:date="2024-04-19T00:19:00Z">
                  <w:rPr>
                    <w:ins w:id="14165" w:author="James Vu" w:date="2024-04-19T00:01:00Z"/>
                    <w:b/>
                    <w:bCs/>
                    <w:color w:val="000000"/>
                    <w:sz w:val="28"/>
                    <w:szCs w:val="28"/>
                  </w:rPr>
                </w:rPrChange>
              </w:rPr>
            </w:pPr>
            <w:ins w:id="14166" w:author="James Vu" w:date="2024-04-19T00:01:00Z">
              <w:r w:rsidRPr="003C02FF">
                <w:rPr>
                  <w:b/>
                  <w:bCs/>
                  <w:color w:val="000000"/>
                  <w:rPrChange w:id="14167" w:author="James Vu" w:date="2024-04-19T00:19:00Z">
                    <w:rPr>
                      <w:b/>
                      <w:bCs/>
                      <w:color w:val="000000"/>
                      <w:sz w:val="28"/>
                      <w:szCs w:val="28"/>
                    </w:rPr>
                  </w:rPrChange>
                </w:rPr>
                <w:t>VII</w:t>
              </w:r>
            </w:ins>
          </w:p>
        </w:tc>
        <w:tc>
          <w:tcPr>
            <w:tcW w:w="8358" w:type="dxa"/>
            <w:shd w:val="clear" w:color="auto" w:fill="auto"/>
            <w:noWrap/>
            <w:vAlign w:val="center"/>
            <w:hideMark/>
            <w:tcPrChange w:id="14168" w:author="James Vu" w:date="2024-04-19T00:20:00Z">
              <w:tcPr>
                <w:tcW w:w="8358" w:type="dxa"/>
                <w:shd w:val="clear" w:color="auto" w:fill="auto"/>
                <w:noWrap/>
                <w:vAlign w:val="center"/>
                <w:hideMark/>
              </w:tcPr>
            </w:tcPrChange>
          </w:tcPr>
          <w:p w14:paraId="4B56F8F3" w14:textId="77777777" w:rsidR="004D28C1" w:rsidRPr="003C02FF" w:rsidRDefault="004D28C1" w:rsidP="004D28C1">
            <w:pPr>
              <w:rPr>
                <w:ins w:id="14169" w:author="James Vu" w:date="2024-04-19T00:01:00Z"/>
                <w:b/>
                <w:bCs/>
                <w:color w:val="000000"/>
                <w:rPrChange w:id="14170" w:author="James Vu" w:date="2024-04-19T00:19:00Z">
                  <w:rPr>
                    <w:ins w:id="14171" w:author="James Vu" w:date="2024-04-19T00:01:00Z"/>
                    <w:b/>
                    <w:bCs/>
                    <w:color w:val="000000"/>
                    <w:sz w:val="28"/>
                    <w:szCs w:val="28"/>
                  </w:rPr>
                </w:rPrChange>
              </w:rPr>
            </w:pPr>
            <w:ins w:id="14172" w:author="James Vu" w:date="2024-04-19T00:01:00Z">
              <w:r w:rsidRPr="003C02FF">
                <w:rPr>
                  <w:b/>
                  <w:bCs/>
                  <w:color w:val="000000"/>
                  <w:rPrChange w:id="14173" w:author="James Vu" w:date="2024-04-19T00:19:00Z">
                    <w:rPr>
                      <w:b/>
                      <w:bCs/>
                      <w:color w:val="000000"/>
                      <w:sz w:val="28"/>
                      <w:szCs w:val="28"/>
                    </w:rPr>
                  </w:rPrChange>
                </w:rPr>
                <w:t>Xây dựng Hệ tính năng về lĩnh vực thủy lợi, phòng chống thiên tai tỉnh Khánh Hòa (Giai đoạn 1)</w:t>
              </w:r>
            </w:ins>
          </w:p>
        </w:tc>
      </w:tr>
      <w:tr w:rsidR="003C02FF" w:rsidRPr="003C02FF" w14:paraId="6BCA004B" w14:textId="77777777" w:rsidTr="003C02FF">
        <w:trPr>
          <w:trHeight w:val="360"/>
          <w:ins w:id="14174" w:author="James Vu" w:date="2024-04-19T00:01:00Z"/>
          <w:trPrChange w:id="14175" w:author="James Vu" w:date="2024-04-19T00:20:00Z">
            <w:trPr>
              <w:trHeight w:val="360"/>
            </w:trPr>
          </w:trPrChange>
        </w:trPr>
        <w:tc>
          <w:tcPr>
            <w:tcW w:w="704" w:type="dxa"/>
            <w:shd w:val="clear" w:color="auto" w:fill="auto"/>
            <w:noWrap/>
            <w:vAlign w:val="center"/>
            <w:hideMark/>
            <w:tcPrChange w:id="14176" w:author="James Vu" w:date="2024-04-19T00:20:00Z">
              <w:tcPr>
                <w:tcW w:w="704" w:type="dxa"/>
                <w:shd w:val="clear" w:color="auto" w:fill="auto"/>
                <w:noWrap/>
                <w:vAlign w:val="center"/>
                <w:hideMark/>
              </w:tcPr>
            </w:tcPrChange>
          </w:tcPr>
          <w:p w14:paraId="30E2B766" w14:textId="77777777" w:rsidR="004D28C1" w:rsidRPr="003C02FF" w:rsidRDefault="004D28C1" w:rsidP="004D28C1">
            <w:pPr>
              <w:jc w:val="center"/>
              <w:rPr>
                <w:ins w:id="14177" w:author="James Vu" w:date="2024-04-19T00:01:00Z"/>
                <w:b/>
                <w:bCs/>
                <w:color w:val="000000"/>
                <w:rPrChange w:id="14178" w:author="James Vu" w:date="2024-04-19T00:19:00Z">
                  <w:rPr>
                    <w:ins w:id="14179" w:author="James Vu" w:date="2024-04-19T00:01:00Z"/>
                    <w:b/>
                    <w:bCs/>
                    <w:color w:val="000000"/>
                    <w:sz w:val="28"/>
                    <w:szCs w:val="28"/>
                  </w:rPr>
                </w:rPrChange>
              </w:rPr>
            </w:pPr>
            <w:ins w:id="14180" w:author="James Vu" w:date="2024-04-19T00:01:00Z">
              <w:r w:rsidRPr="003C02FF">
                <w:rPr>
                  <w:b/>
                  <w:bCs/>
                  <w:color w:val="000000"/>
                  <w:rPrChange w:id="14181" w:author="James Vu" w:date="2024-04-19T00:19:00Z">
                    <w:rPr>
                      <w:b/>
                      <w:bCs/>
                      <w:color w:val="000000"/>
                      <w:sz w:val="28"/>
                      <w:szCs w:val="28"/>
                    </w:rPr>
                  </w:rPrChange>
                </w:rPr>
                <w:t>1</w:t>
              </w:r>
            </w:ins>
          </w:p>
        </w:tc>
        <w:tc>
          <w:tcPr>
            <w:tcW w:w="8358" w:type="dxa"/>
            <w:shd w:val="clear" w:color="auto" w:fill="auto"/>
            <w:noWrap/>
            <w:vAlign w:val="center"/>
            <w:hideMark/>
            <w:tcPrChange w:id="14182" w:author="James Vu" w:date="2024-04-19T00:20:00Z">
              <w:tcPr>
                <w:tcW w:w="8358" w:type="dxa"/>
                <w:shd w:val="clear" w:color="auto" w:fill="auto"/>
                <w:noWrap/>
                <w:vAlign w:val="center"/>
                <w:hideMark/>
              </w:tcPr>
            </w:tcPrChange>
          </w:tcPr>
          <w:p w14:paraId="04A2920F" w14:textId="77777777" w:rsidR="004D28C1" w:rsidRPr="003C02FF" w:rsidRDefault="004D28C1" w:rsidP="004D28C1">
            <w:pPr>
              <w:rPr>
                <w:ins w:id="14183" w:author="James Vu" w:date="2024-04-19T00:01:00Z"/>
                <w:b/>
                <w:bCs/>
                <w:color w:val="0D0D0D"/>
                <w:rPrChange w:id="14184" w:author="James Vu" w:date="2024-04-19T00:19:00Z">
                  <w:rPr>
                    <w:ins w:id="14185" w:author="James Vu" w:date="2024-04-19T00:01:00Z"/>
                    <w:b/>
                    <w:bCs/>
                    <w:color w:val="0D0D0D"/>
                    <w:sz w:val="28"/>
                    <w:szCs w:val="28"/>
                  </w:rPr>
                </w:rPrChange>
              </w:rPr>
            </w:pPr>
            <w:ins w:id="14186" w:author="James Vu" w:date="2024-04-19T00:01:00Z">
              <w:r w:rsidRPr="003C02FF">
                <w:rPr>
                  <w:b/>
                  <w:bCs/>
                  <w:color w:val="0D0D0D"/>
                  <w:rPrChange w:id="14187" w:author="James Vu" w:date="2024-04-19T00:19:00Z">
                    <w:rPr>
                      <w:b/>
                      <w:bCs/>
                      <w:color w:val="0D0D0D"/>
                      <w:sz w:val="28"/>
                      <w:szCs w:val="28"/>
                    </w:rPr>
                  </w:rPrChange>
                </w:rPr>
                <w:t>Quản lý Phân Quyền và Tài Khoản</w:t>
              </w:r>
            </w:ins>
          </w:p>
        </w:tc>
      </w:tr>
      <w:tr w:rsidR="003C02FF" w:rsidRPr="003C02FF" w14:paraId="667C4D39" w14:textId="77777777" w:rsidTr="003C02FF">
        <w:trPr>
          <w:trHeight w:val="360"/>
          <w:ins w:id="14188" w:author="James Vu" w:date="2024-04-19T00:01:00Z"/>
          <w:trPrChange w:id="14189" w:author="James Vu" w:date="2024-04-19T00:20:00Z">
            <w:trPr>
              <w:trHeight w:val="360"/>
            </w:trPr>
          </w:trPrChange>
        </w:trPr>
        <w:tc>
          <w:tcPr>
            <w:tcW w:w="704" w:type="dxa"/>
            <w:shd w:val="clear" w:color="auto" w:fill="auto"/>
            <w:noWrap/>
            <w:vAlign w:val="center"/>
            <w:hideMark/>
            <w:tcPrChange w:id="14190" w:author="James Vu" w:date="2024-04-19T00:20:00Z">
              <w:tcPr>
                <w:tcW w:w="704" w:type="dxa"/>
                <w:shd w:val="clear" w:color="auto" w:fill="auto"/>
                <w:noWrap/>
                <w:vAlign w:val="center"/>
                <w:hideMark/>
              </w:tcPr>
            </w:tcPrChange>
          </w:tcPr>
          <w:p w14:paraId="3F7A3BF3" w14:textId="77777777" w:rsidR="004D28C1" w:rsidRPr="003C02FF" w:rsidRDefault="004D28C1" w:rsidP="004D28C1">
            <w:pPr>
              <w:jc w:val="center"/>
              <w:rPr>
                <w:ins w:id="14191" w:author="James Vu" w:date="2024-04-19T00:01:00Z"/>
                <w:b/>
                <w:bCs/>
                <w:color w:val="000000"/>
                <w:rPrChange w:id="14192" w:author="James Vu" w:date="2024-04-19T00:19:00Z">
                  <w:rPr>
                    <w:ins w:id="14193" w:author="James Vu" w:date="2024-04-19T00:01:00Z"/>
                    <w:b/>
                    <w:bCs/>
                    <w:color w:val="000000"/>
                    <w:sz w:val="28"/>
                    <w:szCs w:val="28"/>
                  </w:rPr>
                </w:rPrChange>
              </w:rPr>
            </w:pPr>
            <w:ins w:id="14194" w:author="James Vu" w:date="2024-04-19T00:01:00Z">
              <w:r w:rsidRPr="003C02FF">
                <w:rPr>
                  <w:b/>
                  <w:bCs/>
                  <w:color w:val="000000"/>
                  <w:rPrChange w:id="14195" w:author="James Vu" w:date="2024-04-19T00:19:00Z">
                    <w:rPr>
                      <w:b/>
                      <w:bCs/>
                      <w:color w:val="000000"/>
                      <w:sz w:val="28"/>
                      <w:szCs w:val="28"/>
                    </w:rPr>
                  </w:rPrChange>
                </w:rPr>
                <w:t> </w:t>
              </w:r>
            </w:ins>
          </w:p>
        </w:tc>
        <w:tc>
          <w:tcPr>
            <w:tcW w:w="8358" w:type="dxa"/>
            <w:shd w:val="clear" w:color="auto" w:fill="auto"/>
            <w:noWrap/>
            <w:vAlign w:val="center"/>
            <w:hideMark/>
            <w:tcPrChange w:id="14196" w:author="James Vu" w:date="2024-04-19T00:20:00Z">
              <w:tcPr>
                <w:tcW w:w="8358" w:type="dxa"/>
                <w:shd w:val="clear" w:color="auto" w:fill="auto"/>
                <w:noWrap/>
                <w:vAlign w:val="center"/>
                <w:hideMark/>
              </w:tcPr>
            </w:tcPrChange>
          </w:tcPr>
          <w:p w14:paraId="4F5AB91C" w14:textId="77777777" w:rsidR="004D28C1" w:rsidRPr="003C02FF" w:rsidRDefault="004D28C1" w:rsidP="004D28C1">
            <w:pPr>
              <w:rPr>
                <w:ins w:id="14197" w:author="James Vu" w:date="2024-04-19T00:01:00Z"/>
                <w:color w:val="0D0D0D"/>
                <w:rPrChange w:id="14198" w:author="James Vu" w:date="2024-04-19T00:19:00Z">
                  <w:rPr>
                    <w:ins w:id="14199" w:author="James Vu" w:date="2024-04-19T00:01:00Z"/>
                    <w:color w:val="0D0D0D"/>
                    <w:sz w:val="28"/>
                    <w:szCs w:val="28"/>
                  </w:rPr>
                </w:rPrChange>
              </w:rPr>
            </w:pPr>
            <w:ins w:id="14200" w:author="James Vu" w:date="2024-04-19T00:01:00Z">
              <w:r w:rsidRPr="003C02FF">
                <w:rPr>
                  <w:color w:val="0D0D0D"/>
                  <w:rPrChange w:id="14201" w:author="James Vu" w:date="2024-04-19T00:19:00Z">
                    <w:rPr>
                      <w:color w:val="0D0D0D"/>
                      <w:sz w:val="28"/>
                      <w:szCs w:val="28"/>
                    </w:rPr>
                  </w:rPrChange>
                </w:rPr>
                <w:t>Tạo tài khoản cho người dùng với quyền hạn phù hợp.</w:t>
              </w:r>
            </w:ins>
          </w:p>
        </w:tc>
      </w:tr>
      <w:tr w:rsidR="003C02FF" w:rsidRPr="003C02FF" w14:paraId="3C74E9B6" w14:textId="77777777" w:rsidTr="003C02FF">
        <w:trPr>
          <w:trHeight w:val="360"/>
          <w:ins w:id="14202" w:author="James Vu" w:date="2024-04-19T00:01:00Z"/>
          <w:trPrChange w:id="14203" w:author="James Vu" w:date="2024-04-19T00:20:00Z">
            <w:trPr>
              <w:trHeight w:val="360"/>
            </w:trPr>
          </w:trPrChange>
        </w:trPr>
        <w:tc>
          <w:tcPr>
            <w:tcW w:w="704" w:type="dxa"/>
            <w:shd w:val="clear" w:color="auto" w:fill="auto"/>
            <w:noWrap/>
            <w:vAlign w:val="center"/>
            <w:hideMark/>
            <w:tcPrChange w:id="14204" w:author="James Vu" w:date="2024-04-19T00:20:00Z">
              <w:tcPr>
                <w:tcW w:w="704" w:type="dxa"/>
                <w:shd w:val="clear" w:color="auto" w:fill="auto"/>
                <w:noWrap/>
                <w:vAlign w:val="center"/>
                <w:hideMark/>
              </w:tcPr>
            </w:tcPrChange>
          </w:tcPr>
          <w:p w14:paraId="49AB6CAE" w14:textId="77777777" w:rsidR="004D28C1" w:rsidRPr="003C02FF" w:rsidRDefault="004D28C1" w:rsidP="004D28C1">
            <w:pPr>
              <w:jc w:val="center"/>
              <w:rPr>
                <w:ins w:id="14205" w:author="James Vu" w:date="2024-04-19T00:01:00Z"/>
                <w:b/>
                <w:bCs/>
                <w:color w:val="000000"/>
                <w:rPrChange w:id="14206" w:author="James Vu" w:date="2024-04-19T00:19:00Z">
                  <w:rPr>
                    <w:ins w:id="14207" w:author="James Vu" w:date="2024-04-19T00:01:00Z"/>
                    <w:b/>
                    <w:bCs/>
                    <w:color w:val="000000"/>
                    <w:sz w:val="28"/>
                    <w:szCs w:val="28"/>
                  </w:rPr>
                </w:rPrChange>
              </w:rPr>
            </w:pPr>
            <w:ins w:id="14208" w:author="James Vu" w:date="2024-04-19T00:01:00Z">
              <w:r w:rsidRPr="003C02FF">
                <w:rPr>
                  <w:b/>
                  <w:bCs/>
                  <w:color w:val="000000"/>
                  <w:rPrChange w:id="14209" w:author="James Vu" w:date="2024-04-19T00:19:00Z">
                    <w:rPr>
                      <w:b/>
                      <w:bCs/>
                      <w:color w:val="000000"/>
                      <w:sz w:val="28"/>
                      <w:szCs w:val="28"/>
                    </w:rPr>
                  </w:rPrChange>
                </w:rPr>
                <w:t> </w:t>
              </w:r>
            </w:ins>
          </w:p>
        </w:tc>
        <w:tc>
          <w:tcPr>
            <w:tcW w:w="8358" w:type="dxa"/>
            <w:shd w:val="clear" w:color="auto" w:fill="auto"/>
            <w:noWrap/>
            <w:vAlign w:val="center"/>
            <w:hideMark/>
            <w:tcPrChange w:id="14210" w:author="James Vu" w:date="2024-04-19T00:20:00Z">
              <w:tcPr>
                <w:tcW w:w="8358" w:type="dxa"/>
                <w:shd w:val="clear" w:color="auto" w:fill="auto"/>
                <w:noWrap/>
                <w:vAlign w:val="center"/>
                <w:hideMark/>
              </w:tcPr>
            </w:tcPrChange>
          </w:tcPr>
          <w:p w14:paraId="50753B68" w14:textId="77777777" w:rsidR="004D28C1" w:rsidRPr="003C02FF" w:rsidRDefault="004D28C1" w:rsidP="004D28C1">
            <w:pPr>
              <w:rPr>
                <w:ins w:id="14211" w:author="James Vu" w:date="2024-04-19T00:01:00Z"/>
                <w:color w:val="0D0D0D"/>
                <w:rPrChange w:id="14212" w:author="James Vu" w:date="2024-04-19T00:19:00Z">
                  <w:rPr>
                    <w:ins w:id="14213" w:author="James Vu" w:date="2024-04-19T00:01:00Z"/>
                    <w:color w:val="0D0D0D"/>
                    <w:sz w:val="28"/>
                    <w:szCs w:val="28"/>
                  </w:rPr>
                </w:rPrChange>
              </w:rPr>
            </w:pPr>
            <w:ins w:id="14214" w:author="James Vu" w:date="2024-04-19T00:01:00Z">
              <w:r w:rsidRPr="003C02FF">
                <w:rPr>
                  <w:color w:val="0D0D0D"/>
                  <w:rPrChange w:id="14215" w:author="James Vu" w:date="2024-04-19T00:19:00Z">
                    <w:rPr>
                      <w:color w:val="0D0D0D"/>
                      <w:sz w:val="28"/>
                      <w:szCs w:val="28"/>
                    </w:rPr>
                  </w:rPrChange>
                </w:rPr>
                <w:t>Cấp quyền truy cập theo vị trí địa lý và chức năng nhiệm vụ.</w:t>
              </w:r>
            </w:ins>
          </w:p>
        </w:tc>
      </w:tr>
      <w:tr w:rsidR="003C02FF" w:rsidRPr="003C02FF" w14:paraId="2B8D2ACB" w14:textId="77777777" w:rsidTr="003C02FF">
        <w:trPr>
          <w:trHeight w:val="360"/>
          <w:ins w:id="14216" w:author="James Vu" w:date="2024-04-19T00:01:00Z"/>
          <w:trPrChange w:id="14217" w:author="James Vu" w:date="2024-04-19T00:20:00Z">
            <w:trPr>
              <w:trHeight w:val="360"/>
            </w:trPr>
          </w:trPrChange>
        </w:trPr>
        <w:tc>
          <w:tcPr>
            <w:tcW w:w="704" w:type="dxa"/>
            <w:shd w:val="clear" w:color="auto" w:fill="auto"/>
            <w:noWrap/>
            <w:vAlign w:val="center"/>
            <w:hideMark/>
            <w:tcPrChange w:id="14218" w:author="James Vu" w:date="2024-04-19T00:20:00Z">
              <w:tcPr>
                <w:tcW w:w="704" w:type="dxa"/>
                <w:shd w:val="clear" w:color="auto" w:fill="auto"/>
                <w:noWrap/>
                <w:vAlign w:val="center"/>
                <w:hideMark/>
              </w:tcPr>
            </w:tcPrChange>
          </w:tcPr>
          <w:p w14:paraId="6C36B84A" w14:textId="77777777" w:rsidR="004D28C1" w:rsidRPr="003C02FF" w:rsidRDefault="004D28C1" w:rsidP="004D28C1">
            <w:pPr>
              <w:jc w:val="center"/>
              <w:rPr>
                <w:ins w:id="14219" w:author="James Vu" w:date="2024-04-19T00:01:00Z"/>
                <w:b/>
                <w:bCs/>
                <w:color w:val="000000"/>
                <w:rPrChange w:id="14220" w:author="James Vu" w:date="2024-04-19T00:19:00Z">
                  <w:rPr>
                    <w:ins w:id="14221" w:author="James Vu" w:date="2024-04-19T00:01:00Z"/>
                    <w:b/>
                    <w:bCs/>
                    <w:color w:val="000000"/>
                    <w:sz w:val="28"/>
                    <w:szCs w:val="28"/>
                  </w:rPr>
                </w:rPrChange>
              </w:rPr>
            </w:pPr>
            <w:ins w:id="14222" w:author="James Vu" w:date="2024-04-19T00:01:00Z">
              <w:r w:rsidRPr="003C02FF">
                <w:rPr>
                  <w:b/>
                  <w:bCs/>
                  <w:color w:val="000000"/>
                  <w:rPrChange w:id="14223" w:author="James Vu" w:date="2024-04-19T00:19:00Z">
                    <w:rPr>
                      <w:b/>
                      <w:bCs/>
                      <w:color w:val="000000"/>
                      <w:sz w:val="28"/>
                      <w:szCs w:val="28"/>
                    </w:rPr>
                  </w:rPrChange>
                </w:rPr>
                <w:t> </w:t>
              </w:r>
            </w:ins>
          </w:p>
        </w:tc>
        <w:tc>
          <w:tcPr>
            <w:tcW w:w="8358" w:type="dxa"/>
            <w:shd w:val="clear" w:color="auto" w:fill="auto"/>
            <w:noWrap/>
            <w:vAlign w:val="center"/>
            <w:hideMark/>
            <w:tcPrChange w:id="14224" w:author="James Vu" w:date="2024-04-19T00:20:00Z">
              <w:tcPr>
                <w:tcW w:w="8358" w:type="dxa"/>
                <w:shd w:val="clear" w:color="auto" w:fill="auto"/>
                <w:noWrap/>
                <w:vAlign w:val="center"/>
                <w:hideMark/>
              </w:tcPr>
            </w:tcPrChange>
          </w:tcPr>
          <w:p w14:paraId="0A48F289" w14:textId="77777777" w:rsidR="004D28C1" w:rsidRPr="003C02FF" w:rsidRDefault="004D28C1" w:rsidP="004D28C1">
            <w:pPr>
              <w:rPr>
                <w:ins w:id="14225" w:author="James Vu" w:date="2024-04-19T00:01:00Z"/>
                <w:color w:val="0D0D0D"/>
                <w:rPrChange w:id="14226" w:author="James Vu" w:date="2024-04-19T00:19:00Z">
                  <w:rPr>
                    <w:ins w:id="14227" w:author="James Vu" w:date="2024-04-19T00:01:00Z"/>
                    <w:color w:val="0D0D0D"/>
                    <w:sz w:val="28"/>
                    <w:szCs w:val="28"/>
                  </w:rPr>
                </w:rPrChange>
              </w:rPr>
            </w:pPr>
            <w:ins w:id="14228" w:author="James Vu" w:date="2024-04-19T00:01:00Z">
              <w:r w:rsidRPr="003C02FF">
                <w:rPr>
                  <w:color w:val="0D0D0D"/>
                  <w:rPrChange w:id="14229" w:author="James Vu" w:date="2024-04-19T00:19:00Z">
                    <w:rPr>
                      <w:color w:val="0D0D0D"/>
                      <w:sz w:val="28"/>
                      <w:szCs w:val="28"/>
                    </w:rPr>
                  </w:rPrChange>
                </w:rPr>
                <w:t>Kiểm soát và quản lý quyền truy cập dữ liệu.</w:t>
              </w:r>
            </w:ins>
          </w:p>
        </w:tc>
      </w:tr>
      <w:tr w:rsidR="003C02FF" w:rsidRPr="003C02FF" w14:paraId="10045CD7" w14:textId="77777777" w:rsidTr="003C02FF">
        <w:trPr>
          <w:trHeight w:val="360"/>
          <w:ins w:id="14230" w:author="James Vu" w:date="2024-04-19T00:01:00Z"/>
          <w:trPrChange w:id="14231" w:author="James Vu" w:date="2024-04-19T00:20:00Z">
            <w:trPr>
              <w:trHeight w:val="360"/>
            </w:trPr>
          </w:trPrChange>
        </w:trPr>
        <w:tc>
          <w:tcPr>
            <w:tcW w:w="704" w:type="dxa"/>
            <w:shd w:val="clear" w:color="auto" w:fill="auto"/>
            <w:noWrap/>
            <w:vAlign w:val="center"/>
            <w:hideMark/>
            <w:tcPrChange w:id="14232" w:author="James Vu" w:date="2024-04-19T00:20:00Z">
              <w:tcPr>
                <w:tcW w:w="704" w:type="dxa"/>
                <w:shd w:val="clear" w:color="auto" w:fill="auto"/>
                <w:noWrap/>
                <w:vAlign w:val="center"/>
                <w:hideMark/>
              </w:tcPr>
            </w:tcPrChange>
          </w:tcPr>
          <w:p w14:paraId="61AF69FD" w14:textId="77777777" w:rsidR="004D28C1" w:rsidRPr="003C02FF" w:rsidRDefault="004D28C1" w:rsidP="004D28C1">
            <w:pPr>
              <w:jc w:val="center"/>
              <w:rPr>
                <w:ins w:id="14233" w:author="James Vu" w:date="2024-04-19T00:01:00Z"/>
                <w:b/>
                <w:bCs/>
                <w:color w:val="000000"/>
                <w:rPrChange w:id="14234" w:author="James Vu" w:date="2024-04-19T00:19:00Z">
                  <w:rPr>
                    <w:ins w:id="14235" w:author="James Vu" w:date="2024-04-19T00:01:00Z"/>
                    <w:b/>
                    <w:bCs/>
                    <w:color w:val="000000"/>
                    <w:sz w:val="28"/>
                    <w:szCs w:val="28"/>
                  </w:rPr>
                </w:rPrChange>
              </w:rPr>
            </w:pPr>
            <w:ins w:id="14236" w:author="James Vu" w:date="2024-04-19T00:01:00Z">
              <w:r w:rsidRPr="003C02FF">
                <w:rPr>
                  <w:b/>
                  <w:bCs/>
                  <w:color w:val="000000"/>
                  <w:rPrChange w:id="14237" w:author="James Vu" w:date="2024-04-19T00:19:00Z">
                    <w:rPr>
                      <w:b/>
                      <w:bCs/>
                      <w:color w:val="000000"/>
                      <w:sz w:val="28"/>
                      <w:szCs w:val="28"/>
                    </w:rPr>
                  </w:rPrChange>
                </w:rPr>
                <w:t> </w:t>
              </w:r>
            </w:ins>
          </w:p>
        </w:tc>
        <w:tc>
          <w:tcPr>
            <w:tcW w:w="8358" w:type="dxa"/>
            <w:shd w:val="clear" w:color="auto" w:fill="auto"/>
            <w:noWrap/>
            <w:vAlign w:val="center"/>
            <w:hideMark/>
            <w:tcPrChange w:id="14238" w:author="James Vu" w:date="2024-04-19T00:20:00Z">
              <w:tcPr>
                <w:tcW w:w="8358" w:type="dxa"/>
                <w:shd w:val="clear" w:color="auto" w:fill="auto"/>
                <w:noWrap/>
                <w:vAlign w:val="center"/>
                <w:hideMark/>
              </w:tcPr>
            </w:tcPrChange>
          </w:tcPr>
          <w:p w14:paraId="2181EA40" w14:textId="77777777" w:rsidR="004D28C1" w:rsidRPr="003C02FF" w:rsidRDefault="004D28C1" w:rsidP="004D28C1">
            <w:pPr>
              <w:rPr>
                <w:ins w:id="14239" w:author="James Vu" w:date="2024-04-19T00:01:00Z"/>
                <w:color w:val="0D0D0D"/>
                <w:rPrChange w:id="14240" w:author="James Vu" w:date="2024-04-19T00:19:00Z">
                  <w:rPr>
                    <w:ins w:id="14241" w:author="James Vu" w:date="2024-04-19T00:01:00Z"/>
                    <w:color w:val="0D0D0D"/>
                    <w:sz w:val="28"/>
                    <w:szCs w:val="28"/>
                  </w:rPr>
                </w:rPrChange>
              </w:rPr>
            </w:pPr>
            <w:ins w:id="14242" w:author="James Vu" w:date="2024-04-19T00:01:00Z">
              <w:r w:rsidRPr="003C02FF">
                <w:rPr>
                  <w:color w:val="0D0D0D"/>
                  <w:rPrChange w:id="14243" w:author="James Vu" w:date="2024-04-19T00:19:00Z">
                    <w:rPr>
                      <w:color w:val="0D0D0D"/>
                      <w:sz w:val="28"/>
                      <w:szCs w:val="28"/>
                    </w:rPr>
                  </w:rPrChange>
                </w:rPr>
                <w:t>Đảm bảo tuân thủ các quy định về bảo mật và quyền riêng tư.</w:t>
              </w:r>
            </w:ins>
          </w:p>
        </w:tc>
      </w:tr>
      <w:tr w:rsidR="003C02FF" w:rsidRPr="003C02FF" w14:paraId="3C9966D4" w14:textId="77777777" w:rsidTr="003C02FF">
        <w:trPr>
          <w:trHeight w:val="360"/>
          <w:ins w:id="14244" w:author="James Vu" w:date="2024-04-19T00:01:00Z"/>
          <w:trPrChange w:id="14245" w:author="James Vu" w:date="2024-04-19T00:20:00Z">
            <w:trPr>
              <w:trHeight w:val="360"/>
            </w:trPr>
          </w:trPrChange>
        </w:trPr>
        <w:tc>
          <w:tcPr>
            <w:tcW w:w="704" w:type="dxa"/>
            <w:shd w:val="clear" w:color="auto" w:fill="auto"/>
            <w:noWrap/>
            <w:vAlign w:val="center"/>
            <w:hideMark/>
            <w:tcPrChange w:id="14246" w:author="James Vu" w:date="2024-04-19T00:20:00Z">
              <w:tcPr>
                <w:tcW w:w="704" w:type="dxa"/>
                <w:shd w:val="clear" w:color="auto" w:fill="auto"/>
                <w:noWrap/>
                <w:vAlign w:val="center"/>
                <w:hideMark/>
              </w:tcPr>
            </w:tcPrChange>
          </w:tcPr>
          <w:p w14:paraId="126A5171" w14:textId="77777777" w:rsidR="004D28C1" w:rsidRPr="003C02FF" w:rsidRDefault="004D28C1" w:rsidP="004D28C1">
            <w:pPr>
              <w:jc w:val="center"/>
              <w:rPr>
                <w:ins w:id="14247" w:author="James Vu" w:date="2024-04-19T00:01:00Z"/>
                <w:b/>
                <w:bCs/>
                <w:color w:val="000000"/>
                <w:rPrChange w:id="14248" w:author="James Vu" w:date="2024-04-19T00:19:00Z">
                  <w:rPr>
                    <w:ins w:id="14249" w:author="James Vu" w:date="2024-04-19T00:01:00Z"/>
                    <w:b/>
                    <w:bCs/>
                    <w:color w:val="000000"/>
                    <w:sz w:val="28"/>
                    <w:szCs w:val="28"/>
                  </w:rPr>
                </w:rPrChange>
              </w:rPr>
            </w:pPr>
            <w:ins w:id="14250" w:author="James Vu" w:date="2024-04-19T00:01:00Z">
              <w:r w:rsidRPr="003C02FF">
                <w:rPr>
                  <w:b/>
                  <w:bCs/>
                  <w:color w:val="000000"/>
                  <w:rPrChange w:id="14251" w:author="James Vu" w:date="2024-04-19T00:19:00Z">
                    <w:rPr>
                      <w:b/>
                      <w:bCs/>
                      <w:color w:val="000000"/>
                      <w:sz w:val="28"/>
                      <w:szCs w:val="28"/>
                    </w:rPr>
                  </w:rPrChange>
                </w:rPr>
                <w:t> </w:t>
              </w:r>
            </w:ins>
          </w:p>
        </w:tc>
        <w:tc>
          <w:tcPr>
            <w:tcW w:w="8358" w:type="dxa"/>
            <w:shd w:val="clear" w:color="auto" w:fill="auto"/>
            <w:noWrap/>
            <w:vAlign w:val="center"/>
            <w:hideMark/>
            <w:tcPrChange w:id="14252" w:author="James Vu" w:date="2024-04-19T00:20:00Z">
              <w:tcPr>
                <w:tcW w:w="8358" w:type="dxa"/>
                <w:shd w:val="clear" w:color="auto" w:fill="auto"/>
                <w:noWrap/>
                <w:vAlign w:val="center"/>
                <w:hideMark/>
              </w:tcPr>
            </w:tcPrChange>
          </w:tcPr>
          <w:p w14:paraId="13C30B69" w14:textId="77777777" w:rsidR="004D28C1" w:rsidRPr="003C02FF" w:rsidRDefault="004D28C1" w:rsidP="004D28C1">
            <w:pPr>
              <w:rPr>
                <w:ins w:id="14253" w:author="James Vu" w:date="2024-04-19T00:01:00Z"/>
                <w:color w:val="0D0D0D"/>
                <w:rPrChange w:id="14254" w:author="James Vu" w:date="2024-04-19T00:19:00Z">
                  <w:rPr>
                    <w:ins w:id="14255" w:author="James Vu" w:date="2024-04-19T00:01:00Z"/>
                    <w:color w:val="0D0D0D"/>
                    <w:sz w:val="28"/>
                    <w:szCs w:val="28"/>
                  </w:rPr>
                </w:rPrChange>
              </w:rPr>
            </w:pPr>
            <w:ins w:id="14256" w:author="James Vu" w:date="2024-04-19T00:01:00Z">
              <w:r w:rsidRPr="003C02FF">
                <w:rPr>
                  <w:color w:val="0D0D0D"/>
                  <w:rPrChange w:id="14257" w:author="James Vu" w:date="2024-04-19T00:19:00Z">
                    <w:rPr>
                      <w:color w:val="0D0D0D"/>
                      <w:sz w:val="28"/>
                      <w:szCs w:val="28"/>
                    </w:rPr>
                  </w:rPrChange>
                </w:rPr>
                <w:t>Cung cấp hỗ trợ và bảo trì tài khoản người dùng.</w:t>
              </w:r>
            </w:ins>
          </w:p>
        </w:tc>
      </w:tr>
      <w:tr w:rsidR="003C02FF" w:rsidRPr="003C02FF" w14:paraId="2DA5079F" w14:textId="77777777" w:rsidTr="003C02FF">
        <w:trPr>
          <w:trHeight w:val="360"/>
          <w:ins w:id="14258" w:author="James Vu" w:date="2024-04-19T00:01:00Z"/>
          <w:trPrChange w:id="14259" w:author="James Vu" w:date="2024-04-19T00:20:00Z">
            <w:trPr>
              <w:trHeight w:val="360"/>
            </w:trPr>
          </w:trPrChange>
        </w:trPr>
        <w:tc>
          <w:tcPr>
            <w:tcW w:w="704" w:type="dxa"/>
            <w:shd w:val="clear" w:color="auto" w:fill="auto"/>
            <w:noWrap/>
            <w:vAlign w:val="center"/>
            <w:hideMark/>
            <w:tcPrChange w:id="14260" w:author="James Vu" w:date="2024-04-19T00:20:00Z">
              <w:tcPr>
                <w:tcW w:w="704" w:type="dxa"/>
                <w:shd w:val="clear" w:color="auto" w:fill="auto"/>
                <w:noWrap/>
                <w:vAlign w:val="center"/>
                <w:hideMark/>
              </w:tcPr>
            </w:tcPrChange>
          </w:tcPr>
          <w:p w14:paraId="640AA8E2" w14:textId="77777777" w:rsidR="004D28C1" w:rsidRPr="003C02FF" w:rsidRDefault="004D28C1" w:rsidP="004D28C1">
            <w:pPr>
              <w:jc w:val="center"/>
              <w:rPr>
                <w:ins w:id="14261" w:author="James Vu" w:date="2024-04-19T00:01:00Z"/>
                <w:b/>
                <w:bCs/>
                <w:color w:val="000000"/>
                <w:rPrChange w:id="14262" w:author="James Vu" w:date="2024-04-19T00:20:00Z">
                  <w:rPr>
                    <w:ins w:id="14263" w:author="James Vu" w:date="2024-04-19T00:01:00Z"/>
                    <w:b/>
                    <w:bCs/>
                    <w:color w:val="000000"/>
                    <w:sz w:val="28"/>
                    <w:szCs w:val="28"/>
                  </w:rPr>
                </w:rPrChange>
              </w:rPr>
            </w:pPr>
            <w:ins w:id="14264" w:author="James Vu" w:date="2024-04-19T00:01:00Z">
              <w:r w:rsidRPr="003C02FF">
                <w:rPr>
                  <w:b/>
                  <w:bCs/>
                  <w:color w:val="000000"/>
                  <w:rPrChange w:id="14265" w:author="James Vu" w:date="2024-04-19T00:20:00Z">
                    <w:rPr>
                      <w:b/>
                      <w:bCs/>
                      <w:color w:val="000000"/>
                      <w:sz w:val="28"/>
                      <w:szCs w:val="28"/>
                    </w:rPr>
                  </w:rPrChange>
                </w:rPr>
                <w:t>2</w:t>
              </w:r>
            </w:ins>
          </w:p>
        </w:tc>
        <w:tc>
          <w:tcPr>
            <w:tcW w:w="8358" w:type="dxa"/>
            <w:shd w:val="clear" w:color="auto" w:fill="auto"/>
            <w:noWrap/>
            <w:vAlign w:val="center"/>
            <w:hideMark/>
            <w:tcPrChange w:id="14266" w:author="James Vu" w:date="2024-04-19T00:20:00Z">
              <w:tcPr>
                <w:tcW w:w="8358" w:type="dxa"/>
                <w:shd w:val="clear" w:color="auto" w:fill="auto"/>
                <w:noWrap/>
                <w:vAlign w:val="center"/>
                <w:hideMark/>
              </w:tcPr>
            </w:tcPrChange>
          </w:tcPr>
          <w:p w14:paraId="07FDC617" w14:textId="77777777" w:rsidR="004D28C1" w:rsidRPr="003C02FF" w:rsidRDefault="004D28C1" w:rsidP="004D28C1">
            <w:pPr>
              <w:rPr>
                <w:ins w:id="14267" w:author="James Vu" w:date="2024-04-19T00:01:00Z"/>
                <w:b/>
                <w:bCs/>
                <w:color w:val="0D0D0D"/>
                <w:rPrChange w:id="14268" w:author="James Vu" w:date="2024-04-19T00:20:00Z">
                  <w:rPr>
                    <w:ins w:id="14269" w:author="James Vu" w:date="2024-04-19T00:01:00Z"/>
                    <w:color w:val="0D0D0D"/>
                    <w:sz w:val="28"/>
                    <w:szCs w:val="28"/>
                  </w:rPr>
                </w:rPrChange>
              </w:rPr>
            </w:pPr>
            <w:ins w:id="14270" w:author="James Vu" w:date="2024-04-19T00:01:00Z">
              <w:r w:rsidRPr="003C02FF">
                <w:rPr>
                  <w:b/>
                  <w:bCs/>
                  <w:color w:val="0D0D0D"/>
                  <w:rPrChange w:id="14271" w:author="James Vu" w:date="2024-04-19T00:20:00Z">
                    <w:rPr>
                      <w:color w:val="0D0D0D"/>
                      <w:sz w:val="28"/>
                      <w:szCs w:val="28"/>
                    </w:rPr>
                  </w:rPrChange>
                </w:rPr>
                <w:t>Quản Lý Dữ Liệu và Thông Tin Thủy Lợi</w:t>
              </w:r>
            </w:ins>
          </w:p>
        </w:tc>
      </w:tr>
      <w:tr w:rsidR="003C02FF" w:rsidRPr="003C02FF" w14:paraId="6CDCF5B5" w14:textId="77777777" w:rsidTr="003C02FF">
        <w:trPr>
          <w:trHeight w:val="360"/>
          <w:ins w:id="14272" w:author="James Vu" w:date="2024-04-19T00:01:00Z"/>
          <w:trPrChange w:id="14273" w:author="James Vu" w:date="2024-04-19T00:20:00Z">
            <w:trPr>
              <w:trHeight w:val="360"/>
            </w:trPr>
          </w:trPrChange>
        </w:trPr>
        <w:tc>
          <w:tcPr>
            <w:tcW w:w="704" w:type="dxa"/>
            <w:shd w:val="clear" w:color="auto" w:fill="auto"/>
            <w:noWrap/>
            <w:vAlign w:val="center"/>
            <w:hideMark/>
            <w:tcPrChange w:id="14274" w:author="James Vu" w:date="2024-04-19T00:20:00Z">
              <w:tcPr>
                <w:tcW w:w="704" w:type="dxa"/>
                <w:shd w:val="clear" w:color="auto" w:fill="auto"/>
                <w:noWrap/>
                <w:vAlign w:val="center"/>
                <w:hideMark/>
              </w:tcPr>
            </w:tcPrChange>
          </w:tcPr>
          <w:p w14:paraId="2F221922" w14:textId="77777777" w:rsidR="004D28C1" w:rsidRPr="003C02FF" w:rsidRDefault="004D28C1" w:rsidP="004D28C1">
            <w:pPr>
              <w:jc w:val="center"/>
              <w:rPr>
                <w:ins w:id="14275" w:author="James Vu" w:date="2024-04-19T00:01:00Z"/>
                <w:b/>
                <w:bCs/>
                <w:color w:val="000000"/>
                <w:rPrChange w:id="14276" w:author="James Vu" w:date="2024-04-19T00:19:00Z">
                  <w:rPr>
                    <w:ins w:id="14277" w:author="James Vu" w:date="2024-04-19T00:01:00Z"/>
                    <w:b/>
                    <w:bCs/>
                    <w:color w:val="000000"/>
                    <w:sz w:val="28"/>
                    <w:szCs w:val="28"/>
                  </w:rPr>
                </w:rPrChange>
              </w:rPr>
            </w:pPr>
            <w:ins w:id="14278" w:author="James Vu" w:date="2024-04-19T00:01:00Z">
              <w:r w:rsidRPr="003C02FF">
                <w:rPr>
                  <w:b/>
                  <w:bCs/>
                  <w:color w:val="000000"/>
                  <w:rPrChange w:id="14279" w:author="James Vu" w:date="2024-04-19T00:19:00Z">
                    <w:rPr>
                      <w:b/>
                      <w:bCs/>
                      <w:color w:val="000000"/>
                      <w:sz w:val="28"/>
                      <w:szCs w:val="28"/>
                    </w:rPr>
                  </w:rPrChange>
                </w:rPr>
                <w:t> </w:t>
              </w:r>
            </w:ins>
          </w:p>
        </w:tc>
        <w:tc>
          <w:tcPr>
            <w:tcW w:w="8358" w:type="dxa"/>
            <w:shd w:val="clear" w:color="auto" w:fill="auto"/>
            <w:noWrap/>
            <w:vAlign w:val="center"/>
            <w:hideMark/>
            <w:tcPrChange w:id="14280" w:author="James Vu" w:date="2024-04-19T00:20:00Z">
              <w:tcPr>
                <w:tcW w:w="8358" w:type="dxa"/>
                <w:shd w:val="clear" w:color="auto" w:fill="auto"/>
                <w:noWrap/>
                <w:vAlign w:val="center"/>
                <w:hideMark/>
              </w:tcPr>
            </w:tcPrChange>
          </w:tcPr>
          <w:p w14:paraId="4A2AF3EF" w14:textId="77777777" w:rsidR="004D28C1" w:rsidRPr="003C02FF" w:rsidRDefault="004D28C1" w:rsidP="004D28C1">
            <w:pPr>
              <w:rPr>
                <w:ins w:id="14281" w:author="James Vu" w:date="2024-04-19T00:01:00Z"/>
                <w:color w:val="0D0D0D"/>
                <w:rPrChange w:id="14282" w:author="James Vu" w:date="2024-04-19T00:19:00Z">
                  <w:rPr>
                    <w:ins w:id="14283" w:author="James Vu" w:date="2024-04-19T00:01:00Z"/>
                    <w:color w:val="0D0D0D"/>
                    <w:sz w:val="28"/>
                    <w:szCs w:val="28"/>
                  </w:rPr>
                </w:rPrChange>
              </w:rPr>
            </w:pPr>
            <w:ins w:id="14284" w:author="James Vu" w:date="2024-04-19T00:01:00Z">
              <w:r w:rsidRPr="003C02FF">
                <w:rPr>
                  <w:color w:val="0D0D0D"/>
                  <w:rPrChange w:id="14285" w:author="James Vu" w:date="2024-04-19T00:19:00Z">
                    <w:rPr>
                      <w:color w:val="0D0D0D"/>
                      <w:sz w:val="28"/>
                      <w:szCs w:val="28"/>
                    </w:rPr>
                  </w:rPrChange>
                </w:rPr>
                <w:t>Thu thập dữ liệu</w:t>
              </w:r>
            </w:ins>
          </w:p>
        </w:tc>
      </w:tr>
      <w:tr w:rsidR="003C02FF" w:rsidRPr="003C02FF" w14:paraId="6C81AEF1" w14:textId="77777777" w:rsidTr="003C02FF">
        <w:trPr>
          <w:trHeight w:val="360"/>
          <w:ins w:id="14286" w:author="James Vu" w:date="2024-04-19T00:01:00Z"/>
          <w:trPrChange w:id="14287" w:author="James Vu" w:date="2024-04-19T00:20:00Z">
            <w:trPr>
              <w:trHeight w:val="360"/>
            </w:trPr>
          </w:trPrChange>
        </w:trPr>
        <w:tc>
          <w:tcPr>
            <w:tcW w:w="704" w:type="dxa"/>
            <w:shd w:val="clear" w:color="auto" w:fill="auto"/>
            <w:noWrap/>
            <w:vAlign w:val="center"/>
            <w:hideMark/>
            <w:tcPrChange w:id="14288" w:author="James Vu" w:date="2024-04-19T00:20:00Z">
              <w:tcPr>
                <w:tcW w:w="704" w:type="dxa"/>
                <w:shd w:val="clear" w:color="auto" w:fill="auto"/>
                <w:noWrap/>
                <w:vAlign w:val="center"/>
                <w:hideMark/>
              </w:tcPr>
            </w:tcPrChange>
          </w:tcPr>
          <w:p w14:paraId="73CB1171" w14:textId="77777777" w:rsidR="004D28C1" w:rsidRPr="003C02FF" w:rsidRDefault="004D28C1" w:rsidP="004D28C1">
            <w:pPr>
              <w:jc w:val="center"/>
              <w:rPr>
                <w:ins w:id="14289" w:author="James Vu" w:date="2024-04-19T00:01:00Z"/>
                <w:b/>
                <w:bCs/>
                <w:color w:val="000000"/>
                <w:rPrChange w:id="14290" w:author="James Vu" w:date="2024-04-19T00:19:00Z">
                  <w:rPr>
                    <w:ins w:id="14291" w:author="James Vu" w:date="2024-04-19T00:01:00Z"/>
                    <w:b/>
                    <w:bCs/>
                    <w:color w:val="000000"/>
                    <w:sz w:val="28"/>
                    <w:szCs w:val="28"/>
                  </w:rPr>
                </w:rPrChange>
              </w:rPr>
            </w:pPr>
            <w:ins w:id="14292" w:author="James Vu" w:date="2024-04-19T00:01:00Z">
              <w:r w:rsidRPr="003C02FF">
                <w:rPr>
                  <w:b/>
                  <w:bCs/>
                  <w:color w:val="000000"/>
                  <w:rPrChange w:id="14293" w:author="James Vu" w:date="2024-04-19T00:19:00Z">
                    <w:rPr>
                      <w:b/>
                      <w:bCs/>
                      <w:color w:val="000000"/>
                      <w:sz w:val="28"/>
                      <w:szCs w:val="28"/>
                    </w:rPr>
                  </w:rPrChange>
                </w:rPr>
                <w:t> </w:t>
              </w:r>
            </w:ins>
          </w:p>
        </w:tc>
        <w:tc>
          <w:tcPr>
            <w:tcW w:w="8358" w:type="dxa"/>
            <w:shd w:val="clear" w:color="auto" w:fill="auto"/>
            <w:noWrap/>
            <w:vAlign w:val="center"/>
            <w:hideMark/>
            <w:tcPrChange w:id="14294" w:author="James Vu" w:date="2024-04-19T00:20:00Z">
              <w:tcPr>
                <w:tcW w:w="8358" w:type="dxa"/>
                <w:shd w:val="clear" w:color="auto" w:fill="auto"/>
                <w:noWrap/>
                <w:vAlign w:val="center"/>
                <w:hideMark/>
              </w:tcPr>
            </w:tcPrChange>
          </w:tcPr>
          <w:p w14:paraId="50692372" w14:textId="77777777" w:rsidR="004D28C1" w:rsidRPr="003C02FF" w:rsidRDefault="004D28C1" w:rsidP="004D28C1">
            <w:pPr>
              <w:rPr>
                <w:ins w:id="14295" w:author="James Vu" w:date="2024-04-19T00:01:00Z"/>
                <w:color w:val="0D0D0D"/>
                <w:rPrChange w:id="14296" w:author="James Vu" w:date="2024-04-19T00:19:00Z">
                  <w:rPr>
                    <w:ins w:id="14297" w:author="James Vu" w:date="2024-04-19T00:01:00Z"/>
                    <w:color w:val="0D0D0D"/>
                    <w:sz w:val="28"/>
                    <w:szCs w:val="28"/>
                  </w:rPr>
                </w:rPrChange>
              </w:rPr>
            </w:pPr>
            <w:ins w:id="14298" w:author="James Vu" w:date="2024-04-19T00:01:00Z">
              <w:r w:rsidRPr="003C02FF">
                <w:rPr>
                  <w:color w:val="0D0D0D"/>
                  <w:rPrChange w:id="14299" w:author="James Vu" w:date="2024-04-19T00:19:00Z">
                    <w:rPr>
                      <w:color w:val="0D0D0D"/>
                      <w:sz w:val="28"/>
                      <w:szCs w:val="28"/>
                    </w:rPr>
                  </w:rPrChange>
                </w:rPr>
                <w:t>Tổng hợp, thống kê dữ liệu</w:t>
              </w:r>
            </w:ins>
          </w:p>
        </w:tc>
      </w:tr>
      <w:tr w:rsidR="003C02FF" w:rsidRPr="003C02FF" w14:paraId="50BF9A64" w14:textId="77777777" w:rsidTr="003C02FF">
        <w:trPr>
          <w:trHeight w:val="360"/>
          <w:ins w:id="14300" w:author="James Vu" w:date="2024-04-19T00:01:00Z"/>
          <w:trPrChange w:id="14301" w:author="James Vu" w:date="2024-04-19T00:20:00Z">
            <w:trPr>
              <w:trHeight w:val="360"/>
            </w:trPr>
          </w:trPrChange>
        </w:trPr>
        <w:tc>
          <w:tcPr>
            <w:tcW w:w="704" w:type="dxa"/>
            <w:shd w:val="clear" w:color="auto" w:fill="auto"/>
            <w:noWrap/>
            <w:vAlign w:val="center"/>
            <w:hideMark/>
            <w:tcPrChange w:id="14302" w:author="James Vu" w:date="2024-04-19T00:20:00Z">
              <w:tcPr>
                <w:tcW w:w="704" w:type="dxa"/>
                <w:shd w:val="clear" w:color="auto" w:fill="auto"/>
                <w:noWrap/>
                <w:vAlign w:val="center"/>
                <w:hideMark/>
              </w:tcPr>
            </w:tcPrChange>
          </w:tcPr>
          <w:p w14:paraId="46214E49" w14:textId="77777777" w:rsidR="004D28C1" w:rsidRPr="003C02FF" w:rsidRDefault="004D28C1" w:rsidP="004D28C1">
            <w:pPr>
              <w:jc w:val="center"/>
              <w:rPr>
                <w:ins w:id="14303" w:author="James Vu" w:date="2024-04-19T00:01:00Z"/>
                <w:b/>
                <w:bCs/>
                <w:color w:val="000000"/>
                <w:rPrChange w:id="14304" w:author="James Vu" w:date="2024-04-19T00:19:00Z">
                  <w:rPr>
                    <w:ins w:id="14305" w:author="James Vu" w:date="2024-04-19T00:01:00Z"/>
                    <w:b/>
                    <w:bCs/>
                    <w:color w:val="000000"/>
                    <w:sz w:val="28"/>
                    <w:szCs w:val="28"/>
                  </w:rPr>
                </w:rPrChange>
              </w:rPr>
            </w:pPr>
            <w:ins w:id="14306" w:author="James Vu" w:date="2024-04-19T00:01:00Z">
              <w:r w:rsidRPr="003C02FF">
                <w:rPr>
                  <w:b/>
                  <w:bCs/>
                  <w:color w:val="000000"/>
                  <w:rPrChange w:id="14307" w:author="James Vu" w:date="2024-04-19T00:19:00Z">
                    <w:rPr>
                      <w:b/>
                      <w:bCs/>
                      <w:color w:val="000000"/>
                      <w:sz w:val="28"/>
                      <w:szCs w:val="28"/>
                    </w:rPr>
                  </w:rPrChange>
                </w:rPr>
                <w:t> </w:t>
              </w:r>
            </w:ins>
          </w:p>
        </w:tc>
        <w:tc>
          <w:tcPr>
            <w:tcW w:w="8358" w:type="dxa"/>
            <w:shd w:val="clear" w:color="auto" w:fill="auto"/>
            <w:noWrap/>
            <w:vAlign w:val="center"/>
            <w:hideMark/>
            <w:tcPrChange w:id="14308" w:author="James Vu" w:date="2024-04-19T00:20:00Z">
              <w:tcPr>
                <w:tcW w:w="8358" w:type="dxa"/>
                <w:shd w:val="clear" w:color="auto" w:fill="auto"/>
                <w:noWrap/>
                <w:vAlign w:val="center"/>
                <w:hideMark/>
              </w:tcPr>
            </w:tcPrChange>
          </w:tcPr>
          <w:p w14:paraId="06C50E3B" w14:textId="77777777" w:rsidR="004D28C1" w:rsidRPr="003C02FF" w:rsidRDefault="004D28C1" w:rsidP="004D28C1">
            <w:pPr>
              <w:rPr>
                <w:ins w:id="14309" w:author="James Vu" w:date="2024-04-19T00:01:00Z"/>
                <w:color w:val="0D0D0D"/>
                <w:rPrChange w:id="14310" w:author="James Vu" w:date="2024-04-19T00:19:00Z">
                  <w:rPr>
                    <w:ins w:id="14311" w:author="James Vu" w:date="2024-04-19T00:01:00Z"/>
                    <w:color w:val="0D0D0D"/>
                    <w:sz w:val="28"/>
                    <w:szCs w:val="28"/>
                  </w:rPr>
                </w:rPrChange>
              </w:rPr>
            </w:pPr>
            <w:ins w:id="14312" w:author="James Vu" w:date="2024-04-19T00:01:00Z">
              <w:r w:rsidRPr="003C02FF">
                <w:rPr>
                  <w:color w:val="0D0D0D"/>
                  <w:rPrChange w:id="14313" w:author="James Vu" w:date="2024-04-19T00:19:00Z">
                    <w:rPr>
                      <w:color w:val="0D0D0D"/>
                      <w:sz w:val="28"/>
                      <w:szCs w:val="28"/>
                    </w:rPr>
                  </w:rPrChange>
                </w:rPr>
                <w:t>Cập nhật hệ thống quản lý dữ liệu</w:t>
              </w:r>
            </w:ins>
          </w:p>
        </w:tc>
      </w:tr>
      <w:tr w:rsidR="003C02FF" w:rsidRPr="003C02FF" w14:paraId="0CBD2684" w14:textId="77777777" w:rsidTr="003C02FF">
        <w:trPr>
          <w:trHeight w:val="360"/>
          <w:ins w:id="14314" w:author="James Vu" w:date="2024-04-19T00:01:00Z"/>
          <w:trPrChange w:id="14315" w:author="James Vu" w:date="2024-04-19T00:20:00Z">
            <w:trPr>
              <w:trHeight w:val="360"/>
            </w:trPr>
          </w:trPrChange>
        </w:trPr>
        <w:tc>
          <w:tcPr>
            <w:tcW w:w="704" w:type="dxa"/>
            <w:shd w:val="clear" w:color="auto" w:fill="auto"/>
            <w:noWrap/>
            <w:vAlign w:val="center"/>
            <w:hideMark/>
            <w:tcPrChange w:id="14316" w:author="James Vu" w:date="2024-04-19T00:20:00Z">
              <w:tcPr>
                <w:tcW w:w="704" w:type="dxa"/>
                <w:shd w:val="clear" w:color="auto" w:fill="auto"/>
                <w:noWrap/>
                <w:vAlign w:val="center"/>
                <w:hideMark/>
              </w:tcPr>
            </w:tcPrChange>
          </w:tcPr>
          <w:p w14:paraId="6192C791" w14:textId="77777777" w:rsidR="004D28C1" w:rsidRPr="003C02FF" w:rsidRDefault="004D28C1" w:rsidP="004D28C1">
            <w:pPr>
              <w:jc w:val="center"/>
              <w:rPr>
                <w:ins w:id="14317" w:author="James Vu" w:date="2024-04-19T00:01:00Z"/>
                <w:b/>
                <w:bCs/>
                <w:color w:val="000000"/>
                <w:rPrChange w:id="14318" w:author="James Vu" w:date="2024-04-19T00:20:00Z">
                  <w:rPr>
                    <w:ins w:id="14319" w:author="James Vu" w:date="2024-04-19T00:01:00Z"/>
                    <w:b/>
                    <w:bCs/>
                    <w:color w:val="000000"/>
                    <w:sz w:val="28"/>
                    <w:szCs w:val="28"/>
                  </w:rPr>
                </w:rPrChange>
              </w:rPr>
            </w:pPr>
            <w:ins w:id="14320" w:author="James Vu" w:date="2024-04-19T00:01:00Z">
              <w:r w:rsidRPr="003C02FF">
                <w:rPr>
                  <w:b/>
                  <w:bCs/>
                  <w:color w:val="000000"/>
                  <w:rPrChange w:id="14321" w:author="James Vu" w:date="2024-04-19T00:20:00Z">
                    <w:rPr>
                      <w:b/>
                      <w:bCs/>
                      <w:color w:val="000000"/>
                      <w:sz w:val="28"/>
                      <w:szCs w:val="28"/>
                    </w:rPr>
                  </w:rPrChange>
                </w:rPr>
                <w:t>3</w:t>
              </w:r>
            </w:ins>
          </w:p>
        </w:tc>
        <w:tc>
          <w:tcPr>
            <w:tcW w:w="8358" w:type="dxa"/>
            <w:shd w:val="clear" w:color="auto" w:fill="auto"/>
            <w:noWrap/>
            <w:vAlign w:val="center"/>
            <w:hideMark/>
            <w:tcPrChange w:id="14322" w:author="James Vu" w:date="2024-04-19T00:20:00Z">
              <w:tcPr>
                <w:tcW w:w="8358" w:type="dxa"/>
                <w:shd w:val="clear" w:color="auto" w:fill="auto"/>
                <w:noWrap/>
                <w:vAlign w:val="center"/>
                <w:hideMark/>
              </w:tcPr>
            </w:tcPrChange>
          </w:tcPr>
          <w:p w14:paraId="56FEEC54" w14:textId="77777777" w:rsidR="004D28C1" w:rsidRPr="003C02FF" w:rsidRDefault="004D28C1" w:rsidP="004D28C1">
            <w:pPr>
              <w:rPr>
                <w:ins w:id="14323" w:author="James Vu" w:date="2024-04-19T00:01:00Z"/>
                <w:b/>
                <w:bCs/>
                <w:color w:val="0D0D0D"/>
                <w:rPrChange w:id="14324" w:author="James Vu" w:date="2024-04-19T00:20:00Z">
                  <w:rPr>
                    <w:ins w:id="14325" w:author="James Vu" w:date="2024-04-19T00:01:00Z"/>
                    <w:color w:val="0D0D0D"/>
                    <w:sz w:val="28"/>
                    <w:szCs w:val="28"/>
                  </w:rPr>
                </w:rPrChange>
              </w:rPr>
            </w:pPr>
            <w:ins w:id="14326" w:author="James Vu" w:date="2024-04-19T00:01:00Z">
              <w:r w:rsidRPr="003C02FF">
                <w:rPr>
                  <w:b/>
                  <w:bCs/>
                  <w:color w:val="0D0D0D"/>
                  <w:rPrChange w:id="14327" w:author="James Vu" w:date="2024-04-19T00:20:00Z">
                    <w:rPr>
                      <w:color w:val="0D0D0D"/>
                      <w:sz w:val="28"/>
                      <w:szCs w:val="28"/>
                    </w:rPr>
                  </w:rPrChange>
                </w:rPr>
                <w:t>Quản Lý và Bảo Vệ Công Trình Thủy Lợi</w:t>
              </w:r>
            </w:ins>
          </w:p>
        </w:tc>
      </w:tr>
      <w:tr w:rsidR="003C02FF" w:rsidRPr="003C02FF" w14:paraId="3246C190" w14:textId="77777777" w:rsidTr="003C02FF">
        <w:trPr>
          <w:trHeight w:val="360"/>
          <w:ins w:id="14328" w:author="James Vu" w:date="2024-04-19T00:01:00Z"/>
          <w:trPrChange w:id="14329" w:author="James Vu" w:date="2024-04-19T00:20:00Z">
            <w:trPr>
              <w:trHeight w:val="360"/>
            </w:trPr>
          </w:trPrChange>
        </w:trPr>
        <w:tc>
          <w:tcPr>
            <w:tcW w:w="704" w:type="dxa"/>
            <w:shd w:val="clear" w:color="auto" w:fill="auto"/>
            <w:noWrap/>
            <w:vAlign w:val="center"/>
            <w:hideMark/>
            <w:tcPrChange w:id="14330" w:author="James Vu" w:date="2024-04-19T00:20:00Z">
              <w:tcPr>
                <w:tcW w:w="704" w:type="dxa"/>
                <w:shd w:val="clear" w:color="auto" w:fill="auto"/>
                <w:noWrap/>
                <w:vAlign w:val="center"/>
                <w:hideMark/>
              </w:tcPr>
            </w:tcPrChange>
          </w:tcPr>
          <w:p w14:paraId="4F7B3AD1" w14:textId="77777777" w:rsidR="004D28C1" w:rsidRPr="003C02FF" w:rsidRDefault="004D28C1" w:rsidP="004D28C1">
            <w:pPr>
              <w:jc w:val="center"/>
              <w:rPr>
                <w:ins w:id="14331" w:author="James Vu" w:date="2024-04-19T00:01:00Z"/>
                <w:b/>
                <w:bCs/>
                <w:color w:val="000000"/>
                <w:rPrChange w:id="14332" w:author="James Vu" w:date="2024-04-19T00:19:00Z">
                  <w:rPr>
                    <w:ins w:id="14333" w:author="James Vu" w:date="2024-04-19T00:01:00Z"/>
                    <w:b/>
                    <w:bCs/>
                    <w:color w:val="000000"/>
                    <w:sz w:val="28"/>
                    <w:szCs w:val="28"/>
                  </w:rPr>
                </w:rPrChange>
              </w:rPr>
            </w:pPr>
            <w:ins w:id="14334" w:author="James Vu" w:date="2024-04-19T00:01:00Z">
              <w:r w:rsidRPr="003C02FF">
                <w:rPr>
                  <w:b/>
                  <w:bCs/>
                  <w:color w:val="000000"/>
                  <w:rPrChange w:id="14335" w:author="James Vu" w:date="2024-04-19T00:19:00Z">
                    <w:rPr>
                      <w:b/>
                      <w:bCs/>
                      <w:color w:val="000000"/>
                      <w:sz w:val="28"/>
                      <w:szCs w:val="28"/>
                    </w:rPr>
                  </w:rPrChange>
                </w:rPr>
                <w:t> </w:t>
              </w:r>
            </w:ins>
          </w:p>
        </w:tc>
        <w:tc>
          <w:tcPr>
            <w:tcW w:w="8358" w:type="dxa"/>
            <w:shd w:val="clear" w:color="auto" w:fill="auto"/>
            <w:noWrap/>
            <w:vAlign w:val="center"/>
            <w:hideMark/>
            <w:tcPrChange w:id="14336" w:author="James Vu" w:date="2024-04-19T00:20:00Z">
              <w:tcPr>
                <w:tcW w:w="8358" w:type="dxa"/>
                <w:shd w:val="clear" w:color="auto" w:fill="auto"/>
                <w:noWrap/>
                <w:vAlign w:val="center"/>
                <w:hideMark/>
              </w:tcPr>
            </w:tcPrChange>
          </w:tcPr>
          <w:p w14:paraId="458C4BDA" w14:textId="77777777" w:rsidR="004D28C1" w:rsidRPr="003C02FF" w:rsidRDefault="004D28C1" w:rsidP="004D28C1">
            <w:pPr>
              <w:rPr>
                <w:ins w:id="14337" w:author="James Vu" w:date="2024-04-19T00:01:00Z"/>
                <w:color w:val="0D0D0D"/>
                <w:rPrChange w:id="14338" w:author="James Vu" w:date="2024-04-19T00:19:00Z">
                  <w:rPr>
                    <w:ins w:id="14339" w:author="James Vu" w:date="2024-04-19T00:01:00Z"/>
                    <w:color w:val="0D0D0D"/>
                    <w:sz w:val="28"/>
                    <w:szCs w:val="28"/>
                  </w:rPr>
                </w:rPrChange>
              </w:rPr>
            </w:pPr>
            <w:ins w:id="14340" w:author="James Vu" w:date="2024-04-19T00:01:00Z">
              <w:r w:rsidRPr="003C02FF">
                <w:rPr>
                  <w:color w:val="0D0D0D"/>
                  <w:rPrChange w:id="14341" w:author="James Vu" w:date="2024-04-19T00:19:00Z">
                    <w:rPr>
                      <w:color w:val="0D0D0D"/>
                      <w:sz w:val="28"/>
                      <w:szCs w:val="28"/>
                    </w:rPr>
                  </w:rPrChange>
                </w:rPr>
                <w:t>Công cụ thông tin kiểm tra định kỳ công trình</w:t>
              </w:r>
            </w:ins>
          </w:p>
        </w:tc>
      </w:tr>
      <w:tr w:rsidR="003C02FF" w:rsidRPr="003C02FF" w14:paraId="2D4AC116" w14:textId="77777777" w:rsidTr="003C02FF">
        <w:trPr>
          <w:trHeight w:val="360"/>
          <w:ins w:id="14342" w:author="James Vu" w:date="2024-04-19T00:01:00Z"/>
          <w:trPrChange w:id="14343" w:author="James Vu" w:date="2024-04-19T00:20:00Z">
            <w:trPr>
              <w:trHeight w:val="360"/>
            </w:trPr>
          </w:trPrChange>
        </w:trPr>
        <w:tc>
          <w:tcPr>
            <w:tcW w:w="704" w:type="dxa"/>
            <w:shd w:val="clear" w:color="auto" w:fill="auto"/>
            <w:noWrap/>
            <w:vAlign w:val="center"/>
            <w:hideMark/>
            <w:tcPrChange w:id="14344" w:author="James Vu" w:date="2024-04-19T00:20:00Z">
              <w:tcPr>
                <w:tcW w:w="704" w:type="dxa"/>
                <w:shd w:val="clear" w:color="auto" w:fill="auto"/>
                <w:noWrap/>
                <w:vAlign w:val="center"/>
                <w:hideMark/>
              </w:tcPr>
            </w:tcPrChange>
          </w:tcPr>
          <w:p w14:paraId="5F7C8335" w14:textId="77777777" w:rsidR="004D28C1" w:rsidRPr="003C02FF" w:rsidRDefault="004D28C1" w:rsidP="004D28C1">
            <w:pPr>
              <w:jc w:val="center"/>
              <w:rPr>
                <w:ins w:id="14345" w:author="James Vu" w:date="2024-04-19T00:01:00Z"/>
                <w:b/>
                <w:bCs/>
                <w:color w:val="000000"/>
                <w:rPrChange w:id="14346" w:author="James Vu" w:date="2024-04-19T00:19:00Z">
                  <w:rPr>
                    <w:ins w:id="14347" w:author="James Vu" w:date="2024-04-19T00:01:00Z"/>
                    <w:b/>
                    <w:bCs/>
                    <w:color w:val="000000"/>
                    <w:sz w:val="28"/>
                    <w:szCs w:val="28"/>
                  </w:rPr>
                </w:rPrChange>
              </w:rPr>
            </w:pPr>
            <w:ins w:id="14348" w:author="James Vu" w:date="2024-04-19T00:01:00Z">
              <w:r w:rsidRPr="003C02FF">
                <w:rPr>
                  <w:b/>
                  <w:bCs/>
                  <w:color w:val="000000"/>
                  <w:rPrChange w:id="14349" w:author="James Vu" w:date="2024-04-19T00:19:00Z">
                    <w:rPr>
                      <w:b/>
                      <w:bCs/>
                      <w:color w:val="000000"/>
                      <w:sz w:val="28"/>
                      <w:szCs w:val="28"/>
                    </w:rPr>
                  </w:rPrChange>
                </w:rPr>
                <w:t> </w:t>
              </w:r>
            </w:ins>
          </w:p>
        </w:tc>
        <w:tc>
          <w:tcPr>
            <w:tcW w:w="8358" w:type="dxa"/>
            <w:shd w:val="clear" w:color="auto" w:fill="auto"/>
            <w:noWrap/>
            <w:vAlign w:val="center"/>
            <w:hideMark/>
            <w:tcPrChange w:id="14350" w:author="James Vu" w:date="2024-04-19T00:20:00Z">
              <w:tcPr>
                <w:tcW w:w="8358" w:type="dxa"/>
                <w:shd w:val="clear" w:color="auto" w:fill="auto"/>
                <w:noWrap/>
                <w:vAlign w:val="center"/>
                <w:hideMark/>
              </w:tcPr>
            </w:tcPrChange>
          </w:tcPr>
          <w:p w14:paraId="46C2768C" w14:textId="77777777" w:rsidR="004D28C1" w:rsidRPr="003C02FF" w:rsidRDefault="004D28C1" w:rsidP="004D28C1">
            <w:pPr>
              <w:rPr>
                <w:ins w:id="14351" w:author="James Vu" w:date="2024-04-19T00:01:00Z"/>
                <w:color w:val="0D0D0D"/>
                <w:rPrChange w:id="14352" w:author="James Vu" w:date="2024-04-19T00:19:00Z">
                  <w:rPr>
                    <w:ins w:id="14353" w:author="James Vu" w:date="2024-04-19T00:01:00Z"/>
                    <w:color w:val="0D0D0D"/>
                    <w:sz w:val="28"/>
                    <w:szCs w:val="28"/>
                  </w:rPr>
                </w:rPrChange>
              </w:rPr>
            </w:pPr>
            <w:ins w:id="14354" w:author="James Vu" w:date="2024-04-19T00:01:00Z">
              <w:r w:rsidRPr="003C02FF">
                <w:rPr>
                  <w:color w:val="0D0D0D"/>
                  <w:rPrChange w:id="14355" w:author="James Vu" w:date="2024-04-19T00:19:00Z">
                    <w:rPr>
                      <w:color w:val="0D0D0D"/>
                      <w:sz w:val="28"/>
                      <w:szCs w:val="28"/>
                    </w:rPr>
                  </w:rPrChange>
                </w:rPr>
                <w:t>Công cụ thông tin bảo trì và sửa chữa công trình</w:t>
              </w:r>
            </w:ins>
          </w:p>
        </w:tc>
      </w:tr>
      <w:tr w:rsidR="003C02FF" w:rsidRPr="003C02FF" w14:paraId="3B03B807" w14:textId="77777777" w:rsidTr="003C02FF">
        <w:trPr>
          <w:trHeight w:val="360"/>
          <w:ins w:id="14356" w:author="James Vu" w:date="2024-04-19T00:01:00Z"/>
          <w:trPrChange w:id="14357" w:author="James Vu" w:date="2024-04-19T00:20:00Z">
            <w:trPr>
              <w:trHeight w:val="360"/>
            </w:trPr>
          </w:trPrChange>
        </w:trPr>
        <w:tc>
          <w:tcPr>
            <w:tcW w:w="704" w:type="dxa"/>
            <w:shd w:val="clear" w:color="auto" w:fill="auto"/>
            <w:noWrap/>
            <w:vAlign w:val="center"/>
            <w:hideMark/>
            <w:tcPrChange w:id="14358" w:author="James Vu" w:date="2024-04-19T00:20:00Z">
              <w:tcPr>
                <w:tcW w:w="704" w:type="dxa"/>
                <w:shd w:val="clear" w:color="auto" w:fill="auto"/>
                <w:noWrap/>
                <w:vAlign w:val="center"/>
                <w:hideMark/>
              </w:tcPr>
            </w:tcPrChange>
          </w:tcPr>
          <w:p w14:paraId="27DE35DF" w14:textId="77777777" w:rsidR="004D28C1" w:rsidRPr="003C02FF" w:rsidRDefault="004D28C1" w:rsidP="004D28C1">
            <w:pPr>
              <w:jc w:val="center"/>
              <w:rPr>
                <w:ins w:id="14359" w:author="James Vu" w:date="2024-04-19T00:01:00Z"/>
                <w:b/>
                <w:bCs/>
                <w:color w:val="000000"/>
                <w:rPrChange w:id="14360" w:author="James Vu" w:date="2024-04-19T00:21:00Z">
                  <w:rPr>
                    <w:ins w:id="14361" w:author="James Vu" w:date="2024-04-19T00:01:00Z"/>
                    <w:b/>
                    <w:bCs/>
                    <w:color w:val="000000"/>
                    <w:sz w:val="28"/>
                    <w:szCs w:val="28"/>
                  </w:rPr>
                </w:rPrChange>
              </w:rPr>
            </w:pPr>
            <w:ins w:id="14362" w:author="James Vu" w:date="2024-04-19T00:01:00Z">
              <w:r w:rsidRPr="003C02FF">
                <w:rPr>
                  <w:b/>
                  <w:bCs/>
                  <w:color w:val="000000"/>
                  <w:rPrChange w:id="14363" w:author="James Vu" w:date="2024-04-19T00:21:00Z">
                    <w:rPr>
                      <w:b/>
                      <w:bCs/>
                      <w:color w:val="000000"/>
                      <w:sz w:val="28"/>
                      <w:szCs w:val="28"/>
                    </w:rPr>
                  </w:rPrChange>
                </w:rPr>
                <w:t>4</w:t>
              </w:r>
            </w:ins>
          </w:p>
        </w:tc>
        <w:tc>
          <w:tcPr>
            <w:tcW w:w="8358" w:type="dxa"/>
            <w:shd w:val="clear" w:color="auto" w:fill="auto"/>
            <w:noWrap/>
            <w:vAlign w:val="center"/>
            <w:hideMark/>
            <w:tcPrChange w:id="14364" w:author="James Vu" w:date="2024-04-19T00:20:00Z">
              <w:tcPr>
                <w:tcW w:w="8358" w:type="dxa"/>
                <w:shd w:val="clear" w:color="auto" w:fill="auto"/>
                <w:noWrap/>
                <w:vAlign w:val="center"/>
                <w:hideMark/>
              </w:tcPr>
            </w:tcPrChange>
          </w:tcPr>
          <w:p w14:paraId="12C56D6D" w14:textId="77777777" w:rsidR="004D28C1" w:rsidRPr="003C02FF" w:rsidRDefault="004D28C1" w:rsidP="004D28C1">
            <w:pPr>
              <w:rPr>
                <w:ins w:id="14365" w:author="James Vu" w:date="2024-04-19T00:01:00Z"/>
                <w:b/>
                <w:bCs/>
                <w:color w:val="0D0D0D"/>
                <w:rPrChange w:id="14366" w:author="James Vu" w:date="2024-04-19T00:21:00Z">
                  <w:rPr>
                    <w:ins w:id="14367" w:author="James Vu" w:date="2024-04-19T00:01:00Z"/>
                    <w:color w:val="0D0D0D"/>
                    <w:sz w:val="28"/>
                    <w:szCs w:val="28"/>
                  </w:rPr>
                </w:rPrChange>
              </w:rPr>
            </w:pPr>
            <w:ins w:id="14368" w:author="James Vu" w:date="2024-04-19T00:01:00Z">
              <w:r w:rsidRPr="003C02FF">
                <w:rPr>
                  <w:b/>
                  <w:bCs/>
                  <w:color w:val="0D0D0D"/>
                  <w:rPrChange w:id="14369" w:author="James Vu" w:date="2024-04-19T00:21:00Z">
                    <w:rPr>
                      <w:color w:val="0D0D0D"/>
                      <w:sz w:val="28"/>
                      <w:szCs w:val="28"/>
                    </w:rPr>
                  </w:rPrChange>
                </w:rPr>
                <w:t>Cấp Phép hoạt động trong lĩnh vực Thủy Lợi</w:t>
              </w:r>
            </w:ins>
          </w:p>
        </w:tc>
      </w:tr>
      <w:tr w:rsidR="003C02FF" w:rsidRPr="003C02FF" w14:paraId="13DF0963" w14:textId="77777777" w:rsidTr="003C02FF">
        <w:trPr>
          <w:trHeight w:val="360"/>
          <w:ins w:id="14370" w:author="James Vu" w:date="2024-04-19T00:01:00Z"/>
          <w:trPrChange w:id="14371" w:author="James Vu" w:date="2024-04-19T00:20:00Z">
            <w:trPr>
              <w:trHeight w:val="360"/>
            </w:trPr>
          </w:trPrChange>
        </w:trPr>
        <w:tc>
          <w:tcPr>
            <w:tcW w:w="704" w:type="dxa"/>
            <w:shd w:val="clear" w:color="auto" w:fill="auto"/>
            <w:noWrap/>
            <w:vAlign w:val="center"/>
            <w:hideMark/>
            <w:tcPrChange w:id="14372" w:author="James Vu" w:date="2024-04-19T00:20:00Z">
              <w:tcPr>
                <w:tcW w:w="704" w:type="dxa"/>
                <w:shd w:val="clear" w:color="auto" w:fill="auto"/>
                <w:noWrap/>
                <w:vAlign w:val="center"/>
                <w:hideMark/>
              </w:tcPr>
            </w:tcPrChange>
          </w:tcPr>
          <w:p w14:paraId="18B7BEAF" w14:textId="77777777" w:rsidR="004D28C1" w:rsidRPr="003C02FF" w:rsidRDefault="004D28C1" w:rsidP="004D28C1">
            <w:pPr>
              <w:jc w:val="center"/>
              <w:rPr>
                <w:ins w:id="14373" w:author="James Vu" w:date="2024-04-19T00:01:00Z"/>
                <w:b/>
                <w:bCs/>
                <w:color w:val="000000"/>
                <w:rPrChange w:id="14374" w:author="James Vu" w:date="2024-04-19T00:19:00Z">
                  <w:rPr>
                    <w:ins w:id="14375" w:author="James Vu" w:date="2024-04-19T00:01:00Z"/>
                    <w:b/>
                    <w:bCs/>
                    <w:color w:val="000000"/>
                    <w:sz w:val="28"/>
                    <w:szCs w:val="28"/>
                  </w:rPr>
                </w:rPrChange>
              </w:rPr>
            </w:pPr>
            <w:ins w:id="14376" w:author="James Vu" w:date="2024-04-19T00:01:00Z">
              <w:r w:rsidRPr="003C02FF">
                <w:rPr>
                  <w:b/>
                  <w:bCs/>
                  <w:color w:val="000000"/>
                  <w:rPrChange w:id="14377" w:author="James Vu" w:date="2024-04-19T00:19:00Z">
                    <w:rPr>
                      <w:b/>
                      <w:bCs/>
                      <w:color w:val="000000"/>
                      <w:sz w:val="28"/>
                      <w:szCs w:val="28"/>
                    </w:rPr>
                  </w:rPrChange>
                </w:rPr>
                <w:t> </w:t>
              </w:r>
            </w:ins>
          </w:p>
        </w:tc>
        <w:tc>
          <w:tcPr>
            <w:tcW w:w="8358" w:type="dxa"/>
            <w:shd w:val="clear" w:color="auto" w:fill="auto"/>
            <w:noWrap/>
            <w:vAlign w:val="center"/>
            <w:hideMark/>
            <w:tcPrChange w:id="14378" w:author="James Vu" w:date="2024-04-19T00:20:00Z">
              <w:tcPr>
                <w:tcW w:w="8358" w:type="dxa"/>
                <w:shd w:val="clear" w:color="auto" w:fill="auto"/>
                <w:noWrap/>
                <w:vAlign w:val="center"/>
                <w:hideMark/>
              </w:tcPr>
            </w:tcPrChange>
          </w:tcPr>
          <w:p w14:paraId="5C1B06C1" w14:textId="77777777" w:rsidR="004D28C1" w:rsidRPr="003C02FF" w:rsidRDefault="004D28C1" w:rsidP="004D28C1">
            <w:pPr>
              <w:rPr>
                <w:ins w:id="14379" w:author="James Vu" w:date="2024-04-19T00:01:00Z"/>
                <w:color w:val="0D0D0D"/>
                <w:rPrChange w:id="14380" w:author="James Vu" w:date="2024-04-19T00:19:00Z">
                  <w:rPr>
                    <w:ins w:id="14381" w:author="James Vu" w:date="2024-04-19T00:01:00Z"/>
                    <w:color w:val="0D0D0D"/>
                    <w:sz w:val="28"/>
                    <w:szCs w:val="28"/>
                  </w:rPr>
                </w:rPrChange>
              </w:rPr>
            </w:pPr>
            <w:ins w:id="14382" w:author="James Vu" w:date="2024-04-19T00:01:00Z">
              <w:r w:rsidRPr="003C02FF">
                <w:rPr>
                  <w:color w:val="0D0D0D"/>
                  <w:rPrChange w:id="14383" w:author="James Vu" w:date="2024-04-19T00:19:00Z">
                    <w:rPr>
                      <w:color w:val="0D0D0D"/>
                      <w:sz w:val="28"/>
                      <w:szCs w:val="28"/>
                    </w:rPr>
                  </w:rPrChange>
                </w:rPr>
                <w:t>Công cụ xử lý hồ sơ yêu cầu cấp phép</w:t>
              </w:r>
            </w:ins>
          </w:p>
        </w:tc>
      </w:tr>
      <w:tr w:rsidR="003C02FF" w:rsidRPr="003C02FF" w14:paraId="197C396F" w14:textId="77777777" w:rsidTr="003C02FF">
        <w:trPr>
          <w:trHeight w:val="360"/>
          <w:ins w:id="14384" w:author="James Vu" w:date="2024-04-19T00:01:00Z"/>
          <w:trPrChange w:id="14385" w:author="James Vu" w:date="2024-04-19T00:20:00Z">
            <w:trPr>
              <w:trHeight w:val="360"/>
            </w:trPr>
          </w:trPrChange>
        </w:trPr>
        <w:tc>
          <w:tcPr>
            <w:tcW w:w="704" w:type="dxa"/>
            <w:shd w:val="clear" w:color="auto" w:fill="auto"/>
            <w:noWrap/>
            <w:vAlign w:val="center"/>
            <w:hideMark/>
            <w:tcPrChange w:id="14386" w:author="James Vu" w:date="2024-04-19T00:20:00Z">
              <w:tcPr>
                <w:tcW w:w="704" w:type="dxa"/>
                <w:shd w:val="clear" w:color="auto" w:fill="auto"/>
                <w:noWrap/>
                <w:vAlign w:val="center"/>
                <w:hideMark/>
              </w:tcPr>
            </w:tcPrChange>
          </w:tcPr>
          <w:p w14:paraId="6E77C453" w14:textId="77777777" w:rsidR="004D28C1" w:rsidRPr="003C02FF" w:rsidRDefault="004D28C1" w:rsidP="004D28C1">
            <w:pPr>
              <w:jc w:val="center"/>
              <w:rPr>
                <w:ins w:id="14387" w:author="James Vu" w:date="2024-04-19T00:01:00Z"/>
                <w:b/>
                <w:bCs/>
                <w:color w:val="000000"/>
                <w:rPrChange w:id="14388" w:author="James Vu" w:date="2024-04-19T00:19:00Z">
                  <w:rPr>
                    <w:ins w:id="14389" w:author="James Vu" w:date="2024-04-19T00:01:00Z"/>
                    <w:b/>
                    <w:bCs/>
                    <w:color w:val="000000"/>
                    <w:sz w:val="28"/>
                    <w:szCs w:val="28"/>
                  </w:rPr>
                </w:rPrChange>
              </w:rPr>
            </w:pPr>
            <w:ins w:id="14390" w:author="James Vu" w:date="2024-04-19T00:01:00Z">
              <w:r w:rsidRPr="003C02FF">
                <w:rPr>
                  <w:b/>
                  <w:bCs/>
                  <w:color w:val="000000"/>
                  <w:rPrChange w:id="14391" w:author="James Vu" w:date="2024-04-19T00:19:00Z">
                    <w:rPr>
                      <w:b/>
                      <w:bCs/>
                      <w:color w:val="000000"/>
                      <w:sz w:val="28"/>
                      <w:szCs w:val="28"/>
                    </w:rPr>
                  </w:rPrChange>
                </w:rPr>
                <w:lastRenderedPageBreak/>
                <w:t> </w:t>
              </w:r>
            </w:ins>
          </w:p>
        </w:tc>
        <w:tc>
          <w:tcPr>
            <w:tcW w:w="8358" w:type="dxa"/>
            <w:shd w:val="clear" w:color="auto" w:fill="auto"/>
            <w:noWrap/>
            <w:vAlign w:val="center"/>
            <w:hideMark/>
            <w:tcPrChange w:id="14392" w:author="James Vu" w:date="2024-04-19T00:20:00Z">
              <w:tcPr>
                <w:tcW w:w="8358" w:type="dxa"/>
                <w:shd w:val="clear" w:color="auto" w:fill="auto"/>
                <w:noWrap/>
                <w:vAlign w:val="center"/>
                <w:hideMark/>
              </w:tcPr>
            </w:tcPrChange>
          </w:tcPr>
          <w:p w14:paraId="03B38830" w14:textId="77777777" w:rsidR="004D28C1" w:rsidRPr="003C02FF" w:rsidRDefault="004D28C1" w:rsidP="004D28C1">
            <w:pPr>
              <w:rPr>
                <w:ins w:id="14393" w:author="James Vu" w:date="2024-04-19T00:01:00Z"/>
                <w:color w:val="0D0D0D"/>
                <w:rPrChange w:id="14394" w:author="James Vu" w:date="2024-04-19T00:19:00Z">
                  <w:rPr>
                    <w:ins w:id="14395" w:author="James Vu" w:date="2024-04-19T00:01:00Z"/>
                    <w:color w:val="0D0D0D"/>
                    <w:sz w:val="28"/>
                    <w:szCs w:val="28"/>
                  </w:rPr>
                </w:rPrChange>
              </w:rPr>
            </w:pPr>
            <w:ins w:id="14396" w:author="James Vu" w:date="2024-04-19T00:01:00Z">
              <w:r w:rsidRPr="003C02FF">
                <w:rPr>
                  <w:color w:val="0D0D0D"/>
                  <w:rPrChange w:id="14397" w:author="James Vu" w:date="2024-04-19T00:19:00Z">
                    <w:rPr>
                      <w:color w:val="0D0D0D"/>
                      <w:sz w:val="28"/>
                      <w:szCs w:val="28"/>
                    </w:rPr>
                  </w:rPrChange>
                </w:rPr>
                <w:t>Công cụ thông tin kiểm tra điều kiện cấp phép</w:t>
              </w:r>
            </w:ins>
          </w:p>
        </w:tc>
      </w:tr>
      <w:tr w:rsidR="003C02FF" w:rsidRPr="003C02FF" w14:paraId="750E1773" w14:textId="77777777" w:rsidTr="003C02FF">
        <w:trPr>
          <w:trHeight w:val="360"/>
          <w:ins w:id="14398" w:author="James Vu" w:date="2024-04-19T00:01:00Z"/>
          <w:trPrChange w:id="14399" w:author="James Vu" w:date="2024-04-19T00:20:00Z">
            <w:trPr>
              <w:trHeight w:val="360"/>
            </w:trPr>
          </w:trPrChange>
        </w:trPr>
        <w:tc>
          <w:tcPr>
            <w:tcW w:w="704" w:type="dxa"/>
            <w:shd w:val="clear" w:color="auto" w:fill="auto"/>
            <w:noWrap/>
            <w:vAlign w:val="center"/>
            <w:hideMark/>
            <w:tcPrChange w:id="14400" w:author="James Vu" w:date="2024-04-19T00:20:00Z">
              <w:tcPr>
                <w:tcW w:w="704" w:type="dxa"/>
                <w:shd w:val="clear" w:color="auto" w:fill="auto"/>
                <w:noWrap/>
                <w:vAlign w:val="center"/>
                <w:hideMark/>
              </w:tcPr>
            </w:tcPrChange>
          </w:tcPr>
          <w:p w14:paraId="4DB4204E" w14:textId="77777777" w:rsidR="004D28C1" w:rsidRPr="003C02FF" w:rsidRDefault="004D28C1" w:rsidP="004D28C1">
            <w:pPr>
              <w:jc w:val="center"/>
              <w:rPr>
                <w:ins w:id="14401" w:author="James Vu" w:date="2024-04-19T00:01:00Z"/>
                <w:b/>
                <w:bCs/>
                <w:color w:val="000000"/>
                <w:rPrChange w:id="14402" w:author="James Vu" w:date="2024-04-19T00:19:00Z">
                  <w:rPr>
                    <w:ins w:id="14403" w:author="James Vu" w:date="2024-04-19T00:01:00Z"/>
                    <w:b/>
                    <w:bCs/>
                    <w:color w:val="000000"/>
                    <w:sz w:val="28"/>
                    <w:szCs w:val="28"/>
                  </w:rPr>
                </w:rPrChange>
              </w:rPr>
            </w:pPr>
            <w:ins w:id="14404" w:author="James Vu" w:date="2024-04-19T00:01:00Z">
              <w:r w:rsidRPr="003C02FF">
                <w:rPr>
                  <w:b/>
                  <w:bCs/>
                  <w:color w:val="000000"/>
                  <w:rPrChange w:id="14405" w:author="James Vu" w:date="2024-04-19T00:19:00Z">
                    <w:rPr>
                      <w:b/>
                      <w:bCs/>
                      <w:color w:val="000000"/>
                      <w:sz w:val="28"/>
                      <w:szCs w:val="28"/>
                    </w:rPr>
                  </w:rPrChange>
                </w:rPr>
                <w:t> </w:t>
              </w:r>
            </w:ins>
          </w:p>
        </w:tc>
        <w:tc>
          <w:tcPr>
            <w:tcW w:w="8358" w:type="dxa"/>
            <w:shd w:val="clear" w:color="auto" w:fill="auto"/>
            <w:noWrap/>
            <w:vAlign w:val="center"/>
            <w:hideMark/>
            <w:tcPrChange w:id="14406" w:author="James Vu" w:date="2024-04-19T00:20:00Z">
              <w:tcPr>
                <w:tcW w:w="8358" w:type="dxa"/>
                <w:shd w:val="clear" w:color="auto" w:fill="auto"/>
                <w:noWrap/>
                <w:vAlign w:val="center"/>
                <w:hideMark/>
              </w:tcPr>
            </w:tcPrChange>
          </w:tcPr>
          <w:p w14:paraId="12482708" w14:textId="77777777" w:rsidR="004D28C1" w:rsidRPr="003C02FF" w:rsidRDefault="004D28C1" w:rsidP="004D28C1">
            <w:pPr>
              <w:rPr>
                <w:ins w:id="14407" w:author="James Vu" w:date="2024-04-19T00:01:00Z"/>
                <w:color w:val="0D0D0D"/>
                <w:rPrChange w:id="14408" w:author="James Vu" w:date="2024-04-19T00:19:00Z">
                  <w:rPr>
                    <w:ins w:id="14409" w:author="James Vu" w:date="2024-04-19T00:01:00Z"/>
                    <w:color w:val="0D0D0D"/>
                    <w:sz w:val="28"/>
                    <w:szCs w:val="28"/>
                  </w:rPr>
                </w:rPrChange>
              </w:rPr>
            </w:pPr>
            <w:ins w:id="14410" w:author="James Vu" w:date="2024-04-19T00:01:00Z">
              <w:r w:rsidRPr="003C02FF">
                <w:rPr>
                  <w:color w:val="0D0D0D"/>
                  <w:rPrChange w:id="14411" w:author="James Vu" w:date="2024-04-19T00:19:00Z">
                    <w:rPr>
                      <w:color w:val="0D0D0D"/>
                      <w:sz w:val="28"/>
                      <w:szCs w:val="28"/>
                    </w:rPr>
                  </w:rPrChange>
                </w:rPr>
                <w:t>Công cụ gia hạn và thu hồi giấy phép</w:t>
              </w:r>
            </w:ins>
          </w:p>
        </w:tc>
      </w:tr>
      <w:tr w:rsidR="003C02FF" w:rsidRPr="003C02FF" w14:paraId="13F662D0" w14:textId="77777777" w:rsidTr="003C02FF">
        <w:trPr>
          <w:trHeight w:val="360"/>
          <w:ins w:id="14412" w:author="James Vu" w:date="2024-04-19T00:01:00Z"/>
          <w:trPrChange w:id="14413" w:author="James Vu" w:date="2024-04-19T00:20:00Z">
            <w:trPr>
              <w:trHeight w:val="360"/>
            </w:trPr>
          </w:trPrChange>
        </w:trPr>
        <w:tc>
          <w:tcPr>
            <w:tcW w:w="704" w:type="dxa"/>
            <w:shd w:val="clear" w:color="auto" w:fill="auto"/>
            <w:noWrap/>
            <w:vAlign w:val="center"/>
            <w:hideMark/>
            <w:tcPrChange w:id="14414" w:author="James Vu" w:date="2024-04-19T00:20:00Z">
              <w:tcPr>
                <w:tcW w:w="704" w:type="dxa"/>
                <w:shd w:val="clear" w:color="auto" w:fill="auto"/>
                <w:noWrap/>
                <w:vAlign w:val="center"/>
                <w:hideMark/>
              </w:tcPr>
            </w:tcPrChange>
          </w:tcPr>
          <w:p w14:paraId="38A683CC" w14:textId="77777777" w:rsidR="004D28C1" w:rsidRPr="003C02FF" w:rsidRDefault="004D28C1" w:rsidP="004D28C1">
            <w:pPr>
              <w:jc w:val="center"/>
              <w:rPr>
                <w:ins w:id="14415" w:author="James Vu" w:date="2024-04-19T00:01:00Z"/>
                <w:b/>
                <w:bCs/>
                <w:color w:val="000000"/>
                <w:rPrChange w:id="14416" w:author="James Vu" w:date="2024-04-19T00:19:00Z">
                  <w:rPr>
                    <w:ins w:id="14417" w:author="James Vu" w:date="2024-04-19T00:01:00Z"/>
                    <w:b/>
                    <w:bCs/>
                    <w:color w:val="000000"/>
                    <w:sz w:val="28"/>
                    <w:szCs w:val="28"/>
                  </w:rPr>
                </w:rPrChange>
              </w:rPr>
            </w:pPr>
            <w:ins w:id="14418" w:author="James Vu" w:date="2024-04-19T00:01:00Z">
              <w:r w:rsidRPr="003C02FF">
                <w:rPr>
                  <w:b/>
                  <w:bCs/>
                  <w:color w:val="000000"/>
                  <w:rPrChange w:id="14419" w:author="James Vu" w:date="2024-04-19T00:19:00Z">
                    <w:rPr>
                      <w:b/>
                      <w:bCs/>
                      <w:color w:val="000000"/>
                      <w:sz w:val="28"/>
                      <w:szCs w:val="28"/>
                    </w:rPr>
                  </w:rPrChange>
                </w:rPr>
                <w:t> </w:t>
              </w:r>
            </w:ins>
          </w:p>
        </w:tc>
        <w:tc>
          <w:tcPr>
            <w:tcW w:w="8358" w:type="dxa"/>
            <w:shd w:val="clear" w:color="auto" w:fill="auto"/>
            <w:noWrap/>
            <w:vAlign w:val="center"/>
            <w:hideMark/>
            <w:tcPrChange w:id="14420" w:author="James Vu" w:date="2024-04-19T00:20:00Z">
              <w:tcPr>
                <w:tcW w:w="8358" w:type="dxa"/>
                <w:shd w:val="clear" w:color="auto" w:fill="auto"/>
                <w:noWrap/>
                <w:vAlign w:val="center"/>
                <w:hideMark/>
              </w:tcPr>
            </w:tcPrChange>
          </w:tcPr>
          <w:p w14:paraId="671B0E09" w14:textId="77777777" w:rsidR="004D28C1" w:rsidRPr="003C02FF" w:rsidRDefault="004D28C1" w:rsidP="004D28C1">
            <w:pPr>
              <w:rPr>
                <w:ins w:id="14421" w:author="James Vu" w:date="2024-04-19T00:01:00Z"/>
                <w:color w:val="0D0D0D"/>
                <w:rPrChange w:id="14422" w:author="James Vu" w:date="2024-04-19T00:19:00Z">
                  <w:rPr>
                    <w:ins w:id="14423" w:author="James Vu" w:date="2024-04-19T00:01:00Z"/>
                    <w:color w:val="0D0D0D"/>
                    <w:sz w:val="28"/>
                    <w:szCs w:val="28"/>
                  </w:rPr>
                </w:rPrChange>
              </w:rPr>
            </w:pPr>
            <w:ins w:id="14424" w:author="James Vu" w:date="2024-04-19T00:01:00Z">
              <w:r w:rsidRPr="003C02FF">
                <w:rPr>
                  <w:color w:val="0D0D0D"/>
                  <w:rPrChange w:id="14425" w:author="James Vu" w:date="2024-04-19T00:19:00Z">
                    <w:rPr>
                      <w:color w:val="0D0D0D"/>
                      <w:sz w:val="28"/>
                      <w:szCs w:val="28"/>
                    </w:rPr>
                  </w:rPrChange>
                </w:rPr>
                <w:t>Công cụ thông tin giám sát hoạt động sau cấp phép</w:t>
              </w:r>
            </w:ins>
          </w:p>
        </w:tc>
      </w:tr>
      <w:tr w:rsidR="003C02FF" w:rsidRPr="003C02FF" w14:paraId="206DFEB3" w14:textId="77777777" w:rsidTr="003C02FF">
        <w:trPr>
          <w:trHeight w:val="360"/>
          <w:ins w:id="14426" w:author="James Vu" w:date="2024-04-19T00:01:00Z"/>
          <w:trPrChange w:id="14427" w:author="James Vu" w:date="2024-04-19T00:20:00Z">
            <w:trPr>
              <w:trHeight w:val="360"/>
            </w:trPr>
          </w:trPrChange>
        </w:trPr>
        <w:tc>
          <w:tcPr>
            <w:tcW w:w="704" w:type="dxa"/>
            <w:shd w:val="clear" w:color="auto" w:fill="auto"/>
            <w:noWrap/>
            <w:vAlign w:val="center"/>
            <w:hideMark/>
            <w:tcPrChange w:id="14428" w:author="James Vu" w:date="2024-04-19T00:20:00Z">
              <w:tcPr>
                <w:tcW w:w="704" w:type="dxa"/>
                <w:shd w:val="clear" w:color="auto" w:fill="auto"/>
                <w:noWrap/>
                <w:vAlign w:val="center"/>
                <w:hideMark/>
              </w:tcPr>
            </w:tcPrChange>
          </w:tcPr>
          <w:p w14:paraId="6E397C7C" w14:textId="77777777" w:rsidR="004D28C1" w:rsidRPr="003C02FF" w:rsidRDefault="004D28C1" w:rsidP="004D28C1">
            <w:pPr>
              <w:jc w:val="center"/>
              <w:rPr>
                <w:ins w:id="14429" w:author="James Vu" w:date="2024-04-19T00:01:00Z"/>
                <w:b/>
                <w:bCs/>
                <w:color w:val="000000"/>
                <w:rPrChange w:id="14430" w:author="James Vu" w:date="2024-04-19T00:21:00Z">
                  <w:rPr>
                    <w:ins w:id="14431" w:author="James Vu" w:date="2024-04-19T00:01:00Z"/>
                    <w:b/>
                    <w:bCs/>
                    <w:color w:val="000000"/>
                    <w:sz w:val="28"/>
                    <w:szCs w:val="28"/>
                  </w:rPr>
                </w:rPrChange>
              </w:rPr>
            </w:pPr>
            <w:ins w:id="14432" w:author="James Vu" w:date="2024-04-19T00:01:00Z">
              <w:r w:rsidRPr="003C02FF">
                <w:rPr>
                  <w:b/>
                  <w:bCs/>
                  <w:color w:val="000000"/>
                  <w:rPrChange w:id="14433" w:author="James Vu" w:date="2024-04-19T00:21:00Z">
                    <w:rPr>
                      <w:b/>
                      <w:bCs/>
                      <w:color w:val="000000"/>
                      <w:sz w:val="28"/>
                      <w:szCs w:val="28"/>
                    </w:rPr>
                  </w:rPrChange>
                </w:rPr>
                <w:t>5</w:t>
              </w:r>
            </w:ins>
          </w:p>
        </w:tc>
        <w:tc>
          <w:tcPr>
            <w:tcW w:w="8358" w:type="dxa"/>
            <w:shd w:val="clear" w:color="auto" w:fill="auto"/>
            <w:noWrap/>
            <w:vAlign w:val="center"/>
            <w:hideMark/>
            <w:tcPrChange w:id="14434" w:author="James Vu" w:date="2024-04-19T00:20:00Z">
              <w:tcPr>
                <w:tcW w:w="8358" w:type="dxa"/>
                <w:shd w:val="clear" w:color="auto" w:fill="auto"/>
                <w:noWrap/>
                <w:vAlign w:val="center"/>
                <w:hideMark/>
              </w:tcPr>
            </w:tcPrChange>
          </w:tcPr>
          <w:p w14:paraId="2E69805B" w14:textId="77777777" w:rsidR="004D28C1" w:rsidRPr="003C02FF" w:rsidRDefault="004D28C1" w:rsidP="004D28C1">
            <w:pPr>
              <w:rPr>
                <w:ins w:id="14435" w:author="James Vu" w:date="2024-04-19T00:01:00Z"/>
                <w:b/>
                <w:bCs/>
                <w:color w:val="0D0D0D"/>
                <w:rPrChange w:id="14436" w:author="James Vu" w:date="2024-04-19T00:21:00Z">
                  <w:rPr>
                    <w:ins w:id="14437" w:author="James Vu" w:date="2024-04-19T00:01:00Z"/>
                    <w:color w:val="0D0D0D"/>
                    <w:sz w:val="28"/>
                    <w:szCs w:val="28"/>
                  </w:rPr>
                </w:rPrChange>
              </w:rPr>
            </w:pPr>
            <w:ins w:id="14438" w:author="James Vu" w:date="2024-04-19T00:01:00Z">
              <w:r w:rsidRPr="003C02FF">
                <w:rPr>
                  <w:b/>
                  <w:bCs/>
                  <w:color w:val="0D0D0D"/>
                  <w:rPrChange w:id="14439" w:author="James Vu" w:date="2024-04-19T00:21:00Z">
                    <w:rPr>
                      <w:color w:val="0D0D0D"/>
                      <w:sz w:val="28"/>
                      <w:szCs w:val="28"/>
                    </w:rPr>
                  </w:rPrChange>
                </w:rPr>
                <w:t>Quản lý Nguồn Nước Sạch Nông Thôn</w:t>
              </w:r>
            </w:ins>
          </w:p>
        </w:tc>
      </w:tr>
      <w:tr w:rsidR="003C02FF" w:rsidRPr="003C02FF" w14:paraId="6EA060F5" w14:textId="77777777" w:rsidTr="003C02FF">
        <w:trPr>
          <w:trHeight w:val="360"/>
          <w:ins w:id="14440" w:author="James Vu" w:date="2024-04-19T00:01:00Z"/>
          <w:trPrChange w:id="14441" w:author="James Vu" w:date="2024-04-19T00:20:00Z">
            <w:trPr>
              <w:trHeight w:val="360"/>
            </w:trPr>
          </w:trPrChange>
        </w:trPr>
        <w:tc>
          <w:tcPr>
            <w:tcW w:w="704" w:type="dxa"/>
            <w:shd w:val="clear" w:color="auto" w:fill="auto"/>
            <w:noWrap/>
            <w:vAlign w:val="center"/>
            <w:hideMark/>
            <w:tcPrChange w:id="14442" w:author="James Vu" w:date="2024-04-19T00:20:00Z">
              <w:tcPr>
                <w:tcW w:w="704" w:type="dxa"/>
                <w:shd w:val="clear" w:color="auto" w:fill="auto"/>
                <w:noWrap/>
                <w:vAlign w:val="center"/>
                <w:hideMark/>
              </w:tcPr>
            </w:tcPrChange>
          </w:tcPr>
          <w:p w14:paraId="36D0D220" w14:textId="77777777" w:rsidR="004D28C1" w:rsidRPr="003C02FF" w:rsidRDefault="004D28C1" w:rsidP="004D28C1">
            <w:pPr>
              <w:jc w:val="center"/>
              <w:rPr>
                <w:ins w:id="14443" w:author="James Vu" w:date="2024-04-19T00:01:00Z"/>
                <w:b/>
                <w:bCs/>
                <w:color w:val="000000"/>
                <w:rPrChange w:id="14444" w:author="James Vu" w:date="2024-04-19T00:19:00Z">
                  <w:rPr>
                    <w:ins w:id="14445" w:author="James Vu" w:date="2024-04-19T00:01:00Z"/>
                    <w:b/>
                    <w:bCs/>
                    <w:color w:val="000000"/>
                    <w:sz w:val="28"/>
                    <w:szCs w:val="28"/>
                  </w:rPr>
                </w:rPrChange>
              </w:rPr>
            </w:pPr>
            <w:ins w:id="14446" w:author="James Vu" w:date="2024-04-19T00:01:00Z">
              <w:r w:rsidRPr="003C02FF">
                <w:rPr>
                  <w:b/>
                  <w:bCs/>
                  <w:color w:val="000000"/>
                  <w:rPrChange w:id="14447" w:author="James Vu" w:date="2024-04-19T00:19:00Z">
                    <w:rPr>
                      <w:b/>
                      <w:bCs/>
                      <w:color w:val="000000"/>
                      <w:sz w:val="28"/>
                      <w:szCs w:val="28"/>
                    </w:rPr>
                  </w:rPrChange>
                </w:rPr>
                <w:t> </w:t>
              </w:r>
            </w:ins>
          </w:p>
        </w:tc>
        <w:tc>
          <w:tcPr>
            <w:tcW w:w="8358" w:type="dxa"/>
            <w:shd w:val="clear" w:color="auto" w:fill="auto"/>
            <w:noWrap/>
            <w:vAlign w:val="center"/>
            <w:hideMark/>
            <w:tcPrChange w:id="14448" w:author="James Vu" w:date="2024-04-19T00:20:00Z">
              <w:tcPr>
                <w:tcW w:w="8358" w:type="dxa"/>
                <w:shd w:val="clear" w:color="auto" w:fill="auto"/>
                <w:noWrap/>
                <w:vAlign w:val="center"/>
                <w:hideMark/>
              </w:tcPr>
            </w:tcPrChange>
          </w:tcPr>
          <w:p w14:paraId="0419D8D7" w14:textId="77777777" w:rsidR="004D28C1" w:rsidRPr="003C02FF" w:rsidRDefault="004D28C1" w:rsidP="004D28C1">
            <w:pPr>
              <w:rPr>
                <w:ins w:id="14449" w:author="James Vu" w:date="2024-04-19T00:01:00Z"/>
                <w:color w:val="0D0D0D"/>
                <w:rPrChange w:id="14450" w:author="James Vu" w:date="2024-04-19T00:19:00Z">
                  <w:rPr>
                    <w:ins w:id="14451" w:author="James Vu" w:date="2024-04-19T00:01:00Z"/>
                    <w:color w:val="0D0D0D"/>
                    <w:sz w:val="28"/>
                    <w:szCs w:val="28"/>
                  </w:rPr>
                </w:rPrChange>
              </w:rPr>
            </w:pPr>
            <w:ins w:id="14452" w:author="James Vu" w:date="2024-04-19T00:01:00Z">
              <w:r w:rsidRPr="003C02FF">
                <w:rPr>
                  <w:color w:val="0D0D0D"/>
                  <w:rPrChange w:id="14453" w:author="James Vu" w:date="2024-04-19T00:19:00Z">
                    <w:rPr>
                      <w:color w:val="0D0D0D"/>
                      <w:sz w:val="28"/>
                      <w:szCs w:val="28"/>
                    </w:rPr>
                  </w:rPrChange>
                </w:rPr>
                <w:t>Công cụ thông tin kiểm tra chất lượng nước sạch</w:t>
              </w:r>
            </w:ins>
          </w:p>
        </w:tc>
      </w:tr>
      <w:tr w:rsidR="003C02FF" w:rsidRPr="003C02FF" w14:paraId="697E7E48" w14:textId="77777777" w:rsidTr="003C02FF">
        <w:trPr>
          <w:trHeight w:val="360"/>
          <w:ins w:id="14454" w:author="James Vu" w:date="2024-04-19T00:01:00Z"/>
          <w:trPrChange w:id="14455" w:author="James Vu" w:date="2024-04-19T00:20:00Z">
            <w:trPr>
              <w:trHeight w:val="360"/>
            </w:trPr>
          </w:trPrChange>
        </w:trPr>
        <w:tc>
          <w:tcPr>
            <w:tcW w:w="704" w:type="dxa"/>
            <w:shd w:val="clear" w:color="auto" w:fill="auto"/>
            <w:noWrap/>
            <w:vAlign w:val="center"/>
            <w:hideMark/>
            <w:tcPrChange w:id="14456" w:author="James Vu" w:date="2024-04-19T00:20:00Z">
              <w:tcPr>
                <w:tcW w:w="704" w:type="dxa"/>
                <w:shd w:val="clear" w:color="auto" w:fill="auto"/>
                <w:noWrap/>
                <w:vAlign w:val="center"/>
                <w:hideMark/>
              </w:tcPr>
            </w:tcPrChange>
          </w:tcPr>
          <w:p w14:paraId="19B48154" w14:textId="77777777" w:rsidR="004D28C1" w:rsidRPr="003C02FF" w:rsidRDefault="004D28C1" w:rsidP="004D28C1">
            <w:pPr>
              <w:jc w:val="center"/>
              <w:rPr>
                <w:ins w:id="14457" w:author="James Vu" w:date="2024-04-19T00:01:00Z"/>
                <w:b/>
                <w:bCs/>
                <w:color w:val="000000"/>
                <w:rPrChange w:id="14458" w:author="James Vu" w:date="2024-04-19T00:19:00Z">
                  <w:rPr>
                    <w:ins w:id="14459" w:author="James Vu" w:date="2024-04-19T00:01:00Z"/>
                    <w:b/>
                    <w:bCs/>
                    <w:color w:val="000000"/>
                    <w:sz w:val="28"/>
                    <w:szCs w:val="28"/>
                  </w:rPr>
                </w:rPrChange>
              </w:rPr>
            </w:pPr>
            <w:ins w:id="14460" w:author="James Vu" w:date="2024-04-19T00:01:00Z">
              <w:r w:rsidRPr="003C02FF">
                <w:rPr>
                  <w:b/>
                  <w:bCs/>
                  <w:color w:val="000000"/>
                  <w:rPrChange w:id="14461" w:author="James Vu" w:date="2024-04-19T00:19:00Z">
                    <w:rPr>
                      <w:b/>
                      <w:bCs/>
                      <w:color w:val="000000"/>
                      <w:sz w:val="28"/>
                      <w:szCs w:val="28"/>
                    </w:rPr>
                  </w:rPrChange>
                </w:rPr>
                <w:t> </w:t>
              </w:r>
            </w:ins>
          </w:p>
        </w:tc>
        <w:tc>
          <w:tcPr>
            <w:tcW w:w="8358" w:type="dxa"/>
            <w:shd w:val="clear" w:color="auto" w:fill="auto"/>
            <w:noWrap/>
            <w:vAlign w:val="center"/>
            <w:hideMark/>
            <w:tcPrChange w:id="14462" w:author="James Vu" w:date="2024-04-19T00:20:00Z">
              <w:tcPr>
                <w:tcW w:w="8358" w:type="dxa"/>
                <w:shd w:val="clear" w:color="auto" w:fill="auto"/>
                <w:noWrap/>
                <w:vAlign w:val="center"/>
                <w:hideMark/>
              </w:tcPr>
            </w:tcPrChange>
          </w:tcPr>
          <w:p w14:paraId="3CD243C4" w14:textId="77777777" w:rsidR="004D28C1" w:rsidRPr="003C02FF" w:rsidRDefault="004D28C1" w:rsidP="004D28C1">
            <w:pPr>
              <w:rPr>
                <w:ins w:id="14463" w:author="James Vu" w:date="2024-04-19T00:01:00Z"/>
                <w:color w:val="0D0D0D"/>
                <w:rPrChange w:id="14464" w:author="James Vu" w:date="2024-04-19T00:19:00Z">
                  <w:rPr>
                    <w:ins w:id="14465" w:author="James Vu" w:date="2024-04-19T00:01:00Z"/>
                    <w:color w:val="0D0D0D"/>
                    <w:sz w:val="28"/>
                    <w:szCs w:val="28"/>
                  </w:rPr>
                </w:rPrChange>
              </w:rPr>
            </w:pPr>
            <w:ins w:id="14466" w:author="James Vu" w:date="2024-04-19T00:01:00Z">
              <w:r w:rsidRPr="003C02FF">
                <w:rPr>
                  <w:color w:val="0D0D0D"/>
                  <w:rPrChange w:id="14467" w:author="James Vu" w:date="2024-04-19T00:19:00Z">
                    <w:rPr>
                      <w:color w:val="0D0D0D"/>
                      <w:sz w:val="28"/>
                      <w:szCs w:val="28"/>
                    </w:rPr>
                  </w:rPrChange>
                </w:rPr>
                <w:t>Tài liệu cập nhật tiêu chuẩn nước sạch</w:t>
              </w:r>
            </w:ins>
          </w:p>
        </w:tc>
      </w:tr>
      <w:tr w:rsidR="003C02FF" w:rsidRPr="003C02FF" w14:paraId="759963C2" w14:textId="77777777" w:rsidTr="003C02FF">
        <w:trPr>
          <w:trHeight w:val="360"/>
          <w:ins w:id="14468" w:author="James Vu" w:date="2024-04-19T00:01:00Z"/>
          <w:trPrChange w:id="14469" w:author="James Vu" w:date="2024-04-19T00:20:00Z">
            <w:trPr>
              <w:trHeight w:val="360"/>
            </w:trPr>
          </w:trPrChange>
        </w:trPr>
        <w:tc>
          <w:tcPr>
            <w:tcW w:w="704" w:type="dxa"/>
            <w:shd w:val="clear" w:color="auto" w:fill="auto"/>
            <w:noWrap/>
            <w:vAlign w:val="center"/>
            <w:hideMark/>
            <w:tcPrChange w:id="14470" w:author="James Vu" w:date="2024-04-19T00:20:00Z">
              <w:tcPr>
                <w:tcW w:w="704" w:type="dxa"/>
                <w:shd w:val="clear" w:color="auto" w:fill="auto"/>
                <w:noWrap/>
                <w:vAlign w:val="center"/>
                <w:hideMark/>
              </w:tcPr>
            </w:tcPrChange>
          </w:tcPr>
          <w:p w14:paraId="34BF8652" w14:textId="77777777" w:rsidR="004D28C1" w:rsidRPr="003C02FF" w:rsidRDefault="004D28C1" w:rsidP="004D28C1">
            <w:pPr>
              <w:jc w:val="center"/>
              <w:rPr>
                <w:ins w:id="14471" w:author="James Vu" w:date="2024-04-19T00:01:00Z"/>
                <w:b/>
                <w:bCs/>
                <w:color w:val="000000"/>
                <w:rPrChange w:id="14472" w:author="James Vu" w:date="2024-04-19T00:21:00Z">
                  <w:rPr>
                    <w:ins w:id="14473" w:author="James Vu" w:date="2024-04-19T00:01:00Z"/>
                    <w:b/>
                    <w:bCs/>
                    <w:color w:val="000000"/>
                    <w:sz w:val="28"/>
                    <w:szCs w:val="28"/>
                  </w:rPr>
                </w:rPrChange>
              </w:rPr>
            </w:pPr>
            <w:ins w:id="14474" w:author="James Vu" w:date="2024-04-19T00:01:00Z">
              <w:r w:rsidRPr="003C02FF">
                <w:rPr>
                  <w:b/>
                  <w:bCs/>
                  <w:color w:val="000000"/>
                  <w:rPrChange w:id="14475" w:author="James Vu" w:date="2024-04-19T00:21:00Z">
                    <w:rPr>
                      <w:b/>
                      <w:bCs/>
                      <w:color w:val="000000"/>
                      <w:sz w:val="28"/>
                      <w:szCs w:val="28"/>
                    </w:rPr>
                  </w:rPrChange>
                </w:rPr>
                <w:t>6</w:t>
              </w:r>
            </w:ins>
          </w:p>
        </w:tc>
        <w:tc>
          <w:tcPr>
            <w:tcW w:w="8358" w:type="dxa"/>
            <w:shd w:val="clear" w:color="auto" w:fill="auto"/>
            <w:noWrap/>
            <w:vAlign w:val="center"/>
            <w:hideMark/>
            <w:tcPrChange w:id="14476" w:author="James Vu" w:date="2024-04-19T00:20:00Z">
              <w:tcPr>
                <w:tcW w:w="8358" w:type="dxa"/>
                <w:shd w:val="clear" w:color="auto" w:fill="auto"/>
                <w:noWrap/>
                <w:vAlign w:val="center"/>
                <w:hideMark/>
              </w:tcPr>
            </w:tcPrChange>
          </w:tcPr>
          <w:p w14:paraId="3290BC6D" w14:textId="77777777" w:rsidR="004D28C1" w:rsidRPr="003C02FF" w:rsidRDefault="004D28C1" w:rsidP="004D28C1">
            <w:pPr>
              <w:rPr>
                <w:ins w:id="14477" w:author="James Vu" w:date="2024-04-19T00:01:00Z"/>
                <w:b/>
                <w:bCs/>
                <w:color w:val="0D0D0D"/>
                <w:rPrChange w:id="14478" w:author="James Vu" w:date="2024-04-19T00:21:00Z">
                  <w:rPr>
                    <w:ins w:id="14479" w:author="James Vu" w:date="2024-04-19T00:01:00Z"/>
                    <w:color w:val="0D0D0D"/>
                    <w:sz w:val="28"/>
                    <w:szCs w:val="28"/>
                  </w:rPr>
                </w:rPrChange>
              </w:rPr>
            </w:pPr>
            <w:ins w:id="14480" w:author="James Vu" w:date="2024-04-19T00:01:00Z">
              <w:r w:rsidRPr="003C02FF">
                <w:rPr>
                  <w:b/>
                  <w:bCs/>
                  <w:color w:val="0D0D0D"/>
                  <w:rPrChange w:id="14481" w:author="James Vu" w:date="2024-04-19T00:21:00Z">
                    <w:rPr>
                      <w:color w:val="0D0D0D"/>
                      <w:sz w:val="28"/>
                      <w:szCs w:val="28"/>
                    </w:rPr>
                  </w:rPrChange>
                </w:rPr>
                <w:t>Quản Lý Đê Điều và Phòng Chống Lụt Bão</w:t>
              </w:r>
            </w:ins>
          </w:p>
        </w:tc>
      </w:tr>
      <w:tr w:rsidR="003C02FF" w:rsidRPr="003C02FF" w14:paraId="75B924B6" w14:textId="77777777" w:rsidTr="003C02FF">
        <w:trPr>
          <w:trHeight w:val="360"/>
          <w:ins w:id="14482" w:author="James Vu" w:date="2024-04-19T00:01:00Z"/>
          <w:trPrChange w:id="14483" w:author="James Vu" w:date="2024-04-19T00:20:00Z">
            <w:trPr>
              <w:trHeight w:val="360"/>
            </w:trPr>
          </w:trPrChange>
        </w:trPr>
        <w:tc>
          <w:tcPr>
            <w:tcW w:w="704" w:type="dxa"/>
            <w:shd w:val="clear" w:color="auto" w:fill="auto"/>
            <w:noWrap/>
            <w:vAlign w:val="center"/>
            <w:hideMark/>
            <w:tcPrChange w:id="14484" w:author="James Vu" w:date="2024-04-19T00:20:00Z">
              <w:tcPr>
                <w:tcW w:w="704" w:type="dxa"/>
                <w:shd w:val="clear" w:color="auto" w:fill="auto"/>
                <w:noWrap/>
                <w:vAlign w:val="center"/>
                <w:hideMark/>
              </w:tcPr>
            </w:tcPrChange>
          </w:tcPr>
          <w:p w14:paraId="1894F23B" w14:textId="77777777" w:rsidR="004D28C1" w:rsidRPr="003C02FF" w:rsidRDefault="004D28C1" w:rsidP="004D28C1">
            <w:pPr>
              <w:jc w:val="center"/>
              <w:rPr>
                <w:ins w:id="14485" w:author="James Vu" w:date="2024-04-19T00:01:00Z"/>
                <w:b/>
                <w:bCs/>
                <w:color w:val="000000"/>
                <w:rPrChange w:id="14486" w:author="James Vu" w:date="2024-04-19T00:19:00Z">
                  <w:rPr>
                    <w:ins w:id="14487" w:author="James Vu" w:date="2024-04-19T00:01:00Z"/>
                    <w:b/>
                    <w:bCs/>
                    <w:color w:val="000000"/>
                    <w:sz w:val="28"/>
                    <w:szCs w:val="28"/>
                  </w:rPr>
                </w:rPrChange>
              </w:rPr>
            </w:pPr>
            <w:ins w:id="14488" w:author="James Vu" w:date="2024-04-19T00:01:00Z">
              <w:r w:rsidRPr="003C02FF">
                <w:rPr>
                  <w:b/>
                  <w:bCs/>
                  <w:color w:val="000000"/>
                  <w:rPrChange w:id="14489" w:author="James Vu" w:date="2024-04-19T00:19:00Z">
                    <w:rPr>
                      <w:b/>
                      <w:bCs/>
                      <w:color w:val="000000"/>
                      <w:sz w:val="28"/>
                      <w:szCs w:val="28"/>
                    </w:rPr>
                  </w:rPrChange>
                </w:rPr>
                <w:t> </w:t>
              </w:r>
            </w:ins>
          </w:p>
        </w:tc>
        <w:tc>
          <w:tcPr>
            <w:tcW w:w="8358" w:type="dxa"/>
            <w:shd w:val="clear" w:color="auto" w:fill="auto"/>
            <w:noWrap/>
            <w:vAlign w:val="center"/>
            <w:hideMark/>
            <w:tcPrChange w:id="14490" w:author="James Vu" w:date="2024-04-19T00:20:00Z">
              <w:tcPr>
                <w:tcW w:w="8358" w:type="dxa"/>
                <w:shd w:val="clear" w:color="auto" w:fill="auto"/>
                <w:noWrap/>
                <w:vAlign w:val="center"/>
                <w:hideMark/>
              </w:tcPr>
            </w:tcPrChange>
          </w:tcPr>
          <w:p w14:paraId="251D725D" w14:textId="77777777" w:rsidR="004D28C1" w:rsidRPr="003C02FF" w:rsidRDefault="004D28C1" w:rsidP="004D28C1">
            <w:pPr>
              <w:rPr>
                <w:ins w:id="14491" w:author="James Vu" w:date="2024-04-19T00:01:00Z"/>
                <w:color w:val="0D0D0D"/>
                <w:rPrChange w:id="14492" w:author="James Vu" w:date="2024-04-19T00:19:00Z">
                  <w:rPr>
                    <w:ins w:id="14493" w:author="James Vu" w:date="2024-04-19T00:01:00Z"/>
                    <w:color w:val="0D0D0D"/>
                    <w:sz w:val="28"/>
                    <w:szCs w:val="28"/>
                  </w:rPr>
                </w:rPrChange>
              </w:rPr>
            </w:pPr>
            <w:ins w:id="14494" w:author="James Vu" w:date="2024-04-19T00:01:00Z">
              <w:r w:rsidRPr="003C02FF">
                <w:rPr>
                  <w:color w:val="0D0D0D"/>
                  <w:rPrChange w:id="14495" w:author="James Vu" w:date="2024-04-19T00:19:00Z">
                    <w:rPr>
                      <w:color w:val="0D0D0D"/>
                      <w:sz w:val="28"/>
                      <w:szCs w:val="28"/>
                    </w:rPr>
                  </w:rPrChange>
                </w:rPr>
                <w:t>Công cụ lập kế hoạch bảo trì đê điều</w:t>
              </w:r>
            </w:ins>
          </w:p>
        </w:tc>
      </w:tr>
      <w:tr w:rsidR="003C02FF" w:rsidRPr="003C02FF" w14:paraId="4FB0C53F" w14:textId="77777777" w:rsidTr="003C02FF">
        <w:trPr>
          <w:trHeight w:val="360"/>
          <w:ins w:id="14496" w:author="James Vu" w:date="2024-04-19T00:01:00Z"/>
          <w:trPrChange w:id="14497" w:author="James Vu" w:date="2024-04-19T00:20:00Z">
            <w:trPr>
              <w:trHeight w:val="360"/>
            </w:trPr>
          </w:trPrChange>
        </w:trPr>
        <w:tc>
          <w:tcPr>
            <w:tcW w:w="704" w:type="dxa"/>
            <w:shd w:val="clear" w:color="auto" w:fill="auto"/>
            <w:noWrap/>
            <w:vAlign w:val="center"/>
            <w:hideMark/>
            <w:tcPrChange w:id="14498" w:author="James Vu" w:date="2024-04-19T00:20:00Z">
              <w:tcPr>
                <w:tcW w:w="704" w:type="dxa"/>
                <w:shd w:val="clear" w:color="auto" w:fill="auto"/>
                <w:noWrap/>
                <w:vAlign w:val="center"/>
                <w:hideMark/>
              </w:tcPr>
            </w:tcPrChange>
          </w:tcPr>
          <w:p w14:paraId="5AC24C88" w14:textId="77777777" w:rsidR="004D28C1" w:rsidRPr="003C02FF" w:rsidRDefault="004D28C1" w:rsidP="004D28C1">
            <w:pPr>
              <w:jc w:val="center"/>
              <w:rPr>
                <w:ins w:id="14499" w:author="James Vu" w:date="2024-04-19T00:01:00Z"/>
                <w:b/>
                <w:bCs/>
                <w:color w:val="000000"/>
                <w:rPrChange w:id="14500" w:author="James Vu" w:date="2024-04-19T00:19:00Z">
                  <w:rPr>
                    <w:ins w:id="14501" w:author="James Vu" w:date="2024-04-19T00:01:00Z"/>
                    <w:b/>
                    <w:bCs/>
                    <w:color w:val="000000"/>
                    <w:sz w:val="28"/>
                    <w:szCs w:val="28"/>
                  </w:rPr>
                </w:rPrChange>
              </w:rPr>
            </w:pPr>
            <w:ins w:id="14502" w:author="James Vu" w:date="2024-04-19T00:01:00Z">
              <w:r w:rsidRPr="003C02FF">
                <w:rPr>
                  <w:b/>
                  <w:bCs/>
                  <w:color w:val="000000"/>
                  <w:rPrChange w:id="14503" w:author="James Vu" w:date="2024-04-19T00:19:00Z">
                    <w:rPr>
                      <w:b/>
                      <w:bCs/>
                      <w:color w:val="000000"/>
                      <w:sz w:val="28"/>
                      <w:szCs w:val="28"/>
                    </w:rPr>
                  </w:rPrChange>
                </w:rPr>
                <w:t> </w:t>
              </w:r>
            </w:ins>
          </w:p>
        </w:tc>
        <w:tc>
          <w:tcPr>
            <w:tcW w:w="8358" w:type="dxa"/>
            <w:shd w:val="clear" w:color="auto" w:fill="auto"/>
            <w:noWrap/>
            <w:vAlign w:val="center"/>
            <w:hideMark/>
            <w:tcPrChange w:id="14504" w:author="James Vu" w:date="2024-04-19T00:20:00Z">
              <w:tcPr>
                <w:tcW w:w="8358" w:type="dxa"/>
                <w:shd w:val="clear" w:color="auto" w:fill="auto"/>
                <w:noWrap/>
                <w:vAlign w:val="center"/>
                <w:hideMark/>
              </w:tcPr>
            </w:tcPrChange>
          </w:tcPr>
          <w:p w14:paraId="6AFEE554" w14:textId="77777777" w:rsidR="004D28C1" w:rsidRPr="003C02FF" w:rsidRDefault="004D28C1" w:rsidP="004D28C1">
            <w:pPr>
              <w:rPr>
                <w:ins w:id="14505" w:author="James Vu" w:date="2024-04-19T00:01:00Z"/>
                <w:color w:val="0D0D0D"/>
                <w:rPrChange w:id="14506" w:author="James Vu" w:date="2024-04-19T00:19:00Z">
                  <w:rPr>
                    <w:ins w:id="14507" w:author="James Vu" w:date="2024-04-19T00:01:00Z"/>
                    <w:color w:val="0D0D0D"/>
                    <w:sz w:val="28"/>
                    <w:szCs w:val="28"/>
                  </w:rPr>
                </w:rPrChange>
              </w:rPr>
            </w:pPr>
            <w:ins w:id="14508" w:author="James Vu" w:date="2024-04-19T00:01:00Z">
              <w:r w:rsidRPr="003C02FF">
                <w:rPr>
                  <w:color w:val="0D0D0D"/>
                  <w:rPrChange w:id="14509" w:author="James Vu" w:date="2024-04-19T00:19:00Z">
                    <w:rPr>
                      <w:color w:val="0D0D0D"/>
                      <w:sz w:val="28"/>
                      <w:szCs w:val="28"/>
                    </w:rPr>
                  </w:rPrChange>
                </w:rPr>
                <w:t>Công cụ thông tin đào tạo và huấn luyện lực lượng phòng chống lụt bão</w:t>
              </w:r>
            </w:ins>
          </w:p>
        </w:tc>
      </w:tr>
      <w:tr w:rsidR="003C02FF" w:rsidRPr="003C02FF" w14:paraId="507A8B80" w14:textId="77777777" w:rsidTr="003C02FF">
        <w:trPr>
          <w:trHeight w:val="360"/>
          <w:ins w:id="14510" w:author="James Vu" w:date="2024-04-19T00:01:00Z"/>
          <w:trPrChange w:id="14511" w:author="James Vu" w:date="2024-04-19T00:20:00Z">
            <w:trPr>
              <w:trHeight w:val="360"/>
            </w:trPr>
          </w:trPrChange>
        </w:trPr>
        <w:tc>
          <w:tcPr>
            <w:tcW w:w="704" w:type="dxa"/>
            <w:shd w:val="clear" w:color="auto" w:fill="auto"/>
            <w:noWrap/>
            <w:vAlign w:val="center"/>
            <w:hideMark/>
            <w:tcPrChange w:id="14512" w:author="James Vu" w:date="2024-04-19T00:20:00Z">
              <w:tcPr>
                <w:tcW w:w="704" w:type="dxa"/>
                <w:shd w:val="clear" w:color="auto" w:fill="auto"/>
                <w:noWrap/>
                <w:vAlign w:val="center"/>
                <w:hideMark/>
              </w:tcPr>
            </w:tcPrChange>
          </w:tcPr>
          <w:p w14:paraId="4B8BD3C8" w14:textId="77777777" w:rsidR="004D28C1" w:rsidRPr="003C02FF" w:rsidRDefault="004D28C1" w:rsidP="004D28C1">
            <w:pPr>
              <w:jc w:val="center"/>
              <w:rPr>
                <w:ins w:id="14513" w:author="James Vu" w:date="2024-04-19T00:01:00Z"/>
                <w:b/>
                <w:bCs/>
                <w:color w:val="000000"/>
                <w:rPrChange w:id="14514" w:author="James Vu" w:date="2024-04-19T00:19:00Z">
                  <w:rPr>
                    <w:ins w:id="14515" w:author="James Vu" w:date="2024-04-19T00:01:00Z"/>
                    <w:b/>
                    <w:bCs/>
                    <w:color w:val="000000"/>
                    <w:sz w:val="28"/>
                    <w:szCs w:val="28"/>
                  </w:rPr>
                </w:rPrChange>
              </w:rPr>
            </w:pPr>
            <w:ins w:id="14516" w:author="James Vu" w:date="2024-04-19T00:01:00Z">
              <w:r w:rsidRPr="003C02FF">
                <w:rPr>
                  <w:b/>
                  <w:bCs/>
                  <w:color w:val="000000"/>
                  <w:rPrChange w:id="14517" w:author="James Vu" w:date="2024-04-19T00:19:00Z">
                    <w:rPr>
                      <w:b/>
                      <w:bCs/>
                      <w:color w:val="000000"/>
                      <w:sz w:val="28"/>
                      <w:szCs w:val="28"/>
                    </w:rPr>
                  </w:rPrChange>
                </w:rPr>
                <w:t> </w:t>
              </w:r>
            </w:ins>
          </w:p>
        </w:tc>
        <w:tc>
          <w:tcPr>
            <w:tcW w:w="8358" w:type="dxa"/>
            <w:shd w:val="clear" w:color="auto" w:fill="auto"/>
            <w:noWrap/>
            <w:vAlign w:val="center"/>
            <w:hideMark/>
            <w:tcPrChange w:id="14518" w:author="James Vu" w:date="2024-04-19T00:20:00Z">
              <w:tcPr>
                <w:tcW w:w="8358" w:type="dxa"/>
                <w:shd w:val="clear" w:color="auto" w:fill="auto"/>
                <w:noWrap/>
                <w:vAlign w:val="center"/>
                <w:hideMark/>
              </w:tcPr>
            </w:tcPrChange>
          </w:tcPr>
          <w:p w14:paraId="4E488DF3" w14:textId="77777777" w:rsidR="004D28C1" w:rsidRPr="003C02FF" w:rsidRDefault="004D28C1" w:rsidP="004D28C1">
            <w:pPr>
              <w:rPr>
                <w:ins w:id="14519" w:author="James Vu" w:date="2024-04-19T00:01:00Z"/>
                <w:color w:val="0D0D0D"/>
                <w:rPrChange w:id="14520" w:author="James Vu" w:date="2024-04-19T00:19:00Z">
                  <w:rPr>
                    <w:ins w:id="14521" w:author="James Vu" w:date="2024-04-19T00:01:00Z"/>
                    <w:color w:val="0D0D0D"/>
                    <w:sz w:val="28"/>
                    <w:szCs w:val="28"/>
                  </w:rPr>
                </w:rPrChange>
              </w:rPr>
            </w:pPr>
            <w:ins w:id="14522" w:author="James Vu" w:date="2024-04-19T00:01:00Z">
              <w:r w:rsidRPr="003C02FF">
                <w:rPr>
                  <w:color w:val="0D0D0D"/>
                  <w:rPrChange w:id="14523" w:author="James Vu" w:date="2024-04-19T00:19:00Z">
                    <w:rPr>
                      <w:color w:val="0D0D0D"/>
                      <w:sz w:val="28"/>
                      <w:szCs w:val="28"/>
                    </w:rPr>
                  </w:rPrChange>
                </w:rPr>
                <w:t>Công cụ cấp phép xây dựng mới liên quan đến đê điều</w:t>
              </w:r>
            </w:ins>
          </w:p>
        </w:tc>
      </w:tr>
      <w:tr w:rsidR="003C02FF" w:rsidRPr="003C02FF" w14:paraId="1B47441F" w14:textId="77777777" w:rsidTr="003C02FF">
        <w:trPr>
          <w:trHeight w:val="360"/>
          <w:ins w:id="14524" w:author="James Vu" w:date="2024-04-19T00:01:00Z"/>
          <w:trPrChange w:id="14525" w:author="James Vu" w:date="2024-04-19T00:20:00Z">
            <w:trPr>
              <w:trHeight w:val="360"/>
            </w:trPr>
          </w:trPrChange>
        </w:trPr>
        <w:tc>
          <w:tcPr>
            <w:tcW w:w="704" w:type="dxa"/>
            <w:shd w:val="clear" w:color="auto" w:fill="auto"/>
            <w:noWrap/>
            <w:vAlign w:val="center"/>
            <w:hideMark/>
            <w:tcPrChange w:id="14526" w:author="James Vu" w:date="2024-04-19T00:20:00Z">
              <w:tcPr>
                <w:tcW w:w="704" w:type="dxa"/>
                <w:shd w:val="clear" w:color="auto" w:fill="auto"/>
                <w:noWrap/>
                <w:vAlign w:val="center"/>
                <w:hideMark/>
              </w:tcPr>
            </w:tcPrChange>
          </w:tcPr>
          <w:p w14:paraId="0846A0BE" w14:textId="77777777" w:rsidR="004D28C1" w:rsidRPr="003C02FF" w:rsidRDefault="004D28C1" w:rsidP="004D28C1">
            <w:pPr>
              <w:jc w:val="center"/>
              <w:rPr>
                <w:ins w:id="14527" w:author="James Vu" w:date="2024-04-19T00:01:00Z"/>
                <w:b/>
                <w:bCs/>
                <w:color w:val="000000"/>
                <w:rPrChange w:id="14528" w:author="James Vu" w:date="2024-04-19T00:21:00Z">
                  <w:rPr>
                    <w:ins w:id="14529" w:author="James Vu" w:date="2024-04-19T00:01:00Z"/>
                    <w:b/>
                    <w:bCs/>
                    <w:color w:val="000000"/>
                    <w:sz w:val="28"/>
                    <w:szCs w:val="28"/>
                  </w:rPr>
                </w:rPrChange>
              </w:rPr>
            </w:pPr>
            <w:ins w:id="14530" w:author="James Vu" w:date="2024-04-19T00:01:00Z">
              <w:r w:rsidRPr="003C02FF">
                <w:rPr>
                  <w:b/>
                  <w:bCs/>
                  <w:color w:val="000000"/>
                  <w:rPrChange w:id="14531" w:author="James Vu" w:date="2024-04-19T00:21:00Z">
                    <w:rPr>
                      <w:b/>
                      <w:bCs/>
                      <w:color w:val="000000"/>
                      <w:sz w:val="28"/>
                      <w:szCs w:val="28"/>
                    </w:rPr>
                  </w:rPrChange>
                </w:rPr>
                <w:t>7</w:t>
              </w:r>
            </w:ins>
          </w:p>
        </w:tc>
        <w:tc>
          <w:tcPr>
            <w:tcW w:w="8358" w:type="dxa"/>
            <w:shd w:val="clear" w:color="auto" w:fill="auto"/>
            <w:noWrap/>
            <w:vAlign w:val="center"/>
            <w:hideMark/>
            <w:tcPrChange w:id="14532" w:author="James Vu" w:date="2024-04-19T00:20:00Z">
              <w:tcPr>
                <w:tcW w:w="8358" w:type="dxa"/>
                <w:shd w:val="clear" w:color="auto" w:fill="auto"/>
                <w:noWrap/>
                <w:vAlign w:val="center"/>
                <w:hideMark/>
              </w:tcPr>
            </w:tcPrChange>
          </w:tcPr>
          <w:p w14:paraId="18915A70" w14:textId="77777777" w:rsidR="004D28C1" w:rsidRPr="003C02FF" w:rsidRDefault="004D28C1" w:rsidP="004D28C1">
            <w:pPr>
              <w:rPr>
                <w:ins w:id="14533" w:author="James Vu" w:date="2024-04-19T00:01:00Z"/>
                <w:b/>
                <w:bCs/>
                <w:color w:val="0D0D0D"/>
                <w:rPrChange w:id="14534" w:author="James Vu" w:date="2024-04-19T00:21:00Z">
                  <w:rPr>
                    <w:ins w:id="14535" w:author="James Vu" w:date="2024-04-19T00:01:00Z"/>
                    <w:color w:val="0D0D0D"/>
                    <w:sz w:val="28"/>
                    <w:szCs w:val="28"/>
                  </w:rPr>
                </w:rPrChange>
              </w:rPr>
            </w:pPr>
            <w:ins w:id="14536" w:author="James Vu" w:date="2024-04-19T00:01:00Z">
              <w:r w:rsidRPr="003C02FF">
                <w:rPr>
                  <w:b/>
                  <w:bCs/>
                  <w:color w:val="0D0D0D"/>
                  <w:rPrChange w:id="14537" w:author="James Vu" w:date="2024-04-19T00:21:00Z">
                    <w:rPr>
                      <w:color w:val="0D0D0D"/>
                      <w:sz w:val="28"/>
                      <w:szCs w:val="28"/>
                    </w:rPr>
                  </w:rPrChange>
                </w:rPr>
                <w:t>Triển Khai Biện Pháp Phòng Chống Thiên Tai</w:t>
              </w:r>
            </w:ins>
          </w:p>
        </w:tc>
      </w:tr>
      <w:tr w:rsidR="003C02FF" w:rsidRPr="003C02FF" w14:paraId="4597BDD5" w14:textId="77777777" w:rsidTr="003C02FF">
        <w:trPr>
          <w:trHeight w:val="360"/>
          <w:ins w:id="14538" w:author="James Vu" w:date="2024-04-19T00:01:00Z"/>
          <w:trPrChange w:id="14539" w:author="James Vu" w:date="2024-04-19T00:20:00Z">
            <w:trPr>
              <w:trHeight w:val="360"/>
            </w:trPr>
          </w:trPrChange>
        </w:trPr>
        <w:tc>
          <w:tcPr>
            <w:tcW w:w="704" w:type="dxa"/>
            <w:shd w:val="clear" w:color="auto" w:fill="auto"/>
            <w:noWrap/>
            <w:vAlign w:val="center"/>
            <w:hideMark/>
            <w:tcPrChange w:id="14540" w:author="James Vu" w:date="2024-04-19T00:20:00Z">
              <w:tcPr>
                <w:tcW w:w="704" w:type="dxa"/>
                <w:shd w:val="clear" w:color="auto" w:fill="auto"/>
                <w:noWrap/>
                <w:vAlign w:val="center"/>
                <w:hideMark/>
              </w:tcPr>
            </w:tcPrChange>
          </w:tcPr>
          <w:p w14:paraId="180D0D0A" w14:textId="77777777" w:rsidR="004D28C1" w:rsidRPr="003C02FF" w:rsidRDefault="004D28C1" w:rsidP="004D28C1">
            <w:pPr>
              <w:jc w:val="center"/>
              <w:rPr>
                <w:ins w:id="14541" w:author="James Vu" w:date="2024-04-19T00:01:00Z"/>
                <w:b/>
                <w:bCs/>
                <w:color w:val="000000"/>
                <w:rPrChange w:id="14542" w:author="James Vu" w:date="2024-04-19T00:19:00Z">
                  <w:rPr>
                    <w:ins w:id="14543" w:author="James Vu" w:date="2024-04-19T00:01:00Z"/>
                    <w:b/>
                    <w:bCs/>
                    <w:color w:val="000000"/>
                    <w:sz w:val="28"/>
                    <w:szCs w:val="28"/>
                  </w:rPr>
                </w:rPrChange>
              </w:rPr>
            </w:pPr>
            <w:ins w:id="14544" w:author="James Vu" w:date="2024-04-19T00:01:00Z">
              <w:r w:rsidRPr="003C02FF">
                <w:rPr>
                  <w:b/>
                  <w:bCs/>
                  <w:color w:val="000000"/>
                  <w:rPrChange w:id="14545" w:author="James Vu" w:date="2024-04-19T00:19:00Z">
                    <w:rPr>
                      <w:b/>
                      <w:bCs/>
                      <w:color w:val="000000"/>
                      <w:sz w:val="28"/>
                      <w:szCs w:val="28"/>
                    </w:rPr>
                  </w:rPrChange>
                </w:rPr>
                <w:t> </w:t>
              </w:r>
            </w:ins>
          </w:p>
        </w:tc>
        <w:tc>
          <w:tcPr>
            <w:tcW w:w="8358" w:type="dxa"/>
            <w:shd w:val="clear" w:color="auto" w:fill="auto"/>
            <w:noWrap/>
            <w:vAlign w:val="center"/>
            <w:hideMark/>
            <w:tcPrChange w:id="14546" w:author="James Vu" w:date="2024-04-19T00:20:00Z">
              <w:tcPr>
                <w:tcW w:w="8358" w:type="dxa"/>
                <w:shd w:val="clear" w:color="auto" w:fill="auto"/>
                <w:noWrap/>
                <w:vAlign w:val="center"/>
                <w:hideMark/>
              </w:tcPr>
            </w:tcPrChange>
          </w:tcPr>
          <w:p w14:paraId="47B9FFD1" w14:textId="77777777" w:rsidR="004D28C1" w:rsidRPr="003C02FF" w:rsidRDefault="004D28C1" w:rsidP="004D28C1">
            <w:pPr>
              <w:rPr>
                <w:ins w:id="14547" w:author="James Vu" w:date="2024-04-19T00:01:00Z"/>
                <w:color w:val="0D0D0D"/>
                <w:rPrChange w:id="14548" w:author="James Vu" w:date="2024-04-19T00:19:00Z">
                  <w:rPr>
                    <w:ins w:id="14549" w:author="James Vu" w:date="2024-04-19T00:01:00Z"/>
                    <w:color w:val="0D0D0D"/>
                    <w:sz w:val="28"/>
                    <w:szCs w:val="28"/>
                  </w:rPr>
                </w:rPrChange>
              </w:rPr>
            </w:pPr>
            <w:ins w:id="14550" w:author="James Vu" w:date="2024-04-19T00:01:00Z">
              <w:r w:rsidRPr="003C02FF">
                <w:rPr>
                  <w:color w:val="0D0D0D"/>
                  <w:rPrChange w:id="14551" w:author="James Vu" w:date="2024-04-19T00:19:00Z">
                    <w:rPr>
                      <w:color w:val="0D0D0D"/>
                      <w:sz w:val="28"/>
                      <w:szCs w:val="28"/>
                    </w:rPr>
                  </w:rPrChange>
                </w:rPr>
                <w:t>Công cụ lập kế hoạch ứng phó thiên tai</w:t>
              </w:r>
            </w:ins>
          </w:p>
        </w:tc>
      </w:tr>
      <w:tr w:rsidR="003C02FF" w:rsidRPr="003C02FF" w14:paraId="7DDA9799" w14:textId="77777777" w:rsidTr="003C02FF">
        <w:trPr>
          <w:trHeight w:val="360"/>
          <w:ins w:id="14552" w:author="James Vu" w:date="2024-04-19T00:01:00Z"/>
          <w:trPrChange w:id="14553" w:author="James Vu" w:date="2024-04-19T00:20:00Z">
            <w:trPr>
              <w:trHeight w:val="360"/>
            </w:trPr>
          </w:trPrChange>
        </w:trPr>
        <w:tc>
          <w:tcPr>
            <w:tcW w:w="704" w:type="dxa"/>
            <w:shd w:val="clear" w:color="auto" w:fill="auto"/>
            <w:noWrap/>
            <w:vAlign w:val="center"/>
            <w:hideMark/>
            <w:tcPrChange w:id="14554" w:author="James Vu" w:date="2024-04-19T00:20:00Z">
              <w:tcPr>
                <w:tcW w:w="704" w:type="dxa"/>
                <w:shd w:val="clear" w:color="auto" w:fill="auto"/>
                <w:noWrap/>
                <w:vAlign w:val="center"/>
                <w:hideMark/>
              </w:tcPr>
            </w:tcPrChange>
          </w:tcPr>
          <w:p w14:paraId="695A641A" w14:textId="77777777" w:rsidR="004D28C1" w:rsidRPr="003C02FF" w:rsidRDefault="004D28C1" w:rsidP="004D28C1">
            <w:pPr>
              <w:jc w:val="center"/>
              <w:rPr>
                <w:ins w:id="14555" w:author="James Vu" w:date="2024-04-19T00:01:00Z"/>
                <w:b/>
                <w:bCs/>
                <w:color w:val="000000"/>
                <w:rPrChange w:id="14556" w:author="James Vu" w:date="2024-04-19T00:19:00Z">
                  <w:rPr>
                    <w:ins w:id="14557" w:author="James Vu" w:date="2024-04-19T00:01:00Z"/>
                    <w:b/>
                    <w:bCs/>
                    <w:color w:val="000000"/>
                    <w:sz w:val="28"/>
                    <w:szCs w:val="28"/>
                  </w:rPr>
                </w:rPrChange>
              </w:rPr>
            </w:pPr>
            <w:ins w:id="14558" w:author="James Vu" w:date="2024-04-19T00:01:00Z">
              <w:r w:rsidRPr="003C02FF">
                <w:rPr>
                  <w:b/>
                  <w:bCs/>
                  <w:color w:val="000000"/>
                  <w:rPrChange w:id="14559" w:author="James Vu" w:date="2024-04-19T00:19:00Z">
                    <w:rPr>
                      <w:b/>
                      <w:bCs/>
                      <w:color w:val="000000"/>
                      <w:sz w:val="28"/>
                      <w:szCs w:val="28"/>
                    </w:rPr>
                  </w:rPrChange>
                </w:rPr>
                <w:t> </w:t>
              </w:r>
            </w:ins>
          </w:p>
        </w:tc>
        <w:tc>
          <w:tcPr>
            <w:tcW w:w="8358" w:type="dxa"/>
            <w:shd w:val="clear" w:color="auto" w:fill="auto"/>
            <w:noWrap/>
            <w:vAlign w:val="center"/>
            <w:hideMark/>
            <w:tcPrChange w:id="14560" w:author="James Vu" w:date="2024-04-19T00:20:00Z">
              <w:tcPr>
                <w:tcW w:w="8358" w:type="dxa"/>
                <w:shd w:val="clear" w:color="auto" w:fill="auto"/>
                <w:noWrap/>
                <w:vAlign w:val="center"/>
                <w:hideMark/>
              </w:tcPr>
            </w:tcPrChange>
          </w:tcPr>
          <w:p w14:paraId="4BBF1D79" w14:textId="77777777" w:rsidR="004D28C1" w:rsidRPr="003C02FF" w:rsidRDefault="004D28C1" w:rsidP="004D28C1">
            <w:pPr>
              <w:rPr>
                <w:ins w:id="14561" w:author="James Vu" w:date="2024-04-19T00:01:00Z"/>
                <w:color w:val="0D0D0D"/>
                <w:rPrChange w:id="14562" w:author="James Vu" w:date="2024-04-19T00:19:00Z">
                  <w:rPr>
                    <w:ins w:id="14563" w:author="James Vu" w:date="2024-04-19T00:01:00Z"/>
                    <w:color w:val="0D0D0D"/>
                    <w:sz w:val="28"/>
                    <w:szCs w:val="28"/>
                  </w:rPr>
                </w:rPrChange>
              </w:rPr>
            </w:pPr>
            <w:ins w:id="14564" w:author="James Vu" w:date="2024-04-19T00:01:00Z">
              <w:r w:rsidRPr="003C02FF">
                <w:rPr>
                  <w:color w:val="0D0D0D"/>
                  <w:rPrChange w:id="14565" w:author="James Vu" w:date="2024-04-19T00:19:00Z">
                    <w:rPr>
                      <w:color w:val="0D0D0D"/>
                      <w:sz w:val="28"/>
                      <w:szCs w:val="28"/>
                    </w:rPr>
                  </w:rPrChange>
                </w:rPr>
                <w:t>Công cụ điều phối nguồn lực ứng phó</w:t>
              </w:r>
            </w:ins>
          </w:p>
        </w:tc>
      </w:tr>
      <w:tr w:rsidR="003C02FF" w:rsidRPr="003C02FF" w14:paraId="432AB65A" w14:textId="77777777" w:rsidTr="003C02FF">
        <w:trPr>
          <w:trHeight w:val="360"/>
          <w:ins w:id="14566" w:author="James Vu" w:date="2024-04-19T00:01:00Z"/>
          <w:trPrChange w:id="14567" w:author="James Vu" w:date="2024-04-19T00:20:00Z">
            <w:trPr>
              <w:trHeight w:val="360"/>
            </w:trPr>
          </w:trPrChange>
        </w:trPr>
        <w:tc>
          <w:tcPr>
            <w:tcW w:w="704" w:type="dxa"/>
            <w:shd w:val="clear" w:color="auto" w:fill="auto"/>
            <w:noWrap/>
            <w:vAlign w:val="center"/>
            <w:hideMark/>
            <w:tcPrChange w:id="14568" w:author="James Vu" w:date="2024-04-19T00:20:00Z">
              <w:tcPr>
                <w:tcW w:w="704" w:type="dxa"/>
                <w:shd w:val="clear" w:color="auto" w:fill="auto"/>
                <w:noWrap/>
                <w:vAlign w:val="center"/>
                <w:hideMark/>
              </w:tcPr>
            </w:tcPrChange>
          </w:tcPr>
          <w:p w14:paraId="45F6D752" w14:textId="77777777" w:rsidR="004D28C1" w:rsidRPr="003C02FF" w:rsidRDefault="004D28C1" w:rsidP="004D28C1">
            <w:pPr>
              <w:jc w:val="center"/>
              <w:rPr>
                <w:ins w:id="14569" w:author="James Vu" w:date="2024-04-19T00:01:00Z"/>
                <w:b/>
                <w:bCs/>
                <w:color w:val="000000"/>
                <w:rPrChange w:id="14570" w:author="James Vu" w:date="2024-04-19T00:19:00Z">
                  <w:rPr>
                    <w:ins w:id="14571" w:author="James Vu" w:date="2024-04-19T00:01:00Z"/>
                    <w:b/>
                    <w:bCs/>
                    <w:color w:val="000000"/>
                    <w:sz w:val="28"/>
                    <w:szCs w:val="28"/>
                  </w:rPr>
                </w:rPrChange>
              </w:rPr>
            </w:pPr>
            <w:ins w:id="14572" w:author="James Vu" w:date="2024-04-19T00:01:00Z">
              <w:r w:rsidRPr="003C02FF">
                <w:rPr>
                  <w:b/>
                  <w:bCs/>
                  <w:color w:val="000000"/>
                  <w:rPrChange w:id="14573" w:author="James Vu" w:date="2024-04-19T00:19:00Z">
                    <w:rPr>
                      <w:b/>
                      <w:bCs/>
                      <w:color w:val="000000"/>
                      <w:sz w:val="28"/>
                      <w:szCs w:val="28"/>
                    </w:rPr>
                  </w:rPrChange>
                </w:rPr>
                <w:t> </w:t>
              </w:r>
            </w:ins>
          </w:p>
        </w:tc>
        <w:tc>
          <w:tcPr>
            <w:tcW w:w="8358" w:type="dxa"/>
            <w:shd w:val="clear" w:color="auto" w:fill="auto"/>
            <w:noWrap/>
            <w:vAlign w:val="center"/>
            <w:hideMark/>
            <w:tcPrChange w:id="14574" w:author="James Vu" w:date="2024-04-19T00:20:00Z">
              <w:tcPr>
                <w:tcW w:w="8358" w:type="dxa"/>
                <w:shd w:val="clear" w:color="auto" w:fill="auto"/>
                <w:noWrap/>
                <w:vAlign w:val="center"/>
                <w:hideMark/>
              </w:tcPr>
            </w:tcPrChange>
          </w:tcPr>
          <w:p w14:paraId="29AF3FAE" w14:textId="77777777" w:rsidR="004D28C1" w:rsidRPr="003C02FF" w:rsidRDefault="004D28C1" w:rsidP="004D28C1">
            <w:pPr>
              <w:rPr>
                <w:ins w:id="14575" w:author="James Vu" w:date="2024-04-19T00:01:00Z"/>
                <w:color w:val="0D0D0D"/>
                <w:rPrChange w:id="14576" w:author="James Vu" w:date="2024-04-19T00:19:00Z">
                  <w:rPr>
                    <w:ins w:id="14577" w:author="James Vu" w:date="2024-04-19T00:01:00Z"/>
                    <w:color w:val="0D0D0D"/>
                    <w:sz w:val="28"/>
                    <w:szCs w:val="28"/>
                  </w:rPr>
                </w:rPrChange>
              </w:rPr>
            </w:pPr>
            <w:ins w:id="14578" w:author="James Vu" w:date="2024-04-19T00:01:00Z">
              <w:r w:rsidRPr="003C02FF">
                <w:rPr>
                  <w:color w:val="0D0D0D"/>
                  <w:rPrChange w:id="14579" w:author="James Vu" w:date="2024-04-19T00:19:00Z">
                    <w:rPr>
                      <w:color w:val="0D0D0D"/>
                      <w:sz w:val="28"/>
                      <w:szCs w:val="28"/>
                    </w:rPr>
                  </w:rPrChange>
                </w:rPr>
                <w:t>Công cụ thông tin huấn luyện và thực tập phương án ứng phó</w:t>
              </w:r>
            </w:ins>
          </w:p>
        </w:tc>
      </w:tr>
      <w:tr w:rsidR="003C02FF" w:rsidRPr="003C02FF" w14:paraId="4404FE4E" w14:textId="77777777" w:rsidTr="003C02FF">
        <w:trPr>
          <w:trHeight w:val="360"/>
          <w:ins w:id="14580" w:author="James Vu" w:date="2024-04-19T00:01:00Z"/>
          <w:trPrChange w:id="14581" w:author="James Vu" w:date="2024-04-19T00:20:00Z">
            <w:trPr>
              <w:trHeight w:val="360"/>
            </w:trPr>
          </w:trPrChange>
        </w:trPr>
        <w:tc>
          <w:tcPr>
            <w:tcW w:w="704" w:type="dxa"/>
            <w:shd w:val="clear" w:color="auto" w:fill="auto"/>
            <w:noWrap/>
            <w:vAlign w:val="center"/>
            <w:hideMark/>
            <w:tcPrChange w:id="14582" w:author="James Vu" w:date="2024-04-19T00:20:00Z">
              <w:tcPr>
                <w:tcW w:w="704" w:type="dxa"/>
                <w:shd w:val="clear" w:color="auto" w:fill="auto"/>
                <w:noWrap/>
                <w:vAlign w:val="center"/>
                <w:hideMark/>
              </w:tcPr>
            </w:tcPrChange>
          </w:tcPr>
          <w:p w14:paraId="58A260C1" w14:textId="77777777" w:rsidR="004D28C1" w:rsidRPr="003C02FF" w:rsidRDefault="004D28C1" w:rsidP="004D28C1">
            <w:pPr>
              <w:jc w:val="center"/>
              <w:rPr>
                <w:ins w:id="14583" w:author="James Vu" w:date="2024-04-19T00:01:00Z"/>
                <w:b/>
                <w:bCs/>
                <w:color w:val="000000"/>
                <w:rPrChange w:id="14584" w:author="James Vu" w:date="2024-04-19T00:19:00Z">
                  <w:rPr>
                    <w:ins w:id="14585" w:author="James Vu" w:date="2024-04-19T00:01:00Z"/>
                    <w:b/>
                    <w:bCs/>
                    <w:color w:val="000000"/>
                    <w:sz w:val="28"/>
                    <w:szCs w:val="28"/>
                  </w:rPr>
                </w:rPrChange>
              </w:rPr>
            </w:pPr>
            <w:ins w:id="14586" w:author="James Vu" w:date="2024-04-19T00:01:00Z">
              <w:r w:rsidRPr="003C02FF">
                <w:rPr>
                  <w:b/>
                  <w:bCs/>
                  <w:color w:val="000000"/>
                  <w:rPrChange w:id="14587" w:author="James Vu" w:date="2024-04-19T00:19:00Z">
                    <w:rPr>
                      <w:b/>
                      <w:bCs/>
                      <w:color w:val="000000"/>
                      <w:sz w:val="28"/>
                      <w:szCs w:val="28"/>
                    </w:rPr>
                  </w:rPrChange>
                </w:rPr>
                <w:t> </w:t>
              </w:r>
            </w:ins>
          </w:p>
        </w:tc>
        <w:tc>
          <w:tcPr>
            <w:tcW w:w="8358" w:type="dxa"/>
            <w:shd w:val="clear" w:color="auto" w:fill="auto"/>
            <w:noWrap/>
            <w:vAlign w:val="center"/>
            <w:hideMark/>
            <w:tcPrChange w:id="14588" w:author="James Vu" w:date="2024-04-19T00:20:00Z">
              <w:tcPr>
                <w:tcW w:w="8358" w:type="dxa"/>
                <w:shd w:val="clear" w:color="auto" w:fill="auto"/>
                <w:noWrap/>
                <w:vAlign w:val="center"/>
                <w:hideMark/>
              </w:tcPr>
            </w:tcPrChange>
          </w:tcPr>
          <w:p w14:paraId="68669F95" w14:textId="77777777" w:rsidR="004D28C1" w:rsidRPr="003C02FF" w:rsidRDefault="004D28C1" w:rsidP="004D28C1">
            <w:pPr>
              <w:rPr>
                <w:ins w:id="14589" w:author="James Vu" w:date="2024-04-19T00:01:00Z"/>
                <w:color w:val="0D0D0D"/>
                <w:rPrChange w:id="14590" w:author="James Vu" w:date="2024-04-19T00:19:00Z">
                  <w:rPr>
                    <w:ins w:id="14591" w:author="James Vu" w:date="2024-04-19T00:01:00Z"/>
                    <w:color w:val="0D0D0D"/>
                    <w:sz w:val="28"/>
                    <w:szCs w:val="28"/>
                  </w:rPr>
                </w:rPrChange>
              </w:rPr>
            </w:pPr>
            <w:ins w:id="14592" w:author="James Vu" w:date="2024-04-19T00:01:00Z">
              <w:r w:rsidRPr="003C02FF">
                <w:rPr>
                  <w:color w:val="0D0D0D"/>
                  <w:rPrChange w:id="14593" w:author="James Vu" w:date="2024-04-19T00:19:00Z">
                    <w:rPr>
                      <w:color w:val="0D0D0D"/>
                      <w:sz w:val="28"/>
                      <w:szCs w:val="28"/>
                    </w:rPr>
                  </w:rPrChange>
                </w:rPr>
                <w:t>Công cụ báo cáo và đánh giá sau sự kiện</w:t>
              </w:r>
            </w:ins>
          </w:p>
        </w:tc>
      </w:tr>
      <w:tr w:rsidR="003C02FF" w:rsidRPr="003C02FF" w14:paraId="0DFF748A" w14:textId="77777777" w:rsidTr="003C02FF">
        <w:trPr>
          <w:trHeight w:val="360"/>
          <w:ins w:id="14594" w:author="James Vu" w:date="2024-04-19T00:01:00Z"/>
          <w:trPrChange w:id="14595" w:author="James Vu" w:date="2024-04-19T00:20:00Z">
            <w:trPr>
              <w:trHeight w:val="360"/>
            </w:trPr>
          </w:trPrChange>
        </w:trPr>
        <w:tc>
          <w:tcPr>
            <w:tcW w:w="704" w:type="dxa"/>
            <w:shd w:val="clear" w:color="auto" w:fill="auto"/>
            <w:noWrap/>
            <w:vAlign w:val="center"/>
            <w:hideMark/>
            <w:tcPrChange w:id="14596" w:author="James Vu" w:date="2024-04-19T00:20:00Z">
              <w:tcPr>
                <w:tcW w:w="704" w:type="dxa"/>
                <w:shd w:val="clear" w:color="auto" w:fill="auto"/>
                <w:noWrap/>
                <w:vAlign w:val="center"/>
                <w:hideMark/>
              </w:tcPr>
            </w:tcPrChange>
          </w:tcPr>
          <w:p w14:paraId="0E9CD4C0" w14:textId="77777777" w:rsidR="004D28C1" w:rsidRPr="003C02FF" w:rsidRDefault="004D28C1" w:rsidP="004D28C1">
            <w:pPr>
              <w:jc w:val="center"/>
              <w:rPr>
                <w:ins w:id="14597" w:author="James Vu" w:date="2024-04-19T00:01:00Z"/>
                <w:b/>
                <w:bCs/>
                <w:color w:val="000000"/>
                <w:rPrChange w:id="14598" w:author="James Vu" w:date="2024-04-19T00:21:00Z">
                  <w:rPr>
                    <w:ins w:id="14599" w:author="James Vu" w:date="2024-04-19T00:01:00Z"/>
                    <w:b/>
                    <w:bCs/>
                    <w:color w:val="000000"/>
                    <w:sz w:val="28"/>
                    <w:szCs w:val="28"/>
                  </w:rPr>
                </w:rPrChange>
              </w:rPr>
            </w:pPr>
            <w:ins w:id="14600" w:author="James Vu" w:date="2024-04-19T00:01:00Z">
              <w:r w:rsidRPr="003C02FF">
                <w:rPr>
                  <w:b/>
                  <w:bCs/>
                  <w:color w:val="000000"/>
                  <w:rPrChange w:id="14601" w:author="James Vu" w:date="2024-04-19T00:21:00Z">
                    <w:rPr>
                      <w:b/>
                      <w:bCs/>
                      <w:color w:val="000000"/>
                      <w:sz w:val="28"/>
                      <w:szCs w:val="28"/>
                    </w:rPr>
                  </w:rPrChange>
                </w:rPr>
                <w:t>8</w:t>
              </w:r>
            </w:ins>
          </w:p>
        </w:tc>
        <w:tc>
          <w:tcPr>
            <w:tcW w:w="8358" w:type="dxa"/>
            <w:shd w:val="clear" w:color="auto" w:fill="auto"/>
            <w:noWrap/>
            <w:vAlign w:val="center"/>
            <w:hideMark/>
            <w:tcPrChange w:id="14602" w:author="James Vu" w:date="2024-04-19T00:20:00Z">
              <w:tcPr>
                <w:tcW w:w="8358" w:type="dxa"/>
                <w:shd w:val="clear" w:color="auto" w:fill="auto"/>
                <w:noWrap/>
                <w:vAlign w:val="center"/>
                <w:hideMark/>
              </w:tcPr>
            </w:tcPrChange>
          </w:tcPr>
          <w:p w14:paraId="319A7822" w14:textId="77777777" w:rsidR="004D28C1" w:rsidRPr="003C02FF" w:rsidRDefault="004D28C1" w:rsidP="004D28C1">
            <w:pPr>
              <w:rPr>
                <w:ins w:id="14603" w:author="James Vu" w:date="2024-04-19T00:01:00Z"/>
                <w:b/>
                <w:bCs/>
                <w:color w:val="0D0D0D"/>
                <w:rPrChange w:id="14604" w:author="James Vu" w:date="2024-04-19T00:21:00Z">
                  <w:rPr>
                    <w:ins w:id="14605" w:author="James Vu" w:date="2024-04-19T00:01:00Z"/>
                    <w:color w:val="0D0D0D"/>
                    <w:sz w:val="28"/>
                    <w:szCs w:val="28"/>
                  </w:rPr>
                </w:rPrChange>
              </w:rPr>
            </w:pPr>
            <w:ins w:id="14606" w:author="James Vu" w:date="2024-04-19T00:01:00Z">
              <w:r w:rsidRPr="003C02FF">
                <w:rPr>
                  <w:b/>
                  <w:bCs/>
                  <w:color w:val="0D0D0D"/>
                  <w:rPrChange w:id="14607" w:author="James Vu" w:date="2024-04-19T00:21:00Z">
                    <w:rPr>
                      <w:color w:val="0D0D0D"/>
                      <w:sz w:val="28"/>
                      <w:szCs w:val="28"/>
                    </w:rPr>
                  </w:rPrChange>
                </w:rPr>
                <w:t>Thu thập Dữ liệu Viễn thám</w:t>
              </w:r>
            </w:ins>
          </w:p>
        </w:tc>
      </w:tr>
      <w:tr w:rsidR="003C02FF" w:rsidRPr="003C02FF" w14:paraId="395DABF5" w14:textId="77777777" w:rsidTr="003C02FF">
        <w:trPr>
          <w:trHeight w:val="360"/>
          <w:ins w:id="14608" w:author="James Vu" w:date="2024-04-19T00:01:00Z"/>
          <w:trPrChange w:id="14609" w:author="James Vu" w:date="2024-04-19T00:20:00Z">
            <w:trPr>
              <w:trHeight w:val="360"/>
            </w:trPr>
          </w:trPrChange>
        </w:trPr>
        <w:tc>
          <w:tcPr>
            <w:tcW w:w="704" w:type="dxa"/>
            <w:shd w:val="clear" w:color="auto" w:fill="auto"/>
            <w:noWrap/>
            <w:vAlign w:val="center"/>
            <w:hideMark/>
            <w:tcPrChange w:id="14610" w:author="James Vu" w:date="2024-04-19T00:20:00Z">
              <w:tcPr>
                <w:tcW w:w="704" w:type="dxa"/>
                <w:shd w:val="clear" w:color="auto" w:fill="auto"/>
                <w:noWrap/>
                <w:vAlign w:val="center"/>
                <w:hideMark/>
              </w:tcPr>
            </w:tcPrChange>
          </w:tcPr>
          <w:p w14:paraId="1C2690DA" w14:textId="77777777" w:rsidR="004D28C1" w:rsidRPr="003C02FF" w:rsidRDefault="004D28C1" w:rsidP="004D28C1">
            <w:pPr>
              <w:jc w:val="center"/>
              <w:rPr>
                <w:ins w:id="14611" w:author="James Vu" w:date="2024-04-19T00:01:00Z"/>
                <w:b/>
                <w:bCs/>
                <w:color w:val="000000"/>
                <w:rPrChange w:id="14612" w:author="James Vu" w:date="2024-04-19T00:19:00Z">
                  <w:rPr>
                    <w:ins w:id="14613" w:author="James Vu" w:date="2024-04-19T00:01:00Z"/>
                    <w:b/>
                    <w:bCs/>
                    <w:color w:val="000000"/>
                    <w:sz w:val="28"/>
                    <w:szCs w:val="28"/>
                  </w:rPr>
                </w:rPrChange>
              </w:rPr>
            </w:pPr>
            <w:ins w:id="14614" w:author="James Vu" w:date="2024-04-19T00:01:00Z">
              <w:r w:rsidRPr="003C02FF">
                <w:rPr>
                  <w:b/>
                  <w:bCs/>
                  <w:color w:val="000000"/>
                  <w:rPrChange w:id="14615" w:author="James Vu" w:date="2024-04-19T00:19:00Z">
                    <w:rPr>
                      <w:b/>
                      <w:bCs/>
                      <w:color w:val="000000"/>
                      <w:sz w:val="28"/>
                      <w:szCs w:val="28"/>
                    </w:rPr>
                  </w:rPrChange>
                </w:rPr>
                <w:t> </w:t>
              </w:r>
            </w:ins>
          </w:p>
        </w:tc>
        <w:tc>
          <w:tcPr>
            <w:tcW w:w="8358" w:type="dxa"/>
            <w:shd w:val="clear" w:color="auto" w:fill="auto"/>
            <w:noWrap/>
            <w:vAlign w:val="center"/>
            <w:hideMark/>
            <w:tcPrChange w:id="14616" w:author="James Vu" w:date="2024-04-19T00:20:00Z">
              <w:tcPr>
                <w:tcW w:w="8358" w:type="dxa"/>
                <w:shd w:val="clear" w:color="auto" w:fill="auto"/>
                <w:noWrap/>
                <w:vAlign w:val="center"/>
                <w:hideMark/>
              </w:tcPr>
            </w:tcPrChange>
          </w:tcPr>
          <w:p w14:paraId="0E8FAFF3" w14:textId="77777777" w:rsidR="004D28C1" w:rsidRPr="003C02FF" w:rsidRDefault="004D28C1" w:rsidP="004D28C1">
            <w:pPr>
              <w:rPr>
                <w:ins w:id="14617" w:author="James Vu" w:date="2024-04-19T00:01:00Z"/>
                <w:color w:val="0D0D0D"/>
                <w:rPrChange w:id="14618" w:author="James Vu" w:date="2024-04-19T00:19:00Z">
                  <w:rPr>
                    <w:ins w:id="14619" w:author="James Vu" w:date="2024-04-19T00:01:00Z"/>
                    <w:color w:val="0D0D0D"/>
                    <w:sz w:val="28"/>
                    <w:szCs w:val="28"/>
                  </w:rPr>
                </w:rPrChange>
              </w:rPr>
            </w:pPr>
            <w:ins w:id="14620" w:author="James Vu" w:date="2024-04-19T00:01:00Z">
              <w:r w:rsidRPr="003C02FF">
                <w:rPr>
                  <w:color w:val="0D0D0D"/>
                  <w:rPrChange w:id="14621" w:author="James Vu" w:date="2024-04-19T00:19:00Z">
                    <w:rPr>
                      <w:color w:val="0D0D0D"/>
                      <w:sz w:val="28"/>
                      <w:szCs w:val="28"/>
                    </w:rPr>
                  </w:rPrChange>
                </w:rPr>
                <w:t>Thu thập dữ liệu vệ tinh về thời tiết, nhiệt độ, áp suất không khí, mưa, mây, sóng biển.</w:t>
              </w:r>
            </w:ins>
          </w:p>
        </w:tc>
      </w:tr>
      <w:tr w:rsidR="003C02FF" w:rsidRPr="003C02FF" w14:paraId="0F176A65" w14:textId="77777777" w:rsidTr="003C02FF">
        <w:trPr>
          <w:trHeight w:val="360"/>
          <w:ins w:id="14622" w:author="James Vu" w:date="2024-04-19T00:01:00Z"/>
          <w:trPrChange w:id="14623" w:author="James Vu" w:date="2024-04-19T00:20:00Z">
            <w:trPr>
              <w:trHeight w:val="360"/>
            </w:trPr>
          </w:trPrChange>
        </w:trPr>
        <w:tc>
          <w:tcPr>
            <w:tcW w:w="704" w:type="dxa"/>
            <w:shd w:val="clear" w:color="auto" w:fill="auto"/>
            <w:noWrap/>
            <w:vAlign w:val="center"/>
            <w:hideMark/>
            <w:tcPrChange w:id="14624" w:author="James Vu" w:date="2024-04-19T00:20:00Z">
              <w:tcPr>
                <w:tcW w:w="704" w:type="dxa"/>
                <w:shd w:val="clear" w:color="auto" w:fill="auto"/>
                <w:noWrap/>
                <w:vAlign w:val="center"/>
                <w:hideMark/>
              </w:tcPr>
            </w:tcPrChange>
          </w:tcPr>
          <w:p w14:paraId="599AB610" w14:textId="77777777" w:rsidR="004D28C1" w:rsidRPr="003C02FF" w:rsidRDefault="004D28C1" w:rsidP="004D28C1">
            <w:pPr>
              <w:jc w:val="center"/>
              <w:rPr>
                <w:ins w:id="14625" w:author="James Vu" w:date="2024-04-19T00:01:00Z"/>
                <w:b/>
                <w:bCs/>
                <w:color w:val="000000"/>
                <w:rPrChange w:id="14626" w:author="James Vu" w:date="2024-04-19T00:19:00Z">
                  <w:rPr>
                    <w:ins w:id="14627" w:author="James Vu" w:date="2024-04-19T00:01:00Z"/>
                    <w:b/>
                    <w:bCs/>
                    <w:color w:val="000000"/>
                    <w:sz w:val="28"/>
                    <w:szCs w:val="28"/>
                  </w:rPr>
                </w:rPrChange>
              </w:rPr>
            </w:pPr>
            <w:ins w:id="14628" w:author="James Vu" w:date="2024-04-19T00:01:00Z">
              <w:r w:rsidRPr="003C02FF">
                <w:rPr>
                  <w:b/>
                  <w:bCs/>
                  <w:color w:val="000000"/>
                  <w:rPrChange w:id="14629" w:author="James Vu" w:date="2024-04-19T00:19:00Z">
                    <w:rPr>
                      <w:b/>
                      <w:bCs/>
                      <w:color w:val="000000"/>
                      <w:sz w:val="28"/>
                      <w:szCs w:val="28"/>
                    </w:rPr>
                  </w:rPrChange>
                </w:rPr>
                <w:t> </w:t>
              </w:r>
            </w:ins>
          </w:p>
        </w:tc>
        <w:tc>
          <w:tcPr>
            <w:tcW w:w="8358" w:type="dxa"/>
            <w:shd w:val="clear" w:color="auto" w:fill="auto"/>
            <w:noWrap/>
            <w:vAlign w:val="center"/>
            <w:hideMark/>
            <w:tcPrChange w:id="14630" w:author="James Vu" w:date="2024-04-19T00:20:00Z">
              <w:tcPr>
                <w:tcW w:w="8358" w:type="dxa"/>
                <w:shd w:val="clear" w:color="auto" w:fill="auto"/>
                <w:noWrap/>
                <w:vAlign w:val="center"/>
                <w:hideMark/>
              </w:tcPr>
            </w:tcPrChange>
          </w:tcPr>
          <w:p w14:paraId="1F475869" w14:textId="77777777" w:rsidR="004D28C1" w:rsidRPr="003C02FF" w:rsidRDefault="004D28C1" w:rsidP="004D28C1">
            <w:pPr>
              <w:rPr>
                <w:ins w:id="14631" w:author="James Vu" w:date="2024-04-19T00:01:00Z"/>
                <w:color w:val="0D0D0D"/>
                <w:rPrChange w:id="14632" w:author="James Vu" w:date="2024-04-19T00:19:00Z">
                  <w:rPr>
                    <w:ins w:id="14633" w:author="James Vu" w:date="2024-04-19T00:01:00Z"/>
                    <w:color w:val="0D0D0D"/>
                    <w:sz w:val="28"/>
                    <w:szCs w:val="28"/>
                  </w:rPr>
                </w:rPrChange>
              </w:rPr>
            </w:pPr>
            <w:ins w:id="14634" w:author="James Vu" w:date="2024-04-19T00:01:00Z">
              <w:r w:rsidRPr="003C02FF">
                <w:rPr>
                  <w:color w:val="0D0D0D"/>
                  <w:rPrChange w:id="14635" w:author="James Vu" w:date="2024-04-19T00:19:00Z">
                    <w:rPr>
                      <w:color w:val="0D0D0D"/>
                      <w:sz w:val="28"/>
                      <w:szCs w:val="28"/>
                    </w:rPr>
                  </w:rPrChange>
                </w:rPr>
                <w:t>Cập nhật dữ liệu thời tiết liên tục từ các cơ quan viễn thám và các trạm khí tượng</w:t>
              </w:r>
            </w:ins>
          </w:p>
        </w:tc>
      </w:tr>
      <w:tr w:rsidR="003C02FF" w:rsidRPr="003C02FF" w14:paraId="40AB1135" w14:textId="77777777" w:rsidTr="003C02FF">
        <w:trPr>
          <w:trHeight w:val="360"/>
          <w:ins w:id="14636" w:author="James Vu" w:date="2024-04-19T00:01:00Z"/>
          <w:trPrChange w:id="14637" w:author="James Vu" w:date="2024-04-19T00:20:00Z">
            <w:trPr>
              <w:trHeight w:val="360"/>
            </w:trPr>
          </w:trPrChange>
        </w:trPr>
        <w:tc>
          <w:tcPr>
            <w:tcW w:w="704" w:type="dxa"/>
            <w:shd w:val="clear" w:color="auto" w:fill="auto"/>
            <w:noWrap/>
            <w:vAlign w:val="center"/>
            <w:hideMark/>
            <w:tcPrChange w:id="14638" w:author="James Vu" w:date="2024-04-19T00:20:00Z">
              <w:tcPr>
                <w:tcW w:w="704" w:type="dxa"/>
                <w:shd w:val="clear" w:color="auto" w:fill="auto"/>
                <w:noWrap/>
                <w:vAlign w:val="center"/>
                <w:hideMark/>
              </w:tcPr>
            </w:tcPrChange>
          </w:tcPr>
          <w:p w14:paraId="10596BA7" w14:textId="77777777" w:rsidR="004D28C1" w:rsidRPr="003C02FF" w:rsidRDefault="004D28C1" w:rsidP="004D28C1">
            <w:pPr>
              <w:jc w:val="center"/>
              <w:rPr>
                <w:ins w:id="14639" w:author="James Vu" w:date="2024-04-19T00:01:00Z"/>
                <w:b/>
                <w:bCs/>
                <w:color w:val="000000"/>
                <w:rPrChange w:id="14640" w:author="James Vu" w:date="2024-04-19T00:21:00Z">
                  <w:rPr>
                    <w:ins w:id="14641" w:author="James Vu" w:date="2024-04-19T00:01:00Z"/>
                    <w:b/>
                    <w:bCs/>
                    <w:color w:val="000000"/>
                    <w:sz w:val="28"/>
                    <w:szCs w:val="28"/>
                  </w:rPr>
                </w:rPrChange>
              </w:rPr>
            </w:pPr>
            <w:ins w:id="14642" w:author="James Vu" w:date="2024-04-19T00:01:00Z">
              <w:r w:rsidRPr="003C02FF">
                <w:rPr>
                  <w:b/>
                  <w:bCs/>
                  <w:color w:val="000000"/>
                  <w:rPrChange w:id="14643" w:author="James Vu" w:date="2024-04-19T00:21:00Z">
                    <w:rPr>
                      <w:b/>
                      <w:bCs/>
                      <w:color w:val="000000"/>
                      <w:sz w:val="28"/>
                      <w:szCs w:val="28"/>
                    </w:rPr>
                  </w:rPrChange>
                </w:rPr>
                <w:t>9</w:t>
              </w:r>
            </w:ins>
          </w:p>
        </w:tc>
        <w:tc>
          <w:tcPr>
            <w:tcW w:w="8358" w:type="dxa"/>
            <w:shd w:val="clear" w:color="auto" w:fill="auto"/>
            <w:noWrap/>
            <w:vAlign w:val="center"/>
            <w:hideMark/>
            <w:tcPrChange w:id="14644" w:author="James Vu" w:date="2024-04-19T00:20:00Z">
              <w:tcPr>
                <w:tcW w:w="8358" w:type="dxa"/>
                <w:shd w:val="clear" w:color="auto" w:fill="auto"/>
                <w:noWrap/>
                <w:vAlign w:val="center"/>
                <w:hideMark/>
              </w:tcPr>
            </w:tcPrChange>
          </w:tcPr>
          <w:p w14:paraId="518399AB" w14:textId="77777777" w:rsidR="004D28C1" w:rsidRPr="003C02FF" w:rsidRDefault="004D28C1" w:rsidP="004D28C1">
            <w:pPr>
              <w:rPr>
                <w:ins w:id="14645" w:author="James Vu" w:date="2024-04-19T00:01:00Z"/>
                <w:b/>
                <w:bCs/>
                <w:color w:val="0D0D0D"/>
                <w:rPrChange w:id="14646" w:author="James Vu" w:date="2024-04-19T00:21:00Z">
                  <w:rPr>
                    <w:ins w:id="14647" w:author="James Vu" w:date="2024-04-19T00:01:00Z"/>
                    <w:color w:val="0D0D0D"/>
                    <w:sz w:val="28"/>
                    <w:szCs w:val="28"/>
                  </w:rPr>
                </w:rPrChange>
              </w:rPr>
            </w:pPr>
            <w:ins w:id="14648" w:author="James Vu" w:date="2024-04-19T00:01:00Z">
              <w:r w:rsidRPr="003C02FF">
                <w:rPr>
                  <w:b/>
                  <w:bCs/>
                  <w:color w:val="0D0D0D"/>
                  <w:rPrChange w:id="14649" w:author="James Vu" w:date="2024-04-19T00:21:00Z">
                    <w:rPr>
                      <w:color w:val="0D0D0D"/>
                      <w:sz w:val="28"/>
                      <w:szCs w:val="28"/>
                    </w:rPr>
                  </w:rPrChange>
                </w:rPr>
                <w:t>Phân tích và Xử lý Dữ liệu</w:t>
              </w:r>
            </w:ins>
          </w:p>
        </w:tc>
      </w:tr>
      <w:tr w:rsidR="003C02FF" w:rsidRPr="003C02FF" w14:paraId="7CE81C8F" w14:textId="77777777" w:rsidTr="003C02FF">
        <w:trPr>
          <w:trHeight w:val="360"/>
          <w:ins w:id="14650" w:author="James Vu" w:date="2024-04-19T00:01:00Z"/>
          <w:trPrChange w:id="14651" w:author="James Vu" w:date="2024-04-19T00:20:00Z">
            <w:trPr>
              <w:trHeight w:val="360"/>
            </w:trPr>
          </w:trPrChange>
        </w:trPr>
        <w:tc>
          <w:tcPr>
            <w:tcW w:w="704" w:type="dxa"/>
            <w:shd w:val="clear" w:color="auto" w:fill="auto"/>
            <w:noWrap/>
            <w:vAlign w:val="center"/>
            <w:hideMark/>
            <w:tcPrChange w:id="14652" w:author="James Vu" w:date="2024-04-19T00:20:00Z">
              <w:tcPr>
                <w:tcW w:w="704" w:type="dxa"/>
                <w:shd w:val="clear" w:color="auto" w:fill="auto"/>
                <w:noWrap/>
                <w:vAlign w:val="center"/>
                <w:hideMark/>
              </w:tcPr>
            </w:tcPrChange>
          </w:tcPr>
          <w:p w14:paraId="7DC00128" w14:textId="77777777" w:rsidR="004D28C1" w:rsidRPr="003C02FF" w:rsidRDefault="004D28C1" w:rsidP="004D28C1">
            <w:pPr>
              <w:jc w:val="center"/>
              <w:rPr>
                <w:ins w:id="14653" w:author="James Vu" w:date="2024-04-19T00:01:00Z"/>
                <w:b/>
                <w:bCs/>
                <w:color w:val="000000"/>
                <w:rPrChange w:id="14654" w:author="James Vu" w:date="2024-04-19T00:19:00Z">
                  <w:rPr>
                    <w:ins w:id="14655" w:author="James Vu" w:date="2024-04-19T00:01:00Z"/>
                    <w:b/>
                    <w:bCs/>
                    <w:color w:val="000000"/>
                    <w:sz w:val="28"/>
                    <w:szCs w:val="28"/>
                  </w:rPr>
                </w:rPrChange>
              </w:rPr>
            </w:pPr>
            <w:ins w:id="14656" w:author="James Vu" w:date="2024-04-19T00:01:00Z">
              <w:r w:rsidRPr="003C02FF">
                <w:rPr>
                  <w:b/>
                  <w:bCs/>
                  <w:color w:val="000000"/>
                  <w:rPrChange w:id="14657" w:author="James Vu" w:date="2024-04-19T00:19:00Z">
                    <w:rPr>
                      <w:b/>
                      <w:bCs/>
                      <w:color w:val="000000"/>
                      <w:sz w:val="28"/>
                      <w:szCs w:val="28"/>
                    </w:rPr>
                  </w:rPrChange>
                </w:rPr>
                <w:t> </w:t>
              </w:r>
            </w:ins>
          </w:p>
        </w:tc>
        <w:tc>
          <w:tcPr>
            <w:tcW w:w="8358" w:type="dxa"/>
            <w:shd w:val="clear" w:color="auto" w:fill="auto"/>
            <w:noWrap/>
            <w:vAlign w:val="center"/>
            <w:hideMark/>
            <w:tcPrChange w:id="14658" w:author="James Vu" w:date="2024-04-19T00:20:00Z">
              <w:tcPr>
                <w:tcW w:w="8358" w:type="dxa"/>
                <w:shd w:val="clear" w:color="auto" w:fill="auto"/>
                <w:noWrap/>
                <w:vAlign w:val="center"/>
                <w:hideMark/>
              </w:tcPr>
            </w:tcPrChange>
          </w:tcPr>
          <w:p w14:paraId="49F952BE" w14:textId="77777777" w:rsidR="004D28C1" w:rsidRPr="003C02FF" w:rsidRDefault="004D28C1" w:rsidP="004D28C1">
            <w:pPr>
              <w:rPr>
                <w:ins w:id="14659" w:author="James Vu" w:date="2024-04-19T00:01:00Z"/>
                <w:color w:val="0D0D0D"/>
                <w:rPrChange w:id="14660" w:author="James Vu" w:date="2024-04-19T00:19:00Z">
                  <w:rPr>
                    <w:ins w:id="14661" w:author="James Vu" w:date="2024-04-19T00:01:00Z"/>
                    <w:color w:val="0D0D0D"/>
                    <w:sz w:val="28"/>
                    <w:szCs w:val="28"/>
                  </w:rPr>
                </w:rPrChange>
              </w:rPr>
            </w:pPr>
            <w:ins w:id="14662" w:author="James Vu" w:date="2024-04-19T00:01:00Z">
              <w:r w:rsidRPr="003C02FF">
                <w:rPr>
                  <w:color w:val="0D0D0D"/>
                  <w:rPrChange w:id="14663" w:author="James Vu" w:date="2024-04-19T00:19:00Z">
                    <w:rPr>
                      <w:color w:val="0D0D0D"/>
                      <w:sz w:val="28"/>
                      <w:szCs w:val="28"/>
                    </w:rPr>
                  </w:rPrChange>
                </w:rPr>
                <w:t>Phân tích xu hướng thời tiết để dự báo các điều kiện thời tiết có lợi và bất lợi.</w:t>
              </w:r>
            </w:ins>
          </w:p>
        </w:tc>
      </w:tr>
      <w:tr w:rsidR="003C02FF" w:rsidRPr="003C02FF" w14:paraId="3638332E" w14:textId="77777777" w:rsidTr="003C02FF">
        <w:trPr>
          <w:trHeight w:val="360"/>
          <w:ins w:id="14664" w:author="James Vu" w:date="2024-04-19T00:01:00Z"/>
          <w:trPrChange w:id="14665" w:author="James Vu" w:date="2024-04-19T00:20:00Z">
            <w:trPr>
              <w:trHeight w:val="360"/>
            </w:trPr>
          </w:trPrChange>
        </w:trPr>
        <w:tc>
          <w:tcPr>
            <w:tcW w:w="704" w:type="dxa"/>
            <w:shd w:val="clear" w:color="auto" w:fill="auto"/>
            <w:noWrap/>
            <w:vAlign w:val="center"/>
            <w:hideMark/>
            <w:tcPrChange w:id="14666" w:author="James Vu" w:date="2024-04-19T00:20:00Z">
              <w:tcPr>
                <w:tcW w:w="704" w:type="dxa"/>
                <w:shd w:val="clear" w:color="auto" w:fill="auto"/>
                <w:noWrap/>
                <w:vAlign w:val="center"/>
                <w:hideMark/>
              </w:tcPr>
            </w:tcPrChange>
          </w:tcPr>
          <w:p w14:paraId="6F9C9C79" w14:textId="77777777" w:rsidR="004D28C1" w:rsidRPr="003C02FF" w:rsidRDefault="004D28C1" w:rsidP="004D28C1">
            <w:pPr>
              <w:jc w:val="center"/>
              <w:rPr>
                <w:ins w:id="14667" w:author="James Vu" w:date="2024-04-19T00:01:00Z"/>
                <w:b/>
                <w:bCs/>
                <w:color w:val="000000"/>
                <w:rPrChange w:id="14668" w:author="James Vu" w:date="2024-04-19T00:19:00Z">
                  <w:rPr>
                    <w:ins w:id="14669" w:author="James Vu" w:date="2024-04-19T00:01:00Z"/>
                    <w:b/>
                    <w:bCs/>
                    <w:color w:val="000000"/>
                    <w:sz w:val="28"/>
                    <w:szCs w:val="28"/>
                  </w:rPr>
                </w:rPrChange>
              </w:rPr>
            </w:pPr>
            <w:ins w:id="14670" w:author="James Vu" w:date="2024-04-19T00:01:00Z">
              <w:r w:rsidRPr="003C02FF">
                <w:rPr>
                  <w:b/>
                  <w:bCs/>
                  <w:color w:val="000000"/>
                  <w:rPrChange w:id="14671" w:author="James Vu" w:date="2024-04-19T00:19:00Z">
                    <w:rPr>
                      <w:b/>
                      <w:bCs/>
                      <w:color w:val="000000"/>
                      <w:sz w:val="28"/>
                      <w:szCs w:val="28"/>
                    </w:rPr>
                  </w:rPrChange>
                </w:rPr>
                <w:t> </w:t>
              </w:r>
            </w:ins>
          </w:p>
        </w:tc>
        <w:tc>
          <w:tcPr>
            <w:tcW w:w="8358" w:type="dxa"/>
            <w:shd w:val="clear" w:color="auto" w:fill="auto"/>
            <w:noWrap/>
            <w:vAlign w:val="center"/>
            <w:hideMark/>
            <w:tcPrChange w:id="14672" w:author="James Vu" w:date="2024-04-19T00:20:00Z">
              <w:tcPr>
                <w:tcW w:w="8358" w:type="dxa"/>
                <w:shd w:val="clear" w:color="auto" w:fill="auto"/>
                <w:noWrap/>
                <w:vAlign w:val="center"/>
                <w:hideMark/>
              </w:tcPr>
            </w:tcPrChange>
          </w:tcPr>
          <w:p w14:paraId="662BB7D4" w14:textId="77777777" w:rsidR="004D28C1" w:rsidRPr="003C02FF" w:rsidRDefault="004D28C1" w:rsidP="004D28C1">
            <w:pPr>
              <w:rPr>
                <w:ins w:id="14673" w:author="James Vu" w:date="2024-04-19T00:01:00Z"/>
                <w:color w:val="0D0D0D"/>
                <w:rPrChange w:id="14674" w:author="James Vu" w:date="2024-04-19T00:19:00Z">
                  <w:rPr>
                    <w:ins w:id="14675" w:author="James Vu" w:date="2024-04-19T00:01:00Z"/>
                    <w:color w:val="0D0D0D"/>
                    <w:sz w:val="28"/>
                    <w:szCs w:val="28"/>
                  </w:rPr>
                </w:rPrChange>
              </w:rPr>
            </w:pPr>
            <w:ins w:id="14676" w:author="James Vu" w:date="2024-04-19T00:01:00Z">
              <w:r w:rsidRPr="003C02FF">
                <w:rPr>
                  <w:color w:val="0D0D0D"/>
                  <w:rPrChange w:id="14677" w:author="James Vu" w:date="2024-04-19T00:19:00Z">
                    <w:rPr>
                      <w:color w:val="0D0D0D"/>
                      <w:sz w:val="28"/>
                      <w:szCs w:val="28"/>
                    </w:rPr>
                  </w:rPrChange>
                </w:rPr>
                <w:t>Xử lý dữ liệu để đưa ra dự báo thời tiết ngắn hạn và dài hạn (3 ngày, 5 ngày, 30 ngày).</w:t>
              </w:r>
            </w:ins>
          </w:p>
        </w:tc>
      </w:tr>
      <w:tr w:rsidR="003C02FF" w:rsidRPr="003C02FF" w14:paraId="27BBB96A" w14:textId="77777777" w:rsidTr="003C02FF">
        <w:trPr>
          <w:trHeight w:val="360"/>
          <w:ins w:id="14678" w:author="James Vu" w:date="2024-04-19T00:01:00Z"/>
          <w:trPrChange w:id="14679" w:author="James Vu" w:date="2024-04-19T00:20:00Z">
            <w:trPr>
              <w:trHeight w:val="360"/>
            </w:trPr>
          </w:trPrChange>
        </w:trPr>
        <w:tc>
          <w:tcPr>
            <w:tcW w:w="704" w:type="dxa"/>
            <w:shd w:val="clear" w:color="auto" w:fill="auto"/>
            <w:noWrap/>
            <w:vAlign w:val="center"/>
            <w:hideMark/>
            <w:tcPrChange w:id="14680" w:author="James Vu" w:date="2024-04-19T00:20:00Z">
              <w:tcPr>
                <w:tcW w:w="704" w:type="dxa"/>
                <w:shd w:val="clear" w:color="auto" w:fill="auto"/>
                <w:noWrap/>
                <w:vAlign w:val="center"/>
                <w:hideMark/>
              </w:tcPr>
            </w:tcPrChange>
          </w:tcPr>
          <w:p w14:paraId="25104C85" w14:textId="77777777" w:rsidR="004D28C1" w:rsidRPr="003C02FF" w:rsidRDefault="004D28C1" w:rsidP="004D28C1">
            <w:pPr>
              <w:jc w:val="center"/>
              <w:rPr>
                <w:ins w:id="14681" w:author="James Vu" w:date="2024-04-19T00:01:00Z"/>
                <w:b/>
                <w:bCs/>
                <w:color w:val="000000"/>
                <w:rPrChange w:id="14682" w:author="James Vu" w:date="2024-04-19T00:21:00Z">
                  <w:rPr>
                    <w:ins w:id="14683" w:author="James Vu" w:date="2024-04-19T00:01:00Z"/>
                    <w:b/>
                    <w:bCs/>
                    <w:color w:val="000000"/>
                    <w:sz w:val="28"/>
                    <w:szCs w:val="28"/>
                  </w:rPr>
                </w:rPrChange>
              </w:rPr>
            </w:pPr>
            <w:ins w:id="14684" w:author="James Vu" w:date="2024-04-19T00:01:00Z">
              <w:r w:rsidRPr="003C02FF">
                <w:rPr>
                  <w:b/>
                  <w:bCs/>
                  <w:color w:val="000000"/>
                  <w:rPrChange w:id="14685" w:author="James Vu" w:date="2024-04-19T00:21:00Z">
                    <w:rPr>
                      <w:b/>
                      <w:bCs/>
                      <w:color w:val="000000"/>
                      <w:sz w:val="28"/>
                      <w:szCs w:val="28"/>
                    </w:rPr>
                  </w:rPrChange>
                </w:rPr>
                <w:t>10</w:t>
              </w:r>
            </w:ins>
          </w:p>
        </w:tc>
        <w:tc>
          <w:tcPr>
            <w:tcW w:w="8358" w:type="dxa"/>
            <w:shd w:val="clear" w:color="auto" w:fill="auto"/>
            <w:noWrap/>
            <w:vAlign w:val="center"/>
            <w:hideMark/>
            <w:tcPrChange w:id="14686" w:author="James Vu" w:date="2024-04-19T00:20:00Z">
              <w:tcPr>
                <w:tcW w:w="8358" w:type="dxa"/>
                <w:shd w:val="clear" w:color="auto" w:fill="auto"/>
                <w:noWrap/>
                <w:vAlign w:val="center"/>
                <w:hideMark/>
              </w:tcPr>
            </w:tcPrChange>
          </w:tcPr>
          <w:p w14:paraId="7D5457DD" w14:textId="77777777" w:rsidR="004D28C1" w:rsidRPr="003C02FF" w:rsidRDefault="004D28C1" w:rsidP="004D28C1">
            <w:pPr>
              <w:rPr>
                <w:ins w:id="14687" w:author="James Vu" w:date="2024-04-19T00:01:00Z"/>
                <w:b/>
                <w:bCs/>
                <w:color w:val="0D0D0D"/>
                <w:rPrChange w:id="14688" w:author="James Vu" w:date="2024-04-19T00:21:00Z">
                  <w:rPr>
                    <w:ins w:id="14689" w:author="James Vu" w:date="2024-04-19T00:01:00Z"/>
                    <w:color w:val="0D0D0D"/>
                    <w:sz w:val="28"/>
                    <w:szCs w:val="28"/>
                  </w:rPr>
                </w:rPrChange>
              </w:rPr>
            </w:pPr>
            <w:ins w:id="14690" w:author="James Vu" w:date="2024-04-19T00:01:00Z">
              <w:r w:rsidRPr="003C02FF">
                <w:rPr>
                  <w:b/>
                  <w:bCs/>
                  <w:color w:val="0D0D0D"/>
                  <w:rPrChange w:id="14691" w:author="James Vu" w:date="2024-04-19T00:21:00Z">
                    <w:rPr>
                      <w:color w:val="0D0D0D"/>
                      <w:sz w:val="28"/>
                      <w:szCs w:val="28"/>
                    </w:rPr>
                  </w:rPrChange>
                </w:rPr>
                <w:t>Cảnh báo Sớm và Hướng dẫn Phòng Chống Thiên tai</w:t>
              </w:r>
            </w:ins>
          </w:p>
        </w:tc>
      </w:tr>
      <w:tr w:rsidR="003C02FF" w:rsidRPr="003C02FF" w14:paraId="007C32D8" w14:textId="77777777" w:rsidTr="003C02FF">
        <w:trPr>
          <w:trHeight w:val="360"/>
          <w:ins w:id="14692" w:author="James Vu" w:date="2024-04-19T00:01:00Z"/>
          <w:trPrChange w:id="14693" w:author="James Vu" w:date="2024-04-19T00:20:00Z">
            <w:trPr>
              <w:trHeight w:val="360"/>
            </w:trPr>
          </w:trPrChange>
        </w:trPr>
        <w:tc>
          <w:tcPr>
            <w:tcW w:w="704" w:type="dxa"/>
            <w:shd w:val="clear" w:color="auto" w:fill="auto"/>
            <w:noWrap/>
            <w:vAlign w:val="center"/>
            <w:hideMark/>
            <w:tcPrChange w:id="14694" w:author="James Vu" w:date="2024-04-19T00:20:00Z">
              <w:tcPr>
                <w:tcW w:w="704" w:type="dxa"/>
                <w:shd w:val="clear" w:color="auto" w:fill="auto"/>
                <w:noWrap/>
                <w:vAlign w:val="center"/>
                <w:hideMark/>
              </w:tcPr>
            </w:tcPrChange>
          </w:tcPr>
          <w:p w14:paraId="67C4E236" w14:textId="77777777" w:rsidR="004D28C1" w:rsidRPr="003C02FF" w:rsidRDefault="004D28C1" w:rsidP="004D28C1">
            <w:pPr>
              <w:jc w:val="center"/>
              <w:rPr>
                <w:ins w:id="14695" w:author="James Vu" w:date="2024-04-19T00:01:00Z"/>
                <w:b/>
                <w:bCs/>
                <w:color w:val="000000"/>
                <w:rPrChange w:id="14696" w:author="James Vu" w:date="2024-04-19T00:19:00Z">
                  <w:rPr>
                    <w:ins w:id="14697" w:author="James Vu" w:date="2024-04-19T00:01:00Z"/>
                    <w:b/>
                    <w:bCs/>
                    <w:color w:val="000000"/>
                    <w:sz w:val="28"/>
                    <w:szCs w:val="28"/>
                  </w:rPr>
                </w:rPrChange>
              </w:rPr>
            </w:pPr>
            <w:ins w:id="14698" w:author="James Vu" w:date="2024-04-19T00:01:00Z">
              <w:r w:rsidRPr="003C02FF">
                <w:rPr>
                  <w:b/>
                  <w:bCs/>
                  <w:color w:val="000000"/>
                  <w:rPrChange w:id="14699" w:author="James Vu" w:date="2024-04-19T00:19:00Z">
                    <w:rPr>
                      <w:b/>
                      <w:bCs/>
                      <w:color w:val="000000"/>
                      <w:sz w:val="28"/>
                      <w:szCs w:val="28"/>
                    </w:rPr>
                  </w:rPrChange>
                </w:rPr>
                <w:t> </w:t>
              </w:r>
            </w:ins>
          </w:p>
        </w:tc>
        <w:tc>
          <w:tcPr>
            <w:tcW w:w="8358" w:type="dxa"/>
            <w:shd w:val="clear" w:color="auto" w:fill="auto"/>
            <w:noWrap/>
            <w:vAlign w:val="center"/>
            <w:hideMark/>
            <w:tcPrChange w:id="14700" w:author="James Vu" w:date="2024-04-19T00:20:00Z">
              <w:tcPr>
                <w:tcW w:w="8358" w:type="dxa"/>
                <w:shd w:val="clear" w:color="auto" w:fill="auto"/>
                <w:noWrap/>
                <w:vAlign w:val="center"/>
                <w:hideMark/>
              </w:tcPr>
            </w:tcPrChange>
          </w:tcPr>
          <w:p w14:paraId="07270F22" w14:textId="77777777" w:rsidR="004D28C1" w:rsidRPr="003C02FF" w:rsidRDefault="004D28C1" w:rsidP="004D28C1">
            <w:pPr>
              <w:rPr>
                <w:ins w:id="14701" w:author="James Vu" w:date="2024-04-19T00:01:00Z"/>
                <w:color w:val="0D0D0D"/>
                <w:rPrChange w:id="14702" w:author="James Vu" w:date="2024-04-19T00:19:00Z">
                  <w:rPr>
                    <w:ins w:id="14703" w:author="James Vu" w:date="2024-04-19T00:01:00Z"/>
                    <w:color w:val="0D0D0D"/>
                    <w:sz w:val="28"/>
                    <w:szCs w:val="28"/>
                  </w:rPr>
                </w:rPrChange>
              </w:rPr>
            </w:pPr>
            <w:ins w:id="14704" w:author="James Vu" w:date="2024-04-19T00:01:00Z">
              <w:r w:rsidRPr="003C02FF">
                <w:rPr>
                  <w:color w:val="0D0D0D"/>
                  <w:rPrChange w:id="14705" w:author="James Vu" w:date="2024-04-19T00:19:00Z">
                    <w:rPr>
                      <w:color w:val="0D0D0D"/>
                      <w:sz w:val="28"/>
                      <w:szCs w:val="28"/>
                    </w:rPr>
                  </w:rPrChange>
                </w:rPr>
                <w:t>Tích hợp hệ thống cảnh báo sớm cho bão, lũ, hạn hán và các sự kiện thời tiết khác.</w:t>
              </w:r>
            </w:ins>
          </w:p>
        </w:tc>
      </w:tr>
      <w:tr w:rsidR="003C02FF" w:rsidRPr="003C02FF" w14:paraId="12BA00C4" w14:textId="77777777" w:rsidTr="003C02FF">
        <w:trPr>
          <w:trHeight w:val="360"/>
          <w:ins w:id="14706" w:author="James Vu" w:date="2024-04-19T00:01:00Z"/>
          <w:trPrChange w:id="14707" w:author="James Vu" w:date="2024-04-19T00:20:00Z">
            <w:trPr>
              <w:trHeight w:val="360"/>
            </w:trPr>
          </w:trPrChange>
        </w:trPr>
        <w:tc>
          <w:tcPr>
            <w:tcW w:w="704" w:type="dxa"/>
            <w:shd w:val="clear" w:color="auto" w:fill="auto"/>
            <w:noWrap/>
            <w:vAlign w:val="center"/>
            <w:hideMark/>
            <w:tcPrChange w:id="14708" w:author="James Vu" w:date="2024-04-19T00:20:00Z">
              <w:tcPr>
                <w:tcW w:w="704" w:type="dxa"/>
                <w:shd w:val="clear" w:color="auto" w:fill="auto"/>
                <w:noWrap/>
                <w:vAlign w:val="center"/>
                <w:hideMark/>
              </w:tcPr>
            </w:tcPrChange>
          </w:tcPr>
          <w:p w14:paraId="37B73161" w14:textId="77777777" w:rsidR="004D28C1" w:rsidRPr="003C02FF" w:rsidRDefault="004D28C1" w:rsidP="004D28C1">
            <w:pPr>
              <w:jc w:val="center"/>
              <w:rPr>
                <w:ins w:id="14709" w:author="James Vu" w:date="2024-04-19T00:01:00Z"/>
                <w:b/>
                <w:bCs/>
                <w:color w:val="000000"/>
                <w:rPrChange w:id="14710" w:author="James Vu" w:date="2024-04-19T00:19:00Z">
                  <w:rPr>
                    <w:ins w:id="14711" w:author="James Vu" w:date="2024-04-19T00:01:00Z"/>
                    <w:b/>
                    <w:bCs/>
                    <w:color w:val="000000"/>
                    <w:sz w:val="28"/>
                    <w:szCs w:val="28"/>
                  </w:rPr>
                </w:rPrChange>
              </w:rPr>
            </w:pPr>
            <w:ins w:id="14712" w:author="James Vu" w:date="2024-04-19T00:01:00Z">
              <w:r w:rsidRPr="003C02FF">
                <w:rPr>
                  <w:b/>
                  <w:bCs/>
                  <w:color w:val="000000"/>
                  <w:rPrChange w:id="14713" w:author="James Vu" w:date="2024-04-19T00:19:00Z">
                    <w:rPr>
                      <w:b/>
                      <w:bCs/>
                      <w:color w:val="000000"/>
                      <w:sz w:val="28"/>
                      <w:szCs w:val="28"/>
                    </w:rPr>
                  </w:rPrChange>
                </w:rPr>
                <w:t> </w:t>
              </w:r>
            </w:ins>
          </w:p>
        </w:tc>
        <w:tc>
          <w:tcPr>
            <w:tcW w:w="8358" w:type="dxa"/>
            <w:shd w:val="clear" w:color="auto" w:fill="auto"/>
            <w:noWrap/>
            <w:vAlign w:val="center"/>
            <w:hideMark/>
            <w:tcPrChange w:id="14714" w:author="James Vu" w:date="2024-04-19T00:20:00Z">
              <w:tcPr>
                <w:tcW w:w="8358" w:type="dxa"/>
                <w:shd w:val="clear" w:color="auto" w:fill="auto"/>
                <w:noWrap/>
                <w:vAlign w:val="center"/>
                <w:hideMark/>
              </w:tcPr>
            </w:tcPrChange>
          </w:tcPr>
          <w:p w14:paraId="09EE36D3" w14:textId="77777777" w:rsidR="004D28C1" w:rsidRPr="003C02FF" w:rsidRDefault="004D28C1" w:rsidP="004D28C1">
            <w:pPr>
              <w:rPr>
                <w:ins w:id="14715" w:author="James Vu" w:date="2024-04-19T00:01:00Z"/>
                <w:color w:val="0D0D0D"/>
                <w:rPrChange w:id="14716" w:author="James Vu" w:date="2024-04-19T00:19:00Z">
                  <w:rPr>
                    <w:ins w:id="14717" w:author="James Vu" w:date="2024-04-19T00:01:00Z"/>
                    <w:color w:val="0D0D0D"/>
                    <w:sz w:val="28"/>
                    <w:szCs w:val="28"/>
                  </w:rPr>
                </w:rPrChange>
              </w:rPr>
            </w:pPr>
            <w:ins w:id="14718" w:author="James Vu" w:date="2024-04-19T00:01:00Z">
              <w:r w:rsidRPr="003C02FF">
                <w:rPr>
                  <w:color w:val="0D0D0D"/>
                  <w:rPrChange w:id="14719" w:author="James Vu" w:date="2024-04-19T00:19:00Z">
                    <w:rPr>
                      <w:color w:val="0D0D0D"/>
                      <w:sz w:val="28"/>
                      <w:szCs w:val="28"/>
                    </w:rPr>
                  </w:rPrChange>
                </w:rPr>
                <w:t>Cung cấp hướng dẫn và chỉ thị cho người dân về các biện pháp phòng chống thiên tai.</w:t>
              </w:r>
            </w:ins>
          </w:p>
        </w:tc>
      </w:tr>
      <w:tr w:rsidR="003C02FF" w:rsidRPr="003C02FF" w14:paraId="4AC94142" w14:textId="77777777" w:rsidTr="003C02FF">
        <w:trPr>
          <w:trHeight w:val="360"/>
          <w:ins w:id="14720" w:author="James Vu" w:date="2024-04-19T00:01:00Z"/>
          <w:trPrChange w:id="14721" w:author="James Vu" w:date="2024-04-19T00:20:00Z">
            <w:trPr>
              <w:trHeight w:val="360"/>
            </w:trPr>
          </w:trPrChange>
        </w:trPr>
        <w:tc>
          <w:tcPr>
            <w:tcW w:w="704" w:type="dxa"/>
            <w:shd w:val="clear" w:color="auto" w:fill="auto"/>
            <w:noWrap/>
            <w:vAlign w:val="center"/>
            <w:hideMark/>
            <w:tcPrChange w:id="14722" w:author="James Vu" w:date="2024-04-19T00:20:00Z">
              <w:tcPr>
                <w:tcW w:w="704" w:type="dxa"/>
                <w:shd w:val="clear" w:color="auto" w:fill="auto"/>
                <w:noWrap/>
                <w:vAlign w:val="center"/>
                <w:hideMark/>
              </w:tcPr>
            </w:tcPrChange>
          </w:tcPr>
          <w:p w14:paraId="04BC16F4" w14:textId="77777777" w:rsidR="004D28C1" w:rsidRPr="003C02FF" w:rsidRDefault="004D28C1" w:rsidP="004D28C1">
            <w:pPr>
              <w:jc w:val="center"/>
              <w:rPr>
                <w:ins w:id="14723" w:author="James Vu" w:date="2024-04-19T00:01:00Z"/>
                <w:b/>
                <w:bCs/>
                <w:color w:val="000000"/>
                <w:rPrChange w:id="14724" w:author="James Vu" w:date="2024-04-19T00:21:00Z">
                  <w:rPr>
                    <w:ins w:id="14725" w:author="James Vu" w:date="2024-04-19T00:01:00Z"/>
                    <w:b/>
                    <w:bCs/>
                    <w:color w:val="000000"/>
                    <w:sz w:val="28"/>
                    <w:szCs w:val="28"/>
                  </w:rPr>
                </w:rPrChange>
              </w:rPr>
            </w:pPr>
            <w:ins w:id="14726" w:author="James Vu" w:date="2024-04-19T00:01:00Z">
              <w:r w:rsidRPr="003C02FF">
                <w:rPr>
                  <w:b/>
                  <w:bCs/>
                  <w:color w:val="000000"/>
                  <w:rPrChange w:id="14727" w:author="James Vu" w:date="2024-04-19T00:21:00Z">
                    <w:rPr>
                      <w:b/>
                      <w:bCs/>
                      <w:color w:val="000000"/>
                      <w:sz w:val="28"/>
                      <w:szCs w:val="28"/>
                    </w:rPr>
                  </w:rPrChange>
                </w:rPr>
                <w:t>11</w:t>
              </w:r>
            </w:ins>
          </w:p>
        </w:tc>
        <w:tc>
          <w:tcPr>
            <w:tcW w:w="8358" w:type="dxa"/>
            <w:shd w:val="clear" w:color="auto" w:fill="auto"/>
            <w:noWrap/>
            <w:vAlign w:val="center"/>
            <w:hideMark/>
            <w:tcPrChange w:id="14728" w:author="James Vu" w:date="2024-04-19T00:20:00Z">
              <w:tcPr>
                <w:tcW w:w="8358" w:type="dxa"/>
                <w:shd w:val="clear" w:color="auto" w:fill="auto"/>
                <w:noWrap/>
                <w:vAlign w:val="center"/>
                <w:hideMark/>
              </w:tcPr>
            </w:tcPrChange>
          </w:tcPr>
          <w:p w14:paraId="3EC94783" w14:textId="77777777" w:rsidR="004D28C1" w:rsidRPr="003C02FF" w:rsidRDefault="004D28C1" w:rsidP="004D28C1">
            <w:pPr>
              <w:rPr>
                <w:ins w:id="14729" w:author="James Vu" w:date="2024-04-19T00:01:00Z"/>
                <w:b/>
                <w:bCs/>
                <w:color w:val="0D0D0D"/>
                <w:rPrChange w:id="14730" w:author="James Vu" w:date="2024-04-19T00:21:00Z">
                  <w:rPr>
                    <w:ins w:id="14731" w:author="James Vu" w:date="2024-04-19T00:01:00Z"/>
                    <w:color w:val="0D0D0D"/>
                    <w:sz w:val="28"/>
                    <w:szCs w:val="28"/>
                  </w:rPr>
                </w:rPrChange>
              </w:rPr>
            </w:pPr>
            <w:ins w:id="14732" w:author="James Vu" w:date="2024-04-19T00:01:00Z">
              <w:r w:rsidRPr="003C02FF">
                <w:rPr>
                  <w:b/>
                  <w:bCs/>
                  <w:color w:val="0D0D0D"/>
                  <w:rPrChange w:id="14733" w:author="James Vu" w:date="2024-04-19T00:21:00Z">
                    <w:rPr>
                      <w:color w:val="0D0D0D"/>
                      <w:sz w:val="28"/>
                      <w:szCs w:val="28"/>
                    </w:rPr>
                  </w:rPrChange>
                </w:rPr>
                <w:t>Tương tác và Thông tin cho Người Dân</w:t>
              </w:r>
            </w:ins>
          </w:p>
        </w:tc>
      </w:tr>
      <w:tr w:rsidR="003C02FF" w:rsidRPr="003C02FF" w14:paraId="5C39EDC2" w14:textId="77777777" w:rsidTr="003C02FF">
        <w:trPr>
          <w:trHeight w:val="360"/>
          <w:ins w:id="14734" w:author="James Vu" w:date="2024-04-19T00:01:00Z"/>
          <w:trPrChange w:id="14735" w:author="James Vu" w:date="2024-04-19T00:20:00Z">
            <w:trPr>
              <w:trHeight w:val="360"/>
            </w:trPr>
          </w:trPrChange>
        </w:trPr>
        <w:tc>
          <w:tcPr>
            <w:tcW w:w="704" w:type="dxa"/>
            <w:shd w:val="clear" w:color="auto" w:fill="auto"/>
            <w:noWrap/>
            <w:vAlign w:val="center"/>
            <w:hideMark/>
            <w:tcPrChange w:id="14736" w:author="James Vu" w:date="2024-04-19T00:20:00Z">
              <w:tcPr>
                <w:tcW w:w="704" w:type="dxa"/>
                <w:shd w:val="clear" w:color="auto" w:fill="auto"/>
                <w:noWrap/>
                <w:vAlign w:val="center"/>
                <w:hideMark/>
              </w:tcPr>
            </w:tcPrChange>
          </w:tcPr>
          <w:p w14:paraId="25D9648F" w14:textId="77777777" w:rsidR="004D28C1" w:rsidRPr="003C02FF" w:rsidRDefault="004D28C1" w:rsidP="004D28C1">
            <w:pPr>
              <w:jc w:val="center"/>
              <w:rPr>
                <w:ins w:id="14737" w:author="James Vu" w:date="2024-04-19T00:01:00Z"/>
                <w:b/>
                <w:bCs/>
                <w:color w:val="000000"/>
                <w:rPrChange w:id="14738" w:author="James Vu" w:date="2024-04-19T00:19:00Z">
                  <w:rPr>
                    <w:ins w:id="14739" w:author="James Vu" w:date="2024-04-19T00:01:00Z"/>
                    <w:b/>
                    <w:bCs/>
                    <w:color w:val="000000"/>
                    <w:sz w:val="28"/>
                    <w:szCs w:val="28"/>
                  </w:rPr>
                </w:rPrChange>
              </w:rPr>
            </w:pPr>
            <w:ins w:id="14740" w:author="James Vu" w:date="2024-04-19T00:01:00Z">
              <w:r w:rsidRPr="003C02FF">
                <w:rPr>
                  <w:b/>
                  <w:bCs/>
                  <w:color w:val="000000"/>
                  <w:rPrChange w:id="14741" w:author="James Vu" w:date="2024-04-19T00:19:00Z">
                    <w:rPr>
                      <w:b/>
                      <w:bCs/>
                      <w:color w:val="000000"/>
                      <w:sz w:val="28"/>
                      <w:szCs w:val="28"/>
                    </w:rPr>
                  </w:rPrChange>
                </w:rPr>
                <w:t> </w:t>
              </w:r>
            </w:ins>
          </w:p>
        </w:tc>
        <w:tc>
          <w:tcPr>
            <w:tcW w:w="8358" w:type="dxa"/>
            <w:shd w:val="clear" w:color="auto" w:fill="auto"/>
            <w:noWrap/>
            <w:vAlign w:val="center"/>
            <w:hideMark/>
            <w:tcPrChange w:id="14742" w:author="James Vu" w:date="2024-04-19T00:20:00Z">
              <w:tcPr>
                <w:tcW w:w="8358" w:type="dxa"/>
                <w:shd w:val="clear" w:color="auto" w:fill="auto"/>
                <w:noWrap/>
                <w:vAlign w:val="center"/>
                <w:hideMark/>
              </w:tcPr>
            </w:tcPrChange>
          </w:tcPr>
          <w:p w14:paraId="1FF384CA" w14:textId="77777777" w:rsidR="004D28C1" w:rsidRPr="003C02FF" w:rsidRDefault="004D28C1" w:rsidP="004D28C1">
            <w:pPr>
              <w:rPr>
                <w:ins w:id="14743" w:author="James Vu" w:date="2024-04-19T00:01:00Z"/>
                <w:color w:val="0D0D0D"/>
                <w:rPrChange w:id="14744" w:author="James Vu" w:date="2024-04-19T00:19:00Z">
                  <w:rPr>
                    <w:ins w:id="14745" w:author="James Vu" w:date="2024-04-19T00:01:00Z"/>
                    <w:color w:val="0D0D0D"/>
                    <w:sz w:val="28"/>
                    <w:szCs w:val="28"/>
                  </w:rPr>
                </w:rPrChange>
              </w:rPr>
            </w:pPr>
            <w:ins w:id="14746" w:author="James Vu" w:date="2024-04-19T00:01:00Z">
              <w:r w:rsidRPr="003C02FF">
                <w:rPr>
                  <w:color w:val="0D0D0D"/>
                  <w:rPrChange w:id="14747" w:author="James Vu" w:date="2024-04-19T00:19:00Z">
                    <w:rPr>
                      <w:color w:val="0D0D0D"/>
                      <w:sz w:val="28"/>
                      <w:szCs w:val="28"/>
                    </w:rPr>
                  </w:rPrChange>
                </w:rPr>
                <w:t>Công cụ cho người dân có thể truy cập thông tin thời tiết và cảnh báo thiên tai mọi lúc mọi nơi.</w:t>
              </w:r>
            </w:ins>
          </w:p>
        </w:tc>
      </w:tr>
      <w:tr w:rsidR="003C02FF" w:rsidRPr="003C02FF" w14:paraId="15427E55" w14:textId="77777777" w:rsidTr="003C02FF">
        <w:trPr>
          <w:trHeight w:val="360"/>
          <w:ins w:id="14748" w:author="James Vu" w:date="2024-04-19T00:01:00Z"/>
          <w:trPrChange w:id="14749" w:author="James Vu" w:date="2024-04-19T00:20:00Z">
            <w:trPr>
              <w:trHeight w:val="360"/>
            </w:trPr>
          </w:trPrChange>
        </w:trPr>
        <w:tc>
          <w:tcPr>
            <w:tcW w:w="704" w:type="dxa"/>
            <w:shd w:val="clear" w:color="auto" w:fill="auto"/>
            <w:noWrap/>
            <w:vAlign w:val="center"/>
            <w:hideMark/>
            <w:tcPrChange w:id="14750" w:author="James Vu" w:date="2024-04-19T00:20:00Z">
              <w:tcPr>
                <w:tcW w:w="704" w:type="dxa"/>
                <w:shd w:val="clear" w:color="auto" w:fill="auto"/>
                <w:noWrap/>
                <w:vAlign w:val="center"/>
                <w:hideMark/>
              </w:tcPr>
            </w:tcPrChange>
          </w:tcPr>
          <w:p w14:paraId="3563040B" w14:textId="77777777" w:rsidR="004D28C1" w:rsidRPr="003C02FF" w:rsidRDefault="004D28C1" w:rsidP="004D28C1">
            <w:pPr>
              <w:jc w:val="center"/>
              <w:rPr>
                <w:ins w:id="14751" w:author="James Vu" w:date="2024-04-19T00:01:00Z"/>
                <w:b/>
                <w:bCs/>
                <w:color w:val="000000"/>
                <w:rPrChange w:id="14752" w:author="James Vu" w:date="2024-04-19T00:19:00Z">
                  <w:rPr>
                    <w:ins w:id="14753" w:author="James Vu" w:date="2024-04-19T00:01:00Z"/>
                    <w:b/>
                    <w:bCs/>
                    <w:color w:val="000000"/>
                    <w:sz w:val="28"/>
                    <w:szCs w:val="28"/>
                  </w:rPr>
                </w:rPrChange>
              </w:rPr>
            </w:pPr>
            <w:ins w:id="14754" w:author="James Vu" w:date="2024-04-19T00:01:00Z">
              <w:r w:rsidRPr="003C02FF">
                <w:rPr>
                  <w:b/>
                  <w:bCs/>
                  <w:color w:val="000000"/>
                  <w:rPrChange w:id="14755" w:author="James Vu" w:date="2024-04-19T00:19:00Z">
                    <w:rPr>
                      <w:b/>
                      <w:bCs/>
                      <w:color w:val="000000"/>
                      <w:sz w:val="28"/>
                      <w:szCs w:val="28"/>
                    </w:rPr>
                  </w:rPrChange>
                </w:rPr>
                <w:t> </w:t>
              </w:r>
            </w:ins>
          </w:p>
        </w:tc>
        <w:tc>
          <w:tcPr>
            <w:tcW w:w="8358" w:type="dxa"/>
            <w:shd w:val="clear" w:color="auto" w:fill="auto"/>
            <w:noWrap/>
            <w:vAlign w:val="center"/>
            <w:hideMark/>
            <w:tcPrChange w:id="14756" w:author="James Vu" w:date="2024-04-19T00:20:00Z">
              <w:tcPr>
                <w:tcW w:w="8358" w:type="dxa"/>
                <w:shd w:val="clear" w:color="auto" w:fill="auto"/>
                <w:noWrap/>
                <w:vAlign w:val="center"/>
                <w:hideMark/>
              </w:tcPr>
            </w:tcPrChange>
          </w:tcPr>
          <w:p w14:paraId="329EE84C" w14:textId="77777777" w:rsidR="004D28C1" w:rsidRPr="003C02FF" w:rsidRDefault="004D28C1" w:rsidP="004D28C1">
            <w:pPr>
              <w:rPr>
                <w:ins w:id="14757" w:author="James Vu" w:date="2024-04-19T00:01:00Z"/>
                <w:color w:val="0D0D0D"/>
                <w:rPrChange w:id="14758" w:author="James Vu" w:date="2024-04-19T00:19:00Z">
                  <w:rPr>
                    <w:ins w:id="14759" w:author="James Vu" w:date="2024-04-19T00:01:00Z"/>
                    <w:color w:val="0D0D0D"/>
                    <w:sz w:val="28"/>
                    <w:szCs w:val="28"/>
                  </w:rPr>
                </w:rPrChange>
              </w:rPr>
            </w:pPr>
            <w:ins w:id="14760" w:author="James Vu" w:date="2024-04-19T00:01:00Z">
              <w:r w:rsidRPr="003C02FF">
                <w:rPr>
                  <w:color w:val="0D0D0D"/>
                  <w:rPrChange w:id="14761" w:author="James Vu" w:date="2024-04-19T00:19:00Z">
                    <w:rPr>
                      <w:color w:val="0D0D0D"/>
                      <w:sz w:val="28"/>
                      <w:szCs w:val="28"/>
                    </w:rPr>
                  </w:rPrChange>
                </w:rPr>
                <w:t>Cung cấp thông tin hỗ trợ trong trường hợp thiên tai, cứu hộ, kế hoạch sơ tán….</w:t>
              </w:r>
            </w:ins>
          </w:p>
        </w:tc>
      </w:tr>
      <w:tr w:rsidR="003C02FF" w:rsidRPr="003C02FF" w14:paraId="6132EB95" w14:textId="77777777" w:rsidTr="003C02FF">
        <w:trPr>
          <w:trHeight w:val="360"/>
          <w:ins w:id="14762" w:author="James Vu" w:date="2024-04-19T00:01:00Z"/>
          <w:trPrChange w:id="14763" w:author="James Vu" w:date="2024-04-19T00:20:00Z">
            <w:trPr>
              <w:trHeight w:val="360"/>
            </w:trPr>
          </w:trPrChange>
        </w:trPr>
        <w:tc>
          <w:tcPr>
            <w:tcW w:w="704" w:type="dxa"/>
            <w:shd w:val="clear" w:color="auto" w:fill="auto"/>
            <w:noWrap/>
            <w:vAlign w:val="center"/>
            <w:hideMark/>
            <w:tcPrChange w:id="14764" w:author="James Vu" w:date="2024-04-19T00:20:00Z">
              <w:tcPr>
                <w:tcW w:w="704" w:type="dxa"/>
                <w:shd w:val="clear" w:color="auto" w:fill="auto"/>
                <w:noWrap/>
                <w:vAlign w:val="center"/>
                <w:hideMark/>
              </w:tcPr>
            </w:tcPrChange>
          </w:tcPr>
          <w:p w14:paraId="32F54ABC" w14:textId="77777777" w:rsidR="004D28C1" w:rsidRPr="003C02FF" w:rsidRDefault="004D28C1" w:rsidP="004D28C1">
            <w:pPr>
              <w:jc w:val="center"/>
              <w:rPr>
                <w:ins w:id="14765" w:author="James Vu" w:date="2024-04-19T00:01:00Z"/>
                <w:b/>
                <w:bCs/>
                <w:color w:val="000000"/>
                <w:rPrChange w:id="14766" w:author="James Vu" w:date="2024-04-19T00:19:00Z">
                  <w:rPr>
                    <w:ins w:id="14767" w:author="James Vu" w:date="2024-04-19T00:01:00Z"/>
                    <w:b/>
                    <w:bCs/>
                    <w:color w:val="000000"/>
                    <w:sz w:val="28"/>
                    <w:szCs w:val="28"/>
                  </w:rPr>
                </w:rPrChange>
              </w:rPr>
            </w:pPr>
            <w:ins w:id="14768" w:author="James Vu" w:date="2024-04-19T00:01:00Z">
              <w:r w:rsidRPr="003C02FF">
                <w:rPr>
                  <w:b/>
                  <w:bCs/>
                  <w:color w:val="000000"/>
                  <w:rPrChange w:id="14769" w:author="James Vu" w:date="2024-04-19T00:19:00Z">
                    <w:rPr>
                      <w:b/>
                      <w:bCs/>
                      <w:color w:val="000000"/>
                      <w:sz w:val="28"/>
                      <w:szCs w:val="28"/>
                    </w:rPr>
                  </w:rPrChange>
                </w:rPr>
                <w:t>12</w:t>
              </w:r>
            </w:ins>
          </w:p>
        </w:tc>
        <w:tc>
          <w:tcPr>
            <w:tcW w:w="8358" w:type="dxa"/>
            <w:shd w:val="clear" w:color="auto" w:fill="auto"/>
            <w:noWrap/>
            <w:vAlign w:val="center"/>
            <w:hideMark/>
            <w:tcPrChange w:id="14770" w:author="James Vu" w:date="2024-04-19T00:20:00Z">
              <w:tcPr>
                <w:tcW w:w="8358" w:type="dxa"/>
                <w:shd w:val="clear" w:color="auto" w:fill="auto"/>
                <w:noWrap/>
                <w:vAlign w:val="center"/>
                <w:hideMark/>
              </w:tcPr>
            </w:tcPrChange>
          </w:tcPr>
          <w:p w14:paraId="0740EF8F" w14:textId="77777777" w:rsidR="004D28C1" w:rsidRPr="003C02FF" w:rsidRDefault="004D28C1" w:rsidP="004D28C1">
            <w:pPr>
              <w:rPr>
                <w:ins w:id="14771" w:author="James Vu" w:date="2024-04-19T00:01:00Z"/>
                <w:b/>
                <w:bCs/>
                <w:color w:val="0D0D0D"/>
                <w:rPrChange w:id="14772" w:author="James Vu" w:date="2024-04-19T00:19:00Z">
                  <w:rPr>
                    <w:ins w:id="14773" w:author="James Vu" w:date="2024-04-19T00:01:00Z"/>
                    <w:b/>
                    <w:bCs/>
                    <w:color w:val="0D0D0D"/>
                    <w:sz w:val="28"/>
                    <w:szCs w:val="28"/>
                  </w:rPr>
                </w:rPrChange>
              </w:rPr>
            </w:pPr>
            <w:ins w:id="14774" w:author="James Vu" w:date="2024-04-19T00:01:00Z">
              <w:r w:rsidRPr="003C02FF">
                <w:rPr>
                  <w:b/>
                  <w:bCs/>
                  <w:color w:val="0D0D0D"/>
                  <w:rPrChange w:id="14775" w:author="James Vu" w:date="2024-04-19T00:19:00Z">
                    <w:rPr>
                      <w:b/>
                      <w:bCs/>
                      <w:color w:val="0D0D0D"/>
                      <w:sz w:val="28"/>
                      <w:szCs w:val="28"/>
                    </w:rPr>
                  </w:rPrChange>
                </w:rPr>
                <w:t>Tổng Hợp Dữ Liệu Trên Bản Đồ Số</w:t>
              </w:r>
            </w:ins>
          </w:p>
        </w:tc>
      </w:tr>
      <w:tr w:rsidR="003C02FF" w:rsidRPr="003C02FF" w14:paraId="17CB31E1" w14:textId="77777777" w:rsidTr="003C02FF">
        <w:trPr>
          <w:trHeight w:val="360"/>
          <w:ins w:id="14776" w:author="James Vu" w:date="2024-04-19T00:01:00Z"/>
          <w:trPrChange w:id="14777" w:author="James Vu" w:date="2024-04-19T00:20:00Z">
            <w:trPr>
              <w:trHeight w:val="360"/>
            </w:trPr>
          </w:trPrChange>
        </w:trPr>
        <w:tc>
          <w:tcPr>
            <w:tcW w:w="704" w:type="dxa"/>
            <w:shd w:val="clear" w:color="auto" w:fill="auto"/>
            <w:noWrap/>
            <w:vAlign w:val="center"/>
            <w:hideMark/>
            <w:tcPrChange w:id="14778" w:author="James Vu" w:date="2024-04-19T00:20:00Z">
              <w:tcPr>
                <w:tcW w:w="704" w:type="dxa"/>
                <w:shd w:val="clear" w:color="auto" w:fill="auto"/>
                <w:noWrap/>
                <w:vAlign w:val="center"/>
                <w:hideMark/>
              </w:tcPr>
            </w:tcPrChange>
          </w:tcPr>
          <w:p w14:paraId="79849A87" w14:textId="77777777" w:rsidR="004D28C1" w:rsidRPr="003C02FF" w:rsidRDefault="004D28C1" w:rsidP="004D28C1">
            <w:pPr>
              <w:jc w:val="center"/>
              <w:rPr>
                <w:ins w:id="14779" w:author="James Vu" w:date="2024-04-19T00:01:00Z"/>
                <w:b/>
                <w:bCs/>
                <w:color w:val="000000"/>
                <w:rPrChange w:id="14780" w:author="James Vu" w:date="2024-04-19T00:19:00Z">
                  <w:rPr>
                    <w:ins w:id="14781" w:author="James Vu" w:date="2024-04-19T00:01:00Z"/>
                    <w:b/>
                    <w:bCs/>
                    <w:color w:val="000000"/>
                    <w:sz w:val="28"/>
                    <w:szCs w:val="28"/>
                  </w:rPr>
                </w:rPrChange>
              </w:rPr>
            </w:pPr>
            <w:ins w:id="14782" w:author="James Vu" w:date="2024-04-19T00:01:00Z">
              <w:r w:rsidRPr="003C02FF">
                <w:rPr>
                  <w:b/>
                  <w:bCs/>
                  <w:color w:val="000000"/>
                  <w:rPrChange w:id="14783" w:author="James Vu" w:date="2024-04-19T00:19:00Z">
                    <w:rPr>
                      <w:b/>
                      <w:bCs/>
                      <w:color w:val="000000"/>
                      <w:sz w:val="28"/>
                      <w:szCs w:val="28"/>
                    </w:rPr>
                  </w:rPrChange>
                </w:rPr>
                <w:t> </w:t>
              </w:r>
            </w:ins>
          </w:p>
        </w:tc>
        <w:tc>
          <w:tcPr>
            <w:tcW w:w="8358" w:type="dxa"/>
            <w:shd w:val="clear" w:color="auto" w:fill="auto"/>
            <w:noWrap/>
            <w:vAlign w:val="center"/>
            <w:hideMark/>
            <w:tcPrChange w:id="14784" w:author="James Vu" w:date="2024-04-19T00:20:00Z">
              <w:tcPr>
                <w:tcW w:w="8358" w:type="dxa"/>
                <w:shd w:val="clear" w:color="auto" w:fill="auto"/>
                <w:noWrap/>
                <w:vAlign w:val="center"/>
                <w:hideMark/>
              </w:tcPr>
            </w:tcPrChange>
          </w:tcPr>
          <w:p w14:paraId="6F29205B" w14:textId="77777777" w:rsidR="004D28C1" w:rsidRPr="003C02FF" w:rsidRDefault="004D28C1" w:rsidP="004D28C1">
            <w:pPr>
              <w:rPr>
                <w:ins w:id="14785" w:author="James Vu" w:date="2024-04-19T00:01:00Z"/>
                <w:color w:val="0D0D0D"/>
                <w:rPrChange w:id="14786" w:author="James Vu" w:date="2024-04-19T00:19:00Z">
                  <w:rPr>
                    <w:ins w:id="14787" w:author="James Vu" w:date="2024-04-19T00:01:00Z"/>
                    <w:color w:val="0D0D0D"/>
                    <w:sz w:val="28"/>
                    <w:szCs w:val="28"/>
                  </w:rPr>
                </w:rPrChange>
              </w:rPr>
            </w:pPr>
            <w:ins w:id="14788" w:author="James Vu" w:date="2024-04-19T00:01:00Z">
              <w:r w:rsidRPr="003C02FF">
                <w:rPr>
                  <w:color w:val="0D0D0D"/>
                  <w:rPrChange w:id="14789" w:author="James Vu" w:date="2024-04-19T00:19:00Z">
                    <w:rPr>
                      <w:color w:val="0D0D0D"/>
                      <w:sz w:val="28"/>
                      <w:szCs w:val="28"/>
                    </w:rPr>
                  </w:rPrChange>
                </w:rPr>
                <w:t>Số hoá dữ liệu không gia các điểm đê điều, hạ tầng tuỷ lợi... trên bản đồ số</w:t>
              </w:r>
            </w:ins>
          </w:p>
        </w:tc>
      </w:tr>
      <w:tr w:rsidR="003C02FF" w:rsidRPr="003C02FF" w14:paraId="1F089EC3" w14:textId="77777777" w:rsidTr="003C02FF">
        <w:trPr>
          <w:trHeight w:val="360"/>
          <w:ins w:id="14790" w:author="James Vu" w:date="2024-04-19T00:01:00Z"/>
          <w:trPrChange w:id="14791" w:author="James Vu" w:date="2024-04-19T00:20:00Z">
            <w:trPr>
              <w:trHeight w:val="360"/>
            </w:trPr>
          </w:trPrChange>
        </w:trPr>
        <w:tc>
          <w:tcPr>
            <w:tcW w:w="704" w:type="dxa"/>
            <w:shd w:val="clear" w:color="auto" w:fill="auto"/>
            <w:noWrap/>
            <w:vAlign w:val="center"/>
            <w:hideMark/>
            <w:tcPrChange w:id="14792" w:author="James Vu" w:date="2024-04-19T00:20:00Z">
              <w:tcPr>
                <w:tcW w:w="704" w:type="dxa"/>
                <w:shd w:val="clear" w:color="auto" w:fill="auto"/>
                <w:noWrap/>
                <w:vAlign w:val="center"/>
                <w:hideMark/>
              </w:tcPr>
            </w:tcPrChange>
          </w:tcPr>
          <w:p w14:paraId="69455117" w14:textId="77777777" w:rsidR="004D28C1" w:rsidRPr="003C02FF" w:rsidRDefault="004D28C1" w:rsidP="004D28C1">
            <w:pPr>
              <w:jc w:val="center"/>
              <w:rPr>
                <w:ins w:id="14793" w:author="James Vu" w:date="2024-04-19T00:01:00Z"/>
                <w:b/>
                <w:bCs/>
                <w:color w:val="000000"/>
                <w:rPrChange w:id="14794" w:author="James Vu" w:date="2024-04-19T00:19:00Z">
                  <w:rPr>
                    <w:ins w:id="14795" w:author="James Vu" w:date="2024-04-19T00:01:00Z"/>
                    <w:b/>
                    <w:bCs/>
                    <w:color w:val="000000"/>
                    <w:sz w:val="28"/>
                    <w:szCs w:val="28"/>
                  </w:rPr>
                </w:rPrChange>
              </w:rPr>
            </w:pPr>
            <w:ins w:id="14796" w:author="James Vu" w:date="2024-04-19T00:01:00Z">
              <w:r w:rsidRPr="003C02FF">
                <w:rPr>
                  <w:b/>
                  <w:bCs/>
                  <w:color w:val="000000"/>
                  <w:rPrChange w:id="14797" w:author="James Vu" w:date="2024-04-19T00:19:00Z">
                    <w:rPr>
                      <w:b/>
                      <w:bCs/>
                      <w:color w:val="000000"/>
                      <w:sz w:val="28"/>
                      <w:szCs w:val="28"/>
                    </w:rPr>
                  </w:rPrChange>
                </w:rPr>
                <w:t>13</w:t>
              </w:r>
            </w:ins>
          </w:p>
        </w:tc>
        <w:tc>
          <w:tcPr>
            <w:tcW w:w="8358" w:type="dxa"/>
            <w:shd w:val="clear" w:color="auto" w:fill="auto"/>
            <w:noWrap/>
            <w:vAlign w:val="center"/>
            <w:hideMark/>
            <w:tcPrChange w:id="14798" w:author="James Vu" w:date="2024-04-19T00:20:00Z">
              <w:tcPr>
                <w:tcW w:w="8358" w:type="dxa"/>
                <w:shd w:val="clear" w:color="auto" w:fill="auto"/>
                <w:noWrap/>
                <w:vAlign w:val="center"/>
                <w:hideMark/>
              </w:tcPr>
            </w:tcPrChange>
          </w:tcPr>
          <w:p w14:paraId="2344BCB8" w14:textId="77777777" w:rsidR="004D28C1" w:rsidRPr="003C02FF" w:rsidRDefault="004D28C1" w:rsidP="004D28C1">
            <w:pPr>
              <w:rPr>
                <w:ins w:id="14799" w:author="James Vu" w:date="2024-04-19T00:01:00Z"/>
                <w:b/>
                <w:bCs/>
                <w:color w:val="0D0D0D"/>
                <w:rPrChange w:id="14800" w:author="James Vu" w:date="2024-04-19T00:19:00Z">
                  <w:rPr>
                    <w:ins w:id="14801" w:author="James Vu" w:date="2024-04-19T00:01:00Z"/>
                    <w:b/>
                    <w:bCs/>
                    <w:color w:val="0D0D0D"/>
                    <w:sz w:val="28"/>
                    <w:szCs w:val="28"/>
                  </w:rPr>
                </w:rPrChange>
              </w:rPr>
            </w:pPr>
            <w:ins w:id="14802" w:author="James Vu" w:date="2024-04-19T00:01:00Z">
              <w:r w:rsidRPr="003C02FF">
                <w:rPr>
                  <w:b/>
                  <w:bCs/>
                  <w:color w:val="0D0D0D"/>
                  <w:rPrChange w:id="14803" w:author="James Vu" w:date="2024-04-19T00:19:00Z">
                    <w:rPr>
                      <w:b/>
                      <w:bCs/>
                      <w:color w:val="0D0D0D"/>
                      <w:sz w:val="28"/>
                      <w:szCs w:val="28"/>
                    </w:rPr>
                  </w:rPrChange>
                </w:rPr>
                <w:t>Báo cáo Và Thống Kê</w:t>
              </w:r>
            </w:ins>
          </w:p>
        </w:tc>
      </w:tr>
      <w:tr w:rsidR="003C02FF" w:rsidRPr="003C02FF" w14:paraId="38BA28DD" w14:textId="77777777" w:rsidTr="003C02FF">
        <w:trPr>
          <w:trHeight w:val="360"/>
          <w:ins w:id="14804" w:author="James Vu" w:date="2024-04-19T00:01:00Z"/>
          <w:trPrChange w:id="14805" w:author="James Vu" w:date="2024-04-19T00:20:00Z">
            <w:trPr>
              <w:trHeight w:val="360"/>
            </w:trPr>
          </w:trPrChange>
        </w:trPr>
        <w:tc>
          <w:tcPr>
            <w:tcW w:w="704" w:type="dxa"/>
            <w:shd w:val="clear" w:color="auto" w:fill="auto"/>
            <w:noWrap/>
            <w:vAlign w:val="center"/>
            <w:hideMark/>
            <w:tcPrChange w:id="14806" w:author="James Vu" w:date="2024-04-19T00:20:00Z">
              <w:tcPr>
                <w:tcW w:w="704" w:type="dxa"/>
                <w:shd w:val="clear" w:color="auto" w:fill="auto"/>
                <w:noWrap/>
                <w:vAlign w:val="center"/>
                <w:hideMark/>
              </w:tcPr>
            </w:tcPrChange>
          </w:tcPr>
          <w:p w14:paraId="28BF4FFF" w14:textId="77777777" w:rsidR="004D28C1" w:rsidRPr="003C02FF" w:rsidRDefault="004D28C1" w:rsidP="004D28C1">
            <w:pPr>
              <w:jc w:val="center"/>
              <w:rPr>
                <w:ins w:id="14807" w:author="James Vu" w:date="2024-04-19T00:01:00Z"/>
                <w:b/>
                <w:bCs/>
                <w:color w:val="000000"/>
                <w:rPrChange w:id="14808" w:author="James Vu" w:date="2024-04-19T00:19:00Z">
                  <w:rPr>
                    <w:ins w:id="14809" w:author="James Vu" w:date="2024-04-19T00:01:00Z"/>
                    <w:b/>
                    <w:bCs/>
                    <w:color w:val="000000"/>
                    <w:sz w:val="28"/>
                    <w:szCs w:val="28"/>
                  </w:rPr>
                </w:rPrChange>
              </w:rPr>
            </w:pPr>
            <w:ins w:id="14810" w:author="James Vu" w:date="2024-04-19T00:01:00Z">
              <w:r w:rsidRPr="003C02FF">
                <w:rPr>
                  <w:b/>
                  <w:bCs/>
                  <w:color w:val="000000"/>
                  <w:rPrChange w:id="14811" w:author="James Vu" w:date="2024-04-19T00:19:00Z">
                    <w:rPr>
                      <w:b/>
                      <w:bCs/>
                      <w:color w:val="000000"/>
                      <w:sz w:val="28"/>
                      <w:szCs w:val="28"/>
                    </w:rPr>
                  </w:rPrChange>
                </w:rPr>
                <w:t> </w:t>
              </w:r>
            </w:ins>
          </w:p>
        </w:tc>
        <w:tc>
          <w:tcPr>
            <w:tcW w:w="8358" w:type="dxa"/>
            <w:shd w:val="clear" w:color="auto" w:fill="auto"/>
            <w:noWrap/>
            <w:vAlign w:val="center"/>
            <w:hideMark/>
            <w:tcPrChange w:id="14812" w:author="James Vu" w:date="2024-04-19T00:20:00Z">
              <w:tcPr>
                <w:tcW w:w="8358" w:type="dxa"/>
                <w:shd w:val="clear" w:color="auto" w:fill="auto"/>
                <w:noWrap/>
                <w:vAlign w:val="center"/>
                <w:hideMark/>
              </w:tcPr>
            </w:tcPrChange>
          </w:tcPr>
          <w:p w14:paraId="4E6CA31B" w14:textId="77777777" w:rsidR="004D28C1" w:rsidRPr="003C02FF" w:rsidRDefault="004D28C1" w:rsidP="004D28C1">
            <w:pPr>
              <w:rPr>
                <w:ins w:id="14813" w:author="James Vu" w:date="2024-04-19T00:01:00Z"/>
                <w:color w:val="0D0D0D"/>
                <w:rPrChange w:id="14814" w:author="James Vu" w:date="2024-04-19T00:19:00Z">
                  <w:rPr>
                    <w:ins w:id="14815" w:author="James Vu" w:date="2024-04-19T00:01:00Z"/>
                    <w:color w:val="0D0D0D"/>
                    <w:sz w:val="28"/>
                    <w:szCs w:val="28"/>
                  </w:rPr>
                </w:rPrChange>
              </w:rPr>
            </w:pPr>
            <w:ins w:id="14816" w:author="James Vu" w:date="2024-04-19T00:01:00Z">
              <w:r w:rsidRPr="003C02FF">
                <w:rPr>
                  <w:color w:val="0D0D0D"/>
                  <w:rPrChange w:id="14817" w:author="James Vu" w:date="2024-04-19T00:19:00Z">
                    <w:rPr>
                      <w:color w:val="0D0D0D"/>
                      <w:sz w:val="28"/>
                      <w:szCs w:val="28"/>
                    </w:rPr>
                  </w:rPrChange>
                </w:rPr>
                <w:t>Tạo báo cáo tùy chỉnh theo các mục tiêu thời gian, khu vực hành chính, nhiệm vụ</w:t>
              </w:r>
            </w:ins>
          </w:p>
        </w:tc>
      </w:tr>
      <w:tr w:rsidR="003C02FF" w:rsidRPr="003C02FF" w14:paraId="569A8BE4" w14:textId="77777777" w:rsidTr="003C02FF">
        <w:trPr>
          <w:trHeight w:val="360"/>
          <w:ins w:id="14818" w:author="James Vu" w:date="2024-04-19T00:01:00Z"/>
          <w:trPrChange w:id="14819" w:author="James Vu" w:date="2024-04-19T00:20:00Z">
            <w:trPr>
              <w:trHeight w:val="360"/>
            </w:trPr>
          </w:trPrChange>
        </w:trPr>
        <w:tc>
          <w:tcPr>
            <w:tcW w:w="704" w:type="dxa"/>
            <w:shd w:val="clear" w:color="auto" w:fill="auto"/>
            <w:noWrap/>
            <w:vAlign w:val="center"/>
            <w:hideMark/>
            <w:tcPrChange w:id="14820" w:author="James Vu" w:date="2024-04-19T00:20:00Z">
              <w:tcPr>
                <w:tcW w:w="704" w:type="dxa"/>
                <w:shd w:val="clear" w:color="auto" w:fill="auto"/>
                <w:noWrap/>
                <w:vAlign w:val="center"/>
                <w:hideMark/>
              </w:tcPr>
            </w:tcPrChange>
          </w:tcPr>
          <w:p w14:paraId="58BE68E5" w14:textId="77777777" w:rsidR="004D28C1" w:rsidRPr="003C02FF" w:rsidRDefault="004D28C1" w:rsidP="004D28C1">
            <w:pPr>
              <w:jc w:val="center"/>
              <w:rPr>
                <w:ins w:id="14821" w:author="James Vu" w:date="2024-04-19T00:01:00Z"/>
                <w:b/>
                <w:bCs/>
                <w:color w:val="000000"/>
                <w:rPrChange w:id="14822" w:author="James Vu" w:date="2024-04-19T00:19:00Z">
                  <w:rPr>
                    <w:ins w:id="14823" w:author="James Vu" w:date="2024-04-19T00:01:00Z"/>
                    <w:b/>
                    <w:bCs/>
                    <w:color w:val="000000"/>
                    <w:sz w:val="28"/>
                    <w:szCs w:val="28"/>
                  </w:rPr>
                </w:rPrChange>
              </w:rPr>
            </w:pPr>
            <w:ins w:id="14824" w:author="James Vu" w:date="2024-04-19T00:01:00Z">
              <w:r w:rsidRPr="003C02FF">
                <w:rPr>
                  <w:b/>
                  <w:bCs/>
                  <w:color w:val="000000"/>
                  <w:rPrChange w:id="14825" w:author="James Vu" w:date="2024-04-19T00:19:00Z">
                    <w:rPr>
                      <w:b/>
                      <w:bCs/>
                      <w:color w:val="000000"/>
                      <w:sz w:val="28"/>
                      <w:szCs w:val="28"/>
                    </w:rPr>
                  </w:rPrChange>
                </w:rPr>
                <w:t> </w:t>
              </w:r>
            </w:ins>
          </w:p>
        </w:tc>
        <w:tc>
          <w:tcPr>
            <w:tcW w:w="8358" w:type="dxa"/>
            <w:shd w:val="clear" w:color="auto" w:fill="auto"/>
            <w:noWrap/>
            <w:vAlign w:val="center"/>
            <w:hideMark/>
            <w:tcPrChange w:id="14826" w:author="James Vu" w:date="2024-04-19T00:20:00Z">
              <w:tcPr>
                <w:tcW w:w="8358" w:type="dxa"/>
                <w:shd w:val="clear" w:color="auto" w:fill="auto"/>
                <w:noWrap/>
                <w:vAlign w:val="center"/>
                <w:hideMark/>
              </w:tcPr>
            </w:tcPrChange>
          </w:tcPr>
          <w:p w14:paraId="1BCB0564" w14:textId="77777777" w:rsidR="004D28C1" w:rsidRPr="003C02FF" w:rsidRDefault="004D28C1" w:rsidP="004D28C1">
            <w:pPr>
              <w:rPr>
                <w:ins w:id="14827" w:author="James Vu" w:date="2024-04-19T00:01:00Z"/>
                <w:color w:val="0D0D0D"/>
                <w:rPrChange w:id="14828" w:author="James Vu" w:date="2024-04-19T00:19:00Z">
                  <w:rPr>
                    <w:ins w:id="14829" w:author="James Vu" w:date="2024-04-19T00:01:00Z"/>
                    <w:color w:val="0D0D0D"/>
                    <w:sz w:val="28"/>
                    <w:szCs w:val="28"/>
                  </w:rPr>
                </w:rPrChange>
              </w:rPr>
            </w:pPr>
            <w:ins w:id="14830" w:author="James Vu" w:date="2024-04-19T00:01:00Z">
              <w:r w:rsidRPr="003C02FF">
                <w:rPr>
                  <w:color w:val="0D0D0D"/>
                  <w:rPrChange w:id="14831" w:author="James Vu" w:date="2024-04-19T00:19:00Z">
                    <w:rPr>
                      <w:color w:val="0D0D0D"/>
                      <w:sz w:val="28"/>
                      <w:szCs w:val="28"/>
                    </w:rPr>
                  </w:rPrChange>
                </w:rPr>
                <w:t>Báo cáo hoạt động của người dùng trên hệ thống theo phân quyền chức năng nhiệm vụ</w:t>
              </w:r>
            </w:ins>
          </w:p>
        </w:tc>
      </w:tr>
      <w:tr w:rsidR="003C02FF" w:rsidRPr="003C02FF" w14:paraId="75BB0DA2" w14:textId="77777777" w:rsidTr="003C02FF">
        <w:trPr>
          <w:trHeight w:val="360"/>
          <w:ins w:id="14832" w:author="James Vu" w:date="2024-04-19T00:01:00Z"/>
          <w:trPrChange w:id="14833" w:author="James Vu" w:date="2024-04-19T00:20:00Z">
            <w:trPr>
              <w:trHeight w:val="360"/>
            </w:trPr>
          </w:trPrChange>
        </w:trPr>
        <w:tc>
          <w:tcPr>
            <w:tcW w:w="704" w:type="dxa"/>
            <w:shd w:val="clear" w:color="auto" w:fill="auto"/>
            <w:noWrap/>
            <w:vAlign w:val="center"/>
            <w:hideMark/>
            <w:tcPrChange w:id="14834" w:author="James Vu" w:date="2024-04-19T00:20:00Z">
              <w:tcPr>
                <w:tcW w:w="704" w:type="dxa"/>
                <w:shd w:val="clear" w:color="auto" w:fill="auto"/>
                <w:noWrap/>
                <w:vAlign w:val="center"/>
                <w:hideMark/>
              </w:tcPr>
            </w:tcPrChange>
          </w:tcPr>
          <w:p w14:paraId="01F59D5F" w14:textId="77777777" w:rsidR="004D28C1" w:rsidRPr="003C02FF" w:rsidRDefault="004D28C1" w:rsidP="004D28C1">
            <w:pPr>
              <w:jc w:val="center"/>
              <w:rPr>
                <w:ins w:id="14835" w:author="James Vu" w:date="2024-04-19T00:01:00Z"/>
                <w:b/>
                <w:bCs/>
                <w:color w:val="000000"/>
                <w:rPrChange w:id="14836" w:author="James Vu" w:date="2024-04-19T00:19:00Z">
                  <w:rPr>
                    <w:ins w:id="14837" w:author="James Vu" w:date="2024-04-19T00:01:00Z"/>
                    <w:b/>
                    <w:bCs/>
                    <w:color w:val="000000"/>
                    <w:sz w:val="28"/>
                    <w:szCs w:val="28"/>
                  </w:rPr>
                </w:rPrChange>
              </w:rPr>
            </w:pPr>
            <w:ins w:id="14838" w:author="James Vu" w:date="2024-04-19T00:01:00Z">
              <w:r w:rsidRPr="003C02FF">
                <w:rPr>
                  <w:b/>
                  <w:bCs/>
                  <w:color w:val="000000"/>
                  <w:rPrChange w:id="14839" w:author="James Vu" w:date="2024-04-19T00:19:00Z">
                    <w:rPr>
                      <w:b/>
                      <w:bCs/>
                      <w:color w:val="000000"/>
                      <w:sz w:val="28"/>
                      <w:szCs w:val="28"/>
                    </w:rPr>
                  </w:rPrChange>
                </w:rPr>
                <w:t> </w:t>
              </w:r>
            </w:ins>
          </w:p>
        </w:tc>
        <w:tc>
          <w:tcPr>
            <w:tcW w:w="8358" w:type="dxa"/>
            <w:shd w:val="clear" w:color="auto" w:fill="auto"/>
            <w:noWrap/>
            <w:vAlign w:val="center"/>
            <w:hideMark/>
            <w:tcPrChange w:id="14840" w:author="James Vu" w:date="2024-04-19T00:20:00Z">
              <w:tcPr>
                <w:tcW w:w="8358" w:type="dxa"/>
                <w:shd w:val="clear" w:color="auto" w:fill="auto"/>
                <w:noWrap/>
                <w:vAlign w:val="center"/>
                <w:hideMark/>
              </w:tcPr>
            </w:tcPrChange>
          </w:tcPr>
          <w:p w14:paraId="46A2FC6F" w14:textId="77777777" w:rsidR="004D28C1" w:rsidRPr="003C02FF" w:rsidRDefault="004D28C1" w:rsidP="004D28C1">
            <w:pPr>
              <w:rPr>
                <w:ins w:id="14841" w:author="James Vu" w:date="2024-04-19T00:01:00Z"/>
                <w:color w:val="0D0D0D"/>
                <w:rPrChange w:id="14842" w:author="James Vu" w:date="2024-04-19T00:19:00Z">
                  <w:rPr>
                    <w:ins w:id="14843" w:author="James Vu" w:date="2024-04-19T00:01:00Z"/>
                    <w:color w:val="0D0D0D"/>
                    <w:sz w:val="28"/>
                    <w:szCs w:val="28"/>
                  </w:rPr>
                </w:rPrChange>
              </w:rPr>
            </w:pPr>
            <w:ins w:id="14844" w:author="James Vu" w:date="2024-04-19T00:01:00Z">
              <w:r w:rsidRPr="003C02FF">
                <w:rPr>
                  <w:color w:val="0D0D0D"/>
                  <w:rPrChange w:id="14845" w:author="James Vu" w:date="2024-04-19T00:19:00Z">
                    <w:rPr>
                      <w:color w:val="0D0D0D"/>
                      <w:sz w:val="28"/>
                      <w:szCs w:val="28"/>
                    </w:rPr>
                  </w:rPrChange>
                </w:rPr>
                <w:t>Xuất báo cáo ra các định dạng khác nhau như PDF, Excel, HTML</w:t>
              </w:r>
            </w:ins>
          </w:p>
        </w:tc>
      </w:tr>
      <w:tr w:rsidR="003C02FF" w:rsidRPr="003C02FF" w14:paraId="23070FA8" w14:textId="77777777" w:rsidTr="003C02FF">
        <w:trPr>
          <w:trHeight w:val="360"/>
          <w:ins w:id="14846" w:author="James Vu" w:date="2024-04-19T00:01:00Z"/>
          <w:trPrChange w:id="14847" w:author="James Vu" w:date="2024-04-19T00:20:00Z">
            <w:trPr>
              <w:trHeight w:val="360"/>
            </w:trPr>
          </w:trPrChange>
        </w:trPr>
        <w:tc>
          <w:tcPr>
            <w:tcW w:w="704" w:type="dxa"/>
            <w:shd w:val="clear" w:color="auto" w:fill="auto"/>
            <w:noWrap/>
            <w:vAlign w:val="center"/>
            <w:hideMark/>
            <w:tcPrChange w:id="14848" w:author="James Vu" w:date="2024-04-19T00:20:00Z">
              <w:tcPr>
                <w:tcW w:w="704" w:type="dxa"/>
                <w:shd w:val="clear" w:color="auto" w:fill="auto"/>
                <w:noWrap/>
                <w:vAlign w:val="center"/>
                <w:hideMark/>
              </w:tcPr>
            </w:tcPrChange>
          </w:tcPr>
          <w:p w14:paraId="2406F27E" w14:textId="77777777" w:rsidR="004D28C1" w:rsidRPr="003C02FF" w:rsidRDefault="004D28C1" w:rsidP="004D28C1">
            <w:pPr>
              <w:jc w:val="center"/>
              <w:rPr>
                <w:ins w:id="14849" w:author="James Vu" w:date="2024-04-19T00:01:00Z"/>
                <w:b/>
                <w:bCs/>
                <w:color w:val="000000"/>
                <w:rPrChange w:id="14850" w:author="James Vu" w:date="2024-04-19T00:19:00Z">
                  <w:rPr>
                    <w:ins w:id="14851" w:author="James Vu" w:date="2024-04-19T00:01:00Z"/>
                    <w:b/>
                    <w:bCs/>
                    <w:color w:val="000000"/>
                    <w:sz w:val="28"/>
                    <w:szCs w:val="28"/>
                  </w:rPr>
                </w:rPrChange>
              </w:rPr>
            </w:pPr>
            <w:ins w:id="14852" w:author="James Vu" w:date="2024-04-19T00:01:00Z">
              <w:r w:rsidRPr="003C02FF">
                <w:rPr>
                  <w:b/>
                  <w:bCs/>
                  <w:color w:val="000000"/>
                  <w:rPrChange w:id="14853" w:author="James Vu" w:date="2024-04-19T00:19:00Z">
                    <w:rPr>
                      <w:b/>
                      <w:bCs/>
                      <w:color w:val="000000"/>
                      <w:sz w:val="28"/>
                      <w:szCs w:val="28"/>
                    </w:rPr>
                  </w:rPrChange>
                </w:rPr>
                <w:t> </w:t>
              </w:r>
            </w:ins>
          </w:p>
        </w:tc>
        <w:tc>
          <w:tcPr>
            <w:tcW w:w="8358" w:type="dxa"/>
            <w:shd w:val="clear" w:color="auto" w:fill="auto"/>
            <w:noWrap/>
            <w:vAlign w:val="center"/>
            <w:hideMark/>
            <w:tcPrChange w:id="14854" w:author="James Vu" w:date="2024-04-19T00:20:00Z">
              <w:tcPr>
                <w:tcW w:w="8358" w:type="dxa"/>
                <w:shd w:val="clear" w:color="auto" w:fill="auto"/>
                <w:noWrap/>
                <w:vAlign w:val="center"/>
                <w:hideMark/>
              </w:tcPr>
            </w:tcPrChange>
          </w:tcPr>
          <w:p w14:paraId="3991A22B" w14:textId="77777777" w:rsidR="004D28C1" w:rsidRPr="003C02FF" w:rsidRDefault="004D28C1" w:rsidP="004D28C1">
            <w:pPr>
              <w:rPr>
                <w:ins w:id="14855" w:author="James Vu" w:date="2024-04-19T00:01:00Z"/>
                <w:color w:val="0D0D0D"/>
                <w:rPrChange w:id="14856" w:author="James Vu" w:date="2024-04-19T00:19:00Z">
                  <w:rPr>
                    <w:ins w:id="14857" w:author="James Vu" w:date="2024-04-19T00:01:00Z"/>
                    <w:color w:val="0D0D0D"/>
                    <w:sz w:val="28"/>
                    <w:szCs w:val="28"/>
                  </w:rPr>
                </w:rPrChange>
              </w:rPr>
            </w:pPr>
            <w:ins w:id="14858" w:author="James Vu" w:date="2024-04-19T00:01:00Z">
              <w:r w:rsidRPr="003C02FF">
                <w:rPr>
                  <w:color w:val="0D0D0D"/>
                  <w:rPrChange w:id="14859" w:author="James Vu" w:date="2024-04-19T00:19:00Z">
                    <w:rPr>
                      <w:color w:val="0D0D0D"/>
                      <w:sz w:val="28"/>
                      <w:szCs w:val="28"/>
                    </w:rPr>
                  </w:rPrChange>
                </w:rPr>
                <w:t>Thống kê các dự liệu theo các mục tiêu thời gian, khu vực hành chính, nhiệm vụ</w:t>
              </w:r>
            </w:ins>
          </w:p>
        </w:tc>
      </w:tr>
      <w:tr w:rsidR="003C02FF" w:rsidRPr="003C02FF" w14:paraId="4317FBE6" w14:textId="77777777" w:rsidTr="003C02FF">
        <w:trPr>
          <w:trHeight w:val="360"/>
          <w:ins w:id="14860" w:author="James Vu" w:date="2024-04-19T00:01:00Z"/>
          <w:trPrChange w:id="14861" w:author="James Vu" w:date="2024-04-19T00:20:00Z">
            <w:trPr>
              <w:trHeight w:val="360"/>
            </w:trPr>
          </w:trPrChange>
        </w:trPr>
        <w:tc>
          <w:tcPr>
            <w:tcW w:w="704" w:type="dxa"/>
            <w:shd w:val="clear" w:color="auto" w:fill="auto"/>
            <w:noWrap/>
            <w:vAlign w:val="center"/>
            <w:hideMark/>
            <w:tcPrChange w:id="14862" w:author="James Vu" w:date="2024-04-19T00:20:00Z">
              <w:tcPr>
                <w:tcW w:w="704" w:type="dxa"/>
                <w:shd w:val="clear" w:color="auto" w:fill="auto"/>
                <w:noWrap/>
                <w:vAlign w:val="center"/>
                <w:hideMark/>
              </w:tcPr>
            </w:tcPrChange>
          </w:tcPr>
          <w:p w14:paraId="60F0772C" w14:textId="77777777" w:rsidR="004D28C1" w:rsidRPr="003C02FF" w:rsidRDefault="004D28C1" w:rsidP="004D28C1">
            <w:pPr>
              <w:jc w:val="center"/>
              <w:rPr>
                <w:ins w:id="14863" w:author="James Vu" w:date="2024-04-19T00:01:00Z"/>
                <w:b/>
                <w:bCs/>
                <w:color w:val="000000"/>
                <w:rPrChange w:id="14864" w:author="James Vu" w:date="2024-04-19T00:19:00Z">
                  <w:rPr>
                    <w:ins w:id="14865" w:author="James Vu" w:date="2024-04-19T00:01:00Z"/>
                    <w:b/>
                    <w:bCs/>
                    <w:color w:val="000000"/>
                    <w:sz w:val="28"/>
                    <w:szCs w:val="28"/>
                  </w:rPr>
                </w:rPrChange>
              </w:rPr>
            </w:pPr>
            <w:ins w:id="14866" w:author="James Vu" w:date="2024-04-19T00:01:00Z">
              <w:r w:rsidRPr="003C02FF">
                <w:rPr>
                  <w:b/>
                  <w:bCs/>
                  <w:color w:val="000000"/>
                  <w:rPrChange w:id="14867" w:author="James Vu" w:date="2024-04-19T00:19:00Z">
                    <w:rPr>
                      <w:b/>
                      <w:bCs/>
                      <w:color w:val="000000"/>
                      <w:sz w:val="28"/>
                      <w:szCs w:val="28"/>
                    </w:rPr>
                  </w:rPrChange>
                </w:rPr>
                <w:t> </w:t>
              </w:r>
            </w:ins>
          </w:p>
        </w:tc>
        <w:tc>
          <w:tcPr>
            <w:tcW w:w="8358" w:type="dxa"/>
            <w:shd w:val="clear" w:color="auto" w:fill="auto"/>
            <w:noWrap/>
            <w:vAlign w:val="center"/>
            <w:hideMark/>
            <w:tcPrChange w:id="14868" w:author="James Vu" w:date="2024-04-19T00:20:00Z">
              <w:tcPr>
                <w:tcW w:w="8358" w:type="dxa"/>
                <w:shd w:val="clear" w:color="auto" w:fill="auto"/>
                <w:noWrap/>
                <w:vAlign w:val="center"/>
                <w:hideMark/>
              </w:tcPr>
            </w:tcPrChange>
          </w:tcPr>
          <w:p w14:paraId="0418B658" w14:textId="77777777" w:rsidR="004D28C1" w:rsidRPr="003C02FF" w:rsidRDefault="004D28C1" w:rsidP="004D28C1">
            <w:pPr>
              <w:rPr>
                <w:ins w:id="14869" w:author="James Vu" w:date="2024-04-19T00:01:00Z"/>
                <w:color w:val="0D0D0D"/>
                <w:rPrChange w:id="14870" w:author="James Vu" w:date="2024-04-19T00:19:00Z">
                  <w:rPr>
                    <w:ins w:id="14871" w:author="James Vu" w:date="2024-04-19T00:01:00Z"/>
                    <w:color w:val="0D0D0D"/>
                    <w:sz w:val="28"/>
                    <w:szCs w:val="28"/>
                  </w:rPr>
                </w:rPrChange>
              </w:rPr>
            </w:pPr>
            <w:ins w:id="14872" w:author="James Vu" w:date="2024-04-19T00:01:00Z">
              <w:r w:rsidRPr="003C02FF">
                <w:rPr>
                  <w:color w:val="0D0D0D"/>
                  <w:rPrChange w:id="14873" w:author="James Vu" w:date="2024-04-19T00:19:00Z">
                    <w:rPr>
                      <w:color w:val="0D0D0D"/>
                      <w:sz w:val="28"/>
                      <w:szCs w:val="28"/>
                    </w:rPr>
                  </w:rPrChange>
                </w:rPr>
                <w:t>Thống kê ngươi dùng truy vấn hệ thống chi tiết</w:t>
              </w:r>
            </w:ins>
          </w:p>
        </w:tc>
      </w:tr>
      <w:tr w:rsidR="003C02FF" w:rsidRPr="003C02FF" w14:paraId="7BAD23D2" w14:textId="77777777" w:rsidTr="003C02FF">
        <w:trPr>
          <w:trHeight w:val="360"/>
          <w:ins w:id="14874" w:author="James Vu" w:date="2024-04-19T00:01:00Z"/>
          <w:trPrChange w:id="14875" w:author="James Vu" w:date="2024-04-19T00:20:00Z">
            <w:trPr>
              <w:trHeight w:val="360"/>
            </w:trPr>
          </w:trPrChange>
        </w:trPr>
        <w:tc>
          <w:tcPr>
            <w:tcW w:w="704" w:type="dxa"/>
            <w:shd w:val="clear" w:color="auto" w:fill="auto"/>
            <w:noWrap/>
            <w:vAlign w:val="center"/>
            <w:hideMark/>
            <w:tcPrChange w:id="14876" w:author="James Vu" w:date="2024-04-19T00:20:00Z">
              <w:tcPr>
                <w:tcW w:w="704" w:type="dxa"/>
                <w:shd w:val="clear" w:color="auto" w:fill="auto"/>
                <w:noWrap/>
                <w:vAlign w:val="center"/>
                <w:hideMark/>
              </w:tcPr>
            </w:tcPrChange>
          </w:tcPr>
          <w:p w14:paraId="0A278DA9" w14:textId="77777777" w:rsidR="004D28C1" w:rsidRPr="003C02FF" w:rsidRDefault="004D28C1" w:rsidP="004D28C1">
            <w:pPr>
              <w:jc w:val="center"/>
              <w:rPr>
                <w:ins w:id="14877" w:author="James Vu" w:date="2024-04-19T00:01:00Z"/>
                <w:b/>
                <w:bCs/>
                <w:color w:val="000000"/>
                <w:rPrChange w:id="14878" w:author="James Vu" w:date="2024-04-19T00:19:00Z">
                  <w:rPr>
                    <w:ins w:id="14879" w:author="James Vu" w:date="2024-04-19T00:01:00Z"/>
                    <w:b/>
                    <w:bCs/>
                    <w:color w:val="000000"/>
                    <w:sz w:val="28"/>
                    <w:szCs w:val="28"/>
                  </w:rPr>
                </w:rPrChange>
              </w:rPr>
            </w:pPr>
            <w:ins w:id="14880" w:author="James Vu" w:date="2024-04-19T00:01:00Z">
              <w:r w:rsidRPr="003C02FF">
                <w:rPr>
                  <w:b/>
                  <w:bCs/>
                  <w:color w:val="000000"/>
                  <w:rPrChange w:id="14881" w:author="James Vu" w:date="2024-04-19T00:19:00Z">
                    <w:rPr>
                      <w:b/>
                      <w:bCs/>
                      <w:color w:val="000000"/>
                      <w:sz w:val="28"/>
                      <w:szCs w:val="28"/>
                    </w:rPr>
                  </w:rPrChange>
                </w:rPr>
                <w:t> </w:t>
              </w:r>
            </w:ins>
          </w:p>
        </w:tc>
        <w:tc>
          <w:tcPr>
            <w:tcW w:w="8358" w:type="dxa"/>
            <w:shd w:val="clear" w:color="auto" w:fill="auto"/>
            <w:noWrap/>
            <w:vAlign w:val="center"/>
            <w:hideMark/>
            <w:tcPrChange w:id="14882" w:author="James Vu" w:date="2024-04-19T00:20:00Z">
              <w:tcPr>
                <w:tcW w:w="8358" w:type="dxa"/>
                <w:shd w:val="clear" w:color="auto" w:fill="auto"/>
                <w:noWrap/>
                <w:vAlign w:val="center"/>
                <w:hideMark/>
              </w:tcPr>
            </w:tcPrChange>
          </w:tcPr>
          <w:p w14:paraId="2A723D79" w14:textId="77777777" w:rsidR="004D28C1" w:rsidRPr="003C02FF" w:rsidRDefault="004D28C1" w:rsidP="004D28C1">
            <w:pPr>
              <w:rPr>
                <w:ins w:id="14883" w:author="James Vu" w:date="2024-04-19T00:01:00Z"/>
                <w:color w:val="0D0D0D"/>
                <w:rPrChange w:id="14884" w:author="James Vu" w:date="2024-04-19T00:19:00Z">
                  <w:rPr>
                    <w:ins w:id="14885" w:author="James Vu" w:date="2024-04-19T00:01:00Z"/>
                    <w:color w:val="0D0D0D"/>
                    <w:sz w:val="28"/>
                    <w:szCs w:val="28"/>
                  </w:rPr>
                </w:rPrChange>
              </w:rPr>
            </w:pPr>
            <w:ins w:id="14886" w:author="James Vu" w:date="2024-04-19T00:01:00Z">
              <w:r w:rsidRPr="003C02FF">
                <w:rPr>
                  <w:color w:val="0D0D0D"/>
                  <w:rPrChange w:id="14887" w:author="James Vu" w:date="2024-04-19T00:19:00Z">
                    <w:rPr>
                      <w:color w:val="0D0D0D"/>
                      <w:sz w:val="28"/>
                      <w:szCs w:val="28"/>
                    </w:rPr>
                  </w:rPrChange>
                </w:rPr>
                <w:t>Danh mục tổng quang các chỉ số, dử liệu tổng hợp theo dạng biểu đồ, dashboard</w:t>
              </w:r>
            </w:ins>
          </w:p>
        </w:tc>
      </w:tr>
      <w:tr w:rsidR="003C02FF" w:rsidRPr="003C02FF" w14:paraId="3E9520D2" w14:textId="77777777" w:rsidTr="003C02FF">
        <w:trPr>
          <w:trHeight w:val="360"/>
          <w:ins w:id="14888" w:author="James Vu" w:date="2024-04-19T00:01:00Z"/>
          <w:trPrChange w:id="14889" w:author="James Vu" w:date="2024-04-19T00:20:00Z">
            <w:trPr>
              <w:trHeight w:val="360"/>
            </w:trPr>
          </w:trPrChange>
        </w:trPr>
        <w:tc>
          <w:tcPr>
            <w:tcW w:w="704" w:type="dxa"/>
            <w:shd w:val="clear" w:color="auto" w:fill="auto"/>
            <w:noWrap/>
            <w:vAlign w:val="center"/>
            <w:hideMark/>
            <w:tcPrChange w:id="14890" w:author="James Vu" w:date="2024-04-19T00:20:00Z">
              <w:tcPr>
                <w:tcW w:w="704" w:type="dxa"/>
                <w:shd w:val="clear" w:color="auto" w:fill="auto"/>
                <w:noWrap/>
                <w:vAlign w:val="center"/>
                <w:hideMark/>
              </w:tcPr>
            </w:tcPrChange>
          </w:tcPr>
          <w:p w14:paraId="3C441977" w14:textId="77777777" w:rsidR="004D28C1" w:rsidRPr="003C02FF" w:rsidRDefault="004D28C1" w:rsidP="004D28C1">
            <w:pPr>
              <w:jc w:val="center"/>
              <w:rPr>
                <w:ins w:id="14891" w:author="James Vu" w:date="2024-04-19T00:01:00Z"/>
                <w:b/>
                <w:bCs/>
                <w:color w:val="000000"/>
                <w:rPrChange w:id="14892" w:author="James Vu" w:date="2024-04-19T00:19:00Z">
                  <w:rPr>
                    <w:ins w:id="14893" w:author="James Vu" w:date="2024-04-19T00:01:00Z"/>
                    <w:b/>
                    <w:bCs/>
                    <w:color w:val="000000"/>
                    <w:sz w:val="28"/>
                    <w:szCs w:val="28"/>
                  </w:rPr>
                </w:rPrChange>
              </w:rPr>
            </w:pPr>
            <w:ins w:id="14894" w:author="James Vu" w:date="2024-04-19T00:01:00Z">
              <w:r w:rsidRPr="003C02FF">
                <w:rPr>
                  <w:b/>
                  <w:bCs/>
                  <w:color w:val="000000"/>
                  <w:rPrChange w:id="14895" w:author="James Vu" w:date="2024-04-19T00:19:00Z">
                    <w:rPr>
                      <w:b/>
                      <w:bCs/>
                      <w:color w:val="000000"/>
                      <w:sz w:val="28"/>
                      <w:szCs w:val="28"/>
                    </w:rPr>
                  </w:rPrChange>
                </w:rPr>
                <w:lastRenderedPageBreak/>
                <w:t>14</w:t>
              </w:r>
            </w:ins>
          </w:p>
        </w:tc>
        <w:tc>
          <w:tcPr>
            <w:tcW w:w="8358" w:type="dxa"/>
            <w:shd w:val="clear" w:color="auto" w:fill="auto"/>
            <w:noWrap/>
            <w:vAlign w:val="center"/>
            <w:hideMark/>
            <w:tcPrChange w:id="14896" w:author="James Vu" w:date="2024-04-19T00:20:00Z">
              <w:tcPr>
                <w:tcW w:w="8358" w:type="dxa"/>
                <w:shd w:val="clear" w:color="auto" w:fill="auto"/>
                <w:noWrap/>
                <w:vAlign w:val="center"/>
                <w:hideMark/>
              </w:tcPr>
            </w:tcPrChange>
          </w:tcPr>
          <w:p w14:paraId="1B91AC8B" w14:textId="77777777" w:rsidR="004D28C1" w:rsidRPr="003C02FF" w:rsidRDefault="004D28C1" w:rsidP="004D28C1">
            <w:pPr>
              <w:rPr>
                <w:ins w:id="14897" w:author="James Vu" w:date="2024-04-19T00:01:00Z"/>
                <w:b/>
                <w:bCs/>
                <w:color w:val="0D0D0D"/>
                <w:rPrChange w:id="14898" w:author="James Vu" w:date="2024-04-19T00:19:00Z">
                  <w:rPr>
                    <w:ins w:id="14899" w:author="James Vu" w:date="2024-04-19T00:01:00Z"/>
                    <w:b/>
                    <w:bCs/>
                    <w:color w:val="0D0D0D"/>
                    <w:sz w:val="28"/>
                    <w:szCs w:val="28"/>
                  </w:rPr>
                </w:rPrChange>
              </w:rPr>
            </w:pPr>
            <w:ins w:id="14900" w:author="James Vu" w:date="2024-04-19T00:01:00Z">
              <w:r w:rsidRPr="003C02FF">
                <w:rPr>
                  <w:b/>
                  <w:bCs/>
                  <w:color w:val="0D0D0D"/>
                  <w:rPrChange w:id="14901" w:author="James Vu" w:date="2024-04-19T00:19:00Z">
                    <w:rPr>
                      <w:b/>
                      <w:bCs/>
                      <w:color w:val="0D0D0D"/>
                      <w:sz w:val="28"/>
                      <w:szCs w:val="28"/>
                    </w:rPr>
                  </w:rPrChange>
                </w:rPr>
                <w:t>Ứng Dụng Di Động (Android Và iOS)</w:t>
              </w:r>
            </w:ins>
          </w:p>
        </w:tc>
      </w:tr>
      <w:tr w:rsidR="003C02FF" w:rsidRPr="003C02FF" w14:paraId="62307587" w14:textId="77777777" w:rsidTr="003C02FF">
        <w:trPr>
          <w:trHeight w:val="360"/>
          <w:ins w:id="14902" w:author="James Vu" w:date="2024-04-19T00:01:00Z"/>
          <w:trPrChange w:id="14903" w:author="James Vu" w:date="2024-04-19T00:20:00Z">
            <w:trPr>
              <w:trHeight w:val="360"/>
            </w:trPr>
          </w:trPrChange>
        </w:trPr>
        <w:tc>
          <w:tcPr>
            <w:tcW w:w="704" w:type="dxa"/>
            <w:shd w:val="clear" w:color="auto" w:fill="auto"/>
            <w:noWrap/>
            <w:vAlign w:val="center"/>
            <w:hideMark/>
            <w:tcPrChange w:id="14904" w:author="James Vu" w:date="2024-04-19T00:20:00Z">
              <w:tcPr>
                <w:tcW w:w="704" w:type="dxa"/>
                <w:shd w:val="clear" w:color="auto" w:fill="auto"/>
                <w:noWrap/>
                <w:vAlign w:val="center"/>
                <w:hideMark/>
              </w:tcPr>
            </w:tcPrChange>
          </w:tcPr>
          <w:p w14:paraId="7A18E756" w14:textId="77777777" w:rsidR="004D28C1" w:rsidRPr="003C02FF" w:rsidRDefault="004D28C1" w:rsidP="004D28C1">
            <w:pPr>
              <w:jc w:val="center"/>
              <w:rPr>
                <w:ins w:id="14905" w:author="James Vu" w:date="2024-04-19T00:01:00Z"/>
                <w:b/>
                <w:bCs/>
                <w:color w:val="000000"/>
                <w:rPrChange w:id="14906" w:author="James Vu" w:date="2024-04-19T00:19:00Z">
                  <w:rPr>
                    <w:ins w:id="14907" w:author="James Vu" w:date="2024-04-19T00:01:00Z"/>
                    <w:b/>
                    <w:bCs/>
                    <w:color w:val="000000"/>
                    <w:sz w:val="28"/>
                    <w:szCs w:val="28"/>
                  </w:rPr>
                </w:rPrChange>
              </w:rPr>
            </w:pPr>
            <w:ins w:id="14908" w:author="James Vu" w:date="2024-04-19T00:01:00Z">
              <w:r w:rsidRPr="003C02FF">
                <w:rPr>
                  <w:b/>
                  <w:bCs/>
                  <w:color w:val="000000"/>
                  <w:rPrChange w:id="14909" w:author="James Vu" w:date="2024-04-19T00:19:00Z">
                    <w:rPr>
                      <w:b/>
                      <w:bCs/>
                      <w:color w:val="000000"/>
                      <w:sz w:val="28"/>
                      <w:szCs w:val="28"/>
                    </w:rPr>
                  </w:rPrChange>
                </w:rPr>
                <w:t> </w:t>
              </w:r>
            </w:ins>
          </w:p>
        </w:tc>
        <w:tc>
          <w:tcPr>
            <w:tcW w:w="8358" w:type="dxa"/>
            <w:shd w:val="clear" w:color="auto" w:fill="auto"/>
            <w:noWrap/>
            <w:vAlign w:val="center"/>
            <w:hideMark/>
            <w:tcPrChange w:id="14910" w:author="James Vu" w:date="2024-04-19T00:20:00Z">
              <w:tcPr>
                <w:tcW w:w="8358" w:type="dxa"/>
                <w:shd w:val="clear" w:color="auto" w:fill="auto"/>
                <w:noWrap/>
                <w:vAlign w:val="center"/>
                <w:hideMark/>
              </w:tcPr>
            </w:tcPrChange>
          </w:tcPr>
          <w:p w14:paraId="286FC049" w14:textId="77777777" w:rsidR="004D28C1" w:rsidRPr="003C02FF" w:rsidRDefault="004D28C1" w:rsidP="004D28C1">
            <w:pPr>
              <w:rPr>
                <w:ins w:id="14911" w:author="James Vu" w:date="2024-04-19T00:01:00Z"/>
                <w:color w:val="0D0D0D"/>
                <w:rPrChange w:id="14912" w:author="James Vu" w:date="2024-04-19T00:19:00Z">
                  <w:rPr>
                    <w:ins w:id="14913" w:author="James Vu" w:date="2024-04-19T00:01:00Z"/>
                    <w:color w:val="0D0D0D"/>
                    <w:sz w:val="28"/>
                    <w:szCs w:val="28"/>
                  </w:rPr>
                </w:rPrChange>
              </w:rPr>
            </w:pPr>
            <w:ins w:id="14914" w:author="James Vu" w:date="2024-04-19T00:01:00Z">
              <w:r w:rsidRPr="003C02FF">
                <w:rPr>
                  <w:color w:val="0D0D0D"/>
                  <w:rPrChange w:id="14915" w:author="James Vu" w:date="2024-04-19T00:19:00Z">
                    <w:rPr>
                      <w:color w:val="0D0D0D"/>
                      <w:sz w:val="28"/>
                      <w:szCs w:val="28"/>
                    </w:rPr>
                  </w:rPrChange>
                </w:rPr>
                <w:t>Thực hiện các chức năng thao tác nhanh trên nền tảng thiết bị di động cho Cơ Quan Quản Lý</w:t>
              </w:r>
            </w:ins>
          </w:p>
        </w:tc>
      </w:tr>
      <w:tr w:rsidR="003C02FF" w:rsidRPr="003C02FF" w14:paraId="722CB71A" w14:textId="77777777" w:rsidTr="003C02FF">
        <w:trPr>
          <w:trHeight w:val="360"/>
          <w:ins w:id="14916" w:author="James Vu" w:date="2024-04-19T00:01:00Z"/>
          <w:trPrChange w:id="14917" w:author="James Vu" w:date="2024-04-19T00:20:00Z">
            <w:trPr>
              <w:trHeight w:val="360"/>
            </w:trPr>
          </w:trPrChange>
        </w:trPr>
        <w:tc>
          <w:tcPr>
            <w:tcW w:w="704" w:type="dxa"/>
            <w:shd w:val="clear" w:color="auto" w:fill="auto"/>
            <w:noWrap/>
            <w:vAlign w:val="center"/>
            <w:hideMark/>
            <w:tcPrChange w:id="14918" w:author="James Vu" w:date="2024-04-19T00:20:00Z">
              <w:tcPr>
                <w:tcW w:w="704" w:type="dxa"/>
                <w:shd w:val="clear" w:color="auto" w:fill="auto"/>
                <w:noWrap/>
                <w:vAlign w:val="center"/>
                <w:hideMark/>
              </w:tcPr>
            </w:tcPrChange>
          </w:tcPr>
          <w:p w14:paraId="7819A10B" w14:textId="77777777" w:rsidR="004D28C1" w:rsidRPr="003C02FF" w:rsidRDefault="004D28C1" w:rsidP="004D28C1">
            <w:pPr>
              <w:jc w:val="center"/>
              <w:rPr>
                <w:ins w:id="14919" w:author="James Vu" w:date="2024-04-19T00:01:00Z"/>
                <w:b/>
                <w:bCs/>
                <w:color w:val="000000"/>
                <w:rPrChange w:id="14920" w:author="James Vu" w:date="2024-04-19T00:19:00Z">
                  <w:rPr>
                    <w:ins w:id="14921" w:author="James Vu" w:date="2024-04-19T00:01:00Z"/>
                    <w:b/>
                    <w:bCs/>
                    <w:color w:val="000000"/>
                    <w:sz w:val="28"/>
                    <w:szCs w:val="28"/>
                  </w:rPr>
                </w:rPrChange>
              </w:rPr>
            </w:pPr>
            <w:ins w:id="14922" w:author="James Vu" w:date="2024-04-19T00:01:00Z">
              <w:r w:rsidRPr="003C02FF">
                <w:rPr>
                  <w:b/>
                  <w:bCs/>
                  <w:color w:val="000000"/>
                  <w:rPrChange w:id="14923" w:author="James Vu" w:date="2024-04-19T00:19:00Z">
                    <w:rPr>
                      <w:b/>
                      <w:bCs/>
                      <w:color w:val="000000"/>
                      <w:sz w:val="28"/>
                      <w:szCs w:val="28"/>
                    </w:rPr>
                  </w:rPrChange>
                </w:rPr>
                <w:t> </w:t>
              </w:r>
            </w:ins>
          </w:p>
        </w:tc>
        <w:tc>
          <w:tcPr>
            <w:tcW w:w="8358" w:type="dxa"/>
            <w:shd w:val="clear" w:color="auto" w:fill="auto"/>
            <w:noWrap/>
            <w:vAlign w:val="center"/>
            <w:hideMark/>
            <w:tcPrChange w:id="14924" w:author="James Vu" w:date="2024-04-19T00:20:00Z">
              <w:tcPr>
                <w:tcW w:w="8358" w:type="dxa"/>
                <w:shd w:val="clear" w:color="auto" w:fill="auto"/>
                <w:noWrap/>
                <w:vAlign w:val="center"/>
                <w:hideMark/>
              </w:tcPr>
            </w:tcPrChange>
          </w:tcPr>
          <w:p w14:paraId="0A441D82" w14:textId="77777777" w:rsidR="004D28C1" w:rsidRPr="003C02FF" w:rsidRDefault="004D28C1" w:rsidP="004D28C1">
            <w:pPr>
              <w:rPr>
                <w:ins w:id="14925" w:author="James Vu" w:date="2024-04-19T00:01:00Z"/>
                <w:color w:val="0D0D0D"/>
                <w:rPrChange w:id="14926" w:author="James Vu" w:date="2024-04-19T00:19:00Z">
                  <w:rPr>
                    <w:ins w:id="14927" w:author="James Vu" w:date="2024-04-19T00:01:00Z"/>
                    <w:color w:val="0D0D0D"/>
                    <w:sz w:val="28"/>
                    <w:szCs w:val="28"/>
                  </w:rPr>
                </w:rPrChange>
              </w:rPr>
            </w:pPr>
            <w:ins w:id="14928" w:author="James Vu" w:date="2024-04-19T00:01:00Z">
              <w:r w:rsidRPr="003C02FF">
                <w:rPr>
                  <w:color w:val="0D0D0D"/>
                  <w:rPrChange w:id="14929" w:author="James Vu" w:date="2024-04-19T00:19:00Z">
                    <w:rPr>
                      <w:color w:val="0D0D0D"/>
                      <w:sz w:val="28"/>
                      <w:szCs w:val="28"/>
                    </w:rPr>
                  </w:rPrChange>
                </w:rPr>
                <w:t>Thực hiện các chức năng thao tác nhanh trên nền tảng thiết bị di động cho Người dân, nông hộ, HTX, doanh nghiệp …</w:t>
              </w:r>
            </w:ins>
          </w:p>
        </w:tc>
      </w:tr>
      <w:tr w:rsidR="003C02FF" w:rsidRPr="003C02FF" w14:paraId="3F8AF07E" w14:textId="77777777" w:rsidTr="003C02FF">
        <w:trPr>
          <w:trHeight w:val="360"/>
          <w:ins w:id="14930" w:author="James Vu" w:date="2024-04-19T00:01:00Z"/>
          <w:trPrChange w:id="14931" w:author="James Vu" w:date="2024-04-19T00:20:00Z">
            <w:trPr>
              <w:trHeight w:val="360"/>
            </w:trPr>
          </w:trPrChange>
        </w:trPr>
        <w:tc>
          <w:tcPr>
            <w:tcW w:w="704" w:type="dxa"/>
            <w:shd w:val="clear" w:color="auto" w:fill="auto"/>
            <w:noWrap/>
            <w:vAlign w:val="center"/>
            <w:hideMark/>
            <w:tcPrChange w:id="14932" w:author="James Vu" w:date="2024-04-19T00:20:00Z">
              <w:tcPr>
                <w:tcW w:w="704" w:type="dxa"/>
                <w:shd w:val="clear" w:color="auto" w:fill="auto"/>
                <w:noWrap/>
                <w:vAlign w:val="center"/>
                <w:hideMark/>
              </w:tcPr>
            </w:tcPrChange>
          </w:tcPr>
          <w:p w14:paraId="38794719" w14:textId="77777777" w:rsidR="004D28C1" w:rsidRPr="003C02FF" w:rsidRDefault="004D28C1" w:rsidP="004D28C1">
            <w:pPr>
              <w:jc w:val="center"/>
              <w:rPr>
                <w:ins w:id="14933" w:author="James Vu" w:date="2024-04-19T00:01:00Z"/>
                <w:b/>
                <w:bCs/>
                <w:color w:val="000000"/>
                <w:rPrChange w:id="14934" w:author="James Vu" w:date="2024-04-19T00:19:00Z">
                  <w:rPr>
                    <w:ins w:id="14935" w:author="James Vu" w:date="2024-04-19T00:01:00Z"/>
                    <w:b/>
                    <w:bCs/>
                    <w:color w:val="000000"/>
                    <w:sz w:val="28"/>
                    <w:szCs w:val="28"/>
                  </w:rPr>
                </w:rPrChange>
              </w:rPr>
            </w:pPr>
            <w:ins w:id="14936" w:author="James Vu" w:date="2024-04-19T00:01:00Z">
              <w:r w:rsidRPr="003C02FF">
                <w:rPr>
                  <w:b/>
                  <w:bCs/>
                  <w:color w:val="000000"/>
                  <w:rPrChange w:id="14937" w:author="James Vu" w:date="2024-04-19T00:19:00Z">
                    <w:rPr>
                      <w:b/>
                      <w:bCs/>
                      <w:color w:val="000000"/>
                      <w:sz w:val="28"/>
                      <w:szCs w:val="28"/>
                    </w:rPr>
                  </w:rPrChange>
                </w:rPr>
                <w:t>15</w:t>
              </w:r>
            </w:ins>
          </w:p>
        </w:tc>
        <w:tc>
          <w:tcPr>
            <w:tcW w:w="8358" w:type="dxa"/>
            <w:shd w:val="clear" w:color="auto" w:fill="auto"/>
            <w:noWrap/>
            <w:vAlign w:val="center"/>
            <w:hideMark/>
            <w:tcPrChange w:id="14938" w:author="James Vu" w:date="2024-04-19T00:20:00Z">
              <w:tcPr>
                <w:tcW w:w="8358" w:type="dxa"/>
                <w:shd w:val="clear" w:color="auto" w:fill="auto"/>
                <w:noWrap/>
                <w:vAlign w:val="center"/>
                <w:hideMark/>
              </w:tcPr>
            </w:tcPrChange>
          </w:tcPr>
          <w:p w14:paraId="1FA95E14" w14:textId="77777777" w:rsidR="004D28C1" w:rsidRPr="003C02FF" w:rsidRDefault="004D28C1" w:rsidP="004D28C1">
            <w:pPr>
              <w:rPr>
                <w:ins w:id="14939" w:author="James Vu" w:date="2024-04-19T00:01:00Z"/>
                <w:b/>
                <w:bCs/>
                <w:color w:val="0D0D0D"/>
                <w:rPrChange w:id="14940" w:author="James Vu" w:date="2024-04-19T00:19:00Z">
                  <w:rPr>
                    <w:ins w:id="14941" w:author="James Vu" w:date="2024-04-19T00:01:00Z"/>
                    <w:b/>
                    <w:bCs/>
                    <w:color w:val="0D0D0D"/>
                    <w:sz w:val="28"/>
                    <w:szCs w:val="28"/>
                  </w:rPr>
                </w:rPrChange>
              </w:rPr>
            </w:pPr>
            <w:ins w:id="14942" w:author="James Vu" w:date="2024-04-19T00:01:00Z">
              <w:r w:rsidRPr="003C02FF">
                <w:rPr>
                  <w:b/>
                  <w:bCs/>
                  <w:color w:val="0D0D0D"/>
                  <w:rPrChange w:id="14943" w:author="James Vu" w:date="2024-04-19T00:19:00Z">
                    <w:rPr>
                      <w:b/>
                      <w:bCs/>
                      <w:color w:val="0D0D0D"/>
                      <w:sz w:val="28"/>
                      <w:szCs w:val="28"/>
                    </w:rPr>
                  </w:rPrChange>
                </w:rPr>
                <w:t>Danh sách các giao diện thực hiện trên nền tảng Web Portal</w:t>
              </w:r>
            </w:ins>
          </w:p>
        </w:tc>
      </w:tr>
      <w:tr w:rsidR="003C02FF" w:rsidRPr="003C02FF" w14:paraId="2F513797" w14:textId="77777777" w:rsidTr="003C02FF">
        <w:trPr>
          <w:trHeight w:val="360"/>
          <w:ins w:id="14944" w:author="James Vu" w:date="2024-04-19T00:01:00Z"/>
          <w:trPrChange w:id="14945" w:author="James Vu" w:date="2024-04-19T00:20:00Z">
            <w:trPr>
              <w:trHeight w:val="360"/>
            </w:trPr>
          </w:trPrChange>
        </w:trPr>
        <w:tc>
          <w:tcPr>
            <w:tcW w:w="704" w:type="dxa"/>
            <w:shd w:val="clear" w:color="auto" w:fill="auto"/>
            <w:noWrap/>
            <w:vAlign w:val="center"/>
            <w:hideMark/>
            <w:tcPrChange w:id="14946" w:author="James Vu" w:date="2024-04-19T00:20:00Z">
              <w:tcPr>
                <w:tcW w:w="704" w:type="dxa"/>
                <w:shd w:val="clear" w:color="auto" w:fill="auto"/>
                <w:noWrap/>
                <w:vAlign w:val="center"/>
                <w:hideMark/>
              </w:tcPr>
            </w:tcPrChange>
          </w:tcPr>
          <w:p w14:paraId="5038F9B3" w14:textId="77777777" w:rsidR="004D28C1" w:rsidRPr="003C02FF" w:rsidRDefault="004D28C1" w:rsidP="004D28C1">
            <w:pPr>
              <w:jc w:val="center"/>
              <w:rPr>
                <w:ins w:id="14947" w:author="James Vu" w:date="2024-04-19T00:01:00Z"/>
                <w:b/>
                <w:bCs/>
                <w:color w:val="000000"/>
                <w:rPrChange w:id="14948" w:author="James Vu" w:date="2024-04-19T00:19:00Z">
                  <w:rPr>
                    <w:ins w:id="14949" w:author="James Vu" w:date="2024-04-19T00:01:00Z"/>
                    <w:b/>
                    <w:bCs/>
                    <w:color w:val="000000"/>
                    <w:sz w:val="28"/>
                    <w:szCs w:val="28"/>
                  </w:rPr>
                </w:rPrChange>
              </w:rPr>
            </w:pPr>
            <w:ins w:id="14950" w:author="James Vu" w:date="2024-04-19T00:01:00Z">
              <w:r w:rsidRPr="003C02FF">
                <w:rPr>
                  <w:b/>
                  <w:bCs/>
                  <w:color w:val="000000"/>
                  <w:rPrChange w:id="14951" w:author="James Vu" w:date="2024-04-19T00:19:00Z">
                    <w:rPr>
                      <w:b/>
                      <w:bCs/>
                      <w:color w:val="000000"/>
                      <w:sz w:val="28"/>
                      <w:szCs w:val="28"/>
                    </w:rPr>
                  </w:rPrChange>
                </w:rPr>
                <w:t> </w:t>
              </w:r>
            </w:ins>
          </w:p>
        </w:tc>
        <w:tc>
          <w:tcPr>
            <w:tcW w:w="8358" w:type="dxa"/>
            <w:shd w:val="clear" w:color="auto" w:fill="auto"/>
            <w:noWrap/>
            <w:vAlign w:val="center"/>
            <w:hideMark/>
            <w:tcPrChange w:id="14952" w:author="James Vu" w:date="2024-04-19T00:20:00Z">
              <w:tcPr>
                <w:tcW w:w="8358" w:type="dxa"/>
                <w:shd w:val="clear" w:color="auto" w:fill="auto"/>
                <w:noWrap/>
                <w:vAlign w:val="center"/>
                <w:hideMark/>
              </w:tcPr>
            </w:tcPrChange>
          </w:tcPr>
          <w:p w14:paraId="34D01F65" w14:textId="77777777" w:rsidR="004D28C1" w:rsidRPr="003C02FF" w:rsidRDefault="004D28C1" w:rsidP="004D28C1">
            <w:pPr>
              <w:rPr>
                <w:ins w:id="14953" w:author="James Vu" w:date="2024-04-19T00:01:00Z"/>
                <w:color w:val="000000"/>
                <w:rPrChange w:id="14954" w:author="James Vu" w:date="2024-04-19T00:19:00Z">
                  <w:rPr>
                    <w:ins w:id="14955" w:author="James Vu" w:date="2024-04-19T00:01:00Z"/>
                    <w:color w:val="000000"/>
                    <w:sz w:val="28"/>
                    <w:szCs w:val="28"/>
                  </w:rPr>
                </w:rPrChange>
              </w:rPr>
            </w:pPr>
            <w:ins w:id="14956" w:author="James Vu" w:date="2024-04-19T00:01:00Z">
              <w:r w:rsidRPr="003C02FF">
                <w:rPr>
                  <w:color w:val="000000"/>
                  <w:rPrChange w:id="14957" w:author="James Vu" w:date="2024-04-19T00:19:00Z">
                    <w:rPr>
                      <w:color w:val="000000"/>
                      <w:sz w:val="28"/>
                      <w:szCs w:val="28"/>
                    </w:rPr>
                  </w:rPrChange>
                </w:rPr>
                <w:t>Bộ giao diện Hệ quản trị nội dung ( Content Management System_CMS) dành cho Cơ Quan Quản Lý</w:t>
              </w:r>
            </w:ins>
          </w:p>
        </w:tc>
      </w:tr>
      <w:tr w:rsidR="003C02FF" w:rsidRPr="003C02FF" w14:paraId="1BE483C4" w14:textId="77777777" w:rsidTr="003C02FF">
        <w:trPr>
          <w:trHeight w:val="360"/>
          <w:ins w:id="14958" w:author="James Vu" w:date="2024-04-19T00:01:00Z"/>
          <w:trPrChange w:id="14959" w:author="James Vu" w:date="2024-04-19T00:20:00Z">
            <w:trPr>
              <w:trHeight w:val="360"/>
            </w:trPr>
          </w:trPrChange>
        </w:trPr>
        <w:tc>
          <w:tcPr>
            <w:tcW w:w="704" w:type="dxa"/>
            <w:shd w:val="clear" w:color="auto" w:fill="auto"/>
            <w:noWrap/>
            <w:vAlign w:val="center"/>
            <w:hideMark/>
            <w:tcPrChange w:id="14960" w:author="James Vu" w:date="2024-04-19T00:20:00Z">
              <w:tcPr>
                <w:tcW w:w="704" w:type="dxa"/>
                <w:shd w:val="clear" w:color="auto" w:fill="auto"/>
                <w:noWrap/>
                <w:vAlign w:val="center"/>
                <w:hideMark/>
              </w:tcPr>
            </w:tcPrChange>
          </w:tcPr>
          <w:p w14:paraId="59CE63C9" w14:textId="77777777" w:rsidR="004D28C1" w:rsidRPr="003C02FF" w:rsidRDefault="004D28C1" w:rsidP="004D28C1">
            <w:pPr>
              <w:jc w:val="center"/>
              <w:rPr>
                <w:ins w:id="14961" w:author="James Vu" w:date="2024-04-19T00:01:00Z"/>
                <w:b/>
                <w:bCs/>
                <w:color w:val="000000"/>
                <w:rPrChange w:id="14962" w:author="James Vu" w:date="2024-04-19T00:19:00Z">
                  <w:rPr>
                    <w:ins w:id="14963" w:author="James Vu" w:date="2024-04-19T00:01:00Z"/>
                    <w:b/>
                    <w:bCs/>
                    <w:color w:val="000000"/>
                    <w:sz w:val="28"/>
                    <w:szCs w:val="28"/>
                  </w:rPr>
                </w:rPrChange>
              </w:rPr>
            </w:pPr>
            <w:ins w:id="14964" w:author="James Vu" w:date="2024-04-19T00:01:00Z">
              <w:r w:rsidRPr="003C02FF">
                <w:rPr>
                  <w:b/>
                  <w:bCs/>
                  <w:color w:val="000000"/>
                  <w:rPrChange w:id="14965" w:author="James Vu" w:date="2024-04-19T00:19:00Z">
                    <w:rPr>
                      <w:b/>
                      <w:bCs/>
                      <w:color w:val="000000"/>
                      <w:sz w:val="28"/>
                      <w:szCs w:val="28"/>
                    </w:rPr>
                  </w:rPrChange>
                </w:rPr>
                <w:t> </w:t>
              </w:r>
            </w:ins>
          </w:p>
        </w:tc>
        <w:tc>
          <w:tcPr>
            <w:tcW w:w="8358" w:type="dxa"/>
            <w:shd w:val="clear" w:color="auto" w:fill="auto"/>
            <w:noWrap/>
            <w:vAlign w:val="center"/>
            <w:hideMark/>
            <w:tcPrChange w:id="14966" w:author="James Vu" w:date="2024-04-19T00:20:00Z">
              <w:tcPr>
                <w:tcW w:w="8358" w:type="dxa"/>
                <w:shd w:val="clear" w:color="auto" w:fill="auto"/>
                <w:noWrap/>
                <w:vAlign w:val="center"/>
                <w:hideMark/>
              </w:tcPr>
            </w:tcPrChange>
          </w:tcPr>
          <w:p w14:paraId="5DD6FE3E" w14:textId="77777777" w:rsidR="004D28C1" w:rsidRPr="003C02FF" w:rsidRDefault="004D28C1" w:rsidP="004D28C1">
            <w:pPr>
              <w:rPr>
                <w:ins w:id="14967" w:author="James Vu" w:date="2024-04-19T00:01:00Z"/>
                <w:color w:val="000000"/>
                <w:rPrChange w:id="14968" w:author="James Vu" w:date="2024-04-19T00:19:00Z">
                  <w:rPr>
                    <w:ins w:id="14969" w:author="James Vu" w:date="2024-04-19T00:01:00Z"/>
                    <w:color w:val="000000"/>
                    <w:sz w:val="28"/>
                    <w:szCs w:val="28"/>
                  </w:rPr>
                </w:rPrChange>
              </w:rPr>
            </w:pPr>
            <w:ins w:id="14970" w:author="James Vu" w:date="2024-04-19T00:01:00Z">
              <w:r w:rsidRPr="003C02FF">
                <w:rPr>
                  <w:color w:val="000000"/>
                  <w:rPrChange w:id="14971" w:author="James Vu" w:date="2024-04-19T00:19:00Z">
                    <w:rPr>
                      <w:color w:val="000000"/>
                      <w:sz w:val="28"/>
                      <w:szCs w:val="28"/>
                    </w:rPr>
                  </w:rPrChange>
                </w:rPr>
                <w:t>Bộ giao diện Hệ quản trị nội dung ( Content Management System_CMS) dành cho Người dân, nông hộ, HTX, doanh nghiệp …</w:t>
              </w:r>
            </w:ins>
          </w:p>
        </w:tc>
      </w:tr>
      <w:tr w:rsidR="003C02FF" w:rsidRPr="003C02FF" w14:paraId="39712C28" w14:textId="77777777" w:rsidTr="003C02FF">
        <w:trPr>
          <w:trHeight w:val="360"/>
          <w:ins w:id="14972" w:author="James Vu" w:date="2024-04-19T00:01:00Z"/>
          <w:trPrChange w:id="14973" w:author="James Vu" w:date="2024-04-19T00:20:00Z">
            <w:trPr>
              <w:trHeight w:val="360"/>
            </w:trPr>
          </w:trPrChange>
        </w:trPr>
        <w:tc>
          <w:tcPr>
            <w:tcW w:w="704" w:type="dxa"/>
            <w:shd w:val="clear" w:color="auto" w:fill="auto"/>
            <w:noWrap/>
            <w:vAlign w:val="center"/>
            <w:hideMark/>
            <w:tcPrChange w:id="14974" w:author="James Vu" w:date="2024-04-19T00:20:00Z">
              <w:tcPr>
                <w:tcW w:w="704" w:type="dxa"/>
                <w:shd w:val="clear" w:color="auto" w:fill="auto"/>
                <w:noWrap/>
                <w:vAlign w:val="center"/>
                <w:hideMark/>
              </w:tcPr>
            </w:tcPrChange>
          </w:tcPr>
          <w:p w14:paraId="289FB79E" w14:textId="77777777" w:rsidR="004D28C1" w:rsidRPr="003C02FF" w:rsidRDefault="004D28C1" w:rsidP="004D28C1">
            <w:pPr>
              <w:jc w:val="center"/>
              <w:rPr>
                <w:ins w:id="14975" w:author="James Vu" w:date="2024-04-19T00:01:00Z"/>
                <w:b/>
                <w:bCs/>
                <w:color w:val="000000"/>
                <w:rPrChange w:id="14976" w:author="James Vu" w:date="2024-04-19T00:19:00Z">
                  <w:rPr>
                    <w:ins w:id="14977" w:author="James Vu" w:date="2024-04-19T00:01:00Z"/>
                    <w:b/>
                    <w:bCs/>
                    <w:color w:val="000000"/>
                    <w:sz w:val="28"/>
                    <w:szCs w:val="28"/>
                  </w:rPr>
                </w:rPrChange>
              </w:rPr>
            </w:pPr>
            <w:ins w:id="14978" w:author="James Vu" w:date="2024-04-19T00:01:00Z">
              <w:r w:rsidRPr="003C02FF">
                <w:rPr>
                  <w:b/>
                  <w:bCs/>
                  <w:color w:val="000000"/>
                  <w:rPrChange w:id="14979" w:author="James Vu" w:date="2024-04-19T00:19:00Z">
                    <w:rPr>
                      <w:b/>
                      <w:bCs/>
                      <w:color w:val="000000"/>
                      <w:sz w:val="28"/>
                      <w:szCs w:val="28"/>
                    </w:rPr>
                  </w:rPrChange>
                </w:rPr>
                <w:t> </w:t>
              </w:r>
            </w:ins>
          </w:p>
        </w:tc>
        <w:tc>
          <w:tcPr>
            <w:tcW w:w="8358" w:type="dxa"/>
            <w:shd w:val="clear" w:color="auto" w:fill="auto"/>
            <w:noWrap/>
            <w:vAlign w:val="center"/>
            <w:hideMark/>
            <w:tcPrChange w:id="14980" w:author="James Vu" w:date="2024-04-19T00:20:00Z">
              <w:tcPr>
                <w:tcW w:w="8358" w:type="dxa"/>
                <w:shd w:val="clear" w:color="auto" w:fill="auto"/>
                <w:noWrap/>
                <w:vAlign w:val="center"/>
                <w:hideMark/>
              </w:tcPr>
            </w:tcPrChange>
          </w:tcPr>
          <w:p w14:paraId="1253F1D5" w14:textId="77777777" w:rsidR="004D28C1" w:rsidRPr="003C02FF" w:rsidRDefault="004D28C1" w:rsidP="004D28C1">
            <w:pPr>
              <w:rPr>
                <w:ins w:id="14981" w:author="James Vu" w:date="2024-04-19T00:01:00Z"/>
                <w:color w:val="000000"/>
                <w:rPrChange w:id="14982" w:author="James Vu" w:date="2024-04-19T00:19:00Z">
                  <w:rPr>
                    <w:ins w:id="14983" w:author="James Vu" w:date="2024-04-19T00:01:00Z"/>
                    <w:color w:val="000000"/>
                    <w:sz w:val="28"/>
                    <w:szCs w:val="28"/>
                  </w:rPr>
                </w:rPrChange>
              </w:rPr>
            </w:pPr>
            <w:ins w:id="14984" w:author="James Vu" w:date="2024-04-19T00:01:00Z">
              <w:r w:rsidRPr="003C02FF">
                <w:rPr>
                  <w:color w:val="000000"/>
                  <w:rPrChange w:id="14985" w:author="James Vu" w:date="2024-04-19T00:19:00Z">
                    <w:rPr>
                      <w:color w:val="000000"/>
                      <w:sz w:val="28"/>
                      <w:szCs w:val="28"/>
                    </w:rPr>
                  </w:rPrChange>
                </w:rPr>
                <w:t>Trang thông tin công bố của hệ thống và đăng nhập tài khoản (HomePage và Login)</w:t>
              </w:r>
            </w:ins>
          </w:p>
        </w:tc>
      </w:tr>
    </w:tbl>
    <w:p w14:paraId="60A4F3D4" w14:textId="77777777" w:rsidR="00DE72F2" w:rsidRPr="00DE72F2" w:rsidRDefault="00DE72F2">
      <w:pPr>
        <w:ind w:firstLine="709"/>
        <w:rPr>
          <w:ins w:id="14986" w:author="James Vu" w:date="2024-04-19T00:15:00Z"/>
          <w:b/>
          <w:bCs/>
          <w:i/>
          <w:iCs/>
          <w:sz w:val="28"/>
          <w:szCs w:val="28"/>
          <w:lang w:val="vi-VN"/>
          <w:rPrChange w:id="14987" w:author="James Vu" w:date="2024-04-19T00:15:00Z">
            <w:rPr>
              <w:ins w:id="14988" w:author="James Vu" w:date="2024-04-19T00:15:00Z"/>
              <w:sz w:val="28"/>
              <w:szCs w:val="28"/>
              <w:lang w:val="vi-VN"/>
            </w:rPr>
          </w:rPrChange>
        </w:rPr>
        <w:pPrChange w:id="14989" w:author="James Vu" w:date="2024-04-19T00:15:00Z">
          <w:pPr/>
        </w:pPrChange>
      </w:pPr>
      <w:ins w:id="14990" w:author="James Vu" w:date="2024-04-19T00:14:00Z">
        <w:r w:rsidRPr="00DE72F2">
          <w:rPr>
            <w:b/>
            <w:bCs/>
            <w:i/>
            <w:iCs/>
            <w:sz w:val="28"/>
            <w:szCs w:val="28"/>
            <w:lang w:val="vi-VN"/>
            <w:rPrChange w:id="14991" w:author="James Vu" w:date="2024-04-19T00:15:00Z">
              <w:rPr>
                <w:sz w:val="28"/>
                <w:szCs w:val="28"/>
                <w:lang w:val="vi-VN"/>
              </w:rPr>
            </w:rPrChange>
          </w:rPr>
          <w:t xml:space="preserve">Yêu cầu chung: </w:t>
        </w:r>
      </w:ins>
    </w:p>
    <w:p w14:paraId="651035F5" w14:textId="22168F10" w:rsidR="00DE72F2" w:rsidRPr="00DE72F2" w:rsidRDefault="00DE72F2">
      <w:pPr>
        <w:ind w:firstLine="709"/>
        <w:jc w:val="both"/>
        <w:rPr>
          <w:ins w:id="14992" w:author="James Vu" w:date="2024-04-19T00:14:00Z"/>
          <w:sz w:val="28"/>
          <w:szCs w:val="28"/>
          <w:lang w:val="vi-VN"/>
        </w:rPr>
        <w:pPrChange w:id="14993" w:author="James Vu" w:date="2024-04-19T00:15:00Z">
          <w:pPr/>
        </w:pPrChange>
      </w:pPr>
      <w:ins w:id="14994" w:author="James Vu" w:date="2024-04-19T00:14:00Z">
        <w:r w:rsidRPr="00DE72F2">
          <w:rPr>
            <w:sz w:val="28"/>
            <w:szCs w:val="28"/>
            <w:lang w:val="vi-VN"/>
          </w:rPr>
          <w:t>Để đảm bảo tính toàn vẹn và nhất quán của dữ liệu trong quá trình chuyển đổi số, tất cả các hệ thống phần mềm</w:t>
        </w:r>
      </w:ins>
      <w:ins w:id="14995" w:author="James Vu" w:date="2024-04-19T00:15:00Z">
        <w:r>
          <w:rPr>
            <w:sz w:val="28"/>
            <w:szCs w:val="28"/>
            <w:lang w:val="vi-VN"/>
          </w:rPr>
          <w:t xml:space="preserve"> trong dự án</w:t>
        </w:r>
      </w:ins>
      <w:ins w:id="14996" w:author="James Vu" w:date="2024-04-19T00:14:00Z">
        <w:r w:rsidRPr="00DE72F2">
          <w:rPr>
            <w:sz w:val="28"/>
            <w:szCs w:val="28"/>
            <w:lang w:val="vi-VN"/>
          </w:rPr>
          <w:t xml:space="preserve"> phải được tích hợp và đồng bộ dữ liệu một cách tự động với Hệ thống Trục Dữ liệu Nông nghiệp tỉnh Khánh Hòa (Giai đoạn 1) và Cổng Dữ liệu Nông nghiệp tỉnh Khánh Hòa (Giai đoạn 1). Điều này bao gồm việc duy trì cấu trúc dữ liệu nhất quán và đảm bảo sự toàn vẹn của dữ liệu qua mỗi hệ thống</w:t>
        </w:r>
      </w:ins>
      <w:ins w:id="14997" w:author="James Vu" w:date="2024-04-19T00:16:00Z">
        <w:r>
          <w:rPr>
            <w:sz w:val="28"/>
            <w:szCs w:val="28"/>
            <w:lang w:val="vi-VN"/>
          </w:rPr>
          <w:t xml:space="preserve"> phần mềm</w:t>
        </w:r>
      </w:ins>
      <w:ins w:id="14998" w:author="James Vu" w:date="2024-04-19T00:14:00Z">
        <w:r w:rsidRPr="00DE72F2">
          <w:rPr>
            <w:sz w:val="28"/>
            <w:szCs w:val="28"/>
            <w:lang w:val="vi-VN"/>
          </w:rPr>
          <w:t xml:space="preserve"> liên quan.</w:t>
        </w:r>
      </w:ins>
    </w:p>
    <w:p w14:paraId="2FB63C6A" w14:textId="02B2918F" w:rsidR="002B14F2" w:rsidDel="00DE72F2" w:rsidRDefault="00DE72F2">
      <w:pPr>
        <w:widowControl w:val="0"/>
        <w:spacing w:before="120" w:after="120"/>
        <w:ind w:firstLine="709"/>
        <w:jc w:val="both"/>
        <w:outlineLvl w:val="1"/>
        <w:rPr>
          <w:del w:id="14999" w:author="James Vu" w:date="2024-04-19T00:14:00Z"/>
          <w:sz w:val="28"/>
          <w:szCs w:val="28"/>
          <w:lang w:val="vi-VN"/>
        </w:rPr>
      </w:pPr>
      <w:ins w:id="15000" w:author="James Vu" w:date="2024-04-19T00:14:00Z">
        <w:r w:rsidRPr="00DE72F2">
          <w:rPr>
            <w:sz w:val="28"/>
            <w:szCs w:val="28"/>
            <w:lang w:val="vi-VN"/>
          </w:rPr>
          <w:t>Các chức năng chính</w:t>
        </w:r>
      </w:ins>
      <w:ins w:id="15001" w:author="James Vu" w:date="2024-04-19T00:24:00Z">
        <w:r w:rsidR="003C02FF">
          <w:rPr>
            <w:sz w:val="28"/>
            <w:szCs w:val="28"/>
            <w:lang w:val="vi-VN"/>
          </w:rPr>
          <w:t xml:space="preserve"> (Usecase)</w:t>
        </w:r>
      </w:ins>
      <w:ins w:id="15002" w:author="James Vu" w:date="2024-04-19T00:14:00Z">
        <w:r w:rsidRPr="00DE72F2">
          <w:rPr>
            <w:sz w:val="28"/>
            <w:szCs w:val="28"/>
            <w:lang w:val="vi-VN"/>
          </w:rPr>
          <w:t xml:space="preserve"> và </w:t>
        </w:r>
      </w:ins>
      <w:ins w:id="15003" w:author="James Vu" w:date="2024-04-19T00:17:00Z">
        <w:r>
          <w:rPr>
            <w:sz w:val="28"/>
            <w:szCs w:val="28"/>
            <w:lang w:val="vi-VN"/>
          </w:rPr>
          <w:t>phương pháp</w:t>
        </w:r>
      </w:ins>
      <w:ins w:id="15004" w:author="James Vu" w:date="2024-04-19T00:14:00Z">
        <w:r w:rsidRPr="00DE72F2">
          <w:rPr>
            <w:sz w:val="28"/>
            <w:szCs w:val="28"/>
            <w:lang w:val="vi-VN"/>
          </w:rPr>
          <w:t xml:space="preserve"> </w:t>
        </w:r>
      </w:ins>
      <w:ins w:id="15005" w:author="James Vu" w:date="2024-04-19T00:16:00Z">
        <w:r>
          <w:rPr>
            <w:sz w:val="28"/>
            <w:szCs w:val="28"/>
            <w:lang w:val="vi-VN"/>
          </w:rPr>
          <w:t>xây dựng phần mềm nội bộ</w:t>
        </w:r>
      </w:ins>
      <w:ins w:id="15006" w:author="James Vu" w:date="2024-04-19T00:14:00Z">
        <w:r w:rsidRPr="00DE72F2">
          <w:rPr>
            <w:sz w:val="28"/>
            <w:szCs w:val="28"/>
            <w:lang w:val="vi-VN"/>
          </w:rPr>
          <w:t xml:space="preserve"> được xác định dựa trên Công văn 2589/BTTTT-ƯDCNTT</w:t>
        </w:r>
      </w:ins>
      <w:ins w:id="15007" w:author="James Vu" w:date="2024-04-19T00:17:00Z">
        <w:r>
          <w:rPr>
            <w:sz w:val="28"/>
            <w:szCs w:val="28"/>
            <w:lang w:val="vi-VN"/>
          </w:rPr>
          <w:t xml:space="preserve"> và các quy định khác.</w:t>
        </w:r>
      </w:ins>
      <w:ins w:id="15008" w:author="James Vu" w:date="2024-04-19T00:14:00Z">
        <w:r w:rsidRPr="00DE72F2">
          <w:rPr>
            <w:sz w:val="28"/>
            <w:szCs w:val="28"/>
            <w:lang w:val="vi-VN"/>
          </w:rPr>
          <w:t xml:space="preserve"> Việc triển khai sẽ bao gồm các bước đánh giá, khảo sát, và tham vấn với chuyên gia, cũng như các đơn vị chức năng liên quan đến quá trình chuyển đổi dữ liệu và các quy trình nghiệp vụ chuyên môn cụ thể trong lĩnh vực nông nghiệp cho Giai đoạn 01.</w:t>
        </w:r>
      </w:ins>
    </w:p>
    <w:p w14:paraId="7C0F93D7" w14:textId="77777777" w:rsidR="00DE72F2" w:rsidRPr="004D28C1" w:rsidRDefault="00DE72F2">
      <w:pPr>
        <w:widowControl w:val="0"/>
        <w:spacing w:before="120" w:after="120"/>
        <w:ind w:firstLine="709"/>
        <w:jc w:val="both"/>
        <w:rPr>
          <w:ins w:id="15009" w:author="James Vu" w:date="2024-04-19T00:15:00Z"/>
          <w:i/>
          <w:iCs/>
          <w:sz w:val="28"/>
          <w:szCs w:val="28"/>
          <w:lang w:val="vi-VN"/>
          <w:rPrChange w:id="15010" w:author="James Vu" w:date="2024-04-19T00:04:00Z">
            <w:rPr>
              <w:ins w:id="15011" w:author="James Vu" w:date="2024-04-19T00:15:00Z"/>
            </w:rPr>
          </w:rPrChange>
        </w:rPr>
        <w:pPrChange w:id="15012" w:author="James Vu" w:date="2024-04-19T00:16:00Z">
          <w:pPr>
            <w:pStyle w:val="ListParagraph"/>
            <w:widowControl w:val="0"/>
            <w:numPr>
              <w:ilvl w:val="1"/>
              <w:numId w:val="47"/>
            </w:numPr>
            <w:tabs>
              <w:tab w:val="clear" w:pos="851"/>
            </w:tabs>
            <w:spacing w:before="120" w:after="120"/>
            <w:ind w:left="0" w:firstLine="567"/>
          </w:pPr>
        </w:pPrChange>
      </w:pPr>
    </w:p>
    <w:p w14:paraId="247C3817" w14:textId="6C120A4C" w:rsidR="00840B78" w:rsidRPr="00167CE0" w:rsidRDefault="008A51F6">
      <w:pPr>
        <w:widowControl w:val="0"/>
        <w:spacing w:before="120" w:after="120"/>
        <w:ind w:firstLine="709"/>
        <w:jc w:val="both"/>
        <w:outlineLvl w:val="1"/>
        <w:rPr>
          <w:b/>
          <w:bCs/>
          <w:sz w:val="28"/>
          <w:szCs w:val="28"/>
          <w:shd w:val="clear" w:color="auto" w:fill="FFFFFF"/>
          <w:rPrChange w:id="15013" w:author="James Vu" w:date="2024-04-18T22:33:00Z">
            <w:rPr>
              <w:b/>
              <w:bCs/>
              <w:shd w:val="clear" w:color="auto" w:fill="FFFFFF"/>
            </w:rPr>
          </w:rPrChange>
        </w:rPr>
        <w:pPrChange w:id="15014" w:author="James Vu" w:date="2024-04-18T22:33:00Z">
          <w:pPr>
            <w:widowControl w:val="0"/>
            <w:spacing w:before="120" w:after="120"/>
            <w:ind w:firstLine="709"/>
            <w:outlineLvl w:val="1"/>
          </w:pPr>
        </w:pPrChange>
      </w:pPr>
      <w:bookmarkStart w:id="15015" w:name="_Toc465254997"/>
      <w:bookmarkEnd w:id="1873"/>
      <w:bookmarkEnd w:id="1879"/>
      <w:r w:rsidRPr="00167CE0">
        <w:rPr>
          <w:b/>
          <w:bCs/>
          <w:sz w:val="28"/>
          <w:szCs w:val="28"/>
          <w:shd w:val="clear" w:color="auto" w:fill="FFFFFF"/>
          <w:rPrChange w:id="15016" w:author="James Vu" w:date="2024-04-18T22:33:00Z">
            <w:rPr>
              <w:b/>
              <w:bCs/>
              <w:shd w:val="clear" w:color="auto" w:fill="FFFFFF"/>
            </w:rPr>
          </w:rPrChange>
        </w:rPr>
        <w:t>3</w:t>
      </w:r>
      <w:r w:rsidR="00840B78" w:rsidRPr="00167CE0">
        <w:rPr>
          <w:b/>
          <w:bCs/>
          <w:sz w:val="28"/>
          <w:szCs w:val="28"/>
          <w:shd w:val="clear" w:color="auto" w:fill="FFFFFF"/>
          <w:rPrChange w:id="15017" w:author="James Vu" w:date="2024-04-18T22:33:00Z">
            <w:rPr>
              <w:b/>
              <w:bCs/>
              <w:shd w:val="clear" w:color="auto" w:fill="FFFFFF"/>
            </w:rPr>
          </w:rPrChange>
        </w:rPr>
        <w:t xml:space="preserve">. </w:t>
      </w:r>
      <w:bookmarkStart w:id="15018" w:name="_Toc60039691"/>
      <w:r w:rsidR="00840B78" w:rsidRPr="00167CE0">
        <w:rPr>
          <w:b/>
          <w:bCs/>
          <w:sz w:val="28"/>
          <w:szCs w:val="28"/>
          <w:shd w:val="clear" w:color="auto" w:fill="FFFFFF"/>
          <w:rPrChange w:id="15019" w:author="James Vu" w:date="2024-04-18T22:33:00Z">
            <w:rPr>
              <w:b/>
              <w:bCs/>
              <w:shd w:val="clear" w:color="auto" w:fill="FFFFFF"/>
            </w:rPr>
          </w:rPrChange>
        </w:rPr>
        <w:t>Dự kiến tổng mức đầu tư</w:t>
      </w:r>
      <w:r w:rsidR="004F292B" w:rsidRPr="00167CE0">
        <w:rPr>
          <w:b/>
          <w:bCs/>
          <w:sz w:val="28"/>
          <w:szCs w:val="28"/>
          <w:shd w:val="clear" w:color="auto" w:fill="FFFFFF"/>
          <w:rPrChange w:id="15020" w:author="James Vu" w:date="2024-04-18T22:33:00Z">
            <w:rPr>
              <w:b/>
              <w:bCs/>
              <w:shd w:val="clear" w:color="auto" w:fill="FFFFFF"/>
            </w:rPr>
          </w:rPrChange>
        </w:rPr>
        <w:t>, cơ cấu nguồn vốn</w:t>
      </w:r>
    </w:p>
    <w:p w14:paraId="44BE7755" w14:textId="01F7D868" w:rsidR="00811547" w:rsidRPr="00167CE0" w:rsidRDefault="008A51F6">
      <w:pPr>
        <w:pStyle w:val="NormalWeb"/>
        <w:widowControl w:val="0"/>
        <w:shd w:val="clear" w:color="auto" w:fill="FFFFFF"/>
        <w:spacing w:before="120" w:beforeAutospacing="0" w:after="120" w:afterAutospacing="0"/>
        <w:ind w:firstLine="709"/>
        <w:jc w:val="both"/>
        <w:outlineLvl w:val="2"/>
        <w:rPr>
          <w:b/>
          <w:bCs/>
          <w:i/>
          <w:iCs/>
          <w:sz w:val="28"/>
          <w:szCs w:val="28"/>
        </w:rPr>
        <w:pPrChange w:id="15021" w:author="James Vu" w:date="2024-04-18T22:33:00Z">
          <w:pPr>
            <w:pStyle w:val="NormalWeb"/>
            <w:widowControl w:val="0"/>
            <w:shd w:val="clear" w:color="auto" w:fill="FFFFFF"/>
            <w:spacing w:before="120" w:beforeAutospacing="0" w:after="120" w:afterAutospacing="0"/>
            <w:ind w:firstLine="709"/>
            <w:outlineLvl w:val="2"/>
          </w:pPr>
        </w:pPrChange>
      </w:pPr>
      <w:r w:rsidRPr="00167CE0">
        <w:rPr>
          <w:b/>
          <w:bCs/>
          <w:i/>
          <w:iCs/>
          <w:sz w:val="28"/>
          <w:szCs w:val="28"/>
        </w:rPr>
        <w:t>3.1</w:t>
      </w:r>
      <w:r w:rsidR="00811547" w:rsidRPr="00167CE0">
        <w:rPr>
          <w:b/>
          <w:bCs/>
          <w:i/>
          <w:iCs/>
          <w:sz w:val="28"/>
          <w:szCs w:val="28"/>
        </w:rPr>
        <w:t>. Cơ sở lập tổng mức đầu tư</w:t>
      </w:r>
    </w:p>
    <w:p w14:paraId="1E259C5C" w14:textId="0E2E3520" w:rsidR="00FA2BB5" w:rsidRPr="00167CE0" w:rsidRDefault="00FA2BB5">
      <w:pPr>
        <w:widowControl w:val="0"/>
        <w:spacing w:before="120" w:after="120"/>
        <w:jc w:val="both"/>
        <w:rPr>
          <w:sz w:val="28"/>
          <w:szCs w:val="28"/>
          <w:rPrChange w:id="15022" w:author="James Vu" w:date="2024-04-18T22:33:00Z">
            <w:rPr/>
          </w:rPrChange>
        </w:rPr>
        <w:pPrChange w:id="15023" w:author="James Vu" w:date="2024-04-18T22:33:00Z">
          <w:pPr>
            <w:widowControl w:val="0"/>
            <w:spacing w:before="120" w:after="120"/>
          </w:pPr>
        </w:pPrChange>
      </w:pPr>
      <w:r w:rsidRPr="00167CE0">
        <w:rPr>
          <w:sz w:val="28"/>
          <w:szCs w:val="28"/>
          <w:rPrChange w:id="15024" w:author="James Vu" w:date="2024-04-18T22:33:00Z">
            <w:rPr/>
          </w:rPrChange>
        </w:rPr>
        <w:t>- Luật Đấu thầu số 22/2023/QH15 ngày 23/6/2023;</w:t>
      </w:r>
    </w:p>
    <w:p w14:paraId="5380792F" w14:textId="1C6BEEB4" w:rsidR="00FA2BB5" w:rsidRPr="00167CE0" w:rsidRDefault="00FA2BB5">
      <w:pPr>
        <w:widowControl w:val="0"/>
        <w:spacing w:before="120" w:after="120"/>
        <w:jc w:val="both"/>
        <w:rPr>
          <w:sz w:val="28"/>
          <w:szCs w:val="28"/>
          <w:rPrChange w:id="15025" w:author="James Vu" w:date="2024-04-18T22:33:00Z">
            <w:rPr/>
          </w:rPrChange>
        </w:rPr>
        <w:pPrChange w:id="15026" w:author="James Vu" w:date="2024-04-18T22:33:00Z">
          <w:pPr>
            <w:widowControl w:val="0"/>
            <w:spacing w:before="120" w:after="120"/>
          </w:pPr>
        </w:pPrChange>
      </w:pPr>
      <w:r w:rsidRPr="00167CE0">
        <w:rPr>
          <w:sz w:val="28"/>
          <w:szCs w:val="28"/>
          <w:rPrChange w:id="15027" w:author="James Vu" w:date="2024-04-18T22:33:00Z">
            <w:rPr/>
          </w:rPrChange>
        </w:rPr>
        <w:t xml:space="preserve">- </w:t>
      </w:r>
      <w:r w:rsidR="00805710" w:rsidRPr="00167CE0">
        <w:rPr>
          <w:sz w:val="28"/>
          <w:szCs w:val="28"/>
          <w:rPrChange w:id="15028" w:author="James Vu" w:date="2024-04-18T22:33:00Z">
            <w:rPr/>
          </w:rPrChange>
        </w:rPr>
        <w:t>Nghị định 23/2024/NĐ-CP ngày 27/02/2023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p>
    <w:p w14:paraId="13B61E01" w14:textId="069B609D" w:rsidR="00167DE2" w:rsidRPr="00167CE0" w:rsidRDefault="00167DE2">
      <w:pPr>
        <w:widowControl w:val="0"/>
        <w:spacing w:before="120" w:after="120"/>
        <w:jc w:val="both"/>
        <w:rPr>
          <w:sz w:val="28"/>
          <w:szCs w:val="28"/>
          <w:rPrChange w:id="15029" w:author="James Vu" w:date="2024-04-18T22:33:00Z">
            <w:rPr/>
          </w:rPrChange>
        </w:rPr>
        <w:pPrChange w:id="15030" w:author="James Vu" w:date="2024-04-18T22:33:00Z">
          <w:pPr>
            <w:widowControl w:val="0"/>
            <w:spacing w:before="120" w:after="120"/>
          </w:pPr>
        </w:pPrChange>
      </w:pPr>
      <w:r w:rsidRPr="00167CE0">
        <w:rPr>
          <w:sz w:val="28"/>
          <w:szCs w:val="28"/>
          <w:rPrChange w:id="15031" w:author="James Vu" w:date="2024-04-18T22:33:00Z">
            <w:rPr/>
          </w:rPrChange>
        </w:rPr>
        <w:t>- Nghị định số 73/2019/NĐ-CP ngày 05/9/2019 của Chính phủ quy định quản lý đầu tư ứng dụng công nghệ thông tin sử dụng nguồn vốn ngân sách nhà nước;</w:t>
      </w:r>
    </w:p>
    <w:p w14:paraId="4CA9CDC6" w14:textId="77777777" w:rsidR="00167DE2" w:rsidRPr="00167CE0" w:rsidRDefault="00167DE2">
      <w:pPr>
        <w:widowControl w:val="0"/>
        <w:spacing w:before="120" w:after="120"/>
        <w:jc w:val="both"/>
        <w:rPr>
          <w:sz w:val="28"/>
          <w:szCs w:val="28"/>
          <w:rPrChange w:id="15032" w:author="James Vu" w:date="2024-04-18T22:33:00Z">
            <w:rPr/>
          </w:rPrChange>
        </w:rPr>
        <w:pPrChange w:id="15033" w:author="James Vu" w:date="2024-04-18T22:33:00Z">
          <w:pPr>
            <w:widowControl w:val="0"/>
            <w:spacing w:before="120" w:after="120"/>
          </w:pPr>
        </w:pPrChange>
      </w:pPr>
      <w:r w:rsidRPr="00167CE0">
        <w:rPr>
          <w:sz w:val="28"/>
          <w:szCs w:val="28"/>
          <w:rPrChange w:id="15034" w:author="James Vu" w:date="2024-04-18T22:33:00Z">
            <w:rPr/>
          </w:rPrChange>
        </w:rPr>
        <w:t>- Nghị định số 99/2021/NĐ-CP ngày 11/11/2021 của Chính phủ quy định về quản lý, thanh toán, quyết toán dự án sử dụng vốn đầu tư công;</w:t>
      </w:r>
    </w:p>
    <w:p w14:paraId="32F70301" w14:textId="3311927E" w:rsidR="00AF1E90" w:rsidRPr="00167CE0" w:rsidRDefault="00AF1E90">
      <w:pPr>
        <w:widowControl w:val="0"/>
        <w:spacing w:before="120" w:after="120"/>
        <w:jc w:val="both"/>
        <w:rPr>
          <w:sz w:val="28"/>
          <w:szCs w:val="28"/>
          <w:rPrChange w:id="15035" w:author="James Vu" w:date="2024-04-18T22:33:00Z">
            <w:rPr/>
          </w:rPrChange>
        </w:rPr>
        <w:pPrChange w:id="15036" w:author="James Vu" w:date="2024-04-18T22:33:00Z">
          <w:pPr>
            <w:widowControl w:val="0"/>
            <w:spacing w:before="120" w:after="120"/>
          </w:pPr>
        </w:pPrChange>
      </w:pPr>
      <w:r w:rsidRPr="00167CE0">
        <w:rPr>
          <w:sz w:val="28"/>
          <w:szCs w:val="28"/>
          <w:rPrChange w:id="15037" w:author="James Vu" w:date="2024-04-18T22:33:00Z">
            <w:rPr/>
          </w:rPrChange>
        </w:rPr>
        <w:t xml:space="preserve">- </w:t>
      </w:r>
      <w:r w:rsidRPr="00167CE0">
        <w:rPr>
          <w:sz w:val="28"/>
          <w:szCs w:val="28"/>
          <w:lang w:val="sv-SE"/>
          <w:rPrChange w:id="15038" w:author="James Vu" w:date="2024-04-18T22:33:00Z">
            <w:rPr>
              <w:lang w:val="sv-SE"/>
            </w:rPr>
          </w:rPrChange>
        </w:rPr>
        <w:t>Nghị định số 24/2023/NĐ-CP ngày 14/05/2023 của Chính phủ quy định Mức lương cơ sở đối với cán bộ, công chức, viên chức và lực lượng vũ trang;</w:t>
      </w:r>
    </w:p>
    <w:p w14:paraId="402AFF33" w14:textId="04DED2C3" w:rsidR="00AF1E90" w:rsidRPr="00167CE0" w:rsidRDefault="00AF1E90">
      <w:pPr>
        <w:widowControl w:val="0"/>
        <w:spacing w:before="120" w:after="120"/>
        <w:jc w:val="both"/>
        <w:rPr>
          <w:sz w:val="28"/>
          <w:szCs w:val="28"/>
          <w:rPrChange w:id="15039" w:author="James Vu" w:date="2024-04-18T22:33:00Z">
            <w:rPr/>
          </w:rPrChange>
        </w:rPr>
        <w:pPrChange w:id="15040" w:author="James Vu" w:date="2024-04-18T22:33:00Z">
          <w:pPr>
            <w:widowControl w:val="0"/>
            <w:spacing w:before="120" w:after="120"/>
          </w:pPr>
        </w:pPrChange>
      </w:pPr>
      <w:r w:rsidRPr="00167CE0">
        <w:rPr>
          <w:sz w:val="28"/>
          <w:szCs w:val="28"/>
          <w:rPrChange w:id="15041" w:author="James Vu" w:date="2024-04-18T22:33:00Z">
            <w:rPr/>
          </w:rPrChange>
        </w:rPr>
        <w:t xml:space="preserve">- </w:t>
      </w:r>
      <w:r w:rsidRPr="00167CE0">
        <w:rPr>
          <w:sz w:val="28"/>
          <w:szCs w:val="28"/>
          <w:lang w:val="sv-SE"/>
          <w:rPrChange w:id="15042" w:author="James Vu" w:date="2024-04-18T22:33:00Z">
            <w:rPr>
              <w:lang w:val="sv-SE"/>
            </w:rPr>
          </w:rPrChange>
        </w:rPr>
        <w:t>Nghị định số 94/2023/NĐ-CP ngày 28/12/2023 của Chính phủ quy định chính sách giảm thuế giá trị gia tăng theo nghị quyết số 110/2023/QH15 ngày 29 tháng 11 năm 2023 của Quốc hội;</w:t>
      </w:r>
    </w:p>
    <w:p w14:paraId="619E120E" w14:textId="77777777" w:rsidR="000B0386" w:rsidRPr="00167CE0" w:rsidRDefault="000B0386">
      <w:pPr>
        <w:widowControl w:val="0"/>
        <w:spacing w:before="120" w:after="120"/>
        <w:jc w:val="both"/>
        <w:rPr>
          <w:sz w:val="28"/>
          <w:szCs w:val="28"/>
          <w:rPrChange w:id="15043" w:author="James Vu" w:date="2024-04-18T22:33:00Z">
            <w:rPr/>
          </w:rPrChange>
        </w:rPr>
        <w:pPrChange w:id="15044" w:author="James Vu" w:date="2024-04-18T22:33:00Z">
          <w:pPr>
            <w:widowControl w:val="0"/>
            <w:spacing w:before="120" w:after="120"/>
          </w:pPr>
        </w:pPrChange>
      </w:pPr>
      <w:r w:rsidRPr="00167CE0">
        <w:rPr>
          <w:sz w:val="28"/>
          <w:szCs w:val="28"/>
          <w:rPrChange w:id="15045" w:author="James Vu" w:date="2024-04-18T22:33:00Z">
            <w:rPr/>
          </w:rPrChange>
        </w:rPr>
        <w:t xml:space="preserve">- Thông tư số 04/2020/TT-BTTTT ngày 24/02/2020 của Bộ trưởng Bộ Thông tin và Truyền thông quy định về lập và quản lý chi phí dự án đầu tư ứng dụng công </w:t>
      </w:r>
      <w:r w:rsidRPr="00167CE0">
        <w:rPr>
          <w:sz w:val="28"/>
          <w:szCs w:val="28"/>
          <w:rPrChange w:id="15046" w:author="James Vu" w:date="2024-04-18T22:33:00Z">
            <w:rPr/>
          </w:rPrChange>
        </w:rPr>
        <w:lastRenderedPageBreak/>
        <w:t>nghệ thông tin;</w:t>
      </w:r>
    </w:p>
    <w:p w14:paraId="2DB50DC1" w14:textId="397332E2" w:rsidR="00AF1E90" w:rsidRPr="00167CE0" w:rsidRDefault="00AF1E90">
      <w:pPr>
        <w:widowControl w:val="0"/>
        <w:spacing w:before="120" w:after="120"/>
        <w:jc w:val="both"/>
        <w:rPr>
          <w:sz w:val="28"/>
          <w:szCs w:val="28"/>
          <w:rPrChange w:id="15047" w:author="James Vu" w:date="2024-04-18T22:33:00Z">
            <w:rPr/>
          </w:rPrChange>
        </w:rPr>
        <w:pPrChange w:id="15048" w:author="James Vu" w:date="2024-04-18T22:33:00Z">
          <w:pPr>
            <w:widowControl w:val="0"/>
            <w:spacing w:before="120" w:after="120"/>
          </w:pPr>
        </w:pPrChange>
      </w:pPr>
      <w:r w:rsidRPr="00167CE0">
        <w:rPr>
          <w:sz w:val="28"/>
          <w:szCs w:val="28"/>
          <w:rPrChange w:id="15049" w:author="James Vu" w:date="2024-04-18T22:33:00Z">
            <w:rPr/>
          </w:rPrChange>
        </w:rPr>
        <w:t xml:space="preserve">- </w:t>
      </w:r>
      <w:r w:rsidRPr="00167CE0">
        <w:rPr>
          <w:iCs/>
          <w:sz w:val="28"/>
          <w:szCs w:val="28"/>
          <w:rPrChange w:id="15050" w:author="James Vu" w:date="2024-04-18T22:33:00Z">
            <w:rPr>
              <w:iCs/>
            </w:rPr>
          </w:rPrChange>
        </w:rPr>
        <w:t>Thông tư số 06/2021/TT-BKHĐT ngày 30/9/2021 của Bộ Kế hoạch và Đầu tư Quy định chi tiết việc thu, nộp, quản lý và sử dụng các chi phí về đăng ký, đăng tải thông tin, lựa chọn nhà thầu, nhà đầu tư trên Hệ thống mạng đấu thầu Quốc gia, Báo đấu thầu;</w:t>
      </w:r>
    </w:p>
    <w:p w14:paraId="294814B9" w14:textId="158575E7" w:rsidR="00167DE2" w:rsidRPr="00167CE0" w:rsidRDefault="00167DE2">
      <w:pPr>
        <w:widowControl w:val="0"/>
        <w:spacing w:before="120" w:after="120"/>
        <w:jc w:val="both"/>
        <w:rPr>
          <w:sz w:val="28"/>
          <w:szCs w:val="28"/>
          <w:rPrChange w:id="15051" w:author="James Vu" w:date="2024-04-18T22:33:00Z">
            <w:rPr/>
          </w:rPrChange>
        </w:rPr>
        <w:pPrChange w:id="15052" w:author="James Vu" w:date="2024-04-18T22:33:00Z">
          <w:pPr>
            <w:widowControl w:val="0"/>
            <w:spacing w:before="120" w:after="120"/>
          </w:pPr>
        </w:pPrChange>
      </w:pPr>
      <w:r w:rsidRPr="00167CE0">
        <w:rPr>
          <w:sz w:val="28"/>
          <w:szCs w:val="28"/>
          <w:rPrChange w:id="15053" w:author="James Vu" w:date="2024-04-18T22:33:00Z">
            <w:rPr/>
          </w:rPrChange>
        </w:rPr>
        <w:t xml:space="preserve">- </w:t>
      </w:r>
      <w:r w:rsidR="000B0386" w:rsidRPr="00167CE0">
        <w:rPr>
          <w:sz w:val="28"/>
          <w:szCs w:val="28"/>
          <w:rPrChange w:id="15054" w:author="James Vu" w:date="2024-04-18T22:33:00Z">
            <w:rPr/>
          </w:rPrChange>
        </w:rPr>
        <w:t>Thông tư số 28/2023/TT-BTC ngày 12/5/2023 của Bộ Tài chính ban hành Thông tư quy định mức thu, chế độ thu, nộp, quản lý và sử dụng phí thẩm định dự án đầu tư xây dựng</w:t>
      </w:r>
      <w:r w:rsidRPr="00167CE0">
        <w:rPr>
          <w:sz w:val="28"/>
          <w:szCs w:val="28"/>
          <w:rPrChange w:id="15055" w:author="James Vu" w:date="2024-04-18T22:33:00Z">
            <w:rPr/>
          </w:rPrChange>
        </w:rPr>
        <w:t>;</w:t>
      </w:r>
    </w:p>
    <w:p w14:paraId="6295D678" w14:textId="07B3D12C" w:rsidR="000B0386" w:rsidRPr="00167CE0" w:rsidRDefault="000B0386">
      <w:pPr>
        <w:widowControl w:val="0"/>
        <w:spacing w:before="120" w:after="120"/>
        <w:jc w:val="both"/>
        <w:rPr>
          <w:sz w:val="28"/>
          <w:szCs w:val="28"/>
          <w:rPrChange w:id="15056" w:author="James Vu" w:date="2024-04-18T22:33:00Z">
            <w:rPr>
              <w:szCs w:val="26"/>
            </w:rPr>
          </w:rPrChange>
        </w:rPr>
        <w:pPrChange w:id="15057" w:author="James Vu" w:date="2024-04-18T22:33:00Z">
          <w:pPr>
            <w:widowControl w:val="0"/>
            <w:spacing w:before="120" w:after="120"/>
          </w:pPr>
        </w:pPrChange>
      </w:pPr>
      <w:r w:rsidRPr="00167CE0">
        <w:rPr>
          <w:sz w:val="28"/>
          <w:szCs w:val="28"/>
          <w:rPrChange w:id="15058" w:author="James Vu" w:date="2024-04-18T22:33:00Z">
            <w:rPr>
              <w:szCs w:val="26"/>
            </w:rPr>
          </w:rPrChange>
        </w:rPr>
        <w:t>- Quyết định 1601/QĐ-BTTTT ngày 03/10/2011 của Bộ trưởng Bộ Thông tin và Truyền thông về việc công bố định mức lắp đặt phần cứng và cài đặt phần mềm trong ứng dụng công nghệ thông tin;</w:t>
      </w:r>
    </w:p>
    <w:p w14:paraId="5BDB5FE4" w14:textId="25810B28" w:rsidR="00D26C2C" w:rsidRPr="00167CE0" w:rsidRDefault="00D26C2C">
      <w:pPr>
        <w:widowControl w:val="0"/>
        <w:spacing w:before="120" w:after="120"/>
        <w:jc w:val="both"/>
        <w:rPr>
          <w:sz w:val="28"/>
          <w:szCs w:val="28"/>
          <w:rPrChange w:id="15059" w:author="James Vu" w:date="2024-04-18T22:33:00Z">
            <w:rPr/>
          </w:rPrChange>
        </w:rPr>
        <w:pPrChange w:id="15060" w:author="James Vu" w:date="2024-04-18T22:33:00Z">
          <w:pPr>
            <w:widowControl w:val="0"/>
            <w:spacing w:before="120" w:after="120"/>
          </w:pPr>
        </w:pPrChange>
      </w:pPr>
      <w:r w:rsidRPr="00167CE0">
        <w:rPr>
          <w:sz w:val="28"/>
          <w:szCs w:val="28"/>
          <w:rPrChange w:id="15061" w:author="James Vu" w:date="2024-04-18T22:33:00Z">
            <w:rPr>
              <w:szCs w:val="26"/>
            </w:rPr>
          </w:rPrChange>
        </w:rPr>
        <w:t>- Quyết định số 1688/QĐ-BTTTT ngày 11/10/2019 của Bộ trưởng Bộ Thông tin và Truyền thông về việc sửa đổi, bổ sung Quyết định số 2378/QĐ-BTTTT ngày 30/12/2016 của Bộ trưởng Bộ Thông tin và Truyền thông công bố định mức chi phí quản lý dự án, chi phí tư vấn đầu tư ứng dụng công nghệ thông tin sử dụng ngân sách nhà nước;</w:t>
      </w:r>
    </w:p>
    <w:p w14:paraId="7B1EF673" w14:textId="03BD39D9" w:rsidR="003C297F" w:rsidRPr="00167CE0" w:rsidRDefault="003C297F">
      <w:pPr>
        <w:widowControl w:val="0"/>
        <w:spacing w:before="120" w:after="120"/>
        <w:jc w:val="both"/>
        <w:rPr>
          <w:ins w:id="15062" w:author="James Vu" w:date="2024-04-18T17:30:00Z"/>
          <w:sz w:val="28"/>
          <w:szCs w:val="28"/>
          <w:rPrChange w:id="15063" w:author="James Vu" w:date="2024-04-18T22:33:00Z">
            <w:rPr>
              <w:ins w:id="15064" w:author="James Vu" w:date="2024-04-18T17:30:00Z"/>
            </w:rPr>
          </w:rPrChange>
        </w:rPr>
        <w:pPrChange w:id="15065" w:author="James Vu" w:date="2024-04-18T22:33:00Z">
          <w:pPr>
            <w:widowControl w:val="0"/>
            <w:spacing w:before="120" w:after="120"/>
          </w:pPr>
        </w:pPrChange>
      </w:pPr>
      <w:r w:rsidRPr="00167CE0">
        <w:rPr>
          <w:sz w:val="28"/>
          <w:szCs w:val="28"/>
          <w:rPrChange w:id="15066" w:author="James Vu" w:date="2024-04-18T22:33:00Z">
            <w:rPr/>
          </w:rPrChange>
        </w:rPr>
        <w:t>- Quyết định số 129/QĐ-BTTTT ngày 03/02/2021 của Bộ thông tin và truyền thông ban hành hướng dẫn xác định đơn giá nhân công trong quản lý chi phí đầu tư ứng dụng công nghệ thông tin sử dụng nguồn vốn ngân sách nhà nước;</w:t>
      </w:r>
    </w:p>
    <w:p w14:paraId="1CBEF987" w14:textId="1DD3925B" w:rsidR="00EF40C3" w:rsidRPr="00167CE0" w:rsidRDefault="00EF40C3">
      <w:pPr>
        <w:widowControl w:val="0"/>
        <w:spacing w:before="120" w:after="120"/>
        <w:jc w:val="both"/>
        <w:rPr>
          <w:sz w:val="28"/>
          <w:szCs w:val="28"/>
          <w:rPrChange w:id="15067" w:author="James Vu" w:date="2024-04-18T22:33:00Z">
            <w:rPr/>
          </w:rPrChange>
        </w:rPr>
        <w:pPrChange w:id="15068" w:author="James Vu" w:date="2024-04-18T22:33:00Z">
          <w:pPr>
            <w:widowControl w:val="0"/>
            <w:spacing w:before="120" w:after="120"/>
          </w:pPr>
        </w:pPrChange>
      </w:pPr>
      <w:ins w:id="15069" w:author="James Vu" w:date="2024-04-18T17:30:00Z">
        <w:r w:rsidRPr="00167CE0">
          <w:rPr>
            <w:sz w:val="28"/>
            <w:szCs w:val="28"/>
            <w:rPrChange w:id="15070" w:author="James Vu" w:date="2024-04-18T22:33:00Z">
              <w:rPr/>
            </w:rPrChange>
          </w:rPr>
          <w:t xml:space="preserve">- </w:t>
        </w:r>
      </w:ins>
      <w:ins w:id="15071" w:author="James Vu" w:date="2024-04-18T17:31:00Z">
        <w:r w:rsidRPr="00167CE0">
          <w:rPr>
            <w:sz w:val="28"/>
            <w:szCs w:val="28"/>
            <w:rPrChange w:id="15072" w:author="James Vu" w:date="2024-04-18T22:33:00Z">
              <w:rPr/>
            </w:rPrChange>
          </w:rPr>
          <w:t>Công văn 2589/BTTTT-ƯDCNTT ngày 24/08/2011 của Bộ thông tin và truyền thông ban hành hướng dẫn</w:t>
        </w:r>
      </w:ins>
      <w:ins w:id="15073" w:author="James Vu" w:date="2024-04-18T17:32:00Z">
        <w:r w:rsidRPr="00167CE0">
          <w:rPr>
            <w:sz w:val="28"/>
            <w:szCs w:val="28"/>
            <w:rPrChange w:id="15074" w:author="James Vu" w:date="2024-04-18T22:33:00Z">
              <w:rPr/>
            </w:rPrChange>
          </w:rPr>
          <w:t xml:space="preserve"> xác định chi phí phát triển, nâng cấp phần mềm nội bộ</w:t>
        </w:r>
      </w:ins>
    </w:p>
    <w:p w14:paraId="62BEB428" w14:textId="50A8E9D2" w:rsidR="00C02A08" w:rsidRPr="00167CE0" w:rsidRDefault="00167DE2">
      <w:pPr>
        <w:widowControl w:val="0"/>
        <w:spacing w:before="120" w:after="120"/>
        <w:jc w:val="both"/>
        <w:rPr>
          <w:b/>
          <w:bCs/>
          <w:sz w:val="28"/>
          <w:szCs w:val="28"/>
          <w:rPrChange w:id="15075" w:author="James Vu" w:date="2024-04-18T22:33:00Z">
            <w:rPr>
              <w:b/>
              <w:bCs/>
            </w:rPr>
          </w:rPrChange>
        </w:rPr>
        <w:pPrChange w:id="15076" w:author="James Vu" w:date="2024-04-18T22:33:00Z">
          <w:pPr>
            <w:widowControl w:val="0"/>
            <w:spacing w:before="120" w:after="120"/>
          </w:pPr>
        </w:pPrChange>
      </w:pPr>
      <w:r w:rsidRPr="00167CE0">
        <w:rPr>
          <w:sz w:val="28"/>
          <w:szCs w:val="28"/>
          <w:rPrChange w:id="15077" w:author="James Vu" w:date="2024-04-18T22:33:00Z">
            <w:rPr/>
          </w:rPrChange>
        </w:rPr>
        <w:t>- Báo giá của các đơn vị cung cấp trên thị trường.</w:t>
      </w:r>
    </w:p>
    <w:p w14:paraId="6C913150" w14:textId="439DEF8D" w:rsidR="00811547" w:rsidRPr="00167CE0" w:rsidRDefault="008A51F6">
      <w:pPr>
        <w:pStyle w:val="NormalWeb"/>
        <w:widowControl w:val="0"/>
        <w:shd w:val="clear" w:color="auto" w:fill="FFFFFF"/>
        <w:spacing w:before="120" w:beforeAutospacing="0" w:after="120" w:afterAutospacing="0"/>
        <w:ind w:firstLine="709"/>
        <w:jc w:val="both"/>
        <w:outlineLvl w:val="2"/>
        <w:rPr>
          <w:b/>
          <w:bCs/>
          <w:i/>
          <w:iCs/>
          <w:sz w:val="28"/>
          <w:szCs w:val="28"/>
        </w:rPr>
        <w:pPrChange w:id="15078" w:author="James Vu" w:date="2024-04-18T22:33:00Z">
          <w:pPr>
            <w:pStyle w:val="NormalWeb"/>
            <w:widowControl w:val="0"/>
            <w:shd w:val="clear" w:color="auto" w:fill="FFFFFF"/>
            <w:spacing w:before="120" w:beforeAutospacing="0" w:after="120" w:afterAutospacing="0"/>
            <w:ind w:firstLine="709"/>
            <w:outlineLvl w:val="2"/>
          </w:pPr>
        </w:pPrChange>
      </w:pPr>
      <w:r w:rsidRPr="00167CE0">
        <w:rPr>
          <w:b/>
          <w:bCs/>
          <w:i/>
          <w:iCs/>
          <w:sz w:val="28"/>
          <w:szCs w:val="28"/>
        </w:rPr>
        <w:t>3.2</w:t>
      </w:r>
      <w:r w:rsidR="00811547" w:rsidRPr="00167CE0">
        <w:rPr>
          <w:b/>
          <w:bCs/>
          <w:i/>
          <w:iCs/>
          <w:sz w:val="28"/>
          <w:szCs w:val="28"/>
        </w:rPr>
        <w:t>. Dự kiến tổng mức đầu tư</w:t>
      </w:r>
    </w:p>
    <w:p w14:paraId="57D52CCC" w14:textId="21B40CDF" w:rsidR="00550F56" w:rsidRPr="00167CE0" w:rsidRDefault="00550F56">
      <w:pPr>
        <w:widowControl w:val="0"/>
        <w:spacing w:before="120" w:after="120"/>
        <w:jc w:val="both"/>
        <w:rPr>
          <w:sz w:val="28"/>
          <w:szCs w:val="28"/>
          <w:rPrChange w:id="15079" w:author="James Vu" w:date="2024-04-18T22:33:00Z">
            <w:rPr/>
          </w:rPrChange>
        </w:rPr>
        <w:pPrChange w:id="15080" w:author="James Vu" w:date="2024-04-18T22:33:00Z">
          <w:pPr>
            <w:widowControl w:val="0"/>
            <w:spacing w:before="120" w:after="120"/>
          </w:pPr>
        </w:pPrChange>
      </w:pPr>
      <w:bookmarkStart w:id="15081" w:name="_Toc60039694"/>
      <w:bookmarkStart w:id="15082" w:name="_Toc513015727"/>
      <w:bookmarkStart w:id="15083" w:name="_Toc2004133"/>
      <w:bookmarkEnd w:id="15015"/>
      <w:bookmarkEnd w:id="15018"/>
      <w:r w:rsidRPr="00167CE0">
        <w:rPr>
          <w:sz w:val="28"/>
          <w:szCs w:val="28"/>
          <w:rPrChange w:id="15084" w:author="James Vu" w:date="2024-04-18T22:33:00Z">
            <w:rPr/>
          </w:rPrChange>
        </w:rPr>
        <w:t>Dự kiến tổng mức đầu tư</w:t>
      </w:r>
      <w:r w:rsidR="00C7363C" w:rsidRPr="00167CE0">
        <w:rPr>
          <w:sz w:val="28"/>
          <w:szCs w:val="28"/>
          <w:rPrChange w:id="15085" w:author="James Vu" w:date="2024-04-18T22:33:00Z">
            <w:rPr/>
          </w:rPrChange>
        </w:rPr>
        <w:t xml:space="preserve"> dự kiến:</w:t>
      </w:r>
      <w:r w:rsidRPr="00167CE0">
        <w:rPr>
          <w:sz w:val="28"/>
          <w:szCs w:val="28"/>
          <w:rPrChange w:id="15086" w:author="James Vu" w:date="2024-04-18T22:33:00Z">
            <w:rPr/>
          </w:rPrChange>
        </w:rPr>
        <w:t xml:space="preserve"> </w:t>
      </w:r>
      <w:r w:rsidR="00F22CA5" w:rsidRPr="00167CE0">
        <w:rPr>
          <w:b/>
          <w:bCs/>
          <w:sz w:val="28"/>
          <w:szCs w:val="28"/>
          <w:rPrChange w:id="15087" w:author="James Vu" w:date="2024-04-18T22:33:00Z">
            <w:rPr>
              <w:b/>
              <w:bCs/>
            </w:rPr>
          </w:rPrChange>
        </w:rPr>
        <w:t>30</w:t>
      </w:r>
      <w:r w:rsidRPr="00167CE0">
        <w:rPr>
          <w:b/>
          <w:bCs/>
          <w:sz w:val="28"/>
          <w:szCs w:val="28"/>
          <w:rPrChange w:id="15088" w:author="James Vu" w:date="2024-04-18T22:33:00Z">
            <w:rPr>
              <w:b/>
              <w:bCs/>
            </w:rPr>
          </w:rPrChange>
        </w:rPr>
        <w:t>.000.000.000</w:t>
      </w:r>
      <w:r w:rsidR="00C7363C" w:rsidRPr="00167CE0">
        <w:rPr>
          <w:b/>
          <w:bCs/>
          <w:sz w:val="28"/>
          <w:szCs w:val="28"/>
          <w:rPrChange w:id="15089" w:author="James Vu" w:date="2024-04-18T22:33:00Z">
            <w:rPr>
              <w:b/>
              <w:bCs/>
            </w:rPr>
          </w:rPrChange>
        </w:rPr>
        <w:t xml:space="preserve"> đồng</w:t>
      </w:r>
      <w:r w:rsidRPr="00167CE0">
        <w:rPr>
          <w:sz w:val="28"/>
          <w:szCs w:val="28"/>
          <w:rPrChange w:id="15090" w:author="James Vu" w:date="2024-04-18T22:33:00Z">
            <w:rPr/>
          </w:rPrChange>
        </w:rPr>
        <w:t xml:space="preserve"> </w:t>
      </w:r>
      <w:r w:rsidRPr="00167CE0">
        <w:rPr>
          <w:i/>
          <w:iCs/>
          <w:sz w:val="28"/>
          <w:szCs w:val="28"/>
          <w:rPrChange w:id="15091" w:author="James Vu" w:date="2024-04-18T22:33:00Z">
            <w:rPr>
              <w:i/>
              <w:iCs/>
            </w:rPr>
          </w:rPrChange>
        </w:rPr>
        <w:t>(</w:t>
      </w:r>
      <w:r w:rsidR="00167DE2" w:rsidRPr="00167CE0">
        <w:rPr>
          <w:i/>
          <w:iCs/>
          <w:sz w:val="28"/>
          <w:szCs w:val="28"/>
          <w:rPrChange w:id="15092" w:author="James Vu" w:date="2024-04-18T22:33:00Z">
            <w:rPr>
              <w:i/>
              <w:iCs/>
            </w:rPr>
          </w:rPrChange>
        </w:rPr>
        <w:t xml:space="preserve">Bằng chữ: </w:t>
      </w:r>
      <w:r w:rsidR="00F22CA5" w:rsidRPr="00167CE0">
        <w:rPr>
          <w:i/>
          <w:iCs/>
          <w:sz w:val="28"/>
          <w:szCs w:val="28"/>
          <w:rPrChange w:id="15093" w:author="James Vu" w:date="2024-04-18T22:33:00Z">
            <w:rPr>
              <w:i/>
              <w:iCs/>
            </w:rPr>
          </w:rPrChange>
        </w:rPr>
        <w:t>Ba mươi</w:t>
      </w:r>
      <w:r w:rsidRPr="00167CE0">
        <w:rPr>
          <w:i/>
          <w:iCs/>
          <w:sz w:val="28"/>
          <w:szCs w:val="28"/>
          <w:rPrChange w:id="15094" w:author="James Vu" w:date="2024-04-18T22:33:00Z">
            <w:rPr>
              <w:i/>
              <w:iCs/>
            </w:rPr>
          </w:rPrChange>
        </w:rPr>
        <w:t xml:space="preserve"> tỷ đồng)</w:t>
      </w:r>
      <w:r w:rsidRPr="00167CE0">
        <w:rPr>
          <w:sz w:val="28"/>
          <w:szCs w:val="28"/>
          <w:rPrChange w:id="15095" w:author="James Vu" w:date="2024-04-18T22:33:00Z">
            <w:rPr/>
          </w:rPrChange>
        </w:rPr>
        <w:t>.</w:t>
      </w:r>
    </w:p>
    <w:p w14:paraId="4D85E0B6" w14:textId="73586A56" w:rsidR="003805F5" w:rsidRPr="00167CE0" w:rsidRDefault="003805F5">
      <w:pPr>
        <w:widowControl w:val="0"/>
        <w:spacing w:before="120" w:after="120"/>
        <w:ind w:firstLine="709"/>
        <w:jc w:val="both"/>
        <w:rPr>
          <w:bCs/>
          <w:iCs/>
          <w:sz w:val="28"/>
          <w:szCs w:val="28"/>
          <w:lang w:bidi="en-US"/>
          <w:rPrChange w:id="15096" w:author="James Vu" w:date="2024-04-18T22:33:00Z">
            <w:rPr>
              <w:bCs/>
              <w:iCs/>
              <w:lang w:bidi="en-US"/>
            </w:rPr>
          </w:rPrChange>
        </w:rPr>
        <w:pPrChange w:id="15097" w:author="James Vu" w:date="2024-04-18T22:33:00Z">
          <w:pPr>
            <w:widowControl w:val="0"/>
            <w:spacing w:before="120" w:after="120"/>
            <w:ind w:firstLine="709"/>
          </w:pPr>
        </w:pPrChange>
      </w:pPr>
      <w:r w:rsidRPr="00167CE0">
        <w:rPr>
          <w:bCs/>
          <w:iCs/>
          <w:sz w:val="28"/>
          <w:szCs w:val="28"/>
          <w:lang w:bidi="en-US"/>
          <w:rPrChange w:id="15098" w:author="James Vu" w:date="2024-04-18T22:33:00Z">
            <w:rPr>
              <w:bCs/>
              <w:iCs/>
              <w:lang w:bidi="en-US"/>
            </w:rPr>
          </w:rPrChange>
        </w:rPr>
        <w:t xml:space="preserve">Trong đó: </w:t>
      </w:r>
    </w:p>
    <w:tbl>
      <w:tblPr>
        <w:tblW w:w="88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Change w:id="15099" w:author="James Vu" w:date="2024-04-19T00:17:00Z">
          <w:tblPr>
            <w:tblW w:w="8829" w:type="dxa"/>
            <w:jc w:val="center"/>
            <w:tblCellMar>
              <w:left w:w="0" w:type="dxa"/>
              <w:right w:w="0" w:type="dxa"/>
            </w:tblCellMar>
            <w:tblLook w:val="04A0" w:firstRow="1" w:lastRow="0" w:firstColumn="1" w:lastColumn="0" w:noHBand="0" w:noVBand="1"/>
          </w:tblPr>
        </w:tblPrChange>
      </w:tblPr>
      <w:tblGrid>
        <w:gridCol w:w="807"/>
        <w:gridCol w:w="4662"/>
        <w:gridCol w:w="3360"/>
        <w:tblGridChange w:id="15100">
          <w:tblGrid>
            <w:gridCol w:w="620"/>
            <w:gridCol w:w="187"/>
            <w:gridCol w:w="3393"/>
            <w:gridCol w:w="1269"/>
            <w:gridCol w:w="1311"/>
            <w:gridCol w:w="2049"/>
          </w:tblGrid>
        </w:tblGridChange>
      </w:tblGrid>
      <w:tr w:rsidR="00F73D1E" w:rsidRPr="00F73D1E" w14:paraId="18790574" w14:textId="77777777" w:rsidTr="003C02FF">
        <w:trPr>
          <w:trHeight w:val="382"/>
          <w:jc w:val="center"/>
          <w:ins w:id="15101" w:author="James Vu" w:date="2024-04-18T22:14:00Z"/>
          <w:trPrChange w:id="15102" w:author="James Vu" w:date="2024-04-19T00:17:00Z">
            <w:trPr>
              <w:trHeight w:val="382"/>
              <w:jc w:val="center"/>
            </w:trPr>
          </w:trPrChange>
        </w:trPr>
        <w:tc>
          <w:tcPr>
            <w:tcW w:w="807" w:type="dxa"/>
            <w:shd w:val="clear" w:color="auto" w:fill="auto"/>
            <w:tcMar>
              <w:top w:w="15" w:type="dxa"/>
              <w:left w:w="15" w:type="dxa"/>
              <w:bottom w:w="0" w:type="dxa"/>
              <w:right w:w="15" w:type="dxa"/>
            </w:tcMar>
            <w:vAlign w:val="center"/>
            <w:hideMark/>
            <w:tcPrChange w:id="15103" w:author="James Vu" w:date="2024-04-19T00:17:00Z">
              <w:tcPr>
                <w:tcW w:w="807" w:type="dxa"/>
                <w:gridSpan w:val="2"/>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22A0AA5D" w14:textId="77777777" w:rsidR="00E250F6" w:rsidRPr="00167CE0" w:rsidRDefault="00E250F6" w:rsidP="005B1F19">
            <w:pPr>
              <w:jc w:val="center"/>
              <w:rPr>
                <w:ins w:id="15104" w:author="James Vu" w:date="2024-04-18T22:14:00Z"/>
                <w:b/>
                <w:bCs/>
                <w:color w:val="000000"/>
                <w:sz w:val="28"/>
                <w:szCs w:val="28"/>
                <w:rPrChange w:id="15105" w:author="James Vu" w:date="2024-04-18T22:33:00Z">
                  <w:rPr>
                    <w:ins w:id="15106" w:author="James Vu" w:date="2024-04-18T22:14:00Z"/>
                    <w:b/>
                    <w:bCs/>
                    <w:color w:val="000000"/>
                  </w:rPr>
                </w:rPrChange>
              </w:rPr>
            </w:pPr>
            <w:ins w:id="15107" w:author="James Vu" w:date="2024-04-18T22:14:00Z">
              <w:r w:rsidRPr="00167CE0">
                <w:rPr>
                  <w:b/>
                  <w:bCs/>
                  <w:color w:val="000000"/>
                  <w:sz w:val="28"/>
                  <w:szCs w:val="28"/>
                  <w:rPrChange w:id="15108" w:author="James Vu" w:date="2024-04-18T22:33:00Z">
                    <w:rPr>
                      <w:b/>
                      <w:bCs/>
                      <w:color w:val="000000"/>
                    </w:rPr>
                  </w:rPrChange>
                </w:rPr>
                <w:t>STT</w:t>
              </w:r>
            </w:ins>
          </w:p>
        </w:tc>
        <w:tc>
          <w:tcPr>
            <w:tcW w:w="4662" w:type="dxa"/>
            <w:shd w:val="clear" w:color="auto" w:fill="auto"/>
            <w:tcMar>
              <w:top w:w="15" w:type="dxa"/>
              <w:left w:w="15" w:type="dxa"/>
              <w:bottom w:w="0" w:type="dxa"/>
              <w:right w:w="15" w:type="dxa"/>
            </w:tcMar>
            <w:vAlign w:val="center"/>
            <w:hideMark/>
            <w:tcPrChange w:id="15109" w:author="James Vu" w:date="2024-04-19T00:17:00Z">
              <w:tcPr>
                <w:tcW w:w="4662" w:type="dxa"/>
                <w:gridSpan w:val="2"/>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08B46D82" w14:textId="77777777" w:rsidR="00E250F6" w:rsidRPr="00167CE0" w:rsidRDefault="00E250F6" w:rsidP="005B1F19">
            <w:pPr>
              <w:jc w:val="center"/>
              <w:rPr>
                <w:ins w:id="15110" w:author="James Vu" w:date="2024-04-18T22:14:00Z"/>
                <w:b/>
                <w:bCs/>
                <w:color w:val="000000"/>
                <w:sz w:val="28"/>
                <w:szCs w:val="28"/>
                <w:rPrChange w:id="15111" w:author="James Vu" w:date="2024-04-18T22:33:00Z">
                  <w:rPr>
                    <w:ins w:id="15112" w:author="James Vu" w:date="2024-04-18T22:14:00Z"/>
                    <w:b/>
                    <w:bCs/>
                    <w:color w:val="000000"/>
                  </w:rPr>
                </w:rPrChange>
              </w:rPr>
            </w:pPr>
            <w:ins w:id="15113" w:author="James Vu" w:date="2024-04-18T22:14:00Z">
              <w:r w:rsidRPr="00167CE0">
                <w:rPr>
                  <w:b/>
                  <w:bCs/>
                  <w:color w:val="000000"/>
                  <w:sz w:val="28"/>
                  <w:szCs w:val="28"/>
                  <w:rPrChange w:id="15114" w:author="James Vu" w:date="2024-04-18T22:33:00Z">
                    <w:rPr>
                      <w:b/>
                      <w:bCs/>
                      <w:color w:val="000000"/>
                    </w:rPr>
                  </w:rPrChange>
                </w:rPr>
                <w:t>Danh mục chi phí</w:t>
              </w:r>
            </w:ins>
          </w:p>
        </w:tc>
        <w:tc>
          <w:tcPr>
            <w:tcW w:w="3360" w:type="dxa"/>
            <w:shd w:val="clear" w:color="auto" w:fill="auto"/>
            <w:tcMar>
              <w:top w:w="15" w:type="dxa"/>
              <w:left w:w="15" w:type="dxa"/>
              <w:bottom w:w="0" w:type="dxa"/>
              <w:right w:w="15" w:type="dxa"/>
            </w:tcMar>
            <w:vAlign w:val="center"/>
            <w:hideMark/>
            <w:tcPrChange w:id="15115" w:author="James Vu" w:date="2024-04-19T00:17:00Z">
              <w:tcPr>
                <w:tcW w:w="3360" w:type="dxa"/>
                <w:gridSpan w:val="2"/>
                <w:tcBorders>
                  <w:top w:val="single" w:sz="4" w:space="0" w:color="auto"/>
                  <w:left w:val="nil"/>
                  <w:bottom w:val="nil"/>
                  <w:right w:val="single" w:sz="4" w:space="0" w:color="auto"/>
                </w:tcBorders>
                <w:shd w:val="clear" w:color="auto" w:fill="auto"/>
                <w:tcMar>
                  <w:top w:w="15" w:type="dxa"/>
                  <w:left w:w="15" w:type="dxa"/>
                  <w:bottom w:w="0" w:type="dxa"/>
                  <w:right w:w="15" w:type="dxa"/>
                </w:tcMar>
                <w:vAlign w:val="center"/>
                <w:hideMark/>
              </w:tcPr>
            </w:tcPrChange>
          </w:tcPr>
          <w:p w14:paraId="0CD9BECA" w14:textId="36233B61" w:rsidR="00E250F6" w:rsidRPr="00167CE0" w:rsidRDefault="00E250F6" w:rsidP="005B1F19">
            <w:pPr>
              <w:jc w:val="center"/>
              <w:rPr>
                <w:ins w:id="15116" w:author="James Vu" w:date="2024-04-18T22:14:00Z"/>
                <w:b/>
                <w:bCs/>
                <w:color w:val="000000"/>
                <w:sz w:val="28"/>
                <w:szCs w:val="28"/>
                <w:lang w:val="vi-VN"/>
                <w:rPrChange w:id="15117" w:author="James Vu" w:date="2024-04-18T22:33:00Z">
                  <w:rPr>
                    <w:ins w:id="15118" w:author="James Vu" w:date="2024-04-18T22:14:00Z"/>
                    <w:b/>
                    <w:bCs/>
                    <w:color w:val="000000"/>
                  </w:rPr>
                </w:rPrChange>
              </w:rPr>
            </w:pPr>
            <w:ins w:id="15119" w:author="James Vu" w:date="2024-04-18T22:14:00Z">
              <w:r w:rsidRPr="00167CE0">
                <w:rPr>
                  <w:b/>
                  <w:bCs/>
                  <w:color w:val="000000"/>
                  <w:sz w:val="28"/>
                  <w:szCs w:val="28"/>
                  <w:rPrChange w:id="15120" w:author="James Vu" w:date="2024-04-18T22:33:00Z">
                    <w:rPr>
                      <w:b/>
                      <w:bCs/>
                      <w:color w:val="000000"/>
                    </w:rPr>
                  </w:rPrChange>
                </w:rPr>
                <w:t>Giá trị sau thuế</w:t>
              </w:r>
            </w:ins>
          </w:p>
        </w:tc>
      </w:tr>
      <w:tr w:rsidR="00E250F6" w:rsidRPr="00167CE0" w14:paraId="7A73CCA5" w14:textId="77777777" w:rsidTr="003C02FF">
        <w:tblPrEx>
          <w:tblPrExChange w:id="15121" w:author="James Vu" w:date="2024-04-19T00:17:00Z">
            <w:tblPrEx>
              <w:tblW w:w="6780" w:type="dxa"/>
              <w:jc w:val="left"/>
            </w:tblPrEx>
          </w:tblPrExChange>
        </w:tblPrEx>
        <w:trPr>
          <w:trHeight w:val="382"/>
          <w:jc w:val="center"/>
          <w:ins w:id="15122" w:author="James Vu" w:date="2024-04-18T22:14:00Z"/>
          <w:trPrChange w:id="15123" w:author="James Vu" w:date="2024-04-19T00:17:00Z">
            <w:trPr>
              <w:gridAfter w:val="0"/>
              <w:trHeight w:val="360"/>
            </w:trPr>
          </w:trPrChange>
        </w:trPr>
        <w:tc>
          <w:tcPr>
            <w:tcW w:w="807" w:type="dxa"/>
            <w:shd w:val="clear" w:color="auto" w:fill="auto"/>
            <w:tcMar>
              <w:top w:w="15" w:type="dxa"/>
              <w:left w:w="15" w:type="dxa"/>
              <w:bottom w:w="0" w:type="dxa"/>
              <w:right w:w="15" w:type="dxa"/>
            </w:tcMar>
            <w:vAlign w:val="center"/>
            <w:hideMark/>
            <w:tcPrChange w:id="15124" w:author="James Vu" w:date="2024-04-19T00:17:00Z">
              <w:tcPr>
                <w:tcW w:w="62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75D30436" w14:textId="77777777" w:rsidR="00E250F6" w:rsidRPr="00167CE0" w:rsidRDefault="00E250F6" w:rsidP="005B1F19">
            <w:pPr>
              <w:jc w:val="center"/>
              <w:rPr>
                <w:ins w:id="15125" w:author="James Vu" w:date="2024-04-18T22:14:00Z"/>
                <w:color w:val="000000"/>
                <w:sz w:val="28"/>
                <w:szCs w:val="28"/>
                <w:rPrChange w:id="15126" w:author="James Vu" w:date="2024-04-18T22:33:00Z">
                  <w:rPr>
                    <w:ins w:id="15127" w:author="James Vu" w:date="2024-04-18T22:14:00Z"/>
                    <w:color w:val="000000"/>
                  </w:rPr>
                </w:rPrChange>
              </w:rPr>
            </w:pPr>
            <w:ins w:id="15128" w:author="James Vu" w:date="2024-04-18T22:14:00Z">
              <w:r w:rsidRPr="00167CE0">
                <w:rPr>
                  <w:color w:val="000000"/>
                  <w:sz w:val="28"/>
                  <w:szCs w:val="28"/>
                  <w:rPrChange w:id="15129" w:author="James Vu" w:date="2024-04-18T22:33:00Z">
                    <w:rPr>
                      <w:color w:val="000000"/>
                    </w:rPr>
                  </w:rPrChange>
                </w:rPr>
                <w:t>I</w:t>
              </w:r>
            </w:ins>
          </w:p>
        </w:tc>
        <w:tc>
          <w:tcPr>
            <w:tcW w:w="4662" w:type="dxa"/>
            <w:shd w:val="clear" w:color="auto" w:fill="auto"/>
            <w:tcMar>
              <w:top w:w="15" w:type="dxa"/>
              <w:left w:w="15" w:type="dxa"/>
              <w:bottom w:w="0" w:type="dxa"/>
              <w:right w:w="15" w:type="dxa"/>
            </w:tcMar>
            <w:vAlign w:val="center"/>
            <w:hideMark/>
            <w:tcPrChange w:id="15130" w:author="James Vu" w:date="2024-04-19T00:17:00Z">
              <w:tcPr>
                <w:tcW w:w="3580" w:type="dxa"/>
                <w:gridSpan w:val="2"/>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3B5579FD" w14:textId="77777777" w:rsidR="00E250F6" w:rsidRPr="00167CE0" w:rsidRDefault="00E250F6">
            <w:pPr>
              <w:jc w:val="center"/>
              <w:rPr>
                <w:ins w:id="15131" w:author="James Vu" w:date="2024-04-18T22:14:00Z"/>
                <w:color w:val="000000"/>
                <w:sz w:val="28"/>
                <w:szCs w:val="28"/>
                <w:rPrChange w:id="15132" w:author="James Vu" w:date="2024-04-18T22:33:00Z">
                  <w:rPr>
                    <w:ins w:id="15133" w:author="James Vu" w:date="2024-04-18T22:14:00Z"/>
                    <w:color w:val="000000"/>
                  </w:rPr>
                </w:rPrChange>
              </w:rPr>
              <w:pPrChange w:id="15134" w:author="James Vu" w:date="2024-04-18T22:54:00Z">
                <w:pPr/>
              </w:pPrChange>
            </w:pPr>
            <w:ins w:id="15135" w:author="James Vu" w:date="2024-04-18T22:14:00Z">
              <w:r w:rsidRPr="00167CE0">
                <w:rPr>
                  <w:color w:val="000000"/>
                  <w:sz w:val="28"/>
                  <w:szCs w:val="28"/>
                  <w:rPrChange w:id="15136" w:author="James Vu" w:date="2024-04-18T22:33:00Z">
                    <w:rPr>
                      <w:color w:val="000000"/>
                    </w:rPr>
                  </w:rPrChange>
                </w:rPr>
                <w:t>Chi phí xây lắp</w:t>
              </w:r>
            </w:ins>
          </w:p>
        </w:tc>
        <w:tc>
          <w:tcPr>
            <w:tcW w:w="3360" w:type="dxa"/>
            <w:shd w:val="clear" w:color="auto" w:fill="auto"/>
            <w:tcMar>
              <w:top w:w="15" w:type="dxa"/>
              <w:left w:w="15" w:type="dxa"/>
              <w:bottom w:w="0" w:type="dxa"/>
              <w:right w:w="15" w:type="dxa"/>
            </w:tcMar>
            <w:vAlign w:val="center"/>
            <w:hideMark/>
            <w:tcPrChange w:id="15137" w:author="James Vu" w:date="2024-04-19T00:17:00Z">
              <w:tcPr>
                <w:tcW w:w="2580" w:type="dxa"/>
                <w:gridSpan w:val="2"/>
                <w:tcBorders>
                  <w:top w:val="single" w:sz="4" w:space="0" w:color="auto"/>
                  <w:left w:val="single" w:sz="4" w:space="0" w:color="auto"/>
                  <w:bottom w:val="nil"/>
                  <w:right w:val="single" w:sz="4" w:space="0" w:color="auto"/>
                </w:tcBorders>
                <w:shd w:val="clear" w:color="auto" w:fill="auto"/>
                <w:tcMar>
                  <w:top w:w="15" w:type="dxa"/>
                  <w:left w:w="15" w:type="dxa"/>
                  <w:bottom w:w="0" w:type="dxa"/>
                  <w:right w:w="15" w:type="dxa"/>
                </w:tcMar>
                <w:vAlign w:val="center"/>
                <w:hideMark/>
              </w:tcPr>
            </w:tcPrChange>
          </w:tcPr>
          <w:p w14:paraId="5935A7D0" w14:textId="74F6DC2D" w:rsidR="00E250F6" w:rsidRPr="00167CE0" w:rsidRDefault="00E250F6" w:rsidP="005B1F19">
            <w:pPr>
              <w:jc w:val="center"/>
              <w:rPr>
                <w:ins w:id="15138" w:author="James Vu" w:date="2024-04-18T22:14:00Z"/>
                <w:b/>
                <w:bCs/>
                <w:color w:val="000000"/>
                <w:sz w:val="28"/>
                <w:szCs w:val="28"/>
                <w:rPrChange w:id="15139" w:author="James Vu" w:date="2024-04-18T22:33:00Z">
                  <w:rPr>
                    <w:ins w:id="15140" w:author="James Vu" w:date="2024-04-18T22:14:00Z"/>
                    <w:b/>
                    <w:bCs/>
                    <w:color w:val="000000"/>
                  </w:rPr>
                </w:rPrChange>
              </w:rPr>
            </w:pPr>
            <w:ins w:id="15141" w:author="James Vu" w:date="2024-04-18T22:14:00Z">
              <w:r w:rsidRPr="00167CE0">
                <w:rPr>
                  <w:b/>
                  <w:bCs/>
                  <w:color w:val="000000"/>
                  <w:sz w:val="28"/>
                  <w:szCs w:val="28"/>
                  <w:rPrChange w:id="15142" w:author="James Vu" w:date="2024-04-18T22:33:00Z">
                    <w:rPr>
                      <w:b/>
                      <w:bCs/>
                      <w:color w:val="000000"/>
                    </w:rPr>
                  </w:rPrChange>
                </w:rPr>
                <w:t>-</w:t>
              </w:r>
            </w:ins>
          </w:p>
        </w:tc>
      </w:tr>
      <w:tr w:rsidR="00E250F6" w:rsidRPr="00167CE0" w14:paraId="3E4457CA" w14:textId="77777777" w:rsidTr="003C02FF">
        <w:tblPrEx>
          <w:tblPrExChange w:id="15143" w:author="James Vu" w:date="2024-04-19T00:17:00Z">
            <w:tblPrEx>
              <w:tblW w:w="6780" w:type="dxa"/>
              <w:jc w:val="left"/>
            </w:tblPrEx>
          </w:tblPrExChange>
        </w:tblPrEx>
        <w:trPr>
          <w:trHeight w:val="361"/>
          <w:jc w:val="center"/>
          <w:ins w:id="15144" w:author="James Vu" w:date="2024-04-18T22:14:00Z"/>
          <w:trPrChange w:id="15145" w:author="James Vu" w:date="2024-04-19T00:17:00Z">
            <w:trPr>
              <w:gridAfter w:val="0"/>
              <w:trHeight w:val="340"/>
            </w:trPr>
          </w:trPrChange>
        </w:trPr>
        <w:tc>
          <w:tcPr>
            <w:tcW w:w="807" w:type="dxa"/>
            <w:shd w:val="clear" w:color="auto" w:fill="auto"/>
            <w:tcMar>
              <w:top w:w="15" w:type="dxa"/>
              <w:left w:w="15" w:type="dxa"/>
              <w:bottom w:w="0" w:type="dxa"/>
              <w:right w:w="15" w:type="dxa"/>
            </w:tcMar>
            <w:hideMark/>
            <w:tcPrChange w:id="15146" w:author="James Vu" w:date="2024-04-19T00:17:00Z">
              <w:tcPr>
                <w:tcW w:w="62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tcPrChange>
          </w:tcPr>
          <w:p w14:paraId="477EE055" w14:textId="77777777" w:rsidR="00E250F6" w:rsidRPr="00167CE0" w:rsidRDefault="00E250F6" w:rsidP="005B1F19">
            <w:pPr>
              <w:jc w:val="center"/>
              <w:rPr>
                <w:ins w:id="15147" w:author="James Vu" w:date="2024-04-18T22:14:00Z"/>
                <w:color w:val="000000"/>
                <w:sz w:val="28"/>
                <w:szCs w:val="28"/>
                <w:rPrChange w:id="15148" w:author="James Vu" w:date="2024-04-18T22:33:00Z">
                  <w:rPr>
                    <w:ins w:id="15149" w:author="James Vu" w:date="2024-04-18T22:14:00Z"/>
                    <w:color w:val="000000"/>
                  </w:rPr>
                </w:rPrChange>
              </w:rPr>
            </w:pPr>
            <w:ins w:id="15150" w:author="James Vu" w:date="2024-04-18T22:14:00Z">
              <w:r w:rsidRPr="00167CE0">
                <w:rPr>
                  <w:color w:val="000000"/>
                  <w:sz w:val="28"/>
                  <w:szCs w:val="28"/>
                  <w:rPrChange w:id="15151" w:author="James Vu" w:date="2024-04-18T22:33:00Z">
                    <w:rPr>
                      <w:color w:val="000000"/>
                    </w:rPr>
                  </w:rPrChange>
                </w:rPr>
                <w:t>II</w:t>
              </w:r>
            </w:ins>
          </w:p>
        </w:tc>
        <w:tc>
          <w:tcPr>
            <w:tcW w:w="4662" w:type="dxa"/>
            <w:shd w:val="clear" w:color="auto" w:fill="auto"/>
            <w:tcMar>
              <w:top w:w="15" w:type="dxa"/>
              <w:left w:w="15" w:type="dxa"/>
              <w:bottom w:w="0" w:type="dxa"/>
              <w:right w:w="15" w:type="dxa"/>
            </w:tcMar>
            <w:vAlign w:val="center"/>
            <w:hideMark/>
            <w:tcPrChange w:id="15152" w:author="James Vu" w:date="2024-04-19T00:17:00Z">
              <w:tcPr>
                <w:tcW w:w="3580" w:type="dxa"/>
                <w:gridSpan w:val="2"/>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69710999" w14:textId="77777777" w:rsidR="00E250F6" w:rsidRPr="00167CE0" w:rsidRDefault="00E250F6">
            <w:pPr>
              <w:jc w:val="center"/>
              <w:rPr>
                <w:ins w:id="15153" w:author="James Vu" w:date="2024-04-18T22:14:00Z"/>
                <w:color w:val="000000"/>
                <w:sz w:val="28"/>
                <w:szCs w:val="28"/>
                <w:rPrChange w:id="15154" w:author="James Vu" w:date="2024-04-18T22:33:00Z">
                  <w:rPr>
                    <w:ins w:id="15155" w:author="James Vu" w:date="2024-04-18T22:14:00Z"/>
                    <w:color w:val="000000"/>
                  </w:rPr>
                </w:rPrChange>
              </w:rPr>
              <w:pPrChange w:id="15156" w:author="James Vu" w:date="2024-04-18T22:54:00Z">
                <w:pPr/>
              </w:pPrChange>
            </w:pPr>
            <w:ins w:id="15157" w:author="James Vu" w:date="2024-04-18T22:14:00Z">
              <w:r w:rsidRPr="00167CE0">
                <w:rPr>
                  <w:color w:val="000000"/>
                  <w:sz w:val="28"/>
                  <w:szCs w:val="28"/>
                  <w:rPrChange w:id="15158" w:author="James Vu" w:date="2024-04-18T22:33:00Z">
                    <w:rPr>
                      <w:color w:val="000000"/>
                    </w:rPr>
                  </w:rPrChange>
                </w:rPr>
                <w:t>Chi phí thiết bị</w:t>
              </w:r>
            </w:ins>
          </w:p>
        </w:tc>
        <w:tc>
          <w:tcPr>
            <w:tcW w:w="3360" w:type="dxa"/>
            <w:shd w:val="clear" w:color="auto" w:fill="auto"/>
            <w:tcMar>
              <w:top w:w="15" w:type="dxa"/>
              <w:left w:w="15" w:type="dxa"/>
              <w:bottom w:w="0" w:type="dxa"/>
              <w:right w:w="15" w:type="dxa"/>
            </w:tcMar>
            <w:vAlign w:val="center"/>
            <w:hideMark/>
            <w:tcPrChange w:id="15159" w:author="James Vu" w:date="2024-04-19T00:17:00Z">
              <w:tcPr>
                <w:tcW w:w="2580" w:type="dxa"/>
                <w:gridSpan w:val="2"/>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308A21ED" w14:textId="1A928B75" w:rsidR="00E250F6" w:rsidRPr="00167CE0" w:rsidRDefault="00E250F6">
            <w:pPr>
              <w:jc w:val="center"/>
              <w:rPr>
                <w:ins w:id="15160" w:author="James Vu" w:date="2024-04-18T22:14:00Z"/>
                <w:color w:val="000000"/>
                <w:sz w:val="28"/>
                <w:szCs w:val="28"/>
                <w:rPrChange w:id="15161" w:author="James Vu" w:date="2024-04-18T22:33:00Z">
                  <w:rPr>
                    <w:ins w:id="15162" w:author="James Vu" w:date="2024-04-18T22:14:00Z"/>
                    <w:color w:val="000000"/>
                  </w:rPr>
                </w:rPrChange>
              </w:rPr>
              <w:pPrChange w:id="15163" w:author="James Vu" w:date="2024-04-18T22:55:00Z">
                <w:pPr>
                  <w:jc w:val="right"/>
                </w:pPr>
              </w:pPrChange>
            </w:pPr>
            <w:ins w:id="15164" w:author="James Vu" w:date="2024-04-18T22:14:00Z">
              <w:r w:rsidRPr="00167CE0">
                <w:rPr>
                  <w:color w:val="000000"/>
                  <w:sz w:val="28"/>
                  <w:szCs w:val="28"/>
                  <w:rPrChange w:id="15165" w:author="James Vu" w:date="2024-04-18T22:33:00Z">
                    <w:rPr>
                      <w:color w:val="000000"/>
                    </w:rPr>
                  </w:rPrChange>
                </w:rPr>
                <w:t>22.925.056.000</w:t>
              </w:r>
              <w:r w:rsidRPr="00167CE0">
                <w:rPr>
                  <w:color w:val="000000"/>
                  <w:sz w:val="28"/>
                  <w:szCs w:val="28"/>
                  <w:lang w:val="vi-VN"/>
                  <w:rPrChange w:id="15166" w:author="James Vu" w:date="2024-04-18T22:33:00Z">
                    <w:rPr>
                      <w:color w:val="000000"/>
                      <w:lang w:val="vi-VN"/>
                    </w:rPr>
                  </w:rPrChange>
                </w:rPr>
                <w:t xml:space="preserve"> đồng</w:t>
              </w:r>
            </w:ins>
          </w:p>
        </w:tc>
      </w:tr>
      <w:tr w:rsidR="00E250F6" w:rsidRPr="00167CE0" w14:paraId="3655C723" w14:textId="77777777" w:rsidTr="003C02FF">
        <w:tblPrEx>
          <w:tblPrExChange w:id="15167" w:author="James Vu" w:date="2024-04-19T00:17:00Z">
            <w:tblPrEx>
              <w:tblW w:w="6780" w:type="dxa"/>
              <w:jc w:val="left"/>
            </w:tblPrEx>
          </w:tblPrExChange>
        </w:tblPrEx>
        <w:trPr>
          <w:trHeight w:val="361"/>
          <w:jc w:val="center"/>
          <w:ins w:id="15168" w:author="James Vu" w:date="2024-04-18T22:14:00Z"/>
          <w:trPrChange w:id="15169" w:author="James Vu" w:date="2024-04-19T00:17:00Z">
            <w:trPr>
              <w:gridAfter w:val="0"/>
              <w:trHeight w:val="340"/>
            </w:trPr>
          </w:trPrChange>
        </w:trPr>
        <w:tc>
          <w:tcPr>
            <w:tcW w:w="807" w:type="dxa"/>
            <w:shd w:val="clear" w:color="auto" w:fill="auto"/>
            <w:tcMar>
              <w:top w:w="15" w:type="dxa"/>
              <w:left w:w="15" w:type="dxa"/>
              <w:bottom w:w="0" w:type="dxa"/>
              <w:right w:w="15" w:type="dxa"/>
            </w:tcMar>
            <w:hideMark/>
            <w:tcPrChange w:id="15170" w:author="James Vu" w:date="2024-04-19T00:17:00Z">
              <w:tcPr>
                <w:tcW w:w="62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tcPrChange>
          </w:tcPr>
          <w:p w14:paraId="5EE8C04A" w14:textId="77777777" w:rsidR="00E250F6" w:rsidRPr="00167CE0" w:rsidRDefault="00E250F6" w:rsidP="005B1F19">
            <w:pPr>
              <w:jc w:val="center"/>
              <w:rPr>
                <w:ins w:id="15171" w:author="James Vu" w:date="2024-04-18T22:14:00Z"/>
                <w:color w:val="000000"/>
                <w:sz w:val="28"/>
                <w:szCs w:val="28"/>
                <w:rPrChange w:id="15172" w:author="James Vu" w:date="2024-04-18T22:33:00Z">
                  <w:rPr>
                    <w:ins w:id="15173" w:author="James Vu" w:date="2024-04-18T22:14:00Z"/>
                    <w:color w:val="000000"/>
                  </w:rPr>
                </w:rPrChange>
              </w:rPr>
            </w:pPr>
            <w:ins w:id="15174" w:author="James Vu" w:date="2024-04-18T22:14:00Z">
              <w:r w:rsidRPr="00167CE0">
                <w:rPr>
                  <w:color w:val="000000"/>
                  <w:sz w:val="28"/>
                  <w:szCs w:val="28"/>
                  <w:rPrChange w:id="15175" w:author="James Vu" w:date="2024-04-18T22:33:00Z">
                    <w:rPr>
                      <w:color w:val="000000"/>
                    </w:rPr>
                  </w:rPrChange>
                </w:rPr>
                <w:t>III</w:t>
              </w:r>
            </w:ins>
          </w:p>
        </w:tc>
        <w:tc>
          <w:tcPr>
            <w:tcW w:w="4662" w:type="dxa"/>
            <w:shd w:val="clear" w:color="auto" w:fill="auto"/>
            <w:tcMar>
              <w:top w:w="15" w:type="dxa"/>
              <w:left w:w="15" w:type="dxa"/>
              <w:bottom w:w="0" w:type="dxa"/>
              <w:right w:w="15" w:type="dxa"/>
            </w:tcMar>
            <w:vAlign w:val="center"/>
            <w:hideMark/>
            <w:tcPrChange w:id="15176" w:author="James Vu" w:date="2024-04-19T00:17:00Z">
              <w:tcPr>
                <w:tcW w:w="3580" w:type="dxa"/>
                <w:gridSpan w:val="2"/>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2225C3E8" w14:textId="77777777" w:rsidR="00E250F6" w:rsidRPr="00167CE0" w:rsidRDefault="00E250F6">
            <w:pPr>
              <w:jc w:val="center"/>
              <w:rPr>
                <w:ins w:id="15177" w:author="James Vu" w:date="2024-04-18T22:14:00Z"/>
                <w:color w:val="000000"/>
                <w:sz w:val="28"/>
                <w:szCs w:val="28"/>
                <w:rPrChange w:id="15178" w:author="James Vu" w:date="2024-04-18T22:33:00Z">
                  <w:rPr>
                    <w:ins w:id="15179" w:author="James Vu" w:date="2024-04-18T22:14:00Z"/>
                    <w:color w:val="000000"/>
                  </w:rPr>
                </w:rPrChange>
              </w:rPr>
              <w:pPrChange w:id="15180" w:author="James Vu" w:date="2024-04-18T22:54:00Z">
                <w:pPr/>
              </w:pPrChange>
            </w:pPr>
            <w:ins w:id="15181" w:author="James Vu" w:date="2024-04-18T22:14:00Z">
              <w:r w:rsidRPr="00167CE0">
                <w:rPr>
                  <w:color w:val="000000"/>
                  <w:sz w:val="28"/>
                  <w:szCs w:val="28"/>
                  <w:rPrChange w:id="15182" w:author="James Vu" w:date="2024-04-18T22:33:00Z">
                    <w:rPr>
                      <w:color w:val="000000"/>
                    </w:rPr>
                  </w:rPrChange>
                </w:rPr>
                <w:t>Chi phí quản lý dự án</w:t>
              </w:r>
            </w:ins>
          </w:p>
        </w:tc>
        <w:tc>
          <w:tcPr>
            <w:tcW w:w="3360" w:type="dxa"/>
            <w:shd w:val="clear" w:color="auto" w:fill="auto"/>
            <w:tcMar>
              <w:top w:w="15" w:type="dxa"/>
              <w:left w:w="15" w:type="dxa"/>
              <w:bottom w:w="0" w:type="dxa"/>
              <w:right w:w="15" w:type="dxa"/>
            </w:tcMar>
            <w:hideMark/>
            <w:tcPrChange w:id="15183" w:author="James Vu" w:date="2024-04-19T00:17:00Z">
              <w:tcPr>
                <w:tcW w:w="2580" w:type="dxa"/>
                <w:gridSpan w:val="2"/>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tcPrChange>
          </w:tcPr>
          <w:p w14:paraId="1DD959C6" w14:textId="35759728" w:rsidR="00E250F6" w:rsidRPr="00167CE0" w:rsidRDefault="00E250F6">
            <w:pPr>
              <w:jc w:val="center"/>
              <w:rPr>
                <w:ins w:id="15184" w:author="James Vu" w:date="2024-04-18T22:14:00Z"/>
                <w:color w:val="000000"/>
                <w:sz w:val="28"/>
                <w:szCs w:val="28"/>
                <w:rPrChange w:id="15185" w:author="James Vu" w:date="2024-04-18T22:33:00Z">
                  <w:rPr>
                    <w:ins w:id="15186" w:author="James Vu" w:date="2024-04-18T22:14:00Z"/>
                    <w:color w:val="000000"/>
                  </w:rPr>
                </w:rPrChange>
              </w:rPr>
              <w:pPrChange w:id="15187" w:author="James Vu" w:date="2024-04-18T22:55:00Z">
                <w:pPr>
                  <w:jc w:val="right"/>
                </w:pPr>
              </w:pPrChange>
            </w:pPr>
            <w:ins w:id="15188" w:author="James Vu" w:date="2024-04-18T22:14:00Z">
              <w:r w:rsidRPr="00167CE0">
                <w:rPr>
                  <w:color w:val="000000"/>
                  <w:sz w:val="28"/>
                  <w:szCs w:val="28"/>
                  <w:rPrChange w:id="15189" w:author="James Vu" w:date="2024-04-18T22:33:00Z">
                    <w:rPr>
                      <w:color w:val="000000"/>
                    </w:rPr>
                  </w:rPrChange>
                </w:rPr>
                <w:t>2.744.048.045</w:t>
              </w:r>
              <w:r w:rsidRPr="00167CE0">
                <w:rPr>
                  <w:color w:val="000000"/>
                  <w:sz w:val="28"/>
                  <w:szCs w:val="28"/>
                  <w:lang w:val="vi-VN"/>
                  <w:rPrChange w:id="15190" w:author="James Vu" w:date="2024-04-18T22:33:00Z">
                    <w:rPr>
                      <w:color w:val="000000"/>
                      <w:lang w:val="vi-VN"/>
                    </w:rPr>
                  </w:rPrChange>
                </w:rPr>
                <w:t xml:space="preserve"> đồng</w:t>
              </w:r>
            </w:ins>
          </w:p>
        </w:tc>
      </w:tr>
      <w:tr w:rsidR="00E250F6" w:rsidRPr="00167CE0" w14:paraId="71F4C1DA" w14:textId="77777777" w:rsidTr="003C02FF">
        <w:tblPrEx>
          <w:tblPrExChange w:id="15191" w:author="James Vu" w:date="2024-04-19T00:17:00Z">
            <w:tblPrEx>
              <w:tblW w:w="6780" w:type="dxa"/>
              <w:jc w:val="left"/>
            </w:tblPrEx>
          </w:tblPrExChange>
        </w:tblPrEx>
        <w:trPr>
          <w:trHeight w:val="361"/>
          <w:jc w:val="center"/>
          <w:ins w:id="15192" w:author="James Vu" w:date="2024-04-18T22:14:00Z"/>
          <w:trPrChange w:id="15193" w:author="James Vu" w:date="2024-04-19T00:17:00Z">
            <w:trPr>
              <w:gridAfter w:val="0"/>
              <w:trHeight w:val="340"/>
            </w:trPr>
          </w:trPrChange>
        </w:trPr>
        <w:tc>
          <w:tcPr>
            <w:tcW w:w="807" w:type="dxa"/>
            <w:shd w:val="clear" w:color="auto" w:fill="auto"/>
            <w:tcMar>
              <w:top w:w="15" w:type="dxa"/>
              <w:left w:w="15" w:type="dxa"/>
              <w:bottom w:w="0" w:type="dxa"/>
              <w:right w:w="15" w:type="dxa"/>
            </w:tcMar>
            <w:hideMark/>
            <w:tcPrChange w:id="15194" w:author="James Vu" w:date="2024-04-19T00:17:00Z">
              <w:tcPr>
                <w:tcW w:w="62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tcPrChange>
          </w:tcPr>
          <w:p w14:paraId="13C56B20" w14:textId="77777777" w:rsidR="00E250F6" w:rsidRPr="00167CE0" w:rsidRDefault="00E250F6" w:rsidP="005B1F19">
            <w:pPr>
              <w:jc w:val="center"/>
              <w:rPr>
                <w:ins w:id="15195" w:author="James Vu" w:date="2024-04-18T22:14:00Z"/>
                <w:color w:val="000000"/>
                <w:sz w:val="28"/>
                <w:szCs w:val="28"/>
                <w:rPrChange w:id="15196" w:author="James Vu" w:date="2024-04-18T22:33:00Z">
                  <w:rPr>
                    <w:ins w:id="15197" w:author="James Vu" w:date="2024-04-18T22:14:00Z"/>
                    <w:color w:val="000000"/>
                  </w:rPr>
                </w:rPrChange>
              </w:rPr>
            </w:pPr>
            <w:ins w:id="15198" w:author="James Vu" w:date="2024-04-18T22:14:00Z">
              <w:r w:rsidRPr="00167CE0">
                <w:rPr>
                  <w:color w:val="000000"/>
                  <w:sz w:val="28"/>
                  <w:szCs w:val="28"/>
                  <w:rPrChange w:id="15199" w:author="James Vu" w:date="2024-04-18T22:33:00Z">
                    <w:rPr>
                      <w:color w:val="000000"/>
                    </w:rPr>
                  </w:rPrChange>
                </w:rPr>
                <w:t>IV</w:t>
              </w:r>
            </w:ins>
          </w:p>
        </w:tc>
        <w:tc>
          <w:tcPr>
            <w:tcW w:w="4662" w:type="dxa"/>
            <w:shd w:val="clear" w:color="auto" w:fill="auto"/>
            <w:tcMar>
              <w:top w:w="15" w:type="dxa"/>
              <w:left w:w="15" w:type="dxa"/>
              <w:bottom w:w="0" w:type="dxa"/>
              <w:right w:w="15" w:type="dxa"/>
            </w:tcMar>
            <w:vAlign w:val="center"/>
            <w:hideMark/>
            <w:tcPrChange w:id="15200" w:author="James Vu" w:date="2024-04-19T00:17:00Z">
              <w:tcPr>
                <w:tcW w:w="3580" w:type="dxa"/>
                <w:gridSpan w:val="2"/>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17AB6333" w14:textId="77777777" w:rsidR="00E250F6" w:rsidRPr="00167CE0" w:rsidRDefault="00E250F6">
            <w:pPr>
              <w:jc w:val="center"/>
              <w:rPr>
                <w:ins w:id="15201" w:author="James Vu" w:date="2024-04-18T22:14:00Z"/>
                <w:color w:val="000000"/>
                <w:sz w:val="28"/>
                <w:szCs w:val="28"/>
                <w:rPrChange w:id="15202" w:author="James Vu" w:date="2024-04-18T22:33:00Z">
                  <w:rPr>
                    <w:ins w:id="15203" w:author="James Vu" w:date="2024-04-18T22:14:00Z"/>
                    <w:color w:val="000000"/>
                  </w:rPr>
                </w:rPrChange>
              </w:rPr>
              <w:pPrChange w:id="15204" w:author="James Vu" w:date="2024-04-18T22:54:00Z">
                <w:pPr/>
              </w:pPrChange>
            </w:pPr>
            <w:ins w:id="15205" w:author="James Vu" w:date="2024-04-18T22:14:00Z">
              <w:r w:rsidRPr="00167CE0">
                <w:rPr>
                  <w:color w:val="000000"/>
                  <w:sz w:val="28"/>
                  <w:szCs w:val="28"/>
                  <w:rPrChange w:id="15206" w:author="James Vu" w:date="2024-04-18T22:33:00Z">
                    <w:rPr>
                      <w:color w:val="000000"/>
                    </w:rPr>
                  </w:rPrChange>
                </w:rPr>
                <w:t>Chi phí tư vấn</w:t>
              </w:r>
            </w:ins>
          </w:p>
        </w:tc>
        <w:tc>
          <w:tcPr>
            <w:tcW w:w="3360" w:type="dxa"/>
            <w:shd w:val="clear" w:color="auto" w:fill="auto"/>
            <w:tcMar>
              <w:top w:w="15" w:type="dxa"/>
              <w:left w:w="15" w:type="dxa"/>
              <w:bottom w:w="0" w:type="dxa"/>
              <w:right w:w="15" w:type="dxa"/>
            </w:tcMar>
            <w:hideMark/>
            <w:tcPrChange w:id="15207" w:author="James Vu" w:date="2024-04-19T00:17:00Z">
              <w:tcPr>
                <w:tcW w:w="2580" w:type="dxa"/>
                <w:gridSpan w:val="2"/>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tcPrChange>
          </w:tcPr>
          <w:p w14:paraId="25095453" w14:textId="2F6D90B7" w:rsidR="00E250F6" w:rsidRPr="00167CE0" w:rsidRDefault="00E250F6">
            <w:pPr>
              <w:jc w:val="center"/>
              <w:rPr>
                <w:ins w:id="15208" w:author="James Vu" w:date="2024-04-18T22:14:00Z"/>
                <w:color w:val="000000"/>
                <w:sz w:val="28"/>
                <w:szCs w:val="28"/>
                <w:rPrChange w:id="15209" w:author="James Vu" w:date="2024-04-18T22:33:00Z">
                  <w:rPr>
                    <w:ins w:id="15210" w:author="James Vu" w:date="2024-04-18T22:14:00Z"/>
                    <w:color w:val="000000"/>
                  </w:rPr>
                </w:rPrChange>
              </w:rPr>
              <w:pPrChange w:id="15211" w:author="James Vu" w:date="2024-04-18T22:55:00Z">
                <w:pPr>
                  <w:jc w:val="right"/>
                </w:pPr>
              </w:pPrChange>
            </w:pPr>
            <w:ins w:id="15212" w:author="James Vu" w:date="2024-04-18T22:14:00Z">
              <w:r w:rsidRPr="00167CE0">
                <w:rPr>
                  <w:color w:val="000000"/>
                  <w:sz w:val="28"/>
                  <w:szCs w:val="28"/>
                  <w:rPrChange w:id="15213" w:author="James Vu" w:date="2024-04-18T22:33:00Z">
                    <w:rPr>
                      <w:color w:val="000000"/>
                    </w:rPr>
                  </w:rPrChange>
                </w:rPr>
                <w:t>1.623.637.981</w:t>
              </w:r>
              <w:r w:rsidRPr="00167CE0">
                <w:rPr>
                  <w:color w:val="000000"/>
                  <w:sz w:val="28"/>
                  <w:szCs w:val="28"/>
                  <w:lang w:val="vi-VN"/>
                  <w:rPrChange w:id="15214" w:author="James Vu" w:date="2024-04-18T22:33:00Z">
                    <w:rPr>
                      <w:color w:val="000000"/>
                      <w:lang w:val="vi-VN"/>
                    </w:rPr>
                  </w:rPrChange>
                </w:rPr>
                <w:t xml:space="preserve"> đồng</w:t>
              </w:r>
            </w:ins>
          </w:p>
        </w:tc>
      </w:tr>
      <w:tr w:rsidR="00E250F6" w:rsidRPr="00167CE0" w14:paraId="0509634B" w14:textId="77777777" w:rsidTr="003C02FF">
        <w:tblPrEx>
          <w:tblPrExChange w:id="15215" w:author="James Vu" w:date="2024-04-19T00:17:00Z">
            <w:tblPrEx>
              <w:tblW w:w="6780" w:type="dxa"/>
              <w:jc w:val="left"/>
            </w:tblPrEx>
          </w:tblPrExChange>
        </w:tblPrEx>
        <w:trPr>
          <w:trHeight w:val="361"/>
          <w:jc w:val="center"/>
          <w:ins w:id="15216" w:author="James Vu" w:date="2024-04-18T22:14:00Z"/>
          <w:trPrChange w:id="15217" w:author="James Vu" w:date="2024-04-19T00:17:00Z">
            <w:trPr>
              <w:gridAfter w:val="0"/>
              <w:trHeight w:val="340"/>
            </w:trPr>
          </w:trPrChange>
        </w:trPr>
        <w:tc>
          <w:tcPr>
            <w:tcW w:w="807" w:type="dxa"/>
            <w:shd w:val="clear" w:color="auto" w:fill="auto"/>
            <w:tcMar>
              <w:top w:w="15" w:type="dxa"/>
              <w:left w:w="15" w:type="dxa"/>
              <w:bottom w:w="0" w:type="dxa"/>
              <w:right w:w="15" w:type="dxa"/>
            </w:tcMar>
            <w:hideMark/>
            <w:tcPrChange w:id="15218" w:author="James Vu" w:date="2024-04-19T00:17:00Z">
              <w:tcPr>
                <w:tcW w:w="62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tcPrChange>
          </w:tcPr>
          <w:p w14:paraId="55BDAFE5" w14:textId="77777777" w:rsidR="00E250F6" w:rsidRPr="00167CE0" w:rsidRDefault="00E250F6" w:rsidP="005B1F19">
            <w:pPr>
              <w:jc w:val="center"/>
              <w:rPr>
                <w:ins w:id="15219" w:author="James Vu" w:date="2024-04-18T22:14:00Z"/>
                <w:color w:val="000000"/>
                <w:sz w:val="28"/>
                <w:szCs w:val="28"/>
                <w:rPrChange w:id="15220" w:author="James Vu" w:date="2024-04-18T22:33:00Z">
                  <w:rPr>
                    <w:ins w:id="15221" w:author="James Vu" w:date="2024-04-18T22:14:00Z"/>
                    <w:color w:val="000000"/>
                  </w:rPr>
                </w:rPrChange>
              </w:rPr>
            </w:pPr>
            <w:ins w:id="15222" w:author="James Vu" w:date="2024-04-18T22:14:00Z">
              <w:r w:rsidRPr="00167CE0">
                <w:rPr>
                  <w:color w:val="000000"/>
                  <w:sz w:val="28"/>
                  <w:szCs w:val="28"/>
                  <w:rPrChange w:id="15223" w:author="James Vu" w:date="2024-04-18T22:33:00Z">
                    <w:rPr>
                      <w:color w:val="000000"/>
                    </w:rPr>
                  </w:rPrChange>
                </w:rPr>
                <w:t>V</w:t>
              </w:r>
            </w:ins>
          </w:p>
        </w:tc>
        <w:tc>
          <w:tcPr>
            <w:tcW w:w="4662" w:type="dxa"/>
            <w:shd w:val="clear" w:color="auto" w:fill="auto"/>
            <w:tcMar>
              <w:top w:w="15" w:type="dxa"/>
              <w:left w:w="15" w:type="dxa"/>
              <w:bottom w:w="0" w:type="dxa"/>
              <w:right w:w="15" w:type="dxa"/>
            </w:tcMar>
            <w:vAlign w:val="center"/>
            <w:hideMark/>
            <w:tcPrChange w:id="15224" w:author="James Vu" w:date="2024-04-19T00:17:00Z">
              <w:tcPr>
                <w:tcW w:w="3580" w:type="dxa"/>
                <w:gridSpan w:val="2"/>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6911CD04" w14:textId="77777777" w:rsidR="00E250F6" w:rsidRPr="00167CE0" w:rsidRDefault="00E250F6">
            <w:pPr>
              <w:jc w:val="center"/>
              <w:rPr>
                <w:ins w:id="15225" w:author="James Vu" w:date="2024-04-18T22:14:00Z"/>
                <w:color w:val="000000"/>
                <w:sz w:val="28"/>
                <w:szCs w:val="28"/>
                <w:rPrChange w:id="15226" w:author="James Vu" w:date="2024-04-18T22:33:00Z">
                  <w:rPr>
                    <w:ins w:id="15227" w:author="James Vu" w:date="2024-04-18T22:14:00Z"/>
                    <w:color w:val="000000"/>
                  </w:rPr>
                </w:rPrChange>
              </w:rPr>
              <w:pPrChange w:id="15228" w:author="James Vu" w:date="2024-04-18T22:54:00Z">
                <w:pPr/>
              </w:pPrChange>
            </w:pPr>
            <w:ins w:id="15229" w:author="James Vu" w:date="2024-04-18T22:14:00Z">
              <w:r w:rsidRPr="00167CE0">
                <w:rPr>
                  <w:color w:val="000000"/>
                  <w:sz w:val="28"/>
                  <w:szCs w:val="28"/>
                  <w:rPrChange w:id="15230" w:author="James Vu" w:date="2024-04-18T22:33:00Z">
                    <w:rPr>
                      <w:color w:val="000000"/>
                    </w:rPr>
                  </w:rPrChange>
                </w:rPr>
                <w:t>Chi phí khác</w:t>
              </w:r>
            </w:ins>
          </w:p>
        </w:tc>
        <w:tc>
          <w:tcPr>
            <w:tcW w:w="3360" w:type="dxa"/>
            <w:shd w:val="clear" w:color="auto" w:fill="auto"/>
            <w:tcMar>
              <w:top w:w="15" w:type="dxa"/>
              <w:left w:w="15" w:type="dxa"/>
              <w:bottom w:w="0" w:type="dxa"/>
              <w:right w:w="15" w:type="dxa"/>
            </w:tcMar>
            <w:hideMark/>
            <w:tcPrChange w:id="15231" w:author="James Vu" w:date="2024-04-19T00:17:00Z">
              <w:tcPr>
                <w:tcW w:w="2580" w:type="dxa"/>
                <w:gridSpan w:val="2"/>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tcPrChange>
          </w:tcPr>
          <w:p w14:paraId="6AF2F0B6" w14:textId="00A5F9CC" w:rsidR="00E250F6" w:rsidRPr="00167CE0" w:rsidRDefault="00E250F6">
            <w:pPr>
              <w:jc w:val="center"/>
              <w:rPr>
                <w:ins w:id="15232" w:author="James Vu" w:date="2024-04-18T22:14:00Z"/>
                <w:color w:val="000000"/>
                <w:sz w:val="28"/>
                <w:szCs w:val="28"/>
                <w:rPrChange w:id="15233" w:author="James Vu" w:date="2024-04-18T22:33:00Z">
                  <w:rPr>
                    <w:ins w:id="15234" w:author="James Vu" w:date="2024-04-18T22:14:00Z"/>
                    <w:color w:val="000000"/>
                  </w:rPr>
                </w:rPrChange>
              </w:rPr>
              <w:pPrChange w:id="15235" w:author="James Vu" w:date="2024-04-18T22:55:00Z">
                <w:pPr>
                  <w:jc w:val="right"/>
                </w:pPr>
              </w:pPrChange>
            </w:pPr>
            <w:ins w:id="15236" w:author="James Vu" w:date="2024-04-18T22:14:00Z">
              <w:r w:rsidRPr="00167CE0">
                <w:rPr>
                  <w:color w:val="000000"/>
                  <w:sz w:val="28"/>
                  <w:szCs w:val="28"/>
                  <w:rPrChange w:id="15237" w:author="James Vu" w:date="2024-04-18T22:33:00Z">
                    <w:rPr>
                      <w:color w:val="000000"/>
                    </w:rPr>
                  </w:rPrChange>
                </w:rPr>
                <w:t>1.271.203.283</w:t>
              </w:r>
            </w:ins>
            <w:ins w:id="15238" w:author="James Vu" w:date="2024-04-18T22:15:00Z">
              <w:r w:rsidRPr="00167CE0">
                <w:rPr>
                  <w:color w:val="000000"/>
                  <w:sz w:val="28"/>
                  <w:szCs w:val="28"/>
                  <w:lang w:val="vi-VN"/>
                  <w:rPrChange w:id="15239" w:author="James Vu" w:date="2024-04-18T22:33:00Z">
                    <w:rPr>
                      <w:color w:val="000000"/>
                      <w:lang w:val="vi-VN"/>
                    </w:rPr>
                  </w:rPrChange>
                </w:rPr>
                <w:t xml:space="preserve"> đồng</w:t>
              </w:r>
            </w:ins>
          </w:p>
        </w:tc>
      </w:tr>
      <w:tr w:rsidR="00E250F6" w:rsidRPr="00167CE0" w14:paraId="1E9F8620" w14:textId="77777777" w:rsidTr="003C02FF">
        <w:tblPrEx>
          <w:tblPrExChange w:id="15240" w:author="James Vu" w:date="2024-04-19T00:17:00Z">
            <w:tblPrEx>
              <w:tblW w:w="6780" w:type="dxa"/>
              <w:jc w:val="left"/>
            </w:tblPrEx>
          </w:tblPrExChange>
        </w:tblPrEx>
        <w:trPr>
          <w:trHeight w:val="361"/>
          <w:jc w:val="center"/>
          <w:ins w:id="15241" w:author="James Vu" w:date="2024-04-18T22:14:00Z"/>
          <w:trPrChange w:id="15242" w:author="James Vu" w:date="2024-04-19T00:17:00Z">
            <w:trPr>
              <w:gridAfter w:val="0"/>
              <w:trHeight w:val="340"/>
            </w:trPr>
          </w:trPrChange>
        </w:trPr>
        <w:tc>
          <w:tcPr>
            <w:tcW w:w="807" w:type="dxa"/>
            <w:shd w:val="clear" w:color="auto" w:fill="auto"/>
            <w:tcMar>
              <w:top w:w="15" w:type="dxa"/>
              <w:left w:w="15" w:type="dxa"/>
              <w:bottom w:w="0" w:type="dxa"/>
              <w:right w:w="15" w:type="dxa"/>
            </w:tcMar>
            <w:hideMark/>
            <w:tcPrChange w:id="15243" w:author="James Vu" w:date="2024-04-19T00:17:00Z">
              <w:tcPr>
                <w:tcW w:w="62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tcPrChange>
          </w:tcPr>
          <w:p w14:paraId="5432DA62" w14:textId="77777777" w:rsidR="00E250F6" w:rsidRPr="00167CE0" w:rsidRDefault="00E250F6" w:rsidP="005B1F19">
            <w:pPr>
              <w:jc w:val="center"/>
              <w:rPr>
                <w:ins w:id="15244" w:author="James Vu" w:date="2024-04-18T22:14:00Z"/>
                <w:color w:val="000000"/>
                <w:sz w:val="28"/>
                <w:szCs w:val="28"/>
                <w:rPrChange w:id="15245" w:author="James Vu" w:date="2024-04-18T22:33:00Z">
                  <w:rPr>
                    <w:ins w:id="15246" w:author="James Vu" w:date="2024-04-18T22:14:00Z"/>
                    <w:color w:val="000000"/>
                  </w:rPr>
                </w:rPrChange>
              </w:rPr>
            </w:pPr>
            <w:ins w:id="15247" w:author="James Vu" w:date="2024-04-18T22:14:00Z">
              <w:r w:rsidRPr="00167CE0">
                <w:rPr>
                  <w:color w:val="000000"/>
                  <w:sz w:val="28"/>
                  <w:szCs w:val="28"/>
                  <w:rPrChange w:id="15248" w:author="James Vu" w:date="2024-04-18T22:33:00Z">
                    <w:rPr>
                      <w:color w:val="000000"/>
                    </w:rPr>
                  </w:rPrChange>
                </w:rPr>
                <w:t>VI</w:t>
              </w:r>
            </w:ins>
          </w:p>
        </w:tc>
        <w:tc>
          <w:tcPr>
            <w:tcW w:w="4662" w:type="dxa"/>
            <w:shd w:val="clear" w:color="auto" w:fill="auto"/>
            <w:tcMar>
              <w:top w:w="15" w:type="dxa"/>
              <w:left w:w="15" w:type="dxa"/>
              <w:bottom w:w="0" w:type="dxa"/>
              <w:right w:w="15" w:type="dxa"/>
            </w:tcMar>
            <w:vAlign w:val="center"/>
            <w:hideMark/>
            <w:tcPrChange w:id="15249" w:author="James Vu" w:date="2024-04-19T00:17:00Z">
              <w:tcPr>
                <w:tcW w:w="3580" w:type="dxa"/>
                <w:gridSpan w:val="2"/>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3DF0CCE6" w14:textId="77777777" w:rsidR="00E250F6" w:rsidRPr="00167CE0" w:rsidRDefault="00E250F6">
            <w:pPr>
              <w:jc w:val="center"/>
              <w:rPr>
                <w:ins w:id="15250" w:author="James Vu" w:date="2024-04-18T22:14:00Z"/>
                <w:color w:val="000000"/>
                <w:sz w:val="28"/>
                <w:szCs w:val="28"/>
                <w:rPrChange w:id="15251" w:author="James Vu" w:date="2024-04-18T22:33:00Z">
                  <w:rPr>
                    <w:ins w:id="15252" w:author="James Vu" w:date="2024-04-18T22:14:00Z"/>
                    <w:color w:val="000000"/>
                  </w:rPr>
                </w:rPrChange>
              </w:rPr>
              <w:pPrChange w:id="15253" w:author="James Vu" w:date="2024-04-18T22:54:00Z">
                <w:pPr/>
              </w:pPrChange>
            </w:pPr>
            <w:ins w:id="15254" w:author="James Vu" w:date="2024-04-18T22:14:00Z">
              <w:r w:rsidRPr="00167CE0">
                <w:rPr>
                  <w:color w:val="000000"/>
                  <w:sz w:val="28"/>
                  <w:szCs w:val="28"/>
                  <w:rPrChange w:id="15255" w:author="James Vu" w:date="2024-04-18T22:33:00Z">
                    <w:rPr>
                      <w:color w:val="000000"/>
                    </w:rPr>
                  </w:rPrChange>
                </w:rPr>
                <w:t>Chi phí dự phòng</w:t>
              </w:r>
            </w:ins>
          </w:p>
        </w:tc>
        <w:tc>
          <w:tcPr>
            <w:tcW w:w="3360" w:type="dxa"/>
            <w:shd w:val="clear" w:color="auto" w:fill="auto"/>
            <w:tcMar>
              <w:top w:w="15" w:type="dxa"/>
              <w:left w:w="15" w:type="dxa"/>
              <w:bottom w:w="0" w:type="dxa"/>
              <w:right w:w="15" w:type="dxa"/>
            </w:tcMar>
            <w:hideMark/>
            <w:tcPrChange w:id="15256" w:author="James Vu" w:date="2024-04-19T00:17:00Z">
              <w:tcPr>
                <w:tcW w:w="2580" w:type="dxa"/>
                <w:gridSpan w:val="2"/>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tcPrChange>
          </w:tcPr>
          <w:p w14:paraId="59F17197" w14:textId="3758E883" w:rsidR="00E250F6" w:rsidRPr="00167CE0" w:rsidRDefault="00E250F6">
            <w:pPr>
              <w:jc w:val="center"/>
              <w:rPr>
                <w:ins w:id="15257" w:author="James Vu" w:date="2024-04-18T22:14:00Z"/>
                <w:color w:val="000000"/>
                <w:sz w:val="28"/>
                <w:szCs w:val="28"/>
                <w:rPrChange w:id="15258" w:author="James Vu" w:date="2024-04-18T22:33:00Z">
                  <w:rPr>
                    <w:ins w:id="15259" w:author="James Vu" w:date="2024-04-18T22:14:00Z"/>
                    <w:color w:val="000000"/>
                  </w:rPr>
                </w:rPrChange>
              </w:rPr>
              <w:pPrChange w:id="15260" w:author="James Vu" w:date="2024-04-18T22:55:00Z">
                <w:pPr>
                  <w:jc w:val="right"/>
                </w:pPr>
              </w:pPrChange>
            </w:pPr>
            <w:ins w:id="15261" w:author="James Vu" w:date="2024-04-18T22:14:00Z">
              <w:r w:rsidRPr="00167CE0">
                <w:rPr>
                  <w:color w:val="000000"/>
                  <w:sz w:val="28"/>
                  <w:szCs w:val="28"/>
                  <w:rPrChange w:id="15262" w:author="James Vu" w:date="2024-04-18T22:33:00Z">
                    <w:rPr>
                      <w:color w:val="000000"/>
                    </w:rPr>
                  </w:rPrChange>
                </w:rPr>
                <w:t>1.436.054.691</w:t>
              </w:r>
            </w:ins>
            <w:ins w:id="15263" w:author="James Vu" w:date="2024-04-18T22:15:00Z">
              <w:r w:rsidRPr="00167CE0">
                <w:rPr>
                  <w:color w:val="000000"/>
                  <w:sz w:val="28"/>
                  <w:szCs w:val="28"/>
                  <w:lang w:val="vi-VN"/>
                  <w:rPrChange w:id="15264" w:author="James Vu" w:date="2024-04-18T22:33:00Z">
                    <w:rPr>
                      <w:color w:val="000000"/>
                      <w:lang w:val="vi-VN"/>
                    </w:rPr>
                  </w:rPrChange>
                </w:rPr>
                <w:t xml:space="preserve"> đồng</w:t>
              </w:r>
            </w:ins>
          </w:p>
        </w:tc>
      </w:tr>
      <w:tr w:rsidR="00873A0C" w:rsidRPr="00873A0C" w14:paraId="44390A45" w14:textId="77777777" w:rsidTr="003C02FF">
        <w:trPr>
          <w:trHeight w:val="361"/>
          <w:jc w:val="center"/>
          <w:ins w:id="15265" w:author="James Vu" w:date="2024-04-18T22:14:00Z"/>
          <w:trPrChange w:id="15266" w:author="James Vu" w:date="2024-04-19T00:17:00Z">
            <w:trPr>
              <w:trHeight w:val="361"/>
              <w:jc w:val="center"/>
            </w:trPr>
          </w:trPrChange>
        </w:trPr>
        <w:tc>
          <w:tcPr>
            <w:tcW w:w="807" w:type="dxa"/>
            <w:shd w:val="clear" w:color="auto" w:fill="auto"/>
            <w:tcMar>
              <w:top w:w="15" w:type="dxa"/>
              <w:left w:w="15" w:type="dxa"/>
              <w:bottom w:w="0" w:type="dxa"/>
              <w:right w:w="15" w:type="dxa"/>
            </w:tcMar>
            <w:hideMark/>
            <w:tcPrChange w:id="15267" w:author="James Vu" w:date="2024-04-19T00:17:00Z">
              <w:tcPr>
                <w:tcW w:w="807" w:type="dxa"/>
                <w:gridSpan w:val="2"/>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tcPrChange>
          </w:tcPr>
          <w:p w14:paraId="68E92C0D" w14:textId="68DCBEEE" w:rsidR="00E250F6" w:rsidRPr="00873A0C" w:rsidRDefault="00E250F6">
            <w:pPr>
              <w:jc w:val="both"/>
              <w:rPr>
                <w:ins w:id="15268" w:author="James Vu" w:date="2024-04-18T22:14:00Z"/>
                <w:sz w:val="28"/>
                <w:szCs w:val="28"/>
                <w:rPrChange w:id="15269" w:author="James Vu" w:date="2024-04-18T23:53:00Z">
                  <w:rPr>
                    <w:ins w:id="15270" w:author="James Vu" w:date="2024-04-18T22:14:00Z"/>
                    <w:color w:val="000000"/>
                  </w:rPr>
                </w:rPrChange>
              </w:rPr>
              <w:pPrChange w:id="15271" w:author="James Vu" w:date="2024-04-18T22:33:00Z">
                <w:pPr/>
              </w:pPrChange>
            </w:pPr>
          </w:p>
        </w:tc>
        <w:tc>
          <w:tcPr>
            <w:tcW w:w="4662" w:type="dxa"/>
            <w:shd w:val="clear" w:color="auto" w:fill="auto"/>
            <w:tcMar>
              <w:top w:w="15" w:type="dxa"/>
              <w:left w:w="15" w:type="dxa"/>
              <w:bottom w:w="0" w:type="dxa"/>
              <w:right w:w="15" w:type="dxa"/>
            </w:tcMar>
            <w:vAlign w:val="center"/>
            <w:hideMark/>
            <w:tcPrChange w:id="15272" w:author="James Vu" w:date="2024-04-19T00:17:00Z">
              <w:tcPr>
                <w:tcW w:w="4662" w:type="dxa"/>
                <w:gridSpan w:val="2"/>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tcPrChange>
          </w:tcPr>
          <w:p w14:paraId="544BD1ED" w14:textId="77777777" w:rsidR="00E250F6" w:rsidRPr="00873A0C" w:rsidRDefault="00E250F6">
            <w:pPr>
              <w:jc w:val="center"/>
              <w:rPr>
                <w:ins w:id="15273" w:author="James Vu" w:date="2024-04-18T22:14:00Z"/>
                <w:b/>
                <w:bCs/>
                <w:sz w:val="28"/>
                <w:szCs w:val="28"/>
                <w:rPrChange w:id="15274" w:author="James Vu" w:date="2024-04-18T23:53:00Z">
                  <w:rPr>
                    <w:ins w:id="15275" w:author="James Vu" w:date="2024-04-18T22:14:00Z"/>
                    <w:b/>
                    <w:bCs/>
                    <w:color w:val="000000"/>
                  </w:rPr>
                </w:rPrChange>
              </w:rPr>
              <w:pPrChange w:id="15276" w:author="James Vu" w:date="2024-04-18T22:54:00Z">
                <w:pPr/>
              </w:pPrChange>
            </w:pPr>
            <w:ins w:id="15277" w:author="James Vu" w:date="2024-04-18T22:14:00Z">
              <w:r w:rsidRPr="00873A0C">
                <w:rPr>
                  <w:b/>
                  <w:bCs/>
                  <w:sz w:val="28"/>
                  <w:szCs w:val="28"/>
                  <w:rPrChange w:id="15278" w:author="James Vu" w:date="2024-04-18T23:53:00Z">
                    <w:rPr>
                      <w:b/>
                      <w:bCs/>
                      <w:color w:val="000000"/>
                    </w:rPr>
                  </w:rPrChange>
                </w:rPr>
                <w:t>TỔNG CỘNG</w:t>
              </w:r>
            </w:ins>
          </w:p>
        </w:tc>
        <w:tc>
          <w:tcPr>
            <w:tcW w:w="3360" w:type="dxa"/>
            <w:shd w:val="clear" w:color="auto" w:fill="auto"/>
            <w:tcMar>
              <w:top w:w="15" w:type="dxa"/>
              <w:left w:w="15" w:type="dxa"/>
              <w:bottom w:w="0" w:type="dxa"/>
              <w:right w:w="15" w:type="dxa"/>
            </w:tcMar>
            <w:hideMark/>
            <w:tcPrChange w:id="15279" w:author="James Vu" w:date="2024-04-19T00:17:00Z">
              <w:tcPr>
                <w:tcW w:w="3360" w:type="dxa"/>
                <w:gridSpan w:val="2"/>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tcPrChange>
          </w:tcPr>
          <w:p w14:paraId="7BC15DD1" w14:textId="440362CD" w:rsidR="00E250F6" w:rsidRPr="00873A0C" w:rsidRDefault="00E250F6">
            <w:pPr>
              <w:jc w:val="center"/>
              <w:rPr>
                <w:ins w:id="15280" w:author="James Vu" w:date="2024-04-18T22:14:00Z"/>
                <w:b/>
                <w:bCs/>
                <w:sz w:val="28"/>
                <w:szCs w:val="28"/>
                <w:rPrChange w:id="15281" w:author="James Vu" w:date="2024-04-18T23:53:00Z">
                  <w:rPr>
                    <w:ins w:id="15282" w:author="James Vu" w:date="2024-04-18T22:14:00Z"/>
                    <w:b/>
                    <w:bCs/>
                    <w:color w:val="FF0000"/>
                  </w:rPr>
                </w:rPrChange>
              </w:rPr>
              <w:pPrChange w:id="15283" w:author="James Vu" w:date="2024-04-18T22:55:00Z">
                <w:pPr>
                  <w:jc w:val="right"/>
                </w:pPr>
              </w:pPrChange>
            </w:pPr>
            <w:ins w:id="15284" w:author="James Vu" w:date="2024-04-18T22:14:00Z">
              <w:r w:rsidRPr="00873A0C">
                <w:rPr>
                  <w:b/>
                  <w:bCs/>
                  <w:sz w:val="28"/>
                  <w:szCs w:val="28"/>
                  <w:rPrChange w:id="15285" w:author="James Vu" w:date="2024-04-18T23:53:00Z">
                    <w:rPr>
                      <w:b/>
                      <w:bCs/>
                      <w:color w:val="FF0000"/>
                    </w:rPr>
                  </w:rPrChange>
                </w:rPr>
                <w:t>30.000.000.000</w:t>
              </w:r>
            </w:ins>
            <w:ins w:id="15286" w:author="James Vu" w:date="2024-04-18T22:15:00Z">
              <w:r w:rsidRPr="00873A0C">
                <w:rPr>
                  <w:b/>
                  <w:bCs/>
                  <w:sz w:val="28"/>
                  <w:szCs w:val="28"/>
                  <w:lang w:val="vi-VN"/>
                  <w:rPrChange w:id="15287" w:author="James Vu" w:date="2024-04-18T23:53:00Z">
                    <w:rPr>
                      <w:b/>
                      <w:bCs/>
                      <w:color w:val="FF0000"/>
                      <w:lang w:val="vi-VN"/>
                    </w:rPr>
                  </w:rPrChange>
                </w:rPr>
                <w:t xml:space="preserve"> </w:t>
              </w:r>
              <w:r w:rsidRPr="00873A0C">
                <w:rPr>
                  <w:sz w:val="28"/>
                  <w:szCs w:val="28"/>
                  <w:lang w:val="vi-VN"/>
                  <w:rPrChange w:id="15288" w:author="James Vu" w:date="2024-04-18T23:53:00Z">
                    <w:rPr>
                      <w:color w:val="000000"/>
                      <w:lang w:val="vi-VN"/>
                    </w:rPr>
                  </w:rPrChange>
                </w:rPr>
                <w:t>đồng</w:t>
              </w:r>
            </w:ins>
          </w:p>
        </w:tc>
      </w:tr>
    </w:tbl>
    <w:p w14:paraId="21F44A66" w14:textId="5B4BCFC2" w:rsidR="000E6597" w:rsidRPr="00167CE0" w:rsidDel="00E250F6" w:rsidRDefault="00E250F6">
      <w:pPr>
        <w:widowControl w:val="0"/>
        <w:spacing w:before="120" w:after="120"/>
        <w:ind w:firstLine="709"/>
        <w:jc w:val="both"/>
        <w:rPr>
          <w:del w:id="15289" w:author="James Vu" w:date="2024-04-18T22:14:00Z"/>
          <w:b/>
          <w:iCs/>
          <w:sz w:val="28"/>
          <w:szCs w:val="28"/>
          <w:lang w:bidi="en-US"/>
          <w:rPrChange w:id="15290" w:author="James Vu" w:date="2024-04-18T22:33:00Z">
            <w:rPr>
              <w:del w:id="15291" w:author="James Vu" w:date="2024-04-18T22:14:00Z"/>
              <w:b/>
              <w:iCs/>
              <w:lang w:bidi="en-US"/>
            </w:rPr>
          </w:rPrChange>
        </w:rPr>
        <w:pPrChange w:id="15292" w:author="James Vu" w:date="2024-04-18T22:33:00Z">
          <w:pPr>
            <w:widowControl w:val="0"/>
            <w:spacing w:before="120" w:after="120"/>
            <w:ind w:firstLine="709"/>
          </w:pPr>
        </w:pPrChange>
      </w:pPr>
      <w:ins w:id="15293" w:author="James Vu" w:date="2024-04-18T22:14:00Z">
        <w:r w:rsidRPr="00167CE0" w:rsidDel="00E250F6">
          <w:rPr>
            <w:b/>
            <w:iCs/>
            <w:sz w:val="28"/>
            <w:szCs w:val="28"/>
            <w:lang w:bidi="en-US"/>
            <w:rPrChange w:id="15294" w:author="James Vu" w:date="2024-04-18T22:33:00Z">
              <w:rPr>
                <w:b/>
                <w:iCs/>
                <w:lang w:bidi="en-US"/>
              </w:rPr>
            </w:rPrChange>
          </w:rPr>
          <w:t xml:space="preserve"> </w:t>
        </w:r>
      </w:ins>
      <w:del w:id="15295" w:author="James Vu" w:date="2024-04-18T22:14:00Z">
        <w:r w:rsidR="00C14A88" w:rsidRPr="00167CE0" w:rsidDel="00E250F6">
          <w:rPr>
            <w:b/>
            <w:iCs/>
            <w:sz w:val="28"/>
            <w:szCs w:val="28"/>
            <w:lang w:bidi="en-US"/>
            <w:rPrChange w:id="15296" w:author="James Vu" w:date="2024-04-18T22:33:00Z">
              <w:rPr>
                <w:b/>
                <w:iCs/>
                <w:lang w:bidi="en-US"/>
              </w:rPr>
            </w:rPrChange>
          </w:rPr>
          <w:delText>Chi phí thiết bị</w:delText>
        </w:r>
        <w:r w:rsidR="00C14A88" w:rsidRPr="00167CE0" w:rsidDel="00E250F6">
          <w:rPr>
            <w:b/>
            <w:iCs/>
            <w:sz w:val="28"/>
            <w:szCs w:val="28"/>
            <w:lang w:bidi="en-US"/>
            <w:rPrChange w:id="15297" w:author="James Vu" w:date="2024-04-18T22:33:00Z">
              <w:rPr>
                <w:b/>
                <w:iCs/>
                <w:lang w:bidi="en-US"/>
              </w:rPr>
            </w:rPrChange>
          </w:rPr>
          <w:tab/>
        </w:r>
        <w:r w:rsidR="00C14A88" w:rsidRPr="00167CE0" w:rsidDel="00E250F6">
          <w:rPr>
            <w:b/>
            <w:iCs/>
            <w:sz w:val="28"/>
            <w:szCs w:val="28"/>
            <w:lang w:bidi="en-US"/>
            <w:rPrChange w:id="15298" w:author="James Vu" w:date="2024-04-18T22:33:00Z">
              <w:rPr>
                <w:b/>
                <w:iCs/>
                <w:lang w:bidi="en-US"/>
              </w:rPr>
            </w:rPrChange>
          </w:rPr>
          <w:tab/>
          <w:delText>:</w:delText>
        </w:r>
        <w:r w:rsidR="00BD6975" w:rsidRPr="00167CE0" w:rsidDel="00E250F6">
          <w:rPr>
            <w:b/>
            <w:iCs/>
            <w:sz w:val="28"/>
            <w:szCs w:val="28"/>
            <w:lang w:bidi="en-US"/>
            <w:rPrChange w:id="15299" w:author="James Vu" w:date="2024-04-18T22:33:00Z">
              <w:rPr>
                <w:b/>
                <w:iCs/>
                <w:lang w:bidi="en-US"/>
              </w:rPr>
            </w:rPrChange>
          </w:rPr>
          <w:tab/>
        </w:r>
        <w:r w:rsidR="00AA591D" w:rsidRPr="00167CE0" w:rsidDel="00E250F6">
          <w:rPr>
            <w:b/>
            <w:iCs/>
            <w:sz w:val="28"/>
            <w:szCs w:val="28"/>
            <w:lang w:bidi="en-US"/>
            <w:rPrChange w:id="15300" w:author="James Vu" w:date="2024-04-18T22:33:00Z">
              <w:rPr>
                <w:b/>
                <w:iCs/>
                <w:lang w:bidi="en-US"/>
              </w:rPr>
            </w:rPrChange>
          </w:rPr>
          <w:delText>25.896.805.471</w:delText>
        </w:r>
        <w:r w:rsidR="005C79D3" w:rsidRPr="00167CE0" w:rsidDel="00E250F6">
          <w:rPr>
            <w:b/>
            <w:iCs/>
            <w:sz w:val="28"/>
            <w:szCs w:val="28"/>
            <w:lang w:bidi="en-US"/>
            <w:rPrChange w:id="15301" w:author="James Vu" w:date="2024-04-18T22:33:00Z">
              <w:rPr>
                <w:b/>
                <w:iCs/>
                <w:lang w:bidi="en-US"/>
              </w:rPr>
            </w:rPrChange>
          </w:rPr>
          <w:tab/>
        </w:r>
        <w:r w:rsidR="00C7363C" w:rsidRPr="00167CE0" w:rsidDel="00E250F6">
          <w:rPr>
            <w:b/>
            <w:iCs/>
            <w:sz w:val="28"/>
            <w:szCs w:val="28"/>
            <w:rPrChange w:id="15302" w:author="James Vu" w:date="2024-04-18T22:33:00Z">
              <w:rPr>
                <w:b/>
                <w:iCs/>
              </w:rPr>
            </w:rPrChange>
          </w:rPr>
          <w:delText>đồng</w:delText>
        </w:r>
        <w:r w:rsidR="00C14A88" w:rsidRPr="00167CE0" w:rsidDel="00E250F6">
          <w:rPr>
            <w:b/>
            <w:iCs/>
            <w:sz w:val="28"/>
            <w:szCs w:val="28"/>
            <w:rPrChange w:id="15303" w:author="James Vu" w:date="2024-04-18T22:33:00Z">
              <w:rPr>
                <w:b/>
                <w:iCs/>
              </w:rPr>
            </w:rPrChange>
          </w:rPr>
          <w:delText xml:space="preserve"> </w:delText>
        </w:r>
      </w:del>
    </w:p>
    <w:p w14:paraId="190DE6D3" w14:textId="73D5BB9C" w:rsidR="00C14A88" w:rsidRPr="00167CE0" w:rsidDel="00E250F6" w:rsidRDefault="00C14A88">
      <w:pPr>
        <w:widowControl w:val="0"/>
        <w:spacing w:before="120" w:after="120"/>
        <w:ind w:firstLine="709"/>
        <w:jc w:val="both"/>
        <w:rPr>
          <w:del w:id="15304" w:author="James Vu" w:date="2024-04-18T22:14:00Z"/>
          <w:b/>
          <w:iCs/>
          <w:sz w:val="28"/>
          <w:szCs w:val="28"/>
          <w:rPrChange w:id="15305" w:author="James Vu" w:date="2024-04-18T22:33:00Z">
            <w:rPr>
              <w:del w:id="15306" w:author="James Vu" w:date="2024-04-18T22:14:00Z"/>
              <w:b/>
              <w:iCs/>
            </w:rPr>
          </w:rPrChange>
        </w:rPr>
        <w:pPrChange w:id="15307" w:author="James Vu" w:date="2024-04-18T22:33:00Z">
          <w:pPr>
            <w:widowControl w:val="0"/>
            <w:spacing w:before="120" w:after="120"/>
            <w:ind w:firstLine="709"/>
          </w:pPr>
        </w:pPrChange>
      </w:pPr>
      <w:del w:id="15308" w:author="James Vu" w:date="2024-04-18T22:14:00Z">
        <w:r w:rsidRPr="00167CE0" w:rsidDel="00E250F6">
          <w:rPr>
            <w:b/>
            <w:iCs/>
            <w:sz w:val="28"/>
            <w:szCs w:val="28"/>
            <w:lang w:bidi="en-US"/>
            <w:rPrChange w:id="15309" w:author="James Vu" w:date="2024-04-18T22:33:00Z">
              <w:rPr>
                <w:b/>
                <w:iCs/>
                <w:lang w:bidi="en-US"/>
              </w:rPr>
            </w:rPrChange>
          </w:rPr>
          <w:delText>Chi phí quản lý dự án</w:delText>
        </w:r>
        <w:r w:rsidRPr="00167CE0" w:rsidDel="00E250F6">
          <w:rPr>
            <w:b/>
            <w:iCs/>
            <w:sz w:val="28"/>
            <w:szCs w:val="28"/>
            <w:lang w:bidi="en-US"/>
            <w:rPrChange w:id="15310" w:author="James Vu" w:date="2024-04-18T22:33:00Z">
              <w:rPr>
                <w:b/>
                <w:iCs/>
                <w:lang w:bidi="en-US"/>
              </w:rPr>
            </w:rPrChange>
          </w:rPr>
          <w:tab/>
          <w:delText>:</w:delText>
        </w:r>
        <w:r w:rsidR="00BD6975" w:rsidRPr="00167CE0" w:rsidDel="00E250F6">
          <w:rPr>
            <w:b/>
            <w:iCs/>
            <w:sz w:val="28"/>
            <w:szCs w:val="28"/>
            <w:rPrChange w:id="15311" w:author="James Vu" w:date="2024-04-18T22:33:00Z">
              <w:rPr>
                <w:b/>
                <w:iCs/>
              </w:rPr>
            </w:rPrChange>
          </w:rPr>
          <w:tab/>
        </w:r>
        <w:r w:rsidR="006E109B" w:rsidRPr="00167CE0" w:rsidDel="00E250F6">
          <w:rPr>
            <w:b/>
            <w:iCs/>
            <w:sz w:val="28"/>
            <w:szCs w:val="28"/>
            <w:rPrChange w:id="15312" w:author="James Vu" w:date="2024-04-18T22:33:00Z">
              <w:rPr>
                <w:b/>
                <w:iCs/>
              </w:rPr>
            </w:rPrChange>
          </w:rPr>
          <w:delText xml:space="preserve"> 576.368.993</w:delText>
        </w:r>
        <w:r w:rsidR="005C79D3" w:rsidRPr="00167CE0" w:rsidDel="00E250F6">
          <w:rPr>
            <w:b/>
            <w:iCs/>
            <w:sz w:val="28"/>
            <w:szCs w:val="28"/>
            <w:rPrChange w:id="15313" w:author="James Vu" w:date="2024-04-18T22:33:00Z">
              <w:rPr>
                <w:b/>
                <w:iCs/>
              </w:rPr>
            </w:rPrChange>
          </w:rPr>
          <w:tab/>
        </w:r>
        <w:r w:rsidR="00C7363C" w:rsidRPr="00167CE0" w:rsidDel="00E250F6">
          <w:rPr>
            <w:b/>
            <w:iCs/>
            <w:sz w:val="28"/>
            <w:szCs w:val="28"/>
            <w:rPrChange w:id="15314" w:author="James Vu" w:date="2024-04-18T22:33:00Z">
              <w:rPr>
                <w:b/>
                <w:iCs/>
              </w:rPr>
            </w:rPrChange>
          </w:rPr>
          <w:delText>đồng</w:delText>
        </w:r>
      </w:del>
    </w:p>
    <w:p w14:paraId="7595762A" w14:textId="1AA04DC2" w:rsidR="00C14A88" w:rsidRPr="00167CE0" w:rsidDel="00E250F6" w:rsidRDefault="00C14A88">
      <w:pPr>
        <w:widowControl w:val="0"/>
        <w:spacing w:before="120" w:after="120"/>
        <w:ind w:firstLine="709"/>
        <w:jc w:val="both"/>
        <w:rPr>
          <w:del w:id="15315" w:author="James Vu" w:date="2024-04-18T22:14:00Z"/>
          <w:b/>
          <w:iCs/>
          <w:sz w:val="28"/>
          <w:szCs w:val="28"/>
          <w:rPrChange w:id="15316" w:author="James Vu" w:date="2024-04-18T22:33:00Z">
            <w:rPr>
              <w:del w:id="15317" w:author="James Vu" w:date="2024-04-18T22:14:00Z"/>
              <w:b/>
              <w:iCs/>
            </w:rPr>
          </w:rPrChange>
        </w:rPr>
        <w:pPrChange w:id="15318" w:author="James Vu" w:date="2024-04-18T22:33:00Z">
          <w:pPr>
            <w:widowControl w:val="0"/>
            <w:spacing w:before="120" w:after="120"/>
            <w:ind w:firstLine="709"/>
          </w:pPr>
        </w:pPrChange>
      </w:pPr>
      <w:del w:id="15319" w:author="James Vu" w:date="2024-04-18T22:14:00Z">
        <w:r w:rsidRPr="00167CE0" w:rsidDel="00E250F6">
          <w:rPr>
            <w:b/>
            <w:iCs/>
            <w:sz w:val="28"/>
            <w:szCs w:val="28"/>
            <w:rPrChange w:id="15320" w:author="James Vu" w:date="2024-04-18T22:33:00Z">
              <w:rPr>
                <w:b/>
                <w:iCs/>
              </w:rPr>
            </w:rPrChange>
          </w:rPr>
          <w:delText>Chi phí tư vấn</w:delText>
        </w:r>
        <w:r w:rsidRPr="00167CE0" w:rsidDel="00E250F6">
          <w:rPr>
            <w:b/>
            <w:iCs/>
            <w:sz w:val="28"/>
            <w:szCs w:val="28"/>
            <w:rPrChange w:id="15321" w:author="James Vu" w:date="2024-04-18T22:33:00Z">
              <w:rPr>
                <w:b/>
                <w:iCs/>
              </w:rPr>
            </w:rPrChange>
          </w:rPr>
          <w:tab/>
        </w:r>
        <w:r w:rsidRPr="00167CE0" w:rsidDel="00E250F6">
          <w:rPr>
            <w:b/>
            <w:iCs/>
            <w:sz w:val="28"/>
            <w:szCs w:val="28"/>
            <w:rPrChange w:id="15322" w:author="James Vu" w:date="2024-04-18T22:33:00Z">
              <w:rPr>
                <w:b/>
                <w:iCs/>
              </w:rPr>
            </w:rPrChange>
          </w:rPr>
          <w:tab/>
          <w:delText>:</w:delText>
        </w:r>
        <w:r w:rsidR="00BD6975" w:rsidRPr="00167CE0" w:rsidDel="00E250F6">
          <w:rPr>
            <w:b/>
            <w:iCs/>
            <w:sz w:val="28"/>
            <w:szCs w:val="28"/>
            <w:rPrChange w:id="15323" w:author="James Vu" w:date="2024-04-18T22:33:00Z">
              <w:rPr>
                <w:b/>
                <w:iCs/>
              </w:rPr>
            </w:rPrChange>
          </w:rPr>
          <w:tab/>
        </w:r>
        <w:r w:rsidR="00AA591D" w:rsidRPr="00167CE0" w:rsidDel="00E250F6">
          <w:rPr>
            <w:b/>
            <w:iCs/>
            <w:sz w:val="28"/>
            <w:szCs w:val="28"/>
            <w:rPrChange w:id="15324" w:author="James Vu" w:date="2024-04-18T22:33:00Z">
              <w:rPr>
                <w:b/>
                <w:iCs/>
              </w:rPr>
            </w:rPrChange>
          </w:rPr>
          <w:delText>1.610.517.286</w:delText>
        </w:r>
        <w:r w:rsidR="005C79D3" w:rsidRPr="00167CE0" w:rsidDel="00E250F6">
          <w:rPr>
            <w:b/>
            <w:iCs/>
            <w:sz w:val="28"/>
            <w:szCs w:val="28"/>
            <w:rPrChange w:id="15325" w:author="James Vu" w:date="2024-04-18T22:33:00Z">
              <w:rPr>
                <w:b/>
                <w:iCs/>
              </w:rPr>
            </w:rPrChange>
          </w:rPr>
          <w:tab/>
        </w:r>
        <w:r w:rsidR="00C7363C" w:rsidRPr="00167CE0" w:rsidDel="00E250F6">
          <w:rPr>
            <w:b/>
            <w:iCs/>
            <w:sz w:val="28"/>
            <w:szCs w:val="28"/>
            <w:rPrChange w:id="15326" w:author="James Vu" w:date="2024-04-18T22:33:00Z">
              <w:rPr>
                <w:b/>
                <w:iCs/>
              </w:rPr>
            </w:rPrChange>
          </w:rPr>
          <w:delText>đồng</w:delText>
        </w:r>
      </w:del>
    </w:p>
    <w:p w14:paraId="2350BCEE" w14:textId="2913C630" w:rsidR="004F38AF" w:rsidRPr="00167CE0" w:rsidDel="00E250F6" w:rsidRDefault="004F38AF">
      <w:pPr>
        <w:widowControl w:val="0"/>
        <w:spacing w:before="120" w:after="120"/>
        <w:ind w:firstLine="709"/>
        <w:jc w:val="both"/>
        <w:rPr>
          <w:del w:id="15327" w:author="James Vu" w:date="2024-04-18T22:14:00Z"/>
          <w:b/>
          <w:iCs/>
          <w:sz w:val="28"/>
          <w:szCs w:val="28"/>
          <w:lang w:bidi="en-US"/>
          <w:rPrChange w:id="15328" w:author="James Vu" w:date="2024-04-18T22:33:00Z">
            <w:rPr>
              <w:del w:id="15329" w:author="James Vu" w:date="2024-04-18T22:14:00Z"/>
              <w:b/>
              <w:iCs/>
              <w:lang w:bidi="en-US"/>
            </w:rPr>
          </w:rPrChange>
        </w:rPr>
        <w:pPrChange w:id="15330" w:author="James Vu" w:date="2024-04-18T22:33:00Z">
          <w:pPr>
            <w:widowControl w:val="0"/>
            <w:spacing w:before="120" w:after="120"/>
            <w:ind w:firstLine="709"/>
          </w:pPr>
        </w:pPrChange>
      </w:pPr>
      <w:del w:id="15331" w:author="James Vu" w:date="2024-04-18T22:14:00Z">
        <w:r w:rsidRPr="00167CE0" w:rsidDel="00E250F6">
          <w:rPr>
            <w:b/>
            <w:iCs/>
            <w:sz w:val="28"/>
            <w:szCs w:val="28"/>
            <w:lang w:bidi="en-US"/>
            <w:rPrChange w:id="15332" w:author="James Vu" w:date="2024-04-18T22:33:00Z">
              <w:rPr>
                <w:b/>
                <w:iCs/>
                <w:lang w:bidi="en-US"/>
              </w:rPr>
            </w:rPrChange>
          </w:rPr>
          <w:delText>Chi phí khác</w:delText>
        </w:r>
        <w:r w:rsidRPr="00167CE0" w:rsidDel="00E250F6">
          <w:rPr>
            <w:b/>
            <w:iCs/>
            <w:sz w:val="28"/>
            <w:szCs w:val="28"/>
            <w:lang w:bidi="en-US"/>
            <w:rPrChange w:id="15333" w:author="James Vu" w:date="2024-04-18T22:33:00Z">
              <w:rPr>
                <w:b/>
                <w:iCs/>
                <w:lang w:bidi="en-US"/>
              </w:rPr>
            </w:rPrChange>
          </w:rPr>
          <w:tab/>
        </w:r>
        <w:r w:rsidRPr="00167CE0" w:rsidDel="00E250F6">
          <w:rPr>
            <w:b/>
            <w:iCs/>
            <w:sz w:val="28"/>
            <w:szCs w:val="28"/>
            <w:lang w:bidi="en-US"/>
            <w:rPrChange w:id="15334" w:author="James Vu" w:date="2024-04-18T22:33:00Z">
              <w:rPr>
                <w:b/>
                <w:iCs/>
                <w:lang w:bidi="en-US"/>
              </w:rPr>
            </w:rPrChange>
          </w:rPr>
          <w:tab/>
          <w:delText>:</w:delText>
        </w:r>
        <w:r w:rsidR="00BD6975" w:rsidRPr="00167CE0" w:rsidDel="00E250F6">
          <w:rPr>
            <w:b/>
            <w:iCs/>
            <w:sz w:val="28"/>
            <w:szCs w:val="28"/>
            <w:rPrChange w:id="15335" w:author="James Vu" w:date="2024-04-18T22:33:00Z">
              <w:rPr>
                <w:b/>
                <w:iCs/>
              </w:rPr>
            </w:rPrChange>
          </w:rPr>
          <w:tab/>
        </w:r>
        <w:r w:rsidR="00AA591D" w:rsidRPr="00167CE0" w:rsidDel="00E250F6">
          <w:rPr>
            <w:b/>
            <w:iCs/>
            <w:sz w:val="28"/>
            <w:szCs w:val="28"/>
            <w:rPrChange w:id="15336" w:author="James Vu" w:date="2024-04-18T22:33:00Z">
              <w:rPr>
                <w:b/>
                <w:iCs/>
              </w:rPr>
            </w:rPrChange>
          </w:rPr>
          <w:delText>1.291.585.662</w:delText>
        </w:r>
        <w:r w:rsidR="005C79D3" w:rsidRPr="00167CE0" w:rsidDel="00E250F6">
          <w:rPr>
            <w:b/>
            <w:iCs/>
            <w:sz w:val="28"/>
            <w:szCs w:val="28"/>
            <w:rPrChange w:id="15337" w:author="James Vu" w:date="2024-04-18T22:33:00Z">
              <w:rPr>
                <w:b/>
                <w:iCs/>
              </w:rPr>
            </w:rPrChange>
          </w:rPr>
          <w:tab/>
        </w:r>
        <w:r w:rsidRPr="00167CE0" w:rsidDel="00E250F6">
          <w:rPr>
            <w:b/>
            <w:iCs/>
            <w:sz w:val="28"/>
            <w:szCs w:val="28"/>
            <w:rPrChange w:id="15338" w:author="James Vu" w:date="2024-04-18T22:33:00Z">
              <w:rPr>
                <w:b/>
                <w:iCs/>
              </w:rPr>
            </w:rPrChange>
          </w:rPr>
          <w:delText>đồng</w:delText>
        </w:r>
      </w:del>
    </w:p>
    <w:p w14:paraId="4463DAFA" w14:textId="543F7CB9" w:rsidR="004F38AF" w:rsidRPr="00167CE0" w:rsidDel="00E250F6" w:rsidRDefault="004F38AF">
      <w:pPr>
        <w:widowControl w:val="0"/>
        <w:spacing w:before="120" w:after="120"/>
        <w:ind w:firstLine="709"/>
        <w:jc w:val="both"/>
        <w:rPr>
          <w:del w:id="15339" w:author="James Vu" w:date="2024-04-18T22:14:00Z"/>
          <w:b/>
          <w:iCs/>
          <w:sz w:val="28"/>
          <w:szCs w:val="28"/>
          <w:lang w:bidi="en-US"/>
          <w:rPrChange w:id="15340" w:author="James Vu" w:date="2024-04-18T22:33:00Z">
            <w:rPr>
              <w:del w:id="15341" w:author="James Vu" w:date="2024-04-18T22:14:00Z"/>
              <w:b/>
              <w:iCs/>
              <w:lang w:bidi="en-US"/>
            </w:rPr>
          </w:rPrChange>
        </w:rPr>
        <w:pPrChange w:id="15342" w:author="James Vu" w:date="2024-04-18T22:33:00Z">
          <w:pPr>
            <w:widowControl w:val="0"/>
            <w:spacing w:before="120" w:after="120"/>
            <w:ind w:firstLine="709"/>
          </w:pPr>
        </w:pPrChange>
      </w:pPr>
      <w:del w:id="15343" w:author="James Vu" w:date="2024-04-18T22:14:00Z">
        <w:r w:rsidRPr="00167CE0" w:rsidDel="00E250F6">
          <w:rPr>
            <w:b/>
            <w:iCs/>
            <w:sz w:val="28"/>
            <w:szCs w:val="28"/>
            <w:lang w:bidi="en-US"/>
            <w:rPrChange w:id="15344" w:author="James Vu" w:date="2024-04-18T22:33:00Z">
              <w:rPr>
                <w:b/>
                <w:iCs/>
                <w:lang w:bidi="en-US"/>
              </w:rPr>
            </w:rPrChange>
          </w:rPr>
          <w:delText>Chi phí dự phòng</w:delText>
        </w:r>
        <w:r w:rsidRPr="00167CE0" w:rsidDel="00E250F6">
          <w:rPr>
            <w:b/>
            <w:iCs/>
            <w:sz w:val="28"/>
            <w:szCs w:val="28"/>
            <w:lang w:bidi="en-US"/>
            <w:rPrChange w:id="15345" w:author="James Vu" w:date="2024-04-18T22:33:00Z">
              <w:rPr>
                <w:b/>
                <w:iCs/>
                <w:lang w:bidi="en-US"/>
              </w:rPr>
            </w:rPrChange>
          </w:rPr>
          <w:tab/>
        </w:r>
        <w:r w:rsidRPr="00167CE0" w:rsidDel="00E250F6">
          <w:rPr>
            <w:b/>
            <w:iCs/>
            <w:sz w:val="28"/>
            <w:szCs w:val="28"/>
            <w:lang w:bidi="en-US"/>
            <w:rPrChange w:id="15346" w:author="James Vu" w:date="2024-04-18T22:33:00Z">
              <w:rPr>
                <w:b/>
                <w:iCs/>
                <w:lang w:bidi="en-US"/>
              </w:rPr>
            </w:rPrChange>
          </w:rPr>
          <w:tab/>
          <w:delText>:</w:delText>
        </w:r>
        <w:r w:rsidR="00BD6975" w:rsidRPr="00167CE0" w:rsidDel="00E250F6">
          <w:rPr>
            <w:b/>
            <w:iCs/>
            <w:sz w:val="28"/>
            <w:szCs w:val="28"/>
            <w:rPrChange w:id="15347" w:author="James Vu" w:date="2024-04-18T22:33:00Z">
              <w:rPr>
                <w:b/>
                <w:iCs/>
              </w:rPr>
            </w:rPrChange>
          </w:rPr>
          <w:tab/>
        </w:r>
        <w:r w:rsidR="006E109B" w:rsidRPr="00167CE0" w:rsidDel="00E250F6">
          <w:rPr>
            <w:b/>
            <w:iCs/>
            <w:sz w:val="28"/>
            <w:szCs w:val="28"/>
            <w:rPrChange w:id="15348" w:author="James Vu" w:date="2024-04-18T22:33:00Z">
              <w:rPr>
                <w:b/>
                <w:iCs/>
              </w:rPr>
            </w:rPrChange>
          </w:rPr>
          <w:delText xml:space="preserve"> 624.722.589</w:delText>
        </w:r>
        <w:r w:rsidR="005C79D3" w:rsidRPr="00167CE0" w:rsidDel="00E250F6">
          <w:rPr>
            <w:b/>
            <w:iCs/>
            <w:sz w:val="28"/>
            <w:szCs w:val="28"/>
            <w:rPrChange w:id="15349" w:author="James Vu" w:date="2024-04-18T22:33:00Z">
              <w:rPr>
                <w:b/>
                <w:iCs/>
              </w:rPr>
            </w:rPrChange>
          </w:rPr>
          <w:tab/>
        </w:r>
        <w:r w:rsidRPr="00167CE0" w:rsidDel="00E250F6">
          <w:rPr>
            <w:b/>
            <w:iCs/>
            <w:sz w:val="28"/>
            <w:szCs w:val="28"/>
            <w:rPrChange w:id="15350" w:author="James Vu" w:date="2024-04-18T22:33:00Z">
              <w:rPr>
                <w:b/>
                <w:iCs/>
              </w:rPr>
            </w:rPrChange>
          </w:rPr>
          <w:delText>đồng</w:delText>
        </w:r>
      </w:del>
    </w:p>
    <w:p w14:paraId="64D7A45D" w14:textId="58E41D6F" w:rsidR="003805F5" w:rsidRPr="00167CE0" w:rsidRDefault="003805F5" w:rsidP="00873A0C">
      <w:pPr>
        <w:widowControl w:val="0"/>
        <w:spacing w:before="120" w:after="120"/>
        <w:jc w:val="center"/>
        <w:rPr>
          <w:bCs/>
          <w:i/>
          <w:sz w:val="28"/>
          <w:szCs w:val="28"/>
          <w:lang w:bidi="en-US"/>
          <w:rPrChange w:id="15351" w:author="James Vu" w:date="2024-04-18T22:33:00Z">
            <w:rPr>
              <w:bCs/>
              <w:i/>
              <w:lang w:bidi="en-US"/>
            </w:rPr>
          </w:rPrChange>
        </w:rPr>
      </w:pPr>
      <w:r w:rsidRPr="00167CE0">
        <w:rPr>
          <w:bCs/>
          <w:i/>
          <w:sz w:val="28"/>
          <w:szCs w:val="28"/>
          <w:lang w:bidi="en-US"/>
          <w:rPrChange w:id="15352" w:author="James Vu" w:date="2024-04-18T22:33:00Z">
            <w:rPr>
              <w:bCs/>
              <w:i/>
              <w:lang w:bidi="en-US"/>
            </w:rPr>
          </w:rPrChange>
        </w:rPr>
        <w:t>(Chi tiết</w:t>
      </w:r>
      <w:r w:rsidR="00974F3C" w:rsidRPr="00167CE0">
        <w:rPr>
          <w:bCs/>
          <w:i/>
          <w:sz w:val="28"/>
          <w:szCs w:val="28"/>
          <w:lang w:bidi="en-US"/>
          <w:rPrChange w:id="15353" w:author="James Vu" w:date="2024-04-18T22:33:00Z">
            <w:rPr>
              <w:bCs/>
              <w:i/>
              <w:lang w:bidi="en-US"/>
            </w:rPr>
          </w:rPrChange>
        </w:rPr>
        <w:t xml:space="preserve"> tại</w:t>
      </w:r>
      <w:r w:rsidRPr="00167CE0">
        <w:rPr>
          <w:bCs/>
          <w:i/>
          <w:sz w:val="28"/>
          <w:szCs w:val="28"/>
          <w:lang w:bidi="en-US"/>
          <w:rPrChange w:id="15354" w:author="James Vu" w:date="2024-04-18T22:33:00Z">
            <w:rPr>
              <w:bCs/>
              <w:i/>
              <w:lang w:bidi="en-US"/>
            </w:rPr>
          </w:rPrChange>
        </w:rPr>
        <w:t xml:space="preserve"> phụ lục </w:t>
      </w:r>
      <w:r w:rsidR="00627397" w:rsidRPr="00167CE0">
        <w:rPr>
          <w:bCs/>
          <w:i/>
          <w:sz w:val="28"/>
          <w:szCs w:val="28"/>
          <w:lang w:bidi="en-US"/>
          <w:rPrChange w:id="15355" w:author="James Vu" w:date="2024-04-18T22:33:00Z">
            <w:rPr>
              <w:bCs/>
              <w:i/>
              <w:lang w:bidi="en-US"/>
            </w:rPr>
          </w:rPrChange>
        </w:rPr>
        <w:t xml:space="preserve">I </w:t>
      </w:r>
      <w:r w:rsidRPr="00167CE0">
        <w:rPr>
          <w:bCs/>
          <w:i/>
          <w:sz w:val="28"/>
          <w:szCs w:val="28"/>
          <w:lang w:bidi="en-US"/>
          <w:rPrChange w:id="15356" w:author="James Vu" w:date="2024-04-18T22:33:00Z">
            <w:rPr>
              <w:bCs/>
              <w:i/>
              <w:lang w:bidi="en-US"/>
            </w:rPr>
          </w:rPrChange>
        </w:rPr>
        <w:t>đính kèm)</w:t>
      </w:r>
    </w:p>
    <w:p w14:paraId="78B4BEFE" w14:textId="3D7AE2B2" w:rsidR="00677FA1" w:rsidRPr="00167CE0" w:rsidRDefault="008A51F6">
      <w:pPr>
        <w:pStyle w:val="NormalWeb"/>
        <w:widowControl w:val="0"/>
        <w:shd w:val="clear" w:color="auto" w:fill="FFFFFF"/>
        <w:spacing w:before="120" w:beforeAutospacing="0" w:after="120" w:afterAutospacing="0"/>
        <w:ind w:firstLine="709"/>
        <w:jc w:val="both"/>
        <w:rPr>
          <w:b/>
          <w:bCs/>
          <w:i/>
          <w:iCs/>
          <w:sz w:val="28"/>
          <w:szCs w:val="28"/>
        </w:rPr>
        <w:pPrChange w:id="15357" w:author="James Vu" w:date="2024-04-18T22:33:00Z">
          <w:pPr>
            <w:pStyle w:val="NormalWeb"/>
            <w:widowControl w:val="0"/>
            <w:shd w:val="clear" w:color="auto" w:fill="FFFFFF"/>
            <w:spacing w:before="120" w:beforeAutospacing="0" w:after="120" w:afterAutospacing="0"/>
            <w:ind w:firstLine="709"/>
          </w:pPr>
        </w:pPrChange>
      </w:pPr>
      <w:r w:rsidRPr="00167CE0">
        <w:rPr>
          <w:b/>
          <w:bCs/>
          <w:i/>
          <w:iCs/>
          <w:sz w:val="28"/>
          <w:szCs w:val="28"/>
        </w:rPr>
        <w:t>3.3</w:t>
      </w:r>
      <w:r w:rsidR="008C4265" w:rsidRPr="00167CE0">
        <w:rPr>
          <w:b/>
          <w:bCs/>
          <w:i/>
          <w:iCs/>
          <w:sz w:val="28"/>
          <w:szCs w:val="28"/>
        </w:rPr>
        <w:t>. Nguồn vốn: Vốn đầu tư công trung hạn từ nguồn ngân sách tỉnh giai đoạn 2021</w:t>
      </w:r>
      <w:r w:rsidR="00515DE8" w:rsidRPr="00167CE0">
        <w:rPr>
          <w:b/>
          <w:bCs/>
          <w:i/>
          <w:iCs/>
          <w:sz w:val="28"/>
          <w:szCs w:val="28"/>
        </w:rPr>
        <w:t xml:space="preserve"> </w:t>
      </w:r>
      <w:r w:rsidR="008C4265" w:rsidRPr="00167CE0">
        <w:rPr>
          <w:b/>
          <w:bCs/>
          <w:i/>
          <w:iCs/>
          <w:sz w:val="28"/>
          <w:szCs w:val="28"/>
        </w:rPr>
        <w:t>-</w:t>
      </w:r>
      <w:r w:rsidR="00515DE8" w:rsidRPr="00167CE0">
        <w:rPr>
          <w:b/>
          <w:bCs/>
          <w:i/>
          <w:iCs/>
          <w:sz w:val="28"/>
          <w:szCs w:val="28"/>
        </w:rPr>
        <w:t xml:space="preserve"> </w:t>
      </w:r>
      <w:r w:rsidR="008C4265" w:rsidRPr="00167CE0">
        <w:rPr>
          <w:b/>
          <w:bCs/>
          <w:i/>
          <w:iCs/>
          <w:sz w:val="28"/>
          <w:szCs w:val="28"/>
        </w:rPr>
        <w:t>2025</w:t>
      </w:r>
      <w:r w:rsidR="00303BBE" w:rsidRPr="00167CE0">
        <w:rPr>
          <w:b/>
          <w:bCs/>
          <w:i/>
          <w:iCs/>
          <w:sz w:val="28"/>
          <w:szCs w:val="28"/>
        </w:rPr>
        <w:t xml:space="preserve"> và giai đoạn 2026</w:t>
      </w:r>
      <w:r w:rsidR="00515DE8" w:rsidRPr="00167CE0">
        <w:rPr>
          <w:b/>
          <w:bCs/>
          <w:i/>
          <w:iCs/>
          <w:sz w:val="28"/>
          <w:szCs w:val="28"/>
        </w:rPr>
        <w:t xml:space="preserve"> </w:t>
      </w:r>
      <w:r w:rsidR="00303BBE" w:rsidRPr="00167CE0">
        <w:rPr>
          <w:b/>
          <w:bCs/>
          <w:i/>
          <w:iCs/>
          <w:sz w:val="28"/>
          <w:szCs w:val="28"/>
        </w:rPr>
        <w:t>-</w:t>
      </w:r>
      <w:r w:rsidR="00515DE8" w:rsidRPr="00167CE0">
        <w:rPr>
          <w:b/>
          <w:bCs/>
          <w:i/>
          <w:iCs/>
          <w:sz w:val="28"/>
          <w:szCs w:val="28"/>
        </w:rPr>
        <w:t xml:space="preserve"> </w:t>
      </w:r>
      <w:r w:rsidR="00303BBE" w:rsidRPr="00167CE0">
        <w:rPr>
          <w:b/>
          <w:bCs/>
          <w:i/>
          <w:iCs/>
          <w:sz w:val="28"/>
          <w:szCs w:val="28"/>
        </w:rPr>
        <w:t>2030</w:t>
      </w:r>
    </w:p>
    <w:p w14:paraId="2E681FF9" w14:textId="44A7A8BF" w:rsidR="00811547" w:rsidRPr="00167CE0" w:rsidRDefault="008A51F6">
      <w:pPr>
        <w:pStyle w:val="NormalWeb"/>
        <w:widowControl w:val="0"/>
        <w:shd w:val="clear" w:color="auto" w:fill="FFFFFF"/>
        <w:spacing w:before="120" w:beforeAutospacing="0" w:after="120" w:afterAutospacing="0"/>
        <w:ind w:firstLine="709"/>
        <w:jc w:val="both"/>
        <w:rPr>
          <w:b/>
          <w:bCs/>
          <w:i/>
          <w:iCs/>
          <w:sz w:val="28"/>
          <w:szCs w:val="28"/>
        </w:rPr>
        <w:pPrChange w:id="15358" w:author="James Vu" w:date="2024-04-18T22:33:00Z">
          <w:pPr>
            <w:pStyle w:val="NormalWeb"/>
            <w:widowControl w:val="0"/>
            <w:shd w:val="clear" w:color="auto" w:fill="FFFFFF"/>
            <w:spacing w:before="120" w:beforeAutospacing="0" w:after="120" w:afterAutospacing="0"/>
            <w:ind w:firstLine="709"/>
          </w:pPr>
        </w:pPrChange>
      </w:pPr>
      <w:r w:rsidRPr="00167CE0">
        <w:rPr>
          <w:b/>
          <w:bCs/>
          <w:i/>
          <w:iCs/>
          <w:sz w:val="28"/>
          <w:szCs w:val="28"/>
        </w:rPr>
        <w:t>3.4</w:t>
      </w:r>
      <w:r w:rsidR="00811547" w:rsidRPr="00167CE0">
        <w:rPr>
          <w:b/>
          <w:bCs/>
          <w:i/>
          <w:iCs/>
          <w:sz w:val="28"/>
          <w:szCs w:val="28"/>
        </w:rPr>
        <w:t xml:space="preserve">. Dự kiến chi phí vận hành </w:t>
      </w:r>
      <w:r w:rsidR="004059EA" w:rsidRPr="00167CE0">
        <w:rPr>
          <w:b/>
          <w:bCs/>
          <w:i/>
          <w:iCs/>
          <w:sz w:val="28"/>
          <w:szCs w:val="28"/>
        </w:rPr>
        <w:t>d</w:t>
      </w:r>
      <w:r w:rsidR="00811547" w:rsidRPr="00167CE0">
        <w:rPr>
          <w:b/>
          <w:bCs/>
          <w:i/>
          <w:iCs/>
          <w:sz w:val="28"/>
          <w:szCs w:val="28"/>
        </w:rPr>
        <w:t xml:space="preserve">ự án sau khi </w:t>
      </w:r>
      <w:r w:rsidR="00A26C60" w:rsidRPr="00167CE0">
        <w:rPr>
          <w:b/>
          <w:bCs/>
          <w:i/>
          <w:iCs/>
          <w:sz w:val="28"/>
          <w:szCs w:val="28"/>
        </w:rPr>
        <w:t>hoàn</w:t>
      </w:r>
      <w:r w:rsidR="00811547" w:rsidRPr="00167CE0">
        <w:rPr>
          <w:b/>
          <w:bCs/>
          <w:i/>
          <w:iCs/>
          <w:sz w:val="28"/>
          <w:szCs w:val="28"/>
        </w:rPr>
        <w:t xml:space="preserve"> thành</w:t>
      </w:r>
    </w:p>
    <w:p w14:paraId="023D1B0C" w14:textId="6A123C07" w:rsidR="003805F5" w:rsidRPr="00167CE0" w:rsidRDefault="003805F5">
      <w:pPr>
        <w:widowControl w:val="0"/>
        <w:spacing w:before="120" w:after="120"/>
        <w:jc w:val="both"/>
        <w:rPr>
          <w:bCs/>
          <w:iCs/>
          <w:sz w:val="28"/>
          <w:szCs w:val="28"/>
          <w:lang w:bidi="en-US"/>
          <w:rPrChange w:id="15359" w:author="James Vu" w:date="2024-04-18T22:33:00Z">
            <w:rPr>
              <w:bCs/>
              <w:iCs/>
              <w:lang w:bidi="en-US"/>
            </w:rPr>
          </w:rPrChange>
        </w:rPr>
        <w:pPrChange w:id="15360" w:author="James Vu" w:date="2024-04-18T22:33:00Z">
          <w:pPr>
            <w:widowControl w:val="0"/>
            <w:spacing w:before="120" w:after="120"/>
          </w:pPr>
        </w:pPrChange>
      </w:pPr>
      <w:r w:rsidRPr="00167CE0">
        <w:rPr>
          <w:bCs/>
          <w:iCs/>
          <w:sz w:val="28"/>
          <w:szCs w:val="28"/>
          <w:lang w:bidi="en-US"/>
          <w:rPrChange w:id="15361" w:author="James Vu" w:date="2024-04-18T22:33:00Z">
            <w:rPr>
              <w:bCs/>
              <w:iCs/>
              <w:lang w:bidi="en-US"/>
            </w:rPr>
          </w:rPrChange>
        </w:rPr>
        <w:lastRenderedPageBreak/>
        <w:tab/>
      </w:r>
      <w:r w:rsidR="00E30426" w:rsidRPr="00167CE0">
        <w:rPr>
          <w:bCs/>
          <w:iCs/>
          <w:sz w:val="28"/>
          <w:szCs w:val="28"/>
          <w:lang w:bidi="en-US"/>
          <w:rPrChange w:id="15362" w:author="James Vu" w:date="2024-04-18T22:33:00Z">
            <w:rPr>
              <w:bCs/>
              <w:iCs/>
              <w:lang w:bidi="en-US"/>
            </w:rPr>
          </w:rPrChange>
        </w:rPr>
        <w:t>Dự kiến c</w:t>
      </w:r>
      <w:r w:rsidRPr="00167CE0">
        <w:rPr>
          <w:bCs/>
          <w:iCs/>
          <w:sz w:val="28"/>
          <w:szCs w:val="28"/>
          <w:lang w:bidi="en-US"/>
          <w:rPrChange w:id="15363" w:author="James Vu" w:date="2024-04-18T22:33:00Z">
            <w:rPr>
              <w:bCs/>
              <w:iCs/>
              <w:lang w:bidi="en-US"/>
            </w:rPr>
          </w:rPrChange>
        </w:rPr>
        <w:t xml:space="preserve">hi phí vận hành sản phẩm dự án sau đầu tư khoảng </w:t>
      </w:r>
      <w:ins w:id="15364" w:author="James Vu" w:date="2024-04-18T22:16:00Z">
        <w:r w:rsidR="007D449D" w:rsidRPr="00167CE0">
          <w:rPr>
            <w:bCs/>
            <w:iCs/>
            <w:sz w:val="28"/>
            <w:szCs w:val="28"/>
            <w:lang w:bidi="en-US"/>
            <w:rPrChange w:id="15365" w:author="James Vu" w:date="2024-04-18T22:33:00Z">
              <w:rPr>
                <w:bCs/>
                <w:iCs/>
                <w:lang w:bidi="en-US"/>
              </w:rPr>
            </w:rPrChange>
          </w:rPr>
          <w:t>2.47</w:t>
        </w:r>
        <w:r w:rsidR="007D449D" w:rsidRPr="00167CE0">
          <w:rPr>
            <w:bCs/>
            <w:iCs/>
            <w:sz w:val="28"/>
            <w:szCs w:val="28"/>
            <w:lang w:val="vi-VN" w:bidi="en-US"/>
            <w:rPrChange w:id="15366" w:author="James Vu" w:date="2024-04-18T22:33:00Z">
              <w:rPr>
                <w:bCs/>
                <w:iCs/>
                <w:lang w:val="vi-VN" w:bidi="en-US"/>
              </w:rPr>
            </w:rPrChange>
          </w:rPr>
          <w:t>9</w:t>
        </w:r>
      </w:ins>
      <w:del w:id="15367" w:author="James Vu" w:date="2024-04-18T22:16:00Z">
        <w:r w:rsidR="00550F56" w:rsidRPr="00167CE0" w:rsidDel="007D449D">
          <w:rPr>
            <w:bCs/>
            <w:iCs/>
            <w:sz w:val="28"/>
            <w:szCs w:val="28"/>
            <w:lang w:bidi="en-US"/>
            <w:rPrChange w:id="15368" w:author="James Vu" w:date="2024-04-18T22:33:00Z">
              <w:rPr>
                <w:bCs/>
                <w:iCs/>
                <w:lang w:bidi="en-US"/>
              </w:rPr>
            </w:rPrChange>
          </w:rPr>
          <w:delText>860</w:delText>
        </w:r>
      </w:del>
      <w:r w:rsidRPr="00167CE0">
        <w:rPr>
          <w:bCs/>
          <w:iCs/>
          <w:sz w:val="28"/>
          <w:szCs w:val="28"/>
          <w:lang w:bidi="en-US"/>
          <w:rPrChange w:id="15369" w:author="James Vu" w:date="2024-04-18T22:33:00Z">
            <w:rPr>
              <w:bCs/>
              <w:iCs/>
              <w:lang w:bidi="en-US"/>
            </w:rPr>
          </w:rPrChange>
        </w:rPr>
        <w:t xml:space="preserve"> triệu đồng/năm, bao gồm:</w:t>
      </w:r>
    </w:p>
    <w:p w14:paraId="07754433" w14:textId="69A78AF1" w:rsidR="003805F5" w:rsidRPr="001720F8" w:rsidRDefault="003805F5">
      <w:pPr>
        <w:widowControl w:val="0"/>
        <w:spacing w:before="120" w:after="120"/>
        <w:ind w:firstLine="709"/>
        <w:jc w:val="both"/>
        <w:rPr>
          <w:bCs/>
          <w:iCs/>
          <w:sz w:val="28"/>
          <w:szCs w:val="28"/>
          <w:lang w:val="vi-VN" w:bidi="en-US"/>
          <w:rPrChange w:id="15370" w:author="James Vu" w:date="2024-04-18T23:25:00Z">
            <w:rPr>
              <w:bCs/>
              <w:iCs/>
              <w:lang w:bidi="en-US"/>
            </w:rPr>
          </w:rPrChange>
        </w:rPr>
        <w:pPrChange w:id="15371" w:author="James Vu" w:date="2024-04-18T22:33:00Z">
          <w:pPr>
            <w:widowControl w:val="0"/>
            <w:spacing w:before="120" w:after="120"/>
            <w:ind w:firstLine="709"/>
          </w:pPr>
        </w:pPrChange>
      </w:pPr>
      <w:r w:rsidRPr="00167CE0">
        <w:rPr>
          <w:bCs/>
          <w:iCs/>
          <w:sz w:val="28"/>
          <w:szCs w:val="28"/>
          <w:lang w:bidi="en-US"/>
          <w:rPrChange w:id="15372" w:author="James Vu" w:date="2024-04-18T22:33:00Z">
            <w:rPr>
              <w:bCs/>
              <w:iCs/>
              <w:lang w:bidi="en-US"/>
            </w:rPr>
          </w:rPrChange>
        </w:rPr>
        <w:t xml:space="preserve">- Chi phí </w:t>
      </w:r>
      <w:del w:id="15373" w:author="James Vu" w:date="2024-04-18T23:25:00Z">
        <w:r w:rsidRPr="00167CE0" w:rsidDel="001720F8">
          <w:rPr>
            <w:bCs/>
            <w:iCs/>
            <w:sz w:val="28"/>
            <w:szCs w:val="28"/>
            <w:lang w:bidi="en-US"/>
            <w:rPrChange w:id="15374" w:author="James Vu" w:date="2024-04-18T22:33:00Z">
              <w:rPr>
                <w:bCs/>
                <w:iCs/>
                <w:lang w:bidi="en-US"/>
              </w:rPr>
            </w:rPrChange>
          </w:rPr>
          <w:delText>hiệu chỉnh, bổ sung hệ thống theo yêu cầu người sử dụng sau giai đoạn bảo hành.</w:delText>
        </w:r>
      </w:del>
      <w:ins w:id="15375" w:author="James Vu" w:date="2024-04-18T23:25:00Z">
        <w:r w:rsidR="001720F8">
          <w:rPr>
            <w:bCs/>
            <w:iCs/>
            <w:sz w:val="28"/>
            <w:szCs w:val="28"/>
            <w:lang w:bidi="en-US"/>
          </w:rPr>
          <w:t>duy</w:t>
        </w:r>
        <w:r w:rsidR="001720F8">
          <w:rPr>
            <w:bCs/>
            <w:iCs/>
            <w:sz w:val="28"/>
            <w:szCs w:val="28"/>
            <w:lang w:val="vi-VN" w:bidi="en-US"/>
          </w:rPr>
          <w:t xml:space="preserve"> trì triển khai hạ tầng và dịch vụ CNTT của hệ thống,</w:t>
        </w:r>
      </w:ins>
      <w:ins w:id="15376" w:author="James Vu" w:date="2024-04-19T00:06:00Z">
        <w:r w:rsidR="00F73D1E">
          <w:rPr>
            <w:bCs/>
            <w:iCs/>
            <w:sz w:val="28"/>
            <w:szCs w:val="28"/>
            <w:lang w:val="vi-VN" w:bidi="en-US"/>
          </w:rPr>
          <w:t xml:space="preserve"> vận hành hệ thống,</w:t>
        </w:r>
      </w:ins>
      <w:ins w:id="15377" w:author="James Vu" w:date="2024-04-18T23:25:00Z">
        <w:r w:rsidR="001720F8">
          <w:rPr>
            <w:bCs/>
            <w:iCs/>
            <w:sz w:val="28"/>
            <w:szCs w:val="28"/>
            <w:lang w:val="vi-VN" w:bidi="en-US"/>
          </w:rPr>
          <w:t xml:space="preserve"> đảm bảo hệ thống hoạt động ổ</w:t>
        </w:r>
      </w:ins>
      <w:ins w:id="15378" w:author="James Vu" w:date="2024-04-18T23:26:00Z">
        <w:r w:rsidR="001720F8">
          <w:rPr>
            <w:bCs/>
            <w:iCs/>
            <w:sz w:val="28"/>
            <w:szCs w:val="28"/>
            <w:lang w:val="vi-VN" w:bidi="en-US"/>
          </w:rPr>
          <w:t>n định và an toàn thông tin</w:t>
        </w:r>
      </w:ins>
    </w:p>
    <w:p w14:paraId="5D9D4C44" w14:textId="1149EDC7" w:rsidR="003805F5" w:rsidRPr="00167CE0" w:rsidRDefault="003805F5">
      <w:pPr>
        <w:widowControl w:val="0"/>
        <w:spacing w:before="120" w:after="120"/>
        <w:ind w:firstLine="709"/>
        <w:jc w:val="both"/>
        <w:rPr>
          <w:bCs/>
          <w:iCs/>
          <w:sz w:val="28"/>
          <w:szCs w:val="28"/>
          <w:lang w:bidi="en-US"/>
          <w:rPrChange w:id="15379" w:author="James Vu" w:date="2024-04-18T22:33:00Z">
            <w:rPr>
              <w:bCs/>
              <w:iCs/>
              <w:lang w:bidi="en-US"/>
            </w:rPr>
          </w:rPrChange>
        </w:rPr>
        <w:pPrChange w:id="15380" w:author="James Vu" w:date="2024-04-18T22:33:00Z">
          <w:pPr>
            <w:widowControl w:val="0"/>
            <w:spacing w:before="120" w:after="120"/>
            <w:ind w:firstLine="709"/>
          </w:pPr>
        </w:pPrChange>
      </w:pPr>
      <w:r w:rsidRPr="00167CE0">
        <w:rPr>
          <w:bCs/>
          <w:iCs/>
          <w:sz w:val="28"/>
          <w:szCs w:val="28"/>
          <w:lang w:bidi="en-US"/>
          <w:rPrChange w:id="15381" w:author="James Vu" w:date="2024-04-18T22:33:00Z">
            <w:rPr>
              <w:bCs/>
              <w:iCs/>
              <w:lang w:bidi="en-US"/>
            </w:rPr>
          </w:rPrChange>
        </w:rPr>
        <w:t>- Chi phí vận hành, bảo trì, bảo dưỡng.</w:t>
      </w:r>
    </w:p>
    <w:p w14:paraId="5C33951A" w14:textId="3CCBC3F2" w:rsidR="003805F5" w:rsidRPr="00167CE0" w:rsidRDefault="003805F5">
      <w:pPr>
        <w:widowControl w:val="0"/>
        <w:spacing w:before="120" w:after="120"/>
        <w:ind w:firstLine="709"/>
        <w:jc w:val="both"/>
        <w:rPr>
          <w:iCs/>
          <w:sz w:val="28"/>
          <w:szCs w:val="28"/>
          <w:rPrChange w:id="15382" w:author="James Vu" w:date="2024-04-18T22:33:00Z">
            <w:rPr>
              <w:iCs/>
            </w:rPr>
          </w:rPrChange>
        </w:rPr>
        <w:pPrChange w:id="15383" w:author="James Vu" w:date="2024-04-18T22:33:00Z">
          <w:pPr>
            <w:widowControl w:val="0"/>
            <w:spacing w:before="120" w:after="120"/>
            <w:ind w:firstLine="709"/>
          </w:pPr>
        </w:pPrChange>
      </w:pPr>
      <w:r w:rsidRPr="00167CE0">
        <w:rPr>
          <w:bCs/>
          <w:iCs/>
          <w:sz w:val="28"/>
          <w:szCs w:val="28"/>
          <w:lang w:bidi="en-US"/>
          <w:rPrChange w:id="15384" w:author="James Vu" w:date="2024-04-18T22:33:00Z">
            <w:rPr>
              <w:bCs/>
              <w:iCs/>
              <w:lang w:bidi="en-US"/>
            </w:rPr>
          </w:rPrChange>
        </w:rPr>
        <w:t xml:space="preserve">- Nguồn vốn triển khai dự án sau khi </w:t>
      </w:r>
      <w:r w:rsidR="00DA05BD" w:rsidRPr="00167CE0">
        <w:rPr>
          <w:bCs/>
          <w:iCs/>
          <w:sz w:val="28"/>
          <w:szCs w:val="28"/>
          <w:lang w:bidi="en-US"/>
          <w:rPrChange w:id="15385" w:author="James Vu" w:date="2024-04-18T22:33:00Z">
            <w:rPr>
              <w:bCs/>
              <w:iCs/>
              <w:lang w:bidi="en-US"/>
            </w:rPr>
          </w:rPrChange>
        </w:rPr>
        <w:t>hoàn</w:t>
      </w:r>
      <w:r w:rsidRPr="00167CE0">
        <w:rPr>
          <w:bCs/>
          <w:iCs/>
          <w:sz w:val="28"/>
          <w:szCs w:val="28"/>
          <w:lang w:bidi="en-US"/>
          <w:rPrChange w:id="15386" w:author="James Vu" w:date="2024-04-18T22:33:00Z">
            <w:rPr>
              <w:bCs/>
              <w:iCs/>
              <w:lang w:bidi="en-US"/>
            </w:rPr>
          </w:rPrChange>
        </w:rPr>
        <w:t xml:space="preserve"> thành đề xuất xem xét từ nguồn </w:t>
      </w:r>
      <w:r w:rsidR="008C4265" w:rsidRPr="00167CE0">
        <w:rPr>
          <w:bCs/>
          <w:iCs/>
          <w:sz w:val="28"/>
          <w:szCs w:val="28"/>
          <w:lang w:bidi="en-US"/>
          <w:rPrChange w:id="15387" w:author="James Vu" w:date="2024-04-18T22:33:00Z">
            <w:rPr>
              <w:bCs/>
              <w:iCs/>
              <w:lang w:bidi="en-US"/>
            </w:rPr>
          </w:rPrChange>
        </w:rPr>
        <w:t xml:space="preserve">chi thường xuyên. Hàng năm, </w:t>
      </w:r>
      <w:r w:rsidR="00141ACA" w:rsidRPr="00167CE0">
        <w:rPr>
          <w:bCs/>
          <w:iCs/>
          <w:sz w:val="28"/>
          <w:szCs w:val="28"/>
          <w:lang w:bidi="en-US"/>
          <w:rPrChange w:id="15388" w:author="James Vu" w:date="2024-04-18T22:33:00Z">
            <w:rPr>
              <w:bCs/>
              <w:iCs/>
              <w:lang w:bidi="en-US"/>
            </w:rPr>
          </w:rPrChange>
        </w:rPr>
        <w:t xml:space="preserve">Sở Nông nghiệp và Phát triển nông thôn </w:t>
      </w:r>
      <w:r w:rsidR="008C4265" w:rsidRPr="00167CE0">
        <w:rPr>
          <w:bCs/>
          <w:iCs/>
          <w:sz w:val="28"/>
          <w:szCs w:val="28"/>
          <w:lang w:bidi="en-US"/>
          <w:rPrChange w:id="15389" w:author="James Vu" w:date="2024-04-18T22:33:00Z">
            <w:rPr>
              <w:bCs/>
              <w:iCs/>
              <w:lang w:bidi="en-US"/>
            </w:rPr>
          </w:rPrChange>
        </w:rPr>
        <w:t>thực</w:t>
      </w:r>
      <w:r w:rsidR="002A7E87" w:rsidRPr="00167CE0">
        <w:rPr>
          <w:bCs/>
          <w:iCs/>
          <w:sz w:val="28"/>
          <w:szCs w:val="28"/>
          <w:lang w:bidi="en-US"/>
          <w:rPrChange w:id="15390" w:author="James Vu" w:date="2024-04-18T22:33:00Z">
            <w:rPr>
              <w:bCs/>
              <w:iCs/>
              <w:lang w:bidi="en-US"/>
            </w:rPr>
          </w:rPrChange>
        </w:rPr>
        <w:t xml:space="preserve"> </w:t>
      </w:r>
      <w:r w:rsidR="008C4265" w:rsidRPr="00167CE0">
        <w:rPr>
          <w:bCs/>
          <w:iCs/>
          <w:sz w:val="28"/>
          <w:szCs w:val="28"/>
          <w:lang w:bidi="en-US"/>
          <w:rPrChange w:id="15391" w:author="James Vu" w:date="2024-04-18T22:33:00Z">
            <w:rPr>
              <w:bCs/>
              <w:iCs/>
              <w:lang w:bidi="en-US"/>
            </w:rPr>
          </w:rPrChange>
        </w:rPr>
        <w:t>hiện các thủ tục đề xuất kinh phí và tổ chức sử dụng, chi phí vận hành theo quy định của pháp luật.</w:t>
      </w:r>
    </w:p>
    <w:p w14:paraId="2A7B6696" w14:textId="037B4F55" w:rsidR="005160C1" w:rsidRPr="00167CE0" w:rsidRDefault="008A51F6">
      <w:pPr>
        <w:widowControl w:val="0"/>
        <w:spacing w:before="120" w:after="120"/>
        <w:ind w:firstLine="709"/>
        <w:jc w:val="both"/>
        <w:outlineLvl w:val="1"/>
        <w:rPr>
          <w:b/>
          <w:bCs/>
          <w:sz w:val="28"/>
          <w:szCs w:val="28"/>
          <w:shd w:val="clear" w:color="auto" w:fill="FFFFFF"/>
          <w:rPrChange w:id="15392" w:author="James Vu" w:date="2024-04-18T22:33:00Z">
            <w:rPr>
              <w:b/>
              <w:bCs/>
              <w:shd w:val="clear" w:color="auto" w:fill="FFFFFF"/>
            </w:rPr>
          </w:rPrChange>
        </w:rPr>
        <w:pPrChange w:id="15393" w:author="James Vu" w:date="2024-04-18T22:33:00Z">
          <w:pPr>
            <w:widowControl w:val="0"/>
            <w:spacing w:before="120" w:after="120"/>
            <w:ind w:firstLine="709"/>
            <w:outlineLvl w:val="1"/>
          </w:pPr>
        </w:pPrChange>
      </w:pPr>
      <w:r w:rsidRPr="00167CE0">
        <w:rPr>
          <w:b/>
          <w:bCs/>
          <w:sz w:val="28"/>
          <w:szCs w:val="28"/>
          <w:shd w:val="clear" w:color="auto" w:fill="FFFFFF"/>
          <w:rPrChange w:id="15394" w:author="James Vu" w:date="2024-04-18T22:33:00Z">
            <w:rPr>
              <w:b/>
              <w:bCs/>
              <w:shd w:val="clear" w:color="auto" w:fill="FFFFFF"/>
            </w:rPr>
          </w:rPrChange>
        </w:rPr>
        <w:t>4</w:t>
      </w:r>
      <w:r w:rsidR="005160C1" w:rsidRPr="00167CE0">
        <w:rPr>
          <w:b/>
          <w:bCs/>
          <w:sz w:val="28"/>
          <w:szCs w:val="28"/>
          <w:shd w:val="clear" w:color="auto" w:fill="FFFFFF"/>
          <w:rPrChange w:id="15395" w:author="James Vu" w:date="2024-04-18T22:33:00Z">
            <w:rPr>
              <w:b/>
              <w:bCs/>
              <w:shd w:val="clear" w:color="auto" w:fill="FFFFFF"/>
            </w:rPr>
          </w:rPrChange>
        </w:rPr>
        <w:t>. Dự kiến tiến độ, phân kỳ thực hiện đầu tư</w:t>
      </w:r>
    </w:p>
    <w:tbl>
      <w:tblPr>
        <w:tblStyle w:val="TableTheme"/>
        <w:tblW w:w="5000" w:type="pct"/>
        <w:tblLook w:val="04A0" w:firstRow="1" w:lastRow="0" w:firstColumn="1" w:lastColumn="0" w:noHBand="0" w:noVBand="1"/>
        <w:tblPrChange w:id="15396" w:author="James Vu" w:date="2024-04-18T23:52:00Z">
          <w:tblPr>
            <w:tblStyle w:val="TableTheme"/>
            <w:tblW w:w="5000" w:type="pct"/>
            <w:tblLook w:val="04A0" w:firstRow="1" w:lastRow="0" w:firstColumn="1" w:lastColumn="0" w:noHBand="0" w:noVBand="1"/>
          </w:tblPr>
        </w:tblPrChange>
      </w:tblPr>
      <w:tblGrid>
        <w:gridCol w:w="590"/>
        <w:gridCol w:w="6420"/>
        <w:gridCol w:w="2052"/>
        <w:tblGridChange w:id="15397">
          <w:tblGrid>
            <w:gridCol w:w="590"/>
            <w:gridCol w:w="6420"/>
            <w:gridCol w:w="2052"/>
          </w:tblGrid>
        </w:tblGridChange>
      </w:tblGrid>
      <w:tr w:rsidR="00372143" w:rsidRPr="00167CE0" w14:paraId="0A70184F" w14:textId="77777777" w:rsidTr="00DC0D11">
        <w:trPr>
          <w:tblHeader/>
          <w:trPrChange w:id="15398" w:author="James Vu" w:date="2024-04-18T23:52:00Z">
            <w:trPr>
              <w:tblHeader/>
            </w:trPr>
          </w:trPrChange>
        </w:trPr>
        <w:tc>
          <w:tcPr>
            <w:tcW w:w="315" w:type="pct"/>
            <w:shd w:val="clear" w:color="auto" w:fill="auto"/>
            <w:vAlign w:val="center"/>
            <w:tcPrChange w:id="15399" w:author="James Vu" w:date="2024-04-18T23:52:00Z">
              <w:tcPr>
                <w:tcW w:w="315" w:type="pct"/>
                <w:shd w:val="clear" w:color="auto" w:fill="DBE5F1" w:themeFill="accent1" w:themeFillTint="33"/>
                <w:vAlign w:val="center"/>
              </w:tcPr>
            </w:tcPrChange>
          </w:tcPr>
          <w:p w14:paraId="2B7BBEDC" w14:textId="77777777" w:rsidR="00550F56" w:rsidRPr="00167CE0" w:rsidRDefault="00550F56" w:rsidP="00DC0D11">
            <w:pPr>
              <w:widowControl w:val="0"/>
              <w:spacing w:before="120" w:after="120"/>
              <w:jc w:val="center"/>
              <w:rPr>
                <w:sz w:val="28"/>
                <w:szCs w:val="28"/>
                <w:rPrChange w:id="15400" w:author="James Vu" w:date="2024-04-18T22:33:00Z">
                  <w:rPr>
                    <w:sz w:val="26"/>
                    <w:szCs w:val="26"/>
                  </w:rPr>
                </w:rPrChange>
              </w:rPr>
            </w:pPr>
            <w:r w:rsidRPr="00167CE0">
              <w:rPr>
                <w:b/>
                <w:bCs/>
                <w:sz w:val="28"/>
                <w:szCs w:val="28"/>
                <w:rPrChange w:id="15401" w:author="James Vu" w:date="2024-04-18T22:33:00Z">
                  <w:rPr>
                    <w:b/>
                    <w:bCs/>
                    <w:sz w:val="26"/>
                    <w:szCs w:val="26"/>
                  </w:rPr>
                </w:rPrChange>
              </w:rPr>
              <w:t>TT</w:t>
            </w:r>
          </w:p>
        </w:tc>
        <w:tc>
          <w:tcPr>
            <w:tcW w:w="3548" w:type="pct"/>
            <w:shd w:val="clear" w:color="auto" w:fill="auto"/>
            <w:vAlign w:val="center"/>
            <w:tcPrChange w:id="15402" w:author="James Vu" w:date="2024-04-18T23:52:00Z">
              <w:tcPr>
                <w:tcW w:w="3548" w:type="pct"/>
                <w:shd w:val="clear" w:color="auto" w:fill="DBE5F1" w:themeFill="accent1" w:themeFillTint="33"/>
                <w:vAlign w:val="center"/>
              </w:tcPr>
            </w:tcPrChange>
          </w:tcPr>
          <w:p w14:paraId="4555B6A5" w14:textId="77777777" w:rsidR="00550F56" w:rsidRPr="00167CE0" w:rsidRDefault="00550F56" w:rsidP="00DC0D11">
            <w:pPr>
              <w:widowControl w:val="0"/>
              <w:spacing w:before="120" w:after="120"/>
              <w:jc w:val="center"/>
              <w:rPr>
                <w:b/>
                <w:sz w:val="28"/>
                <w:szCs w:val="28"/>
                <w:lang w:val="en-US"/>
                <w:rPrChange w:id="15403" w:author="James Vu" w:date="2024-04-18T22:33:00Z">
                  <w:rPr>
                    <w:b/>
                    <w:sz w:val="26"/>
                    <w:szCs w:val="26"/>
                    <w:lang w:val="en-US"/>
                  </w:rPr>
                </w:rPrChange>
              </w:rPr>
            </w:pPr>
            <w:r w:rsidRPr="00167CE0">
              <w:rPr>
                <w:b/>
                <w:bCs/>
                <w:sz w:val="28"/>
                <w:szCs w:val="28"/>
                <w:rPrChange w:id="15404" w:author="James Vu" w:date="2024-04-18T22:33:00Z">
                  <w:rPr>
                    <w:b/>
                    <w:bCs/>
                    <w:sz w:val="26"/>
                    <w:szCs w:val="26"/>
                  </w:rPr>
                </w:rPrChange>
              </w:rPr>
              <w:t>HẠNG MỤC</w:t>
            </w:r>
          </w:p>
        </w:tc>
        <w:tc>
          <w:tcPr>
            <w:tcW w:w="1137" w:type="pct"/>
            <w:shd w:val="clear" w:color="auto" w:fill="auto"/>
            <w:vAlign w:val="center"/>
            <w:tcPrChange w:id="15405" w:author="James Vu" w:date="2024-04-18T23:52:00Z">
              <w:tcPr>
                <w:tcW w:w="1137" w:type="pct"/>
                <w:shd w:val="clear" w:color="auto" w:fill="DBE5F1" w:themeFill="accent1" w:themeFillTint="33"/>
                <w:vAlign w:val="center"/>
              </w:tcPr>
            </w:tcPrChange>
          </w:tcPr>
          <w:p w14:paraId="044C9EAD" w14:textId="77777777" w:rsidR="00550F56" w:rsidRPr="00167CE0" w:rsidRDefault="00550F56" w:rsidP="00DC0D11">
            <w:pPr>
              <w:widowControl w:val="0"/>
              <w:spacing w:before="120" w:after="120"/>
              <w:jc w:val="center"/>
              <w:rPr>
                <w:b/>
                <w:bCs/>
                <w:sz w:val="28"/>
                <w:szCs w:val="28"/>
                <w:lang w:val="en-US"/>
                <w:rPrChange w:id="15406" w:author="James Vu" w:date="2024-04-18T22:33:00Z">
                  <w:rPr>
                    <w:b/>
                    <w:bCs/>
                    <w:sz w:val="26"/>
                    <w:szCs w:val="26"/>
                    <w:lang w:val="en-US"/>
                  </w:rPr>
                </w:rPrChange>
              </w:rPr>
            </w:pPr>
            <w:r w:rsidRPr="00167CE0">
              <w:rPr>
                <w:b/>
                <w:bCs/>
                <w:sz w:val="28"/>
                <w:szCs w:val="28"/>
                <w:rPrChange w:id="15407" w:author="James Vu" w:date="2024-04-18T22:33:00Z">
                  <w:rPr>
                    <w:b/>
                    <w:bCs/>
                    <w:sz w:val="26"/>
                    <w:szCs w:val="26"/>
                  </w:rPr>
                </w:rPrChange>
              </w:rPr>
              <w:t>THỜI GIAN THỰC HIỆN</w:t>
            </w:r>
          </w:p>
        </w:tc>
      </w:tr>
      <w:tr w:rsidR="00372143" w:rsidRPr="00167CE0" w14:paraId="0AFF7D65" w14:textId="77777777" w:rsidTr="00DC0D11">
        <w:tc>
          <w:tcPr>
            <w:tcW w:w="315" w:type="pct"/>
            <w:shd w:val="clear" w:color="auto" w:fill="auto"/>
            <w:tcPrChange w:id="15408" w:author="James Vu" w:date="2024-04-18T23:52:00Z">
              <w:tcPr>
                <w:tcW w:w="315" w:type="pct"/>
              </w:tcPr>
            </w:tcPrChange>
          </w:tcPr>
          <w:p w14:paraId="096150CA" w14:textId="77777777" w:rsidR="00550F56" w:rsidRPr="00167CE0" w:rsidRDefault="00550F56" w:rsidP="00DC0D11">
            <w:pPr>
              <w:widowControl w:val="0"/>
              <w:spacing w:before="120" w:after="120"/>
              <w:jc w:val="center"/>
              <w:rPr>
                <w:bCs/>
                <w:sz w:val="28"/>
                <w:szCs w:val="28"/>
                <w:rPrChange w:id="15409" w:author="James Vu" w:date="2024-04-18T22:33:00Z">
                  <w:rPr>
                    <w:bCs/>
                    <w:sz w:val="26"/>
                    <w:szCs w:val="26"/>
                  </w:rPr>
                </w:rPrChange>
              </w:rPr>
            </w:pPr>
            <w:r w:rsidRPr="00167CE0">
              <w:rPr>
                <w:bCs/>
                <w:sz w:val="28"/>
                <w:szCs w:val="28"/>
                <w:rPrChange w:id="15410" w:author="James Vu" w:date="2024-04-18T22:33:00Z">
                  <w:rPr>
                    <w:bCs/>
                    <w:sz w:val="26"/>
                    <w:szCs w:val="26"/>
                  </w:rPr>
                </w:rPrChange>
              </w:rPr>
              <w:t>1</w:t>
            </w:r>
          </w:p>
        </w:tc>
        <w:tc>
          <w:tcPr>
            <w:tcW w:w="3548" w:type="pct"/>
            <w:shd w:val="clear" w:color="auto" w:fill="auto"/>
            <w:tcPrChange w:id="15411" w:author="James Vu" w:date="2024-04-18T23:52:00Z">
              <w:tcPr>
                <w:tcW w:w="3548" w:type="pct"/>
              </w:tcPr>
            </w:tcPrChange>
          </w:tcPr>
          <w:p w14:paraId="36097A6A" w14:textId="0D7337A9" w:rsidR="00FC1526" w:rsidRPr="00167CE0" w:rsidRDefault="00FC1526">
            <w:pPr>
              <w:widowControl w:val="0"/>
              <w:spacing w:before="120" w:after="120"/>
              <w:jc w:val="both"/>
              <w:rPr>
                <w:b/>
                <w:sz w:val="28"/>
                <w:szCs w:val="28"/>
                <w:rPrChange w:id="15412" w:author="James Vu" w:date="2024-04-18T22:33:00Z">
                  <w:rPr>
                    <w:b/>
                    <w:sz w:val="26"/>
                    <w:szCs w:val="26"/>
                  </w:rPr>
                </w:rPrChange>
              </w:rPr>
              <w:pPrChange w:id="15413" w:author="James Vu" w:date="2024-04-18T22:33:00Z">
                <w:pPr>
                  <w:widowControl w:val="0"/>
                  <w:spacing w:before="120" w:after="120"/>
                </w:pPr>
              </w:pPrChange>
            </w:pPr>
            <w:r w:rsidRPr="00167CE0">
              <w:rPr>
                <w:b/>
                <w:sz w:val="28"/>
                <w:szCs w:val="28"/>
                <w:rPrChange w:id="15414" w:author="James Vu" w:date="2024-04-18T22:33:00Z">
                  <w:rPr>
                    <w:b/>
                    <w:sz w:val="26"/>
                    <w:szCs w:val="26"/>
                  </w:rPr>
                </w:rPrChange>
              </w:rPr>
              <w:t>Giai đoạn chuẩn bị đầu tư:</w:t>
            </w:r>
          </w:p>
          <w:p w14:paraId="756510CC" w14:textId="0BA4381D" w:rsidR="00550F56" w:rsidRPr="00167CE0" w:rsidRDefault="00550F56">
            <w:pPr>
              <w:widowControl w:val="0"/>
              <w:spacing w:before="120" w:after="120"/>
              <w:jc w:val="both"/>
              <w:rPr>
                <w:bCs/>
                <w:sz w:val="28"/>
                <w:szCs w:val="28"/>
                <w:rPrChange w:id="15415" w:author="James Vu" w:date="2024-04-18T22:33:00Z">
                  <w:rPr>
                    <w:bCs/>
                    <w:sz w:val="26"/>
                    <w:szCs w:val="26"/>
                  </w:rPr>
                </w:rPrChange>
              </w:rPr>
              <w:pPrChange w:id="15416" w:author="James Vu" w:date="2024-04-18T22:33:00Z">
                <w:pPr>
                  <w:widowControl w:val="0"/>
                  <w:spacing w:before="120" w:after="120"/>
                </w:pPr>
              </w:pPrChange>
            </w:pPr>
            <w:r w:rsidRPr="00167CE0">
              <w:rPr>
                <w:bCs/>
                <w:sz w:val="28"/>
                <w:szCs w:val="28"/>
                <w:rPrChange w:id="15417" w:author="James Vu" w:date="2024-04-18T22:33:00Z">
                  <w:rPr>
                    <w:bCs/>
                    <w:sz w:val="26"/>
                    <w:szCs w:val="26"/>
                  </w:rPr>
                </w:rPrChange>
              </w:rPr>
              <w:t>- Trình và phê duyệt chủ trương đầu tư.</w:t>
            </w:r>
          </w:p>
          <w:p w14:paraId="50A28006" w14:textId="3A2D463C" w:rsidR="00FC1526" w:rsidRPr="00167CE0" w:rsidRDefault="00FC1526">
            <w:pPr>
              <w:widowControl w:val="0"/>
              <w:spacing w:before="120" w:after="120"/>
              <w:jc w:val="both"/>
              <w:rPr>
                <w:bCs/>
                <w:sz w:val="28"/>
                <w:szCs w:val="28"/>
                <w:rPrChange w:id="15418" w:author="James Vu" w:date="2024-04-18T22:33:00Z">
                  <w:rPr>
                    <w:bCs/>
                    <w:sz w:val="26"/>
                    <w:szCs w:val="26"/>
                  </w:rPr>
                </w:rPrChange>
              </w:rPr>
              <w:pPrChange w:id="15419" w:author="James Vu" w:date="2024-04-18T22:33:00Z">
                <w:pPr>
                  <w:widowControl w:val="0"/>
                  <w:spacing w:before="120" w:after="120"/>
                </w:pPr>
              </w:pPrChange>
            </w:pPr>
            <w:r w:rsidRPr="00167CE0">
              <w:rPr>
                <w:bCs/>
                <w:sz w:val="28"/>
                <w:szCs w:val="28"/>
                <w:rPrChange w:id="15420" w:author="James Vu" w:date="2024-04-18T22:33:00Z">
                  <w:rPr>
                    <w:bCs/>
                    <w:sz w:val="26"/>
                    <w:szCs w:val="26"/>
                  </w:rPr>
                </w:rPrChange>
              </w:rPr>
              <w:t>- Trình và phê duyệt dự toán, chi phí tư vấn giai đoạn chuẩn bị đầu tư; kế hoạch lựa chọn nhà thầu giai đoạn chuẩn bị đầu tư.</w:t>
            </w:r>
          </w:p>
          <w:p w14:paraId="414263E3" w14:textId="6FFFAB33" w:rsidR="00550F56" w:rsidRPr="00167CE0" w:rsidRDefault="00550F56">
            <w:pPr>
              <w:widowControl w:val="0"/>
              <w:spacing w:before="120" w:after="120"/>
              <w:jc w:val="both"/>
              <w:rPr>
                <w:bCs/>
                <w:sz w:val="28"/>
                <w:szCs w:val="28"/>
                <w:rPrChange w:id="15421" w:author="James Vu" w:date="2024-04-18T22:33:00Z">
                  <w:rPr>
                    <w:bCs/>
                    <w:sz w:val="26"/>
                    <w:szCs w:val="26"/>
                  </w:rPr>
                </w:rPrChange>
              </w:rPr>
              <w:pPrChange w:id="15422" w:author="James Vu" w:date="2024-04-18T22:33:00Z">
                <w:pPr>
                  <w:widowControl w:val="0"/>
                  <w:spacing w:before="120" w:after="120"/>
                </w:pPr>
              </w:pPrChange>
            </w:pPr>
            <w:r w:rsidRPr="00167CE0">
              <w:rPr>
                <w:bCs/>
                <w:sz w:val="28"/>
                <w:szCs w:val="28"/>
                <w:rPrChange w:id="15423" w:author="James Vu" w:date="2024-04-18T22:33:00Z">
                  <w:rPr>
                    <w:bCs/>
                    <w:sz w:val="26"/>
                    <w:szCs w:val="26"/>
                  </w:rPr>
                </w:rPrChange>
              </w:rPr>
              <w:t xml:space="preserve">- </w:t>
            </w:r>
            <w:r w:rsidR="00FC1526" w:rsidRPr="00167CE0">
              <w:rPr>
                <w:bCs/>
                <w:sz w:val="28"/>
                <w:szCs w:val="28"/>
                <w:rPrChange w:id="15424" w:author="James Vu" w:date="2024-04-18T22:33:00Z">
                  <w:rPr>
                    <w:bCs/>
                    <w:sz w:val="26"/>
                    <w:szCs w:val="26"/>
                  </w:rPr>
                </w:rPrChange>
              </w:rPr>
              <w:t>Tổ chức lập</w:t>
            </w:r>
            <w:r w:rsidRPr="00167CE0">
              <w:rPr>
                <w:bCs/>
                <w:sz w:val="28"/>
                <w:szCs w:val="28"/>
                <w:rPrChange w:id="15425" w:author="James Vu" w:date="2024-04-18T22:33:00Z">
                  <w:rPr>
                    <w:bCs/>
                    <w:sz w:val="26"/>
                    <w:szCs w:val="26"/>
                  </w:rPr>
                </w:rPrChange>
              </w:rPr>
              <w:t xml:space="preserve"> và phê duyệt Báo cáo nghiên cứu khả thi.</w:t>
            </w:r>
          </w:p>
        </w:tc>
        <w:tc>
          <w:tcPr>
            <w:tcW w:w="1137" w:type="pct"/>
            <w:shd w:val="clear" w:color="auto" w:fill="auto"/>
            <w:vAlign w:val="center"/>
            <w:tcPrChange w:id="15426" w:author="James Vu" w:date="2024-04-18T23:52:00Z">
              <w:tcPr>
                <w:tcW w:w="1137" w:type="pct"/>
                <w:vAlign w:val="center"/>
              </w:tcPr>
            </w:tcPrChange>
          </w:tcPr>
          <w:p w14:paraId="2AFEC605" w14:textId="6A0E44C2" w:rsidR="00550F56" w:rsidRPr="00167CE0" w:rsidRDefault="00FC1526" w:rsidP="001720F8">
            <w:pPr>
              <w:widowControl w:val="0"/>
              <w:spacing w:before="120" w:after="120"/>
              <w:jc w:val="center"/>
              <w:rPr>
                <w:bCs/>
                <w:sz w:val="28"/>
                <w:szCs w:val="28"/>
                <w:shd w:val="clear" w:color="auto" w:fill="FFFFFF"/>
                <w:lang w:val="en-US"/>
                <w:rPrChange w:id="15427" w:author="James Vu" w:date="2024-04-18T22:33:00Z">
                  <w:rPr>
                    <w:bCs/>
                    <w:sz w:val="26"/>
                    <w:szCs w:val="26"/>
                    <w:shd w:val="clear" w:color="auto" w:fill="FFFFFF"/>
                    <w:lang w:val="en-US"/>
                  </w:rPr>
                </w:rPrChange>
              </w:rPr>
            </w:pPr>
            <w:r w:rsidRPr="00167CE0">
              <w:rPr>
                <w:bCs/>
                <w:sz w:val="28"/>
                <w:szCs w:val="28"/>
                <w:shd w:val="clear" w:color="auto" w:fill="FFFFFF"/>
                <w:rPrChange w:id="15428" w:author="James Vu" w:date="2024-04-18T22:33:00Z">
                  <w:rPr>
                    <w:bCs/>
                    <w:sz w:val="26"/>
                    <w:szCs w:val="26"/>
                    <w:shd w:val="clear" w:color="auto" w:fill="FFFFFF"/>
                  </w:rPr>
                </w:rPrChange>
              </w:rPr>
              <w:t>Quý</w:t>
            </w:r>
            <w:r w:rsidR="0084476B" w:rsidRPr="00167CE0">
              <w:rPr>
                <w:bCs/>
                <w:sz w:val="28"/>
                <w:szCs w:val="28"/>
                <w:shd w:val="clear" w:color="auto" w:fill="FFFFFF"/>
                <w:rPrChange w:id="15429" w:author="James Vu" w:date="2024-04-18T22:33:00Z">
                  <w:rPr>
                    <w:bCs/>
                    <w:sz w:val="26"/>
                    <w:szCs w:val="26"/>
                    <w:shd w:val="clear" w:color="auto" w:fill="FFFFFF"/>
                  </w:rPr>
                </w:rPrChange>
              </w:rPr>
              <w:t xml:space="preserve"> I</w:t>
            </w:r>
            <w:r w:rsidRPr="00167CE0">
              <w:rPr>
                <w:bCs/>
                <w:sz w:val="28"/>
                <w:szCs w:val="28"/>
                <w:shd w:val="clear" w:color="auto" w:fill="FFFFFF"/>
                <w:rPrChange w:id="15430" w:author="James Vu" w:date="2024-04-18T22:33:00Z">
                  <w:rPr>
                    <w:bCs/>
                    <w:sz w:val="26"/>
                    <w:szCs w:val="26"/>
                    <w:shd w:val="clear" w:color="auto" w:fill="FFFFFF"/>
                  </w:rPr>
                </w:rPrChange>
              </w:rPr>
              <w:t>/</w:t>
            </w:r>
            <w:r w:rsidR="00550F56" w:rsidRPr="00167CE0">
              <w:rPr>
                <w:bCs/>
                <w:sz w:val="28"/>
                <w:szCs w:val="28"/>
                <w:shd w:val="clear" w:color="auto" w:fill="FFFFFF"/>
                <w:rPrChange w:id="15431" w:author="James Vu" w:date="2024-04-18T22:33:00Z">
                  <w:rPr>
                    <w:bCs/>
                    <w:sz w:val="26"/>
                    <w:szCs w:val="26"/>
                    <w:shd w:val="clear" w:color="auto" w:fill="FFFFFF"/>
                  </w:rPr>
                </w:rPrChange>
              </w:rPr>
              <w:t>202</w:t>
            </w:r>
            <w:r w:rsidR="00FC28D6" w:rsidRPr="00167CE0">
              <w:rPr>
                <w:bCs/>
                <w:sz w:val="28"/>
                <w:szCs w:val="28"/>
                <w:shd w:val="clear" w:color="auto" w:fill="FFFFFF"/>
                <w:rPrChange w:id="15432" w:author="James Vu" w:date="2024-04-18T22:33:00Z">
                  <w:rPr>
                    <w:bCs/>
                    <w:sz w:val="26"/>
                    <w:szCs w:val="26"/>
                    <w:shd w:val="clear" w:color="auto" w:fill="FFFFFF"/>
                  </w:rPr>
                </w:rPrChange>
              </w:rPr>
              <w:t>4</w:t>
            </w:r>
            <w:r w:rsidR="004D413C" w:rsidRPr="00167CE0">
              <w:rPr>
                <w:bCs/>
                <w:sz w:val="28"/>
                <w:szCs w:val="28"/>
                <w:shd w:val="clear" w:color="auto" w:fill="FFFFFF"/>
                <w:rPrChange w:id="15433" w:author="James Vu" w:date="2024-04-18T22:33:00Z">
                  <w:rPr>
                    <w:bCs/>
                    <w:sz w:val="26"/>
                    <w:szCs w:val="26"/>
                    <w:shd w:val="clear" w:color="auto" w:fill="FFFFFF"/>
                  </w:rPr>
                </w:rPrChange>
              </w:rPr>
              <w:t>-I</w:t>
            </w:r>
            <w:r w:rsidR="00FC28D6" w:rsidRPr="00167CE0">
              <w:rPr>
                <w:bCs/>
                <w:sz w:val="28"/>
                <w:szCs w:val="28"/>
                <w:shd w:val="clear" w:color="auto" w:fill="FFFFFF"/>
                <w:rPrChange w:id="15434" w:author="James Vu" w:date="2024-04-18T22:33:00Z">
                  <w:rPr>
                    <w:bCs/>
                    <w:sz w:val="26"/>
                    <w:szCs w:val="26"/>
                    <w:shd w:val="clear" w:color="auto" w:fill="FFFFFF"/>
                  </w:rPr>
                </w:rPrChange>
              </w:rPr>
              <w:t>I</w:t>
            </w:r>
            <w:r w:rsidR="004D413C" w:rsidRPr="00167CE0">
              <w:rPr>
                <w:bCs/>
                <w:sz w:val="28"/>
                <w:szCs w:val="28"/>
                <w:shd w:val="clear" w:color="auto" w:fill="FFFFFF"/>
                <w:rPrChange w:id="15435" w:author="James Vu" w:date="2024-04-18T22:33:00Z">
                  <w:rPr>
                    <w:bCs/>
                    <w:sz w:val="26"/>
                    <w:szCs w:val="26"/>
                    <w:shd w:val="clear" w:color="auto" w:fill="FFFFFF"/>
                  </w:rPr>
                </w:rPrChange>
              </w:rPr>
              <w:t>I/2024</w:t>
            </w:r>
          </w:p>
        </w:tc>
      </w:tr>
      <w:tr w:rsidR="00372143" w:rsidRPr="00167CE0" w14:paraId="51021D5A" w14:textId="77777777" w:rsidTr="00DC0D11">
        <w:tc>
          <w:tcPr>
            <w:tcW w:w="315" w:type="pct"/>
            <w:shd w:val="clear" w:color="auto" w:fill="auto"/>
            <w:tcPrChange w:id="15436" w:author="James Vu" w:date="2024-04-18T23:52:00Z">
              <w:tcPr>
                <w:tcW w:w="315" w:type="pct"/>
              </w:tcPr>
            </w:tcPrChange>
          </w:tcPr>
          <w:p w14:paraId="067A3B6D" w14:textId="77777777" w:rsidR="00550F56" w:rsidRPr="00167CE0" w:rsidRDefault="00550F56" w:rsidP="00DC0D11">
            <w:pPr>
              <w:widowControl w:val="0"/>
              <w:spacing w:before="120" w:after="120"/>
              <w:jc w:val="center"/>
              <w:rPr>
                <w:sz w:val="28"/>
                <w:szCs w:val="28"/>
                <w:lang w:val="sv-SE"/>
                <w:rPrChange w:id="15437" w:author="James Vu" w:date="2024-04-18T22:33:00Z">
                  <w:rPr>
                    <w:sz w:val="26"/>
                    <w:szCs w:val="26"/>
                    <w:lang w:val="sv-SE"/>
                  </w:rPr>
                </w:rPrChange>
              </w:rPr>
            </w:pPr>
            <w:r w:rsidRPr="00167CE0">
              <w:rPr>
                <w:sz w:val="28"/>
                <w:szCs w:val="28"/>
                <w:lang w:val="sv-SE"/>
                <w:rPrChange w:id="15438" w:author="James Vu" w:date="2024-04-18T22:33:00Z">
                  <w:rPr>
                    <w:sz w:val="26"/>
                    <w:szCs w:val="26"/>
                    <w:lang w:val="sv-SE"/>
                  </w:rPr>
                </w:rPrChange>
              </w:rPr>
              <w:t>2</w:t>
            </w:r>
          </w:p>
        </w:tc>
        <w:tc>
          <w:tcPr>
            <w:tcW w:w="3548" w:type="pct"/>
            <w:shd w:val="clear" w:color="auto" w:fill="auto"/>
            <w:tcPrChange w:id="15439" w:author="James Vu" w:date="2024-04-18T23:52:00Z">
              <w:tcPr>
                <w:tcW w:w="3548" w:type="pct"/>
              </w:tcPr>
            </w:tcPrChange>
          </w:tcPr>
          <w:p w14:paraId="083F85D3" w14:textId="75EC4BDA" w:rsidR="00FC1526" w:rsidRPr="00167CE0" w:rsidRDefault="00FC1526">
            <w:pPr>
              <w:widowControl w:val="0"/>
              <w:tabs>
                <w:tab w:val="left" w:pos="1701"/>
              </w:tabs>
              <w:spacing w:before="120" w:after="120"/>
              <w:jc w:val="both"/>
              <w:rPr>
                <w:bCs/>
                <w:iCs/>
                <w:sz w:val="28"/>
                <w:szCs w:val="28"/>
                <w:lang w:val="sv-SE"/>
                <w:rPrChange w:id="15440" w:author="James Vu" w:date="2024-04-18T22:33:00Z">
                  <w:rPr>
                    <w:bCs/>
                    <w:iCs/>
                    <w:sz w:val="26"/>
                    <w:szCs w:val="26"/>
                    <w:lang w:val="sv-SE"/>
                  </w:rPr>
                </w:rPrChange>
              </w:rPr>
              <w:pPrChange w:id="15441" w:author="James Vu" w:date="2024-04-18T22:33:00Z">
                <w:pPr>
                  <w:widowControl w:val="0"/>
                  <w:tabs>
                    <w:tab w:val="left" w:pos="1701"/>
                  </w:tabs>
                  <w:spacing w:before="120" w:after="120"/>
                </w:pPr>
              </w:pPrChange>
            </w:pPr>
            <w:r w:rsidRPr="00167CE0">
              <w:rPr>
                <w:bCs/>
                <w:iCs/>
                <w:sz w:val="28"/>
                <w:szCs w:val="28"/>
                <w:lang w:val="sv-SE"/>
                <w:rPrChange w:id="15442" w:author="James Vu" w:date="2024-04-18T22:33:00Z">
                  <w:rPr>
                    <w:bCs/>
                    <w:iCs/>
                    <w:sz w:val="26"/>
                    <w:szCs w:val="26"/>
                    <w:lang w:val="sv-SE"/>
                  </w:rPr>
                </w:rPrChange>
              </w:rPr>
              <w:t>- Trình và phê duyệt kế hoạch đấu thầu lựa chọn nhà thầu giai đoạn đầu tư.</w:t>
            </w:r>
          </w:p>
          <w:p w14:paraId="378A6E8B" w14:textId="09643C83" w:rsidR="00FD011F" w:rsidRPr="00167CE0" w:rsidRDefault="00FD011F">
            <w:pPr>
              <w:widowControl w:val="0"/>
              <w:tabs>
                <w:tab w:val="left" w:pos="1701"/>
              </w:tabs>
              <w:spacing w:before="120" w:after="120"/>
              <w:jc w:val="both"/>
              <w:rPr>
                <w:bCs/>
                <w:iCs/>
                <w:sz w:val="28"/>
                <w:szCs w:val="28"/>
                <w:lang w:val="sv-SE"/>
                <w:rPrChange w:id="15443" w:author="James Vu" w:date="2024-04-18T22:33:00Z">
                  <w:rPr>
                    <w:bCs/>
                    <w:iCs/>
                    <w:sz w:val="26"/>
                    <w:szCs w:val="26"/>
                    <w:lang w:val="sv-SE"/>
                  </w:rPr>
                </w:rPrChange>
              </w:rPr>
              <w:pPrChange w:id="15444" w:author="James Vu" w:date="2024-04-18T22:33:00Z">
                <w:pPr>
                  <w:widowControl w:val="0"/>
                  <w:tabs>
                    <w:tab w:val="left" w:pos="1701"/>
                  </w:tabs>
                  <w:spacing w:before="120" w:after="120"/>
                </w:pPr>
              </w:pPrChange>
            </w:pPr>
            <w:r w:rsidRPr="00167CE0">
              <w:rPr>
                <w:bCs/>
                <w:iCs/>
                <w:sz w:val="28"/>
                <w:szCs w:val="28"/>
                <w:lang w:val="sv-SE"/>
                <w:rPrChange w:id="15445" w:author="James Vu" w:date="2024-04-18T22:33:00Z">
                  <w:rPr>
                    <w:bCs/>
                    <w:iCs/>
                    <w:sz w:val="26"/>
                    <w:szCs w:val="26"/>
                    <w:lang w:val="sv-SE"/>
                  </w:rPr>
                </w:rPrChange>
              </w:rPr>
              <w:t>- Tổ chức lựa chọn nhà thầu quản lý dự án</w:t>
            </w:r>
          </w:p>
          <w:p w14:paraId="1AC7361B" w14:textId="2BE77F80" w:rsidR="00FC1526" w:rsidRPr="00167CE0" w:rsidRDefault="00FC1526">
            <w:pPr>
              <w:widowControl w:val="0"/>
              <w:tabs>
                <w:tab w:val="left" w:pos="1701"/>
              </w:tabs>
              <w:spacing w:before="120" w:after="120"/>
              <w:jc w:val="both"/>
              <w:rPr>
                <w:bCs/>
                <w:iCs/>
                <w:sz w:val="28"/>
                <w:szCs w:val="28"/>
                <w:lang w:val="sv-SE"/>
                <w:rPrChange w:id="15446" w:author="James Vu" w:date="2024-04-18T22:33:00Z">
                  <w:rPr>
                    <w:bCs/>
                    <w:iCs/>
                    <w:sz w:val="26"/>
                    <w:szCs w:val="26"/>
                    <w:lang w:val="sv-SE"/>
                  </w:rPr>
                </w:rPrChange>
              </w:rPr>
              <w:pPrChange w:id="15447" w:author="James Vu" w:date="2024-04-18T22:33:00Z">
                <w:pPr>
                  <w:widowControl w:val="0"/>
                  <w:tabs>
                    <w:tab w:val="left" w:pos="1701"/>
                  </w:tabs>
                  <w:spacing w:before="120" w:after="120"/>
                </w:pPr>
              </w:pPrChange>
            </w:pPr>
            <w:r w:rsidRPr="00167CE0">
              <w:rPr>
                <w:bCs/>
                <w:iCs/>
                <w:sz w:val="28"/>
                <w:szCs w:val="28"/>
                <w:lang w:val="sv-SE"/>
                <w:rPrChange w:id="15448" w:author="James Vu" w:date="2024-04-18T22:33:00Z">
                  <w:rPr>
                    <w:bCs/>
                    <w:iCs/>
                    <w:sz w:val="26"/>
                    <w:szCs w:val="26"/>
                    <w:lang w:val="sv-SE"/>
                  </w:rPr>
                </w:rPrChange>
              </w:rPr>
              <w:t xml:space="preserve">- Tổ chức lập và phê duyệt </w:t>
            </w:r>
            <w:r w:rsidR="00E30426" w:rsidRPr="00167CE0">
              <w:rPr>
                <w:bCs/>
                <w:iCs/>
                <w:sz w:val="28"/>
                <w:szCs w:val="28"/>
                <w:lang w:val="sv-SE"/>
                <w:rPrChange w:id="15449" w:author="James Vu" w:date="2024-04-18T22:33:00Z">
                  <w:rPr>
                    <w:bCs/>
                    <w:iCs/>
                    <w:sz w:val="26"/>
                    <w:szCs w:val="26"/>
                    <w:lang w:val="sv-SE"/>
                  </w:rPr>
                </w:rPrChange>
              </w:rPr>
              <w:t>t</w:t>
            </w:r>
            <w:r w:rsidR="00550F56" w:rsidRPr="00167CE0">
              <w:rPr>
                <w:bCs/>
                <w:iCs/>
                <w:sz w:val="28"/>
                <w:szCs w:val="28"/>
                <w:lang w:val="sv-SE"/>
                <w:rPrChange w:id="15450" w:author="James Vu" w:date="2024-04-18T22:33:00Z">
                  <w:rPr>
                    <w:bCs/>
                    <w:iCs/>
                    <w:sz w:val="26"/>
                    <w:szCs w:val="26"/>
                    <w:lang w:val="sv-SE"/>
                  </w:rPr>
                </w:rPrChange>
              </w:rPr>
              <w:t>hiết kế chi tiết và dự toán</w:t>
            </w:r>
            <w:r w:rsidRPr="00167CE0">
              <w:rPr>
                <w:bCs/>
                <w:iCs/>
                <w:sz w:val="28"/>
                <w:szCs w:val="28"/>
                <w:lang w:val="sv-SE"/>
                <w:rPrChange w:id="15451" w:author="James Vu" w:date="2024-04-18T22:33:00Z">
                  <w:rPr>
                    <w:bCs/>
                    <w:iCs/>
                    <w:sz w:val="26"/>
                    <w:szCs w:val="26"/>
                    <w:lang w:val="sv-SE"/>
                  </w:rPr>
                </w:rPrChange>
              </w:rPr>
              <w:t>.</w:t>
            </w:r>
          </w:p>
        </w:tc>
        <w:tc>
          <w:tcPr>
            <w:tcW w:w="1137" w:type="pct"/>
            <w:shd w:val="clear" w:color="auto" w:fill="auto"/>
            <w:vAlign w:val="center"/>
            <w:tcPrChange w:id="15452" w:author="James Vu" w:date="2024-04-18T23:52:00Z">
              <w:tcPr>
                <w:tcW w:w="1137" w:type="pct"/>
                <w:vAlign w:val="center"/>
              </w:tcPr>
            </w:tcPrChange>
          </w:tcPr>
          <w:p w14:paraId="6773654D" w14:textId="636D3198" w:rsidR="00550F56" w:rsidRPr="001720F8" w:rsidRDefault="00550F56" w:rsidP="001720F8">
            <w:pPr>
              <w:widowControl w:val="0"/>
              <w:spacing w:before="120" w:after="120"/>
              <w:jc w:val="center"/>
              <w:rPr>
                <w:bCs/>
                <w:sz w:val="28"/>
                <w:szCs w:val="28"/>
                <w:shd w:val="clear" w:color="auto" w:fill="FFFFFF"/>
                <w:rPrChange w:id="15453" w:author="James Vu" w:date="2024-04-18T23:26:00Z">
                  <w:rPr>
                    <w:bCs/>
                    <w:sz w:val="26"/>
                    <w:szCs w:val="26"/>
                    <w:shd w:val="clear" w:color="auto" w:fill="FFFFFF"/>
                    <w:lang w:val="en-US"/>
                  </w:rPr>
                </w:rPrChange>
              </w:rPr>
            </w:pPr>
            <w:r w:rsidRPr="00167CE0">
              <w:rPr>
                <w:bCs/>
                <w:sz w:val="28"/>
                <w:szCs w:val="28"/>
                <w:shd w:val="clear" w:color="auto" w:fill="FFFFFF"/>
                <w:rPrChange w:id="15454" w:author="James Vu" w:date="2024-04-18T22:33:00Z">
                  <w:rPr>
                    <w:bCs/>
                    <w:sz w:val="26"/>
                    <w:szCs w:val="26"/>
                    <w:shd w:val="clear" w:color="auto" w:fill="FFFFFF"/>
                  </w:rPr>
                </w:rPrChange>
              </w:rPr>
              <w:t xml:space="preserve">Quý </w:t>
            </w:r>
            <w:r w:rsidR="00FC28D6" w:rsidRPr="00167CE0">
              <w:rPr>
                <w:bCs/>
                <w:sz w:val="28"/>
                <w:szCs w:val="28"/>
                <w:shd w:val="clear" w:color="auto" w:fill="FFFFFF"/>
                <w:rPrChange w:id="15455" w:author="James Vu" w:date="2024-04-18T22:33:00Z">
                  <w:rPr>
                    <w:bCs/>
                    <w:sz w:val="26"/>
                    <w:szCs w:val="26"/>
                    <w:shd w:val="clear" w:color="auto" w:fill="FFFFFF"/>
                  </w:rPr>
                </w:rPrChange>
              </w:rPr>
              <w:t>IV</w:t>
            </w:r>
            <w:r w:rsidRPr="00167CE0">
              <w:rPr>
                <w:bCs/>
                <w:sz w:val="28"/>
                <w:szCs w:val="28"/>
                <w:shd w:val="clear" w:color="auto" w:fill="FFFFFF"/>
                <w:rPrChange w:id="15456" w:author="James Vu" w:date="2024-04-18T22:33:00Z">
                  <w:rPr>
                    <w:bCs/>
                    <w:sz w:val="26"/>
                    <w:szCs w:val="26"/>
                    <w:shd w:val="clear" w:color="auto" w:fill="FFFFFF"/>
                  </w:rPr>
                </w:rPrChange>
              </w:rPr>
              <w:t>/202</w:t>
            </w:r>
            <w:r w:rsidR="0084476B" w:rsidRPr="00167CE0">
              <w:rPr>
                <w:bCs/>
                <w:sz w:val="28"/>
                <w:szCs w:val="28"/>
                <w:shd w:val="clear" w:color="auto" w:fill="FFFFFF"/>
                <w:rPrChange w:id="15457" w:author="James Vu" w:date="2024-04-18T22:33:00Z">
                  <w:rPr>
                    <w:bCs/>
                    <w:sz w:val="26"/>
                    <w:szCs w:val="26"/>
                    <w:shd w:val="clear" w:color="auto" w:fill="FFFFFF"/>
                  </w:rPr>
                </w:rPrChange>
              </w:rPr>
              <w:t>4</w:t>
            </w:r>
            <w:ins w:id="15458" w:author="James Vu" w:date="2024-04-18T23:26:00Z">
              <w:r w:rsidR="001720F8">
                <w:rPr>
                  <w:bCs/>
                  <w:sz w:val="28"/>
                  <w:szCs w:val="28"/>
                  <w:shd w:val="clear" w:color="auto" w:fill="FFFFFF"/>
                </w:rPr>
                <w:t>-2026</w:t>
              </w:r>
            </w:ins>
          </w:p>
        </w:tc>
      </w:tr>
      <w:tr w:rsidR="00372143" w:rsidRPr="00167CE0" w14:paraId="0F06E494" w14:textId="77777777" w:rsidTr="00DC0D11">
        <w:tc>
          <w:tcPr>
            <w:tcW w:w="315" w:type="pct"/>
            <w:shd w:val="clear" w:color="auto" w:fill="auto"/>
            <w:tcPrChange w:id="15459" w:author="James Vu" w:date="2024-04-18T23:52:00Z">
              <w:tcPr>
                <w:tcW w:w="315" w:type="pct"/>
              </w:tcPr>
            </w:tcPrChange>
          </w:tcPr>
          <w:p w14:paraId="592CF27D" w14:textId="77777777" w:rsidR="00550F56" w:rsidRPr="00167CE0" w:rsidRDefault="00550F56" w:rsidP="00DC0D11">
            <w:pPr>
              <w:widowControl w:val="0"/>
              <w:spacing w:before="120" w:after="120"/>
              <w:jc w:val="center"/>
              <w:rPr>
                <w:sz w:val="28"/>
                <w:szCs w:val="28"/>
                <w:lang w:val="sv-SE"/>
                <w:rPrChange w:id="15460" w:author="James Vu" w:date="2024-04-18T22:33:00Z">
                  <w:rPr>
                    <w:sz w:val="26"/>
                    <w:szCs w:val="26"/>
                    <w:lang w:val="sv-SE"/>
                  </w:rPr>
                </w:rPrChange>
              </w:rPr>
            </w:pPr>
            <w:r w:rsidRPr="00167CE0">
              <w:rPr>
                <w:sz w:val="28"/>
                <w:szCs w:val="28"/>
                <w:lang w:val="sv-SE"/>
                <w:rPrChange w:id="15461" w:author="James Vu" w:date="2024-04-18T22:33:00Z">
                  <w:rPr>
                    <w:sz w:val="26"/>
                    <w:szCs w:val="26"/>
                    <w:lang w:val="sv-SE"/>
                  </w:rPr>
                </w:rPrChange>
              </w:rPr>
              <w:t>3</w:t>
            </w:r>
          </w:p>
        </w:tc>
        <w:tc>
          <w:tcPr>
            <w:tcW w:w="3548" w:type="pct"/>
            <w:shd w:val="clear" w:color="auto" w:fill="auto"/>
            <w:tcPrChange w:id="15462" w:author="James Vu" w:date="2024-04-18T23:52:00Z">
              <w:tcPr>
                <w:tcW w:w="3548" w:type="pct"/>
              </w:tcPr>
            </w:tcPrChange>
          </w:tcPr>
          <w:p w14:paraId="03EDF8BD" w14:textId="362BA0D7" w:rsidR="00FE5F01" w:rsidRPr="00167CE0" w:rsidRDefault="00FC1526">
            <w:pPr>
              <w:widowControl w:val="0"/>
              <w:tabs>
                <w:tab w:val="left" w:pos="1701"/>
              </w:tabs>
              <w:spacing w:before="120" w:after="120"/>
              <w:jc w:val="both"/>
              <w:rPr>
                <w:ins w:id="15463" w:author="James Vu" w:date="2024-04-18T22:18:00Z"/>
                <w:bCs/>
                <w:iCs/>
                <w:sz w:val="28"/>
                <w:szCs w:val="28"/>
                <w:rPrChange w:id="15464" w:author="James Vu" w:date="2024-04-18T22:33:00Z">
                  <w:rPr>
                    <w:ins w:id="15465" w:author="James Vu" w:date="2024-04-18T22:18:00Z"/>
                    <w:bCs/>
                    <w:iCs/>
                    <w:sz w:val="26"/>
                    <w:szCs w:val="26"/>
                    <w:lang w:val="sv-SE"/>
                  </w:rPr>
                </w:rPrChange>
              </w:rPr>
              <w:pPrChange w:id="15466" w:author="James Vu" w:date="2024-04-18T22:33:00Z">
                <w:pPr>
                  <w:widowControl w:val="0"/>
                  <w:tabs>
                    <w:tab w:val="left" w:pos="1701"/>
                  </w:tabs>
                  <w:spacing w:before="120" w:after="120"/>
                </w:pPr>
              </w:pPrChange>
            </w:pPr>
            <w:r w:rsidRPr="00167CE0">
              <w:rPr>
                <w:bCs/>
                <w:iCs/>
                <w:sz w:val="28"/>
                <w:szCs w:val="28"/>
                <w:lang w:val="sv-SE"/>
                <w:rPrChange w:id="15467" w:author="James Vu" w:date="2024-04-18T22:33:00Z">
                  <w:rPr>
                    <w:bCs/>
                    <w:iCs/>
                    <w:sz w:val="26"/>
                    <w:szCs w:val="26"/>
                    <w:lang w:val="sv-SE"/>
                  </w:rPr>
                </w:rPrChange>
              </w:rPr>
              <w:t xml:space="preserve">- </w:t>
            </w:r>
            <w:ins w:id="15468" w:author="James Vu" w:date="2024-04-18T22:18:00Z">
              <w:r w:rsidR="00FE5F01" w:rsidRPr="00167CE0">
                <w:rPr>
                  <w:bCs/>
                  <w:iCs/>
                  <w:sz w:val="28"/>
                  <w:szCs w:val="28"/>
                  <w:lang w:val="sv-SE"/>
                  <w:rPrChange w:id="15469" w:author="James Vu" w:date="2024-04-18T22:33:00Z">
                    <w:rPr>
                      <w:bCs/>
                      <w:iCs/>
                      <w:sz w:val="26"/>
                      <w:szCs w:val="26"/>
                      <w:lang w:val="sv-SE"/>
                    </w:rPr>
                  </w:rPrChange>
                </w:rPr>
                <w:t>Triển</w:t>
              </w:r>
              <w:r w:rsidR="00FE5F01" w:rsidRPr="00167CE0">
                <w:rPr>
                  <w:bCs/>
                  <w:iCs/>
                  <w:sz w:val="28"/>
                  <w:szCs w:val="28"/>
                  <w:rPrChange w:id="15470" w:author="James Vu" w:date="2024-04-18T22:33:00Z">
                    <w:rPr>
                      <w:bCs/>
                      <w:iCs/>
                      <w:sz w:val="26"/>
                      <w:szCs w:val="26"/>
                    </w:rPr>
                  </w:rPrChange>
                </w:rPr>
                <w:t xml:space="preserve"> khai các hoạt động chuyên gia, khảo sát, phân tích</w:t>
              </w:r>
            </w:ins>
            <w:ins w:id="15471" w:author="James Vu" w:date="2024-04-18T22:19:00Z">
              <w:r w:rsidR="00FE5F01" w:rsidRPr="00167CE0">
                <w:rPr>
                  <w:bCs/>
                  <w:iCs/>
                  <w:sz w:val="28"/>
                  <w:szCs w:val="28"/>
                  <w:rPrChange w:id="15472" w:author="James Vu" w:date="2024-04-18T22:33:00Z">
                    <w:rPr>
                      <w:bCs/>
                      <w:iCs/>
                      <w:sz w:val="26"/>
                      <w:szCs w:val="26"/>
                    </w:rPr>
                  </w:rPrChange>
                </w:rPr>
                <w:t>, chuyển hoá quy trình nghiệp vụ, dữ liệu</w:t>
              </w:r>
            </w:ins>
            <w:ins w:id="15473" w:author="James Vu" w:date="2024-04-18T22:18:00Z">
              <w:r w:rsidR="00FE5F01" w:rsidRPr="00167CE0">
                <w:rPr>
                  <w:bCs/>
                  <w:iCs/>
                  <w:sz w:val="28"/>
                  <w:szCs w:val="28"/>
                  <w:rPrChange w:id="15474" w:author="James Vu" w:date="2024-04-18T22:33:00Z">
                    <w:rPr>
                      <w:bCs/>
                      <w:iCs/>
                      <w:sz w:val="26"/>
                      <w:szCs w:val="26"/>
                    </w:rPr>
                  </w:rPrChange>
                </w:rPr>
                <w:t xml:space="preserve"> </w:t>
              </w:r>
            </w:ins>
            <w:ins w:id="15475" w:author="James Vu" w:date="2024-04-18T22:19:00Z">
              <w:r w:rsidR="00FE5F01" w:rsidRPr="00167CE0">
                <w:rPr>
                  <w:bCs/>
                  <w:iCs/>
                  <w:sz w:val="28"/>
                  <w:szCs w:val="28"/>
                  <w:rPrChange w:id="15476" w:author="James Vu" w:date="2024-04-18T22:33:00Z">
                    <w:rPr>
                      <w:bCs/>
                      <w:iCs/>
                      <w:sz w:val="26"/>
                      <w:szCs w:val="26"/>
                    </w:rPr>
                  </w:rPrChange>
                </w:rPr>
                <w:t>và thiết kế kiếng trúc dữ liệu hệ thống</w:t>
              </w:r>
            </w:ins>
            <w:ins w:id="15477" w:author="James Vu" w:date="2024-04-18T22:20:00Z">
              <w:r w:rsidR="00FE5F01" w:rsidRPr="00167CE0">
                <w:rPr>
                  <w:bCs/>
                  <w:iCs/>
                  <w:sz w:val="28"/>
                  <w:szCs w:val="28"/>
                  <w:rPrChange w:id="15478" w:author="James Vu" w:date="2024-04-18T22:33:00Z">
                    <w:rPr>
                      <w:bCs/>
                      <w:iCs/>
                      <w:sz w:val="26"/>
                      <w:szCs w:val="26"/>
                    </w:rPr>
                  </w:rPrChange>
                </w:rPr>
                <w:t>.</w:t>
              </w:r>
            </w:ins>
          </w:p>
          <w:p w14:paraId="0C1240CB" w14:textId="27ED91FF" w:rsidR="00550F56" w:rsidRPr="00167CE0" w:rsidRDefault="00FE5F01">
            <w:pPr>
              <w:widowControl w:val="0"/>
              <w:tabs>
                <w:tab w:val="left" w:pos="1701"/>
              </w:tabs>
              <w:spacing w:before="120" w:after="120"/>
              <w:jc w:val="both"/>
              <w:rPr>
                <w:bCs/>
                <w:iCs/>
                <w:sz w:val="28"/>
                <w:szCs w:val="28"/>
                <w:lang w:val="sv-SE"/>
                <w:rPrChange w:id="15479" w:author="James Vu" w:date="2024-04-18T22:33:00Z">
                  <w:rPr>
                    <w:bCs/>
                    <w:iCs/>
                    <w:sz w:val="26"/>
                    <w:szCs w:val="26"/>
                    <w:lang w:val="sv-SE"/>
                  </w:rPr>
                </w:rPrChange>
              </w:rPr>
              <w:pPrChange w:id="15480" w:author="James Vu" w:date="2024-04-18T22:33:00Z">
                <w:pPr>
                  <w:widowControl w:val="0"/>
                  <w:tabs>
                    <w:tab w:val="left" w:pos="1701"/>
                  </w:tabs>
                  <w:spacing w:before="120" w:after="120"/>
                </w:pPr>
              </w:pPrChange>
            </w:pPr>
            <w:ins w:id="15481" w:author="James Vu" w:date="2024-04-18T22:18:00Z">
              <w:r w:rsidRPr="00167CE0">
                <w:rPr>
                  <w:bCs/>
                  <w:iCs/>
                  <w:sz w:val="28"/>
                  <w:szCs w:val="28"/>
                  <w:rPrChange w:id="15482" w:author="James Vu" w:date="2024-04-18T22:33:00Z">
                    <w:rPr>
                      <w:bCs/>
                      <w:iCs/>
                      <w:sz w:val="26"/>
                      <w:szCs w:val="26"/>
                    </w:rPr>
                  </w:rPrChange>
                </w:rPr>
                <w:t xml:space="preserve">- </w:t>
              </w:r>
            </w:ins>
            <w:r w:rsidR="00FC1526" w:rsidRPr="00167CE0">
              <w:rPr>
                <w:bCs/>
                <w:iCs/>
                <w:sz w:val="28"/>
                <w:szCs w:val="28"/>
                <w:lang w:val="sv-SE"/>
                <w:rPrChange w:id="15483" w:author="James Vu" w:date="2024-04-18T22:33:00Z">
                  <w:rPr>
                    <w:bCs/>
                    <w:iCs/>
                    <w:sz w:val="26"/>
                    <w:szCs w:val="26"/>
                    <w:lang w:val="sv-SE"/>
                  </w:rPr>
                </w:rPrChange>
              </w:rPr>
              <w:t>Tổ chức lựa chọn nhà thầu các gói thầu.</w:t>
            </w:r>
          </w:p>
          <w:p w14:paraId="7631B71C" w14:textId="554BD07C" w:rsidR="00FC1526" w:rsidRPr="00167CE0" w:rsidRDefault="00FC1526">
            <w:pPr>
              <w:widowControl w:val="0"/>
              <w:tabs>
                <w:tab w:val="left" w:pos="1701"/>
              </w:tabs>
              <w:spacing w:before="120" w:after="120"/>
              <w:jc w:val="both"/>
              <w:rPr>
                <w:bCs/>
                <w:iCs/>
                <w:sz w:val="28"/>
                <w:szCs w:val="28"/>
                <w:lang w:val="sv-SE"/>
                <w:rPrChange w:id="15484" w:author="James Vu" w:date="2024-04-18T22:33:00Z">
                  <w:rPr>
                    <w:bCs/>
                    <w:iCs/>
                    <w:sz w:val="26"/>
                    <w:szCs w:val="26"/>
                    <w:lang w:val="sv-SE"/>
                  </w:rPr>
                </w:rPrChange>
              </w:rPr>
              <w:pPrChange w:id="15485" w:author="James Vu" w:date="2024-04-18T22:33:00Z">
                <w:pPr>
                  <w:widowControl w:val="0"/>
                  <w:tabs>
                    <w:tab w:val="left" w:pos="1701"/>
                  </w:tabs>
                  <w:spacing w:before="120" w:after="120"/>
                </w:pPr>
              </w:pPrChange>
            </w:pPr>
            <w:r w:rsidRPr="00167CE0">
              <w:rPr>
                <w:bCs/>
                <w:iCs/>
                <w:sz w:val="28"/>
                <w:szCs w:val="28"/>
                <w:lang w:val="sv-SE"/>
                <w:rPrChange w:id="15486" w:author="James Vu" w:date="2024-04-18T22:33:00Z">
                  <w:rPr>
                    <w:bCs/>
                    <w:iCs/>
                    <w:sz w:val="26"/>
                    <w:szCs w:val="26"/>
                    <w:lang w:val="sv-SE"/>
                  </w:rPr>
                </w:rPrChange>
              </w:rPr>
              <w:t>- Triển khai thực hiện dự án.</w:t>
            </w:r>
          </w:p>
          <w:p w14:paraId="087BFEFC" w14:textId="5889FB4A" w:rsidR="00FC1526" w:rsidRPr="00167CE0" w:rsidRDefault="00FC1526">
            <w:pPr>
              <w:widowControl w:val="0"/>
              <w:tabs>
                <w:tab w:val="left" w:pos="1701"/>
              </w:tabs>
              <w:spacing w:before="120" w:after="120"/>
              <w:jc w:val="both"/>
              <w:rPr>
                <w:bCs/>
                <w:iCs/>
                <w:sz w:val="28"/>
                <w:szCs w:val="28"/>
                <w:lang w:val="sv-SE"/>
                <w:rPrChange w:id="15487" w:author="James Vu" w:date="2024-04-18T22:33:00Z">
                  <w:rPr>
                    <w:bCs/>
                    <w:iCs/>
                    <w:sz w:val="26"/>
                    <w:szCs w:val="26"/>
                    <w:lang w:val="sv-SE"/>
                  </w:rPr>
                </w:rPrChange>
              </w:rPr>
              <w:pPrChange w:id="15488" w:author="James Vu" w:date="2024-04-18T22:33:00Z">
                <w:pPr>
                  <w:widowControl w:val="0"/>
                  <w:tabs>
                    <w:tab w:val="left" w:pos="1701"/>
                  </w:tabs>
                  <w:spacing w:before="120" w:after="120"/>
                </w:pPr>
              </w:pPrChange>
            </w:pPr>
            <w:r w:rsidRPr="00167CE0">
              <w:rPr>
                <w:bCs/>
                <w:iCs/>
                <w:sz w:val="28"/>
                <w:szCs w:val="28"/>
                <w:lang w:val="sv-SE"/>
                <w:rPrChange w:id="15489" w:author="James Vu" w:date="2024-04-18T22:33:00Z">
                  <w:rPr>
                    <w:bCs/>
                    <w:iCs/>
                    <w:sz w:val="26"/>
                    <w:szCs w:val="26"/>
                    <w:lang w:val="sv-SE"/>
                  </w:rPr>
                </w:rPrChange>
              </w:rPr>
              <w:t>- Nghiệm thu tổng thể và Quyết toán.</w:t>
            </w:r>
          </w:p>
          <w:p w14:paraId="2C5F9BB9" w14:textId="2884695B" w:rsidR="00FC1526" w:rsidRPr="00167CE0" w:rsidRDefault="00FC1526">
            <w:pPr>
              <w:widowControl w:val="0"/>
              <w:tabs>
                <w:tab w:val="left" w:pos="1701"/>
              </w:tabs>
              <w:spacing w:before="120" w:after="120"/>
              <w:jc w:val="both"/>
              <w:rPr>
                <w:bCs/>
                <w:iCs/>
                <w:sz w:val="28"/>
                <w:szCs w:val="28"/>
                <w:lang w:val="sv-SE"/>
                <w:rPrChange w:id="15490" w:author="James Vu" w:date="2024-04-18T22:33:00Z">
                  <w:rPr>
                    <w:bCs/>
                    <w:iCs/>
                    <w:sz w:val="26"/>
                    <w:szCs w:val="26"/>
                    <w:lang w:val="sv-SE"/>
                  </w:rPr>
                </w:rPrChange>
              </w:rPr>
              <w:pPrChange w:id="15491" w:author="James Vu" w:date="2024-04-18T22:33:00Z">
                <w:pPr>
                  <w:widowControl w:val="0"/>
                  <w:tabs>
                    <w:tab w:val="left" w:pos="1701"/>
                  </w:tabs>
                  <w:spacing w:before="120" w:after="120"/>
                </w:pPr>
              </w:pPrChange>
            </w:pPr>
            <w:r w:rsidRPr="00167CE0">
              <w:rPr>
                <w:bCs/>
                <w:iCs/>
                <w:sz w:val="28"/>
                <w:szCs w:val="28"/>
                <w:lang w:val="sv-SE"/>
                <w:rPrChange w:id="15492" w:author="James Vu" w:date="2024-04-18T22:33:00Z">
                  <w:rPr>
                    <w:bCs/>
                    <w:iCs/>
                    <w:sz w:val="26"/>
                    <w:szCs w:val="26"/>
                    <w:lang w:val="sv-SE"/>
                  </w:rPr>
                </w:rPrChange>
              </w:rPr>
              <w:t>- Kết thúc dự án.</w:t>
            </w:r>
          </w:p>
        </w:tc>
        <w:tc>
          <w:tcPr>
            <w:tcW w:w="1137" w:type="pct"/>
            <w:shd w:val="clear" w:color="auto" w:fill="auto"/>
            <w:vAlign w:val="center"/>
            <w:tcPrChange w:id="15493" w:author="James Vu" w:date="2024-04-18T23:52:00Z">
              <w:tcPr>
                <w:tcW w:w="1137" w:type="pct"/>
                <w:vAlign w:val="center"/>
              </w:tcPr>
            </w:tcPrChange>
          </w:tcPr>
          <w:p w14:paraId="6AE5DAC7" w14:textId="57F14B9B" w:rsidR="00550F56" w:rsidRPr="00167CE0" w:rsidRDefault="00550F56" w:rsidP="001720F8">
            <w:pPr>
              <w:widowControl w:val="0"/>
              <w:spacing w:before="120" w:after="120"/>
              <w:jc w:val="center"/>
              <w:rPr>
                <w:bCs/>
                <w:sz w:val="28"/>
                <w:szCs w:val="28"/>
                <w:shd w:val="clear" w:color="auto" w:fill="FFFFFF"/>
                <w:lang w:val="en-US"/>
                <w:rPrChange w:id="15494" w:author="James Vu" w:date="2024-04-18T22:33:00Z">
                  <w:rPr>
                    <w:bCs/>
                    <w:sz w:val="26"/>
                    <w:szCs w:val="26"/>
                    <w:shd w:val="clear" w:color="auto" w:fill="FFFFFF"/>
                    <w:lang w:val="en-US"/>
                  </w:rPr>
                </w:rPrChange>
              </w:rPr>
            </w:pPr>
            <w:r w:rsidRPr="00167CE0">
              <w:rPr>
                <w:bCs/>
                <w:sz w:val="28"/>
                <w:szCs w:val="28"/>
                <w:shd w:val="clear" w:color="auto" w:fill="FFFFFF"/>
                <w:rPrChange w:id="15495" w:author="James Vu" w:date="2024-04-18T22:33:00Z">
                  <w:rPr>
                    <w:bCs/>
                    <w:sz w:val="26"/>
                    <w:szCs w:val="26"/>
                    <w:shd w:val="clear" w:color="auto" w:fill="FFFFFF"/>
                  </w:rPr>
                </w:rPrChange>
              </w:rPr>
              <w:t>202</w:t>
            </w:r>
            <w:r w:rsidR="0084476B" w:rsidRPr="00167CE0">
              <w:rPr>
                <w:bCs/>
                <w:sz w:val="28"/>
                <w:szCs w:val="28"/>
                <w:shd w:val="clear" w:color="auto" w:fill="FFFFFF"/>
                <w:rPrChange w:id="15496" w:author="James Vu" w:date="2024-04-18T22:33:00Z">
                  <w:rPr>
                    <w:bCs/>
                    <w:sz w:val="26"/>
                    <w:szCs w:val="26"/>
                    <w:shd w:val="clear" w:color="auto" w:fill="FFFFFF"/>
                  </w:rPr>
                </w:rPrChange>
              </w:rPr>
              <w:t>4</w:t>
            </w:r>
            <w:r w:rsidR="00E30426" w:rsidRPr="00167CE0">
              <w:rPr>
                <w:bCs/>
                <w:sz w:val="28"/>
                <w:szCs w:val="28"/>
                <w:shd w:val="clear" w:color="auto" w:fill="FFFFFF"/>
                <w:rPrChange w:id="15497" w:author="James Vu" w:date="2024-04-18T22:33:00Z">
                  <w:rPr>
                    <w:bCs/>
                    <w:sz w:val="26"/>
                    <w:szCs w:val="26"/>
                    <w:shd w:val="clear" w:color="auto" w:fill="FFFFFF"/>
                  </w:rPr>
                </w:rPrChange>
              </w:rPr>
              <w:t xml:space="preserve"> </w:t>
            </w:r>
            <w:r w:rsidRPr="00167CE0">
              <w:rPr>
                <w:bCs/>
                <w:sz w:val="28"/>
                <w:szCs w:val="28"/>
                <w:shd w:val="clear" w:color="auto" w:fill="FFFFFF"/>
                <w:rPrChange w:id="15498" w:author="James Vu" w:date="2024-04-18T22:33:00Z">
                  <w:rPr>
                    <w:bCs/>
                    <w:sz w:val="26"/>
                    <w:szCs w:val="26"/>
                    <w:shd w:val="clear" w:color="auto" w:fill="FFFFFF"/>
                  </w:rPr>
                </w:rPrChange>
              </w:rPr>
              <w:t>-</w:t>
            </w:r>
            <w:r w:rsidR="00E30426" w:rsidRPr="00167CE0">
              <w:rPr>
                <w:bCs/>
                <w:sz w:val="28"/>
                <w:szCs w:val="28"/>
                <w:shd w:val="clear" w:color="auto" w:fill="FFFFFF"/>
                <w:rPrChange w:id="15499" w:author="James Vu" w:date="2024-04-18T22:33:00Z">
                  <w:rPr>
                    <w:bCs/>
                    <w:sz w:val="26"/>
                    <w:szCs w:val="26"/>
                    <w:shd w:val="clear" w:color="auto" w:fill="FFFFFF"/>
                  </w:rPr>
                </w:rPrChange>
              </w:rPr>
              <w:t xml:space="preserve"> </w:t>
            </w:r>
            <w:r w:rsidRPr="00167CE0">
              <w:rPr>
                <w:bCs/>
                <w:sz w:val="28"/>
                <w:szCs w:val="28"/>
                <w:shd w:val="clear" w:color="auto" w:fill="FFFFFF"/>
                <w:rPrChange w:id="15500" w:author="James Vu" w:date="2024-04-18T22:33:00Z">
                  <w:rPr>
                    <w:bCs/>
                    <w:sz w:val="26"/>
                    <w:szCs w:val="26"/>
                    <w:shd w:val="clear" w:color="auto" w:fill="FFFFFF"/>
                  </w:rPr>
                </w:rPrChange>
              </w:rPr>
              <w:t>202</w:t>
            </w:r>
            <w:r w:rsidR="0084476B" w:rsidRPr="00167CE0">
              <w:rPr>
                <w:bCs/>
                <w:sz w:val="28"/>
                <w:szCs w:val="28"/>
                <w:shd w:val="clear" w:color="auto" w:fill="FFFFFF"/>
                <w:rPrChange w:id="15501" w:author="James Vu" w:date="2024-04-18T22:33:00Z">
                  <w:rPr>
                    <w:bCs/>
                    <w:sz w:val="26"/>
                    <w:szCs w:val="26"/>
                    <w:shd w:val="clear" w:color="auto" w:fill="FFFFFF"/>
                  </w:rPr>
                </w:rPrChange>
              </w:rPr>
              <w:t>6</w:t>
            </w:r>
          </w:p>
        </w:tc>
      </w:tr>
    </w:tbl>
    <w:p w14:paraId="415A940C" w14:textId="7ACA844C" w:rsidR="00550F56" w:rsidRPr="00167CE0" w:rsidRDefault="008A51F6">
      <w:pPr>
        <w:widowControl w:val="0"/>
        <w:spacing w:before="120" w:after="120"/>
        <w:ind w:firstLine="709"/>
        <w:jc w:val="both"/>
        <w:outlineLvl w:val="1"/>
        <w:rPr>
          <w:b/>
          <w:bCs/>
          <w:sz w:val="28"/>
          <w:szCs w:val="28"/>
          <w:shd w:val="clear" w:color="auto" w:fill="FFFFFF"/>
          <w:rPrChange w:id="15502" w:author="James Vu" w:date="2024-04-18T22:33:00Z">
            <w:rPr>
              <w:b/>
              <w:bCs/>
              <w:shd w:val="clear" w:color="auto" w:fill="FFFFFF"/>
            </w:rPr>
          </w:rPrChange>
        </w:rPr>
        <w:pPrChange w:id="15503" w:author="James Vu" w:date="2024-04-18T22:33:00Z">
          <w:pPr>
            <w:widowControl w:val="0"/>
            <w:spacing w:before="120" w:after="120"/>
            <w:ind w:firstLine="709"/>
            <w:outlineLvl w:val="1"/>
          </w:pPr>
        </w:pPrChange>
      </w:pPr>
      <w:r w:rsidRPr="00167CE0">
        <w:rPr>
          <w:b/>
          <w:bCs/>
          <w:sz w:val="28"/>
          <w:szCs w:val="28"/>
          <w:shd w:val="clear" w:color="auto" w:fill="FFFFFF"/>
          <w:rPrChange w:id="15504" w:author="James Vu" w:date="2024-04-18T22:33:00Z">
            <w:rPr>
              <w:b/>
              <w:bCs/>
              <w:shd w:val="clear" w:color="auto" w:fill="FFFFFF"/>
            </w:rPr>
          </w:rPrChange>
        </w:rPr>
        <w:t>5</w:t>
      </w:r>
      <w:r w:rsidR="00432263" w:rsidRPr="00167CE0">
        <w:rPr>
          <w:b/>
          <w:bCs/>
          <w:sz w:val="28"/>
          <w:szCs w:val="28"/>
          <w:shd w:val="clear" w:color="auto" w:fill="FFFFFF"/>
          <w:rPrChange w:id="15505" w:author="James Vu" w:date="2024-04-18T22:33:00Z">
            <w:rPr>
              <w:b/>
              <w:bCs/>
              <w:shd w:val="clear" w:color="auto" w:fill="FFFFFF"/>
            </w:rPr>
          </w:rPrChange>
        </w:rPr>
        <w:t xml:space="preserve">. </w:t>
      </w:r>
      <w:bookmarkStart w:id="15506" w:name="khoan_6_31"/>
      <w:r w:rsidR="007201A7" w:rsidRPr="00167CE0">
        <w:rPr>
          <w:b/>
          <w:bCs/>
          <w:sz w:val="28"/>
          <w:szCs w:val="28"/>
          <w:shd w:val="clear" w:color="auto" w:fill="FFFFFF"/>
          <w:rPrChange w:id="15507" w:author="James Vu" w:date="2024-04-18T22:33:00Z">
            <w:rPr>
              <w:b/>
              <w:bCs/>
              <w:shd w:val="clear" w:color="auto" w:fill="FFFFFF"/>
            </w:rPr>
          </w:rPrChange>
        </w:rPr>
        <w:t>Phân tích, đánh giá sơ bộ tác động về môi trường, xã hội; xác định sơ bộ hiệu quả đầu tư về kinh tế - xã hội</w:t>
      </w:r>
      <w:bookmarkEnd w:id="15506"/>
      <w:r w:rsidR="00CF0A55" w:rsidRPr="00167CE0">
        <w:rPr>
          <w:b/>
          <w:bCs/>
          <w:sz w:val="28"/>
          <w:szCs w:val="28"/>
          <w:shd w:val="clear" w:color="auto" w:fill="FFFFFF"/>
          <w:rPrChange w:id="15508" w:author="James Vu" w:date="2024-04-18T22:33:00Z">
            <w:rPr>
              <w:b/>
              <w:bCs/>
              <w:shd w:val="clear" w:color="auto" w:fill="FFFFFF"/>
            </w:rPr>
          </w:rPrChange>
        </w:rPr>
        <w:t xml:space="preserve">  </w:t>
      </w:r>
    </w:p>
    <w:p w14:paraId="154440C6" w14:textId="4AEE591D" w:rsidR="00432263" w:rsidRPr="00167CE0" w:rsidRDefault="008A51F6">
      <w:pPr>
        <w:widowControl w:val="0"/>
        <w:spacing w:before="120" w:after="120"/>
        <w:jc w:val="both"/>
        <w:rPr>
          <w:b/>
          <w:bCs/>
          <w:sz w:val="28"/>
          <w:szCs w:val="28"/>
          <w:rPrChange w:id="15509" w:author="James Vu" w:date="2024-04-18T22:33:00Z">
            <w:rPr>
              <w:b/>
              <w:bCs/>
            </w:rPr>
          </w:rPrChange>
        </w:rPr>
        <w:pPrChange w:id="15510" w:author="James Vu" w:date="2024-04-18T22:33:00Z">
          <w:pPr>
            <w:widowControl w:val="0"/>
            <w:spacing w:before="120" w:after="120"/>
          </w:pPr>
        </w:pPrChange>
      </w:pPr>
      <w:r w:rsidRPr="00167CE0">
        <w:rPr>
          <w:b/>
          <w:bCs/>
          <w:sz w:val="28"/>
          <w:szCs w:val="28"/>
          <w:rPrChange w:id="15511" w:author="James Vu" w:date="2024-04-18T22:33:00Z">
            <w:rPr>
              <w:b/>
              <w:bCs/>
            </w:rPr>
          </w:rPrChange>
        </w:rPr>
        <w:t>5</w:t>
      </w:r>
      <w:r w:rsidR="00432263" w:rsidRPr="00167CE0">
        <w:rPr>
          <w:b/>
          <w:bCs/>
          <w:sz w:val="28"/>
          <w:szCs w:val="28"/>
          <w:rPrChange w:id="15512" w:author="James Vu" w:date="2024-04-18T22:33:00Z">
            <w:rPr>
              <w:b/>
              <w:bCs/>
            </w:rPr>
          </w:rPrChange>
        </w:rPr>
        <w:t>.1. Các yếu tố liên quan đến an ninh và môi trường</w:t>
      </w:r>
    </w:p>
    <w:p w14:paraId="6C85BC3B" w14:textId="689254BE" w:rsidR="00862832" w:rsidRPr="00167CE0" w:rsidRDefault="00550F56">
      <w:pPr>
        <w:widowControl w:val="0"/>
        <w:spacing w:before="120" w:after="120"/>
        <w:ind w:firstLine="709"/>
        <w:jc w:val="both"/>
        <w:rPr>
          <w:sz w:val="28"/>
          <w:szCs w:val="28"/>
          <w:rPrChange w:id="15513" w:author="James Vu" w:date="2024-04-18T22:33:00Z">
            <w:rPr/>
          </w:rPrChange>
        </w:rPr>
        <w:pPrChange w:id="15514" w:author="James Vu" w:date="2024-04-18T22:33:00Z">
          <w:pPr>
            <w:widowControl w:val="0"/>
            <w:spacing w:before="120" w:after="120"/>
            <w:ind w:firstLine="709"/>
          </w:pPr>
        </w:pPrChange>
      </w:pPr>
      <w:r w:rsidRPr="00167CE0">
        <w:rPr>
          <w:sz w:val="28"/>
          <w:szCs w:val="28"/>
          <w:rPrChange w:id="15515" w:author="James Vu" w:date="2024-04-18T22:33:00Z">
            <w:rPr/>
          </w:rPrChange>
        </w:rPr>
        <w:t>Dự án “Xây dựng hệ thống thông tin</w:t>
      </w:r>
      <w:r w:rsidR="00862832" w:rsidRPr="00167CE0">
        <w:rPr>
          <w:sz w:val="28"/>
          <w:szCs w:val="28"/>
          <w:rPrChange w:id="15516" w:author="James Vu" w:date="2024-04-18T22:33:00Z">
            <w:rPr/>
          </w:rPrChange>
        </w:rPr>
        <w:t xml:space="preserve"> </w:t>
      </w:r>
      <w:r w:rsidR="00E30426" w:rsidRPr="00167CE0">
        <w:rPr>
          <w:sz w:val="28"/>
          <w:szCs w:val="28"/>
          <w:rPrChange w:id="15517" w:author="James Vu" w:date="2024-04-18T22:33:00Z">
            <w:rPr/>
          </w:rPrChange>
        </w:rPr>
        <w:t xml:space="preserve">quản lý </w:t>
      </w:r>
      <w:r w:rsidR="00862832" w:rsidRPr="00167CE0">
        <w:rPr>
          <w:sz w:val="28"/>
          <w:szCs w:val="28"/>
          <w:rPrChange w:id="15518" w:author="James Vu" w:date="2024-04-18T22:33:00Z">
            <w:rPr/>
          </w:rPrChange>
        </w:rPr>
        <w:t xml:space="preserve">ngành </w:t>
      </w:r>
      <w:r w:rsidR="00E30426" w:rsidRPr="00167CE0">
        <w:rPr>
          <w:sz w:val="28"/>
          <w:szCs w:val="28"/>
          <w:rPrChange w:id="15519" w:author="James Vu" w:date="2024-04-18T22:33:00Z">
            <w:rPr/>
          </w:rPrChange>
        </w:rPr>
        <w:t>n</w:t>
      </w:r>
      <w:r w:rsidR="00862832" w:rsidRPr="00167CE0">
        <w:rPr>
          <w:sz w:val="28"/>
          <w:szCs w:val="28"/>
          <w:rPrChange w:id="15520" w:author="James Vu" w:date="2024-04-18T22:33:00Z">
            <w:rPr/>
          </w:rPrChange>
        </w:rPr>
        <w:t xml:space="preserve">ông </w:t>
      </w:r>
      <w:r w:rsidR="00C90E80" w:rsidRPr="00167CE0">
        <w:rPr>
          <w:sz w:val="28"/>
          <w:szCs w:val="28"/>
          <w:rPrChange w:id="15521" w:author="James Vu" w:date="2024-04-18T22:33:00Z">
            <w:rPr/>
          </w:rPrChange>
        </w:rPr>
        <w:t xml:space="preserve">nghiệp </w:t>
      </w:r>
      <w:r w:rsidRPr="00167CE0">
        <w:rPr>
          <w:sz w:val="28"/>
          <w:szCs w:val="28"/>
          <w:rPrChange w:id="15522" w:author="James Vu" w:date="2024-04-18T22:33:00Z">
            <w:rPr/>
          </w:rPrChange>
        </w:rPr>
        <w:t>(</w:t>
      </w:r>
      <w:r w:rsidR="00303BBE" w:rsidRPr="00167CE0">
        <w:rPr>
          <w:sz w:val="28"/>
          <w:szCs w:val="28"/>
          <w:rPrChange w:id="15523" w:author="James Vu" w:date="2024-04-18T22:33:00Z">
            <w:rPr/>
          </w:rPrChange>
        </w:rPr>
        <w:t>g</w:t>
      </w:r>
      <w:r w:rsidRPr="00167CE0">
        <w:rPr>
          <w:sz w:val="28"/>
          <w:szCs w:val="28"/>
          <w:rPrChange w:id="15524" w:author="James Vu" w:date="2024-04-18T22:33:00Z">
            <w:rPr/>
          </w:rPrChange>
        </w:rPr>
        <w:t xml:space="preserve">iai đoạn I)” là dự án ứng dụng CNTT, </w:t>
      </w:r>
      <w:r w:rsidR="00862832" w:rsidRPr="00167CE0">
        <w:rPr>
          <w:sz w:val="28"/>
          <w:szCs w:val="28"/>
          <w:rPrChange w:id="15525" w:author="James Vu" w:date="2024-04-18T22:33:00Z">
            <w:rPr/>
          </w:rPrChange>
        </w:rPr>
        <w:t xml:space="preserve">chủ yếu tập trung đầu tư phần mềm, </w:t>
      </w:r>
      <w:r w:rsidR="00367B0C" w:rsidRPr="00167CE0">
        <w:rPr>
          <w:sz w:val="28"/>
          <w:szCs w:val="28"/>
          <w:rPrChange w:id="15526" w:author="James Vu" w:date="2024-04-18T22:33:00Z">
            <w:rPr/>
          </w:rPrChange>
        </w:rPr>
        <w:t xml:space="preserve">trang thiết bị, </w:t>
      </w:r>
      <w:r w:rsidR="00862832" w:rsidRPr="00167CE0">
        <w:rPr>
          <w:sz w:val="28"/>
          <w:szCs w:val="28"/>
          <w:rPrChange w:id="15527" w:author="James Vu" w:date="2024-04-18T22:33:00Z">
            <w:rPr/>
          </w:rPrChange>
        </w:rPr>
        <w:t xml:space="preserve">hạ tầng kỹ thuật và xây dựng CSDL chuyên ngành; các hệ thống trang thiết bị </w:t>
      </w:r>
      <w:r w:rsidR="00862832" w:rsidRPr="00167CE0">
        <w:rPr>
          <w:sz w:val="28"/>
          <w:szCs w:val="28"/>
          <w:rPrChange w:id="15528" w:author="James Vu" w:date="2024-04-18T22:33:00Z">
            <w:rPr/>
          </w:rPrChange>
        </w:rPr>
        <w:lastRenderedPageBreak/>
        <w:t>phải đáp ứng theo tiêu chuẩn, quy chuẩn hiện hành, vì vậy dự án này không nằm trong danh mục các dự án phải lập báo cáo đánh giá tác động môi trường theo Nghị định số 19/2015/NĐ-CP ngày 14/02/2015 về việc Quy định chi tiết thi hành một số điều của Luật Bảo vệ môi trường và Nghị định số 18/2015/NĐ-CP ngày 14/02/2015 về việc Quy định về quy hoạch bảo vệ môi trường, đánh giá môi trường chiến lược, đánh giá tác động môi trường và kế hoạch bảo vệ môi trường.</w:t>
      </w:r>
    </w:p>
    <w:p w14:paraId="0BDEB85E" w14:textId="77777777" w:rsidR="00550F56" w:rsidRPr="00167CE0" w:rsidRDefault="00550F56">
      <w:pPr>
        <w:widowControl w:val="0"/>
        <w:spacing w:before="120" w:after="120"/>
        <w:ind w:firstLine="567"/>
        <w:jc w:val="both"/>
        <w:rPr>
          <w:sz w:val="28"/>
          <w:szCs w:val="28"/>
          <w:rPrChange w:id="15529" w:author="James Vu" w:date="2024-04-18T22:33:00Z">
            <w:rPr/>
          </w:rPrChange>
        </w:rPr>
        <w:pPrChange w:id="15530" w:author="James Vu" w:date="2024-04-18T22:33:00Z">
          <w:pPr>
            <w:widowControl w:val="0"/>
            <w:spacing w:before="120" w:after="120"/>
            <w:ind w:firstLine="567"/>
          </w:pPr>
        </w:pPrChange>
      </w:pPr>
      <w:r w:rsidRPr="00167CE0">
        <w:rPr>
          <w:sz w:val="28"/>
          <w:szCs w:val="28"/>
          <w:rPrChange w:id="15531" w:author="James Vu" w:date="2024-04-18T22:33:00Z">
            <w:rPr/>
          </w:rPrChange>
        </w:rPr>
        <w:t>Phần mềm, ứng dụng, cơ sở dữ liệu vận hành trên môi trường mạng, nguồn thông tin, dữ liệu được quản lý, kiểm soát chặt chẽ, không gây ảnh hưởng đến an ninh và môi trường. Ngoài ra, việc phát triển hệ thống gắn liền với thực thi các giải pháp về bảo đảm an toàn, an ninh thiết bị, thông tin, dữ liệu, do đó hạn chế thấp nhất các tác động xấu làm mất an ninh, an toàn.</w:t>
      </w:r>
    </w:p>
    <w:p w14:paraId="7A53B733" w14:textId="33413045" w:rsidR="00550F56" w:rsidRPr="00167CE0" w:rsidRDefault="00550F56">
      <w:pPr>
        <w:widowControl w:val="0"/>
        <w:shd w:val="clear" w:color="auto" w:fill="FFFFFF"/>
        <w:spacing w:before="120" w:after="120"/>
        <w:ind w:firstLine="567"/>
        <w:jc w:val="both"/>
        <w:rPr>
          <w:w w:val="105"/>
          <w:sz w:val="28"/>
          <w:szCs w:val="28"/>
          <w:rPrChange w:id="15532" w:author="James Vu" w:date="2024-04-18T22:33:00Z">
            <w:rPr>
              <w:w w:val="105"/>
            </w:rPr>
          </w:rPrChange>
        </w:rPr>
        <w:pPrChange w:id="15533" w:author="James Vu" w:date="2024-04-18T22:33:00Z">
          <w:pPr>
            <w:widowControl w:val="0"/>
            <w:shd w:val="clear" w:color="auto" w:fill="FFFFFF"/>
            <w:spacing w:before="120" w:after="120"/>
            <w:ind w:firstLine="567"/>
          </w:pPr>
        </w:pPrChange>
      </w:pPr>
      <w:r w:rsidRPr="00167CE0">
        <w:rPr>
          <w:sz w:val="28"/>
          <w:szCs w:val="28"/>
          <w:rPrChange w:id="15534" w:author="James Vu" w:date="2024-04-18T22:33:00Z">
            <w:rPr/>
          </w:rPrChange>
        </w:rPr>
        <w:t xml:space="preserve">Ngoài ra, sau khi </w:t>
      </w:r>
      <w:r w:rsidR="00A26C60" w:rsidRPr="00167CE0">
        <w:rPr>
          <w:sz w:val="28"/>
          <w:szCs w:val="28"/>
          <w:rPrChange w:id="15535" w:author="James Vu" w:date="2024-04-18T22:33:00Z">
            <w:rPr/>
          </w:rPrChange>
        </w:rPr>
        <w:t>hoàn</w:t>
      </w:r>
      <w:r w:rsidRPr="00167CE0">
        <w:rPr>
          <w:sz w:val="28"/>
          <w:szCs w:val="28"/>
          <w:rPrChange w:id="15536" w:author="James Vu" w:date="2024-04-18T22:33:00Z">
            <w:rPr/>
          </w:rPrChange>
        </w:rPr>
        <w:t xml:space="preserve"> thành dự án, việc đưa </w:t>
      </w:r>
      <w:r w:rsidR="00862832" w:rsidRPr="00167CE0">
        <w:rPr>
          <w:sz w:val="28"/>
          <w:szCs w:val="28"/>
          <w:rPrChange w:id="15537" w:author="James Vu" w:date="2024-04-18T22:33:00Z">
            <w:rPr/>
          </w:rPrChange>
        </w:rPr>
        <w:t>H</w:t>
      </w:r>
      <w:r w:rsidRPr="00167CE0">
        <w:rPr>
          <w:sz w:val="28"/>
          <w:szCs w:val="28"/>
          <w:rPrChange w:id="15538" w:author="James Vu" w:date="2024-04-18T22:33:00Z">
            <w:rPr/>
          </w:rPrChange>
        </w:rPr>
        <w:t xml:space="preserve">ệ thống thông tin </w:t>
      </w:r>
      <w:r w:rsidR="00E601F6" w:rsidRPr="00167CE0">
        <w:rPr>
          <w:sz w:val="28"/>
          <w:szCs w:val="28"/>
          <w:rPrChange w:id="15539" w:author="James Vu" w:date="2024-04-18T22:33:00Z">
            <w:rPr/>
          </w:rPrChange>
        </w:rPr>
        <w:t xml:space="preserve">quản lý </w:t>
      </w:r>
      <w:r w:rsidR="00862832" w:rsidRPr="00167CE0">
        <w:rPr>
          <w:sz w:val="28"/>
          <w:szCs w:val="28"/>
          <w:rPrChange w:id="15540" w:author="James Vu" w:date="2024-04-18T22:33:00Z">
            <w:rPr/>
          </w:rPrChange>
        </w:rPr>
        <w:t xml:space="preserve">ngành </w:t>
      </w:r>
      <w:r w:rsidR="00103AF4" w:rsidRPr="00167CE0">
        <w:rPr>
          <w:sz w:val="28"/>
          <w:szCs w:val="28"/>
          <w:rPrChange w:id="15541" w:author="James Vu" w:date="2024-04-18T22:33:00Z">
            <w:rPr/>
          </w:rPrChange>
        </w:rPr>
        <w:t>n</w:t>
      </w:r>
      <w:r w:rsidR="00862832" w:rsidRPr="00167CE0">
        <w:rPr>
          <w:sz w:val="28"/>
          <w:szCs w:val="28"/>
          <w:rPrChange w:id="15542" w:author="James Vu" w:date="2024-04-18T22:33:00Z">
            <w:rPr/>
          </w:rPrChange>
        </w:rPr>
        <w:t xml:space="preserve">ông nghiệp </w:t>
      </w:r>
      <w:r w:rsidRPr="00167CE0">
        <w:rPr>
          <w:sz w:val="28"/>
          <w:szCs w:val="28"/>
          <w:rPrChange w:id="15543" w:author="James Vu" w:date="2024-04-18T22:33:00Z">
            <w:rPr/>
          </w:rPrChange>
        </w:rPr>
        <w:t>sử dụng chính thức gắn với ban hành, áp dụng</w:t>
      </w:r>
      <w:r w:rsidRPr="00167CE0">
        <w:rPr>
          <w:w w:val="105"/>
          <w:sz w:val="28"/>
          <w:szCs w:val="28"/>
          <w:rPrChange w:id="15544" w:author="James Vu" w:date="2024-04-18T22:33:00Z">
            <w:rPr>
              <w:w w:val="105"/>
            </w:rPr>
          </w:rPrChange>
        </w:rPr>
        <w:t xml:space="preserve"> Quy chế quản lý, vận hành và khai thác sử dụng sẽ giúp cho </w:t>
      </w:r>
      <w:r w:rsidRPr="00167CE0">
        <w:rPr>
          <w:sz w:val="28"/>
          <w:szCs w:val="28"/>
          <w:rPrChange w:id="15545" w:author="James Vu" w:date="2024-04-18T22:33:00Z">
            <w:rPr/>
          </w:rPrChange>
        </w:rPr>
        <w:t>các sản phẩm của dự án được khai thác sử dụng hiệu quả, kiểm soát, giám sát được các tác động tiêu cực.</w:t>
      </w:r>
    </w:p>
    <w:p w14:paraId="78A8238C" w14:textId="1E6224FD" w:rsidR="00550F56" w:rsidRPr="00167CE0" w:rsidRDefault="00550F56">
      <w:pPr>
        <w:widowControl w:val="0"/>
        <w:spacing w:before="120" w:after="120"/>
        <w:ind w:firstLine="567"/>
        <w:jc w:val="both"/>
        <w:rPr>
          <w:sz w:val="28"/>
          <w:szCs w:val="28"/>
          <w:rPrChange w:id="15546" w:author="James Vu" w:date="2024-04-18T22:33:00Z">
            <w:rPr/>
          </w:rPrChange>
        </w:rPr>
        <w:pPrChange w:id="15547" w:author="James Vu" w:date="2024-04-18T22:33:00Z">
          <w:pPr>
            <w:widowControl w:val="0"/>
            <w:spacing w:before="120" w:after="120"/>
            <w:ind w:firstLine="567"/>
          </w:pPr>
        </w:pPrChange>
      </w:pPr>
      <w:r w:rsidRPr="00167CE0">
        <w:rPr>
          <w:sz w:val="28"/>
          <w:szCs w:val="28"/>
          <w:rPrChange w:id="15548" w:author="James Vu" w:date="2024-04-18T22:33:00Z">
            <w:rPr/>
          </w:rPrChange>
        </w:rPr>
        <w:t xml:space="preserve">Với quy mô dự kiến đầu tư và đề xuất hình thức tổ chức triển khai, quản lý sử dụng nêu trên cho thấy, </w:t>
      </w:r>
      <w:r w:rsidR="00A26C60" w:rsidRPr="00167CE0">
        <w:rPr>
          <w:sz w:val="28"/>
          <w:szCs w:val="28"/>
          <w:rPrChange w:id="15549" w:author="James Vu" w:date="2024-04-18T22:33:00Z">
            <w:rPr/>
          </w:rPrChange>
        </w:rPr>
        <w:t>d</w:t>
      </w:r>
      <w:r w:rsidRPr="00167CE0">
        <w:rPr>
          <w:sz w:val="28"/>
          <w:szCs w:val="28"/>
          <w:rPrChange w:id="15550" w:author="James Vu" w:date="2024-04-18T22:33:00Z">
            <w:rPr/>
          </w:rPrChange>
        </w:rPr>
        <w:t>ự án “Xây dựng hệ thống thông tin</w:t>
      </w:r>
      <w:r w:rsidR="00862832" w:rsidRPr="00167CE0">
        <w:rPr>
          <w:sz w:val="28"/>
          <w:szCs w:val="28"/>
          <w:rPrChange w:id="15551" w:author="James Vu" w:date="2024-04-18T22:33:00Z">
            <w:rPr/>
          </w:rPrChange>
        </w:rPr>
        <w:t xml:space="preserve"> </w:t>
      </w:r>
      <w:r w:rsidR="00E30426" w:rsidRPr="00167CE0">
        <w:rPr>
          <w:sz w:val="28"/>
          <w:szCs w:val="28"/>
          <w:rPrChange w:id="15552" w:author="James Vu" w:date="2024-04-18T22:33:00Z">
            <w:rPr/>
          </w:rPrChange>
        </w:rPr>
        <w:t xml:space="preserve">quản lý </w:t>
      </w:r>
      <w:r w:rsidR="00862832" w:rsidRPr="00167CE0">
        <w:rPr>
          <w:sz w:val="28"/>
          <w:szCs w:val="28"/>
          <w:rPrChange w:id="15553" w:author="James Vu" w:date="2024-04-18T22:33:00Z">
            <w:rPr/>
          </w:rPrChange>
        </w:rPr>
        <w:t xml:space="preserve">ngành </w:t>
      </w:r>
      <w:r w:rsidR="00E30426" w:rsidRPr="00167CE0">
        <w:rPr>
          <w:sz w:val="28"/>
          <w:szCs w:val="28"/>
          <w:rPrChange w:id="15554" w:author="James Vu" w:date="2024-04-18T22:33:00Z">
            <w:rPr/>
          </w:rPrChange>
        </w:rPr>
        <w:t>n</w:t>
      </w:r>
      <w:r w:rsidR="00862832" w:rsidRPr="00167CE0">
        <w:rPr>
          <w:sz w:val="28"/>
          <w:szCs w:val="28"/>
          <w:rPrChange w:id="15555" w:author="James Vu" w:date="2024-04-18T22:33:00Z">
            <w:rPr/>
          </w:rPrChange>
        </w:rPr>
        <w:t xml:space="preserve">ông nghiệp </w:t>
      </w:r>
      <w:r w:rsidRPr="00167CE0">
        <w:rPr>
          <w:sz w:val="28"/>
          <w:szCs w:val="28"/>
          <w:rPrChange w:id="15556" w:author="James Vu" w:date="2024-04-18T22:33:00Z">
            <w:rPr/>
          </w:rPrChange>
        </w:rPr>
        <w:t>(</w:t>
      </w:r>
      <w:r w:rsidR="00C90E80" w:rsidRPr="00167CE0">
        <w:rPr>
          <w:sz w:val="28"/>
          <w:szCs w:val="28"/>
          <w:rPrChange w:id="15557" w:author="James Vu" w:date="2024-04-18T22:33:00Z">
            <w:rPr/>
          </w:rPrChange>
        </w:rPr>
        <w:t>g</w:t>
      </w:r>
      <w:r w:rsidRPr="00167CE0">
        <w:rPr>
          <w:sz w:val="28"/>
          <w:szCs w:val="28"/>
          <w:rPrChange w:id="15558" w:author="James Vu" w:date="2024-04-18T22:33:00Z">
            <w:rPr/>
          </w:rPrChange>
        </w:rPr>
        <w:t>iai đoạn I)” đáp ứng các quy định về an ninh và môi trường.</w:t>
      </w:r>
    </w:p>
    <w:p w14:paraId="7EC0D616" w14:textId="7C40F3A4" w:rsidR="00106E86" w:rsidRPr="00167CE0" w:rsidRDefault="008A51F6">
      <w:pPr>
        <w:widowControl w:val="0"/>
        <w:spacing w:before="120" w:after="120"/>
        <w:ind w:firstLine="567"/>
        <w:jc w:val="both"/>
        <w:rPr>
          <w:b/>
          <w:bCs/>
          <w:sz w:val="28"/>
          <w:szCs w:val="28"/>
          <w:rPrChange w:id="15559" w:author="James Vu" w:date="2024-04-18T22:33:00Z">
            <w:rPr>
              <w:b/>
              <w:bCs/>
            </w:rPr>
          </w:rPrChange>
        </w:rPr>
        <w:pPrChange w:id="15560" w:author="James Vu" w:date="2024-04-18T22:33:00Z">
          <w:pPr>
            <w:widowControl w:val="0"/>
            <w:spacing w:before="120" w:after="120"/>
            <w:ind w:firstLine="567"/>
          </w:pPr>
        </w:pPrChange>
      </w:pPr>
      <w:r w:rsidRPr="00167CE0">
        <w:rPr>
          <w:b/>
          <w:bCs/>
          <w:sz w:val="28"/>
          <w:szCs w:val="28"/>
          <w:rPrChange w:id="15561" w:author="James Vu" w:date="2024-04-18T22:33:00Z">
            <w:rPr>
              <w:b/>
              <w:bCs/>
            </w:rPr>
          </w:rPrChange>
        </w:rPr>
        <w:t>5</w:t>
      </w:r>
      <w:r w:rsidR="00672E96" w:rsidRPr="00167CE0">
        <w:rPr>
          <w:b/>
          <w:bCs/>
          <w:sz w:val="28"/>
          <w:szCs w:val="28"/>
          <w:rPrChange w:id="15562" w:author="James Vu" w:date="2024-04-18T22:33:00Z">
            <w:rPr>
              <w:b/>
              <w:bCs/>
            </w:rPr>
          </w:rPrChange>
        </w:rPr>
        <w:t xml:space="preserve">.2. </w:t>
      </w:r>
      <w:r w:rsidR="00106E86" w:rsidRPr="00167CE0">
        <w:rPr>
          <w:b/>
          <w:bCs/>
          <w:sz w:val="28"/>
          <w:szCs w:val="28"/>
          <w:rPrChange w:id="15563" w:author="James Vu" w:date="2024-04-18T22:33:00Z">
            <w:rPr>
              <w:b/>
              <w:bCs/>
            </w:rPr>
          </w:rPrChange>
        </w:rPr>
        <w:t>Hiệu quả về kinh tế - xã hội</w:t>
      </w:r>
    </w:p>
    <w:p w14:paraId="77759622" w14:textId="32A7FCDF" w:rsidR="00425B3A" w:rsidRPr="00167CE0" w:rsidRDefault="00425B3A">
      <w:pPr>
        <w:widowControl w:val="0"/>
        <w:spacing w:before="120" w:after="120"/>
        <w:ind w:firstLine="567"/>
        <w:jc w:val="both"/>
        <w:rPr>
          <w:iCs/>
          <w:sz w:val="28"/>
          <w:szCs w:val="28"/>
          <w:rPrChange w:id="15564" w:author="James Vu" w:date="2024-04-18T22:33:00Z">
            <w:rPr>
              <w:iCs/>
            </w:rPr>
          </w:rPrChange>
        </w:rPr>
        <w:pPrChange w:id="15565" w:author="James Vu" w:date="2024-04-18T22:33:00Z">
          <w:pPr>
            <w:widowControl w:val="0"/>
            <w:spacing w:before="120" w:after="120"/>
            <w:ind w:firstLine="567"/>
          </w:pPr>
        </w:pPrChange>
      </w:pPr>
      <w:r w:rsidRPr="00167CE0">
        <w:rPr>
          <w:iCs/>
          <w:sz w:val="28"/>
          <w:szCs w:val="28"/>
          <w:rPrChange w:id="15566" w:author="James Vu" w:date="2024-04-18T22:33:00Z">
            <w:rPr>
              <w:iCs/>
            </w:rPr>
          </w:rPrChange>
        </w:rPr>
        <w:t xml:space="preserve">Việc thực hiện triển khai và vận hành </w:t>
      </w:r>
      <w:r w:rsidRPr="00167CE0">
        <w:rPr>
          <w:sz w:val="28"/>
          <w:szCs w:val="28"/>
          <w:rPrChange w:id="15567" w:author="James Vu" w:date="2024-04-18T22:33:00Z">
            <w:rPr/>
          </w:rPrChange>
        </w:rPr>
        <w:t>hệ thống thông tin</w:t>
      </w:r>
      <w:r w:rsidR="00E30426" w:rsidRPr="00167CE0">
        <w:rPr>
          <w:sz w:val="28"/>
          <w:szCs w:val="28"/>
          <w:rPrChange w:id="15568" w:author="James Vu" w:date="2024-04-18T22:33:00Z">
            <w:rPr/>
          </w:rPrChange>
        </w:rPr>
        <w:t xml:space="preserve"> quản lý</w:t>
      </w:r>
      <w:r w:rsidRPr="00167CE0">
        <w:rPr>
          <w:sz w:val="28"/>
          <w:szCs w:val="28"/>
          <w:rPrChange w:id="15569" w:author="James Vu" w:date="2024-04-18T22:33:00Z">
            <w:rPr/>
          </w:rPrChange>
        </w:rPr>
        <w:t xml:space="preserve"> ngành </w:t>
      </w:r>
      <w:r w:rsidR="00CC078E" w:rsidRPr="00167CE0">
        <w:rPr>
          <w:sz w:val="28"/>
          <w:szCs w:val="28"/>
          <w:rPrChange w:id="15570" w:author="James Vu" w:date="2024-04-18T22:33:00Z">
            <w:rPr/>
          </w:rPrChange>
        </w:rPr>
        <w:t>n</w:t>
      </w:r>
      <w:r w:rsidRPr="00167CE0">
        <w:rPr>
          <w:sz w:val="28"/>
          <w:szCs w:val="28"/>
          <w:rPrChange w:id="15571" w:author="James Vu" w:date="2024-04-18T22:33:00Z">
            <w:rPr/>
          </w:rPrChange>
        </w:rPr>
        <w:t>ông nghiệp (</w:t>
      </w:r>
      <w:r w:rsidR="00303BBE" w:rsidRPr="00167CE0">
        <w:rPr>
          <w:sz w:val="28"/>
          <w:szCs w:val="28"/>
          <w:rPrChange w:id="15572" w:author="James Vu" w:date="2024-04-18T22:33:00Z">
            <w:rPr/>
          </w:rPrChange>
        </w:rPr>
        <w:t>g</w:t>
      </w:r>
      <w:r w:rsidRPr="00167CE0">
        <w:rPr>
          <w:sz w:val="28"/>
          <w:szCs w:val="28"/>
          <w:rPrChange w:id="15573" w:author="James Vu" w:date="2024-04-18T22:33:00Z">
            <w:rPr/>
          </w:rPrChange>
        </w:rPr>
        <w:t>iai đoạn I) sẽ hướng đến hiệu quả dự kiến như sau:</w:t>
      </w:r>
    </w:p>
    <w:p w14:paraId="5E1D7A52" w14:textId="32B5661A" w:rsidR="00862832" w:rsidRPr="00167CE0" w:rsidRDefault="00862832">
      <w:pPr>
        <w:widowControl w:val="0"/>
        <w:spacing w:before="120" w:after="120"/>
        <w:ind w:firstLine="567"/>
        <w:jc w:val="both"/>
        <w:rPr>
          <w:sz w:val="28"/>
          <w:szCs w:val="28"/>
          <w:rPrChange w:id="15574" w:author="James Vu" w:date="2024-04-18T22:33:00Z">
            <w:rPr/>
          </w:rPrChange>
        </w:rPr>
        <w:pPrChange w:id="15575" w:author="James Vu" w:date="2024-04-18T22:33:00Z">
          <w:pPr>
            <w:widowControl w:val="0"/>
            <w:spacing w:before="120" w:after="120"/>
            <w:ind w:firstLine="567"/>
          </w:pPr>
        </w:pPrChange>
      </w:pPr>
      <w:r w:rsidRPr="00167CE0">
        <w:rPr>
          <w:i/>
          <w:sz w:val="28"/>
          <w:szCs w:val="28"/>
          <w:rPrChange w:id="15576" w:author="James Vu" w:date="2024-04-18T22:33:00Z">
            <w:rPr>
              <w:i/>
            </w:rPr>
          </w:rPrChange>
        </w:rPr>
        <w:t>Thứ nhất,</w:t>
      </w:r>
      <w:r w:rsidRPr="00167CE0">
        <w:rPr>
          <w:sz w:val="28"/>
          <w:szCs w:val="28"/>
          <w:rPrChange w:id="15577" w:author="James Vu" w:date="2024-04-18T22:33:00Z">
            <w:rPr/>
          </w:rPrChange>
        </w:rPr>
        <w:t xml:space="preserve"> dự án tạo ra một công cụ hiện đại để nâng cao năng lực quản lý điều hành trên môi trường số, hỗ trợ </w:t>
      </w:r>
      <w:r w:rsidR="00425B3A" w:rsidRPr="00167CE0">
        <w:rPr>
          <w:sz w:val="28"/>
          <w:szCs w:val="28"/>
          <w:rPrChange w:id="15578" w:author="James Vu" w:date="2024-04-18T22:33:00Z">
            <w:rPr/>
          </w:rPrChange>
        </w:rPr>
        <w:t xml:space="preserve">lãnh đạo </w:t>
      </w:r>
      <w:r w:rsidR="00E30426" w:rsidRPr="00167CE0">
        <w:rPr>
          <w:sz w:val="28"/>
          <w:szCs w:val="28"/>
          <w:rPrChange w:id="15579" w:author="James Vu" w:date="2024-04-18T22:33:00Z">
            <w:rPr/>
          </w:rPrChange>
        </w:rPr>
        <w:t>các cấp</w:t>
      </w:r>
      <w:r w:rsidRPr="00167CE0">
        <w:rPr>
          <w:sz w:val="28"/>
          <w:szCs w:val="28"/>
          <w:rPrChange w:id="15580" w:author="James Vu" w:date="2024-04-18T22:33:00Z">
            <w:rPr/>
          </w:rPrChange>
        </w:rPr>
        <w:t xml:space="preserve"> và cán bộ chuyên môn </w:t>
      </w:r>
      <w:r w:rsidR="00425B3A" w:rsidRPr="00167CE0">
        <w:rPr>
          <w:sz w:val="28"/>
          <w:szCs w:val="28"/>
          <w:rPrChange w:id="15581" w:author="James Vu" w:date="2024-04-18T22:33:00Z">
            <w:rPr/>
          </w:rPrChange>
        </w:rPr>
        <w:t>ngành nông nghiệp</w:t>
      </w:r>
      <w:r w:rsidRPr="00167CE0">
        <w:rPr>
          <w:sz w:val="28"/>
          <w:szCs w:val="28"/>
          <w:rPrChange w:id="15582" w:author="James Vu" w:date="2024-04-18T22:33:00Z">
            <w:rPr/>
          </w:rPrChange>
        </w:rPr>
        <w:t xml:space="preserve"> </w:t>
      </w:r>
      <w:r w:rsidR="00425B3A" w:rsidRPr="00167CE0">
        <w:rPr>
          <w:sz w:val="28"/>
          <w:szCs w:val="28"/>
          <w:rPrChange w:id="15583" w:author="James Vu" w:date="2024-04-18T22:33:00Z">
            <w:rPr/>
          </w:rPrChange>
        </w:rPr>
        <w:t>trong công tác quản lý, chỉ đạo, điều hành, ra</w:t>
      </w:r>
      <w:r w:rsidRPr="00167CE0">
        <w:rPr>
          <w:sz w:val="28"/>
          <w:szCs w:val="28"/>
          <w:rPrChange w:id="15584" w:author="James Vu" w:date="2024-04-18T22:33:00Z">
            <w:rPr/>
          </w:rPrChange>
        </w:rPr>
        <w:t xml:space="preserve"> quyết định một cách khoa học, chính xác kịp thời. </w:t>
      </w:r>
      <w:r w:rsidR="00425B3A" w:rsidRPr="00167CE0">
        <w:rPr>
          <w:sz w:val="28"/>
          <w:szCs w:val="28"/>
          <w:rPrChange w:id="15585" w:author="James Vu" w:date="2024-04-18T22:33:00Z">
            <w:rPr/>
          </w:rPrChange>
        </w:rPr>
        <w:t>Đồng thời, dựa trên kết quả của việc phân tích dữ liệu lớn</w:t>
      </w:r>
      <w:r w:rsidR="00BD60EC" w:rsidRPr="00167CE0">
        <w:rPr>
          <w:sz w:val="28"/>
          <w:szCs w:val="28"/>
          <w:rPrChange w:id="15586" w:author="James Vu" w:date="2024-04-18T22:33:00Z">
            <w:rPr/>
          </w:rPrChange>
        </w:rPr>
        <w:t>,</w:t>
      </w:r>
      <w:r w:rsidR="00425B3A" w:rsidRPr="00167CE0">
        <w:rPr>
          <w:sz w:val="28"/>
          <w:szCs w:val="28"/>
          <w:rPrChange w:id="15587" w:author="James Vu" w:date="2024-04-18T22:33:00Z">
            <w:rPr/>
          </w:rPrChange>
        </w:rPr>
        <w:t xml:space="preserve"> hệ thống sẽ</w:t>
      </w:r>
      <w:r w:rsidR="00BD60EC" w:rsidRPr="00167CE0">
        <w:rPr>
          <w:sz w:val="28"/>
          <w:szCs w:val="28"/>
          <w:rPrChange w:id="15588" w:author="James Vu" w:date="2024-04-18T22:33:00Z">
            <w:rPr/>
          </w:rPrChange>
        </w:rPr>
        <w:t xml:space="preserve"> phân tích và đánh giá các góc độ, các lĩnh vực nông nghiệp để </w:t>
      </w:r>
      <w:r w:rsidR="00425B3A" w:rsidRPr="00167CE0">
        <w:rPr>
          <w:sz w:val="28"/>
          <w:szCs w:val="28"/>
          <w:rPrChange w:id="15589" w:author="James Vu" w:date="2024-04-18T22:33:00Z">
            <w:rPr/>
          </w:rPrChange>
        </w:rPr>
        <w:t>g</w:t>
      </w:r>
      <w:r w:rsidRPr="00167CE0">
        <w:rPr>
          <w:sz w:val="28"/>
          <w:szCs w:val="28"/>
          <w:rPrChange w:id="15590" w:author="James Vu" w:date="2024-04-18T22:33:00Z">
            <w:rPr/>
          </w:rPrChange>
        </w:rPr>
        <w:t>iúp cho công tác hoạch định chính sách và</w:t>
      </w:r>
      <w:r w:rsidR="00BD60EC" w:rsidRPr="00167CE0">
        <w:rPr>
          <w:sz w:val="28"/>
          <w:szCs w:val="28"/>
          <w:rPrChange w:id="15591" w:author="James Vu" w:date="2024-04-18T22:33:00Z">
            <w:rPr/>
          </w:rPrChange>
        </w:rPr>
        <w:t xml:space="preserve"> xây dựng</w:t>
      </w:r>
      <w:r w:rsidRPr="00167CE0">
        <w:rPr>
          <w:sz w:val="28"/>
          <w:szCs w:val="28"/>
          <w:rPrChange w:id="15592" w:author="James Vu" w:date="2024-04-18T22:33:00Z">
            <w:rPr/>
          </w:rPrChange>
        </w:rPr>
        <w:t xml:space="preserve"> đường lối phát triển </w:t>
      </w:r>
      <w:r w:rsidR="00425B3A" w:rsidRPr="00167CE0">
        <w:rPr>
          <w:sz w:val="28"/>
          <w:szCs w:val="28"/>
          <w:rPrChange w:id="15593" w:author="James Vu" w:date="2024-04-18T22:33:00Z">
            <w:rPr/>
          </w:rPrChange>
        </w:rPr>
        <w:t xml:space="preserve">ngành </w:t>
      </w:r>
      <w:r w:rsidR="00BD60EC" w:rsidRPr="00167CE0">
        <w:rPr>
          <w:sz w:val="28"/>
          <w:szCs w:val="28"/>
          <w:rPrChange w:id="15594" w:author="James Vu" w:date="2024-04-18T22:33:00Z">
            <w:rPr/>
          </w:rPrChange>
        </w:rPr>
        <w:t>nông nghiệp trong tỉnh một cách hiệu quả</w:t>
      </w:r>
      <w:r w:rsidRPr="00167CE0">
        <w:rPr>
          <w:sz w:val="28"/>
          <w:szCs w:val="28"/>
          <w:rPrChange w:id="15595" w:author="James Vu" w:date="2024-04-18T22:33:00Z">
            <w:rPr/>
          </w:rPrChange>
        </w:rPr>
        <w:t xml:space="preserve">.  </w:t>
      </w:r>
    </w:p>
    <w:p w14:paraId="68F9E61B" w14:textId="5F810213" w:rsidR="00BD60EC" w:rsidRPr="00167CE0" w:rsidRDefault="00BD60EC">
      <w:pPr>
        <w:widowControl w:val="0"/>
        <w:spacing w:before="120" w:after="120"/>
        <w:ind w:firstLine="567"/>
        <w:jc w:val="both"/>
        <w:rPr>
          <w:sz w:val="28"/>
          <w:szCs w:val="28"/>
          <w:rPrChange w:id="15596" w:author="James Vu" w:date="2024-04-18T22:33:00Z">
            <w:rPr/>
          </w:rPrChange>
        </w:rPr>
        <w:pPrChange w:id="15597" w:author="James Vu" w:date="2024-04-18T22:33:00Z">
          <w:pPr>
            <w:widowControl w:val="0"/>
            <w:spacing w:before="120" w:after="120"/>
            <w:ind w:firstLine="567"/>
          </w:pPr>
        </w:pPrChange>
      </w:pPr>
      <w:r w:rsidRPr="00167CE0">
        <w:rPr>
          <w:i/>
          <w:sz w:val="28"/>
          <w:szCs w:val="28"/>
          <w:rPrChange w:id="15598" w:author="James Vu" w:date="2024-04-18T22:33:00Z">
            <w:rPr>
              <w:i/>
            </w:rPr>
          </w:rPrChange>
        </w:rPr>
        <w:t>Thứ hai</w:t>
      </w:r>
      <w:r w:rsidRPr="00167CE0">
        <w:rPr>
          <w:sz w:val="28"/>
          <w:szCs w:val="28"/>
          <w:rPrChange w:id="15599" w:author="James Vu" w:date="2024-04-18T22:33:00Z">
            <w:rPr/>
          </w:rPrChange>
        </w:rPr>
        <w:t xml:space="preserve">, dự án cho phép thực hiện việc giám sát hoạt động, cập nhật thông tin, dữ liệu của các đơn vị </w:t>
      </w:r>
      <w:r w:rsidR="00367B0C" w:rsidRPr="00167CE0">
        <w:rPr>
          <w:sz w:val="28"/>
          <w:szCs w:val="28"/>
          <w:rPrChange w:id="15600" w:author="James Vu" w:date="2024-04-18T22:33:00Z">
            <w:rPr/>
          </w:rPrChange>
        </w:rPr>
        <w:t xml:space="preserve">thuộc ngành nông nghiệp </w:t>
      </w:r>
      <w:r w:rsidRPr="00167CE0">
        <w:rPr>
          <w:sz w:val="28"/>
          <w:szCs w:val="28"/>
          <w:rPrChange w:id="15601" w:author="James Vu" w:date="2024-04-18T22:33:00Z">
            <w:rPr/>
          </w:rPrChange>
        </w:rPr>
        <w:t xml:space="preserve">nhằm đảm bảo sự đầy đủ về thông tin phục vụ cho công tác quản lý và kịp thời phát hiện các vấn đề quan trọng ở mỗi thời điểm. </w:t>
      </w:r>
    </w:p>
    <w:p w14:paraId="34F18BE8" w14:textId="0E5BE1B4" w:rsidR="00BD60EC" w:rsidRPr="00167CE0" w:rsidRDefault="00BD60EC">
      <w:pPr>
        <w:widowControl w:val="0"/>
        <w:spacing w:before="120" w:after="120"/>
        <w:ind w:firstLine="567"/>
        <w:jc w:val="both"/>
        <w:rPr>
          <w:sz w:val="28"/>
          <w:szCs w:val="28"/>
          <w:rPrChange w:id="15602" w:author="James Vu" w:date="2024-04-18T22:33:00Z">
            <w:rPr/>
          </w:rPrChange>
        </w:rPr>
        <w:pPrChange w:id="15603" w:author="James Vu" w:date="2024-04-18T22:33:00Z">
          <w:pPr>
            <w:widowControl w:val="0"/>
            <w:spacing w:before="120" w:after="120"/>
            <w:ind w:firstLine="567"/>
          </w:pPr>
        </w:pPrChange>
      </w:pPr>
      <w:r w:rsidRPr="00167CE0">
        <w:rPr>
          <w:i/>
          <w:sz w:val="28"/>
          <w:szCs w:val="28"/>
          <w:rPrChange w:id="15604" w:author="James Vu" w:date="2024-04-18T22:33:00Z">
            <w:rPr>
              <w:i/>
            </w:rPr>
          </w:rPrChange>
        </w:rPr>
        <w:t>Thứ ba</w:t>
      </w:r>
      <w:r w:rsidRPr="00167CE0">
        <w:rPr>
          <w:sz w:val="28"/>
          <w:szCs w:val="28"/>
          <w:rPrChange w:id="15605" w:author="James Vu" w:date="2024-04-18T22:33:00Z">
            <w:rPr/>
          </w:rPrChange>
        </w:rPr>
        <w:t xml:space="preserve">, hệ thống cho phép </w:t>
      </w:r>
      <w:r w:rsidR="00A26C60" w:rsidRPr="00167CE0">
        <w:rPr>
          <w:sz w:val="28"/>
          <w:szCs w:val="28"/>
          <w:rPrChange w:id="15606" w:author="James Vu" w:date="2024-04-18T22:33:00Z">
            <w:rPr/>
          </w:rPrChange>
        </w:rPr>
        <w:t xml:space="preserve">tin học </w:t>
      </w:r>
      <w:r w:rsidRPr="00167CE0">
        <w:rPr>
          <w:sz w:val="28"/>
          <w:szCs w:val="28"/>
          <w:rPrChange w:id="15607" w:author="James Vu" w:date="2024-04-18T22:33:00Z">
            <w:rPr/>
          </w:rPrChange>
        </w:rPr>
        <w:t xml:space="preserve">hóa công tác quản lý nội dung, tài liệu, </w:t>
      </w:r>
      <w:r w:rsidR="002525E3" w:rsidRPr="00167CE0">
        <w:rPr>
          <w:sz w:val="28"/>
          <w:szCs w:val="28"/>
          <w:rPrChange w:id="15608" w:author="James Vu" w:date="2024-04-18T22:33:00Z">
            <w:rPr/>
          </w:rPrChange>
        </w:rPr>
        <w:t>quy trình</w:t>
      </w:r>
      <w:r w:rsidRPr="00167CE0">
        <w:rPr>
          <w:sz w:val="28"/>
          <w:szCs w:val="28"/>
          <w:rPrChange w:id="15609" w:author="James Vu" w:date="2024-04-18T22:33:00Z">
            <w:rPr/>
          </w:rPrChange>
        </w:rPr>
        <w:t>, tiết kiệm được rất nhiều thời gian, nguồn lực thay vì làm báo cáo thủ công, tạo điều kiện để cán bộ, công chức, viên chức, người lao động của ngành có thêm thời gian để tập trung vào công tác chuyên môn nghiệp vụ.</w:t>
      </w:r>
    </w:p>
    <w:p w14:paraId="4E6CB539" w14:textId="14503354" w:rsidR="00BD60EC" w:rsidRPr="00167CE0" w:rsidRDefault="00BD60EC">
      <w:pPr>
        <w:widowControl w:val="0"/>
        <w:spacing w:before="120" w:after="120"/>
        <w:ind w:firstLine="567"/>
        <w:jc w:val="both"/>
        <w:rPr>
          <w:sz w:val="28"/>
          <w:szCs w:val="28"/>
          <w:rPrChange w:id="15610" w:author="James Vu" w:date="2024-04-18T22:33:00Z">
            <w:rPr/>
          </w:rPrChange>
        </w:rPr>
        <w:pPrChange w:id="15611" w:author="James Vu" w:date="2024-04-18T22:33:00Z">
          <w:pPr>
            <w:widowControl w:val="0"/>
            <w:spacing w:before="120" w:after="120"/>
            <w:ind w:firstLine="567"/>
          </w:pPr>
        </w:pPrChange>
      </w:pPr>
      <w:r w:rsidRPr="00167CE0">
        <w:rPr>
          <w:i/>
          <w:sz w:val="28"/>
          <w:szCs w:val="28"/>
          <w:rPrChange w:id="15612" w:author="James Vu" w:date="2024-04-18T22:33:00Z">
            <w:rPr>
              <w:i/>
            </w:rPr>
          </w:rPrChange>
        </w:rPr>
        <w:t>Thứ tư,</w:t>
      </w:r>
      <w:r w:rsidRPr="00167CE0">
        <w:rPr>
          <w:sz w:val="28"/>
          <w:szCs w:val="28"/>
          <w:rPrChange w:id="15613" w:author="James Vu" w:date="2024-04-18T22:33:00Z">
            <w:rPr/>
          </w:rPrChange>
        </w:rPr>
        <w:t xml:space="preserve"> hệ thống hình thành môi trường số trong nông nghiệp để </w:t>
      </w:r>
      <w:r w:rsidR="00DA05BD" w:rsidRPr="00167CE0">
        <w:rPr>
          <w:sz w:val="28"/>
          <w:szCs w:val="28"/>
          <w:rPrChange w:id="15614" w:author="James Vu" w:date="2024-04-18T22:33:00Z">
            <w:rPr/>
          </w:rPrChange>
        </w:rPr>
        <w:t>cán bộ, công chức, viên chức, người lao động của ngành</w:t>
      </w:r>
      <w:r w:rsidRPr="00167CE0">
        <w:rPr>
          <w:sz w:val="28"/>
          <w:szCs w:val="28"/>
          <w:rPrChange w:id="15615" w:author="James Vu" w:date="2024-04-18T22:33:00Z">
            <w:rPr/>
          </w:rPrChange>
        </w:rPr>
        <w:t xml:space="preserve"> hoạt động, làm việc, tương tác, phân tích dữ liệu. Môi trường số sẽ giúp giảm thời gian xử lý công việc và từng bước làm thay đổi tác phong làm việc theo hướng sử dụng thông tin dữ liệu để phân tích phục vụ nâng cao hiệu quả quản lý ngành. </w:t>
      </w:r>
    </w:p>
    <w:p w14:paraId="3270954A" w14:textId="387F81AE" w:rsidR="002525E3" w:rsidRPr="00167CE0" w:rsidRDefault="002525E3">
      <w:pPr>
        <w:widowControl w:val="0"/>
        <w:spacing w:before="120" w:after="120"/>
        <w:ind w:firstLine="567"/>
        <w:jc w:val="both"/>
        <w:rPr>
          <w:sz w:val="28"/>
          <w:szCs w:val="28"/>
          <w:rPrChange w:id="15616" w:author="James Vu" w:date="2024-04-18T22:33:00Z">
            <w:rPr/>
          </w:rPrChange>
        </w:rPr>
        <w:pPrChange w:id="15617" w:author="James Vu" w:date="2024-04-18T22:33:00Z">
          <w:pPr>
            <w:widowControl w:val="0"/>
            <w:spacing w:before="120" w:after="120"/>
            <w:ind w:firstLine="567"/>
          </w:pPr>
        </w:pPrChange>
      </w:pPr>
      <w:r w:rsidRPr="00167CE0">
        <w:rPr>
          <w:i/>
          <w:sz w:val="28"/>
          <w:szCs w:val="28"/>
          <w:rPrChange w:id="15618" w:author="James Vu" w:date="2024-04-18T22:33:00Z">
            <w:rPr>
              <w:i/>
            </w:rPr>
          </w:rPrChange>
        </w:rPr>
        <w:lastRenderedPageBreak/>
        <w:t>Thứ năm,</w:t>
      </w:r>
      <w:r w:rsidRPr="00167CE0">
        <w:rPr>
          <w:sz w:val="28"/>
          <w:szCs w:val="28"/>
          <w:rPrChange w:id="15619" w:author="James Vu" w:date="2024-04-18T22:33:00Z">
            <w:rPr/>
          </w:rPrChange>
        </w:rPr>
        <w:t xml:space="preserve"> trong quá trình xây dựng dự án và tích hợp dữ liệu, việc </w:t>
      </w:r>
      <w:r w:rsidR="00DA05BD" w:rsidRPr="00167CE0">
        <w:rPr>
          <w:sz w:val="28"/>
          <w:szCs w:val="28"/>
          <w:rPrChange w:id="15620" w:author="James Vu" w:date="2024-04-18T22:33:00Z">
            <w:rPr/>
          </w:rPrChange>
        </w:rPr>
        <w:t>hoàn</w:t>
      </w:r>
      <w:r w:rsidRPr="00167CE0">
        <w:rPr>
          <w:sz w:val="28"/>
          <w:szCs w:val="28"/>
          <w:rPrChange w:id="15621" w:author="James Vu" w:date="2024-04-18T22:33:00Z">
            <w:rPr/>
          </w:rPrChange>
        </w:rPr>
        <w:t xml:space="preserve"> thiện cơ chế chia sẻ và tích hợp dữ liệu, đồng thời nâng cao kỷ luật đảm bảo dữ liệu sẽ giúp các đơn vị liên quan phải đẩy mạnh chuyển đổi số để đáp ứng yêu cầu chỉ đạo điều hành. Dữ liệu một khi được tích hợp và chia sẻ nó sẽ là một tài sản quý giá và hiệu quả trong công tác quản lý, chỉ đạo ngành nông nghiệp.</w:t>
      </w:r>
    </w:p>
    <w:p w14:paraId="629F1F62" w14:textId="7EDABC75" w:rsidR="002525E3" w:rsidRPr="00167CE0" w:rsidRDefault="002525E3">
      <w:pPr>
        <w:widowControl w:val="0"/>
        <w:spacing w:before="120" w:after="120"/>
        <w:ind w:firstLine="567"/>
        <w:jc w:val="both"/>
        <w:rPr>
          <w:sz w:val="28"/>
          <w:szCs w:val="28"/>
          <w:rPrChange w:id="15622" w:author="James Vu" w:date="2024-04-18T22:33:00Z">
            <w:rPr/>
          </w:rPrChange>
        </w:rPr>
        <w:pPrChange w:id="15623" w:author="James Vu" w:date="2024-04-18T22:33:00Z">
          <w:pPr>
            <w:widowControl w:val="0"/>
            <w:spacing w:before="120" w:after="120"/>
            <w:ind w:firstLine="567"/>
          </w:pPr>
        </w:pPrChange>
      </w:pPr>
      <w:r w:rsidRPr="00167CE0">
        <w:rPr>
          <w:i/>
          <w:sz w:val="28"/>
          <w:szCs w:val="28"/>
          <w:rPrChange w:id="15624" w:author="James Vu" w:date="2024-04-18T22:33:00Z">
            <w:rPr>
              <w:i/>
            </w:rPr>
          </w:rPrChange>
        </w:rPr>
        <w:t xml:space="preserve">Thứ sáu, </w:t>
      </w:r>
      <w:r w:rsidRPr="00167CE0">
        <w:rPr>
          <w:iCs/>
          <w:sz w:val="28"/>
          <w:szCs w:val="28"/>
          <w:rPrChange w:id="15625" w:author="James Vu" w:date="2024-04-18T22:33:00Z">
            <w:rPr>
              <w:iCs/>
            </w:rPr>
          </w:rPrChange>
        </w:rPr>
        <w:t>các</w:t>
      </w:r>
      <w:r w:rsidRPr="00167CE0">
        <w:rPr>
          <w:sz w:val="28"/>
          <w:szCs w:val="28"/>
          <w:rPrChange w:id="15626" w:author="James Vu" w:date="2024-04-18T22:33:00Z">
            <w:rPr/>
          </w:rPrChange>
        </w:rPr>
        <w:t xml:space="preserve"> tổ chức và doanh nghiệp hoạt động trong lĩnh vực nông nghiệp sẽ được tiếp cận nguồn dữ liệu một cách</w:t>
      </w:r>
      <w:r w:rsidR="00EC6FEB" w:rsidRPr="00167CE0">
        <w:rPr>
          <w:sz w:val="28"/>
          <w:szCs w:val="28"/>
          <w:rPrChange w:id="15627" w:author="James Vu" w:date="2024-04-18T22:33:00Z">
            <w:rPr/>
          </w:rPrChange>
        </w:rPr>
        <w:t xml:space="preserve"> đầy đủ,</w:t>
      </w:r>
      <w:r w:rsidRPr="00167CE0">
        <w:rPr>
          <w:sz w:val="28"/>
          <w:szCs w:val="28"/>
          <w:rPrChange w:id="15628" w:author="James Vu" w:date="2024-04-18T22:33:00Z">
            <w:rPr/>
          </w:rPrChange>
        </w:rPr>
        <w:t xml:space="preserve"> nhanh chóng và chính xác dựa trên các nền tảng dữ liệu, các ứng dụng công nghệ mới, tăng cường kết nối chặt chẽ với cơ quan quản lý nhà nước nhằm nâng cao chất lượng phục vụ, đồng thời giúp cho hoạt động của doanh nghiệp đạt hiệu quả hơn, tăng sức hấp dẫn cho các sản phẩm nông nghiệp và đẩy mạnh phát triển kinh tế nông nghiệp.</w:t>
      </w:r>
    </w:p>
    <w:p w14:paraId="620E2297" w14:textId="5A7942DE" w:rsidR="00CD5F56" w:rsidRPr="00167CE0" w:rsidRDefault="008A51F6">
      <w:pPr>
        <w:widowControl w:val="0"/>
        <w:spacing w:before="120" w:after="120"/>
        <w:ind w:firstLine="567"/>
        <w:jc w:val="both"/>
        <w:outlineLvl w:val="1"/>
        <w:rPr>
          <w:b/>
          <w:bCs/>
          <w:sz w:val="28"/>
          <w:szCs w:val="28"/>
          <w:shd w:val="clear" w:color="auto" w:fill="FFFFFF"/>
          <w:rPrChange w:id="15629" w:author="James Vu" w:date="2024-04-18T22:33:00Z">
            <w:rPr>
              <w:b/>
              <w:bCs/>
              <w:shd w:val="clear" w:color="auto" w:fill="FFFFFF"/>
            </w:rPr>
          </w:rPrChange>
        </w:rPr>
        <w:pPrChange w:id="15630" w:author="James Vu" w:date="2024-04-18T22:33:00Z">
          <w:pPr>
            <w:widowControl w:val="0"/>
            <w:spacing w:before="120" w:after="120"/>
            <w:ind w:firstLine="567"/>
            <w:outlineLvl w:val="1"/>
          </w:pPr>
        </w:pPrChange>
      </w:pPr>
      <w:r w:rsidRPr="00167CE0">
        <w:rPr>
          <w:b/>
          <w:bCs/>
          <w:sz w:val="28"/>
          <w:szCs w:val="28"/>
          <w:shd w:val="clear" w:color="auto" w:fill="FFFFFF"/>
          <w:rPrChange w:id="15631" w:author="James Vu" w:date="2024-04-18T22:33:00Z">
            <w:rPr>
              <w:b/>
              <w:bCs/>
              <w:shd w:val="clear" w:color="auto" w:fill="FFFFFF"/>
            </w:rPr>
          </w:rPrChange>
        </w:rPr>
        <w:t>6</w:t>
      </w:r>
      <w:r w:rsidR="007E0A15" w:rsidRPr="00167CE0">
        <w:rPr>
          <w:b/>
          <w:bCs/>
          <w:sz w:val="28"/>
          <w:szCs w:val="28"/>
          <w:shd w:val="clear" w:color="auto" w:fill="FFFFFF"/>
          <w:rPrChange w:id="15632" w:author="James Vu" w:date="2024-04-18T22:33:00Z">
            <w:rPr>
              <w:b/>
              <w:bCs/>
              <w:shd w:val="clear" w:color="auto" w:fill="FFFFFF"/>
            </w:rPr>
          </w:rPrChange>
        </w:rPr>
        <w:t xml:space="preserve">. </w:t>
      </w:r>
      <w:r w:rsidR="00CD5F56" w:rsidRPr="00167CE0">
        <w:rPr>
          <w:b/>
          <w:bCs/>
          <w:sz w:val="28"/>
          <w:szCs w:val="28"/>
          <w:shd w:val="clear" w:color="auto" w:fill="FFFFFF"/>
          <w:rPrChange w:id="15633" w:author="James Vu" w:date="2024-04-18T22:33:00Z">
            <w:rPr>
              <w:b/>
              <w:bCs/>
              <w:shd w:val="clear" w:color="auto" w:fill="FFFFFF"/>
            </w:rPr>
          </w:rPrChange>
        </w:rPr>
        <w:t>Phân chia các dự án thành phần (nếu có)</w:t>
      </w:r>
    </w:p>
    <w:p w14:paraId="5351E82D" w14:textId="5F851DD0" w:rsidR="00CD5F56" w:rsidRPr="00167CE0" w:rsidRDefault="00CD5F56">
      <w:pPr>
        <w:widowControl w:val="0"/>
        <w:spacing w:before="120" w:after="120"/>
        <w:ind w:firstLine="567"/>
        <w:jc w:val="both"/>
        <w:rPr>
          <w:sz w:val="28"/>
          <w:szCs w:val="28"/>
          <w:rPrChange w:id="15634" w:author="James Vu" w:date="2024-04-18T22:33:00Z">
            <w:rPr/>
          </w:rPrChange>
        </w:rPr>
        <w:pPrChange w:id="15635" w:author="James Vu" w:date="2024-04-18T22:33:00Z">
          <w:pPr>
            <w:widowControl w:val="0"/>
            <w:spacing w:before="120" w:after="120"/>
            <w:ind w:firstLine="567"/>
          </w:pPr>
        </w:pPrChange>
      </w:pPr>
      <w:r w:rsidRPr="00167CE0">
        <w:rPr>
          <w:sz w:val="28"/>
          <w:szCs w:val="28"/>
          <w:rPrChange w:id="15636" w:author="James Vu" w:date="2024-04-18T22:33:00Z">
            <w:rPr/>
          </w:rPrChange>
        </w:rPr>
        <w:t xml:space="preserve">Dự án </w:t>
      </w:r>
      <w:r w:rsidR="00676CD7" w:rsidRPr="00167CE0">
        <w:rPr>
          <w:sz w:val="28"/>
          <w:szCs w:val="28"/>
          <w:rPrChange w:id="15637" w:author="James Vu" w:date="2024-04-18T22:33:00Z">
            <w:rPr/>
          </w:rPrChange>
        </w:rPr>
        <w:t>không phân chia thành các dự án thành phần.</w:t>
      </w:r>
    </w:p>
    <w:p w14:paraId="34372979" w14:textId="4AAB8243" w:rsidR="000B6050" w:rsidRPr="00167CE0" w:rsidRDefault="008A51F6">
      <w:pPr>
        <w:widowControl w:val="0"/>
        <w:spacing w:before="120" w:after="120"/>
        <w:ind w:firstLine="567"/>
        <w:jc w:val="both"/>
        <w:outlineLvl w:val="1"/>
        <w:rPr>
          <w:b/>
          <w:bCs/>
          <w:sz w:val="28"/>
          <w:szCs w:val="28"/>
          <w:shd w:val="clear" w:color="auto" w:fill="FFFFFF"/>
          <w:rPrChange w:id="15638" w:author="James Vu" w:date="2024-04-18T22:33:00Z">
            <w:rPr>
              <w:b/>
              <w:bCs/>
              <w:shd w:val="clear" w:color="auto" w:fill="FFFFFF"/>
            </w:rPr>
          </w:rPrChange>
        </w:rPr>
        <w:pPrChange w:id="15639" w:author="James Vu" w:date="2024-04-18T22:33:00Z">
          <w:pPr>
            <w:widowControl w:val="0"/>
            <w:spacing w:before="120" w:after="120"/>
            <w:ind w:firstLine="567"/>
            <w:outlineLvl w:val="1"/>
          </w:pPr>
        </w:pPrChange>
      </w:pPr>
      <w:r w:rsidRPr="00167CE0">
        <w:rPr>
          <w:b/>
          <w:bCs/>
          <w:sz w:val="28"/>
          <w:szCs w:val="28"/>
          <w:shd w:val="clear" w:color="auto" w:fill="FFFFFF"/>
          <w:rPrChange w:id="15640" w:author="James Vu" w:date="2024-04-18T22:33:00Z">
            <w:rPr>
              <w:b/>
              <w:bCs/>
              <w:shd w:val="clear" w:color="auto" w:fill="FFFFFF"/>
            </w:rPr>
          </w:rPrChange>
        </w:rPr>
        <w:t>7</w:t>
      </w:r>
      <w:r w:rsidR="000B6050" w:rsidRPr="00167CE0">
        <w:rPr>
          <w:b/>
          <w:bCs/>
          <w:sz w:val="28"/>
          <w:szCs w:val="28"/>
          <w:shd w:val="clear" w:color="auto" w:fill="FFFFFF"/>
          <w:rPrChange w:id="15641" w:author="James Vu" w:date="2024-04-18T22:33:00Z">
            <w:rPr>
              <w:b/>
              <w:bCs/>
              <w:shd w:val="clear" w:color="auto" w:fill="FFFFFF"/>
            </w:rPr>
          </w:rPrChange>
        </w:rPr>
        <w:t>. Giải pháp tổ chức thực hiện</w:t>
      </w:r>
    </w:p>
    <w:p w14:paraId="36037FBB" w14:textId="38B3B1EB" w:rsidR="00550F56" w:rsidRPr="00167CE0" w:rsidRDefault="00206905">
      <w:pPr>
        <w:widowControl w:val="0"/>
        <w:spacing w:before="120" w:after="120"/>
        <w:ind w:firstLine="567"/>
        <w:jc w:val="both"/>
        <w:rPr>
          <w:b/>
          <w:bCs/>
          <w:i/>
          <w:sz w:val="28"/>
          <w:szCs w:val="28"/>
          <w:rPrChange w:id="15642" w:author="James Vu" w:date="2024-04-18T22:33:00Z">
            <w:rPr>
              <w:b/>
              <w:bCs/>
              <w:i/>
            </w:rPr>
          </w:rPrChange>
        </w:rPr>
        <w:pPrChange w:id="15643" w:author="James Vu" w:date="2024-04-18T22:33:00Z">
          <w:pPr>
            <w:widowControl w:val="0"/>
            <w:spacing w:before="120" w:after="120"/>
            <w:ind w:firstLine="567"/>
          </w:pPr>
        </w:pPrChange>
      </w:pPr>
      <w:r w:rsidRPr="00167CE0">
        <w:rPr>
          <w:b/>
          <w:bCs/>
          <w:i/>
          <w:sz w:val="28"/>
          <w:szCs w:val="28"/>
          <w:rPrChange w:id="15644" w:author="James Vu" w:date="2024-04-18T22:33:00Z">
            <w:rPr>
              <w:b/>
              <w:bCs/>
              <w:i/>
            </w:rPr>
          </w:rPrChange>
        </w:rPr>
        <w:t>7.1.</w:t>
      </w:r>
      <w:r w:rsidR="00550F56" w:rsidRPr="00167CE0">
        <w:rPr>
          <w:b/>
          <w:bCs/>
          <w:i/>
          <w:sz w:val="28"/>
          <w:szCs w:val="28"/>
          <w:rPrChange w:id="15645" w:author="James Vu" w:date="2024-04-18T22:33:00Z">
            <w:rPr>
              <w:b/>
              <w:bCs/>
              <w:i/>
            </w:rPr>
          </w:rPrChange>
        </w:rPr>
        <w:t xml:space="preserve"> Mô hình tổng thể của hệ thống thông tin</w:t>
      </w:r>
      <w:r w:rsidR="00C90E80" w:rsidRPr="00167CE0">
        <w:rPr>
          <w:b/>
          <w:bCs/>
          <w:i/>
          <w:sz w:val="28"/>
          <w:szCs w:val="28"/>
          <w:rPrChange w:id="15646" w:author="James Vu" w:date="2024-04-18T22:33:00Z">
            <w:rPr>
              <w:b/>
              <w:bCs/>
              <w:i/>
            </w:rPr>
          </w:rPrChange>
        </w:rPr>
        <w:t xml:space="preserve"> quản lý ngành</w:t>
      </w:r>
      <w:r w:rsidR="00550F56" w:rsidRPr="00167CE0">
        <w:rPr>
          <w:b/>
          <w:bCs/>
          <w:i/>
          <w:sz w:val="28"/>
          <w:szCs w:val="28"/>
          <w:rPrChange w:id="15647" w:author="James Vu" w:date="2024-04-18T22:33:00Z">
            <w:rPr>
              <w:b/>
              <w:bCs/>
              <w:i/>
            </w:rPr>
          </w:rPrChange>
        </w:rPr>
        <w:t xml:space="preserve"> nông nghiệp</w:t>
      </w:r>
    </w:p>
    <w:p w14:paraId="3F47EE64" w14:textId="66E5A34D" w:rsidR="00550F56" w:rsidRPr="00167CE0" w:rsidRDefault="00550F56">
      <w:pPr>
        <w:widowControl w:val="0"/>
        <w:spacing w:before="120" w:after="120"/>
        <w:ind w:firstLine="567"/>
        <w:jc w:val="both"/>
        <w:rPr>
          <w:sz w:val="28"/>
          <w:szCs w:val="28"/>
          <w:lang w:val="sv-SE" w:bidi="en-US"/>
          <w:rPrChange w:id="15648" w:author="James Vu" w:date="2024-04-18T22:33:00Z">
            <w:rPr>
              <w:lang w:val="sv-SE" w:bidi="en-US"/>
            </w:rPr>
          </w:rPrChange>
        </w:rPr>
        <w:pPrChange w:id="15649" w:author="James Vu" w:date="2024-04-18T22:33:00Z">
          <w:pPr>
            <w:widowControl w:val="0"/>
            <w:spacing w:before="120" w:after="120"/>
            <w:ind w:firstLine="567"/>
          </w:pPr>
        </w:pPrChange>
      </w:pPr>
      <w:r w:rsidRPr="00167CE0">
        <w:rPr>
          <w:sz w:val="28"/>
          <w:szCs w:val="28"/>
          <w:lang w:val="sv-SE" w:bidi="en-US"/>
          <w:rPrChange w:id="15650" w:author="James Vu" w:date="2024-04-18T22:33:00Z">
            <w:rPr>
              <w:lang w:val="sv-SE" w:bidi="en-US"/>
            </w:rPr>
          </w:rPrChange>
        </w:rPr>
        <w:t xml:space="preserve">Mô hình kiến trúc tổng thể của hệ thống thông tin </w:t>
      </w:r>
      <w:r w:rsidR="004B04D2" w:rsidRPr="00167CE0">
        <w:rPr>
          <w:sz w:val="28"/>
          <w:szCs w:val="28"/>
          <w:lang w:val="sv-SE" w:bidi="en-US"/>
          <w:rPrChange w:id="15651" w:author="James Vu" w:date="2024-04-18T22:33:00Z">
            <w:rPr>
              <w:lang w:val="sv-SE" w:bidi="en-US"/>
            </w:rPr>
          </w:rPrChange>
        </w:rPr>
        <w:t xml:space="preserve">quản lý ngành </w:t>
      </w:r>
      <w:r w:rsidRPr="00167CE0">
        <w:rPr>
          <w:sz w:val="28"/>
          <w:szCs w:val="28"/>
          <w:lang w:val="sv-SE" w:bidi="en-US"/>
          <w:rPrChange w:id="15652" w:author="James Vu" w:date="2024-04-18T22:33:00Z">
            <w:rPr>
              <w:lang w:val="sv-SE" w:bidi="en-US"/>
            </w:rPr>
          </w:rPrChange>
        </w:rPr>
        <w:t>nông nghiệp như sau:</w:t>
      </w:r>
    </w:p>
    <w:p w14:paraId="49503C17" w14:textId="5570CCB6" w:rsidR="00FB3E05" w:rsidRPr="00167CE0" w:rsidRDefault="007F7543">
      <w:pPr>
        <w:widowControl w:val="0"/>
        <w:spacing w:before="120" w:after="120"/>
        <w:jc w:val="center"/>
        <w:rPr>
          <w:noProof/>
          <w:sz w:val="28"/>
          <w:szCs w:val="28"/>
          <w:rPrChange w:id="15653" w:author="James Vu" w:date="2024-04-18T22:33:00Z">
            <w:rPr>
              <w:noProof/>
            </w:rPr>
          </w:rPrChange>
        </w:rPr>
        <w:pPrChange w:id="15654" w:author="James Vu" w:date="2024-04-18T22:33:00Z">
          <w:pPr>
            <w:widowControl w:val="0"/>
            <w:spacing w:before="120" w:after="120"/>
          </w:pPr>
        </w:pPrChange>
      </w:pPr>
      <w:r w:rsidRPr="00167CE0">
        <w:rPr>
          <w:noProof/>
          <w:sz w:val="28"/>
          <w:szCs w:val="28"/>
          <w:rPrChange w:id="15655" w:author="James Vu" w:date="2024-04-18T22:33:00Z">
            <w:rPr>
              <w:noProof/>
            </w:rPr>
          </w:rPrChange>
        </w:rPr>
        <w:drawing>
          <wp:inline distT="0" distB="0" distL="0" distR="0" wp14:anchorId="636A51D6" wp14:editId="4E72FE0C">
            <wp:extent cx="3785475" cy="2830344"/>
            <wp:effectExtent l="0" t="0" r="0" b="1905"/>
            <wp:docPr id="1538624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24665" name=""/>
                    <pic:cNvPicPr/>
                  </pic:nvPicPr>
                  <pic:blipFill>
                    <a:blip r:embed="rId9"/>
                    <a:stretch>
                      <a:fillRect/>
                    </a:stretch>
                  </pic:blipFill>
                  <pic:spPr>
                    <a:xfrm>
                      <a:off x="0" y="0"/>
                      <a:ext cx="3813526" cy="2851317"/>
                    </a:xfrm>
                    <a:prstGeom prst="rect">
                      <a:avLst/>
                    </a:prstGeom>
                  </pic:spPr>
                </pic:pic>
              </a:graphicData>
            </a:graphic>
          </wp:inline>
        </w:drawing>
      </w:r>
    </w:p>
    <w:p w14:paraId="74546612" w14:textId="77777777" w:rsidR="00550F56" w:rsidRPr="00167CE0" w:rsidRDefault="00550F56">
      <w:pPr>
        <w:widowControl w:val="0"/>
        <w:spacing w:before="120" w:after="120"/>
        <w:ind w:firstLine="567"/>
        <w:jc w:val="both"/>
        <w:rPr>
          <w:sz w:val="28"/>
          <w:szCs w:val="28"/>
          <w:lang w:val="sv-SE" w:bidi="en-US"/>
          <w:rPrChange w:id="15656" w:author="James Vu" w:date="2024-04-18T22:33:00Z">
            <w:rPr>
              <w:lang w:val="sv-SE" w:bidi="en-US"/>
            </w:rPr>
          </w:rPrChange>
        </w:rPr>
        <w:pPrChange w:id="15657" w:author="James Vu" w:date="2024-04-18T22:33:00Z">
          <w:pPr>
            <w:widowControl w:val="0"/>
            <w:spacing w:before="120" w:after="120"/>
            <w:ind w:firstLine="567"/>
          </w:pPr>
        </w:pPrChange>
      </w:pPr>
      <w:r w:rsidRPr="00167CE0">
        <w:rPr>
          <w:sz w:val="28"/>
          <w:szCs w:val="28"/>
          <w:lang w:val="sv-SE" w:bidi="en-US"/>
          <w:rPrChange w:id="15658" w:author="James Vu" w:date="2024-04-18T22:33:00Z">
            <w:rPr>
              <w:lang w:val="sv-SE" w:bidi="en-US"/>
            </w:rPr>
          </w:rPrChange>
        </w:rPr>
        <w:t>Trong đó:</w:t>
      </w:r>
    </w:p>
    <w:p w14:paraId="64DCC250" w14:textId="77C35786" w:rsidR="00550F56" w:rsidRPr="00167CE0" w:rsidRDefault="00550F56">
      <w:pPr>
        <w:pStyle w:val="ListParagraph"/>
        <w:widowControl w:val="0"/>
        <w:numPr>
          <w:ilvl w:val="0"/>
          <w:numId w:val="42"/>
        </w:numPr>
        <w:tabs>
          <w:tab w:val="clear" w:pos="851"/>
        </w:tabs>
        <w:spacing w:before="120" w:after="120"/>
        <w:ind w:left="0" w:firstLine="567"/>
        <w:jc w:val="both"/>
        <w:rPr>
          <w:sz w:val="28"/>
          <w:szCs w:val="28"/>
          <w:lang w:val="sv-SE" w:bidi="en-US"/>
        </w:rPr>
        <w:pPrChange w:id="15659" w:author="James Vu" w:date="2024-04-18T22:33:00Z">
          <w:pPr>
            <w:pStyle w:val="ListParagraph"/>
            <w:widowControl w:val="0"/>
            <w:numPr>
              <w:numId w:val="42"/>
            </w:numPr>
            <w:tabs>
              <w:tab w:val="clear" w:pos="851"/>
            </w:tabs>
            <w:spacing w:before="120" w:after="120"/>
            <w:ind w:left="0" w:firstLine="567"/>
          </w:pPr>
        </w:pPrChange>
      </w:pPr>
      <w:r w:rsidRPr="00167CE0">
        <w:rPr>
          <w:sz w:val="28"/>
          <w:szCs w:val="28"/>
          <w:lang w:val="sv-SE" w:bidi="en-US"/>
        </w:rPr>
        <w:t xml:space="preserve">Tầng người sử dụng: </w:t>
      </w:r>
      <w:r w:rsidR="004A3515" w:rsidRPr="00167CE0">
        <w:rPr>
          <w:sz w:val="28"/>
          <w:szCs w:val="28"/>
          <w:lang w:val="sv-SE" w:bidi="en-US"/>
        </w:rPr>
        <w:t xml:space="preserve">bao gồm các đối tượng </w:t>
      </w:r>
      <w:r w:rsidRPr="00167CE0">
        <w:rPr>
          <w:sz w:val="28"/>
          <w:szCs w:val="28"/>
          <w:lang w:val="sv-SE" w:bidi="en-US"/>
        </w:rPr>
        <w:t>người dùng</w:t>
      </w:r>
      <w:r w:rsidR="004A3515" w:rsidRPr="00167CE0">
        <w:rPr>
          <w:sz w:val="28"/>
          <w:szCs w:val="28"/>
          <w:lang w:val="sv-SE" w:bidi="en-US"/>
        </w:rPr>
        <w:t xml:space="preserve"> (lãnh đạo, cán bộ ngành nông nghiệp, các tổ chức, cá nhân) </w:t>
      </w:r>
      <w:r w:rsidRPr="00167CE0">
        <w:rPr>
          <w:sz w:val="28"/>
          <w:szCs w:val="28"/>
          <w:lang w:val="sv-SE" w:bidi="en-US"/>
        </w:rPr>
        <w:t>sẽ sử dụng các thiết bị phổ biến (</w:t>
      </w:r>
      <w:r w:rsidR="00CC078E" w:rsidRPr="00167CE0">
        <w:rPr>
          <w:sz w:val="28"/>
          <w:szCs w:val="28"/>
          <w:lang w:val="sv-SE" w:bidi="en-US"/>
        </w:rPr>
        <w:t>t</w:t>
      </w:r>
      <w:r w:rsidRPr="00167CE0">
        <w:rPr>
          <w:sz w:val="28"/>
          <w:szCs w:val="28"/>
          <w:lang w:val="sv-SE" w:bidi="en-US"/>
        </w:rPr>
        <w:t>rình duyệt Web, điện thoại thông minh) để khai thác, sử dụng hệ thống</w:t>
      </w:r>
      <w:r w:rsidR="004B04D2" w:rsidRPr="00167CE0">
        <w:rPr>
          <w:sz w:val="28"/>
          <w:szCs w:val="28"/>
          <w:lang w:val="sv-SE" w:bidi="en-US"/>
        </w:rPr>
        <w:t>;</w:t>
      </w:r>
    </w:p>
    <w:p w14:paraId="041767FC" w14:textId="07ED810B" w:rsidR="00550F56" w:rsidRPr="00167CE0" w:rsidRDefault="00550F56">
      <w:pPr>
        <w:pStyle w:val="ListParagraph"/>
        <w:widowControl w:val="0"/>
        <w:numPr>
          <w:ilvl w:val="0"/>
          <w:numId w:val="42"/>
        </w:numPr>
        <w:tabs>
          <w:tab w:val="clear" w:pos="851"/>
        </w:tabs>
        <w:spacing w:before="120" w:after="120"/>
        <w:ind w:left="0" w:firstLine="567"/>
        <w:jc w:val="both"/>
        <w:rPr>
          <w:sz w:val="28"/>
          <w:szCs w:val="28"/>
          <w:lang w:val="sv-SE" w:bidi="en-US"/>
        </w:rPr>
        <w:pPrChange w:id="15660" w:author="James Vu" w:date="2024-04-18T22:33:00Z">
          <w:pPr>
            <w:pStyle w:val="ListParagraph"/>
            <w:widowControl w:val="0"/>
            <w:numPr>
              <w:numId w:val="42"/>
            </w:numPr>
            <w:tabs>
              <w:tab w:val="clear" w:pos="851"/>
            </w:tabs>
            <w:spacing w:before="120" w:after="120"/>
            <w:ind w:left="0" w:firstLine="567"/>
          </w:pPr>
        </w:pPrChange>
      </w:pPr>
      <w:r w:rsidRPr="00167CE0">
        <w:rPr>
          <w:sz w:val="28"/>
          <w:szCs w:val="28"/>
          <w:lang w:val="sv-SE" w:bidi="en-US"/>
        </w:rPr>
        <w:t xml:space="preserve">Tầng giao tiếp: </w:t>
      </w:r>
      <w:r w:rsidR="00DE31B1" w:rsidRPr="00167CE0">
        <w:rPr>
          <w:sz w:val="28"/>
          <w:szCs w:val="28"/>
          <w:lang w:val="sv-SE" w:bidi="en-US"/>
        </w:rPr>
        <w:t xml:space="preserve">tiếp nhận, xử lý các thông tin tương tác của người dùng và hệ thống thông tin qua </w:t>
      </w:r>
      <w:r w:rsidRPr="00167CE0">
        <w:rPr>
          <w:sz w:val="28"/>
          <w:szCs w:val="28"/>
          <w:lang w:val="sv-SE" w:bidi="en-US"/>
        </w:rPr>
        <w:t>các kênh giao tiếp phổ biến</w:t>
      </w:r>
      <w:r w:rsidR="00DE31B1" w:rsidRPr="00167CE0">
        <w:rPr>
          <w:sz w:val="28"/>
          <w:szCs w:val="28"/>
          <w:lang w:val="sv-SE" w:bidi="en-US"/>
        </w:rPr>
        <w:t xml:space="preserve"> </w:t>
      </w:r>
      <w:r w:rsidRPr="00167CE0">
        <w:rPr>
          <w:sz w:val="28"/>
          <w:szCs w:val="28"/>
          <w:lang w:val="sv-SE" w:bidi="en-US"/>
        </w:rPr>
        <w:t>như Web, App, Email/SMS, cổng (Portal)</w:t>
      </w:r>
      <w:r w:rsidR="00DE31B1" w:rsidRPr="00167CE0">
        <w:rPr>
          <w:sz w:val="28"/>
          <w:szCs w:val="28"/>
          <w:lang w:val="sv-SE" w:bidi="en-US"/>
        </w:rPr>
        <w:t>...</w:t>
      </w:r>
      <w:r w:rsidRPr="00167CE0">
        <w:rPr>
          <w:sz w:val="28"/>
          <w:szCs w:val="28"/>
          <w:lang w:val="sv-SE" w:bidi="en-US"/>
        </w:rPr>
        <w:t xml:space="preserve"> để </w:t>
      </w:r>
      <w:r w:rsidR="004A3515" w:rsidRPr="00167CE0">
        <w:rPr>
          <w:sz w:val="28"/>
          <w:szCs w:val="28"/>
          <w:lang w:val="sv-SE" w:bidi="en-US"/>
        </w:rPr>
        <w:t xml:space="preserve">vận hành, khai thác </w:t>
      </w:r>
      <w:r w:rsidRPr="00167CE0">
        <w:rPr>
          <w:sz w:val="28"/>
          <w:szCs w:val="28"/>
          <w:lang w:val="sv-SE" w:bidi="en-US"/>
        </w:rPr>
        <w:t>hệ thống</w:t>
      </w:r>
      <w:r w:rsidR="004B04D2" w:rsidRPr="00167CE0">
        <w:rPr>
          <w:sz w:val="28"/>
          <w:szCs w:val="28"/>
          <w:lang w:val="sv-SE" w:bidi="en-US"/>
        </w:rPr>
        <w:t>;</w:t>
      </w:r>
    </w:p>
    <w:p w14:paraId="10FCD7C3" w14:textId="5F5707BE" w:rsidR="00550F56" w:rsidRPr="00167CE0" w:rsidRDefault="00550F56">
      <w:pPr>
        <w:pStyle w:val="ListParagraph"/>
        <w:widowControl w:val="0"/>
        <w:numPr>
          <w:ilvl w:val="0"/>
          <w:numId w:val="42"/>
        </w:numPr>
        <w:tabs>
          <w:tab w:val="clear" w:pos="851"/>
        </w:tabs>
        <w:spacing w:before="120" w:after="120"/>
        <w:ind w:left="0" w:firstLine="567"/>
        <w:jc w:val="both"/>
        <w:rPr>
          <w:sz w:val="28"/>
          <w:szCs w:val="28"/>
          <w:lang w:val="sv-SE" w:bidi="en-US"/>
        </w:rPr>
        <w:pPrChange w:id="15661" w:author="James Vu" w:date="2024-04-18T22:33:00Z">
          <w:pPr>
            <w:pStyle w:val="ListParagraph"/>
            <w:widowControl w:val="0"/>
            <w:numPr>
              <w:numId w:val="42"/>
            </w:numPr>
            <w:tabs>
              <w:tab w:val="clear" w:pos="851"/>
            </w:tabs>
            <w:spacing w:before="120" w:after="120"/>
            <w:ind w:left="0" w:firstLine="567"/>
          </w:pPr>
        </w:pPrChange>
      </w:pPr>
      <w:r w:rsidRPr="00167CE0">
        <w:rPr>
          <w:sz w:val="28"/>
          <w:szCs w:val="28"/>
          <w:lang w:val="sv-SE" w:bidi="en-US"/>
        </w:rPr>
        <w:t>Tầng quy trình, nghiệp vụ tin học hóa: tập trung nghiệp vụ các chuyên ngành đã được tin học hóa thông qua các giao diện ứng dụng để dễ dàng sử dụng</w:t>
      </w:r>
      <w:r w:rsidR="004B04D2" w:rsidRPr="00167CE0">
        <w:rPr>
          <w:sz w:val="28"/>
          <w:szCs w:val="28"/>
          <w:lang w:val="sv-SE" w:bidi="en-US"/>
        </w:rPr>
        <w:t>;</w:t>
      </w:r>
    </w:p>
    <w:p w14:paraId="4EEE0392" w14:textId="71EA414A" w:rsidR="00550F56" w:rsidRPr="00167CE0" w:rsidRDefault="00550F56">
      <w:pPr>
        <w:pStyle w:val="ListParagraph"/>
        <w:widowControl w:val="0"/>
        <w:numPr>
          <w:ilvl w:val="0"/>
          <w:numId w:val="42"/>
        </w:numPr>
        <w:tabs>
          <w:tab w:val="clear" w:pos="851"/>
        </w:tabs>
        <w:spacing w:before="120" w:after="120"/>
        <w:ind w:left="0" w:firstLine="567"/>
        <w:jc w:val="both"/>
        <w:rPr>
          <w:sz w:val="28"/>
          <w:szCs w:val="28"/>
          <w:lang w:val="sv-SE" w:bidi="en-US"/>
        </w:rPr>
        <w:pPrChange w:id="15662" w:author="James Vu" w:date="2024-04-18T22:33:00Z">
          <w:pPr>
            <w:pStyle w:val="ListParagraph"/>
            <w:widowControl w:val="0"/>
            <w:numPr>
              <w:numId w:val="42"/>
            </w:numPr>
            <w:tabs>
              <w:tab w:val="clear" w:pos="851"/>
            </w:tabs>
            <w:spacing w:before="120" w:after="120"/>
            <w:ind w:left="0" w:firstLine="567"/>
          </w:pPr>
        </w:pPrChange>
      </w:pPr>
      <w:r w:rsidRPr="00167CE0">
        <w:rPr>
          <w:sz w:val="28"/>
          <w:szCs w:val="28"/>
          <w:lang w:val="sv-SE" w:bidi="en-US"/>
        </w:rPr>
        <w:lastRenderedPageBreak/>
        <w:t>Tầng ứng dụng và dịch vụ trực tuyến: cung cấp, xuất bản các dịch vụ dữ liệu thông qua tích hợp</w:t>
      </w:r>
      <w:r w:rsidR="00DE31B1" w:rsidRPr="00167CE0">
        <w:rPr>
          <w:sz w:val="28"/>
          <w:szCs w:val="28"/>
          <w:lang w:val="sv-SE" w:bidi="en-US"/>
        </w:rPr>
        <w:t>,</w:t>
      </w:r>
      <w:r w:rsidRPr="00167CE0">
        <w:rPr>
          <w:sz w:val="28"/>
          <w:szCs w:val="28"/>
          <w:lang w:val="sv-SE" w:bidi="en-US"/>
        </w:rPr>
        <w:t xml:space="preserve"> giao diện tương tác để người dùng, tổ chức, doanh nghiệp khai thác, sử dụng</w:t>
      </w:r>
      <w:r w:rsidR="004B04D2" w:rsidRPr="00167CE0">
        <w:rPr>
          <w:sz w:val="28"/>
          <w:szCs w:val="28"/>
          <w:lang w:val="sv-SE" w:bidi="en-US"/>
        </w:rPr>
        <w:t>;</w:t>
      </w:r>
    </w:p>
    <w:p w14:paraId="1C0BC691" w14:textId="644A8E05" w:rsidR="00550F56" w:rsidRPr="00167CE0" w:rsidRDefault="00550F56">
      <w:pPr>
        <w:pStyle w:val="ListParagraph"/>
        <w:widowControl w:val="0"/>
        <w:numPr>
          <w:ilvl w:val="0"/>
          <w:numId w:val="42"/>
        </w:numPr>
        <w:tabs>
          <w:tab w:val="clear" w:pos="851"/>
        </w:tabs>
        <w:spacing w:before="120" w:after="120"/>
        <w:ind w:left="0" w:firstLine="567"/>
        <w:jc w:val="both"/>
        <w:rPr>
          <w:sz w:val="28"/>
          <w:szCs w:val="28"/>
          <w:lang w:val="sv-SE" w:bidi="en-US"/>
        </w:rPr>
        <w:pPrChange w:id="15663" w:author="James Vu" w:date="2024-04-18T22:33:00Z">
          <w:pPr>
            <w:pStyle w:val="ListParagraph"/>
            <w:widowControl w:val="0"/>
            <w:numPr>
              <w:numId w:val="42"/>
            </w:numPr>
            <w:tabs>
              <w:tab w:val="clear" w:pos="851"/>
            </w:tabs>
            <w:spacing w:before="120" w:after="120"/>
            <w:ind w:left="0" w:firstLine="567"/>
          </w:pPr>
        </w:pPrChange>
      </w:pPr>
      <w:r w:rsidRPr="00167CE0">
        <w:rPr>
          <w:sz w:val="28"/>
          <w:szCs w:val="28"/>
          <w:lang w:val="sv-SE" w:bidi="en-US"/>
        </w:rPr>
        <w:t>Tầng nền tảng, tích hợp chia sẻ dữ liệu: tập trung các nền tảng cốt lõi của ngành</w:t>
      </w:r>
      <w:r w:rsidR="00DE31B1" w:rsidRPr="00167CE0">
        <w:rPr>
          <w:sz w:val="28"/>
          <w:szCs w:val="28"/>
          <w:lang w:val="sv-SE" w:bidi="en-US"/>
        </w:rPr>
        <w:t>, đồng thời đây</w:t>
      </w:r>
      <w:r w:rsidRPr="00167CE0">
        <w:rPr>
          <w:sz w:val="28"/>
          <w:szCs w:val="28"/>
          <w:lang w:val="sv-SE" w:bidi="en-US"/>
        </w:rPr>
        <w:t xml:space="preserve"> cũng là tầng tập trung xử lý, phân tích và cung cấp</w:t>
      </w:r>
      <w:r w:rsidR="00DE31B1" w:rsidRPr="00167CE0">
        <w:rPr>
          <w:sz w:val="28"/>
          <w:szCs w:val="28"/>
          <w:lang w:val="sv-SE" w:bidi="en-US"/>
        </w:rPr>
        <w:t xml:space="preserve"> dịch vụ cho các ứng dụng</w:t>
      </w:r>
      <w:r w:rsidR="004B04D2" w:rsidRPr="00167CE0">
        <w:rPr>
          <w:sz w:val="28"/>
          <w:szCs w:val="28"/>
          <w:lang w:val="sv-SE" w:bidi="en-US"/>
        </w:rPr>
        <w:t>;</w:t>
      </w:r>
    </w:p>
    <w:p w14:paraId="0ACD69F1" w14:textId="04A41B46" w:rsidR="00550F56" w:rsidRPr="00167CE0" w:rsidRDefault="00550F56">
      <w:pPr>
        <w:pStyle w:val="ListParagraph"/>
        <w:widowControl w:val="0"/>
        <w:numPr>
          <w:ilvl w:val="0"/>
          <w:numId w:val="42"/>
        </w:numPr>
        <w:tabs>
          <w:tab w:val="clear" w:pos="851"/>
        </w:tabs>
        <w:spacing w:before="120" w:after="120"/>
        <w:ind w:left="0" w:firstLine="567"/>
        <w:jc w:val="both"/>
        <w:rPr>
          <w:sz w:val="28"/>
          <w:szCs w:val="28"/>
          <w:lang w:val="sv-SE" w:bidi="en-US"/>
        </w:rPr>
        <w:pPrChange w:id="15664" w:author="James Vu" w:date="2024-04-18T22:33:00Z">
          <w:pPr>
            <w:pStyle w:val="ListParagraph"/>
            <w:widowControl w:val="0"/>
            <w:numPr>
              <w:numId w:val="42"/>
            </w:numPr>
            <w:tabs>
              <w:tab w:val="clear" w:pos="851"/>
            </w:tabs>
            <w:spacing w:before="120" w:after="120"/>
            <w:ind w:left="0" w:firstLine="567"/>
          </w:pPr>
        </w:pPrChange>
      </w:pPr>
      <w:r w:rsidRPr="00167CE0">
        <w:rPr>
          <w:sz w:val="28"/>
          <w:szCs w:val="28"/>
          <w:lang w:val="sv-SE" w:bidi="en-US"/>
        </w:rPr>
        <w:t xml:space="preserve">Tầng dữ liệu, </w:t>
      </w:r>
      <w:r w:rsidR="00DE31B1" w:rsidRPr="00167CE0">
        <w:rPr>
          <w:sz w:val="28"/>
          <w:szCs w:val="28"/>
          <w:lang w:val="sv-SE" w:bidi="en-US"/>
        </w:rPr>
        <w:t>cơ sở dữ li</w:t>
      </w:r>
      <w:r w:rsidR="00D223F8" w:rsidRPr="00167CE0">
        <w:rPr>
          <w:sz w:val="28"/>
          <w:szCs w:val="28"/>
          <w:lang w:val="sv-SE" w:bidi="en-US"/>
        </w:rPr>
        <w:t>ệu</w:t>
      </w:r>
      <w:r w:rsidRPr="00167CE0">
        <w:rPr>
          <w:sz w:val="28"/>
          <w:szCs w:val="28"/>
          <w:lang w:val="sv-SE" w:bidi="en-US"/>
        </w:rPr>
        <w:t>: quản lý các CSDL theo mô hình tập trung, chia sẻ kết nối</w:t>
      </w:r>
      <w:r w:rsidR="004B04D2" w:rsidRPr="00167CE0">
        <w:rPr>
          <w:sz w:val="28"/>
          <w:szCs w:val="28"/>
          <w:lang w:val="sv-SE" w:bidi="en-US"/>
        </w:rPr>
        <w:t>;</w:t>
      </w:r>
    </w:p>
    <w:p w14:paraId="0565FE0C" w14:textId="233E3077" w:rsidR="00550F56" w:rsidRPr="00167CE0" w:rsidRDefault="00550F56">
      <w:pPr>
        <w:pStyle w:val="ListParagraph"/>
        <w:widowControl w:val="0"/>
        <w:numPr>
          <w:ilvl w:val="0"/>
          <w:numId w:val="42"/>
        </w:numPr>
        <w:tabs>
          <w:tab w:val="clear" w:pos="851"/>
        </w:tabs>
        <w:spacing w:before="120" w:after="120"/>
        <w:ind w:left="0" w:firstLine="567"/>
        <w:jc w:val="both"/>
        <w:rPr>
          <w:sz w:val="28"/>
          <w:szCs w:val="28"/>
          <w:lang w:val="sv-SE" w:bidi="en-US"/>
        </w:rPr>
        <w:pPrChange w:id="15665" w:author="James Vu" w:date="2024-04-18T22:33:00Z">
          <w:pPr>
            <w:pStyle w:val="ListParagraph"/>
            <w:widowControl w:val="0"/>
            <w:numPr>
              <w:numId w:val="42"/>
            </w:numPr>
            <w:tabs>
              <w:tab w:val="clear" w:pos="851"/>
            </w:tabs>
            <w:spacing w:before="120" w:after="120"/>
            <w:ind w:left="0" w:firstLine="567"/>
          </w:pPr>
        </w:pPrChange>
      </w:pPr>
      <w:r w:rsidRPr="00167CE0">
        <w:rPr>
          <w:sz w:val="28"/>
          <w:szCs w:val="28"/>
          <w:lang w:val="sv-SE" w:bidi="en-US"/>
        </w:rPr>
        <w:t xml:space="preserve">Tầng </w:t>
      </w:r>
      <w:r w:rsidR="004A3515" w:rsidRPr="00167CE0">
        <w:rPr>
          <w:sz w:val="28"/>
          <w:szCs w:val="28"/>
          <w:lang w:val="sv-SE" w:bidi="en-US"/>
        </w:rPr>
        <w:t>hạ tầng kỹ thuật, công nghệ thông tin</w:t>
      </w:r>
      <w:r w:rsidRPr="00167CE0">
        <w:rPr>
          <w:sz w:val="28"/>
          <w:szCs w:val="28"/>
          <w:lang w:val="sv-SE" w:bidi="en-US"/>
        </w:rPr>
        <w:t xml:space="preserve">: quản lý tài nguyên, hạ tầng </w:t>
      </w:r>
      <w:r w:rsidR="004A3515" w:rsidRPr="00167CE0">
        <w:rPr>
          <w:sz w:val="28"/>
          <w:szCs w:val="28"/>
          <w:lang w:val="sv-SE" w:bidi="en-US"/>
        </w:rPr>
        <w:t>công nghệ thông tin</w:t>
      </w:r>
      <w:r w:rsidRPr="00167CE0">
        <w:rPr>
          <w:sz w:val="28"/>
          <w:szCs w:val="28"/>
          <w:lang w:val="sv-SE" w:bidi="en-US"/>
        </w:rPr>
        <w:t xml:space="preserve"> để vận hành hệ thống</w:t>
      </w:r>
      <w:r w:rsidR="004B04D2" w:rsidRPr="00167CE0">
        <w:rPr>
          <w:sz w:val="28"/>
          <w:szCs w:val="28"/>
          <w:lang w:val="sv-SE" w:bidi="en-US"/>
        </w:rPr>
        <w:t>;</w:t>
      </w:r>
    </w:p>
    <w:p w14:paraId="34CFCE61" w14:textId="3DF70F75" w:rsidR="00550F56" w:rsidRDefault="00550F56" w:rsidP="00167CE0">
      <w:pPr>
        <w:pStyle w:val="ListParagraph"/>
        <w:widowControl w:val="0"/>
        <w:numPr>
          <w:ilvl w:val="0"/>
          <w:numId w:val="42"/>
        </w:numPr>
        <w:tabs>
          <w:tab w:val="clear" w:pos="851"/>
        </w:tabs>
        <w:spacing w:before="120" w:after="120"/>
        <w:ind w:left="0" w:firstLine="567"/>
        <w:jc w:val="both"/>
        <w:rPr>
          <w:ins w:id="15666" w:author="James Vu" w:date="2024-04-18T23:16:00Z"/>
          <w:sz w:val="28"/>
          <w:szCs w:val="28"/>
          <w:lang w:val="sv-SE" w:bidi="en-US"/>
        </w:rPr>
      </w:pPr>
      <w:r w:rsidRPr="00167CE0">
        <w:rPr>
          <w:sz w:val="28"/>
          <w:szCs w:val="28"/>
          <w:lang w:val="sv-SE" w:bidi="en-US"/>
        </w:rPr>
        <w:t xml:space="preserve">Tầng chính sách, chỉ đạo, quản lý: </w:t>
      </w:r>
      <w:r w:rsidR="00DE31B1" w:rsidRPr="00167CE0">
        <w:rPr>
          <w:sz w:val="28"/>
          <w:szCs w:val="28"/>
          <w:lang w:val="sv-SE" w:bidi="en-US"/>
        </w:rPr>
        <w:t xml:space="preserve">bao gồm các quy định, công tác </w:t>
      </w:r>
      <w:r w:rsidRPr="00167CE0">
        <w:rPr>
          <w:sz w:val="28"/>
          <w:szCs w:val="28"/>
          <w:lang w:val="sv-SE" w:bidi="en-US"/>
        </w:rPr>
        <w:t>quản lý, chỉ đạo, điều hành các chính sách, chiến lược phát triển ngành nông nghiệp.</w:t>
      </w:r>
    </w:p>
    <w:p w14:paraId="0AAB15CB" w14:textId="6FC95754" w:rsidR="005F4E1F" w:rsidRDefault="005F4E1F">
      <w:pPr>
        <w:widowControl w:val="0"/>
        <w:spacing w:before="120" w:after="120"/>
        <w:jc w:val="center"/>
        <w:rPr>
          <w:ins w:id="15667" w:author="James Vu" w:date="2024-04-18T23:16:00Z"/>
          <w:sz w:val="28"/>
          <w:szCs w:val="28"/>
          <w:lang w:val="sv-SE" w:bidi="en-US"/>
        </w:rPr>
        <w:pPrChange w:id="15668" w:author="James Vu" w:date="2024-04-18T23:16:00Z">
          <w:pPr>
            <w:widowControl w:val="0"/>
            <w:spacing w:before="120" w:after="120"/>
            <w:jc w:val="both"/>
          </w:pPr>
        </w:pPrChange>
      </w:pPr>
      <w:ins w:id="15669" w:author="James Vu" w:date="2024-04-18T23:16:00Z">
        <w:r>
          <w:rPr>
            <w:noProof/>
            <w:sz w:val="28"/>
            <w:szCs w:val="28"/>
          </w:rPr>
          <w:drawing>
            <wp:inline distT="0" distB="0" distL="0" distR="0" wp14:anchorId="1A28371E" wp14:editId="68B3FA01">
              <wp:extent cx="4828803" cy="3988340"/>
              <wp:effectExtent l="0" t="0" r="0" b="0"/>
              <wp:docPr id="173536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63413" name="Picture 1735363413"/>
                      <pic:cNvPicPr/>
                    </pic:nvPicPr>
                    <pic:blipFill>
                      <a:blip r:embed="rId10">
                        <a:extLst>
                          <a:ext uri="{28A0092B-C50C-407E-A947-70E740481C1C}">
                            <a14:useLocalDpi xmlns:a14="http://schemas.microsoft.com/office/drawing/2010/main" val="0"/>
                          </a:ext>
                        </a:extLst>
                      </a:blip>
                      <a:stretch>
                        <a:fillRect/>
                      </a:stretch>
                    </pic:blipFill>
                    <pic:spPr>
                      <a:xfrm>
                        <a:off x="0" y="0"/>
                        <a:ext cx="4891697" cy="4040287"/>
                      </a:xfrm>
                      <a:prstGeom prst="rect">
                        <a:avLst/>
                      </a:prstGeom>
                    </pic:spPr>
                  </pic:pic>
                </a:graphicData>
              </a:graphic>
            </wp:inline>
          </w:drawing>
        </w:r>
      </w:ins>
    </w:p>
    <w:p w14:paraId="5B9EA6A0" w14:textId="0DD62DC7" w:rsidR="005F4E1F" w:rsidRPr="005F4E1F" w:rsidRDefault="005F4E1F">
      <w:pPr>
        <w:widowControl w:val="0"/>
        <w:spacing w:before="120" w:after="120"/>
        <w:jc w:val="center"/>
        <w:rPr>
          <w:sz w:val="28"/>
          <w:szCs w:val="28"/>
          <w:lang w:val="vi-VN" w:bidi="en-US"/>
          <w:rPrChange w:id="15670" w:author="James Vu" w:date="2024-04-18T23:16:00Z">
            <w:rPr>
              <w:lang w:val="sv-SE" w:bidi="en-US"/>
            </w:rPr>
          </w:rPrChange>
        </w:rPr>
        <w:pPrChange w:id="15671" w:author="James Vu" w:date="2024-04-18T23:16:00Z">
          <w:pPr>
            <w:pStyle w:val="ListParagraph"/>
            <w:widowControl w:val="0"/>
            <w:numPr>
              <w:numId w:val="42"/>
            </w:numPr>
            <w:tabs>
              <w:tab w:val="clear" w:pos="851"/>
            </w:tabs>
            <w:spacing w:before="120" w:after="120"/>
            <w:ind w:left="0" w:firstLine="567"/>
          </w:pPr>
        </w:pPrChange>
      </w:pPr>
      <w:ins w:id="15672" w:author="James Vu" w:date="2024-04-18T23:16:00Z">
        <w:r>
          <w:rPr>
            <w:sz w:val="28"/>
            <w:szCs w:val="28"/>
            <w:lang w:val="vi-VN" w:bidi="en-US"/>
          </w:rPr>
          <w:t>Mô hình kết nối tổng thễ</w:t>
        </w:r>
      </w:ins>
    </w:p>
    <w:p w14:paraId="5A74F4A3" w14:textId="66AD37B3" w:rsidR="003041B5" w:rsidRPr="00167CE0" w:rsidRDefault="005D464E">
      <w:pPr>
        <w:widowControl w:val="0"/>
        <w:spacing w:before="120" w:after="120"/>
        <w:ind w:firstLine="567"/>
        <w:jc w:val="both"/>
        <w:rPr>
          <w:b/>
          <w:bCs/>
          <w:i/>
          <w:sz w:val="28"/>
          <w:szCs w:val="28"/>
          <w:rPrChange w:id="15673" w:author="James Vu" w:date="2024-04-18T22:33:00Z">
            <w:rPr>
              <w:b/>
              <w:bCs/>
              <w:i/>
            </w:rPr>
          </w:rPrChange>
        </w:rPr>
        <w:pPrChange w:id="15674" w:author="James Vu" w:date="2024-04-18T22:33:00Z">
          <w:pPr>
            <w:widowControl w:val="0"/>
            <w:spacing w:before="120" w:after="120"/>
            <w:ind w:firstLine="567"/>
          </w:pPr>
        </w:pPrChange>
      </w:pPr>
      <w:r w:rsidRPr="00167CE0">
        <w:rPr>
          <w:b/>
          <w:bCs/>
          <w:i/>
          <w:sz w:val="28"/>
          <w:szCs w:val="28"/>
          <w:rPrChange w:id="15675" w:author="James Vu" w:date="2024-04-18T22:33:00Z">
            <w:rPr>
              <w:b/>
              <w:bCs/>
              <w:i/>
            </w:rPr>
          </w:rPrChange>
        </w:rPr>
        <w:t>7.</w:t>
      </w:r>
      <w:r w:rsidR="00206905" w:rsidRPr="00167CE0">
        <w:rPr>
          <w:b/>
          <w:bCs/>
          <w:i/>
          <w:sz w:val="28"/>
          <w:szCs w:val="28"/>
          <w:rPrChange w:id="15676" w:author="James Vu" w:date="2024-04-18T22:33:00Z">
            <w:rPr>
              <w:b/>
              <w:bCs/>
              <w:i/>
            </w:rPr>
          </w:rPrChange>
        </w:rPr>
        <w:t>2</w:t>
      </w:r>
      <w:r w:rsidR="000D274D" w:rsidRPr="00167CE0">
        <w:rPr>
          <w:b/>
          <w:bCs/>
          <w:i/>
          <w:sz w:val="28"/>
          <w:szCs w:val="28"/>
          <w:rPrChange w:id="15677" w:author="James Vu" w:date="2024-04-18T22:33:00Z">
            <w:rPr>
              <w:b/>
              <w:bCs/>
              <w:i/>
            </w:rPr>
          </w:rPrChange>
        </w:rPr>
        <w:t xml:space="preserve"> </w:t>
      </w:r>
      <w:r w:rsidR="00C755B4" w:rsidRPr="00167CE0">
        <w:rPr>
          <w:b/>
          <w:bCs/>
          <w:i/>
          <w:sz w:val="28"/>
          <w:szCs w:val="28"/>
          <w:rPrChange w:id="15678" w:author="James Vu" w:date="2024-04-18T22:33:00Z">
            <w:rPr>
              <w:b/>
              <w:bCs/>
              <w:i/>
            </w:rPr>
          </w:rPrChange>
        </w:rPr>
        <w:t>Giải pháp về kỹ thuật</w:t>
      </w:r>
    </w:p>
    <w:p w14:paraId="7CA84D6B" w14:textId="36DB6309" w:rsidR="00FC2DF2" w:rsidRPr="00167CE0" w:rsidRDefault="003F3D62">
      <w:pPr>
        <w:widowControl w:val="0"/>
        <w:spacing w:before="120" w:after="120"/>
        <w:ind w:firstLine="567"/>
        <w:jc w:val="both"/>
        <w:rPr>
          <w:sz w:val="28"/>
          <w:szCs w:val="28"/>
          <w:rPrChange w:id="15679" w:author="James Vu" w:date="2024-04-18T22:33:00Z">
            <w:rPr/>
          </w:rPrChange>
        </w:rPr>
        <w:pPrChange w:id="15680" w:author="James Vu" w:date="2024-04-18T22:33:00Z">
          <w:pPr>
            <w:widowControl w:val="0"/>
            <w:spacing w:before="120" w:after="120"/>
            <w:ind w:firstLine="567"/>
          </w:pPr>
        </w:pPrChange>
      </w:pPr>
      <w:r w:rsidRPr="00167CE0">
        <w:rPr>
          <w:sz w:val="28"/>
          <w:szCs w:val="28"/>
          <w:lang w:val="sv-SE"/>
          <w:rPrChange w:id="15681" w:author="James Vu" w:date="2024-04-18T22:33:00Z">
            <w:rPr>
              <w:lang w:val="sv-SE"/>
            </w:rPr>
          </w:rPrChange>
        </w:rPr>
        <w:t>Hệ thống thông tin quản lý ngành nông nghiệp sử dụng c</w:t>
      </w:r>
      <w:r w:rsidR="00FC2DF2" w:rsidRPr="00167CE0">
        <w:rPr>
          <w:sz w:val="28"/>
          <w:szCs w:val="28"/>
          <w:rPrChange w:id="15682" w:author="James Vu" w:date="2024-04-18T22:33:00Z">
            <w:rPr/>
          </w:rPrChange>
        </w:rPr>
        <w:t xml:space="preserve">ác giải pháp công nghệ </w:t>
      </w:r>
      <w:r w:rsidR="00AF1C82" w:rsidRPr="00167CE0">
        <w:rPr>
          <w:sz w:val="28"/>
          <w:szCs w:val="28"/>
          <w:lang w:val="sv-SE"/>
          <w:rPrChange w:id="15683" w:author="James Vu" w:date="2024-04-18T22:33:00Z">
            <w:rPr>
              <w:lang w:val="sv-SE"/>
            </w:rPr>
          </w:rPrChange>
        </w:rPr>
        <w:t>tuân thủ tiêu chuẩn, quy chuẩn quy định</w:t>
      </w:r>
      <w:r w:rsidR="00FC2DF2" w:rsidRPr="00167CE0">
        <w:rPr>
          <w:sz w:val="28"/>
          <w:szCs w:val="28"/>
          <w:rPrChange w:id="15684" w:author="James Vu" w:date="2024-04-18T22:33:00Z">
            <w:rPr/>
          </w:rPrChange>
        </w:rPr>
        <w:t>, đảm bảo dự phòng năng lực trong vòng 5</w:t>
      </w:r>
      <w:r w:rsidRPr="00167CE0">
        <w:rPr>
          <w:sz w:val="28"/>
          <w:szCs w:val="28"/>
          <w:lang w:val="sv-SE"/>
          <w:rPrChange w:id="15685" w:author="James Vu" w:date="2024-04-18T22:33:00Z">
            <w:rPr>
              <w:lang w:val="sv-SE"/>
            </w:rPr>
          </w:rPrChange>
        </w:rPr>
        <w:t xml:space="preserve"> </w:t>
      </w:r>
      <w:r w:rsidR="00FC2DF2" w:rsidRPr="00167CE0">
        <w:rPr>
          <w:sz w:val="28"/>
          <w:szCs w:val="28"/>
          <w:rPrChange w:id="15686" w:author="James Vu" w:date="2024-04-18T22:33:00Z">
            <w:rPr/>
          </w:rPrChange>
        </w:rPr>
        <w:t>-</w:t>
      </w:r>
      <w:r w:rsidRPr="00167CE0">
        <w:rPr>
          <w:sz w:val="28"/>
          <w:szCs w:val="28"/>
          <w:lang w:val="sv-SE"/>
          <w:rPrChange w:id="15687" w:author="James Vu" w:date="2024-04-18T22:33:00Z">
            <w:rPr>
              <w:lang w:val="sv-SE"/>
            </w:rPr>
          </w:rPrChange>
        </w:rPr>
        <w:t xml:space="preserve"> 7</w:t>
      </w:r>
      <w:r w:rsidR="00FC2DF2" w:rsidRPr="00167CE0">
        <w:rPr>
          <w:sz w:val="28"/>
          <w:szCs w:val="28"/>
          <w:rPrChange w:id="15688" w:author="James Vu" w:date="2024-04-18T22:33:00Z">
            <w:rPr/>
          </w:rPrChange>
        </w:rPr>
        <w:t xml:space="preserve"> năm tới để tránh lạc hậu và đảm bảo hiệu quả sử dụng của dự án. Tính toán đầy đủ, tránh phát sinh thiết bị do lỗi chủ quan.</w:t>
      </w:r>
    </w:p>
    <w:p w14:paraId="5FAEF9D4" w14:textId="5B50A1C0" w:rsidR="00FC2DF2" w:rsidRPr="00167CE0" w:rsidRDefault="003F3D62">
      <w:pPr>
        <w:widowControl w:val="0"/>
        <w:spacing w:before="120" w:after="120"/>
        <w:ind w:firstLine="567"/>
        <w:jc w:val="both"/>
        <w:rPr>
          <w:b/>
          <w:bCs/>
          <w:i/>
          <w:iCs/>
          <w:sz w:val="28"/>
          <w:szCs w:val="28"/>
          <w:rPrChange w:id="15689" w:author="James Vu" w:date="2024-04-18T22:33:00Z">
            <w:rPr>
              <w:b/>
              <w:bCs/>
              <w:i/>
              <w:iCs/>
            </w:rPr>
          </w:rPrChange>
        </w:rPr>
        <w:pPrChange w:id="15690" w:author="James Vu" w:date="2024-04-18T22:33:00Z">
          <w:pPr>
            <w:widowControl w:val="0"/>
            <w:spacing w:before="120" w:after="120"/>
            <w:ind w:firstLine="567"/>
          </w:pPr>
        </w:pPrChange>
      </w:pPr>
      <w:r w:rsidRPr="00167CE0">
        <w:rPr>
          <w:b/>
          <w:bCs/>
          <w:i/>
          <w:iCs/>
          <w:sz w:val="28"/>
          <w:szCs w:val="28"/>
          <w:rPrChange w:id="15691" w:author="James Vu" w:date="2024-04-18T22:33:00Z">
            <w:rPr>
              <w:b/>
              <w:bCs/>
              <w:i/>
              <w:iCs/>
            </w:rPr>
          </w:rPrChange>
        </w:rPr>
        <w:t>a. Giải pháp công nghệ phát triển phần mềm</w:t>
      </w:r>
      <w:r w:rsidR="00FC2DF2" w:rsidRPr="00167CE0">
        <w:rPr>
          <w:b/>
          <w:bCs/>
          <w:i/>
          <w:iCs/>
          <w:sz w:val="28"/>
          <w:szCs w:val="28"/>
          <w:rPrChange w:id="15692" w:author="James Vu" w:date="2024-04-18T22:33:00Z">
            <w:rPr>
              <w:b/>
              <w:bCs/>
              <w:i/>
              <w:iCs/>
            </w:rPr>
          </w:rPrChange>
        </w:rPr>
        <w:t xml:space="preserve"> </w:t>
      </w:r>
    </w:p>
    <w:tbl>
      <w:tblPr>
        <w:tblW w:w="0" w:type="auto"/>
        <w:tblLook w:val="04A0" w:firstRow="1" w:lastRow="0" w:firstColumn="1" w:lastColumn="0" w:noHBand="0" w:noVBand="1"/>
      </w:tblPr>
      <w:tblGrid>
        <w:gridCol w:w="746"/>
        <w:gridCol w:w="1943"/>
        <w:gridCol w:w="6373"/>
      </w:tblGrid>
      <w:tr w:rsidR="00AA575E" w14:paraId="39C0131B" w14:textId="77777777" w:rsidTr="00AA575E">
        <w:trPr>
          <w:trHeight w:val="380"/>
          <w:ins w:id="15693" w:author="James Vu" w:date="2024-04-18T22:52:00Z"/>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428390F" w14:textId="77777777" w:rsidR="00AA575E" w:rsidRDefault="00AA575E">
            <w:pPr>
              <w:jc w:val="center"/>
              <w:rPr>
                <w:ins w:id="15694" w:author="James Vu" w:date="2024-04-18T22:52:00Z"/>
                <w:b/>
                <w:bCs/>
                <w:color w:val="0D0D0D"/>
                <w:sz w:val="28"/>
                <w:szCs w:val="28"/>
              </w:rPr>
            </w:pPr>
            <w:ins w:id="15695" w:author="James Vu" w:date="2024-04-18T22:52:00Z">
              <w:r>
                <w:rPr>
                  <w:b/>
                  <w:bCs/>
                  <w:color w:val="0D0D0D"/>
                  <w:sz w:val="28"/>
                  <w:szCs w:val="28"/>
                </w:rPr>
                <w:t>STT</w:t>
              </w:r>
            </w:ins>
          </w:p>
        </w:tc>
        <w:tc>
          <w:tcPr>
            <w:tcW w:w="1943" w:type="dxa"/>
            <w:tcBorders>
              <w:top w:val="single" w:sz="4" w:space="0" w:color="auto"/>
              <w:left w:val="nil"/>
              <w:bottom w:val="single" w:sz="4" w:space="0" w:color="auto"/>
              <w:right w:val="single" w:sz="4" w:space="0" w:color="auto"/>
            </w:tcBorders>
            <w:shd w:val="clear" w:color="auto" w:fill="auto"/>
            <w:vAlign w:val="center"/>
            <w:hideMark/>
          </w:tcPr>
          <w:p w14:paraId="7621E597" w14:textId="77777777" w:rsidR="00AA575E" w:rsidRDefault="00AA575E">
            <w:pPr>
              <w:rPr>
                <w:ins w:id="15696" w:author="James Vu" w:date="2024-04-18T22:52:00Z"/>
                <w:b/>
                <w:bCs/>
                <w:color w:val="0D0D0D"/>
                <w:sz w:val="28"/>
                <w:szCs w:val="28"/>
              </w:rPr>
            </w:pPr>
            <w:ins w:id="15697" w:author="James Vu" w:date="2024-04-18T22:52:00Z">
              <w:r>
                <w:rPr>
                  <w:b/>
                  <w:bCs/>
                  <w:color w:val="0D0D0D"/>
                  <w:sz w:val="28"/>
                  <w:szCs w:val="28"/>
                </w:rPr>
                <w:t>Hạng mục</w:t>
              </w:r>
            </w:ins>
          </w:p>
        </w:tc>
        <w:tc>
          <w:tcPr>
            <w:tcW w:w="6373" w:type="dxa"/>
            <w:tcBorders>
              <w:top w:val="single" w:sz="4" w:space="0" w:color="auto"/>
              <w:left w:val="nil"/>
              <w:bottom w:val="single" w:sz="4" w:space="0" w:color="auto"/>
              <w:right w:val="single" w:sz="4" w:space="0" w:color="auto"/>
            </w:tcBorders>
            <w:shd w:val="clear" w:color="auto" w:fill="auto"/>
            <w:vAlign w:val="center"/>
            <w:hideMark/>
          </w:tcPr>
          <w:p w14:paraId="0D71B656" w14:textId="77777777" w:rsidR="00AA575E" w:rsidRDefault="00AA575E">
            <w:pPr>
              <w:rPr>
                <w:ins w:id="15698" w:author="James Vu" w:date="2024-04-18T22:52:00Z"/>
                <w:b/>
                <w:bCs/>
                <w:color w:val="0D0D0D"/>
                <w:sz w:val="28"/>
                <w:szCs w:val="28"/>
              </w:rPr>
            </w:pPr>
            <w:ins w:id="15699" w:author="James Vu" w:date="2024-04-18T22:52:00Z">
              <w:r>
                <w:rPr>
                  <w:b/>
                  <w:bCs/>
                  <w:color w:val="0D0D0D"/>
                  <w:sz w:val="28"/>
                  <w:szCs w:val="28"/>
                </w:rPr>
                <w:t>Công nghệ và Giải Pháp được sử dụng</w:t>
              </w:r>
            </w:ins>
          </w:p>
        </w:tc>
      </w:tr>
      <w:tr w:rsidR="00AA575E" w14:paraId="3857B072" w14:textId="77777777" w:rsidTr="00AA575E">
        <w:trPr>
          <w:trHeight w:val="760"/>
          <w:ins w:id="15700" w:author="James Vu" w:date="2024-04-18T22:52:00Z"/>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EB661FB" w14:textId="77777777" w:rsidR="00AA575E" w:rsidRDefault="00AA575E">
            <w:pPr>
              <w:jc w:val="center"/>
              <w:rPr>
                <w:ins w:id="15701" w:author="James Vu" w:date="2024-04-18T22:52:00Z"/>
                <w:color w:val="0D0D0D"/>
                <w:sz w:val="28"/>
                <w:szCs w:val="28"/>
              </w:rPr>
            </w:pPr>
            <w:ins w:id="15702" w:author="James Vu" w:date="2024-04-18T22:52:00Z">
              <w:r>
                <w:rPr>
                  <w:color w:val="0D0D0D"/>
                  <w:sz w:val="28"/>
                  <w:szCs w:val="28"/>
                </w:rPr>
                <w:lastRenderedPageBreak/>
                <w:t>1</w:t>
              </w:r>
            </w:ins>
          </w:p>
        </w:tc>
        <w:tc>
          <w:tcPr>
            <w:tcW w:w="1943" w:type="dxa"/>
            <w:tcBorders>
              <w:top w:val="nil"/>
              <w:left w:val="nil"/>
              <w:bottom w:val="single" w:sz="4" w:space="0" w:color="auto"/>
              <w:right w:val="single" w:sz="4" w:space="0" w:color="auto"/>
            </w:tcBorders>
            <w:shd w:val="clear" w:color="auto" w:fill="auto"/>
            <w:vAlign w:val="center"/>
            <w:hideMark/>
          </w:tcPr>
          <w:p w14:paraId="05D98CC4" w14:textId="77777777" w:rsidR="00AA575E" w:rsidRDefault="00AA575E">
            <w:pPr>
              <w:rPr>
                <w:ins w:id="15703" w:author="James Vu" w:date="2024-04-18T22:52:00Z"/>
                <w:color w:val="0D0D0D"/>
                <w:sz w:val="28"/>
                <w:szCs w:val="28"/>
              </w:rPr>
            </w:pPr>
            <w:ins w:id="15704" w:author="James Vu" w:date="2024-04-18T22:52:00Z">
              <w:r>
                <w:rPr>
                  <w:color w:val="0D0D0D"/>
                  <w:sz w:val="28"/>
                  <w:szCs w:val="28"/>
                </w:rPr>
                <w:t>Hệ điều hành cho máy chủ</w:t>
              </w:r>
            </w:ins>
          </w:p>
        </w:tc>
        <w:tc>
          <w:tcPr>
            <w:tcW w:w="6373" w:type="dxa"/>
            <w:tcBorders>
              <w:top w:val="nil"/>
              <w:left w:val="nil"/>
              <w:bottom w:val="single" w:sz="4" w:space="0" w:color="auto"/>
              <w:right w:val="single" w:sz="4" w:space="0" w:color="auto"/>
            </w:tcBorders>
            <w:shd w:val="clear" w:color="auto" w:fill="auto"/>
            <w:vAlign w:val="center"/>
            <w:hideMark/>
          </w:tcPr>
          <w:p w14:paraId="05F9DF9F" w14:textId="77777777" w:rsidR="00AA575E" w:rsidRDefault="00AA575E">
            <w:pPr>
              <w:rPr>
                <w:ins w:id="15705" w:author="James Vu" w:date="2024-04-18T22:52:00Z"/>
                <w:color w:val="0D0D0D"/>
                <w:sz w:val="28"/>
                <w:szCs w:val="28"/>
              </w:rPr>
            </w:pPr>
            <w:ins w:id="15706" w:author="James Vu" w:date="2024-04-18T22:52:00Z">
              <w:r>
                <w:rPr>
                  <w:color w:val="0D0D0D"/>
                  <w:sz w:val="28"/>
                  <w:szCs w:val="28"/>
                </w:rPr>
                <w:t>Sử dụng hệ điều hành Linux hoặc Windows Server, tùy theo yêu cầu về bảo mật và khả năng tương thích với phần mềm</w:t>
              </w:r>
            </w:ins>
          </w:p>
        </w:tc>
      </w:tr>
      <w:tr w:rsidR="00AA575E" w14:paraId="3D62A72B" w14:textId="77777777" w:rsidTr="00AA575E">
        <w:trPr>
          <w:trHeight w:val="760"/>
          <w:ins w:id="15707" w:author="James Vu" w:date="2024-04-18T22:52:00Z"/>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D04577" w14:textId="77777777" w:rsidR="00AA575E" w:rsidRDefault="00AA575E">
            <w:pPr>
              <w:jc w:val="center"/>
              <w:rPr>
                <w:ins w:id="15708" w:author="James Vu" w:date="2024-04-18T22:52:00Z"/>
                <w:color w:val="0D0D0D"/>
                <w:sz w:val="28"/>
                <w:szCs w:val="28"/>
              </w:rPr>
            </w:pPr>
            <w:ins w:id="15709" w:author="James Vu" w:date="2024-04-18T22:52:00Z">
              <w:r>
                <w:rPr>
                  <w:color w:val="0D0D0D"/>
                  <w:sz w:val="28"/>
                  <w:szCs w:val="28"/>
                </w:rPr>
                <w:t>2</w:t>
              </w:r>
            </w:ins>
          </w:p>
        </w:tc>
        <w:tc>
          <w:tcPr>
            <w:tcW w:w="1943" w:type="dxa"/>
            <w:tcBorders>
              <w:top w:val="nil"/>
              <w:left w:val="nil"/>
              <w:bottom w:val="single" w:sz="4" w:space="0" w:color="auto"/>
              <w:right w:val="single" w:sz="4" w:space="0" w:color="auto"/>
            </w:tcBorders>
            <w:shd w:val="clear" w:color="auto" w:fill="auto"/>
            <w:vAlign w:val="center"/>
            <w:hideMark/>
          </w:tcPr>
          <w:p w14:paraId="0105DC3F" w14:textId="77777777" w:rsidR="00AA575E" w:rsidRDefault="00AA575E">
            <w:pPr>
              <w:rPr>
                <w:ins w:id="15710" w:author="James Vu" w:date="2024-04-18T22:52:00Z"/>
                <w:color w:val="0D0D0D"/>
                <w:sz w:val="28"/>
                <w:szCs w:val="28"/>
              </w:rPr>
            </w:pPr>
            <w:ins w:id="15711" w:author="James Vu" w:date="2024-04-18T22:52:00Z">
              <w:r>
                <w:rPr>
                  <w:color w:val="0D0D0D"/>
                  <w:sz w:val="28"/>
                  <w:szCs w:val="28"/>
                </w:rPr>
                <w:t>Hệ điều hành cho mobile</w:t>
              </w:r>
            </w:ins>
          </w:p>
        </w:tc>
        <w:tc>
          <w:tcPr>
            <w:tcW w:w="6373" w:type="dxa"/>
            <w:tcBorders>
              <w:top w:val="nil"/>
              <w:left w:val="nil"/>
              <w:bottom w:val="single" w:sz="4" w:space="0" w:color="auto"/>
              <w:right w:val="single" w:sz="4" w:space="0" w:color="auto"/>
            </w:tcBorders>
            <w:shd w:val="clear" w:color="auto" w:fill="auto"/>
            <w:vAlign w:val="center"/>
            <w:hideMark/>
          </w:tcPr>
          <w:p w14:paraId="58DF13A8" w14:textId="77777777" w:rsidR="00AA575E" w:rsidRDefault="00AA575E">
            <w:pPr>
              <w:rPr>
                <w:ins w:id="15712" w:author="James Vu" w:date="2024-04-18T22:52:00Z"/>
                <w:color w:val="0D0D0D"/>
                <w:sz w:val="28"/>
                <w:szCs w:val="28"/>
              </w:rPr>
            </w:pPr>
            <w:ins w:id="15713" w:author="James Vu" w:date="2024-04-18T22:52:00Z">
              <w:r>
                <w:rPr>
                  <w:color w:val="0D0D0D"/>
                  <w:sz w:val="28"/>
                  <w:szCs w:val="28"/>
                </w:rPr>
                <w:t>Hỗ trợ đa nền tảng bao gồm Android và iOS, đảm bảo ứng dụng di động có thể vận hành trên tất cả các thiết bị phổ biến</w:t>
              </w:r>
            </w:ins>
          </w:p>
        </w:tc>
      </w:tr>
      <w:tr w:rsidR="00AA575E" w14:paraId="0393DE0C" w14:textId="77777777" w:rsidTr="00AA575E">
        <w:trPr>
          <w:trHeight w:val="760"/>
          <w:ins w:id="15714" w:author="James Vu" w:date="2024-04-18T22:52:00Z"/>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68A4D8C" w14:textId="77777777" w:rsidR="00AA575E" w:rsidRDefault="00AA575E">
            <w:pPr>
              <w:jc w:val="center"/>
              <w:rPr>
                <w:ins w:id="15715" w:author="James Vu" w:date="2024-04-18T22:52:00Z"/>
                <w:color w:val="0D0D0D"/>
                <w:sz w:val="28"/>
                <w:szCs w:val="28"/>
              </w:rPr>
            </w:pPr>
            <w:ins w:id="15716" w:author="James Vu" w:date="2024-04-18T22:52:00Z">
              <w:r>
                <w:rPr>
                  <w:color w:val="0D0D0D"/>
                  <w:sz w:val="28"/>
                  <w:szCs w:val="28"/>
                </w:rPr>
                <w:t>3</w:t>
              </w:r>
            </w:ins>
          </w:p>
        </w:tc>
        <w:tc>
          <w:tcPr>
            <w:tcW w:w="1943" w:type="dxa"/>
            <w:tcBorders>
              <w:top w:val="nil"/>
              <w:left w:val="nil"/>
              <w:bottom w:val="single" w:sz="4" w:space="0" w:color="auto"/>
              <w:right w:val="single" w:sz="4" w:space="0" w:color="auto"/>
            </w:tcBorders>
            <w:shd w:val="clear" w:color="auto" w:fill="auto"/>
            <w:vAlign w:val="center"/>
            <w:hideMark/>
          </w:tcPr>
          <w:p w14:paraId="42CDCA8D" w14:textId="77777777" w:rsidR="00AA575E" w:rsidRDefault="00AA575E">
            <w:pPr>
              <w:rPr>
                <w:ins w:id="15717" w:author="James Vu" w:date="2024-04-18T22:52:00Z"/>
                <w:color w:val="0D0D0D"/>
                <w:sz w:val="28"/>
                <w:szCs w:val="28"/>
              </w:rPr>
            </w:pPr>
            <w:ins w:id="15718" w:author="James Vu" w:date="2024-04-18T22:52:00Z">
              <w:r>
                <w:rPr>
                  <w:color w:val="0D0D0D"/>
                  <w:sz w:val="28"/>
                  <w:szCs w:val="28"/>
                </w:rPr>
                <w:t>Hệ quản trị Cơ sở dữ liệu</w:t>
              </w:r>
            </w:ins>
          </w:p>
        </w:tc>
        <w:tc>
          <w:tcPr>
            <w:tcW w:w="6373" w:type="dxa"/>
            <w:tcBorders>
              <w:top w:val="nil"/>
              <w:left w:val="nil"/>
              <w:bottom w:val="single" w:sz="4" w:space="0" w:color="auto"/>
              <w:right w:val="single" w:sz="4" w:space="0" w:color="auto"/>
            </w:tcBorders>
            <w:shd w:val="clear" w:color="auto" w:fill="auto"/>
            <w:vAlign w:val="center"/>
            <w:hideMark/>
          </w:tcPr>
          <w:p w14:paraId="6BE06E98" w14:textId="2B369DCE" w:rsidR="00AA575E" w:rsidRDefault="00AA575E">
            <w:pPr>
              <w:rPr>
                <w:ins w:id="15719" w:author="James Vu" w:date="2024-04-18T22:52:00Z"/>
                <w:color w:val="0D0D0D"/>
                <w:sz w:val="28"/>
                <w:szCs w:val="28"/>
              </w:rPr>
            </w:pPr>
            <w:ins w:id="15720" w:author="James Vu" w:date="2024-04-18T22:52:00Z">
              <w:r>
                <w:rPr>
                  <w:color w:val="0D0D0D"/>
                  <w:sz w:val="28"/>
                  <w:szCs w:val="28"/>
                </w:rPr>
                <w:t>MySQL</w:t>
              </w:r>
            </w:ins>
            <w:ins w:id="15721" w:author="Administrator" w:date="2024-04-19T14:34:00Z">
              <w:r w:rsidR="00C2704E">
                <w:rPr>
                  <w:color w:val="0D0D0D"/>
                  <w:sz w:val="28"/>
                  <w:szCs w:val="28"/>
                </w:rPr>
                <w:t xml:space="preserve"> hoặc Microsoft SQL Server</w:t>
              </w:r>
            </w:ins>
            <w:ins w:id="15722" w:author="James Vu" w:date="2024-04-18T22:52:00Z">
              <w:r>
                <w:rPr>
                  <w:color w:val="0D0D0D"/>
                  <w:sz w:val="28"/>
                  <w:szCs w:val="28"/>
                </w:rPr>
                <w:t xml:space="preserve"> cho lưu trữ dữ liệu, với khả năng mở rộng và hỗ trợ truy vấn mạnh mẽ</w:t>
              </w:r>
            </w:ins>
          </w:p>
        </w:tc>
      </w:tr>
      <w:tr w:rsidR="00AA575E" w14:paraId="087DE316" w14:textId="77777777" w:rsidTr="00AA575E">
        <w:trPr>
          <w:trHeight w:val="1140"/>
          <w:ins w:id="15723" w:author="James Vu" w:date="2024-04-18T22:52:00Z"/>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8FF38DA" w14:textId="77777777" w:rsidR="00AA575E" w:rsidRDefault="00AA575E">
            <w:pPr>
              <w:jc w:val="center"/>
              <w:rPr>
                <w:ins w:id="15724" w:author="James Vu" w:date="2024-04-18T22:52:00Z"/>
                <w:color w:val="0D0D0D"/>
                <w:sz w:val="28"/>
                <w:szCs w:val="28"/>
              </w:rPr>
            </w:pPr>
            <w:ins w:id="15725" w:author="James Vu" w:date="2024-04-18T22:52:00Z">
              <w:r>
                <w:rPr>
                  <w:color w:val="0D0D0D"/>
                  <w:sz w:val="28"/>
                  <w:szCs w:val="28"/>
                </w:rPr>
                <w:t>4</w:t>
              </w:r>
            </w:ins>
          </w:p>
        </w:tc>
        <w:tc>
          <w:tcPr>
            <w:tcW w:w="1943" w:type="dxa"/>
            <w:tcBorders>
              <w:top w:val="nil"/>
              <w:left w:val="nil"/>
              <w:bottom w:val="single" w:sz="4" w:space="0" w:color="auto"/>
              <w:right w:val="single" w:sz="4" w:space="0" w:color="auto"/>
            </w:tcBorders>
            <w:shd w:val="clear" w:color="auto" w:fill="auto"/>
            <w:vAlign w:val="center"/>
            <w:hideMark/>
          </w:tcPr>
          <w:p w14:paraId="3234DC5C" w14:textId="05203FE3" w:rsidR="00AA575E" w:rsidRDefault="00AA575E">
            <w:pPr>
              <w:rPr>
                <w:ins w:id="15726" w:author="James Vu" w:date="2024-04-18T22:52:00Z"/>
                <w:color w:val="0D0D0D"/>
                <w:sz w:val="28"/>
                <w:szCs w:val="28"/>
              </w:rPr>
            </w:pPr>
            <w:ins w:id="15727" w:author="James Vu" w:date="2024-04-18T22:52:00Z">
              <w:r>
                <w:rPr>
                  <w:color w:val="0D0D0D"/>
                  <w:sz w:val="28"/>
                  <w:szCs w:val="28"/>
                </w:rPr>
                <w:t>Công cụ phát triển phần mềm</w:t>
              </w:r>
            </w:ins>
            <w:ins w:id="15728" w:author="James Vu" w:date="2024-04-18T22:53:00Z">
              <w:r w:rsidR="005B1F19">
                <w:rPr>
                  <w:color w:val="0D0D0D"/>
                  <w:sz w:val="28"/>
                  <w:szCs w:val="28"/>
                  <w:lang w:val="vi-VN"/>
                </w:rPr>
                <w:t xml:space="preserve"> và</w:t>
              </w:r>
            </w:ins>
            <w:ins w:id="15729" w:author="James Vu" w:date="2024-04-18T22:52:00Z">
              <w:r>
                <w:rPr>
                  <w:color w:val="0D0D0D"/>
                  <w:sz w:val="28"/>
                  <w:szCs w:val="28"/>
                </w:rPr>
                <w:t xml:space="preserve"> ứng dụng</w:t>
              </w:r>
            </w:ins>
          </w:p>
        </w:tc>
        <w:tc>
          <w:tcPr>
            <w:tcW w:w="6373" w:type="dxa"/>
            <w:tcBorders>
              <w:top w:val="nil"/>
              <w:left w:val="nil"/>
              <w:bottom w:val="single" w:sz="4" w:space="0" w:color="auto"/>
              <w:right w:val="single" w:sz="4" w:space="0" w:color="auto"/>
            </w:tcBorders>
            <w:shd w:val="clear" w:color="auto" w:fill="auto"/>
            <w:vAlign w:val="center"/>
            <w:hideMark/>
          </w:tcPr>
          <w:p w14:paraId="2DFEE710" w14:textId="24BECD42" w:rsidR="00AA575E" w:rsidRDefault="00AA575E">
            <w:pPr>
              <w:rPr>
                <w:ins w:id="15730" w:author="James Vu" w:date="2024-04-18T22:52:00Z"/>
                <w:color w:val="0D0D0D"/>
                <w:sz w:val="28"/>
                <w:szCs w:val="28"/>
              </w:rPr>
            </w:pPr>
            <w:ins w:id="15731" w:author="James Vu" w:date="2024-04-18T22:52:00Z">
              <w:r>
                <w:rPr>
                  <w:color w:val="0D0D0D"/>
                  <w:sz w:val="28"/>
                  <w:szCs w:val="28"/>
                </w:rPr>
                <w:t>Web: Sử dụng WebStorm</w:t>
              </w:r>
            </w:ins>
            <w:ins w:id="15732" w:author="Administrator" w:date="2024-04-19T14:34:00Z">
              <w:r w:rsidR="00C2704E">
                <w:rPr>
                  <w:color w:val="0D0D0D"/>
                  <w:sz w:val="28"/>
                  <w:szCs w:val="28"/>
                </w:rPr>
                <w:t xml:space="preserve"> hoặc </w:t>
              </w:r>
            </w:ins>
            <w:ins w:id="15733" w:author="Administrator" w:date="2024-04-19T14:35:00Z">
              <w:r w:rsidR="00C2704E">
                <w:rPr>
                  <w:color w:val="0D0D0D"/>
                  <w:sz w:val="28"/>
                  <w:szCs w:val="28"/>
                </w:rPr>
                <w:t xml:space="preserve">Microsoft </w:t>
              </w:r>
            </w:ins>
            <w:ins w:id="15734" w:author="Administrator" w:date="2024-04-19T14:34:00Z">
              <w:r w:rsidR="00C2704E">
                <w:rPr>
                  <w:color w:val="0D0D0D"/>
                  <w:sz w:val="28"/>
                  <w:szCs w:val="28"/>
                </w:rPr>
                <w:t>Visual Code</w:t>
              </w:r>
            </w:ins>
            <w:ins w:id="15735" w:author="James Vu" w:date="2024-04-18T22:52:00Z">
              <w:r>
                <w:rPr>
                  <w:color w:val="0D0D0D"/>
                  <w:sz w:val="28"/>
                  <w:szCs w:val="28"/>
                </w:rPr>
                <w:t xml:space="preserve"> cho phát triển front-end.</w:t>
              </w:r>
            </w:ins>
          </w:p>
          <w:p w14:paraId="3B3B3CA5" w14:textId="190631B2" w:rsidR="00AA575E" w:rsidRDefault="00AA575E">
            <w:pPr>
              <w:rPr>
                <w:ins w:id="15736" w:author="James Vu" w:date="2024-04-18T22:52:00Z"/>
                <w:color w:val="0D0D0D"/>
                <w:sz w:val="28"/>
                <w:szCs w:val="28"/>
              </w:rPr>
            </w:pPr>
            <w:ins w:id="15737" w:author="James Vu" w:date="2024-04-18T22:52:00Z">
              <w:r>
                <w:rPr>
                  <w:color w:val="0D0D0D"/>
                  <w:sz w:val="28"/>
                  <w:szCs w:val="28"/>
                </w:rPr>
                <w:t xml:space="preserve">Backend server: PyCharm </w:t>
              </w:r>
            </w:ins>
            <w:ins w:id="15738" w:author="Administrator" w:date="2024-04-19T14:35:00Z">
              <w:r w:rsidR="00C2704E">
                <w:rPr>
                  <w:color w:val="0D0D0D"/>
                  <w:sz w:val="28"/>
                  <w:szCs w:val="28"/>
                </w:rPr>
                <w:t xml:space="preserve">hoặc Microsoft Visual Studio </w:t>
              </w:r>
            </w:ins>
            <w:ins w:id="15739" w:author="James Vu" w:date="2024-04-18T22:52:00Z">
              <w:r>
                <w:rPr>
                  <w:color w:val="0D0D0D"/>
                  <w:sz w:val="28"/>
                  <w:szCs w:val="28"/>
                </w:rPr>
                <w:t xml:space="preserve">cho phát triển các dịch vụ phía server. </w:t>
              </w:r>
            </w:ins>
          </w:p>
          <w:p w14:paraId="5FB230FF" w14:textId="535EA830" w:rsidR="00AA575E" w:rsidRDefault="00AA575E">
            <w:pPr>
              <w:rPr>
                <w:ins w:id="15740" w:author="James Vu" w:date="2024-04-18T22:52:00Z"/>
                <w:color w:val="0D0D0D"/>
                <w:sz w:val="28"/>
                <w:szCs w:val="28"/>
              </w:rPr>
            </w:pPr>
            <w:ins w:id="15741" w:author="James Vu" w:date="2024-04-18T22:52:00Z">
              <w:r>
                <w:rPr>
                  <w:color w:val="0D0D0D"/>
                  <w:sz w:val="28"/>
                  <w:szCs w:val="28"/>
                </w:rPr>
                <w:t>Mobile Android: Android Studio</w:t>
              </w:r>
            </w:ins>
            <w:ins w:id="15742" w:author="Administrator" w:date="2024-04-19T14:35:00Z">
              <w:r w:rsidR="00C2704E">
                <w:rPr>
                  <w:color w:val="0D0D0D"/>
                  <w:sz w:val="28"/>
                  <w:szCs w:val="28"/>
                </w:rPr>
                <w:t xml:space="preserve"> hoặc hoặc Microsoft Visual Code</w:t>
              </w:r>
            </w:ins>
            <w:ins w:id="15743" w:author="James Vu" w:date="2024-04-18T22:52:00Z">
              <w:r>
                <w:rPr>
                  <w:color w:val="0D0D0D"/>
                  <w:sz w:val="28"/>
                  <w:szCs w:val="28"/>
                </w:rPr>
                <w:t>.</w:t>
              </w:r>
            </w:ins>
          </w:p>
          <w:p w14:paraId="30F6951B" w14:textId="611E624A" w:rsidR="00AA575E" w:rsidRDefault="00AA575E">
            <w:pPr>
              <w:rPr>
                <w:ins w:id="15744" w:author="James Vu" w:date="2024-04-18T22:52:00Z"/>
                <w:color w:val="0D0D0D"/>
                <w:sz w:val="28"/>
                <w:szCs w:val="28"/>
              </w:rPr>
            </w:pPr>
            <w:ins w:id="15745" w:author="James Vu" w:date="2024-04-18T22:52:00Z">
              <w:r>
                <w:rPr>
                  <w:color w:val="0D0D0D"/>
                  <w:sz w:val="28"/>
                  <w:szCs w:val="28"/>
                </w:rPr>
                <w:t>Mobile iOS: X</w:t>
              </w:r>
              <w:r w:rsidR="00C2704E">
                <w:rPr>
                  <w:color w:val="0D0D0D"/>
                  <w:sz w:val="28"/>
                  <w:szCs w:val="28"/>
                </w:rPr>
                <w:t>c</w:t>
              </w:r>
              <w:r>
                <w:rPr>
                  <w:color w:val="0D0D0D"/>
                  <w:sz w:val="28"/>
                  <w:szCs w:val="28"/>
                </w:rPr>
                <w:t>ode</w:t>
              </w:r>
            </w:ins>
            <w:ins w:id="15746" w:author="Administrator" w:date="2024-04-19T14:35:00Z">
              <w:r w:rsidR="00C2704E">
                <w:rPr>
                  <w:color w:val="0D0D0D"/>
                  <w:sz w:val="28"/>
                  <w:szCs w:val="28"/>
                </w:rPr>
                <w:t xml:space="preserve"> hoặc hoặc Microsoft Visual Code</w:t>
              </w:r>
            </w:ins>
            <w:ins w:id="15747" w:author="James Vu" w:date="2024-04-18T22:52:00Z">
              <w:r>
                <w:rPr>
                  <w:color w:val="0D0D0D"/>
                  <w:sz w:val="28"/>
                  <w:szCs w:val="28"/>
                </w:rPr>
                <w:t>.</w:t>
              </w:r>
            </w:ins>
          </w:p>
        </w:tc>
      </w:tr>
      <w:tr w:rsidR="00AA575E" w14:paraId="70F88305" w14:textId="77777777" w:rsidTr="00AA575E">
        <w:trPr>
          <w:trHeight w:val="760"/>
          <w:ins w:id="15748" w:author="James Vu" w:date="2024-04-18T22:52:00Z"/>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AA0C2F4" w14:textId="77777777" w:rsidR="00AA575E" w:rsidRDefault="00AA575E">
            <w:pPr>
              <w:jc w:val="center"/>
              <w:rPr>
                <w:ins w:id="15749" w:author="James Vu" w:date="2024-04-18T22:52:00Z"/>
                <w:color w:val="0D0D0D"/>
                <w:sz w:val="28"/>
                <w:szCs w:val="28"/>
              </w:rPr>
            </w:pPr>
            <w:ins w:id="15750" w:author="James Vu" w:date="2024-04-18T22:52:00Z">
              <w:r>
                <w:rPr>
                  <w:color w:val="0D0D0D"/>
                  <w:sz w:val="28"/>
                  <w:szCs w:val="28"/>
                </w:rPr>
                <w:t>5</w:t>
              </w:r>
            </w:ins>
          </w:p>
        </w:tc>
        <w:tc>
          <w:tcPr>
            <w:tcW w:w="1943" w:type="dxa"/>
            <w:tcBorders>
              <w:top w:val="nil"/>
              <w:left w:val="nil"/>
              <w:bottom w:val="single" w:sz="4" w:space="0" w:color="auto"/>
              <w:right w:val="single" w:sz="4" w:space="0" w:color="auto"/>
            </w:tcBorders>
            <w:shd w:val="clear" w:color="auto" w:fill="auto"/>
            <w:vAlign w:val="center"/>
            <w:hideMark/>
          </w:tcPr>
          <w:p w14:paraId="2463CFCD" w14:textId="77777777" w:rsidR="00AA575E" w:rsidRDefault="00AA575E">
            <w:pPr>
              <w:rPr>
                <w:ins w:id="15751" w:author="James Vu" w:date="2024-04-18T22:52:00Z"/>
                <w:color w:val="0D0D0D"/>
                <w:sz w:val="28"/>
                <w:szCs w:val="28"/>
              </w:rPr>
            </w:pPr>
            <w:ins w:id="15752" w:author="James Vu" w:date="2024-04-18T22:52:00Z">
              <w:r>
                <w:rPr>
                  <w:color w:val="0D0D0D"/>
                  <w:sz w:val="28"/>
                  <w:szCs w:val="28"/>
                </w:rPr>
                <w:t>Bảo mật</w:t>
              </w:r>
            </w:ins>
          </w:p>
        </w:tc>
        <w:tc>
          <w:tcPr>
            <w:tcW w:w="6373" w:type="dxa"/>
            <w:tcBorders>
              <w:top w:val="nil"/>
              <w:left w:val="nil"/>
              <w:bottom w:val="single" w:sz="4" w:space="0" w:color="auto"/>
              <w:right w:val="single" w:sz="4" w:space="0" w:color="auto"/>
            </w:tcBorders>
            <w:shd w:val="clear" w:color="auto" w:fill="auto"/>
            <w:vAlign w:val="center"/>
            <w:hideMark/>
          </w:tcPr>
          <w:p w14:paraId="2427B80D" w14:textId="77777777" w:rsidR="00AA575E" w:rsidRDefault="00AA575E">
            <w:pPr>
              <w:rPr>
                <w:ins w:id="15753" w:author="James Vu" w:date="2024-04-18T22:52:00Z"/>
                <w:color w:val="0D0D0D"/>
                <w:sz w:val="28"/>
                <w:szCs w:val="28"/>
              </w:rPr>
            </w:pPr>
            <w:ins w:id="15754" w:author="James Vu" w:date="2024-04-18T22:52:00Z">
              <w:r>
                <w:rPr>
                  <w:color w:val="0D0D0D"/>
                  <w:sz w:val="28"/>
                  <w:szCs w:val="28"/>
                </w:rPr>
                <w:t>Áp dụng các giải pháp bảo mật tiên tiến và cập nhật để đảm bảo an toàn cho dữ liệu và ứng dụng</w:t>
              </w:r>
            </w:ins>
          </w:p>
        </w:tc>
      </w:tr>
      <w:tr w:rsidR="00AA575E" w14:paraId="3B19F7D5" w14:textId="77777777" w:rsidTr="00AA575E">
        <w:trPr>
          <w:trHeight w:val="760"/>
          <w:ins w:id="15755" w:author="James Vu" w:date="2024-04-18T22:52:00Z"/>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BB520B" w14:textId="77777777" w:rsidR="00AA575E" w:rsidRDefault="00AA575E">
            <w:pPr>
              <w:jc w:val="center"/>
              <w:rPr>
                <w:ins w:id="15756" w:author="James Vu" w:date="2024-04-18T22:52:00Z"/>
                <w:color w:val="0D0D0D"/>
                <w:sz w:val="28"/>
                <w:szCs w:val="28"/>
              </w:rPr>
            </w:pPr>
            <w:ins w:id="15757" w:author="James Vu" w:date="2024-04-18T22:52:00Z">
              <w:r>
                <w:rPr>
                  <w:color w:val="0D0D0D"/>
                  <w:sz w:val="28"/>
                  <w:szCs w:val="28"/>
                </w:rPr>
                <w:t>6</w:t>
              </w:r>
            </w:ins>
          </w:p>
        </w:tc>
        <w:tc>
          <w:tcPr>
            <w:tcW w:w="1943" w:type="dxa"/>
            <w:tcBorders>
              <w:top w:val="nil"/>
              <w:left w:val="nil"/>
              <w:bottom w:val="single" w:sz="4" w:space="0" w:color="auto"/>
              <w:right w:val="single" w:sz="4" w:space="0" w:color="auto"/>
            </w:tcBorders>
            <w:shd w:val="clear" w:color="auto" w:fill="auto"/>
            <w:vAlign w:val="center"/>
            <w:hideMark/>
          </w:tcPr>
          <w:p w14:paraId="36472246" w14:textId="77777777" w:rsidR="00AA575E" w:rsidRDefault="00AA575E">
            <w:pPr>
              <w:rPr>
                <w:ins w:id="15758" w:author="James Vu" w:date="2024-04-18T22:52:00Z"/>
                <w:color w:val="0D0D0D"/>
                <w:sz w:val="28"/>
                <w:szCs w:val="28"/>
              </w:rPr>
            </w:pPr>
            <w:ins w:id="15759" w:author="James Vu" w:date="2024-04-18T22:52:00Z">
              <w:r>
                <w:rPr>
                  <w:color w:val="0D0D0D"/>
                  <w:sz w:val="28"/>
                  <w:szCs w:val="28"/>
                </w:rPr>
                <w:t>Ngôn ngữ lập trình</w:t>
              </w:r>
            </w:ins>
          </w:p>
        </w:tc>
        <w:tc>
          <w:tcPr>
            <w:tcW w:w="6373" w:type="dxa"/>
            <w:tcBorders>
              <w:top w:val="nil"/>
              <w:left w:val="nil"/>
              <w:bottom w:val="single" w:sz="4" w:space="0" w:color="auto"/>
              <w:right w:val="single" w:sz="4" w:space="0" w:color="auto"/>
            </w:tcBorders>
            <w:shd w:val="clear" w:color="auto" w:fill="auto"/>
            <w:vAlign w:val="center"/>
            <w:hideMark/>
          </w:tcPr>
          <w:p w14:paraId="0553FC59" w14:textId="0591AF68" w:rsidR="00AA575E" w:rsidRDefault="00AA575E">
            <w:pPr>
              <w:rPr>
                <w:ins w:id="15760" w:author="James Vu" w:date="2024-04-18T22:52:00Z"/>
                <w:color w:val="0D0D0D"/>
                <w:sz w:val="28"/>
                <w:szCs w:val="28"/>
              </w:rPr>
            </w:pPr>
            <w:ins w:id="15761" w:author="James Vu" w:date="2024-04-18T22:52:00Z">
              <w:r>
                <w:rPr>
                  <w:color w:val="0D0D0D"/>
                  <w:sz w:val="28"/>
                  <w:szCs w:val="28"/>
                </w:rPr>
                <w:t>Web: TypeScript.</w:t>
              </w:r>
            </w:ins>
          </w:p>
          <w:p w14:paraId="38399ACF" w14:textId="77777777" w:rsidR="00AA575E" w:rsidRDefault="00AA575E">
            <w:pPr>
              <w:rPr>
                <w:ins w:id="15762" w:author="James Vu" w:date="2024-04-18T22:52:00Z"/>
                <w:color w:val="0D0D0D"/>
                <w:sz w:val="28"/>
                <w:szCs w:val="28"/>
              </w:rPr>
            </w:pPr>
            <w:ins w:id="15763" w:author="James Vu" w:date="2024-04-18T22:52:00Z">
              <w:r>
                <w:rPr>
                  <w:color w:val="0D0D0D"/>
                  <w:sz w:val="28"/>
                  <w:szCs w:val="28"/>
                </w:rPr>
                <w:t>Backend server: Python, .NET, JavaScript.</w:t>
              </w:r>
            </w:ins>
          </w:p>
          <w:p w14:paraId="61FAACB2" w14:textId="2F0C7CF9" w:rsidR="00AA575E" w:rsidRDefault="00AA575E">
            <w:pPr>
              <w:rPr>
                <w:ins w:id="15764" w:author="James Vu" w:date="2024-04-18T22:52:00Z"/>
                <w:color w:val="0D0D0D"/>
                <w:sz w:val="28"/>
                <w:szCs w:val="28"/>
              </w:rPr>
            </w:pPr>
            <w:ins w:id="15765" w:author="James Vu" w:date="2024-04-18T22:52:00Z">
              <w:r>
                <w:rPr>
                  <w:color w:val="0D0D0D"/>
                  <w:sz w:val="28"/>
                  <w:szCs w:val="28"/>
                </w:rPr>
                <w:t>Ứng dụng di động: Dart (qua Flutter)</w:t>
              </w:r>
            </w:ins>
            <w:ins w:id="15766" w:author="Administrator" w:date="2024-04-19T14:36:00Z">
              <w:r w:rsidR="00C2704E">
                <w:rPr>
                  <w:color w:val="0D0D0D"/>
                  <w:sz w:val="28"/>
                  <w:szCs w:val="28"/>
                </w:rPr>
                <w:t xml:space="preserve"> hoặc </w:t>
              </w:r>
              <w:r w:rsidR="00C2704E" w:rsidRPr="00C2704E">
                <w:rPr>
                  <w:color w:val="0D0D0D"/>
                  <w:sz w:val="28"/>
                  <w:szCs w:val="28"/>
                </w:rPr>
                <w:t>Cordova</w:t>
              </w:r>
            </w:ins>
            <w:ins w:id="15767" w:author="James Vu" w:date="2024-04-18T22:52:00Z">
              <w:r>
                <w:rPr>
                  <w:color w:val="0D0D0D"/>
                  <w:sz w:val="28"/>
                  <w:szCs w:val="28"/>
                </w:rPr>
                <w:t>.</w:t>
              </w:r>
            </w:ins>
          </w:p>
        </w:tc>
      </w:tr>
      <w:tr w:rsidR="00AA575E" w14:paraId="19735DEA" w14:textId="77777777" w:rsidTr="00AA575E">
        <w:trPr>
          <w:trHeight w:val="760"/>
          <w:ins w:id="15768" w:author="James Vu" w:date="2024-04-18T22:52:00Z"/>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D3D71B8" w14:textId="77777777" w:rsidR="00AA575E" w:rsidRDefault="00AA575E">
            <w:pPr>
              <w:jc w:val="center"/>
              <w:rPr>
                <w:ins w:id="15769" w:author="James Vu" w:date="2024-04-18T22:52:00Z"/>
                <w:color w:val="0D0D0D"/>
                <w:sz w:val="28"/>
                <w:szCs w:val="28"/>
              </w:rPr>
            </w:pPr>
            <w:ins w:id="15770" w:author="James Vu" w:date="2024-04-18T22:52:00Z">
              <w:r>
                <w:rPr>
                  <w:color w:val="0D0D0D"/>
                  <w:sz w:val="28"/>
                  <w:szCs w:val="28"/>
                </w:rPr>
                <w:t>7</w:t>
              </w:r>
            </w:ins>
          </w:p>
        </w:tc>
        <w:tc>
          <w:tcPr>
            <w:tcW w:w="1943" w:type="dxa"/>
            <w:tcBorders>
              <w:top w:val="nil"/>
              <w:left w:val="nil"/>
              <w:bottom w:val="single" w:sz="4" w:space="0" w:color="auto"/>
              <w:right w:val="single" w:sz="4" w:space="0" w:color="auto"/>
            </w:tcBorders>
            <w:shd w:val="clear" w:color="auto" w:fill="auto"/>
            <w:vAlign w:val="center"/>
            <w:hideMark/>
          </w:tcPr>
          <w:p w14:paraId="29407D95" w14:textId="77777777" w:rsidR="00AA575E" w:rsidRDefault="00AA575E">
            <w:pPr>
              <w:rPr>
                <w:ins w:id="15771" w:author="James Vu" w:date="2024-04-18T22:52:00Z"/>
                <w:color w:val="0D0D0D"/>
                <w:sz w:val="28"/>
                <w:szCs w:val="28"/>
              </w:rPr>
            </w:pPr>
            <w:ins w:id="15772" w:author="James Vu" w:date="2024-04-18T22:52:00Z">
              <w:r>
                <w:rPr>
                  <w:color w:val="0D0D0D"/>
                  <w:sz w:val="28"/>
                  <w:szCs w:val="28"/>
                </w:rPr>
                <w:t>Nền tảng phát triển ứng dụng mobile</w:t>
              </w:r>
            </w:ins>
          </w:p>
        </w:tc>
        <w:tc>
          <w:tcPr>
            <w:tcW w:w="6373" w:type="dxa"/>
            <w:tcBorders>
              <w:top w:val="nil"/>
              <w:left w:val="nil"/>
              <w:bottom w:val="single" w:sz="4" w:space="0" w:color="auto"/>
              <w:right w:val="single" w:sz="4" w:space="0" w:color="auto"/>
            </w:tcBorders>
            <w:shd w:val="clear" w:color="auto" w:fill="auto"/>
            <w:vAlign w:val="center"/>
            <w:hideMark/>
          </w:tcPr>
          <w:p w14:paraId="2A1E7986" w14:textId="3BB48D63" w:rsidR="00AA575E" w:rsidRDefault="00AA575E">
            <w:pPr>
              <w:rPr>
                <w:ins w:id="15773" w:author="James Vu" w:date="2024-04-18T22:52:00Z"/>
                <w:color w:val="0D0D0D"/>
                <w:sz w:val="28"/>
                <w:szCs w:val="28"/>
              </w:rPr>
            </w:pPr>
            <w:ins w:id="15774" w:author="James Vu" w:date="2024-04-18T22:52:00Z">
              <w:r>
                <w:rPr>
                  <w:color w:val="0D0D0D"/>
                  <w:sz w:val="28"/>
                  <w:szCs w:val="28"/>
                </w:rPr>
                <w:t>Flutter</w:t>
              </w:r>
            </w:ins>
            <w:ins w:id="15775" w:author="Administrator" w:date="2024-04-19T14:36:00Z">
              <w:r w:rsidR="00C2704E">
                <w:rPr>
                  <w:color w:val="0D0D0D"/>
                  <w:sz w:val="28"/>
                  <w:szCs w:val="28"/>
                </w:rPr>
                <w:t xml:space="preserve"> hoặc </w:t>
              </w:r>
              <w:r w:rsidR="00C2704E" w:rsidRPr="00C2704E">
                <w:rPr>
                  <w:color w:val="0D0D0D"/>
                  <w:sz w:val="28"/>
                  <w:szCs w:val="28"/>
                </w:rPr>
                <w:t>Cordova</w:t>
              </w:r>
            </w:ins>
            <w:ins w:id="15776" w:author="James Vu" w:date="2024-04-18T22:52:00Z">
              <w:r>
                <w:rPr>
                  <w:color w:val="0D0D0D"/>
                  <w:sz w:val="28"/>
                  <w:szCs w:val="28"/>
                </w:rPr>
                <w:t>, hỗ trợ phát triển đa nền tảng từ một codebase, tiết kiệm chi phí và thời gian phát triển.</w:t>
              </w:r>
            </w:ins>
          </w:p>
        </w:tc>
      </w:tr>
    </w:tbl>
    <w:p w14:paraId="56B332E0" w14:textId="51184550" w:rsidR="00FC2DF2" w:rsidDel="00AA575E" w:rsidRDefault="00FB4ABA" w:rsidP="00FB4ABA">
      <w:pPr>
        <w:widowControl w:val="0"/>
        <w:spacing w:before="120" w:after="120"/>
        <w:jc w:val="both"/>
        <w:rPr>
          <w:del w:id="15777" w:author="James Vu" w:date="2024-04-18T22:38:00Z"/>
          <w:rFonts w:eastAsia="MS Mincho"/>
          <w:bCs/>
          <w:i/>
          <w:iCs/>
          <w:sz w:val="28"/>
          <w:szCs w:val="28"/>
          <w:lang w:val="nl-NL" w:eastAsia="ar-SA"/>
        </w:rPr>
      </w:pPr>
      <w:ins w:id="15778" w:author="James Vu" w:date="2024-04-18T22:38:00Z">
        <w:r w:rsidRPr="00980AF6">
          <w:rPr>
            <w:rFonts w:eastAsia="MS Mincho"/>
            <w:bCs/>
            <w:i/>
            <w:iCs/>
            <w:sz w:val="28"/>
            <w:szCs w:val="28"/>
            <w:lang w:val="nl-NL" w:eastAsia="ar-SA"/>
          </w:rPr>
          <w:t xml:space="preserve">( Ghi chú </w:t>
        </w:r>
        <w:r>
          <w:rPr>
            <w:rFonts w:eastAsia="MS Mincho"/>
            <w:bCs/>
            <w:i/>
            <w:iCs/>
            <w:sz w:val="28"/>
            <w:szCs w:val="28"/>
            <w:lang w:val="vi-VN" w:eastAsia="ar-SA"/>
          </w:rPr>
          <w:t xml:space="preserve">: </w:t>
        </w:r>
        <w:r w:rsidRPr="00980AF6">
          <w:rPr>
            <w:rFonts w:eastAsia="MS Mincho"/>
            <w:bCs/>
            <w:i/>
            <w:iCs/>
            <w:sz w:val="28"/>
            <w:szCs w:val="28"/>
            <w:lang w:val="nl-NL" w:eastAsia="ar-SA"/>
          </w:rPr>
          <w:t>cho phép sử dụng công nghệ tương đương hoặc cao hơn, đảm bảo phù hợp và kết quả thực hiện )</w:t>
        </w:r>
      </w:ins>
      <w:del w:id="15779" w:author="James Vu" w:date="2024-04-18T22:38:00Z">
        <w:r w:rsidR="00FC2DF2" w:rsidRPr="00167CE0" w:rsidDel="00FB4ABA">
          <w:rPr>
            <w:sz w:val="28"/>
            <w:szCs w:val="28"/>
            <w:rPrChange w:id="15780" w:author="James Vu" w:date="2024-04-18T22:33:00Z">
              <w:rPr/>
            </w:rPrChange>
          </w:rPr>
          <w:delText xml:space="preserve">Hệ quản trị cơ sở dữ liệu: sử dụng các hệ quản trị cơ sở dữ liệu </w:delText>
        </w:r>
      </w:del>
      <w:del w:id="15781" w:author="James Vu" w:date="2024-04-18T22:21:00Z">
        <w:r w:rsidR="00FC2DF2" w:rsidRPr="00167CE0" w:rsidDel="00CC39A3">
          <w:rPr>
            <w:sz w:val="28"/>
            <w:szCs w:val="28"/>
            <w:rPrChange w:id="15782" w:author="James Vu" w:date="2024-04-18T22:33:00Z">
              <w:rPr/>
            </w:rPrChange>
          </w:rPr>
          <w:delText>hỗ trợ không gian tốt như PostgreSQL hoặc Oracle</w:delText>
        </w:r>
        <w:r w:rsidR="004B04D2" w:rsidRPr="00167CE0" w:rsidDel="00CC39A3">
          <w:rPr>
            <w:sz w:val="28"/>
            <w:szCs w:val="28"/>
            <w:rPrChange w:id="15783" w:author="James Vu" w:date="2024-04-18T22:33:00Z">
              <w:rPr/>
            </w:rPrChange>
          </w:rPr>
          <w:delText>.</w:delText>
        </w:r>
      </w:del>
    </w:p>
    <w:p w14:paraId="4032FC50" w14:textId="77777777" w:rsidR="00AA575E" w:rsidRDefault="00AA575E" w:rsidP="00FB4ABA">
      <w:pPr>
        <w:keepNext/>
        <w:tabs>
          <w:tab w:val="left" w:pos="851"/>
          <w:tab w:val="left" w:pos="993"/>
        </w:tabs>
        <w:suppressAutoHyphens/>
        <w:spacing w:before="120" w:after="120" w:line="360" w:lineRule="exact"/>
        <w:jc w:val="both"/>
        <w:outlineLvl w:val="1"/>
        <w:rPr>
          <w:ins w:id="15784" w:author="James Vu" w:date="2024-04-18T22:50:00Z"/>
          <w:rFonts w:eastAsia="MS Mincho"/>
          <w:bCs/>
          <w:i/>
          <w:iCs/>
          <w:sz w:val="28"/>
          <w:szCs w:val="28"/>
          <w:lang w:val="nl-NL" w:eastAsia="ar-SA"/>
        </w:rPr>
      </w:pPr>
    </w:p>
    <w:p w14:paraId="33B394B1" w14:textId="7169514F" w:rsidR="00FC2DF2" w:rsidRPr="00167CE0" w:rsidDel="00FB4ABA" w:rsidRDefault="00FC2DF2">
      <w:pPr>
        <w:widowControl w:val="0"/>
        <w:spacing w:before="120" w:after="120"/>
        <w:ind w:firstLine="567"/>
        <w:jc w:val="both"/>
        <w:rPr>
          <w:del w:id="15785" w:author="James Vu" w:date="2024-04-18T22:38:00Z"/>
          <w:sz w:val="28"/>
          <w:szCs w:val="28"/>
          <w:lang w:val="vi-VN"/>
          <w:rPrChange w:id="15786" w:author="James Vu" w:date="2024-04-18T22:33:00Z">
            <w:rPr>
              <w:del w:id="15787" w:author="James Vu" w:date="2024-04-18T22:38:00Z"/>
            </w:rPr>
          </w:rPrChange>
        </w:rPr>
        <w:pPrChange w:id="15788" w:author="James Vu" w:date="2024-04-18T22:33:00Z">
          <w:pPr>
            <w:widowControl w:val="0"/>
            <w:spacing w:before="120" w:after="120"/>
            <w:ind w:firstLine="567"/>
          </w:pPr>
        </w:pPrChange>
      </w:pPr>
      <w:del w:id="15789" w:author="James Vu" w:date="2024-04-18T22:38:00Z">
        <w:r w:rsidRPr="00167CE0" w:rsidDel="00FB4ABA">
          <w:rPr>
            <w:sz w:val="28"/>
            <w:szCs w:val="28"/>
            <w:rPrChange w:id="15790" w:author="James Vu" w:date="2024-04-18T22:33:00Z">
              <w:rPr/>
            </w:rPrChange>
          </w:rPr>
          <w:delText>Lập trình ứng dụng và dịch vụ: sử dụng các ngôn ngữ mạnh như C#, JAVA</w:delText>
        </w:r>
      </w:del>
      <w:del w:id="15791" w:author="James Vu" w:date="2024-04-18T22:22:00Z">
        <w:r w:rsidR="004B04D2" w:rsidRPr="00167CE0" w:rsidDel="00CC39A3">
          <w:rPr>
            <w:sz w:val="28"/>
            <w:szCs w:val="28"/>
            <w:rPrChange w:id="15792" w:author="James Vu" w:date="2024-04-18T22:33:00Z">
              <w:rPr/>
            </w:rPrChange>
          </w:rPr>
          <w:delText>.</w:delText>
        </w:r>
      </w:del>
    </w:p>
    <w:p w14:paraId="0B5C1190" w14:textId="0BE5A15E" w:rsidR="00FC2DF2" w:rsidRPr="00167CE0" w:rsidDel="00FB4ABA" w:rsidRDefault="00FC2DF2">
      <w:pPr>
        <w:widowControl w:val="0"/>
        <w:spacing w:before="120" w:after="120"/>
        <w:ind w:firstLine="567"/>
        <w:jc w:val="both"/>
        <w:rPr>
          <w:del w:id="15793" w:author="James Vu" w:date="2024-04-18T22:38:00Z"/>
          <w:sz w:val="28"/>
          <w:szCs w:val="28"/>
          <w:lang w:val="vi-VN"/>
          <w:rPrChange w:id="15794" w:author="James Vu" w:date="2024-04-18T22:33:00Z">
            <w:rPr>
              <w:del w:id="15795" w:author="James Vu" w:date="2024-04-18T22:38:00Z"/>
            </w:rPr>
          </w:rPrChange>
        </w:rPr>
        <w:pPrChange w:id="15796" w:author="James Vu" w:date="2024-04-18T22:33:00Z">
          <w:pPr>
            <w:widowControl w:val="0"/>
            <w:spacing w:before="120" w:after="120"/>
            <w:ind w:firstLine="567"/>
          </w:pPr>
        </w:pPrChange>
      </w:pPr>
      <w:del w:id="15797" w:author="James Vu" w:date="2024-04-18T22:38:00Z">
        <w:r w:rsidRPr="00167CE0" w:rsidDel="00FB4ABA">
          <w:rPr>
            <w:sz w:val="28"/>
            <w:szCs w:val="28"/>
            <w:rPrChange w:id="15798" w:author="James Vu" w:date="2024-04-18T22:33:00Z">
              <w:rPr/>
            </w:rPrChange>
          </w:rPr>
          <w:delText>Lập trình giao diện và xử lý tương tác: Bootstrap, CSS, các framework javascript mạnh (Angular, React…)</w:delText>
        </w:r>
      </w:del>
      <w:del w:id="15799" w:author="James Vu" w:date="2024-04-18T22:30:00Z">
        <w:r w:rsidR="004B04D2" w:rsidRPr="00167CE0" w:rsidDel="00CC39A3">
          <w:rPr>
            <w:sz w:val="28"/>
            <w:szCs w:val="28"/>
            <w:rPrChange w:id="15800" w:author="James Vu" w:date="2024-04-18T22:33:00Z">
              <w:rPr/>
            </w:rPrChange>
          </w:rPr>
          <w:delText>.</w:delText>
        </w:r>
      </w:del>
    </w:p>
    <w:p w14:paraId="661A6AD2" w14:textId="163B6084" w:rsidR="00FC2DF2" w:rsidRPr="00167CE0" w:rsidDel="00FB4ABA" w:rsidRDefault="00FC2DF2">
      <w:pPr>
        <w:widowControl w:val="0"/>
        <w:spacing w:before="120" w:after="120"/>
        <w:ind w:firstLine="567"/>
        <w:jc w:val="both"/>
        <w:rPr>
          <w:del w:id="15801" w:author="James Vu" w:date="2024-04-18T22:38:00Z"/>
          <w:sz w:val="28"/>
          <w:szCs w:val="28"/>
          <w:lang w:val="vi-VN"/>
          <w:rPrChange w:id="15802" w:author="James Vu" w:date="2024-04-18T22:33:00Z">
            <w:rPr>
              <w:del w:id="15803" w:author="James Vu" w:date="2024-04-18T22:38:00Z"/>
            </w:rPr>
          </w:rPrChange>
        </w:rPr>
        <w:pPrChange w:id="15804" w:author="James Vu" w:date="2024-04-18T22:33:00Z">
          <w:pPr>
            <w:widowControl w:val="0"/>
            <w:spacing w:before="120" w:after="120"/>
            <w:ind w:firstLine="567"/>
          </w:pPr>
        </w:pPrChange>
      </w:pPr>
      <w:del w:id="15805" w:author="James Vu" w:date="2024-04-18T22:38:00Z">
        <w:r w:rsidRPr="00167CE0" w:rsidDel="00FB4ABA">
          <w:rPr>
            <w:sz w:val="28"/>
            <w:szCs w:val="28"/>
            <w:rPrChange w:id="15806" w:author="James Vu" w:date="2024-04-18T22:33:00Z">
              <w:rPr/>
            </w:rPrChange>
          </w:rPr>
          <w:delText>Công nghệ hỗ trợ Cache: RedisCache, MongoDB</w:delText>
        </w:r>
      </w:del>
      <w:del w:id="15807" w:author="James Vu" w:date="2024-04-18T22:30:00Z">
        <w:r w:rsidR="004B04D2" w:rsidRPr="00167CE0" w:rsidDel="00CC39A3">
          <w:rPr>
            <w:sz w:val="28"/>
            <w:szCs w:val="28"/>
            <w:rPrChange w:id="15808" w:author="James Vu" w:date="2024-04-18T22:33:00Z">
              <w:rPr/>
            </w:rPrChange>
          </w:rPr>
          <w:delText>.</w:delText>
        </w:r>
      </w:del>
    </w:p>
    <w:p w14:paraId="1E80EC42" w14:textId="1F3E7747" w:rsidR="00FC2DF2" w:rsidRPr="00167CE0" w:rsidDel="00FB4ABA" w:rsidRDefault="00FC2DF2">
      <w:pPr>
        <w:widowControl w:val="0"/>
        <w:spacing w:before="120" w:after="120"/>
        <w:ind w:firstLine="567"/>
        <w:jc w:val="both"/>
        <w:rPr>
          <w:del w:id="15809" w:author="James Vu" w:date="2024-04-18T22:38:00Z"/>
          <w:sz w:val="28"/>
          <w:szCs w:val="28"/>
          <w:rPrChange w:id="15810" w:author="James Vu" w:date="2024-04-18T22:33:00Z">
            <w:rPr>
              <w:del w:id="15811" w:author="James Vu" w:date="2024-04-18T22:38:00Z"/>
            </w:rPr>
          </w:rPrChange>
        </w:rPr>
        <w:pPrChange w:id="15812" w:author="James Vu" w:date="2024-04-18T22:33:00Z">
          <w:pPr>
            <w:widowControl w:val="0"/>
            <w:spacing w:before="120" w:after="120"/>
            <w:ind w:firstLine="567"/>
          </w:pPr>
        </w:pPrChange>
      </w:pPr>
      <w:del w:id="15813" w:author="James Vu" w:date="2024-04-18T22:38:00Z">
        <w:r w:rsidRPr="00167CE0" w:rsidDel="00FB4ABA">
          <w:rPr>
            <w:sz w:val="28"/>
            <w:szCs w:val="28"/>
            <w:rPrChange w:id="15814" w:author="James Vu" w:date="2024-04-18T22:33:00Z">
              <w:rPr/>
            </w:rPrChange>
          </w:rPr>
          <w:delText>Công nghệ hỗ trợ thời gian thực: Rabbit Queue, Message Queue, hoặc các công nghệ tương đương</w:delText>
        </w:r>
        <w:r w:rsidR="004B04D2" w:rsidRPr="00167CE0" w:rsidDel="00FB4ABA">
          <w:rPr>
            <w:sz w:val="28"/>
            <w:szCs w:val="28"/>
            <w:rPrChange w:id="15815" w:author="James Vu" w:date="2024-04-18T22:33:00Z">
              <w:rPr/>
            </w:rPrChange>
          </w:rPr>
          <w:delText>.</w:delText>
        </w:r>
      </w:del>
    </w:p>
    <w:p w14:paraId="52F45E04" w14:textId="066EEE19" w:rsidR="00FC2DF2" w:rsidRPr="00167CE0" w:rsidDel="00FB4ABA" w:rsidRDefault="00FC2DF2">
      <w:pPr>
        <w:widowControl w:val="0"/>
        <w:spacing w:before="120" w:after="120"/>
        <w:ind w:firstLine="567"/>
        <w:jc w:val="both"/>
        <w:rPr>
          <w:del w:id="15816" w:author="James Vu" w:date="2024-04-18T22:38:00Z"/>
          <w:sz w:val="28"/>
          <w:szCs w:val="28"/>
          <w:lang w:val="vi-VN"/>
          <w:rPrChange w:id="15817" w:author="James Vu" w:date="2024-04-18T22:33:00Z">
            <w:rPr>
              <w:del w:id="15818" w:author="James Vu" w:date="2024-04-18T22:38:00Z"/>
            </w:rPr>
          </w:rPrChange>
        </w:rPr>
        <w:pPrChange w:id="15819" w:author="James Vu" w:date="2024-04-18T22:33:00Z">
          <w:pPr>
            <w:widowControl w:val="0"/>
            <w:spacing w:before="120" w:after="120"/>
            <w:ind w:firstLine="567"/>
          </w:pPr>
        </w:pPrChange>
      </w:pPr>
      <w:del w:id="15820" w:author="James Vu" w:date="2024-04-18T22:33:00Z">
        <w:r w:rsidRPr="00167CE0" w:rsidDel="00167CE0">
          <w:rPr>
            <w:sz w:val="28"/>
            <w:szCs w:val="28"/>
            <w:rPrChange w:id="15821" w:author="James Vu" w:date="2024-04-18T22:33:00Z">
              <w:rPr/>
            </w:rPrChange>
          </w:rPr>
          <w:delText xml:space="preserve">- </w:delText>
        </w:r>
      </w:del>
      <w:del w:id="15822" w:author="James Vu" w:date="2024-04-18T22:38:00Z">
        <w:r w:rsidRPr="00167CE0" w:rsidDel="00FB4ABA">
          <w:rPr>
            <w:sz w:val="28"/>
            <w:szCs w:val="28"/>
            <w:rPrChange w:id="15823" w:author="James Vu" w:date="2024-04-18T22:33:00Z">
              <w:rPr/>
            </w:rPrChange>
          </w:rPr>
          <w:delText xml:space="preserve">Công nghệ </w:delText>
        </w:r>
      </w:del>
      <w:del w:id="15824" w:author="James Vu" w:date="2024-04-18T22:22:00Z">
        <w:r w:rsidRPr="00167CE0" w:rsidDel="00CC39A3">
          <w:rPr>
            <w:sz w:val="28"/>
            <w:szCs w:val="28"/>
            <w:rPrChange w:id="15825" w:author="James Vu" w:date="2024-04-18T22:33:00Z">
              <w:rPr/>
            </w:rPrChange>
          </w:rPr>
          <w:delText xml:space="preserve">GIS: </w:delText>
        </w:r>
      </w:del>
      <w:del w:id="15826" w:author="James Vu" w:date="2024-04-18T22:38:00Z">
        <w:r w:rsidRPr="00167CE0" w:rsidDel="00FB4ABA">
          <w:rPr>
            <w:sz w:val="28"/>
            <w:szCs w:val="28"/>
            <w:rPrChange w:id="15827" w:author="James Vu" w:date="2024-04-18T22:33:00Z">
              <w:rPr/>
            </w:rPrChange>
          </w:rPr>
          <w:delText>sử dụng công nghệ GIS đáp ứng chuẩn OpenGIS của OGC, hỗ trợ hệ tọa độ VN2000</w:delText>
        </w:r>
      </w:del>
      <w:del w:id="15828" w:author="James Vu" w:date="2024-04-18T22:34:00Z">
        <w:r w:rsidRPr="00167CE0" w:rsidDel="00167CE0">
          <w:rPr>
            <w:sz w:val="28"/>
            <w:szCs w:val="28"/>
            <w:rPrChange w:id="15829" w:author="James Vu" w:date="2024-04-18T22:33:00Z">
              <w:rPr/>
            </w:rPrChange>
          </w:rPr>
          <w:delText xml:space="preserve"> </w:delText>
        </w:r>
      </w:del>
      <w:del w:id="15830" w:author="James Vu" w:date="2024-04-18T22:38:00Z">
        <w:r w:rsidRPr="00167CE0" w:rsidDel="00FB4ABA">
          <w:rPr>
            <w:sz w:val="28"/>
            <w:szCs w:val="28"/>
            <w:rPrChange w:id="15831" w:author="James Vu" w:date="2024-04-18T22:33:00Z">
              <w:rPr/>
            </w:rPrChange>
          </w:rPr>
          <w:delText>và đảm bảo xử lý tốt và hiệu quả với các dữ liệu vector, raster như GDAL, PostGIS, Python</w:delText>
        </w:r>
      </w:del>
      <w:del w:id="15832" w:author="James Vu" w:date="2024-04-18T22:24:00Z">
        <w:r w:rsidRPr="00167CE0" w:rsidDel="00CC39A3">
          <w:rPr>
            <w:sz w:val="28"/>
            <w:szCs w:val="28"/>
            <w:rPrChange w:id="15833" w:author="James Vu" w:date="2024-04-18T22:33:00Z">
              <w:rPr/>
            </w:rPrChange>
          </w:rPr>
          <w:delText>.</w:delText>
        </w:r>
      </w:del>
    </w:p>
    <w:p w14:paraId="4379B6D2" w14:textId="5F5A5DD3" w:rsidR="003041B5" w:rsidRPr="00167CE0" w:rsidRDefault="003041B5">
      <w:pPr>
        <w:widowControl w:val="0"/>
        <w:spacing w:before="120" w:after="120"/>
        <w:ind w:firstLine="567"/>
        <w:jc w:val="both"/>
        <w:rPr>
          <w:b/>
          <w:bCs/>
          <w:i/>
          <w:iCs/>
          <w:sz w:val="28"/>
          <w:szCs w:val="28"/>
          <w:rPrChange w:id="15834" w:author="James Vu" w:date="2024-04-18T22:33:00Z">
            <w:rPr>
              <w:b/>
              <w:bCs/>
              <w:i/>
              <w:iCs/>
            </w:rPr>
          </w:rPrChange>
        </w:rPr>
        <w:pPrChange w:id="15835" w:author="James Vu" w:date="2024-04-18T22:33:00Z">
          <w:pPr>
            <w:widowControl w:val="0"/>
            <w:spacing w:before="120" w:after="120"/>
            <w:ind w:firstLine="567"/>
          </w:pPr>
        </w:pPrChange>
      </w:pPr>
      <w:r w:rsidRPr="00167CE0">
        <w:rPr>
          <w:b/>
          <w:bCs/>
          <w:i/>
          <w:iCs/>
          <w:sz w:val="28"/>
          <w:szCs w:val="28"/>
          <w:rPrChange w:id="15836" w:author="James Vu" w:date="2024-04-18T22:33:00Z">
            <w:rPr>
              <w:b/>
              <w:bCs/>
              <w:i/>
              <w:iCs/>
            </w:rPr>
          </w:rPrChange>
        </w:rPr>
        <w:t xml:space="preserve">b. Giải pháp xây dựng, triển khai hạ tầng </w:t>
      </w:r>
      <w:r w:rsidR="003F3D62" w:rsidRPr="00167CE0">
        <w:rPr>
          <w:b/>
          <w:bCs/>
          <w:i/>
          <w:iCs/>
          <w:sz w:val="28"/>
          <w:szCs w:val="28"/>
          <w:rPrChange w:id="15837" w:author="James Vu" w:date="2024-04-18T22:33:00Z">
            <w:rPr>
              <w:b/>
              <w:bCs/>
              <w:i/>
              <w:iCs/>
            </w:rPr>
          </w:rPrChange>
        </w:rPr>
        <w:t>kỹ thuật, công nghệ thông tin</w:t>
      </w:r>
    </w:p>
    <w:p w14:paraId="29520A1A" w14:textId="17CAEEC2" w:rsidR="00CC39A3" w:rsidRPr="00167CE0" w:rsidRDefault="00CC39A3">
      <w:pPr>
        <w:spacing w:before="120" w:after="120" w:line="264" w:lineRule="auto"/>
        <w:ind w:firstLine="720"/>
        <w:jc w:val="both"/>
        <w:rPr>
          <w:ins w:id="15838" w:author="James Vu" w:date="2024-04-18T22:29:00Z"/>
          <w:sz w:val="28"/>
          <w:szCs w:val="28"/>
          <w:lang w:val="vi-VN" w:eastAsia="x-none"/>
          <w:rPrChange w:id="15839" w:author="James Vu" w:date="2024-04-18T22:33:00Z">
            <w:rPr>
              <w:ins w:id="15840" w:author="James Vu" w:date="2024-04-18T22:29:00Z"/>
              <w:lang w:val="vi-VN" w:eastAsia="x-none"/>
            </w:rPr>
          </w:rPrChange>
        </w:rPr>
        <w:pPrChange w:id="15841" w:author="James Vu" w:date="2024-04-18T22:33:00Z">
          <w:pPr>
            <w:spacing w:before="120" w:after="120" w:line="264" w:lineRule="auto"/>
            <w:ind w:firstLine="720"/>
          </w:pPr>
        </w:pPrChange>
      </w:pPr>
      <w:ins w:id="15842" w:author="James Vu" w:date="2024-04-18T22:32:00Z">
        <w:r w:rsidRPr="00167CE0">
          <w:rPr>
            <w:sz w:val="28"/>
            <w:szCs w:val="28"/>
            <w:lang w:eastAsia="x-none"/>
          </w:rPr>
          <w:t>Hệ thống thông tin quản lý ngành nông nghiệp tỉnh Khánh Hòa (Giai đoạn I)</w:t>
        </w:r>
        <w:r w:rsidRPr="00167CE0">
          <w:rPr>
            <w:sz w:val="28"/>
            <w:szCs w:val="28"/>
            <w:lang w:val="vi-VN" w:eastAsia="x-none"/>
          </w:rPr>
          <w:t xml:space="preserve"> </w:t>
        </w:r>
      </w:ins>
      <w:ins w:id="15843" w:author="James Vu" w:date="2024-04-18T22:29:00Z">
        <w:r w:rsidRPr="00167CE0">
          <w:rPr>
            <w:sz w:val="28"/>
            <w:szCs w:val="28"/>
            <w:lang w:val="vi-VN" w:eastAsia="x-none"/>
            <w:rPrChange w:id="15844" w:author="James Vu" w:date="2024-04-18T22:33:00Z">
              <w:rPr>
                <w:lang w:val="vi-VN" w:eastAsia="x-none"/>
              </w:rPr>
            </w:rPrChange>
          </w:rPr>
          <w:t xml:space="preserve">được xây dựng dựa trên kiến trúc SOA, đảm bảo </w:t>
        </w:r>
        <w:r w:rsidRPr="00167CE0">
          <w:rPr>
            <w:sz w:val="28"/>
            <w:szCs w:val="28"/>
            <w:lang w:eastAsia="x-none"/>
            <w:rPrChange w:id="15845" w:author="James Vu" w:date="2024-04-18T22:33:00Z">
              <w:rPr>
                <w:lang w:eastAsia="x-none"/>
              </w:rPr>
            </w:rPrChange>
          </w:rPr>
          <w:t>sẵn sàng</w:t>
        </w:r>
        <w:r w:rsidRPr="00167CE0">
          <w:rPr>
            <w:sz w:val="28"/>
            <w:szCs w:val="28"/>
            <w:lang w:val="vi-VN" w:eastAsia="x-none"/>
            <w:rPrChange w:id="15846" w:author="James Vu" w:date="2024-04-18T22:33:00Z">
              <w:rPr>
                <w:lang w:val="vi-VN" w:eastAsia="x-none"/>
              </w:rPr>
            </w:rPrChange>
          </w:rPr>
          <w:t xml:space="preserve"> tích hợp, chia sẻ dữ liệu với các hệ thống khác như LGSP của </w:t>
        </w:r>
      </w:ins>
      <w:ins w:id="15847" w:author="James Vu" w:date="2024-04-18T22:32:00Z">
        <w:r w:rsidRPr="00167CE0">
          <w:rPr>
            <w:sz w:val="28"/>
            <w:szCs w:val="28"/>
            <w:lang w:val="vi-VN" w:eastAsia="x-none"/>
          </w:rPr>
          <w:t>tỉnh Khánh hoà</w:t>
        </w:r>
      </w:ins>
      <w:ins w:id="15848" w:author="James Vu" w:date="2024-04-18T22:29:00Z">
        <w:r w:rsidRPr="00167CE0">
          <w:rPr>
            <w:sz w:val="28"/>
            <w:szCs w:val="28"/>
            <w:lang w:eastAsia="x-none"/>
            <w:rPrChange w:id="15849" w:author="James Vu" w:date="2024-04-18T22:33:00Z">
              <w:rPr>
                <w:lang w:eastAsia="x-none"/>
              </w:rPr>
            </w:rPrChange>
          </w:rPr>
          <w:t xml:space="preserve"> và của các cơ quan nhà nước phục vụ phát triển Chính phủ điện tử của Việt Nam để chia sẻ dữ liệu cho các hệ thống này theo quy định</w:t>
        </w:r>
        <w:r w:rsidRPr="00167CE0">
          <w:rPr>
            <w:sz w:val="28"/>
            <w:szCs w:val="28"/>
            <w:lang w:val="vi-VN" w:eastAsia="x-none"/>
            <w:rPrChange w:id="15850" w:author="James Vu" w:date="2024-04-18T22:33:00Z">
              <w:rPr>
                <w:lang w:val="vi-VN" w:eastAsia="x-none"/>
              </w:rPr>
            </w:rPrChange>
          </w:rPr>
          <w:t>, đảm bảo khả năng mở rộng hệ thống sau này.</w:t>
        </w:r>
      </w:ins>
    </w:p>
    <w:p w14:paraId="4B5A464F" w14:textId="31D4787D" w:rsidR="00CC39A3" w:rsidRPr="00167CE0" w:rsidRDefault="00CC39A3">
      <w:pPr>
        <w:spacing w:before="120" w:after="120" w:line="264" w:lineRule="auto"/>
        <w:ind w:firstLine="720"/>
        <w:jc w:val="both"/>
        <w:rPr>
          <w:ins w:id="15851" w:author="James Vu" w:date="2024-04-18T22:29:00Z"/>
          <w:sz w:val="28"/>
          <w:szCs w:val="28"/>
          <w:lang w:val="vi-VN" w:eastAsia="x-none"/>
          <w:rPrChange w:id="15852" w:author="James Vu" w:date="2024-04-18T22:33:00Z">
            <w:rPr>
              <w:ins w:id="15853" w:author="James Vu" w:date="2024-04-18T22:29:00Z"/>
              <w:lang w:val="vi-VN" w:eastAsia="x-none"/>
            </w:rPr>
          </w:rPrChange>
        </w:rPr>
        <w:pPrChange w:id="15854" w:author="James Vu" w:date="2024-04-18T22:33:00Z">
          <w:pPr>
            <w:spacing w:before="120" w:after="120" w:line="264" w:lineRule="auto"/>
            <w:ind w:firstLine="720"/>
          </w:pPr>
        </w:pPrChange>
      </w:pPr>
      <w:ins w:id="15855" w:author="James Vu" w:date="2024-04-18T22:29:00Z">
        <w:r w:rsidRPr="00167CE0">
          <w:rPr>
            <w:sz w:val="28"/>
            <w:szCs w:val="28"/>
            <w:lang w:val="vi-VN" w:eastAsia="x-none"/>
            <w:rPrChange w:id="15856" w:author="James Vu" w:date="2024-04-18T22:33:00Z">
              <w:rPr>
                <w:lang w:val="vi-VN" w:eastAsia="x-none"/>
              </w:rPr>
            </w:rPrChange>
          </w:rPr>
          <w:t xml:space="preserve">Kiến trúc ứng dụng theo mô hình 3 lớp hiện nay đã trở thành tiêu chuẩn chung của các Trang thông tin điện tử trực tuyến. </w:t>
        </w:r>
      </w:ins>
      <w:ins w:id="15857" w:author="James Vu" w:date="2024-04-18T22:33:00Z">
        <w:r w:rsidR="00167CE0" w:rsidRPr="00167CE0">
          <w:rPr>
            <w:sz w:val="28"/>
            <w:szCs w:val="28"/>
            <w:lang w:val="vi-VN" w:eastAsia="x-none"/>
            <w:rPrChange w:id="15858" w:author="James Vu" w:date="2024-04-18T22:33:00Z">
              <w:rPr>
                <w:lang w:val="vi-VN" w:eastAsia="x-none"/>
              </w:rPr>
            </w:rPrChange>
          </w:rPr>
          <w:t>Hệ thống thông tin quản lý ngành nông nghiệp tỉnh Khánh Hòa (Giai đoạn I)</w:t>
        </w:r>
      </w:ins>
      <w:ins w:id="15859" w:author="James Vu" w:date="2024-04-18T22:29:00Z">
        <w:r w:rsidRPr="00167CE0">
          <w:rPr>
            <w:sz w:val="28"/>
            <w:szCs w:val="28"/>
            <w:lang w:val="vi-VN" w:eastAsia="x-none"/>
            <w:rPrChange w:id="15860" w:author="James Vu" w:date="2024-04-18T22:33:00Z">
              <w:rPr>
                <w:lang w:val="vi-VN" w:eastAsia="x-none"/>
              </w:rPr>
            </w:rPrChange>
          </w:rPr>
          <w:t xml:space="preserve"> được xây dựng theo mô hình này, bao gồm:</w:t>
        </w:r>
      </w:ins>
    </w:p>
    <w:p w14:paraId="61482DBF" w14:textId="77777777" w:rsidR="00CC39A3" w:rsidRPr="00167CE0" w:rsidRDefault="00CC39A3">
      <w:pPr>
        <w:spacing w:before="120" w:after="120" w:line="264" w:lineRule="auto"/>
        <w:ind w:firstLine="720"/>
        <w:jc w:val="both"/>
        <w:rPr>
          <w:ins w:id="15861" w:author="James Vu" w:date="2024-04-18T22:29:00Z"/>
          <w:sz w:val="28"/>
          <w:szCs w:val="28"/>
          <w:lang w:val="vi-VN" w:eastAsia="x-none"/>
          <w:rPrChange w:id="15862" w:author="James Vu" w:date="2024-04-18T22:33:00Z">
            <w:rPr>
              <w:ins w:id="15863" w:author="James Vu" w:date="2024-04-18T22:29:00Z"/>
              <w:lang w:val="vi-VN" w:eastAsia="x-none"/>
            </w:rPr>
          </w:rPrChange>
        </w:rPr>
        <w:pPrChange w:id="15864" w:author="James Vu" w:date="2024-04-18T22:33:00Z">
          <w:pPr>
            <w:spacing w:before="120" w:after="120" w:line="264" w:lineRule="auto"/>
            <w:ind w:firstLine="720"/>
          </w:pPr>
        </w:pPrChange>
      </w:pPr>
      <w:ins w:id="15865" w:author="James Vu" w:date="2024-04-18T22:29:00Z">
        <w:r w:rsidRPr="00167CE0">
          <w:rPr>
            <w:sz w:val="28"/>
            <w:szCs w:val="28"/>
            <w:lang w:val="vi-VN" w:eastAsia="x-none"/>
            <w:rPrChange w:id="15866" w:author="James Vu" w:date="2024-04-18T22:33:00Z">
              <w:rPr>
                <w:lang w:val="vi-VN" w:eastAsia="x-none"/>
              </w:rPr>
            </w:rPrChange>
          </w:rPr>
          <w:t>- Tầng hiển thị (Presentation Layer): hiển thị giao diện của ứng dụng, cho phép người sử dụng tương tác với hệ thống: thực hiện các thao tác như thêm mới, cập nhật, tìm kiếm thông tin, …</w:t>
        </w:r>
      </w:ins>
    </w:p>
    <w:p w14:paraId="290FEB8E" w14:textId="77777777" w:rsidR="00CC39A3" w:rsidRPr="00167CE0" w:rsidRDefault="00CC39A3">
      <w:pPr>
        <w:spacing w:before="120" w:after="120" w:line="264" w:lineRule="auto"/>
        <w:ind w:firstLine="720"/>
        <w:jc w:val="both"/>
        <w:rPr>
          <w:ins w:id="15867" w:author="James Vu" w:date="2024-04-18T22:29:00Z"/>
          <w:sz w:val="28"/>
          <w:szCs w:val="28"/>
          <w:lang w:val="vi-VN" w:eastAsia="x-none"/>
          <w:rPrChange w:id="15868" w:author="James Vu" w:date="2024-04-18T22:33:00Z">
            <w:rPr>
              <w:ins w:id="15869" w:author="James Vu" w:date="2024-04-18T22:29:00Z"/>
              <w:lang w:val="vi-VN" w:eastAsia="x-none"/>
            </w:rPr>
          </w:rPrChange>
        </w:rPr>
        <w:pPrChange w:id="15870" w:author="James Vu" w:date="2024-04-18T22:33:00Z">
          <w:pPr>
            <w:spacing w:before="120" w:after="120" w:line="264" w:lineRule="auto"/>
            <w:ind w:firstLine="720"/>
          </w:pPr>
        </w:pPrChange>
      </w:pPr>
      <w:ins w:id="15871" w:author="James Vu" w:date="2024-04-18T22:29:00Z">
        <w:r w:rsidRPr="00167CE0">
          <w:rPr>
            <w:sz w:val="28"/>
            <w:szCs w:val="28"/>
            <w:lang w:val="vi-VN" w:eastAsia="x-none"/>
            <w:rPrChange w:id="15872" w:author="James Vu" w:date="2024-04-18T22:33:00Z">
              <w:rPr>
                <w:lang w:val="vi-VN" w:eastAsia="x-none"/>
              </w:rPr>
            </w:rPrChange>
          </w:rPr>
          <w:lastRenderedPageBreak/>
          <w:t>- Tầng nghiệp vụ (Bussiness Layer): Tầng này mô tả các quá trình tương tác với Trang thông tin điện tử từ biên tập biên và người dùng, bao gồm các nghiệp vụ biên tập thông tin, quản lý hệ thống user, hệ thống danh mục và ghi nhận các góp ý từ người dùng.</w:t>
        </w:r>
      </w:ins>
    </w:p>
    <w:p w14:paraId="62CC6107" w14:textId="77777777" w:rsidR="00CC39A3" w:rsidRPr="00167CE0" w:rsidRDefault="00CC39A3">
      <w:pPr>
        <w:spacing w:before="120" w:after="120" w:line="264" w:lineRule="auto"/>
        <w:ind w:firstLine="720"/>
        <w:jc w:val="both"/>
        <w:rPr>
          <w:ins w:id="15873" w:author="James Vu" w:date="2024-04-18T22:29:00Z"/>
          <w:sz w:val="28"/>
          <w:szCs w:val="28"/>
          <w:lang w:val="vi-VN" w:eastAsia="x-none"/>
          <w:rPrChange w:id="15874" w:author="James Vu" w:date="2024-04-18T22:33:00Z">
            <w:rPr>
              <w:ins w:id="15875" w:author="James Vu" w:date="2024-04-18T22:29:00Z"/>
              <w:lang w:val="vi-VN" w:eastAsia="x-none"/>
            </w:rPr>
          </w:rPrChange>
        </w:rPr>
        <w:pPrChange w:id="15876" w:author="James Vu" w:date="2024-04-18T22:33:00Z">
          <w:pPr>
            <w:spacing w:before="120" w:after="120" w:line="264" w:lineRule="auto"/>
            <w:ind w:firstLine="720"/>
          </w:pPr>
        </w:pPrChange>
      </w:pPr>
      <w:ins w:id="15877" w:author="James Vu" w:date="2024-04-18T22:29:00Z">
        <w:r w:rsidRPr="00167CE0">
          <w:rPr>
            <w:sz w:val="28"/>
            <w:szCs w:val="28"/>
            <w:lang w:val="vi-VN" w:eastAsia="x-none"/>
            <w:rPrChange w:id="15878" w:author="James Vu" w:date="2024-04-18T22:33:00Z">
              <w:rPr>
                <w:lang w:val="vi-VN" w:eastAsia="x-none"/>
              </w:rPr>
            </w:rPrChange>
          </w:rPr>
          <w:t>- Tầng dữ liệu (Data access Layer): Tầng này có nhiệm vụ tương tác với cơ sở dữ liệu, truy vấn dữ liệu, tầng này được thiết kế để trách các tác động trực tiếp đến database, chỉ thực thi khi được gọi qua tầng Bussiness Layer.</w:t>
        </w:r>
      </w:ins>
    </w:p>
    <w:p w14:paraId="55B33D75" w14:textId="77777777" w:rsidR="00CC39A3" w:rsidRPr="00167CE0" w:rsidRDefault="00CC39A3">
      <w:pPr>
        <w:spacing w:before="120" w:after="120" w:line="264" w:lineRule="auto"/>
        <w:jc w:val="both"/>
        <w:rPr>
          <w:ins w:id="15879" w:author="James Vu" w:date="2024-04-18T22:29:00Z"/>
          <w:sz w:val="28"/>
          <w:szCs w:val="28"/>
          <w:lang w:val="vi-VN"/>
          <w:rPrChange w:id="15880" w:author="James Vu" w:date="2024-04-18T22:33:00Z">
            <w:rPr>
              <w:ins w:id="15881" w:author="James Vu" w:date="2024-04-18T22:29:00Z"/>
              <w:lang w:val="vi-VN"/>
            </w:rPr>
          </w:rPrChange>
        </w:rPr>
        <w:pPrChange w:id="15882" w:author="James Vu" w:date="2024-04-18T22:33:00Z">
          <w:pPr>
            <w:spacing w:before="120" w:after="120" w:line="264" w:lineRule="auto"/>
          </w:pPr>
        </w:pPrChange>
      </w:pPr>
      <w:ins w:id="15883" w:author="James Vu" w:date="2024-04-18T22:29:00Z">
        <w:r w:rsidRPr="00167CE0">
          <w:rPr>
            <w:noProof/>
            <w:sz w:val="28"/>
            <w:szCs w:val="28"/>
            <w:rPrChange w:id="15884" w:author="James Vu" w:date="2024-04-18T22:33:00Z">
              <w:rPr>
                <w:noProof/>
              </w:rPr>
            </w:rPrChange>
          </w:rPr>
          <w:drawing>
            <wp:inline distT="0" distB="0" distL="0" distR="0" wp14:anchorId="1870A0C6" wp14:editId="2BFDC5B6">
              <wp:extent cx="6005889" cy="3425676"/>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4081" cy="3436052"/>
                      </a:xfrm>
                      <a:prstGeom prst="rect">
                        <a:avLst/>
                      </a:prstGeom>
                      <a:noFill/>
                    </pic:spPr>
                  </pic:pic>
                </a:graphicData>
              </a:graphic>
            </wp:inline>
          </w:drawing>
        </w:r>
      </w:ins>
    </w:p>
    <w:p w14:paraId="58498B44" w14:textId="7E87AB78" w:rsidR="00CC39A3" w:rsidRDefault="00CC39A3" w:rsidP="00BB4860">
      <w:pPr>
        <w:spacing w:before="120" w:after="120" w:line="264" w:lineRule="auto"/>
        <w:jc w:val="center"/>
        <w:rPr>
          <w:ins w:id="15885" w:author="James Vu" w:date="2024-04-18T23:06:00Z"/>
          <w:sz w:val="28"/>
          <w:szCs w:val="28"/>
        </w:rPr>
      </w:pPr>
      <w:ins w:id="15886" w:author="James Vu" w:date="2024-04-18T22:29:00Z">
        <w:r w:rsidRPr="00167CE0">
          <w:rPr>
            <w:sz w:val="28"/>
            <w:szCs w:val="28"/>
            <w:lang w:val="vi-VN"/>
            <w:rPrChange w:id="15887" w:author="James Vu" w:date="2024-04-18T22:33:00Z">
              <w:rPr>
                <w:lang w:val="vi-VN"/>
              </w:rPr>
            </w:rPrChange>
          </w:rPr>
          <w:t xml:space="preserve">Mô hình kiến trúc tổng thể </w:t>
        </w:r>
      </w:ins>
      <w:ins w:id="15888" w:author="James Vu" w:date="2024-04-18T23:07:00Z">
        <w:r w:rsidR="00BB4860">
          <w:rPr>
            <w:sz w:val="28"/>
            <w:szCs w:val="28"/>
            <w:lang w:val="vi-VN"/>
          </w:rPr>
          <w:t>của hệ thống</w:t>
        </w:r>
      </w:ins>
    </w:p>
    <w:p w14:paraId="76295AE1" w14:textId="05B929D9" w:rsidR="00BB4860" w:rsidRDefault="00BB4860" w:rsidP="00BB4860">
      <w:pPr>
        <w:spacing w:before="120" w:after="120" w:line="264" w:lineRule="auto"/>
        <w:jc w:val="center"/>
        <w:rPr>
          <w:ins w:id="15889" w:author="James Vu" w:date="2024-04-18T23:06:00Z"/>
          <w:sz w:val="28"/>
          <w:szCs w:val="28"/>
        </w:rPr>
      </w:pPr>
      <w:ins w:id="15890" w:author="James Vu" w:date="2024-04-18T23:06:00Z">
        <w:r w:rsidRPr="00BB4860">
          <w:rPr>
            <w:noProof/>
            <w:sz w:val="28"/>
            <w:szCs w:val="28"/>
          </w:rPr>
          <w:drawing>
            <wp:inline distT="0" distB="0" distL="0" distR="0" wp14:anchorId="2B872BD8" wp14:editId="39D3C074">
              <wp:extent cx="5760720" cy="3240405"/>
              <wp:effectExtent l="0" t="0" r="5080" b="0"/>
              <wp:docPr id="110032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20946" name=""/>
                      <pic:cNvPicPr/>
                    </pic:nvPicPr>
                    <pic:blipFill>
                      <a:blip r:embed="rId12"/>
                      <a:stretch>
                        <a:fillRect/>
                      </a:stretch>
                    </pic:blipFill>
                    <pic:spPr>
                      <a:xfrm>
                        <a:off x="0" y="0"/>
                        <a:ext cx="5760720" cy="3240405"/>
                      </a:xfrm>
                      <a:prstGeom prst="rect">
                        <a:avLst/>
                      </a:prstGeom>
                    </pic:spPr>
                  </pic:pic>
                </a:graphicData>
              </a:graphic>
            </wp:inline>
          </w:drawing>
        </w:r>
      </w:ins>
    </w:p>
    <w:p w14:paraId="676D018C" w14:textId="77777777" w:rsidR="001A5E09" w:rsidRDefault="001A5E09">
      <w:pPr>
        <w:rPr>
          <w:ins w:id="15891" w:author="Administrator" w:date="2024-04-19T14:47:00Z"/>
          <w:sz w:val="28"/>
          <w:szCs w:val="28"/>
          <w:lang w:val="vi-VN"/>
        </w:rPr>
      </w:pPr>
      <w:ins w:id="15892" w:author="Administrator" w:date="2024-04-19T14:47:00Z">
        <w:r>
          <w:rPr>
            <w:sz w:val="28"/>
            <w:szCs w:val="28"/>
            <w:lang w:val="vi-VN"/>
          </w:rPr>
          <w:br w:type="page"/>
        </w:r>
      </w:ins>
    </w:p>
    <w:p w14:paraId="0FED6F04" w14:textId="0FD487DE" w:rsidR="00BB4860" w:rsidRPr="00C572E8" w:rsidDel="001A5E09" w:rsidRDefault="00BB4860" w:rsidP="00C572E8">
      <w:pPr>
        <w:spacing w:before="120" w:after="120" w:line="264" w:lineRule="auto"/>
        <w:jc w:val="center"/>
        <w:rPr>
          <w:ins w:id="15893" w:author="James Vu" w:date="2024-04-18T22:29:00Z"/>
          <w:del w:id="15894" w:author="Administrator" w:date="2024-04-19T14:47:00Z"/>
          <w:sz w:val="28"/>
          <w:szCs w:val="28"/>
          <w:lang w:val="vi-VN"/>
          <w:rPrChange w:id="15895" w:author="James Vu" w:date="2024-04-18T23:08:00Z">
            <w:rPr>
              <w:ins w:id="15896" w:author="James Vu" w:date="2024-04-18T22:29:00Z"/>
              <w:del w:id="15897" w:author="Administrator" w:date="2024-04-19T14:47:00Z"/>
            </w:rPr>
          </w:rPrChange>
        </w:rPr>
      </w:pPr>
      <w:bookmarkStart w:id="15898" w:name="_GoBack"/>
      <w:bookmarkEnd w:id="15898"/>
      <w:ins w:id="15899" w:author="James Vu" w:date="2024-04-18T23:06:00Z">
        <w:del w:id="15900" w:author="Administrator" w:date="2024-04-19T14:47:00Z">
          <w:r w:rsidDel="001A5E09">
            <w:rPr>
              <w:sz w:val="28"/>
              <w:szCs w:val="28"/>
              <w:lang w:val="vi-VN"/>
            </w:rPr>
            <w:lastRenderedPageBreak/>
            <w:delText xml:space="preserve">Mô hình liên kết dữ liệu </w:delText>
          </w:r>
        </w:del>
      </w:ins>
      <w:ins w:id="15901" w:author="James Vu" w:date="2024-04-18T23:07:00Z">
        <w:del w:id="15902" w:author="Administrator" w:date="2024-04-19T14:47:00Z">
          <w:r w:rsidDel="001A5E09">
            <w:rPr>
              <w:sz w:val="28"/>
              <w:szCs w:val="28"/>
              <w:lang w:val="vi-VN"/>
            </w:rPr>
            <w:delText>của hệ thống</w:delText>
          </w:r>
        </w:del>
      </w:ins>
    </w:p>
    <w:p w14:paraId="6701D759" w14:textId="0845105F" w:rsidR="003041B5" w:rsidRPr="00167CE0" w:rsidDel="00CC39A3" w:rsidRDefault="003041B5">
      <w:pPr>
        <w:widowControl w:val="0"/>
        <w:spacing w:before="120" w:after="120"/>
        <w:ind w:firstLine="567"/>
        <w:jc w:val="both"/>
        <w:rPr>
          <w:del w:id="15903" w:author="James Vu" w:date="2024-04-18T22:29:00Z"/>
          <w:sz w:val="28"/>
          <w:szCs w:val="28"/>
          <w:rPrChange w:id="15904" w:author="James Vu" w:date="2024-04-18T22:33:00Z">
            <w:rPr>
              <w:del w:id="15905" w:author="James Vu" w:date="2024-04-18T22:29:00Z"/>
            </w:rPr>
          </w:rPrChange>
        </w:rPr>
        <w:pPrChange w:id="15906" w:author="James Vu" w:date="2024-04-18T22:33:00Z">
          <w:pPr>
            <w:widowControl w:val="0"/>
            <w:spacing w:before="120" w:after="120"/>
            <w:ind w:firstLine="567"/>
          </w:pPr>
        </w:pPrChange>
      </w:pPr>
      <w:del w:id="15907" w:author="James Vu" w:date="2024-04-18T22:29:00Z">
        <w:r w:rsidRPr="00167CE0" w:rsidDel="00CC39A3">
          <w:rPr>
            <w:sz w:val="28"/>
            <w:szCs w:val="28"/>
            <w:rPrChange w:id="15908" w:author="James Vu" w:date="2024-04-18T22:33:00Z">
              <w:rPr/>
            </w:rPrChange>
          </w:rPr>
          <w:delText>Nâng</w:delText>
        </w:r>
        <w:r w:rsidRPr="00167CE0" w:rsidDel="00CC39A3">
          <w:rPr>
            <w:sz w:val="28"/>
            <w:szCs w:val="28"/>
            <w:lang w:bidi="en-US"/>
            <w:rPrChange w:id="15909" w:author="James Vu" w:date="2024-04-18T22:33:00Z">
              <w:rPr>
                <w:lang w:bidi="en-US"/>
              </w:rPr>
            </w:rPrChange>
          </w:rPr>
          <w:delText xml:space="preserve"> cấp, đầu tư hạ tầng </w:delText>
        </w:r>
        <w:r w:rsidR="003F3D62" w:rsidRPr="00167CE0" w:rsidDel="00CC39A3">
          <w:rPr>
            <w:sz w:val="28"/>
            <w:szCs w:val="28"/>
            <w:lang w:bidi="en-US"/>
            <w:rPrChange w:id="15910" w:author="James Vu" w:date="2024-04-18T22:33:00Z">
              <w:rPr>
                <w:lang w:bidi="en-US"/>
              </w:rPr>
            </w:rPrChange>
          </w:rPr>
          <w:delText xml:space="preserve">kỹ thuật, </w:delText>
        </w:r>
        <w:r w:rsidRPr="00167CE0" w:rsidDel="00CC39A3">
          <w:rPr>
            <w:sz w:val="28"/>
            <w:szCs w:val="28"/>
            <w:lang w:bidi="en-US"/>
            <w:rPrChange w:id="15911" w:author="James Vu" w:date="2024-04-18T22:33:00Z">
              <w:rPr>
                <w:lang w:bidi="en-US"/>
              </w:rPr>
            </w:rPrChange>
          </w:rPr>
          <w:delText>công nghệ thông tin</w:delText>
        </w:r>
        <w:r w:rsidR="003F3D62" w:rsidRPr="00167CE0" w:rsidDel="00CC39A3">
          <w:rPr>
            <w:sz w:val="28"/>
            <w:szCs w:val="28"/>
            <w:lang w:bidi="en-US"/>
            <w:rPrChange w:id="15912" w:author="James Vu" w:date="2024-04-18T22:33:00Z">
              <w:rPr>
                <w:lang w:bidi="en-US"/>
              </w:rPr>
            </w:rPrChange>
          </w:rPr>
          <w:delText xml:space="preserve">, </w:delText>
        </w:r>
        <w:r w:rsidRPr="00167CE0" w:rsidDel="00CC39A3">
          <w:rPr>
            <w:sz w:val="28"/>
            <w:szCs w:val="28"/>
            <w:lang w:bidi="en-US"/>
            <w:rPrChange w:id="15913" w:author="James Vu" w:date="2024-04-18T22:33:00Z">
              <w:rPr>
                <w:lang w:bidi="en-US"/>
              </w:rPr>
            </w:rPrChange>
          </w:rPr>
          <w:delText xml:space="preserve">trang thiết bị </w:delText>
        </w:r>
        <w:r w:rsidR="003F3D62" w:rsidRPr="00167CE0" w:rsidDel="00CC39A3">
          <w:rPr>
            <w:sz w:val="28"/>
            <w:szCs w:val="28"/>
            <w:lang w:bidi="en-US"/>
            <w:rPrChange w:id="15914" w:author="James Vu" w:date="2024-04-18T22:33:00Z">
              <w:rPr>
                <w:lang w:bidi="en-US"/>
              </w:rPr>
            </w:rPrChange>
          </w:rPr>
          <w:delText xml:space="preserve">vận hành </w:delText>
        </w:r>
        <w:r w:rsidRPr="00167CE0" w:rsidDel="00CC39A3">
          <w:rPr>
            <w:sz w:val="28"/>
            <w:szCs w:val="28"/>
            <w:lang w:bidi="en-US"/>
            <w:rPrChange w:id="15915" w:author="James Vu" w:date="2024-04-18T22:33:00Z">
              <w:rPr>
                <w:lang w:bidi="en-US"/>
              </w:rPr>
            </w:rPrChange>
          </w:rPr>
          <w:delText xml:space="preserve">các phần mềm </w:delText>
        </w:r>
        <w:r w:rsidR="003F3D62" w:rsidRPr="00167CE0" w:rsidDel="00CC39A3">
          <w:rPr>
            <w:sz w:val="28"/>
            <w:szCs w:val="28"/>
            <w:lang w:bidi="en-US"/>
            <w:rPrChange w:id="15916" w:author="James Vu" w:date="2024-04-18T22:33:00Z">
              <w:rPr>
                <w:lang w:bidi="en-US"/>
              </w:rPr>
            </w:rPrChange>
          </w:rPr>
          <w:delText xml:space="preserve">của hệ thống thông tin </w:delText>
        </w:r>
        <w:r w:rsidR="005737CB" w:rsidRPr="00167CE0" w:rsidDel="00CC39A3">
          <w:rPr>
            <w:sz w:val="28"/>
            <w:szCs w:val="28"/>
            <w:lang w:bidi="en-US"/>
            <w:rPrChange w:id="15917" w:author="James Vu" w:date="2024-04-18T22:33:00Z">
              <w:rPr>
                <w:lang w:bidi="en-US"/>
              </w:rPr>
            </w:rPrChange>
          </w:rPr>
          <w:delText xml:space="preserve">quản lý </w:delText>
        </w:r>
        <w:r w:rsidR="003F3D62" w:rsidRPr="00167CE0" w:rsidDel="00CC39A3">
          <w:rPr>
            <w:sz w:val="28"/>
            <w:szCs w:val="28"/>
            <w:lang w:bidi="en-US"/>
            <w:rPrChange w:id="15918" w:author="James Vu" w:date="2024-04-18T22:33:00Z">
              <w:rPr>
                <w:lang w:bidi="en-US"/>
              </w:rPr>
            </w:rPrChange>
          </w:rPr>
          <w:delText>ngành</w:delText>
        </w:r>
        <w:r w:rsidR="005737CB" w:rsidRPr="00167CE0" w:rsidDel="00CC39A3">
          <w:rPr>
            <w:sz w:val="28"/>
            <w:szCs w:val="28"/>
            <w:lang w:bidi="en-US"/>
            <w:rPrChange w:id="15919" w:author="James Vu" w:date="2024-04-18T22:33:00Z">
              <w:rPr>
                <w:lang w:bidi="en-US"/>
              </w:rPr>
            </w:rPrChange>
          </w:rPr>
          <w:delText xml:space="preserve"> nông nghiệp</w:delText>
        </w:r>
        <w:r w:rsidR="003F3D62" w:rsidRPr="00167CE0" w:rsidDel="00CC39A3">
          <w:rPr>
            <w:sz w:val="28"/>
            <w:szCs w:val="28"/>
            <w:lang w:bidi="en-US"/>
            <w:rPrChange w:id="15920" w:author="James Vu" w:date="2024-04-18T22:33:00Z">
              <w:rPr>
                <w:lang w:bidi="en-US"/>
              </w:rPr>
            </w:rPrChange>
          </w:rPr>
          <w:delText xml:space="preserve">, </w:delText>
        </w:r>
        <w:r w:rsidRPr="00167CE0" w:rsidDel="00CC39A3">
          <w:rPr>
            <w:sz w:val="28"/>
            <w:szCs w:val="28"/>
            <w:lang w:bidi="en-US"/>
            <w:rPrChange w:id="15921" w:author="James Vu" w:date="2024-04-18T22:33:00Z">
              <w:rPr>
                <w:lang w:bidi="en-US"/>
              </w:rPr>
            </w:rPrChange>
          </w:rPr>
          <w:delText>gồm</w:delText>
        </w:r>
        <w:r w:rsidR="00AF1C82" w:rsidRPr="00167CE0" w:rsidDel="00CC39A3">
          <w:rPr>
            <w:sz w:val="28"/>
            <w:szCs w:val="28"/>
            <w:lang w:bidi="en-US"/>
            <w:rPrChange w:id="15922" w:author="James Vu" w:date="2024-04-18T22:33:00Z">
              <w:rPr>
                <w:lang w:bidi="en-US"/>
              </w:rPr>
            </w:rPrChange>
          </w:rPr>
          <w:delText>:</w:delText>
        </w:r>
        <w:r w:rsidRPr="00167CE0" w:rsidDel="00CC39A3">
          <w:rPr>
            <w:sz w:val="28"/>
            <w:szCs w:val="28"/>
            <w:lang w:bidi="en-US"/>
            <w:rPrChange w:id="15923" w:author="James Vu" w:date="2024-04-18T22:33:00Z">
              <w:rPr>
                <w:lang w:bidi="en-US"/>
              </w:rPr>
            </w:rPrChange>
          </w:rPr>
          <w:delText xml:space="preserve"> hệ thống máy chủ, hệ thống lưu trữ dữ liệu, hệ thống mạng</w:delText>
        </w:r>
        <w:r w:rsidR="00AF1C82" w:rsidRPr="00167CE0" w:rsidDel="00CC39A3">
          <w:rPr>
            <w:sz w:val="28"/>
            <w:szCs w:val="28"/>
            <w:lang w:bidi="en-US"/>
            <w:rPrChange w:id="15924" w:author="James Vu" w:date="2024-04-18T22:33:00Z">
              <w:rPr>
                <w:lang w:bidi="en-US"/>
              </w:rPr>
            </w:rPrChange>
          </w:rPr>
          <w:delText>,</w:delText>
        </w:r>
        <w:r w:rsidRPr="00167CE0" w:rsidDel="00CC39A3">
          <w:rPr>
            <w:sz w:val="28"/>
            <w:szCs w:val="28"/>
            <w:lang w:bidi="en-US"/>
            <w:rPrChange w:id="15925" w:author="James Vu" w:date="2024-04-18T22:33:00Z">
              <w:rPr>
                <w:lang w:bidi="en-US"/>
              </w:rPr>
            </w:rPrChange>
          </w:rPr>
          <w:delText xml:space="preserve"> hệ thống an toàn thông tin</w:delText>
        </w:r>
        <w:r w:rsidR="00F03AB3" w:rsidRPr="00167CE0" w:rsidDel="00CC39A3">
          <w:rPr>
            <w:sz w:val="28"/>
            <w:szCs w:val="28"/>
            <w:lang w:bidi="en-US"/>
            <w:rPrChange w:id="15926" w:author="James Vu" w:date="2024-04-18T22:33:00Z">
              <w:rPr>
                <w:lang w:bidi="en-US"/>
              </w:rPr>
            </w:rPrChange>
          </w:rPr>
          <w:delText xml:space="preserve">, </w:delText>
        </w:r>
        <w:r w:rsidR="00365BA5" w:rsidRPr="00167CE0" w:rsidDel="00CC39A3">
          <w:rPr>
            <w:sz w:val="28"/>
            <w:szCs w:val="28"/>
            <w:lang w:bidi="en-US"/>
            <w:rPrChange w:id="15927" w:author="James Vu" w:date="2024-04-18T22:33:00Z">
              <w:rPr>
                <w:lang w:bidi="en-US"/>
              </w:rPr>
            </w:rPrChange>
          </w:rPr>
          <w:delText>thiết bị lưu điện</w:delText>
        </w:r>
        <w:r w:rsidRPr="00167CE0" w:rsidDel="00CC39A3">
          <w:rPr>
            <w:sz w:val="28"/>
            <w:szCs w:val="28"/>
            <w:lang w:bidi="en-US"/>
            <w:rPrChange w:id="15928" w:author="James Vu" w:date="2024-04-18T22:33:00Z">
              <w:rPr>
                <w:lang w:bidi="en-US"/>
              </w:rPr>
            </w:rPrChange>
          </w:rPr>
          <w:delText xml:space="preserve">. </w:delText>
        </w:r>
      </w:del>
    </w:p>
    <w:p w14:paraId="33F8A07B" w14:textId="20721BA9" w:rsidR="0060254C" w:rsidRPr="00167CE0" w:rsidDel="00CC39A3" w:rsidRDefault="0060254C">
      <w:pPr>
        <w:widowControl w:val="0"/>
        <w:spacing w:before="120" w:after="120"/>
        <w:ind w:firstLine="567"/>
        <w:jc w:val="both"/>
        <w:rPr>
          <w:del w:id="15929" w:author="James Vu" w:date="2024-04-18T22:29:00Z"/>
          <w:sz w:val="28"/>
          <w:szCs w:val="28"/>
          <w:lang w:bidi="en-US"/>
          <w:rPrChange w:id="15930" w:author="James Vu" w:date="2024-04-18T22:33:00Z">
            <w:rPr>
              <w:del w:id="15931" w:author="James Vu" w:date="2024-04-18T22:29:00Z"/>
              <w:lang w:bidi="en-US"/>
            </w:rPr>
          </w:rPrChange>
        </w:rPr>
        <w:pPrChange w:id="15932" w:author="James Vu" w:date="2024-04-18T22:33:00Z">
          <w:pPr>
            <w:widowControl w:val="0"/>
            <w:spacing w:before="120" w:after="120"/>
            <w:ind w:firstLine="567"/>
          </w:pPr>
        </w:pPrChange>
      </w:pPr>
      <w:del w:id="15933" w:author="James Vu" w:date="2024-04-18T22:29:00Z">
        <w:r w:rsidRPr="00167CE0" w:rsidDel="00CC39A3">
          <w:rPr>
            <w:sz w:val="28"/>
            <w:szCs w:val="28"/>
            <w:lang w:bidi="en-US"/>
            <w:rPrChange w:id="15934" w:author="James Vu" w:date="2024-04-18T22:33:00Z">
              <w:rPr>
                <w:lang w:bidi="en-US"/>
              </w:rPr>
            </w:rPrChange>
          </w:rPr>
          <w:delText>Mô hình tổng thể triển khai hạ tầng kỹ thuật, công nghệ thông tin:</w:delText>
        </w:r>
      </w:del>
    </w:p>
    <w:p w14:paraId="567B0EBD" w14:textId="6BB15BB9" w:rsidR="0060254C" w:rsidRPr="00167CE0" w:rsidDel="00CC39A3" w:rsidRDefault="0060254C">
      <w:pPr>
        <w:widowControl w:val="0"/>
        <w:spacing w:before="120" w:after="120"/>
        <w:jc w:val="both"/>
        <w:rPr>
          <w:del w:id="15935" w:author="James Vu" w:date="2024-04-18T22:29:00Z"/>
          <w:sz w:val="28"/>
          <w:szCs w:val="28"/>
          <w:lang w:bidi="en-US"/>
          <w:rPrChange w:id="15936" w:author="James Vu" w:date="2024-04-18T22:33:00Z">
            <w:rPr>
              <w:del w:id="15937" w:author="James Vu" w:date="2024-04-18T22:29:00Z"/>
              <w:lang w:bidi="en-US"/>
            </w:rPr>
          </w:rPrChange>
        </w:rPr>
        <w:pPrChange w:id="15938" w:author="James Vu" w:date="2024-04-18T22:33:00Z">
          <w:pPr>
            <w:widowControl w:val="0"/>
            <w:spacing w:before="120" w:after="120"/>
            <w:jc w:val="center"/>
          </w:pPr>
        </w:pPrChange>
      </w:pPr>
      <w:del w:id="15939" w:author="James Vu" w:date="2024-04-18T22:29:00Z">
        <w:r w:rsidRPr="00167CE0" w:rsidDel="00CC39A3">
          <w:rPr>
            <w:noProof/>
            <w:sz w:val="28"/>
            <w:szCs w:val="28"/>
            <w:rPrChange w:id="15940" w:author="James Vu" w:date="2024-04-18T22:33:00Z">
              <w:rPr>
                <w:noProof/>
              </w:rPr>
            </w:rPrChange>
          </w:rPr>
          <w:drawing>
            <wp:inline distT="0" distB="0" distL="0" distR="0" wp14:anchorId="68CDDF4D" wp14:editId="3F1EBEE8">
              <wp:extent cx="3560323" cy="3330738"/>
              <wp:effectExtent l="0" t="0" r="0" b="0"/>
              <wp:docPr id="8" name="Picture 7">
                <a:extLst xmlns:a="http://schemas.openxmlformats.org/drawingml/2006/main">
                  <a:ext uri="{FF2B5EF4-FFF2-40B4-BE49-F238E27FC236}">
                    <a16:creationId xmlns:a16="http://schemas.microsoft.com/office/drawing/2014/main" id="{B15F37F6-CFE0-DDDA-8749-A90B3418EE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5F37F6-CFE0-DDDA-8749-A90B3418EE47}"/>
                          </a:ext>
                        </a:extLst>
                      </pic:cNvPr>
                      <pic:cNvPicPr>
                        <a:picLocks noChangeAspect="1"/>
                      </pic:cNvPicPr>
                    </pic:nvPicPr>
                    <pic:blipFill>
                      <a:blip r:embed="rId13"/>
                      <a:stretch>
                        <a:fillRect/>
                      </a:stretch>
                    </pic:blipFill>
                    <pic:spPr>
                      <a:xfrm>
                        <a:off x="0" y="0"/>
                        <a:ext cx="3577731" cy="3347023"/>
                      </a:xfrm>
                      <a:prstGeom prst="rect">
                        <a:avLst/>
                      </a:prstGeom>
                    </pic:spPr>
                  </pic:pic>
                </a:graphicData>
              </a:graphic>
            </wp:inline>
          </w:drawing>
        </w:r>
      </w:del>
    </w:p>
    <w:p w14:paraId="49F14E6A" w14:textId="62CB2F92" w:rsidR="0060254C" w:rsidRPr="00167CE0" w:rsidDel="00CC39A3" w:rsidRDefault="0060254C">
      <w:pPr>
        <w:widowControl w:val="0"/>
        <w:spacing w:before="120" w:after="120"/>
        <w:ind w:firstLine="567"/>
        <w:jc w:val="both"/>
        <w:rPr>
          <w:del w:id="15941" w:author="James Vu" w:date="2024-04-18T22:29:00Z"/>
          <w:sz w:val="28"/>
          <w:szCs w:val="28"/>
          <w:lang w:bidi="en-US"/>
          <w:rPrChange w:id="15942" w:author="James Vu" w:date="2024-04-18T22:33:00Z">
            <w:rPr>
              <w:del w:id="15943" w:author="James Vu" w:date="2024-04-18T22:29:00Z"/>
              <w:lang w:bidi="en-US"/>
            </w:rPr>
          </w:rPrChange>
        </w:rPr>
        <w:pPrChange w:id="15944" w:author="James Vu" w:date="2024-04-18T22:33:00Z">
          <w:pPr>
            <w:widowControl w:val="0"/>
            <w:spacing w:before="120" w:after="120"/>
            <w:ind w:firstLine="567"/>
          </w:pPr>
        </w:pPrChange>
      </w:pPr>
      <w:del w:id="15945" w:author="James Vu" w:date="2024-04-18T22:29:00Z">
        <w:r w:rsidRPr="00167CE0" w:rsidDel="00CC39A3">
          <w:rPr>
            <w:sz w:val="28"/>
            <w:szCs w:val="28"/>
            <w:lang w:bidi="en-US"/>
            <w:rPrChange w:id="15946" w:author="James Vu" w:date="2024-04-18T22:33:00Z">
              <w:rPr>
                <w:lang w:bidi="en-US"/>
              </w:rPr>
            </w:rPrChange>
          </w:rPr>
          <w:delText xml:space="preserve">Hạ tầng kỹ thuật, công nghệ thông tin triển khai bao gồm 5 vùng, cụ thể gồm có: </w:delText>
        </w:r>
      </w:del>
    </w:p>
    <w:p w14:paraId="495A059C" w14:textId="2BE7450D" w:rsidR="0060254C" w:rsidRPr="00167CE0" w:rsidDel="00CC39A3" w:rsidRDefault="0060254C">
      <w:pPr>
        <w:widowControl w:val="0"/>
        <w:spacing w:before="120" w:after="120"/>
        <w:ind w:firstLine="567"/>
        <w:jc w:val="both"/>
        <w:rPr>
          <w:del w:id="15947" w:author="James Vu" w:date="2024-04-18T22:29:00Z"/>
          <w:sz w:val="28"/>
          <w:szCs w:val="28"/>
          <w:lang w:val="en-GB" w:bidi="en-US"/>
          <w:rPrChange w:id="15948" w:author="James Vu" w:date="2024-04-18T22:33:00Z">
            <w:rPr>
              <w:del w:id="15949" w:author="James Vu" w:date="2024-04-18T22:29:00Z"/>
              <w:lang w:val="en-GB" w:bidi="en-US"/>
            </w:rPr>
          </w:rPrChange>
        </w:rPr>
        <w:pPrChange w:id="15950" w:author="James Vu" w:date="2024-04-18T22:33:00Z">
          <w:pPr>
            <w:widowControl w:val="0"/>
            <w:spacing w:before="120" w:after="120"/>
            <w:ind w:firstLine="567"/>
          </w:pPr>
        </w:pPrChange>
      </w:pPr>
      <w:del w:id="15951" w:author="James Vu" w:date="2024-04-18T22:29:00Z">
        <w:r w:rsidRPr="00167CE0" w:rsidDel="00CC39A3">
          <w:rPr>
            <w:sz w:val="28"/>
            <w:szCs w:val="28"/>
            <w:lang w:val="en-GB" w:bidi="en-US"/>
            <w:rPrChange w:id="15952" w:author="James Vu" w:date="2024-04-18T22:33:00Z">
              <w:rPr>
                <w:lang w:val="en-GB" w:bidi="en-US"/>
              </w:rPr>
            </w:rPrChange>
          </w:rPr>
          <w:delText>- Vùng máy chủ: là nơi đặt các thiết bị máy chủ, lưu trữ để cài đặt các phần mềm ứng dụng và lưu trữ dữ liệu của hệ thống. Các máy chủ được sử dụng công nghệ ảo hóa để sử dụng linh hoạt các tài nguyên của hệ thống</w:delText>
        </w:r>
        <w:r w:rsidR="004B04D2" w:rsidRPr="00167CE0" w:rsidDel="00CC39A3">
          <w:rPr>
            <w:sz w:val="28"/>
            <w:szCs w:val="28"/>
            <w:lang w:val="en-GB" w:bidi="en-US"/>
            <w:rPrChange w:id="15953" w:author="James Vu" w:date="2024-04-18T22:33:00Z">
              <w:rPr>
                <w:lang w:val="en-GB" w:bidi="en-US"/>
              </w:rPr>
            </w:rPrChange>
          </w:rPr>
          <w:delText>;</w:delText>
        </w:r>
      </w:del>
    </w:p>
    <w:p w14:paraId="1D9607FE" w14:textId="63168178" w:rsidR="0060254C" w:rsidRPr="00167CE0" w:rsidDel="00CC39A3" w:rsidRDefault="0060254C">
      <w:pPr>
        <w:widowControl w:val="0"/>
        <w:spacing w:before="120" w:after="120"/>
        <w:ind w:firstLine="567"/>
        <w:jc w:val="both"/>
        <w:rPr>
          <w:del w:id="15954" w:author="James Vu" w:date="2024-04-18T22:29:00Z"/>
          <w:sz w:val="28"/>
          <w:szCs w:val="28"/>
          <w:lang w:bidi="en-US"/>
          <w:rPrChange w:id="15955" w:author="James Vu" w:date="2024-04-18T22:33:00Z">
            <w:rPr>
              <w:del w:id="15956" w:author="James Vu" w:date="2024-04-18T22:29:00Z"/>
              <w:lang w:bidi="en-US"/>
            </w:rPr>
          </w:rPrChange>
        </w:rPr>
        <w:pPrChange w:id="15957" w:author="James Vu" w:date="2024-04-18T22:33:00Z">
          <w:pPr>
            <w:widowControl w:val="0"/>
            <w:spacing w:before="120" w:after="120"/>
            <w:ind w:firstLine="567"/>
          </w:pPr>
        </w:pPrChange>
      </w:pPr>
      <w:del w:id="15958" w:author="James Vu" w:date="2024-04-18T22:29:00Z">
        <w:r w:rsidRPr="00167CE0" w:rsidDel="00CC39A3">
          <w:rPr>
            <w:sz w:val="28"/>
            <w:szCs w:val="28"/>
            <w:lang w:bidi="en-US"/>
            <w:rPrChange w:id="15959" w:author="James Vu" w:date="2024-04-18T22:33:00Z">
              <w:rPr>
                <w:lang w:bidi="en-US"/>
              </w:rPr>
            </w:rPrChange>
          </w:rPr>
          <w:delText>- Vùng mạng Internet: là vùng mạng biên dùng để kết nối giữa môi trường mạng Internet với các vùng mạng nội bộ, cho phép các kết nối của người dùng từ Internet truy cập vào hệ thống, và thiết bị từ mạng nội bộ ra Internet. Là vùng mạng quan trọng, tiếp xúc với mạng Internet bên ngoài chứa nhiều rủi ro về an toàn thông tin nên vùng mạng Internet được đầu tư thiết bị tường lửa để kiểm tra lưu lượng, phát hiện và ngăn chặn tấn công vào mạng nội bộ</w:delText>
        </w:r>
        <w:r w:rsidR="004B04D2" w:rsidRPr="00167CE0" w:rsidDel="00CC39A3">
          <w:rPr>
            <w:sz w:val="28"/>
            <w:szCs w:val="28"/>
            <w:lang w:bidi="en-US"/>
            <w:rPrChange w:id="15960" w:author="James Vu" w:date="2024-04-18T22:33:00Z">
              <w:rPr>
                <w:lang w:bidi="en-US"/>
              </w:rPr>
            </w:rPrChange>
          </w:rPr>
          <w:delText>;</w:delText>
        </w:r>
      </w:del>
    </w:p>
    <w:p w14:paraId="1FBD5858" w14:textId="10C7E4B8" w:rsidR="0060254C" w:rsidRPr="00167CE0" w:rsidDel="00CC39A3" w:rsidRDefault="0060254C">
      <w:pPr>
        <w:widowControl w:val="0"/>
        <w:spacing w:before="120" w:after="120"/>
        <w:ind w:firstLine="567"/>
        <w:jc w:val="both"/>
        <w:rPr>
          <w:del w:id="15961" w:author="James Vu" w:date="2024-04-18T22:29:00Z"/>
          <w:sz w:val="28"/>
          <w:szCs w:val="28"/>
          <w:lang w:bidi="en-US"/>
          <w:rPrChange w:id="15962" w:author="James Vu" w:date="2024-04-18T22:33:00Z">
            <w:rPr>
              <w:del w:id="15963" w:author="James Vu" w:date="2024-04-18T22:29:00Z"/>
              <w:lang w:bidi="en-US"/>
            </w:rPr>
          </w:rPrChange>
        </w:rPr>
        <w:pPrChange w:id="15964" w:author="James Vu" w:date="2024-04-18T22:33:00Z">
          <w:pPr>
            <w:widowControl w:val="0"/>
            <w:spacing w:before="120" w:after="120"/>
            <w:ind w:firstLine="567"/>
          </w:pPr>
        </w:pPrChange>
      </w:pPr>
      <w:del w:id="15965" w:author="James Vu" w:date="2024-04-18T22:29:00Z">
        <w:r w:rsidRPr="00167CE0" w:rsidDel="00CC39A3">
          <w:rPr>
            <w:sz w:val="28"/>
            <w:szCs w:val="28"/>
            <w:lang w:bidi="en-US"/>
            <w:rPrChange w:id="15966" w:author="James Vu" w:date="2024-04-18T22:33:00Z">
              <w:rPr>
                <w:lang w:bidi="en-US"/>
              </w:rPr>
            </w:rPrChange>
          </w:rPr>
          <w:delText>- Vùng mạng DMZ: là vùng mạng cho phép người dùng từ bên ngoài Internet có thể truy cập và sử dụng các dịch vụ của hệ thống phần mềm. Vùng mạng được sử dụng để đặt các máy chủ phần mềm cung cấp dịch vụ cho người dùng từ Internet</w:delText>
        </w:r>
        <w:r w:rsidR="004B04D2" w:rsidRPr="00167CE0" w:rsidDel="00CC39A3">
          <w:rPr>
            <w:sz w:val="28"/>
            <w:szCs w:val="28"/>
            <w:lang w:bidi="en-US"/>
            <w:rPrChange w:id="15967" w:author="James Vu" w:date="2024-04-18T22:33:00Z">
              <w:rPr>
                <w:lang w:bidi="en-US"/>
              </w:rPr>
            </w:rPrChange>
          </w:rPr>
          <w:delText>;</w:delText>
        </w:r>
      </w:del>
    </w:p>
    <w:p w14:paraId="3DF2DCDE" w14:textId="3A58CE15" w:rsidR="0060254C" w:rsidRPr="00167CE0" w:rsidDel="00CC39A3" w:rsidRDefault="0060254C">
      <w:pPr>
        <w:widowControl w:val="0"/>
        <w:spacing w:before="120" w:after="120"/>
        <w:ind w:firstLine="567"/>
        <w:jc w:val="both"/>
        <w:rPr>
          <w:del w:id="15968" w:author="James Vu" w:date="2024-04-18T22:29:00Z"/>
          <w:sz w:val="28"/>
          <w:szCs w:val="28"/>
          <w:lang w:bidi="en-US"/>
          <w:rPrChange w:id="15969" w:author="James Vu" w:date="2024-04-18T22:33:00Z">
            <w:rPr>
              <w:del w:id="15970" w:author="James Vu" w:date="2024-04-18T22:29:00Z"/>
              <w:lang w:bidi="en-US"/>
            </w:rPr>
          </w:rPrChange>
        </w:rPr>
        <w:pPrChange w:id="15971" w:author="James Vu" w:date="2024-04-18T22:33:00Z">
          <w:pPr>
            <w:widowControl w:val="0"/>
            <w:spacing w:before="120" w:after="120"/>
            <w:ind w:firstLine="567"/>
          </w:pPr>
        </w:pPrChange>
      </w:pPr>
      <w:del w:id="15972" w:author="James Vu" w:date="2024-04-18T22:29:00Z">
        <w:r w:rsidRPr="00167CE0" w:rsidDel="00CC39A3">
          <w:rPr>
            <w:sz w:val="28"/>
            <w:szCs w:val="28"/>
            <w:lang w:bidi="en-US"/>
            <w:rPrChange w:id="15973" w:author="James Vu" w:date="2024-04-18T22:33:00Z">
              <w:rPr>
                <w:lang w:bidi="en-US"/>
              </w:rPr>
            </w:rPrChange>
          </w:rPr>
          <w:delText>- Vùng quản trị (Mgmt): cung cấp kết nối cho người quản trị vào mạng nội bộ phục vụ các công việc quản lý, giám sát, vận hành</w:delText>
        </w:r>
        <w:r w:rsidR="004B04D2" w:rsidRPr="00167CE0" w:rsidDel="00CC39A3">
          <w:rPr>
            <w:sz w:val="28"/>
            <w:szCs w:val="28"/>
            <w:lang w:bidi="en-US"/>
            <w:rPrChange w:id="15974" w:author="James Vu" w:date="2024-04-18T22:33:00Z">
              <w:rPr>
                <w:lang w:bidi="en-US"/>
              </w:rPr>
            </w:rPrChange>
          </w:rPr>
          <w:delText>;</w:delText>
        </w:r>
      </w:del>
    </w:p>
    <w:p w14:paraId="75B252E6" w14:textId="343EAB2F" w:rsidR="00365BA5" w:rsidRPr="00167CE0" w:rsidDel="00CC39A3" w:rsidRDefault="0060254C">
      <w:pPr>
        <w:widowControl w:val="0"/>
        <w:spacing w:before="120" w:after="120"/>
        <w:ind w:firstLine="567"/>
        <w:jc w:val="both"/>
        <w:rPr>
          <w:del w:id="15975" w:author="James Vu" w:date="2024-04-18T22:29:00Z"/>
          <w:sz w:val="28"/>
          <w:szCs w:val="28"/>
          <w:lang w:bidi="en-US"/>
          <w:rPrChange w:id="15976" w:author="James Vu" w:date="2024-04-18T22:33:00Z">
            <w:rPr>
              <w:del w:id="15977" w:author="James Vu" w:date="2024-04-18T22:29:00Z"/>
              <w:lang w:bidi="en-US"/>
            </w:rPr>
          </w:rPrChange>
        </w:rPr>
        <w:pPrChange w:id="15978" w:author="James Vu" w:date="2024-04-18T22:33:00Z">
          <w:pPr>
            <w:widowControl w:val="0"/>
            <w:spacing w:before="120" w:after="120"/>
            <w:ind w:firstLine="567"/>
          </w:pPr>
        </w:pPrChange>
      </w:pPr>
      <w:del w:id="15979" w:author="James Vu" w:date="2024-04-18T22:29:00Z">
        <w:r w:rsidRPr="00167CE0" w:rsidDel="00CC39A3">
          <w:rPr>
            <w:sz w:val="28"/>
            <w:szCs w:val="28"/>
            <w:lang w:bidi="en-US"/>
            <w:rPrChange w:id="15980" w:author="James Vu" w:date="2024-04-18T22:33:00Z">
              <w:rPr>
                <w:lang w:bidi="en-US"/>
              </w:rPr>
            </w:rPrChange>
          </w:rPr>
          <w:delText>- Vùng mạng lõi: là nơi trung chuyển kết nối giữa các vùng với nhau, vì vậy vùng lõi được trang bị thiết bị chuyển mạch với năng lực chuyển mạch, cổng kết nối tốc độ cao để chuyển lưu lượng giữa các vùng mạng với nhau với độ trễ thấp</w:delText>
        </w:r>
        <w:r w:rsidR="004B04D2" w:rsidRPr="00167CE0" w:rsidDel="00CC39A3">
          <w:rPr>
            <w:sz w:val="28"/>
            <w:szCs w:val="28"/>
            <w:lang w:bidi="en-US"/>
            <w:rPrChange w:id="15981" w:author="James Vu" w:date="2024-04-18T22:33:00Z">
              <w:rPr>
                <w:lang w:bidi="en-US"/>
              </w:rPr>
            </w:rPrChange>
          </w:rPr>
          <w:delText>;</w:delText>
        </w:r>
      </w:del>
    </w:p>
    <w:p w14:paraId="7432850E" w14:textId="77777777" w:rsidR="00BC3080" w:rsidRPr="00167CE0" w:rsidRDefault="005D464E">
      <w:pPr>
        <w:widowControl w:val="0"/>
        <w:spacing w:before="120" w:after="120"/>
        <w:ind w:firstLine="567"/>
        <w:jc w:val="both"/>
        <w:rPr>
          <w:b/>
          <w:bCs/>
          <w:i/>
          <w:sz w:val="28"/>
          <w:szCs w:val="28"/>
          <w:rPrChange w:id="15982" w:author="James Vu" w:date="2024-04-18T22:33:00Z">
            <w:rPr>
              <w:b/>
              <w:bCs/>
              <w:i/>
            </w:rPr>
          </w:rPrChange>
        </w:rPr>
        <w:pPrChange w:id="15983" w:author="James Vu" w:date="2024-04-18T22:33:00Z">
          <w:pPr>
            <w:widowControl w:val="0"/>
            <w:spacing w:before="120" w:after="120"/>
            <w:ind w:firstLine="567"/>
          </w:pPr>
        </w:pPrChange>
      </w:pPr>
      <w:r w:rsidRPr="00167CE0">
        <w:rPr>
          <w:b/>
          <w:bCs/>
          <w:i/>
          <w:sz w:val="28"/>
          <w:szCs w:val="28"/>
          <w:rPrChange w:id="15984" w:author="James Vu" w:date="2024-04-18T22:33:00Z">
            <w:rPr>
              <w:b/>
              <w:bCs/>
              <w:i/>
            </w:rPr>
          </w:rPrChange>
        </w:rPr>
        <w:t>7.</w:t>
      </w:r>
      <w:r w:rsidR="00206905" w:rsidRPr="00167CE0">
        <w:rPr>
          <w:b/>
          <w:bCs/>
          <w:i/>
          <w:sz w:val="28"/>
          <w:szCs w:val="28"/>
          <w:rPrChange w:id="15985" w:author="James Vu" w:date="2024-04-18T22:33:00Z">
            <w:rPr>
              <w:b/>
              <w:bCs/>
              <w:i/>
            </w:rPr>
          </w:rPrChange>
        </w:rPr>
        <w:t>3</w:t>
      </w:r>
      <w:r w:rsidRPr="00167CE0">
        <w:rPr>
          <w:b/>
          <w:bCs/>
          <w:i/>
          <w:sz w:val="28"/>
          <w:szCs w:val="28"/>
          <w:rPrChange w:id="15986" w:author="James Vu" w:date="2024-04-18T22:33:00Z">
            <w:rPr>
              <w:b/>
              <w:bCs/>
              <w:i/>
            </w:rPr>
          </w:rPrChange>
        </w:rPr>
        <w:t>. Giải pháp tổ chức quản lý thực hiện</w:t>
      </w:r>
    </w:p>
    <w:p w14:paraId="15B43E5E" w14:textId="03F8C8AA" w:rsidR="00305EA3" w:rsidRPr="00167CE0" w:rsidRDefault="00BC3080">
      <w:pPr>
        <w:widowControl w:val="0"/>
        <w:spacing w:before="120" w:after="120"/>
        <w:ind w:firstLine="567"/>
        <w:jc w:val="both"/>
        <w:rPr>
          <w:b/>
          <w:bCs/>
          <w:i/>
          <w:sz w:val="28"/>
          <w:szCs w:val="28"/>
          <w:rPrChange w:id="15987" w:author="James Vu" w:date="2024-04-18T22:33:00Z">
            <w:rPr>
              <w:b/>
              <w:bCs/>
              <w:i/>
            </w:rPr>
          </w:rPrChange>
        </w:rPr>
        <w:pPrChange w:id="15988" w:author="James Vu" w:date="2024-04-18T22:33:00Z">
          <w:pPr>
            <w:widowControl w:val="0"/>
            <w:spacing w:before="120" w:after="120"/>
            <w:ind w:firstLine="567"/>
          </w:pPr>
        </w:pPrChange>
      </w:pPr>
      <w:r w:rsidRPr="00167CE0">
        <w:rPr>
          <w:b/>
          <w:bCs/>
          <w:i/>
          <w:sz w:val="28"/>
          <w:szCs w:val="28"/>
          <w:rPrChange w:id="15989" w:author="James Vu" w:date="2024-04-18T22:33:00Z">
            <w:rPr>
              <w:b/>
              <w:bCs/>
              <w:i/>
            </w:rPr>
          </w:rPrChange>
        </w:rPr>
        <w:t xml:space="preserve">a. </w:t>
      </w:r>
      <w:r w:rsidR="00550F56" w:rsidRPr="00167CE0">
        <w:rPr>
          <w:b/>
          <w:bCs/>
          <w:i/>
          <w:sz w:val="28"/>
          <w:szCs w:val="28"/>
          <w:rPrChange w:id="15990" w:author="James Vu" w:date="2024-04-18T22:33:00Z">
            <w:rPr>
              <w:b/>
              <w:bCs/>
              <w:i/>
            </w:rPr>
          </w:rPrChange>
        </w:rPr>
        <w:t xml:space="preserve">Hình thức quản lý dự án: </w:t>
      </w:r>
      <w:r w:rsidR="00550F56" w:rsidRPr="00167CE0">
        <w:rPr>
          <w:iCs/>
          <w:sz w:val="28"/>
          <w:szCs w:val="28"/>
          <w:rPrChange w:id="15991" w:author="James Vu" w:date="2024-04-18T22:33:00Z">
            <w:rPr>
              <w:iCs/>
            </w:rPr>
          </w:rPrChange>
        </w:rPr>
        <w:t>Thuê đơn vị quản lý dự án.</w:t>
      </w:r>
    </w:p>
    <w:p w14:paraId="4028FFE5" w14:textId="649C04C8" w:rsidR="00550F56" w:rsidRPr="00167CE0" w:rsidRDefault="00BC3080">
      <w:pPr>
        <w:widowControl w:val="0"/>
        <w:spacing w:before="120" w:after="120"/>
        <w:ind w:firstLine="567"/>
        <w:jc w:val="both"/>
        <w:rPr>
          <w:b/>
          <w:bCs/>
          <w:i/>
          <w:sz w:val="28"/>
          <w:szCs w:val="28"/>
          <w:rPrChange w:id="15992" w:author="James Vu" w:date="2024-04-18T22:33:00Z">
            <w:rPr>
              <w:b/>
              <w:bCs/>
              <w:i/>
            </w:rPr>
          </w:rPrChange>
        </w:rPr>
        <w:pPrChange w:id="15993" w:author="James Vu" w:date="2024-04-18T22:33:00Z">
          <w:pPr>
            <w:widowControl w:val="0"/>
            <w:spacing w:before="120" w:after="120"/>
            <w:ind w:firstLine="567"/>
          </w:pPr>
        </w:pPrChange>
      </w:pPr>
      <w:r w:rsidRPr="00167CE0">
        <w:rPr>
          <w:b/>
          <w:bCs/>
          <w:i/>
          <w:sz w:val="28"/>
          <w:szCs w:val="28"/>
          <w:rPrChange w:id="15994" w:author="James Vu" w:date="2024-04-18T22:33:00Z">
            <w:rPr>
              <w:b/>
              <w:bCs/>
              <w:i/>
            </w:rPr>
          </w:rPrChange>
        </w:rPr>
        <w:t xml:space="preserve">b. </w:t>
      </w:r>
      <w:r w:rsidR="00550F56" w:rsidRPr="00167CE0">
        <w:rPr>
          <w:b/>
          <w:bCs/>
          <w:i/>
          <w:sz w:val="28"/>
          <w:szCs w:val="28"/>
          <w:rPrChange w:id="15995" w:author="James Vu" w:date="2024-04-18T22:33:00Z">
            <w:rPr>
              <w:b/>
              <w:bCs/>
              <w:i/>
            </w:rPr>
          </w:rPrChange>
        </w:rPr>
        <w:t>Triển khai dự án</w:t>
      </w:r>
    </w:p>
    <w:p w14:paraId="544BEC3E" w14:textId="34F4F508" w:rsidR="00206905" w:rsidRPr="00167CE0" w:rsidRDefault="00550F56">
      <w:pPr>
        <w:widowControl w:val="0"/>
        <w:spacing w:before="120" w:after="120"/>
        <w:ind w:firstLine="567"/>
        <w:jc w:val="both"/>
        <w:rPr>
          <w:sz w:val="28"/>
          <w:szCs w:val="28"/>
          <w:rPrChange w:id="15996" w:author="James Vu" w:date="2024-04-18T22:33:00Z">
            <w:rPr/>
          </w:rPrChange>
        </w:rPr>
        <w:pPrChange w:id="15997" w:author="James Vu" w:date="2024-04-18T22:33:00Z">
          <w:pPr>
            <w:widowControl w:val="0"/>
            <w:spacing w:before="120" w:after="120"/>
            <w:ind w:firstLine="567"/>
          </w:pPr>
        </w:pPrChange>
      </w:pPr>
      <w:r w:rsidRPr="00167CE0">
        <w:rPr>
          <w:sz w:val="28"/>
          <w:szCs w:val="28"/>
          <w:rPrChange w:id="15998" w:author="James Vu" w:date="2024-04-18T22:33:00Z">
            <w:rPr/>
          </w:rPrChange>
        </w:rPr>
        <w:t>Công tác chuẩn bị đầu tư: Trên cơ sở vốn chuẩn bị đầu tư được giao, Chủ đầu tư</w:t>
      </w:r>
      <w:r w:rsidR="00206905" w:rsidRPr="00167CE0">
        <w:rPr>
          <w:sz w:val="28"/>
          <w:szCs w:val="28"/>
          <w:rPrChange w:id="15999" w:author="James Vu" w:date="2024-04-18T22:33:00Z">
            <w:rPr/>
          </w:rPrChange>
        </w:rPr>
        <w:t xml:space="preserve"> tiến hành các thủ tục chuẩn bị đầu tư:</w:t>
      </w:r>
    </w:p>
    <w:p w14:paraId="3AF66114" w14:textId="145EEFEE" w:rsidR="00206905" w:rsidRPr="00167CE0" w:rsidRDefault="004B04D2">
      <w:pPr>
        <w:widowControl w:val="0"/>
        <w:spacing w:before="120" w:after="120"/>
        <w:ind w:firstLine="567"/>
        <w:jc w:val="both"/>
        <w:rPr>
          <w:sz w:val="28"/>
          <w:szCs w:val="28"/>
          <w:rPrChange w:id="16000" w:author="James Vu" w:date="2024-04-18T22:33:00Z">
            <w:rPr/>
          </w:rPrChange>
        </w:rPr>
        <w:pPrChange w:id="16001" w:author="James Vu" w:date="2024-04-18T22:33:00Z">
          <w:pPr>
            <w:widowControl w:val="0"/>
            <w:spacing w:before="120" w:after="120"/>
            <w:ind w:firstLine="567"/>
          </w:pPr>
        </w:pPrChange>
      </w:pPr>
      <w:r w:rsidRPr="00167CE0">
        <w:rPr>
          <w:sz w:val="28"/>
          <w:szCs w:val="28"/>
          <w:rPrChange w:id="16002" w:author="James Vu" w:date="2024-04-18T22:33:00Z">
            <w:rPr/>
          </w:rPrChange>
        </w:rPr>
        <w:t>-</w:t>
      </w:r>
      <w:r w:rsidR="00206905" w:rsidRPr="00167CE0">
        <w:rPr>
          <w:sz w:val="28"/>
          <w:szCs w:val="28"/>
          <w:rPrChange w:id="16003" w:author="James Vu" w:date="2024-04-18T22:33:00Z">
            <w:rPr/>
          </w:rPrChange>
        </w:rPr>
        <w:t xml:space="preserve"> Lập dự toán chi phí tư vấn các gói thầu giai đoạn chuẩn bị đầu tư trình UBND tỉnh phê duyệt</w:t>
      </w:r>
      <w:r w:rsidRPr="00167CE0">
        <w:rPr>
          <w:sz w:val="28"/>
          <w:szCs w:val="28"/>
          <w:rPrChange w:id="16004" w:author="James Vu" w:date="2024-04-18T22:33:00Z">
            <w:rPr/>
          </w:rPrChange>
        </w:rPr>
        <w:t>;</w:t>
      </w:r>
    </w:p>
    <w:p w14:paraId="31617DCD" w14:textId="15F49710" w:rsidR="00206905" w:rsidRPr="00167CE0" w:rsidRDefault="004B04D2">
      <w:pPr>
        <w:widowControl w:val="0"/>
        <w:spacing w:before="120" w:after="120"/>
        <w:ind w:firstLine="567"/>
        <w:jc w:val="both"/>
        <w:rPr>
          <w:sz w:val="28"/>
          <w:szCs w:val="28"/>
          <w:rPrChange w:id="16005" w:author="James Vu" w:date="2024-04-18T22:33:00Z">
            <w:rPr/>
          </w:rPrChange>
        </w:rPr>
        <w:pPrChange w:id="16006" w:author="James Vu" w:date="2024-04-18T22:33:00Z">
          <w:pPr>
            <w:widowControl w:val="0"/>
            <w:spacing w:before="120" w:after="120"/>
            <w:ind w:firstLine="567"/>
          </w:pPr>
        </w:pPrChange>
      </w:pPr>
      <w:r w:rsidRPr="00167CE0">
        <w:rPr>
          <w:sz w:val="28"/>
          <w:szCs w:val="28"/>
          <w:rPrChange w:id="16007" w:author="James Vu" w:date="2024-04-18T22:33:00Z">
            <w:rPr/>
          </w:rPrChange>
        </w:rPr>
        <w:t>-</w:t>
      </w:r>
      <w:r w:rsidR="00206905" w:rsidRPr="00167CE0">
        <w:rPr>
          <w:sz w:val="28"/>
          <w:szCs w:val="28"/>
          <w:rPrChange w:id="16008" w:author="James Vu" w:date="2024-04-18T22:33:00Z">
            <w:rPr/>
          </w:rPrChange>
        </w:rPr>
        <w:t xml:space="preserve"> Phê duyệt kế hoạch lựa chọn nhà thầu giai đoạn chuẩn bị đầu tư, tổ chức lựa chọn nhà thầu giai đoạn chuẩn bị đầu tư</w:t>
      </w:r>
      <w:r w:rsidRPr="00167CE0">
        <w:rPr>
          <w:sz w:val="28"/>
          <w:szCs w:val="28"/>
          <w:rPrChange w:id="16009" w:author="James Vu" w:date="2024-04-18T22:33:00Z">
            <w:rPr/>
          </w:rPrChange>
        </w:rPr>
        <w:t>;</w:t>
      </w:r>
    </w:p>
    <w:p w14:paraId="7FEDD478" w14:textId="12AC54E9" w:rsidR="00550F56" w:rsidRPr="00167CE0" w:rsidRDefault="004B04D2">
      <w:pPr>
        <w:widowControl w:val="0"/>
        <w:spacing w:before="120" w:after="120"/>
        <w:ind w:firstLine="567"/>
        <w:jc w:val="both"/>
        <w:rPr>
          <w:sz w:val="28"/>
          <w:szCs w:val="28"/>
          <w:rPrChange w:id="16010" w:author="James Vu" w:date="2024-04-18T22:33:00Z">
            <w:rPr/>
          </w:rPrChange>
        </w:rPr>
        <w:pPrChange w:id="16011" w:author="James Vu" w:date="2024-04-18T22:33:00Z">
          <w:pPr>
            <w:widowControl w:val="0"/>
            <w:spacing w:before="120" w:after="120"/>
            <w:ind w:firstLine="567"/>
          </w:pPr>
        </w:pPrChange>
      </w:pPr>
      <w:r w:rsidRPr="00167CE0">
        <w:rPr>
          <w:sz w:val="28"/>
          <w:szCs w:val="28"/>
          <w:rPrChange w:id="16012" w:author="James Vu" w:date="2024-04-18T22:33:00Z">
            <w:rPr/>
          </w:rPrChange>
        </w:rPr>
        <w:t>-</w:t>
      </w:r>
      <w:r w:rsidR="00206905" w:rsidRPr="00167CE0">
        <w:rPr>
          <w:sz w:val="28"/>
          <w:szCs w:val="28"/>
          <w:rPrChange w:id="16013" w:author="James Vu" w:date="2024-04-18T22:33:00Z">
            <w:rPr/>
          </w:rPrChange>
        </w:rPr>
        <w:t xml:space="preserve"> Tổ chức khảo sát, l</w:t>
      </w:r>
      <w:r w:rsidR="00550F56" w:rsidRPr="00167CE0">
        <w:rPr>
          <w:sz w:val="28"/>
          <w:szCs w:val="28"/>
          <w:rPrChange w:id="16014" w:author="James Vu" w:date="2024-04-18T22:33:00Z">
            <w:rPr/>
          </w:rPrChange>
        </w:rPr>
        <w:t>ập báo cáo nghiên cứu khả thi dự án, trình UBND tỉnh phê duyệt</w:t>
      </w:r>
      <w:r w:rsidRPr="00167CE0">
        <w:rPr>
          <w:sz w:val="28"/>
          <w:szCs w:val="28"/>
          <w:rPrChange w:id="16015" w:author="James Vu" w:date="2024-04-18T22:33:00Z">
            <w:rPr/>
          </w:rPrChange>
        </w:rPr>
        <w:t>;</w:t>
      </w:r>
    </w:p>
    <w:p w14:paraId="61FD0F74" w14:textId="28C92A5E" w:rsidR="00550F56" w:rsidRPr="00167CE0" w:rsidRDefault="00550F56">
      <w:pPr>
        <w:widowControl w:val="0"/>
        <w:spacing w:before="120" w:after="120"/>
        <w:ind w:firstLine="567"/>
        <w:jc w:val="both"/>
        <w:rPr>
          <w:sz w:val="28"/>
          <w:szCs w:val="28"/>
          <w:rPrChange w:id="16016" w:author="James Vu" w:date="2024-04-18T22:33:00Z">
            <w:rPr/>
          </w:rPrChange>
        </w:rPr>
        <w:pPrChange w:id="16017" w:author="James Vu" w:date="2024-04-18T22:33:00Z">
          <w:pPr>
            <w:widowControl w:val="0"/>
            <w:spacing w:before="120" w:after="120"/>
            <w:ind w:firstLine="567"/>
          </w:pPr>
        </w:pPrChange>
      </w:pPr>
      <w:r w:rsidRPr="00167CE0">
        <w:rPr>
          <w:sz w:val="28"/>
          <w:szCs w:val="28"/>
          <w:rPrChange w:id="16018" w:author="James Vu" w:date="2024-04-18T22:33:00Z">
            <w:rPr/>
          </w:rPrChange>
        </w:rPr>
        <w:t>Công tác thực hiện đầu tư: Trên cơ sở báo cáo nghiên cứu khả thi dự án được phê duyệt và nguồn vốn được giao, Chủ đầu tư tiến hành các thủ tục thực hiện đầu tư:</w:t>
      </w:r>
    </w:p>
    <w:p w14:paraId="4446CBC1" w14:textId="1CDBC8A9" w:rsidR="00550F56" w:rsidRPr="00167CE0" w:rsidRDefault="004B04D2">
      <w:pPr>
        <w:widowControl w:val="0"/>
        <w:spacing w:before="120" w:after="120"/>
        <w:ind w:firstLine="567"/>
        <w:jc w:val="both"/>
        <w:rPr>
          <w:sz w:val="28"/>
          <w:szCs w:val="28"/>
          <w:rPrChange w:id="16019" w:author="James Vu" w:date="2024-04-18T22:33:00Z">
            <w:rPr/>
          </w:rPrChange>
        </w:rPr>
        <w:pPrChange w:id="16020" w:author="James Vu" w:date="2024-04-18T22:33:00Z">
          <w:pPr>
            <w:widowControl w:val="0"/>
            <w:spacing w:before="120" w:after="120"/>
            <w:ind w:firstLine="567"/>
          </w:pPr>
        </w:pPrChange>
      </w:pPr>
      <w:r w:rsidRPr="00167CE0">
        <w:rPr>
          <w:sz w:val="28"/>
          <w:szCs w:val="28"/>
          <w:rPrChange w:id="16021" w:author="James Vu" w:date="2024-04-18T22:33:00Z">
            <w:rPr/>
          </w:rPrChange>
        </w:rPr>
        <w:t>-</w:t>
      </w:r>
      <w:r w:rsidR="00550F56" w:rsidRPr="00167CE0">
        <w:rPr>
          <w:sz w:val="28"/>
          <w:szCs w:val="28"/>
          <w:rPrChange w:id="16022" w:author="James Vu" w:date="2024-04-18T22:33:00Z">
            <w:rPr/>
          </w:rPrChange>
        </w:rPr>
        <w:t xml:space="preserve"> Lập Kế hoạch lựa chọn nhà thầu, trình Ủy ban nhân dân tỉnh phê duyệt</w:t>
      </w:r>
      <w:r w:rsidR="00206905" w:rsidRPr="00167CE0">
        <w:rPr>
          <w:sz w:val="28"/>
          <w:szCs w:val="28"/>
          <w:rPrChange w:id="16023" w:author="James Vu" w:date="2024-04-18T22:33:00Z">
            <w:rPr/>
          </w:rPrChange>
        </w:rPr>
        <w:t xml:space="preserve">, tổ chức lựa chọn nhà thầu giai đoạn </w:t>
      </w:r>
      <w:r w:rsidR="00BC3080" w:rsidRPr="00167CE0">
        <w:rPr>
          <w:sz w:val="28"/>
          <w:szCs w:val="28"/>
          <w:rPrChange w:id="16024" w:author="James Vu" w:date="2024-04-18T22:33:00Z">
            <w:rPr/>
          </w:rPrChange>
        </w:rPr>
        <w:t xml:space="preserve">thực hiện </w:t>
      </w:r>
      <w:r w:rsidR="00206905" w:rsidRPr="00167CE0">
        <w:rPr>
          <w:sz w:val="28"/>
          <w:szCs w:val="28"/>
          <w:rPrChange w:id="16025" w:author="James Vu" w:date="2024-04-18T22:33:00Z">
            <w:rPr/>
          </w:rPrChange>
        </w:rPr>
        <w:t>đầu tư</w:t>
      </w:r>
      <w:r w:rsidRPr="00167CE0">
        <w:rPr>
          <w:sz w:val="28"/>
          <w:szCs w:val="28"/>
          <w:rPrChange w:id="16026" w:author="James Vu" w:date="2024-04-18T22:33:00Z">
            <w:rPr/>
          </w:rPrChange>
        </w:rPr>
        <w:t>;</w:t>
      </w:r>
    </w:p>
    <w:p w14:paraId="6B037331" w14:textId="40C6EAED" w:rsidR="00550F56" w:rsidRPr="00167CE0" w:rsidRDefault="004B04D2">
      <w:pPr>
        <w:widowControl w:val="0"/>
        <w:spacing w:before="120" w:after="120"/>
        <w:ind w:firstLine="567"/>
        <w:jc w:val="both"/>
        <w:rPr>
          <w:sz w:val="28"/>
          <w:szCs w:val="28"/>
          <w:rPrChange w:id="16027" w:author="James Vu" w:date="2024-04-18T22:33:00Z">
            <w:rPr/>
          </w:rPrChange>
        </w:rPr>
        <w:pPrChange w:id="16028" w:author="James Vu" w:date="2024-04-18T22:33:00Z">
          <w:pPr>
            <w:widowControl w:val="0"/>
            <w:spacing w:before="120" w:after="120"/>
            <w:ind w:firstLine="567"/>
          </w:pPr>
        </w:pPrChange>
      </w:pPr>
      <w:r w:rsidRPr="00167CE0">
        <w:rPr>
          <w:sz w:val="28"/>
          <w:szCs w:val="28"/>
          <w:rPrChange w:id="16029" w:author="James Vu" w:date="2024-04-18T22:33:00Z">
            <w:rPr/>
          </w:rPrChange>
        </w:rPr>
        <w:t>-</w:t>
      </w:r>
      <w:r w:rsidR="00550F56" w:rsidRPr="00167CE0">
        <w:rPr>
          <w:sz w:val="28"/>
          <w:szCs w:val="28"/>
          <w:rPrChange w:id="16030" w:author="James Vu" w:date="2024-04-18T22:33:00Z">
            <w:rPr/>
          </w:rPrChange>
        </w:rPr>
        <w:t xml:space="preserve"> </w:t>
      </w:r>
      <w:r w:rsidR="00206905" w:rsidRPr="00167CE0">
        <w:rPr>
          <w:sz w:val="28"/>
          <w:szCs w:val="28"/>
          <w:rPrChange w:id="16031" w:author="James Vu" w:date="2024-04-18T22:33:00Z">
            <w:rPr/>
          </w:rPrChange>
        </w:rPr>
        <w:t>Tổ chức</w:t>
      </w:r>
      <w:r w:rsidR="00550F56" w:rsidRPr="00167CE0">
        <w:rPr>
          <w:sz w:val="28"/>
          <w:szCs w:val="28"/>
          <w:rPrChange w:id="16032" w:author="James Vu" w:date="2024-04-18T22:33:00Z">
            <w:rPr/>
          </w:rPrChange>
        </w:rPr>
        <w:t xml:space="preserve"> lập</w:t>
      </w:r>
      <w:r w:rsidR="00206905" w:rsidRPr="00167CE0">
        <w:rPr>
          <w:sz w:val="28"/>
          <w:szCs w:val="28"/>
          <w:rPrChange w:id="16033" w:author="James Vu" w:date="2024-04-18T22:33:00Z">
            <w:rPr/>
          </w:rPrChange>
        </w:rPr>
        <w:t>, phê duyệt</w:t>
      </w:r>
      <w:r w:rsidR="00550F56" w:rsidRPr="00167CE0">
        <w:rPr>
          <w:sz w:val="28"/>
          <w:szCs w:val="28"/>
          <w:rPrChange w:id="16034" w:author="James Vu" w:date="2024-04-18T22:33:00Z">
            <w:rPr/>
          </w:rPrChange>
        </w:rPr>
        <w:t xml:space="preserve"> thiết kế chi tiết và dự toán dự án</w:t>
      </w:r>
      <w:r w:rsidRPr="00167CE0">
        <w:rPr>
          <w:sz w:val="28"/>
          <w:szCs w:val="28"/>
          <w:rPrChange w:id="16035" w:author="James Vu" w:date="2024-04-18T22:33:00Z">
            <w:rPr/>
          </w:rPrChange>
        </w:rPr>
        <w:t>;</w:t>
      </w:r>
    </w:p>
    <w:p w14:paraId="7E6714F6" w14:textId="73DFAA1E" w:rsidR="00550F56" w:rsidRPr="00167CE0" w:rsidRDefault="004B04D2">
      <w:pPr>
        <w:widowControl w:val="0"/>
        <w:spacing w:before="120" w:after="120"/>
        <w:ind w:firstLine="567"/>
        <w:jc w:val="both"/>
        <w:rPr>
          <w:sz w:val="28"/>
          <w:szCs w:val="28"/>
          <w:rPrChange w:id="16036" w:author="James Vu" w:date="2024-04-18T22:33:00Z">
            <w:rPr/>
          </w:rPrChange>
        </w:rPr>
        <w:pPrChange w:id="16037" w:author="James Vu" w:date="2024-04-18T22:33:00Z">
          <w:pPr>
            <w:widowControl w:val="0"/>
            <w:spacing w:before="120" w:after="120"/>
            <w:ind w:firstLine="567"/>
          </w:pPr>
        </w:pPrChange>
      </w:pPr>
      <w:r w:rsidRPr="00167CE0">
        <w:rPr>
          <w:sz w:val="28"/>
          <w:szCs w:val="28"/>
          <w:rPrChange w:id="16038" w:author="James Vu" w:date="2024-04-18T22:33:00Z">
            <w:rPr/>
          </w:rPrChange>
        </w:rPr>
        <w:t>-</w:t>
      </w:r>
      <w:r w:rsidR="00550F56" w:rsidRPr="00167CE0">
        <w:rPr>
          <w:sz w:val="28"/>
          <w:szCs w:val="28"/>
          <w:rPrChange w:id="16039" w:author="James Vu" w:date="2024-04-18T22:33:00Z">
            <w:rPr/>
          </w:rPrChange>
        </w:rPr>
        <w:t xml:space="preserve"> Tổ chức lựa chọn nhà thầu </w:t>
      </w:r>
      <w:r w:rsidR="00206905" w:rsidRPr="00167CE0">
        <w:rPr>
          <w:sz w:val="28"/>
          <w:szCs w:val="28"/>
          <w:rPrChange w:id="16040" w:author="James Vu" w:date="2024-04-18T22:33:00Z">
            <w:rPr/>
          </w:rPrChange>
        </w:rPr>
        <w:t>triển khai và tổ chức triển khai dự án</w:t>
      </w:r>
      <w:r w:rsidRPr="00167CE0">
        <w:rPr>
          <w:sz w:val="28"/>
          <w:szCs w:val="28"/>
          <w:rPrChange w:id="16041" w:author="James Vu" w:date="2024-04-18T22:33:00Z">
            <w:rPr/>
          </w:rPrChange>
        </w:rPr>
        <w:t>;</w:t>
      </w:r>
    </w:p>
    <w:p w14:paraId="24961442" w14:textId="7B1C4BE9" w:rsidR="00550F56" w:rsidRPr="00167CE0" w:rsidRDefault="00550F56">
      <w:pPr>
        <w:widowControl w:val="0"/>
        <w:spacing w:before="120" w:after="120"/>
        <w:ind w:firstLine="567"/>
        <w:jc w:val="both"/>
        <w:rPr>
          <w:sz w:val="28"/>
          <w:szCs w:val="28"/>
          <w:rPrChange w:id="16042" w:author="James Vu" w:date="2024-04-18T22:33:00Z">
            <w:rPr/>
          </w:rPrChange>
        </w:rPr>
        <w:pPrChange w:id="16043" w:author="James Vu" w:date="2024-04-18T22:33:00Z">
          <w:pPr>
            <w:widowControl w:val="0"/>
            <w:spacing w:before="120" w:after="120"/>
            <w:ind w:firstLine="567"/>
          </w:pPr>
        </w:pPrChange>
      </w:pPr>
      <w:r w:rsidRPr="00167CE0">
        <w:rPr>
          <w:sz w:val="28"/>
          <w:szCs w:val="28"/>
          <w:rPrChange w:id="16044" w:author="James Vu" w:date="2024-04-18T22:33:00Z">
            <w:rPr/>
          </w:rPrChange>
        </w:rPr>
        <w:t xml:space="preserve">Công tác kết thúc đầu tư: Tổ chức, thực hiện việc lập Báo cáo quyết toán dự án </w:t>
      </w:r>
      <w:r w:rsidR="00DA05BD" w:rsidRPr="00167CE0">
        <w:rPr>
          <w:sz w:val="28"/>
          <w:szCs w:val="28"/>
          <w:rPrChange w:id="16045" w:author="James Vu" w:date="2024-04-18T22:33:00Z">
            <w:rPr/>
          </w:rPrChange>
        </w:rPr>
        <w:t xml:space="preserve">hoàn </w:t>
      </w:r>
      <w:r w:rsidRPr="00167CE0">
        <w:rPr>
          <w:sz w:val="28"/>
          <w:szCs w:val="28"/>
          <w:rPrChange w:id="16046" w:author="James Vu" w:date="2024-04-18T22:33:00Z">
            <w:rPr/>
          </w:rPrChange>
        </w:rPr>
        <w:t>thành theo quy định. Thực hiện làm thủ tục thanh toán các khoản chi phí của dự án theo quy định</w:t>
      </w:r>
      <w:r w:rsidR="004B04D2" w:rsidRPr="00167CE0">
        <w:rPr>
          <w:sz w:val="28"/>
          <w:szCs w:val="28"/>
          <w:rPrChange w:id="16047" w:author="James Vu" w:date="2024-04-18T22:33:00Z">
            <w:rPr/>
          </w:rPrChange>
        </w:rPr>
        <w:t>;</w:t>
      </w:r>
    </w:p>
    <w:p w14:paraId="2C93ED36" w14:textId="42745553" w:rsidR="00550F56" w:rsidRPr="00167CE0" w:rsidRDefault="00550F56">
      <w:pPr>
        <w:widowControl w:val="0"/>
        <w:spacing w:before="120" w:after="120"/>
        <w:ind w:firstLine="567"/>
        <w:jc w:val="both"/>
        <w:rPr>
          <w:sz w:val="28"/>
          <w:szCs w:val="28"/>
          <w:rPrChange w:id="16048" w:author="James Vu" w:date="2024-04-18T22:33:00Z">
            <w:rPr/>
          </w:rPrChange>
        </w:rPr>
        <w:pPrChange w:id="16049" w:author="James Vu" w:date="2024-04-18T22:33:00Z">
          <w:pPr>
            <w:widowControl w:val="0"/>
            <w:spacing w:before="120" w:after="120"/>
            <w:ind w:firstLine="567"/>
          </w:pPr>
        </w:pPrChange>
      </w:pPr>
      <w:r w:rsidRPr="00167CE0">
        <w:rPr>
          <w:sz w:val="28"/>
          <w:szCs w:val="28"/>
          <w:rPrChange w:id="16050" w:author="James Vu" w:date="2024-04-18T22:33:00Z">
            <w:rPr/>
          </w:rPrChange>
        </w:rPr>
        <w:t>Tổ chức khai thác, vận hành:</w:t>
      </w:r>
    </w:p>
    <w:p w14:paraId="4200042A" w14:textId="2BFAC330" w:rsidR="00550F56" w:rsidRPr="00167CE0" w:rsidRDefault="004B04D2">
      <w:pPr>
        <w:widowControl w:val="0"/>
        <w:spacing w:before="120" w:after="120"/>
        <w:ind w:firstLine="567"/>
        <w:jc w:val="both"/>
        <w:rPr>
          <w:i/>
          <w:iCs/>
          <w:sz w:val="28"/>
          <w:szCs w:val="28"/>
          <w:rPrChange w:id="16051" w:author="James Vu" w:date="2024-04-18T22:33:00Z">
            <w:rPr>
              <w:i/>
              <w:iCs/>
            </w:rPr>
          </w:rPrChange>
        </w:rPr>
        <w:pPrChange w:id="16052" w:author="James Vu" w:date="2024-04-18T22:33:00Z">
          <w:pPr>
            <w:widowControl w:val="0"/>
            <w:spacing w:before="120" w:after="120"/>
            <w:ind w:firstLine="567"/>
          </w:pPr>
        </w:pPrChange>
      </w:pPr>
      <w:r w:rsidRPr="00167CE0">
        <w:rPr>
          <w:sz w:val="28"/>
          <w:szCs w:val="28"/>
          <w:rPrChange w:id="16053" w:author="James Vu" w:date="2024-04-18T22:33:00Z">
            <w:rPr/>
          </w:rPrChange>
        </w:rPr>
        <w:t>-</w:t>
      </w:r>
      <w:r w:rsidR="00550F56" w:rsidRPr="00167CE0">
        <w:rPr>
          <w:sz w:val="28"/>
          <w:szCs w:val="28"/>
          <w:rPrChange w:id="16054" w:author="James Vu" w:date="2024-04-18T22:33:00Z">
            <w:rPr/>
          </w:rPrChange>
        </w:rPr>
        <w:t xml:space="preserve"> </w:t>
      </w:r>
      <w:r w:rsidR="002239C3" w:rsidRPr="00167CE0">
        <w:rPr>
          <w:sz w:val="28"/>
          <w:szCs w:val="28"/>
          <w:rPrChange w:id="16055" w:author="James Vu" w:date="2024-04-18T22:33:00Z">
            <w:rPr/>
          </w:rPrChange>
        </w:rPr>
        <w:t>T</w:t>
      </w:r>
      <w:r w:rsidR="00550F56" w:rsidRPr="00167CE0">
        <w:rPr>
          <w:sz w:val="28"/>
          <w:szCs w:val="28"/>
          <w:rPrChange w:id="16056" w:author="James Vu" w:date="2024-04-18T22:33:00Z">
            <w:rPr/>
          </w:rPrChange>
        </w:rPr>
        <w:t xml:space="preserve">hiết bị </w:t>
      </w:r>
      <w:r w:rsidR="002239C3" w:rsidRPr="00167CE0">
        <w:rPr>
          <w:sz w:val="28"/>
          <w:szCs w:val="28"/>
          <w:rPrChange w:id="16057" w:author="James Vu" w:date="2024-04-18T22:33:00Z">
            <w:rPr/>
          </w:rPrChange>
        </w:rPr>
        <w:t xml:space="preserve">kỹ thuật, </w:t>
      </w:r>
      <w:r w:rsidR="00550F56" w:rsidRPr="00167CE0">
        <w:rPr>
          <w:sz w:val="28"/>
          <w:szCs w:val="28"/>
          <w:rPrChange w:id="16058" w:author="James Vu" w:date="2024-04-18T22:33:00Z">
            <w:rPr/>
          </w:rPrChange>
        </w:rPr>
        <w:t xml:space="preserve">công nghệ thông tin </w:t>
      </w:r>
      <w:r w:rsidR="0016531F" w:rsidRPr="00167CE0">
        <w:rPr>
          <w:sz w:val="28"/>
          <w:szCs w:val="28"/>
          <w:rPrChange w:id="16059" w:author="James Vu" w:date="2024-04-18T22:33:00Z">
            <w:rPr/>
          </w:rPrChange>
        </w:rPr>
        <w:t xml:space="preserve">đầu tư tại dự án này sẽ được Sở Nông nghiệp và Phát triển nông thôn đề xuất </w:t>
      </w:r>
      <w:r w:rsidR="002239C3" w:rsidRPr="00167CE0">
        <w:rPr>
          <w:sz w:val="28"/>
          <w:szCs w:val="28"/>
          <w:rPrChange w:id="16060" w:author="James Vu" w:date="2024-04-18T22:33:00Z">
            <w:rPr/>
          </w:rPrChange>
        </w:rPr>
        <w:t xml:space="preserve">lắp đặt </w:t>
      </w:r>
      <w:r w:rsidR="00550F56" w:rsidRPr="00167CE0">
        <w:rPr>
          <w:sz w:val="28"/>
          <w:szCs w:val="28"/>
          <w:rPrChange w:id="16061" w:author="James Vu" w:date="2024-04-18T22:33:00Z">
            <w:rPr/>
          </w:rPrChange>
        </w:rPr>
        <w:t xml:space="preserve">và </w:t>
      </w:r>
      <w:r w:rsidR="0016531F" w:rsidRPr="00167CE0">
        <w:rPr>
          <w:sz w:val="28"/>
          <w:szCs w:val="28"/>
          <w:rPrChange w:id="16062" w:author="James Vu" w:date="2024-04-18T22:33:00Z">
            <w:rPr/>
          </w:rPrChange>
        </w:rPr>
        <w:t>vận hành tại</w:t>
      </w:r>
      <w:r w:rsidR="00550F56" w:rsidRPr="00167CE0">
        <w:rPr>
          <w:sz w:val="28"/>
          <w:szCs w:val="28"/>
          <w:rPrChange w:id="16063" w:author="James Vu" w:date="2024-04-18T22:33:00Z">
            <w:rPr/>
          </w:rPrChange>
        </w:rPr>
        <w:t xml:space="preserve"> Trung tâm Dữ liệu của </w:t>
      </w:r>
      <w:r w:rsidR="00206905" w:rsidRPr="00167CE0">
        <w:rPr>
          <w:sz w:val="28"/>
          <w:szCs w:val="28"/>
          <w:rPrChange w:id="16064" w:author="James Vu" w:date="2024-04-18T22:33:00Z">
            <w:rPr/>
          </w:rPrChange>
        </w:rPr>
        <w:t>t</w:t>
      </w:r>
      <w:r w:rsidR="00550F56" w:rsidRPr="00167CE0">
        <w:rPr>
          <w:sz w:val="28"/>
          <w:szCs w:val="28"/>
          <w:rPrChange w:id="16065" w:author="James Vu" w:date="2024-04-18T22:33:00Z">
            <w:rPr/>
          </w:rPrChange>
        </w:rPr>
        <w:t>ỉnh</w:t>
      </w:r>
      <w:r w:rsidR="00530DF4" w:rsidRPr="00167CE0">
        <w:rPr>
          <w:sz w:val="28"/>
          <w:szCs w:val="28"/>
          <w:rPrChange w:id="16066" w:author="James Vu" w:date="2024-04-18T22:33:00Z">
            <w:rPr/>
          </w:rPrChange>
        </w:rPr>
        <w:t>;</w:t>
      </w:r>
      <w:r w:rsidR="00C82241" w:rsidRPr="00167CE0">
        <w:rPr>
          <w:sz w:val="28"/>
          <w:szCs w:val="28"/>
          <w:rPrChange w:id="16067" w:author="James Vu" w:date="2024-04-18T22:33:00Z">
            <w:rPr/>
          </w:rPrChange>
        </w:rPr>
        <w:t xml:space="preserve"> </w:t>
      </w:r>
      <w:r w:rsidR="00530DF4" w:rsidRPr="00167CE0">
        <w:rPr>
          <w:sz w:val="28"/>
          <w:szCs w:val="28"/>
          <w:rPrChange w:id="16068" w:author="James Vu" w:date="2024-04-18T22:33:00Z">
            <w:rPr/>
          </w:rPrChange>
        </w:rPr>
        <w:t>v</w:t>
      </w:r>
      <w:r w:rsidR="00C82241" w:rsidRPr="00167CE0">
        <w:rPr>
          <w:sz w:val="28"/>
          <w:szCs w:val="28"/>
          <w:rPrChange w:id="16069" w:author="James Vu" w:date="2024-04-18T22:33:00Z">
            <w:rPr/>
          </w:rPrChange>
        </w:rPr>
        <w:t>iệc lắp đặt</w:t>
      </w:r>
      <w:r w:rsidR="0016531F" w:rsidRPr="00167CE0">
        <w:rPr>
          <w:sz w:val="28"/>
          <w:szCs w:val="28"/>
          <w:rPrChange w:id="16070" w:author="James Vu" w:date="2024-04-18T22:33:00Z">
            <w:rPr/>
          </w:rPrChange>
        </w:rPr>
        <w:t xml:space="preserve">, vận hành </w:t>
      </w:r>
      <w:r w:rsidR="00C82241" w:rsidRPr="00167CE0">
        <w:rPr>
          <w:sz w:val="28"/>
          <w:szCs w:val="28"/>
          <w:rPrChange w:id="16071" w:author="James Vu" w:date="2024-04-18T22:33:00Z">
            <w:rPr/>
          </w:rPrChange>
        </w:rPr>
        <w:t>sẽ tu</w:t>
      </w:r>
      <w:r w:rsidR="0016531F" w:rsidRPr="00167CE0">
        <w:rPr>
          <w:sz w:val="28"/>
          <w:szCs w:val="28"/>
          <w:rPrChange w:id="16072" w:author="James Vu" w:date="2024-04-18T22:33:00Z">
            <w:rPr/>
          </w:rPrChange>
        </w:rPr>
        <w:t>â</w:t>
      </w:r>
      <w:r w:rsidR="00C82241" w:rsidRPr="00167CE0">
        <w:rPr>
          <w:sz w:val="28"/>
          <w:szCs w:val="28"/>
          <w:rPrChange w:id="16073" w:author="James Vu" w:date="2024-04-18T22:33:00Z">
            <w:rPr/>
          </w:rPrChange>
        </w:rPr>
        <w:t>n thủ, đảm bảo thực hiện đúng theo quy định tại Quyết định số 1870/QĐ-UBND ngày 05/7/2021 của UBND tỉnh ban hành Quy chế quản lý, vận hành và sử dụng Trung tâm dữ liệu tỉnh Khánh Hòa</w:t>
      </w:r>
      <w:r w:rsidR="00530DF4" w:rsidRPr="00167CE0">
        <w:rPr>
          <w:sz w:val="28"/>
          <w:szCs w:val="28"/>
          <w:rPrChange w:id="16074" w:author="James Vu" w:date="2024-04-18T22:33:00Z">
            <w:rPr/>
          </w:rPrChange>
        </w:rPr>
        <w:t xml:space="preserve"> </w:t>
      </w:r>
      <w:r w:rsidR="00530DF4" w:rsidRPr="00167CE0">
        <w:rPr>
          <w:i/>
          <w:iCs/>
          <w:sz w:val="28"/>
          <w:szCs w:val="28"/>
          <w:rPrChange w:id="16075" w:author="James Vu" w:date="2024-04-18T22:33:00Z">
            <w:rPr>
              <w:i/>
              <w:iCs/>
            </w:rPr>
          </w:rPrChange>
        </w:rPr>
        <w:t>(hoặc thực hiện hình thức thuê dịch vụ đặt chỗ máy chủ, nguồn kinh phí thực hiện từ nguồi kinh phí thường).</w:t>
      </w:r>
    </w:p>
    <w:p w14:paraId="15AC870B" w14:textId="5B6BE203" w:rsidR="00550F56" w:rsidRPr="00167CE0" w:rsidRDefault="004B04D2">
      <w:pPr>
        <w:widowControl w:val="0"/>
        <w:spacing w:before="120" w:after="120"/>
        <w:ind w:firstLine="567"/>
        <w:jc w:val="both"/>
        <w:rPr>
          <w:sz w:val="28"/>
          <w:szCs w:val="28"/>
          <w:rPrChange w:id="16076" w:author="James Vu" w:date="2024-04-18T22:33:00Z">
            <w:rPr/>
          </w:rPrChange>
        </w:rPr>
        <w:pPrChange w:id="16077" w:author="James Vu" w:date="2024-04-18T22:33:00Z">
          <w:pPr>
            <w:widowControl w:val="0"/>
            <w:spacing w:before="120" w:after="120"/>
            <w:ind w:firstLine="567"/>
          </w:pPr>
        </w:pPrChange>
      </w:pPr>
      <w:r w:rsidRPr="00167CE0">
        <w:rPr>
          <w:sz w:val="28"/>
          <w:szCs w:val="28"/>
          <w:rPrChange w:id="16078" w:author="James Vu" w:date="2024-04-18T22:33:00Z">
            <w:rPr/>
          </w:rPrChange>
        </w:rPr>
        <w:t>-</w:t>
      </w:r>
      <w:r w:rsidR="00550F56" w:rsidRPr="00167CE0">
        <w:rPr>
          <w:sz w:val="28"/>
          <w:szCs w:val="28"/>
          <w:rPrChange w:id="16079" w:author="James Vu" w:date="2024-04-18T22:33:00Z">
            <w:rPr/>
          </w:rPrChange>
        </w:rPr>
        <w:t xml:space="preserve"> Hệ thống phần mềm, cơ sở dữ liệu được cài đặt</w:t>
      </w:r>
      <w:r w:rsidR="0016531F" w:rsidRPr="00167CE0">
        <w:rPr>
          <w:sz w:val="28"/>
          <w:szCs w:val="28"/>
          <w:rPrChange w:id="16080" w:author="James Vu" w:date="2024-04-18T22:33:00Z">
            <w:rPr/>
          </w:rPrChange>
        </w:rPr>
        <w:t>, lưu trữ, vận hành</w:t>
      </w:r>
      <w:r w:rsidR="00550F56" w:rsidRPr="00167CE0">
        <w:rPr>
          <w:sz w:val="28"/>
          <w:szCs w:val="28"/>
          <w:rPrChange w:id="16081" w:author="James Vu" w:date="2024-04-18T22:33:00Z">
            <w:rPr/>
          </w:rPrChange>
        </w:rPr>
        <w:t xml:space="preserve"> trên </w:t>
      </w:r>
      <w:r w:rsidR="0016531F" w:rsidRPr="00167CE0">
        <w:rPr>
          <w:sz w:val="28"/>
          <w:szCs w:val="28"/>
          <w:rPrChange w:id="16082" w:author="James Vu" w:date="2024-04-18T22:33:00Z">
            <w:rPr/>
          </w:rPrChange>
        </w:rPr>
        <w:t xml:space="preserve">các </w:t>
      </w:r>
      <w:r w:rsidR="00550F56" w:rsidRPr="00167CE0">
        <w:rPr>
          <w:sz w:val="28"/>
          <w:szCs w:val="28"/>
          <w:rPrChange w:id="16083" w:author="James Vu" w:date="2024-04-18T22:33:00Z">
            <w:rPr/>
          </w:rPrChange>
        </w:rPr>
        <w:t>trang thiết bị</w:t>
      </w:r>
      <w:r w:rsidR="0016531F" w:rsidRPr="00167CE0">
        <w:rPr>
          <w:sz w:val="28"/>
          <w:szCs w:val="28"/>
          <w:rPrChange w:id="16084" w:author="James Vu" w:date="2024-04-18T22:33:00Z">
            <w:rPr/>
          </w:rPrChange>
        </w:rPr>
        <w:t xml:space="preserve"> được đầu tư tại dự án này</w:t>
      </w:r>
      <w:r w:rsidR="0057338D" w:rsidRPr="00167CE0">
        <w:rPr>
          <w:sz w:val="28"/>
          <w:szCs w:val="28"/>
          <w:rPrChange w:id="16085" w:author="James Vu" w:date="2024-04-18T22:33:00Z">
            <w:rPr/>
          </w:rPrChange>
        </w:rPr>
        <w:t>.</w:t>
      </w:r>
    </w:p>
    <w:p w14:paraId="16C564ED" w14:textId="77ACDE29" w:rsidR="00550F56" w:rsidRPr="00167CE0" w:rsidRDefault="004B04D2">
      <w:pPr>
        <w:widowControl w:val="0"/>
        <w:spacing w:before="120" w:after="120"/>
        <w:ind w:firstLine="567"/>
        <w:jc w:val="both"/>
        <w:rPr>
          <w:sz w:val="28"/>
          <w:szCs w:val="28"/>
          <w:rPrChange w:id="16086" w:author="James Vu" w:date="2024-04-18T22:33:00Z">
            <w:rPr/>
          </w:rPrChange>
        </w:rPr>
        <w:pPrChange w:id="16087" w:author="James Vu" w:date="2024-04-18T22:33:00Z">
          <w:pPr>
            <w:widowControl w:val="0"/>
            <w:spacing w:before="120" w:after="120"/>
            <w:ind w:firstLine="567"/>
          </w:pPr>
        </w:pPrChange>
      </w:pPr>
      <w:r w:rsidRPr="00167CE0">
        <w:rPr>
          <w:sz w:val="28"/>
          <w:szCs w:val="28"/>
          <w:rPrChange w:id="16088" w:author="James Vu" w:date="2024-04-18T22:33:00Z">
            <w:rPr/>
          </w:rPrChange>
        </w:rPr>
        <w:t>-</w:t>
      </w:r>
      <w:r w:rsidR="00550F56" w:rsidRPr="00167CE0">
        <w:rPr>
          <w:sz w:val="28"/>
          <w:szCs w:val="28"/>
          <w:rPrChange w:id="16089" w:author="James Vu" w:date="2024-04-18T22:33:00Z">
            <w:rPr/>
          </w:rPrChange>
        </w:rPr>
        <w:t xml:space="preserve"> </w:t>
      </w:r>
      <w:r w:rsidR="005A78CA" w:rsidRPr="00167CE0">
        <w:rPr>
          <w:sz w:val="28"/>
          <w:szCs w:val="28"/>
          <w:rPrChange w:id="16090" w:author="James Vu" w:date="2024-04-18T22:33:00Z">
            <w:rPr/>
          </w:rPrChange>
        </w:rPr>
        <w:t xml:space="preserve">Sở Nông nghiệp và Phát triển nông thôn sẽ xây dựng và trình cấp có thẩm quyền ban hành </w:t>
      </w:r>
      <w:r w:rsidR="00550F56" w:rsidRPr="00167CE0">
        <w:rPr>
          <w:w w:val="105"/>
          <w:sz w:val="28"/>
          <w:szCs w:val="28"/>
          <w:rPrChange w:id="16091" w:author="James Vu" w:date="2024-04-18T22:33:00Z">
            <w:rPr>
              <w:w w:val="105"/>
            </w:rPr>
          </w:rPrChange>
        </w:rPr>
        <w:t xml:space="preserve">Quy chế quản lý, vận hành và khai thác sử dụng </w:t>
      </w:r>
      <w:r w:rsidR="005A78CA" w:rsidRPr="00167CE0">
        <w:rPr>
          <w:w w:val="105"/>
          <w:sz w:val="28"/>
          <w:szCs w:val="28"/>
          <w:rPrChange w:id="16092" w:author="James Vu" w:date="2024-04-18T22:33:00Z">
            <w:rPr>
              <w:w w:val="105"/>
            </w:rPr>
          </w:rPrChange>
        </w:rPr>
        <w:t>hệ thống thông tin để đảm bảo việc quản lý, vận hành và khai thác sử dụng được đảm bảo hiệu quả</w:t>
      </w:r>
      <w:r w:rsidR="0057338D" w:rsidRPr="00167CE0">
        <w:rPr>
          <w:w w:val="105"/>
          <w:sz w:val="28"/>
          <w:szCs w:val="28"/>
          <w:rPrChange w:id="16093" w:author="James Vu" w:date="2024-04-18T22:33:00Z">
            <w:rPr>
              <w:w w:val="105"/>
            </w:rPr>
          </w:rPrChange>
        </w:rPr>
        <w:t>.</w:t>
      </w:r>
    </w:p>
    <w:p w14:paraId="56B81988" w14:textId="77777777" w:rsidR="00522EE4" w:rsidRPr="00167CE0" w:rsidRDefault="00522EE4">
      <w:pPr>
        <w:widowControl w:val="0"/>
        <w:spacing w:before="120" w:after="120" w:line="242" w:lineRule="auto"/>
        <w:ind w:firstLine="567"/>
        <w:jc w:val="both"/>
        <w:rPr>
          <w:b/>
          <w:bCs/>
          <w:sz w:val="28"/>
          <w:szCs w:val="28"/>
          <w:shd w:val="clear" w:color="auto" w:fill="FFFFFF"/>
          <w:rPrChange w:id="16094" w:author="James Vu" w:date="2024-04-18T22:33:00Z">
            <w:rPr>
              <w:b/>
              <w:bCs/>
              <w:shd w:val="clear" w:color="auto" w:fill="FFFFFF"/>
            </w:rPr>
          </w:rPrChange>
        </w:rPr>
        <w:pPrChange w:id="16095" w:author="James Vu" w:date="2024-04-18T22:33:00Z">
          <w:pPr>
            <w:widowControl w:val="0"/>
            <w:spacing w:before="120" w:after="120" w:line="242" w:lineRule="auto"/>
            <w:ind w:firstLine="567"/>
          </w:pPr>
        </w:pPrChange>
      </w:pPr>
      <w:r w:rsidRPr="00167CE0">
        <w:rPr>
          <w:b/>
          <w:bCs/>
          <w:sz w:val="28"/>
          <w:szCs w:val="28"/>
          <w:shd w:val="clear" w:color="auto" w:fill="FFFFFF"/>
          <w:rPrChange w:id="16096" w:author="James Vu" w:date="2024-04-18T22:33:00Z">
            <w:rPr>
              <w:b/>
              <w:bCs/>
              <w:shd w:val="clear" w:color="auto" w:fill="FFFFFF"/>
            </w:rPr>
          </w:rPrChange>
        </w:rPr>
        <w:t>8. Tiêu chuẩn, định mức</w:t>
      </w:r>
    </w:p>
    <w:p w14:paraId="6FB856EA" w14:textId="77777777" w:rsidR="00522EE4" w:rsidRPr="00167CE0" w:rsidRDefault="00522EE4">
      <w:pPr>
        <w:widowControl w:val="0"/>
        <w:spacing w:before="120" w:after="120" w:line="242" w:lineRule="auto"/>
        <w:ind w:firstLine="567"/>
        <w:jc w:val="both"/>
        <w:rPr>
          <w:b/>
          <w:bCs/>
          <w:sz w:val="28"/>
          <w:szCs w:val="28"/>
          <w:shd w:val="clear" w:color="auto" w:fill="FFFFFF"/>
          <w:rPrChange w:id="16097" w:author="James Vu" w:date="2024-04-18T22:33:00Z">
            <w:rPr>
              <w:b/>
              <w:bCs/>
              <w:shd w:val="clear" w:color="auto" w:fill="FFFFFF"/>
            </w:rPr>
          </w:rPrChange>
        </w:rPr>
        <w:pPrChange w:id="16098" w:author="James Vu" w:date="2024-04-18T22:33:00Z">
          <w:pPr>
            <w:widowControl w:val="0"/>
            <w:spacing w:before="120" w:after="120" w:line="242" w:lineRule="auto"/>
            <w:ind w:firstLine="567"/>
          </w:pPr>
        </w:pPrChange>
      </w:pPr>
      <w:r w:rsidRPr="00167CE0">
        <w:rPr>
          <w:b/>
          <w:bCs/>
          <w:sz w:val="28"/>
          <w:szCs w:val="28"/>
          <w:shd w:val="clear" w:color="auto" w:fill="FFFFFF"/>
          <w:rPrChange w:id="16099" w:author="James Vu" w:date="2024-04-18T22:33:00Z">
            <w:rPr>
              <w:b/>
              <w:bCs/>
              <w:shd w:val="clear" w:color="auto" w:fill="FFFFFF"/>
            </w:rPr>
          </w:rPrChange>
        </w:rPr>
        <w:t>8.1. Tiêu chuẩn định, định mức máy móc, thiết bị chuyên dùng dự kiến đầu tư</w:t>
      </w:r>
    </w:p>
    <w:p w14:paraId="0DEB3284" w14:textId="77777777" w:rsidR="00522EE4" w:rsidRPr="00167CE0" w:rsidRDefault="00522EE4">
      <w:pPr>
        <w:widowControl w:val="0"/>
        <w:spacing w:before="120" w:after="120" w:line="242" w:lineRule="auto"/>
        <w:ind w:firstLine="677"/>
        <w:jc w:val="both"/>
        <w:rPr>
          <w:sz w:val="28"/>
          <w:szCs w:val="28"/>
          <w:lang w:bidi="en-US"/>
          <w:rPrChange w:id="16100" w:author="James Vu" w:date="2024-04-18T22:33:00Z">
            <w:rPr>
              <w:lang w:bidi="en-US"/>
            </w:rPr>
          </w:rPrChange>
        </w:rPr>
        <w:pPrChange w:id="16101" w:author="James Vu" w:date="2024-04-18T22:33:00Z">
          <w:pPr>
            <w:widowControl w:val="0"/>
            <w:spacing w:before="120" w:after="120" w:line="242" w:lineRule="auto"/>
            <w:ind w:firstLine="677"/>
          </w:pPr>
        </w:pPrChange>
      </w:pPr>
      <w:r w:rsidRPr="00167CE0">
        <w:rPr>
          <w:sz w:val="28"/>
          <w:szCs w:val="28"/>
          <w:rPrChange w:id="16102" w:author="James Vu" w:date="2024-04-18T22:33:00Z">
            <w:rPr/>
          </w:rPrChange>
        </w:rPr>
        <w:lastRenderedPageBreak/>
        <w:t>Các thiết bị dự kiến đầu tư tại dự án là thiết bị chuyên dùng thuộc Danh mục tiêu chuẩn, định mức sử dụng máy móc, thiết bị chuyên dùng của cơ quan, đơn vị trực thuộc Sở Nông nghiệp và Phát triển nông thôn ban tại Quyết định số 736/QĐ-QĐ-SNN ngày 06/12/2022 của Sở Nông nghiệp và Phát triển nông thôn; Quyết định số 652/QĐ-SNN ngày 24/10/2023 của Sở Nông nghiệp và Phát triển nông thôn về việc điều chỉnh, bổ sung tiêu chuẩn, định mức sử dụng máy móc thiết bị chuyên dùng của các cơ quan, đơn vị thuộc Sở Nông nghiệp và Phát triển nông thôn.</w:t>
      </w:r>
    </w:p>
    <w:p w14:paraId="12FDADD3" w14:textId="77777777" w:rsidR="00522EE4" w:rsidRPr="00167CE0" w:rsidRDefault="00522EE4">
      <w:pPr>
        <w:widowControl w:val="0"/>
        <w:spacing w:before="120" w:after="120" w:line="242" w:lineRule="auto"/>
        <w:ind w:firstLine="567"/>
        <w:jc w:val="both"/>
        <w:rPr>
          <w:b/>
          <w:bCs/>
          <w:sz w:val="28"/>
          <w:szCs w:val="28"/>
          <w:shd w:val="clear" w:color="auto" w:fill="FFFFFF"/>
          <w:rPrChange w:id="16103" w:author="James Vu" w:date="2024-04-18T22:33:00Z">
            <w:rPr>
              <w:b/>
              <w:bCs/>
              <w:shd w:val="clear" w:color="auto" w:fill="FFFFFF"/>
            </w:rPr>
          </w:rPrChange>
        </w:rPr>
        <w:pPrChange w:id="16104" w:author="James Vu" w:date="2024-04-18T22:33:00Z">
          <w:pPr>
            <w:widowControl w:val="0"/>
            <w:spacing w:before="120" w:after="120" w:line="242" w:lineRule="auto"/>
            <w:ind w:firstLine="567"/>
          </w:pPr>
        </w:pPrChange>
      </w:pPr>
      <w:r w:rsidRPr="00167CE0">
        <w:rPr>
          <w:b/>
          <w:bCs/>
          <w:sz w:val="28"/>
          <w:szCs w:val="28"/>
          <w:shd w:val="clear" w:color="auto" w:fill="FFFFFF"/>
          <w:rPrChange w:id="16105" w:author="James Vu" w:date="2024-04-18T22:33:00Z">
            <w:rPr>
              <w:b/>
              <w:bCs/>
              <w:shd w:val="clear" w:color="auto" w:fill="FFFFFF"/>
            </w:rPr>
          </w:rPrChange>
        </w:rPr>
        <w:t>8.2. Tiêu chuẩn, định mức sử dụng phần mềm dự kiến đầu tư</w:t>
      </w:r>
    </w:p>
    <w:p w14:paraId="00E11A3C" w14:textId="153D7830" w:rsidR="00522EE4" w:rsidRPr="00167CE0" w:rsidRDefault="00522EE4">
      <w:pPr>
        <w:widowControl w:val="0"/>
        <w:spacing w:before="120" w:after="120" w:line="242" w:lineRule="auto"/>
        <w:ind w:firstLine="567"/>
        <w:jc w:val="both"/>
        <w:rPr>
          <w:sz w:val="28"/>
          <w:szCs w:val="28"/>
          <w:rPrChange w:id="16106" w:author="James Vu" w:date="2024-04-18T22:33:00Z">
            <w:rPr/>
          </w:rPrChange>
        </w:rPr>
        <w:pPrChange w:id="16107" w:author="James Vu" w:date="2024-04-18T22:33:00Z">
          <w:pPr>
            <w:widowControl w:val="0"/>
            <w:spacing w:before="120" w:after="120" w:line="242" w:lineRule="auto"/>
            <w:ind w:firstLine="567"/>
          </w:pPr>
        </w:pPrChange>
      </w:pPr>
      <w:r w:rsidRPr="00167CE0">
        <w:rPr>
          <w:sz w:val="28"/>
          <w:szCs w:val="28"/>
          <w:rPrChange w:id="16108" w:author="James Vu" w:date="2024-04-18T22:33:00Z">
            <w:rPr/>
          </w:rPrChange>
        </w:rPr>
        <w:t>Các phần mềm dự kiến đầu tư tại dự án là phần mềm thuộc Danh mục  tiêu chuẩn, định mức sử dụng phần mềm của các cơ quan, đơn vị thuộc Sở Nông nghiệp và Phát triển nông thôn tại Quyết định số 37/QĐ-SNN ngày 30/01/2024 của Sở Nông nghiệp và Phát triển nông thôn về việc ban hành danh mục tiêu chuẩn, định mức sử dụng phần mềm của các cơ quan, đơn vị thuộc Sở Nông nghiệp và Phát triển nông thôn.</w:t>
      </w:r>
    </w:p>
    <w:p w14:paraId="7F77FDE1" w14:textId="66E25257" w:rsidR="00E42513" w:rsidRPr="00167CE0" w:rsidRDefault="00522EE4">
      <w:pPr>
        <w:widowControl w:val="0"/>
        <w:spacing w:before="120" w:after="120" w:line="242" w:lineRule="auto"/>
        <w:ind w:firstLine="567"/>
        <w:jc w:val="both"/>
        <w:rPr>
          <w:b/>
          <w:bCs/>
          <w:sz w:val="28"/>
          <w:szCs w:val="28"/>
          <w:shd w:val="clear" w:color="auto" w:fill="FFFFFF"/>
          <w:rPrChange w:id="16109" w:author="James Vu" w:date="2024-04-18T22:33:00Z">
            <w:rPr>
              <w:b/>
              <w:bCs/>
              <w:shd w:val="clear" w:color="auto" w:fill="FFFFFF"/>
            </w:rPr>
          </w:rPrChange>
        </w:rPr>
        <w:pPrChange w:id="16110" w:author="James Vu" w:date="2024-04-18T22:33:00Z">
          <w:pPr>
            <w:widowControl w:val="0"/>
            <w:spacing w:before="120" w:after="120" w:line="242" w:lineRule="auto"/>
            <w:ind w:firstLine="567"/>
          </w:pPr>
        </w:pPrChange>
      </w:pPr>
      <w:r w:rsidRPr="00167CE0">
        <w:rPr>
          <w:b/>
          <w:bCs/>
          <w:sz w:val="28"/>
          <w:szCs w:val="28"/>
          <w:shd w:val="clear" w:color="auto" w:fill="FFFFFF"/>
          <w:rPrChange w:id="16111" w:author="James Vu" w:date="2024-04-18T22:33:00Z">
            <w:rPr>
              <w:b/>
              <w:bCs/>
              <w:shd w:val="clear" w:color="auto" w:fill="FFFFFF"/>
            </w:rPr>
          </w:rPrChange>
        </w:rPr>
        <w:t>9</w:t>
      </w:r>
      <w:r w:rsidR="00E42513" w:rsidRPr="00167CE0">
        <w:rPr>
          <w:b/>
          <w:bCs/>
          <w:sz w:val="28"/>
          <w:szCs w:val="28"/>
          <w:shd w:val="clear" w:color="auto" w:fill="FFFFFF"/>
          <w:rPrChange w:id="16112" w:author="James Vu" w:date="2024-04-18T22:33:00Z">
            <w:rPr>
              <w:b/>
              <w:bCs/>
              <w:shd w:val="clear" w:color="auto" w:fill="FFFFFF"/>
            </w:rPr>
          </w:rPrChange>
        </w:rPr>
        <w:t>. Chủ đầu tư dự án</w:t>
      </w:r>
    </w:p>
    <w:p w14:paraId="33C3C4BA" w14:textId="26B70381" w:rsidR="00522EE4" w:rsidRPr="00167CE0" w:rsidRDefault="00522EE4">
      <w:pPr>
        <w:widowControl w:val="0"/>
        <w:spacing w:before="120" w:after="120"/>
        <w:ind w:firstLine="567"/>
        <w:jc w:val="both"/>
        <w:rPr>
          <w:sz w:val="28"/>
          <w:szCs w:val="28"/>
          <w:rPrChange w:id="16113" w:author="James Vu" w:date="2024-04-18T22:33:00Z">
            <w:rPr/>
          </w:rPrChange>
        </w:rPr>
        <w:pPrChange w:id="16114" w:author="James Vu" w:date="2024-04-18T22:33:00Z">
          <w:pPr>
            <w:widowControl w:val="0"/>
            <w:spacing w:before="120" w:after="120"/>
            <w:ind w:firstLine="567"/>
          </w:pPr>
        </w:pPrChange>
      </w:pPr>
      <w:r w:rsidRPr="00167CE0">
        <w:rPr>
          <w:sz w:val="28"/>
          <w:szCs w:val="28"/>
          <w:rPrChange w:id="16115" w:author="James Vu" w:date="2024-04-18T22:33:00Z">
            <w:rPr/>
          </w:rPrChange>
        </w:rPr>
        <w:t>Căn cứ Quyết định số 38/2023/QĐ-U</w:t>
      </w:r>
      <w:r w:rsidR="00D223F8" w:rsidRPr="00167CE0">
        <w:rPr>
          <w:sz w:val="28"/>
          <w:szCs w:val="28"/>
          <w:rPrChange w:id="16116" w:author="James Vu" w:date="2024-04-18T22:33:00Z">
            <w:rPr/>
          </w:rPrChange>
        </w:rPr>
        <w:t>B</w:t>
      </w:r>
      <w:r w:rsidRPr="00167CE0">
        <w:rPr>
          <w:sz w:val="28"/>
          <w:szCs w:val="28"/>
          <w:rPrChange w:id="16117" w:author="James Vu" w:date="2024-04-18T22:33:00Z">
            <w:rPr/>
          </w:rPrChange>
        </w:rPr>
        <w:t>ND ngày 21/12/2023 của UBND tỉnh về việc quy định chức năng, nhiệm vụ, quyền hạn của Sở Nông nghiệp và Phát triển nông thôn tỉnh Khánh Hòa. Trong đó, vị trí, chức năng của Sở Nông nghiệp và Phát triển nông thôn là:</w:t>
      </w:r>
    </w:p>
    <w:p w14:paraId="03BE3A00" w14:textId="4D9B1205" w:rsidR="00522EE4" w:rsidRPr="00167CE0" w:rsidRDefault="00522EE4">
      <w:pPr>
        <w:widowControl w:val="0"/>
        <w:spacing w:before="120" w:after="120"/>
        <w:ind w:firstLine="567"/>
        <w:jc w:val="both"/>
        <w:rPr>
          <w:i/>
          <w:iCs/>
          <w:sz w:val="28"/>
          <w:szCs w:val="28"/>
          <w:rPrChange w:id="16118" w:author="James Vu" w:date="2024-04-18T22:33:00Z">
            <w:rPr>
              <w:i/>
              <w:iCs/>
            </w:rPr>
          </w:rPrChange>
        </w:rPr>
        <w:pPrChange w:id="16119" w:author="James Vu" w:date="2024-04-18T22:33:00Z">
          <w:pPr>
            <w:widowControl w:val="0"/>
            <w:spacing w:before="120" w:after="120"/>
            <w:ind w:firstLine="567"/>
          </w:pPr>
        </w:pPrChange>
      </w:pPr>
      <w:r w:rsidRPr="00167CE0">
        <w:rPr>
          <w:i/>
          <w:iCs/>
          <w:sz w:val="28"/>
          <w:szCs w:val="28"/>
          <w:rPrChange w:id="16120" w:author="James Vu" w:date="2024-04-18T22:33:00Z">
            <w:rPr>
              <w:i/>
              <w:iCs/>
            </w:rPr>
          </w:rPrChange>
        </w:rPr>
        <w:t>“Sở Nông nghiệp và Phát triển nông thôn là cơ quan chuyên môn thuộc UBND tỉnh thực hiện chức năng tham mưu, giúp UBND tỉnh quản lý nhà nước về: nông nghiệp; lâm nghiệp; diêm nghiệp; thủy sản; thủy l</w:t>
      </w:r>
      <w:r w:rsidR="00D223F8" w:rsidRPr="00167CE0">
        <w:rPr>
          <w:i/>
          <w:iCs/>
          <w:sz w:val="28"/>
          <w:szCs w:val="28"/>
          <w:rPrChange w:id="16121" w:author="James Vu" w:date="2024-04-18T22:33:00Z">
            <w:rPr>
              <w:i/>
              <w:iCs/>
            </w:rPr>
          </w:rPrChange>
        </w:rPr>
        <w:t>ợi</w:t>
      </w:r>
      <w:r w:rsidRPr="00167CE0">
        <w:rPr>
          <w:i/>
          <w:iCs/>
          <w:sz w:val="28"/>
          <w:szCs w:val="28"/>
          <w:rPrChange w:id="16122" w:author="James Vu" w:date="2024-04-18T22:33:00Z">
            <w:rPr>
              <w:i/>
              <w:iCs/>
            </w:rPr>
          </w:rPrChange>
        </w:rPr>
        <w:t>; phát triển nông thôn; phòng, chống thiên tai; chất lượng thực phẩm đối với nông sản, lâm sản, thủy sản và muối; về các dịch vụ công thuộc ngành nông nghiệp và phát triển nông thôn theo quy định của pháp luật.”</w:t>
      </w:r>
    </w:p>
    <w:p w14:paraId="774B3FA9" w14:textId="6623BAB2" w:rsidR="00B821D1" w:rsidRPr="00167CE0" w:rsidRDefault="00B821D1">
      <w:pPr>
        <w:widowControl w:val="0"/>
        <w:spacing w:before="120" w:after="120"/>
        <w:ind w:firstLine="567"/>
        <w:jc w:val="both"/>
        <w:rPr>
          <w:sz w:val="28"/>
          <w:szCs w:val="28"/>
          <w:rPrChange w:id="16123" w:author="James Vu" w:date="2024-04-18T22:33:00Z">
            <w:rPr/>
          </w:rPrChange>
        </w:rPr>
        <w:pPrChange w:id="16124" w:author="James Vu" w:date="2024-04-18T22:33:00Z">
          <w:pPr>
            <w:widowControl w:val="0"/>
            <w:spacing w:before="120" w:after="120"/>
            <w:ind w:firstLine="567"/>
          </w:pPr>
        </w:pPrChange>
      </w:pPr>
      <w:r w:rsidRPr="00167CE0">
        <w:rPr>
          <w:sz w:val="28"/>
          <w:szCs w:val="28"/>
          <w:rPrChange w:id="16125" w:author="James Vu" w:date="2024-04-18T22:33:00Z">
            <w:rPr/>
          </w:rPrChange>
        </w:rPr>
        <w:t>Bên cạnh đó, việc xây dựng hệ thống thông tin quản lý ngành nông nghiệp (</w:t>
      </w:r>
      <w:r w:rsidR="00DF673B" w:rsidRPr="00167CE0">
        <w:rPr>
          <w:sz w:val="28"/>
          <w:szCs w:val="28"/>
          <w:rPrChange w:id="16126" w:author="James Vu" w:date="2024-04-18T22:33:00Z">
            <w:rPr/>
          </w:rPrChange>
        </w:rPr>
        <w:t>g</w:t>
      </w:r>
      <w:r w:rsidRPr="00167CE0">
        <w:rPr>
          <w:sz w:val="28"/>
          <w:szCs w:val="28"/>
          <w:rPrChange w:id="16127" w:author="James Vu" w:date="2024-04-18T22:33:00Z">
            <w:rPr/>
          </w:rPrChange>
        </w:rPr>
        <w:t>iai đoạn I) chủ yếu xây dựng cơ sở dữ liệu ngành, xây dựng các hệ thống thông tin đồng bộ và các ứng dụng số phục vụ công tác quản lý, chỉ đạo, điều hành của ngành nông nghiệp thuộc phạm vi, chức năng của Sở Nông nghiệp và Phát triển nông thôn.</w:t>
      </w:r>
    </w:p>
    <w:p w14:paraId="3ADB2178" w14:textId="12B6B1D1" w:rsidR="000E75C9" w:rsidRPr="00167CE0" w:rsidRDefault="000E75C9">
      <w:pPr>
        <w:widowControl w:val="0"/>
        <w:spacing w:before="120" w:after="120"/>
        <w:ind w:firstLine="567"/>
        <w:jc w:val="both"/>
        <w:rPr>
          <w:sz w:val="28"/>
          <w:szCs w:val="28"/>
          <w:rPrChange w:id="16128" w:author="James Vu" w:date="2024-04-18T22:33:00Z">
            <w:rPr/>
          </w:rPrChange>
        </w:rPr>
        <w:pPrChange w:id="16129" w:author="James Vu" w:date="2024-04-18T22:33:00Z">
          <w:pPr>
            <w:widowControl w:val="0"/>
            <w:spacing w:before="120" w:after="120"/>
            <w:ind w:firstLine="567"/>
          </w:pPr>
        </w:pPrChange>
      </w:pPr>
      <w:r w:rsidRPr="00167CE0">
        <w:rPr>
          <w:sz w:val="28"/>
          <w:szCs w:val="28"/>
          <w:rPrChange w:id="16130" w:author="James Vu" w:date="2024-04-18T22:33:00Z">
            <w:rPr/>
          </w:rPrChange>
        </w:rPr>
        <w:t>Tại danh mục dự án, nhiệm vụ công nghệ thông tin, chuyển đổi số tỉnh Khánh Hòa giai đoạn 2023-2025 của Quyết định số 1495/QĐ-UBND của UBND tỉnh ngày 29/6/2023 đã giao Sở Nông nghiệp và Phát triển nông thôn là chủ đầu tư dự án xây dựng hệ thống thông tin quản lý ngành nông nghiệp (giai đoạn 1), Sở Nông nghiệp và Phát triển nông thôn có đủ chức năng để thực hiện nhiệm vụ chủ đầu tư dự án “Xây dựng hệ thống thông tin quản lý ngành nông nghiệp (giai đoạn I)”.</w:t>
      </w:r>
    </w:p>
    <w:p w14:paraId="7D72F53B" w14:textId="1109911C" w:rsidR="004C7BDB" w:rsidRPr="00167CE0" w:rsidRDefault="00EB7BA3">
      <w:pPr>
        <w:widowControl w:val="0"/>
        <w:spacing w:before="120" w:after="120"/>
        <w:ind w:firstLine="567"/>
        <w:jc w:val="both"/>
        <w:rPr>
          <w:sz w:val="28"/>
          <w:szCs w:val="28"/>
          <w:rPrChange w:id="16131" w:author="James Vu" w:date="2024-04-18T22:33:00Z">
            <w:rPr/>
          </w:rPrChange>
        </w:rPr>
        <w:pPrChange w:id="16132" w:author="James Vu" w:date="2024-04-18T22:33:00Z">
          <w:pPr>
            <w:widowControl w:val="0"/>
            <w:spacing w:before="120" w:after="120"/>
            <w:ind w:firstLine="567"/>
          </w:pPr>
        </w:pPrChange>
      </w:pPr>
      <w:r w:rsidRPr="00167CE0">
        <w:rPr>
          <w:sz w:val="28"/>
          <w:szCs w:val="28"/>
          <w:rPrChange w:id="16133" w:author="James Vu" w:date="2024-04-18T22:33:00Z">
            <w:rPr/>
          </w:rPrChange>
        </w:rPr>
        <w:t xml:space="preserve">Đồng thời, sau khi </w:t>
      </w:r>
      <w:r w:rsidR="00B210E7" w:rsidRPr="00167CE0">
        <w:rPr>
          <w:sz w:val="28"/>
          <w:szCs w:val="28"/>
          <w:rPrChange w:id="16134" w:author="James Vu" w:date="2024-04-18T22:33:00Z">
            <w:rPr/>
          </w:rPrChange>
        </w:rPr>
        <w:t xml:space="preserve">dự án </w:t>
      </w:r>
      <w:r w:rsidRPr="00167CE0">
        <w:rPr>
          <w:sz w:val="28"/>
          <w:szCs w:val="28"/>
          <w:rPrChange w:id="16135" w:author="James Vu" w:date="2024-04-18T22:33:00Z">
            <w:rPr/>
          </w:rPrChange>
        </w:rPr>
        <w:t>được hoàn thiện và đưa vào sử d</w:t>
      </w:r>
      <w:r w:rsidR="00D223F8" w:rsidRPr="00167CE0">
        <w:rPr>
          <w:sz w:val="28"/>
          <w:szCs w:val="28"/>
          <w:rPrChange w:id="16136" w:author="James Vu" w:date="2024-04-18T22:33:00Z">
            <w:rPr/>
          </w:rPrChange>
        </w:rPr>
        <w:t>ụ</w:t>
      </w:r>
      <w:r w:rsidRPr="00167CE0">
        <w:rPr>
          <w:sz w:val="28"/>
          <w:szCs w:val="28"/>
          <w:rPrChange w:id="16137" w:author="James Vu" w:date="2024-04-18T22:33:00Z">
            <w:rPr/>
          </w:rPrChange>
        </w:rPr>
        <w:t>ng, Sở Nông nghiệp và Phát triển nông thôn sẽ là đơn vị quản lý và sử dụng hệ thống</w:t>
      </w:r>
      <w:r w:rsidR="000E75C9" w:rsidRPr="00167CE0">
        <w:rPr>
          <w:sz w:val="28"/>
          <w:szCs w:val="28"/>
          <w:rPrChange w:id="16138" w:author="James Vu" w:date="2024-04-18T22:33:00Z">
            <w:rPr/>
          </w:rPrChange>
        </w:rPr>
        <w:t>. Vì vậy, Sở Nông nghiệp và Phát triển nông thôn làm chủ đầu tư dự án là</w:t>
      </w:r>
      <w:r w:rsidRPr="00167CE0">
        <w:rPr>
          <w:sz w:val="28"/>
          <w:szCs w:val="28"/>
          <w:rPrChange w:id="16139" w:author="James Vu" w:date="2024-04-18T22:33:00Z">
            <w:rPr/>
          </w:rPrChange>
        </w:rPr>
        <w:t xml:space="preserve"> phù hợp quy định tại Điểm a Khoản 1 Điều 8 Nghị định số 73/2019/NĐ-CP ngày 05/9/2019 của Chính phủ về quản lý đầu tư ứng dụng công nghệ thông tin sử dụng nguồn vốn </w:t>
      </w:r>
      <w:r w:rsidRPr="00167CE0">
        <w:rPr>
          <w:sz w:val="28"/>
          <w:szCs w:val="28"/>
          <w:rPrChange w:id="16140" w:author="James Vu" w:date="2024-04-18T22:33:00Z">
            <w:rPr/>
          </w:rPrChange>
        </w:rPr>
        <w:lastRenderedPageBreak/>
        <w:t>ngân sách nhà nước.</w:t>
      </w:r>
    </w:p>
    <w:p w14:paraId="2C1C641A" w14:textId="57FDD59A" w:rsidR="000E75C9" w:rsidRPr="00167CE0" w:rsidRDefault="00B821D1">
      <w:pPr>
        <w:widowControl w:val="0"/>
        <w:spacing w:before="120" w:after="120"/>
        <w:ind w:firstLine="567"/>
        <w:jc w:val="both"/>
        <w:rPr>
          <w:sz w:val="28"/>
          <w:szCs w:val="28"/>
          <w:rPrChange w:id="16141" w:author="James Vu" w:date="2024-04-18T22:33:00Z">
            <w:rPr/>
          </w:rPrChange>
        </w:rPr>
        <w:pPrChange w:id="16142" w:author="James Vu" w:date="2024-04-18T22:33:00Z">
          <w:pPr>
            <w:widowControl w:val="0"/>
            <w:spacing w:before="120" w:after="120"/>
            <w:ind w:firstLine="567"/>
          </w:pPr>
        </w:pPrChange>
      </w:pPr>
      <w:r w:rsidRPr="00167CE0">
        <w:rPr>
          <w:sz w:val="28"/>
          <w:szCs w:val="28"/>
          <w:rPrChange w:id="16143" w:author="James Vu" w:date="2024-04-18T22:33:00Z">
            <w:rPr/>
          </w:rPrChange>
        </w:rPr>
        <w:t>Từ các căn cứ trên, Sở Nông nghiệp và Phát triển nông thôn đề xuất làm chủ đầu tư dự án “Xây dựng hệ thống thông tin quản lý ngành nông nghiệp (giai đoạn I)”</w:t>
      </w:r>
      <w:r w:rsidR="00B210E7" w:rsidRPr="00167CE0">
        <w:rPr>
          <w:sz w:val="28"/>
          <w:szCs w:val="28"/>
          <w:rPrChange w:id="16144" w:author="James Vu" w:date="2024-04-18T22:33:00Z">
            <w:rPr/>
          </w:rPrChange>
        </w:rPr>
        <w:t>.</w:t>
      </w:r>
    </w:p>
    <w:bookmarkEnd w:id="15081"/>
    <w:bookmarkEnd w:id="15082"/>
    <w:bookmarkEnd w:id="15083"/>
    <w:p w14:paraId="5CF16E03" w14:textId="77777777" w:rsidR="00745685" w:rsidRPr="00167CE0" w:rsidRDefault="00745685">
      <w:pPr>
        <w:jc w:val="both"/>
        <w:rPr>
          <w:b/>
          <w:sz w:val="28"/>
          <w:szCs w:val="28"/>
          <w:lang w:val="af-ZA"/>
          <w:rPrChange w:id="16145" w:author="James Vu" w:date="2024-04-18T22:33:00Z">
            <w:rPr>
              <w:b/>
              <w:lang w:val="af-ZA"/>
            </w:rPr>
          </w:rPrChange>
        </w:rPr>
        <w:pPrChange w:id="16146" w:author="James Vu" w:date="2024-04-18T22:33:00Z">
          <w:pPr/>
        </w:pPrChange>
      </w:pPr>
      <w:r w:rsidRPr="00167CE0">
        <w:rPr>
          <w:b/>
          <w:sz w:val="28"/>
          <w:szCs w:val="28"/>
          <w:lang w:val="af-ZA"/>
          <w:rPrChange w:id="16147" w:author="James Vu" w:date="2024-04-18T22:33:00Z">
            <w:rPr>
              <w:b/>
              <w:lang w:val="af-ZA"/>
            </w:rPr>
          </w:rPrChange>
        </w:rPr>
        <w:br w:type="page"/>
      </w:r>
    </w:p>
    <w:p w14:paraId="5733F7F1" w14:textId="6E736B8A" w:rsidR="001D6BCA" w:rsidRPr="00167CE0" w:rsidRDefault="001D6BCA">
      <w:pPr>
        <w:widowControl w:val="0"/>
        <w:spacing w:before="120" w:after="120"/>
        <w:ind w:firstLine="567"/>
        <w:jc w:val="both"/>
        <w:outlineLvl w:val="0"/>
        <w:rPr>
          <w:b/>
          <w:sz w:val="28"/>
          <w:szCs w:val="28"/>
          <w:lang w:val="af-ZA"/>
          <w:rPrChange w:id="16148" w:author="James Vu" w:date="2024-04-18T22:33:00Z">
            <w:rPr>
              <w:b/>
              <w:lang w:val="af-ZA"/>
            </w:rPr>
          </w:rPrChange>
        </w:rPr>
        <w:pPrChange w:id="16149" w:author="James Vu" w:date="2024-04-18T22:33:00Z">
          <w:pPr>
            <w:widowControl w:val="0"/>
            <w:spacing w:before="120" w:after="120"/>
            <w:ind w:firstLine="567"/>
            <w:outlineLvl w:val="0"/>
          </w:pPr>
        </w:pPrChange>
      </w:pPr>
      <w:r w:rsidRPr="00167CE0">
        <w:rPr>
          <w:b/>
          <w:sz w:val="28"/>
          <w:szCs w:val="28"/>
          <w:lang w:val="af-ZA"/>
          <w:rPrChange w:id="16150" w:author="James Vu" w:date="2024-04-18T22:33:00Z">
            <w:rPr>
              <w:b/>
              <w:lang w:val="af-ZA"/>
            </w:rPr>
          </w:rPrChange>
        </w:rPr>
        <w:lastRenderedPageBreak/>
        <w:t>III. KẾT LUẬN VÀ KIẾN NGHỊ</w:t>
      </w:r>
    </w:p>
    <w:p w14:paraId="7FBBB981" w14:textId="26757ED8" w:rsidR="001D6BCA" w:rsidRPr="00167CE0" w:rsidRDefault="001D6BCA">
      <w:pPr>
        <w:widowControl w:val="0"/>
        <w:spacing w:before="120" w:after="120"/>
        <w:ind w:firstLine="567"/>
        <w:jc w:val="both"/>
        <w:rPr>
          <w:sz w:val="28"/>
          <w:szCs w:val="28"/>
          <w:lang w:val="af-ZA"/>
          <w:rPrChange w:id="16151" w:author="James Vu" w:date="2024-04-18T22:33:00Z">
            <w:rPr>
              <w:lang w:val="af-ZA"/>
            </w:rPr>
          </w:rPrChange>
        </w:rPr>
        <w:pPrChange w:id="16152" w:author="James Vu" w:date="2024-04-18T22:33:00Z">
          <w:pPr>
            <w:widowControl w:val="0"/>
            <w:spacing w:before="120" w:after="120"/>
            <w:ind w:firstLine="567"/>
          </w:pPr>
        </w:pPrChange>
      </w:pPr>
      <w:r w:rsidRPr="00167CE0">
        <w:rPr>
          <w:sz w:val="28"/>
          <w:szCs w:val="28"/>
          <w:lang w:val="af-ZA"/>
          <w:rPrChange w:id="16153" w:author="James Vu" w:date="2024-04-18T22:33:00Z">
            <w:rPr>
              <w:lang w:val="af-ZA"/>
            </w:rPr>
          </w:rPrChange>
        </w:rPr>
        <w:t xml:space="preserve">Dự án </w:t>
      </w:r>
      <w:r w:rsidRPr="00167CE0">
        <w:rPr>
          <w:i/>
          <w:sz w:val="28"/>
          <w:szCs w:val="28"/>
          <w:lang w:val="af-ZA"/>
          <w:rPrChange w:id="16154" w:author="James Vu" w:date="2024-04-18T22:33:00Z">
            <w:rPr>
              <w:i/>
              <w:lang w:val="af-ZA"/>
            </w:rPr>
          </w:rPrChange>
        </w:rPr>
        <w:t>“</w:t>
      </w:r>
      <w:r w:rsidR="00305EA3" w:rsidRPr="00167CE0">
        <w:rPr>
          <w:i/>
          <w:sz w:val="28"/>
          <w:szCs w:val="28"/>
          <w:lang w:val="af-ZA"/>
          <w:rPrChange w:id="16155" w:author="James Vu" w:date="2024-04-18T22:33:00Z">
            <w:rPr>
              <w:i/>
              <w:lang w:val="af-ZA"/>
            </w:rPr>
          </w:rPrChange>
        </w:rPr>
        <w:t>Xây dựng hệ thống thông tin</w:t>
      </w:r>
      <w:r w:rsidR="00303BBE" w:rsidRPr="00167CE0">
        <w:rPr>
          <w:i/>
          <w:sz w:val="28"/>
          <w:szCs w:val="28"/>
          <w:lang w:val="af-ZA"/>
          <w:rPrChange w:id="16156" w:author="James Vu" w:date="2024-04-18T22:33:00Z">
            <w:rPr>
              <w:i/>
              <w:lang w:val="af-ZA"/>
            </w:rPr>
          </w:rPrChange>
        </w:rPr>
        <w:t xml:space="preserve"> quản lý</w:t>
      </w:r>
      <w:r w:rsidR="00305EA3" w:rsidRPr="00167CE0">
        <w:rPr>
          <w:i/>
          <w:sz w:val="28"/>
          <w:szCs w:val="28"/>
          <w:lang w:val="af-ZA"/>
          <w:rPrChange w:id="16157" w:author="James Vu" w:date="2024-04-18T22:33:00Z">
            <w:rPr>
              <w:i/>
              <w:lang w:val="af-ZA"/>
            </w:rPr>
          </w:rPrChange>
        </w:rPr>
        <w:t xml:space="preserve"> ngành nông nghiệp (giai đoạn </w:t>
      </w:r>
      <w:r w:rsidR="004B04D2" w:rsidRPr="00167CE0">
        <w:rPr>
          <w:i/>
          <w:sz w:val="28"/>
          <w:szCs w:val="28"/>
          <w:lang w:val="af-ZA"/>
          <w:rPrChange w:id="16158" w:author="James Vu" w:date="2024-04-18T22:33:00Z">
            <w:rPr>
              <w:i/>
              <w:lang w:val="af-ZA"/>
            </w:rPr>
          </w:rPrChange>
        </w:rPr>
        <w:t>I</w:t>
      </w:r>
      <w:r w:rsidR="00305EA3" w:rsidRPr="00167CE0">
        <w:rPr>
          <w:i/>
          <w:sz w:val="28"/>
          <w:szCs w:val="28"/>
          <w:lang w:val="af-ZA"/>
          <w:rPrChange w:id="16159" w:author="James Vu" w:date="2024-04-18T22:33:00Z">
            <w:rPr>
              <w:i/>
              <w:lang w:val="af-ZA"/>
            </w:rPr>
          </w:rPrChange>
        </w:rPr>
        <w:t>)</w:t>
      </w:r>
      <w:r w:rsidRPr="00167CE0">
        <w:rPr>
          <w:i/>
          <w:sz w:val="28"/>
          <w:szCs w:val="28"/>
          <w:lang w:val="af-ZA"/>
          <w:rPrChange w:id="16160" w:author="James Vu" w:date="2024-04-18T22:33:00Z">
            <w:rPr>
              <w:i/>
              <w:lang w:val="af-ZA"/>
            </w:rPr>
          </w:rPrChange>
        </w:rPr>
        <w:t>”</w:t>
      </w:r>
      <w:r w:rsidRPr="00167CE0">
        <w:rPr>
          <w:sz w:val="28"/>
          <w:szCs w:val="28"/>
          <w:lang w:val="af-ZA"/>
          <w:rPrChange w:id="16161" w:author="James Vu" w:date="2024-04-18T22:33:00Z">
            <w:rPr>
              <w:lang w:val="af-ZA"/>
            </w:rPr>
          </w:rPrChange>
        </w:rPr>
        <w:t xml:space="preserve"> là nhiệm vụ quan trọng và cần ưu tiên</w:t>
      </w:r>
      <w:r w:rsidR="00EC6FEB" w:rsidRPr="00167CE0">
        <w:rPr>
          <w:sz w:val="28"/>
          <w:szCs w:val="28"/>
          <w:lang w:val="af-ZA"/>
          <w:rPrChange w:id="16162" w:author="James Vu" w:date="2024-04-18T22:33:00Z">
            <w:rPr>
              <w:lang w:val="af-ZA"/>
            </w:rPr>
          </w:rPrChange>
        </w:rPr>
        <w:t xml:space="preserve"> thực hiện,</w:t>
      </w:r>
      <w:r w:rsidRPr="00167CE0">
        <w:rPr>
          <w:sz w:val="28"/>
          <w:szCs w:val="28"/>
          <w:lang w:val="af-ZA"/>
          <w:rPrChange w:id="16163" w:author="James Vu" w:date="2024-04-18T22:33:00Z">
            <w:rPr>
              <w:lang w:val="af-ZA"/>
            </w:rPr>
          </w:rPrChange>
        </w:rPr>
        <w:t xml:space="preserve"> </w:t>
      </w:r>
      <w:r w:rsidR="009566FD" w:rsidRPr="00167CE0">
        <w:rPr>
          <w:sz w:val="28"/>
          <w:szCs w:val="28"/>
          <w:lang w:val="af-ZA"/>
          <w:rPrChange w:id="16164" w:author="James Vu" w:date="2024-04-18T22:33:00Z">
            <w:rPr>
              <w:lang w:val="af-ZA"/>
            </w:rPr>
          </w:rPrChange>
        </w:rPr>
        <w:t>góp ph</w:t>
      </w:r>
      <w:r w:rsidR="00E51BCA" w:rsidRPr="00167CE0">
        <w:rPr>
          <w:sz w:val="28"/>
          <w:szCs w:val="28"/>
          <w:lang w:val="af-ZA"/>
          <w:rPrChange w:id="16165" w:author="James Vu" w:date="2024-04-18T22:33:00Z">
            <w:rPr>
              <w:lang w:val="af-ZA"/>
            </w:rPr>
          </w:rPrChange>
        </w:rPr>
        <w:t>ầ</w:t>
      </w:r>
      <w:r w:rsidR="009566FD" w:rsidRPr="00167CE0">
        <w:rPr>
          <w:sz w:val="28"/>
          <w:szCs w:val="28"/>
          <w:lang w:val="af-ZA"/>
          <w:rPrChange w:id="16166" w:author="James Vu" w:date="2024-04-18T22:33:00Z">
            <w:rPr>
              <w:lang w:val="af-ZA"/>
            </w:rPr>
          </w:rPrChange>
        </w:rPr>
        <w:t>n</w:t>
      </w:r>
      <w:r w:rsidR="00EC6FEB" w:rsidRPr="00167CE0">
        <w:rPr>
          <w:sz w:val="28"/>
          <w:szCs w:val="28"/>
          <w:lang w:val="af-ZA"/>
          <w:rPrChange w:id="16167" w:author="James Vu" w:date="2024-04-18T22:33:00Z">
            <w:rPr>
              <w:lang w:val="af-ZA"/>
            </w:rPr>
          </w:rPrChange>
        </w:rPr>
        <w:t xml:space="preserve"> đắc lực</w:t>
      </w:r>
      <w:r w:rsidR="009566FD" w:rsidRPr="00167CE0">
        <w:rPr>
          <w:sz w:val="28"/>
          <w:szCs w:val="28"/>
          <w:lang w:val="af-ZA"/>
          <w:rPrChange w:id="16168" w:author="James Vu" w:date="2024-04-18T22:33:00Z">
            <w:rPr>
              <w:lang w:val="af-ZA"/>
            </w:rPr>
          </w:rPrChange>
        </w:rPr>
        <w:t xml:space="preserve"> </w:t>
      </w:r>
      <w:r w:rsidR="004B04D2" w:rsidRPr="00167CE0">
        <w:rPr>
          <w:sz w:val="28"/>
          <w:szCs w:val="28"/>
          <w:lang w:val="af-ZA"/>
          <w:rPrChange w:id="16169" w:author="James Vu" w:date="2024-04-18T22:33:00Z">
            <w:rPr>
              <w:lang w:val="af-ZA"/>
            </w:rPr>
          </w:rPrChange>
        </w:rPr>
        <w:t xml:space="preserve">vào quá trình </w:t>
      </w:r>
      <w:r w:rsidR="009566FD" w:rsidRPr="00167CE0">
        <w:rPr>
          <w:sz w:val="28"/>
          <w:szCs w:val="28"/>
          <w:lang w:val="af-ZA"/>
          <w:rPrChange w:id="16170" w:author="James Vu" w:date="2024-04-18T22:33:00Z">
            <w:rPr>
              <w:lang w:val="af-ZA"/>
            </w:rPr>
          </w:rPrChange>
        </w:rPr>
        <w:t>chuyển đổi số</w:t>
      </w:r>
      <w:r w:rsidR="00305EA3" w:rsidRPr="00167CE0">
        <w:rPr>
          <w:sz w:val="28"/>
          <w:szCs w:val="28"/>
          <w:lang w:val="af-ZA"/>
          <w:rPrChange w:id="16171" w:author="James Vu" w:date="2024-04-18T22:33:00Z">
            <w:rPr>
              <w:lang w:val="af-ZA"/>
            </w:rPr>
          </w:rPrChange>
        </w:rPr>
        <w:t xml:space="preserve"> ngành </w:t>
      </w:r>
      <w:r w:rsidR="004B04D2" w:rsidRPr="00167CE0">
        <w:rPr>
          <w:sz w:val="28"/>
          <w:szCs w:val="28"/>
          <w:lang w:val="af-ZA"/>
          <w:rPrChange w:id="16172" w:author="James Vu" w:date="2024-04-18T22:33:00Z">
            <w:rPr>
              <w:lang w:val="af-ZA"/>
            </w:rPr>
          </w:rPrChange>
        </w:rPr>
        <w:t>n</w:t>
      </w:r>
      <w:r w:rsidR="00305EA3" w:rsidRPr="00167CE0">
        <w:rPr>
          <w:sz w:val="28"/>
          <w:szCs w:val="28"/>
          <w:lang w:val="af-ZA"/>
          <w:rPrChange w:id="16173" w:author="James Vu" w:date="2024-04-18T22:33:00Z">
            <w:rPr>
              <w:lang w:val="af-ZA"/>
            </w:rPr>
          </w:rPrChange>
        </w:rPr>
        <w:t>ông nghiệp</w:t>
      </w:r>
      <w:r w:rsidR="009566FD" w:rsidRPr="00167CE0">
        <w:rPr>
          <w:sz w:val="28"/>
          <w:szCs w:val="28"/>
          <w:lang w:val="af-ZA"/>
          <w:rPrChange w:id="16174" w:author="James Vu" w:date="2024-04-18T22:33:00Z">
            <w:rPr>
              <w:lang w:val="af-ZA"/>
            </w:rPr>
          </w:rPrChange>
        </w:rPr>
        <w:t>,</w:t>
      </w:r>
      <w:r w:rsidR="00672E96" w:rsidRPr="00167CE0">
        <w:rPr>
          <w:sz w:val="28"/>
          <w:szCs w:val="28"/>
          <w:lang w:val="af-ZA"/>
          <w:rPrChange w:id="16175" w:author="James Vu" w:date="2024-04-18T22:33:00Z">
            <w:rPr>
              <w:lang w:val="af-ZA"/>
            </w:rPr>
          </w:rPrChange>
        </w:rPr>
        <w:t xml:space="preserve"> thúc đẩy phát triển</w:t>
      </w:r>
      <w:r w:rsidR="009566FD" w:rsidRPr="00167CE0">
        <w:rPr>
          <w:sz w:val="28"/>
          <w:szCs w:val="28"/>
          <w:lang w:val="af-ZA"/>
          <w:rPrChange w:id="16176" w:author="James Vu" w:date="2024-04-18T22:33:00Z">
            <w:rPr>
              <w:lang w:val="af-ZA"/>
            </w:rPr>
          </w:rPrChange>
        </w:rPr>
        <w:t xml:space="preserve"> Chính quyền số tỉnh Khánh Hòa.</w:t>
      </w:r>
    </w:p>
    <w:p w14:paraId="5493C06D" w14:textId="255C6549" w:rsidR="00971F06" w:rsidRPr="00167CE0" w:rsidRDefault="00FB3E05">
      <w:pPr>
        <w:widowControl w:val="0"/>
        <w:spacing w:before="120" w:after="120"/>
        <w:ind w:firstLine="567"/>
        <w:jc w:val="both"/>
        <w:rPr>
          <w:sz w:val="28"/>
          <w:szCs w:val="28"/>
          <w:lang w:val="af-ZA"/>
          <w:rPrChange w:id="16177" w:author="James Vu" w:date="2024-04-18T22:33:00Z">
            <w:rPr>
              <w:lang w:val="af-ZA"/>
            </w:rPr>
          </w:rPrChange>
        </w:rPr>
        <w:pPrChange w:id="16178" w:author="James Vu" w:date="2024-04-18T22:33:00Z">
          <w:pPr>
            <w:widowControl w:val="0"/>
            <w:spacing w:before="120" w:after="120"/>
            <w:ind w:firstLine="567"/>
          </w:pPr>
        </w:pPrChange>
      </w:pPr>
      <w:r w:rsidRPr="00167CE0">
        <w:rPr>
          <w:sz w:val="28"/>
          <w:szCs w:val="28"/>
          <w:lang w:val="af-ZA"/>
          <w:rPrChange w:id="16179" w:author="James Vu" w:date="2024-04-18T22:33:00Z">
            <w:rPr>
              <w:lang w:val="af-ZA"/>
            </w:rPr>
          </w:rPrChange>
        </w:rPr>
        <w:t xml:space="preserve">Với các nội dung trên, Sở Nông nghiệp và PTNT kính trình UBND tỉnh, Sở Kế hoạch và Đầu tư xem xét, thẩm định, trình cấp có thẩm quyền quyết định chủ trương đầu tư./. </w:t>
      </w:r>
    </w:p>
    <w:p w14:paraId="3EC39E51" w14:textId="0A8897D5" w:rsidR="00BE0D21" w:rsidRPr="00BE0D21" w:rsidRDefault="00971F06" w:rsidP="00BE0D21">
      <w:pPr>
        <w:tabs>
          <w:tab w:val="left" w:pos="2461"/>
        </w:tabs>
        <w:jc w:val="both"/>
        <w:rPr>
          <w:sz w:val="28"/>
          <w:szCs w:val="28"/>
          <w:lang w:val="af-ZA"/>
          <w:rPrChange w:id="16180" w:author="James Vu" w:date="2024-04-18T22:33:00Z">
            <w:rPr>
              <w:lang w:val="af-ZA"/>
            </w:rPr>
          </w:rPrChange>
        </w:rPr>
        <w:sectPr w:rsidR="00BE0D21" w:rsidRPr="00BE0D21" w:rsidSect="003E6934">
          <w:headerReference w:type="default" r:id="rId14"/>
          <w:footerReference w:type="first" r:id="rId15"/>
          <w:pgSz w:w="11907" w:h="16840" w:code="9"/>
          <w:pgMar w:top="1134" w:right="1134" w:bottom="1134" w:left="1701" w:header="680" w:footer="567"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81"/>
        </w:sectPr>
        <w:pPrChange w:id="16186" w:author="James Vu" w:date="2024-04-18T22:33:00Z">
          <w:pPr>
            <w:tabs>
              <w:tab w:val="left" w:pos="2461"/>
            </w:tabs>
          </w:pPr>
        </w:pPrChange>
      </w:pPr>
      <w:r w:rsidRPr="00167CE0">
        <w:rPr>
          <w:sz w:val="28"/>
          <w:szCs w:val="28"/>
          <w:lang w:val="af-ZA"/>
          <w:rPrChange w:id="16187" w:author="James Vu" w:date="2024-04-18T22:33:00Z">
            <w:rPr>
              <w:lang w:val="af-ZA"/>
            </w:rPr>
          </w:rPrChange>
        </w:rPr>
        <w:tab/>
      </w:r>
    </w:p>
    <w:p w14:paraId="3C533C33" w14:textId="09F0E053" w:rsidR="000843E6" w:rsidRPr="00167CE0" w:rsidRDefault="000843E6">
      <w:pPr>
        <w:widowControl w:val="0"/>
        <w:jc w:val="both"/>
        <w:outlineLvl w:val="0"/>
        <w:rPr>
          <w:b/>
          <w:bCs/>
          <w:sz w:val="28"/>
          <w:szCs w:val="28"/>
          <w:lang w:val="it-IT"/>
          <w:rPrChange w:id="16188" w:author="James Vu" w:date="2024-04-18T22:33:00Z">
            <w:rPr>
              <w:b/>
              <w:bCs/>
              <w:sz w:val="26"/>
              <w:szCs w:val="26"/>
              <w:lang w:val="it-IT"/>
            </w:rPr>
          </w:rPrChange>
        </w:rPr>
        <w:pPrChange w:id="16189" w:author="James Vu" w:date="2024-04-18T22:33:00Z">
          <w:pPr>
            <w:widowControl w:val="0"/>
            <w:jc w:val="center"/>
            <w:outlineLvl w:val="0"/>
          </w:pPr>
        </w:pPrChange>
      </w:pPr>
      <w:r w:rsidRPr="00167CE0">
        <w:rPr>
          <w:b/>
          <w:bCs/>
          <w:sz w:val="28"/>
          <w:szCs w:val="28"/>
          <w:lang w:val="it-IT"/>
          <w:rPrChange w:id="16190" w:author="James Vu" w:date="2024-04-18T22:33:00Z">
            <w:rPr>
              <w:b/>
              <w:bCs/>
              <w:sz w:val="26"/>
              <w:szCs w:val="26"/>
              <w:lang w:val="it-IT"/>
            </w:rPr>
          </w:rPrChange>
        </w:rPr>
        <w:lastRenderedPageBreak/>
        <w:t>Phụ lục I</w:t>
      </w:r>
    </w:p>
    <w:p w14:paraId="1A697FCE" w14:textId="63628847" w:rsidR="000843E6" w:rsidRPr="00167CE0" w:rsidRDefault="00407C8E">
      <w:pPr>
        <w:widowControl w:val="0"/>
        <w:jc w:val="both"/>
        <w:outlineLvl w:val="0"/>
        <w:rPr>
          <w:b/>
          <w:bCs/>
          <w:sz w:val="28"/>
          <w:szCs w:val="28"/>
          <w:lang w:val="it-IT"/>
          <w:rPrChange w:id="16191" w:author="James Vu" w:date="2024-04-18T22:33:00Z">
            <w:rPr>
              <w:b/>
              <w:bCs/>
              <w:sz w:val="26"/>
              <w:szCs w:val="26"/>
              <w:lang w:val="it-IT"/>
            </w:rPr>
          </w:rPrChange>
        </w:rPr>
        <w:pPrChange w:id="16192" w:author="James Vu" w:date="2024-04-18T22:33:00Z">
          <w:pPr>
            <w:widowControl w:val="0"/>
            <w:jc w:val="center"/>
            <w:outlineLvl w:val="0"/>
          </w:pPr>
        </w:pPrChange>
      </w:pPr>
      <w:r w:rsidRPr="00167CE0">
        <w:rPr>
          <w:b/>
          <w:bCs/>
          <w:sz w:val="28"/>
          <w:szCs w:val="28"/>
          <w:lang w:val="it-IT"/>
          <w:rPrChange w:id="16193" w:author="James Vu" w:date="2024-04-18T22:33:00Z">
            <w:rPr>
              <w:b/>
              <w:bCs/>
              <w:sz w:val="26"/>
              <w:szCs w:val="26"/>
              <w:lang w:val="it-IT"/>
            </w:rPr>
          </w:rPrChange>
        </w:rPr>
        <w:t xml:space="preserve">CHI TIẾT </w:t>
      </w:r>
      <w:r w:rsidR="000843E6" w:rsidRPr="00167CE0">
        <w:rPr>
          <w:b/>
          <w:bCs/>
          <w:sz w:val="28"/>
          <w:szCs w:val="28"/>
          <w:lang w:val="it-IT"/>
          <w:rPrChange w:id="16194" w:author="James Vu" w:date="2024-04-18T22:33:00Z">
            <w:rPr>
              <w:b/>
              <w:bCs/>
              <w:sz w:val="26"/>
              <w:szCs w:val="26"/>
              <w:lang w:val="it-IT"/>
            </w:rPr>
          </w:rPrChange>
        </w:rPr>
        <w:t>TỔNG MỨC ĐẦU TƯ</w:t>
      </w:r>
    </w:p>
    <w:p w14:paraId="5C58B22A" w14:textId="77777777" w:rsidR="000843E6" w:rsidRDefault="000843E6" w:rsidP="00167CE0">
      <w:pPr>
        <w:widowControl w:val="0"/>
        <w:spacing w:before="120" w:after="120"/>
        <w:jc w:val="both"/>
        <w:rPr>
          <w:ins w:id="16195" w:author="James Vu" w:date="2024-04-18T23:29:00Z"/>
          <w:i/>
          <w:iCs/>
          <w:sz w:val="28"/>
          <w:szCs w:val="28"/>
          <w:lang w:val="it-IT"/>
        </w:rPr>
      </w:pPr>
      <w:r w:rsidRPr="00167CE0">
        <w:rPr>
          <w:i/>
          <w:iCs/>
          <w:sz w:val="28"/>
          <w:szCs w:val="28"/>
          <w:lang w:val="it-IT"/>
          <w:rPrChange w:id="16196" w:author="James Vu" w:date="2024-04-18T22:33:00Z">
            <w:rPr>
              <w:i/>
              <w:iCs/>
              <w:sz w:val="26"/>
              <w:szCs w:val="26"/>
              <w:lang w:val="it-IT"/>
            </w:rPr>
          </w:rPrChange>
        </w:rPr>
        <w:t>Đơn vị tính: Việt Nam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6197" w:author="James Vu" w:date="2024-04-19T00:25:00Z">
          <w:tblPr>
            <w:tblW w:w="0" w:type="auto"/>
            <w:tblLayout w:type="fixed"/>
            <w:tblLook w:val="04A0" w:firstRow="1" w:lastRow="0" w:firstColumn="1" w:lastColumn="0" w:noHBand="0" w:noVBand="1"/>
          </w:tblPr>
        </w:tblPrChange>
      </w:tblPr>
      <w:tblGrid>
        <w:gridCol w:w="846"/>
        <w:gridCol w:w="2835"/>
        <w:gridCol w:w="1134"/>
        <w:gridCol w:w="1134"/>
        <w:gridCol w:w="1843"/>
        <w:gridCol w:w="1842"/>
        <w:gridCol w:w="1560"/>
        <w:gridCol w:w="1768"/>
        <w:gridCol w:w="1487"/>
        <w:tblGridChange w:id="16198">
          <w:tblGrid>
            <w:gridCol w:w="846"/>
            <w:gridCol w:w="2835"/>
            <w:gridCol w:w="1134"/>
            <w:gridCol w:w="1134"/>
            <w:gridCol w:w="283"/>
            <w:gridCol w:w="1560"/>
            <w:gridCol w:w="1842"/>
            <w:gridCol w:w="1560"/>
            <w:gridCol w:w="1768"/>
            <w:gridCol w:w="1487"/>
          </w:tblGrid>
        </w:tblGridChange>
      </w:tblGrid>
      <w:tr w:rsidR="001873A6" w:rsidRPr="00B053AF" w14:paraId="2EC1CC68" w14:textId="77777777" w:rsidTr="003C02FF">
        <w:trPr>
          <w:trHeight w:val="20"/>
          <w:ins w:id="16199" w:author="James Vu" w:date="2024-04-18T23:29:00Z"/>
          <w:trPrChange w:id="16200" w:author="James Vu" w:date="2024-04-19T00:25:00Z">
            <w:trPr>
              <w:trHeight w:val="680"/>
            </w:trPr>
          </w:trPrChange>
        </w:trPr>
        <w:tc>
          <w:tcPr>
            <w:tcW w:w="846" w:type="dxa"/>
            <w:shd w:val="clear" w:color="auto" w:fill="auto"/>
            <w:vAlign w:val="center"/>
            <w:hideMark/>
            <w:tcPrChange w:id="16201" w:author="James Vu" w:date="2024-04-19T00:25:00Z">
              <w:tcPr>
                <w:tcW w:w="846" w:type="dxa"/>
                <w:tcBorders>
                  <w:top w:val="single" w:sz="4" w:space="0" w:color="auto"/>
                  <w:left w:val="single" w:sz="4" w:space="0" w:color="auto"/>
                  <w:bottom w:val="single" w:sz="4" w:space="0" w:color="auto"/>
                  <w:right w:val="single" w:sz="4" w:space="0" w:color="auto"/>
                </w:tcBorders>
                <w:shd w:val="clear" w:color="000000" w:fill="95B3D7"/>
                <w:vAlign w:val="center"/>
                <w:hideMark/>
              </w:tcPr>
            </w:tcPrChange>
          </w:tcPr>
          <w:p w14:paraId="066B331C" w14:textId="77777777" w:rsidR="001873A6" w:rsidRPr="00B053AF" w:rsidRDefault="001873A6" w:rsidP="001873A6">
            <w:pPr>
              <w:jc w:val="center"/>
              <w:rPr>
                <w:ins w:id="16202" w:author="James Vu" w:date="2024-04-18T23:29:00Z"/>
                <w:b/>
                <w:bCs/>
                <w:sz w:val="22"/>
                <w:szCs w:val="22"/>
                <w:rPrChange w:id="16203" w:author="James Vu" w:date="2024-04-18T23:51:00Z">
                  <w:rPr>
                    <w:ins w:id="16204" w:author="James Vu" w:date="2024-04-18T23:29:00Z"/>
                    <w:b/>
                    <w:bCs/>
                  </w:rPr>
                </w:rPrChange>
              </w:rPr>
            </w:pPr>
            <w:ins w:id="16205" w:author="James Vu" w:date="2024-04-18T23:29:00Z">
              <w:r w:rsidRPr="00B053AF">
                <w:rPr>
                  <w:b/>
                  <w:bCs/>
                  <w:sz w:val="22"/>
                  <w:szCs w:val="22"/>
                  <w:rPrChange w:id="16206" w:author="James Vu" w:date="2024-04-18T23:51:00Z">
                    <w:rPr>
                      <w:b/>
                      <w:bCs/>
                    </w:rPr>
                  </w:rPrChange>
                </w:rPr>
                <w:t>STT</w:t>
              </w:r>
            </w:ins>
          </w:p>
        </w:tc>
        <w:tc>
          <w:tcPr>
            <w:tcW w:w="2835" w:type="dxa"/>
            <w:shd w:val="clear" w:color="auto" w:fill="auto"/>
            <w:vAlign w:val="center"/>
            <w:hideMark/>
            <w:tcPrChange w:id="16207" w:author="James Vu" w:date="2024-04-19T00:25:00Z">
              <w:tcPr>
                <w:tcW w:w="2835" w:type="dxa"/>
                <w:tcBorders>
                  <w:top w:val="single" w:sz="4" w:space="0" w:color="auto"/>
                  <w:left w:val="nil"/>
                  <w:bottom w:val="single" w:sz="4" w:space="0" w:color="auto"/>
                  <w:right w:val="single" w:sz="4" w:space="0" w:color="auto"/>
                </w:tcBorders>
                <w:shd w:val="clear" w:color="000000" w:fill="95B3D7"/>
                <w:vAlign w:val="center"/>
                <w:hideMark/>
              </w:tcPr>
            </w:tcPrChange>
          </w:tcPr>
          <w:p w14:paraId="599470C4" w14:textId="77777777" w:rsidR="001873A6" w:rsidRPr="00B053AF" w:rsidRDefault="001873A6" w:rsidP="001873A6">
            <w:pPr>
              <w:jc w:val="center"/>
              <w:rPr>
                <w:ins w:id="16208" w:author="James Vu" w:date="2024-04-18T23:29:00Z"/>
                <w:b/>
                <w:bCs/>
                <w:sz w:val="22"/>
                <w:szCs w:val="22"/>
                <w:rPrChange w:id="16209" w:author="James Vu" w:date="2024-04-18T23:51:00Z">
                  <w:rPr>
                    <w:ins w:id="16210" w:author="James Vu" w:date="2024-04-18T23:29:00Z"/>
                    <w:b/>
                    <w:bCs/>
                  </w:rPr>
                </w:rPrChange>
              </w:rPr>
            </w:pPr>
            <w:ins w:id="16211" w:author="James Vu" w:date="2024-04-18T23:29:00Z">
              <w:r w:rsidRPr="00B053AF">
                <w:rPr>
                  <w:b/>
                  <w:bCs/>
                  <w:sz w:val="22"/>
                  <w:szCs w:val="22"/>
                  <w:rPrChange w:id="16212" w:author="James Vu" w:date="2024-04-18T23:51:00Z">
                    <w:rPr>
                      <w:b/>
                      <w:bCs/>
                    </w:rPr>
                  </w:rPrChange>
                </w:rPr>
                <w:t>Danh mục chi phí</w:t>
              </w:r>
            </w:ins>
          </w:p>
        </w:tc>
        <w:tc>
          <w:tcPr>
            <w:tcW w:w="1134" w:type="dxa"/>
            <w:shd w:val="clear" w:color="auto" w:fill="auto"/>
            <w:vAlign w:val="center"/>
            <w:hideMark/>
            <w:tcPrChange w:id="16213" w:author="James Vu" w:date="2024-04-19T00:25:00Z">
              <w:tcPr>
                <w:tcW w:w="1134" w:type="dxa"/>
                <w:tcBorders>
                  <w:top w:val="single" w:sz="4" w:space="0" w:color="auto"/>
                  <w:left w:val="nil"/>
                  <w:bottom w:val="single" w:sz="4" w:space="0" w:color="auto"/>
                  <w:right w:val="single" w:sz="4" w:space="0" w:color="auto"/>
                </w:tcBorders>
                <w:shd w:val="clear" w:color="000000" w:fill="95B3D7"/>
                <w:vAlign w:val="center"/>
                <w:hideMark/>
              </w:tcPr>
            </w:tcPrChange>
          </w:tcPr>
          <w:p w14:paraId="2EB706DD" w14:textId="77777777" w:rsidR="001873A6" w:rsidRPr="00B053AF" w:rsidRDefault="001873A6" w:rsidP="001873A6">
            <w:pPr>
              <w:jc w:val="center"/>
              <w:rPr>
                <w:ins w:id="16214" w:author="James Vu" w:date="2024-04-18T23:29:00Z"/>
                <w:b/>
                <w:bCs/>
                <w:sz w:val="22"/>
                <w:szCs w:val="22"/>
                <w:rPrChange w:id="16215" w:author="James Vu" w:date="2024-04-18T23:51:00Z">
                  <w:rPr>
                    <w:ins w:id="16216" w:author="James Vu" w:date="2024-04-18T23:29:00Z"/>
                    <w:b/>
                    <w:bCs/>
                  </w:rPr>
                </w:rPrChange>
              </w:rPr>
            </w:pPr>
            <w:ins w:id="16217" w:author="James Vu" w:date="2024-04-18T23:29:00Z">
              <w:r w:rsidRPr="00B053AF">
                <w:rPr>
                  <w:b/>
                  <w:bCs/>
                  <w:sz w:val="22"/>
                  <w:szCs w:val="22"/>
                  <w:rPrChange w:id="16218" w:author="James Vu" w:date="2024-04-18T23:51:00Z">
                    <w:rPr>
                      <w:b/>
                      <w:bCs/>
                    </w:rPr>
                  </w:rPrChange>
                </w:rPr>
                <w:t>Định mức</w:t>
              </w:r>
            </w:ins>
          </w:p>
        </w:tc>
        <w:tc>
          <w:tcPr>
            <w:tcW w:w="1134" w:type="dxa"/>
            <w:shd w:val="clear" w:color="auto" w:fill="auto"/>
            <w:vAlign w:val="center"/>
            <w:hideMark/>
            <w:tcPrChange w:id="16219" w:author="James Vu" w:date="2024-04-19T00:25:00Z">
              <w:tcPr>
                <w:tcW w:w="1417" w:type="dxa"/>
                <w:gridSpan w:val="2"/>
                <w:tcBorders>
                  <w:top w:val="single" w:sz="4" w:space="0" w:color="auto"/>
                  <w:left w:val="nil"/>
                  <w:bottom w:val="single" w:sz="4" w:space="0" w:color="auto"/>
                  <w:right w:val="single" w:sz="4" w:space="0" w:color="auto"/>
                </w:tcBorders>
                <w:shd w:val="clear" w:color="000000" w:fill="95B3D7"/>
                <w:vAlign w:val="center"/>
                <w:hideMark/>
              </w:tcPr>
            </w:tcPrChange>
          </w:tcPr>
          <w:p w14:paraId="3E8F2932" w14:textId="77777777" w:rsidR="001873A6" w:rsidRPr="00B053AF" w:rsidRDefault="001873A6" w:rsidP="001873A6">
            <w:pPr>
              <w:jc w:val="center"/>
              <w:rPr>
                <w:ins w:id="16220" w:author="James Vu" w:date="2024-04-18T23:29:00Z"/>
                <w:b/>
                <w:bCs/>
                <w:sz w:val="22"/>
                <w:szCs w:val="22"/>
                <w:rPrChange w:id="16221" w:author="James Vu" w:date="2024-04-18T23:51:00Z">
                  <w:rPr>
                    <w:ins w:id="16222" w:author="James Vu" w:date="2024-04-18T23:29:00Z"/>
                    <w:b/>
                    <w:bCs/>
                  </w:rPr>
                </w:rPrChange>
              </w:rPr>
            </w:pPr>
            <w:ins w:id="16223" w:author="James Vu" w:date="2024-04-18T23:29:00Z">
              <w:r w:rsidRPr="00B053AF">
                <w:rPr>
                  <w:b/>
                  <w:bCs/>
                  <w:sz w:val="22"/>
                  <w:szCs w:val="22"/>
                  <w:rPrChange w:id="16224" w:author="James Vu" w:date="2024-04-18T23:51:00Z">
                    <w:rPr>
                      <w:b/>
                      <w:bCs/>
                    </w:rPr>
                  </w:rPrChange>
                </w:rPr>
                <w:t>Ký hiệu</w:t>
              </w:r>
            </w:ins>
          </w:p>
        </w:tc>
        <w:tc>
          <w:tcPr>
            <w:tcW w:w="1843" w:type="dxa"/>
            <w:shd w:val="clear" w:color="auto" w:fill="auto"/>
            <w:vAlign w:val="center"/>
            <w:hideMark/>
            <w:tcPrChange w:id="16225" w:author="James Vu" w:date="2024-04-19T00:25:00Z">
              <w:tcPr>
                <w:tcW w:w="1560" w:type="dxa"/>
                <w:tcBorders>
                  <w:top w:val="single" w:sz="4" w:space="0" w:color="auto"/>
                  <w:left w:val="nil"/>
                  <w:bottom w:val="single" w:sz="4" w:space="0" w:color="auto"/>
                  <w:right w:val="single" w:sz="4" w:space="0" w:color="auto"/>
                </w:tcBorders>
                <w:shd w:val="clear" w:color="000000" w:fill="95B3D7"/>
                <w:vAlign w:val="center"/>
                <w:hideMark/>
              </w:tcPr>
            </w:tcPrChange>
          </w:tcPr>
          <w:p w14:paraId="152C45FF" w14:textId="15A63D13" w:rsidR="001873A6" w:rsidRPr="00B053AF" w:rsidRDefault="001873A6" w:rsidP="001873A6">
            <w:pPr>
              <w:jc w:val="center"/>
              <w:rPr>
                <w:ins w:id="16226" w:author="James Vu" w:date="2024-04-18T23:29:00Z"/>
                <w:b/>
                <w:bCs/>
                <w:sz w:val="22"/>
                <w:szCs w:val="22"/>
                <w:rPrChange w:id="16227" w:author="James Vu" w:date="2024-04-18T23:51:00Z">
                  <w:rPr>
                    <w:ins w:id="16228" w:author="James Vu" w:date="2024-04-18T23:29:00Z"/>
                    <w:b/>
                    <w:bCs/>
                  </w:rPr>
                </w:rPrChange>
              </w:rPr>
            </w:pPr>
            <w:ins w:id="16229" w:author="James Vu" w:date="2024-04-18T23:29:00Z">
              <w:r w:rsidRPr="00B053AF">
                <w:rPr>
                  <w:b/>
                  <w:bCs/>
                  <w:sz w:val="22"/>
                  <w:szCs w:val="22"/>
                  <w:rPrChange w:id="16230" w:author="James Vu" w:date="2024-04-18T23:51:00Z">
                    <w:rPr>
                      <w:b/>
                      <w:bCs/>
                    </w:rPr>
                  </w:rPrChange>
                </w:rPr>
                <w:t>Giá trị tính định mức</w:t>
              </w:r>
            </w:ins>
          </w:p>
        </w:tc>
        <w:tc>
          <w:tcPr>
            <w:tcW w:w="1842" w:type="dxa"/>
            <w:shd w:val="clear" w:color="auto" w:fill="auto"/>
            <w:vAlign w:val="center"/>
            <w:hideMark/>
            <w:tcPrChange w:id="16231" w:author="James Vu" w:date="2024-04-19T00:25:00Z">
              <w:tcPr>
                <w:tcW w:w="1842" w:type="dxa"/>
                <w:tcBorders>
                  <w:top w:val="single" w:sz="4" w:space="0" w:color="auto"/>
                  <w:left w:val="nil"/>
                  <w:bottom w:val="single" w:sz="4" w:space="0" w:color="auto"/>
                  <w:right w:val="single" w:sz="4" w:space="0" w:color="auto"/>
                </w:tcBorders>
                <w:shd w:val="clear" w:color="000000" w:fill="95B3D7"/>
                <w:vAlign w:val="center"/>
                <w:hideMark/>
              </w:tcPr>
            </w:tcPrChange>
          </w:tcPr>
          <w:p w14:paraId="5E861184" w14:textId="0023045C" w:rsidR="001873A6" w:rsidRPr="00B053AF" w:rsidRDefault="001873A6" w:rsidP="001873A6">
            <w:pPr>
              <w:jc w:val="center"/>
              <w:rPr>
                <w:ins w:id="16232" w:author="James Vu" w:date="2024-04-18T23:29:00Z"/>
                <w:b/>
                <w:bCs/>
                <w:sz w:val="22"/>
                <w:szCs w:val="22"/>
                <w:rPrChange w:id="16233" w:author="James Vu" w:date="2024-04-18T23:51:00Z">
                  <w:rPr>
                    <w:ins w:id="16234" w:author="James Vu" w:date="2024-04-18T23:29:00Z"/>
                    <w:b/>
                    <w:bCs/>
                  </w:rPr>
                </w:rPrChange>
              </w:rPr>
            </w:pPr>
            <w:ins w:id="16235" w:author="James Vu" w:date="2024-04-18T23:29:00Z">
              <w:r w:rsidRPr="00B053AF">
                <w:rPr>
                  <w:b/>
                  <w:bCs/>
                  <w:sz w:val="22"/>
                  <w:szCs w:val="22"/>
                  <w:rPrChange w:id="16236" w:author="James Vu" w:date="2024-04-18T23:51:00Z">
                    <w:rPr>
                      <w:b/>
                      <w:bCs/>
                    </w:rPr>
                  </w:rPrChange>
                </w:rPr>
                <w:t>Chi phí trước thuế</w:t>
              </w:r>
            </w:ins>
          </w:p>
        </w:tc>
        <w:tc>
          <w:tcPr>
            <w:tcW w:w="1560" w:type="dxa"/>
            <w:shd w:val="clear" w:color="auto" w:fill="auto"/>
            <w:vAlign w:val="center"/>
            <w:hideMark/>
            <w:tcPrChange w:id="16237" w:author="James Vu" w:date="2024-04-19T00:25:00Z">
              <w:tcPr>
                <w:tcW w:w="1560" w:type="dxa"/>
                <w:tcBorders>
                  <w:top w:val="single" w:sz="4" w:space="0" w:color="auto"/>
                  <w:left w:val="nil"/>
                  <w:bottom w:val="single" w:sz="4" w:space="0" w:color="auto"/>
                  <w:right w:val="single" w:sz="4" w:space="0" w:color="auto"/>
                </w:tcBorders>
                <w:shd w:val="clear" w:color="000000" w:fill="95B3D7"/>
                <w:vAlign w:val="center"/>
                <w:hideMark/>
              </w:tcPr>
            </w:tcPrChange>
          </w:tcPr>
          <w:p w14:paraId="585AD28A" w14:textId="541E53ED" w:rsidR="001873A6" w:rsidRPr="00B053AF" w:rsidRDefault="001873A6" w:rsidP="001873A6">
            <w:pPr>
              <w:jc w:val="center"/>
              <w:rPr>
                <w:ins w:id="16238" w:author="James Vu" w:date="2024-04-18T23:29:00Z"/>
                <w:b/>
                <w:bCs/>
                <w:sz w:val="22"/>
                <w:szCs w:val="22"/>
                <w:rPrChange w:id="16239" w:author="James Vu" w:date="2024-04-18T23:51:00Z">
                  <w:rPr>
                    <w:ins w:id="16240" w:author="James Vu" w:date="2024-04-18T23:29:00Z"/>
                    <w:b/>
                    <w:bCs/>
                  </w:rPr>
                </w:rPrChange>
              </w:rPr>
            </w:pPr>
            <w:ins w:id="16241" w:author="James Vu" w:date="2024-04-18T23:29:00Z">
              <w:r w:rsidRPr="00B053AF">
                <w:rPr>
                  <w:b/>
                  <w:bCs/>
                  <w:sz w:val="22"/>
                  <w:szCs w:val="22"/>
                  <w:rPrChange w:id="16242" w:author="James Vu" w:date="2024-04-18T23:51:00Z">
                    <w:rPr>
                      <w:b/>
                      <w:bCs/>
                    </w:rPr>
                  </w:rPrChange>
                </w:rPr>
                <w:t>Thuế VAT</w:t>
              </w:r>
            </w:ins>
          </w:p>
        </w:tc>
        <w:tc>
          <w:tcPr>
            <w:tcW w:w="1768" w:type="dxa"/>
            <w:shd w:val="clear" w:color="auto" w:fill="auto"/>
            <w:vAlign w:val="center"/>
            <w:hideMark/>
            <w:tcPrChange w:id="16243" w:author="James Vu" w:date="2024-04-19T00:25:00Z">
              <w:tcPr>
                <w:tcW w:w="1768" w:type="dxa"/>
                <w:tcBorders>
                  <w:top w:val="single" w:sz="4" w:space="0" w:color="auto"/>
                  <w:left w:val="nil"/>
                  <w:bottom w:val="single" w:sz="4" w:space="0" w:color="auto"/>
                  <w:right w:val="single" w:sz="4" w:space="0" w:color="auto"/>
                </w:tcBorders>
                <w:shd w:val="clear" w:color="000000" w:fill="95B3D7"/>
                <w:vAlign w:val="center"/>
                <w:hideMark/>
              </w:tcPr>
            </w:tcPrChange>
          </w:tcPr>
          <w:p w14:paraId="2F4BCCF4" w14:textId="056A5F94" w:rsidR="001873A6" w:rsidRPr="00B053AF" w:rsidRDefault="001873A6" w:rsidP="001873A6">
            <w:pPr>
              <w:jc w:val="center"/>
              <w:rPr>
                <w:ins w:id="16244" w:author="James Vu" w:date="2024-04-18T23:29:00Z"/>
                <w:b/>
                <w:bCs/>
                <w:sz w:val="22"/>
                <w:szCs w:val="22"/>
                <w:rPrChange w:id="16245" w:author="James Vu" w:date="2024-04-18T23:51:00Z">
                  <w:rPr>
                    <w:ins w:id="16246" w:author="James Vu" w:date="2024-04-18T23:29:00Z"/>
                    <w:b/>
                    <w:bCs/>
                  </w:rPr>
                </w:rPrChange>
              </w:rPr>
            </w:pPr>
            <w:ins w:id="16247" w:author="James Vu" w:date="2024-04-18T23:29:00Z">
              <w:r w:rsidRPr="00B053AF">
                <w:rPr>
                  <w:b/>
                  <w:bCs/>
                  <w:sz w:val="22"/>
                  <w:szCs w:val="22"/>
                  <w:rPrChange w:id="16248" w:author="James Vu" w:date="2024-04-18T23:51:00Z">
                    <w:rPr>
                      <w:b/>
                      <w:bCs/>
                    </w:rPr>
                  </w:rPrChange>
                </w:rPr>
                <w:t>Chi phí sau thuế</w:t>
              </w:r>
            </w:ins>
          </w:p>
        </w:tc>
        <w:tc>
          <w:tcPr>
            <w:tcW w:w="1487" w:type="dxa"/>
            <w:shd w:val="clear" w:color="auto" w:fill="auto"/>
            <w:vAlign w:val="center"/>
            <w:hideMark/>
            <w:tcPrChange w:id="16249" w:author="James Vu" w:date="2024-04-19T00:25:00Z">
              <w:tcPr>
                <w:tcW w:w="1487" w:type="dxa"/>
                <w:tcBorders>
                  <w:top w:val="single" w:sz="4" w:space="0" w:color="auto"/>
                  <w:left w:val="nil"/>
                  <w:bottom w:val="single" w:sz="4" w:space="0" w:color="auto"/>
                  <w:right w:val="single" w:sz="4" w:space="0" w:color="auto"/>
                </w:tcBorders>
                <w:shd w:val="clear" w:color="000000" w:fill="95B3D7"/>
                <w:vAlign w:val="center"/>
                <w:hideMark/>
              </w:tcPr>
            </w:tcPrChange>
          </w:tcPr>
          <w:p w14:paraId="0A0277CC" w14:textId="77777777" w:rsidR="001873A6" w:rsidRPr="00B053AF" w:rsidRDefault="001873A6" w:rsidP="001873A6">
            <w:pPr>
              <w:jc w:val="center"/>
              <w:rPr>
                <w:ins w:id="16250" w:author="James Vu" w:date="2024-04-18T23:29:00Z"/>
                <w:b/>
                <w:bCs/>
                <w:sz w:val="22"/>
                <w:szCs w:val="22"/>
                <w:rPrChange w:id="16251" w:author="James Vu" w:date="2024-04-18T23:51:00Z">
                  <w:rPr>
                    <w:ins w:id="16252" w:author="James Vu" w:date="2024-04-18T23:29:00Z"/>
                    <w:b/>
                    <w:bCs/>
                  </w:rPr>
                </w:rPrChange>
              </w:rPr>
            </w:pPr>
            <w:ins w:id="16253" w:author="James Vu" w:date="2024-04-18T23:29:00Z">
              <w:r w:rsidRPr="00B053AF">
                <w:rPr>
                  <w:b/>
                  <w:bCs/>
                  <w:sz w:val="22"/>
                  <w:szCs w:val="22"/>
                  <w:rPrChange w:id="16254" w:author="James Vu" w:date="2024-04-18T23:51:00Z">
                    <w:rPr>
                      <w:b/>
                      <w:bCs/>
                    </w:rPr>
                  </w:rPrChange>
                </w:rPr>
                <w:t>Căn cứ</w:t>
              </w:r>
            </w:ins>
          </w:p>
        </w:tc>
      </w:tr>
      <w:tr w:rsidR="001873A6" w:rsidRPr="00B053AF" w14:paraId="0FA6255D" w14:textId="77777777" w:rsidTr="003C02FF">
        <w:trPr>
          <w:trHeight w:val="20"/>
          <w:ins w:id="16255" w:author="James Vu" w:date="2024-04-18T23:29:00Z"/>
          <w:trPrChange w:id="16256" w:author="James Vu" w:date="2024-04-19T00:25:00Z">
            <w:trPr>
              <w:trHeight w:val="380"/>
            </w:trPr>
          </w:trPrChange>
        </w:trPr>
        <w:tc>
          <w:tcPr>
            <w:tcW w:w="846" w:type="dxa"/>
            <w:shd w:val="clear" w:color="auto" w:fill="auto"/>
            <w:vAlign w:val="center"/>
            <w:hideMark/>
            <w:tcPrChange w:id="16257" w:author="James Vu" w:date="2024-04-19T00:25:00Z">
              <w:tcPr>
                <w:tcW w:w="846" w:type="dxa"/>
                <w:tcBorders>
                  <w:top w:val="nil"/>
                  <w:left w:val="single" w:sz="4" w:space="0" w:color="auto"/>
                  <w:bottom w:val="single" w:sz="4" w:space="0" w:color="auto"/>
                  <w:right w:val="single" w:sz="4" w:space="0" w:color="auto"/>
                </w:tcBorders>
                <w:shd w:val="clear" w:color="000000" w:fill="DCE6F1"/>
                <w:vAlign w:val="center"/>
                <w:hideMark/>
              </w:tcPr>
            </w:tcPrChange>
          </w:tcPr>
          <w:p w14:paraId="5DF4DFE0" w14:textId="77777777" w:rsidR="001873A6" w:rsidRPr="00B053AF" w:rsidRDefault="001873A6" w:rsidP="001873A6">
            <w:pPr>
              <w:jc w:val="center"/>
              <w:rPr>
                <w:ins w:id="16258" w:author="James Vu" w:date="2024-04-18T23:29:00Z"/>
                <w:b/>
                <w:bCs/>
                <w:sz w:val="22"/>
                <w:szCs w:val="22"/>
                <w:rPrChange w:id="16259" w:author="James Vu" w:date="2024-04-18T23:51:00Z">
                  <w:rPr>
                    <w:ins w:id="16260" w:author="James Vu" w:date="2024-04-18T23:29:00Z"/>
                    <w:b/>
                    <w:bCs/>
                  </w:rPr>
                </w:rPrChange>
              </w:rPr>
            </w:pPr>
            <w:ins w:id="16261" w:author="James Vu" w:date="2024-04-18T23:29:00Z">
              <w:r w:rsidRPr="00B053AF">
                <w:rPr>
                  <w:b/>
                  <w:bCs/>
                  <w:sz w:val="22"/>
                  <w:szCs w:val="22"/>
                  <w:rPrChange w:id="16262" w:author="James Vu" w:date="2024-04-18T23:51:00Z">
                    <w:rPr>
                      <w:b/>
                      <w:bCs/>
                    </w:rPr>
                  </w:rPrChange>
                </w:rPr>
                <w:t>A</w:t>
              </w:r>
            </w:ins>
          </w:p>
        </w:tc>
        <w:tc>
          <w:tcPr>
            <w:tcW w:w="2835" w:type="dxa"/>
            <w:shd w:val="clear" w:color="auto" w:fill="auto"/>
            <w:vAlign w:val="center"/>
            <w:hideMark/>
            <w:tcPrChange w:id="16263" w:author="James Vu" w:date="2024-04-19T00:25:00Z">
              <w:tcPr>
                <w:tcW w:w="2835" w:type="dxa"/>
                <w:tcBorders>
                  <w:top w:val="nil"/>
                  <w:left w:val="nil"/>
                  <w:bottom w:val="single" w:sz="4" w:space="0" w:color="auto"/>
                  <w:right w:val="single" w:sz="4" w:space="0" w:color="auto"/>
                </w:tcBorders>
                <w:shd w:val="clear" w:color="000000" w:fill="DCE6F1"/>
                <w:vAlign w:val="center"/>
                <w:hideMark/>
              </w:tcPr>
            </w:tcPrChange>
          </w:tcPr>
          <w:p w14:paraId="163D8C43" w14:textId="77777777" w:rsidR="001873A6" w:rsidRPr="00B053AF" w:rsidRDefault="001873A6">
            <w:pPr>
              <w:jc w:val="center"/>
              <w:rPr>
                <w:ins w:id="16264" w:author="James Vu" w:date="2024-04-18T23:29:00Z"/>
                <w:b/>
                <w:bCs/>
                <w:sz w:val="22"/>
                <w:szCs w:val="22"/>
                <w:rPrChange w:id="16265" w:author="James Vu" w:date="2024-04-18T23:51:00Z">
                  <w:rPr>
                    <w:ins w:id="16266" w:author="James Vu" w:date="2024-04-18T23:29:00Z"/>
                    <w:b/>
                    <w:bCs/>
                  </w:rPr>
                </w:rPrChange>
              </w:rPr>
              <w:pPrChange w:id="16267" w:author="James Vu" w:date="2024-04-18T23:31:00Z">
                <w:pPr/>
              </w:pPrChange>
            </w:pPr>
            <w:ins w:id="16268" w:author="James Vu" w:date="2024-04-18T23:29:00Z">
              <w:r w:rsidRPr="00B053AF">
                <w:rPr>
                  <w:b/>
                  <w:bCs/>
                  <w:sz w:val="22"/>
                  <w:szCs w:val="22"/>
                  <w:rPrChange w:id="16269" w:author="James Vu" w:date="2024-04-18T23:51:00Z">
                    <w:rPr>
                      <w:b/>
                      <w:bCs/>
                    </w:rPr>
                  </w:rPrChange>
                </w:rPr>
                <w:t>Chi phí xây lắp (Gxl)</w:t>
              </w:r>
            </w:ins>
          </w:p>
        </w:tc>
        <w:tc>
          <w:tcPr>
            <w:tcW w:w="1134" w:type="dxa"/>
            <w:shd w:val="clear" w:color="auto" w:fill="auto"/>
            <w:vAlign w:val="center"/>
            <w:hideMark/>
            <w:tcPrChange w:id="16270" w:author="James Vu" w:date="2024-04-19T00:25:00Z">
              <w:tcPr>
                <w:tcW w:w="1134" w:type="dxa"/>
                <w:tcBorders>
                  <w:top w:val="nil"/>
                  <w:left w:val="nil"/>
                  <w:bottom w:val="single" w:sz="4" w:space="0" w:color="auto"/>
                  <w:right w:val="single" w:sz="4" w:space="0" w:color="auto"/>
                </w:tcBorders>
                <w:shd w:val="clear" w:color="000000" w:fill="DCE6F1"/>
                <w:vAlign w:val="center"/>
                <w:hideMark/>
              </w:tcPr>
            </w:tcPrChange>
          </w:tcPr>
          <w:p w14:paraId="523AB1CB" w14:textId="5CE16D9B" w:rsidR="001873A6" w:rsidRPr="00B053AF" w:rsidRDefault="001873A6" w:rsidP="001873A6">
            <w:pPr>
              <w:jc w:val="center"/>
              <w:rPr>
                <w:ins w:id="16271" w:author="James Vu" w:date="2024-04-18T23:29:00Z"/>
                <w:b/>
                <w:bCs/>
                <w:sz w:val="22"/>
                <w:szCs w:val="22"/>
                <w:rPrChange w:id="16272" w:author="James Vu" w:date="2024-04-18T23:51:00Z">
                  <w:rPr>
                    <w:ins w:id="16273" w:author="James Vu" w:date="2024-04-18T23:29:00Z"/>
                    <w:b/>
                    <w:bCs/>
                  </w:rPr>
                </w:rPrChange>
              </w:rPr>
            </w:pPr>
          </w:p>
        </w:tc>
        <w:tc>
          <w:tcPr>
            <w:tcW w:w="1134" w:type="dxa"/>
            <w:shd w:val="clear" w:color="auto" w:fill="auto"/>
            <w:vAlign w:val="center"/>
            <w:hideMark/>
            <w:tcPrChange w:id="16274" w:author="James Vu" w:date="2024-04-19T00:25:00Z">
              <w:tcPr>
                <w:tcW w:w="1417" w:type="dxa"/>
                <w:gridSpan w:val="2"/>
                <w:tcBorders>
                  <w:top w:val="nil"/>
                  <w:left w:val="nil"/>
                  <w:bottom w:val="single" w:sz="4" w:space="0" w:color="auto"/>
                  <w:right w:val="single" w:sz="4" w:space="0" w:color="auto"/>
                </w:tcBorders>
                <w:shd w:val="clear" w:color="000000" w:fill="DCE6F1"/>
                <w:vAlign w:val="center"/>
                <w:hideMark/>
              </w:tcPr>
            </w:tcPrChange>
          </w:tcPr>
          <w:p w14:paraId="30C38F37" w14:textId="77777777" w:rsidR="001873A6" w:rsidRPr="00B053AF" w:rsidRDefault="001873A6" w:rsidP="001873A6">
            <w:pPr>
              <w:jc w:val="center"/>
              <w:rPr>
                <w:ins w:id="16275" w:author="James Vu" w:date="2024-04-18T23:29:00Z"/>
                <w:b/>
                <w:bCs/>
                <w:sz w:val="22"/>
                <w:szCs w:val="22"/>
                <w:rPrChange w:id="16276" w:author="James Vu" w:date="2024-04-18T23:51:00Z">
                  <w:rPr>
                    <w:ins w:id="16277" w:author="James Vu" w:date="2024-04-18T23:29:00Z"/>
                    <w:b/>
                    <w:bCs/>
                  </w:rPr>
                </w:rPrChange>
              </w:rPr>
            </w:pPr>
            <w:ins w:id="16278" w:author="James Vu" w:date="2024-04-18T23:29:00Z">
              <w:r w:rsidRPr="00B053AF">
                <w:rPr>
                  <w:b/>
                  <w:bCs/>
                  <w:sz w:val="22"/>
                  <w:szCs w:val="22"/>
                  <w:rPrChange w:id="16279" w:author="James Vu" w:date="2024-04-18T23:51:00Z">
                    <w:rPr>
                      <w:b/>
                      <w:bCs/>
                    </w:rPr>
                  </w:rPrChange>
                </w:rPr>
                <w:t>G</w:t>
              </w:r>
              <w:r w:rsidRPr="00B053AF">
                <w:rPr>
                  <w:b/>
                  <w:bCs/>
                  <w:color w:val="000000"/>
                  <w:sz w:val="22"/>
                  <w:szCs w:val="22"/>
                  <w:vertAlign w:val="subscript"/>
                  <w:rPrChange w:id="16280" w:author="James Vu" w:date="2024-04-18T23:51:00Z">
                    <w:rPr>
                      <w:b/>
                      <w:bCs/>
                      <w:color w:val="000000"/>
                      <w:vertAlign w:val="subscript"/>
                    </w:rPr>
                  </w:rPrChange>
                </w:rPr>
                <w:t>XL</w:t>
              </w:r>
            </w:ins>
          </w:p>
        </w:tc>
        <w:tc>
          <w:tcPr>
            <w:tcW w:w="1843" w:type="dxa"/>
            <w:shd w:val="clear" w:color="auto" w:fill="auto"/>
            <w:vAlign w:val="center"/>
            <w:hideMark/>
            <w:tcPrChange w:id="16281" w:author="James Vu" w:date="2024-04-19T00:25:00Z">
              <w:tcPr>
                <w:tcW w:w="1560" w:type="dxa"/>
                <w:tcBorders>
                  <w:top w:val="nil"/>
                  <w:left w:val="nil"/>
                  <w:bottom w:val="single" w:sz="4" w:space="0" w:color="auto"/>
                  <w:right w:val="single" w:sz="4" w:space="0" w:color="auto"/>
                </w:tcBorders>
                <w:shd w:val="clear" w:color="000000" w:fill="DCE6F1"/>
                <w:vAlign w:val="center"/>
                <w:hideMark/>
              </w:tcPr>
            </w:tcPrChange>
          </w:tcPr>
          <w:p w14:paraId="5959FBFC" w14:textId="4F36C007" w:rsidR="001873A6" w:rsidRPr="00B053AF" w:rsidRDefault="001873A6" w:rsidP="001873A6">
            <w:pPr>
              <w:jc w:val="center"/>
              <w:rPr>
                <w:ins w:id="16282" w:author="James Vu" w:date="2024-04-18T23:29:00Z"/>
                <w:b/>
                <w:bCs/>
                <w:sz w:val="22"/>
                <w:szCs w:val="22"/>
                <w:rPrChange w:id="16283" w:author="James Vu" w:date="2024-04-18T23:51:00Z">
                  <w:rPr>
                    <w:ins w:id="16284" w:author="James Vu" w:date="2024-04-18T23:29:00Z"/>
                    <w:b/>
                    <w:bCs/>
                  </w:rPr>
                </w:rPrChange>
              </w:rPr>
            </w:pPr>
          </w:p>
        </w:tc>
        <w:tc>
          <w:tcPr>
            <w:tcW w:w="1842" w:type="dxa"/>
            <w:shd w:val="clear" w:color="auto" w:fill="auto"/>
            <w:noWrap/>
            <w:vAlign w:val="center"/>
            <w:hideMark/>
            <w:tcPrChange w:id="16285" w:author="James Vu" w:date="2024-04-19T00:25:00Z">
              <w:tcPr>
                <w:tcW w:w="1842" w:type="dxa"/>
                <w:tcBorders>
                  <w:top w:val="nil"/>
                  <w:left w:val="nil"/>
                  <w:bottom w:val="single" w:sz="4" w:space="0" w:color="auto"/>
                  <w:right w:val="single" w:sz="4" w:space="0" w:color="auto"/>
                </w:tcBorders>
                <w:shd w:val="clear" w:color="000000" w:fill="DCE6F1"/>
                <w:noWrap/>
                <w:vAlign w:val="center"/>
                <w:hideMark/>
              </w:tcPr>
            </w:tcPrChange>
          </w:tcPr>
          <w:p w14:paraId="6C24C591" w14:textId="6041CA28" w:rsidR="001873A6" w:rsidRPr="00B053AF" w:rsidRDefault="001873A6">
            <w:pPr>
              <w:jc w:val="center"/>
              <w:rPr>
                <w:ins w:id="16286" w:author="James Vu" w:date="2024-04-18T23:29:00Z"/>
                <w:b/>
                <w:bCs/>
                <w:sz w:val="22"/>
                <w:szCs w:val="22"/>
                <w:rPrChange w:id="16287" w:author="James Vu" w:date="2024-04-18T23:51:00Z">
                  <w:rPr>
                    <w:ins w:id="16288" w:author="James Vu" w:date="2024-04-18T23:29:00Z"/>
                    <w:b/>
                    <w:bCs/>
                  </w:rPr>
                </w:rPrChange>
              </w:rPr>
              <w:pPrChange w:id="16289" w:author="James Vu" w:date="2024-04-18T23:31:00Z">
                <w:pPr>
                  <w:jc w:val="right"/>
                </w:pPr>
              </w:pPrChange>
            </w:pPr>
            <w:ins w:id="16290" w:author="James Vu" w:date="2024-04-18T23:29:00Z">
              <w:r w:rsidRPr="00B053AF">
                <w:rPr>
                  <w:b/>
                  <w:bCs/>
                  <w:sz w:val="22"/>
                  <w:szCs w:val="22"/>
                  <w:rPrChange w:id="16291" w:author="James Vu" w:date="2024-04-18T23:51:00Z">
                    <w:rPr>
                      <w:b/>
                      <w:bCs/>
                    </w:rPr>
                  </w:rPrChange>
                </w:rPr>
                <w:t>-</w:t>
              </w:r>
            </w:ins>
          </w:p>
        </w:tc>
        <w:tc>
          <w:tcPr>
            <w:tcW w:w="1560" w:type="dxa"/>
            <w:shd w:val="clear" w:color="auto" w:fill="auto"/>
            <w:noWrap/>
            <w:vAlign w:val="center"/>
            <w:hideMark/>
            <w:tcPrChange w:id="16292" w:author="James Vu" w:date="2024-04-19T00:25:00Z">
              <w:tcPr>
                <w:tcW w:w="1560" w:type="dxa"/>
                <w:tcBorders>
                  <w:top w:val="nil"/>
                  <w:left w:val="nil"/>
                  <w:bottom w:val="single" w:sz="4" w:space="0" w:color="auto"/>
                  <w:right w:val="single" w:sz="4" w:space="0" w:color="auto"/>
                </w:tcBorders>
                <w:shd w:val="clear" w:color="000000" w:fill="DCE6F1"/>
                <w:noWrap/>
                <w:vAlign w:val="center"/>
                <w:hideMark/>
              </w:tcPr>
            </w:tcPrChange>
          </w:tcPr>
          <w:p w14:paraId="59BC2F67" w14:textId="19B60CB7" w:rsidR="001873A6" w:rsidRPr="00B053AF" w:rsidRDefault="001873A6">
            <w:pPr>
              <w:jc w:val="center"/>
              <w:rPr>
                <w:ins w:id="16293" w:author="James Vu" w:date="2024-04-18T23:29:00Z"/>
                <w:b/>
                <w:bCs/>
                <w:sz w:val="22"/>
                <w:szCs w:val="22"/>
                <w:rPrChange w:id="16294" w:author="James Vu" w:date="2024-04-18T23:51:00Z">
                  <w:rPr>
                    <w:ins w:id="16295" w:author="James Vu" w:date="2024-04-18T23:29:00Z"/>
                    <w:b/>
                    <w:bCs/>
                  </w:rPr>
                </w:rPrChange>
              </w:rPr>
              <w:pPrChange w:id="16296" w:author="James Vu" w:date="2024-04-18T23:31:00Z">
                <w:pPr>
                  <w:jc w:val="right"/>
                </w:pPr>
              </w:pPrChange>
            </w:pPr>
            <w:ins w:id="16297" w:author="James Vu" w:date="2024-04-18T23:29:00Z">
              <w:r w:rsidRPr="00B053AF">
                <w:rPr>
                  <w:b/>
                  <w:bCs/>
                  <w:sz w:val="22"/>
                  <w:szCs w:val="22"/>
                  <w:rPrChange w:id="16298" w:author="James Vu" w:date="2024-04-18T23:51:00Z">
                    <w:rPr>
                      <w:b/>
                      <w:bCs/>
                    </w:rPr>
                  </w:rPrChange>
                </w:rPr>
                <w:t>-</w:t>
              </w:r>
            </w:ins>
          </w:p>
        </w:tc>
        <w:tc>
          <w:tcPr>
            <w:tcW w:w="1768" w:type="dxa"/>
            <w:shd w:val="clear" w:color="auto" w:fill="auto"/>
            <w:noWrap/>
            <w:vAlign w:val="center"/>
            <w:hideMark/>
            <w:tcPrChange w:id="16299" w:author="James Vu" w:date="2024-04-19T00:25:00Z">
              <w:tcPr>
                <w:tcW w:w="1768" w:type="dxa"/>
                <w:tcBorders>
                  <w:top w:val="nil"/>
                  <w:left w:val="nil"/>
                  <w:bottom w:val="single" w:sz="4" w:space="0" w:color="auto"/>
                  <w:right w:val="single" w:sz="4" w:space="0" w:color="auto"/>
                </w:tcBorders>
                <w:shd w:val="clear" w:color="000000" w:fill="DCE6F1"/>
                <w:noWrap/>
                <w:vAlign w:val="center"/>
                <w:hideMark/>
              </w:tcPr>
            </w:tcPrChange>
          </w:tcPr>
          <w:p w14:paraId="237379A2" w14:textId="7874F44F" w:rsidR="001873A6" w:rsidRPr="00B053AF" w:rsidRDefault="001873A6">
            <w:pPr>
              <w:jc w:val="center"/>
              <w:rPr>
                <w:ins w:id="16300" w:author="James Vu" w:date="2024-04-18T23:29:00Z"/>
                <w:b/>
                <w:bCs/>
                <w:sz w:val="22"/>
                <w:szCs w:val="22"/>
                <w:rPrChange w:id="16301" w:author="James Vu" w:date="2024-04-18T23:51:00Z">
                  <w:rPr>
                    <w:ins w:id="16302" w:author="James Vu" w:date="2024-04-18T23:29:00Z"/>
                    <w:b/>
                    <w:bCs/>
                  </w:rPr>
                </w:rPrChange>
              </w:rPr>
              <w:pPrChange w:id="16303" w:author="James Vu" w:date="2024-04-18T23:31:00Z">
                <w:pPr>
                  <w:jc w:val="right"/>
                </w:pPr>
              </w:pPrChange>
            </w:pPr>
            <w:ins w:id="16304" w:author="James Vu" w:date="2024-04-18T23:29:00Z">
              <w:r w:rsidRPr="00B053AF">
                <w:rPr>
                  <w:b/>
                  <w:bCs/>
                  <w:sz w:val="22"/>
                  <w:szCs w:val="22"/>
                  <w:rPrChange w:id="16305" w:author="James Vu" w:date="2024-04-18T23:51:00Z">
                    <w:rPr>
                      <w:b/>
                      <w:bCs/>
                    </w:rPr>
                  </w:rPrChange>
                </w:rPr>
                <w:t>-</w:t>
              </w:r>
            </w:ins>
          </w:p>
        </w:tc>
        <w:tc>
          <w:tcPr>
            <w:tcW w:w="1487" w:type="dxa"/>
            <w:shd w:val="clear" w:color="auto" w:fill="auto"/>
            <w:noWrap/>
            <w:vAlign w:val="center"/>
            <w:hideMark/>
            <w:tcPrChange w:id="16306" w:author="James Vu" w:date="2024-04-19T00:25:00Z">
              <w:tcPr>
                <w:tcW w:w="1487" w:type="dxa"/>
                <w:tcBorders>
                  <w:top w:val="nil"/>
                  <w:left w:val="nil"/>
                  <w:bottom w:val="single" w:sz="4" w:space="0" w:color="auto"/>
                  <w:right w:val="single" w:sz="4" w:space="0" w:color="auto"/>
                </w:tcBorders>
                <w:shd w:val="clear" w:color="000000" w:fill="DCE6F1"/>
                <w:noWrap/>
                <w:vAlign w:val="center"/>
                <w:hideMark/>
              </w:tcPr>
            </w:tcPrChange>
          </w:tcPr>
          <w:p w14:paraId="200DEEF4" w14:textId="39CD8265" w:rsidR="001873A6" w:rsidRPr="00B053AF" w:rsidRDefault="001873A6">
            <w:pPr>
              <w:jc w:val="center"/>
              <w:rPr>
                <w:ins w:id="16307" w:author="James Vu" w:date="2024-04-18T23:29:00Z"/>
                <w:i/>
                <w:iCs/>
                <w:sz w:val="22"/>
                <w:szCs w:val="22"/>
                <w:rPrChange w:id="16308" w:author="James Vu" w:date="2024-04-18T23:51:00Z">
                  <w:rPr>
                    <w:ins w:id="16309" w:author="James Vu" w:date="2024-04-18T23:29:00Z"/>
                    <w:i/>
                    <w:iCs/>
                  </w:rPr>
                </w:rPrChange>
              </w:rPr>
              <w:pPrChange w:id="16310" w:author="James Vu" w:date="2024-04-18T23:31:00Z">
                <w:pPr/>
              </w:pPrChange>
            </w:pPr>
          </w:p>
        </w:tc>
      </w:tr>
      <w:tr w:rsidR="001873A6" w:rsidRPr="00B053AF" w14:paraId="0F88457C" w14:textId="77777777" w:rsidTr="003C02FF">
        <w:trPr>
          <w:trHeight w:val="20"/>
          <w:ins w:id="16311" w:author="James Vu" w:date="2024-04-18T23:29:00Z"/>
          <w:trPrChange w:id="16312" w:author="James Vu" w:date="2024-04-19T00:25:00Z">
            <w:trPr>
              <w:trHeight w:val="20"/>
            </w:trPr>
          </w:trPrChange>
        </w:trPr>
        <w:tc>
          <w:tcPr>
            <w:tcW w:w="846" w:type="dxa"/>
            <w:shd w:val="clear" w:color="auto" w:fill="auto"/>
            <w:vAlign w:val="center"/>
            <w:hideMark/>
            <w:tcPrChange w:id="16313"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56C2685F" w14:textId="77777777" w:rsidR="001873A6" w:rsidRPr="00B053AF" w:rsidRDefault="001873A6" w:rsidP="001873A6">
            <w:pPr>
              <w:jc w:val="center"/>
              <w:rPr>
                <w:ins w:id="16314" w:author="James Vu" w:date="2024-04-18T23:29:00Z"/>
                <w:sz w:val="22"/>
                <w:szCs w:val="22"/>
                <w:rPrChange w:id="16315" w:author="James Vu" w:date="2024-04-18T23:51:00Z">
                  <w:rPr>
                    <w:ins w:id="16316" w:author="James Vu" w:date="2024-04-18T23:29:00Z"/>
                  </w:rPr>
                </w:rPrChange>
              </w:rPr>
            </w:pPr>
            <w:ins w:id="16317" w:author="James Vu" w:date="2024-04-18T23:29:00Z">
              <w:r w:rsidRPr="00B053AF">
                <w:rPr>
                  <w:sz w:val="22"/>
                  <w:szCs w:val="22"/>
                  <w:rPrChange w:id="16318" w:author="James Vu" w:date="2024-04-18T23:51:00Z">
                    <w:rPr/>
                  </w:rPrChange>
                </w:rPr>
                <w:t>1</w:t>
              </w:r>
            </w:ins>
          </w:p>
        </w:tc>
        <w:tc>
          <w:tcPr>
            <w:tcW w:w="2835" w:type="dxa"/>
            <w:shd w:val="clear" w:color="auto" w:fill="auto"/>
            <w:vAlign w:val="center"/>
            <w:hideMark/>
            <w:tcPrChange w:id="16319"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B2AF739" w14:textId="77777777" w:rsidR="001873A6" w:rsidRPr="00B053AF" w:rsidRDefault="001873A6">
            <w:pPr>
              <w:jc w:val="center"/>
              <w:rPr>
                <w:ins w:id="16320" w:author="James Vu" w:date="2024-04-18T23:29:00Z"/>
                <w:sz w:val="22"/>
                <w:szCs w:val="22"/>
                <w:rPrChange w:id="16321" w:author="James Vu" w:date="2024-04-18T23:51:00Z">
                  <w:rPr>
                    <w:ins w:id="16322" w:author="James Vu" w:date="2024-04-18T23:29:00Z"/>
                  </w:rPr>
                </w:rPrChange>
              </w:rPr>
              <w:pPrChange w:id="16323" w:author="James Vu" w:date="2024-04-18T23:31:00Z">
                <w:pPr/>
              </w:pPrChange>
            </w:pPr>
            <w:ins w:id="16324" w:author="James Vu" w:date="2024-04-18T23:29:00Z">
              <w:r w:rsidRPr="00B053AF">
                <w:rPr>
                  <w:sz w:val="22"/>
                  <w:szCs w:val="22"/>
                  <w:rPrChange w:id="16325" w:author="James Vu" w:date="2024-04-18T23:51:00Z">
                    <w:rPr/>
                  </w:rPrChange>
                </w:rPr>
                <w:t>Chi phí xây lắp</w:t>
              </w:r>
            </w:ins>
          </w:p>
        </w:tc>
        <w:tc>
          <w:tcPr>
            <w:tcW w:w="1134" w:type="dxa"/>
            <w:shd w:val="clear" w:color="auto" w:fill="auto"/>
            <w:vAlign w:val="center"/>
            <w:hideMark/>
            <w:tcPrChange w:id="16326"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A5B496E" w14:textId="1C1034BC" w:rsidR="001873A6" w:rsidRPr="00B053AF" w:rsidRDefault="001873A6" w:rsidP="001873A6">
            <w:pPr>
              <w:jc w:val="center"/>
              <w:rPr>
                <w:ins w:id="16327" w:author="James Vu" w:date="2024-04-18T23:29:00Z"/>
                <w:sz w:val="22"/>
                <w:szCs w:val="22"/>
                <w:rPrChange w:id="16328" w:author="James Vu" w:date="2024-04-18T23:51:00Z">
                  <w:rPr>
                    <w:ins w:id="16329" w:author="James Vu" w:date="2024-04-18T23:29:00Z"/>
                  </w:rPr>
                </w:rPrChange>
              </w:rPr>
            </w:pPr>
          </w:p>
        </w:tc>
        <w:tc>
          <w:tcPr>
            <w:tcW w:w="1134" w:type="dxa"/>
            <w:shd w:val="clear" w:color="auto" w:fill="auto"/>
            <w:vAlign w:val="center"/>
            <w:hideMark/>
            <w:tcPrChange w:id="1633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5B1CE73D" w14:textId="34C3D42F" w:rsidR="001873A6" w:rsidRPr="00B053AF" w:rsidRDefault="001873A6" w:rsidP="001873A6">
            <w:pPr>
              <w:jc w:val="center"/>
              <w:rPr>
                <w:ins w:id="16331" w:author="James Vu" w:date="2024-04-18T23:29:00Z"/>
                <w:sz w:val="22"/>
                <w:szCs w:val="22"/>
                <w:rPrChange w:id="16332" w:author="James Vu" w:date="2024-04-18T23:51:00Z">
                  <w:rPr>
                    <w:ins w:id="16333" w:author="James Vu" w:date="2024-04-18T23:29:00Z"/>
                  </w:rPr>
                </w:rPrChange>
              </w:rPr>
            </w:pPr>
          </w:p>
        </w:tc>
        <w:tc>
          <w:tcPr>
            <w:tcW w:w="1843" w:type="dxa"/>
            <w:shd w:val="clear" w:color="auto" w:fill="auto"/>
            <w:vAlign w:val="center"/>
            <w:hideMark/>
            <w:tcPrChange w:id="1633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EDFE6AC" w14:textId="57AFD847" w:rsidR="001873A6" w:rsidRPr="00B053AF" w:rsidRDefault="001873A6" w:rsidP="001873A6">
            <w:pPr>
              <w:jc w:val="center"/>
              <w:rPr>
                <w:ins w:id="16335" w:author="James Vu" w:date="2024-04-18T23:29:00Z"/>
                <w:sz w:val="22"/>
                <w:szCs w:val="22"/>
                <w:rPrChange w:id="16336" w:author="James Vu" w:date="2024-04-18T23:51:00Z">
                  <w:rPr>
                    <w:ins w:id="16337" w:author="James Vu" w:date="2024-04-18T23:29:00Z"/>
                  </w:rPr>
                </w:rPrChange>
              </w:rPr>
            </w:pPr>
          </w:p>
        </w:tc>
        <w:tc>
          <w:tcPr>
            <w:tcW w:w="1842" w:type="dxa"/>
            <w:shd w:val="clear" w:color="auto" w:fill="auto"/>
            <w:vAlign w:val="center"/>
            <w:hideMark/>
            <w:tcPrChange w:id="16338"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6EA15AAE" w14:textId="10090765" w:rsidR="001873A6" w:rsidRPr="00B053AF" w:rsidRDefault="001873A6">
            <w:pPr>
              <w:jc w:val="center"/>
              <w:rPr>
                <w:ins w:id="16339" w:author="James Vu" w:date="2024-04-18T23:29:00Z"/>
                <w:sz w:val="22"/>
                <w:szCs w:val="22"/>
                <w:rPrChange w:id="16340" w:author="James Vu" w:date="2024-04-18T23:51:00Z">
                  <w:rPr>
                    <w:ins w:id="16341" w:author="James Vu" w:date="2024-04-18T23:29:00Z"/>
                  </w:rPr>
                </w:rPrChange>
              </w:rPr>
              <w:pPrChange w:id="16342" w:author="James Vu" w:date="2024-04-18T23:31:00Z">
                <w:pPr>
                  <w:jc w:val="right"/>
                </w:pPr>
              </w:pPrChange>
            </w:pPr>
          </w:p>
        </w:tc>
        <w:tc>
          <w:tcPr>
            <w:tcW w:w="1560" w:type="dxa"/>
            <w:shd w:val="clear" w:color="auto" w:fill="auto"/>
            <w:noWrap/>
            <w:vAlign w:val="center"/>
            <w:hideMark/>
            <w:tcPrChange w:id="16343"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3F20AB57" w14:textId="456D5AE0" w:rsidR="001873A6" w:rsidRPr="00B053AF" w:rsidRDefault="001873A6">
            <w:pPr>
              <w:jc w:val="center"/>
              <w:rPr>
                <w:ins w:id="16344" w:author="James Vu" w:date="2024-04-18T23:29:00Z"/>
                <w:sz w:val="22"/>
                <w:szCs w:val="22"/>
                <w:rPrChange w:id="16345" w:author="James Vu" w:date="2024-04-18T23:51:00Z">
                  <w:rPr>
                    <w:ins w:id="16346" w:author="James Vu" w:date="2024-04-18T23:29:00Z"/>
                  </w:rPr>
                </w:rPrChange>
              </w:rPr>
              <w:pPrChange w:id="16347" w:author="James Vu" w:date="2024-04-18T23:31:00Z">
                <w:pPr/>
              </w:pPrChange>
            </w:pPr>
          </w:p>
        </w:tc>
        <w:tc>
          <w:tcPr>
            <w:tcW w:w="1768" w:type="dxa"/>
            <w:shd w:val="clear" w:color="auto" w:fill="auto"/>
            <w:vAlign w:val="center"/>
            <w:hideMark/>
            <w:tcPrChange w:id="16348"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6359F242" w14:textId="0F440B29" w:rsidR="001873A6" w:rsidRPr="00B053AF" w:rsidRDefault="001873A6">
            <w:pPr>
              <w:jc w:val="center"/>
              <w:rPr>
                <w:ins w:id="16349" w:author="James Vu" w:date="2024-04-18T23:29:00Z"/>
                <w:sz w:val="22"/>
                <w:szCs w:val="22"/>
                <w:rPrChange w:id="16350" w:author="James Vu" w:date="2024-04-18T23:51:00Z">
                  <w:rPr>
                    <w:ins w:id="16351" w:author="James Vu" w:date="2024-04-18T23:29:00Z"/>
                  </w:rPr>
                </w:rPrChange>
              </w:rPr>
              <w:pPrChange w:id="16352" w:author="James Vu" w:date="2024-04-18T23:31:00Z">
                <w:pPr>
                  <w:jc w:val="right"/>
                </w:pPr>
              </w:pPrChange>
            </w:pPr>
          </w:p>
        </w:tc>
        <w:tc>
          <w:tcPr>
            <w:tcW w:w="1487" w:type="dxa"/>
            <w:shd w:val="clear" w:color="auto" w:fill="auto"/>
            <w:vAlign w:val="center"/>
            <w:hideMark/>
            <w:tcPrChange w:id="16353"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0CAFBD06" w14:textId="406CD7D2" w:rsidR="001873A6" w:rsidRPr="00B053AF" w:rsidRDefault="001873A6">
            <w:pPr>
              <w:jc w:val="center"/>
              <w:rPr>
                <w:ins w:id="16354" w:author="James Vu" w:date="2024-04-18T23:29:00Z"/>
                <w:i/>
                <w:iCs/>
                <w:sz w:val="22"/>
                <w:szCs w:val="22"/>
                <w:rPrChange w:id="16355" w:author="James Vu" w:date="2024-04-18T23:51:00Z">
                  <w:rPr>
                    <w:ins w:id="16356" w:author="James Vu" w:date="2024-04-18T23:29:00Z"/>
                    <w:i/>
                    <w:iCs/>
                  </w:rPr>
                </w:rPrChange>
              </w:rPr>
              <w:pPrChange w:id="16357" w:author="James Vu" w:date="2024-04-18T23:31:00Z">
                <w:pPr/>
              </w:pPrChange>
            </w:pPr>
          </w:p>
        </w:tc>
      </w:tr>
      <w:tr w:rsidR="001873A6" w:rsidRPr="00B053AF" w14:paraId="18FD7C79" w14:textId="77777777" w:rsidTr="003C02FF">
        <w:trPr>
          <w:trHeight w:val="20"/>
          <w:ins w:id="16358" w:author="James Vu" w:date="2024-04-18T23:29:00Z"/>
          <w:trPrChange w:id="16359" w:author="James Vu" w:date="2024-04-19T00:25:00Z">
            <w:trPr>
              <w:trHeight w:val="380"/>
            </w:trPr>
          </w:trPrChange>
        </w:trPr>
        <w:tc>
          <w:tcPr>
            <w:tcW w:w="846" w:type="dxa"/>
            <w:shd w:val="clear" w:color="auto" w:fill="auto"/>
            <w:vAlign w:val="center"/>
            <w:hideMark/>
            <w:tcPrChange w:id="16360" w:author="James Vu" w:date="2024-04-19T00:25:00Z">
              <w:tcPr>
                <w:tcW w:w="846" w:type="dxa"/>
                <w:tcBorders>
                  <w:top w:val="nil"/>
                  <w:left w:val="single" w:sz="4" w:space="0" w:color="auto"/>
                  <w:bottom w:val="single" w:sz="4" w:space="0" w:color="auto"/>
                  <w:right w:val="single" w:sz="4" w:space="0" w:color="auto"/>
                </w:tcBorders>
                <w:shd w:val="clear" w:color="000000" w:fill="DCE6F1"/>
                <w:vAlign w:val="center"/>
                <w:hideMark/>
              </w:tcPr>
            </w:tcPrChange>
          </w:tcPr>
          <w:p w14:paraId="2C6AAC08" w14:textId="77777777" w:rsidR="001873A6" w:rsidRPr="00B053AF" w:rsidRDefault="001873A6" w:rsidP="001873A6">
            <w:pPr>
              <w:jc w:val="center"/>
              <w:rPr>
                <w:ins w:id="16361" w:author="James Vu" w:date="2024-04-18T23:29:00Z"/>
                <w:b/>
                <w:bCs/>
                <w:sz w:val="22"/>
                <w:szCs w:val="22"/>
                <w:rPrChange w:id="16362" w:author="James Vu" w:date="2024-04-18T23:51:00Z">
                  <w:rPr>
                    <w:ins w:id="16363" w:author="James Vu" w:date="2024-04-18T23:29:00Z"/>
                    <w:b/>
                    <w:bCs/>
                  </w:rPr>
                </w:rPrChange>
              </w:rPr>
            </w:pPr>
            <w:ins w:id="16364" w:author="James Vu" w:date="2024-04-18T23:29:00Z">
              <w:r w:rsidRPr="00B053AF">
                <w:rPr>
                  <w:b/>
                  <w:bCs/>
                  <w:sz w:val="22"/>
                  <w:szCs w:val="22"/>
                  <w:rPrChange w:id="16365" w:author="James Vu" w:date="2024-04-18T23:51:00Z">
                    <w:rPr>
                      <w:b/>
                      <w:bCs/>
                    </w:rPr>
                  </w:rPrChange>
                </w:rPr>
                <w:t>B</w:t>
              </w:r>
            </w:ins>
          </w:p>
        </w:tc>
        <w:tc>
          <w:tcPr>
            <w:tcW w:w="2835" w:type="dxa"/>
            <w:shd w:val="clear" w:color="auto" w:fill="auto"/>
            <w:vAlign w:val="center"/>
            <w:hideMark/>
            <w:tcPrChange w:id="16366" w:author="James Vu" w:date="2024-04-19T00:25:00Z">
              <w:tcPr>
                <w:tcW w:w="2835" w:type="dxa"/>
                <w:tcBorders>
                  <w:top w:val="nil"/>
                  <w:left w:val="nil"/>
                  <w:bottom w:val="single" w:sz="4" w:space="0" w:color="auto"/>
                  <w:right w:val="single" w:sz="4" w:space="0" w:color="auto"/>
                </w:tcBorders>
                <w:shd w:val="clear" w:color="000000" w:fill="DCE6F1"/>
                <w:vAlign w:val="center"/>
                <w:hideMark/>
              </w:tcPr>
            </w:tcPrChange>
          </w:tcPr>
          <w:p w14:paraId="13567411" w14:textId="77777777" w:rsidR="001873A6" w:rsidRPr="00B053AF" w:rsidRDefault="001873A6">
            <w:pPr>
              <w:jc w:val="center"/>
              <w:rPr>
                <w:ins w:id="16367" w:author="James Vu" w:date="2024-04-18T23:29:00Z"/>
                <w:b/>
                <w:bCs/>
                <w:sz w:val="22"/>
                <w:szCs w:val="22"/>
                <w:rPrChange w:id="16368" w:author="James Vu" w:date="2024-04-18T23:51:00Z">
                  <w:rPr>
                    <w:ins w:id="16369" w:author="James Vu" w:date="2024-04-18T23:29:00Z"/>
                    <w:b/>
                    <w:bCs/>
                  </w:rPr>
                </w:rPrChange>
              </w:rPr>
              <w:pPrChange w:id="16370" w:author="James Vu" w:date="2024-04-18T23:31:00Z">
                <w:pPr/>
              </w:pPrChange>
            </w:pPr>
            <w:ins w:id="16371" w:author="James Vu" w:date="2024-04-18T23:29:00Z">
              <w:r w:rsidRPr="00B053AF">
                <w:rPr>
                  <w:b/>
                  <w:bCs/>
                  <w:sz w:val="22"/>
                  <w:szCs w:val="22"/>
                  <w:rPrChange w:id="16372" w:author="James Vu" w:date="2024-04-18T23:51:00Z">
                    <w:rPr>
                      <w:b/>
                      <w:bCs/>
                    </w:rPr>
                  </w:rPrChange>
                </w:rPr>
                <w:t>Chi phí thiết bị</w:t>
              </w:r>
            </w:ins>
          </w:p>
        </w:tc>
        <w:tc>
          <w:tcPr>
            <w:tcW w:w="1134" w:type="dxa"/>
            <w:shd w:val="clear" w:color="auto" w:fill="auto"/>
            <w:vAlign w:val="center"/>
            <w:hideMark/>
            <w:tcPrChange w:id="16373" w:author="James Vu" w:date="2024-04-19T00:25:00Z">
              <w:tcPr>
                <w:tcW w:w="1134" w:type="dxa"/>
                <w:tcBorders>
                  <w:top w:val="nil"/>
                  <w:left w:val="nil"/>
                  <w:bottom w:val="single" w:sz="4" w:space="0" w:color="auto"/>
                  <w:right w:val="single" w:sz="4" w:space="0" w:color="auto"/>
                </w:tcBorders>
                <w:shd w:val="clear" w:color="000000" w:fill="DCE6F1"/>
                <w:vAlign w:val="center"/>
                <w:hideMark/>
              </w:tcPr>
            </w:tcPrChange>
          </w:tcPr>
          <w:p w14:paraId="76AF7CC0" w14:textId="2AA06869" w:rsidR="001873A6" w:rsidRPr="00B053AF" w:rsidRDefault="001873A6" w:rsidP="001873A6">
            <w:pPr>
              <w:jc w:val="center"/>
              <w:rPr>
                <w:ins w:id="16374" w:author="James Vu" w:date="2024-04-18T23:29:00Z"/>
                <w:b/>
                <w:bCs/>
                <w:sz w:val="22"/>
                <w:szCs w:val="22"/>
                <w:rPrChange w:id="16375" w:author="James Vu" w:date="2024-04-18T23:51:00Z">
                  <w:rPr>
                    <w:ins w:id="16376" w:author="James Vu" w:date="2024-04-18T23:29:00Z"/>
                    <w:b/>
                    <w:bCs/>
                  </w:rPr>
                </w:rPrChange>
              </w:rPr>
            </w:pPr>
          </w:p>
        </w:tc>
        <w:tc>
          <w:tcPr>
            <w:tcW w:w="1134" w:type="dxa"/>
            <w:shd w:val="clear" w:color="auto" w:fill="auto"/>
            <w:vAlign w:val="center"/>
            <w:hideMark/>
            <w:tcPrChange w:id="16377" w:author="James Vu" w:date="2024-04-19T00:25:00Z">
              <w:tcPr>
                <w:tcW w:w="1417" w:type="dxa"/>
                <w:gridSpan w:val="2"/>
                <w:tcBorders>
                  <w:top w:val="nil"/>
                  <w:left w:val="nil"/>
                  <w:bottom w:val="single" w:sz="4" w:space="0" w:color="auto"/>
                  <w:right w:val="single" w:sz="4" w:space="0" w:color="auto"/>
                </w:tcBorders>
                <w:shd w:val="clear" w:color="000000" w:fill="DCE6F1"/>
                <w:vAlign w:val="center"/>
                <w:hideMark/>
              </w:tcPr>
            </w:tcPrChange>
          </w:tcPr>
          <w:p w14:paraId="4551C404" w14:textId="77777777" w:rsidR="001873A6" w:rsidRPr="00B053AF" w:rsidRDefault="001873A6" w:rsidP="001873A6">
            <w:pPr>
              <w:jc w:val="center"/>
              <w:rPr>
                <w:ins w:id="16378" w:author="James Vu" w:date="2024-04-18T23:29:00Z"/>
                <w:b/>
                <w:bCs/>
                <w:sz w:val="22"/>
                <w:szCs w:val="22"/>
                <w:rPrChange w:id="16379" w:author="James Vu" w:date="2024-04-18T23:51:00Z">
                  <w:rPr>
                    <w:ins w:id="16380" w:author="James Vu" w:date="2024-04-18T23:29:00Z"/>
                    <w:b/>
                    <w:bCs/>
                  </w:rPr>
                </w:rPrChange>
              </w:rPr>
            </w:pPr>
            <w:ins w:id="16381" w:author="James Vu" w:date="2024-04-18T23:29:00Z">
              <w:r w:rsidRPr="00B053AF">
                <w:rPr>
                  <w:b/>
                  <w:bCs/>
                  <w:sz w:val="22"/>
                  <w:szCs w:val="22"/>
                  <w:rPrChange w:id="16382" w:author="James Vu" w:date="2024-04-18T23:51:00Z">
                    <w:rPr>
                      <w:b/>
                      <w:bCs/>
                    </w:rPr>
                  </w:rPrChange>
                </w:rPr>
                <w:t>G</w:t>
              </w:r>
              <w:r w:rsidRPr="00B053AF">
                <w:rPr>
                  <w:b/>
                  <w:bCs/>
                  <w:color w:val="000000"/>
                  <w:sz w:val="22"/>
                  <w:szCs w:val="22"/>
                  <w:vertAlign w:val="subscript"/>
                  <w:rPrChange w:id="16383" w:author="James Vu" w:date="2024-04-18T23:51:00Z">
                    <w:rPr>
                      <w:b/>
                      <w:bCs/>
                      <w:color w:val="000000"/>
                      <w:vertAlign w:val="subscript"/>
                    </w:rPr>
                  </w:rPrChange>
                </w:rPr>
                <w:t>TB</w:t>
              </w:r>
            </w:ins>
          </w:p>
        </w:tc>
        <w:tc>
          <w:tcPr>
            <w:tcW w:w="1843" w:type="dxa"/>
            <w:shd w:val="clear" w:color="auto" w:fill="auto"/>
            <w:vAlign w:val="center"/>
            <w:hideMark/>
            <w:tcPrChange w:id="16384" w:author="James Vu" w:date="2024-04-19T00:25:00Z">
              <w:tcPr>
                <w:tcW w:w="1560" w:type="dxa"/>
                <w:tcBorders>
                  <w:top w:val="nil"/>
                  <w:left w:val="nil"/>
                  <w:bottom w:val="single" w:sz="4" w:space="0" w:color="auto"/>
                  <w:right w:val="single" w:sz="4" w:space="0" w:color="auto"/>
                </w:tcBorders>
                <w:shd w:val="clear" w:color="000000" w:fill="DCE6F1"/>
                <w:vAlign w:val="center"/>
                <w:hideMark/>
              </w:tcPr>
            </w:tcPrChange>
          </w:tcPr>
          <w:p w14:paraId="6CD9A771" w14:textId="66D244CE" w:rsidR="001873A6" w:rsidRPr="00B053AF" w:rsidRDefault="001873A6" w:rsidP="001873A6">
            <w:pPr>
              <w:jc w:val="center"/>
              <w:rPr>
                <w:ins w:id="16385" w:author="James Vu" w:date="2024-04-18T23:29:00Z"/>
                <w:b/>
                <w:bCs/>
                <w:sz w:val="22"/>
                <w:szCs w:val="22"/>
                <w:rPrChange w:id="16386" w:author="James Vu" w:date="2024-04-18T23:51:00Z">
                  <w:rPr>
                    <w:ins w:id="16387" w:author="James Vu" w:date="2024-04-18T23:29:00Z"/>
                    <w:b/>
                    <w:bCs/>
                  </w:rPr>
                </w:rPrChange>
              </w:rPr>
            </w:pPr>
          </w:p>
        </w:tc>
        <w:tc>
          <w:tcPr>
            <w:tcW w:w="1842" w:type="dxa"/>
            <w:shd w:val="clear" w:color="auto" w:fill="auto"/>
            <w:noWrap/>
            <w:vAlign w:val="center"/>
            <w:hideMark/>
            <w:tcPrChange w:id="16388" w:author="James Vu" w:date="2024-04-19T00:25:00Z">
              <w:tcPr>
                <w:tcW w:w="1842" w:type="dxa"/>
                <w:tcBorders>
                  <w:top w:val="nil"/>
                  <w:left w:val="nil"/>
                  <w:bottom w:val="single" w:sz="4" w:space="0" w:color="auto"/>
                  <w:right w:val="single" w:sz="4" w:space="0" w:color="auto"/>
                </w:tcBorders>
                <w:shd w:val="clear" w:color="000000" w:fill="DCE6F1"/>
                <w:noWrap/>
                <w:vAlign w:val="center"/>
                <w:hideMark/>
              </w:tcPr>
            </w:tcPrChange>
          </w:tcPr>
          <w:p w14:paraId="74F979A8" w14:textId="2EFC6879" w:rsidR="001873A6" w:rsidRPr="00B053AF" w:rsidRDefault="001873A6">
            <w:pPr>
              <w:jc w:val="center"/>
              <w:rPr>
                <w:ins w:id="16389" w:author="James Vu" w:date="2024-04-18T23:29:00Z"/>
                <w:b/>
                <w:bCs/>
                <w:sz w:val="22"/>
                <w:szCs w:val="22"/>
                <w:rPrChange w:id="16390" w:author="James Vu" w:date="2024-04-18T23:51:00Z">
                  <w:rPr>
                    <w:ins w:id="16391" w:author="James Vu" w:date="2024-04-18T23:29:00Z"/>
                    <w:b/>
                    <w:bCs/>
                  </w:rPr>
                </w:rPrChange>
              </w:rPr>
              <w:pPrChange w:id="16392" w:author="James Vu" w:date="2024-04-18T23:31:00Z">
                <w:pPr>
                  <w:jc w:val="right"/>
                </w:pPr>
              </w:pPrChange>
            </w:pPr>
            <w:ins w:id="16393" w:author="James Vu" w:date="2024-04-18T23:29:00Z">
              <w:r w:rsidRPr="00B053AF">
                <w:rPr>
                  <w:b/>
                  <w:bCs/>
                  <w:sz w:val="22"/>
                  <w:szCs w:val="22"/>
                  <w:rPrChange w:id="16394" w:author="James Vu" w:date="2024-04-18T23:51:00Z">
                    <w:rPr>
                      <w:b/>
                      <w:bCs/>
                    </w:rPr>
                  </w:rPrChange>
                </w:rPr>
                <w:t>21.976.301.455</w:t>
              </w:r>
            </w:ins>
          </w:p>
        </w:tc>
        <w:tc>
          <w:tcPr>
            <w:tcW w:w="1560" w:type="dxa"/>
            <w:shd w:val="clear" w:color="auto" w:fill="auto"/>
            <w:noWrap/>
            <w:vAlign w:val="center"/>
            <w:hideMark/>
            <w:tcPrChange w:id="16395" w:author="James Vu" w:date="2024-04-19T00:25:00Z">
              <w:tcPr>
                <w:tcW w:w="1560" w:type="dxa"/>
                <w:tcBorders>
                  <w:top w:val="nil"/>
                  <w:left w:val="nil"/>
                  <w:bottom w:val="single" w:sz="4" w:space="0" w:color="auto"/>
                  <w:right w:val="single" w:sz="4" w:space="0" w:color="auto"/>
                </w:tcBorders>
                <w:shd w:val="clear" w:color="000000" w:fill="DCE6F1"/>
                <w:noWrap/>
                <w:vAlign w:val="center"/>
                <w:hideMark/>
              </w:tcPr>
            </w:tcPrChange>
          </w:tcPr>
          <w:p w14:paraId="21BD198B" w14:textId="6048C173" w:rsidR="001873A6" w:rsidRPr="00B053AF" w:rsidRDefault="001873A6">
            <w:pPr>
              <w:jc w:val="center"/>
              <w:rPr>
                <w:ins w:id="16396" w:author="James Vu" w:date="2024-04-18T23:29:00Z"/>
                <w:b/>
                <w:bCs/>
                <w:sz w:val="22"/>
                <w:szCs w:val="22"/>
                <w:rPrChange w:id="16397" w:author="James Vu" w:date="2024-04-18T23:51:00Z">
                  <w:rPr>
                    <w:ins w:id="16398" w:author="James Vu" w:date="2024-04-18T23:29:00Z"/>
                    <w:b/>
                    <w:bCs/>
                  </w:rPr>
                </w:rPrChange>
              </w:rPr>
              <w:pPrChange w:id="16399" w:author="James Vu" w:date="2024-04-18T23:31:00Z">
                <w:pPr>
                  <w:jc w:val="right"/>
                </w:pPr>
              </w:pPrChange>
            </w:pPr>
            <w:ins w:id="16400" w:author="James Vu" w:date="2024-04-18T23:29:00Z">
              <w:r w:rsidRPr="00B053AF">
                <w:rPr>
                  <w:b/>
                  <w:bCs/>
                  <w:sz w:val="22"/>
                  <w:szCs w:val="22"/>
                  <w:rPrChange w:id="16401" w:author="James Vu" w:date="2024-04-18T23:51:00Z">
                    <w:rPr>
                      <w:b/>
                      <w:bCs/>
                    </w:rPr>
                  </w:rPrChange>
                </w:rPr>
                <w:t>948.754.545</w:t>
              </w:r>
            </w:ins>
          </w:p>
        </w:tc>
        <w:tc>
          <w:tcPr>
            <w:tcW w:w="1768" w:type="dxa"/>
            <w:shd w:val="clear" w:color="auto" w:fill="auto"/>
            <w:noWrap/>
            <w:vAlign w:val="center"/>
            <w:hideMark/>
            <w:tcPrChange w:id="16402" w:author="James Vu" w:date="2024-04-19T00:25:00Z">
              <w:tcPr>
                <w:tcW w:w="1768" w:type="dxa"/>
                <w:tcBorders>
                  <w:top w:val="nil"/>
                  <w:left w:val="nil"/>
                  <w:bottom w:val="single" w:sz="4" w:space="0" w:color="auto"/>
                  <w:right w:val="single" w:sz="4" w:space="0" w:color="auto"/>
                </w:tcBorders>
                <w:shd w:val="clear" w:color="000000" w:fill="DCE6F1"/>
                <w:noWrap/>
                <w:vAlign w:val="center"/>
                <w:hideMark/>
              </w:tcPr>
            </w:tcPrChange>
          </w:tcPr>
          <w:p w14:paraId="6E89B88B" w14:textId="3B6AC1F5" w:rsidR="001873A6" w:rsidRPr="00B053AF" w:rsidRDefault="001873A6">
            <w:pPr>
              <w:jc w:val="center"/>
              <w:rPr>
                <w:ins w:id="16403" w:author="James Vu" w:date="2024-04-18T23:29:00Z"/>
                <w:b/>
                <w:bCs/>
                <w:sz w:val="22"/>
                <w:szCs w:val="22"/>
                <w:rPrChange w:id="16404" w:author="James Vu" w:date="2024-04-18T23:51:00Z">
                  <w:rPr>
                    <w:ins w:id="16405" w:author="James Vu" w:date="2024-04-18T23:29:00Z"/>
                    <w:b/>
                    <w:bCs/>
                  </w:rPr>
                </w:rPrChange>
              </w:rPr>
              <w:pPrChange w:id="16406" w:author="James Vu" w:date="2024-04-18T23:31:00Z">
                <w:pPr>
                  <w:jc w:val="right"/>
                </w:pPr>
              </w:pPrChange>
            </w:pPr>
            <w:ins w:id="16407" w:author="James Vu" w:date="2024-04-18T23:29:00Z">
              <w:r w:rsidRPr="00B053AF">
                <w:rPr>
                  <w:b/>
                  <w:bCs/>
                  <w:sz w:val="22"/>
                  <w:szCs w:val="22"/>
                  <w:rPrChange w:id="16408" w:author="James Vu" w:date="2024-04-18T23:51:00Z">
                    <w:rPr>
                      <w:b/>
                      <w:bCs/>
                    </w:rPr>
                  </w:rPrChange>
                </w:rPr>
                <w:t>22.925.056.000</w:t>
              </w:r>
            </w:ins>
          </w:p>
        </w:tc>
        <w:tc>
          <w:tcPr>
            <w:tcW w:w="1487" w:type="dxa"/>
            <w:shd w:val="clear" w:color="auto" w:fill="auto"/>
            <w:noWrap/>
            <w:vAlign w:val="center"/>
            <w:hideMark/>
            <w:tcPrChange w:id="16409" w:author="James Vu" w:date="2024-04-19T00:25:00Z">
              <w:tcPr>
                <w:tcW w:w="1487" w:type="dxa"/>
                <w:tcBorders>
                  <w:top w:val="nil"/>
                  <w:left w:val="nil"/>
                  <w:bottom w:val="single" w:sz="4" w:space="0" w:color="auto"/>
                  <w:right w:val="single" w:sz="4" w:space="0" w:color="auto"/>
                </w:tcBorders>
                <w:shd w:val="clear" w:color="000000" w:fill="DCE6F1"/>
                <w:noWrap/>
                <w:vAlign w:val="center"/>
                <w:hideMark/>
              </w:tcPr>
            </w:tcPrChange>
          </w:tcPr>
          <w:p w14:paraId="34799E8A" w14:textId="099FB0EB" w:rsidR="001873A6" w:rsidRPr="00B053AF" w:rsidRDefault="001873A6">
            <w:pPr>
              <w:jc w:val="center"/>
              <w:rPr>
                <w:ins w:id="16410" w:author="James Vu" w:date="2024-04-18T23:29:00Z"/>
                <w:i/>
                <w:iCs/>
                <w:sz w:val="22"/>
                <w:szCs w:val="22"/>
                <w:rPrChange w:id="16411" w:author="James Vu" w:date="2024-04-18T23:51:00Z">
                  <w:rPr>
                    <w:ins w:id="16412" w:author="James Vu" w:date="2024-04-18T23:29:00Z"/>
                    <w:i/>
                    <w:iCs/>
                  </w:rPr>
                </w:rPrChange>
              </w:rPr>
              <w:pPrChange w:id="16413" w:author="James Vu" w:date="2024-04-18T23:31:00Z">
                <w:pPr/>
              </w:pPrChange>
            </w:pPr>
          </w:p>
        </w:tc>
      </w:tr>
      <w:tr w:rsidR="003C02FF" w:rsidRPr="003C02FF" w14:paraId="58F89942" w14:textId="77777777" w:rsidTr="003C02FF">
        <w:trPr>
          <w:trHeight w:val="20"/>
          <w:ins w:id="16414" w:author="James Vu" w:date="2024-04-18T23:29:00Z"/>
        </w:trPr>
        <w:tc>
          <w:tcPr>
            <w:tcW w:w="846" w:type="dxa"/>
            <w:shd w:val="clear" w:color="auto" w:fill="auto"/>
            <w:vAlign w:val="center"/>
            <w:hideMark/>
          </w:tcPr>
          <w:p w14:paraId="4C6E1F15" w14:textId="77777777" w:rsidR="001873A6" w:rsidRPr="00B053AF" w:rsidRDefault="001873A6" w:rsidP="001873A6">
            <w:pPr>
              <w:jc w:val="center"/>
              <w:rPr>
                <w:ins w:id="16415" w:author="James Vu" w:date="2024-04-18T23:29:00Z"/>
                <w:b/>
                <w:bCs/>
                <w:sz w:val="22"/>
                <w:szCs w:val="22"/>
                <w:rPrChange w:id="16416" w:author="James Vu" w:date="2024-04-18T23:51:00Z">
                  <w:rPr>
                    <w:ins w:id="16417" w:author="James Vu" w:date="2024-04-18T23:29:00Z"/>
                    <w:b/>
                    <w:bCs/>
                  </w:rPr>
                </w:rPrChange>
              </w:rPr>
            </w:pPr>
            <w:ins w:id="16418" w:author="James Vu" w:date="2024-04-18T23:29:00Z">
              <w:r w:rsidRPr="00B053AF">
                <w:rPr>
                  <w:b/>
                  <w:bCs/>
                  <w:sz w:val="22"/>
                  <w:szCs w:val="22"/>
                  <w:rPrChange w:id="16419" w:author="James Vu" w:date="2024-04-18T23:51:00Z">
                    <w:rPr>
                      <w:b/>
                      <w:bCs/>
                    </w:rPr>
                  </w:rPrChange>
                </w:rPr>
                <w:t>1</w:t>
              </w:r>
            </w:ins>
          </w:p>
        </w:tc>
        <w:tc>
          <w:tcPr>
            <w:tcW w:w="2835" w:type="dxa"/>
            <w:shd w:val="clear" w:color="auto" w:fill="auto"/>
            <w:vAlign w:val="center"/>
            <w:hideMark/>
          </w:tcPr>
          <w:p w14:paraId="37AB3CC6" w14:textId="77777777" w:rsidR="001873A6" w:rsidRPr="00B053AF" w:rsidRDefault="001873A6">
            <w:pPr>
              <w:jc w:val="center"/>
              <w:rPr>
                <w:ins w:id="16420" w:author="James Vu" w:date="2024-04-18T23:29:00Z"/>
                <w:b/>
                <w:bCs/>
                <w:sz w:val="22"/>
                <w:szCs w:val="22"/>
                <w:rPrChange w:id="16421" w:author="James Vu" w:date="2024-04-18T23:51:00Z">
                  <w:rPr>
                    <w:ins w:id="16422" w:author="James Vu" w:date="2024-04-18T23:29:00Z"/>
                    <w:b/>
                    <w:bCs/>
                  </w:rPr>
                </w:rPrChange>
              </w:rPr>
              <w:pPrChange w:id="16423" w:author="James Vu" w:date="2024-04-18T23:31:00Z">
                <w:pPr/>
              </w:pPrChange>
            </w:pPr>
            <w:ins w:id="16424" w:author="James Vu" w:date="2024-04-18T23:29:00Z">
              <w:r w:rsidRPr="00B053AF">
                <w:rPr>
                  <w:b/>
                  <w:bCs/>
                  <w:sz w:val="22"/>
                  <w:szCs w:val="22"/>
                  <w:rPrChange w:id="16425" w:author="James Vu" w:date="2024-04-18T23:51:00Z">
                    <w:rPr>
                      <w:b/>
                      <w:bCs/>
                    </w:rPr>
                  </w:rPrChange>
                </w:rPr>
                <w:t>Hạng mục hạ tầng kỹ thuật</w:t>
              </w:r>
            </w:ins>
          </w:p>
        </w:tc>
        <w:tc>
          <w:tcPr>
            <w:tcW w:w="1134" w:type="dxa"/>
            <w:shd w:val="clear" w:color="auto" w:fill="auto"/>
            <w:vAlign w:val="center"/>
            <w:hideMark/>
          </w:tcPr>
          <w:p w14:paraId="3F475118" w14:textId="4E52E3D6" w:rsidR="001873A6" w:rsidRPr="00B053AF" w:rsidRDefault="001873A6" w:rsidP="001873A6">
            <w:pPr>
              <w:jc w:val="center"/>
              <w:rPr>
                <w:ins w:id="16426" w:author="James Vu" w:date="2024-04-18T23:29:00Z"/>
                <w:sz w:val="22"/>
                <w:szCs w:val="22"/>
                <w:rPrChange w:id="16427" w:author="James Vu" w:date="2024-04-18T23:51:00Z">
                  <w:rPr>
                    <w:ins w:id="16428" w:author="James Vu" w:date="2024-04-18T23:29:00Z"/>
                  </w:rPr>
                </w:rPrChange>
              </w:rPr>
            </w:pPr>
          </w:p>
        </w:tc>
        <w:tc>
          <w:tcPr>
            <w:tcW w:w="1134" w:type="dxa"/>
            <w:shd w:val="clear" w:color="auto" w:fill="auto"/>
            <w:vAlign w:val="center"/>
            <w:hideMark/>
          </w:tcPr>
          <w:p w14:paraId="2DFEE567" w14:textId="77777777" w:rsidR="001873A6" w:rsidRPr="00B053AF" w:rsidRDefault="001873A6" w:rsidP="001873A6">
            <w:pPr>
              <w:jc w:val="center"/>
              <w:rPr>
                <w:ins w:id="16429" w:author="James Vu" w:date="2024-04-18T23:29:00Z"/>
                <w:sz w:val="22"/>
                <w:szCs w:val="22"/>
                <w:rPrChange w:id="16430" w:author="James Vu" w:date="2024-04-18T23:51:00Z">
                  <w:rPr>
                    <w:ins w:id="16431" w:author="James Vu" w:date="2024-04-18T23:29:00Z"/>
                  </w:rPr>
                </w:rPrChange>
              </w:rPr>
            </w:pPr>
            <w:ins w:id="16432" w:author="James Vu" w:date="2024-04-18T23:29:00Z">
              <w:r w:rsidRPr="00B053AF">
                <w:rPr>
                  <w:sz w:val="22"/>
                  <w:szCs w:val="22"/>
                  <w:rPrChange w:id="16433" w:author="James Vu" w:date="2024-04-18T23:51:00Z">
                    <w:rPr/>
                  </w:rPrChange>
                </w:rPr>
                <w:t>G</w:t>
              </w:r>
              <w:r w:rsidRPr="00B053AF">
                <w:rPr>
                  <w:b/>
                  <w:bCs/>
                  <w:color w:val="000000"/>
                  <w:sz w:val="22"/>
                  <w:szCs w:val="22"/>
                  <w:vertAlign w:val="subscript"/>
                  <w:rPrChange w:id="16434" w:author="James Vu" w:date="2024-04-18T23:51:00Z">
                    <w:rPr>
                      <w:b/>
                      <w:bCs/>
                      <w:color w:val="000000"/>
                      <w:vertAlign w:val="subscript"/>
                    </w:rPr>
                  </w:rPrChange>
                </w:rPr>
                <w:t>PC</w:t>
              </w:r>
            </w:ins>
          </w:p>
        </w:tc>
        <w:tc>
          <w:tcPr>
            <w:tcW w:w="1843" w:type="dxa"/>
            <w:shd w:val="clear" w:color="auto" w:fill="auto"/>
            <w:vAlign w:val="center"/>
            <w:hideMark/>
          </w:tcPr>
          <w:p w14:paraId="26B37889" w14:textId="5CFB78FC" w:rsidR="001873A6" w:rsidRPr="00B053AF" w:rsidRDefault="001873A6" w:rsidP="001873A6">
            <w:pPr>
              <w:jc w:val="center"/>
              <w:rPr>
                <w:ins w:id="16435" w:author="James Vu" w:date="2024-04-18T23:29:00Z"/>
                <w:sz w:val="22"/>
                <w:szCs w:val="22"/>
                <w:rPrChange w:id="16436" w:author="James Vu" w:date="2024-04-18T23:51:00Z">
                  <w:rPr>
                    <w:ins w:id="16437" w:author="James Vu" w:date="2024-04-18T23:29:00Z"/>
                  </w:rPr>
                </w:rPrChange>
              </w:rPr>
            </w:pPr>
          </w:p>
        </w:tc>
        <w:tc>
          <w:tcPr>
            <w:tcW w:w="1842" w:type="dxa"/>
            <w:shd w:val="clear" w:color="auto" w:fill="auto"/>
            <w:vAlign w:val="center"/>
            <w:hideMark/>
          </w:tcPr>
          <w:p w14:paraId="4E23EA9F" w14:textId="3165A22C" w:rsidR="001873A6" w:rsidRPr="00B053AF" w:rsidRDefault="001873A6">
            <w:pPr>
              <w:jc w:val="center"/>
              <w:rPr>
                <w:ins w:id="16438" w:author="James Vu" w:date="2024-04-18T23:29:00Z"/>
                <w:b/>
                <w:bCs/>
                <w:sz w:val="22"/>
                <w:szCs w:val="22"/>
                <w:rPrChange w:id="16439" w:author="James Vu" w:date="2024-04-18T23:51:00Z">
                  <w:rPr>
                    <w:ins w:id="16440" w:author="James Vu" w:date="2024-04-18T23:29:00Z"/>
                    <w:b/>
                    <w:bCs/>
                  </w:rPr>
                </w:rPrChange>
              </w:rPr>
              <w:pPrChange w:id="16441" w:author="James Vu" w:date="2024-04-18T23:31:00Z">
                <w:pPr>
                  <w:jc w:val="right"/>
                </w:pPr>
              </w:pPrChange>
            </w:pPr>
            <w:ins w:id="16442" w:author="James Vu" w:date="2024-04-18T23:29:00Z">
              <w:r w:rsidRPr="00B053AF">
                <w:rPr>
                  <w:b/>
                  <w:bCs/>
                  <w:sz w:val="22"/>
                  <w:szCs w:val="22"/>
                  <w:rPrChange w:id="16443" w:author="James Vu" w:date="2024-04-18T23:51:00Z">
                    <w:rPr>
                      <w:b/>
                      <w:bCs/>
                    </w:rPr>
                  </w:rPrChange>
                </w:rPr>
                <w:t>2.256.741.455</w:t>
              </w:r>
            </w:ins>
          </w:p>
        </w:tc>
        <w:tc>
          <w:tcPr>
            <w:tcW w:w="1560" w:type="dxa"/>
            <w:shd w:val="clear" w:color="auto" w:fill="auto"/>
            <w:vAlign w:val="center"/>
            <w:hideMark/>
          </w:tcPr>
          <w:p w14:paraId="52ECC135" w14:textId="013548AD" w:rsidR="001873A6" w:rsidRPr="00B053AF" w:rsidRDefault="001873A6">
            <w:pPr>
              <w:jc w:val="center"/>
              <w:rPr>
                <w:ins w:id="16444" w:author="James Vu" w:date="2024-04-18T23:29:00Z"/>
                <w:b/>
                <w:bCs/>
                <w:sz w:val="22"/>
                <w:szCs w:val="22"/>
                <w:rPrChange w:id="16445" w:author="James Vu" w:date="2024-04-18T23:51:00Z">
                  <w:rPr>
                    <w:ins w:id="16446" w:author="James Vu" w:date="2024-04-18T23:29:00Z"/>
                    <w:b/>
                    <w:bCs/>
                  </w:rPr>
                </w:rPrChange>
              </w:rPr>
              <w:pPrChange w:id="16447" w:author="James Vu" w:date="2024-04-18T23:31:00Z">
                <w:pPr>
                  <w:jc w:val="right"/>
                </w:pPr>
              </w:pPrChange>
            </w:pPr>
            <w:ins w:id="16448" w:author="James Vu" w:date="2024-04-18T23:29:00Z">
              <w:r w:rsidRPr="00B053AF">
                <w:rPr>
                  <w:b/>
                  <w:bCs/>
                  <w:sz w:val="22"/>
                  <w:szCs w:val="22"/>
                  <w:rPrChange w:id="16449" w:author="James Vu" w:date="2024-04-18T23:51:00Z">
                    <w:rPr>
                      <w:b/>
                      <w:bCs/>
                    </w:rPr>
                  </w:rPrChange>
                </w:rPr>
                <w:t>222.254.545</w:t>
              </w:r>
            </w:ins>
          </w:p>
        </w:tc>
        <w:tc>
          <w:tcPr>
            <w:tcW w:w="1768" w:type="dxa"/>
            <w:shd w:val="clear" w:color="auto" w:fill="auto"/>
            <w:vAlign w:val="center"/>
            <w:hideMark/>
          </w:tcPr>
          <w:p w14:paraId="5FBCFA39" w14:textId="351E26FB" w:rsidR="001873A6" w:rsidRPr="00B053AF" w:rsidRDefault="001873A6">
            <w:pPr>
              <w:jc w:val="center"/>
              <w:rPr>
                <w:ins w:id="16450" w:author="James Vu" w:date="2024-04-18T23:29:00Z"/>
                <w:b/>
                <w:bCs/>
                <w:sz w:val="22"/>
                <w:szCs w:val="22"/>
                <w:rPrChange w:id="16451" w:author="James Vu" w:date="2024-04-18T23:51:00Z">
                  <w:rPr>
                    <w:ins w:id="16452" w:author="James Vu" w:date="2024-04-18T23:29:00Z"/>
                    <w:b/>
                    <w:bCs/>
                  </w:rPr>
                </w:rPrChange>
              </w:rPr>
              <w:pPrChange w:id="16453" w:author="James Vu" w:date="2024-04-18T23:31:00Z">
                <w:pPr>
                  <w:jc w:val="right"/>
                </w:pPr>
              </w:pPrChange>
            </w:pPr>
            <w:ins w:id="16454" w:author="James Vu" w:date="2024-04-18T23:29:00Z">
              <w:r w:rsidRPr="00B053AF">
                <w:rPr>
                  <w:b/>
                  <w:bCs/>
                  <w:sz w:val="22"/>
                  <w:szCs w:val="22"/>
                  <w:rPrChange w:id="16455" w:author="James Vu" w:date="2024-04-18T23:51:00Z">
                    <w:rPr>
                      <w:b/>
                      <w:bCs/>
                    </w:rPr>
                  </w:rPrChange>
                </w:rPr>
                <w:t>2.478.996.000</w:t>
              </w:r>
            </w:ins>
          </w:p>
        </w:tc>
        <w:tc>
          <w:tcPr>
            <w:tcW w:w="1487" w:type="dxa"/>
            <w:shd w:val="clear" w:color="auto" w:fill="auto"/>
            <w:vAlign w:val="center"/>
            <w:hideMark/>
          </w:tcPr>
          <w:p w14:paraId="6FD85317" w14:textId="60CA422C" w:rsidR="001873A6" w:rsidRPr="00B053AF" w:rsidRDefault="001873A6">
            <w:pPr>
              <w:jc w:val="center"/>
              <w:rPr>
                <w:ins w:id="16456" w:author="James Vu" w:date="2024-04-18T23:29:00Z"/>
                <w:i/>
                <w:iCs/>
                <w:sz w:val="22"/>
                <w:szCs w:val="22"/>
                <w:rPrChange w:id="16457" w:author="James Vu" w:date="2024-04-18T23:51:00Z">
                  <w:rPr>
                    <w:ins w:id="16458" w:author="James Vu" w:date="2024-04-18T23:29:00Z"/>
                    <w:i/>
                    <w:iCs/>
                  </w:rPr>
                </w:rPrChange>
              </w:rPr>
              <w:pPrChange w:id="16459" w:author="James Vu" w:date="2024-04-18T23:31:00Z">
                <w:pPr/>
              </w:pPrChange>
            </w:pPr>
          </w:p>
        </w:tc>
      </w:tr>
      <w:tr w:rsidR="003C02FF" w:rsidRPr="003C02FF" w14:paraId="2F99D5D5" w14:textId="77777777" w:rsidTr="003C02FF">
        <w:trPr>
          <w:trHeight w:val="20"/>
          <w:ins w:id="16460" w:author="James Vu" w:date="2024-04-18T23:29:00Z"/>
        </w:trPr>
        <w:tc>
          <w:tcPr>
            <w:tcW w:w="846" w:type="dxa"/>
            <w:shd w:val="clear" w:color="auto" w:fill="auto"/>
            <w:vAlign w:val="center"/>
            <w:hideMark/>
          </w:tcPr>
          <w:p w14:paraId="541C5536" w14:textId="77777777" w:rsidR="001873A6" w:rsidRPr="00B053AF" w:rsidRDefault="001873A6" w:rsidP="001873A6">
            <w:pPr>
              <w:jc w:val="center"/>
              <w:rPr>
                <w:ins w:id="16461" w:author="James Vu" w:date="2024-04-18T23:29:00Z"/>
                <w:sz w:val="22"/>
                <w:szCs w:val="22"/>
                <w:rPrChange w:id="16462" w:author="James Vu" w:date="2024-04-18T23:51:00Z">
                  <w:rPr>
                    <w:ins w:id="16463" w:author="James Vu" w:date="2024-04-18T23:29:00Z"/>
                  </w:rPr>
                </w:rPrChange>
              </w:rPr>
            </w:pPr>
            <w:ins w:id="16464" w:author="James Vu" w:date="2024-04-18T23:29:00Z">
              <w:r w:rsidRPr="00B053AF">
                <w:rPr>
                  <w:sz w:val="22"/>
                  <w:szCs w:val="22"/>
                  <w:rPrChange w:id="16465" w:author="James Vu" w:date="2024-04-18T23:51:00Z">
                    <w:rPr/>
                  </w:rPrChange>
                </w:rPr>
                <w:t>1.1</w:t>
              </w:r>
            </w:ins>
          </w:p>
        </w:tc>
        <w:tc>
          <w:tcPr>
            <w:tcW w:w="2835" w:type="dxa"/>
            <w:shd w:val="clear" w:color="auto" w:fill="auto"/>
            <w:vAlign w:val="center"/>
            <w:hideMark/>
          </w:tcPr>
          <w:p w14:paraId="5DFDE975" w14:textId="77777777" w:rsidR="001873A6" w:rsidRPr="00B053AF" w:rsidRDefault="001873A6">
            <w:pPr>
              <w:jc w:val="center"/>
              <w:rPr>
                <w:ins w:id="16466" w:author="James Vu" w:date="2024-04-18T23:29:00Z"/>
                <w:sz w:val="22"/>
                <w:szCs w:val="22"/>
                <w:rPrChange w:id="16467" w:author="James Vu" w:date="2024-04-18T23:51:00Z">
                  <w:rPr>
                    <w:ins w:id="16468" w:author="James Vu" w:date="2024-04-18T23:29:00Z"/>
                  </w:rPr>
                </w:rPrChange>
              </w:rPr>
              <w:pPrChange w:id="16469" w:author="James Vu" w:date="2024-04-18T23:31:00Z">
                <w:pPr/>
              </w:pPrChange>
            </w:pPr>
            <w:ins w:id="16470" w:author="James Vu" w:date="2024-04-18T23:29:00Z">
              <w:r w:rsidRPr="00B053AF">
                <w:rPr>
                  <w:sz w:val="22"/>
                  <w:szCs w:val="22"/>
                  <w:rPrChange w:id="16471" w:author="James Vu" w:date="2024-04-18T23:51:00Z">
                    <w:rPr/>
                  </w:rPrChange>
                </w:rPr>
                <w:t>Chi phí thiết bị hạ tâng, phần mềm thương mại</w:t>
              </w:r>
            </w:ins>
          </w:p>
        </w:tc>
        <w:tc>
          <w:tcPr>
            <w:tcW w:w="1134" w:type="dxa"/>
            <w:shd w:val="clear" w:color="auto" w:fill="auto"/>
            <w:vAlign w:val="center"/>
            <w:hideMark/>
          </w:tcPr>
          <w:p w14:paraId="70F21C78" w14:textId="4A598DC4" w:rsidR="001873A6" w:rsidRPr="00B053AF" w:rsidRDefault="001873A6" w:rsidP="001873A6">
            <w:pPr>
              <w:jc w:val="center"/>
              <w:rPr>
                <w:ins w:id="16472" w:author="James Vu" w:date="2024-04-18T23:29:00Z"/>
                <w:sz w:val="22"/>
                <w:szCs w:val="22"/>
                <w:rPrChange w:id="16473" w:author="James Vu" w:date="2024-04-18T23:51:00Z">
                  <w:rPr>
                    <w:ins w:id="16474" w:author="James Vu" w:date="2024-04-18T23:29:00Z"/>
                  </w:rPr>
                </w:rPrChange>
              </w:rPr>
            </w:pPr>
          </w:p>
        </w:tc>
        <w:tc>
          <w:tcPr>
            <w:tcW w:w="1134" w:type="dxa"/>
            <w:shd w:val="clear" w:color="auto" w:fill="auto"/>
            <w:vAlign w:val="center"/>
            <w:hideMark/>
          </w:tcPr>
          <w:p w14:paraId="133B282C" w14:textId="68A074BD" w:rsidR="001873A6" w:rsidRPr="00B053AF" w:rsidRDefault="001873A6" w:rsidP="001873A6">
            <w:pPr>
              <w:jc w:val="center"/>
              <w:rPr>
                <w:ins w:id="16475" w:author="James Vu" w:date="2024-04-18T23:29:00Z"/>
                <w:sz w:val="22"/>
                <w:szCs w:val="22"/>
                <w:rPrChange w:id="16476" w:author="James Vu" w:date="2024-04-18T23:51:00Z">
                  <w:rPr>
                    <w:ins w:id="16477" w:author="James Vu" w:date="2024-04-18T23:29:00Z"/>
                  </w:rPr>
                </w:rPrChange>
              </w:rPr>
            </w:pPr>
          </w:p>
        </w:tc>
        <w:tc>
          <w:tcPr>
            <w:tcW w:w="1843" w:type="dxa"/>
            <w:shd w:val="clear" w:color="auto" w:fill="auto"/>
            <w:vAlign w:val="center"/>
            <w:hideMark/>
          </w:tcPr>
          <w:p w14:paraId="5F80EE22" w14:textId="6EAB5D02" w:rsidR="001873A6" w:rsidRPr="00B053AF" w:rsidRDefault="001873A6" w:rsidP="001873A6">
            <w:pPr>
              <w:jc w:val="center"/>
              <w:rPr>
                <w:ins w:id="16478" w:author="James Vu" w:date="2024-04-18T23:29:00Z"/>
                <w:sz w:val="22"/>
                <w:szCs w:val="22"/>
                <w:rPrChange w:id="16479" w:author="James Vu" w:date="2024-04-18T23:51:00Z">
                  <w:rPr>
                    <w:ins w:id="16480" w:author="James Vu" w:date="2024-04-18T23:29:00Z"/>
                  </w:rPr>
                </w:rPrChange>
              </w:rPr>
            </w:pPr>
          </w:p>
        </w:tc>
        <w:tc>
          <w:tcPr>
            <w:tcW w:w="1842" w:type="dxa"/>
            <w:shd w:val="clear" w:color="auto" w:fill="auto"/>
            <w:vAlign w:val="center"/>
            <w:hideMark/>
          </w:tcPr>
          <w:p w14:paraId="703C797F" w14:textId="34345531" w:rsidR="001873A6" w:rsidRPr="00B053AF" w:rsidRDefault="001873A6">
            <w:pPr>
              <w:jc w:val="center"/>
              <w:rPr>
                <w:ins w:id="16481" w:author="James Vu" w:date="2024-04-18T23:29:00Z"/>
                <w:sz w:val="22"/>
                <w:szCs w:val="22"/>
                <w:rPrChange w:id="16482" w:author="James Vu" w:date="2024-04-18T23:51:00Z">
                  <w:rPr>
                    <w:ins w:id="16483" w:author="James Vu" w:date="2024-04-18T23:29:00Z"/>
                  </w:rPr>
                </w:rPrChange>
              </w:rPr>
              <w:pPrChange w:id="16484" w:author="James Vu" w:date="2024-04-18T23:31:00Z">
                <w:pPr>
                  <w:jc w:val="right"/>
                </w:pPr>
              </w:pPrChange>
            </w:pPr>
            <w:ins w:id="16485" w:author="James Vu" w:date="2024-04-18T23:29:00Z">
              <w:r w:rsidRPr="00B053AF">
                <w:rPr>
                  <w:sz w:val="22"/>
                  <w:szCs w:val="22"/>
                  <w:rPrChange w:id="16486" w:author="James Vu" w:date="2024-04-18T23:51:00Z">
                    <w:rPr/>
                  </w:rPrChange>
                </w:rPr>
                <w:t>2.256.741.455</w:t>
              </w:r>
            </w:ins>
          </w:p>
        </w:tc>
        <w:tc>
          <w:tcPr>
            <w:tcW w:w="1560" w:type="dxa"/>
            <w:shd w:val="clear" w:color="auto" w:fill="auto"/>
            <w:vAlign w:val="center"/>
            <w:hideMark/>
          </w:tcPr>
          <w:p w14:paraId="5B0DF399" w14:textId="78C76FB5" w:rsidR="001873A6" w:rsidRPr="00B053AF" w:rsidRDefault="001873A6">
            <w:pPr>
              <w:jc w:val="center"/>
              <w:rPr>
                <w:ins w:id="16487" w:author="James Vu" w:date="2024-04-18T23:29:00Z"/>
                <w:sz w:val="22"/>
                <w:szCs w:val="22"/>
                <w:rPrChange w:id="16488" w:author="James Vu" w:date="2024-04-18T23:51:00Z">
                  <w:rPr>
                    <w:ins w:id="16489" w:author="James Vu" w:date="2024-04-18T23:29:00Z"/>
                  </w:rPr>
                </w:rPrChange>
              </w:rPr>
              <w:pPrChange w:id="16490" w:author="James Vu" w:date="2024-04-18T23:31:00Z">
                <w:pPr>
                  <w:jc w:val="right"/>
                </w:pPr>
              </w:pPrChange>
            </w:pPr>
            <w:ins w:id="16491" w:author="James Vu" w:date="2024-04-18T23:29:00Z">
              <w:r w:rsidRPr="00B053AF">
                <w:rPr>
                  <w:sz w:val="22"/>
                  <w:szCs w:val="22"/>
                  <w:rPrChange w:id="16492" w:author="James Vu" w:date="2024-04-18T23:51:00Z">
                    <w:rPr/>
                  </w:rPrChange>
                </w:rPr>
                <w:t>222.254.545</w:t>
              </w:r>
            </w:ins>
          </w:p>
        </w:tc>
        <w:tc>
          <w:tcPr>
            <w:tcW w:w="1768" w:type="dxa"/>
            <w:shd w:val="clear" w:color="auto" w:fill="auto"/>
            <w:vAlign w:val="center"/>
            <w:hideMark/>
          </w:tcPr>
          <w:p w14:paraId="4147152A" w14:textId="4FA015E9" w:rsidR="001873A6" w:rsidRPr="00B053AF" w:rsidRDefault="001873A6">
            <w:pPr>
              <w:jc w:val="center"/>
              <w:rPr>
                <w:ins w:id="16493" w:author="James Vu" w:date="2024-04-18T23:29:00Z"/>
                <w:sz w:val="22"/>
                <w:szCs w:val="22"/>
                <w:rPrChange w:id="16494" w:author="James Vu" w:date="2024-04-18T23:51:00Z">
                  <w:rPr>
                    <w:ins w:id="16495" w:author="James Vu" w:date="2024-04-18T23:29:00Z"/>
                  </w:rPr>
                </w:rPrChange>
              </w:rPr>
              <w:pPrChange w:id="16496" w:author="James Vu" w:date="2024-04-18T23:31:00Z">
                <w:pPr>
                  <w:jc w:val="right"/>
                </w:pPr>
              </w:pPrChange>
            </w:pPr>
            <w:ins w:id="16497" w:author="James Vu" w:date="2024-04-18T23:29:00Z">
              <w:r w:rsidRPr="00B053AF">
                <w:rPr>
                  <w:sz w:val="22"/>
                  <w:szCs w:val="22"/>
                  <w:rPrChange w:id="16498" w:author="James Vu" w:date="2024-04-18T23:51:00Z">
                    <w:rPr/>
                  </w:rPrChange>
                </w:rPr>
                <w:t>2.478.996.000</w:t>
              </w:r>
            </w:ins>
          </w:p>
        </w:tc>
        <w:tc>
          <w:tcPr>
            <w:tcW w:w="1487" w:type="dxa"/>
            <w:shd w:val="clear" w:color="auto" w:fill="auto"/>
            <w:vAlign w:val="center"/>
            <w:hideMark/>
          </w:tcPr>
          <w:p w14:paraId="5F03CB44" w14:textId="77777777" w:rsidR="001873A6" w:rsidRPr="00B053AF" w:rsidRDefault="001873A6">
            <w:pPr>
              <w:jc w:val="center"/>
              <w:rPr>
                <w:ins w:id="16499" w:author="James Vu" w:date="2024-04-18T23:29:00Z"/>
                <w:sz w:val="22"/>
                <w:szCs w:val="22"/>
                <w:rPrChange w:id="16500" w:author="James Vu" w:date="2024-04-18T23:51:00Z">
                  <w:rPr>
                    <w:ins w:id="16501" w:author="James Vu" w:date="2024-04-18T23:29:00Z"/>
                  </w:rPr>
                </w:rPrChange>
              </w:rPr>
              <w:pPrChange w:id="16502" w:author="James Vu" w:date="2024-04-18T23:31:00Z">
                <w:pPr/>
              </w:pPrChange>
            </w:pPr>
            <w:ins w:id="16503" w:author="James Vu" w:date="2024-04-18T23:29:00Z">
              <w:r w:rsidRPr="00B053AF">
                <w:rPr>
                  <w:sz w:val="22"/>
                  <w:szCs w:val="22"/>
                  <w:rPrChange w:id="16504" w:author="James Vu" w:date="2024-04-18T23:51:00Z">
                    <w:rPr/>
                  </w:rPrChange>
                </w:rPr>
                <w:t>Báo giá, chi tiết ở Phụ lục II</w:t>
              </w:r>
            </w:ins>
          </w:p>
        </w:tc>
      </w:tr>
      <w:tr w:rsidR="003C02FF" w:rsidRPr="003C02FF" w14:paraId="0172EADC" w14:textId="77777777" w:rsidTr="003C02FF">
        <w:trPr>
          <w:trHeight w:val="20"/>
          <w:ins w:id="16505" w:author="James Vu" w:date="2024-04-18T23:29:00Z"/>
        </w:trPr>
        <w:tc>
          <w:tcPr>
            <w:tcW w:w="846" w:type="dxa"/>
            <w:shd w:val="clear" w:color="auto" w:fill="auto"/>
            <w:vAlign w:val="center"/>
            <w:hideMark/>
          </w:tcPr>
          <w:p w14:paraId="3BAD15F6" w14:textId="77777777" w:rsidR="001873A6" w:rsidRPr="00B053AF" w:rsidRDefault="001873A6" w:rsidP="001873A6">
            <w:pPr>
              <w:jc w:val="center"/>
              <w:rPr>
                <w:ins w:id="16506" w:author="James Vu" w:date="2024-04-18T23:29:00Z"/>
                <w:sz w:val="22"/>
                <w:szCs w:val="22"/>
                <w:rPrChange w:id="16507" w:author="James Vu" w:date="2024-04-18T23:51:00Z">
                  <w:rPr>
                    <w:ins w:id="16508" w:author="James Vu" w:date="2024-04-18T23:29:00Z"/>
                  </w:rPr>
                </w:rPrChange>
              </w:rPr>
            </w:pPr>
            <w:ins w:id="16509" w:author="James Vu" w:date="2024-04-18T23:29:00Z">
              <w:r w:rsidRPr="00B053AF">
                <w:rPr>
                  <w:sz w:val="22"/>
                  <w:szCs w:val="22"/>
                  <w:rPrChange w:id="16510" w:author="James Vu" w:date="2024-04-18T23:51:00Z">
                    <w:rPr/>
                  </w:rPrChange>
                </w:rPr>
                <w:t>1.2</w:t>
              </w:r>
            </w:ins>
          </w:p>
        </w:tc>
        <w:tc>
          <w:tcPr>
            <w:tcW w:w="2835" w:type="dxa"/>
            <w:shd w:val="clear" w:color="auto" w:fill="auto"/>
            <w:vAlign w:val="center"/>
            <w:hideMark/>
          </w:tcPr>
          <w:p w14:paraId="7A304013" w14:textId="77777777" w:rsidR="001873A6" w:rsidRPr="00B053AF" w:rsidRDefault="001873A6">
            <w:pPr>
              <w:jc w:val="center"/>
              <w:rPr>
                <w:ins w:id="16511" w:author="James Vu" w:date="2024-04-18T23:29:00Z"/>
                <w:sz w:val="22"/>
                <w:szCs w:val="22"/>
                <w:rPrChange w:id="16512" w:author="James Vu" w:date="2024-04-18T23:51:00Z">
                  <w:rPr>
                    <w:ins w:id="16513" w:author="James Vu" w:date="2024-04-18T23:29:00Z"/>
                  </w:rPr>
                </w:rPrChange>
              </w:rPr>
              <w:pPrChange w:id="16514" w:author="James Vu" w:date="2024-04-18T23:31:00Z">
                <w:pPr/>
              </w:pPrChange>
            </w:pPr>
            <w:ins w:id="16515" w:author="James Vu" w:date="2024-04-18T23:29:00Z">
              <w:r w:rsidRPr="00B053AF">
                <w:rPr>
                  <w:sz w:val="22"/>
                  <w:szCs w:val="22"/>
                  <w:rPrChange w:id="16516" w:author="James Vu" w:date="2024-04-18T23:51:00Z">
                    <w:rPr/>
                  </w:rPrChange>
                </w:rPr>
                <w:t>Chi phí lắp đặt thiết bị, cài đặt phần mềm</w:t>
              </w:r>
            </w:ins>
          </w:p>
        </w:tc>
        <w:tc>
          <w:tcPr>
            <w:tcW w:w="1134" w:type="dxa"/>
            <w:shd w:val="clear" w:color="auto" w:fill="auto"/>
            <w:vAlign w:val="center"/>
            <w:hideMark/>
          </w:tcPr>
          <w:p w14:paraId="28172492" w14:textId="4B7558F8" w:rsidR="001873A6" w:rsidRPr="00B053AF" w:rsidRDefault="001873A6" w:rsidP="001873A6">
            <w:pPr>
              <w:jc w:val="center"/>
              <w:rPr>
                <w:ins w:id="16517" w:author="James Vu" w:date="2024-04-18T23:29:00Z"/>
                <w:sz w:val="22"/>
                <w:szCs w:val="22"/>
                <w:rPrChange w:id="16518" w:author="James Vu" w:date="2024-04-18T23:51:00Z">
                  <w:rPr>
                    <w:ins w:id="16519" w:author="James Vu" w:date="2024-04-18T23:29:00Z"/>
                  </w:rPr>
                </w:rPrChange>
              </w:rPr>
            </w:pPr>
          </w:p>
        </w:tc>
        <w:tc>
          <w:tcPr>
            <w:tcW w:w="1134" w:type="dxa"/>
            <w:shd w:val="clear" w:color="auto" w:fill="auto"/>
            <w:vAlign w:val="center"/>
            <w:hideMark/>
          </w:tcPr>
          <w:p w14:paraId="1AE2BEB2" w14:textId="6FE30D50" w:rsidR="001873A6" w:rsidRPr="00B053AF" w:rsidRDefault="001873A6" w:rsidP="001873A6">
            <w:pPr>
              <w:jc w:val="center"/>
              <w:rPr>
                <w:ins w:id="16520" w:author="James Vu" w:date="2024-04-18T23:29:00Z"/>
                <w:sz w:val="22"/>
                <w:szCs w:val="22"/>
                <w:rPrChange w:id="16521" w:author="James Vu" w:date="2024-04-18T23:51:00Z">
                  <w:rPr>
                    <w:ins w:id="16522" w:author="James Vu" w:date="2024-04-18T23:29:00Z"/>
                  </w:rPr>
                </w:rPrChange>
              </w:rPr>
            </w:pPr>
          </w:p>
        </w:tc>
        <w:tc>
          <w:tcPr>
            <w:tcW w:w="1843" w:type="dxa"/>
            <w:shd w:val="clear" w:color="auto" w:fill="auto"/>
            <w:vAlign w:val="center"/>
            <w:hideMark/>
          </w:tcPr>
          <w:p w14:paraId="07BA7B59" w14:textId="7482B37D" w:rsidR="001873A6" w:rsidRPr="00B053AF" w:rsidRDefault="001873A6" w:rsidP="001873A6">
            <w:pPr>
              <w:jc w:val="center"/>
              <w:rPr>
                <w:ins w:id="16523" w:author="James Vu" w:date="2024-04-18T23:29:00Z"/>
                <w:sz w:val="22"/>
                <w:szCs w:val="22"/>
                <w:rPrChange w:id="16524" w:author="James Vu" w:date="2024-04-18T23:51:00Z">
                  <w:rPr>
                    <w:ins w:id="16525" w:author="James Vu" w:date="2024-04-18T23:29:00Z"/>
                  </w:rPr>
                </w:rPrChange>
              </w:rPr>
            </w:pPr>
          </w:p>
        </w:tc>
        <w:tc>
          <w:tcPr>
            <w:tcW w:w="1842" w:type="dxa"/>
            <w:shd w:val="clear" w:color="auto" w:fill="auto"/>
            <w:vAlign w:val="center"/>
            <w:hideMark/>
          </w:tcPr>
          <w:p w14:paraId="181AC027" w14:textId="31948E63" w:rsidR="001873A6" w:rsidRPr="00B053AF" w:rsidRDefault="001873A6">
            <w:pPr>
              <w:jc w:val="center"/>
              <w:rPr>
                <w:ins w:id="16526" w:author="James Vu" w:date="2024-04-18T23:29:00Z"/>
                <w:sz w:val="22"/>
                <w:szCs w:val="22"/>
                <w:rPrChange w:id="16527" w:author="James Vu" w:date="2024-04-18T23:51:00Z">
                  <w:rPr>
                    <w:ins w:id="16528" w:author="James Vu" w:date="2024-04-18T23:29:00Z"/>
                  </w:rPr>
                </w:rPrChange>
              </w:rPr>
              <w:pPrChange w:id="16529" w:author="James Vu" w:date="2024-04-18T23:31:00Z">
                <w:pPr>
                  <w:jc w:val="right"/>
                </w:pPr>
              </w:pPrChange>
            </w:pPr>
            <w:ins w:id="16530" w:author="James Vu" w:date="2024-04-18T23:29:00Z">
              <w:r w:rsidRPr="00B053AF">
                <w:rPr>
                  <w:sz w:val="22"/>
                  <w:szCs w:val="22"/>
                  <w:rPrChange w:id="16531" w:author="James Vu" w:date="2024-04-18T23:51:00Z">
                    <w:rPr/>
                  </w:rPrChange>
                </w:rPr>
                <w:t>-</w:t>
              </w:r>
            </w:ins>
          </w:p>
        </w:tc>
        <w:tc>
          <w:tcPr>
            <w:tcW w:w="1560" w:type="dxa"/>
            <w:shd w:val="clear" w:color="auto" w:fill="auto"/>
            <w:vAlign w:val="center"/>
            <w:hideMark/>
          </w:tcPr>
          <w:p w14:paraId="554A6232" w14:textId="19E7C174" w:rsidR="001873A6" w:rsidRPr="00B053AF" w:rsidRDefault="001873A6">
            <w:pPr>
              <w:jc w:val="center"/>
              <w:rPr>
                <w:ins w:id="16532" w:author="James Vu" w:date="2024-04-18T23:29:00Z"/>
                <w:sz w:val="22"/>
                <w:szCs w:val="22"/>
                <w:rPrChange w:id="16533" w:author="James Vu" w:date="2024-04-18T23:51:00Z">
                  <w:rPr>
                    <w:ins w:id="16534" w:author="James Vu" w:date="2024-04-18T23:29:00Z"/>
                  </w:rPr>
                </w:rPrChange>
              </w:rPr>
              <w:pPrChange w:id="16535" w:author="James Vu" w:date="2024-04-18T23:31:00Z">
                <w:pPr>
                  <w:jc w:val="right"/>
                </w:pPr>
              </w:pPrChange>
            </w:pPr>
            <w:ins w:id="16536" w:author="James Vu" w:date="2024-04-18T23:29:00Z">
              <w:r w:rsidRPr="00B053AF">
                <w:rPr>
                  <w:sz w:val="22"/>
                  <w:szCs w:val="22"/>
                  <w:rPrChange w:id="16537" w:author="James Vu" w:date="2024-04-18T23:51:00Z">
                    <w:rPr/>
                  </w:rPrChange>
                </w:rPr>
                <w:t>-</w:t>
              </w:r>
            </w:ins>
          </w:p>
        </w:tc>
        <w:tc>
          <w:tcPr>
            <w:tcW w:w="1768" w:type="dxa"/>
            <w:shd w:val="clear" w:color="auto" w:fill="auto"/>
            <w:vAlign w:val="center"/>
            <w:hideMark/>
          </w:tcPr>
          <w:p w14:paraId="21A603B0" w14:textId="5EA3268A" w:rsidR="001873A6" w:rsidRPr="00B053AF" w:rsidRDefault="001873A6">
            <w:pPr>
              <w:jc w:val="center"/>
              <w:rPr>
                <w:ins w:id="16538" w:author="James Vu" w:date="2024-04-18T23:29:00Z"/>
                <w:sz w:val="22"/>
                <w:szCs w:val="22"/>
                <w:rPrChange w:id="16539" w:author="James Vu" w:date="2024-04-18T23:51:00Z">
                  <w:rPr>
                    <w:ins w:id="16540" w:author="James Vu" w:date="2024-04-18T23:29:00Z"/>
                  </w:rPr>
                </w:rPrChange>
              </w:rPr>
              <w:pPrChange w:id="16541" w:author="James Vu" w:date="2024-04-18T23:31:00Z">
                <w:pPr>
                  <w:jc w:val="right"/>
                </w:pPr>
              </w:pPrChange>
            </w:pPr>
            <w:ins w:id="16542" w:author="James Vu" w:date="2024-04-18T23:29:00Z">
              <w:r w:rsidRPr="00B053AF">
                <w:rPr>
                  <w:sz w:val="22"/>
                  <w:szCs w:val="22"/>
                  <w:rPrChange w:id="16543" w:author="James Vu" w:date="2024-04-18T23:51:00Z">
                    <w:rPr/>
                  </w:rPrChange>
                </w:rPr>
                <w:t>-</w:t>
              </w:r>
            </w:ins>
          </w:p>
        </w:tc>
        <w:tc>
          <w:tcPr>
            <w:tcW w:w="1487" w:type="dxa"/>
            <w:shd w:val="clear" w:color="auto" w:fill="auto"/>
            <w:vAlign w:val="center"/>
            <w:hideMark/>
          </w:tcPr>
          <w:p w14:paraId="78E84383" w14:textId="340A61D0" w:rsidR="001873A6" w:rsidRPr="00B053AF" w:rsidRDefault="001873A6">
            <w:pPr>
              <w:jc w:val="center"/>
              <w:rPr>
                <w:ins w:id="16544" w:author="James Vu" w:date="2024-04-18T23:29:00Z"/>
                <w:sz w:val="22"/>
                <w:szCs w:val="22"/>
                <w:rPrChange w:id="16545" w:author="James Vu" w:date="2024-04-18T23:51:00Z">
                  <w:rPr>
                    <w:ins w:id="16546" w:author="James Vu" w:date="2024-04-18T23:29:00Z"/>
                  </w:rPr>
                </w:rPrChange>
              </w:rPr>
              <w:pPrChange w:id="16547" w:author="James Vu" w:date="2024-04-18T23:31:00Z">
                <w:pPr/>
              </w:pPrChange>
            </w:pPr>
          </w:p>
        </w:tc>
      </w:tr>
      <w:tr w:rsidR="001873A6" w:rsidRPr="00B053AF" w14:paraId="3BC50D07" w14:textId="77777777" w:rsidTr="003C02FF">
        <w:trPr>
          <w:trHeight w:val="20"/>
          <w:ins w:id="16548" w:author="James Vu" w:date="2024-04-18T23:29:00Z"/>
          <w:trPrChange w:id="16549" w:author="James Vu" w:date="2024-04-19T00:25:00Z">
            <w:trPr>
              <w:trHeight w:val="380"/>
            </w:trPr>
          </w:trPrChange>
        </w:trPr>
        <w:tc>
          <w:tcPr>
            <w:tcW w:w="846" w:type="dxa"/>
            <w:shd w:val="clear" w:color="auto" w:fill="auto"/>
            <w:vAlign w:val="center"/>
            <w:hideMark/>
            <w:tcPrChange w:id="16550"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30A8AD8C" w14:textId="77777777" w:rsidR="001873A6" w:rsidRPr="00B053AF" w:rsidRDefault="001873A6" w:rsidP="001873A6">
            <w:pPr>
              <w:jc w:val="center"/>
              <w:rPr>
                <w:ins w:id="16551" w:author="James Vu" w:date="2024-04-18T23:29:00Z"/>
                <w:b/>
                <w:bCs/>
                <w:sz w:val="22"/>
                <w:szCs w:val="22"/>
                <w:rPrChange w:id="16552" w:author="James Vu" w:date="2024-04-18T23:51:00Z">
                  <w:rPr>
                    <w:ins w:id="16553" w:author="James Vu" w:date="2024-04-18T23:29:00Z"/>
                    <w:b/>
                    <w:bCs/>
                  </w:rPr>
                </w:rPrChange>
              </w:rPr>
            </w:pPr>
            <w:ins w:id="16554" w:author="James Vu" w:date="2024-04-18T23:29:00Z">
              <w:r w:rsidRPr="00B053AF">
                <w:rPr>
                  <w:b/>
                  <w:bCs/>
                  <w:sz w:val="22"/>
                  <w:szCs w:val="22"/>
                  <w:rPrChange w:id="16555" w:author="James Vu" w:date="2024-04-18T23:51:00Z">
                    <w:rPr>
                      <w:b/>
                      <w:bCs/>
                    </w:rPr>
                  </w:rPrChange>
                </w:rPr>
                <w:t>2</w:t>
              </w:r>
            </w:ins>
          </w:p>
        </w:tc>
        <w:tc>
          <w:tcPr>
            <w:tcW w:w="2835" w:type="dxa"/>
            <w:shd w:val="clear" w:color="auto" w:fill="auto"/>
            <w:vAlign w:val="center"/>
            <w:hideMark/>
            <w:tcPrChange w:id="16556" w:author="James Vu" w:date="2024-04-19T00:25:00Z">
              <w:tcPr>
                <w:tcW w:w="2835" w:type="dxa"/>
                <w:tcBorders>
                  <w:top w:val="nil"/>
                  <w:left w:val="nil"/>
                  <w:bottom w:val="single" w:sz="4" w:space="0" w:color="auto"/>
                  <w:right w:val="single" w:sz="4" w:space="0" w:color="auto"/>
                </w:tcBorders>
                <w:shd w:val="clear" w:color="000000" w:fill="FFFFFF"/>
                <w:vAlign w:val="center"/>
                <w:hideMark/>
              </w:tcPr>
            </w:tcPrChange>
          </w:tcPr>
          <w:p w14:paraId="5216B378" w14:textId="77777777" w:rsidR="001873A6" w:rsidRPr="00B053AF" w:rsidRDefault="001873A6">
            <w:pPr>
              <w:jc w:val="center"/>
              <w:rPr>
                <w:ins w:id="16557" w:author="James Vu" w:date="2024-04-18T23:29:00Z"/>
                <w:b/>
                <w:bCs/>
                <w:sz w:val="22"/>
                <w:szCs w:val="22"/>
                <w:rPrChange w:id="16558" w:author="James Vu" w:date="2024-04-18T23:51:00Z">
                  <w:rPr>
                    <w:ins w:id="16559" w:author="James Vu" w:date="2024-04-18T23:29:00Z"/>
                    <w:b/>
                    <w:bCs/>
                  </w:rPr>
                </w:rPrChange>
              </w:rPr>
              <w:pPrChange w:id="16560" w:author="James Vu" w:date="2024-04-18T23:31:00Z">
                <w:pPr/>
              </w:pPrChange>
            </w:pPr>
            <w:ins w:id="16561" w:author="James Vu" w:date="2024-04-18T23:29:00Z">
              <w:r w:rsidRPr="00B053AF">
                <w:rPr>
                  <w:b/>
                  <w:bCs/>
                  <w:sz w:val="22"/>
                  <w:szCs w:val="22"/>
                  <w:rPrChange w:id="16562" w:author="James Vu" w:date="2024-04-18T23:51:00Z">
                    <w:rPr>
                      <w:b/>
                      <w:bCs/>
                    </w:rPr>
                  </w:rPrChange>
                </w:rPr>
                <w:t>Hạng mục phần mềm nội bộ, cơ sở dữ liệu</w:t>
              </w:r>
            </w:ins>
          </w:p>
        </w:tc>
        <w:tc>
          <w:tcPr>
            <w:tcW w:w="1134" w:type="dxa"/>
            <w:shd w:val="clear" w:color="auto" w:fill="auto"/>
            <w:vAlign w:val="center"/>
            <w:hideMark/>
            <w:tcPrChange w:id="16563"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4BEFDF3E" w14:textId="0D572EB3" w:rsidR="001873A6" w:rsidRPr="00B053AF" w:rsidRDefault="001873A6" w:rsidP="001873A6">
            <w:pPr>
              <w:jc w:val="center"/>
              <w:rPr>
                <w:ins w:id="16564" w:author="James Vu" w:date="2024-04-18T23:29:00Z"/>
                <w:sz w:val="22"/>
                <w:szCs w:val="22"/>
                <w:rPrChange w:id="16565" w:author="James Vu" w:date="2024-04-18T23:51:00Z">
                  <w:rPr>
                    <w:ins w:id="16566" w:author="James Vu" w:date="2024-04-18T23:29:00Z"/>
                  </w:rPr>
                </w:rPrChange>
              </w:rPr>
            </w:pPr>
          </w:p>
        </w:tc>
        <w:tc>
          <w:tcPr>
            <w:tcW w:w="1134" w:type="dxa"/>
            <w:shd w:val="clear" w:color="auto" w:fill="auto"/>
            <w:vAlign w:val="center"/>
            <w:hideMark/>
            <w:tcPrChange w:id="16567"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C542B2F" w14:textId="77777777" w:rsidR="001873A6" w:rsidRPr="00B053AF" w:rsidRDefault="001873A6" w:rsidP="001873A6">
            <w:pPr>
              <w:jc w:val="center"/>
              <w:rPr>
                <w:ins w:id="16568" w:author="James Vu" w:date="2024-04-18T23:29:00Z"/>
                <w:sz w:val="22"/>
                <w:szCs w:val="22"/>
                <w:rPrChange w:id="16569" w:author="James Vu" w:date="2024-04-18T23:51:00Z">
                  <w:rPr>
                    <w:ins w:id="16570" w:author="James Vu" w:date="2024-04-18T23:29:00Z"/>
                  </w:rPr>
                </w:rPrChange>
              </w:rPr>
            </w:pPr>
            <w:ins w:id="16571" w:author="James Vu" w:date="2024-04-18T23:29:00Z">
              <w:r w:rsidRPr="00B053AF">
                <w:rPr>
                  <w:sz w:val="22"/>
                  <w:szCs w:val="22"/>
                  <w:rPrChange w:id="16572" w:author="James Vu" w:date="2024-04-18T23:51:00Z">
                    <w:rPr/>
                  </w:rPrChange>
                </w:rPr>
                <w:t>G</w:t>
              </w:r>
              <w:r w:rsidRPr="00B053AF">
                <w:rPr>
                  <w:b/>
                  <w:bCs/>
                  <w:color w:val="000000"/>
                  <w:sz w:val="22"/>
                  <w:szCs w:val="22"/>
                  <w:vertAlign w:val="subscript"/>
                  <w:rPrChange w:id="16573" w:author="James Vu" w:date="2024-04-18T23:51:00Z">
                    <w:rPr>
                      <w:b/>
                      <w:bCs/>
                      <w:color w:val="000000"/>
                      <w:vertAlign w:val="subscript"/>
                    </w:rPr>
                  </w:rPrChange>
                </w:rPr>
                <w:t>PM</w:t>
              </w:r>
            </w:ins>
          </w:p>
        </w:tc>
        <w:tc>
          <w:tcPr>
            <w:tcW w:w="1843" w:type="dxa"/>
            <w:shd w:val="clear" w:color="auto" w:fill="auto"/>
            <w:vAlign w:val="center"/>
            <w:hideMark/>
            <w:tcPrChange w:id="1657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40985DC" w14:textId="64A73D1A" w:rsidR="001873A6" w:rsidRPr="00B053AF" w:rsidRDefault="001873A6" w:rsidP="001873A6">
            <w:pPr>
              <w:jc w:val="center"/>
              <w:rPr>
                <w:ins w:id="16575" w:author="James Vu" w:date="2024-04-18T23:29:00Z"/>
                <w:sz w:val="22"/>
                <w:szCs w:val="22"/>
                <w:rPrChange w:id="16576" w:author="James Vu" w:date="2024-04-18T23:51:00Z">
                  <w:rPr>
                    <w:ins w:id="16577" w:author="James Vu" w:date="2024-04-18T23:29:00Z"/>
                  </w:rPr>
                </w:rPrChange>
              </w:rPr>
            </w:pPr>
          </w:p>
        </w:tc>
        <w:tc>
          <w:tcPr>
            <w:tcW w:w="1842" w:type="dxa"/>
            <w:shd w:val="clear" w:color="auto" w:fill="auto"/>
            <w:vAlign w:val="center"/>
            <w:hideMark/>
            <w:tcPrChange w:id="16578"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0C613652" w14:textId="70409A48" w:rsidR="001873A6" w:rsidRPr="00B053AF" w:rsidRDefault="001873A6">
            <w:pPr>
              <w:jc w:val="center"/>
              <w:rPr>
                <w:ins w:id="16579" w:author="James Vu" w:date="2024-04-18T23:29:00Z"/>
                <w:b/>
                <w:bCs/>
                <w:sz w:val="22"/>
                <w:szCs w:val="22"/>
                <w:rPrChange w:id="16580" w:author="James Vu" w:date="2024-04-18T23:51:00Z">
                  <w:rPr>
                    <w:ins w:id="16581" w:author="James Vu" w:date="2024-04-18T23:29:00Z"/>
                    <w:b/>
                    <w:bCs/>
                  </w:rPr>
                </w:rPrChange>
              </w:rPr>
              <w:pPrChange w:id="16582" w:author="James Vu" w:date="2024-04-18T23:31:00Z">
                <w:pPr>
                  <w:jc w:val="right"/>
                </w:pPr>
              </w:pPrChange>
            </w:pPr>
            <w:ins w:id="16583" w:author="James Vu" w:date="2024-04-18T23:29:00Z">
              <w:r w:rsidRPr="00B053AF">
                <w:rPr>
                  <w:b/>
                  <w:bCs/>
                  <w:sz w:val="22"/>
                  <w:szCs w:val="22"/>
                  <w:rPrChange w:id="16584" w:author="James Vu" w:date="2024-04-18T23:51:00Z">
                    <w:rPr>
                      <w:b/>
                      <w:bCs/>
                    </w:rPr>
                  </w:rPrChange>
                </w:rPr>
                <w:t>19.719.560.000</w:t>
              </w:r>
            </w:ins>
          </w:p>
        </w:tc>
        <w:tc>
          <w:tcPr>
            <w:tcW w:w="1560" w:type="dxa"/>
            <w:shd w:val="clear" w:color="auto" w:fill="auto"/>
            <w:vAlign w:val="center"/>
            <w:hideMark/>
            <w:tcPrChange w:id="16585"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086DA2C3" w14:textId="33DE35EA" w:rsidR="001873A6" w:rsidRPr="00B053AF" w:rsidRDefault="001873A6">
            <w:pPr>
              <w:jc w:val="center"/>
              <w:rPr>
                <w:ins w:id="16586" w:author="James Vu" w:date="2024-04-18T23:29:00Z"/>
                <w:b/>
                <w:bCs/>
                <w:sz w:val="22"/>
                <w:szCs w:val="22"/>
                <w:rPrChange w:id="16587" w:author="James Vu" w:date="2024-04-18T23:51:00Z">
                  <w:rPr>
                    <w:ins w:id="16588" w:author="James Vu" w:date="2024-04-18T23:29:00Z"/>
                    <w:b/>
                    <w:bCs/>
                  </w:rPr>
                </w:rPrChange>
              </w:rPr>
              <w:pPrChange w:id="16589" w:author="James Vu" w:date="2024-04-18T23:31:00Z">
                <w:pPr>
                  <w:jc w:val="right"/>
                </w:pPr>
              </w:pPrChange>
            </w:pPr>
            <w:ins w:id="16590" w:author="James Vu" w:date="2024-04-18T23:29:00Z">
              <w:r w:rsidRPr="00B053AF">
                <w:rPr>
                  <w:b/>
                  <w:bCs/>
                  <w:sz w:val="22"/>
                  <w:szCs w:val="22"/>
                  <w:rPrChange w:id="16591" w:author="James Vu" w:date="2024-04-18T23:51:00Z">
                    <w:rPr>
                      <w:b/>
                      <w:bCs/>
                    </w:rPr>
                  </w:rPrChange>
                </w:rPr>
                <w:t>726.500.000</w:t>
              </w:r>
            </w:ins>
          </w:p>
        </w:tc>
        <w:tc>
          <w:tcPr>
            <w:tcW w:w="1768" w:type="dxa"/>
            <w:shd w:val="clear" w:color="auto" w:fill="auto"/>
            <w:vAlign w:val="center"/>
            <w:hideMark/>
            <w:tcPrChange w:id="16592"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7109C471" w14:textId="66915C0A" w:rsidR="001873A6" w:rsidRPr="00B053AF" w:rsidRDefault="001873A6">
            <w:pPr>
              <w:jc w:val="center"/>
              <w:rPr>
                <w:ins w:id="16593" w:author="James Vu" w:date="2024-04-18T23:29:00Z"/>
                <w:b/>
                <w:bCs/>
                <w:sz w:val="22"/>
                <w:szCs w:val="22"/>
                <w:rPrChange w:id="16594" w:author="James Vu" w:date="2024-04-18T23:51:00Z">
                  <w:rPr>
                    <w:ins w:id="16595" w:author="James Vu" w:date="2024-04-18T23:29:00Z"/>
                    <w:b/>
                    <w:bCs/>
                  </w:rPr>
                </w:rPrChange>
              </w:rPr>
              <w:pPrChange w:id="16596" w:author="James Vu" w:date="2024-04-18T23:31:00Z">
                <w:pPr>
                  <w:jc w:val="right"/>
                </w:pPr>
              </w:pPrChange>
            </w:pPr>
            <w:ins w:id="16597" w:author="James Vu" w:date="2024-04-18T23:29:00Z">
              <w:r w:rsidRPr="00B053AF">
                <w:rPr>
                  <w:b/>
                  <w:bCs/>
                  <w:sz w:val="22"/>
                  <w:szCs w:val="22"/>
                  <w:rPrChange w:id="16598" w:author="James Vu" w:date="2024-04-18T23:51:00Z">
                    <w:rPr>
                      <w:b/>
                      <w:bCs/>
                    </w:rPr>
                  </w:rPrChange>
                </w:rPr>
                <w:t>20.446.060.000</w:t>
              </w:r>
            </w:ins>
          </w:p>
        </w:tc>
        <w:tc>
          <w:tcPr>
            <w:tcW w:w="1487" w:type="dxa"/>
            <w:shd w:val="clear" w:color="auto" w:fill="auto"/>
            <w:vAlign w:val="center"/>
            <w:hideMark/>
            <w:tcPrChange w:id="16599"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1EC20655" w14:textId="7184EBD5" w:rsidR="001873A6" w:rsidRPr="00B053AF" w:rsidRDefault="001873A6">
            <w:pPr>
              <w:jc w:val="center"/>
              <w:rPr>
                <w:ins w:id="16600" w:author="James Vu" w:date="2024-04-18T23:29:00Z"/>
                <w:i/>
                <w:iCs/>
                <w:sz w:val="22"/>
                <w:szCs w:val="22"/>
                <w:rPrChange w:id="16601" w:author="James Vu" w:date="2024-04-18T23:51:00Z">
                  <w:rPr>
                    <w:ins w:id="16602" w:author="James Vu" w:date="2024-04-18T23:29:00Z"/>
                    <w:i/>
                    <w:iCs/>
                  </w:rPr>
                </w:rPrChange>
              </w:rPr>
              <w:pPrChange w:id="16603" w:author="James Vu" w:date="2024-04-18T23:31:00Z">
                <w:pPr/>
              </w:pPrChange>
            </w:pPr>
          </w:p>
        </w:tc>
      </w:tr>
      <w:tr w:rsidR="001873A6" w:rsidRPr="00B053AF" w14:paraId="060D6B02" w14:textId="77777777" w:rsidTr="003C02FF">
        <w:trPr>
          <w:trHeight w:val="20"/>
          <w:ins w:id="16604" w:author="James Vu" w:date="2024-04-18T23:29:00Z"/>
          <w:trPrChange w:id="16605" w:author="James Vu" w:date="2024-04-19T00:25:00Z">
            <w:trPr>
              <w:trHeight w:val="380"/>
            </w:trPr>
          </w:trPrChange>
        </w:trPr>
        <w:tc>
          <w:tcPr>
            <w:tcW w:w="846" w:type="dxa"/>
            <w:shd w:val="clear" w:color="auto" w:fill="auto"/>
            <w:vAlign w:val="center"/>
            <w:hideMark/>
            <w:tcPrChange w:id="16606"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1C9F6DFC" w14:textId="77777777" w:rsidR="001873A6" w:rsidRPr="00B053AF" w:rsidRDefault="001873A6" w:rsidP="001873A6">
            <w:pPr>
              <w:jc w:val="center"/>
              <w:rPr>
                <w:ins w:id="16607" w:author="James Vu" w:date="2024-04-18T23:29:00Z"/>
                <w:b/>
                <w:bCs/>
                <w:sz w:val="22"/>
                <w:szCs w:val="22"/>
                <w:rPrChange w:id="16608" w:author="James Vu" w:date="2024-04-18T23:51:00Z">
                  <w:rPr>
                    <w:ins w:id="16609" w:author="James Vu" w:date="2024-04-18T23:29:00Z"/>
                    <w:b/>
                    <w:bCs/>
                  </w:rPr>
                </w:rPrChange>
              </w:rPr>
            </w:pPr>
            <w:ins w:id="16610" w:author="James Vu" w:date="2024-04-18T23:29:00Z">
              <w:r w:rsidRPr="00B053AF">
                <w:rPr>
                  <w:b/>
                  <w:bCs/>
                  <w:sz w:val="22"/>
                  <w:szCs w:val="22"/>
                  <w:rPrChange w:id="16611" w:author="James Vu" w:date="2024-04-18T23:51:00Z">
                    <w:rPr>
                      <w:b/>
                      <w:bCs/>
                    </w:rPr>
                  </w:rPrChange>
                </w:rPr>
                <w:t>2.1</w:t>
              </w:r>
            </w:ins>
          </w:p>
        </w:tc>
        <w:tc>
          <w:tcPr>
            <w:tcW w:w="2835" w:type="dxa"/>
            <w:shd w:val="clear" w:color="auto" w:fill="auto"/>
            <w:vAlign w:val="center"/>
            <w:hideMark/>
            <w:tcPrChange w:id="16612"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B4B2F7E" w14:textId="77777777" w:rsidR="001873A6" w:rsidRPr="00B053AF" w:rsidRDefault="001873A6">
            <w:pPr>
              <w:jc w:val="center"/>
              <w:rPr>
                <w:ins w:id="16613" w:author="James Vu" w:date="2024-04-18T23:29:00Z"/>
                <w:b/>
                <w:bCs/>
                <w:color w:val="000000"/>
                <w:sz w:val="22"/>
                <w:szCs w:val="22"/>
                <w:rPrChange w:id="16614" w:author="James Vu" w:date="2024-04-18T23:51:00Z">
                  <w:rPr>
                    <w:ins w:id="16615" w:author="James Vu" w:date="2024-04-18T23:29:00Z"/>
                    <w:b/>
                    <w:bCs/>
                    <w:color w:val="000000"/>
                  </w:rPr>
                </w:rPrChange>
              </w:rPr>
              <w:pPrChange w:id="16616" w:author="James Vu" w:date="2024-04-18T23:31:00Z">
                <w:pPr/>
              </w:pPrChange>
            </w:pPr>
            <w:ins w:id="16617" w:author="James Vu" w:date="2024-04-18T23:29:00Z">
              <w:r w:rsidRPr="00B053AF">
                <w:rPr>
                  <w:b/>
                  <w:bCs/>
                  <w:color w:val="000000"/>
                  <w:sz w:val="22"/>
                  <w:szCs w:val="22"/>
                  <w:rPrChange w:id="16618" w:author="James Vu" w:date="2024-04-18T23:51:00Z">
                    <w:rPr>
                      <w:b/>
                      <w:bCs/>
                      <w:color w:val="000000"/>
                    </w:rPr>
                  </w:rPrChange>
                </w:rPr>
                <w:t>Phần mềm nội bộ</w:t>
              </w:r>
            </w:ins>
          </w:p>
        </w:tc>
        <w:tc>
          <w:tcPr>
            <w:tcW w:w="1134" w:type="dxa"/>
            <w:shd w:val="clear" w:color="auto" w:fill="auto"/>
            <w:vAlign w:val="center"/>
            <w:hideMark/>
            <w:tcPrChange w:id="16619"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7E69D188" w14:textId="1358426B" w:rsidR="001873A6" w:rsidRPr="00B053AF" w:rsidRDefault="001873A6" w:rsidP="001873A6">
            <w:pPr>
              <w:jc w:val="center"/>
              <w:rPr>
                <w:ins w:id="16620" w:author="James Vu" w:date="2024-04-18T23:29:00Z"/>
                <w:b/>
                <w:bCs/>
                <w:sz w:val="22"/>
                <w:szCs w:val="22"/>
                <w:rPrChange w:id="16621" w:author="James Vu" w:date="2024-04-18T23:51:00Z">
                  <w:rPr>
                    <w:ins w:id="16622" w:author="James Vu" w:date="2024-04-18T23:29:00Z"/>
                    <w:b/>
                    <w:bCs/>
                  </w:rPr>
                </w:rPrChange>
              </w:rPr>
            </w:pPr>
          </w:p>
        </w:tc>
        <w:tc>
          <w:tcPr>
            <w:tcW w:w="1134" w:type="dxa"/>
            <w:shd w:val="clear" w:color="auto" w:fill="auto"/>
            <w:vAlign w:val="center"/>
            <w:hideMark/>
            <w:tcPrChange w:id="16623"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C9849AA" w14:textId="77777777" w:rsidR="001873A6" w:rsidRPr="00B053AF" w:rsidRDefault="001873A6" w:rsidP="001873A6">
            <w:pPr>
              <w:jc w:val="center"/>
              <w:rPr>
                <w:ins w:id="16624" w:author="James Vu" w:date="2024-04-18T23:29:00Z"/>
                <w:b/>
                <w:bCs/>
                <w:sz w:val="22"/>
                <w:szCs w:val="22"/>
                <w:rPrChange w:id="16625" w:author="James Vu" w:date="2024-04-18T23:51:00Z">
                  <w:rPr>
                    <w:ins w:id="16626" w:author="James Vu" w:date="2024-04-18T23:29:00Z"/>
                    <w:b/>
                    <w:bCs/>
                  </w:rPr>
                </w:rPrChange>
              </w:rPr>
            </w:pPr>
            <w:ins w:id="16627" w:author="James Vu" w:date="2024-04-18T23:29:00Z">
              <w:r w:rsidRPr="00B053AF">
                <w:rPr>
                  <w:b/>
                  <w:bCs/>
                  <w:sz w:val="22"/>
                  <w:szCs w:val="22"/>
                  <w:rPrChange w:id="16628" w:author="James Vu" w:date="2024-04-18T23:51:00Z">
                    <w:rPr>
                      <w:b/>
                      <w:bCs/>
                    </w:rPr>
                  </w:rPrChange>
                </w:rPr>
                <w:t>G</w:t>
              </w:r>
              <w:r w:rsidRPr="00B053AF">
                <w:rPr>
                  <w:b/>
                  <w:bCs/>
                  <w:color w:val="000000"/>
                  <w:sz w:val="22"/>
                  <w:szCs w:val="22"/>
                  <w:vertAlign w:val="subscript"/>
                  <w:rPrChange w:id="16629" w:author="James Vu" w:date="2024-04-18T23:51:00Z">
                    <w:rPr>
                      <w:b/>
                      <w:bCs/>
                      <w:color w:val="000000"/>
                      <w:vertAlign w:val="subscript"/>
                    </w:rPr>
                  </w:rPrChange>
                </w:rPr>
                <w:t>PM</w:t>
              </w:r>
              <w:r w:rsidRPr="00B053AF">
                <w:rPr>
                  <w:b/>
                  <w:bCs/>
                  <w:sz w:val="22"/>
                  <w:szCs w:val="22"/>
                  <w:vertAlign w:val="subscript"/>
                  <w:rPrChange w:id="16630" w:author="James Vu" w:date="2024-04-18T23:51:00Z">
                    <w:rPr>
                      <w:b/>
                      <w:bCs/>
                      <w:vertAlign w:val="subscript"/>
                    </w:rPr>
                  </w:rPrChange>
                </w:rPr>
                <w:t>NB</w:t>
              </w:r>
            </w:ins>
          </w:p>
        </w:tc>
        <w:tc>
          <w:tcPr>
            <w:tcW w:w="1843" w:type="dxa"/>
            <w:shd w:val="clear" w:color="auto" w:fill="auto"/>
            <w:vAlign w:val="center"/>
            <w:hideMark/>
            <w:tcPrChange w:id="16631"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94ED0F4" w14:textId="3BF8B5E6" w:rsidR="001873A6" w:rsidRPr="00B053AF" w:rsidRDefault="001873A6" w:rsidP="001873A6">
            <w:pPr>
              <w:jc w:val="center"/>
              <w:rPr>
                <w:ins w:id="16632" w:author="James Vu" w:date="2024-04-18T23:29:00Z"/>
                <w:b/>
                <w:bCs/>
                <w:sz w:val="22"/>
                <w:szCs w:val="22"/>
                <w:rPrChange w:id="16633" w:author="James Vu" w:date="2024-04-18T23:51:00Z">
                  <w:rPr>
                    <w:ins w:id="16634" w:author="James Vu" w:date="2024-04-18T23:29:00Z"/>
                    <w:b/>
                    <w:bCs/>
                  </w:rPr>
                </w:rPrChange>
              </w:rPr>
            </w:pPr>
          </w:p>
        </w:tc>
        <w:tc>
          <w:tcPr>
            <w:tcW w:w="1842" w:type="dxa"/>
            <w:shd w:val="clear" w:color="auto" w:fill="auto"/>
            <w:vAlign w:val="center"/>
            <w:hideMark/>
            <w:tcPrChange w:id="16635"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1FB30473" w14:textId="3E7BF269" w:rsidR="001873A6" w:rsidRPr="00B053AF" w:rsidRDefault="001873A6">
            <w:pPr>
              <w:jc w:val="center"/>
              <w:rPr>
                <w:ins w:id="16636" w:author="James Vu" w:date="2024-04-18T23:29:00Z"/>
                <w:b/>
                <w:bCs/>
                <w:sz w:val="22"/>
                <w:szCs w:val="22"/>
                <w:rPrChange w:id="16637" w:author="James Vu" w:date="2024-04-18T23:51:00Z">
                  <w:rPr>
                    <w:ins w:id="16638" w:author="James Vu" w:date="2024-04-18T23:29:00Z"/>
                    <w:b/>
                    <w:bCs/>
                  </w:rPr>
                </w:rPrChange>
              </w:rPr>
              <w:pPrChange w:id="16639" w:author="James Vu" w:date="2024-04-18T23:31:00Z">
                <w:pPr>
                  <w:jc w:val="right"/>
                </w:pPr>
              </w:pPrChange>
            </w:pPr>
            <w:ins w:id="16640" w:author="James Vu" w:date="2024-04-18T23:29:00Z">
              <w:r w:rsidRPr="00B053AF">
                <w:rPr>
                  <w:b/>
                  <w:bCs/>
                  <w:sz w:val="22"/>
                  <w:szCs w:val="22"/>
                  <w:rPrChange w:id="16641" w:author="James Vu" w:date="2024-04-18T23:51:00Z">
                    <w:rPr>
                      <w:b/>
                      <w:bCs/>
                    </w:rPr>
                  </w:rPrChange>
                </w:rPr>
                <w:t>12.186.000.000</w:t>
              </w:r>
            </w:ins>
          </w:p>
        </w:tc>
        <w:tc>
          <w:tcPr>
            <w:tcW w:w="1560" w:type="dxa"/>
            <w:shd w:val="clear" w:color="auto" w:fill="auto"/>
            <w:vAlign w:val="center"/>
            <w:hideMark/>
            <w:tcPrChange w:id="16642"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31BE6128" w14:textId="4F99F025" w:rsidR="001873A6" w:rsidRPr="00B053AF" w:rsidRDefault="001873A6">
            <w:pPr>
              <w:jc w:val="center"/>
              <w:rPr>
                <w:ins w:id="16643" w:author="James Vu" w:date="2024-04-18T23:29:00Z"/>
                <w:b/>
                <w:bCs/>
                <w:sz w:val="22"/>
                <w:szCs w:val="22"/>
                <w:rPrChange w:id="16644" w:author="James Vu" w:date="2024-04-18T23:51:00Z">
                  <w:rPr>
                    <w:ins w:id="16645" w:author="James Vu" w:date="2024-04-18T23:29:00Z"/>
                    <w:b/>
                    <w:bCs/>
                  </w:rPr>
                </w:rPrChange>
              </w:rPr>
              <w:pPrChange w:id="16646" w:author="James Vu" w:date="2024-04-18T23:31:00Z">
                <w:pPr>
                  <w:jc w:val="right"/>
                </w:pPr>
              </w:pPrChange>
            </w:pPr>
            <w:ins w:id="16647" w:author="James Vu" w:date="2024-04-18T23:29:00Z">
              <w:r w:rsidRPr="00B053AF">
                <w:rPr>
                  <w:b/>
                  <w:bCs/>
                  <w:sz w:val="22"/>
                  <w:szCs w:val="22"/>
                  <w:rPrChange w:id="16648" w:author="James Vu" w:date="2024-04-18T23:51:00Z">
                    <w:rPr>
                      <w:b/>
                      <w:bCs/>
                    </w:rPr>
                  </w:rPrChange>
                </w:rPr>
                <w:t>-</w:t>
              </w:r>
            </w:ins>
          </w:p>
        </w:tc>
        <w:tc>
          <w:tcPr>
            <w:tcW w:w="1768" w:type="dxa"/>
            <w:shd w:val="clear" w:color="auto" w:fill="auto"/>
            <w:vAlign w:val="center"/>
            <w:hideMark/>
            <w:tcPrChange w:id="16649"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6FA209E7" w14:textId="6105A602" w:rsidR="001873A6" w:rsidRPr="00B053AF" w:rsidRDefault="001873A6">
            <w:pPr>
              <w:jc w:val="center"/>
              <w:rPr>
                <w:ins w:id="16650" w:author="James Vu" w:date="2024-04-18T23:29:00Z"/>
                <w:b/>
                <w:bCs/>
                <w:sz w:val="22"/>
                <w:szCs w:val="22"/>
                <w:rPrChange w:id="16651" w:author="James Vu" w:date="2024-04-18T23:51:00Z">
                  <w:rPr>
                    <w:ins w:id="16652" w:author="James Vu" w:date="2024-04-18T23:29:00Z"/>
                    <w:b/>
                    <w:bCs/>
                  </w:rPr>
                </w:rPrChange>
              </w:rPr>
              <w:pPrChange w:id="16653" w:author="James Vu" w:date="2024-04-18T23:31:00Z">
                <w:pPr>
                  <w:jc w:val="right"/>
                </w:pPr>
              </w:pPrChange>
            </w:pPr>
            <w:ins w:id="16654" w:author="James Vu" w:date="2024-04-18T23:29:00Z">
              <w:r w:rsidRPr="00B053AF">
                <w:rPr>
                  <w:b/>
                  <w:bCs/>
                  <w:sz w:val="22"/>
                  <w:szCs w:val="22"/>
                  <w:rPrChange w:id="16655" w:author="James Vu" w:date="2024-04-18T23:51:00Z">
                    <w:rPr>
                      <w:b/>
                      <w:bCs/>
                    </w:rPr>
                  </w:rPrChange>
                </w:rPr>
                <w:t>12.186.000.000</w:t>
              </w:r>
            </w:ins>
          </w:p>
        </w:tc>
        <w:tc>
          <w:tcPr>
            <w:tcW w:w="1487" w:type="dxa"/>
            <w:shd w:val="clear" w:color="auto" w:fill="auto"/>
            <w:vAlign w:val="center"/>
            <w:hideMark/>
            <w:tcPrChange w:id="16656"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3662E2F9" w14:textId="30BE8C2B" w:rsidR="001873A6" w:rsidRPr="00B053AF" w:rsidRDefault="001873A6">
            <w:pPr>
              <w:jc w:val="center"/>
              <w:rPr>
                <w:ins w:id="16657" w:author="James Vu" w:date="2024-04-18T23:29:00Z"/>
                <w:b/>
                <w:bCs/>
                <w:i/>
                <w:iCs/>
                <w:sz w:val="22"/>
                <w:szCs w:val="22"/>
                <w:rPrChange w:id="16658" w:author="James Vu" w:date="2024-04-18T23:51:00Z">
                  <w:rPr>
                    <w:ins w:id="16659" w:author="James Vu" w:date="2024-04-18T23:29:00Z"/>
                    <w:b/>
                    <w:bCs/>
                    <w:i/>
                    <w:iCs/>
                  </w:rPr>
                </w:rPrChange>
              </w:rPr>
              <w:pPrChange w:id="16660" w:author="James Vu" w:date="2024-04-18T23:31:00Z">
                <w:pPr/>
              </w:pPrChange>
            </w:pPr>
          </w:p>
        </w:tc>
      </w:tr>
      <w:tr w:rsidR="001873A6" w:rsidRPr="00B053AF" w14:paraId="06AB2FDB" w14:textId="77777777" w:rsidTr="003C02FF">
        <w:trPr>
          <w:trHeight w:val="20"/>
          <w:ins w:id="16661" w:author="James Vu" w:date="2024-04-18T23:29:00Z"/>
          <w:trPrChange w:id="16662" w:author="James Vu" w:date="2024-04-19T00:25:00Z">
            <w:trPr>
              <w:trHeight w:val="680"/>
            </w:trPr>
          </w:trPrChange>
        </w:trPr>
        <w:tc>
          <w:tcPr>
            <w:tcW w:w="846" w:type="dxa"/>
            <w:shd w:val="clear" w:color="auto" w:fill="auto"/>
            <w:vAlign w:val="center"/>
            <w:hideMark/>
            <w:tcPrChange w:id="16663"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3DBDCF4E" w14:textId="77777777" w:rsidR="001873A6" w:rsidRPr="00B053AF" w:rsidRDefault="001873A6" w:rsidP="001873A6">
            <w:pPr>
              <w:jc w:val="center"/>
              <w:rPr>
                <w:ins w:id="16664" w:author="James Vu" w:date="2024-04-18T23:29:00Z"/>
                <w:i/>
                <w:iCs/>
                <w:color w:val="000000"/>
                <w:sz w:val="22"/>
                <w:szCs w:val="22"/>
                <w:rPrChange w:id="16665" w:author="James Vu" w:date="2024-04-18T23:51:00Z">
                  <w:rPr>
                    <w:ins w:id="16666" w:author="James Vu" w:date="2024-04-18T23:29:00Z"/>
                    <w:i/>
                    <w:iCs/>
                    <w:color w:val="000000"/>
                  </w:rPr>
                </w:rPrChange>
              </w:rPr>
            </w:pPr>
            <w:ins w:id="16667" w:author="James Vu" w:date="2024-04-18T23:29:00Z">
              <w:r w:rsidRPr="00B053AF">
                <w:rPr>
                  <w:i/>
                  <w:iCs/>
                  <w:color w:val="000000"/>
                  <w:sz w:val="22"/>
                  <w:szCs w:val="22"/>
                  <w:rPrChange w:id="16668" w:author="James Vu" w:date="2024-04-18T23:51:00Z">
                    <w:rPr>
                      <w:i/>
                      <w:iCs/>
                      <w:color w:val="000000"/>
                    </w:rPr>
                  </w:rPrChange>
                </w:rPr>
                <w:t>i</w:t>
              </w:r>
            </w:ins>
          </w:p>
        </w:tc>
        <w:tc>
          <w:tcPr>
            <w:tcW w:w="2835" w:type="dxa"/>
            <w:shd w:val="clear" w:color="auto" w:fill="auto"/>
            <w:vAlign w:val="center"/>
            <w:hideMark/>
            <w:tcPrChange w:id="16669"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35C6ACB1" w14:textId="77777777" w:rsidR="001873A6" w:rsidRPr="00B053AF" w:rsidRDefault="001873A6">
            <w:pPr>
              <w:jc w:val="center"/>
              <w:rPr>
                <w:ins w:id="16670" w:author="James Vu" w:date="2024-04-18T23:29:00Z"/>
                <w:i/>
                <w:iCs/>
                <w:sz w:val="22"/>
                <w:szCs w:val="22"/>
                <w:rPrChange w:id="16671" w:author="James Vu" w:date="2024-04-18T23:51:00Z">
                  <w:rPr>
                    <w:ins w:id="16672" w:author="James Vu" w:date="2024-04-18T23:29:00Z"/>
                    <w:i/>
                    <w:iCs/>
                  </w:rPr>
                </w:rPrChange>
              </w:rPr>
              <w:pPrChange w:id="16673" w:author="James Vu" w:date="2024-04-18T23:31:00Z">
                <w:pPr/>
              </w:pPrChange>
            </w:pPr>
            <w:ins w:id="16674" w:author="James Vu" w:date="2024-04-18T23:29:00Z">
              <w:r w:rsidRPr="00B053AF">
                <w:rPr>
                  <w:i/>
                  <w:iCs/>
                  <w:sz w:val="22"/>
                  <w:szCs w:val="22"/>
                  <w:rPrChange w:id="16675" w:author="James Vu" w:date="2024-04-18T23:51:00Z">
                    <w:rPr>
                      <w:i/>
                      <w:iCs/>
                    </w:rPr>
                  </w:rPrChange>
                </w:rPr>
                <w:t>Xây dựng Cổng dữ liệu Nông nghiệp tỉnh Khánh Hòa (Giai đoạn 1)</w:t>
              </w:r>
            </w:ins>
          </w:p>
        </w:tc>
        <w:tc>
          <w:tcPr>
            <w:tcW w:w="1134" w:type="dxa"/>
            <w:shd w:val="clear" w:color="auto" w:fill="auto"/>
            <w:vAlign w:val="center"/>
            <w:hideMark/>
            <w:tcPrChange w:id="16676"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1DBD579" w14:textId="1914279D" w:rsidR="001873A6" w:rsidRPr="00B053AF" w:rsidRDefault="001873A6" w:rsidP="001873A6">
            <w:pPr>
              <w:jc w:val="center"/>
              <w:rPr>
                <w:ins w:id="16677" w:author="James Vu" w:date="2024-04-18T23:29:00Z"/>
                <w:i/>
                <w:iCs/>
                <w:sz w:val="22"/>
                <w:szCs w:val="22"/>
                <w:rPrChange w:id="16678" w:author="James Vu" w:date="2024-04-18T23:51:00Z">
                  <w:rPr>
                    <w:ins w:id="16679" w:author="James Vu" w:date="2024-04-18T23:29:00Z"/>
                    <w:i/>
                    <w:iCs/>
                  </w:rPr>
                </w:rPrChange>
              </w:rPr>
            </w:pPr>
          </w:p>
        </w:tc>
        <w:tc>
          <w:tcPr>
            <w:tcW w:w="1134" w:type="dxa"/>
            <w:shd w:val="clear" w:color="auto" w:fill="auto"/>
            <w:vAlign w:val="center"/>
            <w:hideMark/>
            <w:tcPrChange w:id="1668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9994E43" w14:textId="35406B48" w:rsidR="001873A6" w:rsidRPr="00B053AF" w:rsidRDefault="001873A6" w:rsidP="001873A6">
            <w:pPr>
              <w:jc w:val="center"/>
              <w:rPr>
                <w:ins w:id="16681" w:author="James Vu" w:date="2024-04-18T23:29:00Z"/>
                <w:i/>
                <w:iCs/>
                <w:sz w:val="22"/>
                <w:szCs w:val="22"/>
                <w:rPrChange w:id="16682" w:author="James Vu" w:date="2024-04-18T23:51:00Z">
                  <w:rPr>
                    <w:ins w:id="16683" w:author="James Vu" w:date="2024-04-18T23:29:00Z"/>
                    <w:i/>
                    <w:iCs/>
                  </w:rPr>
                </w:rPrChange>
              </w:rPr>
            </w:pPr>
          </w:p>
        </w:tc>
        <w:tc>
          <w:tcPr>
            <w:tcW w:w="1843" w:type="dxa"/>
            <w:shd w:val="clear" w:color="auto" w:fill="auto"/>
            <w:vAlign w:val="center"/>
            <w:hideMark/>
            <w:tcPrChange w:id="1668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95C28DF" w14:textId="03607A4F" w:rsidR="001873A6" w:rsidRPr="00B053AF" w:rsidRDefault="001873A6" w:rsidP="001873A6">
            <w:pPr>
              <w:jc w:val="center"/>
              <w:rPr>
                <w:ins w:id="16685" w:author="James Vu" w:date="2024-04-18T23:29:00Z"/>
                <w:i/>
                <w:iCs/>
                <w:sz w:val="22"/>
                <w:szCs w:val="22"/>
                <w:rPrChange w:id="16686" w:author="James Vu" w:date="2024-04-18T23:51:00Z">
                  <w:rPr>
                    <w:ins w:id="16687" w:author="James Vu" w:date="2024-04-18T23:29:00Z"/>
                    <w:i/>
                    <w:iCs/>
                  </w:rPr>
                </w:rPrChange>
              </w:rPr>
            </w:pPr>
          </w:p>
        </w:tc>
        <w:tc>
          <w:tcPr>
            <w:tcW w:w="1842" w:type="dxa"/>
            <w:shd w:val="clear" w:color="auto" w:fill="auto"/>
            <w:vAlign w:val="center"/>
            <w:hideMark/>
            <w:tcPrChange w:id="16688"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3F98C642" w14:textId="7CAAAEC5" w:rsidR="001873A6" w:rsidRPr="00B053AF" w:rsidRDefault="001873A6">
            <w:pPr>
              <w:jc w:val="center"/>
              <w:rPr>
                <w:ins w:id="16689" w:author="James Vu" w:date="2024-04-18T23:29:00Z"/>
                <w:i/>
                <w:iCs/>
                <w:sz w:val="22"/>
                <w:szCs w:val="22"/>
                <w:rPrChange w:id="16690" w:author="James Vu" w:date="2024-04-18T23:51:00Z">
                  <w:rPr>
                    <w:ins w:id="16691" w:author="James Vu" w:date="2024-04-18T23:29:00Z"/>
                    <w:i/>
                    <w:iCs/>
                  </w:rPr>
                </w:rPrChange>
              </w:rPr>
              <w:pPrChange w:id="16692" w:author="James Vu" w:date="2024-04-18T23:31:00Z">
                <w:pPr>
                  <w:jc w:val="right"/>
                </w:pPr>
              </w:pPrChange>
            </w:pPr>
            <w:ins w:id="16693" w:author="James Vu" w:date="2024-04-18T23:29:00Z">
              <w:r w:rsidRPr="00B053AF">
                <w:rPr>
                  <w:i/>
                  <w:iCs/>
                  <w:sz w:val="22"/>
                  <w:szCs w:val="22"/>
                  <w:rPrChange w:id="16694" w:author="James Vu" w:date="2024-04-18T23:51:00Z">
                    <w:rPr>
                      <w:i/>
                      <w:iCs/>
                    </w:rPr>
                  </w:rPrChange>
                </w:rPr>
                <w:t>1.431.000.000</w:t>
              </w:r>
            </w:ins>
          </w:p>
        </w:tc>
        <w:tc>
          <w:tcPr>
            <w:tcW w:w="1560" w:type="dxa"/>
            <w:shd w:val="clear" w:color="auto" w:fill="auto"/>
            <w:vAlign w:val="center"/>
            <w:hideMark/>
            <w:tcPrChange w:id="16695"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62FAA43F" w14:textId="7D524313" w:rsidR="001873A6" w:rsidRPr="00B053AF" w:rsidRDefault="001873A6">
            <w:pPr>
              <w:jc w:val="center"/>
              <w:rPr>
                <w:ins w:id="16696" w:author="James Vu" w:date="2024-04-18T23:29:00Z"/>
                <w:i/>
                <w:iCs/>
                <w:sz w:val="22"/>
                <w:szCs w:val="22"/>
                <w:rPrChange w:id="16697" w:author="James Vu" w:date="2024-04-18T23:51:00Z">
                  <w:rPr>
                    <w:ins w:id="16698" w:author="James Vu" w:date="2024-04-18T23:29:00Z"/>
                    <w:i/>
                    <w:iCs/>
                  </w:rPr>
                </w:rPrChange>
              </w:rPr>
              <w:pPrChange w:id="16699" w:author="James Vu" w:date="2024-04-18T23:31:00Z">
                <w:pPr>
                  <w:jc w:val="right"/>
                </w:pPr>
              </w:pPrChange>
            </w:pPr>
            <w:ins w:id="16700" w:author="James Vu" w:date="2024-04-18T23:29:00Z">
              <w:r w:rsidRPr="00B053AF">
                <w:rPr>
                  <w:i/>
                  <w:iCs/>
                  <w:sz w:val="22"/>
                  <w:szCs w:val="22"/>
                  <w:rPrChange w:id="16701" w:author="James Vu" w:date="2024-04-18T23:51:00Z">
                    <w:rPr>
                      <w:i/>
                      <w:iCs/>
                    </w:rPr>
                  </w:rPrChange>
                </w:rPr>
                <w:t>-</w:t>
              </w:r>
            </w:ins>
          </w:p>
        </w:tc>
        <w:tc>
          <w:tcPr>
            <w:tcW w:w="1768" w:type="dxa"/>
            <w:shd w:val="clear" w:color="auto" w:fill="auto"/>
            <w:vAlign w:val="center"/>
            <w:hideMark/>
            <w:tcPrChange w:id="16702"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447BEFA9" w14:textId="67C2F13B" w:rsidR="001873A6" w:rsidRPr="00B053AF" w:rsidRDefault="001873A6">
            <w:pPr>
              <w:jc w:val="center"/>
              <w:rPr>
                <w:ins w:id="16703" w:author="James Vu" w:date="2024-04-18T23:29:00Z"/>
                <w:i/>
                <w:iCs/>
                <w:sz w:val="22"/>
                <w:szCs w:val="22"/>
                <w:rPrChange w:id="16704" w:author="James Vu" w:date="2024-04-18T23:51:00Z">
                  <w:rPr>
                    <w:ins w:id="16705" w:author="James Vu" w:date="2024-04-18T23:29:00Z"/>
                    <w:i/>
                    <w:iCs/>
                  </w:rPr>
                </w:rPrChange>
              </w:rPr>
              <w:pPrChange w:id="16706" w:author="James Vu" w:date="2024-04-18T23:31:00Z">
                <w:pPr>
                  <w:jc w:val="right"/>
                </w:pPr>
              </w:pPrChange>
            </w:pPr>
            <w:ins w:id="16707" w:author="James Vu" w:date="2024-04-18T23:29:00Z">
              <w:r w:rsidRPr="00B053AF">
                <w:rPr>
                  <w:i/>
                  <w:iCs/>
                  <w:sz w:val="22"/>
                  <w:szCs w:val="22"/>
                  <w:rPrChange w:id="16708" w:author="James Vu" w:date="2024-04-18T23:51:00Z">
                    <w:rPr>
                      <w:i/>
                      <w:iCs/>
                    </w:rPr>
                  </w:rPrChange>
                </w:rPr>
                <w:t>1.431.000.000</w:t>
              </w:r>
            </w:ins>
          </w:p>
        </w:tc>
        <w:tc>
          <w:tcPr>
            <w:tcW w:w="1487" w:type="dxa"/>
            <w:shd w:val="clear" w:color="auto" w:fill="auto"/>
            <w:vAlign w:val="center"/>
            <w:hideMark/>
            <w:tcPrChange w:id="16709"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61A5FA03" w14:textId="3CAD423F" w:rsidR="001873A6" w:rsidRPr="00B053AF" w:rsidRDefault="001873A6">
            <w:pPr>
              <w:jc w:val="center"/>
              <w:rPr>
                <w:ins w:id="16710" w:author="James Vu" w:date="2024-04-18T23:29:00Z"/>
                <w:i/>
                <w:iCs/>
                <w:sz w:val="22"/>
                <w:szCs w:val="22"/>
                <w:rPrChange w:id="16711" w:author="James Vu" w:date="2024-04-18T23:51:00Z">
                  <w:rPr>
                    <w:ins w:id="16712" w:author="James Vu" w:date="2024-04-18T23:29:00Z"/>
                    <w:i/>
                    <w:iCs/>
                  </w:rPr>
                </w:rPrChange>
              </w:rPr>
              <w:pPrChange w:id="16713" w:author="James Vu" w:date="2024-04-18T23:31:00Z">
                <w:pPr/>
              </w:pPrChange>
            </w:pPr>
            <w:ins w:id="16714" w:author="James Vu" w:date="2024-04-18T23:29:00Z">
              <w:r w:rsidRPr="00B053AF">
                <w:rPr>
                  <w:i/>
                  <w:iCs/>
                  <w:sz w:val="22"/>
                  <w:szCs w:val="22"/>
                  <w:rPrChange w:id="16715" w:author="James Vu" w:date="2024-04-18T23:51:00Z">
                    <w:rPr>
                      <w:i/>
                      <w:iCs/>
                    </w:rPr>
                  </w:rPrChange>
                </w:rPr>
                <w:t>Chi tiết ở Phụ lục IV - Báo giá dự toán và triển khai thực hiện theo CV 2589/BTTTT-ƯDCNTT</w:t>
              </w:r>
            </w:ins>
          </w:p>
        </w:tc>
      </w:tr>
      <w:tr w:rsidR="001873A6" w:rsidRPr="00B053AF" w14:paraId="57D52FEA" w14:textId="77777777" w:rsidTr="003C02FF">
        <w:trPr>
          <w:trHeight w:val="20"/>
          <w:ins w:id="16716" w:author="James Vu" w:date="2024-04-18T23:29:00Z"/>
          <w:trPrChange w:id="16717" w:author="James Vu" w:date="2024-04-19T00:25:00Z">
            <w:trPr>
              <w:trHeight w:val="680"/>
            </w:trPr>
          </w:trPrChange>
        </w:trPr>
        <w:tc>
          <w:tcPr>
            <w:tcW w:w="846" w:type="dxa"/>
            <w:shd w:val="clear" w:color="auto" w:fill="auto"/>
            <w:vAlign w:val="center"/>
            <w:hideMark/>
            <w:tcPrChange w:id="16718"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2746B30F" w14:textId="77777777" w:rsidR="001873A6" w:rsidRPr="00B053AF" w:rsidRDefault="001873A6" w:rsidP="001873A6">
            <w:pPr>
              <w:jc w:val="center"/>
              <w:rPr>
                <w:ins w:id="16719" w:author="James Vu" w:date="2024-04-18T23:29:00Z"/>
                <w:i/>
                <w:iCs/>
                <w:color w:val="000000"/>
                <w:sz w:val="22"/>
                <w:szCs w:val="22"/>
                <w:rPrChange w:id="16720" w:author="James Vu" w:date="2024-04-18T23:51:00Z">
                  <w:rPr>
                    <w:ins w:id="16721" w:author="James Vu" w:date="2024-04-18T23:29:00Z"/>
                    <w:i/>
                    <w:iCs/>
                    <w:color w:val="000000"/>
                  </w:rPr>
                </w:rPrChange>
              </w:rPr>
            </w:pPr>
            <w:ins w:id="16722" w:author="James Vu" w:date="2024-04-18T23:29:00Z">
              <w:r w:rsidRPr="00B053AF">
                <w:rPr>
                  <w:i/>
                  <w:iCs/>
                  <w:color w:val="000000"/>
                  <w:sz w:val="22"/>
                  <w:szCs w:val="22"/>
                  <w:rPrChange w:id="16723" w:author="James Vu" w:date="2024-04-18T23:51:00Z">
                    <w:rPr>
                      <w:i/>
                      <w:iCs/>
                      <w:color w:val="000000"/>
                    </w:rPr>
                  </w:rPrChange>
                </w:rPr>
                <w:t>ii</w:t>
              </w:r>
            </w:ins>
          </w:p>
        </w:tc>
        <w:tc>
          <w:tcPr>
            <w:tcW w:w="2835" w:type="dxa"/>
            <w:shd w:val="clear" w:color="auto" w:fill="auto"/>
            <w:vAlign w:val="center"/>
            <w:hideMark/>
            <w:tcPrChange w:id="16724"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5E501BF1" w14:textId="77777777" w:rsidR="001873A6" w:rsidRPr="00B053AF" w:rsidRDefault="001873A6">
            <w:pPr>
              <w:jc w:val="center"/>
              <w:rPr>
                <w:ins w:id="16725" w:author="James Vu" w:date="2024-04-18T23:29:00Z"/>
                <w:i/>
                <w:iCs/>
                <w:sz w:val="22"/>
                <w:szCs w:val="22"/>
                <w:rPrChange w:id="16726" w:author="James Vu" w:date="2024-04-18T23:51:00Z">
                  <w:rPr>
                    <w:ins w:id="16727" w:author="James Vu" w:date="2024-04-18T23:29:00Z"/>
                    <w:i/>
                    <w:iCs/>
                  </w:rPr>
                </w:rPrChange>
              </w:rPr>
              <w:pPrChange w:id="16728" w:author="James Vu" w:date="2024-04-18T23:31:00Z">
                <w:pPr/>
              </w:pPrChange>
            </w:pPr>
            <w:ins w:id="16729" w:author="James Vu" w:date="2024-04-18T23:29:00Z">
              <w:r w:rsidRPr="00B053AF">
                <w:rPr>
                  <w:i/>
                  <w:iCs/>
                  <w:sz w:val="22"/>
                  <w:szCs w:val="22"/>
                  <w:rPrChange w:id="16730" w:author="James Vu" w:date="2024-04-18T23:51:00Z">
                    <w:rPr>
                      <w:i/>
                      <w:iCs/>
                    </w:rPr>
                  </w:rPrChange>
                </w:rPr>
                <w:t>Xây dựng Hệ thống trục dữ liệu Nông nghiệp tỉnh Khánh hòa (Giai đoạn 1)</w:t>
              </w:r>
            </w:ins>
          </w:p>
        </w:tc>
        <w:tc>
          <w:tcPr>
            <w:tcW w:w="1134" w:type="dxa"/>
            <w:shd w:val="clear" w:color="auto" w:fill="auto"/>
            <w:vAlign w:val="center"/>
            <w:hideMark/>
            <w:tcPrChange w:id="16731"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424CD00E" w14:textId="5DD32E3F" w:rsidR="001873A6" w:rsidRPr="00B053AF" w:rsidRDefault="001873A6" w:rsidP="001873A6">
            <w:pPr>
              <w:jc w:val="center"/>
              <w:rPr>
                <w:ins w:id="16732" w:author="James Vu" w:date="2024-04-18T23:29:00Z"/>
                <w:i/>
                <w:iCs/>
                <w:sz w:val="22"/>
                <w:szCs w:val="22"/>
                <w:rPrChange w:id="16733" w:author="James Vu" w:date="2024-04-18T23:51:00Z">
                  <w:rPr>
                    <w:ins w:id="16734" w:author="James Vu" w:date="2024-04-18T23:29:00Z"/>
                    <w:i/>
                    <w:iCs/>
                  </w:rPr>
                </w:rPrChange>
              </w:rPr>
            </w:pPr>
          </w:p>
        </w:tc>
        <w:tc>
          <w:tcPr>
            <w:tcW w:w="1134" w:type="dxa"/>
            <w:shd w:val="clear" w:color="auto" w:fill="auto"/>
            <w:vAlign w:val="center"/>
            <w:hideMark/>
            <w:tcPrChange w:id="16735"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7D68B52" w14:textId="09A20C0B" w:rsidR="001873A6" w:rsidRPr="00B053AF" w:rsidRDefault="001873A6" w:rsidP="001873A6">
            <w:pPr>
              <w:jc w:val="center"/>
              <w:rPr>
                <w:ins w:id="16736" w:author="James Vu" w:date="2024-04-18T23:29:00Z"/>
                <w:i/>
                <w:iCs/>
                <w:sz w:val="22"/>
                <w:szCs w:val="22"/>
                <w:rPrChange w:id="16737" w:author="James Vu" w:date="2024-04-18T23:51:00Z">
                  <w:rPr>
                    <w:ins w:id="16738" w:author="James Vu" w:date="2024-04-18T23:29:00Z"/>
                    <w:i/>
                    <w:iCs/>
                  </w:rPr>
                </w:rPrChange>
              </w:rPr>
            </w:pPr>
          </w:p>
        </w:tc>
        <w:tc>
          <w:tcPr>
            <w:tcW w:w="1843" w:type="dxa"/>
            <w:shd w:val="clear" w:color="auto" w:fill="auto"/>
            <w:vAlign w:val="center"/>
            <w:hideMark/>
            <w:tcPrChange w:id="16739"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CAB814A" w14:textId="28B4BDB7" w:rsidR="001873A6" w:rsidRPr="00B053AF" w:rsidRDefault="001873A6" w:rsidP="001873A6">
            <w:pPr>
              <w:jc w:val="center"/>
              <w:rPr>
                <w:ins w:id="16740" w:author="James Vu" w:date="2024-04-18T23:29:00Z"/>
                <w:i/>
                <w:iCs/>
                <w:sz w:val="22"/>
                <w:szCs w:val="22"/>
                <w:rPrChange w:id="16741" w:author="James Vu" w:date="2024-04-18T23:51:00Z">
                  <w:rPr>
                    <w:ins w:id="16742" w:author="James Vu" w:date="2024-04-18T23:29:00Z"/>
                    <w:i/>
                    <w:iCs/>
                  </w:rPr>
                </w:rPrChange>
              </w:rPr>
            </w:pPr>
          </w:p>
        </w:tc>
        <w:tc>
          <w:tcPr>
            <w:tcW w:w="1842" w:type="dxa"/>
            <w:shd w:val="clear" w:color="auto" w:fill="auto"/>
            <w:vAlign w:val="center"/>
            <w:hideMark/>
            <w:tcPrChange w:id="16743"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7A8BA5B5" w14:textId="5A39DDD9" w:rsidR="001873A6" w:rsidRPr="00B053AF" w:rsidRDefault="001873A6">
            <w:pPr>
              <w:jc w:val="center"/>
              <w:rPr>
                <w:ins w:id="16744" w:author="James Vu" w:date="2024-04-18T23:29:00Z"/>
                <w:i/>
                <w:iCs/>
                <w:sz w:val="22"/>
                <w:szCs w:val="22"/>
                <w:rPrChange w:id="16745" w:author="James Vu" w:date="2024-04-18T23:51:00Z">
                  <w:rPr>
                    <w:ins w:id="16746" w:author="James Vu" w:date="2024-04-18T23:29:00Z"/>
                    <w:i/>
                    <w:iCs/>
                  </w:rPr>
                </w:rPrChange>
              </w:rPr>
              <w:pPrChange w:id="16747" w:author="James Vu" w:date="2024-04-18T23:31:00Z">
                <w:pPr>
                  <w:jc w:val="right"/>
                </w:pPr>
              </w:pPrChange>
            </w:pPr>
            <w:ins w:id="16748" w:author="James Vu" w:date="2024-04-18T23:29:00Z">
              <w:r w:rsidRPr="00B053AF">
                <w:rPr>
                  <w:i/>
                  <w:iCs/>
                  <w:sz w:val="22"/>
                  <w:szCs w:val="22"/>
                  <w:rPrChange w:id="16749" w:author="James Vu" w:date="2024-04-18T23:51:00Z">
                    <w:rPr>
                      <w:i/>
                      <w:iCs/>
                    </w:rPr>
                  </w:rPrChange>
                </w:rPr>
                <w:t>1.422.000.000</w:t>
              </w:r>
            </w:ins>
          </w:p>
        </w:tc>
        <w:tc>
          <w:tcPr>
            <w:tcW w:w="1560" w:type="dxa"/>
            <w:shd w:val="clear" w:color="auto" w:fill="auto"/>
            <w:vAlign w:val="center"/>
            <w:hideMark/>
            <w:tcPrChange w:id="16750"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5A6108F0" w14:textId="2D9CB013" w:rsidR="001873A6" w:rsidRPr="00B053AF" w:rsidRDefault="001873A6">
            <w:pPr>
              <w:jc w:val="center"/>
              <w:rPr>
                <w:ins w:id="16751" w:author="James Vu" w:date="2024-04-18T23:29:00Z"/>
                <w:i/>
                <w:iCs/>
                <w:sz w:val="22"/>
                <w:szCs w:val="22"/>
                <w:rPrChange w:id="16752" w:author="James Vu" w:date="2024-04-18T23:51:00Z">
                  <w:rPr>
                    <w:ins w:id="16753" w:author="James Vu" w:date="2024-04-18T23:29:00Z"/>
                    <w:i/>
                    <w:iCs/>
                  </w:rPr>
                </w:rPrChange>
              </w:rPr>
              <w:pPrChange w:id="16754" w:author="James Vu" w:date="2024-04-18T23:31:00Z">
                <w:pPr>
                  <w:jc w:val="right"/>
                </w:pPr>
              </w:pPrChange>
            </w:pPr>
            <w:ins w:id="16755" w:author="James Vu" w:date="2024-04-18T23:29:00Z">
              <w:r w:rsidRPr="00B053AF">
                <w:rPr>
                  <w:i/>
                  <w:iCs/>
                  <w:sz w:val="22"/>
                  <w:szCs w:val="22"/>
                  <w:rPrChange w:id="16756" w:author="James Vu" w:date="2024-04-18T23:51:00Z">
                    <w:rPr>
                      <w:i/>
                      <w:iCs/>
                    </w:rPr>
                  </w:rPrChange>
                </w:rPr>
                <w:t>-</w:t>
              </w:r>
            </w:ins>
          </w:p>
        </w:tc>
        <w:tc>
          <w:tcPr>
            <w:tcW w:w="1768" w:type="dxa"/>
            <w:shd w:val="clear" w:color="auto" w:fill="auto"/>
            <w:vAlign w:val="center"/>
            <w:hideMark/>
            <w:tcPrChange w:id="16757"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57A0C683" w14:textId="0FB581ED" w:rsidR="001873A6" w:rsidRPr="00B053AF" w:rsidRDefault="001873A6">
            <w:pPr>
              <w:jc w:val="center"/>
              <w:rPr>
                <w:ins w:id="16758" w:author="James Vu" w:date="2024-04-18T23:29:00Z"/>
                <w:i/>
                <w:iCs/>
                <w:sz w:val="22"/>
                <w:szCs w:val="22"/>
                <w:rPrChange w:id="16759" w:author="James Vu" w:date="2024-04-18T23:51:00Z">
                  <w:rPr>
                    <w:ins w:id="16760" w:author="James Vu" w:date="2024-04-18T23:29:00Z"/>
                    <w:i/>
                    <w:iCs/>
                  </w:rPr>
                </w:rPrChange>
              </w:rPr>
              <w:pPrChange w:id="16761" w:author="James Vu" w:date="2024-04-18T23:31:00Z">
                <w:pPr>
                  <w:jc w:val="right"/>
                </w:pPr>
              </w:pPrChange>
            </w:pPr>
            <w:ins w:id="16762" w:author="James Vu" w:date="2024-04-18T23:29:00Z">
              <w:r w:rsidRPr="00B053AF">
                <w:rPr>
                  <w:i/>
                  <w:iCs/>
                  <w:sz w:val="22"/>
                  <w:szCs w:val="22"/>
                  <w:rPrChange w:id="16763" w:author="James Vu" w:date="2024-04-18T23:51:00Z">
                    <w:rPr>
                      <w:i/>
                      <w:iCs/>
                    </w:rPr>
                  </w:rPrChange>
                </w:rPr>
                <w:t>1.422.000.000</w:t>
              </w:r>
            </w:ins>
          </w:p>
        </w:tc>
        <w:tc>
          <w:tcPr>
            <w:tcW w:w="1487" w:type="dxa"/>
            <w:shd w:val="clear" w:color="auto" w:fill="auto"/>
            <w:vAlign w:val="center"/>
            <w:hideMark/>
            <w:tcPrChange w:id="16764"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DEC7BF0" w14:textId="41461EC4" w:rsidR="001873A6" w:rsidRPr="00B053AF" w:rsidRDefault="001873A6">
            <w:pPr>
              <w:jc w:val="center"/>
              <w:rPr>
                <w:ins w:id="16765" w:author="James Vu" w:date="2024-04-18T23:29:00Z"/>
                <w:i/>
                <w:iCs/>
                <w:sz w:val="22"/>
                <w:szCs w:val="22"/>
                <w:rPrChange w:id="16766" w:author="James Vu" w:date="2024-04-18T23:51:00Z">
                  <w:rPr>
                    <w:ins w:id="16767" w:author="James Vu" w:date="2024-04-18T23:29:00Z"/>
                    <w:i/>
                    <w:iCs/>
                  </w:rPr>
                </w:rPrChange>
              </w:rPr>
              <w:pPrChange w:id="16768" w:author="James Vu" w:date="2024-04-18T23:31:00Z">
                <w:pPr/>
              </w:pPrChange>
            </w:pPr>
            <w:ins w:id="16769" w:author="James Vu" w:date="2024-04-18T23:29:00Z">
              <w:r w:rsidRPr="00B053AF">
                <w:rPr>
                  <w:i/>
                  <w:iCs/>
                  <w:sz w:val="22"/>
                  <w:szCs w:val="22"/>
                  <w:rPrChange w:id="16770" w:author="James Vu" w:date="2024-04-18T23:51:00Z">
                    <w:rPr>
                      <w:i/>
                      <w:iCs/>
                    </w:rPr>
                  </w:rPrChange>
                </w:rPr>
                <w:t>Chi tiết ở Phụ lục IV - Báo giá dự toán và triển khai thực hiện theo CV 2589/BTTTT-ƯDCNTT</w:t>
              </w:r>
            </w:ins>
          </w:p>
        </w:tc>
      </w:tr>
      <w:tr w:rsidR="001873A6" w:rsidRPr="00B053AF" w14:paraId="372BA967" w14:textId="77777777" w:rsidTr="003C02FF">
        <w:trPr>
          <w:trHeight w:val="20"/>
          <w:ins w:id="16771" w:author="James Vu" w:date="2024-04-18T23:29:00Z"/>
          <w:trPrChange w:id="16772" w:author="James Vu" w:date="2024-04-19T00:25:00Z">
            <w:trPr>
              <w:trHeight w:val="680"/>
            </w:trPr>
          </w:trPrChange>
        </w:trPr>
        <w:tc>
          <w:tcPr>
            <w:tcW w:w="846" w:type="dxa"/>
            <w:shd w:val="clear" w:color="auto" w:fill="auto"/>
            <w:vAlign w:val="center"/>
            <w:hideMark/>
            <w:tcPrChange w:id="16773"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434BB53C" w14:textId="77777777" w:rsidR="001873A6" w:rsidRPr="00B053AF" w:rsidRDefault="001873A6" w:rsidP="001873A6">
            <w:pPr>
              <w:jc w:val="center"/>
              <w:rPr>
                <w:ins w:id="16774" w:author="James Vu" w:date="2024-04-18T23:29:00Z"/>
                <w:i/>
                <w:iCs/>
                <w:sz w:val="22"/>
                <w:szCs w:val="22"/>
                <w:rPrChange w:id="16775" w:author="James Vu" w:date="2024-04-18T23:51:00Z">
                  <w:rPr>
                    <w:ins w:id="16776" w:author="James Vu" w:date="2024-04-18T23:29:00Z"/>
                    <w:i/>
                    <w:iCs/>
                  </w:rPr>
                </w:rPrChange>
              </w:rPr>
            </w:pPr>
            <w:ins w:id="16777" w:author="James Vu" w:date="2024-04-18T23:29:00Z">
              <w:r w:rsidRPr="00B053AF">
                <w:rPr>
                  <w:i/>
                  <w:iCs/>
                  <w:sz w:val="22"/>
                  <w:szCs w:val="22"/>
                  <w:rPrChange w:id="16778" w:author="James Vu" w:date="2024-04-18T23:51:00Z">
                    <w:rPr>
                      <w:i/>
                      <w:iCs/>
                    </w:rPr>
                  </w:rPrChange>
                </w:rPr>
                <w:t>iii</w:t>
              </w:r>
            </w:ins>
          </w:p>
        </w:tc>
        <w:tc>
          <w:tcPr>
            <w:tcW w:w="2835" w:type="dxa"/>
            <w:shd w:val="clear" w:color="auto" w:fill="auto"/>
            <w:vAlign w:val="center"/>
            <w:hideMark/>
            <w:tcPrChange w:id="16779"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4A749CD5" w14:textId="77777777" w:rsidR="001873A6" w:rsidRPr="00B053AF" w:rsidRDefault="001873A6">
            <w:pPr>
              <w:jc w:val="center"/>
              <w:rPr>
                <w:ins w:id="16780" w:author="James Vu" w:date="2024-04-18T23:29:00Z"/>
                <w:i/>
                <w:iCs/>
                <w:sz w:val="22"/>
                <w:szCs w:val="22"/>
                <w:rPrChange w:id="16781" w:author="James Vu" w:date="2024-04-18T23:51:00Z">
                  <w:rPr>
                    <w:ins w:id="16782" w:author="James Vu" w:date="2024-04-18T23:29:00Z"/>
                    <w:i/>
                    <w:iCs/>
                  </w:rPr>
                </w:rPrChange>
              </w:rPr>
              <w:pPrChange w:id="16783" w:author="James Vu" w:date="2024-04-18T23:31:00Z">
                <w:pPr/>
              </w:pPrChange>
            </w:pPr>
            <w:ins w:id="16784" w:author="James Vu" w:date="2024-04-18T23:29:00Z">
              <w:r w:rsidRPr="00B053AF">
                <w:rPr>
                  <w:i/>
                  <w:iCs/>
                  <w:sz w:val="22"/>
                  <w:szCs w:val="22"/>
                  <w:rPrChange w:id="16785" w:author="James Vu" w:date="2024-04-18T23:51:00Z">
                    <w:rPr>
                      <w:i/>
                      <w:iCs/>
                    </w:rPr>
                  </w:rPrChange>
                </w:rPr>
                <w:t xml:space="preserve">Hệ tính năng về lĩnh vực trồng trọt và bảo vệ thực vật </w:t>
              </w:r>
              <w:r w:rsidRPr="00B053AF">
                <w:rPr>
                  <w:i/>
                  <w:iCs/>
                  <w:sz w:val="22"/>
                  <w:szCs w:val="22"/>
                  <w:rPrChange w:id="16786" w:author="James Vu" w:date="2024-04-18T23:51:00Z">
                    <w:rPr>
                      <w:i/>
                      <w:iCs/>
                    </w:rPr>
                  </w:rPrChange>
                </w:rPr>
                <w:lastRenderedPageBreak/>
                <w:t>tỉnh Khánh Hòa (Giai đoạn 1)</w:t>
              </w:r>
            </w:ins>
          </w:p>
        </w:tc>
        <w:tc>
          <w:tcPr>
            <w:tcW w:w="1134" w:type="dxa"/>
            <w:shd w:val="clear" w:color="auto" w:fill="auto"/>
            <w:vAlign w:val="center"/>
            <w:hideMark/>
            <w:tcPrChange w:id="16787"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76B16FA4" w14:textId="3A170B7D" w:rsidR="001873A6" w:rsidRPr="00B053AF" w:rsidRDefault="001873A6" w:rsidP="001873A6">
            <w:pPr>
              <w:jc w:val="center"/>
              <w:rPr>
                <w:ins w:id="16788" w:author="James Vu" w:date="2024-04-18T23:29:00Z"/>
                <w:i/>
                <w:iCs/>
                <w:sz w:val="22"/>
                <w:szCs w:val="22"/>
                <w:rPrChange w:id="16789" w:author="James Vu" w:date="2024-04-18T23:51:00Z">
                  <w:rPr>
                    <w:ins w:id="16790" w:author="James Vu" w:date="2024-04-18T23:29:00Z"/>
                    <w:i/>
                    <w:iCs/>
                  </w:rPr>
                </w:rPrChange>
              </w:rPr>
            </w:pPr>
          </w:p>
        </w:tc>
        <w:tc>
          <w:tcPr>
            <w:tcW w:w="1134" w:type="dxa"/>
            <w:shd w:val="clear" w:color="auto" w:fill="auto"/>
            <w:vAlign w:val="center"/>
            <w:hideMark/>
            <w:tcPrChange w:id="1679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014E5BC" w14:textId="21207C6D" w:rsidR="001873A6" w:rsidRPr="00B053AF" w:rsidRDefault="001873A6" w:rsidP="001873A6">
            <w:pPr>
              <w:jc w:val="center"/>
              <w:rPr>
                <w:ins w:id="16792" w:author="James Vu" w:date="2024-04-18T23:29:00Z"/>
                <w:i/>
                <w:iCs/>
                <w:sz w:val="22"/>
                <w:szCs w:val="22"/>
                <w:rPrChange w:id="16793" w:author="James Vu" w:date="2024-04-18T23:51:00Z">
                  <w:rPr>
                    <w:ins w:id="16794" w:author="James Vu" w:date="2024-04-18T23:29:00Z"/>
                    <w:i/>
                    <w:iCs/>
                  </w:rPr>
                </w:rPrChange>
              </w:rPr>
            </w:pPr>
          </w:p>
        </w:tc>
        <w:tc>
          <w:tcPr>
            <w:tcW w:w="1843" w:type="dxa"/>
            <w:shd w:val="clear" w:color="auto" w:fill="auto"/>
            <w:vAlign w:val="center"/>
            <w:hideMark/>
            <w:tcPrChange w:id="16795"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CBE1A38" w14:textId="7652160B" w:rsidR="001873A6" w:rsidRPr="00B053AF" w:rsidRDefault="001873A6" w:rsidP="001873A6">
            <w:pPr>
              <w:jc w:val="center"/>
              <w:rPr>
                <w:ins w:id="16796" w:author="James Vu" w:date="2024-04-18T23:29:00Z"/>
                <w:i/>
                <w:iCs/>
                <w:sz w:val="22"/>
                <w:szCs w:val="22"/>
                <w:rPrChange w:id="16797" w:author="James Vu" w:date="2024-04-18T23:51:00Z">
                  <w:rPr>
                    <w:ins w:id="16798" w:author="James Vu" w:date="2024-04-18T23:29:00Z"/>
                    <w:i/>
                    <w:iCs/>
                  </w:rPr>
                </w:rPrChange>
              </w:rPr>
            </w:pPr>
          </w:p>
        </w:tc>
        <w:tc>
          <w:tcPr>
            <w:tcW w:w="1842" w:type="dxa"/>
            <w:shd w:val="clear" w:color="auto" w:fill="auto"/>
            <w:vAlign w:val="center"/>
            <w:hideMark/>
            <w:tcPrChange w:id="16799"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74007D4E" w14:textId="07968073" w:rsidR="001873A6" w:rsidRPr="00B053AF" w:rsidRDefault="001873A6">
            <w:pPr>
              <w:jc w:val="center"/>
              <w:rPr>
                <w:ins w:id="16800" w:author="James Vu" w:date="2024-04-18T23:29:00Z"/>
                <w:i/>
                <w:iCs/>
                <w:sz w:val="22"/>
                <w:szCs w:val="22"/>
                <w:rPrChange w:id="16801" w:author="James Vu" w:date="2024-04-18T23:51:00Z">
                  <w:rPr>
                    <w:ins w:id="16802" w:author="James Vu" w:date="2024-04-18T23:29:00Z"/>
                    <w:i/>
                    <w:iCs/>
                  </w:rPr>
                </w:rPrChange>
              </w:rPr>
              <w:pPrChange w:id="16803" w:author="James Vu" w:date="2024-04-18T23:31:00Z">
                <w:pPr>
                  <w:jc w:val="right"/>
                </w:pPr>
              </w:pPrChange>
            </w:pPr>
            <w:ins w:id="16804" w:author="James Vu" w:date="2024-04-18T23:29:00Z">
              <w:r w:rsidRPr="00B053AF">
                <w:rPr>
                  <w:i/>
                  <w:iCs/>
                  <w:sz w:val="22"/>
                  <w:szCs w:val="22"/>
                  <w:rPrChange w:id="16805" w:author="James Vu" w:date="2024-04-18T23:51:00Z">
                    <w:rPr>
                      <w:i/>
                      <w:iCs/>
                    </w:rPr>
                  </w:rPrChange>
                </w:rPr>
                <w:t>1.332.000.000</w:t>
              </w:r>
            </w:ins>
          </w:p>
        </w:tc>
        <w:tc>
          <w:tcPr>
            <w:tcW w:w="1560" w:type="dxa"/>
            <w:shd w:val="clear" w:color="auto" w:fill="auto"/>
            <w:vAlign w:val="center"/>
            <w:hideMark/>
            <w:tcPrChange w:id="16806"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51D4048F" w14:textId="782381E5" w:rsidR="001873A6" w:rsidRPr="00B053AF" w:rsidRDefault="001873A6">
            <w:pPr>
              <w:jc w:val="center"/>
              <w:rPr>
                <w:ins w:id="16807" w:author="James Vu" w:date="2024-04-18T23:29:00Z"/>
                <w:i/>
                <w:iCs/>
                <w:sz w:val="22"/>
                <w:szCs w:val="22"/>
                <w:rPrChange w:id="16808" w:author="James Vu" w:date="2024-04-18T23:51:00Z">
                  <w:rPr>
                    <w:ins w:id="16809" w:author="James Vu" w:date="2024-04-18T23:29:00Z"/>
                    <w:i/>
                    <w:iCs/>
                  </w:rPr>
                </w:rPrChange>
              </w:rPr>
              <w:pPrChange w:id="16810" w:author="James Vu" w:date="2024-04-18T23:31:00Z">
                <w:pPr>
                  <w:jc w:val="right"/>
                </w:pPr>
              </w:pPrChange>
            </w:pPr>
            <w:ins w:id="16811" w:author="James Vu" w:date="2024-04-18T23:29:00Z">
              <w:r w:rsidRPr="00B053AF">
                <w:rPr>
                  <w:i/>
                  <w:iCs/>
                  <w:sz w:val="22"/>
                  <w:szCs w:val="22"/>
                  <w:rPrChange w:id="16812" w:author="James Vu" w:date="2024-04-18T23:51:00Z">
                    <w:rPr>
                      <w:i/>
                      <w:iCs/>
                    </w:rPr>
                  </w:rPrChange>
                </w:rPr>
                <w:t>-</w:t>
              </w:r>
            </w:ins>
          </w:p>
        </w:tc>
        <w:tc>
          <w:tcPr>
            <w:tcW w:w="1768" w:type="dxa"/>
            <w:shd w:val="clear" w:color="auto" w:fill="auto"/>
            <w:vAlign w:val="center"/>
            <w:hideMark/>
            <w:tcPrChange w:id="16813"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4DBFB917" w14:textId="4884207A" w:rsidR="001873A6" w:rsidRPr="00B053AF" w:rsidRDefault="001873A6">
            <w:pPr>
              <w:jc w:val="center"/>
              <w:rPr>
                <w:ins w:id="16814" w:author="James Vu" w:date="2024-04-18T23:29:00Z"/>
                <w:i/>
                <w:iCs/>
                <w:sz w:val="22"/>
                <w:szCs w:val="22"/>
                <w:rPrChange w:id="16815" w:author="James Vu" w:date="2024-04-18T23:51:00Z">
                  <w:rPr>
                    <w:ins w:id="16816" w:author="James Vu" w:date="2024-04-18T23:29:00Z"/>
                    <w:i/>
                    <w:iCs/>
                  </w:rPr>
                </w:rPrChange>
              </w:rPr>
              <w:pPrChange w:id="16817" w:author="James Vu" w:date="2024-04-18T23:31:00Z">
                <w:pPr>
                  <w:jc w:val="right"/>
                </w:pPr>
              </w:pPrChange>
            </w:pPr>
            <w:ins w:id="16818" w:author="James Vu" w:date="2024-04-18T23:29:00Z">
              <w:r w:rsidRPr="00B053AF">
                <w:rPr>
                  <w:i/>
                  <w:iCs/>
                  <w:sz w:val="22"/>
                  <w:szCs w:val="22"/>
                  <w:rPrChange w:id="16819" w:author="James Vu" w:date="2024-04-18T23:51:00Z">
                    <w:rPr>
                      <w:i/>
                      <w:iCs/>
                    </w:rPr>
                  </w:rPrChange>
                </w:rPr>
                <w:t>1.332.000.000</w:t>
              </w:r>
            </w:ins>
          </w:p>
        </w:tc>
        <w:tc>
          <w:tcPr>
            <w:tcW w:w="1487" w:type="dxa"/>
            <w:shd w:val="clear" w:color="auto" w:fill="auto"/>
            <w:vAlign w:val="center"/>
            <w:hideMark/>
            <w:tcPrChange w:id="1682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F2C8AB6" w14:textId="0FDECFE0" w:rsidR="001873A6" w:rsidRPr="00B053AF" w:rsidRDefault="001873A6">
            <w:pPr>
              <w:jc w:val="center"/>
              <w:rPr>
                <w:ins w:id="16821" w:author="James Vu" w:date="2024-04-18T23:29:00Z"/>
                <w:i/>
                <w:iCs/>
                <w:sz w:val="22"/>
                <w:szCs w:val="22"/>
                <w:rPrChange w:id="16822" w:author="James Vu" w:date="2024-04-18T23:51:00Z">
                  <w:rPr>
                    <w:ins w:id="16823" w:author="James Vu" w:date="2024-04-18T23:29:00Z"/>
                    <w:i/>
                    <w:iCs/>
                  </w:rPr>
                </w:rPrChange>
              </w:rPr>
              <w:pPrChange w:id="16824" w:author="James Vu" w:date="2024-04-18T23:31:00Z">
                <w:pPr/>
              </w:pPrChange>
            </w:pPr>
            <w:ins w:id="16825" w:author="James Vu" w:date="2024-04-18T23:29:00Z">
              <w:r w:rsidRPr="00B053AF">
                <w:rPr>
                  <w:i/>
                  <w:iCs/>
                  <w:sz w:val="22"/>
                  <w:szCs w:val="22"/>
                  <w:rPrChange w:id="16826" w:author="James Vu" w:date="2024-04-18T23:51:00Z">
                    <w:rPr>
                      <w:i/>
                      <w:iCs/>
                    </w:rPr>
                  </w:rPrChange>
                </w:rPr>
                <w:t xml:space="preserve">Chi tiết ở Phụ lục IV - Báo </w:t>
              </w:r>
              <w:r w:rsidRPr="00B053AF">
                <w:rPr>
                  <w:i/>
                  <w:iCs/>
                  <w:sz w:val="22"/>
                  <w:szCs w:val="22"/>
                  <w:rPrChange w:id="16827" w:author="James Vu" w:date="2024-04-18T23:51:00Z">
                    <w:rPr>
                      <w:i/>
                      <w:iCs/>
                    </w:rPr>
                  </w:rPrChange>
                </w:rPr>
                <w:lastRenderedPageBreak/>
                <w:t>giá dự toán và triển khai thực hiện theo CV 2589/BTTTT-ƯDCNTT</w:t>
              </w:r>
            </w:ins>
          </w:p>
        </w:tc>
      </w:tr>
      <w:tr w:rsidR="001873A6" w:rsidRPr="00B053AF" w14:paraId="70D91844" w14:textId="77777777" w:rsidTr="003C02FF">
        <w:trPr>
          <w:trHeight w:val="20"/>
          <w:ins w:id="16828" w:author="James Vu" w:date="2024-04-18T23:29:00Z"/>
          <w:trPrChange w:id="16829" w:author="James Vu" w:date="2024-04-19T00:25:00Z">
            <w:trPr>
              <w:trHeight w:val="680"/>
            </w:trPr>
          </w:trPrChange>
        </w:trPr>
        <w:tc>
          <w:tcPr>
            <w:tcW w:w="846" w:type="dxa"/>
            <w:shd w:val="clear" w:color="auto" w:fill="auto"/>
            <w:vAlign w:val="center"/>
            <w:hideMark/>
            <w:tcPrChange w:id="16830"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6E646F3E" w14:textId="77777777" w:rsidR="001873A6" w:rsidRPr="00B053AF" w:rsidRDefault="001873A6" w:rsidP="001873A6">
            <w:pPr>
              <w:jc w:val="center"/>
              <w:rPr>
                <w:ins w:id="16831" w:author="James Vu" w:date="2024-04-18T23:29:00Z"/>
                <w:i/>
                <w:iCs/>
                <w:sz w:val="22"/>
                <w:szCs w:val="22"/>
                <w:rPrChange w:id="16832" w:author="James Vu" w:date="2024-04-18T23:51:00Z">
                  <w:rPr>
                    <w:ins w:id="16833" w:author="James Vu" w:date="2024-04-18T23:29:00Z"/>
                    <w:i/>
                    <w:iCs/>
                  </w:rPr>
                </w:rPrChange>
              </w:rPr>
            </w:pPr>
            <w:ins w:id="16834" w:author="James Vu" w:date="2024-04-18T23:29:00Z">
              <w:r w:rsidRPr="00B053AF">
                <w:rPr>
                  <w:i/>
                  <w:iCs/>
                  <w:sz w:val="22"/>
                  <w:szCs w:val="22"/>
                  <w:rPrChange w:id="16835" w:author="James Vu" w:date="2024-04-18T23:51:00Z">
                    <w:rPr>
                      <w:i/>
                      <w:iCs/>
                    </w:rPr>
                  </w:rPrChange>
                </w:rPr>
                <w:lastRenderedPageBreak/>
                <w:t>iv</w:t>
              </w:r>
            </w:ins>
          </w:p>
        </w:tc>
        <w:tc>
          <w:tcPr>
            <w:tcW w:w="2835" w:type="dxa"/>
            <w:shd w:val="clear" w:color="auto" w:fill="auto"/>
            <w:vAlign w:val="center"/>
            <w:hideMark/>
            <w:tcPrChange w:id="16836"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E0C9B55" w14:textId="77777777" w:rsidR="001873A6" w:rsidRPr="00B053AF" w:rsidRDefault="001873A6">
            <w:pPr>
              <w:jc w:val="center"/>
              <w:rPr>
                <w:ins w:id="16837" w:author="James Vu" w:date="2024-04-18T23:29:00Z"/>
                <w:i/>
                <w:iCs/>
                <w:sz w:val="22"/>
                <w:szCs w:val="22"/>
                <w:rPrChange w:id="16838" w:author="James Vu" w:date="2024-04-18T23:51:00Z">
                  <w:rPr>
                    <w:ins w:id="16839" w:author="James Vu" w:date="2024-04-18T23:29:00Z"/>
                    <w:i/>
                    <w:iCs/>
                  </w:rPr>
                </w:rPrChange>
              </w:rPr>
              <w:pPrChange w:id="16840" w:author="James Vu" w:date="2024-04-18T23:31:00Z">
                <w:pPr/>
              </w:pPrChange>
            </w:pPr>
            <w:ins w:id="16841" w:author="James Vu" w:date="2024-04-18T23:29:00Z">
              <w:r w:rsidRPr="00B053AF">
                <w:rPr>
                  <w:i/>
                  <w:iCs/>
                  <w:sz w:val="22"/>
                  <w:szCs w:val="22"/>
                  <w:rPrChange w:id="16842" w:author="James Vu" w:date="2024-04-18T23:51:00Z">
                    <w:rPr>
                      <w:i/>
                      <w:iCs/>
                    </w:rPr>
                  </w:rPrChange>
                </w:rPr>
                <w:t>Hệ tính năng về lĩnh vực quản lý chất lượng nông, lâm, thủy sản tỉnh Khánh Hòa (Giai đoạn 1)</w:t>
              </w:r>
            </w:ins>
          </w:p>
        </w:tc>
        <w:tc>
          <w:tcPr>
            <w:tcW w:w="1134" w:type="dxa"/>
            <w:shd w:val="clear" w:color="auto" w:fill="auto"/>
            <w:vAlign w:val="center"/>
            <w:hideMark/>
            <w:tcPrChange w:id="16843"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64AFBE74" w14:textId="71D978E6" w:rsidR="001873A6" w:rsidRPr="00B053AF" w:rsidRDefault="001873A6" w:rsidP="001873A6">
            <w:pPr>
              <w:jc w:val="center"/>
              <w:rPr>
                <w:ins w:id="16844" w:author="James Vu" w:date="2024-04-18T23:29:00Z"/>
                <w:i/>
                <w:iCs/>
                <w:sz w:val="22"/>
                <w:szCs w:val="22"/>
                <w:rPrChange w:id="16845" w:author="James Vu" w:date="2024-04-18T23:51:00Z">
                  <w:rPr>
                    <w:ins w:id="16846" w:author="James Vu" w:date="2024-04-18T23:29:00Z"/>
                    <w:i/>
                    <w:iCs/>
                  </w:rPr>
                </w:rPrChange>
              </w:rPr>
            </w:pPr>
          </w:p>
        </w:tc>
        <w:tc>
          <w:tcPr>
            <w:tcW w:w="1134" w:type="dxa"/>
            <w:shd w:val="clear" w:color="auto" w:fill="auto"/>
            <w:vAlign w:val="center"/>
            <w:hideMark/>
            <w:tcPrChange w:id="16847"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52A5948" w14:textId="3EFFF60F" w:rsidR="001873A6" w:rsidRPr="00B053AF" w:rsidRDefault="001873A6" w:rsidP="001873A6">
            <w:pPr>
              <w:jc w:val="center"/>
              <w:rPr>
                <w:ins w:id="16848" w:author="James Vu" w:date="2024-04-18T23:29:00Z"/>
                <w:i/>
                <w:iCs/>
                <w:sz w:val="22"/>
                <w:szCs w:val="22"/>
                <w:rPrChange w:id="16849" w:author="James Vu" w:date="2024-04-18T23:51:00Z">
                  <w:rPr>
                    <w:ins w:id="16850" w:author="James Vu" w:date="2024-04-18T23:29:00Z"/>
                    <w:i/>
                    <w:iCs/>
                  </w:rPr>
                </w:rPrChange>
              </w:rPr>
            </w:pPr>
          </w:p>
        </w:tc>
        <w:tc>
          <w:tcPr>
            <w:tcW w:w="1843" w:type="dxa"/>
            <w:shd w:val="clear" w:color="auto" w:fill="auto"/>
            <w:vAlign w:val="center"/>
            <w:hideMark/>
            <w:tcPrChange w:id="16851"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4B003A4" w14:textId="7C8F6381" w:rsidR="001873A6" w:rsidRPr="00B053AF" w:rsidRDefault="001873A6" w:rsidP="001873A6">
            <w:pPr>
              <w:jc w:val="center"/>
              <w:rPr>
                <w:ins w:id="16852" w:author="James Vu" w:date="2024-04-18T23:29:00Z"/>
                <w:i/>
                <w:iCs/>
                <w:sz w:val="22"/>
                <w:szCs w:val="22"/>
                <w:rPrChange w:id="16853" w:author="James Vu" w:date="2024-04-18T23:51:00Z">
                  <w:rPr>
                    <w:ins w:id="16854" w:author="James Vu" w:date="2024-04-18T23:29:00Z"/>
                    <w:i/>
                    <w:iCs/>
                  </w:rPr>
                </w:rPrChange>
              </w:rPr>
            </w:pPr>
          </w:p>
        </w:tc>
        <w:tc>
          <w:tcPr>
            <w:tcW w:w="1842" w:type="dxa"/>
            <w:shd w:val="clear" w:color="auto" w:fill="auto"/>
            <w:vAlign w:val="center"/>
            <w:hideMark/>
            <w:tcPrChange w:id="16855"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6F884DF1" w14:textId="4723A4D7" w:rsidR="001873A6" w:rsidRPr="00B053AF" w:rsidRDefault="001873A6">
            <w:pPr>
              <w:jc w:val="center"/>
              <w:rPr>
                <w:ins w:id="16856" w:author="James Vu" w:date="2024-04-18T23:29:00Z"/>
                <w:i/>
                <w:iCs/>
                <w:sz w:val="22"/>
                <w:szCs w:val="22"/>
                <w:rPrChange w:id="16857" w:author="James Vu" w:date="2024-04-18T23:51:00Z">
                  <w:rPr>
                    <w:ins w:id="16858" w:author="James Vu" w:date="2024-04-18T23:29:00Z"/>
                    <w:i/>
                    <w:iCs/>
                  </w:rPr>
                </w:rPrChange>
              </w:rPr>
              <w:pPrChange w:id="16859" w:author="James Vu" w:date="2024-04-18T23:31:00Z">
                <w:pPr>
                  <w:jc w:val="right"/>
                </w:pPr>
              </w:pPrChange>
            </w:pPr>
            <w:ins w:id="16860" w:author="James Vu" w:date="2024-04-18T23:29:00Z">
              <w:r w:rsidRPr="00B053AF">
                <w:rPr>
                  <w:i/>
                  <w:iCs/>
                  <w:sz w:val="22"/>
                  <w:szCs w:val="22"/>
                  <w:rPrChange w:id="16861" w:author="James Vu" w:date="2024-04-18T23:51:00Z">
                    <w:rPr>
                      <w:i/>
                      <w:iCs/>
                    </w:rPr>
                  </w:rPrChange>
                </w:rPr>
                <w:t>1.341.000.000</w:t>
              </w:r>
            </w:ins>
          </w:p>
        </w:tc>
        <w:tc>
          <w:tcPr>
            <w:tcW w:w="1560" w:type="dxa"/>
            <w:shd w:val="clear" w:color="auto" w:fill="auto"/>
            <w:vAlign w:val="center"/>
            <w:hideMark/>
            <w:tcPrChange w:id="16862"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5B230C90" w14:textId="32D55EB3" w:rsidR="001873A6" w:rsidRPr="00B053AF" w:rsidRDefault="001873A6">
            <w:pPr>
              <w:jc w:val="center"/>
              <w:rPr>
                <w:ins w:id="16863" w:author="James Vu" w:date="2024-04-18T23:29:00Z"/>
                <w:i/>
                <w:iCs/>
                <w:sz w:val="22"/>
                <w:szCs w:val="22"/>
                <w:rPrChange w:id="16864" w:author="James Vu" w:date="2024-04-18T23:51:00Z">
                  <w:rPr>
                    <w:ins w:id="16865" w:author="James Vu" w:date="2024-04-18T23:29:00Z"/>
                    <w:i/>
                    <w:iCs/>
                  </w:rPr>
                </w:rPrChange>
              </w:rPr>
              <w:pPrChange w:id="16866" w:author="James Vu" w:date="2024-04-18T23:31:00Z">
                <w:pPr>
                  <w:jc w:val="right"/>
                </w:pPr>
              </w:pPrChange>
            </w:pPr>
            <w:ins w:id="16867" w:author="James Vu" w:date="2024-04-18T23:29:00Z">
              <w:r w:rsidRPr="00B053AF">
                <w:rPr>
                  <w:i/>
                  <w:iCs/>
                  <w:sz w:val="22"/>
                  <w:szCs w:val="22"/>
                  <w:rPrChange w:id="16868" w:author="James Vu" w:date="2024-04-18T23:51:00Z">
                    <w:rPr>
                      <w:i/>
                      <w:iCs/>
                    </w:rPr>
                  </w:rPrChange>
                </w:rPr>
                <w:t>-</w:t>
              </w:r>
            </w:ins>
          </w:p>
        </w:tc>
        <w:tc>
          <w:tcPr>
            <w:tcW w:w="1768" w:type="dxa"/>
            <w:shd w:val="clear" w:color="auto" w:fill="auto"/>
            <w:vAlign w:val="center"/>
            <w:hideMark/>
            <w:tcPrChange w:id="16869"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6AA5CD72" w14:textId="6ACDA5B1" w:rsidR="001873A6" w:rsidRPr="00B053AF" w:rsidRDefault="001873A6">
            <w:pPr>
              <w:jc w:val="center"/>
              <w:rPr>
                <w:ins w:id="16870" w:author="James Vu" w:date="2024-04-18T23:29:00Z"/>
                <w:i/>
                <w:iCs/>
                <w:sz w:val="22"/>
                <w:szCs w:val="22"/>
                <w:rPrChange w:id="16871" w:author="James Vu" w:date="2024-04-18T23:51:00Z">
                  <w:rPr>
                    <w:ins w:id="16872" w:author="James Vu" w:date="2024-04-18T23:29:00Z"/>
                    <w:i/>
                    <w:iCs/>
                  </w:rPr>
                </w:rPrChange>
              </w:rPr>
              <w:pPrChange w:id="16873" w:author="James Vu" w:date="2024-04-18T23:31:00Z">
                <w:pPr>
                  <w:jc w:val="right"/>
                </w:pPr>
              </w:pPrChange>
            </w:pPr>
            <w:ins w:id="16874" w:author="James Vu" w:date="2024-04-18T23:29:00Z">
              <w:r w:rsidRPr="00B053AF">
                <w:rPr>
                  <w:i/>
                  <w:iCs/>
                  <w:sz w:val="22"/>
                  <w:szCs w:val="22"/>
                  <w:rPrChange w:id="16875" w:author="James Vu" w:date="2024-04-18T23:51:00Z">
                    <w:rPr>
                      <w:i/>
                      <w:iCs/>
                    </w:rPr>
                  </w:rPrChange>
                </w:rPr>
                <w:t>1.341.000.000</w:t>
              </w:r>
            </w:ins>
          </w:p>
        </w:tc>
        <w:tc>
          <w:tcPr>
            <w:tcW w:w="1487" w:type="dxa"/>
            <w:shd w:val="clear" w:color="auto" w:fill="auto"/>
            <w:vAlign w:val="center"/>
            <w:hideMark/>
            <w:tcPrChange w:id="16876"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5C78626" w14:textId="6E5A78C6" w:rsidR="001873A6" w:rsidRPr="00B053AF" w:rsidRDefault="001873A6">
            <w:pPr>
              <w:jc w:val="center"/>
              <w:rPr>
                <w:ins w:id="16877" w:author="James Vu" w:date="2024-04-18T23:29:00Z"/>
                <w:i/>
                <w:iCs/>
                <w:sz w:val="22"/>
                <w:szCs w:val="22"/>
                <w:rPrChange w:id="16878" w:author="James Vu" w:date="2024-04-18T23:51:00Z">
                  <w:rPr>
                    <w:ins w:id="16879" w:author="James Vu" w:date="2024-04-18T23:29:00Z"/>
                    <w:i/>
                    <w:iCs/>
                  </w:rPr>
                </w:rPrChange>
              </w:rPr>
              <w:pPrChange w:id="16880" w:author="James Vu" w:date="2024-04-18T23:31:00Z">
                <w:pPr/>
              </w:pPrChange>
            </w:pPr>
            <w:ins w:id="16881" w:author="James Vu" w:date="2024-04-18T23:29:00Z">
              <w:r w:rsidRPr="00B053AF">
                <w:rPr>
                  <w:i/>
                  <w:iCs/>
                  <w:sz w:val="22"/>
                  <w:szCs w:val="22"/>
                  <w:rPrChange w:id="16882" w:author="James Vu" w:date="2024-04-18T23:51:00Z">
                    <w:rPr>
                      <w:i/>
                      <w:iCs/>
                    </w:rPr>
                  </w:rPrChange>
                </w:rPr>
                <w:t>Chi tiết ở Phụ lục IV - Báo giá dự toán và triển khai thực hiện theo CV 2589/BTTTT-ƯDCNTT</w:t>
              </w:r>
            </w:ins>
          </w:p>
        </w:tc>
      </w:tr>
      <w:tr w:rsidR="001873A6" w:rsidRPr="00B053AF" w14:paraId="15907D66" w14:textId="77777777" w:rsidTr="003C02FF">
        <w:trPr>
          <w:trHeight w:val="20"/>
          <w:ins w:id="16883" w:author="James Vu" w:date="2024-04-18T23:29:00Z"/>
          <w:trPrChange w:id="16884" w:author="James Vu" w:date="2024-04-19T00:25:00Z">
            <w:trPr>
              <w:trHeight w:val="680"/>
            </w:trPr>
          </w:trPrChange>
        </w:trPr>
        <w:tc>
          <w:tcPr>
            <w:tcW w:w="846" w:type="dxa"/>
            <w:shd w:val="clear" w:color="auto" w:fill="auto"/>
            <w:vAlign w:val="center"/>
            <w:hideMark/>
            <w:tcPrChange w:id="16885"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749B6F5B" w14:textId="77777777" w:rsidR="001873A6" w:rsidRPr="00B053AF" w:rsidRDefault="001873A6" w:rsidP="001873A6">
            <w:pPr>
              <w:jc w:val="center"/>
              <w:rPr>
                <w:ins w:id="16886" w:author="James Vu" w:date="2024-04-18T23:29:00Z"/>
                <w:i/>
                <w:iCs/>
                <w:sz w:val="22"/>
                <w:szCs w:val="22"/>
                <w:rPrChange w:id="16887" w:author="James Vu" w:date="2024-04-18T23:51:00Z">
                  <w:rPr>
                    <w:ins w:id="16888" w:author="James Vu" w:date="2024-04-18T23:29:00Z"/>
                    <w:i/>
                    <w:iCs/>
                  </w:rPr>
                </w:rPrChange>
              </w:rPr>
            </w:pPr>
            <w:ins w:id="16889" w:author="James Vu" w:date="2024-04-18T23:29:00Z">
              <w:r w:rsidRPr="00B053AF">
                <w:rPr>
                  <w:i/>
                  <w:iCs/>
                  <w:sz w:val="22"/>
                  <w:szCs w:val="22"/>
                  <w:rPrChange w:id="16890" w:author="James Vu" w:date="2024-04-18T23:51:00Z">
                    <w:rPr>
                      <w:i/>
                      <w:iCs/>
                    </w:rPr>
                  </w:rPrChange>
                </w:rPr>
                <w:t>v</w:t>
              </w:r>
            </w:ins>
          </w:p>
        </w:tc>
        <w:tc>
          <w:tcPr>
            <w:tcW w:w="2835" w:type="dxa"/>
            <w:shd w:val="clear" w:color="auto" w:fill="auto"/>
            <w:vAlign w:val="center"/>
            <w:hideMark/>
            <w:tcPrChange w:id="16891"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0A0BEDA6" w14:textId="77777777" w:rsidR="001873A6" w:rsidRPr="00B053AF" w:rsidRDefault="001873A6">
            <w:pPr>
              <w:jc w:val="center"/>
              <w:rPr>
                <w:ins w:id="16892" w:author="James Vu" w:date="2024-04-18T23:29:00Z"/>
                <w:i/>
                <w:iCs/>
                <w:sz w:val="22"/>
                <w:szCs w:val="22"/>
                <w:rPrChange w:id="16893" w:author="James Vu" w:date="2024-04-18T23:51:00Z">
                  <w:rPr>
                    <w:ins w:id="16894" w:author="James Vu" w:date="2024-04-18T23:29:00Z"/>
                    <w:i/>
                    <w:iCs/>
                  </w:rPr>
                </w:rPrChange>
              </w:rPr>
              <w:pPrChange w:id="16895" w:author="James Vu" w:date="2024-04-18T23:31:00Z">
                <w:pPr/>
              </w:pPrChange>
            </w:pPr>
            <w:ins w:id="16896" w:author="James Vu" w:date="2024-04-18T23:29:00Z">
              <w:r w:rsidRPr="00B053AF">
                <w:rPr>
                  <w:i/>
                  <w:iCs/>
                  <w:sz w:val="22"/>
                  <w:szCs w:val="22"/>
                  <w:rPrChange w:id="16897" w:author="James Vu" w:date="2024-04-18T23:51:00Z">
                    <w:rPr>
                      <w:i/>
                      <w:iCs/>
                    </w:rPr>
                  </w:rPrChange>
                </w:rPr>
                <w:t>Hệ tính năng về lĩnh vực thủy sản tỉnh Khánh Hòa (Giai đoạn 1)</w:t>
              </w:r>
            </w:ins>
          </w:p>
        </w:tc>
        <w:tc>
          <w:tcPr>
            <w:tcW w:w="1134" w:type="dxa"/>
            <w:shd w:val="clear" w:color="auto" w:fill="auto"/>
            <w:vAlign w:val="center"/>
            <w:hideMark/>
            <w:tcPrChange w:id="16898"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6A8BFD1" w14:textId="1FD83F57" w:rsidR="001873A6" w:rsidRPr="00B053AF" w:rsidRDefault="001873A6" w:rsidP="001873A6">
            <w:pPr>
              <w:jc w:val="center"/>
              <w:rPr>
                <w:ins w:id="16899" w:author="James Vu" w:date="2024-04-18T23:29:00Z"/>
                <w:i/>
                <w:iCs/>
                <w:sz w:val="22"/>
                <w:szCs w:val="22"/>
                <w:rPrChange w:id="16900" w:author="James Vu" w:date="2024-04-18T23:51:00Z">
                  <w:rPr>
                    <w:ins w:id="16901" w:author="James Vu" w:date="2024-04-18T23:29:00Z"/>
                    <w:i/>
                    <w:iCs/>
                  </w:rPr>
                </w:rPrChange>
              </w:rPr>
            </w:pPr>
          </w:p>
        </w:tc>
        <w:tc>
          <w:tcPr>
            <w:tcW w:w="1134" w:type="dxa"/>
            <w:shd w:val="clear" w:color="auto" w:fill="auto"/>
            <w:vAlign w:val="center"/>
            <w:hideMark/>
            <w:tcPrChange w:id="16902"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2D3657B" w14:textId="4602A660" w:rsidR="001873A6" w:rsidRPr="00B053AF" w:rsidRDefault="001873A6" w:rsidP="001873A6">
            <w:pPr>
              <w:jc w:val="center"/>
              <w:rPr>
                <w:ins w:id="16903" w:author="James Vu" w:date="2024-04-18T23:29:00Z"/>
                <w:i/>
                <w:iCs/>
                <w:sz w:val="22"/>
                <w:szCs w:val="22"/>
                <w:rPrChange w:id="16904" w:author="James Vu" w:date="2024-04-18T23:51:00Z">
                  <w:rPr>
                    <w:ins w:id="16905" w:author="James Vu" w:date="2024-04-18T23:29:00Z"/>
                    <w:i/>
                    <w:iCs/>
                  </w:rPr>
                </w:rPrChange>
              </w:rPr>
            </w:pPr>
          </w:p>
        </w:tc>
        <w:tc>
          <w:tcPr>
            <w:tcW w:w="1843" w:type="dxa"/>
            <w:shd w:val="clear" w:color="auto" w:fill="auto"/>
            <w:vAlign w:val="center"/>
            <w:hideMark/>
            <w:tcPrChange w:id="16906"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2E8EE22" w14:textId="6EB58C6F" w:rsidR="001873A6" w:rsidRPr="00B053AF" w:rsidRDefault="001873A6" w:rsidP="001873A6">
            <w:pPr>
              <w:jc w:val="center"/>
              <w:rPr>
                <w:ins w:id="16907" w:author="James Vu" w:date="2024-04-18T23:29:00Z"/>
                <w:i/>
                <w:iCs/>
                <w:sz w:val="22"/>
                <w:szCs w:val="22"/>
                <w:rPrChange w:id="16908" w:author="James Vu" w:date="2024-04-18T23:51:00Z">
                  <w:rPr>
                    <w:ins w:id="16909" w:author="James Vu" w:date="2024-04-18T23:29:00Z"/>
                    <w:i/>
                    <w:iCs/>
                  </w:rPr>
                </w:rPrChange>
              </w:rPr>
            </w:pPr>
          </w:p>
        </w:tc>
        <w:tc>
          <w:tcPr>
            <w:tcW w:w="1842" w:type="dxa"/>
            <w:shd w:val="clear" w:color="auto" w:fill="auto"/>
            <w:vAlign w:val="center"/>
            <w:hideMark/>
            <w:tcPrChange w:id="16910"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4D046F02" w14:textId="43A4151E" w:rsidR="001873A6" w:rsidRPr="00B053AF" w:rsidRDefault="001873A6">
            <w:pPr>
              <w:jc w:val="center"/>
              <w:rPr>
                <w:ins w:id="16911" w:author="James Vu" w:date="2024-04-18T23:29:00Z"/>
                <w:i/>
                <w:iCs/>
                <w:sz w:val="22"/>
                <w:szCs w:val="22"/>
                <w:rPrChange w:id="16912" w:author="James Vu" w:date="2024-04-18T23:51:00Z">
                  <w:rPr>
                    <w:ins w:id="16913" w:author="James Vu" w:date="2024-04-18T23:29:00Z"/>
                    <w:i/>
                    <w:iCs/>
                  </w:rPr>
                </w:rPrChange>
              </w:rPr>
              <w:pPrChange w:id="16914" w:author="James Vu" w:date="2024-04-18T23:31:00Z">
                <w:pPr>
                  <w:jc w:val="right"/>
                </w:pPr>
              </w:pPrChange>
            </w:pPr>
            <w:ins w:id="16915" w:author="James Vu" w:date="2024-04-18T23:29:00Z">
              <w:r w:rsidRPr="00B053AF">
                <w:rPr>
                  <w:i/>
                  <w:iCs/>
                  <w:sz w:val="22"/>
                  <w:szCs w:val="22"/>
                  <w:rPrChange w:id="16916" w:author="James Vu" w:date="2024-04-18T23:51:00Z">
                    <w:rPr>
                      <w:i/>
                      <w:iCs/>
                    </w:rPr>
                  </w:rPrChange>
                </w:rPr>
                <w:t>1.287.000.000</w:t>
              </w:r>
            </w:ins>
          </w:p>
        </w:tc>
        <w:tc>
          <w:tcPr>
            <w:tcW w:w="1560" w:type="dxa"/>
            <w:shd w:val="clear" w:color="auto" w:fill="auto"/>
            <w:vAlign w:val="center"/>
            <w:hideMark/>
            <w:tcPrChange w:id="16917"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3E2385B4" w14:textId="6E73F27A" w:rsidR="001873A6" w:rsidRPr="00B053AF" w:rsidRDefault="001873A6">
            <w:pPr>
              <w:jc w:val="center"/>
              <w:rPr>
                <w:ins w:id="16918" w:author="James Vu" w:date="2024-04-18T23:29:00Z"/>
                <w:i/>
                <w:iCs/>
                <w:sz w:val="22"/>
                <w:szCs w:val="22"/>
                <w:rPrChange w:id="16919" w:author="James Vu" w:date="2024-04-18T23:51:00Z">
                  <w:rPr>
                    <w:ins w:id="16920" w:author="James Vu" w:date="2024-04-18T23:29:00Z"/>
                    <w:i/>
                    <w:iCs/>
                  </w:rPr>
                </w:rPrChange>
              </w:rPr>
              <w:pPrChange w:id="16921" w:author="James Vu" w:date="2024-04-18T23:31:00Z">
                <w:pPr>
                  <w:jc w:val="right"/>
                </w:pPr>
              </w:pPrChange>
            </w:pPr>
            <w:ins w:id="16922" w:author="James Vu" w:date="2024-04-18T23:29:00Z">
              <w:r w:rsidRPr="00B053AF">
                <w:rPr>
                  <w:i/>
                  <w:iCs/>
                  <w:sz w:val="22"/>
                  <w:szCs w:val="22"/>
                  <w:rPrChange w:id="16923" w:author="James Vu" w:date="2024-04-18T23:51:00Z">
                    <w:rPr>
                      <w:i/>
                      <w:iCs/>
                    </w:rPr>
                  </w:rPrChange>
                </w:rPr>
                <w:t>-</w:t>
              </w:r>
            </w:ins>
          </w:p>
        </w:tc>
        <w:tc>
          <w:tcPr>
            <w:tcW w:w="1768" w:type="dxa"/>
            <w:shd w:val="clear" w:color="auto" w:fill="auto"/>
            <w:vAlign w:val="center"/>
            <w:hideMark/>
            <w:tcPrChange w:id="16924"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73CD2C65" w14:textId="76D35F09" w:rsidR="001873A6" w:rsidRPr="00B053AF" w:rsidRDefault="001873A6">
            <w:pPr>
              <w:jc w:val="center"/>
              <w:rPr>
                <w:ins w:id="16925" w:author="James Vu" w:date="2024-04-18T23:29:00Z"/>
                <w:i/>
                <w:iCs/>
                <w:sz w:val="22"/>
                <w:szCs w:val="22"/>
                <w:rPrChange w:id="16926" w:author="James Vu" w:date="2024-04-18T23:51:00Z">
                  <w:rPr>
                    <w:ins w:id="16927" w:author="James Vu" w:date="2024-04-18T23:29:00Z"/>
                    <w:i/>
                    <w:iCs/>
                  </w:rPr>
                </w:rPrChange>
              </w:rPr>
              <w:pPrChange w:id="16928" w:author="James Vu" w:date="2024-04-18T23:31:00Z">
                <w:pPr>
                  <w:jc w:val="right"/>
                </w:pPr>
              </w:pPrChange>
            </w:pPr>
            <w:ins w:id="16929" w:author="James Vu" w:date="2024-04-18T23:29:00Z">
              <w:r w:rsidRPr="00B053AF">
                <w:rPr>
                  <w:i/>
                  <w:iCs/>
                  <w:sz w:val="22"/>
                  <w:szCs w:val="22"/>
                  <w:rPrChange w:id="16930" w:author="James Vu" w:date="2024-04-18T23:51:00Z">
                    <w:rPr>
                      <w:i/>
                      <w:iCs/>
                    </w:rPr>
                  </w:rPrChange>
                </w:rPr>
                <w:t>1.287.000.000</w:t>
              </w:r>
            </w:ins>
          </w:p>
        </w:tc>
        <w:tc>
          <w:tcPr>
            <w:tcW w:w="1487" w:type="dxa"/>
            <w:shd w:val="clear" w:color="auto" w:fill="auto"/>
            <w:vAlign w:val="center"/>
            <w:hideMark/>
            <w:tcPrChange w:id="16931"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12D0F03" w14:textId="25F1D3A2" w:rsidR="001873A6" w:rsidRPr="00B053AF" w:rsidRDefault="001873A6">
            <w:pPr>
              <w:jc w:val="center"/>
              <w:rPr>
                <w:ins w:id="16932" w:author="James Vu" w:date="2024-04-18T23:29:00Z"/>
                <w:i/>
                <w:iCs/>
                <w:sz w:val="22"/>
                <w:szCs w:val="22"/>
                <w:rPrChange w:id="16933" w:author="James Vu" w:date="2024-04-18T23:51:00Z">
                  <w:rPr>
                    <w:ins w:id="16934" w:author="James Vu" w:date="2024-04-18T23:29:00Z"/>
                    <w:i/>
                    <w:iCs/>
                  </w:rPr>
                </w:rPrChange>
              </w:rPr>
              <w:pPrChange w:id="16935" w:author="James Vu" w:date="2024-04-18T23:31:00Z">
                <w:pPr/>
              </w:pPrChange>
            </w:pPr>
            <w:ins w:id="16936" w:author="James Vu" w:date="2024-04-18T23:29:00Z">
              <w:r w:rsidRPr="00B053AF">
                <w:rPr>
                  <w:i/>
                  <w:iCs/>
                  <w:sz w:val="22"/>
                  <w:szCs w:val="22"/>
                  <w:rPrChange w:id="16937" w:author="James Vu" w:date="2024-04-18T23:51:00Z">
                    <w:rPr>
                      <w:i/>
                      <w:iCs/>
                    </w:rPr>
                  </w:rPrChange>
                </w:rPr>
                <w:t>Chi tiết ở Phụ lục IV - Báo giá dự toán và triển khai thực hiện theo CV 2589/BTTTT-ƯDCNTT</w:t>
              </w:r>
            </w:ins>
          </w:p>
        </w:tc>
      </w:tr>
      <w:tr w:rsidR="001873A6" w:rsidRPr="00B053AF" w14:paraId="5AFA5E63" w14:textId="77777777" w:rsidTr="003C02FF">
        <w:trPr>
          <w:trHeight w:val="20"/>
          <w:ins w:id="16938" w:author="James Vu" w:date="2024-04-18T23:29:00Z"/>
          <w:trPrChange w:id="16939" w:author="James Vu" w:date="2024-04-19T00:25:00Z">
            <w:trPr>
              <w:trHeight w:val="680"/>
            </w:trPr>
          </w:trPrChange>
        </w:trPr>
        <w:tc>
          <w:tcPr>
            <w:tcW w:w="846" w:type="dxa"/>
            <w:shd w:val="clear" w:color="auto" w:fill="auto"/>
            <w:vAlign w:val="center"/>
            <w:hideMark/>
            <w:tcPrChange w:id="16940"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659F0EB9" w14:textId="77777777" w:rsidR="001873A6" w:rsidRPr="00B053AF" w:rsidRDefault="001873A6" w:rsidP="001873A6">
            <w:pPr>
              <w:jc w:val="center"/>
              <w:rPr>
                <w:ins w:id="16941" w:author="James Vu" w:date="2024-04-18T23:29:00Z"/>
                <w:i/>
                <w:iCs/>
                <w:sz w:val="22"/>
                <w:szCs w:val="22"/>
                <w:rPrChange w:id="16942" w:author="James Vu" w:date="2024-04-18T23:51:00Z">
                  <w:rPr>
                    <w:ins w:id="16943" w:author="James Vu" w:date="2024-04-18T23:29:00Z"/>
                    <w:i/>
                    <w:iCs/>
                  </w:rPr>
                </w:rPrChange>
              </w:rPr>
            </w:pPr>
            <w:ins w:id="16944" w:author="James Vu" w:date="2024-04-18T23:29:00Z">
              <w:r w:rsidRPr="00B053AF">
                <w:rPr>
                  <w:i/>
                  <w:iCs/>
                  <w:sz w:val="22"/>
                  <w:szCs w:val="22"/>
                  <w:rPrChange w:id="16945" w:author="James Vu" w:date="2024-04-18T23:51:00Z">
                    <w:rPr>
                      <w:i/>
                      <w:iCs/>
                    </w:rPr>
                  </w:rPrChange>
                </w:rPr>
                <w:t>vi</w:t>
              </w:r>
            </w:ins>
          </w:p>
        </w:tc>
        <w:tc>
          <w:tcPr>
            <w:tcW w:w="2835" w:type="dxa"/>
            <w:shd w:val="clear" w:color="auto" w:fill="auto"/>
            <w:vAlign w:val="center"/>
            <w:hideMark/>
            <w:tcPrChange w:id="16946"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204BCFB" w14:textId="77777777" w:rsidR="001873A6" w:rsidRPr="00B053AF" w:rsidRDefault="001873A6">
            <w:pPr>
              <w:jc w:val="center"/>
              <w:rPr>
                <w:ins w:id="16947" w:author="James Vu" w:date="2024-04-18T23:29:00Z"/>
                <w:i/>
                <w:iCs/>
                <w:sz w:val="22"/>
                <w:szCs w:val="22"/>
                <w:rPrChange w:id="16948" w:author="James Vu" w:date="2024-04-18T23:51:00Z">
                  <w:rPr>
                    <w:ins w:id="16949" w:author="James Vu" w:date="2024-04-18T23:29:00Z"/>
                    <w:i/>
                    <w:iCs/>
                  </w:rPr>
                </w:rPrChange>
              </w:rPr>
              <w:pPrChange w:id="16950" w:author="James Vu" w:date="2024-04-18T23:31:00Z">
                <w:pPr/>
              </w:pPrChange>
            </w:pPr>
            <w:ins w:id="16951" w:author="James Vu" w:date="2024-04-18T23:29:00Z">
              <w:r w:rsidRPr="00B053AF">
                <w:rPr>
                  <w:i/>
                  <w:iCs/>
                  <w:sz w:val="22"/>
                  <w:szCs w:val="22"/>
                  <w:rPrChange w:id="16952" w:author="James Vu" w:date="2024-04-18T23:51:00Z">
                    <w:rPr>
                      <w:i/>
                      <w:iCs/>
                    </w:rPr>
                  </w:rPrChange>
                </w:rPr>
                <w:t>Hệ tính năng về lĩnh vực phát triển nông thôn tỉnh Khánh Hòa (Giai đoạn 1)</w:t>
              </w:r>
            </w:ins>
          </w:p>
        </w:tc>
        <w:tc>
          <w:tcPr>
            <w:tcW w:w="1134" w:type="dxa"/>
            <w:shd w:val="clear" w:color="auto" w:fill="auto"/>
            <w:vAlign w:val="center"/>
            <w:hideMark/>
            <w:tcPrChange w:id="16953"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AD2A0A2" w14:textId="4950AEF7" w:rsidR="001873A6" w:rsidRPr="00B053AF" w:rsidRDefault="001873A6" w:rsidP="001873A6">
            <w:pPr>
              <w:jc w:val="center"/>
              <w:rPr>
                <w:ins w:id="16954" w:author="James Vu" w:date="2024-04-18T23:29:00Z"/>
                <w:i/>
                <w:iCs/>
                <w:sz w:val="22"/>
                <w:szCs w:val="22"/>
                <w:rPrChange w:id="16955" w:author="James Vu" w:date="2024-04-18T23:51:00Z">
                  <w:rPr>
                    <w:ins w:id="16956" w:author="James Vu" w:date="2024-04-18T23:29:00Z"/>
                    <w:i/>
                    <w:iCs/>
                  </w:rPr>
                </w:rPrChange>
              </w:rPr>
            </w:pPr>
          </w:p>
        </w:tc>
        <w:tc>
          <w:tcPr>
            <w:tcW w:w="1134" w:type="dxa"/>
            <w:shd w:val="clear" w:color="auto" w:fill="auto"/>
            <w:vAlign w:val="center"/>
            <w:hideMark/>
            <w:tcPrChange w:id="16957"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6D692A36" w14:textId="37550DA7" w:rsidR="001873A6" w:rsidRPr="00B053AF" w:rsidRDefault="001873A6" w:rsidP="001873A6">
            <w:pPr>
              <w:jc w:val="center"/>
              <w:rPr>
                <w:ins w:id="16958" w:author="James Vu" w:date="2024-04-18T23:29:00Z"/>
                <w:i/>
                <w:iCs/>
                <w:sz w:val="22"/>
                <w:szCs w:val="22"/>
                <w:rPrChange w:id="16959" w:author="James Vu" w:date="2024-04-18T23:51:00Z">
                  <w:rPr>
                    <w:ins w:id="16960" w:author="James Vu" w:date="2024-04-18T23:29:00Z"/>
                    <w:i/>
                    <w:iCs/>
                  </w:rPr>
                </w:rPrChange>
              </w:rPr>
            </w:pPr>
          </w:p>
        </w:tc>
        <w:tc>
          <w:tcPr>
            <w:tcW w:w="1843" w:type="dxa"/>
            <w:shd w:val="clear" w:color="auto" w:fill="auto"/>
            <w:vAlign w:val="center"/>
            <w:hideMark/>
            <w:tcPrChange w:id="16961"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6853EC4" w14:textId="54F983ED" w:rsidR="001873A6" w:rsidRPr="00B053AF" w:rsidRDefault="001873A6" w:rsidP="001873A6">
            <w:pPr>
              <w:jc w:val="center"/>
              <w:rPr>
                <w:ins w:id="16962" w:author="James Vu" w:date="2024-04-18T23:29:00Z"/>
                <w:i/>
                <w:iCs/>
                <w:sz w:val="22"/>
                <w:szCs w:val="22"/>
                <w:rPrChange w:id="16963" w:author="James Vu" w:date="2024-04-18T23:51:00Z">
                  <w:rPr>
                    <w:ins w:id="16964" w:author="James Vu" w:date="2024-04-18T23:29:00Z"/>
                    <w:i/>
                    <w:iCs/>
                  </w:rPr>
                </w:rPrChange>
              </w:rPr>
            </w:pPr>
          </w:p>
        </w:tc>
        <w:tc>
          <w:tcPr>
            <w:tcW w:w="1842" w:type="dxa"/>
            <w:shd w:val="clear" w:color="auto" w:fill="auto"/>
            <w:vAlign w:val="center"/>
            <w:hideMark/>
            <w:tcPrChange w:id="16965"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70C5EDA5" w14:textId="56E9ED6F" w:rsidR="001873A6" w:rsidRPr="00B053AF" w:rsidRDefault="001873A6">
            <w:pPr>
              <w:jc w:val="center"/>
              <w:rPr>
                <w:ins w:id="16966" w:author="James Vu" w:date="2024-04-18T23:29:00Z"/>
                <w:i/>
                <w:iCs/>
                <w:sz w:val="22"/>
                <w:szCs w:val="22"/>
                <w:rPrChange w:id="16967" w:author="James Vu" w:date="2024-04-18T23:51:00Z">
                  <w:rPr>
                    <w:ins w:id="16968" w:author="James Vu" w:date="2024-04-18T23:29:00Z"/>
                    <w:i/>
                    <w:iCs/>
                  </w:rPr>
                </w:rPrChange>
              </w:rPr>
              <w:pPrChange w:id="16969" w:author="James Vu" w:date="2024-04-18T23:31:00Z">
                <w:pPr>
                  <w:jc w:val="right"/>
                </w:pPr>
              </w:pPrChange>
            </w:pPr>
            <w:ins w:id="16970" w:author="James Vu" w:date="2024-04-18T23:29:00Z">
              <w:r w:rsidRPr="00B053AF">
                <w:rPr>
                  <w:i/>
                  <w:iCs/>
                  <w:sz w:val="22"/>
                  <w:szCs w:val="22"/>
                  <w:rPrChange w:id="16971" w:author="James Vu" w:date="2024-04-18T23:51:00Z">
                    <w:rPr>
                      <w:i/>
                      <w:iCs/>
                    </w:rPr>
                  </w:rPrChange>
                </w:rPr>
                <w:t>1.350.000.000</w:t>
              </w:r>
            </w:ins>
          </w:p>
        </w:tc>
        <w:tc>
          <w:tcPr>
            <w:tcW w:w="1560" w:type="dxa"/>
            <w:shd w:val="clear" w:color="auto" w:fill="auto"/>
            <w:vAlign w:val="center"/>
            <w:hideMark/>
            <w:tcPrChange w:id="16972"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743ACA4D" w14:textId="192BBC91" w:rsidR="001873A6" w:rsidRPr="00B053AF" w:rsidRDefault="001873A6">
            <w:pPr>
              <w:jc w:val="center"/>
              <w:rPr>
                <w:ins w:id="16973" w:author="James Vu" w:date="2024-04-18T23:29:00Z"/>
                <w:i/>
                <w:iCs/>
                <w:sz w:val="22"/>
                <w:szCs w:val="22"/>
                <w:rPrChange w:id="16974" w:author="James Vu" w:date="2024-04-18T23:51:00Z">
                  <w:rPr>
                    <w:ins w:id="16975" w:author="James Vu" w:date="2024-04-18T23:29:00Z"/>
                    <w:i/>
                    <w:iCs/>
                  </w:rPr>
                </w:rPrChange>
              </w:rPr>
              <w:pPrChange w:id="16976" w:author="James Vu" w:date="2024-04-18T23:31:00Z">
                <w:pPr>
                  <w:jc w:val="right"/>
                </w:pPr>
              </w:pPrChange>
            </w:pPr>
            <w:ins w:id="16977" w:author="James Vu" w:date="2024-04-18T23:29:00Z">
              <w:r w:rsidRPr="00B053AF">
                <w:rPr>
                  <w:i/>
                  <w:iCs/>
                  <w:sz w:val="22"/>
                  <w:szCs w:val="22"/>
                  <w:rPrChange w:id="16978" w:author="James Vu" w:date="2024-04-18T23:51:00Z">
                    <w:rPr>
                      <w:i/>
                      <w:iCs/>
                    </w:rPr>
                  </w:rPrChange>
                </w:rPr>
                <w:t>-</w:t>
              </w:r>
            </w:ins>
          </w:p>
        </w:tc>
        <w:tc>
          <w:tcPr>
            <w:tcW w:w="1768" w:type="dxa"/>
            <w:shd w:val="clear" w:color="auto" w:fill="auto"/>
            <w:vAlign w:val="center"/>
            <w:hideMark/>
            <w:tcPrChange w:id="16979"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0E6FD374" w14:textId="648F75E4" w:rsidR="001873A6" w:rsidRPr="00B053AF" w:rsidRDefault="001873A6">
            <w:pPr>
              <w:jc w:val="center"/>
              <w:rPr>
                <w:ins w:id="16980" w:author="James Vu" w:date="2024-04-18T23:29:00Z"/>
                <w:i/>
                <w:iCs/>
                <w:sz w:val="22"/>
                <w:szCs w:val="22"/>
                <w:rPrChange w:id="16981" w:author="James Vu" w:date="2024-04-18T23:51:00Z">
                  <w:rPr>
                    <w:ins w:id="16982" w:author="James Vu" w:date="2024-04-18T23:29:00Z"/>
                    <w:i/>
                    <w:iCs/>
                  </w:rPr>
                </w:rPrChange>
              </w:rPr>
              <w:pPrChange w:id="16983" w:author="James Vu" w:date="2024-04-18T23:31:00Z">
                <w:pPr>
                  <w:jc w:val="right"/>
                </w:pPr>
              </w:pPrChange>
            </w:pPr>
            <w:ins w:id="16984" w:author="James Vu" w:date="2024-04-18T23:29:00Z">
              <w:r w:rsidRPr="00B053AF">
                <w:rPr>
                  <w:i/>
                  <w:iCs/>
                  <w:sz w:val="22"/>
                  <w:szCs w:val="22"/>
                  <w:rPrChange w:id="16985" w:author="James Vu" w:date="2024-04-18T23:51:00Z">
                    <w:rPr>
                      <w:i/>
                      <w:iCs/>
                    </w:rPr>
                  </w:rPrChange>
                </w:rPr>
                <w:t>1.350.000.000</w:t>
              </w:r>
            </w:ins>
          </w:p>
        </w:tc>
        <w:tc>
          <w:tcPr>
            <w:tcW w:w="1487" w:type="dxa"/>
            <w:shd w:val="clear" w:color="auto" w:fill="auto"/>
            <w:vAlign w:val="center"/>
            <w:hideMark/>
            <w:tcPrChange w:id="16986"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30FB6C5" w14:textId="6EAA8777" w:rsidR="001873A6" w:rsidRPr="00B053AF" w:rsidRDefault="001873A6">
            <w:pPr>
              <w:jc w:val="center"/>
              <w:rPr>
                <w:ins w:id="16987" w:author="James Vu" w:date="2024-04-18T23:29:00Z"/>
                <w:i/>
                <w:iCs/>
                <w:sz w:val="22"/>
                <w:szCs w:val="22"/>
                <w:rPrChange w:id="16988" w:author="James Vu" w:date="2024-04-18T23:51:00Z">
                  <w:rPr>
                    <w:ins w:id="16989" w:author="James Vu" w:date="2024-04-18T23:29:00Z"/>
                    <w:i/>
                    <w:iCs/>
                  </w:rPr>
                </w:rPrChange>
              </w:rPr>
              <w:pPrChange w:id="16990" w:author="James Vu" w:date="2024-04-18T23:31:00Z">
                <w:pPr/>
              </w:pPrChange>
            </w:pPr>
            <w:ins w:id="16991" w:author="James Vu" w:date="2024-04-18T23:29:00Z">
              <w:r w:rsidRPr="00B053AF">
                <w:rPr>
                  <w:i/>
                  <w:iCs/>
                  <w:sz w:val="22"/>
                  <w:szCs w:val="22"/>
                  <w:rPrChange w:id="16992" w:author="James Vu" w:date="2024-04-18T23:51:00Z">
                    <w:rPr>
                      <w:i/>
                      <w:iCs/>
                    </w:rPr>
                  </w:rPrChange>
                </w:rPr>
                <w:t>Chi tiết ở Phụ lục IV - Báo giá dự toán và triển khai thực hiện theo CV 2589/BTTTT-ƯDCNTT</w:t>
              </w:r>
            </w:ins>
          </w:p>
        </w:tc>
      </w:tr>
      <w:tr w:rsidR="001873A6" w:rsidRPr="00B053AF" w14:paraId="7B0B54D0" w14:textId="77777777" w:rsidTr="003C02FF">
        <w:trPr>
          <w:trHeight w:val="20"/>
          <w:ins w:id="16993" w:author="James Vu" w:date="2024-04-18T23:29:00Z"/>
          <w:trPrChange w:id="16994" w:author="James Vu" w:date="2024-04-19T00:25:00Z">
            <w:trPr>
              <w:trHeight w:val="680"/>
            </w:trPr>
          </w:trPrChange>
        </w:trPr>
        <w:tc>
          <w:tcPr>
            <w:tcW w:w="846" w:type="dxa"/>
            <w:shd w:val="clear" w:color="auto" w:fill="auto"/>
            <w:vAlign w:val="center"/>
            <w:hideMark/>
            <w:tcPrChange w:id="16995"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01DE0776" w14:textId="77777777" w:rsidR="001873A6" w:rsidRPr="00B053AF" w:rsidRDefault="001873A6" w:rsidP="001873A6">
            <w:pPr>
              <w:jc w:val="center"/>
              <w:rPr>
                <w:ins w:id="16996" w:author="James Vu" w:date="2024-04-18T23:29:00Z"/>
                <w:i/>
                <w:iCs/>
                <w:sz w:val="22"/>
                <w:szCs w:val="22"/>
                <w:rPrChange w:id="16997" w:author="James Vu" w:date="2024-04-18T23:51:00Z">
                  <w:rPr>
                    <w:ins w:id="16998" w:author="James Vu" w:date="2024-04-18T23:29:00Z"/>
                    <w:i/>
                    <w:iCs/>
                  </w:rPr>
                </w:rPrChange>
              </w:rPr>
            </w:pPr>
            <w:ins w:id="16999" w:author="James Vu" w:date="2024-04-18T23:29:00Z">
              <w:r w:rsidRPr="00B053AF">
                <w:rPr>
                  <w:i/>
                  <w:iCs/>
                  <w:sz w:val="22"/>
                  <w:szCs w:val="22"/>
                  <w:rPrChange w:id="17000" w:author="James Vu" w:date="2024-04-18T23:51:00Z">
                    <w:rPr>
                      <w:i/>
                      <w:iCs/>
                    </w:rPr>
                  </w:rPrChange>
                </w:rPr>
                <w:t>vii</w:t>
              </w:r>
            </w:ins>
          </w:p>
        </w:tc>
        <w:tc>
          <w:tcPr>
            <w:tcW w:w="2835" w:type="dxa"/>
            <w:shd w:val="clear" w:color="auto" w:fill="auto"/>
            <w:vAlign w:val="center"/>
            <w:hideMark/>
            <w:tcPrChange w:id="17001"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3DD0EADF" w14:textId="77777777" w:rsidR="001873A6" w:rsidRPr="00B053AF" w:rsidRDefault="001873A6">
            <w:pPr>
              <w:jc w:val="center"/>
              <w:rPr>
                <w:ins w:id="17002" w:author="James Vu" w:date="2024-04-18T23:29:00Z"/>
                <w:i/>
                <w:iCs/>
                <w:sz w:val="22"/>
                <w:szCs w:val="22"/>
                <w:rPrChange w:id="17003" w:author="James Vu" w:date="2024-04-18T23:51:00Z">
                  <w:rPr>
                    <w:ins w:id="17004" w:author="James Vu" w:date="2024-04-18T23:29:00Z"/>
                    <w:i/>
                    <w:iCs/>
                  </w:rPr>
                </w:rPrChange>
              </w:rPr>
              <w:pPrChange w:id="17005" w:author="James Vu" w:date="2024-04-18T23:31:00Z">
                <w:pPr/>
              </w:pPrChange>
            </w:pPr>
            <w:ins w:id="17006" w:author="James Vu" w:date="2024-04-18T23:29:00Z">
              <w:r w:rsidRPr="00B053AF">
                <w:rPr>
                  <w:i/>
                  <w:iCs/>
                  <w:sz w:val="22"/>
                  <w:szCs w:val="22"/>
                  <w:rPrChange w:id="17007" w:author="James Vu" w:date="2024-04-18T23:51:00Z">
                    <w:rPr>
                      <w:i/>
                      <w:iCs/>
                    </w:rPr>
                  </w:rPrChange>
                </w:rPr>
                <w:t>Hệ tính năng về lĩnh vực xây dựng nông thôn mới tỉnh Khánh Hòa (Giai đoạn 1)</w:t>
              </w:r>
            </w:ins>
          </w:p>
        </w:tc>
        <w:tc>
          <w:tcPr>
            <w:tcW w:w="1134" w:type="dxa"/>
            <w:shd w:val="clear" w:color="auto" w:fill="auto"/>
            <w:vAlign w:val="center"/>
            <w:hideMark/>
            <w:tcPrChange w:id="17008"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2CF3EEA" w14:textId="1F1BBFB1" w:rsidR="001873A6" w:rsidRPr="00B053AF" w:rsidRDefault="001873A6" w:rsidP="001873A6">
            <w:pPr>
              <w:jc w:val="center"/>
              <w:rPr>
                <w:ins w:id="17009" w:author="James Vu" w:date="2024-04-18T23:29:00Z"/>
                <w:i/>
                <w:iCs/>
                <w:sz w:val="22"/>
                <w:szCs w:val="22"/>
                <w:rPrChange w:id="17010" w:author="James Vu" w:date="2024-04-18T23:51:00Z">
                  <w:rPr>
                    <w:ins w:id="17011" w:author="James Vu" w:date="2024-04-18T23:29:00Z"/>
                    <w:i/>
                    <w:iCs/>
                  </w:rPr>
                </w:rPrChange>
              </w:rPr>
            </w:pPr>
          </w:p>
        </w:tc>
        <w:tc>
          <w:tcPr>
            <w:tcW w:w="1134" w:type="dxa"/>
            <w:shd w:val="clear" w:color="auto" w:fill="auto"/>
            <w:vAlign w:val="center"/>
            <w:hideMark/>
            <w:tcPrChange w:id="17012"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3AD4F94" w14:textId="0695AC84" w:rsidR="001873A6" w:rsidRPr="00B053AF" w:rsidRDefault="001873A6" w:rsidP="001873A6">
            <w:pPr>
              <w:jc w:val="center"/>
              <w:rPr>
                <w:ins w:id="17013" w:author="James Vu" w:date="2024-04-18T23:29:00Z"/>
                <w:i/>
                <w:iCs/>
                <w:sz w:val="22"/>
                <w:szCs w:val="22"/>
                <w:rPrChange w:id="17014" w:author="James Vu" w:date="2024-04-18T23:51:00Z">
                  <w:rPr>
                    <w:ins w:id="17015" w:author="James Vu" w:date="2024-04-18T23:29:00Z"/>
                    <w:i/>
                    <w:iCs/>
                  </w:rPr>
                </w:rPrChange>
              </w:rPr>
            </w:pPr>
          </w:p>
        </w:tc>
        <w:tc>
          <w:tcPr>
            <w:tcW w:w="1843" w:type="dxa"/>
            <w:shd w:val="clear" w:color="auto" w:fill="auto"/>
            <w:vAlign w:val="center"/>
            <w:hideMark/>
            <w:tcPrChange w:id="17016"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AD2BFED" w14:textId="3707F4CF" w:rsidR="001873A6" w:rsidRPr="00B053AF" w:rsidRDefault="001873A6" w:rsidP="001873A6">
            <w:pPr>
              <w:jc w:val="center"/>
              <w:rPr>
                <w:ins w:id="17017" w:author="James Vu" w:date="2024-04-18T23:29:00Z"/>
                <w:i/>
                <w:iCs/>
                <w:sz w:val="22"/>
                <w:szCs w:val="22"/>
                <w:rPrChange w:id="17018" w:author="James Vu" w:date="2024-04-18T23:51:00Z">
                  <w:rPr>
                    <w:ins w:id="17019" w:author="James Vu" w:date="2024-04-18T23:29:00Z"/>
                    <w:i/>
                    <w:iCs/>
                  </w:rPr>
                </w:rPrChange>
              </w:rPr>
            </w:pPr>
          </w:p>
        </w:tc>
        <w:tc>
          <w:tcPr>
            <w:tcW w:w="1842" w:type="dxa"/>
            <w:shd w:val="clear" w:color="auto" w:fill="auto"/>
            <w:vAlign w:val="center"/>
            <w:hideMark/>
            <w:tcPrChange w:id="17020"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2219B4CD" w14:textId="1A338E12" w:rsidR="001873A6" w:rsidRPr="00B053AF" w:rsidRDefault="001873A6">
            <w:pPr>
              <w:jc w:val="center"/>
              <w:rPr>
                <w:ins w:id="17021" w:author="James Vu" w:date="2024-04-18T23:29:00Z"/>
                <w:i/>
                <w:iCs/>
                <w:sz w:val="22"/>
                <w:szCs w:val="22"/>
                <w:rPrChange w:id="17022" w:author="James Vu" w:date="2024-04-18T23:51:00Z">
                  <w:rPr>
                    <w:ins w:id="17023" w:author="James Vu" w:date="2024-04-18T23:29:00Z"/>
                    <w:i/>
                    <w:iCs/>
                  </w:rPr>
                </w:rPrChange>
              </w:rPr>
              <w:pPrChange w:id="17024" w:author="James Vu" w:date="2024-04-18T23:31:00Z">
                <w:pPr>
                  <w:jc w:val="right"/>
                </w:pPr>
              </w:pPrChange>
            </w:pPr>
            <w:ins w:id="17025" w:author="James Vu" w:date="2024-04-18T23:29:00Z">
              <w:r w:rsidRPr="00B053AF">
                <w:rPr>
                  <w:i/>
                  <w:iCs/>
                  <w:sz w:val="22"/>
                  <w:szCs w:val="22"/>
                  <w:rPrChange w:id="17026" w:author="James Vu" w:date="2024-04-18T23:51:00Z">
                    <w:rPr>
                      <w:i/>
                      <w:iCs/>
                    </w:rPr>
                  </w:rPrChange>
                </w:rPr>
                <w:t>1.170.000.000</w:t>
              </w:r>
            </w:ins>
          </w:p>
        </w:tc>
        <w:tc>
          <w:tcPr>
            <w:tcW w:w="1560" w:type="dxa"/>
            <w:shd w:val="clear" w:color="auto" w:fill="auto"/>
            <w:vAlign w:val="center"/>
            <w:hideMark/>
            <w:tcPrChange w:id="17027"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4F39DDCF" w14:textId="4F251F96" w:rsidR="001873A6" w:rsidRPr="00B053AF" w:rsidRDefault="001873A6">
            <w:pPr>
              <w:jc w:val="center"/>
              <w:rPr>
                <w:ins w:id="17028" w:author="James Vu" w:date="2024-04-18T23:29:00Z"/>
                <w:i/>
                <w:iCs/>
                <w:sz w:val="22"/>
                <w:szCs w:val="22"/>
                <w:rPrChange w:id="17029" w:author="James Vu" w:date="2024-04-18T23:51:00Z">
                  <w:rPr>
                    <w:ins w:id="17030" w:author="James Vu" w:date="2024-04-18T23:29:00Z"/>
                    <w:i/>
                    <w:iCs/>
                  </w:rPr>
                </w:rPrChange>
              </w:rPr>
              <w:pPrChange w:id="17031" w:author="James Vu" w:date="2024-04-18T23:31:00Z">
                <w:pPr>
                  <w:jc w:val="right"/>
                </w:pPr>
              </w:pPrChange>
            </w:pPr>
            <w:ins w:id="17032" w:author="James Vu" w:date="2024-04-18T23:29:00Z">
              <w:r w:rsidRPr="00B053AF">
                <w:rPr>
                  <w:i/>
                  <w:iCs/>
                  <w:sz w:val="22"/>
                  <w:szCs w:val="22"/>
                  <w:rPrChange w:id="17033" w:author="James Vu" w:date="2024-04-18T23:51:00Z">
                    <w:rPr>
                      <w:i/>
                      <w:iCs/>
                    </w:rPr>
                  </w:rPrChange>
                </w:rPr>
                <w:t>-</w:t>
              </w:r>
            </w:ins>
          </w:p>
        </w:tc>
        <w:tc>
          <w:tcPr>
            <w:tcW w:w="1768" w:type="dxa"/>
            <w:shd w:val="clear" w:color="auto" w:fill="auto"/>
            <w:vAlign w:val="center"/>
            <w:hideMark/>
            <w:tcPrChange w:id="17034"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79FF3705" w14:textId="64F34C94" w:rsidR="001873A6" w:rsidRPr="00B053AF" w:rsidRDefault="001873A6">
            <w:pPr>
              <w:jc w:val="center"/>
              <w:rPr>
                <w:ins w:id="17035" w:author="James Vu" w:date="2024-04-18T23:29:00Z"/>
                <w:i/>
                <w:iCs/>
                <w:sz w:val="22"/>
                <w:szCs w:val="22"/>
                <w:rPrChange w:id="17036" w:author="James Vu" w:date="2024-04-18T23:51:00Z">
                  <w:rPr>
                    <w:ins w:id="17037" w:author="James Vu" w:date="2024-04-18T23:29:00Z"/>
                    <w:i/>
                    <w:iCs/>
                  </w:rPr>
                </w:rPrChange>
              </w:rPr>
              <w:pPrChange w:id="17038" w:author="James Vu" w:date="2024-04-18T23:31:00Z">
                <w:pPr>
                  <w:jc w:val="right"/>
                </w:pPr>
              </w:pPrChange>
            </w:pPr>
            <w:ins w:id="17039" w:author="James Vu" w:date="2024-04-18T23:29:00Z">
              <w:r w:rsidRPr="00B053AF">
                <w:rPr>
                  <w:i/>
                  <w:iCs/>
                  <w:sz w:val="22"/>
                  <w:szCs w:val="22"/>
                  <w:rPrChange w:id="17040" w:author="James Vu" w:date="2024-04-18T23:51:00Z">
                    <w:rPr>
                      <w:i/>
                      <w:iCs/>
                    </w:rPr>
                  </w:rPrChange>
                </w:rPr>
                <w:t>1.170.000.000</w:t>
              </w:r>
            </w:ins>
          </w:p>
        </w:tc>
        <w:tc>
          <w:tcPr>
            <w:tcW w:w="1487" w:type="dxa"/>
            <w:shd w:val="clear" w:color="auto" w:fill="auto"/>
            <w:vAlign w:val="center"/>
            <w:hideMark/>
            <w:tcPrChange w:id="17041"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EEEBF70" w14:textId="64CDC71E" w:rsidR="001873A6" w:rsidRPr="00B053AF" w:rsidRDefault="001873A6">
            <w:pPr>
              <w:jc w:val="center"/>
              <w:rPr>
                <w:ins w:id="17042" w:author="James Vu" w:date="2024-04-18T23:29:00Z"/>
                <w:i/>
                <w:iCs/>
                <w:sz w:val="22"/>
                <w:szCs w:val="22"/>
                <w:rPrChange w:id="17043" w:author="James Vu" w:date="2024-04-18T23:51:00Z">
                  <w:rPr>
                    <w:ins w:id="17044" w:author="James Vu" w:date="2024-04-18T23:29:00Z"/>
                    <w:i/>
                    <w:iCs/>
                  </w:rPr>
                </w:rPrChange>
              </w:rPr>
              <w:pPrChange w:id="17045" w:author="James Vu" w:date="2024-04-18T23:31:00Z">
                <w:pPr/>
              </w:pPrChange>
            </w:pPr>
            <w:ins w:id="17046" w:author="James Vu" w:date="2024-04-18T23:29:00Z">
              <w:r w:rsidRPr="00B053AF">
                <w:rPr>
                  <w:i/>
                  <w:iCs/>
                  <w:sz w:val="22"/>
                  <w:szCs w:val="22"/>
                  <w:rPrChange w:id="17047" w:author="James Vu" w:date="2024-04-18T23:51:00Z">
                    <w:rPr>
                      <w:i/>
                      <w:iCs/>
                    </w:rPr>
                  </w:rPrChange>
                </w:rPr>
                <w:t xml:space="preserve">Chi tiết ở Phụ lục IV - Báo giá dự toán và triển khai thực hiện theo CV </w:t>
              </w:r>
              <w:r w:rsidRPr="00B053AF">
                <w:rPr>
                  <w:i/>
                  <w:iCs/>
                  <w:sz w:val="22"/>
                  <w:szCs w:val="22"/>
                  <w:rPrChange w:id="17048" w:author="James Vu" w:date="2024-04-18T23:51:00Z">
                    <w:rPr>
                      <w:i/>
                      <w:iCs/>
                    </w:rPr>
                  </w:rPrChange>
                </w:rPr>
                <w:lastRenderedPageBreak/>
                <w:t>2589/BTTTT-ƯDCNTT</w:t>
              </w:r>
            </w:ins>
          </w:p>
        </w:tc>
      </w:tr>
      <w:tr w:rsidR="001873A6" w:rsidRPr="00B053AF" w14:paraId="76937E8B" w14:textId="77777777" w:rsidTr="003C02FF">
        <w:trPr>
          <w:trHeight w:val="20"/>
          <w:ins w:id="17049" w:author="James Vu" w:date="2024-04-18T23:29:00Z"/>
          <w:trPrChange w:id="17050" w:author="James Vu" w:date="2024-04-19T00:25:00Z">
            <w:trPr>
              <w:trHeight w:val="680"/>
            </w:trPr>
          </w:trPrChange>
        </w:trPr>
        <w:tc>
          <w:tcPr>
            <w:tcW w:w="846" w:type="dxa"/>
            <w:shd w:val="clear" w:color="auto" w:fill="auto"/>
            <w:vAlign w:val="center"/>
            <w:hideMark/>
            <w:tcPrChange w:id="17051"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1B4D7C5A" w14:textId="77777777" w:rsidR="001873A6" w:rsidRPr="00B053AF" w:rsidRDefault="001873A6" w:rsidP="001873A6">
            <w:pPr>
              <w:jc w:val="center"/>
              <w:rPr>
                <w:ins w:id="17052" w:author="James Vu" w:date="2024-04-18T23:29:00Z"/>
                <w:i/>
                <w:iCs/>
                <w:sz w:val="22"/>
                <w:szCs w:val="22"/>
                <w:rPrChange w:id="17053" w:author="James Vu" w:date="2024-04-18T23:51:00Z">
                  <w:rPr>
                    <w:ins w:id="17054" w:author="James Vu" w:date="2024-04-18T23:29:00Z"/>
                    <w:i/>
                    <w:iCs/>
                  </w:rPr>
                </w:rPrChange>
              </w:rPr>
            </w:pPr>
            <w:ins w:id="17055" w:author="James Vu" w:date="2024-04-18T23:29:00Z">
              <w:r w:rsidRPr="00B053AF">
                <w:rPr>
                  <w:i/>
                  <w:iCs/>
                  <w:sz w:val="22"/>
                  <w:szCs w:val="22"/>
                  <w:rPrChange w:id="17056" w:author="James Vu" w:date="2024-04-18T23:51:00Z">
                    <w:rPr>
                      <w:i/>
                      <w:iCs/>
                    </w:rPr>
                  </w:rPrChange>
                </w:rPr>
                <w:lastRenderedPageBreak/>
                <w:t>viii</w:t>
              </w:r>
            </w:ins>
          </w:p>
        </w:tc>
        <w:tc>
          <w:tcPr>
            <w:tcW w:w="2835" w:type="dxa"/>
            <w:shd w:val="clear" w:color="auto" w:fill="auto"/>
            <w:vAlign w:val="center"/>
            <w:hideMark/>
            <w:tcPrChange w:id="17057"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06A846AA" w14:textId="77777777" w:rsidR="001873A6" w:rsidRPr="00B053AF" w:rsidRDefault="001873A6">
            <w:pPr>
              <w:jc w:val="center"/>
              <w:rPr>
                <w:ins w:id="17058" w:author="James Vu" w:date="2024-04-18T23:29:00Z"/>
                <w:i/>
                <w:iCs/>
                <w:sz w:val="22"/>
                <w:szCs w:val="22"/>
                <w:rPrChange w:id="17059" w:author="James Vu" w:date="2024-04-18T23:51:00Z">
                  <w:rPr>
                    <w:ins w:id="17060" w:author="James Vu" w:date="2024-04-18T23:29:00Z"/>
                    <w:i/>
                    <w:iCs/>
                  </w:rPr>
                </w:rPrChange>
              </w:rPr>
              <w:pPrChange w:id="17061" w:author="James Vu" w:date="2024-04-18T23:31:00Z">
                <w:pPr/>
              </w:pPrChange>
            </w:pPr>
            <w:ins w:id="17062" w:author="James Vu" w:date="2024-04-18T23:29:00Z">
              <w:r w:rsidRPr="00B053AF">
                <w:rPr>
                  <w:i/>
                  <w:iCs/>
                  <w:sz w:val="22"/>
                  <w:szCs w:val="22"/>
                  <w:rPrChange w:id="17063" w:author="James Vu" w:date="2024-04-18T23:51:00Z">
                    <w:rPr>
                      <w:i/>
                      <w:iCs/>
                    </w:rPr>
                  </w:rPrChange>
                </w:rPr>
                <w:t>Hệ tính năng về lĩnh vực chăn nuôi, thú ý tỉnh Khánh Hòa (Giai đoạn 1)</w:t>
              </w:r>
            </w:ins>
          </w:p>
        </w:tc>
        <w:tc>
          <w:tcPr>
            <w:tcW w:w="1134" w:type="dxa"/>
            <w:shd w:val="clear" w:color="auto" w:fill="auto"/>
            <w:vAlign w:val="center"/>
            <w:hideMark/>
            <w:tcPrChange w:id="17064"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0ABA38E" w14:textId="455CC5AE" w:rsidR="001873A6" w:rsidRPr="00B053AF" w:rsidRDefault="001873A6" w:rsidP="001873A6">
            <w:pPr>
              <w:jc w:val="center"/>
              <w:rPr>
                <w:ins w:id="17065" w:author="James Vu" w:date="2024-04-18T23:29:00Z"/>
                <w:i/>
                <w:iCs/>
                <w:sz w:val="22"/>
                <w:szCs w:val="22"/>
                <w:rPrChange w:id="17066" w:author="James Vu" w:date="2024-04-18T23:51:00Z">
                  <w:rPr>
                    <w:ins w:id="17067" w:author="James Vu" w:date="2024-04-18T23:29:00Z"/>
                    <w:i/>
                    <w:iCs/>
                  </w:rPr>
                </w:rPrChange>
              </w:rPr>
            </w:pPr>
          </w:p>
        </w:tc>
        <w:tc>
          <w:tcPr>
            <w:tcW w:w="1134" w:type="dxa"/>
            <w:shd w:val="clear" w:color="auto" w:fill="auto"/>
            <w:vAlign w:val="center"/>
            <w:hideMark/>
            <w:tcPrChange w:id="17068"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53AE301D" w14:textId="131880C0" w:rsidR="001873A6" w:rsidRPr="00B053AF" w:rsidRDefault="001873A6" w:rsidP="001873A6">
            <w:pPr>
              <w:jc w:val="center"/>
              <w:rPr>
                <w:ins w:id="17069" w:author="James Vu" w:date="2024-04-18T23:29:00Z"/>
                <w:i/>
                <w:iCs/>
                <w:sz w:val="22"/>
                <w:szCs w:val="22"/>
                <w:rPrChange w:id="17070" w:author="James Vu" w:date="2024-04-18T23:51:00Z">
                  <w:rPr>
                    <w:ins w:id="17071" w:author="James Vu" w:date="2024-04-18T23:29:00Z"/>
                    <w:i/>
                    <w:iCs/>
                  </w:rPr>
                </w:rPrChange>
              </w:rPr>
            </w:pPr>
          </w:p>
        </w:tc>
        <w:tc>
          <w:tcPr>
            <w:tcW w:w="1843" w:type="dxa"/>
            <w:shd w:val="clear" w:color="auto" w:fill="auto"/>
            <w:vAlign w:val="center"/>
            <w:hideMark/>
            <w:tcPrChange w:id="17072"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C78A4D9" w14:textId="2E1005BD" w:rsidR="001873A6" w:rsidRPr="00B053AF" w:rsidRDefault="001873A6" w:rsidP="001873A6">
            <w:pPr>
              <w:jc w:val="center"/>
              <w:rPr>
                <w:ins w:id="17073" w:author="James Vu" w:date="2024-04-18T23:29:00Z"/>
                <w:i/>
                <w:iCs/>
                <w:sz w:val="22"/>
                <w:szCs w:val="22"/>
                <w:rPrChange w:id="17074" w:author="James Vu" w:date="2024-04-18T23:51:00Z">
                  <w:rPr>
                    <w:ins w:id="17075" w:author="James Vu" w:date="2024-04-18T23:29:00Z"/>
                    <w:i/>
                    <w:iCs/>
                  </w:rPr>
                </w:rPrChange>
              </w:rPr>
            </w:pPr>
          </w:p>
        </w:tc>
        <w:tc>
          <w:tcPr>
            <w:tcW w:w="1842" w:type="dxa"/>
            <w:shd w:val="clear" w:color="auto" w:fill="auto"/>
            <w:vAlign w:val="center"/>
            <w:hideMark/>
            <w:tcPrChange w:id="17076"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1B58F5BF" w14:textId="4F942127" w:rsidR="001873A6" w:rsidRPr="00B053AF" w:rsidRDefault="001873A6">
            <w:pPr>
              <w:jc w:val="center"/>
              <w:rPr>
                <w:ins w:id="17077" w:author="James Vu" w:date="2024-04-18T23:29:00Z"/>
                <w:i/>
                <w:iCs/>
                <w:sz w:val="22"/>
                <w:szCs w:val="22"/>
                <w:rPrChange w:id="17078" w:author="James Vu" w:date="2024-04-18T23:51:00Z">
                  <w:rPr>
                    <w:ins w:id="17079" w:author="James Vu" w:date="2024-04-18T23:29:00Z"/>
                    <w:i/>
                    <w:iCs/>
                  </w:rPr>
                </w:rPrChange>
              </w:rPr>
              <w:pPrChange w:id="17080" w:author="James Vu" w:date="2024-04-18T23:31:00Z">
                <w:pPr>
                  <w:jc w:val="right"/>
                </w:pPr>
              </w:pPrChange>
            </w:pPr>
            <w:ins w:id="17081" w:author="James Vu" w:date="2024-04-18T23:29:00Z">
              <w:r w:rsidRPr="00B053AF">
                <w:rPr>
                  <w:i/>
                  <w:iCs/>
                  <w:sz w:val="22"/>
                  <w:szCs w:val="22"/>
                  <w:rPrChange w:id="17082" w:author="James Vu" w:date="2024-04-18T23:51:00Z">
                    <w:rPr>
                      <w:i/>
                      <w:iCs/>
                    </w:rPr>
                  </w:rPrChange>
                </w:rPr>
                <w:t>1.422.000.000</w:t>
              </w:r>
            </w:ins>
          </w:p>
        </w:tc>
        <w:tc>
          <w:tcPr>
            <w:tcW w:w="1560" w:type="dxa"/>
            <w:shd w:val="clear" w:color="auto" w:fill="auto"/>
            <w:vAlign w:val="center"/>
            <w:hideMark/>
            <w:tcPrChange w:id="17083"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3ED85CDB" w14:textId="2FD19BAC" w:rsidR="001873A6" w:rsidRPr="00B053AF" w:rsidRDefault="001873A6">
            <w:pPr>
              <w:jc w:val="center"/>
              <w:rPr>
                <w:ins w:id="17084" w:author="James Vu" w:date="2024-04-18T23:29:00Z"/>
                <w:i/>
                <w:iCs/>
                <w:sz w:val="22"/>
                <w:szCs w:val="22"/>
                <w:rPrChange w:id="17085" w:author="James Vu" w:date="2024-04-18T23:51:00Z">
                  <w:rPr>
                    <w:ins w:id="17086" w:author="James Vu" w:date="2024-04-18T23:29:00Z"/>
                    <w:i/>
                    <w:iCs/>
                  </w:rPr>
                </w:rPrChange>
              </w:rPr>
              <w:pPrChange w:id="17087" w:author="James Vu" w:date="2024-04-18T23:31:00Z">
                <w:pPr>
                  <w:jc w:val="right"/>
                </w:pPr>
              </w:pPrChange>
            </w:pPr>
            <w:ins w:id="17088" w:author="James Vu" w:date="2024-04-18T23:29:00Z">
              <w:r w:rsidRPr="00B053AF">
                <w:rPr>
                  <w:i/>
                  <w:iCs/>
                  <w:sz w:val="22"/>
                  <w:szCs w:val="22"/>
                  <w:rPrChange w:id="17089" w:author="James Vu" w:date="2024-04-18T23:51:00Z">
                    <w:rPr>
                      <w:i/>
                      <w:iCs/>
                    </w:rPr>
                  </w:rPrChange>
                </w:rPr>
                <w:t>-</w:t>
              </w:r>
            </w:ins>
          </w:p>
        </w:tc>
        <w:tc>
          <w:tcPr>
            <w:tcW w:w="1768" w:type="dxa"/>
            <w:shd w:val="clear" w:color="auto" w:fill="auto"/>
            <w:vAlign w:val="center"/>
            <w:hideMark/>
            <w:tcPrChange w:id="17090"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0D6F0771" w14:textId="238CE435" w:rsidR="001873A6" w:rsidRPr="00B053AF" w:rsidRDefault="001873A6">
            <w:pPr>
              <w:jc w:val="center"/>
              <w:rPr>
                <w:ins w:id="17091" w:author="James Vu" w:date="2024-04-18T23:29:00Z"/>
                <w:i/>
                <w:iCs/>
                <w:sz w:val="22"/>
                <w:szCs w:val="22"/>
                <w:rPrChange w:id="17092" w:author="James Vu" w:date="2024-04-18T23:51:00Z">
                  <w:rPr>
                    <w:ins w:id="17093" w:author="James Vu" w:date="2024-04-18T23:29:00Z"/>
                    <w:i/>
                    <w:iCs/>
                  </w:rPr>
                </w:rPrChange>
              </w:rPr>
              <w:pPrChange w:id="17094" w:author="James Vu" w:date="2024-04-18T23:31:00Z">
                <w:pPr>
                  <w:jc w:val="right"/>
                </w:pPr>
              </w:pPrChange>
            </w:pPr>
            <w:ins w:id="17095" w:author="James Vu" w:date="2024-04-18T23:29:00Z">
              <w:r w:rsidRPr="00B053AF">
                <w:rPr>
                  <w:i/>
                  <w:iCs/>
                  <w:sz w:val="22"/>
                  <w:szCs w:val="22"/>
                  <w:rPrChange w:id="17096" w:author="James Vu" w:date="2024-04-18T23:51:00Z">
                    <w:rPr>
                      <w:i/>
                      <w:iCs/>
                    </w:rPr>
                  </w:rPrChange>
                </w:rPr>
                <w:t>1.422.000.000</w:t>
              </w:r>
            </w:ins>
          </w:p>
        </w:tc>
        <w:tc>
          <w:tcPr>
            <w:tcW w:w="1487" w:type="dxa"/>
            <w:shd w:val="clear" w:color="auto" w:fill="auto"/>
            <w:vAlign w:val="center"/>
            <w:hideMark/>
            <w:tcPrChange w:id="17097"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77D3145" w14:textId="6F1B8F78" w:rsidR="001873A6" w:rsidRPr="00B053AF" w:rsidRDefault="001873A6">
            <w:pPr>
              <w:jc w:val="center"/>
              <w:rPr>
                <w:ins w:id="17098" w:author="James Vu" w:date="2024-04-18T23:29:00Z"/>
                <w:i/>
                <w:iCs/>
                <w:sz w:val="22"/>
                <w:szCs w:val="22"/>
                <w:rPrChange w:id="17099" w:author="James Vu" w:date="2024-04-18T23:51:00Z">
                  <w:rPr>
                    <w:ins w:id="17100" w:author="James Vu" w:date="2024-04-18T23:29:00Z"/>
                    <w:i/>
                    <w:iCs/>
                  </w:rPr>
                </w:rPrChange>
              </w:rPr>
              <w:pPrChange w:id="17101" w:author="James Vu" w:date="2024-04-18T23:31:00Z">
                <w:pPr/>
              </w:pPrChange>
            </w:pPr>
            <w:ins w:id="17102" w:author="James Vu" w:date="2024-04-18T23:29:00Z">
              <w:r w:rsidRPr="00B053AF">
                <w:rPr>
                  <w:i/>
                  <w:iCs/>
                  <w:sz w:val="22"/>
                  <w:szCs w:val="22"/>
                  <w:rPrChange w:id="17103" w:author="James Vu" w:date="2024-04-18T23:51:00Z">
                    <w:rPr>
                      <w:i/>
                      <w:iCs/>
                    </w:rPr>
                  </w:rPrChange>
                </w:rPr>
                <w:t>Chi tiết ở Phụ lục IV - Báo giá dự toán và triển khai thực hiện theo CV 2589/BTTTT-ƯDCNTT</w:t>
              </w:r>
            </w:ins>
          </w:p>
        </w:tc>
      </w:tr>
      <w:tr w:rsidR="001873A6" w:rsidRPr="00B053AF" w14:paraId="11AC5A81" w14:textId="77777777" w:rsidTr="003C02FF">
        <w:trPr>
          <w:trHeight w:val="20"/>
          <w:ins w:id="17104" w:author="James Vu" w:date="2024-04-18T23:29:00Z"/>
          <w:trPrChange w:id="17105" w:author="James Vu" w:date="2024-04-19T00:25:00Z">
            <w:trPr>
              <w:trHeight w:val="680"/>
            </w:trPr>
          </w:trPrChange>
        </w:trPr>
        <w:tc>
          <w:tcPr>
            <w:tcW w:w="846" w:type="dxa"/>
            <w:shd w:val="clear" w:color="auto" w:fill="auto"/>
            <w:vAlign w:val="center"/>
            <w:hideMark/>
            <w:tcPrChange w:id="17106"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3633A567" w14:textId="77777777" w:rsidR="001873A6" w:rsidRPr="00B053AF" w:rsidRDefault="001873A6" w:rsidP="001873A6">
            <w:pPr>
              <w:jc w:val="center"/>
              <w:rPr>
                <w:ins w:id="17107" w:author="James Vu" w:date="2024-04-18T23:29:00Z"/>
                <w:i/>
                <w:iCs/>
                <w:sz w:val="22"/>
                <w:szCs w:val="22"/>
                <w:rPrChange w:id="17108" w:author="James Vu" w:date="2024-04-18T23:51:00Z">
                  <w:rPr>
                    <w:ins w:id="17109" w:author="James Vu" w:date="2024-04-18T23:29:00Z"/>
                    <w:i/>
                    <w:iCs/>
                  </w:rPr>
                </w:rPrChange>
              </w:rPr>
            </w:pPr>
            <w:ins w:id="17110" w:author="James Vu" w:date="2024-04-18T23:29:00Z">
              <w:r w:rsidRPr="00B053AF">
                <w:rPr>
                  <w:i/>
                  <w:iCs/>
                  <w:sz w:val="22"/>
                  <w:szCs w:val="22"/>
                  <w:rPrChange w:id="17111" w:author="James Vu" w:date="2024-04-18T23:51:00Z">
                    <w:rPr>
                      <w:i/>
                      <w:iCs/>
                    </w:rPr>
                  </w:rPrChange>
                </w:rPr>
                <w:t>ix</w:t>
              </w:r>
            </w:ins>
          </w:p>
        </w:tc>
        <w:tc>
          <w:tcPr>
            <w:tcW w:w="2835" w:type="dxa"/>
            <w:shd w:val="clear" w:color="auto" w:fill="auto"/>
            <w:vAlign w:val="center"/>
            <w:hideMark/>
            <w:tcPrChange w:id="17112"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65D415F" w14:textId="77777777" w:rsidR="001873A6" w:rsidRPr="00B053AF" w:rsidRDefault="001873A6">
            <w:pPr>
              <w:jc w:val="center"/>
              <w:rPr>
                <w:ins w:id="17113" w:author="James Vu" w:date="2024-04-18T23:29:00Z"/>
                <w:i/>
                <w:iCs/>
                <w:sz w:val="22"/>
                <w:szCs w:val="22"/>
                <w:rPrChange w:id="17114" w:author="James Vu" w:date="2024-04-18T23:51:00Z">
                  <w:rPr>
                    <w:ins w:id="17115" w:author="James Vu" w:date="2024-04-18T23:29:00Z"/>
                    <w:i/>
                    <w:iCs/>
                  </w:rPr>
                </w:rPrChange>
              </w:rPr>
              <w:pPrChange w:id="17116" w:author="James Vu" w:date="2024-04-18T23:31:00Z">
                <w:pPr/>
              </w:pPrChange>
            </w:pPr>
            <w:ins w:id="17117" w:author="James Vu" w:date="2024-04-18T23:29:00Z">
              <w:r w:rsidRPr="00B053AF">
                <w:rPr>
                  <w:i/>
                  <w:iCs/>
                  <w:sz w:val="22"/>
                  <w:szCs w:val="22"/>
                  <w:rPrChange w:id="17118" w:author="James Vu" w:date="2024-04-18T23:51:00Z">
                    <w:rPr>
                      <w:i/>
                      <w:iCs/>
                    </w:rPr>
                  </w:rPrChange>
                </w:rPr>
                <w:t>Hệ tính năng về lĩnh vực thủy lợi, phòng chống thiên tai tỉnh Khánh Hòa (Giai đoạn 1)</w:t>
              </w:r>
            </w:ins>
          </w:p>
        </w:tc>
        <w:tc>
          <w:tcPr>
            <w:tcW w:w="1134" w:type="dxa"/>
            <w:shd w:val="clear" w:color="auto" w:fill="auto"/>
            <w:vAlign w:val="center"/>
            <w:hideMark/>
            <w:tcPrChange w:id="17119"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72A1DB5C" w14:textId="0F5BD85C" w:rsidR="001873A6" w:rsidRPr="00B053AF" w:rsidRDefault="001873A6" w:rsidP="001873A6">
            <w:pPr>
              <w:jc w:val="center"/>
              <w:rPr>
                <w:ins w:id="17120" w:author="James Vu" w:date="2024-04-18T23:29:00Z"/>
                <w:i/>
                <w:iCs/>
                <w:sz w:val="22"/>
                <w:szCs w:val="22"/>
                <w:rPrChange w:id="17121" w:author="James Vu" w:date="2024-04-18T23:51:00Z">
                  <w:rPr>
                    <w:ins w:id="17122" w:author="James Vu" w:date="2024-04-18T23:29:00Z"/>
                    <w:i/>
                    <w:iCs/>
                  </w:rPr>
                </w:rPrChange>
              </w:rPr>
            </w:pPr>
          </w:p>
        </w:tc>
        <w:tc>
          <w:tcPr>
            <w:tcW w:w="1134" w:type="dxa"/>
            <w:shd w:val="clear" w:color="auto" w:fill="auto"/>
            <w:vAlign w:val="center"/>
            <w:hideMark/>
            <w:tcPrChange w:id="17123"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6695062" w14:textId="5187F08D" w:rsidR="001873A6" w:rsidRPr="00B053AF" w:rsidRDefault="001873A6" w:rsidP="001873A6">
            <w:pPr>
              <w:jc w:val="center"/>
              <w:rPr>
                <w:ins w:id="17124" w:author="James Vu" w:date="2024-04-18T23:29:00Z"/>
                <w:i/>
                <w:iCs/>
                <w:sz w:val="22"/>
                <w:szCs w:val="22"/>
                <w:rPrChange w:id="17125" w:author="James Vu" w:date="2024-04-18T23:51:00Z">
                  <w:rPr>
                    <w:ins w:id="17126" w:author="James Vu" w:date="2024-04-18T23:29:00Z"/>
                    <w:i/>
                    <w:iCs/>
                  </w:rPr>
                </w:rPrChange>
              </w:rPr>
            </w:pPr>
          </w:p>
        </w:tc>
        <w:tc>
          <w:tcPr>
            <w:tcW w:w="1843" w:type="dxa"/>
            <w:shd w:val="clear" w:color="auto" w:fill="auto"/>
            <w:vAlign w:val="center"/>
            <w:hideMark/>
            <w:tcPrChange w:id="1712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13D9219" w14:textId="672434BA" w:rsidR="001873A6" w:rsidRPr="00B053AF" w:rsidRDefault="001873A6" w:rsidP="001873A6">
            <w:pPr>
              <w:jc w:val="center"/>
              <w:rPr>
                <w:ins w:id="17128" w:author="James Vu" w:date="2024-04-18T23:29:00Z"/>
                <w:i/>
                <w:iCs/>
                <w:sz w:val="22"/>
                <w:szCs w:val="22"/>
                <w:rPrChange w:id="17129" w:author="James Vu" w:date="2024-04-18T23:51:00Z">
                  <w:rPr>
                    <w:ins w:id="17130" w:author="James Vu" w:date="2024-04-18T23:29:00Z"/>
                    <w:i/>
                    <w:iCs/>
                  </w:rPr>
                </w:rPrChange>
              </w:rPr>
            </w:pPr>
          </w:p>
        </w:tc>
        <w:tc>
          <w:tcPr>
            <w:tcW w:w="1842" w:type="dxa"/>
            <w:shd w:val="clear" w:color="auto" w:fill="auto"/>
            <w:vAlign w:val="center"/>
            <w:hideMark/>
            <w:tcPrChange w:id="17131"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421AA266" w14:textId="07708856" w:rsidR="001873A6" w:rsidRPr="00B053AF" w:rsidRDefault="001873A6">
            <w:pPr>
              <w:jc w:val="center"/>
              <w:rPr>
                <w:ins w:id="17132" w:author="James Vu" w:date="2024-04-18T23:29:00Z"/>
                <w:i/>
                <w:iCs/>
                <w:sz w:val="22"/>
                <w:szCs w:val="22"/>
                <w:rPrChange w:id="17133" w:author="James Vu" w:date="2024-04-18T23:51:00Z">
                  <w:rPr>
                    <w:ins w:id="17134" w:author="James Vu" w:date="2024-04-18T23:29:00Z"/>
                    <w:i/>
                    <w:iCs/>
                  </w:rPr>
                </w:rPrChange>
              </w:rPr>
              <w:pPrChange w:id="17135" w:author="James Vu" w:date="2024-04-18T23:31:00Z">
                <w:pPr>
                  <w:jc w:val="right"/>
                </w:pPr>
              </w:pPrChange>
            </w:pPr>
            <w:ins w:id="17136" w:author="James Vu" w:date="2024-04-18T23:29:00Z">
              <w:r w:rsidRPr="00B053AF">
                <w:rPr>
                  <w:i/>
                  <w:iCs/>
                  <w:sz w:val="22"/>
                  <w:szCs w:val="22"/>
                  <w:rPrChange w:id="17137" w:author="James Vu" w:date="2024-04-18T23:51:00Z">
                    <w:rPr>
                      <w:i/>
                      <w:iCs/>
                    </w:rPr>
                  </w:rPrChange>
                </w:rPr>
                <w:t>1.431.000.000</w:t>
              </w:r>
            </w:ins>
          </w:p>
        </w:tc>
        <w:tc>
          <w:tcPr>
            <w:tcW w:w="1560" w:type="dxa"/>
            <w:shd w:val="clear" w:color="auto" w:fill="auto"/>
            <w:vAlign w:val="center"/>
            <w:hideMark/>
            <w:tcPrChange w:id="17138"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12D4EA51" w14:textId="233B6D5D" w:rsidR="001873A6" w:rsidRPr="00B053AF" w:rsidRDefault="001873A6">
            <w:pPr>
              <w:jc w:val="center"/>
              <w:rPr>
                <w:ins w:id="17139" w:author="James Vu" w:date="2024-04-18T23:29:00Z"/>
                <w:i/>
                <w:iCs/>
                <w:sz w:val="22"/>
                <w:szCs w:val="22"/>
                <w:rPrChange w:id="17140" w:author="James Vu" w:date="2024-04-18T23:51:00Z">
                  <w:rPr>
                    <w:ins w:id="17141" w:author="James Vu" w:date="2024-04-18T23:29:00Z"/>
                    <w:i/>
                    <w:iCs/>
                  </w:rPr>
                </w:rPrChange>
              </w:rPr>
              <w:pPrChange w:id="17142" w:author="James Vu" w:date="2024-04-18T23:31:00Z">
                <w:pPr>
                  <w:jc w:val="right"/>
                </w:pPr>
              </w:pPrChange>
            </w:pPr>
            <w:ins w:id="17143" w:author="James Vu" w:date="2024-04-18T23:29:00Z">
              <w:r w:rsidRPr="00B053AF">
                <w:rPr>
                  <w:i/>
                  <w:iCs/>
                  <w:sz w:val="22"/>
                  <w:szCs w:val="22"/>
                  <w:rPrChange w:id="17144" w:author="James Vu" w:date="2024-04-18T23:51:00Z">
                    <w:rPr>
                      <w:i/>
                      <w:iCs/>
                    </w:rPr>
                  </w:rPrChange>
                </w:rPr>
                <w:t>-</w:t>
              </w:r>
            </w:ins>
          </w:p>
        </w:tc>
        <w:tc>
          <w:tcPr>
            <w:tcW w:w="1768" w:type="dxa"/>
            <w:shd w:val="clear" w:color="auto" w:fill="auto"/>
            <w:vAlign w:val="center"/>
            <w:hideMark/>
            <w:tcPrChange w:id="17145"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0D2DCEF1" w14:textId="461D27BC" w:rsidR="001873A6" w:rsidRPr="00B053AF" w:rsidRDefault="001873A6">
            <w:pPr>
              <w:jc w:val="center"/>
              <w:rPr>
                <w:ins w:id="17146" w:author="James Vu" w:date="2024-04-18T23:29:00Z"/>
                <w:i/>
                <w:iCs/>
                <w:sz w:val="22"/>
                <w:szCs w:val="22"/>
                <w:rPrChange w:id="17147" w:author="James Vu" w:date="2024-04-18T23:51:00Z">
                  <w:rPr>
                    <w:ins w:id="17148" w:author="James Vu" w:date="2024-04-18T23:29:00Z"/>
                    <w:i/>
                    <w:iCs/>
                  </w:rPr>
                </w:rPrChange>
              </w:rPr>
              <w:pPrChange w:id="17149" w:author="James Vu" w:date="2024-04-18T23:31:00Z">
                <w:pPr>
                  <w:jc w:val="right"/>
                </w:pPr>
              </w:pPrChange>
            </w:pPr>
            <w:ins w:id="17150" w:author="James Vu" w:date="2024-04-18T23:29:00Z">
              <w:r w:rsidRPr="00B053AF">
                <w:rPr>
                  <w:i/>
                  <w:iCs/>
                  <w:sz w:val="22"/>
                  <w:szCs w:val="22"/>
                  <w:rPrChange w:id="17151" w:author="James Vu" w:date="2024-04-18T23:51:00Z">
                    <w:rPr>
                      <w:i/>
                      <w:iCs/>
                    </w:rPr>
                  </w:rPrChange>
                </w:rPr>
                <w:t>1.431.000.000</w:t>
              </w:r>
            </w:ins>
          </w:p>
        </w:tc>
        <w:tc>
          <w:tcPr>
            <w:tcW w:w="1487" w:type="dxa"/>
            <w:shd w:val="clear" w:color="auto" w:fill="auto"/>
            <w:vAlign w:val="center"/>
            <w:hideMark/>
            <w:tcPrChange w:id="17152"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316898CB" w14:textId="678A4118" w:rsidR="001873A6" w:rsidRPr="00B053AF" w:rsidRDefault="001873A6">
            <w:pPr>
              <w:jc w:val="center"/>
              <w:rPr>
                <w:ins w:id="17153" w:author="James Vu" w:date="2024-04-18T23:29:00Z"/>
                <w:i/>
                <w:iCs/>
                <w:sz w:val="22"/>
                <w:szCs w:val="22"/>
                <w:rPrChange w:id="17154" w:author="James Vu" w:date="2024-04-18T23:51:00Z">
                  <w:rPr>
                    <w:ins w:id="17155" w:author="James Vu" w:date="2024-04-18T23:29:00Z"/>
                    <w:i/>
                    <w:iCs/>
                  </w:rPr>
                </w:rPrChange>
              </w:rPr>
              <w:pPrChange w:id="17156" w:author="James Vu" w:date="2024-04-18T23:31:00Z">
                <w:pPr/>
              </w:pPrChange>
            </w:pPr>
            <w:ins w:id="17157" w:author="James Vu" w:date="2024-04-18T23:29:00Z">
              <w:r w:rsidRPr="00B053AF">
                <w:rPr>
                  <w:i/>
                  <w:iCs/>
                  <w:sz w:val="22"/>
                  <w:szCs w:val="22"/>
                  <w:rPrChange w:id="17158" w:author="James Vu" w:date="2024-04-18T23:51:00Z">
                    <w:rPr>
                      <w:i/>
                      <w:iCs/>
                    </w:rPr>
                  </w:rPrChange>
                </w:rPr>
                <w:t>Chi tiết ở Phụ lục IV - Báo giá dự toán và triển khai thực hiện theo CV 2589/BTTTT-ƯDCNTT</w:t>
              </w:r>
            </w:ins>
          </w:p>
        </w:tc>
      </w:tr>
      <w:tr w:rsidR="001873A6" w:rsidRPr="00B053AF" w14:paraId="55ED4CDB" w14:textId="77777777" w:rsidTr="003C02FF">
        <w:trPr>
          <w:trHeight w:val="20"/>
          <w:ins w:id="17159" w:author="James Vu" w:date="2024-04-18T23:29:00Z"/>
          <w:trPrChange w:id="17160" w:author="James Vu" w:date="2024-04-19T00:25:00Z">
            <w:trPr>
              <w:trHeight w:val="420"/>
            </w:trPr>
          </w:trPrChange>
        </w:trPr>
        <w:tc>
          <w:tcPr>
            <w:tcW w:w="846" w:type="dxa"/>
            <w:shd w:val="clear" w:color="auto" w:fill="auto"/>
            <w:vAlign w:val="center"/>
            <w:hideMark/>
            <w:tcPrChange w:id="17161"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4D464525" w14:textId="77777777" w:rsidR="001873A6" w:rsidRPr="00B053AF" w:rsidRDefault="001873A6" w:rsidP="001873A6">
            <w:pPr>
              <w:jc w:val="center"/>
              <w:rPr>
                <w:ins w:id="17162" w:author="James Vu" w:date="2024-04-18T23:29:00Z"/>
                <w:b/>
                <w:bCs/>
                <w:sz w:val="22"/>
                <w:szCs w:val="22"/>
                <w:rPrChange w:id="17163" w:author="James Vu" w:date="2024-04-18T23:51:00Z">
                  <w:rPr>
                    <w:ins w:id="17164" w:author="James Vu" w:date="2024-04-18T23:29:00Z"/>
                    <w:b/>
                    <w:bCs/>
                  </w:rPr>
                </w:rPrChange>
              </w:rPr>
            </w:pPr>
            <w:ins w:id="17165" w:author="James Vu" w:date="2024-04-18T23:29:00Z">
              <w:r w:rsidRPr="00B053AF">
                <w:rPr>
                  <w:b/>
                  <w:bCs/>
                  <w:sz w:val="22"/>
                  <w:szCs w:val="22"/>
                  <w:rPrChange w:id="17166" w:author="James Vu" w:date="2024-04-18T23:51:00Z">
                    <w:rPr>
                      <w:b/>
                      <w:bCs/>
                    </w:rPr>
                  </w:rPrChange>
                </w:rPr>
                <w:t>2.2</w:t>
              </w:r>
            </w:ins>
          </w:p>
        </w:tc>
        <w:tc>
          <w:tcPr>
            <w:tcW w:w="2835" w:type="dxa"/>
            <w:shd w:val="clear" w:color="auto" w:fill="auto"/>
            <w:vAlign w:val="center"/>
            <w:hideMark/>
            <w:tcPrChange w:id="17167"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BD77037" w14:textId="77777777" w:rsidR="001873A6" w:rsidRPr="00B053AF" w:rsidRDefault="001873A6">
            <w:pPr>
              <w:jc w:val="center"/>
              <w:rPr>
                <w:ins w:id="17168" w:author="James Vu" w:date="2024-04-18T23:29:00Z"/>
                <w:b/>
                <w:bCs/>
                <w:color w:val="000000"/>
                <w:sz w:val="22"/>
                <w:szCs w:val="22"/>
                <w:rPrChange w:id="17169" w:author="James Vu" w:date="2024-04-18T23:51:00Z">
                  <w:rPr>
                    <w:ins w:id="17170" w:author="James Vu" w:date="2024-04-18T23:29:00Z"/>
                    <w:b/>
                    <w:bCs/>
                    <w:color w:val="000000"/>
                  </w:rPr>
                </w:rPrChange>
              </w:rPr>
              <w:pPrChange w:id="17171" w:author="James Vu" w:date="2024-04-18T23:31:00Z">
                <w:pPr/>
              </w:pPrChange>
            </w:pPr>
            <w:ins w:id="17172" w:author="James Vu" w:date="2024-04-18T23:29:00Z">
              <w:r w:rsidRPr="00B053AF">
                <w:rPr>
                  <w:b/>
                  <w:bCs/>
                  <w:color w:val="000000"/>
                  <w:sz w:val="22"/>
                  <w:szCs w:val="22"/>
                  <w:rPrChange w:id="17173" w:author="James Vu" w:date="2024-04-18T23:51:00Z">
                    <w:rPr>
                      <w:b/>
                      <w:bCs/>
                      <w:color w:val="000000"/>
                    </w:rPr>
                  </w:rPrChange>
                </w:rPr>
                <w:t>Tạo lập CSDL, chuẩn hóa, nhập dữ liệu</w:t>
              </w:r>
            </w:ins>
          </w:p>
        </w:tc>
        <w:tc>
          <w:tcPr>
            <w:tcW w:w="1134" w:type="dxa"/>
            <w:shd w:val="clear" w:color="auto" w:fill="auto"/>
            <w:vAlign w:val="center"/>
            <w:hideMark/>
            <w:tcPrChange w:id="17174"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2F8A44E" w14:textId="3DF021D7" w:rsidR="001873A6" w:rsidRPr="00B053AF" w:rsidRDefault="001873A6" w:rsidP="001873A6">
            <w:pPr>
              <w:jc w:val="center"/>
              <w:rPr>
                <w:ins w:id="17175" w:author="James Vu" w:date="2024-04-18T23:29:00Z"/>
                <w:b/>
                <w:bCs/>
                <w:sz w:val="22"/>
                <w:szCs w:val="22"/>
                <w:rPrChange w:id="17176" w:author="James Vu" w:date="2024-04-18T23:51:00Z">
                  <w:rPr>
                    <w:ins w:id="17177" w:author="James Vu" w:date="2024-04-18T23:29:00Z"/>
                    <w:b/>
                    <w:bCs/>
                  </w:rPr>
                </w:rPrChange>
              </w:rPr>
            </w:pPr>
          </w:p>
        </w:tc>
        <w:tc>
          <w:tcPr>
            <w:tcW w:w="1134" w:type="dxa"/>
            <w:shd w:val="clear" w:color="auto" w:fill="auto"/>
            <w:vAlign w:val="center"/>
            <w:hideMark/>
            <w:tcPrChange w:id="17178"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7C41244" w14:textId="77777777" w:rsidR="001873A6" w:rsidRPr="00B053AF" w:rsidRDefault="001873A6" w:rsidP="001873A6">
            <w:pPr>
              <w:jc w:val="center"/>
              <w:rPr>
                <w:ins w:id="17179" w:author="James Vu" w:date="2024-04-18T23:29:00Z"/>
                <w:b/>
                <w:bCs/>
                <w:sz w:val="22"/>
                <w:szCs w:val="22"/>
                <w:rPrChange w:id="17180" w:author="James Vu" w:date="2024-04-18T23:51:00Z">
                  <w:rPr>
                    <w:ins w:id="17181" w:author="James Vu" w:date="2024-04-18T23:29:00Z"/>
                    <w:b/>
                    <w:bCs/>
                  </w:rPr>
                </w:rPrChange>
              </w:rPr>
            </w:pPr>
            <w:ins w:id="17182" w:author="James Vu" w:date="2024-04-18T23:29:00Z">
              <w:r w:rsidRPr="00B053AF">
                <w:rPr>
                  <w:b/>
                  <w:bCs/>
                  <w:sz w:val="22"/>
                  <w:szCs w:val="22"/>
                  <w:rPrChange w:id="17183" w:author="James Vu" w:date="2024-04-18T23:51:00Z">
                    <w:rPr>
                      <w:b/>
                      <w:bCs/>
                    </w:rPr>
                  </w:rPrChange>
                </w:rPr>
                <w:t>G</w:t>
              </w:r>
              <w:r w:rsidRPr="00B053AF">
                <w:rPr>
                  <w:b/>
                  <w:bCs/>
                  <w:color w:val="000000"/>
                  <w:sz w:val="22"/>
                  <w:szCs w:val="22"/>
                  <w:vertAlign w:val="subscript"/>
                  <w:rPrChange w:id="17184" w:author="James Vu" w:date="2024-04-18T23:51:00Z">
                    <w:rPr>
                      <w:b/>
                      <w:bCs/>
                      <w:color w:val="000000"/>
                      <w:vertAlign w:val="subscript"/>
                    </w:rPr>
                  </w:rPrChange>
                </w:rPr>
                <w:t>CSDL</w:t>
              </w:r>
            </w:ins>
          </w:p>
        </w:tc>
        <w:tc>
          <w:tcPr>
            <w:tcW w:w="1843" w:type="dxa"/>
            <w:shd w:val="clear" w:color="auto" w:fill="auto"/>
            <w:vAlign w:val="center"/>
            <w:hideMark/>
            <w:tcPrChange w:id="17185"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7FD6A96" w14:textId="404F1311" w:rsidR="001873A6" w:rsidRPr="00B053AF" w:rsidRDefault="001873A6" w:rsidP="001873A6">
            <w:pPr>
              <w:jc w:val="center"/>
              <w:rPr>
                <w:ins w:id="17186" w:author="James Vu" w:date="2024-04-18T23:29:00Z"/>
                <w:b/>
                <w:bCs/>
                <w:sz w:val="22"/>
                <w:szCs w:val="22"/>
                <w:rPrChange w:id="17187" w:author="James Vu" w:date="2024-04-18T23:51:00Z">
                  <w:rPr>
                    <w:ins w:id="17188" w:author="James Vu" w:date="2024-04-18T23:29:00Z"/>
                    <w:b/>
                    <w:bCs/>
                  </w:rPr>
                </w:rPrChange>
              </w:rPr>
            </w:pPr>
          </w:p>
        </w:tc>
        <w:tc>
          <w:tcPr>
            <w:tcW w:w="1842" w:type="dxa"/>
            <w:shd w:val="clear" w:color="auto" w:fill="auto"/>
            <w:vAlign w:val="center"/>
            <w:hideMark/>
            <w:tcPrChange w:id="17189"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1FEEB298" w14:textId="439EB2DE" w:rsidR="001873A6" w:rsidRPr="00B053AF" w:rsidRDefault="001873A6">
            <w:pPr>
              <w:jc w:val="center"/>
              <w:rPr>
                <w:ins w:id="17190" w:author="James Vu" w:date="2024-04-18T23:29:00Z"/>
                <w:b/>
                <w:bCs/>
                <w:sz w:val="22"/>
                <w:szCs w:val="22"/>
                <w:rPrChange w:id="17191" w:author="James Vu" w:date="2024-04-18T23:51:00Z">
                  <w:rPr>
                    <w:ins w:id="17192" w:author="James Vu" w:date="2024-04-18T23:29:00Z"/>
                    <w:b/>
                    <w:bCs/>
                  </w:rPr>
                </w:rPrChange>
              </w:rPr>
              <w:pPrChange w:id="17193" w:author="James Vu" w:date="2024-04-18T23:31:00Z">
                <w:pPr>
                  <w:jc w:val="right"/>
                </w:pPr>
              </w:pPrChange>
            </w:pPr>
            <w:ins w:id="17194" w:author="James Vu" w:date="2024-04-18T23:29:00Z">
              <w:r w:rsidRPr="00B053AF">
                <w:rPr>
                  <w:b/>
                  <w:bCs/>
                  <w:sz w:val="22"/>
                  <w:szCs w:val="22"/>
                  <w:rPrChange w:id="17195" w:author="James Vu" w:date="2024-04-18T23:51:00Z">
                    <w:rPr>
                      <w:b/>
                      <w:bCs/>
                    </w:rPr>
                  </w:rPrChange>
                </w:rPr>
                <w:t>1.827.000.000</w:t>
              </w:r>
            </w:ins>
          </w:p>
        </w:tc>
        <w:tc>
          <w:tcPr>
            <w:tcW w:w="1560" w:type="dxa"/>
            <w:shd w:val="clear" w:color="auto" w:fill="auto"/>
            <w:vAlign w:val="center"/>
            <w:hideMark/>
            <w:tcPrChange w:id="17196"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23462A3E" w14:textId="63B12590" w:rsidR="001873A6" w:rsidRPr="00B053AF" w:rsidRDefault="001873A6">
            <w:pPr>
              <w:jc w:val="center"/>
              <w:rPr>
                <w:ins w:id="17197" w:author="James Vu" w:date="2024-04-18T23:29:00Z"/>
                <w:b/>
                <w:bCs/>
                <w:sz w:val="22"/>
                <w:szCs w:val="22"/>
                <w:rPrChange w:id="17198" w:author="James Vu" w:date="2024-04-18T23:51:00Z">
                  <w:rPr>
                    <w:ins w:id="17199" w:author="James Vu" w:date="2024-04-18T23:29:00Z"/>
                    <w:b/>
                    <w:bCs/>
                  </w:rPr>
                </w:rPrChange>
              </w:rPr>
              <w:pPrChange w:id="17200" w:author="James Vu" w:date="2024-04-18T23:31:00Z">
                <w:pPr>
                  <w:jc w:val="right"/>
                </w:pPr>
              </w:pPrChange>
            </w:pPr>
            <w:ins w:id="17201" w:author="James Vu" w:date="2024-04-18T23:29:00Z">
              <w:r w:rsidRPr="00B053AF">
                <w:rPr>
                  <w:b/>
                  <w:bCs/>
                  <w:sz w:val="22"/>
                  <w:szCs w:val="22"/>
                  <w:rPrChange w:id="17202" w:author="James Vu" w:date="2024-04-18T23:51:00Z">
                    <w:rPr>
                      <w:b/>
                      <w:bCs/>
                    </w:rPr>
                  </w:rPrChange>
                </w:rPr>
                <w:t>182.700.000</w:t>
              </w:r>
            </w:ins>
          </w:p>
        </w:tc>
        <w:tc>
          <w:tcPr>
            <w:tcW w:w="1768" w:type="dxa"/>
            <w:shd w:val="clear" w:color="auto" w:fill="auto"/>
            <w:vAlign w:val="center"/>
            <w:hideMark/>
            <w:tcPrChange w:id="17203"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55CF48C4" w14:textId="3CDF6660" w:rsidR="001873A6" w:rsidRPr="00B053AF" w:rsidRDefault="001873A6">
            <w:pPr>
              <w:jc w:val="center"/>
              <w:rPr>
                <w:ins w:id="17204" w:author="James Vu" w:date="2024-04-18T23:29:00Z"/>
                <w:b/>
                <w:bCs/>
                <w:sz w:val="22"/>
                <w:szCs w:val="22"/>
                <w:rPrChange w:id="17205" w:author="James Vu" w:date="2024-04-18T23:51:00Z">
                  <w:rPr>
                    <w:ins w:id="17206" w:author="James Vu" w:date="2024-04-18T23:29:00Z"/>
                    <w:b/>
                    <w:bCs/>
                  </w:rPr>
                </w:rPrChange>
              </w:rPr>
              <w:pPrChange w:id="17207" w:author="James Vu" w:date="2024-04-18T23:31:00Z">
                <w:pPr>
                  <w:jc w:val="right"/>
                </w:pPr>
              </w:pPrChange>
            </w:pPr>
            <w:ins w:id="17208" w:author="James Vu" w:date="2024-04-18T23:29:00Z">
              <w:r w:rsidRPr="00B053AF">
                <w:rPr>
                  <w:b/>
                  <w:bCs/>
                  <w:sz w:val="22"/>
                  <w:szCs w:val="22"/>
                  <w:rPrChange w:id="17209" w:author="James Vu" w:date="2024-04-18T23:51:00Z">
                    <w:rPr>
                      <w:b/>
                      <w:bCs/>
                    </w:rPr>
                  </w:rPrChange>
                </w:rPr>
                <w:t>2.009.700.000</w:t>
              </w:r>
            </w:ins>
          </w:p>
        </w:tc>
        <w:tc>
          <w:tcPr>
            <w:tcW w:w="1487" w:type="dxa"/>
            <w:shd w:val="clear" w:color="auto" w:fill="auto"/>
            <w:vAlign w:val="center"/>
            <w:hideMark/>
            <w:tcPrChange w:id="1721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0C27628B" w14:textId="61673C07" w:rsidR="001873A6" w:rsidRPr="00B053AF" w:rsidRDefault="001873A6">
            <w:pPr>
              <w:jc w:val="center"/>
              <w:rPr>
                <w:ins w:id="17211" w:author="James Vu" w:date="2024-04-18T23:29:00Z"/>
                <w:b/>
                <w:bCs/>
                <w:i/>
                <w:iCs/>
                <w:sz w:val="22"/>
                <w:szCs w:val="22"/>
                <w:rPrChange w:id="17212" w:author="James Vu" w:date="2024-04-18T23:51:00Z">
                  <w:rPr>
                    <w:ins w:id="17213" w:author="James Vu" w:date="2024-04-18T23:29:00Z"/>
                    <w:b/>
                    <w:bCs/>
                    <w:i/>
                    <w:iCs/>
                  </w:rPr>
                </w:rPrChange>
              </w:rPr>
              <w:pPrChange w:id="17214" w:author="James Vu" w:date="2024-04-18T23:31:00Z">
                <w:pPr/>
              </w:pPrChange>
            </w:pPr>
          </w:p>
        </w:tc>
      </w:tr>
      <w:tr w:rsidR="001873A6" w:rsidRPr="00B053AF" w14:paraId="72FBC3E7" w14:textId="77777777" w:rsidTr="003C02FF">
        <w:trPr>
          <w:trHeight w:val="20"/>
          <w:ins w:id="17215" w:author="James Vu" w:date="2024-04-18T23:29:00Z"/>
          <w:trPrChange w:id="17216" w:author="James Vu" w:date="2024-04-19T00:25:00Z">
            <w:trPr>
              <w:trHeight w:val="680"/>
            </w:trPr>
          </w:trPrChange>
        </w:trPr>
        <w:tc>
          <w:tcPr>
            <w:tcW w:w="846" w:type="dxa"/>
            <w:shd w:val="clear" w:color="auto" w:fill="auto"/>
            <w:vAlign w:val="center"/>
            <w:hideMark/>
            <w:tcPrChange w:id="17217"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2F1A2353" w14:textId="5076B980" w:rsidR="001873A6" w:rsidRPr="00B053AF" w:rsidRDefault="001873A6" w:rsidP="001873A6">
            <w:pPr>
              <w:jc w:val="center"/>
              <w:rPr>
                <w:ins w:id="17218" w:author="James Vu" w:date="2024-04-18T23:29:00Z"/>
                <w:i/>
                <w:iCs/>
                <w:color w:val="808080"/>
                <w:sz w:val="22"/>
                <w:szCs w:val="22"/>
                <w:rPrChange w:id="17219" w:author="James Vu" w:date="2024-04-18T23:51:00Z">
                  <w:rPr>
                    <w:ins w:id="17220" w:author="James Vu" w:date="2024-04-18T23:29:00Z"/>
                    <w:i/>
                    <w:iCs/>
                    <w:color w:val="808080"/>
                  </w:rPr>
                </w:rPrChange>
              </w:rPr>
            </w:pPr>
          </w:p>
        </w:tc>
        <w:tc>
          <w:tcPr>
            <w:tcW w:w="2835" w:type="dxa"/>
            <w:shd w:val="clear" w:color="auto" w:fill="auto"/>
            <w:vAlign w:val="center"/>
            <w:hideMark/>
            <w:tcPrChange w:id="17221"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8C9FCDF" w14:textId="77777777" w:rsidR="001873A6" w:rsidRPr="00B053AF" w:rsidRDefault="001873A6">
            <w:pPr>
              <w:jc w:val="center"/>
              <w:rPr>
                <w:ins w:id="17222" w:author="James Vu" w:date="2024-04-18T23:29:00Z"/>
                <w:i/>
                <w:iCs/>
                <w:sz w:val="22"/>
                <w:szCs w:val="22"/>
                <w:rPrChange w:id="17223" w:author="James Vu" w:date="2024-04-18T23:51:00Z">
                  <w:rPr>
                    <w:ins w:id="17224" w:author="James Vu" w:date="2024-04-18T23:29:00Z"/>
                    <w:i/>
                    <w:iCs/>
                  </w:rPr>
                </w:rPrChange>
              </w:rPr>
              <w:pPrChange w:id="17225" w:author="James Vu" w:date="2024-04-18T23:31:00Z">
                <w:pPr/>
              </w:pPrChange>
            </w:pPr>
            <w:ins w:id="17226" w:author="James Vu" w:date="2024-04-18T23:29:00Z">
              <w:r w:rsidRPr="00B053AF">
                <w:rPr>
                  <w:i/>
                  <w:iCs/>
                  <w:sz w:val="22"/>
                  <w:szCs w:val="22"/>
                  <w:rPrChange w:id="17227" w:author="James Vu" w:date="2024-04-18T23:51:00Z">
                    <w:rPr>
                      <w:i/>
                      <w:iCs/>
                    </w:rPr>
                  </w:rPrChange>
                </w:rPr>
                <w:t>Xây dựng Cơ Sở Dữ Liệu của các lĩnh vực Nông nghiệp tỉnh Khánh Hòa (Giai đoạn 1)</w:t>
              </w:r>
            </w:ins>
          </w:p>
        </w:tc>
        <w:tc>
          <w:tcPr>
            <w:tcW w:w="1134" w:type="dxa"/>
            <w:shd w:val="clear" w:color="auto" w:fill="auto"/>
            <w:vAlign w:val="center"/>
            <w:hideMark/>
            <w:tcPrChange w:id="17228"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7F6C910" w14:textId="75B73EFC" w:rsidR="001873A6" w:rsidRPr="00B053AF" w:rsidRDefault="001873A6" w:rsidP="001873A6">
            <w:pPr>
              <w:jc w:val="center"/>
              <w:rPr>
                <w:ins w:id="17229" w:author="James Vu" w:date="2024-04-18T23:29:00Z"/>
                <w:i/>
                <w:iCs/>
                <w:color w:val="808080"/>
                <w:sz w:val="22"/>
                <w:szCs w:val="22"/>
                <w:rPrChange w:id="17230" w:author="James Vu" w:date="2024-04-18T23:51:00Z">
                  <w:rPr>
                    <w:ins w:id="17231" w:author="James Vu" w:date="2024-04-18T23:29:00Z"/>
                    <w:i/>
                    <w:iCs/>
                    <w:color w:val="808080"/>
                  </w:rPr>
                </w:rPrChange>
              </w:rPr>
            </w:pPr>
          </w:p>
        </w:tc>
        <w:tc>
          <w:tcPr>
            <w:tcW w:w="1134" w:type="dxa"/>
            <w:shd w:val="clear" w:color="auto" w:fill="auto"/>
            <w:vAlign w:val="center"/>
            <w:hideMark/>
            <w:tcPrChange w:id="17232"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718C1A50" w14:textId="11F8416F" w:rsidR="001873A6" w:rsidRPr="00B053AF" w:rsidRDefault="001873A6" w:rsidP="001873A6">
            <w:pPr>
              <w:jc w:val="center"/>
              <w:rPr>
                <w:ins w:id="17233" w:author="James Vu" w:date="2024-04-18T23:29:00Z"/>
                <w:i/>
                <w:iCs/>
                <w:color w:val="808080"/>
                <w:sz w:val="22"/>
                <w:szCs w:val="22"/>
                <w:rPrChange w:id="17234" w:author="James Vu" w:date="2024-04-18T23:51:00Z">
                  <w:rPr>
                    <w:ins w:id="17235" w:author="James Vu" w:date="2024-04-18T23:29:00Z"/>
                    <w:i/>
                    <w:iCs/>
                    <w:color w:val="808080"/>
                  </w:rPr>
                </w:rPrChange>
              </w:rPr>
            </w:pPr>
          </w:p>
        </w:tc>
        <w:tc>
          <w:tcPr>
            <w:tcW w:w="1843" w:type="dxa"/>
            <w:shd w:val="clear" w:color="auto" w:fill="auto"/>
            <w:vAlign w:val="center"/>
            <w:hideMark/>
            <w:tcPrChange w:id="17236"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26DA7569" w14:textId="7BF30AC6" w:rsidR="001873A6" w:rsidRPr="00B053AF" w:rsidRDefault="001873A6" w:rsidP="001873A6">
            <w:pPr>
              <w:jc w:val="center"/>
              <w:rPr>
                <w:ins w:id="17237" w:author="James Vu" w:date="2024-04-18T23:29:00Z"/>
                <w:i/>
                <w:iCs/>
                <w:color w:val="808080"/>
                <w:sz w:val="22"/>
                <w:szCs w:val="22"/>
                <w:rPrChange w:id="17238" w:author="James Vu" w:date="2024-04-18T23:51:00Z">
                  <w:rPr>
                    <w:ins w:id="17239" w:author="James Vu" w:date="2024-04-18T23:29:00Z"/>
                    <w:i/>
                    <w:iCs/>
                    <w:color w:val="808080"/>
                  </w:rPr>
                </w:rPrChange>
              </w:rPr>
            </w:pPr>
          </w:p>
        </w:tc>
        <w:tc>
          <w:tcPr>
            <w:tcW w:w="1842" w:type="dxa"/>
            <w:shd w:val="clear" w:color="auto" w:fill="auto"/>
            <w:vAlign w:val="center"/>
            <w:hideMark/>
            <w:tcPrChange w:id="17240"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25D70AD9" w14:textId="04CDE5D9" w:rsidR="001873A6" w:rsidRPr="00B053AF" w:rsidRDefault="001873A6">
            <w:pPr>
              <w:jc w:val="center"/>
              <w:rPr>
                <w:ins w:id="17241" w:author="James Vu" w:date="2024-04-18T23:29:00Z"/>
                <w:i/>
                <w:iCs/>
                <w:sz w:val="22"/>
                <w:szCs w:val="22"/>
                <w:rPrChange w:id="17242" w:author="James Vu" w:date="2024-04-18T23:51:00Z">
                  <w:rPr>
                    <w:ins w:id="17243" w:author="James Vu" w:date="2024-04-18T23:29:00Z"/>
                    <w:i/>
                    <w:iCs/>
                  </w:rPr>
                </w:rPrChange>
              </w:rPr>
              <w:pPrChange w:id="17244" w:author="James Vu" w:date="2024-04-18T23:31:00Z">
                <w:pPr>
                  <w:jc w:val="right"/>
                </w:pPr>
              </w:pPrChange>
            </w:pPr>
            <w:ins w:id="17245" w:author="James Vu" w:date="2024-04-18T23:29:00Z">
              <w:r w:rsidRPr="00B053AF">
                <w:rPr>
                  <w:i/>
                  <w:iCs/>
                  <w:sz w:val="22"/>
                  <w:szCs w:val="22"/>
                  <w:rPrChange w:id="17246" w:author="James Vu" w:date="2024-04-18T23:51:00Z">
                    <w:rPr>
                      <w:i/>
                      <w:iCs/>
                    </w:rPr>
                  </w:rPrChange>
                </w:rPr>
                <w:t>1.827.000.000</w:t>
              </w:r>
            </w:ins>
          </w:p>
        </w:tc>
        <w:tc>
          <w:tcPr>
            <w:tcW w:w="1560" w:type="dxa"/>
            <w:shd w:val="clear" w:color="auto" w:fill="auto"/>
            <w:vAlign w:val="center"/>
            <w:hideMark/>
            <w:tcPrChange w:id="17247"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45C7E82B" w14:textId="528A3924" w:rsidR="001873A6" w:rsidRPr="00B053AF" w:rsidRDefault="001873A6">
            <w:pPr>
              <w:jc w:val="center"/>
              <w:rPr>
                <w:ins w:id="17248" w:author="James Vu" w:date="2024-04-18T23:29:00Z"/>
                <w:i/>
                <w:iCs/>
                <w:sz w:val="22"/>
                <w:szCs w:val="22"/>
                <w:rPrChange w:id="17249" w:author="James Vu" w:date="2024-04-18T23:51:00Z">
                  <w:rPr>
                    <w:ins w:id="17250" w:author="James Vu" w:date="2024-04-18T23:29:00Z"/>
                    <w:i/>
                    <w:iCs/>
                  </w:rPr>
                </w:rPrChange>
              </w:rPr>
              <w:pPrChange w:id="17251" w:author="James Vu" w:date="2024-04-18T23:31:00Z">
                <w:pPr>
                  <w:jc w:val="right"/>
                </w:pPr>
              </w:pPrChange>
            </w:pPr>
            <w:ins w:id="17252" w:author="James Vu" w:date="2024-04-18T23:29:00Z">
              <w:r w:rsidRPr="00B053AF">
                <w:rPr>
                  <w:i/>
                  <w:iCs/>
                  <w:sz w:val="22"/>
                  <w:szCs w:val="22"/>
                  <w:rPrChange w:id="17253" w:author="James Vu" w:date="2024-04-18T23:51:00Z">
                    <w:rPr>
                      <w:i/>
                      <w:iCs/>
                    </w:rPr>
                  </w:rPrChange>
                </w:rPr>
                <w:t>182.700.000</w:t>
              </w:r>
            </w:ins>
          </w:p>
        </w:tc>
        <w:tc>
          <w:tcPr>
            <w:tcW w:w="1768" w:type="dxa"/>
            <w:shd w:val="clear" w:color="auto" w:fill="auto"/>
            <w:vAlign w:val="center"/>
            <w:hideMark/>
            <w:tcPrChange w:id="17254"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2122A273" w14:textId="06447FB2" w:rsidR="001873A6" w:rsidRPr="00B053AF" w:rsidRDefault="001873A6">
            <w:pPr>
              <w:jc w:val="center"/>
              <w:rPr>
                <w:ins w:id="17255" w:author="James Vu" w:date="2024-04-18T23:29:00Z"/>
                <w:i/>
                <w:iCs/>
                <w:sz w:val="22"/>
                <w:szCs w:val="22"/>
                <w:rPrChange w:id="17256" w:author="James Vu" w:date="2024-04-18T23:51:00Z">
                  <w:rPr>
                    <w:ins w:id="17257" w:author="James Vu" w:date="2024-04-18T23:29:00Z"/>
                    <w:i/>
                    <w:iCs/>
                  </w:rPr>
                </w:rPrChange>
              </w:rPr>
              <w:pPrChange w:id="17258" w:author="James Vu" w:date="2024-04-18T23:31:00Z">
                <w:pPr>
                  <w:jc w:val="right"/>
                </w:pPr>
              </w:pPrChange>
            </w:pPr>
            <w:ins w:id="17259" w:author="James Vu" w:date="2024-04-18T23:29:00Z">
              <w:r w:rsidRPr="00B053AF">
                <w:rPr>
                  <w:i/>
                  <w:iCs/>
                  <w:sz w:val="22"/>
                  <w:szCs w:val="22"/>
                  <w:rPrChange w:id="17260" w:author="James Vu" w:date="2024-04-18T23:51:00Z">
                    <w:rPr>
                      <w:i/>
                      <w:iCs/>
                    </w:rPr>
                  </w:rPrChange>
                </w:rPr>
                <w:t>2.009.700.000</w:t>
              </w:r>
            </w:ins>
          </w:p>
        </w:tc>
        <w:tc>
          <w:tcPr>
            <w:tcW w:w="1487" w:type="dxa"/>
            <w:shd w:val="clear" w:color="auto" w:fill="auto"/>
            <w:vAlign w:val="center"/>
            <w:hideMark/>
            <w:tcPrChange w:id="17261"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8BECDAC" w14:textId="77777777" w:rsidR="001873A6" w:rsidRPr="00B053AF" w:rsidRDefault="001873A6">
            <w:pPr>
              <w:jc w:val="center"/>
              <w:rPr>
                <w:ins w:id="17262" w:author="James Vu" w:date="2024-04-18T23:29:00Z"/>
                <w:i/>
                <w:iCs/>
                <w:sz w:val="22"/>
                <w:szCs w:val="22"/>
                <w:rPrChange w:id="17263" w:author="James Vu" w:date="2024-04-18T23:51:00Z">
                  <w:rPr>
                    <w:ins w:id="17264" w:author="James Vu" w:date="2024-04-18T23:29:00Z"/>
                    <w:i/>
                    <w:iCs/>
                  </w:rPr>
                </w:rPrChange>
              </w:rPr>
              <w:pPrChange w:id="17265" w:author="James Vu" w:date="2024-04-18T23:31:00Z">
                <w:pPr/>
              </w:pPrChange>
            </w:pPr>
            <w:ins w:id="17266" w:author="James Vu" w:date="2024-04-18T23:29:00Z">
              <w:r w:rsidRPr="00B053AF">
                <w:rPr>
                  <w:i/>
                  <w:iCs/>
                  <w:sz w:val="22"/>
                  <w:szCs w:val="22"/>
                  <w:rPrChange w:id="17267" w:author="James Vu" w:date="2024-04-18T23:51:00Z">
                    <w:rPr>
                      <w:i/>
                      <w:iCs/>
                    </w:rPr>
                  </w:rPrChange>
                </w:rPr>
                <w:t>Chi tiết ở Phụ lục IV - Báo giá dự toán và triển khai thực hiện theo báo giá thực tế tại thời điểm triển khai</w:t>
              </w:r>
            </w:ins>
          </w:p>
        </w:tc>
      </w:tr>
      <w:tr w:rsidR="001873A6" w:rsidRPr="00B053AF" w14:paraId="2C54B5AF" w14:textId="77777777" w:rsidTr="003C02FF">
        <w:trPr>
          <w:trHeight w:val="20"/>
          <w:ins w:id="17268" w:author="James Vu" w:date="2024-04-18T23:29:00Z"/>
          <w:trPrChange w:id="17269" w:author="James Vu" w:date="2024-04-19T00:25:00Z">
            <w:trPr>
              <w:trHeight w:val="380"/>
            </w:trPr>
          </w:trPrChange>
        </w:trPr>
        <w:tc>
          <w:tcPr>
            <w:tcW w:w="846" w:type="dxa"/>
            <w:shd w:val="clear" w:color="auto" w:fill="auto"/>
            <w:vAlign w:val="center"/>
            <w:hideMark/>
            <w:tcPrChange w:id="17270"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24EEF576" w14:textId="77777777" w:rsidR="001873A6" w:rsidRPr="00B053AF" w:rsidRDefault="001873A6" w:rsidP="001873A6">
            <w:pPr>
              <w:jc w:val="center"/>
              <w:rPr>
                <w:ins w:id="17271" w:author="James Vu" w:date="2024-04-18T23:29:00Z"/>
                <w:b/>
                <w:bCs/>
                <w:sz w:val="22"/>
                <w:szCs w:val="22"/>
                <w:rPrChange w:id="17272" w:author="James Vu" w:date="2024-04-18T23:51:00Z">
                  <w:rPr>
                    <w:ins w:id="17273" w:author="James Vu" w:date="2024-04-18T23:29:00Z"/>
                    <w:b/>
                    <w:bCs/>
                  </w:rPr>
                </w:rPrChange>
              </w:rPr>
            </w:pPr>
            <w:ins w:id="17274" w:author="James Vu" w:date="2024-04-18T23:29:00Z">
              <w:r w:rsidRPr="00B053AF">
                <w:rPr>
                  <w:b/>
                  <w:bCs/>
                  <w:sz w:val="22"/>
                  <w:szCs w:val="22"/>
                  <w:rPrChange w:id="17275" w:author="James Vu" w:date="2024-04-18T23:51:00Z">
                    <w:rPr>
                      <w:b/>
                      <w:bCs/>
                    </w:rPr>
                  </w:rPrChange>
                </w:rPr>
                <w:t>2.3</w:t>
              </w:r>
            </w:ins>
          </w:p>
        </w:tc>
        <w:tc>
          <w:tcPr>
            <w:tcW w:w="2835" w:type="dxa"/>
            <w:shd w:val="clear" w:color="auto" w:fill="auto"/>
            <w:vAlign w:val="center"/>
            <w:hideMark/>
            <w:tcPrChange w:id="17276"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E4B6DD4" w14:textId="77777777" w:rsidR="001873A6" w:rsidRPr="00B053AF" w:rsidRDefault="001873A6">
            <w:pPr>
              <w:jc w:val="center"/>
              <w:rPr>
                <w:ins w:id="17277" w:author="James Vu" w:date="2024-04-18T23:29:00Z"/>
                <w:b/>
                <w:bCs/>
                <w:color w:val="000000"/>
                <w:sz w:val="22"/>
                <w:szCs w:val="22"/>
                <w:rPrChange w:id="17278" w:author="James Vu" w:date="2024-04-18T23:51:00Z">
                  <w:rPr>
                    <w:ins w:id="17279" w:author="James Vu" w:date="2024-04-18T23:29:00Z"/>
                    <w:b/>
                    <w:bCs/>
                    <w:color w:val="000000"/>
                  </w:rPr>
                </w:rPrChange>
              </w:rPr>
              <w:pPrChange w:id="17280" w:author="James Vu" w:date="2024-04-18T23:31:00Z">
                <w:pPr/>
              </w:pPrChange>
            </w:pPr>
            <w:ins w:id="17281" w:author="James Vu" w:date="2024-04-18T23:29:00Z">
              <w:r w:rsidRPr="00B053AF">
                <w:rPr>
                  <w:b/>
                  <w:bCs/>
                  <w:color w:val="000000"/>
                  <w:sz w:val="22"/>
                  <w:szCs w:val="22"/>
                  <w:rPrChange w:id="17282" w:author="James Vu" w:date="2024-04-18T23:51:00Z">
                    <w:rPr>
                      <w:b/>
                      <w:bCs/>
                      <w:color w:val="000000"/>
                    </w:rPr>
                  </w:rPrChange>
                </w:rPr>
                <w:t>Các nội dung hoạt động hỗ trợ xây dựng phần mềm nội bộ</w:t>
              </w:r>
            </w:ins>
          </w:p>
        </w:tc>
        <w:tc>
          <w:tcPr>
            <w:tcW w:w="1134" w:type="dxa"/>
            <w:shd w:val="clear" w:color="auto" w:fill="auto"/>
            <w:vAlign w:val="center"/>
            <w:hideMark/>
            <w:tcPrChange w:id="17283"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EC16689" w14:textId="0CE3829E" w:rsidR="001873A6" w:rsidRPr="00B053AF" w:rsidRDefault="001873A6" w:rsidP="001873A6">
            <w:pPr>
              <w:jc w:val="center"/>
              <w:rPr>
                <w:ins w:id="17284" w:author="James Vu" w:date="2024-04-18T23:29:00Z"/>
                <w:b/>
                <w:bCs/>
                <w:sz w:val="22"/>
                <w:szCs w:val="22"/>
                <w:rPrChange w:id="17285" w:author="James Vu" w:date="2024-04-18T23:51:00Z">
                  <w:rPr>
                    <w:ins w:id="17286" w:author="James Vu" w:date="2024-04-18T23:29:00Z"/>
                    <w:b/>
                    <w:bCs/>
                  </w:rPr>
                </w:rPrChange>
              </w:rPr>
            </w:pPr>
          </w:p>
        </w:tc>
        <w:tc>
          <w:tcPr>
            <w:tcW w:w="1134" w:type="dxa"/>
            <w:shd w:val="clear" w:color="auto" w:fill="auto"/>
            <w:vAlign w:val="center"/>
            <w:hideMark/>
            <w:tcPrChange w:id="17287"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C876DA9" w14:textId="77777777" w:rsidR="001873A6" w:rsidRPr="00B053AF" w:rsidRDefault="001873A6" w:rsidP="001873A6">
            <w:pPr>
              <w:jc w:val="center"/>
              <w:rPr>
                <w:ins w:id="17288" w:author="James Vu" w:date="2024-04-18T23:29:00Z"/>
                <w:b/>
                <w:bCs/>
                <w:sz w:val="22"/>
                <w:szCs w:val="22"/>
                <w:rPrChange w:id="17289" w:author="James Vu" w:date="2024-04-18T23:51:00Z">
                  <w:rPr>
                    <w:ins w:id="17290" w:author="James Vu" w:date="2024-04-18T23:29:00Z"/>
                    <w:b/>
                    <w:bCs/>
                  </w:rPr>
                </w:rPrChange>
              </w:rPr>
            </w:pPr>
            <w:ins w:id="17291" w:author="James Vu" w:date="2024-04-18T23:29:00Z">
              <w:r w:rsidRPr="00B053AF">
                <w:rPr>
                  <w:b/>
                  <w:bCs/>
                  <w:sz w:val="22"/>
                  <w:szCs w:val="22"/>
                  <w:rPrChange w:id="17292" w:author="James Vu" w:date="2024-04-18T23:51:00Z">
                    <w:rPr>
                      <w:b/>
                      <w:bCs/>
                    </w:rPr>
                  </w:rPrChange>
                </w:rPr>
                <w:t>G</w:t>
              </w:r>
              <w:r w:rsidRPr="00B053AF">
                <w:rPr>
                  <w:b/>
                  <w:bCs/>
                  <w:color w:val="000000"/>
                  <w:sz w:val="22"/>
                  <w:szCs w:val="22"/>
                  <w:vertAlign w:val="subscript"/>
                  <w:rPrChange w:id="17293" w:author="James Vu" w:date="2024-04-18T23:51:00Z">
                    <w:rPr>
                      <w:b/>
                      <w:bCs/>
                      <w:color w:val="000000"/>
                      <w:vertAlign w:val="subscript"/>
                    </w:rPr>
                  </w:rPrChange>
                </w:rPr>
                <w:t>HTK</w:t>
              </w:r>
            </w:ins>
          </w:p>
        </w:tc>
        <w:tc>
          <w:tcPr>
            <w:tcW w:w="1843" w:type="dxa"/>
            <w:shd w:val="clear" w:color="auto" w:fill="auto"/>
            <w:vAlign w:val="center"/>
            <w:hideMark/>
            <w:tcPrChange w:id="1729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286C8B6" w14:textId="0F16AEA9" w:rsidR="001873A6" w:rsidRPr="00B053AF" w:rsidRDefault="001873A6" w:rsidP="001873A6">
            <w:pPr>
              <w:jc w:val="center"/>
              <w:rPr>
                <w:ins w:id="17295" w:author="James Vu" w:date="2024-04-18T23:29:00Z"/>
                <w:b/>
                <w:bCs/>
                <w:sz w:val="22"/>
                <w:szCs w:val="22"/>
                <w:rPrChange w:id="17296" w:author="James Vu" w:date="2024-04-18T23:51:00Z">
                  <w:rPr>
                    <w:ins w:id="17297" w:author="James Vu" w:date="2024-04-18T23:29:00Z"/>
                    <w:b/>
                    <w:bCs/>
                  </w:rPr>
                </w:rPrChange>
              </w:rPr>
            </w:pPr>
          </w:p>
        </w:tc>
        <w:tc>
          <w:tcPr>
            <w:tcW w:w="1842" w:type="dxa"/>
            <w:shd w:val="clear" w:color="auto" w:fill="auto"/>
            <w:vAlign w:val="center"/>
            <w:hideMark/>
            <w:tcPrChange w:id="17298"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07CE9934" w14:textId="04A8B9E3" w:rsidR="001873A6" w:rsidRPr="00B053AF" w:rsidRDefault="001873A6">
            <w:pPr>
              <w:jc w:val="center"/>
              <w:rPr>
                <w:ins w:id="17299" w:author="James Vu" w:date="2024-04-18T23:29:00Z"/>
                <w:b/>
                <w:bCs/>
                <w:sz w:val="22"/>
                <w:szCs w:val="22"/>
                <w:rPrChange w:id="17300" w:author="James Vu" w:date="2024-04-18T23:51:00Z">
                  <w:rPr>
                    <w:ins w:id="17301" w:author="James Vu" w:date="2024-04-18T23:29:00Z"/>
                    <w:b/>
                    <w:bCs/>
                  </w:rPr>
                </w:rPrChange>
              </w:rPr>
              <w:pPrChange w:id="17302" w:author="James Vu" w:date="2024-04-18T23:31:00Z">
                <w:pPr>
                  <w:jc w:val="right"/>
                </w:pPr>
              </w:pPrChange>
            </w:pPr>
            <w:ins w:id="17303" w:author="James Vu" w:date="2024-04-18T23:29:00Z">
              <w:r w:rsidRPr="00B053AF">
                <w:rPr>
                  <w:b/>
                  <w:bCs/>
                  <w:sz w:val="22"/>
                  <w:szCs w:val="22"/>
                  <w:rPrChange w:id="17304" w:author="James Vu" w:date="2024-04-18T23:51:00Z">
                    <w:rPr>
                      <w:b/>
                      <w:bCs/>
                    </w:rPr>
                  </w:rPrChange>
                </w:rPr>
                <w:t>5.438.000.000</w:t>
              </w:r>
            </w:ins>
          </w:p>
        </w:tc>
        <w:tc>
          <w:tcPr>
            <w:tcW w:w="1560" w:type="dxa"/>
            <w:shd w:val="clear" w:color="auto" w:fill="auto"/>
            <w:vAlign w:val="center"/>
            <w:hideMark/>
            <w:tcPrChange w:id="17305"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1BD82461" w14:textId="2BF9D8DC" w:rsidR="001873A6" w:rsidRPr="00B053AF" w:rsidRDefault="001873A6">
            <w:pPr>
              <w:jc w:val="center"/>
              <w:rPr>
                <w:ins w:id="17306" w:author="James Vu" w:date="2024-04-18T23:29:00Z"/>
                <w:b/>
                <w:bCs/>
                <w:sz w:val="22"/>
                <w:szCs w:val="22"/>
                <w:rPrChange w:id="17307" w:author="James Vu" w:date="2024-04-18T23:51:00Z">
                  <w:rPr>
                    <w:ins w:id="17308" w:author="James Vu" w:date="2024-04-18T23:29:00Z"/>
                    <w:b/>
                    <w:bCs/>
                  </w:rPr>
                </w:rPrChange>
              </w:rPr>
              <w:pPrChange w:id="17309" w:author="James Vu" w:date="2024-04-18T23:31:00Z">
                <w:pPr>
                  <w:jc w:val="right"/>
                </w:pPr>
              </w:pPrChange>
            </w:pPr>
            <w:ins w:id="17310" w:author="James Vu" w:date="2024-04-18T23:29:00Z">
              <w:r w:rsidRPr="00B053AF">
                <w:rPr>
                  <w:b/>
                  <w:bCs/>
                  <w:sz w:val="22"/>
                  <w:szCs w:val="22"/>
                  <w:rPrChange w:id="17311" w:author="James Vu" w:date="2024-04-18T23:51:00Z">
                    <w:rPr>
                      <w:b/>
                      <w:bCs/>
                    </w:rPr>
                  </w:rPrChange>
                </w:rPr>
                <w:t>543.800.000</w:t>
              </w:r>
            </w:ins>
          </w:p>
        </w:tc>
        <w:tc>
          <w:tcPr>
            <w:tcW w:w="1768" w:type="dxa"/>
            <w:shd w:val="clear" w:color="auto" w:fill="auto"/>
            <w:vAlign w:val="center"/>
            <w:hideMark/>
            <w:tcPrChange w:id="17312"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4DF86875" w14:textId="69F0A119" w:rsidR="001873A6" w:rsidRPr="00B053AF" w:rsidRDefault="001873A6">
            <w:pPr>
              <w:jc w:val="center"/>
              <w:rPr>
                <w:ins w:id="17313" w:author="James Vu" w:date="2024-04-18T23:29:00Z"/>
                <w:b/>
                <w:bCs/>
                <w:sz w:val="22"/>
                <w:szCs w:val="22"/>
                <w:rPrChange w:id="17314" w:author="James Vu" w:date="2024-04-18T23:51:00Z">
                  <w:rPr>
                    <w:ins w:id="17315" w:author="James Vu" w:date="2024-04-18T23:29:00Z"/>
                    <w:b/>
                    <w:bCs/>
                  </w:rPr>
                </w:rPrChange>
              </w:rPr>
              <w:pPrChange w:id="17316" w:author="James Vu" w:date="2024-04-18T23:31:00Z">
                <w:pPr>
                  <w:jc w:val="right"/>
                </w:pPr>
              </w:pPrChange>
            </w:pPr>
            <w:ins w:id="17317" w:author="James Vu" w:date="2024-04-18T23:29:00Z">
              <w:r w:rsidRPr="00B053AF">
                <w:rPr>
                  <w:b/>
                  <w:bCs/>
                  <w:sz w:val="22"/>
                  <w:szCs w:val="22"/>
                  <w:rPrChange w:id="17318" w:author="James Vu" w:date="2024-04-18T23:51:00Z">
                    <w:rPr>
                      <w:b/>
                      <w:bCs/>
                    </w:rPr>
                  </w:rPrChange>
                </w:rPr>
                <w:t>5.981.800.000</w:t>
              </w:r>
            </w:ins>
          </w:p>
        </w:tc>
        <w:tc>
          <w:tcPr>
            <w:tcW w:w="1487" w:type="dxa"/>
            <w:shd w:val="clear" w:color="auto" w:fill="auto"/>
            <w:vAlign w:val="center"/>
            <w:hideMark/>
            <w:tcPrChange w:id="17319"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DCC292E" w14:textId="4F612CD9" w:rsidR="001873A6" w:rsidRPr="00B053AF" w:rsidRDefault="001873A6">
            <w:pPr>
              <w:jc w:val="center"/>
              <w:rPr>
                <w:ins w:id="17320" w:author="James Vu" w:date="2024-04-18T23:29:00Z"/>
                <w:b/>
                <w:bCs/>
                <w:i/>
                <w:iCs/>
                <w:sz w:val="22"/>
                <w:szCs w:val="22"/>
                <w:rPrChange w:id="17321" w:author="James Vu" w:date="2024-04-18T23:51:00Z">
                  <w:rPr>
                    <w:ins w:id="17322" w:author="James Vu" w:date="2024-04-18T23:29:00Z"/>
                    <w:b/>
                    <w:bCs/>
                    <w:i/>
                    <w:iCs/>
                  </w:rPr>
                </w:rPrChange>
              </w:rPr>
              <w:pPrChange w:id="17323" w:author="James Vu" w:date="2024-04-18T23:31:00Z">
                <w:pPr/>
              </w:pPrChange>
            </w:pPr>
          </w:p>
        </w:tc>
      </w:tr>
      <w:tr w:rsidR="001873A6" w:rsidRPr="00B053AF" w14:paraId="3B2B93BB" w14:textId="77777777" w:rsidTr="003C02FF">
        <w:trPr>
          <w:trHeight w:val="20"/>
          <w:ins w:id="17324" w:author="James Vu" w:date="2024-04-18T23:29:00Z"/>
          <w:trPrChange w:id="17325" w:author="James Vu" w:date="2024-04-19T00:25:00Z">
            <w:trPr>
              <w:trHeight w:val="680"/>
            </w:trPr>
          </w:trPrChange>
        </w:trPr>
        <w:tc>
          <w:tcPr>
            <w:tcW w:w="846" w:type="dxa"/>
            <w:shd w:val="clear" w:color="auto" w:fill="auto"/>
            <w:vAlign w:val="center"/>
            <w:hideMark/>
            <w:tcPrChange w:id="17326"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48CACA99" w14:textId="77777777" w:rsidR="001873A6" w:rsidRPr="00B053AF" w:rsidRDefault="001873A6" w:rsidP="001873A6">
            <w:pPr>
              <w:jc w:val="center"/>
              <w:rPr>
                <w:ins w:id="17327" w:author="James Vu" w:date="2024-04-18T23:29:00Z"/>
                <w:i/>
                <w:iCs/>
                <w:color w:val="000000"/>
                <w:sz w:val="22"/>
                <w:szCs w:val="22"/>
                <w:rPrChange w:id="17328" w:author="James Vu" w:date="2024-04-18T23:51:00Z">
                  <w:rPr>
                    <w:ins w:id="17329" w:author="James Vu" w:date="2024-04-18T23:29:00Z"/>
                    <w:i/>
                    <w:iCs/>
                    <w:color w:val="000000"/>
                  </w:rPr>
                </w:rPrChange>
              </w:rPr>
            </w:pPr>
            <w:ins w:id="17330" w:author="James Vu" w:date="2024-04-18T23:29:00Z">
              <w:r w:rsidRPr="00B053AF">
                <w:rPr>
                  <w:i/>
                  <w:iCs/>
                  <w:color w:val="000000"/>
                  <w:sz w:val="22"/>
                  <w:szCs w:val="22"/>
                  <w:rPrChange w:id="17331" w:author="James Vu" w:date="2024-04-18T23:51:00Z">
                    <w:rPr>
                      <w:i/>
                      <w:iCs/>
                      <w:color w:val="000000"/>
                    </w:rPr>
                  </w:rPrChange>
                </w:rPr>
                <w:t>i</w:t>
              </w:r>
            </w:ins>
          </w:p>
        </w:tc>
        <w:tc>
          <w:tcPr>
            <w:tcW w:w="2835" w:type="dxa"/>
            <w:shd w:val="clear" w:color="auto" w:fill="auto"/>
            <w:vAlign w:val="center"/>
            <w:hideMark/>
            <w:tcPrChange w:id="17332"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6CB2920" w14:textId="77777777" w:rsidR="001873A6" w:rsidRPr="00B053AF" w:rsidRDefault="001873A6">
            <w:pPr>
              <w:jc w:val="center"/>
              <w:rPr>
                <w:ins w:id="17333" w:author="James Vu" w:date="2024-04-18T23:29:00Z"/>
                <w:i/>
                <w:iCs/>
                <w:sz w:val="22"/>
                <w:szCs w:val="22"/>
                <w:rPrChange w:id="17334" w:author="James Vu" w:date="2024-04-18T23:51:00Z">
                  <w:rPr>
                    <w:ins w:id="17335" w:author="James Vu" w:date="2024-04-18T23:29:00Z"/>
                    <w:i/>
                    <w:iCs/>
                  </w:rPr>
                </w:rPrChange>
              </w:rPr>
              <w:pPrChange w:id="17336" w:author="James Vu" w:date="2024-04-18T23:31:00Z">
                <w:pPr/>
              </w:pPrChange>
            </w:pPr>
            <w:ins w:id="17337" w:author="James Vu" w:date="2024-04-18T23:29:00Z">
              <w:r w:rsidRPr="00B053AF">
                <w:rPr>
                  <w:i/>
                  <w:iCs/>
                  <w:sz w:val="22"/>
                  <w:szCs w:val="22"/>
                  <w:rPrChange w:id="17338" w:author="James Vu" w:date="2024-04-18T23:51:00Z">
                    <w:rPr>
                      <w:i/>
                      <w:iCs/>
                    </w:rPr>
                  </w:rPrChange>
                </w:rPr>
                <w:t>Xây dựng Cổng dữ liệu Nông nghiệp tỉnh Khánh Hòa (Giai đoạn 1) - Thuê chuyên gia hỗ trợ</w:t>
              </w:r>
            </w:ins>
          </w:p>
        </w:tc>
        <w:tc>
          <w:tcPr>
            <w:tcW w:w="1134" w:type="dxa"/>
            <w:shd w:val="clear" w:color="auto" w:fill="auto"/>
            <w:vAlign w:val="center"/>
            <w:hideMark/>
            <w:tcPrChange w:id="17339"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5AF5666C" w14:textId="5E0268D5" w:rsidR="001873A6" w:rsidRPr="00B053AF" w:rsidRDefault="001873A6" w:rsidP="001873A6">
            <w:pPr>
              <w:jc w:val="center"/>
              <w:rPr>
                <w:ins w:id="17340" w:author="James Vu" w:date="2024-04-18T23:29:00Z"/>
                <w:i/>
                <w:iCs/>
                <w:color w:val="808080"/>
                <w:sz w:val="22"/>
                <w:szCs w:val="22"/>
                <w:rPrChange w:id="17341" w:author="James Vu" w:date="2024-04-18T23:51:00Z">
                  <w:rPr>
                    <w:ins w:id="17342" w:author="James Vu" w:date="2024-04-18T23:29:00Z"/>
                    <w:i/>
                    <w:iCs/>
                    <w:color w:val="808080"/>
                  </w:rPr>
                </w:rPrChange>
              </w:rPr>
            </w:pPr>
          </w:p>
        </w:tc>
        <w:tc>
          <w:tcPr>
            <w:tcW w:w="1134" w:type="dxa"/>
            <w:shd w:val="clear" w:color="auto" w:fill="auto"/>
            <w:vAlign w:val="center"/>
            <w:hideMark/>
            <w:tcPrChange w:id="17343"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367271C" w14:textId="1D7C91B7" w:rsidR="001873A6" w:rsidRPr="00B053AF" w:rsidRDefault="001873A6" w:rsidP="001873A6">
            <w:pPr>
              <w:jc w:val="center"/>
              <w:rPr>
                <w:ins w:id="17344" w:author="James Vu" w:date="2024-04-18T23:29:00Z"/>
                <w:i/>
                <w:iCs/>
                <w:color w:val="808080"/>
                <w:sz w:val="22"/>
                <w:szCs w:val="22"/>
                <w:rPrChange w:id="17345" w:author="James Vu" w:date="2024-04-18T23:51:00Z">
                  <w:rPr>
                    <w:ins w:id="17346" w:author="James Vu" w:date="2024-04-18T23:29:00Z"/>
                    <w:i/>
                    <w:iCs/>
                    <w:color w:val="808080"/>
                  </w:rPr>
                </w:rPrChange>
              </w:rPr>
            </w:pPr>
          </w:p>
        </w:tc>
        <w:tc>
          <w:tcPr>
            <w:tcW w:w="1843" w:type="dxa"/>
            <w:shd w:val="clear" w:color="auto" w:fill="auto"/>
            <w:vAlign w:val="center"/>
            <w:hideMark/>
            <w:tcPrChange w:id="1734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75429E5" w14:textId="4EEEE741" w:rsidR="001873A6" w:rsidRPr="00B053AF" w:rsidRDefault="001873A6" w:rsidP="001873A6">
            <w:pPr>
              <w:jc w:val="center"/>
              <w:rPr>
                <w:ins w:id="17348" w:author="James Vu" w:date="2024-04-18T23:29:00Z"/>
                <w:i/>
                <w:iCs/>
                <w:color w:val="808080"/>
                <w:sz w:val="22"/>
                <w:szCs w:val="22"/>
                <w:rPrChange w:id="17349" w:author="James Vu" w:date="2024-04-18T23:51:00Z">
                  <w:rPr>
                    <w:ins w:id="17350" w:author="James Vu" w:date="2024-04-18T23:29:00Z"/>
                    <w:i/>
                    <w:iCs/>
                    <w:color w:val="808080"/>
                  </w:rPr>
                </w:rPrChange>
              </w:rPr>
            </w:pPr>
          </w:p>
        </w:tc>
        <w:tc>
          <w:tcPr>
            <w:tcW w:w="1842" w:type="dxa"/>
            <w:shd w:val="clear" w:color="auto" w:fill="auto"/>
            <w:vAlign w:val="center"/>
            <w:hideMark/>
            <w:tcPrChange w:id="17351"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72D83664" w14:textId="02FA89DD" w:rsidR="001873A6" w:rsidRPr="00B053AF" w:rsidRDefault="001873A6">
            <w:pPr>
              <w:jc w:val="center"/>
              <w:rPr>
                <w:ins w:id="17352" w:author="James Vu" w:date="2024-04-18T23:29:00Z"/>
                <w:i/>
                <w:iCs/>
                <w:sz w:val="22"/>
                <w:szCs w:val="22"/>
                <w:rPrChange w:id="17353" w:author="James Vu" w:date="2024-04-18T23:51:00Z">
                  <w:rPr>
                    <w:ins w:id="17354" w:author="James Vu" w:date="2024-04-18T23:29:00Z"/>
                    <w:i/>
                    <w:iCs/>
                  </w:rPr>
                </w:rPrChange>
              </w:rPr>
              <w:pPrChange w:id="17355" w:author="James Vu" w:date="2024-04-18T23:31:00Z">
                <w:pPr>
                  <w:jc w:val="right"/>
                </w:pPr>
              </w:pPrChange>
            </w:pPr>
            <w:ins w:id="17356" w:author="James Vu" w:date="2024-04-18T23:29:00Z">
              <w:r w:rsidRPr="00B053AF">
                <w:rPr>
                  <w:i/>
                  <w:iCs/>
                  <w:sz w:val="22"/>
                  <w:szCs w:val="22"/>
                  <w:rPrChange w:id="17357" w:author="James Vu" w:date="2024-04-18T23:51:00Z">
                    <w:rPr>
                      <w:i/>
                      <w:iCs/>
                    </w:rPr>
                  </w:rPrChange>
                </w:rPr>
                <w:t>350.000.000</w:t>
              </w:r>
            </w:ins>
          </w:p>
        </w:tc>
        <w:tc>
          <w:tcPr>
            <w:tcW w:w="1560" w:type="dxa"/>
            <w:shd w:val="clear" w:color="auto" w:fill="auto"/>
            <w:vAlign w:val="center"/>
            <w:hideMark/>
            <w:tcPrChange w:id="17358"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6BAB9270" w14:textId="4D67803D" w:rsidR="001873A6" w:rsidRPr="00B053AF" w:rsidRDefault="001873A6">
            <w:pPr>
              <w:jc w:val="center"/>
              <w:rPr>
                <w:ins w:id="17359" w:author="James Vu" w:date="2024-04-18T23:29:00Z"/>
                <w:i/>
                <w:iCs/>
                <w:sz w:val="22"/>
                <w:szCs w:val="22"/>
                <w:rPrChange w:id="17360" w:author="James Vu" w:date="2024-04-18T23:51:00Z">
                  <w:rPr>
                    <w:ins w:id="17361" w:author="James Vu" w:date="2024-04-18T23:29:00Z"/>
                    <w:i/>
                    <w:iCs/>
                  </w:rPr>
                </w:rPrChange>
              </w:rPr>
              <w:pPrChange w:id="17362" w:author="James Vu" w:date="2024-04-18T23:31:00Z">
                <w:pPr>
                  <w:jc w:val="right"/>
                </w:pPr>
              </w:pPrChange>
            </w:pPr>
            <w:ins w:id="17363" w:author="James Vu" w:date="2024-04-18T23:29:00Z">
              <w:r w:rsidRPr="00B053AF">
                <w:rPr>
                  <w:i/>
                  <w:iCs/>
                  <w:sz w:val="22"/>
                  <w:szCs w:val="22"/>
                  <w:rPrChange w:id="17364" w:author="James Vu" w:date="2024-04-18T23:51:00Z">
                    <w:rPr>
                      <w:i/>
                      <w:iCs/>
                    </w:rPr>
                  </w:rPrChange>
                </w:rPr>
                <w:t>35.000.000</w:t>
              </w:r>
            </w:ins>
          </w:p>
        </w:tc>
        <w:tc>
          <w:tcPr>
            <w:tcW w:w="1768" w:type="dxa"/>
            <w:shd w:val="clear" w:color="auto" w:fill="auto"/>
            <w:vAlign w:val="center"/>
            <w:hideMark/>
            <w:tcPrChange w:id="17365"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301DB31F" w14:textId="63DB0AAE" w:rsidR="001873A6" w:rsidRPr="00B053AF" w:rsidRDefault="001873A6">
            <w:pPr>
              <w:jc w:val="center"/>
              <w:rPr>
                <w:ins w:id="17366" w:author="James Vu" w:date="2024-04-18T23:29:00Z"/>
                <w:i/>
                <w:iCs/>
                <w:sz w:val="22"/>
                <w:szCs w:val="22"/>
                <w:rPrChange w:id="17367" w:author="James Vu" w:date="2024-04-18T23:51:00Z">
                  <w:rPr>
                    <w:ins w:id="17368" w:author="James Vu" w:date="2024-04-18T23:29:00Z"/>
                    <w:i/>
                    <w:iCs/>
                  </w:rPr>
                </w:rPrChange>
              </w:rPr>
              <w:pPrChange w:id="17369" w:author="James Vu" w:date="2024-04-18T23:31:00Z">
                <w:pPr>
                  <w:jc w:val="right"/>
                </w:pPr>
              </w:pPrChange>
            </w:pPr>
            <w:ins w:id="17370" w:author="James Vu" w:date="2024-04-18T23:29:00Z">
              <w:r w:rsidRPr="00B053AF">
                <w:rPr>
                  <w:i/>
                  <w:iCs/>
                  <w:sz w:val="22"/>
                  <w:szCs w:val="22"/>
                  <w:rPrChange w:id="17371" w:author="James Vu" w:date="2024-04-18T23:51:00Z">
                    <w:rPr>
                      <w:i/>
                      <w:iCs/>
                    </w:rPr>
                  </w:rPrChange>
                </w:rPr>
                <w:t>385.000.000</w:t>
              </w:r>
            </w:ins>
          </w:p>
        </w:tc>
        <w:tc>
          <w:tcPr>
            <w:tcW w:w="1487" w:type="dxa"/>
            <w:shd w:val="clear" w:color="auto" w:fill="auto"/>
            <w:vAlign w:val="center"/>
            <w:hideMark/>
            <w:tcPrChange w:id="17372"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E6D7D68" w14:textId="77777777" w:rsidR="001873A6" w:rsidRPr="00B053AF" w:rsidRDefault="001873A6">
            <w:pPr>
              <w:jc w:val="center"/>
              <w:rPr>
                <w:ins w:id="17373" w:author="James Vu" w:date="2024-04-18T23:29:00Z"/>
                <w:i/>
                <w:iCs/>
                <w:sz w:val="22"/>
                <w:szCs w:val="22"/>
                <w:rPrChange w:id="17374" w:author="James Vu" w:date="2024-04-18T23:51:00Z">
                  <w:rPr>
                    <w:ins w:id="17375" w:author="James Vu" w:date="2024-04-18T23:29:00Z"/>
                    <w:i/>
                    <w:iCs/>
                  </w:rPr>
                </w:rPrChange>
              </w:rPr>
              <w:pPrChange w:id="17376" w:author="James Vu" w:date="2024-04-18T23:31:00Z">
                <w:pPr/>
              </w:pPrChange>
            </w:pPr>
            <w:ins w:id="17377" w:author="James Vu" w:date="2024-04-18T23:29:00Z">
              <w:r w:rsidRPr="00B053AF">
                <w:rPr>
                  <w:i/>
                  <w:iCs/>
                  <w:sz w:val="22"/>
                  <w:szCs w:val="22"/>
                  <w:rPrChange w:id="17378" w:author="James Vu" w:date="2024-04-18T23:51:00Z">
                    <w:rPr>
                      <w:i/>
                      <w:iCs/>
                    </w:rPr>
                  </w:rPrChange>
                </w:rPr>
                <w:t xml:space="preserve">Chi tiết ở Phụ lục IV - Báo giá dự toán và triển khai thực hiện theo </w:t>
              </w:r>
              <w:r w:rsidRPr="00B053AF">
                <w:rPr>
                  <w:i/>
                  <w:iCs/>
                  <w:sz w:val="22"/>
                  <w:szCs w:val="22"/>
                  <w:rPrChange w:id="17379" w:author="James Vu" w:date="2024-04-18T23:51:00Z">
                    <w:rPr>
                      <w:i/>
                      <w:iCs/>
                    </w:rPr>
                  </w:rPrChange>
                </w:rPr>
                <w:lastRenderedPageBreak/>
                <w:t>báo giá thực tế tại thời điểm triển khai</w:t>
              </w:r>
            </w:ins>
          </w:p>
        </w:tc>
      </w:tr>
      <w:tr w:rsidR="001873A6" w:rsidRPr="00B053AF" w14:paraId="65AB78EB" w14:textId="77777777" w:rsidTr="003C02FF">
        <w:trPr>
          <w:trHeight w:val="20"/>
          <w:ins w:id="17380" w:author="James Vu" w:date="2024-04-18T23:29:00Z"/>
          <w:trPrChange w:id="17381" w:author="James Vu" w:date="2024-04-19T00:25:00Z">
            <w:trPr>
              <w:trHeight w:val="680"/>
            </w:trPr>
          </w:trPrChange>
        </w:trPr>
        <w:tc>
          <w:tcPr>
            <w:tcW w:w="846" w:type="dxa"/>
            <w:shd w:val="clear" w:color="auto" w:fill="auto"/>
            <w:vAlign w:val="center"/>
            <w:hideMark/>
            <w:tcPrChange w:id="17382"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0D520DF9" w14:textId="77777777" w:rsidR="001873A6" w:rsidRPr="00B053AF" w:rsidRDefault="001873A6" w:rsidP="001873A6">
            <w:pPr>
              <w:jc w:val="center"/>
              <w:rPr>
                <w:ins w:id="17383" w:author="James Vu" w:date="2024-04-18T23:29:00Z"/>
                <w:i/>
                <w:iCs/>
                <w:color w:val="000000"/>
                <w:sz w:val="22"/>
                <w:szCs w:val="22"/>
                <w:rPrChange w:id="17384" w:author="James Vu" w:date="2024-04-18T23:51:00Z">
                  <w:rPr>
                    <w:ins w:id="17385" w:author="James Vu" w:date="2024-04-18T23:29:00Z"/>
                    <w:i/>
                    <w:iCs/>
                    <w:color w:val="000000"/>
                  </w:rPr>
                </w:rPrChange>
              </w:rPr>
            </w:pPr>
            <w:ins w:id="17386" w:author="James Vu" w:date="2024-04-18T23:29:00Z">
              <w:r w:rsidRPr="00B053AF">
                <w:rPr>
                  <w:i/>
                  <w:iCs/>
                  <w:color w:val="000000"/>
                  <w:sz w:val="22"/>
                  <w:szCs w:val="22"/>
                  <w:rPrChange w:id="17387" w:author="James Vu" w:date="2024-04-18T23:51:00Z">
                    <w:rPr>
                      <w:i/>
                      <w:iCs/>
                      <w:color w:val="000000"/>
                    </w:rPr>
                  </w:rPrChange>
                </w:rPr>
                <w:lastRenderedPageBreak/>
                <w:t>ii</w:t>
              </w:r>
            </w:ins>
          </w:p>
        </w:tc>
        <w:tc>
          <w:tcPr>
            <w:tcW w:w="2835" w:type="dxa"/>
            <w:shd w:val="clear" w:color="auto" w:fill="auto"/>
            <w:vAlign w:val="center"/>
            <w:hideMark/>
            <w:tcPrChange w:id="17388"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FEED297" w14:textId="77777777" w:rsidR="001873A6" w:rsidRPr="00B053AF" w:rsidRDefault="001873A6">
            <w:pPr>
              <w:jc w:val="center"/>
              <w:rPr>
                <w:ins w:id="17389" w:author="James Vu" w:date="2024-04-18T23:29:00Z"/>
                <w:i/>
                <w:iCs/>
                <w:sz w:val="22"/>
                <w:szCs w:val="22"/>
                <w:rPrChange w:id="17390" w:author="James Vu" w:date="2024-04-18T23:51:00Z">
                  <w:rPr>
                    <w:ins w:id="17391" w:author="James Vu" w:date="2024-04-18T23:29:00Z"/>
                    <w:i/>
                    <w:iCs/>
                  </w:rPr>
                </w:rPrChange>
              </w:rPr>
              <w:pPrChange w:id="17392" w:author="James Vu" w:date="2024-04-18T23:31:00Z">
                <w:pPr/>
              </w:pPrChange>
            </w:pPr>
            <w:ins w:id="17393" w:author="James Vu" w:date="2024-04-18T23:29:00Z">
              <w:r w:rsidRPr="00B053AF">
                <w:rPr>
                  <w:i/>
                  <w:iCs/>
                  <w:sz w:val="22"/>
                  <w:szCs w:val="22"/>
                  <w:rPrChange w:id="17394" w:author="James Vu" w:date="2024-04-18T23:51:00Z">
                    <w:rPr>
                      <w:i/>
                      <w:iCs/>
                    </w:rPr>
                  </w:rPrChange>
                </w:rPr>
                <w:t>Xây dựng Hệ thống trục dữ liệu Nông nghiệp tỉnh Khánh hòa (Giai đoạn 1) - Thuê chuyên gia hỗ trợ</w:t>
              </w:r>
            </w:ins>
          </w:p>
        </w:tc>
        <w:tc>
          <w:tcPr>
            <w:tcW w:w="1134" w:type="dxa"/>
            <w:shd w:val="clear" w:color="auto" w:fill="auto"/>
            <w:vAlign w:val="center"/>
            <w:hideMark/>
            <w:tcPrChange w:id="17395"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811A91F" w14:textId="6535ACF2" w:rsidR="001873A6" w:rsidRPr="00B053AF" w:rsidRDefault="001873A6" w:rsidP="001873A6">
            <w:pPr>
              <w:jc w:val="center"/>
              <w:rPr>
                <w:ins w:id="17396" w:author="James Vu" w:date="2024-04-18T23:29:00Z"/>
                <w:i/>
                <w:iCs/>
                <w:color w:val="808080"/>
                <w:sz w:val="22"/>
                <w:szCs w:val="22"/>
                <w:rPrChange w:id="17397" w:author="James Vu" w:date="2024-04-18T23:51:00Z">
                  <w:rPr>
                    <w:ins w:id="17398" w:author="James Vu" w:date="2024-04-18T23:29:00Z"/>
                    <w:i/>
                    <w:iCs/>
                    <w:color w:val="808080"/>
                  </w:rPr>
                </w:rPrChange>
              </w:rPr>
            </w:pPr>
          </w:p>
        </w:tc>
        <w:tc>
          <w:tcPr>
            <w:tcW w:w="1134" w:type="dxa"/>
            <w:shd w:val="clear" w:color="auto" w:fill="auto"/>
            <w:vAlign w:val="center"/>
            <w:hideMark/>
            <w:tcPrChange w:id="17399"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891E1ED" w14:textId="5738A3CB" w:rsidR="001873A6" w:rsidRPr="00B053AF" w:rsidRDefault="001873A6" w:rsidP="001873A6">
            <w:pPr>
              <w:jc w:val="center"/>
              <w:rPr>
                <w:ins w:id="17400" w:author="James Vu" w:date="2024-04-18T23:29:00Z"/>
                <w:i/>
                <w:iCs/>
                <w:color w:val="808080"/>
                <w:sz w:val="22"/>
                <w:szCs w:val="22"/>
                <w:rPrChange w:id="17401" w:author="James Vu" w:date="2024-04-18T23:51:00Z">
                  <w:rPr>
                    <w:ins w:id="17402" w:author="James Vu" w:date="2024-04-18T23:29:00Z"/>
                    <w:i/>
                    <w:iCs/>
                    <w:color w:val="808080"/>
                  </w:rPr>
                </w:rPrChange>
              </w:rPr>
            </w:pPr>
          </w:p>
        </w:tc>
        <w:tc>
          <w:tcPr>
            <w:tcW w:w="1843" w:type="dxa"/>
            <w:shd w:val="clear" w:color="auto" w:fill="auto"/>
            <w:vAlign w:val="center"/>
            <w:hideMark/>
            <w:tcPrChange w:id="17403"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F952EDF" w14:textId="32F08175" w:rsidR="001873A6" w:rsidRPr="00B053AF" w:rsidRDefault="001873A6" w:rsidP="001873A6">
            <w:pPr>
              <w:jc w:val="center"/>
              <w:rPr>
                <w:ins w:id="17404" w:author="James Vu" w:date="2024-04-18T23:29:00Z"/>
                <w:i/>
                <w:iCs/>
                <w:color w:val="808080"/>
                <w:sz w:val="22"/>
                <w:szCs w:val="22"/>
                <w:rPrChange w:id="17405" w:author="James Vu" w:date="2024-04-18T23:51:00Z">
                  <w:rPr>
                    <w:ins w:id="17406" w:author="James Vu" w:date="2024-04-18T23:29:00Z"/>
                    <w:i/>
                    <w:iCs/>
                    <w:color w:val="808080"/>
                  </w:rPr>
                </w:rPrChange>
              </w:rPr>
            </w:pPr>
          </w:p>
        </w:tc>
        <w:tc>
          <w:tcPr>
            <w:tcW w:w="1842" w:type="dxa"/>
            <w:shd w:val="clear" w:color="auto" w:fill="auto"/>
            <w:vAlign w:val="center"/>
            <w:hideMark/>
            <w:tcPrChange w:id="17407"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3933D876" w14:textId="426BFF8A" w:rsidR="001873A6" w:rsidRPr="00B053AF" w:rsidRDefault="001873A6">
            <w:pPr>
              <w:jc w:val="center"/>
              <w:rPr>
                <w:ins w:id="17408" w:author="James Vu" w:date="2024-04-18T23:29:00Z"/>
                <w:i/>
                <w:iCs/>
                <w:sz w:val="22"/>
                <w:szCs w:val="22"/>
                <w:rPrChange w:id="17409" w:author="James Vu" w:date="2024-04-18T23:51:00Z">
                  <w:rPr>
                    <w:ins w:id="17410" w:author="James Vu" w:date="2024-04-18T23:29:00Z"/>
                    <w:i/>
                    <w:iCs/>
                  </w:rPr>
                </w:rPrChange>
              </w:rPr>
              <w:pPrChange w:id="17411" w:author="James Vu" w:date="2024-04-18T23:31:00Z">
                <w:pPr>
                  <w:jc w:val="right"/>
                </w:pPr>
              </w:pPrChange>
            </w:pPr>
            <w:ins w:id="17412" w:author="James Vu" w:date="2024-04-18T23:29:00Z">
              <w:r w:rsidRPr="00B053AF">
                <w:rPr>
                  <w:i/>
                  <w:iCs/>
                  <w:sz w:val="22"/>
                  <w:szCs w:val="22"/>
                  <w:rPrChange w:id="17413" w:author="James Vu" w:date="2024-04-18T23:51:00Z">
                    <w:rPr>
                      <w:i/>
                      <w:iCs/>
                    </w:rPr>
                  </w:rPrChange>
                </w:rPr>
                <w:t>750.000.000</w:t>
              </w:r>
            </w:ins>
          </w:p>
        </w:tc>
        <w:tc>
          <w:tcPr>
            <w:tcW w:w="1560" w:type="dxa"/>
            <w:shd w:val="clear" w:color="auto" w:fill="auto"/>
            <w:vAlign w:val="center"/>
            <w:hideMark/>
            <w:tcPrChange w:id="17414"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1503EA3B" w14:textId="15610E25" w:rsidR="001873A6" w:rsidRPr="00B053AF" w:rsidRDefault="001873A6">
            <w:pPr>
              <w:jc w:val="center"/>
              <w:rPr>
                <w:ins w:id="17415" w:author="James Vu" w:date="2024-04-18T23:29:00Z"/>
                <w:i/>
                <w:iCs/>
                <w:sz w:val="22"/>
                <w:szCs w:val="22"/>
                <w:rPrChange w:id="17416" w:author="James Vu" w:date="2024-04-18T23:51:00Z">
                  <w:rPr>
                    <w:ins w:id="17417" w:author="James Vu" w:date="2024-04-18T23:29:00Z"/>
                    <w:i/>
                    <w:iCs/>
                  </w:rPr>
                </w:rPrChange>
              </w:rPr>
              <w:pPrChange w:id="17418" w:author="James Vu" w:date="2024-04-18T23:31:00Z">
                <w:pPr>
                  <w:jc w:val="right"/>
                </w:pPr>
              </w:pPrChange>
            </w:pPr>
            <w:ins w:id="17419" w:author="James Vu" w:date="2024-04-18T23:29:00Z">
              <w:r w:rsidRPr="00B053AF">
                <w:rPr>
                  <w:i/>
                  <w:iCs/>
                  <w:sz w:val="22"/>
                  <w:szCs w:val="22"/>
                  <w:rPrChange w:id="17420" w:author="James Vu" w:date="2024-04-18T23:51:00Z">
                    <w:rPr>
                      <w:i/>
                      <w:iCs/>
                    </w:rPr>
                  </w:rPrChange>
                </w:rPr>
                <w:t>75.000.000</w:t>
              </w:r>
            </w:ins>
          </w:p>
        </w:tc>
        <w:tc>
          <w:tcPr>
            <w:tcW w:w="1768" w:type="dxa"/>
            <w:shd w:val="clear" w:color="auto" w:fill="auto"/>
            <w:vAlign w:val="center"/>
            <w:hideMark/>
            <w:tcPrChange w:id="17421"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523D9839" w14:textId="0CBBDCF0" w:rsidR="001873A6" w:rsidRPr="00B053AF" w:rsidRDefault="001873A6">
            <w:pPr>
              <w:jc w:val="center"/>
              <w:rPr>
                <w:ins w:id="17422" w:author="James Vu" w:date="2024-04-18T23:29:00Z"/>
                <w:i/>
                <w:iCs/>
                <w:sz w:val="22"/>
                <w:szCs w:val="22"/>
                <w:rPrChange w:id="17423" w:author="James Vu" w:date="2024-04-18T23:51:00Z">
                  <w:rPr>
                    <w:ins w:id="17424" w:author="James Vu" w:date="2024-04-18T23:29:00Z"/>
                    <w:i/>
                    <w:iCs/>
                  </w:rPr>
                </w:rPrChange>
              </w:rPr>
              <w:pPrChange w:id="17425" w:author="James Vu" w:date="2024-04-18T23:31:00Z">
                <w:pPr>
                  <w:jc w:val="right"/>
                </w:pPr>
              </w:pPrChange>
            </w:pPr>
            <w:ins w:id="17426" w:author="James Vu" w:date="2024-04-18T23:29:00Z">
              <w:r w:rsidRPr="00B053AF">
                <w:rPr>
                  <w:i/>
                  <w:iCs/>
                  <w:sz w:val="22"/>
                  <w:szCs w:val="22"/>
                  <w:rPrChange w:id="17427" w:author="James Vu" w:date="2024-04-18T23:51:00Z">
                    <w:rPr>
                      <w:i/>
                      <w:iCs/>
                    </w:rPr>
                  </w:rPrChange>
                </w:rPr>
                <w:t>825.000.000</w:t>
              </w:r>
            </w:ins>
          </w:p>
        </w:tc>
        <w:tc>
          <w:tcPr>
            <w:tcW w:w="1487" w:type="dxa"/>
            <w:shd w:val="clear" w:color="auto" w:fill="auto"/>
            <w:vAlign w:val="center"/>
            <w:hideMark/>
            <w:tcPrChange w:id="17428"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005A4CA" w14:textId="77777777" w:rsidR="001873A6" w:rsidRPr="00B053AF" w:rsidRDefault="001873A6">
            <w:pPr>
              <w:jc w:val="center"/>
              <w:rPr>
                <w:ins w:id="17429" w:author="James Vu" w:date="2024-04-18T23:29:00Z"/>
                <w:i/>
                <w:iCs/>
                <w:sz w:val="22"/>
                <w:szCs w:val="22"/>
                <w:rPrChange w:id="17430" w:author="James Vu" w:date="2024-04-18T23:51:00Z">
                  <w:rPr>
                    <w:ins w:id="17431" w:author="James Vu" w:date="2024-04-18T23:29:00Z"/>
                    <w:i/>
                    <w:iCs/>
                  </w:rPr>
                </w:rPrChange>
              </w:rPr>
              <w:pPrChange w:id="17432" w:author="James Vu" w:date="2024-04-18T23:31:00Z">
                <w:pPr/>
              </w:pPrChange>
            </w:pPr>
            <w:ins w:id="17433" w:author="James Vu" w:date="2024-04-18T23:29:00Z">
              <w:r w:rsidRPr="00B053AF">
                <w:rPr>
                  <w:i/>
                  <w:iCs/>
                  <w:sz w:val="22"/>
                  <w:szCs w:val="22"/>
                  <w:rPrChange w:id="17434" w:author="James Vu" w:date="2024-04-18T23:51:00Z">
                    <w:rPr>
                      <w:i/>
                      <w:iCs/>
                    </w:rPr>
                  </w:rPrChange>
                </w:rPr>
                <w:t>Chi tiết ở Phụ lục IV - Báo giá dự toán và triển khai thực hiện theo báo giá thực tế tại thời điểm triển khai</w:t>
              </w:r>
            </w:ins>
          </w:p>
        </w:tc>
      </w:tr>
      <w:tr w:rsidR="001873A6" w:rsidRPr="00B053AF" w14:paraId="39AC887C" w14:textId="77777777" w:rsidTr="003C02FF">
        <w:trPr>
          <w:trHeight w:val="20"/>
          <w:ins w:id="17435" w:author="James Vu" w:date="2024-04-18T23:29:00Z"/>
          <w:trPrChange w:id="17436" w:author="James Vu" w:date="2024-04-19T00:25:00Z">
            <w:trPr>
              <w:trHeight w:val="680"/>
            </w:trPr>
          </w:trPrChange>
        </w:trPr>
        <w:tc>
          <w:tcPr>
            <w:tcW w:w="846" w:type="dxa"/>
            <w:shd w:val="clear" w:color="auto" w:fill="auto"/>
            <w:vAlign w:val="center"/>
            <w:hideMark/>
            <w:tcPrChange w:id="17437"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098552C6" w14:textId="77777777" w:rsidR="001873A6" w:rsidRPr="00B053AF" w:rsidRDefault="001873A6" w:rsidP="001873A6">
            <w:pPr>
              <w:jc w:val="center"/>
              <w:rPr>
                <w:ins w:id="17438" w:author="James Vu" w:date="2024-04-18T23:29:00Z"/>
                <w:i/>
                <w:iCs/>
                <w:sz w:val="22"/>
                <w:szCs w:val="22"/>
                <w:rPrChange w:id="17439" w:author="James Vu" w:date="2024-04-18T23:51:00Z">
                  <w:rPr>
                    <w:ins w:id="17440" w:author="James Vu" w:date="2024-04-18T23:29:00Z"/>
                    <w:i/>
                    <w:iCs/>
                  </w:rPr>
                </w:rPrChange>
              </w:rPr>
            </w:pPr>
            <w:ins w:id="17441" w:author="James Vu" w:date="2024-04-18T23:29:00Z">
              <w:r w:rsidRPr="00B053AF">
                <w:rPr>
                  <w:i/>
                  <w:iCs/>
                  <w:sz w:val="22"/>
                  <w:szCs w:val="22"/>
                  <w:rPrChange w:id="17442" w:author="James Vu" w:date="2024-04-18T23:51:00Z">
                    <w:rPr>
                      <w:i/>
                      <w:iCs/>
                    </w:rPr>
                  </w:rPrChange>
                </w:rPr>
                <w:t>iii</w:t>
              </w:r>
            </w:ins>
          </w:p>
        </w:tc>
        <w:tc>
          <w:tcPr>
            <w:tcW w:w="2835" w:type="dxa"/>
            <w:shd w:val="clear" w:color="auto" w:fill="auto"/>
            <w:vAlign w:val="center"/>
            <w:hideMark/>
            <w:tcPrChange w:id="17443"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5AC520A3" w14:textId="77777777" w:rsidR="001873A6" w:rsidRPr="00B053AF" w:rsidRDefault="001873A6">
            <w:pPr>
              <w:jc w:val="center"/>
              <w:rPr>
                <w:ins w:id="17444" w:author="James Vu" w:date="2024-04-18T23:29:00Z"/>
                <w:i/>
                <w:iCs/>
                <w:sz w:val="22"/>
                <w:szCs w:val="22"/>
                <w:rPrChange w:id="17445" w:author="James Vu" w:date="2024-04-18T23:51:00Z">
                  <w:rPr>
                    <w:ins w:id="17446" w:author="James Vu" w:date="2024-04-18T23:29:00Z"/>
                    <w:i/>
                    <w:iCs/>
                  </w:rPr>
                </w:rPrChange>
              </w:rPr>
              <w:pPrChange w:id="17447" w:author="James Vu" w:date="2024-04-18T23:31:00Z">
                <w:pPr/>
              </w:pPrChange>
            </w:pPr>
            <w:ins w:id="17448" w:author="James Vu" w:date="2024-04-18T23:29:00Z">
              <w:r w:rsidRPr="00B053AF">
                <w:rPr>
                  <w:i/>
                  <w:iCs/>
                  <w:sz w:val="22"/>
                  <w:szCs w:val="22"/>
                  <w:rPrChange w:id="17449" w:author="James Vu" w:date="2024-04-18T23:51:00Z">
                    <w:rPr>
                      <w:i/>
                      <w:iCs/>
                    </w:rPr>
                  </w:rPrChange>
                </w:rPr>
                <w:t>Hệ tính năng về lĩnh vực trồng trọt và bảo vệ thực vật tỉnh Khánh Hòa (Giai đoạn 1) - Thuê chuyên gia hỗ trợ</w:t>
              </w:r>
            </w:ins>
          </w:p>
        </w:tc>
        <w:tc>
          <w:tcPr>
            <w:tcW w:w="1134" w:type="dxa"/>
            <w:shd w:val="clear" w:color="auto" w:fill="auto"/>
            <w:vAlign w:val="center"/>
            <w:hideMark/>
            <w:tcPrChange w:id="17450"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5781FB95" w14:textId="1E1797B7" w:rsidR="001873A6" w:rsidRPr="00B053AF" w:rsidRDefault="001873A6" w:rsidP="001873A6">
            <w:pPr>
              <w:jc w:val="center"/>
              <w:rPr>
                <w:ins w:id="17451" w:author="James Vu" w:date="2024-04-18T23:29:00Z"/>
                <w:i/>
                <w:iCs/>
                <w:color w:val="808080"/>
                <w:sz w:val="22"/>
                <w:szCs w:val="22"/>
                <w:rPrChange w:id="17452" w:author="James Vu" w:date="2024-04-18T23:51:00Z">
                  <w:rPr>
                    <w:ins w:id="17453" w:author="James Vu" w:date="2024-04-18T23:29:00Z"/>
                    <w:i/>
                    <w:iCs/>
                    <w:color w:val="808080"/>
                  </w:rPr>
                </w:rPrChange>
              </w:rPr>
            </w:pPr>
          </w:p>
        </w:tc>
        <w:tc>
          <w:tcPr>
            <w:tcW w:w="1134" w:type="dxa"/>
            <w:shd w:val="clear" w:color="auto" w:fill="auto"/>
            <w:vAlign w:val="center"/>
            <w:hideMark/>
            <w:tcPrChange w:id="17454"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09D7253" w14:textId="0A24079F" w:rsidR="001873A6" w:rsidRPr="00B053AF" w:rsidRDefault="001873A6" w:rsidP="001873A6">
            <w:pPr>
              <w:jc w:val="center"/>
              <w:rPr>
                <w:ins w:id="17455" w:author="James Vu" w:date="2024-04-18T23:29:00Z"/>
                <w:i/>
                <w:iCs/>
                <w:color w:val="808080"/>
                <w:sz w:val="22"/>
                <w:szCs w:val="22"/>
                <w:rPrChange w:id="17456" w:author="James Vu" w:date="2024-04-18T23:51:00Z">
                  <w:rPr>
                    <w:ins w:id="17457" w:author="James Vu" w:date="2024-04-18T23:29:00Z"/>
                    <w:i/>
                    <w:iCs/>
                    <w:color w:val="808080"/>
                  </w:rPr>
                </w:rPrChange>
              </w:rPr>
            </w:pPr>
          </w:p>
        </w:tc>
        <w:tc>
          <w:tcPr>
            <w:tcW w:w="1843" w:type="dxa"/>
            <w:shd w:val="clear" w:color="auto" w:fill="auto"/>
            <w:vAlign w:val="center"/>
            <w:hideMark/>
            <w:tcPrChange w:id="17458"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2337A2E9" w14:textId="234524D2" w:rsidR="001873A6" w:rsidRPr="00B053AF" w:rsidRDefault="001873A6" w:rsidP="001873A6">
            <w:pPr>
              <w:jc w:val="center"/>
              <w:rPr>
                <w:ins w:id="17459" w:author="James Vu" w:date="2024-04-18T23:29:00Z"/>
                <w:i/>
                <w:iCs/>
                <w:color w:val="808080"/>
                <w:sz w:val="22"/>
                <w:szCs w:val="22"/>
                <w:rPrChange w:id="17460" w:author="James Vu" w:date="2024-04-18T23:51:00Z">
                  <w:rPr>
                    <w:ins w:id="17461" w:author="James Vu" w:date="2024-04-18T23:29:00Z"/>
                    <w:i/>
                    <w:iCs/>
                    <w:color w:val="808080"/>
                  </w:rPr>
                </w:rPrChange>
              </w:rPr>
            </w:pPr>
          </w:p>
        </w:tc>
        <w:tc>
          <w:tcPr>
            <w:tcW w:w="1842" w:type="dxa"/>
            <w:shd w:val="clear" w:color="auto" w:fill="auto"/>
            <w:vAlign w:val="center"/>
            <w:hideMark/>
            <w:tcPrChange w:id="17462"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2871866F" w14:textId="26407CA8" w:rsidR="001873A6" w:rsidRPr="00B053AF" w:rsidRDefault="001873A6">
            <w:pPr>
              <w:jc w:val="center"/>
              <w:rPr>
                <w:ins w:id="17463" w:author="James Vu" w:date="2024-04-18T23:29:00Z"/>
                <w:i/>
                <w:iCs/>
                <w:sz w:val="22"/>
                <w:szCs w:val="22"/>
                <w:rPrChange w:id="17464" w:author="James Vu" w:date="2024-04-18T23:51:00Z">
                  <w:rPr>
                    <w:ins w:id="17465" w:author="James Vu" w:date="2024-04-18T23:29:00Z"/>
                    <w:i/>
                    <w:iCs/>
                  </w:rPr>
                </w:rPrChange>
              </w:rPr>
              <w:pPrChange w:id="17466" w:author="James Vu" w:date="2024-04-18T23:31:00Z">
                <w:pPr>
                  <w:jc w:val="right"/>
                </w:pPr>
              </w:pPrChange>
            </w:pPr>
            <w:ins w:id="17467" w:author="James Vu" w:date="2024-04-18T23:29:00Z">
              <w:r w:rsidRPr="00B053AF">
                <w:rPr>
                  <w:i/>
                  <w:iCs/>
                  <w:sz w:val="22"/>
                  <w:szCs w:val="22"/>
                  <w:rPrChange w:id="17468" w:author="James Vu" w:date="2024-04-18T23:51:00Z">
                    <w:rPr>
                      <w:i/>
                      <w:iCs/>
                    </w:rPr>
                  </w:rPrChange>
                </w:rPr>
                <w:t>400.000.000</w:t>
              </w:r>
            </w:ins>
          </w:p>
        </w:tc>
        <w:tc>
          <w:tcPr>
            <w:tcW w:w="1560" w:type="dxa"/>
            <w:shd w:val="clear" w:color="auto" w:fill="auto"/>
            <w:vAlign w:val="center"/>
            <w:hideMark/>
            <w:tcPrChange w:id="17469"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263F163C" w14:textId="3FFF6103" w:rsidR="001873A6" w:rsidRPr="00B053AF" w:rsidRDefault="001873A6">
            <w:pPr>
              <w:jc w:val="center"/>
              <w:rPr>
                <w:ins w:id="17470" w:author="James Vu" w:date="2024-04-18T23:29:00Z"/>
                <w:i/>
                <w:iCs/>
                <w:sz w:val="22"/>
                <w:szCs w:val="22"/>
                <w:rPrChange w:id="17471" w:author="James Vu" w:date="2024-04-18T23:51:00Z">
                  <w:rPr>
                    <w:ins w:id="17472" w:author="James Vu" w:date="2024-04-18T23:29:00Z"/>
                    <w:i/>
                    <w:iCs/>
                  </w:rPr>
                </w:rPrChange>
              </w:rPr>
              <w:pPrChange w:id="17473" w:author="James Vu" w:date="2024-04-18T23:31:00Z">
                <w:pPr>
                  <w:jc w:val="right"/>
                </w:pPr>
              </w:pPrChange>
            </w:pPr>
            <w:ins w:id="17474" w:author="James Vu" w:date="2024-04-18T23:29:00Z">
              <w:r w:rsidRPr="00B053AF">
                <w:rPr>
                  <w:i/>
                  <w:iCs/>
                  <w:sz w:val="22"/>
                  <w:szCs w:val="22"/>
                  <w:rPrChange w:id="17475" w:author="James Vu" w:date="2024-04-18T23:51:00Z">
                    <w:rPr>
                      <w:i/>
                      <w:iCs/>
                    </w:rPr>
                  </w:rPrChange>
                </w:rPr>
                <w:t>40.000.000</w:t>
              </w:r>
            </w:ins>
          </w:p>
        </w:tc>
        <w:tc>
          <w:tcPr>
            <w:tcW w:w="1768" w:type="dxa"/>
            <w:shd w:val="clear" w:color="auto" w:fill="auto"/>
            <w:vAlign w:val="center"/>
            <w:hideMark/>
            <w:tcPrChange w:id="17476"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5D44C154" w14:textId="0E2E8683" w:rsidR="001873A6" w:rsidRPr="00B053AF" w:rsidRDefault="001873A6">
            <w:pPr>
              <w:jc w:val="center"/>
              <w:rPr>
                <w:ins w:id="17477" w:author="James Vu" w:date="2024-04-18T23:29:00Z"/>
                <w:i/>
                <w:iCs/>
                <w:sz w:val="22"/>
                <w:szCs w:val="22"/>
                <w:rPrChange w:id="17478" w:author="James Vu" w:date="2024-04-18T23:51:00Z">
                  <w:rPr>
                    <w:ins w:id="17479" w:author="James Vu" w:date="2024-04-18T23:29:00Z"/>
                    <w:i/>
                    <w:iCs/>
                  </w:rPr>
                </w:rPrChange>
              </w:rPr>
              <w:pPrChange w:id="17480" w:author="James Vu" w:date="2024-04-18T23:31:00Z">
                <w:pPr>
                  <w:jc w:val="right"/>
                </w:pPr>
              </w:pPrChange>
            </w:pPr>
            <w:ins w:id="17481" w:author="James Vu" w:date="2024-04-18T23:29:00Z">
              <w:r w:rsidRPr="00B053AF">
                <w:rPr>
                  <w:i/>
                  <w:iCs/>
                  <w:sz w:val="22"/>
                  <w:szCs w:val="22"/>
                  <w:rPrChange w:id="17482" w:author="James Vu" w:date="2024-04-18T23:51:00Z">
                    <w:rPr>
                      <w:i/>
                      <w:iCs/>
                    </w:rPr>
                  </w:rPrChange>
                </w:rPr>
                <w:t>440.000.000</w:t>
              </w:r>
            </w:ins>
          </w:p>
        </w:tc>
        <w:tc>
          <w:tcPr>
            <w:tcW w:w="1487" w:type="dxa"/>
            <w:shd w:val="clear" w:color="auto" w:fill="auto"/>
            <w:vAlign w:val="center"/>
            <w:hideMark/>
            <w:tcPrChange w:id="17483"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31B9A2EF" w14:textId="77777777" w:rsidR="001873A6" w:rsidRPr="00B053AF" w:rsidRDefault="001873A6">
            <w:pPr>
              <w:jc w:val="center"/>
              <w:rPr>
                <w:ins w:id="17484" w:author="James Vu" w:date="2024-04-18T23:29:00Z"/>
                <w:i/>
                <w:iCs/>
                <w:sz w:val="22"/>
                <w:szCs w:val="22"/>
                <w:rPrChange w:id="17485" w:author="James Vu" w:date="2024-04-18T23:51:00Z">
                  <w:rPr>
                    <w:ins w:id="17486" w:author="James Vu" w:date="2024-04-18T23:29:00Z"/>
                    <w:i/>
                    <w:iCs/>
                  </w:rPr>
                </w:rPrChange>
              </w:rPr>
              <w:pPrChange w:id="17487" w:author="James Vu" w:date="2024-04-18T23:31:00Z">
                <w:pPr/>
              </w:pPrChange>
            </w:pPr>
            <w:ins w:id="17488" w:author="James Vu" w:date="2024-04-18T23:29:00Z">
              <w:r w:rsidRPr="00B053AF">
                <w:rPr>
                  <w:i/>
                  <w:iCs/>
                  <w:sz w:val="22"/>
                  <w:szCs w:val="22"/>
                  <w:rPrChange w:id="17489" w:author="James Vu" w:date="2024-04-18T23:51:00Z">
                    <w:rPr>
                      <w:i/>
                      <w:iCs/>
                    </w:rPr>
                  </w:rPrChange>
                </w:rPr>
                <w:t>Chi tiết ở Phụ lục IV - Báo giá dự toán và triển khai thực hiện theo báo giá thực tế tại thời điểm triển khai</w:t>
              </w:r>
            </w:ins>
          </w:p>
        </w:tc>
      </w:tr>
      <w:tr w:rsidR="001873A6" w:rsidRPr="00B053AF" w14:paraId="607DCDE0" w14:textId="77777777" w:rsidTr="003C02FF">
        <w:trPr>
          <w:trHeight w:val="20"/>
          <w:ins w:id="17490" w:author="James Vu" w:date="2024-04-18T23:29:00Z"/>
          <w:trPrChange w:id="17491" w:author="James Vu" w:date="2024-04-19T00:25:00Z">
            <w:trPr>
              <w:trHeight w:val="680"/>
            </w:trPr>
          </w:trPrChange>
        </w:trPr>
        <w:tc>
          <w:tcPr>
            <w:tcW w:w="846" w:type="dxa"/>
            <w:shd w:val="clear" w:color="auto" w:fill="auto"/>
            <w:vAlign w:val="center"/>
            <w:hideMark/>
            <w:tcPrChange w:id="17492"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2AFCD8D6" w14:textId="77777777" w:rsidR="001873A6" w:rsidRPr="00B053AF" w:rsidRDefault="001873A6" w:rsidP="001873A6">
            <w:pPr>
              <w:jc w:val="center"/>
              <w:rPr>
                <w:ins w:id="17493" w:author="James Vu" w:date="2024-04-18T23:29:00Z"/>
                <w:i/>
                <w:iCs/>
                <w:sz w:val="22"/>
                <w:szCs w:val="22"/>
                <w:rPrChange w:id="17494" w:author="James Vu" w:date="2024-04-18T23:51:00Z">
                  <w:rPr>
                    <w:ins w:id="17495" w:author="James Vu" w:date="2024-04-18T23:29:00Z"/>
                    <w:i/>
                    <w:iCs/>
                  </w:rPr>
                </w:rPrChange>
              </w:rPr>
            </w:pPr>
            <w:ins w:id="17496" w:author="James Vu" w:date="2024-04-18T23:29:00Z">
              <w:r w:rsidRPr="00B053AF">
                <w:rPr>
                  <w:i/>
                  <w:iCs/>
                  <w:sz w:val="22"/>
                  <w:szCs w:val="22"/>
                  <w:rPrChange w:id="17497" w:author="James Vu" w:date="2024-04-18T23:51:00Z">
                    <w:rPr>
                      <w:i/>
                      <w:iCs/>
                    </w:rPr>
                  </w:rPrChange>
                </w:rPr>
                <w:t>iv</w:t>
              </w:r>
            </w:ins>
          </w:p>
        </w:tc>
        <w:tc>
          <w:tcPr>
            <w:tcW w:w="2835" w:type="dxa"/>
            <w:shd w:val="clear" w:color="auto" w:fill="auto"/>
            <w:vAlign w:val="center"/>
            <w:hideMark/>
            <w:tcPrChange w:id="17498"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411750C6" w14:textId="77777777" w:rsidR="001873A6" w:rsidRPr="00B053AF" w:rsidRDefault="001873A6">
            <w:pPr>
              <w:jc w:val="center"/>
              <w:rPr>
                <w:ins w:id="17499" w:author="James Vu" w:date="2024-04-18T23:29:00Z"/>
                <w:i/>
                <w:iCs/>
                <w:sz w:val="22"/>
                <w:szCs w:val="22"/>
                <w:rPrChange w:id="17500" w:author="James Vu" w:date="2024-04-18T23:51:00Z">
                  <w:rPr>
                    <w:ins w:id="17501" w:author="James Vu" w:date="2024-04-18T23:29:00Z"/>
                    <w:i/>
                    <w:iCs/>
                  </w:rPr>
                </w:rPrChange>
              </w:rPr>
              <w:pPrChange w:id="17502" w:author="James Vu" w:date="2024-04-18T23:31:00Z">
                <w:pPr/>
              </w:pPrChange>
            </w:pPr>
            <w:ins w:id="17503" w:author="James Vu" w:date="2024-04-18T23:29:00Z">
              <w:r w:rsidRPr="00B053AF">
                <w:rPr>
                  <w:i/>
                  <w:iCs/>
                  <w:sz w:val="22"/>
                  <w:szCs w:val="22"/>
                  <w:rPrChange w:id="17504" w:author="James Vu" w:date="2024-04-18T23:51:00Z">
                    <w:rPr>
                      <w:i/>
                      <w:iCs/>
                    </w:rPr>
                  </w:rPrChange>
                </w:rPr>
                <w:t>Hệ tính năng về lĩnh vực quản lý chất lượng nông, lâm, thủy sản tỉnh Khánh Hòa (Giai đoạn 1) - Thuê chuyên gia hỗ trợ</w:t>
              </w:r>
            </w:ins>
          </w:p>
        </w:tc>
        <w:tc>
          <w:tcPr>
            <w:tcW w:w="1134" w:type="dxa"/>
            <w:shd w:val="clear" w:color="auto" w:fill="auto"/>
            <w:vAlign w:val="center"/>
            <w:hideMark/>
            <w:tcPrChange w:id="17505"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6829D43" w14:textId="29EB0457" w:rsidR="001873A6" w:rsidRPr="00B053AF" w:rsidRDefault="001873A6" w:rsidP="001873A6">
            <w:pPr>
              <w:jc w:val="center"/>
              <w:rPr>
                <w:ins w:id="17506" w:author="James Vu" w:date="2024-04-18T23:29:00Z"/>
                <w:i/>
                <w:iCs/>
                <w:color w:val="808080"/>
                <w:sz w:val="22"/>
                <w:szCs w:val="22"/>
                <w:rPrChange w:id="17507" w:author="James Vu" w:date="2024-04-18T23:51:00Z">
                  <w:rPr>
                    <w:ins w:id="17508" w:author="James Vu" w:date="2024-04-18T23:29:00Z"/>
                    <w:i/>
                    <w:iCs/>
                    <w:color w:val="808080"/>
                  </w:rPr>
                </w:rPrChange>
              </w:rPr>
            </w:pPr>
          </w:p>
        </w:tc>
        <w:tc>
          <w:tcPr>
            <w:tcW w:w="1134" w:type="dxa"/>
            <w:shd w:val="clear" w:color="auto" w:fill="auto"/>
            <w:vAlign w:val="center"/>
            <w:hideMark/>
            <w:tcPrChange w:id="17509"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BD7EB4E" w14:textId="381252A6" w:rsidR="001873A6" w:rsidRPr="00B053AF" w:rsidRDefault="001873A6" w:rsidP="001873A6">
            <w:pPr>
              <w:jc w:val="center"/>
              <w:rPr>
                <w:ins w:id="17510" w:author="James Vu" w:date="2024-04-18T23:29:00Z"/>
                <w:i/>
                <w:iCs/>
                <w:color w:val="808080"/>
                <w:sz w:val="22"/>
                <w:szCs w:val="22"/>
                <w:rPrChange w:id="17511" w:author="James Vu" w:date="2024-04-18T23:51:00Z">
                  <w:rPr>
                    <w:ins w:id="17512" w:author="James Vu" w:date="2024-04-18T23:29:00Z"/>
                    <w:i/>
                    <w:iCs/>
                    <w:color w:val="808080"/>
                  </w:rPr>
                </w:rPrChange>
              </w:rPr>
            </w:pPr>
          </w:p>
        </w:tc>
        <w:tc>
          <w:tcPr>
            <w:tcW w:w="1843" w:type="dxa"/>
            <w:shd w:val="clear" w:color="auto" w:fill="auto"/>
            <w:vAlign w:val="center"/>
            <w:hideMark/>
            <w:tcPrChange w:id="17513"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56AF29E" w14:textId="31F98A5D" w:rsidR="001873A6" w:rsidRPr="00B053AF" w:rsidRDefault="001873A6" w:rsidP="001873A6">
            <w:pPr>
              <w:jc w:val="center"/>
              <w:rPr>
                <w:ins w:id="17514" w:author="James Vu" w:date="2024-04-18T23:29:00Z"/>
                <w:i/>
                <w:iCs/>
                <w:color w:val="808080"/>
                <w:sz w:val="22"/>
                <w:szCs w:val="22"/>
                <w:rPrChange w:id="17515" w:author="James Vu" w:date="2024-04-18T23:51:00Z">
                  <w:rPr>
                    <w:ins w:id="17516" w:author="James Vu" w:date="2024-04-18T23:29:00Z"/>
                    <w:i/>
                    <w:iCs/>
                    <w:color w:val="808080"/>
                  </w:rPr>
                </w:rPrChange>
              </w:rPr>
            </w:pPr>
          </w:p>
        </w:tc>
        <w:tc>
          <w:tcPr>
            <w:tcW w:w="1842" w:type="dxa"/>
            <w:shd w:val="clear" w:color="auto" w:fill="auto"/>
            <w:vAlign w:val="center"/>
            <w:hideMark/>
            <w:tcPrChange w:id="17517"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62EA64B9" w14:textId="5ABBF3D9" w:rsidR="001873A6" w:rsidRPr="00B053AF" w:rsidRDefault="001873A6">
            <w:pPr>
              <w:jc w:val="center"/>
              <w:rPr>
                <w:ins w:id="17518" w:author="James Vu" w:date="2024-04-18T23:29:00Z"/>
                <w:i/>
                <w:iCs/>
                <w:sz w:val="22"/>
                <w:szCs w:val="22"/>
                <w:rPrChange w:id="17519" w:author="James Vu" w:date="2024-04-18T23:51:00Z">
                  <w:rPr>
                    <w:ins w:id="17520" w:author="James Vu" w:date="2024-04-18T23:29:00Z"/>
                    <w:i/>
                    <w:iCs/>
                  </w:rPr>
                </w:rPrChange>
              </w:rPr>
              <w:pPrChange w:id="17521" w:author="James Vu" w:date="2024-04-18T23:31:00Z">
                <w:pPr>
                  <w:jc w:val="right"/>
                </w:pPr>
              </w:pPrChange>
            </w:pPr>
            <w:ins w:id="17522" w:author="James Vu" w:date="2024-04-18T23:29:00Z">
              <w:r w:rsidRPr="00B053AF">
                <w:rPr>
                  <w:i/>
                  <w:iCs/>
                  <w:sz w:val="22"/>
                  <w:szCs w:val="22"/>
                  <w:rPrChange w:id="17523" w:author="James Vu" w:date="2024-04-18T23:51:00Z">
                    <w:rPr>
                      <w:i/>
                      <w:iCs/>
                    </w:rPr>
                  </w:rPrChange>
                </w:rPr>
                <w:t>450.000.000</w:t>
              </w:r>
            </w:ins>
          </w:p>
        </w:tc>
        <w:tc>
          <w:tcPr>
            <w:tcW w:w="1560" w:type="dxa"/>
            <w:shd w:val="clear" w:color="auto" w:fill="auto"/>
            <w:vAlign w:val="center"/>
            <w:hideMark/>
            <w:tcPrChange w:id="17524"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5526F86E" w14:textId="0679E789" w:rsidR="001873A6" w:rsidRPr="00B053AF" w:rsidRDefault="001873A6">
            <w:pPr>
              <w:jc w:val="center"/>
              <w:rPr>
                <w:ins w:id="17525" w:author="James Vu" w:date="2024-04-18T23:29:00Z"/>
                <w:i/>
                <w:iCs/>
                <w:sz w:val="22"/>
                <w:szCs w:val="22"/>
                <w:rPrChange w:id="17526" w:author="James Vu" w:date="2024-04-18T23:51:00Z">
                  <w:rPr>
                    <w:ins w:id="17527" w:author="James Vu" w:date="2024-04-18T23:29:00Z"/>
                    <w:i/>
                    <w:iCs/>
                  </w:rPr>
                </w:rPrChange>
              </w:rPr>
              <w:pPrChange w:id="17528" w:author="James Vu" w:date="2024-04-18T23:31:00Z">
                <w:pPr>
                  <w:jc w:val="right"/>
                </w:pPr>
              </w:pPrChange>
            </w:pPr>
            <w:ins w:id="17529" w:author="James Vu" w:date="2024-04-18T23:29:00Z">
              <w:r w:rsidRPr="00B053AF">
                <w:rPr>
                  <w:i/>
                  <w:iCs/>
                  <w:sz w:val="22"/>
                  <w:szCs w:val="22"/>
                  <w:rPrChange w:id="17530" w:author="James Vu" w:date="2024-04-18T23:51:00Z">
                    <w:rPr>
                      <w:i/>
                      <w:iCs/>
                    </w:rPr>
                  </w:rPrChange>
                </w:rPr>
                <w:t>45.000.000</w:t>
              </w:r>
            </w:ins>
          </w:p>
        </w:tc>
        <w:tc>
          <w:tcPr>
            <w:tcW w:w="1768" w:type="dxa"/>
            <w:shd w:val="clear" w:color="auto" w:fill="auto"/>
            <w:vAlign w:val="center"/>
            <w:hideMark/>
            <w:tcPrChange w:id="17531"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53156B07" w14:textId="53824CAE" w:rsidR="001873A6" w:rsidRPr="00B053AF" w:rsidRDefault="001873A6">
            <w:pPr>
              <w:jc w:val="center"/>
              <w:rPr>
                <w:ins w:id="17532" w:author="James Vu" w:date="2024-04-18T23:29:00Z"/>
                <w:i/>
                <w:iCs/>
                <w:sz w:val="22"/>
                <w:szCs w:val="22"/>
                <w:rPrChange w:id="17533" w:author="James Vu" w:date="2024-04-18T23:51:00Z">
                  <w:rPr>
                    <w:ins w:id="17534" w:author="James Vu" w:date="2024-04-18T23:29:00Z"/>
                    <w:i/>
                    <w:iCs/>
                  </w:rPr>
                </w:rPrChange>
              </w:rPr>
              <w:pPrChange w:id="17535" w:author="James Vu" w:date="2024-04-18T23:31:00Z">
                <w:pPr>
                  <w:jc w:val="right"/>
                </w:pPr>
              </w:pPrChange>
            </w:pPr>
            <w:ins w:id="17536" w:author="James Vu" w:date="2024-04-18T23:29:00Z">
              <w:r w:rsidRPr="00B053AF">
                <w:rPr>
                  <w:i/>
                  <w:iCs/>
                  <w:sz w:val="22"/>
                  <w:szCs w:val="22"/>
                  <w:rPrChange w:id="17537" w:author="James Vu" w:date="2024-04-18T23:51:00Z">
                    <w:rPr>
                      <w:i/>
                      <w:iCs/>
                    </w:rPr>
                  </w:rPrChange>
                </w:rPr>
                <w:t>495.000.000</w:t>
              </w:r>
            </w:ins>
          </w:p>
        </w:tc>
        <w:tc>
          <w:tcPr>
            <w:tcW w:w="1487" w:type="dxa"/>
            <w:shd w:val="clear" w:color="auto" w:fill="auto"/>
            <w:vAlign w:val="center"/>
            <w:hideMark/>
            <w:tcPrChange w:id="17538"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7B7C7ED" w14:textId="77777777" w:rsidR="001873A6" w:rsidRPr="00B053AF" w:rsidRDefault="001873A6">
            <w:pPr>
              <w:jc w:val="center"/>
              <w:rPr>
                <w:ins w:id="17539" w:author="James Vu" w:date="2024-04-18T23:29:00Z"/>
                <w:i/>
                <w:iCs/>
                <w:sz w:val="22"/>
                <w:szCs w:val="22"/>
                <w:rPrChange w:id="17540" w:author="James Vu" w:date="2024-04-18T23:51:00Z">
                  <w:rPr>
                    <w:ins w:id="17541" w:author="James Vu" w:date="2024-04-18T23:29:00Z"/>
                    <w:i/>
                    <w:iCs/>
                  </w:rPr>
                </w:rPrChange>
              </w:rPr>
              <w:pPrChange w:id="17542" w:author="James Vu" w:date="2024-04-18T23:31:00Z">
                <w:pPr/>
              </w:pPrChange>
            </w:pPr>
            <w:ins w:id="17543" w:author="James Vu" w:date="2024-04-18T23:29:00Z">
              <w:r w:rsidRPr="00B053AF">
                <w:rPr>
                  <w:i/>
                  <w:iCs/>
                  <w:sz w:val="22"/>
                  <w:szCs w:val="22"/>
                  <w:rPrChange w:id="17544" w:author="James Vu" w:date="2024-04-18T23:51:00Z">
                    <w:rPr>
                      <w:i/>
                      <w:iCs/>
                    </w:rPr>
                  </w:rPrChange>
                </w:rPr>
                <w:t>Chi tiết ở Phụ lục IV - Báo giá dự toán và triển khai thực hiện theo báo giá thực tế tại thời điểm triển khai</w:t>
              </w:r>
            </w:ins>
          </w:p>
        </w:tc>
      </w:tr>
      <w:tr w:rsidR="001873A6" w:rsidRPr="00B053AF" w14:paraId="0F008D76" w14:textId="77777777" w:rsidTr="003C02FF">
        <w:trPr>
          <w:trHeight w:val="20"/>
          <w:ins w:id="17545" w:author="James Vu" w:date="2024-04-18T23:29:00Z"/>
          <w:trPrChange w:id="17546" w:author="James Vu" w:date="2024-04-19T00:25:00Z">
            <w:trPr>
              <w:trHeight w:val="680"/>
            </w:trPr>
          </w:trPrChange>
        </w:trPr>
        <w:tc>
          <w:tcPr>
            <w:tcW w:w="846" w:type="dxa"/>
            <w:shd w:val="clear" w:color="auto" w:fill="auto"/>
            <w:vAlign w:val="center"/>
            <w:hideMark/>
            <w:tcPrChange w:id="17547"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554FF11A" w14:textId="77777777" w:rsidR="001873A6" w:rsidRPr="00B053AF" w:rsidRDefault="001873A6" w:rsidP="001873A6">
            <w:pPr>
              <w:jc w:val="center"/>
              <w:rPr>
                <w:ins w:id="17548" w:author="James Vu" w:date="2024-04-18T23:29:00Z"/>
                <w:i/>
                <w:iCs/>
                <w:sz w:val="22"/>
                <w:szCs w:val="22"/>
                <w:rPrChange w:id="17549" w:author="James Vu" w:date="2024-04-18T23:51:00Z">
                  <w:rPr>
                    <w:ins w:id="17550" w:author="James Vu" w:date="2024-04-18T23:29:00Z"/>
                    <w:i/>
                    <w:iCs/>
                  </w:rPr>
                </w:rPrChange>
              </w:rPr>
            </w:pPr>
            <w:ins w:id="17551" w:author="James Vu" w:date="2024-04-18T23:29:00Z">
              <w:r w:rsidRPr="00B053AF">
                <w:rPr>
                  <w:i/>
                  <w:iCs/>
                  <w:sz w:val="22"/>
                  <w:szCs w:val="22"/>
                  <w:rPrChange w:id="17552" w:author="James Vu" w:date="2024-04-18T23:51:00Z">
                    <w:rPr>
                      <w:i/>
                      <w:iCs/>
                    </w:rPr>
                  </w:rPrChange>
                </w:rPr>
                <w:t>v</w:t>
              </w:r>
            </w:ins>
          </w:p>
        </w:tc>
        <w:tc>
          <w:tcPr>
            <w:tcW w:w="2835" w:type="dxa"/>
            <w:shd w:val="clear" w:color="auto" w:fill="auto"/>
            <w:vAlign w:val="center"/>
            <w:hideMark/>
            <w:tcPrChange w:id="17553"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6E14D68" w14:textId="77777777" w:rsidR="001873A6" w:rsidRPr="00B053AF" w:rsidRDefault="001873A6">
            <w:pPr>
              <w:jc w:val="center"/>
              <w:rPr>
                <w:ins w:id="17554" w:author="James Vu" w:date="2024-04-18T23:29:00Z"/>
                <w:i/>
                <w:iCs/>
                <w:sz w:val="22"/>
                <w:szCs w:val="22"/>
                <w:rPrChange w:id="17555" w:author="James Vu" w:date="2024-04-18T23:51:00Z">
                  <w:rPr>
                    <w:ins w:id="17556" w:author="James Vu" w:date="2024-04-18T23:29:00Z"/>
                    <w:i/>
                    <w:iCs/>
                  </w:rPr>
                </w:rPrChange>
              </w:rPr>
              <w:pPrChange w:id="17557" w:author="James Vu" w:date="2024-04-18T23:31:00Z">
                <w:pPr/>
              </w:pPrChange>
            </w:pPr>
            <w:ins w:id="17558" w:author="James Vu" w:date="2024-04-18T23:29:00Z">
              <w:r w:rsidRPr="00B053AF">
                <w:rPr>
                  <w:i/>
                  <w:iCs/>
                  <w:sz w:val="22"/>
                  <w:szCs w:val="22"/>
                  <w:rPrChange w:id="17559" w:author="James Vu" w:date="2024-04-18T23:51:00Z">
                    <w:rPr>
                      <w:i/>
                      <w:iCs/>
                    </w:rPr>
                  </w:rPrChange>
                </w:rPr>
                <w:t>Hệ tính năng về lĩnh vực thủy sản tỉnh Khánh Hòa (Giai đoạn 1) - Thuê chuyên gia hỗ trợ</w:t>
              </w:r>
            </w:ins>
          </w:p>
        </w:tc>
        <w:tc>
          <w:tcPr>
            <w:tcW w:w="1134" w:type="dxa"/>
            <w:shd w:val="clear" w:color="auto" w:fill="auto"/>
            <w:vAlign w:val="center"/>
            <w:hideMark/>
            <w:tcPrChange w:id="17560"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C637C41" w14:textId="48C4800F" w:rsidR="001873A6" w:rsidRPr="00B053AF" w:rsidRDefault="001873A6" w:rsidP="001873A6">
            <w:pPr>
              <w:jc w:val="center"/>
              <w:rPr>
                <w:ins w:id="17561" w:author="James Vu" w:date="2024-04-18T23:29:00Z"/>
                <w:i/>
                <w:iCs/>
                <w:color w:val="808080"/>
                <w:sz w:val="22"/>
                <w:szCs w:val="22"/>
                <w:rPrChange w:id="17562" w:author="James Vu" w:date="2024-04-18T23:51:00Z">
                  <w:rPr>
                    <w:ins w:id="17563" w:author="James Vu" w:date="2024-04-18T23:29:00Z"/>
                    <w:i/>
                    <w:iCs/>
                    <w:color w:val="808080"/>
                  </w:rPr>
                </w:rPrChange>
              </w:rPr>
            </w:pPr>
          </w:p>
        </w:tc>
        <w:tc>
          <w:tcPr>
            <w:tcW w:w="1134" w:type="dxa"/>
            <w:shd w:val="clear" w:color="auto" w:fill="auto"/>
            <w:vAlign w:val="center"/>
            <w:hideMark/>
            <w:tcPrChange w:id="17564"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FA28BA0" w14:textId="357198EA" w:rsidR="001873A6" w:rsidRPr="00B053AF" w:rsidRDefault="001873A6" w:rsidP="001873A6">
            <w:pPr>
              <w:jc w:val="center"/>
              <w:rPr>
                <w:ins w:id="17565" w:author="James Vu" w:date="2024-04-18T23:29:00Z"/>
                <w:i/>
                <w:iCs/>
                <w:color w:val="808080"/>
                <w:sz w:val="22"/>
                <w:szCs w:val="22"/>
                <w:rPrChange w:id="17566" w:author="James Vu" w:date="2024-04-18T23:51:00Z">
                  <w:rPr>
                    <w:ins w:id="17567" w:author="James Vu" w:date="2024-04-18T23:29:00Z"/>
                    <w:i/>
                    <w:iCs/>
                    <w:color w:val="808080"/>
                  </w:rPr>
                </w:rPrChange>
              </w:rPr>
            </w:pPr>
          </w:p>
        </w:tc>
        <w:tc>
          <w:tcPr>
            <w:tcW w:w="1843" w:type="dxa"/>
            <w:shd w:val="clear" w:color="auto" w:fill="auto"/>
            <w:vAlign w:val="center"/>
            <w:hideMark/>
            <w:tcPrChange w:id="17568"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29D353F1" w14:textId="62041E33" w:rsidR="001873A6" w:rsidRPr="00B053AF" w:rsidRDefault="001873A6" w:rsidP="001873A6">
            <w:pPr>
              <w:jc w:val="center"/>
              <w:rPr>
                <w:ins w:id="17569" w:author="James Vu" w:date="2024-04-18T23:29:00Z"/>
                <w:i/>
                <w:iCs/>
                <w:color w:val="808080"/>
                <w:sz w:val="22"/>
                <w:szCs w:val="22"/>
                <w:rPrChange w:id="17570" w:author="James Vu" w:date="2024-04-18T23:51:00Z">
                  <w:rPr>
                    <w:ins w:id="17571" w:author="James Vu" w:date="2024-04-18T23:29:00Z"/>
                    <w:i/>
                    <w:iCs/>
                    <w:color w:val="808080"/>
                  </w:rPr>
                </w:rPrChange>
              </w:rPr>
            </w:pPr>
          </w:p>
        </w:tc>
        <w:tc>
          <w:tcPr>
            <w:tcW w:w="1842" w:type="dxa"/>
            <w:shd w:val="clear" w:color="auto" w:fill="auto"/>
            <w:vAlign w:val="center"/>
            <w:hideMark/>
            <w:tcPrChange w:id="17572"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2B47FDB9" w14:textId="60A77908" w:rsidR="001873A6" w:rsidRPr="00B053AF" w:rsidRDefault="001873A6">
            <w:pPr>
              <w:jc w:val="center"/>
              <w:rPr>
                <w:ins w:id="17573" w:author="James Vu" w:date="2024-04-18T23:29:00Z"/>
                <w:i/>
                <w:iCs/>
                <w:sz w:val="22"/>
                <w:szCs w:val="22"/>
                <w:rPrChange w:id="17574" w:author="James Vu" w:date="2024-04-18T23:51:00Z">
                  <w:rPr>
                    <w:ins w:id="17575" w:author="James Vu" w:date="2024-04-18T23:29:00Z"/>
                    <w:i/>
                    <w:iCs/>
                  </w:rPr>
                </w:rPrChange>
              </w:rPr>
              <w:pPrChange w:id="17576" w:author="James Vu" w:date="2024-04-18T23:31:00Z">
                <w:pPr>
                  <w:jc w:val="right"/>
                </w:pPr>
              </w:pPrChange>
            </w:pPr>
            <w:ins w:id="17577" w:author="James Vu" w:date="2024-04-18T23:29:00Z">
              <w:r w:rsidRPr="00B053AF">
                <w:rPr>
                  <w:i/>
                  <w:iCs/>
                  <w:sz w:val="22"/>
                  <w:szCs w:val="22"/>
                  <w:rPrChange w:id="17578" w:author="James Vu" w:date="2024-04-18T23:51:00Z">
                    <w:rPr>
                      <w:i/>
                      <w:iCs/>
                    </w:rPr>
                  </w:rPrChange>
                </w:rPr>
                <w:t>400.000.000</w:t>
              </w:r>
            </w:ins>
          </w:p>
        </w:tc>
        <w:tc>
          <w:tcPr>
            <w:tcW w:w="1560" w:type="dxa"/>
            <w:shd w:val="clear" w:color="auto" w:fill="auto"/>
            <w:vAlign w:val="center"/>
            <w:hideMark/>
            <w:tcPrChange w:id="17579"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03DD6C64" w14:textId="5465E7FB" w:rsidR="001873A6" w:rsidRPr="00B053AF" w:rsidRDefault="001873A6">
            <w:pPr>
              <w:jc w:val="center"/>
              <w:rPr>
                <w:ins w:id="17580" w:author="James Vu" w:date="2024-04-18T23:29:00Z"/>
                <w:i/>
                <w:iCs/>
                <w:sz w:val="22"/>
                <w:szCs w:val="22"/>
                <w:rPrChange w:id="17581" w:author="James Vu" w:date="2024-04-18T23:51:00Z">
                  <w:rPr>
                    <w:ins w:id="17582" w:author="James Vu" w:date="2024-04-18T23:29:00Z"/>
                    <w:i/>
                    <w:iCs/>
                  </w:rPr>
                </w:rPrChange>
              </w:rPr>
              <w:pPrChange w:id="17583" w:author="James Vu" w:date="2024-04-18T23:31:00Z">
                <w:pPr>
                  <w:jc w:val="right"/>
                </w:pPr>
              </w:pPrChange>
            </w:pPr>
            <w:ins w:id="17584" w:author="James Vu" w:date="2024-04-18T23:29:00Z">
              <w:r w:rsidRPr="00B053AF">
                <w:rPr>
                  <w:i/>
                  <w:iCs/>
                  <w:sz w:val="22"/>
                  <w:szCs w:val="22"/>
                  <w:rPrChange w:id="17585" w:author="James Vu" w:date="2024-04-18T23:51:00Z">
                    <w:rPr>
                      <w:i/>
                      <w:iCs/>
                    </w:rPr>
                  </w:rPrChange>
                </w:rPr>
                <w:t>40.000.000</w:t>
              </w:r>
            </w:ins>
          </w:p>
        </w:tc>
        <w:tc>
          <w:tcPr>
            <w:tcW w:w="1768" w:type="dxa"/>
            <w:shd w:val="clear" w:color="auto" w:fill="auto"/>
            <w:vAlign w:val="center"/>
            <w:hideMark/>
            <w:tcPrChange w:id="17586"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6093E50F" w14:textId="524135DC" w:rsidR="001873A6" w:rsidRPr="00B053AF" w:rsidRDefault="001873A6">
            <w:pPr>
              <w:jc w:val="center"/>
              <w:rPr>
                <w:ins w:id="17587" w:author="James Vu" w:date="2024-04-18T23:29:00Z"/>
                <w:i/>
                <w:iCs/>
                <w:sz w:val="22"/>
                <w:szCs w:val="22"/>
                <w:rPrChange w:id="17588" w:author="James Vu" w:date="2024-04-18T23:51:00Z">
                  <w:rPr>
                    <w:ins w:id="17589" w:author="James Vu" w:date="2024-04-18T23:29:00Z"/>
                    <w:i/>
                    <w:iCs/>
                  </w:rPr>
                </w:rPrChange>
              </w:rPr>
              <w:pPrChange w:id="17590" w:author="James Vu" w:date="2024-04-18T23:31:00Z">
                <w:pPr>
                  <w:jc w:val="right"/>
                </w:pPr>
              </w:pPrChange>
            </w:pPr>
            <w:ins w:id="17591" w:author="James Vu" w:date="2024-04-18T23:29:00Z">
              <w:r w:rsidRPr="00B053AF">
                <w:rPr>
                  <w:i/>
                  <w:iCs/>
                  <w:sz w:val="22"/>
                  <w:szCs w:val="22"/>
                  <w:rPrChange w:id="17592" w:author="James Vu" w:date="2024-04-18T23:51:00Z">
                    <w:rPr>
                      <w:i/>
                      <w:iCs/>
                    </w:rPr>
                  </w:rPrChange>
                </w:rPr>
                <w:t>440.000.000</w:t>
              </w:r>
            </w:ins>
          </w:p>
        </w:tc>
        <w:tc>
          <w:tcPr>
            <w:tcW w:w="1487" w:type="dxa"/>
            <w:shd w:val="clear" w:color="auto" w:fill="auto"/>
            <w:vAlign w:val="center"/>
            <w:hideMark/>
            <w:tcPrChange w:id="17593"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4C75B26" w14:textId="77777777" w:rsidR="001873A6" w:rsidRPr="00B053AF" w:rsidRDefault="001873A6">
            <w:pPr>
              <w:jc w:val="center"/>
              <w:rPr>
                <w:ins w:id="17594" w:author="James Vu" w:date="2024-04-18T23:29:00Z"/>
                <w:i/>
                <w:iCs/>
                <w:sz w:val="22"/>
                <w:szCs w:val="22"/>
                <w:rPrChange w:id="17595" w:author="James Vu" w:date="2024-04-18T23:51:00Z">
                  <w:rPr>
                    <w:ins w:id="17596" w:author="James Vu" w:date="2024-04-18T23:29:00Z"/>
                    <w:i/>
                    <w:iCs/>
                  </w:rPr>
                </w:rPrChange>
              </w:rPr>
              <w:pPrChange w:id="17597" w:author="James Vu" w:date="2024-04-18T23:31:00Z">
                <w:pPr/>
              </w:pPrChange>
            </w:pPr>
            <w:ins w:id="17598" w:author="James Vu" w:date="2024-04-18T23:29:00Z">
              <w:r w:rsidRPr="00B053AF">
                <w:rPr>
                  <w:i/>
                  <w:iCs/>
                  <w:sz w:val="22"/>
                  <w:szCs w:val="22"/>
                  <w:rPrChange w:id="17599" w:author="James Vu" w:date="2024-04-18T23:51:00Z">
                    <w:rPr>
                      <w:i/>
                      <w:iCs/>
                    </w:rPr>
                  </w:rPrChange>
                </w:rPr>
                <w:t xml:space="preserve">Chi tiết ở Phụ lục IV - Báo giá dự toán và triển khai thực hiện theo báo giá thực </w:t>
              </w:r>
              <w:r w:rsidRPr="00B053AF">
                <w:rPr>
                  <w:i/>
                  <w:iCs/>
                  <w:sz w:val="22"/>
                  <w:szCs w:val="22"/>
                  <w:rPrChange w:id="17600" w:author="James Vu" w:date="2024-04-18T23:51:00Z">
                    <w:rPr>
                      <w:i/>
                      <w:iCs/>
                    </w:rPr>
                  </w:rPrChange>
                </w:rPr>
                <w:lastRenderedPageBreak/>
                <w:t>tế tại thời điểm triển khai</w:t>
              </w:r>
            </w:ins>
          </w:p>
        </w:tc>
      </w:tr>
      <w:tr w:rsidR="001873A6" w:rsidRPr="00B053AF" w14:paraId="6BA476A2" w14:textId="77777777" w:rsidTr="003C02FF">
        <w:trPr>
          <w:trHeight w:val="20"/>
          <w:ins w:id="17601" w:author="James Vu" w:date="2024-04-18T23:29:00Z"/>
          <w:trPrChange w:id="17602" w:author="James Vu" w:date="2024-04-19T00:25:00Z">
            <w:trPr>
              <w:trHeight w:val="680"/>
            </w:trPr>
          </w:trPrChange>
        </w:trPr>
        <w:tc>
          <w:tcPr>
            <w:tcW w:w="846" w:type="dxa"/>
            <w:shd w:val="clear" w:color="auto" w:fill="auto"/>
            <w:vAlign w:val="center"/>
            <w:hideMark/>
            <w:tcPrChange w:id="17603"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233F9460" w14:textId="77777777" w:rsidR="001873A6" w:rsidRPr="00B053AF" w:rsidRDefault="001873A6" w:rsidP="001873A6">
            <w:pPr>
              <w:jc w:val="center"/>
              <w:rPr>
                <w:ins w:id="17604" w:author="James Vu" w:date="2024-04-18T23:29:00Z"/>
                <w:i/>
                <w:iCs/>
                <w:sz w:val="22"/>
                <w:szCs w:val="22"/>
                <w:rPrChange w:id="17605" w:author="James Vu" w:date="2024-04-18T23:51:00Z">
                  <w:rPr>
                    <w:ins w:id="17606" w:author="James Vu" w:date="2024-04-18T23:29:00Z"/>
                    <w:i/>
                    <w:iCs/>
                  </w:rPr>
                </w:rPrChange>
              </w:rPr>
            </w:pPr>
            <w:ins w:id="17607" w:author="James Vu" w:date="2024-04-18T23:29:00Z">
              <w:r w:rsidRPr="00B053AF">
                <w:rPr>
                  <w:i/>
                  <w:iCs/>
                  <w:sz w:val="22"/>
                  <w:szCs w:val="22"/>
                  <w:rPrChange w:id="17608" w:author="James Vu" w:date="2024-04-18T23:51:00Z">
                    <w:rPr>
                      <w:i/>
                      <w:iCs/>
                    </w:rPr>
                  </w:rPrChange>
                </w:rPr>
                <w:lastRenderedPageBreak/>
                <w:t>vi</w:t>
              </w:r>
            </w:ins>
          </w:p>
        </w:tc>
        <w:tc>
          <w:tcPr>
            <w:tcW w:w="2835" w:type="dxa"/>
            <w:shd w:val="clear" w:color="auto" w:fill="auto"/>
            <w:vAlign w:val="center"/>
            <w:hideMark/>
            <w:tcPrChange w:id="17609"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592BFCAB" w14:textId="77777777" w:rsidR="001873A6" w:rsidRPr="00B053AF" w:rsidRDefault="001873A6">
            <w:pPr>
              <w:jc w:val="center"/>
              <w:rPr>
                <w:ins w:id="17610" w:author="James Vu" w:date="2024-04-18T23:29:00Z"/>
                <w:i/>
                <w:iCs/>
                <w:sz w:val="22"/>
                <w:szCs w:val="22"/>
                <w:rPrChange w:id="17611" w:author="James Vu" w:date="2024-04-18T23:51:00Z">
                  <w:rPr>
                    <w:ins w:id="17612" w:author="James Vu" w:date="2024-04-18T23:29:00Z"/>
                    <w:i/>
                    <w:iCs/>
                  </w:rPr>
                </w:rPrChange>
              </w:rPr>
              <w:pPrChange w:id="17613" w:author="James Vu" w:date="2024-04-18T23:31:00Z">
                <w:pPr/>
              </w:pPrChange>
            </w:pPr>
            <w:ins w:id="17614" w:author="James Vu" w:date="2024-04-18T23:29:00Z">
              <w:r w:rsidRPr="00B053AF">
                <w:rPr>
                  <w:i/>
                  <w:iCs/>
                  <w:sz w:val="22"/>
                  <w:szCs w:val="22"/>
                  <w:rPrChange w:id="17615" w:author="James Vu" w:date="2024-04-18T23:51:00Z">
                    <w:rPr>
                      <w:i/>
                      <w:iCs/>
                    </w:rPr>
                  </w:rPrChange>
                </w:rPr>
                <w:t>Hệ tính năng về lĩnh vực phát triển nông thôn tỉnh Khánh Hòa (Giai đoạn 1) - Thuê chuyên gia hỗ trợ</w:t>
              </w:r>
            </w:ins>
          </w:p>
        </w:tc>
        <w:tc>
          <w:tcPr>
            <w:tcW w:w="1134" w:type="dxa"/>
            <w:shd w:val="clear" w:color="auto" w:fill="auto"/>
            <w:vAlign w:val="center"/>
            <w:hideMark/>
            <w:tcPrChange w:id="17616"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7890524" w14:textId="2ABC1EFA" w:rsidR="001873A6" w:rsidRPr="00B053AF" w:rsidRDefault="001873A6" w:rsidP="001873A6">
            <w:pPr>
              <w:jc w:val="center"/>
              <w:rPr>
                <w:ins w:id="17617" w:author="James Vu" w:date="2024-04-18T23:29:00Z"/>
                <w:i/>
                <w:iCs/>
                <w:color w:val="808080"/>
                <w:sz w:val="22"/>
                <w:szCs w:val="22"/>
                <w:rPrChange w:id="17618" w:author="James Vu" w:date="2024-04-18T23:51:00Z">
                  <w:rPr>
                    <w:ins w:id="17619" w:author="James Vu" w:date="2024-04-18T23:29:00Z"/>
                    <w:i/>
                    <w:iCs/>
                    <w:color w:val="808080"/>
                  </w:rPr>
                </w:rPrChange>
              </w:rPr>
            </w:pPr>
          </w:p>
        </w:tc>
        <w:tc>
          <w:tcPr>
            <w:tcW w:w="1134" w:type="dxa"/>
            <w:shd w:val="clear" w:color="auto" w:fill="auto"/>
            <w:vAlign w:val="center"/>
            <w:hideMark/>
            <w:tcPrChange w:id="1762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2E96E177" w14:textId="0DFD1F6F" w:rsidR="001873A6" w:rsidRPr="00B053AF" w:rsidRDefault="001873A6" w:rsidP="001873A6">
            <w:pPr>
              <w:jc w:val="center"/>
              <w:rPr>
                <w:ins w:id="17621" w:author="James Vu" w:date="2024-04-18T23:29:00Z"/>
                <w:i/>
                <w:iCs/>
                <w:color w:val="808080"/>
                <w:sz w:val="22"/>
                <w:szCs w:val="22"/>
                <w:rPrChange w:id="17622" w:author="James Vu" w:date="2024-04-18T23:51:00Z">
                  <w:rPr>
                    <w:ins w:id="17623" w:author="James Vu" w:date="2024-04-18T23:29:00Z"/>
                    <w:i/>
                    <w:iCs/>
                    <w:color w:val="808080"/>
                  </w:rPr>
                </w:rPrChange>
              </w:rPr>
            </w:pPr>
          </w:p>
        </w:tc>
        <w:tc>
          <w:tcPr>
            <w:tcW w:w="1843" w:type="dxa"/>
            <w:shd w:val="clear" w:color="auto" w:fill="auto"/>
            <w:vAlign w:val="center"/>
            <w:hideMark/>
            <w:tcPrChange w:id="1762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6D544C39" w14:textId="42ABAB28" w:rsidR="001873A6" w:rsidRPr="00B053AF" w:rsidRDefault="001873A6" w:rsidP="001873A6">
            <w:pPr>
              <w:jc w:val="center"/>
              <w:rPr>
                <w:ins w:id="17625" w:author="James Vu" w:date="2024-04-18T23:29:00Z"/>
                <w:i/>
                <w:iCs/>
                <w:color w:val="808080"/>
                <w:sz w:val="22"/>
                <w:szCs w:val="22"/>
                <w:rPrChange w:id="17626" w:author="James Vu" w:date="2024-04-18T23:51:00Z">
                  <w:rPr>
                    <w:ins w:id="17627" w:author="James Vu" w:date="2024-04-18T23:29:00Z"/>
                    <w:i/>
                    <w:iCs/>
                    <w:color w:val="808080"/>
                  </w:rPr>
                </w:rPrChange>
              </w:rPr>
            </w:pPr>
          </w:p>
        </w:tc>
        <w:tc>
          <w:tcPr>
            <w:tcW w:w="1842" w:type="dxa"/>
            <w:shd w:val="clear" w:color="auto" w:fill="auto"/>
            <w:vAlign w:val="center"/>
            <w:hideMark/>
            <w:tcPrChange w:id="17628"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55FD172C" w14:textId="69B5360B" w:rsidR="001873A6" w:rsidRPr="00B053AF" w:rsidRDefault="001873A6">
            <w:pPr>
              <w:jc w:val="center"/>
              <w:rPr>
                <w:ins w:id="17629" w:author="James Vu" w:date="2024-04-18T23:29:00Z"/>
                <w:i/>
                <w:iCs/>
                <w:sz w:val="22"/>
                <w:szCs w:val="22"/>
                <w:rPrChange w:id="17630" w:author="James Vu" w:date="2024-04-18T23:51:00Z">
                  <w:rPr>
                    <w:ins w:id="17631" w:author="James Vu" w:date="2024-04-18T23:29:00Z"/>
                    <w:i/>
                    <w:iCs/>
                  </w:rPr>
                </w:rPrChange>
              </w:rPr>
              <w:pPrChange w:id="17632" w:author="James Vu" w:date="2024-04-18T23:31:00Z">
                <w:pPr>
                  <w:jc w:val="right"/>
                </w:pPr>
              </w:pPrChange>
            </w:pPr>
            <w:ins w:id="17633" w:author="James Vu" w:date="2024-04-18T23:29:00Z">
              <w:r w:rsidRPr="00B053AF">
                <w:rPr>
                  <w:i/>
                  <w:iCs/>
                  <w:sz w:val="22"/>
                  <w:szCs w:val="22"/>
                  <w:rPrChange w:id="17634" w:author="James Vu" w:date="2024-04-18T23:51:00Z">
                    <w:rPr>
                      <w:i/>
                      <w:iCs/>
                    </w:rPr>
                  </w:rPrChange>
                </w:rPr>
                <w:t>350.000.000</w:t>
              </w:r>
            </w:ins>
          </w:p>
        </w:tc>
        <w:tc>
          <w:tcPr>
            <w:tcW w:w="1560" w:type="dxa"/>
            <w:shd w:val="clear" w:color="auto" w:fill="auto"/>
            <w:vAlign w:val="center"/>
            <w:hideMark/>
            <w:tcPrChange w:id="17635"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696EE58C" w14:textId="28F4A677" w:rsidR="001873A6" w:rsidRPr="00B053AF" w:rsidRDefault="001873A6">
            <w:pPr>
              <w:jc w:val="center"/>
              <w:rPr>
                <w:ins w:id="17636" w:author="James Vu" w:date="2024-04-18T23:29:00Z"/>
                <w:i/>
                <w:iCs/>
                <w:sz w:val="22"/>
                <w:szCs w:val="22"/>
                <w:rPrChange w:id="17637" w:author="James Vu" w:date="2024-04-18T23:51:00Z">
                  <w:rPr>
                    <w:ins w:id="17638" w:author="James Vu" w:date="2024-04-18T23:29:00Z"/>
                    <w:i/>
                    <w:iCs/>
                  </w:rPr>
                </w:rPrChange>
              </w:rPr>
              <w:pPrChange w:id="17639" w:author="James Vu" w:date="2024-04-18T23:31:00Z">
                <w:pPr>
                  <w:jc w:val="right"/>
                </w:pPr>
              </w:pPrChange>
            </w:pPr>
            <w:ins w:id="17640" w:author="James Vu" w:date="2024-04-18T23:29:00Z">
              <w:r w:rsidRPr="00B053AF">
                <w:rPr>
                  <w:i/>
                  <w:iCs/>
                  <w:sz w:val="22"/>
                  <w:szCs w:val="22"/>
                  <w:rPrChange w:id="17641" w:author="James Vu" w:date="2024-04-18T23:51:00Z">
                    <w:rPr>
                      <w:i/>
                      <w:iCs/>
                    </w:rPr>
                  </w:rPrChange>
                </w:rPr>
                <w:t>35.000.000</w:t>
              </w:r>
            </w:ins>
          </w:p>
        </w:tc>
        <w:tc>
          <w:tcPr>
            <w:tcW w:w="1768" w:type="dxa"/>
            <w:shd w:val="clear" w:color="auto" w:fill="auto"/>
            <w:vAlign w:val="center"/>
            <w:hideMark/>
            <w:tcPrChange w:id="17642"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5E6921A5" w14:textId="24186A1C" w:rsidR="001873A6" w:rsidRPr="00B053AF" w:rsidRDefault="001873A6">
            <w:pPr>
              <w:jc w:val="center"/>
              <w:rPr>
                <w:ins w:id="17643" w:author="James Vu" w:date="2024-04-18T23:29:00Z"/>
                <w:i/>
                <w:iCs/>
                <w:sz w:val="22"/>
                <w:szCs w:val="22"/>
                <w:rPrChange w:id="17644" w:author="James Vu" w:date="2024-04-18T23:51:00Z">
                  <w:rPr>
                    <w:ins w:id="17645" w:author="James Vu" w:date="2024-04-18T23:29:00Z"/>
                    <w:i/>
                    <w:iCs/>
                  </w:rPr>
                </w:rPrChange>
              </w:rPr>
              <w:pPrChange w:id="17646" w:author="James Vu" w:date="2024-04-18T23:31:00Z">
                <w:pPr>
                  <w:jc w:val="right"/>
                </w:pPr>
              </w:pPrChange>
            </w:pPr>
            <w:ins w:id="17647" w:author="James Vu" w:date="2024-04-18T23:29:00Z">
              <w:r w:rsidRPr="00B053AF">
                <w:rPr>
                  <w:i/>
                  <w:iCs/>
                  <w:sz w:val="22"/>
                  <w:szCs w:val="22"/>
                  <w:rPrChange w:id="17648" w:author="James Vu" w:date="2024-04-18T23:51:00Z">
                    <w:rPr>
                      <w:i/>
                      <w:iCs/>
                    </w:rPr>
                  </w:rPrChange>
                </w:rPr>
                <w:t>385.000.000</w:t>
              </w:r>
            </w:ins>
          </w:p>
        </w:tc>
        <w:tc>
          <w:tcPr>
            <w:tcW w:w="1487" w:type="dxa"/>
            <w:shd w:val="clear" w:color="auto" w:fill="auto"/>
            <w:vAlign w:val="center"/>
            <w:hideMark/>
            <w:tcPrChange w:id="17649"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023CA577" w14:textId="77777777" w:rsidR="001873A6" w:rsidRPr="00B053AF" w:rsidRDefault="001873A6">
            <w:pPr>
              <w:jc w:val="center"/>
              <w:rPr>
                <w:ins w:id="17650" w:author="James Vu" w:date="2024-04-18T23:29:00Z"/>
                <w:i/>
                <w:iCs/>
                <w:sz w:val="22"/>
                <w:szCs w:val="22"/>
                <w:rPrChange w:id="17651" w:author="James Vu" w:date="2024-04-18T23:51:00Z">
                  <w:rPr>
                    <w:ins w:id="17652" w:author="James Vu" w:date="2024-04-18T23:29:00Z"/>
                    <w:i/>
                    <w:iCs/>
                  </w:rPr>
                </w:rPrChange>
              </w:rPr>
              <w:pPrChange w:id="17653" w:author="James Vu" w:date="2024-04-18T23:31:00Z">
                <w:pPr/>
              </w:pPrChange>
            </w:pPr>
            <w:ins w:id="17654" w:author="James Vu" w:date="2024-04-18T23:29:00Z">
              <w:r w:rsidRPr="00B053AF">
                <w:rPr>
                  <w:i/>
                  <w:iCs/>
                  <w:sz w:val="22"/>
                  <w:szCs w:val="22"/>
                  <w:rPrChange w:id="17655" w:author="James Vu" w:date="2024-04-18T23:51:00Z">
                    <w:rPr>
                      <w:i/>
                      <w:iCs/>
                    </w:rPr>
                  </w:rPrChange>
                </w:rPr>
                <w:t>Chi tiết ở Phụ lục IV - Báo giá dự toán và triển khai thực hiện theo báo giá thực tế tại thời điểm triển khai</w:t>
              </w:r>
            </w:ins>
          </w:p>
        </w:tc>
      </w:tr>
      <w:tr w:rsidR="001873A6" w:rsidRPr="00B053AF" w14:paraId="394657C2" w14:textId="77777777" w:rsidTr="003C02FF">
        <w:trPr>
          <w:trHeight w:val="20"/>
          <w:ins w:id="17656" w:author="James Vu" w:date="2024-04-18T23:29:00Z"/>
          <w:trPrChange w:id="17657" w:author="James Vu" w:date="2024-04-19T00:25:00Z">
            <w:trPr>
              <w:trHeight w:val="680"/>
            </w:trPr>
          </w:trPrChange>
        </w:trPr>
        <w:tc>
          <w:tcPr>
            <w:tcW w:w="846" w:type="dxa"/>
            <w:shd w:val="clear" w:color="auto" w:fill="auto"/>
            <w:vAlign w:val="center"/>
            <w:hideMark/>
            <w:tcPrChange w:id="17658"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1F680BBC" w14:textId="77777777" w:rsidR="001873A6" w:rsidRPr="00B053AF" w:rsidRDefault="001873A6" w:rsidP="001873A6">
            <w:pPr>
              <w:jc w:val="center"/>
              <w:rPr>
                <w:ins w:id="17659" w:author="James Vu" w:date="2024-04-18T23:29:00Z"/>
                <w:i/>
                <w:iCs/>
                <w:sz w:val="22"/>
                <w:szCs w:val="22"/>
                <w:rPrChange w:id="17660" w:author="James Vu" w:date="2024-04-18T23:51:00Z">
                  <w:rPr>
                    <w:ins w:id="17661" w:author="James Vu" w:date="2024-04-18T23:29:00Z"/>
                    <w:i/>
                    <w:iCs/>
                  </w:rPr>
                </w:rPrChange>
              </w:rPr>
            </w:pPr>
            <w:ins w:id="17662" w:author="James Vu" w:date="2024-04-18T23:29:00Z">
              <w:r w:rsidRPr="00B053AF">
                <w:rPr>
                  <w:i/>
                  <w:iCs/>
                  <w:sz w:val="22"/>
                  <w:szCs w:val="22"/>
                  <w:rPrChange w:id="17663" w:author="James Vu" w:date="2024-04-18T23:51:00Z">
                    <w:rPr>
                      <w:i/>
                      <w:iCs/>
                    </w:rPr>
                  </w:rPrChange>
                </w:rPr>
                <w:t>vii</w:t>
              </w:r>
            </w:ins>
          </w:p>
        </w:tc>
        <w:tc>
          <w:tcPr>
            <w:tcW w:w="2835" w:type="dxa"/>
            <w:shd w:val="clear" w:color="auto" w:fill="auto"/>
            <w:vAlign w:val="center"/>
            <w:hideMark/>
            <w:tcPrChange w:id="17664"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596DE78" w14:textId="77777777" w:rsidR="001873A6" w:rsidRPr="00B053AF" w:rsidRDefault="001873A6">
            <w:pPr>
              <w:jc w:val="center"/>
              <w:rPr>
                <w:ins w:id="17665" w:author="James Vu" w:date="2024-04-18T23:29:00Z"/>
                <w:i/>
                <w:iCs/>
                <w:sz w:val="22"/>
                <w:szCs w:val="22"/>
                <w:rPrChange w:id="17666" w:author="James Vu" w:date="2024-04-18T23:51:00Z">
                  <w:rPr>
                    <w:ins w:id="17667" w:author="James Vu" w:date="2024-04-18T23:29:00Z"/>
                    <w:i/>
                    <w:iCs/>
                  </w:rPr>
                </w:rPrChange>
              </w:rPr>
              <w:pPrChange w:id="17668" w:author="James Vu" w:date="2024-04-18T23:31:00Z">
                <w:pPr/>
              </w:pPrChange>
            </w:pPr>
            <w:ins w:id="17669" w:author="James Vu" w:date="2024-04-18T23:29:00Z">
              <w:r w:rsidRPr="00B053AF">
                <w:rPr>
                  <w:i/>
                  <w:iCs/>
                  <w:sz w:val="22"/>
                  <w:szCs w:val="22"/>
                  <w:rPrChange w:id="17670" w:author="James Vu" w:date="2024-04-18T23:51:00Z">
                    <w:rPr>
                      <w:i/>
                      <w:iCs/>
                    </w:rPr>
                  </w:rPrChange>
                </w:rPr>
                <w:t>Hệ tính năng về lĩnh vực xây dựng nông thôn mới tỉnh Khánh Hòa (Giai đoạn 1) - Thuê chuyên gia hỗ trợ</w:t>
              </w:r>
            </w:ins>
          </w:p>
        </w:tc>
        <w:tc>
          <w:tcPr>
            <w:tcW w:w="1134" w:type="dxa"/>
            <w:shd w:val="clear" w:color="auto" w:fill="auto"/>
            <w:vAlign w:val="center"/>
            <w:hideMark/>
            <w:tcPrChange w:id="17671"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7E1A41F" w14:textId="57AB7762" w:rsidR="001873A6" w:rsidRPr="00B053AF" w:rsidRDefault="001873A6" w:rsidP="001873A6">
            <w:pPr>
              <w:jc w:val="center"/>
              <w:rPr>
                <w:ins w:id="17672" w:author="James Vu" w:date="2024-04-18T23:29:00Z"/>
                <w:i/>
                <w:iCs/>
                <w:color w:val="808080"/>
                <w:sz w:val="22"/>
                <w:szCs w:val="22"/>
                <w:rPrChange w:id="17673" w:author="James Vu" w:date="2024-04-18T23:51:00Z">
                  <w:rPr>
                    <w:ins w:id="17674" w:author="James Vu" w:date="2024-04-18T23:29:00Z"/>
                    <w:i/>
                    <w:iCs/>
                    <w:color w:val="808080"/>
                  </w:rPr>
                </w:rPrChange>
              </w:rPr>
            </w:pPr>
          </w:p>
        </w:tc>
        <w:tc>
          <w:tcPr>
            <w:tcW w:w="1134" w:type="dxa"/>
            <w:shd w:val="clear" w:color="auto" w:fill="auto"/>
            <w:vAlign w:val="center"/>
            <w:hideMark/>
            <w:tcPrChange w:id="17675"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6661FCC5" w14:textId="680FC1D1" w:rsidR="001873A6" w:rsidRPr="00B053AF" w:rsidRDefault="001873A6" w:rsidP="001873A6">
            <w:pPr>
              <w:jc w:val="center"/>
              <w:rPr>
                <w:ins w:id="17676" w:author="James Vu" w:date="2024-04-18T23:29:00Z"/>
                <w:i/>
                <w:iCs/>
                <w:color w:val="808080"/>
                <w:sz w:val="22"/>
                <w:szCs w:val="22"/>
                <w:rPrChange w:id="17677" w:author="James Vu" w:date="2024-04-18T23:51:00Z">
                  <w:rPr>
                    <w:ins w:id="17678" w:author="James Vu" w:date="2024-04-18T23:29:00Z"/>
                    <w:i/>
                    <w:iCs/>
                    <w:color w:val="808080"/>
                  </w:rPr>
                </w:rPrChange>
              </w:rPr>
            </w:pPr>
          </w:p>
        </w:tc>
        <w:tc>
          <w:tcPr>
            <w:tcW w:w="1843" w:type="dxa"/>
            <w:shd w:val="clear" w:color="auto" w:fill="auto"/>
            <w:vAlign w:val="center"/>
            <w:hideMark/>
            <w:tcPrChange w:id="17679"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82B04A8" w14:textId="3F8B5940" w:rsidR="001873A6" w:rsidRPr="00B053AF" w:rsidRDefault="001873A6" w:rsidP="001873A6">
            <w:pPr>
              <w:jc w:val="center"/>
              <w:rPr>
                <w:ins w:id="17680" w:author="James Vu" w:date="2024-04-18T23:29:00Z"/>
                <w:i/>
                <w:iCs/>
                <w:color w:val="808080"/>
                <w:sz w:val="22"/>
                <w:szCs w:val="22"/>
                <w:rPrChange w:id="17681" w:author="James Vu" w:date="2024-04-18T23:51:00Z">
                  <w:rPr>
                    <w:ins w:id="17682" w:author="James Vu" w:date="2024-04-18T23:29:00Z"/>
                    <w:i/>
                    <w:iCs/>
                    <w:color w:val="808080"/>
                  </w:rPr>
                </w:rPrChange>
              </w:rPr>
            </w:pPr>
          </w:p>
        </w:tc>
        <w:tc>
          <w:tcPr>
            <w:tcW w:w="1842" w:type="dxa"/>
            <w:shd w:val="clear" w:color="auto" w:fill="auto"/>
            <w:vAlign w:val="center"/>
            <w:hideMark/>
            <w:tcPrChange w:id="17683"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055E7AE0" w14:textId="71A862B5" w:rsidR="001873A6" w:rsidRPr="00B053AF" w:rsidRDefault="001873A6">
            <w:pPr>
              <w:jc w:val="center"/>
              <w:rPr>
                <w:ins w:id="17684" w:author="James Vu" w:date="2024-04-18T23:29:00Z"/>
                <w:i/>
                <w:iCs/>
                <w:sz w:val="22"/>
                <w:szCs w:val="22"/>
                <w:rPrChange w:id="17685" w:author="James Vu" w:date="2024-04-18T23:51:00Z">
                  <w:rPr>
                    <w:ins w:id="17686" w:author="James Vu" w:date="2024-04-18T23:29:00Z"/>
                    <w:i/>
                    <w:iCs/>
                  </w:rPr>
                </w:rPrChange>
              </w:rPr>
              <w:pPrChange w:id="17687" w:author="James Vu" w:date="2024-04-18T23:31:00Z">
                <w:pPr>
                  <w:jc w:val="right"/>
                </w:pPr>
              </w:pPrChange>
            </w:pPr>
            <w:ins w:id="17688" w:author="James Vu" w:date="2024-04-18T23:29:00Z">
              <w:r w:rsidRPr="00B053AF">
                <w:rPr>
                  <w:i/>
                  <w:iCs/>
                  <w:sz w:val="22"/>
                  <w:szCs w:val="22"/>
                  <w:rPrChange w:id="17689" w:author="James Vu" w:date="2024-04-18T23:51:00Z">
                    <w:rPr>
                      <w:i/>
                      <w:iCs/>
                    </w:rPr>
                  </w:rPrChange>
                </w:rPr>
                <w:t>300.000.000</w:t>
              </w:r>
            </w:ins>
          </w:p>
        </w:tc>
        <w:tc>
          <w:tcPr>
            <w:tcW w:w="1560" w:type="dxa"/>
            <w:shd w:val="clear" w:color="auto" w:fill="auto"/>
            <w:vAlign w:val="center"/>
            <w:hideMark/>
            <w:tcPrChange w:id="17690"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149C8EB0" w14:textId="180AA7E5" w:rsidR="001873A6" w:rsidRPr="00B053AF" w:rsidRDefault="001873A6">
            <w:pPr>
              <w:jc w:val="center"/>
              <w:rPr>
                <w:ins w:id="17691" w:author="James Vu" w:date="2024-04-18T23:29:00Z"/>
                <w:i/>
                <w:iCs/>
                <w:sz w:val="22"/>
                <w:szCs w:val="22"/>
                <w:rPrChange w:id="17692" w:author="James Vu" w:date="2024-04-18T23:51:00Z">
                  <w:rPr>
                    <w:ins w:id="17693" w:author="James Vu" w:date="2024-04-18T23:29:00Z"/>
                    <w:i/>
                    <w:iCs/>
                  </w:rPr>
                </w:rPrChange>
              </w:rPr>
              <w:pPrChange w:id="17694" w:author="James Vu" w:date="2024-04-18T23:31:00Z">
                <w:pPr>
                  <w:jc w:val="right"/>
                </w:pPr>
              </w:pPrChange>
            </w:pPr>
            <w:ins w:id="17695" w:author="James Vu" w:date="2024-04-18T23:29:00Z">
              <w:r w:rsidRPr="00B053AF">
                <w:rPr>
                  <w:i/>
                  <w:iCs/>
                  <w:sz w:val="22"/>
                  <w:szCs w:val="22"/>
                  <w:rPrChange w:id="17696" w:author="James Vu" w:date="2024-04-18T23:51:00Z">
                    <w:rPr>
                      <w:i/>
                      <w:iCs/>
                    </w:rPr>
                  </w:rPrChange>
                </w:rPr>
                <w:t>30.000.000</w:t>
              </w:r>
            </w:ins>
          </w:p>
        </w:tc>
        <w:tc>
          <w:tcPr>
            <w:tcW w:w="1768" w:type="dxa"/>
            <w:shd w:val="clear" w:color="auto" w:fill="auto"/>
            <w:vAlign w:val="center"/>
            <w:hideMark/>
            <w:tcPrChange w:id="17697"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551AA8F6" w14:textId="4F35855E" w:rsidR="001873A6" w:rsidRPr="00B053AF" w:rsidRDefault="001873A6">
            <w:pPr>
              <w:jc w:val="center"/>
              <w:rPr>
                <w:ins w:id="17698" w:author="James Vu" w:date="2024-04-18T23:29:00Z"/>
                <w:i/>
                <w:iCs/>
                <w:sz w:val="22"/>
                <w:szCs w:val="22"/>
                <w:rPrChange w:id="17699" w:author="James Vu" w:date="2024-04-18T23:51:00Z">
                  <w:rPr>
                    <w:ins w:id="17700" w:author="James Vu" w:date="2024-04-18T23:29:00Z"/>
                    <w:i/>
                    <w:iCs/>
                  </w:rPr>
                </w:rPrChange>
              </w:rPr>
              <w:pPrChange w:id="17701" w:author="James Vu" w:date="2024-04-18T23:31:00Z">
                <w:pPr>
                  <w:jc w:val="right"/>
                </w:pPr>
              </w:pPrChange>
            </w:pPr>
            <w:ins w:id="17702" w:author="James Vu" w:date="2024-04-18T23:29:00Z">
              <w:r w:rsidRPr="00B053AF">
                <w:rPr>
                  <w:i/>
                  <w:iCs/>
                  <w:sz w:val="22"/>
                  <w:szCs w:val="22"/>
                  <w:rPrChange w:id="17703" w:author="James Vu" w:date="2024-04-18T23:51:00Z">
                    <w:rPr>
                      <w:i/>
                      <w:iCs/>
                    </w:rPr>
                  </w:rPrChange>
                </w:rPr>
                <w:t>330.000.000</w:t>
              </w:r>
            </w:ins>
          </w:p>
        </w:tc>
        <w:tc>
          <w:tcPr>
            <w:tcW w:w="1487" w:type="dxa"/>
            <w:shd w:val="clear" w:color="auto" w:fill="auto"/>
            <w:vAlign w:val="center"/>
            <w:hideMark/>
            <w:tcPrChange w:id="17704"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AD0D9F4" w14:textId="77777777" w:rsidR="001873A6" w:rsidRPr="00B053AF" w:rsidRDefault="001873A6">
            <w:pPr>
              <w:jc w:val="center"/>
              <w:rPr>
                <w:ins w:id="17705" w:author="James Vu" w:date="2024-04-18T23:29:00Z"/>
                <w:i/>
                <w:iCs/>
                <w:sz w:val="22"/>
                <w:szCs w:val="22"/>
                <w:rPrChange w:id="17706" w:author="James Vu" w:date="2024-04-18T23:51:00Z">
                  <w:rPr>
                    <w:ins w:id="17707" w:author="James Vu" w:date="2024-04-18T23:29:00Z"/>
                    <w:i/>
                    <w:iCs/>
                  </w:rPr>
                </w:rPrChange>
              </w:rPr>
              <w:pPrChange w:id="17708" w:author="James Vu" w:date="2024-04-18T23:31:00Z">
                <w:pPr/>
              </w:pPrChange>
            </w:pPr>
            <w:ins w:id="17709" w:author="James Vu" w:date="2024-04-18T23:29:00Z">
              <w:r w:rsidRPr="00B053AF">
                <w:rPr>
                  <w:i/>
                  <w:iCs/>
                  <w:sz w:val="22"/>
                  <w:szCs w:val="22"/>
                  <w:rPrChange w:id="17710" w:author="James Vu" w:date="2024-04-18T23:51:00Z">
                    <w:rPr>
                      <w:i/>
                      <w:iCs/>
                    </w:rPr>
                  </w:rPrChange>
                </w:rPr>
                <w:t>Chi tiết ở Phụ lục IV - Báo giá dự toán và triển khai thực hiện theo báo giá thực tế tại thời điểm triển khai</w:t>
              </w:r>
            </w:ins>
          </w:p>
        </w:tc>
      </w:tr>
      <w:tr w:rsidR="001873A6" w:rsidRPr="00B053AF" w14:paraId="211B4457" w14:textId="77777777" w:rsidTr="003C02FF">
        <w:trPr>
          <w:trHeight w:val="20"/>
          <w:ins w:id="17711" w:author="James Vu" w:date="2024-04-18T23:29:00Z"/>
          <w:trPrChange w:id="17712" w:author="James Vu" w:date="2024-04-19T00:25:00Z">
            <w:trPr>
              <w:trHeight w:val="680"/>
            </w:trPr>
          </w:trPrChange>
        </w:trPr>
        <w:tc>
          <w:tcPr>
            <w:tcW w:w="846" w:type="dxa"/>
            <w:shd w:val="clear" w:color="auto" w:fill="auto"/>
            <w:vAlign w:val="center"/>
            <w:hideMark/>
            <w:tcPrChange w:id="17713"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5AA17987" w14:textId="77777777" w:rsidR="001873A6" w:rsidRPr="00B053AF" w:rsidRDefault="001873A6" w:rsidP="001873A6">
            <w:pPr>
              <w:jc w:val="center"/>
              <w:rPr>
                <w:ins w:id="17714" w:author="James Vu" w:date="2024-04-18T23:29:00Z"/>
                <w:i/>
                <w:iCs/>
                <w:sz w:val="22"/>
                <w:szCs w:val="22"/>
                <w:rPrChange w:id="17715" w:author="James Vu" w:date="2024-04-18T23:51:00Z">
                  <w:rPr>
                    <w:ins w:id="17716" w:author="James Vu" w:date="2024-04-18T23:29:00Z"/>
                    <w:i/>
                    <w:iCs/>
                  </w:rPr>
                </w:rPrChange>
              </w:rPr>
            </w:pPr>
            <w:ins w:id="17717" w:author="James Vu" w:date="2024-04-18T23:29:00Z">
              <w:r w:rsidRPr="00B053AF">
                <w:rPr>
                  <w:i/>
                  <w:iCs/>
                  <w:sz w:val="22"/>
                  <w:szCs w:val="22"/>
                  <w:rPrChange w:id="17718" w:author="James Vu" w:date="2024-04-18T23:51:00Z">
                    <w:rPr>
                      <w:i/>
                      <w:iCs/>
                    </w:rPr>
                  </w:rPrChange>
                </w:rPr>
                <w:t>viii</w:t>
              </w:r>
            </w:ins>
          </w:p>
        </w:tc>
        <w:tc>
          <w:tcPr>
            <w:tcW w:w="2835" w:type="dxa"/>
            <w:shd w:val="clear" w:color="auto" w:fill="auto"/>
            <w:vAlign w:val="center"/>
            <w:hideMark/>
            <w:tcPrChange w:id="17719"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FC017E4" w14:textId="77777777" w:rsidR="001873A6" w:rsidRPr="00B053AF" w:rsidRDefault="001873A6">
            <w:pPr>
              <w:jc w:val="center"/>
              <w:rPr>
                <w:ins w:id="17720" w:author="James Vu" w:date="2024-04-18T23:29:00Z"/>
                <w:i/>
                <w:iCs/>
                <w:sz w:val="22"/>
                <w:szCs w:val="22"/>
                <w:rPrChange w:id="17721" w:author="James Vu" w:date="2024-04-18T23:51:00Z">
                  <w:rPr>
                    <w:ins w:id="17722" w:author="James Vu" w:date="2024-04-18T23:29:00Z"/>
                    <w:i/>
                    <w:iCs/>
                  </w:rPr>
                </w:rPrChange>
              </w:rPr>
              <w:pPrChange w:id="17723" w:author="James Vu" w:date="2024-04-18T23:31:00Z">
                <w:pPr/>
              </w:pPrChange>
            </w:pPr>
            <w:ins w:id="17724" w:author="James Vu" w:date="2024-04-18T23:29:00Z">
              <w:r w:rsidRPr="00B053AF">
                <w:rPr>
                  <w:i/>
                  <w:iCs/>
                  <w:sz w:val="22"/>
                  <w:szCs w:val="22"/>
                  <w:rPrChange w:id="17725" w:author="James Vu" w:date="2024-04-18T23:51:00Z">
                    <w:rPr>
                      <w:i/>
                      <w:iCs/>
                    </w:rPr>
                  </w:rPrChange>
                </w:rPr>
                <w:t>Hệ tính năng về lĩnh vực chăn nuôi, thú ý tỉnh Khánh Hòa (Giai đoạn 1) - Thuê chuyên gia hỗ trợ</w:t>
              </w:r>
            </w:ins>
          </w:p>
        </w:tc>
        <w:tc>
          <w:tcPr>
            <w:tcW w:w="1134" w:type="dxa"/>
            <w:shd w:val="clear" w:color="auto" w:fill="auto"/>
            <w:vAlign w:val="center"/>
            <w:hideMark/>
            <w:tcPrChange w:id="17726"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7617C98" w14:textId="534A3CA4" w:rsidR="001873A6" w:rsidRPr="00B053AF" w:rsidRDefault="001873A6" w:rsidP="001873A6">
            <w:pPr>
              <w:jc w:val="center"/>
              <w:rPr>
                <w:ins w:id="17727" w:author="James Vu" w:date="2024-04-18T23:29:00Z"/>
                <w:i/>
                <w:iCs/>
                <w:color w:val="808080"/>
                <w:sz w:val="22"/>
                <w:szCs w:val="22"/>
                <w:rPrChange w:id="17728" w:author="James Vu" w:date="2024-04-18T23:51:00Z">
                  <w:rPr>
                    <w:ins w:id="17729" w:author="James Vu" w:date="2024-04-18T23:29:00Z"/>
                    <w:i/>
                    <w:iCs/>
                    <w:color w:val="808080"/>
                  </w:rPr>
                </w:rPrChange>
              </w:rPr>
            </w:pPr>
          </w:p>
        </w:tc>
        <w:tc>
          <w:tcPr>
            <w:tcW w:w="1134" w:type="dxa"/>
            <w:shd w:val="clear" w:color="auto" w:fill="auto"/>
            <w:vAlign w:val="center"/>
            <w:hideMark/>
            <w:tcPrChange w:id="1773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1F582F3" w14:textId="62054315" w:rsidR="001873A6" w:rsidRPr="00B053AF" w:rsidRDefault="001873A6" w:rsidP="001873A6">
            <w:pPr>
              <w:jc w:val="center"/>
              <w:rPr>
                <w:ins w:id="17731" w:author="James Vu" w:date="2024-04-18T23:29:00Z"/>
                <w:i/>
                <w:iCs/>
                <w:color w:val="808080"/>
                <w:sz w:val="22"/>
                <w:szCs w:val="22"/>
                <w:rPrChange w:id="17732" w:author="James Vu" w:date="2024-04-18T23:51:00Z">
                  <w:rPr>
                    <w:ins w:id="17733" w:author="James Vu" w:date="2024-04-18T23:29:00Z"/>
                    <w:i/>
                    <w:iCs/>
                    <w:color w:val="808080"/>
                  </w:rPr>
                </w:rPrChange>
              </w:rPr>
            </w:pPr>
          </w:p>
        </w:tc>
        <w:tc>
          <w:tcPr>
            <w:tcW w:w="1843" w:type="dxa"/>
            <w:shd w:val="clear" w:color="auto" w:fill="auto"/>
            <w:vAlign w:val="center"/>
            <w:hideMark/>
            <w:tcPrChange w:id="1773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2AD72CE" w14:textId="7EEB5EDB" w:rsidR="001873A6" w:rsidRPr="00B053AF" w:rsidRDefault="001873A6" w:rsidP="001873A6">
            <w:pPr>
              <w:jc w:val="center"/>
              <w:rPr>
                <w:ins w:id="17735" w:author="James Vu" w:date="2024-04-18T23:29:00Z"/>
                <w:i/>
                <w:iCs/>
                <w:color w:val="808080"/>
                <w:sz w:val="22"/>
                <w:szCs w:val="22"/>
                <w:rPrChange w:id="17736" w:author="James Vu" w:date="2024-04-18T23:51:00Z">
                  <w:rPr>
                    <w:ins w:id="17737" w:author="James Vu" w:date="2024-04-18T23:29:00Z"/>
                    <w:i/>
                    <w:iCs/>
                    <w:color w:val="808080"/>
                  </w:rPr>
                </w:rPrChange>
              </w:rPr>
            </w:pPr>
          </w:p>
        </w:tc>
        <w:tc>
          <w:tcPr>
            <w:tcW w:w="1842" w:type="dxa"/>
            <w:shd w:val="clear" w:color="auto" w:fill="auto"/>
            <w:vAlign w:val="center"/>
            <w:hideMark/>
            <w:tcPrChange w:id="17738"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531A0A19" w14:textId="55C85CD9" w:rsidR="001873A6" w:rsidRPr="00B053AF" w:rsidRDefault="001873A6">
            <w:pPr>
              <w:jc w:val="center"/>
              <w:rPr>
                <w:ins w:id="17739" w:author="James Vu" w:date="2024-04-18T23:29:00Z"/>
                <w:i/>
                <w:iCs/>
                <w:sz w:val="22"/>
                <w:szCs w:val="22"/>
                <w:rPrChange w:id="17740" w:author="James Vu" w:date="2024-04-18T23:51:00Z">
                  <w:rPr>
                    <w:ins w:id="17741" w:author="James Vu" w:date="2024-04-18T23:29:00Z"/>
                    <w:i/>
                    <w:iCs/>
                  </w:rPr>
                </w:rPrChange>
              </w:rPr>
              <w:pPrChange w:id="17742" w:author="James Vu" w:date="2024-04-18T23:31:00Z">
                <w:pPr>
                  <w:jc w:val="right"/>
                </w:pPr>
              </w:pPrChange>
            </w:pPr>
            <w:ins w:id="17743" w:author="James Vu" w:date="2024-04-18T23:29:00Z">
              <w:r w:rsidRPr="00B053AF">
                <w:rPr>
                  <w:i/>
                  <w:iCs/>
                  <w:sz w:val="22"/>
                  <w:szCs w:val="22"/>
                  <w:rPrChange w:id="17744" w:author="James Vu" w:date="2024-04-18T23:51:00Z">
                    <w:rPr>
                      <w:i/>
                      <w:iCs/>
                    </w:rPr>
                  </w:rPrChange>
                </w:rPr>
                <w:t>400.000.000</w:t>
              </w:r>
            </w:ins>
          </w:p>
        </w:tc>
        <w:tc>
          <w:tcPr>
            <w:tcW w:w="1560" w:type="dxa"/>
            <w:shd w:val="clear" w:color="auto" w:fill="auto"/>
            <w:vAlign w:val="center"/>
            <w:hideMark/>
            <w:tcPrChange w:id="17745"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290242F1" w14:textId="1F9E67FF" w:rsidR="001873A6" w:rsidRPr="00B053AF" w:rsidRDefault="001873A6">
            <w:pPr>
              <w:jc w:val="center"/>
              <w:rPr>
                <w:ins w:id="17746" w:author="James Vu" w:date="2024-04-18T23:29:00Z"/>
                <w:i/>
                <w:iCs/>
                <w:sz w:val="22"/>
                <w:szCs w:val="22"/>
                <w:rPrChange w:id="17747" w:author="James Vu" w:date="2024-04-18T23:51:00Z">
                  <w:rPr>
                    <w:ins w:id="17748" w:author="James Vu" w:date="2024-04-18T23:29:00Z"/>
                    <w:i/>
                    <w:iCs/>
                  </w:rPr>
                </w:rPrChange>
              </w:rPr>
              <w:pPrChange w:id="17749" w:author="James Vu" w:date="2024-04-18T23:31:00Z">
                <w:pPr>
                  <w:jc w:val="right"/>
                </w:pPr>
              </w:pPrChange>
            </w:pPr>
            <w:ins w:id="17750" w:author="James Vu" w:date="2024-04-18T23:29:00Z">
              <w:r w:rsidRPr="00B053AF">
                <w:rPr>
                  <w:i/>
                  <w:iCs/>
                  <w:sz w:val="22"/>
                  <w:szCs w:val="22"/>
                  <w:rPrChange w:id="17751" w:author="James Vu" w:date="2024-04-18T23:51:00Z">
                    <w:rPr>
                      <w:i/>
                      <w:iCs/>
                    </w:rPr>
                  </w:rPrChange>
                </w:rPr>
                <w:t>40.000.000</w:t>
              </w:r>
            </w:ins>
          </w:p>
        </w:tc>
        <w:tc>
          <w:tcPr>
            <w:tcW w:w="1768" w:type="dxa"/>
            <w:shd w:val="clear" w:color="auto" w:fill="auto"/>
            <w:vAlign w:val="center"/>
            <w:hideMark/>
            <w:tcPrChange w:id="17752"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56CEEA92" w14:textId="2C7C2245" w:rsidR="001873A6" w:rsidRPr="00B053AF" w:rsidRDefault="001873A6">
            <w:pPr>
              <w:jc w:val="center"/>
              <w:rPr>
                <w:ins w:id="17753" w:author="James Vu" w:date="2024-04-18T23:29:00Z"/>
                <w:i/>
                <w:iCs/>
                <w:sz w:val="22"/>
                <w:szCs w:val="22"/>
                <w:rPrChange w:id="17754" w:author="James Vu" w:date="2024-04-18T23:51:00Z">
                  <w:rPr>
                    <w:ins w:id="17755" w:author="James Vu" w:date="2024-04-18T23:29:00Z"/>
                    <w:i/>
                    <w:iCs/>
                  </w:rPr>
                </w:rPrChange>
              </w:rPr>
              <w:pPrChange w:id="17756" w:author="James Vu" w:date="2024-04-18T23:31:00Z">
                <w:pPr>
                  <w:jc w:val="right"/>
                </w:pPr>
              </w:pPrChange>
            </w:pPr>
            <w:ins w:id="17757" w:author="James Vu" w:date="2024-04-18T23:29:00Z">
              <w:r w:rsidRPr="00B053AF">
                <w:rPr>
                  <w:i/>
                  <w:iCs/>
                  <w:sz w:val="22"/>
                  <w:szCs w:val="22"/>
                  <w:rPrChange w:id="17758" w:author="James Vu" w:date="2024-04-18T23:51:00Z">
                    <w:rPr>
                      <w:i/>
                      <w:iCs/>
                    </w:rPr>
                  </w:rPrChange>
                </w:rPr>
                <w:t>440.000.000</w:t>
              </w:r>
            </w:ins>
          </w:p>
        </w:tc>
        <w:tc>
          <w:tcPr>
            <w:tcW w:w="1487" w:type="dxa"/>
            <w:shd w:val="clear" w:color="auto" w:fill="auto"/>
            <w:vAlign w:val="center"/>
            <w:hideMark/>
            <w:tcPrChange w:id="17759"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5B09C6C4" w14:textId="77777777" w:rsidR="001873A6" w:rsidRPr="00B053AF" w:rsidRDefault="001873A6">
            <w:pPr>
              <w:jc w:val="center"/>
              <w:rPr>
                <w:ins w:id="17760" w:author="James Vu" w:date="2024-04-18T23:29:00Z"/>
                <w:i/>
                <w:iCs/>
                <w:sz w:val="22"/>
                <w:szCs w:val="22"/>
                <w:rPrChange w:id="17761" w:author="James Vu" w:date="2024-04-18T23:51:00Z">
                  <w:rPr>
                    <w:ins w:id="17762" w:author="James Vu" w:date="2024-04-18T23:29:00Z"/>
                    <w:i/>
                    <w:iCs/>
                  </w:rPr>
                </w:rPrChange>
              </w:rPr>
              <w:pPrChange w:id="17763" w:author="James Vu" w:date="2024-04-18T23:31:00Z">
                <w:pPr/>
              </w:pPrChange>
            </w:pPr>
            <w:ins w:id="17764" w:author="James Vu" w:date="2024-04-18T23:29:00Z">
              <w:r w:rsidRPr="00B053AF">
                <w:rPr>
                  <w:i/>
                  <w:iCs/>
                  <w:sz w:val="22"/>
                  <w:szCs w:val="22"/>
                  <w:rPrChange w:id="17765" w:author="James Vu" w:date="2024-04-18T23:51:00Z">
                    <w:rPr>
                      <w:i/>
                      <w:iCs/>
                    </w:rPr>
                  </w:rPrChange>
                </w:rPr>
                <w:t>Chi tiết ở Phụ lục IV - Báo giá dự toán và triển khai thực hiện theo báo giá thực tế tại thời điểm triển khai</w:t>
              </w:r>
            </w:ins>
          </w:p>
        </w:tc>
      </w:tr>
      <w:tr w:rsidR="001873A6" w:rsidRPr="00B053AF" w14:paraId="23827CF7" w14:textId="77777777" w:rsidTr="003C02FF">
        <w:trPr>
          <w:trHeight w:val="20"/>
          <w:ins w:id="17766" w:author="James Vu" w:date="2024-04-18T23:29:00Z"/>
          <w:trPrChange w:id="17767" w:author="James Vu" w:date="2024-04-19T00:25:00Z">
            <w:trPr>
              <w:trHeight w:val="680"/>
            </w:trPr>
          </w:trPrChange>
        </w:trPr>
        <w:tc>
          <w:tcPr>
            <w:tcW w:w="846" w:type="dxa"/>
            <w:shd w:val="clear" w:color="auto" w:fill="auto"/>
            <w:vAlign w:val="center"/>
            <w:hideMark/>
            <w:tcPrChange w:id="17768"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2E19901A" w14:textId="77777777" w:rsidR="001873A6" w:rsidRPr="00B053AF" w:rsidRDefault="001873A6" w:rsidP="001873A6">
            <w:pPr>
              <w:jc w:val="center"/>
              <w:rPr>
                <w:ins w:id="17769" w:author="James Vu" w:date="2024-04-18T23:29:00Z"/>
                <w:i/>
                <w:iCs/>
                <w:sz w:val="22"/>
                <w:szCs w:val="22"/>
                <w:rPrChange w:id="17770" w:author="James Vu" w:date="2024-04-18T23:51:00Z">
                  <w:rPr>
                    <w:ins w:id="17771" w:author="James Vu" w:date="2024-04-18T23:29:00Z"/>
                    <w:i/>
                    <w:iCs/>
                  </w:rPr>
                </w:rPrChange>
              </w:rPr>
            </w:pPr>
            <w:ins w:id="17772" w:author="James Vu" w:date="2024-04-18T23:29:00Z">
              <w:r w:rsidRPr="00B053AF">
                <w:rPr>
                  <w:i/>
                  <w:iCs/>
                  <w:sz w:val="22"/>
                  <w:szCs w:val="22"/>
                  <w:rPrChange w:id="17773" w:author="James Vu" w:date="2024-04-18T23:51:00Z">
                    <w:rPr>
                      <w:i/>
                      <w:iCs/>
                    </w:rPr>
                  </w:rPrChange>
                </w:rPr>
                <w:t>ix</w:t>
              </w:r>
            </w:ins>
          </w:p>
        </w:tc>
        <w:tc>
          <w:tcPr>
            <w:tcW w:w="2835" w:type="dxa"/>
            <w:shd w:val="clear" w:color="auto" w:fill="auto"/>
            <w:vAlign w:val="center"/>
            <w:hideMark/>
            <w:tcPrChange w:id="17774"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5BA0EC3" w14:textId="77777777" w:rsidR="001873A6" w:rsidRPr="00B053AF" w:rsidRDefault="001873A6">
            <w:pPr>
              <w:jc w:val="center"/>
              <w:rPr>
                <w:ins w:id="17775" w:author="James Vu" w:date="2024-04-18T23:29:00Z"/>
                <w:i/>
                <w:iCs/>
                <w:sz w:val="22"/>
                <w:szCs w:val="22"/>
                <w:rPrChange w:id="17776" w:author="James Vu" w:date="2024-04-18T23:51:00Z">
                  <w:rPr>
                    <w:ins w:id="17777" w:author="James Vu" w:date="2024-04-18T23:29:00Z"/>
                    <w:i/>
                    <w:iCs/>
                  </w:rPr>
                </w:rPrChange>
              </w:rPr>
              <w:pPrChange w:id="17778" w:author="James Vu" w:date="2024-04-18T23:31:00Z">
                <w:pPr/>
              </w:pPrChange>
            </w:pPr>
            <w:ins w:id="17779" w:author="James Vu" w:date="2024-04-18T23:29:00Z">
              <w:r w:rsidRPr="00B053AF">
                <w:rPr>
                  <w:i/>
                  <w:iCs/>
                  <w:sz w:val="22"/>
                  <w:szCs w:val="22"/>
                  <w:rPrChange w:id="17780" w:author="James Vu" w:date="2024-04-18T23:51:00Z">
                    <w:rPr>
                      <w:i/>
                      <w:iCs/>
                    </w:rPr>
                  </w:rPrChange>
                </w:rPr>
                <w:t>Hệ tính năng về lĩnh vực thủy lợi, phòng chống thiên tai tỉnh Khánh Hòa (Giai đoạn 1) - Thuê chuyên gia hỗ trợ</w:t>
              </w:r>
            </w:ins>
          </w:p>
        </w:tc>
        <w:tc>
          <w:tcPr>
            <w:tcW w:w="1134" w:type="dxa"/>
            <w:shd w:val="clear" w:color="auto" w:fill="auto"/>
            <w:vAlign w:val="center"/>
            <w:hideMark/>
            <w:tcPrChange w:id="17781"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6DD51618" w14:textId="313B6CEF" w:rsidR="001873A6" w:rsidRPr="00B053AF" w:rsidRDefault="001873A6" w:rsidP="001873A6">
            <w:pPr>
              <w:jc w:val="center"/>
              <w:rPr>
                <w:ins w:id="17782" w:author="James Vu" w:date="2024-04-18T23:29:00Z"/>
                <w:i/>
                <w:iCs/>
                <w:color w:val="808080"/>
                <w:sz w:val="22"/>
                <w:szCs w:val="22"/>
                <w:rPrChange w:id="17783" w:author="James Vu" w:date="2024-04-18T23:51:00Z">
                  <w:rPr>
                    <w:ins w:id="17784" w:author="James Vu" w:date="2024-04-18T23:29:00Z"/>
                    <w:i/>
                    <w:iCs/>
                    <w:color w:val="808080"/>
                  </w:rPr>
                </w:rPrChange>
              </w:rPr>
            </w:pPr>
          </w:p>
        </w:tc>
        <w:tc>
          <w:tcPr>
            <w:tcW w:w="1134" w:type="dxa"/>
            <w:shd w:val="clear" w:color="auto" w:fill="auto"/>
            <w:vAlign w:val="center"/>
            <w:hideMark/>
            <w:tcPrChange w:id="17785"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22BD8CF5" w14:textId="4FCEEBAF" w:rsidR="001873A6" w:rsidRPr="00B053AF" w:rsidRDefault="001873A6" w:rsidP="001873A6">
            <w:pPr>
              <w:jc w:val="center"/>
              <w:rPr>
                <w:ins w:id="17786" w:author="James Vu" w:date="2024-04-18T23:29:00Z"/>
                <w:i/>
                <w:iCs/>
                <w:color w:val="808080"/>
                <w:sz w:val="22"/>
                <w:szCs w:val="22"/>
                <w:rPrChange w:id="17787" w:author="James Vu" w:date="2024-04-18T23:51:00Z">
                  <w:rPr>
                    <w:ins w:id="17788" w:author="James Vu" w:date="2024-04-18T23:29:00Z"/>
                    <w:i/>
                    <w:iCs/>
                    <w:color w:val="808080"/>
                  </w:rPr>
                </w:rPrChange>
              </w:rPr>
            </w:pPr>
          </w:p>
        </w:tc>
        <w:tc>
          <w:tcPr>
            <w:tcW w:w="1843" w:type="dxa"/>
            <w:shd w:val="clear" w:color="auto" w:fill="auto"/>
            <w:vAlign w:val="center"/>
            <w:hideMark/>
            <w:tcPrChange w:id="17789"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CD55E9B" w14:textId="503470C4" w:rsidR="001873A6" w:rsidRPr="00B053AF" w:rsidRDefault="001873A6" w:rsidP="001873A6">
            <w:pPr>
              <w:jc w:val="center"/>
              <w:rPr>
                <w:ins w:id="17790" w:author="James Vu" w:date="2024-04-18T23:29:00Z"/>
                <w:i/>
                <w:iCs/>
                <w:color w:val="808080"/>
                <w:sz w:val="22"/>
                <w:szCs w:val="22"/>
                <w:rPrChange w:id="17791" w:author="James Vu" w:date="2024-04-18T23:51:00Z">
                  <w:rPr>
                    <w:ins w:id="17792" w:author="James Vu" w:date="2024-04-18T23:29:00Z"/>
                    <w:i/>
                    <w:iCs/>
                    <w:color w:val="808080"/>
                  </w:rPr>
                </w:rPrChange>
              </w:rPr>
            </w:pPr>
          </w:p>
        </w:tc>
        <w:tc>
          <w:tcPr>
            <w:tcW w:w="1842" w:type="dxa"/>
            <w:shd w:val="clear" w:color="auto" w:fill="auto"/>
            <w:vAlign w:val="center"/>
            <w:hideMark/>
            <w:tcPrChange w:id="17793"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009B44B7" w14:textId="7C838A81" w:rsidR="001873A6" w:rsidRPr="00B053AF" w:rsidRDefault="001873A6">
            <w:pPr>
              <w:jc w:val="center"/>
              <w:rPr>
                <w:ins w:id="17794" w:author="James Vu" w:date="2024-04-18T23:29:00Z"/>
                <w:i/>
                <w:iCs/>
                <w:sz w:val="22"/>
                <w:szCs w:val="22"/>
                <w:rPrChange w:id="17795" w:author="James Vu" w:date="2024-04-18T23:51:00Z">
                  <w:rPr>
                    <w:ins w:id="17796" w:author="James Vu" w:date="2024-04-18T23:29:00Z"/>
                    <w:i/>
                    <w:iCs/>
                  </w:rPr>
                </w:rPrChange>
              </w:rPr>
              <w:pPrChange w:id="17797" w:author="James Vu" w:date="2024-04-18T23:31:00Z">
                <w:pPr>
                  <w:jc w:val="right"/>
                </w:pPr>
              </w:pPrChange>
            </w:pPr>
            <w:ins w:id="17798" w:author="James Vu" w:date="2024-04-18T23:29:00Z">
              <w:r w:rsidRPr="00B053AF">
                <w:rPr>
                  <w:i/>
                  <w:iCs/>
                  <w:sz w:val="22"/>
                  <w:szCs w:val="22"/>
                  <w:rPrChange w:id="17799" w:author="James Vu" w:date="2024-04-18T23:51:00Z">
                    <w:rPr>
                      <w:i/>
                      <w:iCs/>
                    </w:rPr>
                  </w:rPrChange>
                </w:rPr>
                <w:t>400.000.000</w:t>
              </w:r>
            </w:ins>
          </w:p>
        </w:tc>
        <w:tc>
          <w:tcPr>
            <w:tcW w:w="1560" w:type="dxa"/>
            <w:shd w:val="clear" w:color="auto" w:fill="auto"/>
            <w:vAlign w:val="center"/>
            <w:hideMark/>
            <w:tcPrChange w:id="17800"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5FA7E33D" w14:textId="159BDB1F" w:rsidR="001873A6" w:rsidRPr="00B053AF" w:rsidRDefault="001873A6">
            <w:pPr>
              <w:jc w:val="center"/>
              <w:rPr>
                <w:ins w:id="17801" w:author="James Vu" w:date="2024-04-18T23:29:00Z"/>
                <w:i/>
                <w:iCs/>
                <w:sz w:val="22"/>
                <w:szCs w:val="22"/>
                <w:rPrChange w:id="17802" w:author="James Vu" w:date="2024-04-18T23:51:00Z">
                  <w:rPr>
                    <w:ins w:id="17803" w:author="James Vu" w:date="2024-04-18T23:29:00Z"/>
                    <w:i/>
                    <w:iCs/>
                  </w:rPr>
                </w:rPrChange>
              </w:rPr>
              <w:pPrChange w:id="17804" w:author="James Vu" w:date="2024-04-18T23:31:00Z">
                <w:pPr>
                  <w:jc w:val="right"/>
                </w:pPr>
              </w:pPrChange>
            </w:pPr>
            <w:ins w:id="17805" w:author="James Vu" w:date="2024-04-18T23:29:00Z">
              <w:r w:rsidRPr="00B053AF">
                <w:rPr>
                  <w:i/>
                  <w:iCs/>
                  <w:sz w:val="22"/>
                  <w:szCs w:val="22"/>
                  <w:rPrChange w:id="17806" w:author="James Vu" w:date="2024-04-18T23:51:00Z">
                    <w:rPr>
                      <w:i/>
                      <w:iCs/>
                    </w:rPr>
                  </w:rPrChange>
                </w:rPr>
                <w:t>40.000.000</w:t>
              </w:r>
            </w:ins>
          </w:p>
        </w:tc>
        <w:tc>
          <w:tcPr>
            <w:tcW w:w="1768" w:type="dxa"/>
            <w:shd w:val="clear" w:color="auto" w:fill="auto"/>
            <w:vAlign w:val="center"/>
            <w:hideMark/>
            <w:tcPrChange w:id="17807"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46C5954B" w14:textId="7331D132" w:rsidR="001873A6" w:rsidRPr="00B053AF" w:rsidRDefault="001873A6">
            <w:pPr>
              <w:jc w:val="center"/>
              <w:rPr>
                <w:ins w:id="17808" w:author="James Vu" w:date="2024-04-18T23:29:00Z"/>
                <w:i/>
                <w:iCs/>
                <w:sz w:val="22"/>
                <w:szCs w:val="22"/>
                <w:rPrChange w:id="17809" w:author="James Vu" w:date="2024-04-18T23:51:00Z">
                  <w:rPr>
                    <w:ins w:id="17810" w:author="James Vu" w:date="2024-04-18T23:29:00Z"/>
                    <w:i/>
                    <w:iCs/>
                  </w:rPr>
                </w:rPrChange>
              </w:rPr>
              <w:pPrChange w:id="17811" w:author="James Vu" w:date="2024-04-18T23:31:00Z">
                <w:pPr>
                  <w:jc w:val="right"/>
                </w:pPr>
              </w:pPrChange>
            </w:pPr>
            <w:ins w:id="17812" w:author="James Vu" w:date="2024-04-18T23:29:00Z">
              <w:r w:rsidRPr="00B053AF">
                <w:rPr>
                  <w:i/>
                  <w:iCs/>
                  <w:sz w:val="22"/>
                  <w:szCs w:val="22"/>
                  <w:rPrChange w:id="17813" w:author="James Vu" w:date="2024-04-18T23:51:00Z">
                    <w:rPr>
                      <w:i/>
                      <w:iCs/>
                    </w:rPr>
                  </w:rPrChange>
                </w:rPr>
                <w:t>440.000.000</w:t>
              </w:r>
            </w:ins>
          </w:p>
        </w:tc>
        <w:tc>
          <w:tcPr>
            <w:tcW w:w="1487" w:type="dxa"/>
            <w:shd w:val="clear" w:color="auto" w:fill="auto"/>
            <w:vAlign w:val="center"/>
            <w:hideMark/>
            <w:tcPrChange w:id="17814"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4FD4666" w14:textId="77777777" w:rsidR="001873A6" w:rsidRPr="00B053AF" w:rsidRDefault="001873A6">
            <w:pPr>
              <w:jc w:val="center"/>
              <w:rPr>
                <w:ins w:id="17815" w:author="James Vu" w:date="2024-04-18T23:29:00Z"/>
                <w:i/>
                <w:iCs/>
                <w:sz w:val="22"/>
                <w:szCs w:val="22"/>
                <w:rPrChange w:id="17816" w:author="James Vu" w:date="2024-04-18T23:51:00Z">
                  <w:rPr>
                    <w:ins w:id="17817" w:author="James Vu" w:date="2024-04-18T23:29:00Z"/>
                    <w:i/>
                    <w:iCs/>
                  </w:rPr>
                </w:rPrChange>
              </w:rPr>
              <w:pPrChange w:id="17818" w:author="James Vu" w:date="2024-04-18T23:31:00Z">
                <w:pPr/>
              </w:pPrChange>
            </w:pPr>
            <w:ins w:id="17819" w:author="James Vu" w:date="2024-04-18T23:29:00Z">
              <w:r w:rsidRPr="00B053AF">
                <w:rPr>
                  <w:i/>
                  <w:iCs/>
                  <w:sz w:val="22"/>
                  <w:szCs w:val="22"/>
                  <w:rPrChange w:id="17820" w:author="James Vu" w:date="2024-04-18T23:51:00Z">
                    <w:rPr>
                      <w:i/>
                      <w:iCs/>
                    </w:rPr>
                  </w:rPrChange>
                </w:rPr>
                <w:t xml:space="preserve">Chi tiết ở Phụ lục IV - Báo giá dự toán và triển khai thực hiện theo báo giá thực tế tại thời </w:t>
              </w:r>
              <w:r w:rsidRPr="00B053AF">
                <w:rPr>
                  <w:i/>
                  <w:iCs/>
                  <w:sz w:val="22"/>
                  <w:szCs w:val="22"/>
                  <w:rPrChange w:id="17821" w:author="James Vu" w:date="2024-04-18T23:51:00Z">
                    <w:rPr>
                      <w:i/>
                      <w:iCs/>
                    </w:rPr>
                  </w:rPrChange>
                </w:rPr>
                <w:lastRenderedPageBreak/>
                <w:t>điểm triển khai</w:t>
              </w:r>
            </w:ins>
          </w:p>
        </w:tc>
      </w:tr>
      <w:tr w:rsidR="001873A6" w:rsidRPr="00B053AF" w14:paraId="5C579C21" w14:textId="77777777" w:rsidTr="003C02FF">
        <w:trPr>
          <w:trHeight w:val="20"/>
          <w:ins w:id="17822" w:author="James Vu" w:date="2024-04-18T23:29:00Z"/>
          <w:trPrChange w:id="17823" w:author="James Vu" w:date="2024-04-19T00:25:00Z">
            <w:trPr>
              <w:trHeight w:val="680"/>
            </w:trPr>
          </w:trPrChange>
        </w:trPr>
        <w:tc>
          <w:tcPr>
            <w:tcW w:w="846" w:type="dxa"/>
            <w:shd w:val="clear" w:color="auto" w:fill="auto"/>
            <w:vAlign w:val="center"/>
            <w:hideMark/>
            <w:tcPrChange w:id="17824"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6000D543" w14:textId="77777777" w:rsidR="001873A6" w:rsidRPr="00B053AF" w:rsidRDefault="001873A6" w:rsidP="001873A6">
            <w:pPr>
              <w:jc w:val="center"/>
              <w:rPr>
                <w:ins w:id="17825" w:author="James Vu" w:date="2024-04-18T23:29:00Z"/>
                <w:i/>
                <w:iCs/>
                <w:sz w:val="22"/>
                <w:szCs w:val="22"/>
                <w:rPrChange w:id="17826" w:author="James Vu" w:date="2024-04-18T23:51:00Z">
                  <w:rPr>
                    <w:ins w:id="17827" w:author="James Vu" w:date="2024-04-18T23:29:00Z"/>
                    <w:i/>
                    <w:iCs/>
                  </w:rPr>
                </w:rPrChange>
              </w:rPr>
            </w:pPr>
            <w:ins w:id="17828" w:author="James Vu" w:date="2024-04-18T23:29:00Z">
              <w:r w:rsidRPr="00B053AF">
                <w:rPr>
                  <w:i/>
                  <w:iCs/>
                  <w:sz w:val="22"/>
                  <w:szCs w:val="22"/>
                  <w:rPrChange w:id="17829" w:author="James Vu" w:date="2024-04-18T23:51:00Z">
                    <w:rPr>
                      <w:i/>
                      <w:iCs/>
                    </w:rPr>
                  </w:rPrChange>
                </w:rPr>
                <w:lastRenderedPageBreak/>
                <w:t>x</w:t>
              </w:r>
            </w:ins>
          </w:p>
        </w:tc>
        <w:tc>
          <w:tcPr>
            <w:tcW w:w="2835" w:type="dxa"/>
            <w:shd w:val="clear" w:color="auto" w:fill="auto"/>
            <w:vAlign w:val="center"/>
            <w:hideMark/>
            <w:tcPrChange w:id="17830"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B025AC3" w14:textId="77777777" w:rsidR="001873A6" w:rsidRPr="00B053AF" w:rsidRDefault="001873A6">
            <w:pPr>
              <w:jc w:val="center"/>
              <w:rPr>
                <w:ins w:id="17831" w:author="James Vu" w:date="2024-04-18T23:29:00Z"/>
                <w:i/>
                <w:iCs/>
                <w:sz w:val="22"/>
                <w:szCs w:val="22"/>
                <w:rPrChange w:id="17832" w:author="James Vu" w:date="2024-04-18T23:51:00Z">
                  <w:rPr>
                    <w:ins w:id="17833" w:author="James Vu" w:date="2024-04-18T23:29:00Z"/>
                    <w:i/>
                    <w:iCs/>
                  </w:rPr>
                </w:rPrChange>
              </w:rPr>
              <w:pPrChange w:id="17834" w:author="James Vu" w:date="2024-04-18T23:31:00Z">
                <w:pPr/>
              </w:pPrChange>
            </w:pPr>
            <w:ins w:id="17835" w:author="James Vu" w:date="2024-04-18T23:29:00Z">
              <w:r w:rsidRPr="00B053AF">
                <w:rPr>
                  <w:i/>
                  <w:iCs/>
                  <w:sz w:val="22"/>
                  <w:szCs w:val="22"/>
                  <w:rPrChange w:id="17836" w:author="James Vu" w:date="2024-04-18T23:51:00Z">
                    <w:rPr>
                      <w:i/>
                      <w:iCs/>
                    </w:rPr>
                  </w:rPrChange>
                </w:rPr>
                <w:t>Xây dựng Cơ Sở Dữ Liệu của các lĩnh vực Nông nghiệp tỉnh Khánh Hòa (Giai đoạn 1) - Thuê chuyên gia hỗ trợ</w:t>
              </w:r>
            </w:ins>
          </w:p>
        </w:tc>
        <w:tc>
          <w:tcPr>
            <w:tcW w:w="1134" w:type="dxa"/>
            <w:shd w:val="clear" w:color="auto" w:fill="auto"/>
            <w:vAlign w:val="center"/>
            <w:hideMark/>
            <w:tcPrChange w:id="17837"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4460A223" w14:textId="593369CB" w:rsidR="001873A6" w:rsidRPr="00B053AF" w:rsidRDefault="001873A6" w:rsidP="001873A6">
            <w:pPr>
              <w:jc w:val="center"/>
              <w:rPr>
                <w:ins w:id="17838" w:author="James Vu" w:date="2024-04-18T23:29:00Z"/>
                <w:i/>
                <w:iCs/>
                <w:color w:val="808080"/>
                <w:sz w:val="22"/>
                <w:szCs w:val="22"/>
                <w:rPrChange w:id="17839" w:author="James Vu" w:date="2024-04-18T23:51:00Z">
                  <w:rPr>
                    <w:ins w:id="17840" w:author="James Vu" w:date="2024-04-18T23:29:00Z"/>
                    <w:i/>
                    <w:iCs/>
                    <w:color w:val="808080"/>
                  </w:rPr>
                </w:rPrChange>
              </w:rPr>
            </w:pPr>
          </w:p>
        </w:tc>
        <w:tc>
          <w:tcPr>
            <w:tcW w:w="1134" w:type="dxa"/>
            <w:shd w:val="clear" w:color="auto" w:fill="auto"/>
            <w:vAlign w:val="center"/>
            <w:hideMark/>
            <w:tcPrChange w:id="1784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A38F480" w14:textId="246E698A" w:rsidR="001873A6" w:rsidRPr="00B053AF" w:rsidRDefault="001873A6" w:rsidP="001873A6">
            <w:pPr>
              <w:jc w:val="center"/>
              <w:rPr>
                <w:ins w:id="17842" w:author="James Vu" w:date="2024-04-18T23:29:00Z"/>
                <w:i/>
                <w:iCs/>
                <w:color w:val="808080"/>
                <w:sz w:val="22"/>
                <w:szCs w:val="22"/>
                <w:rPrChange w:id="17843" w:author="James Vu" w:date="2024-04-18T23:51:00Z">
                  <w:rPr>
                    <w:ins w:id="17844" w:author="James Vu" w:date="2024-04-18T23:29:00Z"/>
                    <w:i/>
                    <w:iCs/>
                    <w:color w:val="808080"/>
                  </w:rPr>
                </w:rPrChange>
              </w:rPr>
            </w:pPr>
          </w:p>
        </w:tc>
        <w:tc>
          <w:tcPr>
            <w:tcW w:w="1843" w:type="dxa"/>
            <w:shd w:val="clear" w:color="auto" w:fill="auto"/>
            <w:vAlign w:val="center"/>
            <w:hideMark/>
            <w:tcPrChange w:id="17845"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608BFE6" w14:textId="3AD38FFA" w:rsidR="001873A6" w:rsidRPr="00B053AF" w:rsidRDefault="001873A6" w:rsidP="001873A6">
            <w:pPr>
              <w:jc w:val="center"/>
              <w:rPr>
                <w:ins w:id="17846" w:author="James Vu" w:date="2024-04-18T23:29:00Z"/>
                <w:i/>
                <w:iCs/>
                <w:color w:val="808080"/>
                <w:sz w:val="22"/>
                <w:szCs w:val="22"/>
                <w:rPrChange w:id="17847" w:author="James Vu" w:date="2024-04-18T23:51:00Z">
                  <w:rPr>
                    <w:ins w:id="17848" w:author="James Vu" w:date="2024-04-18T23:29:00Z"/>
                    <w:i/>
                    <w:iCs/>
                    <w:color w:val="808080"/>
                  </w:rPr>
                </w:rPrChange>
              </w:rPr>
            </w:pPr>
          </w:p>
        </w:tc>
        <w:tc>
          <w:tcPr>
            <w:tcW w:w="1842" w:type="dxa"/>
            <w:shd w:val="clear" w:color="auto" w:fill="auto"/>
            <w:vAlign w:val="center"/>
            <w:hideMark/>
            <w:tcPrChange w:id="17849"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18B69587" w14:textId="03101DB2" w:rsidR="001873A6" w:rsidRPr="00B053AF" w:rsidRDefault="001873A6">
            <w:pPr>
              <w:jc w:val="center"/>
              <w:rPr>
                <w:ins w:id="17850" w:author="James Vu" w:date="2024-04-18T23:29:00Z"/>
                <w:i/>
                <w:iCs/>
                <w:sz w:val="22"/>
                <w:szCs w:val="22"/>
                <w:rPrChange w:id="17851" w:author="James Vu" w:date="2024-04-18T23:51:00Z">
                  <w:rPr>
                    <w:ins w:id="17852" w:author="James Vu" w:date="2024-04-18T23:29:00Z"/>
                    <w:i/>
                    <w:iCs/>
                  </w:rPr>
                </w:rPrChange>
              </w:rPr>
              <w:pPrChange w:id="17853" w:author="James Vu" w:date="2024-04-18T23:31:00Z">
                <w:pPr>
                  <w:jc w:val="right"/>
                </w:pPr>
              </w:pPrChange>
            </w:pPr>
            <w:ins w:id="17854" w:author="James Vu" w:date="2024-04-18T23:29:00Z">
              <w:r w:rsidRPr="00B053AF">
                <w:rPr>
                  <w:i/>
                  <w:iCs/>
                  <w:sz w:val="22"/>
                  <w:szCs w:val="22"/>
                  <w:rPrChange w:id="17855" w:author="James Vu" w:date="2024-04-18T23:51:00Z">
                    <w:rPr>
                      <w:i/>
                      <w:iCs/>
                    </w:rPr>
                  </w:rPrChange>
                </w:rPr>
                <w:t>1.638.000.000</w:t>
              </w:r>
            </w:ins>
          </w:p>
        </w:tc>
        <w:tc>
          <w:tcPr>
            <w:tcW w:w="1560" w:type="dxa"/>
            <w:shd w:val="clear" w:color="auto" w:fill="auto"/>
            <w:vAlign w:val="center"/>
            <w:hideMark/>
            <w:tcPrChange w:id="17856"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2F930DA6" w14:textId="4037212F" w:rsidR="001873A6" w:rsidRPr="00B053AF" w:rsidRDefault="001873A6">
            <w:pPr>
              <w:jc w:val="center"/>
              <w:rPr>
                <w:ins w:id="17857" w:author="James Vu" w:date="2024-04-18T23:29:00Z"/>
                <w:i/>
                <w:iCs/>
                <w:sz w:val="22"/>
                <w:szCs w:val="22"/>
                <w:rPrChange w:id="17858" w:author="James Vu" w:date="2024-04-18T23:51:00Z">
                  <w:rPr>
                    <w:ins w:id="17859" w:author="James Vu" w:date="2024-04-18T23:29:00Z"/>
                    <w:i/>
                    <w:iCs/>
                  </w:rPr>
                </w:rPrChange>
              </w:rPr>
              <w:pPrChange w:id="17860" w:author="James Vu" w:date="2024-04-18T23:31:00Z">
                <w:pPr>
                  <w:jc w:val="right"/>
                </w:pPr>
              </w:pPrChange>
            </w:pPr>
            <w:ins w:id="17861" w:author="James Vu" w:date="2024-04-18T23:29:00Z">
              <w:r w:rsidRPr="00B053AF">
                <w:rPr>
                  <w:i/>
                  <w:iCs/>
                  <w:sz w:val="22"/>
                  <w:szCs w:val="22"/>
                  <w:rPrChange w:id="17862" w:author="James Vu" w:date="2024-04-18T23:51:00Z">
                    <w:rPr>
                      <w:i/>
                      <w:iCs/>
                    </w:rPr>
                  </w:rPrChange>
                </w:rPr>
                <w:t>163.800.000</w:t>
              </w:r>
            </w:ins>
          </w:p>
        </w:tc>
        <w:tc>
          <w:tcPr>
            <w:tcW w:w="1768" w:type="dxa"/>
            <w:shd w:val="clear" w:color="auto" w:fill="auto"/>
            <w:vAlign w:val="center"/>
            <w:hideMark/>
            <w:tcPrChange w:id="17863"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377F5639" w14:textId="237A3916" w:rsidR="001873A6" w:rsidRPr="00B053AF" w:rsidRDefault="001873A6">
            <w:pPr>
              <w:jc w:val="center"/>
              <w:rPr>
                <w:ins w:id="17864" w:author="James Vu" w:date="2024-04-18T23:29:00Z"/>
                <w:i/>
                <w:iCs/>
                <w:sz w:val="22"/>
                <w:szCs w:val="22"/>
                <w:rPrChange w:id="17865" w:author="James Vu" w:date="2024-04-18T23:51:00Z">
                  <w:rPr>
                    <w:ins w:id="17866" w:author="James Vu" w:date="2024-04-18T23:29:00Z"/>
                    <w:i/>
                    <w:iCs/>
                  </w:rPr>
                </w:rPrChange>
              </w:rPr>
              <w:pPrChange w:id="17867" w:author="James Vu" w:date="2024-04-18T23:31:00Z">
                <w:pPr>
                  <w:jc w:val="right"/>
                </w:pPr>
              </w:pPrChange>
            </w:pPr>
            <w:ins w:id="17868" w:author="James Vu" w:date="2024-04-18T23:29:00Z">
              <w:r w:rsidRPr="00B053AF">
                <w:rPr>
                  <w:i/>
                  <w:iCs/>
                  <w:sz w:val="22"/>
                  <w:szCs w:val="22"/>
                  <w:rPrChange w:id="17869" w:author="James Vu" w:date="2024-04-18T23:51:00Z">
                    <w:rPr>
                      <w:i/>
                      <w:iCs/>
                    </w:rPr>
                  </w:rPrChange>
                </w:rPr>
                <w:t>1.801.800.000</w:t>
              </w:r>
            </w:ins>
          </w:p>
        </w:tc>
        <w:tc>
          <w:tcPr>
            <w:tcW w:w="1487" w:type="dxa"/>
            <w:shd w:val="clear" w:color="auto" w:fill="auto"/>
            <w:vAlign w:val="center"/>
            <w:hideMark/>
            <w:tcPrChange w:id="1787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B1B9609" w14:textId="77777777" w:rsidR="001873A6" w:rsidRPr="00B053AF" w:rsidRDefault="001873A6">
            <w:pPr>
              <w:jc w:val="center"/>
              <w:rPr>
                <w:ins w:id="17871" w:author="James Vu" w:date="2024-04-18T23:29:00Z"/>
                <w:i/>
                <w:iCs/>
                <w:sz w:val="22"/>
                <w:szCs w:val="22"/>
                <w:rPrChange w:id="17872" w:author="James Vu" w:date="2024-04-18T23:51:00Z">
                  <w:rPr>
                    <w:ins w:id="17873" w:author="James Vu" w:date="2024-04-18T23:29:00Z"/>
                    <w:i/>
                    <w:iCs/>
                  </w:rPr>
                </w:rPrChange>
              </w:rPr>
              <w:pPrChange w:id="17874" w:author="James Vu" w:date="2024-04-18T23:31:00Z">
                <w:pPr/>
              </w:pPrChange>
            </w:pPr>
            <w:ins w:id="17875" w:author="James Vu" w:date="2024-04-18T23:29:00Z">
              <w:r w:rsidRPr="00B053AF">
                <w:rPr>
                  <w:i/>
                  <w:iCs/>
                  <w:sz w:val="22"/>
                  <w:szCs w:val="22"/>
                  <w:rPrChange w:id="17876" w:author="James Vu" w:date="2024-04-18T23:51:00Z">
                    <w:rPr>
                      <w:i/>
                      <w:iCs/>
                    </w:rPr>
                  </w:rPrChange>
                </w:rPr>
                <w:t>Chi tiết ở Phụ lục IV - Báo giá dự toán và triển khai thực hiện theo báo giá thực tế tại thời điểm triển khai</w:t>
              </w:r>
            </w:ins>
          </w:p>
        </w:tc>
      </w:tr>
      <w:tr w:rsidR="001873A6" w:rsidRPr="00B053AF" w14:paraId="46320979" w14:textId="77777777" w:rsidTr="003C02FF">
        <w:trPr>
          <w:trHeight w:val="20"/>
          <w:ins w:id="17877" w:author="James Vu" w:date="2024-04-18T23:29:00Z"/>
          <w:trPrChange w:id="17878" w:author="James Vu" w:date="2024-04-19T00:25:00Z">
            <w:trPr>
              <w:trHeight w:val="340"/>
            </w:trPr>
          </w:trPrChange>
        </w:trPr>
        <w:tc>
          <w:tcPr>
            <w:tcW w:w="846" w:type="dxa"/>
            <w:shd w:val="clear" w:color="auto" w:fill="auto"/>
            <w:vAlign w:val="center"/>
            <w:hideMark/>
            <w:tcPrChange w:id="17879"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280D750F" w14:textId="77777777" w:rsidR="001873A6" w:rsidRPr="00B053AF" w:rsidRDefault="001873A6" w:rsidP="001873A6">
            <w:pPr>
              <w:jc w:val="center"/>
              <w:rPr>
                <w:ins w:id="17880" w:author="James Vu" w:date="2024-04-18T23:29:00Z"/>
                <w:b/>
                <w:bCs/>
                <w:sz w:val="22"/>
                <w:szCs w:val="22"/>
                <w:rPrChange w:id="17881" w:author="James Vu" w:date="2024-04-18T23:51:00Z">
                  <w:rPr>
                    <w:ins w:id="17882" w:author="James Vu" w:date="2024-04-18T23:29:00Z"/>
                    <w:b/>
                    <w:bCs/>
                  </w:rPr>
                </w:rPrChange>
              </w:rPr>
            </w:pPr>
            <w:ins w:id="17883" w:author="James Vu" w:date="2024-04-18T23:29:00Z">
              <w:r w:rsidRPr="00B053AF">
                <w:rPr>
                  <w:b/>
                  <w:bCs/>
                  <w:sz w:val="22"/>
                  <w:szCs w:val="22"/>
                  <w:rPrChange w:id="17884" w:author="James Vu" w:date="2024-04-18T23:51:00Z">
                    <w:rPr>
                      <w:b/>
                      <w:bCs/>
                    </w:rPr>
                  </w:rPrChange>
                </w:rPr>
                <w:t>2.4</w:t>
              </w:r>
            </w:ins>
          </w:p>
        </w:tc>
        <w:tc>
          <w:tcPr>
            <w:tcW w:w="2835" w:type="dxa"/>
            <w:shd w:val="clear" w:color="auto" w:fill="auto"/>
            <w:vAlign w:val="center"/>
            <w:hideMark/>
            <w:tcPrChange w:id="17885"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7507679" w14:textId="77777777" w:rsidR="001873A6" w:rsidRPr="00B053AF" w:rsidRDefault="001873A6">
            <w:pPr>
              <w:jc w:val="center"/>
              <w:rPr>
                <w:ins w:id="17886" w:author="James Vu" w:date="2024-04-18T23:29:00Z"/>
                <w:b/>
                <w:bCs/>
                <w:color w:val="000000"/>
                <w:sz w:val="22"/>
                <w:szCs w:val="22"/>
                <w:rPrChange w:id="17887" w:author="James Vu" w:date="2024-04-18T23:51:00Z">
                  <w:rPr>
                    <w:ins w:id="17888" w:author="James Vu" w:date="2024-04-18T23:29:00Z"/>
                    <w:b/>
                    <w:bCs/>
                    <w:color w:val="000000"/>
                  </w:rPr>
                </w:rPrChange>
              </w:rPr>
              <w:pPrChange w:id="17889" w:author="James Vu" w:date="2024-04-18T23:31:00Z">
                <w:pPr/>
              </w:pPrChange>
            </w:pPr>
            <w:ins w:id="17890" w:author="James Vu" w:date="2024-04-18T23:29:00Z">
              <w:r w:rsidRPr="00B053AF">
                <w:rPr>
                  <w:b/>
                  <w:bCs/>
                  <w:color w:val="000000"/>
                  <w:sz w:val="22"/>
                  <w:szCs w:val="22"/>
                  <w:rPrChange w:id="17891" w:author="James Vu" w:date="2024-04-18T23:51:00Z">
                    <w:rPr>
                      <w:b/>
                      <w:bCs/>
                      <w:color w:val="000000"/>
                    </w:rPr>
                  </w:rPrChange>
                </w:rPr>
                <w:t>Đào tạo, chuyển giao công nghệ phần mềm nội bộ, CSDL</w:t>
              </w:r>
            </w:ins>
          </w:p>
        </w:tc>
        <w:tc>
          <w:tcPr>
            <w:tcW w:w="1134" w:type="dxa"/>
            <w:shd w:val="clear" w:color="auto" w:fill="auto"/>
            <w:vAlign w:val="center"/>
            <w:hideMark/>
            <w:tcPrChange w:id="17892"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54DDD85F" w14:textId="22ECC807" w:rsidR="001873A6" w:rsidRPr="00B053AF" w:rsidRDefault="001873A6" w:rsidP="001873A6">
            <w:pPr>
              <w:jc w:val="center"/>
              <w:rPr>
                <w:ins w:id="17893" w:author="James Vu" w:date="2024-04-18T23:29:00Z"/>
                <w:b/>
                <w:bCs/>
                <w:sz w:val="22"/>
                <w:szCs w:val="22"/>
                <w:rPrChange w:id="17894" w:author="James Vu" w:date="2024-04-18T23:51:00Z">
                  <w:rPr>
                    <w:ins w:id="17895" w:author="James Vu" w:date="2024-04-18T23:29:00Z"/>
                    <w:b/>
                    <w:bCs/>
                  </w:rPr>
                </w:rPrChange>
              </w:rPr>
            </w:pPr>
          </w:p>
        </w:tc>
        <w:tc>
          <w:tcPr>
            <w:tcW w:w="1134" w:type="dxa"/>
            <w:shd w:val="clear" w:color="auto" w:fill="auto"/>
            <w:vAlign w:val="center"/>
            <w:hideMark/>
            <w:tcPrChange w:id="17896"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5DC29B3D" w14:textId="70C26F82" w:rsidR="001873A6" w:rsidRPr="00B053AF" w:rsidRDefault="001873A6" w:rsidP="001873A6">
            <w:pPr>
              <w:jc w:val="center"/>
              <w:rPr>
                <w:ins w:id="17897" w:author="James Vu" w:date="2024-04-18T23:29:00Z"/>
                <w:b/>
                <w:bCs/>
                <w:sz w:val="22"/>
                <w:szCs w:val="22"/>
                <w:rPrChange w:id="17898" w:author="James Vu" w:date="2024-04-18T23:51:00Z">
                  <w:rPr>
                    <w:ins w:id="17899" w:author="James Vu" w:date="2024-04-18T23:29:00Z"/>
                    <w:b/>
                    <w:bCs/>
                  </w:rPr>
                </w:rPrChange>
              </w:rPr>
            </w:pPr>
          </w:p>
        </w:tc>
        <w:tc>
          <w:tcPr>
            <w:tcW w:w="1843" w:type="dxa"/>
            <w:shd w:val="clear" w:color="auto" w:fill="auto"/>
            <w:vAlign w:val="center"/>
            <w:hideMark/>
            <w:tcPrChange w:id="17900"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DCA4E20" w14:textId="6E3CCC8E" w:rsidR="001873A6" w:rsidRPr="00B053AF" w:rsidRDefault="001873A6" w:rsidP="001873A6">
            <w:pPr>
              <w:jc w:val="center"/>
              <w:rPr>
                <w:ins w:id="17901" w:author="James Vu" w:date="2024-04-18T23:29:00Z"/>
                <w:b/>
                <w:bCs/>
                <w:sz w:val="22"/>
                <w:szCs w:val="22"/>
                <w:rPrChange w:id="17902" w:author="James Vu" w:date="2024-04-18T23:51:00Z">
                  <w:rPr>
                    <w:ins w:id="17903" w:author="James Vu" w:date="2024-04-18T23:29:00Z"/>
                    <w:b/>
                    <w:bCs/>
                  </w:rPr>
                </w:rPrChange>
              </w:rPr>
            </w:pPr>
          </w:p>
        </w:tc>
        <w:tc>
          <w:tcPr>
            <w:tcW w:w="1842" w:type="dxa"/>
            <w:shd w:val="clear" w:color="auto" w:fill="auto"/>
            <w:vAlign w:val="center"/>
            <w:hideMark/>
            <w:tcPrChange w:id="17904"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2523E8BC" w14:textId="2D2B800D" w:rsidR="001873A6" w:rsidRPr="00B053AF" w:rsidRDefault="001873A6">
            <w:pPr>
              <w:jc w:val="center"/>
              <w:rPr>
                <w:ins w:id="17905" w:author="James Vu" w:date="2024-04-18T23:29:00Z"/>
                <w:b/>
                <w:bCs/>
                <w:sz w:val="22"/>
                <w:szCs w:val="22"/>
                <w:rPrChange w:id="17906" w:author="James Vu" w:date="2024-04-18T23:51:00Z">
                  <w:rPr>
                    <w:ins w:id="17907" w:author="James Vu" w:date="2024-04-18T23:29:00Z"/>
                    <w:b/>
                    <w:bCs/>
                  </w:rPr>
                </w:rPrChange>
              </w:rPr>
              <w:pPrChange w:id="17908" w:author="James Vu" w:date="2024-04-18T23:31:00Z">
                <w:pPr>
                  <w:jc w:val="right"/>
                </w:pPr>
              </w:pPrChange>
            </w:pPr>
            <w:ins w:id="17909" w:author="James Vu" w:date="2024-04-18T23:29:00Z">
              <w:r w:rsidRPr="00B053AF">
                <w:rPr>
                  <w:b/>
                  <w:bCs/>
                  <w:sz w:val="22"/>
                  <w:szCs w:val="22"/>
                  <w:rPrChange w:id="17910" w:author="James Vu" w:date="2024-04-18T23:51:00Z">
                    <w:rPr>
                      <w:b/>
                      <w:bCs/>
                    </w:rPr>
                  </w:rPrChange>
                </w:rPr>
                <w:t>268.560.000</w:t>
              </w:r>
            </w:ins>
          </w:p>
        </w:tc>
        <w:tc>
          <w:tcPr>
            <w:tcW w:w="1560" w:type="dxa"/>
            <w:shd w:val="clear" w:color="auto" w:fill="auto"/>
            <w:vAlign w:val="center"/>
            <w:hideMark/>
            <w:tcPrChange w:id="17911"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6DA4363B" w14:textId="34587A2B" w:rsidR="001873A6" w:rsidRPr="00B053AF" w:rsidRDefault="001873A6">
            <w:pPr>
              <w:jc w:val="center"/>
              <w:rPr>
                <w:ins w:id="17912" w:author="James Vu" w:date="2024-04-18T23:29:00Z"/>
                <w:b/>
                <w:bCs/>
                <w:sz w:val="22"/>
                <w:szCs w:val="22"/>
                <w:rPrChange w:id="17913" w:author="James Vu" w:date="2024-04-18T23:51:00Z">
                  <w:rPr>
                    <w:ins w:id="17914" w:author="James Vu" w:date="2024-04-18T23:29:00Z"/>
                    <w:b/>
                    <w:bCs/>
                  </w:rPr>
                </w:rPrChange>
              </w:rPr>
              <w:pPrChange w:id="17915" w:author="James Vu" w:date="2024-04-18T23:31:00Z">
                <w:pPr>
                  <w:jc w:val="right"/>
                </w:pPr>
              </w:pPrChange>
            </w:pPr>
            <w:ins w:id="17916" w:author="James Vu" w:date="2024-04-18T23:29:00Z">
              <w:r w:rsidRPr="00B053AF">
                <w:rPr>
                  <w:b/>
                  <w:bCs/>
                  <w:sz w:val="22"/>
                  <w:szCs w:val="22"/>
                  <w:rPrChange w:id="17917" w:author="James Vu" w:date="2024-04-18T23:51:00Z">
                    <w:rPr>
                      <w:b/>
                      <w:bCs/>
                    </w:rPr>
                  </w:rPrChange>
                </w:rPr>
                <w:t>-</w:t>
              </w:r>
            </w:ins>
          </w:p>
        </w:tc>
        <w:tc>
          <w:tcPr>
            <w:tcW w:w="1768" w:type="dxa"/>
            <w:shd w:val="clear" w:color="auto" w:fill="auto"/>
            <w:vAlign w:val="center"/>
            <w:hideMark/>
            <w:tcPrChange w:id="17918"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4FC16FA4" w14:textId="403F845E" w:rsidR="001873A6" w:rsidRPr="00B053AF" w:rsidRDefault="001873A6">
            <w:pPr>
              <w:jc w:val="center"/>
              <w:rPr>
                <w:ins w:id="17919" w:author="James Vu" w:date="2024-04-18T23:29:00Z"/>
                <w:b/>
                <w:bCs/>
                <w:sz w:val="22"/>
                <w:szCs w:val="22"/>
                <w:rPrChange w:id="17920" w:author="James Vu" w:date="2024-04-18T23:51:00Z">
                  <w:rPr>
                    <w:ins w:id="17921" w:author="James Vu" w:date="2024-04-18T23:29:00Z"/>
                    <w:b/>
                    <w:bCs/>
                  </w:rPr>
                </w:rPrChange>
              </w:rPr>
              <w:pPrChange w:id="17922" w:author="James Vu" w:date="2024-04-18T23:31:00Z">
                <w:pPr>
                  <w:jc w:val="right"/>
                </w:pPr>
              </w:pPrChange>
            </w:pPr>
            <w:ins w:id="17923" w:author="James Vu" w:date="2024-04-18T23:29:00Z">
              <w:r w:rsidRPr="00B053AF">
                <w:rPr>
                  <w:b/>
                  <w:bCs/>
                  <w:sz w:val="22"/>
                  <w:szCs w:val="22"/>
                  <w:rPrChange w:id="17924" w:author="James Vu" w:date="2024-04-18T23:51:00Z">
                    <w:rPr>
                      <w:b/>
                      <w:bCs/>
                    </w:rPr>
                  </w:rPrChange>
                </w:rPr>
                <w:t>268.560.000</w:t>
              </w:r>
            </w:ins>
          </w:p>
        </w:tc>
        <w:tc>
          <w:tcPr>
            <w:tcW w:w="1487" w:type="dxa"/>
            <w:shd w:val="clear" w:color="auto" w:fill="auto"/>
            <w:vAlign w:val="center"/>
            <w:hideMark/>
            <w:tcPrChange w:id="17925"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AE4CA4F" w14:textId="5FC5D826" w:rsidR="001873A6" w:rsidRPr="00B053AF" w:rsidRDefault="001873A6">
            <w:pPr>
              <w:jc w:val="center"/>
              <w:rPr>
                <w:ins w:id="17926" w:author="James Vu" w:date="2024-04-18T23:29:00Z"/>
                <w:b/>
                <w:bCs/>
                <w:i/>
                <w:iCs/>
                <w:sz w:val="22"/>
                <w:szCs w:val="22"/>
                <w:rPrChange w:id="17927" w:author="James Vu" w:date="2024-04-18T23:51:00Z">
                  <w:rPr>
                    <w:ins w:id="17928" w:author="James Vu" w:date="2024-04-18T23:29:00Z"/>
                    <w:b/>
                    <w:bCs/>
                    <w:i/>
                    <w:iCs/>
                  </w:rPr>
                </w:rPrChange>
              </w:rPr>
              <w:pPrChange w:id="17929" w:author="James Vu" w:date="2024-04-18T23:31:00Z">
                <w:pPr/>
              </w:pPrChange>
            </w:pPr>
          </w:p>
        </w:tc>
      </w:tr>
      <w:tr w:rsidR="001873A6" w:rsidRPr="00B053AF" w14:paraId="561488EF" w14:textId="77777777" w:rsidTr="003C02FF">
        <w:trPr>
          <w:trHeight w:val="20"/>
          <w:ins w:id="17930" w:author="James Vu" w:date="2024-04-18T23:29:00Z"/>
          <w:trPrChange w:id="17931" w:author="James Vu" w:date="2024-04-19T00:25:00Z">
            <w:trPr>
              <w:trHeight w:val="340"/>
            </w:trPr>
          </w:trPrChange>
        </w:trPr>
        <w:tc>
          <w:tcPr>
            <w:tcW w:w="846" w:type="dxa"/>
            <w:shd w:val="clear" w:color="auto" w:fill="auto"/>
            <w:vAlign w:val="center"/>
            <w:hideMark/>
            <w:tcPrChange w:id="17932"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08A23975" w14:textId="44020704" w:rsidR="001873A6" w:rsidRPr="00B053AF" w:rsidRDefault="001873A6" w:rsidP="001873A6">
            <w:pPr>
              <w:jc w:val="center"/>
              <w:rPr>
                <w:ins w:id="17933" w:author="James Vu" w:date="2024-04-18T23:29:00Z"/>
                <w:i/>
                <w:iCs/>
                <w:sz w:val="22"/>
                <w:szCs w:val="22"/>
                <w:rPrChange w:id="17934" w:author="James Vu" w:date="2024-04-18T23:51:00Z">
                  <w:rPr>
                    <w:ins w:id="17935" w:author="James Vu" w:date="2024-04-18T23:29:00Z"/>
                    <w:i/>
                    <w:iCs/>
                  </w:rPr>
                </w:rPrChange>
              </w:rPr>
            </w:pPr>
          </w:p>
        </w:tc>
        <w:tc>
          <w:tcPr>
            <w:tcW w:w="2835" w:type="dxa"/>
            <w:shd w:val="clear" w:color="auto" w:fill="auto"/>
            <w:vAlign w:val="center"/>
            <w:hideMark/>
            <w:tcPrChange w:id="17936"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5282F074" w14:textId="77777777" w:rsidR="001873A6" w:rsidRPr="00B053AF" w:rsidRDefault="001873A6">
            <w:pPr>
              <w:jc w:val="center"/>
              <w:rPr>
                <w:ins w:id="17937" w:author="James Vu" w:date="2024-04-18T23:29:00Z"/>
                <w:i/>
                <w:iCs/>
                <w:sz w:val="22"/>
                <w:szCs w:val="22"/>
                <w:rPrChange w:id="17938" w:author="James Vu" w:date="2024-04-18T23:51:00Z">
                  <w:rPr>
                    <w:ins w:id="17939" w:author="James Vu" w:date="2024-04-18T23:29:00Z"/>
                    <w:i/>
                    <w:iCs/>
                  </w:rPr>
                </w:rPrChange>
              </w:rPr>
              <w:pPrChange w:id="17940" w:author="James Vu" w:date="2024-04-18T23:31:00Z">
                <w:pPr/>
              </w:pPrChange>
            </w:pPr>
            <w:ins w:id="17941" w:author="James Vu" w:date="2024-04-18T23:29:00Z">
              <w:r w:rsidRPr="00B053AF">
                <w:rPr>
                  <w:i/>
                  <w:iCs/>
                  <w:sz w:val="22"/>
                  <w:szCs w:val="22"/>
                  <w:rPrChange w:id="17942" w:author="James Vu" w:date="2024-04-18T23:51:00Z">
                    <w:rPr>
                      <w:i/>
                      <w:iCs/>
                    </w:rPr>
                  </w:rPrChange>
                </w:rPr>
                <w:t>Đào tạo HDSD</w:t>
              </w:r>
            </w:ins>
          </w:p>
        </w:tc>
        <w:tc>
          <w:tcPr>
            <w:tcW w:w="1134" w:type="dxa"/>
            <w:shd w:val="clear" w:color="auto" w:fill="auto"/>
            <w:vAlign w:val="center"/>
            <w:hideMark/>
            <w:tcPrChange w:id="17943"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44F7FC4" w14:textId="1CD3FCCC" w:rsidR="001873A6" w:rsidRPr="00B053AF" w:rsidRDefault="001873A6" w:rsidP="001873A6">
            <w:pPr>
              <w:jc w:val="center"/>
              <w:rPr>
                <w:ins w:id="17944" w:author="James Vu" w:date="2024-04-18T23:29:00Z"/>
                <w:i/>
                <w:iCs/>
                <w:sz w:val="22"/>
                <w:szCs w:val="22"/>
                <w:rPrChange w:id="17945" w:author="James Vu" w:date="2024-04-18T23:51:00Z">
                  <w:rPr>
                    <w:ins w:id="17946" w:author="James Vu" w:date="2024-04-18T23:29:00Z"/>
                    <w:i/>
                    <w:iCs/>
                  </w:rPr>
                </w:rPrChange>
              </w:rPr>
            </w:pPr>
          </w:p>
        </w:tc>
        <w:tc>
          <w:tcPr>
            <w:tcW w:w="1134" w:type="dxa"/>
            <w:shd w:val="clear" w:color="auto" w:fill="auto"/>
            <w:vAlign w:val="center"/>
            <w:hideMark/>
            <w:tcPrChange w:id="17947"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78E52BB6" w14:textId="0B95D782" w:rsidR="001873A6" w:rsidRPr="00B053AF" w:rsidRDefault="001873A6" w:rsidP="001873A6">
            <w:pPr>
              <w:jc w:val="center"/>
              <w:rPr>
                <w:ins w:id="17948" w:author="James Vu" w:date="2024-04-18T23:29:00Z"/>
                <w:i/>
                <w:iCs/>
                <w:sz w:val="22"/>
                <w:szCs w:val="22"/>
                <w:rPrChange w:id="17949" w:author="James Vu" w:date="2024-04-18T23:51:00Z">
                  <w:rPr>
                    <w:ins w:id="17950" w:author="James Vu" w:date="2024-04-18T23:29:00Z"/>
                    <w:i/>
                    <w:iCs/>
                  </w:rPr>
                </w:rPrChange>
              </w:rPr>
            </w:pPr>
          </w:p>
        </w:tc>
        <w:tc>
          <w:tcPr>
            <w:tcW w:w="1843" w:type="dxa"/>
            <w:shd w:val="clear" w:color="auto" w:fill="auto"/>
            <w:vAlign w:val="center"/>
            <w:hideMark/>
            <w:tcPrChange w:id="17951"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ACAD716" w14:textId="0E794EF3" w:rsidR="001873A6" w:rsidRPr="00B053AF" w:rsidRDefault="001873A6" w:rsidP="001873A6">
            <w:pPr>
              <w:jc w:val="center"/>
              <w:rPr>
                <w:ins w:id="17952" w:author="James Vu" w:date="2024-04-18T23:29:00Z"/>
                <w:i/>
                <w:iCs/>
                <w:sz w:val="22"/>
                <w:szCs w:val="22"/>
                <w:rPrChange w:id="17953" w:author="James Vu" w:date="2024-04-18T23:51:00Z">
                  <w:rPr>
                    <w:ins w:id="17954" w:author="James Vu" w:date="2024-04-18T23:29:00Z"/>
                    <w:i/>
                    <w:iCs/>
                  </w:rPr>
                </w:rPrChange>
              </w:rPr>
            </w:pPr>
          </w:p>
        </w:tc>
        <w:tc>
          <w:tcPr>
            <w:tcW w:w="1842" w:type="dxa"/>
            <w:shd w:val="clear" w:color="auto" w:fill="auto"/>
            <w:vAlign w:val="center"/>
            <w:hideMark/>
            <w:tcPrChange w:id="17955"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22AA251C" w14:textId="6706438C" w:rsidR="001873A6" w:rsidRPr="00B053AF" w:rsidRDefault="001873A6">
            <w:pPr>
              <w:jc w:val="center"/>
              <w:rPr>
                <w:ins w:id="17956" w:author="James Vu" w:date="2024-04-18T23:29:00Z"/>
                <w:i/>
                <w:iCs/>
                <w:sz w:val="22"/>
                <w:szCs w:val="22"/>
                <w:rPrChange w:id="17957" w:author="James Vu" w:date="2024-04-18T23:51:00Z">
                  <w:rPr>
                    <w:ins w:id="17958" w:author="James Vu" w:date="2024-04-18T23:29:00Z"/>
                    <w:i/>
                    <w:iCs/>
                  </w:rPr>
                </w:rPrChange>
              </w:rPr>
              <w:pPrChange w:id="17959" w:author="James Vu" w:date="2024-04-18T23:31:00Z">
                <w:pPr>
                  <w:jc w:val="right"/>
                </w:pPr>
              </w:pPrChange>
            </w:pPr>
            <w:ins w:id="17960" w:author="James Vu" w:date="2024-04-18T23:29:00Z">
              <w:r w:rsidRPr="00B053AF">
                <w:rPr>
                  <w:i/>
                  <w:iCs/>
                  <w:sz w:val="22"/>
                  <w:szCs w:val="22"/>
                  <w:rPrChange w:id="17961" w:author="James Vu" w:date="2024-04-18T23:51:00Z">
                    <w:rPr>
                      <w:i/>
                      <w:iCs/>
                    </w:rPr>
                  </w:rPrChange>
                </w:rPr>
                <w:t>268.560.000</w:t>
              </w:r>
            </w:ins>
          </w:p>
        </w:tc>
        <w:tc>
          <w:tcPr>
            <w:tcW w:w="1560" w:type="dxa"/>
            <w:shd w:val="clear" w:color="auto" w:fill="auto"/>
            <w:vAlign w:val="center"/>
            <w:hideMark/>
            <w:tcPrChange w:id="17962"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745E6CE6" w14:textId="765A3A4E" w:rsidR="001873A6" w:rsidRPr="00B053AF" w:rsidRDefault="001873A6">
            <w:pPr>
              <w:jc w:val="center"/>
              <w:rPr>
                <w:ins w:id="17963" w:author="James Vu" w:date="2024-04-18T23:29:00Z"/>
                <w:i/>
                <w:iCs/>
                <w:sz w:val="22"/>
                <w:szCs w:val="22"/>
                <w:rPrChange w:id="17964" w:author="James Vu" w:date="2024-04-18T23:51:00Z">
                  <w:rPr>
                    <w:ins w:id="17965" w:author="James Vu" w:date="2024-04-18T23:29:00Z"/>
                    <w:i/>
                    <w:iCs/>
                  </w:rPr>
                </w:rPrChange>
              </w:rPr>
              <w:pPrChange w:id="17966" w:author="James Vu" w:date="2024-04-18T23:31:00Z">
                <w:pPr>
                  <w:jc w:val="right"/>
                </w:pPr>
              </w:pPrChange>
            </w:pPr>
          </w:p>
        </w:tc>
        <w:tc>
          <w:tcPr>
            <w:tcW w:w="1768" w:type="dxa"/>
            <w:shd w:val="clear" w:color="auto" w:fill="auto"/>
            <w:vAlign w:val="center"/>
            <w:hideMark/>
            <w:tcPrChange w:id="17967"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6584A991" w14:textId="6E13AC2B" w:rsidR="001873A6" w:rsidRPr="00B053AF" w:rsidRDefault="001873A6">
            <w:pPr>
              <w:jc w:val="center"/>
              <w:rPr>
                <w:ins w:id="17968" w:author="James Vu" w:date="2024-04-18T23:29:00Z"/>
                <w:i/>
                <w:iCs/>
                <w:sz w:val="22"/>
                <w:szCs w:val="22"/>
                <w:rPrChange w:id="17969" w:author="James Vu" w:date="2024-04-18T23:51:00Z">
                  <w:rPr>
                    <w:ins w:id="17970" w:author="James Vu" w:date="2024-04-18T23:29:00Z"/>
                    <w:i/>
                    <w:iCs/>
                  </w:rPr>
                </w:rPrChange>
              </w:rPr>
              <w:pPrChange w:id="17971" w:author="James Vu" w:date="2024-04-18T23:31:00Z">
                <w:pPr>
                  <w:jc w:val="right"/>
                </w:pPr>
              </w:pPrChange>
            </w:pPr>
            <w:ins w:id="17972" w:author="James Vu" w:date="2024-04-18T23:29:00Z">
              <w:r w:rsidRPr="00B053AF">
                <w:rPr>
                  <w:i/>
                  <w:iCs/>
                  <w:sz w:val="22"/>
                  <w:szCs w:val="22"/>
                  <w:rPrChange w:id="17973" w:author="James Vu" w:date="2024-04-18T23:51:00Z">
                    <w:rPr>
                      <w:i/>
                      <w:iCs/>
                    </w:rPr>
                  </w:rPrChange>
                </w:rPr>
                <w:t>268.560.000</w:t>
              </w:r>
            </w:ins>
          </w:p>
        </w:tc>
        <w:tc>
          <w:tcPr>
            <w:tcW w:w="1487" w:type="dxa"/>
            <w:shd w:val="clear" w:color="auto" w:fill="auto"/>
            <w:vAlign w:val="center"/>
            <w:hideMark/>
            <w:tcPrChange w:id="17974" w:author="James Vu" w:date="2024-04-19T00:25:00Z">
              <w:tcPr>
                <w:tcW w:w="1487" w:type="dxa"/>
                <w:tcBorders>
                  <w:top w:val="nil"/>
                  <w:left w:val="nil"/>
                  <w:bottom w:val="single" w:sz="4" w:space="0" w:color="auto"/>
                  <w:right w:val="single" w:sz="4" w:space="0" w:color="auto"/>
                </w:tcBorders>
                <w:shd w:val="clear" w:color="auto" w:fill="auto"/>
                <w:hideMark/>
              </w:tcPr>
            </w:tcPrChange>
          </w:tcPr>
          <w:p w14:paraId="2D69FCD0" w14:textId="77777777" w:rsidR="001873A6" w:rsidRPr="00B053AF" w:rsidRDefault="001873A6">
            <w:pPr>
              <w:jc w:val="center"/>
              <w:rPr>
                <w:ins w:id="17975" w:author="James Vu" w:date="2024-04-18T23:29:00Z"/>
                <w:i/>
                <w:iCs/>
                <w:sz w:val="22"/>
                <w:szCs w:val="22"/>
                <w:rPrChange w:id="17976" w:author="James Vu" w:date="2024-04-18T23:51:00Z">
                  <w:rPr>
                    <w:ins w:id="17977" w:author="James Vu" w:date="2024-04-18T23:29:00Z"/>
                    <w:i/>
                    <w:iCs/>
                  </w:rPr>
                </w:rPrChange>
              </w:rPr>
              <w:pPrChange w:id="17978" w:author="James Vu" w:date="2024-04-18T23:31:00Z">
                <w:pPr/>
              </w:pPrChange>
            </w:pPr>
            <w:ins w:id="17979" w:author="James Vu" w:date="2024-04-18T23:29:00Z">
              <w:r w:rsidRPr="00B053AF">
                <w:rPr>
                  <w:i/>
                  <w:iCs/>
                  <w:sz w:val="22"/>
                  <w:szCs w:val="22"/>
                  <w:rPrChange w:id="17980" w:author="James Vu" w:date="2024-04-18T23:51:00Z">
                    <w:rPr>
                      <w:i/>
                      <w:iCs/>
                    </w:rPr>
                  </w:rPrChange>
                </w:rPr>
                <w:t>Dự toán chi tiết tại Phụ lục V</w:t>
              </w:r>
            </w:ins>
          </w:p>
        </w:tc>
      </w:tr>
      <w:tr w:rsidR="001873A6" w:rsidRPr="00B053AF" w14:paraId="581CA1D7" w14:textId="77777777" w:rsidTr="003C02FF">
        <w:trPr>
          <w:trHeight w:val="20"/>
          <w:ins w:id="17981" w:author="James Vu" w:date="2024-04-18T23:29:00Z"/>
          <w:trPrChange w:id="17982" w:author="James Vu" w:date="2024-04-19T00:25:00Z">
            <w:trPr>
              <w:trHeight w:val="380"/>
            </w:trPr>
          </w:trPrChange>
        </w:trPr>
        <w:tc>
          <w:tcPr>
            <w:tcW w:w="846" w:type="dxa"/>
            <w:shd w:val="clear" w:color="auto" w:fill="auto"/>
            <w:vAlign w:val="center"/>
            <w:hideMark/>
            <w:tcPrChange w:id="17983" w:author="James Vu" w:date="2024-04-19T00:25:00Z">
              <w:tcPr>
                <w:tcW w:w="846" w:type="dxa"/>
                <w:tcBorders>
                  <w:top w:val="nil"/>
                  <w:left w:val="single" w:sz="4" w:space="0" w:color="auto"/>
                  <w:bottom w:val="single" w:sz="4" w:space="0" w:color="auto"/>
                  <w:right w:val="single" w:sz="4" w:space="0" w:color="auto"/>
                </w:tcBorders>
                <w:shd w:val="clear" w:color="000000" w:fill="DCE6F1"/>
                <w:vAlign w:val="center"/>
                <w:hideMark/>
              </w:tcPr>
            </w:tcPrChange>
          </w:tcPr>
          <w:p w14:paraId="6CD61CB4" w14:textId="77777777" w:rsidR="001873A6" w:rsidRPr="00B053AF" w:rsidRDefault="001873A6" w:rsidP="001873A6">
            <w:pPr>
              <w:jc w:val="center"/>
              <w:rPr>
                <w:ins w:id="17984" w:author="James Vu" w:date="2024-04-18T23:29:00Z"/>
                <w:b/>
                <w:bCs/>
                <w:sz w:val="22"/>
                <w:szCs w:val="22"/>
                <w:rPrChange w:id="17985" w:author="James Vu" w:date="2024-04-18T23:51:00Z">
                  <w:rPr>
                    <w:ins w:id="17986" w:author="James Vu" w:date="2024-04-18T23:29:00Z"/>
                    <w:b/>
                    <w:bCs/>
                  </w:rPr>
                </w:rPrChange>
              </w:rPr>
            </w:pPr>
            <w:ins w:id="17987" w:author="James Vu" w:date="2024-04-18T23:29:00Z">
              <w:r w:rsidRPr="00B053AF">
                <w:rPr>
                  <w:b/>
                  <w:bCs/>
                  <w:sz w:val="22"/>
                  <w:szCs w:val="22"/>
                  <w:rPrChange w:id="17988" w:author="James Vu" w:date="2024-04-18T23:51:00Z">
                    <w:rPr>
                      <w:b/>
                      <w:bCs/>
                    </w:rPr>
                  </w:rPrChange>
                </w:rPr>
                <w:t>C</w:t>
              </w:r>
            </w:ins>
          </w:p>
        </w:tc>
        <w:tc>
          <w:tcPr>
            <w:tcW w:w="2835" w:type="dxa"/>
            <w:shd w:val="clear" w:color="auto" w:fill="auto"/>
            <w:vAlign w:val="center"/>
            <w:hideMark/>
            <w:tcPrChange w:id="17989" w:author="James Vu" w:date="2024-04-19T00:25:00Z">
              <w:tcPr>
                <w:tcW w:w="2835" w:type="dxa"/>
                <w:tcBorders>
                  <w:top w:val="nil"/>
                  <w:left w:val="nil"/>
                  <w:bottom w:val="single" w:sz="4" w:space="0" w:color="auto"/>
                  <w:right w:val="single" w:sz="4" w:space="0" w:color="auto"/>
                </w:tcBorders>
                <w:shd w:val="clear" w:color="000000" w:fill="DCE6F1"/>
                <w:vAlign w:val="center"/>
                <w:hideMark/>
              </w:tcPr>
            </w:tcPrChange>
          </w:tcPr>
          <w:p w14:paraId="6D180419" w14:textId="77777777" w:rsidR="001873A6" w:rsidRPr="00B053AF" w:rsidRDefault="001873A6">
            <w:pPr>
              <w:jc w:val="center"/>
              <w:rPr>
                <w:ins w:id="17990" w:author="James Vu" w:date="2024-04-18T23:29:00Z"/>
                <w:b/>
                <w:bCs/>
                <w:sz w:val="22"/>
                <w:szCs w:val="22"/>
                <w:rPrChange w:id="17991" w:author="James Vu" w:date="2024-04-18T23:51:00Z">
                  <w:rPr>
                    <w:ins w:id="17992" w:author="James Vu" w:date="2024-04-18T23:29:00Z"/>
                    <w:b/>
                    <w:bCs/>
                  </w:rPr>
                </w:rPrChange>
              </w:rPr>
              <w:pPrChange w:id="17993" w:author="James Vu" w:date="2024-04-18T23:31:00Z">
                <w:pPr/>
              </w:pPrChange>
            </w:pPr>
            <w:ins w:id="17994" w:author="James Vu" w:date="2024-04-18T23:29:00Z">
              <w:r w:rsidRPr="00B053AF">
                <w:rPr>
                  <w:b/>
                  <w:bCs/>
                  <w:sz w:val="22"/>
                  <w:szCs w:val="22"/>
                  <w:rPrChange w:id="17995" w:author="James Vu" w:date="2024-04-18T23:51:00Z">
                    <w:rPr>
                      <w:b/>
                      <w:bCs/>
                    </w:rPr>
                  </w:rPrChange>
                </w:rPr>
                <w:t>Chi phí quản lý dự án và giám sát, đánh giá đầu tư</w:t>
              </w:r>
            </w:ins>
          </w:p>
        </w:tc>
        <w:tc>
          <w:tcPr>
            <w:tcW w:w="1134" w:type="dxa"/>
            <w:shd w:val="clear" w:color="auto" w:fill="auto"/>
            <w:vAlign w:val="center"/>
            <w:hideMark/>
            <w:tcPrChange w:id="17996" w:author="James Vu" w:date="2024-04-19T00:25:00Z">
              <w:tcPr>
                <w:tcW w:w="1134" w:type="dxa"/>
                <w:tcBorders>
                  <w:top w:val="nil"/>
                  <w:left w:val="nil"/>
                  <w:bottom w:val="single" w:sz="4" w:space="0" w:color="auto"/>
                  <w:right w:val="single" w:sz="4" w:space="0" w:color="auto"/>
                </w:tcBorders>
                <w:shd w:val="clear" w:color="000000" w:fill="DCE6F1"/>
                <w:vAlign w:val="center"/>
                <w:hideMark/>
              </w:tcPr>
            </w:tcPrChange>
          </w:tcPr>
          <w:p w14:paraId="4D6223B3" w14:textId="03C0E596" w:rsidR="001873A6" w:rsidRPr="00B053AF" w:rsidRDefault="001873A6" w:rsidP="001873A6">
            <w:pPr>
              <w:jc w:val="center"/>
              <w:rPr>
                <w:ins w:id="17997" w:author="James Vu" w:date="2024-04-18T23:29:00Z"/>
                <w:b/>
                <w:bCs/>
                <w:sz w:val="22"/>
                <w:szCs w:val="22"/>
                <w:rPrChange w:id="17998" w:author="James Vu" w:date="2024-04-18T23:51:00Z">
                  <w:rPr>
                    <w:ins w:id="17999" w:author="James Vu" w:date="2024-04-18T23:29:00Z"/>
                    <w:b/>
                    <w:bCs/>
                  </w:rPr>
                </w:rPrChange>
              </w:rPr>
            </w:pPr>
          </w:p>
        </w:tc>
        <w:tc>
          <w:tcPr>
            <w:tcW w:w="1134" w:type="dxa"/>
            <w:shd w:val="clear" w:color="auto" w:fill="auto"/>
            <w:vAlign w:val="center"/>
            <w:hideMark/>
            <w:tcPrChange w:id="18000" w:author="James Vu" w:date="2024-04-19T00:25:00Z">
              <w:tcPr>
                <w:tcW w:w="1417" w:type="dxa"/>
                <w:gridSpan w:val="2"/>
                <w:tcBorders>
                  <w:top w:val="nil"/>
                  <w:left w:val="nil"/>
                  <w:bottom w:val="single" w:sz="4" w:space="0" w:color="auto"/>
                  <w:right w:val="single" w:sz="4" w:space="0" w:color="auto"/>
                </w:tcBorders>
                <w:shd w:val="clear" w:color="000000" w:fill="DCE6F1"/>
                <w:vAlign w:val="center"/>
                <w:hideMark/>
              </w:tcPr>
            </w:tcPrChange>
          </w:tcPr>
          <w:p w14:paraId="4900642A" w14:textId="77777777" w:rsidR="001873A6" w:rsidRPr="00B053AF" w:rsidRDefault="001873A6" w:rsidP="001873A6">
            <w:pPr>
              <w:jc w:val="center"/>
              <w:rPr>
                <w:ins w:id="18001" w:author="James Vu" w:date="2024-04-18T23:29:00Z"/>
                <w:b/>
                <w:bCs/>
                <w:sz w:val="22"/>
                <w:szCs w:val="22"/>
                <w:rPrChange w:id="18002" w:author="James Vu" w:date="2024-04-18T23:51:00Z">
                  <w:rPr>
                    <w:ins w:id="18003" w:author="James Vu" w:date="2024-04-18T23:29:00Z"/>
                    <w:b/>
                    <w:bCs/>
                  </w:rPr>
                </w:rPrChange>
              </w:rPr>
            </w:pPr>
            <w:ins w:id="18004" w:author="James Vu" w:date="2024-04-18T23:29:00Z">
              <w:r w:rsidRPr="00B053AF">
                <w:rPr>
                  <w:b/>
                  <w:bCs/>
                  <w:sz w:val="22"/>
                  <w:szCs w:val="22"/>
                  <w:rPrChange w:id="18005" w:author="James Vu" w:date="2024-04-18T23:51:00Z">
                    <w:rPr>
                      <w:b/>
                      <w:bCs/>
                    </w:rPr>
                  </w:rPrChange>
                </w:rPr>
                <w:t>G</w:t>
              </w:r>
              <w:r w:rsidRPr="00B053AF">
                <w:rPr>
                  <w:b/>
                  <w:bCs/>
                  <w:color w:val="000000"/>
                  <w:sz w:val="22"/>
                  <w:szCs w:val="22"/>
                  <w:vertAlign w:val="subscript"/>
                  <w:rPrChange w:id="18006" w:author="James Vu" w:date="2024-04-18T23:51:00Z">
                    <w:rPr>
                      <w:b/>
                      <w:bCs/>
                      <w:color w:val="000000"/>
                      <w:vertAlign w:val="subscript"/>
                    </w:rPr>
                  </w:rPrChange>
                </w:rPr>
                <w:t>QL</w:t>
              </w:r>
            </w:ins>
          </w:p>
        </w:tc>
        <w:tc>
          <w:tcPr>
            <w:tcW w:w="1843" w:type="dxa"/>
            <w:shd w:val="clear" w:color="auto" w:fill="auto"/>
            <w:vAlign w:val="center"/>
            <w:hideMark/>
            <w:tcPrChange w:id="18007" w:author="James Vu" w:date="2024-04-19T00:25:00Z">
              <w:tcPr>
                <w:tcW w:w="1560" w:type="dxa"/>
                <w:tcBorders>
                  <w:top w:val="nil"/>
                  <w:left w:val="nil"/>
                  <w:bottom w:val="single" w:sz="4" w:space="0" w:color="auto"/>
                  <w:right w:val="single" w:sz="4" w:space="0" w:color="auto"/>
                </w:tcBorders>
                <w:shd w:val="clear" w:color="000000" w:fill="DCE6F1"/>
                <w:vAlign w:val="center"/>
                <w:hideMark/>
              </w:tcPr>
            </w:tcPrChange>
          </w:tcPr>
          <w:p w14:paraId="2F0F8CCE" w14:textId="1A3457A1" w:rsidR="001873A6" w:rsidRPr="00B053AF" w:rsidRDefault="001873A6" w:rsidP="001873A6">
            <w:pPr>
              <w:jc w:val="center"/>
              <w:rPr>
                <w:ins w:id="18008" w:author="James Vu" w:date="2024-04-18T23:29:00Z"/>
                <w:b/>
                <w:bCs/>
                <w:sz w:val="22"/>
                <w:szCs w:val="22"/>
                <w:rPrChange w:id="18009" w:author="James Vu" w:date="2024-04-18T23:51:00Z">
                  <w:rPr>
                    <w:ins w:id="18010" w:author="James Vu" w:date="2024-04-18T23:29:00Z"/>
                    <w:b/>
                    <w:bCs/>
                  </w:rPr>
                </w:rPrChange>
              </w:rPr>
            </w:pPr>
          </w:p>
        </w:tc>
        <w:tc>
          <w:tcPr>
            <w:tcW w:w="1842" w:type="dxa"/>
            <w:shd w:val="clear" w:color="auto" w:fill="auto"/>
            <w:noWrap/>
            <w:vAlign w:val="center"/>
            <w:hideMark/>
            <w:tcPrChange w:id="18011" w:author="James Vu" w:date="2024-04-19T00:25:00Z">
              <w:tcPr>
                <w:tcW w:w="1842" w:type="dxa"/>
                <w:tcBorders>
                  <w:top w:val="nil"/>
                  <w:left w:val="nil"/>
                  <w:bottom w:val="single" w:sz="4" w:space="0" w:color="auto"/>
                  <w:right w:val="single" w:sz="4" w:space="0" w:color="auto"/>
                </w:tcBorders>
                <w:shd w:val="clear" w:color="000000" w:fill="DCE6F1"/>
                <w:noWrap/>
                <w:vAlign w:val="center"/>
                <w:hideMark/>
              </w:tcPr>
            </w:tcPrChange>
          </w:tcPr>
          <w:p w14:paraId="029983BF" w14:textId="0F23AC50" w:rsidR="001873A6" w:rsidRPr="00B053AF" w:rsidRDefault="001873A6">
            <w:pPr>
              <w:jc w:val="center"/>
              <w:rPr>
                <w:ins w:id="18012" w:author="James Vu" w:date="2024-04-18T23:29:00Z"/>
                <w:b/>
                <w:bCs/>
                <w:sz w:val="22"/>
                <w:szCs w:val="22"/>
                <w:rPrChange w:id="18013" w:author="James Vu" w:date="2024-04-18T23:51:00Z">
                  <w:rPr>
                    <w:ins w:id="18014" w:author="James Vu" w:date="2024-04-18T23:29:00Z"/>
                    <w:b/>
                    <w:bCs/>
                  </w:rPr>
                </w:rPrChange>
              </w:rPr>
              <w:pPrChange w:id="18015" w:author="James Vu" w:date="2024-04-18T23:31:00Z">
                <w:pPr>
                  <w:jc w:val="right"/>
                </w:pPr>
              </w:pPrChange>
            </w:pPr>
            <w:ins w:id="18016" w:author="James Vu" w:date="2024-04-18T23:29:00Z">
              <w:r w:rsidRPr="00B053AF">
                <w:rPr>
                  <w:b/>
                  <w:bCs/>
                  <w:sz w:val="22"/>
                  <w:szCs w:val="22"/>
                  <w:rPrChange w:id="18017" w:author="James Vu" w:date="2024-04-18T23:51:00Z">
                    <w:rPr>
                      <w:b/>
                      <w:bCs/>
                    </w:rPr>
                  </w:rPrChange>
                </w:rPr>
                <w:t>2.540.785.227</w:t>
              </w:r>
            </w:ins>
          </w:p>
        </w:tc>
        <w:tc>
          <w:tcPr>
            <w:tcW w:w="1560" w:type="dxa"/>
            <w:shd w:val="clear" w:color="auto" w:fill="auto"/>
            <w:noWrap/>
            <w:vAlign w:val="center"/>
            <w:hideMark/>
            <w:tcPrChange w:id="18018" w:author="James Vu" w:date="2024-04-19T00:25:00Z">
              <w:tcPr>
                <w:tcW w:w="1560" w:type="dxa"/>
                <w:tcBorders>
                  <w:top w:val="nil"/>
                  <w:left w:val="nil"/>
                  <w:bottom w:val="single" w:sz="4" w:space="0" w:color="auto"/>
                  <w:right w:val="single" w:sz="4" w:space="0" w:color="auto"/>
                </w:tcBorders>
                <w:shd w:val="clear" w:color="000000" w:fill="DCE6F1"/>
                <w:noWrap/>
                <w:vAlign w:val="center"/>
                <w:hideMark/>
              </w:tcPr>
            </w:tcPrChange>
          </w:tcPr>
          <w:p w14:paraId="565FDFBF" w14:textId="28B92D02" w:rsidR="001873A6" w:rsidRPr="00B053AF" w:rsidRDefault="001873A6">
            <w:pPr>
              <w:jc w:val="center"/>
              <w:rPr>
                <w:ins w:id="18019" w:author="James Vu" w:date="2024-04-18T23:29:00Z"/>
                <w:b/>
                <w:bCs/>
                <w:sz w:val="22"/>
                <w:szCs w:val="22"/>
                <w:rPrChange w:id="18020" w:author="James Vu" w:date="2024-04-18T23:51:00Z">
                  <w:rPr>
                    <w:ins w:id="18021" w:author="James Vu" w:date="2024-04-18T23:29:00Z"/>
                    <w:b/>
                    <w:bCs/>
                  </w:rPr>
                </w:rPrChange>
              </w:rPr>
              <w:pPrChange w:id="18022" w:author="James Vu" w:date="2024-04-18T23:31:00Z">
                <w:pPr>
                  <w:jc w:val="right"/>
                </w:pPr>
              </w:pPrChange>
            </w:pPr>
            <w:ins w:id="18023" w:author="James Vu" w:date="2024-04-18T23:29:00Z">
              <w:r w:rsidRPr="00B053AF">
                <w:rPr>
                  <w:b/>
                  <w:bCs/>
                  <w:sz w:val="22"/>
                  <w:szCs w:val="22"/>
                  <w:rPrChange w:id="18024" w:author="James Vu" w:date="2024-04-18T23:51:00Z">
                    <w:rPr>
                      <w:b/>
                      <w:bCs/>
                    </w:rPr>
                  </w:rPrChange>
                </w:rPr>
                <w:t>203.262.818</w:t>
              </w:r>
            </w:ins>
          </w:p>
        </w:tc>
        <w:tc>
          <w:tcPr>
            <w:tcW w:w="1768" w:type="dxa"/>
            <w:shd w:val="clear" w:color="auto" w:fill="auto"/>
            <w:noWrap/>
            <w:vAlign w:val="center"/>
            <w:hideMark/>
            <w:tcPrChange w:id="18025" w:author="James Vu" w:date="2024-04-19T00:25:00Z">
              <w:tcPr>
                <w:tcW w:w="1768" w:type="dxa"/>
                <w:tcBorders>
                  <w:top w:val="nil"/>
                  <w:left w:val="nil"/>
                  <w:bottom w:val="single" w:sz="4" w:space="0" w:color="auto"/>
                  <w:right w:val="single" w:sz="4" w:space="0" w:color="auto"/>
                </w:tcBorders>
                <w:shd w:val="clear" w:color="000000" w:fill="DCE6F1"/>
                <w:noWrap/>
                <w:vAlign w:val="center"/>
                <w:hideMark/>
              </w:tcPr>
            </w:tcPrChange>
          </w:tcPr>
          <w:p w14:paraId="3717866B" w14:textId="21003F54" w:rsidR="001873A6" w:rsidRPr="00B053AF" w:rsidRDefault="001873A6">
            <w:pPr>
              <w:jc w:val="center"/>
              <w:rPr>
                <w:ins w:id="18026" w:author="James Vu" w:date="2024-04-18T23:29:00Z"/>
                <w:b/>
                <w:bCs/>
                <w:sz w:val="22"/>
                <w:szCs w:val="22"/>
                <w:rPrChange w:id="18027" w:author="James Vu" w:date="2024-04-18T23:51:00Z">
                  <w:rPr>
                    <w:ins w:id="18028" w:author="James Vu" w:date="2024-04-18T23:29:00Z"/>
                    <w:b/>
                    <w:bCs/>
                  </w:rPr>
                </w:rPrChange>
              </w:rPr>
              <w:pPrChange w:id="18029" w:author="James Vu" w:date="2024-04-18T23:31:00Z">
                <w:pPr>
                  <w:jc w:val="right"/>
                </w:pPr>
              </w:pPrChange>
            </w:pPr>
            <w:ins w:id="18030" w:author="James Vu" w:date="2024-04-18T23:29:00Z">
              <w:r w:rsidRPr="00B053AF">
                <w:rPr>
                  <w:b/>
                  <w:bCs/>
                  <w:sz w:val="22"/>
                  <w:szCs w:val="22"/>
                  <w:rPrChange w:id="18031" w:author="James Vu" w:date="2024-04-18T23:51:00Z">
                    <w:rPr>
                      <w:b/>
                      <w:bCs/>
                    </w:rPr>
                  </w:rPrChange>
                </w:rPr>
                <w:t>2.744.048.045</w:t>
              </w:r>
            </w:ins>
          </w:p>
        </w:tc>
        <w:tc>
          <w:tcPr>
            <w:tcW w:w="1487" w:type="dxa"/>
            <w:shd w:val="clear" w:color="auto" w:fill="auto"/>
            <w:vAlign w:val="center"/>
            <w:hideMark/>
            <w:tcPrChange w:id="18032" w:author="James Vu" w:date="2024-04-19T00:25:00Z">
              <w:tcPr>
                <w:tcW w:w="1487" w:type="dxa"/>
                <w:tcBorders>
                  <w:top w:val="nil"/>
                  <w:left w:val="nil"/>
                  <w:bottom w:val="single" w:sz="4" w:space="0" w:color="auto"/>
                  <w:right w:val="single" w:sz="4" w:space="0" w:color="auto"/>
                </w:tcBorders>
                <w:shd w:val="clear" w:color="000000" w:fill="DCE6F1"/>
                <w:vAlign w:val="center"/>
                <w:hideMark/>
              </w:tcPr>
            </w:tcPrChange>
          </w:tcPr>
          <w:p w14:paraId="1C8C9429" w14:textId="218A4D4A" w:rsidR="001873A6" w:rsidRPr="00B053AF" w:rsidRDefault="001873A6">
            <w:pPr>
              <w:jc w:val="center"/>
              <w:rPr>
                <w:ins w:id="18033" w:author="James Vu" w:date="2024-04-18T23:29:00Z"/>
                <w:i/>
                <w:iCs/>
                <w:sz w:val="22"/>
                <w:szCs w:val="22"/>
                <w:rPrChange w:id="18034" w:author="James Vu" w:date="2024-04-18T23:51:00Z">
                  <w:rPr>
                    <w:ins w:id="18035" w:author="James Vu" w:date="2024-04-18T23:29:00Z"/>
                    <w:i/>
                    <w:iCs/>
                  </w:rPr>
                </w:rPrChange>
              </w:rPr>
              <w:pPrChange w:id="18036" w:author="James Vu" w:date="2024-04-18T23:31:00Z">
                <w:pPr/>
              </w:pPrChange>
            </w:pPr>
          </w:p>
        </w:tc>
      </w:tr>
      <w:tr w:rsidR="001873A6" w:rsidRPr="00B053AF" w14:paraId="06839691" w14:textId="77777777" w:rsidTr="003C02FF">
        <w:trPr>
          <w:trHeight w:val="20"/>
          <w:ins w:id="18037" w:author="James Vu" w:date="2024-04-18T23:29:00Z"/>
          <w:trPrChange w:id="18038" w:author="James Vu" w:date="2024-04-19T00:25:00Z">
            <w:trPr>
              <w:trHeight w:val="20"/>
            </w:trPr>
          </w:trPrChange>
        </w:trPr>
        <w:tc>
          <w:tcPr>
            <w:tcW w:w="846" w:type="dxa"/>
            <w:shd w:val="clear" w:color="auto" w:fill="auto"/>
            <w:vAlign w:val="center"/>
            <w:hideMark/>
            <w:tcPrChange w:id="18039"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5D7990BE" w14:textId="77777777" w:rsidR="001873A6" w:rsidRPr="00B053AF" w:rsidRDefault="001873A6" w:rsidP="001873A6">
            <w:pPr>
              <w:jc w:val="center"/>
              <w:rPr>
                <w:ins w:id="18040" w:author="James Vu" w:date="2024-04-18T23:29:00Z"/>
                <w:sz w:val="22"/>
                <w:szCs w:val="22"/>
                <w:rPrChange w:id="18041" w:author="James Vu" w:date="2024-04-18T23:51:00Z">
                  <w:rPr>
                    <w:ins w:id="18042" w:author="James Vu" w:date="2024-04-18T23:29:00Z"/>
                  </w:rPr>
                </w:rPrChange>
              </w:rPr>
            </w:pPr>
            <w:ins w:id="18043" w:author="James Vu" w:date="2024-04-18T23:29:00Z">
              <w:r w:rsidRPr="00B053AF">
                <w:rPr>
                  <w:sz w:val="22"/>
                  <w:szCs w:val="22"/>
                  <w:rPrChange w:id="18044" w:author="James Vu" w:date="2024-04-18T23:51:00Z">
                    <w:rPr/>
                  </w:rPrChange>
                </w:rPr>
                <w:t>1</w:t>
              </w:r>
            </w:ins>
          </w:p>
        </w:tc>
        <w:tc>
          <w:tcPr>
            <w:tcW w:w="2835" w:type="dxa"/>
            <w:shd w:val="clear" w:color="auto" w:fill="auto"/>
            <w:vAlign w:val="center"/>
            <w:hideMark/>
            <w:tcPrChange w:id="18045"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BB2A87C" w14:textId="77777777" w:rsidR="001873A6" w:rsidRPr="00B053AF" w:rsidRDefault="001873A6">
            <w:pPr>
              <w:jc w:val="center"/>
              <w:rPr>
                <w:ins w:id="18046" w:author="James Vu" w:date="2024-04-18T23:29:00Z"/>
                <w:color w:val="000000"/>
                <w:sz w:val="22"/>
                <w:szCs w:val="22"/>
                <w:rPrChange w:id="18047" w:author="James Vu" w:date="2024-04-18T23:51:00Z">
                  <w:rPr>
                    <w:ins w:id="18048" w:author="James Vu" w:date="2024-04-18T23:29:00Z"/>
                    <w:color w:val="000000"/>
                  </w:rPr>
                </w:rPrChange>
              </w:rPr>
              <w:pPrChange w:id="18049" w:author="James Vu" w:date="2024-04-18T23:31:00Z">
                <w:pPr/>
              </w:pPrChange>
            </w:pPr>
            <w:ins w:id="18050" w:author="James Vu" w:date="2024-04-18T23:29:00Z">
              <w:r w:rsidRPr="00B053AF">
                <w:rPr>
                  <w:color w:val="000000"/>
                  <w:sz w:val="22"/>
                  <w:szCs w:val="22"/>
                  <w:rPrChange w:id="18051" w:author="James Vu" w:date="2024-04-18T23:51:00Z">
                    <w:rPr>
                      <w:color w:val="000000"/>
                    </w:rPr>
                  </w:rPrChange>
                </w:rPr>
                <w:t>Chi phí quản lý dự án</w:t>
              </w:r>
            </w:ins>
          </w:p>
        </w:tc>
        <w:tc>
          <w:tcPr>
            <w:tcW w:w="1134" w:type="dxa"/>
            <w:shd w:val="clear" w:color="auto" w:fill="auto"/>
            <w:vAlign w:val="center"/>
            <w:hideMark/>
            <w:tcPrChange w:id="18052"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FF66042" w14:textId="51C3C634" w:rsidR="001873A6" w:rsidRPr="00B053AF" w:rsidRDefault="001873A6" w:rsidP="001873A6">
            <w:pPr>
              <w:jc w:val="center"/>
              <w:rPr>
                <w:ins w:id="18053" w:author="James Vu" w:date="2024-04-18T23:29:00Z"/>
                <w:color w:val="000000"/>
                <w:sz w:val="22"/>
                <w:szCs w:val="22"/>
                <w:rPrChange w:id="18054" w:author="James Vu" w:date="2024-04-18T23:51:00Z">
                  <w:rPr>
                    <w:ins w:id="18055" w:author="James Vu" w:date="2024-04-18T23:29:00Z"/>
                    <w:color w:val="000000"/>
                  </w:rPr>
                </w:rPrChange>
              </w:rPr>
            </w:pPr>
          </w:p>
        </w:tc>
        <w:tc>
          <w:tcPr>
            <w:tcW w:w="1134" w:type="dxa"/>
            <w:shd w:val="clear" w:color="auto" w:fill="auto"/>
            <w:vAlign w:val="center"/>
            <w:hideMark/>
            <w:tcPrChange w:id="18056"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9D79B32" w14:textId="77777777" w:rsidR="001873A6" w:rsidRPr="00B053AF" w:rsidRDefault="001873A6" w:rsidP="001873A6">
            <w:pPr>
              <w:jc w:val="center"/>
              <w:rPr>
                <w:ins w:id="18057" w:author="James Vu" w:date="2024-04-18T23:29:00Z"/>
                <w:sz w:val="22"/>
                <w:szCs w:val="22"/>
                <w:rPrChange w:id="18058" w:author="James Vu" w:date="2024-04-18T23:51:00Z">
                  <w:rPr>
                    <w:ins w:id="18059" w:author="James Vu" w:date="2024-04-18T23:29:00Z"/>
                  </w:rPr>
                </w:rPrChange>
              </w:rPr>
            </w:pPr>
            <w:ins w:id="18060" w:author="James Vu" w:date="2024-04-18T23:29:00Z">
              <w:r w:rsidRPr="00B053AF">
                <w:rPr>
                  <w:sz w:val="22"/>
                  <w:szCs w:val="22"/>
                  <w:rPrChange w:id="18061" w:author="James Vu" w:date="2024-04-18T23:51:00Z">
                    <w:rPr/>
                  </w:rPrChange>
                </w:rPr>
                <w:t>G</w:t>
              </w:r>
              <w:r w:rsidRPr="00B053AF">
                <w:rPr>
                  <w:b/>
                  <w:bCs/>
                  <w:color w:val="000000"/>
                  <w:sz w:val="22"/>
                  <w:szCs w:val="22"/>
                  <w:vertAlign w:val="subscript"/>
                  <w:rPrChange w:id="18062" w:author="James Vu" w:date="2024-04-18T23:51:00Z">
                    <w:rPr>
                      <w:b/>
                      <w:bCs/>
                      <w:color w:val="000000"/>
                      <w:vertAlign w:val="subscript"/>
                    </w:rPr>
                  </w:rPrChange>
                </w:rPr>
                <w:t>QLDA</w:t>
              </w:r>
            </w:ins>
          </w:p>
        </w:tc>
        <w:tc>
          <w:tcPr>
            <w:tcW w:w="1843" w:type="dxa"/>
            <w:shd w:val="clear" w:color="auto" w:fill="auto"/>
            <w:vAlign w:val="center"/>
            <w:hideMark/>
            <w:tcPrChange w:id="18063"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F69911F" w14:textId="5E97AD2E" w:rsidR="001873A6" w:rsidRPr="00B053AF" w:rsidRDefault="001873A6">
            <w:pPr>
              <w:jc w:val="center"/>
              <w:rPr>
                <w:ins w:id="18064" w:author="James Vu" w:date="2024-04-18T23:29:00Z"/>
                <w:color w:val="000000"/>
                <w:sz w:val="22"/>
                <w:szCs w:val="22"/>
                <w:rPrChange w:id="18065" w:author="James Vu" w:date="2024-04-18T23:51:00Z">
                  <w:rPr>
                    <w:ins w:id="18066" w:author="James Vu" w:date="2024-04-18T23:29:00Z"/>
                    <w:color w:val="000000"/>
                  </w:rPr>
                </w:rPrChange>
              </w:rPr>
              <w:pPrChange w:id="18067" w:author="James Vu" w:date="2024-04-18T23:31:00Z">
                <w:pPr/>
              </w:pPrChange>
            </w:pPr>
          </w:p>
        </w:tc>
        <w:tc>
          <w:tcPr>
            <w:tcW w:w="1842" w:type="dxa"/>
            <w:shd w:val="clear" w:color="auto" w:fill="auto"/>
            <w:vAlign w:val="center"/>
            <w:hideMark/>
            <w:tcPrChange w:id="18068"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0FF148CD" w14:textId="31C7D41A" w:rsidR="001873A6" w:rsidRPr="00B053AF" w:rsidRDefault="001873A6">
            <w:pPr>
              <w:jc w:val="center"/>
              <w:rPr>
                <w:ins w:id="18069" w:author="James Vu" w:date="2024-04-18T23:29:00Z"/>
                <w:color w:val="000000"/>
                <w:sz w:val="22"/>
                <w:szCs w:val="22"/>
                <w:rPrChange w:id="18070" w:author="James Vu" w:date="2024-04-18T23:51:00Z">
                  <w:rPr>
                    <w:ins w:id="18071" w:author="James Vu" w:date="2024-04-18T23:29:00Z"/>
                    <w:color w:val="000000"/>
                  </w:rPr>
                </w:rPrChange>
              </w:rPr>
              <w:pPrChange w:id="18072" w:author="James Vu" w:date="2024-04-18T23:31:00Z">
                <w:pPr/>
              </w:pPrChange>
            </w:pPr>
            <w:ins w:id="18073" w:author="James Vu" w:date="2024-04-18T23:29:00Z">
              <w:r w:rsidRPr="00B053AF">
                <w:rPr>
                  <w:color w:val="000000"/>
                  <w:sz w:val="22"/>
                  <w:szCs w:val="22"/>
                  <w:rPrChange w:id="18074" w:author="James Vu" w:date="2024-04-18T23:51:00Z">
                    <w:rPr>
                      <w:color w:val="000000"/>
                    </w:rPr>
                  </w:rPrChange>
                </w:rPr>
                <w:t>2.540.785.227</w:t>
              </w:r>
            </w:ins>
          </w:p>
        </w:tc>
        <w:tc>
          <w:tcPr>
            <w:tcW w:w="1560" w:type="dxa"/>
            <w:shd w:val="clear" w:color="auto" w:fill="auto"/>
            <w:vAlign w:val="center"/>
            <w:hideMark/>
            <w:tcPrChange w:id="18075"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682A196" w14:textId="36C54F9F" w:rsidR="001873A6" w:rsidRPr="00B053AF" w:rsidRDefault="001873A6">
            <w:pPr>
              <w:jc w:val="center"/>
              <w:rPr>
                <w:ins w:id="18076" w:author="James Vu" w:date="2024-04-18T23:29:00Z"/>
                <w:color w:val="000000"/>
                <w:sz w:val="22"/>
                <w:szCs w:val="22"/>
                <w:rPrChange w:id="18077" w:author="James Vu" w:date="2024-04-18T23:51:00Z">
                  <w:rPr>
                    <w:ins w:id="18078" w:author="James Vu" w:date="2024-04-18T23:29:00Z"/>
                    <w:color w:val="000000"/>
                  </w:rPr>
                </w:rPrChange>
              </w:rPr>
              <w:pPrChange w:id="18079" w:author="James Vu" w:date="2024-04-18T23:31:00Z">
                <w:pPr/>
              </w:pPrChange>
            </w:pPr>
            <w:ins w:id="18080" w:author="James Vu" w:date="2024-04-18T23:29:00Z">
              <w:r w:rsidRPr="00B053AF">
                <w:rPr>
                  <w:color w:val="000000"/>
                  <w:sz w:val="22"/>
                  <w:szCs w:val="22"/>
                  <w:rPrChange w:id="18081" w:author="James Vu" w:date="2024-04-18T23:51:00Z">
                    <w:rPr>
                      <w:color w:val="000000"/>
                    </w:rPr>
                  </w:rPrChange>
                </w:rPr>
                <w:t>203.262.818</w:t>
              </w:r>
            </w:ins>
          </w:p>
        </w:tc>
        <w:tc>
          <w:tcPr>
            <w:tcW w:w="1768" w:type="dxa"/>
            <w:shd w:val="clear" w:color="auto" w:fill="auto"/>
            <w:vAlign w:val="center"/>
            <w:hideMark/>
            <w:tcPrChange w:id="18082"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4C7DCB69" w14:textId="069C4309" w:rsidR="001873A6" w:rsidRPr="00B053AF" w:rsidRDefault="001873A6">
            <w:pPr>
              <w:jc w:val="center"/>
              <w:rPr>
                <w:ins w:id="18083" w:author="James Vu" w:date="2024-04-18T23:29:00Z"/>
                <w:color w:val="000000"/>
                <w:sz w:val="22"/>
                <w:szCs w:val="22"/>
                <w:rPrChange w:id="18084" w:author="James Vu" w:date="2024-04-18T23:51:00Z">
                  <w:rPr>
                    <w:ins w:id="18085" w:author="James Vu" w:date="2024-04-18T23:29:00Z"/>
                    <w:color w:val="000000"/>
                  </w:rPr>
                </w:rPrChange>
              </w:rPr>
              <w:pPrChange w:id="18086" w:author="James Vu" w:date="2024-04-18T23:31:00Z">
                <w:pPr/>
              </w:pPrChange>
            </w:pPr>
            <w:ins w:id="18087" w:author="James Vu" w:date="2024-04-18T23:29:00Z">
              <w:r w:rsidRPr="00B053AF">
                <w:rPr>
                  <w:color w:val="000000"/>
                  <w:sz w:val="22"/>
                  <w:szCs w:val="22"/>
                  <w:rPrChange w:id="18088" w:author="James Vu" w:date="2024-04-18T23:51:00Z">
                    <w:rPr>
                      <w:color w:val="000000"/>
                    </w:rPr>
                  </w:rPrChange>
                </w:rPr>
                <w:t>2.744.048.045</w:t>
              </w:r>
            </w:ins>
          </w:p>
        </w:tc>
        <w:tc>
          <w:tcPr>
            <w:tcW w:w="1487" w:type="dxa"/>
            <w:shd w:val="clear" w:color="auto" w:fill="auto"/>
            <w:vAlign w:val="center"/>
            <w:hideMark/>
            <w:tcPrChange w:id="18089" w:author="James Vu" w:date="2024-04-19T00:25:00Z">
              <w:tcPr>
                <w:tcW w:w="1487" w:type="dxa"/>
                <w:tcBorders>
                  <w:top w:val="nil"/>
                  <w:left w:val="nil"/>
                  <w:bottom w:val="single" w:sz="4" w:space="0" w:color="auto"/>
                  <w:right w:val="single" w:sz="4" w:space="0" w:color="auto"/>
                </w:tcBorders>
                <w:shd w:val="clear" w:color="auto" w:fill="auto"/>
                <w:hideMark/>
              </w:tcPr>
            </w:tcPrChange>
          </w:tcPr>
          <w:p w14:paraId="10F165C5" w14:textId="77777777" w:rsidR="001873A6" w:rsidRPr="00B053AF" w:rsidRDefault="001873A6">
            <w:pPr>
              <w:jc w:val="center"/>
              <w:rPr>
                <w:ins w:id="18090" w:author="James Vu" w:date="2024-04-18T23:29:00Z"/>
                <w:sz w:val="22"/>
                <w:szCs w:val="22"/>
                <w:rPrChange w:id="18091" w:author="James Vu" w:date="2024-04-18T23:51:00Z">
                  <w:rPr>
                    <w:ins w:id="18092" w:author="James Vu" w:date="2024-04-18T23:29:00Z"/>
                  </w:rPr>
                </w:rPrChange>
              </w:rPr>
              <w:pPrChange w:id="18093" w:author="James Vu" w:date="2024-04-18T23:31:00Z">
                <w:pPr/>
              </w:pPrChange>
            </w:pPr>
            <w:ins w:id="18094" w:author="James Vu" w:date="2024-04-18T23:29:00Z">
              <w:r w:rsidRPr="00B053AF">
                <w:rPr>
                  <w:sz w:val="22"/>
                  <w:szCs w:val="22"/>
                  <w:rPrChange w:id="18095" w:author="James Vu" w:date="2024-04-18T23:51:00Z">
                    <w:rPr/>
                  </w:rPrChange>
                </w:rPr>
                <w:t>Dự toán chi tiết tại Phụ lục VI</w:t>
              </w:r>
            </w:ins>
          </w:p>
        </w:tc>
      </w:tr>
      <w:tr w:rsidR="001873A6" w:rsidRPr="00B053AF" w14:paraId="71E54F07" w14:textId="77777777" w:rsidTr="003C02FF">
        <w:trPr>
          <w:trHeight w:val="20"/>
          <w:ins w:id="18096" w:author="James Vu" w:date="2024-04-18T23:29:00Z"/>
          <w:trPrChange w:id="18097" w:author="James Vu" w:date="2024-04-19T00:25:00Z">
            <w:trPr>
              <w:trHeight w:val="20"/>
            </w:trPr>
          </w:trPrChange>
        </w:trPr>
        <w:tc>
          <w:tcPr>
            <w:tcW w:w="846" w:type="dxa"/>
            <w:shd w:val="clear" w:color="auto" w:fill="auto"/>
            <w:vAlign w:val="center"/>
            <w:hideMark/>
            <w:tcPrChange w:id="18098"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20AEFA3E" w14:textId="77777777" w:rsidR="001873A6" w:rsidRPr="00B053AF" w:rsidRDefault="001873A6" w:rsidP="001873A6">
            <w:pPr>
              <w:jc w:val="center"/>
              <w:rPr>
                <w:ins w:id="18099" w:author="James Vu" w:date="2024-04-18T23:29:00Z"/>
                <w:sz w:val="22"/>
                <w:szCs w:val="22"/>
                <w:rPrChange w:id="18100" w:author="James Vu" w:date="2024-04-18T23:51:00Z">
                  <w:rPr>
                    <w:ins w:id="18101" w:author="James Vu" w:date="2024-04-18T23:29:00Z"/>
                  </w:rPr>
                </w:rPrChange>
              </w:rPr>
            </w:pPr>
            <w:ins w:id="18102" w:author="James Vu" w:date="2024-04-18T23:29:00Z">
              <w:r w:rsidRPr="00B053AF">
                <w:rPr>
                  <w:sz w:val="22"/>
                  <w:szCs w:val="22"/>
                  <w:rPrChange w:id="18103" w:author="James Vu" w:date="2024-04-18T23:51:00Z">
                    <w:rPr/>
                  </w:rPrChange>
                </w:rPr>
                <w:t>2</w:t>
              </w:r>
            </w:ins>
          </w:p>
        </w:tc>
        <w:tc>
          <w:tcPr>
            <w:tcW w:w="2835" w:type="dxa"/>
            <w:shd w:val="clear" w:color="auto" w:fill="auto"/>
            <w:vAlign w:val="center"/>
            <w:hideMark/>
            <w:tcPrChange w:id="18104"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3C2F1F0" w14:textId="77777777" w:rsidR="001873A6" w:rsidRPr="00B053AF" w:rsidRDefault="001873A6">
            <w:pPr>
              <w:jc w:val="center"/>
              <w:rPr>
                <w:ins w:id="18105" w:author="James Vu" w:date="2024-04-18T23:29:00Z"/>
                <w:color w:val="000000"/>
                <w:sz w:val="22"/>
                <w:szCs w:val="22"/>
                <w:rPrChange w:id="18106" w:author="James Vu" w:date="2024-04-18T23:51:00Z">
                  <w:rPr>
                    <w:ins w:id="18107" w:author="James Vu" w:date="2024-04-18T23:29:00Z"/>
                    <w:color w:val="000000"/>
                  </w:rPr>
                </w:rPrChange>
              </w:rPr>
              <w:pPrChange w:id="18108" w:author="James Vu" w:date="2024-04-18T23:31:00Z">
                <w:pPr/>
              </w:pPrChange>
            </w:pPr>
            <w:ins w:id="18109" w:author="James Vu" w:date="2024-04-18T23:29:00Z">
              <w:r w:rsidRPr="00B053AF">
                <w:rPr>
                  <w:color w:val="000000"/>
                  <w:sz w:val="22"/>
                  <w:szCs w:val="22"/>
                  <w:rPrChange w:id="18110" w:author="James Vu" w:date="2024-04-18T23:51:00Z">
                    <w:rPr>
                      <w:color w:val="000000"/>
                    </w:rPr>
                  </w:rPrChange>
                </w:rPr>
                <w:t>Chi phí giám sát, đánh giá đầu tư</w:t>
              </w:r>
            </w:ins>
          </w:p>
        </w:tc>
        <w:tc>
          <w:tcPr>
            <w:tcW w:w="1134" w:type="dxa"/>
            <w:shd w:val="clear" w:color="auto" w:fill="auto"/>
            <w:vAlign w:val="center"/>
            <w:hideMark/>
            <w:tcPrChange w:id="18111"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8C88717" w14:textId="33C45D9A" w:rsidR="001873A6" w:rsidRPr="00B053AF" w:rsidRDefault="001873A6" w:rsidP="001873A6">
            <w:pPr>
              <w:jc w:val="center"/>
              <w:rPr>
                <w:ins w:id="18112" w:author="James Vu" w:date="2024-04-18T23:29:00Z"/>
                <w:color w:val="000000"/>
                <w:sz w:val="22"/>
                <w:szCs w:val="22"/>
                <w:rPrChange w:id="18113" w:author="James Vu" w:date="2024-04-18T23:51:00Z">
                  <w:rPr>
                    <w:ins w:id="18114" w:author="James Vu" w:date="2024-04-18T23:29:00Z"/>
                    <w:color w:val="000000"/>
                  </w:rPr>
                </w:rPrChange>
              </w:rPr>
            </w:pPr>
          </w:p>
        </w:tc>
        <w:tc>
          <w:tcPr>
            <w:tcW w:w="1134" w:type="dxa"/>
            <w:shd w:val="clear" w:color="auto" w:fill="auto"/>
            <w:vAlign w:val="center"/>
            <w:hideMark/>
            <w:tcPrChange w:id="18115"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5FF33D6B" w14:textId="0F47B2AB" w:rsidR="001873A6" w:rsidRPr="00B053AF" w:rsidRDefault="001873A6" w:rsidP="001873A6">
            <w:pPr>
              <w:jc w:val="center"/>
              <w:rPr>
                <w:ins w:id="18116" w:author="James Vu" w:date="2024-04-18T23:29:00Z"/>
                <w:sz w:val="22"/>
                <w:szCs w:val="22"/>
                <w:rPrChange w:id="18117" w:author="James Vu" w:date="2024-04-18T23:51:00Z">
                  <w:rPr>
                    <w:ins w:id="18118" w:author="James Vu" w:date="2024-04-18T23:29:00Z"/>
                  </w:rPr>
                </w:rPrChange>
              </w:rPr>
            </w:pPr>
          </w:p>
        </w:tc>
        <w:tc>
          <w:tcPr>
            <w:tcW w:w="1843" w:type="dxa"/>
            <w:shd w:val="clear" w:color="auto" w:fill="auto"/>
            <w:vAlign w:val="center"/>
            <w:hideMark/>
            <w:tcPrChange w:id="18119"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1881754" w14:textId="4C9DF5CE" w:rsidR="001873A6" w:rsidRPr="00B053AF" w:rsidRDefault="001873A6">
            <w:pPr>
              <w:jc w:val="center"/>
              <w:rPr>
                <w:ins w:id="18120" w:author="James Vu" w:date="2024-04-18T23:29:00Z"/>
                <w:color w:val="000000"/>
                <w:sz w:val="22"/>
                <w:szCs w:val="22"/>
                <w:rPrChange w:id="18121" w:author="James Vu" w:date="2024-04-18T23:51:00Z">
                  <w:rPr>
                    <w:ins w:id="18122" w:author="James Vu" w:date="2024-04-18T23:29:00Z"/>
                    <w:color w:val="000000"/>
                  </w:rPr>
                </w:rPrChange>
              </w:rPr>
              <w:pPrChange w:id="18123" w:author="James Vu" w:date="2024-04-18T23:31:00Z">
                <w:pPr/>
              </w:pPrChange>
            </w:pPr>
          </w:p>
        </w:tc>
        <w:tc>
          <w:tcPr>
            <w:tcW w:w="1842" w:type="dxa"/>
            <w:shd w:val="clear" w:color="auto" w:fill="auto"/>
            <w:vAlign w:val="center"/>
            <w:hideMark/>
            <w:tcPrChange w:id="18124"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2CF3A2BF" w14:textId="07A69A61" w:rsidR="001873A6" w:rsidRPr="00B053AF" w:rsidRDefault="001873A6">
            <w:pPr>
              <w:jc w:val="center"/>
              <w:rPr>
                <w:ins w:id="18125" w:author="James Vu" w:date="2024-04-18T23:29:00Z"/>
                <w:color w:val="000000"/>
                <w:sz w:val="22"/>
                <w:szCs w:val="22"/>
                <w:rPrChange w:id="18126" w:author="James Vu" w:date="2024-04-18T23:51:00Z">
                  <w:rPr>
                    <w:ins w:id="18127" w:author="James Vu" w:date="2024-04-18T23:29:00Z"/>
                    <w:color w:val="000000"/>
                  </w:rPr>
                </w:rPrChange>
              </w:rPr>
              <w:pPrChange w:id="18128" w:author="James Vu" w:date="2024-04-18T23:31:00Z">
                <w:pPr/>
              </w:pPrChange>
            </w:pPr>
            <w:ins w:id="18129" w:author="James Vu" w:date="2024-04-18T23:29:00Z">
              <w:r w:rsidRPr="00B053AF">
                <w:rPr>
                  <w:color w:val="000000"/>
                  <w:sz w:val="22"/>
                  <w:szCs w:val="22"/>
                  <w:rPrChange w:id="18130" w:author="James Vu" w:date="2024-04-18T23:51:00Z">
                    <w:rPr>
                      <w:color w:val="000000"/>
                    </w:rPr>
                  </w:rPrChange>
                </w:rPr>
                <w:t>-</w:t>
              </w:r>
            </w:ins>
          </w:p>
        </w:tc>
        <w:tc>
          <w:tcPr>
            <w:tcW w:w="1560" w:type="dxa"/>
            <w:shd w:val="clear" w:color="auto" w:fill="auto"/>
            <w:vAlign w:val="center"/>
            <w:hideMark/>
            <w:tcPrChange w:id="18131"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9B739D4" w14:textId="64A1693B" w:rsidR="001873A6" w:rsidRPr="00B053AF" w:rsidRDefault="001873A6">
            <w:pPr>
              <w:jc w:val="center"/>
              <w:rPr>
                <w:ins w:id="18132" w:author="James Vu" w:date="2024-04-18T23:29:00Z"/>
                <w:color w:val="000000"/>
                <w:sz w:val="22"/>
                <w:szCs w:val="22"/>
                <w:rPrChange w:id="18133" w:author="James Vu" w:date="2024-04-18T23:51:00Z">
                  <w:rPr>
                    <w:ins w:id="18134" w:author="James Vu" w:date="2024-04-18T23:29:00Z"/>
                    <w:color w:val="000000"/>
                  </w:rPr>
                </w:rPrChange>
              </w:rPr>
              <w:pPrChange w:id="18135" w:author="James Vu" w:date="2024-04-18T23:31:00Z">
                <w:pPr/>
              </w:pPrChange>
            </w:pPr>
            <w:ins w:id="18136" w:author="James Vu" w:date="2024-04-18T23:29:00Z">
              <w:r w:rsidRPr="00B053AF">
                <w:rPr>
                  <w:color w:val="000000"/>
                  <w:sz w:val="22"/>
                  <w:szCs w:val="22"/>
                  <w:rPrChange w:id="18137" w:author="James Vu" w:date="2024-04-18T23:51:00Z">
                    <w:rPr>
                      <w:color w:val="000000"/>
                    </w:rPr>
                  </w:rPrChange>
                </w:rPr>
                <w:t>-</w:t>
              </w:r>
            </w:ins>
          </w:p>
        </w:tc>
        <w:tc>
          <w:tcPr>
            <w:tcW w:w="1768" w:type="dxa"/>
            <w:shd w:val="clear" w:color="auto" w:fill="auto"/>
            <w:vAlign w:val="center"/>
            <w:hideMark/>
            <w:tcPrChange w:id="18138"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25323596" w14:textId="315C0C20" w:rsidR="001873A6" w:rsidRPr="00B053AF" w:rsidRDefault="001873A6">
            <w:pPr>
              <w:jc w:val="center"/>
              <w:rPr>
                <w:ins w:id="18139" w:author="James Vu" w:date="2024-04-18T23:29:00Z"/>
                <w:color w:val="000000"/>
                <w:sz w:val="22"/>
                <w:szCs w:val="22"/>
                <w:rPrChange w:id="18140" w:author="James Vu" w:date="2024-04-18T23:51:00Z">
                  <w:rPr>
                    <w:ins w:id="18141" w:author="James Vu" w:date="2024-04-18T23:29:00Z"/>
                    <w:color w:val="000000"/>
                  </w:rPr>
                </w:rPrChange>
              </w:rPr>
              <w:pPrChange w:id="18142" w:author="James Vu" w:date="2024-04-18T23:31:00Z">
                <w:pPr/>
              </w:pPrChange>
            </w:pPr>
            <w:ins w:id="18143" w:author="James Vu" w:date="2024-04-18T23:29:00Z">
              <w:r w:rsidRPr="00B053AF">
                <w:rPr>
                  <w:color w:val="000000"/>
                  <w:sz w:val="22"/>
                  <w:szCs w:val="22"/>
                  <w:rPrChange w:id="18144" w:author="James Vu" w:date="2024-04-18T23:51:00Z">
                    <w:rPr>
                      <w:color w:val="000000"/>
                    </w:rPr>
                  </w:rPrChange>
                </w:rPr>
                <w:t>-</w:t>
              </w:r>
            </w:ins>
          </w:p>
        </w:tc>
        <w:tc>
          <w:tcPr>
            <w:tcW w:w="1487" w:type="dxa"/>
            <w:shd w:val="clear" w:color="auto" w:fill="auto"/>
            <w:vAlign w:val="center"/>
            <w:hideMark/>
            <w:tcPrChange w:id="18145"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123E7E7B" w14:textId="36D3FEAC" w:rsidR="001873A6" w:rsidRPr="00B053AF" w:rsidRDefault="001873A6">
            <w:pPr>
              <w:jc w:val="center"/>
              <w:rPr>
                <w:ins w:id="18146" w:author="James Vu" w:date="2024-04-18T23:29:00Z"/>
                <w:sz w:val="22"/>
                <w:szCs w:val="22"/>
                <w:rPrChange w:id="18147" w:author="James Vu" w:date="2024-04-18T23:51:00Z">
                  <w:rPr>
                    <w:ins w:id="18148" w:author="James Vu" w:date="2024-04-18T23:29:00Z"/>
                  </w:rPr>
                </w:rPrChange>
              </w:rPr>
              <w:pPrChange w:id="18149" w:author="James Vu" w:date="2024-04-18T23:31:00Z">
                <w:pPr/>
              </w:pPrChange>
            </w:pPr>
            <w:ins w:id="18150" w:author="James Vu" w:date="2024-04-18T23:29:00Z">
              <w:r w:rsidRPr="00B053AF">
                <w:rPr>
                  <w:sz w:val="22"/>
                  <w:szCs w:val="22"/>
                  <w:rPrChange w:id="18151" w:author="James Vu" w:date="2024-04-18T23:51:00Z">
                    <w:rPr/>
                  </w:rPrChange>
                </w:rPr>
                <w:t>Chủ đầu tư tự thực hiện</w:t>
              </w:r>
            </w:ins>
          </w:p>
        </w:tc>
      </w:tr>
      <w:tr w:rsidR="001873A6" w:rsidRPr="00B053AF" w14:paraId="5F790F27" w14:textId="77777777" w:rsidTr="003C02FF">
        <w:trPr>
          <w:trHeight w:val="20"/>
          <w:ins w:id="18152" w:author="James Vu" w:date="2024-04-18T23:29:00Z"/>
          <w:trPrChange w:id="18153" w:author="James Vu" w:date="2024-04-19T00:25:00Z">
            <w:trPr>
              <w:trHeight w:val="380"/>
            </w:trPr>
          </w:trPrChange>
        </w:trPr>
        <w:tc>
          <w:tcPr>
            <w:tcW w:w="846" w:type="dxa"/>
            <w:shd w:val="clear" w:color="auto" w:fill="auto"/>
            <w:vAlign w:val="center"/>
            <w:hideMark/>
            <w:tcPrChange w:id="18154" w:author="James Vu" w:date="2024-04-19T00:25:00Z">
              <w:tcPr>
                <w:tcW w:w="846" w:type="dxa"/>
                <w:tcBorders>
                  <w:top w:val="nil"/>
                  <w:left w:val="single" w:sz="4" w:space="0" w:color="auto"/>
                  <w:bottom w:val="single" w:sz="4" w:space="0" w:color="auto"/>
                  <w:right w:val="single" w:sz="4" w:space="0" w:color="auto"/>
                </w:tcBorders>
                <w:shd w:val="clear" w:color="000000" w:fill="DCE6F1"/>
                <w:vAlign w:val="center"/>
                <w:hideMark/>
              </w:tcPr>
            </w:tcPrChange>
          </w:tcPr>
          <w:p w14:paraId="0EBE64F7" w14:textId="77777777" w:rsidR="001873A6" w:rsidRPr="00B053AF" w:rsidRDefault="001873A6" w:rsidP="001873A6">
            <w:pPr>
              <w:jc w:val="center"/>
              <w:rPr>
                <w:ins w:id="18155" w:author="James Vu" w:date="2024-04-18T23:29:00Z"/>
                <w:b/>
                <w:bCs/>
                <w:color w:val="000000"/>
                <w:sz w:val="22"/>
                <w:szCs w:val="22"/>
                <w:rPrChange w:id="18156" w:author="James Vu" w:date="2024-04-18T23:51:00Z">
                  <w:rPr>
                    <w:ins w:id="18157" w:author="James Vu" w:date="2024-04-18T23:29:00Z"/>
                    <w:b/>
                    <w:bCs/>
                    <w:color w:val="000000"/>
                  </w:rPr>
                </w:rPrChange>
              </w:rPr>
            </w:pPr>
            <w:ins w:id="18158" w:author="James Vu" w:date="2024-04-18T23:29:00Z">
              <w:r w:rsidRPr="00B053AF">
                <w:rPr>
                  <w:b/>
                  <w:bCs/>
                  <w:color w:val="000000"/>
                  <w:sz w:val="22"/>
                  <w:szCs w:val="22"/>
                  <w:rPrChange w:id="18159" w:author="James Vu" w:date="2024-04-18T23:51:00Z">
                    <w:rPr>
                      <w:b/>
                      <w:bCs/>
                      <w:color w:val="000000"/>
                    </w:rPr>
                  </w:rPrChange>
                </w:rPr>
                <w:t>D</w:t>
              </w:r>
            </w:ins>
          </w:p>
        </w:tc>
        <w:tc>
          <w:tcPr>
            <w:tcW w:w="2835" w:type="dxa"/>
            <w:shd w:val="clear" w:color="auto" w:fill="auto"/>
            <w:vAlign w:val="center"/>
            <w:hideMark/>
            <w:tcPrChange w:id="18160" w:author="James Vu" w:date="2024-04-19T00:25:00Z">
              <w:tcPr>
                <w:tcW w:w="2835" w:type="dxa"/>
                <w:tcBorders>
                  <w:top w:val="nil"/>
                  <w:left w:val="nil"/>
                  <w:bottom w:val="single" w:sz="4" w:space="0" w:color="auto"/>
                  <w:right w:val="single" w:sz="4" w:space="0" w:color="auto"/>
                </w:tcBorders>
                <w:shd w:val="clear" w:color="000000" w:fill="DCE6F1"/>
                <w:vAlign w:val="center"/>
                <w:hideMark/>
              </w:tcPr>
            </w:tcPrChange>
          </w:tcPr>
          <w:p w14:paraId="3934006B" w14:textId="77777777" w:rsidR="001873A6" w:rsidRPr="00B053AF" w:rsidRDefault="001873A6">
            <w:pPr>
              <w:jc w:val="center"/>
              <w:rPr>
                <w:ins w:id="18161" w:author="James Vu" w:date="2024-04-18T23:29:00Z"/>
                <w:b/>
                <w:bCs/>
                <w:color w:val="000000"/>
                <w:sz w:val="22"/>
                <w:szCs w:val="22"/>
                <w:rPrChange w:id="18162" w:author="James Vu" w:date="2024-04-18T23:51:00Z">
                  <w:rPr>
                    <w:ins w:id="18163" w:author="James Vu" w:date="2024-04-18T23:29:00Z"/>
                    <w:b/>
                    <w:bCs/>
                    <w:color w:val="000000"/>
                  </w:rPr>
                </w:rPrChange>
              </w:rPr>
              <w:pPrChange w:id="18164" w:author="James Vu" w:date="2024-04-18T23:31:00Z">
                <w:pPr/>
              </w:pPrChange>
            </w:pPr>
            <w:ins w:id="18165" w:author="James Vu" w:date="2024-04-18T23:29:00Z">
              <w:r w:rsidRPr="00B053AF">
                <w:rPr>
                  <w:b/>
                  <w:bCs/>
                  <w:color w:val="000000"/>
                  <w:sz w:val="22"/>
                  <w:szCs w:val="22"/>
                  <w:rPrChange w:id="18166" w:author="James Vu" w:date="2024-04-18T23:51:00Z">
                    <w:rPr>
                      <w:b/>
                      <w:bCs/>
                      <w:color w:val="000000"/>
                    </w:rPr>
                  </w:rPrChange>
                </w:rPr>
                <w:t>Chi phí tư vấn</w:t>
              </w:r>
            </w:ins>
          </w:p>
        </w:tc>
        <w:tc>
          <w:tcPr>
            <w:tcW w:w="1134" w:type="dxa"/>
            <w:shd w:val="clear" w:color="auto" w:fill="auto"/>
            <w:vAlign w:val="center"/>
            <w:hideMark/>
            <w:tcPrChange w:id="18167" w:author="James Vu" w:date="2024-04-19T00:25:00Z">
              <w:tcPr>
                <w:tcW w:w="1134" w:type="dxa"/>
                <w:tcBorders>
                  <w:top w:val="nil"/>
                  <w:left w:val="nil"/>
                  <w:bottom w:val="single" w:sz="4" w:space="0" w:color="auto"/>
                  <w:right w:val="single" w:sz="4" w:space="0" w:color="auto"/>
                </w:tcBorders>
                <w:shd w:val="clear" w:color="000000" w:fill="DCE6F1"/>
                <w:vAlign w:val="center"/>
                <w:hideMark/>
              </w:tcPr>
            </w:tcPrChange>
          </w:tcPr>
          <w:p w14:paraId="1B00EB8E" w14:textId="7DDDEEF0" w:rsidR="001873A6" w:rsidRPr="00B053AF" w:rsidRDefault="001873A6" w:rsidP="001873A6">
            <w:pPr>
              <w:jc w:val="center"/>
              <w:rPr>
                <w:ins w:id="18168" w:author="James Vu" w:date="2024-04-18T23:29:00Z"/>
                <w:b/>
                <w:bCs/>
                <w:color w:val="000000"/>
                <w:sz w:val="22"/>
                <w:szCs w:val="22"/>
                <w:rPrChange w:id="18169" w:author="James Vu" w:date="2024-04-18T23:51:00Z">
                  <w:rPr>
                    <w:ins w:id="18170" w:author="James Vu" w:date="2024-04-18T23:29:00Z"/>
                    <w:b/>
                    <w:bCs/>
                    <w:color w:val="000000"/>
                  </w:rPr>
                </w:rPrChange>
              </w:rPr>
            </w:pPr>
          </w:p>
        </w:tc>
        <w:tc>
          <w:tcPr>
            <w:tcW w:w="1134" w:type="dxa"/>
            <w:shd w:val="clear" w:color="auto" w:fill="auto"/>
            <w:vAlign w:val="center"/>
            <w:hideMark/>
            <w:tcPrChange w:id="18171" w:author="James Vu" w:date="2024-04-19T00:25:00Z">
              <w:tcPr>
                <w:tcW w:w="1417" w:type="dxa"/>
                <w:gridSpan w:val="2"/>
                <w:tcBorders>
                  <w:top w:val="nil"/>
                  <w:left w:val="nil"/>
                  <w:bottom w:val="single" w:sz="4" w:space="0" w:color="auto"/>
                  <w:right w:val="single" w:sz="4" w:space="0" w:color="auto"/>
                </w:tcBorders>
                <w:shd w:val="clear" w:color="000000" w:fill="DCE6F1"/>
                <w:vAlign w:val="center"/>
                <w:hideMark/>
              </w:tcPr>
            </w:tcPrChange>
          </w:tcPr>
          <w:p w14:paraId="0D596288" w14:textId="77777777" w:rsidR="001873A6" w:rsidRPr="00B053AF" w:rsidRDefault="001873A6" w:rsidP="001873A6">
            <w:pPr>
              <w:jc w:val="center"/>
              <w:rPr>
                <w:ins w:id="18172" w:author="James Vu" w:date="2024-04-18T23:29:00Z"/>
                <w:b/>
                <w:bCs/>
                <w:color w:val="000000"/>
                <w:sz w:val="22"/>
                <w:szCs w:val="22"/>
                <w:rPrChange w:id="18173" w:author="James Vu" w:date="2024-04-18T23:51:00Z">
                  <w:rPr>
                    <w:ins w:id="18174" w:author="James Vu" w:date="2024-04-18T23:29:00Z"/>
                    <w:b/>
                    <w:bCs/>
                    <w:color w:val="000000"/>
                  </w:rPr>
                </w:rPrChange>
              </w:rPr>
            </w:pPr>
            <w:ins w:id="18175" w:author="James Vu" w:date="2024-04-18T23:29:00Z">
              <w:r w:rsidRPr="00B053AF">
                <w:rPr>
                  <w:b/>
                  <w:bCs/>
                  <w:color w:val="000000"/>
                  <w:sz w:val="22"/>
                  <w:szCs w:val="22"/>
                  <w:rPrChange w:id="18176" w:author="James Vu" w:date="2024-04-18T23:51:00Z">
                    <w:rPr>
                      <w:b/>
                      <w:bCs/>
                      <w:color w:val="000000"/>
                    </w:rPr>
                  </w:rPrChange>
                </w:rPr>
                <w:t>G</w:t>
              </w:r>
              <w:r w:rsidRPr="00B053AF">
                <w:rPr>
                  <w:b/>
                  <w:bCs/>
                  <w:color w:val="000000"/>
                  <w:sz w:val="22"/>
                  <w:szCs w:val="22"/>
                  <w:vertAlign w:val="subscript"/>
                  <w:rPrChange w:id="18177" w:author="James Vu" w:date="2024-04-18T23:51:00Z">
                    <w:rPr>
                      <w:b/>
                      <w:bCs/>
                      <w:color w:val="000000"/>
                      <w:vertAlign w:val="subscript"/>
                    </w:rPr>
                  </w:rPrChange>
                </w:rPr>
                <w:t>TV</w:t>
              </w:r>
            </w:ins>
          </w:p>
        </w:tc>
        <w:tc>
          <w:tcPr>
            <w:tcW w:w="1843" w:type="dxa"/>
            <w:shd w:val="clear" w:color="auto" w:fill="auto"/>
            <w:vAlign w:val="center"/>
            <w:hideMark/>
            <w:tcPrChange w:id="18178" w:author="James Vu" w:date="2024-04-19T00:25:00Z">
              <w:tcPr>
                <w:tcW w:w="1560" w:type="dxa"/>
                <w:tcBorders>
                  <w:top w:val="nil"/>
                  <w:left w:val="nil"/>
                  <w:bottom w:val="single" w:sz="4" w:space="0" w:color="auto"/>
                  <w:right w:val="single" w:sz="4" w:space="0" w:color="auto"/>
                </w:tcBorders>
                <w:shd w:val="clear" w:color="000000" w:fill="DCE6F1"/>
                <w:vAlign w:val="center"/>
                <w:hideMark/>
              </w:tcPr>
            </w:tcPrChange>
          </w:tcPr>
          <w:p w14:paraId="3925BADF" w14:textId="462460F4" w:rsidR="001873A6" w:rsidRPr="00B053AF" w:rsidRDefault="001873A6" w:rsidP="001873A6">
            <w:pPr>
              <w:jc w:val="center"/>
              <w:rPr>
                <w:ins w:id="18179" w:author="James Vu" w:date="2024-04-18T23:29:00Z"/>
                <w:b/>
                <w:bCs/>
                <w:color w:val="000000"/>
                <w:sz w:val="22"/>
                <w:szCs w:val="22"/>
                <w:rPrChange w:id="18180" w:author="James Vu" w:date="2024-04-18T23:51:00Z">
                  <w:rPr>
                    <w:ins w:id="18181" w:author="James Vu" w:date="2024-04-18T23:29:00Z"/>
                    <w:b/>
                    <w:bCs/>
                    <w:color w:val="000000"/>
                  </w:rPr>
                </w:rPrChange>
              </w:rPr>
            </w:pPr>
          </w:p>
        </w:tc>
        <w:tc>
          <w:tcPr>
            <w:tcW w:w="1842" w:type="dxa"/>
            <w:shd w:val="clear" w:color="auto" w:fill="auto"/>
            <w:noWrap/>
            <w:vAlign w:val="center"/>
            <w:hideMark/>
            <w:tcPrChange w:id="18182" w:author="James Vu" w:date="2024-04-19T00:25:00Z">
              <w:tcPr>
                <w:tcW w:w="1842" w:type="dxa"/>
                <w:tcBorders>
                  <w:top w:val="nil"/>
                  <w:left w:val="nil"/>
                  <w:bottom w:val="single" w:sz="4" w:space="0" w:color="auto"/>
                  <w:right w:val="single" w:sz="4" w:space="0" w:color="auto"/>
                </w:tcBorders>
                <w:shd w:val="clear" w:color="000000" w:fill="DCE6F1"/>
                <w:noWrap/>
                <w:vAlign w:val="center"/>
                <w:hideMark/>
              </w:tcPr>
            </w:tcPrChange>
          </w:tcPr>
          <w:p w14:paraId="777ED114" w14:textId="5D277A69" w:rsidR="001873A6" w:rsidRPr="00B053AF" w:rsidRDefault="001873A6">
            <w:pPr>
              <w:jc w:val="center"/>
              <w:rPr>
                <w:ins w:id="18183" w:author="James Vu" w:date="2024-04-18T23:29:00Z"/>
                <w:b/>
                <w:bCs/>
                <w:color w:val="000000"/>
                <w:sz w:val="22"/>
                <w:szCs w:val="22"/>
                <w:rPrChange w:id="18184" w:author="James Vu" w:date="2024-04-18T23:51:00Z">
                  <w:rPr>
                    <w:ins w:id="18185" w:author="James Vu" w:date="2024-04-18T23:29:00Z"/>
                    <w:b/>
                    <w:bCs/>
                    <w:color w:val="000000"/>
                  </w:rPr>
                </w:rPrChange>
              </w:rPr>
              <w:pPrChange w:id="18186" w:author="James Vu" w:date="2024-04-18T23:31:00Z">
                <w:pPr/>
              </w:pPrChange>
            </w:pPr>
            <w:ins w:id="18187" w:author="James Vu" w:date="2024-04-18T23:29:00Z">
              <w:r w:rsidRPr="00B053AF">
                <w:rPr>
                  <w:b/>
                  <w:bCs/>
                  <w:color w:val="000000"/>
                  <w:sz w:val="22"/>
                  <w:szCs w:val="22"/>
                  <w:rPrChange w:id="18188" w:author="James Vu" w:date="2024-04-18T23:51:00Z">
                    <w:rPr>
                      <w:b/>
                      <w:bCs/>
                      <w:color w:val="000000"/>
                    </w:rPr>
                  </w:rPrChange>
                </w:rPr>
                <w:t>1.503.368.502</w:t>
              </w:r>
            </w:ins>
          </w:p>
        </w:tc>
        <w:tc>
          <w:tcPr>
            <w:tcW w:w="1560" w:type="dxa"/>
            <w:shd w:val="clear" w:color="auto" w:fill="auto"/>
            <w:noWrap/>
            <w:vAlign w:val="center"/>
            <w:hideMark/>
            <w:tcPrChange w:id="18189" w:author="James Vu" w:date="2024-04-19T00:25:00Z">
              <w:tcPr>
                <w:tcW w:w="1560" w:type="dxa"/>
                <w:tcBorders>
                  <w:top w:val="nil"/>
                  <w:left w:val="nil"/>
                  <w:bottom w:val="single" w:sz="4" w:space="0" w:color="auto"/>
                  <w:right w:val="single" w:sz="4" w:space="0" w:color="auto"/>
                </w:tcBorders>
                <w:shd w:val="clear" w:color="000000" w:fill="DCE6F1"/>
                <w:noWrap/>
                <w:vAlign w:val="center"/>
                <w:hideMark/>
              </w:tcPr>
            </w:tcPrChange>
          </w:tcPr>
          <w:p w14:paraId="5727E4D3" w14:textId="0195824B" w:rsidR="001873A6" w:rsidRPr="00B053AF" w:rsidRDefault="001873A6">
            <w:pPr>
              <w:jc w:val="center"/>
              <w:rPr>
                <w:ins w:id="18190" w:author="James Vu" w:date="2024-04-18T23:29:00Z"/>
                <w:b/>
                <w:bCs/>
                <w:color w:val="000000"/>
                <w:sz w:val="22"/>
                <w:szCs w:val="22"/>
                <w:rPrChange w:id="18191" w:author="James Vu" w:date="2024-04-18T23:51:00Z">
                  <w:rPr>
                    <w:ins w:id="18192" w:author="James Vu" w:date="2024-04-18T23:29:00Z"/>
                    <w:b/>
                    <w:bCs/>
                    <w:color w:val="000000"/>
                  </w:rPr>
                </w:rPrChange>
              </w:rPr>
              <w:pPrChange w:id="18193" w:author="James Vu" w:date="2024-04-18T23:31:00Z">
                <w:pPr/>
              </w:pPrChange>
            </w:pPr>
            <w:ins w:id="18194" w:author="James Vu" w:date="2024-04-18T23:29:00Z">
              <w:r w:rsidRPr="00B053AF">
                <w:rPr>
                  <w:b/>
                  <w:bCs/>
                  <w:color w:val="000000"/>
                  <w:sz w:val="22"/>
                  <w:szCs w:val="22"/>
                  <w:rPrChange w:id="18195" w:author="James Vu" w:date="2024-04-18T23:51:00Z">
                    <w:rPr>
                      <w:b/>
                      <w:bCs/>
                      <w:color w:val="000000"/>
                    </w:rPr>
                  </w:rPrChange>
                </w:rPr>
                <w:t>120.269.478</w:t>
              </w:r>
            </w:ins>
          </w:p>
        </w:tc>
        <w:tc>
          <w:tcPr>
            <w:tcW w:w="1768" w:type="dxa"/>
            <w:shd w:val="clear" w:color="auto" w:fill="auto"/>
            <w:noWrap/>
            <w:vAlign w:val="center"/>
            <w:hideMark/>
            <w:tcPrChange w:id="18196" w:author="James Vu" w:date="2024-04-19T00:25:00Z">
              <w:tcPr>
                <w:tcW w:w="1768" w:type="dxa"/>
                <w:tcBorders>
                  <w:top w:val="nil"/>
                  <w:left w:val="nil"/>
                  <w:bottom w:val="single" w:sz="4" w:space="0" w:color="auto"/>
                  <w:right w:val="single" w:sz="4" w:space="0" w:color="auto"/>
                </w:tcBorders>
                <w:shd w:val="clear" w:color="000000" w:fill="DCE6F1"/>
                <w:noWrap/>
                <w:vAlign w:val="center"/>
                <w:hideMark/>
              </w:tcPr>
            </w:tcPrChange>
          </w:tcPr>
          <w:p w14:paraId="30825688" w14:textId="1C28A048" w:rsidR="001873A6" w:rsidRPr="00B053AF" w:rsidRDefault="001873A6">
            <w:pPr>
              <w:jc w:val="center"/>
              <w:rPr>
                <w:ins w:id="18197" w:author="James Vu" w:date="2024-04-18T23:29:00Z"/>
                <w:b/>
                <w:bCs/>
                <w:color w:val="000000"/>
                <w:sz w:val="22"/>
                <w:szCs w:val="22"/>
                <w:rPrChange w:id="18198" w:author="James Vu" w:date="2024-04-18T23:51:00Z">
                  <w:rPr>
                    <w:ins w:id="18199" w:author="James Vu" w:date="2024-04-18T23:29:00Z"/>
                    <w:b/>
                    <w:bCs/>
                    <w:color w:val="000000"/>
                  </w:rPr>
                </w:rPrChange>
              </w:rPr>
              <w:pPrChange w:id="18200" w:author="James Vu" w:date="2024-04-18T23:31:00Z">
                <w:pPr/>
              </w:pPrChange>
            </w:pPr>
            <w:ins w:id="18201" w:author="James Vu" w:date="2024-04-18T23:29:00Z">
              <w:r w:rsidRPr="00B053AF">
                <w:rPr>
                  <w:b/>
                  <w:bCs/>
                  <w:color w:val="000000"/>
                  <w:sz w:val="22"/>
                  <w:szCs w:val="22"/>
                  <w:rPrChange w:id="18202" w:author="James Vu" w:date="2024-04-18T23:51:00Z">
                    <w:rPr>
                      <w:b/>
                      <w:bCs/>
                      <w:color w:val="000000"/>
                    </w:rPr>
                  </w:rPrChange>
                </w:rPr>
                <w:t>1.623.637.981</w:t>
              </w:r>
            </w:ins>
          </w:p>
        </w:tc>
        <w:tc>
          <w:tcPr>
            <w:tcW w:w="1487" w:type="dxa"/>
            <w:shd w:val="clear" w:color="auto" w:fill="auto"/>
            <w:vAlign w:val="center"/>
            <w:hideMark/>
            <w:tcPrChange w:id="18203" w:author="James Vu" w:date="2024-04-19T00:25:00Z">
              <w:tcPr>
                <w:tcW w:w="1487" w:type="dxa"/>
                <w:tcBorders>
                  <w:top w:val="nil"/>
                  <w:left w:val="nil"/>
                  <w:bottom w:val="single" w:sz="4" w:space="0" w:color="auto"/>
                  <w:right w:val="single" w:sz="4" w:space="0" w:color="auto"/>
                </w:tcBorders>
                <w:shd w:val="clear" w:color="000000" w:fill="DCE6F1"/>
                <w:vAlign w:val="center"/>
                <w:hideMark/>
              </w:tcPr>
            </w:tcPrChange>
          </w:tcPr>
          <w:p w14:paraId="133E7E1E" w14:textId="5D99ACFE" w:rsidR="001873A6" w:rsidRPr="00B053AF" w:rsidRDefault="001873A6">
            <w:pPr>
              <w:jc w:val="center"/>
              <w:rPr>
                <w:ins w:id="18204" w:author="James Vu" w:date="2024-04-18T23:29:00Z"/>
                <w:i/>
                <w:iCs/>
                <w:color w:val="000000"/>
                <w:sz w:val="22"/>
                <w:szCs w:val="22"/>
                <w:rPrChange w:id="18205" w:author="James Vu" w:date="2024-04-18T23:51:00Z">
                  <w:rPr>
                    <w:ins w:id="18206" w:author="James Vu" w:date="2024-04-18T23:29:00Z"/>
                    <w:i/>
                    <w:iCs/>
                    <w:color w:val="000000"/>
                  </w:rPr>
                </w:rPrChange>
              </w:rPr>
              <w:pPrChange w:id="18207" w:author="James Vu" w:date="2024-04-18T23:31:00Z">
                <w:pPr/>
              </w:pPrChange>
            </w:pPr>
          </w:p>
        </w:tc>
      </w:tr>
      <w:tr w:rsidR="001873A6" w:rsidRPr="00B053AF" w14:paraId="7EFDFC13" w14:textId="77777777" w:rsidTr="003C02FF">
        <w:trPr>
          <w:trHeight w:val="20"/>
          <w:ins w:id="18208" w:author="James Vu" w:date="2024-04-18T23:29:00Z"/>
          <w:trPrChange w:id="18209" w:author="James Vu" w:date="2024-04-19T00:25:00Z">
            <w:trPr>
              <w:trHeight w:val="340"/>
            </w:trPr>
          </w:trPrChange>
        </w:trPr>
        <w:tc>
          <w:tcPr>
            <w:tcW w:w="846" w:type="dxa"/>
            <w:shd w:val="clear" w:color="auto" w:fill="auto"/>
            <w:vAlign w:val="center"/>
            <w:hideMark/>
            <w:tcPrChange w:id="18210" w:author="James Vu" w:date="2024-04-19T00:25:00Z">
              <w:tcPr>
                <w:tcW w:w="846" w:type="dxa"/>
                <w:tcBorders>
                  <w:top w:val="nil"/>
                  <w:left w:val="single" w:sz="4" w:space="0" w:color="auto"/>
                  <w:bottom w:val="single" w:sz="4" w:space="0" w:color="auto"/>
                  <w:right w:val="single" w:sz="4" w:space="0" w:color="auto"/>
                </w:tcBorders>
                <w:shd w:val="clear" w:color="000000" w:fill="DCE6F1"/>
                <w:vAlign w:val="center"/>
                <w:hideMark/>
              </w:tcPr>
            </w:tcPrChange>
          </w:tcPr>
          <w:p w14:paraId="4247253B" w14:textId="77777777" w:rsidR="001873A6" w:rsidRPr="00B053AF" w:rsidRDefault="001873A6" w:rsidP="001873A6">
            <w:pPr>
              <w:jc w:val="center"/>
              <w:rPr>
                <w:ins w:id="18211" w:author="James Vu" w:date="2024-04-18T23:29:00Z"/>
                <w:b/>
                <w:bCs/>
                <w:color w:val="000000"/>
                <w:sz w:val="22"/>
                <w:szCs w:val="22"/>
                <w:rPrChange w:id="18212" w:author="James Vu" w:date="2024-04-18T23:51:00Z">
                  <w:rPr>
                    <w:ins w:id="18213" w:author="James Vu" w:date="2024-04-18T23:29:00Z"/>
                    <w:b/>
                    <w:bCs/>
                    <w:color w:val="000000"/>
                  </w:rPr>
                </w:rPrChange>
              </w:rPr>
            </w:pPr>
            <w:ins w:id="18214" w:author="James Vu" w:date="2024-04-18T23:29:00Z">
              <w:r w:rsidRPr="00B053AF">
                <w:rPr>
                  <w:b/>
                  <w:bCs/>
                  <w:color w:val="000000"/>
                  <w:sz w:val="22"/>
                  <w:szCs w:val="22"/>
                  <w:rPrChange w:id="18215" w:author="James Vu" w:date="2024-04-18T23:51:00Z">
                    <w:rPr>
                      <w:b/>
                      <w:bCs/>
                      <w:color w:val="000000"/>
                    </w:rPr>
                  </w:rPrChange>
                </w:rPr>
                <w:t>I</w:t>
              </w:r>
            </w:ins>
          </w:p>
        </w:tc>
        <w:tc>
          <w:tcPr>
            <w:tcW w:w="2835" w:type="dxa"/>
            <w:shd w:val="clear" w:color="auto" w:fill="auto"/>
            <w:vAlign w:val="center"/>
            <w:hideMark/>
            <w:tcPrChange w:id="18216" w:author="James Vu" w:date="2024-04-19T00:25:00Z">
              <w:tcPr>
                <w:tcW w:w="2835" w:type="dxa"/>
                <w:tcBorders>
                  <w:top w:val="nil"/>
                  <w:left w:val="nil"/>
                  <w:bottom w:val="single" w:sz="4" w:space="0" w:color="auto"/>
                  <w:right w:val="single" w:sz="4" w:space="0" w:color="auto"/>
                </w:tcBorders>
                <w:shd w:val="clear" w:color="000000" w:fill="DCE6F1"/>
                <w:vAlign w:val="center"/>
                <w:hideMark/>
              </w:tcPr>
            </w:tcPrChange>
          </w:tcPr>
          <w:p w14:paraId="3E6C2F03" w14:textId="77777777" w:rsidR="001873A6" w:rsidRPr="00B053AF" w:rsidRDefault="001873A6">
            <w:pPr>
              <w:jc w:val="center"/>
              <w:rPr>
                <w:ins w:id="18217" w:author="James Vu" w:date="2024-04-18T23:29:00Z"/>
                <w:b/>
                <w:bCs/>
                <w:color w:val="000000"/>
                <w:sz w:val="22"/>
                <w:szCs w:val="22"/>
                <w:rPrChange w:id="18218" w:author="James Vu" w:date="2024-04-18T23:51:00Z">
                  <w:rPr>
                    <w:ins w:id="18219" w:author="James Vu" w:date="2024-04-18T23:29:00Z"/>
                    <w:b/>
                    <w:bCs/>
                    <w:color w:val="000000"/>
                  </w:rPr>
                </w:rPrChange>
              </w:rPr>
              <w:pPrChange w:id="18220" w:author="James Vu" w:date="2024-04-18T23:31:00Z">
                <w:pPr/>
              </w:pPrChange>
            </w:pPr>
            <w:ins w:id="18221" w:author="James Vu" w:date="2024-04-18T23:29:00Z">
              <w:r w:rsidRPr="00B053AF">
                <w:rPr>
                  <w:b/>
                  <w:bCs/>
                  <w:color w:val="000000"/>
                  <w:sz w:val="22"/>
                  <w:szCs w:val="22"/>
                  <w:rPrChange w:id="18222" w:author="James Vu" w:date="2024-04-18T23:51:00Z">
                    <w:rPr>
                      <w:b/>
                      <w:bCs/>
                      <w:color w:val="000000"/>
                    </w:rPr>
                  </w:rPrChange>
                </w:rPr>
                <w:t>Giai đoạn chuẩn bị đầu tư</w:t>
              </w:r>
            </w:ins>
          </w:p>
        </w:tc>
        <w:tc>
          <w:tcPr>
            <w:tcW w:w="1134" w:type="dxa"/>
            <w:shd w:val="clear" w:color="auto" w:fill="auto"/>
            <w:vAlign w:val="center"/>
            <w:hideMark/>
            <w:tcPrChange w:id="18223" w:author="James Vu" w:date="2024-04-19T00:25:00Z">
              <w:tcPr>
                <w:tcW w:w="1134" w:type="dxa"/>
                <w:tcBorders>
                  <w:top w:val="nil"/>
                  <w:left w:val="nil"/>
                  <w:bottom w:val="single" w:sz="4" w:space="0" w:color="auto"/>
                  <w:right w:val="single" w:sz="4" w:space="0" w:color="auto"/>
                </w:tcBorders>
                <w:shd w:val="clear" w:color="000000" w:fill="DCE6F1"/>
                <w:vAlign w:val="center"/>
                <w:hideMark/>
              </w:tcPr>
            </w:tcPrChange>
          </w:tcPr>
          <w:p w14:paraId="5754531D" w14:textId="6B8E6702" w:rsidR="001873A6" w:rsidRPr="00B053AF" w:rsidRDefault="001873A6" w:rsidP="001873A6">
            <w:pPr>
              <w:jc w:val="center"/>
              <w:rPr>
                <w:ins w:id="18224" w:author="James Vu" w:date="2024-04-18T23:29:00Z"/>
                <w:b/>
                <w:bCs/>
                <w:color w:val="000000"/>
                <w:sz w:val="22"/>
                <w:szCs w:val="22"/>
                <w:rPrChange w:id="18225" w:author="James Vu" w:date="2024-04-18T23:51:00Z">
                  <w:rPr>
                    <w:ins w:id="18226" w:author="James Vu" w:date="2024-04-18T23:29:00Z"/>
                    <w:b/>
                    <w:bCs/>
                    <w:color w:val="000000"/>
                  </w:rPr>
                </w:rPrChange>
              </w:rPr>
            </w:pPr>
          </w:p>
        </w:tc>
        <w:tc>
          <w:tcPr>
            <w:tcW w:w="1134" w:type="dxa"/>
            <w:shd w:val="clear" w:color="auto" w:fill="auto"/>
            <w:vAlign w:val="center"/>
            <w:hideMark/>
            <w:tcPrChange w:id="18227" w:author="James Vu" w:date="2024-04-19T00:25:00Z">
              <w:tcPr>
                <w:tcW w:w="1417" w:type="dxa"/>
                <w:gridSpan w:val="2"/>
                <w:tcBorders>
                  <w:top w:val="nil"/>
                  <w:left w:val="nil"/>
                  <w:bottom w:val="single" w:sz="4" w:space="0" w:color="auto"/>
                  <w:right w:val="single" w:sz="4" w:space="0" w:color="auto"/>
                </w:tcBorders>
                <w:shd w:val="clear" w:color="000000" w:fill="DCE6F1"/>
                <w:vAlign w:val="center"/>
                <w:hideMark/>
              </w:tcPr>
            </w:tcPrChange>
          </w:tcPr>
          <w:p w14:paraId="5905753F" w14:textId="5112B6A8" w:rsidR="001873A6" w:rsidRPr="00B053AF" w:rsidRDefault="001873A6" w:rsidP="001873A6">
            <w:pPr>
              <w:jc w:val="center"/>
              <w:rPr>
                <w:ins w:id="18228" w:author="James Vu" w:date="2024-04-18T23:29:00Z"/>
                <w:b/>
                <w:bCs/>
                <w:color w:val="000000"/>
                <w:sz w:val="22"/>
                <w:szCs w:val="22"/>
                <w:rPrChange w:id="18229" w:author="James Vu" w:date="2024-04-18T23:51:00Z">
                  <w:rPr>
                    <w:ins w:id="18230" w:author="James Vu" w:date="2024-04-18T23:29:00Z"/>
                    <w:b/>
                    <w:bCs/>
                    <w:color w:val="000000"/>
                  </w:rPr>
                </w:rPrChange>
              </w:rPr>
            </w:pPr>
          </w:p>
        </w:tc>
        <w:tc>
          <w:tcPr>
            <w:tcW w:w="1843" w:type="dxa"/>
            <w:shd w:val="clear" w:color="auto" w:fill="auto"/>
            <w:vAlign w:val="center"/>
            <w:hideMark/>
            <w:tcPrChange w:id="18231" w:author="James Vu" w:date="2024-04-19T00:25:00Z">
              <w:tcPr>
                <w:tcW w:w="1560" w:type="dxa"/>
                <w:tcBorders>
                  <w:top w:val="nil"/>
                  <w:left w:val="nil"/>
                  <w:bottom w:val="single" w:sz="4" w:space="0" w:color="auto"/>
                  <w:right w:val="single" w:sz="4" w:space="0" w:color="auto"/>
                </w:tcBorders>
                <w:shd w:val="clear" w:color="000000" w:fill="DCE6F1"/>
                <w:vAlign w:val="center"/>
                <w:hideMark/>
              </w:tcPr>
            </w:tcPrChange>
          </w:tcPr>
          <w:p w14:paraId="416FD970" w14:textId="55F61955" w:rsidR="001873A6" w:rsidRPr="00B053AF" w:rsidRDefault="001873A6" w:rsidP="001873A6">
            <w:pPr>
              <w:jc w:val="center"/>
              <w:rPr>
                <w:ins w:id="18232" w:author="James Vu" w:date="2024-04-18T23:29:00Z"/>
                <w:b/>
                <w:bCs/>
                <w:color w:val="000000"/>
                <w:sz w:val="22"/>
                <w:szCs w:val="22"/>
                <w:rPrChange w:id="18233" w:author="James Vu" w:date="2024-04-18T23:51:00Z">
                  <w:rPr>
                    <w:ins w:id="18234" w:author="James Vu" w:date="2024-04-18T23:29:00Z"/>
                    <w:b/>
                    <w:bCs/>
                    <w:color w:val="000000"/>
                  </w:rPr>
                </w:rPrChange>
              </w:rPr>
            </w:pPr>
          </w:p>
        </w:tc>
        <w:tc>
          <w:tcPr>
            <w:tcW w:w="1842" w:type="dxa"/>
            <w:shd w:val="clear" w:color="auto" w:fill="auto"/>
            <w:noWrap/>
            <w:vAlign w:val="center"/>
            <w:hideMark/>
            <w:tcPrChange w:id="18235" w:author="James Vu" w:date="2024-04-19T00:25:00Z">
              <w:tcPr>
                <w:tcW w:w="1842" w:type="dxa"/>
                <w:tcBorders>
                  <w:top w:val="nil"/>
                  <w:left w:val="nil"/>
                  <w:bottom w:val="single" w:sz="4" w:space="0" w:color="auto"/>
                  <w:right w:val="single" w:sz="4" w:space="0" w:color="auto"/>
                </w:tcBorders>
                <w:shd w:val="clear" w:color="000000" w:fill="DCE6F1"/>
                <w:noWrap/>
                <w:vAlign w:val="center"/>
                <w:hideMark/>
              </w:tcPr>
            </w:tcPrChange>
          </w:tcPr>
          <w:p w14:paraId="7AF57892" w14:textId="14556FCE" w:rsidR="001873A6" w:rsidRPr="00B053AF" w:rsidRDefault="001873A6">
            <w:pPr>
              <w:jc w:val="center"/>
              <w:rPr>
                <w:ins w:id="18236" w:author="James Vu" w:date="2024-04-18T23:29:00Z"/>
                <w:b/>
                <w:bCs/>
                <w:color w:val="000000"/>
                <w:sz w:val="22"/>
                <w:szCs w:val="22"/>
                <w:rPrChange w:id="18237" w:author="James Vu" w:date="2024-04-18T23:51:00Z">
                  <w:rPr>
                    <w:ins w:id="18238" w:author="James Vu" w:date="2024-04-18T23:29:00Z"/>
                    <w:b/>
                    <w:bCs/>
                    <w:color w:val="000000"/>
                  </w:rPr>
                </w:rPrChange>
              </w:rPr>
              <w:pPrChange w:id="18239" w:author="James Vu" w:date="2024-04-18T23:31:00Z">
                <w:pPr>
                  <w:jc w:val="right"/>
                </w:pPr>
              </w:pPrChange>
            </w:pPr>
            <w:ins w:id="18240" w:author="James Vu" w:date="2024-04-18T23:29:00Z">
              <w:r w:rsidRPr="00B053AF">
                <w:rPr>
                  <w:b/>
                  <w:bCs/>
                  <w:color w:val="000000"/>
                  <w:sz w:val="22"/>
                  <w:szCs w:val="22"/>
                  <w:rPrChange w:id="18241" w:author="James Vu" w:date="2024-04-18T23:51:00Z">
                    <w:rPr>
                      <w:b/>
                      <w:bCs/>
                      <w:color w:val="000000"/>
                    </w:rPr>
                  </w:rPrChange>
                </w:rPr>
                <w:t>529.827.720</w:t>
              </w:r>
            </w:ins>
          </w:p>
        </w:tc>
        <w:tc>
          <w:tcPr>
            <w:tcW w:w="1560" w:type="dxa"/>
            <w:shd w:val="clear" w:color="auto" w:fill="auto"/>
            <w:noWrap/>
            <w:vAlign w:val="center"/>
            <w:hideMark/>
            <w:tcPrChange w:id="18242" w:author="James Vu" w:date="2024-04-19T00:25:00Z">
              <w:tcPr>
                <w:tcW w:w="1560" w:type="dxa"/>
                <w:tcBorders>
                  <w:top w:val="nil"/>
                  <w:left w:val="nil"/>
                  <w:bottom w:val="single" w:sz="4" w:space="0" w:color="auto"/>
                  <w:right w:val="single" w:sz="4" w:space="0" w:color="auto"/>
                </w:tcBorders>
                <w:shd w:val="clear" w:color="000000" w:fill="DCE6F1"/>
                <w:noWrap/>
                <w:vAlign w:val="center"/>
                <w:hideMark/>
              </w:tcPr>
            </w:tcPrChange>
          </w:tcPr>
          <w:p w14:paraId="361F85E8" w14:textId="4DBC92EE" w:rsidR="001873A6" w:rsidRPr="00B053AF" w:rsidRDefault="001873A6">
            <w:pPr>
              <w:jc w:val="center"/>
              <w:rPr>
                <w:ins w:id="18243" w:author="James Vu" w:date="2024-04-18T23:29:00Z"/>
                <w:b/>
                <w:bCs/>
                <w:color w:val="000000"/>
                <w:sz w:val="22"/>
                <w:szCs w:val="22"/>
                <w:rPrChange w:id="18244" w:author="James Vu" w:date="2024-04-18T23:51:00Z">
                  <w:rPr>
                    <w:ins w:id="18245" w:author="James Vu" w:date="2024-04-18T23:29:00Z"/>
                    <w:b/>
                    <w:bCs/>
                    <w:color w:val="000000"/>
                  </w:rPr>
                </w:rPrChange>
              </w:rPr>
              <w:pPrChange w:id="18246" w:author="James Vu" w:date="2024-04-18T23:31:00Z">
                <w:pPr>
                  <w:jc w:val="right"/>
                </w:pPr>
              </w:pPrChange>
            </w:pPr>
            <w:ins w:id="18247" w:author="James Vu" w:date="2024-04-18T23:29:00Z">
              <w:r w:rsidRPr="00B053AF">
                <w:rPr>
                  <w:b/>
                  <w:bCs/>
                  <w:color w:val="000000"/>
                  <w:sz w:val="22"/>
                  <w:szCs w:val="22"/>
                  <w:rPrChange w:id="18248" w:author="James Vu" w:date="2024-04-18T23:51:00Z">
                    <w:rPr>
                      <w:b/>
                      <w:bCs/>
                      <w:color w:val="000000"/>
                    </w:rPr>
                  </w:rPrChange>
                </w:rPr>
                <w:t>42.386.217</w:t>
              </w:r>
            </w:ins>
          </w:p>
        </w:tc>
        <w:tc>
          <w:tcPr>
            <w:tcW w:w="1768" w:type="dxa"/>
            <w:shd w:val="clear" w:color="auto" w:fill="auto"/>
            <w:noWrap/>
            <w:vAlign w:val="center"/>
            <w:hideMark/>
            <w:tcPrChange w:id="18249" w:author="James Vu" w:date="2024-04-19T00:25:00Z">
              <w:tcPr>
                <w:tcW w:w="1768" w:type="dxa"/>
                <w:tcBorders>
                  <w:top w:val="nil"/>
                  <w:left w:val="nil"/>
                  <w:bottom w:val="single" w:sz="4" w:space="0" w:color="auto"/>
                  <w:right w:val="single" w:sz="4" w:space="0" w:color="auto"/>
                </w:tcBorders>
                <w:shd w:val="clear" w:color="000000" w:fill="DCE6F1"/>
                <w:noWrap/>
                <w:vAlign w:val="center"/>
                <w:hideMark/>
              </w:tcPr>
            </w:tcPrChange>
          </w:tcPr>
          <w:p w14:paraId="7260DB56" w14:textId="60313A3C" w:rsidR="001873A6" w:rsidRPr="00B053AF" w:rsidRDefault="001873A6">
            <w:pPr>
              <w:jc w:val="center"/>
              <w:rPr>
                <w:ins w:id="18250" w:author="James Vu" w:date="2024-04-18T23:29:00Z"/>
                <w:b/>
                <w:bCs/>
                <w:color w:val="000000"/>
                <w:sz w:val="22"/>
                <w:szCs w:val="22"/>
                <w:rPrChange w:id="18251" w:author="James Vu" w:date="2024-04-18T23:51:00Z">
                  <w:rPr>
                    <w:ins w:id="18252" w:author="James Vu" w:date="2024-04-18T23:29:00Z"/>
                    <w:b/>
                    <w:bCs/>
                    <w:color w:val="000000"/>
                  </w:rPr>
                </w:rPrChange>
              </w:rPr>
              <w:pPrChange w:id="18253" w:author="James Vu" w:date="2024-04-18T23:31:00Z">
                <w:pPr>
                  <w:jc w:val="right"/>
                </w:pPr>
              </w:pPrChange>
            </w:pPr>
            <w:ins w:id="18254" w:author="James Vu" w:date="2024-04-18T23:29:00Z">
              <w:r w:rsidRPr="00B053AF">
                <w:rPr>
                  <w:b/>
                  <w:bCs/>
                  <w:color w:val="000000"/>
                  <w:sz w:val="22"/>
                  <w:szCs w:val="22"/>
                  <w:rPrChange w:id="18255" w:author="James Vu" w:date="2024-04-18T23:51:00Z">
                    <w:rPr>
                      <w:b/>
                      <w:bCs/>
                      <w:color w:val="000000"/>
                    </w:rPr>
                  </w:rPrChange>
                </w:rPr>
                <w:t>572.213.938</w:t>
              </w:r>
            </w:ins>
          </w:p>
        </w:tc>
        <w:tc>
          <w:tcPr>
            <w:tcW w:w="1487" w:type="dxa"/>
            <w:shd w:val="clear" w:color="auto" w:fill="auto"/>
            <w:vAlign w:val="center"/>
            <w:hideMark/>
            <w:tcPrChange w:id="18256" w:author="James Vu" w:date="2024-04-19T00:25:00Z">
              <w:tcPr>
                <w:tcW w:w="1487" w:type="dxa"/>
                <w:tcBorders>
                  <w:top w:val="nil"/>
                  <w:left w:val="nil"/>
                  <w:bottom w:val="single" w:sz="4" w:space="0" w:color="auto"/>
                  <w:right w:val="single" w:sz="4" w:space="0" w:color="auto"/>
                </w:tcBorders>
                <w:shd w:val="clear" w:color="000000" w:fill="DCE6F1"/>
                <w:vAlign w:val="center"/>
                <w:hideMark/>
              </w:tcPr>
            </w:tcPrChange>
          </w:tcPr>
          <w:p w14:paraId="08CB6C14" w14:textId="5B93FE8A" w:rsidR="001873A6" w:rsidRPr="00B053AF" w:rsidRDefault="001873A6">
            <w:pPr>
              <w:jc w:val="center"/>
              <w:rPr>
                <w:ins w:id="18257" w:author="James Vu" w:date="2024-04-18T23:29:00Z"/>
                <w:color w:val="000000"/>
                <w:sz w:val="22"/>
                <w:szCs w:val="22"/>
                <w:rPrChange w:id="18258" w:author="James Vu" w:date="2024-04-18T23:51:00Z">
                  <w:rPr>
                    <w:ins w:id="18259" w:author="James Vu" w:date="2024-04-18T23:29:00Z"/>
                    <w:color w:val="000000"/>
                  </w:rPr>
                </w:rPrChange>
              </w:rPr>
              <w:pPrChange w:id="18260" w:author="James Vu" w:date="2024-04-18T23:31:00Z">
                <w:pPr/>
              </w:pPrChange>
            </w:pPr>
          </w:p>
        </w:tc>
      </w:tr>
      <w:tr w:rsidR="001873A6" w:rsidRPr="00B053AF" w14:paraId="3971E50A" w14:textId="77777777" w:rsidTr="003C02FF">
        <w:trPr>
          <w:trHeight w:val="20"/>
          <w:ins w:id="18261" w:author="James Vu" w:date="2024-04-18T23:29:00Z"/>
          <w:trPrChange w:id="18262" w:author="James Vu" w:date="2024-04-19T00:25:00Z">
            <w:trPr>
              <w:trHeight w:val="20"/>
            </w:trPr>
          </w:trPrChange>
        </w:trPr>
        <w:tc>
          <w:tcPr>
            <w:tcW w:w="846" w:type="dxa"/>
            <w:shd w:val="clear" w:color="auto" w:fill="auto"/>
            <w:vAlign w:val="center"/>
            <w:hideMark/>
            <w:tcPrChange w:id="18263"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70BC69AC" w14:textId="77777777" w:rsidR="001873A6" w:rsidRPr="00B053AF" w:rsidRDefault="001873A6" w:rsidP="001873A6">
            <w:pPr>
              <w:jc w:val="center"/>
              <w:rPr>
                <w:ins w:id="18264" w:author="James Vu" w:date="2024-04-18T23:29:00Z"/>
                <w:b/>
                <w:bCs/>
                <w:color w:val="000000"/>
                <w:sz w:val="22"/>
                <w:szCs w:val="22"/>
                <w:rPrChange w:id="18265" w:author="James Vu" w:date="2024-04-18T23:51:00Z">
                  <w:rPr>
                    <w:ins w:id="18266" w:author="James Vu" w:date="2024-04-18T23:29:00Z"/>
                    <w:b/>
                    <w:bCs/>
                    <w:color w:val="000000"/>
                  </w:rPr>
                </w:rPrChange>
              </w:rPr>
            </w:pPr>
            <w:ins w:id="18267" w:author="James Vu" w:date="2024-04-18T23:29:00Z">
              <w:r w:rsidRPr="00B053AF">
                <w:rPr>
                  <w:b/>
                  <w:bCs/>
                  <w:color w:val="000000"/>
                  <w:sz w:val="22"/>
                  <w:szCs w:val="22"/>
                  <w:rPrChange w:id="18268" w:author="James Vu" w:date="2024-04-18T23:51:00Z">
                    <w:rPr>
                      <w:b/>
                      <w:bCs/>
                      <w:color w:val="000000"/>
                    </w:rPr>
                  </w:rPrChange>
                </w:rPr>
                <w:t>1</w:t>
              </w:r>
            </w:ins>
          </w:p>
        </w:tc>
        <w:tc>
          <w:tcPr>
            <w:tcW w:w="2835" w:type="dxa"/>
            <w:shd w:val="clear" w:color="auto" w:fill="auto"/>
            <w:vAlign w:val="center"/>
            <w:hideMark/>
            <w:tcPrChange w:id="18269"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072EE698" w14:textId="77777777" w:rsidR="001873A6" w:rsidRPr="00B053AF" w:rsidRDefault="001873A6">
            <w:pPr>
              <w:jc w:val="center"/>
              <w:rPr>
                <w:ins w:id="18270" w:author="James Vu" w:date="2024-04-18T23:29:00Z"/>
                <w:b/>
                <w:bCs/>
                <w:color w:val="000000"/>
                <w:sz w:val="22"/>
                <w:szCs w:val="22"/>
                <w:rPrChange w:id="18271" w:author="James Vu" w:date="2024-04-18T23:51:00Z">
                  <w:rPr>
                    <w:ins w:id="18272" w:author="James Vu" w:date="2024-04-18T23:29:00Z"/>
                    <w:b/>
                    <w:bCs/>
                    <w:color w:val="000000"/>
                  </w:rPr>
                </w:rPrChange>
              </w:rPr>
              <w:pPrChange w:id="18273" w:author="James Vu" w:date="2024-04-18T23:31:00Z">
                <w:pPr/>
              </w:pPrChange>
            </w:pPr>
            <w:ins w:id="18274" w:author="James Vu" w:date="2024-04-18T23:29:00Z">
              <w:r w:rsidRPr="00B053AF">
                <w:rPr>
                  <w:b/>
                  <w:bCs/>
                  <w:color w:val="000000"/>
                  <w:sz w:val="22"/>
                  <w:szCs w:val="22"/>
                  <w:rPrChange w:id="18275" w:author="James Vu" w:date="2024-04-18T23:51:00Z">
                    <w:rPr>
                      <w:b/>
                      <w:bCs/>
                      <w:color w:val="000000"/>
                    </w:rPr>
                  </w:rPrChange>
                </w:rPr>
                <w:t>Khảo sát và lập dự án (lập BCNCKT)</w:t>
              </w:r>
            </w:ins>
          </w:p>
        </w:tc>
        <w:tc>
          <w:tcPr>
            <w:tcW w:w="1134" w:type="dxa"/>
            <w:shd w:val="clear" w:color="auto" w:fill="auto"/>
            <w:vAlign w:val="center"/>
            <w:hideMark/>
            <w:tcPrChange w:id="18276"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D51197B" w14:textId="5798DFCE" w:rsidR="001873A6" w:rsidRPr="00B053AF" w:rsidRDefault="001873A6" w:rsidP="001873A6">
            <w:pPr>
              <w:jc w:val="center"/>
              <w:rPr>
                <w:ins w:id="18277" w:author="James Vu" w:date="2024-04-18T23:29:00Z"/>
                <w:b/>
                <w:bCs/>
                <w:color w:val="000000"/>
                <w:sz w:val="22"/>
                <w:szCs w:val="22"/>
                <w:rPrChange w:id="18278" w:author="James Vu" w:date="2024-04-18T23:51:00Z">
                  <w:rPr>
                    <w:ins w:id="18279" w:author="James Vu" w:date="2024-04-18T23:29:00Z"/>
                    <w:b/>
                    <w:bCs/>
                    <w:color w:val="000000"/>
                  </w:rPr>
                </w:rPrChange>
              </w:rPr>
            </w:pPr>
          </w:p>
        </w:tc>
        <w:tc>
          <w:tcPr>
            <w:tcW w:w="1134" w:type="dxa"/>
            <w:shd w:val="clear" w:color="auto" w:fill="auto"/>
            <w:vAlign w:val="center"/>
            <w:hideMark/>
            <w:tcPrChange w:id="1828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B4B495F" w14:textId="77777777" w:rsidR="001873A6" w:rsidRPr="00B053AF" w:rsidRDefault="001873A6" w:rsidP="001873A6">
            <w:pPr>
              <w:jc w:val="center"/>
              <w:rPr>
                <w:ins w:id="18281" w:author="James Vu" w:date="2024-04-18T23:29:00Z"/>
                <w:b/>
                <w:bCs/>
                <w:color w:val="000000"/>
                <w:sz w:val="22"/>
                <w:szCs w:val="22"/>
                <w:rPrChange w:id="18282" w:author="James Vu" w:date="2024-04-18T23:51:00Z">
                  <w:rPr>
                    <w:ins w:id="18283" w:author="James Vu" w:date="2024-04-18T23:29:00Z"/>
                    <w:b/>
                    <w:bCs/>
                    <w:color w:val="000000"/>
                  </w:rPr>
                </w:rPrChange>
              </w:rPr>
            </w:pPr>
            <w:ins w:id="18284" w:author="James Vu" w:date="2024-04-18T23:29:00Z">
              <w:r w:rsidRPr="00B053AF">
                <w:rPr>
                  <w:b/>
                  <w:bCs/>
                  <w:color w:val="000000"/>
                  <w:sz w:val="22"/>
                  <w:szCs w:val="22"/>
                  <w:rPrChange w:id="18285" w:author="James Vu" w:date="2024-04-18T23:51:00Z">
                    <w:rPr>
                      <w:b/>
                      <w:bCs/>
                      <w:color w:val="000000"/>
                    </w:rPr>
                  </w:rPrChange>
                </w:rPr>
                <w:t>G</w:t>
              </w:r>
              <w:r w:rsidRPr="00B053AF">
                <w:rPr>
                  <w:b/>
                  <w:bCs/>
                  <w:color w:val="000000"/>
                  <w:sz w:val="22"/>
                  <w:szCs w:val="22"/>
                  <w:vertAlign w:val="subscript"/>
                  <w:rPrChange w:id="18286" w:author="James Vu" w:date="2024-04-18T23:51:00Z">
                    <w:rPr>
                      <w:b/>
                      <w:bCs/>
                      <w:color w:val="000000"/>
                      <w:vertAlign w:val="subscript"/>
                    </w:rPr>
                  </w:rPrChange>
                </w:rPr>
                <w:t>TV1</w:t>
              </w:r>
            </w:ins>
          </w:p>
        </w:tc>
        <w:tc>
          <w:tcPr>
            <w:tcW w:w="1843" w:type="dxa"/>
            <w:shd w:val="clear" w:color="auto" w:fill="auto"/>
            <w:vAlign w:val="center"/>
            <w:hideMark/>
            <w:tcPrChange w:id="1828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24A7224" w14:textId="1ECEBC5A" w:rsidR="001873A6" w:rsidRPr="00B053AF" w:rsidRDefault="001873A6" w:rsidP="001873A6">
            <w:pPr>
              <w:jc w:val="center"/>
              <w:rPr>
                <w:ins w:id="18288" w:author="James Vu" w:date="2024-04-18T23:29:00Z"/>
                <w:b/>
                <w:bCs/>
                <w:color w:val="000000"/>
                <w:sz w:val="22"/>
                <w:szCs w:val="22"/>
                <w:rPrChange w:id="18289" w:author="James Vu" w:date="2024-04-18T23:51:00Z">
                  <w:rPr>
                    <w:ins w:id="18290" w:author="James Vu" w:date="2024-04-18T23:29:00Z"/>
                    <w:b/>
                    <w:bCs/>
                    <w:color w:val="000000"/>
                  </w:rPr>
                </w:rPrChange>
              </w:rPr>
            </w:pPr>
          </w:p>
        </w:tc>
        <w:tc>
          <w:tcPr>
            <w:tcW w:w="1842" w:type="dxa"/>
            <w:shd w:val="clear" w:color="auto" w:fill="auto"/>
            <w:noWrap/>
            <w:vAlign w:val="center"/>
            <w:hideMark/>
            <w:tcPrChange w:id="18291"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6D09A47E" w14:textId="6E4159B8" w:rsidR="001873A6" w:rsidRPr="00B053AF" w:rsidRDefault="001873A6">
            <w:pPr>
              <w:jc w:val="center"/>
              <w:rPr>
                <w:ins w:id="18292" w:author="James Vu" w:date="2024-04-18T23:29:00Z"/>
                <w:b/>
                <w:bCs/>
                <w:color w:val="000000"/>
                <w:sz w:val="22"/>
                <w:szCs w:val="22"/>
                <w:rPrChange w:id="18293" w:author="James Vu" w:date="2024-04-18T23:51:00Z">
                  <w:rPr>
                    <w:ins w:id="18294" w:author="James Vu" w:date="2024-04-18T23:29:00Z"/>
                    <w:b/>
                    <w:bCs/>
                    <w:color w:val="000000"/>
                  </w:rPr>
                </w:rPrChange>
              </w:rPr>
              <w:pPrChange w:id="18295" w:author="James Vu" w:date="2024-04-18T23:31:00Z">
                <w:pPr>
                  <w:jc w:val="right"/>
                </w:pPr>
              </w:pPrChange>
            </w:pPr>
            <w:ins w:id="18296" w:author="James Vu" w:date="2024-04-18T23:29:00Z">
              <w:r w:rsidRPr="00B053AF">
                <w:rPr>
                  <w:b/>
                  <w:bCs/>
                  <w:color w:val="000000"/>
                  <w:sz w:val="22"/>
                  <w:szCs w:val="22"/>
                  <w:rPrChange w:id="18297" w:author="James Vu" w:date="2024-04-18T23:51:00Z">
                    <w:rPr>
                      <w:b/>
                      <w:bCs/>
                      <w:color w:val="000000"/>
                    </w:rPr>
                  </w:rPrChange>
                </w:rPr>
                <w:t>510.499.319</w:t>
              </w:r>
            </w:ins>
          </w:p>
        </w:tc>
        <w:tc>
          <w:tcPr>
            <w:tcW w:w="1560" w:type="dxa"/>
            <w:shd w:val="clear" w:color="auto" w:fill="auto"/>
            <w:noWrap/>
            <w:vAlign w:val="center"/>
            <w:hideMark/>
            <w:tcPrChange w:id="18298"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25F878AD" w14:textId="3465B455" w:rsidR="001873A6" w:rsidRPr="00B053AF" w:rsidRDefault="001873A6">
            <w:pPr>
              <w:jc w:val="center"/>
              <w:rPr>
                <w:ins w:id="18299" w:author="James Vu" w:date="2024-04-18T23:29:00Z"/>
                <w:b/>
                <w:bCs/>
                <w:color w:val="000000"/>
                <w:sz w:val="22"/>
                <w:szCs w:val="22"/>
                <w:rPrChange w:id="18300" w:author="James Vu" w:date="2024-04-18T23:51:00Z">
                  <w:rPr>
                    <w:ins w:id="18301" w:author="James Vu" w:date="2024-04-18T23:29:00Z"/>
                    <w:b/>
                    <w:bCs/>
                    <w:color w:val="000000"/>
                  </w:rPr>
                </w:rPrChange>
              </w:rPr>
              <w:pPrChange w:id="18302" w:author="James Vu" w:date="2024-04-18T23:31:00Z">
                <w:pPr>
                  <w:jc w:val="right"/>
                </w:pPr>
              </w:pPrChange>
            </w:pPr>
            <w:ins w:id="18303" w:author="James Vu" w:date="2024-04-18T23:29:00Z">
              <w:r w:rsidRPr="00B053AF">
                <w:rPr>
                  <w:b/>
                  <w:bCs/>
                  <w:color w:val="000000"/>
                  <w:sz w:val="22"/>
                  <w:szCs w:val="22"/>
                  <w:rPrChange w:id="18304" w:author="James Vu" w:date="2024-04-18T23:51:00Z">
                    <w:rPr>
                      <w:b/>
                      <w:bCs/>
                      <w:color w:val="000000"/>
                    </w:rPr>
                  </w:rPrChange>
                </w:rPr>
                <w:t>40.839.945</w:t>
              </w:r>
            </w:ins>
          </w:p>
        </w:tc>
        <w:tc>
          <w:tcPr>
            <w:tcW w:w="1768" w:type="dxa"/>
            <w:shd w:val="clear" w:color="auto" w:fill="auto"/>
            <w:noWrap/>
            <w:vAlign w:val="center"/>
            <w:hideMark/>
            <w:tcPrChange w:id="18305"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483A44E9" w14:textId="4562176C" w:rsidR="001873A6" w:rsidRPr="00B053AF" w:rsidRDefault="001873A6">
            <w:pPr>
              <w:jc w:val="center"/>
              <w:rPr>
                <w:ins w:id="18306" w:author="James Vu" w:date="2024-04-18T23:29:00Z"/>
                <w:b/>
                <w:bCs/>
                <w:color w:val="000000"/>
                <w:sz w:val="22"/>
                <w:szCs w:val="22"/>
                <w:rPrChange w:id="18307" w:author="James Vu" w:date="2024-04-18T23:51:00Z">
                  <w:rPr>
                    <w:ins w:id="18308" w:author="James Vu" w:date="2024-04-18T23:29:00Z"/>
                    <w:b/>
                    <w:bCs/>
                    <w:color w:val="000000"/>
                  </w:rPr>
                </w:rPrChange>
              </w:rPr>
              <w:pPrChange w:id="18309" w:author="James Vu" w:date="2024-04-18T23:31:00Z">
                <w:pPr>
                  <w:jc w:val="right"/>
                </w:pPr>
              </w:pPrChange>
            </w:pPr>
            <w:ins w:id="18310" w:author="James Vu" w:date="2024-04-18T23:29:00Z">
              <w:r w:rsidRPr="00B053AF">
                <w:rPr>
                  <w:b/>
                  <w:bCs/>
                  <w:color w:val="000000"/>
                  <w:sz w:val="22"/>
                  <w:szCs w:val="22"/>
                  <w:rPrChange w:id="18311" w:author="James Vu" w:date="2024-04-18T23:51:00Z">
                    <w:rPr>
                      <w:b/>
                      <w:bCs/>
                      <w:color w:val="000000"/>
                    </w:rPr>
                  </w:rPrChange>
                </w:rPr>
                <w:t>551.339.265</w:t>
              </w:r>
            </w:ins>
          </w:p>
        </w:tc>
        <w:tc>
          <w:tcPr>
            <w:tcW w:w="1487" w:type="dxa"/>
            <w:shd w:val="clear" w:color="auto" w:fill="auto"/>
            <w:vAlign w:val="center"/>
            <w:hideMark/>
            <w:tcPrChange w:id="18312"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E728418" w14:textId="77777777" w:rsidR="001873A6" w:rsidRPr="00B053AF" w:rsidRDefault="001873A6">
            <w:pPr>
              <w:jc w:val="center"/>
              <w:rPr>
                <w:ins w:id="18313" w:author="James Vu" w:date="2024-04-18T23:29:00Z"/>
                <w:b/>
                <w:bCs/>
                <w:color w:val="000000"/>
                <w:sz w:val="22"/>
                <w:szCs w:val="22"/>
                <w:rPrChange w:id="18314" w:author="James Vu" w:date="2024-04-18T23:51:00Z">
                  <w:rPr>
                    <w:ins w:id="18315" w:author="James Vu" w:date="2024-04-18T23:29:00Z"/>
                    <w:b/>
                    <w:bCs/>
                    <w:color w:val="000000"/>
                  </w:rPr>
                </w:rPrChange>
              </w:rPr>
              <w:pPrChange w:id="18316" w:author="James Vu" w:date="2024-04-18T23:31:00Z">
                <w:pPr/>
              </w:pPrChange>
            </w:pPr>
            <w:ins w:id="18317" w:author="James Vu" w:date="2024-04-18T23:29:00Z">
              <w:r w:rsidRPr="00B053AF">
                <w:rPr>
                  <w:b/>
                  <w:bCs/>
                  <w:color w:val="000000"/>
                  <w:sz w:val="22"/>
                  <w:szCs w:val="22"/>
                  <w:rPrChange w:id="18318" w:author="James Vu" w:date="2024-04-18T23:51:00Z">
                    <w:rPr>
                      <w:b/>
                      <w:bCs/>
                      <w:color w:val="000000"/>
                    </w:rPr>
                  </w:rPrChange>
                </w:rPr>
                <w:t>Bảng 2, Quyết định số 1688/QĐ-BTTTT</w:t>
              </w:r>
            </w:ins>
          </w:p>
        </w:tc>
      </w:tr>
      <w:tr w:rsidR="001873A6" w:rsidRPr="00B053AF" w14:paraId="4A2C3616" w14:textId="77777777" w:rsidTr="003C02FF">
        <w:trPr>
          <w:trHeight w:val="20"/>
          <w:ins w:id="18319" w:author="James Vu" w:date="2024-04-18T23:29:00Z"/>
          <w:trPrChange w:id="18320" w:author="James Vu" w:date="2024-04-19T00:25:00Z">
            <w:trPr>
              <w:trHeight w:val="20"/>
            </w:trPr>
          </w:trPrChange>
        </w:trPr>
        <w:tc>
          <w:tcPr>
            <w:tcW w:w="846" w:type="dxa"/>
            <w:shd w:val="clear" w:color="auto" w:fill="auto"/>
            <w:vAlign w:val="center"/>
            <w:hideMark/>
            <w:tcPrChange w:id="18321"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35CECF5D" w14:textId="77777777" w:rsidR="001873A6" w:rsidRPr="00B053AF" w:rsidRDefault="001873A6" w:rsidP="001873A6">
            <w:pPr>
              <w:jc w:val="center"/>
              <w:rPr>
                <w:ins w:id="18322" w:author="James Vu" w:date="2024-04-18T23:29:00Z"/>
                <w:i/>
                <w:iCs/>
                <w:color w:val="000000"/>
                <w:sz w:val="22"/>
                <w:szCs w:val="22"/>
                <w:rPrChange w:id="18323" w:author="James Vu" w:date="2024-04-18T23:51:00Z">
                  <w:rPr>
                    <w:ins w:id="18324" w:author="James Vu" w:date="2024-04-18T23:29:00Z"/>
                    <w:i/>
                    <w:iCs/>
                    <w:color w:val="000000"/>
                  </w:rPr>
                </w:rPrChange>
              </w:rPr>
            </w:pPr>
            <w:ins w:id="18325" w:author="James Vu" w:date="2024-04-18T23:29:00Z">
              <w:r w:rsidRPr="00B053AF">
                <w:rPr>
                  <w:i/>
                  <w:iCs/>
                  <w:color w:val="000000"/>
                  <w:sz w:val="22"/>
                  <w:szCs w:val="22"/>
                  <w:rPrChange w:id="18326" w:author="James Vu" w:date="2024-04-18T23:51:00Z">
                    <w:rPr>
                      <w:i/>
                      <w:iCs/>
                      <w:color w:val="000000"/>
                    </w:rPr>
                  </w:rPrChange>
                </w:rPr>
                <w:t>a</w:t>
              </w:r>
            </w:ins>
          </w:p>
        </w:tc>
        <w:tc>
          <w:tcPr>
            <w:tcW w:w="2835" w:type="dxa"/>
            <w:shd w:val="clear" w:color="auto" w:fill="auto"/>
            <w:vAlign w:val="center"/>
            <w:hideMark/>
            <w:tcPrChange w:id="18327"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59F5E552" w14:textId="77777777" w:rsidR="001873A6" w:rsidRPr="00B053AF" w:rsidRDefault="001873A6">
            <w:pPr>
              <w:jc w:val="center"/>
              <w:rPr>
                <w:ins w:id="18328" w:author="James Vu" w:date="2024-04-18T23:29:00Z"/>
                <w:i/>
                <w:iCs/>
                <w:color w:val="000000"/>
                <w:sz w:val="22"/>
                <w:szCs w:val="22"/>
                <w:rPrChange w:id="18329" w:author="James Vu" w:date="2024-04-18T23:51:00Z">
                  <w:rPr>
                    <w:ins w:id="18330" w:author="James Vu" w:date="2024-04-18T23:29:00Z"/>
                    <w:i/>
                    <w:iCs/>
                    <w:color w:val="000000"/>
                  </w:rPr>
                </w:rPrChange>
              </w:rPr>
              <w:pPrChange w:id="18331" w:author="James Vu" w:date="2024-04-18T23:31:00Z">
                <w:pPr/>
              </w:pPrChange>
            </w:pPr>
            <w:ins w:id="18332" w:author="James Vu" w:date="2024-04-18T23:29:00Z">
              <w:r w:rsidRPr="00B053AF">
                <w:rPr>
                  <w:i/>
                  <w:iCs/>
                  <w:color w:val="000000"/>
                  <w:sz w:val="22"/>
                  <w:szCs w:val="22"/>
                  <w:rPrChange w:id="18333" w:author="James Vu" w:date="2024-04-18T23:51:00Z">
                    <w:rPr>
                      <w:i/>
                      <w:iCs/>
                      <w:color w:val="000000"/>
                    </w:rPr>
                  </w:rPrChange>
                </w:rPr>
                <w:t>Hạng mục hạ tầng kỹ thuật công nghệ thông tin</w:t>
              </w:r>
            </w:ins>
          </w:p>
        </w:tc>
        <w:tc>
          <w:tcPr>
            <w:tcW w:w="1134" w:type="dxa"/>
            <w:shd w:val="clear" w:color="auto" w:fill="auto"/>
            <w:vAlign w:val="center"/>
            <w:hideMark/>
            <w:tcPrChange w:id="18334"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496B6004" w14:textId="77777777" w:rsidR="001873A6" w:rsidRPr="00B053AF" w:rsidRDefault="001873A6" w:rsidP="001873A6">
            <w:pPr>
              <w:jc w:val="center"/>
              <w:rPr>
                <w:ins w:id="18335" w:author="James Vu" w:date="2024-04-18T23:29:00Z"/>
                <w:i/>
                <w:iCs/>
                <w:color w:val="000000"/>
                <w:sz w:val="22"/>
                <w:szCs w:val="22"/>
                <w:rPrChange w:id="18336" w:author="James Vu" w:date="2024-04-18T23:51:00Z">
                  <w:rPr>
                    <w:ins w:id="18337" w:author="James Vu" w:date="2024-04-18T23:29:00Z"/>
                    <w:i/>
                    <w:iCs/>
                    <w:color w:val="000000"/>
                  </w:rPr>
                </w:rPrChange>
              </w:rPr>
            </w:pPr>
            <w:ins w:id="18338" w:author="James Vu" w:date="2024-04-18T23:29:00Z">
              <w:r w:rsidRPr="00B053AF">
                <w:rPr>
                  <w:i/>
                  <w:iCs/>
                  <w:color w:val="000000"/>
                  <w:sz w:val="22"/>
                  <w:szCs w:val="22"/>
                  <w:rPrChange w:id="18339" w:author="James Vu" w:date="2024-04-18T23:51:00Z">
                    <w:rPr>
                      <w:i/>
                      <w:iCs/>
                      <w:color w:val="000000"/>
                    </w:rPr>
                  </w:rPrChange>
                </w:rPr>
                <w:t>0,992%</w:t>
              </w:r>
            </w:ins>
          </w:p>
        </w:tc>
        <w:tc>
          <w:tcPr>
            <w:tcW w:w="1134" w:type="dxa"/>
            <w:shd w:val="clear" w:color="auto" w:fill="auto"/>
            <w:vAlign w:val="center"/>
            <w:hideMark/>
            <w:tcPrChange w:id="1834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74F6281" w14:textId="77777777" w:rsidR="001873A6" w:rsidRPr="00B053AF" w:rsidRDefault="001873A6" w:rsidP="001873A6">
            <w:pPr>
              <w:jc w:val="center"/>
              <w:rPr>
                <w:ins w:id="18341" w:author="James Vu" w:date="2024-04-18T23:29:00Z"/>
                <w:i/>
                <w:iCs/>
                <w:sz w:val="22"/>
                <w:szCs w:val="22"/>
                <w:rPrChange w:id="18342" w:author="James Vu" w:date="2024-04-18T23:51:00Z">
                  <w:rPr>
                    <w:ins w:id="18343" w:author="James Vu" w:date="2024-04-18T23:29:00Z"/>
                    <w:i/>
                    <w:iCs/>
                  </w:rPr>
                </w:rPrChange>
              </w:rPr>
            </w:pPr>
            <w:ins w:id="18344" w:author="James Vu" w:date="2024-04-18T23:29:00Z">
              <w:r w:rsidRPr="00B053AF">
                <w:rPr>
                  <w:i/>
                  <w:iCs/>
                  <w:sz w:val="22"/>
                  <w:szCs w:val="22"/>
                  <w:rPrChange w:id="18345" w:author="James Vu" w:date="2024-04-18T23:51:00Z">
                    <w:rPr>
                      <w:i/>
                      <w:iCs/>
                    </w:rPr>
                  </w:rPrChange>
                </w:rPr>
                <w:t>G</w:t>
              </w:r>
              <w:r w:rsidRPr="00B053AF">
                <w:rPr>
                  <w:i/>
                  <w:iCs/>
                  <w:sz w:val="22"/>
                  <w:szCs w:val="22"/>
                  <w:vertAlign w:val="subscript"/>
                  <w:rPrChange w:id="18346" w:author="James Vu" w:date="2024-04-18T23:51:00Z">
                    <w:rPr>
                      <w:i/>
                      <w:iCs/>
                      <w:vertAlign w:val="subscript"/>
                    </w:rPr>
                  </w:rPrChange>
                </w:rPr>
                <w:t>XL</w:t>
              </w:r>
              <w:r w:rsidRPr="00B053AF">
                <w:rPr>
                  <w:i/>
                  <w:iCs/>
                  <w:sz w:val="22"/>
                  <w:szCs w:val="22"/>
                  <w:rPrChange w:id="18347" w:author="James Vu" w:date="2024-04-18T23:51:00Z">
                    <w:rPr>
                      <w:i/>
                      <w:iCs/>
                    </w:rPr>
                  </w:rPrChange>
                </w:rPr>
                <w:t xml:space="preserve"> + G</w:t>
              </w:r>
              <w:r w:rsidRPr="00B053AF">
                <w:rPr>
                  <w:b/>
                  <w:bCs/>
                  <w:i/>
                  <w:iCs/>
                  <w:color w:val="000000"/>
                  <w:sz w:val="22"/>
                  <w:szCs w:val="22"/>
                  <w:vertAlign w:val="subscript"/>
                  <w:rPrChange w:id="18348" w:author="James Vu" w:date="2024-04-18T23:51:00Z">
                    <w:rPr>
                      <w:b/>
                      <w:bCs/>
                      <w:i/>
                      <w:iCs/>
                      <w:color w:val="000000"/>
                      <w:vertAlign w:val="subscript"/>
                    </w:rPr>
                  </w:rPrChange>
                </w:rPr>
                <w:t>PC</w:t>
              </w:r>
            </w:ins>
          </w:p>
        </w:tc>
        <w:tc>
          <w:tcPr>
            <w:tcW w:w="1843" w:type="dxa"/>
            <w:shd w:val="clear" w:color="auto" w:fill="auto"/>
            <w:vAlign w:val="center"/>
            <w:hideMark/>
            <w:tcPrChange w:id="18349"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B82BBA9" w14:textId="5072AFC6" w:rsidR="001873A6" w:rsidRPr="00B053AF" w:rsidRDefault="001873A6">
            <w:pPr>
              <w:jc w:val="center"/>
              <w:rPr>
                <w:ins w:id="18350" w:author="James Vu" w:date="2024-04-18T23:29:00Z"/>
                <w:i/>
                <w:iCs/>
                <w:color w:val="000000"/>
                <w:sz w:val="22"/>
                <w:szCs w:val="22"/>
                <w:rPrChange w:id="18351" w:author="James Vu" w:date="2024-04-18T23:51:00Z">
                  <w:rPr>
                    <w:ins w:id="18352" w:author="James Vu" w:date="2024-04-18T23:29:00Z"/>
                    <w:i/>
                    <w:iCs/>
                    <w:color w:val="000000"/>
                  </w:rPr>
                </w:rPrChange>
              </w:rPr>
              <w:pPrChange w:id="18353" w:author="James Vu" w:date="2024-04-18T23:31:00Z">
                <w:pPr/>
              </w:pPrChange>
            </w:pPr>
            <w:ins w:id="18354" w:author="James Vu" w:date="2024-04-18T23:29:00Z">
              <w:r w:rsidRPr="00B053AF">
                <w:rPr>
                  <w:i/>
                  <w:iCs/>
                  <w:color w:val="000000"/>
                  <w:sz w:val="22"/>
                  <w:szCs w:val="22"/>
                  <w:rPrChange w:id="18355" w:author="James Vu" w:date="2024-04-18T23:51:00Z">
                    <w:rPr>
                      <w:i/>
                      <w:iCs/>
                      <w:color w:val="000000"/>
                    </w:rPr>
                  </w:rPrChange>
                </w:rPr>
                <w:t>2.256.741.455</w:t>
              </w:r>
            </w:ins>
          </w:p>
        </w:tc>
        <w:tc>
          <w:tcPr>
            <w:tcW w:w="1842" w:type="dxa"/>
            <w:shd w:val="clear" w:color="auto" w:fill="auto"/>
            <w:vAlign w:val="center"/>
            <w:hideMark/>
            <w:tcPrChange w:id="18356"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61664990" w14:textId="312E5D01" w:rsidR="001873A6" w:rsidRPr="00B053AF" w:rsidRDefault="001873A6">
            <w:pPr>
              <w:jc w:val="center"/>
              <w:rPr>
                <w:ins w:id="18357" w:author="James Vu" w:date="2024-04-18T23:29:00Z"/>
                <w:i/>
                <w:iCs/>
                <w:color w:val="000000"/>
                <w:sz w:val="22"/>
                <w:szCs w:val="22"/>
                <w:rPrChange w:id="18358" w:author="James Vu" w:date="2024-04-18T23:51:00Z">
                  <w:rPr>
                    <w:ins w:id="18359" w:author="James Vu" w:date="2024-04-18T23:29:00Z"/>
                    <w:i/>
                    <w:iCs/>
                    <w:color w:val="000000"/>
                  </w:rPr>
                </w:rPrChange>
              </w:rPr>
              <w:pPrChange w:id="18360" w:author="James Vu" w:date="2024-04-18T23:31:00Z">
                <w:pPr/>
              </w:pPrChange>
            </w:pPr>
            <w:ins w:id="18361" w:author="James Vu" w:date="2024-04-18T23:29:00Z">
              <w:r w:rsidRPr="00B053AF">
                <w:rPr>
                  <w:i/>
                  <w:iCs/>
                  <w:color w:val="000000"/>
                  <w:sz w:val="22"/>
                  <w:szCs w:val="22"/>
                  <w:rPrChange w:id="18362" w:author="James Vu" w:date="2024-04-18T23:51:00Z">
                    <w:rPr>
                      <w:i/>
                      <w:iCs/>
                      <w:color w:val="000000"/>
                    </w:rPr>
                  </w:rPrChange>
                </w:rPr>
                <w:t>22.386.875</w:t>
              </w:r>
            </w:ins>
          </w:p>
        </w:tc>
        <w:tc>
          <w:tcPr>
            <w:tcW w:w="1560" w:type="dxa"/>
            <w:shd w:val="clear" w:color="auto" w:fill="auto"/>
            <w:vAlign w:val="center"/>
            <w:hideMark/>
            <w:tcPrChange w:id="18363"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2C210D3A" w14:textId="16F4CC0A" w:rsidR="001873A6" w:rsidRPr="00B053AF" w:rsidRDefault="001873A6">
            <w:pPr>
              <w:jc w:val="center"/>
              <w:rPr>
                <w:ins w:id="18364" w:author="James Vu" w:date="2024-04-18T23:29:00Z"/>
                <w:i/>
                <w:iCs/>
                <w:color w:val="000000"/>
                <w:sz w:val="22"/>
                <w:szCs w:val="22"/>
                <w:rPrChange w:id="18365" w:author="James Vu" w:date="2024-04-18T23:51:00Z">
                  <w:rPr>
                    <w:ins w:id="18366" w:author="James Vu" w:date="2024-04-18T23:29:00Z"/>
                    <w:i/>
                    <w:iCs/>
                    <w:color w:val="000000"/>
                  </w:rPr>
                </w:rPrChange>
              </w:rPr>
              <w:pPrChange w:id="18367" w:author="James Vu" w:date="2024-04-18T23:31:00Z">
                <w:pPr/>
              </w:pPrChange>
            </w:pPr>
            <w:ins w:id="18368" w:author="James Vu" w:date="2024-04-18T23:29:00Z">
              <w:r w:rsidRPr="00B053AF">
                <w:rPr>
                  <w:i/>
                  <w:iCs/>
                  <w:color w:val="000000"/>
                  <w:sz w:val="22"/>
                  <w:szCs w:val="22"/>
                  <w:rPrChange w:id="18369" w:author="James Vu" w:date="2024-04-18T23:51:00Z">
                    <w:rPr>
                      <w:i/>
                      <w:iCs/>
                      <w:color w:val="000000"/>
                    </w:rPr>
                  </w:rPrChange>
                </w:rPr>
                <w:t>1.790.950</w:t>
              </w:r>
            </w:ins>
          </w:p>
        </w:tc>
        <w:tc>
          <w:tcPr>
            <w:tcW w:w="1768" w:type="dxa"/>
            <w:shd w:val="clear" w:color="auto" w:fill="auto"/>
            <w:vAlign w:val="center"/>
            <w:hideMark/>
            <w:tcPrChange w:id="18370"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0B0543D7" w14:textId="03926932" w:rsidR="001873A6" w:rsidRPr="00B053AF" w:rsidRDefault="001873A6">
            <w:pPr>
              <w:jc w:val="center"/>
              <w:rPr>
                <w:ins w:id="18371" w:author="James Vu" w:date="2024-04-18T23:29:00Z"/>
                <w:i/>
                <w:iCs/>
                <w:color w:val="000000"/>
                <w:sz w:val="22"/>
                <w:szCs w:val="22"/>
                <w:rPrChange w:id="18372" w:author="James Vu" w:date="2024-04-18T23:51:00Z">
                  <w:rPr>
                    <w:ins w:id="18373" w:author="James Vu" w:date="2024-04-18T23:29:00Z"/>
                    <w:i/>
                    <w:iCs/>
                    <w:color w:val="000000"/>
                  </w:rPr>
                </w:rPrChange>
              </w:rPr>
              <w:pPrChange w:id="18374" w:author="James Vu" w:date="2024-04-18T23:31:00Z">
                <w:pPr/>
              </w:pPrChange>
            </w:pPr>
            <w:ins w:id="18375" w:author="James Vu" w:date="2024-04-18T23:29:00Z">
              <w:r w:rsidRPr="00B053AF">
                <w:rPr>
                  <w:i/>
                  <w:iCs/>
                  <w:color w:val="000000"/>
                  <w:sz w:val="22"/>
                  <w:szCs w:val="22"/>
                  <w:rPrChange w:id="18376" w:author="James Vu" w:date="2024-04-18T23:51:00Z">
                    <w:rPr>
                      <w:i/>
                      <w:iCs/>
                      <w:color w:val="000000"/>
                    </w:rPr>
                  </w:rPrChange>
                </w:rPr>
                <w:t>24.177.825</w:t>
              </w:r>
            </w:ins>
          </w:p>
        </w:tc>
        <w:tc>
          <w:tcPr>
            <w:tcW w:w="1487" w:type="dxa"/>
            <w:shd w:val="clear" w:color="auto" w:fill="auto"/>
            <w:vAlign w:val="center"/>
            <w:hideMark/>
            <w:tcPrChange w:id="18377"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64083372" w14:textId="22DA5944" w:rsidR="001873A6" w:rsidRPr="00B053AF" w:rsidRDefault="001873A6">
            <w:pPr>
              <w:jc w:val="center"/>
              <w:rPr>
                <w:ins w:id="18378" w:author="James Vu" w:date="2024-04-18T23:29:00Z"/>
                <w:sz w:val="22"/>
                <w:szCs w:val="22"/>
                <w:rPrChange w:id="18379" w:author="James Vu" w:date="2024-04-18T23:51:00Z">
                  <w:rPr>
                    <w:ins w:id="18380" w:author="James Vu" w:date="2024-04-18T23:29:00Z"/>
                  </w:rPr>
                </w:rPrChange>
              </w:rPr>
              <w:pPrChange w:id="18381" w:author="James Vu" w:date="2024-04-18T23:31:00Z">
                <w:pPr/>
              </w:pPrChange>
            </w:pPr>
          </w:p>
        </w:tc>
      </w:tr>
      <w:tr w:rsidR="001873A6" w:rsidRPr="00B053AF" w14:paraId="68A4BE2A" w14:textId="77777777" w:rsidTr="003C02FF">
        <w:trPr>
          <w:trHeight w:val="20"/>
          <w:ins w:id="18382" w:author="James Vu" w:date="2024-04-18T23:29:00Z"/>
          <w:trPrChange w:id="18383" w:author="James Vu" w:date="2024-04-19T00:25:00Z">
            <w:trPr>
              <w:trHeight w:val="20"/>
            </w:trPr>
          </w:trPrChange>
        </w:trPr>
        <w:tc>
          <w:tcPr>
            <w:tcW w:w="846" w:type="dxa"/>
            <w:shd w:val="clear" w:color="auto" w:fill="auto"/>
            <w:vAlign w:val="center"/>
            <w:hideMark/>
            <w:tcPrChange w:id="18384"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0C1446F4" w14:textId="77777777" w:rsidR="001873A6" w:rsidRPr="00B053AF" w:rsidRDefault="001873A6" w:rsidP="001873A6">
            <w:pPr>
              <w:jc w:val="center"/>
              <w:rPr>
                <w:ins w:id="18385" w:author="James Vu" w:date="2024-04-18T23:29:00Z"/>
                <w:i/>
                <w:iCs/>
                <w:color w:val="000000"/>
                <w:sz w:val="22"/>
                <w:szCs w:val="22"/>
                <w:rPrChange w:id="18386" w:author="James Vu" w:date="2024-04-18T23:51:00Z">
                  <w:rPr>
                    <w:ins w:id="18387" w:author="James Vu" w:date="2024-04-18T23:29:00Z"/>
                    <w:i/>
                    <w:iCs/>
                    <w:color w:val="000000"/>
                  </w:rPr>
                </w:rPrChange>
              </w:rPr>
            </w:pPr>
            <w:ins w:id="18388" w:author="James Vu" w:date="2024-04-18T23:29:00Z">
              <w:r w:rsidRPr="00B053AF">
                <w:rPr>
                  <w:i/>
                  <w:iCs/>
                  <w:color w:val="000000"/>
                  <w:sz w:val="22"/>
                  <w:szCs w:val="22"/>
                  <w:rPrChange w:id="18389" w:author="James Vu" w:date="2024-04-18T23:51:00Z">
                    <w:rPr>
                      <w:i/>
                      <w:iCs/>
                      <w:color w:val="000000"/>
                    </w:rPr>
                  </w:rPrChange>
                </w:rPr>
                <w:t>b</w:t>
              </w:r>
            </w:ins>
          </w:p>
        </w:tc>
        <w:tc>
          <w:tcPr>
            <w:tcW w:w="2835" w:type="dxa"/>
            <w:shd w:val="clear" w:color="auto" w:fill="auto"/>
            <w:vAlign w:val="center"/>
            <w:hideMark/>
            <w:tcPrChange w:id="18390"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00F2A78E" w14:textId="77777777" w:rsidR="001873A6" w:rsidRPr="00B053AF" w:rsidRDefault="001873A6">
            <w:pPr>
              <w:jc w:val="center"/>
              <w:rPr>
                <w:ins w:id="18391" w:author="James Vu" w:date="2024-04-18T23:29:00Z"/>
                <w:i/>
                <w:iCs/>
                <w:color w:val="000000"/>
                <w:sz w:val="22"/>
                <w:szCs w:val="22"/>
                <w:rPrChange w:id="18392" w:author="James Vu" w:date="2024-04-18T23:51:00Z">
                  <w:rPr>
                    <w:ins w:id="18393" w:author="James Vu" w:date="2024-04-18T23:29:00Z"/>
                    <w:i/>
                    <w:iCs/>
                    <w:color w:val="000000"/>
                  </w:rPr>
                </w:rPrChange>
              </w:rPr>
              <w:pPrChange w:id="18394" w:author="James Vu" w:date="2024-04-18T23:31:00Z">
                <w:pPr/>
              </w:pPrChange>
            </w:pPr>
            <w:ins w:id="18395" w:author="James Vu" w:date="2024-04-18T23:29:00Z">
              <w:r w:rsidRPr="00B053AF">
                <w:rPr>
                  <w:i/>
                  <w:iCs/>
                  <w:color w:val="000000"/>
                  <w:sz w:val="22"/>
                  <w:szCs w:val="22"/>
                  <w:rPrChange w:id="18396" w:author="James Vu" w:date="2024-04-18T23:51:00Z">
                    <w:rPr>
                      <w:i/>
                      <w:iCs/>
                      <w:color w:val="000000"/>
                    </w:rPr>
                  </w:rPrChange>
                </w:rPr>
                <w:t>Hạng mục phần mềm nội bộ, cơ sở dữ liệu</w:t>
              </w:r>
            </w:ins>
          </w:p>
        </w:tc>
        <w:tc>
          <w:tcPr>
            <w:tcW w:w="1134" w:type="dxa"/>
            <w:shd w:val="clear" w:color="auto" w:fill="auto"/>
            <w:vAlign w:val="center"/>
            <w:hideMark/>
            <w:tcPrChange w:id="18397"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7812ACCD" w14:textId="77777777" w:rsidR="001873A6" w:rsidRPr="00B053AF" w:rsidRDefault="001873A6" w:rsidP="001873A6">
            <w:pPr>
              <w:jc w:val="center"/>
              <w:rPr>
                <w:ins w:id="18398" w:author="James Vu" w:date="2024-04-18T23:29:00Z"/>
                <w:i/>
                <w:iCs/>
                <w:color w:val="000000"/>
                <w:sz w:val="22"/>
                <w:szCs w:val="22"/>
                <w:rPrChange w:id="18399" w:author="James Vu" w:date="2024-04-18T23:51:00Z">
                  <w:rPr>
                    <w:ins w:id="18400" w:author="James Vu" w:date="2024-04-18T23:29:00Z"/>
                    <w:i/>
                    <w:iCs/>
                    <w:color w:val="000000"/>
                  </w:rPr>
                </w:rPrChange>
              </w:rPr>
            </w:pPr>
            <w:ins w:id="18401" w:author="James Vu" w:date="2024-04-18T23:29:00Z">
              <w:r w:rsidRPr="00B053AF">
                <w:rPr>
                  <w:i/>
                  <w:iCs/>
                  <w:color w:val="000000"/>
                  <w:sz w:val="22"/>
                  <w:szCs w:val="22"/>
                  <w:rPrChange w:id="18402" w:author="James Vu" w:date="2024-04-18T23:51:00Z">
                    <w:rPr>
                      <w:i/>
                      <w:iCs/>
                      <w:color w:val="000000"/>
                    </w:rPr>
                  </w:rPrChange>
                </w:rPr>
                <w:t>0,843%</w:t>
              </w:r>
            </w:ins>
          </w:p>
        </w:tc>
        <w:tc>
          <w:tcPr>
            <w:tcW w:w="1134" w:type="dxa"/>
            <w:shd w:val="clear" w:color="auto" w:fill="auto"/>
            <w:vAlign w:val="center"/>
            <w:hideMark/>
            <w:tcPrChange w:id="18403" w:author="James Vu" w:date="2024-04-19T00:25:00Z">
              <w:tcPr>
                <w:tcW w:w="1417" w:type="dxa"/>
                <w:gridSpan w:val="2"/>
                <w:tcBorders>
                  <w:top w:val="nil"/>
                  <w:left w:val="nil"/>
                  <w:bottom w:val="single" w:sz="4" w:space="0" w:color="auto"/>
                  <w:right w:val="single" w:sz="4" w:space="0" w:color="auto"/>
                </w:tcBorders>
                <w:shd w:val="clear" w:color="auto" w:fill="auto"/>
                <w:hideMark/>
              </w:tcPr>
            </w:tcPrChange>
          </w:tcPr>
          <w:p w14:paraId="7F7C39D8" w14:textId="77777777" w:rsidR="001873A6" w:rsidRPr="00B053AF" w:rsidRDefault="001873A6" w:rsidP="001873A6">
            <w:pPr>
              <w:jc w:val="center"/>
              <w:rPr>
                <w:ins w:id="18404" w:author="James Vu" w:date="2024-04-18T23:29:00Z"/>
                <w:i/>
                <w:iCs/>
                <w:sz w:val="22"/>
                <w:szCs w:val="22"/>
                <w:rPrChange w:id="18405" w:author="James Vu" w:date="2024-04-18T23:51:00Z">
                  <w:rPr>
                    <w:ins w:id="18406" w:author="James Vu" w:date="2024-04-18T23:29:00Z"/>
                    <w:i/>
                    <w:iCs/>
                  </w:rPr>
                </w:rPrChange>
              </w:rPr>
            </w:pPr>
            <w:ins w:id="18407" w:author="James Vu" w:date="2024-04-18T23:29:00Z">
              <w:r w:rsidRPr="00B053AF">
                <w:rPr>
                  <w:i/>
                  <w:iCs/>
                  <w:sz w:val="22"/>
                  <w:szCs w:val="22"/>
                  <w:rPrChange w:id="18408" w:author="James Vu" w:date="2024-04-18T23:51:00Z">
                    <w:rPr>
                      <w:i/>
                      <w:iCs/>
                    </w:rPr>
                  </w:rPrChange>
                </w:rPr>
                <w:t>G</w:t>
              </w:r>
              <w:r w:rsidRPr="00B053AF">
                <w:rPr>
                  <w:i/>
                  <w:iCs/>
                  <w:sz w:val="22"/>
                  <w:szCs w:val="22"/>
                  <w:vertAlign w:val="subscript"/>
                  <w:rPrChange w:id="18409" w:author="James Vu" w:date="2024-04-18T23:51:00Z">
                    <w:rPr>
                      <w:i/>
                      <w:iCs/>
                      <w:vertAlign w:val="subscript"/>
                    </w:rPr>
                  </w:rPrChange>
                </w:rPr>
                <w:t>PM</w:t>
              </w:r>
            </w:ins>
          </w:p>
        </w:tc>
        <w:tc>
          <w:tcPr>
            <w:tcW w:w="1843" w:type="dxa"/>
            <w:shd w:val="clear" w:color="auto" w:fill="auto"/>
            <w:vAlign w:val="center"/>
            <w:hideMark/>
            <w:tcPrChange w:id="18410"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BC40522" w14:textId="513621D0" w:rsidR="001873A6" w:rsidRPr="00B053AF" w:rsidRDefault="001873A6">
            <w:pPr>
              <w:jc w:val="center"/>
              <w:rPr>
                <w:ins w:id="18411" w:author="James Vu" w:date="2024-04-18T23:29:00Z"/>
                <w:i/>
                <w:iCs/>
                <w:color w:val="000000"/>
                <w:sz w:val="22"/>
                <w:szCs w:val="22"/>
                <w:rPrChange w:id="18412" w:author="James Vu" w:date="2024-04-18T23:51:00Z">
                  <w:rPr>
                    <w:ins w:id="18413" w:author="James Vu" w:date="2024-04-18T23:29:00Z"/>
                    <w:i/>
                    <w:iCs/>
                    <w:color w:val="000000"/>
                  </w:rPr>
                </w:rPrChange>
              </w:rPr>
              <w:pPrChange w:id="18414" w:author="James Vu" w:date="2024-04-18T23:31:00Z">
                <w:pPr/>
              </w:pPrChange>
            </w:pPr>
            <w:ins w:id="18415" w:author="James Vu" w:date="2024-04-18T23:29:00Z">
              <w:r w:rsidRPr="00B053AF">
                <w:rPr>
                  <w:i/>
                  <w:iCs/>
                  <w:color w:val="000000"/>
                  <w:sz w:val="22"/>
                  <w:szCs w:val="22"/>
                  <w:rPrChange w:id="18416" w:author="James Vu" w:date="2024-04-18T23:51:00Z">
                    <w:rPr>
                      <w:i/>
                      <w:iCs/>
                      <w:color w:val="000000"/>
                    </w:rPr>
                  </w:rPrChange>
                </w:rPr>
                <w:t>19.719.560.000</w:t>
              </w:r>
            </w:ins>
          </w:p>
        </w:tc>
        <w:tc>
          <w:tcPr>
            <w:tcW w:w="1842" w:type="dxa"/>
            <w:shd w:val="clear" w:color="auto" w:fill="auto"/>
            <w:vAlign w:val="center"/>
            <w:hideMark/>
            <w:tcPrChange w:id="18417"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0A05D853" w14:textId="5BEE7880" w:rsidR="001873A6" w:rsidRPr="00B053AF" w:rsidRDefault="001873A6">
            <w:pPr>
              <w:jc w:val="center"/>
              <w:rPr>
                <w:ins w:id="18418" w:author="James Vu" w:date="2024-04-18T23:29:00Z"/>
                <w:i/>
                <w:iCs/>
                <w:color w:val="000000"/>
                <w:sz w:val="22"/>
                <w:szCs w:val="22"/>
                <w:rPrChange w:id="18419" w:author="James Vu" w:date="2024-04-18T23:51:00Z">
                  <w:rPr>
                    <w:ins w:id="18420" w:author="James Vu" w:date="2024-04-18T23:29:00Z"/>
                    <w:i/>
                    <w:iCs/>
                    <w:color w:val="000000"/>
                  </w:rPr>
                </w:rPrChange>
              </w:rPr>
              <w:pPrChange w:id="18421" w:author="James Vu" w:date="2024-04-18T23:31:00Z">
                <w:pPr/>
              </w:pPrChange>
            </w:pPr>
            <w:ins w:id="18422" w:author="James Vu" w:date="2024-04-18T23:29:00Z">
              <w:r w:rsidRPr="00B053AF">
                <w:rPr>
                  <w:i/>
                  <w:iCs/>
                  <w:color w:val="000000"/>
                  <w:sz w:val="22"/>
                  <w:szCs w:val="22"/>
                  <w:rPrChange w:id="18423" w:author="James Vu" w:date="2024-04-18T23:51:00Z">
                    <w:rPr>
                      <w:i/>
                      <w:iCs/>
                      <w:color w:val="000000"/>
                    </w:rPr>
                  </w:rPrChange>
                </w:rPr>
                <w:t>166.137.293</w:t>
              </w:r>
            </w:ins>
          </w:p>
        </w:tc>
        <w:tc>
          <w:tcPr>
            <w:tcW w:w="1560" w:type="dxa"/>
            <w:shd w:val="clear" w:color="auto" w:fill="auto"/>
            <w:vAlign w:val="center"/>
            <w:hideMark/>
            <w:tcPrChange w:id="1842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D489C01" w14:textId="009503AC" w:rsidR="001873A6" w:rsidRPr="00B053AF" w:rsidRDefault="001873A6">
            <w:pPr>
              <w:jc w:val="center"/>
              <w:rPr>
                <w:ins w:id="18425" w:author="James Vu" w:date="2024-04-18T23:29:00Z"/>
                <w:i/>
                <w:iCs/>
                <w:color w:val="000000"/>
                <w:sz w:val="22"/>
                <w:szCs w:val="22"/>
                <w:rPrChange w:id="18426" w:author="James Vu" w:date="2024-04-18T23:51:00Z">
                  <w:rPr>
                    <w:ins w:id="18427" w:author="James Vu" w:date="2024-04-18T23:29:00Z"/>
                    <w:i/>
                    <w:iCs/>
                    <w:color w:val="000000"/>
                  </w:rPr>
                </w:rPrChange>
              </w:rPr>
              <w:pPrChange w:id="18428" w:author="James Vu" w:date="2024-04-18T23:31:00Z">
                <w:pPr/>
              </w:pPrChange>
            </w:pPr>
            <w:ins w:id="18429" w:author="James Vu" w:date="2024-04-18T23:29:00Z">
              <w:r w:rsidRPr="00B053AF">
                <w:rPr>
                  <w:i/>
                  <w:iCs/>
                  <w:color w:val="000000"/>
                  <w:sz w:val="22"/>
                  <w:szCs w:val="22"/>
                  <w:rPrChange w:id="18430" w:author="James Vu" w:date="2024-04-18T23:51:00Z">
                    <w:rPr>
                      <w:i/>
                      <w:iCs/>
                      <w:color w:val="000000"/>
                    </w:rPr>
                  </w:rPrChange>
                </w:rPr>
                <w:t>13.290.983</w:t>
              </w:r>
            </w:ins>
          </w:p>
        </w:tc>
        <w:tc>
          <w:tcPr>
            <w:tcW w:w="1768" w:type="dxa"/>
            <w:shd w:val="clear" w:color="auto" w:fill="auto"/>
            <w:vAlign w:val="center"/>
            <w:hideMark/>
            <w:tcPrChange w:id="18431"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0595A084" w14:textId="622D0C7D" w:rsidR="001873A6" w:rsidRPr="00B053AF" w:rsidRDefault="001873A6">
            <w:pPr>
              <w:jc w:val="center"/>
              <w:rPr>
                <w:ins w:id="18432" w:author="James Vu" w:date="2024-04-18T23:29:00Z"/>
                <w:i/>
                <w:iCs/>
                <w:color w:val="000000"/>
                <w:sz w:val="22"/>
                <w:szCs w:val="22"/>
                <w:rPrChange w:id="18433" w:author="James Vu" w:date="2024-04-18T23:51:00Z">
                  <w:rPr>
                    <w:ins w:id="18434" w:author="James Vu" w:date="2024-04-18T23:29:00Z"/>
                    <w:i/>
                    <w:iCs/>
                    <w:color w:val="000000"/>
                  </w:rPr>
                </w:rPrChange>
              </w:rPr>
              <w:pPrChange w:id="18435" w:author="James Vu" w:date="2024-04-18T23:31:00Z">
                <w:pPr/>
              </w:pPrChange>
            </w:pPr>
            <w:ins w:id="18436" w:author="James Vu" w:date="2024-04-18T23:29:00Z">
              <w:r w:rsidRPr="00B053AF">
                <w:rPr>
                  <w:i/>
                  <w:iCs/>
                  <w:color w:val="000000"/>
                  <w:sz w:val="22"/>
                  <w:szCs w:val="22"/>
                  <w:rPrChange w:id="18437" w:author="James Vu" w:date="2024-04-18T23:51:00Z">
                    <w:rPr>
                      <w:i/>
                      <w:iCs/>
                      <w:color w:val="000000"/>
                    </w:rPr>
                  </w:rPrChange>
                </w:rPr>
                <w:t>179.428.276</w:t>
              </w:r>
            </w:ins>
          </w:p>
        </w:tc>
        <w:tc>
          <w:tcPr>
            <w:tcW w:w="1487" w:type="dxa"/>
            <w:shd w:val="clear" w:color="auto" w:fill="auto"/>
            <w:vAlign w:val="center"/>
            <w:hideMark/>
            <w:tcPrChange w:id="18438"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583BACBC" w14:textId="754502EE" w:rsidR="001873A6" w:rsidRPr="00B053AF" w:rsidRDefault="001873A6">
            <w:pPr>
              <w:jc w:val="center"/>
              <w:rPr>
                <w:ins w:id="18439" w:author="James Vu" w:date="2024-04-18T23:29:00Z"/>
                <w:sz w:val="22"/>
                <w:szCs w:val="22"/>
                <w:rPrChange w:id="18440" w:author="James Vu" w:date="2024-04-18T23:51:00Z">
                  <w:rPr>
                    <w:ins w:id="18441" w:author="James Vu" w:date="2024-04-18T23:29:00Z"/>
                  </w:rPr>
                </w:rPrChange>
              </w:rPr>
              <w:pPrChange w:id="18442" w:author="James Vu" w:date="2024-04-18T23:31:00Z">
                <w:pPr/>
              </w:pPrChange>
            </w:pPr>
          </w:p>
        </w:tc>
      </w:tr>
      <w:tr w:rsidR="001873A6" w:rsidRPr="00B053AF" w14:paraId="2554B48A" w14:textId="77777777" w:rsidTr="003C02FF">
        <w:trPr>
          <w:trHeight w:val="20"/>
          <w:ins w:id="18443" w:author="James Vu" w:date="2024-04-18T23:29:00Z"/>
          <w:trPrChange w:id="18444" w:author="James Vu" w:date="2024-04-19T00:25:00Z">
            <w:trPr>
              <w:trHeight w:val="20"/>
            </w:trPr>
          </w:trPrChange>
        </w:trPr>
        <w:tc>
          <w:tcPr>
            <w:tcW w:w="846" w:type="dxa"/>
            <w:shd w:val="clear" w:color="auto" w:fill="auto"/>
            <w:vAlign w:val="center"/>
            <w:hideMark/>
            <w:tcPrChange w:id="18445"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3CFD58FC" w14:textId="77777777" w:rsidR="001873A6" w:rsidRPr="00B053AF" w:rsidRDefault="001873A6" w:rsidP="001873A6">
            <w:pPr>
              <w:jc w:val="center"/>
              <w:rPr>
                <w:ins w:id="18446" w:author="James Vu" w:date="2024-04-18T23:29:00Z"/>
                <w:i/>
                <w:iCs/>
                <w:sz w:val="22"/>
                <w:szCs w:val="22"/>
                <w:rPrChange w:id="18447" w:author="James Vu" w:date="2024-04-18T23:51:00Z">
                  <w:rPr>
                    <w:ins w:id="18448" w:author="James Vu" w:date="2024-04-18T23:29:00Z"/>
                    <w:i/>
                    <w:iCs/>
                  </w:rPr>
                </w:rPrChange>
              </w:rPr>
            </w:pPr>
            <w:ins w:id="18449" w:author="James Vu" w:date="2024-04-18T23:29:00Z">
              <w:r w:rsidRPr="00B053AF">
                <w:rPr>
                  <w:i/>
                  <w:iCs/>
                  <w:sz w:val="22"/>
                  <w:szCs w:val="22"/>
                  <w:rPrChange w:id="18450" w:author="James Vu" w:date="2024-04-18T23:51:00Z">
                    <w:rPr>
                      <w:i/>
                      <w:iCs/>
                    </w:rPr>
                  </w:rPrChange>
                </w:rPr>
                <w:t>c</w:t>
              </w:r>
            </w:ins>
          </w:p>
        </w:tc>
        <w:tc>
          <w:tcPr>
            <w:tcW w:w="2835" w:type="dxa"/>
            <w:shd w:val="clear" w:color="auto" w:fill="auto"/>
            <w:vAlign w:val="center"/>
            <w:hideMark/>
            <w:tcPrChange w:id="18451"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5E4B9396" w14:textId="77777777" w:rsidR="001873A6" w:rsidRPr="00B053AF" w:rsidRDefault="001873A6">
            <w:pPr>
              <w:jc w:val="center"/>
              <w:rPr>
                <w:ins w:id="18452" w:author="James Vu" w:date="2024-04-18T23:29:00Z"/>
                <w:i/>
                <w:iCs/>
                <w:color w:val="000000"/>
                <w:sz w:val="22"/>
                <w:szCs w:val="22"/>
                <w:rPrChange w:id="18453" w:author="James Vu" w:date="2024-04-18T23:51:00Z">
                  <w:rPr>
                    <w:ins w:id="18454" w:author="James Vu" w:date="2024-04-18T23:29:00Z"/>
                    <w:i/>
                    <w:iCs/>
                    <w:color w:val="000000"/>
                  </w:rPr>
                </w:rPrChange>
              </w:rPr>
              <w:pPrChange w:id="18455" w:author="James Vu" w:date="2024-04-18T23:31:00Z">
                <w:pPr/>
              </w:pPrChange>
            </w:pPr>
            <w:ins w:id="18456" w:author="James Vu" w:date="2024-04-18T23:29:00Z">
              <w:r w:rsidRPr="00B053AF">
                <w:rPr>
                  <w:i/>
                  <w:iCs/>
                  <w:color w:val="000000"/>
                  <w:sz w:val="22"/>
                  <w:szCs w:val="22"/>
                  <w:rPrChange w:id="18457" w:author="James Vu" w:date="2024-04-18T23:51:00Z">
                    <w:rPr>
                      <w:i/>
                      <w:iCs/>
                      <w:color w:val="000000"/>
                    </w:rPr>
                  </w:rPrChange>
                </w:rPr>
                <w:t>Chi phí khảo sát</w:t>
              </w:r>
            </w:ins>
          </w:p>
        </w:tc>
        <w:tc>
          <w:tcPr>
            <w:tcW w:w="1134" w:type="dxa"/>
            <w:shd w:val="clear" w:color="auto" w:fill="auto"/>
            <w:vAlign w:val="center"/>
            <w:hideMark/>
            <w:tcPrChange w:id="18458"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469CBBE" w14:textId="738E5766" w:rsidR="001873A6" w:rsidRPr="00B053AF" w:rsidRDefault="001873A6" w:rsidP="001873A6">
            <w:pPr>
              <w:jc w:val="center"/>
              <w:rPr>
                <w:ins w:id="18459" w:author="James Vu" w:date="2024-04-18T23:29:00Z"/>
                <w:i/>
                <w:iCs/>
                <w:color w:val="000000"/>
                <w:sz w:val="22"/>
                <w:szCs w:val="22"/>
                <w:rPrChange w:id="18460" w:author="James Vu" w:date="2024-04-18T23:51:00Z">
                  <w:rPr>
                    <w:ins w:id="18461" w:author="James Vu" w:date="2024-04-18T23:29:00Z"/>
                    <w:i/>
                    <w:iCs/>
                    <w:color w:val="000000"/>
                  </w:rPr>
                </w:rPrChange>
              </w:rPr>
            </w:pPr>
          </w:p>
        </w:tc>
        <w:tc>
          <w:tcPr>
            <w:tcW w:w="1134" w:type="dxa"/>
            <w:shd w:val="clear" w:color="auto" w:fill="auto"/>
            <w:vAlign w:val="center"/>
            <w:hideMark/>
            <w:tcPrChange w:id="18462"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9BA013B" w14:textId="36BBD652" w:rsidR="001873A6" w:rsidRPr="00B053AF" w:rsidRDefault="001873A6" w:rsidP="001873A6">
            <w:pPr>
              <w:jc w:val="center"/>
              <w:rPr>
                <w:ins w:id="18463" w:author="James Vu" w:date="2024-04-18T23:29:00Z"/>
                <w:i/>
                <w:iCs/>
                <w:color w:val="000000"/>
                <w:sz w:val="22"/>
                <w:szCs w:val="22"/>
                <w:rPrChange w:id="18464" w:author="James Vu" w:date="2024-04-18T23:51:00Z">
                  <w:rPr>
                    <w:ins w:id="18465" w:author="James Vu" w:date="2024-04-18T23:29:00Z"/>
                    <w:i/>
                    <w:iCs/>
                    <w:color w:val="000000"/>
                  </w:rPr>
                </w:rPrChange>
              </w:rPr>
            </w:pPr>
          </w:p>
        </w:tc>
        <w:tc>
          <w:tcPr>
            <w:tcW w:w="1843" w:type="dxa"/>
            <w:shd w:val="clear" w:color="auto" w:fill="auto"/>
            <w:vAlign w:val="center"/>
            <w:hideMark/>
            <w:tcPrChange w:id="18466"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2FCDF9AB" w14:textId="5F19E1C7" w:rsidR="001873A6" w:rsidRPr="00B053AF" w:rsidRDefault="001873A6">
            <w:pPr>
              <w:jc w:val="center"/>
              <w:rPr>
                <w:ins w:id="18467" w:author="James Vu" w:date="2024-04-18T23:29:00Z"/>
                <w:i/>
                <w:iCs/>
                <w:color w:val="000000"/>
                <w:sz w:val="22"/>
                <w:szCs w:val="22"/>
                <w:rPrChange w:id="18468" w:author="James Vu" w:date="2024-04-18T23:51:00Z">
                  <w:rPr>
                    <w:ins w:id="18469" w:author="James Vu" w:date="2024-04-18T23:29:00Z"/>
                    <w:i/>
                    <w:iCs/>
                    <w:color w:val="000000"/>
                  </w:rPr>
                </w:rPrChange>
              </w:rPr>
              <w:pPrChange w:id="18470" w:author="James Vu" w:date="2024-04-18T23:31:00Z">
                <w:pPr/>
              </w:pPrChange>
            </w:pPr>
          </w:p>
        </w:tc>
        <w:tc>
          <w:tcPr>
            <w:tcW w:w="1842" w:type="dxa"/>
            <w:shd w:val="clear" w:color="auto" w:fill="auto"/>
            <w:vAlign w:val="center"/>
            <w:hideMark/>
            <w:tcPrChange w:id="18471"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0BEFE8AB" w14:textId="75666510" w:rsidR="001873A6" w:rsidRPr="00B053AF" w:rsidRDefault="001873A6">
            <w:pPr>
              <w:jc w:val="center"/>
              <w:rPr>
                <w:ins w:id="18472" w:author="James Vu" w:date="2024-04-18T23:29:00Z"/>
                <w:i/>
                <w:iCs/>
                <w:color w:val="000000"/>
                <w:sz w:val="22"/>
                <w:szCs w:val="22"/>
                <w:rPrChange w:id="18473" w:author="James Vu" w:date="2024-04-18T23:51:00Z">
                  <w:rPr>
                    <w:ins w:id="18474" w:author="James Vu" w:date="2024-04-18T23:29:00Z"/>
                    <w:i/>
                    <w:iCs/>
                    <w:color w:val="000000"/>
                  </w:rPr>
                </w:rPrChange>
              </w:rPr>
              <w:pPrChange w:id="18475" w:author="James Vu" w:date="2024-04-18T23:31:00Z">
                <w:pPr/>
              </w:pPrChange>
            </w:pPr>
            <w:ins w:id="18476" w:author="James Vu" w:date="2024-04-18T23:29:00Z">
              <w:r w:rsidRPr="00B053AF">
                <w:rPr>
                  <w:i/>
                  <w:iCs/>
                  <w:color w:val="000000"/>
                  <w:sz w:val="22"/>
                  <w:szCs w:val="22"/>
                  <w:rPrChange w:id="18477" w:author="James Vu" w:date="2024-04-18T23:51:00Z">
                    <w:rPr>
                      <w:i/>
                      <w:iCs/>
                      <w:color w:val="000000"/>
                    </w:rPr>
                  </w:rPrChange>
                </w:rPr>
                <w:t>321.975.151</w:t>
              </w:r>
            </w:ins>
          </w:p>
        </w:tc>
        <w:tc>
          <w:tcPr>
            <w:tcW w:w="1560" w:type="dxa"/>
            <w:shd w:val="clear" w:color="auto" w:fill="auto"/>
            <w:vAlign w:val="center"/>
            <w:hideMark/>
            <w:tcPrChange w:id="18478"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DBDAFE8" w14:textId="5821D8D2" w:rsidR="001873A6" w:rsidRPr="00B053AF" w:rsidRDefault="001873A6">
            <w:pPr>
              <w:jc w:val="center"/>
              <w:rPr>
                <w:ins w:id="18479" w:author="James Vu" w:date="2024-04-18T23:29:00Z"/>
                <w:i/>
                <w:iCs/>
                <w:color w:val="000000"/>
                <w:sz w:val="22"/>
                <w:szCs w:val="22"/>
                <w:rPrChange w:id="18480" w:author="James Vu" w:date="2024-04-18T23:51:00Z">
                  <w:rPr>
                    <w:ins w:id="18481" w:author="James Vu" w:date="2024-04-18T23:29:00Z"/>
                    <w:i/>
                    <w:iCs/>
                    <w:color w:val="000000"/>
                  </w:rPr>
                </w:rPrChange>
              </w:rPr>
              <w:pPrChange w:id="18482" w:author="James Vu" w:date="2024-04-18T23:31:00Z">
                <w:pPr/>
              </w:pPrChange>
            </w:pPr>
            <w:ins w:id="18483" w:author="James Vu" w:date="2024-04-18T23:29:00Z">
              <w:r w:rsidRPr="00B053AF">
                <w:rPr>
                  <w:i/>
                  <w:iCs/>
                  <w:color w:val="000000"/>
                  <w:sz w:val="22"/>
                  <w:szCs w:val="22"/>
                  <w:rPrChange w:id="18484" w:author="James Vu" w:date="2024-04-18T23:51:00Z">
                    <w:rPr>
                      <w:i/>
                      <w:iCs/>
                      <w:color w:val="000000"/>
                    </w:rPr>
                  </w:rPrChange>
                </w:rPr>
                <w:t>25.758.012</w:t>
              </w:r>
            </w:ins>
          </w:p>
        </w:tc>
        <w:tc>
          <w:tcPr>
            <w:tcW w:w="1768" w:type="dxa"/>
            <w:shd w:val="clear" w:color="auto" w:fill="auto"/>
            <w:vAlign w:val="center"/>
            <w:hideMark/>
            <w:tcPrChange w:id="18485"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41120B35" w14:textId="6910FB3D" w:rsidR="001873A6" w:rsidRPr="00B053AF" w:rsidRDefault="001873A6">
            <w:pPr>
              <w:jc w:val="center"/>
              <w:rPr>
                <w:ins w:id="18486" w:author="James Vu" w:date="2024-04-18T23:29:00Z"/>
                <w:i/>
                <w:iCs/>
                <w:color w:val="000000"/>
                <w:sz w:val="22"/>
                <w:szCs w:val="22"/>
                <w:rPrChange w:id="18487" w:author="James Vu" w:date="2024-04-18T23:51:00Z">
                  <w:rPr>
                    <w:ins w:id="18488" w:author="James Vu" w:date="2024-04-18T23:29:00Z"/>
                    <w:i/>
                    <w:iCs/>
                    <w:color w:val="000000"/>
                  </w:rPr>
                </w:rPrChange>
              </w:rPr>
              <w:pPrChange w:id="18489" w:author="James Vu" w:date="2024-04-18T23:31:00Z">
                <w:pPr/>
              </w:pPrChange>
            </w:pPr>
            <w:ins w:id="18490" w:author="James Vu" w:date="2024-04-18T23:29:00Z">
              <w:r w:rsidRPr="00B053AF">
                <w:rPr>
                  <w:i/>
                  <w:iCs/>
                  <w:color w:val="000000"/>
                  <w:sz w:val="22"/>
                  <w:szCs w:val="22"/>
                  <w:rPrChange w:id="18491" w:author="James Vu" w:date="2024-04-18T23:51:00Z">
                    <w:rPr>
                      <w:i/>
                      <w:iCs/>
                      <w:color w:val="000000"/>
                    </w:rPr>
                  </w:rPrChange>
                </w:rPr>
                <w:t>347.733.164</w:t>
              </w:r>
            </w:ins>
          </w:p>
        </w:tc>
        <w:tc>
          <w:tcPr>
            <w:tcW w:w="1487" w:type="dxa"/>
            <w:shd w:val="clear" w:color="auto" w:fill="auto"/>
            <w:vAlign w:val="center"/>
            <w:hideMark/>
            <w:tcPrChange w:id="18492"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6C44C55F" w14:textId="77777777" w:rsidR="001873A6" w:rsidRPr="00B053AF" w:rsidRDefault="001873A6">
            <w:pPr>
              <w:jc w:val="center"/>
              <w:rPr>
                <w:ins w:id="18493" w:author="James Vu" w:date="2024-04-18T23:29:00Z"/>
                <w:i/>
                <w:iCs/>
                <w:sz w:val="22"/>
                <w:szCs w:val="22"/>
                <w:rPrChange w:id="18494" w:author="James Vu" w:date="2024-04-18T23:51:00Z">
                  <w:rPr>
                    <w:ins w:id="18495" w:author="James Vu" w:date="2024-04-18T23:29:00Z"/>
                    <w:i/>
                    <w:iCs/>
                  </w:rPr>
                </w:rPrChange>
              </w:rPr>
              <w:pPrChange w:id="18496" w:author="James Vu" w:date="2024-04-18T23:31:00Z">
                <w:pPr/>
              </w:pPrChange>
            </w:pPr>
            <w:ins w:id="18497" w:author="James Vu" w:date="2024-04-18T23:29:00Z">
              <w:r w:rsidRPr="00B053AF">
                <w:rPr>
                  <w:i/>
                  <w:iCs/>
                  <w:sz w:val="22"/>
                  <w:szCs w:val="22"/>
                  <w:rPrChange w:id="18498" w:author="James Vu" w:date="2024-04-18T23:51:00Z">
                    <w:rPr>
                      <w:i/>
                      <w:iCs/>
                    </w:rPr>
                  </w:rPrChange>
                </w:rPr>
                <w:t>Dự toán chi tiết tại Phụ lục VII</w:t>
              </w:r>
            </w:ins>
          </w:p>
        </w:tc>
      </w:tr>
      <w:tr w:rsidR="001873A6" w:rsidRPr="00B053AF" w14:paraId="51CF5A62" w14:textId="77777777" w:rsidTr="003C02FF">
        <w:trPr>
          <w:trHeight w:val="20"/>
          <w:ins w:id="18499" w:author="James Vu" w:date="2024-04-18T23:29:00Z"/>
          <w:trPrChange w:id="18500" w:author="James Vu" w:date="2024-04-19T00:25:00Z">
            <w:trPr>
              <w:trHeight w:val="20"/>
            </w:trPr>
          </w:trPrChange>
        </w:trPr>
        <w:tc>
          <w:tcPr>
            <w:tcW w:w="846" w:type="dxa"/>
            <w:shd w:val="clear" w:color="auto" w:fill="auto"/>
            <w:vAlign w:val="center"/>
            <w:hideMark/>
            <w:tcPrChange w:id="18501"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3D9EE2AE" w14:textId="77777777" w:rsidR="001873A6" w:rsidRPr="00B053AF" w:rsidRDefault="001873A6" w:rsidP="001873A6">
            <w:pPr>
              <w:jc w:val="center"/>
              <w:rPr>
                <w:ins w:id="18502" w:author="James Vu" w:date="2024-04-18T23:29:00Z"/>
                <w:b/>
                <w:bCs/>
                <w:sz w:val="22"/>
                <w:szCs w:val="22"/>
                <w:rPrChange w:id="18503" w:author="James Vu" w:date="2024-04-18T23:51:00Z">
                  <w:rPr>
                    <w:ins w:id="18504" w:author="James Vu" w:date="2024-04-18T23:29:00Z"/>
                    <w:b/>
                    <w:bCs/>
                  </w:rPr>
                </w:rPrChange>
              </w:rPr>
            </w:pPr>
            <w:ins w:id="18505" w:author="James Vu" w:date="2024-04-18T23:29:00Z">
              <w:r w:rsidRPr="00B053AF">
                <w:rPr>
                  <w:b/>
                  <w:bCs/>
                  <w:sz w:val="22"/>
                  <w:szCs w:val="22"/>
                  <w:rPrChange w:id="18506" w:author="James Vu" w:date="2024-04-18T23:51:00Z">
                    <w:rPr>
                      <w:b/>
                      <w:bCs/>
                    </w:rPr>
                  </w:rPrChange>
                </w:rPr>
                <w:lastRenderedPageBreak/>
                <w:t>2</w:t>
              </w:r>
            </w:ins>
          </w:p>
        </w:tc>
        <w:tc>
          <w:tcPr>
            <w:tcW w:w="2835" w:type="dxa"/>
            <w:shd w:val="clear" w:color="auto" w:fill="auto"/>
            <w:vAlign w:val="center"/>
            <w:hideMark/>
            <w:tcPrChange w:id="18507"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36B112B" w14:textId="77777777" w:rsidR="001873A6" w:rsidRPr="00B053AF" w:rsidRDefault="001873A6">
            <w:pPr>
              <w:jc w:val="center"/>
              <w:rPr>
                <w:ins w:id="18508" w:author="James Vu" w:date="2024-04-18T23:29:00Z"/>
                <w:b/>
                <w:bCs/>
                <w:sz w:val="22"/>
                <w:szCs w:val="22"/>
                <w:rPrChange w:id="18509" w:author="James Vu" w:date="2024-04-18T23:51:00Z">
                  <w:rPr>
                    <w:ins w:id="18510" w:author="James Vu" w:date="2024-04-18T23:29:00Z"/>
                    <w:b/>
                    <w:bCs/>
                  </w:rPr>
                </w:rPrChange>
              </w:rPr>
              <w:pPrChange w:id="18511" w:author="James Vu" w:date="2024-04-18T23:31:00Z">
                <w:pPr/>
              </w:pPrChange>
            </w:pPr>
            <w:ins w:id="18512" w:author="James Vu" w:date="2024-04-18T23:29:00Z">
              <w:r w:rsidRPr="00B053AF">
                <w:rPr>
                  <w:b/>
                  <w:bCs/>
                  <w:sz w:val="22"/>
                  <w:szCs w:val="22"/>
                  <w:rPrChange w:id="18513" w:author="James Vu" w:date="2024-04-18T23:51:00Z">
                    <w:rPr>
                      <w:b/>
                      <w:bCs/>
                    </w:rPr>
                  </w:rPrChange>
                </w:rPr>
                <w:t>Thẩm tra tính hiệu quả và tính khả thi của dự án đầu tư</w:t>
              </w:r>
            </w:ins>
          </w:p>
        </w:tc>
        <w:tc>
          <w:tcPr>
            <w:tcW w:w="1134" w:type="dxa"/>
            <w:shd w:val="clear" w:color="auto" w:fill="auto"/>
            <w:vAlign w:val="center"/>
            <w:hideMark/>
            <w:tcPrChange w:id="18514"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D7E5DF0" w14:textId="4B8349EC" w:rsidR="001873A6" w:rsidRPr="00B053AF" w:rsidRDefault="001873A6" w:rsidP="001873A6">
            <w:pPr>
              <w:jc w:val="center"/>
              <w:rPr>
                <w:ins w:id="18515" w:author="James Vu" w:date="2024-04-18T23:29:00Z"/>
                <w:b/>
                <w:bCs/>
                <w:sz w:val="22"/>
                <w:szCs w:val="22"/>
                <w:rPrChange w:id="18516" w:author="James Vu" w:date="2024-04-18T23:51:00Z">
                  <w:rPr>
                    <w:ins w:id="18517" w:author="James Vu" w:date="2024-04-18T23:29:00Z"/>
                    <w:b/>
                    <w:bCs/>
                  </w:rPr>
                </w:rPrChange>
              </w:rPr>
            </w:pPr>
          </w:p>
        </w:tc>
        <w:tc>
          <w:tcPr>
            <w:tcW w:w="1134" w:type="dxa"/>
            <w:shd w:val="clear" w:color="auto" w:fill="auto"/>
            <w:vAlign w:val="center"/>
            <w:hideMark/>
            <w:tcPrChange w:id="18518"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3E68652" w14:textId="77777777" w:rsidR="001873A6" w:rsidRPr="00B053AF" w:rsidRDefault="001873A6" w:rsidP="001873A6">
            <w:pPr>
              <w:jc w:val="center"/>
              <w:rPr>
                <w:ins w:id="18519" w:author="James Vu" w:date="2024-04-18T23:29:00Z"/>
                <w:b/>
                <w:bCs/>
                <w:sz w:val="22"/>
                <w:szCs w:val="22"/>
                <w:rPrChange w:id="18520" w:author="James Vu" w:date="2024-04-18T23:51:00Z">
                  <w:rPr>
                    <w:ins w:id="18521" w:author="James Vu" w:date="2024-04-18T23:29:00Z"/>
                    <w:b/>
                    <w:bCs/>
                  </w:rPr>
                </w:rPrChange>
              </w:rPr>
            </w:pPr>
            <w:ins w:id="18522" w:author="James Vu" w:date="2024-04-18T23:29:00Z">
              <w:r w:rsidRPr="00B053AF">
                <w:rPr>
                  <w:b/>
                  <w:bCs/>
                  <w:sz w:val="22"/>
                  <w:szCs w:val="22"/>
                  <w:rPrChange w:id="18523" w:author="James Vu" w:date="2024-04-18T23:51:00Z">
                    <w:rPr>
                      <w:b/>
                      <w:bCs/>
                    </w:rPr>
                  </w:rPrChange>
                </w:rPr>
                <w:t>G</w:t>
              </w:r>
              <w:r w:rsidRPr="00B053AF">
                <w:rPr>
                  <w:b/>
                  <w:bCs/>
                  <w:sz w:val="22"/>
                  <w:szCs w:val="22"/>
                  <w:vertAlign w:val="subscript"/>
                  <w:rPrChange w:id="18524" w:author="James Vu" w:date="2024-04-18T23:51:00Z">
                    <w:rPr>
                      <w:b/>
                      <w:bCs/>
                      <w:vertAlign w:val="subscript"/>
                    </w:rPr>
                  </w:rPrChange>
                </w:rPr>
                <w:t>TV2</w:t>
              </w:r>
            </w:ins>
          </w:p>
        </w:tc>
        <w:tc>
          <w:tcPr>
            <w:tcW w:w="1843" w:type="dxa"/>
            <w:shd w:val="clear" w:color="auto" w:fill="auto"/>
            <w:vAlign w:val="center"/>
            <w:hideMark/>
            <w:tcPrChange w:id="18525"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DBBD239" w14:textId="06B7B8C2" w:rsidR="001873A6" w:rsidRPr="00B053AF" w:rsidRDefault="001873A6" w:rsidP="001873A6">
            <w:pPr>
              <w:jc w:val="center"/>
              <w:rPr>
                <w:ins w:id="18526" w:author="James Vu" w:date="2024-04-18T23:29:00Z"/>
                <w:b/>
                <w:bCs/>
                <w:sz w:val="22"/>
                <w:szCs w:val="22"/>
                <w:rPrChange w:id="18527" w:author="James Vu" w:date="2024-04-18T23:51:00Z">
                  <w:rPr>
                    <w:ins w:id="18528" w:author="James Vu" w:date="2024-04-18T23:29:00Z"/>
                    <w:b/>
                    <w:bCs/>
                  </w:rPr>
                </w:rPrChange>
              </w:rPr>
            </w:pPr>
          </w:p>
        </w:tc>
        <w:tc>
          <w:tcPr>
            <w:tcW w:w="1842" w:type="dxa"/>
            <w:shd w:val="clear" w:color="auto" w:fill="auto"/>
            <w:noWrap/>
            <w:vAlign w:val="center"/>
            <w:hideMark/>
            <w:tcPrChange w:id="18529"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297CDE21" w14:textId="5AF60ADE" w:rsidR="001873A6" w:rsidRPr="00B053AF" w:rsidRDefault="001873A6">
            <w:pPr>
              <w:jc w:val="center"/>
              <w:rPr>
                <w:ins w:id="18530" w:author="James Vu" w:date="2024-04-18T23:29:00Z"/>
                <w:b/>
                <w:bCs/>
                <w:sz w:val="22"/>
                <w:szCs w:val="22"/>
                <w:rPrChange w:id="18531" w:author="James Vu" w:date="2024-04-18T23:51:00Z">
                  <w:rPr>
                    <w:ins w:id="18532" w:author="James Vu" w:date="2024-04-18T23:29:00Z"/>
                    <w:b/>
                    <w:bCs/>
                  </w:rPr>
                </w:rPrChange>
              </w:rPr>
              <w:pPrChange w:id="18533" w:author="James Vu" w:date="2024-04-18T23:31:00Z">
                <w:pPr>
                  <w:jc w:val="right"/>
                </w:pPr>
              </w:pPrChange>
            </w:pPr>
            <w:ins w:id="18534" w:author="James Vu" w:date="2024-04-18T23:29:00Z">
              <w:r w:rsidRPr="00B053AF">
                <w:rPr>
                  <w:b/>
                  <w:bCs/>
                  <w:sz w:val="22"/>
                  <w:szCs w:val="22"/>
                  <w:rPrChange w:id="18535" w:author="James Vu" w:date="2024-04-18T23:51:00Z">
                    <w:rPr>
                      <w:b/>
                      <w:bCs/>
                    </w:rPr>
                  </w:rPrChange>
                </w:rPr>
                <w:t>19.328.401</w:t>
              </w:r>
            </w:ins>
          </w:p>
        </w:tc>
        <w:tc>
          <w:tcPr>
            <w:tcW w:w="1560" w:type="dxa"/>
            <w:shd w:val="clear" w:color="auto" w:fill="auto"/>
            <w:noWrap/>
            <w:vAlign w:val="center"/>
            <w:hideMark/>
            <w:tcPrChange w:id="18536"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36625069" w14:textId="5B097FE4" w:rsidR="001873A6" w:rsidRPr="00B053AF" w:rsidRDefault="001873A6">
            <w:pPr>
              <w:jc w:val="center"/>
              <w:rPr>
                <w:ins w:id="18537" w:author="James Vu" w:date="2024-04-18T23:29:00Z"/>
                <w:b/>
                <w:bCs/>
                <w:sz w:val="22"/>
                <w:szCs w:val="22"/>
                <w:rPrChange w:id="18538" w:author="James Vu" w:date="2024-04-18T23:51:00Z">
                  <w:rPr>
                    <w:ins w:id="18539" w:author="James Vu" w:date="2024-04-18T23:29:00Z"/>
                    <w:b/>
                    <w:bCs/>
                  </w:rPr>
                </w:rPrChange>
              </w:rPr>
              <w:pPrChange w:id="18540" w:author="James Vu" w:date="2024-04-18T23:31:00Z">
                <w:pPr>
                  <w:jc w:val="right"/>
                </w:pPr>
              </w:pPrChange>
            </w:pPr>
            <w:ins w:id="18541" w:author="James Vu" w:date="2024-04-18T23:29:00Z">
              <w:r w:rsidRPr="00B053AF">
                <w:rPr>
                  <w:b/>
                  <w:bCs/>
                  <w:sz w:val="22"/>
                  <w:szCs w:val="22"/>
                  <w:rPrChange w:id="18542" w:author="James Vu" w:date="2024-04-18T23:51:00Z">
                    <w:rPr>
                      <w:b/>
                      <w:bCs/>
                    </w:rPr>
                  </w:rPrChange>
                </w:rPr>
                <w:t>1.546.272</w:t>
              </w:r>
            </w:ins>
          </w:p>
        </w:tc>
        <w:tc>
          <w:tcPr>
            <w:tcW w:w="1768" w:type="dxa"/>
            <w:shd w:val="clear" w:color="auto" w:fill="auto"/>
            <w:noWrap/>
            <w:vAlign w:val="center"/>
            <w:hideMark/>
            <w:tcPrChange w:id="18543"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74B39D5D" w14:textId="34389ABA" w:rsidR="001873A6" w:rsidRPr="00B053AF" w:rsidRDefault="001873A6">
            <w:pPr>
              <w:jc w:val="center"/>
              <w:rPr>
                <w:ins w:id="18544" w:author="James Vu" w:date="2024-04-18T23:29:00Z"/>
                <w:b/>
                <w:bCs/>
                <w:sz w:val="22"/>
                <w:szCs w:val="22"/>
                <w:rPrChange w:id="18545" w:author="James Vu" w:date="2024-04-18T23:51:00Z">
                  <w:rPr>
                    <w:ins w:id="18546" w:author="James Vu" w:date="2024-04-18T23:29:00Z"/>
                    <w:b/>
                    <w:bCs/>
                  </w:rPr>
                </w:rPrChange>
              </w:rPr>
              <w:pPrChange w:id="18547" w:author="James Vu" w:date="2024-04-18T23:31:00Z">
                <w:pPr>
                  <w:jc w:val="right"/>
                </w:pPr>
              </w:pPrChange>
            </w:pPr>
            <w:ins w:id="18548" w:author="James Vu" w:date="2024-04-18T23:29:00Z">
              <w:r w:rsidRPr="00B053AF">
                <w:rPr>
                  <w:b/>
                  <w:bCs/>
                  <w:sz w:val="22"/>
                  <w:szCs w:val="22"/>
                  <w:rPrChange w:id="18549" w:author="James Vu" w:date="2024-04-18T23:51:00Z">
                    <w:rPr>
                      <w:b/>
                      <w:bCs/>
                    </w:rPr>
                  </w:rPrChange>
                </w:rPr>
                <w:t>20.874.673</w:t>
              </w:r>
            </w:ins>
          </w:p>
        </w:tc>
        <w:tc>
          <w:tcPr>
            <w:tcW w:w="1487" w:type="dxa"/>
            <w:shd w:val="clear" w:color="auto" w:fill="auto"/>
            <w:vAlign w:val="center"/>
            <w:hideMark/>
            <w:tcPrChange w:id="1855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9A8F518" w14:textId="77777777" w:rsidR="001873A6" w:rsidRPr="00B053AF" w:rsidRDefault="001873A6">
            <w:pPr>
              <w:jc w:val="center"/>
              <w:rPr>
                <w:ins w:id="18551" w:author="James Vu" w:date="2024-04-18T23:29:00Z"/>
                <w:b/>
                <w:bCs/>
                <w:sz w:val="22"/>
                <w:szCs w:val="22"/>
                <w:rPrChange w:id="18552" w:author="James Vu" w:date="2024-04-18T23:51:00Z">
                  <w:rPr>
                    <w:ins w:id="18553" w:author="James Vu" w:date="2024-04-18T23:29:00Z"/>
                    <w:b/>
                    <w:bCs/>
                  </w:rPr>
                </w:rPrChange>
              </w:rPr>
              <w:pPrChange w:id="18554" w:author="James Vu" w:date="2024-04-18T23:31:00Z">
                <w:pPr/>
              </w:pPrChange>
            </w:pPr>
            <w:ins w:id="18555" w:author="James Vu" w:date="2024-04-18T23:29:00Z">
              <w:r w:rsidRPr="00B053AF">
                <w:rPr>
                  <w:b/>
                  <w:bCs/>
                  <w:sz w:val="22"/>
                  <w:szCs w:val="22"/>
                  <w:rPrChange w:id="18556" w:author="James Vu" w:date="2024-04-18T23:51:00Z">
                    <w:rPr>
                      <w:b/>
                      <w:bCs/>
                    </w:rPr>
                  </w:rPrChange>
                </w:rPr>
                <w:t>Bảng 4, Quyết định số 1688/QĐ-BTTTT</w:t>
              </w:r>
            </w:ins>
          </w:p>
        </w:tc>
      </w:tr>
      <w:tr w:rsidR="001873A6" w:rsidRPr="00B053AF" w14:paraId="04A2A956" w14:textId="77777777" w:rsidTr="003C02FF">
        <w:trPr>
          <w:trHeight w:val="20"/>
          <w:ins w:id="18557" w:author="James Vu" w:date="2024-04-18T23:29:00Z"/>
          <w:trPrChange w:id="18558" w:author="James Vu" w:date="2024-04-19T00:25:00Z">
            <w:trPr>
              <w:trHeight w:val="20"/>
            </w:trPr>
          </w:trPrChange>
        </w:trPr>
        <w:tc>
          <w:tcPr>
            <w:tcW w:w="846" w:type="dxa"/>
            <w:shd w:val="clear" w:color="auto" w:fill="auto"/>
            <w:vAlign w:val="center"/>
            <w:hideMark/>
            <w:tcPrChange w:id="18559"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1ACB3214" w14:textId="77777777" w:rsidR="001873A6" w:rsidRPr="00B053AF" w:rsidRDefault="001873A6" w:rsidP="001873A6">
            <w:pPr>
              <w:jc w:val="center"/>
              <w:rPr>
                <w:ins w:id="18560" w:author="James Vu" w:date="2024-04-18T23:29:00Z"/>
                <w:i/>
                <w:iCs/>
                <w:color w:val="000000"/>
                <w:sz w:val="22"/>
                <w:szCs w:val="22"/>
                <w:rPrChange w:id="18561" w:author="James Vu" w:date="2024-04-18T23:51:00Z">
                  <w:rPr>
                    <w:ins w:id="18562" w:author="James Vu" w:date="2024-04-18T23:29:00Z"/>
                    <w:i/>
                    <w:iCs/>
                    <w:color w:val="000000"/>
                  </w:rPr>
                </w:rPrChange>
              </w:rPr>
            </w:pPr>
            <w:ins w:id="18563" w:author="James Vu" w:date="2024-04-18T23:29:00Z">
              <w:r w:rsidRPr="00B053AF">
                <w:rPr>
                  <w:i/>
                  <w:iCs/>
                  <w:color w:val="000000"/>
                  <w:sz w:val="22"/>
                  <w:szCs w:val="22"/>
                  <w:rPrChange w:id="18564" w:author="James Vu" w:date="2024-04-18T23:51:00Z">
                    <w:rPr>
                      <w:i/>
                      <w:iCs/>
                      <w:color w:val="000000"/>
                    </w:rPr>
                  </w:rPrChange>
                </w:rPr>
                <w:t>a</w:t>
              </w:r>
            </w:ins>
          </w:p>
        </w:tc>
        <w:tc>
          <w:tcPr>
            <w:tcW w:w="2835" w:type="dxa"/>
            <w:shd w:val="clear" w:color="auto" w:fill="auto"/>
            <w:vAlign w:val="center"/>
            <w:hideMark/>
            <w:tcPrChange w:id="18565"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004CDFE4" w14:textId="77777777" w:rsidR="001873A6" w:rsidRPr="00B053AF" w:rsidRDefault="001873A6">
            <w:pPr>
              <w:jc w:val="center"/>
              <w:rPr>
                <w:ins w:id="18566" w:author="James Vu" w:date="2024-04-18T23:29:00Z"/>
                <w:i/>
                <w:iCs/>
                <w:color w:val="000000"/>
                <w:sz w:val="22"/>
                <w:szCs w:val="22"/>
                <w:rPrChange w:id="18567" w:author="James Vu" w:date="2024-04-18T23:51:00Z">
                  <w:rPr>
                    <w:ins w:id="18568" w:author="James Vu" w:date="2024-04-18T23:29:00Z"/>
                    <w:i/>
                    <w:iCs/>
                    <w:color w:val="000000"/>
                  </w:rPr>
                </w:rPrChange>
              </w:rPr>
              <w:pPrChange w:id="18569" w:author="James Vu" w:date="2024-04-18T23:31:00Z">
                <w:pPr/>
              </w:pPrChange>
            </w:pPr>
            <w:ins w:id="18570" w:author="James Vu" w:date="2024-04-18T23:29:00Z">
              <w:r w:rsidRPr="00B053AF">
                <w:rPr>
                  <w:i/>
                  <w:iCs/>
                  <w:color w:val="000000"/>
                  <w:sz w:val="22"/>
                  <w:szCs w:val="22"/>
                  <w:rPrChange w:id="18571" w:author="James Vu" w:date="2024-04-18T23:51:00Z">
                    <w:rPr>
                      <w:i/>
                      <w:iCs/>
                      <w:color w:val="000000"/>
                    </w:rPr>
                  </w:rPrChange>
                </w:rPr>
                <w:t>Hạng mục hạ tầng kỹ thuật công nghệ thông tin</w:t>
              </w:r>
            </w:ins>
          </w:p>
        </w:tc>
        <w:tc>
          <w:tcPr>
            <w:tcW w:w="1134" w:type="dxa"/>
            <w:shd w:val="clear" w:color="auto" w:fill="auto"/>
            <w:vAlign w:val="center"/>
            <w:hideMark/>
            <w:tcPrChange w:id="18572"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035F144" w14:textId="77777777" w:rsidR="001873A6" w:rsidRPr="00B053AF" w:rsidRDefault="001873A6" w:rsidP="001873A6">
            <w:pPr>
              <w:jc w:val="center"/>
              <w:rPr>
                <w:ins w:id="18573" w:author="James Vu" w:date="2024-04-18T23:29:00Z"/>
                <w:i/>
                <w:iCs/>
                <w:color w:val="000000"/>
                <w:sz w:val="22"/>
                <w:szCs w:val="22"/>
                <w:rPrChange w:id="18574" w:author="James Vu" w:date="2024-04-18T23:51:00Z">
                  <w:rPr>
                    <w:ins w:id="18575" w:author="James Vu" w:date="2024-04-18T23:29:00Z"/>
                    <w:i/>
                    <w:iCs/>
                    <w:color w:val="000000"/>
                  </w:rPr>
                </w:rPrChange>
              </w:rPr>
            </w:pPr>
            <w:ins w:id="18576" w:author="James Vu" w:date="2024-04-18T23:29:00Z">
              <w:r w:rsidRPr="00B053AF">
                <w:rPr>
                  <w:i/>
                  <w:iCs/>
                  <w:color w:val="000000"/>
                  <w:sz w:val="22"/>
                  <w:szCs w:val="22"/>
                  <w:rPrChange w:id="18577" w:author="James Vu" w:date="2024-04-18T23:51:00Z">
                    <w:rPr>
                      <w:i/>
                      <w:iCs/>
                      <w:color w:val="000000"/>
                    </w:rPr>
                  </w:rPrChange>
                </w:rPr>
                <w:t>0,1050%</w:t>
              </w:r>
            </w:ins>
          </w:p>
        </w:tc>
        <w:tc>
          <w:tcPr>
            <w:tcW w:w="1134" w:type="dxa"/>
            <w:shd w:val="clear" w:color="auto" w:fill="auto"/>
            <w:vAlign w:val="center"/>
            <w:hideMark/>
            <w:tcPrChange w:id="18578"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50758376" w14:textId="77777777" w:rsidR="001873A6" w:rsidRPr="00B053AF" w:rsidRDefault="001873A6" w:rsidP="001873A6">
            <w:pPr>
              <w:jc w:val="center"/>
              <w:rPr>
                <w:ins w:id="18579" w:author="James Vu" w:date="2024-04-18T23:29:00Z"/>
                <w:i/>
                <w:iCs/>
                <w:sz w:val="22"/>
                <w:szCs w:val="22"/>
                <w:rPrChange w:id="18580" w:author="James Vu" w:date="2024-04-18T23:51:00Z">
                  <w:rPr>
                    <w:ins w:id="18581" w:author="James Vu" w:date="2024-04-18T23:29:00Z"/>
                    <w:i/>
                    <w:iCs/>
                  </w:rPr>
                </w:rPrChange>
              </w:rPr>
            </w:pPr>
            <w:ins w:id="18582" w:author="James Vu" w:date="2024-04-18T23:29:00Z">
              <w:r w:rsidRPr="00B053AF">
                <w:rPr>
                  <w:i/>
                  <w:iCs/>
                  <w:sz w:val="22"/>
                  <w:szCs w:val="22"/>
                  <w:rPrChange w:id="18583" w:author="James Vu" w:date="2024-04-18T23:51:00Z">
                    <w:rPr>
                      <w:i/>
                      <w:iCs/>
                    </w:rPr>
                  </w:rPrChange>
                </w:rPr>
                <w:t>G</w:t>
              </w:r>
              <w:r w:rsidRPr="00B053AF">
                <w:rPr>
                  <w:i/>
                  <w:iCs/>
                  <w:sz w:val="22"/>
                  <w:szCs w:val="22"/>
                  <w:vertAlign w:val="subscript"/>
                  <w:rPrChange w:id="18584" w:author="James Vu" w:date="2024-04-18T23:51:00Z">
                    <w:rPr>
                      <w:i/>
                      <w:iCs/>
                      <w:vertAlign w:val="subscript"/>
                    </w:rPr>
                  </w:rPrChange>
                </w:rPr>
                <w:t>XL</w:t>
              </w:r>
              <w:r w:rsidRPr="00B053AF">
                <w:rPr>
                  <w:i/>
                  <w:iCs/>
                  <w:sz w:val="22"/>
                  <w:szCs w:val="22"/>
                  <w:rPrChange w:id="18585" w:author="James Vu" w:date="2024-04-18T23:51:00Z">
                    <w:rPr>
                      <w:i/>
                      <w:iCs/>
                    </w:rPr>
                  </w:rPrChange>
                </w:rPr>
                <w:t xml:space="preserve"> + G</w:t>
              </w:r>
              <w:r w:rsidRPr="00B053AF">
                <w:rPr>
                  <w:b/>
                  <w:bCs/>
                  <w:i/>
                  <w:iCs/>
                  <w:color w:val="000000"/>
                  <w:sz w:val="22"/>
                  <w:szCs w:val="22"/>
                  <w:vertAlign w:val="subscript"/>
                  <w:rPrChange w:id="18586" w:author="James Vu" w:date="2024-04-18T23:51:00Z">
                    <w:rPr>
                      <w:b/>
                      <w:bCs/>
                      <w:i/>
                      <w:iCs/>
                      <w:color w:val="000000"/>
                      <w:vertAlign w:val="subscript"/>
                    </w:rPr>
                  </w:rPrChange>
                </w:rPr>
                <w:t>PC</w:t>
              </w:r>
            </w:ins>
          </w:p>
        </w:tc>
        <w:tc>
          <w:tcPr>
            <w:tcW w:w="1843" w:type="dxa"/>
            <w:shd w:val="clear" w:color="auto" w:fill="auto"/>
            <w:vAlign w:val="center"/>
            <w:hideMark/>
            <w:tcPrChange w:id="1858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7413237" w14:textId="304D9D2F" w:rsidR="001873A6" w:rsidRPr="00B053AF" w:rsidRDefault="001873A6">
            <w:pPr>
              <w:jc w:val="center"/>
              <w:rPr>
                <w:ins w:id="18588" w:author="James Vu" w:date="2024-04-18T23:29:00Z"/>
                <w:i/>
                <w:iCs/>
                <w:color w:val="000000"/>
                <w:sz w:val="22"/>
                <w:szCs w:val="22"/>
                <w:rPrChange w:id="18589" w:author="James Vu" w:date="2024-04-18T23:51:00Z">
                  <w:rPr>
                    <w:ins w:id="18590" w:author="James Vu" w:date="2024-04-18T23:29:00Z"/>
                    <w:i/>
                    <w:iCs/>
                    <w:color w:val="000000"/>
                  </w:rPr>
                </w:rPrChange>
              </w:rPr>
              <w:pPrChange w:id="18591" w:author="James Vu" w:date="2024-04-18T23:31:00Z">
                <w:pPr/>
              </w:pPrChange>
            </w:pPr>
            <w:ins w:id="18592" w:author="James Vu" w:date="2024-04-18T23:29:00Z">
              <w:r w:rsidRPr="00B053AF">
                <w:rPr>
                  <w:i/>
                  <w:iCs/>
                  <w:color w:val="000000"/>
                  <w:sz w:val="22"/>
                  <w:szCs w:val="22"/>
                  <w:rPrChange w:id="18593" w:author="James Vu" w:date="2024-04-18T23:51:00Z">
                    <w:rPr>
                      <w:i/>
                      <w:iCs/>
                      <w:color w:val="000000"/>
                    </w:rPr>
                  </w:rPrChange>
                </w:rPr>
                <w:t>2.256.741.455</w:t>
              </w:r>
            </w:ins>
          </w:p>
        </w:tc>
        <w:tc>
          <w:tcPr>
            <w:tcW w:w="1842" w:type="dxa"/>
            <w:shd w:val="clear" w:color="auto" w:fill="auto"/>
            <w:vAlign w:val="center"/>
            <w:hideMark/>
            <w:tcPrChange w:id="18594"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2B30347C" w14:textId="430C70D1" w:rsidR="001873A6" w:rsidRPr="00B053AF" w:rsidRDefault="001873A6">
            <w:pPr>
              <w:jc w:val="center"/>
              <w:rPr>
                <w:ins w:id="18595" w:author="James Vu" w:date="2024-04-18T23:29:00Z"/>
                <w:i/>
                <w:iCs/>
                <w:color w:val="000000"/>
                <w:sz w:val="22"/>
                <w:szCs w:val="22"/>
                <w:rPrChange w:id="18596" w:author="James Vu" w:date="2024-04-18T23:51:00Z">
                  <w:rPr>
                    <w:ins w:id="18597" w:author="James Vu" w:date="2024-04-18T23:29:00Z"/>
                    <w:i/>
                    <w:iCs/>
                    <w:color w:val="000000"/>
                  </w:rPr>
                </w:rPrChange>
              </w:rPr>
              <w:pPrChange w:id="18598" w:author="James Vu" w:date="2024-04-18T23:31:00Z">
                <w:pPr/>
              </w:pPrChange>
            </w:pPr>
            <w:ins w:id="18599" w:author="James Vu" w:date="2024-04-18T23:29:00Z">
              <w:r w:rsidRPr="00B053AF">
                <w:rPr>
                  <w:i/>
                  <w:iCs/>
                  <w:color w:val="000000"/>
                  <w:sz w:val="22"/>
                  <w:szCs w:val="22"/>
                  <w:rPrChange w:id="18600" w:author="James Vu" w:date="2024-04-18T23:51:00Z">
                    <w:rPr>
                      <w:i/>
                      <w:iCs/>
                      <w:color w:val="000000"/>
                    </w:rPr>
                  </w:rPrChange>
                </w:rPr>
                <w:t>2.369.579</w:t>
              </w:r>
            </w:ins>
          </w:p>
        </w:tc>
        <w:tc>
          <w:tcPr>
            <w:tcW w:w="1560" w:type="dxa"/>
            <w:shd w:val="clear" w:color="auto" w:fill="auto"/>
            <w:vAlign w:val="center"/>
            <w:hideMark/>
            <w:tcPrChange w:id="18601"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35A3DFA" w14:textId="6BD80233" w:rsidR="001873A6" w:rsidRPr="00B053AF" w:rsidRDefault="001873A6">
            <w:pPr>
              <w:jc w:val="center"/>
              <w:rPr>
                <w:ins w:id="18602" w:author="James Vu" w:date="2024-04-18T23:29:00Z"/>
                <w:i/>
                <w:iCs/>
                <w:color w:val="000000"/>
                <w:sz w:val="22"/>
                <w:szCs w:val="22"/>
                <w:rPrChange w:id="18603" w:author="James Vu" w:date="2024-04-18T23:51:00Z">
                  <w:rPr>
                    <w:ins w:id="18604" w:author="James Vu" w:date="2024-04-18T23:29:00Z"/>
                    <w:i/>
                    <w:iCs/>
                    <w:color w:val="000000"/>
                  </w:rPr>
                </w:rPrChange>
              </w:rPr>
              <w:pPrChange w:id="18605" w:author="James Vu" w:date="2024-04-18T23:31:00Z">
                <w:pPr/>
              </w:pPrChange>
            </w:pPr>
            <w:ins w:id="18606" w:author="James Vu" w:date="2024-04-18T23:29:00Z">
              <w:r w:rsidRPr="00B053AF">
                <w:rPr>
                  <w:i/>
                  <w:iCs/>
                  <w:color w:val="000000"/>
                  <w:sz w:val="22"/>
                  <w:szCs w:val="22"/>
                  <w:rPrChange w:id="18607" w:author="James Vu" w:date="2024-04-18T23:51:00Z">
                    <w:rPr>
                      <w:i/>
                      <w:iCs/>
                      <w:color w:val="000000"/>
                    </w:rPr>
                  </w:rPrChange>
                </w:rPr>
                <w:t>189.566</w:t>
              </w:r>
            </w:ins>
          </w:p>
        </w:tc>
        <w:tc>
          <w:tcPr>
            <w:tcW w:w="1768" w:type="dxa"/>
            <w:shd w:val="clear" w:color="auto" w:fill="auto"/>
            <w:vAlign w:val="center"/>
            <w:hideMark/>
            <w:tcPrChange w:id="18608"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6808A437" w14:textId="25A102DB" w:rsidR="001873A6" w:rsidRPr="00B053AF" w:rsidRDefault="001873A6">
            <w:pPr>
              <w:jc w:val="center"/>
              <w:rPr>
                <w:ins w:id="18609" w:author="James Vu" w:date="2024-04-18T23:29:00Z"/>
                <w:i/>
                <w:iCs/>
                <w:color w:val="000000"/>
                <w:sz w:val="22"/>
                <w:szCs w:val="22"/>
                <w:rPrChange w:id="18610" w:author="James Vu" w:date="2024-04-18T23:51:00Z">
                  <w:rPr>
                    <w:ins w:id="18611" w:author="James Vu" w:date="2024-04-18T23:29:00Z"/>
                    <w:i/>
                    <w:iCs/>
                    <w:color w:val="000000"/>
                  </w:rPr>
                </w:rPrChange>
              </w:rPr>
              <w:pPrChange w:id="18612" w:author="James Vu" w:date="2024-04-18T23:31:00Z">
                <w:pPr/>
              </w:pPrChange>
            </w:pPr>
            <w:ins w:id="18613" w:author="James Vu" w:date="2024-04-18T23:29:00Z">
              <w:r w:rsidRPr="00B053AF">
                <w:rPr>
                  <w:i/>
                  <w:iCs/>
                  <w:color w:val="000000"/>
                  <w:sz w:val="22"/>
                  <w:szCs w:val="22"/>
                  <w:rPrChange w:id="18614" w:author="James Vu" w:date="2024-04-18T23:51:00Z">
                    <w:rPr>
                      <w:i/>
                      <w:iCs/>
                      <w:color w:val="000000"/>
                    </w:rPr>
                  </w:rPrChange>
                </w:rPr>
                <w:t>2.559.145</w:t>
              </w:r>
            </w:ins>
          </w:p>
        </w:tc>
        <w:tc>
          <w:tcPr>
            <w:tcW w:w="1487" w:type="dxa"/>
            <w:shd w:val="clear" w:color="auto" w:fill="auto"/>
            <w:vAlign w:val="center"/>
            <w:hideMark/>
            <w:tcPrChange w:id="18615"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E90D0B0" w14:textId="2CF750F2" w:rsidR="001873A6" w:rsidRPr="00B053AF" w:rsidRDefault="001873A6">
            <w:pPr>
              <w:jc w:val="center"/>
              <w:rPr>
                <w:ins w:id="18616" w:author="James Vu" w:date="2024-04-18T23:29:00Z"/>
                <w:sz w:val="22"/>
                <w:szCs w:val="22"/>
                <w:rPrChange w:id="18617" w:author="James Vu" w:date="2024-04-18T23:51:00Z">
                  <w:rPr>
                    <w:ins w:id="18618" w:author="James Vu" w:date="2024-04-18T23:29:00Z"/>
                  </w:rPr>
                </w:rPrChange>
              </w:rPr>
              <w:pPrChange w:id="18619" w:author="James Vu" w:date="2024-04-18T23:31:00Z">
                <w:pPr/>
              </w:pPrChange>
            </w:pPr>
          </w:p>
        </w:tc>
      </w:tr>
      <w:tr w:rsidR="001873A6" w:rsidRPr="00B053AF" w14:paraId="142B8E60" w14:textId="77777777" w:rsidTr="003C02FF">
        <w:trPr>
          <w:trHeight w:val="20"/>
          <w:ins w:id="18620" w:author="James Vu" w:date="2024-04-18T23:29:00Z"/>
          <w:trPrChange w:id="18621" w:author="James Vu" w:date="2024-04-19T00:25:00Z">
            <w:trPr>
              <w:trHeight w:val="20"/>
            </w:trPr>
          </w:trPrChange>
        </w:trPr>
        <w:tc>
          <w:tcPr>
            <w:tcW w:w="846" w:type="dxa"/>
            <w:shd w:val="clear" w:color="auto" w:fill="auto"/>
            <w:vAlign w:val="center"/>
            <w:hideMark/>
            <w:tcPrChange w:id="18622"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6F4700F6" w14:textId="77777777" w:rsidR="001873A6" w:rsidRPr="00B053AF" w:rsidRDefault="001873A6" w:rsidP="001873A6">
            <w:pPr>
              <w:jc w:val="center"/>
              <w:rPr>
                <w:ins w:id="18623" w:author="James Vu" w:date="2024-04-18T23:29:00Z"/>
                <w:i/>
                <w:iCs/>
                <w:color w:val="000000"/>
                <w:sz w:val="22"/>
                <w:szCs w:val="22"/>
                <w:rPrChange w:id="18624" w:author="James Vu" w:date="2024-04-18T23:51:00Z">
                  <w:rPr>
                    <w:ins w:id="18625" w:author="James Vu" w:date="2024-04-18T23:29:00Z"/>
                    <w:i/>
                    <w:iCs/>
                    <w:color w:val="000000"/>
                  </w:rPr>
                </w:rPrChange>
              </w:rPr>
            </w:pPr>
            <w:ins w:id="18626" w:author="James Vu" w:date="2024-04-18T23:29:00Z">
              <w:r w:rsidRPr="00B053AF">
                <w:rPr>
                  <w:i/>
                  <w:iCs/>
                  <w:color w:val="000000"/>
                  <w:sz w:val="22"/>
                  <w:szCs w:val="22"/>
                  <w:rPrChange w:id="18627" w:author="James Vu" w:date="2024-04-18T23:51:00Z">
                    <w:rPr>
                      <w:i/>
                      <w:iCs/>
                      <w:color w:val="000000"/>
                    </w:rPr>
                  </w:rPrChange>
                </w:rPr>
                <w:t>b</w:t>
              </w:r>
            </w:ins>
          </w:p>
        </w:tc>
        <w:tc>
          <w:tcPr>
            <w:tcW w:w="2835" w:type="dxa"/>
            <w:shd w:val="clear" w:color="auto" w:fill="auto"/>
            <w:vAlign w:val="center"/>
            <w:hideMark/>
            <w:tcPrChange w:id="18628"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1FCCA77" w14:textId="77777777" w:rsidR="001873A6" w:rsidRPr="00B053AF" w:rsidRDefault="001873A6">
            <w:pPr>
              <w:jc w:val="center"/>
              <w:rPr>
                <w:ins w:id="18629" w:author="James Vu" w:date="2024-04-18T23:29:00Z"/>
                <w:i/>
                <w:iCs/>
                <w:color w:val="000000"/>
                <w:sz w:val="22"/>
                <w:szCs w:val="22"/>
                <w:rPrChange w:id="18630" w:author="James Vu" w:date="2024-04-18T23:51:00Z">
                  <w:rPr>
                    <w:ins w:id="18631" w:author="James Vu" w:date="2024-04-18T23:29:00Z"/>
                    <w:i/>
                    <w:iCs/>
                    <w:color w:val="000000"/>
                  </w:rPr>
                </w:rPrChange>
              </w:rPr>
              <w:pPrChange w:id="18632" w:author="James Vu" w:date="2024-04-18T23:31:00Z">
                <w:pPr/>
              </w:pPrChange>
            </w:pPr>
            <w:ins w:id="18633" w:author="James Vu" w:date="2024-04-18T23:29:00Z">
              <w:r w:rsidRPr="00B053AF">
                <w:rPr>
                  <w:i/>
                  <w:iCs/>
                  <w:color w:val="000000"/>
                  <w:sz w:val="22"/>
                  <w:szCs w:val="22"/>
                  <w:rPrChange w:id="18634" w:author="James Vu" w:date="2024-04-18T23:51:00Z">
                    <w:rPr>
                      <w:i/>
                      <w:iCs/>
                      <w:color w:val="000000"/>
                    </w:rPr>
                  </w:rPrChange>
                </w:rPr>
                <w:t>Hạng mục phần mềm nội bộ, cơ sở dữ liệu</w:t>
              </w:r>
            </w:ins>
          </w:p>
        </w:tc>
        <w:tc>
          <w:tcPr>
            <w:tcW w:w="1134" w:type="dxa"/>
            <w:shd w:val="clear" w:color="auto" w:fill="auto"/>
            <w:vAlign w:val="center"/>
            <w:hideMark/>
            <w:tcPrChange w:id="18635"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9EFFCB1" w14:textId="77777777" w:rsidR="001873A6" w:rsidRPr="00B053AF" w:rsidRDefault="001873A6" w:rsidP="001873A6">
            <w:pPr>
              <w:jc w:val="center"/>
              <w:rPr>
                <w:ins w:id="18636" w:author="James Vu" w:date="2024-04-18T23:29:00Z"/>
                <w:i/>
                <w:iCs/>
                <w:color w:val="000000"/>
                <w:sz w:val="22"/>
                <w:szCs w:val="22"/>
                <w:rPrChange w:id="18637" w:author="James Vu" w:date="2024-04-18T23:51:00Z">
                  <w:rPr>
                    <w:ins w:id="18638" w:author="James Vu" w:date="2024-04-18T23:29:00Z"/>
                    <w:i/>
                    <w:iCs/>
                    <w:color w:val="000000"/>
                  </w:rPr>
                </w:rPrChange>
              </w:rPr>
            </w:pPr>
            <w:ins w:id="18639" w:author="James Vu" w:date="2024-04-18T23:29:00Z">
              <w:r w:rsidRPr="00B053AF">
                <w:rPr>
                  <w:i/>
                  <w:iCs/>
                  <w:color w:val="000000"/>
                  <w:sz w:val="22"/>
                  <w:szCs w:val="22"/>
                  <w:rPrChange w:id="18640" w:author="James Vu" w:date="2024-04-18T23:51:00Z">
                    <w:rPr>
                      <w:i/>
                      <w:iCs/>
                      <w:color w:val="000000"/>
                    </w:rPr>
                  </w:rPrChange>
                </w:rPr>
                <w:t>0,0860%</w:t>
              </w:r>
            </w:ins>
          </w:p>
        </w:tc>
        <w:tc>
          <w:tcPr>
            <w:tcW w:w="1134" w:type="dxa"/>
            <w:shd w:val="clear" w:color="auto" w:fill="auto"/>
            <w:vAlign w:val="center"/>
            <w:hideMark/>
            <w:tcPrChange w:id="1864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76BDD462" w14:textId="77777777" w:rsidR="001873A6" w:rsidRPr="00B053AF" w:rsidRDefault="001873A6" w:rsidP="001873A6">
            <w:pPr>
              <w:jc w:val="center"/>
              <w:rPr>
                <w:ins w:id="18642" w:author="James Vu" w:date="2024-04-18T23:29:00Z"/>
                <w:i/>
                <w:iCs/>
                <w:sz w:val="22"/>
                <w:szCs w:val="22"/>
                <w:rPrChange w:id="18643" w:author="James Vu" w:date="2024-04-18T23:51:00Z">
                  <w:rPr>
                    <w:ins w:id="18644" w:author="James Vu" w:date="2024-04-18T23:29:00Z"/>
                    <w:i/>
                    <w:iCs/>
                  </w:rPr>
                </w:rPrChange>
              </w:rPr>
            </w:pPr>
            <w:ins w:id="18645" w:author="James Vu" w:date="2024-04-18T23:29:00Z">
              <w:r w:rsidRPr="00B053AF">
                <w:rPr>
                  <w:i/>
                  <w:iCs/>
                  <w:sz w:val="22"/>
                  <w:szCs w:val="22"/>
                  <w:rPrChange w:id="18646" w:author="James Vu" w:date="2024-04-18T23:51:00Z">
                    <w:rPr>
                      <w:i/>
                      <w:iCs/>
                    </w:rPr>
                  </w:rPrChange>
                </w:rPr>
                <w:t>G</w:t>
              </w:r>
              <w:r w:rsidRPr="00B053AF">
                <w:rPr>
                  <w:i/>
                  <w:iCs/>
                  <w:sz w:val="22"/>
                  <w:szCs w:val="22"/>
                  <w:vertAlign w:val="subscript"/>
                  <w:rPrChange w:id="18647" w:author="James Vu" w:date="2024-04-18T23:51:00Z">
                    <w:rPr>
                      <w:i/>
                      <w:iCs/>
                      <w:vertAlign w:val="subscript"/>
                    </w:rPr>
                  </w:rPrChange>
                </w:rPr>
                <w:t>PM</w:t>
              </w:r>
            </w:ins>
          </w:p>
        </w:tc>
        <w:tc>
          <w:tcPr>
            <w:tcW w:w="1843" w:type="dxa"/>
            <w:shd w:val="clear" w:color="auto" w:fill="auto"/>
            <w:vAlign w:val="center"/>
            <w:hideMark/>
            <w:tcPrChange w:id="18648"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6B89BBBE" w14:textId="55F28BCF" w:rsidR="001873A6" w:rsidRPr="00B053AF" w:rsidRDefault="001873A6">
            <w:pPr>
              <w:jc w:val="center"/>
              <w:rPr>
                <w:ins w:id="18649" w:author="James Vu" w:date="2024-04-18T23:29:00Z"/>
                <w:i/>
                <w:iCs/>
                <w:color w:val="000000"/>
                <w:sz w:val="22"/>
                <w:szCs w:val="22"/>
                <w:rPrChange w:id="18650" w:author="James Vu" w:date="2024-04-18T23:51:00Z">
                  <w:rPr>
                    <w:ins w:id="18651" w:author="James Vu" w:date="2024-04-18T23:29:00Z"/>
                    <w:i/>
                    <w:iCs/>
                    <w:color w:val="000000"/>
                  </w:rPr>
                </w:rPrChange>
              </w:rPr>
              <w:pPrChange w:id="18652" w:author="James Vu" w:date="2024-04-18T23:31:00Z">
                <w:pPr/>
              </w:pPrChange>
            </w:pPr>
            <w:ins w:id="18653" w:author="James Vu" w:date="2024-04-18T23:29:00Z">
              <w:r w:rsidRPr="00B053AF">
                <w:rPr>
                  <w:i/>
                  <w:iCs/>
                  <w:color w:val="000000"/>
                  <w:sz w:val="22"/>
                  <w:szCs w:val="22"/>
                  <w:rPrChange w:id="18654" w:author="James Vu" w:date="2024-04-18T23:51:00Z">
                    <w:rPr>
                      <w:i/>
                      <w:iCs/>
                      <w:color w:val="000000"/>
                    </w:rPr>
                  </w:rPrChange>
                </w:rPr>
                <w:t>19.719.560.000</w:t>
              </w:r>
            </w:ins>
          </w:p>
        </w:tc>
        <w:tc>
          <w:tcPr>
            <w:tcW w:w="1842" w:type="dxa"/>
            <w:shd w:val="clear" w:color="auto" w:fill="auto"/>
            <w:vAlign w:val="center"/>
            <w:hideMark/>
            <w:tcPrChange w:id="18655"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1DF469E0" w14:textId="3E54753C" w:rsidR="001873A6" w:rsidRPr="00B053AF" w:rsidRDefault="001873A6">
            <w:pPr>
              <w:jc w:val="center"/>
              <w:rPr>
                <w:ins w:id="18656" w:author="James Vu" w:date="2024-04-18T23:29:00Z"/>
                <w:i/>
                <w:iCs/>
                <w:color w:val="000000"/>
                <w:sz w:val="22"/>
                <w:szCs w:val="22"/>
                <w:rPrChange w:id="18657" w:author="James Vu" w:date="2024-04-18T23:51:00Z">
                  <w:rPr>
                    <w:ins w:id="18658" w:author="James Vu" w:date="2024-04-18T23:29:00Z"/>
                    <w:i/>
                    <w:iCs/>
                    <w:color w:val="000000"/>
                  </w:rPr>
                </w:rPrChange>
              </w:rPr>
              <w:pPrChange w:id="18659" w:author="James Vu" w:date="2024-04-18T23:31:00Z">
                <w:pPr/>
              </w:pPrChange>
            </w:pPr>
            <w:ins w:id="18660" w:author="James Vu" w:date="2024-04-18T23:29:00Z">
              <w:r w:rsidRPr="00B053AF">
                <w:rPr>
                  <w:i/>
                  <w:iCs/>
                  <w:color w:val="000000"/>
                  <w:sz w:val="22"/>
                  <w:szCs w:val="22"/>
                  <w:rPrChange w:id="18661" w:author="James Vu" w:date="2024-04-18T23:51:00Z">
                    <w:rPr>
                      <w:i/>
                      <w:iCs/>
                      <w:color w:val="000000"/>
                    </w:rPr>
                  </w:rPrChange>
                </w:rPr>
                <w:t>16.958.822</w:t>
              </w:r>
            </w:ins>
          </w:p>
        </w:tc>
        <w:tc>
          <w:tcPr>
            <w:tcW w:w="1560" w:type="dxa"/>
            <w:shd w:val="clear" w:color="auto" w:fill="auto"/>
            <w:vAlign w:val="center"/>
            <w:hideMark/>
            <w:tcPrChange w:id="18662"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48E87F9" w14:textId="473BE50A" w:rsidR="001873A6" w:rsidRPr="00B053AF" w:rsidRDefault="001873A6">
            <w:pPr>
              <w:jc w:val="center"/>
              <w:rPr>
                <w:ins w:id="18663" w:author="James Vu" w:date="2024-04-18T23:29:00Z"/>
                <w:i/>
                <w:iCs/>
                <w:color w:val="000000"/>
                <w:sz w:val="22"/>
                <w:szCs w:val="22"/>
                <w:rPrChange w:id="18664" w:author="James Vu" w:date="2024-04-18T23:51:00Z">
                  <w:rPr>
                    <w:ins w:id="18665" w:author="James Vu" w:date="2024-04-18T23:29:00Z"/>
                    <w:i/>
                    <w:iCs/>
                    <w:color w:val="000000"/>
                  </w:rPr>
                </w:rPrChange>
              </w:rPr>
              <w:pPrChange w:id="18666" w:author="James Vu" w:date="2024-04-18T23:31:00Z">
                <w:pPr/>
              </w:pPrChange>
            </w:pPr>
            <w:ins w:id="18667" w:author="James Vu" w:date="2024-04-18T23:29:00Z">
              <w:r w:rsidRPr="00B053AF">
                <w:rPr>
                  <w:i/>
                  <w:iCs/>
                  <w:color w:val="000000"/>
                  <w:sz w:val="22"/>
                  <w:szCs w:val="22"/>
                  <w:rPrChange w:id="18668" w:author="James Vu" w:date="2024-04-18T23:51:00Z">
                    <w:rPr>
                      <w:i/>
                      <w:iCs/>
                      <w:color w:val="000000"/>
                    </w:rPr>
                  </w:rPrChange>
                </w:rPr>
                <w:t>1.356.706</w:t>
              </w:r>
            </w:ins>
          </w:p>
        </w:tc>
        <w:tc>
          <w:tcPr>
            <w:tcW w:w="1768" w:type="dxa"/>
            <w:shd w:val="clear" w:color="auto" w:fill="auto"/>
            <w:vAlign w:val="center"/>
            <w:hideMark/>
            <w:tcPrChange w:id="18669"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2B032DE1" w14:textId="12948AC5" w:rsidR="001873A6" w:rsidRPr="00B053AF" w:rsidRDefault="001873A6">
            <w:pPr>
              <w:jc w:val="center"/>
              <w:rPr>
                <w:ins w:id="18670" w:author="James Vu" w:date="2024-04-18T23:29:00Z"/>
                <w:i/>
                <w:iCs/>
                <w:color w:val="000000"/>
                <w:sz w:val="22"/>
                <w:szCs w:val="22"/>
                <w:rPrChange w:id="18671" w:author="James Vu" w:date="2024-04-18T23:51:00Z">
                  <w:rPr>
                    <w:ins w:id="18672" w:author="James Vu" w:date="2024-04-18T23:29:00Z"/>
                    <w:i/>
                    <w:iCs/>
                    <w:color w:val="000000"/>
                  </w:rPr>
                </w:rPrChange>
              </w:rPr>
              <w:pPrChange w:id="18673" w:author="James Vu" w:date="2024-04-18T23:31:00Z">
                <w:pPr/>
              </w:pPrChange>
            </w:pPr>
            <w:ins w:id="18674" w:author="James Vu" w:date="2024-04-18T23:29:00Z">
              <w:r w:rsidRPr="00B053AF">
                <w:rPr>
                  <w:i/>
                  <w:iCs/>
                  <w:color w:val="000000"/>
                  <w:sz w:val="22"/>
                  <w:szCs w:val="22"/>
                  <w:rPrChange w:id="18675" w:author="James Vu" w:date="2024-04-18T23:51:00Z">
                    <w:rPr>
                      <w:i/>
                      <w:iCs/>
                      <w:color w:val="000000"/>
                    </w:rPr>
                  </w:rPrChange>
                </w:rPr>
                <w:t>18.315.528</w:t>
              </w:r>
            </w:ins>
          </w:p>
        </w:tc>
        <w:tc>
          <w:tcPr>
            <w:tcW w:w="1487" w:type="dxa"/>
            <w:shd w:val="clear" w:color="auto" w:fill="auto"/>
            <w:vAlign w:val="center"/>
            <w:hideMark/>
            <w:tcPrChange w:id="18676"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3403E316" w14:textId="679C59B1" w:rsidR="001873A6" w:rsidRPr="00B053AF" w:rsidRDefault="001873A6">
            <w:pPr>
              <w:jc w:val="center"/>
              <w:rPr>
                <w:ins w:id="18677" w:author="James Vu" w:date="2024-04-18T23:29:00Z"/>
                <w:sz w:val="22"/>
                <w:szCs w:val="22"/>
                <w:rPrChange w:id="18678" w:author="James Vu" w:date="2024-04-18T23:51:00Z">
                  <w:rPr>
                    <w:ins w:id="18679" w:author="James Vu" w:date="2024-04-18T23:29:00Z"/>
                  </w:rPr>
                </w:rPrChange>
              </w:rPr>
              <w:pPrChange w:id="18680" w:author="James Vu" w:date="2024-04-18T23:31:00Z">
                <w:pPr/>
              </w:pPrChange>
            </w:pPr>
          </w:p>
        </w:tc>
      </w:tr>
      <w:tr w:rsidR="001873A6" w:rsidRPr="00B053AF" w14:paraId="4A6D1CE8" w14:textId="77777777" w:rsidTr="003C02FF">
        <w:trPr>
          <w:trHeight w:val="20"/>
          <w:ins w:id="18681" w:author="James Vu" w:date="2024-04-18T23:29:00Z"/>
          <w:trPrChange w:id="18682" w:author="James Vu" w:date="2024-04-19T00:25:00Z">
            <w:trPr>
              <w:trHeight w:val="340"/>
            </w:trPr>
          </w:trPrChange>
        </w:trPr>
        <w:tc>
          <w:tcPr>
            <w:tcW w:w="846" w:type="dxa"/>
            <w:shd w:val="clear" w:color="auto" w:fill="auto"/>
            <w:vAlign w:val="center"/>
            <w:hideMark/>
            <w:tcPrChange w:id="18683" w:author="James Vu" w:date="2024-04-19T00:25:00Z">
              <w:tcPr>
                <w:tcW w:w="846" w:type="dxa"/>
                <w:tcBorders>
                  <w:top w:val="nil"/>
                  <w:left w:val="single" w:sz="4" w:space="0" w:color="auto"/>
                  <w:bottom w:val="single" w:sz="4" w:space="0" w:color="auto"/>
                  <w:right w:val="single" w:sz="4" w:space="0" w:color="auto"/>
                </w:tcBorders>
                <w:shd w:val="clear" w:color="000000" w:fill="DCE6F1"/>
                <w:vAlign w:val="center"/>
                <w:hideMark/>
              </w:tcPr>
            </w:tcPrChange>
          </w:tcPr>
          <w:p w14:paraId="6601A202" w14:textId="77777777" w:rsidR="001873A6" w:rsidRPr="00B053AF" w:rsidRDefault="001873A6" w:rsidP="001873A6">
            <w:pPr>
              <w:jc w:val="center"/>
              <w:rPr>
                <w:ins w:id="18684" w:author="James Vu" w:date="2024-04-18T23:29:00Z"/>
                <w:b/>
                <w:bCs/>
                <w:color w:val="000000"/>
                <w:sz w:val="22"/>
                <w:szCs w:val="22"/>
                <w:rPrChange w:id="18685" w:author="James Vu" w:date="2024-04-18T23:51:00Z">
                  <w:rPr>
                    <w:ins w:id="18686" w:author="James Vu" w:date="2024-04-18T23:29:00Z"/>
                    <w:b/>
                    <w:bCs/>
                    <w:color w:val="000000"/>
                  </w:rPr>
                </w:rPrChange>
              </w:rPr>
            </w:pPr>
            <w:ins w:id="18687" w:author="James Vu" w:date="2024-04-18T23:29:00Z">
              <w:r w:rsidRPr="00B053AF">
                <w:rPr>
                  <w:b/>
                  <w:bCs/>
                  <w:color w:val="000000"/>
                  <w:sz w:val="22"/>
                  <w:szCs w:val="22"/>
                  <w:rPrChange w:id="18688" w:author="James Vu" w:date="2024-04-18T23:51:00Z">
                    <w:rPr>
                      <w:b/>
                      <w:bCs/>
                      <w:color w:val="000000"/>
                    </w:rPr>
                  </w:rPrChange>
                </w:rPr>
                <w:t>II</w:t>
              </w:r>
            </w:ins>
          </w:p>
        </w:tc>
        <w:tc>
          <w:tcPr>
            <w:tcW w:w="2835" w:type="dxa"/>
            <w:shd w:val="clear" w:color="auto" w:fill="auto"/>
            <w:vAlign w:val="center"/>
            <w:hideMark/>
            <w:tcPrChange w:id="18689" w:author="James Vu" w:date="2024-04-19T00:25:00Z">
              <w:tcPr>
                <w:tcW w:w="2835" w:type="dxa"/>
                <w:tcBorders>
                  <w:top w:val="nil"/>
                  <w:left w:val="nil"/>
                  <w:bottom w:val="single" w:sz="4" w:space="0" w:color="auto"/>
                  <w:right w:val="single" w:sz="4" w:space="0" w:color="auto"/>
                </w:tcBorders>
                <w:shd w:val="clear" w:color="000000" w:fill="DCE6F1"/>
                <w:vAlign w:val="center"/>
                <w:hideMark/>
              </w:tcPr>
            </w:tcPrChange>
          </w:tcPr>
          <w:p w14:paraId="67B11C36" w14:textId="77777777" w:rsidR="001873A6" w:rsidRPr="00B053AF" w:rsidRDefault="001873A6">
            <w:pPr>
              <w:jc w:val="center"/>
              <w:rPr>
                <w:ins w:id="18690" w:author="James Vu" w:date="2024-04-18T23:29:00Z"/>
                <w:b/>
                <w:bCs/>
                <w:color w:val="000000"/>
                <w:sz w:val="22"/>
                <w:szCs w:val="22"/>
                <w:rPrChange w:id="18691" w:author="James Vu" w:date="2024-04-18T23:51:00Z">
                  <w:rPr>
                    <w:ins w:id="18692" w:author="James Vu" w:date="2024-04-18T23:29:00Z"/>
                    <w:b/>
                    <w:bCs/>
                    <w:color w:val="000000"/>
                  </w:rPr>
                </w:rPrChange>
              </w:rPr>
              <w:pPrChange w:id="18693" w:author="James Vu" w:date="2024-04-18T23:31:00Z">
                <w:pPr/>
              </w:pPrChange>
            </w:pPr>
            <w:ins w:id="18694" w:author="James Vu" w:date="2024-04-18T23:29:00Z">
              <w:r w:rsidRPr="00B053AF">
                <w:rPr>
                  <w:b/>
                  <w:bCs/>
                  <w:color w:val="000000"/>
                  <w:sz w:val="22"/>
                  <w:szCs w:val="22"/>
                  <w:rPrChange w:id="18695" w:author="James Vu" w:date="2024-04-18T23:51:00Z">
                    <w:rPr>
                      <w:b/>
                      <w:bCs/>
                      <w:color w:val="000000"/>
                    </w:rPr>
                  </w:rPrChange>
                </w:rPr>
                <w:t>Giai đoạn thực hiện đầu tư</w:t>
              </w:r>
            </w:ins>
          </w:p>
        </w:tc>
        <w:tc>
          <w:tcPr>
            <w:tcW w:w="1134" w:type="dxa"/>
            <w:shd w:val="clear" w:color="auto" w:fill="auto"/>
            <w:vAlign w:val="center"/>
            <w:hideMark/>
            <w:tcPrChange w:id="18696" w:author="James Vu" w:date="2024-04-19T00:25:00Z">
              <w:tcPr>
                <w:tcW w:w="1134" w:type="dxa"/>
                <w:tcBorders>
                  <w:top w:val="nil"/>
                  <w:left w:val="nil"/>
                  <w:bottom w:val="single" w:sz="4" w:space="0" w:color="auto"/>
                  <w:right w:val="single" w:sz="4" w:space="0" w:color="auto"/>
                </w:tcBorders>
                <w:shd w:val="clear" w:color="000000" w:fill="DCE6F1"/>
                <w:vAlign w:val="center"/>
                <w:hideMark/>
              </w:tcPr>
            </w:tcPrChange>
          </w:tcPr>
          <w:p w14:paraId="10943CA1" w14:textId="7429C8FE" w:rsidR="001873A6" w:rsidRPr="00B053AF" w:rsidRDefault="001873A6" w:rsidP="001873A6">
            <w:pPr>
              <w:jc w:val="center"/>
              <w:rPr>
                <w:ins w:id="18697" w:author="James Vu" w:date="2024-04-18T23:29:00Z"/>
                <w:i/>
                <w:iCs/>
                <w:color w:val="000000"/>
                <w:sz w:val="22"/>
                <w:szCs w:val="22"/>
                <w:rPrChange w:id="18698" w:author="James Vu" w:date="2024-04-18T23:51:00Z">
                  <w:rPr>
                    <w:ins w:id="18699" w:author="James Vu" w:date="2024-04-18T23:29:00Z"/>
                    <w:i/>
                    <w:iCs/>
                    <w:color w:val="000000"/>
                  </w:rPr>
                </w:rPrChange>
              </w:rPr>
            </w:pPr>
          </w:p>
        </w:tc>
        <w:tc>
          <w:tcPr>
            <w:tcW w:w="1134" w:type="dxa"/>
            <w:shd w:val="clear" w:color="auto" w:fill="auto"/>
            <w:vAlign w:val="center"/>
            <w:hideMark/>
            <w:tcPrChange w:id="18700" w:author="James Vu" w:date="2024-04-19T00:25:00Z">
              <w:tcPr>
                <w:tcW w:w="1417" w:type="dxa"/>
                <w:gridSpan w:val="2"/>
                <w:tcBorders>
                  <w:top w:val="nil"/>
                  <w:left w:val="nil"/>
                  <w:bottom w:val="single" w:sz="4" w:space="0" w:color="auto"/>
                  <w:right w:val="single" w:sz="4" w:space="0" w:color="auto"/>
                </w:tcBorders>
                <w:shd w:val="clear" w:color="000000" w:fill="DCE6F1"/>
                <w:hideMark/>
              </w:tcPr>
            </w:tcPrChange>
          </w:tcPr>
          <w:p w14:paraId="21E6AD61" w14:textId="0210B57C" w:rsidR="001873A6" w:rsidRPr="00B053AF" w:rsidRDefault="001873A6" w:rsidP="001873A6">
            <w:pPr>
              <w:jc w:val="center"/>
              <w:rPr>
                <w:ins w:id="18701" w:author="James Vu" w:date="2024-04-18T23:29:00Z"/>
                <w:i/>
                <w:iCs/>
                <w:sz w:val="22"/>
                <w:szCs w:val="22"/>
                <w:rPrChange w:id="18702" w:author="James Vu" w:date="2024-04-18T23:51:00Z">
                  <w:rPr>
                    <w:ins w:id="18703" w:author="James Vu" w:date="2024-04-18T23:29:00Z"/>
                    <w:i/>
                    <w:iCs/>
                  </w:rPr>
                </w:rPrChange>
              </w:rPr>
            </w:pPr>
          </w:p>
        </w:tc>
        <w:tc>
          <w:tcPr>
            <w:tcW w:w="1843" w:type="dxa"/>
            <w:shd w:val="clear" w:color="auto" w:fill="auto"/>
            <w:vAlign w:val="center"/>
            <w:hideMark/>
            <w:tcPrChange w:id="18704" w:author="James Vu" w:date="2024-04-19T00:25:00Z">
              <w:tcPr>
                <w:tcW w:w="1560" w:type="dxa"/>
                <w:tcBorders>
                  <w:top w:val="nil"/>
                  <w:left w:val="nil"/>
                  <w:bottom w:val="single" w:sz="4" w:space="0" w:color="auto"/>
                  <w:right w:val="single" w:sz="4" w:space="0" w:color="auto"/>
                </w:tcBorders>
                <w:shd w:val="clear" w:color="000000" w:fill="DCE6F1"/>
                <w:vAlign w:val="center"/>
                <w:hideMark/>
              </w:tcPr>
            </w:tcPrChange>
          </w:tcPr>
          <w:p w14:paraId="29962141" w14:textId="560EF73D" w:rsidR="001873A6" w:rsidRPr="00B053AF" w:rsidRDefault="001873A6">
            <w:pPr>
              <w:jc w:val="center"/>
              <w:rPr>
                <w:ins w:id="18705" w:author="James Vu" w:date="2024-04-18T23:29:00Z"/>
                <w:i/>
                <w:iCs/>
                <w:color w:val="000000"/>
                <w:sz w:val="22"/>
                <w:szCs w:val="22"/>
                <w:rPrChange w:id="18706" w:author="James Vu" w:date="2024-04-18T23:51:00Z">
                  <w:rPr>
                    <w:ins w:id="18707" w:author="James Vu" w:date="2024-04-18T23:29:00Z"/>
                    <w:i/>
                    <w:iCs/>
                    <w:color w:val="000000"/>
                  </w:rPr>
                </w:rPrChange>
              </w:rPr>
              <w:pPrChange w:id="18708" w:author="James Vu" w:date="2024-04-18T23:31:00Z">
                <w:pPr/>
              </w:pPrChange>
            </w:pPr>
          </w:p>
        </w:tc>
        <w:tc>
          <w:tcPr>
            <w:tcW w:w="1842" w:type="dxa"/>
            <w:shd w:val="clear" w:color="auto" w:fill="auto"/>
            <w:noWrap/>
            <w:vAlign w:val="center"/>
            <w:hideMark/>
            <w:tcPrChange w:id="18709" w:author="James Vu" w:date="2024-04-19T00:25:00Z">
              <w:tcPr>
                <w:tcW w:w="1842" w:type="dxa"/>
                <w:tcBorders>
                  <w:top w:val="nil"/>
                  <w:left w:val="nil"/>
                  <w:bottom w:val="single" w:sz="4" w:space="0" w:color="auto"/>
                  <w:right w:val="single" w:sz="4" w:space="0" w:color="auto"/>
                </w:tcBorders>
                <w:shd w:val="clear" w:color="000000" w:fill="DCE6F1"/>
                <w:noWrap/>
                <w:vAlign w:val="center"/>
                <w:hideMark/>
              </w:tcPr>
            </w:tcPrChange>
          </w:tcPr>
          <w:p w14:paraId="7F868B3C" w14:textId="1F881EC5" w:rsidR="001873A6" w:rsidRPr="00B053AF" w:rsidRDefault="001873A6">
            <w:pPr>
              <w:jc w:val="center"/>
              <w:rPr>
                <w:ins w:id="18710" w:author="James Vu" w:date="2024-04-18T23:29:00Z"/>
                <w:b/>
                <w:bCs/>
                <w:color w:val="000000"/>
                <w:sz w:val="22"/>
                <w:szCs w:val="22"/>
                <w:rPrChange w:id="18711" w:author="James Vu" w:date="2024-04-18T23:51:00Z">
                  <w:rPr>
                    <w:ins w:id="18712" w:author="James Vu" w:date="2024-04-18T23:29:00Z"/>
                    <w:b/>
                    <w:bCs/>
                    <w:color w:val="000000"/>
                  </w:rPr>
                </w:rPrChange>
              </w:rPr>
              <w:pPrChange w:id="18713" w:author="James Vu" w:date="2024-04-18T23:31:00Z">
                <w:pPr>
                  <w:jc w:val="right"/>
                </w:pPr>
              </w:pPrChange>
            </w:pPr>
            <w:ins w:id="18714" w:author="James Vu" w:date="2024-04-18T23:29:00Z">
              <w:r w:rsidRPr="00B053AF">
                <w:rPr>
                  <w:b/>
                  <w:bCs/>
                  <w:color w:val="000000"/>
                  <w:sz w:val="22"/>
                  <w:szCs w:val="22"/>
                  <w:rPrChange w:id="18715" w:author="James Vu" w:date="2024-04-18T23:51:00Z">
                    <w:rPr>
                      <w:b/>
                      <w:bCs/>
                      <w:color w:val="000000"/>
                    </w:rPr>
                  </w:rPrChange>
                </w:rPr>
                <w:t>962.540.782</w:t>
              </w:r>
            </w:ins>
          </w:p>
        </w:tc>
        <w:tc>
          <w:tcPr>
            <w:tcW w:w="1560" w:type="dxa"/>
            <w:shd w:val="clear" w:color="auto" w:fill="auto"/>
            <w:noWrap/>
            <w:vAlign w:val="center"/>
            <w:hideMark/>
            <w:tcPrChange w:id="18716" w:author="James Vu" w:date="2024-04-19T00:25:00Z">
              <w:tcPr>
                <w:tcW w:w="1560" w:type="dxa"/>
                <w:tcBorders>
                  <w:top w:val="nil"/>
                  <w:left w:val="nil"/>
                  <w:bottom w:val="single" w:sz="4" w:space="0" w:color="auto"/>
                  <w:right w:val="single" w:sz="4" w:space="0" w:color="auto"/>
                </w:tcBorders>
                <w:shd w:val="clear" w:color="000000" w:fill="DCE6F1"/>
                <w:noWrap/>
                <w:vAlign w:val="center"/>
                <w:hideMark/>
              </w:tcPr>
            </w:tcPrChange>
          </w:tcPr>
          <w:p w14:paraId="679867B8" w14:textId="6053B57E" w:rsidR="001873A6" w:rsidRPr="00B053AF" w:rsidRDefault="001873A6">
            <w:pPr>
              <w:jc w:val="center"/>
              <w:rPr>
                <w:ins w:id="18717" w:author="James Vu" w:date="2024-04-18T23:29:00Z"/>
                <w:b/>
                <w:bCs/>
                <w:color w:val="000000"/>
                <w:sz w:val="22"/>
                <w:szCs w:val="22"/>
                <w:rPrChange w:id="18718" w:author="James Vu" w:date="2024-04-18T23:51:00Z">
                  <w:rPr>
                    <w:ins w:id="18719" w:author="James Vu" w:date="2024-04-18T23:29:00Z"/>
                    <w:b/>
                    <w:bCs/>
                    <w:color w:val="000000"/>
                  </w:rPr>
                </w:rPrChange>
              </w:rPr>
              <w:pPrChange w:id="18720" w:author="James Vu" w:date="2024-04-18T23:31:00Z">
                <w:pPr>
                  <w:jc w:val="right"/>
                </w:pPr>
              </w:pPrChange>
            </w:pPr>
            <w:ins w:id="18721" w:author="James Vu" w:date="2024-04-18T23:29:00Z">
              <w:r w:rsidRPr="00B053AF">
                <w:rPr>
                  <w:b/>
                  <w:bCs/>
                  <w:color w:val="000000"/>
                  <w:sz w:val="22"/>
                  <w:szCs w:val="22"/>
                  <w:rPrChange w:id="18722" w:author="James Vu" w:date="2024-04-18T23:51:00Z">
                    <w:rPr>
                      <w:b/>
                      <w:bCs/>
                      <w:color w:val="000000"/>
                    </w:rPr>
                  </w:rPrChange>
                </w:rPr>
                <w:t>77.003.261</w:t>
              </w:r>
            </w:ins>
          </w:p>
        </w:tc>
        <w:tc>
          <w:tcPr>
            <w:tcW w:w="1768" w:type="dxa"/>
            <w:shd w:val="clear" w:color="auto" w:fill="auto"/>
            <w:noWrap/>
            <w:vAlign w:val="center"/>
            <w:hideMark/>
            <w:tcPrChange w:id="18723" w:author="James Vu" w:date="2024-04-19T00:25:00Z">
              <w:tcPr>
                <w:tcW w:w="1768" w:type="dxa"/>
                <w:tcBorders>
                  <w:top w:val="nil"/>
                  <w:left w:val="nil"/>
                  <w:bottom w:val="single" w:sz="4" w:space="0" w:color="auto"/>
                  <w:right w:val="single" w:sz="4" w:space="0" w:color="auto"/>
                </w:tcBorders>
                <w:shd w:val="clear" w:color="000000" w:fill="DCE6F1"/>
                <w:noWrap/>
                <w:vAlign w:val="center"/>
                <w:hideMark/>
              </w:tcPr>
            </w:tcPrChange>
          </w:tcPr>
          <w:p w14:paraId="5CCFDF79" w14:textId="28C0F6ED" w:rsidR="001873A6" w:rsidRPr="00B053AF" w:rsidRDefault="001873A6">
            <w:pPr>
              <w:jc w:val="center"/>
              <w:rPr>
                <w:ins w:id="18724" w:author="James Vu" w:date="2024-04-18T23:29:00Z"/>
                <w:b/>
                <w:bCs/>
                <w:color w:val="000000"/>
                <w:sz w:val="22"/>
                <w:szCs w:val="22"/>
                <w:rPrChange w:id="18725" w:author="James Vu" w:date="2024-04-18T23:51:00Z">
                  <w:rPr>
                    <w:ins w:id="18726" w:author="James Vu" w:date="2024-04-18T23:29:00Z"/>
                    <w:b/>
                    <w:bCs/>
                    <w:color w:val="000000"/>
                  </w:rPr>
                </w:rPrChange>
              </w:rPr>
              <w:pPrChange w:id="18727" w:author="James Vu" w:date="2024-04-18T23:31:00Z">
                <w:pPr>
                  <w:jc w:val="right"/>
                </w:pPr>
              </w:pPrChange>
            </w:pPr>
            <w:ins w:id="18728" w:author="James Vu" w:date="2024-04-18T23:29:00Z">
              <w:r w:rsidRPr="00B053AF">
                <w:rPr>
                  <w:b/>
                  <w:bCs/>
                  <w:color w:val="000000"/>
                  <w:sz w:val="22"/>
                  <w:szCs w:val="22"/>
                  <w:rPrChange w:id="18729" w:author="James Vu" w:date="2024-04-18T23:51:00Z">
                    <w:rPr>
                      <w:b/>
                      <w:bCs/>
                      <w:color w:val="000000"/>
                    </w:rPr>
                  </w:rPrChange>
                </w:rPr>
                <w:t>1.039.544.043</w:t>
              </w:r>
            </w:ins>
          </w:p>
        </w:tc>
        <w:tc>
          <w:tcPr>
            <w:tcW w:w="1487" w:type="dxa"/>
            <w:shd w:val="clear" w:color="auto" w:fill="auto"/>
            <w:vAlign w:val="center"/>
            <w:hideMark/>
            <w:tcPrChange w:id="18730" w:author="James Vu" w:date="2024-04-19T00:25:00Z">
              <w:tcPr>
                <w:tcW w:w="1487" w:type="dxa"/>
                <w:tcBorders>
                  <w:top w:val="nil"/>
                  <w:left w:val="nil"/>
                  <w:bottom w:val="single" w:sz="4" w:space="0" w:color="auto"/>
                  <w:right w:val="single" w:sz="4" w:space="0" w:color="auto"/>
                </w:tcBorders>
                <w:shd w:val="clear" w:color="000000" w:fill="DCE6F1"/>
                <w:vAlign w:val="center"/>
                <w:hideMark/>
              </w:tcPr>
            </w:tcPrChange>
          </w:tcPr>
          <w:p w14:paraId="2DBD18CC" w14:textId="0DCDBA71" w:rsidR="001873A6" w:rsidRPr="00B053AF" w:rsidRDefault="001873A6">
            <w:pPr>
              <w:jc w:val="center"/>
              <w:rPr>
                <w:ins w:id="18731" w:author="James Vu" w:date="2024-04-18T23:29:00Z"/>
                <w:sz w:val="22"/>
                <w:szCs w:val="22"/>
                <w:rPrChange w:id="18732" w:author="James Vu" w:date="2024-04-18T23:51:00Z">
                  <w:rPr>
                    <w:ins w:id="18733" w:author="James Vu" w:date="2024-04-18T23:29:00Z"/>
                  </w:rPr>
                </w:rPrChange>
              </w:rPr>
              <w:pPrChange w:id="18734" w:author="James Vu" w:date="2024-04-18T23:31:00Z">
                <w:pPr/>
              </w:pPrChange>
            </w:pPr>
          </w:p>
        </w:tc>
      </w:tr>
      <w:tr w:rsidR="001873A6" w:rsidRPr="00B053AF" w14:paraId="28405422" w14:textId="77777777" w:rsidTr="003C02FF">
        <w:trPr>
          <w:trHeight w:val="20"/>
          <w:ins w:id="18735" w:author="James Vu" w:date="2024-04-18T23:29:00Z"/>
          <w:trPrChange w:id="18736" w:author="James Vu" w:date="2024-04-19T00:25:00Z">
            <w:trPr>
              <w:trHeight w:val="340"/>
            </w:trPr>
          </w:trPrChange>
        </w:trPr>
        <w:tc>
          <w:tcPr>
            <w:tcW w:w="846" w:type="dxa"/>
            <w:shd w:val="clear" w:color="auto" w:fill="auto"/>
            <w:vAlign w:val="center"/>
            <w:hideMark/>
            <w:tcPrChange w:id="18737"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56FABF1B" w14:textId="77777777" w:rsidR="001873A6" w:rsidRPr="00B053AF" w:rsidRDefault="001873A6" w:rsidP="001873A6">
            <w:pPr>
              <w:jc w:val="center"/>
              <w:rPr>
                <w:ins w:id="18738" w:author="James Vu" w:date="2024-04-18T23:29:00Z"/>
                <w:b/>
                <w:bCs/>
                <w:color w:val="000000"/>
                <w:sz w:val="22"/>
                <w:szCs w:val="22"/>
                <w:rPrChange w:id="18739" w:author="James Vu" w:date="2024-04-18T23:51:00Z">
                  <w:rPr>
                    <w:ins w:id="18740" w:author="James Vu" w:date="2024-04-18T23:29:00Z"/>
                    <w:b/>
                    <w:bCs/>
                    <w:color w:val="000000"/>
                  </w:rPr>
                </w:rPrChange>
              </w:rPr>
            </w:pPr>
            <w:ins w:id="18741" w:author="James Vu" w:date="2024-04-18T23:29:00Z">
              <w:r w:rsidRPr="00B053AF">
                <w:rPr>
                  <w:b/>
                  <w:bCs/>
                  <w:color w:val="000000"/>
                  <w:sz w:val="22"/>
                  <w:szCs w:val="22"/>
                  <w:rPrChange w:id="18742" w:author="James Vu" w:date="2024-04-18T23:51:00Z">
                    <w:rPr>
                      <w:b/>
                      <w:bCs/>
                      <w:color w:val="000000"/>
                    </w:rPr>
                  </w:rPrChange>
                </w:rPr>
                <w:t>1</w:t>
              </w:r>
            </w:ins>
          </w:p>
        </w:tc>
        <w:tc>
          <w:tcPr>
            <w:tcW w:w="2835" w:type="dxa"/>
            <w:shd w:val="clear" w:color="auto" w:fill="auto"/>
            <w:vAlign w:val="center"/>
            <w:hideMark/>
            <w:tcPrChange w:id="18743" w:author="James Vu" w:date="2024-04-19T00:25:00Z">
              <w:tcPr>
                <w:tcW w:w="2835" w:type="dxa"/>
                <w:tcBorders>
                  <w:top w:val="nil"/>
                  <w:left w:val="nil"/>
                  <w:bottom w:val="single" w:sz="4" w:space="0" w:color="auto"/>
                  <w:right w:val="single" w:sz="4" w:space="0" w:color="auto"/>
                </w:tcBorders>
                <w:shd w:val="clear" w:color="000000" w:fill="FFFFFF"/>
                <w:vAlign w:val="center"/>
                <w:hideMark/>
              </w:tcPr>
            </w:tcPrChange>
          </w:tcPr>
          <w:p w14:paraId="6C824BF1" w14:textId="77777777" w:rsidR="001873A6" w:rsidRPr="00B053AF" w:rsidRDefault="001873A6">
            <w:pPr>
              <w:jc w:val="center"/>
              <w:rPr>
                <w:ins w:id="18744" w:author="James Vu" w:date="2024-04-18T23:29:00Z"/>
                <w:b/>
                <w:bCs/>
                <w:color w:val="000000"/>
                <w:sz w:val="22"/>
                <w:szCs w:val="22"/>
                <w:rPrChange w:id="18745" w:author="James Vu" w:date="2024-04-18T23:51:00Z">
                  <w:rPr>
                    <w:ins w:id="18746" w:author="James Vu" w:date="2024-04-18T23:29:00Z"/>
                    <w:b/>
                    <w:bCs/>
                    <w:color w:val="000000"/>
                  </w:rPr>
                </w:rPrChange>
              </w:rPr>
              <w:pPrChange w:id="18747" w:author="James Vu" w:date="2024-04-18T23:31:00Z">
                <w:pPr/>
              </w:pPrChange>
            </w:pPr>
            <w:ins w:id="18748" w:author="James Vu" w:date="2024-04-18T23:29:00Z">
              <w:r w:rsidRPr="00B053AF">
                <w:rPr>
                  <w:b/>
                  <w:bCs/>
                  <w:color w:val="000000"/>
                  <w:sz w:val="22"/>
                  <w:szCs w:val="22"/>
                  <w:rPrChange w:id="18749" w:author="James Vu" w:date="2024-04-18T23:51:00Z">
                    <w:rPr>
                      <w:b/>
                      <w:bCs/>
                      <w:color w:val="000000"/>
                    </w:rPr>
                  </w:rPrChange>
                </w:rPr>
                <w:t>Lựa chọn nhà thầu tư vấn Quản lý dự án</w:t>
              </w:r>
            </w:ins>
          </w:p>
        </w:tc>
        <w:tc>
          <w:tcPr>
            <w:tcW w:w="1134" w:type="dxa"/>
            <w:shd w:val="clear" w:color="auto" w:fill="auto"/>
            <w:vAlign w:val="center"/>
            <w:hideMark/>
            <w:tcPrChange w:id="18750" w:author="James Vu" w:date="2024-04-19T00:25:00Z">
              <w:tcPr>
                <w:tcW w:w="1134" w:type="dxa"/>
                <w:tcBorders>
                  <w:top w:val="nil"/>
                  <w:left w:val="nil"/>
                  <w:bottom w:val="single" w:sz="4" w:space="0" w:color="auto"/>
                  <w:right w:val="single" w:sz="4" w:space="0" w:color="auto"/>
                </w:tcBorders>
                <w:shd w:val="clear" w:color="000000" w:fill="FFFFFF"/>
                <w:vAlign w:val="center"/>
                <w:hideMark/>
              </w:tcPr>
            </w:tcPrChange>
          </w:tcPr>
          <w:p w14:paraId="5DA85449" w14:textId="28763A73" w:rsidR="001873A6" w:rsidRPr="00B053AF" w:rsidRDefault="001873A6" w:rsidP="001873A6">
            <w:pPr>
              <w:jc w:val="center"/>
              <w:rPr>
                <w:ins w:id="18751" w:author="James Vu" w:date="2024-04-18T23:29:00Z"/>
                <w:i/>
                <w:iCs/>
                <w:color w:val="000000"/>
                <w:sz w:val="22"/>
                <w:szCs w:val="22"/>
                <w:rPrChange w:id="18752" w:author="James Vu" w:date="2024-04-18T23:51:00Z">
                  <w:rPr>
                    <w:ins w:id="18753" w:author="James Vu" w:date="2024-04-18T23:29:00Z"/>
                    <w:i/>
                    <w:iCs/>
                    <w:color w:val="000000"/>
                  </w:rPr>
                </w:rPrChange>
              </w:rPr>
            </w:pPr>
          </w:p>
        </w:tc>
        <w:tc>
          <w:tcPr>
            <w:tcW w:w="1134" w:type="dxa"/>
            <w:shd w:val="clear" w:color="auto" w:fill="auto"/>
            <w:vAlign w:val="center"/>
            <w:hideMark/>
            <w:tcPrChange w:id="18754" w:author="James Vu" w:date="2024-04-19T00:25:00Z">
              <w:tcPr>
                <w:tcW w:w="1417" w:type="dxa"/>
                <w:gridSpan w:val="2"/>
                <w:tcBorders>
                  <w:top w:val="nil"/>
                  <w:left w:val="nil"/>
                  <w:bottom w:val="single" w:sz="4" w:space="0" w:color="auto"/>
                  <w:right w:val="single" w:sz="4" w:space="0" w:color="auto"/>
                </w:tcBorders>
                <w:shd w:val="clear" w:color="000000" w:fill="FFFFFF"/>
                <w:hideMark/>
              </w:tcPr>
            </w:tcPrChange>
          </w:tcPr>
          <w:p w14:paraId="1DB65867" w14:textId="5AAD067F" w:rsidR="001873A6" w:rsidRPr="00B053AF" w:rsidRDefault="001873A6" w:rsidP="001873A6">
            <w:pPr>
              <w:jc w:val="center"/>
              <w:rPr>
                <w:ins w:id="18755" w:author="James Vu" w:date="2024-04-18T23:29:00Z"/>
                <w:i/>
                <w:iCs/>
                <w:sz w:val="22"/>
                <w:szCs w:val="22"/>
                <w:rPrChange w:id="18756" w:author="James Vu" w:date="2024-04-18T23:51:00Z">
                  <w:rPr>
                    <w:ins w:id="18757" w:author="James Vu" w:date="2024-04-18T23:29:00Z"/>
                    <w:i/>
                    <w:iCs/>
                  </w:rPr>
                </w:rPrChange>
              </w:rPr>
            </w:pPr>
          </w:p>
        </w:tc>
        <w:tc>
          <w:tcPr>
            <w:tcW w:w="1843" w:type="dxa"/>
            <w:shd w:val="clear" w:color="auto" w:fill="auto"/>
            <w:vAlign w:val="center"/>
            <w:hideMark/>
            <w:tcPrChange w:id="18758"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776A1FC3" w14:textId="3ADF233C" w:rsidR="001873A6" w:rsidRPr="00B053AF" w:rsidRDefault="001873A6">
            <w:pPr>
              <w:jc w:val="center"/>
              <w:rPr>
                <w:ins w:id="18759" w:author="James Vu" w:date="2024-04-18T23:29:00Z"/>
                <w:i/>
                <w:iCs/>
                <w:color w:val="000000"/>
                <w:sz w:val="22"/>
                <w:szCs w:val="22"/>
                <w:rPrChange w:id="18760" w:author="James Vu" w:date="2024-04-18T23:51:00Z">
                  <w:rPr>
                    <w:ins w:id="18761" w:author="James Vu" w:date="2024-04-18T23:29:00Z"/>
                    <w:i/>
                    <w:iCs/>
                    <w:color w:val="000000"/>
                  </w:rPr>
                </w:rPrChange>
              </w:rPr>
              <w:pPrChange w:id="18762" w:author="James Vu" w:date="2024-04-18T23:31:00Z">
                <w:pPr/>
              </w:pPrChange>
            </w:pPr>
          </w:p>
        </w:tc>
        <w:tc>
          <w:tcPr>
            <w:tcW w:w="1842" w:type="dxa"/>
            <w:shd w:val="clear" w:color="auto" w:fill="auto"/>
            <w:vAlign w:val="center"/>
            <w:hideMark/>
            <w:tcPrChange w:id="18763"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3D516C75" w14:textId="3FF9F810" w:rsidR="001873A6" w:rsidRPr="00B053AF" w:rsidRDefault="001873A6">
            <w:pPr>
              <w:jc w:val="center"/>
              <w:rPr>
                <w:ins w:id="18764" w:author="James Vu" w:date="2024-04-18T23:29:00Z"/>
                <w:b/>
                <w:bCs/>
                <w:color w:val="000000"/>
                <w:sz w:val="22"/>
                <w:szCs w:val="22"/>
                <w:rPrChange w:id="18765" w:author="James Vu" w:date="2024-04-18T23:51:00Z">
                  <w:rPr>
                    <w:ins w:id="18766" w:author="James Vu" w:date="2024-04-18T23:29:00Z"/>
                    <w:b/>
                    <w:bCs/>
                    <w:color w:val="000000"/>
                  </w:rPr>
                </w:rPrChange>
              </w:rPr>
              <w:pPrChange w:id="18767" w:author="James Vu" w:date="2024-04-18T23:31:00Z">
                <w:pPr/>
              </w:pPrChange>
            </w:pPr>
            <w:ins w:id="18768" w:author="James Vu" w:date="2024-04-18T23:29:00Z">
              <w:r w:rsidRPr="00B053AF">
                <w:rPr>
                  <w:b/>
                  <w:bCs/>
                  <w:color w:val="000000"/>
                  <w:sz w:val="22"/>
                  <w:szCs w:val="22"/>
                  <w:rPrChange w:id="18769" w:author="James Vu" w:date="2024-04-18T23:51:00Z">
                    <w:rPr>
                      <w:b/>
                      <w:bCs/>
                      <w:color w:val="000000"/>
                    </w:rPr>
                  </w:rPrChange>
                </w:rPr>
                <w:t>16.720.240</w:t>
              </w:r>
            </w:ins>
          </w:p>
        </w:tc>
        <w:tc>
          <w:tcPr>
            <w:tcW w:w="1560" w:type="dxa"/>
            <w:shd w:val="clear" w:color="auto" w:fill="auto"/>
            <w:vAlign w:val="center"/>
            <w:hideMark/>
            <w:tcPrChange w:id="18770"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77BA9EA4" w14:textId="039625A3" w:rsidR="001873A6" w:rsidRPr="00B053AF" w:rsidRDefault="001873A6">
            <w:pPr>
              <w:jc w:val="center"/>
              <w:rPr>
                <w:ins w:id="18771" w:author="James Vu" w:date="2024-04-18T23:29:00Z"/>
                <w:b/>
                <w:bCs/>
                <w:color w:val="000000"/>
                <w:sz w:val="22"/>
                <w:szCs w:val="22"/>
                <w:rPrChange w:id="18772" w:author="James Vu" w:date="2024-04-18T23:51:00Z">
                  <w:rPr>
                    <w:ins w:id="18773" w:author="James Vu" w:date="2024-04-18T23:29:00Z"/>
                    <w:b/>
                    <w:bCs/>
                    <w:color w:val="000000"/>
                  </w:rPr>
                </w:rPrChange>
              </w:rPr>
              <w:pPrChange w:id="18774" w:author="James Vu" w:date="2024-04-18T23:31:00Z">
                <w:pPr/>
              </w:pPrChange>
            </w:pPr>
            <w:ins w:id="18775" w:author="James Vu" w:date="2024-04-18T23:29:00Z">
              <w:r w:rsidRPr="00B053AF">
                <w:rPr>
                  <w:b/>
                  <w:bCs/>
                  <w:color w:val="000000"/>
                  <w:sz w:val="22"/>
                  <w:szCs w:val="22"/>
                  <w:rPrChange w:id="18776" w:author="James Vu" w:date="2024-04-18T23:51:00Z">
                    <w:rPr>
                      <w:b/>
                      <w:bCs/>
                      <w:color w:val="000000"/>
                    </w:rPr>
                  </w:rPrChange>
                </w:rPr>
                <w:t>1.337.619</w:t>
              </w:r>
            </w:ins>
          </w:p>
        </w:tc>
        <w:tc>
          <w:tcPr>
            <w:tcW w:w="1768" w:type="dxa"/>
            <w:shd w:val="clear" w:color="auto" w:fill="auto"/>
            <w:vAlign w:val="center"/>
            <w:hideMark/>
            <w:tcPrChange w:id="18777"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4D64E71F" w14:textId="3D4D9F5B" w:rsidR="001873A6" w:rsidRPr="00B053AF" w:rsidRDefault="001873A6">
            <w:pPr>
              <w:jc w:val="center"/>
              <w:rPr>
                <w:ins w:id="18778" w:author="James Vu" w:date="2024-04-18T23:29:00Z"/>
                <w:b/>
                <w:bCs/>
                <w:color w:val="000000"/>
                <w:sz w:val="22"/>
                <w:szCs w:val="22"/>
                <w:rPrChange w:id="18779" w:author="James Vu" w:date="2024-04-18T23:51:00Z">
                  <w:rPr>
                    <w:ins w:id="18780" w:author="James Vu" w:date="2024-04-18T23:29:00Z"/>
                    <w:b/>
                    <w:bCs/>
                    <w:color w:val="000000"/>
                  </w:rPr>
                </w:rPrChange>
              </w:rPr>
              <w:pPrChange w:id="18781" w:author="James Vu" w:date="2024-04-18T23:31:00Z">
                <w:pPr/>
              </w:pPrChange>
            </w:pPr>
            <w:ins w:id="18782" w:author="James Vu" w:date="2024-04-18T23:29:00Z">
              <w:r w:rsidRPr="00B053AF">
                <w:rPr>
                  <w:b/>
                  <w:bCs/>
                  <w:color w:val="000000"/>
                  <w:sz w:val="22"/>
                  <w:szCs w:val="22"/>
                  <w:rPrChange w:id="18783" w:author="James Vu" w:date="2024-04-18T23:51:00Z">
                    <w:rPr>
                      <w:b/>
                      <w:bCs/>
                      <w:color w:val="000000"/>
                    </w:rPr>
                  </w:rPrChange>
                </w:rPr>
                <w:t>18.057.859</w:t>
              </w:r>
            </w:ins>
          </w:p>
        </w:tc>
        <w:tc>
          <w:tcPr>
            <w:tcW w:w="1487" w:type="dxa"/>
            <w:shd w:val="clear" w:color="auto" w:fill="auto"/>
            <w:vAlign w:val="center"/>
            <w:hideMark/>
            <w:tcPrChange w:id="18784" w:author="James Vu" w:date="2024-04-19T00:25:00Z">
              <w:tcPr>
                <w:tcW w:w="1487" w:type="dxa"/>
                <w:tcBorders>
                  <w:top w:val="nil"/>
                  <w:left w:val="nil"/>
                  <w:bottom w:val="single" w:sz="4" w:space="0" w:color="auto"/>
                  <w:right w:val="single" w:sz="4" w:space="0" w:color="auto"/>
                </w:tcBorders>
                <w:shd w:val="clear" w:color="000000" w:fill="FFFFFF"/>
                <w:vAlign w:val="center"/>
                <w:hideMark/>
              </w:tcPr>
            </w:tcPrChange>
          </w:tcPr>
          <w:p w14:paraId="33037F88" w14:textId="65E73C26" w:rsidR="001873A6" w:rsidRPr="00B053AF" w:rsidRDefault="001873A6">
            <w:pPr>
              <w:jc w:val="center"/>
              <w:rPr>
                <w:ins w:id="18785" w:author="James Vu" w:date="2024-04-18T23:29:00Z"/>
                <w:sz w:val="22"/>
                <w:szCs w:val="22"/>
                <w:rPrChange w:id="18786" w:author="James Vu" w:date="2024-04-18T23:51:00Z">
                  <w:rPr>
                    <w:ins w:id="18787" w:author="James Vu" w:date="2024-04-18T23:29:00Z"/>
                  </w:rPr>
                </w:rPrChange>
              </w:rPr>
              <w:pPrChange w:id="18788" w:author="James Vu" w:date="2024-04-18T23:31:00Z">
                <w:pPr/>
              </w:pPrChange>
            </w:pPr>
          </w:p>
        </w:tc>
      </w:tr>
      <w:tr w:rsidR="001873A6" w:rsidRPr="00B053AF" w14:paraId="4AD3CFD9" w14:textId="77777777" w:rsidTr="003C02FF">
        <w:trPr>
          <w:trHeight w:val="20"/>
          <w:ins w:id="18789" w:author="James Vu" w:date="2024-04-18T23:29:00Z"/>
          <w:trPrChange w:id="18790" w:author="James Vu" w:date="2024-04-19T00:25:00Z">
            <w:trPr>
              <w:trHeight w:val="20"/>
            </w:trPr>
          </w:trPrChange>
        </w:trPr>
        <w:tc>
          <w:tcPr>
            <w:tcW w:w="846" w:type="dxa"/>
            <w:shd w:val="clear" w:color="auto" w:fill="auto"/>
            <w:vAlign w:val="center"/>
            <w:hideMark/>
            <w:tcPrChange w:id="18791"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46E85A04" w14:textId="77777777" w:rsidR="001873A6" w:rsidRPr="00B053AF" w:rsidRDefault="001873A6" w:rsidP="001873A6">
            <w:pPr>
              <w:jc w:val="center"/>
              <w:rPr>
                <w:ins w:id="18792" w:author="James Vu" w:date="2024-04-18T23:29:00Z"/>
                <w:b/>
                <w:bCs/>
                <w:color w:val="000000"/>
                <w:sz w:val="22"/>
                <w:szCs w:val="22"/>
                <w:rPrChange w:id="18793" w:author="James Vu" w:date="2024-04-18T23:51:00Z">
                  <w:rPr>
                    <w:ins w:id="18794" w:author="James Vu" w:date="2024-04-18T23:29:00Z"/>
                    <w:b/>
                    <w:bCs/>
                    <w:color w:val="000000"/>
                  </w:rPr>
                </w:rPrChange>
              </w:rPr>
            </w:pPr>
            <w:ins w:id="18795" w:author="James Vu" w:date="2024-04-18T23:29:00Z">
              <w:r w:rsidRPr="00B053AF">
                <w:rPr>
                  <w:b/>
                  <w:bCs/>
                  <w:color w:val="000000"/>
                  <w:sz w:val="22"/>
                  <w:szCs w:val="22"/>
                  <w:rPrChange w:id="18796" w:author="James Vu" w:date="2024-04-18T23:51:00Z">
                    <w:rPr>
                      <w:b/>
                      <w:bCs/>
                      <w:color w:val="000000"/>
                    </w:rPr>
                  </w:rPrChange>
                </w:rPr>
                <w:t>1.1</w:t>
              </w:r>
            </w:ins>
          </w:p>
        </w:tc>
        <w:tc>
          <w:tcPr>
            <w:tcW w:w="2835" w:type="dxa"/>
            <w:shd w:val="clear" w:color="auto" w:fill="auto"/>
            <w:vAlign w:val="center"/>
            <w:hideMark/>
            <w:tcPrChange w:id="18797"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5AD23819" w14:textId="77777777" w:rsidR="001873A6" w:rsidRPr="00B053AF" w:rsidRDefault="001873A6">
            <w:pPr>
              <w:jc w:val="center"/>
              <w:rPr>
                <w:ins w:id="18798" w:author="James Vu" w:date="2024-04-18T23:29:00Z"/>
                <w:b/>
                <w:bCs/>
                <w:color w:val="000000"/>
                <w:sz w:val="22"/>
                <w:szCs w:val="22"/>
                <w:rPrChange w:id="18799" w:author="James Vu" w:date="2024-04-18T23:51:00Z">
                  <w:rPr>
                    <w:ins w:id="18800" w:author="James Vu" w:date="2024-04-18T23:29:00Z"/>
                    <w:b/>
                    <w:bCs/>
                    <w:color w:val="000000"/>
                  </w:rPr>
                </w:rPrChange>
              </w:rPr>
              <w:pPrChange w:id="18801" w:author="James Vu" w:date="2024-04-18T23:31:00Z">
                <w:pPr/>
              </w:pPrChange>
            </w:pPr>
            <w:ins w:id="18802" w:author="James Vu" w:date="2024-04-18T23:29:00Z">
              <w:r w:rsidRPr="00B053AF">
                <w:rPr>
                  <w:b/>
                  <w:bCs/>
                  <w:color w:val="000000"/>
                  <w:sz w:val="22"/>
                  <w:szCs w:val="22"/>
                  <w:rPrChange w:id="18803" w:author="James Vu" w:date="2024-04-18T23:51:00Z">
                    <w:rPr>
                      <w:b/>
                      <w:bCs/>
                      <w:color w:val="000000"/>
                    </w:rPr>
                  </w:rPrChange>
                </w:rPr>
                <w:t>Lập hồ sơ mời thầu, đánh giá hồ sơ dự thầu (lựa chọn nhà thầu tư vấn Quản lý dự án)</w:t>
              </w:r>
            </w:ins>
          </w:p>
        </w:tc>
        <w:tc>
          <w:tcPr>
            <w:tcW w:w="1134" w:type="dxa"/>
            <w:shd w:val="clear" w:color="auto" w:fill="auto"/>
            <w:vAlign w:val="center"/>
            <w:hideMark/>
            <w:tcPrChange w:id="18804"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4DBEFF75" w14:textId="77777777" w:rsidR="001873A6" w:rsidRPr="00B053AF" w:rsidRDefault="001873A6" w:rsidP="001873A6">
            <w:pPr>
              <w:jc w:val="center"/>
              <w:rPr>
                <w:ins w:id="18805" w:author="James Vu" w:date="2024-04-18T23:29:00Z"/>
                <w:b/>
                <w:bCs/>
                <w:color w:val="000000"/>
                <w:sz w:val="22"/>
                <w:szCs w:val="22"/>
                <w:rPrChange w:id="18806" w:author="James Vu" w:date="2024-04-18T23:51:00Z">
                  <w:rPr>
                    <w:ins w:id="18807" w:author="James Vu" w:date="2024-04-18T23:29:00Z"/>
                    <w:b/>
                    <w:bCs/>
                    <w:color w:val="000000"/>
                  </w:rPr>
                </w:rPrChange>
              </w:rPr>
            </w:pPr>
            <w:ins w:id="18808" w:author="James Vu" w:date="2024-04-18T23:29:00Z">
              <w:r w:rsidRPr="00B053AF">
                <w:rPr>
                  <w:b/>
                  <w:bCs/>
                  <w:color w:val="000000"/>
                  <w:sz w:val="22"/>
                  <w:szCs w:val="22"/>
                  <w:rPrChange w:id="18809" w:author="James Vu" w:date="2024-04-18T23:51:00Z">
                    <w:rPr>
                      <w:b/>
                      <w:bCs/>
                      <w:color w:val="000000"/>
                    </w:rPr>
                  </w:rPrChange>
                </w:rPr>
                <w:t>0,2000%</w:t>
              </w:r>
            </w:ins>
          </w:p>
        </w:tc>
        <w:tc>
          <w:tcPr>
            <w:tcW w:w="1134" w:type="dxa"/>
            <w:shd w:val="clear" w:color="auto" w:fill="auto"/>
            <w:vAlign w:val="center"/>
            <w:hideMark/>
            <w:tcPrChange w:id="1881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35B0651" w14:textId="77777777" w:rsidR="001873A6" w:rsidRPr="00B053AF" w:rsidRDefault="001873A6" w:rsidP="001873A6">
            <w:pPr>
              <w:jc w:val="center"/>
              <w:rPr>
                <w:ins w:id="18811" w:author="James Vu" w:date="2024-04-18T23:29:00Z"/>
                <w:b/>
                <w:bCs/>
                <w:color w:val="000000"/>
                <w:sz w:val="22"/>
                <w:szCs w:val="22"/>
                <w:rPrChange w:id="18812" w:author="James Vu" w:date="2024-04-18T23:51:00Z">
                  <w:rPr>
                    <w:ins w:id="18813" w:author="James Vu" w:date="2024-04-18T23:29:00Z"/>
                    <w:b/>
                    <w:bCs/>
                    <w:color w:val="000000"/>
                  </w:rPr>
                </w:rPrChange>
              </w:rPr>
            </w:pPr>
            <w:ins w:id="18814" w:author="James Vu" w:date="2024-04-18T23:29:00Z">
              <w:r w:rsidRPr="00B053AF">
                <w:rPr>
                  <w:b/>
                  <w:bCs/>
                  <w:color w:val="000000"/>
                  <w:sz w:val="22"/>
                  <w:szCs w:val="22"/>
                  <w:rPrChange w:id="18815" w:author="James Vu" w:date="2024-04-18T23:51:00Z">
                    <w:rPr>
                      <w:b/>
                      <w:bCs/>
                      <w:color w:val="000000"/>
                    </w:rPr>
                  </w:rPrChange>
                </w:rPr>
                <w:t>x 2 x G</w:t>
              </w:r>
              <w:r w:rsidRPr="00B053AF">
                <w:rPr>
                  <w:b/>
                  <w:bCs/>
                  <w:color w:val="000000"/>
                  <w:sz w:val="22"/>
                  <w:szCs w:val="22"/>
                  <w:vertAlign w:val="subscript"/>
                  <w:rPrChange w:id="18816" w:author="James Vu" w:date="2024-04-18T23:51:00Z">
                    <w:rPr>
                      <w:b/>
                      <w:bCs/>
                      <w:color w:val="000000"/>
                      <w:vertAlign w:val="subscript"/>
                    </w:rPr>
                  </w:rPrChange>
                </w:rPr>
                <w:t>QL</w:t>
              </w:r>
              <w:r w:rsidRPr="00B053AF">
                <w:rPr>
                  <w:b/>
                  <w:bCs/>
                  <w:color w:val="000000"/>
                  <w:sz w:val="22"/>
                  <w:szCs w:val="22"/>
                  <w:rPrChange w:id="18817" w:author="James Vu" w:date="2024-04-18T23:51:00Z">
                    <w:rPr>
                      <w:b/>
                      <w:bCs/>
                      <w:color w:val="000000"/>
                    </w:rPr>
                  </w:rPrChange>
                </w:rPr>
                <w:t xml:space="preserve"> (Sau VAT)</w:t>
              </w:r>
            </w:ins>
          </w:p>
        </w:tc>
        <w:tc>
          <w:tcPr>
            <w:tcW w:w="1843" w:type="dxa"/>
            <w:shd w:val="clear" w:color="auto" w:fill="auto"/>
            <w:vAlign w:val="center"/>
            <w:hideMark/>
            <w:tcPrChange w:id="18818"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60E30F6" w14:textId="336BD7ED" w:rsidR="001873A6" w:rsidRPr="00B053AF" w:rsidRDefault="001873A6" w:rsidP="001873A6">
            <w:pPr>
              <w:jc w:val="center"/>
              <w:rPr>
                <w:ins w:id="18819" w:author="James Vu" w:date="2024-04-18T23:29:00Z"/>
                <w:b/>
                <w:bCs/>
                <w:color w:val="000000"/>
                <w:sz w:val="22"/>
                <w:szCs w:val="22"/>
                <w:rPrChange w:id="18820" w:author="James Vu" w:date="2024-04-18T23:51:00Z">
                  <w:rPr>
                    <w:ins w:id="18821" w:author="James Vu" w:date="2024-04-18T23:29:00Z"/>
                    <w:b/>
                    <w:bCs/>
                    <w:color w:val="000000"/>
                  </w:rPr>
                </w:rPrChange>
              </w:rPr>
            </w:pPr>
            <w:ins w:id="18822" w:author="James Vu" w:date="2024-04-18T23:29:00Z">
              <w:r w:rsidRPr="00B053AF">
                <w:rPr>
                  <w:b/>
                  <w:bCs/>
                  <w:color w:val="000000"/>
                  <w:sz w:val="22"/>
                  <w:szCs w:val="22"/>
                  <w:rPrChange w:id="18823" w:author="James Vu" w:date="2024-04-18T23:51:00Z">
                    <w:rPr>
                      <w:b/>
                      <w:bCs/>
                      <w:color w:val="000000"/>
                    </w:rPr>
                  </w:rPrChange>
                </w:rPr>
                <w:t>2.744.048.045</w:t>
              </w:r>
            </w:ins>
          </w:p>
        </w:tc>
        <w:tc>
          <w:tcPr>
            <w:tcW w:w="1842" w:type="dxa"/>
            <w:shd w:val="clear" w:color="auto" w:fill="auto"/>
            <w:noWrap/>
            <w:vAlign w:val="center"/>
            <w:hideMark/>
            <w:tcPrChange w:id="18824"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2979178C" w14:textId="112DD2E5" w:rsidR="001873A6" w:rsidRPr="00B053AF" w:rsidRDefault="001873A6">
            <w:pPr>
              <w:jc w:val="center"/>
              <w:rPr>
                <w:ins w:id="18825" w:author="James Vu" w:date="2024-04-18T23:29:00Z"/>
                <w:b/>
                <w:bCs/>
                <w:color w:val="000000"/>
                <w:sz w:val="22"/>
                <w:szCs w:val="22"/>
                <w:rPrChange w:id="18826" w:author="James Vu" w:date="2024-04-18T23:51:00Z">
                  <w:rPr>
                    <w:ins w:id="18827" w:author="James Vu" w:date="2024-04-18T23:29:00Z"/>
                    <w:b/>
                    <w:bCs/>
                    <w:color w:val="000000"/>
                  </w:rPr>
                </w:rPrChange>
              </w:rPr>
              <w:pPrChange w:id="18828" w:author="James Vu" w:date="2024-04-18T23:31:00Z">
                <w:pPr>
                  <w:jc w:val="right"/>
                </w:pPr>
              </w:pPrChange>
            </w:pPr>
            <w:ins w:id="18829" w:author="James Vu" w:date="2024-04-18T23:29:00Z">
              <w:r w:rsidRPr="00B053AF">
                <w:rPr>
                  <w:b/>
                  <w:bCs/>
                  <w:color w:val="000000"/>
                  <w:sz w:val="22"/>
                  <w:szCs w:val="22"/>
                  <w:rPrChange w:id="18830" w:author="James Vu" w:date="2024-04-18T23:51:00Z">
                    <w:rPr>
                      <w:b/>
                      <w:bCs/>
                      <w:color w:val="000000"/>
                    </w:rPr>
                  </w:rPrChange>
                </w:rPr>
                <w:t>10.976.192</w:t>
              </w:r>
            </w:ins>
          </w:p>
        </w:tc>
        <w:tc>
          <w:tcPr>
            <w:tcW w:w="1560" w:type="dxa"/>
            <w:shd w:val="clear" w:color="auto" w:fill="auto"/>
            <w:noWrap/>
            <w:vAlign w:val="center"/>
            <w:hideMark/>
            <w:tcPrChange w:id="18831"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258928F5" w14:textId="770FEE2F" w:rsidR="001873A6" w:rsidRPr="00B053AF" w:rsidRDefault="001873A6">
            <w:pPr>
              <w:jc w:val="center"/>
              <w:rPr>
                <w:ins w:id="18832" w:author="James Vu" w:date="2024-04-18T23:29:00Z"/>
                <w:b/>
                <w:bCs/>
                <w:color w:val="000000"/>
                <w:sz w:val="22"/>
                <w:szCs w:val="22"/>
                <w:rPrChange w:id="18833" w:author="James Vu" w:date="2024-04-18T23:51:00Z">
                  <w:rPr>
                    <w:ins w:id="18834" w:author="James Vu" w:date="2024-04-18T23:29:00Z"/>
                    <w:b/>
                    <w:bCs/>
                    <w:color w:val="000000"/>
                  </w:rPr>
                </w:rPrChange>
              </w:rPr>
              <w:pPrChange w:id="18835" w:author="James Vu" w:date="2024-04-18T23:31:00Z">
                <w:pPr>
                  <w:jc w:val="right"/>
                </w:pPr>
              </w:pPrChange>
            </w:pPr>
            <w:ins w:id="18836" w:author="James Vu" w:date="2024-04-18T23:29:00Z">
              <w:r w:rsidRPr="00B053AF">
                <w:rPr>
                  <w:b/>
                  <w:bCs/>
                  <w:color w:val="000000"/>
                  <w:sz w:val="22"/>
                  <w:szCs w:val="22"/>
                  <w:rPrChange w:id="18837" w:author="James Vu" w:date="2024-04-18T23:51:00Z">
                    <w:rPr>
                      <w:b/>
                      <w:bCs/>
                      <w:color w:val="000000"/>
                    </w:rPr>
                  </w:rPrChange>
                </w:rPr>
                <w:t>878.095</w:t>
              </w:r>
            </w:ins>
          </w:p>
        </w:tc>
        <w:tc>
          <w:tcPr>
            <w:tcW w:w="1768" w:type="dxa"/>
            <w:shd w:val="clear" w:color="auto" w:fill="auto"/>
            <w:noWrap/>
            <w:vAlign w:val="center"/>
            <w:hideMark/>
            <w:tcPrChange w:id="18838"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19F50357" w14:textId="399B652A" w:rsidR="001873A6" w:rsidRPr="00B053AF" w:rsidRDefault="001873A6">
            <w:pPr>
              <w:jc w:val="center"/>
              <w:rPr>
                <w:ins w:id="18839" w:author="James Vu" w:date="2024-04-18T23:29:00Z"/>
                <w:b/>
                <w:bCs/>
                <w:color w:val="000000"/>
                <w:sz w:val="22"/>
                <w:szCs w:val="22"/>
                <w:rPrChange w:id="18840" w:author="James Vu" w:date="2024-04-18T23:51:00Z">
                  <w:rPr>
                    <w:ins w:id="18841" w:author="James Vu" w:date="2024-04-18T23:29:00Z"/>
                    <w:b/>
                    <w:bCs/>
                    <w:color w:val="000000"/>
                  </w:rPr>
                </w:rPrChange>
              </w:rPr>
              <w:pPrChange w:id="18842" w:author="James Vu" w:date="2024-04-18T23:31:00Z">
                <w:pPr>
                  <w:jc w:val="right"/>
                </w:pPr>
              </w:pPrChange>
            </w:pPr>
            <w:ins w:id="18843" w:author="James Vu" w:date="2024-04-18T23:29:00Z">
              <w:r w:rsidRPr="00B053AF">
                <w:rPr>
                  <w:b/>
                  <w:bCs/>
                  <w:color w:val="000000"/>
                  <w:sz w:val="22"/>
                  <w:szCs w:val="22"/>
                  <w:rPrChange w:id="18844" w:author="James Vu" w:date="2024-04-18T23:51:00Z">
                    <w:rPr>
                      <w:b/>
                      <w:bCs/>
                      <w:color w:val="000000"/>
                    </w:rPr>
                  </w:rPrChange>
                </w:rPr>
                <w:t>11.854.287</w:t>
              </w:r>
            </w:ins>
          </w:p>
        </w:tc>
        <w:tc>
          <w:tcPr>
            <w:tcW w:w="1487" w:type="dxa"/>
            <w:shd w:val="clear" w:color="auto" w:fill="auto"/>
            <w:vAlign w:val="center"/>
            <w:hideMark/>
            <w:tcPrChange w:id="18845"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678DED41" w14:textId="77777777" w:rsidR="001873A6" w:rsidRPr="00B053AF" w:rsidRDefault="001873A6">
            <w:pPr>
              <w:jc w:val="center"/>
              <w:rPr>
                <w:ins w:id="18846" w:author="James Vu" w:date="2024-04-18T23:29:00Z"/>
                <w:b/>
                <w:bCs/>
                <w:color w:val="000000"/>
                <w:sz w:val="22"/>
                <w:szCs w:val="22"/>
                <w:rPrChange w:id="18847" w:author="James Vu" w:date="2024-04-18T23:51:00Z">
                  <w:rPr>
                    <w:ins w:id="18848" w:author="James Vu" w:date="2024-04-18T23:29:00Z"/>
                    <w:b/>
                    <w:bCs/>
                    <w:color w:val="000000"/>
                  </w:rPr>
                </w:rPrChange>
              </w:rPr>
              <w:pPrChange w:id="18849" w:author="James Vu" w:date="2024-04-18T23:31:00Z">
                <w:pPr/>
              </w:pPrChange>
            </w:pPr>
            <w:ins w:id="18850" w:author="James Vu" w:date="2024-04-18T23:29:00Z">
              <w:r w:rsidRPr="00B053AF">
                <w:rPr>
                  <w:b/>
                  <w:bCs/>
                  <w:color w:val="000000"/>
                  <w:sz w:val="22"/>
                  <w:szCs w:val="22"/>
                  <w:rPrChange w:id="18851" w:author="James Vu" w:date="2024-04-18T23:51:00Z">
                    <w:rPr>
                      <w:b/>
                      <w:bCs/>
                      <w:color w:val="000000"/>
                    </w:rPr>
                  </w:rPrChange>
                </w:rPr>
                <w:t>Điểm c, Khoản 4 và Điểm b, Khoản 5, Điều 12 Nghị định 24/2024/NĐ-CP (Tối thiểu 3.000.000 cho mỗi hạng mục)</w:t>
              </w:r>
            </w:ins>
          </w:p>
        </w:tc>
      </w:tr>
      <w:tr w:rsidR="001873A6" w:rsidRPr="00B053AF" w14:paraId="664E4AF8" w14:textId="77777777" w:rsidTr="003C02FF">
        <w:trPr>
          <w:trHeight w:val="20"/>
          <w:ins w:id="18852" w:author="James Vu" w:date="2024-04-18T23:29:00Z"/>
          <w:trPrChange w:id="18853" w:author="James Vu" w:date="2024-04-19T00:25:00Z">
            <w:trPr>
              <w:trHeight w:val="675"/>
            </w:trPr>
          </w:trPrChange>
        </w:trPr>
        <w:tc>
          <w:tcPr>
            <w:tcW w:w="846" w:type="dxa"/>
            <w:shd w:val="clear" w:color="auto" w:fill="auto"/>
            <w:vAlign w:val="center"/>
            <w:hideMark/>
            <w:tcPrChange w:id="18854"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3AD98DA0" w14:textId="77777777" w:rsidR="001873A6" w:rsidRPr="00B053AF" w:rsidRDefault="001873A6" w:rsidP="001873A6">
            <w:pPr>
              <w:jc w:val="center"/>
              <w:rPr>
                <w:ins w:id="18855" w:author="James Vu" w:date="2024-04-18T23:29:00Z"/>
                <w:b/>
                <w:bCs/>
                <w:color w:val="000000"/>
                <w:sz w:val="22"/>
                <w:szCs w:val="22"/>
                <w:rPrChange w:id="18856" w:author="James Vu" w:date="2024-04-18T23:51:00Z">
                  <w:rPr>
                    <w:ins w:id="18857" w:author="James Vu" w:date="2024-04-18T23:29:00Z"/>
                    <w:b/>
                    <w:bCs/>
                    <w:color w:val="000000"/>
                  </w:rPr>
                </w:rPrChange>
              </w:rPr>
            </w:pPr>
            <w:ins w:id="18858" w:author="James Vu" w:date="2024-04-18T23:29:00Z">
              <w:r w:rsidRPr="00B053AF">
                <w:rPr>
                  <w:b/>
                  <w:bCs/>
                  <w:color w:val="000000"/>
                  <w:sz w:val="22"/>
                  <w:szCs w:val="22"/>
                  <w:rPrChange w:id="18859" w:author="James Vu" w:date="2024-04-18T23:51:00Z">
                    <w:rPr>
                      <w:b/>
                      <w:bCs/>
                      <w:color w:val="000000"/>
                    </w:rPr>
                  </w:rPrChange>
                </w:rPr>
                <w:t>1.2</w:t>
              </w:r>
            </w:ins>
          </w:p>
        </w:tc>
        <w:tc>
          <w:tcPr>
            <w:tcW w:w="2835" w:type="dxa"/>
            <w:shd w:val="clear" w:color="auto" w:fill="auto"/>
            <w:vAlign w:val="center"/>
            <w:hideMark/>
            <w:tcPrChange w:id="18860"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471B0C24" w14:textId="77777777" w:rsidR="001873A6" w:rsidRPr="00B053AF" w:rsidRDefault="001873A6">
            <w:pPr>
              <w:jc w:val="center"/>
              <w:rPr>
                <w:ins w:id="18861" w:author="James Vu" w:date="2024-04-18T23:29:00Z"/>
                <w:b/>
                <w:bCs/>
                <w:color w:val="000000"/>
                <w:sz w:val="22"/>
                <w:szCs w:val="22"/>
                <w:rPrChange w:id="18862" w:author="James Vu" w:date="2024-04-18T23:51:00Z">
                  <w:rPr>
                    <w:ins w:id="18863" w:author="James Vu" w:date="2024-04-18T23:29:00Z"/>
                    <w:b/>
                    <w:bCs/>
                    <w:color w:val="000000"/>
                  </w:rPr>
                </w:rPrChange>
              </w:rPr>
              <w:pPrChange w:id="18864" w:author="James Vu" w:date="2024-04-18T23:31:00Z">
                <w:pPr/>
              </w:pPrChange>
            </w:pPr>
            <w:ins w:id="18865" w:author="James Vu" w:date="2024-04-18T23:29:00Z">
              <w:r w:rsidRPr="00B053AF">
                <w:rPr>
                  <w:b/>
                  <w:bCs/>
                  <w:color w:val="000000"/>
                  <w:sz w:val="22"/>
                  <w:szCs w:val="22"/>
                  <w:rPrChange w:id="18866" w:author="James Vu" w:date="2024-04-18T23:51:00Z">
                    <w:rPr>
                      <w:b/>
                      <w:bCs/>
                      <w:color w:val="000000"/>
                    </w:rPr>
                  </w:rPrChange>
                </w:rPr>
                <w:t>Thẩm định hồ sơ mời thầu; Thẩm định kết quả lựa chọn nhà thầu</w:t>
              </w:r>
            </w:ins>
          </w:p>
        </w:tc>
        <w:tc>
          <w:tcPr>
            <w:tcW w:w="1134" w:type="dxa"/>
            <w:shd w:val="clear" w:color="auto" w:fill="auto"/>
            <w:vAlign w:val="center"/>
            <w:hideMark/>
            <w:tcPrChange w:id="18867"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73AD92D2" w14:textId="1984C83D" w:rsidR="001873A6" w:rsidRPr="00B053AF" w:rsidRDefault="001873A6" w:rsidP="001873A6">
            <w:pPr>
              <w:jc w:val="center"/>
              <w:rPr>
                <w:ins w:id="18868" w:author="James Vu" w:date="2024-04-18T23:29:00Z"/>
                <w:b/>
                <w:bCs/>
                <w:color w:val="000000"/>
                <w:sz w:val="22"/>
                <w:szCs w:val="22"/>
                <w:rPrChange w:id="18869" w:author="James Vu" w:date="2024-04-18T23:51:00Z">
                  <w:rPr>
                    <w:ins w:id="18870" w:author="James Vu" w:date="2024-04-18T23:29:00Z"/>
                    <w:b/>
                    <w:bCs/>
                    <w:color w:val="000000"/>
                  </w:rPr>
                </w:rPrChange>
              </w:rPr>
            </w:pPr>
          </w:p>
        </w:tc>
        <w:tc>
          <w:tcPr>
            <w:tcW w:w="1134" w:type="dxa"/>
            <w:shd w:val="clear" w:color="auto" w:fill="auto"/>
            <w:vAlign w:val="center"/>
            <w:hideMark/>
            <w:tcPrChange w:id="1887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64E68902" w14:textId="160286AF" w:rsidR="001873A6" w:rsidRPr="00B053AF" w:rsidRDefault="001873A6" w:rsidP="001873A6">
            <w:pPr>
              <w:jc w:val="center"/>
              <w:rPr>
                <w:ins w:id="18872" w:author="James Vu" w:date="2024-04-18T23:29:00Z"/>
                <w:b/>
                <w:bCs/>
                <w:color w:val="000000"/>
                <w:sz w:val="22"/>
                <w:szCs w:val="22"/>
                <w:rPrChange w:id="18873" w:author="James Vu" w:date="2024-04-18T23:51:00Z">
                  <w:rPr>
                    <w:ins w:id="18874" w:author="James Vu" w:date="2024-04-18T23:29:00Z"/>
                    <w:b/>
                    <w:bCs/>
                    <w:color w:val="000000"/>
                  </w:rPr>
                </w:rPrChange>
              </w:rPr>
            </w:pPr>
          </w:p>
        </w:tc>
        <w:tc>
          <w:tcPr>
            <w:tcW w:w="1843" w:type="dxa"/>
            <w:shd w:val="clear" w:color="auto" w:fill="auto"/>
            <w:vAlign w:val="center"/>
            <w:hideMark/>
            <w:tcPrChange w:id="18875"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B230231" w14:textId="79F595BA" w:rsidR="001873A6" w:rsidRPr="00B053AF" w:rsidRDefault="001873A6" w:rsidP="001873A6">
            <w:pPr>
              <w:jc w:val="center"/>
              <w:rPr>
                <w:ins w:id="18876" w:author="James Vu" w:date="2024-04-18T23:29:00Z"/>
                <w:b/>
                <w:bCs/>
                <w:color w:val="000000"/>
                <w:sz w:val="22"/>
                <w:szCs w:val="22"/>
                <w:rPrChange w:id="18877" w:author="James Vu" w:date="2024-04-18T23:51:00Z">
                  <w:rPr>
                    <w:ins w:id="18878" w:author="James Vu" w:date="2024-04-18T23:29:00Z"/>
                    <w:b/>
                    <w:bCs/>
                    <w:color w:val="000000"/>
                  </w:rPr>
                </w:rPrChange>
              </w:rPr>
            </w:pPr>
          </w:p>
        </w:tc>
        <w:tc>
          <w:tcPr>
            <w:tcW w:w="1842" w:type="dxa"/>
            <w:shd w:val="clear" w:color="auto" w:fill="auto"/>
            <w:vAlign w:val="center"/>
            <w:hideMark/>
            <w:tcPrChange w:id="18879"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0918044B" w14:textId="454F84EB" w:rsidR="001873A6" w:rsidRPr="00B053AF" w:rsidRDefault="001873A6">
            <w:pPr>
              <w:jc w:val="center"/>
              <w:rPr>
                <w:ins w:id="18880" w:author="James Vu" w:date="2024-04-18T23:29:00Z"/>
                <w:b/>
                <w:bCs/>
                <w:color w:val="000000"/>
                <w:sz w:val="22"/>
                <w:szCs w:val="22"/>
                <w:rPrChange w:id="18881" w:author="James Vu" w:date="2024-04-18T23:51:00Z">
                  <w:rPr>
                    <w:ins w:id="18882" w:author="James Vu" w:date="2024-04-18T23:29:00Z"/>
                    <w:b/>
                    <w:bCs/>
                    <w:color w:val="000000"/>
                  </w:rPr>
                </w:rPrChange>
              </w:rPr>
              <w:pPrChange w:id="18883" w:author="James Vu" w:date="2024-04-18T23:31:00Z">
                <w:pPr/>
              </w:pPrChange>
            </w:pPr>
            <w:ins w:id="18884" w:author="James Vu" w:date="2024-04-18T23:29:00Z">
              <w:r w:rsidRPr="00B053AF">
                <w:rPr>
                  <w:b/>
                  <w:bCs/>
                  <w:color w:val="000000"/>
                  <w:sz w:val="22"/>
                  <w:szCs w:val="22"/>
                  <w:rPrChange w:id="18885" w:author="James Vu" w:date="2024-04-18T23:51:00Z">
                    <w:rPr>
                      <w:b/>
                      <w:bCs/>
                      <w:color w:val="000000"/>
                    </w:rPr>
                  </w:rPrChange>
                </w:rPr>
                <w:t>5.744.048</w:t>
              </w:r>
            </w:ins>
          </w:p>
        </w:tc>
        <w:tc>
          <w:tcPr>
            <w:tcW w:w="1560" w:type="dxa"/>
            <w:shd w:val="clear" w:color="auto" w:fill="auto"/>
            <w:vAlign w:val="center"/>
            <w:hideMark/>
            <w:tcPrChange w:id="18886"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796979B3" w14:textId="3B04CE01" w:rsidR="001873A6" w:rsidRPr="00B053AF" w:rsidRDefault="001873A6">
            <w:pPr>
              <w:jc w:val="center"/>
              <w:rPr>
                <w:ins w:id="18887" w:author="James Vu" w:date="2024-04-18T23:29:00Z"/>
                <w:b/>
                <w:bCs/>
                <w:color w:val="000000"/>
                <w:sz w:val="22"/>
                <w:szCs w:val="22"/>
                <w:rPrChange w:id="18888" w:author="James Vu" w:date="2024-04-18T23:51:00Z">
                  <w:rPr>
                    <w:ins w:id="18889" w:author="James Vu" w:date="2024-04-18T23:29:00Z"/>
                    <w:b/>
                    <w:bCs/>
                    <w:color w:val="000000"/>
                  </w:rPr>
                </w:rPrChange>
              </w:rPr>
              <w:pPrChange w:id="18890" w:author="James Vu" w:date="2024-04-18T23:31:00Z">
                <w:pPr/>
              </w:pPrChange>
            </w:pPr>
            <w:ins w:id="18891" w:author="James Vu" w:date="2024-04-18T23:29:00Z">
              <w:r w:rsidRPr="00B053AF">
                <w:rPr>
                  <w:b/>
                  <w:bCs/>
                  <w:color w:val="000000"/>
                  <w:sz w:val="22"/>
                  <w:szCs w:val="22"/>
                  <w:rPrChange w:id="18892" w:author="James Vu" w:date="2024-04-18T23:51:00Z">
                    <w:rPr>
                      <w:b/>
                      <w:bCs/>
                      <w:color w:val="000000"/>
                    </w:rPr>
                  </w:rPrChange>
                </w:rPr>
                <w:t>459.524</w:t>
              </w:r>
            </w:ins>
          </w:p>
        </w:tc>
        <w:tc>
          <w:tcPr>
            <w:tcW w:w="1768" w:type="dxa"/>
            <w:shd w:val="clear" w:color="auto" w:fill="auto"/>
            <w:vAlign w:val="center"/>
            <w:hideMark/>
            <w:tcPrChange w:id="18893"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5E6EBAAB" w14:textId="706A48EA" w:rsidR="001873A6" w:rsidRPr="00B053AF" w:rsidRDefault="001873A6">
            <w:pPr>
              <w:jc w:val="center"/>
              <w:rPr>
                <w:ins w:id="18894" w:author="James Vu" w:date="2024-04-18T23:29:00Z"/>
                <w:b/>
                <w:bCs/>
                <w:color w:val="000000"/>
                <w:sz w:val="22"/>
                <w:szCs w:val="22"/>
                <w:rPrChange w:id="18895" w:author="James Vu" w:date="2024-04-18T23:51:00Z">
                  <w:rPr>
                    <w:ins w:id="18896" w:author="James Vu" w:date="2024-04-18T23:29:00Z"/>
                    <w:b/>
                    <w:bCs/>
                    <w:color w:val="000000"/>
                  </w:rPr>
                </w:rPrChange>
              </w:rPr>
              <w:pPrChange w:id="18897" w:author="James Vu" w:date="2024-04-18T23:31:00Z">
                <w:pPr/>
              </w:pPrChange>
            </w:pPr>
            <w:ins w:id="18898" w:author="James Vu" w:date="2024-04-18T23:29:00Z">
              <w:r w:rsidRPr="00B053AF">
                <w:rPr>
                  <w:b/>
                  <w:bCs/>
                  <w:color w:val="000000"/>
                  <w:sz w:val="22"/>
                  <w:szCs w:val="22"/>
                  <w:rPrChange w:id="18899" w:author="James Vu" w:date="2024-04-18T23:51:00Z">
                    <w:rPr>
                      <w:b/>
                      <w:bCs/>
                      <w:color w:val="000000"/>
                    </w:rPr>
                  </w:rPrChange>
                </w:rPr>
                <w:t>6.203.572</w:t>
              </w:r>
            </w:ins>
          </w:p>
        </w:tc>
        <w:tc>
          <w:tcPr>
            <w:tcW w:w="1487" w:type="dxa"/>
            <w:shd w:val="clear" w:color="auto" w:fill="auto"/>
            <w:vAlign w:val="center"/>
            <w:hideMark/>
            <w:tcPrChange w:id="1890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58FC0883" w14:textId="387C35D7" w:rsidR="001873A6" w:rsidRPr="00B053AF" w:rsidRDefault="001873A6">
            <w:pPr>
              <w:jc w:val="center"/>
              <w:rPr>
                <w:ins w:id="18901" w:author="James Vu" w:date="2024-04-18T23:29:00Z"/>
                <w:b/>
                <w:bCs/>
                <w:color w:val="000000"/>
                <w:sz w:val="22"/>
                <w:szCs w:val="22"/>
                <w:rPrChange w:id="18902" w:author="James Vu" w:date="2024-04-18T23:51:00Z">
                  <w:rPr>
                    <w:ins w:id="18903" w:author="James Vu" w:date="2024-04-18T23:29:00Z"/>
                    <w:b/>
                    <w:bCs/>
                    <w:color w:val="000000"/>
                  </w:rPr>
                </w:rPrChange>
              </w:rPr>
              <w:pPrChange w:id="18904" w:author="James Vu" w:date="2024-04-18T23:31:00Z">
                <w:pPr/>
              </w:pPrChange>
            </w:pPr>
          </w:p>
        </w:tc>
      </w:tr>
      <w:tr w:rsidR="001873A6" w:rsidRPr="00B053AF" w14:paraId="7BE92AAD" w14:textId="77777777" w:rsidTr="003C02FF">
        <w:trPr>
          <w:trHeight w:val="20"/>
          <w:ins w:id="18905" w:author="James Vu" w:date="2024-04-18T23:29:00Z"/>
          <w:trPrChange w:id="18906" w:author="James Vu" w:date="2024-04-19T00:25:00Z">
            <w:trPr>
              <w:trHeight w:val="20"/>
            </w:trPr>
          </w:trPrChange>
        </w:trPr>
        <w:tc>
          <w:tcPr>
            <w:tcW w:w="846" w:type="dxa"/>
            <w:shd w:val="clear" w:color="auto" w:fill="auto"/>
            <w:vAlign w:val="center"/>
            <w:hideMark/>
            <w:tcPrChange w:id="18907"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3271880E" w14:textId="77777777" w:rsidR="001873A6" w:rsidRPr="00B053AF" w:rsidRDefault="001873A6" w:rsidP="001873A6">
            <w:pPr>
              <w:jc w:val="center"/>
              <w:rPr>
                <w:ins w:id="18908" w:author="James Vu" w:date="2024-04-18T23:29:00Z"/>
                <w:i/>
                <w:iCs/>
                <w:color w:val="000000"/>
                <w:sz w:val="22"/>
                <w:szCs w:val="22"/>
                <w:rPrChange w:id="18909" w:author="James Vu" w:date="2024-04-18T23:51:00Z">
                  <w:rPr>
                    <w:ins w:id="18910" w:author="James Vu" w:date="2024-04-18T23:29:00Z"/>
                    <w:i/>
                    <w:iCs/>
                    <w:color w:val="000000"/>
                  </w:rPr>
                </w:rPrChange>
              </w:rPr>
            </w:pPr>
            <w:ins w:id="18911" w:author="James Vu" w:date="2024-04-18T23:29:00Z">
              <w:r w:rsidRPr="00B053AF">
                <w:rPr>
                  <w:i/>
                  <w:iCs/>
                  <w:color w:val="000000"/>
                  <w:sz w:val="22"/>
                  <w:szCs w:val="22"/>
                  <w:rPrChange w:id="18912" w:author="James Vu" w:date="2024-04-18T23:51:00Z">
                    <w:rPr>
                      <w:i/>
                      <w:iCs/>
                      <w:color w:val="000000"/>
                    </w:rPr>
                  </w:rPrChange>
                </w:rPr>
                <w:t>a</w:t>
              </w:r>
            </w:ins>
          </w:p>
        </w:tc>
        <w:tc>
          <w:tcPr>
            <w:tcW w:w="2835" w:type="dxa"/>
            <w:shd w:val="clear" w:color="auto" w:fill="auto"/>
            <w:vAlign w:val="center"/>
            <w:hideMark/>
            <w:tcPrChange w:id="18913"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487D3E14" w14:textId="77777777" w:rsidR="001873A6" w:rsidRPr="00B053AF" w:rsidRDefault="001873A6">
            <w:pPr>
              <w:jc w:val="center"/>
              <w:rPr>
                <w:ins w:id="18914" w:author="James Vu" w:date="2024-04-18T23:29:00Z"/>
                <w:i/>
                <w:iCs/>
                <w:color w:val="000000"/>
                <w:sz w:val="22"/>
                <w:szCs w:val="22"/>
                <w:rPrChange w:id="18915" w:author="James Vu" w:date="2024-04-18T23:51:00Z">
                  <w:rPr>
                    <w:ins w:id="18916" w:author="James Vu" w:date="2024-04-18T23:29:00Z"/>
                    <w:i/>
                    <w:iCs/>
                    <w:color w:val="000000"/>
                  </w:rPr>
                </w:rPrChange>
              </w:rPr>
              <w:pPrChange w:id="18917" w:author="James Vu" w:date="2024-04-18T23:31:00Z">
                <w:pPr/>
              </w:pPrChange>
            </w:pPr>
            <w:ins w:id="18918" w:author="James Vu" w:date="2024-04-18T23:29:00Z">
              <w:r w:rsidRPr="00B053AF">
                <w:rPr>
                  <w:i/>
                  <w:iCs/>
                  <w:color w:val="000000"/>
                  <w:sz w:val="22"/>
                  <w:szCs w:val="22"/>
                  <w:rPrChange w:id="18919" w:author="James Vu" w:date="2024-04-18T23:51:00Z">
                    <w:rPr>
                      <w:i/>
                      <w:iCs/>
                      <w:color w:val="000000"/>
                    </w:rPr>
                  </w:rPrChange>
                </w:rPr>
                <w:t>Thẩm định hồ sơ mời thầu</w:t>
              </w:r>
            </w:ins>
          </w:p>
        </w:tc>
        <w:tc>
          <w:tcPr>
            <w:tcW w:w="1134" w:type="dxa"/>
            <w:shd w:val="clear" w:color="auto" w:fill="auto"/>
            <w:vAlign w:val="center"/>
            <w:hideMark/>
            <w:tcPrChange w:id="18920"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7C35990" w14:textId="77777777" w:rsidR="001873A6" w:rsidRPr="00B053AF" w:rsidRDefault="001873A6" w:rsidP="001873A6">
            <w:pPr>
              <w:jc w:val="center"/>
              <w:rPr>
                <w:ins w:id="18921" w:author="James Vu" w:date="2024-04-18T23:29:00Z"/>
                <w:i/>
                <w:iCs/>
                <w:color w:val="000000"/>
                <w:sz w:val="22"/>
                <w:szCs w:val="22"/>
                <w:rPrChange w:id="18922" w:author="James Vu" w:date="2024-04-18T23:51:00Z">
                  <w:rPr>
                    <w:ins w:id="18923" w:author="James Vu" w:date="2024-04-18T23:29:00Z"/>
                    <w:i/>
                    <w:iCs/>
                    <w:color w:val="000000"/>
                  </w:rPr>
                </w:rPrChange>
              </w:rPr>
            </w:pPr>
            <w:ins w:id="18924" w:author="James Vu" w:date="2024-04-18T23:29:00Z">
              <w:r w:rsidRPr="00B053AF">
                <w:rPr>
                  <w:i/>
                  <w:iCs/>
                  <w:color w:val="000000"/>
                  <w:sz w:val="22"/>
                  <w:szCs w:val="22"/>
                  <w:rPrChange w:id="18925" w:author="James Vu" w:date="2024-04-18T23:51:00Z">
                    <w:rPr>
                      <w:i/>
                      <w:iCs/>
                      <w:color w:val="000000"/>
                    </w:rPr>
                  </w:rPrChange>
                </w:rPr>
                <w:t>0,1000%</w:t>
              </w:r>
            </w:ins>
          </w:p>
        </w:tc>
        <w:tc>
          <w:tcPr>
            <w:tcW w:w="1134" w:type="dxa"/>
            <w:shd w:val="clear" w:color="auto" w:fill="auto"/>
            <w:vAlign w:val="center"/>
            <w:hideMark/>
            <w:tcPrChange w:id="18926"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6C4FAA0C" w14:textId="77777777" w:rsidR="001873A6" w:rsidRPr="00B053AF" w:rsidRDefault="001873A6" w:rsidP="001873A6">
            <w:pPr>
              <w:jc w:val="center"/>
              <w:rPr>
                <w:ins w:id="18927" w:author="James Vu" w:date="2024-04-18T23:29:00Z"/>
                <w:i/>
                <w:iCs/>
                <w:color w:val="000000"/>
                <w:sz w:val="22"/>
                <w:szCs w:val="22"/>
                <w:rPrChange w:id="18928" w:author="James Vu" w:date="2024-04-18T23:51:00Z">
                  <w:rPr>
                    <w:ins w:id="18929" w:author="James Vu" w:date="2024-04-18T23:29:00Z"/>
                    <w:i/>
                    <w:iCs/>
                    <w:color w:val="000000"/>
                  </w:rPr>
                </w:rPrChange>
              </w:rPr>
            </w:pPr>
            <w:ins w:id="18930" w:author="James Vu" w:date="2024-04-18T23:29:00Z">
              <w:r w:rsidRPr="00B053AF">
                <w:rPr>
                  <w:i/>
                  <w:iCs/>
                  <w:color w:val="000000"/>
                  <w:sz w:val="22"/>
                  <w:szCs w:val="22"/>
                  <w:rPrChange w:id="18931" w:author="James Vu" w:date="2024-04-18T23:51:00Z">
                    <w:rPr>
                      <w:i/>
                      <w:iCs/>
                      <w:color w:val="000000"/>
                    </w:rPr>
                  </w:rPrChange>
                </w:rPr>
                <w:t>x G</w:t>
              </w:r>
              <w:r w:rsidRPr="00B053AF">
                <w:rPr>
                  <w:i/>
                  <w:iCs/>
                  <w:color w:val="000000"/>
                  <w:sz w:val="22"/>
                  <w:szCs w:val="22"/>
                  <w:vertAlign w:val="subscript"/>
                  <w:rPrChange w:id="18932" w:author="James Vu" w:date="2024-04-18T23:51:00Z">
                    <w:rPr>
                      <w:i/>
                      <w:iCs/>
                      <w:color w:val="000000"/>
                      <w:vertAlign w:val="subscript"/>
                    </w:rPr>
                  </w:rPrChange>
                </w:rPr>
                <w:t>QL</w:t>
              </w:r>
              <w:r w:rsidRPr="00B053AF">
                <w:rPr>
                  <w:i/>
                  <w:iCs/>
                  <w:color w:val="000000"/>
                  <w:sz w:val="22"/>
                  <w:szCs w:val="22"/>
                  <w:rPrChange w:id="18933" w:author="James Vu" w:date="2024-04-18T23:51:00Z">
                    <w:rPr>
                      <w:i/>
                      <w:iCs/>
                      <w:color w:val="000000"/>
                    </w:rPr>
                  </w:rPrChange>
                </w:rPr>
                <w:t xml:space="preserve"> (Sau VAT)</w:t>
              </w:r>
            </w:ins>
          </w:p>
        </w:tc>
        <w:tc>
          <w:tcPr>
            <w:tcW w:w="1843" w:type="dxa"/>
            <w:shd w:val="clear" w:color="auto" w:fill="auto"/>
            <w:vAlign w:val="center"/>
            <w:hideMark/>
            <w:tcPrChange w:id="1893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73B8C2A" w14:textId="4083B931" w:rsidR="001873A6" w:rsidRPr="00B053AF" w:rsidRDefault="001873A6" w:rsidP="001873A6">
            <w:pPr>
              <w:jc w:val="center"/>
              <w:rPr>
                <w:ins w:id="18935" w:author="James Vu" w:date="2024-04-18T23:29:00Z"/>
                <w:i/>
                <w:iCs/>
                <w:color w:val="000000"/>
                <w:sz w:val="22"/>
                <w:szCs w:val="22"/>
                <w:rPrChange w:id="18936" w:author="James Vu" w:date="2024-04-18T23:51:00Z">
                  <w:rPr>
                    <w:ins w:id="18937" w:author="James Vu" w:date="2024-04-18T23:29:00Z"/>
                    <w:i/>
                    <w:iCs/>
                    <w:color w:val="000000"/>
                  </w:rPr>
                </w:rPrChange>
              </w:rPr>
            </w:pPr>
            <w:ins w:id="18938" w:author="James Vu" w:date="2024-04-18T23:29:00Z">
              <w:r w:rsidRPr="00B053AF">
                <w:rPr>
                  <w:i/>
                  <w:iCs/>
                  <w:color w:val="000000"/>
                  <w:sz w:val="22"/>
                  <w:szCs w:val="22"/>
                  <w:rPrChange w:id="18939" w:author="James Vu" w:date="2024-04-18T23:51:00Z">
                    <w:rPr>
                      <w:i/>
                      <w:iCs/>
                      <w:color w:val="000000"/>
                    </w:rPr>
                  </w:rPrChange>
                </w:rPr>
                <w:t>2.744.048.045</w:t>
              </w:r>
            </w:ins>
          </w:p>
        </w:tc>
        <w:tc>
          <w:tcPr>
            <w:tcW w:w="1842" w:type="dxa"/>
            <w:shd w:val="clear" w:color="auto" w:fill="auto"/>
            <w:noWrap/>
            <w:vAlign w:val="center"/>
            <w:hideMark/>
            <w:tcPrChange w:id="18940"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527D0032" w14:textId="603DE22D" w:rsidR="001873A6" w:rsidRPr="00B053AF" w:rsidRDefault="001873A6">
            <w:pPr>
              <w:jc w:val="center"/>
              <w:rPr>
                <w:ins w:id="18941" w:author="James Vu" w:date="2024-04-18T23:29:00Z"/>
                <w:i/>
                <w:iCs/>
                <w:color w:val="000000"/>
                <w:sz w:val="22"/>
                <w:szCs w:val="22"/>
                <w:rPrChange w:id="18942" w:author="James Vu" w:date="2024-04-18T23:51:00Z">
                  <w:rPr>
                    <w:ins w:id="18943" w:author="James Vu" w:date="2024-04-18T23:29:00Z"/>
                    <w:i/>
                    <w:iCs/>
                    <w:color w:val="000000"/>
                  </w:rPr>
                </w:rPrChange>
              </w:rPr>
              <w:pPrChange w:id="18944" w:author="James Vu" w:date="2024-04-18T23:31:00Z">
                <w:pPr>
                  <w:jc w:val="right"/>
                </w:pPr>
              </w:pPrChange>
            </w:pPr>
            <w:ins w:id="18945" w:author="James Vu" w:date="2024-04-18T23:29:00Z">
              <w:r w:rsidRPr="00B053AF">
                <w:rPr>
                  <w:i/>
                  <w:iCs/>
                  <w:color w:val="000000"/>
                  <w:sz w:val="22"/>
                  <w:szCs w:val="22"/>
                  <w:rPrChange w:id="18946" w:author="James Vu" w:date="2024-04-18T23:51:00Z">
                    <w:rPr>
                      <w:i/>
                      <w:iCs/>
                      <w:color w:val="000000"/>
                    </w:rPr>
                  </w:rPrChange>
                </w:rPr>
                <w:t>2.744.048</w:t>
              </w:r>
            </w:ins>
          </w:p>
        </w:tc>
        <w:tc>
          <w:tcPr>
            <w:tcW w:w="1560" w:type="dxa"/>
            <w:shd w:val="clear" w:color="auto" w:fill="auto"/>
            <w:noWrap/>
            <w:vAlign w:val="center"/>
            <w:hideMark/>
            <w:tcPrChange w:id="18947"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207D6F4F" w14:textId="3CD8B792" w:rsidR="001873A6" w:rsidRPr="00B053AF" w:rsidRDefault="001873A6">
            <w:pPr>
              <w:jc w:val="center"/>
              <w:rPr>
                <w:ins w:id="18948" w:author="James Vu" w:date="2024-04-18T23:29:00Z"/>
                <w:i/>
                <w:iCs/>
                <w:color w:val="000000"/>
                <w:sz w:val="22"/>
                <w:szCs w:val="22"/>
                <w:rPrChange w:id="18949" w:author="James Vu" w:date="2024-04-18T23:51:00Z">
                  <w:rPr>
                    <w:ins w:id="18950" w:author="James Vu" w:date="2024-04-18T23:29:00Z"/>
                    <w:i/>
                    <w:iCs/>
                    <w:color w:val="000000"/>
                  </w:rPr>
                </w:rPrChange>
              </w:rPr>
              <w:pPrChange w:id="18951" w:author="James Vu" w:date="2024-04-18T23:31:00Z">
                <w:pPr>
                  <w:jc w:val="right"/>
                </w:pPr>
              </w:pPrChange>
            </w:pPr>
            <w:ins w:id="18952" w:author="James Vu" w:date="2024-04-18T23:29:00Z">
              <w:r w:rsidRPr="00B053AF">
                <w:rPr>
                  <w:i/>
                  <w:iCs/>
                  <w:color w:val="000000"/>
                  <w:sz w:val="22"/>
                  <w:szCs w:val="22"/>
                  <w:rPrChange w:id="18953" w:author="James Vu" w:date="2024-04-18T23:51:00Z">
                    <w:rPr>
                      <w:i/>
                      <w:iCs/>
                      <w:color w:val="000000"/>
                    </w:rPr>
                  </w:rPrChange>
                </w:rPr>
                <w:t>219.524</w:t>
              </w:r>
            </w:ins>
          </w:p>
        </w:tc>
        <w:tc>
          <w:tcPr>
            <w:tcW w:w="1768" w:type="dxa"/>
            <w:shd w:val="clear" w:color="auto" w:fill="auto"/>
            <w:noWrap/>
            <w:vAlign w:val="center"/>
            <w:hideMark/>
            <w:tcPrChange w:id="18954"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0723E7D2" w14:textId="69E1EA7B" w:rsidR="001873A6" w:rsidRPr="00B053AF" w:rsidRDefault="001873A6">
            <w:pPr>
              <w:jc w:val="center"/>
              <w:rPr>
                <w:ins w:id="18955" w:author="James Vu" w:date="2024-04-18T23:29:00Z"/>
                <w:i/>
                <w:iCs/>
                <w:color w:val="000000"/>
                <w:sz w:val="22"/>
                <w:szCs w:val="22"/>
                <w:rPrChange w:id="18956" w:author="James Vu" w:date="2024-04-18T23:51:00Z">
                  <w:rPr>
                    <w:ins w:id="18957" w:author="James Vu" w:date="2024-04-18T23:29:00Z"/>
                    <w:i/>
                    <w:iCs/>
                    <w:color w:val="000000"/>
                  </w:rPr>
                </w:rPrChange>
              </w:rPr>
              <w:pPrChange w:id="18958" w:author="James Vu" w:date="2024-04-18T23:31:00Z">
                <w:pPr>
                  <w:jc w:val="right"/>
                </w:pPr>
              </w:pPrChange>
            </w:pPr>
            <w:ins w:id="18959" w:author="James Vu" w:date="2024-04-18T23:29:00Z">
              <w:r w:rsidRPr="00B053AF">
                <w:rPr>
                  <w:i/>
                  <w:iCs/>
                  <w:color w:val="000000"/>
                  <w:sz w:val="22"/>
                  <w:szCs w:val="22"/>
                  <w:rPrChange w:id="18960" w:author="James Vu" w:date="2024-04-18T23:51:00Z">
                    <w:rPr>
                      <w:i/>
                      <w:iCs/>
                      <w:color w:val="000000"/>
                    </w:rPr>
                  </w:rPrChange>
                </w:rPr>
                <w:t>2.963.572</w:t>
              </w:r>
            </w:ins>
          </w:p>
        </w:tc>
        <w:tc>
          <w:tcPr>
            <w:tcW w:w="1487" w:type="dxa"/>
            <w:shd w:val="clear" w:color="auto" w:fill="auto"/>
            <w:vAlign w:val="center"/>
            <w:hideMark/>
            <w:tcPrChange w:id="18961"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078106A9" w14:textId="77777777" w:rsidR="001873A6" w:rsidRPr="00B053AF" w:rsidRDefault="001873A6">
            <w:pPr>
              <w:jc w:val="center"/>
              <w:rPr>
                <w:ins w:id="18962" w:author="James Vu" w:date="2024-04-18T23:29:00Z"/>
                <w:i/>
                <w:iCs/>
                <w:color w:val="000000"/>
                <w:sz w:val="22"/>
                <w:szCs w:val="22"/>
                <w:rPrChange w:id="18963" w:author="James Vu" w:date="2024-04-18T23:51:00Z">
                  <w:rPr>
                    <w:ins w:id="18964" w:author="James Vu" w:date="2024-04-18T23:29:00Z"/>
                    <w:i/>
                    <w:iCs/>
                    <w:color w:val="000000"/>
                  </w:rPr>
                </w:rPrChange>
              </w:rPr>
              <w:pPrChange w:id="18965" w:author="James Vu" w:date="2024-04-18T23:31:00Z">
                <w:pPr/>
              </w:pPrChange>
            </w:pPr>
            <w:ins w:id="18966" w:author="James Vu" w:date="2024-04-18T23:29:00Z">
              <w:r w:rsidRPr="00B053AF">
                <w:rPr>
                  <w:i/>
                  <w:iCs/>
                  <w:color w:val="000000"/>
                  <w:sz w:val="22"/>
                  <w:szCs w:val="22"/>
                  <w:rPrChange w:id="18967" w:author="James Vu" w:date="2024-04-18T23:51:00Z">
                    <w:rPr>
                      <w:i/>
                      <w:iCs/>
                      <w:color w:val="000000"/>
                    </w:rPr>
                  </w:rPrChange>
                </w:rPr>
                <w:t>Điểm d, Khoản 4 Điều 12 Nghị định 24/2024/NĐ-CP (Tối thiểu 2.000.000)</w:t>
              </w:r>
            </w:ins>
          </w:p>
        </w:tc>
      </w:tr>
      <w:tr w:rsidR="001873A6" w:rsidRPr="00B053AF" w14:paraId="09E6AEAC" w14:textId="77777777" w:rsidTr="003C02FF">
        <w:trPr>
          <w:trHeight w:val="20"/>
          <w:ins w:id="18968" w:author="James Vu" w:date="2024-04-18T23:29:00Z"/>
          <w:trPrChange w:id="18969" w:author="James Vu" w:date="2024-04-19T00:25:00Z">
            <w:trPr>
              <w:trHeight w:val="20"/>
            </w:trPr>
          </w:trPrChange>
        </w:trPr>
        <w:tc>
          <w:tcPr>
            <w:tcW w:w="846" w:type="dxa"/>
            <w:shd w:val="clear" w:color="auto" w:fill="auto"/>
            <w:vAlign w:val="center"/>
            <w:hideMark/>
            <w:tcPrChange w:id="18970"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3B173246" w14:textId="77777777" w:rsidR="001873A6" w:rsidRPr="00B053AF" w:rsidRDefault="001873A6" w:rsidP="001873A6">
            <w:pPr>
              <w:jc w:val="center"/>
              <w:rPr>
                <w:ins w:id="18971" w:author="James Vu" w:date="2024-04-18T23:29:00Z"/>
                <w:i/>
                <w:iCs/>
                <w:color w:val="000000"/>
                <w:sz w:val="22"/>
                <w:szCs w:val="22"/>
                <w:rPrChange w:id="18972" w:author="James Vu" w:date="2024-04-18T23:51:00Z">
                  <w:rPr>
                    <w:ins w:id="18973" w:author="James Vu" w:date="2024-04-18T23:29:00Z"/>
                    <w:i/>
                    <w:iCs/>
                    <w:color w:val="000000"/>
                  </w:rPr>
                </w:rPrChange>
              </w:rPr>
            </w:pPr>
            <w:ins w:id="18974" w:author="James Vu" w:date="2024-04-18T23:29:00Z">
              <w:r w:rsidRPr="00B053AF">
                <w:rPr>
                  <w:i/>
                  <w:iCs/>
                  <w:color w:val="000000"/>
                  <w:sz w:val="22"/>
                  <w:szCs w:val="22"/>
                  <w:rPrChange w:id="18975" w:author="James Vu" w:date="2024-04-18T23:51:00Z">
                    <w:rPr>
                      <w:i/>
                      <w:iCs/>
                      <w:color w:val="000000"/>
                    </w:rPr>
                  </w:rPrChange>
                </w:rPr>
                <w:t>b</w:t>
              </w:r>
            </w:ins>
          </w:p>
        </w:tc>
        <w:tc>
          <w:tcPr>
            <w:tcW w:w="2835" w:type="dxa"/>
            <w:shd w:val="clear" w:color="auto" w:fill="auto"/>
            <w:vAlign w:val="center"/>
            <w:hideMark/>
            <w:tcPrChange w:id="18976"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03F071D6" w14:textId="77777777" w:rsidR="001873A6" w:rsidRPr="00B053AF" w:rsidRDefault="001873A6">
            <w:pPr>
              <w:jc w:val="center"/>
              <w:rPr>
                <w:ins w:id="18977" w:author="James Vu" w:date="2024-04-18T23:29:00Z"/>
                <w:i/>
                <w:iCs/>
                <w:color w:val="000000"/>
                <w:sz w:val="22"/>
                <w:szCs w:val="22"/>
                <w:rPrChange w:id="18978" w:author="James Vu" w:date="2024-04-18T23:51:00Z">
                  <w:rPr>
                    <w:ins w:id="18979" w:author="James Vu" w:date="2024-04-18T23:29:00Z"/>
                    <w:i/>
                    <w:iCs/>
                    <w:color w:val="000000"/>
                  </w:rPr>
                </w:rPrChange>
              </w:rPr>
              <w:pPrChange w:id="18980" w:author="James Vu" w:date="2024-04-18T23:31:00Z">
                <w:pPr/>
              </w:pPrChange>
            </w:pPr>
            <w:ins w:id="18981" w:author="James Vu" w:date="2024-04-18T23:29:00Z">
              <w:r w:rsidRPr="00B053AF">
                <w:rPr>
                  <w:i/>
                  <w:iCs/>
                  <w:color w:val="000000"/>
                  <w:sz w:val="22"/>
                  <w:szCs w:val="22"/>
                  <w:rPrChange w:id="18982" w:author="James Vu" w:date="2024-04-18T23:51:00Z">
                    <w:rPr>
                      <w:i/>
                      <w:iCs/>
                      <w:color w:val="000000"/>
                    </w:rPr>
                  </w:rPrChange>
                </w:rPr>
                <w:t>Thẩm định kết quả lựa chọn nhà thầu</w:t>
              </w:r>
            </w:ins>
          </w:p>
        </w:tc>
        <w:tc>
          <w:tcPr>
            <w:tcW w:w="1134" w:type="dxa"/>
            <w:shd w:val="clear" w:color="auto" w:fill="auto"/>
            <w:vAlign w:val="center"/>
            <w:hideMark/>
            <w:tcPrChange w:id="18983"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A4BE061" w14:textId="77777777" w:rsidR="001873A6" w:rsidRPr="00B053AF" w:rsidRDefault="001873A6" w:rsidP="001873A6">
            <w:pPr>
              <w:jc w:val="center"/>
              <w:rPr>
                <w:ins w:id="18984" w:author="James Vu" w:date="2024-04-18T23:29:00Z"/>
                <w:i/>
                <w:iCs/>
                <w:color w:val="000000"/>
                <w:sz w:val="22"/>
                <w:szCs w:val="22"/>
                <w:rPrChange w:id="18985" w:author="James Vu" w:date="2024-04-18T23:51:00Z">
                  <w:rPr>
                    <w:ins w:id="18986" w:author="James Vu" w:date="2024-04-18T23:29:00Z"/>
                    <w:i/>
                    <w:iCs/>
                    <w:color w:val="000000"/>
                  </w:rPr>
                </w:rPrChange>
              </w:rPr>
            </w:pPr>
            <w:ins w:id="18987" w:author="James Vu" w:date="2024-04-18T23:29:00Z">
              <w:r w:rsidRPr="00B053AF">
                <w:rPr>
                  <w:i/>
                  <w:iCs/>
                  <w:color w:val="000000"/>
                  <w:sz w:val="22"/>
                  <w:szCs w:val="22"/>
                  <w:rPrChange w:id="18988" w:author="James Vu" w:date="2024-04-18T23:51:00Z">
                    <w:rPr>
                      <w:i/>
                      <w:iCs/>
                      <w:color w:val="000000"/>
                    </w:rPr>
                  </w:rPrChange>
                </w:rPr>
                <w:t>0,1000%</w:t>
              </w:r>
            </w:ins>
          </w:p>
        </w:tc>
        <w:tc>
          <w:tcPr>
            <w:tcW w:w="1134" w:type="dxa"/>
            <w:shd w:val="clear" w:color="auto" w:fill="auto"/>
            <w:vAlign w:val="center"/>
            <w:hideMark/>
            <w:tcPrChange w:id="18989"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BEBC794" w14:textId="77777777" w:rsidR="001873A6" w:rsidRPr="00B053AF" w:rsidRDefault="001873A6" w:rsidP="001873A6">
            <w:pPr>
              <w:jc w:val="center"/>
              <w:rPr>
                <w:ins w:id="18990" w:author="James Vu" w:date="2024-04-18T23:29:00Z"/>
                <w:i/>
                <w:iCs/>
                <w:color w:val="000000"/>
                <w:sz w:val="22"/>
                <w:szCs w:val="22"/>
                <w:rPrChange w:id="18991" w:author="James Vu" w:date="2024-04-18T23:51:00Z">
                  <w:rPr>
                    <w:ins w:id="18992" w:author="James Vu" w:date="2024-04-18T23:29:00Z"/>
                    <w:i/>
                    <w:iCs/>
                    <w:color w:val="000000"/>
                  </w:rPr>
                </w:rPrChange>
              </w:rPr>
            </w:pPr>
            <w:ins w:id="18993" w:author="James Vu" w:date="2024-04-18T23:29:00Z">
              <w:r w:rsidRPr="00B053AF">
                <w:rPr>
                  <w:i/>
                  <w:iCs/>
                  <w:color w:val="000000"/>
                  <w:sz w:val="22"/>
                  <w:szCs w:val="22"/>
                  <w:rPrChange w:id="18994" w:author="James Vu" w:date="2024-04-18T23:51:00Z">
                    <w:rPr>
                      <w:i/>
                      <w:iCs/>
                      <w:color w:val="000000"/>
                    </w:rPr>
                  </w:rPrChange>
                </w:rPr>
                <w:t>x G</w:t>
              </w:r>
              <w:r w:rsidRPr="00B053AF">
                <w:rPr>
                  <w:i/>
                  <w:iCs/>
                  <w:color w:val="000000"/>
                  <w:sz w:val="22"/>
                  <w:szCs w:val="22"/>
                  <w:vertAlign w:val="subscript"/>
                  <w:rPrChange w:id="18995" w:author="James Vu" w:date="2024-04-18T23:51:00Z">
                    <w:rPr>
                      <w:i/>
                      <w:iCs/>
                      <w:color w:val="000000"/>
                      <w:vertAlign w:val="subscript"/>
                    </w:rPr>
                  </w:rPrChange>
                </w:rPr>
                <w:t>QL</w:t>
              </w:r>
              <w:r w:rsidRPr="00B053AF">
                <w:rPr>
                  <w:i/>
                  <w:iCs/>
                  <w:color w:val="000000"/>
                  <w:sz w:val="22"/>
                  <w:szCs w:val="22"/>
                  <w:rPrChange w:id="18996" w:author="James Vu" w:date="2024-04-18T23:51:00Z">
                    <w:rPr>
                      <w:i/>
                      <w:iCs/>
                      <w:color w:val="000000"/>
                    </w:rPr>
                  </w:rPrChange>
                </w:rPr>
                <w:t xml:space="preserve"> (Sau VAT)</w:t>
              </w:r>
            </w:ins>
          </w:p>
        </w:tc>
        <w:tc>
          <w:tcPr>
            <w:tcW w:w="1843" w:type="dxa"/>
            <w:shd w:val="clear" w:color="auto" w:fill="auto"/>
            <w:vAlign w:val="center"/>
            <w:hideMark/>
            <w:tcPrChange w:id="1899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6F54202D" w14:textId="1FEE5EB6" w:rsidR="001873A6" w:rsidRPr="00B053AF" w:rsidRDefault="001873A6" w:rsidP="001873A6">
            <w:pPr>
              <w:jc w:val="center"/>
              <w:rPr>
                <w:ins w:id="18998" w:author="James Vu" w:date="2024-04-18T23:29:00Z"/>
                <w:i/>
                <w:iCs/>
                <w:color w:val="000000"/>
                <w:sz w:val="22"/>
                <w:szCs w:val="22"/>
                <w:rPrChange w:id="18999" w:author="James Vu" w:date="2024-04-18T23:51:00Z">
                  <w:rPr>
                    <w:ins w:id="19000" w:author="James Vu" w:date="2024-04-18T23:29:00Z"/>
                    <w:i/>
                    <w:iCs/>
                    <w:color w:val="000000"/>
                  </w:rPr>
                </w:rPrChange>
              </w:rPr>
            </w:pPr>
            <w:ins w:id="19001" w:author="James Vu" w:date="2024-04-18T23:29:00Z">
              <w:r w:rsidRPr="00B053AF">
                <w:rPr>
                  <w:i/>
                  <w:iCs/>
                  <w:color w:val="000000"/>
                  <w:sz w:val="22"/>
                  <w:szCs w:val="22"/>
                  <w:rPrChange w:id="19002" w:author="James Vu" w:date="2024-04-18T23:51:00Z">
                    <w:rPr>
                      <w:i/>
                      <w:iCs/>
                      <w:color w:val="000000"/>
                    </w:rPr>
                  </w:rPrChange>
                </w:rPr>
                <w:t>2.744.048.045</w:t>
              </w:r>
            </w:ins>
          </w:p>
        </w:tc>
        <w:tc>
          <w:tcPr>
            <w:tcW w:w="1842" w:type="dxa"/>
            <w:shd w:val="clear" w:color="auto" w:fill="auto"/>
            <w:noWrap/>
            <w:vAlign w:val="center"/>
            <w:hideMark/>
            <w:tcPrChange w:id="19003"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09634D05" w14:textId="19774183" w:rsidR="001873A6" w:rsidRPr="00B053AF" w:rsidRDefault="001873A6">
            <w:pPr>
              <w:jc w:val="center"/>
              <w:rPr>
                <w:ins w:id="19004" w:author="James Vu" w:date="2024-04-18T23:29:00Z"/>
                <w:i/>
                <w:iCs/>
                <w:color w:val="000000"/>
                <w:sz w:val="22"/>
                <w:szCs w:val="22"/>
                <w:rPrChange w:id="19005" w:author="James Vu" w:date="2024-04-18T23:51:00Z">
                  <w:rPr>
                    <w:ins w:id="19006" w:author="James Vu" w:date="2024-04-18T23:29:00Z"/>
                    <w:i/>
                    <w:iCs/>
                    <w:color w:val="000000"/>
                  </w:rPr>
                </w:rPrChange>
              </w:rPr>
              <w:pPrChange w:id="19007" w:author="James Vu" w:date="2024-04-18T23:31:00Z">
                <w:pPr>
                  <w:jc w:val="right"/>
                </w:pPr>
              </w:pPrChange>
            </w:pPr>
            <w:ins w:id="19008" w:author="James Vu" w:date="2024-04-18T23:29:00Z">
              <w:r w:rsidRPr="00B053AF">
                <w:rPr>
                  <w:i/>
                  <w:iCs/>
                  <w:color w:val="000000"/>
                  <w:sz w:val="22"/>
                  <w:szCs w:val="22"/>
                  <w:rPrChange w:id="19009" w:author="James Vu" w:date="2024-04-18T23:51:00Z">
                    <w:rPr>
                      <w:i/>
                      <w:iCs/>
                      <w:color w:val="000000"/>
                    </w:rPr>
                  </w:rPrChange>
                </w:rPr>
                <w:t>3.000.000</w:t>
              </w:r>
            </w:ins>
          </w:p>
        </w:tc>
        <w:tc>
          <w:tcPr>
            <w:tcW w:w="1560" w:type="dxa"/>
            <w:shd w:val="clear" w:color="auto" w:fill="auto"/>
            <w:noWrap/>
            <w:vAlign w:val="center"/>
            <w:hideMark/>
            <w:tcPrChange w:id="19010"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418E773B" w14:textId="4B7882EF" w:rsidR="001873A6" w:rsidRPr="00B053AF" w:rsidRDefault="001873A6">
            <w:pPr>
              <w:jc w:val="center"/>
              <w:rPr>
                <w:ins w:id="19011" w:author="James Vu" w:date="2024-04-18T23:29:00Z"/>
                <w:i/>
                <w:iCs/>
                <w:color w:val="000000"/>
                <w:sz w:val="22"/>
                <w:szCs w:val="22"/>
                <w:rPrChange w:id="19012" w:author="James Vu" w:date="2024-04-18T23:51:00Z">
                  <w:rPr>
                    <w:ins w:id="19013" w:author="James Vu" w:date="2024-04-18T23:29:00Z"/>
                    <w:i/>
                    <w:iCs/>
                    <w:color w:val="000000"/>
                  </w:rPr>
                </w:rPrChange>
              </w:rPr>
              <w:pPrChange w:id="19014" w:author="James Vu" w:date="2024-04-18T23:31:00Z">
                <w:pPr>
                  <w:jc w:val="right"/>
                </w:pPr>
              </w:pPrChange>
            </w:pPr>
            <w:ins w:id="19015" w:author="James Vu" w:date="2024-04-18T23:29:00Z">
              <w:r w:rsidRPr="00B053AF">
                <w:rPr>
                  <w:i/>
                  <w:iCs/>
                  <w:color w:val="000000"/>
                  <w:sz w:val="22"/>
                  <w:szCs w:val="22"/>
                  <w:rPrChange w:id="19016" w:author="James Vu" w:date="2024-04-18T23:51:00Z">
                    <w:rPr>
                      <w:i/>
                      <w:iCs/>
                      <w:color w:val="000000"/>
                    </w:rPr>
                  </w:rPrChange>
                </w:rPr>
                <w:t>240.000</w:t>
              </w:r>
            </w:ins>
          </w:p>
        </w:tc>
        <w:tc>
          <w:tcPr>
            <w:tcW w:w="1768" w:type="dxa"/>
            <w:shd w:val="clear" w:color="auto" w:fill="auto"/>
            <w:noWrap/>
            <w:vAlign w:val="center"/>
            <w:hideMark/>
            <w:tcPrChange w:id="19017"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1180F80A" w14:textId="6C1E25A3" w:rsidR="001873A6" w:rsidRPr="00B053AF" w:rsidRDefault="001873A6">
            <w:pPr>
              <w:jc w:val="center"/>
              <w:rPr>
                <w:ins w:id="19018" w:author="James Vu" w:date="2024-04-18T23:29:00Z"/>
                <w:i/>
                <w:iCs/>
                <w:color w:val="000000"/>
                <w:sz w:val="22"/>
                <w:szCs w:val="22"/>
                <w:rPrChange w:id="19019" w:author="James Vu" w:date="2024-04-18T23:51:00Z">
                  <w:rPr>
                    <w:ins w:id="19020" w:author="James Vu" w:date="2024-04-18T23:29:00Z"/>
                    <w:i/>
                    <w:iCs/>
                    <w:color w:val="000000"/>
                  </w:rPr>
                </w:rPrChange>
              </w:rPr>
              <w:pPrChange w:id="19021" w:author="James Vu" w:date="2024-04-18T23:31:00Z">
                <w:pPr>
                  <w:jc w:val="right"/>
                </w:pPr>
              </w:pPrChange>
            </w:pPr>
            <w:ins w:id="19022" w:author="James Vu" w:date="2024-04-18T23:29:00Z">
              <w:r w:rsidRPr="00B053AF">
                <w:rPr>
                  <w:i/>
                  <w:iCs/>
                  <w:color w:val="000000"/>
                  <w:sz w:val="22"/>
                  <w:szCs w:val="22"/>
                  <w:rPrChange w:id="19023" w:author="James Vu" w:date="2024-04-18T23:51:00Z">
                    <w:rPr>
                      <w:i/>
                      <w:iCs/>
                      <w:color w:val="000000"/>
                    </w:rPr>
                  </w:rPrChange>
                </w:rPr>
                <w:t>3.240.000</w:t>
              </w:r>
            </w:ins>
          </w:p>
        </w:tc>
        <w:tc>
          <w:tcPr>
            <w:tcW w:w="1487" w:type="dxa"/>
            <w:shd w:val="clear" w:color="auto" w:fill="auto"/>
            <w:vAlign w:val="center"/>
            <w:hideMark/>
            <w:tcPrChange w:id="19024"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1BB856CD" w14:textId="77777777" w:rsidR="001873A6" w:rsidRPr="00B053AF" w:rsidRDefault="001873A6">
            <w:pPr>
              <w:jc w:val="center"/>
              <w:rPr>
                <w:ins w:id="19025" w:author="James Vu" w:date="2024-04-18T23:29:00Z"/>
                <w:i/>
                <w:iCs/>
                <w:color w:val="000000"/>
                <w:sz w:val="22"/>
                <w:szCs w:val="22"/>
                <w:rPrChange w:id="19026" w:author="James Vu" w:date="2024-04-18T23:51:00Z">
                  <w:rPr>
                    <w:ins w:id="19027" w:author="James Vu" w:date="2024-04-18T23:29:00Z"/>
                    <w:i/>
                    <w:iCs/>
                    <w:color w:val="000000"/>
                  </w:rPr>
                </w:rPrChange>
              </w:rPr>
              <w:pPrChange w:id="19028" w:author="James Vu" w:date="2024-04-18T23:31:00Z">
                <w:pPr/>
              </w:pPrChange>
            </w:pPr>
            <w:ins w:id="19029" w:author="James Vu" w:date="2024-04-18T23:29:00Z">
              <w:r w:rsidRPr="00B053AF">
                <w:rPr>
                  <w:i/>
                  <w:iCs/>
                  <w:color w:val="000000"/>
                  <w:sz w:val="22"/>
                  <w:szCs w:val="22"/>
                  <w:rPrChange w:id="19030" w:author="James Vu" w:date="2024-04-18T23:51:00Z">
                    <w:rPr>
                      <w:i/>
                      <w:iCs/>
                      <w:color w:val="000000"/>
                    </w:rPr>
                  </w:rPrChange>
                </w:rPr>
                <w:t>Khoản 6 Điều 12 Nghị định 24/2024/NĐ-CP (Tối thiểu 3.000.000)</w:t>
              </w:r>
            </w:ins>
          </w:p>
        </w:tc>
      </w:tr>
      <w:tr w:rsidR="001873A6" w:rsidRPr="00B053AF" w14:paraId="212EB9B0" w14:textId="77777777" w:rsidTr="003C02FF">
        <w:trPr>
          <w:trHeight w:val="20"/>
          <w:ins w:id="19031" w:author="James Vu" w:date="2024-04-18T23:29:00Z"/>
          <w:trPrChange w:id="19032" w:author="James Vu" w:date="2024-04-19T00:25:00Z">
            <w:trPr>
              <w:trHeight w:val="340"/>
            </w:trPr>
          </w:trPrChange>
        </w:trPr>
        <w:tc>
          <w:tcPr>
            <w:tcW w:w="846" w:type="dxa"/>
            <w:shd w:val="clear" w:color="auto" w:fill="auto"/>
            <w:vAlign w:val="center"/>
            <w:hideMark/>
            <w:tcPrChange w:id="19033"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71C7B8CD" w14:textId="77777777" w:rsidR="001873A6" w:rsidRPr="00B053AF" w:rsidRDefault="001873A6" w:rsidP="001873A6">
            <w:pPr>
              <w:jc w:val="center"/>
              <w:rPr>
                <w:ins w:id="19034" w:author="James Vu" w:date="2024-04-18T23:29:00Z"/>
                <w:b/>
                <w:bCs/>
                <w:color w:val="000000"/>
                <w:sz w:val="22"/>
                <w:szCs w:val="22"/>
                <w:rPrChange w:id="19035" w:author="James Vu" w:date="2024-04-18T23:51:00Z">
                  <w:rPr>
                    <w:ins w:id="19036" w:author="James Vu" w:date="2024-04-18T23:29:00Z"/>
                    <w:b/>
                    <w:bCs/>
                    <w:color w:val="000000"/>
                  </w:rPr>
                </w:rPrChange>
              </w:rPr>
            </w:pPr>
            <w:ins w:id="19037" w:author="James Vu" w:date="2024-04-18T23:29:00Z">
              <w:r w:rsidRPr="00B053AF">
                <w:rPr>
                  <w:b/>
                  <w:bCs/>
                  <w:color w:val="000000"/>
                  <w:sz w:val="22"/>
                  <w:szCs w:val="22"/>
                  <w:rPrChange w:id="19038" w:author="James Vu" w:date="2024-04-18T23:51:00Z">
                    <w:rPr>
                      <w:b/>
                      <w:bCs/>
                      <w:color w:val="000000"/>
                    </w:rPr>
                  </w:rPrChange>
                </w:rPr>
                <w:lastRenderedPageBreak/>
                <w:t>2</w:t>
              </w:r>
            </w:ins>
          </w:p>
        </w:tc>
        <w:tc>
          <w:tcPr>
            <w:tcW w:w="2835" w:type="dxa"/>
            <w:shd w:val="clear" w:color="auto" w:fill="auto"/>
            <w:vAlign w:val="center"/>
            <w:hideMark/>
            <w:tcPrChange w:id="19039"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60972C8" w14:textId="77777777" w:rsidR="001873A6" w:rsidRPr="00B053AF" w:rsidRDefault="001873A6">
            <w:pPr>
              <w:jc w:val="center"/>
              <w:rPr>
                <w:ins w:id="19040" w:author="James Vu" w:date="2024-04-18T23:29:00Z"/>
                <w:b/>
                <w:bCs/>
                <w:color w:val="000000"/>
                <w:sz w:val="22"/>
                <w:szCs w:val="22"/>
                <w:rPrChange w:id="19041" w:author="James Vu" w:date="2024-04-18T23:51:00Z">
                  <w:rPr>
                    <w:ins w:id="19042" w:author="James Vu" w:date="2024-04-18T23:29:00Z"/>
                    <w:b/>
                    <w:bCs/>
                    <w:color w:val="000000"/>
                  </w:rPr>
                </w:rPrChange>
              </w:rPr>
              <w:pPrChange w:id="19043" w:author="James Vu" w:date="2024-04-18T23:31:00Z">
                <w:pPr/>
              </w:pPrChange>
            </w:pPr>
            <w:ins w:id="19044" w:author="James Vu" w:date="2024-04-18T23:29:00Z">
              <w:r w:rsidRPr="00B053AF">
                <w:rPr>
                  <w:b/>
                  <w:bCs/>
                  <w:color w:val="000000"/>
                  <w:sz w:val="22"/>
                  <w:szCs w:val="22"/>
                  <w:rPrChange w:id="19045" w:author="James Vu" w:date="2024-04-18T23:51:00Z">
                    <w:rPr>
                      <w:b/>
                      <w:bCs/>
                      <w:color w:val="000000"/>
                    </w:rPr>
                  </w:rPrChange>
                </w:rPr>
                <w:t>Lựa chọn nhà thầu tư vấn Lập thiết kế chi tiết, dự toán</w:t>
              </w:r>
            </w:ins>
          </w:p>
        </w:tc>
        <w:tc>
          <w:tcPr>
            <w:tcW w:w="1134" w:type="dxa"/>
            <w:shd w:val="clear" w:color="auto" w:fill="auto"/>
            <w:vAlign w:val="center"/>
            <w:hideMark/>
            <w:tcPrChange w:id="19046"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3852220" w14:textId="5B96BD99" w:rsidR="001873A6" w:rsidRPr="00B053AF" w:rsidRDefault="001873A6" w:rsidP="001873A6">
            <w:pPr>
              <w:jc w:val="center"/>
              <w:rPr>
                <w:ins w:id="19047" w:author="James Vu" w:date="2024-04-18T23:29:00Z"/>
                <w:b/>
                <w:bCs/>
                <w:color w:val="000000"/>
                <w:sz w:val="22"/>
                <w:szCs w:val="22"/>
                <w:rPrChange w:id="19048" w:author="James Vu" w:date="2024-04-18T23:51:00Z">
                  <w:rPr>
                    <w:ins w:id="19049" w:author="James Vu" w:date="2024-04-18T23:29:00Z"/>
                    <w:b/>
                    <w:bCs/>
                    <w:color w:val="000000"/>
                  </w:rPr>
                </w:rPrChange>
              </w:rPr>
            </w:pPr>
          </w:p>
        </w:tc>
        <w:tc>
          <w:tcPr>
            <w:tcW w:w="1134" w:type="dxa"/>
            <w:shd w:val="clear" w:color="auto" w:fill="auto"/>
            <w:vAlign w:val="center"/>
            <w:hideMark/>
            <w:tcPrChange w:id="1905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257AD355" w14:textId="40F47943" w:rsidR="001873A6" w:rsidRPr="00B053AF" w:rsidRDefault="001873A6" w:rsidP="001873A6">
            <w:pPr>
              <w:jc w:val="center"/>
              <w:rPr>
                <w:ins w:id="19051" w:author="James Vu" w:date="2024-04-18T23:29:00Z"/>
                <w:b/>
                <w:bCs/>
                <w:color w:val="000000"/>
                <w:sz w:val="22"/>
                <w:szCs w:val="22"/>
                <w:rPrChange w:id="19052" w:author="James Vu" w:date="2024-04-18T23:51:00Z">
                  <w:rPr>
                    <w:ins w:id="19053" w:author="James Vu" w:date="2024-04-18T23:29:00Z"/>
                    <w:b/>
                    <w:bCs/>
                    <w:color w:val="000000"/>
                  </w:rPr>
                </w:rPrChange>
              </w:rPr>
            </w:pPr>
          </w:p>
        </w:tc>
        <w:tc>
          <w:tcPr>
            <w:tcW w:w="1843" w:type="dxa"/>
            <w:shd w:val="clear" w:color="auto" w:fill="auto"/>
            <w:vAlign w:val="center"/>
            <w:hideMark/>
            <w:tcPrChange w:id="1905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40A3613" w14:textId="7DDCE1A4" w:rsidR="001873A6" w:rsidRPr="00B053AF" w:rsidRDefault="001873A6" w:rsidP="001873A6">
            <w:pPr>
              <w:jc w:val="center"/>
              <w:rPr>
                <w:ins w:id="19055" w:author="James Vu" w:date="2024-04-18T23:29:00Z"/>
                <w:b/>
                <w:bCs/>
                <w:color w:val="000000"/>
                <w:sz w:val="22"/>
                <w:szCs w:val="22"/>
                <w:rPrChange w:id="19056" w:author="James Vu" w:date="2024-04-18T23:51:00Z">
                  <w:rPr>
                    <w:ins w:id="19057" w:author="James Vu" w:date="2024-04-18T23:29:00Z"/>
                    <w:b/>
                    <w:bCs/>
                    <w:color w:val="000000"/>
                  </w:rPr>
                </w:rPrChange>
              </w:rPr>
            </w:pPr>
          </w:p>
        </w:tc>
        <w:tc>
          <w:tcPr>
            <w:tcW w:w="1842" w:type="dxa"/>
            <w:shd w:val="clear" w:color="auto" w:fill="auto"/>
            <w:vAlign w:val="center"/>
            <w:hideMark/>
            <w:tcPrChange w:id="19058"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46C95AB5" w14:textId="50F8C5B6" w:rsidR="001873A6" w:rsidRPr="00B053AF" w:rsidRDefault="001873A6">
            <w:pPr>
              <w:jc w:val="center"/>
              <w:rPr>
                <w:ins w:id="19059" w:author="James Vu" w:date="2024-04-18T23:29:00Z"/>
                <w:b/>
                <w:bCs/>
                <w:color w:val="000000"/>
                <w:sz w:val="22"/>
                <w:szCs w:val="22"/>
                <w:rPrChange w:id="19060" w:author="James Vu" w:date="2024-04-18T23:51:00Z">
                  <w:rPr>
                    <w:ins w:id="19061" w:author="James Vu" w:date="2024-04-18T23:29:00Z"/>
                    <w:b/>
                    <w:bCs/>
                    <w:color w:val="000000"/>
                  </w:rPr>
                </w:rPrChange>
              </w:rPr>
              <w:pPrChange w:id="19062" w:author="James Vu" w:date="2024-04-18T23:31:00Z">
                <w:pPr/>
              </w:pPrChange>
            </w:pPr>
            <w:ins w:id="19063" w:author="James Vu" w:date="2024-04-18T23:29:00Z">
              <w:r w:rsidRPr="00B053AF">
                <w:rPr>
                  <w:b/>
                  <w:bCs/>
                  <w:color w:val="000000"/>
                  <w:sz w:val="22"/>
                  <w:szCs w:val="22"/>
                  <w:rPrChange w:id="19064" w:author="James Vu" w:date="2024-04-18T23:51:00Z">
                    <w:rPr>
                      <w:b/>
                      <w:bCs/>
                      <w:color w:val="000000"/>
                    </w:rPr>
                  </w:rPrChange>
                </w:rPr>
                <w:t>418.439.128</w:t>
              </w:r>
            </w:ins>
          </w:p>
        </w:tc>
        <w:tc>
          <w:tcPr>
            <w:tcW w:w="1560" w:type="dxa"/>
            <w:shd w:val="clear" w:color="auto" w:fill="auto"/>
            <w:vAlign w:val="center"/>
            <w:hideMark/>
            <w:tcPrChange w:id="19065"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35A9A97F" w14:textId="250899D7" w:rsidR="001873A6" w:rsidRPr="00B053AF" w:rsidRDefault="001873A6">
            <w:pPr>
              <w:jc w:val="center"/>
              <w:rPr>
                <w:ins w:id="19066" w:author="James Vu" w:date="2024-04-18T23:29:00Z"/>
                <w:b/>
                <w:bCs/>
                <w:color w:val="000000"/>
                <w:sz w:val="22"/>
                <w:szCs w:val="22"/>
                <w:rPrChange w:id="19067" w:author="James Vu" w:date="2024-04-18T23:51:00Z">
                  <w:rPr>
                    <w:ins w:id="19068" w:author="James Vu" w:date="2024-04-18T23:29:00Z"/>
                    <w:b/>
                    <w:bCs/>
                    <w:color w:val="000000"/>
                  </w:rPr>
                </w:rPrChange>
              </w:rPr>
              <w:pPrChange w:id="19069" w:author="James Vu" w:date="2024-04-18T23:31:00Z">
                <w:pPr/>
              </w:pPrChange>
            </w:pPr>
            <w:ins w:id="19070" w:author="James Vu" w:date="2024-04-18T23:29:00Z">
              <w:r w:rsidRPr="00B053AF">
                <w:rPr>
                  <w:b/>
                  <w:bCs/>
                  <w:color w:val="000000"/>
                  <w:sz w:val="22"/>
                  <w:szCs w:val="22"/>
                  <w:rPrChange w:id="19071" w:author="James Vu" w:date="2024-04-18T23:51:00Z">
                    <w:rPr>
                      <w:b/>
                      <w:bCs/>
                      <w:color w:val="000000"/>
                    </w:rPr>
                  </w:rPrChange>
                </w:rPr>
                <w:t>33.475.130</w:t>
              </w:r>
            </w:ins>
          </w:p>
        </w:tc>
        <w:tc>
          <w:tcPr>
            <w:tcW w:w="1768" w:type="dxa"/>
            <w:shd w:val="clear" w:color="auto" w:fill="auto"/>
            <w:vAlign w:val="center"/>
            <w:hideMark/>
            <w:tcPrChange w:id="19072"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48D83B83" w14:textId="3E8C266E" w:rsidR="001873A6" w:rsidRPr="00B053AF" w:rsidRDefault="001873A6">
            <w:pPr>
              <w:jc w:val="center"/>
              <w:rPr>
                <w:ins w:id="19073" w:author="James Vu" w:date="2024-04-18T23:29:00Z"/>
                <w:b/>
                <w:bCs/>
                <w:color w:val="000000"/>
                <w:sz w:val="22"/>
                <w:szCs w:val="22"/>
                <w:rPrChange w:id="19074" w:author="James Vu" w:date="2024-04-18T23:51:00Z">
                  <w:rPr>
                    <w:ins w:id="19075" w:author="James Vu" w:date="2024-04-18T23:29:00Z"/>
                    <w:b/>
                    <w:bCs/>
                    <w:color w:val="000000"/>
                  </w:rPr>
                </w:rPrChange>
              </w:rPr>
              <w:pPrChange w:id="19076" w:author="James Vu" w:date="2024-04-18T23:31:00Z">
                <w:pPr/>
              </w:pPrChange>
            </w:pPr>
            <w:ins w:id="19077" w:author="James Vu" w:date="2024-04-18T23:29:00Z">
              <w:r w:rsidRPr="00B053AF">
                <w:rPr>
                  <w:b/>
                  <w:bCs/>
                  <w:color w:val="000000"/>
                  <w:sz w:val="22"/>
                  <w:szCs w:val="22"/>
                  <w:rPrChange w:id="19078" w:author="James Vu" w:date="2024-04-18T23:51:00Z">
                    <w:rPr>
                      <w:b/>
                      <w:bCs/>
                      <w:color w:val="000000"/>
                    </w:rPr>
                  </w:rPrChange>
                </w:rPr>
                <w:t>451.914.258</w:t>
              </w:r>
            </w:ins>
          </w:p>
        </w:tc>
        <w:tc>
          <w:tcPr>
            <w:tcW w:w="1487" w:type="dxa"/>
            <w:shd w:val="clear" w:color="auto" w:fill="auto"/>
            <w:vAlign w:val="center"/>
            <w:hideMark/>
            <w:tcPrChange w:id="19079"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A6FEA48" w14:textId="21AB314A" w:rsidR="001873A6" w:rsidRPr="00B053AF" w:rsidRDefault="001873A6">
            <w:pPr>
              <w:jc w:val="center"/>
              <w:rPr>
                <w:ins w:id="19080" w:author="James Vu" w:date="2024-04-18T23:29:00Z"/>
                <w:b/>
                <w:bCs/>
                <w:color w:val="000000"/>
                <w:sz w:val="22"/>
                <w:szCs w:val="22"/>
                <w:rPrChange w:id="19081" w:author="James Vu" w:date="2024-04-18T23:51:00Z">
                  <w:rPr>
                    <w:ins w:id="19082" w:author="James Vu" w:date="2024-04-18T23:29:00Z"/>
                    <w:b/>
                    <w:bCs/>
                    <w:color w:val="000000"/>
                  </w:rPr>
                </w:rPrChange>
              </w:rPr>
              <w:pPrChange w:id="19083" w:author="James Vu" w:date="2024-04-18T23:31:00Z">
                <w:pPr/>
              </w:pPrChange>
            </w:pPr>
          </w:p>
        </w:tc>
      </w:tr>
      <w:tr w:rsidR="001873A6" w:rsidRPr="00B053AF" w14:paraId="073C9CC6" w14:textId="77777777" w:rsidTr="003C02FF">
        <w:trPr>
          <w:trHeight w:val="20"/>
          <w:ins w:id="19084" w:author="James Vu" w:date="2024-04-18T23:29:00Z"/>
          <w:trPrChange w:id="19085" w:author="James Vu" w:date="2024-04-19T00:25:00Z">
            <w:trPr>
              <w:trHeight w:val="20"/>
            </w:trPr>
          </w:trPrChange>
        </w:trPr>
        <w:tc>
          <w:tcPr>
            <w:tcW w:w="846" w:type="dxa"/>
            <w:shd w:val="clear" w:color="auto" w:fill="auto"/>
            <w:vAlign w:val="center"/>
            <w:hideMark/>
            <w:tcPrChange w:id="19086"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794BFF75" w14:textId="77777777" w:rsidR="001873A6" w:rsidRPr="00B053AF" w:rsidRDefault="001873A6" w:rsidP="001873A6">
            <w:pPr>
              <w:jc w:val="center"/>
              <w:rPr>
                <w:ins w:id="19087" w:author="James Vu" w:date="2024-04-18T23:29:00Z"/>
                <w:b/>
                <w:bCs/>
                <w:color w:val="000000"/>
                <w:sz w:val="22"/>
                <w:szCs w:val="22"/>
                <w:rPrChange w:id="19088" w:author="James Vu" w:date="2024-04-18T23:51:00Z">
                  <w:rPr>
                    <w:ins w:id="19089" w:author="James Vu" w:date="2024-04-18T23:29:00Z"/>
                    <w:b/>
                    <w:bCs/>
                    <w:color w:val="000000"/>
                  </w:rPr>
                </w:rPrChange>
              </w:rPr>
            </w:pPr>
            <w:ins w:id="19090" w:author="James Vu" w:date="2024-04-18T23:29:00Z">
              <w:r w:rsidRPr="00B053AF">
                <w:rPr>
                  <w:b/>
                  <w:bCs/>
                  <w:color w:val="000000"/>
                  <w:sz w:val="22"/>
                  <w:szCs w:val="22"/>
                  <w:rPrChange w:id="19091" w:author="James Vu" w:date="2024-04-18T23:51:00Z">
                    <w:rPr>
                      <w:b/>
                      <w:bCs/>
                      <w:color w:val="000000"/>
                    </w:rPr>
                  </w:rPrChange>
                </w:rPr>
                <w:t>2.1</w:t>
              </w:r>
            </w:ins>
          </w:p>
        </w:tc>
        <w:tc>
          <w:tcPr>
            <w:tcW w:w="2835" w:type="dxa"/>
            <w:shd w:val="clear" w:color="auto" w:fill="auto"/>
            <w:vAlign w:val="center"/>
            <w:hideMark/>
            <w:tcPrChange w:id="19092"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3941F57" w14:textId="77777777" w:rsidR="001873A6" w:rsidRPr="00B053AF" w:rsidRDefault="001873A6">
            <w:pPr>
              <w:jc w:val="center"/>
              <w:rPr>
                <w:ins w:id="19093" w:author="James Vu" w:date="2024-04-18T23:29:00Z"/>
                <w:b/>
                <w:bCs/>
                <w:color w:val="000000"/>
                <w:sz w:val="22"/>
                <w:szCs w:val="22"/>
                <w:rPrChange w:id="19094" w:author="James Vu" w:date="2024-04-18T23:51:00Z">
                  <w:rPr>
                    <w:ins w:id="19095" w:author="James Vu" w:date="2024-04-18T23:29:00Z"/>
                    <w:b/>
                    <w:bCs/>
                    <w:color w:val="000000"/>
                  </w:rPr>
                </w:rPrChange>
              </w:rPr>
              <w:pPrChange w:id="19096" w:author="James Vu" w:date="2024-04-18T23:31:00Z">
                <w:pPr/>
              </w:pPrChange>
            </w:pPr>
            <w:ins w:id="19097" w:author="James Vu" w:date="2024-04-18T23:29:00Z">
              <w:r w:rsidRPr="00B053AF">
                <w:rPr>
                  <w:b/>
                  <w:bCs/>
                  <w:color w:val="000000"/>
                  <w:sz w:val="22"/>
                  <w:szCs w:val="22"/>
                  <w:rPrChange w:id="19098" w:author="James Vu" w:date="2024-04-18T23:51:00Z">
                    <w:rPr>
                      <w:b/>
                      <w:bCs/>
                      <w:color w:val="000000"/>
                    </w:rPr>
                  </w:rPrChange>
                </w:rPr>
                <w:t>Lập hồ sơ mời thầu, đánh giá hồ sơ dự thầu</w:t>
              </w:r>
            </w:ins>
          </w:p>
        </w:tc>
        <w:tc>
          <w:tcPr>
            <w:tcW w:w="1134" w:type="dxa"/>
            <w:shd w:val="clear" w:color="auto" w:fill="auto"/>
            <w:vAlign w:val="center"/>
            <w:hideMark/>
            <w:tcPrChange w:id="19099"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48345C4" w14:textId="77777777" w:rsidR="001873A6" w:rsidRPr="00B053AF" w:rsidRDefault="001873A6" w:rsidP="001873A6">
            <w:pPr>
              <w:jc w:val="center"/>
              <w:rPr>
                <w:ins w:id="19100" w:author="James Vu" w:date="2024-04-18T23:29:00Z"/>
                <w:b/>
                <w:bCs/>
                <w:color w:val="000000"/>
                <w:sz w:val="22"/>
                <w:szCs w:val="22"/>
                <w:rPrChange w:id="19101" w:author="James Vu" w:date="2024-04-18T23:51:00Z">
                  <w:rPr>
                    <w:ins w:id="19102" w:author="James Vu" w:date="2024-04-18T23:29:00Z"/>
                    <w:b/>
                    <w:bCs/>
                    <w:color w:val="000000"/>
                  </w:rPr>
                </w:rPrChange>
              </w:rPr>
            </w:pPr>
            <w:ins w:id="19103" w:author="James Vu" w:date="2024-04-18T23:29:00Z">
              <w:r w:rsidRPr="00B053AF">
                <w:rPr>
                  <w:b/>
                  <w:bCs/>
                  <w:color w:val="000000"/>
                  <w:sz w:val="22"/>
                  <w:szCs w:val="22"/>
                  <w:rPrChange w:id="19104" w:author="James Vu" w:date="2024-04-18T23:51:00Z">
                    <w:rPr>
                      <w:b/>
                      <w:bCs/>
                      <w:color w:val="000000"/>
                    </w:rPr>
                  </w:rPrChange>
                </w:rPr>
                <w:t>0,2000%</w:t>
              </w:r>
            </w:ins>
          </w:p>
        </w:tc>
        <w:tc>
          <w:tcPr>
            <w:tcW w:w="1134" w:type="dxa"/>
            <w:shd w:val="clear" w:color="auto" w:fill="auto"/>
            <w:vAlign w:val="center"/>
            <w:hideMark/>
            <w:tcPrChange w:id="19105"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B183F1B" w14:textId="77777777" w:rsidR="001873A6" w:rsidRPr="00B053AF" w:rsidRDefault="001873A6" w:rsidP="001873A6">
            <w:pPr>
              <w:jc w:val="center"/>
              <w:rPr>
                <w:ins w:id="19106" w:author="James Vu" w:date="2024-04-18T23:29:00Z"/>
                <w:b/>
                <w:bCs/>
                <w:color w:val="000000"/>
                <w:sz w:val="22"/>
                <w:szCs w:val="22"/>
                <w:rPrChange w:id="19107" w:author="James Vu" w:date="2024-04-18T23:51:00Z">
                  <w:rPr>
                    <w:ins w:id="19108" w:author="James Vu" w:date="2024-04-18T23:29:00Z"/>
                    <w:b/>
                    <w:bCs/>
                    <w:color w:val="000000"/>
                  </w:rPr>
                </w:rPrChange>
              </w:rPr>
            </w:pPr>
            <w:ins w:id="19109" w:author="James Vu" w:date="2024-04-18T23:29:00Z">
              <w:r w:rsidRPr="00B053AF">
                <w:rPr>
                  <w:b/>
                  <w:bCs/>
                  <w:color w:val="000000"/>
                  <w:sz w:val="22"/>
                  <w:szCs w:val="22"/>
                  <w:rPrChange w:id="19110" w:author="James Vu" w:date="2024-04-18T23:51:00Z">
                    <w:rPr>
                      <w:b/>
                      <w:bCs/>
                      <w:color w:val="000000"/>
                    </w:rPr>
                  </w:rPrChange>
                </w:rPr>
                <w:t>x 2 x G</w:t>
              </w:r>
              <w:r w:rsidRPr="00B053AF">
                <w:rPr>
                  <w:b/>
                  <w:bCs/>
                  <w:color w:val="000000"/>
                  <w:sz w:val="22"/>
                  <w:szCs w:val="22"/>
                  <w:vertAlign w:val="subscript"/>
                  <w:rPrChange w:id="19111" w:author="James Vu" w:date="2024-04-18T23:51:00Z">
                    <w:rPr>
                      <w:b/>
                      <w:bCs/>
                      <w:color w:val="000000"/>
                      <w:vertAlign w:val="subscript"/>
                    </w:rPr>
                  </w:rPrChange>
                </w:rPr>
                <w:t>TV2</w:t>
              </w:r>
              <w:r w:rsidRPr="00B053AF">
                <w:rPr>
                  <w:b/>
                  <w:bCs/>
                  <w:color w:val="000000"/>
                  <w:sz w:val="22"/>
                  <w:szCs w:val="22"/>
                  <w:rPrChange w:id="19112" w:author="James Vu" w:date="2024-04-18T23:51:00Z">
                    <w:rPr>
                      <w:b/>
                      <w:bCs/>
                      <w:color w:val="000000"/>
                    </w:rPr>
                  </w:rPrChange>
                </w:rPr>
                <w:t xml:space="preserve"> (Sau VAT)</w:t>
              </w:r>
            </w:ins>
          </w:p>
        </w:tc>
        <w:tc>
          <w:tcPr>
            <w:tcW w:w="1843" w:type="dxa"/>
            <w:shd w:val="clear" w:color="auto" w:fill="auto"/>
            <w:vAlign w:val="center"/>
            <w:hideMark/>
            <w:tcPrChange w:id="19113"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C39AC8D" w14:textId="5F177626" w:rsidR="001873A6" w:rsidRPr="00B053AF" w:rsidRDefault="001873A6" w:rsidP="001873A6">
            <w:pPr>
              <w:jc w:val="center"/>
              <w:rPr>
                <w:ins w:id="19114" w:author="James Vu" w:date="2024-04-18T23:29:00Z"/>
                <w:b/>
                <w:bCs/>
                <w:color w:val="000000"/>
                <w:sz w:val="22"/>
                <w:szCs w:val="22"/>
                <w:rPrChange w:id="19115" w:author="James Vu" w:date="2024-04-18T23:51:00Z">
                  <w:rPr>
                    <w:ins w:id="19116" w:author="James Vu" w:date="2024-04-18T23:29:00Z"/>
                    <w:b/>
                    <w:bCs/>
                    <w:color w:val="000000"/>
                  </w:rPr>
                </w:rPrChange>
              </w:rPr>
            </w:pPr>
            <w:ins w:id="19117" w:author="James Vu" w:date="2024-04-18T23:29:00Z">
              <w:r w:rsidRPr="00B053AF">
                <w:rPr>
                  <w:b/>
                  <w:bCs/>
                  <w:color w:val="000000"/>
                  <w:sz w:val="22"/>
                  <w:szCs w:val="22"/>
                  <w:rPrChange w:id="19118" w:author="James Vu" w:date="2024-04-18T23:51:00Z">
                    <w:rPr>
                      <w:b/>
                      <w:bCs/>
                      <w:color w:val="000000"/>
                    </w:rPr>
                  </w:rPrChange>
                </w:rPr>
                <w:t>-</w:t>
              </w:r>
            </w:ins>
          </w:p>
        </w:tc>
        <w:tc>
          <w:tcPr>
            <w:tcW w:w="1842" w:type="dxa"/>
            <w:shd w:val="clear" w:color="auto" w:fill="auto"/>
            <w:noWrap/>
            <w:vAlign w:val="center"/>
            <w:hideMark/>
            <w:tcPrChange w:id="19119"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0B9D6A7A" w14:textId="39AB727B" w:rsidR="001873A6" w:rsidRPr="00B053AF" w:rsidRDefault="001873A6">
            <w:pPr>
              <w:jc w:val="center"/>
              <w:rPr>
                <w:ins w:id="19120" w:author="James Vu" w:date="2024-04-18T23:29:00Z"/>
                <w:b/>
                <w:bCs/>
                <w:color w:val="000000"/>
                <w:sz w:val="22"/>
                <w:szCs w:val="22"/>
                <w:rPrChange w:id="19121" w:author="James Vu" w:date="2024-04-18T23:51:00Z">
                  <w:rPr>
                    <w:ins w:id="19122" w:author="James Vu" w:date="2024-04-18T23:29:00Z"/>
                    <w:b/>
                    <w:bCs/>
                    <w:color w:val="000000"/>
                  </w:rPr>
                </w:rPrChange>
              </w:rPr>
              <w:pPrChange w:id="19123" w:author="James Vu" w:date="2024-04-18T23:31:00Z">
                <w:pPr>
                  <w:jc w:val="right"/>
                </w:pPr>
              </w:pPrChange>
            </w:pPr>
            <w:ins w:id="19124" w:author="James Vu" w:date="2024-04-18T23:29:00Z">
              <w:r w:rsidRPr="00B053AF">
                <w:rPr>
                  <w:b/>
                  <w:bCs/>
                  <w:color w:val="000000"/>
                  <w:sz w:val="22"/>
                  <w:szCs w:val="22"/>
                  <w:rPrChange w:id="19125" w:author="James Vu" w:date="2024-04-18T23:51:00Z">
                    <w:rPr>
                      <w:b/>
                      <w:bCs/>
                      <w:color w:val="000000"/>
                    </w:rPr>
                  </w:rPrChange>
                </w:rPr>
                <w:t>6.000.000</w:t>
              </w:r>
            </w:ins>
          </w:p>
        </w:tc>
        <w:tc>
          <w:tcPr>
            <w:tcW w:w="1560" w:type="dxa"/>
            <w:shd w:val="clear" w:color="auto" w:fill="auto"/>
            <w:noWrap/>
            <w:vAlign w:val="center"/>
            <w:hideMark/>
            <w:tcPrChange w:id="19126"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310A8836" w14:textId="02B83312" w:rsidR="001873A6" w:rsidRPr="00B053AF" w:rsidRDefault="001873A6">
            <w:pPr>
              <w:jc w:val="center"/>
              <w:rPr>
                <w:ins w:id="19127" w:author="James Vu" w:date="2024-04-18T23:29:00Z"/>
                <w:b/>
                <w:bCs/>
                <w:color w:val="000000"/>
                <w:sz w:val="22"/>
                <w:szCs w:val="22"/>
                <w:rPrChange w:id="19128" w:author="James Vu" w:date="2024-04-18T23:51:00Z">
                  <w:rPr>
                    <w:ins w:id="19129" w:author="James Vu" w:date="2024-04-18T23:29:00Z"/>
                    <w:b/>
                    <w:bCs/>
                    <w:color w:val="000000"/>
                  </w:rPr>
                </w:rPrChange>
              </w:rPr>
              <w:pPrChange w:id="19130" w:author="James Vu" w:date="2024-04-18T23:31:00Z">
                <w:pPr>
                  <w:jc w:val="right"/>
                </w:pPr>
              </w:pPrChange>
            </w:pPr>
            <w:ins w:id="19131" w:author="James Vu" w:date="2024-04-18T23:29:00Z">
              <w:r w:rsidRPr="00B053AF">
                <w:rPr>
                  <w:b/>
                  <w:bCs/>
                  <w:color w:val="000000"/>
                  <w:sz w:val="22"/>
                  <w:szCs w:val="22"/>
                  <w:rPrChange w:id="19132" w:author="James Vu" w:date="2024-04-18T23:51:00Z">
                    <w:rPr>
                      <w:b/>
                      <w:bCs/>
                      <w:color w:val="000000"/>
                    </w:rPr>
                  </w:rPrChange>
                </w:rPr>
                <w:t>480.000</w:t>
              </w:r>
            </w:ins>
          </w:p>
        </w:tc>
        <w:tc>
          <w:tcPr>
            <w:tcW w:w="1768" w:type="dxa"/>
            <w:shd w:val="clear" w:color="auto" w:fill="auto"/>
            <w:noWrap/>
            <w:vAlign w:val="center"/>
            <w:hideMark/>
            <w:tcPrChange w:id="19133"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7C185ACD" w14:textId="6777DF75" w:rsidR="001873A6" w:rsidRPr="00B053AF" w:rsidRDefault="001873A6">
            <w:pPr>
              <w:jc w:val="center"/>
              <w:rPr>
                <w:ins w:id="19134" w:author="James Vu" w:date="2024-04-18T23:29:00Z"/>
                <w:b/>
                <w:bCs/>
                <w:color w:val="000000"/>
                <w:sz w:val="22"/>
                <w:szCs w:val="22"/>
                <w:rPrChange w:id="19135" w:author="James Vu" w:date="2024-04-18T23:51:00Z">
                  <w:rPr>
                    <w:ins w:id="19136" w:author="James Vu" w:date="2024-04-18T23:29:00Z"/>
                    <w:b/>
                    <w:bCs/>
                    <w:color w:val="000000"/>
                  </w:rPr>
                </w:rPrChange>
              </w:rPr>
              <w:pPrChange w:id="19137" w:author="James Vu" w:date="2024-04-18T23:31:00Z">
                <w:pPr>
                  <w:jc w:val="right"/>
                </w:pPr>
              </w:pPrChange>
            </w:pPr>
            <w:ins w:id="19138" w:author="James Vu" w:date="2024-04-18T23:29:00Z">
              <w:r w:rsidRPr="00B053AF">
                <w:rPr>
                  <w:b/>
                  <w:bCs/>
                  <w:color w:val="000000"/>
                  <w:sz w:val="22"/>
                  <w:szCs w:val="22"/>
                  <w:rPrChange w:id="19139" w:author="James Vu" w:date="2024-04-18T23:51:00Z">
                    <w:rPr>
                      <w:b/>
                      <w:bCs/>
                      <w:color w:val="000000"/>
                    </w:rPr>
                  </w:rPrChange>
                </w:rPr>
                <w:t>6.480.000</w:t>
              </w:r>
            </w:ins>
          </w:p>
        </w:tc>
        <w:tc>
          <w:tcPr>
            <w:tcW w:w="1487" w:type="dxa"/>
            <w:shd w:val="clear" w:color="auto" w:fill="auto"/>
            <w:vAlign w:val="center"/>
            <w:hideMark/>
            <w:tcPrChange w:id="1914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D606CD9" w14:textId="77777777" w:rsidR="001873A6" w:rsidRPr="00B053AF" w:rsidRDefault="001873A6">
            <w:pPr>
              <w:jc w:val="center"/>
              <w:rPr>
                <w:ins w:id="19141" w:author="James Vu" w:date="2024-04-18T23:29:00Z"/>
                <w:b/>
                <w:bCs/>
                <w:color w:val="000000"/>
                <w:sz w:val="22"/>
                <w:szCs w:val="22"/>
                <w:rPrChange w:id="19142" w:author="James Vu" w:date="2024-04-18T23:51:00Z">
                  <w:rPr>
                    <w:ins w:id="19143" w:author="James Vu" w:date="2024-04-18T23:29:00Z"/>
                    <w:b/>
                    <w:bCs/>
                    <w:color w:val="000000"/>
                  </w:rPr>
                </w:rPrChange>
              </w:rPr>
              <w:pPrChange w:id="19144" w:author="James Vu" w:date="2024-04-18T23:31:00Z">
                <w:pPr/>
              </w:pPrChange>
            </w:pPr>
            <w:ins w:id="19145" w:author="James Vu" w:date="2024-04-18T23:29:00Z">
              <w:r w:rsidRPr="00B053AF">
                <w:rPr>
                  <w:b/>
                  <w:bCs/>
                  <w:color w:val="000000"/>
                  <w:sz w:val="22"/>
                  <w:szCs w:val="22"/>
                  <w:rPrChange w:id="19146" w:author="James Vu" w:date="2024-04-18T23:51:00Z">
                    <w:rPr>
                      <w:b/>
                      <w:bCs/>
                      <w:color w:val="000000"/>
                    </w:rPr>
                  </w:rPrChange>
                </w:rPr>
                <w:t>Điểm c, Khoản 4 và Điểm b, Khoản 5, Điều 12 Nghị định 24/2024/NĐ-CP (Tối thiểu 3.000.000 cho mỗi hạng mục)</w:t>
              </w:r>
            </w:ins>
          </w:p>
        </w:tc>
      </w:tr>
      <w:tr w:rsidR="001873A6" w:rsidRPr="00B053AF" w14:paraId="435631F2" w14:textId="77777777" w:rsidTr="003C02FF">
        <w:trPr>
          <w:trHeight w:val="20"/>
          <w:ins w:id="19147" w:author="James Vu" w:date="2024-04-18T23:29:00Z"/>
          <w:trPrChange w:id="19148" w:author="James Vu" w:date="2024-04-19T00:25:00Z">
            <w:trPr>
              <w:trHeight w:val="675"/>
            </w:trPr>
          </w:trPrChange>
        </w:trPr>
        <w:tc>
          <w:tcPr>
            <w:tcW w:w="846" w:type="dxa"/>
            <w:shd w:val="clear" w:color="auto" w:fill="auto"/>
            <w:vAlign w:val="center"/>
            <w:hideMark/>
            <w:tcPrChange w:id="19149"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3B570689" w14:textId="77777777" w:rsidR="001873A6" w:rsidRPr="00B053AF" w:rsidRDefault="001873A6" w:rsidP="001873A6">
            <w:pPr>
              <w:jc w:val="center"/>
              <w:rPr>
                <w:ins w:id="19150" w:author="James Vu" w:date="2024-04-18T23:29:00Z"/>
                <w:b/>
                <w:bCs/>
                <w:color w:val="000000"/>
                <w:sz w:val="22"/>
                <w:szCs w:val="22"/>
                <w:rPrChange w:id="19151" w:author="James Vu" w:date="2024-04-18T23:51:00Z">
                  <w:rPr>
                    <w:ins w:id="19152" w:author="James Vu" w:date="2024-04-18T23:29:00Z"/>
                    <w:b/>
                    <w:bCs/>
                    <w:color w:val="000000"/>
                  </w:rPr>
                </w:rPrChange>
              </w:rPr>
            </w:pPr>
            <w:ins w:id="19153" w:author="James Vu" w:date="2024-04-18T23:29:00Z">
              <w:r w:rsidRPr="00B053AF">
                <w:rPr>
                  <w:b/>
                  <w:bCs/>
                  <w:color w:val="000000"/>
                  <w:sz w:val="22"/>
                  <w:szCs w:val="22"/>
                  <w:rPrChange w:id="19154" w:author="James Vu" w:date="2024-04-18T23:51:00Z">
                    <w:rPr>
                      <w:b/>
                      <w:bCs/>
                      <w:color w:val="000000"/>
                    </w:rPr>
                  </w:rPrChange>
                </w:rPr>
                <w:t>2.2</w:t>
              </w:r>
            </w:ins>
          </w:p>
        </w:tc>
        <w:tc>
          <w:tcPr>
            <w:tcW w:w="2835" w:type="dxa"/>
            <w:shd w:val="clear" w:color="auto" w:fill="auto"/>
            <w:vAlign w:val="center"/>
            <w:hideMark/>
            <w:tcPrChange w:id="19155"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4A28EDD" w14:textId="77777777" w:rsidR="001873A6" w:rsidRPr="00B053AF" w:rsidRDefault="001873A6">
            <w:pPr>
              <w:jc w:val="center"/>
              <w:rPr>
                <w:ins w:id="19156" w:author="James Vu" w:date="2024-04-18T23:29:00Z"/>
                <w:b/>
                <w:bCs/>
                <w:color w:val="000000"/>
                <w:sz w:val="22"/>
                <w:szCs w:val="22"/>
                <w:rPrChange w:id="19157" w:author="James Vu" w:date="2024-04-18T23:51:00Z">
                  <w:rPr>
                    <w:ins w:id="19158" w:author="James Vu" w:date="2024-04-18T23:29:00Z"/>
                    <w:b/>
                    <w:bCs/>
                    <w:color w:val="000000"/>
                  </w:rPr>
                </w:rPrChange>
              </w:rPr>
              <w:pPrChange w:id="19159" w:author="James Vu" w:date="2024-04-18T23:31:00Z">
                <w:pPr/>
              </w:pPrChange>
            </w:pPr>
            <w:ins w:id="19160" w:author="James Vu" w:date="2024-04-18T23:29:00Z">
              <w:r w:rsidRPr="00B053AF">
                <w:rPr>
                  <w:b/>
                  <w:bCs/>
                  <w:color w:val="000000"/>
                  <w:sz w:val="22"/>
                  <w:szCs w:val="22"/>
                  <w:rPrChange w:id="19161" w:author="James Vu" w:date="2024-04-18T23:51:00Z">
                    <w:rPr>
                      <w:b/>
                      <w:bCs/>
                      <w:color w:val="000000"/>
                    </w:rPr>
                  </w:rPrChange>
                </w:rPr>
                <w:t>Thẩm định hồ sơ mời thầu; Thẩm định kết quả lựa chọn nhà thầu</w:t>
              </w:r>
            </w:ins>
          </w:p>
        </w:tc>
        <w:tc>
          <w:tcPr>
            <w:tcW w:w="1134" w:type="dxa"/>
            <w:shd w:val="clear" w:color="auto" w:fill="auto"/>
            <w:vAlign w:val="center"/>
            <w:hideMark/>
            <w:tcPrChange w:id="19162"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B4F66A3" w14:textId="7CC47287" w:rsidR="001873A6" w:rsidRPr="00B053AF" w:rsidRDefault="001873A6" w:rsidP="001873A6">
            <w:pPr>
              <w:jc w:val="center"/>
              <w:rPr>
                <w:ins w:id="19163" w:author="James Vu" w:date="2024-04-18T23:29:00Z"/>
                <w:b/>
                <w:bCs/>
                <w:color w:val="000000"/>
                <w:sz w:val="22"/>
                <w:szCs w:val="22"/>
                <w:rPrChange w:id="19164" w:author="James Vu" w:date="2024-04-18T23:51:00Z">
                  <w:rPr>
                    <w:ins w:id="19165" w:author="James Vu" w:date="2024-04-18T23:29:00Z"/>
                    <w:b/>
                    <w:bCs/>
                    <w:color w:val="000000"/>
                  </w:rPr>
                </w:rPrChange>
              </w:rPr>
            </w:pPr>
          </w:p>
        </w:tc>
        <w:tc>
          <w:tcPr>
            <w:tcW w:w="1134" w:type="dxa"/>
            <w:shd w:val="clear" w:color="auto" w:fill="auto"/>
            <w:vAlign w:val="center"/>
            <w:hideMark/>
            <w:tcPrChange w:id="19166"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70215773" w14:textId="176A9BE2" w:rsidR="001873A6" w:rsidRPr="00B053AF" w:rsidRDefault="001873A6" w:rsidP="001873A6">
            <w:pPr>
              <w:jc w:val="center"/>
              <w:rPr>
                <w:ins w:id="19167" w:author="James Vu" w:date="2024-04-18T23:29:00Z"/>
                <w:b/>
                <w:bCs/>
                <w:color w:val="000000"/>
                <w:sz w:val="22"/>
                <w:szCs w:val="22"/>
                <w:rPrChange w:id="19168" w:author="James Vu" w:date="2024-04-18T23:51:00Z">
                  <w:rPr>
                    <w:ins w:id="19169" w:author="James Vu" w:date="2024-04-18T23:29:00Z"/>
                    <w:b/>
                    <w:bCs/>
                    <w:color w:val="000000"/>
                  </w:rPr>
                </w:rPrChange>
              </w:rPr>
            </w:pPr>
          </w:p>
        </w:tc>
        <w:tc>
          <w:tcPr>
            <w:tcW w:w="1843" w:type="dxa"/>
            <w:shd w:val="clear" w:color="auto" w:fill="auto"/>
            <w:vAlign w:val="center"/>
            <w:hideMark/>
            <w:tcPrChange w:id="19170"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A24C79E" w14:textId="6FEAE3B9" w:rsidR="001873A6" w:rsidRPr="00B053AF" w:rsidRDefault="001873A6" w:rsidP="001873A6">
            <w:pPr>
              <w:jc w:val="center"/>
              <w:rPr>
                <w:ins w:id="19171" w:author="James Vu" w:date="2024-04-18T23:29:00Z"/>
                <w:b/>
                <w:bCs/>
                <w:color w:val="000000"/>
                <w:sz w:val="22"/>
                <w:szCs w:val="22"/>
                <w:rPrChange w:id="19172" w:author="James Vu" w:date="2024-04-18T23:51:00Z">
                  <w:rPr>
                    <w:ins w:id="19173" w:author="James Vu" w:date="2024-04-18T23:29:00Z"/>
                    <w:b/>
                    <w:bCs/>
                    <w:color w:val="000000"/>
                  </w:rPr>
                </w:rPrChange>
              </w:rPr>
            </w:pPr>
          </w:p>
        </w:tc>
        <w:tc>
          <w:tcPr>
            <w:tcW w:w="1842" w:type="dxa"/>
            <w:shd w:val="clear" w:color="auto" w:fill="auto"/>
            <w:vAlign w:val="center"/>
            <w:hideMark/>
            <w:tcPrChange w:id="19174"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000AE75F" w14:textId="2705847D" w:rsidR="001873A6" w:rsidRPr="00B053AF" w:rsidRDefault="001873A6">
            <w:pPr>
              <w:jc w:val="center"/>
              <w:rPr>
                <w:ins w:id="19175" w:author="James Vu" w:date="2024-04-18T23:29:00Z"/>
                <w:b/>
                <w:bCs/>
                <w:color w:val="000000"/>
                <w:sz w:val="22"/>
                <w:szCs w:val="22"/>
                <w:rPrChange w:id="19176" w:author="James Vu" w:date="2024-04-18T23:51:00Z">
                  <w:rPr>
                    <w:ins w:id="19177" w:author="James Vu" w:date="2024-04-18T23:29:00Z"/>
                    <w:b/>
                    <w:bCs/>
                    <w:color w:val="000000"/>
                  </w:rPr>
                </w:rPrChange>
              </w:rPr>
              <w:pPrChange w:id="19178" w:author="James Vu" w:date="2024-04-18T23:31:00Z">
                <w:pPr/>
              </w:pPrChange>
            </w:pPr>
            <w:ins w:id="19179" w:author="James Vu" w:date="2024-04-18T23:29:00Z">
              <w:r w:rsidRPr="00B053AF">
                <w:rPr>
                  <w:b/>
                  <w:bCs/>
                  <w:color w:val="000000"/>
                  <w:sz w:val="22"/>
                  <w:szCs w:val="22"/>
                  <w:rPrChange w:id="19180" w:author="James Vu" w:date="2024-04-18T23:51:00Z">
                    <w:rPr>
                      <w:b/>
                      <w:bCs/>
                      <w:color w:val="000000"/>
                    </w:rPr>
                  </w:rPrChange>
                </w:rPr>
                <w:t>5.000.000</w:t>
              </w:r>
            </w:ins>
          </w:p>
        </w:tc>
        <w:tc>
          <w:tcPr>
            <w:tcW w:w="1560" w:type="dxa"/>
            <w:shd w:val="clear" w:color="auto" w:fill="auto"/>
            <w:vAlign w:val="center"/>
            <w:hideMark/>
            <w:tcPrChange w:id="19181"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3D5ADB5D" w14:textId="52548906" w:rsidR="001873A6" w:rsidRPr="00B053AF" w:rsidRDefault="001873A6">
            <w:pPr>
              <w:jc w:val="center"/>
              <w:rPr>
                <w:ins w:id="19182" w:author="James Vu" w:date="2024-04-18T23:29:00Z"/>
                <w:b/>
                <w:bCs/>
                <w:color w:val="000000"/>
                <w:sz w:val="22"/>
                <w:szCs w:val="22"/>
                <w:rPrChange w:id="19183" w:author="James Vu" w:date="2024-04-18T23:51:00Z">
                  <w:rPr>
                    <w:ins w:id="19184" w:author="James Vu" w:date="2024-04-18T23:29:00Z"/>
                    <w:b/>
                    <w:bCs/>
                    <w:color w:val="000000"/>
                  </w:rPr>
                </w:rPrChange>
              </w:rPr>
              <w:pPrChange w:id="19185" w:author="James Vu" w:date="2024-04-18T23:31:00Z">
                <w:pPr/>
              </w:pPrChange>
            </w:pPr>
            <w:ins w:id="19186" w:author="James Vu" w:date="2024-04-18T23:29:00Z">
              <w:r w:rsidRPr="00B053AF">
                <w:rPr>
                  <w:b/>
                  <w:bCs/>
                  <w:color w:val="000000"/>
                  <w:sz w:val="22"/>
                  <w:szCs w:val="22"/>
                  <w:rPrChange w:id="19187" w:author="James Vu" w:date="2024-04-18T23:51:00Z">
                    <w:rPr>
                      <w:b/>
                      <w:bCs/>
                      <w:color w:val="000000"/>
                    </w:rPr>
                  </w:rPrChange>
                </w:rPr>
                <w:t>400.000</w:t>
              </w:r>
            </w:ins>
          </w:p>
        </w:tc>
        <w:tc>
          <w:tcPr>
            <w:tcW w:w="1768" w:type="dxa"/>
            <w:shd w:val="clear" w:color="auto" w:fill="auto"/>
            <w:vAlign w:val="center"/>
            <w:hideMark/>
            <w:tcPrChange w:id="19188"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619E4CEF" w14:textId="3E86BD30" w:rsidR="001873A6" w:rsidRPr="00B053AF" w:rsidRDefault="001873A6">
            <w:pPr>
              <w:jc w:val="center"/>
              <w:rPr>
                <w:ins w:id="19189" w:author="James Vu" w:date="2024-04-18T23:29:00Z"/>
                <w:b/>
                <w:bCs/>
                <w:color w:val="000000"/>
                <w:sz w:val="22"/>
                <w:szCs w:val="22"/>
                <w:rPrChange w:id="19190" w:author="James Vu" w:date="2024-04-18T23:51:00Z">
                  <w:rPr>
                    <w:ins w:id="19191" w:author="James Vu" w:date="2024-04-18T23:29:00Z"/>
                    <w:b/>
                    <w:bCs/>
                    <w:color w:val="000000"/>
                  </w:rPr>
                </w:rPrChange>
              </w:rPr>
              <w:pPrChange w:id="19192" w:author="James Vu" w:date="2024-04-18T23:31:00Z">
                <w:pPr/>
              </w:pPrChange>
            </w:pPr>
            <w:ins w:id="19193" w:author="James Vu" w:date="2024-04-18T23:29:00Z">
              <w:r w:rsidRPr="00B053AF">
                <w:rPr>
                  <w:b/>
                  <w:bCs/>
                  <w:color w:val="000000"/>
                  <w:sz w:val="22"/>
                  <w:szCs w:val="22"/>
                  <w:rPrChange w:id="19194" w:author="James Vu" w:date="2024-04-18T23:51:00Z">
                    <w:rPr>
                      <w:b/>
                      <w:bCs/>
                      <w:color w:val="000000"/>
                    </w:rPr>
                  </w:rPrChange>
                </w:rPr>
                <w:t>5.400.000</w:t>
              </w:r>
            </w:ins>
          </w:p>
        </w:tc>
        <w:tc>
          <w:tcPr>
            <w:tcW w:w="1487" w:type="dxa"/>
            <w:shd w:val="clear" w:color="auto" w:fill="auto"/>
            <w:vAlign w:val="center"/>
            <w:hideMark/>
            <w:tcPrChange w:id="19195"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10FA659D" w14:textId="5214A451" w:rsidR="001873A6" w:rsidRPr="00B053AF" w:rsidRDefault="001873A6">
            <w:pPr>
              <w:jc w:val="center"/>
              <w:rPr>
                <w:ins w:id="19196" w:author="James Vu" w:date="2024-04-18T23:29:00Z"/>
                <w:b/>
                <w:bCs/>
                <w:color w:val="000000"/>
                <w:sz w:val="22"/>
                <w:szCs w:val="22"/>
                <w:rPrChange w:id="19197" w:author="James Vu" w:date="2024-04-18T23:51:00Z">
                  <w:rPr>
                    <w:ins w:id="19198" w:author="James Vu" w:date="2024-04-18T23:29:00Z"/>
                    <w:b/>
                    <w:bCs/>
                    <w:color w:val="000000"/>
                  </w:rPr>
                </w:rPrChange>
              </w:rPr>
              <w:pPrChange w:id="19199" w:author="James Vu" w:date="2024-04-18T23:31:00Z">
                <w:pPr/>
              </w:pPrChange>
            </w:pPr>
          </w:p>
        </w:tc>
      </w:tr>
      <w:tr w:rsidR="001873A6" w:rsidRPr="00B053AF" w14:paraId="5A88BADC" w14:textId="77777777" w:rsidTr="003C02FF">
        <w:trPr>
          <w:trHeight w:val="20"/>
          <w:ins w:id="19200" w:author="James Vu" w:date="2024-04-18T23:29:00Z"/>
          <w:trPrChange w:id="19201" w:author="James Vu" w:date="2024-04-19T00:25:00Z">
            <w:trPr>
              <w:trHeight w:val="20"/>
            </w:trPr>
          </w:trPrChange>
        </w:trPr>
        <w:tc>
          <w:tcPr>
            <w:tcW w:w="846" w:type="dxa"/>
            <w:shd w:val="clear" w:color="auto" w:fill="auto"/>
            <w:vAlign w:val="center"/>
            <w:hideMark/>
            <w:tcPrChange w:id="19202"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62F05F31" w14:textId="77777777" w:rsidR="001873A6" w:rsidRPr="00B053AF" w:rsidRDefault="001873A6" w:rsidP="001873A6">
            <w:pPr>
              <w:jc w:val="center"/>
              <w:rPr>
                <w:ins w:id="19203" w:author="James Vu" w:date="2024-04-18T23:29:00Z"/>
                <w:i/>
                <w:iCs/>
                <w:color w:val="000000"/>
                <w:sz w:val="22"/>
                <w:szCs w:val="22"/>
                <w:rPrChange w:id="19204" w:author="James Vu" w:date="2024-04-18T23:51:00Z">
                  <w:rPr>
                    <w:ins w:id="19205" w:author="James Vu" w:date="2024-04-18T23:29:00Z"/>
                    <w:i/>
                    <w:iCs/>
                    <w:color w:val="000000"/>
                  </w:rPr>
                </w:rPrChange>
              </w:rPr>
            </w:pPr>
            <w:ins w:id="19206" w:author="James Vu" w:date="2024-04-18T23:29:00Z">
              <w:r w:rsidRPr="00B053AF">
                <w:rPr>
                  <w:i/>
                  <w:iCs/>
                  <w:color w:val="000000"/>
                  <w:sz w:val="22"/>
                  <w:szCs w:val="22"/>
                  <w:rPrChange w:id="19207" w:author="James Vu" w:date="2024-04-18T23:51:00Z">
                    <w:rPr>
                      <w:i/>
                      <w:iCs/>
                      <w:color w:val="000000"/>
                    </w:rPr>
                  </w:rPrChange>
                </w:rPr>
                <w:t>a</w:t>
              </w:r>
            </w:ins>
          </w:p>
        </w:tc>
        <w:tc>
          <w:tcPr>
            <w:tcW w:w="2835" w:type="dxa"/>
            <w:shd w:val="clear" w:color="auto" w:fill="auto"/>
            <w:vAlign w:val="center"/>
            <w:hideMark/>
            <w:tcPrChange w:id="19208"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3A80D0AA" w14:textId="77777777" w:rsidR="001873A6" w:rsidRPr="00B053AF" w:rsidRDefault="001873A6">
            <w:pPr>
              <w:jc w:val="center"/>
              <w:rPr>
                <w:ins w:id="19209" w:author="James Vu" w:date="2024-04-18T23:29:00Z"/>
                <w:i/>
                <w:iCs/>
                <w:color w:val="000000"/>
                <w:sz w:val="22"/>
                <w:szCs w:val="22"/>
                <w:rPrChange w:id="19210" w:author="James Vu" w:date="2024-04-18T23:51:00Z">
                  <w:rPr>
                    <w:ins w:id="19211" w:author="James Vu" w:date="2024-04-18T23:29:00Z"/>
                    <w:i/>
                    <w:iCs/>
                    <w:color w:val="000000"/>
                  </w:rPr>
                </w:rPrChange>
              </w:rPr>
              <w:pPrChange w:id="19212" w:author="James Vu" w:date="2024-04-18T23:31:00Z">
                <w:pPr/>
              </w:pPrChange>
            </w:pPr>
            <w:ins w:id="19213" w:author="James Vu" w:date="2024-04-18T23:29:00Z">
              <w:r w:rsidRPr="00B053AF">
                <w:rPr>
                  <w:i/>
                  <w:iCs/>
                  <w:color w:val="000000"/>
                  <w:sz w:val="22"/>
                  <w:szCs w:val="22"/>
                  <w:rPrChange w:id="19214" w:author="James Vu" w:date="2024-04-18T23:51:00Z">
                    <w:rPr>
                      <w:i/>
                      <w:iCs/>
                      <w:color w:val="000000"/>
                    </w:rPr>
                  </w:rPrChange>
                </w:rPr>
                <w:t>Thẩm định hồ sơ mời thầu, hồ sơ yêu cầu</w:t>
              </w:r>
            </w:ins>
          </w:p>
        </w:tc>
        <w:tc>
          <w:tcPr>
            <w:tcW w:w="1134" w:type="dxa"/>
            <w:shd w:val="clear" w:color="auto" w:fill="auto"/>
            <w:vAlign w:val="center"/>
            <w:hideMark/>
            <w:tcPrChange w:id="19215"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7AD1D8E1" w14:textId="77777777" w:rsidR="001873A6" w:rsidRPr="00B053AF" w:rsidRDefault="001873A6" w:rsidP="001873A6">
            <w:pPr>
              <w:jc w:val="center"/>
              <w:rPr>
                <w:ins w:id="19216" w:author="James Vu" w:date="2024-04-18T23:29:00Z"/>
                <w:i/>
                <w:iCs/>
                <w:color w:val="000000"/>
                <w:sz w:val="22"/>
                <w:szCs w:val="22"/>
                <w:rPrChange w:id="19217" w:author="James Vu" w:date="2024-04-18T23:51:00Z">
                  <w:rPr>
                    <w:ins w:id="19218" w:author="James Vu" w:date="2024-04-18T23:29:00Z"/>
                    <w:i/>
                    <w:iCs/>
                    <w:color w:val="000000"/>
                  </w:rPr>
                </w:rPrChange>
              </w:rPr>
            </w:pPr>
            <w:ins w:id="19219" w:author="James Vu" w:date="2024-04-18T23:29:00Z">
              <w:r w:rsidRPr="00B053AF">
                <w:rPr>
                  <w:i/>
                  <w:iCs/>
                  <w:color w:val="000000"/>
                  <w:sz w:val="22"/>
                  <w:szCs w:val="22"/>
                  <w:rPrChange w:id="19220" w:author="James Vu" w:date="2024-04-18T23:51:00Z">
                    <w:rPr>
                      <w:i/>
                      <w:iCs/>
                      <w:color w:val="000000"/>
                    </w:rPr>
                  </w:rPrChange>
                </w:rPr>
                <w:t>0,1000%</w:t>
              </w:r>
            </w:ins>
          </w:p>
        </w:tc>
        <w:tc>
          <w:tcPr>
            <w:tcW w:w="1134" w:type="dxa"/>
            <w:shd w:val="clear" w:color="auto" w:fill="auto"/>
            <w:vAlign w:val="center"/>
            <w:hideMark/>
            <w:tcPrChange w:id="1922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5F7A28BF" w14:textId="77777777" w:rsidR="001873A6" w:rsidRPr="00B053AF" w:rsidRDefault="001873A6" w:rsidP="001873A6">
            <w:pPr>
              <w:jc w:val="center"/>
              <w:rPr>
                <w:ins w:id="19222" w:author="James Vu" w:date="2024-04-18T23:29:00Z"/>
                <w:i/>
                <w:iCs/>
                <w:color w:val="000000"/>
                <w:sz w:val="22"/>
                <w:szCs w:val="22"/>
                <w:rPrChange w:id="19223" w:author="James Vu" w:date="2024-04-18T23:51:00Z">
                  <w:rPr>
                    <w:ins w:id="19224" w:author="James Vu" w:date="2024-04-18T23:29:00Z"/>
                    <w:i/>
                    <w:iCs/>
                    <w:color w:val="000000"/>
                  </w:rPr>
                </w:rPrChange>
              </w:rPr>
            </w:pPr>
            <w:ins w:id="19225" w:author="James Vu" w:date="2024-04-18T23:29:00Z">
              <w:r w:rsidRPr="00B053AF">
                <w:rPr>
                  <w:i/>
                  <w:iCs/>
                  <w:color w:val="000000"/>
                  <w:sz w:val="22"/>
                  <w:szCs w:val="22"/>
                  <w:rPrChange w:id="19226" w:author="James Vu" w:date="2024-04-18T23:51:00Z">
                    <w:rPr>
                      <w:i/>
                      <w:iCs/>
                      <w:color w:val="000000"/>
                    </w:rPr>
                  </w:rPrChange>
                </w:rPr>
                <w:t>x G</w:t>
              </w:r>
              <w:r w:rsidRPr="00B053AF">
                <w:rPr>
                  <w:i/>
                  <w:iCs/>
                  <w:color w:val="000000"/>
                  <w:sz w:val="22"/>
                  <w:szCs w:val="22"/>
                  <w:vertAlign w:val="subscript"/>
                  <w:rPrChange w:id="19227" w:author="James Vu" w:date="2024-04-18T23:51:00Z">
                    <w:rPr>
                      <w:i/>
                      <w:iCs/>
                      <w:color w:val="000000"/>
                      <w:vertAlign w:val="subscript"/>
                    </w:rPr>
                  </w:rPrChange>
                </w:rPr>
                <w:t>TV3</w:t>
              </w:r>
              <w:r w:rsidRPr="00B053AF">
                <w:rPr>
                  <w:i/>
                  <w:iCs/>
                  <w:color w:val="000000"/>
                  <w:sz w:val="22"/>
                  <w:szCs w:val="22"/>
                  <w:rPrChange w:id="19228" w:author="James Vu" w:date="2024-04-18T23:51:00Z">
                    <w:rPr>
                      <w:i/>
                      <w:iCs/>
                      <w:color w:val="000000"/>
                    </w:rPr>
                  </w:rPrChange>
                </w:rPr>
                <w:t xml:space="preserve"> (Sau VAT)</w:t>
              </w:r>
            </w:ins>
          </w:p>
        </w:tc>
        <w:tc>
          <w:tcPr>
            <w:tcW w:w="1843" w:type="dxa"/>
            <w:shd w:val="clear" w:color="auto" w:fill="auto"/>
            <w:vAlign w:val="center"/>
            <w:hideMark/>
            <w:tcPrChange w:id="19229"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6C7A0EB6" w14:textId="349168E9" w:rsidR="001873A6" w:rsidRPr="00B053AF" w:rsidRDefault="001873A6" w:rsidP="001873A6">
            <w:pPr>
              <w:jc w:val="center"/>
              <w:rPr>
                <w:ins w:id="19230" w:author="James Vu" w:date="2024-04-18T23:29:00Z"/>
                <w:i/>
                <w:iCs/>
                <w:color w:val="000000"/>
                <w:sz w:val="22"/>
                <w:szCs w:val="22"/>
                <w:rPrChange w:id="19231" w:author="James Vu" w:date="2024-04-18T23:51:00Z">
                  <w:rPr>
                    <w:ins w:id="19232" w:author="James Vu" w:date="2024-04-18T23:29:00Z"/>
                    <w:i/>
                    <w:iCs/>
                    <w:color w:val="000000"/>
                  </w:rPr>
                </w:rPrChange>
              </w:rPr>
            </w:pPr>
            <w:ins w:id="19233" w:author="James Vu" w:date="2024-04-18T23:29:00Z">
              <w:r w:rsidRPr="00B053AF">
                <w:rPr>
                  <w:i/>
                  <w:iCs/>
                  <w:color w:val="000000"/>
                  <w:sz w:val="22"/>
                  <w:szCs w:val="22"/>
                  <w:rPrChange w:id="19234" w:author="James Vu" w:date="2024-04-18T23:51:00Z">
                    <w:rPr>
                      <w:i/>
                      <w:iCs/>
                      <w:color w:val="000000"/>
                    </w:rPr>
                  </w:rPrChange>
                </w:rPr>
                <w:t>-</w:t>
              </w:r>
            </w:ins>
          </w:p>
        </w:tc>
        <w:tc>
          <w:tcPr>
            <w:tcW w:w="1842" w:type="dxa"/>
            <w:shd w:val="clear" w:color="auto" w:fill="auto"/>
            <w:noWrap/>
            <w:vAlign w:val="center"/>
            <w:hideMark/>
            <w:tcPrChange w:id="19235"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21934877" w14:textId="4850DC11" w:rsidR="001873A6" w:rsidRPr="00B053AF" w:rsidRDefault="001873A6">
            <w:pPr>
              <w:jc w:val="center"/>
              <w:rPr>
                <w:ins w:id="19236" w:author="James Vu" w:date="2024-04-18T23:29:00Z"/>
                <w:i/>
                <w:iCs/>
                <w:color w:val="000000"/>
                <w:sz w:val="22"/>
                <w:szCs w:val="22"/>
                <w:rPrChange w:id="19237" w:author="James Vu" w:date="2024-04-18T23:51:00Z">
                  <w:rPr>
                    <w:ins w:id="19238" w:author="James Vu" w:date="2024-04-18T23:29:00Z"/>
                    <w:i/>
                    <w:iCs/>
                    <w:color w:val="000000"/>
                  </w:rPr>
                </w:rPrChange>
              </w:rPr>
              <w:pPrChange w:id="19239" w:author="James Vu" w:date="2024-04-18T23:31:00Z">
                <w:pPr>
                  <w:jc w:val="right"/>
                </w:pPr>
              </w:pPrChange>
            </w:pPr>
            <w:ins w:id="19240" w:author="James Vu" w:date="2024-04-18T23:29:00Z">
              <w:r w:rsidRPr="00B053AF">
                <w:rPr>
                  <w:i/>
                  <w:iCs/>
                  <w:color w:val="000000"/>
                  <w:sz w:val="22"/>
                  <w:szCs w:val="22"/>
                  <w:rPrChange w:id="19241" w:author="James Vu" w:date="2024-04-18T23:51:00Z">
                    <w:rPr>
                      <w:i/>
                      <w:iCs/>
                      <w:color w:val="000000"/>
                    </w:rPr>
                  </w:rPrChange>
                </w:rPr>
                <w:t>2.000.000</w:t>
              </w:r>
            </w:ins>
          </w:p>
        </w:tc>
        <w:tc>
          <w:tcPr>
            <w:tcW w:w="1560" w:type="dxa"/>
            <w:shd w:val="clear" w:color="auto" w:fill="auto"/>
            <w:noWrap/>
            <w:vAlign w:val="center"/>
            <w:hideMark/>
            <w:tcPrChange w:id="19242"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2A4FC9BC" w14:textId="56F17247" w:rsidR="001873A6" w:rsidRPr="00B053AF" w:rsidRDefault="001873A6">
            <w:pPr>
              <w:jc w:val="center"/>
              <w:rPr>
                <w:ins w:id="19243" w:author="James Vu" w:date="2024-04-18T23:29:00Z"/>
                <w:i/>
                <w:iCs/>
                <w:color w:val="000000"/>
                <w:sz w:val="22"/>
                <w:szCs w:val="22"/>
                <w:rPrChange w:id="19244" w:author="James Vu" w:date="2024-04-18T23:51:00Z">
                  <w:rPr>
                    <w:ins w:id="19245" w:author="James Vu" w:date="2024-04-18T23:29:00Z"/>
                    <w:i/>
                    <w:iCs/>
                    <w:color w:val="000000"/>
                  </w:rPr>
                </w:rPrChange>
              </w:rPr>
              <w:pPrChange w:id="19246" w:author="James Vu" w:date="2024-04-18T23:31:00Z">
                <w:pPr>
                  <w:jc w:val="right"/>
                </w:pPr>
              </w:pPrChange>
            </w:pPr>
            <w:ins w:id="19247" w:author="James Vu" w:date="2024-04-18T23:29:00Z">
              <w:r w:rsidRPr="00B053AF">
                <w:rPr>
                  <w:i/>
                  <w:iCs/>
                  <w:color w:val="000000"/>
                  <w:sz w:val="22"/>
                  <w:szCs w:val="22"/>
                  <w:rPrChange w:id="19248" w:author="James Vu" w:date="2024-04-18T23:51:00Z">
                    <w:rPr>
                      <w:i/>
                      <w:iCs/>
                      <w:color w:val="000000"/>
                    </w:rPr>
                  </w:rPrChange>
                </w:rPr>
                <w:t>160.000</w:t>
              </w:r>
            </w:ins>
          </w:p>
        </w:tc>
        <w:tc>
          <w:tcPr>
            <w:tcW w:w="1768" w:type="dxa"/>
            <w:shd w:val="clear" w:color="auto" w:fill="auto"/>
            <w:noWrap/>
            <w:vAlign w:val="center"/>
            <w:hideMark/>
            <w:tcPrChange w:id="19249"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51FAF63B" w14:textId="058FDA25" w:rsidR="001873A6" w:rsidRPr="00B053AF" w:rsidRDefault="001873A6">
            <w:pPr>
              <w:jc w:val="center"/>
              <w:rPr>
                <w:ins w:id="19250" w:author="James Vu" w:date="2024-04-18T23:29:00Z"/>
                <w:i/>
                <w:iCs/>
                <w:color w:val="000000"/>
                <w:sz w:val="22"/>
                <w:szCs w:val="22"/>
                <w:rPrChange w:id="19251" w:author="James Vu" w:date="2024-04-18T23:51:00Z">
                  <w:rPr>
                    <w:ins w:id="19252" w:author="James Vu" w:date="2024-04-18T23:29:00Z"/>
                    <w:i/>
                    <w:iCs/>
                    <w:color w:val="000000"/>
                  </w:rPr>
                </w:rPrChange>
              </w:rPr>
              <w:pPrChange w:id="19253" w:author="James Vu" w:date="2024-04-18T23:31:00Z">
                <w:pPr>
                  <w:jc w:val="right"/>
                </w:pPr>
              </w:pPrChange>
            </w:pPr>
            <w:ins w:id="19254" w:author="James Vu" w:date="2024-04-18T23:29:00Z">
              <w:r w:rsidRPr="00B053AF">
                <w:rPr>
                  <w:i/>
                  <w:iCs/>
                  <w:color w:val="000000"/>
                  <w:sz w:val="22"/>
                  <w:szCs w:val="22"/>
                  <w:rPrChange w:id="19255" w:author="James Vu" w:date="2024-04-18T23:51:00Z">
                    <w:rPr>
                      <w:i/>
                      <w:iCs/>
                      <w:color w:val="000000"/>
                    </w:rPr>
                  </w:rPrChange>
                </w:rPr>
                <w:t>2.160.000</w:t>
              </w:r>
            </w:ins>
          </w:p>
        </w:tc>
        <w:tc>
          <w:tcPr>
            <w:tcW w:w="1487" w:type="dxa"/>
            <w:shd w:val="clear" w:color="auto" w:fill="auto"/>
            <w:vAlign w:val="center"/>
            <w:hideMark/>
            <w:tcPrChange w:id="19256"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3C51378" w14:textId="77777777" w:rsidR="001873A6" w:rsidRPr="00B053AF" w:rsidRDefault="001873A6">
            <w:pPr>
              <w:jc w:val="center"/>
              <w:rPr>
                <w:ins w:id="19257" w:author="James Vu" w:date="2024-04-18T23:29:00Z"/>
                <w:i/>
                <w:iCs/>
                <w:color w:val="000000"/>
                <w:sz w:val="22"/>
                <w:szCs w:val="22"/>
                <w:rPrChange w:id="19258" w:author="James Vu" w:date="2024-04-18T23:51:00Z">
                  <w:rPr>
                    <w:ins w:id="19259" w:author="James Vu" w:date="2024-04-18T23:29:00Z"/>
                    <w:i/>
                    <w:iCs/>
                    <w:color w:val="000000"/>
                  </w:rPr>
                </w:rPrChange>
              </w:rPr>
              <w:pPrChange w:id="19260" w:author="James Vu" w:date="2024-04-18T23:31:00Z">
                <w:pPr/>
              </w:pPrChange>
            </w:pPr>
            <w:ins w:id="19261" w:author="James Vu" w:date="2024-04-18T23:29:00Z">
              <w:r w:rsidRPr="00B053AF">
                <w:rPr>
                  <w:i/>
                  <w:iCs/>
                  <w:color w:val="000000"/>
                  <w:sz w:val="22"/>
                  <w:szCs w:val="22"/>
                  <w:rPrChange w:id="19262" w:author="James Vu" w:date="2024-04-18T23:51:00Z">
                    <w:rPr>
                      <w:i/>
                      <w:iCs/>
                      <w:color w:val="000000"/>
                    </w:rPr>
                  </w:rPrChange>
                </w:rPr>
                <w:t>Điểm d, Khoản 4 Điều 12 Nghị định 24/2024/NĐ-CP (Tối thiểu 2.000.000)</w:t>
              </w:r>
            </w:ins>
          </w:p>
        </w:tc>
      </w:tr>
      <w:tr w:rsidR="001873A6" w:rsidRPr="00B053AF" w14:paraId="4D47A43C" w14:textId="77777777" w:rsidTr="003C02FF">
        <w:trPr>
          <w:trHeight w:val="20"/>
          <w:ins w:id="19263" w:author="James Vu" w:date="2024-04-18T23:29:00Z"/>
          <w:trPrChange w:id="19264" w:author="James Vu" w:date="2024-04-19T00:25:00Z">
            <w:trPr>
              <w:trHeight w:val="20"/>
            </w:trPr>
          </w:trPrChange>
        </w:trPr>
        <w:tc>
          <w:tcPr>
            <w:tcW w:w="846" w:type="dxa"/>
            <w:shd w:val="clear" w:color="auto" w:fill="auto"/>
            <w:vAlign w:val="center"/>
            <w:hideMark/>
            <w:tcPrChange w:id="19265"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4A7562B6" w14:textId="77777777" w:rsidR="001873A6" w:rsidRPr="00B053AF" w:rsidRDefault="001873A6" w:rsidP="001873A6">
            <w:pPr>
              <w:jc w:val="center"/>
              <w:rPr>
                <w:ins w:id="19266" w:author="James Vu" w:date="2024-04-18T23:29:00Z"/>
                <w:i/>
                <w:iCs/>
                <w:color w:val="000000"/>
                <w:sz w:val="22"/>
                <w:szCs w:val="22"/>
                <w:rPrChange w:id="19267" w:author="James Vu" w:date="2024-04-18T23:51:00Z">
                  <w:rPr>
                    <w:ins w:id="19268" w:author="James Vu" w:date="2024-04-18T23:29:00Z"/>
                    <w:i/>
                    <w:iCs/>
                    <w:color w:val="000000"/>
                  </w:rPr>
                </w:rPrChange>
              </w:rPr>
            </w:pPr>
            <w:ins w:id="19269" w:author="James Vu" w:date="2024-04-18T23:29:00Z">
              <w:r w:rsidRPr="00B053AF">
                <w:rPr>
                  <w:i/>
                  <w:iCs/>
                  <w:color w:val="000000"/>
                  <w:sz w:val="22"/>
                  <w:szCs w:val="22"/>
                  <w:rPrChange w:id="19270" w:author="James Vu" w:date="2024-04-18T23:51:00Z">
                    <w:rPr>
                      <w:i/>
                      <w:iCs/>
                      <w:color w:val="000000"/>
                    </w:rPr>
                  </w:rPrChange>
                </w:rPr>
                <w:t>b</w:t>
              </w:r>
            </w:ins>
          </w:p>
        </w:tc>
        <w:tc>
          <w:tcPr>
            <w:tcW w:w="2835" w:type="dxa"/>
            <w:shd w:val="clear" w:color="auto" w:fill="auto"/>
            <w:vAlign w:val="center"/>
            <w:hideMark/>
            <w:tcPrChange w:id="19271"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458C353" w14:textId="77777777" w:rsidR="001873A6" w:rsidRPr="00B053AF" w:rsidRDefault="001873A6">
            <w:pPr>
              <w:jc w:val="center"/>
              <w:rPr>
                <w:ins w:id="19272" w:author="James Vu" w:date="2024-04-18T23:29:00Z"/>
                <w:i/>
                <w:iCs/>
                <w:color w:val="000000"/>
                <w:sz w:val="22"/>
                <w:szCs w:val="22"/>
                <w:rPrChange w:id="19273" w:author="James Vu" w:date="2024-04-18T23:51:00Z">
                  <w:rPr>
                    <w:ins w:id="19274" w:author="James Vu" w:date="2024-04-18T23:29:00Z"/>
                    <w:i/>
                    <w:iCs/>
                    <w:color w:val="000000"/>
                  </w:rPr>
                </w:rPrChange>
              </w:rPr>
              <w:pPrChange w:id="19275" w:author="James Vu" w:date="2024-04-18T23:31:00Z">
                <w:pPr/>
              </w:pPrChange>
            </w:pPr>
            <w:ins w:id="19276" w:author="James Vu" w:date="2024-04-18T23:29:00Z">
              <w:r w:rsidRPr="00B053AF">
                <w:rPr>
                  <w:i/>
                  <w:iCs/>
                  <w:color w:val="000000"/>
                  <w:sz w:val="22"/>
                  <w:szCs w:val="22"/>
                  <w:rPrChange w:id="19277" w:author="James Vu" w:date="2024-04-18T23:51:00Z">
                    <w:rPr>
                      <w:i/>
                      <w:iCs/>
                      <w:color w:val="000000"/>
                    </w:rPr>
                  </w:rPrChange>
                </w:rPr>
                <w:t>Thẩm định kết quả lựa chọn nhà thầu</w:t>
              </w:r>
            </w:ins>
          </w:p>
        </w:tc>
        <w:tc>
          <w:tcPr>
            <w:tcW w:w="1134" w:type="dxa"/>
            <w:shd w:val="clear" w:color="auto" w:fill="auto"/>
            <w:vAlign w:val="center"/>
            <w:hideMark/>
            <w:tcPrChange w:id="19278"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C4A0D83" w14:textId="77777777" w:rsidR="001873A6" w:rsidRPr="00B053AF" w:rsidRDefault="001873A6" w:rsidP="001873A6">
            <w:pPr>
              <w:jc w:val="center"/>
              <w:rPr>
                <w:ins w:id="19279" w:author="James Vu" w:date="2024-04-18T23:29:00Z"/>
                <w:i/>
                <w:iCs/>
                <w:color w:val="000000"/>
                <w:sz w:val="22"/>
                <w:szCs w:val="22"/>
                <w:rPrChange w:id="19280" w:author="James Vu" w:date="2024-04-18T23:51:00Z">
                  <w:rPr>
                    <w:ins w:id="19281" w:author="James Vu" w:date="2024-04-18T23:29:00Z"/>
                    <w:i/>
                    <w:iCs/>
                    <w:color w:val="000000"/>
                  </w:rPr>
                </w:rPrChange>
              </w:rPr>
            </w:pPr>
            <w:ins w:id="19282" w:author="James Vu" w:date="2024-04-18T23:29:00Z">
              <w:r w:rsidRPr="00B053AF">
                <w:rPr>
                  <w:i/>
                  <w:iCs/>
                  <w:color w:val="000000"/>
                  <w:sz w:val="22"/>
                  <w:szCs w:val="22"/>
                  <w:rPrChange w:id="19283" w:author="James Vu" w:date="2024-04-18T23:51:00Z">
                    <w:rPr>
                      <w:i/>
                      <w:iCs/>
                      <w:color w:val="000000"/>
                    </w:rPr>
                  </w:rPrChange>
                </w:rPr>
                <w:t>0,1000%</w:t>
              </w:r>
            </w:ins>
          </w:p>
        </w:tc>
        <w:tc>
          <w:tcPr>
            <w:tcW w:w="1134" w:type="dxa"/>
            <w:shd w:val="clear" w:color="auto" w:fill="auto"/>
            <w:vAlign w:val="center"/>
            <w:hideMark/>
            <w:tcPrChange w:id="19284"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2FF52392" w14:textId="77777777" w:rsidR="001873A6" w:rsidRPr="00B053AF" w:rsidRDefault="001873A6" w:rsidP="001873A6">
            <w:pPr>
              <w:jc w:val="center"/>
              <w:rPr>
                <w:ins w:id="19285" w:author="James Vu" w:date="2024-04-18T23:29:00Z"/>
                <w:i/>
                <w:iCs/>
                <w:color w:val="000000"/>
                <w:sz w:val="22"/>
                <w:szCs w:val="22"/>
                <w:rPrChange w:id="19286" w:author="James Vu" w:date="2024-04-18T23:51:00Z">
                  <w:rPr>
                    <w:ins w:id="19287" w:author="James Vu" w:date="2024-04-18T23:29:00Z"/>
                    <w:i/>
                    <w:iCs/>
                    <w:color w:val="000000"/>
                  </w:rPr>
                </w:rPrChange>
              </w:rPr>
            </w:pPr>
            <w:ins w:id="19288" w:author="James Vu" w:date="2024-04-18T23:29:00Z">
              <w:r w:rsidRPr="00B053AF">
                <w:rPr>
                  <w:i/>
                  <w:iCs/>
                  <w:color w:val="000000"/>
                  <w:sz w:val="22"/>
                  <w:szCs w:val="22"/>
                  <w:rPrChange w:id="19289" w:author="James Vu" w:date="2024-04-18T23:51:00Z">
                    <w:rPr>
                      <w:i/>
                      <w:iCs/>
                      <w:color w:val="000000"/>
                    </w:rPr>
                  </w:rPrChange>
                </w:rPr>
                <w:t>x G</w:t>
              </w:r>
              <w:r w:rsidRPr="00B053AF">
                <w:rPr>
                  <w:i/>
                  <w:iCs/>
                  <w:color w:val="000000"/>
                  <w:sz w:val="22"/>
                  <w:szCs w:val="22"/>
                  <w:vertAlign w:val="subscript"/>
                  <w:rPrChange w:id="19290" w:author="James Vu" w:date="2024-04-18T23:51:00Z">
                    <w:rPr>
                      <w:i/>
                      <w:iCs/>
                      <w:color w:val="000000"/>
                      <w:vertAlign w:val="subscript"/>
                    </w:rPr>
                  </w:rPrChange>
                </w:rPr>
                <w:t>TV3</w:t>
              </w:r>
              <w:r w:rsidRPr="00B053AF">
                <w:rPr>
                  <w:i/>
                  <w:iCs/>
                  <w:color w:val="000000"/>
                  <w:sz w:val="22"/>
                  <w:szCs w:val="22"/>
                  <w:rPrChange w:id="19291" w:author="James Vu" w:date="2024-04-18T23:51:00Z">
                    <w:rPr>
                      <w:i/>
                      <w:iCs/>
                      <w:color w:val="000000"/>
                    </w:rPr>
                  </w:rPrChange>
                </w:rPr>
                <w:t xml:space="preserve"> (Sau VAT)</w:t>
              </w:r>
            </w:ins>
          </w:p>
        </w:tc>
        <w:tc>
          <w:tcPr>
            <w:tcW w:w="1843" w:type="dxa"/>
            <w:shd w:val="clear" w:color="auto" w:fill="auto"/>
            <w:vAlign w:val="center"/>
            <w:hideMark/>
            <w:tcPrChange w:id="19292"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6A626EBB" w14:textId="5BAF92A6" w:rsidR="001873A6" w:rsidRPr="00B053AF" w:rsidRDefault="001873A6" w:rsidP="001873A6">
            <w:pPr>
              <w:jc w:val="center"/>
              <w:rPr>
                <w:ins w:id="19293" w:author="James Vu" w:date="2024-04-18T23:29:00Z"/>
                <w:i/>
                <w:iCs/>
                <w:color w:val="000000"/>
                <w:sz w:val="22"/>
                <w:szCs w:val="22"/>
                <w:rPrChange w:id="19294" w:author="James Vu" w:date="2024-04-18T23:51:00Z">
                  <w:rPr>
                    <w:ins w:id="19295" w:author="James Vu" w:date="2024-04-18T23:29:00Z"/>
                    <w:i/>
                    <w:iCs/>
                    <w:color w:val="000000"/>
                  </w:rPr>
                </w:rPrChange>
              </w:rPr>
            </w:pPr>
            <w:ins w:id="19296" w:author="James Vu" w:date="2024-04-18T23:29:00Z">
              <w:r w:rsidRPr="00B053AF">
                <w:rPr>
                  <w:i/>
                  <w:iCs/>
                  <w:color w:val="000000"/>
                  <w:sz w:val="22"/>
                  <w:szCs w:val="22"/>
                  <w:rPrChange w:id="19297" w:author="James Vu" w:date="2024-04-18T23:51:00Z">
                    <w:rPr>
                      <w:i/>
                      <w:iCs/>
                      <w:color w:val="000000"/>
                    </w:rPr>
                  </w:rPrChange>
                </w:rPr>
                <w:t>-</w:t>
              </w:r>
            </w:ins>
          </w:p>
        </w:tc>
        <w:tc>
          <w:tcPr>
            <w:tcW w:w="1842" w:type="dxa"/>
            <w:shd w:val="clear" w:color="auto" w:fill="auto"/>
            <w:noWrap/>
            <w:vAlign w:val="center"/>
            <w:hideMark/>
            <w:tcPrChange w:id="19298"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5D3EDBD7" w14:textId="1C82000B" w:rsidR="001873A6" w:rsidRPr="00B053AF" w:rsidRDefault="001873A6">
            <w:pPr>
              <w:jc w:val="center"/>
              <w:rPr>
                <w:ins w:id="19299" w:author="James Vu" w:date="2024-04-18T23:29:00Z"/>
                <w:i/>
                <w:iCs/>
                <w:color w:val="000000"/>
                <w:sz w:val="22"/>
                <w:szCs w:val="22"/>
                <w:rPrChange w:id="19300" w:author="James Vu" w:date="2024-04-18T23:51:00Z">
                  <w:rPr>
                    <w:ins w:id="19301" w:author="James Vu" w:date="2024-04-18T23:29:00Z"/>
                    <w:i/>
                    <w:iCs/>
                    <w:color w:val="000000"/>
                  </w:rPr>
                </w:rPrChange>
              </w:rPr>
              <w:pPrChange w:id="19302" w:author="James Vu" w:date="2024-04-18T23:31:00Z">
                <w:pPr>
                  <w:jc w:val="right"/>
                </w:pPr>
              </w:pPrChange>
            </w:pPr>
            <w:ins w:id="19303" w:author="James Vu" w:date="2024-04-18T23:29:00Z">
              <w:r w:rsidRPr="00B053AF">
                <w:rPr>
                  <w:i/>
                  <w:iCs/>
                  <w:color w:val="000000"/>
                  <w:sz w:val="22"/>
                  <w:szCs w:val="22"/>
                  <w:rPrChange w:id="19304" w:author="James Vu" w:date="2024-04-18T23:51:00Z">
                    <w:rPr>
                      <w:i/>
                      <w:iCs/>
                      <w:color w:val="000000"/>
                    </w:rPr>
                  </w:rPrChange>
                </w:rPr>
                <w:t>3.000.000</w:t>
              </w:r>
            </w:ins>
          </w:p>
        </w:tc>
        <w:tc>
          <w:tcPr>
            <w:tcW w:w="1560" w:type="dxa"/>
            <w:shd w:val="clear" w:color="auto" w:fill="auto"/>
            <w:noWrap/>
            <w:vAlign w:val="center"/>
            <w:hideMark/>
            <w:tcPrChange w:id="19305"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4F84B420" w14:textId="71435316" w:rsidR="001873A6" w:rsidRPr="00B053AF" w:rsidRDefault="001873A6">
            <w:pPr>
              <w:jc w:val="center"/>
              <w:rPr>
                <w:ins w:id="19306" w:author="James Vu" w:date="2024-04-18T23:29:00Z"/>
                <w:i/>
                <w:iCs/>
                <w:color w:val="000000"/>
                <w:sz w:val="22"/>
                <w:szCs w:val="22"/>
                <w:rPrChange w:id="19307" w:author="James Vu" w:date="2024-04-18T23:51:00Z">
                  <w:rPr>
                    <w:ins w:id="19308" w:author="James Vu" w:date="2024-04-18T23:29:00Z"/>
                    <w:i/>
                    <w:iCs/>
                    <w:color w:val="000000"/>
                  </w:rPr>
                </w:rPrChange>
              </w:rPr>
              <w:pPrChange w:id="19309" w:author="James Vu" w:date="2024-04-18T23:31:00Z">
                <w:pPr>
                  <w:jc w:val="right"/>
                </w:pPr>
              </w:pPrChange>
            </w:pPr>
            <w:ins w:id="19310" w:author="James Vu" w:date="2024-04-18T23:29:00Z">
              <w:r w:rsidRPr="00B053AF">
                <w:rPr>
                  <w:i/>
                  <w:iCs/>
                  <w:color w:val="000000"/>
                  <w:sz w:val="22"/>
                  <w:szCs w:val="22"/>
                  <w:rPrChange w:id="19311" w:author="James Vu" w:date="2024-04-18T23:51:00Z">
                    <w:rPr>
                      <w:i/>
                      <w:iCs/>
                      <w:color w:val="000000"/>
                    </w:rPr>
                  </w:rPrChange>
                </w:rPr>
                <w:t>240.000</w:t>
              </w:r>
            </w:ins>
          </w:p>
        </w:tc>
        <w:tc>
          <w:tcPr>
            <w:tcW w:w="1768" w:type="dxa"/>
            <w:shd w:val="clear" w:color="auto" w:fill="auto"/>
            <w:noWrap/>
            <w:vAlign w:val="center"/>
            <w:hideMark/>
            <w:tcPrChange w:id="19312"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30FF147B" w14:textId="67A236FB" w:rsidR="001873A6" w:rsidRPr="00B053AF" w:rsidRDefault="001873A6">
            <w:pPr>
              <w:jc w:val="center"/>
              <w:rPr>
                <w:ins w:id="19313" w:author="James Vu" w:date="2024-04-18T23:29:00Z"/>
                <w:i/>
                <w:iCs/>
                <w:color w:val="000000"/>
                <w:sz w:val="22"/>
                <w:szCs w:val="22"/>
                <w:rPrChange w:id="19314" w:author="James Vu" w:date="2024-04-18T23:51:00Z">
                  <w:rPr>
                    <w:ins w:id="19315" w:author="James Vu" w:date="2024-04-18T23:29:00Z"/>
                    <w:i/>
                    <w:iCs/>
                    <w:color w:val="000000"/>
                  </w:rPr>
                </w:rPrChange>
              </w:rPr>
              <w:pPrChange w:id="19316" w:author="James Vu" w:date="2024-04-18T23:31:00Z">
                <w:pPr>
                  <w:jc w:val="right"/>
                </w:pPr>
              </w:pPrChange>
            </w:pPr>
            <w:ins w:id="19317" w:author="James Vu" w:date="2024-04-18T23:29:00Z">
              <w:r w:rsidRPr="00B053AF">
                <w:rPr>
                  <w:i/>
                  <w:iCs/>
                  <w:color w:val="000000"/>
                  <w:sz w:val="22"/>
                  <w:szCs w:val="22"/>
                  <w:rPrChange w:id="19318" w:author="James Vu" w:date="2024-04-18T23:51:00Z">
                    <w:rPr>
                      <w:i/>
                      <w:iCs/>
                      <w:color w:val="000000"/>
                    </w:rPr>
                  </w:rPrChange>
                </w:rPr>
                <w:t>3.240.000</w:t>
              </w:r>
            </w:ins>
          </w:p>
        </w:tc>
        <w:tc>
          <w:tcPr>
            <w:tcW w:w="1487" w:type="dxa"/>
            <w:shd w:val="clear" w:color="auto" w:fill="auto"/>
            <w:vAlign w:val="center"/>
            <w:hideMark/>
            <w:tcPrChange w:id="19319"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4C178E4" w14:textId="77777777" w:rsidR="001873A6" w:rsidRPr="00B053AF" w:rsidRDefault="001873A6">
            <w:pPr>
              <w:jc w:val="center"/>
              <w:rPr>
                <w:ins w:id="19320" w:author="James Vu" w:date="2024-04-18T23:29:00Z"/>
                <w:i/>
                <w:iCs/>
                <w:color w:val="000000"/>
                <w:sz w:val="22"/>
                <w:szCs w:val="22"/>
                <w:rPrChange w:id="19321" w:author="James Vu" w:date="2024-04-18T23:51:00Z">
                  <w:rPr>
                    <w:ins w:id="19322" w:author="James Vu" w:date="2024-04-18T23:29:00Z"/>
                    <w:i/>
                    <w:iCs/>
                    <w:color w:val="000000"/>
                  </w:rPr>
                </w:rPrChange>
              </w:rPr>
              <w:pPrChange w:id="19323" w:author="James Vu" w:date="2024-04-18T23:31:00Z">
                <w:pPr/>
              </w:pPrChange>
            </w:pPr>
            <w:ins w:id="19324" w:author="James Vu" w:date="2024-04-18T23:29:00Z">
              <w:r w:rsidRPr="00B053AF">
                <w:rPr>
                  <w:i/>
                  <w:iCs/>
                  <w:color w:val="000000"/>
                  <w:sz w:val="22"/>
                  <w:szCs w:val="22"/>
                  <w:rPrChange w:id="19325" w:author="James Vu" w:date="2024-04-18T23:51:00Z">
                    <w:rPr>
                      <w:i/>
                      <w:iCs/>
                      <w:color w:val="000000"/>
                    </w:rPr>
                  </w:rPrChange>
                </w:rPr>
                <w:t>Khoản 6 Điều 12 Nghị định 24/2024/NĐ-CP (Tối thiểu 3.000.000)</w:t>
              </w:r>
            </w:ins>
          </w:p>
        </w:tc>
      </w:tr>
      <w:tr w:rsidR="001873A6" w:rsidRPr="00B053AF" w14:paraId="4282FB98" w14:textId="77777777" w:rsidTr="003C02FF">
        <w:trPr>
          <w:trHeight w:val="20"/>
          <w:ins w:id="19326" w:author="James Vu" w:date="2024-04-18T23:29:00Z"/>
          <w:trPrChange w:id="19327" w:author="James Vu" w:date="2024-04-19T00:25:00Z">
            <w:trPr>
              <w:trHeight w:val="20"/>
            </w:trPr>
          </w:trPrChange>
        </w:trPr>
        <w:tc>
          <w:tcPr>
            <w:tcW w:w="846" w:type="dxa"/>
            <w:shd w:val="clear" w:color="auto" w:fill="auto"/>
            <w:vAlign w:val="center"/>
            <w:hideMark/>
            <w:tcPrChange w:id="19328"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507470BB" w14:textId="77777777" w:rsidR="001873A6" w:rsidRPr="00B053AF" w:rsidRDefault="001873A6" w:rsidP="001873A6">
            <w:pPr>
              <w:jc w:val="center"/>
              <w:rPr>
                <w:ins w:id="19329" w:author="James Vu" w:date="2024-04-18T23:29:00Z"/>
                <w:b/>
                <w:bCs/>
                <w:sz w:val="22"/>
                <w:szCs w:val="22"/>
                <w:rPrChange w:id="19330" w:author="James Vu" w:date="2024-04-18T23:51:00Z">
                  <w:rPr>
                    <w:ins w:id="19331" w:author="James Vu" w:date="2024-04-18T23:29:00Z"/>
                    <w:b/>
                    <w:bCs/>
                  </w:rPr>
                </w:rPrChange>
              </w:rPr>
            </w:pPr>
            <w:ins w:id="19332" w:author="James Vu" w:date="2024-04-18T23:29:00Z">
              <w:r w:rsidRPr="00B053AF">
                <w:rPr>
                  <w:b/>
                  <w:bCs/>
                  <w:sz w:val="22"/>
                  <w:szCs w:val="22"/>
                  <w:rPrChange w:id="19333" w:author="James Vu" w:date="2024-04-18T23:51:00Z">
                    <w:rPr>
                      <w:b/>
                      <w:bCs/>
                    </w:rPr>
                  </w:rPrChange>
                </w:rPr>
                <w:t>2.3</w:t>
              </w:r>
            </w:ins>
          </w:p>
        </w:tc>
        <w:tc>
          <w:tcPr>
            <w:tcW w:w="2835" w:type="dxa"/>
            <w:shd w:val="clear" w:color="auto" w:fill="auto"/>
            <w:vAlign w:val="center"/>
            <w:hideMark/>
            <w:tcPrChange w:id="19334"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E159518" w14:textId="77777777" w:rsidR="001873A6" w:rsidRPr="00B053AF" w:rsidRDefault="001873A6">
            <w:pPr>
              <w:jc w:val="center"/>
              <w:rPr>
                <w:ins w:id="19335" w:author="James Vu" w:date="2024-04-18T23:29:00Z"/>
                <w:b/>
                <w:bCs/>
                <w:sz w:val="22"/>
                <w:szCs w:val="22"/>
                <w:rPrChange w:id="19336" w:author="James Vu" w:date="2024-04-18T23:51:00Z">
                  <w:rPr>
                    <w:ins w:id="19337" w:author="James Vu" w:date="2024-04-18T23:29:00Z"/>
                    <w:b/>
                    <w:bCs/>
                  </w:rPr>
                </w:rPrChange>
              </w:rPr>
              <w:pPrChange w:id="19338" w:author="James Vu" w:date="2024-04-18T23:31:00Z">
                <w:pPr/>
              </w:pPrChange>
            </w:pPr>
            <w:ins w:id="19339" w:author="James Vu" w:date="2024-04-18T23:29:00Z">
              <w:r w:rsidRPr="00B053AF">
                <w:rPr>
                  <w:b/>
                  <w:bCs/>
                  <w:sz w:val="22"/>
                  <w:szCs w:val="22"/>
                  <w:rPrChange w:id="19340" w:author="James Vu" w:date="2024-04-18T23:51:00Z">
                    <w:rPr>
                      <w:b/>
                      <w:bCs/>
                    </w:rPr>
                  </w:rPrChange>
                </w:rPr>
                <w:t>Chi phí Lập thiết kế chi tiết, dự toán</w:t>
              </w:r>
            </w:ins>
          </w:p>
        </w:tc>
        <w:tc>
          <w:tcPr>
            <w:tcW w:w="1134" w:type="dxa"/>
            <w:shd w:val="clear" w:color="auto" w:fill="auto"/>
            <w:vAlign w:val="center"/>
            <w:hideMark/>
            <w:tcPrChange w:id="19341"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D05876B" w14:textId="5524341E" w:rsidR="001873A6" w:rsidRPr="00B053AF" w:rsidRDefault="001873A6" w:rsidP="001873A6">
            <w:pPr>
              <w:jc w:val="center"/>
              <w:rPr>
                <w:ins w:id="19342" w:author="James Vu" w:date="2024-04-18T23:29:00Z"/>
                <w:b/>
                <w:bCs/>
                <w:sz w:val="22"/>
                <w:szCs w:val="22"/>
                <w:rPrChange w:id="19343" w:author="James Vu" w:date="2024-04-18T23:51:00Z">
                  <w:rPr>
                    <w:ins w:id="19344" w:author="James Vu" w:date="2024-04-18T23:29:00Z"/>
                    <w:b/>
                    <w:bCs/>
                  </w:rPr>
                </w:rPrChange>
              </w:rPr>
            </w:pPr>
          </w:p>
        </w:tc>
        <w:tc>
          <w:tcPr>
            <w:tcW w:w="1134" w:type="dxa"/>
            <w:shd w:val="clear" w:color="auto" w:fill="auto"/>
            <w:vAlign w:val="center"/>
            <w:hideMark/>
            <w:tcPrChange w:id="19345"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828FB93" w14:textId="77777777" w:rsidR="001873A6" w:rsidRPr="00B053AF" w:rsidRDefault="001873A6" w:rsidP="001873A6">
            <w:pPr>
              <w:jc w:val="center"/>
              <w:rPr>
                <w:ins w:id="19346" w:author="James Vu" w:date="2024-04-18T23:29:00Z"/>
                <w:b/>
                <w:bCs/>
                <w:sz w:val="22"/>
                <w:szCs w:val="22"/>
                <w:rPrChange w:id="19347" w:author="James Vu" w:date="2024-04-18T23:51:00Z">
                  <w:rPr>
                    <w:ins w:id="19348" w:author="James Vu" w:date="2024-04-18T23:29:00Z"/>
                    <w:b/>
                    <w:bCs/>
                  </w:rPr>
                </w:rPrChange>
              </w:rPr>
            </w:pPr>
            <w:ins w:id="19349" w:author="James Vu" w:date="2024-04-18T23:29:00Z">
              <w:r w:rsidRPr="00B053AF">
                <w:rPr>
                  <w:b/>
                  <w:bCs/>
                  <w:sz w:val="22"/>
                  <w:szCs w:val="22"/>
                  <w:rPrChange w:id="19350" w:author="James Vu" w:date="2024-04-18T23:51:00Z">
                    <w:rPr>
                      <w:b/>
                      <w:bCs/>
                    </w:rPr>
                  </w:rPrChange>
                </w:rPr>
                <w:t>G</w:t>
              </w:r>
              <w:r w:rsidRPr="00B053AF">
                <w:rPr>
                  <w:b/>
                  <w:bCs/>
                  <w:sz w:val="22"/>
                  <w:szCs w:val="22"/>
                  <w:vertAlign w:val="subscript"/>
                  <w:rPrChange w:id="19351" w:author="James Vu" w:date="2024-04-18T23:51:00Z">
                    <w:rPr>
                      <w:b/>
                      <w:bCs/>
                      <w:vertAlign w:val="subscript"/>
                    </w:rPr>
                  </w:rPrChange>
                </w:rPr>
                <w:t>TV3</w:t>
              </w:r>
            </w:ins>
          </w:p>
        </w:tc>
        <w:tc>
          <w:tcPr>
            <w:tcW w:w="1843" w:type="dxa"/>
            <w:shd w:val="clear" w:color="auto" w:fill="auto"/>
            <w:vAlign w:val="center"/>
            <w:hideMark/>
            <w:tcPrChange w:id="19352"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747F8DC" w14:textId="68F0432E" w:rsidR="001873A6" w:rsidRPr="00B053AF" w:rsidRDefault="001873A6" w:rsidP="001873A6">
            <w:pPr>
              <w:jc w:val="center"/>
              <w:rPr>
                <w:ins w:id="19353" w:author="James Vu" w:date="2024-04-18T23:29:00Z"/>
                <w:b/>
                <w:bCs/>
                <w:sz w:val="22"/>
                <w:szCs w:val="22"/>
                <w:rPrChange w:id="19354" w:author="James Vu" w:date="2024-04-18T23:51:00Z">
                  <w:rPr>
                    <w:ins w:id="19355" w:author="James Vu" w:date="2024-04-18T23:29:00Z"/>
                    <w:b/>
                    <w:bCs/>
                  </w:rPr>
                </w:rPrChange>
              </w:rPr>
            </w:pPr>
          </w:p>
        </w:tc>
        <w:tc>
          <w:tcPr>
            <w:tcW w:w="1842" w:type="dxa"/>
            <w:shd w:val="clear" w:color="auto" w:fill="auto"/>
            <w:noWrap/>
            <w:vAlign w:val="center"/>
            <w:hideMark/>
            <w:tcPrChange w:id="19356"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1F23148C" w14:textId="24F658DE" w:rsidR="001873A6" w:rsidRPr="00B053AF" w:rsidRDefault="001873A6">
            <w:pPr>
              <w:jc w:val="center"/>
              <w:rPr>
                <w:ins w:id="19357" w:author="James Vu" w:date="2024-04-18T23:29:00Z"/>
                <w:b/>
                <w:bCs/>
                <w:sz w:val="22"/>
                <w:szCs w:val="22"/>
                <w:rPrChange w:id="19358" w:author="James Vu" w:date="2024-04-18T23:51:00Z">
                  <w:rPr>
                    <w:ins w:id="19359" w:author="James Vu" w:date="2024-04-18T23:29:00Z"/>
                    <w:b/>
                    <w:bCs/>
                  </w:rPr>
                </w:rPrChange>
              </w:rPr>
              <w:pPrChange w:id="19360" w:author="James Vu" w:date="2024-04-18T23:31:00Z">
                <w:pPr>
                  <w:jc w:val="right"/>
                </w:pPr>
              </w:pPrChange>
            </w:pPr>
            <w:ins w:id="19361" w:author="James Vu" w:date="2024-04-18T23:29:00Z">
              <w:r w:rsidRPr="00B053AF">
                <w:rPr>
                  <w:b/>
                  <w:bCs/>
                  <w:sz w:val="22"/>
                  <w:szCs w:val="22"/>
                  <w:rPrChange w:id="19362" w:author="James Vu" w:date="2024-04-18T23:51:00Z">
                    <w:rPr>
                      <w:b/>
                      <w:bCs/>
                    </w:rPr>
                  </w:rPrChange>
                </w:rPr>
                <w:t>407.439.128</w:t>
              </w:r>
            </w:ins>
          </w:p>
        </w:tc>
        <w:tc>
          <w:tcPr>
            <w:tcW w:w="1560" w:type="dxa"/>
            <w:shd w:val="clear" w:color="auto" w:fill="auto"/>
            <w:noWrap/>
            <w:vAlign w:val="center"/>
            <w:hideMark/>
            <w:tcPrChange w:id="19363"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1FD805AB" w14:textId="5D0E49BB" w:rsidR="001873A6" w:rsidRPr="00B053AF" w:rsidRDefault="001873A6">
            <w:pPr>
              <w:jc w:val="center"/>
              <w:rPr>
                <w:ins w:id="19364" w:author="James Vu" w:date="2024-04-18T23:29:00Z"/>
                <w:b/>
                <w:bCs/>
                <w:sz w:val="22"/>
                <w:szCs w:val="22"/>
                <w:rPrChange w:id="19365" w:author="James Vu" w:date="2024-04-18T23:51:00Z">
                  <w:rPr>
                    <w:ins w:id="19366" w:author="James Vu" w:date="2024-04-18T23:29:00Z"/>
                    <w:b/>
                    <w:bCs/>
                  </w:rPr>
                </w:rPrChange>
              </w:rPr>
              <w:pPrChange w:id="19367" w:author="James Vu" w:date="2024-04-18T23:31:00Z">
                <w:pPr>
                  <w:jc w:val="right"/>
                </w:pPr>
              </w:pPrChange>
            </w:pPr>
            <w:ins w:id="19368" w:author="James Vu" w:date="2024-04-18T23:29:00Z">
              <w:r w:rsidRPr="00B053AF">
                <w:rPr>
                  <w:b/>
                  <w:bCs/>
                  <w:sz w:val="22"/>
                  <w:szCs w:val="22"/>
                  <w:rPrChange w:id="19369" w:author="James Vu" w:date="2024-04-18T23:51:00Z">
                    <w:rPr>
                      <w:b/>
                      <w:bCs/>
                    </w:rPr>
                  </w:rPrChange>
                </w:rPr>
                <w:t>32.595.130</w:t>
              </w:r>
            </w:ins>
          </w:p>
        </w:tc>
        <w:tc>
          <w:tcPr>
            <w:tcW w:w="1768" w:type="dxa"/>
            <w:shd w:val="clear" w:color="auto" w:fill="auto"/>
            <w:noWrap/>
            <w:vAlign w:val="center"/>
            <w:hideMark/>
            <w:tcPrChange w:id="19370"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3D5E3D8C" w14:textId="1FCC13FD" w:rsidR="001873A6" w:rsidRPr="00B053AF" w:rsidRDefault="001873A6">
            <w:pPr>
              <w:jc w:val="center"/>
              <w:rPr>
                <w:ins w:id="19371" w:author="James Vu" w:date="2024-04-18T23:29:00Z"/>
                <w:b/>
                <w:bCs/>
                <w:sz w:val="22"/>
                <w:szCs w:val="22"/>
                <w:rPrChange w:id="19372" w:author="James Vu" w:date="2024-04-18T23:51:00Z">
                  <w:rPr>
                    <w:ins w:id="19373" w:author="James Vu" w:date="2024-04-18T23:29:00Z"/>
                    <w:b/>
                    <w:bCs/>
                  </w:rPr>
                </w:rPrChange>
              </w:rPr>
              <w:pPrChange w:id="19374" w:author="James Vu" w:date="2024-04-18T23:31:00Z">
                <w:pPr>
                  <w:jc w:val="right"/>
                </w:pPr>
              </w:pPrChange>
            </w:pPr>
            <w:ins w:id="19375" w:author="James Vu" w:date="2024-04-18T23:29:00Z">
              <w:r w:rsidRPr="00B053AF">
                <w:rPr>
                  <w:b/>
                  <w:bCs/>
                  <w:sz w:val="22"/>
                  <w:szCs w:val="22"/>
                  <w:rPrChange w:id="19376" w:author="James Vu" w:date="2024-04-18T23:51:00Z">
                    <w:rPr>
                      <w:b/>
                      <w:bCs/>
                    </w:rPr>
                  </w:rPrChange>
                </w:rPr>
                <w:t>440.034.258</w:t>
              </w:r>
            </w:ins>
          </w:p>
        </w:tc>
        <w:tc>
          <w:tcPr>
            <w:tcW w:w="1487" w:type="dxa"/>
            <w:shd w:val="clear" w:color="auto" w:fill="auto"/>
            <w:vAlign w:val="center"/>
            <w:hideMark/>
            <w:tcPrChange w:id="19377"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636C0830" w14:textId="77777777" w:rsidR="001873A6" w:rsidRPr="00B053AF" w:rsidRDefault="001873A6">
            <w:pPr>
              <w:jc w:val="center"/>
              <w:rPr>
                <w:ins w:id="19378" w:author="James Vu" w:date="2024-04-18T23:29:00Z"/>
                <w:b/>
                <w:bCs/>
                <w:sz w:val="22"/>
                <w:szCs w:val="22"/>
                <w:rPrChange w:id="19379" w:author="James Vu" w:date="2024-04-18T23:51:00Z">
                  <w:rPr>
                    <w:ins w:id="19380" w:author="James Vu" w:date="2024-04-18T23:29:00Z"/>
                    <w:b/>
                    <w:bCs/>
                  </w:rPr>
                </w:rPrChange>
              </w:rPr>
              <w:pPrChange w:id="19381" w:author="James Vu" w:date="2024-04-18T23:31:00Z">
                <w:pPr/>
              </w:pPrChange>
            </w:pPr>
            <w:ins w:id="19382" w:author="James Vu" w:date="2024-04-18T23:29:00Z">
              <w:r w:rsidRPr="00B053AF">
                <w:rPr>
                  <w:b/>
                  <w:bCs/>
                  <w:sz w:val="22"/>
                  <w:szCs w:val="22"/>
                  <w:rPrChange w:id="19383" w:author="James Vu" w:date="2024-04-18T23:51:00Z">
                    <w:rPr>
                      <w:b/>
                      <w:bCs/>
                    </w:rPr>
                  </w:rPrChange>
                </w:rPr>
                <w:t>Bảng 3, Quyết định số 1688/QĐ-BTTTT</w:t>
              </w:r>
            </w:ins>
          </w:p>
        </w:tc>
      </w:tr>
      <w:tr w:rsidR="001873A6" w:rsidRPr="00B053AF" w14:paraId="1EC5CFCC" w14:textId="77777777" w:rsidTr="003C02FF">
        <w:trPr>
          <w:trHeight w:val="20"/>
          <w:ins w:id="19384" w:author="James Vu" w:date="2024-04-18T23:29:00Z"/>
          <w:trPrChange w:id="19385" w:author="James Vu" w:date="2024-04-19T00:25:00Z">
            <w:trPr>
              <w:trHeight w:val="20"/>
            </w:trPr>
          </w:trPrChange>
        </w:trPr>
        <w:tc>
          <w:tcPr>
            <w:tcW w:w="846" w:type="dxa"/>
            <w:shd w:val="clear" w:color="auto" w:fill="auto"/>
            <w:vAlign w:val="center"/>
            <w:hideMark/>
            <w:tcPrChange w:id="19386"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35FACE1C" w14:textId="77777777" w:rsidR="001873A6" w:rsidRPr="00B053AF" w:rsidRDefault="001873A6" w:rsidP="001873A6">
            <w:pPr>
              <w:jc w:val="center"/>
              <w:rPr>
                <w:ins w:id="19387" w:author="James Vu" w:date="2024-04-18T23:29:00Z"/>
                <w:i/>
                <w:iCs/>
                <w:color w:val="000000"/>
                <w:sz w:val="22"/>
                <w:szCs w:val="22"/>
                <w:rPrChange w:id="19388" w:author="James Vu" w:date="2024-04-18T23:51:00Z">
                  <w:rPr>
                    <w:ins w:id="19389" w:author="James Vu" w:date="2024-04-18T23:29:00Z"/>
                    <w:i/>
                    <w:iCs/>
                    <w:color w:val="000000"/>
                  </w:rPr>
                </w:rPrChange>
              </w:rPr>
            </w:pPr>
            <w:ins w:id="19390" w:author="James Vu" w:date="2024-04-18T23:29:00Z">
              <w:r w:rsidRPr="00B053AF">
                <w:rPr>
                  <w:i/>
                  <w:iCs/>
                  <w:color w:val="000000"/>
                  <w:sz w:val="22"/>
                  <w:szCs w:val="22"/>
                  <w:rPrChange w:id="19391" w:author="James Vu" w:date="2024-04-18T23:51:00Z">
                    <w:rPr>
                      <w:i/>
                      <w:iCs/>
                      <w:color w:val="000000"/>
                    </w:rPr>
                  </w:rPrChange>
                </w:rPr>
                <w:t>a</w:t>
              </w:r>
            </w:ins>
          </w:p>
        </w:tc>
        <w:tc>
          <w:tcPr>
            <w:tcW w:w="2835" w:type="dxa"/>
            <w:shd w:val="clear" w:color="auto" w:fill="auto"/>
            <w:vAlign w:val="center"/>
            <w:hideMark/>
            <w:tcPrChange w:id="19392"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1C1E47B" w14:textId="77777777" w:rsidR="001873A6" w:rsidRPr="00B053AF" w:rsidRDefault="001873A6">
            <w:pPr>
              <w:jc w:val="center"/>
              <w:rPr>
                <w:ins w:id="19393" w:author="James Vu" w:date="2024-04-18T23:29:00Z"/>
                <w:i/>
                <w:iCs/>
                <w:color w:val="000000"/>
                <w:sz w:val="22"/>
                <w:szCs w:val="22"/>
                <w:rPrChange w:id="19394" w:author="James Vu" w:date="2024-04-18T23:51:00Z">
                  <w:rPr>
                    <w:ins w:id="19395" w:author="James Vu" w:date="2024-04-18T23:29:00Z"/>
                    <w:i/>
                    <w:iCs/>
                    <w:color w:val="000000"/>
                  </w:rPr>
                </w:rPrChange>
              </w:rPr>
              <w:pPrChange w:id="19396" w:author="James Vu" w:date="2024-04-18T23:31:00Z">
                <w:pPr/>
              </w:pPrChange>
            </w:pPr>
            <w:ins w:id="19397" w:author="James Vu" w:date="2024-04-18T23:29:00Z">
              <w:r w:rsidRPr="00B053AF">
                <w:rPr>
                  <w:i/>
                  <w:iCs/>
                  <w:color w:val="000000"/>
                  <w:sz w:val="22"/>
                  <w:szCs w:val="22"/>
                  <w:rPrChange w:id="19398" w:author="James Vu" w:date="2024-04-18T23:51:00Z">
                    <w:rPr>
                      <w:i/>
                      <w:iCs/>
                      <w:color w:val="000000"/>
                    </w:rPr>
                  </w:rPrChange>
                </w:rPr>
                <w:t>Hạng mục hạ tầng kỹ thuật công nghệ thông tin</w:t>
              </w:r>
            </w:ins>
          </w:p>
        </w:tc>
        <w:tc>
          <w:tcPr>
            <w:tcW w:w="1134" w:type="dxa"/>
            <w:shd w:val="clear" w:color="auto" w:fill="auto"/>
            <w:vAlign w:val="center"/>
            <w:hideMark/>
            <w:tcPrChange w:id="19399"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6673A7F" w14:textId="77777777" w:rsidR="001873A6" w:rsidRPr="00B053AF" w:rsidRDefault="001873A6" w:rsidP="001873A6">
            <w:pPr>
              <w:jc w:val="center"/>
              <w:rPr>
                <w:ins w:id="19400" w:author="James Vu" w:date="2024-04-18T23:29:00Z"/>
                <w:i/>
                <w:iCs/>
                <w:color w:val="000000"/>
                <w:sz w:val="22"/>
                <w:szCs w:val="22"/>
                <w:rPrChange w:id="19401" w:author="James Vu" w:date="2024-04-18T23:51:00Z">
                  <w:rPr>
                    <w:ins w:id="19402" w:author="James Vu" w:date="2024-04-18T23:29:00Z"/>
                    <w:i/>
                    <w:iCs/>
                    <w:color w:val="000000"/>
                  </w:rPr>
                </w:rPrChange>
              </w:rPr>
            </w:pPr>
            <w:ins w:id="19403" w:author="James Vu" w:date="2024-04-18T23:29:00Z">
              <w:r w:rsidRPr="00B053AF">
                <w:rPr>
                  <w:i/>
                  <w:iCs/>
                  <w:color w:val="000000"/>
                  <w:sz w:val="22"/>
                  <w:szCs w:val="22"/>
                  <w:rPrChange w:id="19404" w:author="James Vu" w:date="2024-04-18T23:51:00Z">
                    <w:rPr>
                      <w:i/>
                      <w:iCs/>
                      <w:color w:val="000000"/>
                    </w:rPr>
                  </w:rPrChange>
                </w:rPr>
                <w:t>1,4990%</w:t>
              </w:r>
            </w:ins>
          </w:p>
        </w:tc>
        <w:tc>
          <w:tcPr>
            <w:tcW w:w="1134" w:type="dxa"/>
            <w:shd w:val="clear" w:color="auto" w:fill="auto"/>
            <w:vAlign w:val="center"/>
            <w:hideMark/>
            <w:tcPrChange w:id="19405"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13BDEB3" w14:textId="77777777" w:rsidR="001873A6" w:rsidRPr="00B053AF" w:rsidRDefault="001873A6" w:rsidP="001873A6">
            <w:pPr>
              <w:jc w:val="center"/>
              <w:rPr>
                <w:ins w:id="19406" w:author="James Vu" w:date="2024-04-18T23:29:00Z"/>
                <w:i/>
                <w:iCs/>
                <w:sz w:val="22"/>
                <w:szCs w:val="22"/>
                <w:rPrChange w:id="19407" w:author="James Vu" w:date="2024-04-18T23:51:00Z">
                  <w:rPr>
                    <w:ins w:id="19408" w:author="James Vu" w:date="2024-04-18T23:29:00Z"/>
                    <w:i/>
                    <w:iCs/>
                  </w:rPr>
                </w:rPrChange>
              </w:rPr>
            </w:pPr>
            <w:ins w:id="19409" w:author="James Vu" w:date="2024-04-18T23:29:00Z">
              <w:r w:rsidRPr="00B053AF">
                <w:rPr>
                  <w:i/>
                  <w:iCs/>
                  <w:sz w:val="22"/>
                  <w:szCs w:val="22"/>
                  <w:rPrChange w:id="19410" w:author="James Vu" w:date="2024-04-18T23:51:00Z">
                    <w:rPr>
                      <w:i/>
                      <w:iCs/>
                    </w:rPr>
                  </w:rPrChange>
                </w:rPr>
                <w:t>G</w:t>
              </w:r>
              <w:r w:rsidRPr="00B053AF">
                <w:rPr>
                  <w:i/>
                  <w:iCs/>
                  <w:sz w:val="22"/>
                  <w:szCs w:val="22"/>
                  <w:vertAlign w:val="subscript"/>
                  <w:rPrChange w:id="19411" w:author="James Vu" w:date="2024-04-18T23:51:00Z">
                    <w:rPr>
                      <w:i/>
                      <w:iCs/>
                      <w:vertAlign w:val="subscript"/>
                    </w:rPr>
                  </w:rPrChange>
                </w:rPr>
                <w:t>XL</w:t>
              </w:r>
              <w:r w:rsidRPr="00B053AF">
                <w:rPr>
                  <w:i/>
                  <w:iCs/>
                  <w:sz w:val="22"/>
                  <w:szCs w:val="22"/>
                  <w:rPrChange w:id="19412" w:author="James Vu" w:date="2024-04-18T23:51:00Z">
                    <w:rPr>
                      <w:i/>
                      <w:iCs/>
                    </w:rPr>
                  </w:rPrChange>
                </w:rPr>
                <w:t xml:space="preserve"> + G</w:t>
              </w:r>
              <w:r w:rsidRPr="00B053AF">
                <w:rPr>
                  <w:b/>
                  <w:bCs/>
                  <w:i/>
                  <w:iCs/>
                  <w:color w:val="000000"/>
                  <w:sz w:val="22"/>
                  <w:szCs w:val="22"/>
                  <w:vertAlign w:val="subscript"/>
                  <w:rPrChange w:id="19413" w:author="James Vu" w:date="2024-04-18T23:51:00Z">
                    <w:rPr>
                      <w:b/>
                      <w:bCs/>
                      <w:i/>
                      <w:iCs/>
                      <w:color w:val="000000"/>
                      <w:vertAlign w:val="subscript"/>
                    </w:rPr>
                  </w:rPrChange>
                </w:rPr>
                <w:t>PC</w:t>
              </w:r>
            </w:ins>
          </w:p>
        </w:tc>
        <w:tc>
          <w:tcPr>
            <w:tcW w:w="1843" w:type="dxa"/>
            <w:shd w:val="clear" w:color="auto" w:fill="auto"/>
            <w:vAlign w:val="center"/>
            <w:hideMark/>
            <w:tcPrChange w:id="1941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60DB3438" w14:textId="504AA1E6" w:rsidR="001873A6" w:rsidRPr="00B053AF" w:rsidRDefault="001873A6">
            <w:pPr>
              <w:jc w:val="center"/>
              <w:rPr>
                <w:ins w:id="19415" w:author="James Vu" w:date="2024-04-18T23:29:00Z"/>
                <w:i/>
                <w:iCs/>
                <w:color w:val="000000"/>
                <w:sz w:val="22"/>
                <w:szCs w:val="22"/>
                <w:rPrChange w:id="19416" w:author="James Vu" w:date="2024-04-18T23:51:00Z">
                  <w:rPr>
                    <w:ins w:id="19417" w:author="James Vu" w:date="2024-04-18T23:29:00Z"/>
                    <w:i/>
                    <w:iCs/>
                    <w:color w:val="000000"/>
                  </w:rPr>
                </w:rPrChange>
              </w:rPr>
              <w:pPrChange w:id="19418" w:author="James Vu" w:date="2024-04-18T23:31:00Z">
                <w:pPr/>
              </w:pPrChange>
            </w:pPr>
            <w:ins w:id="19419" w:author="James Vu" w:date="2024-04-18T23:29:00Z">
              <w:r w:rsidRPr="00B053AF">
                <w:rPr>
                  <w:i/>
                  <w:iCs/>
                  <w:color w:val="000000"/>
                  <w:sz w:val="22"/>
                  <w:szCs w:val="22"/>
                  <w:rPrChange w:id="19420" w:author="James Vu" w:date="2024-04-18T23:51:00Z">
                    <w:rPr>
                      <w:i/>
                      <w:iCs/>
                      <w:color w:val="000000"/>
                    </w:rPr>
                  </w:rPrChange>
                </w:rPr>
                <w:t>2.256.741.455</w:t>
              </w:r>
            </w:ins>
          </w:p>
        </w:tc>
        <w:tc>
          <w:tcPr>
            <w:tcW w:w="1842" w:type="dxa"/>
            <w:shd w:val="clear" w:color="auto" w:fill="auto"/>
            <w:vAlign w:val="center"/>
            <w:hideMark/>
            <w:tcPrChange w:id="19421"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546F3537" w14:textId="474E61C1" w:rsidR="001873A6" w:rsidRPr="00B053AF" w:rsidRDefault="001873A6">
            <w:pPr>
              <w:jc w:val="center"/>
              <w:rPr>
                <w:ins w:id="19422" w:author="James Vu" w:date="2024-04-18T23:29:00Z"/>
                <w:i/>
                <w:iCs/>
                <w:color w:val="000000"/>
                <w:sz w:val="22"/>
                <w:szCs w:val="22"/>
                <w:rPrChange w:id="19423" w:author="James Vu" w:date="2024-04-18T23:51:00Z">
                  <w:rPr>
                    <w:ins w:id="19424" w:author="James Vu" w:date="2024-04-18T23:29:00Z"/>
                    <w:i/>
                    <w:iCs/>
                    <w:color w:val="000000"/>
                  </w:rPr>
                </w:rPrChange>
              </w:rPr>
              <w:pPrChange w:id="19425" w:author="James Vu" w:date="2024-04-18T23:31:00Z">
                <w:pPr/>
              </w:pPrChange>
            </w:pPr>
            <w:ins w:id="19426" w:author="James Vu" w:date="2024-04-18T23:29:00Z">
              <w:r w:rsidRPr="00B053AF">
                <w:rPr>
                  <w:i/>
                  <w:iCs/>
                  <w:color w:val="000000"/>
                  <w:sz w:val="22"/>
                  <w:szCs w:val="22"/>
                  <w:rPrChange w:id="19427" w:author="James Vu" w:date="2024-04-18T23:51:00Z">
                    <w:rPr>
                      <w:i/>
                      <w:iCs/>
                      <w:color w:val="000000"/>
                    </w:rPr>
                  </w:rPrChange>
                </w:rPr>
                <w:t>33.828.554</w:t>
              </w:r>
            </w:ins>
          </w:p>
        </w:tc>
        <w:tc>
          <w:tcPr>
            <w:tcW w:w="1560" w:type="dxa"/>
            <w:shd w:val="clear" w:color="auto" w:fill="auto"/>
            <w:vAlign w:val="center"/>
            <w:hideMark/>
            <w:tcPrChange w:id="19428"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95955E6" w14:textId="673E8B3D" w:rsidR="001873A6" w:rsidRPr="00B053AF" w:rsidRDefault="001873A6">
            <w:pPr>
              <w:jc w:val="center"/>
              <w:rPr>
                <w:ins w:id="19429" w:author="James Vu" w:date="2024-04-18T23:29:00Z"/>
                <w:i/>
                <w:iCs/>
                <w:color w:val="000000"/>
                <w:sz w:val="22"/>
                <w:szCs w:val="22"/>
                <w:rPrChange w:id="19430" w:author="James Vu" w:date="2024-04-18T23:51:00Z">
                  <w:rPr>
                    <w:ins w:id="19431" w:author="James Vu" w:date="2024-04-18T23:29:00Z"/>
                    <w:i/>
                    <w:iCs/>
                    <w:color w:val="000000"/>
                  </w:rPr>
                </w:rPrChange>
              </w:rPr>
              <w:pPrChange w:id="19432" w:author="James Vu" w:date="2024-04-18T23:31:00Z">
                <w:pPr/>
              </w:pPrChange>
            </w:pPr>
            <w:ins w:id="19433" w:author="James Vu" w:date="2024-04-18T23:29:00Z">
              <w:r w:rsidRPr="00B053AF">
                <w:rPr>
                  <w:i/>
                  <w:iCs/>
                  <w:color w:val="000000"/>
                  <w:sz w:val="22"/>
                  <w:szCs w:val="22"/>
                  <w:rPrChange w:id="19434" w:author="James Vu" w:date="2024-04-18T23:51:00Z">
                    <w:rPr>
                      <w:i/>
                      <w:iCs/>
                      <w:color w:val="000000"/>
                    </w:rPr>
                  </w:rPrChange>
                </w:rPr>
                <w:t>2.706.284</w:t>
              </w:r>
            </w:ins>
          </w:p>
        </w:tc>
        <w:tc>
          <w:tcPr>
            <w:tcW w:w="1768" w:type="dxa"/>
            <w:shd w:val="clear" w:color="auto" w:fill="auto"/>
            <w:vAlign w:val="center"/>
            <w:hideMark/>
            <w:tcPrChange w:id="19435"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03412702" w14:textId="2C1E4522" w:rsidR="001873A6" w:rsidRPr="00B053AF" w:rsidRDefault="001873A6">
            <w:pPr>
              <w:jc w:val="center"/>
              <w:rPr>
                <w:ins w:id="19436" w:author="James Vu" w:date="2024-04-18T23:29:00Z"/>
                <w:i/>
                <w:iCs/>
                <w:color w:val="000000"/>
                <w:sz w:val="22"/>
                <w:szCs w:val="22"/>
                <w:rPrChange w:id="19437" w:author="James Vu" w:date="2024-04-18T23:51:00Z">
                  <w:rPr>
                    <w:ins w:id="19438" w:author="James Vu" w:date="2024-04-18T23:29:00Z"/>
                    <w:i/>
                    <w:iCs/>
                    <w:color w:val="000000"/>
                  </w:rPr>
                </w:rPrChange>
              </w:rPr>
              <w:pPrChange w:id="19439" w:author="James Vu" w:date="2024-04-18T23:31:00Z">
                <w:pPr/>
              </w:pPrChange>
            </w:pPr>
            <w:ins w:id="19440" w:author="James Vu" w:date="2024-04-18T23:29:00Z">
              <w:r w:rsidRPr="00B053AF">
                <w:rPr>
                  <w:i/>
                  <w:iCs/>
                  <w:color w:val="000000"/>
                  <w:sz w:val="22"/>
                  <w:szCs w:val="22"/>
                  <w:rPrChange w:id="19441" w:author="James Vu" w:date="2024-04-18T23:51:00Z">
                    <w:rPr>
                      <w:i/>
                      <w:iCs/>
                      <w:color w:val="000000"/>
                    </w:rPr>
                  </w:rPrChange>
                </w:rPr>
                <w:t>36.534.838</w:t>
              </w:r>
            </w:ins>
          </w:p>
        </w:tc>
        <w:tc>
          <w:tcPr>
            <w:tcW w:w="1487" w:type="dxa"/>
            <w:shd w:val="clear" w:color="auto" w:fill="auto"/>
            <w:vAlign w:val="center"/>
            <w:hideMark/>
            <w:tcPrChange w:id="19442"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5823205" w14:textId="204EF09C" w:rsidR="001873A6" w:rsidRPr="00B053AF" w:rsidRDefault="001873A6">
            <w:pPr>
              <w:jc w:val="center"/>
              <w:rPr>
                <w:ins w:id="19443" w:author="James Vu" w:date="2024-04-18T23:29:00Z"/>
                <w:sz w:val="22"/>
                <w:szCs w:val="22"/>
                <w:rPrChange w:id="19444" w:author="James Vu" w:date="2024-04-18T23:51:00Z">
                  <w:rPr>
                    <w:ins w:id="19445" w:author="James Vu" w:date="2024-04-18T23:29:00Z"/>
                  </w:rPr>
                </w:rPrChange>
              </w:rPr>
              <w:pPrChange w:id="19446" w:author="James Vu" w:date="2024-04-18T23:31:00Z">
                <w:pPr/>
              </w:pPrChange>
            </w:pPr>
          </w:p>
        </w:tc>
      </w:tr>
      <w:tr w:rsidR="001873A6" w:rsidRPr="00B053AF" w14:paraId="4335CAFD" w14:textId="77777777" w:rsidTr="003C02FF">
        <w:trPr>
          <w:trHeight w:val="20"/>
          <w:ins w:id="19447" w:author="James Vu" w:date="2024-04-18T23:29:00Z"/>
          <w:trPrChange w:id="19448" w:author="James Vu" w:date="2024-04-19T00:25:00Z">
            <w:trPr>
              <w:trHeight w:val="20"/>
            </w:trPr>
          </w:trPrChange>
        </w:trPr>
        <w:tc>
          <w:tcPr>
            <w:tcW w:w="846" w:type="dxa"/>
            <w:shd w:val="clear" w:color="auto" w:fill="auto"/>
            <w:vAlign w:val="center"/>
            <w:hideMark/>
            <w:tcPrChange w:id="19449"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25C197C2" w14:textId="77777777" w:rsidR="001873A6" w:rsidRPr="00B053AF" w:rsidRDefault="001873A6" w:rsidP="001873A6">
            <w:pPr>
              <w:jc w:val="center"/>
              <w:rPr>
                <w:ins w:id="19450" w:author="James Vu" w:date="2024-04-18T23:29:00Z"/>
                <w:i/>
                <w:iCs/>
                <w:color w:val="000000"/>
                <w:sz w:val="22"/>
                <w:szCs w:val="22"/>
                <w:rPrChange w:id="19451" w:author="James Vu" w:date="2024-04-18T23:51:00Z">
                  <w:rPr>
                    <w:ins w:id="19452" w:author="James Vu" w:date="2024-04-18T23:29:00Z"/>
                    <w:i/>
                    <w:iCs/>
                    <w:color w:val="000000"/>
                  </w:rPr>
                </w:rPrChange>
              </w:rPr>
            </w:pPr>
            <w:ins w:id="19453" w:author="James Vu" w:date="2024-04-18T23:29:00Z">
              <w:r w:rsidRPr="00B053AF">
                <w:rPr>
                  <w:i/>
                  <w:iCs/>
                  <w:color w:val="000000"/>
                  <w:sz w:val="22"/>
                  <w:szCs w:val="22"/>
                  <w:rPrChange w:id="19454" w:author="James Vu" w:date="2024-04-18T23:51:00Z">
                    <w:rPr>
                      <w:i/>
                      <w:iCs/>
                      <w:color w:val="000000"/>
                    </w:rPr>
                  </w:rPrChange>
                </w:rPr>
                <w:t>b</w:t>
              </w:r>
            </w:ins>
          </w:p>
        </w:tc>
        <w:tc>
          <w:tcPr>
            <w:tcW w:w="2835" w:type="dxa"/>
            <w:shd w:val="clear" w:color="auto" w:fill="auto"/>
            <w:vAlign w:val="center"/>
            <w:hideMark/>
            <w:tcPrChange w:id="19455"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0EE7AE5E" w14:textId="77777777" w:rsidR="001873A6" w:rsidRPr="00B053AF" w:rsidRDefault="001873A6">
            <w:pPr>
              <w:jc w:val="center"/>
              <w:rPr>
                <w:ins w:id="19456" w:author="James Vu" w:date="2024-04-18T23:29:00Z"/>
                <w:i/>
                <w:iCs/>
                <w:color w:val="000000"/>
                <w:sz w:val="22"/>
                <w:szCs w:val="22"/>
                <w:rPrChange w:id="19457" w:author="James Vu" w:date="2024-04-18T23:51:00Z">
                  <w:rPr>
                    <w:ins w:id="19458" w:author="James Vu" w:date="2024-04-18T23:29:00Z"/>
                    <w:i/>
                    <w:iCs/>
                    <w:color w:val="000000"/>
                  </w:rPr>
                </w:rPrChange>
              </w:rPr>
              <w:pPrChange w:id="19459" w:author="James Vu" w:date="2024-04-18T23:31:00Z">
                <w:pPr/>
              </w:pPrChange>
            </w:pPr>
            <w:ins w:id="19460" w:author="James Vu" w:date="2024-04-18T23:29:00Z">
              <w:r w:rsidRPr="00B053AF">
                <w:rPr>
                  <w:i/>
                  <w:iCs/>
                  <w:color w:val="000000"/>
                  <w:sz w:val="22"/>
                  <w:szCs w:val="22"/>
                  <w:rPrChange w:id="19461" w:author="James Vu" w:date="2024-04-18T23:51:00Z">
                    <w:rPr>
                      <w:i/>
                      <w:iCs/>
                      <w:color w:val="000000"/>
                    </w:rPr>
                  </w:rPrChange>
                </w:rPr>
                <w:t>Hạng mục phần mềm nội bộ, cơ sở dữ liệu</w:t>
              </w:r>
            </w:ins>
          </w:p>
        </w:tc>
        <w:tc>
          <w:tcPr>
            <w:tcW w:w="1134" w:type="dxa"/>
            <w:shd w:val="clear" w:color="auto" w:fill="auto"/>
            <w:vAlign w:val="center"/>
            <w:hideMark/>
            <w:tcPrChange w:id="19462"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69190B29" w14:textId="77777777" w:rsidR="001873A6" w:rsidRPr="00B053AF" w:rsidRDefault="001873A6" w:rsidP="001873A6">
            <w:pPr>
              <w:jc w:val="center"/>
              <w:rPr>
                <w:ins w:id="19463" w:author="James Vu" w:date="2024-04-18T23:29:00Z"/>
                <w:i/>
                <w:iCs/>
                <w:color w:val="000000"/>
                <w:sz w:val="22"/>
                <w:szCs w:val="22"/>
                <w:rPrChange w:id="19464" w:author="James Vu" w:date="2024-04-18T23:51:00Z">
                  <w:rPr>
                    <w:ins w:id="19465" w:author="James Vu" w:date="2024-04-18T23:29:00Z"/>
                    <w:i/>
                    <w:iCs/>
                    <w:color w:val="000000"/>
                  </w:rPr>
                </w:rPrChange>
              </w:rPr>
            </w:pPr>
            <w:ins w:id="19466" w:author="James Vu" w:date="2024-04-18T23:29:00Z">
              <w:r w:rsidRPr="00B053AF">
                <w:rPr>
                  <w:i/>
                  <w:iCs/>
                  <w:color w:val="000000"/>
                  <w:sz w:val="22"/>
                  <w:szCs w:val="22"/>
                  <w:rPrChange w:id="19467" w:author="James Vu" w:date="2024-04-18T23:51:00Z">
                    <w:rPr>
                      <w:i/>
                      <w:iCs/>
                      <w:color w:val="000000"/>
                    </w:rPr>
                  </w:rPrChange>
                </w:rPr>
                <w:t>3,0659%</w:t>
              </w:r>
            </w:ins>
          </w:p>
        </w:tc>
        <w:tc>
          <w:tcPr>
            <w:tcW w:w="1134" w:type="dxa"/>
            <w:shd w:val="clear" w:color="auto" w:fill="auto"/>
            <w:vAlign w:val="center"/>
            <w:hideMark/>
            <w:tcPrChange w:id="19468"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0CE1AE3" w14:textId="77777777" w:rsidR="001873A6" w:rsidRPr="00B053AF" w:rsidRDefault="001873A6" w:rsidP="001873A6">
            <w:pPr>
              <w:jc w:val="center"/>
              <w:rPr>
                <w:ins w:id="19469" w:author="James Vu" w:date="2024-04-18T23:29:00Z"/>
                <w:i/>
                <w:iCs/>
                <w:sz w:val="22"/>
                <w:szCs w:val="22"/>
                <w:rPrChange w:id="19470" w:author="James Vu" w:date="2024-04-18T23:51:00Z">
                  <w:rPr>
                    <w:ins w:id="19471" w:author="James Vu" w:date="2024-04-18T23:29:00Z"/>
                    <w:i/>
                    <w:iCs/>
                  </w:rPr>
                </w:rPrChange>
              </w:rPr>
            </w:pPr>
            <w:ins w:id="19472" w:author="James Vu" w:date="2024-04-18T23:29:00Z">
              <w:r w:rsidRPr="00B053AF">
                <w:rPr>
                  <w:i/>
                  <w:iCs/>
                  <w:sz w:val="22"/>
                  <w:szCs w:val="22"/>
                  <w:rPrChange w:id="19473" w:author="James Vu" w:date="2024-04-18T23:51:00Z">
                    <w:rPr>
                      <w:i/>
                      <w:iCs/>
                    </w:rPr>
                  </w:rPrChange>
                </w:rPr>
                <w:t>G</w:t>
              </w:r>
              <w:r w:rsidRPr="00B053AF">
                <w:rPr>
                  <w:b/>
                  <w:bCs/>
                  <w:i/>
                  <w:iCs/>
                  <w:color w:val="000000"/>
                  <w:sz w:val="22"/>
                  <w:szCs w:val="22"/>
                  <w:vertAlign w:val="subscript"/>
                  <w:rPrChange w:id="19474" w:author="James Vu" w:date="2024-04-18T23:51:00Z">
                    <w:rPr>
                      <w:b/>
                      <w:bCs/>
                      <w:i/>
                      <w:iCs/>
                      <w:color w:val="000000"/>
                      <w:vertAlign w:val="subscript"/>
                    </w:rPr>
                  </w:rPrChange>
                </w:rPr>
                <w:t>PM</w:t>
              </w:r>
              <w:r w:rsidRPr="00B053AF">
                <w:rPr>
                  <w:i/>
                  <w:iCs/>
                  <w:sz w:val="22"/>
                  <w:szCs w:val="22"/>
                  <w:vertAlign w:val="subscript"/>
                  <w:rPrChange w:id="19475" w:author="James Vu" w:date="2024-04-18T23:51:00Z">
                    <w:rPr>
                      <w:i/>
                      <w:iCs/>
                      <w:vertAlign w:val="subscript"/>
                    </w:rPr>
                  </w:rPrChange>
                </w:rPr>
                <w:t>NB</w:t>
              </w:r>
            </w:ins>
          </w:p>
        </w:tc>
        <w:tc>
          <w:tcPr>
            <w:tcW w:w="1843" w:type="dxa"/>
            <w:shd w:val="clear" w:color="auto" w:fill="auto"/>
            <w:vAlign w:val="center"/>
            <w:hideMark/>
            <w:tcPrChange w:id="19476"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DEA14A8" w14:textId="0B91A677" w:rsidR="001873A6" w:rsidRPr="00B053AF" w:rsidRDefault="001873A6">
            <w:pPr>
              <w:jc w:val="center"/>
              <w:rPr>
                <w:ins w:id="19477" w:author="James Vu" w:date="2024-04-18T23:29:00Z"/>
                <w:i/>
                <w:iCs/>
                <w:color w:val="000000"/>
                <w:sz w:val="22"/>
                <w:szCs w:val="22"/>
                <w:rPrChange w:id="19478" w:author="James Vu" w:date="2024-04-18T23:51:00Z">
                  <w:rPr>
                    <w:ins w:id="19479" w:author="James Vu" w:date="2024-04-18T23:29:00Z"/>
                    <w:i/>
                    <w:iCs/>
                    <w:color w:val="000000"/>
                  </w:rPr>
                </w:rPrChange>
              </w:rPr>
              <w:pPrChange w:id="19480" w:author="James Vu" w:date="2024-04-18T23:31:00Z">
                <w:pPr/>
              </w:pPrChange>
            </w:pPr>
            <w:ins w:id="19481" w:author="James Vu" w:date="2024-04-18T23:29:00Z">
              <w:r w:rsidRPr="00B053AF">
                <w:rPr>
                  <w:i/>
                  <w:iCs/>
                  <w:color w:val="000000"/>
                  <w:sz w:val="22"/>
                  <w:szCs w:val="22"/>
                  <w:rPrChange w:id="19482" w:author="James Vu" w:date="2024-04-18T23:51:00Z">
                    <w:rPr>
                      <w:i/>
                      <w:iCs/>
                      <w:color w:val="000000"/>
                    </w:rPr>
                  </w:rPrChange>
                </w:rPr>
                <w:t>12.186.000.000</w:t>
              </w:r>
            </w:ins>
          </w:p>
        </w:tc>
        <w:tc>
          <w:tcPr>
            <w:tcW w:w="1842" w:type="dxa"/>
            <w:shd w:val="clear" w:color="auto" w:fill="auto"/>
            <w:vAlign w:val="center"/>
            <w:hideMark/>
            <w:tcPrChange w:id="19483"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182778F5" w14:textId="75EDFD30" w:rsidR="001873A6" w:rsidRPr="00B053AF" w:rsidRDefault="001873A6">
            <w:pPr>
              <w:jc w:val="center"/>
              <w:rPr>
                <w:ins w:id="19484" w:author="James Vu" w:date="2024-04-18T23:29:00Z"/>
                <w:i/>
                <w:iCs/>
                <w:color w:val="000000"/>
                <w:sz w:val="22"/>
                <w:szCs w:val="22"/>
                <w:rPrChange w:id="19485" w:author="James Vu" w:date="2024-04-18T23:51:00Z">
                  <w:rPr>
                    <w:ins w:id="19486" w:author="James Vu" w:date="2024-04-18T23:29:00Z"/>
                    <w:i/>
                    <w:iCs/>
                    <w:color w:val="000000"/>
                  </w:rPr>
                </w:rPrChange>
              </w:rPr>
              <w:pPrChange w:id="19487" w:author="James Vu" w:date="2024-04-18T23:31:00Z">
                <w:pPr/>
              </w:pPrChange>
            </w:pPr>
            <w:ins w:id="19488" w:author="James Vu" w:date="2024-04-18T23:29:00Z">
              <w:r w:rsidRPr="00B053AF">
                <w:rPr>
                  <w:i/>
                  <w:iCs/>
                  <w:color w:val="000000"/>
                  <w:sz w:val="22"/>
                  <w:szCs w:val="22"/>
                  <w:rPrChange w:id="19489" w:author="James Vu" w:date="2024-04-18T23:51:00Z">
                    <w:rPr>
                      <w:i/>
                      <w:iCs/>
                      <w:color w:val="000000"/>
                    </w:rPr>
                  </w:rPrChange>
                </w:rPr>
                <w:t>373.610.574</w:t>
              </w:r>
            </w:ins>
          </w:p>
        </w:tc>
        <w:tc>
          <w:tcPr>
            <w:tcW w:w="1560" w:type="dxa"/>
            <w:shd w:val="clear" w:color="auto" w:fill="auto"/>
            <w:vAlign w:val="center"/>
            <w:hideMark/>
            <w:tcPrChange w:id="19490"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D57FAB0" w14:textId="7E7FE1AB" w:rsidR="001873A6" w:rsidRPr="00B053AF" w:rsidRDefault="001873A6">
            <w:pPr>
              <w:jc w:val="center"/>
              <w:rPr>
                <w:ins w:id="19491" w:author="James Vu" w:date="2024-04-18T23:29:00Z"/>
                <w:i/>
                <w:iCs/>
                <w:color w:val="000000"/>
                <w:sz w:val="22"/>
                <w:szCs w:val="22"/>
                <w:rPrChange w:id="19492" w:author="James Vu" w:date="2024-04-18T23:51:00Z">
                  <w:rPr>
                    <w:ins w:id="19493" w:author="James Vu" w:date="2024-04-18T23:29:00Z"/>
                    <w:i/>
                    <w:iCs/>
                    <w:color w:val="000000"/>
                  </w:rPr>
                </w:rPrChange>
              </w:rPr>
              <w:pPrChange w:id="19494" w:author="James Vu" w:date="2024-04-18T23:31:00Z">
                <w:pPr/>
              </w:pPrChange>
            </w:pPr>
            <w:ins w:id="19495" w:author="James Vu" w:date="2024-04-18T23:29:00Z">
              <w:r w:rsidRPr="00B053AF">
                <w:rPr>
                  <w:i/>
                  <w:iCs/>
                  <w:color w:val="000000"/>
                  <w:sz w:val="22"/>
                  <w:szCs w:val="22"/>
                  <w:rPrChange w:id="19496" w:author="James Vu" w:date="2024-04-18T23:51:00Z">
                    <w:rPr>
                      <w:i/>
                      <w:iCs/>
                      <w:color w:val="000000"/>
                    </w:rPr>
                  </w:rPrChange>
                </w:rPr>
                <w:t>29.888.846</w:t>
              </w:r>
            </w:ins>
          </w:p>
        </w:tc>
        <w:tc>
          <w:tcPr>
            <w:tcW w:w="1768" w:type="dxa"/>
            <w:shd w:val="clear" w:color="auto" w:fill="auto"/>
            <w:vAlign w:val="center"/>
            <w:hideMark/>
            <w:tcPrChange w:id="19497"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733907CD" w14:textId="4D0A3A79" w:rsidR="001873A6" w:rsidRPr="00B053AF" w:rsidRDefault="001873A6">
            <w:pPr>
              <w:jc w:val="center"/>
              <w:rPr>
                <w:ins w:id="19498" w:author="James Vu" w:date="2024-04-18T23:29:00Z"/>
                <w:i/>
                <w:iCs/>
                <w:color w:val="000000"/>
                <w:sz w:val="22"/>
                <w:szCs w:val="22"/>
                <w:rPrChange w:id="19499" w:author="James Vu" w:date="2024-04-18T23:51:00Z">
                  <w:rPr>
                    <w:ins w:id="19500" w:author="James Vu" w:date="2024-04-18T23:29:00Z"/>
                    <w:i/>
                    <w:iCs/>
                    <w:color w:val="000000"/>
                  </w:rPr>
                </w:rPrChange>
              </w:rPr>
              <w:pPrChange w:id="19501" w:author="James Vu" w:date="2024-04-18T23:31:00Z">
                <w:pPr/>
              </w:pPrChange>
            </w:pPr>
            <w:ins w:id="19502" w:author="James Vu" w:date="2024-04-18T23:29:00Z">
              <w:r w:rsidRPr="00B053AF">
                <w:rPr>
                  <w:i/>
                  <w:iCs/>
                  <w:color w:val="000000"/>
                  <w:sz w:val="22"/>
                  <w:szCs w:val="22"/>
                  <w:rPrChange w:id="19503" w:author="James Vu" w:date="2024-04-18T23:51:00Z">
                    <w:rPr>
                      <w:i/>
                      <w:iCs/>
                      <w:color w:val="000000"/>
                    </w:rPr>
                  </w:rPrChange>
                </w:rPr>
                <w:t>403.499.420</w:t>
              </w:r>
            </w:ins>
          </w:p>
        </w:tc>
        <w:tc>
          <w:tcPr>
            <w:tcW w:w="1487" w:type="dxa"/>
            <w:shd w:val="clear" w:color="auto" w:fill="auto"/>
            <w:vAlign w:val="center"/>
            <w:hideMark/>
            <w:tcPrChange w:id="19504"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6DED49D1" w14:textId="1C720D46" w:rsidR="001873A6" w:rsidRPr="00B053AF" w:rsidRDefault="001873A6">
            <w:pPr>
              <w:jc w:val="center"/>
              <w:rPr>
                <w:ins w:id="19505" w:author="James Vu" w:date="2024-04-18T23:29:00Z"/>
                <w:sz w:val="22"/>
                <w:szCs w:val="22"/>
                <w:rPrChange w:id="19506" w:author="James Vu" w:date="2024-04-18T23:51:00Z">
                  <w:rPr>
                    <w:ins w:id="19507" w:author="James Vu" w:date="2024-04-18T23:29:00Z"/>
                  </w:rPr>
                </w:rPrChange>
              </w:rPr>
              <w:pPrChange w:id="19508" w:author="James Vu" w:date="2024-04-18T23:31:00Z">
                <w:pPr/>
              </w:pPrChange>
            </w:pPr>
          </w:p>
        </w:tc>
      </w:tr>
      <w:tr w:rsidR="001873A6" w:rsidRPr="00B053AF" w14:paraId="4E111379" w14:textId="77777777" w:rsidTr="003C02FF">
        <w:trPr>
          <w:trHeight w:val="20"/>
          <w:ins w:id="19509" w:author="James Vu" w:date="2024-04-18T23:29:00Z"/>
          <w:trPrChange w:id="19510" w:author="James Vu" w:date="2024-04-19T00:25:00Z">
            <w:trPr>
              <w:trHeight w:val="20"/>
            </w:trPr>
          </w:trPrChange>
        </w:trPr>
        <w:tc>
          <w:tcPr>
            <w:tcW w:w="846" w:type="dxa"/>
            <w:shd w:val="clear" w:color="auto" w:fill="auto"/>
            <w:vAlign w:val="center"/>
            <w:hideMark/>
            <w:tcPrChange w:id="19511"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01B933B1" w14:textId="77777777" w:rsidR="001873A6" w:rsidRPr="00B053AF" w:rsidRDefault="001873A6" w:rsidP="001873A6">
            <w:pPr>
              <w:jc w:val="center"/>
              <w:rPr>
                <w:ins w:id="19512" w:author="James Vu" w:date="2024-04-18T23:29:00Z"/>
                <w:b/>
                <w:bCs/>
                <w:sz w:val="22"/>
                <w:szCs w:val="22"/>
                <w:rPrChange w:id="19513" w:author="James Vu" w:date="2024-04-18T23:51:00Z">
                  <w:rPr>
                    <w:ins w:id="19514" w:author="James Vu" w:date="2024-04-18T23:29:00Z"/>
                    <w:b/>
                    <w:bCs/>
                  </w:rPr>
                </w:rPrChange>
              </w:rPr>
            </w:pPr>
            <w:ins w:id="19515" w:author="James Vu" w:date="2024-04-18T23:29:00Z">
              <w:r w:rsidRPr="00B053AF">
                <w:rPr>
                  <w:b/>
                  <w:bCs/>
                  <w:sz w:val="22"/>
                  <w:szCs w:val="22"/>
                  <w:rPrChange w:id="19516" w:author="James Vu" w:date="2024-04-18T23:51:00Z">
                    <w:rPr>
                      <w:b/>
                      <w:bCs/>
                    </w:rPr>
                  </w:rPrChange>
                </w:rPr>
                <w:lastRenderedPageBreak/>
                <w:t>3</w:t>
              </w:r>
            </w:ins>
          </w:p>
        </w:tc>
        <w:tc>
          <w:tcPr>
            <w:tcW w:w="2835" w:type="dxa"/>
            <w:shd w:val="clear" w:color="auto" w:fill="auto"/>
            <w:vAlign w:val="center"/>
            <w:hideMark/>
            <w:tcPrChange w:id="19517"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3900B05E" w14:textId="77777777" w:rsidR="001873A6" w:rsidRPr="00B053AF" w:rsidRDefault="001873A6">
            <w:pPr>
              <w:jc w:val="center"/>
              <w:rPr>
                <w:ins w:id="19518" w:author="James Vu" w:date="2024-04-18T23:29:00Z"/>
                <w:b/>
                <w:bCs/>
                <w:sz w:val="22"/>
                <w:szCs w:val="22"/>
                <w:rPrChange w:id="19519" w:author="James Vu" w:date="2024-04-18T23:51:00Z">
                  <w:rPr>
                    <w:ins w:id="19520" w:author="James Vu" w:date="2024-04-18T23:29:00Z"/>
                    <w:b/>
                    <w:bCs/>
                  </w:rPr>
                </w:rPrChange>
              </w:rPr>
              <w:pPrChange w:id="19521" w:author="James Vu" w:date="2024-04-18T23:31:00Z">
                <w:pPr/>
              </w:pPrChange>
            </w:pPr>
            <w:ins w:id="19522" w:author="James Vu" w:date="2024-04-18T23:29:00Z">
              <w:r w:rsidRPr="00B053AF">
                <w:rPr>
                  <w:b/>
                  <w:bCs/>
                  <w:sz w:val="22"/>
                  <w:szCs w:val="22"/>
                  <w:rPrChange w:id="19523" w:author="James Vu" w:date="2024-04-18T23:51:00Z">
                    <w:rPr>
                      <w:b/>
                      <w:bCs/>
                    </w:rPr>
                  </w:rPrChange>
                </w:rPr>
                <w:t>Chi phí Thẩm tra thiết kế chi tiết</w:t>
              </w:r>
            </w:ins>
          </w:p>
        </w:tc>
        <w:tc>
          <w:tcPr>
            <w:tcW w:w="1134" w:type="dxa"/>
            <w:shd w:val="clear" w:color="auto" w:fill="auto"/>
            <w:vAlign w:val="center"/>
            <w:hideMark/>
            <w:tcPrChange w:id="19524"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6A7AE04A" w14:textId="5E73FDAF" w:rsidR="001873A6" w:rsidRPr="00B053AF" w:rsidRDefault="001873A6" w:rsidP="001873A6">
            <w:pPr>
              <w:jc w:val="center"/>
              <w:rPr>
                <w:ins w:id="19525" w:author="James Vu" w:date="2024-04-18T23:29:00Z"/>
                <w:b/>
                <w:bCs/>
                <w:sz w:val="22"/>
                <w:szCs w:val="22"/>
                <w:rPrChange w:id="19526" w:author="James Vu" w:date="2024-04-18T23:51:00Z">
                  <w:rPr>
                    <w:ins w:id="19527" w:author="James Vu" w:date="2024-04-18T23:29:00Z"/>
                    <w:b/>
                    <w:bCs/>
                  </w:rPr>
                </w:rPrChange>
              </w:rPr>
            </w:pPr>
          </w:p>
        </w:tc>
        <w:tc>
          <w:tcPr>
            <w:tcW w:w="1134" w:type="dxa"/>
            <w:shd w:val="clear" w:color="auto" w:fill="auto"/>
            <w:vAlign w:val="center"/>
            <w:hideMark/>
            <w:tcPrChange w:id="19528"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6FB5512" w14:textId="77777777" w:rsidR="001873A6" w:rsidRPr="00B053AF" w:rsidRDefault="001873A6" w:rsidP="001873A6">
            <w:pPr>
              <w:jc w:val="center"/>
              <w:rPr>
                <w:ins w:id="19529" w:author="James Vu" w:date="2024-04-18T23:29:00Z"/>
                <w:b/>
                <w:bCs/>
                <w:sz w:val="22"/>
                <w:szCs w:val="22"/>
                <w:rPrChange w:id="19530" w:author="James Vu" w:date="2024-04-18T23:51:00Z">
                  <w:rPr>
                    <w:ins w:id="19531" w:author="James Vu" w:date="2024-04-18T23:29:00Z"/>
                    <w:b/>
                    <w:bCs/>
                  </w:rPr>
                </w:rPrChange>
              </w:rPr>
            </w:pPr>
            <w:ins w:id="19532" w:author="James Vu" w:date="2024-04-18T23:29:00Z">
              <w:r w:rsidRPr="00B053AF">
                <w:rPr>
                  <w:b/>
                  <w:bCs/>
                  <w:sz w:val="22"/>
                  <w:szCs w:val="22"/>
                  <w:rPrChange w:id="19533" w:author="James Vu" w:date="2024-04-18T23:51:00Z">
                    <w:rPr>
                      <w:b/>
                      <w:bCs/>
                    </w:rPr>
                  </w:rPrChange>
                </w:rPr>
                <w:t>G</w:t>
              </w:r>
              <w:r w:rsidRPr="00B053AF">
                <w:rPr>
                  <w:b/>
                  <w:bCs/>
                  <w:sz w:val="22"/>
                  <w:szCs w:val="22"/>
                  <w:vertAlign w:val="subscript"/>
                  <w:rPrChange w:id="19534" w:author="James Vu" w:date="2024-04-18T23:51:00Z">
                    <w:rPr>
                      <w:b/>
                      <w:bCs/>
                      <w:vertAlign w:val="subscript"/>
                    </w:rPr>
                  </w:rPrChange>
                </w:rPr>
                <w:t>TV4</w:t>
              </w:r>
            </w:ins>
          </w:p>
        </w:tc>
        <w:tc>
          <w:tcPr>
            <w:tcW w:w="1843" w:type="dxa"/>
            <w:shd w:val="clear" w:color="auto" w:fill="auto"/>
            <w:vAlign w:val="center"/>
            <w:hideMark/>
            <w:tcPrChange w:id="19535"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2FB5360" w14:textId="22D818D0" w:rsidR="001873A6" w:rsidRPr="00B053AF" w:rsidRDefault="001873A6" w:rsidP="001873A6">
            <w:pPr>
              <w:jc w:val="center"/>
              <w:rPr>
                <w:ins w:id="19536" w:author="James Vu" w:date="2024-04-18T23:29:00Z"/>
                <w:b/>
                <w:bCs/>
                <w:sz w:val="22"/>
                <w:szCs w:val="22"/>
                <w:rPrChange w:id="19537" w:author="James Vu" w:date="2024-04-18T23:51:00Z">
                  <w:rPr>
                    <w:ins w:id="19538" w:author="James Vu" w:date="2024-04-18T23:29:00Z"/>
                    <w:b/>
                    <w:bCs/>
                  </w:rPr>
                </w:rPrChange>
              </w:rPr>
            </w:pPr>
          </w:p>
        </w:tc>
        <w:tc>
          <w:tcPr>
            <w:tcW w:w="1842" w:type="dxa"/>
            <w:shd w:val="clear" w:color="auto" w:fill="auto"/>
            <w:noWrap/>
            <w:vAlign w:val="center"/>
            <w:hideMark/>
            <w:tcPrChange w:id="19539"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2EBA80CA" w14:textId="4E18C2A9" w:rsidR="001873A6" w:rsidRPr="00B053AF" w:rsidRDefault="001873A6">
            <w:pPr>
              <w:jc w:val="center"/>
              <w:rPr>
                <w:ins w:id="19540" w:author="James Vu" w:date="2024-04-18T23:29:00Z"/>
                <w:b/>
                <w:bCs/>
                <w:sz w:val="22"/>
                <w:szCs w:val="22"/>
                <w:rPrChange w:id="19541" w:author="James Vu" w:date="2024-04-18T23:51:00Z">
                  <w:rPr>
                    <w:ins w:id="19542" w:author="James Vu" w:date="2024-04-18T23:29:00Z"/>
                    <w:b/>
                    <w:bCs/>
                  </w:rPr>
                </w:rPrChange>
              </w:rPr>
              <w:pPrChange w:id="19543" w:author="James Vu" w:date="2024-04-18T23:31:00Z">
                <w:pPr>
                  <w:jc w:val="right"/>
                </w:pPr>
              </w:pPrChange>
            </w:pPr>
            <w:ins w:id="19544" w:author="James Vu" w:date="2024-04-18T23:29:00Z">
              <w:r w:rsidRPr="00B053AF">
                <w:rPr>
                  <w:b/>
                  <w:bCs/>
                  <w:sz w:val="22"/>
                  <w:szCs w:val="22"/>
                  <w:rPrChange w:id="19545" w:author="James Vu" w:date="2024-04-18T23:51:00Z">
                    <w:rPr>
                      <w:b/>
                      <w:bCs/>
                    </w:rPr>
                  </w:rPrChange>
                </w:rPr>
                <w:t>9.433.383</w:t>
              </w:r>
            </w:ins>
          </w:p>
        </w:tc>
        <w:tc>
          <w:tcPr>
            <w:tcW w:w="1560" w:type="dxa"/>
            <w:shd w:val="clear" w:color="auto" w:fill="auto"/>
            <w:noWrap/>
            <w:vAlign w:val="center"/>
            <w:hideMark/>
            <w:tcPrChange w:id="19546"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43EB830D" w14:textId="7B96E015" w:rsidR="001873A6" w:rsidRPr="00B053AF" w:rsidRDefault="001873A6">
            <w:pPr>
              <w:jc w:val="center"/>
              <w:rPr>
                <w:ins w:id="19547" w:author="James Vu" w:date="2024-04-18T23:29:00Z"/>
                <w:b/>
                <w:bCs/>
                <w:sz w:val="22"/>
                <w:szCs w:val="22"/>
                <w:rPrChange w:id="19548" w:author="James Vu" w:date="2024-04-18T23:51:00Z">
                  <w:rPr>
                    <w:ins w:id="19549" w:author="James Vu" w:date="2024-04-18T23:29:00Z"/>
                    <w:b/>
                    <w:bCs/>
                  </w:rPr>
                </w:rPrChange>
              </w:rPr>
              <w:pPrChange w:id="19550" w:author="James Vu" w:date="2024-04-18T23:31:00Z">
                <w:pPr>
                  <w:jc w:val="right"/>
                </w:pPr>
              </w:pPrChange>
            </w:pPr>
            <w:ins w:id="19551" w:author="James Vu" w:date="2024-04-18T23:29:00Z">
              <w:r w:rsidRPr="00B053AF">
                <w:rPr>
                  <w:b/>
                  <w:bCs/>
                  <w:sz w:val="22"/>
                  <w:szCs w:val="22"/>
                  <w:rPrChange w:id="19552" w:author="James Vu" w:date="2024-04-18T23:51:00Z">
                    <w:rPr>
                      <w:b/>
                      <w:bCs/>
                    </w:rPr>
                  </w:rPrChange>
                </w:rPr>
                <w:t>754.670</w:t>
              </w:r>
            </w:ins>
          </w:p>
        </w:tc>
        <w:tc>
          <w:tcPr>
            <w:tcW w:w="1768" w:type="dxa"/>
            <w:shd w:val="clear" w:color="auto" w:fill="auto"/>
            <w:noWrap/>
            <w:vAlign w:val="center"/>
            <w:hideMark/>
            <w:tcPrChange w:id="19553"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3D0F5002" w14:textId="62CB4936" w:rsidR="001873A6" w:rsidRPr="00B053AF" w:rsidRDefault="001873A6">
            <w:pPr>
              <w:jc w:val="center"/>
              <w:rPr>
                <w:ins w:id="19554" w:author="James Vu" w:date="2024-04-18T23:29:00Z"/>
                <w:b/>
                <w:bCs/>
                <w:sz w:val="22"/>
                <w:szCs w:val="22"/>
                <w:rPrChange w:id="19555" w:author="James Vu" w:date="2024-04-18T23:51:00Z">
                  <w:rPr>
                    <w:ins w:id="19556" w:author="James Vu" w:date="2024-04-18T23:29:00Z"/>
                    <w:b/>
                    <w:bCs/>
                  </w:rPr>
                </w:rPrChange>
              </w:rPr>
              <w:pPrChange w:id="19557" w:author="James Vu" w:date="2024-04-18T23:31:00Z">
                <w:pPr>
                  <w:jc w:val="right"/>
                </w:pPr>
              </w:pPrChange>
            </w:pPr>
            <w:ins w:id="19558" w:author="James Vu" w:date="2024-04-18T23:29:00Z">
              <w:r w:rsidRPr="00B053AF">
                <w:rPr>
                  <w:b/>
                  <w:bCs/>
                  <w:sz w:val="22"/>
                  <w:szCs w:val="22"/>
                  <w:rPrChange w:id="19559" w:author="James Vu" w:date="2024-04-18T23:51:00Z">
                    <w:rPr>
                      <w:b/>
                      <w:bCs/>
                    </w:rPr>
                  </w:rPrChange>
                </w:rPr>
                <w:t>10.188.053</w:t>
              </w:r>
            </w:ins>
          </w:p>
        </w:tc>
        <w:tc>
          <w:tcPr>
            <w:tcW w:w="1487" w:type="dxa"/>
            <w:shd w:val="clear" w:color="auto" w:fill="auto"/>
            <w:vAlign w:val="center"/>
            <w:hideMark/>
            <w:tcPrChange w:id="1956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0F7D1EBE" w14:textId="77777777" w:rsidR="001873A6" w:rsidRPr="00B053AF" w:rsidRDefault="001873A6">
            <w:pPr>
              <w:jc w:val="center"/>
              <w:rPr>
                <w:ins w:id="19561" w:author="James Vu" w:date="2024-04-18T23:29:00Z"/>
                <w:b/>
                <w:bCs/>
                <w:sz w:val="22"/>
                <w:szCs w:val="22"/>
                <w:rPrChange w:id="19562" w:author="James Vu" w:date="2024-04-18T23:51:00Z">
                  <w:rPr>
                    <w:ins w:id="19563" w:author="James Vu" w:date="2024-04-18T23:29:00Z"/>
                    <w:b/>
                    <w:bCs/>
                  </w:rPr>
                </w:rPrChange>
              </w:rPr>
              <w:pPrChange w:id="19564" w:author="James Vu" w:date="2024-04-18T23:31:00Z">
                <w:pPr/>
              </w:pPrChange>
            </w:pPr>
            <w:ins w:id="19565" w:author="James Vu" w:date="2024-04-18T23:29:00Z">
              <w:r w:rsidRPr="00B053AF">
                <w:rPr>
                  <w:b/>
                  <w:bCs/>
                  <w:sz w:val="22"/>
                  <w:szCs w:val="22"/>
                  <w:rPrChange w:id="19566" w:author="James Vu" w:date="2024-04-18T23:51:00Z">
                    <w:rPr>
                      <w:b/>
                      <w:bCs/>
                    </w:rPr>
                  </w:rPrChange>
                </w:rPr>
                <w:t>Bảng 5, Quyết định số 1688/QĐ-BTTTT</w:t>
              </w:r>
            </w:ins>
          </w:p>
        </w:tc>
      </w:tr>
      <w:tr w:rsidR="001873A6" w:rsidRPr="00B053AF" w14:paraId="5F5F0412" w14:textId="77777777" w:rsidTr="003C02FF">
        <w:trPr>
          <w:trHeight w:val="20"/>
          <w:ins w:id="19567" w:author="James Vu" w:date="2024-04-18T23:29:00Z"/>
          <w:trPrChange w:id="19568" w:author="James Vu" w:date="2024-04-19T00:25:00Z">
            <w:trPr>
              <w:trHeight w:val="20"/>
            </w:trPr>
          </w:trPrChange>
        </w:trPr>
        <w:tc>
          <w:tcPr>
            <w:tcW w:w="846" w:type="dxa"/>
            <w:shd w:val="clear" w:color="auto" w:fill="auto"/>
            <w:vAlign w:val="center"/>
            <w:hideMark/>
            <w:tcPrChange w:id="19569"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0024E87F" w14:textId="77777777" w:rsidR="001873A6" w:rsidRPr="00B053AF" w:rsidRDefault="001873A6" w:rsidP="001873A6">
            <w:pPr>
              <w:jc w:val="center"/>
              <w:rPr>
                <w:ins w:id="19570" w:author="James Vu" w:date="2024-04-18T23:29:00Z"/>
                <w:i/>
                <w:iCs/>
                <w:color w:val="000000"/>
                <w:sz w:val="22"/>
                <w:szCs w:val="22"/>
                <w:rPrChange w:id="19571" w:author="James Vu" w:date="2024-04-18T23:51:00Z">
                  <w:rPr>
                    <w:ins w:id="19572" w:author="James Vu" w:date="2024-04-18T23:29:00Z"/>
                    <w:i/>
                    <w:iCs/>
                    <w:color w:val="000000"/>
                  </w:rPr>
                </w:rPrChange>
              </w:rPr>
            </w:pPr>
            <w:ins w:id="19573" w:author="James Vu" w:date="2024-04-18T23:29:00Z">
              <w:r w:rsidRPr="00B053AF">
                <w:rPr>
                  <w:i/>
                  <w:iCs/>
                  <w:color w:val="000000"/>
                  <w:sz w:val="22"/>
                  <w:szCs w:val="22"/>
                  <w:rPrChange w:id="19574" w:author="James Vu" w:date="2024-04-18T23:51:00Z">
                    <w:rPr>
                      <w:i/>
                      <w:iCs/>
                      <w:color w:val="000000"/>
                    </w:rPr>
                  </w:rPrChange>
                </w:rPr>
                <w:t>a</w:t>
              </w:r>
            </w:ins>
          </w:p>
        </w:tc>
        <w:tc>
          <w:tcPr>
            <w:tcW w:w="2835" w:type="dxa"/>
            <w:shd w:val="clear" w:color="auto" w:fill="auto"/>
            <w:vAlign w:val="center"/>
            <w:hideMark/>
            <w:tcPrChange w:id="19575"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2F7F3F4" w14:textId="77777777" w:rsidR="001873A6" w:rsidRPr="00B053AF" w:rsidRDefault="001873A6">
            <w:pPr>
              <w:jc w:val="center"/>
              <w:rPr>
                <w:ins w:id="19576" w:author="James Vu" w:date="2024-04-18T23:29:00Z"/>
                <w:i/>
                <w:iCs/>
                <w:color w:val="000000"/>
                <w:sz w:val="22"/>
                <w:szCs w:val="22"/>
                <w:rPrChange w:id="19577" w:author="James Vu" w:date="2024-04-18T23:51:00Z">
                  <w:rPr>
                    <w:ins w:id="19578" w:author="James Vu" w:date="2024-04-18T23:29:00Z"/>
                    <w:i/>
                    <w:iCs/>
                    <w:color w:val="000000"/>
                  </w:rPr>
                </w:rPrChange>
              </w:rPr>
              <w:pPrChange w:id="19579" w:author="James Vu" w:date="2024-04-18T23:31:00Z">
                <w:pPr/>
              </w:pPrChange>
            </w:pPr>
            <w:ins w:id="19580" w:author="James Vu" w:date="2024-04-18T23:29:00Z">
              <w:r w:rsidRPr="00B053AF">
                <w:rPr>
                  <w:i/>
                  <w:iCs/>
                  <w:color w:val="000000"/>
                  <w:sz w:val="22"/>
                  <w:szCs w:val="22"/>
                  <w:rPrChange w:id="19581" w:author="James Vu" w:date="2024-04-18T23:51:00Z">
                    <w:rPr>
                      <w:i/>
                      <w:iCs/>
                      <w:color w:val="000000"/>
                    </w:rPr>
                  </w:rPrChange>
                </w:rPr>
                <w:t>Hạng mục hạ tầng kỹ thuật công nghệ thông tin</w:t>
              </w:r>
            </w:ins>
          </w:p>
        </w:tc>
        <w:tc>
          <w:tcPr>
            <w:tcW w:w="1134" w:type="dxa"/>
            <w:shd w:val="clear" w:color="auto" w:fill="auto"/>
            <w:vAlign w:val="center"/>
            <w:hideMark/>
            <w:tcPrChange w:id="19582"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D56AABD" w14:textId="77777777" w:rsidR="001873A6" w:rsidRPr="00B053AF" w:rsidRDefault="001873A6" w:rsidP="001873A6">
            <w:pPr>
              <w:jc w:val="center"/>
              <w:rPr>
                <w:ins w:id="19583" w:author="James Vu" w:date="2024-04-18T23:29:00Z"/>
                <w:i/>
                <w:iCs/>
                <w:color w:val="000000"/>
                <w:sz w:val="22"/>
                <w:szCs w:val="22"/>
                <w:rPrChange w:id="19584" w:author="James Vu" w:date="2024-04-18T23:51:00Z">
                  <w:rPr>
                    <w:ins w:id="19585" w:author="James Vu" w:date="2024-04-18T23:29:00Z"/>
                    <w:i/>
                    <w:iCs/>
                    <w:color w:val="000000"/>
                  </w:rPr>
                </w:rPrChange>
              </w:rPr>
            </w:pPr>
            <w:ins w:id="19586" w:author="James Vu" w:date="2024-04-18T23:29:00Z">
              <w:r w:rsidRPr="00B053AF">
                <w:rPr>
                  <w:i/>
                  <w:iCs/>
                  <w:color w:val="000000"/>
                  <w:sz w:val="22"/>
                  <w:szCs w:val="22"/>
                  <w:rPrChange w:id="19587" w:author="James Vu" w:date="2024-04-18T23:51:00Z">
                    <w:rPr>
                      <w:i/>
                      <w:iCs/>
                      <w:color w:val="000000"/>
                    </w:rPr>
                  </w:rPrChange>
                </w:rPr>
                <w:t>0,0870%</w:t>
              </w:r>
            </w:ins>
          </w:p>
        </w:tc>
        <w:tc>
          <w:tcPr>
            <w:tcW w:w="1134" w:type="dxa"/>
            <w:shd w:val="clear" w:color="auto" w:fill="auto"/>
            <w:vAlign w:val="center"/>
            <w:hideMark/>
            <w:tcPrChange w:id="19588"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20E0E762" w14:textId="77777777" w:rsidR="001873A6" w:rsidRPr="00B053AF" w:rsidRDefault="001873A6" w:rsidP="001873A6">
            <w:pPr>
              <w:jc w:val="center"/>
              <w:rPr>
                <w:ins w:id="19589" w:author="James Vu" w:date="2024-04-18T23:29:00Z"/>
                <w:i/>
                <w:iCs/>
                <w:sz w:val="22"/>
                <w:szCs w:val="22"/>
                <w:rPrChange w:id="19590" w:author="James Vu" w:date="2024-04-18T23:51:00Z">
                  <w:rPr>
                    <w:ins w:id="19591" w:author="James Vu" w:date="2024-04-18T23:29:00Z"/>
                    <w:i/>
                    <w:iCs/>
                  </w:rPr>
                </w:rPrChange>
              </w:rPr>
            </w:pPr>
            <w:ins w:id="19592" w:author="James Vu" w:date="2024-04-18T23:29:00Z">
              <w:r w:rsidRPr="00B053AF">
                <w:rPr>
                  <w:i/>
                  <w:iCs/>
                  <w:sz w:val="22"/>
                  <w:szCs w:val="22"/>
                  <w:rPrChange w:id="19593" w:author="James Vu" w:date="2024-04-18T23:51:00Z">
                    <w:rPr>
                      <w:i/>
                      <w:iCs/>
                    </w:rPr>
                  </w:rPrChange>
                </w:rPr>
                <w:t>G</w:t>
              </w:r>
              <w:r w:rsidRPr="00B053AF">
                <w:rPr>
                  <w:i/>
                  <w:iCs/>
                  <w:sz w:val="22"/>
                  <w:szCs w:val="22"/>
                  <w:vertAlign w:val="subscript"/>
                  <w:rPrChange w:id="19594" w:author="James Vu" w:date="2024-04-18T23:51:00Z">
                    <w:rPr>
                      <w:i/>
                      <w:iCs/>
                      <w:vertAlign w:val="subscript"/>
                    </w:rPr>
                  </w:rPrChange>
                </w:rPr>
                <w:t>XL</w:t>
              </w:r>
              <w:r w:rsidRPr="00B053AF">
                <w:rPr>
                  <w:i/>
                  <w:iCs/>
                  <w:sz w:val="22"/>
                  <w:szCs w:val="22"/>
                  <w:rPrChange w:id="19595" w:author="James Vu" w:date="2024-04-18T23:51:00Z">
                    <w:rPr>
                      <w:i/>
                      <w:iCs/>
                    </w:rPr>
                  </w:rPrChange>
                </w:rPr>
                <w:t xml:space="preserve"> + G</w:t>
              </w:r>
              <w:r w:rsidRPr="00B053AF">
                <w:rPr>
                  <w:b/>
                  <w:bCs/>
                  <w:i/>
                  <w:iCs/>
                  <w:color w:val="000000"/>
                  <w:sz w:val="22"/>
                  <w:szCs w:val="22"/>
                  <w:vertAlign w:val="subscript"/>
                  <w:rPrChange w:id="19596" w:author="James Vu" w:date="2024-04-18T23:51:00Z">
                    <w:rPr>
                      <w:b/>
                      <w:bCs/>
                      <w:i/>
                      <w:iCs/>
                      <w:color w:val="000000"/>
                      <w:vertAlign w:val="subscript"/>
                    </w:rPr>
                  </w:rPrChange>
                </w:rPr>
                <w:t>PC</w:t>
              </w:r>
            </w:ins>
          </w:p>
        </w:tc>
        <w:tc>
          <w:tcPr>
            <w:tcW w:w="1843" w:type="dxa"/>
            <w:shd w:val="clear" w:color="auto" w:fill="auto"/>
            <w:vAlign w:val="center"/>
            <w:hideMark/>
            <w:tcPrChange w:id="1959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6F196275" w14:textId="2B82925C" w:rsidR="001873A6" w:rsidRPr="00B053AF" w:rsidRDefault="001873A6">
            <w:pPr>
              <w:jc w:val="center"/>
              <w:rPr>
                <w:ins w:id="19598" w:author="James Vu" w:date="2024-04-18T23:29:00Z"/>
                <w:i/>
                <w:iCs/>
                <w:color w:val="000000"/>
                <w:sz w:val="22"/>
                <w:szCs w:val="22"/>
                <w:rPrChange w:id="19599" w:author="James Vu" w:date="2024-04-18T23:51:00Z">
                  <w:rPr>
                    <w:ins w:id="19600" w:author="James Vu" w:date="2024-04-18T23:29:00Z"/>
                    <w:i/>
                    <w:iCs/>
                    <w:color w:val="000000"/>
                  </w:rPr>
                </w:rPrChange>
              </w:rPr>
              <w:pPrChange w:id="19601" w:author="James Vu" w:date="2024-04-18T23:31:00Z">
                <w:pPr/>
              </w:pPrChange>
            </w:pPr>
            <w:ins w:id="19602" w:author="James Vu" w:date="2024-04-18T23:29:00Z">
              <w:r w:rsidRPr="00B053AF">
                <w:rPr>
                  <w:i/>
                  <w:iCs/>
                  <w:color w:val="000000"/>
                  <w:sz w:val="22"/>
                  <w:szCs w:val="22"/>
                  <w:rPrChange w:id="19603" w:author="James Vu" w:date="2024-04-18T23:51:00Z">
                    <w:rPr>
                      <w:i/>
                      <w:iCs/>
                      <w:color w:val="000000"/>
                    </w:rPr>
                  </w:rPrChange>
                </w:rPr>
                <w:t>2.256.741.455</w:t>
              </w:r>
            </w:ins>
          </w:p>
        </w:tc>
        <w:tc>
          <w:tcPr>
            <w:tcW w:w="1842" w:type="dxa"/>
            <w:shd w:val="clear" w:color="auto" w:fill="auto"/>
            <w:vAlign w:val="center"/>
            <w:hideMark/>
            <w:tcPrChange w:id="19604"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3BE303C3" w14:textId="60680D02" w:rsidR="001873A6" w:rsidRPr="00B053AF" w:rsidRDefault="001873A6">
            <w:pPr>
              <w:jc w:val="center"/>
              <w:rPr>
                <w:ins w:id="19605" w:author="James Vu" w:date="2024-04-18T23:29:00Z"/>
                <w:i/>
                <w:iCs/>
                <w:color w:val="000000"/>
                <w:sz w:val="22"/>
                <w:szCs w:val="22"/>
                <w:rPrChange w:id="19606" w:author="James Vu" w:date="2024-04-18T23:51:00Z">
                  <w:rPr>
                    <w:ins w:id="19607" w:author="James Vu" w:date="2024-04-18T23:29:00Z"/>
                    <w:i/>
                    <w:iCs/>
                    <w:color w:val="000000"/>
                  </w:rPr>
                </w:rPrChange>
              </w:rPr>
              <w:pPrChange w:id="19608" w:author="James Vu" w:date="2024-04-18T23:31:00Z">
                <w:pPr/>
              </w:pPrChange>
            </w:pPr>
            <w:ins w:id="19609" w:author="James Vu" w:date="2024-04-18T23:29:00Z">
              <w:r w:rsidRPr="00B053AF">
                <w:rPr>
                  <w:i/>
                  <w:iCs/>
                  <w:color w:val="000000"/>
                  <w:sz w:val="22"/>
                  <w:szCs w:val="22"/>
                  <w:rPrChange w:id="19610" w:author="James Vu" w:date="2024-04-18T23:51:00Z">
                    <w:rPr>
                      <w:i/>
                      <w:iCs/>
                      <w:color w:val="000000"/>
                    </w:rPr>
                  </w:rPrChange>
                </w:rPr>
                <w:t>1.963.365</w:t>
              </w:r>
            </w:ins>
          </w:p>
        </w:tc>
        <w:tc>
          <w:tcPr>
            <w:tcW w:w="1560" w:type="dxa"/>
            <w:shd w:val="clear" w:color="auto" w:fill="auto"/>
            <w:vAlign w:val="center"/>
            <w:hideMark/>
            <w:tcPrChange w:id="19611"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F1420D7" w14:textId="1BBB4E1D" w:rsidR="001873A6" w:rsidRPr="00B053AF" w:rsidRDefault="001873A6">
            <w:pPr>
              <w:jc w:val="center"/>
              <w:rPr>
                <w:ins w:id="19612" w:author="James Vu" w:date="2024-04-18T23:29:00Z"/>
                <w:i/>
                <w:iCs/>
                <w:color w:val="000000"/>
                <w:sz w:val="22"/>
                <w:szCs w:val="22"/>
                <w:rPrChange w:id="19613" w:author="James Vu" w:date="2024-04-18T23:51:00Z">
                  <w:rPr>
                    <w:ins w:id="19614" w:author="James Vu" w:date="2024-04-18T23:29:00Z"/>
                    <w:i/>
                    <w:iCs/>
                    <w:color w:val="000000"/>
                  </w:rPr>
                </w:rPrChange>
              </w:rPr>
              <w:pPrChange w:id="19615" w:author="James Vu" w:date="2024-04-18T23:31:00Z">
                <w:pPr/>
              </w:pPrChange>
            </w:pPr>
            <w:ins w:id="19616" w:author="James Vu" w:date="2024-04-18T23:29:00Z">
              <w:r w:rsidRPr="00B053AF">
                <w:rPr>
                  <w:i/>
                  <w:iCs/>
                  <w:color w:val="000000"/>
                  <w:sz w:val="22"/>
                  <w:szCs w:val="22"/>
                  <w:rPrChange w:id="19617" w:author="James Vu" w:date="2024-04-18T23:51:00Z">
                    <w:rPr>
                      <w:i/>
                      <w:iCs/>
                      <w:color w:val="000000"/>
                    </w:rPr>
                  </w:rPrChange>
                </w:rPr>
                <w:t>157.069</w:t>
              </w:r>
            </w:ins>
          </w:p>
        </w:tc>
        <w:tc>
          <w:tcPr>
            <w:tcW w:w="1768" w:type="dxa"/>
            <w:shd w:val="clear" w:color="auto" w:fill="auto"/>
            <w:vAlign w:val="center"/>
            <w:hideMark/>
            <w:tcPrChange w:id="19618"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123C9925" w14:textId="3ADD658B" w:rsidR="001873A6" w:rsidRPr="00B053AF" w:rsidRDefault="001873A6">
            <w:pPr>
              <w:jc w:val="center"/>
              <w:rPr>
                <w:ins w:id="19619" w:author="James Vu" w:date="2024-04-18T23:29:00Z"/>
                <w:i/>
                <w:iCs/>
                <w:color w:val="000000"/>
                <w:sz w:val="22"/>
                <w:szCs w:val="22"/>
                <w:rPrChange w:id="19620" w:author="James Vu" w:date="2024-04-18T23:51:00Z">
                  <w:rPr>
                    <w:ins w:id="19621" w:author="James Vu" w:date="2024-04-18T23:29:00Z"/>
                    <w:i/>
                    <w:iCs/>
                    <w:color w:val="000000"/>
                  </w:rPr>
                </w:rPrChange>
              </w:rPr>
              <w:pPrChange w:id="19622" w:author="James Vu" w:date="2024-04-18T23:31:00Z">
                <w:pPr/>
              </w:pPrChange>
            </w:pPr>
            <w:ins w:id="19623" w:author="James Vu" w:date="2024-04-18T23:29:00Z">
              <w:r w:rsidRPr="00B053AF">
                <w:rPr>
                  <w:i/>
                  <w:iCs/>
                  <w:color w:val="000000"/>
                  <w:sz w:val="22"/>
                  <w:szCs w:val="22"/>
                  <w:rPrChange w:id="19624" w:author="James Vu" w:date="2024-04-18T23:51:00Z">
                    <w:rPr>
                      <w:i/>
                      <w:iCs/>
                      <w:color w:val="000000"/>
                    </w:rPr>
                  </w:rPrChange>
                </w:rPr>
                <w:t>2.120.434</w:t>
              </w:r>
            </w:ins>
          </w:p>
        </w:tc>
        <w:tc>
          <w:tcPr>
            <w:tcW w:w="1487" w:type="dxa"/>
            <w:shd w:val="clear" w:color="auto" w:fill="auto"/>
            <w:vAlign w:val="center"/>
            <w:hideMark/>
            <w:tcPrChange w:id="19625"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39CBED65" w14:textId="5A8D60FB" w:rsidR="001873A6" w:rsidRPr="00B053AF" w:rsidRDefault="001873A6">
            <w:pPr>
              <w:jc w:val="center"/>
              <w:rPr>
                <w:ins w:id="19626" w:author="James Vu" w:date="2024-04-18T23:29:00Z"/>
                <w:sz w:val="22"/>
                <w:szCs w:val="22"/>
                <w:rPrChange w:id="19627" w:author="James Vu" w:date="2024-04-18T23:51:00Z">
                  <w:rPr>
                    <w:ins w:id="19628" w:author="James Vu" w:date="2024-04-18T23:29:00Z"/>
                  </w:rPr>
                </w:rPrChange>
              </w:rPr>
              <w:pPrChange w:id="19629" w:author="James Vu" w:date="2024-04-18T23:31:00Z">
                <w:pPr/>
              </w:pPrChange>
            </w:pPr>
          </w:p>
        </w:tc>
      </w:tr>
      <w:tr w:rsidR="001873A6" w:rsidRPr="00B053AF" w14:paraId="15B80C8F" w14:textId="77777777" w:rsidTr="003C02FF">
        <w:trPr>
          <w:trHeight w:val="20"/>
          <w:ins w:id="19630" w:author="James Vu" w:date="2024-04-18T23:29:00Z"/>
          <w:trPrChange w:id="19631" w:author="James Vu" w:date="2024-04-19T00:25:00Z">
            <w:trPr>
              <w:trHeight w:val="20"/>
            </w:trPr>
          </w:trPrChange>
        </w:trPr>
        <w:tc>
          <w:tcPr>
            <w:tcW w:w="846" w:type="dxa"/>
            <w:shd w:val="clear" w:color="auto" w:fill="auto"/>
            <w:vAlign w:val="center"/>
            <w:hideMark/>
            <w:tcPrChange w:id="19632"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5B2C1236" w14:textId="77777777" w:rsidR="001873A6" w:rsidRPr="00B053AF" w:rsidRDefault="001873A6" w:rsidP="001873A6">
            <w:pPr>
              <w:jc w:val="center"/>
              <w:rPr>
                <w:ins w:id="19633" w:author="James Vu" w:date="2024-04-18T23:29:00Z"/>
                <w:i/>
                <w:iCs/>
                <w:color w:val="000000"/>
                <w:sz w:val="22"/>
                <w:szCs w:val="22"/>
                <w:rPrChange w:id="19634" w:author="James Vu" w:date="2024-04-18T23:51:00Z">
                  <w:rPr>
                    <w:ins w:id="19635" w:author="James Vu" w:date="2024-04-18T23:29:00Z"/>
                    <w:i/>
                    <w:iCs/>
                    <w:color w:val="000000"/>
                  </w:rPr>
                </w:rPrChange>
              </w:rPr>
            </w:pPr>
            <w:ins w:id="19636" w:author="James Vu" w:date="2024-04-18T23:29:00Z">
              <w:r w:rsidRPr="00B053AF">
                <w:rPr>
                  <w:i/>
                  <w:iCs/>
                  <w:color w:val="000000"/>
                  <w:sz w:val="22"/>
                  <w:szCs w:val="22"/>
                  <w:rPrChange w:id="19637" w:author="James Vu" w:date="2024-04-18T23:51:00Z">
                    <w:rPr>
                      <w:i/>
                      <w:iCs/>
                      <w:color w:val="000000"/>
                    </w:rPr>
                  </w:rPrChange>
                </w:rPr>
                <w:t>b</w:t>
              </w:r>
            </w:ins>
          </w:p>
        </w:tc>
        <w:tc>
          <w:tcPr>
            <w:tcW w:w="2835" w:type="dxa"/>
            <w:shd w:val="clear" w:color="auto" w:fill="auto"/>
            <w:vAlign w:val="center"/>
            <w:hideMark/>
            <w:tcPrChange w:id="19638"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44C37C21" w14:textId="77777777" w:rsidR="001873A6" w:rsidRPr="00B053AF" w:rsidRDefault="001873A6">
            <w:pPr>
              <w:jc w:val="center"/>
              <w:rPr>
                <w:ins w:id="19639" w:author="James Vu" w:date="2024-04-18T23:29:00Z"/>
                <w:i/>
                <w:iCs/>
                <w:color w:val="000000"/>
                <w:sz w:val="22"/>
                <w:szCs w:val="22"/>
                <w:rPrChange w:id="19640" w:author="James Vu" w:date="2024-04-18T23:51:00Z">
                  <w:rPr>
                    <w:ins w:id="19641" w:author="James Vu" w:date="2024-04-18T23:29:00Z"/>
                    <w:i/>
                    <w:iCs/>
                    <w:color w:val="000000"/>
                  </w:rPr>
                </w:rPrChange>
              </w:rPr>
              <w:pPrChange w:id="19642" w:author="James Vu" w:date="2024-04-18T23:31:00Z">
                <w:pPr/>
              </w:pPrChange>
            </w:pPr>
            <w:ins w:id="19643" w:author="James Vu" w:date="2024-04-18T23:29:00Z">
              <w:r w:rsidRPr="00B053AF">
                <w:rPr>
                  <w:i/>
                  <w:iCs/>
                  <w:color w:val="000000"/>
                  <w:sz w:val="22"/>
                  <w:szCs w:val="22"/>
                  <w:rPrChange w:id="19644" w:author="James Vu" w:date="2024-04-18T23:51:00Z">
                    <w:rPr>
                      <w:i/>
                      <w:iCs/>
                      <w:color w:val="000000"/>
                    </w:rPr>
                  </w:rPrChange>
                </w:rPr>
                <w:t>Hạng mục phần mềm nội bộ, cơ sở dữ liệu</w:t>
              </w:r>
            </w:ins>
          </w:p>
        </w:tc>
        <w:tc>
          <w:tcPr>
            <w:tcW w:w="1134" w:type="dxa"/>
            <w:shd w:val="clear" w:color="auto" w:fill="auto"/>
            <w:vAlign w:val="center"/>
            <w:hideMark/>
            <w:tcPrChange w:id="19645"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A7DE804" w14:textId="77777777" w:rsidR="001873A6" w:rsidRPr="00B053AF" w:rsidRDefault="001873A6" w:rsidP="001873A6">
            <w:pPr>
              <w:jc w:val="center"/>
              <w:rPr>
                <w:ins w:id="19646" w:author="James Vu" w:date="2024-04-18T23:29:00Z"/>
                <w:i/>
                <w:iCs/>
                <w:color w:val="000000"/>
                <w:sz w:val="22"/>
                <w:szCs w:val="22"/>
                <w:rPrChange w:id="19647" w:author="James Vu" w:date="2024-04-18T23:51:00Z">
                  <w:rPr>
                    <w:ins w:id="19648" w:author="James Vu" w:date="2024-04-18T23:29:00Z"/>
                    <w:i/>
                    <w:iCs/>
                    <w:color w:val="000000"/>
                  </w:rPr>
                </w:rPrChange>
              </w:rPr>
            </w:pPr>
            <w:ins w:id="19649" w:author="James Vu" w:date="2024-04-18T23:29:00Z">
              <w:r w:rsidRPr="00B053AF">
                <w:rPr>
                  <w:i/>
                  <w:iCs/>
                  <w:color w:val="000000"/>
                  <w:sz w:val="22"/>
                  <w:szCs w:val="22"/>
                  <w:rPrChange w:id="19650" w:author="James Vu" w:date="2024-04-18T23:51:00Z">
                    <w:rPr>
                      <w:i/>
                      <w:iCs/>
                      <w:color w:val="000000"/>
                    </w:rPr>
                  </w:rPrChange>
                </w:rPr>
                <w:t>0,0613%</w:t>
              </w:r>
            </w:ins>
          </w:p>
        </w:tc>
        <w:tc>
          <w:tcPr>
            <w:tcW w:w="1134" w:type="dxa"/>
            <w:shd w:val="clear" w:color="auto" w:fill="auto"/>
            <w:vAlign w:val="center"/>
            <w:hideMark/>
            <w:tcPrChange w:id="1965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6B3A95C0" w14:textId="77777777" w:rsidR="001873A6" w:rsidRPr="00B053AF" w:rsidRDefault="001873A6" w:rsidP="001873A6">
            <w:pPr>
              <w:jc w:val="center"/>
              <w:rPr>
                <w:ins w:id="19652" w:author="James Vu" w:date="2024-04-18T23:29:00Z"/>
                <w:i/>
                <w:iCs/>
                <w:sz w:val="22"/>
                <w:szCs w:val="22"/>
                <w:rPrChange w:id="19653" w:author="James Vu" w:date="2024-04-18T23:51:00Z">
                  <w:rPr>
                    <w:ins w:id="19654" w:author="James Vu" w:date="2024-04-18T23:29:00Z"/>
                    <w:i/>
                    <w:iCs/>
                  </w:rPr>
                </w:rPrChange>
              </w:rPr>
            </w:pPr>
            <w:ins w:id="19655" w:author="James Vu" w:date="2024-04-18T23:29:00Z">
              <w:r w:rsidRPr="00B053AF">
                <w:rPr>
                  <w:i/>
                  <w:iCs/>
                  <w:sz w:val="22"/>
                  <w:szCs w:val="22"/>
                  <w:rPrChange w:id="19656" w:author="James Vu" w:date="2024-04-18T23:51:00Z">
                    <w:rPr>
                      <w:i/>
                      <w:iCs/>
                    </w:rPr>
                  </w:rPrChange>
                </w:rPr>
                <w:t>G</w:t>
              </w:r>
              <w:r w:rsidRPr="00B053AF">
                <w:rPr>
                  <w:b/>
                  <w:bCs/>
                  <w:i/>
                  <w:iCs/>
                  <w:color w:val="000000"/>
                  <w:sz w:val="22"/>
                  <w:szCs w:val="22"/>
                  <w:vertAlign w:val="subscript"/>
                  <w:rPrChange w:id="19657" w:author="James Vu" w:date="2024-04-18T23:51:00Z">
                    <w:rPr>
                      <w:b/>
                      <w:bCs/>
                      <w:i/>
                      <w:iCs/>
                      <w:color w:val="000000"/>
                      <w:vertAlign w:val="subscript"/>
                    </w:rPr>
                  </w:rPrChange>
                </w:rPr>
                <w:t>PM</w:t>
              </w:r>
              <w:r w:rsidRPr="00B053AF">
                <w:rPr>
                  <w:i/>
                  <w:iCs/>
                  <w:sz w:val="22"/>
                  <w:szCs w:val="22"/>
                  <w:vertAlign w:val="subscript"/>
                  <w:rPrChange w:id="19658" w:author="James Vu" w:date="2024-04-18T23:51:00Z">
                    <w:rPr>
                      <w:i/>
                      <w:iCs/>
                      <w:vertAlign w:val="subscript"/>
                    </w:rPr>
                  </w:rPrChange>
                </w:rPr>
                <w:t>NB</w:t>
              </w:r>
            </w:ins>
          </w:p>
        </w:tc>
        <w:tc>
          <w:tcPr>
            <w:tcW w:w="1843" w:type="dxa"/>
            <w:shd w:val="clear" w:color="auto" w:fill="auto"/>
            <w:vAlign w:val="center"/>
            <w:hideMark/>
            <w:tcPrChange w:id="19659"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18FDEB6" w14:textId="176DFEFF" w:rsidR="001873A6" w:rsidRPr="00B053AF" w:rsidRDefault="001873A6">
            <w:pPr>
              <w:jc w:val="center"/>
              <w:rPr>
                <w:ins w:id="19660" w:author="James Vu" w:date="2024-04-18T23:29:00Z"/>
                <w:i/>
                <w:iCs/>
                <w:color w:val="000000"/>
                <w:sz w:val="22"/>
                <w:szCs w:val="22"/>
                <w:rPrChange w:id="19661" w:author="James Vu" w:date="2024-04-18T23:51:00Z">
                  <w:rPr>
                    <w:ins w:id="19662" w:author="James Vu" w:date="2024-04-18T23:29:00Z"/>
                    <w:i/>
                    <w:iCs/>
                    <w:color w:val="000000"/>
                  </w:rPr>
                </w:rPrChange>
              </w:rPr>
              <w:pPrChange w:id="19663" w:author="James Vu" w:date="2024-04-18T23:31:00Z">
                <w:pPr/>
              </w:pPrChange>
            </w:pPr>
            <w:ins w:id="19664" w:author="James Vu" w:date="2024-04-18T23:29:00Z">
              <w:r w:rsidRPr="00B053AF">
                <w:rPr>
                  <w:i/>
                  <w:iCs/>
                  <w:color w:val="000000"/>
                  <w:sz w:val="22"/>
                  <w:szCs w:val="22"/>
                  <w:rPrChange w:id="19665" w:author="James Vu" w:date="2024-04-18T23:51:00Z">
                    <w:rPr>
                      <w:i/>
                      <w:iCs/>
                      <w:color w:val="000000"/>
                    </w:rPr>
                  </w:rPrChange>
                </w:rPr>
                <w:t>12.186.000.000</w:t>
              </w:r>
            </w:ins>
          </w:p>
        </w:tc>
        <w:tc>
          <w:tcPr>
            <w:tcW w:w="1842" w:type="dxa"/>
            <w:shd w:val="clear" w:color="auto" w:fill="auto"/>
            <w:vAlign w:val="center"/>
            <w:hideMark/>
            <w:tcPrChange w:id="19666"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475FBE9D" w14:textId="26B01FE6" w:rsidR="001873A6" w:rsidRPr="00B053AF" w:rsidRDefault="001873A6">
            <w:pPr>
              <w:jc w:val="center"/>
              <w:rPr>
                <w:ins w:id="19667" w:author="James Vu" w:date="2024-04-18T23:29:00Z"/>
                <w:i/>
                <w:iCs/>
                <w:color w:val="000000"/>
                <w:sz w:val="22"/>
                <w:szCs w:val="22"/>
                <w:rPrChange w:id="19668" w:author="James Vu" w:date="2024-04-18T23:51:00Z">
                  <w:rPr>
                    <w:ins w:id="19669" w:author="James Vu" w:date="2024-04-18T23:29:00Z"/>
                    <w:i/>
                    <w:iCs/>
                    <w:color w:val="000000"/>
                  </w:rPr>
                </w:rPrChange>
              </w:rPr>
              <w:pPrChange w:id="19670" w:author="James Vu" w:date="2024-04-18T23:31:00Z">
                <w:pPr/>
              </w:pPrChange>
            </w:pPr>
            <w:ins w:id="19671" w:author="James Vu" w:date="2024-04-18T23:29:00Z">
              <w:r w:rsidRPr="00B053AF">
                <w:rPr>
                  <w:i/>
                  <w:iCs/>
                  <w:color w:val="000000"/>
                  <w:sz w:val="22"/>
                  <w:szCs w:val="22"/>
                  <w:rPrChange w:id="19672" w:author="James Vu" w:date="2024-04-18T23:51:00Z">
                    <w:rPr>
                      <w:i/>
                      <w:iCs/>
                      <w:color w:val="000000"/>
                    </w:rPr>
                  </w:rPrChange>
                </w:rPr>
                <w:t>7.470.018</w:t>
              </w:r>
            </w:ins>
          </w:p>
        </w:tc>
        <w:tc>
          <w:tcPr>
            <w:tcW w:w="1560" w:type="dxa"/>
            <w:shd w:val="clear" w:color="auto" w:fill="auto"/>
            <w:vAlign w:val="center"/>
            <w:hideMark/>
            <w:tcPrChange w:id="19673"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F20665A" w14:textId="07DA0B40" w:rsidR="001873A6" w:rsidRPr="00B053AF" w:rsidRDefault="001873A6">
            <w:pPr>
              <w:jc w:val="center"/>
              <w:rPr>
                <w:ins w:id="19674" w:author="James Vu" w:date="2024-04-18T23:29:00Z"/>
                <w:i/>
                <w:iCs/>
                <w:color w:val="000000"/>
                <w:sz w:val="22"/>
                <w:szCs w:val="22"/>
                <w:rPrChange w:id="19675" w:author="James Vu" w:date="2024-04-18T23:51:00Z">
                  <w:rPr>
                    <w:ins w:id="19676" w:author="James Vu" w:date="2024-04-18T23:29:00Z"/>
                    <w:i/>
                    <w:iCs/>
                    <w:color w:val="000000"/>
                  </w:rPr>
                </w:rPrChange>
              </w:rPr>
              <w:pPrChange w:id="19677" w:author="James Vu" w:date="2024-04-18T23:31:00Z">
                <w:pPr/>
              </w:pPrChange>
            </w:pPr>
            <w:ins w:id="19678" w:author="James Vu" w:date="2024-04-18T23:29:00Z">
              <w:r w:rsidRPr="00B053AF">
                <w:rPr>
                  <w:i/>
                  <w:iCs/>
                  <w:color w:val="000000"/>
                  <w:sz w:val="22"/>
                  <w:szCs w:val="22"/>
                  <w:rPrChange w:id="19679" w:author="James Vu" w:date="2024-04-18T23:51:00Z">
                    <w:rPr>
                      <w:i/>
                      <w:iCs/>
                      <w:color w:val="000000"/>
                    </w:rPr>
                  </w:rPrChange>
                </w:rPr>
                <w:t>597.601</w:t>
              </w:r>
            </w:ins>
          </w:p>
        </w:tc>
        <w:tc>
          <w:tcPr>
            <w:tcW w:w="1768" w:type="dxa"/>
            <w:shd w:val="clear" w:color="auto" w:fill="auto"/>
            <w:vAlign w:val="center"/>
            <w:hideMark/>
            <w:tcPrChange w:id="19680"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590351F3" w14:textId="18AC4BF9" w:rsidR="001873A6" w:rsidRPr="00B053AF" w:rsidRDefault="001873A6">
            <w:pPr>
              <w:jc w:val="center"/>
              <w:rPr>
                <w:ins w:id="19681" w:author="James Vu" w:date="2024-04-18T23:29:00Z"/>
                <w:i/>
                <w:iCs/>
                <w:color w:val="000000"/>
                <w:sz w:val="22"/>
                <w:szCs w:val="22"/>
                <w:rPrChange w:id="19682" w:author="James Vu" w:date="2024-04-18T23:51:00Z">
                  <w:rPr>
                    <w:ins w:id="19683" w:author="James Vu" w:date="2024-04-18T23:29:00Z"/>
                    <w:i/>
                    <w:iCs/>
                    <w:color w:val="000000"/>
                  </w:rPr>
                </w:rPrChange>
              </w:rPr>
              <w:pPrChange w:id="19684" w:author="James Vu" w:date="2024-04-18T23:31:00Z">
                <w:pPr/>
              </w:pPrChange>
            </w:pPr>
            <w:ins w:id="19685" w:author="James Vu" w:date="2024-04-18T23:29:00Z">
              <w:r w:rsidRPr="00B053AF">
                <w:rPr>
                  <w:i/>
                  <w:iCs/>
                  <w:color w:val="000000"/>
                  <w:sz w:val="22"/>
                  <w:szCs w:val="22"/>
                  <w:rPrChange w:id="19686" w:author="James Vu" w:date="2024-04-18T23:51:00Z">
                    <w:rPr>
                      <w:i/>
                      <w:iCs/>
                      <w:color w:val="000000"/>
                    </w:rPr>
                  </w:rPrChange>
                </w:rPr>
                <w:t>8.067.619</w:t>
              </w:r>
            </w:ins>
          </w:p>
        </w:tc>
        <w:tc>
          <w:tcPr>
            <w:tcW w:w="1487" w:type="dxa"/>
            <w:shd w:val="clear" w:color="auto" w:fill="auto"/>
            <w:vAlign w:val="center"/>
            <w:hideMark/>
            <w:tcPrChange w:id="19687"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6F6BCD83" w14:textId="24EB4449" w:rsidR="001873A6" w:rsidRPr="00B053AF" w:rsidRDefault="001873A6">
            <w:pPr>
              <w:jc w:val="center"/>
              <w:rPr>
                <w:ins w:id="19688" w:author="James Vu" w:date="2024-04-18T23:29:00Z"/>
                <w:sz w:val="22"/>
                <w:szCs w:val="22"/>
                <w:rPrChange w:id="19689" w:author="James Vu" w:date="2024-04-18T23:51:00Z">
                  <w:rPr>
                    <w:ins w:id="19690" w:author="James Vu" w:date="2024-04-18T23:29:00Z"/>
                  </w:rPr>
                </w:rPrChange>
              </w:rPr>
              <w:pPrChange w:id="19691" w:author="James Vu" w:date="2024-04-18T23:31:00Z">
                <w:pPr/>
              </w:pPrChange>
            </w:pPr>
          </w:p>
        </w:tc>
      </w:tr>
      <w:tr w:rsidR="001873A6" w:rsidRPr="00B053AF" w14:paraId="12F17690" w14:textId="77777777" w:rsidTr="003C02FF">
        <w:trPr>
          <w:trHeight w:val="20"/>
          <w:ins w:id="19692" w:author="James Vu" w:date="2024-04-18T23:29:00Z"/>
          <w:trPrChange w:id="19693" w:author="James Vu" w:date="2024-04-19T00:25:00Z">
            <w:trPr>
              <w:trHeight w:val="20"/>
            </w:trPr>
          </w:trPrChange>
        </w:trPr>
        <w:tc>
          <w:tcPr>
            <w:tcW w:w="846" w:type="dxa"/>
            <w:shd w:val="clear" w:color="auto" w:fill="auto"/>
            <w:vAlign w:val="center"/>
            <w:hideMark/>
            <w:tcPrChange w:id="19694"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50C68810" w14:textId="77777777" w:rsidR="001873A6" w:rsidRPr="00B053AF" w:rsidRDefault="001873A6" w:rsidP="001873A6">
            <w:pPr>
              <w:jc w:val="center"/>
              <w:rPr>
                <w:ins w:id="19695" w:author="James Vu" w:date="2024-04-18T23:29:00Z"/>
                <w:b/>
                <w:bCs/>
                <w:sz w:val="22"/>
                <w:szCs w:val="22"/>
                <w:rPrChange w:id="19696" w:author="James Vu" w:date="2024-04-18T23:51:00Z">
                  <w:rPr>
                    <w:ins w:id="19697" w:author="James Vu" w:date="2024-04-18T23:29:00Z"/>
                    <w:b/>
                    <w:bCs/>
                  </w:rPr>
                </w:rPrChange>
              </w:rPr>
            </w:pPr>
            <w:ins w:id="19698" w:author="James Vu" w:date="2024-04-18T23:29:00Z">
              <w:r w:rsidRPr="00B053AF">
                <w:rPr>
                  <w:b/>
                  <w:bCs/>
                  <w:sz w:val="22"/>
                  <w:szCs w:val="22"/>
                  <w:rPrChange w:id="19699" w:author="James Vu" w:date="2024-04-18T23:51:00Z">
                    <w:rPr>
                      <w:b/>
                      <w:bCs/>
                    </w:rPr>
                  </w:rPrChange>
                </w:rPr>
                <w:t>4</w:t>
              </w:r>
            </w:ins>
          </w:p>
        </w:tc>
        <w:tc>
          <w:tcPr>
            <w:tcW w:w="2835" w:type="dxa"/>
            <w:shd w:val="clear" w:color="auto" w:fill="auto"/>
            <w:vAlign w:val="center"/>
            <w:hideMark/>
            <w:tcPrChange w:id="19700"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6B5EBDE7" w14:textId="77777777" w:rsidR="001873A6" w:rsidRPr="00B053AF" w:rsidRDefault="001873A6">
            <w:pPr>
              <w:jc w:val="center"/>
              <w:rPr>
                <w:ins w:id="19701" w:author="James Vu" w:date="2024-04-18T23:29:00Z"/>
                <w:b/>
                <w:bCs/>
                <w:sz w:val="22"/>
                <w:szCs w:val="22"/>
                <w:rPrChange w:id="19702" w:author="James Vu" w:date="2024-04-18T23:51:00Z">
                  <w:rPr>
                    <w:ins w:id="19703" w:author="James Vu" w:date="2024-04-18T23:29:00Z"/>
                    <w:b/>
                    <w:bCs/>
                  </w:rPr>
                </w:rPrChange>
              </w:rPr>
              <w:pPrChange w:id="19704" w:author="James Vu" w:date="2024-04-18T23:31:00Z">
                <w:pPr/>
              </w:pPrChange>
            </w:pPr>
            <w:ins w:id="19705" w:author="James Vu" w:date="2024-04-18T23:29:00Z">
              <w:r w:rsidRPr="00B053AF">
                <w:rPr>
                  <w:b/>
                  <w:bCs/>
                  <w:sz w:val="22"/>
                  <w:szCs w:val="22"/>
                  <w:rPrChange w:id="19706" w:author="James Vu" w:date="2024-04-18T23:51:00Z">
                    <w:rPr>
                      <w:b/>
                      <w:bCs/>
                    </w:rPr>
                  </w:rPrChange>
                </w:rPr>
                <w:t>Chi phí Thẩm tra dự toán</w:t>
              </w:r>
            </w:ins>
          </w:p>
        </w:tc>
        <w:tc>
          <w:tcPr>
            <w:tcW w:w="1134" w:type="dxa"/>
            <w:shd w:val="clear" w:color="auto" w:fill="auto"/>
            <w:vAlign w:val="center"/>
            <w:hideMark/>
            <w:tcPrChange w:id="19707"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CA83CEE" w14:textId="70A75A2A" w:rsidR="001873A6" w:rsidRPr="00B053AF" w:rsidRDefault="001873A6" w:rsidP="001873A6">
            <w:pPr>
              <w:jc w:val="center"/>
              <w:rPr>
                <w:ins w:id="19708" w:author="James Vu" w:date="2024-04-18T23:29:00Z"/>
                <w:b/>
                <w:bCs/>
                <w:sz w:val="22"/>
                <w:szCs w:val="22"/>
                <w:rPrChange w:id="19709" w:author="James Vu" w:date="2024-04-18T23:51:00Z">
                  <w:rPr>
                    <w:ins w:id="19710" w:author="James Vu" w:date="2024-04-18T23:29:00Z"/>
                    <w:b/>
                    <w:bCs/>
                  </w:rPr>
                </w:rPrChange>
              </w:rPr>
            </w:pPr>
          </w:p>
        </w:tc>
        <w:tc>
          <w:tcPr>
            <w:tcW w:w="1134" w:type="dxa"/>
            <w:shd w:val="clear" w:color="auto" w:fill="auto"/>
            <w:vAlign w:val="center"/>
            <w:hideMark/>
            <w:tcPrChange w:id="1971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D365399" w14:textId="77777777" w:rsidR="001873A6" w:rsidRPr="00B053AF" w:rsidRDefault="001873A6" w:rsidP="001873A6">
            <w:pPr>
              <w:jc w:val="center"/>
              <w:rPr>
                <w:ins w:id="19712" w:author="James Vu" w:date="2024-04-18T23:29:00Z"/>
                <w:b/>
                <w:bCs/>
                <w:sz w:val="22"/>
                <w:szCs w:val="22"/>
                <w:rPrChange w:id="19713" w:author="James Vu" w:date="2024-04-18T23:51:00Z">
                  <w:rPr>
                    <w:ins w:id="19714" w:author="James Vu" w:date="2024-04-18T23:29:00Z"/>
                    <w:b/>
                    <w:bCs/>
                  </w:rPr>
                </w:rPrChange>
              </w:rPr>
            </w:pPr>
            <w:ins w:id="19715" w:author="James Vu" w:date="2024-04-18T23:29:00Z">
              <w:r w:rsidRPr="00B053AF">
                <w:rPr>
                  <w:b/>
                  <w:bCs/>
                  <w:sz w:val="22"/>
                  <w:szCs w:val="22"/>
                  <w:rPrChange w:id="19716" w:author="James Vu" w:date="2024-04-18T23:51:00Z">
                    <w:rPr>
                      <w:b/>
                      <w:bCs/>
                    </w:rPr>
                  </w:rPrChange>
                </w:rPr>
                <w:t>G</w:t>
              </w:r>
              <w:r w:rsidRPr="00B053AF">
                <w:rPr>
                  <w:b/>
                  <w:bCs/>
                  <w:sz w:val="22"/>
                  <w:szCs w:val="22"/>
                  <w:vertAlign w:val="subscript"/>
                  <w:rPrChange w:id="19717" w:author="James Vu" w:date="2024-04-18T23:51:00Z">
                    <w:rPr>
                      <w:b/>
                      <w:bCs/>
                      <w:vertAlign w:val="subscript"/>
                    </w:rPr>
                  </w:rPrChange>
                </w:rPr>
                <w:t>TV5</w:t>
              </w:r>
            </w:ins>
          </w:p>
        </w:tc>
        <w:tc>
          <w:tcPr>
            <w:tcW w:w="1843" w:type="dxa"/>
            <w:shd w:val="clear" w:color="auto" w:fill="auto"/>
            <w:vAlign w:val="center"/>
            <w:hideMark/>
            <w:tcPrChange w:id="19718"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831E5F4" w14:textId="5F3AFF8E" w:rsidR="001873A6" w:rsidRPr="00B053AF" w:rsidRDefault="001873A6" w:rsidP="001873A6">
            <w:pPr>
              <w:jc w:val="center"/>
              <w:rPr>
                <w:ins w:id="19719" w:author="James Vu" w:date="2024-04-18T23:29:00Z"/>
                <w:b/>
                <w:bCs/>
                <w:sz w:val="22"/>
                <w:szCs w:val="22"/>
                <w:rPrChange w:id="19720" w:author="James Vu" w:date="2024-04-18T23:51:00Z">
                  <w:rPr>
                    <w:ins w:id="19721" w:author="James Vu" w:date="2024-04-18T23:29:00Z"/>
                    <w:b/>
                    <w:bCs/>
                  </w:rPr>
                </w:rPrChange>
              </w:rPr>
            </w:pPr>
          </w:p>
        </w:tc>
        <w:tc>
          <w:tcPr>
            <w:tcW w:w="1842" w:type="dxa"/>
            <w:shd w:val="clear" w:color="auto" w:fill="auto"/>
            <w:noWrap/>
            <w:vAlign w:val="center"/>
            <w:hideMark/>
            <w:tcPrChange w:id="19722"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6D4FA585" w14:textId="21062155" w:rsidR="001873A6" w:rsidRPr="00B053AF" w:rsidRDefault="001873A6">
            <w:pPr>
              <w:jc w:val="center"/>
              <w:rPr>
                <w:ins w:id="19723" w:author="James Vu" w:date="2024-04-18T23:29:00Z"/>
                <w:b/>
                <w:bCs/>
                <w:sz w:val="22"/>
                <w:szCs w:val="22"/>
                <w:rPrChange w:id="19724" w:author="James Vu" w:date="2024-04-18T23:51:00Z">
                  <w:rPr>
                    <w:ins w:id="19725" w:author="James Vu" w:date="2024-04-18T23:29:00Z"/>
                    <w:b/>
                    <w:bCs/>
                  </w:rPr>
                </w:rPrChange>
              </w:rPr>
              <w:pPrChange w:id="19726" w:author="James Vu" w:date="2024-04-18T23:31:00Z">
                <w:pPr>
                  <w:jc w:val="right"/>
                </w:pPr>
              </w:pPrChange>
            </w:pPr>
            <w:ins w:id="19727" w:author="James Vu" w:date="2024-04-18T23:29:00Z">
              <w:r w:rsidRPr="00B053AF">
                <w:rPr>
                  <w:b/>
                  <w:bCs/>
                  <w:sz w:val="22"/>
                  <w:szCs w:val="22"/>
                  <w:rPrChange w:id="19728" w:author="James Vu" w:date="2024-04-18T23:51:00Z">
                    <w:rPr>
                      <w:b/>
                      <w:bCs/>
                    </w:rPr>
                  </w:rPrChange>
                </w:rPr>
                <w:t>7.841.072</w:t>
              </w:r>
            </w:ins>
          </w:p>
        </w:tc>
        <w:tc>
          <w:tcPr>
            <w:tcW w:w="1560" w:type="dxa"/>
            <w:shd w:val="clear" w:color="auto" w:fill="auto"/>
            <w:noWrap/>
            <w:vAlign w:val="center"/>
            <w:hideMark/>
            <w:tcPrChange w:id="19729"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238DBE07" w14:textId="521B9491" w:rsidR="001873A6" w:rsidRPr="00B053AF" w:rsidRDefault="001873A6">
            <w:pPr>
              <w:jc w:val="center"/>
              <w:rPr>
                <w:ins w:id="19730" w:author="James Vu" w:date="2024-04-18T23:29:00Z"/>
                <w:b/>
                <w:bCs/>
                <w:sz w:val="22"/>
                <w:szCs w:val="22"/>
                <w:rPrChange w:id="19731" w:author="James Vu" w:date="2024-04-18T23:51:00Z">
                  <w:rPr>
                    <w:ins w:id="19732" w:author="James Vu" w:date="2024-04-18T23:29:00Z"/>
                    <w:b/>
                    <w:bCs/>
                  </w:rPr>
                </w:rPrChange>
              </w:rPr>
              <w:pPrChange w:id="19733" w:author="James Vu" w:date="2024-04-18T23:31:00Z">
                <w:pPr>
                  <w:jc w:val="right"/>
                </w:pPr>
              </w:pPrChange>
            </w:pPr>
            <w:ins w:id="19734" w:author="James Vu" w:date="2024-04-18T23:29:00Z">
              <w:r w:rsidRPr="00B053AF">
                <w:rPr>
                  <w:b/>
                  <w:bCs/>
                  <w:sz w:val="22"/>
                  <w:szCs w:val="22"/>
                  <w:rPrChange w:id="19735" w:author="James Vu" w:date="2024-04-18T23:51:00Z">
                    <w:rPr>
                      <w:b/>
                      <w:bCs/>
                    </w:rPr>
                  </w:rPrChange>
                </w:rPr>
                <w:t>627.286</w:t>
              </w:r>
            </w:ins>
          </w:p>
        </w:tc>
        <w:tc>
          <w:tcPr>
            <w:tcW w:w="1768" w:type="dxa"/>
            <w:shd w:val="clear" w:color="auto" w:fill="auto"/>
            <w:noWrap/>
            <w:vAlign w:val="center"/>
            <w:hideMark/>
            <w:tcPrChange w:id="19736"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0FBFDCCD" w14:textId="5B7F0700" w:rsidR="001873A6" w:rsidRPr="00B053AF" w:rsidRDefault="001873A6">
            <w:pPr>
              <w:jc w:val="center"/>
              <w:rPr>
                <w:ins w:id="19737" w:author="James Vu" w:date="2024-04-18T23:29:00Z"/>
                <w:b/>
                <w:bCs/>
                <w:sz w:val="22"/>
                <w:szCs w:val="22"/>
                <w:rPrChange w:id="19738" w:author="James Vu" w:date="2024-04-18T23:51:00Z">
                  <w:rPr>
                    <w:ins w:id="19739" w:author="James Vu" w:date="2024-04-18T23:29:00Z"/>
                    <w:b/>
                    <w:bCs/>
                  </w:rPr>
                </w:rPrChange>
              </w:rPr>
              <w:pPrChange w:id="19740" w:author="James Vu" w:date="2024-04-18T23:31:00Z">
                <w:pPr>
                  <w:jc w:val="right"/>
                </w:pPr>
              </w:pPrChange>
            </w:pPr>
            <w:ins w:id="19741" w:author="James Vu" w:date="2024-04-18T23:29:00Z">
              <w:r w:rsidRPr="00B053AF">
                <w:rPr>
                  <w:b/>
                  <w:bCs/>
                  <w:sz w:val="22"/>
                  <w:szCs w:val="22"/>
                  <w:rPrChange w:id="19742" w:author="James Vu" w:date="2024-04-18T23:51:00Z">
                    <w:rPr>
                      <w:b/>
                      <w:bCs/>
                    </w:rPr>
                  </w:rPrChange>
                </w:rPr>
                <w:t>8.468.358</w:t>
              </w:r>
            </w:ins>
          </w:p>
        </w:tc>
        <w:tc>
          <w:tcPr>
            <w:tcW w:w="1487" w:type="dxa"/>
            <w:shd w:val="clear" w:color="auto" w:fill="auto"/>
            <w:vAlign w:val="center"/>
            <w:hideMark/>
            <w:tcPrChange w:id="19743"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E86582C" w14:textId="77777777" w:rsidR="001873A6" w:rsidRPr="00B053AF" w:rsidRDefault="001873A6">
            <w:pPr>
              <w:jc w:val="center"/>
              <w:rPr>
                <w:ins w:id="19744" w:author="James Vu" w:date="2024-04-18T23:29:00Z"/>
                <w:b/>
                <w:bCs/>
                <w:sz w:val="22"/>
                <w:szCs w:val="22"/>
                <w:rPrChange w:id="19745" w:author="James Vu" w:date="2024-04-18T23:51:00Z">
                  <w:rPr>
                    <w:ins w:id="19746" w:author="James Vu" w:date="2024-04-18T23:29:00Z"/>
                    <w:b/>
                    <w:bCs/>
                  </w:rPr>
                </w:rPrChange>
              </w:rPr>
              <w:pPrChange w:id="19747" w:author="James Vu" w:date="2024-04-18T23:31:00Z">
                <w:pPr/>
              </w:pPrChange>
            </w:pPr>
            <w:ins w:id="19748" w:author="James Vu" w:date="2024-04-18T23:29:00Z">
              <w:r w:rsidRPr="00B053AF">
                <w:rPr>
                  <w:b/>
                  <w:bCs/>
                  <w:sz w:val="22"/>
                  <w:szCs w:val="22"/>
                  <w:rPrChange w:id="19749" w:author="James Vu" w:date="2024-04-18T23:51:00Z">
                    <w:rPr>
                      <w:b/>
                      <w:bCs/>
                    </w:rPr>
                  </w:rPrChange>
                </w:rPr>
                <w:t>Bảng 6, Quyết định số 1688/QĐ-BTTTT</w:t>
              </w:r>
            </w:ins>
          </w:p>
        </w:tc>
      </w:tr>
      <w:tr w:rsidR="001873A6" w:rsidRPr="00B053AF" w14:paraId="7B7EF64A" w14:textId="77777777" w:rsidTr="003C02FF">
        <w:trPr>
          <w:trHeight w:val="20"/>
          <w:ins w:id="19750" w:author="James Vu" w:date="2024-04-18T23:29:00Z"/>
          <w:trPrChange w:id="19751" w:author="James Vu" w:date="2024-04-19T00:25:00Z">
            <w:trPr>
              <w:trHeight w:val="20"/>
            </w:trPr>
          </w:trPrChange>
        </w:trPr>
        <w:tc>
          <w:tcPr>
            <w:tcW w:w="846" w:type="dxa"/>
            <w:shd w:val="clear" w:color="auto" w:fill="auto"/>
            <w:vAlign w:val="center"/>
            <w:hideMark/>
            <w:tcPrChange w:id="19752"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545E3F56" w14:textId="77777777" w:rsidR="001873A6" w:rsidRPr="00B053AF" w:rsidRDefault="001873A6" w:rsidP="001873A6">
            <w:pPr>
              <w:jc w:val="center"/>
              <w:rPr>
                <w:ins w:id="19753" w:author="James Vu" w:date="2024-04-18T23:29:00Z"/>
                <w:i/>
                <w:iCs/>
                <w:color w:val="000000"/>
                <w:sz w:val="22"/>
                <w:szCs w:val="22"/>
                <w:rPrChange w:id="19754" w:author="James Vu" w:date="2024-04-18T23:51:00Z">
                  <w:rPr>
                    <w:ins w:id="19755" w:author="James Vu" w:date="2024-04-18T23:29:00Z"/>
                    <w:i/>
                    <w:iCs/>
                    <w:color w:val="000000"/>
                  </w:rPr>
                </w:rPrChange>
              </w:rPr>
            </w:pPr>
            <w:ins w:id="19756" w:author="James Vu" w:date="2024-04-18T23:29:00Z">
              <w:r w:rsidRPr="00B053AF">
                <w:rPr>
                  <w:i/>
                  <w:iCs/>
                  <w:color w:val="000000"/>
                  <w:sz w:val="22"/>
                  <w:szCs w:val="22"/>
                  <w:rPrChange w:id="19757" w:author="James Vu" w:date="2024-04-18T23:51:00Z">
                    <w:rPr>
                      <w:i/>
                      <w:iCs/>
                      <w:color w:val="000000"/>
                    </w:rPr>
                  </w:rPrChange>
                </w:rPr>
                <w:t>a</w:t>
              </w:r>
            </w:ins>
          </w:p>
        </w:tc>
        <w:tc>
          <w:tcPr>
            <w:tcW w:w="2835" w:type="dxa"/>
            <w:shd w:val="clear" w:color="auto" w:fill="auto"/>
            <w:vAlign w:val="center"/>
            <w:hideMark/>
            <w:tcPrChange w:id="19758"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3EB0BBF4" w14:textId="77777777" w:rsidR="001873A6" w:rsidRPr="00B053AF" w:rsidRDefault="001873A6">
            <w:pPr>
              <w:jc w:val="center"/>
              <w:rPr>
                <w:ins w:id="19759" w:author="James Vu" w:date="2024-04-18T23:29:00Z"/>
                <w:i/>
                <w:iCs/>
                <w:color w:val="000000"/>
                <w:sz w:val="22"/>
                <w:szCs w:val="22"/>
                <w:rPrChange w:id="19760" w:author="James Vu" w:date="2024-04-18T23:51:00Z">
                  <w:rPr>
                    <w:ins w:id="19761" w:author="James Vu" w:date="2024-04-18T23:29:00Z"/>
                    <w:i/>
                    <w:iCs/>
                    <w:color w:val="000000"/>
                  </w:rPr>
                </w:rPrChange>
              </w:rPr>
              <w:pPrChange w:id="19762" w:author="James Vu" w:date="2024-04-18T23:31:00Z">
                <w:pPr/>
              </w:pPrChange>
            </w:pPr>
            <w:ins w:id="19763" w:author="James Vu" w:date="2024-04-18T23:29:00Z">
              <w:r w:rsidRPr="00B053AF">
                <w:rPr>
                  <w:i/>
                  <w:iCs/>
                  <w:color w:val="000000"/>
                  <w:sz w:val="22"/>
                  <w:szCs w:val="22"/>
                  <w:rPrChange w:id="19764" w:author="James Vu" w:date="2024-04-18T23:51:00Z">
                    <w:rPr>
                      <w:i/>
                      <w:iCs/>
                      <w:color w:val="000000"/>
                    </w:rPr>
                  </w:rPrChange>
                </w:rPr>
                <w:t>Hạng mục hạ tầng kỹ thuật công nghệ thông tin</w:t>
              </w:r>
            </w:ins>
          </w:p>
        </w:tc>
        <w:tc>
          <w:tcPr>
            <w:tcW w:w="1134" w:type="dxa"/>
            <w:shd w:val="clear" w:color="auto" w:fill="auto"/>
            <w:vAlign w:val="center"/>
            <w:hideMark/>
            <w:tcPrChange w:id="19765"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D276732" w14:textId="77777777" w:rsidR="001873A6" w:rsidRPr="00B053AF" w:rsidRDefault="001873A6" w:rsidP="001873A6">
            <w:pPr>
              <w:jc w:val="center"/>
              <w:rPr>
                <w:ins w:id="19766" w:author="James Vu" w:date="2024-04-18T23:29:00Z"/>
                <w:i/>
                <w:iCs/>
                <w:color w:val="000000"/>
                <w:sz w:val="22"/>
                <w:szCs w:val="22"/>
                <w:rPrChange w:id="19767" w:author="James Vu" w:date="2024-04-18T23:51:00Z">
                  <w:rPr>
                    <w:ins w:id="19768" w:author="James Vu" w:date="2024-04-18T23:29:00Z"/>
                    <w:i/>
                    <w:iCs/>
                    <w:color w:val="000000"/>
                  </w:rPr>
                </w:rPrChange>
              </w:rPr>
            </w:pPr>
            <w:ins w:id="19769" w:author="James Vu" w:date="2024-04-18T23:29:00Z">
              <w:r w:rsidRPr="00B053AF">
                <w:rPr>
                  <w:i/>
                  <w:iCs/>
                  <w:color w:val="000000"/>
                  <w:sz w:val="22"/>
                  <w:szCs w:val="22"/>
                  <w:rPrChange w:id="19770" w:author="James Vu" w:date="2024-04-18T23:51:00Z">
                    <w:rPr>
                      <w:i/>
                      <w:iCs/>
                      <w:color w:val="000000"/>
                    </w:rPr>
                  </w:rPrChange>
                </w:rPr>
                <w:t>0,0780%</w:t>
              </w:r>
            </w:ins>
          </w:p>
        </w:tc>
        <w:tc>
          <w:tcPr>
            <w:tcW w:w="1134" w:type="dxa"/>
            <w:shd w:val="clear" w:color="auto" w:fill="auto"/>
            <w:vAlign w:val="center"/>
            <w:hideMark/>
            <w:tcPrChange w:id="1977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BAE9DB1" w14:textId="77777777" w:rsidR="001873A6" w:rsidRPr="00B053AF" w:rsidRDefault="001873A6" w:rsidP="001873A6">
            <w:pPr>
              <w:jc w:val="center"/>
              <w:rPr>
                <w:ins w:id="19772" w:author="James Vu" w:date="2024-04-18T23:29:00Z"/>
                <w:i/>
                <w:iCs/>
                <w:sz w:val="22"/>
                <w:szCs w:val="22"/>
                <w:rPrChange w:id="19773" w:author="James Vu" w:date="2024-04-18T23:51:00Z">
                  <w:rPr>
                    <w:ins w:id="19774" w:author="James Vu" w:date="2024-04-18T23:29:00Z"/>
                    <w:i/>
                    <w:iCs/>
                  </w:rPr>
                </w:rPrChange>
              </w:rPr>
            </w:pPr>
            <w:ins w:id="19775" w:author="James Vu" w:date="2024-04-18T23:29:00Z">
              <w:r w:rsidRPr="00B053AF">
                <w:rPr>
                  <w:i/>
                  <w:iCs/>
                  <w:sz w:val="22"/>
                  <w:szCs w:val="22"/>
                  <w:rPrChange w:id="19776" w:author="James Vu" w:date="2024-04-18T23:51:00Z">
                    <w:rPr>
                      <w:i/>
                      <w:iCs/>
                    </w:rPr>
                  </w:rPrChange>
                </w:rPr>
                <w:t>G</w:t>
              </w:r>
              <w:r w:rsidRPr="00B053AF">
                <w:rPr>
                  <w:i/>
                  <w:iCs/>
                  <w:sz w:val="22"/>
                  <w:szCs w:val="22"/>
                  <w:vertAlign w:val="subscript"/>
                  <w:rPrChange w:id="19777" w:author="James Vu" w:date="2024-04-18T23:51:00Z">
                    <w:rPr>
                      <w:i/>
                      <w:iCs/>
                      <w:vertAlign w:val="subscript"/>
                    </w:rPr>
                  </w:rPrChange>
                </w:rPr>
                <w:t>XL</w:t>
              </w:r>
              <w:r w:rsidRPr="00B053AF">
                <w:rPr>
                  <w:i/>
                  <w:iCs/>
                  <w:sz w:val="22"/>
                  <w:szCs w:val="22"/>
                  <w:rPrChange w:id="19778" w:author="James Vu" w:date="2024-04-18T23:51:00Z">
                    <w:rPr>
                      <w:i/>
                      <w:iCs/>
                    </w:rPr>
                  </w:rPrChange>
                </w:rPr>
                <w:t xml:space="preserve"> + G</w:t>
              </w:r>
              <w:r w:rsidRPr="00B053AF">
                <w:rPr>
                  <w:b/>
                  <w:bCs/>
                  <w:i/>
                  <w:iCs/>
                  <w:color w:val="000000"/>
                  <w:sz w:val="22"/>
                  <w:szCs w:val="22"/>
                  <w:vertAlign w:val="subscript"/>
                  <w:rPrChange w:id="19779" w:author="James Vu" w:date="2024-04-18T23:51:00Z">
                    <w:rPr>
                      <w:b/>
                      <w:bCs/>
                      <w:i/>
                      <w:iCs/>
                      <w:color w:val="000000"/>
                      <w:vertAlign w:val="subscript"/>
                    </w:rPr>
                  </w:rPrChange>
                </w:rPr>
                <w:t>PC</w:t>
              </w:r>
            </w:ins>
          </w:p>
        </w:tc>
        <w:tc>
          <w:tcPr>
            <w:tcW w:w="1843" w:type="dxa"/>
            <w:shd w:val="clear" w:color="auto" w:fill="auto"/>
            <w:vAlign w:val="center"/>
            <w:hideMark/>
            <w:tcPrChange w:id="19780"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4E44F70" w14:textId="33AF8755" w:rsidR="001873A6" w:rsidRPr="00B053AF" w:rsidRDefault="001873A6">
            <w:pPr>
              <w:jc w:val="center"/>
              <w:rPr>
                <w:ins w:id="19781" w:author="James Vu" w:date="2024-04-18T23:29:00Z"/>
                <w:i/>
                <w:iCs/>
                <w:color w:val="000000"/>
                <w:sz w:val="22"/>
                <w:szCs w:val="22"/>
                <w:rPrChange w:id="19782" w:author="James Vu" w:date="2024-04-18T23:51:00Z">
                  <w:rPr>
                    <w:ins w:id="19783" w:author="James Vu" w:date="2024-04-18T23:29:00Z"/>
                    <w:i/>
                    <w:iCs/>
                    <w:color w:val="000000"/>
                  </w:rPr>
                </w:rPrChange>
              </w:rPr>
              <w:pPrChange w:id="19784" w:author="James Vu" w:date="2024-04-18T23:31:00Z">
                <w:pPr/>
              </w:pPrChange>
            </w:pPr>
            <w:ins w:id="19785" w:author="James Vu" w:date="2024-04-18T23:29:00Z">
              <w:r w:rsidRPr="00B053AF">
                <w:rPr>
                  <w:i/>
                  <w:iCs/>
                  <w:color w:val="000000"/>
                  <w:sz w:val="22"/>
                  <w:szCs w:val="22"/>
                  <w:rPrChange w:id="19786" w:author="James Vu" w:date="2024-04-18T23:51:00Z">
                    <w:rPr>
                      <w:i/>
                      <w:iCs/>
                      <w:color w:val="000000"/>
                    </w:rPr>
                  </w:rPrChange>
                </w:rPr>
                <w:t>2.256.741.455</w:t>
              </w:r>
            </w:ins>
          </w:p>
        </w:tc>
        <w:tc>
          <w:tcPr>
            <w:tcW w:w="1842" w:type="dxa"/>
            <w:shd w:val="clear" w:color="auto" w:fill="auto"/>
            <w:vAlign w:val="center"/>
            <w:hideMark/>
            <w:tcPrChange w:id="19787"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05C8681D" w14:textId="22D8112B" w:rsidR="001873A6" w:rsidRPr="00B053AF" w:rsidRDefault="001873A6">
            <w:pPr>
              <w:jc w:val="center"/>
              <w:rPr>
                <w:ins w:id="19788" w:author="James Vu" w:date="2024-04-18T23:29:00Z"/>
                <w:i/>
                <w:iCs/>
                <w:color w:val="000000"/>
                <w:sz w:val="22"/>
                <w:szCs w:val="22"/>
                <w:rPrChange w:id="19789" w:author="James Vu" w:date="2024-04-18T23:51:00Z">
                  <w:rPr>
                    <w:ins w:id="19790" w:author="James Vu" w:date="2024-04-18T23:29:00Z"/>
                    <w:i/>
                    <w:iCs/>
                    <w:color w:val="000000"/>
                  </w:rPr>
                </w:rPrChange>
              </w:rPr>
              <w:pPrChange w:id="19791" w:author="James Vu" w:date="2024-04-18T23:31:00Z">
                <w:pPr/>
              </w:pPrChange>
            </w:pPr>
            <w:ins w:id="19792" w:author="James Vu" w:date="2024-04-18T23:29:00Z">
              <w:r w:rsidRPr="00B053AF">
                <w:rPr>
                  <w:i/>
                  <w:iCs/>
                  <w:color w:val="000000"/>
                  <w:sz w:val="22"/>
                  <w:szCs w:val="22"/>
                  <w:rPrChange w:id="19793" w:author="James Vu" w:date="2024-04-18T23:51:00Z">
                    <w:rPr>
                      <w:i/>
                      <w:iCs/>
                      <w:color w:val="000000"/>
                    </w:rPr>
                  </w:rPrChange>
                </w:rPr>
                <w:t>1.760.258</w:t>
              </w:r>
            </w:ins>
          </w:p>
        </w:tc>
        <w:tc>
          <w:tcPr>
            <w:tcW w:w="1560" w:type="dxa"/>
            <w:shd w:val="clear" w:color="auto" w:fill="auto"/>
            <w:vAlign w:val="center"/>
            <w:hideMark/>
            <w:tcPrChange w:id="1979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44ECDA4" w14:textId="57A41B87" w:rsidR="001873A6" w:rsidRPr="00B053AF" w:rsidRDefault="001873A6">
            <w:pPr>
              <w:jc w:val="center"/>
              <w:rPr>
                <w:ins w:id="19795" w:author="James Vu" w:date="2024-04-18T23:29:00Z"/>
                <w:i/>
                <w:iCs/>
                <w:color w:val="000000"/>
                <w:sz w:val="22"/>
                <w:szCs w:val="22"/>
                <w:rPrChange w:id="19796" w:author="James Vu" w:date="2024-04-18T23:51:00Z">
                  <w:rPr>
                    <w:ins w:id="19797" w:author="James Vu" w:date="2024-04-18T23:29:00Z"/>
                    <w:i/>
                    <w:iCs/>
                    <w:color w:val="000000"/>
                  </w:rPr>
                </w:rPrChange>
              </w:rPr>
              <w:pPrChange w:id="19798" w:author="James Vu" w:date="2024-04-18T23:31:00Z">
                <w:pPr/>
              </w:pPrChange>
            </w:pPr>
            <w:ins w:id="19799" w:author="James Vu" w:date="2024-04-18T23:29:00Z">
              <w:r w:rsidRPr="00B053AF">
                <w:rPr>
                  <w:i/>
                  <w:iCs/>
                  <w:color w:val="000000"/>
                  <w:sz w:val="22"/>
                  <w:szCs w:val="22"/>
                  <w:rPrChange w:id="19800" w:author="James Vu" w:date="2024-04-18T23:51:00Z">
                    <w:rPr>
                      <w:i/>
                      <w:iCs/>
                      <w:color w:val="000000"/>
                    </w:rPr>
                  </w:rPrChange>
                </w:rPr>
                <w:t>140.821</w:t>
              </w:r>
            </w:ins>
          </w:p>
        </w:tc>
        <w:tc>
          <w:tcPr>
            <w:tcW w:w="1768" w:type="dxa"/>
            <w:shd w:val="clear" w:color="auto" w:fill="auto"/>
            <w:vAlign w:val="center"/>
            <w:hideMark/>
            <w:tcPrChange w:id="19801"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0E33F3C2" w14:textId="7F967CDE" w:rsidR="001873A6" w:rsidRPr="00B053AF" w:rsidRDefault="001873A6">
            <w:pPr>
              <w:jc w:val="center"/>
              <w:rPr>
                <w:ins w:id="19802" w:author="James Vu" w:date="2024-04-18T23:29:00Z"/>
                <w:i/>
                <w:iCs/>
                <w:color w:val="000000"/>
                <w:sz w:val="22"/>
                <w:szCs w:val="22"/>
                <w:rPrChange w:id="19803" w:author="James Vu" w:date="2024-04-18T23:51:00Z">
                  <w:rPr>
                    <w:ins w:id="19804" w:author="James Vu" w:date="2024-04-18T23:29:00Z"/>
                    <w:i/>
                    <w:iCs/>
                    <w:color w:val="000000"/>
                  </w:rPr>
                </w:rPrChange>
              </w:rPr>
              <w:pPrChange w:id="19805" w:author="James Vu" w:date="2024-04-18T23:31:00Z">
                <w:pPr/>
              </w:pPrChange>
            </w:pPr>
            <w:ins w:id="19806" w:author="James Vu" w:date="2024-04-18T23:29:00Z">
              <w:r w:rsidRPr="00B053AF">
                <w:rPr>
                  <w:i/>
                  <w:iCs/>
                  <w:color w:val="000000"/>
                  <w:sz w:val="22"/>
                  <w:szCs w:val="22"/>
                  <w:rPrChange w:id="19807" w:author="James Vu" w:date="2024-04-18T23:51:00Z">
                    <w:rPr>
                      <w:i/>
                      <w:iCs/>
                      <w:color w:val="000000"/>
                    </w:rPr>
                  </w:rPrChange>
                </w:rPr>
                <w:t>1.901.079</w:t>
              </w:r>
            </w:ins>
          </w:p>
        </w:tc>
        <w:tc>
          <w:tcPr>
            <w:tcW w:w="1487" w:type="dxa"/>
            <w:shd w:val="clear" w:color="auto" w:fill="auto"/>
            <w:vAlign w:val="center"/>
            <w:hideMark/>
            <w:tcPrChange w:id="19808"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A1B1198" w14:textId="4B4157E5" w:rsidR="001873A6" w:rsidRPr="00B053AF" w:rsidRDefault="001873A6">
            <w:pPr>
              <w:jc w:val="center"/>
              <w:rPr>
                <w:ins w:id="19809" w:author="James Vu" w:date="2024-04-18T23:29:00Z"/>
                <w:i/>
                <w:iCs/>
                <w:sz w:val="22"/>
                <w:szCs w:val="22"/>
                <w:rPrChange w:id="19810" w:author="James Vu" w:date="2024-04-18T23:51:00Z">
                  <w:rPr>
                    <w:ins w:id="19811" w:author="James Vu" w:date="2024-04-18T23:29:00Z"/>
                    <w:i/>
                    <w:iCs/>
                  </w:rPr>
                </w:rPrChange>
              </w:rPr>
              <w:pPrChange w:id="19812" w:author="James Vu" w:date="2024-04-18T23:31:00Z">
                <w:pPr/>
              </w:pPrChange>
            </w:pPr>
          </w:p>
        </w:tc>
      </w:tr>
      <w:tr w:rsidR="001873A6" w:rsidRPr="00B053AF" w14:paraId="4638A616" w14:textId="77777777" w:rsidTr="003C02FF">
        <w:trPr>
          <w:trHeight w:val="20"/>
          <w:ins w:id="19813" w:author="James Vu" w:date="2024-04-18T23:29:00Z"/>
          <w:trPrChange w:id="19814" w:author="James Vu" w:date="2024-04-19T00:25:00Z">
            <w:trPr>
              <w:trHeight w:val="20"/>
            </w:trPr>
          </w:trPrChange>
        </w:trPr>
        <w:tc>
          <w:tcPr>
            <w:tcW w:w="846" w:type="dxa"/>
            <w:shd w:val="clear" w:color="auto" w:fill="auto"/>
            <w:vAlign w:val="center"/>
            <w:hideMark/>
            <w:tcPrChange w:id="19815"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50BB81AC" w14:textId="77777777" w:rsidR="001873A6" w:rsidRPr="00B053AF" w:rsidRDefault="001873A6" w:rsidP="001873A6">
            <w:pPr>
              <w:jc w:val="center"/>
              <w:rPr>
                <w:ins w:id="19816" w:author="James Vu" w:date="2024-04-18T23:29:00Z"/>
                <w:i/>
                <w:iCs/>
                <w:color w:val="000000"/>
                <w:sz w:val="22"/>
                <w:szCs w:val="22"/>
                <w:rPrChange w:id="19817" w:author="James Vu" w:date="2024-04-18T23:51:00Z">
                  <w:rPr>
                    <w:ins w:id="19818" w:author="James Vu" w:date="2024-04-18T23:29:00Z"/>
                    <w:i/>
                    <w:iCs/>
                    <w:color w:val="000000"/>
                  </w:rPr>
                </w:rPrChange>
              </w:rPr>
            </w:pPr>
            <w:ins w:id="19819" w:author="James Vu" w:date="2024-04-18T23:29:00Z">
              <w:r w:rsidRPr="00B053AF">
                <w:rPr>
                  <w:i/>
                  <w:iCs/>
                  <w:color w:val="000000"/>
                  <w:sz w:val="22"/>
                  <w:szCs w:val="22"/>
                  <w:rPrChange w:id="19820" w:author="James Vu" w:date="2024-04-18T23:51:00Z">
                    <w:rPr>
                      <w:i/>
                      <w:iCs/>
                      <w:color w:val="000000"/>
                    </w:rPr>
                  </w:rPrChange>
                </w:rPr>
                <w:t>b</w:t>
              </w:r>
            </w:ins>
          </w:p>
        </w:tc>
        <w:tc>
          <w:tcPr>
            <w:tcW w:w="2835" w:type="dxa"/>
            <w:shd w:val="clear" w:color="auto" w:fill="auto"/>
            <w:vAlign w:val="center"/>
            <w:hideMark/>
            <w:tcPrChange w:id="19821"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446A8903" w14:textId="77777777" w:rsidR="001873A6" w:rsidRPr="00B053AF" w:rsidRDefault="001873A6">
            <w:pPr>
              <w:jc w:val="center"/>
              <w:rPr>
                <w:ins w:id="19822" w:author="James Vu" w:date="2024-04-18T23:29:00Z"/>
                <w:i/>
                <w:iCs/>
                <w:color w:val="000000"/>
                <w:sz w:val="22"/>
                <w:szCs w:val="22"/>
                <w:rPrChange w:id="19823" w:author="James Vu" w:date="2024-04-18T23:51:00Z">
                  <w:rPr>
                    <w:ins w:id="19824" w:author="James Vu" w:date="2024-04-18T23:29:00Z"/>
                    <w:i/>
                    <w:iCs/>
                    <w:color w:val="000000"/>
                  </w:rPr>
                </w:rPrChange>
              </w:rPr>
              <w:pPrChange w:id="19825" w:author="James Vu" w:date="2024-04-18T23:31:00Z">
                <w:pPr/>
              </w:pPrChange>
            </w:pPr>
            <w:ins w:id="19826" w:author="James Vu" w:date="2024-04-18T23:29:00Z">
              <w:r w:rsidRPr="00B053AF">
                <w:rPr>
                  <w:i/>
                  <w:iCs/>
                  <w:color w:val="000000"/>
                  <w:sz w:val="22"/>
                  <w:szCs w:val="22"/>
                  <w:rPrChange w:id="19827" w:author="James Vu" w:date="2024-04-18T23:51:00Z">
                    <w:rPr>
                      <w:i/>
                      <w:iCs/>
                      <w:color w:val="000000"/>
                    </w:rPr>
                  </w:rPrChange>
                </w:rPr>
                <w:t>Hạng mục phần mềm nội bộ, cơ sở dữ liệu</w:t>
              </w:r>
            </w:ins>
          </w:p>
        </w:tc>
        <w:tc>
          <w:tcPr>
            <w:tcW w:w="1134" w:type="dxa"/>
            <w:shd w:val="clear" w:color="auto" w:fill="auto"/>
            <w:vAlign w:val="center"/>
            <w:hideMark/>
            <w:tcPrChange w:id="19828"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461716A6" w14:textId="77777777" w:rsidR="001873A6" w:rsidRPr="00B053AF" w:rsidRDefault="001873A6" w:rsidP="001873A6">
            <w:pPr>
              <w:jc w:val="center"/>
              <w:rPr>
                <w:ins w:id="19829" w:author="James Vu" w:date="2024-04-18T23:29:00Z"/>
                <w:i/>
                <w:iCs/>
                <w:color w:val="000000"/>
                <w:sz w:val="22"/>
                <w:szCs w:val="22"/>
                <w:rPrChange w:id="19830" w:author="James Vu" w:date="2024-04-18T23:51:00Z">
                  <w:rPr>
                    <w:ins w:id="19831" w:author="James Vu" w:date="2024-04-18T23:29:00Z"/>
                    <w:i/>
                    <w:iCs/>
                    <w:color w:val="000000"/>
                  </w:rPr>
                </w:rPrChange>
              </w:rPr>
            </w:pPr>
            <w:ins w:id="19832" w:author="James Vu" w:date="2024-04-18T23:29:00Z">
              <w:r w:rsidRPr="00B053AF">
                <w:rPr>
                  <w:i/>
                  <w:iCs/>
                  <w:color w:val="000000"/>
                  <w:sz w:val="22"/>
                  <w:szCs w:val="22"/>
                  <w:rPrChange w:id="19833" w:author="James Vu" w:date="2024-04-18T23:51:00Z">
                    <w:rPr>
                      <w:i/>
                      <w:iCs/>
                      <w:color w:val="000000"/>
                    </w:rPr>
                  </w:rPrChange>
                </w:rPr>
                <w:t>0,0499%</w:t>
              </w:r>
            </w:ins>
          </w:p>
        </w:tc>
        <w:tc>
          <w:tcPr>
            <w:tcW w:w="1134" w:type="dxa"/>
            <w:shd w:val="clear" w:color="auto" w:fill="auto"/>
            <w:vAlign w:val="center"/>
            <w:hideMark/>
            <w:tcPrChange w:id="19834"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7ECCC0FB" w14:textId="77777777" w:rsidR="001873A6" w:rsidRPr="00B053AF" w:rsidRDefault="001873A6" w:rsidP="001873A6">
            <w:pPr>
              <w:jc w:val="center"/>
              <w:rPr>
                <w:ins w:id="19835" w:author="James Vu" w:date="2024-04-18T23:29:00Z"/>
                <w:i/>
                <w:iCs/>
                <w:sz w:val="22"/>
                <w:szCs w:val="22"/>
                <w:rPrChange w:id="19836" w:author="James Vu" w:date="2024-04-18T23:51:00Z">
                  <w:rPr>
                    <w:ins w:id="19837" w:author="James Vu" w:date="2024-04-18T23:29:00Z"/>
                    <w:i/>
                    <w:iCs/>
                  </w:rPr>
                </w:rPrChange>
              </w:rPr>
            </w:pPr>
            <w:ins w:id="19838" w:author="James Vu" w:date="2024-04-18T23:29:00Z">
              <w:r w:rsidRPr="00B053AF">
                <w:rPr>
                  <w:i/>
                  <w:iCs/>
                  <w:sz w:val="22"/>
                  <w:szCs w:val="22"/>
                  <w:rPrChange w:id="19839" w:author="James Vu" w:date="2024-04-18T23:51:00Z">
                    <w:rPr>
                      <w:i/>
                      <w:iCs/>
                    </w:rPr>
                  </w:rPrChange>
                </w:rPr>
                <w:t>G</w:t>
              </w:r>
              <w:r w:rsidRPr="00B053AF">
                <w:rPr>
                  <w:b/>
                  <w:bCs/>
                  <w:i/>
                  <w:iCs/>
                  <w:color w:val="000000"/>
                  <w:sz w:val="22"/>
                  <w:szCs w:val="22"/>
                  <w:vertAlign w:val="subscript"/>
                  <w:rPrChange w:id="19840" w:author="James Vu" w:date="2024-04-18T23:51:00Z">
                    <w:rPr>
                      <w:b/>
                      <w:bCs/>
                      <w:i/>
                      <w:iCs/>
                      <w:color w:val="000000"/>
                      <w:vertAlign w:val="subscript"/>
                    </w:rPr>
                  </w:rPrChange>
                </w:rPr>
                <w:t>PM</w:t>
              </w:r>
              <w:r w:rsidRPr="00B053AF">
                <w:rPr>
                  <w:i/>
                  <w:iCs/>
                  <w:sz w:val="22"/>
                  <w:szCs w:val="22"/>
                  <w:vertAlign w:val="subscript"/>
                  <w:rPrChange w:id="19841" w:author="James Vu" w:date="2024-04-18T23:51:00Z">
                    <w:rPr>
                      <w:i/>
                      <w:iCs/>
                      <w:vertAlign w:val="subscript"/>
                    </w:rPr>
                  </w:rPrChange>
                </w:rPr>
                <w:t>NB</w:t>
              </w:r>
            </w:ins>
          </w:p>
        </w:tc>
        <w:tc>
          <w:tcPr>
            <w:tcW w:w="1843" w:type="dxa"/>
            <w:shd w:val="clear" w:color="auto" w:fill="auto"/>
            <w:vAlign w:val="center"/>
            <w:hideMark/>
            <w:tcPrChange w:id="19842"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01465DB" w14:textId="3751BBA2" w:rsidR="001873A6" w:rsidRPr="00B053AF" w:rsidRDefault="001873A6">
            <w:pPr>
              <w:jc w:val="center"/>
              <w:rPr>
                <w:ins w:id="19843" w:author="James Vu" w:date="2024-04-18T23:29:00Z"/>
                <w:i/>
                <w:iCs/>
                <w:color w:val="000000"/>
                <w:sz w:val="22"/>
                <w:szCs w:val="22"/>
                <w:rPrChange w:id="19844" w:author="James Vu" w:date="2024-04-18T23:51:00Z">
                  <w:rPr>
                    <w:ins w:id="19845" w:author="James Vu" w:date="2024-04-18T23:29:00Z"/>
                    <w:i/>
                    <w:iCs/>
                    <w:color w:val="000000"/>
                  </w:rPr>
                </w:rPrChange>
              </w:rPr>
              <w:pPrChange w:id="19846" w:author="James Vu" w:date="2024-04-18T23:31:00Z">
                <w:pPr/>
              </w:pPrChange>
            </w:pPr>
            <w:ins w:id="19847" w:author="James Vu" w:date="2024-04-18T23:29:00Z">
              <w:r w:rsidRPr="00B053AF">
                <w:rPr>
                  <w:i/>
                  <w:iCs/>
                  <w:color w:val="000000"/>
                  <w:sz w:val="22"/>
                  <w:szCs w:val="22"/>
                  <w:rPrChange w:id="19848" w:author="James Vu" w:date="2024-04-18T23:51:00Z">
                    <w:rPr>
                      <w:i/>
                      <w:iCs/>
                      <w:color w:val="000000"/>
                    </w:rPr>
                  </w:rPrChange>
                </w:rPr>
                <w:t>12.186.000.000</w:t>
              </w:r>
            </w:ins>
          </w:p>
        </w:tc>
        <w:tc>
          <w:tcPr>
            <w:tcW w:w="1842" w:type="dxa"/>
            <w:shd w:val="clear" w:color="auto" w:fill="auto"/>
            <w:vAlign w:val="center"/>
            <w:hideMark/>
            <w:tcPrChange w:id="19849"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79944205" w14:textId="42CA6B90" w:rsidR="001873A6" w:rsidRPr="00B053AF" w:rsidRDefault="001873A6">
            <w:pPr>
              <w:jc w:val="center"/>
              <w:rPr>
                <w:ins w:id="19850" w:author="James Vu" w:date="2024-04-18T23:29:00Z"/>
                <w:i/>
                <w:iCs/>
                <w:color w:val="000000"/>
                <w:sz w:val="22"/>
                <w:szCs w:val="22"/>
                <w:rPrChange w:id="19851" w:author="James Vu" w:date="2024-04-18T23:51:00Z">
                  <w:rPr>
                    <w:ins w:id="19852" w:author="James Vu" w:date="2024-04-18T23:29:00Z"/>
                    <w:i/>
                    <w:iCs/>
                    <w:color w:val="000000"/>
                  </w:rPr>
                </w:rPrChange>
              </w:rPr>
              <w:pPrChange w:id="19853" w:author="James Vu" w:date="2024-04-18T23:31:00Z">
                <w:pPr/>
              </w:pPrChange>
            </w:pPr>
            <w:ins w:id="19854" w:author="James Vu" w:date="2024-04-18T23:29:00Z">
              <w:r w:rsidRPr="00B053AF">
                <w:rPr>
                  <w:i/>
                  <w:iCs/>
                  <w:color w:val="000000"/>
                  <w:sz w:val="22"/>
                  <w:szCs w:val="22"/>
                  <w:rPrChange w:id="19855" w:author="James Vu" w:date="2024-04-18T23:51:00Z">
                    <w:rPr>
                      <w:i/>
                      <w:iCs/>
                      <w:color w:val="000000"/>
                    </w:rPr>
                  </w:rPrChange>
                </w:rPr>
                <w:t>6.080.814</w:t>
              </w:r>
            </w:ins>
          </w:p>
        </w:tc>
        <w:tc>
          <w:tcPr>
            <w:tcW w:w="1560" w:type="dxa"/>
            <w:shd w:val="clear" w:color="auto" w:fill="auto"/>
            <w:vAlign w:val="center"/>
            <w:hideMark/>
            <w:tcPrChange w:id="19856"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7B5B440" w14:textId="4A2BDEF6" w:rsidR="001873A6" w:rsidRPr="00B053AF" w:rsidRDefault="001873A6">
            <w:pPr>
              <w:jc w:val="center"/>
              <w:rPr>
                <w:ins w:id="19857" w:author="James Vu" w:date="2024-04-18T23:29:00Z"/>
                <w:i/>
                <w:iCs/>
                <w:color w:val="000000"/>
                <w:sz w:val="22"/>
                <w:szCs w:val="22"/>
                <w:rPrChange w:id="19858" w:author="James Vu" w:date="2024-04-18T23:51:00Z">
                  <w:rPr>
                    <w:ins w:id="19859" w:author="James Vu" w:date="2024-04-18T23:29:00Z"/>
                    <w:i/>
                    <w:iCs/>
                    <w:color w:val="000000"/>
                  </w:rPr>
                </w:rPrChange>
              </w:rPr>
              <w:pPrChange w:id="19860" w:author="James Vu" w:date="2024-04-18T23:31:00Z">
                <w:pPr/>
              </w:pPrChange>
            </w:pPr>
            <w:ins w:id="19861" w:author="James Vu" w:date="2024-04-18T23:29:00Z">
              <w:r w:rsidRPr="00B053AF">
                <w:rPr>
                  <w:i/>
                  <w:iCs/>
                  <w:color w:val="000000"/>
                  <w:sz w:val="22"/>
                  <w:szCs w:val="22"/>
                  <w:rPrChange w:id="19862" w:author="James Vu" w:date="2024-04-18T23:51:00Z">
                    <w:rPr>
                      <w:i/>
                      <w:iCs/>
                      <w:color w:val="000000"/>
                    </w:rPr>
                  </w:rPrChange>
                </w:rPr>
                <w:t>486.465</w:t>
              </w:r>
            </w:ins>
          </w:p>
        </w:tc>
        <w:tc>
          <w:tcPr>
            <w:tcW w:w="1768" w:type="dxa"/>
            <w:shd w:val="clear" w:color="auto" w:fill="auto"/>
            <w:vAlign w:val="center"/>
            <w:hideMark/>
            <w:tcPrChange w:id="19863"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20D0CD73" w14:textId="1D4C9B73" w:rsidR="001873A6" w:rsidRPr="00B053AF" w:rsidRDefault="001873A6">
            <w:pPr>
              <w:jc w:val="center"/>
              <w:rPr>
                <w:ins w:id="19864" w:author="James Vu" w:date="2024-04-18T23:29:00Z"/>
                <w:i/>
                <w:iCs/>
                <w:color w:val="000000"/>
                <w:sz w:val="22"/>
                <w:szCs w:val="22"/>
                <w:rPrChange w:id="19865" w:author="James Vu" w:date="2024-04-18T23:51:00Z">
                  <w:rPr>
                    <w:ins w:id="19866" w:author="James Vu" w:date="2024-04-18T23:29:00Z"/>
                    <w:i/>
                    <w:iCs/>
                    <w:color w:val="000000"/>
                  </w:rPr>
                </w:rPrChange>
              </w:rPr>
              <w:pPrChange w:id="19867" w:author="James Vu" w:date="2024-04-18T23:31:00Z">
                <w:pPr/>
              </w:pPrChange>
            </w:pPr>
            <w:ins w:id="19868" w:author="James Vu" w:date="2024-04-18T23:29:00Z">
              <w:r w:rsidRPr="00B053AF">
                <w:rPr>
                  <w:i/>
                  <w:iCs/>
                  <w:color w:val="000000"/>
                  <w:sz w:val="22"/>
                  <w:szCs w:val="22"/>
                  <w:rPrChange w:id="19869" w:author="James Vu" w:date="2024-04-18T23:51:00Z">
                    <w:rPr>
                      <w:i/>
                      <w:iCs/>
                      <w:color w:val="000000"/>
                    </w:rPr>
                  </w:rPrChange>
                </w:rPr>
                <w:t>6.567.279</w:t>
              </w:r>
            </w:ins>
          </w:p>
        </w:tc>
        <w:tc>
          <w:tcPr>
            <w:tcW w:w="1487" w:type="dxa"/>
            <w:shd w:val="clear" w:color="auto" w:fill="auto"/>
            <w:vAlign w:val="center"/>
            <w:hideMark/>
            <w:tcPrChange w:id="1987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05667239" w14:textId="1EF4399C" w:rsidR="001873A6" w:rsidRPr="00B053AF" w:rsidRDefault="001873A6">
            <w:pPr>
              <w:jc w:val="center"/>
              <w:rPr>
                <w:ins w:id="19871" w:author="James Vu" w:date="2024-04-18T23:29:00Z"/>
                <w:i/>
                <w:iCs/>
                <w:sz w:val="22"/>
                <w:szCs w:val="22"/>
                <w:rPrChange w:id="19872" w:author="James Vu" w:date="2024-04-18T23:51:00Z">
                  <w:rPr>
                    <w:ins w:id="19873" w:author="James Vu" w:date="2024-04-18T23:29:00Z"/>
                    <w:i/>
                    <w:iCs/>
                  </w:rPr>
                </w:rPrChange>
              </w:rPr>
              <w:pPrChange w:id="19874" w:author="James Vu" w:date="2024-04-18T23:31:00Z">
                <w:pPr/>
              </w:pPrChange>
            </w:pPr>
          </w:p>
        </w:tc>
      </w:tr>
      <w:tr w:rsidR="001873A6" w:rsidRPr="00B053AF" w14:paraId="537EB39C" w14:textId="77777777" w:rsidTr="003C02FF">
        <w:trPr>
          <w:trHeight w:val="20"/>
          <w:ins w:id="19875" w:author="James Vu" w:date="2024-04-18T23:29:00Z"/>
          <w:trPrChange w:id="19876" w:author="James Vu" w:date="2024-04-19T00:25:00Z">
            <w:trPr>
              <w:trHeight w:val="20"/>
            </w:trPr>
          </w:trPrChange>
        </w:trPr>
        <w:tc>
          <w:tcPr>
            <w:tcW w:w="846" w:type="dxa"/>
            <w:shd w:val="clear" w:color="auto" w:fill="auto"/>
            <w:vAlign w:val="center"/>
            <w:hideMark/>
            <w:tcPrChange w:id="19877"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0648685F" w14:textId="77777777" w:rsidR="001873A6" w:rsidRPr="00B053AF" w:rsidRDefault="001873A6" w:rsidP="001873A6">
            <w:pPr>
              <w:jc w:val="center"/>
              <w:rPr>
                <w:ins w:id="19878" w:author="James Vu" w:date="2024-04-18T23:29:00Z"/>
                <w:b/>
                <w:bCs/>
                <w:sz w:val="22"/>
                <w:szCs w:val="22"/>
                <w:rPrChange w:id="19879" w:author="James Vu" w:date="2024-04-18T23:51:00Z">
                  <w:rPr>
                    <w:ins w:id="19880" w:author="James Vu" w:date="2024-04-18T23:29:00Z"/>
                    <w:b/>
                    <w:bCs/>
                  </w:rPr>
                </w:rPrChange>
              </w:rPr>
            </w:pPr>
            <w:ins w:id="19881" w:author="James Vu" w:date="2024-04-18T23:29:00Z">
              <w:r w:rsidRPr="00B053AF">
                <w:rPr>
                  <w:b/>
                  <w:bCs/>
                  <w:sz w:val="22"/>
                  <w:szCs w:val="22"/>
                  <w:rPrChange w:id="19882" w:author="James Vu" w:date="2024-04-18T23:51:00Z">
                    <w:rPr>
                      <w:b/>
                      <w:bCs/>
                    </w:rPr>
                  </w:rPrChange>
                </w:rPr>
                <w:t>5</w:t>
              </w:r>
            </w:ins>
          </w:p>
        </w:tc>
        <w:tc>
          <w:tcPr>
            <w:tcW w:w="2835" w:type="dxa"/>
            <w:shd w:val="clear" w:color="auto" w:fill="auto"/>
            <w:vAlign w:val="center"/>
            <w:hideMark/>
            <w:tcPrChange w:id="19883"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2D8B7D7" w14:textId="77777777" w:rsidR="001873A6" w:rsidRPr="00B053AF" w:rsidRDefault="001873A6">
            <w:pPr>
              <w:jc w:val="center"/>
              <w:rPr>
                <w:ins w:id="19884" w:author="James Vu" w:date="2024-04-18T23:29:00Z"/>
                <w:b/>
                <w:bCs/>
                <w:color w:val="000000"/>
                <w:sz w:val="22"/>
                <w:szCs w:val="22"/>
                <w:rPrChange w:id="19885" w:author="James Vu" w:date="2024-04-18T23:51:00Z">
                  <w:rPr>
                    <w:ins w:id="19886" w:author="James Vu" w:date="2024-04-18T23:29:00Z"/>
                    <w:b/>
                    <w:bCs/>
                    <w:color w:val="000000"/>
                  </w:rPr>
                </w:rPrChange>
              </w:rPr>
              <w:pPrChange w:id="19887" w:author="James Vu" w:date="2024-04-18T23:31:00Z">
                <w:pPr/>
              </w:pPrChange>
            </w:pPr>
            <w:ins w:id="19888" w:author="James Vu" w:date="2024-04-18T23:29:00Z">
              <w:r w:rsidRPr="00B053AF">
                <w:rPr>
                  <w:b/>
                  <w:bCs/>
                  <w:color w:val="000000"/>
                  <w:sz w:val="22"/>
                  <w:szCs w:val="22"/>
                  <w:rPrChange w:id="19889" w:author="James Vu" w:date="2024-04-18T23:51:00Z">
                    <w:rPr>
                      <w:b/>
                      <w:bCs/>
                      <w:color w:val="000000"/>
                    </w:rPr>
                  </w:rPrChange>
                </w:rPr>
                <w:t>Lựa chọn nhà thầu triển khai gói thầu chính</w:t>
              </w:r>
            </w:ins>
          </w:p>
        </w:tc>
        <w:tc>
          <w:tcPr>
            <w:tcW w:w="1134" w:type="dxa"/>
            <w:shd w:val="clear" w:color="auto" w:fill="auto"/>
            <w:vAlign w:val="center"/>
            <w:hideMark/>
            <w:tcPrChange w:id="19890"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6F1176D7" w14:textId="1A52DD4E" w:rsidR="001873A6" w:rsidRPr="00B053AF" w:rsidRDefault="001873A6" w:rsidP="001873A6">
            <w:pPr>
              <w:jc w:val="center"/>
              <w:rPr>
                <w:ins w:id="19891" w:author="James Vu" w:date="2024-04-18T23:29:00Z"/>
                <w:b/>
                <w:bCs/>
                <w:color w:val="000000"/>
                <w:sz w:val="22"/>
                <w:szCs w:val="22"/>
                <w:rPrChange w:id="19892" w:author="James Vu" w:date="2024-04-18T23:51:00Z">
                  <w:rPr>
                    <w:ins w:id="19893" w:author="James Vu" w:date="2024-04-18T23:29:00Z"/>
                    <w:b/>
                    <w:bCs/>
                    <w:color w:val="000000"/>
                  </w:rPr>
                </w:rPrChange>
              </w:rPr>
            </w:pPr>
          </w:p>
        </w:tc>
        <w:tc>
          <w:tcPr>
            <w:tcW w:w="1134" w:type="dxa"/>
            <w:shd w:val="clear" w:color="auto" w:fill="auto"/>
            <w:vAlign w:val="center"/>
            <w:hideMark/>
            <w:tcPrChange w:id="19894"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C08F7BE" w14:textId="7800C5AF" w:rsidR="001873A6" w:rsidRPr="00B053AF" w:rsidRDefault="001873A6" w:rsidP="001873A6">
            <w:pPr>
              <w:jc w:val="center"/>
              <w:rPr>
                <w:ins w:id="19895" w:author="James Vu" w:date="2024-04-18T23:29:00Z"/>
                <w:b/>
                <w:bCs/>
                <w:sz w:val="22"/>
                <w:szCs w:val="22"/>
                <w:rPrChange w:id="19896" w:author="James Vu" w:date="2024-04-18T23:51:00Z">
                  <w:rPr>
                    <w:ins w:id="19897" w:author="James Vu" w:date="2024-04-18T23:29:00Z"/>
                    <w:b/>
                    <w:bCs/>
                  </w:rPr>
                </w:rPrChange>
              </w:rPr>
            </w:pPr>
          </w:p>
        </w:tc>
        <w:tc>
          <w:tcPr>
            <w:tcW w:w="1843" w:type="dxa"/>
            <w:shd w:val="clear" w:color="auto" w:fill="auto"/>
            <w:vAlign w:val="center"/>
            <w:hideMark/>
            <w:tcPrChange w:id="19898"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F14DB36" w14:textId="50ACCE4C" w:rsidR="001873A6" w:rsidRPr="00B053AF" w:rsidRDefault="001873A6">
            <w:pPr>
              <w:jc w:val="center"/>
              <w:rPr>
                <w:ins w:id="19899" w:author="James Vu" w:date="2024-04-18T23:29:00Z"/>
                <w:b/>
                <w:bCs/>
                <w:color w:val="000000"/>
                <w:sz w:val="22"/>
                <w:szCs w:val="22"/>
                <w:rPrChange w:id="19900" w:author="James Vu" w:date="2024-04-18T23:51:00Z">
                  <w:rPr>
                    <w:ins w:id="19901" w:author="James Vu" w:date="2024-04-18T23:29:00Z"/>
                    <w:b/>
                    <w:bCs/>
                    <w:color w:val="000000"/>
                  </w:rPr>
                </w:rPrChange>
              </w:rPr>
              <w:pPrChange w:id="19902" w:author="James Vu" w:date="2024-04-18T23:31:00Z">
                <w:pPr/>
              </w:pPrChange>
            </w:pPr>
          </w:p>
        </w:tc>
        <w:tc>
          <w:tcPr>
            <w:tcW w:w="1842" w:type="dxa"/>
            <w:shd w:val="clear" w:color="auto" w:fill="auto"/>
            <w:noWrap/>
            <w:vAlign w:val="center"/>
            <w:hideMark/>
            <w:tcPrChange w:id="19903"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6E2A8061" w14:textId="2B9B1EFC" w:rsidR="001873A6" w:rsidRPr="00B053AF" w:rsidRDefault="001873A6">
            <w:pPr>
              <w:jc w:val="center"/>
              <w:rPr>
                <w:ins w:id="19904" w:author="James Vu" w:date="2024-04-18T23:29:00Z"/>
                <w:b/>
                <w:bCs/>
                <w:sz w:val="22"/>
                <w:szCs w:val="22"/>
                <w:rPrChange w:id="19905" w:author="James Vu" w:date="2024-04-18T23:51:00Z">
                  <w:rPr>
                    <w:ins w:id="19906" w:author="James Vu" w:date="2024-04-18T23:29:00Z"/>
                    <w:b/>
                    <w:bCs/>
                  </w:rPr>
                </w:rPrChange>
              </w:rPr>
              <w:pPrChange w:id="19907" w:author="James Vu" w:date="2024-04-18T23:31:00Z">
                <w:pPr>
                  <w:jc w:val="right"/>
                </w:pPr>
              </w:pPrChange>
            </w:pPr>
            <w:ins w:id="19908" w:author="James Vu" w:date="2024-04-18T23:29:00Z">
              <w:r w:rsidRPr="00B053AF">
                <w:rPr>
                  <w:b/>
                  <w:bCs/>
                  <w:sz w:val="22"/>
                  <w:szCs w:val="22"/>
                  <w:rPrChange w:id="19909" w:author="James Vu" w:date="2024-04-18T23:51:00Z">
                    <w:rPr>
                      <w:b/>
                      <w:bCs/>
                    </w:rPr>
                  </w:rPrChange>
                </w:rPr>
                <w:t>115.166.046</w:t>
              </w:r>
            </w:ins>
          </w:p>
        </w:tc>
        <w:tc>
          <w:tcPr>
            <w:tcW w:w="1560" w:type="dxa"/>
            <w:shd w:val="clear" w:color="auto" w:fill="auto"/>
            <w:noWrap/>
            <w:vAlign w:val="center"/>
            <w:hideMark/>
            <w:tcPrChange w:id="19910"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6F8BFA4D" w14:textId="1EE37682" w:rsidR="001873A6" w:rsidRPr="00B053AF" w:rsidRDefault="001873A6">
            <w:pPr>
              <w:jc w:val="center"/>
              <w:rPr>
                <w:ins w:id="19911" w:author="James Vu" w:date="2024-04-18T23:29:00Z"/>
                <w:b/>
                <w:bCs/>
                <w:sz w:val="22"/>
                <w:szCs w:val="22"/>
                <w:rPrChange w:id="19912" w:author="James Vu" w:date="2024-04-18T23:51:00Z">
                  <w:rPr>
                    <w:ins w:id="19913" w:author="James Vu" w:date="2024-04-18T23:29:00Z"/>
                    <w:b/>
                    <w:bCs/>
                  </w:rPr>
                </w:rPrChange>
              </w:rPr>
              <w:pPrChange w:id="19914" w:author="James Vu" w:date="2024-04-18T23:31:00Z">
                <w:pPr>
                  <w:jc w:val="right"/>
                </w:pPr>
              </w:pPrChange>
            </w:pPr>
            <w:ins w:id="19915" w:author="James Vu" w:date="2024-04-18T23:29:00Z">
              <w:r w:rsidRPr="00B053AF">
                <w:rPr>
                  <w:b/>
                  <w:bCs/>
                  <w:sz w:val="22"/>
                  <w:szCs w:val="22"/>
                  <w:rPrChange w:id="19916" w:author="James Vu" w:date="2024-04-18T23:51:00Z">
                    <w:rPr>
                      <w:b/>
                      <w:bCs/>
                    </w:rPr>
                  </w:rPrChange>
                </w:rPr>
                <w:t>9.213.283</w:t>
              </w:r>
            </w:ins>
          </w:p>
        </w:tc>
        <w:tc>
          <w:tcPr>
            <w:tcW w:w="1768" w:type="dxa"/>
            <w:shd w:val="clear" w:color="auto" w:fill="auto"/>
            <w:noWrap/>
            <w:vAlign w:val="center"/>
            <w:hideMark/>
            <w:tcPrChange w:id="19917"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680E5FEB" w14:textId="77A6CCF0" w:rsidR="001873A6" w:rsidRPr="00B053AF" w:rsidRDefault="001873A6">
            <w:pPr>
              <w:jc w:val="center"/>
              <w:rPr>
                <w:ins w:id="19918" w:author="James Vu" w:date="2024-04-18T23:29:00Z"/>
                <w:b/>
                <w:bCs/>
                <w:sz w:val="22"/>
                <w:szCs w:val="22"/>
                <w:rPrChange w:id="19919" w:author="James Vu" w:date="2024-04-18T23:51:00Z">
                  <w:rPr>
                    <w:ins w:id="19920" w:author="James Vu" w:date="2024-04-18T23:29:00Z"/>
                    <w:b/>
                    <w:bCs/>
                  </w:rPr>
                </w:rPrChange>
              </w:rPr>
              <w:pPrChange w:id="19921" w:author="James Vu" w:date="2024-04-18T23:31:00Z">
                <w:pPr>
                  <w:jc w:val="right"/>
                </w:pPr>
              </w:pPrChange>
            </w:pPr>
            <w:ins w:id="19922" w:author="James Vu" w:date="2024-04-18T23:29:00Z">
              <w:r w:rsidRPr="00B053AF">
                <w:rPr>
                  <w:b/>
                  <w:bCs/>
                  <w:sz w:val="22"/>
                  <w:szCs w:val="22"/>
                  <w:rPrChange w:id="19923" w:author="James Vu" w:date="2024-04-18T23:51:00Z">
                    <w:rPr>
                      <w:b/>
                      <w:bCs/>
                    </w:rPr>
                  </w:rPrChange>
                </w:rPr>
                <w:t>124.379.329</w:t>
              </w:r>
            </w:ins>
          </w:p>
        </w:tc>
        <w:tc>
          <w:tcPr>
            <w:tcW w:w="1487" w:type="dxa"/>
            <w:shd w:val="clear" w:color="auto" w:fill="auto"/>
            <w:vAlign w:val="center"/>
            <w:hideMark/>
            <w:tcPrChange w:id="19924"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0A82B5A2" w14:textId="5510F81D" w:rsidR="001873A6" w:rsidRPr="00B053AF" w:rsidRDefault="001873A6">
            <w:pPr>
              <w:jc w:val="center"/>
              <w:rPr>
                <w:ins w:id="19925" w:author="James Vu" w:date="2024-04-18T23:29:00Z"/>
                <w:b/>
                <w:bCs/>
                <w:sz w:val="22"/>
                <w:szCs w:val="22"/>
                <w:rPrChange w:id="19926" w:author="James Vu" w:date="2024-04-18T23:51:00Z">
                  <w:rPr>
                    <w:ins w:id="19927" w:author="James Vu" w:date="2024-04-18T23:29:00Z"/>
                    <w:b/>
                    <w:bCs/>
                  </w:rPr>
                </w:rPrChange>
              </w:rPr>
              <w:pPrChange w:id="19928" w:author="James Vu" w:date="2024-04-18T23:31:00Z">
                <w:pPr/>
              </w:pPrChange>
            </w:pPr>
          </w:p>
        </w:tc>
      </w:tr>
      <w:tr w:rsidR="001873A6" w:rsidRPr="00B053AF" w14:paraId="1967799C" w14:textId="77777777" w:rsidTr="003C02FF">
        <w:trPr>
          <w:trHeight w:val="20"/>
          <w:ins w:id="19929" w:author="James Vu" w:date="2024-04-18T23:29:00Z"/>
          <w:trPrChange w:id="19930" w:author="James Vu" w:date="2024-04-19T00:25:00Z">
            <w:trPr>
              <w:trHeight w:val="20"/>
            </w:trPr>
          </w:trPrChange>
        </w:trPr>
        <w:tc>
          <w:tcPr>
            <w:tcW w:w="846" w:type="dxa"/>
            <w:shd w:val="clear" w:color="auto" w:fill="auto"/>
            <w:vAlign w:val="center"/>
            <w:hideMark/>
            <w:tcPrChange w:id="19931"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3EBD4482" w14:textId="77777777" w:rsidR="001873A6" w:rsidRPr="00B053AF" w:rsidRDefault="001873A6" w:rsidP="001873A6">
            <w:pPr>
              <w:jc w:val="center"/>
              <w:rPr>
                <w:ins w:id="19932" w:author="James Vu" w:date="2024-04-18T23:29:00Z"/>
                <w:b/>
                <w:bCs/>
                <w:sz w:val="22"/>
                <w:szCs w:val="22"/>
                <w:rPrChange w:id="19933" w:author="James Vu" w:date="2024-04-18T23:51:00Z">
                  <w:rPr>
                    <w:ins w:id="19934" w:author="James Vu" w:date="2024-04-18T23:29:00Z"/>
                    <w:b/>
                    <w:bCs/>
                  </w:rPr>
                </w:rPrChange>
              </w:rPr>
            </w:pPr>
            <w:ins w:id="19935" w:author="James Vu" w:date="2024-04-18T23:29:00Z">
              <w:r w:rsidRPr="00B053AF">
                <w:rPr>
                  <w:b/>
                  <w:bCs/>
                  <w:sz w:val="22"/>
                  <w:szCs w:val="22"/>
                  <w:rPrChange w:id="19936" w:author="James Vu" w:date="2024-04-18T23:51:00Z">
                    <w:rPr>
                      <w:b/>
                      <w:bCs/>
                    </w:rPr>
                  </w:rPrChange>
                </w:rPr>
                <w:t>5.1</w:t>
              </w:r>
            </w:ins>
          </w:p>
        </w:tc>
        <w:tc>
          <w:tcPr>
            <w:tcW w:w="2835" w:type="dxa"/>
            <w:shd w:val="clear" w:color="auto" w:fill="auto"/>
            <w:vAlign w:val="center"/>
            <w:hideMark/>
            <w:tcPrChange w:id="19937"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DFA0B16" w14:textId="77777777" w:rsidR="001873A6" w:rsidRPr="00B053AF" w:rsidRDefault="001873A6">
            <w:pPr>
              <w:jc w:val="center"/>
              <w:rPr>
                <w:ins w:id="19938" w:author="James Vu" w:date="2024-04-18T23:29:00Z"/>
                <w:b/>
                <w:bCs/>
                <w:sz w:val="22"/>
                <w:szCs w:val="22"/>
                <w:rPrChange w:id="19939" w:author="James Vu" w:date="2024-04-18T23:51:00Z">
                  <w:rPr>
                    <w:ins w:id="19940" w:author="James Vu" w:date="2024-04-18T23:29:00Z"/>
                    <w:b/>
                    <w:bCs/>
                  </w:rPr>
                </w:rPrChange>
              </w:rPr>
              <w:pPrChange w:id="19941" w:author="James Vu" w:date="2024-04-18T23:31:00Z">
                <w:pPr/>
              </w:pPrChange>
            </w:pPr>
            <w:ins w:id="19942" w:author="James Vu" w:date="2024-04-18T23:29:00Z">
              <w:r w:rsidRPr="00B053AF">
                <w:rPr>
                  <w:b/>
                  <w:bCs/>
                  <w:sz w:val="22"/>
                  <w:szCs w:val="22"/>
                  <w:rPrChange w:id="19943" w:author="James Vu" w:date="2024-04-18T23:51:00Z">
                    <w:rPr>
                      <w:b/>
                      <w:bCs/>
                    </w:rPr>
                  </w:rPrChange>
                </w:rPr>
                <w:t>Lập hồ sơ mời thầu, đánh giá hồ sơ dự thầu</w:t>
              </w:r>
            </w:ins>
          </w:p>
        </w:tc>
        <w:tc>
          <w:tcPr>
            <w:tcW w:w="1134" w:type="dxa"/>
            <w:shd w:val="clear" w:color="auto" w:fill="auto"/>
            <w:vAlign w:val="center"/>
            <w:hideMark/>
            <w:tcPrChange w:id="19944"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7C883F5A" w14:textId="070B6427" w:rsidR="001873A6" w:rsidRPr="00B053AF" w:rsidRDefault="001873A6" w:rsidP="001873A6">
            <w:pPr>
              <w:jc w:val="center"/>
              <w:rPr>
                <w:ins w:id="19945" w:author="James Vu" w:date="2024-04-18T23:29:00Z"/>
                <w:b/>
                <w:bCs/>
                <w:sz w:val="22"/>
                <w:szCs w:val="22"/>
                <w:rPrChange w:id="19946" w:author="James Vu" w:date="2024-04-18T23:51:00Z">
                  <w:rPr>
                    <w:ins w:id="19947" w:author="James Vu" w:date="2024-04-18T23:29:00Z"/>
                    <w:b/>
                    <w:bCs/>
                  </w:rPr>
                </w:rPrChange>
              </w:rPr>
            </w:pPr>
          </w:p>
        </w:tc>
        <w:tc>
          <w:tcPr>
            <w:tcW w:w="1134" w:type="dxa"/>
            <w:shd w:val="clear" w:color="auto" w:fill="auto"/>
            <w:vAlign w:val="center"/>
            <w:hideMark/>
            <w:tcPrChange w:id="19948"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1F36359" w14:textId="5B0DEA0F" w:rsidR="001873A6" w:rsidRPr="00B053AF" w:rsidRDefault="001873A6" w:rsidP="001873A6">
            <w:pPr>
              <w:jc w:val="center"/>
              <w:rPr>
                <w:ins w:id="19949" w:author="James Vu" w:date="2024-04-18T23:29:00Z"/>
                <w:b/>
                <w:bCs/>
                <w:sz w:val="22"/>
                <w:szCs w:val="22"/>
                <w:rPrChange w:id="19950" w:author="James Vu" w:date="2024-04-18T23:51:00Z">
                  <w:rPr>
                    <w:ins w:id="19951" w:author="James Vu" w:date="2024-04-18T23:29:00Z"/>
                    <w:b/>
                    <w:bCs/>
                  </w:rPr>
                </w:rPrChange>
              </w:rPr>
            </w:pPr>
          </w:p>
        </w:tc>
        <w:tc>
          <w:tcPr>
            <w:tcW w:w="1843" w:type="dxa"/>
            <w:shd w:val="clear" w:color="auto" w:fill="auto"/>
            <w:vAlign w:val="center"/>
            <w:hideMark/>
            <w:tcPrChange w:id="19952"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137065A" w14:textId="3FD91CA3" w:rsidR="001873A6" w:rsidRPr="00B053AF" w:rsidRDefault="001873A6" w:rsidP="001873A6">
            <w:pPr>
              <w:jc w:val="center"/>
              <w:rPr>
                <w:ins w:id="19953" w:author="James Vu" w:date="2024-04-18T23:29:00Z"/>
                <w:b/>
                <w:bCs/>
                <w:sz w:val="22"/>
                <w:szCs w:val="22"/>
                <w:rPrChange w:id="19954" w:author="James Vu" w:date="2024-04-18T23:51:00Z">
                  <w:rPr>
                    <w:ins w:id="19955" w:author="James Vu" w:date="2024-04-18T23:29:00Z"/>
                    <w:b/>
                    <w:bCs/>
                  </w:rPr>
                </w:rPrChange>
              </w:rPr>
            </w:pPr>
          </w:p>
        </w:tc>
        <w:tc>
          <w:tcPr>
            <w:tcW w:w="1842" w:type="dxa"/>
            <w:shd w:val="clear" w:color="auto" w:fill="auto"/>
            <w:noWrap/>
            <w:vAlign w:val="center"/>
            <w:hideMark/>
            <w:tcPrChange w:id="19956"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76FB8D4C" w14:textId="4F9A0E02" w:rsidR="001873A6" w:rsidRPr="00B053AF" w:rsidRDefault="001873A6">
            <w:pPr>
              <w:jc w:val="center"/>
              <w:rPr>
                <w:ins w:id="19957" w:author="James Vu" w:date="2024-04-18T23:29:00Z"/>
                <w:b/>
                <w:bCs/>
                <w:sz w:val="22"/>
                <w:szCs w:val="22"/>
                <w:rPrChange w:id="19958" w:author="James Vu" w:date="2024-04-18T23:51:00Z">
                  <w:rPr>
                    <w:ins w:id="19959" w:author="James Vu" w:date="2024-04-18T23:29:00Z"/>
                    <w:b/>
                    <w:bCs/>
                  </w:rPr>
                </w:rPrChange>
              </w:rPr>
              <w:pPrChange w:id="19960" w:author="James Vu" w:date="2024-04-18T23:31:00Z">
                <w:pPr>
                  <w:jc w:val="right"/>
                </w:pPr>
              </w:pPrChange>
            </w:pPr>
            <w:ins w:id="19961" w:author="James Vu" w:date="2024-04-18T23:29:00Z">
              <w:r w:rsidRPr="00B053AF">
                <w:rPr>
                  <w:b/>
                  <w:bCs/>
                  <w:sz w:val="22"/>
                  <w:szCs w:val="22"/>
                  <w:rPrChange w:id="19962" w:author="James Vu" w:date="2024-04-18T23:51:00Z">
                    <w:rPr>
                      <w:b/>
                      <w:bCs/>
                    </w:rPr>
                  </w:rPrChange>
                </w:rPr>
                <w:t>69.315.934</w:t>
              </w:r>
            </w:ins>
          </w:p>
        </w:tc>
        <w:tc>
          <w:tcPr>
            <w:tcW w:w="1560" w:type="dxa"/>
            <w:shd w:val="clear" w:color="auto" w:fill="auto"/>
            <w:noWrap/>
            <w:vAlign w:val="center"/>
            <w:hideMark/>
            <w:tcPrChange w:id="19963"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2B689E50" w14:textId="101D80C2" w:rsidR="001873A6" w:rsidRPr="00B053AF" w:rsidRDefault="001873A6">
            <w:pPr>
              <w:jc w:val="center"/>
              <w:rPr>
                <w:ins w:id="19964" w:author="James Vu" w:date="2024-04-18T23:29:00Z"/>
                <w:b/>
                <w:bCs/>
                <w:sz w:val="22"/>
                <w:szCs w:val="22"/>
                <w:rPrChange w:id="19965" w:author="James Vu" w:date="2024-04-18T23:51:00Z">
                  <w:rPr>
                    <w:ins w:id="19966" w:author="James Vu" w:date="2024-04-18T23:29:00Z"/>
                    <w:b/>
                    <w:bCs/>
                  </w:rPr>
                </w:rPrChange>
              </w:rPr>
              <w:pPrChange w:id="19967" w:author="James Vu" w:date="2024-04-18T23:31:00Z">
                <w:pPr>
                  <w:jc w:val="right"/>
                </w:pPr>
              </w:pPrChange>
            </w:pPr>
            <w:ins w:id="19968" w:author="James Vu" w:date="2024-04-18T23:29:00Z">
              <w:r w:rsidRPr="00B053AF">
                <w:rPr>
                  <w:b/>
                  <w:bCs/>
                  <w:sz w:val="22"/>
                  <w:szCs w:val="22"/>
                  <w:rPrChange w:id="19969" w:author="James Vu" w:date="2024-04-18T23:51:00Z">
                    <w:rPr>
                      <w:b/>
                      <w:bCs/>
                    </w:rPr>
                  </w:rPrChange>
                </w:rPr>
                <w:t>5.545.274</w:t>
              </w:r>
            </w:ins>
          </w:p>
        </w:tc>
        <w:tc>
          <w:tcPr>
            <w:tcW w:w="1768" w:type="dxa"/>
            <w:shd w:val="clear" w:color="auto" w:fill="auto"/>
            <w:noWrap/>
            <w:vAlign w:val="center"/>
            <w:hideMark/>
            <w:tcPrChange w:id="19970"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678E26B8" w14:textId="1B1A5541" w:rsidR="001873A6" w:rsidRPr="00B053AF" w:rsidRDefault="001873A6">
            <w:pPr>
              <w:jc w:val="center"/>
              <w:rPr>
                <w:ins w:id="19971" w:author="James Vu" w:date="2024-04-18T23:29:00Z"/>
                <w:b/>
                <w:bCs/>
                <w:sz w:val="22"/>
                <w:szCs w:val="22"/>
                <w:rPrChange w:id="19972" w:author="James Vu" w:date="2024-04-18T23:51:00Z">
                  <w:rPr>
                    <w:ins w:id="19973" w:author="James Vu" w:date="2024-04-18T23:29:00Z"/>
                    <w:b/>
                    <w:bCs/>
                  </w:rPr>
                </w:rPrChange>
              </w:rPr>
              <w:pPrChange w:id="19974" w:author="James Vu" w:date="2024-04-18T23:31:00Z">
                <w:pPr>
                  <w:jc w:val="right"/>
                </w:pPr>
              </w:pPrChange>
            </w:pPr>
            <w:ins w:id="19975" w:author="James Vu" w:date="2024-04-18T23:29:00Z">
              <w:r w:rsidRPr="00B053AF">
                <w:rPr>
                  <w:b/>
                  <w:bCs/>
                  <w:sz w:val="22"/>
                  <w:szCs w:val="22"/>
                  <w:rPrChange w:id="19976" w:author="James Vu" w:date="2024-04-18T23:51:00Z">
                    <w:rPr>
                      <w:b/>
                      <w:bCs/>
                    </w:rPr>
                  </w:rPrChange>
                </w:rPr>
                <w:t>74.861.208</w:t>
              </w:r>
            </w:ins>
          </w:p>
        </w:tc>
        <w:tc>
          <w:tcPr>
            <w:tcW w:w="1487" w:type="dxa"/>
            <w:shd w:val="clear" w:color="auto" w:fill="auto"/>
            <w:vAlign w:val="center"/>
            <w:hideMark/>
            <w:tcPrChange w:id="19977"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537061DF" w14:textId="77777777" w:rsidR="001873A6" w:rsidRPr="00B053AF" w:rsidRDefault="001873A6">
            <w:pPr>
              <w:jc w:val="center"/>
              <w:rPr>
                <w:ins w:id="19978" w:author="James Vu" w:date="2024-04-18T23:29:00Z"/>
                <w:b/>
                <w:bCs/>
                <w:i/>
                <w:iCs/>
                <w:sz w:val="22"/>
                <w:szCs w:val="22"/>
                <w:rPrChange w:id="19979" w:author="James Vu" w:date="2024-04-18T23:51:00Z">
                  <w:rPr>
                    <w:ins w:id="19980" w:author="James Vu" w:date="2024-04-18T23:29:00Z"/>
                    <w:b/>
                    <w:bCs/>
                    <w:i/>
                    <w:iCs/>
                  </w:rPr>
                </w:rPrChange>
              </w:rPr>
              <w:pPrChange w:id="19981" w:author="James Vu" w:date="2024-04-18T23:31:00Z">
                <w:pPr/>
              </w:pPrChange>
            </w:pPr>
            <w:ins w:id="19982" w:author="James Vu" w:date="2024-04-18T23:29:00Z">
              <w:r w:rsidRPr="00B053AF">
                <w:rPr>
                  <w:b/>
                  <w:bCs/>
                  <w:i/>
                  <w:iCs/>
                  <w:sz w:val="22"/>
                  <w:szCs w:val="22"/>
                  <w:rPrChange w:id="19983" w:author="James Vu" w:date="2024-04-18T23:51:00Z">
                    <w:rPr>
                      <w:b/>
                      <w:bCs/>
                      <w:i/>
                      <w:iCs/>
                    </w:rPr>
                  </w:rPrChange>
                </w:rPr>
                <w:t>Bảng 7 và 8, Quyết định số 1688/QĐ-BTTTT</w:t>
              </w:r>
              <w:r w:rsidRPr="00B053AF">
                <w:rPr>
                  <w:b/>
                  <w:bCs/>
                  <w:i/>
                  <w:iCs/>
                  <w:sz w:val="22"/>
                  <w:szCs w:val="22"/>
                  <w:rPrChange w:id="19984" w:author="James Vu" w:date="2024-04-18T23:51:00Z">
                    <w:rPr>
                      <w:b/>
                      <w:bCs/>
                      <w:i/>
                      <w:iCs/>
                    </w:rPr>
                  </w:rPrChange>
                </w:rPr>
                <w:br/>
                <w:t>Giá trị tối thiểu lập HSMT 01 gói thầu là 5.000.000 đồng</w:t>
              </w:r>
            </w:ins>
          </w:p>
        </w:tc>
      </w:tr>
      <w:tr w:rsidR="001873A6" w:rsidRPr="00B053AF" w14:paraId="1FBC1C73" w14:textId="77777777" w:rsidTr="003C02FF">
        <w:trPr>
          <w:trHeight w:val="20"/>
          <w:ins w:id="19985" w:author="James Vu" w:date="2024-04-18T23:29:00Z"/>
          <w:trPrChange w:id="19986" w:author="James Vu" w:date="2024-04-19T00:25:00Z">
            <w:trPr>
              <w:trHeight w:val="20"/>
            </w:trPr>
          </w:trPrChange>
        </w:trPr>
        <w:tc>
          <w:tcPr>
            <w:tcW w:w="846" w:type="dxa"/>
            <w:shd w:val="clear" w:color="auto" w:fill="auto"/>
            <w:vAlign w:val="center"/>
            <w:hideMark/>
            <w:tcPrChange w:id="19987"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31B12818" w14:textId="77777777" w:rsidR="001873A6" w:rsidRPr="00B053AF" w:rsidRDefault="001873A6" w:rsidP="001873A6">
            <w:pPr>
              <w:jc w:val="center"/>
              <w:rPr>
                <w:ins w:id="19988" w:author="James Vu" w:date="2024-04-18T23:29:00Z"/>
                <w:i/>
                <w:iCs/>
                <w:color w:val="000000"/>
                <w:sz w:val="22"/>
                <w:szCs w:val="22"/>
                <w:rPrChange w:id="19989" w:author="James Vu" w:date="2024-04-18T23:51:00Z">
                  <w:rPr>
                    <w:ins w:id="19990" w:author="James Vu" w:date="2024-04-18T23:29:00Z"/>
                    <w:i/>
                    <w:iCs/>
                    <w:color w:val="000000"/>
                  </w:rPr>
                </w:rPrChange>
              </w:rPr>
            </w:pPr>
            <w:ins w:id="19991" w:author="James Vu" w:date="2024-04-18T23:29:00Z">
              <w:r w:rsidRPr="00B053AF">
                <w:rPr>
                  <w:i/>
                  <w:iCs/>
                  <w:color w:val="000000"/>
                  <w:sz w:val="22"/>
                  <w:szCs w:val="22"/>
                  <w:rPrChange w:id="19992" w:author="James Vu" w:date="2024-04-18T23:51:00Z">
                    <w:rPr>
                      <w:i/>
                      <w:iCs/>
                      <w:color w:val="000000"/>
                    </w:rPr>
                  </w:rPrChange>
                </w:rPr>
                <w:t>a</w:t>
              </w:r>
            </w:ins>
          </w:p>
        </w:tc>
        <w:tc>
          <w:tcPr>
            <w:tcW w:w="2835" w:type="dxa"/>
            <w:shd w:val="clear" w:color="auto" w:fill="auto"/>
            <w:vAlign w:val="center"/>
            <w:hideMark/>
            <w:tcPrChange w:id="19993"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45BF310" w14:textId="77777777" w:rsidR="001873A6" w:rsidRPr="00B053AF" w:rsidRDefault="001873A6">
            <w:pPr>
              <w:jc w:val="center"/>
              <w:rPr>
                <w:ins w:id="19994" w:author="James Vu" w:date="2024-04-18T23:29:00Z"/>
                <w:i/>
                <w:iCs/>
                <w:color w:val="000000"/>
                <w:sz w:val="22"/>
                <w:szCs w:val="22"/>
                <w:rPrChange w:id="19995" w:author="James Vu" w:date="2024-04-18T23:51:00Z">
                  <w:rPr>
                    <w:ins w:id="19996" w:author="James Vu" w:date="2024-04-18T23:29:00Z"/>
                    <w:i/>
                    <w:iCs/>
                    <w:color w:val="000000"/>
                  </w:rPr>
                </w:rPrChange>
              </w:rPr>
              <w:pPrChange w:id="19997" w:author="James Vu" w:date="2024-04-18T23:31:00Z">
                <w:pPr/>
              </w:pPrChange>
            </w:pPr>
            <w:ins w:id="19998" w:author="James Vu" w:date="2024-04-18T23:29:00Z">
              <w:r w:rsidRPr="00B053AF">
                <w:rPr>
                  <w:i/>
                  <w:iCs/>
                  <w:color w:val="000000"/>
                  <w:sz w:val="22"/>
                  <w:szCs w:val="22"/>
                  <w:rPrChange w:id="19999" w:author="James Vu" w:date="2024-04-18T23:51:00Z">
                    <w:rPr>
                      <w:i/>
                      <w:iCs/>
                      <w:color w:val="000000"/>
                    </w:rPr>
                  </w:rPrChange>
                </w:rPr>
                <w:t>Hạng mục hạ tầng kỹ thuật công nghệ thông tin</w:t>
              </w:r>
            </w:ins>
          </w:p>
        </w:tc>
        <w:tc>
          <w:tcPr>
            <w:tcW w:w="1134" w:type="dxa"/>
            <w:shd w:val="clear" w:color="auto" w:fill="auto"/>
            <w:vAlign w:val="center"/>
            <w:hideMark/>
            <w:tcPrChange w:id="20000"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6889E8F" w14:textId="77777777" w:rsidR="001873A6" w:rsidRPr="00B053AF" w:rsidRDefault="001873A6" w:rsidP="001873A6">
            <w:pPr>
              <w:jc w:val="center"/>
              <w:rPr>
                <w:ins w:id="20001" w:author="James Vu" w:date="2024-04-18T23:29:00Z"/>
                <w:i/>
                <w:iCs/>
                <w:color w:val="000000"/>
                <w:sz w:val="22"/>
                <w:szCs w:val="22"/>
                <w:rPrChange w:id="20002" w:author="James Vu" w:date="2024-04-18T23:51:00Z">
                  <w:rPr>
                    <w:ins w:id="20003" w:author="James Vu" w:date="2024-04-18T23:29:00Z"/>
                    <w:i/>
                    <w:iCs/>
                    <w:color w:val="000000"/>
                  </w:rPr>
                </w:rPrChange>
              </w:rPr>
            </w:pPr>
            <w:ins w:id="20004" w:author="James Vu" w:date="2024-04-18T23:29:00Z">
              <w:r w:rsidRPr="00B053AF">
                <w:rPr>
                  <w:i/>
                  <w:iCs/>
                  <w:color w:val="000000"/>
                  <w:sz w:val="22"/>
                  <w:szCs w:val="22"/>
                  <w:rPrChange w:id="20005" w:author="James Vu" w:date="2024-04-18T23:51:00Z">
                    <w:rPr>
                      <w:i/>
                      <w:iCs/>
                      <w:color w:val="000000"/>
                    </w:rPr>
                  </w:rPrChange>
                </w:rPr>
                <w:t>0,2830%</w:t>
              </w:r>
            </w:ins>
          </w:p>
        </w:tc>
        <w:tc>
          <w:tcPr>
            <w:tcW w:w="1134" w:type="dxa"/>
            <w:shd w:val="clear" w:color="auto" w:fill="auto"/>
            <w:vAlign w:val="center"/>
            <w:hideMark/>
            <w:tcPrChange w:id="20006"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2377D16" w14:textId="77777777" w:rsidR="001873A6" w:rsidRPr="00B053AF" w:rsidRDefault="001873A6" w:rsidP="001873A6">
            <w:pPr>
              <w:jc w:val="center"/>
              <w:rPr>
                <w:ins w:id="20007" w:author="James Vu" w:date="2024-04-18T23:29:00Z"/>
                <w:i/>
                <w:iCs/>
                <w:sz w:val="22"/>
                <w:szCs w:val="22"/>
                <w:rPrChange w:id="20008" w:author="James Vu" w:date="2024-04-18T23:51:00Z">
                  <w:rPr>
                    <w:ins w:id="20009" w:author="James Vu" w:date="2024-04-18T23:29:00Z"/>
                    <w:i/>
                    <w:iCs/>
                  </w:rPr>
                </w:rPrChange>
              </w:rPr>
            </w:pPr>
            <w:ins w:id="20010" w:author="James Vu" w:date="2024-04-18T23:29:00Z">
              <w:r w:rsidRPr="00B053AF">
                <w:rPr>
                  <w:i/>
                  <w:iCs/>
                  <w:sz w:val="22"/>
                  <w:szCs w:val="22"/>
                  <w:rPrChange w:id="20011" w:author="James Vu" w:date="2024-04-18T23:51:00Z">
                    <w:rPr>
                      <w:i/>
                      <w:iCs/>
                    </w:rPr>
                  </w:rPrChange>
                </w:rPr>
                <w:t>G</w:t>
              </w:r>
              <w:r w:rsidRPr="00B053AF">
                <w:rPr>
                  <w:b/>
                  <w:bCs/>
                  <w:i/>
                  <w:iCs/>
                  <w:color w:val="000000"/>
                  <w:sz w:val="22"/>
                  <w:szCs w:val="22"/>
                  <w:vertAlign w:val="subscript"/>
                  <w:rPrChange w:id="20012" w:author="James Vu" w:date="2024-04-18T23:51:00Z">
                    <w:rPr>
                      <w:b/>
                      <w:bCs/>
                      <w:i/>
                      <w:iCs/>
                      <w:color w:val="000000"/>
                      <w:vertAlign w:val="subscript"/>
                    </w:rPr>
                  </w:rPrChange>
                </w:rPr>
                <w:t>PC</w:t>
              </w:r>
            </w:ins>
          </w:p>
        </w:tc>
        <w:tc>
          <w:tcPr>
            <w:tcW w:w="1843" w:type="dxa"/>
            <w:shd w:val="clear" w:color="auto" w:fill="auto"/>
            <w:vAlign w:val="center"/>
            <w:hideMark/>
            <w:tcPrChange w:id="20013"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65C6841D" w14:textId="6DDD8652" w:rsidR="001873A6" w:rsidRPr="00B053AF" w:rsidRDefault="001873A6">
            <w:pPr>
              <w:jc w:val="center"/>
              <w:rPr>
                <w:ins w:id="20014" w:author="James Vu" w:date="2024-04-18T23:29:00Z"/>
                <w:i/>
                <w:iCs/>
                <w:color w:val="000000"/>
                <w:sz w:val="22"/>
                <w:szCs w:val="22"/>
                <w:rPrChange w:id="20015" w:author="James Vu" w:date="2024-04-18T23:51:00Z">
                  <w:rPr>
                    <w:ins w:id="20016" w:author="James Vu" w:date="2024-04-18T23:29:00Z"/>
                    <w:i/>
                    <w:iCs/>
                    <w:color w:val="000000"/>
                  </w:rPr>
                </w:rPrChange>
              </w:rPr>
              <w:pPrChange w:id="20017" w:author="James Vu" w:date="2024-04-18T23:31:00Z">
                <w:pPr/>
              </w:pPrChange>
            </w:pPr>
            <w:ins w:id="20018" w:author="James Vu" w:date="2024-04-18T23:29:00Z">
              <w:r w:rsidRPr="00B053AF">
                <w:rPr>
                  <w:i/>
                  <w:iCs/>
                  <w:color w:val="000000"/>
                  <w:sz w:val="22"/>
                  <w:szCs w:val="22"/>
                  <w:rPrChange w:id="20019" w:author="James Vu" w:date="2024-04-18T23:51:00Z">
                    <w:rPr>
                      <w:i/>
                      <w:iCs/>
                      <w:color w:val="000000"/>
                    </w:rPr>
                  </w:rPrChange>
                </w:rPr>
                <w:t>2.256.741.455</w:t>
              </w:r>
            </w:ins>
          </w:p>
        </w:tc>
        <w:tc>
          <w:tcPr>
            <w:tcW w:w="1842" w:type="dxa"/>
            <w:shd w:val="clear" w:color="auto" w:fill="auto"/>
            <w:vAlign w:val="center"/>
            <w:hideMark/>
            <w:tcPrChange w:id="20020"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0BC7458C" w14:textId="7D22FC4C" w:rsidR="001873A6" w:rsidRPr="00B053AF" w:rsidRDefault="001873A6">
            <w:pPr>
              <w:jc w:val="center"/>
              <w:rPr>
                <w:ins w:id="20021" w:author="James Vu" w:date="2024-04-18T23:29:00Z"/>
                <w:i/>
                <w:iCs/>
                <w:color w:val="000000"/>
                <w:sz w:val="22"/>
                <w:szCs w:val="22"/>
                <w:rPrChange w:id="20022" w:author="James Vu" w:date="2024-04-18T23:51:00Z">
                  <w:rPr>
                    <w:ins w:id="20023" w:author="James Vu" w:date="2024-04-18T23:29:00Z"/>
                    <w:i/>
                    <w:iCs/>
                    <w:color w:val="000000"/>
                  </w:rPr>
                </w:rPrChange>
              </w:rPr>
              <w:pPrChange w:id="20024" w:author="James Vu" w:date="2024-04-18T23:31:00Z">
                <w:pPr/>
              </w:pPrChange>
            </w:pPr>
            <w:ins w:id="20025" w:author="James Vu" w:date="2024-04-18T23:29:00Z">
              <w:r w:rsidRPr="00B053AF">
                <w:rPr>
                  <w:i/>
                  <w:iCs/>
                  <w:color w:val="000000"/>
                  <w:sz w:val="22"/>
                  <w:szCs w:val="22"/>
                  <w:rPrChange w:id="20026" w:author="James Vu" w:date="2024-04-18T23:51:00Z">
                    <w:rPr>
                      <w:i/>
                      <w:iCs/>
                      <w:color w:val="000000"/>
                    </w:rPr>
                  </w:rPrChange>
                </w:rPr>
                <w:t>6.386.578</w:t>
              </w:r>
            </w:ins>
          </w:p>
        </w:tc>
        <w:tc>
          <w:tcPr>
            <w:tcW w:w="1560" w:type="dxa"/>
            <w:shd w:val="clear" w:color="auto" w:fill="auto"/>
            <w:vAlign w:val="center"/>
            <w:hideMark/>
            <w:tcPrChange w:id="2002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6C3CCBF" w14:textId="27161494" w:rsidR="001873A6" w:rsidRPr="00B053AF" w:rsidRDefault="001873A6">
            <w:pPr>
              <w:jc w:val="center"/>
              <w:rPr>
                <w:ins w:id="20028" w:author="James Vu" w:date="2024-04-18T23:29:00Z"/>
                <w:i/>
                <w:iCs/>
                <w:color w:val="000000"/>
                <w:sz w:val="22"/>
                <w:szCs w:val="22"/>
                <w:rPrChange w:id="20029" w:author="James Vu" w:date="2024-04-18T23:51:00Z">
                  <w:rPr>
                    <w:ins w:id="20030" w:author="James Vu" w:date="2024-04-18T23:29:00Z"/>
                    <w:i/>
                    <w:iCs/>
                    <w:color w:val="000000"/>
                  </w:rPr>
                </w:rPrChange>
              </w:rPr>
              <w:pPrChange w:id="20031" w:author="James Vu" w:date="2024-04-18T23:31:00Z">
                <w:pPr/>
              </w:pPrChange>
            </w:pPr>
            <w:ins w:id="20032" w:author="James Vu" w:date="2024-04-18T23:29:00Z">
              <w:r w:rsidRPr="00B053AF">
                <w:rPr>
                  <w:i/>
                  <w:iCs/>
                  <w:color w:val="000000"/>
                  <w:sz w:val="22"/>
                  <w:szCs w:val="22"/>
                  <w:rPrChange w:id="20033" w:author="James Vu" w:date="2024-04-18T23:51:00Z">
                    <w:rPr>
                      <w:i/>
                      <w:iCs/>
                      <w:color w:val="000000"/>
                    </w:rPr>
                  </w:rPrChange>
                </w:rPr>
                <w:t>510.926</w:t>
              </w:r>
            </w:ins>
          </w:p>
        </w:tc>
        <w:tc>
          <w:tcPr>
            <w:tcW w:w="1768" w:type="dxa"/>
            <w:shd w:val="clear" w:color="auto" w:fill="auto"/>
            <w:vAlign w:val="center"/>
            <w:hideMark/>
            <w:tcPrChange w:id="20034"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5092A0C4" w14:textId="0E4161B0" w:rsidR="001873A6" w:rsidRPr="00B053AF" w:rsidRDefault="001873A6">
            <w:pPr>
              <w:jc w:val="center"/>
              <w:rPr>
                <w:ins w:id="20035" w:author="James Vu" w:date="2024-04-18T23:29:00Z"/>
                <w:i/>
                <w:iCs/>
                <w:color w:val="000000"/>
                <w:sz w:val="22"/>
                <w:szCs w:val="22"/>
                <w:rPrChange w:id="20036" w:author="James Vu" w:date="2024-04-18T23:51:00Z">
                  <w:rPr>
                    <w:ins w:id="20037" w:author="James Vu" w:date="2024-04-18T23:29:00Z"/>
                    <w:i/>
                    <w:iCs/>
                    <w:color w:val="000000"/>
                  </w:rPr>
                </w:rPrChange>
              </w:rPr>
              <w:pPrChange w:id="20038" w:author="James Vu" w:date="2024-04-18T23:31:00Z">
                <w:pPr/>
              </w:pPrChange>
            </w:pPr>
            <w:ins w:id="20039" w:author="James Vu" w:date="2024-04-18T23:29:00Z">
              <w:r w:rsidRPr="00B053AF">
                <w:rPr>
                  <w:i/>
                  <w:iCs/>
                  <w:color w:val="000000"/>
                  <w:sz w:val="22"/>
                  <w:szCs w:val="22"/>
                  <w:rPrChange w:id="20040" w:author="James Vu" w:date="2024-04-18T23:51:00Z">
                    <w:rPr>
                      <w:i/>
                      <w:iCs/>
                      <w:color w:val="000000"/>
                    </w:rPr>
                  </w:rPrChange>
                </w:rPr>
                <w:t>6.897.504</w:t>
              </w:r>
            </w:ins>
          </w:p>
        </w:tc>
        <w:tc>
          <w:tcPr>
            <w:tcW w:w="1487" w:type="dxa"/>
            <w:shd w:val="clear" w:color="auto" w:fill="auto"/>
            <w:vAlign w:val="center"/>
            <w:hideMark/>
            <w:tcPrChange w:id="20041"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42E4FE7" w14:textId="7D4D60D2" w:rsidR="001873A6" w:rsidRPr="00B053AF" w:rsidRDefault="001873A6">
            <w:pPr>
              <w:jc w:val="center"/>
              <w:rPr>
                <w:ins w:id="20042" w:author="James Vu" w:date="2024-04-18T23:29:00Z"/>
                <w:i/>
                <w:iCs/>
                <w:sz w:val="22"/>
                <w:szCs w:val="22"/>
                <w:rPrChange w:id="20043" w:author="James Vu" w:date="2024-04-18T23:51:00Z">
                  <w:rPr>
                    <w:ins w:id="20044" w:author="James Vu" w:date="2024-04-18T23:29:00Z"/>
                    <w:i/>
                    <w:iCs/>
                  </w:rPr>
                </w:rPrChange>
              </w:rPr>
              <w:pPrChange w:id="20045" w:author="James Vu" w:date="2024-04-18T23:31:00Z">
                <w:pPr/>
              </w:pPrChange>
            </w:pPr>
          </w:p>
        </w:tc>
      </w:tr>
      <w:tr w:rsidR="001873A6" w:rsidRPr="00B053AF" w14:paraId="4F47923C" w14:textId="77777777" w:rsidTr="003C02FF">
        <w:trPr>
          <w:trHeight w:val="20"/>
          <w:ins w:id="20046" w:author="James Vu" w:date="2024-04-18T23:29:00Z"/>
          <w:trPrChange w:id="20047" w:author="James Vu" w:date="2024-04-19T00:25:00Z">
            <w:trPr>
              <w:trHeight w:val="20"/>
            </w:trPr>
          </w:trPrChange>
        </w:trPr>
        <w:tc>
          <w:tcPr>
            <w:tcW w:w="846" w:type="dxa"/>
            <w:shd w:val="clear" w:color="auto" w:fill="auto"/>
            <w:vAlign w:val="center"/>
            <w:hideMark/>
            <w:tcPrChange w:id="20048"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0E9C1EDA" w14:textId="77777777" w:rsidR="001873A6" w:rsidRPr="00B053AF" w:rsidRDefault="001873A6" w:rsidP="001873A6">
            <w:pPr>
              <w:jc w:val="center"/>
              <w:rPr>
                <w:ins w:id="20049" w:author="James Vu" w:date="2024-04-18T23:29:00Z"/>
                <w:i/>
                <w:iCs/>
                <w:color w:val="000000"/>
                <w:sz w:val="22"/>
                <w:szCs w:val="22"/>
                <w:rPrChange w:id="20050" w:author="James Vu" w:date="2024-04-18T23:51:00Z">
                  <w:rPr>
                    <w:ins w:id="20051" w:author="James Vu" w:date="2024-04-18T23:29:00Z"/>
                    <w:i/>
                    <w:iCs/>
                    <w:color w:val="000000"/>
                  </w:rPr>
                </w:rPrChange>
              </w:rPr>
            </w:pPr>
            <w:ins w:id="20052" w:author="James Vu" w:date="2024-04-18T23:29:00Z">
              <w:r w:rsidRPr="00B053AF">
                <w:rPr>
                  <w:i/>
                  <w:iCs/>
                  <w:color w:val="000000"/>
                  <w:sz w:val="22"/>
                  <w:szCs w:val="22"/>
                  <w:rPrChange w:id="20053" w:author="James Vu" w:date="2024-04-18T23:51:00Z">
                    <w:rPr>
                      <w:i/>
                      <w:iCs/>
                      <w:color w:val="000000"/>
                    </w:rPr>
                  </w:rPrChange>
                </w:rPr>
                <w:t>b</w:t>
              </w:r>
            </w:ins>
          </w:p>
        </w:tc>
        <w:tc>
          <w:tcPr>
            <w:tcW w:w="2835" w:type="dxa"/>
            <w:shd w:val="clear" w:color="auto" w:fill="auto"/>
            <w:vAlign w:val="center"/>
            <w:hideMark/>
            <w:tcPrChange w:id="20054"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6585815" w14:textId="77777777" w:rsidR="001873A6" w:rsidRPr="00B053AF" w:rsidRDefault="001873A6">
            <w:pPr>
              <w:jc w:val="center"/>
              <w:rPr>
                <w:ins w:id="20055" w:author="James Vu" w:date="2024-04-18T23:29:00Z"/>
                <w:i/>
                <w:iCs/>
                <w:color w:val="000000"/>
                <w:sz w:val="22"/>
                <w:szCs w:val="22"/>
                <w:rPrChange w:id="20056" w:author="James Vu" w:date="2024-04-18T23:51:00Z">
                  <w:rPr>
                    <w:ins w:id="20057" w:author="James Vu" w:date="2024-04-18T23:29:00Z"/>
                    <w:i/>
                    <w:iCs/>
                    <w:color w:val="000000"/>
                  </w:rPr>
                </w:rPrChange>
              </w:rPr>
              <w:pPrChange w:id="20058" w:author="James Vu" w:date="2024-04-18T23:31:00Z">
                <w:pPr/>
              </w:pPrChange>
            </w:pPr>
            <w:ins w:id="20059" w:author="James Vu" w:date="2024-04-18T23:29:00Z">
              <w:r w:rsidRPr="00B053AF">
                <w:rPr>
                  <w:i/>
                  <w:iCs/>
                  <w:color w:val="000000"/>
                  <w:sz w:val="22"/>
                  <w:szCs w:val="22"/>
                  <w:rPrChange w:id="20060" w:author="James Vu" w:date="2024-04-18T23:51:00Z">
                    <w:rPr>
                      <w:i/>
                      <w:iCs/>
                      <w:color w:val="000000"/>
                    </w:rPr>
                  </w:rPrChange>
                </w:rPr>
                <w:t>Hạng mục phần mềm nội bộ, cơ sở dữ liệu</w:t>
              </w:r>
            </w:ins>
          </w:p>
        </w:tc>
        <w:tc>
          <w:tcPr>
            <w:tcW w:w="1134" w:type="dxa"/>
            <w:shd w:val="clear" w:color="auto" w:fill="auto"/>
            <w:vAlign w:val="center"/>
            <w:hideMark/>
            <w:tcPrChange w:id="20061"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5637CAA9" w14:textId="77777777" w:rsidR="001873A6" w:rsidRPr="00B053AF" w:rsidRDefault="001873A6" w:rsidP="001873A6">
            <w:pPr>
              <w:jc w:val="center"/>
              <w:rPr>
                <w:ins w:id="20062" w:author="James Vu" w:date="2024-04-18T23:29:00Z"/>
                <w:i/>
                <w:iCs/>
                <w:color w:val="000000"/>
                <w:sz w:val="22"/>
                <w:szCs w:val="22"/>
                <w:rPrChange w:id="20063" w:author="James Vu" w:date="2024-04-18T23:51:00Z">
                  <w:rPr>
                    <w:ins w:id="20064" w:author="James Vu" w:date="2024-04-18T23:29:00Z"/>
                    <w:i/>
                    <w:iCs/>
                    <w:color w:val="000000"/>
                  </w:rPr>
                </w:rPrChange>
              </w:rPr>
            </w:pPr>
            <w:ins w:id="20065" w:author="James Vu" w:date="2024-04-18T23:29:00Z">
              <w:r w:rsidRPr="00B053AF">
                <w:rPr>
                  <w:i/>
                  <w:iCs/>
                  <w:color w:val="000000"/>
                  <w:sz w:val="22"/>
                  <w:szCs w:val="22"/>
                  <w:rPrChange w:id="20066" w:author="James Vu" w:date="2024-04-18T23:51:00Z">
                    <w:rPr>
                      <w:i/>
                      <w:iCs/>
                      <w:color w:val="000000"/>
                    </w:rPr>
                  </w:rPrChange>
                </w:rPr>
                <w:t>0,3191%</w:t>
              </w:r>
            </w:ins>
          </w:p>
        </w:tc>
        <w:tc>
          <w:tcPr>
            <w:tcW w:w="1134" w:type="dxa"/>
            <w:shd w:val="clear" w:color="auto" w:fill="auto"/>
            <w:vAlign w:val="center"/>
            <w:hideMark/>
            <w:tcPrChange w:id="20067"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566959A" w14:textId="77777777" w:rsidR="001873A6" w:rsidRPr="00B053AF" w:rsidRDefault="001873A6" w:rsidP="001873A6">
            <w:pPr>
              <w:jc w:val="center"/>
              <w:rPr>
                <w:ins w:id="20068" w:author="James Vu" w:date="2024-04-18T23:29:00Z"/>
                <w:i/>
                <w:iCs/>
                <w:sz w:val="22"/>
                <w:szCs w:val="22"/>
                <w:rPrChange w:id="20069" w:author="James Vu" w:date="2024-04-18T23:51:00Z">
                  <w:rPr>
                    <w:ins w:id="20070" w:author="James Vu" w:date="2024-04-18T23:29:00Z"/>
                    <w:i/>
                    <w:iCs/>
                  </w:rPr>
                </w:rPrChange>
              </w:rPr>
            </w:pPr>
            <w:ins w:id="20071" w:author="James Vu" w:date="2024-04-18T23:29:00Z">
              <w:r w:rsidRPr="00B053AF">
                <w:rPr>
                  <w:i/>
                  <w:iCs/>
                  <w:sz w:val="22"/>
                  <w:szCs w:val="22"/>
                  <w:rPrChange w:id="20072" w:author="James Vu" w:date="2024-04-18T23:51:00Z">
                    <w:rPr>
                      <w:i/>
                      <w:iCs/>
                    </w:rPr>
                  </w:rPrChange>
                </w:rPr>
                <w:t>G</w:t>
              </w:r>
              <w:r w:rsidRPr="00B053AF">
                <w:rPr>
                  <w:i/>
                  <w:iCs/>
                  <w:sz w:val="22"/>
                  <w:szCs w:val="22"/>
                  <w:vertAlign w:val="subscript"/>
                  <w:rPrChange w:id="20073" w:author="James Vu" w:date="2024-04-18T23:51:00Z">
                    <w:rPr>
                      <w:i/>
                      <w:iCs/>
                      <w:vertAlign w:val="subscript"/>
                    </w:rPr>
                  </w:rPrChange>
                </w:rPr>
                <w:t>PM</w:t>
              </w:r>
            </w:ins>
          </w:p>
        </w:tc>
        <w:tc>
          <w:tcPr>
            <w:tcW w:w="1843" w:type="dxa"/>
            <w:shd w:val="clear" w:color="auto" w:fill="auto"/>
            <w:vAlign w:val="center"/>
            <w:hideMark/>
            <w:tcPrChange w:id="2007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B86177A" w14:textId="3339883B" w:rsidR="001873A6" w:rsidRPr="00B053AF" w:rsidRDefault="001873A6">
            <w:pPr>
              <w:jc w:val="center"/>
              <w:rPr>
                <w:ins w:id="20075" w:author="James Vu" w:date="2024-04-18T23:29:00Z"/>
                <w:i/>
                <w:iCs/>
                <w:color w:val="000000"/>
                <w:sz w:val="22"/>
                <w:szCs w:val="22"/>
                <w:rPrChange w:id="20076" w:author="James Vu" w:date="2024-04-18T23:51:00Z">
                  <w:rPr>
                    <w:ins w:id="20077" w:author="James Vu" w:date="2024-04-18T23:29:00Z"/>
                    <w:i/>
                    <w:iCs/>
                    <w:color w:val="000000"/>
                  </w:rPr>
                </w:rPrChange>
              </w:rPr>
              <w:pPrChange w:id="20078" w:author="James Vu" w:date="2024-04-18T23:31:00Z">
                <w:pPr/>
              </w:pPrChange>
            </w:pPr>
            <w:ins w:id="20079" w:author="James Vu" w:date="2024-04-18T23:29:00Z">
              <w:r w:rsidRPr="00B053AF">
                <w:rPr>
                  <w:i/>
                  <w:iCs/>
                  <w:color w:val="000000"/>
                  <w:sz w:val="22"/>
                  <w:szCs w:val="22"/>
                  <w:rPrChange w:id="20080" w:author="James Vu" w:date="2024-04-18T23:51:00Z">
                    <w:rPr>
                      <w:i/>
                      <w:iCs/>
                      <w:color w:val="000000"/>
                    </w:rPr>
                  </w:rPrChange>
                </w:rPr>
                <w:t>19.719.560.000</w:t>
              </w:r>
            </w:ins>
          </w:p>
        </w:tc>
        <w:tc>
          <w:tcPr>
            <w:tcW w:w="1842" w:type="dxa"/>
            <w:shd w:val="clear" w:color="auto" w:fill="auto"/>
            <w:vAlign w:val="center"/>
            <w:hideMark/>
            <w:tcPrChange w:id="20081"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223F77B1" w14:textId="53EC42F0" w:rsidR="001873A6" w:rsidRPr="00B053AF" w:rsidRDefault="001873A6">
            <w:pPr>
              <w:jc w:val="center"/>
              <w:rPr>
                <w:ins w:id="20082" w:author="James Vu" w:date="2024-04-18T23:29:00Z"/>
                <w:i/>
                <w:iCs/>
                <w:color w:val="000000"/>
                <w:sz w:val="22"/>
                <w:szCs w:val="22"/>
                <w:rPrChange w:id="20083" w:author="James Vu" w:date="2024-04-18T23:51:00Z">
                  <w:rPr>
                    <w:ins w:id="20084" w:author="James Vu" w:date="2024-04-18T23:29:00Z"/>
                    <w:i/>
                    <w:iCs/>
                    <w:color w:val="000000"/>
                  </w:rPr>
                </w:rPrChange>
              </w:rPr>
              <w:pPrChange w:id="20085" w:author="James Vu" w:date="2024-04-18T23:31:00Z">
                <w:pPr/>
              </w:pPrChange>
            </w:pPr>
            <w:ins w:id="20086" w:author="James Vu" w:date="2024-04-18T23:29:00Z">
              <w:r w:rsidRPr="00B053AF">
                <w:rPr>
                  <w:i/>
                  <w:iCs/>
                  <w:color w:val="000000"/>
                  <w:sz w:val="22"/>
                  <w:szCs w:val="22"/>
                  <w:rPrChange w:id="20087" w:author="James Vu" w:date="2024-04-18T23:51:00Z">
                    <w:rPr>
                      <w:i/>
                      <w:iCs/>
                      <w:color w:val="000000"/>
                    </w:rPr>
                  </w:rPrChange>
                </w:rPr>
                <w:t>62.929.356</w:t>
              </w:r>
            </w:ins>
          </w:p>
        </w:tc>
        <w:tc>
          <w:tcPr>
            <w:tcW w:w="1560" w:type="dxa"/>
            <w:shd w:val="clear" w:color="auto" w:fill="auto"/>
            <w:vAlign w:val="center"/>
            <w:hideMark/>
            <w:tcPrChange w:id="20088"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7DF8901" w14:textId="4A293BCB" w:rsidR="001873A6" w:rsidRPr="00B053AF" w:rsidRDefault="001873A6">
            <w:pPr>
              <w:jc w:val="center"/>
              <w:rPr>
                <w:ins w:id="20089" w:author="James Vu" w:date="2024-04-18T23:29:00Z"/>
                <w:i/>
                <w:iCs/>
                <w:color w:val="000000"/>
                <w:sz w:val="22"/>
                <w:szCs w:val="22"/>
                <w:rPrChange w:id="20090" w:author="James Vu" w:date="2024-04-18T23:51:00Z">
                  <w:rPr>
                    <w:ins w:id="20091" w:author="James Vu" w:date="2024-04-18T23:29:00Z"/>
                    <w:i/>
                    <w:iCs/>
                    <w:color w:val="000000"/>
                  </w:rPr>
                </w:rPrChange>
              </w:rPr>
              <w:pPrChange w:id="20092" w:author="James Vu" w:date="2024-04-18T23:31:00Z">
                <w:pPr/>
              </w:pPrChange>
            </w:pPr>
            <w:ins w:id="20093" w:author="James Vu" w:date="2024-04-18T23:29:00Z">
              <w:r w:rsidRPr="00B053AF">
                <w:rPr>
                  <w:i/>
                  <w:iCs/>
                  <w:color w:val="000000"/>
                  <w:sz w:val="22"/>
                  <w:szCs w:val="22"/>
                  <w:rPrChange w:id="20094" w:author="James Vu" w:date="2024-04-18T23:51:00Z">
                    <w:rPr>
                      <w:i/>
                      <w:iCs/>
                      <w:color w:val="000000"/>
                    </w:rPr>
                  </w:rPrChange>
                </w:rPr>
                <w:t>5.034.348</w:t>
              </w:r>
            </w:ins>
          </w:p>
        </w:tc>
        <w:tc>
          <w:tcPr>
            <w:tcW w:w="1768" w:type="dxa"/>
            <w:shd w:val="clear" w:color="auto" w:fill="auto"/>
            <w:vAlign w:val="center"/>
            <w:hideMark/>
            <w:tcPrChange w:id="20095"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5597E50C" w14:textId="14EB1CF8" w:rsidR="001873A6" w:rsidRPr="00B053AF" w:rsidRDefault="001873A6">
            <w:pPr>
              <w:jc w:val="center"/>
              <w:rPr>
                <w:ins w:id="20096" w:author="James Vu" w:date="2024-04-18T23:29:00Z"/>
                <w:i/>
                <w:iCs/>
                <w:color w:val="000000"/>
                <w:sz w:val="22"/>
                <w:szCs w:val="22"/>
                <w:rPrChange w:id="20097" w:author="James Vu" w:date="2024-04-18T23:51:00Z">
                  <w:rPr>
                    <w:ins w:id="20098" w:author="James Vu" w:date="2024-04-18T23:29:00Z"/>
                    <w:i/>
                    <w:iCs/>
                    <w:color w:val="000000"/>
                  </w:rPr>
                </w:rPrChange>
              </w:rPr>
              <w:pPrChange w:id="20099" w:author="James Vu" w:date="2024-04-18T23:31:00Z">
                <w:pPr/>
              </w:pPrChange>
            </w:pPr>
            <w:ins w:id="20100" w:author="James Vu" w:date="2024-04-18T23:29:00Z">
              <w:r w:rsidRPr="00B053AF">
                <w:rPr>
                  <w:i/>
                  <w:iCs/>
                  <w:color w:val="000000"/>
                  <w:sz w:val="22"/>
                  <w:szCs w:val="22"/>
                  <w:rPrChange w:id="20101" w:author="James Vu" w:date="2024-04-18T23:51:00Z">
                    <w:rPr>
                      <w:i/>
                      <w:iCs/>
                      <w:color w:val="000000"/>
                    </w:rPr>
                  </w:rPrChange>
                </w:rPr>
                <w:t>67.963.704</w:t>
              </w:r>
            </w:ins>
          </w:p>
        </w:tc>
        <w:tc>
          <w:tcPr>
            <w:tcW w:w="1487" w:type="dxa"/>
            <w:shd w:val="clear" w:color="auto" w:fill="auto"/>
            <w:vAlign w:val="center"/>
            <w:hideMark/>
            <w:tcPrChange w:id="20102"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3F3AD699" w14:textId="1AC32179" w:rsidR="001873A6" w:rsidRPr="00B053AF" w:rsidRDefault="001873A6">
            <w:pPr>
              <w:jc w:val="center"/>
              <w:rPr>
                <w:ins w:id="20103" w:author="James Vu" w:date="2024-04-18T23:29:00Z"/>
                <w:i/>
                <w:iCs/>
                <w:sz w:val="22"/>
                <w:szCs w:val="22"/>
                <w:rPrChange w:id="20104" w:author="James Vu" w:date="2024-04-18T23:51:00Z">
                  <w:rPr>
                    <w:ins w:id="20105" w:author="James Vu" w:date="2024-04-18T23:29:00Z"/>
                    <w:i/>
                    <w:iCs/>
                  </w:rPr>
                </w:rPrChange>
              </w:rPr>
              <w:pPrChange w:id="20106" w:author="James Vu" w:date="2024-04-18T23:31:00Z">
                <w:pPr/>
              </w:pPrChange>
            </w:pPr>
          </w:p>
        </w:tc>
      </w:tr>
      <w:tr w:rsidR="001873A6" w:rsidRPr="00B053AF" w14:paraId="600AFC2F" w14:textId="77777777" w:rsidTr="003C02FF">
        <w:trPr>
          <w:trHeight w:val="20"/>
          <w:ins w:id="20107" w:author="James Vu" w:date="2024-04-18T23:29:00Z"/>
          <w:trPrChange w:id="20108" w:author="James Vu" w:date="2024-04-19T00:25:00Z">
            <w:trPr>
              <w:trHeight w:val="20"/>
            </w:trPr>
          </w:trPrChange>
        </w:trPr>
        <w:tc>
          <w:tcPr>
            <w:tcW w:w="846" w:type="dxa"/>
            <w:shd w:val="clear" w:color="auto" w:fill="auto"/>
            <w:vAlign w:val="center"/>
            <w:hideMark/>
            <w:tcPrChange w:id="20109"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07C1DBCC" w14:textId="77777777" w:rsidR="001873A6" w:rsidRPr="00B053AF" w:rsidRDefault="001873A6" w:rsidP="001873A6">
            <w:pPr>
              <w:jc w:val="center"/>
              <w:rPr>
                <w:ins w:id="20110" w:author="James Vu" w:date="2024-04-18T23:29:00Z"/>
                <w:b/>
                <w:bCs/>
                <w:sz w:val="22"/>
                <w:szCs w:val="22"/>
                <w:rPrChange w:id="20111" w:author="James Vu" w:date="2024-04-18T23:51:00Z">
                  <w:rPr>
                    <w:ins w:id="20112" w:author="James Vu" w:date="2024-04-18T23:29:00Z"/>
                    <w:b/>
                    <w:bCs/>
                  </w:rPr>
                </w:rPrChange>
              </w:rPr>
            </w:pPr>
            <w:ins w:id="20113" w:author="James Vu" w:date="2024-04-18T23:29:00Z">
              <w:r w:rsidRPr="00B053AF">
                <w:rPr>
                  <w:b/>
                  <w:bCs/>
                  <w:sz w:val="22"/>
                  <w:szCs w:val="22"/>
                  <w:rPrChange w:id="20114" w:author="James Vu" w:date="2024-04-18T23:51:00Z">
                    <w:rPr>
                      <w:b/>
                      <w:bCs/>
                    </w:rPr>
                  </w:rPrChange>
                </w:rPr>
                <w:t>5.2</w:t>
              </w:r>
            </w:ins>
          </w:p>
        </w:tc>
        <w:tc>
          <w:tcPr>
            <w:tcW w:w="2835" w:type="dxa"/>
            <w:shd w:val="clear" w:color="auto" w:fill="auto"/>
            <w:vAlign w:val="center"/>
            <w:hideMark/>
            <w:tcPrChange w:id="20115"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3319C5FA" w14:textId="77777777" w:rsidR="001873A6" w:rsidRPr="00B053AF" w:rsidRDefault="001873A6">
            <w:pPr>
              <w:jc w:val="center"/>
              <w:rPr>
                <w:ins w:id="20116" w:author="James Vu" w:date="2024-04-18T23:29:00Z"/>
                <w:b/>
                <w:bCs/>
                <w:sz w:val="22"/>
                <w:szCs w:val="22"/>
                <w:rPrChange w:id="20117" w:author="James Vu" w:date="2024-04-18T23:51:00Z">
                  <w:rPr>
                    <w:ins w:id="20118" w:author="James Vu" w:date="2024-04-18T23:29:00Z"/>
                    <w:b/>
                    <w:bCs/>
                  </w:rPr>
                </w:rPrChange>
              </w:rPr>
              <w:pPrChange w:id="20119" w:author="James Vu" w:date="2024-04-18T23:31:00Z">
                <w:pPr/>
              </w:pPrChange>
            </w:pPr>
            <w:ins w:id="20120" w:author="James Vu" w:date="2024-04-18T23:29:00Z">
              <w:r w:rsidRPr="00B053AF">
                <w:rPr>
                  <w:b/>
                  <w:bCs/>
                  <w:sz w:val="22"/>
                  <w:szCs w:val="22"/>
                  <w:rPrChange w:id="20121" w:author="James Vu" w:date="2024-04-18T23:51:00Z">
                    <w:rPr>
                      <w:b/>
                      <w:bCs/>
                    </w:rPr>
                  </w:rPrChange>
                </w:rPr>
                <w:t>Thẩm định hồ sơ mời thầu; Thẩm định kết quả lựa chọn nhà thầu</w:t>
              </w:r>
            </w:ins>
          </w:p>
        </w:tc>
        <w:tc>
          <w:tcPr>
            <w:tcW w:w="1134" w:type="dxa"/>
            <w:shd w:val="clear" w:color="auto" w:fill="auto"/>
            <w:vAlign w:val="center"/>
            <w:hideMark/>
            <w:tcPrChange w:id="20122"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7ECCC961" w14:textId="4AE7EE75" w:rsidR="001873A6" w:rsidRPr="00B053AF" w:rsidRDefault="001873A6" w:rsidP="001873A6">
            <w:pPr>
              <w:jc w:val="center"/>
              <w:rPr>
                <w:ins w:id="20123" w:author="James Vu" w:date="2024-04-18T23:29:00Z"/>
                <w:b/>
                <w:bCs/>
                <w:sz w:val="22"/>
                <w:szCs w:val="22"/>
                <w:rPrChange w:id="20124" w:author="James Vu" w:date="2024-04-18T23:51:00Z">
                  <w:rPr>
                    <w:ins w:id="20125" w:author="James Vu" w:date="2024-04-18T23:29:00Z"/>
                    <w:b/>
                    <w:bCs/>
                  </w:rPr>
                </w:rPrChange>
              </w:rPr>
            </w:pPr>
          </w:p>
        </w:tc>
        <w:tc>
          <w:tcPr>
            <w:tcW w:w="1134" w:type="dxa"/>
            <w:shd w:val="clear" w:color="auto" w:fill="auto"/>
            <w:vAlign w:val="center"/>
            <w:hideMark/>
            <w:tcPrChange w:id="20126"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1568BF9" w14:textId="3EB3CDA1" w:rsidR="001873A6" w:rsidRPr="00B053AF" w:rsidRDefault="001873A6" w:rsidP="001873A6">
            <w:pPr>
              <w:jc w:val="center"/>
              <w:rPr>
                <w:ins w:id="20127" w:author="James Vu" w:date="2024-04-18T23:29:00Z"/>
                <w:b/>
                <w:bCs/>
                <w:sz w:val="22"/>
                <w:szCs w:val="22"/>
                <w:rPrChange w:id="20128" w:author="James Vu" w:date="2024-04-18T23:51:00Z">
                  <w:rPr>
                    <w:ins w:id="20129" w:author="James Vu" w:date="2024-04-18T23:29:00Z"/>
                    <w:b/>
                    <w:bCs/>
                  </w:rPr>
                </w:rPrChange>
              </w:rPr>
            </w:pPr>
          </w:p>
        </w:tc>
        <w:tc>
          <w:tcPr>
            <w:tcW w:w="1843" w:type="dxa"/>
            <w:shd w:val="clear" w:color="auto" w:fill="auto"/>
            <w:vAlign w:val="center"/>
            <w:hideMark/>
            <w:tcPrChange w:id="20130"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0447AFE" w14:textId="12E46C23" w:rsidR="001873A6" w:rsidRPr="00B053AF" w:rsidRDefault="001873A6" w:rsidP="001873A6">
            <w:pPr>
              <w:jc w:val="center"/>
              <w:rPr>
                <w:ins w:id="20131" w:author="James Vu" w:date="2024-04-18T23:29:00Z"/>
                <w:b/>
                <w:bCs/>
                <w:sz w:val="22"/>
                <w:szCs w:val="22"/>
                <w:rPrChange w:id="20132" w:author="James Vu" w:date="2024-04-18T23:51:00Z">
                  <w:rPr>
                    <w:ins w:id="20133" w:author="James Vu" w:date="2024-04-18T23:29:00Z"/>
                    <w:b/>
                    <w:bCs/>
                  </w:rPr>
                </w:rPrChange>
              </w:rPr>
            </w:pPr>
          </w:p>
        </w:tc>
        <w:tc>
          <w:tcPr>
            <w:tcW w:w="1842" w:type="dxa"/>
            <w:shd w:val="clear" w:color="auto" w:fill="auto"/>
            <w:noWrap/>
            <w:vAlign w:val="center"/>
            <w:hideMark/>
            <w:tcPrChange w:id="20134"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1E2F2A35" w14:textId="299C6853" w:rsidR="001873A6" w:rsidRPr="00B053AF" w:rsidRDefault="001873A6">
            <w:pPr>
              <w:jc w:val="center"/>
              <w:rPr>
                <w:ins w:id="20135" w:author="James Vu" w:date="2024-04-18T23:29:00Z"/>
                <w:b/>
                <w:bCs/>
                <w:sz w:val="22"/>
                <w:szCs w:val="22"/>
                <w:rPrChange w:id="20136" w:author="James Vu" w:date="2024-04-18T23:51:00Z">
                  <w:rPr>
                    <w:ins w:id="20137" w:author="James Vu" w:date="2024-04-18T23:29:00Z"/>
                    <w:b/>
                    <w:bCs/>
                  </w:rPr>
                </w:rPrChange>
              </w:rPr>
              <w:pPrChange w:id="20138" w:author="James Vu" w:date="2024-04-18T23:31:00Z">
                <w:pPr>
                  <w:jc w:val="right"/>
                </w:pPr>
              </w:pPrChange>
            </w:pPr>
            <w:ins w:id="20139" w:author="James Vu" w:date="2024-04-18T23:29:00Z">
              <w:r w:rsidRPr="00B053AF">
                <w:rPr>
                  <w:b/>
                  <w:bCs/>
                  <w:sz w:val="22"/>
                  <w:szCs w:val="22"/>
                  <w:rPrChange w:id="20140" w:author="James Vu" w:date="2024-04-18T23:51:00Z">
                    <w:rPr>
                      <w:b/>
                      <w:bCs/>
                    </w:rPr>
                  </w:rPrChange>
                </w:rPr>
                <w:t>45.850.112</w:t>
              </w:r>
            </w:ins>
          </w:p>
        </w:tc>
        <w:tc>
          <w:tcPr>
            <w:tcW w:w="1560" w:type="dxa"/>
            <w:shd w:val="clear" w:color="auto" w:fill="auto"/>
            <w:noWrap/>
            <w:vAlign w:val="center"/>
            <w:hideMark/>
            <w:tcPrChange w:id="20141"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1272F51E" w14:textId="6F6C7EDA" w:rsidR="001873A6" w:rsidRPr="00B053AF" w:rsidRDefault="001873A6">
            <w:pPr>
              <w:jc w:val="center"/>
              <w:rPr>
                <w:ins w:id="20142" w:author="James Vu" w:date="2024-04-18T23:29:00Z"/>
                <w:b/>
                <w:bCs/>
                <w:sz w:val="22"/>
                <w:szCs w:val="22"/>
                <w:rPrChange w:id="20143" w:author="James Vu" w:date="2024-04-18T23:51:00Z">
                  <w:rPr>
                    <w:ins w:id="20144" w:author="James Vu" w:date="2024-04-18T23:29:00Z"/>
                    <w:b/>
                    <w:bCs/>
                  </w:rPr>
                </w:rPrChange>
              </w:rPr>
              <w:pPrChange w:id="20145" w:author="James Vu" w:date="2024-04-18T23:31:00Z">
                <w:pPr>
                  <w:jc w:val="right"/>
                </w:pPr>
              </w:pPrChange>
            </w:pPr>
            <w:ins w:id="20146" w:author="James Vu" w:date="2024-04-18T23:29:00Z">
              <w:r w:rsidRPr="00B053AF">
                <w:rPr>
                  <w:b/>
                  <w:bCs/>
                  <w:sz w:val="22"/>
                  <w:szCs w:val="22"/>
                  <w:rPrChange w:id="20147" w:author="James Vu" w:date="2024-04-18T23:51:00Z">
                    <w:rPr>
                      <w:b/>
                      <w:bCs/>
                    </w:rPr>
                  </w:rPrChange>
                </w:rPr>
                <w:t>3.668.009</w:t>
              </w:r>
            </w:ins>
          </w:p>
        </w:tc>
        <w:tc>
          <w:tcPr>
            <w:tcW w:w="1768" w:type="dxa"/>
            <w:shd w:val="clear" w:color="auto" w:fill="auto"/>
            <w:noWrap/>
            <w:vAlign w:val="center"/>
            <w:hideMark/>
            <w:tcPrChange w:id="20148"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5F324CC6" w14:textId="54B55C91" w:rsidR="001873A6" w:rsidRPr="00B053AF" w:rsidRDefault="001873A6">
            <w:pPr>
              <w:jc w:val="center"/>
              <w:rPr>
                <w:ins w:id="20149" w:author="James Vu" w:date="2024-04-18T23:29:00Z"/>
                <w:b/>
                <w:bCs/>
                <w:sz w:val="22"/>
                <w:szCs w:val="22"/>
                <w:rPrChange w:id="20150" w:author="James Vu" w:date="2024-04-18T23:51:00Z">
                  <w:rPr>
                    <w:ins w:id="20151" w:author="James Vu" w:date="2024-04-18T23:29:00Z"/>
                    <w:b/>
                    <w:bCs/>
                  </w:rPr>
                </w:rPrChange>
              </w:rPr>
              <w:pPrChange w:id="20152" w:author="James Vu" w:date="2024-04-18T23:31:00Z">
                <w:pPr>
                  <w:jc w:val="right"/>
                </w:pPr>
              </w:pPrChange>
            </w:pPr>
            <w:ins w:id="20153" w:author="James Vu" w:date="2024-04-18T23:29:00Z">
              <w:r w:rsidRPr="00B053AF">
                <w:rPr>
                  <w:b/>
                  <w:bCs/>
                  <w:sz w:val="22"/>
                  <w:szCs w:val="22"/>
                  <w:rPrChange w:id="20154" w:author="James Vu" w:date="2024-04-18T23:51:00Z">
                    <w:rPr>
                      <w:b/>
                      <w:bCs/>
                    </w:rPr>
                  </w:rPrChange>
                </w:rPr>
                <w:t>49.518.121</w:t>
              </w:r>
            </w:ins>
          </w:p>
        </w:tc>
        <w:tc>
          <w:tcPr>
            <w:tcW w:w="1487" w:type="dxa"/>
            <w:shd w:val="clear" w:color="auto" w:fill="auto"/>
            <w:vAlign w:val="center"/>
            <w:hideMark/>
            <w:tcPrChange w:id="20155"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7B82FB5" w14:textId="4CAD0070" w:rsidR="001873A6" w:rsidRPr="00B053AF" w:rsidRDefault="001873A6">
            <w:pPr>
              <w:jc w:val="center"/>
              <w:rPr>
                <w:ins w:id="20156" w:author="James Vu" w:date="2024-04-18T23:29:00Z"/>
                <w:b/>
                <w:bCs/>
                <w:sz w:val="22"/>
                <w:szCs w:val="22"/>
                <w:rPrChange w:id="20157" w:author="James Vu" w:date="2024-04-18T23:51:00Z">
                  <w:rPr>
                    <w:ins w:id="20158" w:author="James Vu" w:date="2024-04-18T23:29:00Z"/>
                    <w:b/>
                    <w:bCs/>
                  </w:rPr>
                </w:rPrChange>
              </w:rPr>
              <w:pPrChange w:id="20159" w:author="James Vu" w:date="2024-04-18T23:31:00Z">
                <w:pPr/>
              </w:pPrChange>
            </w:pPr>
          </w:p>
        </w:tc>
      </w:tr>
      <w:tr w:rsidR="001873A6" w:rsidRPr="00B053AF" w14:paraId="528758FD" w14:textId="77777777" w:rsidTr="003C02FF">
        <w:trPr>
          <w:trHeight w:val="20"/>
          <w:ins w:id="20160" w:author="James Vu" w:date="2024-04-18T23:29:00Z"/>
          <w:trPrChange w:id="20161" w:author="James Vu" w:date="2024-04-19T00:25:00Z">
            <w:trPr>
              <w:trHeight w:val="20"/>
            </w:trPr>
          </w:trPrChange>
        </w:trPr>
        <w:tc>
          <w:tcPr>
            <w:tcW w:w="846" w:type="dxa"/>
            <w:shd w:val="clear" w:color="auto" w:fill="auto"/>
            <w:vAlign w:val="center"/>
            <w:hideMark/>
            <w:tcPrChange w:id="20162"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20797137" w14:textId="77777777" w:rsidR="001873A6" w:rsidRPr="00B053AF" w:rsidRDefault="001873A6" w:rsidP="001873A6">
            <w:pPr>
              <w:jc w:val="center"/>
              <w:rPr>
                <w:ins w:id="20163" w:author="James Vu" w:date="2024-04-18T23:29:00Z"/>
                <w:i/>
                <w:iCs/>
                <w:color w:val="000000"/>
                <w:sz w:val="22"/>
                <w:szCs w:val="22"/>
                <w:rPrChange w:id="20164" w:author="James Vu" w:date="2024-04-18T23:51:00Z">
                  <w:rPr>
                    <w:ins w:id="20165" w:author="James Vu" w:date="2024-04-18T23:29:00Z"/>
                    <w:i/>
                    <w:iCs/>
                    <w:color w:val="000000"/>
                  </w:rPr>
                </w:rPrChange>
              </w:rPr>
            </w:pPr>
            <w:ins w:id="20166" w:author="James Vu" w:date="2024-04-18T23:29:00Z">
              <w:r w:rsidRPr="00B053AF">
                <w:rPr>
                  <w:i/>
                  <w:iCs/>
                  <w:color w:val="000000"/>
                  <w:sz w:val="22"/>
                  <w:szCs w:val="22"/>
                  <w:rPrChange w:id="20167" w:author="James Vu" w:date="2024-04-18T23:51:00Z">
                    <w:rPr>
                      <w:i/>
                      <w:iCs/>
                      <w:color w:val="000000"/>
                    </w:rPr>
                  </w:rPrChange>
                </w:rPr>
                <w:lastRenderedPageBreak/>
                <w:t>a</w:t>
              </w:r>
            </w:ins>
          </w:p>
        </w:tc>
        <w:tc>
          <w:tcPr>
            <w:tcW w:w="2835" w:type="dxa"/>
            <w:shd w:val="clear" w:color="auto" w:fill="auto"/>
            <w:vAlign w:val="center"/>
            <w:hideMark/>
            <w:tcPrChange w:id="20168"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6DF91229" w14:textId="77777777" w:rsidR="001873A6" w:rsidRPr="00B053AF" w:rsidRDefault="001873A6">
            <w:pPr>
              <w:jc w:val="center"/>
              <w:rPr>
                <w:ins w:id="20169" w:author="James Vu" w:date="2024-04-18T23:29:00Z"/>
                <w:i/>
                <w:iCs/>
                <w:sz w:val="22"/>
                <w:szCs w:val="22"/>
                <w:rPrChange w:id="20170" w:author="James Vu" w:date="2024-04-18T23:51:00Z">
                  <w:rPr>
                    <w:ins w:id="20171" w:author="James Vu" w:date="2024-04-18T23:29:00Z"/>
                    <w:i/>
                    <w:iCs/>
                  </w:rPr>
                </w:rPrChange>
              </w:rPr>
              <w:pPrChange w:id="20172" w:author="James Vu" w:date="2024-04-18T23:31:00Z">
                <w:pPr/>
              </w:pPrChange>
            </w:pPr>
            <w:ins w:id="20173" w:author="James Vu" w:date="2024-04-18T23:29:00Z">
              <w:r w:rsidRPr="00B053AF">
                <w:rPr>
                  <w:i/>
                  <w:iCs/>
                  <w:sz w:val="22"/>
                  <w:szCs w:val="22"/>
                  <w:rPrChange w:id="20174" w:author="James Vu" w:date="2024-04-18T23:51:00Z">
                    <w:rPr>
                      <w:i/>
                      <w:iCs/>
                    </w:rPr>
                  </w:rPrChange>
                </w:rPr>
                <w:t>Thẩm định hồ sơ mời thầu</w:t>
              </w:r>
            </w:ins>
          </w:p>
        </w:tc>
        <w:tc>
          <w:tcPr>
            <w:tcW w:w="1134" w:type="dxa"/>
            <w:shd w:val="clear" w:color="auto" w:fill="auto"/>
            <w:vAlign w:val="center"/>
            <w:hideMark/>
            <w:tcPrChange w:id="20175"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73A9E2B" w14:textId="77777777" w:rsidR="001873A6" w:rsidRPr="00B053AF" w:rsidRDefault="001873A6" w:rsidP="001873A6">
            <w:pPr>
              <w:jc w:val="center"/>
              <w:rPr>
                <w:ins w:id="20176" w:author="James Vu" w:date="2024-04-18T23:29:00Z"/>
                <w:i/>
                <w:iCs/>
                <w:sz w:val="22"/>
                <w:szCs w:val="22"/>
                <w:rPrChange w:id="20177" w:author="James Vu" w:date="2024-04-18T23:51:00Z">
                  <w:rPr>
                    <w:ins w:id="20178" w:author="James Vu" w:date="2024-04-18T23:29:00Z"/>
                    <w:i/>
                    <w:iCs/>
                  </w:rPr>
                </w:rPrChange>
              </w:rPr>
            </w:pPr>
            <w:ins w:id="20179" w:author="James Vu" w:date="2024-04-18T23:29:00Z">
              <w:r w:rsidRPr="00B053AF">
                <w:rPr>
                  <w:i/>
                  <w:iCs/>
                  <w:sz w:val="22"/>
                  <w:szCs w:val="22"/>
                  <w:rPrChange w:id="20180" w:author="James Vu" w:date="2024-04-18T23:51:00Z">
                    <w:rPr>
                      <w:i/>
                      <w:iCs/>
                    </w:rPr>
                  </w:rPrChange>
                </w:rPr>
                <w:t>0,1000%</w:t>
              </w:r>
            </w:ins>
          </w:p>
        </w:tc>
        <w:tc>
          <w:tcPr>
            <w:tcW w:w="1134" w:type="dxa"/>
            <w:shd w:val="clear" w:color="auto" w:fill="auto"/>
            <w:vAlign w:val="center"/>
            <w:hideMark/>
            <w:tcPrChange w:id="2018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6ED2810E" w14:textId="77777777" w:rsidR="001873A6" w:rsidRPr="00B053AF" w:rsidRDefault="001873A6" w:rsidP="001873A6">
            <w:pPr>
              <w:jc w:val="center"/>
              <w:rPr>
                <w:ins w:id="20182" w:author="James Vu" w:date="2024-04-18T23:29:00Z"/>
                <w:i/>
                <w:iCs/>
                <w:sz w:val="22"/>
                <w:szCs w:val="22"/>
                <w:rPrChange w:id="20183" w:author="James Vu" w:date="2024-04-18T23:51:00Z">
                  <w:rPr>
                    <w:ins w:id="20184" w:author="James Vu" w:date="2024-04-18T23:29:00Z"/>
                    <w:i/>
                    <w:iCs/>
                  </w:rPr>
                </w:rPrChange>
              </w:rPr>
            </w:pPr>
            <w:ins w:id="20185" w:author="James Vu" w:date="2024-04-18T23:29:00Z">
              <w:r w:rsidRPr="00B053AF">
                <w:rPr>
                  <w:i/>
                  <w:iCs/>
                  <w:sz w:val="22"/>
                  <w:szCs w:val="22"/>
                  <w:rPrChange w:id="20186" w:author="James Vu" w:date="2024-04-18T23:51:00Z">
                    <w:rPr>
                      <w:i/>
                      <w:iCs/>
                    </w:rPr>
                  </w:rPrChange>
                </w:rPr>
                <w:t>G</w:t>
              </w:r>
              <w:r w:rsidRPr="00B053AF">
                <w:rPr>
                  <w:i/>
                  <w:iCs/>
                  <w:sz w:val="22"/>
                  <w:szCs w:val="22"/>
                  <w:vertAlign w:val="subscript"/>
                  <w:rPrChange w:id="20187" w:author="James Vu" w:date="2024-04-18T23:51:00Z">
                    <w:rPr>
                      <w:i/>
                      <w:iCs/>
                      <w:vertAlign w:val="subscript"/>
                    </w:rPr>
                  </w:rPrChange>
                </w:rPr>
                <w:t>XL</w:t>
              </w:r>
              <w:r w:rsidRPr="00B053AF">
                <w:rPr>
                  <w:i/>
                  <w:iCs/>
                  <w:sz w:val="22"/>
                  <w:szCs w:val="22"/>
                  <w:rPrChange w:id="20188" w:author="James Vu" w:date="2024-04-18T23:51:00Z">
                    <w:rPr>
                      <w:i/>
                      <w:iCs/>
                    </w:rPr>
                  </w:rPrChange>
                </w:rPr>
                <w:t xml:space="preserve"> + G</w:t>
              </w:r>
              <w:r w:rsidRPr="00B053AF">
                <w:rPr>
                  <w:i/>
                  <w:iCs/>
                  <w:color w:val="000000"/>
                  <w:sz w:val="22"/>
                  <w:szCs w:val="22"/>
                  <w:vertAlign w:val="subscript"/>
                  <w:rPrChange w:id="20189" w:author="James Vu" w:date="2024-04-18T23:51:00Z">
                    <w:rPr>
                      <w:i/>
                      <w:iCs/>
                      <w:color w:val="000000"/>
                      <w:vertAlign w:val="subscript"/>
                    </w:rPr>
                  </w:rPrChange>
                </w:rPr>
                <w:t xml:space="preserve">TB </w:t>
              </w:r>
              <w:r w:rsidRPr="00B053AF">
                <w:rPr>
                  <w:i/>
                  <w:iCs/>
                  <w:color w:val="000000"/>
                  <w:sz w:val="22"/>
                  <w:szCs w:val="22"/>
                  <w:rPrChange w:id="20190" w:author="James Vu" w:date="2024-04-18T23:51:00Z">
                    <w:rPr>
                      <w:i/>
                      <w:iCs/>
                      <w:color w:val="000000"/>
                    </w:rPr>
                  </w:rPrChange>
                </w:rPr>
                <w:t>(Sau VAT)</w:t>
              </w:r>
            </w:ins>
          </w:p>
        </w:tc>
        <w:tc>
          <w:tcPr>
            <w:tcW w:w="1843" w:type="dxa"/>
            <w:shd w:val="clear" w:color="auto" w:fill="auto"/>
            <w:vAlign w:val="center"/>
            <w:hideMark/>
            <w:tcPrChange w:id="20191"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CADE116" w14:textId="4B40FEA0" w:rsidR="001873A6" w:rsidRPr="00B053AF" w:rsidRDefault="001873A6" w:rsidP="001873A6">
            <w:pPr>
              <w:jc w:val="center"/>
              <w:rPr>
                <w:ins w:id="20192" w:author="James Vu" w:date="2024-04-18T23:29:00Z"/>
                <w:i/>
                <w:iCs/>
                <w:sz w:val="22"/>
                <w:szCs w:val="22"/>
                <w:rPrChange w:id="20193" w:author="James Vu" w:date="2024-04-18T23:51:00Z">
                  <w:rPr>
                    <w:ins w:id="20194" w:author="James Vu" w:date="2024-04-18T23:29:00Z"/>
                    <w:i/>
                    <w:iCs/>
                  </w:rPr>
                </w:rPrChange>
              </w:rPr>
            </w:pPr>
            <w:ins w:id="20195" w:author="James Vu" w:date="2024-04-18T23:29:00Z">
              <w:r w:rsidRPr="00B053AF">
                <w:rPr>
                  <w:i/>
                  <w:iCs/>
                  <w:sz w:val="22"/>
                  <w:szCs w:val="22"/>
                  <w:rPrChange w:id="20196" w:author="James Vu" w:date="2024-04-18T23:51:00Z">
                    <w:rPr>
                      <w:i/>
                      <w:iCs/>
                    </w:rPr>
                  </w:rPrChange>
                </w:rPr>
                <w:t>22.925.056.000</w:t>
              </w:r>
            </w:ins>
          </w:p>
        </w:tc>
        <w:tc>
          <w:tcPr>
            <w:tcW w:w="1842" w:type="dxa"/>
            <w:shd w:val="clear" w:color="auto" w:fill="auto"/>
            <w:noWrap/>
            <w:vAlign w:val="center"/>
            <w:hideMark/>
            <w:tcPrChange w:id="20197"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55A0CB27" w14:textId="00A5FF19" w:rsidR="001873A6" w:rsidRPr="00B053AF" w:rsidRDefault="001873A6">
            <w:pPr>
              <w:jc w:val="center"/>
              <w:rPr>
                <w:ins w:id="20198" w:author="James Vu" w:date="2024-04-18T23:29:00Z"/>
                <w:i/>
                <w:iCs/>
                <w:sz w:val="22"/>
                <w:szCs w:val="22"/>
                <w:rPrChange w:id="20199" w:author="James Vu" w:date="2024-04-18T23:51:00Z">
                  <w:rPr>
                    <w:ins w:id="20200" w:author="James Vu" w:date="2024-04-18T23:29:00Z"/>
                    <w:i/>
                    <w:iCs/>
                  </w:rPr>
                </w:rPrChange>
              </w:rPr>
              <w:pPrChange w:id="20201" w:author="James Vu" w:date="2024-04-18T23:31:00Z">
                <w:pPr>
                  <w:jc w:val="right"/>
                </w:pPr>
              </w:pPrChange>
            </w:pPr>
            <w:ins w:id="20202" w:author="James Vu" w:date="2024-04-18T23:29:00Z">
              <w:r w:rsidRPr="00B053AF">
                <w:rPr>
                  <w:i/>
                  <w:iCs/>
                  <w:sz w:val="22"/>
                  <w:szCs w:val="22"/>
                  <w:rPrChange w:id="20203" w:author="James Vu" w:date="2024-04-18T23:51:00Z">
                    <w:rPr>
                      <w:i/>
                      <w:iCs/>
                    </w:rPr>
                  </w:rPrChange>
                </w:rPr>
                <w:t>22.925.056</w:t>
              </w:r>
            </w:ins>
          </w:p>
        </w:tc>
        <w:tc>
          <w:tcPr>
            <w:tcW w:w="1560" w:type="dxa"/>
            <w:shd w:val="clear" w:color="auto" w:fill="auto"/>
            <w:noWrap/>
            <w:vAlign w:val="center"/>
            <w:hideMark/>
            <w:tcPrChange w:id="20204"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149E7FEC" w14:textId="32A294FC" w:rsidR="001873A6" w:rsidRPr="00B053AF" w:rsidRDefault="001873A6">
            <w:pPr>
              <w:jc w:val="center"/>
              <w:rPr>
                <w:ins w:id="20205" w:author="James Vu" w:date="2024-04-18T23:29:00Z"/>
                <w:i/>
                <w:iCs/>
                <w:sz w:val="22"/>
                <w:szCs w:val="22"/>
                <w:rPrChange w:id="20206" w:author="James Vu" w:date="2024-04-18T23:51:00Z">
                  <w:rPr>
                    <w:ins w:id="20207" w:author="James Vu" w:date="2024-04-18T23:29:00Z"/>
                    <w:i/>
                    <w:iCs/>
                  </w:rPr>
                </w:rPrChange>
              </w:rPr>
              <w:pPrChange w:id="20208" w:author="James Vu" w:date="2024-04-18T23:31:00Z">
                <w:pPr>
                  <w:jc w:val="right"/>
                </w:pPr>
              </w:pPrChange>
            </w:pPr>
            <w:ins w:id="20209" w:author="James Vu" w:date="2024-04-18T23:29:00Z">
              <w:r w:rsidRPr="00B053AF">
                <w:rPr>
                  <w:i/>
                  <w:iCs/>
                  <w:sz w:val="22"/>
                  <w:szCs w:val="22"/>
                  <w:rPrChange w:id="20210" w:author="James Vu" w:date="2024-04-18T23:51:00Z">
                    <w:rPr>
                      <w:i/>
                      <w:iCs/>
                    </w:rPr>
                  </w:rPrChange>
                </w:rPr>
                <w:t>1.834.004</w:t>
              </w:r>
            </w:ins>
          </w:p>
        </w:tc>
        <w:tc>
          <w:tcPr>
            <w:tcW w:w="1768" w:type="dxa"/>
            <w:shd w:val="clear" w:color="auto" w:fill="auto"/>
            <w:noWrap/>
            <w:vAlign w:val="center"/>
            <w:hideMark/>
            <w:tcPrChange w:id="20211"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1F9E31AA" w14:textId="32893DBA" w:rsidR="001873A6" w:rsidRPr="00B053AF" w:rsidRDefault="001873A6">
            <w:pPr>
              <w:jc w:val="center"/>
              <w:rPr>
                <w:ins w:id="20212" w:author="James Vu" w:date="2024-04-18T23:29:00Z"/>
                <w:i/>
                <w:iCs/>
                <w:sz w:val="22"/>
                <w:szCs w:val="22"/>
                <w:rPrChange w:id="20213" w:author="James Vu" w:date="2024-04-18T23:51:00Z">
                  <w:rPr>
                    <w:ins w:id="20214" w:author="James Vu" w:date="2024-04-18T23:29:00Z"/>
                    <w:i/>
                    <w:iCs/>
                  </w:rPr>
                </w:rPrChange>
              </w:rPr>
              <w:pPrChange w:id="20215" w:author="James Vu" w:date="2024-04-18T23:31:00Z">
                <w:pPr>
                  <w:jc w:val="right"/>
                </w:pPr>
              </w:pPrChange>
            </w:pPr>
            <w:ins w:id="20216" w:author="James Vu" w:date="2024-04-18T23:29:00Z">
              <w:r w:rsidRPr="00B053AF">
                <w:rPr>
                  <w:i/>
                  <w:iCs/>
                  <w:sz w:val="22"/>
                  <w:szCs w:val="22"/>
                  <w:rPrChange w:id="20217" w:author="James Vu" w:date="2024-04-18T23:51:00Z">
                    <w:rPr>
                      <w:i/>
                      <w:iCs/>
                    </w:rPr>
                  </w:rPrChange>
                </w:rPr>
                <w:t>24.759.060</w:t>
              </w:r>
            </w:ins>
          </w:p>
        </w:tc>
        <w:tc>
          <w:tcPr>
            <w:tcW w:w="1487" w:type="dxa"/>
            <w:shd w:val="clear" w:color="auto" w:fill="auto"/>
            <w:vAlign w:val="center"/>
            <w:hideMark/>
            <w:tcPrChange w:id="20218"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12E411B0" w14:textId="77777777" w:rsidR="001873A6" w:rsidRPr="00B053AF" w:rsidRDefault="001873A6">
            <w:pPr>
              <w:jc w:val="center"/>
              <w:rPr>
                <w:ins w:id="20219" w:author="James Vu" w:date="2024-04-18T23:29:00Z"/>
                <w:i/>
                <w:iCs/>
                <w:sz w:val="22"/>
                <w:szCs w:val="22"/>
                <w:rPrChange w:id="20220" w:author="James Vu" w:date="2024-04-18T23:51:00Z">
                  <w:rPr>
                    <w:ins w:id="20221" w:author="James Vu" w:date="2024-04-18T23:29:00Z"/>
                    <w:i/>
                    <w:iCs/>
                  </w:rPr>
                </w:rPrChange>
              </w:rPr>
              <w:pPrChange w:id="20222" w:author="James Vu" w:date="2024-04-18T23:31:00Z">
                <w:pPr/>
              </w:pPrChange>
            </w:pPr>
            <w:ins w:id="20223" w:author="James Vu" w:date="2024-04-18T23:29:00Z">
              <w:r w:rsidRPr="00B053AF">
                <w:rPr>
                  <w:i/>
                  <w:iCs/>
                  <w:sz w:val="22"/>
                  <w:szCs w:val="22"/>
                  <w:rPrChange w:id="20224" w:author="James Vu" w:date="2024-04-18T23:51:00Z">
                    <w:rPr>
                      <w:i/>
                      <w:iCs/>
                    </w:rPr>
                  </w:rPrChange>
                </w:rPr>
                <w:t>Điểm d, Khoản 4 Điều 12 Nghị định 24/2024/NĐ-CP (Tối thiểu 2.000.000)</w:t>
              </w:r>
            </w:ins>
          </w:p>
        </w:tc>
      </w:tr>
      <w:tr w:rsidR="001873A6" w:rsidRPr="00B053AF" w14:paraId="56FB5E54" w14:textId="77777777" w:rsidTr="003C02FF">
        <w:trPr>
          <w:trHeight w:val="20"/>
          <w:ins w:id="20225" w:author="James Vu" w:date="2024-04-18T23:29:00Z"/>
          <w:trPrChange w:id="20226" w:author="James Vu" w:date="2024-04-19T00:25:00Z">
            <w:trPr>
              <w:trHeight w:val="20"/>
            </w:trPr>
          </w:trPrChange>
        </w:trPr>
        <w:tc>
          <w:tcPr>
            <w:tcW w:w="846" w:type="dxa"/>
            <w:shd w:val="clear" w:color="auto" w:fill="auto"/>
            <w:vAlign w:val="center"/>
            <w:hideMark/>
            <w:tcPrChange w:id="20227"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2D6DC9C3" w14:textId="77777777" w:rsidR="001873A6" w:rsidRPr="00B053AF" w:rsidRDefault="001873A6" w:rsidP="001873A6">
            <w:pPr>
              <w:jc w:val="center"/>
              <w:rPr>
                <w:ins w:id="20228" w:author="James Vu" w:date="2024-04-18T23:29:00Z"/>
                <w:i/>
                <w:iCs/>
                <w:color w:val="000000"/>
                <w:sz w:val="22"/>
                <w:szCs w:val="22"/>
                <w:rPrChange w:id="20229" w:author="James Vu" w:date="2024-04-18T23:51:00Z">
                  <w:rPr>
                    <w:ins w:id="20230" w:author="James Vu" w:date="2024-04-18T23:29:00Z"/>
                    <w:i/>
                    <w:iCs/>
                    <w:color w:val="000000"/>
                  </w:rPr>
                </w:rPrChange>
              </w:rPr>
            </w:pPr>
            <w:ins w:id="20231" w:author="James Vu" w:date="2024-04-18T23:29:00Z">
              <w:r w:rsidRPr="00B053AF">
                <w:rPr>
                  <w:i/>
                  <w:iCs/>
                  <w:color w:val="000000"/>
                  <w:sz w:val="22"/>
                  <w:szCs w:val="22"/>
                  <w:rPrChange w:id="20232" w:author="James Vu" w:date="2024-04-18T23:51:00Z">
                    <w:rPr>
                      <w:i/>
                      <w:iCs/>
                      <w:color w:val="000000"/>
                    </w:rPr>
                  </w:rPrChange>
                </w:rPr>
                <w:t>b</w:t>
              </w:r>
            </w:ins>
          </w:p>
        </w:tc>
        <w:tc>
          <w:tcPr>
            <w:tcW w:w="2835" w:type="dxa"/>
            <w:shd w:val="clear" w:color="auto" w:fill="auto"/>
            <w:vAlign w:val="center"/>
            <w:hideMark/>
            <w:tcPrChange w:id="20233"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67E20E3C" w14:textId="77777777" w:rsidR="001873A6" w:rsidRPr="00B053AF" w:rsidRDefault="001873A6">
            <w:pPr>
              <w:jc w:val="center"/>
              <w:rPr>
                <w:ins w:id="20234" w:author="James Vu" w:date="2024-04-18T23:29:00Z"/>
                <w:i/>
                <w:iCs/>
                <w:color w:val="000000"/>
                <w:sz w:val="22"/>
                <w:szCs w:val="22"/>
                <w:rPrChange w:id="20235" w:author="James Vu" w:date="2024-04-18T23:51:00Z">
                  <w:rPr>
                    <w:ins w:id="20236" w:author="James Vu" w:date="2024-04-18T23:29:00Z"/>
                    <w:i/>
                    <w:iCs/>
                    <w:color w:val="000000"/>
                  </w:rPr>
                </w:rPrChange>
              </w:rPr>
              <w:pPrChange w:id="20237" w:author="James Vu" w:date="2024-04-18T23:31:00Z">
                <w:pPr/>
              </w:pPrChange>
            </w:pPr>
            <w:ins w:id="20238" w:author="James Vu" w:date="2024-04-18T23:29:00Z">
              <w:r w:rsidRPr="00B053AF">
                <w:rPr>
                  <w:i/>
                  <w:iCs/>
                  <w:color w:val="000000"/>
                  <w:sz w:val="22"/>
                  <w:szCs w:val="22"/>
                  <w:rPrChange w:id="20239" w:author="James Vu" w:date="2024-04-18T23:51:00Z">
                    <w:rPr>
                      <w:i/>
                      <w:iCs/>
                      <w:color w:val="000000"/>
                    </w:rPr>
                  </w:rPrChange>
                </w:rPr>
                <w:t>Thẩm định kết quả lựa chọn nhà thầu</w:t>
              </w:r>
            </w:ins>
          </w:p>
        </w:tc>
        <w:tc>
          <w:tcPr>
            <w:tcW w:w="1134" w:type="dxa"/>
            <w:shd w:val="clear" w:color="auto" w:fill="auto"/>
            <w:vAlign w:val="center"/>
            <w:hideMark/>
            <w:tcPrChange w:id="20240"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6649102D" w14:textId="77777777" w:rsidR="001873A6" w:rsidRPr="00B053AF" w:rsidRDefault="001873A6" w:rsidP="001873A6">
            <w:pPr>
              <w:jc w:val="center"/>
              <w:rPr>
                <w:ins w:id="20241" w:author="James Vu" w:date="2024-04-18T23:29:00Z"/>
                <w:i/>
                <w:iCs/>
                <w:sz w:val="22"/>
                <w:szCs w:val="22"/>
                <w:rPrChange w:id="20242" w:author="James Vu" w:date="2024-04-18T23:51:00Z">
                  <w:rPr>
                    <w:ins w:id="20243" w:author="James Vu" w:date="2024-04-18T23:29:00Z"/>
                    <w:i/>
                    <w:iCs/>
                  </w:rPr>
                </w:rPrChange>
              </w:rPr>
            </w:pPr>
            <w:ins w:id="20244" w:author="James Vu" w:date="2024-04-18T23:29:00Z">
              <w:r w:rsidRPr="00B053AF">
                <w:rPr>
                  <w:i/>
                  <w:iCs/>
                  <w:sz w:val="22"/>
                  <w:szCs w:val="22"/>
                  <w:rPrChange w:id="20245" w:author="James Vu" w:date="2024-04-18T23:51:00Z">
                    <w:rPr>
                      <w:i/>
                      <w:iCs/>
                    </w:rPr>
                  </w:rPrChange>
                </w:rPr>
                <w:t>0,1000%</w:t>
              </w:r>
            </w:ins>
          </w:p>
        </w:tc>
        <w:tc>
          <w:tcPr>
            <w:tcW w:w="1134" w:type="dxa"/>
            <w:shd w:val="clear" w:color="auto" w:fill="auto"/>
            <w:vAlign w:val="center"/>
            <w:hideMark/>
            <w:tcPrChange w:id="20246"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BFE7C45" w14:textId="77777777" w:rsidR="001873A6" w:rsidRPr="00B053AF" w:rsidRDefault="001873A6" w:rsidP="001873A6">
            <w:pPr>
              <w:jc w:val="center"/>
              <w:rPr>
                <w:ins w:id="20247" w:author="James Vu" w:date="2024-04-18T23:29:00Z"/>
                <w:i/>
                <w:iCs/>
                <w:sz w:val="22"/>
                <w:szCs w:val="22"/>
                <w:rPrChange w:id="20248" w:author="James Vu" w:date="2024-04-18T23:51:00Z">
                  <w:rPr>
                    <w:ins w:id="20249" w:author="James Vu" w:date="2024-04-18T23:29:00Z"/>
                    <w:i/>
                    <w:iCs/>
                  </w:rPr>
                </w:rPrChange>
              </w:rPr>
            </w:pPr>
            <w:ins w:id="20250" w:author="James Vu" w:date="2024-04-18T23:29:00Z">
              <w:r w:rsidRPr="00B053AF">
                <w:rPr>
                  <w:i/>
                  <w:iCs/>
                  <w:sz w:val="22"/>
                  <w:szCs w:val="22"/>
                  <w:rPrChange w:id="20251" w:author="James Vu" w:date="2024-04-18T23:51:00Z">
                    <w:rPr>
                      <w:i/>
                      <w:iCs/>
                    </w:rPr>
                  </w:rPrChange>
                </w:rPr>
                <w:t>G</w:t>
              </w:r>
              <w:r w:rsidRPr="00B053AF">
                <w:rPr>
                  <w:i/>
                  <w:iCs/>
                  <w:sz w:val="22"/>
                  <w:szCs w:val="22"/>
                  <w:vertAlign w:val="subscript"/>
                  <w:rPrChange w:id="20252" w:author="James Vu" w:date="2024-04-18T23:51:00Z">
                    <w:rPr>
                      <w:i/>
                      <w:iCs/>
                      <w:vertAlign w:val="subscript"/>
                    </w:rPr>
                  </w:rPrChange>
                </w:rPr>
                <w:t>XL</w:t>
              </w:r>
              <w:r w:rsidRPr="00B053AF">
                <w:rPr>
                  <w:i/>
                  <w:iCs/>
                  <w:sz w:val="22"/>
                  <w:szCs w:val="22"/>
                  <w:rPrChange w:id="20253" w:author="James Vu" w:date="2024-04-18T23:51:00Z">
                    <w:rPr>
                      <w:i/>
                      <w:iCs/>
                    </w:rPr>
                  </w:rPrChange>
                </w:rPr>
                <w:t xml:space="preserve"> + G</w:t>
              </w:r>
              <w:r w:rsidRPr="00B053AF">
                <w:rPr>
                  <w:i/>
                  <w:iCs/>
                  <w:color w:val="000000"/>
                  <w:sz w:val="22"/>
                  <w:szCs w:val="22"/>
                  <w:vertAlign w:val="subscript"/>
                  <w:rPrChange w:id="20254" w:author="James Vu" w:date="2024-04-18T23:51:00Z">
                    <w:rPr>
                      <w:i/>
                      <w:iCs/>
                      <w:color w:val="000000"/>
                      <w:vertAlign w:val="subscript"/>
                    </w:rPr>
                  </w:rPrChange>
                </w:rPr>
                <w:t xml:space="preserve">TB </w:t>
              </w:r>
              <w:r w:rsidRPr="00B053AF">
                <w:rPr>
                  <w:i/>
                  <w:iCs/>
                  <w:color w:val="000000"/>
                  <w:sz w:val="22"/>
                  <w:szCs w:val="22"/>
                  <w:rPrChange w:id="20255" w:author="James Vu" w:date="2024-04-18T23:51:00Z">
                    <w:rPr>
                      <w:i/>
                      <w:iCs/>
                      <w:color w:val="000000"/>
                    </w:rPr>
                  </w:rPrChange>
                </w:rPr>
                <w:t>(Sau VAT)</w:t>
              </w:r>
            </w:ins>
          </w:p>
        </w:tc>
        <w:tc>
          <w:tcPr>
            <w:tcW w:w="1843" w:type="dxa"/>
            <w:shd w:val="clear" w:color="auto" w:fill="auto"/>
            <w:vAlign w:val="center"/>
            <w:hideMark/>
            <w:tcPrChange w:id="20256"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CF22874" w14:textId="062AB333" w:rsidR="001873A6" w:rsidRPr="00B053AF" w:rsidRDefault="001873A6">
            <w:pPr>
              <w:jc w:val="center"/>
              <w:rPr>
                <w:ins w:id="20257" w:author="James Vu" w:date="2024-04-18T23:29:00Z"/>
                <w:i/>
                <w:iCs/>
                <w:color w:val="000000"/>
                <w:sz w:val="22"/>
                <w:szCs w:val="22"/>
                <w:rPrChange w:id="20258" w:author="James Vu" w:date="2024-04-18T23:51:00Z">
                  <w:rPr>
                    <w:ins w:id="20259" w:author="James Vu" w:date="2024-04-18T23:29:00Z"/>
                    <w:i/>
                    <w:iCs/>
                    <w:color w:val="000000"/>
                  </w:rPr>
                </w:rPrChange>
              </w:rPr>
              <w:pPrChange w:id="20260" w:author="James Vu" w:date="2024-04-18T23:31:00Z">
                <w:pPr/>
              </w:pPrChange>
            </w:pPr>
            <w:ins w:id="20261" w:author="James Vu" w:date="2024-04-18T23:29:00Z">
              <w:r w:rsidRPr="00B053AF">
                <w:rPr>
                  <w:i/>
                  <w:iCs/>
                  <w:color w:val="000000"/>
                  <w:sz w:val="22"/>
                  <w:szCs w:val="22"/>
                  <w:rPrChange w:id="20262" w:author="James Vu" w:date="2024-04-18T23:51:00Z">
                    <w:rPr>
                      <w:i/>
                      <w:iCs/>
                      <w:color w:val="000000"/>
                    </w:rPr>
                  </w:rPrChange>
                </w:rPr>
                <w:t>22.925.056.000</w:t>
              </w:r>
            </w:ins>
          </w:p>
        </w:tc>
        <w:tc>
          <w:tcPr>
            <w:tcW w:w="1842" w:type="dxa"/>
            <w:shd w:val="clear" w:color="auto" w:fill="auto"/>
            <w:noWrap/>
            <w:vAlign w:val="center"/>
            <w:hideMark/>
            <w:tcPrChange w:id="20263"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4106A542" w14:textId="63B81DCE" w:rsidR="001873A6" w:rsidRPr="00B053AF" w:rsidRDefault="001873A6">
            <w:pPr>
              <w:jc w:val="center"/>
              <w:rPr>
                <w:ins w:id="20264" w:author="James Vu" w:date="2024-04-18T23:29:00Z"/>
                <w:i/>
                <w:iCs/>
                <w:sz w:val="22"/>
                <w:szCs w:val="22"/>
                <w:rPrChange w:id="20265" w:author="James Vu" w:date="2024-04-18T23:51:00Z">
                  <w:rPr>
                    <w:ins w:id="20266" w:author="James Vu" w:date="2024-04-18T23:29:00Z"/>
                    <w:i/>
                    <w:iCs/>
                  </w:rPr>
                </w:rPrChange>
              </w:rPr>
              <w:pPrChange w:id="20267" w:author="James Vu" w:date="2024-04-18T23:31:00Z">
                <w:pPr>
                  <w:jc w:val="right"/>
                </w:pPr>
              </w:pPrChange>
            </w:pPr>
            <w:ins w:id="20268" w:author="James Vu" w:date="2024-04-18T23:29:00Z">
              <w:r w:rsidRPr="00B053AF">
                <w:rPr>
                  <w:i/>
                  <w:iCs/>
                  <w:sz w:val="22"/>
                  <w:szCs w:val="22"/>
                  <w:rPrChange w:id="20269" w:author="James Vu" w:date="2024-04-18T23:51:00Z">
                    <w:rPr>
                      <w:i/>
                      <w:iCs/>
                    </w:rPr>
                  </w:rPrChange>
                </w:rPr>
                <w:t>22.925.056</w:t>
              </w:r>
            </w:ins>
          </w:p>
        </w:tc>
        <w:tc>
          <w:tcPr>
            <w:tcW w:w="1560" w:type="dxa"/>
            <w:shd w:val="clear" w:color="auto" w:fill="auto"/>
            <w:noWrap/>
            <w:vAlign w:val="center"/>
            <w:hideMark/>
            <w:tcPrChange w:id="20270"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36FEBAE1" w14:textId="5766AC72" w:rsidR="001873A6" w:rsidRPr="00B053AF" w:rsidRDefault="001873A6">
            <w:pPr>
              <w:jc w:val="center"/>
              <w:rPr>
                <w:ins w:id="20271" w:author="James Vu" w:date="2024-04-18T23:29:00Z"/>
                <w:i/>
                <w:iCs/>
                <w:sz w:val="22"/>
                <w:szCs w:val="22"/>
                <w:rPrChange w:id="20272" w:author="James Vu" w:date="2024-04-18T23:51:00Z">
                  <w:rPr>
                    <w:ins w:id="20273" w:author="James Vu" w:date="2024-04-18T23:29:00Z"/>
                    <w:i/>
                    <w:iCs/>
                  </w:rPr>
                </w:rPrChange>
              </w:rPr>
              <w:pPrChange w:id="20274" w:author="James Vu" w:date="2024-04-18T23:31:00Z">
                <w:pPr>
                  <w:jc w:val="right"/>
                </w:pPr>
              </w:pPrChange>
            </w:pPr>
            <w:ins w:id="20275" w:author="James Vu" w:date="2024-04-18T23:29:00Z">
              <w:r w:rsidRPr="00B053AF">
                <w:rPr>
                  <w:i/>
                  <w:iCs/>
                  <w:sz w:val="22"/>
                  <w:szCs w:val="22"/>
                  <w:rPrChange w:id="20276" w:author="James Vu" w:date="2024-04-18T23:51:00Z">
                    <w:rPr>
                      <w:i/>
                      <w:iCs/>
                    </w:rPr>
                  </w:rPrChange>
                </w:rPr>
                <w:t>1.834.004</w:t>
              </w:r>
            </w:ins>
          </w:p>
        </w:tc>
        <w:tc>
          <w:tcPr>
            <w:tcW w:w="1768" w:type="dxa"/>
            <w:shd w:val="clear" w:color="auto" w:fill="auto"/>
            <w:noWrap/>
            <w:vAlign w:val="center"/>
            <w:hideMark/>
            <w:tcPrChange w:id="20277"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655424C6" w14:textId="2662B5CA" w:rsidR="001873A6" w:rsidRPr="00B053AF" w:rsidRDefault="001873A6">
            <w:pPr>
              <w:jc w:val="center"/>
              <w:rPr>
                <w:ins w:id="20278" w:author="James Vu" w:date="2024-04-18T23:29:00Z"/>
                <w:i/>
                <w:iCs/>
                <w:sz w:val="22"/>
                <w:szCs w:val="22"/>
                <w:rPrChange w:id="20279" w:author="James Vu" w:date="2024-04-18T23:51:00Z">
                  <w:rPr>
                    <w:ins w:id="20280" w:author="James Vu" w:date="2024-04-18T23:29:00Z"/>
                    <w:i/>
                    <w:iCs/>
                  </w:rPr>
                </w:rPrChange>
              </w:rPr>
              <w:pPrChange w:id="20281" w:author="James Vu" w:date="2024-04-18T23:31:00Z">
                <w:pPr>
                  <w:jc w:val="right"/>
                </w:pPr>
              </w:pPrChange>
            </w:pPr>
            <w:ins w:id="20282" w:author="James Vu" w:date="2024-04-18T23:29:00Z">
              <w:r w:rsidRPr="00B053AF">
                <w:rPr>
                  <w:i/>
                  <w:iCs/>
                  <w:sz w:val="22"/>
                  <w:szCs w:val="22"/>
                  <w:rPrChange w:id="20283" w:author="James Vu" w:date="2024-04-18T23:51:00Z">
                    <w:rPr>
                      <w:i/>
                      <w:iCs/>
                    </w:rPr>
                  </w:rPrChange>
                </w:rPr>
                <w:t>24.759.060</w:t>
              </w:r>
            </w:ins>
          </w:p>
        </w:tc>
        <w:tc>
          <w:tcPr>
            <w:tcW w:w="1487" w:type="dxa"/>
            <w:shd w:val="clear" w:color="auto" w:fill="auto"/>
            <w:vAlign w:val="center"/>
            <w:hideMark/>
            <w:tcPrChange w:id="20284"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6813B45E" w14:textId="77777777" w:rsidR="001873A6" w:rsidRPr="00B053AF" w:rsidRDefault="001873A6">
            <w:pPr>
              <w:jc w:val="center"/>
              <w:rPr>
                <w:ins w:id="20285" w:author="James Vu" w:date="2024-04-18T23:29:00Z"/>
                <w:i/>
                <w:iCs/>
                <w:sz w:val="22"/>
                <w:szCs w:val="22"/>
                <w:rPrChange w:id="20286" w:author="James Vu" w:date="2024-04-18T23:51:00Z">
                  <w:rPr>
                    <w:ins w:id="20287" w:author="James Vu" w:date="2024-04-18T23:29:00Z"/>
                    <w:i/>
                    <w:iCs/>
                  </w:rPr>
                </w:rPrChange>
              </w:rPr>
              <w:pPrChange w:id="20288" w:author="James Vu" w:date="2024-04-18T23:31:00Z">
                <w:pPr/>
              </w:pPrChange>
            </w:pPr>
            <w:ins w:id="20289" w:author="James Vu" w:date="2024-04-18T23:29:00Z">
              <w:r w:rsidRPr="00B053AF">
                <w:rPr>
                  <w:i/>
                  <w:iCs/>
                  <w:sz w:val="22"/>
                  <w:szCs w:val="22"/>
                  <w:rPrChange w:id="20290" w:author="James Vu" w:date="2024-04-18T23:51:00Z">
                    <w:rPr>
                      <w:i/>
                      <w:iCs/>
                    </w:rPr>
                  </w:rPrChange>
                </w:rPr>
                <w:t>Khoản 6 Điều 12 Nghị định 24/2024/NĐ-CP (Tối thiểu 3.000.000)</w:t>
              </w:r>
            </w:ins>
          </w:p>
        </w:tc>
      </w:tr>
      <w:tr w:rsidR="001873A6" w:rsidRPr="00B053AF" w14:paraId="7557DF73" w14:textId="77777777" w:rsidTr="003C02FF">
        <w:trPr>
          <w:trHeight w:val="20"/>
          <w:ins w:id="20291" w:author="James Vu" w:date="2024-04-18T23:29:00Z"/>
          <w:trPrChange w:id="20292" w:author="James Vu" w:date="2024-04-19T00:25:00Z">
            <w:trPr>
              <w:trHeight w:val="20"/>
            </w:trPr>
          </w:trPrChange>
        </w:trPr>
        <w:tc>
          <w:tcPr>
            <w:tcW w:w="846" w:type="dxa"/>
            <w:shd w:val="clear" w:color="auto" w:fill="auto"/>
            <w:vAlign w:val="center"/>
            <w:hideMark/>
            <w:tcPrChange w:id="20293"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045E90BD" w14:textId="77777777" w:rsidR="001873A6" w:rsidRPr="00B053AF" w:rsidRDefault="001873A6" w:rsidP="001873A6">
            <w:pPr>
              <w:jc w:val="center"/>
              <w:rPr>
                <w:ins w:id="20294" w:author="James Vu" w:date="2024-04-18T23:29:00Z"/>
                <w:b/>
                <w:bCs/>
                <w:sz w:val="22"/>
                <w:szCs w:val="22"/>
                <w:rPrChange w:id="20295" w:author="James Vu" w:date="2024-04-18T23:51:00Z">
                  <w:rPr>
                    <w:ins w:id="20296" w:author="James Vu" w:date="2024-04-18T23:29:00Z"/>
                    <w:b/>
                    <w:bCs/>
                  </w:rPr>
                </w:rPrChange>
              </w:rPr>
            </w:pPr>
            <w:ins w:id="20297" w:author="James Vu" w:date="2024-04-18T23:29:00Z">
              <w:r w:rsidRPr="00B053AF">
                <w:rPr>
                  <w:b/>
                  <w:bCs/>
                  <w:sz w:val="22"/>
                  <w:szCs w:val="22"/>
                  <w:rPrChange w:id="20298" w:author="James Vu" w:date="2024-04-18T23:51:00Z">
                    <w:rPr>
                      <w:b/>
                      <w:bCs/>
                    </w:rPr>
                  </w:rPrChange>
                </w:rPr>
                <w:t>6</w:t>
              </w:r>
            </w:ins>
          </w:p>
        </w:tc>
        <w:tc>
          <w:tcPr>
            <w:tcW w:w="2835" w:type="dxa"/>
            <w:shd w:val="clear" w:color="auto" w:fill="auto"/>
            <w:vAlign w:val="center"/>
            <w:hideMark/>
            <w:tcPrChange w:id="20299" w:author="James Vu" w:date="2024-04-19T00:25:00Z">
              <w:tcPr>
                <w:tcW w:w="2835" w:type="dxa"/>
                <w:tcBorders>
                  <w:top w:val="nil"/>
                  <w:left w:val="nil"/>
                  <w:bottom w:val="single" w:sz="4" w:space="0" w:color="auto"/>
                  <w:right w:val="single" w:sz="4" w:space="0" w:color="auto"/>
                </w:tcBorders>
                <w:shd w:val="clear" w:color="000000" w:fill="FFFFFF"/>
                <w:vAlign w:val="center"/>
                <w:hideMark/>
              </w:tcPr>
            </w:tcPrChange>
          </w:tcPr>
          <w:p w14:paraId="3AE35C6E" w14:textId="77777777" w:rsidR="001873A6" w:rsidRPr="00B053AF" w:rsidRDefault="001873A6">
            <w:pPr>
              <w:jc w:val="center"/>
              <w:rPr>
                <w:ins w:id="20300" w:author="James Vu" w:date="2024-04-18T23:29:00Z"/>
                <w:b/>
                <w:bCs/>
                <w:sz w:val="22"/>
                <w:szCs w:val="22"/>
                <w:rPrChange w:id="20301" w:author="James Vu" w:date="2024-04-18T23:51:00Z">
                  <w:rPr>
                    <w:ins w:id="20302" w:author="James Vu" w:date="2024-04-18T23:29:00Z"/>
                    <w:b/>
                    <w:bCs/>
                  </w:rPr>
                </w:rPrChange>
              </w:rPr>
              <w:pPrChange w:id="20303" w:author="James Vu" w:date="2024-04-18T23:31:00Z">
                <w:pPr/>
              </w:pPrChange>
            </w:pPr>
            <w:ins w:id="20304" w:author="James Vu" w:date="2024-04-18T23:29:00Z">
              <w:r w:rsidRPr="00B053AF">
                <w:rPr>
                  <w:b/>
                  <w:bCs/>
                  <w:sz w:val="22"/>
                  <w:szCs w:val="22"/>
                  <w:rPrChange w:id="20305" w:author="James Vu" w:date="2024-04-18T23:51:00Z">
                    <w:rPr>
                      <w:b/>
                      <w:bCs/>
                    </w:rPr>
                  </w:rPrChange>
                </w:rPr>
                <w:t>Chi phí Giám sát công tác triển khai</w:t>
              </w:r>
            </w:ins>
          </w:p>
        </w:tc>
        <w:tc>
          <w:tcPr>
            <w:tcW w:w="1134" w:type="dxa"/>
            <w:shd w:val="clear" w:color="auto" w:fill="auto"/>
            <w:vAlign w:val="center"/>
            <w:hideMark/>
            <w:tcPrChange w:id="20306" w:author="James Vu" w:date="2024-04-19T00:25:00Z">
              <w:tcPr>
                <w:tcW w:w="1134" w:type="dxa"/>
                <w:tcBorders>
                  <w:top w:val="nil"/>
                  <w:left w:val="nil"/>
                  <w:bottom w:val="single" w:sz="4" w:space="0" w:color="auto"/>
                  <w:right w:val="single" w:sz="4" w:space="0" w:color="auto"/>
                </w:tcBorders>
                <w:shd w:val="clear" w:color="000000" w:fill="FFFFFF"/>
                <w:vAlign w:val="center"/>
                <w:hideMark/>
              </w:tcPr>
            </w:tcPrChange>
          </w:tcPr>
          <w:p w14:paraId="3F5DC386" w14:textId="33E4C240" w:rsidR="001873A6" w:rsidRPr="00B053AF" w:rsidRDefault="001873A6" w:rsidP="001873A6">
            <w:pPr>
              <w:jc w:val="center"/>
              <w:rPr>
                <w:ins w:id="20307" w:author="James Vu" w:date="2024-04-18T23:29:00Z"/>
                <w:b/>
                <w:bCs/>
                <w:sz w:val="22"/>
                <w:szCs w:val="22"/>
                <w:rPrChange w:id="20308" w:author="James Vu" w:date="2024-04-18T23:51:00Z">
                  <w:rPr>
                    <w:ins w:id="20309" w:author="James Vu" w:date="2024-04-18T23:29:00Z"/>
                    <w:b/>
                    <w:bCs/>
                  </w:rPr>
                </w:rPrChange>
              </w:rPr>
            </w:pPr>
          </w:p>
        </w:tc>
        <w:tc>
          <w:tcPr>
            <w:tcW w:w="1134" w:type="dxa"/>
            <w:shd w:val="clear" w:color="auto" w:fill="auto"/>
            <w:vAlign w:val="center"/>
            <w:hideMark/>
            <w:tcPrChange w:id="2031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B22C42C" w14:textId="77777777" w:rsidR="001873A6" w:rsidRPr="00B053AF" w:rsidRDefault="001873A6" w:rsidP="001873A6">
            <w:pPr>
              <w:jc w:val="center"/>
              <w:rPr>
                <w:ins w:id="20311" w:author="James Vu" w:date="2024-04-18T23:29:00Z"/>
                <w:b/>
                <w:bCs/>
                <w:sz w:val="22"/>
                <w:szCs w:val="22"/>
                <w:rPrChange w:id="20312" w:author="James Vu" w:date="2024-04-18T23:51:00Z">
                  <w:rPr>
                    <w:ins w:id="20313" w:author="James Vu" w:date="2024-04-18T23:29:00Z"/>
                    <w:b/>
                    <w:bCs/>
                  </w:rPr>
                </w:rPrChange>
              </w:rPr>
            </w:pPr>
            <w:ins w:id="20314" w:author="James Vu" w:date="2024-04-18T23:29:00Z">
              <w:r w:rsidRPr="00B053AF">
                <w:rPr>
                  <w:b/>
                  <w:bCs/>
                  <w:sz w:val="22"/>
                  <w:szCs w:val="22"/>
                  <w:rPrChange w:id="20315" w:author="James Vu" w:date="2024-04-18T23:51:00Z">
                    <w:rPr>
                      <w:b/>
                      <w:bCs/>
                    </w:rPr>
                  </w:rPrChange>
                </w:rPr>
                <w:t>G</w:t>
              </w:r>
              <w:r w:rsidRPr="00B053AF">
                <w:rPr>
                  <w:b/>
                  <w:bCs/>
                  <w:sz w:val="22"/>
                  <w:szCs w:val="22"/>
                  <w:vertAlign w:val="subscript"/>
                  <w:rPrChange w:id="20316" w:author="James Vu" w:date="2024-04-18T23:51:00Z">
                    <w:rPr>
                      <w:b/>
                      <w:bCs/>
                      <w:vertAlign w:val="subscript"/>
                    </w:rPr>
                  </w:rPrChange>
                </w:rPr>
                <w:t>TV6</w:t>
              </w:r>
            </w:ins>
          </w:p>
        </w:tc>
        <w:tc>
          <w:tcPr>
            <w:tcW w:w="1843" w:type="dxa"/>
            <w:shd w:val="clear" w:color="auto" w:fill="auto"/>
            <w:vAlign w:val="center"/>
            <w:hideMark/>
            <w:tcPrChange w:id="2031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FCC9351" w14:textId="69FCF01B" w:rsidR="001873A6" w:rsidRPr="00B053AF" w:rsidRDefault="001873A6">
            <w:pPr>
              <w:jc w:val="center"/>
              <w:rPr>
                <w:ins w:id="20318" w:author="James Vu" w:date="2024-04-18T23:29:00Z"/>
                <w:b/>
                <w:bCs/>
                <w:color w:val="000000"/>
                <w:sz w:val="22"/>
                <w:szCs w:val="22"/>
                <w:rPrChange w:id="20319" w:author="James Vu" w:date="2024-04-18T23:51:00Z">
                  <w:rPr>
                    <w:ins w:id="20320" w:author="James Vu" w:date="2024-04-18T23:29:00Z"/>
                    <w:b/>
                    <w:bCs/>
                    <w:color w:val="000000"/>
                  </w:rPr>
                </w:rPrChange>
              </w:rPr>
              <w:pPrChange w:id="20321" w:author="James Vu" w:date="2024-04-18T23:31:00Z">
                <w:pPr/>
              </w:pPrChange>
            </w:pPr>
          </w:p>
        </w:tc>
        <w:tc>
          <w:tcPr>
            <w:tcW w:w="1842" w:type="dxa"/>
            <w:shd w:val="clear" w:color="auto" w:fill="auto"/>
            <w:noWrap/>
            <w:vAlign w:val="center"/>
            <w:hideMark/>
            <w:tcPrChange w:id="20322"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763C6144" w14:textId="7C8FD39A" w:rsidR="001873A6" w:rsidRPr="00B053AF" w:rsidRDefault="001873A6">
            <w:pPr>
              <w:jc w:val="center"/>
              <w:rPr>
                <w:ins w:id="20323" w:author="James Vu" w:date="2024-04-18T23:29:00Z"/>
                <w:b/>
                <w:bCs/>
                <w:sz w:val="22"/>
                <w:szCs w:val="22"/>
                <w:rPrChange w:id="20324" w:author="James Vu" w:date="2024-04-18T23:51:00Z">
                  <w:rPr>
                    <w:ins w:id="20325" w:author="James Vu" w:date="2024-04-18T23:29:00Z"/>
                    <w:b/>
                    <w:bCs/>
                  </w:rPr>
                </w:rPrChange>
              </w:rPr>
              <w:pPrChange w:id="20326" w:author="James Vu" w:date="2024-04-18T23:31:00Z">
                <w:pPr>
                  <w:jc w:val="right"/>
                </w:pPr>
              </w:pPrChange>
            </w:pPr>
            <w:ins w:id="20327" w:author="James Vu" w:date="2024-04-18T23:29:00Z">
              <w:r w:rsidRPr="00B053AF">
                <w:rPr>
                  <w:b/>
                  <w:bCs/>
                  <w:sz w:val="22"/>
                  <w:szCs w:val="22"/>
                  <w:rPrChange w:id="20328" w:author="James Vu" w:date="2024-04-18T23:51:00Z">
                    <w:rPr>
                      <w:b/>
                      <w:bCs/>
                    </w:rPr>
                  </w:rPrChange>
                </w:rPr>
                <w:t>383.940.913</w:t>
              </w:r>
            </w:ins>
          </w:p>
        </w:tc>
        <w:tc>
          <w:tcPr>
            <w:tcW w:w="1560" w:type="dxa"/>
            <w:shd w:val="clear" w:color="auto" w:fill="auto"/>
            <w:noWrap/>
            <w:vAlign w:val="center"/>
            <w:hideMark/>
            <w:tcPrChange w:id="20329"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056C5B8D" w14:textId="3CDEDB46" w:rsidR="001873A6" w:rsidRPr="00B053AF" w:rsidRDefault="001873A6">
            <w:pPr>
              <w:jc w:val="center"/>
              <w:rPr>
                <w:ins w:id="20330" w:author="James Vu" w:date="2024-04-18T23:29:00Z"/>
                <w:b/>
                <w:bCs/>
                <w:sz w:val="22"/>
                <w:szCs w:val="22"/>
                <w:rPrChange w:id="20331" w:author="James Vu" w:date="2024-04-18T23:51:00Z">
                  <w:rPr>
                    <w:ins w:id="20332" w:author="James Vu" w:date="2024-04-18T23:29:00Z"/>
                    <w:b/>
                    <w:bCs/>
                  </w:rPr>
                </w:rPrChange>
              </w:rPr>
              <w:pPrChange w:id="20333" w:author="James Vu" w:date="2024-04-18T23:31:00Z">
                <w:pPr>
                  <w:jc w:val="right"/>
                </w:pPr>
              </w:pPrChange>
            </w:pPr>
            <w:ins w:id="20334" w:author="James Vu" w:date="2024-04-18T23:29:00Z">
              <w:r w:rsidRPr="00B053AF">
                <w:rPr>
                  <w:b/>
                  <w:bCs/>
                  <w:sz w:val="22"/>
                  <w:szCs w:val="22"/>
                  <w:rPrChange w:id="20335" w:author="James Vu" w:date="2024-04-18T23:51:00Z">
                    <w:rPr>
                      <w:b/>
                      <w:bCs/>
                    </w:rPr>
                  </w:rPrChange>
                </w:rPr>
                <w:t>30.715.273</w:t>
              </w:r>
            </w:ins>
          </w:p>
        </w:tc>
        <w:tc>
          <w:tcPr>
            <w:tcW w:w="1768" w:type="dxa"/>
            <w:shd w:val="clear" w:color="auto" w:fill="auto"/>
            <w:noWrap/>
            <w:vAlign w:val="center"/>
            <w:hideMark/>
            <w:tcPrChange w:id="20336"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2900EEA4" w14:textId="203061BC" w:rsidR="001873A6" w:rsidRPr="00B053AF" w:rsidRDefault="001873A6">
            <w:pPr>
              <w:jc w:val="center"/>
              <w:rPr>
                <w:ins w:id="20337" w:author="James Vu" w:date="2024-04-18T23:29:00Z"/>
                <w:b/>
                <w:bCs/>
                <w:sz w:val="22"/>
                <w:szCs w:val="22"/>
                <w:rPrChange w:id="20338" w:author="James Vu" w:date="2024-04-18T23:51:00Z">
                  <w:rPr>
                    <w:ins w:id="20339" w:author="James Vu" w:date="2024-04-18T23:29:00Z"/>
                    <w:b/>
                    <w:bCs/>
                  </w:rPr>
                </w:rPrChange>
              </w:rPr>
              <w:pPrChange w:id="20340" w:author="James Vu" w:date="2024-04-18T23:31:00Z">
                <w:pPr>
                  <w:jc w:val="right"/>
                </w:pPr>
              </w:pPrChange>
            </w:pPr>
            <w:ins w:id="20341" w:author="James Vu" w:date="2024-04-18T23:29:00Z">
              <w:r w:rsidRPr="00B053AF">
                <w:rPr>
                  <w:b/>
                  <w:bCs/>
                  <w:sz w:val="22"/>
                  <w:szCs w:val="22"/>
                  <w:rPrChange w:id="20342" w:author="James Vu" w:date="2024-04-18T23:51:00Z">
                    <w:rPr>
                      <w:b/>
                      <w:bCs/>
                    </w:rPr>
                  </w:rPrChange>
                </w:rPr>
                <w:t>414.656.186</w:t>
              </w:r>
            </w:ins>
          </w:p>
        </w:tc>
        <w:tc>
          <w:tcPr>
            <w:tcW w:w="1487" w:type="dxa"/>
            <w:shd w:val="clear" w:color="auto" w:fill="auto"/>
            <w:vAlign w:val="center"/>
            <w:hideMark/>
            <w:tcPrChange w:id="20343"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3CFC8D2" w14:textId="77777777" w:rsidR="001873A6" w:rsidRPr="00B053AF" w:rsidRDefault="001873A6">
            <w:pPr>
              <w:jc w:val="center"/>
              <w:rPr>
                <w:ins w:id="20344" w:author="James Vu" w:date="2024-04-18T23:29:00Z"/>
                <w:b/>
                <w:bCs/>
                <w:sz w:val="22"/>
                <w:szCs w:val="22"/>
                <w:rPrChange w:id="20345" w:author="James Vu" w:date="2024-04-18T23:51:00Z">
                  <w:rPr>
                    <w:ins w:id="20346" w:author="James Vu" w:date="2024-04-18T23:29:00Z"/>
                    <w:b/>
                    <w:bCs/>
                  </w:rPr>
                </w:rPrChange>
              </w:rPr>
              <w:pPrChange w:id="20347" w:author="James Vu" w:date="2024-04-18T23:31:00Z">
                <w:pPr/>
              </w:pPrChange>
            </w:pPr>
            <w:ins w:id="20348" w:author="James Vu" w:date="2024-04-18T23:29:00Z">
              <w:r w:rsidRPr="00B053AF">
                <w:rPr>
                  <w:b/>
                  <w:bCs/>
                  <w:sz w:val="22"/>
                  <w:szCs w:val="22"/>
                  <w:rPrChange w:id="20349" w:author="James Vu" w:date="2024-04-18T23:51:00Z">
                    <w:rPr>
                      <w:b/>
                      <w:bCs/>
                    </w:rPr>
                  </w:rPrChange>
                </w:rPr>
                <w:t>Bảng 9, Quyết định số 1688/QĐ-BTTTT</w:t>
              </w:r>
            </w:ins>
          </w:p>
        </w:tc>
      </w:tr>
      <w:tr w:rsidR="001873A6" w:rsidRPr="00B053AF" w14:paraId="5FBCB217" w14:textId="77777777" w:rsidTr="003C02FF">
        <w:trPr>
          <w:trHeight w:val="20"/>
          <w:ins w:id="20350" w:author="James Vu" w:date="2024-04-18T23:29:00Z"/>
          <w:trPrChange w:id="20351" w:author="James Vu" w:date="2024-04-19T00:25:00Z">
            <w:trPr>
              <w:trHeight w:val="20"/>
            </w:trPr>
          </w:trPrChange>
        </w:trPr>
        <w:tc>
          <w:tcPr>
            <w:tcW w:w="846" w:type="dxa"/>
            <w:shd w:val="clear" w:color="auto" w:fill="auto"/>
            <w:vAlign w:val="center"/>
            <w:hideMark/>
            <w:tcPrChange w:id="20352"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472443B3" w14:textId="77777777" w:rsidR="001873A6" w:rsidRPr="00B053AF" w:rsidRDefault="001873A6" w:rsidP="001873A6">
            <w:pPr>
              <w:jc w:val="center"/>
              <w:rPr>
                <w:ins w:id="20353" w:author="James Vu" w:date="2024-04-18T23:29:00Z"/>
                <w:i/>
                <w:iCs/>
                <w:sz w:val="22"/>
                <w:szCs w:val="22"/>
                <w:rPrChange w:id="20354" w:author="James Vu" w:date="2024-04-18T23:51:00Z">
                  <w:rPr>
                    <w:ins w:id="20355" w:author="James Vu" w:date="2024-04-18T23:29:00Z"/>
                    <w:i/>
                    <w:iCs/>
                  </w:rPr>
                </w:rPrChange>
              </w:rPr>
            </w:pPr>
            <w:ins w:id="20356" w:author="James Vu" w:date="2024-04-18T23:29:00Z">
              <w:r w:rsidRPr="00B053AF">
                <w:rPr>
                  <w:i/>
                  <w:iCs/>
                  <w:sz w:val="22"/>
                  <w:szCs w:val="22"/>
                  <w:rPrChange w:id="20357" w:author="James Vu" w:date="2024-04-18T23:51:00Z">
                    <w:rPr>
                      <w:i/>
                      <w:iCs/>
                    </w:rPr>
                  </w:rPrChange>
                </w:rPr>
                <w:t>6.1</w:t>
              </w:r>
            </w:ins>
          </w:p>
        </w:tc>
        <w:tc>
          <w:tcPr>
            <w:tcW w:w="2835" w:type="dxa"/>
            <w:shd w:val="clear" w:color="auto" w:fill="auto"/>
            <w:vAlign w:val="center"/>
            <w:hideMark/>
            <w:tcPrChange w:id="20358"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55460CB5" w14:textId="77777777" w:rsidR="001873A6" w:rsidRPr="00B053AF" w:rsidRDefault="001873A6">
            <w:pPr>
              <w:jc w:val="center"/>
              <w:rPr>
                <w:ins w:id="20359" w:author="James Vu" w:date="2024-04-18T23:29:00Z"/>
                <w:i/>
                <w:iCs/>
                <w:color w:val="000000"/>
                <w:sz w:val="22"/>
                <w:szCs w:val="22"/>
                <w:rPrChange w:id="20360" w:author="James Vu" w:date="2024-04-18T23:51:00Z">
                  <w:rPr>
                    <w:ins w:id="20361" w:author="James Vu" w:date="2024-04-18T23:29:00Z"/>
                    <w:i/>
                    <w:iCs/>
                    <w:color w:val="000000"/>
                  </w:rPr>
                </w:rPrChange>
              </w:rPr>
              <w:pPrChange w:id="20362" w:author="James Vu" w:date="2024-04-18T23:31:00Z">
                <w:pPr/>
              </w:pPrChange>
            </w:pPr>
            <w:ins w:id="20363" w:author="James Vu" w:date="2024-04-18T23:29:00Z">
              <w:r w:rsidRPr="00B053AF">
                <w:rPr>
                  <w:i/>
                  <w:iCs/>
                  <w:color w:val="000000"/>
                  <w:sz w:val="22"/>
                  <w:szCs w:val="22"/>
                  <w:rPrChange w:id="20364" w:author="James Vu" w:date="2024-04-18T23:51:00Z">
                    <w:rPr>
                      <w:i/>
                      <w:iCs/>
                      <w:color w:val="000000"/>
                    </w:rPr>
                  </w:rPrChange>
                </w:rPr>
                <w:t>Hạng mục hạ tầng kỹ thuật công nghệ thông tin</w:t>
              </w:r>
            </w:ins>
          </w:p>
        </w:tc>
        <w:tc>
          <w:tcPr>
            <w:tcW w:w="1134" w:type="dxa"/>
            <w:shd w:val="clear" w:color="auto" w:fill="auto"/>
            <w:vAlign w:val="center"/>
            <w:hideMark/>
            <w:tcPrChange w:id="20365"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7B625E0E" w14:textId="77777777" w:rsidR="001873A6" w:rsidRPr="00B053AF" w:rsidRDefault="001873A6" w:rsidP="001873A6">
            <w:pPr>
              <w:jc w:val="center"/>
              <w:rPr>
                <w:ins w:id="20366" w:author="James Vu" w:date="2024-04-18T23:29:00Z"/>
                <w:i/>
                <w:iCs/>
                <w:color w:val="000000"/>
                <w:sz w:val="22"/>
                <w:szCs w:val="22"/>
                <w:rPrChange w:id="20367" w:author="James Vu" w:date="2024-04-18T23:51:00Z">
                  <w:rPr>
                    <w:ins w:id="20368" w:author="James Vu" w:date="2024-04-18T23:29:00Z"/>
                    <w:i/>
                    <w:iCs/>
                    <w:color w:val="000000"/>
                  </w:rPr>
                </w:rPrChange>
              </w:rPr>
            </w:pPr>
            <w:ins w:id="20369" w:author="James Vu" w:date="2024-04-18T23:29:00Z">
              <w:r w:rsidRPr="00B053AF">
                <w:rPr>
                  <w:i/>
                  <w:iCs/>
                  <w:color w:val="000000"/>
                  <w:sz w:val="22"/>
                  <w:szCs w:val="22"/>
                  <w:rPrChange w:id="20370" w:author="James Vu" w:date="2024-04-18T23:51:00Z">
                    <w:rPr>
                      <w:i/>
                      <w:iCs/>
                      <w:color w:val="000000"/>
                    </w:rPr>
                  </w:rPrChange>
                </w:rPr>
                <w:t>0,7180%</w:t>
              </w:r>
            </w:ins>
          </w:p>
        </w:tc>
        <w:tc>
          <w:tcPr>
            <w:tcW w:w="1134" w:type="dxa"/>
            <w:shd w:val="clear" w:color="auto" w:fill="auto"/>
            <w:vAlign w:val="center"/>
            <w:hideMark/>
            <w:tcPrChange w:id="2037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7BF4B48" w14:textId="77777777" w:rsidR="001873A6" w:rsidRPr="00B053AF" w:rsidRDefault="001873A6" w:rsidP="001873A6">
            <w:pPr>
              <w:jc w:val="center"/>
              <w:rPr>
                <w:ins w:id="20372" w:author="James Vu" w:date="2024-04-18T23:29:00Z"/>
                <w:i/>
                <w:iCs/>
                <w:sz w:val="22"/>
                <w:szCs w:val="22"/>
                <w:rPrChange w:id="20373" w:author="James Vu" w:date="2024-04-18T23:51:00Z">
                  <w:rPr>
                    <w:ins w:id="20374" w:author="James Vu" w:date="2024-04-18T23:29:00Z"/>
                    <w:i/>
                    <w:iCs/>
                  </w:rPr>
                </w:rPrChange>
              </w:rPr>
            </w:pPr>
            <w:ins w:id="20375" w:author="James Vu" w:date="2024-04-18T23:29:00Z">
              <w:r w:rsidRPr="00B053AF">
                <w:rPr>
                  <w:i/>
                  <w:iCs/>
                  <w:sz w:val="22"/>
                  <w:szCs w:val="22"/>
                  <w:rPrChange w:id="20376" w:author="James Vu" w:date="2024-04-18T23:51:00Z">
                    <w:rPr>
                      <w:i/>
                      <w:iCs/>
                    </w:rPr>
                  </w:rPrChange>
                </w:rPr>
                <w:t>G</w:t>
              </w:r>
              <w:r w:rsidRPr="00B053AF">
                <w:rPr>
                  <w:i/>
                  <w:iCs/>
                  <w:sz w:val="22"/>
                  <w:szCs w:val="22"/>
                  <w:vertAlign w:val="subscript"/>
                  <w:rPrChange w:id="20377" w:author="James Vu" w:date="2024-04-18T23:51:00Z">
                    <w:rPr>
                      <w:i/>
                      <w:iCs/>
                      <w:vertAlign w:val="subscript"/>
                    </w:rPr>
                  </w:rPrChange>
                </w:rPr>
                <w:t>XL</w:t>
              </w:r>
              <w:r w:rsidRPr="00B053AF">
                <w:rPr>
                  <w:i/>
                  <w:iCs/>
                  <w:sz w:val="22"/>
                  <w:szCs w:val="22"/>
                  <w:rPrChange w:id="20378" w:author="James Vu" w:date="2024-04-18T23:51:00Z">
                    <w:rPr>
                      <w:i/>
                      <w:iCs/>
                    </w:rPr>
                  </w:rPrChange>
                </w:rPr>
                <w:t xml:space="preserve"> + G</w:t>
              </w:r>
              <w:r w:rsidRPr="00B053AF">
                <w:rPr>
                  <w:b/>
                  <w:bCs/>
                  <w:i/>
                  <w:iCs/>
                  <w:color w:val="000000"/>
                  <w:sz w:val="22"/>
                  <w:szCs w:val="22"/>
                  <w:vertAlign w:val="subscript"/>
                  <w:rPrChange w:id="20379" w:author="James Vu" w:date="2024-04-18T23:51:00Z">
                    <w:rPr>
                      <w:b/>
                      <w:bCs/>
                      <w:i/>
                      <w:iCs/>
                      <w:color w:val="000000"/>
                      <w:vertAlign w:val="subscript"/>
                    </w:rPr>
                  </w:rPrChange>
                </w:rPr>
                <w:t>PC</w:t>
              </w:r>
            </w:ins>
          </w:p>
        </w:tc>
        <w:tc>
          <w:tcPr>
            <w:tcW w:w="1843" w:type="dxa"/>
            <w:shd w:val="clear" w:color="auto" w:fill="auto"/>
            <w:vAlign w:val="center"/>
            <w:hideMark/>
            <w:tcPrChange w:id="20380"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0B7B6F0" w14:textId="676601B6" w:rsidR="001873A6" w:rsidRPr="00B053AF" w:rsidRDefault="001873A6">
            <w:pPr>
              <w:jc w:val="center"/>
              <w:rPr>
                <w:ins w:id="20381" w:author="James Vu" w:date="2024-04-18T23:29:00Z"/>
                <w:i/>
                <w:iCs/>
                <w:color w:val="000000"/>
                <w:sz w:val="22"/>
                <w:szCs w:val="22"/>
                <w:rPrChange w:id="20382" w:author="James Vu" w:date="2024-04-18T23:51:00Z">
                  <w:rPr>
                    <w:ins w:id="20383" w:author="James Vu" w:date="2024-04-18T23:29:00Z"/>
                    <w:i/>
                    <w:iCs/>
                    <w:color w:val="000000"/>
                  </w:rPr>
                </w:rPrChange>
              </w:rPr>
              <w:pPrChange w:id="20384" w:author="James Vu" w:date="2024-04-18T23:31:00Z">
                <w:pPr/>
              </w:pPrChange>
            </w:pPr>
            <w:ins w:id="20385" w:author="James Vu" w:date="2024-04-18T23:29:00Z">
              <w:r w:rsidRPr="00B053AF">
                <w:rPr>
                  <w:i/>
                  <w:iCs/>
                  <w:color w:val="000000"/>
                  <w:sz w:val="22"/>
                  <w:szCs w:val="22"/>
                  <w:rPrChange w:id="20386" w:author="James Vu" w:date="2024-04-18T23:51:00Z">
                    <w:rPr>
                      <w:i/>
                      <w:iCs/>
                      <w:color w:val="000000"/>
                    </w:rPr>
                  </w:rPrChange>
                </w:rPr>
                <w:t>2.256.741.455</w:t>
              </w:r>
            </w:ins>
          </w:p>
        </w:tc>
        <w:tc>
          <w:tcPr>
            <w:tcW w:w="1842" w:type="dxa"/>
            <w:shd w:val="clear" w:color="auto" w:fill="auto"/>
            <w:vAlign w:val="center"/>
            <w:hideMark/>
            <w:tcPrChange w:id="20387"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32F1EE5A" w14:textId="2CB677B5" w:rsidR="001873A6" w:rsidRPr="00B053AF" w:rsidRDefault="001873A6">
            <w:pPr>
              <w:jc w:val="center"/>
              <w:rPr>
                <w:ins w:id="20388" w:author="James Vu" w:date="2024-04-18T23:29:00Z"/>
                <w:i/>
                <w:iCs/>
                <w:color w:val="000000"/>
                <w:sz w:val="22"/>
                <w:szCs w:val="22"/>
                <w:rPrChange w:id="20389" w:author="James Vu" w:date="2024-04-18T23:51:00Z">
                  <w:rPr>
                    <w:ins w:id="20390" w:author="James Vu" w:date="2024-04-18T23:29:00Z"/>
                    <w:i/>
                    <w:iCs/>
                    <w:color w:val="000000"/>
                  </w:rPr>
                </w:rPrChange>
              </w:rPr>
              <w:pPrChange w:id="20391" w:author="James Vu" w:date="2024-04-18T23:31:00Z">
                <w:pPr/>
              </w:pPrChange>
            </w:pPr>
            <w:ins w:id="20392" w:author="James Vu" w:date="2024-04-18T23:29:00Z">
              <w:r w:rsidRPr="00B053AF">
                <w:rPr>
                  <w:i/>
                  <w:iCs/>
                  <w:color w:val="000000"/>
                  <w:sz w:val="22"/>
                  <w:szCs w:val="22"/>
                  <w:rPrChange w:id="20393" w:author="James Vu" w:date="2024-04-18T23:51:00Z">
                    <w:rPr>
                      <w:i/>
                      <w:iCs/>
                      <w:color w:val="000000"/>
                    </w:rPr>
                  </w:rPrChange>
                </w:rPr>
                <w:t>16.203.404</w:t>
              </w:r>
            </w:ins>
          </w:p>
        </w:tc>
        <w:tc>
          <w:tcPr>
            <w:tcW w:w="1560" w:type="dxa"/>
            <w:shd w:val="clear" w:color="auto" w:fill="auto"/>
            <w:vAlign w:val="center"/>
            <w:hideMark/>
            <w:tcPrChange w:id="2039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651D262" w14:textId="015041CF" w:rsidR="001873A6" w:rsidRPr="00B053AF" w:rsidRDefault="001873A6">
            <w:pPr>
              <w:jc w:val="center"/>
              <w:rPr>
                <w:ins w:id="20395" w:author="James Vu" w:date="2024-04-18T23:29:00Z"/>
                <w:i/>
                <w:iCs/>
                <w:color w:val="000000"/>
                <w:sz w:val="22"/>
                <w:szCs w:val="22"/>
                <w:rPrChange w:id="20396" w:author="James Vu" w:date="2024-04-18T23:51:00Z">
                  <w:rPr>
                    <w:ins w:id="20397" w:author="James Vu" w:date="2024-04-18T23:29:00Z"/>
                    <w:i/>
                    <w:iCs/>
                    <w:color w:val="000000"/>
                  </w:rPr>
                </w:rPrChange>
              </w:rPr>
              <w:pPrChange w:id="20398" w:author="James Vu" w:date="2024-04-18T23:31:00Z">
                <w:pPr/>
              </w:pPrChange>
            </w:pPr>
            <w:ins w:id="20399" w:author="James Vu" w:date="2024-04-18T23:29:00Z">
              <w:r w:rsidRPr="00B053AF">
                <w:rPr>
                  <w:i/>
                  <w:iCs/>
                  <w:color w:val="000000"/>
                  <w:sz w:val="22"/>
                  <w:szCs w:val="22"/>
                  <w:rPrChange w:id="20400" w:author="James Vu" w:date="2024-04-18T23:51:00Z">
                    <w:rPr>
                      <w:i/>
                      <w:iCs/>
                      <w:color w:val="000000"/>
                    </w:rPr>
                  </w:rPrChange>
                </w:rPr>
                <w:t>1.296.272</w:t>
              </w:r>
            </w:ins>
          </w:p>
        </w:tc>
        <w:tc>
          <w:tcPr>
            <w:tcW w:w="1768" w:type="dxa"/>
            <w:shd w:val="clear" w:color="auto" w:fill="auto"/>
            <w:vAlign w:val="center"/>
            <w:hideMark/>
            <w:tcPrChange w:id="20401"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0C00AB5C" w14:textId="3EC01ADE" w:rsidR="001873A6" w:rsidRPr="00B053AF" w:rsidRDefault="001873A6">
            <w:pPr>
              <w:jc w:val="center"/>
              <w:rPr>
                <w:ins w:id="20402" w:author="James Vu" w:date="2024-04-18T23:29:00Z"/>
                <w:i/>
                <w:iCs/>
                <w:color w:val="000000"/>
                <w:sz w:val="22"/>
                <w:szCs w:val="22"/>
                <w:rPrChange w:id="20403" w:author="James Vu" w:date="2024-04-18T23:51:00Z">
                  <w:rPr>
                    <w:ins w:id="20404" w:author="James Vu" w:date="2024-04-18T23:29:00Z"/>
                    <w:i/>
                    <w:iCs/>
                    <w:color w:val="000000"/>
                  </w:rPr>
                </w:rPrChange>
              </w:rPr>
              <w:pPrChange w:id="20405" w:author="James Vu" w:date="2024-04-18T23:31:00Z">
                <w:pPr/>
              </w:pPrChange>
            </w:pPr>
            <w:ins w:id="20406" w:author="James Vu" w:date="2024-04-18T23:29:00Z">
              <w:r w:rsidRPr="00B053AF">
                <w:rPr>
                  <w:i/>
                  <w:iCs/>
                  <w:color w:val="000000"/>
                  <w:sz w:val="22"/>
                  <w:szCs w:val="22"/>
                  <w:rPrChange w:id="20407" w:author="James Vu" w:date="2024-04-18T23:51:00Z">
                    <w:rPr>
                      <w:i/>
                      <w:iCs/>
                      <w:color w:val="000000"/>
                    </w:rPr>
                  </w:rPrChange>
                </w:rPr>
                <w:t>17.499.676</w:t>
              </w:r>
            </w:ins>
          </w:p>
        </w:tc>
        <w:tc>
          <w:tcPr>
            <w:tcW w:w="1487" w:type="dxa"/>
            <w:shd w:val="clear" w:color="auto" w:fill="auto"/>
            <w:vAlign w:val="center"/>
            <w:hideMark/>
            <w:tcPrChange w:id="20408"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10BA8CEA" w14:textId="6AD37A4E" w:rsidR="001873A6" w:rsidRPr="00B053AF" w:rsidRDefault="001873A6">
            <w:pPr>
              <w:jc w:val="center"/>
              <w:rPr>
                <w:ins w:id="20409" w:author="James Vu" w:date="2024-04-18T23:29:00Z"/>
                <w:i/>
                <w:iCs/>
                <w:sz w:val="22"/>
                <w:szCs w:val="22"/>
                <w:rPrChange w:id="20410" w:author="James Vu" w:date="2024-04-18T23:51:00Z">
                  <w:rPr>
                    <w:ins w:id="20411" w:author="James Vu" w:date="2024-04-18T23:29:00Z"/>
                    <w:i/>
                    <w:iCs/>
                  </w:rPr>
                </w:rPrChange>
              </w:rPr>
              <w:pPrChange w:id="20412" w:author="James Vu" w:date="2024-04-18T23:31:00Z">
                <w:pPr/>
              </w:pPrChange>
            </w:pPr>
          </w:p>
        </w:tc>
      </w:tr>
      <w:tr w:rsidR="001873A6" w:rsidRPr="00B053AF" w14:paraId="0562CFFB" w14:textId="77777777" w:rsidTr="003C02FF">
        <w:trPr>
          <w:trHeight w:val="20"/>
          <w:ins w:id="20413" w:author="James Vu" w:date="2024-04-18T23:29:00Z"/>
          <w:trPrChange w:id="20414" w:author="James Vu" w:date="2024-04-19T00:25:00Z">
            <w:trPr>
              <w:trHeight w:val="20"/>
            </w:trPr>
          </w:trPrChange>
        </w:trPr>
        <w:tc>
          <w:tcPr>
            <w:tcW w:w="846" w:type="dxa"/>
            <w:shd w:val="clear" w:color="auto" w:fill="auto"/>
            <w:vAlign w:val="center"/>
            <w:hideMark/>
            <w:tcPrChange w:id="20415"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65090853" w14:textId="77777777" w:rsidR="001873A6" w:rsidRPr="00B053AF" w:rsidRDefault="001873A6" w:rsidP="001873A6">
            <w:pPr>
              <w:jc w:val="center"/>
              <w:rPr>
                <w:ins w:id="20416" w:author="James Vu" w:date="2024-04-18T23:29:00Z"/>
                <w:i/>
                <w:iCs/>
                <w:sz w:val="22"/>
                <w:szCs w:val="22"/>
                <w:rPrChange w:id="20417" w:author="James Vu" w:date="2024-04-18T23:51:00Z">
                  <w:rPr>
                    <w:ins w:id="20418" w:author="James Vu" w:date="2024-04-18T23:29:00Z"/>
                    <w:i/>
                    <w:iCs/>
                  </w:rPr>
                </w:rPrChange>
              </w:rPr>
            </w:pPr>
            <w:ins w:id="20419" w:author="James Vu" w:date="2024-04-18T23:29:00Z">
              <w:r w:rsidRPr="00B053AF">
                <w:rPr>
                  <w:i/>
                  <w:iCs/>
                  <w:sz w:val="22"/>
                  <w:szCs w:val="22"/>
                  <w:rPrChange w:id="20420" w:author="James Vu" w:date="2024-04-18T23:51:00Z">
                    <w:rPr>
                      <w:i/>
                      <w:iCs/>
                    </w:rPr>
                  </w:rPrChange>
                </w:rPr>
                <w:t>6.2</w:t>
              </w:r>
            </w:ins>
          </w:p>
        </w:tc>
        <w:tc>
          <w:tcPr>
            <w:tcW w:w="2835" w:type="dxa"/>
            <w:shd w:val="clear" w:color="auto" w:fill="auto"/>
            <w:vAlign w:val="center"/>
            <w:hideMark/>
            <w:tcPrChange w:id="20421"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6914E8A" w14:textId="77777777" w:rsidR="001873A6" w:rsidRPr="00B053AF" w:rsidRDefault="001873A6">
            <w:pPr>
              <w:jc w:val="center"/>
              <w:rPr>
                <w:ins w:id="20422" w:author="James Vu" w:date="2024-04-18T23:29:00Z"/>
                <w:i/>
                <w:iCs/>
                <w:color w:val="000000"/>
                <w:sz w:val="22"/>
                <w:szCs w:val="22"/>
                <w:rPrChange w:id="20423" w:author="James Vu" w:date="2024-04-18T23:51:00Z">
                  <w:rPr>
                    <w:ins w:id="20424" w:author="James Vu" w:date="2024-04-18T23:29:00Z"/>
                    <w:i/>
                    <w:iCs/>
                    <w:color w:val="000000"/>
                  </w:rPr>
                </w:rPrChange>
              </w:rPr>
              <w:pPrChange w:id="20425" w:author="James Vu" w:date="2024-04-18T23:31:00Z">
                <w:pPr/>
              </w:pPrChange>
            </w:pPr>
            <w:ins w:id="20426" w:author="James Vu" w:date="2024-04-18T23:29:00Z">
              <w:r w:rsidRPr="00B053AF">
                <w:rPr>
                  <w:i/>
                  <w:iCs/>
                  <w:color w:val="000000"/>
                  <w:sz w:val="22"/>
                  <w:szCs w:val="22"/>
                  <w:rPrChange w:id="20427" w:author="James Vu" w:date="2024-04-18T23:51:00Z">
                    <w:rPr>
                      <w:i/>
                      <w:iCs/>
                      <w:color w:val="000000"/>
                    </w:rPr>
                  </w:rPrChange>
                </w:rPr>
                <w:t>Hạng mục phần mềm nội bộ, cơ sở dữ liệu</w:t>
              </w:r>
            </w:ins>
          </w:p>
        </w:tc>
        <w:tc>
          <w:tcPr>
            <w:tcW w:w="1134" w:type="dxa"/>
            <w:shd w:val="clear" w:color="auto" w:fill="auto"/>
            <w:vAlign w:val="center"/>
            <w:hideMark/>
            <w:tcPrChange w:id="20428"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F7EDDAC" w14:textId="77777777" w:rsidR="001873A6" w:rsidRPr="00B053AF" w:rsidRDefault="001873A6" w:rsidP="001873A6">
            <w:pPr>
              <w:jc w:val="center"/>
              <w:rPr>
                <w:ins w:id="20429" w:author="James Vu" w:date="2024-04-18T23:29:00Z"/>
                <w:i/>
                <w:iCs/>
                <w:color w:val="000000"/>
                <w:sz w:val="22"/>
                <w:szCs w:val="22"/>
                <w:rPrChange w:id="20430" w:author="James Vu" w:date="2024-04-18T23:51:00Z">
                  <w:rPr>
                    <w:ins w:id="20431" w:author="James Vu" w:date="2024-04-18T23:29:00Z"/>
                    <w:i/>
                    <w:iCs/>
                    <w:color w:val="000000"/>
                  </w:rPr>
                </w:rPrChange>
              </w:rPr>
            </w:pPr>
            <w:ins w:id="20432" w:author="James Vu" w:date="2024-04-18T23:29:00Z">
              <w:r w:rsidRPr="00B053AF">
                <w:rPr>
                  <w:i/>
                  <w:iCs/>
                  <w:color w:val="000000"/>
                  <w:sz w:val="22"/>
                  <w:szCs w:val="22"/>
                  <w:rPrChange w:id="20433" w:author="James Vu" w:date="2024-04-18T23:51:00Z">
                    <w:rPr>
                      <w:i/>
                      <w:iCs/>
                      <w:color w:val="000000"/>
                    </w:rPr>
                  </w:rPrChange>
                </w:rPr>
                <w:t>1,8648%</w:t>
              </w:r>
            </w:ins>
          </w:p>
        </w:tc>
        <w:tc>
          <w:tcPr>
            <w:tcW w:w="1134" w:type="dxa"/>
            <w:shd w:val="clear" w:color="auto" w:fill="auto"/>
            <w:vAlign w:val="center"/>
            <w:hideMark/>
            <w:tcPrChange w:id="20434"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10AEBA6" w14:textId="77777777" w:rsidR="001873A6" w:rsidRPr="00B053AF" w:rsidRDefault="001873A6" w:rsidP="001873A6">
            <w:pPr>
              <w:jc w:val="center"/>
              <w:rPr>
                <w:ins w:id="20435" w:author="James Vu" w:date="2024-04-18T23:29:00Z"/>
                <w:i/>
                <w:iCs/>
                <w:sz w:val="22"/>
                <w:szCs w:val="22"/>
                <w:rPrChange w:id="20436" w:author="James Vu" w:date="2024-04-18T23:51:00Z">
                  <w:rPr>
                    <w:ins w:id="20437" w:author="James Vu" w:date="2024-04-18T23:29:00Z"/>
                    <w:i/>
                    <w:iCs/>
                  </w:rPr>
                </w:rPrChange>
              </w:rPr>
            </w:pPr>
            <w:ins w:id="20438" w:author="James Vu" w:date="2024-04-18T23:29:00Z">
              <w:r w:rsidRPr="00B053AF">
                <w:rPr>
                  <w:i/>
                  <w:iCs/>
                  <w:sz w:val="22"/>
                  <w:szCs w:val="22"/>
                  <w:rPrChange w:id="20439" w:author="James Vu" w:date="2024-04-18T23:51:00Z">
                    <w:rPr>
                      <w:i/>
                      <w:iCs/>
                    </w:rPr>
                  </w:rPrChange>
                </w:rPr>
                <w:t>G</w:t>
              </w:r>
              <w:r w:rsidRPr="00B053AF">
                <w:rPr>
                  <w:i/>
                  <w:iCs/>
                  <w:sz w:val="22"/>
                  <w:szCs w:val="22"/>
                  <w:vertAlign w:val="subscript"/>
                  <w:rPrChange w:id="20440" w:author="James Vu" w:date="2024-04-18T23:51:00Z">
                    <w:rPr>
                      <w:i/>
                      <w:iCs/>
                      <w:vertAlign w:val="subscript"/>
                    </w:rPr>
                  </w:rPrChange>
                </w:rPr>
                <w:t>PM</w:t>
              </w:r>
            </w:ins>
          </w:p>
        </w:tc>
        <w:tc>
          <w:tcPr>
            <w:tcW w:w="1843" w:type="dxa"/>
            <w:shd w:val="clear" w:color="auto" w:fill="auto"/>
            <w:vAlign w:val="center"/>
            <w:hideMark/>
            <w:tcPrChange w:id="20441"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0AFF02D2" w14:textId="2475D862" w:rsidR="001873A6" w:rsidRPr="00B053AF" w:rsidRDefault="001873A6">
            <w:pPr>
              <w:jc w:val="center"/>
              <w:rPr>
                <w:ins w:id="20442" w:author="James Vu" w:date="2024-04-18T23:29:00Z"/>
                <w:i/>
                <w:iCs/>
                <w:color w:val="000000"/>
                <w:sz w:val="22"/>
                <w:szCs w:val="22"/>
                <w:rPrChange w:id="20443" w:author="James Vu" w:date="2024-04-18T23:51:00Z">
                  <w:rPr>
                    <w:ins w:id="20444" w:author="James Vu" w:date="2024-04-18T23:29:00Z"/>
                    <w:i/>
                    <w:iCs/>
                    <w:color w:val="000000"/>
                  </w:rPr>
                </w:rPrChange>
              </w:rPr>
              <w:pPrChange w:id="20445" w:author="James Vu" w:date="2024-04-18T23:31:00Z">
                <w:pPr/>
              </w:pPrChange>
            </w:pPr>
            <w:ins w:id="20446" w:author="James Vu" w:date="2024-04-18T23:29:00Z">
              <w:r w:rsidRPr="00B053AF">
                <w:rPr>
                  <w:i/>
                  <w:iCs/>
                  <w:color w:val="000000"/>
                  <w:sz w:val="22"/>
                  <w:szCs w:val="22"/>
                  <w:rPrChange w:id="20447" w:author="James Vu" w:date="2024-04-18T23:51:00Z">
                    <w:rPr>
                      <w:i/>
                      <w:iCs/>
                      <w:color w:val="000000"/>
                    </w:rPr>
                  </w:rPrChange>
                </w:rPr>
                <w:t>19.719.560.000</w:t>
              </w:r>
            </w:ins>
          </w:p>
        </w:tc>
        <w:tc>
          <w:tcPr>
            <w:tcW w:w="1842" w:type="dxa"/>
            <w:shd w:val="clear" w:color="auto" w:fill="auto"/>
            <w:vAlign w:val="center"/>
            <w:hideMark/>
            <w:tcPrChange w:id="20448" w:author="James Vu" w:date="2024-04-19T00:25:00Z">
              <w:tcPr>
                <w:tcW w:w="1842" w:type="dxa"/>
                <w:tcBorders>
                  <w:top w:val="nil"/>
                  <w:left w:val="nil"/>
                  <w:bottom w:val="single" w:sz="4" w:space="0" w:color="auto"/>
                  <w:right w:val="single" w:sz="4" w:space="0" w:color="auto"/>
                </w:tcBorders>
                <w:shd w:val="clear" w:color="auto" w:fill="auto"/>
                <w:vAlign w:val="center"/>
                <w:hideMark/>
              </w:tcPr>
            </w:tcPrChange>
          </w:tcPr>
          <w:p w14:paraId="741BD8A6" w14:textId="52568A86" w:rsidR="001873A6" w:rsidRPr="00B053AF" w:rsidRDefault="001873A6">
            <w:pPr>
              <w:jc w:val="center"/>
              <w:rPr>
                <w:ins w:id="20449" w:author="James Vu" w:date="2024-04-18T23:29:00Z"/>
                <w:i/>
                <w:iCs/>
                <w:sz w:val="22"/>
                <w:szCs w:val="22"/>
                <w:rPrChange w:id="20450" w:author="James Vu" w:date="2024-04-18T23:51:00Z">
                  <w:rPr>
                    <w:ins w:id="20451" w:author="James Vu" w:date="2024-04-18T23:29:00Z"/>
                    <w:i/>
                    <w:iCs/>
                  </w:rPr>
                </w:rPrChange>
              </w:rPr>
              <w:pPrChange w:id="20452" w:author="James Vu" w:date="2024-04-18T23:31:00Z">
                <w:pPr/>
              </w:pPrChange>
            </w:pPr>
            <w:ins w:id="20453" w:author="James Vu" w:date="2024-04-18T23:29:00Z">
              <w:r w:rsidRPr="00B053AF">
                <w:rPr>
                  <w:i/>
                  <w:iCs/>
                  <w:sz w:val="22"/>
                  <w:szCs w:val="22"/>
                  <w:rPrChange w:id="20454" w:author="James Vu" w:date="2024-04-18T23:51:00Z">
                    <w:rPr>
                      <w:i/>
                      <w:iCs/>
                    </w:rPr>
                  </w:rPrChange>
                </w:rPr>
                <w:t>367.737.509</w:t>
              </w:r>
            </w:ins>
          </w:p>
        </w:tc>
        <w:tc>
          <w:tcPr>
            <w:tcW w:w="1560" w:type="dxa"/>
            <w:shd w:val="clear" w:color="auto" w:fill="auto"/>
            <w:vAlign w:val="center"/>
            <w:hideMark/>
            <w:tcPrChange w:id="20455"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6B535881" w14:textId="5CD486BB" w:rsidR="001873A6" w:rsidRPr="00B053AF" w:rsidRDefault="001873A6">
            <w:pPr>
              <w:jc w:val="center"/>
              <w:rPr>
                <w:ins w:id="20456" w:author="James Vu" w:date="2024-04-18T23:29:00Z"/>
                <w:i/>
                <w:iCs/>
                <w:color w:val="000000"/>
                <w:sz w:val="22"/>
                <w:szCs w:val="22"/>
                <w:rPrChange w:id="20457" w:author="James Vu" w:date="2024-04-18T23:51:00Z">
                  <w:rPr>
                    <w:ins w:id="20458" w:author="James Vu" w:date="2024-04-18T23:29:00Z"/>
                    <w:i/>
                    <w:iCs/>
                    <w:color w:val="000000"/>
                  </w:rPr>
                </w:rPrChange>
              </w:rPr>
              <w:pPrChange w:id="20459" w:author="James Vu" w:date="2024-04-18T23:31:00Z">
                <w:pPr/>
              </w:pPrChange>
            </w:pPr>
            <w:ins w:id="20460" w:author="James Vu" w:date="2024-04-18T23:29:00Z">
              <w:r w:rsidRPr="00B053AF">
                <w:rPr>
                  <w:i/>
                  <w:iCs/>
                  <w:color w:val="000000"/>
                  <w:sz w:val="22"/>
                  <w:szCs w:val="22"/>
                  <w:rPrChange w:id="20461" w:author="James Vu" w:date="2024-04-18T23:51:00Z">
                    <w:rPr>
                      <w:i/>
                      <w:iCs/>
                      <w:color w:val="000000"/>
                    </w:rPr>
                  </w:rPrChange>
                </w:rPr>
                <w:t>29.419.001</w:t>
              </w:r>
            </w:ins>
          </w:p>
        </w:tc>
        <w:tc>
          <w:tcPr>
            <w:tcW w:w="1768" w:type="dxa"/>
            <w:shd w:val="clear" w:color="auto" w:fill="auto"/>
            <w:vAlign w:val="center"/>
            <w:hideMark/>
            <w:tcPrChange w:id="20462" w:author="James Vu" w:date="2024-04-19T00:25:00Z">
              <w:tcPr>
                <w:tcW w:w="1768" w:type="dxa"/>
                <w:tcBorders>
                  <w:top w:val="nil"/>
                  <w:left w:val="nil"/>
                  <w:bottom w:val="single" w:sz="4" w:space="0" w:color="auto"/>
                  <w:right w:val="single" w:sz="4" w:space="0" w:color="auto"/>
                </w:tcBorders>
                <w:shd w:val="clear" w:color="auto" w:fill="auto"/>
                <w:vAlign w:val="center"/>
                <w:hideMark/>
              </w:tcPr>
            </w:tcPrChange>
          </w:tcPr>
          <w:p w14:paraId="777744F8" w14:textId="520D66E1" w:rsidR="001873A6" w:rsidRPr="00B053AF" w:rsidRDefault="001873A6">
            <w:pPr>
              <w:jc w:val="center"/>
              <w:rPr>
                <w:ins w:id="20463" w:author="James Vu" w:date="2024-04-18T23:29:00Z"/>
                <w:i/>
                <w:iCs/>
                <w:sz w:val="22"/>
                <w:szCs w:val="22"/>
                <w:rPrChange w:id="20464" w:author="James Vu" w:date="2024-04-18T23:51:00Z">
                  <w:rPr>
                    <w:ins w:id="20465" w:author="James Vu" w:date="2024-04-18T23:29:00Z"/>
                    <w:i/>
                    <w:iCs/>
                  </w:rPr>
                </w:rPrChange>
              </w:rPr>
              <w:pPrChange w:id="20466" w:author="James Vu" w:date="2024-04-18T23:31:00Z">
                <w:pPr/>
              </w:pPrChange>
            </w:pPr>
            <w:ins w:id="20467" w:author="James Vu" w:date="2024-04-18T23:29:00Z">
              <w:r w:rsidRPr="00B053AF">
                <w:rPr>
                  <w:i/>
                  <w:iCs/>
                  <w:sz w:val="22"/>
                  <w:szCs w:val="22"/>
                  <w:rPrChange w:id="20468" w:author="James Vu" w:date="2024-04-18T23:51:00Z">
                    <w:rPr>
                      <w:i/>
                      <w:iCs/>
                    </w:rPr>
                  </w:rPrChange>
                </w:rPr>
                <w:t>397.156.510</w:t>
              </w:r>
            </w:ins>
          </w:p>
        </w:tc>
        <w:tc>
          <w:tcPr>
            <w:tcW w:w="1487" w:type="dxa"/>
            <w:shd w:val="clear" w:color="auto" w:fill="auto"/>
            <w:vAlign w:val="center"/>
            <w:hideMark/>
            <w:tcPrChange w:id="20469"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359DE4E4" w14:textId="6730ACFD" w:rsidR="001873A6" w:rsidRPr="00B053AF" w:rsidRDefault="001873A6">
            <w:pPr>
              <w:jc w:val="center"/>
              <w:rPr>
                <w:ins w:id="20470" w:author="James Vu" w:date="2024-04-18T23:29:00Z"/>
                <w:i/>
                <w:iCs/>
                <w:sz w:val="22"/>
                <w:szCs w:val="22"/>
                <w:rPrChange w:id="20471" w:author="James Vu" w:date="2024-04-18T23:51:00Z">
                  <w:rPr>
                    <w:ins w:id="20472" w:author="James Vu" w:date="2024-04-18T23:29:00Z"/>
                    <w:i/>
                    <w:iCs/>
                  </w:rPr>
                </w:rPrChange>
              </w:rPr>
              <w:pPrChange w:id="20473" w:author="James Vu" w:date="2024-04-18T23:31:00Z">
                <w:pPr/>
              </w:pPrChange>
            </w:pPr>
          </w:p>
        </w:tc>
      </w:tr>
      <w:tr w:rsidR="001873A6" w:rsidRPr="00B053AF" w14:paraId="051C30BB" w14:textId="77777777" w:rsidTr="003C02FF">
        <w:trPr>
          <w:trHeight w:val="20"/>
          <w:ins w:id="20474" w:author="James Vu" w:date="2024-04-18T23:29:00Z"/>
          <w:trPrChange w:id="20475" w:author="James Vu" w:date="2024-04-19T00:25:00Z">
            <w:trPr>
              <w:trHeight w:val="20"/>
            </w:trPr>
          </w:trPrChange>
        </w:trPr>
        <w:tc>
          <w:tcPr>
            <w:tcW w:w="846" w:type="dxa"/>
            <w:shd w:val="clear" w:color="auto" w:fill="auto"/>
            <w:vAlign w:val="center"/>
            <w:hideMark/>
            <w:tcPrChange w:id="20476" w:author="James Vu" w:date="2024-04-19T00:25:00Z">
              <w:tcPr>
                <w:tcW w:w="846" w:type="dxa"/>
                <w:tcBorders>
                  <w:top w:val="nil"/>
                  <w:left w:val="single" w:sz="4" w:space="0" w:color="auto"/>
                  <w:bottom w:val="single" w:sz="4" w:space="0" w:color="auto"/>
                  <w:right w:val="single" w:sz="4" w:space="0" w:color="auto"/>
                </w:tcBorders>
                <w:shd w:val="clear" w:color="000000" w:fill="FFFFFF"/>
                <w:vAlign w:val="center"/>
                <w:hideMark/>
              </w:tcPr>
            </w:tcPrChange>
          </w:tcPr>
          <w:p w14:paraId="3AD178CC" w14:textId="77777777" w:rsidR="001873A6" w:rsidRPr="00B053AF" w:rsidRDefault="001873A6" w:rsidP="001873A6">
            <w:pPr>
              <w:jc w:val="center"/>
              <w:rPr>
                <w:ins w:id="20477" w:author="James Vu" w:date="2024-04-18T23:29:00Z"/>
                <w:b/>
                <w:bCs/>
                <w:sz w:val="22"/>
                <w:szCs w:val="22"/>
                <w:rPrChange w:id="20478" w:author="James Vu" w:date="2024-04-18T23:51:00Z">
                  <w:rPr>
                    <w:ins w:id="20479" w:author="James Vu" w:date="2024-04-18T23:29:00Z"/>
                    <w:b/>
                    <w:bCs/>
                  </w:rPr>
                </w:rPrChange>
              </w:rPr>
            </w:pPr>
            <w:ins w:id="20480" w:author="James Vu" w:date="2024-04-18T23:29:00Z">
              <w:r w:rsidRPr="00B053AF">
                <w:rPr>
                  <w:b/>
                  <w:bCs/>
                  <w:sz w:val="22"/>
                  <w:szCs w:val="22"/>
                  <w:rPrChange w:id="20481" w:author="James Vu" w:date="2024-04-18T23:51:00Z">
                    <w:rPr>
                      <w:b/>
                      <w:bCs/>
                    </w:rPr>
                  </w:rPrChange>
                </w:rPr>
                <w:t>7</w:t>
              </w:r>
            </w:ins>
          </w:p>
        </w:tc>
        <w:tc>
          <w:tcPr>
            <w:tcW w:w="2835" w:type="dxa"/>
            <w:shd w:val="clear" w:color="auto" w:fill="auto"/>
            <w:vAlign w:val="center"/>
            <w:hideMark/>
            <w:tcPrChange w:id="20482"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1113EED2" w14:textId="77777777" w:rsidR="001873A6" w:rsidRPr="00B053AF" w:rsidRDefault="001873A6">
            <w:pPr>
              <w:jc w:val="center"/>
              <w:rPr>
                <w:ins w:id="20483" w:author="James Vu" w:date="2024-04-18T23:29:00Z"/>
                <w:b/>
                <w:bCs/>
                <w:color w:val="000000"/>
                <w:sz w:val="22"/>
                <w:szCs w:val="22"/>
                <w:rPrChange w:id="20484" w:author="James Vu" w:date="2024-04-18T23:51:00Z">
                  <w:rPr>
                    <w:ins w:id="20485" w:author="James Vu" w:date="2024-04-18T23:29:00Z"/>
                    <w:b/>
                    <w:bCs/>
                    <w:color w:val="000000"/>
                  </w:rPr>
                </w:rPrChange>
              </w:rPr>
              <w:pPrChange w:id="20486" w:author="James Vu" w:date="2024-04-18T23:31:00Z">
                <w:pPr/>
              </w:pPrChange>
            </w:pPr>
            <w:ins w:id="20487" w:author="James Vu" w:date="2024-04-18T23:29:00Z">
              <w:r w:rsidRPr="00B053AF">
                <w:rPr>
                  <w:b/>
                  <w:bCs/>
                  <w:color w:val="000000"/>
                  <w:sz w:val="22"/>
                  <w:szCs w:val="22"/>
                  <w:rPrChange w:id="20488" w:author="James Vu" w:date="2024-04-18T23:51:00Z">
                    <w:rPr>
                      <w:b/>
                      <w:bCs/>
                      <w:color w:val="000000"/>
                    </w:rPr>
                  </w:rPrChange>
                </w:rPr>
                <w:t>Lựa chọn nhà thầu tư vấn kiểm thử phần mềm nội bộ</w:t>
              </w:r>
            </w:ins>
          </w:p>
        </w:tc>
        <w:tc>
          <w:tcPr>
            <w:tcW w:w="1134" w:type="dxa"/>
            <w:shd w:val="clear" w:color="auto" w:fill="auto"/>
            <w:vAlign w:val="center"/>
            <w:hideMark/>
            <w:tcPrChange w:id="20489"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44BDB76B" w14:textId="51694B4A" w:rsidR="001873A6" w:rsidRPr="00B053AF" w:rsidRDefault="001873A6" w:rsidP="001873A6">
            <w:pPr>
              <w:jc w:val="center"/>
              <w:rPr>
                <w:ins w:id="20490" w:author="James Vu" w:date="2024-04-18T23:29:00Z"/>
                <w:b/>
                <w:bCs/>
                <w:color w:val="000000"/>
                <w:sz w:val="22"/>
                <w:szCs w:val="22"/>
                <w:rPrChange w:id="20491" w:author="James Vu" w:date="2024-04-18T23:51:00Z">
                  <w:rPr>
                    <w:ins w:id="20492" w:author="James Vu" w:date="2024-04-18T23:29:00Z"/>
                    <w:b/>
                    <w:bCs/>
                    <w:color w:val="000000"/>
                  </w:rPr>
                </w:rPrChange>
              </w:rPr>
            </w:pPr>
          </w:p>
        </w:tc>
        <w:tc>
          <w:tcPr>
            <w:tcW w:w="1134" w:type="dxa"/>
            <w:shd w:val="clear" w:color="auto" w:fill="auto"/>
            <w:vAlign w:val="center"/>
            <w:hideMark/>
            <w:tcPrChange w:id="20493"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D326880" w14:textId="4F7A2681" w:rsidR="001873A6" w:rsidRPr="00B053AF" w:rsidRDefault="001873A6" w:rsidP="001873A6">
            <w:pPr>
              <w:jc w:val="center"/>
              <w:rPr>
                <w:ins w:id="20494" w:author="James Vu" w:date="2024-04-18T23:29:00Z"/>
                <w:b/>
                <w:bCs/>
                <w:sz w:val="22"/>
                <w:szCs w:val="22"/>
                <w:rPrChange w:id="20495" w:author="James Vu" w:date="2024-04-18T23:51:00Z">
                  <w:rPr>
                    <w:ins w:id="20496" w:author="James Vu" w:date="2024-04-18T23:29:00Z"/>
                    <w:b/>
                    <w:bCs/>
                  </w:rPr>
                </w:rPrChange>
              </w:rPr>
            </w:pPr>
          </w:p>
        </w:tc>
        <w:tc>
          <w:tcPr>
            <w:tcW w:w="1843" w:type="dxa"/>
            <w:shd w:val="clear" w:color="auto" w:fill="auto"/>
            <w:vAlign w:val="center"/>
            <w:hideMark/>
            <w:tcPrChange w:id="2049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1DFCE2A" w14:textId="1C240DCA" w:rsidR="001873A6" w:rsidRPr="00B053AF" w:rsidRDefault="001873A6">
            <w:pPr>
              <w:jc w:val="center"/>
              <w:rPr>
                <w:ins w:id="20498" w:author="James Vu" w:date="2024-04-18T23:29:00Z"/>
                <w:b/>
                <w:bCs/>
                <w:color w:val="000000"/>
                <w:sz w:val="22"/>
                <w:szCs w:val="22"/>
                <w:rPrChange w:id="20499" w:author="James Vu" w:date="2024-04-18T23:51:00Z">
                  <w:rPr>
                    <w:ins w:id="20500" w:author="James Vu" w:date="2024-04-18T23:29:00Z"/>
                    <w:b/>
                    <w:bCs/>
                    <w:color w:val="000000"/>
                  </w:rPr>
                </w:rPrChange>
              </w:rPr>
              <w:pPrChange w:id="20501" w:author="James Vu" w:date="2024-04-18T23:31:00Z">
                <w:pPr/>
              </w:pPrChange>
            </w:pPr>
          </w:p>
        </w:tc>
        <w:tc>
          <w:tcPr>
            <w:tcW w:w="1842" w:type="dxa"/>
            <w:shd w:val="clear" w:color="auto" w:fill="auto"/>
            <w:noWrap/>
            <w:vAlign w:val="center"/>
            <w:hideMark/>
            <w:tcPrChange w:id="20502"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11F50F08" w14:textId="44A92946" w:rsidR="001873A6" w:rsidRPr="00B053AF" w:rsidRDefault="001873A6">
            <w:pPr>
              <w:jc w:val="center"/>
              <w:rPr>
                <w:ins w:id="20503" w:author="James Vu" w:date="2024-04-18T23:29:00Z"/>
                <w:b/>
                <w:bCs/>
                <w:sz w:val="22"/>
                <w:szCs w:val="22"/>
                <w:rPrChange w:id="20504" w:author="James Vu" w:date="2024-04-18T23:51:00Z">
                  <w:rPr>
                    <w:ins w:id="20505" w:author="James Vu" w:date="2024-04-18T23:29:00Z"/>
                    <w:b/>
                    <w:bCs/>
                  </w:rPr>
                </w:rPrChange>
              </w:rPr>
              <w:pPrChange w:id="20506" w:author="James Vu" w:date="2024-04-18T23:31:00Z">
                <w:pPr>
                  <w:jc w:val="right"/>
                </w:pPr>
              </w:pPrChange>
            </w:pPr>
            <w:ins w:id="20507" w:author="James Vu" w:date="2024-04-18T23:29:00Z">
              <w:r w:rsidRPr="00B053AF">
                <w:rPr>
                  <w:b/>
                  <w:bCs/>
                  <w:sz w:val="22"/>
                  <w:szCs w:val="22"/>
                  <w:rPrChange w:id="20508" w:author="James Vu" w:date="2024-04-18T23:51:00Z">
                    <w:rPr>
                      <w:b/>
                      <w:bCs/>
                    </w:rPr>
                  </w:rPrChange>
                </w:rPr>
                <w:t>11.000.000</w:t>
              </w:r>
            </w:ins>
          </w:p>
        </w:tc>
        <w:tc>
          <w:tcPr>
            <w:tcW w:w="1560" w:type="dxa"/>
            <w:shd w:val="clear" w:color="auto" w:fill="auto"/>
            <w:noWrap/>
            <w:vAlign w:val="center"/>
            <w:hideMark/>
            <w:tcPrChange w:id="20509"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014E5D5B" w14:textId="4C21D9C8" w:rsidR="001873A6" w:rsidRPr="00B053AF" w:rsidRDefault="001873A6">
            <w:pPr>
              <w:jc w:val="center"/>
              <w:rPr>
                <w:ins w:id="20510" w:author="James Vu" w:date="2024-04-18T23:29:00Z"/>
                <w:b/>
                <w:bCs/>
                <w:sz w:val="22"/>
                <w:szCs w:val="22"/>
                <w:rPrChange w:id="20511" w:author="James Vu" w:date="2024-04-18T23:51:00Z">
                  <w:rPr>
                    <w:ins w:id="20512" w:author="James Vu" w:date="2024-04-18T23:29:00Z"/>
                    <w:b/>
                    <w:bCs/>
                  </w:rPr>
                </w:rPrChange>
              </w:rPr>
              <w:pPrChange w:id="20513" w:author="James Vu" w:date="2024-04-18T23:31:00Z">
                <w:pPr>
                  <w:jc w:val="right"/>
                </w:pPr>
              </w:pPrChange>
            </w:pPr>
            <w:ins w:id="20514" w:author="James Vu" w:date="2024-04-18T23:29:00Z">
              <w:r w:rsidRPr="00B053AF">
                <w:rPr>
                  <w:b/>
                  <w:bCs/>
                  <w:sz w:val="22"/>
                  <w:szCs w:val="22"/>
                  <w:rPrChange w:id="20515" w:author="James Vu" w:date="2024-04-18T23:51:00Z">
                    <w:rPr>
                      <w:b/>
                      <w:bCs/>
                    </w:rPr>
                  </w:rPrChange>
                </w:rPr>
                <w:t>880.000</w:t>
              </w:r>
            </w:ins>
          </w:p>
        </w:tc>
        <w:tc>
          <w:tcPr>
            <w:tcW w:w="1768" w:type="dxa"/>
            <w:shd w:val="clear" w:color="auto" w:fill="auto"/>
            <w:noWrap/>
            <w:vAlign w:val="center"/>
            <w:hideMark/>
            <w:tcPrChange w:id="20516"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36602F6C" w14:textId="00A8190B" w:rsidR="001873A6" w:rsidRPr="00B053AF" w:rsidRDefault="001873A6">
            <w:pPr>
              <w:jc w:val="center"/>
              <w:rPr>
                <w:ins w:id="20517" w:author="James Vu" w:date="2024-04-18T23:29:00Z"/>
                <w:b/>
                <w:bCs/>
                <w:sz w:val="22"/>
                <w:szCs w:val="22"/>
                <w:rPrChange w:id="20518" w:author="James Vu" w:date="2024-04-18T23:51:00Z">
                  <w:rPr>
                    <w:ins w:id="20519" w:author="James Vu" w:date="2024-04-18T23:29:00Z"/>
                    <w:b/>
                    <w:bCs/>
                  </w:rPr>
                </w:rPrChange>
              </w:rPr>
              <w:pPrChange w:id="20520" w:author="James Vu" w:date="2024-04-18T23:31:00Z">
                <w:pPr>
                  <w:jc w:val="right"/>
                </w:pPr>
              </w:pPrChange>
            </w:pPr>
            <w:ins w:id="20521" w:author="James Vu" w:date="2024-04-18T23:29:00Z">
              <w:r w:rsidRPr="00B053AF">
                <w:rPr>
                  <w:b/>
                  <w:bCs/>
                  <w:sz w:val="22"/>
                  <w:szCs w:val="22"/>
                  <w:rPrChange w:id="20522" w:author="James Vu" w:date="2024-04-18T23:51:00Z">
                    <w:rPr>
                      <w:b/>
                      <w:bCs/>
                    </w:rPr>
                  </w:rPrChange>
                </w:rPr>
                <w:t>11.880.000</w:t>
              </w:r>
            </w:ins>
          </w:p>
        </w:tc>
        <w:tc>
          <w:tcPr>
            <w:tcW w:w="1487" w:type="dxa"/>
            <w:shd w:val="clear" w:color="auto" w:fill="auto"/>
            <w:vAlign w:val="center"/>
            <w:hideMark/>
            <w:tcPrChange w:id="20523"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3080107" w14:textId="4BD576A3" w:rsidR="001873A6" w:rsidRPr="00B053AF" w:rsidRDefault="001873A6">
            <w:pPr>
              <w:jc w:val="center"/>
              <w:rPr>
                <w:ins w:id="20524" w:author="James Vu" w:date="2024-04-18T23:29:00Z"/>
                <w:b/>
                <w:bCs/>
                <w:sz w:val="22"/>
                <w:szCs w:val="22"/>
                <w:rPrChange w:id="20525" w:author="James Vu" w:date="2024-04-18T23:51:00Z">
                  <w:rPr>
                    <w:ins w:id="20526" w:author="James Vu" w:date="2024-04-18T23:29:00Z"/>
                    <w:b/>
                    <w:bCs/>
                  </w:rPr>
                </w:rPrChange>
              </w:rPr>
              <w:pPrChange w:id="20527" w:author="James Vu" w:date="2024-04-18T23:31:00Z">
                <w:pPr/>
              </w:pPrChange>
            </w:pPr>
          </w:p>
        </w:tc>
      </w:tr>
      <w:tr w:rsidR="001873A6" w:rsidRPr="00B053AF" w14:paraId="386F6181" w14:textId="77777777" w:rsidTr="003C02FF">
        <w:trPr>
          <w:trHeight w:val="20"/>
          <w:ins w:id="20528" w:author="James Vu" w:date="2024-04-18T23:29:00Z"/>
          <w:trPrChange w:id="20529" w:author="James Vu" w:date="2024-04-19T00:25:00Z">
            <w:trPr>
              <w:trHeight w:val="20"/>
            </w:trPr>
          </w:trPrChange>
        </w:trPr>
        <w:tc>
          <w:tcPr>
            <w:tcW w:w="846" w:type="dxa"/>
            <w:shd w:val="clear" w:color="auto" w:fill="auto"/>
            <w:vAlign w:val="center"/>
            <w:hideMark/>
            <w:tcPrChange w:id="20530"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2586187A" w14:textId="77777777" w:rsidR="001873A6" w:rsidRPr="00B053AF" w:rsidRDefault="001873A6" w:rsidP="001873A6">
            <w:pPr>
              <w:jc w:val="center"/>
              <w:rPr>
                <w:ins w:id="20531" w:author="James Vu" w:date="2024-04-18T23:29:00Z"/>
                <w:b/>
                <w:bCs/>
                <w:color w:val="000000"/>
                <w:sz w:val="22"/>
                <w:szCs w:val="22"/>
                <w:rPrChange w:id="20532" w:author="James Vu" w:date="2024-04-18T23:51:00Z">
                  <w:rPr>
                    <w:ins w:id="20533" w:author="James Vu" w:date="2024-04-18T23:29:00Z"/>
                    <w:b/>
                    <w:bCs/>
                    <w:color w:val="000000"/>
                  </w:rPr>
                </w:rPrChange>
              </w:rPr>
            </w:pPr>
            <w:ins w:id="20534" w:author="James Vu" w:date="2024-04-18T23:29:00Z">
              <w:r w:rsidRPr="00B053AF">
                <w:rPr>
                  <w:b/>
                  <w:bCs/>
                  <w:color w:val="000000"/>
                  <w:sz w:val="22"/>
                  <w:szCs w:val="22"/>
                  <w:rPrChange w:id="20535" w:author="James Vu" w:date="2024-04-18T23:51:00Z">
                    <w:rPr>
                      <w:b/>
                      <w:bCs/>
                      <w:color w:val="000000"/>
                    </w:rPr>
                  </w:rPrChange>
                </w:rPr>
                <w:t>7.1</w:t>
              </w:r>
            </w:ins>
          </w:p>
        </w:tc>
        <w:tc>
          <w:tcPr>
            <w:tcW w:w="2835" w:type="dxa"/>
            <w:shd w:val="clear" w:color="auto" w:fill="auto"/>
            <w:vAlign w:val="center"/>
            <w:hideMark/>
            <w:tcPrChange w:id="20536"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465D00C" w14:textId="77777777" w:rsidR="001873A6" w:rsidRPr="00B053AF" w:rsidRDefault="001873A6">
            <w:pPr>
              <w:jc w:val="center"/>
              <w:rPr>
                <w:ins w:id="20537" w:author="James Vu" w:date="2024-04-18T23:29:00Z"/>
                <w:b/>
                <w:bCs/>
                <w:color w:val="000000"/>
                <w:sz w:val="22"/>
                <w:szCs w:val="22"/>
                <w:rPrChange w:id="20538" w:author="James Vu" w:date="2024-04-18T23:51:00Z">
                  <w:rPr>
                    <w:ins w:id="20539" w:author="James Vu" w:date="2024-04-18T23:29:00Z"/>
                    <w:b/>
                    <w:bCs/>
                    <w:color w:val="000000"/>
                  </w:rPr>
                </w:rPrChange>
              </w:rPr>
              <w:pPrChange w:id="20540" w:author="James Vu" w:date="2024-04-18T23:31:00Z">
                <w:pPr/>
              </w:pPrChange>
            </w:pPr>
            <w:ins w:id="20541" w:author="James Vu" w:date="2024-04-18T23:29:00Z">
              <w:r w:rsidRPr="00B053AF">
                <w:rPr>
                  <w:b/>
                  <w:bCs/>
                  <w:color w:val="000000"/>
                  <w:sz w:val="22"/>
                  <w:szCs w:val="22"/>
                  <w:rPrChange w:id="20542" w:author="James Vu" w:date="2024-04-18T23:51:00Z">
                    <w:rPr>
                      <w:b/>
                      <w:bCs/>
                      <w:color w:val="000000"/>
                    </w:rPr>
                  </w:rPrChange>
                </w:rPr>
                <w:t>Lập hồ sơ mời thầu, đánh giá hồ sơ dự thầu</w:t>
              </w:r>
            </w:ins>
          </w:p>
        </w:tc>
        <w:tc>
          <w:tcPr>
            <w:tcW w:w="1134" w:type="dxa"/>
            <w:shd w:val="clear" w:color="auto" w:fill="auto"/>
            <w:vAlign w:val="center"/>
            <w:hideMark/>
            <w:tcPrChange w:id="20543"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70EB1A06" w14:textId="77777777" w:rsidR="001873A6" w:rsidRPr="00B053AF" w:rsidRDefault="001873A6" w:rsidP="001873A6">
            <w:pPr>
              <w:jc w:val="center"/>
              <w:rPr>
                <w:ins w:id="20544" w:author="James Vu" w:date="2024-04-18T23:29:00Z"/>
                <w:b/>
                <w:bCs/>
                <w:color w:val="000000"/>
                <w:sz w:val="22"/>
                <w:szCs w:val="22"/>
                <w:rPrChange w:id="20545" w:author="James Vu" w:date="2024-04-18T23:51:00Z">
                  <w:rPr>
                    <w:ins w:id="20546" w:author="James Vu" w:date="2024-04-18T23:29:00Z"/>
                    <w:b/>
                    <w:bCs/>
                    <w:color w:val="000000"/>
                  </w:rPr>
                </w:rPrChange>
              </w:rPr>
            </w:pPr>
            <w:ins w:id="20547" w:author="James Vu" w:date="2024-04-18T23:29:00Z">
              <w:r w:rsidRPr="00B053AF">
                <w:rPr>
                  <w:b/>
                  <w:bCs/>
                  <w:color w:val="000000"/>
                  <w:sz w:val="22"/>
                  <w:szCs w:val="22"/>
                  <w:rPrChange w:id="20548" w:author="James Vu" w:date="2024-04-18T23:51:00Z">
                    <w:rPr>
                      <w:b/>
                      <w:bCs/>
                      <w:color w:val="000000"/>
                    </w:rPr>
                  </w:rPrChange>
                </w:rPr>
                <w:t>0,2000%</w:t>
              </w:r>
            </w:ins>
          </w:p>
        </w:tc>
        <w:tc>
          <w:tcPr>
            <w:tcW w:w="1134" w:type="dxa"/>
            <w:shd w:val="clear" w:color="auto" w:fill="auto"/>
            <w:vAlign w:val="center"/>
            <w:hideMark/>
            <w:tcPrChange w:id="20549"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065244D4" w14:textId="77777777" w:rsidR="001873A6" w:rsidRPr="00B053AF" w:rsidRDefault="001873A6" w:rsidP="001873A6">
            <w:pPr>
              <w:jc w:val="center"/>
              <w:rPr>
                <w:ins w:id="20550" w:author="James Vu" w:date="2024-04-18T23:29:00Z"/>
                <w:b/>
                <w:bCs/>
                <w:color w:val="000000"/>
                <w:sz w:val="22"/>
                <w:szCs w:val="22"/>
                <w:rPrChange w:id="20551" w:author="James Vu" w:date="2024-04-18T23:51:00Z">
                  <w:rPr>
                    <w:ins w:id="20552" w:author="James Vu" w:date="2024-04-18T23:29:00Z"/>
                    <w:b/>
                    <w:bCs/>
                    <w:color w:val="000000"/>
                  </w:rPr>
                </w:rPrChange>
              </w:rPr>
            </w:pPr>
            <w:ins w:id="20553" w:author="James Vu" w:date="2024-04-18T23:29:00Z">
              <w:r w:rsidRPr="00B053AF">
                <w:rPr>
                  <w:b/>
                  <w:bCs/>
                  <w:color w:val="000000"/>
                  <w:sz w:val="22"/>
                  <w:szCs w:val="22"/>
                  <w:rPrChange w:id="20554" w:author="James Vu" w:date="2024-04-18T23:51:00Z">
                    <w:rPr>
                      <w:b/>
                      <w:bCs/>
                      <w:color w:val="000000"/>
                    </w:rPr>
                  </w:rPrChange>
                </w:rPr>
                <w:t>x 2 x G</w:t>
              </w:r>
              <w:r w:rsidRPr="00B053AF">
                <w:rPr>
                  <w:b/>
                  <w:bCs/>
                  <w:color w:val="000000"/>
                  <w:sz w:val="22"/>
                  <w:szCs w:val="22"/>
                  <w:vertAlign w:val="subscript"/>
                  <w:rPrChange w:id="20555" w:author="James Vu" w:date="2024-04-18T23:51:00Z">
                    <w:rPr>
                      <w:b/>
                      <w:bCs/>
                      <w:color w:val="000000"/>
                      <w:vertAlign w:val="subscript"/>
                    </w:rPr>
                  </w:rPrChange>
                </w:rPr>
                <w:t>KT</w:t>
              </w:r>
              <w:r w:rsidRPr="00B053AF">
                <w:rPr>
                  <w:b/>
                  <w:bCs/>
                  <w:color w:val="000000"/>
                  <w:sz w:val="22"/>
                  <w:szCs w:val="22"/>
                  <w:rPrChange w:id="20556" w:author="James Vu" w:date="2024-04-18T23:51:00Z">
                    <w:rPr>
                      <w:b/>
                      <w:bCs/>
                      <w:color w:val="000000"/>
                    </w:rPr>
                  </w:rPrChange>
                </w:rPr>
                <w:t xml:space="preserve"> (Sau VAT)</w:t>
              </w:r>
            </w:ins>
          </w:p>
        </w:tc>
        <w:tc>
          <w:tcPr>
            <w:tcW w:w="1843" w:type="dxa"/>
            <w:shd w:val="clear" w:color="auto" w:fill="auto"/>
            <w:vAlign w:val="center"/>
            <w:hideMark/>
            <w:tcPrChange w:id="2055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D273B08" w14:textId="3039C06D" w:rsidR="001873A6" w:rsidRPr="00B053AF" w:rsidRDefault="001873A6" w:rsidP="001873A6">
            <w:pPr>
              <w:jc w:val="center"/>
              <w:rPr>
                <w:ins w:id="20558" w:author="James Vu" w:date="2024-04-18T23:29:00Z"/>
                <w:b/>
                <w:bCs/>
                <w:color w:val="000000"/>
                <w:sz w:val="22"/>
                <w:szCs w:val="22"/>
                <w:rPrChange w:id="20559" w:author="James Vu" w:date="2024-04-18T23:51:00Z">
                  <w:rPr>
                    <w:ins w:id="20560" w:author="James Vu" w:date="2024-04-18T23:29:00Z"/>
                    <w:b/>
                    <w:bCs/>
                    <w:color w:val="000000"/>
                  </w:rPr>
                </w:rPrChange>
              </w:rPr>
            </w:pPr>
            <w:ins w:id="20561" w:author="James Vu" w:date="2024-04-18T23:29:00Z">
              <w:r w:rsidRPr="00B053AF">
                <w:rPr>
                  <w:b/>
                  <w:bCs/>
                  <w:color w:val="000000"/>
                  <w:sz w:val="22"/>
                  <w:szCs w:val="22"/>
                  <w:rPrChange w:id="20562" w:author="James Vu" w:date="2024-04-18T23:51:00Z">
                    <w:rPr>
                      <w:b/>
                      <w:bCs/>
                      <w:color w:val="000000"/>
                    </w:rPr>
                  </w:rPrChange>
                </w:rPr>
                <w:t>609.300.000</w:t>
              </w:r>
            </w:ins>
          </w:p>
        </w:tc>
        <w:tc>
          <w:tcPr>
            <w:tcW w:w="1842" w:type="dxa"/>
            <w:shd w:val="clear" w:color="auto" w:fill="auto"/>
            <w:noWrap/>
            <w:vAlign w:val="center"/>
            <w:hideMark/>
            <w:tcPrChange w:id="20563"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0510565C" w14:textId="07372AFB" w:rsidR="001873A6" w:rsidRPr="00B053AF" w:rsidRDefault="001873A6">
            <w:pPr>
              <w:jc w:val="center"/>
              <w:rPr>
                <w:ins w:id="20564" w:author="James Vu" w:date="2024-04-18T23:29:00Z"/>
                <w:b/>
                <w:bCs/>
                <w:color w:val="000000"/>
                <w:sz w:val="22"/>
                <w:szCs w:val="22"/>
                <w:rPrChange w:id="20565" w:author="James Vu" w:date="2024-04-18T23:51:00Z">
                  <w:rPr>
                    <w:ins w:id="20566" w:author="James Vu" w:date="2024-04-18T23:29:00Z"/>
                    <w:b/>
                    <w:bCs/>
                    <w:color w:val="000000"/>
                  </w:rPr>
                </w:rPrChange>
              </w:rPr>
              <w:pPrChange w:id="20567" w:author="James Vu" w:date="2024-04-18T23:31:00Z">
                <w:pPr>
                  <w:jc w:val="right"/>
                </w:pPr>
              </w:pPrChange>
            </w:pPr>
            <w:ins w:id="20568" w:author="James Vu" w:date="2024-04-18T23:29:00Z">
              <w:r w:rsidRPr="00B053AF">
                <w:rPr>
                  <w:b/>
                  <w:bCs/>
                  <w:color w:val="000000"/>
                  <w:sz w:val="22"/>
                  <w:szCs w:val="22"/>
                  <w:rPrChange w:id="20569" w:author="James Vu" w:date="2024-04-18T23:51:00Z">
                    <w:rPr>
                      <w:b/>
                      <w:bCs/>
                      <w:color w:val="000000"/>
                    </w:rPr>
                  </w:rPrChange>
                </w:rPr>
                <w:t>6.000.000</w:t>
              </w:r>
            </w:ins>
          </w:p>
        </w:tc>
        <w:tc>
          <w:tcPr>
            <w:tcW w:w="1560" w:type="dxa"/>
            <w:shd w:val="clear" w:color="auto" w:fill="auto"/>
            <w:noWrap/>
            <w:vAlign w:val="center"/>
            <w:hideMark/>
            <w:tcPrChange w:id="20570"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5ECDC097" w14:textId="2C40AA5B" w:rsidR="001873A6" w:rsidRPr="00B053AF" w:rsidRDefault="001873A6">
            <w:pPr>
              <w:jc w:val="center"/>
              <w:rPr>
                <w:ins w:id="20571" w:author="James Vu" w:date="2024-04-18T23:29:00Z"/>
                <w:b/>
                <w:bCs/>
                <w:color w:val="000000"/>
                <w:sz w:val="22"/>
                <w:szCs w:val="22"/>
                <w:rPrChange w:id="20572" w:author="James Vu" w:date="2024-04-18T23:51:00Z">
                  <w:rPr>
                    <w:ins w:id="20573" w:author="James Vu" w:date="2024-04-18T23:29:00Z"/>
                    <w:b/>
                    <w:bCs/>
                    <w:color w:val="000000"/>
                  </w:rPr>
                </w:rPrChange>
              </w:rPr>
              <w:pPrChange w:id="20574" w:author="James Vu" w:date="2024-04-18T23:31:00Z">
                <w:pPr>
                  <w:jc w:val="right"/>
                </w:pPr>
              </w:pPrChange>
            </w:pPr>
            <w:ins w:id="20575" w:author="James Vu" w:date="2024-04-18T23:29:00Z">
              <w:r w:rsidRPr="00B053AF">
                <w:rPr>
                  <w:b/>
                  <w:bCs/>
                  <w:color w:val="000000"/>
                  <w:sz w:val="22"/>
                  <w:szCs w:val="22"/>
                  <w:rPrChange w:id="20576" w:author="James Vu" w:date="2024-04-18T23:51:00Z">
                    <w:rPr>
                      <w:b/>
                      <w:bCs/>
                      <w:color w:val="000000"/>
                    </w:rPr>
                  </w:rPrChange>
                </w:rPr>
                <w:t>480.000</w:t>
              </w:r>
            </w:ins>
          </w:p>
        </w:tc>
        <w:tc>
          <w:tcPr>
            <w:tcW w:w="1768" w:type="dxa"/>
            <w:shd w:val="clear" w:color="auto" w:fill="auto"/>
            <w:noWrap/>
            <w:vAlign w:val="center"/>
            <w:hideMark/>
            <w:tcPrChange w:id="20577"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16625167" w14:textId="3281061E" w:rsidR="001873A6" w:rsidRPr="00B053AF" w:rsidRDefault="001873A6">
            <w:pPr>
              <w:jc w:val="center"/>
              <w:rPr>
                <w:ins w:id="20578" w:author="James Vu" w:date="2024-04-18T23:29:00Z"/>
                <w:b/>
                <w:bCs/>
                <w:color w:val="000000"/>
                <w:sz w:val="22"/>
                <w:szCs w:val="22"/>
                <w:rPrChange w:id="20579" w:author="James Vu" w:date="2024-04-18T23:51:00Z">
                  <w:rPr>
                    <w:ins w:id="20580" w:author="James Vu" w:date="2024-04-18T23:29:00Z"/>
                    <w:b/>
                    <w:bCs/>
                    <w:color w:val="000000"/>
                  </w:rPr>
                </w:rPrChange>
              </w:rPr>
              <w:pPrChange w:id="20581" w:author="James Vu" w:date="2024-04-18T23:31:00Z">
                <w:pPr>
                  <w:jc w:val="right"/>
                </w:pPr>
              </w:pPrChange>
            </w:pPr>
            <w:ins w:id="20582" w:author="James Vu" w:date="2024-04-18T23:29:00Z">
              <w:r w:rsidRPr="00B053AF">
                <w:rPr>
                  <w:b/>
                  <w:bCs/>
                  <w:color w:val="000000"/>
                  <w:sz w:val="22"/>
                  <w:szCs w:val="22"/>
                  <w:rPrChange w:id="20583" w:author="James Vu" w:date="2024-04-18T23:51:00Z">
                    <w:rPr>
                      <w:b/>
                      <w:bCs/>
                      <w:color w:val="000000"/>
                    </w:rPr>
                  </w:rPrChange>
                </w:rPr>
                <w:t>6.480.000</w:t>
              </w:r>
            </w:ins>
          </w:p>
        </w:tc>
        <w:tc>
          <w:tcPr>
            <w:tcW w:w="1487" w:type="dxa"/>
            <w:shd w:val="clear" w:color="auto" w:fill="auto"/>
            <w:vAlign w:val="center"/>
            <w:hideMark/>
            <w:tcPrChange w:id="20584"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54D98926" w14:textId="77777777" w:rsidR="001873A6" w:rsidRPr="00B053AF" w:rsidRDefault="001873A6">
            <w:pPr>
              <w:jc w:val="center"/>
              <w:rPr>
                <w:ins w:id="20585" w:author="James Vu" w:date="2024-04-18T23:29:00Z"/>
                <w:b/>
                <w:bCs/>
                <w:color w:val="000000"/>
                <w:sz w:val="22"/>
                <w:szCs w:val="22"/>
                <w:rPrChange w:id="20586" w:author="James Vu" w:date="2024-04-18T23:51:00Z">
                  <w:rPr>
                    <w:ins w:id="20587" w:author="James Vu" w:date="2024-04-18T23:29:00Z"/>
                    <w:b/>
                    <w:bCs/>
                    <w:color w:val="000000"/>
                  </w:rPr>
                </w:rPrChange>
              </w:rPr>
              <w:pPrChange w:id="20588" w:author="James Vu" w:date="2024-04-18T23:31:00Z">
                <w:pPr/>
              </w:pPrChange>
            </w:pPr>
            <w:ins w:id="20589" w:author="James Vu" w:date="2024-04-18T23:29:00Z">
              <w:r w:rsidRPr="00B053AF">
                <w:rPr>
                  <w:b/>
                  <w:bCs/>
                  <w:color w:val="000000"/>
                  <w:sz w:val="22"/>
                  <w:szCs w:val="22"/>
                  <w:rPrChange w:id="20590" w:author="James Vu" w:date="2024-04-18T23:51:00Z">
                    <w:rPr>
                      <w:b/>
                      <w:bCs/>
                      <w:color w:val="000000"/>
                    </w:rPr>
                  </w:rPrChange>
                </w:rPr>
                <w:t>Điểm c, Khoản 4 và Điểm b, Khoản 5, Điều 12 Nghị định 24/2024/NĐ-CP (Tối thiểu 3.000.000 cho mỗi hạng mục)</w:t>
              </w:r>
            </w:ins>
          </w:p>
        </w:tc>
      </w:tr>
      <w:tr w:rsidR="001873A6" w:rsidRPr="00B053AF" w14:paraId="6E625B12" w14:textId="77777777" w:rsidTr="003C02FF">
        <w:trPr>
          <w:trHeight w:val="20"/>
          <w:ins w:id="20591" w:author="James Vu" w:date="2024-04-18T23:29:00Z"/>
          <w:trPrChange w:id="20592" w:author="James Vu" w:date="2024-04-19T00:25:00Z">
            <w:trPr>
              <w:trHeight w:val="20"/>
            </w:trPr>
          </w:trPrChange>
        </w:trPr>
        <w:tc>
          <w:tcPr>
            <w:tcW w:w="846" w:type="dxa"/>
            <w:shd w:val="clear" w:color="auto" w:fill="auto"/>
            <w:vAlign w:val="center"/>
            <w:hideMark/>
            <w:tcPrChange w:id="20593"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23FC5E84" w14:textId="77777777" w:rsidR="001873A6" w:rsidRPr="00B053AF" w:rsidRDefault="001873A6" w:rsidP="001873A6">
            <w:pPr>
              <w:jc w:val="center"/>
              <w:rPr>
                <w:ins w:id="20594" w:author="James Vu" w:date="2024-04-18T23:29:00Z"/>
                <w:b/>
                <w:bCs/>
                <w:color w:val="000000"/>
                <w:sz w:val="22"/>
                <w:szCs w:val="22"/>
                <w:rPrChange w:id="20595" w:author="James Vu" w:date="2024-04-18T23:51:00Z">
                  <w:rPr>
                    <w:ins w:id="20596" w:author="James Vu" w:date="2024-04-18T23:29:00Z"/>
                    <w:b/>
                    <w:bCs/>
                    <w:color w:val="000000"/>
                  </w:rPr>
                </w:rPrChange>
              </w:rPr>
            </w:pPr>
            <w:ins w:id="20597" w:author="James Vu" w:date="2024-04-18T23:29:00Z">
              <w:r w:rsidRPr="00B053AF">
                <w:rPr>
                  <w:b/>
                  <w:bCs/>
                  <w:color w:val="000000"/>
                  <w:sz w:val="22"/>
                  <w:szCs w:val="22"/>
                  <w:rPrChange w:id="20598" w:author="James Vu" w:date="2024-04-18T23:51:00Z">
                    <w:rPr>
                      <w:b/>
                      <w:bCs/>
                      <w:color w:val="000000"/>
                    </w:rPr>
                  </w:rPrChange>
                </w:rPr>
                <w:t>7.2</w:t>
              </w:r>
            </w:ins>
          </w:p>
        </w:tc>
        <w:tc>
          <w:tcPr>
            <w:tcW w:w="2835" w:type="dxa"/>
            <w:shd w:val="clear" w:color="auto" w:fill="auto"/>
            <w:vAlign w:val="center"/>
            <w:hideMark/>
            <w:tcPrChange w:id="20599"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3C2C0D3" w14:textId="77777777" w:rsidR="001873A6" w:rsidRPr="00B053AF" w:rsidRDefault="001873A6">
            <w:pPr>
              <w:jc w:val="center"/>
              <w:rPr>
                <w:ins w:id="20600" w:author="James Vu" w:date="2024-04-18T23:29:00Z"/>
                <w:b/>
                <w:bCs/>
                <w:sz w:val="22"/>
                <w:szCs w:val="22"/>
                <w:rPrChange w:id="20601" w:author="James Vu" w:date="2024-04-18T23:51:00Z">
                  <w:rPr>
                    <w:ins w:id="20602" w:author="James Vu" w:date="2024-04-18T23:29:00Z"/>
                    <w:b/>
                    <w:bCs/>
                  </w:rPr>
                </w:rPrChange>
              </w:rPr>
              <w:pPrChange w:id="20603" w:author="James Vu" w:date="2024-04-18T23:31:00Z">
                <w:pPr/>
              </w:pPrChange>
            </w:pPr>
            <w:ins w:id="20604" w:author="James Vu" w:date="2024-04-18T23:29:00Z">
              <w:r w:rsidRPr="00B053AF">
                <w:rPr>
                  <w:b/>
                  <w:bCs/>
                  <w:sz w:val="22"/>
                  <w:szCs w:val="22"/>
                  <w:rPrChange w:id="20605" w:author="James Vu" w:date="2024-04-18T23:51:00Z">
                    <w:rPr>
                      <w:b/>
                      <w:bCs/>
                    </w:rPr>
                  </w:rPrChange>
                </w:rPr>
                <w:t>Thẩm định hồ sơ mời thầu; Thẩm định kết quả lựa chọn nhà thầu</w:t>
              </w:r>
            </w:ins>
          </w:p>
        </w:tc>
        <w:tc>
          <w:tcPr>
            <w:tcW w:w="1134" w:type="dxa"/>
            <w:shd w:val="clear" w:color="auto" w:fill="auto"/>
            <w:vAlign w:val="center"/>
            <w:hideMark/>
            <w:tcPrChange w:id="20606"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16C3473" w14:textId="1AD486D1" w:rsidR="001873A6" w:rsidRPr="00B053AF" w:rsidRDefault="001873A6" w:rsidP="001873A6">
            <w:pPr>
              <w:jc w:val="center"/>
              <w:rPr>
                <w:ins w:id="20607" w:author="James Vu" w:date="2024-04-18T23:29:00Z"/>
                <w:b/>
                <w:bCs/>
                <w:color w:val="000000"/>
                <w:sz w:val="22"/>
                <w:szCs w:val="22"/>
                <w:rPrChange w:id="20608" w:author="James Vu" w:date="2024-04-18T23:51:00Z">
                  <w:rPr>
                    <w:ins w:id="20609" w:author="James Vu" w:date="2024-04-18T23:29:00Z"/>
                    <w:b/>
                    <w:bCs/>
                    <w:color w:val="000000"/>
                  </w:rPr>
                </w:rPrChange>
              </w:rPr>
            </w:pPr>
          </w:p>
        </w:tc>
        <w:tc>
          <w:tcPr>
            <w:tcW w:w="1134" w:type="dxa"/>
            <w:shd w:val="clear" w:color="auto" w:fill="auto"/>
            <w:vAlign w:val="center"/>
            <w:hideMark/>
            <w:tcPrChange w:id="2061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2F24D26E" w14:textId="6644B233" w:rsidR="001873A6" w:rsidRPr="00B053AF" w:rsidRDefault="001873A6" w:rsidP="001873A6">
            <w:pPr>
              <w:jc w:val="center"/>
              <w:rPr>
                <w:ins w:id="20611" w:author="James Vu" w:date="2024-04-18T23:29:00Z"/>
                <w:b/>
                <w:bCs/>
                <w:color w:val="000000"/>
                <w:sz w:val="22"/>
                <w:szCs w:val="22"/>
                <w:rPrChange w:id="20612" w:author="James Vu" w:date="2024-04-18T23:51:00Z">
                  <w:rPr>
                    <w:ins w:id="20613" w:author="James Vu" w:date="2024-04-18T23:29:00Z"/>
                    <w:b/>
                    <w:bCs/>
                    <w:color w:val="000000"/>
                  </w:rPr>
                </w:rPrChange>
              </w:rPr>
            </w:pPr>
          </w:p>
        </w:tc>
        <w:tc>
          <w:tcPr>
            <w:tcW w:w="1843" w:type="dxa"/>
            <w:shd w:val="clear" w:color="auto" w:fill="auto"/>
            <w:vAlign w:val="center"/>
            <w:hideMark/>
            <w:tcPrChange w:id="2061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2A997B6" w14:textId="74754A28" w:rsidR="001873A6" w:rsidRPr="00B053AF" w:rsidRDefault="001873A6" w:rsidP="001873A6">
            <w:pPr>
              <w:jc w:val="center"/>
              <w:rPr>
                <w:ins w:id="20615" w:author="James Vu" w:date="2024-04-18T23:29:00Z"/>
                <w:b/>
                <w:bCs/>
                <w:color w:val="000000"/>
                <w:sz w:val="22"/>
                <w:szCs w:val="22"/>
                <w:rPrChange w:id="20616" w:author="James Vu" w:date="2024-04-18T23:51:00Z">
                  <w:rPr>
                    <w:ins w:id="20617" w:author="James Vu" w:date="2024-04-18T23:29:00Z"/>
                    <w:b/>
                    <w:bCs/>
                    <w:color w:val="000000"/>
                  </w:rPr>
                </w:rPrChange>
              </w:rPr>
            </w:pPr>
          </w:p>
        </w:tc>
        <w:tc>
          <w:tcPr>
            <w:tcW w:w="1842" w:type="dxa"/>
            <w:shd w:val="clear" w:color="auto" w:fill="auto"/>
            <w:noWrap/>
            <w:vAlign w:val="center"/>
            <w:hideMark/>
            <w:tcPrChange w:id="20618"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2F2DE69D" w14:textId="7ECD3170" w:rsidR="001873A6" w:rsidRPr="00B053AF" w:rsidRDefault="001873A6">
            <w:pPr>
              <w:jc w:val="center"/>
              <w:rPr>
                <w:ins w:id="20619" w:author="James Vu" w:date="2024-04-18T23:29:00Z"/>
                <w:b/>
                <w:bCs/>
                <w:sz w:val="22"/>
                <w:szCs w:val="22"/>
                <w:rPrChange w:id="20620" w:author="James Vu" w:date="2024-04-18T23:51:00Z">
                  <w:rPr>
                    <w:ins w:id="20621" w:author="James Vu" w:date="2024-04-18T23:29:00Z"/>
                    <w:b/>
                    <w:bCs/>
                  </w:rPr>
                </w:rPrChange>
              </w:rPr>
              <w:pPrChange w:id="20622" w:author="James Vu" w:date="2024-04-18T23:31:00Z">
                <w:pPr>
                  <w:jc w:val="right"/>
                </w:pPr>
              </w:pPrChange>
            </w:pPr>
            <w:ins w:id="20623" w:author="James Vu" w:date="2024-04-18T23:29:00Z">
              <w:r w:rsidRPr="00B053AF">
                <w:rPr>
                  <w:b/>
                  <w:bCs/>
                  <w:sz w:val="22"/>
                  <w:szCs w:val="22"/>
                  <w:rPrChange w:id="20624" w:author="James Vu" w:date="2024-04-18T23:51:00Z">
                    <w:rPr>
                      <w:b/>
                      <w:bCs/>
                    </w:rPr>
                  </w:rPrChange>
                </w:rPr>
                <w:t>5.000.000</w:t>
              </w:r>
            </w:ins>
          </w:p>
        </w:tc>
        <w:tc>
          <w:tcPr>
            <w:tcW w:w="1560" w:type="dxa"/>
            <w:shd w:val="clear" w:color="auto" w:fill="auto"/>
            <w:noWrap/>
            <w:vAlign w:val="center"/>
            <w:hideMark/>
            <w:tcPrChange w:id="20625"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0EF4EDCB" w14:textId="7D99EABF" w:rsidR="001873A6" w:rsidRPr="00B053AF" w:rsidRDefault="001873A6">
            <w:pPr>
              <w:jc w:val="center"/>
              <w:rPr>
                <w:ins w:id="20626" w:author="James Vu" w:date="2024-04-18T23:29:00Z"/>
                <w:b/>
                <w:bCs/>
                <w:sz w:val="22"/>
                <w:szCs w:val="22"/>
                <w:rPrChange w:id="20627" w:author="James Vu" w:date="2024-04-18T23:51:00Z">
                  <w:rPr>
                    <w:ins w:id="20628" w:author="James Vu" w:date="2024-04-18T23:29:00Z"/>
                    <w:b/>
                    <w:bCs/>
                  </w:rPr>
                </w:rPrChange>
              </w:rPr>
              <w:pPrChange w:id="20629" w:author="James Vu" w:date="2024-04-18T23:31:00Z">
                <w:pPr>
                  <w:jc w:val="right"/>
                </w:pPr>
              </w:pPrChange>
            </w:pPr>
            <w:ins w:id="20630" w:author="James Vu" w:date="2024-04-18T23:29:00Z">
              <w:r w:rsidRPr="00B053AF">
                <w:rPr>
                  <w:b/>
                  <w:bCs/>
                  <w:sz w:val="22"/>
                  <w:szCs w:val="22"/>
                  <w:rPrChange w:id="20631" w:author="James Vu" w:date="2024-04-18T23:51:00Z">
                    <w:rPr>
                      <w:b/>
                      <w:bCs/>
                    </w:rPr>
                  </w:rPrChange>
                </w:rPr>
                <w:t>400.000</w:t>
              </w:r>
            </w:ins>
          </w:p>
        </w:tc>
        <w:tc>
          <w:tcPr>
            <w:tcW w:w="1768" w:type="dxa"/>
            <w:shd w:val="clear" w:color="auto" w:fill="auto"/>
            <w:noWrap/>
            <w:vAlign w:val="center"/>
            <w:hideMark/>
            <w:tcPrChange w:id="20632"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65532AEC" w14:textId="7915B674" w:rsidR="001873A6" w:rsidRPr="00B053AF" w:rsidRDefault="001873A6">
            <w:pPr>
              <w:jc w:val="center"/>
              <w:rPr>
                <w:ins w:id="20633" w:author="James Vu" w:date="2024-04-18T23:29:00Z"/>
                <w:b/>
                <w:bCs/>
                <w:sz w:val="22"/>
                <w:szCs w:val="22"/>
                <w:rPrChange w:id="20634" w:author="James Vu" w:date="2024-04-18T23:51:00Z">
                  <w:rPr>
                    <w:ins w:id="20635" w:author="James Vu" w:date="2024-04-18T23:29:00Z"/>
                    <w:b/>
                    <w:bCs/>
                  </w:rPr>
                </w:rPrChange>
              </w:rPr>
              <w:pPrChange w:id="20636" w:author="James Vu" w:date="2024-04-18T23:31:00Z">
                <w:pPr>
                  <w:jc w:val="right"/>
                </w:pPr>
              </w:pPrChange>
            </w:pPr>
            <w:ins w:id="20637" w:author="James Vu" w:date="2024-04-18T23:29:00Z">
              <w:r w:rsidRPr="00B053AF">
                <w:rPr>
                  <w:b/>
                  <w:bCs/>
                  <w:sz w:val="22"/>
                  <w:szCs w:val="22"/>
                  <w:rPrChange w:id="20638" w:author="James Vu" w:date="2024-04-18T23:51:00Z">
                    <w:rPr>
                      <w:b/>
                      <w:bCs/>
                    </w:rPr>
                  </w:rPrChange>
                </w:rPr>
                <w:t>5.400.000</w:t>
              </w:r>
            </w:ins>
          </w:p>
        </w:tc>
        <w:tc>
          <w:tcPr>
            <w:tcW w:w="1487" w:type="dxa"/>
            <w:shd w:val="clear" w:color="auto" w:fill="auto"/>
            <w:vAlign w:val="center"/>
            <w:hideMark/>
            <w:tcPrChange w:id="20639"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2A27B56" w14:textId="51056658" w:rsidR="001873A6" w:rsidRPr="00B053AF" w:rsidRDefault="001873A6">
            <w:pPr>
              <w:jc w:val="center"/>
              <w:rPr>
                <w:ins w:id="20640" w:author="James Vu" w:date="2024-04-18T23:29:00Z"/>
                <w:b/>
                <w:bCs/>
                <w:color w:val="000000"/>
                <w:sz w:val="22"/>
                <w:szCs w:val="22"/>
                <w:rPrChange w:id="20641" w:author="James Vu" w:date="2024-04-18T23:51:00Z">
                  <w:rPr>
                    <w:ins w:id="20642" w:author="James Vu" w:date="2024-04-18T23:29:00Z"/>
                    <w:b/>
                    <w:bCs/>
                    <w:color w:val="000000"/>
                  </w:rPr>
                </w:rPrChange>
              </w:rPr>
              <w:pPrChange w:id="20643" w:author="James Vu" w:date="2024-04-18T23:31:00Z">
                <w:pPr/>
              </w:pPrChange>
            </w:pPr>
          </w:p>
        </w:tc>
      </w:tr>
      <w:tr w:rsidR="001873A6" w:rsidRPr="00B053AF" w14:paraId="1832D80F" w14:textId="77777777" w:rsidTr="003C02FF">
        <w:trPr>
          <w:trHeight w:val="20"/>
          <w:ins w:id="20644" w:author="James Vu" w:date="2024-04-18T23:29:00Z"/>
          <w:trPrChange w:id="20645" w:author="James Vu" w:date="2024-04-19T00:25:00Z">
            <w:trPr>
              <w:trHeight w:val="20"/>
            </w:trPr>
          </w:trPrChange>
        </w:trPr>
        <w:tc>
          <w:tcPr>
            <w:tcW w:w="846" w:type="dxa"/>
            <w:shd w:val="clear" w:color="auto" w:fill="auto"/>
            <w:vAlign w:val="center"/>
            <w:hideMark/>
            <w:tcPrChange w:id="20646"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4E4CB0A8" w14:textId="77777777" w:rsidR="001873A6" w:rsidRPr="00B053AF" w:rsidRDefault="001873A6" w:rsidP="001873A6">
            <w:pPr>
              <w:jc w:val="center"/>
              <w:rPr>
                <w:ins w:id="20647" w:author="James Vu" w:date="2024-04-18T23:29:00Z"/>
                <w:i/>
                <w:iCs/>
                <w:color w:val="000000"/>
                <w:sz w:val="22"/>
                <w:szCs w:val="22"/>
                <w:rPrChange w:id="20648" w:author="James Vu" w:date="2024-04-18T23:51:00Z">
                  <w:rPr>
                    <w:ins w:id="20649" w:author="James Vu" w:date="2024-04-18T23:29:00Z"/>
                    <w:i/>
                    <w:iCs/>
                    <w:color w:val="000000"/>
                  </w:rPr>
                </w:rPrChange>
              </w:rPr>
            </w:pPr>
            <w:ins w:id="20650" w:author="James Vu" w:date="2024-04-18T23:29:00Z">
              <w:r w:rsidRPr="00B053AF">
                <w:rPr>
                  <w:i/>
                  <w:iCs/>
                  <w:color w:val="000000"/>
                  <w:sz w:val="22"/>
                  <w:szCs w:val="22"/>
                  <w:rPrChange w:id="20651" w:author="James Vu" w:date="2024-04-18T23:51:00Z">
                    <w:rPr>
                      <w:i/>
                      <w:iCs/>
                      <w:color w:val="000000"/>
                    </w:rPr>
                  </w:rPrChange>
                </w:rPr>
                <w:lastRenderedPageBreak/>
                <w:t>a</w:t>
              </w:r>
            </w:ins>
          </w:p>
        </w:tc>
        <w:tc>
          <w:tcPr>
            <w:tcW w:w="2835" w:type="dxa"/>
            <w:shd w:val="clear" w:color="auto" w:fill="auto"/>
            <w:vAlign w:val="center"/>
            <w:hideMark/>
            <w:tcPrChange w:id="20652"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6F220541" w14:textId="77777777" w:rsidR="001873A6" w:rsidRPr="00B053AF" w:rsidRDefault="001873A6">
            <w:pPr>
              <w:jc w:val="center"/>
              <w:rPr>
                <w:ins w:id="20653" w:author="James Vu" w:date="2024-04-18T23:29:00Z"/>
                <w:i/>
                <w:iCs/>
                <w:color w:val="000000"/>
                <w:sz w:val="22"/>
                <w:szCs w:val="22"/>
                <w:rPrChange w:id="20654" w:author="James Vu" w:date="2024-04-18T23:51:00Z">
                  <w:rPr>
                    <w:ins w:id="20655" w:author="James Vu" w:date="2024-04-18T23:29:00Z"/>
                    <w:i/>
                    <w:iCs/>
                    <w:color w:val="000000"/>
                  </w:rPr>
                </w:rPrChange>
              </w:rPr>
              <w:pPrChange w:id="20656" w:author="James Vu" w:date="2024-04-18T23:31:00Z">
                <w:pPr/>
              </w:pPrChange>
            </w:pPr>
            <w:ins w:id="20657" w:author="James Vu" w:date="2024-04-18T23:29:00Z">
              <w:r w:rsidRPr="00B053AF">
                <w:rPr>
                  <w:i/>
                  <w:iCs/>
                  <w:color w:val="000000"/>
                  <w:sz w:val="22"/>
                  <w:szCs w:val="22"/>
                  <w:rPrChange w:id="20658" w:author="James Vu" w:date="2024-04-18T23:51:00Z">
                    <w:rPr>
                      <w:i/>
                      <w:iCs/>
                      <w:color w:val="000000"/>
                    </w:rPr>
                  </w:rPrChange>
                </w:rPr>
                <w:t>Thẩm định hồ sơ mời thầu, hồ sơ yêu cầu</w:t>
              </w:r>
            </w:ins>
          </w:p>
        </w:tc>
        <w:tc>
          <w:tcPr>
            <w:tcW w:w="1134" w:type="dxa"/>
            <w:shd w:val="clear" w:color="auto" w:fill="auto"/>
            <w:vAlign w:val="center"/>
            <w:hideMark/>
            <w:tcPrChange w:id="20659"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073081DB" w14:textId="77777777" w:rsidR="001873A6" w:rsidRPr="00B053AF" w:rsidRDefault="001873A6" w:rsidP="001873A6">
            <w:pPr>
              <w:jc w:val="center"/>
              <w:rPr>
                <w:ins w:id="20660" w:author="James Vu" w:date="2024-04-18T23:29:00Z"/>
                <w:i/>
                <w:iCs/>
                <w:color w:val="000000"/>
                <w:sz w:val="22"/>
                <w:szCs w:val="22"/>
                <w:rPrChange w:id="20661" w:author="James Vu" w:date="2024-04-18T23:51:00Z">
                  <w:rPr>
                    <w:ins w:id="20662" w:author="James Vu" w:date="2024-04-18T23:29:00Z"/>
                    <w:i/>
                    <w:iCs/>
                    <w:color w:val="000000"/>
                  </w:rPr>
                </w:rPrChange>
              </w:rPr>
            </w:pPr>
            <w:ins w:id="20663" w:author="James Vu" w:date="2024-04-18T23:29:00Z">
              <w:r w:rsidRPr="00B053AF">
                <w:rPr>
                  <w:i/>
                  <w:iCs/>
                  <w:color w:val="000000"/>
                  <w:sz w:val="22"/>
                  <w:szCs w:val="22"/>
                  <w:rPrChange w:id="20664" w:author="James Vu" w:date="2024-04-18T23:51:00Z">
                    <w:rPr>
                      <w:i/>
                      <w:iCs/>
                      <w:color w:val="000000"/>
                    </w:rPr>
                  </w:rPrChange>
                </w:rPr>
                <w:t>0,1000%</w:t>
              </w:r>
            </w:ins>
          </w:p>
        </w:tc>
        <w:tc>
          <w:tcPr>
            <w:tcW w:w="1134" w:type="dxa"/>
            <w:shd w:val="clear" w:color="auto" w:fill="auto"/>
            <w:vAlign w:val="center"/>
            <w:hideMark/>
            <w:tcPrChange w:id="20665"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6AF26FF8" w14:textId="77777777" w:rsidR="001873A6" w:rsidRPr="00B053AF" w:rsidRDefault="001873A6" w:rsidP="001873A6">
            <w:pPr>
              <w:jc w:val="center"/>
              <w:rPr>
                <w:ins w:id="20666" w:author="James Vu" w:date="2024-04-18T23:29:00Z"/>
                <w:i/>
                <w:iCs/>
                <w:color w:val="000000"/>
                <w:sz w:val="22"/>
                <w:szCs w:val="22"/>
                <w:rPrChange w:id="20667" w:author="James Vu" w:date="2024-04-18T23:51:00Z">
                  <w:rPr>
                    <w:ins w:id="20668" w:author="James Vu" w:date="2024-04-18T23:29:00Z"/>
                    <w:i/>
                    <w:iCs/>
                    <w:color w:val="000000"/>
                  </w:rPr>
                </w:rPrChange>
              </w:rPr>
            </w:pPr>
            <w:ins w:id="20669" w:author="James Vu" w:date="2024-04-18T23:29:00Z">
              <w:r w:rsidRPr="00B053AF">
                <w:rPr>
                  <w:i/>
                  <w:iCs/>
                  <w:color w:val="000000"/>
                  <w:sz w:val="22"/>
                  <w:szCs w:val="22"/>
                  <w:rPrChange w:id="20670" w:author="James Vu" w:date="2024-04-18T23:51:00Z">
                    <w:rPr>
                      <w:i/>
                      <w:iCs/>
                      <w:color w:val="000000"/>
                    </w:rPr>
                  </w:rPrChange>
                </w:rPr>
                <w:t>x G</w:t>
              </w:r>
              <w:r w:rsidRPr="00B053AF">
                <w:rPr>
                  <w:i/>
                  <w:iCs/>
                  <w:color w:val="000000"/>
                  <w:sz w:val="22"/>
                  <w:szCs w:val="22"/>
                  <w:vertAlign w:val="subscript"/>
                  <w:rPrChange w:id="20671" w:author="James Vu" w:date="2024-04-18T23:51:00Z">
                    <w:rPr>
                      <w:i/>
                      <w:iCs/>
                      <w:color w:val="000000"/>
                      <w:vertAlign w:val="subscript"/>
                    </w:rPr>
                  </w:rPrChange>
                </w:rPr>
                <w:t>KT</w:t>
              </w:r>
              <w:r w:rsidRPr="00B053AF">
                <w:rPr>
                  <w:i/>
                  <w:iCs/>
                  <w:color w:val="000000"/>
                  <w:sz w:val="22"/>
                  <w:szCs w:val="22"/>
                  <w:rPrChange w:id="20672" w:author="James Vu" w:date="2024-04-18T23:51:00Z">
                    <w:rPr>
                      <w:i/>
                      <w:iCs/>
                      <w:color w:val="000000"/>
                    </w:rPr>
                  </w:rPrChange>
                </w:rPr>
                <w:t xml:space="preserve"> (Sau VAT)</w:t>
              </w:r>
            </w:ins>
          </w:p>
        </w:tc>
        <w:tc>
          <w:tcPr>
            <w:tcW w:w="1843" w:type="dxa"/>
            <w:shd w:val="clear" w:color="auto" w:fill="auto"/>
            <w:vAlign w:val="center"/>
            <w:hideMark/>
            <w:tcPrChange w:id="20673"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1BE6CE2" w14:textId="031DC1E9" w:rsidR="001873A6" w:rsidRPr="00B053AF" w:rsidRDefault="001873A6" w:rsidP="001873A6">
            <w:pPr>
              <w:jc w:val="center"/>
              <w:rPr>
                <w:ins w:id="20674" w:author="James Vu" w:date="2024-04-18T23:29:00Z"/>
                <w:i/>
                <w:iCs/>
                <w:color w:val="000000"/>
                <w:sz w:val="22"/>
                <w:szCs w:val="22"/>
                <w:rPrChange w:id="20675" w:author="James Vu" w:date="2024-04-18T23:51:00Z">
                  <w:rPr>
                    <w:ins w:id="20676" w:author="James Vu" w:date="2024-04-18T23:29:00Z"/>
                    <w:i/>
                    <w:iCs/>
                    <w:color w:val="000000"/>
                  </w:rPr>
                </w:rPrChange>
              </w:rPr>
            </w:pPr>
            <w:ins w:id="20677" w:author="James Vu" w:date="2024-04-18T23:29:00Z">
              <w:r w:rsidRPr="00B053AF">
                <w:rPr>
                  <w:i/>
                  <w:iCs/>
                  <w:color w:val="000000"/>
                  <w:sz w:val="22"/>
                  <w:szCs w:val="22"/>
                  <w:rPrChange w:id="20678" w:author="James Vu" w:date="2024-04-18T23:51:00Z">
                    <w:rPr>
                      <w:i/>
                      <w:iCs/>
                      <w:color w:val="000000"/>
                    </w:rPr>
                  </w:rPrChange>
                </w:rPr>
                <w:t>609.300.000</w:t>
              </w:r>
            </w:ins>
          </w:p>
        </w:tc>
        <w:tc>
          <w:tcPr>
            <w:tcW w:w="1842" w:type="dxa"/>
            <w:shd w:val="clear" w:color="auto" w:fill="auto"/>
            <w:noWrap/>
            <w:vAlign w:val="center"/>
            <w:hideMark/>
            <w:tcPrChange w:id="20679"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31641A9B" w14:textId="77719180" w:rsidR="001873A6" w:rsidRPr="00B053AF" w:rsidRDefault="001873A6">
            <w:pPr>
              <w:jc w:val="center"/>
              <w:rPr>
                <w:ins w:id="20680" w:author="James Vu" w:date="2024-04-18T23:29:00Z"/>
                <w:i/>
                <w:iCs/>
                <w:color w:val="000000"/>
                <w:sz w:val="22"/>
                <w:szCs w:val="22"/>
                <w:rPrChange w:id="20681" w:author="James Vu" w:date="2024-04-18T23:51:00Z">
                  <w:rPr>
                    <w:ins w:id="20682" w:author="James Vu" w:date="2024-04-18T23:29:00Z"/>
                    <w:i/>
                    <w:iCs/>
                    <w:color w:val="000000"/>
                  </w:rPr>
                </w:rPrChange>
              </w:rPr>
              <w:pPrChange w:id="20683" w:author="James Vu" w:date="2024-04-18T23:31:00Z">
                <w:pPr>
                  <w:jc w:val="right"/>
                </w:pPr>
              </w:pPrChange>
            </w:pPr>
            <w:ins w:id="20684" w:author="James Vu" w:date="2024-04-18T23:29:00Z">
              <w:r w:rsidRPr="00B053AF">
                <w:rPr>
                  <w:i/>
                  <w:iCs/>
                  <w:color w:val="000000"/>
                  <w:sz w:val="22"/>
                  <w:szCs w:val="22"/>
                  <w:rPrChange w:id="20685" w:author="James Vu" w:date="2024-04-18T23:51:00Z">
                    <w:rPr>
                      <w:i/>
                      <w:iCs/>
                      <w:color w:val="000000"/>
                    </w:rPr>
                  </w:rPrChange>
                </w:rPr>
                <w:t>2.000.000</w:t>
              </w:r>
            </w:ins>
          </w:p>
        </w:tc>
        <w:tc>
          <w:tcPr>
            <w:tcW w:w="1560" w:type="dxa"/>
            <w:shd w:val="clear" w:color="auto" w:fill="auto"/>
            <w:noWrap/>
            <w:vAlign w:val="center"/>
            <w:hideMark/>
            <w:tcPrChange w:id="20686"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685D7390" w14:textId="09AE138B" w:rsidR="001873A6" w:rsidRPr="00B053AF" w:rsidRDefault="001873A6">
            <w:pPr>
              <w:jc w:val="center"/>
              <w:rPr>
                <w:ins w:id="20687" w:author="James Vu" w:date="2024-04-18T23:29:00Z"/>
                <w:i/>
                <w:iCs/>
                <w:color w:val="000000"/>
                <w:sz w:val="22"/>
                <w:szCs w:val="22"/>
                <w:rPrChange w:id="20688" w:author="James Vu" w:date="2024-04-18T23:51:00Z">
                  <w:rPr>
                    <w:ins w:id="20689" w:author="James Vu" w:date="2024-04-18T23:29:00Z"/>
                    <w:i/>
                    <w:iCs/>
                    <w:color w:val="000000"/>
                  </w:rPr>
                </w:rPrChange>
              </w:rPr>
              <w:pPrChange w:id="20690" w:author="James Vu" w:date="2024-04-18T23:31:00Z">
                <w:pPr>
                  <w:jc w:val="right"/>
                </w:pPr>
              </w:pPrChange>
            </w:pPr>
            <w:ins w:id="20691" w:author="James Vu" w:date="2024-04-18T23:29:00Z">
              <w:r w:rsidRPr="00B053AF">
                <w:rPr>
                  <w:i/>
                  <w:iCs/>
                  <w:color w:val="000000"/>
                  <w:sz w:val="22"/>
                  <w:szCs w:val="22"/>
                  <w:rPrChange w:id="20692" w:author="James Vu" w:date="2024-04-18T23:51:00Z">
                    <w:rPr>
                      <w:i/>
                      <w:iCs/>
                      <w:color w:val="000000"/>
                    </w:rPr>
                  </w:rPrChange>
                </w:rPr>
                <w:t>160.000</w:t>
              </w:r>
            </w:ins>
          </w:p>
        </w:tc>
        <w:tc>
          <w:tcPr>
            <w:tcW w:w="1768" w:type="dxa"/>
            <w:shd w:val="clear" w:color="auto" w:fill="auto"/>
            <w:noWrap/>
            <w:vAlign w:val="center"/>
            <w:hideMark/>
            <w:tcPrChange w:id="20693"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6427518C" w14:textId="3BFB6E2C" w:rsidR="001873A6" w:rsidRPr="00B053AF" w:rsidRDefault="001873A6">
            <w:pPr>
              <w:jc w:val="center"/>
              <w:rPr>
                <w:ins w:id="20694" w:author="James Vu" w:date="2024-04-18T23:29:00Z"/>
                <w:i/>
                <w:iCs/>
                <w:color w:val="000000"/>
                <w:sz w:val="22"/>
                <w:szCs w:val="22"/>
                <w:rPrChange w:id="20695" w:author="James Vu" w:date="2024-04-18T23:51:00Z">
                  <w:rPr>
                    <w:ins w:id="20696" w:author="James Vu" w:date="2024-04-18T23:29:00Z"/>
                    <w:i/>
                    <w:iCs/>
                    <w:color w:val="000000"/>
                  </w:rPr>
                </w:rPrChange>
              </w:rPr>
              <w:pPrChange w:id="20697" w:author="James Vu" w:date="2024-04-18T23:31:00Z">
                <w:pPr>
                  <w:jc w:val="right"/>
                </w:pPr>
              </w:pPrChange>
            </w:pPr>
            <w:ins w:id="20698" w:author="James Vu" w:date="2024-04-18T23:29:00Z">
              <w:r w:rsidRPr="00B053AF">
                <w:rPr>
                  <w:i/>
                  <w:iCs/>
                  <w:color w:val="000000"/>
                  <w:sz w:val="22"/>
                  <w:szCs w:val="22"/>
                  <w:rPrChange w:id="20699" w:author="James Vu" w:date="2024-04-18T23:51:00Z">
                    <w:rPr>
                      <w:i/>
                      <w:iCs/>
                      <w:color w:val="000000"/>
                    </w:rPr>
                  </w:rPrChange>
                </w:rPr>
                <w:t>2.160.000</w:t>
              </w:r>
            </w:ins>
          </w:p>
        </w:tc>
        <w:tc>
          <w:tcPr>
            <w:tcW w:w="1487" w:type="dxa"/>
            <w:shd w:val="clear" w:color="auto" w:fill="auto"/>
            <w:vAlign w:val="center"/>
            <w:hideMark/>
            <w:tcPrChange w:id="2070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537059D3" w14:textId="77777777" w:rsidR="001873A6" w:rsidRPr="00B053AF" w:rsidRDefault="001873A6">
            <w:pPr>
              <w:jc w:val="center"/>
              <w:rPr>
                <w:ins w:id="20701" w:author="James Vu" w:date="2024-04-18T23:29:00Z"/>
                <w:i/>
                <w:iCs/>
                <w:color w:val="000000"/>
                <w:sz w:val="22"/>
                <w:szCs w:val="22"/>
                <w:rPrChange w:id="20702" w:author="James Vu" w:date="2024-04-18T23:51:00Z">
                  <w:rPr>
                    <w:ins w:id="20703" w:author="James Vu" w:date="2024-04-18T23:29:00Z"/>
                    <w:i/>
                    <w:iCs/>
                    <w:color w:val="000000"/>
                  </w:rPr>
                </w:rPrChange>
              </w:rPr>
              <w:pPrChange w:id="20704" w:author="James Vu" w:date="2024-04-18T23:31:00Z">
                <w:pPr/>
              </w:pPrChange>
            </w:pPr>
            <w:ins w:id="20705" w:author="James Vu" w:date="2024-04-18T23:29:00Z">
              <w:r w:rsidRPr="00B053AF">
                <w:rPr>
                  <w:i/>
                  <w:iCs/>
                  <w:color w:val="000000"/>
                  <w:sz w:val="22"/>
                  <w:szCs w:val="22"/>
                  <w:rPrChange w:id="20706" w:author="James Vu" w:date="2024-04-18T23:51:00Z">
                    <w:rPr>
                      <w:i/>
                      <w:iCs/>
                      <w:color w:val="000000"/>
                    </w:rPr>
                  </w:rPrChange>
                </w:rPr>
                <w:t>Điểm d, Khoản 4 Điều 12 Nghị định 24/2024/NĐ-CP (Tối thiểu 2.000.000)</w:t>
              </w:r>
            </w:ins>
          </w:p>
        </w:tc>
      </w:tr>
      <w:tr w:rsidR="001873A6" w:rsidRPr="00B053AF" w14:paraId="2EA03362" w14:textId="77777777" w:rsidTr="003C02FF">
        <w:trPr>
          <w:trHeight w:val="20"/>
          <w:ins w:id="20707" w:author="James Vu" w:date="2024-04-18T23:29:00Z"/>
          <w:trPrChange w:id="20708" w:author="James Vu" w:date="2024-04-19T00:25:00Z">
            <w:trPr>
              <w:trHeight w:val="20"/>
            </w:trPr>
          </w:trPrChange>
        </w:trPr>
        <w:tc>
          <w:tcPr>
            <w:tcW w:w="846" w:type="dxa"/>
            <w:shd w:val="clear" w:color="auto" w:fill="auto"/>
            <w:vAlign w:val="center"/>
            <w:hideMark/>
            <w:tcPrChange w:id="20709"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71977A35" w14:textId="77777777" w:rsidR="001873A6" w:rsidRPr="00B053AF" w:rsidRDefault="001873A6" w:rsidP="001873A6">
            <w:pPr>
              <w:jc w:val="center"/>
              <w:rPr>
                <w:ins w:id="20710" w:author="James Vu" w:date="2024-04-18T23:29:00Z"/>
                <w:i/>
                <w:iCs/>
                <w:color w:val="000000"/>
                <w:sz w:val="22"/>
                <w:szCs w:val="22"/>
                <w:rPrChange w:id="20711" w:author="James Vu" w:date="2024-04-18T23:51:00Z">
                  <w:rPr>
                    <w:ins w:id="20712" w:author="James Vu" w:date="2024-04-18T23:29:00Z"/>
                    <w:i/>
                    <w:iCs/>
                    <w:color w:val="000000"/>
                  </w:rPr>
                </w:rPrChange>
              </w:rPr>
            </w:pPr>
            <w:ins w:id="20713" w:author="James Vu" w:date="2024-04-18T23:29:00Z">
              <w:r w:rsidRPr="00B053AF">
                <w:rPr>
                  <w:i/>
                  <w:iCs/>
                  <w:color w:val="000000"/>
                  <w:sz w:val="22"/>
                  <w:szCs w:val="22"/>
                  <w:rPrChange w:id="20714" w:author="James Vu" w:date="2024-04-18T23:51:00Z">
                    <w:rPr>
                      <w:i/>
                      <w:iCs/>
                      <w:color w:val="000000"/>
                    </w:rPr>
                  </w:rPrChange>
                </w:rPr>
                <w:t>b</w:t>
              </w:r>
            </w:ins>
          </w:p>
        </w:tc>
        <w:tc>
          <w:tcPr>
            <w:tcW w:w="2835" w:type="dxa"/>
            <w:shd w:val="clear" w:color="auto" w:fill="auto"/>
            <w:vAlign w:val="center"/>
            <w:hideMark/>
            <w:tcPrChange w:id="20715"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5B383D63" w14:textId="77777777" w:rsidR="001873A6" w:rsidRPr="00B053AF" w:rsidRDefault="001873A6">
            <w:pPr>
              <w:jc w:val="center"/>
              <w:rPr>
                <w:ins w:id="20716" w:author="James Vu" w:date="2024-04-18T23:29:00Z"/>
                <w:i/>
                <w:iCs/>
                <w:color w:val="000000"/>
                <w:sz w:val="22"/>
                <w:szCs w:val="22"/>
                <w:rPrChange w:id="20717" w:author="James Vu" w:date="2024-04-18T23:51:00Z">
                  <w:rPr>
                    <w:ins w:id="20718" w:author="James Vu" w:date="2024-04-18T23:29:00Z"/>
                    <w:i/>
                    <w:iCs/>
                    <w:color w:val="000000"/>
                  </w:rPr>
                </w:rPrChange>
              </w:rPr>
              <w:pPrChange w:id="20719" w:author="James Vu" w:date="2024-04-18T23:31:00Z">
                <w:pPr/>
              </w:pPrChange>
            </w:pPr>
            <w:ins w:id="20720" w:author="James Vu" w:date="2024-04-18T23:29:00Z">
              <w:r w:rsidRPr="00B053AF">
                <w:rPr>
                  <w:i/>
                  <w:iCs/>
                  <w:color w:val="000000"/>
                  <w:sz w:val="22"/>
                  <w:szCs w:val="22"/>
                  <w:rPrChange w:id="20721" w:author="James Vu" w:date="2024-04-18T23:51:00Z">
                    <w:rPr>
                      <w:i/>
                      <w:iCs/>
                      <w:color w:val="000000"/>
                    </w:rPr>
                  </w:rPrChange>
                </w:rPr>
                <w:t>Thẩm định kết quả lựa chọn nhà thầu</w:t>
              </w:r>
            </w:ins>
          </w:p>
        </w:tc>
        <w:tc>
          <w:tcPr>
            <w:tcW w:w="1134" w:type="dxa"/>
            <w:shd w:val="clear" w:color="auto" w:fill="auto"/>
            <w:vAlign w:val="center"/>
            <w:hideMark/>
            <w:tcPrChange w:id="20722"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797DBA7" w14:textId="77777777" w:rsidR="001873A6" w:rsidRPr="00B053AF" w:rsidRDefault="001873A6" w:rsidP="001873A6">
            <w:pPr>
              <w:jc w:val="center"/>
              <w:rPr>
                <w:ins w:id="20723" w:author="James Vu" w:date="2024-04-18T23:29:00Z"/>
                <w:i/>
                <w:iCs/>
                <w:color w:val="000000"/>
                <w:sz w:val="22"/>
                <w:szCs w:val="22"/>
                <w:rPrChange w:id="20724" w:author="James Vu" w:date="2024-04-18T23:51:00Z">
                  <w:rPr>
                    <w:ins w:id="20725" w:author="James Vu" w:date="2024-04-18T23:29:00Z"/>
                    <w:i/>
                    <w:iCs/>
                    <w:color w:val="000000"/>
                  </w:rPr>
                </w:rPrChange>
              </w:rPr>
            </w:pPr>
            <w:ins w:id="20726" w:author="James Vu" w:date="2024-04-18T23:29:00Z">
              <w:r w:rsidRPr="00B053AF">
                <w:rPr>
                  <w:i/>
                  <w:iCs/>
                  <w:color w:val="000000"/>
                  <w:sz w:val="22"/>
                  <w:szCs w:val="22"/>
                  <w:rPrChange w:id="20727" w:author="James Vu" w:date="2024-04-18T23:51:00Z">
                    <w:rPr>
                      <w:i/>
                      <w:iCs/>
                      <w:color w:val="000000"/>
                    </w:rPr>
                  </w:rPrChange>
                </w:rPr>
                <w:t>0,1000%</w:t>
              </w:r>
            </w:ins>
          </w:p>
        </w:tc>
        <w:tc>
          <w:tcPr>
            <w:tcW w:w="1134" w:type="dxa"/>
            <w:shd w:val="clear" w:color="auto" w:fill="auto"/>
            <w:vAlign w:val="center"/>
            <w:hideMark/>
            <w:tcPrChange w:id="20728"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37D26398" w14:textId="77777777" w:rsidR="001873A6" w:rsidRPr="00B053AF" w:rsidRDefault="001873A6" w:rsidP="001873A6">
            <w:pPr>
              <w:jc w:val="center"/>
              <w:rPr>
                <w:ins w:id="20729" w:author="James Vu" w:date="2024-04-18T23:29:00Z"/>
                <w:i/>
                <w:iCs/>
                <w:color w:val="000000"/>
                <w:sz w:val="22"/>
                <w:szCs w:val="22"/>
                <w:rPrChange w:id="20730" w:author="James Vu" w:date="2024-04-18T23:51:00Z">
                  <w:rPr>
                    <w:ins w:id="20731" w:author="James Vu" w:date="2024-04-18T23:29:00Z"/>
                    <w:i/>
                    <w:iCs/>
                    <w:color w:val="000000"/>
                  </w:rPr>
                </w:rPrChange>
              </w:rPr>
            </w:pPr>
            <w:ins w:id="20732" w:author="James Vu" w:date="2024-04-18T23:29:00Z">
              <w:r w:rsidRPr="00B053AF">
                <w:rPr>
                  <w:i/>
                  <w:iCs/>
                  <w:color w:val="000000"/>
                  <w:sz w:val="22"/>
                  <w:szCs w:val="22"/>
                  <w:rPrChange w:id="20733" w:author="James Vu" w:date="2024-04-18T23:51:00Z">
                    <w:rPr>
                      <w:i/>
                      <w:iCs/>
                      <w:color w:val="000000"/>
                    </w:rPr>
                  </w:rPrChange>
                </w:rPr>
                <w:t>x G</w:t>
              </w:r>
              <w:r w:rsidRPr="00B053AF">
                <w:rPr>
                  <w:i/>
                  <w:iCs/>
                  <w:color w:val="000000"/>
                  <w:sz w:val="22"/>
                  <w:szCs w:val="22"/>
                  <w:vertAlign w:val="subscript"/>
                  <w:rPrChange w:id="20734" w:author="James Vu" w:date="2024-04-18T23:51:00Z">
                    <w:rPr>
                      <w:i/>
                      <w:iCs/>
                      <w:color w:val="000000"/>
                      <w:vertAlign w:val="subscript"/>
                    </w:rPr>
                  </w:rPrChange>
                </w:rPr>
                <w:t>KT</w:t>
              </w:r>
              <w:r w:rsidRPr="00B053AF">
                <w:rPr>
                  <w:i/>
                  <w:iCs/>
                  <w:color w:val="000000"/>
                  <w:sz w:val="22"/>
                  <w:szCs w:val="22"/>
                  <w:rPrChange w:id="20735" w:author="James Vu" w:date="2024-04-18T23:51:00Z">
                    <w:rPr>
                      <w:i/>
                      <w:iCs/>
                      <w:color w:val="000000"/>
                    </w:rPr>
                  </w:rPrChange>
                </w:rPr>
                <w:t xml:space="preserve"> (Sau VAT)</w:t>
              </w:r>
            </w:ins>
          </w:p>
        </w:tc>
        <w:tc>
          <w:tcPr>
            <w:tcW w:w="1843" w:type="dxa"/>
            <w:shd w:val="clear" w:color="auto" w:fill="auto"/>
            <w:vAlign w:val="center"/>
            <w:hideMark/>
            <w:tcPrChange w:id="20736"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D439477" w14:textId="1D03EDF3" w:rsidR="001873A6" w:rsidRPr="00B053AF" w:rsidRDefault="001873A6" w:rsidP="001873A6">
            <w:pPr>
              <w:jc w:val="center"/>
              <w:rPr>
                <w:ins w:id="20737" w:author="James Vu" w:date="2024-04-18T23:29:00Z"/>
                <w:i/>
                <w:iCs/>
                <w:color w:val="000000"/>
                <w:sz w:val="22"/>
                <w:szCs w:val="22"/>
                <w:rPrChange w:id="20738" w:author="James Vu" w:date="2024-04-18T23:51:00Z">
                  <w:rPr>
                    <w:ins w:id="20739" w:author="James Vu" w:date="2024-04-18T23:29:00Z"/>
                    <w:i/>
                    <w:iCs/>
                    <w:color w:val="000000"/>
                  </w:rPr>
                </w:rPrChange>
              </w:rPr>
            </w:pPr>
            <w:ins w:id="20740" w:author="James Vu" w:date="2024-04-18T23:29:00Z">
              <w:r w:rsidRPr="00B053AF">
                <w:rPr>
                  <w:i/>
                  <w:iCs/>
                  <w:color w:val="000000"/>
                  <w:sz w:val="22"/>
                  <w:szCs w:val="22"/>
                  <w:rPrChange w:id="20741" w:author="James Vu" w:date="2024-04-18T23:51:00Z">
                    <w:rPr>
                      <w:i/>
                      <w:iCs/>
                      <w:color w:val="000000"/>
                    </w:rPr>
                  </w:rPrChange>
                </w:rPr>
                <w:t>609.300.000</w:t>
              </w:r>
            </w:ins>
          </w:p>
        </w:tc>
        <w:tc>
          <w:tcPr>
            <w:tcW w:w="1842" w:type="dxa"/>
            <w:shd w:val="clear" w:color="auto" w:fill="auto"/>
            <w:noWrap/>
            <w:vAlign w:val="center"/>
            <w:hideMark/>
            <w:tcPrChange w:id="20742"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44A34F54" w14:textId="49FDFD86" w:rsidR="001873A6" w:rsidRPr="00B053AF" w:rsidRDefault="001873A6">
            <w:pPr>
              <w:jc w:val="center"/>
              <w:rPr>
                <w:ins w:id="20743" w:author="James Vu" w:date="2024-04-18T23:29:00Z"/>
                <w:i/>
                <w:iCs/>
                <w:color w:val="000000"/>
                <w:sz w:val="22"/>
                <w:szCs w:val="22"/>
                <w:rPrChange w:id="20744" w:author="James Vu" w:date="2024-04-18T23:51:00Z">
                  <w:rPr>
                    <w:ins w:id="20745" w:author="James Vu" w:date="2024-04-18T23:29:00Z"/>
                    <w:i/>
                    <w:iCs/>
                    <w:color w:val="000000"/>
                  </w:rPr>
                </w:rPrChange>
              </w:rPr>
              <w:pPrChange w:id="20746" w:author="James Vu" w:date="2024-04-18T23:31:00Z">
                <w:pPr>
                  <w:jc w:val="right"/>
                </w:pPr>
              </w:pPrChange>
            </w:pPr>
            <w:ins w:id="20747" w:author="James Vu" w:date="2024-04-18T23:29:00Z">
              <w:r w:rsidRPr="00B053AF">
                <w:rPr>
                  <w:i/>
                  <w:iCs/>
                  <w:color w:val="000000"/>
                  <w:sz w:val="22"/>
                  <w:szCs w:val="22"/>
                  <w:rPrChange w:id="20748" w:author="James Vu" w:date="2024-04-18T23:51:00Z">
                    <w:rPr>
                      <w:i/>
                      <w:iCs/>
                      <w:color w:val="000000"/>
                    </w:rPr>
                  </w:rPrChange>
                </w:rPr>
                <w:t>3.000.000</w:t>
              </w:r>
            </w:ins>
          </w:p>
        </w:tc>
        <w:tc>
          <w:tcPr>
            <w:tcW w:w="1560" w:type="dxa"/>
            <w:shd w:val="clear" w:color="auto" w:fill="auto"/>
            <w:noWrap/>
            <w:vAlign w:val="center"/>
            <w:hideMark/>
            <w:tcPrChange w:id="20749"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482728E6" w14:textId="37C564D1" w:rsidR="001873A6" w:rsidRPr="00B053AF" w:rsidRDefault="001873A6">
            <w:pPr>
              <w:jc w:val="center"/>
              <w:rPr>
                <w:ins w:id="20750" w:author="James Vu" w:date="2024-04-18T23:29:00Z"/>
                <w:i/>
                <w:iCs/>
                <w:color w:val="000000"/>
                <w:sz w:val="22"/>
                <w:szCs w:val="22"/>
                <w:rPrChange w:id="20751" w:author="James Vu" w:date="2024-04-18T23:51:00Z">
                  <w:rPr>
                    <w:ins w:id="20752" w:author="James Vu" w:date="2024-04-18T23:29:00Z"/>
                    <w:i/>
                    <w:iCs/>
                    <w:color w:val="000000"/>
                  </w:rPr>
                </w:rPrChange>
              </w:rPr>
              <w:pPrChange w:id="20753" w:author="James Vu" w:date="2024-04-18T23:31:00Z">
                <w:pPr>
                  <w:jc w:val="right"/>
                </w:pPr>
              </w:pPrChange>
            </w:pPr>
            <w:ins w:id="20754" w:author="James Vu" w:date="2024-04-18T23:29:00Z">
              <w:r w:rsidRPr="00B053AF">
                <w:rPr>
                  <w:i/>
                  <w:iCs/>
                  <w:color w:val="000000"/>
                  <w:sz w:val="22"/>
                  <w:szCs w:val="22"/>
                  <w:rPrChange w:id="20755" w:author="James Vu" w:date="2024-04-18T23:51:00Z">
                    <w:rPr>
                      <w:i/>
                      <w:iCs/>
                      <w:color w:val="000000"/>
                    </w:rPr>
                  </w:rPrChange>
                </w:rPr>
                <w:t>240.000</w:t>
              </w:r>
            </w:ins>
          </w:p>
        </w:tc>
        <w:tc>
          <w:tcPr>
            <w:tcW w:w="1768" w:type="dxa"/>
            <w:shd w:val="clear" w:color="auto" w:fill="auto"/>
            <w:noWrap/>
            <w:vAlign w:val="center"/>
            <w:hideMark/>
            <w:tcPrChange w:id="20756"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2158E22A" w14:textId="2A4789CA" w:rsidR="001873A6" w:rsidRPr="00B053AF" w:rsidRDefault="001873A6">
            <w:pPr>
              <w:jc w:val="center"/>
              <w:rPr>
                <w:ins w:id="20757" w:author="James Vu" w:date="2024-04-18T23:29:00Z"/>
                <w:i/>
                <w:iCs/>
                <w:color w:val="000000"/>
                <w:sz w:val="22"/>
                <w:szCs w:val="22"/>
                <w:rPrChange w:id="20758" w:author="James Vu" w:date="2024-04-18T23:51:00Z">
                  <w:rPr>
                    <w:ins w:id="20759" w:author="James Vu" w:date="2024-04-18T23:29:00Z"/>
                    <w:i/>
                    <w:iCs/>
                    <w:color w:val="000000"/>
                  </w:rPr>
                </w:rPrChange>
              </w:rPr>
              <w:pPrChange w:id="20760" w:author="James Vu" w:date="2024-04-18T23:31:00Z">
                <w:pPr>
                  <w:jc w:val="right"/>
                </w:pPr>
              </w:pPrChange>
            </w:pPr>
            <w:ins w:id="20761" w:author="James Vu" w:date="2024-04-18T23:29:00Z">
              <w:r w:rsidRPr="00B053AF">
                <w:rPr>
                  <w:i/>
                  <w:iCs/>
                  <w:color w:val="000000"/>
                  <w:sz w:val="22"/>
                  <w:szCs w:val="22"/>
                  <w:rPrChange w:id="20762" w:author="James Vu" w:date="2024-04-18T23:51:00Z">
                    <w:rPr>
                      <w:i/>
                      <w:iCs/>
                      <w:color w:val="000000"/>
                    </w:rPr>
                  </w:rPrChange>
                </w:rPr>
                <w:t>3.240.000</w:t>
              </w:r>
            </w:ins>
          </w:p>
        </w:tc>
        <w:tc>
          <w:tcPr>
            <w:tcW w:w="1487" w:type="dxa"/>
            <w:shd w:val="clear" w:color="auto" w:fill="auto"/>
            <w:vAlign w:val="center"/>
            <w:hideMark/>
            <w:tcPrChange w:id="20763"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69E91A3B" w14:textId="77777777" w:rsidR="001873A6" w:rsidRPr="00B053AF" w:rsidRDefault="001873A6">
            <w:pPr>
              <w:jc w:val="center"/>
              <w:rPr>
                <w:ins w:id="20764" w:author="James Vu" w:date="2024-04-18T23:29:00Z"/>
                <w:i/>
                <w:iCs/>
                <w:color w:val="000000"/>
                <w:sz w:val="22"/>
                <w:szCs w:val="22"/>
                <w:rPrChange w:id="20765" w:author="James Vu" w:date="2024-04-18T23:51:00Z">
                  <w:rPr>
                    <w:ins w:id="20766" w:author="James Vu" w:date="2024-04-18T23:29:00Z"/>
                    <w:i/>
                    <w:iCs/>
                    <w:color w:val="000000"/>
                  </w:rPr>
                </w:rPrChange>
              </w:rPr>
              <w:pPrChange w:id="20767" w:author="James Vu" w:date="2024-04-18T23:31:00Z">
                <w:pPr/>
              </w:pPrChange>
            </w:pPr>
            <w:ins w:id="20768" w:author="James Vu" w:date="2024-04-18T23:29:00Z">
              <w:r w:rsidRPr="00B053AF">
                <w:rPr>
                  <w:i/>
                  <w:iCs/>
                  <w:color w:val="000000"/>
                  <w:sz w:val="22"/>
                  <w:szCs w:val="22"/>
                  <w:rPrChange w:id="20769" w:author="James Vu" w:date="2024-04-18T23:51:00Z">
                    <w:rPr>
                      <w:i/>
                      <w:iCs/>
                      <w:color w:val="000000"/>
                    </w:rPr>
                  </w:rPrChange>
                </w:rPr>
                <w:t>Khoản 6 Điều 12 Nghị định 24/2024/NĐ-CP (Tối thiểu 3.000.000)</w:t>
              </w:r>
            </w:ins>
          </w:p>
        </w:tc>
      </w:tr>
      <w:tr w:rsidR="001873A6" w:rsidRPr="00B053AF" w14:paraId="28F7F7EE" w14:textId="77777777" w:rsidTr="003C02FF">
        <w:trPr>
          <w:trHeight w:val="20"/>
          <w:ins w:id="20770" w:author="James Vu" w:date="2024-04-18T23:29:00Z"/>
          <w:trPrChange w:id="20771" w:author="James Vu" w:date="2024-04-19T00:25:00Z">
            <w:trPr>
              <w:trHeight w:val="380"/>
            </w:trPr>
          </w:trPrChange>
        </w:trPr>
        <w:tc>
          <w:tcPr>
            <w:tcW w:w="846" w:type="dxa"/>
            <w:shd w:val="clear" w:color="auto" w:fill="auto"/>
            <w:vAlign w:val="center"/>
            <w:hideMark/>
            <w:tcPrChange w:id="20772" w:author="James Vu" w:date="2024-04-19T00:25:00Z">
              <w:tcPr>
                <w:tcW w:w="846" w:type="dxa"/>
                <w:tcBorders>
                  <w:top w:val="nil"/>
                  <w:left w:val="single" w:sz="4" w:space="0" w:color="auto"/>
                  <w:bottom w:val="single" w:sz="4" w:space="0" w:color="auto"/>
                  <w:right w:val="single" w:sz="4" w:space="0" w:color="auto"/>
                </w:tcBorders>
                <w:shd w:val="clear" w:color="000000" w:fill="DCE6F1"/>
                <w:vAlign w:val="center"/>
                <w:hideMark/>
              </w:tcPr>
            </w:tcPrChange>
          </w:tcPr>
          <w:p w14:paraId="52E00A4C" w14:textId="77777777" w:rsidR="001873A6" w:rsidRPr="00B053AF" w:rsidRDefault="001873A6" w:rsidP="001873A6">
            <w:pPr>
              <w:jc w:val="center"/>
              <w:rPr>
                <w:ins w:id="20773" w:author="James Vu" w:date="2024-04-18T23:29:00Z"/>
                <w:b/>
                <w:bCs/>
                <w:sz w:val="22"/>
                <w:szCs w:val="22"/>
                <w:rPrChange w:id="20774" w:author="James Vu" w:date="2024-04-18T23:51:00Z">
                  <w:rPr>
                    <w:ins w:id="20775" w:author="James Vu" w:date="2024-04-18T23:29:00Z"/>
                    <w:b/>
                    <w:bCs/>
                  </w:rPr>
                </w:rPrChange>
              </w:rPr>
            </w:pPr>
            <w:ins w:id="20776" w:author="James Vu" w:date="2024-04-18T23:29:00Z">
              <w:r w:rsidRPr="00B053AF">
                <w:rPr>
                  <w:b/>
                  <w:bCs/>
                  <w:sz w:val="22"/>
                  <w:szCs w:val="22"/>
                  <w:rPrChange w:id="20777" w:author="James Vu" w:date="2024-04-18T23:51:00Z">
                    <w:rPr>
                      <w:b/>
                      <w:bCs/>
                    </w:rPr>
                  </w:rPrChange>
                </w:rPr>
                <w:t>E</w:t>
              </w:r>
            </w:ins>
          </w:p>
        </w:tc>
        <w:tc>
          <w:tcPr>
            <w:tcW w:w="2835" w:type="dxa"/>
            <w:shd w:val="clear" w:color="auto" w:fill="auto"/>
            <w:vAlign w:val="center"/>
            <w:hideMark/>
            <w:tcPrChange w:id="20778" w:author="James Vu" w:date="2024-04-19T00:25:00Z">
              <w:tcPr>
                <w:tcW w:w="2835" w:type="dxa"/>
                <w:tcBorders>
                  <w:top w:val="nil"/>
                  <w:left w:val="nil"/>
                  <w:bottom w:val="single" w:sz="4" w:space="0" w:color="auto"/>
                  <w:right w:val="single" w:sz="4" w:space="0" w:color="auto"/>
                </w:tcBorders>
                <w:shd w:val="clear" w:color="000000" w:fill="DCE6F1"/>
                <w:vAlign w:val="center"/>
                <w:hideMark/>
              </w:tcPr>
            </w:tcPrChange>
          </w:tcPr>
          <w:p w14:paraId="77F7DB53" w14:textId="77777777" w:rsidR="001873A6" w:rsidRPr="00B053AF" w:rsidRDefault="001873A6">
            <w:pPr>
              <w:jc w:val="center"/>
              <w:rPr>
                <w:ins w:id="20779" w:author="James Vu" w:date="2024-04-18T23:29:00Z"/>
                <w:b/>
                <w:bCs/>
                <w:sz w:val="22"/>
                <w:szCs w:val="22"/>
                <w:rPrChange w:id="20780" w:author="James Vu" w:date="2024-04-18T23:51:00Z">
                  <w:rPr>
                    <w:ins w:id="20781" w:author="James Vu" w:date="2024-04-18T23:29:00Z"/>
                    <w:b/>
                    <w:bCs/>
                  </w:rPr>
                </w:rPrChange>
              </w:rPr>
              <w:pPrChange w:id="20782" w:author="James Vu" w:date="2024-04-18T23:31:00Z">
                <w:pPr/>
              </w:pPrChange>
            </w:pPr>
            <w:ins w:id="20783" w:author="James Vu" w:date="2024-04-18T23:29:00Z">
              <w:r w:rsidRPr="00B053AF">
                <w:rPr>
                  <w:b/>
                  <w:bCs/>
                  <w:sz w:val="22"/>
                  <w:szCs w:val="22"/>
                  <w:rPrChange w:id="20784" w:author="James Vu" w:date="2024-04-18T23:51:00Z">
                    <w:rPr>
                      <w:b/>
                      <w:bCs/>
                    </w:rPr>
                  </w:rPrChange>
                </w:rPr>
                <w:t>Chi phí khác</w:t>
              </w:r>
            </w:ins>
          </w:p>
        </w:tc>
        <w:tc>
          <w:tcPr>
            <w:tcW w:w="1134" w:type="dxa"/>
            <w:shd w:val="clear" w:color="auto" w:fill="auto"/>
            <w:vAlign w:val="center"/>
            <w:hideMark/>
            <w:tcPrChange w:id="20785" w:author="James Vu" w:date="2024-04-19T00:25:00Z">
              <w:tcPr>
                <w:tcW w:w="1134" w:type="dxa"/>
                <w:tcBorders>
                  <w:top w:val="nil"/>
                  <w:left w:val="nil"/>
                  <w:bottom w:val="single" w:sz="4" w:space="0" w:color="auto"/>
                  <w:right w:val="single" w:sz="4" w:space="0" w:color="auto"/>
                </w:tcBorders>
                <w:shd w:val="clear" w:color="000000" w:fill="DCE6F1"/>
                <w:vAlign w:val="center"/>
                <w:hideMark/>
              </w:tcPr>
            </w:tcPrChange>
          </w:tcPr>
          <w:p w14:paraId="7AA5F78F" w14:textId="157DD53D" w:rsidR="001873A6" w:rsidRPr="00B053AF" w:rsidRDefault="001873A6" w:rsidP="001873A6">
            <w:pPr>
              <w:jc w:val="center"/>
              <w:rPr>
                <w:ins w:id="20786" w:author="James Vu" w:date="2024-04-18T23:29:00Z"/>
                <w:b/>
                <w:bCs/>
                <w:sz w:val="22"/>
                <w:szCs w:val="22"/>
                <w:rPrChange w:id="20787" w:author="James Vu" w:date="2024-04-18T23:51:00Z">
                  <w:rPr>
                    <w:ins w:id="20788" w:author="James Vu" w:date="2024-04-18T23:29:00Z"/>
                    <w:b/>
                    <w:bCs/>
                  </w:rPr>
                </w:rPrChange>
              </w:rPr>
            </w:pPr>
          </w:p>
        </w:tc>
        <w:tc>
          <w:tcPr>
            <w:tcW w:w="1134" w:type="dxa"/>
            <w:shd w:val="clear" w:color="auto" w:fill="auto"/>
            <w:vAlign w:val="center"/>
            <w:hideMark/>
            <w:tcPrChange w:id="20789" w:author="James Vu" w:date="2024-04-19T00:25:00Z">
              <w:tcPr>
                <w:tcW w:w="1417" w:type="dxa"/>
                <w:gridSpan w:val="2"/>
                <w:tcBorders>
                  <w:top w:val="nil"/>
                  <w:left w:val="nil"/>
                  <w:bottom w:val="single" w:sz="4" w:space="0" w:color="auto"/>
                  <w:right w:val="single" w:sz="4" w:space="0" w:color="auto"/>
                </w:tcBorders>
                <w:shd w:val="clear" w:color="000000" w:fill="DCE6F1"/>
                <w:vAlign w:val="center"/>
                <w:hideMark/>
              </w:tcPr>
            </w:tcPrChange>
          </w:tcPr>
          <w:p w14:paraId="4C172541" w14:textId="77777777" w:rsidR="001873A6" w:rsidRPr="00B053AF" w:rsidRDefault="001873A6" w:rsidP="001873A6">
            <w:pPr>
              <w:jc w:val="center"/>
              <w:rPr>
                <w:ins w:id="20790" w:author="James Vu" w:date="2024-04-18T23:29:00Z"/>
                <w:b/>
                <w:bCs/>
                <w:sz w:val="22"/>
                <w:szCs w:val="22"/>
                <w:rPrChange w:id="20791" w:author="James Vu" w:date="2024-04-18T23:51:00Z">
                  <w:rPr>
                    <w:ins w:id="20792" w:author="James Vu" w:date="2024-04-18T23:29:00Z"/>
                    <w:b/>
                    <w:bCs/>
                  </w:rPr>
                </w:rPrChange>
              </w:rPr>
            </w:pPr>
            <w:ins w:id="20793" w:author="James Vu" w:date="2024-04-18T23:29:00Z">
              <w:r w:rsidRPr="00B053AF">
                <w:rPr>
                  <w:b/>
                  <w:bCs/>
                  <w:sz w:val="22"/>
                  <w:szCs w:val="22"/>
                  <w:rPrChange w:id="20794" w:author="James Vu" w:date="2024-04-18T23:51:00Z">
                    <w:rPr>
                      <w:b/>
                      <w:bCs/>
                    </w:rPr>
                  </w:rPrChange>
                </w:rPr>
                <w:t>G</w:t>
              </w:r>
              <w:r w:rsidRPr="00B053AF">
                <w:rPr>
                  <w:b/>
                  <w:bCs/>
                  <w:color w:val="000000"/>
                  <w:sz w:val="22"/>
                  <w:szCs w:val="22"/>
                  <w:vertAlign w:val="subscript"/>
                  <w:rPrChange w:id="20795" w:author="James Vu" w:date="2024-04-18T23:51:00Z">
                    <w:rPr>
                      <w:b/>
                      <w:bCs/>
                      <w:color w:val="000000"/>
                      <w:vertAlign w:val="subscript"/>
                    </w:rPr>
                  </w:rPrChange>
                </w:rPr>
                <w:t>K</w:t>
              </w:r>
            </w:ins>
          </w:p>
        </w:tc>
        <w:tc>
          <w:tcPr>
            <w:tcW w:w="1843" w:type="dxa"/>
            <w:shd w:val="clear" w:color="auto" w:fill="auto"/>
            <w:vAlign w:val="center"/>
            <w:hideMark/>
            <w:tcPrChange w:id="20796" w:author="James Vu" w:date="2024-04-19T00:25:00Z">
              <w:tcPr>
                <w:tcW w:w="1560" w:type="dxa"/>
                <w:tcBorders>
                  <w:top w:val="nil"/>
                  <w:left w:val="nil"/>
                  <w:bottom w:val="single" w:sz="4" w:space="0" w:color="auto"/>
                  <w:right w:val="single" w:sz="4" w:space="0" w:color="auto"/>
                </w:tcBorders>
                <w:shd w:val="clear" w:color="000000" w:fill="DCE6F1"/>
                <w:vAlign w:val="center"/>
                <w:hideMark/>
              </w:tcPr>
            </w:tcPrChange>
          </w:tcPr>
          <w:p w14:paraId="2EFD15A4" w14:textId="176A4A3F" w:rsidR="001873A6" w:rsidRPr="00B053AF" w:rsidRDefault="001873A6" w:rsidP="001873A6">
            <w:pPr>
              <w:jc w:val="center"/>
              <w:rPr>
                <w:ins w:id="20797" w:author="James Vu" w:date="2024-04-18T23:29:00Z"/>
                <w:b/>
                <w:bCs/>
                <w:sz w:val="22"/>
                <w:szCs w:val="22"/>
                <w:rPrChange w:id="20798" w:author="James Vu" w:date="2024-04-18T23:51:00Z">
                  <w:rPr>
                    <w:ins w:id="20799" w:author="James Vu" w:date="2024-04-18T23:29:00Z"/>
                    <w:b/>
                    <w:bCs/>
                  </w:rPr>
                </w:rPrChange>
              </w:rPr>
            </w:pPr>
          </w:p>
        </w:tc>
        <w:tc>
          <w:tcPr>
            <w:tcW w:w="1842" w:type="dxa"/>
            <w:shd w:val="clear" w:color="auto" w:fill="auto"/>
            <w:noWrap/>
            <w:vAlign w:val="center"/>
            <w:hideMark/>
            <w:tcPrChange w:id="20800" w:author="James Vu" w:date="2024-04-19T00:25:00Z">
              <w:tcPr>
                <w:tcW w:w="1842" w:type="dxa"/>
                <w:tcBorders>
                  <w:top w:val="nil"/>
                  <w:left w:val="nil"/>
                  <w:bottom w:val="single" w:sz="4" w:space="0" w:color="auto"/>
                  <w:right w:val="single" w:sz="4" w:space="0" w:color="auto"/>
                </w:tcBorders>
                <w:shd w:val="clear" w:color="000000" w:fill="DCE6F1"/>
                <w:noWrap/>
                <w:vAlign w:val="center"/>
                <w:hideMark/>
              </w:tcPr>
            </w:tcPrChange>
          </w:tcPr>
          <w:p w14:paraId="3E34050D" w14:textId="4F4B9029" w:rsidR="001873A6" w:rsidRPr="00B053AF" w:rsidRDefault="001873A6">
            <w:pPr>
              <w:jc w:val="center"/>
              <w:rPr>
                <w:ins w:id="20801" w:author="James Vu" w:date="2024-04-18T23:29:00Z"/>
                <w:b/>
                <w:bCs/>
                <w:sz w:val="22"/>
                <w:szCs w:val="22"/>
                <w:rPrChange w:id="20802" w:author="James Vu" w:date="2024-04-18T23:51:00Z">
                  <w:rPr>
                    <w:ins w:id="20803" w:author="James Vu" w:date="2024-04-18T23:29:00Z"/>
                    <w:b/>
                    <w:bCs/>
                  </w:rPr>
                </w:rPrChange>
              </w:rPr>
              <w:pPrChange w:id="20804" w:author="James Vu" w:date="2024-04-18T23:31:00Z">
                <w:pPr>
                  <w:jc w:val="right"/>
                </w:pPr>
              </w:pPrChange>
            </w:pPr>
            <w:ins w:id="20805" w:author="James Vu" w:date="2024-04-18T23:29:00Z">
              <w:r w:rsidRPr="00B053AF">
                <w:rPr>
                  <w:b/>
                  <w:bCs/>
                  <w:sz w:val="22"/>
                  <w:szCs w:val="22"/>
                  <w:rPrChange w:id="20806" w:author="James Vu" w:date="2024-04-18T23:51:00Z">
                    <w:rPr>
                      <w:b/>
                      <w:bCs/>
                    </w:rPr>
                  </w:rPrChange>
                </w:rPr>
                <w:t>1.259.777.642</w:t>
              </w:r>
            </w:ins>
          </w:p>
        </w:tc>
        <w:tc>
          <w:tcPr>
            <w:tcW w:w="1560" w:type="dxa"/>
            <w:shd w:val="clear" w:color="auto" w:fill="auto"/>
            <w:noWrap/>
            <w:vAlign w:val="center"/>
            <w:hideMark/>
            <w:tcPrChange w:id="20807" w:author="James Vu" w:date="2024-04-19T00:25:00Z">
              <w:tcPr>
                <w:tcW w:w="1560" w:type="dxa"/>
                <w:tcBorders>
                  <w:top w:val="nil"/>
                  <w:left w:val="nil"/>
                  <w:bottom w:val="single" w:sz="4" w:space="0" w:color="auto"/>
                  <w:right w:val="single" w:sz="4" w:space="0" w:color="auto"/>
                </w:tcBorders>
                <w:shd w:val="clear" w:color="000000" w:fill="DCE6F1"/>
                <w:noWrap/>
                <w:vAlign w:val="center"/>
                <w:hideMark/>
              </w:tcPr>
            </w:tcPrChange>
          </w:tcPr>
          <w:p w14:paraId="6CB2A0B5" w14:textId="3E5BD47D" w:rsidR="001873A6" w:rsidRPr="00B053AF" w:rsidRDefault="001873A6">
            <w:pPr>
              <w:jc w:val="center"/>
              <w:rPr>
                <w:ins w:id="20808" w:author="James Vu" w:date="2024-04-18T23:29:00Z"/>
                <w:b/>
                <w:bCs/>
                <w:sz w:val="22"/>
                <w:szCs w:val="22"/>
                <w:rPrChange w:id="20809" w:author="James Vu" w:date="2024-04-18T23:51:00Z">
                  <w:rPr>
                    <w:ins w:id="20810" w:author="James Vu" w:date="2024-04-18T23:29:00Z"/>
                    <w:b/>
                    <w:bCs/>
                  </w:rPr>
                </w:rPrChange>
              </w:rPr>
              <w:pPrChange w:id="20811" w:author="James Vu" w:date="2024-04-18T23:31:00Z">
                <w:pPr>
                  <w:jc w:val="right"/>
                </w:pPr>
              </w:pPrChange>
            </w:pPr>
            <w:ins w:id="20812" w:author="James Vu" w:date="2024-04-18T23:29:00Z">
              <w:r w:rsidRPr="00B053AF">
                <w:rPr>
                  <w:b/>
                  <w:bCs/>
                  <w:sz w:val="22"/>
                  <w:szCs w:val="22"/>
                  <w:rPrChange w:id="20813" w:author="James Vu" w:date="2024-04-18T23:51:00Z">
                    <w:rPr>
                      <w:b/>
                      <w:bCs/>
                    </w:rPr>
                  </w:rPrChange>
                </w:rPr>
                <w:t>11.425.641</w:t>
              </w:r>
            </w:ins>
          </w:p>
        </w:tc>
        <w:tc>
          <w:tcPr>
            <w:tcW w:w="1768" w:type="dxa"/>
            <w:shd w:val="clear" w:color="auto" w:fill="auto"/>
            <w:noWrap/>
            <w:vAlign w:val="center"/>
            <w:hideMark/>
            <w:tcPrChange w:id="20814" w:author="James Vu" w:date="2024-04-19T00:25:00Z">
              <w:tcPr>
                <w:tcW w:w="1768" w:type="dxa"/>
                <w:tcBorders>
                  <w:top w:val="nil"/>
                  <w:left w:val="nil"/>
                  <w:bottom w:val="single" w:sz="4" w:space="0" w:color="auto"/>
                  <w:right w:val="single" w:sz="4" w:space="0" w:color="auto"/>
                </w:tcBorders>
                <w:shd w:val="clear" w:color="000000" w:fill="DCE6F1"/>
                <w:noWrap/>
                <w:vAlign w:val="center"/>
                <w:hideMark/>
              </w:tcPr>
            </w:tcPrChange>
          </w:tcPr>
          <w:p w14:paraId="1BCC298E" w14:textId="0FF26477" w:rsidR="001873A6" w:rsidRPr="00B053AF" w:rsidRDefault="001873A6">
            <w:pPr>
              <w:jc w:val="center"/>
              <w:rPr>
                <w:ins w:id="20815" w:author="James Vu" w:date="2024-04-18T23:29:00Z"/>
                <w:b/>
                <w:bCs/>
                <w:sz w:val="22"/>
                <w:szCs w:val="22"/>
                <w:rPrChange w:id="20816" w:author="James Vu" w:date="2024-04-18T23:51:00Z">
                  <w:rPr>
                    <w:ins w:id="20817" w:author="James Vu" w:date="2024-04-18T23:29:00Z"/>
                    <w:b/>
                    <w:bCs/>
                  </w:rPr>
                </w:rPrChange>
              </w:rPr>
              <w:pPrChange w:id="20818" w:author="James Vu" w:date="2024-04-18T23:31:00Z">
                <w:pPr>
                  <w:jc w:val="right"/>
                </w:pPr>
              </w:pPrChange>
            </w:pPr>
            <w:ins w:id="20819" w:author="James Vu" w:date="2024-04-18T23:29:00Z">
              <w:r w:rsidRPr="00B053AF">
                <w:rPr>
                  <w:b/>
                  <w:bCs/>
                  <w:sz w:val="22"/>
                  <w:szCs w:val="22"/>
                  <w:rPrChange w:id="20820" w:author="James Vu" w:date="2024-04-18T23:51:00Z">
                    <w:rPr>
                      <w:b/>
                      <w:bCs/>
                    </w:rPr>
                  </w:rPrChange>
                </w:rPr>
                <w:t>1.271.203.283</w:t>
              </w:r>
            </w:ins>
          </w:p>
        </w:tc>
        <w:tc>
          <w:tcPr>
            <w:tcW w:w="1487" w:type="dxa"/>
            <w:shd w:val="clear" w:color="auto" w:fill="auto"/>
            <w:vAlign w:val="center"/>
            <w:hideMark/>
            <w:tcPrChange w:id="20821" w:author="James Vu" w:date="2024-04-19T00:25:00Z">
              <w:tcPr>
                <w:tcW w:w="1487" w:type="dxa"/>
                <w:tcBorders>
                  <w:top w:val="nil"/>
                  <w:left w:val="nil"/>
                  <w:bottom w:val="single" w:sz="4" w:space="0" w:color="auto"/>
                  <w:right w:val="single" w:sz="4" w:space="0" w:color="auto"/>
                </w:tcBorders>
                <w:shd w:val="clear" w:color="000000" w:fill="DCE6F1"/>
                <w:vAlign w:val="center"/>
                <w:hideMark/>
              </w:tcPr>
            </w:tcPrChange>
          </w:tcPr>
          <w:p w14:paraId="0262F259" w14:textId="6104DCB4" w:rsidR="001873A6" w:rsidRPr="00B053AF" w:rsidRDefault="001873A6">
            <w:pPr>
              <w:jc w:val="center"/>
              <w:rPr>
                <w:ins w:id="20822" w:author="James Vu" w:date="2024-04-18T23:29:00Z"/>
                <w:i/>
                <w:iCs/>
                <w:sz w:val="22"/>
                <w:szCs w:val="22"/>
                <w:rPrChange w:id="20823" w:author="James Vu" w:date="2024-04-18T23:51:00Z">
                  <w:rPr>
                    <w:ins w:id="20824" w:author="James Vu" w:date="2024-04-18T23:29:00Z"/>
                    <w:i/>
                    <w:iCs/>
                  </w:rPr>
                </w:rPrChange>
              </w:rPr>
              <w:pPrChange w:id="20825" w:author="James Vu" w:date="2024-04-18T23:31:00Z">
                <w:pPr/>
              </w:pPrChange>
            </w:pPr>
          </w:p>
        </w:tc>
      </w:tr>
      <w:tr w:rsidR="001873A6" w:rsidRPr="00B053AF" w14:paraId="661B7B02" w14:textId="77777777" w:rsidTr="003C02FF">
        <w:trPr>
          <w:trHeight w:val="20"/>
          <w:ins w:id="20826" w:author="James Vu" w:date="2024-04-18T23:29:00Z"/>
          <w:trPrChange w:id="20827" w:author="James Vu" w:date="2024-04-19T00:25:00Z">
            <w:trPr>
              <w:trHeight w:val="20"/>
            </w:trPr>
          </w:trPrChange>
        </w:trPr>
        <w:tc>
          <w:tcPr>
            <w:tcW w:w="846" w:type="dxa"/>
            <w:shd w:val="clear" w:color="auto" w:fill="auto"/>
            <w:vAlign w:val="center"/>
            <w:hideMark/>
            <w:tcPrChange w:id="20828"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4BEF36C3" w14:textId="77777777" w:rsidR="001873A6" w:rsidRPr="00B053AF" w:rsidRDefault="001873A6" w:rsidP="001873A6">
            <w:pPr>
              <w:jc w:val="center"/>
              <w:rPr>
                <w:ins w:id="20829" w:author="James Vu" w:date="2024-04-18T23:29:00Z"/>
                <w:sz w:val="22"/>
                <w:szCs w:val="22"/>
                <w:rPrChange w:id="20830" w:author="James Vu" w:date="2024-04-18T23:51:00Z">
                  <w:rPr>
                    <w:ins w:id="20831" w:author="James Vu" w:date="2024-04-18T23:29:00Z"/>
                  </w:rPr>
                </w:rPrChange>
              </w:rPr>
            </w:pPr>
            <w:ins w:id="20832" w:author="James Vu" w:date="2024-04-18T23:29:00Z">
              <w:r w:rsidRPr="00B053AF">
                <w:rPr>
                  <w:sz w:val="22"/>
                  <w:szCs w:val="22"/>
                  <w:rPrChange w:id="20833" w:author="James Vu" w:date="2024-04-18T23:51:00Z">
                    <w:rPr/>
                  </w:rPrChange>
                </w:rPr>
                <w:t>1</w:t>
              </w:r>
            </w:ins>
          </w:p>
        </w:tc>
        <w:tc>
          <w:tcPr>
            <w:tcW w:w="2835" w:type="dxa"/>
            <w:shd w:val="clear" w:color="auto" w:fill="auto"/>
            <w:vAlign w:val="center"/>
            <w:hideMark/>
            <w:tcPrChange w:id="20834"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3314A464" w14:textId="77777777" w:rsidR="001873A6" w:rsidRPr="00B053AF" w:rsidRDefault="001873A6">
            <w:pPr>
              <w:jc w:val="center"/>
              <w:rPr>
                <w:ins w:id="20835" w:author="James Vu" w:date="2024-04-18T23:29:00Z"/>
                <w:sz w:val="22"/>
                <w:szCs w:val="22"/>
                <w:rPrChange w:id="20836" w:author="James Vu" w:date="2024-04-18T23:51:00Z">
                  <w:rPr>
                    <w:ins w:id="20837" w:author="James Vu" w:date="2024-04-18T23:29:00Z"/>
                  </w:rPr>
                </w:rPrChange>
              </w:rPr>
              <w:pPrChange w:id="20838" w:author="James Vu" w:date="2024-04-18T23:31:00Z">
                <w:pPr/>
              </w:pPrChange>
            </w:pPr>
            <w:ins w:id="20839" w:author="James Vu" w:date="2024-04-18T23:29:00Z">
              <w:r w:rsidRPr="00B053AF">
                <w:rPr>
                  <w:sz w:val="22"/>
                  <w:szCs w:val="22"/>
                  <w:rPrChange w:id="20840" w:author="James Vu" w:date="2024-04-18T23:51:00Z">
                    <w:rPr/>
                  </w:rPrChange>
                </w:rPr>
                <w:t>Thẩm định giá</w:t>
              </w:r>
            </w:ins>
          </w:p>
        </w:tc>
        <w:tc>
          <w:tcPr>
            <w:tcW w:w="1134" w:type="dxa"/>
            <w:shd w:val="clear" w:color="auto" w:fill="auto"/>
            <w:vAlign w:val="center"/>
            <w:hideMark/>
            <w:tcPrChange w:id="20841"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9F36A18" w14:textId="77777777" w:rsidR="001873A6" w:rsidRPr="00B053AF" w:rsidRDefault="001873A6" w:rsidP="001873A6">
            <w:pPr>
              <w:jc w:val="center"/>
              <w:rPr>
                <w:ins w:id="20842" w:author="James Vu" w:date="2024-04-18T23:29:00Z"/>
                <w:sz w:val="22"/>
                <w:szCs w:val="22"/>
                <w:rPrChange w:id="20843" w:author="James Vu" w:date="2024-04-18T23:51:00Z">
                  <w:rPr>
                    <w:ins w:id="20844" w:author="James Vu" w:date="2024-04-18T23:29:00Z"/>
                  </w:rPr>
                </w:rPrChange>
              </w:rPr>
            </w:pPr>
            <w:ins w:id="20845" w:author="James Vu" w:date="2024-04-18T23:29:00Z">
              <w:r w:rsidRPr="00B053AF">
                <w:rPr>
                  <w:sz w:val="22"/>
                  <w:szCs w:val="22"/>
                  <w:rPrChange w:id="20846" w:author="James Vu" w:date="2024-04-18T23:51:00Z">
                    <w:rPr/>
                  </w:rPrChange>
                </w:rPr>
                <w:t>1,00%</w:t>
              </w:r>
            </w:ins>
          </w:p>
        </w:tc>
        <w:tc>
          <w:tcPr>
            <w:tcW w:w="1134" w:type="dxa"/>
            <w:shd w:val="clear" w:color="auto" w:fill="auto"/>
            <w:vAlign w:val="center"/>
            <w:hideMark/>
            <w:tcPrChange w:id="20847"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A39E56C" w14:textId="1293DD6E" w:rsidR="001873A6" w:rsidRPr="00B053AF" w:rsidRDefault="001873A6" w:rsidP="001873A6">
            <w:pPr>
              <w:jc w:val="center"/>
              <w:rPr>
                <w:ins w:id="20848" w:author="James Vu" w:date="2024-04-18T23:29:00Z"/>
                <w:sz w:val="22"/>
                <w:szCs w:val="22"/>
                <w:rPrChange w:id="20849" w:author="James Vu" w:date="2024-04-18T23:51:00Z">
                  <w:rPr>
                    <w:ins w:id="20850" w:author="James Vu" w:date="2024-04-18T23:29:00Z"/>
                  </w:rPr>
                </w:rPrChange>
              </w:rPr>
            </w:pPr>
          </w:p>
        </w:tc>
        <w:tc>
          <w:tcPr>
            <w:tcW w:w="1843" w:type="dxa"/>
            <w:shd w:val="clear" w:color="auto" w:fill="auto"/>
            <w:vAlign w:val="center"/>
            <w:hideMark/>
            <w:tcPrChange w:id="20851"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2A233DBF" w14:textId="6CE1F322" w:rsidR="001873A6" w:rsidRPr="00B053AF" w:rsidRDefault="001873A6" w:rsidP="001873A6">
            <w:pPr>
              <w:jc w:val="center"/>
              <w:rPr>
                <w:ins w:id="20852" w:author="James Vu" w:date="2024-04-18T23:29:00Z"/>
                <w:sz w:val="22"/>
                <w:szCs w:val="22"/>
                <w:rPrChange w:id="20853" w:author="James Vu" w:date="2024-04-18T23:51:00Z">
                  <w:rPr>
                    <w:ins w:id="20854" w:author="James Vu" w:date="2024-04-18T23:29:00Z"/>
                  </w:rPr>
                </w:rPrChange>
              </w:rPr>
            </w:pPr>
            <w:ins w:id="20855" w:author="James Vu" w:date="2024-04-18T23:29:00Z">
              <w:r w:rsidRPr="00B053AF">
                <w:rPr>
                  <w:sz w:val="22"/>
                  <w:szCs w:val="22"/>
                  <w:rPrChange w:id="20856" w:author="James Vu" w:date="2024-04-18T23:51:00Z">
                    <w:rPr/>
                  </w:rPrChange>
                </w:rPr>
                <w:t>2.478.996.000</w:t>
              </w:r>
            </w:ins>
          </w:p>
        </w:tc>
        <w:tc>
          <w:tcPr>
            <w:tcW w:w="1842" w:type="dxa"/>
            <w:shd w:val="clear" w:color="auto" w:fill="auto"/>
            <w:noWrap/>
            <w:vAlign w:val="center"/>
            <w:hideMark/>
            <w:tcPrChange w:id="20857"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2504963D" w14:textId="38F734A6" w:rsidR="001873A6" w:rsidRPr="00B053AF" w:rsidRDefault="001873A6">
            <w:pPr>
              <w:jc w:val="center"/>
              <w:rPr>
                <w:ins w:id="20858" w:author="James Vu" w:date="2024-04-18T23:29:00Z"/>
                <w:sz w:val="22"/>
                <w:szCs w:val="22"/>
                <w:rPrChange w:id="20859" w:author="James Vu" w:date="2024-04-18T23:51:00Z">
                  <w:rPr>
                    <w:ins w:id="20860" w:author="James Vu" w:date="2024-04-18T23:29:00Z"/>
                  </w:rPr>
                </w:rPrChange>
              </w:rPr>
              <w:pPrChange w:id="20861" w:author="James Vu" w:date="2024-04-18T23:31:00Z">
                <w:pPr>
                  <w:jc w:val="right"/>
                </w:pPr>
              </w:pPrChange>
            </w:pPr>
            <w:ins w:id="20862" w:author="James Vu" w:date="2024-04-18T23:29:00Z">
              <w:r w:rsidRPr="00B053AF">
                <w:rPr>
                  <w:sz w:val="22"/>
                  <w:szCs w:val="22"/>
                  <w:rPrChange w:id="20863" w:author="James Vu" w:date="2024-04-18T23:51:00Z">
                    <w:rPr/>
                  </w:rPrChange>
                </w:rPr>
                <w:t>24.789.960</w:t>
              </w:r>
            </w:ins>
          </w:p>
        </w:tc>
        <w:tc>
          <w:tcPr>
            <w:tcW w:w="1560" w:type="dxa"/>
            <w:shd w:val="clear" w:color="auto" w:fill="auto"/>
            <w:vAlign w:val="center"/>
            <w:hideMark/>
            <w:tcPrChange w:id="20864"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3C04716F" w14:textId="15388D26" w:rsidR="001873A6" w:rsidRPr="00B053AF" w:rsidRDefault="001873A6">
            <w:pPr>
              <w:jc w:val="center"/>
              <w:rPr>
                <w:ins w:id="20865" w:author="James Vu" w:date="2024-04-18T23:29:00Z"/>
                <w:color w:val="000000"/>
                <w:sz w:val="22"/>
                <w:szCs w:val="22"/>
                <w:rPrChange w:id="20866" w:author="James Vu" w:date="2024-04-18T23:51:00Z">
                  <w:rPr>
                    <w:ins w:id="20867" w:author="James Vu" w:date="2024-04-18T23:29:00Z"/>
                    <w:color w:val="000000"/>
                  </w:rPr>
                </w:rPrChange>
              </w:rPr>
              <w:pPrChange w:id="20868" w:author="James Vu" w:date="2024-04-18T23:31:00Z">
                <w:pPr/>
              </w:pPrChange>
            </w:pPr>
            <w:ins w:id="20869" w:author="James Vu" w:date="2024-04-18T23:29:00Z">
              <w:r w:rsidRPr="00B053AF">
                <w:rPr>
                  <w:color w:val="000000"/>
                  <w:sz w:val="22"/>
                  <w:szCs w:val="22"/>
                  <w:rPrChange w:id="20870" w:author="James Vu" w:date="2024-04-18T23:51:00Z">
                    <w:rPr>
                      <w:color w:val="000000"/>
                    </w:rPr>
                  </w:rPrChange>
                </w:rPr>
                <w:t>1.983.197</w:t>
              </w:r>
            </w:ins>
          </w:p>
        </w:tc>
        <w:tc>
          <w:tcPr>
            <w:tcW w:w="1768" w:type="dxa"/>
            <w:shd w:val="clear" w:color="auto" w:fill="auto"/>
            <w:noWrap/>
            <w:vAlign w:val="center"/>
            <w:hideMark/>
            <w:tcPrChange w:id="20871"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11808FE9" w14:textId="47B4484B" w:rsidR="001873A6" w:rsidRPr="00B053AF" w:rsidRDefault="001873A6">
            <w:pPr>
              <w:jc w:val="center"/>
              <w:rPr>
                <w:ins w:id="20872" w:author="James Vu" w:date="2024-04-18T23:29:00Z"/>
                <w:sz w:val="22"/>
                <w:szCs w:val="22"/>
                <w:rPrChange w:id="20873" w:author="James Vu" w:date="2024-04-18T23:51:00Z">
                  <w:rPr>
                    <w:ins w:id="20874" w:author="James Vu" w:date="2024-04-18T23:29:00Z"/>
                  </w:rPr>
                </w:rPrChange>
              </w:rPr>
              <w:pPrChange w:id="20875" w:author="James Vu" w:date="2024-04-18T23:31:00Z">
                <w:pPr>
                  <w:jc w:val="right"/>
                </w:pPr>
              </w:pPrChange>
            </w:pPr>
            <w:ins w:id="20876" w:author="James Vu" w:date="2024-04-18T23:29:00Z">
              <w:r w:rsidRPr="00B053AF">
                <w:rPr>
                  <w:sz w:val="22"/>
                  <w:szCs w:val="22"/>
                  <w:rPrChange w:id="20877" w:author="James Vu" w:date="2024-04-18T23:51:00Z">
                    <w:rPr/>
                  </w:rPrChange>
                </w:rPr>
                <w:t>26.773.157</w:t>
              </w:r>
            </w:ins>
          </w:p>
        </w:tc>
        <w:tc>
          <w:tcPr>
            <w:tcW w:w="1487" w:type="dxa"/>
            <w:shd w:val="clear" w:color="auto" w:fill="auto"/>
            <w:vAlign w:val="center"/>
            <w:hideMark/>
            <w:tcPrChange w:id="20878"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0C1D964B" w14:textId="77777777" w:rsidR="001873A6" w:rsidRPr="00B053AF" w:rsidRDefault="001873A6">
            <w:pPr>
              <w:jc w:val="center"/>
              <w:rPr>
                <w:ins w:id="20879" w:author="James Vu" w:date="2024-04-18T23:29:00Z"/>
                <w:sz w:val="22"/>
                <w:szCs w:val="22"/>
                <w:rPrChange w:id="20880" w:author="James Vu" w:date="2024-04-18T23:51:00Z">
                  <w:rPr>
                    <w:ins w:id="20881" w:author="James Vu" w:date="2024-04-18T23:29:00Z"/>
                  </w:rPr>
                </w:rPrChange>
              </w:rPr>
              <w:pPrChange w:id="20882" w:author="James Vu" w:date="2024-04-18T23:31:00Z">
                <w:pPr/>
              </w:pPrChange>
            </w:pPr>
            <w:ins w:id="20883" w:author="James Vu" w:date="2024-04-18T23:29:00Z">
              <w:r w:rsidRPr="00B053AF">
                <w:rPr>
                  <w:sz w:val="22"/>
                  <w:szCs w:val="22"/>
                  <w:rPrChange w:id="20884" w:author="James Vu" w:date="2024-04-18T23:51:00Z">
                    <w:rPr/>
                  </w:rPrChange>
                </w:rPr>
                <w:t>Theo báo giá (tạm tính) của một số đơn vị thẩm định giá</w:t>
              </w:r>
            </w:ins>
          </w:p>
        </w:tc>
      </w:tr>
      <w:tr w:rsidR="001873A6" w:rsidRPr="00B053AF" w14:paraId="3B3E8336" w14:textId="77777777" w:rsidTr="003C02FF">
        <w:trPr>
          <w:trHeight w:val="20"/>
          <w:ins w:id="20885" w:author="James Vu" w:date="2024-04-18T23:29:00Z"/>
          <w:trPrChange w:id="20886" w:author="James Vu" w:date="2024-04-19T00:25:00Z">
            <w:trPr>
              <w:trHeight w:val="315"/>
            </w:trPr>
          </w:trPrChange>
        </w:trPr>
        <w:tc>
          <w:tcPr>
            <w:tcW w:w="846" w:type="dxa"/>
            <w:shd w:val="clear" w:color="auto" w:fill="auto"/>
            <w:vAlign w:val="center"/>
            <w:hideMark/>
            <w:tcPrChange w:id="20887"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474AEBAB" w14:textId="77777777" w:rsidR="001873A6" w:rsidRPr="00B053AF" w:rsidRDefault="001873A6" w:rsidP="001873A6">
            <w:pPr>
              <w:jc w:val="center"/>
              <w:rPr>
                <w:ins w:id="20888" w:author="James Vu" w:date="2024-04-18T23:29:00Z"/>
                <w:sz w:val="22"/>
                <w:szCs w:val="22"/>
                <w:rPrChange w:id="20889" w:author="James Vu" w:date="2024-04-18T23:51:00Z">
                  <w:rPr>
                    <w:ins w:id="20890" w:author="James Vu" w:date="2024-04-18T23:29:00Z"/>
                  </w:rPr>
                </w:rPrChange>
              </w:rPr>
            </w:pPr>
            <w:ins w:id="20891" w:author="James Vu" w:date="2024-04-18T23:29:00Z">
              <w:r w:rsidRPr="00B053AF">
                <w:rPr>
                  <w:sz w:val="22"/>
                  <w:szCs w:val="22"/>
                  <w:rPrChange w:id="20892" w:author="James Vu" w:date="2024-04-18T23:51:00Z">
                    <w:rPr/>
                  </w:rPrChange>
                </w:rPr>
                <w:t>2</w:t>
              </w:r>
            </w:ins>
          </w:p>
        </w:tc>
        <w:tc>
          <w:tcPr>
            <w:tcW w:w="2835" w:type="dxa"/>
            <w:shd w:val="clear" w:color="auto" w:fill="auto"/>
            <w:vAlign w:val="center"/>
            <w:hideMark/>
            <w:tcPrChange w:id="20893"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203FE733" w14:textId="77777777" w:rsidR="001873A6" w:rsidRPr="00B053AF" w:rsidRDefault="001873A6">
            <w:pPr>
              <w:jc w:val="center"/>
              <w:rPr>
                <w:ins w:id="20894" w:author="James Vu" w:date="2024-04-18T23:29:00Z"/>
                <w:color w:val="000000"/>
                <w:sz w:val="22"/>
                <w:szCs w:val="22"/>
                <w:rPrChange w:id="20895" w:author="James Vu" w:date="2024-04-18T23:51:00Z">
                  <w:rPr>
                    <w:ins w:id="20896" w:author="James Vu" w:date="2024-04-18T23:29:00Z"/>
                    <w:color w:val="000000"/>
                  </w:rPr>
                </w:rPrChange>
              </w:rPr>
              <w:pPrChange w:id="20897" w:author="James Vu" w:date="2024-04-18T23:31:00Z">
                <w:pPr/>
              </w:pPrChange>
            </w:pPr>
            <w:ins w:id="20898" w:author="James Vu" w:date="2024-04-18T23:29:00Z">
              <w:r w:rsidRPr="00B053AF">
                <w:rPr>
                  <w:color w:val="000000"/>
                  <w:sz w:val="22"/>
                  <w:szCs w:val="22"/>
                  <w:rPrChange w:id="20899" w:author="James Vu" w:date="2024-04-18T23:51:00Z">
                    <w:rPr>
                      <w:color w:val="000000"/>
                    </w:rPr>
                  </w:rPrChange>
                </w:rPr>
                <w:t>Chi phí kiểm thử phần mềm nội bộ</w:t>
              </w:r>
            </w:ins>
          </w:p>
        </w:tc>
        <w:tc>
          <w:tcPr>
            <w:tcW w:w="1134" w:type="dxa"/>
            <w:shd w:val="clear" w:color="auto" w:fill="auto"/>
            <w:vAlign w:val="center"/>
            <w:hideMark/>
            <w:tcPrChange w:id="20900"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4E954E77" w14:textId="77777777" w:rsidR="001873A6" w:rsidRPr="00B053AF" w:rsidRDefault="001873A6" w:rsidP="001873A6">
            <w:pPr>
              <w:jc w:val="center"/>
              <w:rPr>
                <w:ins w:id="20901" w:author="James Vu" w:date="2024-04-18T23:29:00Z"/>
                <w:sz w:val="22"/>
                <w:szCs w:val="22"/>
                <w:rPrChange w:id="20902" w:author="James Vu" w:date="2024-04-18T23:51:00Z">
                  <w:rPr>
                    <w:ins w:id="20903" w:author="James Vu" w:date="2024-04-18T23:29:00Z"/>
                  </w:rPr>
                </w:rPrChange>
              </w:rPr>
            </w:pPr>
            <w:ins w:id="20904" w:author="James Vu" w:date="2024-04-18T23:29:00Z">
              <w:r w:rsidRPr="00B053AF">
                <w:rPr>
                  <w:sz w:val="22"/>
                  <w:szCs w:val="22"/>
                  <w:rPrChange w:id="20905" w:author="James Vu" w:date="2024-04-18T23:51:00Z">
                    <w:rPr/>
                  </w:rPrChange>
                </w:rPr>
                <w:t>5,00%</w:t>
              </w:r>
            </w:ins>
          </w:p>
        </w:tc>
        <w:tc>
          <w:tcPr>
            <w:tcW w:w="1134" w:type="dxa"/>
            <w:shd w:val="clear" w:color="auto" w:fill="auto"/>
            <w:vAlign w:val="center"/>
            <w:hideMark/>
            <w:tcPrChange w:id="20906"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50F01B3F" w14:textId="77777777" w:rsidR="001873A6" w:rsidRPr="00B053AF" w:rsidRDefault="001873A6" w:rsidP="001873A6">
            <w:pPr>
              <w:jc w:val="center"/>
              <w:rPr>
                <w:ins w:id="20907" w:author="James Vu" w:date="2024-04-18T23:29:00Z"/>
                <w:sz w:val="22"/>
                <w:szCs w:val="22"/>
                <w:rPrChange w:id="20908" w:author="James Vu" w:date="2024-04-18T23:51:00Z">
                  <w:rPr>
                    <w:ins w:id="20909" w:author="James Vu" w:date="2024-04-18T23:29:00Z"/>
                  </w:rPr>
                </w:rPrChange>
              </w:rPr>
            </w:pPr>
            <w:ins w:id="20910" w:author="James Vu" w:date="2024-04-18T23:29:00Z">
              <w:r w:rsidRPr="00B053AF">
                <w:rPr>
                  <w:sz w:val="22"/>
                  <w:szCs w:val="22"/>
                  <w:rPrChange w:id="20911" w:author="James Vu" w:date="2024-04-18T23:51:00Z">
                    <w:rPr/>
                  </w:rPrChange>
                </w:rPr>
                <w:t>G</w:t>
              </w:r>
              <w:r w:rsidRPr="00B053AF">
                <w:rPr>
                  <w:b/>
                  <w:bCs/>
                  <w:color w:val="000000"/>
                  <w:sz w:val="22"/>
                  <w:szCs w:val="22"/>
                  <w:vertAlign w:val="subscript"/>
                  <w:rPrChange w:id="20912" w:author="James Vu" w:date="2024-04-18T23:51:00Z">
                    <w:rPr>
                      <w:b/>
                      <w:bCs/>
                      <w:color w:val="000000"/>
                      <w:vertAlign w:val="subscript"/>
                    </w:rPr>
                  </w:rPrChange>
                </w:rPr>
                <w:t>KT</w:t>
              </w:r>
            </w:ins>
          </w:p>
        </w:tc>
        <w:tc>
          <w:tcPr>
            <w:tcW w:w="1843" w:type="dxa"/>
            <w:shd w:val="clear" w:color="auto" w:fill="auto"/>
            <w:vAlign w:val="center"/>
            <w:hideMark/>
            <w:tcPrChange w:id="20913"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26522EEF" w14:textId="25FFE8DF" w:rsidR="001873A6" w:rsidRPr="00B053AF" w:rsidRDefault="001873A6" w:rsidP="001873A6">
            <w:pPr>
              <w:jc w:val="center"/>
              <w:rPr>
                <w:ins w:id="20914" w:author="James Vu" w:date="2024-04-18T23:29:00Z"/>
                <w:sz w:val="22"/>
                <w:szCs w:val="22"/>
                <w:rPrChange w:id="20915" w:author="James Vu" w:date="2024-04-18T23:51:00Z">
                  <w:rPr>
                    <w:ins w:id="20916" w:author="James Vu" w:date="2024-04-18T23:29:00Z"/>
                  </w:rPr>
                </w:rPrChange>
              </w:rPr>
            </w:pPr>
            <w:ins w:id="20917" w:author="James Vu" w:date="2024-04-18T23:29:00Z">
              <w:r w:rsidRPr="00B053AF">
                <w:rPr>
                  <w:sz w:val="22"/>
                  <w:szCs w:val="22"/>
                  <w:rPrChange w:id="20918" w:author="James Vu" w:date="2024-04-18T23:51:00Z">
                    <w:rPr/>
                  </w:rPrChange>
                </w:rPr>
                <w:t>12.186.000.000</w:t>
              </w:r>
            </w:ins>
          </w:p>
        </w:tc>
        <w:tc>
          <w:tcPr>
            <w:tcW w:w="1842" w:type="dxa"/>
            <w:shd w:val="clear" w:color="auto" w:fill="auto"/>
            <w:vAlign w:val="center"/>
            <w:hideMark/>
            <w:tcPrChange w:id="20919"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39DF41A5" w14:textId="30D14C57" w:rsidR="001873A6" w:rsidRPr="00B053AF" w:rsidRDefault="001873A6">
            <w:pPr>
              <w:jc w:val="center"/>
              <w:rPr>
                <w:ins w:id="20920" w:author="James Vu" w:date="2024-04-18T23:29:00Z"/>
                <w:sz w:val="22"/>
                <w:szCs w:val="22"/>
                <w:rPrChange w:id="20921" w:author="James Vu" w:date="2024-04-18T23:51:00Z">
                  <w:rPr>
                    <w:ins w:id="20922" w:author="James Vu" w:date="2024-04-18T23:29:00Z"/>
                  </w:rPr>
                </w:rPrChange>
              </w:rPr>
              <w:pPrChange w:id="20923" w:author="James Vu" w:date="2024-04-18T23:31:00Z">
                <w:pPr>
                  <w:jc w:val="right"/>
                </w:pPr>
              </w:pPrChange>
            </w:pPr>
            <w:ins w:id="20924" w:author="James Vu" w:date="2024-04-18T23:29:00Z">
              <w:r w:rsidRPr="00B053AF">
                <w:rPr>
                  <w:sz w:val="22"/>
                  <w:szCs w:val="22"/>
                  <w:rPrChange w:id="20925" w:author="James Vu" w:date="2024-04-18T23:51:00Z">
                    <w:rPr/>
                  </w:rPrChange>
                </w:rPr>
                <w:t>609.300.000</w:t>
              </w:r>
            </w:ins>
          </w:p>
        </w:tc>
        <w:tc>
          <w:tcPr>
            <w:tcW w:w="1560" w:type="dxa"/>
            <w:shd w:val="clear" w:color="auto" w:fill="auto"/>
            <w:vAlign w:val="center"/>
            <w:hideMark/>
            <w:tcPrChange w:id="20926"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44E620F8" w14:textId="572C9B28" w:rsidR="001873A6" w:rsidRPr="00B053AF" w:rsidRDefault="001873A6">
            <w:pPr>
              <w:jc w:val="center"/>
              <w:rPr>
                <w:ins w:id="20927" w:author="James Vu" w:date="2024-04-18T23:29:00Z"/>
                <w:sz w:val="22"/>
                <w:szCs w:val="22"/>
                <w:rPrChange w:id="20928" w:author="James Vu" w:date="2024-04-18T23:51:00Z">
                  <w:rPr>
                    <w:ins w:id="20929" w:author="James Vu" w:date="2024-04-18T23:29:00Z"/>
                  </w:rPr>
                </w:rPrChange>
              </w:rPr>
              <w:pPrChange w:id="20930" w:author="James Vu" w:date="2024-04-18T23:31:00Z">
                <w:pPr>
                  <w:jc w:val="right"/>
                </w:pPr>
              </w:pPrChange>
            </w:pPr>
            <w:ins w:id="20931" w:author="James Vu" w:date="2024-04-18T23:29:00Z">
              <w:r w:rsidRPr="00B053AF">
                <w:rPr>
                  <w:sz w:val="22"/>
                  <w:szCs w:val="22"/>
                  <w:rPrChange w:id="20932" w:author="James Vu" w:date="2024-04-18T23:51:00Z">
                    <w:rPr/>
                  </w:rPrChange>
                </w:rPr>
                <w:t>-</w:t>
              </w:r>
            </w:ins>
          </w:p>
        </w:tc>
        <w:tc>
          <w:tcPr>
            <w:tcW w:w="1768" w:type="dxa"/>
            <w:shd w:val="clear" w:color="auto" w:fill="auto"/>
            <w:vAlign w:val="center"/>
            <w:hideMark/>
            <w:tcPrChange w:id="20933"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4B8BB59E" w14:textId="436F6E10" w:rsidR="001873A6" w:rsidRPr="00B053AF" w:rsidRDefault="001873A6">
            <w:pPr>
              <w:jc w:val="center"/>
              <w:rPr>
                <w:ins w:id="20934" w:author="James Vu" w:date="2024-04-18T23:29:00Z"/>
                <w:sz w:val="22"/>
                <w:szCs w:val="22"/>
                <w:rPrChange w:id="20935" w:author="James Vu" w:date="2024-04-18T23:51:00Z">
                  <w:rPr>
                    <w:ins w:id="20936" w:author="James Vu" w:date="2024-04-18T23:29:00Z"/>
                  </w:rPr>
                </w:rPrChange>
              </w:rPr>
              <w:pPrChange w:id="20937" w:author="James Vu" w:date="2024-04-18T23:31:00Z">
                <w:pPr>
                  <w:jc w:val="right"/>
                </w:pPr>
              </w:pPrChange>
            </w:pPr>
            <w:ins w:id="20938" w:author="James Vu" w:date="2024-04-18T23:29:00Z">
              <w:r w:rsidRPr="00B053AF">
                <w:rPr>
                  <w:sz w:val="22"/>
                  <w:szCs w:val="22"/>
                  <w:rPrChange w:id="20939" w:author="James Vu" w:date="2024-04-18T23:51:00Z">
                    <w:rPr/>
                  </w:rPrChange>
                </w:rPr>
                <w:t>609.300.000</w:t>
              </w:r>
            </w:ins>
          </w:p>
        </w:tc>
        <w:tc>
          <w:tcPr>
            <w:tcW w:w="1487" w:type="dxa"/>
            <w:shd w:val="clear" w:color="auto" w:fill="auto"/>
            <w:vAlign w:val="center"/>
            <w:hideMark/>
            <w:tcPrChange w:id="2094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9C33AFA" w14:textId="77777777" w:rsidR="001873A6" w:rsidRPr="00B053AF" w:rsidRDefault="001873A6">
            <w:pPr>
              <w:jc w:val="center"/>
              <w:rPr>
                <w:ins w:id="20941" w:author="James Vu" w:date="2024-04-18T23:29:00Z"/>
                <w:sz w:val="22"/>
                <w:szCs w:val="22"/>
                <w:rPrChange w:id="20942" w:author="James Vu" w:date="2024-04-18T23:51:00Z">
                  <w:rPr>
                    <w:ins w:id="20943" w:author="James Vu" w:date="2024-04-18T23:29:00Z"/>
                  </w:rPr>
                </w:rPrChange>
              </w:rPr>
              <w:pPrChange w:id="20944" w:author="James Vu" w:date="2024-04-18T23:31:00Z">
                <w:pPr/>
              </w:pPrChange>
            </w:pPr>
            <w:ins w:id="20945" w:author="James Vu" w:date="2024-04-18T23:29:00Z">
              <w:r w:rsidRPr="00B053AF">
                <w:rPr>
                  <w:sz w:val="22"/>
                  <w:szCs w:val="22"/>
                  <w:rPrChange w:id="20946" w:author="James Vu" w:date="2024-04-18T23:51:00Z">
                    <w:rPr/>
                  </w:rPrChange>
                </w:rPr>
                <w:t>Tạm tính bằng 5% giá trị PMNB</w:t>
              </w:r>
            </w:ins>
          </w:p>
        </w:tc>
      </w:tr>
      <w:tr w:rsidR="001873A6" w:rsidRPr="00B053AF" w14:paraId="583B7722" w14:textId="77777777" w:rsidTr="003C02FF">
        <w:trPr>
          <w:trHeight w:val="20"/>
          <w:ins w:id="20947" w:author="James Vu" w:date="2024-04-18T23:29:00Z"/>
          <w:trPrChange w:id="20948" w:author="James Vu" w:date="2024-04-19T00:25:00Z">
            <w:trPr>
              <w:trHeight w:val="340"/>
            </w:trPr>
          </w:trPrChange>
        </w:trPr>
        <w:tc>
          <w:tcPr>
            <w:tcW w:w="846" w:type="dxa"/>
            <w:shd w:val="clear" w:color="auto" w:fill="auto"/>
            <w:vAlign w:val="center"/>
            <w:hideMark/>
            <w:tcPrChange w:id="20949"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4451171F" w14:textId="77777777" w:rsidR="001873A6" w:rsidRPr="00B053AF" w:rsidRDefault="001873A6" w:rsidP="001873A6">
            <w:pPr>
              <w:jc w:val="center"/>
              <w:rPr>
                <w:ins w:id="20950" w:author="James Vu" w:date="2024-04-18T23:29:00Z"/>
                <w:sz w:val="22"/>
                <w:szCs w:val="22"/>
                <w:rPrChange w:id="20951" w:author="James Vu" w:date="2024-04-18T23:51:00Z">
                  <w:rPr>
                    <w:ins w:id="20952" w:author="James Vu" w:date="2024-04-18T23:29:00Z"/>
                  </w:rPr>
                </w:rPrChange>
              </w:rPr>
            </w:pPr>
            <w:ins w:id="20953" w:author="James Vu" w:date="2024-04-18T23:29:00Z">
              <w:r w:rsidRPr="00B053AF">
                <w:rPr>
                  <w:sz w:val="22"/>
                  <w:szCs w:val="22"/>
                  <w:rPrChange w:id="20954" w:author="James Vu" w:date="2024-04-18T23:51:00Z">
                    <w:rPr/>
                  </w:rPrChange>
                </w:rPr>
                <w:t>4</w:t>
              </w:r>
            </w:ins>
          </w:p>
        </w:tc>
        <w:tc>
          <w:tcPr>
            <w:tcW w:w="2835" w:type="dxa"/>
            <w:shd w:val="clear" w:color="auto" w:fill="auto"/>
            <w:vAlign w:val="center"/>
            <w:hideMark/>
            <w:tcPrChange w:id="20955"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5F0D8E6" w14:textId="77777777" w:rsidR="001873A6" w:rsidRPr="00B053AF" w:rsidRDefault="001873A6">
            <w:pPr>
              <w:jc w:val="center"/>
              <w:rPr>
                <w:ins w:id="20956" w:author="James Vu" w:date="2024-04-18T23:29:00Z"/>
                <w:color w:val="000000"/>
                <w:sz w:val="22"/>
                <w:szCs w:val="22"/>
                <w:rPrChange w:id="20957" w:author="James Vu" w:date="2024-04-18T23:51:00Z">
                  <w:rPr>
                    <w:ins w:id="20958" w:author="James Vu" w:date="2024-04-18T23:29:00Z"/>
                    <w:color w:val="000000"/>
                  </w:rPr>
                </w:rPrChange>
              </w:rPr>
              <w:pPrChange w:id="20959" w:author="James Vu" w:date="2024-04-18T23:31:00Z">
                <w:pPr/>
              </w:pPrChange>
            </w:pPr>
            <w:ins w:id="20960" w:author="James Vu" w:date="2024-04-18T23:29:00Z">
              <w:r w:rsidRPr="00B053AF">
                <w:rPr>
                  <w:color w:val="000000"/>
                  <w:sz w:val="22"/>
                  <w:szCs w:val="22"/>
                  <w:rPrChange w:id="20961" w:author="James Vu" w:date="2024-04-18T23:51:00Z">
                    <w:rPr>
                      <w:color w:val="000000"/>
                    </w:rPr>
                  </w:rPrChange>
                </w:rPr>
                <w:t>Chi phí Đánh giá an toàn thông tin</w:t>
              </w:r>
            </w:ins>
          </w:p>
        </w:tc>
        <w:tc>
          <w:tcPr>
            <w:tcW w:w="1134" w:type="dxa"/>
            <w:shd w:val="clear" w:color="auto" w:fill="auto"/>
            <w:vAlign w:val="center"/>
            <w:hideMark/>
            <w:tcPrChange w:id="20962"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33BDEB30" w14:textId="24DE2C10" w:rsidR="001873A6" w:rsidRPr="00B053AF" w:rsidRDefault="001873A6" w:rsidP="001873A6">
            <w:pPr>
              <w:jc w:val="center"/>
              <w:rPr>
                <w:ins w:id="20963" w:author="James Vu" w:date="2024-04-18T23:29:00Z"/>
                <w:sz w:val="22"/>
                <w:szCs w:val="22"/>
                <w:rPrChange w:id="20964" w:author="James Vu" w:date="2024-04-18T23:51:00Z">
                  <w:rPr>
                    <w:ins w:id="20965" w:author="James Vu" w:date="2024-04-18T23:29:00Z"/>
                  </w:rPr>
                </w:rPrChange>
              </w:rPr>
            </w:pPr>
          </w:p>
        </w:tc>
        <w:tc>
          <w:tcPr>
            <w:tcW w:w="1134" w:type="dxa"/>
            <w:shd w:val="clear" w:color="auto" w:fill="auto"/>
            <w:vAlign w:val="center"/>
            <w:hideMark/>
            <w:tcPrChange w:id="20966"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7F45F0A" w14:textId="7A4D29E4" w:rsidR="001873A6" w:rsidRPr="00B053AF" w:rsidRDefault="001873A6" w:rsidP="001873A6">
            <w:pPr>
              <w:jc w:val="center"/>
              <w:rPr>
                <w:ins w:id="20967" w:author="James Vu" w:date="2024-04-18T23:29:00Z"/>
                <w:sz w:val="22"/>
                <w:szCs w:val="22"/>
                <w:rPrChange w:id="20968" w:author="James Vu" w:date="2024-04-18T23:51:00Z">
                  <w:rPr>
                    <w:ins w:id="20969" w:author="James Vu" w:date="2024-04-18T23:29:00Z"/>
                  </w:rPr>
                </w:rPrChange>
              </w:rPr>
            </w:pPr>
          </w:p>
        </w:tc>
        <w:tc>
          <w:tcPr>
            <w:tcW w:w="1843" w:type="dxa"/>
            <w:shd w:val="clear" w:color="auto" w:fill="auto"/>
            <w:vAlign w:val="center"/>
            <w:hideMark/>
            <w:tcPrChange w:id="20970"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4EECADE" w14:textId="7D4D05FD" w:rsidR="001873A6" w:rsidRPr="00B053AF" w:rsidRDefault="001873A6" w:rsidP="001873A6">
            <w:pPr>
              <w:jc w:val="center"/>
              <w:rPr>
                <w:ins w:id="20971" w:author="James Vu" w:date="2024-04-18T23:29:00Z"/>
                <w:sz w:val="22"/>
                <w:szCs w:val="22"/>
                <w:rPrChange w:id="20972" w:author="James Vu" w:date="2024-04-18T23:51:00Z">
                  <w:rPr>
                    <w:ins w:id="20973" w:author="James Vu" w:date="2024-04-18T23:29:00Z"/>
                  </w:rPr>
                </w:rPrChange>
              </w:rPr>
            </w:pPr>
          </w:p>
        </w:tc>
        <w:tc>
          <w:tcPr>
            <w:tcW w:w="1842" w:type="dxa"/>
            <w:shd w:val="clear" w:color="auto" w:fill="auto"/>
            <w:vAlign w:val="center"/>
            <w:hideMark/>
            <w:tcPrChange w:id="20974" w:author="James Vu" w:date="2024-04-19T00:25:00Z">
              <w:tcPr>
                <w:tcW w:w="1842" w:type="dxa"/>
                <w:tcBorders>
                  <w:top w:val="nil"/>
                  <w:left w:val="nil"/>
                  <w:bottom w:val="single" w:sz="4" w:space="0" w:color="auto"/>
                  <w:right w:val="single" w:sz="4" w:space="0" w:color="auto"/>
                </w:tcBorders>
                <w:shd w:val="clear" w:color="000000" w:fill="FFFFFF"/>
                <w:vAlign w:val="center"/>
                <w:hideMark/>
              </w:tcPr>
            </w:tcPrChange>
          </w:tcPr>
          <w:p w14:paraId="27E95E06" w14:textId="014B7DC2" w:rsidR="001873A6" w:rsidRPr="00B053AF" w:rsidRDefault="001873A6">
            <w:pPr>
              <w:jc w:val="center"/>
              <w:rPr>
                <w:ins w:id="20975" w:author="James Vu" w:date="2024-04-18T23:29:00Z"/>
                <w:sz w:val="22"/>
                <w:szCs w:val="22"/>
                <w:rPrChange w:id="20976" w:author="James Vu" w:date="2024-04-18T23:51:00Z">
                  <w:rPr>
                    <w:ins w:id="20977" w:author="James Vu" w:date="2024-04-18T23:29:00Z"/>
                  </w:rPr>
                </w:rPrChange>
              </w:rPr>
              <w:pPrChange w:id="20978" w:author="James Vu" w:date="2024-04-18T23:31:00Z">
                <w:pPr>
                  <w:jc w:val="right"/>
                </w:pPr>
              </w:pPrChange>
            </w:pPr>
            <w:ins w:id="20979" w:author="James Vu" w:date="2024-04-18T23:29:00Z">
              <w:r w:rsidRPr="00B053AF">
                <w:rPr>
                  <w:sz w:val="22"/>
                  <w:szCs w:val="22"/>
                  <w:rPrChange w:id="20980" w:author="James Vu" w:date="2024-04-18T23:51:00Z">
                    <w:rPr/>
                  </w:rPrChange>
                </w:rPr>
                <w:t>467.239.626</w:t>
              </w:r>
            </w:ins>
          </w:p>
        </w:tc>
        <w:tc>
          <w:tcPr>
            <w:tcW w:w="1560" w:type="dxa"/>
            <w:shd w:val="clear" w:color="auto" w:fill="auto"/>
            <w:vAlign w:val="center"/>
            <w:hideMark/>
            <w:tcPrChange w:id="20981" w:author="James Vu" w:date="2024-04-19T00:25:00Z">
              <w:tcPr>
                <w:tcW w:w="1560" w:type="dxa"/>
                <w:tcBorders>
                  <w:top w:val="nil"/>
                  <w:left w:val="nil"/>
                  <w:bottom w:val="single" w:sz="4" w:space="0" w:color="auto"/>
                  <w:right w:val="single" w:sz="4" w:space="0" w:color="auto"/>
                </w:tcBorders>
                <w:shd w:val="clear" w:color="000000" w:fill="FFFFFF"/>
                <w:vAlign w:val="center"/>
                <w:hideMark/>
              </w:tcPr>
            </w:tcPrChange>
          </w:tcPr>
          <w:p w14:paraId="3EC8C893" w14:textId="2C139BE1" w:rsidR="001873A6" w:rsidRPr="00B053AF" w:rsidRDefault="001873A6">
            <w:pPr>
              <w:jc w:val="center"/>
              <w:rPr>
                <w:ins w:id="20982" w:author="James Vu" w:date="2024-04-18T23:29:00Z"/>
                <w:sz w:val="22"/>
                <w:szCs w:val="22"/>
                <w:rPrChange w:id="20983" w:author="James Vu" w:date="2024-04-18T23:51:00Z">
                  <w:rPr>
                    <w:ins w:id="20984" w:author="James Vu" w:date="2024-04-18T23:29:00Z"/>
                  </w:rPr>
                </w:rPrChange>
              </w:rPr>
              <w:pPrChange w:id="20985" w:author="James Vu" w:date="2024-04-18T23:31:00Z">
                <w:pPr>
                  <w:jc w:val="right"/>
                </w:pPr>
              </w:pPrChange>
            </w:pPr>
            <w:ins w:id="20986" w:author="James Vu" w:date="2024-04-18T23:29:00Z">
              <w:r w:rsidRPr="00B053AF">
                <w:rPr>
                  <w:sz w:val="22"/>
                  <w:szCs w:val="22"/>
                  <w:rPrChange w:id="20987" w:author="James Vu" w:date="2024-04-18T23:51:00Z">
                    <w:rPr/>
                  </w:rPrChange>
                </w:rPr>
                <w:t>-</w:t>
              </w:r>
            </w:ins>
          </w:p>
        </w:tc>
        <w:tc>
          <w:tcPr>
            <w:tcW w:w="1768" w:type="dxa"/>
            <w:shd w:val="clear" w:color="auto" w:fill="auto"/>
            <w:vAlign w:val="center"/>
            <w:hideMark/>
            <w:tcPrChange w:id="20988" w:author="James Vu" w:date="2024-04-19T00:25:00Z">
              <w:tcPr>
                <w:tcW w:w="1768" w:type="dxa"/>
                <w:tcBorders>
                  <w:top w:val="nil"/>
                  <w:left w:val="nil"/>
                  <w:bottom w:val="single" w:sz="4" w:space="0" w:color="auto"/>
                  <w:right w:val="single" w:sz="4" w:space="0" w:color="auto"/>
                </w:tcBorders>
                <w:shd w:val="clear" w:color="000000" w:fill="FFFFFF"/>
                <w:vAlign w:val="center"/>
                <w:hideMark/>
              </w:tcPr>
            </w:tcPrChange>
          </w:tcPr>
          <w:p w14:paraId="37C37250" w14:textId="1D6A6AD2" w:rsidR="001873A6" w:rsidRPr="00B053AF" w:rsidRDefault="001873A6">
            <w:pPr>
              <w:jc w:val="center"/>
              <w:rPr>
                <w:ins w:id="20989" w:author="James Vu" w:date="2024-04-18T23:29:00Z"/>
                <w:sz w:val="22"/>
                <w:szCs w:val="22"/>
                <w:rPrChange w:id="20990" w:author="James Vu" w:date="2024-04-18T23:51:00Z">
                  <w:rPr>
                    <w:ins w:id="20991" w:author="James Vu" w:date="2024-04-18T23:29:00Z"/>
                  </w:rPr>
                </w:rPrChange>
              </w:rPr>
              <w:pPrChange w:id="20992" w:author="James Vu" w:date="2024-04-18T23:31:00Z">
                <w:pPr>
                  <w:jc w:val="right"/>
                </w:pPr>
              </w:pPrChange>
            </w:pPr>
            <w:ins w:id="20993" w:author="James Vu" w:date="2024-04-18T23:29:00Z">
              <w:r w:rsidRPr="00B053AF">
                <w:rPr>
                  <w:sz w:val="22"/>
                  <w:szCs w:val="22"/>
                  <w:rPrChange w:id="20994" w:author="James Vu" w:date="2024-04-18T23:51:00Z">
                    <w:rPr/>
                  </w:rPrChange>
                </w:rPr>
                <w:t>467.239.626</w:t>
              </w:r>
            </w:ins>
          </w:p>
        </w:tc>
        <w:tc>
          <w:tcPr>
            <w:tcW w:w="1487" w:type="dxa"/>
            <w:shd w:val="clear" w:color="auto" w:fill="auto"/>
            <w:vAlign w:val="center"/>
            <w:hideMark/>
            <w:tcPrChange w:id="20995" w:author="James Vu" w:date="2024-04-19T00:25:00Z">
              <w:tcPr>
                <w:tcW w:w="1487" w:type="dxa"/>
                <w:tcBorders>
                  <w:top w:val="nil"/>
                  <w:left w:val="nil"/>
                  <w:bottom w:val="single" w:sz="4" w:space="0" w:color="auto"/>
                  <w:right w:val="single" w:sz="4" w:space="0" w:color="auto"/>
                </w:tcBorders>
                <w:shd w:val="clear" w:color="auto" w:fill="auto"/>
                <w:hideMark/>
              </w:tcPr>
            </w:tcPrChange>
          </w:tcPr>
          <w:p w14:paraId="600548C4" w14:textId="77777777" w:rsidR="001873A6" w:rsidRPr="00B053AF" w:rsidRDefault="001873A6">
            <w:pPr>
              <w:jc w:val="center"/>
              <w:rPr>
                <w:ins w:id="20996" w:author="James Vu" w:date="2024-04-18T23:29:00Z"/>
                <w:sz w:val="22"/>
                <w:szCs w:val="22"/>
                <w:rPrChange w:id="20997" w:author="James Vu" w:date="2024-04-18T23:51:00Z">
                  <w:rPr>
                    <w:ins w:id="20998" w:author="James Vu" w:date="2024-04-18T23:29:00Z"/>
                  </w:rPr>
                </w:rPrChange>
              </w:rPr>
              <w:pPrChange w:id="20999" w:author="James Vu" w:date="2024-04-18T23:31:00Z">
                <w:pPr/>
              </w:pPrChange>
            </w:pPr>
            <w:ins w:id="21000" w:author="James Vu" w:date="2024-04-18T23:29:00Z">
              <w:r w:rsidRPr="00B053AF">
                <w:rPr>
                  <w:sz w:val="22"/>
                  <w:szCs w:val="22"/>
                  <w:rPrChange w:id="21001" w:author="James Vu" w:date="2024-04-18T23:51:00Z">
                    <w:rPr/>
                  </w:rPrChange>
                </w:rPr>
                <w:t>Dự toán chi tiết tại Phụ lục VIII</w:t>
              </w:r>
            </w:ins>
          </w:p>
        </w:tc>
      </w:tr>
      <w:tr w:rsidR="001873A6" w:rsidRPr="00B053AF" w14:paraId="317E840D" w14:textId="77777777" w:rsidTr="003C02FF">
        <w:trPr>
          <w:trHeight w:val="20"/>
          <w:ins w:id="21002" w:author="James Vu" w:date="2024-04-18T23:29:00Z"/>
          <w:trPrChange w:id="21003" w:author="James Vu" w:date="2024-04-19T00:25:00Z">
            <w:trPr>
              <w:trHeight w:val="20"/>
            </w:trPr>
          </w:trPrChange>
        </w:trPr>
        <w:tc>
          <w:tcPr>
            <w:tcW w:w="846" w:type="dxa"/>
            <w:shd w:val="clear" w:color="auto" w:fill="auto"/>
            <w:vAlign w:val="center"/>
            <w:hideMark/>
            <w:tcPrChange w:id="21004"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45197BC4" w14:textId="77777777" w:rsidR="001873A6" w:rsidRPr="00B053AF" w:rsidRDefault="001873A6" w:rsidP="001873A6">
            <w:pPr>
              <w:jc w:val="center"/>
              <w:rPr>
                <w:ins w:id="21005" w:author="James Vu" w:date="2024-04-18T23:29:00Z"/>
                <w:sz w:val="22"/>
                <w:szCs w:val="22"/>
                <w:rPrChange w:id="21006" w:author="James Vu" w:date="2024-04-18T23:51:00Z">
                  <w:rPr>
                    <w:ins w:id="21007" w:author="James Vu" w:date="2024-04-18T23:29:00Z"/>
                  </w:rPr>
                </w:rPrChange>
              </w:rPr>
            </w:pPr>
            <w:ins w:id="21008" w:author="James Vu" w:date="2024-04-18T23:29:00Z">
              <w:r w:rsidRPr="00B053AF">
                <w:rPr>
                  <w:sz w:val="22"/>
                  <w:szCs w:val="22"/>
                  <w:rPrChange w:id="21009" w:author="James Vu" w:date="2024-04-18T23:51:00Z">
                    <w:rPr/>
                  </w:rPrChange>
                </w:rPr>
                <w:t>5</w:t>
              </w:r>
            </w:ins>
          </w:p>
        </w:tc>
        <w:tc>
          <w:tcPr>
            <w:tcW w:w="2835" w:type="dxa"/>
            <w:shd w:val="clear" w:color="auto" w:fill="auto"/>
            <w:vAlign w:val="center"/>
            <w:hideMark/>
            <w:tcPrChange w:id="21010"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7DADDD66" w14:textId="77777777" w:rsidR="001873A6" w:rsidRPr="00B053AF" w:rsidRDefault="001873A6">
            <w:pPr>
              <w:jc w:val="center"/>
              <w:rPr>
                <w:ins w:id="21011" w:author="James Vu" w:date="2024-04-18T23:29:00Z"/>
                <w:sz w:val="22"/>
                <w:szCs w:val="22"/>
                <w:rPrChange w:id="21012" w:author="James Vu" w:date="2024-04-18T23:51:00Z">
                  <w:rPr>
                    <w:ins w:id="21013" w:author="James Vu" w:date="2024-04-18T23:29:00Z"/>
                  </w:rPr>
                </w:rPrChange>
              </w:rPr>
              <w:pPrChange w:id="21014" w:author="James Vu" w:date="2024-04-18T23:31:00Z">
                <w:pPr/>
              </w:pPrChange>
            </w:pPr>
            <w:ins w:id="21015" w:author="James Vu" w:date="2024-04-18T23:29:00Z">
              <w:r w:rsidRPr="00B053AF">
                <w:rPr>
                  <w:sz w:val="22"/>
                  <w:szCs w:val="22"/>
                  <w:rPrChange w:id="21016" w:author="James Vu" w:date="2024-04-18T23:51:00Z">
                    <w:rPr/>
                  </w:rPrChange>
                </w:rPr>
                <w:t>Chi phí đăng tải thông tin trên mạng đấu thầu quốc gia</w:t>
              </w:r>
            </w:ins>
          </w:p>
        </w:tc>
        <w:tc>
          <w:tcPr>
            <w:tcW w:w="1134" w:type="dxa"/>
            <w:shd w:val="clear" w:color="auto" w:fill="auto"/>
            <w:vAlign w:val="center"/>
            <w:hideMark/>
            <w:tcPrChange w:id="21017"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2139209" w14:textId="1690BEB4" w:rsidR="001873A6" w:rsidRPr="00B053AF" w:rsidRDefault="001873A6" w:rsidP="001873A6">
            <w:pPr>
              <w:jc w:val="center"/>
              <w:rPr>
                <w:ins w:id="21018" w:author="James Vu" w:date="2024-04-18T23:29:00Z"/>
                <w:sz w:val="22"/>
                <w:szCs w:val="22"/>
                <w:rPrChange w:id="21019" w:author="James Vu" w:date="2024-04-18T23:51:00Z">
                  <w:rPr>
                    <w:ins w:id="21020" w:author="James Vu" w:date="2024-04-18T23:29:00Z"/>
                  </w:rPr>
                </w:rPrChange>
              </w:rPr>
            </w:pPr>
          </w:p>
        </w:tc>
        <w:tc>
          <w:tcPr>
            <w:tcW w:w="1134" w:type="dxa"/>
            <w:shd w:val="clear" w:color="auto" w:fill="auto"/>
            <w:vAlign w:val="center"/>
            <w:hideMark/>
            <w:tcPrChange w:id="21021"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13D6200A" w14:textId="77777777" w:rsidR="001873A6" w:rsidRPr="00B053AF" w:rsidRDefault="001873A6" w:rsidP="001873A6">
            <w:pPr>
              <w:jc w:val="center"/>
              <w:rPr>
                <w:ins w:id="21022" w:author="James Vu" w:date="2024-04-18T23:29:00Z"/>
                <w:sz w:val="22"/>
                <w:szCs w:val="22"/>
                <w:rPrChange w:id="21023" w:author="James Vu" w:date="2024-04-18T23:51:00Z">
                  <w:rPr>
                    <w:ins w:id="21024" w:author="James Vu" w:date="2024-04-18T23:29:00Z"/>
                  </w:rPr>
                </w:rPrChange>
              </w:rPr>
            </w:pPr>
            <w:ins w:id="21025" w:author="James Vu" w:date="2024-04-18T23:29:00Z">
              <w:r w:rsidRPr="00B053AF">
                <w:rPr>
                  <w:sz w:val="22"/>
                  <w:szCs w:val="22"/>
                  <w:rPrChange w:id="21026" w:author="James Vu" w:date="2024-04-18T23:51:00Z">
                    <w:rPr/>
                  </w:rPrChange>
                </w:rPr>
                <w:t>Đăng thông báo mời thầu 10 gói thầu</w:t>
              </w:r>
            </w:ins>
          </w:p>
        </w:tc>
        <w:tc>
          <w:tcPr>
            <w:tcW w:w="1843" w:type="dxa"/>
            <w:shd w:val="clear" w:color="auto" w:fill="auto"/>
            <w:vAlign w:val="center"/>
            <w:hideMark/>
            <w:tcPrChange w:id="2102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1897DF06" w14:textId="49F0ACA6" w:rsidR="001873A6" w:rsidRPr="00B053AF" w:rsidRDefault="001873A6" w:rsidP="001873A6">
            <w:pPr>
              <w:jc w:val="center"/>
              <w:rPr>
                <w:ins w:id="21028" w:author="James Vu" w:date="2024-04-18T23:29:00Z"/>
                <w:color w:val="0000FF"/>
                <w:sz w:val="22"/>
                <w:szCs w:val="22"/>
                <w:rPrChange w:id="21029" w:author="James Vu" w:date="2024-04-18T23:51:00Z">
                  <w:rPr>
                    <w:ins w:id="21030" w:author="James Vu" w:date="2024-04-18T23:29:00Z"/>
                    <w:color w:val="0000FF"/>
                  </w:rPr>
                </w:rPrChange>
              </w:rPr>
            </w:pPr>
          </w:p>
        </w:tc>
        <w:tc>
          <w:tcPr>
            <w:tcW w:w="1842" w:type="dxa"/>
            <w:shd w:val="clear" w:color="auto" w:fill="auto"/>
            <w:noWrap/>
            <w:vAlign w:val="center"/>
            <w:hideMark/>
            <w:tcPrChange w:id="21031"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1553B649" w14:textId="20AC8E41" w:rsidR="001873A6" w:rsidRPr="00B053AF" w:rsidRDefault="001873A6">
            <w:pPr>
              <w:jc w:val="center"/>
              <w:rPr>
                <w:ins w:id="21032" w:author="James Vu" w:date="2024-04-18T23:29:00Z"/>
                <w:sz w:val="22"/>
                <w:szCs w:val="22"/>
                <w:rPrChange w:id="21033" w:author="James Vu" w:date="2024-04-18T23:51:00Z">
                  <w:rPr>
                    <w:ins w:id="21034" w:author="James Vu" w:date="2024-04-18T23:29:00Z"/>
                  </w:rPr>
                </w:rPrChange>
              </w:rPr>
              <w:pPrChange w:id="21035" w:author="James Vu" w:date="2024-04-18T23:31:00Z">
                <w:pPr>
                  <w:jc w:val="right"/>
                </w:pPr>
              </w:pPrChange>
            </w:pPr>
            <w:ins w:id="21036" w:author="James Vu" w:date="2024-04-18T23:29:00Z">
              <w:r w:rsidRPr="00B053AF">
                <w:rPr>
                  <w:sz w:val="22"/>
                  <w:szCs w:val="22"/>
                  <w:rPrChange w:id="21037" w:author="James Vu" w:date="2024-04-18T23:51:00Z">
                    <w:rPr/>
                  </w:rPrChange>
                </w:rPr>
                <w:t>3.055.556</w:t>
              </w:r>
            </w:ins>
          </w:p>
        </w:tc>
        <w:tc>
          <w:tcPr>
            <w:tcW w:w="1560" w:type="dxa"/>
            <w:shd w:val="clear" w:color="auto" w:fill="auto"/>
            <w:noWrap/>
            <w:vAlign w:val="center"/>
            <w:hideMark/>
            <w:tcPrChange w:id="21038"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4784BE79" w14:textId="4A67D450" w:rsidR="001873A6" w:rsidRPr="00B053AF" w:rsidRDefault="001873A6">
            <w:pPr>
              <w:jc w:val="center"/>
              <w:rPr>
                <w:ins w:id="21039" w:author="James Vu" w:date="2024-04-18T23:29:00Z"/>
                <w:sz w:val="22"/>
                <w:szCs w:val="22"/>
                <w:rPrChange w:id="21040" w:author="James Vu" w:date="2024-04-18T23:51:00Z">
                  <w:rPr>
                    <w:ins w:id="21041" w:author="James Vu" w:date="2024-04-18T23:29:00Z"/>
                  </w:rPr>
                </w:rPrChange>
              </w:rPr>
              <w:pPrChange w:id="21042" w:author="James Vu" w:date="2024-04-18T23:31:00Z">
                <w:pPr>
                  <w:jc w:val="right"/>
                </w:pPr>
              </w:pPrChange>
            </w:pPr>
            <w:ins w:id="21043" w:author="James Vu" w:date="2024-04-18T23:29:00Z">
              <w:r w:rsidRPr="00B053AF">
                <w:rPr>
                  <w:sz w:val="22"/>
                  <w:szCs w:val="22"/>
                  <w:rPrChange w:id="21044" w:author="James Vu" w:date="2024-04-18T23:51:00Z">
                    <w:rPr/>
                  </w:rPrChange>
                </w:rPr>
                <w:t>244.444</w:t>
              </w:r>
            </w:ins>
          </w:p>
        </w:tc>
        <w:tc>
          <w:tcPr>
            <w:tcW w:w="1768" w:type="dxa"/>
            <w:shd w:val="clear" w:color="auto" w:fill="auto"/>
            <w:noWrap/>
            <w:vAlign w:val="center"/>
            <w:hideMark/>
            <w:tcPrChange w:id="21045"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4A8C0B63" w14:textId="6344931A" w:rsidR="001873A6" w:rsidRPr="00B053AF" w:rsidRDefault="001873A6">
            <w:pPr>
              <w:jc w:val="center"/>
              <w:rPr>
                <w:ins w:id="21046" w:author="James Vu" w:date="2024-04-18T23:29:00Z"/>
                <w:sz w:val="22"/>
                <w:szCs w:val="22"/>
                <w:rPrChange w:id="21047" w:author="James Vu" w:date="2024-04-18T23:51:00Z">
                  <w:rPr>
                    <w:ins w:id="21048" w:author="James Vu" w:date="2024-04-18T23:29:00Z"/>
                  </w:rPr>
                </w:rPrChange>
              </w:rPr>
              <w:pPrChange w:id="21049" w:author="James Vu" w:date="2024-04-18T23:31:00Z">
                <w:pPr>
                  <w:jc w:val="right"/>
                </w:pPr>
              </w:pPrChange>
            </w:pPr>
            <w:ins w:id="21050" w:author="James Vu" w:date="2024-04-18T23:29:00Z">
              <w:r w:rsidRPr="00B053AF">
                <w:rPr>
                  <w:sz w:val="22"/>
                  <w:szCs w:val="22"/>
                  <w:rPrChange w:id="21051" w:author="James Vu" w:date="2024-04-18T23:51:00Z">
                    <w:rPr/>
                  </w:rPrChange>
                </w:rPr>
                <w:t>3.300.000</w:t>
              </w:r>
            </w:ins>
          </w:p>
        </w:tc>
        <w:tc>
          <w:tcPr>
            <w:tcW w:w="1487" w:type="dxa"/>
            <w:shd w:val="clear" w:color="auto" w:fill="auto"/>
            <w:vAlign w:val="center"/>
            <w:hideMark/>
            <w:tcPrChange w:id="21052"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99DB039" w14:textId="77777777" w:rsidR="001873A6" w:rsidRPr="00B053AF" w:rsidRDefault="001873A6">
            <w:pPr>
              <w:jc w:val="center"/>
              <w:rPr>
                <w:ins w:id="21053" w:author="James Vu" w:date="2024-04-18T23:29:00Z"/>
                <w:sz w:val="22"/>
                <w:szCs w:val="22"/>
                <w:rPrChange w:id="21054" w:author="James Vu" w:date="2024-04-18T23:51:00Z">
                  <w:rPr>
                    <w:ins w:id="21055" w:author="James Vu" w:date="2024-04-18T23:29:00Z"/>
                  </w:rPr>
                </w:rPrChange>
              </w:rPr>
              <w:pPrChange w:id="21056" w:author="James Vu" w:date="2024-04-18T23:31:00Z">
                <w:pPr/>
              </w:pPrChange>
            </w:pPr>
            <w:ins w:id="21057" w:author="James Vu" w:date="2024-04-18T23:29:00Z">
              <w:r w:rsidRPr="00B053AF">
                <w:rPr>
                  <w:sz w:val="22"/>
                  <w:szCs w:val="22"/>
                  <w:rPrChange w:id="21058" w:author="James Vu" w:date="2024-04-18T23:51:00Z">
                    <w:rPr/>
                  </w:rPrChange>
                </w:rPr>
                <w:t>Điểm a, khoản 2, Điều 5, Thông tư 06/2021/TT-BKHĐT</w:t>
              </w:r>
            </w:ins>
          </w:p>
        </w:tc>
      </w:tr>
      <w:tr w:rsidR="001873A6" w:rsidRPr="00B053AF" w14:paraId="13DB16A1" w14:textId="77777777" w:rsidTr="003C02FF">
        <w:trPr>
          <w:trHeight w:val="20"/>
          <w:ins w:id="21059" w:author="James Vu" w:date="2024-04-18T23:29:00Z"/>
          <w:trPrChange w:id="21060" w:author="James Vu" w:date="2024-04-19T00:25:00Z">
            <w:trPr>
              <w:trHeight w:val="20"/>
            </w:trPr>
          </w:trPrChange>
        </w:trPr>
        <w:tc>
          <w:tcPr>
            <w:tcW w:w="846" w:type="dxa"/>
            <w:shd w:val="clear" w:color="auto" w:fill="auto"/>
            <w:vAlign w:val="center"/>
            <w:hideMark/>
            <w:tcPrChange w:id="21061"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5D9CBE9D" w14:textId="77777777" w:rsidR="001873A6" w:rsidRPr="00B053AF" w:rsidRDefault="001873A6" w:rsidP="001873A6">
            <w:pPr>
              <w:jc w:val="center"/>
              <w:rPr>
                <w:ins w:id="21062" w:author="James Vu" w:date="2024-04-18T23:29:00Z"/>
                <w:sz w:val="22"/>
                <w:szCs w:val="22"/>
                <w:rPrChange w:id="21063" w:author="James Vu" w:date="2024-04-18T23:51:00Z">
                  <w:rPr>
                    <w:ins w:id="21064" w:author="James Vu" w:date="2024-04-18T23:29:00Z"/>
                  </w:rPr>
                </w:rPrChange>
              </w:rPr>
            </w:pPr>
            <w:ins w:id="21065" w:author="James Vu" w:date="2024-04-18T23:29:00Z">
              <w:r w:rsidRPr="00B053AF">
                <w:rPr>
                  <w:sz w:val="22"/>
                  <w:szCs w:val="22"/>
                  <w:rPrChange w:id="21066" w:author="James Vu" w:date="2024-04-18T23:51:00Z">
                    <w:rPr/>
                  </w:rPrChange>
                </w:rPr>
                <w:t>6</w:t>
              </w:r>
            </w:ins>
          </w:p>
        </w:tc>
        <w:tc>
          <w:tcPr>
            <w:tcW w:w="2835" w:type="dxa"/>
            <w:shd w:val="clear" w:color="auto" w:fill="auto"/>
            <w:vAlign w:val="center"/>
            <w:hideMark/>
            <w:tcPrChange w:id="21067"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61496958" w14:textId="77777777" w:rsidR="001873A6" w:rsidRPr="00B053AF" w:rsidRDefault="001873A6">
            <w:pPr>
              <w:jc w:val="center"/>
              <w:rPr>
                <w:ins w:id="21068" w:author="James Vu" w:date="2024-04-18T23:29:00Z"/>
                <w:sz w:val="22"/>
                <w:szCs w:val="22"/>
                <w:rPrChange w:id="21069" w:author="James Vu" w:date="2024-04-18T23:51:00Z">
                  <w:rPr>
                    <w:ins w:id="21070" w:author="James Vu" w:date="2024-04-18T23:29:00Z"/>
                  </w:rPr>
                </w:rPrChange>
              </w:rPr>
              <w:pPrChange w:id="21071" w:author="James Vu" w:date="2024-04-18T23:31:00Z">
                <w:pPr/>
              </w:pPrChange>
            </w:pPr>
            <w:ins w:id="21072" w:author="James Vu" w:date="2024-04-18T23:29:00Z">
              <w:r w:rsidRPr="00B053AF">
                <w:rPr>
                  <w:sz w:val="22"/>
                  <w:szCs w:val="22"/>
                  <w:rPrChange w:id="21073" w:author="James Vu" w:date="2024-04-18T23:51:00Z">
                    <w:rPr/>
                  </w:rPrChange>
                </w:rPr>
                <w:t>Kiểm toán dự án</w:t>
              </w:r>
            </w:ins>
          </w:p>
        </w:tc>
        <w:tc>
          <w:tcPr>
            <w:tcW w:w="1134" w:type="dxa"/>
            <w:shd w:val="clear" w:color="auto" w:fill="auto"/>
            <w:vAlign w:val="center"/>
            <w:hideMark/>
            <w:tcPrChange w:id="21074"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585B4CC7" w14:textId="77777777" w:rsidR="001873A6" w:rsidRPr="00B053AF" w:rsidRDefault="001873A6" w:rsidP="001873A6">
            <w:pPr>
              <w:jc w:val="center"/>
              <w:rPr>
                <w:ins w:id="21075" w:author="James Vu" w:date="2024-04-18T23:29:00Z"/>
                <w:sz w:val="22"/>
                <w:szCs w:val="22"/>
                <w:rPrChange w:id="21076" w:author="James Vu" w:date="2024-04-18T23:51:00Z">
                  <w:rPr>
                    <w:ins w:id="21077" w:author="James Vu" w:date="2024-04-18T23:29:00Z"/>
                  </w:rPr>
                </w:rPrChange>
              </w:rPr>
            </w:pPr>
            <w:ins w:id="21078" w:author="James Vu" w:date="2024-04-18T23:29:00Z">
              <w:r w:rsidRPr="00B053AF">
                <w:rPr>
                  <w:sz w:val="22"/>
                  <w:szCs w:val="22"/>
                  <w:rPrChange w:id="21079" w:author="James Vu" w:date="2024-04-18T23:51:00Z">
                    <w:rPr/>
                  </w:rPrChange>
                </w:rPr>
                <w:t>0,5475% x Gtmdt x 70%</w:t>
              </w:r>
            </w:ins>
          </w:p>
        </w:tc>
        <w:tc>
          <w:tcPr>
            <w:tcW w:w="1134" w:type="dxa"/>
            <w:shd w:val="clear" w:color="auto" w:fill="auto"/>
            <w:vAlign w:val="center"/>
            <w:hideMark/>
            <w:tcPrChange w:id="21080"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419D5924" w14:textId="77777777" w:rsidR="001873A6" w:rsidRPr="00B053AF" w:rsidRDefault="001873A6" w:rsidP="001873A6">
            <w:pPr>
              <w:jc w:val="center"/>
              <w:rPr>
                <w:ins w:id="21081" w:author="James Vu" w:date="2024-04-18T23:29:00Z"/>
                <w:sz w:val="22"/>
                <w:szCs w:val="22"/>
                <w:rPrChange w:id="21082" w:author="James Vu" w:date="2024-04-18T23:51:00Z">
                  <w:rPr>
                    <w:ins w:id="21083" w:author="James Vu" w:date="2024-04-18T23:29:00Z"/>
                  </w:rPr>
                </w:rPrChange>
              </w:rPr>
            </w:pPr>
            <w:ins w:id="21084" w:author="James Vu" w:date="2024-04-18T23:29:00Z">
              <w:r w:rsidRPr="00B053AF">
                <w:rPr>
                  <w:sz w:val="22"/>
                  <w:szCs w:val="22"/>
                  <w:rPrChange w:id="21085" w:author="James Vu" w:date="2024-04-18T23:51:00Z">
                    <w:rPr/>
                  </w:rPrChange>
                </w:rPr>
                <w:t>G</w:t>
              </w:r>
              <w:r w:rsidRPr="00B053AF">
                <w:rPr>
                  <w:sz w:val="22"/>
                  <w:szCs w:val="22"/>
                  <w:vertAlign w:val="subscript"/>
                  <w:rPrChange w:id="21086" w:author="James Vu" w:date="2024-04-18T23:51:00Z">
                    <w:rPr>
                      <w:vertAlign w:val="subscript"/>
                    </w:rPr>
                  </w:rPrChange>
                </w:rPr>
                <w:t>TMĐT</w:t>
              </w:r>
            </w:ins>
          </w:p>
        </w:tc>
        <w:tc>
          <w:tcPr>
            <w:tcW w:w="1843" w:type="dxa"/>
            <w:shd w:val="clear" w:color="auto" w:fill="auto"/>
            <w:vAlign w:val="center"/>
            <w:hideMark/>
            <w:tcPrChange w:id="21087"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4C7194AA" w14:textId="306610D3" w:rsidR="001873A6" w:rsidRPr="00B053AF" w:rsidRDefault="001873A6" w:rsidP="001873A6">
            <w:pPr>
              <w:jc w:val="center"/>
              <w:rPr>
                <w:ins w:id="21088" w:author="James Vu" w:date="2024-04-18T23:29:00Z"/>
                <w:sz w:val="22"/>
                <w:szCs w:val="22"/>
                <w:rPrChange w:id="21089" w:author="James Vu" w:date="2024-04-18T23:51:00Z">
                  <w:rPr>
                    <w:ins w:id="21090" w:author="James Vu" w:date="2024-04-18T23:29:00Z"/>
                  </w:rPr>
                </w:rPrChange>
              </w:rPr>
            </w:pPr>
            <w:ins w:id="21091" w:author="James Vu" w:date="2024-04-18T23:29:00Z">
              <w:r w:rsidRPr="00B053AF">
                <w:rPr>
                  <w:sz w:val="22"/>
                  <w:szCs w:val="22"/>
                  <w:rPrChange w:id="21092" w:author="James Vu" w:date="2024-04-18T23:51:00Z">
                    <w:rPr/>
                  </w:rPrChange>
                </w:rPr>
                <w:t>30.000.000.000</w:t>
              </w:r>
            </w:ins>
          </w:p>
        </w:tc>
        <w:tc>
          <w:tcPr>
            <w:tcW w:w="1842" w:type="dxa"/>
            <w:shd w:val="clear" w:color="auto" w:fill="auto"/>
            <w:noWrap/>
            <w:vAlign w:val="center"/>
            <w:hideMark/>
            <w:tcPrChange w:id="21093"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3C612EC0" w14:textId="5A4F8661" w:rsidR="001873A6" w:rsidRPr="00B053AF" w:rsidRDefault="001873A6">
            <w:pPr>
              <w:jc w:val="center"/>
              <w:rPr>
                <w:ins w:id="21094" w:author="James Vu" w:date="2024-04-18T23:29:00Z"/>
                <w:sz w:val="22"/>
                <w:szCs w:val="22"/>
                <w:rPrChange w:id="21095" w:author="James Vu" w:date="2024-04-18T23:51:00Z">
                  <w:rPr>
                    <w:ins w:id="21096" w:author="James Vu" w:date="2024-04-18T23:29:00Z"/>
                  </w:rPr>
                </w:rPrChange>
              </w:rPr>
              <w:pPrChange w:id="21097" w:author="James Vu" w:date="2024-04-18T23:31:00Z">
                <w:pPr>
                  <w:jc w:val="right"/>
                </w:pPr>
              </w:pPrChange>
            </w:pPr>
            <w:ins w:id="21098" w:author="James Vu" w:date="2024-04-18T23:29:00Z">
              <w:r w:rsidRPr="00B053AF">
                <w:rPr>
                  <w:sz w:val="22"/>
                  <w:szCs w:val="22"/>
                  <w:rPrChange w:id="21099" w:author="James Vu" w:date="2024-04-18T23:51:00Z">
                    <w:rPr/>
                  </w:rPrChange>
                </w:rPr>
                <w:t>114.975.000</w:t>
              </w:r>
            </w:ins>
          </w:p>
        </w:tc>
        <w:tc>
          <w:tcPr>
            <w:tcW w:w="1560" w:type="dxa"/>
            <w:shd w:val="clear" w:color="auto" w:fill="auto"/>
            <w:vAlign w:val="center"/>
            <w:hideMark/>
            <w:tcPrChange w:id="21100"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74B524A" w14:textId="20D312BF" w:rsidR="001873A6" w:rsidRPr="00B053AF" w:rsidRDefault="001873A6">
            <w:pPr>
              <w:jc w:val="center"/>
              <w:rPr>
                <w:ins w:id="21101" w:author="James Vu" w:date="2024-04-18T23:29:00Z"/>
                <w:color w:val="000000"/>
                <w:sz w:val="22"/>
                <w:szCs w:val="22"/>
                <w:rPrChange w:id="21102" w:author="James Vu" w:date="2024-04-18T23:51:00Z">
                  <w:rPr>
                    <w:ins w:id="21103" w:author="James Vu" w:date="2024-04-18T23:29:00Z"/>
                    <w:color w:val="000000"/>
                  </w:rPr>
                </w:rPrChange>
              </w:rPr>
              <w:pPrChange w:id="21104" w:author="James Vu" w:date="2024-04-18T23:31:00Z">
                <w:pPr/>
              </w:pPrChange>
            </w:pPr>
            <w:ins w:id="21105" w:author="James Vu" w:date="2024-04-18T23:29:00Z">
              <w:r w:rsidRPr="00B053AF">
                <w:rPr>
                  <w:color w:val="000000"/>
                  <w:sz w:val="22"/>
                  <w:szCs w:val="22"/>
                  <w:rPrChange w:id="21106" w:author="James Vu" w:date="2024-04-18T23:51:00Z">
                    <w:rPr>
                      <w:color w:val="000000"/>
                    </w:rPr>
                  </w:rPrChange>
                </w:rPr>
                <w:t>9.198.000</w:t>
              </w:r>
            </w:ins>
          </w:p>
        </w:tc>
        <w:tc>
          <w:tcPr>
            <w:tcW w:w="1768" w:type="dxa"/>
            <w:shd w:val="clear" w:color="auto" w:fill="auto"/>
            <w:noWrap/>
            <w:vAlign w:val="center"/>
            <w:hideMark/>
            <w:tcPrChange w:id="21107"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1FA0D938" w14:textId="2400D4B7" w:rsidR="001873A6" w:rsidRPr="00B053AF" w:rsidRDefault="001873A6">
            <w:pPr>
              <w:jc w:val="center"/>
              <w:rPr>
                <w:ins w:id="21108" w:author="James Vu" w:date="2024-04-18T23:29:00Z"/>
                <w:sz w:val="22"/>
                <w:szCs w:val="22"/>
                <w:rPrChange w:id="21109" w:author="James Vu" w:date="2024-04-18T23:51:00Z">
                  <w:rPr>
                    <w:ins w:id="21110" w:author="James Vu" w:date="2024-04-18T23:29:00Z"/>
                  </w:rPr>
                </w:rPrChange>
              </w:rPr>
              <w:pPrChange w:id="21111" w:author="James Vu" w:date="2024-04-18T23:31:00Z">
                <w:pPr>
                  <w:jc w:val="right"/>
                </w:pPr>
              </w:pPrChange>
            </w:pPr>
            <w:ins w:id="21112" w:author="James Vu" w:date="2024-04-18T23:29:00Z">
              <w:r w:rsidRPr="00B053AF">
                <w:rPr>
                  <w:sz w:val="22"/>
                  <w:szCs w:val="22"/>
                  <w:rPrChange w:id="21113" w:author="James Vu" w:date="2024-04-18T23:51:00Z">
                    <w:rPr/>
                  </w:rPrChange>
                </w:rPr>
                <w:t>124.173.000</w:t>
              </w:r>
            </w:ins>
          </w:p>
        </w:tc>
        <w:tc>
          <w:tcPr>
            <w:tcW w:w="1487" w:type="dxa"/>
            <w:shd w:val="clear" w:color="auto" w:fill="auto"/>
            <w:vAlign w:val="center"/>
            <w:hideMark/>
            <w:tcPrChange w:id="21114"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78BA083D" w14:textId="77777777" w:rsidR="001873A6" w:rsidRPr="00B053AF" w:rsidRDefault="001873A6">
            <w:pPr>
              <w:jc w:val="center"/>
              <w:rPr>
                <w:ins w:id="21115" w:author="James Vu" w:date="2024-04-18T23:29:00Z"/>
                <w:sz w:val="22"/>
                <w:szCs w:val="22"/>
                <w:rPrChange w:id="21116" w:author="James Vu" w:date="2024-04-18T23:51:00Z">
                  <w:rPr>
                    <w:ins w:id="21117" w:author="James Vu" w:date="2024-04-18T23:29:00Z"/>
                  </w:rPr>
                </w:rPrChange>
              </w:rPr>
              <w:pPrChange w:id="21118" w:author="James Vu" w:date="2024-04-18T23:31:00Z">
                <w:pPr/>
              </w:pPrChange>
            </w:pPr>
            <w:ins w:id="21119" w:author="James Vu" w:date="2024-04-18T23:29:00Z">
              <w:r w:rsidRPr="00B053AF">
                <w:rPr>
                  <w:sz w:val="22"/>
                  <w:szCs w:val="22"/>
                  <w:rPrChange w:id="21120" w:author="James Vu" w:date="2024-04-18T23:51:00Z">
                    <w:rPr/>
                  </w:rPrChange>
                </w:rPr>
                <w:t>Khoản c, mục 1 điều 46 Nghị định 99/2021/NĐ-CP ngày 11/11/2021</w:t>
              </w:r>
            </w:ins>
          </w:p>
        </w:tc>
      </w:tr>
      <w:tr w:rsidR="001873A6" w:rsidRPr="00B053AF" w14:paraId="418B1D31" w14:textId="77777777" w:rsidTr="003C02FF">
        <w:trPr>
          <w:trHeight w:val="20"/>
          <w:ins w:id="21121" w:author="James Vu" w:date="2024-04-18T23:29:00Z"/>
          <w:trPrChange w:id="21122" w:author="James Vu" w:date="2024-04-19T00:25:00Z">
            <w:trPr>
              <w:trHeight w:val="20"/>
            </w:trPr>
          </w:trPrChange>
        </w:trPr>
        <w:tc>
          <w:tcPr>
            <w:tcW w:w="846" w:type="dxa"/>
            <w:shd w:val="clear" w:color="auto" w:fill="auto"/>
            <w:vAlign w:val="center"/>
            <w:hideMark/>
            <w:tcPrChange w:id="21123"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56FFEBBD" w14:textId="77777777" w:rsidR="001873A6" w:rsidRPr="00B053AF" w:rsidRDefault="001873A6" w:rsidP="001873A6">
            <w:pPr>
              <w:jc w:val="center"/>
              <w:rPr>
                <w:ins w:id="21124" w:author="James Vu" w:date="2024-04-18T23:29:00Z"/>
                <w:sz w:val="22"/>
                <w:szCs w:val="22"/>
                <w:rPrChange w:id="21125" w:author="James Vu" w:date="2024-04-18T23:51:00Z">
                  <w:rPr>
                    <w:ins w:id="21126" w:author="James Vu" w:date="2024-04-18T23:29:00Z"/>
                  </w:rPr>
                </w:rPrChange>
              </w:rPr>
            </w:pPr>
            <w:ins w:id="21127" w:author="James Vu" w:date="2024-04-18T23:29:00Z">
              <w:r w:rsidRPr="00B053AF">
                <w:rPr>
                  <w:sz w:val="22"/>
                  <w:szCs w:val="22"/>
                  <w:rPrChange w:id="21128" w:author="James Vu" w:date="2024-04-18T23:51:00Z">
                    <w:rPr/>
                  </w:rPrChange>
                </w:rPr>
                <w:t>7</w:t>
              </w:r>
            </w:ins>
          </w:p>
        </w:tc>
        <w:tc>
          <w:tcPr>
            <w:tcW w:w="2835" w:type="dxa"/>
            <w:shd w:val="clear" w:color="auto" w:fill="auto"/>
            <w:vAlign w:val="center"/>
            <w:hideMark/>
            <w:tcPrChange w:id="21129"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330395EA" w14:textId="77777777" w:rsidR="001873A6" w:rsidRPr="00B053AF" w:rsidRDefault="001873A6">
            <w:pPr>
              <w:jc w:val="center"/>
              <w:rPr>
                <w:ins w:id="21130" w:author="James Vu" w:date="2024-04-18T23:29:00Z"/>
                <w:sz w:val="22"/>
                <w:szCs w:val="22"/>
                <w:rPrChange w:id="21131" w:author="James Vu" w:date="2024-04-18T23:51:00Z">
                  <w:rPr>
                    <w:ins w:id="21132" w:author="James Vu" w:date="2024-04-18T23:29:00Z"/>
                  </w:rPr>
                </w:rPrChange>
              </w:rPr>
              <w:pPrChange w:id="21133" w:author="James Vu" w:date="2024-04-18T23:31:00Z">
                <w:pPr/>
              </w:pPrChange>
            </w:pPr>
            <w:ins w:id="21134" w:author="James Vu" w:date="2024-04-18T23:29:00Z">
              <w:r w:rsidRPr="00B053AF">
                <w:rPr>
                  <w:sz w:val="22"/>
                  <w:szCs w:val="22"/>
                  <w:rPrChange w:id="21135" w:author="James Vu" w:date="2024-04-18T23:51:00Z">
                    <w:rPr/>
                  </w:rPrChange>
                </w:rPr>
                <w:t>Thẩm tra, phê duyệt quyết toán dự án hoàn thành</w:t>
              </w:r>
            </w:ins>
          </w:p>
        </w:tc>
        <w:tc>
          <w:tcPr>
            <w:tcW w:w="1134" w:type="dxa"/>
            <w:shd w:val="clear" w:color="auto" w:fill="auto"/>
            <w:vAlign w:val="center"/>
            <w:hideMark/>
            <w:tcPrChange w:id="21136"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2B9B0D32" w14:textId="77777777" w:rsidR="001873A6" w:rsidRPr="00B053AF" w:rsidRDefault="001873A6" w:rsidP="001873A6">
            <w:pPr>
              <w:jc w:val="center"/>
              <w:rPr>
                <w:ins w:id="21137" w:author="James Vu" w:date="2024-04-18T23:29:00Z"/>
                <w:sz w:val="22"/>
                <w:szCs w:val="22"/>
                <w:rPrChange w:id="21138" w:author="James Vu" w:date="2024-04-18T23:51:00Z">
                  <w:rPr>
                    <w:ins w:id="21139" w:author="James Vu" w:date="2024-04-18T23:29:00Z"/>
                  </w:rPr>
                </w:rPrChange>
              </w:rPr>
            </w:pPr>
            <w:ins w:id="21140" w:author="James Vu" w:date="2024-04-18T23:29:00Z">
              <w:r w:rsidRPr="00B053AF">
                <w:rPr>
                  <w:sz w:val="22"/>
                  <w:szCs w:val="22"/>
                  <w:rPrChange w:id="21141" w:author="James Vu" w:date="2024-04-18T23:51:00Z">
                    <w:rPr/>
                  </w:rPrChange>
                </w:rPr>
                <w:t>0,3375% x Gxl+Gtm</w:t>
              </w:r>
              <w:r w:rsidRPr="00B053AF">
                <w:rPr>
                  <w:sz w:val="22"/>
                  <w:szCs w:val="22"/>
                  <w:rPrChange w:id="21142" w:author="James Vu" w:date="2024-04-18T23:51:00Z">
                    <w:rPr/>
                  </w:rPrChange>
                </w:rPr>
                <w:lastRenderedPageBreak/>
                <w:t>đt x 70% x 50%</w:t>
              </w:r>
            </w:ins>
          </w:p>
        </w:tc>
        <w:tc>
          <w:tcPr>
            <w:tcW w:w="1134" w:type="dxa"/>
            <w:shd w:val="clear" w:color="auto" w:fill="auto"/>
            <w:vAlign w:val="center"/>
            <w:hideMark/>
            <w:tcPrChange w:id="21143"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7656132C" w14:textId="77777777" w:rsidR="001873A6" w:rsidRPr="00B053AF" w:rsidRDefault="001873A6" w:rsidP="001873A6">
            <w:pPr>
              <w:jc w:val="center"/>
              <w:rPr>
                <w:ins w:id="21144" w:author="James Vu" w:date="2024-04-18T23:29:00Z"/>
                <w:sz w:val="22"/>
                <w:szCs w:val="22"/>
                <w:rPrChange w:id="21145" w:author="James Vu" w:date="2024-04-18T23:51:00Z">
                  <w:rPr>
                    <w:ins w:id="21146" w:author="James Vu" w:date="2024-04-18T23:29:00Z"/>
                  </w:rPr>
                </w:rPrChange>
              </w:rPr>
            </w:pPr>
            <w:ins w:id="21147" w:author="James Vu" w:date="2024-04-18T23:29:00Z">
              <w:r w:rsidRPr="00B053AF">
                <w:rPr>
                  <w:sz w:val="22"/>
                  <w:szCs w:val="22"/>
                  <w:rPrChange w:id="21148" w:author="James Vu" w:date="2024-04-18T23:51:00Z">
                    <w:rPr/>
                  </w:rPrChange>
                </w:rPr>
                <w:lastRenderedPageBreak/>
                <w:t>G</w:t>
              </w:r>
              <w:r w:rsidRPr="00B053AF">
                <w:rPr>
                  <w:sz w:val="22"/>
                  <w:szCs w:val="22"/>
                  <w:vertAlign w:val="subscript"/>
                  <w:rPrChange w:id="21149" w:author="James Vu" w:date="2024-04-18T23:51:00Z">
                    <w:rPr>
                      <w:vertAlign w:val="subscript"/>
                    </w:rPr>
                  </w:rPrChange>
                </w:rPr>
                <w:t>TMĐT</w:t>
              </w:r>
            </w:ins>
          </w:p>
        </w:tc>
        <w:tc>
          <w:tcPr>
            <w:tcW w:w="1843" w:type="dxa"/>
            <w:shd w:val="clear" w:color="auto" w:fill="auto"/>
            <w:vAlign w:val="center"/>
            <w:hideMark/>
            <w:tcPrChange w:id="21150"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5F2A8148" w14:textId="0020BF47" w:rsidR="001873A6" w:rsidRPr="00B053AF" w:rsidRDefault="001873A6" w:rsidP="001873A6">
            <w:pPr>
              <w:jc w:val="center"/>
              <w:rPr>
                <w:ins w:id="21151" w:author="James Vu" w:date="2024-04-18T23:29:00Z"/>
                <w:sz w:val="22"/>
                <w:szCs w:val="22"/>
                <w:rPrChange w:id="21152" w:author="James Vu" w:date="2024-04-18T23:51:00Z">
                  <w:rPr>
                    <w:ins w:id="21153" w:author="James Vu" w:date="2024-04-18T23:29:00Z"/>
                  </w:rPr>
                </w:rPrChange>
              </w:rPr>
            </w:pPr>
            <w:ins w:id="21154" w:author="James Vu" w:date="2024-04-18T23:29:00Z">
              <w:r w:rsidRPr="00B053AF">
                <w:rPr>
                  <w:sz w:val="22"/>
                  <w:szCs w:val="22"/>
                  <w:rPrChange w:id="21155" w:author="James Vu" w:date="2024-04-18T23:51:00Z">
                    <w:rPr/>
                  </w:rPrChange>
                </w:rPr>
                <w:t>30.000.000.000</w:t>
              </w:r>
            </w:ins>
          </w:p>
        </w:tc>
        <w:tc>
          <w:tcPr>
            <w:tcW w:w="1842" w:type="dxa"/>
            <w:shd w:val="clear" w:color="auto" w:fill="auto"/>
            <w:noWrap/>
            <w:vAlign w:val="center"/>
            <w:hideMark/>
            <w:tcPrChange w:id="21156"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7CAEA28F" w14:textId="2E495C5E" w:rsidR="001873A6" w:rsidRPr="00B053AF" w:rsidRDefault="001873A6">
            <w:pPr>
              <w:jc w:val="center"/>
              <w:rPr>
                <w:ins w:id="21157" w:author="James Vu" w:date="2024-04-18T23:29:00Z"/>
                <w:sz w:val="22"/>
                <w:szCs w:val="22"/>
                <w:rPrChange w:id="21158" w:author="James Vu" w:date="2024-04-18T23:51:00Z">
                  <w:rPr>
                    <w:ins w:id="21159" w:author="James Vu" w:date="2024-04-18T23:29:00Z"/>
                  </w:rPr>
                </w:rPrChange>
              </w:rPr>
              <w:pPrChange w:id="21160" w:author="James Vu" w:date="2024-04-18T23:31:00Z">
                <w:pPr>
                  <w:jc w:val="right"/>
                </w:pPr>
              </w:pPrChange>
            </w:pPr>
            <w:ins w:id="21161" w:author="James Vu" w:date="2024-04-18T23:29:00Z">
              <w:r w:rsidRPr="00B053AF">
                <w:rPr>
                  <w:sz w:val="22"/>
                  <w:szCs w:val="22"/>
                  <w:rPrChange w:id="21162" w:author="James Vu" w:date="2024-04-18T23:51:00Z">
                    <w:rPr/>
                  </w:rPrChange>
                </w:rPr>
                <w:t>35.437.500</w:t>
              </w:r>
            </w:ins>
          </w:p>
        </w:tc>
        <w:tc>
          <w:tcPr>
            <w:tcW w:w="1560" w:type="dxa"/>
            <w:shd w:val="clear" w:color="auto" w:fill="auto"/>
            <w:noWrap/>
            <w:vAlign w:val="center"/>
            <w:hideMark/>
            <w:tcPrChange w:id="21163"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529F4E5F" w14:textId="13E9AF6C" w:rsidR="001873A6" w:rsidRPr="00B053AF" w:rsidRDefault="001873A6">
            <w:pPr>
              <w:jc w:val="center"/>
              <w:rPr>
                <w:ins w:id="21164" w:author="James Vu" w:date="2024-04-18T23:29:00Z"/>
                <w:sz w:val="22"/>
                <w:szCs w:val="22"/>
                <w:rPrChange w:id="21165" w:author="James Vu" w:date="2024-04-18T23:51:00Z">
                  <w:rPr>
                    <w:ins w:id="21166" w:author="James Vu" w:date="2024-04-18T23:29:00Z"/>
                  </w:rPr>
                </w:rPrChange>
              </w:rPr>
              <w:pPrChange w:id="21167" w:author="James Vu" w:date="2024-04-18T23:31:00Z">
                <w:pPr>
                  <w:jc w:val="right"/>
                </w:pPr>
              </w:pPrChange>
            </w:pPr>
            <w:ins w:id="21168" w:author="James Vu" w:date="2024-04-18T23:29:00Z">
              <w:r w:rsidRPr="00B053AF">
                <w:rPr>
                  <w:sz w:val="22"/>
                  <w:szCs w:val="22"/>
                  <w:rPrChange w:id="21169" w:author="James Vu" w:date="2024-04-18T23:51:00Z">
                    <w:rPr/>
                  </w:rPrChange>
                </w:rPr>
                <w:t>-</w:t>
              </w:r>
            </w:ins>
          </w:p>
        </w:tc>
        <w:tc>
          <w:tcPr>
            <w:tcW w:w="1768" w:type="dxa"/>
            <w:shd w:val="clear" w:color="auto" w:fill="auto"/>
            <w:noWrap/>
            <w:vAlign w:val="center"/>
            <w:hideMark/>
            <w:tcPrChange w:id="21170"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448E671B" w14:textId="7736006B" w:rsidR="001873A6" w:rsidRPr="00B053AF" w:rsidRDefault="001873A6">
            <w:pPr>
              <w:jc w:val="center"/>
              <w:rPr>
                <w:ins w:id="21171" w:author="James Vu" w:date="2024-04-18T23:29:00Z"/>
                <w:sz w:val="22"/>
                <w:szCs w:val="22"/>
                <w:rPrChange w:id="21172" w:author="James Vu" w:date="2024-04-18T23:51:00Z">
                  <w:rPr>
                    <w:ins w:id="21173" w:author="James Vu" w:date="2024-04-18T23:29:00Z"/>
                  </w:rPr>
                </w:rPrChange>
              </w:rPr>
              <w:pPrChange w:id="21174" w:author="James Vu" w:date="2024-04-18T23:31:00Z">
                <w:pPr>
                  <w:jc w:val="right"/>
                </w:pPr>
              </w:pPrChange>
            </w:pPr>
            <w:ins w:id="21175" w:author="James Vu" w:date="2024-04-18T23:29:00Z">
              <w:r w:rsidRPr="00B053AF">
                <w:rPr>
                  <w:sz w:val="22"/>
                  <w:szCs w:val="22"/>
                  <w:rPrChange w:id="21176" w:author="James Vu" w:date="2024-04-18T23:51:00Z">
                    <w:rPr/>
                  </w:rPrChange>
                </w:rPr>
                <w:t>35.437.500</w:t>
              </w:r>
            </w:ins>
          </w:p>
        </w:tc>
        <w:tc>
          <w:tcPr>
            <w:tcW w:w="1487" w:type="dxa"/>
            <w:shd w:val="clear" w:color="auto" w:fill="auto"/>
            <w:vAlign w:val="center"/>
            <w:hideMark/>
            <w:tcPrChange w:id="21177"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2616536C" w14:textId="77777777" w:rsidR="001873A6" w:rsidRPr="00B053AF" w:rsidRDefault="001873A6">
            <w:pPr>
              <w:jc w:val="center"/>
              <w:rPr>
                <w:ins w:id="21178" w:author="James Vu" w:date="2024-04-18T23:29:00Z"/>
                <w:sz w:val="22"/>
                <w:szCs w:val="22"/>
                <w:rPrChange w:id="21179" w:author="James Vu" w:date="2024-04-18T23:51:00Z">
                  <w:rPr>
                    <w:ins w:id="21180" w:author="James Vu" w:date="2024-04-18T23:29:00Z"/>
                  </w:rPr>
                </w:rPrChange>
              </w:rPr>
              <w:pPrChange w:id="21181" w:author="James Vu" w:date="2024-04-18T23:31:00Z">
                <w:pPr/>
              </w:pPrChange>
            </w:pPr>
            <w:ins w:id="21182" w:author="James Vu" w:date="2024-04-18T23:29:00Z">
              <w:r w:rsidRPr="00B053AF">
                <w:rPr>
                  <w:sz w:val="22"/>
                  <w:szCs w:val="22"/>
                  <w:rPrChange w:id="21183" w:author="James Vu" w:date="2024-04-18T23:51:00Z">
                    <w:rPr/>
                  </w:rPrChange>
                </w:rPr>
                <w:t>Khoản c, mục 1 điều 46 Nghị định 99/2021/NĐ-</w:t>
              </w:r>
              <w:r w:rsidRPr="00B053AF">
                <w:rPr>
                  <w:sz w:val="22"/>
                  <w:szCs w:val="22"/>
                  <w:rPrChange w:id="21184" w:author="James Vu" w:date="2024-04-18T23:51:00Z">
                    <w:rPr/>
                  </w:rPrChange>
                </w:rPr>
                <w:lastRenderedPageBreak/>
                <w:t>CP ngày 11/11/2021</w:t>
              </w:r>
            </w:ins>
          </w:p>
        </w:tc>
      </w:tr>
      <w:tr w:rsidR="001873A6" w:rsidRPr="00B053AF" w14:paraId="6A64BE48" w14:textId="77777777" w:rsidTr="003C02FF">
        <w:trPr>
          <w:trHeight w:val="20"/>
          <w:ins w:id="21185" w:author="James Vu" w:date="2024-04-18T23:29:00Z"/>
          <w:trPrChange w:id="21186" w:author="James Vu" w:date="2024-04-19T00:25:00Z">
            <w:trPr>
              <w:trHeight w:val="20"/>
            </w:trPr>
          </w:trPrChange>
        </w:trPr>
        <w:tc>
          <w:tcPr>
            <w:tcW w:w="846" w:type="dxa"/>
            <w:shd w:val="clear" w:color="auto" w:fill="auto"/>
            <w:vAlign w:val="center"/>
            <w:hideMark/>
            <w:tcPrChange w:id="21187" w:author="James Vu" w:date="2024-04-19T00:25:00Z">
              <w:tcPr>
                <w:tcW w:w="846" w:type="dxa"/>
                <w:tcBorders>
                  <w:top w:val="nil"/>
                  <w:left w:val="single" w:sz="4" w:space="0" w:color="auto"/>
                  <w:bottom w:val="single" w:sz="4" w:space="0" w:color="auto"/>
                  <w:right w:val="single" w:sz="4" w:space="0" w:color="auto"/>
                </w:tcBorders>
                <w:shd w:val="clear" w:color="auto" w:fill="auto"/>
                <w:vAlign w:val="center"/>
                <w:hideMark/>
              </w:tcPr>
            </w:tcPrChange>
          </w:tcPr>
          <w:p w14:paraId="10EBBB2B" w14:textId="77777777" w:rsidR="001873A6" w:rsidRPr="00B053AF" w:rsidRDefault="001873A6" w:rsidP="001873A6">
            <w:pPr>
              <w:jc w:val="center"/>
              <w:rPr>
                <w:ins w:id="21188" w:author="James Vu" w:date="2024-04-18T23:29:00Z"/>
                <w:sz w:val="22"/>
                <w:szCs w:val="22"/>
                <w:rPrChange w:id="21189" w:author="James Vu" w:date="2024-04-18T23:51:00Z">
                  <w:rPr>
                    <w:ins w:id="21190" w:author="James Vu" w:date="2024-04-18T23:29:00Z"/>
                  </w:rPr>
                </w:rPrChange>
              </w:rPr>
            </w:pPr>
            <w:ins w:id="21191" w:author="James Vu" w:date="2024-04-18T23:29:00Z">
              <w:r w:rsidRPr="00B053AF">
                <w:rPr>
                  <w:sz w:val="22"/>
                  <w:szCs w:val="22"/>
                  <w:rPrChange w:id="21192" w:author="James Vu" w:date="2024-04-18T23:51:00Z">
                    <w:rPr/>
                  </w:rPrChange>
                </w:rPr>
                <w:lastRenderedPageBreak/>
                <w:t>8</w:t>
              </w:r>
            </w:ins>
          </w:p>
        </w:tc>
        <w:tc>
          <w:tcPr>
            <w:tcW w:w="2835" w:type="dxa"/>
            <w:shd w:val="clear" w:color="auto" w:fill="auto"/>
            <w:vAlign w:val="center"/>
            <w:hideMark/>
            <w:tcPrChange w:id="21193" w:author="James Vu" w:date="2024-04-19T00:25:00Z">
              <w:tcPr>
                <w:tcW w:w="2835" w:type="dxa"/>
                <w:tcBorders>
                  <w:top w:val="nil"/>
                  <w:left w:val="nil"/>
                  <w:bottom w:val="single" w:sz="4" w:space="0" w:color="auto"/>
                  <w:right w:val="single" w:sz="4" w:space="0" w:color="auto"/>
                </w:tcBorders>
                <w:shd w:val="clear" w:color="auto" w:fill="auto"/>
                <w:vAlign w:val="center"/>
                <w:hideMark/>
              </w:tcPr>
            </w:tcPrChange>
          </w:tcPr>
          <w:p w14:paraId="3E781658" w14:textId="77777777" w:rsidR="001873A6" w:rsidRPr="00B053AF" w:rsidRDefault="001873A6">
            <w:pPr>
              <w:jc w:val="center"/>
              <w:rPr>
                <w:ins w:id="21194" w:author="James Vu" w:date="2024-04-18T23:29:00Z"/>
                <w:sz w:val="22"/>
                <w:szCs w:val="22"/>
                <w:rPrChange w:id="21195" w:author="James Vu" w:date="2024-04-18T23:51:00Z">
                  <w:rPr>
                    <w:ins w:id="21196" w:author="James Vu" w:date="2024-04-18T23:29:00Z"/>
                  </w:rPr>
                </w:rPrChange>
              </w:rPr>
              <w:pPrChange w:id="21197" w:author="James Vu" w:date="2024-04-18T23:31:00Z">
                <w:pPr/>
              </w:pPrChange>
            </w:pPr>
            <w:ins w:id="21198" w:author="James Vu" w:date="2024-04-18T23:29:00Z">
              <w:r w:rsidRPr="00B053AF">
                <w:rPr>
                  <w:sz w:val="22"/>
                  <w:szCs w:val="22"/>
                  <w:rPrChange w:id="21199" w:author="James Vu" w:date="2024-04-18T23:51:00Z">
                    <w:rPr/>
                  </w:rPrChange>
                </w:rPr>
                <w:t>Chi phí thẩm định dự án</w:t>
              </w:r>
            </w:ins>
          </w:p>
        </w:tc>
        <w:tc>
          <w:tcPr>
            <w:tcW w:w="1134" w:type="dxa"/>
            <w:shd w:val="clear" w:color="auto" w:fill="auto"/>
            <w:vAlign w:val="center"/>
            <w:hideMark/>
            <w:tcPrChange w:id="21200" w:author="James Vu" w:date="2024-04-19T00:25:00Z">
              <w:tcPr>
                <w:tcW w:w="1134" w:type="dxa"/>
                <w:tcBorders>
                  <w:top w:val="nil"/>
                  <w:left w:val="nil"/>
                  <w:bottom w:val="single" w:sz="4" w:space="0" w:color="auto"/>
                  <w:right w:val="single" w:sz="4" w:space="0" w:color="auto"/>
                </w:tcBorders>
                <w:shd w:val="clear" w:color="auto" w:fill="auto"/>
                <w:vAlign w:val="center"/>
                <w:hideMark/>
              </w:tcPr>
            </w:tcPrChange>
          </w:tcPr>
          <w:p w14:paraId="1FFE10E0" w14:textId="77777777" w:rsidR="001873A6" w:rsidRPr="00B053AF" w:rsidRDefault="001873A6" w:rsidP="001873A6">
            <w:pPr>
              <w:jc w:val="center"/>
              <w:rPr>
                <w:ins w:id="21201" w:author="James Vu" w:date="2024-04-18T23:29:00Z"/>
                <w:sz w:val="22"/>
                <w:szCs w:val="22"/>
                <w:rPrChange w:id="21202" w:author="James Vu" w:date="2024-04-18T23:51:00Z">
                  <w:rPr>
                    <w:ins w:id="21203" w:author="James Vu" w:date="2024-04-18T23:29:00Z"/>
                  </w:rPr>
                </w:rPrChange>
              </w:rPr>
            </w:pPr>
            <w:ins w:id="21204" w:author="James Vu" w:date="2024-04-18T23:29:00Z">
              <w:r w:rsidRPr="00B053AF">
                <w:rPr>
                  <w:sz w:val="22"/>
                  <w:szCs w:val="22"/>
                  <w:rPrChange w:id="21205" w:author="James Vu" w:date="2024-04-18T23:51:00Z">
                    <w:rPr/>
                  </w:rPrChange>
                </w:rPr>
                <w:t>0,0166% x Gtmđt</w:t>
              </w:r>
            </w:ins>
          </w:p>
        </w:tc>
        <w:tc>
          <w:tcPr>
            <w:tcW w:w="1134" w:type="dxa"/>
            <w:shd w:val="clear" w:color="auto" w:fill="auto"/>
            <w:vAlign w:val="center"/>
            <w:hideMark/>
            <w:tcPrChange w:id="21206" w:author="James Vu" w:date="2024-04-19T00:25:00Z">
              <w:tcPr>
                <w:tcW w:w="1417" w:type="dxa"/>
                <w:gridSpan w:val="2"/>
                <w:tcBorders>
                  <w:top w:val="nil"/>
                  <w:left w:val="nil"/>
                  <w:bottom w:val="single" w:sz="4" w:space="0" w:color="auto"/>
                  <w:right w:val="single" w:sz="4" w:space="0" w:color="auto"/>
                </w:tcBorders>
                <w:shd w:val="clear" w:color="auto" w:fill="auto"/>
                <w:vAlign w:val="center"/>
                <w:hideMark/>
              </w:tcPr>
            </w:tcPrChange>
          </w:tcPr>
          <w:p w14:paraId="70DA3238" w14:textId="77777777" w:rsidR="001873A6" w:rsidRPr="00B053AF" w:rsidRDefault="001873A6" w:rsidP="001873A6">
            <w:pPr>
              <w:jc w:val="center"/>
              <w:rPr>
                <w:ins w:id="21207" w:author="James Vu" w:date="2024-04-18T23:29:00Z"/>
                <w:sz w:val="22"/>
                <w:szCs w:val="22"/>
                <w:rPrChange w:id="21208" w:author="James Vu" w:date="2024-04-18T23:51:00Z">
                  <w:rPr>
                    <w:ins w:id="21209" w:author="James Vu" w:date="2024-04-18T23:29:00Z"/>
                  </w:rPr>
                </w:rPrChange>
              </w:rPr>
            </w:pPr>
            <w:ins w:id="21210" w:author="James Vu" w:date="2024-04-18T23:29:00Z">
              <w:r w:rsidRPr="00B053AF">
                <w:rPr>
                  <w:sz w:val="22"/>
                  <w:szCs w:val="22"/>
                  <w:rPrChange w:id="21211" w:author="James Vu" w:date="2024-04-18T23:51:00Z">
                    <w:rPr/>
                  </w:rPrChange>
                </w:rPr>
                <w:t>G</w:t>
              </w:r>
              <w:r w:rsidRPr="00B053AF">
                <w:rPr>
                  <w:sz w:val="22"/>
                  <w:szCs w:val="22"/>
                  <w:vertAlign w:val="subscript"/>
                  <w:rPrChange w:id="21212" w:author="James Vu" w:date="2024-04-18T23:51:00Z">
                    <w:rPr>
                      <w:vertAlign w:val="subscript"/>
                    </w:rPr>
                  </w:rPrChange>
                </w:rPr>
                <w:t>TMĐT</w:t>
              </w:r>
            </w:ins>
          </w:p>
        </w:tc>
        <w:tc>
          <w:tcPr>
            <w:tcW w:w="1843" w:type="dxa"/>
            <w:shd w:val="clear" w:color="auto" w:fill="auto"/>
            <w:vAlign w:val="center"/>
            <w:hideMark/>
            <w:tcPrChange w:id="21213" w:author="James Vu" w:date="2024-04-19T00:25:00Z">
              <w:tcPr>
                <w:tcW w:w="1560" w:type="dxa"/>
                <w:tcBorders>
                  <w:top w:val="nil"/>
                  <w:left w:val="nil"/>
                  <w:bottom w:val="single" w:sz="4" w:space="0" w:color="auto"/>
                  <w:right w:val="single" w:sz="4" w:space="0" w:color="auto"/>
                </w:tcBorders>
                <w:shd w:val="clear" w:color="auto" w:fill="auto"/>
                <w:vAlign w:val="center"/>
                <w:hideMark/>
              </w:tcPr>
            </w:tcPrChange>
          </w:tcPr>
          <w:p w14:paraId="7DC58E2B" w14:textId="37783C31" w:rsidR="001873A6" w:rsidRPr="00B053AF" w:rsidRDefault="001873A6" w:rsidP="001873A6">
            <w:pPr>
              <w:jc w:val="center"/>
              <w:rPr>
                <w:ins w:id="21214" w:author="James Vu" w:date="2024-04-18T23:29:00Z"/>
                <w:sz w:val="22"/>
                <w:szCs w:val="22"/>
                <w:rPrChange w:id="21215" w:author="James Vu" w:date="2024-04-18T23:51:00Z">
                  <w:rPr>
                    <w:ins w:id="21216" w:author="James Vu" w:date="2024-04-18T23:29:00Z"/>
                  </w:rPr>
                </w:rPrChange>
              </w:rPr>
            </w:pPr>
            <w:ins w:id="21217" w:author="James Vu" w:date="2024-04-18T23:29:00Z">
              <w:r w:rsidRPr="00B053AF">
                <w:rPr>
                  <w:sz w:val="22"/>
                  <w:szCs w:val="22"/>
                  <w:rPrChange w:id="21218" w:author="James Vu" w:date="2024-04-18T23:51:00Z">
                    <w:rPr/>
                  </w:rPrChange>
                </w:rPr>
                <w:t>30.000.000.000</w:t>
              </w:r>
            </w:ins>
          </w:p>
        </w:tc>
        <w:tc>
          <w:tcPr>
            <w:tcW w:w="1842" w:type="dxa"/>
            <w:shd w:val="clear" w:color="auto" w:fill="auto"/>
            <w:noWrap/>
            <w:vAlign w:val="center"/>
            <w:hideMark/>
            <w:tcPrChange w:id="21219" w:author="James Vu" w:date="2024-04-19T00:25:00Z">
              <w:tcPr>
                <w:tcW w:w="1842" w:type="dxa"/>
                <w:tcBorders>
                  <w:top w:val="nil"/>
                  <w:left w:val="nil"/>
                  <w:bottom w:val="single" w:sz="4" w:space="0" w:color="auto"/>
                  <w:right w:val="single" w:sz="4" w:space="0" w:color="auto"/>
                </w:tcBorders>
                <w:shd w:val="clear" w:color="auto" w:fill="auto"/>
                <w:noWrap/>
                <w:vAlign w:val="center"/>
                <w:hideMark/>
              </w:tcPr>
            </w:tcPrChange>
          </w:tcPr>
          <w:p w14:paraId="1EEC032E" w14:textId="06BF0AE4" w:rsidR="001873A6" w:rsidRPr="00B053AF" w:rsidRDefault="001873A6">
            <w:pPr>
              <w:jc w:val="center"/>
              <w:rPr>
                <w:ins w:id="21220" w:author="James Vu" w:date="2024-04-18T23:29:00Z"/>
                <w:sz w:val="22"/>
                <w:szCs w:val="22"/>
                <w:rPrChange w:id="21221" w:author="James Vu" w:date="2024-04-18T23:51:00Z">
                  <w:rPr>
                    <w:ins w:id="21222" w:author="James Vu" w:date="2024-04-18T23:29:00Z"/>
                  </w:rPr>
                </w:rPrChange>
              </w:rPr>
              <w:pPrChange w:id="21223" w:author="James Vu" w:date="2024-04-18T23:31:00Z">
                <w:pPr>
                  <w:jc w:val="right"/>
                </w:pPr>
              </w:pPrChange>
            </w:pPr>
            <w:ins w:id="21224" w:author="James Vu" w:date="2024-04-18T23:29:00Z">
              <w:r w:rsidRPr="00B053AF">
                <w:rPr>
                  <w:sz w:val="22"/>
                  <w:szCs w:val="22"/>
                  <w:rPrChange w:id="21225" w:author="James Vu" w:date="2024-04-18T23:51:00Z">
                    <w:rPr/>
                  </w:rPrChange>
                </w:rPr>
                <w:t>4.980.000</w:t>
              </w:r>
            </w:ins>
          </w:p>
        </w:tc>
        <w:tc>
          <w:tcPr>
            <w:tcW w:w="1560" w:type="dxa"/>
            <w:shd w:val="clear" w:color="auto" w:fill="auto"/>
            <w:noWrap/>
            <w:vAlign w:val="center"/>
            <w:hideMark/>
            <w:tcPrChange w:id="21226" w:author="James Vu" w:date="2024-04-19T00:25:00Z">
              <w:tcPr>
                <w:tcW w:w="1560" w:type="dxa"/>
                <w:tcBorders>
                  <w:top w:val="nil"/>
                  <w:left w:val="nil"/>
                  <w:bottom w:val="single" w:sz="4" w:space="0" w:color="auto"/>
                  <w:right w:val="single" w:sz="4" w:space="0" w:color="auto"/>
                </w:tcBorders>
                <w:shd w:val="clear" w:color="auto" w:fill="auto"/>
                <w:noWrap/>
                <w:vAlign w:val="center"/>
                <w:hideMark/>
              </w:tcPr>
            </w:tcPrChange>
          </w:tcPr>
          <w:p w14:paraId="5F42C36A" w14:textId="3D937513" w:rsidR="001873A6" w:rsidRPr="00B053AF" w:rsidRDefault="001873A6">
            <w:pPr>
              <w:jc w:val="center"/>
              <w:rPr>
                <w:ins w:id="21227" w:author="James Vu" w:date="2024-04-18T23:29:00Z"/>
                <w:sz w:val="22"/>
                <w:szCs w:val="22"/>
                <w:rPrChange w:id="21228" w:author="James Vu" w:date="2024-04-18T23:51:00Z">
                  <w:rPr>
                    <w:ins w:id="21229" w:author="James Vu" w:date="2024-04-18T23:29:00Z"/>
                  </w:rPr>
                </w:rPrChange>
              </w:rPr>
              <w:pPrChange w:id="21230" w:author="James Vu" w:date="2024-04-18T23:31:00Z">
                <w:pPr>
                  <w:jc w:val="right"/>
                </w:pPr>
              </w:pPrChange>
            </w:pPr>
            <w:ins w:id="21231" w:author="James Vu" w:date="2024-04-18T23:29:00Z">
              <w:r w:rsidRPr="00B053AF">
                <w:rPr>
                  <w:sz w:val="22"/>
                  <w:szCs w:val="22"/>
                  <w:rPrChange w:id="21232" w:author="James Vu" w:date="2024-04-18T23:51:00Z">
                    <w:rPr/>
                  </w:rPrChange>
                </w:rPr>
                <w:t>-</w:t>
              </w:r>
            </w:ins>
          </w:p>
        </w:tc>
        <w:tc>
          <w:tcPr>
            <w:tcW w:w="1768" w:type="dxa"/>
            <w:shd w:val="clear" w:color="auto" w:fill="auto"/>
            <w:noWrap/>
            <w:vAlign w:val="center"/>
            <w:hideMark/>
            <w:tcPrChange w:id="21233" w:author="James Vu" w:date="2024-04-19T00:25:00Z">
              <w:tcPr>
                <w:tcW w:w="1768" w:type="dxa"/>
                <w:tcBorders>
                  <w:top w:val="nil"/>
                  <w:left w:val="nil"/>
                  <w:bottom w:val="single" w:sz="4" w:space="0" w:color="auto"/>
                  <w:right w:val="single" w:sz="4" w:space="0" w:color="auto"/>
                </w:tcBorders>
                <w:shd w:val="clear" w:color="auto" w:fill="auto"/>
                <w:noWrap/>
                <w:vAlign w:val="center"/>
                <w:hideMark/>
              </w:tcPr>
            </w:tcPrChange>
          </w:tcPr>
          <w:p w14:paraId="1F4FB332" w14:textId="46DB0166" w:rsidR="001873A6" w:rsidRPr="00B053AF" w:rsidRDefault="001873A6">
            <w:pPr>
              <w:jc w:val="center"/>
              <w:rPr>
                <w:ins w:id="21234" w:author="James Vu" w:date="2024-04-18T23:29:00Z"/>
                <w:sz w:val="22"/>
                <w:szCs w:val="22"/>
                <w:rPrChange w:id="21235" w:author="James Vu" w:date="2024-04-18T23:51:00Z">
                  <w:rPr>
                    <w:ins w:id="21236" w:author="James Vu" w:date="2024-04-18T23:29:00Z"/>
                  </w:rPr>
                </w:rPrChange>
              </w:rPr>
              <w:pPrChange w:id="21237" w:author="James Vu" w:date="2024-04-18T23:31:00Z">
                <w:pPr>
                  <w:jc w:val="right"/>
                </w:pPr>
              </w:pPrChange>
            </w:pPr>
            <w:ins w:id="21238" w:author="James Vu" w:date="2024-04-18T23:29:00Z">
              <w:r w:rsidRPr="00B053AF">
                <w:rPr>
                  <w:sz w:val="22"/>
                  <w:szCs w:val="22"/>
                  <w:rPrChange w:id="21239" w:author="James Vu" w:date="2024-04-18T23:51:00Z">
                    <w:rPr/>
                  </w:rPrChange>
                </w:rPr>
                <w:t>4.980.000</w:t>
              </w:r>
            </w:ins>
          </w:p>
        </w:tc>
        <w:tc>
          <w:tcPr>
            <w:tcW w:w="1487" w:type="dxa"/>
            <w:shd w:val="clear" w:color="auto" w:fill="auto"/>
            <w:vAlign w:val="center"/>
            <w:hideMark/>
            <w:tcPrChange w:id="21240" w:author="James Vu" w:date="2024-04-19T00:25:00Z">
              <w:tcPr>
                <w:tcW w:w="1487" w:type="dxa"/>
                <w:tcBorders>
                  <w:top w:val="nil"/>
                  <w:left w:val="nil"/>
                  <w:bottom w:val="single" w:sz="4" w:space="0" w:color="auto"/>
                  <w:right w:val="single" w:sz="4" w:space="0" w:color="auto"/>
                </w:tcBorders>
                <w:shd w:val="clear" w:color="auto" w:fill="auto"/>
                <w:vAlign w:val="center"/>
                <w:hideMark/>
              </w:tcPr>
            </w:tcPrChange>
          </w:tcPr>
          <w:p w14:paraId="4F9A380A" w14:textId="77777777" w:rsidR="001873A6" w:rsidRPr="00B053AF" w:rsidRDefault="001873A6">
            <w:pPr>
              <w:jc w:val="center"/>
              <w:rPr>
                <w:ins w:id="21241" w:author="James Vu" w:date="2024-04-18T23:29:00Z"/>
                <w:sz w:val="22"/>
                <w:szCs w:val="22"/>
                <w:rPrChange w:id="21242" w:author="James Vu" w:date="2024-04-18T23:51:00Z">
                  <w:rPr>
                    <w:ins w:id="21243" w:author="James Vu" w:date="2024-04-18T23:29:00Z"/>
                  </w:rPr>
                </w:rPrChange>
              </w:rPr>
              <w:pPrChange w:id="21244" w:author="James Vu" w:date="2024-04-18T23:31:00Z">
                <w:pPr/>
              </w:pPrChange>
            </w:pPr>
            <w:ins w:id="21245" w:author="James Vu" w:date="2024-04-18T23:29:00Z">
              <w:r w:rsidRPr="00B053AF">
                <w:rPr>
                  <w:sz w:val="22"/>
                  <w:szCs w:val="22"/>
                  <w:rPrChange w:id="21246" w:author="James Vu" w:date="2024-04-18T23:51:00Z">
                    <w:rPr/>
                  </w:rPrChange>
                </w:rPr>
                <w:t>Thông tư 28/2023/TT-BTC</w:t>
              </w:r>
            </w:ins>
          </w:p>
        </w:tc>
      </w:tr>
      <w:tr w:rsidR="001873A6" w:rsidRPr="00B053AF" w14:paraId="228A6498" w14:textId="77777777" w:rsidTr="003C02FF">
        <w:trPr>
          <w:trHeight w:val="20"/>
          <w:ins w:id="21247" w:author="James Vu" w:date="2024-04-18T23:29:00Z"/>
          <w:trPrChange w:id="21248" w:author="James Vu" w:date="2024-04-19T00:25:00Z">
            <w:trPr>
              <w:trHeight w:val="680"/>
            </w:trPr>
          </w:trPrChange>
        </w:trPr>
        <w:tc>
          <w:tcPr>
            <w:tcW w:w="846" w:type="dxa"/>
            <w:shd w:val="clear" w:color="auto" w:fill="auto"/>
            <w:vAlign w:val="center"/>
            <w:hideMark/>
            <w:tcPrChange w:id="21249" w:author="James Vu" w:date="2024-04-19T00:25:00Z">
              <w:tcPr>
                <w:tcW w:w="846" w:type="dxa"/>
                <w:tcBorders>
                  <w:top w:val="nil"/>
                  <w:left w:val="single" w:sz="4" w:space="0" w:color="auto"/>
                  <w:bottom w:val="single" w:sz="4" w:space="0" w:color="auto"/>
                  <w:right w:val="single" w:sz="4" w:space="0" w:color="auto"/>
                </w:tcBorders>
                <w:shd w:val="clear" w:color="000000" w:fill="DCE6F1"/>
                <w:vAlign w:val="center"/>
                <w:hideMark/>
              </w:tcPr>
            </w:tcPrChange>
          </w:tcPr>
          <w:p w14:paraId="35E4CA84" w14:textId="77777777" w:rsidR="001873A6" w:rsidRPr="00B053AF" w:rsidRDefault="001873A6" w:rsidP="001873A6">
            <w:pPr>
              <w:jc w:val="center"/>
              <w:rPr>
                <w:ins w:id="21250" w:author="James Vu" w:date="2024-04-18T23:29:00Z"/>
                <w:b/>
                <w:bCs/>
                <w:sz w:val="22"/>
                <w:szCs w:val="22"/>
                <w:rPrChange w:id="21251" w:author="James Vu" w:date="2024-04-18T23:51:00Z">
                  <w:rPr>
                    <w:ins w:id="21252" w:author="James Vu" w:date="2024-04-18T23:29:00Z"/>
                    <w:b/>
                    <w:bCs/>
                  </w:rPr>
                </w:rPrChange>
              </w:rPr>
            </w:pPr>
            <w:ins w:id="21253" w:author="James Vu" w:date="2024-04-18T23:29:00Z">
              <w:r w:rsidRPr="00B053AF">
                <w:rPr>
                  <w:b/>
                  <w:bCs/>
                  <w:sz w:val="22"/>
                  <w:szCs w:val="22"/>
                  <w:rPrChange w:id="21254" w:author="James Vu" w:date="2024-04-18T23:51:00Z">
                    <w:rPr>
                      <w:b/>
                      <w:bCs/>
                    </w:rPr>
                  </w:rPrChange>
                </w:rPr>
                <w:t>F</w:t>
              </w:r>
            </w:ins>
          </w:p>
        </w:tc>
        <w:tc>
          <w:tcPr>
            <w:tcW w:w="2835" w:type="dxa"/>
            <w:shd w:val="clear" w:color="auto" w:fill="auto"/>
            <w:vAlign w:val="center"/>
            <w:hideMark/>
            <w:tcPrChange w:id="21255" w:author="James Vu" w:date="2024-04-19T00:25:00Z">
              <w:tcPr>
                <w:tcW w:w="2835" w:type="dxa"/>
                <w:tcBorders>
                  <w:top w:val="nil"/>
                  <w:left w:val="nil"/>
                  <w:bottom w:val="single" w:sz="4" w:space="0" w:color="auto"/>
                  <w:right w:val="single" w:sz="4" w:space="0" w:color="auto"/>
                </w:tcBorders>
                <w:shd w:val="clear" w:color="000000" w:fill="DCE6F1"/>
                <w:vAlign w:val="center"/>
                <w:hideMark/>
              </w:tcPr>
            </w:tcPrChange>
          </w:tcPr>
          <w:p w14:paraId="2539F52F" w14:textId="5AD19147" w:rsidR="001873A6" w:rsidRPr="00B053AF" w:rsidRDefault="001873A6">
            <w:pPr>
              <w:jc w:val="center"/>
              <w:rPr>
                <w:ins w:id="21256" w:author="James Vu" w:date="2024-04-18T23:29:00Z"/>
                <w:b/>
                <w:bCs/>
                <w:sz w:val="22"/>
                <w:szCs w:val="22"/>
                <w:rPrChange w:id="21257" w:author="James Vu" w:date="2024-04-18T23:51:00Z">
                  <w:rPr>
                    <w:ins w:id="21258" w:author="James Vu" w:date="2024-04-18T23:29:00Z"/>
                    <w:b/>
                    <w:bCs/>
                  </w:rPr>
                </w:rPrChange>
              </w:rPr>
              <w:pPrChange w:id="21259" w:author="James Vu" w:date="2024-04-18T23:31:00Z">
                <w:pPr/>
              </w:pPrChange>
            </w:pPr>
            <w:ins w:id="21260" w:author="James Vu" w:date="2024-04-18T23:29:00Z">
              <w:r w:rsidRPr="00B053AF">
                <w:rPr>
                  <w:b/>
                  <w:bCs/>
                  <w:sz w:val="22"/>
                  <w:szCs w:val="22"/>
                  <w:rPrChange w:id="21261" w:author="James Vu" w:date="2024-04-18T23:51:00Z">
                    <w:rPr>
                      <w:b/>
                      <w:bCs/>
                    </w:rPr>
                  </w:rPrChange>
                </w:rPr>
                <w:t>Chi phí dự phòng</w:t>
              </w:r>
            </w:ins>
          </w:p>
        </w:tc>
        <w:tc>
          <w:tcPr>
            <w:tcW w:w="1134" w:type="dxa"/>
            <w:shd w:val="clear" w:color="auto" w:fill="auto"/>
            <w:vAlign w:val="center"/>
            <w:hideMark/>
            <w:tcPrChange w:id="21262" w:author="James Vu" w:date="2024-04-19T00:25:00Z">
              <w:tcPr>
                <w:tcW w:w="1134" w:type="dxa"/>
                <w:tcBorders>
                  <w:top w:val="nil"/>
                  <w:left w:val="nil"/>
                  <w:bottom w:val="single" w:sz="4" w:space="0" w:color="auto"/>
                  <w:right w:val="single" w:sz="4" w:space="0" w:color="auto"/>
                </w:tcBorders>
                <w:shd w:val="clear" w:color="000000" w:fill="DCE6F1"/>
                <w:vAlign w:val="center"/>
                <w:hideMark/>
              </w:tcPr>
            </w:tcPrChange>
          </w:tcPr>
          <w:p w14:paraId="3B7FCDA3" w14:textId="77777777" w:rsidR="001873A6" w:rsidRPr="00B053AF" w:rsidRDefault="001873A6" w:rsidP="001873A6">
            <w:pPr>
              <w:jc w:val="center"/>
              <w:rPr>
                <w:ins w:id="21263" w:author="James Vu" w:date="2024-04-18T23:29:00Z"/>
                <w:b/>
                <w:bCs/>
                <w:sz w:val="22"/>
                <w:szCs w:val="22"/>
                <w:rPrChange w:id="21264" w:author="James Vu" w:date="2024-04-18T23:51:00Z">
                  <w:rPr>
                    <w:ins w:id="21265" w:author="James Vu" w:date="2024-04-18T23:29:00Z"/>
                    <w:b/>
                    <w:bCs/>
                  </w:rPr>
                </w:rPrChange>
              </w:rPr>
            </w:pPr>
            <w:ins w:id="21266" w:author="James Vu" w:date="2024-04-18T23:29:00Z">
              <w:r w:rsidRPr="00B053AF">
                <w:rPr>
                  <w:b/>
                  <w:bCs/>
                  <w:sz w:val="22"/>
                  <w:szCs w:val="22"/>
                  <w:rPrChange w:id="21267" w:author="James Vu" w:date="2024-04-18T23:51:00Z">
                    <w:rPr>
                      <w:b/>
                      <w:bCs/>
                    </w:rPr>
                  </w:rPrChange>
                </w:rPr>
                <w:t>4,787%</w:t>
              </w:r>
            </w:ins>
          </w:p>
        </w:tc>
        <w:tc>
          <w:tcPr>
            <w:tcW w:w="1134" w:type="dxa"/>
            <w:shd w:val="clear" w:color="auto" w:fill="auto"/>
            <w:vAlign w:val="center"/>
            <w:hideMark/>
            <w:tcPrChange w:id="21268" w:author="James Vu" w:date="2024-04-19T00:25:00Z">
              <w:tcPr>
                <w:tcW w:w="1417" w:type="dxa"/>
                <w:gridSpan w:val="2"/>
                <w:tcBorders>
                  <w:top w:val="nil"/>
                  <w:left w:val="nil"/>
                  <w:bottom w:val="single" w:sz="4" w:space="0" w:color="auto"/>
                  <w:right w:val="single" w:sz="4" w:space="0" w:color="auto"/>
                </w:tcBorders>
                <w:shd w:val="clear" w:color="000000" w:fill="DCE6F1"/>
                <w:vAlign w:val="center"/>
                <w:hideMark/>
              </w:tcPr>
            </w:tcPrChange>
          </w:tcPr>
          <w:p w14:paraId="3100BD95" w14:textId="77777777" w:rsidR="001873A6" w:rsidRPr="00B053AF" w:rsidRDefault="001873A6" w:rsidP="001873A6">
            <w:pPr>
              <w:jc w:val="center"/>
              <w:rPr>
                <w:ins w:id="21269" w:author="James Vu" w:date="2024-04-18T23:29:00Z"/>
                <w:b/>
                <w:bCs/>
                <w:sz w:val="22"/>
                <w:szCs w:val="22"/>
                <w:rPrChange w:id="21270" w:author="James Vu" w:date="2024-04-18T23:51:00Z">
                  <w:rPr>
                    <w:ins w:id="21271" w:author="James Vu" w:date="2024-04-18T23:29:00Z"/>
                    <w:b/>
                    <w:bCs/>
                  </w:rPr>
                </w:rPrChange>
              </w:rPr>
            </w:pPr>
            <w:ins w:id="21272" w:author="James Vu" w:date="2024-04-18T23:29:00Z">
              <w:r w:rsidRPr="00B053AF">
                <w:rPr>
                  <w:b/>
                  <w:bCs/>
                  <w:sz w:val="22"/>
                  <w:szCs w:val="22"/>
                  <w:rPrChange w:id="21273" w:author="James Vu" w:date="2024-04-18T23:51:00Z">
                    <w:rPr>
                      <w:b/>
                      <w:bCs/>
                    </w:rPr>
                  </w:rPrChange>
                </w:rPr>
                <w:t>= G</w:t>
              </w:r>
              <w:r w:rsidRPr="00B053AF">
                <w:rPr>
                  <w:b/>
                  <w:bCs/>
                  <w:sz w:val="22"/>
                  <w:szCs w:val="22"/>
                  <w:vertAlign w:val="subscript"/>
                  <w:rPrChange w:id="21274" w:author="James Vu" w:date="2024-04-18T23:51:00Z">
                    <w:rPr>
                      <w:b/>
                      <w:bCs/>
                      <w:vertAlign w:val="subscript"/>
                    </w:rPr>
                  </w:rPrChange>
                </w:rPr>
                <w:t>TMĐT</w:t>
              </w:r>
              <w:r w:rsidRPr="00B053AF">
                <w:rPr>
                  <w:b/>
                  <w:bCs/>
                  <w:sz w:val="22"/>
                  <w:szCs w:val="22"/>
                  <w:rPrChange w:id="21275" w:author="James Vu" w:date="2024-04-18T23:51:00Z">
                    <w:rPr>
                      <w:b/>
                      <w:bCs/>
                    </w:rPr>
                  </w:rPrChange>
                </w:rPr>
                <w:t xml:space="preserve"> x K</w:t>
              </w:r>
              <w:r w:rsidRPr="00B053AF">
                <w:rPr>
                  <w:b/>
                  <w:bCs/>
                  <w:sz w:val="22"/>
                  <w:szCs w:val="22"/>
                  <w:vertAlign w:val="subscript"/>
                  <w:rPrChange w:id="21276" w:author="James Vu" w:date="2024-04-18T23:51:00Z">
                    <w:rPr>
                      <w:b/>
                      <w:bCs/>
                      <w:vertAlign w:val="subscript"/>
                    </w:rPr>
                  </w:rPrChange>
                </w:rPr>
                <w:t>PS</w:t>
              </w:r>
            </w:ins>
          </w:p>
        </w:tc>
        <w:tc>
          <w:tcPr>
            <w:tcW w:w="1843" w:type="dxa"/>
            <w:shd w:val="clear" w:color="auto" w:fill="auto"/>
            <w:vAlign w:val="center"/>
            <w:hideMark/>
            <w:tcPrChange w:id="21277" w:author="James Vu" w:date="2024-04-19T00:25:00Z">
              <w:tcPr>
                <w:tcW w:w="1560" w:type="dxa"/>
                <w:tcBorders>
                  <w:top w:val="nil"/>
                  <w:left w:val="nil"/>
                  <w:bottom w:val="single" w:sz="4" w:space="0" w:color="auto"/>
                  <w:right w:val="single" w:sz="4" w:space="0" w:color="auto"/>
                </w:tcBorders>
                <w:shd w:val="clear" w:color="000000" w:fill="DCE6F1"/>
                <w:vAlign w:val="center"/>
                <w:hideMark/>
              </w:tcPr>
            </w:tcPrChange>
          </w:tcPr>
          <w:p w14:paraId="0475CF08" w14:textId="2468FF4F" w:rsidR="001873A6" w:rsidRPr="00B053AF" w:rsidRDefault="001873A6" w:rsidP="001873A6">
            <w:pPr>
              <w:jc w:val="center"/>
              <w:rPr>
                <w:ins w:id="21278" w:author="James Vu" w:date="2024-04-18T23:29:00Z"/>
                <w:b/>
                <w:bCs/>
                <w:sz w:val="22"/>
                <w:szCs w:val="22"/>
                <w:rPrChange w:id="21279" w:author="James Vu" w:date="2024-04-18T23:51:00Z">
                  <w:rPr>
                    <w:ins w:id="21280" w:author="James Vu" w:date="2024-04-18T23:29:00Z"/>
                    <w:b/>
                    <w:bCs/>
                  </w:rPr>
                </w:rPrChange>
              </w:rPr>
            </w:pPr>
            <w:ins w:id="21281" w:author="James Vu" w:date="2024-04-18T23:29:00Z">
              <w:r w:rsidRPr="00B053AF">
                <w:rPr>
                  <w:b/>
                  <w:bCs/>
                  <w:sz w:val="22"/>
                  <w:szCs w:val="22"/>
                  <w:rPrChange w:id="21282" w:author="James Vu" w:date="2024-04-18T23:51:00Z">
                    <w:rPr>
                      <w:b/>
                      <w:bCs/>
                    </w:rPr>
                  </w:rPrChange>
                </w:rPr>
                <w:t>30.000.000.000</w:t>
              </w:r>
            </w:ins>
          </w:p>
        </w:tc>
        <w:tc>
          <w:tcPr>
            <w:tcW w:w="1842" w:type="dxa"/>
            <w:shd w:val="clear" w:color="auto" w:fill="auto"/>
            <w:vAlign w:val="center"/>
            <w:hideMark/>
            <w:tcPrChange w:id="21283" w:author="James Vu" w:date="2024-04-19T00:25:00Z">
              <w:tcPr>
                <w:tcW w:w="1842" w:type="dxa"/>
                <w:tcBorders>
                  <w:top w:val="nil"/>
                  <w:left w:val="nil"/>
                  <w:bottom w:val="single" w:sz="4" w:space="0" w:color="auto"/>
                  <w:right w:val="single" w:sz="4" w:space="0" w:color="auto"/>
                </w:tcBorders>
                <w:shd w:val="clear" w:color="000000" w:fill="DCE6F1"/>
                <w:vAlign w:val="center"/>
                <w:hideMark/>
              </w:tcPr>
            </w:tcPrChange>
          </w:tcPr>
          <w:p w14:paraId="3694077A" w14:textId="78B60942" w:rsidR="001873A6" w:rsidRPr="00B053AF" w:rsidRDefault="001873A6">
            <w:pPr>
              <w:jc w:val="center"/>
              <w:rPr>
                <w:ins w:id="21284" w:author="James Vu" w:date="2024-04-18T23:29:00Z"/>
                <w:b/>
                <w:bCs/>
                <w:sz w:val="22"/>
                <w:szCs w:val="22"/>
                <w:rPrChange w:id="21285" w:author="James Vu" w:date="2024-04-18T23:51:00Z">
                  <w:rPr>
                    <w:ins w:id="21286" w:author="James Vu" w:date="2024-04-18T23:29:00Z"/>
                    <w:b/>
                    <w:bCs/>
                  </w:rPr>
                </w:rPrChange>
              </w:rPr>
              <w:pPrChange w:id="21287" w:author="James Vu" w:date="2024-04-18T23:31:00Z">
                <w:pPr>
                  <w:jc w:val="right"/>
                </w:pPr>
              </w:pPrChange>
            </w:pPr>
            <w:ins w:id="21288" w:author="James Vu" w:date="2024-04-18T23:29:00Z">
              <w:r w:rsidRPr="00B053AF">
                <w:rPr>
                  <w:b/>
                  <w:bCs/>
                  <w:sz w:val="22"/>
                  <w:szCs w:val="22"/>
                  <w:rPrChange w:id="21289" w:author="James Vu" w:date="2024-04-18T23:51:00Z">
                    <w:rPr>
                      <w:b/>
                      <w:bCs/>
                    </w:rPr>
                  </w:rPrChange>
                </w:rPr>
                <w:t>1.436.054.691</w:t>
              </w:r>
            </w:ins>
          </w:p>
        </w:tc>
        <w:tc>
          <w:tcPr>
            <w:tcW w:w="1560" w:type="dxa"/>
            <w:shd w:val="clear" w:color="auto" w:fill="auto"/>
            <w:vAlign w:val="center"/>
            <w:hideMark/>
            <w:tcPrChange w:id="21290" w:author="James Vu" w:date="2024-04-19T00:25:00Z">
              <w:tcPr>
                <w:tcW w:w="1560" w:type="dxa"/>
                <w:tcBorders>
                  <w:top w:val="nil"/>
                  <w:left w:val="nil"/>
                  <w:bottom w:val="single" w:sz="4" w:space="0" w:color="auto"/>
                  <w:right w:val="single" w:sz="4" w:space="0" w:color="auto"/>
                </w:tcBorders>
                <w:shd w:val="clear" w:color="000000" w:fill="DCE6F1"/>
                <w:vAlign w:val="center"/>
                <w:hideMark/>
              </w:tcPr>
            </w:tcPrChange>
          </w:tcPr>
          <w:p w14:paraId="67EF952E" w14:textId="7A8E2A60" w:rsidR="001873A6" w:rsidRPr="00B053AF" w:rsidRDefault="001873A6">
            <w:pPr>
              <w:jc w:val="center"/>
              <w:rPr>
                <w:ins w:id="21291" w:author="James Vu" w:date="2024-04-18T23:29:00Z"/>
                <w:b/>
                <w:bCs/>
                <w:sz w:val="22"/>
                <w:szCs w:val="22"/>
                <w:rPrChange w:id="21292" w:author="James Vu" w:date="2024-04-18T23:51:00Z">
                  <w:rPr>
                    <w:ins w:id="21293" w:author="James Vu" w:date="2024-04-18T23:29:00Z"/>
                    <w:b/>
                    <w:bCs/>
                  </w:rPr>
                </w:rPrChange>
              </w:rPr>
              <w:pPrChange w:id="21294" w:author="James Vu" w:date="2024-04-18T23:31:00Z">
                <w:pPr/>
              </w:pPrChange>
            </w:pPr>
          </w:p>
        </w:tc>
        <w:tc>
          <w:tcPr>
            <w:tcW w:w="1768" w:type="dxa"/>
            <w:shd w:val="clear" w:color="auto" w:fill="auto"/>
            <w:vAlign w:val="center"/>
            <w:hideMark/>
            <w:tcPrChange w:id="21295" w:author="James Vu" w:date="2024-04-19T00:25:00Z">
              <w:tcPr>
                <w:tcW w:w="1768" w:type="dxa"/>
                <w:tcBorders>
                  <w:top w:val="nil"/>
                  <w:left w:val="nil"/>
                  <w:bottom w:val="single" w:sz="4" w:space="0" w:color="auto"/>
                  <w:right w:val="single" w:sz="4" w:space="0" w:color="auto"/>
                </w:tcBorders>
                <w:shd w:val="clear" w:color="000000" w:fill="DCE6F1"/>
                <w:vAlign w:val="center"/>
                <w:hideMark/>
              </w:tcPr>
            </w:tcPrChange>
          </w:tcPr>
          <w:p w14:paraId="6D3AF8F3" w14:textId="07955631" w:rsidR="001873A6" w:rsidRPr="00B053AF" w:rsidRDefault="001873A6">
            <w:pPr>
              <w:jc w:val="center"/>
              <w:rPr>
                <w:ins w:id="21296" w:author="James Vu" w:date="2024-04-18T23:29:00Z"/>
                <w:b/>
                <w:bCs/>
                <w:sz w:val="22"/>
                <w:szCs w:val="22"/>
                <w:rPrChange w:id="21297" w:author="James Vu" w:date="2024-04-18T23:51:00Z">
                  <w:rPr>
                    <w:ins w:id="21298" w:author="James Vu" w:date="2024-04-18T23:29:00Z"/>
                    <w:b/>
                    <w:bCs/>
                  </w:rPr>
                </w:rPrChange>
              </w:rPr>
              <w:pPrChange w:id="21299" w:author="James Vu" w:date="2024-04-18T23:31:00Z">
                <w:pPr>
                  <w:jc w:val="right"/>
                </w:pPr>
              </w:pPrChange>
            </w:pPr>
            <w:ins w:id="21300" w:author="James Vu" w:date="2024-04-18T23:29:00Z">
              <w:r w:rsidRPr="00B053AF">
                <w:rPr>
                  <w:b/>
                  <w:bCs/>
                  <w:sz w:val="22"/>
                  <w:szCs w:val="22"/>
                  <w:rPrChange w:id="21301" w:author="James Vu" w:date="2024-04-18T23:51:00Z">
                    <w:rPr>
                      <w:b/>
                      <w:bCs/>
                    </w:rPr>
                  </w:rPrChange>
                </w:rPr>
                <w:t>1.436.054.691</w:t>
              </w:r>
            </w:ins>
          </w:p>
        </w:tc>
        <w:tc>
          <w:tcPr>
            <w:tcW w:w="1487" w:type="dxa"/>
            <w:shd w:val="clear" w:color="auto" w:fill="auto"/>
            <w:vAlign w:val="center"/>
            <w:hideMark/>
            <w:tcPrChange w:id="21302" w:author="James Vu" w:date="2024-04-19T00:25:00Z">
              <w:tcPr>
                <w:tcW w:w="1487" w:type="dxa"/>
                <w:tcBorders>
                  <w:top w:val="nil"/>
                  <w:left w:val="nil"/>
                  <w:bottom w:val="single" w:sz="4" w:space="0" w:color="auto"/>
                  <w:right w:val="single" w:sz="4" w:space="0" w:color="auto"/>
                </w:tcBorders>
                <w:shd w:val="clear" w:color="000000" w:fill="DCE6F1"/>
                <w:vAlign w:val="center"/>
                <w:hideMark/>
              </w:tcPr>
            </w:tcPrChange>
          </w:tcPr>
          <w:p w14:paraId="0A6D6A0E" w14:textId="77777777" w:rsidR="001873A6" w:rsidRPr="00B053AF" w:rsidRDefault="001873A6">
            <w:pPr>
              <w:jc w:val="center"/>
              <w:rPr>
                <w:ins w:id="21303" w:author="James Vu" w:date="2024-04-18T23:29:00Z"/>
                <w:b/>
                <w:bCs/>
                <w:sz w:val="22"/>
                <w:szCs w:val="22"/>
                <w:rPrChange w:id="21304" w:author="James Vu" w:date="2024-04-18T23:51:00Z">
                  <w:rPr>
                    <w:ins w:id="21305" w:author="James Vu" w:date="2024-04-18T23:29:00Z"/>
                    <w:b/>
                    <w:bCs/>
                  </w:rPr>
                </w:rPrChange>
              </w:rPr>
              <w:pPrChange w:id="21306" w:author="James Vu" w:date="2024-04-18T23:31:00Z">
                <w:pPr/>
              </w:pPrChange>
            </w:pPr>
            <w:ins w:id="21307" w:author="James Vu" w:date="2024-04-18T23:29:00Z">
              <w:r w:rsidRPr="00B053AF">
                <w:rPr>
                  <w:b/>
                  <w:bCs/>
                  <w:sz w:val="22"/>
                  <w:szCs w:val="22"/>
                  <w:rPrChange w:id="21308" w:author="James Vu" w:date="2024-04-18T23:51:00Z">
                    <w:rPr>
                      <w:b/>
                      <w:bCs/>
                    </w:rPr>
                  </w:rPrChange>
                </w:rPr>
                <w:t>Không vượt quá 10% TMĐT theo mục 1.4 phụ lục 01 Thông tư 04/2020/TT-BTTTT ngày 24/02/2020</w:t>
              </w:r>
            </w:ins>
          </w:p>
        </w:tc>
      </w:tr>
      <w:tr w:rsidR="001873A6" w:rsidRPr="00B053AF" w14:paraId="6A686BB4" w14:textId="77777777" w:rsidTr="003C02FF">
        <w:trPr>
          <w:trHeight w:val="20"/>
          <w:ins w:id="21309" w:author="James Vu" w:date="2024-04-18T23:29:00Z"/>
          <w:trPrChange w:id="21310" w:author="James Vu" w:date="2024-04-19T00:25:00Z">
            <w:trPr>
              <w:trHeight w:val="380"/>
            </w:trPr>
          </w:trPrChange>
        </w:trPr>
        <w:tc>
          <w:tcPr>
            <w:tcW w:w="846" w:type="dxa"/>
            <w:shd w:val="clear" w:color="auto" w:fill="auto"/>
            <w:vAlign w:val="center"/>
            <w:hideMark/>
            <w:tcPrChange w:id="21311" w:author="James Vu" w:date="2024-04-19T00:25:00Z">
              <w:tcPr>
                <w:tcW w:w="846" w:type="dxa"/>
                <w:tcBorders>
                  <w:top w:val="nil"/>
                  <w:left w:val="single" w:sz="4" w:space="0" w:color="auto"/>
                  <w:bottom w:val="single" w:sz="4" w:space="0" w:color="auto"/>
                  <w:right w:val="single" w:sz="4" w:space="0" w:color="auto"/>
                </w:tcBorders>
                <w:shd w:val="clear" w:color="000000" w:fill="95B3D7"/>
                <w:vAlign w:val="center"/>
                <w:hideMark/>
              </w:tcPr>
            </w:tcPrChange>
          </w:tcPr>
          <w:p w14:paraId="3241D5F7" w14:textId="07184682" w:rsidR="001873A6" w:rsidRPr="00B053AF" w:rsidRDefault="001873A6" w:rsidP="001873A6">
            <w:pPr>
              <w:jc w:val="center"/>
              <w:rPr>
                <w:ins w:id="21312" w:author="James Vu" w:date="2024-04-18T23:29:00Z"/>
                <w:b/>
                <w:bCs/>
                <w:sz w:val="22"/>
                <w:szCs w:val="22"/>
                <w:rPrChange w:id="21313" w:author="James Vu" w:date="2024-04-18T23:51:00Z">
                  <w:rPr>
                    <w:ins w:id="21314" w:author="James Vu" w:date="2024-04-18T23:29:00Z"/>
                    <w:b/>
                    <w:bCs/>
                  </w:rPr>
                </w:rPrChange>
              </w:rPr>
            </w:pPr>
          </w:p>
        </w:tc>
        <w:tc>
          <w:tcPr>
            <w:tcW w:w="2835" w:type="dxa"/>
            <w:shd w:val="clear" w:color="auto" w:fill="auto"/>
            <w:vAlign w:val="center"/>
            <w:hideMark/>
            <w:tcPrChange w:id="21315" w:author="James Vu" w:date="2024-04-19T00:25:00Z">
              <w:tcPr>
                <w:tcW w:w="2835" w:type="dxa"/>
                <w:tcBorders>
                  <w:top w:val="nil"/>
                  <w:left w:val="nil"/>
                  <w:bottom w:val="single" w:sz="4" w:space="0" w:color="auto"/>
                  <w:right w:val="single" w:sz="4" w:space="0" w:color="auto"/>
                </w:tcBorders>
                <w:shd w:val="clear" w:color="000000" w:fill="95B3D7"/>
                <w:vAlign w:val="center"/>
                <w:hideMark/>
              </w:tcPr>
            </w:tcPrChange>
          </w:tcPr>
          <w:p w14:paraId="22BA27CB" w14:textId="77777777" w:rsidR="001873A6" w:rsidRPr="00B053AF" w:rsidRDefault="001873A6">
            <w:pPr>
              <w:jc w:val="center"/>
              <w:rPr>
                <w:ins w:id="21316" w:author="James Vu" w:date="2024-04-18T23:29:00Z"/>
                <w:b/>
                <w:bCs/>
                <w:sz w:val="22"/>
                <w:szCs w:val="22"/>
                <w:rPrChange w:id="21317" w:author="James Vu" w:date="2024-04-18T23:51:00Z">
                  <w:rPr>
                    <w:ins w:id="21318" w:author="James Vu" w:date="2024-04-18T23:29:00Z"/>
                    <w:b/>
                    <w:bCs/>
                  </w:rPr>
                </w:rPrChange>
              </w:rPr>
              <w:pPrChange w:id="21319" w:author="James Vu" w:date="2024-04-18T23:31:00Z">
                <w:pPr/>
              </w:pPrChange>
            </w:pPr>
            <w:ins w:id="21320" w:author="James Vu" w:date="2024-04-18T23:29:00Z">
              <w:r w:rsidRPr="00B053AF">
                <w:rPr>
                  <w:b/>
                  <w:bCs/>
                  <w:sz w:val="22"/>
                  <w:szCs w:val="22"/>
                  <w:rPrChange w:id="21321" w:author="James Vu" w:date="2024-04-18T23:51:00Z">
                    <w:rPr>
                      <w:b/>
                      <w:bCs/>
                    </w:rPr>
                  </w:rPrChange>
                </w:rPr>
                <w:t>Tổng dự toán</w:t>
              </w:r>
            </w:ins>
          </w:p>
        </w:tc>
        <w:tc>
          <w:tcPr>
            <w:tcW w:w="1134" w:type="dxa"/>
            <w:shd w:val="clear" w:color="auto" w:fill="auto"/>
            <w:vAlign w:val="center"/>
            <w:hideMark/>
            <w:tcPrChange w:id="21322" w:author="James Vu" w:date="2024-04-19T00:25:00Z">
              <w:tcPr>
                <w:tcW w:w="1134" w:type="dxa"/>
                <w:tcBorders>
                  <w:top w:val="nil"/>
                  <w:left w:val="nil"/>
                  <w:bottom w:val="single" w:sz="4" w:space="0" w:color="auto"/>
                  <w:right w:val="single" w:sz="4" w:space="0" w:color="auto"/>
                </w:tcBorders>
                <w:shd w:val="clear" w:color="000000" w:fill="95B3D7"/>
                <w:vAlign w:val="center"/>
                <w:hideMark/>
              </w:tcPr>
            </w:tcPrChange>
          </w:tcPr>
          <w:p w14:paraId="5A956006" w14:textId="77777777" w:rsidR="001873A6" w:rsidRPr="00B053AF" w:rsidRDefault="001873A6" w:rsidP="001873A6">
            <w:pPr>
              <w:jc w:val="center"/>
              <w:rPr>
                <w:ins w:id="21323" w:author="James Vu" w:date="2024-04-18T23:29:00Z"/>
                <w:b/>
                <w:bCs/>
                <w:sz w:val="22"/>
                <w:szCs w:val="22"/>
                <w:rPrChange w:id="21324" w:author="James Vu" w:date="2024-04-18T23:51:00Z">
                  <w:rPr>
                    <w:ins w:id="21325" w:author="James Vu" w:date="2024-04-18T23:29:00Z"/>
                    <w:b/>
                    <w:bCs/>
                  </w:rPr>
                </w:rPrChange>
              </w:rPr>
            </w:pPr>
            <w:ins w:id="21326" w:author="James Vu" w:date="2024-04-18T23:29:00Z">
              <w:r w:rsidRPr="00B053AF">
                <w:rPr>
                  <w:b/>
                  <w:bCs/>
                  <w:sz w:val="22"/>
                  <w:szCs w:val="22"/>
                  <w:rPrChange w:id="21327" w:author="James Vu" w:date="2024-04-18T23:51:00Z">
                    <w:rPr>
                      <w:b/>
                      <w:bCs/>
                    </w:rPr>
                  </w:rPrChange>
                </w:rPr>
                <w:t>G</w:t>
              </w:r>
              <w:r w:rsidRPr="00B053AF">
                <w:rPr>
                  <w:b/>
                  <w:bCs/>
                  <w:color w:val="000000"/>
                  <w:sz w:val="22"/>
                  <w:szCs w:val="22"/>
                  <w:vertAlign w:val="subscript"/>
                  <w:rPrChange w:id="21328" w:author="James Vu" w:date="2024-04-18T23:51:00Z">
                    <w:rPr>
                      <w:b/>
                      <w:bCs/>
                      <w:color w:val="000000"/>
                      <w:vertAlign w:val="subscript"/>
                    </w:rPr>
                  </w:rPrChange>
                </w:rPr>
                <w:t>ƯDCNTT</w:t>
              </w:r>
            </w:ins>
          </w:p>
        </w:tc>
        <w:tc>
          <w:tcPr>
            <w:tcW w:w="1134" w:type="dxa"/>
            <w:shd w:val="clear" w:color="auto" w:fill="auto"/>
            <w:vAlign w:val="center"/>
            <w:hideMark/>
            <w:tcPrChange w:id="21329" w:author="James Vu" w:date="2024-04-19T00:25:00Z">
              <w:tcPr>
                <w:tcW w:w="1417" w:type="dxa"/>
                <w:gridSpan w:val="2"/>
                <w:tcBorders>
                  <w:top w:val="nil"/>
                  <w:left w:val="nil"/>
                  <w:bottom w:val="single" w:sz="4" w:space="0" w:color="auto"/>
                  <w:right w:val="single" w:sz="4" w:space="0" w:color="auto"/>
                </w:tcBorders>
                <w:shd w:val="clear" w:color="000000" w:fill="95B3D7"/>
                <w:vAlign w:val="center"/>
                <w:hideMark/>
              </w:tcPr>
            </w:tcPrChange>
          </w:tcPr>
          <w:p w14:paraId="2F91B8BF" w14:textId="49559F40" w:rsidR="001873A6" w:rsidRPr="00B053AF" w:rsidRDefault="001873A6" w:rsidP="001873A6">
            <w:pPr>
              <w:jc w:val="center"/>
              <w:rPr>
                <w:ins w:id="21330" w:author="James Vu" w:date="2024-04-18T23:29:00Z"/>
                <w:b/>
                <w:bCs/>
                <w:sz w:val="22"/>
                <w:szCs w:val="22"/>
                <w:rPrChange w:id="21331" w:author="James Vu" w:date="2024-04-18T23:51:00Z">
                  <w:rPr>
                    <w:ins w:id="21332" w:author="James Vu" w:date="2024-04-18T23:29:00Z"/>
                    <w:b/>
                    <w:bCs/>
                  </w:rPr>
                </w:rPrChange>
              </w:rPr>
            </w:pPr>
          </w:p>
        </w:tc>
        <w:tc>
          <w:tcPr>
            <w:tcW w:w="1843" w:type="dxa"/>
            <w:shd w:val="clear" w:color="auto" w:fill="auto"/>
            <w:vAlign w:val="center"/>
            <w:hideMark/>
            <w:tcPrChange w:id="21333" w:author="James Vu" w:date="2024-04-19T00:25:00Z">
              <w:tcPr>
                <w:tcW w:w="1560" w:type="dxa"/>
                <w:tcBorders>
                  <w:top w:val="nil"/>
                  <w:left w:val="nil"/>
                  <w:bottom w:val="single" w:sz="4" w:space="0" w:color="auto"/>
                  <w:right w:val="single" w:sz="4" w:space="0" w:color="auto"/>
                </w:tcBorders>
                <w:shd w:val="clear" w:color="000000" w:fill="95B3D7"/>
                <w:vAlign w:val="center"/>
                <w:hideMark/>
              </w:tcPr>
            </w:tcPrChange>
          </w:tcPr>
          <w:p w14:paraId="046946D1" w14:textId="74CB32AA" w:rsidR="001873A6" w:rsidRPr="00B053AF" w:rsidRDefault="001873A6" w:rsidP="001873A6">
            <w:pPr>
              <w:jc w:val="center"/>
              <w:rPr>
                <w:ins w:id="21334" w:author="James Vu" w:date="2024-04-18T23:29:00Z"/>
                <w:b/>
                <w:bCs/>
                <w:sz w:val="22"/>
                <w:szCs w:val="22"/>
                <w:rPrChange w:id="21335" w:author="James Vu" w:date="2024-04-18T23:51:00Z">
                  <w:rPr>
                    <w:ins w:id="21336" w:author="James Vu" w:date="2024-04-18T23:29:00Z"/>
                    <w:b/>
                    <w:bCs/>
                  </w:rPr>
                </w:rPrChange>
              </w:rPr>
            </w:pPr>
          </w:p>
        </w:tc>
        <w:tc>
          <w:tcPr>
            <w:tcW w:w="1842" w:type="dxa"/>
            <w:shd w:val="clear" w:color="auto" w:fill="auto"/>
            <w:noWrap/>
            <w:vAlign w:val="center"/>
            <w:hideMark/>
            <w:tcPrChange w:id="21337" w:author="James Vu" w:date="2024-04-19T00:25:00Z">
              <w:tcPr>
                <w:tcW w:w="1842" w:type="dxa"/>
                <w:tcBorders>
                  <w:top w:val="nil"/>
                  <w:left w:val="nil"/>
                  <w:bottom w:val="single" w:sz="4" w:space="0" w:color="auto"/>
                  <w:right w:val="single" w:sz="4" w:space="0" w:color="auto"/>
                </w:tcBorders>
                <w:shd w:val="clear" w:color="000000" w:fill="95B3D7"/>
                <w:noWrap/>
                <w:vAlign w:val="center"/>
                <w:hideMark/>
              </w:tcPr>
            </w:tcPrChange>
          </w:tcPr>
          <w:p w14:paraId="55CE61B8" w14:textId="2FC49216" w:rsidR="001873A6" w:rsidRPr="00B053AF" w:rsidRDefault="001873A6">
            <w:pPr>
              <w:jc w:val="center"/>
              <w:rPr>
                <w:ins w:id="21338" w:author="James Vu" w:date="2024-04-18T23:29:00Z"/>
                <w:b/>
                <w:bCs/>
                <w:sz w:val="22"/>
                <w:szCs w:val="22"/>
                <w:rPrChange w:id="21339" w:author="James Vu" w:date="2024-04-18T23:51:00Z">
                  <w:rPr>
                    <w:ins w:id="21340" w:author="James Vu" w:date="2024-04-18T23:29:00Z"/>
                    <w:b/>
                    <w:bCs/>
                  </w:rPr>
                </w:rPrChange>
              </w:rPr>
              <w:pPrChange w:id="21341" w:author="James Vu" w:date="2024-04-18T23:31:00Z">
                <w:pPr>
                  <w:jc w:val="right"/>
                </w:pPr>
              </w:pPrChange>
            </w:pPr>
            <w:ins w:id="21342" w:author="James Vu" w:date="2024-04-18T23:29:00Z">
              <w:r w:rsidRPr="00B053AF">
                <w:rPr>
                  <w:b/>
                  <w:bCs/>
                  <w:sz w:val="22"/>
                  <w:szCs w:val="22"/>
                  <w:rPrChange w:id="21343" w:author="James Vu" w:date="2024-04-18T23:51:00Z">
                    <w:rPr>
                      <w:b/>
                      <w:bCs/>
                    </w:rPr>
                  </w:rPrChange>
                </w:rPr>
                <w:t>28.716.287.517</w:t>
              </w:r>
            </w:ins>
          </w:p>
        </w:tc>
        <w:tc>
          <w:tcPr>
            <w:tcW w:w="1560" w:type="dxa"/>
            <w:shd w:val="clear" w:color="auto" w:fill="auto"/>
            <w:noWrap/>
            <w:vAlign w:val="center"/>
            <w:hideMark/>
            <w:tcPrChange w:id="21344" w:author="James Vu" w:date="2024-04-19T00:25:00Z">
              <w:tcPr>
                <w:tcW w:w="1560" w:type="dxa"/>
                <w:tcBorders>
                  <w:top w:val="nil"/>
                  <w:left w:val="nil"/>
                  <w:bottom w:val="single" w:sz="4" w:space="0" w:color="auto"/>
                  <w:right w:val="single" w:sz="4" w:space="0" w:color="auto"/>
                </w:tcBorders>
                <w:shd w:val="clear" w:color="000000" w:fill="95B3D7"/>
                <w:noWrap/>
                <w:vAlign w:val="center"/>
                <w:hideMark/>
              </w:tcPr>
            </w:tcPrChange>
          </w:tcPr>
          <w:p w14:paraId="6987A69C" w14:textId="62E5845A" w:rsidR="001873A6" w:rsidRPr="00B053AF" w:rsidRDefault="001873A6">
            <w:pPr>
              <w:jc w:val="center"/>
              <w:rPr>
                <w:ins w:id="21345" w:author="James Vu" w:date="2024-04-18T23:29:00Z"/>
                <w:b/>
                <w:bCs/>
                <w:sz w:val="22"/>
                <w:szCs w:val="22"/>
                <w:rPrChange w:id="21346" w:author="James Vu" w:date="2024-04-18T23:51:00Z">
                  <w:rPr>
                    <w:ins w:id="21347" w:author="James Vu" w:date="2024-04-18T23:29:00Z"/>
                    <w:b/>
                    <w:bCs/>
                  </w:rPr>
                </w:rPrChange>
              </w:rPr>
              <w:pPrChange w:id="21348" w:author="James Vu" w:date="2024-04-18T23:31:00Z">
                <w:pPr>
                  <w:jc w:val="right"/>
                </w:pPr>
              </w:pPrChange>
            </w:pPr>
            <w:ins w:id="21349" w:author="James Vu" w:date="2024-04-18T23:29:00Z">
              <w:r w:rsidRPr="00B053AF">
                <w:rPr>
                  <w:b/>
                  <w:bCs/>
                  <w:sz w:val="22"/>
                  <w:szCs w:val="22"/>
                  <w:rPrChange w:id="21350" w:author="James Vu" w:date="2024-04-18T23:51:00Z">
                    <w:rPr>
                      <w:b/>
                      <w:bCs/>
                    </w:rPr>
                  </w:rPrChange>
                </w:rPr>
                <w:t>1.283.712.483</w:t>
              </w:r>
            </w:ins>
          </w:p>
        </w:tc>
        <w:tc>
          <w:tcPr>
            <w:tcW w:w="1768" w:type="dxa"/>
            <w:shd w:val="clear" w:color="auto" w:fill="auto"/>
            <w:noWrap/>
            <w:vAlign w:val="center"/>
            <w:hideMark/>
            <w:tcPrChange w:id="21351" w:author="James Vu" w:date="2024-04-19T00:25:00Z">
              <w:tcPr>
                <w:tcW w:w="1768" w:type="dxa"/>
                <w:tcBorders>
                  <w:top w:val="nil"/>
                  <w:left w:val="nil"/>
                  <w:bottom w:val="single" w:sz="4" w:space="0" w:color="auto"/>
                  <w:right w:val="single" w:sz="4" w:space="0" w:color="auto"/>
                </w:tcBorders>
                <w:shd w:val="clear" w:color="000000" w:fill="95B3D7"/>
                <w:noWrap/>
                <w:vAlign w:val="center"/>
                <w:hideMark/>
              </w:tcPr>
            </w:tcPrChange>
          </w:tcPr>
          <w:p w14:paraId="140F958D" w14:textId="760762EC" w:rsidR="001873A6" w:rsidRPr="00B053AF" w:rsidRDefault="001873A6">
            <w:pPr>
              <w:jc w:val="center"/>
              <w:rPr>
                <w:ins w:id="21352" w:author="James Vu" w:date="2024-04-18T23:29:00Z"/>
                <w:b/>
                <w:bCs/>
                <w:sz w:val="22"/>
                <w:szCs w:val="22"/>
                <w:rPrChange w:id="21353" w:author="James Vu" w:date="2024-04-18T23:51:00Z">
                  <w:rPr>
                    <w:ins w:id="21354" w:author="James Vu" w:date="2024-04-18T23:29:00Z"/>
                    <w:b/>
                    <w:bCs/>
                  </w:rPr>
                </w:rPrChange>
              </w:rPr>
              <w:pPrChange w:id="21355" w:author="James Vu" w:date="2024-04-18T23:31:00Z">
                <w:pPr>
                  <w:jc w:val="right"/>
                </w:pPr>
              </w:pPrChange>
            </w:pPr>
            <w:ins w:id="21356" w:author="James Vu" w:date="2024-04-18T23:29:00Z">
              <w:r w:rsidRPr="00B053AF">
                <w:rPr>
                  <w:b/>
                  <w:bCs/>
                  <w:sz w:val="22"/>
                  <w:szCs w:val="22"/>
                  <w:rPrChange w:id="21357" w:author="James Vu" w:date="2024-04-18T23:51:00Z">
                    <w:rPr>
                      <w:b/>
                      <w:bCs/>
                    </w:rPr>
                  </w:rPrChange>
                </w:rPr>
                <w:t>30.000.000.000</w:t>
              </w:r>
            </w:ins>
          </w:p>
        </w:tc>
        <w:tc>
          <w:tcPr>
            <w:tcW w:w="1487" w:type="dxa"/>
            <w:shd w:val="clear" w:color="auto" w:fill="auto"/>
            <w:vAlign w:val="center"/>
            <w:hideMark/>
            <w:tcPrChange w:id="21358" w:author="James Vu" w:date="2024-04-19T00:25:00Z">
              <w:tcPr>
                <w:tcW w:w="1487" w:type="dxa"/>
                <w:tcBorders>
                  <w:top w:val="nil"/>
                  <w:left w:val="nil"/>
                  <w:bottom w:val="single" w:sz="4" w:space="0" w:color="auto"/>
                  <w:right w:val="single" w:sz="4" w:space="0" w:color="auto"/>
                </w:tcBorders>
                <w:shd w:val="clear" w:color="000000" w:fill="95B3D7"/>
                <w:vAlign w:val="center"/>
                <w:hideMark/>
              </w:tcPr>
            </w:tcPrChange>
          </w:tcPr>
          <w:p w14:paraId="34E904C3" w14:textId="146AF9AA" w:rsidR="001873A6" w:rsidRPr="00B053AF" w:rsidRDefault="001873A6">
            <w:pPr>
              <w:jc w:val="center"/>
              <w:rPr>
                <w:ins w:id="21359" w:author="James Vu" w:date="2024-04-18T23:29:00Z"/>
                <w:b/>
                <w:bCs/>
                <w:sz w:val="22"/>
                <w:szCs w:val="22"/>
                <w:rPrChange w:id="21360" w:author="James Vu" w:date="2024-04-18T23:51:00Z">
                  <w:rPr>
                    <w:ins w:id="21361" w:author="James Vu" w:date="2024-04-18T23:29:00Z"/>
                    <w:b/>
                    <w:bCs/>
                  </w:rPr>
                </w:rPrChange>
              </w:rPr>
              <w:pPrChange w:id="21362" w:author="James Vu" w:date="2024-04-18T23:31:00Z">
                <w:pPr/>
              </w:pPrChange>
            </w:pPr>
          </w:p>
        </w:tc>
      </w:tr>
    </w:tbl>
    <w:p w14:paraId="7D72CE28" w14:textId="77777777" w:rsidR="001873A6" w:rsidRPr="001873A6" w:rsidRDefault="001873A6" w:rsidP="00167CE0">
      <w:pPr>
        <w:widowControl w:val="0"/>
        <w:spacing w:before="120" w:after="120"/>
        <w:jc w:val="both"/>
        <w:rPr>
          <w:ins w:id="21363" w:author="James Vu" w:date="2024-04-18T23:29:00Z"/>
          <w:sz w:val="28"/>
          <w:szCs w:val="28"/>
          <w:lang w:val="it-IT"/>
          <w:rPrChange w:id="21364" w:author="James Vu" w:date="2024-04-18T23:29:00Z">
            <w:rPr>
              <w:ins w:id="21365" w:author="James Vu" w:date="2024-04-18T23:29:00Z"/>
              <w:i/>
              <w:iCs/>
              <w:sz w:val="28"/>
              <w:szCs w:val="28"/>
              <w:lang w:val="it-IT"/>
            </w:rPr>
          </w:rPrChange>
        </w:rPr>
      </w:pPr>
    </w:p>
    <w:p w14:paraId="3E2B2CD1" w14:textId="77777777" w:rsidR="001873A6" w:rsidRPr="00167CE0" w:rsidRDefault="001873A6">
      <w:pPr>
        <w:widowControl w:val="0"/>
        <w:spacing w:before="120" w:after="120"/>
        <w:jc w:val="both"/>
        <w:rPr>
          <w:b/>
          <w:bCs/>
          <w:sz w:val="28"/>
          <w:szCs w:val="28"/>
          <w:lang w:val="it-IT"/>
          <w:rPrChange w:id="21366" w:author="James Vu" w:date="2024-04-18T22:33:00Z">
            <w:rPr>
              <w:b/>
              <w:bCs/>
              <w:sz w:val="26"/>
              <w:szCs w:val="26"/>
              <w:lang w:val="it-IT"/>
            </w:rPr>
          </w:rPrChange>
        </w:rPr>
        <w:pPrChange w:id="21367" w:author="James Vu" w:date="2024-04-18T22:33:00Z">
          <w:pPr>
            <w:widowControl w:val="0"/>
            <w:spacing w:before="120" w:after="120"/>
            <w:jc w:val="right"/>
          </w:pPr>
        </w:pPrChange>
      </w:pPr>
    </w:p>
    <w:tbl>
      <w:tblPr>
        <w:tblW w:w="5000" w:type="pct"/>
        <w:shd w:val="clear" w:color="auto" w:fill="FFFFFF" w:themeFill="background1"/>
        <w:tblLook w:val="04A0" w:firstRow="1" w:lastRow="0" w:firstColumn="1" w:lastColumn="0" w:noHBand="0" w:noVBand="1"/>
      </w:tblPr>
      <w:tblGrid>
        <w:gridCol w:w="746"/>
        <w:gridCol w:w="1995"/>
        <w:gridCol w:w="1510"/>
        <w:gridCol w:w="974"/>
        <w:gridCol w:w="1966"/>
        <w:gridCol w:w="1966"/>
        <w:gridCol w:w="1616"/>
        <w:gridCol w:w="1966"/>
        <w:gridCol w:w="1710"/>
      </w:tblGrid>
      <w:tr w:rsidR="002D5FBD" w:rsidRPr="00167CE0" w:rsidDel="00E5719A" w14:paraId="571AF534" w14:textId="662BFBDE" w:rsidTr="006138EB">
        <w:trPr>
          <w:tblHeader/>
          <w:del w:id="21368" w:author="James Vu" w:date="2024-04-18T23:27:00Z"/>
        </w:trPr>
        <w:tc>
          <w:tcPr>
            <w:tcW w:w="22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B2A6954" w14:textId="569D6506" w:rsidR="00421081" w:rsidRPr="00167CE0" w:rsidDel="00E5719A" w:rsidRDefault="00421081">
            <w:pPr>
              <w:widowControl w:val="0"/>
              <w:spacing w:before="120" w:after="120"/>
              <w:jc w:val="both"/>
              <w:rPr>
                <w:del w:id="21369" w:author="James Vu" w:date="2024-04-18T23:27:00Z"/>
                <w:b/>
                <w:bCs/>
                <w:sz w:val="28"/>
                <w:szCs w:val="28"/>
                <w:rPrChange w:id="21370" w:author="James Vu" w:date="2024-04-18T22:33:00Z">
                  <w:rPr>
                    <w:del w:id="21371" w:author="James Vu" w:date="2024-04-18T23:27:00Z"/>
                    <w:b/>
                    <w:bCs/>
                  </w:rPr>
                </w:rPrChange>
              </w:rPr>
              <w:pPrChange w:id="21372" w:author="James Vu" w:date="2024-04-18T22:33:00Z">
                <w:pPr>
                  <w:widowControl w:val="0"/>
                  <w:spacing w:before="120" w:after="120"/>
                  <w:jc w:val="center"/>
                </w:pPr>
              </w:pPrChange>
            </w:pPr>
            <w:del w:id="21373" w:author="James Vu" w:date="2024-04-18T23:27:00Z">
              <w:r w:rsidRPr="00167CE0" w:rsidDel="00E5719A">
                <w:rPr>
                  <w:b/>
                  <w:bCs/>
                  <w:sz w:val="28"/>
                  <w:szCs w:val="28"/>
                  <w:rPrChange w:id="21374" w:author="James Vu" w:date="2024-04-18T22:33:00Z">
                    <w:rPr>
                      <w:b/>
                      <w:bCs/>
                    </w:rPr>
                  </w:rPrChange>
                </w:rPr>
                <w:delText>STT</w:delText>
              </w:r>
            </w:del>
          </w:p>
        </w:tc>
        <w:tc>
          <w:tcPr>
            <w:tcW w:w="1108"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3517894B" w14:textId="0B890948" w:rsidR="00421081" w:rsidRPr="00167CE0" w:rsidDel="00E5719A" w:rsidRDefault="00421081">
            <w:pPr>
              <w:widowControl w:val="0"/>
              <w:spacing w:before="120" w:after="120"/>
              <w:jc w:val="both"/>
              <w:rPr>
                <w:del w:id="21375" w:author="James Vu" w:date="2024-04-18T23:27:00Z"/>
                <w:b/>
                <w:bCs/>
                <w:sz w:val="28"/>
                <w:szCs w:val="28"/>
                <w:rPrChange w:id="21376" w:author="James Vu" w:date="2024-04-18T22:33:00Z">
                  <w:rPr>
                    <w:del w:id="21377" w:author="James Vu" w:date="2024-04-18T23:27:00Z"/>
                    <w:b/>
                    <w:bCs/>
                  </w:rPr>
                </w:rPrChange>
              </w:rPr>
              <w:pPrChange w:id="21378" w:author="James Vu" w:date="2024-04-18T22:33:00Z">
                <w:pPr>
                  <w:widowControl w:val="0"/>
                  <w:spacing w:before="120" w:after="120"/>
                  <w:jc w:val="center"/>
                </w:pPr>
              </w:pPrChange>
            </w:pPr>
            <w:del w:id="21379" w:author="James Vu" w:date="2024-04-18T23:27:00Z">
              <w:r w:rsidRPr="00167CE0" w:rsidDel="00E5719A">
                <w:rPr>
                  <w:b/>
                  <w:bCs/>
                  <w:sz w:val="28"/>
                  <w:szCs w:val="28"/>
                  <w:rPrChange w:id="21380" w:author="James Vu" w:date="2024-04-18T22:33:00Z">
                    <w:rPr>
                      <w:b/>
                      <w:bCs/>
                    </w:rPr>
                  </w:rPrChange>
                </w:rPr>
                <w:delText>Danh mục chi phí</w:delText>
              </w:r>
            </w:del>
          </w:p>
        </w:tc>
        <w:tc>
          <w:tcPr>
            <w:tcW w:w="438"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2FACA8D" w14:textId="629AB9F3" w:rsidR="00421081" w:rsidRPr="00167CE0" w:rsidDel="00E5719A" w:rsidRDefault="00421081">
            <w:pPr>
              <w:widowControl w:val="0"/>
              <w:spacing w:before="120" w:after="120"/>
              <w:jc w:val="both"/>
              <w:rPr>
                <w:del w:id="21381" w:author="James Vu" w:date="2024-04-18T23:27:00Z"/>
                <w:b/>
                <w:bCs/>
                <w:sz w:val="28"/>
                <w:szCs w:val="28"/>
                <w:rPrChange w:id="21382" w:author="James Vu" w:date="2024-04-18T22:33:00Z">
                  <w:rPr>
                    <w:del w:id="21383" w:author="James Vu" w:date="2024-04-18T23:27:00Z"/>
                    <w:b/>
                    <w:bCs/>
                  </w:rPr>
                </w:rPrChange>
              </w:rPr>
              <w:pPrChange w:id="21384" w:author="James Vu" w:date="2024-04-18T22:33:00Z">
                <w:pPr>
                  <w:widowControl w:val="0"/>
                  <w:spacing w:before="120" w:after="120"/>
                  <w:jc w:val="center"/>
                </w:pPr>
              </w:pPrChange>
            </w:pPr>
            <w:del w:id="21385" w:author="James Vu" w:date="2024-04-18T23:27:00Z">
              <w:r w:rsidRPr="00167CE0" w:rsidDel="00E5719A">
                <w:rPr>
                  <w:b/>
                  <w:bCs/>
                  <w:sz w:val="28"/>
                  <w:szCs w:val="28"/>
                  <w:rPrChange w:id="21386" w:author="James Vu" w:date="2024-04-18T22:33:00Z">
                    <w:rPr>
                      <w:b/>
                      <w:bCs/>
                    </w:rPr>
                  </w:rPrChange>
                </w:rPr>
                <w:delText>Định mức</w:delText>
              </w:r>
            </w:del>
          </w:p>
        </w:tc>
        <w:tc>
          <w:tcPr>
            <w:tcW w:w="292"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A3967ED" w14:textId="7C721F49" w:rsidR="00421081" w:rsidRPr="00167CE0" w:rsidDel="00E5719A" w:rsidRDefault="00421081">
            <w:pPr>
              <w:widowControl w:val="0"/>
              <w:spacing w:before="120" w:after="120"/>
              <w:jc w:val="both"/>
              <w:rPr>
                <w:del w:id="21387" w:author="James Vu" w:date="2024-04-18T23:27:00Z"/>
                <w:b/>
                <w:bCs/>
                <w:sz w:val="28"/>
                <w:szCs w:val="28"/>
                <w:rPrChange w:id="21388" w:author="James Vu" w:date="2024-04-18T22:33:00Z">
                  <w:rPr>
                    <w:del w:id="21389" w:author="James Vu" w:date="2024-04-18T23:27:00Z"/>
                    <w:b/>
                    <w:bCs/>
                  </w:rPr>
                </w:rPrChange>
              </w:rPr>
              <w:pPrChange w:id="21390" w:author="James Vu" w:date="2024-04-18T22:33:00Z">
                <w:pPr>
                  <w:widowControl w:val="0"/>
                  <w:spacing w:before="120" w:after="120"/>
                  <w:jc w:val="center"/>
                </w:pPr>
              </w:pPrChange>
            </w:pPr>
            <w:del w:id="21391" w:author="James Vu" w:date="2024-04-18T23:27:00Z">
              <w:r w:rsidRPr="00167CE0" w:rsidDel="00E5719A">
                <w:rPr>
                  <w:b/>
                  <w:bCs/>
                  <w:sz w:val="28"/>
                  <w:szCs w:val="28"/>
                  <w:rPrChange w:id="21392" w:author="James Vu" w:date="2024-04-18T22:33:00Z">
                    <w:rPr>
                      <w:b/>
                      <w:bCs/>
                    </w:rPr>
                  </w:rPrChange>
                </w:rPr>
                <w:delText>Ký hiệu</w:delText>
              </w:r>
            </w:del>
          </w:p>
        </w:tc>
        <w:tc>
          <w:tcPr>
            <w:tcW w:w="567"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754CDBC" w14:textId="1911C548" w:rsidR="00421081" w:rsidRPr="00167CE0" w:rsidDel="00E5719A" w:rsidRDefault="00421081">
            <w:pPr>
              <w:widowControl w:val="0"/>
              <w:spacing w:before="120" w:after="120"/>
              <w:jc w:val="both"/>
              <w:rPr>
                <w:del w:id="21393" w:author="James Vu" w:date="2024-04-18T23:27:00Z"/>
                <w:b/>
                <w:bCs/>
                <w:sz w:val="28"/>
                <w:szCs w:val="28"/>
                <w:rPrChange w:id="21394" w:author="James Vu" w:date="2024-04-18T22:33:00Z">
                  <w:rPr>
                    <w:del w:id="21395" w:author="James Vu" w:date="2024-04-18T23:27:00Z"/>
                    <w:b/>
                    <w:bCs/>
                  </w:rPr>
                </w:rPrChange>
              </w:rPr>
              <w:pPrChange w:id="21396" w:author="James Vu" w:date="2024-04-18T22:33:00Z">
                <w:pPr>
                  <w:widowControl w:val="0"/>
                  <w:spacing w:before="120" w:after="120"/>
                  <w:jc w:val="center"/>
                </w:pPr>
              </w:pPrChange>
            </w:pPr>
            <w:del w:id="21397" w:author="James Vu" w:date="2024-04-18T23:27:00Z">
              <w:r w:rsidRPr="00167CE0" w:rsidDel="00E5719A">
                <w:rPr>
                  <w:b/>
                  <w:bCs/>
                  <w:sz w:val="28"/>
                  <w:szCs w:val="28"/>
                  <w:rPrChange w:id="21398" w:author="James Vu" w:date="2024-04-18T22:33:00Z">
                    <w:rPr>
                      <w:b/>
                      <w:bCs/>
                    </w:rPr>
                  </w:rPrChange>
                </w:rPr>
                <w:delText>Giá trị tính định mức</w:delText>
              </w:r>
            </w:del>
          </w:p>
        </w:tc>
        <w:tc>
          <w:tcPr>
            <w:tcW w:w="567"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2B656896" w14:textId="3B51E3FA" w:rsidR="00421081" w:rsidRPr="00167CE0" w:rsidDel="00E5719A" w:rsidRDefault="00421081">
            <w:pPr>
              <w:widowControl w:val="0"/>
              <w:spacing w:before="120" w:after="120"/>
              <w:jc w:val="both"/>
              <w:rPr>
                <w:del w:id="21399" w:author="James Vu" w:date="2024-04-18T23:27:00Z"/>
                <w:b/>
                <w:bCs/>
                <w:sz w:val="28"/>
                <w:szCs w:val="28"/>
                <w:rPrChange w:id="21400" w:author="James Vu" w:date="2024-04-18T22:33:00Z">
                  <w:rPr>
                    <w:del w:id="21401" w:author="James Vu" w:date="2024-04-18T23:27:00Z"/>
                    <w:b/>
                    <w:bCs/>
                  </w:rPr>
                </w:rPrChange>
              </w:rPr>
              <w:pPrChange w:id="21402" w:author="James Vu" w:date="2024-04-18T22:33:00Z">
                <w:pPr>
                  <w:widowControl w:val="0"/>
                  <w:spacing w:before="120" w:after="120"/>
                  <w:jc w:val="center"/>
                </w:pPr>
              </w:pPrChange>
            </w:pPr>
            <w:del w:id="21403" w:author="James Vu" w:date="2024-04-18T23:27:00Z">
              <w:r w:rsidRPr="00167CE0" w:rsidDel="00E5719A">
                <w:rPr>
                  <w:b/>
                  <w:bCs/>
                  <w:sz w:val="28"/>
                  <w:szCs w:val="28"/>
                  <w:rPrChange w:id="21404" w:author="James Vu" w:date="2024-04-18T22:33:00Z">
                    <w:rPr>
                      <w:b/>
                      <w:bCs/>
                    </w:rPr>
                  </w:rPrChange>
                </w:rPr>
                <w:delText>Chi phí trước thuế</w:delText>
              </w:r>
            </w:del>
          </w:p>
        </w:tc>
        <w:tc>
          <w:tcPr>
            <w:tcW w:w="468"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C69FA50" w14:textId="57272779" w:rsidR="00421081" w:rsidRPr="00167CE0" w:rsidDel="00E5719A" w:rsidRDefault="00421081">
            <w:pPr>
              <w:widowControl w:val="0"/>
              <w:spacing w:before="120" w:after="120"/>
              <w:jc w:val="both"/>
              <w:rPr>
                <w:del w:id="21405" w:author="James Vu" w:date="2024-04-18T23:27:00Z"/>
                <w:b/>
                <w:bCs/>
                <w:sz w:val="28"/>
                <w:szCs w:val="28"/>
                <w:rPrChange w:id="21406" w:author="James Vu" w:date="2024-04-18T22:33:00Z">
                  <w:rPr>
                    <w:del w:id="21407" w:author="James Vu" w:date="2024-04-18T23:27:00Z"/>
                    <w:b/>
                    <w:bCs/>
                  </w:rPr>
                </w:rPrChange>
              </w:rPr>
              <w:pPrChange w:id="21408" w:author="James Vu" w:date="2024-04-18T22:33:00Z">
                <w:pPr>
                  <w:widowControl w:val="0"/>
                  <w:spacing w:before="120" w:after="120"/>
                  <w:jc w:val="center"/>
                </w:pPr>
              </w:pPrChange>
            </w:pPr>
            <w:del w:id="21409" w:author="James Vu" w:date="2024-04-18T23:27:00Z">
              <w:r w:rsidRPr="00167CE0" w:rsidDel="00E5719A">
                <w:rPr>
                  <w:b/>
                  <w:bCs/>
                  <w:sz w:val="28"/>
                  <w:szCs w:val="28"/>
                  <w:rPrChange w:id="21410" w:author="James Vu" w:date="2024-04-18T22:33:00Z">
                    <w:rPr>
                      <w:b/>
                      <w:bCs/>
                    </w:rPr>
                  </w:rPrChange>
                </w:rPr>
                <w:delText>Thuế VAT</w:delText>
              </w:r>
            </w:del>
          </w:p>
        </w:tc>
        <w:tc>
          <w:tcPr>
            <w:tcW w:w="567"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38B4B544" w14:textId="7FB27532" w:rsidR="00421081" w:rsidRPr="00167CE0" w:rsidDel="00E5719A" w:rsidRDefault="00421081">
            <w:pPr>
              <w:widowControl w:val="0"/>
              <w:spacing w:before="120" w:after="120"/>
              <w:jc w:val="both"/>
              <w:rPr>
                <w:del w:id="21411" w:author="James Vu" w:date="2024-04-18T23:27:00Z"/>
                <w:b/>
                <w:bCs/>
                <w:sz w:val="28"/>
                <w:szCs w:val="28"/>
                <w:rPrChange w:id="21412" w:author="James Vu" w:date="2024-04-18T22:33:00Z">
                  <w:rPr>
                    <w:del w:id="21413" w:author="James Vu" w:date="2024-04-18T23:27:00Z"/>
                    <w:b/>
                    <w:bCs/>
                  </w:rPr>
                </w:rPrChange>
              </w:rPr>
              <w:pPrChange w:id="21414" w:author="James Vu" w:date="2024-04-18T22:33:00Z">
                <w:pPr>
                  <w:widowControl w:val="0"/>
                  <w:spacing w:before="120" w:after="120"/>
                  <w:jc w:val="center"/>
                </w:pPr>
              </w:pPrChange>
            </w:pPr>
            <w:del w:id="21415" w:author="James Vu" w:date="2024-04-18T23:27:00Z">
              <w:r w:rsidRPr="00167CE0" w:rsidDel="00E5719A">
                <w:rPr>
                  <w:b/>
                  <w:bCs/>
                  <w:sz w:val="28"/>
                  <w:szCs w:val="28"/>
                  <w:rPrChange w:id="21416" w:author="James Vu" w:date="2024-04-18T22:33:00Z">
                    <w:rPr>
                      <w:b/>
                      <w:bCs/>
                    </w:rPr>
                  </w:rPrChange>
                </w:rPr>
                <w:delText>Chi phí sau thuế</w:delText>
              </w:r>
            </w:del>
          </w:p>
        </w:tc>
        <w:tc>
          <w:tcPr>
            <w:tcW w:w="771"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079AC241" w14:textId="4C2C9A65" w:rsidR="00421081" w:rsidRPr="00167CE0" w:rsidDel="00E5719A" w:rsidRDefault="00421081">
            <w:pPr>
              <w:widowControl w:val="0"/>
              <w:spacing w:before="120" w:after="120"/>
              <w:jc w:val="both"/>
              <w:rPr>
                <w:del w:id="21417" w:author="James Vu" w:date="2024-04-18T23:27:00Z"/>
                <w:b/>
                <w:bCs/>
                <w:sz w:val="28"/>
                <w:szCs w:val="28"/>
                <w:rPrChange w:id="21418" w:author="James Vu" w:date="2024-04-18T22:33:00Z">
                  <w:rPr>
                    <w:del w:id="21419" w:author="James Vu" w:date="2024-04-18T23:27:00Z"/>
                    <w:b/>
                    <w:bCs/>
                  </w:rPr>
                </w:rPrChange>
              </w:rPr>
              <w:pPrChange w:id="21420" w:author="James Vu" w:date="2024-04-18T22:33:00Z">
                <w:pPr>
                  <w:widowControl w:val="0"/>
                  <w:spacing w:before="120" w:after="120"/>
                  <w:jc w:val="center"/>
                </w:pPr>
              </w:pPrChange>
            </w:pPr>
            <w:del w:id="21421" w:author="James Vu" w:date="2024-04-18T23:27:00Z">
              <w:r w:rsidRPr="00167CE0" w:rsidDel="00E5719A">
                <w:rPr>
                  <w:b/>
                  <w:bCs/>
                  <w:sz w:val="28"/>
                  <w:szCs w:val="28"/>
                  <w:rPrChange w:id="21422" w:author="James Vu" w:date="2024-04-18T22:33:00Z">
                    <w:rPr>
                      <w:b/>
                      <w:bCs/>
                    </w:rPr>
                  </w:rPrChange>
                </w:rPr>
                <w:delText>Căn cứ</w:delText>
              </w:r>
            </w:del>
          </w:p>
        </w:tc>
      </w:tr>
      <w:tr w:rsidR="002D5FBD" w:rsidRPr="00167CE0" w:rsidDel="00E5719A" w14:paraId="44D6E5FD" w14:textId="24A7E952" w:rsidTr="006138EB">
        <w:trPr>
          <w:del w:id="2142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403DB192" w14:textId="49DADE31" w:rsidR="00421081" w:rsidRPr="00167CE0" w:rsidDel="00E5719A" w:rsidRDefault="00421081">
            <w:pPr>
              <w:widowControl w:val="0"/>
              <w:spacing w:before="120" w:after="120"/>
              <w:jc w:val="both"/>
              <w:rPr>
                <w:del w:id="21424" w:author="James Vu" w:date="2024-04-18T23:27:00Z"/>
                <w:b/>
                <w:bCs/>
                <w:sz w:val="28"/>
                <w:szCs w:val="28"/>
                <w:rPrChange w:id="21425" w:author="James Vu" w:date="2024-04-18T22:33:00Z">
                  <w:rPr>
                    <w:del w:id="21426" w:author="James Vu" w:date="2024-04-18T23:27:00Z"/>
                    <w:b/>
                    <w:bCs/>
                  </w:rPr>
                </w:rPrChange>
              </w:rPr>
              <w:pPrChange w:id="21427" w:author="James Vu" w:date="2024-04-18T22:33:00Z">
                <w:pPr>
                  <w:widowControl w:val="0"/>
                  <w:spacing w:before="120" w:after="120"/>
                  <w:jc w:val="center"/>
                </w:pPr>
              </w:pPrChange>
            </w:pPr>
            <w:del w:id="21428" w:author="James Vu" w:date="2024-04-18T23:27:00Z">
              <w:r w:rsidRPr="00167CE0" w:rsidDel="00E5719A">
                <w:rPr>
                  <w:b/>
                  <w:bCs/>
                  <w:sz w:val="28"/>
                  <w:szCs w:val="28"/>
                  <w:rPrChange w:id="21429" w:author="James Vu" w:date="2024-04-18T22:33:00Z">
                    <w:rPr>
                      <w:b/>
                      <w:bCs/>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9D1F42D" w14:textId="36BE2E55" w:rsidR="00421081" w:rsidRPr="00167CE0" w:rsidDel="00E5719A" w:rsidRDefault="00421081">
            <w:pPr>
              <w:widowControl w:val="0"/>
              <w:spacing w:before="120" w:after="120"/>
              <w:jc w:val="both"/>
              <w:rPr>
                <w:del w:id="21430" w:author="James Vu" w:date="2024-04-18T23:27:00Z"/>
                <w:b/>
                <w:bCs/>
                <w:sz w:val="28"/>
                <w:szCs w:val="28"/>
                <w:rPrChange w:id="21431" w:author="James Vu" w:date="2024-04-18T22:33:00Z">
                  <w:rPr>
                    <w:del w:id="21432" w:author="James Vu" w:date="2024-04-18T23:27:00Z"/>
                    <w:b/>
                    <w:bCs/>
                  </w:rPr>
                </w:rPrChange>
              </w:rPr>
              <w:pPrChange w:id="21433" w:author="James Vu" w:date="2024-04-18T22:33:00Z">
                <w:pPr>
                  <w:widowControl w:val="0"/>
                  <w:spacing w:before="120" w:after="120"/>
                </w:pPr>
              </w:pPrChange>
            </w:pPr>
            <w:del w:id="21434" w:author="James Vu" w:date="2024-04-18T23:27:00Z">
              <w:r w:rsidRPr="00167CE0" w:rsidDel="00E5719A">
                <w:rPr>
                  <w:b/>
                  <w:bCs/>
                  <w:sz w:val="28"/>
                  <w:szCs w:val="28"/>
                  <w:rPrChange w:id="21435" w:author="James Vu" w:date="2024-04-18T22:33:00Z">
                    <w:rPr>
                      <w:b/>
                      <w:bCs/>
                    </w:rPr>
                  </w:rPrChange>
                </w:rPr>
                <w:delText>Chi phí xây lắp (Gxl)</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691166D" w14:textId="39044EE4" w:rsidR="00421081" w:rsidRPr="00167CE0" w:rsidDel="00E5719A" w:rsidRDefault="00421081">
            <w:pPr>
              <w:widowControl w:val="0"/>
              <w:spacing w:before="120" w:after="120"/>
              <w:jc w:val="both"/>
              <w:rPr>
                <w:del w:id="21436" w:author="James Vu" w:date="2024-04-18T23:27:00Z"/>
                <w:b/>
                <w:bCs/>
                <w:sz w:val="28"/>
                <w:szCs w:val="28"/>
                <w:rPrChange w:id="21437" w:author="James Vu" w:date="2024-04-18T22:33:00Z">
                  <w:rPr>
                    <w:del w:id="21438" w:author="James Vu" w:date="2024-04-18T23:27:00Z"/>
                    <w:b/>
                    <w:bCs/>
                  </w:rPr>
                </w:rPrChange>
              </w:rPr>
              <w:pPrChange w:id="21439"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2716104B" w14:textId="0A7F9114" w:rsidR="00421081" w:rsidRPr="00167CE0" w:rsidDel="00E5719A" w:rsidRDefault="00421081">
            <w:pPr>
              <w:widowControl w:val="0"/>
              <w:spacing w:before="120" w:after="120"/>
              <w:jc w:val="both"/>
              <w:rPr>
                <w:del w:id="21440" w:author="James Vu" w:date="2024-04-18T23:27:00Z"/>
                <w:b/>
                <w:bCs/>
                <w:sz w:val="28"/>
                <w:szCs w:val="28"/>
                <w:rPrChange w:id="21441" w:author="James Vu" w:date="2024-04-18T22:33:00Z">
                  <w:rPr>
                    <w:del w:id="21442" w:author="James Vu" w:date="2024-04-18T23:27:00Z"/>
                    <w:b/>
                    <w:bCs/>
                  </w:rPr>
                </w:rPrChange>
              </w:rPr>
              <w:pPrChange w:id="21443" w:author="James Vu" w:date="2024-04-18T22:33:00Z">
                <w:pPr>
                  <w:widowControl w:val="0"/>
                  <w:spacing w:before="120" w:after="120"/>
                  <w:jc w:val="center"/>
                </w:pPr>
              </w:pPrChange>
            </w:pPr>
            <w:del w:id="21444" w:author="James Vu" w:date="2024-04-18T23:27:00Z">
              <w:r w:rsidRPr="00167CE0" w:rsidDel="00E5719A">
                <w:rPr>
                  <w:b/>
                  <w:bCs/>
                  <w:sz w:val="28"/>
                  <w:szCs w:val="28"/>
                  <w:rPrChange w:id="21445" w:author="James Vu" w:date="2024-04-18T22:33:00Z">
                    <w:rPr>
                      <w:b/>
                      <w:bCs/>
                    </w:rPr>
                  </w:rPrChange>
                </w:rPr>
                <w:delText>G</w:delText>
              </w:r>
              <w:r w:rsidRPr="00167CE0" w:rsidDel="00E5719A">
                <w:rPr>
                  <w:b/>
                  <w:bCs/>
                  <w:color w:val="000000"/>
                  <w:sz w:val="28"/>
                  <w:szCs w:val="28"/>
                  <w:vertAlign w:val="subscript"/>
                  <w:rPrChange w:id="21446" w:author="James Vu" w:date="2024-04-18T22:33:00Z">
                    <w:rPr>
                      <w:b/>
                      <w:bCs/>
                      <w:color w:val="000000"/>
                      <w:vertAlign w:val="subscript"/>
                    </w:rPr>
                  </w:rPrChange>
                </w:rPr>
                <w:delText>XL</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47BC5AC" w14:textId="5AED5E9E" w:rsidR="00421081" w:rsidRPr="00167CE0" w:rsidDel="00E5719A" w:rsidRDefault="00421081">
            <w:pPr>
              <w:widowControl w:val="0"/>
              <w:spacing w:before="120" w:after="120"/>
              <w:jc w:val="both"/>
              <w:rPr>
                <w:del w:id="21447" w:author="James Vu" w:date="2024-04-18T23:27:00Z"/>
                <w:b/>
                <w:bCs/>
                <w:sz w:val="28"/>
                <w:szCs w:val="28"/>
                <w:rPrChange w:id="21448" w:author="James Vu" w:date="2024-04-18T22:33:00Z">
                  <w:rPr>
                    <w:del w:id="21449" w:author="James Vu" w:date="2024-04-18T23:27:00Z"/>
                    <w:b/>
                    <w:bCs/>
                  </w:rPr>
                </w:rPrChange>
              </w:rPr>
              <w:pPrChange w:id="21450"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B5B0257" w14:textId="2885CAB2" w:rsidR="00421081" w:rsidRPr="00167CE0" w:rsidDel="00E5719A" w:rsidRDefault="00421081">
            <w:pPr>
              <w:widowControl w:val="0"/>
              <w:spacing w:before="120" w:after="120"/>
              <w:jc w:val="both"/>
              <w:rPr>
                <w:del w:id="21451" w:author="James Vu" w:date="2024-04-18T23:27:00Z"/>
                <w:b/>
                <w:bCs/>
                <w:sz w:val="28"/>
                <w:szCs w:val="28"/>
                <w:rPrChange w:id="21452" w:author="James Vu" w:date="2024-04-18T22:33:00Z">
                  <w:rPr>
                    <w:del w:id="21453" w:author="James Vu" w:date="2024-04-18T23:27:00Z"/>
                    <w:b/>
                    <w:bCs/>
                  </w:rPr>
                </w:rPrChange>
              </w:rPr>
              <w:pPrChange w:id="21454" w:author="James Vu" w:date="2024-04-18T22:33:00Z">
                <w:pPr>
                  <w:widowControl w:val="0"/>
                  <w:spacing w:before="120" w:after="120"/>
                  <w:jc w:val="right"/>
                </w:pPr>
              </w:pPrChange>
            </w:pPr>
            <w:del w:id="21455" w:author="James Vu" w:date="2024-04-18T23:27:00Z">
              <w:r w:rsidRPr="00167CE0" w:rsidDel="00E5719A">
                <w:rPr>
                  <w:b/>
                  <w:bCs/>
                  <w:sz w:val="28"/>
                  <w:szCs w:val="28"/>
                  <w:rPrChange w:id="21456" w:author="James Vu" w:date="2024-04-18T22:33:00Z">
                    <w:rPr>
                      <w:b/>
                      <w:bCs/>
                    </w:rPr>
                  </w:rPrChange>
                </w:rPr>
                <w:delText>-</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1D75BFEA" w14:textId="20F84C48" w:rsidR="00421081" w:rsidRPr="00167CE0" w:rsidDel="00E5719A" w:rsidRDefault="00421081">
            <w:pPr>
              <w:widowControl w:val="0"/>
              <w:spacing w:before="120" w:after="120"/>
              <w:jc w:val="both"/>
              <w:rPr>
                <w:del w:id="21457" w:author="James Vu" w:date="2024-04-18T23:27:00Z"/>
                <w:b/>
                <w:bCs/>
                <w:sz w:val="28"/>
                <w:szCs w:val="28"/>
                <w:rPrChange w:id="21458" w:author="James Vu" w:date="2024-04-18T22:33:00Z">
                  <w:rPr>
                    <w:del w:id="21459" w:author="James Vu" w:date="2024-04-18T23:27:00Z"/>
                    <w:b/>
                    <w:bCs/>
                  </w:rPr>
                </w:rPrChange>
              </w:rPr>
              <w:pPrChange w:id="21460" w:author="James Vu" w:date="2024-04-18T22:33:00Z">
                <w:pPr>
                  <w:widowControl w:val="0"/>
                  <w:spacing w:before="120" w:after="120"/>
                  <w:jc w:val="right"/>
                </w:pPr>
              </w:pPrChange>
            </w:pPr>
            <w:del w:id="21461" w:author="James Vu" w:date="2024-04-18T23:27:00Z">
              <w:r w:rsidRPr="00167CE0" w:rsidDel="00E5719A">
                <w:rPr>
                  <w:b/>
                  <w:bCs/>
                  <w:sz w:val="28"/>
                  <w:szCs w:val="28"/>
                  <w:rPrChange w:id="21462" w:author="James Vu" w:date="2024-04-18T22:33:00Z">
                    <w:rPr>
                      <w:b/>
                      <w:bCs/>
                    </w:rPr>
                  </w:rPrChange>
                </w:rPr>
                <w:delText>-</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495034AC" w14:textId="5A4A7F7B" w:rsidR="00421081" w:rsidRPr="00167CE0" w:rsidDel="00E5719A" w:rsidRDefault="00421081">
            <w:pPr>
              <w:widowControl w:val="0"/>
              <w:spacing w:before="120" w:after="120"/>
              <w:jc w:val="both"/>
              <w:rPr>
                <w:del w:id="21463" w:author="James Vu" w:date="2024-04-18T23:27:00Z"/>
                <w:b/>
                <w:bCs/>
                <w:sz w:val="28"/>
                <w:szCs w:val="28"/>
                <w:rPrChange w:id="21464" w:author="James Vu" w:date="2024-04-18T22:33:00Z">
                  <w:rPr>
                    <w:del w:id="21465" w:author="James Vu" w:date="2024-04-18T23:27:00Z"/>
                    <w:b/>
                    <w:bCs/>
                  </w:rPr>
                </w:rPrChange>
              </w:rPr>
              <w:pPrChange w:id="21466" w:author="James Vu" w:date="2024-04-18T22:33:00Z">
                <w:pPr>
                  <w:widowControl w:val="0"/>
                  <w:spacing w:before="120" w:after="120"/>
                  <w:jc w:val="right"/>
                </w:pPr>
              </w:pPrChange>
            </w:pPr>
            <w:del w:id="21467" w:author="James Vu" w:date="2024-04-18T23:27:00Z">
              <w:r w:rsidRPr="00167CE0" w:rsidDel="00E5719A">
                <w:rPr>
                  <w:b/>
                  <w:bCs/>
                  <w:sz w:val="28"/>
                  <w:szCs w:val="28"/>
                  <w:rPrChange w:id="21468" w:author="James Vu" w:date="2024-04-18T22:33:00Z">
                    <w:rPr>
                      <w:b/>
                      <w:bCs/>
                    </w:rPr>
                  </w:rPrChange>
                </w:rPr>
                <w:delText>-</w:delText>
              </w:r>
            </w:del>
          </w:p>
        </w:tc>
        <w:tc>
          <w:tcPr>
            <w:tcW w:w="771" w:type="pct"/>
            <w:tcBorders>
              <w:top w:val="nil"/>
              <w:left w:val="nil"/>
              <w:bottom w:val="single" w:sz="4" w:space="0" w:color="auto"/>
              <w:right w:val="single" w:sz="4" w:space="0" w:color="auto"/>
            </w:tcBorders>
            <w:shd w:val="clear" w:color="auto" w:fill="FFFFFF" w:themeFill="background1"/>
            <w:noWrap/>
            <w:vAlign w:val="center"/>
            <w:hideMark/>
          </w:tcPr>
          <w:p w14:paraId="25017AF6" w14:textId="43B8D3F3" w:rsidR="00421081" w:rsidRPr="00167CE0" w:rsidDel="00E5719A" w:rsidRDefault="00421081">
            <w:pPr>
              <w:widowControl w:val="0"/>
              <w:spacing w:before="120" w:after="120"/>
              <w:jc w:val="both"/>
              <w:rPr>
                <w:del w:id="21469" w:author="James Vu" w:date="2024-04-18T23:27:00Z"/>
                <w:i/>
                <w:iCs/>
                <w:sz w:val="28"/>
                <w:szCs w:val="28"/>
                <w:rPrChange w:id="21470" w:author="James Vu" w:date="2024-04-18T22:33:00Z">
                  <w:rPr>
                    <w:del w:id="21471" w:author="James Vu" w:date="2024-04-18T23:27:00Z"/>
                    <w:i/>
                    <w:iCs/>
                  </w:rPr>
                </w:rPrChange>
              </w:rPr>
              <w:pPrChange w:id="21472" w:author="James Vu" w:date="2024-04-18T22:33:00Z">
                <w:pPr>
                  <w:widowControl w:val="0"/>
                  <w:spacing w:before="120" w:after="120"/>
                </w:pPr>
              </w:pPrChange>
            </w:pPr>
            <w:del w:id="21473" w:author="James Vu" w:date="2024-04-18T23:27:00Z">
              <w:r w:rsidRPr="00167CE0" w:rsidDel="00E5719A">
                <w:rPr>
                  <w:i/>
                  <w:iCs/>
                  <w:sz w:val="28"/>
                  <w:szCs w:val="28"/>
                  <w:rPrChange w:id="21474" w:author="James Vu" w:date="2024-04-18T22:33:00Z">
                    <w:rPr>
                      <w:i/>
                      <w:iCs/>
                    </w:rPr>
                  </w:rPrChange>
                </w:rPr>
                <w:delText> </w:delText>
              </w:r>
            </w:del>
          </w:p>
        </w:tc>
      </w:tr>
      <w:tr w:rsidR="002D5FBD" w:rsidRPr="00167CE0" w:rsidDel="00E5719A" w14:paraId="32A8672F" w14:textId="6D021760" w:rsidTr="006138EB">
        <w:trPr>
          <w:del w:id="21475"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34204B7" w14:textId="4109600E" w:rsidR="00421081" w:rsidRPr="00167CE0" w:rsidDel="00E5719A" w:rsidRDefault="00421081">
            <w:pPr>
              <w:widowControl w:val="0"/>
              <w:spacing w:before="120" w:after="120"/>
              <w:jc w:val="both"/>
              <w:rPr>
                <w:del w:id="21476" w:author="James Vu" w:date="2024-04-18T23:27:00Z"/>
                <w:sz w:val="28"/>
                <w:szCs w:val="28"/>
                <w:rPrChange w:id="21477" w:author="James Vu" w:date="2024-04-18T22:33:00Z">
                  <w:rPr>
                    <w:del w:id="21478" w:author="James Vu" w:date="2024-04-18T23:27:00Z"/>
                  </w:rPr>
                </w:rPrChange>
              </w:rPr>
              <w:pPrChange w:id="21479" w:author="James Vu" w:date="2024-04-18T22:33:00Z">
                <w:pPr>
                  <w:widowControl w:val="0"/>
                  <w:spacing w:before="120" w:after="120"/>
                  <w:jc w:val="center"/>
                </w:pPr>
              </w:pPrChange>
            </w:pPr>
            <w:del w:id="21480" w:author="James Vu" w:date="2024-04-18T23:27:00Z">
              <w:r w:rsidRPr="00167CE0" w:rsidDel="00E5719A">
                <w:rPr>
                  <w:sz w:val="28"/>
                  <w:szCs w:val="28"/>
                  <w:rPrChange w:id="21481" w:author="James Vu" w:date="2024-04-18T22:33:00Z">
                    <w:rPr/>
                  </w:rPrChange>
                </w:rPr>
                <w:delText>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6BB7FE1" w14:textId="40B02356" w:rsidR="00421081" w:rsidRPr="00167CE0" w:rsidDel="00E5719A" w:rsidRDefault="00421081">
            <w:pPr>
              <w:widowControl w:val="0"/>
              <w:spacing w:before="120" w:after="120"/>
              <w:jc w:val="both"/>
              <w:rPr>
                <w:del w:id="21482" w:author="James Vu" w:date="2024-04-18T23:27:00Z"/>
                <w:sz w:val="28"/>
                <w:szCs w:val="28"/>
                <w:rPrChange w:id="21483" w:author="James Vu" w:date="2024-04-18T22:33:00Z">
                  <w:rPr>
                    <w:del w:id="21484" w:author="James Vu" w:date="2024-04-18T23:27:00Z"/>
                  </w:rPr>
                </w:rPrChange>
              </w:rPr>
              <w:pPrChange w:id="21485" w:author="James Vu" w:date="2024-04-18T22:33:00Z">
                <w:pPr>
                  <w:widowControl w:val="0"/>
                  <w:spacing w:before="120" w:after="120"/>
                </w:pPr>
              </w:pPrChange>
            </w:pPr>
            <w:del w:id="21486" w:author="James Vu" w:date="2024-04-18T23:27:00Z">
              <w:r w:rsidRPr="00167CE0" w:rsidDel="00E5719A">
                <w:rPr>
                  <w:sz w:val="28"/>
                  <w:szCs w:val="28"/>
                  <w:rPrChange w:id="21487" w:author="James Vu" w:date="2024-04-18T22:33:00Z">
                    <w:rPr/>
                  </w:rPrChange>
                </w:rPr>
                <w:delText>Chi phí xây lắp</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2259257" w14:textId="40486206" w:rsidR="00421081" w:rsidRPr="00167CE0" w:rsidDel="00E5719A" w:rsidRDefault="00421081">
            <w:pPr>
              <w:widowControl w:val="0"/>
              <w:spacing w:before="120" w:after="120"/>
              <w:jc w:val="both"/>
              <w:rPr>
                <w:del w:id="21488" w:author="James Vu" w:date="2024-04-18T23:27:00Z"/>
                <w:sz w:val="28"/>
                <w:szCs w:val="28"/>
                <w:rPrChange w:id="21489" w:author="James Vu" w:date="2024-04-18T22:33:00Z">
                  <w:rPr>
                    <w:del w:id="21490" w:author="James Vu" w:date="2024-04-18T23:27:00Z"/>
                  </w:rPr>
                </w:rPrChange>
              </w:rPr>
              <w:pPrChange w:id="21491"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666BD58A" w14:textId="33E55A78" w:rsidR="00421081" w:rsidRPr="00167CE0" w:rsidDel="00E5719A" w:rsidRDefault="00421081">
            <w:pPr>
              <w:widowControl w:val="0"/>
              <w:spacing w:before="120" w:after="120"/>
              <w:jc w:val="both"/>
              <w:rPr>
                <w:del w:id="21492" w:author="James Vu" w:date="2024-04-18T23:27:00Z"/>
                <w:sz w:val="28"/>
                <w:szCs w:val="28"/>
                <w:rPrChange w:id="21493" w:author="James Vu" w:date="2024-04-18T22:33:00Z">
                  <w:rPr>
                    <w:del w:id="21494" w:author="James Vu" w:date="2024-04-18T23:27:00Z"/>
                  </w:rPr>
                </w:rPrChange>
              </w:rPr>
              <w:pPrChange w:id="21495"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1EC0957" w14:textId="00CC82B7" w:rsidR="00421081" w:rsidRPr="00167CE0" w:rsidDel="00E5719A" w:rsidRDefault="00421081">
            <w:pPr>
              <w:widowControl w:val="0"/>
              <w:spacing w:before="120" w:after="120"/>
              <w:jc w:val="both"/>
              <w:rPr>
                <w:del w:id="21496" w:author="James Vu" w:date="2024-04-18T23:27:00Z"/>
                <w:sz w:val="28"/>
                <w:szCs w:val="28"/>
                <w:rPrChange w:id="21497" w:author="James Vu" w:date="2024-04-18T22:33:00Z">
                  <w:rPr>
                    <w:del w:id="21498" w:author="James Vu" w:date="2024-04-18T23:27:00Z"/>
                  </w:rPr>
                </w:rPrChange>
              </w:rPr>
              <w:pPrChange w:id="21499"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72F3242" w14:textId="40BF6725" w:rsidR="00421081" w:rsidRPr="00167CE0" w:rsidDel="00E5719A" w:rsidRDefault="00421081">
            <w:pPr>
              <w:widowControl w:val="0"/>
              <w:spacing w:before="120" w:after="120"/>
              <w:jc w:val="both"/>
              <w:rPr>
                <w:del w:id="21500" w:author="James Vu" w:date="2024-04-18T23:27:00Z"/>
                <w:sz w:val="28"/>
                <w:szCs w:val="28"/>
                <w:rPrChange w:id="21501" w:author="James Vu" w:date="2024-04-18T22:33:00Z">
                  <w:rPr>
                    <w:del w:id="21502" w:author="James Vu" w:date="2024-04-18T23:27:00Z"/>
                  </w:rPr>
                </w:rPrChange>
              </w:rPr>
              <w:pPrChange w:id="21503" w:author="James Vu" w:date="2024-04-18T22:33:00Z">
                <w:pPr>
                  <w:widowControl w:val="0"/>
                  <w:spacing w:before="120" w:after="120"/>
                  <w:jc w:val="right"/>
                </w:pPr>
              </w:pPrChange>
            </w:pPr>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18A7FE26" w14:textId="09E4C6EB" w:rsidR="00421081" w:rsidRPr="00167CE0" w:rsidDel="00E5719A" w:rsidRDefault="00421081">
            <w:pPr>
              <w:widowControl w:val="0"/>
              <w:spacing w:before="120" w:after="120"/>
              <w:jc w:val="both"/>
              <w:rPr>
                <w:del w:id="21504" w:author="James Vu" w:date="2024-04-18T23:27:00Z"/>
                <w:sz w:val="28"/>
                <w:szCs w:val="28"/>
                <w:rPrChange w:id="21505" w:author="James Vu" w:date="2024-04-18T22:33:00Z">
                  <w:rPr>
                    <w:del w:id="21506" w:author="James Vu" w:date="2024-04-18T23:27:00Z"/>
                  </w:rPr>
                </w:rPrChange>
              </w:rPr>
              <w:pPrChange w:id="21507" w:author="James Vu" w:date="2024-04-18T22:33:00Z">
                <w:pPr>
                  <w:widowControl w:val="0"/>
                  <w:spacing w:before="120" w:after="120"/>
                  <w:jc w:val="right"/>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FCDA80E" w14:textId="28AFE776" w:rsidR="00421081" w:rsidRPr="00167CE0" w:rsidDel="00E5719A" w:rsidRDefault="00421081">
            <w:pPr>
              <w:widowControl w:val="0"/>
              <w:spacing w:before="120" w:after="120"/>
              <w:jc w:val="both"/>
              <w:rPr>
                <w:del w:id="21508" w:author="James Vu" w:date="2024-04-18T23:27:00Z"/>
                <w:sz w:val="28"/>
                <w:szCs w:val="28"/>
                <w:rPrChange w:id="21509" w:author="James Vu" w:date="2024-04-18T22:33:00Z">
                  <w:rPr>
                    <w:del w:id="21510" w:author="James Vu" w:date="2024-04-18T23:27:00Z"/>
                  </w:rPr>
                </w:rPrChange>
              </w:rPr>
              <w:pPrChange w:id="21511" w:author="James Vu" w:date="2024-04-18T22:33:00Z">
                <w:pPr>
                  <w:widowControl w:val="0"/>
                  <w:spacing w:before="120" w:after="120"/>
                  <w:jc w:val="right"/>
                </w:pPr>
              </w:pPrChange>
            </w:pPr>
          </w:p>
        </w:tc>
        <w:tc>
          <w:tcPr>
            <w:tcW w:w="771" w:type="pct"/>
            <w:tcBorders>
              <w:top w:val="nil"/>
              <w:left w:val="nil"/>
              <w:bottom w:val="single" w:sz="4" w:space="0" w:color="auto"/>
              <w:right w:val="single" w:sz="4" w:space="0" w:color="auto"/>
            </w:tcBorders>
            <w:shd w:val="clear" w:color="auto" w:fill="FFFFFF" w:themeFill="background1"/>
            <w:vAlign w:val="center"/>
            <w:hideMark/>
          </w:tcPr>
          <w:p w14:paraId="0FB52064" w14:textId="2187ACEF" w:rsidR="00421081" w:rsidRPr="00167CE0" w:rsidDel="00E5719A" w:rsidRDefault="00421081">
            <w:pPr>
              <w:widowControl w:val="0"/>
              <w:spacing w:before="120" w:after="120"/>
              <w:jc w:val="both"/>
              <w:rPr>
                <w:del w:id="21512" w:author="James Vu" w:date="2024-04-18T23:27:00Z"/>
                <w:i/>
                <w:iCs/>
                <w:sz w:val="28"/>
                <w:szCs w:val="28"/>
                <w:rPrChange w:id="21513" w:author="James Vu" w:date="2024-04-18T22:33:00Z">
                  <w:rPr>
                    <w:del w:id="21514" w:author="James Vu" w:date="2024-04-18T23:27:00Z"/>
                    <w:i/>
                    <w:iCs/>
                  </w:rPr>
                </w:rPrChange>
              </w:rPr>
              <w:pPrChange w:id="21515" w:author="James Vu" w:date="2024-04-18T22:33:00Z">
                <w:pPr>
                  <w:widowControl w:val="0"/>
                  <w:spacing w:before="120" w:after="120"/>
                </w:pPr>
              </w:pPrChange>
            </w:pPr>
            <w:del w:id="21516" w:author="James Vu" w:date="2024-04-18T23:27:00Z">
              <w:r w:rsidRPr="00167CE0" w:rsidDel="00E5719A">
                <w:rPr>
                  <w:i/>
                  <w:iCs/>
                  <w:sz w:val="28"/>
                  <w:szCs w:val="28"/>
                  <w:rPrChange w:id="21517" w:author="James Vu" w:date="2024-04-18T22:33:00Z">
                    <w:rPr>
                      <w:i/>
                      <w:iCs/>
                    </w:rPr>
                  </w:rPrChange>
                </w:rPr>
                <w:delText> </w:delText>
              </w:r>
            </w:del>
          </w:p>
        </w:tc>
      </w:tr>
      <w:tr w:rsidR="002D5FBD" w:rsidRPr="00167CE0" w:rsidDel="00E5719A" w14:paraId="6858B93E" w14:textId="306162A8" w:rsidTr="006138EB">
        <w:trPr>
          <w:del w:id="21518"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18B3B2A" w14:textId="4DCA08A8" w:rsidR="00421081" w:rsidRPr="00167CE0" w:rsidDel="00E5719A" w:rsidRDefault="00421081">
            <w:pPr>
              <w:widowControl w:val="0"/>
              <w:spacing w:before="120" w:after="120"/>
              <w:jc w:val="both"/>
              <w:rPr>
                <w:del w:id="21519" w:author="James Vu" w:date="2024-04-18T23:27:00Z"/>
                <w:b/>
                <w:bCs/>
                <w:sz w:val="28"/>
                <w:szCs w:val="28"/>
                <w:rPrChange w:id="21520" w:author="James Vu" w:date="2024-04-18T22:33:00Z">
                  <w:rPr>
                    <w:del w:id="21521" w:author="James Vu" w:date="2024-04-18T23:27:00Z"/>
                    <w:b/>
                    <w:bCs/>
                  </w:rPr>
                </w:rPrChange>
              </w:rPr>
              <w:pPrChange w:id="21522" w:author="James Vu" w:date="2024-04-18T22:33:00Z">
                <w:pPr>
                  <w:widowControl w:val="0"/>
                  <w:spacing w:before="120" w:after="120"/>
                  <w:jc w:val="center"/>
                </w:pPr>
              </w:pPrChange>
            </w:pPr>
            <w:del w:id="21523" w:author="James Vu" w:date="2024-04-18T23:27:00Z">
              <w:r w:rsidRPr="00167CE0" w:rsidDel="00E5719A">
                <w:rPr>
                  <w:b/>
                  <w:bCs/>
                  <w:sz w:val="28"/>
                  <w:szCs w:val="28"/>
                  <w:rPrChange w:id="21524" w:author="James Vu" w:date="2024-04-18T22:33:00Z">
                    <w:rPr>
                      <w:b/>
                      <w:bCs/>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5695980" w14:textId="4EB8A636" w:rsidR="00421081" w:rsidRPr="00167CE0" w:rsidDel="00E5719A" w:rsidRDefault="00421081">
            <w:pPr>
              <w:widowControl w:val="0"/>
              <w:spacing w:before="120" w:after="120"/>
              <w:jc w:val="both"/>
              <w:rPr>
                <w:del w:id="21525" w:author="James Vu" w:date="2024-04-18T23:27:00Z"/>
                <w:b/>
                <w:bCs/>
                <w:sz w:val="28"/>
                <w:szCs w:val="28"/>
                <w:rPrChange w:id="21526" w:author="James Vu" w:date="2024-04-18T22:33:00Z">
                  <w:rPr>
                    <w:del w:id="21527" w:author="James Vu" w:date="2024-04-18T23:27:00Z"/>
                    <w:b/>
                    <w:bCs/>
                  </w:rPr>
                </w:rPrChange>
              </w:rPr>
              <w:pPrChange w:id="21528" w:author="James Vu" w:date="2024-04-18T22:33:00Z">
                <w:pPr>
                  <w:widowControl w:val="0"/>
                  <w:spacing w:before="120" w:after="120"/>
                </w:pPr>
              </w:pPrChange>
            </w:pPr>
            <w:del w:id="21529" w:author="James Vu" w:date="2024-04-18T23:27:00Z">
              <w:r w:rsidRPr="00167CE0" w:rsidDel="00E5719A">
                <w:rPr>
                  <w:b/>
                  <w:bCs/>
                  <w:sz w:val="28"/>
                  <w:szCs w:val="28"/>
                  <w:rPrChange w:id="21530" w:author="James Vu" w:date="2024-04-18T22:33:00Z">
                    <w:rPr>
                      <w:b/>
                      <w:bCs/>
                    </w:rPr>
                  </w:rPrChange>
                </w:rPr>
                <w:delText>Chi phí thiết bị</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459B79E3" w14:textId="1CCD477A" w:rsidR="00421081" w:rsidRPr="00167CE0" w:rsidDel="00E5719A" w:rsidRDefault="00421081">
            <w:pPr>
              <w:widowControl w:val="0"/>
              <w:spacing w:before="120" w:after="120"/>
              <w:jc w:val="both"/>
              <w:rPr>
                <w:del w:id="21531" w:author="James Vu" w:date="2024-04-18T23:27:00Z"/>
                <w:b/>
                <w:bCs/>
                <w:sz w:val="28"/>
                <w:szCs w:val="28"/>
                <w:rPrChange w:id="21532" w:author="James Vu" w:date="2024-04-18T22:33:00Z">
                  <w:rPr>
                    <w:del w:id="21533" w:author="James Vu" w:date="2024-04-18T23:27:00Z"/>
                    <w:b/>
                    <w:bCs/>
                  </w:rPr>
                </w:rPrChange>
              </w:rPr>
              <w:pPrChange w:id="21534"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89FDE77" w14:textId="6A176694" w:rsidR="00421081" w:rsidRPr="00167CE0" w:rsidDel="00E5719A" w:rsidRDefault="00421081">
            <w:pPr>
              <w:widowControl w:val="0"/>
              <w:spacing w:before="120" w:after="120"/>
              <w:jc w:val="both"/>
              <w:rPr>
                <w:del w:id="21535" w:author="James Vu" w:date="2024-04-18T23:27:00Z"/>
                <w:b/>
                <w:bCs/>
                <w:sz w:val="28"/>
                <w:szCs w:val="28"/>
                <w:rPrChange w:id="21536" w:author="James Vu" w:date="2024-04-18T22:33:00Z">
                  <w:rPr>
                    <w:del w:id="21537" w:author="James Vu" w:date="2024-04-18T23:27:00Z"/>
                    <w:b/>
                    <w:bCs/>
                  </w:rPr>
                </w:rPrChange>
              </w:rPr>
              <w:pPrChange w:id="21538" w:author="James Vu" w:date="2024-04-18T22:33:00Z">
                <w:pPr>
                  <w:widowControl w:val="0"/>
                  <w:spacing w:before="120" w:after="120"/>
                  <w:jc w:val="center"/>
                </w:pPr>
              </w:pPrChange>
            </w:pPr>
            <w:del w:id="21539" w:author="James Vu" w:date="2024-04-18T23:27:00Z">
              <w:r w:rsidRPr="00167CE0" w:rsidDel="00E5719A">
                <w:rPr>
                  <w:b/>
                  <w:bCs/>
                  <w:sz w:val="28"/>
                  <w:szCs w:val="28"/>
                  <w:rPrChange w:id="21540" w:author="James Vu" w:date="2024-04-18T22:33:00Z">
                    <w:rPr>
                      <w:b/>
                      <w:bCs/>
                    </w:rPr>
                  </w:rPrChange>
                </w:rPr>
                <w:delText>G</w:delText>
              </w:r>
              <w:r w:rsidRPr="00167CE0" w:rsidDel="00E5719A">
                <w:rPr>
                  <w:b/>
                  <w:bCs/>
                  <w:color w:val="000000"/>
                  <w:sz w:val="28"/>
                  <w:szCs w:val="28"/>
                  <w:vertAlign w:val="subscript"/>
                  <w:rPrChange w:id="21541" w:author="James Vu" w:date="2024-04-18T22:33:00Z">
                    <w:rPr>
                      <w:b/>
                      <w:bCs/>
                      <w:color w:val="000000"/>
                      <w:vertAlign w:val="subscript"/>
                    </w:rPr>
                  </w:rPrChange>
                </w:rPr>
                <w:delText>TB</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82675BD" w14:textId="1EC734B4" w:rsidR="00421081" w:rsidRPr="00167CE0" w:rsidDel="00E5719A" w:rsidRDefault="00421081">
            <w:pPr>
              <w:widowControl w:val="0"/>
              <w:spacing w:before="120" w:after="120"/>
              <w:jc w:val="both"/>
              <w:rPr>
                <w:del w:id="21542" w:author="James Vu" w:date="2024-04-18T23:27:00Z"/>
                <w:b/>
                <w:bCs/>
                <w:sz w:val="28"/>
                <w:szCs w:val="28"/>
                <w:rPrChange w:id="21543" w:author="James Vu" w:date="2024-04-18T22:33:00Z">
                  <w:rPr>
                    <w:del w:id="21544" w:author="James Vu" w:date="2024-04-18T23:27:00Z"/>
                    <w:b/>
                    <w:bCs/>
                  </w:rPr>
                </w:rPrChange>
              </w:rPr>
              <w:pPrChange w:id="21545"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67FACE6" w14:textId="64E29B32" w:rsidR="00421081" w:rsidRPr="00167CE0" w:rsidDel="00E5719A" w:rsidRDefault="00421081">
            <w:pPr>
              <w:widowControl w:val="0"/>
              <w:spacing w:before="120" w:after="120"/>
              <w:jc w:val="both"/>
              <w:rPr>
                <w:del w:id="21546" w:author="James Vu" w:date="2024-04-18T23:27:00Z"/>
                <w:b/>
                <w:bCs/>
                <w:sz w:val="28"/>
                <w:szCs w:val="28"/>
                <w:rPrChange w:id="21547" w:author="James Vu" w:date="2024-04-18T22:33:00Z">
                  <w:rPr>
                    <w:del w:id="21548" w:author="James Vu" w:date="2024-04-18T23:27:00Z"/>
                    <w:b/>
                    <w:bCs/>
                  </w:rPr>
                </w:rPrChange>
              </w:rPr>
              <w:pPrChange w:id="21549" w:author="James Vu" w:date="2024-04-18T22:33:00Z">
                <w:pPr>
                  <w:widowControl w:val="0"/>
                  <w:spacing w:before="120" w:after="120"/>
                  <w:jc w:val="right"/>
                </w:pPr>
              </w:pPrChange>
            </w:pPr>
            <w:del w:id="21550" w:author="James Vu" w:date="2024-04-18T23:27:00Z">
              <w:r w:rsidRPr="00167CE0" w:rsidDel="00E5719A">
                <w:rPr>
                  <w:b/>
                  <w:bCs/>
                  <w:sz w:val="28"/>
                  <w:szCs w:val="28"/>
                  <w:rPrChange w:id="21551" w:author="James Vu" w:date="2024-04-18T22:33:00Z">
                    <w:rPr>
                      <w:b/>
                      <w:bCs/>
                    </w:rPr>
                  </w:rPrChange>
                </w:rPr>
                <w:delText>25.131.106.566</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4B18DA35" w14:textId="222B7160" w:rsidR="00421081" w:rsidRPr="00167CE0" w:rsidDel="00E5719A" w:rsidRDefault="00421081">
            <w:pPr>
              <w:widowControl w:val="0"/>
              <w:spacing w:before="120" w:after="120"/>
              <w:jc w:val="both"/>
              <w:rPr>
                <w:del w:id="21552" w:author="James Vu" w:date="2024-04-18T23:27:00Z"/>
                <w:b/>
                <w:bCs/>
                <w:sz w:val="28"/>
                <w:szCs w:val="28"/>
                <w:rPrChange w:id="21553" w:author="James Vu" w:date="2024-04-18T22:33:00Z">
                  <w:rPr>
                    <w:del w:id="21554" w:author="James Vu" w:date="2024-04-18T23:27:00Z"/>
                    <w:b/>
                    <w:bCs/>
                  </w:rPr>
                </w:rPrChange>
              </w:rPr>
              <w:pPrChange w:id="21555" w:author="James Vu" w:date="2024-04-18T22:33:00Z">
                <w:pPr>
                  <w:widowControl w:val="0"/>
                  <w:spacing w:before="120" w:after="120"/>
                  <w:jc w:val="right"/>
                </w:pPr>
              </w:pPrChange>
            </w:pPr>
            <w:del w:id="21556" w:author="James Vu" w:date="2024-04-18T23:27:00Z">
              <w:r w:rsidRPr="00167CE0" w:rsidDel="00E5719A">
                <w:rPr>
                  <w:b/>
                  <w:bCs/>
                  <w:sz w:val="28"/>
                  <w:szCs w:val="28"/>
                  <w:rPrChange w:id="21557" w:author="James Vu" w:date="2024-04-18T22:33:00Z">
                    <w:rPr>
                      <w:b/>
                      <w:bCs/>
                    </w:rPr>
                  </w:rPrChange>
                </w:rPr>
                <w:delText>765.698.905</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1377F740" w14:textId="32FC947C" w:rsidR="00421081" w:rsidRPr="00167CE0" w:rsidDel="00E5719A" w:rsidRDefault="00421081">
            <w:pPr>
              <w:widowControl w:val="0"/>
              <w:spacing w:before="120" w:after="120"/>
              <w:jc w:val="both"/>
              <w:rPr>
                <w:del w:id="21558" w:author="James Vu" w:date="2024-04-18T23:27:00Z"/>
                <w:b/>
                <w:bCs/>
                <w:sz w:val="28"/>
                <w:szCs w:val="28"/>
                <w:rPrChange w:id="21559" w:author="James Vu" w:date="2024-04-18T22:33:00Z">
                  <w:rPr>
                    <w:del w:id="21560" w:author="James Vu" w:date="2024-04-18T23:27:00Z"/>
                    <w:b/>
                    <w:bCs/>
                  </w:rPr>
                </w:rPrChange>
              </w:rPr>
              <w:pPrChange w:id="21561" w:author="James Vu" w:date="2024-04-18T22:33:00Z">
                <w:pPr>
                  <w:widowControl w:val="0"/>
                  <w:spacing w:before="120" w:after="120"/>
                  <w:jc w:val="right"/>
                </w:pPr>
              </w:pPrChange>
            </w:pPr>
            <w:del w:id="21562" w:author="James Vu" w:date="2024-04-18T23:27:00Z">
              <w:r w:rsidRPr="00167CE0" w:rsidDel="00E5719A">
                <w:rPr>
                  <w:b/>
                  <w:bCs/>
                  <w:sz w:val="28"/>
                  <w:szCs w:val="28"/>
                  <w:rPrChange w:id="21563" w:author="James Vu" w:date="2024-04-18T22:33:00Z">
                    <w:rPr>
                      <w:b/>
                      <w:bCs/>
                    </w:rPr>
                  </w:rPrChange>
                </w:rPr>
                <w:delText>25.896.805.471</w:delText>
              </w:r>
            </w:del>
          </w:p>
        </w:tc>
        <w:tc>
          <w:tcPr>
            <w:tcW w:w="771" w:type="pct"/>
            <w:tcBorders>
              <w:top w:val="nil"/>
              <w:left w:val="nil"/>
              <w:bottom w:val="single" w:sz="4" w:space="0" w:color="auto"/>
              <w:right w:val="single" w:sz="4" w:space="0" w:color="auto"/>
            </w:tcBorders>
            <w:shd w:val="clear" w:color="auto" w:fill="FFFFFF" w:themeFill="background1"/>
            <w:noWrap/>
            <w:vAlign w:val="center"/>
            <w:hideMark/>
          </w:tcPr>
          <w:p w14:paraId="7C551D7A" w14:textId="09F5A902" w:rsidR="00421081" w:rsidRPr="00167CE0" w:rsidDel="00E5719A" w:rsidRDefault="00421081">
            <w:pPr>
              <w:widowControl w:val="0"/>
              <w:spacing w:before="120" w:after="120"/>
              <w:jc w:val="both"/>
              <w:rPr>
                <w:del w:id="21564" w:author="James Vu" w:date="2024-04-18T23:27:00Z"/>
                <w:i/>
                <w:iCs/>
                <w:sz w:val="28"/>
                <w:szCs w:val="28"/>
                <w:rPrChange w:id="21565" w:author="James Vu" w:date="2024-04-18T22:33:00Z">
                  <w:rPr>
                    <w:del w:id="21566" w:author="James Vu" w:date="2024-04-18T23:27:00Z"/>
                    <w:i/>
                    <w:iCs/>
                  </w:rPr>
                </w:rPrChange>
              </w:rPr>
              <w:pPrChange w:id="21567" w:author="James Vu" w:date="2024-04-18T22:33:00Z">
                <w:pPr>
                  <w:widowControl w:val="0"/>
                  <w:spacing w:before="120" w:after="120"/>
                </w:pPr>
              </w:pPrChange>
            </w:pPr>
            <w:del w:id="21568" w:author="James Vu" w:date="2024-04-18T23:27:00Z">
              <w:r w:rsidRPr="00167CE0" w:rsidDel="00E5719A">
                <w:rPr>
                  <w:i/>
                  <w:iCs/>
                  <w:sz w:val="28"/>
                  <w:szCs w:val="28"/>
                  <w:rPrChange w:id="21569" w:author="James Vu" w:date="2024-04-18T22:33:00Z">
                    <w:rPr>
                      <w:i/>
                      <w:iCs/>
                    </w:rPr>
                  </w:rPrChange>
                </w:rPr>
                <w:delText> </w:delText>
              </w:r>
            </w:del>
          </w:p>
        </w:tc>
      </w:tr>
      <w:tr w:rsidR="002D5FBD" w:rsidRPr="00167CE0" w:rsidDel="00E5719A" w14:paraId="30629349" w14:textId="6AAA2C02" w:rsidTr="006138EB">
        <w:trPr>
          <w:del w:id="21570"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EC77D54" w14:textId="1A76566C" w:rsidR="00421081" w:rsidRPr="00167CE0" w:rsidDel="00E5719A" w:rsidRDefault="00421081">
            <w:pPr>
              <w:widowControl w:val="0"/>
              <w:spacing w:before="120" w:after="120"/>
              <w:jc w:val="both"/>
              <w:rPr>
                <w:del w:id="21571" w:author="James Vu" w:date="2024-04-18T23:27:00Z"/>
                <w:b/>
                <w:bCs/>
                <w:sz w:val="28"/>
                <w:szCs w:val="28"/>
                <w:rPrChange w:id="21572" w:author="James Vu" w:date="2024-04-18T22:33:00Z">
                  <w:rPr>
                    <w:del w:id="21573" w:author="James Vu" w:date="2024-04-18T23:27:00Z"/>
                    <w:b/>
                    <w:bCs/>
                  </w:rPr>
                </w:rPrChange>
              </w:rPr>
              <w:pPrChange w:id="21574" w:author="James Vu" w:date="2024-04-18T22:33:00Z">
                <w:pPr>
                  <w:widowControl w:val="0"/>
                  <w:spacing w:before="120" w:after="120"/>
                  <w:jc w:val="center"/>
                </w:pPr>
              </w:pPrChange>
            </w:pPr>
            <w:del w:id="21575" w:author="James Vu" w:date="2024-04-18T23:27:00Z">
              <w:r w:rsidRPr="00167CE0" w:rsidDel="00E5719A">
                <w:rPr>
                  <w:b/>
                  <w:bCs/>
                  <w:sz w:val="28"/>
                  <w:szCs w:val="28"/>
                  <w:rPrChange w:id="21576" w:author="James Vu" w:date="2024-04-18T22:33:00Z">
                    <w:rPr>
                      <w:b/>
                      <w:bCs/>
                    </w:rPr>
                  </w:rPrChange>
                </w:rPr>
                <w:delText>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361FD862" w14:textId="0D9BF354" w:rsidR="00421081" w:rsidRPr="00167CE0" w:rsidDel="00E5719A" w:rsidRDefault="00421081">
            <w:pPr>
              <w:widowControl w:val="0"/>
              <w:spacing w:before="120" w:after="120"/>
              <w:jc w:val="both"/>
              <w:rPr>
                <w:del w:id="21577" w:author="James Vu" w:date="2024-04-18T23:27:00Z"/>
                <w:b/>
                <w:bCs/>
                <w:sz w:val="28"/>
                <w:szCs w:val="28"/>
                <w:rPrChange w:id="21578" w:author="James Vu" w:date="2024-04-18T22:33:00Z">
                  <w:rPr>
                    <w:del w:id="21579" w:author="James Vu" w:date="2024-04-18T23:27:00Z"/>
                    <w:b/>
                    <w:bCs/>
                  </w:rPr>
                </w:rPrChange>
              </w:rPr>
              <w:pPrChange w:id="21580" w:author="James Vu" w:date="2024-04-18T22:33:00Z">
                <w:pPr>
                  <w:widowControl w:val="0"/>
                  <w:spacing w:before="120" w:after="120"/>
                </w:pPr>
              </w:pPrChange>
            </w:pPr>
            <w:del w:id="21581" w:author="James Vu" w:date="2024-04-18T23:27:00Z">
              <w:r w:rsidRPr="00167CE0" w:rsidDel="00E5719A">
                <w:rPr>
                  <w:b/>
                  <w:bCs/>
                  <w:sz w:val="28"/>
                  <w:szCs w:val="28"/>
                  <w:rPrChange w:id="21582" w:author="James Vu" w:date="2024-04-18T22:33:00Z">
                    <w:rPr>
                      <w:b/>
                      <w:bCs/>
                    </w:rPr>
                  </w:rPrChange>
                </w:rPr>
                <w:delText>Hạng mục hạ tầng kỹ thuật</w:delText>
              </w:r>
              <w:r w:rsidR="003A3F56" w:rsidRPr="00167CE0" w:rsidDel="00E5719A">
                <w:rPr>
                  <w:b/>
                  <w:bCs/>
                  <w:sz w:val="28"/>
                  <w:szCs w:val="28"/>
                  <w:rPrChange w:id="21583" w:author="James Vu" w:date="2024-04-18T22:33:00Z">
                    <w:rPr>
                      <w:b/>
                      <w:bCs/>
                    </w:rPr>
                  </w:rPrChange>
                </w:rPr>
                <w:delText>, công nghệ thông tin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7EBCEB68" w14:textId="32D2A513" w:rsidR="00421081" w:rsidRPr="00167CE0" w:rsidDel="00E5719A" w:rsidRDefault="00421081">
            <w:pPr>
              <w:widowControl w:val="0"/>
              <w:spacing w:before="120" w:after="120"/>
              <w:jc w:val="both"/>
              <w:rPr>
                <w:del w:id="21584" w:author="James Vu" w:date="2024-04-18T23:27:00Z"/>
                <w:sz w:val="28"/>
                <w:szCs w:val="28"/>
                <w:rPrChange w:id="21585" w:author="James Vu" w:date="2024-04-18T22:33:00Z">
                  <w:rPr>
                    <w:del w:id="21586" w:author="James Vu" w:date="2024-04-18T23:27:00Z"/>
                  </w:rPr>
                </w:rPrChange>
              </w:rPr>
              <w:pPrChange w:id="21587"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30A003BF" w14:textId="32CE76E7" w:rsidR="00421081" w:rsidRPr="00167CE0" w:rsidDel="00E5719A" w:rsidRDefault="00421081">
            <w:pPr>
              <w:widowControl w:val="0"/>
              <w:spacing w:before="120" w:after="120"/>
              <w:jc w:val="both"/>
              <w:rPr>
                <w:del w:id="21588" w:author="James Vu" w:date="2024-04-18T23:27:00Z"/>
                <w:sz w:val="28"/>
                <w:szCs w:val="28"/>
                <w:rPrChange w:id="21589" w:author="James Vu" w:date="2024-04-18T22:33:00Z">
                  <w:rPr>
                    <w:del w:id="21590" w:author="James Vu" w:date="2024-04-18T23:27:00Z"/>
                  </w:rPr>
                </w:rPrChange>
              </w:rPr>
              <w:pPrChange w:id="21591" w:author="James Vu" w:date="2024-04-18T22:33:00Z">
                <w:pPr>
                  <w:widowControl w:val="0"/>
                  <w:spacing w:before="120" w:after="120"/>
                  <w:jc w:val="center"/>
                </w:pPr>
              </w:pPrChange>
            </w:pPr>
            <w:del w:id="21592" w:author="James Vu" w:date="2024-04-18T23:27:00Z">
              <w:r w:rsidRPr="00167CE0" w:rsidDel="00E5719A">
                <w:rPr>
                  <w:sz w:val="28"/>
                  <w:szCs w:val="28"/>
                  <w:rPrChange w:id="21593" w:author="James Vu" w:date="2024-04-18T22:33:00Z">
                    <w:rPr/>
                  </w:rPrChange>
                </w:rPr>
                <w:delText>G</w:delText>
              </w:r>
              <w:r w:rsidRPr="00167CE0" w:rsidDel="00E5719A">
                <w:rPr>
                  <w:b/>
                  <w:bCs/>
                  <w:color w:val="000000"/>
                  <w:sz w:val="28"/>
                  <w:szCs w:val="28"/>
                  <w:vertAlign w:val="subscript"/>
                  <w:rPrChange w:id="21594" w:author="James Vu" w:date="2024-04-18T22:33:00Z">
                    <w:rPr>
                      <w:b/>
                      <w:bCs/>
                      <w:color w:val="000000"/>
                      <w:vertAlign w:val="subscript"/>
                    </w:rPr>
                  </w:rPrChange>
                </w:rPr>
                <w:delText>PC</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5BC7FBF" w14:textId="35B456F5" w:rsidR="00421081" w:rsidRPr="00167CE0" w:rsidDel="00E5719A" w:rsidRDefault="00421081">
            <w:pPr>
              <w:widowControl w:val="0"/>
              <w:spacing w:before="120" w:after="120"/>
              <w:jc w:val="both"/>
              <w:rPr>
                <w:del w:id="21595" w:author="James Vu" w:date="2024-04-18T23:27:00Z"/>
                <w:sz w:val="28"/>
                <w:szCs w:val="28"/>
                <w:rPrChange w:id="21596" w:author="James Vu" w:date="2024-04-18T22:33:00Z">
                  <w:rPr>
                    <w:del w:id="21597" w:author="James Vu" w:date="2024-04-18T23:27:00Z"/>
                  </w:rPr>
                </w:rPrChange>
              </w:rPr>
              <w:pPrChange w:id="21598"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B7D6F32" w14:textId="4DE0BA72" w:rsidR="00421081" w:rsidRPr="00167CE0" w:rsidDel="00E5719A" w:rsidRDefault="00421081">
            <w:pPr>
              <w:widowControl w:val="0"/>
              <w:spacing w:before="120" w:after="120"/>
              <w:jc w:val="both"/>
              <w:rPr>
                <w:del w:id="21599" w:author="James Vu" w:date="2024-04-18T23:27:00Z"/>
                <w:b/>
                <w:bCs/>
                <w:sz w:val="28"/>
                <w:szCs w:val="28"/>
                <w:rPrChange w:id="21600" w:author="James Vu" w:date="2024-04-18T22:33:00Z">
                  <w:rPr>
                    <w:del w:id="21601" w:author="James Vu" w:date="2024-04-18T23:27:00Z"/>
                    <w:b/>
                    <w:bCs/>
                  </w:rPr>
                </w:rPrChange>
              </w:rPr>
              <w:pPrChange w:id="21602" w:author="James Vu" w:date="2024-04-18T22:33:00Z">
                <w:pPr>
                  <w:widowControl w:val="0"/>
                  <w:spacing w:before="120" w:after="120"/>
                  <w:jc w:val="right"/>
                </w:pPr>
              </w:pPrChange>
            </w:pPr>
            <w:del w:id="21603" w:author="James Vu" w:date="2024-04-18T23:27:00Z">
              <w:r w:rsidRPr="00167CE0" w:rsidDel="00E5719A">
                <w:rPr>
                  <w:b/>
                  <w:bCs/>
                  <w:sz w:val="28"/>
                  <w:szCs w:val="28"/>
                  <w:rPrChange w:id="21604" w:author="James Vu" w:date="2024-04-18T22:33:00Z">
                    <w:rPr>
                      <w:b/>
                      <w:bCs/>
                    </w:rPr>
                  </w:rPrChange>
                </w:rPr>
                <w:delText>4.251.266.566</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061F9C79" w14:textId="3A5CD5FC" w:rsidR="00421081" w:rsidRPr="00167CE0" w:rsidDel="00E5719A" w:rsidRDefault="00421081">
            <w:pPr>
              <w:widowControl w:val="0"/>
              <w:spacing w:before="120" w:after="120"/>
              <w:jc w:val="both"/>
              <w:rPr>
                <w:del w:id="21605" w:author="James Vu" w:date="2024-04-18T23:27:00Z"/>
                <w:b/>
                <w:bCs/>
                <w:sz w:val="28"/>
                <w:szCs w:val="28"/>
                <w:rPrChange w:id="21606" w:author="James Vu" w:date="2024-04-18T22:33:00Z">
                  <w:rPr>
                    <w:del w:id="21607" w:author="James Vu" w:date="2024-04-18T23:27:00Z"/>
                    <w:b/>
                    <w:bCs/>
                  </w:rPr>
                </w:rPrChange>
              </w:rPr>
              <w:pPrChange w:id="21608" w:author="James Vu" w:date="2024-04-18T22:33:00Z">
                <w:pPr>
                  <w:widowControl w:val="0"/>
                  <w:spacing w:before="120" w:after="120"/>
                  <w:jc w:val="right"/>
                </w:pPr>
              </w:pPrChange>
            </w:pPr>
            <w:del w:id="21609" w:author="James Vu" w:date="2024-04-18T23:27:00Z">
              <w:r w:rsidRPr="00167CE0" w:rsidDel="00E5719A">
                <w:rPr>
                  <w:b/>
                  <w:bCs/>
                  <w:sz w:val="28"/>
                  <w:szCs w:val="28"/>
                  <w:rPrChange w:id="21610" w:author="James Vu" w:date="2024-04-18T22:33:00Z">
                    <w:rPr>
                      <w:b/>
                      <w:bCs/>
                    </w:rPr>
                  </w:rPrChange>
                </w:rPr>
                <w:delText>365.698.905</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5C27021" w14:textId="47330AA9" w:rsidR="00421081" w:rsidRPr="00167CE0" w:rsidDel="00E5719A" w:rsidRDefault="00421081">
            <w:pPr>
              <w:widowControl w:val="0"/>
              <w:spacing w:before="120" w:after="120"/>
              <w:jc w:val="both"/>
              <w:rPr>
                <w:del w:id="21611" w:author="James Vu" w:date="2024-04-18T23:27:00Z"/>
                <w:b/>
                <w:bCs/>
                <w:sz w:val="28"/>
                <w:szCs w:val="28"/>
                <w:rPrChange w:id="21612" w:author="James Vu" w:date="2024-04-18T22:33:00Z">
                  <w:rPr>
                    <w:del w:id="21613" w:author="James Vu" w:date="2024-04-18T23:27:00Z"/>
                    <w:b/>
                    <w:bCs/>
                  </w:rPr>
                </w:rPrChange>
              </w:rPr>
              <w:pPrChange w:id="21614" w:author="James Vu" w:date="2024-04-18T22:33:00Z">
                <w:pPr>
                  <w:widowControl w:val="0"/>
                  <w:spacing w:before="120" w:after="120"/>
                  <w:jc w:val="right"/>
                </w:pPr>
              </w:pPrChange>
            </w:pPr>
            <w:del w:id="21615" w:author="James Vu" w:date="2024-04-18T23:27:00Z">
              <w:r w:rsidRPr="00167CE0" w:rsidDel="00E5719A">
                <w:rPr>
                  <w:b/>
                  <w:bCs/>
                  <w:sz w:val="28"/>
                  <w:szCs w:val="28"/>
                  <w:rPrChange w:id="21616" w:author="James Vu" w:date="2024-04-18T22:33:00Z">
                    <w:rPr>
                      <w:b/>
                      <w:bCs/>
                    </w:rPr>
                  </w:rPrChange>
                </w:rPr>
                <w:delText>4.616.965.471</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0F544EE0" w14:textId="3110C033" w:rsidR="00421081" w:rsidRPr="00167CE0" w:rsidDel="00E5719A" w:rsidRDefault="00421081">
            <w:pPr>
              <w:widowControl w:val="0"/>
              <w:spacing w:before="120" w:after="120"/>
              <w:jc w:val="both"/>
              <w:rPr>
                <w:del w:id="21617" w:author="James Vu" w:date="2024-04-18T23:27:00Z"/>
                <w:i/>
                <w:iCs/>
                <w:sz w:val="28"/>
                <w:szCs w:val="28"/>
                <w:rPrChange w:id="21618" w:author="James Vu" w:date="2024-04-18T22:33:00Z">
                  <w:rPr>
                    <w:del w:id="21619" w:author="James Vu" w:date="2024-04-18T23:27:00Z"/>
                    <w:i/>
                    <w:iCs/>
                  </w:rPr>
                </w:rPrChange>
              </w:rPr>
              <w:pPrChange w:id="21620" w:author="James Vu" w:date="2024-04-18T22:33:00Z">
                <w:pPr>
                  <w:widowControl w:val="0"/>
                  <w:spacing w:before="120" w:after="120"/>
                </w:pPr>
              </w:pPrChange>
            </w:pPr>
            <w:del w:id="21621" w:author="James Vu" w:date="2024-04-18T23:27:00Z">
              <w:r w:rsidRPr="00167CE0" w:rsidDel="00E5719A">
                <w:rPr>
                  <w:i/>
                  <w:iCs/>
                  <w:sz w:val="28"/>
                  <w:szCs w:val="28"/>
                  <w:rPrChange w:id="21622" w:author="James Vu" w:date="2024-04-18T22:33:00Z">
                    <w:rPr>
                      <w:i/>
                      <w:iCs/>
                    </w:rPr>
                  </w:rPrChange>
                </w:rPr>
                <w:delText> </w:delText>
              </w:r>
            </w:del>
          </w:p>
        </w:tc>
      </w:tr>
      <w:tr w:rsidR="002D5FBD" w:rsidRPr="00167CE0" w:rsidDel="00E5719A" w14:paraId="1E455E60" w14:textId="5C5609F7" w:rsidTr="006138EB">
        <w:trPr>
          <w:del w:id="2162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50B91BEE" w14:textId="1A499378" w:rsidR="00421081" w:rsidRPr="00167CE0" w:rsidDel="00E5719A" w:rsidRDefault="00421081">
            <w:pPr>
              <w:widowControl w:val="0"/>
              <w:spacing w:before="120" w:after="120"/>
              <w:jc w:val="both"/>
              <w:rPr>
                <w:del w:id="21624" w:author="James Vu" w:date="2024-04-18T23:27:00Z"/>
                <w:sz w:val="28"/>
                <w:szCs w:val="28"/>
                <w:rPrChange w:id="21625" w:author="James Vu" w:date="2024-04-18T22:33:00Z">
                  <w:rPr>
                    <w:del w:id="21626" w:author="James Vu" w:date="2024-04-18T23:27:00Z"/>
                  </w:rPr>
                </w:rPrChange>
              </w:rPr>
              <w:pPrChange w:id="21627" w:author="James Vu" w:date="2024-04-18T22:33:00Z">
                <w:pPr>
                  <w:widowControl w:val="0"/>
                  <w:spacing w:before="120" w:after="120"/>
                  <w:jc w:val="center"/>
                </w:pPr>
              </w:pPrChange>
            </w:pPr>
            <w:del w:id="21628" w:author="James Vu" w:date="2024-04-18T23:27:00Z">
              <w:r w:rsidRPr="00167CE0" w:rsidDel="00E5719A">
                <w:rPr>
                  <w:sz w:val="28"/>
                  <w:szCs w:val="28"/>
                  <w:rPrChange w:id="21629" w:author="James Vu" w:date="2024-04-18T22:33:00Z">
                    <w:rPr/>
                  </w:rPrChange>
                </w:rPr>
                <w:delText>1.1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68714D14" w14:textId="67816125" w:rsidR="00421081" w:rsidRPr="00167CE0" w:rsidDel="00E5719A" w:rsidRDefault="00421081">
            <w:pPr>
              <w:widowControl w:val="0"/>
              <w:spacing w:before="120" w:after="120"/>
              <w:jc w:val="both"/>
              <w:rPr>
                <w:del w:id="21630" w:author="James Vu" w:date="2024-04-18T23:27:00Z"/>
                <w:sz w:val="28"/>
                <w:szCs w:val="28"/>
                <w:rPrChange w:id="21631" w:author="James Vu" w:date="2024-04-18T22:33:00Z">
                  <w:rPr>
                    <w:del w:id="21632" w:author="James Vu" w:date="2024-04-18T23:27:00Z"/>
                  </w:rPr>
                </w:rPrChange>
              </w:rPr>
              <w:pPrChange w:id="21633" w:author="James Vu" w:date="2024-04-18T22:33:00Z">
                <w:pPr>
                  <w:widowControl w:val="0"/>
                  <w:spacing w:before="120" w:after="120"/>
                </w:pPr>
              </w:pPrChange>
            </w:pPr>
            <w:del w:id="21634" w:author="James Vu" w:date="2024-04-18T23:27:00Z">
              <w:r w:rsidRPr="00167CE0" w:rsidDel="00E5719A">
                <w:rPr>
                  <w:sz w:val="28"/>
                  <w:szCs w:val="28"/>
                  <w:rPrChange w:id="21635" w:author="James Vu" w:date="2024-04-18T22:33:00Z">
                    <w:rPr/>
                  </w:rPrChange>
                </w:rPr>
                <w:delText>Chi phí thiết bị hạ t</w:delText>
              </w:r>
              <w:r w:rsidR="003A3F56" w:rsidRPr="00167CE0" w:rsidDel="00E5719A">
                <w:rPr>
                  <w:sz w:val="28"/>
                  <w:szCs w:val="28"/>
                  <w:rPrChange w:id="21636" w:author="James Vu" w:date="2024-04-18T22:33:00Z">
                    <w:rPr/>
                  </w:rPrChange>
                </w:rPr>
                <w:delText>ầ</w:delText>
              </w:r>
              <w:r w:rsidRPr="00167CE0" w:rsidDel="00E5719A">
                <w:rPr>
                  <w:sz w:val="28"/>
                  <w:szCs w:val="28"/>
                  <w:rPrChange w:id="21637" w:author="James Vu" w:date="2024-04-18T22:33:00Z">
                    <w:rPr/>
                  </w:rPrChange>
                </w:rPr>
                <w:delText>ng</w:delText>
              </w:r>
              <w:r w:rsidR="004A1F1E" w:rsidRPr="00167CE0" w:rsidDel="00E5719A">
                <w:rPr>
                  <w:sz w:val="28"/>
                  <w:szCs w:val="28"/>
                  <w:rPrChange w:id="21638" w:author="James Vu" w:date="2024-04-18T22:33:00Z">
                    <w:rPr/>
                  </w:rPrChange>
                </w:rPr>
                <w:delText xml:space="preserve"> kỹ thuật</w:delText>
              </w:r>
              <w:r w:rsidRPr="00167CE0" w:rsidDel="00E5719A">
                <w:rPr>
                  <w:sz w:val="28"/>
                  <w:szCs w:val="28"/>
                  <w:rPrChange w:id="21639" w:author="James Vu" w:date="2024-04-18T22:33:00Z">
                    <w:rPr/>
                  </w:rPrChange>
                </w:rPr>
                <w:delText>, phần mềm thương mại</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5DA6ED61" w14:textId="6978C7F8" w:rsidR="00421081" w:rsidRPr="00167CE0" w:rsidDel="00E5719A" w:rsidRDefault="00421081">
            <w:pPr>
              <w:widowControl w:val="0"/>
              <w:spacing w:before="120" w:after="120"/>
              <w:jc w:val="both"/>
              <w:rPr>
                <w:del w:id="21640" w:author="James Vu" w:date="2024-04-18T23:27:00Z"/>
                <w:sz w:val="28"/>
                <w:szCs w:val="28"/>
                <w:rPrChange w:id="21641" w:author="James Vu" w:date="2024-04-18T22:33:00Z">
                  <w:rPr>
                    <w:del w:id="21642" w:author="James Vu" w:date="2024-04-18T23:27:00Z"/>
                  </w:rPr>
                </w:rPrChange>
              </w:rPr>
              <w:pPrChange w:id="21643"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67ED7867" w14:textId="599C54C7" w:rsidR="00421081" w:rsidRPr="00167CE0" w:rsidDel="00E5719A" w:rsidRDefault="00421081">
            <w:pPr>
              <w:widowControl w:val="0"/>
              <w:spacing w:before="120" w:after="120"/>
              <w:jc w:val="both"/>
              <w:rPr>
                <w:del w:id="21644" w:author="James Vu" w:date="2024-04-18T23:27:00Z"/>
                <w:sz w:val="28"/>
                <w:szCs w:val="28"/>
                <w:rPrChange w:id="21645" w:author="James Vu" w:date="2024-04-18T22:33:00Z">
                  <w:rPr>
                    <w:del w:id="21646" w:author="James Vu" w:date="2024-04-18T23:27:00Z"/>
                  </w:rPr>
                </w:rPrChange>
              </w:rPr>
              <w:pPrChange w:id="21647"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C310347" w14:textId="5D6D2E68" w:rsidR="00421081" w:rsidRPr="00167CE0" w:rsidDel="00E5719A" w:rsidRDefault="00421081">
            <w:pPr>
              <w:widowControl w:val="0"/>
              <w:spacing w:before="120" w:after="120"/>
              <w:jc w:val="both"/>
              <w:rPr>
                <w:del w:id="21648" w:author="James Vu" w:date="2024-04-18T23:27:00Z"/>
                <w:sz w:val="28"/>
                <w:szCs w:val="28"/>
                <w:rPrChange w:id="21649" w:author="James Vu" w:date="2024-04-18T22:33:00Z">
                  <w:rPr>
                    <w:del w:id="21650" w:author="James Vu" w:date="2024-04-18T23:27:00Z"/>
                  </w:rPr>
                </w:rPrChange>
              </w:rPr>
              <w:pPrChange w:id="21651"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F5777F0" w14:textId="7822EE15" w:rsidR="00421081" w:rsidRPr="00167CE0" w:rsidDel="00E5719A" w:rsidRDefault="00421081">
            <w:pPr>
              <w:widowControl w:val="0"/>
              <w:spacing w:before="120" w:after="120"/>
              <w:jc w:val="both"/>
              <w:rPr>
                <w:del w:id="21652" w:author="James Vu" w:date="2024-04-18T23:27:00Z"/>
                <w:sz w:val="28"/>
                <w:szCs w:val="28"/>
                <w:rPrChange w:id="21653" w:author="James Vu" w:date="2024-04-18T22:33:00Z">
                  <w:rPr>
                    <w:del w:id="21654" w:author="James Vu" w:date="2024-04-18T23:27:00Z"/>
                  </w:rPr>
                </w:rPrChange>
              </w:rPr>
              <w:pPrChange w:id="21655" w:author="James Vu" w:date="2024-04-18T22:33:00Z">
                <w:pPr>
                  <w:widowControl w:val="0"/>
                  <w:spacing w:before="120" w:after="120"/>
                  <w:jc w:val="right"/>
                </w:pPr>
              </w:pPrChange>
            </w:pPr>
            <w:del w:id="21656" w:author="James Vu" w:date="2024-04-18T23:27:00Z">
              <w:r w:rsidRPr="00167CE0" w:rsidDel="00E5719A">
                <w:rPr>
                  <w:sz w:val="28"/>
                  <w:szCs w:val="28"/>
                  <w:rPrChange w:id="21657" w:author="James Vu" w:date="2024-04-18T22:33:00Z">
                    <w:rPr/>
                  </w:rPrChange>
                </w:rPr>
                <w:delText>4.224.870.960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79A0EE0D" w14:textId="01A2EF0C" w:rsidR="00421081" w:rsidRPr="00167CE0" w:rsidDel="00E5719A" w:rsidRDefault="00421081">
            <w:pPr>
              <w:widowControl w:val="0"/>
              <w:spacing w:before="120" w:after="120"/>
              <w:jc w:val="both"/>
              <w:rPr>
                <w:del w:id="21658" w:author="James Vu" w:date="2024-04-18T23:27:00Z"/>
                <w:sz w:val="28"/>
                <w:szCs w:val="28"/>
                <w:rPrChange w:id="21659" w:author="James Vu" w:date="2024-04-18T22:33:00Z">
                  <w:rPr>
                    <w:del w:id="21660" w:author="James Vu" w:date="2024-04-18T23:27:00Z"/>
                  </w:rPr>
                </w:rPrChange>
              </w:rPr>
              <w:pPrChange w:id="21661" w:author="James Vu" w:date="2024-04-18T22:33:00Z">
                <w:pPr>
                  <w:widowControl w:val="0"/>
                  <w:spacing w:before="120" w:after="120"/>
                  <w:jc w:val="right"/>
                </w:pPr>
              </w:pPrChange>
            </w:pPr>
            <w:del w:id="21662" w:author="James Vu" w:date="2024-04-18T23:27:00Z">
              <w:r w:rsidRPr="00167CE0" w:rsidDel="00E5719A">
                <w:rPr>
                  <w:sz w:val="28"/>
                  <w:szCs w:val="28"/>
                  <w:rPrChange w:id="21663" w:author="James Vu" w:date="2024-04-18T22:33:00Z">
                    <w:rPr/>
                  </w:rPrChange>
                </w:rPr>
                <w:delText>363.587.256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DD96DF2" w14:textId="7BAE61C6" w:rsidR="00421081" w:rsidRPr="00167CE0" w:rsidDel="00E5719A" w:rsidRDefault="00421081">
            <w:pPr>
              <w:widowControl w:val="0"/>
              <w:spacing w:before="120" w:after="120"/>
              <w:jc w:val="both"/>
              <w:rPr>
                <w:del w:id="21664" w:author="James Vu" w:date="2024-04-18T23:27:00Z"/>
                <w:sz w:val="28"/>
                <w:szCs w:val="28"/>
                <w:rPrChange w:id="21665" w:author="James Vu" w:date="2024-04-18T22:33:00Z">
                  <w:rPr>
                    <w:del w:id="21666" w:author="James Vu" w:date="2024-04-18T23:27:00Z"/>
                  </w:rPr>
                </w:rPrChange>
              </w:rPr>
              <w:pPrChange w:id="21667" w:author="James Vu" w:date="2024-04-18T22:33:00Z">
                <w:pPr>
                  <w:widowControl w:val="0"/>
                  <w:spacing w:before="120" w:after="120"/>
                  <w:jc w:val="right"/>
                </w:pPr>
              </w:pPrChange>
            </w:pPr>
            <w:del w:id="21668" w:author="James Vu" w:date="2024-04-18T23:27:00Z">
              <w:r w:rsidRPr="00167CE0" w:rsidDel="00E5719A">
                <w:rPr>
                  <w:sz w:val="28"/>
                  <w:szCs w:val="28"/>
                  <w:rPrChange w:id="21669" w:author="James Vu" w:date="2024-04-18T22:33:00Z">
                    <w:rPr/>
                  </w:rPrChange>
                </w:rPr>
                <w:delText>4.588.458.216</w:delText>
              </w:r>
            </w:del>
          </w:p>
        </w:tc>
        <w:tc>
          <w:tcPr>
            <w:tcW w:w="771" w:type="pct"/>
            <w:tcBorders>
              <w:top w:val="nil"/>
              <w:left w:val="nil"/>
              <w:bottom w:val="single" w:sz="4" w:space="0" w:color="auto"/>
              <w:right w:val="single" w:sz="4" w:space="0" w:color="auto"/>
            </w:tcBorders>
            <w:shd w:val="clear" w:color="auto" w:fill="FFFFFF" w:themeFill="background1"/>
            <w:hideMark/>
          </w:tcPr>
          <w:p w14:paraId="095BB542" w14:textId="0571083F" w:rsidR="00421081" w:rsidRPr="00167CE0" w:rsidDel="00E5719A" w:rsidRDefault="00421081">
            <w:pPr>
              <w:widowControl w:val="0"/>
              <w:spacing w:before="120" w:after="120"/>
              <w:jc w:val="both"/>
              <w:rPr>
                <w:del w:id="21670" w:author="James Vu" w:date="2024-04-18T23:27:00Z"/>
                <w:sz w:val="28"/>
                <w:szCs w:val="28"/>
                <w:rPrChange w:id="21671" w:author="James Vu" w:date="2024-04-18T22:33:00Z">
                  <w:rPr>
                    <w:del w:id="21672" w:author="James Vu" w:date="2024-04-18T23:27:00Z"/>
                  </w:rPr>
                </w:rPrChange>
              </w:rPr>
              <w:pPrChange w:id="21673" w:author="James Vu" w:date="2024-04-18T22:33:00Z">
                <w:pPr>
                  <w:widowControl w:val="0"/>
                  <w:spacing w:before="120" w:after="120"/>
                </w:pPr>
              </w:pPrChange>
            </w:pPr>
            <w:del w:id="21674" w:author="James Vu" w:date="2024-04-18T23:27:00Z">
              <w:r w:rsidRPr="00167CE0" w:rsidDel="00E5719A">
                <w:rPr>
                  <w:sz w:val="28"/>
                  <w:szCs w:val="28"/>
                  <w:rPrChange w:id="21675" w:author="James Vu" w:date="2024-04-18T22:33:00Z">
                    <w:rPr/>
                  </w:rPrChange>
                </w:rPr>
                <w:delText>Báo giá, chi tiết ở Phụ lục II</w:delText>
              </w:r>
            </w:del>
          </w:p>
        </w:tc>
      </w:tr>
      <w:tr w:rsidR="002D5FBD" w:rsidRPr="00167CE0" w:rsidDel="00E5719A" w14:paraId="3B308315" w14:textId="2EE1B7D8" w:rsidTr="006138EB">
        <w:trPr>
          <w:del w:id="21676"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6424198" w14:textId="1E1AAE65" w:rsidR="00421081" w:rsidRPr="00167CE0" w:rsidDel="00E5719A" w:rsidRDefault="00421081">
            <w:pPr>
              <w:widowControl w:val="0"/>
              <w:spacing w:before="120" w:after="120"/>
              <w:jc w:val="both"/>
              <w:rPr>
                <w:del w:id="21677" w:author="James Vu" w:date="2024-04-18T23:27:00Z"/>
                <w:sz w:val="28"/>
                <w:szCs w:val="28"/>
                <w:rPrChange w:id="21678" w:author="James Vu" w:date="2024-04-18T22:33:00Z">
                  <w:rPr>
                    <w:del w:id="21679" w:author="James Vu" w:date="2024-04-18T23:27:00Z"/>
                  </w:rPr>
                </w:rPrChange>
              </w:rPr>
              <w:pPrChange w:id="21680" w:author="James Vu" w:date="2024-04-18T22:33:00Z">
                <w:pPr>
                  <w:widowControl w:val="0"/>
                  <w:spacing w:before="120" w:after="120"/>
                  <w:jc w:val="center"/>
                </w:pPr>
              </w:pPrChange>
            </w:pPr>
            <w:del w:id="21681" w:author="James Vu" w:date="2024-04-18T23:27:00Z">
              <w:r w:rsidRPr="00167CE0" w:rsidDel="00E5719A">
                <w:rPr>
                  <w:sz w:val="28"/>
                  <w:szCs w:val="28"/>
                  <w:rPrChange w:id="21682" w:author="James Vu" w:date="2024-04-18T22:33:00Z">
                    <w:rPr/>
                  </w:rPrChange>
                </w:rPr>
                <w:delText>1.2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6DB5151" w14:textId="3F95C5B0" w:rsidR="00421081" w:rsidRPr="00167CE0" w:rsidDel="00E5719A" w:rsidRDefault="00421081">
            <w:pPr>
              <w:widowControl w:val="0"/>
              <w:spacing w:before="120" w:after="120"/>
              <w:jc w:val="both"/>
              <w:rPr>
                <w:del w:id="21683" w:author="James Vu" w:date="2024-04-18T23:27:00Z"/>
                <w:sz w:val="28"/>
                <w:szCs w:val="28"/>
                <w:rPrChange w:id="21684" w:author="James Vu" w:date="2024-04-18T22:33:00Z">
                  <w:rPr>
                    <w:del w:id="21685" w:author="James Vu" w:date="2024-04-18T23:27:00Z"/>
                  </w:rPr>
                </w:rPrChange>
              </w:rPr>
              <w:pPrChange w:id="21686" w:author="James Vu" w:date="2024-04-18T22:33:00Z">
                <w:pPr>
                  <w:widowControl w:val="0"/>
                  <w:spacing w:before="120" w:after="120"/>
                </w:pPr>
              </w:pPrChange>
            </w:pPr>
            <w:del w:id="21687" w:author="James Vu" w:date="2024-04-18T23:27:00Z">
              <w:r w:rsidRPr="00167CE0" w:rsidDel="00E5719A">
                <w:rPr>
                  <w:sz w:val="28"/>
                  <w:szCs w:val="28"/>
                  <w:rPrChange w:id="21688" w:author="James Vu" w:date="2024-04-18T22:33:00Z">
                    <w:rPr/>
                  </w:rPrChange>
                </w:rPr>
                <w:delText>Chi phí lắp đặt thiết bị, cài đặt phần mềm</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76CB55E2" w14:textId="6FCDBFFC" w:rsidR="00421081" w:rsidRPr="00167CE0" w:rsidDel="00E5719A" w:rsidRDefault="00421081">
            <w:pPr>
              <w:widowControl w:val="0"/>
              <w:spacing w:before="120" w:after="120"/>
              <w:jc w:val="both"/>
              <w:rPr>
                <w:del w:id="21689" w:author="James Vu" w:date="2024-04-18T23:27:00Z"/>
                <w:sz w:val="28"/>
                <w:szCs w:val="28"/>
                <w:rPrChange w:id="21690" w:author="James Vu" w:date="2024-04-18T22:33:00Z">
                  <w:rPr>
                    <w:del w:id="21691" w:author="James Vu" w:date="2024-04-18T23:27:00Z"/>
                  </w:rPr>
                </w:rPrChange>
              </w:rPr>
              <w:pPrChange w:id="21692"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1AAA78D" w14:textId="434B240D" w:rsidR="00421081" w:rsidRPr="00167CE0" w:rsidDel="00E5719A" w:rsidRDefault="00421081">
            <w:pPr>
              <w:widowControl w:val="0"/>
              <w:spacing w:before="120" w:after="120"/>
              <w:jc w:val="both"/>
              <w:rPr>
                <w:del w:id="21693" w:author="James Vu" w:date="2024-04-18T23:27:00Z"/>
                <w:sz w:val="28"/>
                <w:szCs w:val="28"/>
                <w:rPrChange w:id="21694" w:author="James Vu" w:date="2024-04-18T22:33:00Z">
                  <w:rPr>
                    <w:del w:id="21695" w:author="James Vu" w:date="2024-04-18T23:27:00Z"/>
                  </w:rPr>
                </w:rPrChange>
              </w:rPr>
              <w:pPrChange w:id="21696"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AEAAE28" w14:textId="34B2EA27" w:rsidR="00421081" w:rsidRPr="00167CE0" w:rsidDel="00E5719A" w:rsidRDefault="00421081">
            <w:pPr>
              <w:widowControl w:val="0"/>
              <w:spacing w:before="120" w:after="120"/>
              <w:jc w:val="both"/>
              <w:rPr>
                <w:del w:id="21697" w:author="James Vu" w:date="2024-04-18T23:27:00Z"/>
                <w:sz w:val="28"/>
                <w:szCs w:val="28"/>
                <w:rPrChange w:id="21698" w:author="James Vu" w:date="2024-04-18T22:33:00Z">
                  <w:rPr>
                    <w:del w:id="21699" w:author="James Vu" w:date="2024-04-18T23:27:00Z"/>
                  </w:rPr>
                </w:rPrChange>
              </w:rPr>
              <w:pPrChange w:id="21700"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827F797" w14:textId="44B61FF1" w:rsidR="00421081" w:rsidRPr="00167CE0" w:rsidDel="00E5719A" w:rsidRDefault="00421081">
            <w:pPr>
              <w:widowControl w:val="0"/>
              <w:spacing w:before="120" w:after="120"/>
              <w:jc w:val="both"/>
              <w:rPr>
                <w:del w:id="21701" w:author="James Vu" w:date="2024-04-18T23:27:00Z"/>
                <w:sz w:val="28"/>
                <w:szCs w:val="28"/>
                <w:rPrChange w:id="21702" w:author="James Vu" w:date="2024-04-18T22:33:00Z">
                  <w:rPr>
                    <w:del w:id="21703" w:author="James Vu" w:date="2024-04-18T23:27:00Z"/>
                  </w:rPr>
                </w:rPrChange>
              </w:rPr>
              <w:pPrChange w:id="21704" w:author="James Vu" w:date="2024-04-18T22:33:00Z">
                <w:pPr>
                  <w:widowControl w:val="0"/>
                  <w:spacing w:before="120" w:after="120"/>
                  <w:jc w:val="right"/>
                </w:pPr>
              </w:pPrChange>
            </w:pPr>
            <w:del w:id="21705" w:author="James Vu" w:date="2024-04-18T23:27:00Z">
              <w:r w:rsidRPr="00167CE0" w:rsidDel="00E5719A">
                <w:rPr>
                  <w:sz w:val="28"/>
                  <w:szCs w:val="28"/>
                  <w:rPrChange w:id="21706" w:author="James Vu" w:date="2024-04-18T22:33:00Z">
                    <w:rPr/>
                  </w:rPrChange>
                </w:rPr>
                <w:delText>26.395.606</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10524B80" w14:textId="4923437E" w:rsidR="00421081" w:rsidRPr="00167CE0" w:rsidDel="00E5719A" w:rsidRDefault="00421081">
            <w:pPr>
              <w:widowControl w:val="0"/>
              <w:spacing w:before="120" w:after="120"/>
              <w:jc w:val="both"/>
              <w:rPr>
                <w:del w:id="21707" w:author="James Vu" w:date="2024-04-18T23:27:00Z"/>
                <w:sz w:val="28"/>
                <w:szCs w:val="28"/>
                <w:rPrChange w:id="21708" w:author="James Vu" w:date="2024-04-18T22:33:00Z">
                  <w:rPr>
                    <w:del w:id="21709" w:author="James Vu" w:date="2024-04-18T23:27:00Z"/>
                  </w:rPr>
                </w:rPrChange>
              </w:rPr>
              <w:pPrChange w:id="21710" w:author="James Vu" w:date="2024-04-18T22:33:00Z">
                <w:pPr>
                  <w:widowControl w:val="0"/>
                  <w:spacing w:before="120" w:after="120"/>
                  <w:jc w:val="right"/>
                </w:pPr>
              </w:pPrChange>
            </w:pPr>
            <w:del w:id="21711" w:author="James Vu" w:date="2024-04-18T23:27:00Z">
              <w:r w:rsidRPr="00167CE0" w:rsidDel="00E5719A">
                <w:rPr>
                  <w:sz w:val="28"/>
                  <w:szCs w:val="28"/>
                  <w:rPrChange w:id="21712" w:author="James Vu" w:date="2024-04-18T22:33:00Z">
                    <w:rPr/>
                  </w:rPrChange>
                </w:rPr>
                <w:delText>2.111.649</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02739B4" w14:textId="1CF00A15" w:rsidR="00421081" w:rsidRPr="00167CE0" w:rsidDel="00E5719A" w:rsidRDefault="00421081">
            <w:pPr>
              <w:widowControl w:val="0"/>
              <w:spacing w:before="120" w:after="120"/>
              <w:jc w:val="both"/>
              <w:rPr>
                <w:del w:id="21713" w:author="James Vu" w:date="2024-04-18T23:27:00Z"/>
                <w:sz w:val="28"/>
                <w:szCs w:val="28"/>
                <w:rPrChange w:id="21714" w:author="James Vu" w:date="2024-04-18T22:33:00Z">
                  <w:rPr>
                    <w:del w:id="21715" w:author="James Vu" w:date="2024-04-18T23:27:00Z"/>
                  </w:rPr>
                </w:rPrChange>
              </w:rPr>
              <w:pPrChange w:id="21716" w:author="James Vu" w:date="2024-04-18T22:33:00Z">
                <w:pPr>
                  <w:widowControl w:val="0"/>
                  <w:spacing w:before="120" w:after="120"/>
                  <w:jc w:val="right"/>
                </w:pPr>
              </w:pPrChange>
            </w:pPr>
            <w:del w:id="21717" w:author="James Vu" w:date="2024-04-18T23:27:00Z">
              <w:r w:rsidRPr="00167CE0" w:rsidDel="00E5719A">
                <w:rPr>
                  <w:sz w:val="28"/>
                  <w:szCs w:val="28"/>
                  <w:rPrChange w:id="21718" w:author="James Vu" w:date="2024-04-18T22:33:00Z">
                    <w:rPr/>
                  </w:rPrChange>
                </w:rPr>
                <w:delText>28.507.255</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BDD7DD1" w14:textId="3086651C" w:rsidR="00421081" w:rsidRPr="00167CE0" w:rsidDel="00E5719A" w:rsidRDefault="00421081">
            <w:pPr>
              <w:widowControl w:val="0"/>
              <w:spacing w:before="120" w:after="120"/>
              <w:jc w:val="both"/>
              <w:rPr>
                <w:del w:id="21719" w:author="James Vu" w:date="2024-04-18T23:27:00Z"/>
                <w:sz w:val="28"/>
                <w:szCs w:val="28"/>
                <w:rPrChange w:id="21720" w:author="James Vu" w:date="2024-04-18T22:33:00Z">
                  <w:rPr>
                    <w:del w:id="21721" w:author="James Vu" w:date="2024-04-18T23:27:00Z"/>
                  </w:rPr>
                </w:rPrChange>
              </w:rPr>
              <w:pPrChange w:id="21722" w:author="James Vu" w:date="2024-04-18T22:33:00Z">
                <w:pPr>
                  <w:widowControl w:val="0"/>
                  <w:spacing w:before="120" w:after="120"/>
                </w:pPr>
              </w:pPrChange>
            </w:pPr>
            <w:del w:id="21723" w:author="James Vu" w:date="2024-04-18T23:27:00Z">
              <w:r w:rsidRPr="00167CE0" w:rsidDel="00E5719A">
                <w:rPr>
                  <w:sz w:val="28"/>
                  <w:szCs w:val="28"/>
                  <w:rPrChange w:id="21724" w:author="James Vu" w:date="2024-04-18T22:33:00Z">
                    <w:rPr/>
                  </w:rPrChange>
                </w:rPr>
                <w:delText>Dự toán chi tiết tại Phụ lục III</w:delText>
              </w:r>
            </w:del>
          </w:p>
        </w:tc>
      </w:tr>
      <w:tr w:rsidR="002D5FBD" w:rsidRPr="00167CE0" w:rsidDel="00E5719A" w14:paraId="7F6307DE" w14:textId="1841D6FC" w:rsidTr="006138EB">
        <w:trPr>
          <w:del w:id="21725"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4F219365" w14:textId="28DFA0C6" w:rsidR="00421081" w:rsidRPr="00167CE0" w:rsidDel="00E5719A" w:rsidRDefault="00421081">
            <w:pPr>
              <w:widowControl w:val="0"/>
              <w:spacing w:before="120" w:after="120"/>
              <w:jc w:val="both"/>
              <w:rPr>
                <w:del w:id="21726" w:author="James Vu" w:date="2024-04-18T23:27:00Z"/>
                <w:b/>
                <w:bCs/>
                <w:sz w:val="28"/>
                <w:szCs w:val="28"/>
                <w:rPrChange w:id="21727" w:author="James Vu" w:date="2024-04-18T22:33:00Z">
                  <w:rPr>
                    <w:del w:id="21728" w:author="James Vu" w:date="2024-04-18T23:27:00Z"/>
                    <w:b/>
                    <w:bCs/>
                  </w:rPr>
                </w:rPrChange>
              </w:rPr>
              <w:pPrChange w:id="21729" w:author="James Vu" w:date="2024-04-18T22:33:00Z">
                <w:pPr>
                  <w:widowControl w:val="0"/>
                  <w:spacing w:before="120" w:after="120"/>
                  <w:jc w:val="center"/>
                </w:pPr>
              </w:pPrChange>
            </w:pPr>
            <w:del w:id="21730" w:author="James Vu" w:date="2024-04-18T23:27:00Z">
              <w:r w:rsidRPr="00167CE0" w:rsidDel="00E5719A">
                <w:rPr>
                  <w:b/>
                  <w:bCs/>
                  <w:sz w:val="28"/>
                  <w:szCs w:val="28"/>
                  <w:rPrChange w:id="21731" w:author="James Vu" w:date="2024-04-18T22:33:00Z">
                    <w:rPr>
                      <w:b/>
                      <w:bCs/>
                    </w:rPr>
                  </w:rPrChange>
                </w:rPr>
                <w:delText>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6207091" w14:textId="136822E2" w:rsidR="00421081" w:rsidRPr="00167CE0" w:rsidDel="00E5719A" w:rsidRDefault="00421081">
            <w:pPr>
              <w:widowControl w:val="0"/>
              <w:spacing w:before="120" w:after="120"/>
              <w:jc w:val="both"/>
              <w:rPr>
                <w:del w:id="21732" w:author="James Vu" w:date="2024-04-18T23:27:00Z"/>
                <w:b/>
                <w:bCs/>
                <w:sz w:val="28"/>
                <w:szCs w:val="28"/>
                <w:rPrChange w:id="21733" w:author="James Vu" w:date="2024-04-18T22:33:00Z">
                  <w:rPr>
                    <w:del w:id="21734" w:author="James Vu" w:date="2024-04-18T23:27:00Z"/>
                    <w:b/>
                    <w:bCs/>
                  </w:rPr>
                </w:rPrChange>
              </w:rPr>
              <w:pPrChange w:id="21735" w:author="James Vu" w:date="2024-04-18T22:33:00Z">
                <w:pPr>
                  <w:widowControl w:val="0"/>
                  <w:spacing w:before="120" w:after="120"/>
                </w:pPr>
              </w:pPrChange>
            </w:pPr>
            <w:del w:id="21736" w:author="James Vu" w:date="2024-04-18T23:27:00Z">
              <w:r w:rsidRPr="00167CE0" w:rsidDel="00E5719A">
                <w:rPr>
                  <w:b/>
                  <w:bCs/>
                  <w:sz w:val="28"/>
                  <w:szCs w:val="28"/>
                  <w:rPrChange w:id="21737" w:author="James Vu" w:date="2024-04-18T22:33:00Z">
                    <w:rPr>
                      <w:b/>
                      <w:bCs/>
                    </w:rPr>
                  </w:rPrChange>
                </w:rPr>
                <w:delText>Hạng mục</w:delText>
              </w:r>
              <w:r w:rsidR="009D4431" w:rsidRPr="00167CE0" w:rsidDel="00E5719A">
                <w:rPr>
                  <w:b/>
                  <w:bCs/>
                  <w:sz w:val="28"/>
                  <w:szCs w:val="28"/>
                  <w:rPrChange w:id="21738" w:author="James Vu" w:date="2024-04-18T22:33:00Z">
                    <w:rPr>
                      <w:b/>
                      <w:bCs/>
                    </w:rPr>
                  </w:rPrChange>
                </w:rPr>
                <w:delText xml:space="preserve"> xây dựng hệ thống/</w:delText>
              </w:r>
              <w:r w:rsidRPr="00167CE0" w:rsidDel="00E5719A">
                <w:rPr>
                  <w:b/>
                  <w:bCs/>
                  <w:sz w:val="28"/>
                  <w:szCs w:val="28"/>
                  <w:rPrChange w:id="21739" w:author="James Vu" w:date="2024-04-18T22:33:00Z">
                    <w:rPr>
                      <w:b/>
                      <w:bCs/>
                    </w:rPr>
                  </w:rPrChange>
                </w:rPr>
                <w:delText xml:space="preserve"> phần mềm, cơ sở dữ liệu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58B5394" w14:textId="1D0EFFF6" w:rsidR="00421081" w:rsidRPr="00167CE0" w:rsidDel="00E5719A" w:rsidRDefault="00421081">
            <w:pPr>
              <w:widowControl w:val="0"/>
              <w:spacing w:before="120" w:after="120"/>
              <w:jc w:val="both"/>
              <w:rPr>
                <w:del w:id="21740" w:author="James Vu" w:date="2024-04-18T23:27:00Z"/>
                <w:sz w:val="28"/>
                <w:szCs w:val="28"/>
                <w:rPrChange w:id="21741" w:author="James Vu" w:date="2024-04-18T22:33:00Z">
                  <w:rPr>
                    <w:del w:id="21742" w:author="James Vu" w:date="2024-04-18T23:27:00Z"/>
                  </w:rPr>
                </w:rPrChange>
              </w:rPr>
              <w:pPrChange w:id="21743"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3D1213A2" w14:textId="2B94ACA5" w:rsidR="00421081" w:rsidRPr="00167CE0" w:rsidDel="00E5719A" w:rsidRDefault="00421081">
            <w:pPr>
              <w:widowControl w:val="0"/>
              <w:spacing w:before="120" w:after="120"/>
              <w:jc w:val="both"/>
              <w:rPr>
                <w:del w:id="21744" w:author="James Vu" w:date="2024-04-18T23:27:00Z"/>
                <w:sz w:val="28"/>
                <w:szCs w:val="28"/>
                <w:rPrChange w:id="21745" w:author="James Vu" w:date="2024-04-18T22:33:00Z">
                  <w:rPr>
                    <w:del w:id="21746" w:author="James Vu" w:date="2024-04-18T23:27:00Z"/>
                  </w:rPr>
                </w:rPrChange>
              </w:rPr>
              <w:pPrChange w:id="21747" w:author="James Vu" w:date="2024-04-18T22:33:00Z">
                <w:pPr>
                  <w:widowControl w:val="0"/>
                  <w:spacing w:before="120" w:after="120"/>
                  <w:jc w:val="center"/>
                </w:pPr>
              </w:pPrChange>
            </w:pPr>
            <w:del w:id="21748" w:author="James Vu" w:date="2024-04-18T23:27:00Z">
              <w:r w:rsidRPr="00167CE0" w:rsidDel="00E5719A">
                <w:rPr>
                  <w:sz w:val="28"/>
                  <w:szCs w:val="28"/>
                  <w:rPrChange w:id="21749" w:author="James Vu" w:date="2024-04-18T22:33:00Z">
                    <w:rPr/>
                  </w:rPrChange>
                </w:rPr>
                <w:delText>G</w:delText>
              </w:r>
              <w:r w:rsidRPr="00167CE0" w:rsidDel="00E5719A">
                <w:rPr>
                  <w:b/>
                  <w:bCs/>
                  <w:color w:val="000000"/>
                  <w:sz w:val="28"/>
                  <w:szCs w:val="28"/>
                  <w:vertAlign w:val="subscript"/>
                  <w:rPrChange w:id="21750" w:author="James Vu" w:date="2024-04-18T22:33:00Z">
                    <w:rPr>
                      <w:b/>
                      <w:bCs/>
                      <w:color w:val="000000"/>
                      <w:vertAlign w:val="subscript"/>
                    </w:rPr>
                  </w:rPrChange>
                </w:rPr>
                <w:delText>PM</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987F089" w14:textId="01B002E6" w:rsidR="00421081" w:rsidRPr="00167CE0" w:rsidDel="00E5719A" w:rsidRDefault="00421081">
            <w:pPr>
              <w:widowControl w:val="0"/>
              <w:spacing w:before="120" w:after="120"/>
              <w:jc w:val="both"/>
              <w:rPr>
                <w:del w:id="21751" w:author="James Vu" w:date="2024-04-18T23:27:00Z"/>
                <w:sz w:val="28"/>
                <w:szCs w:val="28"/>
                <w:rPrChange w:id="21752" w:author="James Vu" w:date="2024-04-18T22:33:00Z">
                  <w:rPr>
                    <w:del w:id="21753" w:author="James Vu" w:date="2024-04-18T23:27:00Z"/>
                  </w:rPr>
                </w:rPrChange>
              </w:rPr>
              <w:pPrChange w:id="21754"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F23AAEF" w14:textId="3BA073B7" w:rsidR="00421081" w:rsidRPr="00167CE0" w:rsidDel="00E5719A" w:rsidRDefault="00421081">
            <w:pPr>
              <w:widowControl w:val="0"/>
              <w:spacing w:before="120" w:after="120"/>
              <w:jc w:val="both"/>
              <w:rPr>
                <w:del w:id="21755" w:author="James Vu" w:date="2024-04-18T23:27:00Z"/>
                <w:b/>
                <w:bCs/>
                <w:sz w:val="28"/>
                <w:szCs w:val="28"/>
                <w:rPrChange w:id="21756" w:author="James Vu" w:date="2024-04-18T22:33:00Z">
                  <w:rPr>
                    <w:del w:id="21757" w:author="James Vu" w:date="2024-04-18T23:27:00Z"/>
                    <w:b/>
                    <w:bCs/>
                  </w:rPr>
                </w:rPrChange>
              </w:rPr>
              <w:pPrChange w:id="21758" w:author="James Vu" w:date="2024-04-18T22:33:00Z">
                <w:pPr>
                  <w:widowControl w:val="0"/>
                  <w:spacing w:before="120" w:after="120"/>
                  <w:jc w:val="right"/>
                </w:pPr>
              </w:pPrChange>
            </w:pPr>
            <w:del w:id="21759" w:author="James Vu" w:date="2024-04-18T23:27:00Z">
              <w:r w:rsidRPr="00167CE0" w:rsidDel="00E5719A">
                <w:rPr>
                  <w:b/>
                  <w:bCs/>
                  <w:sz w:val="28"/>
                  <w:szCs w:val="28"/>
                  <w:rPrChange w:id="21760" w:author="James Vu" w:date="2024-04-18T22:33:00Z">
                    <w:rPr>
                      <w:b/>
                      <w:bCs/>
                    </w:rPr>
                  </w:rPrChange>
                </w:rPr>
                <w:delText>20.879.840.000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466173B5" w14:textId="03CC6DD0" w:rsidR="00421081" w:rsidRPr="00167CE0" w:rsidDel="00E5719A" w:rsidRDefault="00421081">
            <w:pPr>
              <w:widowControl w:val="0"/>
              <w:spacing w:before="120" w:after="120"/>
              <w:jc w:val="both"/>
              <w:rPr>
                <w:del w:id="21761" w:author="James Vu" w:date="2024-04-18T23:27:00Z"/>
                <w:b/>
                <w:bCs/>
                <w:sz w:val="28"/>
                <w:szCs w:val="28"/>
                <w:rPrChange w:id="21762" w:author="James Vu" w:date="2024-04-18T22:33:00Z">
                  <w:rPr>
                    <w:del w:id="21763" w:author="James Vu" w:date="2024-04-18T23:27:00Z"/>
                    <w:b/>
                    <w:bCs/>
                  </w:rPr>
                </w:rPrChange>
              </w:rPr>
              <w:pPrChange w:id="21764" w:author="James Vu" w:date="2024-04-18T22:33:00Z">
                <w:pPr>
                  <w:widowControl w:val="0"/>
                  <w:spacing w:before="120" w:after="120"/>
                  <w:jc w:val="right"/>
                </w:pPr>
              </w:pPrChange>
            </w:pPr>
            <w:del w:id="21765" w:author="James Vu" w:date="2024-04-18T23:27:00Z">
              <w:r w:rsidRPr="00167CE0" w:rsidDel="00E5719A">
                <w:rPr>
                  <w:b/>
                  <w:bCs/>
                  <w:sz w:val="28"/>
                  <w:szCs w:val="28"/>
                  <w:rPrChange w:id="21766" w:author="James Vu" w:date="2024-04-18T22:33:00Z">
                    <w:rPr>
                      <w:b/>
                      <w:bCs/>
                    </w:rPr>
                  </w:rPrChange>
                </w:rPr>
                <w:delText>400.000.000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3A0BB5A" w14:textId="38522676" w:rsidR="00421081" w:rsidRPr="00167CE0" w:rsidDel="00E5719A" w:rsidRDefault="00421081">
            <w:pPr>
              <w:widowControl w:val="0"/>
              <w:spacing w:before="120" w:after="120"/>
              <w:jc w:val="both"/>
              <w:rPr>
                <w:del w:id="21767" w:author="James Vu" w:date="2024-04-18T23:27:00Z"/>
                <w:b/>
                <w:bCs/>
                <w:sz w:val="28"/>
                <w:szCs w:val="28"/>
                <w:rPrChange w:id="21768" w:author="James Vu" w:date="2024-04-18T22:33:00Z">
                  <w:rPr>
                    <w:del w:id="21769" w:author="James Vu" w:date="2024-04-18T23:27:00Z"/>
                    <w:b/>
                    <w:bCs/>
                  </w:rPr>
                </w:rPrChange>
              </w:rPr>
              <w:pPrChange w:id="21770" w:author="James Vu" w:date="2024-04-18T22:33:00Z">
                <w:pPr>
                  <w:widowControl w:val="0"/>
                  <w:spacing w:before="120" w:after="120"/>
                  <w:jc w:val="right"/>
                </w:pPr>
              </w:pPrChange>
            </w:pPr>
            <w:del w:id="21771" w:author="James Vu" w:date="2024-04-18T23:27:00Z">
              <w:r w:rsidRPr="00167CE0" w:rsidDel="00E5719A">
                <w:rPr>
                  <w:b/>
                  <w:bCs/>
                  <w:sz w:val="28"/>
                  <w:szCs w:val="28"/>
                  <w:rPrChange w:id="21772" w:author="James Vu" w:date="2024-04-18T22:33:00Z">
                    <w:rPr>
                      <w:b/>
                      <w:bCs/>
                    </w:rPr>
                  </w:rPrChange>
                </w:rPr>
                <w:delText>21.279.840.000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84021F1" w14:textId="33D54842" w:rsidR="00421081" w:rsidRPr="00167CE0" w:rsidDel="00E5719A" w:rsidRDefault="00421081">
            <w:pPr>
              <w:widowControl w:val="0"/>
              <w:spacing w:before="120" w:after="120"/>
              <w:jc w:val="both"/>
              <w:rPr>
                <w:del w:id="21773" w:author="James Vu" w:date="2024-04-18T23:27:00Z"/>
                <w:i/>
                <w:iCs/>
                <w:sz w:val="28"/>
                <w:szCs w:val="28"/>
                <w:rPrChange w:id="21774" w:author="James Vu" w:date="2024-04-18T22:33:00Z">
                  <w:rPr>
                    <w:del w:id="21775" w:author="James Vu" w:date="2024-04-18T23:27:00Z"/>
                    <w:i/>
                    <w:iCs/>
                  </w:rPr>
                </w:rPrChange>
              </w:rPr>
              <w:pPrChange w:id="21776" w:author="James Vu" w:date="2024-04-18T22:33:00Z">
                <w:pPr>
                  <w:widowControl w:val="0"/>
                  <w:spacing w:before="120" w:after="120"/>
                </w:pPr>
              </w:pPrChange>
            </w:pPr>
            <w:del w:id="21777" w:author="James Vu" w:date="2024-04-18T23:27:00Z">
              <w:r w:rsidRPr="00167CE0" w:rsidDel="00E5719A">
                <w:rPr>
                  <w:i/>
                  <w:iCs/>
                  <w:sz w:val="28"/>
                  <w:szCs w:val="28"/>
                  <w:rPrChange w:id="21778" w:author="James Vu" w:date="2024-04-18T22:33:00Z">
                    <w:rPr>
                      <w:i/>
                      <w:iCs/>
                    </w:rPr>
                  </w:rPrChange>
                </w:rPr>
                <w:delText> </w:delText>
              </w:r>
            </w:del>
          </w:p>
        </w:tc>
      </w:tr>
      <w:tr w:rsidR="002D5FBD" w:rsidRPr="00167CE0" w:rsidDel="00E5719A" w14:paraId="2274A50C" w14:textId="3EC7F336" w:rsidTr="006138EB">
        <w:trPr>
          <w:del w:id="21779"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531D061" w14:textId="49B6649F" w:rsidR="00421081" w:rsidRPr="00167CE0" w:rsidDel="00E5719A" w:rsidRDefault="00421081">
            <w:pPr>
              <w:widowControl w:val="0"/>
              <w:spacing w:before="120" w:after="120"/>
              <w:jc w:val="both"/>
              <w:rPr>
                <w:del w:id="21780" w:author="James Vu" w:date="2024-04-18T23:27:00Z"/>
                <w:b/>
                <w:bCs/>
                <w:sz w:val="28"/>
                <w:szCs w:val="28"/>
                <w:rPrChange w:id="21781" w:author="James Vu" w:date="2024-04-18T22:33:00Z">
                  <w:rPr>
                    <w:del w:id="21782" w:author="James Vu" w:date="2024-04-18T23:27:00Z"/>
                    <w:b/>
                    <w:bCs/>
                  </w:rPr>
                </w:rPrChange>
              </w:rPr>
              <w:pPrChange w:id="21783" w:author="James Vu" w:date="2024-04-18T22:33:00Z">
                <w:pPr>
                  <w:widowControl w:val="0"/>
                  <w:spacing w:before="120" w:after="120"/>
                  <w:jc w:val="center"/>
                </w:pPr>
              </w:pPrChange>
            </w:pPr>
            <w:del w:id="21784" w:author="James Vu" w:date="2024-04-18T23:27:00Z">
              <w:r w:rsidRPr="00167CE0" w:rsidDel="00E5719A">
                <w:rPr>
                  <w:b/>
                  <w:bCs/>
                  <w:sz w:val="28"/>
                  <w:szCs w:val="28"/>
                  <w:rPrChange w:id="21785" w:author="James Vu" w:date="2024-04-18T22:33:00Z">
                    <w:rPr>
                      <w:b/>
                      <w:bCs/>
                    </w:rPr>
                  </w:rPrChange>
                </w:rPr>
                <w:delText>2.1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3313CF1D" w14:textId="0BD17245" w:rsidR="00421081" w:rsidRPr="00167CE0" w:rsidDel="00E5719A" w:rsidRDefault="00421081">
            <w:pPr>
              <w:widowControl w:val="0"/>
              <w:spacing w:before="120" w:after="120"/>
              <w:jc w:val="both"/>
              <w:rPr>
                <w:del w:id="21786" w:author="James Vu" w:date="2024-04-18T23:27:00Z"/>
                <w:b/>
                <w:bCs/>
                <w:color w:val="000000"/>
                <w:sz w:val="28"/>
                <w:szCs w:val="28"/>
                <w:rPrChange w:id="21787" w:author="James Vu" w:date="2024-04-18T22:33:00Z">
                  <w:rPr>
                    <w:del w:id="21788" w:author="James Vu" w:date="2024-04-18T23:27:00Z"/>
                    <w:b/>
                    <w:bCs/>
                    <w:color w:val="000000"/>
                  </w:rPr>
                </w:rPrChange>
              </w:rPr>
              <w:pPrChange w:id="21789" w:author="James Vu" w:date="2024-04-18T22:33:00Z">
                <w:pPr>
                  <w:widowControl w:val="0"/>
                  <w:spacing w:before="120" w:after="120"/>
                </w:pPr>
              </w:pPrChange>
            </w:pPr>
            <w:del w:id="21790" w:author="James Vu" w:date="2024-04-18T23:27:00Z">
              <w:r w:rsidRPr="00167CE0" w:rsidDel="00E5719A">
                <w:rPr>
                  <w:b/>
                  <w:bCs/>
                  <w:color w:val="000000"/>
                  <w:sz w:val="28"/>
                  <w:szCs w:val="28"/>
                  <w:rPrChange w:id="21791" w:author="James Vu" w:date="2024-04-18T22:33:00Z">
                    <w:rPr>
                      <w:b/>
                      <w:bCs/>
                      <w:color w:val="000000"/>
                    </w:rPr>
                  </w:rPrChange>
                </w:rPr>
                <w:delText>Phần mềm nội bộ</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19FD5604" w14:textId="7D197417" w:rsidR="00421081" w:rsidRPr="00167CE0" w:rsidDel="00E5719A" w:rsidRDefault="00421081">
            <w:pPr>
              <w:widowControl w:val="0"/>
              <w:spacing w:before="120" w:after="120"/>
              <w:jc w:val="both"/>
              <w:rPr>
                <w:del w:id="21792" w:author="James Vu" w:date="2024-04-18T23:27:00Z"/>
                <w:b/>
                <w:bCs/>
                <w:sz w:val="28"/>
                <w:szCs w:val="28"/>
                <w:rPrChange w:id="21793" w:author="James Vu" w:date="2024-04-18T22:33:00Z">
                  <w:rPr>
                    <w:del w:id="21794" w:author="James Vu" w:date="2024-04-18T23:27:00Z"/>
                    <w:b/>
                    <w:bCs/>
                  </w:rPr>
                </w:rPrChange>
              </w:rPr>
              <w:pPrChange w:id="21795"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26D9A00F" w14:textId="371B54F7" w:rsidR="00421081" w:rsidRPr="00167CE0" w:rsidDel="00E5719A" w:rsidRDefault="00421081">
            <w:pPr>
              <w:widowControl w:val="0"/>
              <w:spacing w:before="120" w:after="120"/>
              <w:jc w:val="both"/>
              <w:rPr>
                <w:del w:id="21796" w:author="James Vu" w:date="2024-04-18T23:27:00Z"/>
                <w:b/>
                <w:bCs/>
                <w:sz w:val="28"/>
                <w:szCs w:val="28"/>
                <w:rPrChange w:id="21797" w:author="James Vu" w:date="2024-04-18T22:33:00Z">
                  <w:rPr>
                    <w:del w:id="21798" w:author="James Vu" w:date="2024-04-18T23:27:00Z"/>
                    <w:b/>
                    <w:bCs/>
                  </w:rPr>
                </w:rPrChange>
              </w:rPr>
              <w:pPrChange w:id="21799" w:author="James Vu" w:date="2024-04-18T22:33:00Z">
                <w:pPr>
                  <w:widowControl w:val="0"/>
                  <w:spacing w:before="120" w:after="120"/>
                  <w:jc w:val="center"/>
                </w:pPr>
              </w:pPrChange>
            </w:pPr>
            <w:del w:id="21800" w:author="James Vu" w:date="2024-04-18T23:27:00Z">
              <w:r w:rsidRPr="00167CE0" w:rsidDel="00E5719A">
                <w:rPr>
                  <w:b/>
                  <w:bCs/>
                  <w:sz w:val="28"/>
                  <w:szCs w:val="28"/>
                  <w:rPrChange w:id="21801" w:author="James Vu" w:date="2024-04-18T22:33:00Z">
                    <w:rPr>
                      <w:b/>
                      <w:bCs/>
                    </w:rPr>
                  </w:rPrChange>
                </w:rPr>
                <w:delText>G</w:delText>
              </w:r>
              <w:r w:rsidRPr="00167CE0" w:rsidDel="00E5719A">
                <w:rPr>
                  <w:b/>
                  <w:bCs/>
                  <w:color w:val="000000"/>
                  <w:sz w:val="28"/>
                  <w:szCs w:val="28"/>
                  <w:vertAlign w:val="subscript"/>
                  <w:rPrChange w:id="21802" w:author="James Vu" w:date="2024-04-18T22:33:00Z">
                    <w:rPr>
                      <w:b/>
                      <w:bCs/>
                      <w:color w:val="000000"/>
                      <w:vertAlign w:val="subscript"/>
                    </w:rPr>
                  </w:rPrChange>
                </w:rPr>
                <w:delText>PM</w:delText>
              </w:r>
              <w:r w:rsidRPr="00167CE0" w:rsidDel="00E5719A">
                <w:rPr>
                  <w:b/>
                  <w:bCs/>
                  <w:sz w:val="28"/>
                  <w:szCs w:val="28"/>
                  <w:vertAlign w:val="subscript"/>
                  <w:rPrChange w:id="21803" w:author="James Vu" w:date="2024-04-18T22:33:00Z">
                    <w:rPr>
                      <w:b/>
                      <w:bCs/>
                      <w:vertAlign w:val="subscript"/>
                    </w:rPr>
                  </w:rPrChange>
                </w:rPr>
                <w:delText>NB</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5DE39AB" w14:textId="2E975C40" w:rsidR="00421081" w:rsidRPr="00167CE0" w:rsidDel="00E5719A" w:rsidRDefault="00421081">
            <w:pPr>
              <w:widowControl w:val="0"/>
              <w:spacing w:before="120" w:after="120"/>
              <w:jc w:val="both"/>
              <w:rPr>
                <w:del w:id="21804" w:author="James Vu" w:date="2024-04-18T23:27:00Z"/>
                <w:b/>
                <w:bCs/>
                <w:sz w:val="28"/>
                <w:szCs w:val="28"/>
                <w:rPrChange w:id="21805" w:author="James Vu" w:date="2024-04-18T22:33:00Z">
                  <w:rPr>
                    <w:del w:id="21806" w:author="James Vu" w:date="2024-04-18T23:27:00Z"/>
                    <w:b/>
                    <w:bCs/>
                  </w:rPr>
                </w:rPrChange>
              </w:rPr>
              <w:pPrChange w:id="21807"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956FCE9" w14:textId="3E1F9445" w:rsidR="00421081" w:rsidRPr="00167CE0" w:rsidDel="00E5719A" w:rsidRDefault="00421081">
            <w:pPr>
              <w:widowControl w:val="0"/>
              <w:spacing w:before="120" w:after="120"/>
              <w:jc w:val="both"/>
              <w:rPr>
                <w:del w:id="21808" w:author="James Vu" w:date="2024-04-18T23:27:00Z"/>
                <w:b/>
                <w:bCs/>
                <w:sz w:val="28"/>
                <w:szCs w:val="28"/>
                <w:rPrChange w:id="21809" w:author="James Vu" w:date="2024-04-18T22:33:00Z">
                  <w:rPr>
                    <w:del w:id="21810" w:author="James Vu" w:date="2024-04-18T23:27:00Z"/>
                    <w:b/>
                    <w:bCs/>
                  </w:rPr>
                </w:rPrChange>
              </w:rPr>
              <w:pPrChange w:id="21811" w:author="James Vu" w:date="2024-04-18T22:33:00Z">
                <w:pPr>
                  <w:widowControl w:val="0"/>
                  <w:spacing w:before="120" w:after="120"/>
                  <w:jc w:val="right"/>
                </w:pPr>
              </w:pPrChange>
            </w:pPr>
            <w:del w:id="21812" w:author="James Vu" w:date="2024-04-18T23:27:00Z">
              <w:r w:rsidRPr="00167CE0" w:rsidDel="00E5719A">
                <w:rPr>
                  <w:b/>
                  <w:bCs/>
                  <w:sz w:val="28"/>
                  <w:szCs w:val="28"/>
                  <w:rPrChange w:id="21813" w:author="James Vu" w:date="2024-04-18T22:33:00Z">
                    <w:rPr>
                      <w:b/>
                      <w:bCs/>
                    </w:rPr>
                  </w:rPrChange>
                </w:rPr>
                <w:delText>16.850.000.000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59313B6D" w14:textId="66D0F9B1" w:rsidR="00421081" w:rsidRPr="00167CE0" w:rsidDel="00E5719A" w:rsidRDefault="00421081">
            <w:pPr>
              <w:widowControl w:val="0"/>
              <w:spacing w:before="120" w:after="120"/>
              <w:jc w:val="both"/>
              <w:rPr>
                <w:del w:id="21814" w:author="James Vu" w:date="2024-04-18T23:27:00Z"/>
                <w:b/>
                <w:bCs/>
                <w:sz w:val="28"/>
                <w:szCs w:val="28"/>
                <w:rPrChange w:id="21815" w:author="James Vu" w:date="2024-04-18T22:33:00Z">
                  <w:rPr>
                    <w:del w:id="21816" w:author="James Vu" w:date="2024-04-18T23:27:00Z"/>
                    <w:b/>
                    <w:bCs/>
                  </w:rPr>
                </w:rPrChange>
              </w:rPr>
              <w:pPrChange w:id="21817" w:author="James Vu" w:date="2024-04-18T22:33:00Z">
                <w:pPr>
                  <w:widowControl w:val="0"/>
                  <w:spacing w:before="120" w:after="120"/>
                  <w:jc w:val="right"/>
                </w:pPr>
              </w:pPrChange>
            </w:pPr>
            <w:del w:id="21818" w:author="James Vu" w:date="2024-04-18T23:27:00Z">
              <w:r w:rsidRPr="00167CE0" w:rsidDel="00E5719A">
                <w:rPr>
                  <w:b/>
                  <w:bCs/>
                  <w:sz w:val="28"/>
                  <w:szCs w:val="28"/>
                  <w:rPrChange w:id="21819" w:author="James Vu" w:date="2024-04-18T22:33:00Z">
                    <w:rPr>
                      <w:b/>
                      <w:bCs/>
                    </w:rPr>
                  </w:rPrChange>
                </w:rPr>
                <w:delTex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0C1BB0F" w14:textId="1DFAE48A" w:rsidR="00421081" w:rsidRPr="00167CE0" w:rsidDel="00E5719A" w:rsidRDefault="00421081">
            <w:pPr>
              <w:widowControl w:val="0"/>
              <w:spacing w:before="120" w:after="120"/>
              <w:jc w:val="both"/>
              <w:rPr>
                <w:del w:id="21820" w:author="James Vu" w:date="2024-04-18T23:27:00Z"/>
                <w:b/>
                <w:bCs/>
                <w:sz w:val="28"/>
                <w:szCs w:val="28"/>
                <w:rPrChange w:id="21821" w:author="James Vu" w:date="2024-04-18T22:33:00Z">
                  <w:rPr>
                    <w:del w:id="21822" w:author="James Vu" w:date="2024-04-18T23:27:00Z"/>
                    <w:b/>
                    <w:bCs/>
                  </w:rPr>
                </w:rPrChange>
              </w:rPr>
              <w:pPrChange w:id="21823" w:author="James Vu" w:date="2024-04-18T22:33:00Z">
                <w:pPr>
                  <w:widowControl w:val="0"/>
                  <w:spacing w:before="120" w:after="120"/>
                  <w:jc w:val="right"/>
                </w:pPr>
              </w:pPrChange>
            </w:pPr>
            <w:del w:id="21824" w:author="James Vu" w:date="2024-04-18T23:27:00Z">
              <w:r w:rsidRPr="00167CE0" w:rsidDel="00E5719A">
                <w:rPr>
                  <w:b/>
                  <w:bCs/>
                  <w:sz w:val="28"/>
                  <w:szCs w:val="28"/>
                  <w:rPrChange w:id="21825" w:author="James Vu" w:date="2024-04-18T22:33:00Z">
                    <w:rPr>
                      <w:b/>
                      <w:bCs/>
                    </w:rPr>
                  </w:rPrChange>
                </w:rPr>
                <w:delText>16.850.000.000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3320EF5" w14:textId="4D909599" w:rsidR="00421081" w:rsidRPr="00167CE0" w:rsidDel="00E5719A" w:rsidRDefault="00421081">
            <w:pPr>
              <w:widowControl w:val="0"/>
              <w:spacing w:before="120" w:after="120"/>
              <w:jc w:val="both"/>
              <w:rPr>
                <w:del w:id="21826" w:author="James Vu" w:date="2024-04-18T23:27:00Z"/>
                <w:b/>
                <w:bCs/>
                <w:i/>
                <w:iCs/>
                <w:sz w:val="28"/>
                <w:szCs w:val="28"/>
                <w:rPrChange w:id="21827" w:author="James Vu" w:date="2024-04-18T22:33:00Z">
                  <w:rPr>
                    <w:del w:id="21828" w:author="James Vu" w:date="2024-04-18T23:27:00Z"/>
                    <w:b/>
                    <w:bCs/>
                    <w:i/>
                    <w:iCs/>
                  </w:rPr>
                </w:rPrChange>
              </w:rPr>
              <w:pPrChange w:id="21829" w:author="James Vu" w:date="2024-04-18T22:33:00Z">
                <w:pPr>
                  <w:widowControl w:val="0"/>
                  <w:spacing w:before="120" w:after="120"/>
                </w:pPr>
              </w:pPrChange>
            </w:pPr>
            <w:del w:id="21830" w:author="James Vu" w:date="2024-04-18T23:27:00Z">
              <w:r w:rsidRPr="00167CE0" w:rsidDel="00E5719A">
                <w:rPr>
                  <w:b/>
                  <w:bCs/>
                  <w:i/>
                  <w:iCs/>
                  <w:sz w:val="28"/>
                  <w:szCs w:val="28"/>
                  <w:rPrChange w:id="21831" w:author="James Vu" w:date="2024-04-18T22:33:00Z">
                    <w:rPr>
                      <w:b/>
                      <w:bCs/>
                      <w:i/>
                      <w:iCs/>
                    </w:rPr>
                  </w:rPrChange>
                </w:rPr>
                <w:delText> </w:delText>
              </w:r>
            </w:del>
          </w:p>
        </w:tc>
      </w:tr>
      <w:tr w:rsidR="002D5FBD" w:rsidRPr="00167CE0" w:rsidDel="00E5719A" w14:paraId="4F5A1635" w14:textId="7931443E" w:rsidTr="006138EB">
        <w:trPr>
          <w:del w:id="21832"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FEC813E" w14:textId="439155ED" w:rsidR="00421081" w:rsidRPr="00167CE0" w:rsidDel="00E5719A" w:rsidRDefault="00421081">
            <w:pPr>
              <w:widowControl w:val="0"/>
              <w:spacing w:before="120" w:after="120"/>
              <w:jc w:val="both"/>
              <w:rPr>
                <w:del w:id="21833" w:author="James Vu" w:date="2024-04-18T23:27:00Z"/>
                <w:i/>
                <w:iCs/>
                <w:color w:val="000000"/>
                <w:sz w:val="28"/>
                <w:szCs w:val="28"/>
                <w:rPrChange w:id="21834" w:author="James Vu" w:date="2024-04-18T22:33:00Z">
                  <w:rPr>
                    <w:del w:id="21835" w:author="James Vu" w:date="2024-04-18T23:27:00Z"/>
                    <w:i/>
                    <w:iCs/>
                    <w:color w:val="000000"/>
                  </w:rPr>
                </w:rPrChange>
              </w:rPr>
              <w:pPrChange w:id="21836" w:author="James Vu" w:date="2024-04-18T22:33:00Z">
                <w:pPr>
                  <w:widowControl w:val="0"/>
                  <w:spacing w:before="120" w:after="120"/>
                  <w:jc w:val="center"/>
                </w:pPr>
              </w:pPrChange>
            </w:pPr>
            <w:del w:id="21837" w:author="James Vu" w:date="2024-04-18T23:27:00Z">
              <w:r w:rsidRPr="00167CE0" w:rsidDel="00E5719A">
                <w:rPr>
                  <w:i/>
                  <w:iCs/>
                  <w:color w:val="000000"/>
                  <w:sz w:val="28"/>
                  <w:szCs w:val="28"/>
                  <w:rPrChange w:id="21838"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F271717" w14:textId="6E05A801" w:rsidR="00421081" w:rsidRPr="00167CE0" w:rsidDel="00E5719A" w:rsidRDefault="00421081">
            <w:pPr>
              <w:widowControl w:val="0"/>
              <w:spacing w:before="120" w:after="120"/>
              <w:jc w:val="both"/>
              <w:rPr>
                <w:del w:id="21839" w:author="James Vu" w:date="2024-04-18T23:27:00Z"/>
                <w:i/>
                <w:iCs/>
                <w:sz w:val="28"/>
                <w:szCs w:val="28"/>
                <w:rPrChange w:id="21840" w:author="James Vu" w:date="2024-04-18T22:33:00Z">
                  <w:rPr>
                    <w:del w:id="21841" w:author="James Vu" w:date="2024-04-18T23:27:00Z"/>
                    <w:i/>
                    <w:iCs/>
                  </w:rPr>
                </w:rPrChange>
              </w:rPr>
              <w:pPrChange w:id="21842" w:author="James Vu" w:date="2024-04-18T22:33:00Z">
                <w:pPr>
                  <w:widowControl w:val="0"/>
                  <w:spacing w:before="120" w:after="120"/>
                </w:pPr>
              </w:pPrChange>
            </w:pPr>
            <w:del w:id="21843" w:author="James Vu" w:date="2024-04-18T23:27:00Z">
              <w:r w:rsidRPr="00167CE0" w:rsidDel="00E5719A">
                <w:rPr>
                  <w:i/>
                  <w:iCs/>
                  <w:sz w:val="28"/>
                  <w:szCs w:val="28"/>
                  <w:rPrChange w:id="21844" w:author="James Vu" w:date="2024-04-18T22:33:00Z">
                    <w:rPr>
                      <w:i/>
                      <w:iCs/>
                    </w:rPr>
                  </w:rPrChange>
                </w:rPr>
                <w:delText xml:space="preserve">Xây dựng hệ thống cổng thông tin dữ liệu ngành nông nghiệp </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79ADB906" w14:textId="6A0B1384" w:rsidR="00421081" w:rsidRPr="00167CE0" w:rsidDel="00E5719A" w:rsidRDefault="00421081">
            <w:pPr>
              <w:widowControl w:val="0"/>
              <w:spacing w:before="120" w:after="120"/>
              <w:jc w:val="both"/>
              <w:rPr>
                <w:del w:id="21845" w:author="James Vu" w:date="2024-04-18T23:27:00Z"/>
                <w:i/>
                <w:iCs/>
                <w:sz w:val="28"/>
                <w:szCs w:val="28"/>
                <w:rPrChange w:id="21846" w:author="James Vu" w:date="2024-04-18T22:33:00Z">
                  <w:rPr>
                    <w:del w:id="21847" w:author="James Vu" w:date="2024-04-18T23:27:00Z"/>
                    <w:i/>
                    <w:iCs/>
                  </w:rPr>
                </w:rPrChange>
              </w:rPr>
              <w:pPrChange w:id="21848"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18A01C0F" w14:textId="45F89109" w:rsidR="00421081" w:rsidRPr="00167CE0" w:rsidDel="00E5719A" w:rsidRDefault="00421081">
            <w:pPr>
              <w:widowControl w:val="0"/>
              <w:spacing w:before="120" w:after="120"/>
              <w:jc w:val="both"/>
              <w:rPr>
                <w:del w:id="21849" w:author="James Vu" w:date="2024-04-18T23:27:00Z"/>
                <w:i/>
                <w:iCs/>
                <w:sz w:val="28"/>
                <w:szCs w:val="28"/>
                <w:rPrChange w:id="21850" w:author="James Vu" w:date="2024-04-18T22:33:00Z">
                  <w:rPr>
                    <w:del w:id="21851" w:author="James Vu" w:date="2024-04-18T23:27:00Z"/>
                    <w:i/>
                    <w:iCs/>
                  </w:rPr>
                </w:rPrChange>
              </w:rPr>
              <w:pPrChange w:id="21852"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1612F1C" w14:textId="6BE0D731" w:rsidR="00421081" w:rsidRPr="00167CE0" w:rsidDel="00E5719A" w:rsidRDefault="00421081">
            <w:pPr>
              <w:widowControl w:val="0"/>
              <w:spacing w:before="120" w:after="120"/>
              <w:jc w:val="both"/>
              <w:rPr>
                <w:del w:id="21853" w:author="James Vu" w:date="2024-04-18T23:27:00Z"/>
                <w:i/>
                <w:iCs/>
                <w:sz w:val="28"/>
                <w:szCs w:val="28"/>
                <w:rPrChange w:id="21854" w:author="James Vu" w:date="2024-04-18T22:33:00Z">
                  <w:rPr>
                    <w:del w:id="21855" w:author="James Vu" w:date="2024-04-18T23:27:00Z"/>
                    <w:i/>
                    <w:iCs/>
                  </w:rPr>
                </w:rPrChange>
              </w:rPr>
              <w:pPrChange w:id="21856"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8591FD6" w14:textId="0D01F5F3" w:rsidR="00421081" w:rsidRPr="00167CE0" w:rsidDel="00E5719A" w:rsidRDefault="00421081">
            <w:pPr>
              <w:widowControl w:val="0"/>
              <w:spacing w:before="120" w:after="120"/>
              <w:jc w:val="both"/>
              <w:rPr>
                <w:del w:id="21857" w:author="James Vu" w:date="2024-04-18T23:27:00Z"/>
                <w:i/>
                <w:iCs/>
                <w:sz w:val="28"/>
                <w:szCs w:val="28"/>
                <w:rPrChange w:id="21858" w:author="James Vu" w:date="2024-04-18T22:33:00Z">
                  <w:rPr>
                    <w:del w:id="21859" w:author="James Vu" w:date="2024-04-18T23:27:00Z"/>
                    <w:i/>
                    <w:iCs/>
                  </w:rPr>
                </w:rPrChange>
              </w:rPr>
              <w:pPrChange w:id="21860" w:author="James Vu" w:date="2024-04-18T22:33:00Z">
                <w:pPr>
                  <w:widowControl w:val="0"/>
                  <w:spacing w:before="120" w:after="120"/>
                  <w:jc w:val="right"/>
                </w:pPr>
              </w:pPrChange>
            </w:pPr>
            <w:del w:id="21861" w:author="James Vu" w:date="2024-04-18T23:27:00Z">
              <w:r w:rsidRPr="00167CE0" w:rsidDel="00E5719A">
                <w:rPr>
                  <w:i/>
                  <w:iCs/>
                  <w:sz w:val="28"/>
                  <w:szCs w:val="28"/>
                  <w:rPrChange w:id="21862" w:author="James Vu" w:date="2024-04-18T22:33:00Z">
                    <w:rPr>
                      <w:i/>
                      <w:iCs/>
                    </w:rPr>
                  </w:rPrChange>
                </w:rPr>
                <w:delText>5.850.000.000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2E272657" w14:textId="1F4513E4" w:rsidR="00421081" w:rsidRPr="00167CE0" w:rsidDel="00E5719A" w:rsidRDefault="00421081">
            <w:pPr>
              <w:widowControl w:val="0"/>
              <w:spacing w:before="120" w:after="120"/>
              <w:jc w:val="both"/>
              <w:rPr>
                <w:del w:id="21863" w:author="James Vu" w:date="2024-04-18T23:27:00Z"/>
                <w:i/>
                <w:iCs/>
                <w:sz w:val="28"/>
                <w:szCs w:val="28"/>
                <w:rPrChange w:id="21864" w:author="James Vu" w:date="2024-04-18T22:33:00Z">
                  <w:rPr>
                    <w:del w:id="21865" w:author="James Vu" w:date="2024-04-18T23:27:00Z"/>
                    <w:i/>
                    <w:iCs/>
                  </w:rPr>
                </w:rPrChange>
              </w:rPr>
              <w:pPrChange w:id="21866" w:author="James Vu" w:date="2024-04-18T22:33:00Z">
                <w:pPr>
                  <w:widowControl w:val="0"/>
                  <w:spacing w:before="120" w:after="120"/>
                  <w:jc w:val="right"/>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EF6AA07" w14:textId="2BEB3544" w:rsidR="00421081" w:rsidRPr="00167CE0" w:rsidDel="00E5719A" w:rsidRDefault="00421081">
            <w:pPr>
              <w:widowControl w:val="0"/>
              <w:spacing w:before="120" w:after="120"/>
              <w:jc w:val="both"/>
              <w:rPr>
                <w:del w:id="21867" w:author="James Vu" w:date="2024-04-18T23:27:00Z"/>
                <w:i/>
                <w:iCs/>
                <w:sz w:val="28"/>
                <w:szCs w:val="28"/>
                <w:rPrChange w:id="21868" w:author="James Vu" w:date="2024-04-18T22:33:00Z">
                  <w:rPr>
                    <w:del w:id="21869" w:author="James Vu" w:date="2024-04-18T23:27:00Z"/>
                    <w:i/>
                    <w:iCs/>
                  </w:rPr>
                </w:rPrChange>
              </w:rPr>
              <w:pPrChange w:id="21870" w:author="James Vu" w:date="2024-04-18T22:33:00Z">
                <w:pPr>
                  <w:widowControl w:val="0"/>
                  <w:spacing w:before="120" w:after="120"/>
                  <w:jc w:val="right"/>
                </w:pPr>
              </w:pPrChange>
            </w:pPr>
            <w:del w:id="21871" w:author="James Vu" w:date="2024-04-18T23:27:00Z">
              <w:r w:rsidRPr="00167CE0" w:rsidDel="00E5719A">
                <w:rPr>
                  <w:i/>
                  <w:iCs/>
                  <w:sz w:val="28"/>
                  <w:szCs w:val="28"/>
                  <w:rPrChange w:id="21872" w:author="James Vu" w:date="2024-04-18T22:33:00Z">
                    <w:rPr>
                      <w:i/>
                      <w:iCs/>
                    </w:rPr>
                  </w:rPrChange>
                </w:rPr>
                <w:delText>5.850.000.000</w:delText>
              </w:r>
            </w:del>
          </w:p>
        </w:tc>
        <w:tc>
          <w:tcPr>
            <w:tcW w:w="771" w:type="pct"/>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7E5A0E4" w14:textId="06A814C4" w:rsidR="00421081" w:rsidRPr="00167CE0" w:rsidDel="00E5719A" w:rsidRDefault="00421081">
            <w:pPr>
              <w:widowControl w:val="0"/>
              <w:spacing w:before="120" w:after="120"/>
              <w:jc w:val="both"/>
              <w:rPr>
                <w:del w:id="21873" w:author="James Vu" w:date="2024-04-18T23:27:00Z"/>
                <w:i/>
                <w:iCs/>
                <w:sz w:val="28"/>
                <w:szCs w:val="28"/>
                <w:rPrChange w:id="21874" w:author="James Vu" w:date="2024-04-18T22:33:00Z">
                  <w:rPr>
                    <w:del w:id="21875" w:author="James Vu" w:date="2024-04-18T23:27:00Z"/>
                    <w:i/>
                    <w:iCs/>
                  </w:rPr>
                </w:rPrChange>
              </w:rPr>
              <w:pPrChange w:id="21876" w:author="James Vu" w:date="2024-04-18T22:33:00Z">
                <w:pPr>
                  <w:widowControl w:val="0"/>
                  <w:spacing w:before="120" w:after="120"/>
                </w:pPr>
              </w:pPrChange>
            </w:pPr>
            <w:del w:id="21877" w:author="James Vu" w:date="2024-04-18T23:27:00Z">
              <w:r w:rsidRPr="00167CE0" w:rsidDel="00E5719A">
                <w:rPr>
                  <w:i/>
                  <w:iCs/>
                  <w:sz w:val="28"/>
                  <w:szCs w:val="28"/>
                  <w:rPrChange w:id="21878" w:author="James Vu" w:date="2024-04-18T22:33:00Z">
                    <w:rPr>
                      <w:i/>
                      <w:iCs/>
                    </w:rPr>
                  </w:rPrChange>
                </w:rPr>
                <w:delText>Báo giá, chi tiết ở Phụ lục IV</w:delText>
              </w:r>
            </w:del>
          </w:p>
        </w:tc>
      </w:tr>
      <w:tr w:rsidR="002D5FBD" w:rsidRPr="00167CE0" w:rsidDel="00E5719A" w14:paraId="6E3C8BDC" w14:textId="0A503E5A" w:rsidTr="006138EB">
        <w:trPr>
          <w:del w:id="21879"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4E12BEC1" w14:textId="04B85064" w:rsidR="00421081" w:rsidRPr="00167CE0" w:rsidDel="00E5719A" w:rsidRDefault="00421081">
            <w:pPr>
              <w:widowControl w:val="0"/>
              <w:spacing w:before="120" w:after="120"/>
              <w:jc w:val="both"/>
              <w:rPr>
                <w:del w:id="21880" w:author="James Vu" w:date="2024-04-18T23:27:00Z"/>
                <w:i/>
                <w:iCs/>
                <w:color w:val="000000"/>
                <w:sz w:val="28"/>
                <w:szCs w:val="28"/>
                <w:rPrChange w:id="21881" w:author="James Vu" w:date="2024-04-18T22:33:00Z">
                  <w:rPr>
                    <w:del w:id="21882" w:author="James Vu" w:date="2024-04-18T23:27:00Z"/>
                    <w:i/>
                    <w:iCs/>
                    <w:color w:val="000000"/>
                  </w:rPr>
                </w:rPrChange>
              </w:rPr>
              <w:pPrChange w:id="21883" w:author="James Vu" w:date="2024-04-18T22:33:00Z">
                <w:pPr>
                  <w:widowControl w:val="0"/>
                  <w:spacing w:before="120" w:after="120"/>
                  <w:jc w:val="center"/>
                </w:pPr>
              </w:pPrChange>
            </w:pPr>
            <w:del w:id="21884" w:author="James Vu" w:date="2024-04-18T23:27:00Z">
              <w:r w:rsidRPr="00167CE0" w:rsidDel="00E5719A">
                <w:rPr>
                  <w:i/>
                  <w:iCs/>
                  <w:color w:val="000000"/>
                  <w:sz w:val="28"/>
                  <w:szCs w:val="28"/>
                  <w:rPrChange w:id="21885"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02CC13D" w14:textId="09AFFFDB" w:rsidR="00421081" w:rsidRPr="00167CE0" w:rsidDel="00E5719A" w:rsidRDefault="00421081">
            <w:pPr>
              <w:widowControl w:val="0"/>
              <w:spacing w:before="120" w:after="120"/>
              <w:jc w:val="both"/>
              <w:rPr>
                <w:del w:id="21886" w:author="James Vu" w:date="2024-04-18T23:27:00Z"/>
                <w:i/>
                <w:iCs/>
                <w:sz w:val="28"/>
                <w:szCs w:val="28"/>
                <w:rPrChange w:id="21887" w:author="James Vu" w:date="2024-04-18T22:33:00Z">
                  <w:rPr>
                    <w:del w:id="21888" w:author="James Vu" w:date="2024-04-18T23:27:00Z"/>
                    <w:i/>
                    <w:iCs/>
                  </w:rPr>
                </w:rPrChange>
              </w:rPr>
              <w:pPrChange w:id="21889" w:author="James Vu" w:date="2024-04-18T22:33:00Z">
                <w:pPr>
                  <w:widowControl w:val="0"/>
                  <w:spacing w:before="120" w:after="120"/>
                </w:pPr>
              </w:pPrChange>
            </w:pPr>
            <w:del w:id="21890" w:author="James Vu" w:date="2024-04-18T23:27:00Z">
              <w:r w:rsidRPr="00167CE0" w:rsidDel="00E5719A">
                <w:rPr>
                  <w:i/>
                  <w:iCs/>
                  <w:sz w:val="28"/>
                  <w:szCs w:val="28"/>
                  <w:rPrChange w:id="21891" w:author="James Vu" w:date="2024-04-18T22:33:00Z">
                    <w:rPr>
                      <w:i/>
                      <w:iCs/>
                    </w:rPr>
                  </w:rPrChange>
                </w:rPr>
                <w:delText>Phần mềm quản lý, cập nhật CSDL bao gồm CSDL dùng chung và CSDL chuyên ngành các lĩnh vực của ngành</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0FFE13CF" w14:textId="3FF71AFF" w:rsidR="00421081" w:rsidRPr="00167CE0" w:rsidDel="00E5719A" w:rsidRDefault="00421081">
            <w:pPr>
              <w:widowControl w:val="0"/>
              <w:spacing w:before="120" w:after="120"/>
              <w:jc w:val="both"/>
              <w:rPr>
                <w:del w:id="21892" w:author="James Vu" w:date="2024-04-18T23:27:00Z"/>
                <w:i/>
                <w:iCs/>
                <w:sz w:val="28"/>
                <w:szCs w:val="28"/>
                <w:rPrChange w:id="21893" w:author="James Vu" w:date="2024-04-18T22:33:00Z">
                  <w:rPr>
                    <w:del w:id="21894" w:author="James Vu" w:date="2024-04-18T23:27:00Z"/>
                    <w:i/>
                    <w:iCs/>
                  </w:rPr>
                </w:rPrChange>
              </w:rPr>
              <w:pPrChange w:id="21895"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214AAD17" w14:textId="05D38973" w:rsidR="00421081" w:rsidRPr="00167CE0" w:rsidDel="00E5719A" w:rsidRDefault="00421081">
            <w:pPr>
              <w:widowControl w:val="0"/>
              <w:spacing w:before="120" w:after="120"/>
              <w:jc w:val="both"/>
              <w:rPr>
                <w:del w:id="21896" w:author="James Vu" w:date="2024-04-18T23:27:00Z"/>
                <w:i/>
                <w:iCs/>
                <w:sz w:val="28"/>
                <w:szCs w:val="28"/>
                <w:rPrChange w:id="21897" w:author="James Vu" w:date="2024-04-18T22:33:00Z">
                  <w:rPr>
                    <w:del w:id="21898" w:author="James Vu" w:date="2024-04-18T23:27:00Z"/>
                    <w:i/>
                    <w:iCs/>
                  </w:rPr>
                </w:rPrChange>
              </w:rPr>
              <w:pPrChange w:id="21899"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8DF0A5F" w14:textId="1F4CA7F8" w:rsidR="00421081" w:rsidRPr="00167CE0" w:rsidDel="00E5719A" w:rsidRDefault="00421081">
            <w:pPr>
              <w:widowControl w:val="0"/>
              <w:spacing w:before="120" w:after="120"/>
              <w:jc w:val="both"/>
              <w:rPr>
                <w:del w:id="21900" w:author="James Vu" w:date="2024-04-18T23:27:00Z"/>
                <w:i/>
                <w:iCs/>
                <w:sz w:val="28"/>
                <w:szCs w:val="28"/>
                <w:rPrChange w:id="21901" w:author="James Vu" w:date="2024-04-18T22:33:00Z">
                  <w:rPr>
                    <w:del w:id="21902" w:author="James Vu" w:date="2024-04-18T23:27:00Z"/>
                    <w:i/>
                    <w:iCs/>
                  </w:rPr>
                </w:rPrChange>
              </w:rPr>
              <w:pPrChange w:id="21903"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F9DAF23" w14:textId="26853AD8" w:rsidR="00421081" w:rsidRPr="00167CE0" w:rsidDel="00E5719A" w:rsidRDefault="00421081">
            <w:pPr>
              <w:widowControl w:val="0"/>
              <w:spacing w:before="120" w:after="120"/>
              <w:jc w:val="both"/>
              <w:rPr>
                <w:del w:id="21904" w:author="James Vu" w:date="2024-04-18T23:27:00Z"/>
                <w:i/>
                <w:iCs/>
                <w:sz w:val="28"/>
                <w:szCs w:val="28"/>
                <w:rPrChange w:id="21905" w:author="James Vu" w:date="2024-04-18T22:33:00Z">
                  <w:rPr>
                    <w:del w:id="21906" w:author="James Vu" w:date="2024-04-18T23:27:00Z"/>
                    <w:i/>
                    <w:iCs/>
                  </w:rPr>
                </w:rPrChange>
              </w:rPr>
              <w:pPrChange w:id="21907" w:author="James Vu" w:date="2024-04-18T22:33:00Z">
                <w:pPr>
                  <w:widowControl w:val="0"/>
                  <w:spacing w:before="120" w:after="120"/>
                  <w:jc w:val="right"/>
                </w:pPr>
              </w:pPrChange>
            </w:pPr>
            <w:del w:id="21908" w:author="James Vu" w:date="2024-04-18T23:27:00Z">
              <w:r w:rsidRPr="00167CE0" w:rsidDel="00E5719A">
                <w:rPr>
                  <w:i/>
                  <w:iCs/>
                  <w:sz w:val="28"/>
                  <w:szCs w:val="28"/>
                  <w:rPrChange w:id="21909" w:author="James Vu" w:date="2024-04-18T22:33:00Z">
                    <w:rPr>
                      <w:i/>
                      <w:iCs/>
                    </w:rPr>
                  </w:rPrChange>
                </w:rPr>
                <w:delText>4.000.000.000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4F549646" w14:textId="602F279D" w:rsidR="00421081" w:rsidRPr="00167CE0" w:rsidDel="00E5719A" w:rsidRDefault="00421081">
            <w:pPr>
              <w:widowControl w:val="0"/>
              <w:spacing w:before="120" w:after="120"/>
              <w:jc w:val="both"/>
              <w:rPr>
                <w:del w:id="21910" w:author="James Vu" w:date="2024-04-18T23:27:00Z"/>
                <w:i/>
                <w:iCs/>
                <w:sz w:val="28"/>
                <w:szCs w:val="28"/>
                <w:rPrChange w:id="21911" w:author="James Vu" w:date="2024-04-18T22:33:00Z">
                  <w:rPr>
                    <w:del w:id="21912" w:author="James Vu" w:date="2024-04-18T23:27:00Z"/>
                    <w:i/>
                    <w:iCs/>
                  </w:rPr>
                </w:rPrChange>
              </w:rPr>
              <w:pPrChange w:id="21913" w:author="James Vu" w:date="2024-04-18T22:33:00Z">
                <w:pPr>
                  <w:widowControl w:val="0"/>
                  <w:spacing w:before="120" w:after="120"/>
                  <w:jc w:val="right"/>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B15DCFC" w14:textId="4F69B486" w:rsidR="00421081" w:rsidRPr="00167CE0" w:rsidDel="00E5719A" w:rsidRDefault="00421081">
            <w:pPr>
              <w:widowControl w:val="0"/>
              <w:spacing w:before="120" w:after="120"/>
              <w:jc w:val="both"/>
              <w:rPr>
                <w:del w:id="21914" w:author="James Vu" w:date="2024-04-18T23:27:00Z"/>
                <w:i/>
                <w:iCs/>
                <w:sz w:val="28"/>
                <w:szCs w:val="28"/>
                <w:rPrChange w:id="21915" w:author="James Vu" w:date="2024-04-18T22:33:00Z">
                  <w:rPr>
                    <w:del w:id="21916" w:author="James Vu" w:date="2024-04-18T23:27:00Z"/>
                    <w:i/>
                    <w:iCs/>
                  </w:rPr>
                </w:rPrChange>
              </w:rPr>
              <w:pPrChange w:id="21917" w:author="James Vu" w:date="2024-04-18T22:33:00Z">
                <w:pPr>
                  <w:widowControl w:val="0"/>
                  <w:spacing w:before="120" w:after="120"/>
                  <w:jc w:val="right"/>
                </w:pPr>
              </w:pPrChange>
            </w:pPr>
            <w:del w:id="21918" w:author="James Vu" w:date="2024-04-18T23:27:00Z">
              <w:r w:rsidRPr="00167CE0" w:rsidDel="00E5719A">
                <w:rPr>
                  <w:i/>
                  <w:iCs/>
                  <w:sz w:val="28"/>
                  <w:szCs w:val="28"/>
                  <w:rPrChange w:id="21919" w:author="James Vu" w:date="2024-04-18T22:33:00Z">
                    <w:rPr>
                      <w:i/>
                      <w:iCs/>
                    </w:rPr>
                  </w:rPrChange>
                </w:rPr>
                <w:delText>4.000.000.000</w:delText>
              </w:r>
            </w:del>
          </w:p>
        </w:tc>
        <w:tc>
          <w:tcPr>
            <w:tcW w:w="771"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10CB9C6C" w14:textId="253F5944" w:rsidR="00421081" w:rsidRPr="00167CE0" w:rsidDel="00E5719A" w:rsidRDefault="00421081">
            <w:pPr>
              <w:widowControl w:val="0"/>
              <w:spacing w:before="120" w:after="120"/>
              <w:jc w:val="both"/>
              <w:rPr>
                <w:del w:id="21920" w:author="James Vu" w:date="2024-04-18T23:27:00Z"/>
                <w:i/>
                <w:iCs/>
                <w:sz w:val="28"/>
                <w:szCs w:val="28"/>
                <w:rPrChange w:id="21921" w:author="James Vu" w:date="2024-04-18T22:33:00Z">
                  <w:rPr>
                    <w:del w:id="21922" w:author="James Vu" w:date="2024-04-18T23:27:00Z"/>
                    <w:i/>
                    <w:iCs/>
                  </w:rPr>
                </w:rPrChange>
              </w:rPr>
              <w:pPrChange w:id="21923" w:author="James Vu" w:date="2024-04-18T22:33:00Z">
                <w:pPr>
                  <w:widowControl w:val="0"/>
                  <w:spacing w:before="120" w:after="120"/>
                </w:pPr>
              </w:pPrChange>
            </w:pPr>
          </w:p>
        </w:tc>
      </w:tr>
      <w:tr w:rsidR="002D5FBD" w:rsidRPr="00167CE0" w:rsidDel="00E5719A" w14:paraId="5BC7A228" w14:textId="05163009" w:rsidTr="006138EB">
        <w:trPr>
          <w:del w:id="21924"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3CE72B5" w14:textId="7154F272" w:rsidR="00421081" w:rsidRPr="00167CE0" w:rsidDel="00E5719A" w:rsidRDefault="00421081">
            <w:pPr>
              <w:widowControl w:val="0"/>
              <w:spacing w:before="120" w:after="120"/>
              <w:jc w:val="both"/>
              <w:rPr>
                <w:del w:id="21925" w:author="James Vu" w:date="2024-04-18T23:27:00Z"/>
                <w:i/>
                <w:iCs/>
                <w:sz w:val="28"/>
                <w:szCs w:val="28"/>
                <w:rPrChange w:id="21926" w:author="James Vu" w:date="2024-04-18T22:33:00Z">
                  <w:rPr>
                    <w:del w:id="21927" w:author="James Vu" w:date="2024-04-18T23:27:00Z"/>
                    <w:i/>
                    <w:iCs/>
                  </w:rPr>
                </w:rPrChange>
              </w:rPr>
              <w:pPrChange w:id="21928" w:author="James Vu" w:date="2024-04-18T22:33:00Z">
                <w:pPr>
                  <w:widowControl w:val="0"/>
                  <w:spacing w:before="120" w:after="120"/>
                  <w:jc w:val="center"/>
                </w:pPr>
              </w:pPrChange>
            </w:pPr>
            <w:del w:id="21929" w:author="James Vu" w:date="2024-04-18T23:27:00Z">
              <w:r w:rsidRPr="00167CE0" w:rsidDel="00E5719A">
                <w:rPr>
                  <w:i/>
                  <w:iCs/>
                  <w:sz w:val="28"/>
                  <w:szCs w:val="28"/>
                  <w:rPrChange w:id="21930" w:author="James Vu" w:date="2024-04-18T22:33:00Z">
                    <w:rPr>
                      <w:i/>
                      <w:iCs/>
                    </w:rPr>
                  </w:rPrChange>
                </w:rPr>
                <w:delText>c</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2133FED" w14:textId="28EE8BCA" w:rsidR="00421081" w:rsidRPr="00167CE0" w:rsidDel="00E5719A" w:rsidRDefault="00421081">
            <w:pPr>
              <w:widowControl w:val="0"/>
              <w:spacing w:before="120" w:after="120"/>
              <w:jc w:val="both"/>
              <w:rPr>
                <w:del w:id="21931" w:author="James Vu" w:date="2024-04-18T23:27:00Z"/>
                <w:i/>
                <w:iCs/>
                <w:sz w:val="28"/>
                <w:szCs w:val="28"/>
                <w:rPrChange w:id="21932" w:author="James Vu" w:date="2024-04-18T22:33:00Z">
                  <w:rPr>
                    <w:del w:id="21933" w:author="James Vu" w:date="2024-04-18T23:27:00Z"/>
                    <w:i/>
                    <w:iCs/>
                  </w:rPr>
                </w:rPrChange>
              </w:rPr>
              <w:pPrChange w:id="21934" w:author="James Vu" w:date="2024-04-18T22:33:00Z">
                <w:pPr>
                  <w:widowControl w:val="0"/>
                  <w:spacing w:before="120" w:after="120"/>
                </w:pPr>
              </w:pPrChange>
            </w:pPr>
            <w:del w:id="21935" w:author="James Vu" w:date="2024-04-18T23:27:00Z">
              <w:r w:rsidRPr="00167CE0" w:rsidDel="00E5719A">
                <w:rPr>
                  <w:i/>
                  <w:iCs/>
                  <w:sz w:val="28"/>
                  <w:szCs w:val="28"/>
                  <w:rPrChange w:id="21936" w:author="James Vu" w:date="2024-04-18T22:33:00Z">
                    <w:rPr>
                      <w:i/>
                      <w:iCs/>
                    </w:rPr>
                  </w:rPrChange>
                </w:rPr>
                <w:delText xml:space="preserve">Xây dựng phần mềm xử lý nghiệp vụ cho các lĩnh vực của ngành </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77884D72" w14:textId="62759501" w:rsidR="00421081" w:rsidRPr="00167CE0" w:rsidDel="00E5719A" w:rsidRDefault="00421081">
            <w:pPr>
              <w:widowControl w:val="0"/>
              <w:spacing w:before="120" w:after="120"/>
              <w:jc w:val="both"/>
              <w:rPr>
                <w:del w:id="21937" w:author="James Vu" w:date="2024-04-18T23:27:00Z"/>
                <w:i/>
                <w:iCs/>
                <w:sz w:val="28"/>
                <w:szCs w:val="28"/>
                <w:rPrChange w:id="21938" w:author="James Vu" w:date="2024-04-18T22:33:00Z">
                  <w:rPr>
                    <w:del w:id="21939" w:author="James Vu" w:date="2024-04-18T23:27:00Z"/>
                    <w:i/>
                    <w:iCs/>
                  </w:rPr>
                </w:rPrChange>
              </w:rPr>
              <w:pPrChange w:id="21940"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3101343" w14:textId="53E23249" w:rsidR="00421081" w:rsidRPr="00167CE0" w:rsidDel="00E5719A" w:rsidRDefault="00421081">
            <w:pPr>
              <w:widowControl w:val="0"/>
              <w:spacing w:before="120" w:after="120"/>
              <w:jc w:val="both"/>
              <w:rPr>
                <w:del w:id="21941" w:author="James Vu" w:date="2024-04-18T23:27:00Z"/>
                <w:i/>
                <w:iCs/>
                <w:sz w:val="28"/>
                <w:szCs w:val="28"/>
                <w:rPrChange w:id="21942" w:author="James Vu" w:date="2024-04-18T22:33:00Z">
                  <w:rPr>
                    <w:del w:id="21943" w:author="James Vu" w:date="2024-04-18T23:27:00Z"/>
                    <w:i/>
                    <w:iCs/>
                  </w:rPr>
                </w:rPrChange>
              </w:rPr>
              <w:pPrChange w:id="21944"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ABFCD20" w14:textId="27AFFC14" w:rsidR="00421081" w:rsidRPr="00167CE0" w:rsidDel="00E5719A" w:rsidRDefault="00421081">
            <w:pPr>
              <w:widowControl w:val="0"/>
              <w:spacing w:before="120" w:after="120"/>
              <w:jc w:val="both"/>
              <w:rPr>
                <w:del w:id="21945" w:author="James Vu" w:date="2024-04-18T23:27:00Z"/>
                <w:i/>
                <w:iCs/>
                <w:sz w:val="28"/>
                <w:szCs w:val="28"/>
                <w:rPrChange w:id="21946" w:author="James Vu" w:date="2024-04-18T22:33:00Z">
                  <w:rPr>
                    <w:del w:id="21947" w:author="James Vu" w:date="2024-04-18T23:27:00Z"/>
                    <w:i/>
                    <w:iCs/>
                  </w:rPr>
                </w:rPrChange>
              </w:rPr>
              <w:pPrChange w:id="21948"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B2D3206" w14:textId="615BEFD8" w:rsidR="00421081" w:rsidRPr="00167CE0" w:rsidDel="00E5719A" w:rsidRDefault="00421081">
            <w:pPr>
              <w:widowControl w:val="0"/>
              <w:spacing w:before="120" w:after="120"/>
              <w:jc w:val="both"/>
              <w:rPr>
                <w:del w:id="21949" w:author="James Vu" w:date="2024-04-18T23:27:00Z"/>
                <w:i/>
                <w:iCs/>
                <w:sz w:val="28"/>
                <w:szCs w:val="28"/>
                <w:rPrChange w:id="21950" w:author="James Vu" w:date="2024-04-18T22:33:00Z">
                  <w:rPr>
                    <w:del w:id="21951" w:author="James Vu" w:date="2024-04-18T23:27:00Z"/>
                    <w:i/>
                    <w:iCs/>
                  </w:rPr>
                </w:rPrChange>
              </w:rPr>
              <w:pPrChange w:id="21952" w:author="James Vu" w:date="2024-04-18T22:33:00Z">
                <w:pPr>
                  <w:widowControl w:val="0"/>
                  <w:spacing w:before="120" w:after="120"/>
                  <w:jc w:val="right"/>
                </w:pPr>
              </w:pPrChange>
            </w:pPr>
            <w:del w:id="21953" w:author="James Vu" w:date="2024-04-18T23:27:00Z">
              <w:r w:rsidRPr="00167CE0" w:rsidDel="00E5719A">
                <w:rPr>
                  <w:i/>
                  <w:iCs/>
                  <w:sz w:val="28"/>
                  <w:szCs w:val="28"/>
                  <w:rPrChange w:id="21954" w:author="James Vu" w:date="2024-04-18T22:33:00Z">
                    <w:rPr>
                      <w:i/>
                      <w:iCs/>
                    </w:rPr>
                  </w:rPrChange>
                </w:rPr>
                <w:delText>7.000.000.000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5FE4CB26" w14:textId="1F0D2649" w:rsidR="00421081" w:rsidRPr="00167CE0" w:rsidDel="00E5719A" w:rsidRDefault="00421081">
            <w:pPr>
              <w:widowControl w:val="0"/>
              <w:spacing w:before="120" w:after="120"/>
              <w:jc w:val="both"/>
              <w:rPr>
                <w:del w:id="21955" w:author="James Vu" w:date="2024-04-18T23:27:00Z"/>
                <w:i/>
                <w:iCs/>
                <w:sz w:val="28"/>
                <w:szCs w:val="28"/>
                <w:rPrChange w:id="21956" w:author="James Vu" w:date="2024-04-18T22:33:00Z">
                  <w:rPr>
                    <w:del w:id="21957" w:author="James Vu" w:date="2024-04-18T23:27:00Z"/>
                    <w:i/>
                    <w:iCs/>
                  </w:rPr>
                </w:rPrChange>
              </w:rPr>
              <w:pPrChange w:id="21958" w:author="James Vu" w:date="2024-04-18T22:33:00Z">
                <w:pPr>
                  <w:widowControl w:val="0"/>
                  <w:spacing w:before="120" w:after="120"/>
                  <w:jc w:val="right"/>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75248C5" w14:textId="6661A98A" w:rsidR="00421081" w:rsidRPr="00167CE0" w:rsidDel="00E5719A" w:rsidRDefault="00421081">
            <w:pPr>
              <w:widowControl w:val="0"/>
              <w:spacing w:before="120" w:after="120"/>
              <w:jc w:val="both"/>
              <w:rPr>
                <w:del w:id="21959" w:author="James Vu" w:date="2024-04-18T23:27:00Z"/>
                <w:i/>
                <w:iCs/>
                <w:sz w:val="28"/>
                <w:szCs w:val="28"/>
                <w:rPrChange w:id="21960" w:author="James Vu" w:date="2024-04-18T22:33:00Z">
                  <w:rPr>
                    <w:del w:id="21961" w:author="James Vu" w:date="2024-04-18T23:27:00Z"/>
                    <w:i/>
                    <w:iCs/>
                  </w:rPr>
                </w:rPrChange>
              </w:rPr>
              <w:pPrChange w:id="21962" w:author="James Vu" w:date="2024-04-18T22:33:00Z">
                <w:pPr>
                  <w:widowControl w:val="0"/>
                  <w:spacing w:before="120" w:after="120"/>
                  <w:jc w:val="right"/>
                </w:pPr>
              </w:pPrChange>
            </w:pPr>
            <w:del w:id="21963" w:author="James Vu" w:date="2024-04-18T23:27:00Z">
              <w:r w:rsidRPr="00167CE0" w:rsidDel="00E5719A">
                <w:rPr>
                  <w:i/>
                  <w:iCs/>
                  <w:sz w:val="28"/>
                  <w:szCs w:val="28"/>
                  <w:rPrChange w:id="21964" w:author="James Vu" w:date="2024-04-18T22:33:00Z">
                    <w:rPr>
                      <w:i/>
                      <w:iCs/>
                    </w:rPr>
                  </w:rPrChange>
                </w:rPr>
                <w:delText>7.000.000.000</w:delText>
              </w:r>
            </w:del>
          </w:p>
        </w:tc>
        <w:tc>
          <w:tcPr>
            <w:tcW w:w="771"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5ABE90D8" w14:textId="4BB1F523" w:rsidR="00421081" w:rsidRPr="00167CE0" w:rsidDel="00E5719A" w:rsidRDefault="00421081">
            <w:pPr>
              <w:widowControl w:val="0"/>
              <w:spacing w:before="120" w:after="120"/>
              <w:jc w:val="both"/>
              <w:rPr>
                <w:del w:id="21965" w:author="James Vu" w:date="2024-04-18T23:27:00Z"/>
                <w:i/>
                <w:iCs/>
                <w:sz w:val="28"/>
                <w:szCs w:val="28"/>
                <w:rPrChange w:id="21966" w:author="James Vu" w:date="2024-04-18T22:33:00Z">
                  <w:rPr>
                    <w:del w:id="21967" w:author="James Vu" w:date="2024-04-18T23:27:00Z"/>
                    <w:i/>
                    <w:iCs/>
                  </w:rPr>
                </w:rPrChange>
              </w:rPr>
              <w:pPrChange w:id="21968" w:author="James Vu" w:date="2024-04-18T22:33:00Z">
                <w:pPr>
                  <w:widowControl w:val="0"/>
                  <w:spacing w:before="120" w:after="120"/>
                </w:pPr>
              </w:pPrChange>
            </w:pPr>
          </w:p>
        </w:tc>
      </w:tr>
      <w:tr w:rsidR="002D5FBD" w:rsidRPr="00167CE0" w:rsidDel="00E5719A" w14:paraId="16DD4983" w14:textId="6597A25B" w:rsidTr="006138EB">
        <w:trPr>
          <w:del w:id="21969"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4A4C3C2" w14:textId="36828A91" w:rsidR="00421081" w:rsidRPr="00167CE0" w:rsidDel="00E5719A" w:rsidRDefault="00421081">
            <w:pPr>
              <w:widowControl w:val="0"/>
              <w:spacing w:before="120" w:after="120"/>
              <w:jc w:val="both"/>
              <w:rPr>
                <w:del w:id="21970" w:author="James Vu" w:date="2024-04-18T23:27:00Z"/>
                <w:b/>
                <w:bCs/>
                <w:sz w:val="28"/>
                <w:szCs w:val="28"/>
                <w:rPrChange w:id="21971" w:author="James Vu" w:date="2024-04-18T22:33:00Z">
                  <w:rPr>
                    <w:del w:id="21972" w:author="James Vu" w:date="2024-04-18T23:27:00Z"/>
                    <w:b/>
                    <w:bCs/>
                  </w:rPr>
                </w:rPrChange>
              </w:rPr>
              <w:pPrChange w:id="21973" w:author="James Vu" w:date="2024-04-18T22:33:00Z">
                <w:pPr>
                  <w:widowControl w:val="0"/>
                  <w:spacing w:before="120" w:after="120"/>
                  <w:jc w:val="center"/>
                </w:pPr>
              </w:pPrChange>
            </w:pPr>
            <w:del w:id="21974" w:author="James Vu" w:date="2024-04-18T23:27:00Z">
              <w:r w:rsidRPr="00167CE0" w:rsidDel="00E5719A">
                <w:rPr>
                  <w:b/>
                  <w:bCs/>
                  <w:sz w:val="28"/>
                  <w:szCs w:val="28"/>
                  <w:rPrChange w:id="21975" w:author="James Vu" w:date="2024-04-18T22:33:00Z">
                    <w:rPr>
                      <w:b/>
                      <w:bCs/>
                    </w:rPr>
                  </w:rPrChange>
                </w:rPr>
                <w:delText>2.2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0FF69A2F" w14:textId="38E3B054" w:rsidR="00421081" w:rsidRPr="00167CE0" w:rsidDel="00E5719A" w:rsidRDefault="00421081">
            <w:pPr>
              <w:widowControl w:val="0"/>
              <w:spacing w:before="120" w:after="120"/>
              <w:jc w:val="both"/>
              <w:rPr>
                <w:del w:id="21976" w:author="James Vu" w:date="2024-04-18T23:27:00Z"/>
                <w:b/>
                <w:bCs/>
                <w:color w:val="000000"/>
                <w:sz w:val="28"/>
                <w:szCs w:val="28"/>
                <w:rPrChange w:id="21977" w:author="James Vu" w:date="2024-04-18T22:33:00Z">
                  <w:rPr>
                    <w:del w:id="21978" w:author="James Vu" w:date="2024-04-18T23:27:00Z"/>
                    <w:b/>
                    <w:bCs/>
                    <w:color w:val="000000"/>
                  </w:rPr>
                </w:rPrChange>
              </w:rPr>
              <w:pPrChange w:id="21979" w:author="James Vu" w:date="2024-04-18T22:33:00Z">
                <w:pPr>
                  <w:widowControl w:val="0"/>
                  <w:spacing w:before="120" w:after="120"/>
                </w:pPr>
              </w:pPrChange>
            </w:pPr>
            <w:del w:id="21980" w:author="James Vu" w:date="2024-04-18T23:27:00Z">
              <w:r w:rsidRPr="00167CE0" w:rsidDel="00E5719A">
                <w:rPr>
                  <w:b/>
                  <w:bCs/>
                  <w:color w:val="000000"/>
                  <w:sz w:val="28"/>
                  <w:szCs w:val="28"/>
                  <w:rPrChange w:id="21981" w:author="James Vu" w:date="2024-04-18T22:33:00Z">
                    <w:rPr>
                      <w:b/>
                      <w:bCs/>
                      <w:color w:val="000000"/>
                    </w:rPr>
                  </w:rPrChange>
                </w:rPr>
                <w:delText>Tạo lập CSDL, chuẩn hóa, nhập dữ liệu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0285B31A" w14:textId="11F04D67" w:rsidR="00421081" w:rsidRPr="00167CE0" w:rsidDel="00E5719A" w:rsidRDefault="00421081">
            <w:pPr>
              <w:widowControl w:val="0"/>
              <w:spacing w:before="120" w:after="120"/>
              <w:jc w:val="both"/>
              <w:rPr>
                <w:del w:id="21982" w:author="James Vu" w:date="2024-04-18T23:27:00Z"/>
                <w:b/>
                <w:bCs/>
                <w:sz w:val="28"/>
                <w:szCs w:val="28"/>
                <w:rPrChange w:id="21983" w:author="James Vu" w:date="2024-04-18T22:33:00Z">
                  <w:rPr>
                    <w:del w:id="21984" w:author="James Vu" w:date="2024-04-18T23:27:00Z"/>
                    <w:b/>
                    <w:bCs/>
                  </w:rPr>
                </w:rPrChange>
              </w:rPr>
              <w:pPrChange w:id="21985"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5E349E7F" w14:textId="67BBF213" w:rsidR="00421081" w:rsidRPr="00167CE0" w:rsidDel="00E5719A" w:rsidRDefault="00421081">
            <w:pPr>
              <w:widowControl w:val="0"/>
              <w:spacing w:before="120" w:after="120"/>
              <w:jc w:val="both"/>
              <w:rPr>
                <w:del w:id="21986" w:author="James Vu" w:date="2024-04-18T23:27:00Z"/>
                <w:b/>
                <w:bCs/>
                <w:sz w:val="28"/>
                <w:szCs w:val="28"/>
                <w:rPrChange w:id="21987" w:author="James Vu" w:date="2024-04-18T22:33:00Z">
                  <w:rPr>
                    <w:del w:id="21988" w:author="James Vu" w:date="2024-04-18T23:27:00Z"/>
                    <w:b/>
                    <w:bCs/>
                  </w:rPr>
                </w:rPrChange>
              </w:rPr>
              <w:pPrChange w:id="21989" w:author="James Vu" w:date="2024-04-18T22:33:00Z">
                <w:pPr>
                  <w:widowControl w:val="0"/>
                  <w:spacing w:before="120" w:after="120"/>
                  <w:jc w:val="center"/>
                </w:pPr>
              </w:pPrChange>
            </w:pPr>
            <w:del w:id="21990" w:author="James Vu" w:date="2024-04-18T23:27:00Z">
              <w:r w:rsidRPr="00167CE0" w:rsidDel="00E5719A">
                <w:rPr>
                  <w:b/>
                  <w:bCs/>
                  <w:sz w:val="28"/>
                  <w:szCs w:val="28"/>
                  <w:rPrChange w:id="21991" w:author="James Vu" w:date="2024-04-18T22:33:00Z">
                    <w:rPr>
                      <w:b/>
                      <w:bCs/>
                    </w:rPr>
                  </w:rPrChange>
                </w:rPr>
                <w:delText>G</w:delText>
              </w:r>
              <w:r w:rsidRPr="00167CE0" w:rsidDel="00E5719A">
                <w:rPr>
                  <w:b/>
                  <w:bCs/>
                  <w:color w:val="000000"/>
                  <w:sz w:val="28"/>
                  <w:szCs w:val="28"/>
                  <w:vertAlign w:val="subscript"/>
                  <w:rPrChange w:id="21992" w:author="James Vu" w:date="2024-04-18T22:33:00Z">
                    <w:rPr>
                      <w:b/>
                      <w:bCs/>
                      <w:color w:val="000000"/>
                      <w:vertAlign w:val="subscript"/>
                    </w:rPr>
                  </w:rPrChange>
                </w:rPr>
                <w:delText>CSDL</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3B154DE" w14:textId="3042BDA3" w:rsidR="00421081" w:rsidRPr="00167CE0" w:rsidDel="00E5719A" w:rsidRDefault="00421081">
            <w:pPr>
              <w:widowControl w:val="0"/>
              <w:spacing w:before="120" w:after="120"/>
              <w:jc w:val="both"/>
              <w:rPr>
                <w:del w:id="21993" w:author="James Vu" w:date="2024-04-18T23:27:00Z"/>
                <w:b/>
                <w:bCs/>
                <w:sz w:val="28"/>
                <w:szCs w:val="28"/>
                <w:rPrChange w:id="21994" w:author="James Vu" w:date="2024-04-18T22:33:00Z">
                  <w:rPr>
                    <w:del w:id="21995" w:author="James Vu" w:date="2024-04-18T23:27:00Z"/>
                    <w:b/>
                    <w:bCs/>
                  </w:rPr>
                </w:rPrChange>
              </w:rPr>
              <w:pPrChange w:id="21996"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5119440" w14:textId="2A5B7A0E" w:rsidR="00421081" w:rsidRPr="00167CE0" w:rsidDel="00E5719A" w:rsidRDefault="00421081">
            <w:pPr>
              <w:widowControl w:val="0"/>
              <w:spacing w:before="120" w:after="120"/>
              <w:jc w:val="both"/>
              <w:rPr>
                <w:del w:id="21997" w:author="James Vu" w:date="2024-04-18T23:27:00Z"/>
                <w:b/>
                <w:bCs/>
                <w:sz w:val="28"/>
                <w:szCs w:val="28"/>
                <w:rPrChange w:id="21998" w:author="James Vu" w:date="2024-04-18T22:33:00Z">
                  <w:rPr>
                    <w:del w:id="21999" w:author="James Vu" w:date="2024-04-18T23:27:00Z"/>
                    <w:b/>
                    <w:bCs/>
                  </w:rPr>
                </w:rPrChange>
              </w:rPr>
              <w:pPrChange w:id="22000" w:author="James Vu" w:date="2024-04-18T22:33:00Z">
                <w:pPr>
                  <w:widowControl w:val="0"/>
                  <w:spacing w:before="120" w:after="120"/>
                  <w:jc w:val="right"/>
                </w:pPr>
              </w:pPrChange>
            </w:pPr>
            <w:del w:id="22001" w:author="James Vu" w:date="2024-04-18T23:27:00Z">
              <w:r w:rsidRPr="00167CE0" w:rsidDel="00E5719A">
                <w:rPr>
                  <w:b/>
                  <w:bCs/>
                  <w:sz w:val="28"/>
                  <w:szCs w:val="28"/>
                  <w:rPrChange w:id="22002" w:author="James Vu" w:date="2024-04-18T22:33:00Z">
                    <w:rPr>
                      <w:b/>
                      <w:bCs/>
                    </w:rPr>
                  </w:rPrChange>
                </w:rPr>
                <w:delText>4.000.000.000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6E713FA7" w14:textId="78580ACD" w:rsidR="00421081" w:rsidRPr="00167CE0" w:rsidDel="00E5719A" w:rsidRDefault="00421081">
            <w:pPr>
              <w:widowControl w:val="0"/>
              <w:spacing w:before="120" w:after="120"/>
              <w:jc w:val="both"/>
              <w:rPr>
                <w:del w:id="22003" w:author="James Vu" w:date="2024-04-18T23:27:00Z"/>
                <w:b/>
                <w:bCs/>
                <w:sz w:val="28"/>
                <w:szCs w:val="28"/>
                <w:rPrChange w:id="22004" w:author="James Vu" w:date="2024-04-18T22:33:00Z">
                  <w:rPr>
                    <w:del w:id="22005" w:author="James Vu" w:date="2024-04-18T23:27:00Z"/>
                    <w:b/>
                    <w:bCs/>
                  </w:rPr>
                </w:rPrChange>
              </w:rPr>
              <w:pPrChange w:id="22006" w:author="James Vu" w:date="2024-04-18T22:33:00Z">
                <w:pPr>
                  <w:widowControl w:val="0"/>
                  <w:spacing w:before="120" w:after="120"/>
                  <w:jc w:val="right"/>
                </w:pPr>
              </w:pPrChange>
            </w:pPr>
            <w:del w:id="22007" w:author="James Vu" w:date="2024-04-18T23:27:00Z">
              <w:r w:rsidRPr="00167CE0" w:rsidDel="00E5719A">
                <w:rPr>
                  <w:b/>
                  <w:bCs/>
                  <w:sz w:val="28"/>
                  <w:szCs w:val="28"/>
                  <w:rPrChange w:id="22008" w:author="James Vu" w:date="2024-04-18T22:33:00Z">
                    <w:rPr>
                      <w:b/>
                      <w:bCs/>
                    </w:rPr>
                  </w:rPrChange>
                </w:rPr>
                <w:delText>400.000.000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9A3D2CC" w14:textId="68FA3AAE" w:rsidR="00421081" w:rsidRPr="00167CE0" w:rsidDel="00E5719A" w:rsidRDefault="00421081">
            <w:pPr>
              <w:widowControl w:val="0"/>
              <w:spacing w:before="120" w:after="120"/>
              <w:jc w:val="both"/>
              <w:rPr>
                <w:del w:id="22009" w:author="James Vu" w:date="2024-04-18T23:27:00Z"/>
                <w:b/>
                <w:bCs/>
                <w:sz w:val="28"/>
                <w:szCs w:val="28"/>
                <w:rPrChange w:id="22010" w:author="James Vu" w:date="2024-04-18T22:33:00Z">
                  <w:rPr>
                    <w:del w:id="22011" w:author="James Vu" w:date="2024-04-18T23:27:00Z"/>
                    <w:b/>
                    <w:bCs/>
                  </w:rPr>
                </w:rPrChange>
              </w:rPr>
              <w:pPrChange w:id="22012" w:author="James Vu" w:date="2024-04-18T22:33:00Z">
                <w:pPr>
                  <w:widowControl w:val="0"/>
                  <w:spacing w:before="120" w:after="120"/>
                  <w:jc w:val="right"/>
                </w:pPr>
              </w:pPrChange>
            </w:pPr>
            <w:del w:id="22013" w:author="James Vu" w:date="2024-04-18T23:27:00Z">
              <w:r w:rsidRPr="00167CE0" w:rsidDel="00E5719A">
                <w:rPr>
                  <w:b/>
                  <w:bCs/>
                  <w:sz w:val="28"/>
                  <w:szCs w:val="28"/>
                  <w:rPrChange w:id="22014" w:author="James Vu" w:date="2024-04-18T22:33:00Z">
                    <w:rPr>
                      <w:b/>
                      <w:bCs/>
                    </w:rPr>
                  </w:rPrChange>
                </w:rPr>
                <w:delText>4.400.000.000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CDA8997" w14:textId="31D2230E" w:rsidR="00421081" w:rsidRPr="00167CE0" w:rsidDel="00E5719A" w:rsidRDefault="00421081">
            <w:pPr>
              <w:widowControl w:val="0"/>
              <w:spacing w:before="120" w:after="120"/>
              <w:jc w:val="both"/>
              <w:rPr>
                <w:del w:id="22015" w:author="James Vu" w:date="2024-04-18T23:27:00Z"/>
                <w:b/>
                <w:bCs/>
                <w:i/>
                <w:iCs/>
                <w:sz w:val="28"/>
                <w:szCs w:val="28"/>
                <w:rPrChange w:id="22016" w:author="James Vu" w:date="2024-04-18T22:33:00Z">
                  <w:rPr>
                    <w:del w:id="22017" w:author="James Vu" w:date="2024-04-18T23:27:00Z"/>
                    <w:b/>
                    <w:bCs/>
                    <w:i/>
                    <w:iCs/>
                  </w:rPr>
                </w:rPrChange>
              </w:rPr>
              <w:pPrChange w:id="22018" w:author="James Vu" w:date="2024-04-18T22:33:00Z">
                <w:pPr>
                  <w:widowControl w:val="0"/>
                  <w:spacing w:before="120" w:after="120"/>
                </w:pPr>
              </w:pPrChange>
            </w:pPr>
            <w:del w:id="22019" w:author="James Vu" w:date="2024-04-18T23:27:00Z">
              <w:r w:rsidRPr="00167CE0" w:rsidDel="00E5719A">
                <w:rPr>
                  <w:b/>
                  <w:bCs/>
                  <w:i/>
                  <w:iCs/>
                  <w:sz w:val="28"/>
                  <w:szCs w:val="28"/>
                  <w:rPrChange w:id="22020" w:author="James Vu" w:date="2024-04-18T22:33:00Z">
                    <w:rPr>
                      <w:b/>
                      <w:bCs/>
                      <w:i/>
                      <w:iCs/>
                    </w:rPr>
                  </w:rPrChange>
                </w:rPr>
                <w:delText> </w:delText>
              </w:r>
            </w:del>
          </w:p>
        </w:tc>
      </w:tr>
      <w:tr w:rsidR="002D5FBD" w:rsidRPr="00167CE0" w:rsidDel="00E5719A" w14:paraId="2786859A" w14:textId="5D2F7C0A" w:rsidTr="006138EB">
        <w:trPr>
          <w:del w:id="22021"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4259F08B" w14:textId="796829FF" w:rsidR="00421081" w:rsidRPr="00167CE0" w:rsidDel="00E5719A" w:rsidRDefault="00421081">
            <w:pPr>
              <w:widowControl w:val="0"/>
              <w:spacing w:before="120" w:after="120"/>
              <w:jc w:val="both"/>
              <w:rPr>
                <w:del w:id="22022" w:author="James Vu" w:date="2024-04-18T23:27:00Z"/>
                <w:i/>
                <w:iCs/>
                <w:color w:val="808080"/>
                <w:sz w:val="28"/>
                <w:szCs w:val="28"/>
                <w:rPrChange w:id="22023" w:author="James Vu" w:date="2024-04-18T22:33:00Z">
                  <w:rPr>
                    <w:del w:id="22024" w:author="James Vu" w:date="2024-04-18T23:27:00Z"/>
                    <w:i/>
                    <w:iCs/>
                    <w:color w:val="808080"/>
                  </w:rPr>
                </w:rPrChange>
              </w:rPr>
              <w:pPrChange w:id="22025" w:author="James Vu" w:date="2024-04-18T22:33:00Z">
                <w:pPr>
                  <w:widowControl w:val="0"/>
                  <w:spacing w:before="120" w:after="120"/>
                  <w:jc w:val="center"/>
                </w:pPr>
              </w:pPrChange>
            </w:pPr>
            <w:del w:id="22026" w:author="James Vu" w:date="2024-04-18T23:27:00Z">
              <w:r w:rsidRPr="00167CE0" w:rsidDel="00E5719A">
                <w:rPr>
                  <w:i/>
                  <w:iCs/>
                  <w:color w:val="808080"/>
                  <w:sz w:val="28"/>
                  <w:szCs w:val="28"/>
                  <w:rPrChange w:id="22027" w:author="James Vu" w:date="2024-04-18T22:33:00Z">
                    <w:rPr>
                      <w:i/>
                      <w:iCs/>
                      <w:color w:val="808080"/>
                    </w:rPr>
                  </w:rPrChange>
                </w:rPr>
                <w:delText> </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0F6DE90E" w14:textId="674ECBBC" w:rsidR="00421081" w:rsidRPr="00167CE0" w:rsidDel="00E5719A" w:rsidRDefault="00421081">
            <w:pPr>
              <w:widowControl w:val="0"/>
              <w:spacing w:before="120" w:after="120"/>
              <w:jc w:val="both"/>
              <w:rPr>
                <w:del w:id="22028" w:author="James Vu" w:date="2024-04-18T23:27:00Z"/>
                <w:i/>
                <w:iCs/>
                <w:sz w:val="28"/>
                <w:szCs w:val="28"/>
                <w:rPrChange w:id="22029" w:author="James Vu" w:date="2024-04-18T22:33:00Z">
                  <w:rPr>
                    <w:del w:id="22030" w:author="James Vu" w:date="2024-04-18T23:27:00Z"/>
                    <w:i/>
                    <w:iCs/>
                  </w:rPr>
                </w:rPrChange>
              </w:rPr>
              <w:pPrChange w:id="22031" w:author="James Vu" w:date="2024-04-18T22:33:00Z">
                <w:pPr>
                  <w:widowControl w:val="0"/>
                  <w:spacing w:before="120" w:after="120"/>
                </w:pPr>
              </w:pPrChange>
            </w:pPr>
            <w:del w:id="22032" w:author="James Vu" w:date="2024-04-18T23:27:00Z">
              <w:r w:rsidRPr="00167CE0" w:rsidDel="00E5719A">
                <w:rPr>
                  <w:i/>
                  <w:iCs/>
                  <w:sz w:val="28"/>
                  <w:szCs w:val="28"/>
                  <w:rPrChange w:id="22033" w:author="James Vu" w:date="2024-04-18T22:33:00Z">
                    <w:rPr>
                      <w:i/>
                      <w:iCs/>
                    </w:rPr>
                  </w:rPrChange>
                </w:rPr>
                <w:delText>Xây dựng CSDL cho các lĩnh vực chuyên ngành và CSDL dùng chung các lĩnh vực của ngành nông nghiệp tỉnh Khánh Hòa</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0692686D" w14:textId="54EACAAE" w:rsidR="00421081" w:rsidRPr="00167CE0" w:rsidDel="00E5719A" w:rsidRDefault="00421081">
            <w:pPr>
              <w:widowControl w:val="0"/>
              <w:spacing w:before="120" w:after="120"/>
              <w:jc w:val="both"/>
              <w:rPr>
                <w:del w:id="22034" w:author="James Vu" w:date="2024-04-18T23:27:00Z"/>
                <w:i/>
                <w:iCs/>
                <w:color w:val="808080"/>
                <w:sz w:val="28"/>
                <w:szCs w:val="28"/>
                <w:rPrChange w:id="22035" w:author="James Vu" w:date="2024-04-18T22:33:00Z">
                  <w:rPr>
                    <w:del w:id="22036" w:author="James Vu" w:date="2024-04-18T23:27:00Z"/>
                    <w:i/>
                    <w:iCs/>
                    <w:color w:val="808080"/>
                  </w:rPr>
                </w:rPrChange>
              </w:rPr>
              <w:pPrChange w:id="22037"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39BCC2C3" w14:textId="4E6E57D1" w:rsidR="00421081" w:rsidRPr="00167CE0" w:rsidDel="00E5719A" w:rsidRDefault="00421081">
            <w:pPr>
              <w:widowControl w:val="0"/>
              <w:spacing w:before="120" w:after="120"/>
              <w:jc w:val="both"/>
              <w:rPr>
                <w:del w:id="22038" w:author="James Vu" w:date="2024-04-18T23:27:00Z"/>
                <w:i/>
                <w:iCs/>
                <w:color w:val="808080"/>
                <w:sz w:val="28"/>
                <w:szCs w:val="28"/>
                <w:rPrChange w:id="22039" w:author="James Vu" w:date="2024-04-18T22:33:00Z">
                  <w:rPr>
                    <w:del w:id="22040" w:author="James Vu" w:date="2024-04-18T23:27:00Z"/>
                    <w:i/>
                    <w:iCs/>
                    <w:color w:val="808080"/>
                  </w:rPr>
                </w:rPrChange>
              </w:rPr>
              <w:pPrChange w:id="22041"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9889047" w14:textId="7A2BC843" w:rsidR="00421081" w:rsidRPr="00167CE0" w:rsidDel="00E5719A" w:rsidRDefault="00421081">
            <w:pPr>
              <w:widowControl w:val="0"/>
              <w:spacing w:before="120" w:after="120"/>
              <w:jc w:val="both"/>
              <w:rPr>
                <w:del w:id="22042" w:author="James Vu" w:date="2024-04-18T23:27:00Z"/>
                <w:i/>
                <w:iCs/>
                <w:color w:val="808080"/>
                <w:sz w:val="28"/>
                <w:szCs w:val="28"/>
                <w:rPrChange w:id="22043" w:author="James Vu" w:date="2024-04-18T22:33:00Z">
                  <w:rPr>
                    <w:del w:id="22044" w:author="James Vu" w:date="2024-04-18T23:27:00Z"/>
                    <w:i/>
                    <w:iCs/>
                    <w:color w:val="808080"/>
                  </w:rPr>
                </w:rPrChange>
              </w:rPr>
              <w:pPrChange w:id="22045"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713BAAD" w14:textId="51AE9694" w:rsidR="00421081" w:rsidRPr="00167CE0" w:rsidDel="00E5719A" w:rsidRDefault="00421081">
            <w:pPr>
              <w:widowControl w:val="0"/>
              <w:spacing w:before="120" w:after="120"/>
              <w:jc w:val="both"/>
              <w:rPr>
                <w:del w:id="22046" w:author="James Vu" w:date="2024-04-18T23:27:00Z"/>
                <w:i/>
                <w:iCs/>
                <w:sz w:val="28"/>
                <w:szCs w:val="28"/>
                <w:rPrChange w:id="22047" w:author="James Vu" w:date="2024-04-18T22:33:00Z">
                  <w:rPr>
                    <w:del w:id="22048" w:author="James Vu" w:date="2024-04-18T23:27:00Z"/>
                    <w:i/>
                    <w:iCs/>
                  </w:rPr>
                </w:rPrChange>
              </w:rPr>
              <w:pPrChange w:id="22049" w:author="James Vu" w:date="2024-04-18T22:33:00Z">
                <w:pPr>
                  <w:widowControl w:val="0"/>
                  <w:spacing w:before="120" w:after="120"/>
                  <w:jc w:val="right"/>
                </w:pPr>
              </w:pPrChange>
            </w:pPr>
            <w:del w:id="22050" w:author="James Vu" w:date="2024-04-18T23:27:00Z">
              <w:r w:rsidRPr="00167CE0" w:rsidDel="00E5719A">
                <w:rPr>
                  <w:i/>
                  <w:iCs/>
                  <w:sz w:val="28"/>
                  <w:szCs w:val="28"/>
                  <w:rPrChange w:id="22051" w:author="James Vu" w:date="2024-04-18T22:33:00Z">
                    <w:rPr>
                      <w:i/>
                      <w:iCs/>
                    </w:rPr>
                  </w:rPrChange>
                </w:rPr>
                <w:delText>4.000.000.000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3AED523E" w14:textId="1A1E23F7" w:rsidR="00421081" w:rsidRPr="00167CE0" w:rsidDel="00E5719A" w:rsidRDefault="00421081">
            <w:pPr>
              <w:widowControl w:val="0"/>
              <w:spacing w:before="120" w:after="120"/>
              <w:jc w:val="both"/>
              <w:rPr>
                <w:del w:id="22052" w:author="James Vu" w:date="2024-04-18T23:27:00Z"/>
                <w:i/>
                <w:iCs/>
                <w:sz w:val="28"/>
                <w:szCs w:val="28"/>
                <w:rPrChange w:id="22053" w:author="James Vu" w:date="2024-04-18T22:33:00Z">
                  <w:rPr>
                    <w:del w:id="22054" w:author="James Vu" w:date="2024-04-18T23:27:00Z"/>
                    <w:i/>
                    <w:iCs/>
                  </w:rPr>
                </w:rPrChange>
              </w:rPr>
              <w:pPrChange w:id="22055" w:author="James Vu" w:date="2024-04-18T22:33:00Z">
                <w:pPr>
                  <w:widowControl w:val="0"/>
                  <w:spacing w:before="120" w:after="120"/>
                  <w:jc w:val="right"/>
                </w:pPr>
              </w:pPrChange>
            </w:pPr>
            <w:del w:id="22056" w:author="James Vu" w:date="2024-04-18T23:27:00Z">
              <w:r w:rsidRPr="00167CE0" w:rsidDel="00E5719A">
                <w:rPr>
                  <w:i/>
                  <w:iCs/>
                  <w:sz w:val="28"/>
                  <w:szCs w:val="28"/>
                  <w:rPrChange w:id="22057" w:author="James Vu" w:date="2024-04-18T22:33:00Z">
                    <w:rPr>
                      <w:i/>
                      <w:iCs/>
                    </w:rPr>
                  </w:rPrChange>
                </w:rPr>
                <w:delText>400.000.000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D78F4BB" w14:textId="405804AE" w:rsidR="00421081" w:rsidRPr="00167CE0" w:rsidDel="00E5719A" w:rsidRDefault="00421081">
            <w:pPr>
              <w:widowControl w:val="0"/>
              <w:spacing w:before="120" w:after="120"/>
              <w:jc w:val="both"/>
              <w:rPr>
                <w:del w:id="22058" w:author="James Vu" w:date="2024-04-18T23:27:00Z"/>
                <w:i/>
                <w:iCs/>
                <w:sz w:val="28"/>
                <w:szCs w:val="28"/>
                <w:rPrChange w:id="22059" w:author="James Vu" w:date="2024-04-18T22:33:00Z">
                  <w:rPr>
                    <w:del w:id="22060" w:author="James Vu" w:date="2024-04-18T23:27:00Z"/>
                    <w:i/>
                    <w:iCs/>
                  </w:rPr>
                </w:rPrChange>
              </w:rPr>
              <w:pPrChange w:id="22061" w:author="James Vu" w:date="2024-04-18T22:33:00Z">
                <w:pPr>
                  <w:widowControl w:val="0"/>
                  <w:spacing w:before="120" w:after="120"/>
                  <w:jc w:val="right"/>
                </w:pPr>
              </w:pPrChange>
            </w:pPr>
            <w:del w:id="22062" w:author="James Vu" w:date="2024-04-18T23:27:00Z">
              <w:r w:rsidRPr="00167CE0" w:rsidDel="00E5719A">
                <w:rPr>
                  <w:i/>
                  <w:iCs/>
                  <w:sz w:val="28"/>
                  <w:szCs w:val="28"/>
                  <w:rPrChange w:id="22063" w:author="James Vu" w:date="2024-04-18T22:33:00Z">
                    <w:rPr>
                      <w:i/>
                      <w:iCs/>
                    </w:rPr>
                  </w:rPrChange>
                </w:rPr>
                <w:delText>4.400.000.000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4518C76" w14:textId="39145C8E" w:rsidR="00421081" w:rsidRPr="00167CE0" w:rsidDel="00E5719A" w:rsidRDefault="00421081">
            <w:pPr>
              <w:widowControl w:val="0"/>
              <w:spacing w:before="120" w:after="120"/>
              <w:jc w:val="both"/>
              <w:rPr>
                <w:del w:id="22064" w:author="James Vu" w:date="2024-04-18T23:27:00Z"/>
                <w:i/>
                <w:iCs/>
                <w:color w:val="000000"/>
                <w:sz w:val="28"/>
                <w:szCs w:val="28"/>
                <w:rPrChange w:id="22065" w:author="James Vu" w:date="2024-04-18T22:33:00Z">
                  <w:rPr>
                    <w:del w:id="22066" w:author="James Vu" w:date="2024-04-18T23:27:00Z"/>
                    <w:i/>
                    <w:iCs/>
                    <w:color w:val="000000"/>
                  </w:rPr>
                </w:rPrChange>
              </w:rPr>
              <w:pPrChange w:id="22067" w:author="James Vu" w:date="2024-04-18T22:33:00Z">
                <w:pPr>
                  <w:widowControl w:val="0"/>
                  <w:spacing w:before="120" w:after="120"/>
                </w:pPr>
              </w:pPrChange>
            </w:pPr>
            <w:del w:id="22068" w:author="James Vu" w:date="2024-04-18T23:27:00Z">
              <w:r w:rsidRPr="00167CE0" w:rsidDel="00E5719A">
                <w:rPr>
                  <w:i/>
                  <w:iCs/>
                  <w:color w:val="000000"/>
                  <w:sz w:val="28"/>
                  <w:szCs w:val="28"/>
                  <w:rPrChange w:id="22069" w:author="James Vu" w:date="2024-04-18T22:33:00Z">
                    <w:rPr>
                      <w:i/>
                      <w:iCs/>
                      <w:color w:val="000000"/>
                    </w:rPr>
                  </w:rPrChange>
                </w:rPr>
                <w:delText>Báo giá, chi tiết ở Phụ lục IV</w:delText>
              </w:r>
            </w:del>
          </w:p>
        </w:tc>
      </w:tr>
      <w:tr w:rsidR="002D5FBD" w:rsidRPr="00167CE0" w:rsidDel="00E5719A" w14:paraId="0BE009C6" w14:textId="0BEBFB92" w:rsidTr="006138EB">
        <w:trPr>
          <w:del w:id="22070"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EC02CA6" w14:textId="511719D2" w:rsidR="00421081" w:rsidRPr="00167CE0" w:rsidDel="00E5719A" w:rsidRDefault="00421081">
            <w:pPr>
              <w:widowControl w:val="0"/>
              <w:spacing w:before="120" w:after="120"/>
              <w:jc w:val="both"/>
              <w:rPr>
                <w:del w:id="22071" w:author="James Vu" w:date="2024-04-18T23:27:00Z"/>
                <w:b/>
                <w:bCs/>
                <w:sz w:val="28"/>
                <w:szCs w:val="28"/>
                <w:rPrChange w:id="22072" w:author="James Vu" w:date="2024-04-18T22:33:00Z">
                  <w:rPr>
                    <w:del w:id="22073" w:author="James Vu" w:date="2024-04-18T23:27:00Z"/>
                    <w:b/>
                    <w:bCs/>
                  </w:rPr>
                </w:rPrChange>
              </w:rPr>
              <w:pPrChange w:id="22074" w:author="James Vu" w:date="2024-04-18T22:33:00Z">
                <w:pPr>
                  <w:widowControl w:val="0"/>
                  <w:spacing w:before="120" w:after="120"/>
                  <w:jc w:val="center"/>
                </w:pPr>
              </w:pPrChange>
            </w:pPr>
            <w:del w:id="22075" w:author="James Vu" w:date="2024-04-18T23:27:00Z">
              <w:r w:rsidRPr="00167CE0" w:rsidDel="00E5719A">
                <w:rPr>
                  <w:b/>
                  <w:bCs/>
                  <w:sz w:val="28"/>
                  <w:szCs w:val="28"/>
                  <w:rPrChange w:id="22076" w:author="James Vu" w:date="2024-04-18T22:33:00Z">
                    <w:rPr>
                      <w:b/>
                      <w:bCs/>
                    </w:rPr>
                  </w:rPrChange>
                </w:rPr>
                <w:delText>2.3</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D7DD5FD" w14:textId="706A8914" w:rsidR="00421081" w:rsidRPr="00167CE0" w:rsidDel="00E5719A" w:rsidRDefault="001F20F3">
            <w:pPr>
              <w:widowControl w:val="0"/>
              <w:spacing w:before="120" w:after="120"/>
              <w:jc w:val="both"/>
              <w:rPr>
                <w:del w:id="22077" w:author="James Vu" w:date="2024-04-18T23:27:00Z"/>
                <w:b/>
                <w:bCs/>
                <w:color w:val="000000"/>
                <w:sz w:val="28"/>
                <w:szCs w:val="28"/>
                <w:rPrChange w:id="22078" w:author="James Vu" w:date="2024-04-18T22:33:00Z">
                  <w:rPr>
                    <w:del w:id="22079" w:author="James Vu" w:date="2024-04-18T23:27:00Z"/>
                    <w:b/>
                    <w:bCs/>
                    <w:color w:val="000000"/>
                  </w:rPr>
                </w:rPrChange>
              </w:rPr>
              <w:pPrChange w:id="22080" w:author="James Vu" w:date="2024-04-18T22:33:00Z">
                <w:pPr>
                  <w:widowControl w:val="0"/>
                  <w:spacing w:before="120" w:after="120"/>
                </w:pPr>
              </w:pPrChange>
            </w:pPr>
            <w:del w:id="22081" w:author="James Vu" w:date="2024-04-18T23:27:00Z">
              <w:r w:rsidRPr="00167CE0" w:rsidDel="00E5719A">
                <w:rPr>
                  <w:b/>
                  <w:bCs/>
                  <w:color w:val="000000"/>
                  <w:sz w:val="28"/>
                  <w:szCs w:val="28"/>
                  <w:rPrChange w:id="22082" w:author="James Vu" w:date="2024-04-18T22:33:00Z">
                    <w:rPr>
                      <w:b/>
                      <w:bCs/>
                      <w:color w:val="000000"/>
                    </w:rPr>
                  </w:rPrChange>
                </w:rPr>
                <w:delText>Tập huấn, hướng dẫn chuyển giao</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F872426" w14:textId="4219C4EB" w:rsidR="00421081" w:rsidRPr="00167CE0" w:rsidDel="00E5719A" w:rsidRDefault="00421081">
            <w:pPr>
              <w:widowControl w:val="0"/>
              <w:spacing w:before="120" w:after="120"/>
              <w:jc w:val="both"/>
              <w:rPr>
                <w:del w:id="22083" w:author="James Vu" w:date="2024-04-18T23:27:00Z"/>
                <w:b/>
                <w:bCs/>
                <w:sz w:val="28"/>
                <w:szCs w:val="28"/>
                <w:rPrChange w:id="22084" w:author="James Vu" w:date="2024-04-18T22:33:00Z">
                  <w:rPr>
                    <w:del w:id="22085" w:author="James Vu" w:date="2024-04-18T23:27:00Z"/>
                    <w:b/>
                    <w:bCs/>
                  </w:rPr>
                </w:rPrChange>
              </w:rPr>
              <w:pPrChange w:id="22086"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3E82AC75" w14:textId="71A44090" w:rsidR="00421081" w:rsidRPr="00167CE0" w:rsidDel="00E5719A" w:rsidRDefault="00421081">
            <w:pPr>
              <w:widowControl w:val="0"/>
              <w:spacing w:before="120" w:after="120"/>
              <w:jc w:val="both"/>
              <w:rPr>
                <w:del w:id="22087" w:author="James Vu" w:date="2024-04-18T23:27:00Z"/>
                <w:b/>
                <w:bCs/>
                <w:sz w:val="28"/>
                <w:szCs w:val="28"/>
                <w:rPrChange w:id="22088" w:author="James Vu" w:date="2024-04-18T22:33:00Z">
                  <w:rPr>
                    <w:del w:id="22089" w:author="James Vu" w:date="2024-04-18T23:27:00Z"/>
                    <w:b/>
                    <w:bCs/>
                  </w:rPr>
                </w:rPrChange>
              </w:rPr>
              <w:pPrChange w:id="22090"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61ED880" w14:textId="454DC24F" w:rsidR="00421081" w:rsidRPr="00167CE0" w:rsidDel="00E5719A" w:rsidRDefault="00421081">
            <w:pPr>
              <w:widowControl w:val="0"/>
              <w:spacing w:before="120" w:after="120"/>
              <w:jc w:val="both"/>
              <w:rPr>
                <w:del w:id="22091" w:author="James Vu" w:date="2024-04-18T23:27:00Z"/>
                <w:b/>
                <w:bCs/>
                <w:sz w:val="28"/>
                <w:szCs w:val="28"/>
                <w:rPrChange w:id="22092" w:author="James Vu" w:date="2024-04-18T22:33:00Z">
                  <w:rPr>
                    <w:del w:id="22093" w:author="James Vu" w:date="2024-04-18T23:27:00Z"/>
                    <w:b/>
                    <w:bCs/>
                  </w:rPr>
                </w:rPrChange>
              </w:rPr>
              <w:pPrChange w:id="22094"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86471BA" w14:textId="2B7B5916" w:rsidR="00421081" w:rsidRPr="00167CE0" w:rsidDel="00E5719A" w:rsidRDefault="00421081">
            <w:pPr>
              <w:widowControl w:val="0"/>
              <w:spacing w:before="120" w:after="120"/>
              <w:jc w:val="both"/>
              <w:rPr>
                <w:del w:id="22095" w:author="James Vu" w:date="2024-04-18T23:27:00Z"/>
                <w:b/>
                <w:bCs/>
                <w:sz w:val="28"/>
                <w:szCs w:val="28"/>
                <w:rPrChange w:id="22096" w:author="James Vu" w:date="2024-04-18T22:33:00Z">
                  <w:rPr>
                    <w:del w:id="22097" w:author="James Vu" w:date="2024-04-18T23:27:00Z"/>
                    <w:b/>
                    <w:bCs/>
                  </w:rPr>
                </w:rPrChange>
              </w:rPr>
              <w:pPrChange w:id="22098" w:author="James Vu" w:date="2024-04-18T22:33:00Z">
                <w:pPr>
                  <w:widowControl w:val="0"/>
                  <w:spacing w:before="120" w:after="120"/>
                  <w:jc w:val="right"/>
                </w:pPr>
              </w:pPrChange>
            </w:pPr>
            <w:del w:id="22099" w:author="James Vu" w:date="2024-04-18T23:27:00Z">
              <w:r w:rsidRPr="00167CE0" w:rsidDel="00E5719A">
                <w:rPr>
                  <w:b/>
                  <w:bCs/>
                  <w:sz w:val="28"/>
                  <w:szCs w:val="28"/>
                  <w:rPrChange w:id="22100" w:author="James Vu" w:date="2024-04-18T22:33:00Z">
                    <w:rPr>
                      <w:b/>
                      <w:bCs/>
                    </w:rPr>
                  </w:rPrChange>
                </w:rPr>
                <w:delText>29.840.000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206BD480" w14:textId="6D337BCC" w:rsidR="00421081" w:rsidRPr="00167CE0" w:rsidDel="00E5719A" w:rsidRDefault="00421081">
            <w:pPr>
              <w:widowControl w:val="0"/>
              <w:spacing w:before="120" w:after="120"/>
              <w:jc w:val="both"/>
              <w:rPr>
                <w:del w:id="22101" w:author="James Vu" w:date="2024-04-18T23:27:00Z"/>
                <w:b/>
                <w:bCs/>
                <w:sz w:val="28"/>
                <w:szCs w:val="28"/>
                <w:rPrChange w:id="22102" w:author="James Vu" w:date="2024-04-18T22:33:00Z">
                  <w:rPr>
                    <w:del w:id="22103" w:author="James Vu" w:date="2024-04-18T23:27:00Z"/>
                    <w:b/>
                    <w:bCs/>
                  </w:rPr>
                </w:rPrChange>
              </w:rPr>
              <w:pPrChange w:id="22104" w:author="James Vu" w:date="2024-04-18T22:33:00Z">
                <w:pPr>
                  <w:widowControl w:val="0"/>
                  <w:spacing w:before="120" w:after="120"/>
                  <w:jc w:val="right"/>
                </w:pPr>
              </w:pPrChange>
            </w:pPr>
            <w:del w:id="22105" w:author="James Vu" w:date="2024-04-18T23:27:00Z">
              <w:r w:rsidRPr="00167CE0" w:rsidDel="00E5719A">
                <w:rPr>
                  <w:b/>
                  <w:bCs/>
                  <w:sz w:val="28"/>
                  <w:szCs w:val="28"/>
                  <w:rPrChange w:id="22106" w:author="James Vu" w:date="2024-04-18T22:33:00Z">
                    <w:rPr>
                      <w:b/>
                      <w:bCs/>
                    </w:rPr>
                  </w:rPrChange>
                </w:rPr>
                <w:delTex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3C3E380" w14:textId="70F9A3AD" w:rsidR="00421081" w:rsidRPr="00167CE0" w:rsidDel="00E5719A" w:rsidRDefault="00421081">
            <w:pPr>
              <w:widowControl w:val="0"/>
              <w:spacing w:before="120" w:after="120"/>
              <w:jc w:val="both"/>
              <w:rPr>
                <w:del w:id="22107" w:author="James Vu" w:date="2024-04-18T23:27:00Z"/>
                <w:b/>
                <w:bCs/>
                <w:sz w:val="28"/>
                <w:szCs w:val="28"/>
                <w:rPrChange w:id="22108" w:author="James Vu" w:date="2024-04-18T22:33:00Z">
                  <w:rPr>
                    <w:del w:id="22109" w:author="James Vu" w:date="2024-04-18T23:27:00Z"/>
                    <w:b/>
                    <w:bCs/>
                  </w:rPr>
                </w:rPrChange>
              </w:rPr>
              <w:pPrChange w:id="22110" w:author="James Vu" w:date="2024-04-18T22:33:00Z">
                <w:pPr>
                  <w:widowControl w:val="0"/>
                  <w:spacing w:before="120" w:after="120"/>
                  <w:jc w:val="right"/>
                </w:pPr>
              </w:pPrChange>
            </w:pPr>
            <w:del w:id="22111" w:author="James Vu" w:date="2024-04-18T23:27:00Z">
              <w:r w:rsidRPr="00167CE0" w:rsidDel="00E5719A">
                <w:rPr>
                  <w:b/>
                  <w:bCs/>
                  <w:sz w:val="28"/>
                  <w:szCs w:val="28"/>
                  <w:rPrChange w:id="22112" w:author="James Vu" w:date="2024-04-18T22:33:00Z">
                    <w:rPr>
                      <w:b/>
                      <w:bCs/>
                    </w:rPr>
                  </w:rPrChange>
                </w:rPr>
                <w:delText>29.840.000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CFB9DC2" w14:textId="5B4BF467" w:rsidR="00421081" w:rsidRPr="00167CE0" w:rsidDel="00E5719A" w:rsidRDefault="00421081">
            <w:pPr>
              <w:widowControl w:val="0"/>
              <w:spacing w:before="120" w:after="120"/>
              <w:jc w:val="both"/>
              <w:rPr>
                <w:del w:id="22113" w:author="James Vu" w:date="2024-04-18T23:27:00Z"/>
                <w:b/>
                <w:bCs/>
                <w:i/>
                <w:iCs/>
                <w:sz w:val="28"/>
                <w:szCs w:val="28"/>
                <w:rPrChange w:id="22114" w:author="James Vu" w:date="2024-04-18T22:33:00Z">
                  <w:rPr>
                    <w:del w:id="22115" w:author="James Vu" w:date="2024-04-18T23:27:00Z"/>
                    <w:b/>
                    <w:bCs/>
                    <w:i/>
                    <w:iCs/>
                  </w:rPr>
                </w:rPrChange>
              </w:rPr>
              <w:pPrChange w:id="22116" w:author="James Vu" w:date="2024-04-18T22:33:00Z">
                <w:pPr>
                  <w:widowControl w:val="0"/>
                  <w:spacing w:before="120" w:after="120"/>
                </w:pPr>
              </w:pPrChange>
            </w:pPr>
            <w:del w:id="22117" w:author="James Vu" w:date="2024-04-18T23:27:00Z">
              <w:r w:rsidRPr="00167CE0" w:rsidDel="00E5719A">
                <w:rPr>
                  <w:b/>
                  <w:bCs/>
                  <w:i/>
                  <w:iCs/>
                  <w:sz w:val="28"/>
                  <w:szCs w:val="28"/>
                  <w:rPrChange w:id="22118" w:author="James Vu" w:date="2024-04-18T22:33:00Z">
                    <w:rPr>
                      <w:b/>
                      <w:bCs/>
                      <w:i/>
                      <w:iCs/>
                    </w:rPr>
                  </w:rPrChange>
                </w:rPr>
                <w:delText> </w:delText>
              </w:r>
            </w:del>
          </w:p>
        </w:tc>
      </w:tr>
      <w:tr w:rsidR="002D5FBD" w:rsidRPr="00167CE0" w:rsidDel="00E5719A" w14:paraId="2E34B6D0" w14:textId="6EF6F7AB" w:rsidTr="006138EB">
        <w:trPr>
          <w:del w:id="22119"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CE3B2CB" w14:textId="750290CF" w:rsidR="00421081" w:rsidRPr="00167CE0" w:rsidDel="00E5719A" w:rsidRDefault="00421081">
            <w:pPr>
              <w:widowControl w:val="0"/>
              <w:spacing w:before="120" w:after="120"/>
              <w:jc w:val="both"/>
              <w:rPr>
                <w:del w:id="22120" w:author="James Vu" w:date="2024-04-18T23:27:00Z"/>
                <w:i/>
                <w:iCs/>
                <w:sz w:val="28"/>
                <w:szCs w:val="28"/>
                <w:rPrChange w:id="22121" w:author="James Vu" w:date="2024-04-18T22:33:00Z">
                  <w:rPr>
                    <w:del w:id="22122" w:author="James Vu" w:date="2024-04-18T23:27:00Z"/>
                    <w:i/>
                    <w:iCs/>
                  </w:rPr>
                </w:rPrChange>
              </w:rPr>
              <w:pPrChange w:id="22123" w:author="James Vu" w:date="2024-04-18T22:33:00Z">
                <w:pPr>
                  <w:widowControl w:val="0"/>
                  <w:spacing w:before="120" w:after="120"/>
                  <w:jc w:val="center"/>
                </w:pPr>
              </w:pPrChange>
            </w:pPr>
            <w:del w:id="22124" w:author="James Vu" w:date="2024-04-18T23:27:00Z">
              <w:r w:rsidRPr="00167CE0" w:rsidDel="00E5719A">
                <w:rPr>
                  <w:i/>
                  <w:iCs/>
                  <w:sz w:val="28"/>
                  <w:szCs w:val="28"/>
                  <w:rPrChange w:id="22125" w:author="James Vu" w:date="2024-04-18T22:33:00Z">
                    <w:rPr>
                      <w:i/>
                      <w:iCs/>
                    </w:rPr>
                  </w:rPrChange>
                </w:rPr>
                <w:delText> </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364EE2A0" w14:textId="33A73F23" w:rsidR="00421081" w:rsidRPr="00167CE0" w:rsidDel="00E5719A" w:rsidRDefault="001F20F3">
            <w:pPr>
              <w:widowControl w:val="0"/>
              <w:spacing w:before="120" w:after="120"/>
              <w:jc w:val="both"/>
              <w:rPr>
                <w:del w:id="22126" w:author="James Vu" w:date="2024-04-18T23:27:00Z"/>
                <w:i/>
                <w:iCs/>
                <w:sz w:val="28"/>
                <w:szCs w:val="28"/>
                <w:rPrChange w:id="22127" w:author="James Vu" w:date="2024-04-18T22:33:00Z">
                  <w:rPr>
                    <w:del w:id="22128" w:author="James Vu" w:date="2024-04-18T23:27:00Z"/>
                    <w:i/>
                    <w:iCs/>
                  </w:rPr>
                </w:rPrChange>
              </w:rPr>
              <w:pPrChange w:id="22129" w:author="James Vu" w:date="2024-04-18T22:33:00Z">
                <w:pPr>
                  <w:widowControl w:val="0"/>
                  <w:spacing w:before="120" w:after="120"/>
                </w:pPr>
              </w:pPrChange>
            </w:pPr>
            <w:del w:id="22130" w:author="James Vu" w:date="2024-04-18T23:27:00Z">
              <w:r w:rsidRPr="00167CE0" w:rsidDel="00E5719A">
                <w:rPr>
                  <w:i/>
                  <w:iCs/>
                  <w:color w:val="000000"/>
                  <w:sz w:val="28"/>
                  <w:szCs w:val="28"/>
                  <w:rPrChange w:id="22131" w:author="James Vu" w:date="2024-04-18T22:33:00Z">
                    <w:rPr>
                      <w:i/>
                      <w:iCs/>
                      <w:color w:val="000000"/>
                    </w:rPr>
                  </w:rPrChange>
                </w:rPr>
                <w:delText>Tập huấn, hướng dẫn chuyển giao</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0B58D58A" w14:textId="322DDE2F" w:rsidR="00421081" w:rsidRPr="00167CE0" w:rsidDel="00E5719A" w:rsidRDefault="00421081">
            <w:pPr>
              <w:widowControl w:val="0"/>
              <w:spacing w:before="120" w:after="120"/>
              <w:jc w:val="both"/>
              <w:rPr>
                <w:del w:id="22132" w:author="James Vu" w:date="2024-04-18T23:27:00Z"/>
                <w:i/>
                <w:iCs/>
                <w:sz w:val="28"/>
                <w:szCs w:val="28"/>
                <w:rPrChange w:id="22133" w:author="James Vu" w:date="2024-04-18T22:33:00Z">
                  <w:rPr>
                    <w:del w:id="22134" w:author="James Vu" w:date="2024-04-18T23:27:00Z"/>
                    <w:i/>
                    <w:iCs/>
                  </w:rPr>
                </w:rPrChange>
              </w:rPr>
              <w:pPrChange w:id="22135"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6A04D88F" w14:textId="24B17AF5" w:rsidR="00421081" w:rsidRPr="00167CE0" w:rsidDel="00E5719A" w:rsidRDefault="00421081">
            <w:pPr>
              <w:widowControl w:val="0"/>
              <w:spacing w:before="120" w:after="120"/>
              <w:jc w:val="both"/>
              <w:rPr>
                <w:del w:id="22136" w:author="James Vu" w:date="2024-04-18T23:27:00Z"/>
                <w:i/>
                <w:iCs/>
                <w:sz w:val="28"/>
                <w:szCs w:val="28"/>
                <w:rPrChange w:id="22137" w:author="James Vu" w:date="2024-04-18T22:33:00Z">
                  <w:rPr>
                    <w:del w:id="22138" w:author="James Vu" w:date="2024-04-18T23:27:00Z"/>
                    <w:i/>
                    <w:iCs/>
                  </w:rPr>
                </w:rPrChange>
              </w:rPr>
              <w:pPrChange w:id="22139"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6F4E673" w14:textId="47C6C03A" w:rsidR="00421081" w:rsidRPr="00167CE0" w:rsidDel="00E5719A" w:rsidRDefault="00421081">
            <w:pPr>
              <w:widowControl w:val="0"/>
              <w:spacing w:before="120" w:after="120"/>
              <w:jc w:val="both"/>
              <w:rPr>
                <w:del w:id="22140" w:author="James Vu" w:date="2024-04-18T23:27:00Z"/>
                <w:i/>
                <w:iCs/>
                <w:sz w:val="28"/>
                <w:szCs w:val="28"/>
                <w:rPrChange w:id="22141" w:author="James Vu" w:date="2024-04-18T22:33:00Z">
                  <w:rPr>
                    <w:del w:id="22142" w:author="James Vu" w:date="2024-04-18T23:27:00Z"/>
                    <w:i/>
                    <w:iCs/>
                  </w:rPr>
                </w:rPrChange>
              </w:rPr>
              <w:pPrChange w:id="22143"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C39B753" w14:textId="7A8B06FA" w:rsidR="00421081" w:rsidRPr="00167CE0" w:rsidDel="00E5719A" w:rsidRDefault="00421081">
            <w:pPr>
              <w:widowControl w:val="0"/>
              <w:spacing w:before="120" w:after="120"/>
              <w:jc w:val="both"/>
              <w:rPr>
                <w:del w:id="22144" w:author="James Vu" w:date="2024-04-18T23:27:00Z"/>
                <w:i/>
                <w:iCs/>
                <w:sz w:val="28"/>
                <w:szCs w:val="28"/>
                <w:rPrChange w:id="22145" w:author="James Vu" w:date="2024-04-18T22:33:00Z">
                  <w:rPr>
                    <w:del w:id="22146" w:author="James Vu" w:date="2024-04-18T23:27:00Z"/>
                    <w:i/>
                    <w:iCs/>
                  </w:rPr>
                </w:rPrChange>
              </w:rPr>
              <w:pPrChange w:id="22147" w:author="James Vu" w:date="2024-04-18T22:33:00Z">
                <w:pPr>
                  <w:widowControl w:val="0"/>
                  <w:spacing w:before="120" w:after="120"/>
                  <w:jc w:val="right"/>
                </w:pPr>
              </w:pPrChange>
            </w:pPr>
            <w:del w:id="22148" w:author="James Vu" w:date="2024-04-18T23:27:00Z">
              <w:r w:rsidRPr="00167CE0" w:rsidDel="00E5719A">
                <w:rPr>
                  <w:i/>
                  <w:iCs/>
                  <w:sz w:val="28"/>
                  <w:szCs w:val="28"/>
                  <w:rPrChange w:id="22149" w:author="James Vu" w:date="2024-04-18T22:33:00Z">
                    <w:rPr>
                      <w:i/>
                      <w:iCs/>
                    </w:rPr>
                  </w:rPrChange>
                </w:rPr>
                <w:delText>29.840.000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1D3AB40F" w14:textId="4297AC24" w:rsidR="00421081" w:rsidRPr="00167CE0" w:rsidDel="00E5719A" w:rsidRDefault="00421081">
            <w:pPr>
              <w:widowControl w:val="0"/>
              <w:spacing w:before="120" w:after="120"/>
              <w:jc w:val="both"/>
              <w:rPr>
                <w:del w:id="22150" w:author="James Vu" w:date="2024-04-18T23:27:00Z"/>
                <w:i/>
                <w:iCs/>
                <w:sz w:val="28"/>
                <w:szCs w:val="28"/>
                <w:rPrChange w:id="22151" w:author="James Vu" w:date="2024-04-18T22:33:00Z">
                  <w:rPr>
                    <w:del w:id="22152" w:author="James Vu" w:date="2024-04-18T23:27:00Z"/>
                    <w:i/>
                    <w:iCs/>
                  </w:rPr>
                </w:rPrChange>
              </w:rPr>
              <w:pPrChange w:id="22153" w:author="James Vu" w:date="2024-04-18T22:33:00Z">
                <w:pPr>
                  <w:widowControl w:val="0"/>
                  <w:spacing w:before="120" w:after="120"/>
                  <w:jc w:val="right"/>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01A732C" w14:textId="3D55D833" w:rsidR="00421081" w:rsidRPr="00167CE0" w:rsidDel="00E5719A" w:rsidRDefault="00421081">
            <w:pPr>
              <w:widowControl w:val="0"/>
              <w:spacing w:before="120" w:after="120"/>
              <w:jc w:val="both"/>
              <w:rPr>
                <w:del w:id="22154" w:author="James Vu" w:date="2024-04-18T23:27:00Z"/>
                <w:i/>
                <w:iCs/>
                <w:sz w:val="28"/>
                <w:szCs w:val="28"/>
                <w:rPrChange w:id="22155" w:author="James Vu" w:date="2024-04-18T22:33:00Z">
                  <w:rPr>
                    <w:del w:id="22156" w:author="James Vu" w:date="2024-04-18T23:27:00Z"/>
                    <w:i/>
                    <w:iCs/>
                  </w:rPr>
                </w:rPrChange>
              </w:rPr>
              <w:pPrChange w:id="22157" w:author="James Vu" w:date="2024-04-18T22:33:00Z">
                <w:pPr>
                  <w:widowControl w:val="0"/>
                  <w:spacing w:before="120" w:after="120"/>
                  <w:jc w:val="right"/>
                </w:pPr>
              </w:pPrChange>
            </w:pPr>
            <w:del w:id="22158" w:author="James Vu" w:date="2024-04-18T23:27:00Z">
              <w:r w:rsidRPr="00167CE0" w:rsidDel="00E5719A">
                <w:rPr>
                  <w:i/>
                  <w:iCs/>
                  <w:sz w:val="28"/>
                  <w:szCs w:val="28"/>
                  <w:rPrChange w:id="22159" w:author="James Vu" w:date="2024-04-18T22:33:00Z">
                    <w:rPr>
                      <w:i/>
                      <w:iCs/>
                    </w:rPr>
                  </w:rPrChange>
                </w:rPr>
                <w:delText>29.840.000</w:delText>
              </w:r>
            </w:del>
          </w:p>
        </w:tc>
        <w:tc>
          <w:tcPr>
            <w:tcW w:w="771" w:type="pct"/>
            <w:tcBorders>
              <w:top w:val="nil"/>
              <w:left w:val="nil"/>
              <w:bottom w:val="single" w:sz="4" w:space="0" w:color="auto"/>
              <w:right w:val="single" w:sz="4" w:space="0" w:color="auto"/>
            </w:tcBorders>
            <w:shd w:val="clear" w:color="auto" w:fill="FFFFFF" w:themeFill="background1"/>
            <w:hideMark/>
          </w:tcPr>
          <w:p w14:paraId="41C14304" w14:textId="2AF75EA7" w:rsidR="00421081" w:rsidRPr="00167CE0" w:rsidDel="00E5719A" w:rsidRDefault="00421081">
            <w:pPr>
              <w:widowControl w:val="0"/>
              <w:spacing w:before="120" w:after="120"/>
              <w:jc w:val="both"/>
              <w:rPr>
                <w:del w:id="22160" w:author="James Vu" w:date="2024-04-18T23:27:00Z"/>
                <w:i/>
                <w:iCs/>
                <w:sz w:val="28"/>
                <w:szCs w:val="28"/>
                <w:rPrChange w:id="22161" w:author="James Vu" w:date="2024-04-18T22:33:00Z">
                  <w:rPr>
                    <w:del w:id="22162" w:author="James Vu" w:date="2024-04-18T23:27:00Z"/>
                    <w:i/>
                    <w:iCs/>
                  </w:rPr>
                </w:rPrChange>
              </w:rPr>
              <w:pPrChange w:id="22163" w:author="James Vu" w:date="2024-04-18T22:33:00Z">
                <w:pPr>
                  <w:widowControl w:val="0"/>
                  <w:spacing w:before="120" w:after="120"/>
                </w:pPr>
              </w:pPrChange>
            </w:pPr>
            <w:del w:id="22164" w:author="James Vu" w:date="2024-04-18T23:27:00Z">
              <w:r w:rsidRPr="00167CE0" w:rsidDel="00E5719A">
                <w:rPr>
                  <w:i/>
                  <w:iCs/>
                  <w:sz w:val="28"/>
                  <w:szCs w:val="28"/>
                  <w:rPrChange w:id="22165" w:author="James Vu" w:date="2024-04-18T22:33:00Z">
                    <w:rPr>
                      <w:i/>
                      <w:iCs/>
                    </w:rPr>
                  </w:rPrChange>
                </w:rPr>
                <w:delText>Dự toán chi tiết tại Phụ lục V</w:delText>
              </w:r>
            </w:del>
          </w:p>
        </w:tc>
      </w:tr>
      <w:tr w:rsidR="002D5FBD" w:rsidRPr="00167CE0" w:rsidDel="00E5719A" w14:paraId="4743C918" w14:textId="222D755A" w:rsidTr="006138EB">
        <w:trPr>
          <w:del w:id="22166"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3756128B" w14:textId="701EBC97" w:rsidR="00176864" w:rsidRPr="00167CE0" w:rsidDel="00E5719A" w:rsidRDefault="00176864">
            <w:pPr>
              <w:widowControl w:val="0"/>
              <w:spacing w:before="120" w:after="120"/>
              <w:jc w:val="both"/>
              <w:rPr>
                <w:del w:id="22167" w:author="James Vu" w:date="2024-04-18T23:27:00Z"/>
                <w:b/>
                <w:bCs/>
                <w:sz w:val="28"/>
                <w:szCs w:val="28"/>
                <w:rPrChange w:id="22168" w:author="James Vu" w:date="2024-04-18T22:33:00Z">
                  <w:rPr>
                    <w:del w:id="22169" w:author="James Vu" w:date="2024-04-18T23:27:00Z"/>
                    <w:b/>
                    <w:bCs/>
                  </w:rPr>
                </w:rPrChange>
              </w:rPr>
              <w:pPrChange w:id="22170" w:author="James Vu" w:date="2024-04-18T22:33:00Z">
                <w:pPr>
                  <w:widowControl w:val="0"/>
                  <w:spacing w:before="120" w:after="120"/>
                  <w:jc w:val="center"/>
                </w:pPr>
              </w:pPrChange>
            </w:pPr>
            <w:del w:id="22171" w:author="James Vu" w:date="2024-04-18T23:27:00Z">
              <w:r w:rsidRPr="00167CE0" w:rsidDel="00E5719A">
                <w:rPr>
                  <w:b/>
                  <w:bCs/>
                  <w:sz w:val="28"/>
                  <w:szCs w:val="28"/>
                  <w:rPrChange w:id="22172" w:author="James Vu" w:date="2024-04-18T22:33:00Z">
                    <w:rPr>
                      <w:b/>
                      <w:bCs/>
                    </w:rPr>
                  </w:rPrChange>
                </w:rPr>
                <w:delText>C</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7C12352F" w14:textId="3C7859C5" w:rsidR="00176864" w:rsidRPr="00167CE0" w:rsidDel="00E5719A" w:rsidRDefault="00176864">
            <w:pPr>
              <w:widowControl w:val="0"/>
              <w:spacing w:before="120" w:after="120"/>
              <w:jc w:val="both"/>
              <w:rPr>
                <w:del w:id="22173" w:author="James Vu" w:date="2024-04-18T23:27:00Z"/>
                <w:b/>
                <w:bCs/>
                <w:sz w:val="28"/>
                <w:szCs w:val="28"/>
                <w:rPrChange w:id="22174" w:author="James Vu" w:date="2024-04-18T22:33:00Z">
                  <w:rPr>
                    <w:del w:id="22175" w:author="James Vu" w:date="2024-04-18T23:27:00Z"/>
                    <w:b/>
                    <w:bCs/>
                  </w:rPr>
                </w:rPrChange>
              </w:rPr>
              <w:pPrChange w:id="22176" w:author="James Vu" w:date="2024-04-18T22:33:00Z">
                <w:pPr>
                  <w:widowControl w:val="0"/>
                  <w:spacing w:before="120" w:after="120"/>
                </w:pPr>
              </w:pPrChange>
            </w:pPr>
            <w:del w:id="22177" w:author="James Vu" w:date="2024-04-18T23:27:00Z">
              <w:r w:rsidRPr="00167CE0" w:rsidDel="00E5719A">
                <w:rPr>
                  <w:b/>
                  <w:bCs/>
                  <w:sz w:val="28"/>
                  <w:szCs w:val="28"/>
                  <w:rPrChange w:id="22178" w:author="James Vu" w:date="2024-04-18T22:33:00Z">
                    <w:rPr>
                      <w:b/>
                      <w:bCs/>
                    </w:rPr>
                  </w:rPrChange>
                </w:rPr>
                <w:delText>Chi phí quản lý dự án và giám sát, đánh giá đầu tư</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618F5258" w14:textId="7018B3E1" w:rsidR="00176864" w:rsidRPr="00167CE0" w:rsidDel="00E5719A" w:rsidRDefault="00176864">
            <w:pPr>
              <w:widowControl w:val="0"/>
              <w:spacing w:before="120" w:after="120"/>
              <w:jc w:val="both"/>
              <w:rPr>
                <w:del w:id="22179" w:author="James Vu" w:date="2024-04-18T23:27:00Z"/>
                <w:b/>
                <w:bCs/>
                <w:sz w:val="28"/>
                <w:szCs w:val="28"/>
                <w:rPrChange w:id="22180" w:author="James Vu" w:date="2024-04-18T22:33:00Z">
                  <w:rPr>
                    <w:del w:id="22181" w:author="James Vu" w:date="2024-04-18T23:27:00Z"/>
                    <w:b/>
                    <w:bCs/>
                  </w:rPr>
                </w:rPrChange>
              </w:rPr>
              <w:pPrChange w:id="22182"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5256E6FD" w14:textId="4E3EB028" w:rsidR="00176864" w:rsidRPr="00167CE0" w:rsidDel="00E5719A" w:rsidRDefault="00176864">
            <w:pPr>
              <w:widowControl w:val="0"/>
              <w:spacing w:before="120" w:after="120"/>
              <w:jc w:val="both"/>
              <w:rPr>
                <w:del w:id="22183" w:author="James Vu" w:date="2024-04-18T23:27:00Z"/>
                <w:b/>
                <w:bCs/>
                <w:sz w:val="28"/>
                <w:szCs w:val="28"/>
                <w:rPrChange w:id="22184" w:author="James Vu" w:date="2024-04-18T22:33:00Z">
                  <w:rPr>
                    <w:del w:id="22185" w:author="James Vu" w:date="2024-04-18T23:27:00Z"/>
                    <w:b/>
                    <w:bCs/>
                  </w:rPr>
                </w:rPrChange>
              </w:rPr>
              <w:pPrChange w:id="22186" w:author="James Vu" w:date="2024-04-18T22:33:00Z">
                <w:pPr>
                  <w:widowControl w:val="0"/>
                  <w:spacing w:before="120" w:after="120"/>
                  <w:jc w:val="center"/>
                </w:pPr>
              </w:pPrChange>
            </w:pPr>
            <w:del w:id="22187" w:author="James Vu" w:date="2024-04-18T23:27:00Z">
              <w:r w:rsidRPr="00167CE0" w:rsidDel="00E5719A">
                <w:rPr>
                  <w:b/>
                  <w:bCs/>
                  <w:sz w:val="28"/>
                  <w:szCs w:val="28"/>
                  <w:rPrChange w:id="22188" w:author="James Vu" w:date="2024-04-18T22:33:00Z">
                    <w:rPr>
                      <w:b/>
                      <w:bCs/>
                    </w:rPr>
                  </w:rPrChange>
                </w:rPr>
                <w:delText>G</w:delText>
              </w:r>
              <w:r w:rsidRPr="00167CE0" w:rsidDel="00E5719A">
                <w:rPr>
                  <w:b/>
                  <w:bCs/>
                  <w:color w:val="000000"/>
                  <w:sz w:val="28"/>
                  <w:szCs w:val="28"/>
                  <w:vertAlign w:val="subscript"/>
                  <w:rPrChange w:id="22189" w:author="James Vu" w:date="2024-04-18T22:33:00Z">
                    <w:rPr>
                      <w:b/>
                      <w:bCs/>
                      <w:color w:val="000000"/>
                      <w:vertAlign w:val="subscript"/>
                    </w:rPr>
                  </w:rPrChange>
                </w:rPr>
                <w:delText>QL</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AE85CC3" w14:textId="55F8D5C8" w:rsidR="00176864" w:rsidRPr="00167CE0" w:rsidDel="00E5719A" w:rsidRDefault="00176864">
            <w:pPr>
              <w:widowControl w:val="0"/>
              <w:spacing w:before="120" w:after="120"/>
              <w:jc w:val="both"/>
              <w:rPr>
                <w:del w:id="22190" w:author="James Vu" w:date="2024-04-18T23:27:00Z"/>
                <w:b/>
                <w:bCs/>
                <w:sz w:val="28"/>
                <w:szCs w:val="28"/>
                <w:rPrChange w:id="22191" w:author="James Vu" w:date="2024-04-18T22:33:00Z">
                  <w:rPr>
                    <w:del w:id="22192" w:author="James Vu" w:date="2024-04-18T23:27:00Z"/>
                    <w:b/>
                    <w:bCs/>
                  </w:rPr>
                </w:rPrChange>
              </w:rPr>
              <w:pPrChange w:id="22193"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F3B9169" w14:textId="77350CE4" w:rsidR="00176864" w:rsidRPr="00167CE0" w:rsidDel="00E5719A" w:rsidRDefault="00176864">
            <w:pPr>
              <w:widowControl w:val="0"/>
              <w:spacing w:before="120" w:after="120"/>
              <w:jc w:val="both"/>
              <w:rPr>
                <w:del w:id="22194" w:author="James Vu" w:date="2024-04-18T23:27:00Z"/>
                <w:b/>
                <w:bCs/>
                <w:sz w:val="28"/>
                <w:szCs w:val="28"/>
                <w:rPrChange w:id="22195" w:author="James Vu" w:date="2024-04-18T22:33:00Z">
                  <w:rPr>
                    <w:del w:id="22196" w:author="James Vu" w:date="2024-04-18T23:27:00Z"/>
                    <w:b/>
                    <w:bCs/>
                  </w:rPr>
                </w:rPrChange>
              </w:rPr>
              <w:pPrChange w:id="22197" w:author="James Vu" w:date="2024-04-18T22:33:00Z">
                <w:pPr>
                  <w:widowControl w:val="0"/>
                  <w:spacing w:before="120" w:after="120"/>
                  <w:jc w:val="right"/>
                </w:pPr>
              </w:pPrChange>
            </w:pPr>
            <w:del w:id="22198" w:author="James Vu" w:date="2024-04-18T23:27:00Z">
              <w:r w:rsidRPr="00167CE0" w:rsidDel="00E5719A">
                <w:rPr>
                  <w:b/>
                  <w:bCs/>
                  <w:sz w:val="28"/>
                  <w:szCs w:val="28"/>
                  <w:rPrChange w:id="22199" w:author="James Vu" w:date="2024-04-18T22:33:00Z">
                    <w:rPr>
                      <w:b/>
                      <w:bCs/>
                    </w:rPr>
                  </w:rPrChange>
                </w:rPr>
                <w:delText>533.674.994</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5B464AA0" w14:textId="2EE4B462" w:rsidR="00176864" w:rsidRPr="00167CE0" w:rsidDel="00E5719A" w:rsidRDefault="00176864">
            <w:pPr>
              <w:widowControl w:val="0"/>
              <w:spacing w:before="120" w:after="120"/>
              <w:jc w:val="both"/>
              <w:rPr>
                <w:del w:id="22200" w:author="James Vu" w:date="2024-04-18T23:27:00Z"/>
                <w:b/>
                <w:bCs/>
                <w:sz w:val="28"/>
                <w:szCs w:val="28"/>
                <w:rPrChange w:id="22201" w:author="James Vu" w:date="2024-04-18T22:33:00Z">
                  <w:rPr>
                    <w:del w:id="22202" w:author="James Vu" w:date="2024-04-18T23:27:00Z"/>
                    <w:b/>
                    <w:bCs/>
                  </w:rPr>
                </w:rPrChange>
              </w:rPr>
              <w:pPrChange w:id="22203" w:author="James Vu" w:date="2024-04-18T22:33:00Z">
                <w:pPr>
                  <w:widowControl w:val="0"/>
                  <w:spacing w:before="120" w:after="120"/>
                  <w:jc w:val="right"/>
                </w:pPr>
              </w:pPrChange>
            </w:pPr>
            <w:del w:id="22204" w:author="James Vu" w:date="2024-04-18T23:27:00Z">
              <w:r w:rsidRPr="00167CE0" w:rsidDel="00E5719A">
                <w:rPr>
                  <w:b/>
                  <w:bCs/>
                  <w:sz w:val="28"/>
                  <w:szCs w:val="28"/>
                  <w:rPrChange w:id="22205" w:author="James Vu" w:date="2024-04-18T22:33:00Z">
                    <w:rPr>
                      <w:b/>
                      <w:bCs/>
                    </w:rPr>
                  </w:rPrChange>
                </w:rPr>
                <w:delText>42.693.999</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32A9C21B" w14:textId="7F0F8F0F" w:rsidR="00176864" w:rsidRPr="00167CE0" w:rsidDel="00E5719A" w:rsidRDefault="00176864">
            <w:pPr>
              <w:widowControl w:val="0"/>
              <w:spacing w:before="120" w:after="120"/>
              <w:jc w:val="both"/>
              <w:rPr>
                <w:del w:id="22206" w:author="James Vu" w:date="2024-04-18T23:27:00Z"/>
                <w:b/>
                <w:bCs/>
                <w:sz w:val="28"/>
                <w:szCs w:val="28"/>
                <w:rPrChange w:id="22207" w:author="James Vu" w:date="2024-04-18T22:33:00Z">
                  <w:rPr>
                    <w:del w:id="22208" w:author="James Vu" w:date="2024-04-18T23:27:00Z"/>
                    <w:b/>
                    <w:bCs/>
                  </w:rPr>
                </w:rPrChange>
              </w:rPr>
              <w:pPrChange w:id="22209" w:author="James Vu" w:date="2024-04-18T22:33:00Z">
                <w:pPr>
                  <w:widowControl w:val="0"/>
                  <w:spacing w:before="120" w:after="120"/>
                  <w:jc w:val="right"/>
                </w:pPr>
              </w:pPrChange>
            </w:pPr>
            <w:del w:id="22210" w:author="James Vu" w:date="2024-04-18T23:27:00Z">
              <w:r w:rsidRPr="00167CE0" w:rsidDel="00E5719A">
                <w:rPr>
                  <w:b/>
                  <w:bCs/>
                  <w:sz w:val="28"/>
                  <w:szCs w:val="28"/>
                  <w:rPrChange w:id="22211" w:author="James Vu" w:date="2024-04-18T22:33:00Z">
                    <w:rPr>
                      <w:b/>
                      <w:bCs/>
                    </w:rPr>
                  </w:rPrChange>
                </w:rPr>
                <w:delText>576.368.993</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5884174" w14:textId="12F027A4" w:rsidR="00176864" w:rsidRPr="00167CE0" w:rsidDel="00E5719A" w:rsidRDefault="00176864">
            <w:pPr>
              <w:widowControl w:val="0"/>
              <w:spacing w:before="120" w:after="120"/>
              <w:jc w:val="both"/>
              <w:rPr>
                <w:del w:id="22212" w:author="James Vu" w:date="2024-04-18T23:27:00Z"/>
                <w:i/>
                <w:iCs/>
                <w:sz w:val="28"/>
                <w:szCs w:val="28"/>
                <w:rPrChange w:id="22213" w:author="James Vu" w:date="2024-04-18T22:33:00Z">
                  <w:rPr>
                    <w:del w:id="22214" w:author="James Vu" w:date="2024-04-18T23:27:00Z"/>
                    <w:i/>
                    <w:iCs/>
                  </w:rPr>
                </w:rPrChange>
              </w:rPr>
              <w:pPrChange w:id="22215" w:author="James Vu" w:date="2024-04-18T22:33:00Z">
                <w:pPr>
                  <w:widowControl w:val="0"/>
                  <w:spacing w:before="120" w:after="120"/>
                  <w:jc w:val="right"/>
                </w:pPr>
              </w:pPrChange>
            </w:pPr>
          </w:p>
        </w:tc>
      </w:tr>
      <w:tr w:rsidR="002D5FBD" w:rsidRPr="00167CE0" w:rsidDel="00E5719A" w14:paraId="4D3C25B0" w14:textId="3A32B564" w:rsidTr="006138EB">
        <w:trPr>
          <w:del w:id="22216"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E868247" w14:textId="0B43A30F" w:rsidR="00176864" w:rsidRPr="00167CE0" w:rsidDel="00E5719A" w:rsidRDefault="00176864">
            <w:pPr>
              <w:widowControl w:val="0"/>
              <w:spacing w:before="120" w:after="120"/>
              <w:jc w:val="both"/>
              <w:rPr>
                <w:del w:id="22217" w:author="James Vu" w:date="2024-04-18T23:27:00Z"/>
                <w:sz w:val="28"/>
                <w:szCs w:val="28"/>
                <w:rPrChange w:id="22218" w:author="James Vu" w:date="2024-04-18T22:33:00Z">
                  <w:rPr>
                    <w:del w:id="22219" w:author="James Vu" w:date="2024-04-18T23:27:00Z"/>
                  </w:rPr>
                </w:rPrChange>
              </w:rPr>
              <w:pPrChange w:id="22220" w:author="James Vu" w:date="2024-04-18T22:33:00Z">
                <w:pPr>
                  <w:widowControl w:val="0"/>
                  <w:spacing w:before="120" w:after="120"/>
                  <w:jc w:val="center"/>
                </w:pPr>
              </w:pPrChange>
            </w:pPr>
            <w:del w:id="22221" w:author="James Vu" w:date="2024-04-18T23:27:00Z">
              <w:r w:rsidRPr="00167CE0" w:rsidDel="00E5719A">
                <w:rPr>
                  <w:sz w:val="28"/>
                  <w:szCs w:val="28"/>
                  <w:rPrChange w:id="22222" w:author="James Vu" w:date="2024-04-18T22:33:00Z">
                    <w:rPr/>
                  </w:rPrChange>
                </w:rPr>
                <w:delText>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9408820" w14:textId="0CB7125E" w:rsidR="00176864" w:rsidRPr="00167CE0" w:rsidDel="00E5719A" w:rsidRDefault="00176864">
            <w:pPr>
              <w:widowControl w:val="0"/>
              <w:spacing w:before="120" w:after="120"/>
              <w:jc w:val="both"/>
              <w:rPr>
                <w:del w:id="22223" w:author="James Vu" w:date="2024-04-18T23:27:00Z"/>
                <w:color w:val="000000"/>
                <w:sz w:val="28"/>
                <w:szCs w:val="28"/>
                <w:rPrChange w:id="22224" w:author="James Vu" w:date="2024-04-18T22:33:00Z">
                  <w:rPr>
                    <w:del w:id="22225" w:author="James Vu" w:date="2024-04-18T23:27:00Z"/>
                    <w:color w:val="000000"/>
                  </w:rPr>
                </w:rPrChange>
              </w:rPr>
              <w:pPrChange w:id="22226" w:author="James Vu" w:date="2024-04-18T22:33:00Z">
                <w:pPr>
                  <w:widowControl w:val="0"/>
                  <w:spacing w:before="120" w:after="120"/>
                </w:pPr>
              </w:pPrChange>
            </w:pPr>
            <w:del w:id="22227" w:author="James Vu" w:date="2024-04-18T23:27:00Z">
              <w:r w:rsidRPr="00167CE0" w:rsidDel="00E5719A">
                <w:rPr>
                  <w:color w:val="000000"/>
                  <w:sz w:val="28"/>
                  <w:szCs w:val="28"/>
                  <w:rPrChange w:id="22228" w:author="James Vu" w:date="2024-04-18T22:33:00Z">
                    <w:rPr>
                      <w:color w:val="000000"/>
                    </w:rPr>
                  </w:rPrChange>
                </w:rPr>
                <w:delText>Chi phí quản lý dự án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1BB32585" w14:textId="664853D9" w:rsidR="00176864" w:rsidRPr="00167CE0" w:rsidDel="00E5719A" w:rsidRDefault="00176864">
            <w:pPr>
              <w:widowControl w:val="0"/>
              <w:spacing w:before="120" w:after="120"/>
              <w:jc w:val="both"/>
              <w:rPr>
                <w:del w:id="22229" w:author="James Vu" w:date="2024-04-18T23:27:00Z"/>
                <w:color w:val="000000"/>
                <w:sz w:val="28"/>
                <w:szCs w:val="28"/>
                <w:rPrChange w:id="22230" w:author="James Vu" w:date="2024-04-18T22:33:00Z">
                  <w:rPr>
                    <w:del w:id="22231" w:author="James Vu" w:date="2024-04-18T23:27:00Z"/>
                    <w:color w:val="000000"/>
                  </w:rPr>
                </w:rPrChange>
              </w:rPr>
              <w:pPrChange w:id="22232"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2B31664" w14:textId="4DB0CE55" w:rsidR="00176864" w:rsidRPr="00167CE0" w:rsidDel="00E5719A" w:rsidRDefault="00176864">
            <w:pPr>
              <w:widowControl w:val="0"/>
              <w:spacing w:before="120" w:after="120"/>
              <w:jc w:val="both"/>
              <w:rPr>
                <w:del w:id="22233" w:author="James Vu" w:date="2024-04-18T23:27:00Z"/>
                <w:sz w:val="28"/>
                <w:szCs w:val="28"/>
                <w:rPrChange w:id="22234" w:author="James Vu" w:date="2024-04-18T22:33:00Z">
                  <w:rPr>
                    <w:del w:id="22235" w:author="James Vu" w:date="2024-04-18T23:27:00Z"/>
                  </w:rPr>
                </w:rPrChange>
              </w:rPr>
              <w:pPrChange w:id="22236" w:author="James Vu" w:date="2024-04-18T22:33:00Z">
                <w:pPr>
                  <w:widowControl w:val="0"/>
                  <w:spacing w:before="120" w:after="120"/>
                  <w:jc w:val="center"/>
                </w:pPr>
              </w:pPrChange>
            </w:pPr>
            <w:del w:id="22237" w:author="James Vu" w:date="2024-04-18T23:27:00Z">
              <w:r w:rsidRPr="00167CE0" w:rsidDel="00E5719A">
                <w:rPr>
                  <w:sz w:val="28"/>
                  <w:szCs w:val="28"/>
                  <w:rPrChange w:id="22238" w:author="James Vu" w:date="2024-04-18T22:33:00Z">
                    <w:rPr/>
                  </w:rPrChange>
                </w:rPr>
                <w:delText>G</w:delText>
              </w:r>
              <w:r w:rsidRPr="00167CE0" w:rsidDel="00E5719A">
                <w:rPr>
                  <w:b/>
                  <w:bCs/>
                  <w:color w:val="000000"/>
                  <w:sz w:val="28"/>
                  <w:szCs w:val="28"/>
                  <w:vertAlign w:val="subscript"/>
                  <w:rPrChange w:id="22239" w:author="James Vu" w:date="2024-04-18T22:33:00Z">
                    <w:rPr>
                      <w:b/>
                      <w:bCs/>
                      <w:color w:val="000000"/>
                      <w:vertAlign w:val="subscript"/>
                    </w:rPr>
                  </w:rPrChange>
                </w:rPr>
                <w:delText>QLDA</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B6EC135" w14:textId="12E87A6F" w:rsidR="00176864" w:rsidRPr="00167CE0" w:rsidDel="00E5719A" w:rsidRDefault="00176864">
            <w:pPr>
              <w:widowControl w:val="0"/>
              <w:spacing w:before="120" w:after="120"/>
              <w:jc w:val="both"/>
              <w:rPr>
                <w:del w:id="22240" w:author="James Vu" w:date="2024-04-18T23:27:00Z"/>
                <w:color w:val="000000"/>
                <w:sz w:val="28"/>
                <w:szCs w:val="28"/>
                <w:rPrChange w:id="22241" w:author="James Vu" w:date="2024-04-18T22:33:00Z">
                  <w:rPr>
                    <w:del w:id="22242" w:author="James Vu" w:date="2024-04-18T23:27:00Z"/>
                    <w:color w:val="000000"/>
                  </w:rPr>
                </w:rPrChange>
              </w:rPr>
              <w:pPrChange w:id="22243"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2F70804" w14:textId="50337355" w:rsidR="00176864" w:rsidRPr="00167CE0" w:rsidDel="00E5719A" w:rsidRDefault="00176864">
            <w:pPr>
              <w:widowControl w:val="0"/>
              <w:spacing w:before="120" w:after="120"/>
              <w:jc w:val="both"/>
              <w:rPr>
                <w:del w:id="22244" w:author="James Vu" w:date="2024-04-18T23:27:00Z"/>
                <w:color w:val="000000"/>
                <w:sz w:val="28"/>
                <w:szCs w:val="28"/>
                <w:rPrChange w:id="22245" w:author="James Vu" w:date="2024-04-18T22:33:00Z">
                  <w:rPr>
                    <w:del w:id="22246" w:author="James Vu" w:date="2024-04-18T23:27:00Z"/>
                    <w:color w:val="000000"/>
                  </w:rPr>
                </w:rPrChange>
              </w:rPr>
              <w:pPrChange w:id="22247" w:author="James Vu" w:date="2024-04-18T22:33:00Z">
                <w:pPr>
                  <w:widowControl w:val="0"/>
                  <w:spacing w:before="120" w:after="120"/>
                  <w:jc w:val="right"/>
                </w:pPr>
              </w:pPrChange>
            </w:pPr>
            <w:del w:id="22248" w:author="James Vu" w:date="2024-04-18T23:27:00Z">
              <w:r w:rsidRPr="00167CE0" w:rsidDel="00E5719A">
                <w:rPr>
                  <w:color w:val="000000"/>
                  <w:sz w:val="28"/>
                  <w:szCs w:val="28"/>
                  <w:rPrChange w:id="22249" w:author="James Vu" w:date="2024-04-18T22:33:00Z">
                    <w:rPr>
                      <w:color w:val="000000"/>
                    </w:rPr>
                  </w:rPrChange>
                </w:rPr>
                <w:delText>533.674.994</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29FB3B60" w14:textId="03CD0D72" w:rsidR="00176864" w:rsidRPr="00167CE0" w:rsidDel="00E5719A" w:rsidRDefault="00176864">
            <w:pPr>
              <w:widowControl w:val="0"/>
              <w:spacing w:before="120" w:after="120"/>
              <w:jc w:val="both"/>
              <w:rPr>
                <w:del w:id="22250" w:author="James Vu" w:date="2024-04-18T23:27:00Z"/>
                <w:color w:val="000000"/>
                <w:sz w:val="28"/>
                <w:szCs w:val="28"/>
                <w:rPrChange w:id="22251" w:author="James Vu" w:date="2024-04-18T22:33:00Z">
                  <w:rPr>
                    <w:del w:id="22252" w:author="James Vu" w:date="2024-04-18T23:27:00Z"/>
                    <w:color w:val="000000"/>
                  </w:rPr>
                </w:rPrChange>
              </w:rPr>
              <w:pPrChange w:id="22253" w:author="James Vu" w:date="2024-04-18T22:33:00Z">
                <w:pPr>
                  <w:widowControl w:val="0"/>
                  <w:spacing w:before="120" w:after="120"/>
                  <w:jc w:val="right"/>
                </w:pPr>
              </w:pPrChange>
            </w:pPr>
            <w:del w:id="22254" w:author="James Vu" w:date="2024-04-18T23:27:00Z">
              <w:r w:rsidRPr="00167CE0" w:rsidDel="00E5719A">
                <w:rPr>
                  <w:color w:val="000000"/>
                  <w:sz w:val="28"/>
                  <w:szCs w:val="28"/>
                  <w:rPrChange w:id="22255" w:author="James Vu" w:date="2024-04-18T22:33:00Z">
                    <w:rPr>
                      <w:color w:val="000000"/>
                    </w:rPr>
                  </w:rPrChange>
                </w:rPr>
                <w:delText>42.693.999</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6219503" w14:textId="7448827A" w:rsidR="00176864" w:rsidRPr="00167CE0" w:rsidDel="00E5719A" w:rsidRDefault="00176864">
            <w:pPr>
              <w:widowControl w:val="0"/>
              <w:spacing w:before="120" w:after="120"/>
              <w:jc w:val="both"/>
              <w:rPr>
                <w:del w:id="22256" w:author="James Vu" w:date="2024-04-18T23:27:00Z"/>
                <w:color w:val="000000"/>
                <w:sz w:val="28"/>
                <w:szCs w:val="28"/>
                <w:rPrChange w:id="22257" w:author="James Vu" w:date="2024-04-18T22:33:00Z">
                  <w:rPr>
                    <w:del w:id="22258" w:author="James Vu" w:date="2024-04-18T23:27:00Z"/>
                    <w:color w:val="000000"/>
                  </w:rPr>
                </w:rPrChange>
              </w:rPr>
              <w:pPrChange w:id="22259" w:author="James Vu" w:date="2024-04-18T22:33:00Z">
                <w:pPr>
                  <w:widowControl w:val="0"/>
                  <w:spacing w:before="120" w:after="120"/>
                  <w:jc w:val="right"/>
                </w:pPr>
              </w:pPrChange>
            </w:pPr>
            <w:del w:id="22260" w:author="James Vu" w:date="2024-04-18T23:27:00Z">
              <w:r w:rsidRPr="00167CE0" w:rsidDel="00E5719A">
                <w:rPr>
                  <w:color w:val="000000"/>
                  <w:sz w:val="28"/>
                  <w:szCs w:val="28"/>
                  <w:rPrChange w:id="22261" w:author="James Vu" w:date="2024-04-18T22:33:00Z">
                    <w:rPr>
                      <w:color w:val="000000"/>
                    </w:rPr>
                  </w:rPrChange>
                </w:rPr>
                <w:delText>576.368.993</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715E6456" w14:textId="6C52A938" w:rsidR="00176864" w:rsidRPr="00167CE0" w:rsidDel="00E5719A" w:rsidRDefault="00176864">
            <w:pPr>
              <w:widowControl w:val="0"/>
              <w:spacing w:before="120" w:after="120"/>
              <w:jc w:val="both"/>
              <w:rPr>
                <w:del w:id="22262" w:author="James Vu" w:date="2024-04-18T23:27:00Z"/>
                <w:sz w:val="28"/>
                <w:szCs w:val="28"/>
                <w:rPrChange w:id="22263" w:author="James Vu" w:date="2024-04-18T22:33:00Z">
                  <w:rPr>
                    <w:del w:id="22264" w:author="James Vu" w:date="2024-04-18T23:27:00Z"/>
                  </w:rPr>
                </w:rPrChange>
              </w:rPr>
              <w:pPrChange w:id="22265" w:author="James Vu" w:date="2024-04-18T22:33:00Z">
                <w:pPr>
                  <w:widowControl w:val="0"/>
                  <w:spacing w:before="120" w:after="120"/>
                </w:pPr>
              </w:pPrChange>
            </w:pPr>
            <w:del w:id="22266" w:author="James Vu" w:date="2024-04-18T23:27:00Z">
              <w:r w:rsidRPr="00167CE0" w:rsidDel="00E5719A">
                <w:rPr>
                  <w:sz w:val="28"/>
                  <w:szCs w:val="28"/>
                  <w:rPrChange w:id="22267" w:author="James Vu" w:date="2024-04-18T22:33:00Z">
                    <w:rPr/>
                  </w:rPrChange>
                </w:rPr>
                <w:delText>Dự toán chi tiết tại Phụ lục VI</w:delText>
              </w:r>
            </w:del>
          </w:p>
        </w:tc>
      </w:tr>
      <w:tr w:rsidR="002D5FBD" w:rsidRPr="00167CE0" w:rsidDel="00E5719A" w14:paraId="14EA313F" w14:textId="5F159B04" w:rsidTr="006138EB">
        <w:trPr>
          <w:del w:id="22268"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77EA0E4" w14:textId="41F7E335" w:rsidR="00176864" w:rsidRPr="00167CE0" w:rsidDel="00E5719A" w:rsidRDefault="00176864">
            <w:pPr>
              <w:widowControl w:val="0"/>
              <w:spacing w:before="120" w:after="120"/>
              <w:jc w:val="both"/>
              <w:rPr>
                <w:del w:id="22269" w:author="James Vu" w:date="2024-04-18T23:27:00Z"/>
                <w:sz w:val="28"/>
                <w:szCs w:val="28"/>
                <w:rPrChange w:id="22270" w:author="James Vu" w:date="2024-04-18T22:33:00Z">
                  <w:rPr>
                    <w:del w:id="22271" w:author="James Vu" w:date="2024-04-18T23:27:00Z"/>
                  </w:rPr>
                </w:rPrChange>
              </w:rPr>
              <w:pPrChange w:id="22272" w:author="James Vu" w:date="2024-04-18T22:33:00Z">
                <w:pPr>
                  <w:widowControl w:val="0"/>
                  <w:spacing w:before="120" w:after="120"/>
                  <w:jc w:val="center"/>
                </w:pPr>
              </w:pPrChange>
            </w:pPr>
            <w:del w:id="22273" w:author="James Vu" w:date="2024-04-18T23:27:00Z">
              <w:r w:rsidRPr="00167CE0" w:rsidDel="00E5719A">
                <w:rPr>
                  <w:sz w:val="28"/>
                  <w:szCs w:val="28"/>
                  <w:rPrChange w:id="22274" w:author="James Vu" w:date="2024-04-18T22:33:00Z">
                    <w:rPr/>
                  </w:rPrChange>
                </w:rPr>
                <w:delText>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6FEEF709" w14:textId="00170DC9" w:rsidR="00176864" w:rsidRPr="00167CE0" w:rsidDel="00E5719A" w:rsidRDefault="00176864">
            <w:pPr>
              <w:widowControl w:val="0"/>
              <w:spacing w:before="120" w:after="120"/>
              <w:jc w:val="both"/>
              <w:rPr>
                <w:del w:id="22275" w:author="James Vu" w:date="2024-04-18T23:27:00Z"/>
                <w:color w:val="000000"/>
                <w:sz w:val="28"/>
                <w:szCs w:val="28"/>
                <w:rPrChange w:id="22276" w:author="James Vu" w:date="2024-04-18T22:33:00Z">
                  <w:rPr>
                    <w:del w:id="22277" w:author="James Vu" w:date="2024-04-18T23:27:00Z"/>
                    <w:color w:val="000000"/>
                  </w:rPr>
                </w:rPrChange>
              </w:rPr>
              <w:pPrChange w:id="22278" w:author="James Vu" w:date="2024-04-18T22:33:00Z">
                <w:pPr>
                  <w:widowControl w:val="0"/>
                  <w:spacing w:before="120" w:after="120"/>
                </w:pPr>
              </w:pPrChange>
            </w:pPr>
            <w:del w:id="22279" w:author="James Vu" w:date="2024-04-18T23:27:00Z">
              <w:r w:rsidRPr="00167CE0" w:rsidDel="00E5719A">
                <w:rPr>
                  <w:color w:val="000000"/>
                  <w:sz w:val="28"/>
                  <w:szCs w:val="28"/>
                  <w:rPrChange w:id="22280" w:author="James Vu" w:date="2024-04-18T22:33:00Z">
                    <w:rPr>
                      <w:color w:val="000000"/>
                    </w:rPr>
                  </w:rPrChange>
                </w:rPr>
                <w:delText>Chi phí giám sát, đánh giá đầu tư</w:delText>
              </w:r>
            </w:del>
          </w:p>
        </w:tc>
        <w:tc>
          <w:tcPr>
            <w:tcW w:w="438" w:type="pct"/>
            <w:tcBorders>
              <w:top w:val="nil"/>
              <w:left w:val="nil"/>
              <w:bottom w:val="single" w:sz="4" w:space="0" w:color="auto"/>
              <w:right w:val="single" w:sz="4" w:space="0" w:color="auto"/>
            </w:tcBorders>
            <w:shd w:val="clear" w:color="auto" w:fill="FFFFFF" w:themeFill="background1"/>
            <w:vAlign w:val="center"/>
          </w:tcPr>
          <w:p w14:paraId="3D87F48E" w14:textId="0F788D5F" w:rsidR="00176864" w:rsidRPr="00167CE0" w:rsidDel="00E5719A" w:rsidRDefault="00176864">
            <w:pPr>
              <w:widowControl w:val="0"/>
              <w:spacing w:before="120" w:after="120"/>
              <w:jc w:val="both"/>
              <w:rPr>
                <w:del w:id="22281" w:author="James Vu" w:date="2024-04-18T23:27:00Z"/>
                <w:color w:val="000000"/>
                <w:sz w:val="28"/>
                <w:szCs w:val="28"/>
                <w:rPrChange w:id="22282" w:author="James Vu" w:date="2024-04-18T22:33:00Z">
                  <w:rPr>
                    <w:del w:id="22283" w:author="James Vu" w:date="2024-04-18T23:27:00Z"/>
                    <w:color w:val="000000"/>
                  </w:rPr>
                </w:rPrChange>
              </w:rPr>
              <w:pPrChange w:id="22284"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tcPr>
          <w:p w14:paraId="23BDAECC" w14:textId="1ED43594" w:rsidR="00176864" w:rsidRPr="00167CE0" w:rsidDel="00E5719A" w:rsidRDefault="00176864">
            <w:pPr>
              <w:widowControl w:val="0"/>
              <w:spacing w:before="120" w:after="120"/>
              <w:jc w:val="both"/>
              <w:rPr>
                <w:del w:id="22285" w:author="James Vu" w:date="2024-04-18T23:27:00Z"/>
                <w:sz w:val="28"/>
                <w:szCs w:val="28"/>
                <w:rPrChange w:id="22286" w:author="James Vu" w:date="2024-04-18T22:33:00Z">
                  <w:rPr>
                    <w:del w:id="22287" w:author="James Vu" w:date="2024-04-18T23:27:00Z"/>
                  </w:rPr>
                </w:rPrChange>
              </w:rPr>
              <w:pPrChange w:id="22288"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tcPr>
          <w:p w14:paraId="3EE79F54" w14:textId="4E183B83" w:rsidR="00176864" w:rsidRPr="00167CE0" w:rsidDel="00E5719A" w:rsidRDefault="00176864">
            <w:pPr>
              <w:widowControl w:val="0"/>
              <w:spacing w:before="120" w:after="120"/>
              <w:jc w:val="both"/>
              <w:rPr>
                <w:del w:id="22289" w:author="James Vu" w:date="2024-04-18T23:27:00Z"/>
                <w:color w:val="000000"/>
                <w:sz w:val="28"/>
                <w:szCs w:val="28"/>
                <w:rPrChange w:id="22290" w:author="James Vu" w:date="2024-04-18T22:33:00Z">
                  <w:rPr>
                    <w:del w:id="22291" w:author="James Vu" w:date="2024-04-18T23:27:00Z"/>
                    <w:color w:val="000000"/>
                  </w:rPr>
                </w:rPrChange>
              </w:rPr>
              <w:pPrChange w:id="22292"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6D81D79" w14:textId="0094ED30" w:rsidR="00176864" w:rsidRPr="00167CE0" w:rsidDel="00E5719A" w:rsidRDefault="00176864">
            <w:pPr>
              <w:widowControl w:val="0"/>
              <w:spacing w:before="120" w:after="120"/>
              <w:jc w:val="both"/>
              <w:rPr>
                <w:del w:id="22293" w:author="James Vu" w:date="2024-04-18T23:27:00Z"/>
                <w:color w:val="000000"/>
                <w:sz w:val="28"/>
                <w:szCs w:val="28"/>
                <w:rPrChange w:id="22294" w:author="James Vu" w:date="2024-04-18T22:33:00Z">
                  <w:rPr>
                    <w:del w:id="22295" w:author="James Vu" w:date="2024-04-18T23:27:00Z"/>
                    <w:color w:val="000000"/>
                  </w:rPr>
                </w:rPrChange>
              </w:rPr>
              <w:pPrChange w:id="22296" w:author="James Vu" w:date="2024-04-18T22:33:00Z">
                <w:pPr>
                  <w:widowControl w:val="0"/>
                  <w:spacing w:before="120" w:after="120"/>
                  <w:jc w:val="right"/>
                </w:pPr>
              </w:pPrChange>
            </w:pPr>
            <w:del w:id="22297" w:author="James Vu" w:date="2024-04-18T23:27:00Z">
              <w:r w:rsidRPr="00167CE0" w:rsidDel="00E5719A">
                <w:rPr>
                  <w:color w:val="000000"/>
                  <w:sz w:val="28"/>
                  <w:szCs w:val="28"/>
                  <w:rPrChange w:id="22298" w:author="James Vu" w:date="2024-04-18T22:33:00Z">
                    <w:rPr>
                      <w:color w:val="000000"/>
                    </w:rPr>
                  </w:rPrChange>
                </w:rPr>
                <w:delText>-</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3BEFA17F" w14:textId="21E93782" w:rsidR="00176864" w:rsidRPr="00167CE0" w:rsidDel="00E5719A" w:rsidRDefault="00176864">
            <w:pPr>
              <w:widowControl w:val="0"/>
              <w:spacing w:before="120" w:after="120"/>
              <w:jc w:val="both"/>
              <w:rPr>
                <w:del w:id="22299" w:author="James Vu" w:date="2024-04-18T23:27:00Z"/>
                <w:color w:val="000000"/>
                <w:sz w:val="28"/>
                <w:szCs w:val="28"/>
                <w:rPrChange w:id="22300" w:author="James Vu" w:date="2024-04-18T22:33:00Z">
                  <w:rPr>
                    <w:del w:id="22301" w:author="James Vu" w:date="2024-04-18T23:27:00Z"/>
                    <w:color w:val="000000"/>
                  </w:rPr>
                </w:rPrChange>
              </w:rPr>
              <w:pPrChange w:id="22302" w:author="James Vu" w:date="2024-04-18T22:33:00Z">
                <w:pPr>
                  <w:widowControl w:val="0"/>
                  <w:spacing w:before="120" w:after="120"/>
                  <w:jc w:val="right"/>
                </w:pPr>
              </w:pPrChange>
            </w:pPr>
            <w:del w:id="22303" w:author="James Vu" w:date="2024-04-18T23:27:00Z">
              <w:r w:rsidRPr="00167CE0" w:rsidDel="00E5719A">
                <w:rPr>
                  <w:color w:val="000000"/>
                  <w:sz w:val="28"/>
                  <w:szCs w:val="28"/>
                  <w:rPrChange w:id="22304" w:author="James Vu" w:date="2024-04-18T22:33:00Z">
                    <w:rPr>
                      <w:color w:val="000000"/>
                    </w:rPr>
                  </w:rPrChange>
                </w:rPr>
                <w:delTex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313463F" w14:textId="16718CE4" w:rsidR="00176864" w:rsidRPr="00167CE0" w:rsidDel="00E5719A" w:rsidRDefault="00176864">
            <w:pPr>
              <w:widowControl w:val="0"/>
              <w:spacing w:before="120" w:after="120"/>
              <w:jc w:val="both"/>
              <w:rPr>
                <w:del w:id="22305" w:author="James Vu" w:date="2024-04-18T23:27:00Z"/>
                <w:color w:val="000000"/>
                <w:sz w:val="28"/>
                <w:szCs w:val="28"/>
                <w:rPrChange w:id="22306" w:author="James Vu" w:date="2024-04-18T22:33:00Z">
                  <w:rPr>
                    <w:del w:id="22307" w:author="James Vu" w:date="2024-04-18T23:27:00Z"/>
                    <w:color w:val="000000"/>
                  </w:rPr>
                </w:rPrChange>
              </w:rPr>
              <w:pPrChange w:id="22308" w:author="James Vu" w:date="2024-04-18T22:33:00Z">
                <w:pPr>
                  <w:widowControl w:val="0"/>
                  <w:spacing w:before="120" w:after="120"/>
                  <w:jc w:val="right"/>
                </w:pPr>
              </w:pPrChange>
            </w:pPr>
            <w:del w:id="22309" w:author="James Vu" w:date="2024-04-18T23:27:00Z">
              <w:r w:rsidRPr="00167CE0" w:rsidDel="00E5719A">
                <w:rPr>
                  <w:color w:val="000000"/>
                  <w:sz w:val="28"/>
                  <w:szCs w:val="28"/>
                  <w:rPrChange w:id="22310" w:author="James Vu" w:date="2024-04-18T22:33:00Z">
                    <w:rPr>
                      <w:color w:val="000000"/>
                    </w:rPr>
                  </w:rPrChange>
                </w:rPr>
                <w:delText>-</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457AD92B" w14:textId="5642E344" w:rsidR="00176864" w:rsidRPr="00167CE0" w:rsidDel="00E5719A" w:rsidRDefault="00176864">
            <w:pPr>
              <w:widowControl w:val="0"/>
              <w:spacing w:before="120" w:after="120"/>
              <w:jc w:val="both"/>
              <w:rPr>
                <w:del w:id="22311" w:author="James Vu" w:date="2024-04-18T23:27:00Z"/>
                <w:sz w:val="28"/>
                <w:szCs w:val="28"/>
                <w:rPrChange w:id="22312" w:author="James Vu" w:date="2024-04-18T22:33:00Z">
                  <w:rPr>
                    <w:del w:id="22313" w:author="James Vu" w:date="2024-04-18T23:27:00Z"/>
                  </w:rPr>
                </w:rPrChange>
              </w:rPr>
              <w:pPrChange w:id="22314" w:author="James Vu" w:date="2024-04-18T22:33:00Z">
                <w:pPr>
                  <w:widowControl w:val="0"/>
                  <w:spacing w:before="120" w:after="120"/>
                </w:pPr>
              </w:pPrChange>
            </w:pPr>
            <w:del w:id="22315" w:author="James Vu" w:date="2024-04-18T23:27:00Z">
              <w:r w:rsidRPr="00167CE0" w:rsidDel="00E5719A">
                <w:rPr>
                  <w:sz w:val="28"/>
                  <w:szCs w:val="28"/>
                  <w:rPrChange w:id="22316" w:author="James Vu" w:date="2024-04-18T22:33:00Z">
                    <w:rPr/>
                  </w:rPrChange>
                </w:rPr>
                <w:delText>Chủ đầu tư tự thực hiện</w:delText>
              </w:r>
            </w:del>
          </w:p>
        </w:tc>
      </w:tr>
      <w:tr w:rsidR="002D5FBD" w:rsidRPr="00167CE0" w:rsidDel="00E5719A" w14:paraId="6C20CBF0" w14:textId="2EE2EAE9" w:rsidTr="006138EB">
        <w:trPr>
          <w:del w:id="22317"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77700391" w14:textId="319484D6" w:rsidR="00421081" w:rsidRPr="00167CE0" w:rsidDel="00E5719A" w:rsidRDefault="00421081">
            <w:pPr>
              <w:widowControl w:val="0"/>
              <w:spacing w:before="120" w:after="120"/>
              <w:jc w:val="both"/>
              <w:rPr>
                <w:del w:id="22318" w:author="James Vu" w:date="2024-04-18T23:27:00Z"/>
                <w:b/>
                <w:bCs/>
                <w:color w:val="000000"/>
                <w:sz w:val="28"/>
                <w:szCs w:val="28"/>
                <w:rPrChange w:id="22319" w:author="James Vu" w:date="2024-04-18T22:33:00Z">
                  <w:rPr>
                    <w:del w:id="22320" w:author="James Vu" w:date="2024-04-18T23:27:00Z"/>
                    <w:b/>
                    <w:bCs/>
                    <w:color w:val="000000"/>
                  </w:rPr>
                </w:rPrChange>
              </w:rPr>
              <w:pPrChange w:id="22321" w:author="James Vu" w:date="2024-04-18T22:33:00Z">
                <w:pPr>
                  <w:widowControl w:val="0"/>
                  <w:spacing w:before="120" w:after="120"/>
                  <w:jc w:val="center"/>
                </w:pPr>
              </w:pPrChange>
            </w:pPr>
            <w:del w:id="22322" w:author="James Vu" w:date="2024-04-18T23:27:00Z">
              <w:r w:rsidRPr="00167CE0" w:rsidDel="00E5719A">
                <w:rPr>
                  <w:b/>
                  <w:bCs/>
                  <w:color w:val="000000"/>
                  <w:sz w:val="28"/>
                  <w:szCs w:val="28"/>
                  <w:rPrChange w:id="22323" w:author="James Vu" w:date="2024-04-18T22:33:00Z">
                    <w:rPr>
                      <w:b/>
                      <w:bCs/>
                      <w:color w:val="000000"/>
                    </w:rPr>
                  </w:rPrChange>
                </w:rPr>
                <w:delText>D</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F45CF08" w14:textId="348007A3" w:rsidR="00421081" w:rsidRPr="00167CE0" w:rsidDel="00E5719A" w:rsidRDefault="00421081">
            <w:pPr>
              <w:widowControl w:val="0"/>
              <w:spacing w:before="120" w:after="120"/>
              <w:jc w:val="both"/>
              <w:rPr>
                <w:del w:id="22324" w:author="James Vu" w:date="2024-04-18T23:27:00Z"/>
                <w:b/>
                <w:bCs/>
                <w:color w:val="000000"/>
                <w:sz w:val="28"/>
                <w:szCs w:val="28"/>
                <w:rPrChange w:id="22325" w:author="James Vu" w:date="2024-04-18T22:33:00Z">
                  <w:rPr>
                    <w:del w:id="22326" w:author="James Vu" w:date="2024-04-18T23:27:00Z"/>
                    <w:b/>
                    <w:bCs/>
                    <w:color w:val="000000"/>
                  </w:rPr>
                </w:rPrChange>
              </w:rPr>
              <w:pPrChange w:id="22327" w:author="James Vu" w:date="2024-04-18T22:33:00Z">
                <w:pPr>
                  <w:widowControl w:val="0"/>
                  <w:spacing w:before="120" w:after="120"/>
                </w:pPr>
              </w:pPrChange>
            </w:pPr>
            <w:del w:id="22328" w:author="James Vu" w:date="2024-04-18T23:27:00Z">
              <w:r w:rsidRPr="00167CE0" w:rsidDel="00E5719A">
                <w:rPr>
                  <w:b/>
                  <w:bCs/>
                  <w:color w:val="000000"/>
                  <w:sz w:val="28"/>
                  <w:szCs w:val="28"/>
                  <w:rPrChange w:id="22329" w:author="James Vu" w:date="2024-04-18T22:33:00Z">
                    <w:rPr>
                      <w:b/>
                      <w:bCs/>
                      <w:color w:val="000000"/>
                    </w:rPr>
                  </w:rPrChange>
                </w:rPr>
                <w:delText>Chi phí tư vấn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54243B66" w14:textId="2EB1D2E1" w:rsidR="00421081" w:rsidRPr="00167CE0" w:rsidDel="00E5719A" w:rsidRDefault="00421081">
            <w:pPr>
              <w:widowControl w:val="0"/>
              <w:spacing w:before="120" w:after="120"/>
              <w:jc w:val="both"/>
              <w:rPr>
                <w:del w:id="22330" w:author="James Vu" w:date="2024-04-18T23:27:00Z"/>
                <w:b/>
                <w:bCs/>
                <w:color w:val="000000"/>
                <w:sz w:val="28"/>
                <w:szCs w:val="28"/>
                <w:rPrChange w:id="22331" w:author="James Vu" w:date="2024-04-18T22:33:00Z">
                  <w:rPr>
                    <w:del w:id="22332" w:author="James Vu" w:date="2024-04-18T23:27:00Z"/>
                    <w:b/>
                    <w:bCs/>
                    <w:color w:val="000000"/>
                  </w:rPr>
                </w:rPrChange>
              </w:rPr>
              <w:pPrChange w:id="22333"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0D079B90" w14:textId="1992B81B" w:rsidR="00421081" w:rsidRPr="00167CE0" w:rsidDel="00E5719A" w:rsidRDefault="00421081">
            <w:pPr>
              <w:widowControl w:val="0"/>
              <w:spacing w:before="120" w:after="120"/>
              <w:jc w:val="both"/>
              <w:rPr>
                <w:del w:id="22334" w:author="James Vu" w:date="2024-04-18T23:27:00Z"/>
                <w:b/>
                <w:bCs/>
                <w:color w:val="000000"/>
                <w:sz w:val="28"/>
                <w:szCs w:val="28"/>
                <w:rPrChange w:id="22335" w:author="James Vu" w:date="2024-04-18T22:33:00Z">
                  <w:rPr>
                    <w:del w:id="22336" w:author="James Vu" w:date="2024-04-18T23:27:00Z"/>
                    <w:b/>
                    <w:bCs/>
                    <w:color w:val="000000"/>
                  </w:rPr>
                </w:rPrChange>
              </w:rPr>
              <w:pPrChange w:id="22337" w:author="James Vu" w:date="2024-04-18T22:33:00Z">
                <w:pPr>
                  <w:widowControl w:val="0"/>
                  <w:spacing w:before="120" w:after="120"/>
                  <w:jc w:val="center"/>
                </w:pPr>
              </w:pPrChange>
            </w:pPr>
            <w:del w:id="22338" w:author="James Vu" w:date="2024-04-18T23:27:00Z">
              <w:r w:rsidRPr="00167CE0" w:rsidDel="00E5719A">
                <w:rPr>
                  <w:b/>
                  <w:bCs/>
                  <w:color w:val="000000"/>
                  <w:sz w:val="28"/>
                  <w:szCs w:val="28"/>
                  <w:rPrChange w:id="22339" w:author="James Vu" w:date="2024-04-18T22:33:00Z">
                    <w:rPr>
                      <w:b/>
                      <w:bCs/>
                      <w:color w:val="000000"/>
                    </w:rPr>
                  </w:rPrChange>
                </w:rPr>
                <w:delText>G</w:delText>
              </w:r>
              <w:r w:rsidRPr="00167CE0" w:rsidDel="00E5719A">
                <w:rPr>
                  <w:b/>
                  <w:bCs/>
                  <w:color w:val="000000"/>
                  <w:sz w:val="28"/>
                  <w:szCs w:val="28"/>
                  <w:vertAlign w:val="subscript"/>
                  <w:rPrChange w:id="22340" w:author="James Vu" w:date="2024-04-18T22:33:00Z">
                    <w:rPr>
                      <w:b/>
                      <w:bCs/>
                      <w:color w:val="000000"/>
                      <w:vertAlign w:val="subscript"/>
                    </w:rPr>
                  </w:rPrChange>
                </w:rPr>
                <w:delText>TV</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7E79F2D" w14:textId="2CADAF31" w:rsidR="00421081" w:rsidRPr="00167CE0" w:rsidDel="00E5719A" w:rsidRDefault="00421081">
            <w:pPr>
              <w:widowControl w:val="0"/>
              <w:spacing w:before="120" w:after="120"/>
              <w:jc w:val="both"/>
              <w:rPr>
                <w:del w:id="22341" w:author="James Vu" w:date="2024-04-18T23:27:00Z"/>
                <w:b/>
                <w:bCs/>
                <w:color w:val="000000"/>
                <w:sz w:val="28"/>
                <w:szCs w:val="28"/>
                <w:rPrChange w:id="22342" w:author="James Vu" w:date="2024-04-18T22:33:00Z">
                  <w:rPr>
                    <w:del w:id="22343" w:author="James Vu" w:date="2024-04-18T23:27:00Z"/>
                    <w:b/>
                    <w:bCs/>
                    <w:color w:val="000000"/>
                  </w:rPr>
                </w:rPrChange>
              </w:rPr>
              <w:pPrChange w:id="22344"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BD28693" w14:textId="4C78A59C" w:rsidR="00421081" w:rsidRPr="00167CE0" w:rsidDel="00E5719A" w:rsidRDefault="00421081">
            <w:pPr>
              <w:widowControl w:val="0"/>
              <w:spacing w:before="120" w:after="120"/>
              <w:jc w:val="both"/>
              <w:rPr>
                <w:del w:id="22345" w:author="James Vu" w:date="2024-04-18T23:27:00Z"/>
                <w:b/>
                <w:bCs/>
                <w:color w:val="000000"/>
                <w:sz w:val="28"/>
                <w:szCs w:val="28"/>
                <w:rPrChange w:id="22346" w:author="James Vu" w:date="2024-04-18T22:33:00Z">
                  <w:rPr>
                    <w:del w:id="22347" w:author="James Vu" w:date="2024-04-18T23:27:00Z"/>
                    <w:b/>
                    <w:bCs/>
                    <w:color w:val="000000"/>
                  </w:rPr>
                </w:rPrChange>
              </w:rPr>
              <w:pPrChange w:id="22348" w:author="James Vu" w:date="2024-04-18T22:33:00Z">
                <w:pPr>
                  <w:widowControl w:val="0"/>
                  <w:spacing w:before="120" w:after="120"/>
                  <w:jc w:val="right"/>
                </w:pPr>
              </w:pPrChange>
            </w:pPr>
            <w:del w:id="22349" w:author="James Vu" w:date="2024-04-18T23:27:00Z">
              <w:r w:rsidRPr="00167CE0" w:rsidDel="00E5719A">
                <w:rPr>
                  <w:b/>
                  <w:bCs/>
                  <w:color w:val="000000"/>
                  <w:sz w:val="28"/>
                  <w:szCs w:val="28"/>
                  <w:rPrChange w:id="22350" w:author="James Vu" w:date="2024-04-18T22:33:00Z">
                    <w:rPr>
                      <w:b/>
                      <w:bCs/>
                      <w:color w:val="000000"/>
                    </w:rPr>
                  </w:rPrChange>
                </w:rPr>
                <w:delText>1.491.219.710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26816762" w14:textId="0E7BBD42" w:rsidR="00421081" w:rsidRPr="00167CE0" w:rsidDel="00E5719A" w:rsidRDefault="00421081">
            <w:pPr>
              <w:widowControl w:val="0"/>
              <w:spacing w:before="120" w:after="120"/>
              <w:jc w:val="both"/>
              <w:rPr>
                <w:del w:id="22351" w:author="James Vu" w:date="2024-04-18T23:27:00Z"/>
                <w:b/>
                <w:bCs/>
                <w:color w:val="000000"/>
                <w:sz w:val="28"/>
                <w:szCs w:val="28"/>
                <w:rPrChange w:id="22352" w:author="James Vu" w:date="2024-04-18T22:33:00Z">
                  <w:rPr>
                    <w:del w:id="22353" w:author="James Vu" w:date="2024-04-18T23:27:00Z"/>
                    <w:b/>
                    <w:bCs/>
                    <w:color w:val="000000"/>
                  </w:rPr>
                </w:rPrChange>
              </w:rPr>
              <w:pPrChange w:id="22354" w:author="James Vu" w:date="2024-04-18T22:33:00Z">
                <w:pPr>
                  <w:widowControl w:val="0"/>
                  <w:spacing w:before="120" w:after="120"/>
                  <w:jc w:val="right"/>
                </w:pPr>
              </w:pPrChange>
            </w:pPr>
            <w:del w:id="22355" w:author="James Vu" w:date="2024-04-18T23:27:00Z">
              <w:r w:rsidRPr="00167CE0" w:rsidDel="00E5719A">
                <w:rPr>
                  <w:b/>
                  <w:bCs/>
                  <w:color w:val="000000"/>
                  <w:sz w:val="28"/>
                  <w:szCs w:val="28"/>
                  <w:rPrChange w:id="22356" w:author="James Vu" w:date="2024-04-18T22:33:00Z">
                    <w:rPr>
                      <w:b/>
                      <w:bCs/>
                      <w:color w:val="000000"/>
                    </w:rPr>
                  </w:rPrChange>
                </w:rPr>
                <w:delText>119.297.576</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4D67D3FF" w14:textId="0A1CCBED" w:rsidR="00421081" w:rsidRPr="00167CE0" w:rsidDel="00E5719A" w:rsidRDefault="00421081">
            <w:pPr>
              <w:widowControl w:val="0"/>
              <w:spacing w:before="120" w:after="120"/>
              <w:jc w:val="both"/>
              <w:rPr>
                <w:del w:id="22357" w:author="James Vu" w:date="2024-04-18T23:27:00Z"/>
                <w:b/>
                <w:bCs/>
                <w:color w:val="000000"/>
                <w:sz w:val="28"/>
                <w:szCs w:val="28"/>
                <w:rPrChange w:id="22358" w:author="James Vu" w:date="2024-04-18T22:33:00Z">
                  <w:rPr>
                    <w:del w:id="22359" w:author="James Vu" w:date="2024-04-18T23:27:00Z"/>
                    <w:b/>
                    <w:bCs/>
                    <w:color w:val="000000"/>
                  </w:rPr>
                </w:rPrChange>
              </w:rPr>
              <w:pPrChange w:id="22360" w:author="James Vu" w:date="2024-04-18T22:33:00Z">
                <w:pPr>
                  <w:widowControl w:val="0"/>
                  <w:spacing w:before="120" w:after="120"/>
                  <w:jc w:val="right"/>
                </w:pPr>
              </w:pPrChange>
            </w:pPr>
            <w:del w:id="22361" w:author="James Vu" w:date="2024-04-18T23:27:00Z">
              <w:r w:rsidRPr="00167CE0" w:rsidDel="00E5719A">
                <w:rPr>
                  <w:b/>
                  <w:bCs/>
                  <w:color w:val="000000"/>
                  <w:sz w:val="28"/>
                  <w:szCs w:val="28"/>
                  <w:rPrChange w:id="22362" w:author="James Vu" w:date="2024-04-18T22:33:00Z">
                    <w:rPr>
                      <w:b/>
                      <w:bCs/>
                      <w:color w:val="000000"/>
                    </w:rPr>
                  </w:rPrChange>
                </w:rPr>
                <w:delText>1.610.517.286</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233CBCB9" w14:textId="4DCC3A3C" w:rsidR="00421081" w:rsidRPr="00167CE0" w:rsidDel="00E5719A" w:rsidRDefault="00421081">
            <w:pPr>
              <w:widowControl w:val="0"/>
              <w:spacing w:before="120" w:after="120"/>
              <w:jc w:val="both"/>
              <w:rPr>
                <w:del w:id="22363" w:author="James Vu" w:date="2024-04-18T23:27:00Z"/>
                <w:i/>
                <w:iCs/>
                <w:color w:val="000000"/>
                <w:sz w:val="28"/>
                <w:szCs w:val="28"/>
                <w:rPrChange w:id="22364" w:author="James Vu" w:date="2024-04-18T22:33:00Z">
                  <w:rPr>
                    <w:del w:id="22365" w:author="James Vu" w:date="2024-04-18T23:27:00Z"/>
                    <w:i/>
                    <w:iCs/>
                    <w:color w:val="000000"/>
                  </w:rPr>
                </w:rPrChange>
              </w:rPr>
              <w:pPrChange w:id="22366" w:author="James Vu" w:date="2024-04-18T22:33:00Z">
                <w:pPr>
                  <w:widowControl w:val="0"/>
                  <w:spacing w:before="120" w:after="120"/>
                </w:pPr>
              </w:pPrChange>
            </w:pPr>
            <w:del w:id="22367" w:author="James Vu" w:date="2024-04-18T23:27:00Z">
              <w:r w:rsidRPr="00167CE0" w:rsidDel="00E5719A">
                <w:rPr>
                  <w:i/>
                  <w:iCs/>
                  <w:color w:val="000000"/>
                  <w:sz w:val="28"/>
                  <w:szCs w:val="28"/>
                  <w:rPrChange w:id="22368" w:author="James Vu" w:date="2024-04-18T22:33:00Z">
                    <w:rPr>
                      <w:i/>
                      <w:iCs/>
                      <w:color w:val="000000"/>
                    </w:rPr>
                  </w:rPrChange>
                </w:rPr>
                <w:delText> </w:delText>
              </w:r>
            </w:del>
          </w:p>
        </w:tc>
      </w:tr>
      <w:tr w:rsidR="002D5FBD" w:rsidRPr="00167CE0" w:rsidDel="00E5719A" w14:paraId="792E67FD" w14:textId="0D21A7FD" w:rsidTr="006138EB">
        <w:trPr>
          <w:del w:id="22369"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413CA202" w14:textId="7EC55CFE" w:rsidR="00421081" w:rsidRPr="00167CE0" w:rsidDel="00E5719A" w:rsidRDefault="00421081">
            <w:pPr>
              <w:widowControl w:val="0"/>
              <w:spacing w:before="120" w:after="120"/>
              <w:jc w:val="both"/>
              <w:rPr>
                <w:del w:id="22370" w:author="James Vu" w:date="2024-04-18T23:27:00Z"/>
                <w:b/>
                <w:bCs/>
                <w:color w:val="000000"/>
                <w:sz w:val="28"/>
                <w:szCs w:val="28"/>
                <w:rPrChange w:id="22371" w:author="James Vu" w:date="2024-04-18T22:33:00Z">
                  <w:rPr>
                    <w:del w:id="22372" w:author="James Vu" w:date="2024-04-18T23:27:00Z"/>
                    <w:b/>
                    <w:bCs/>
                    <w:color w:val="000000"/>
                  </w:rPr>
                </w:rPrChange>
              </w:rPr>
              <w:pPrChange w:id="22373" w:author="James Vu" w:date="2024-04-18T22:33:00Z">
                <w:pPr>
                  <w:widowControl w:val="0"/>
                  <w:spacing w:before="120" w:after="120"/>
                  <w:jc w:val="center"/>
                </w:pPr>
              </w:pPrChange>
            </w:pPr>
            <w:del w:id="22374" w:author="James Vu" w:date="2024-04-18T23:27:00Z">
              <w:r w:rsidRPr="00167CE0" w:rsidDel="00E5719A">
                <w:rPr>
                  <w:b/>
                  <w:bCs/>
                  <w:color w:val="000000"/>
                  <w:sz w:val="28"/>
                  <w:szCs w:val="28"/>
                  <w:rPrChange w:id="22375" w:author="James Vu" w:date="2024-04-18T22:33:00Z">
                    <w:rPr>
                      <w:b/>
                      <w:bCs/>
                      <w:color w:val="000000"/>
                    </w:rPr>
                  </w:rPrChange>
                </w:rPr>
                <w:delText>I</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E200F40" w14:textId="7223EF1E" w:rsidR="00421081" w:rsidRPr="00167CE0" w:rsidDel="00E5719A" w:rsidRDefault="00421081">
            <w:pPr>
              <w:widowControl w:val="0"/>
              <w:spacing w:before="120" w:after="120"/>
              <w:jc w:val="both"/>
              <w:rPr>
                <w:del w:id="22376" w:author="James Vu" w:date="2024-04-18T23:27:00Z"/>
                <w:b/>
                <w:bCs/>
                <w:color w:val="000000"/>
                <w:sz w:val="28"/>
                <w:szCs w:val="28"/>
                <w:rPrChange w:id="22377" w:author="James Vu" w:date="2024-04-18T22:33:00Z">
                  <w:rPr>
                    <w:del w:id="22378" w:author="James Vu" w:date="2024-04-18T23:27:00Z"/>
                    <w:b/>
                    <w:bCs/>
                    <w:color w:val="000000"/>
                  </w:rPr>
                </w:rPrChange>
              </w:rPr>
              <w:pPrChange w:id="22379" w:author="James Vu" w:date="2024-04-18T22:33:00Z">
                <w:pPr>
                  <w:widowControl w:val="0"/>
                  <w:spacing w:before="120" w:after="120"/>
                </w:pPr>
              </w:pPrChange>
            </w:pPr>
            <w:del w:id="22380" w:author="James Vu" w:date="2024-04-18T23:27:00Z">
              <w:r w:rsidRPr="00167CE0" w:rsidDel="00E5719A">
                <w:rPr>
                  <w:b/>
                  <w:bCs/>
                  <w:color w:val="000000"/>
                  <w:sz w:val="28"/>
                  <w:szCs w:val="28"/>
                  <w:rPrChange w:id="22381" w:author="James Vu" w:date="2024-04-18T22:33:00Z">
                    <w:rPr>
                      <w:b/>
                      <w:bCs/>
                      <w:color w:val="000000"/>
                    </w:rPr>
                  </w:rPrChange>
                </w:rPr>
                <w:delText>Giai đoạn chuẩn bị đầu tư</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EF5F300" w14:textId="67994643" w:rsidR="00421081" w:rsidRPr="00167CE0" w:rsidDel="00E5719A" w:rsidRDefault="00421081">
            <w:pPr>
              <w:widowControl w:val="0"/>
              <w:spacing w:before="120" w:after="120"/>
              <w:jc w:val="both"/>
              <w:rPr>
                <w:del w:id="22382" w:author="James Vu" w:date="2024-04-18T23:27:00Z"/>
                <w:b/>
                <w:bCs/>
                <w:color w:val="000000"/>
                <w:sz w:val="28"/>
                <w:szCs w:val="28"/>
                <w:rPrChange w:id="22383" w:author="James Vu" w:date="2024-04-18T22:33:00Z">
                  <w:rPr>
                    <w:del w:id="22384" w:author="James Vu" w:date="2024-04-18T23:27:00Z"/>
                    <w:b/>
                    <w:bCs/>
                    <w:color w:val="000000"/>
                  </w:rPr>
                </w:rPrChange>
              </w:rPr>
              <w:pPrChange w:id="22385"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C781E4A" w14:textId="7E29559F" w:rsidR="00421081" w:rsidRPr="00167CE0" w:rsidDel="00E5719A" w:rsidRDefault="00421081">
            <w:pPr>
              <w:widowControl w:val="0"/>
              <w:spacing w:before="120" w:after="120"/>
              <w:jc w:val="both"/>
              <w:rPr>
                <w:del w:id="22386" w:author="James Vu" w:date="2024-04-18T23:27:00Z"/>
                <w:b/>
                <w:bCs/>
                <w:color w:val="000000"/>
                <w:sz w:val="28"/>
                <w:szCs w:val="28"/>
                <w:rPrChange w:id="22387" w:author="James Vu" w:date="2024-04-18T22:33:00Z">
                  <w:rPr>
                    <w:del w:id="22388" w:author="James Vu" w:date="2024-04-18T23:27:00Z"/>
                    <w:b/>
                    <w:bCs/>
                    <w:color w:val="000000"/>
                  </w:rPr>
                </w:rPrChange>
              </w:rPr>
              <w:pPrChange w:id="22389"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72EEE2D" w14:textId="12C6BA70" w:rsidR="00421081" w:rsidRPr="00167CE0" w:rsidDel="00E5719A" w:rsidRDefault="00421081">
            <w:pPr>
              <w:widowControl w:val="0"/>
              <w:spacing w:before="120" w:after="120"/>
              <w:jc w:val="both"/>
              <w:rPr>
                <w:del w:id="22390" w:author="James Vu" w:date="2024-04-18T23:27:00Z"/>
                <w:b/>
                <w:bCs/>
                <w:color w:val="000000"/>
                <w:sz w:val="28"/>
                <w:szCs w:val="28"/>
                <w:rPrChange w:id="22391" w:author="James Vu" w:date="2024-04-18T22:33:00Z">
                  <w:rPr>
                    <w:del w:id="22392" w:author="James Vu" w:date="2024-04-18T23:27:00Z"/>
                    <w:b/>
                    <w:bCs/>
                    <w:color w:val="000000"/>
                  </w:rPr>
                </w:rPrChange>
              </w:rPr>
              <w:pPrChange w:id="22393"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4E740066" w14:textId="10D02FD4" w:rsidR="00421081" w:rsidRPr="00167CE0" w:rsidDel="00E5719A" w:rsidRDefault="00421081">
            <w:pPr>
              <w:widowControl w:val="0"/>
              <w:spacing w:before="120" w:after="120"/>
              <w:jc w:val="both"/>
              <w:rPr>
                <w:del w:id="22394" w:author="James Vu" w:date="2024-04-18T23:27:00Z"/>
                <w:b/>
                <w:bCs/>
                <w:color w:val="000000"/>
                <w:sz w:val="28"/>
                <w:szCs w:val="28"/>
                <w:rPrChange w:id="22395" w:author="James Vu" w:date="2024-04-18T22:33:00Z">
                  <w:rPr>
                    <w:del w:id="22396" w:author="James Vu" w:date="2024-04-18T23:27:00Z"/>
                    <w:b/>
                    <w:bCs/>
                    <w:color w:val="000000"/>
                  </w:rPr>
                </w:rPrChange>
              </w:rPr>
              <w:pPrChange w:id="22397" w:author="James Vu" w:date="2024-04-18T22:33:00Z">
                <w:pPr>
                  <w:widowControl w:val="0"/>
                  <w:spacing w:before="120" w:after="120"/>
                  <w:jc w:val="right"/>
                </w:pPr>
              </w:pPrChange>
            </w:pPr>
            <w:del w:id="22398" w:author="James Vu" w:date="2024-04-18T23:27:00Z">
              <w:r w:rsidRPr="00167CE0" w:rsidDel="00E5719A">
                <w:rPr>
                  <w:b/>
                  <w:bCs/>
                  <w:color w:val="000000"/>
                  <w:sz w:val="28"/>
                  <w:szCs w:val="28"/>
                  <w:rPrChange w:id="22399" w:author="James Vu" w:date="2024-04-18T22:33:00Z">
                    <w:rPr>
                      <w:b/>
                      <w:bCs/>
                      <w:color w:val="000000"/>
                    </w:rPr>
                  </w:rPrChange>
                </w:rPr>
                <w:delText>305.287.218</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534030E8" w14:textId="0D9AD74A" w:rsidR="00421081" w:rsidRPr="00167CE0" w:rsidDel="00E5719A" w:rsidRDefault="00421081">
            <w:pPr>
              <w:widowControl w:val="0"/>
              <w:spacing w:before="120" w:after="120"/>
              <w:jc w:val="both"/>
              <w:rPr>
                <w:del w:id="22400" w:author="James Vu" w:date="2024-04-18T23:27:00Z"/>
                <w:b/>
                <w:bCs/>
                <w:color w:val="000000"/>
                <w:sz w:val="28"/>
                <w:szCs w:val="28"/>
                <w:rPrChange w:id="22401" w:author="James Vu" w:date="2024-04-18T22:33:00Z">
                  <w:rPr>
                    <w:del w:id="22402" w:author="James Vu" w:date="2024-04-18T23:27:00Z"/>
                    <w:b/>
                    <w:bCs/>
                    <w:color w:val="000000"/>
                  </w:rPr>
                </w:rPrChange>
              </w:rPr>
              <w:pPrChange w:id="22403" w:author="James Vu" w:date="2024-04-18T22:33:00Z">
                <w:pPr>
                  <w:widowControl w:val="0"/>
                  <w:spacing w:before="120" w:after="120"/>
                  <w:jc w:val="right"/>
                </w:pPr>
              </w:pPrChange>
            </w:pPr>
            <w:del w:id="22404" w:author="James Vu" w:date="2024-04-18T23:27:00Z">
              <w:r w:rsidRPr="00167CE0" w:rsidDel="00E5719A">
                <w:rPr>
                  <w:b/>
                  <w:bCs/>
                  <w:color w:val="000000"/>
                  <w:sz w:val="28"/>
                  <w:szCs w:val="28"/>
                  <w:rPrChange w:id="22405" w:author="James Vu" w:date="2024-04-18T22:33:00Z">
                    <w:rPr>
                      <w:b/>
                      <w:bCs/>
                      <w:color w:val="000000"/>
                    </w:rPr>
                  </w:rPrChange>
                </w:rPr>
                <w:delText>24.422.976</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0A104AD" w14:textId="65812FA4" w:rsidR="00421081" w:rsidRPr="00167CE0" w:rsidDel="00E5719A" w:rsidRDefault="00421081">
            <w:pPr>
              <w:widowControl w:val="0"/>
              <w:spacing w:before="120" w:after="120"/>
              <w:jc w:val="both"/>
              <w:rPr>
                <w:del w:id="22406" w:author="James Vu" w:date="2024-04-18T23:27:00Z"/>
                <w:b/>
                <w:bCs/>
                <w:color w:val="000000"/>
                <w:sz w:val="28"/>
                <w:szCs w:val="28"/>
                <w:rPrChange w:id="22407" w:author="James Vu" w:date="2024-04-18T22:33:00Z">
                  <w:rPr>
                    <w:del w:id="22408" w:author="James Vu" w:date="2024-04-18T23:27:00Z"/>
                    <w:b/>
                    <w:bCs/>
                    <w:color w:val="000000"/>
                  </w:rPr>
                </w:rPrChange>
              </w:rPr>
              <w:pPrChange w:id="22409" w:author="James Vu" w:date="2024-04-18T22:33:00Z">
                <w:pPr>
                  <w:widowControl w:val="0"/>
                  <w:spacing w:before="120" w:after="120"/>
                  <w:jc w:val="right"/>
                </w:pPr>
              </w:pPrChange>
            </w:pPr>
            <w:del w:id="22410" w:author="James Vu" w:date="2024-04-18T23:27:00Z">
              <w:r w:rsidRPr="00167CE0" w:rsidDel="00E5719A">
                <w:rPr>
                  <w:b/>
                  <w:bCs/>
                  <w:color w:val="000000"/>
                  <w:sz w:val="28"/>
                  <w:szCs w:val="28"/>
                  <w:rPrChange w:id="22411" w:author="James Vu" w:date="2024-04-18T22:33:00Z">
                    <w:rPr>
                      <w:b/>
                      <w:bCs/>
                      <w:color w:val="000000"/>
                    </w:rPr>
                  </w:rPrChange>
                </w:rPr>
                <w:delText>329.710.194</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1C3D5D3B" w14:textId="2B0F8302" w:rsidR="00421081" w:rsidRPr="00167CE0" w:rsidDel="00E5719A" w:rsidRDefault="00421081">
            <w:pPr>
              <w:widowControl w:val="0"/>
              <w:spacing w:before="120" w:after="120"/>
              <w:jc w:val="both"/>
              <w:rPr>
                <w:del w:id="22412" w:author="James Vu" w:date="2024-04-18T23:27:00Z"/>
                <w:color w:val="000000"/>
                <w:sz w:val="28"/>
                <w:szCs w:val="28"/>
                <w:rPrChange w:id="22413" w:author="James Vu" w:date="2024-04-18T22:33:00Z">
                  <w:rPr>
                    <w:del w:id="22414" w:author="James Vu" w:date="2024-04-18T23:27:00Z"/>
                    <w:color w:val="000000"/>
                  </w:rPr>
                </w:rPrChange>
              </w:rPr>
              <w:pPrChange w:id="22415" w:author="James Vu" w:date="2024-04-18T22:33:00Z">
                <w:pPr>
                  <w:widowControl w:val="0"/>
                  <w:spacing w:before="120" w:after="120"/>
                </w:pPr>
              </w:pPrChange>
            </w:pPr>
            <w:del w:id="22416" w:author="James Vu" w:date="2024-04-18T23:27:00Z">
              <w:r w:rsidRPr="00167CE0" w:rsidDel="00E5719A">
                <w:rPr>
                  <w:color w:val="000000"/>
                  <w:sz w:val="28"/>
                  <w:szCs w:val="28"/>
                  <w:rPrChange w:id="22417" w:author="James Vu" w:date="2024-04-18T22:33:00Z">
                    <w:rPr>
                      <w:color w:val="000000"/>
                    </w:rPr>
                  </w:rPrChange>
                </w:rPr>
                <w:delText> </w:delText>
              </w:r>
            </w:del>
          </w:p>
        </w:tc>
      </w:tr>
      <w:tr w:rsidR="002D5FBD" w:rsidRPr="00167CE0" w:rsidDel="00E5719A" w14:paraId="6E88DC4A" w14:textId="4D60C79C" w:rsidTr="006138EB">
        <w:trPr>
          <w:del w:id="22418"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45840A9" w14:textId="433E5036" w:rsidR="00421081" w:rsidRPr="00167CE0" w:rsidDel="00E5719A" w:rsidRDefault="00421081">
            <w:pPr>
              <w:widowControl w:val="0"/>
              <w:spacing w:before="120" w:after="120"/>
              <w:jc w:val="both"/>
              <w:rPr>
                <w:del w:id="22419" w:author="James Vu" w:date="2024-04-18T23:27:00Z"/>
                <w:b/>
                <w:bCs/>
                <w:color w:val="000000"/>
                <w:sz w:val="28"/>
                <w:szCs w:val="28"/>
                <w:rPrChange w:id="22420" w:author="James Vu" w:date="2024-04-18T22:33:00Z">
                  <w:rPr>
                    <w:del w:id="22421" w:author="James Vu" w:date="2024-04-18T23:27:00Z"/>
                    <w:b/>
                    <w:bCs/>
                    <w:color w:val="000000"/>
                  </w:rPr>
                </w:rPrChange>
              </w:rPr>
              <w:pPrChange w:id="22422" w:author="James Vu" w:date="2024-04-18T22:33:00Z">
                <w:pPr>
                  <w:widowControl w:val="0"/>
                  <w:spacing w:before="120" w:after="120"/>
                  <w:jc w:val="center"/>
                </w:pPr>
              </w:pPrChange>
            </w:pPr>
            <w:del w:id="22423" w:author="James Vu" w:date="2024-04-18T23:27:00Z">
              <w:r w:rsidRPr="00167CE0" w:rsidDel="00E5719A">
                <w:rPr>
                  <w:b/>
                  <w:bCs/>
                  <w:color w:val="000000"/>
                  <w:sz w:val="28"/>
                  <w:szCs w:val="28"/>
                  <w:rPrChange w:id="22424" w:author="James Vu" w:date="2024-04-18T22:33:00Z">
                    <w:rPr>
                      <w:b/>
                      <w:bCs/>
                      <w:color w:val="000000"/>
                    </w:rPr>
                  </w:rPrChange>
                </w:rPr>
                <w:delText>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8B54EAA" w14:textId="09D31ECF" w:rsidR="00421081" w:rsidRPr="00167CE0" w:rsidDel="00E5719A" w:rsidRDefault="00421081">
            <w:pPr>
              <w:widowControl w:val="0"/>
              <w:spacing w:before="120" w:after="120"/>
              <w:jc w:val="both"/>
              <w:rPr>
                <w:del w:id="22425" w:author="James Vu" w:date="2024-04-18T23:27:00Z"/>
                <w:b/>
                <w:bCs/>
                <w:color w:val="000000"/>
                <w:sz w:val="28"/>
                <w:szCs w:val="28"/>
                <w:rPrChange w:id="22426" w:author="James Vu" w:date="2024-04-18T22:33:00Z">
                  <w:rPr>
                    <w:del w:id="22427" w:author="James Vu" w:date="2024-04-18T23:27:00Z"/>
                    <w:b/>
                    <w:bCs/>
                    <w:color w:val="000000"/>
                  </w:rPr>
                </w:rPrChange>
              </w:rPr>
              <w:pPrChange w:id="22428" w:author="James Vu" w:date="2024-04-18T22:33:00Z">
                <w:pPr>
                  <w:widowControl w:val="0"/>
                  <w:spacing w:before="120" w:after="120"/>
                </w:pPr>
              </w:pPrChange>
            </w:pPr>
            <w:del w:id="22429" w:author="James Vu" w:date="2024-04-18T23:27:00Z">
              <w:r w:rsidRPr="00167CE0" w:rsidDel="00E5719A">
                <w:rPr>
                  <w:b/>
                  <w:bCs/>
                  <w:color w:val="000000"/>
                  <w:sz w:val="28"/>
                  <w:szCs w:val="28"/>
                  <w:rPrChange w:id="22430" w:author="James Vu" w:date="2024-04-18T22:33:00Z">
                    <w:rPr>
                      <w:b/>
                      <w:bCs/>
                      <w:color w:val="000000"/>
                    </w:rPr>
                  </w:rPrChange>
                </w:rPr>
                <w:delText>Khảo sát và lập dự án (lập BCNCKT)</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6E979D3B" w14:textId="0351AB31" w:rsidR="00421081" w:rsidRPr="00167CE0" w:rsidDel="00E5719A" w:rsidRDefault="00421081">
            <w:pPr>
              <w:widowControl w:val="0"/>
              <w:spacing w:before="120" w:after="120"/>
              <w:jc w:val="both"/>
              <w:rPr>
                <w:del w:id="22431" w:author="James Vu" w:date="2024-04-18T23:27:00Z"/>
                <w:b/>
                <w:bCs/>
                <w:color w:val="000000"/>
                <w:sz w:val="28"/>
                <w:szCs w:val="28"/>
                <w:rPrChange w:id="22432" w:author="James Vu" w:date="2024-04-18T22:33:00Z">
                  <w:rPr>
                    <w:del w:id="22433" w:author="James Vu" w:date="2024-04-18T23:27:00Z"/>
                    <w:b/>
                    <w:bCs/>
                    <w:color w:val="000000"/>
                  </w:rPr>
                </w:rPrChange>
              </w:rPr>
              <w:pPrChange w:id="22434"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977D998" w14:textId="361BE5C5" w:rsidR="00421081" w:rsidRPr="00167CE0" w:rsidDel="00E5719A" w:rsidRDefault="00421081">
            <w:pPr>
              <w:widowControl w:val="0"/>
              <w:spacing w:before="120" w:after="120"/>
              <w:jc w:val="both"/>
              <w:rPr>
                <w:del w:id="22435" w:author="James Vu" w:date="2024-04-18T23:27:00Z"/>
                <w:b/>
                <w:bCs/>
                <w:color w:val="000000"/>
                <w:sz w:val="28"/>
                <w:szCs w:val="28"/>
                <w:rPrChange w:id="22436" w:author="James Vu" w:date="2024-04-18T22:33:00Z">
                  <w:rPr>
                    <w:del w:id="22437" w:author="James Vu" w:date="2024-04-18T23:27:00Z"/>
                    <w:b/>
                    <w:bCs/>
                    <w:color w:val="000000"/>
                  </w:rPr>
                </w:rPrChange>
              </w:rPr>
              <w:pPrChange w:id="22438" w:author="James Vu" w:date="2024-04-18T22:33:00Z">
                <w:pPr>
                  <w:widowControl w:val="0"/>
                  <w:spacing w:before="120" w:after="120"/>
                  <w:jc w:val="center"/>
                </w:pPr>
              </w:pPrChange>
            </w:pPr>
            <w:del w:id="22439" w:author="James Vu" w:date="2024-04-18T23:27:00Z">
              <w:r w:rsidRPr="00167CE0" w:rsidDel="00E5719A">
                <w:rPr>
                  <w:b/>
                  <w:bCs/>
                  <w:color w:val="000000"/>
                  <w:sz w:val="28"/>
                  <w:szCs w:val="28"/>
                  <w:rPrChange w:id="22440" w:author="James Vu" w:date="2024-04-18T22:33:00Z">
                    <w:rPr>
                      <w:b/>
                      <w:bCs/>
                      <w:color w:val="000000"/>
                    </w:rPr>
                  </w:rPrChange>
                </w:rPr>
                <w:delText>G</w:delText>
              </w:r>
              <w:r w:rsidRPr="00167CE0" w:rsidDel="00E5719A">
                <w:rPr>
                  <w:b/>
                  <w:bCs/>
                  <w:color w:val="000000"/>
                  <w:sz w:val="28"/>
                  <w:szCs w:val="28"/>
                  <w:vertAlign w:val="subscript"/>
                  <w:rPrChange w:id="22441" w:author="James Vu" w:date="2024-04-18T22:33:00Z">
                    <w:rPr>
                      <w:b/>
                      <w:bCs/>
                      <w:color w:val="000000"/>
                      <w:vertAlign w:val="subscript"/>
                    </w:rPr>
                  </w:rPrChange>
                </w:rPr>
                <w:delText>TV1</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5E36B1F" w14:textId="674A8BFC" w:rsidR="00421081" w:rsidRPr="00167CE0" w:rsidDel="00E5719A" w:rsidRDefault="00421081">
            <w:pPr>
              <w:widowControl w:val="0"/>
              <w:spacing w:before="120" w:after="120"/>
              <w:jc w:val="both"/>
              <w:rPr>
                <w:del w:id="22442" w:author="James Vu" w:date="2024-04-18T23:27:00Z"/>
                <w:b/>
                <w:bCs/>
                <w:color w:val="000000"/>
                <w:sz w:val="28"/>
                <w:szCs w:val="28"/>
                <w:rPrChange w:id="22443" w:author="James Vu" w:date="2024-04-18T22:33:00Z">
                  <w:rPr>
                    <w:del w:id="22444" w:author="James Vu" w:date="2024-04-18T23:27:00Z"/>
                    <w:b/>
                    <w:bCs/>
                    <w:color w:val="000000"/>
                  </w:rPr>
                </w:rPrChange>
              </w:rPr>
              <w:pPrChange w:id="22445"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0914200" w14:textId="575A4EFB" w:rsidR="00421081" w:rsidRPr="00167CE0" w:rsidDel="00E5719A" w:rsidRDefault="00421081">
            <w:pPr>
              <w:widowControl w:val="0"/>
              <w:spacing w:before="120" w:after="120"/>
              <w:jc w:val="both"/>
              <w:rPr>
                <w:del w:id="22446" w:author="James Vu" w:date="2024-04-18T23:27:00Z"/>
                <w:b/>
                <w:bCs/>
                <w:color w:val="000000"/>
                <w:sz w:val="28"/>
                <w:szCs w:val="28"/>
                <w:rPrChange w:id="22447" w:author="James Vu" w:date="2024-04-18T22:33:00Z">
                  <w:rPr>
                    <w:del w:id="22448" w:author="James Vu" w:date="2024-04-18T23:27:00Z"/>
                    <w:b/>
                    <w:bCs/>
                    <w:color w:val="000000"/>
                  </w:rPr>
                </w:rPrChange>
              </w:rPr>
              <w:pPrChange w:id="22449" w:author="James Vu" w:date="2024-04-18T22:33:00Z">
                <w:pPr>
                  <w:widowControl w:val="0"/>
                  <w:spacing w:before="120" w:after="120"/>
                  <w:jc w:val="right"/>
                </w:pPr>
              </w:pPrChange>
            </w:pPr>
            <w:del w:id="22450" w:author="James Vu" w:date="2024-04-18T23:27:00Z">
              <w:r w:rsidRPr="00167CE0" w:rsidDel="00E5719A">
                <w:rPr>
                  <w:b/>
                  <w:bCs/>
                  <w:color w:val="000000"/>
                  <w:sz w:val="28"/>
                  <w:szCs w:val="28"/>
                  <w:rPrChange w:id="22451" w:author="James Vu" w:date="2024-04-18T22:33:00Z">
                    <w:rPr>
                      <w:b/>
                      <w:bCs/>
                      <w:color w:val="000000"/>
                    </w:rPr>
                  </w:rPrChange>
                </w:rPr>
                <w:delText>283.221.683</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6F9DED9D" w14:textId="6E3C68D5" w:rsidR="00421081" w:rsidRPr="00167CE0" w:rsidDel="00E5719A" w:rsidRDefault="00421081">
            <w:pPr>
              <w:widowControl w:val="0"/>
              <w:spacing w:before="120" w:after="120"/>
              <w:jc w:val="both"/>
              <w:rPr>
                <w:del w:id="22452" w:author="James Vu" w:date="2024-04-18T23:27:00Z"/>
                <w:b/>
                <w:bCs/>
                <w:color w:val="000000"/>
                <w:sz w:val="28"/>
                <w:szCs w:val="28"/>
                <w:rPrChange w:id="22453" w:author="James Vu" w:date="2024-04-18T22:33:00Z">
                  <w:rPr>
                    <w:del w:id="22454" w:author="James Vu" w:date="2024-04-18T23:27:00Z"/>
                    <w:b/>
                    <w:bCs/>
                    <w:color w:val="000000"/>
                  </w:rPr>
                </w:rPrChange>
              </w:rPr>
              <w:pPrChange w:id="22455" w:author="James Vu" w:date="2024-04-18T22:33:00Z">
                <w:pPr>
                  <w:widowControl w:val="0"/>
                  <w:spacing w:before="120" w:after="120"/>
                  <w:jc w:val="right"/>
                </w:pPr>
              </w:pPrChange>
            </w:pPr>
            <w:del w:id="22456" w:author="James Vu" w:date="2024-04-18T23:27:00Z">
              <w:r w:rsidRPr="00167CE0" w:rsidDel="00E5719A">
                <w:rPr>
                  <w:b/>
                  <w:bCs/>
                  <w:color w:val="000000"/>
                  <w:sz w:val="28"/>
                  <w:szCs w:val="28"/>
                  <w:rPrChange w:id="22457" w:author="James Vu" w:date="2024-04-18T22:33:00Z">
                    <w:rPr>
                      <w:b/>
                      <w:bCs/>
                      <w:color w:val="000000"/>
                    </w:rPr>
                  </w:rPrChange>
                </w:rPr>
                <w:delText>22.657.734</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18B1844B" w14:textId="5FAF595D" w:rsidR="00421081" w:rsidRPr="00167CE0" w:rsidDel="00E5719A" w:rsidRDefault="00421081">
            <w:pPr>
              <w:widowControl w:val="0"/>
              <w:spacing w:before="120" w:after="120"/>
              <w:jc w:val="both"/>
              <w:rPr>
                <w:del w:id="22458" w:author="James Vu" w:date="2024-04-18T23:27:00Z"/>
                <w:b/>
                <w:bCs/>
                <w:color w:val="000000"/>
                <w:sz w:val="28"/>
                <w:szCs w:val="28"/>
                <w:rPrChange w:id="22459" w:author="James Vu" w:date="2024-04-18T22:33:00Z">
                  <w:rPr>
                    <w:del w:id="22460" w:author="James Vu" w:date="2024-04-18T23:27:00Z"/>
                    <w:b/>
                    <w:bCs/>
                    <w:color w:val="000000"/>
                  </w:rPr>
                </w:rPrChange>
              </w:rPr>
              <w:pPrChange w:id="22461" w:author="James Vu" w:date="2024-04-18T22:33:00Z">
                <w:pPr>
                  <w:widowControl w:val="0"/>
                  <w:spacing w:before="120" w:after="120"/>
                  <w:jc w:val="right"/>
                </w:pPr>
              </w:pPrChange>
            </w:pPr>
            <w:del w:id="22462" w:author="James Vu" w:date="2024-04-18T23:27:00Z">
              <w:r w:rsidRPr="00167CE0" w:rsidDel="00E5719A">
                <w:rPr>
                  <w:b/>
                  <w:bCs/>
                  <w:color w:val="000000"/>
                  <w:sz w:val="28"/>
                  <w:szCs w:val="28"/>
                  <w:rPrChange w:id="22463" w:author="James Vu" w:date="2024-04-18T22:33:00Z">
                    <w:rPr>
                      <w:b/>
                      <w:bCs/>
                      <w:color w:val="000000"/>
                    </w:rPr>
                  </w:rPrChange>
                </w:rPr>
                <w:delText>305.879.417</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D2CE638" w14:textId="6ACCC9A6" w:rsidR="00421081" w:rsidRPr="00167CE0" w:rsidDel="00E5719A" w:rsidRDefault="00421081">
            <w:pPr>
              <w:widowControl w:val="0"/>
              <w:spacing w:before="120" w:after="120"/>
              <w:jc w:val="both"/>
              <w:rPr>
                <w:del w:id="22464" w:author="James Vu" w:date="2024-04-18T23:27:00Z"/>
                <w:b/>
                <w:bCs/>
                <w:color w:val="000000"/>
                <w:sz w:val="28"/>
                <w:szCs w:val="28"/>
                <w:rPrChange w:id="22465" w:author="James Vu" w:date="2024-04-18T22:33:00Z">
                  <w:rPr>
                    <w:del w:id="22466" w:author="James Vu" w:date="2024-04-18T23:27:00Z"/>
                    <w:b/>
                    <w:bCs/>
                    <w:color w:val="000000"/>
                  </w:rPr>
                </w:rPrChange>
              </w:rPr>
              <w:pPrChange w:id="22467" w:author="James Vu" w:date="2024-04-18T22:33:00Z">
                <w:pPr>
                  <w:widowControl w:val="0"/>
                  <w:spacing w:before="120" w:after="120"/>
                </w:pPr>
              </w:pPrChange>
            </w:pPr>
            <w:del w:id="22468" w:author="James Vu" w:date="2024-04-18T23:27:00Z">
              <w:r w:rsidRPr="00167CE0" w:rsidDel="00E5719A">
                <w:rPr>
                  <w:b/>
                  <w:bCs/>
                  <w:color w:val="000000"/>
                  <w:sz w:val="28"/>
                  <w:szCs w:val="28"/>
                  <w:rPrChange w:id="22469" w:author="James Vu" w:date="2024-04-18T22:33:00Z">
                    <w:rPr>
                      <w:b/>
                      <w:bCs/>
                      <w:color w:val="000000"/>
                    </w:rPr>
                  </w:rPrChange>
                </w:rPr>
                <w:delText>Bảng 2, Quyết định số 1688/QĐ-BTTTT</w:delText>
              </w:r>
            </w:del>
          </w:p>
        </w:tc>
      </w:tr>
      <w:tr w:rsidR="002D5FBD" w:rsidRPr="00167CE0" w:rsidDel="00E5719A" w14:paraId="4F6C346B" w14:textId="66130432" w:rsidTr="006138EB">
        <w:trPr>
          <w:del w:id="22470"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377FD18" w14:textId="0698AF93" w:rsidR="00421081" w:rsidRPr="00167CE0" w:rsidDel="00E5719A" w:rsidRDefault="00421081">
            <w:pPr>
              <w:widowControl w:val="0"/>
              <w:spacing w:before="120" w:after="120"/>
              <w:jc w:val="both"/>
              <w:rPr>
                <w:del w:id="22471" w:author="James Vu" w:date="2024-04-18T23:27:00Z"/>
                <w:i/>
                <w:iCs/>
                <w:color w:val="000000"/>
                <w:sz w:val="28"/>
                <w:szCs w:val="28"/>
                <w:rPrChange w:id="22472" w:author="James Vu" w:date="2024-04-18T22:33:00Z">
                  <w:rPr>
                    <w:del w:id="22473" w:author="James Vu" w:date="2024-04-18T23:27:00Z"/>
                    <w:i/>
                    <w:iCs/>
                    <w:color w:val="000000"/>
                  </w:rPr>
                </w:rPrChange>
              </w:rPr>
              <w:pPrChange w:id="22474" w:author="James Vu" w:date="2024-04-18T22:33:00Z">
                <w:pPr>
                  <w:widowControl w:val="0"/>
                  <w:spacing w:before="120" w:after="120"/>
                  <w:jc w:val="center"/>
                </w:pPr>
              </w:pPrChange>
            </w:pPr>
            <w:del w:id="22475" w:author="James Vu" w:date="2024-04-18T23:27:00Z">
              <w:r w:rsidRPr="00167CE0" w:rsidDel="00E5719A">
                <w:rPr>
                  <w:i/>
                  <w:iCs/>
                  <w:color w:val="000000"/>
                  <w:sz w:val="28"/>
                  <w:szCs w:val="28"/>
                  <w:rPrChange w:id="22476"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7D353F15" w14:textId="15574F9B" w:rsidR="00421081" w:rsidRPr="00167CE0" w:rsidDel="00E5719A" w:rsidRDefault="000B2B5C">
            <w:pPr>
              <w:widowControl w:val="0"/>
              <w:spacing w:before="120" w:after="120"/>
              <w:jc w:val="both"/>
              <w:rPr>
                <w:del w:id="22477" w:author="James Vu" w:date="2024-04-18T23:27:00Z"/>
                <w:i/>
                <w:iCs/>
                <w:color w:val="000000"/>
                <w:sz w:val="28"/>
                <w:szCs w:val="28"/>
                <w:rPrChange w:id="22478" w:author="James Vu" w:date="2024-04-18T22:33:00Z">
                  <w:rPr>
                    <w:del w:id="22479" w:author="James Vu" w:date="2024-04-18T23:27:00Z"/>
                    <w:i/>
                    <w:iCs/>
                    <w:color w:val="000000"/>
                  </w:rPr>
                </w:rPrChange>
              </w:rPr>
              <w:pPrChange w:id="22480" w:author="James Vu" w:date="2024-04-18T22:33:00Z">
                <w:pPr>
                  <w:widowControl w:val="0"/>
                  <w:spacing w:before="120" w:after="120"/>
                </w:pPr>
              </w:pPrChange>
            </w:pPr>
            <w:del w:id="22481" w:author="James Vu" w:date="2024-04-18T23:27:00Z">
              <w:r w:rsidRPr="00167CE0" w:rsidDel="00E5719A">
                <w:rPr>
                  <w:i/>
                  <w:iCs/>
                  <w:color w:val="000000"/>
                  <w:sz w:val="28"/>
                  <w:szCs w:val="28"/>
                  <w:rPrChange w:id="22482" w:author="James Vu" w:date="2024-04-18T22:33:00Z">
                    <w:rPr>
                      <w:i/>
                      <w:iCs/>
                      <w:color w:val="000000"/>
                    </w:rPr>
                  </w:rPrChange>
                </w:rPr>
                <w:delText>Hạng mục hạ tầng kỹ thuật, công nghệ thông tin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7EC1FFC3" w14:textId="73F5944F" w:rsidR="00421081" w:rsidRPr="00167CE0" w:rsidDel="00E5719A" w:rsidRDefault="00421081">
            <w:pPr>
              <w:widowControl w:val="0"/>
              <w:spacing w:before="120" w:after="120"/>
              <w:jc w:val="both"/>
              <w:rPr>
                <w:del w:id="22483" w:author="James Vu" w:date="2024-04-18T23:27:00Z"/>
                <w:i/>
                <w:iCs/>
                <w:color w:val="000000"/>
                <w:sz w:val="28"/>
                <w:szCs w:val="28"/>
                <w:rPrChange w:id="22484" w:author="James Vu" w:date="2024-04-18T22:33:00Z">
                  <w:rPr>
                    <w:del w:id="22485" w:author="James Vu" w:date="2024-04-18T23:27:00Z"/>
                    <w:i/>
                    <w:iCs/>
                    <w:color w:val="000000"/>
                  </w:rPr>
                </w:rPrChange>
              </w:rPr>
              <w:pPrChange w:id="22486" w:author="James Vu" w:date="2024-04-18T22:33:00Z">
                <w:pPr>
                  <w:widowControl w:val="0"/>
                  <w:spacing w:before="120" w:after="120"/>
                  <w:jc w:val="center"/>
                </w:pPr>
              </w:pPrChange>
            </w:pPr>
            <w:del w:id="22487" w:author="James Vu" w:date="2024-04-18T23:27:00Z">
              <w:r w:rsidRPr="00167CE0" w:rsidDel="00E5719A">
                <w:rPr>
                  <w:i/>
                  <w:iCs/>
                  <w:color w:val="000000"/>
                  <w:sz w:val="28"/>
                  <w:szCs w:val="28"/>
                  <w:rPrChange w:id="22488" w:author="James Vu" w:date="2024-04-18T22:33:00Z">
                    <w:rPr>
                      <w:i/>
                      <w:iCs/>
                      <w:color w:val="000000"/>
                    </w:rPr>
                  </w:rPrChange>
                </w:rPr>
                <w:delText>0,992%</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37DD4D9" w14:textId="778757C0" w:rsidR="00421081" w:rsidRPr="00167CE0" w:rsidDel="00E5719A" w:rsidRDefault="00421081">
            <w:pPr>
              <w:widowControl w:val="0"/>
              <w:spacing w:before="120" w:after="120"/>
              <w:jc w:val="both"/>
              <w:rPr>
                <w:del w:id="22489" w:author="James Vu" w:date="2024-04-18T23:27:00Z"/>
                <w:i/>
                <w:iCs/>
                <w:sz w:val="28"/>
                <w:szCs w:val="28"/>
                <w:rPrChange w:id="22490" w:author="James Vu" w:date="2024-04-18T22:33:00Z">
                  <w:rPr>
                    <w:del w:id="22491" w:author="James Vu" w:date="2024-04-18T23:27:00Z"/>
                    <w:i/>
                    <w:iCs/>
                  </w:rPr>
                </w:rPrChange>
              </w:rPr>
              <w:pPrChange w:id="22492" w:author="James Vu" w:date="2024-04-18T22:33:00Z">
                <w:pPr>
                  <w:widowControl w:val="0"/>
                  <w:spacing w:before="120" w:after="120"/>
                  <w:jc w:val="center"/>
                </w:pPr>
              </w:pPrChange>
            </w:pPr>
            <w:del w:id="22493" w:author="James Vu" w:date="2024-04-18T23:27:00Z">
              <w:r w:rsidRPr="00167CE0" w:rsidDel="00E5719A">
                <w:rPr>
                  <w:i/>
                  <w:iCs/>
                  <w:sz w:val="28"/>
                  <w:szCs w:val="28"/>
                  <w:rPrChange w:id="22494" w:author="James Vu" w:date="2024-04-18T22:33:00Z">
                    <w:rPr>
                      <w:i/>
                      <w:iCs/>
                    </w:rPr>
                  </w:rPrChange>
                </w:rPr>
                <w:delText>G</w:delText>
              </w:r>
              <w:r w:rsidRPr="00167CE0" w:rsidDel="00E5719A">
                <w:rPr>
                  <w:i/>
                  <w:iCs/>
                  <w:sz w:val="28"/>
                  <w:szCs w:val="28"/>
                  <w:vertAlign w:val="subscript"/>
                  <w:rPrChange w:id="22495" w:author="James Vu" w:date="2024-04-18T22:33:00Z">
                    <w:rPr>
                      <w:i/>
                      <w:iCs/>
                      <w:vertAlign w:val="subscript"/>
                    </w:rPr>
                  </w:rPrChange>
                </w:rPr>
                <w:delText>XL</w:delText>
              </w:r>
              <w:r w:rsidRPr="00167CE0" w:rsidDel="00E5719A">
                <w:rPr>
                  <w:i/>
                  <w:iCs/>
                  <w:sz w:val="28"/>
                  <w:szCs w:val="28"/>
                  <w:rPrChange w:id="22496" w:author="James Vu" w:date="2024-04-18T22:33:00Z">
                    <w:rPr>
                      <w:i/>
                      <w:iCs/>
                    </w:rPr>
                  </w:rPrChange>
                </w:rPr>
                <w:delText xml:space="preserve"> + G</w:delText>
              </w:r>
              <w:r w:rsidRPr="00167CE0" w:rsidDel="00E5719A">
                <w:rPr>
                  <w:b/>
                  <w:bCs/>
                  <w:i/>
                  <w:iCs/>
                  <w:color w:val="000000"/>
                  <w:sz w:val="28"/>
                  <w:szCs w:val="28"/>
                  <w:vertAlign w:val="subscript"/>
                  <w:rPrChange w:id="22497" w:author="James Vu" w:date="2024-04-18T22:33:00Z">
                    <w:rPr>
                      <w:b/>
                      <w:bCs/>
                      <w:i/>
                      <w:iCs/>
                      <w:color w:val="000000"/>
                      <w:vertAlign w:val="subscript"/>
                    </w:rPr>
                  </w:rPrChange>
                </w:rPr>
                <w:delText>PC</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D5B7029" w14:textId="57EC9B7A" w:rsidR="00421081" w:rsidRPr="00167CE0" w:rsidDel="00E5719A" w:rsidRDefault="00421081">
            <w:pPr>
              <w:widowControl w:val="0"/>
              <w:spacing w:before="120" w:after="120"/>
              <w:jc w:val="both"/>
              <w:rPr>
                <w:del w:id="22498" w:author="James Vu" w:date="2024-04-18T23:27:00Z"/>
                <w:i/>
                <w:iCs/>
                <w:color w:val="000000"/>
                <w:sz w:val="28"/>
                <w:szCs w:val="28"/>
                <w:rPrChange w:id="22499" w:author="James Vu" w:date="2024-04-18T22:33:00Z">
                  <w:rPr>
                    <w:del w:id="22500" w:author="James Vu" w:date="2024-04-18T23:27:00Z"/>
                    <w:i/>
                    <w:iCs/>
                    <w:color w:val="000000"/>
                  </w:rPr>
                </w:rPrChange>
              </w:rPr>
              <w:pPrChange w:id="22501" w:author="James Vu" w:date="2024-04-18T22:33:00Z">
                <w:pPr>
                  <w:widowControl w:val="0"/>
                  <w:spacing w:before="120" w:after="120"/>
                  <w:jc w:val="center"/>
                </w:pPr>
              </w:pPrChange>
            </w:pPr>
            <w:del w:id="22502" w:author="James Vu" w:date="2024-04-18T23:27:00Z">
              <w:r w:rsidRPr="00167CE0" w:rsidDel="00E5719A">
                <w:rPr>
                  <w:i/>
                  <w:iCs/>
                  <w:color w:val="000000"/>
                  <w:sz w:val="28"/>
                  <w:szCs w:val="28"/>
                  <w:rPrChange w:id="22503" w:author="James Vu" w:date="2024-04-18T22:33:00Z">
                    <w:rPr>
                      <w:i/>
                      <w:iCs/>
                      <w:color w:val="000000"/>
                    </w:rPr>
                  </w:rPrChange>
                </w:rPr>
                <w:delText>4.251.266.566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7EA9AF3" w14:textId="70B162EB" w:rsidR="00421081" w:rsidRPr="00167CE0" w:rsidDel="00E5719A" w:rsidRDefault="00421081">
            <w:pPr>
              <w:widowControl w:val="0"/>
              <w:spacing w:before="120" w:after="120"/>
              <w:jc w:val="both"/>
              <w:rPr>
                <w:del w:id="22504" w:author="James Vu" w:date="2024-04-18T23:27:00Z"/>
                <w:i/>
                <w:iCs/>
                <w:color w:val="000000"/>
                <w:sz w:val="28"/>
                <w:szCs w:val="28"/>
                <w:rPrChange w:id="22505" w:author="James Vu" w:date="2024-04-18T22:33:00Z">
                  <w:rPr>
                    <w:del w:id="22506" w:author="James Vu" w:date="2024-04-18T23:27:00Z"/>
                    <w:i/>
                    <w:iCs/>
                    <w:color w:val="000000"/>
                  </w:rPr>
                </w:rPrChange>
              </w:rPr>
              <w:pPrChange w:id="22507" w:author="James Vu" w:date="2024-04-18T22:33:00Z">
                <w:pPr>
                  <w:widowControl w:val="0"/>
                  <w:spacing w:before="120" w:after="120"/>
                  <w:jc w:val="right"/>
                </w:pPr>
              </w:pPrChange>
            </w:pPr>
            <w:del w:id="22508" w:author="James Vu" w:date="2024-04-18T23:27:00Z">
              <w:r w:rsidRPr="00167CE0" w:rsidDel="00E5719A">
                <w:rPr>
                  <w:i/>
                  <w:iCs/>
                  <w:color w:val="000000"/>
                  <w:sz w:val="28"/>
                  <w:szCs w:val="28"/>
                  <w:rPrChange w:id="22509" w:author="James Vu" w:date="2024-04-18T22:33:00Z">
                    <w:rPr>
                      <w:i/>
                      <w:iCs/>
                      <w:color w:val="000000"/>
                    </w:rPr>
                  </w:rPrChange>
                </w:rPr>
                <w:delText>42.172.564</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7E47561B" w14:textId="2F490A6B" w:rsidR="00421081" w:rsidRPr="00167CE0" w:rsidDel="00E5719A" w:rsidRDefault="00421081">
            <w:pPr>
              <w:widowControl w:val="0"/>
              <w:spacing w:before="120" w:after="120"/>
              <w:jc w:val="both"/>
              <w:rPr>
                <w:del w:id="22510" w:author="James Vu" w:date="2024-04-18T23:27:00Z"/>
                <w:i/>
                <w:iCs/>
                <w:color w:val="000000"/>
                <w:sz w:val="28"/>
                <w:szCs w:val="28"/>
                <w:rPrChange w:id="22511" w:author="James Vu" w:date="2024-04-18T22:33:00Z">
                  <w:rPr>
                    <w:del w:id="22512" w:author="James Vu" w:date="2024-04-18T23:27:00Z"/>
                    <w:i/>
                    <w:iCs/>
                    <w:color w:val="000000"/>
                  </w:rPr>
                </w:rPrChange>
              </w:rPr>
              <w:pPrChange w:id="22513" w:author="James Vu" w:date="2024-04-18T22:33:00Z">
                <w:pPr>
                  <w:widowControl w:val="0"/>
                  <w:spacing w:before="120" w:after="120"/>
                  <w:jc w:val="right"/>
                </w:pPr>
              </w:pPrChange>
            </w:pPr>
            <w:del w:id="22514" w:author="James Vu" w:date="2024-04-18T23:27:00Z">
              <w:r w:rsidRPr="00167CE0" w:rsidDel="00E5719A">
                <w:rPr>
                  <w:i/>
                  <w:iCs/>
                  <w:color w:val="000000"/>
                  <w:sz w:val="28"/>
                  <w:szCs w:val="28"/>
                  <w:rPrChange w:id="22515" w:author="James Vu" w:date="2024-04-18T22:33:00Z">
                    <w:rPr>
                      <w:i/>
                      <w:iCs/>
                      <w:color w:val="000000"/>
                    </w:rPr>
                  </w:rPrChange>
                </w:rPr>
                <w:delText>3.373.805</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1BF5780" w14:textId="3C2D227F" w:rsidR="00421081" w:rsidRPr="00167CE0" w:rsidDel="00E5719A" w:rsidRDefault="00421081">
            <w:pPr>
              <w:widowControl w:val="0"/>
              <w:spacing w:before="120" w:after="120"/>
              <w:jc w:val="both"/>
              <w:rPr>
                <w:del w:id="22516" w:author="James Vu" w:date="2024-04-18T23:27:00Z"/>
                <w:i/>
                <w:iCs/>
                <w:color w:val="000000"/>
                <w:sz w:val="28"/>
                <w:szCs w:val="28"/>
                <w:rPrChange w:id="22517" w:author="James Vu" w:date="2024-04-18T22:33:00Z">
                  <w:rPr>
                    <w:del w:id="22518" w:author="James Vu" w:date="2024-04-18T23:27:00Z"/>
                    <w:i/>
                    <w:iCs/>
                    <w:color w:val="000000"/>
                  </w:rPr>
                </w:rPrChange>
              </w:rPr>
              <w:pPrChange w:id="22519" w:author="James Vu" w:date="2024-04-18T22:33:00Z">
                <w:pPr>
                  <w:widowControl w:val="0"/>
                  <w:spacing w:before="120" w:after="120"/>
                  <w:jc w:val="right"/>
                </w:pPr>
              </w:pPrChange>
            </w:pPr>
            <w:del w:id="22520" w:author="James Vu" w:date="2024-04-18T23:27:00Z">
              <w:r w:rsidRPr="00167CE0" w:rsidDel="00E5719A">
                <w:rPr>
                  <w:i/>
                  <w:iCs/>
                  <w:color w:val="000000"/>
                  <w:sz w:val="28"/>
                  <w:szCs w:val="28"/>
                  <w:rPrChange w:id="22521" w:author="James Vu" w:date="2024-04-18T22:33:00Z">
                    <w:rPr>
                      <w:i/>
                      <w:iCs/>
                      <w:color w:val="000000"/>
                    </w:rPr>
                  </w:rPrChange>
                </w:rPr>
                <w:delText>45.546.369</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748C8F8E" w14:textId="1D6C7D63" w:rsidR="00421081" w:rsidRPr="00167CE0" w:rsidDel="00E5719A" w:rsidRDefault="00421081">
            <w:pPr>
              <w:widowControl w:val="0"/>
              <w:spacing w:before="120" w:after="120"/>
              <w:jc w:val="both"/>
              <w:rPr>
                <w:del w:id="22522" w:author="James Vu" w:date="2024-04-18T23:27:00Z"/>
                <w:sz w:val="28"/>
                <w:szCs w:val="28"/>
                <w:rPrChange w:id="22523" w:author="James Vu" w:date="2024-04-18T22:33:00Z">
                  <w:rPr>
                    <w:del w:id="22524" w:author="James Vu" w:date="2024-04-18T23:27:00Z"/>
                  </w:rPr>
                </w:rPrChange>
              </w:rPr>
              <w:pPrChange w:id="22525" w:author="James Vu" w:date="2024-04-18T22:33:00Z">
                <w:pPr>
                  <w:widowControl w:val="0"/>
                  <w:spacing w:before="120" w:after="120"/>
                </w:pPr>
              </w:pPrChange>
            </w:pPr>
            <w:del w:id="22526" w:author="James Vu" w:date="2024-04-18T23:27:00Z">
              <w:r w:rsidRPr="00167CE0" w:rsidDel="00E5719A">
                <w:rPr>
                  <w:sz w:val="28"/>
                  <w:szCs w:val="28"/>
                  <w:rPrChange w:id="22527" w:author="James Vu" w:date="2024-04-18T22:33:00Z">
                    <w:rPr/>
                  </w:rPrChange>
                </w:rPr>
                <w:delText> </w:delText>
              </w:r>
            </w:del>
          </w:p>
        </w:tc>
      </w:tr>
      <w:tr w:rsidR="002D5FBD" w:rsidRPr="00167CE0" w:rsidDel="00E5719A" w14:paraId="3D70311E" w14:textId="63910DF4" w:rsidTr="006138EB">
        <w:trPr>
          <w:del w:id="22528"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523D433" w14:textId="26315CB0" w:rsidR="00421081" w:rsidRPr="00167CE0" w:rsidDel="00E5719A" w:rsidRDefault="00421081">
            <w:pPr>
              <w:widowControl w:val="0"/>
              <w:spacing w:before="120" w:after="120"/>
              <w:jc w:val="both"/>
              <w:rPr>
                <w:del w:id="22529" w:author="James Vu" w:date="2024-04-18T23:27:00Z"/>
                <w:i/>
                <w:iCs/>
                <w:color w:val="000000"/>
                <w:sz w:val="28"/>
                <w:szCs w:val="28"/>
                <w:rPrChange w:id="22530" w:author="James Vu" w:date="2024-04-18T22:33:00Z">
                  <w:rPr>
                    <w:del w:id="22531" w:author="James Vu" w:date="2024-04-18T23:27:00Z"/>
                    <w:i/>
                    <w:iCs/>
                    <w:color w:val="000000"/>
                  </w:rPr>
                </w:rPrChange>
              </w:rPr>
              <w:pPrChange w:id="22532" w:author="James Vu" w:date="2024-04-18T22:33:00Z">
                <w:pPr>
                  <w:widowControl w:val="0"/>
                  <w:spacing w:before="120" w:after="120"/>
                  <w:jc w:val="center"/>
                </w:pPr>
              </w:pPrChange>
            </w:pPr>
            <w:del w:id="22533" w:author="James Vu" w:date="2024-04-18T23:27:00Z">
              <w:r w:rsidRPr="00167CE0" w:rsidDel="00E5719A">
                <w:rPr>
                  <w:i/>
                  <w:iCs/>
                  <w:color w:val="000000"/>
                  <w:sz w:val="28"/>
                  <w:szCs w:val="28"/>
                  <w:rPrChange w:id="22534"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A906E83" w14:textId="56DF2D68" w:rsidR="00421081" w:rsidRPr="00167CE0" w:rsidDel="00E5719A" w:rsidRDefault="000B2B5C">
            <w:pPr>
              <w:widowControl w:val="0"/>
              <w:spacing w:before="120" w:after="120"/>
              <w:jc w:val="both"/>
              <w:rPr>
                <w:del w:id="22535" w:author="James Vu" w:date="2024-04-18T23:27:00Z"/>
                <w:i/>
                <w:iCs/>
                <w:color w:val="000000"/>
                <w:sz w:val="28"/>
                <w:szCs w:val="28"/>
                <w:rPrChange w:id="22536" w:author="James Vu" w:date="2024-04-18T22:33:00Z">
                  <w:rPr>
                    <w:del w:id="22537" w:author="James Vu" w:date="2024-04-18T23:27:00Z"/>
                    <w:i/>
                    <w:iCs/>
                    <w:color w:val="000000"/>
                  </w:rPr>
                </w:rPrChange>
              </w:rPr>
              <w:pPrChange w:id="22538" w:author="James Vu" w:date="2024-04-18T22:33:00Z">
                <w:pPr>
                  <w:widowControl w:val="0"/>
                  <w:spacing w:before="120" w:after="120"/>
                </w:pPr>
              </w:pPrChange>
            </w:pPr>
            <w:del w:id="22539" w:author="James Vu" w:date="2024-04-18T23:27:00Z">
              <w:r w:rsidRPr="00167CE0" w:rsidDel="00E5719A">
                <w:rPr>
                  <w:i/>
                  <w:iCs/>
                  <w:color w:val="000000"/>
                  <w:sz w:val="28"/>
                  <w:szCs w:val="28"/>
                  <w:rPrChange w:id="22540" w:author="James Vu" w:date="2024-04-18T22:33:00Z">
                    <w:rPr>
                      <w:i/>
                      <w:iCs/>
                      <w:color w:val="000000"/>
                    </w:rPr>
                  </w:rPrChange>
                </w:rPr>
                <w:delText>Hạng mục xây dựng hệ thống/ phần mềm, cơ sở dữ liệu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1EC6418" w14:textId="3A046652" w:rsidR="00421081" w:rsidRPr="00167CE0" w:rsidDel="00E5719A" w:rsidRDefault="00421081">
            <w:pPr>
              <w:widowControl w:val="0"/>
              <w:spacing w:before="120" w:after="120"/>
              <w:jc w:val="both"/>
              <w:rPr>
                <w:del w:id="22541" w:author="James Vu" w:date="2024-04-18T23:27:00Z"/>
                <w:i/>
                <w:iCs/>
                <w:color w:val="000000"/>
                <w:sz w:val="28"/>
                <w:szCs w:val="28"/>
                <w:rPrChange w:id="22542" w:author="James Vu" w:date="2024-04-18T22:33:00Z">
                  <w:rPr>
                    <w:del w:id="22543" w:author="James Vu" w:date="2024-04-18T23:27:00Z"/>
                    <w:i/>
                    <w:iCs/>
                    <w:color w:val="000000"/>
                  </w:rPr>
                </w:rPrChange>
              </w:rPr>
              <w:pPrChange w:id="22544" w:author="James Vu" w:date="2024-04-18T22:33:00Z">
                <w:pPr>
                  <w:widowControl w:val="0"/>
                  <w:spacing w:before="120" w:after="120"/>
                  <w:jc w:val="center"/>
                </w:pPr>
              </w:pPrChange>
            </w:pPr>
            <w:del w:id="22545" w:author="James Vu" w:date="2024-04-18T23:27:00Z">
              <w:r w:rsidRPr="00167CE0" w:rsidDel="00E5719A">
                <w:rPr>
                  <w:i/>
                  <w:iCs/>
                  <w:color w:val="000000"/>
                  <w:sz w:val="28"/>
                  <w:szCs w:val="28"/>
                  <w:rPrChange w:id="22546" w:author="James Vu" w:date="2024-04-18T22:33:00Z">
                    <w:rPr>
                      <w:i/>
                      <w:iCs/>
                      <w:color w:val="000000"/>
                    </w:rPr>
                  </w:rPrChange>
                </w:rPr>
                <w:delText>0,808%</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04C8B1A8" w14:textId="330B56CD" w:rsidR="00421081" w:rsidRPr="00167CE0" w:rsidDel="00E5719A" w:rsidRDefault="00421081">
            <w:pPr>
              <w:widowControl w:val="0"/>
              <w:spacing w:before="120" w:after="120"/>
              <w:jc w:val="both"/>
              <w:rPr>
                <w:del w:id="22547" w:author="James Vu" w:date="2024-04-18T23:27:00Z"/>
                <w:i/>
                <w:iCs/>
                <w:sz w:val="28"/>
                <w:szCs w:val="28"/>
                <w:rPrChange w:id="22548" w:author="James Vu" w:date="2024-04-18T22:33:00Z">
                  <w:rPr>
                    <w:del w:id="22549" w:author="James Vu" w:date="2024-04-18T23:27:00Z"/>
                    <w:i/>
                    <w:iCs/>
                  </w:rPr>
                </w:rPrChange>
              </w:rPr>
              <w:pPrChange w:id="22550" w:author="James Vu" w:date="2024-04-18T22:33:00Z">
                <w:pPr>
                  <w:widowControl w:val="0"/>
                  <w:spacing w:before="120" w:after="120"/>
                  <w:jc w:val="center"/>
                </w:pPr>
              </w:pPrChange>
            </w:pPr>
            <w:del w:id="22551" w:author="James Vu" w:date="2024-04-18T23:27:00Z">
              <w:r w:rsidRPr="00167CE0" w:rsidDel="00E5719A">
                <w:rPr>
                  <w:i/>
                  <w:iCs/>
                  <w:sz w:val="28"/>
                  <w:szCs w:val="28"/>
                  <w:rPrChange w:id="22552" w:author="James Vu" w:date="2024-04-18T22:33:00Z">
                    <w:rPr>
                      <w:i/>
                      <w:iCs/>
                    </w:rPr>
                  </w:rPrChange>
                </w:rPr>
                <w:delText>G</w:delText>
              </w:r>
              <w:r w:rsidRPr="00167CE0" w:rsidDel="00E5719A">
                <w:rPr>
                  <w:i/>
                  <w:iCs/>
                  <w:sz w:val="28"/>
                  <w:szCs w:val="28"/>
                  <w:vertAlign w:val="subscript"/>
                  <w:rPrChange w:id="22553" w:author="James Vu" w:date="2024-04-18T22:33:00Z">
                    <w:rPr>
                      <w:i/>
                      <w:iCs/>
                      <w:vertAlign w:val="subscript"/>
                    </w:rPr>
                  </w:rPrChange>
                </w:rPr>
                <w:delText>PM</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25431B5" w14:textId="0E8D1845" w:rsidR="00421081" w:rsidRPr="00167CE0" w:rsidDel="00E5719A" w:rsidRDefault="00421081">
            <w:pPr>
              <w:widowControl w:val="0"/>
              <w:spacing w:before="120" w:after="120"/>
              <w:jc w:val="both"/>
              <w:rPr>
                <w:del w:id="22554" w:author="James Vu" w:date="2024-04-18T23:27:00Z"/>
                <w:i/>
                <w:iCs/>
                <w:color w:val="000000"/>
                <w:sz w:val="28"/>
                <w:szCs w:val="28"/>
                <w:rPrChange w:id="22555" w:author="James Vu" w:date="2024-04-18T22:33:00Z">
                  <w:rPr>
                    <w:del w:id="22556" w:author="James Vu" w:date="2024-04-18T23:27:00Z"/>
                    <w:i/>
                    <w:iCs/>
                    <w:color w:val="000000"/>
                  </w:rPr>
                </w:rPrChange>
              </w:rPr>
              <w:pPrChange w:id="22557" w:author="James Vu" w:date="2024-04-18T22:33:00Z">
                <w:pPr>
                  <w:widowControl w:val="0"/>
                  <w:spacing w:before="120" w:after="120"/>
                  <w:jc w:val="center"/>
                </w:pPr>
              </w:pPrChange>
            </w:pPr>
            <w:del w:id="22558" w:author="James Vu" w:date="2024-04-18T23:27:00Z">
              <w:r w:rsidRPr="00167CE0" w:rsidDel="00E5719A">
                <w:rPr>
                  <w:i/>
                  <w:iCs/>
                  <w:color w:val="000000"/>
                  <w:sz w:val="28"/>
                  <w:szCs w:val="28"/>
                  <w:rPrChange w:id="22559" w:author="James Vu" w:date="2024-04-18T22:33:00Z">
                    <w:rPr>
                      <w:i/>
                      <w:iCs/>
                      <w:color w:val="000000"/>
                    </w:rPr>
                  </w:rPrChange>
                </w:rPr>
                <w:delText>20.879.840.000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3039EA9" w14:textId="6108774D" w:rsidR="00421081" w:rsidRPr="00167CE0" w:rsidDel="00E5719A" w:rsidRDefault="00421081">
            <w:pPr>
              <w:widowControl w:val="0"/>
              <w:spacing w:before="120" w:after="120"/>
              <w:jc w:val="both"/>
              <w:rPr>
                <w:del w:id="22560" w:author="James Vu" w:date="2024-04-18T23:27:00Z"/>
                <w:i/>
                <w:iCs/>
                <w:color w:val="000000"/>
                <w:sz w:val="28"/>
                <w:szCs w:val="28"/>
                <w:rPrChange w:id="22561" w:author="James Vu" w:date="2024-04-18T22:33:00Z">
                  <w:rPr>
                    <w:del w:id="22562" w:author="James Vu" w:date="2024-04-18T23:27:00Z"/>
                    <w:i/>
                    <w:iCs/>
                    <w:color w:val="000000"/>
                  </w:rPr>
                </w:rPrChange>
              </w:rPr>
              <w:pPrChange w:id="22563" w:author="James Vu" w:date="2024-04-18T22:33:00Z">
                <w:pPr>
                  <w:widowControl w:val="0"/>
                  <w:spacing w:before="120" w:after="120"/>
                  <w:jc w:val="right"/>
                </w:pPr>
              </w:pPrChange>
            </w:pPr>
            <w:del w:id="22564" w:author="James Vu" w:date="2024-04-18T23:27:00Z">
              <w:r w:rsidRPr="00167CE0" w:rsidDel="00E5719A">
                <w:rPr>
                  <w:i/>
                  <w:iCs/>
                  <w:color w:val="000000"/>
                  <w:sz w:val="28"/>
                  <w:szCs w:val="28"/>
                  <w:rPrChange w:id="22565" w:author="James Vu" w:date="2024-04-18T22:33:00Z">
                    <w:rPr>
                      <w:i/>
                      <w:iCs/>
                      <w:color w:val="000000"/>
                    </w:rPr>
                  </w:rPrChange>
                </w:rPr>
                <w:delText>168.646.468</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0CEA6BD3" w14:textId="4A79A064" w:rsidR="00421081" w:rsidRPr="00167CE0" w:rsidDel="00E5719A" w:rsidRDefault="00421081">
            <w:pPr>
              <w:widowControl w:val="0"/>
              <w:spacing w:before="120" w:after="120"/>
              <w:jc w:val="both"/>
              <w:rPr>
                <w:del w:id="22566" w:author="James Vu" w:date="2024-04-18T23:27:00Z"/>
                <w:i/>
                <w:iCs/>
                <w:color w:val="000000"/>
                <w:sz w:val="28"/>
                <w:szCs w:val="28"/>
                <w:rPrChange w:id="22567" w:author="James Vu" w:date="2024-04-18T22:33:00Z">
                  <w:rPr>
                    <w:del w:id="22568" w:author="James Vu" w:date="2024-04-18T23:27:00Z"/>
                    <w:i/>
                    <w:iCs/>
                    <w:color w:val="000000"/>
                  </w:rPr>
                </w:rPrChange>
              </w:rPr>
              <w:pPrChange w:id="22569" w:author="James Vu" w:date="2024-04-18T22:33:00Z">
                <w:pPr>
                  <w:widowControl w:val="0"/>
                  <w:spacing w:before="120" w:after="120"/>
                  <w:jc w:val="right"/>
                </w:pPr>
              </w:pPrChange>
            </w:pPr>
            <w:del w:id="22570" w:author="James Vu" w:date="2024-04-18T23:27:00Z">
              <w:r w:rsidRPr="00167CE0" w:rsidDel="00E5719A">
                <w:rPr>
                  <w:i/>
                  <w:iCs/>
                  <w:color w:val="000000"/>
                  <w:sz w:val="28"/>
                  <w:szCs w:val="28"/>
                  <w:rPrChange w:id="22571" w:author="James Vu" w:date="2024-04-18T22:33:00Z">
                    <w:rPr>
                      <w:i/>
                      <w:iCs/>
                      <w:color w:val="000000"/>
                    </w:rPr>
                  </w:rPrChange>
                </w:rPr>
                <w:delText>13.491.717</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8373A7F" w14:textId="386ABA20" w:rsidR="00421081" w:rsidRPr="00167CE0" w:rsidDel="00E5719A" w:rsidRDefault="00421081">
            <w:pPr>
              <w:widowControl w:val="0"/>
              <w:spacing w:before="120" w:after="120"/>
              <w:jc w:val="both"/>
              <w:rPr>
                <w:del w:id="22572" w:author="James Vu" w:date="2024-04-18T23:27:00Z"/>
                <w:i/>
                <w:iCs/>
                <w:color w:val="000000"/>
                <w:sz w:val="28"/>
                <w:szCs w:val="28"/>
                <w:rPrChange w:id="22573" w:author="James Vu" w:date="2024-04-18T22:33:00Z">
                  <w:rPr>
                    <w:del w:id="22574" w:author="James Vu" w:date="2024-04-18T23:27:00Z"/>
                    <w:i/>
                    <w:iCs/>
                    <w:color w:val="000000"/>
                  </w:rPr>
                </w:rPrChange>
              </w:rPr>
              <w:pPrChange w:id="22575" w:author="James Vu" w:date="2024-04-18T22:33:00Z">
                <w:pPr>
                  <w:widowControl w:val="0"/>
                  <w:spacing w:before="120" w:after="120"/>
                  <w:jc w:val="right"/>
                </w:pPr>
              </w:pPrChange>
            </w:pPr>
            <w:del w:id="22576" w:author="James Vu" w:date="2024-04-18T23:27:00Z">
              <w:r w:rsidRPr="00167CE0" w:rsidDel="00E5719A">
                <w:rPr>
                  <w:i/>
                  <w:iCs/>
                  <w:color w:val="000000"/>
                  <w:sz w:val="28"/>
                  <w:szCs w:val="28"/>
                  <w:rPrChange w:id="22577" w:author="James Vu" w:date="2024-04-18T22:33:00Z">
                    <w:rPr>
                      <w:i/>
                      <w:iCs/>
                      <w:color w:val="000000"/>
                    </w:rPr>
                  </w:rPrChange>
                </w:rPr>
                <w:delText>182.138.185</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19CBE07F" w14:textId="69EA7B82" w:rsidR="00421081" w:rsidRPr="00167CE0" w:rsidDel="00E5719A" w:rsidRDefault="00421081">
            <w:pPr>
              <w:widowControl w:val="0"/>
              <w:spacing w:before="120" w:after="120"/>
              <w:jc w:val="both"/>
              <w:rPr>
                <w:del w:id="22578" w:author="James Vu" w:date="2024-04-18T23:27:00Z"/>
                <w:sz w:val="28"/>
                <w:szCs w:val="28"/>
                <w:rPrChange w:id="22579" w:author="James Vu" w:date="2024-04-18T22:33:00Z">
                  <w:rPr>
                    <w:del w:id="22580" w:author="James Vu" w:date="2024-04-18T23:27:00Z"/>
                  </w:rPr>
                </w:rPrChange>
              </w:rPr>
              <w:pPrChange w:id="22581" w:author="James Vu" w:date="2024-04-18T22:33:00Z">
                <w:pPr>
                  <w:widowControl w:val="0"/>
                  <w:spacing w:before="120" w:after="120"/>
                </w:pPr>
              </w:pPrChange>
            </w:pPr>
            <w:del w:id="22582" w:author="James Vu" w:date="2024-04-18T23:27:00Z">
              <w:r w:rsidRPr="00167CE0" w:rsidDel="00E5719A">
                <w:rPr>
                  <w:sz w:val="28"/>
                  <w:szCs w:val="28"/>
                  <w:rPrChange w:id="22583" w:author="James Vu" w:date="2024-04-18T22:33:00Z">
                    <w:rPr/>
                  </w:rPrChange>
                </w:rPr>
                <w:delText> </w:delText>
              </w:r>
            </w:del>
          </w:p>
        </w:tc>
      </w:tr>
      <w:tr w:rsidR="002D5FBD" w:rsidRPr="00167CE0" w:rsidDel="00E5719A" w14:paraId="1D69F3CF" w14:textId="248A7FD5" w:rsidTr="006138EB">
        <w:trPr>
          <w:del w:id="22584"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4192298" w14:textId="4CAEE4CA" w:rsidR="00421081" w:rsidRPr="00167CE0" w:rsidDel="00E5719A" w:rsidRDefault="00421081">
            <w:pPr>
              <w:widowControl w:val="0"/>
              <w:spacing w:before="120" w:after="120"/>
              <w:jc w:val="both"/>
              <w:rPr>
                <w:del w:id="22585" w:author="James Vu" w:date="2024-04-18T23:27:00Z"/>
                <w:i/>
                <w:iCs/>
                <w:sz w:val="28"/>
                <w:szCs w:val="28"/>
                <w:rPrChange w:id="22586" w:author="James Vu" w:date="2024-04-18T22:33:00Z">
                  <w:rPr>
                    <w:del w:id="22587" w:author="James Vu" w:date="2024-04-18T23:27:00Z"/>
                    <w:i/>
                    <w:iCs/>
                  </w:rPr>
                </w:rPrChange>
              </w:rPr>
              <w:pPrChange w:id="22588" w:author="James Vu" w:date="2024-04-18T22:33:00Z">
                <w:pPr>
                  <w:widowControl w:val="0"/>
                  <w:spacing w:before="120" w:after="120"/>
                  <w:jc w:val="center"/>
                </w:pPr>
              </w:pPrChange>
            </w:pPr>
            <w:del w:id="22589" w:author="James Vu" w:date="2024-04-18T23:27:00Z">
              <w:r w:rsidRPr="00167CE0" w:rsidDel="00E5719A">
                <w:rPr>
                  <w:i/>
                  <w:iCs/>
                  <w:sz w:val="28"/>
                  <w:szCs w:val="28"/>
                  <w:rPrChange w:id="22590" w:author="James Vu" w:date="2024-04-18T22:33:00Z">
                    <w:rPr>
                      <w:i/>
                      <w:iCs/>
                    </w:rPr>
                  </w:rPrChange>
                </w:rPr>
                <w:delText>c</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2350DAC4" w14:textId="4FEA8449" w:rsidR="00421081" w:rsidRPr="00167CE0" w:rsidDel="00E5719A" w:rsidRDefault="00421081">
            <w:pPr>
              <w:widowControl w:val="0"/>
              <w:spacing w:before="120" w:after="120"/>
              <w:jc w:val="both"/>
              <w:rPr>
                <w:del w:id="22591" w:author="James Vu" w:date="2024-04-18T23:27:00Z"/>
                <w:i/>
                <w:iCs/>
                <w:color w:val="000000"/>
                <w:sz w:val="28"/>
                <w:szCs w:val="28"/>
                <w:rPrChange w:id="22592" w:author="James Vu" w:date="2024-04-18T22:33:00Z">
                  <w:rPr>
                    <w:del w:id="22593" w:author="James Vu" w:date="2024-04-18T23:27:00Z"/>
                    <w:i/>
                    <w:iCs/>
                    <w:color w:val="000000"/>
                  </w:rPr>
                </w:rPrChange>
              </w:rPr>
              <w:pPrChange w:id="22594" w:author="James Vu" w:date="2024-04-18T22:33:00Z">
                <w:pPr>
                  <w:widowControl w:val="0"/>
                  <w:spacing w:before="120" w:after="120"/>
                </w:pPr>
              </w:pPrChange>
            </w:pPr>
            <w:del w:id="22595" w:author="James Vu" w:date="2024-04-18T23:27:00Z">
              <w:r w:rsidRPr="00167CE0" w:rsidDel="00E5719A">
                <w:rPr>
                  <w:i/>
                  <w:iCs/>
                  <w:color w:val="000000"/>
                  <w:sz w:val="28"/>
                  <w:szCs w:val="28"/>
                  <w:rPrChange w:id="22596" w:author="James Vu" w:date="2024-04-18T22:33:00Z">
                    <w:rPr>
                      <w:i/>
                      <w:iCs/>
                      <w:color w:val="000000"/>
                    </w:rPr>
                  </w:rPrChange>
                </w:rPr>
                <w:delText>Chi phí khảo sát</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6FE557DC" w14:textId="72E1B477" w:rsidR="00421081" w:rsidRPr="00167CE0" w:rsidDel="00E5719A" w:rsidRDefault="00421081">
            <w:pPr>
              <w:widowControl w:val="0"/>
              <w:spacing w:before="120" w:after="120"/>
              <w:jc w:val="both"/>
              <w:rPr>
                <w:del w:id="22597" w:author="James Vu" w:date="2024-04-18T23:27:00Z"/>
                <w:i/>
                <w:iCs/>
                <w:color w:val="000000"/>
                <w:sz w:val="28"/>
                <w:szCs w:val="28"/>
                <w:rPrChange w:id="22598" w:author="James Vu" w:date="2024-04-18T22:33:00Z">
                  <w:rPr>
                    <w:del w:id="22599" w:author="James Vu" w:date="2024-04-18T23:27:00Z"/>
                    <w:i/>
                    <w:iCs/>
                    <w:color w:val="000000"/>
                  </w:rPr>
                </w:rPrChange>
              </w:rPr>
              <w:pPrChange w:id="22600"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C6877C6" w14:textId="57D5322A" w:rsidR="00421081" w:rsidRPr="00167CE0" w:rsidDel="00E5719A" w:rsidRDefault="00421081">
            <w:pPr>
              <w:widowControl w:val="0"/>
              <w:spacing w:before="120" w:after="120"/>
              <w:jc w:val="both"/>
              <w:rPr>
                <w:del w:id="22601" w:author="James Vu" w:date="2024-04-18T23:27:00Z"/>
                <w:i/>
                <w:iCs/>
                <w:color w:val="000000"/>
                <w:sz w:val="28"/>
                <w:szCs w:val="28"/>
                <w:rPrChange w:id="22602" w:author="James Vu" w:date="2024-04-18T22:33:00Z">
                  <w:rPr>
                    <w:del w:id="22603" w:author="James Vu" w:date="2024-04-18T23:27:00Z"/>
                    <w:i/>
                    <w:iCs/>
                    <w:color w:val="000000"/>
                  </w:rPr>
                </w:rPrChange>
              </w:rPr>
              <w:pPrChange w:id="22604"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EC7D3A6" w14:textId="28F2558B" w:rsidR="00421081" w:rsidRPr="00167CE0" w:rsidDel="00E5719A" w:rsidRDefault="00421081">
            <w:pPr>
              <w:widowControl w:val="0"/>
              <w:spacing w:before="120" w:after="120"/>
              <w:jc w:val="both"/>
              <w:rPr>
                <w:del w:id="22605" w:author="James Vu" w:date="2024-04-18T23:27:00Z"/>
                <w:i/>
                <w:iCs/>
                <w:color w:val="000000"/>
                <w:sz w:val="28"/>
                <w:szCs w:val="28"/>
                <w:rPrChange w:id="22606" w:author="James Vu" w:date="2024-04-18T22:33:00Z">
                  <w:rPr>
                    <w:del w:id="22607" w:author="James Vu" w:date="2024-04-18T23:27:00Z"/>
                    <w:i/>
                    <w:iCs/>
                    <w:color w:val="000000"/>
                  </w:rPr>
                </w:rPrChange>
              </w:rPr>
              <w:pPrChange w:id="22608"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30F76A6" w14:textId="6CC8AF19" w:rsidR="00421081" w:rsidRPr="00167CE0" w:rsidDel="00E5719A" w:rsidRDefault="00421081">
            <w:pPr>
              <w:widowControl w:val="0"/>
              <w:spacing w:before="120" w:after="120"/>
              <w:jc w:val="both"/>
              <w:rPr>
                <w:del w:id="22609" w:author="James Vu" w:date="2024-04-18T23:27:00Z"/>
                <w:i/>
                <w:iCs/>
                <w:color w:val="000000"/>
                <w:sz w:val="28"/>
                <w:szCs w:val="28"/>
                <w:rPrChange w:id="22610" w:author="James Vu" w:date="2024-04-18T22:33:00Z">
                  <w:rPr>
                    <w:del w:id="22611" w:author="James Vu" w:date="2024-04-18T23:27:00Z"/>
                    <w:i/>
                    <w:iCs/>
                    <w:color w:val="000000"/>
                  </w:rPr>
                </w:rPrChange>
              </w:rPr>
              <w:pPrChange w:id="22612" w:author="James Vu" w:date="2024-04-18T22:33:00Z">
                <w:pPr>
                  <w:widowControl w:val="0"/>
                  <w:spacing w:before="120" w:after="120"/>
                  <w:jc w:val="right"/>
                </w:pPr>
              </w:pPrChange>
            </w:pPr>
            <w:del w:id="22613" w:author="James Vu" w:date="2024-04-18T23:27:00Z">
              <w:r w:rsidRPr="00167CE0" w:rsidDel="00E5719A">
                <w:rPr>
                  <w:i/>
                  <w:iCs/>
                  <w:color w:val="000000"/>
                  <w:sz w:val="28"/>
                  <w:szCs w:val="28"/>
                  <w:rPrChange w:id="22614" w:author="James Vu" w:date="2024-04-18T22:33:00Z">
                    <w:rPr>
                      <w:i/>
                      <w:iCs/>
                      <w:color w:val="000000"/>
                    </w:rPr>
                  </w:rPrChange>
                </w:rPr>
                <w:delText>72.402.651</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734794FE" w14:textId="0DA52ACA" w:rsidR="00421081" w:rsidRPr="00167CE0" w:rsidDel="00E5719A" w:rsidRDefault="00421081">
            <w:pPr>
              <w:widowControl w:val="0"/>
              <w:spacing w:before="120" w:after="120"/>
              <w:jc w:val="both"/>
              <w:rPr>
                <w:del w:id="22615" w:author="James Vu" w:date="2024-04-18T23:27:00Z"/>
                <w:i/>
                <w:iCs/>
                <w:color w:val="000000"/>
                <w:sz w:val="28"/>
                <w:szCs w:val="28"/>
                <w:rPrChange w:id="22616" w:author="James Vu" w:date="2024-04-18T22:33:00Z">
                  <w:rPr>
                    <w:del w:id="22617" w:author="James Vu" w:date="2024-04-18T23:27:00Z"/>
                    <w:i/>
                    <w:iCs/>
                    <w:color w:val="000000"/>
                  </w:rPr>
                </w:rPrChange>
              </w:rPr>
              <w:pPrChange w:id="22618" w:author="James Vu" w:date="2024-04-18T22:33:00Z">
                <w:pPr>
                  <w:widowControl w:val="0"/>
                  <w:spacing w:before="120" w:after="120"/>
                  <w:jc w:val="right"/>
                </w:pPr>
              </w:pPrChange>
            </w:pPr>
            <w:del w:id="22619" w:author="James Vu" w:date="2024-04-18T23:27:00Z">
              <w:r w:rsidRPr="00167CE0" w:rsidDel="00E5719A">
                <w:rPr>
                  <w:i/>
                  <w:iCs/>
                  <w:color w:val="000000"/>
                  <w:sz w:val="28"/>
                  <w:szCs w:val="28"/>
                  <w:rPrChange w:id="22620" w:author="James Vu" w:date="2024-04-18T22:33:00Z">
                    <w:rPr>
                      <w:i/>
                      <w:iCs/>
                      <w:color w:val="000000"/>
                    </w:rPr>
                  </w:rPrChange>
                </w:rPr>
                <w:delText>5.792.212</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C2BDA8C" w14:textId="5A495910" w:rsidR="00421081" w:rsidRPr="00167CE0" w:rsidDel="00E5719A" w:rsidRDefault="00421081">
            <w:pPr>
              <w:widowControl w:val="0"/>
              <w:spacing w:before="120" w:after="120"/>
              <w:jc w:val="both"/>
              <w:rPr>
                <w:del w:id="22621" w:author="James Vu" w:date="2024-04-18T23:27:00Z"/>
                <w:i/>
                <w:iCs/>
                <w:color w:val="000000"/>
                <w:sz w:val="28"/>
                <w:szCs w:val="28"/>
                <w:rPrChange w:id="22622" w:author="James Vu" w:date="2024-04-18T22:33:00Z">
                  <w:rPr>
                    <w:del w:id="22623" w:author="James Vu" w:date="2024-04-18T23:27:00Z"/>
                    <w:i/>
                    <w:iCs/>
                    <w:color w:val="000000"/>
                  </w:rPr>
                </w:rPrChange>
              </w:rPr>
              <w:pPrChange w:id="22624" w:author="James Vu" w:date="2024-04-18T22:33:00Z">
                <w:pPr>
                  <w:widowControl w:val="0"/>
                  <w:spacing w:before="120" w:after="120"/>
                  <w:jc w:val="right"/>
                </w:pPr>
              </w:pPrChange>
            </w:pPr>
            <w:del w:id="22625" w:author="James Vu" w:date="2024-04-18T23:27:00Z">
              <w:r w:rsidRPr="00167CE0" w:rsidDel="00E5719A">
                <w:rPr>
                  <w:i/>
                  <w:iCs/>
                  <w:color w:val="000000"/>
                  <w:sz w:val="28"/>
                  <w:szCs w:val="28"/>
                  <w:rPrChange w:id="22626" w:author="James Vu" w:date="2024-04-18T22:33:00Z">
                    <w:rPr>
                      <w:i/>
                      <w:iCs/>
                      <w:color w:val="000000"/>
                    </w:rPr>
                  </w:rPrChange>
                </w:rPr>
                <w:delText>78.194.863</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596BF384" w14:textId="2618E80A" w:rsidR="00421081" w:rsidRPr="00167CE0" w:rsidDel="00E5719A" w:rsidRDefault="00421081">
            <w:pPr>
              <w:widowControl w:val="0"/>
              <w:spacing w:before="120" w:after="120"/>
              <w:jc w:val="both"/>
              <w:rPr>
                <w:del w:id="22627" w:author="James Vu" w:date="2024-04-18T23:27:00Z"/>
                <w:i/>
                <w:iCs/>
                <w:sz w:val="28"/>
                <w:szCs w:val="28"/>
                <w:rPrChange w:id="22628" w:author="James Vu" w:date="2024-04-18T22:33:00Z">
                  <w:rPr>
                    <w:del w:id="22629" w:author="James Vu" w:date="2024-04-18T23:27:00Z"/>
                    <w:i/>
                    <w:iCs/>
                  </w:rPr>
                </w:rPrChange>
              </w:rPr>
              <w:pPrChange w:id="22630" w:author="James Vu" w:date="2024-04-18T22:33:00Z">
                <w:pPr>
                  <w:widowControl w:val="0"/>
                  <w:spacing w:before="120" w:after="120"/>
                </w:pPr>
              </w:pPrChange>
            </w:pPr>
            <w:del w:id="22631" w:author="James Vu" w:date="2024-04-18T23:27:00Z">
              <w:r w:rsidRPr="00167CE0" w:rsidDel="00E5719A">
                <w:rPr>
                  <w:i/>
                  <w:iCs/>
                  <w:sz w:val="28"/>
                  <w:szCs w:val="28"/>
                  <w:rPrChange w:id="22632" w:author="James Vu" w:date="2024-04-18T22:33:00Z">
                    <w:rPr>
                      <w:i/>
                      <w:iCs/>
                    </w:rPr>
                  </w:rPrChange>
                </w:rPr>
                <w:delText>Dự toán chi tiết tại Phụ lục VII</w:delText>
              </w:r>
            </w:del>
          </w:p>
        </w:tc>
      </w:tr>
      <w:tr w:rsidR="002D5FBD" w:rsidRPr="00167CE0" w:rsidDel="00E5719A" w14:paraId="4C2382B4" w14:textId="552FA500" w:rsidTr="006138EB">
        <w:trPr>
          <w:del w:id="2263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4BB1269" w14:textId="4CAAF0F8" w:rsidR="00421081" w:rsidRPr="00167CE0" w:rsidDel="00E5719A" w:rsidRDefault="00421081">
            <w:pPr>
              <w:widowControl w:val="0"/>
              <w:spacing w:before="120" w:after="120"/>
              <w:jc w:val="both"/>
              <w:rPr>
                <w:del w:id="22634" w:author="James Vu" w:date="2024-04-18T23:27:00Z"/>
                <w:b/>
                <w:bCs/>
                <w:sz w:val="28"/>
                <w:szCs w:val="28"/>
                <w:rPrChange w:id="22635" w:author="James Vu" w:date="2024-04-18T22:33:00Z">
                  <w:rPr>
                    <w:del w:id="22636" w:author="James Vu" w:date="2024-04-18T23:27:00Z"/>
                    <w:b/>
                    <w:bCs/>
                  </w:rPr>
                </w:rPrChange>
              </w:rPr>
              <w:pPrChange w:id="22637" w:author="James Vu" w:date="2024-04-18T22:33:00Z">
                <w:pPr>
                  <w:widowControl w:val="0"/>
                  <w:spacing w:before="120" w:after="120"/>
                  <w:jc w:val="center"/>
                </w:pPr>
              </w:pPrChange>
            </w:pPr>
            <w:del w:id="22638" w:author="James Vu" w:date="2024-04-18T23:27:00Z">
              <w:r w:rsidRPr="00167CE0" w:rsidDel="00E5719A">
                <w:rPr>
                  <w:b/>
                  <w:bCs/>
                  <w:sz w:val="28"/>
                  <w:szCs w:val="28"/>
                  <w:rPrChange w:id="22639" w:author="James Vu" w:date="2024-04-18T22:33:00Z">
                    <w:rPr>
                      <w:b/>
                      <w:bCs/>
                    </w:rPr>
                  </w:rPrChange>
                </w:rPr>
                <w:delText>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7BE0131" w14:textId="600014CD" w:rsidR="00421081" w:rsidRPr="00167CE0" w:rsidDel="00E5719A" w:rsidRDefault="00421081">
            <w:pPr>
              <w:widowControl w:val="0"/>
              <w:spacing w:before="120" w:after="120"/>
              <w:jc w:val="both"/>
              <w:rPr>
                <w:del w:id="22640" w:author="James Vu" w:date="2024-04-18T23:27:00Z"/>
                <w:b/>
                <w:bCs/>
                <w:sz w:val="28"/>
                <w:szCs w:val="28"/>
                <w:rPrChange w:id="22641" w:author="James Vu" w:date="2024-04-18T22:33:00Z">
                  <w:rPr>
                    <w:del w:id="22642" w:author="James Vu" w:date="2024-04-18T23:27:00Z"/>
                    <w:b/>
                    <w:bCs/>
                  </w:rPr>
                </w:rPrChange>
              </w:rPr>
              <w:pPrChange w:id="22643" w:author="James Vu" w:date="2024-04-18T22:33:00Z">
                <w:pPr>
                  <w:widowControl w:val="0"/>
                  <w:spacing w:before="120" w:after="120"/>
                </w:pPr>
              </w:pPrChange>
            </w:pPr>
            <w:del w:id="22644" w:author="James Vu" w:date="2024-04-18T23:27:00Z">
              <w:r w:rsidRPr="00167CE0" w:rsidDel="00E5719A">
                <w:rPr>
                  <w:b/>
                  <w:bCs/>
                  <w:sz w:val="28"/>
                  <w:szCs w:val="28"/>
                  <w:rPrChange w:id="22645" w:author="James Vu" w:date="2024-04-18T22:33:00Z">
                    <w:rPr>
                      <w:b/>
                      <w:bCs/>
                    </w:rPr>
                  </w:rPrChange>
                </w:rPr>
                <w:delText>Thẩm tra tính hiệu quả và tính khả thi của dự án đầu tư</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6F406D5E" w14:textId="7E2AF507" w:rsidR="00421081" w:rsidRPr="00167CE0" w:rsidDel="00E5719A" w:rsidRDefault="00421081">
            <w:pPr>
              <w:widowControl w:val="0"/>
              <w:spacing w:before="120" w:after="120"/>
              <w:jc w:val="both"/>
              <w:rPr>
                <w:del w:id="22646" w:author="James Vu" w:date="2024-04-18T23:27:00Z"/>
                <w:b/>
                <w:bCs/>
                <w:sz w:val="28"/>
                <w:szCs w:val="28"/>
                <w:rPrChange w:id="22647" w:author="James Vu" w:date="2024-04-18T22:33:00Z">
                  <w:rPr>
                    <w:del w:id="22648" w:author="James Vu" w:date="2024-04-18T23:27:00Z"/>
                    <w:b/>
                    <w:bCs/>
                  </w:rPr>
                </w:rPrChange>
              </w:rPr>
              <w:pPrChange w:id="22649"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15B0B4AC" w14:textId="709A5E4B" w:rsidR="00421081" w:rsidRPr="00167CE0" w:rsidDel="00E5719A" w:rsidRDefault="00421081">
            <w:pPr>
              <w:widowControl w:val="0"/>
              <w:spacing w:before="120" w:after="120"/>
              <w:jc w:val="both"/>
              <w:rPr>
                <w:del w:id="22650" w:author="James Vu" w:date="2024-04-18T23:27:00Z"/>
                <w:b/>
                <w:bCs/>
                <w:sz w:val="28"/>
                <w:szCs w:val="28"/>
                <w:rPrChange w:id="22651" w:author="James Vu" w:date="2024-04-18T22:33:00Z">
                  <w:rPr>
                    <w:del w:id="22652" w:author="James Vu" w:date="2024-04-18T23:27:00Z"/>
                    <w:b/>
                    <w:bCs/>
                  </w:rPr>
                </w:rPrChange>
              </w:rPr>
              <w:pPrChange w:id="22653" w:author="James Vu" w:date="2024-04-18T22:33:00Z">
                <w:pPr>
                  <w:widowControl w:val="0"/>
                  <w:spacing w:before="120" w:after="120"/>
                  <w:jc w:val="center"/>
                </w:pPr>
              </w:pPrChange>
            </w:pPr>
            <w:del w:id="22654" w:author="James Vu" w:date="2024-04-18T23:27:00Z">
              <w:r w:rsidRPr="00167CE0" w:rsidDel="00E5719A">
                <w:rPr>
                  <w:b/>
                  <w:bCs/>
                  <w:sz w:val="28"/>
                  <w:szCs w:val="28"/>
                  <w:rPrChange w:id="22655" w:author="James Vu" w:date="2024-04-18T22:33:00Z">
                    <w:rPr>
                      <w:b/>
                      <w:bCs/>
                    </w:rPr>
                  </w:rPrChange>
                </w:rPr>
                <w:delText>G</w:delText>
              </w:r>
              <w:r w:rsidRPr="00167CE0" w:rsidDel="00E5719A">
                <w:rPr>
                  <w:b/>
                  <w:bCs/>
                  <w:sz w:val="28"/>
                  <w:szCs w:val="28"/>
                  <w:vertAlign w:val="subscript"/>
                  <w:rPrChange w:id="22656" w:author="James Vu" w:date="2024-04-18T22:33:00Z">
                    <w:rPr>
                      <w:b/>
                      <w:bCs/>
                      <w:vertAlign w:val="subscript"/>
                    </w:rPr>
                  </w:rPrChange>
                </w:rPr>
                <w:delText>TV2</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70FF856" w14:textId="6D20634C" w:rsidR="00421081" w:rsidRPr="00167CE0" w:rsidDel="00E5719A" w:rsidRDefault="00421081">
            <w:pPr>
              <w:widowControl w:val="0"/>
              <w:spacing w:before="120" w:after="120"/>
              <w:jc w:val="both"/>
              <w:rPr>
                <w:del w:id="22657" w:author="James Vu" w:date="2024-04-18T23:27:00Z"/>
                <w:b/>
                <w:bCs/>
                <w:sz w:val="28"/>
                <w:szCs w:val="28"/>
                <w:rPrChange w:id="22658" w:author="James Vu" w:date="2024-04-18T22:33:00Z">
                  <w:rPr>
                    <w:del w:id="22659" w:author="James Vu" w:date="2024-04-18T23:27:00Z"/>
                    <w:b/>
                    <w:bCs/>
                  </w:rPr>
                </w:rPrChange>
              </w:rPr>
              <w:pPrChange w:id="22660"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7AB6CA83" w14:textId="02F19556" w:rsidR="00421081" w:rsidRPr="00167CE0" w:rsidDel="00E5719A" w:rsidRDefault="00421081">
            <w:pPr>
              <w:widowControl w:val="0"/>
              <w:spacing w:before="120" w:after="120"/>
              <w:jc w:val="both"/>
              <w:rPr>
                <w:del w:id="22661" w:author="James Vu" w:date="2024-04-18T23:27:00Z"/>
                <w:b/>
                <w:bCs/>
                <w:sz w:val="28"/>
                <w:szCs w:val="28"/>
                <w:rPrChange w:id="22662" w:author="James Vu" w:date="2024-04-18T22:33:00Z">
                  <w:rPr>
                    <w:del w:id="22663" w:author="James Vu" w:date="2024-04-18T23:27:00Z"/>
                    <w:b/>
                    <w:bCs/>
                  </w:rPr>
                </w:rPrChange>
              </w:rPr>
              <w:pPrChange w:id="22664" w:author="James Vu" w:date="2024-04-18T22:33:00Z">
                <w:pPr>
                  <w:widowControl w:val="0"/>
                  <w:spacing w:before="120" w:after="120"/>
                  <w:jc w:val="right"/>
                </w:pPr>
              </w:pPrChange>
            </w:pPr>
            <w:del w:id="22665" w:author="James Vu" w:date="2024-04-18T23:27:00Z">
              <w:r w:rsidRPr="00167CE0" w:rsidDel="00E5719A">
                <w:rPr>
                  <w:b/>
                  <w:bCs/>
                  <w:sz w:val="28"/>
                  <w:szCs w:val="28"/>
                  <w:rPrChange w:id="22666" w:author="James Vu" w:date="2024-04-18T22:33:00Z">
                    <w:rPr>
                      <w:b/>
                      <w:bCs/>
                    </w:rPr>
                  </w:rPrChange>
                </w:rPr>
                <w:delText>22.065.535</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51840A89" w14:textId="13F9CFF2" w:rsidR="00421081" w:rsidRPr="00167CE0" w:rsidDel="00E5719A" w:rsidRDefault="00421081">
            <w:pPr>
              <w:widowControl w:val="0"/>
              <w:spacing w:before="120" w:after="120"/>
              <w:jc w:val="both"/>
              <w:rPr>
                <w:del w:id="22667" w:author="James Vu" w:date="2024-04-18T23:27:00Z"/>
                <w:b/>
                <w:bCs/>
                <w:sz w:val="28"/>
                <w:szCs w:val="28"/>
                <w:rPrChange w:id="22668" w:author="James Vu" w:date="2024-04-18T22:33:00Z">
                  <w:rPr>
                    <w:del w:id="22669" w:author="James Vu" w:date="2024-04-18T23:27:00Z"/>
                    <w:b/>
                    <w:bCs/>
                  </w:rPr>
                </w:rPrChange>
              </w:rPr>
              <w:pPrChange w:id="22670" w:author="James Vu" w:date="2024-04-18T22:33:00Z">
                <w:pPr>
                  <w:widowControl w:val="0"/>
                  <w:spacing w:before="120" w:after="120"/>
                  <w:jc w:val="right"/>
                </w:pPr>
              </w:pPrChange>
            </w:pPr>
            <w:del w:id="22671" w:author="James Vu" w:date="2024-04-18T23:27:00Z">
              <w:r w:rsidRPr="00167CE0" w:rsidDel="00E5719A">
                <w:rPr>
                  <w:b/>
                  <w:bCs/>
                  <w:sz w:val="28"/>
                  <w:szCs w:val="28"/>
                  <w:rPrChange w:id="22672" w:author="James Vu" w:date="2024-04-18T22:33:00Z">
                    <w:rPr>
                      <w:b/>
                      <w:bCs/>
                    </w:rPr>
                  </w:rPrChange>
                </w:rPr>
                <w:delText>1.765.242</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19508DA" w14:textId="4FD8E4C4" w:rsidR="00421081" w:rsidRPr="00167CE0" w:rsidDel="00E5719A" w:rsidRDefault="00421081">
            <w:pPr>
              <w:widowControl w:val="0"/>
              <w:spacing w:before="120" w:after="120"/>
              <w:jc w:val="both"/>
              <w:rPr>
                <w:del w:id="22673" w:author="James Vu" w:date="2024-04-18T23:27:00Z"/>
                <w:b/>
                <w:bCs/>
                <w:sz w:val="28"/>
                <w:szCs w:val="28"/>
                <w:rPrChange w:id="22674" w:author="James Vu" w:date="2024-04-18T22:33:00Z">
                  <w:rPr>
                    <w:del w:id="22675" w:author="James Vu" w:date="2024-04-18T23:27:00Z"/>
                    <w:b/>
                    <w:bCs/>
                  </w:rPr>
                </w:rPrChange>
              </w:rPr>
              <w:pPrChange w:id="22676" w:author="James Vu" w:date="2024-04-18T22:33:00Z">
                <w:pPr>
                  <w:widowControl w:val="0"/>
                  <w:spacing w:before="120" w:after="120"/>
                  <w:jc w:val="right"/>
                </w:pPr>
              </w:pPrChange>
            </w:pPr>
            <w:del w:id="22677" w:author="James Vu" w:date="2024-04-18T23:27:00Z">
              <w:r w:rsidRPr="00167CE0" w:rsidDel="00E5719A">
                <w:rPr>
                  <w:b/>
                  <w:bCs/>
                  <w:sz w:val="28"/>
                  <w:szCs w:val="28"/>
                  <w:rPrChange w:id="22678" w:author="James Vu" w:date="2024-04-18T22:33:00Z">
                    <w:rPr>
                      <w:b/>
                      <w:bCs/>
                    </w:rPr>
                  </w:rPrChange>
                </w:rPr>
                <w:delText>23.830.777</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5D81804A" w14:textId="7035A609" w:rsidR="00421081" w:rsidRPr="00167CE0" w:rsidDel="00E5719A" w:rsidRDefault="00421081">
            <w:pPr>
              <w:widowControl w:val="0"/>
              <w:spacing w:before="120" w:after="120"/>
              <w:jc w:val="both"/>
              <w:rPr>
                <w:del w:id="22679" w:author="James Vu" w:date="2024-04-18T23:27:00Z"/>
                <w:b/>
                <w:bCs/>
                <w:sz w:val="28"/>
                <w:szCs w:val="28"/>
                <w:rPrChange w:id="22680" w:author="James Vu" w:date="2024-04-18T22:33:00Z">
                  <w:rPr>
                    <w:del w:id="22681" w:author="James Vu" w:date="2024-04-18T23:27:00Z"/>
                    <w:b/>
                    <w:bCs/>
                  </w:rPr>
                </w:rPrChange>
              </w:rPr>
              <w:pPrChange w:id="22682" w:author="James Vu" w:date="2024-04-18T22:33:00Z">
                <w:pPr>
                  <w:widowControl w:val="0"/>
                  <w:spacing w:before="120" w:after="120"/>
                </w:pPr>
              </w:pPrChange>
            </w:pPr>
            <w:del w:id="22683" w:author="James Vu" w:date="2024-04-18T23:27:00Z">
              <w:r w:rsidRPr="00167CE0" w:rsidDel="00E5719A">
                <w:rPr>
                  <w:b/>
                  <w:bCs/>
                  <w:sz w:val="28"/>
                  <w:szCs w:val="28"/>
                  <w:rPrChange w:id="22684" w:author="James Vu" w:date="2024-04-18T22:33:00Z">
                    <w:rPr>
                      <w:b/>
                      <w:bCs/>
                    </w:rPr>
                  </w:rPrChange>
                </w:rPr>
                <w:delText>Bảng 4, Quyết định số 1688/QĐ-BTTTT</w:delText>
              </w:r>
            </w:del>
          </w:p>
        </w:tc>
      </w:tr>
      <w:tr w:rsidR="002D5FBD" w:rsidRPr="00167CE0" w:rsidDel="00E5719A" w14:paraId="28279331" w14:textId="45AFAF04" w:rsidTr="006138EB">
        <w:trPr>
          <w:del w:id="22685"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95A1BD8" w14:textId="0016B97D" w:rsidR="00421081" w:rsidRPr="00167CE0" w:rsidDel="00E5719A" w:rsidRDefault="00421081">
            <w:pPr>
              <w:widowControl w:val="0"/>
              <w:spacing w:before="120" w:after="120"/>
              <w:jc w:val="both"/>
              <w:rPr>
                <w:del w:id="22686" w:author="James Vu" w:date="2024-04-18T23:27:00Z"/>
                <w:i/>
                <w:iCs/>
                <w:color w:val="000000"/>
                <w:sz w:val="28"/>
                <w:szCs w:val="28"/>
                <w:rPrChange w:id="22687" w:author="James Vu" w:date="2024-04-18T22:33:00Z">
                  <w:rPr>
                    <w:del w:id="22688" w:author="James Vu" w:date="2024-04-18T23:27:00Z"/>
                    <w:i/>
                    <w:iCs/>
                    <w:color w:val="000000"/>
                  </w:rPr>
                </w:rPrChange>
              </w:rPr>
              <w:pPrChange w:id="22689" w:author="James Vu" w:date="2024-04-18T22:33:00Z">
                <w:pPr>
                  <w:widowControl w:val="0"/>
                  <w:spacing w:before="120" w:after="120"/>
                  <w:jc w:val="center"/>
                </w:pPr>
              </w:pPrChange>
            </w:pPr>
            <w:del w:id="22690" w:author="James Vu" w:date="2024-04-18T23:27:00Z">
              <w:r w:rsidRPr="00167CE0" w:rsidDel="00E5719A">
                <w:rPr>
                  <w:i/>
                  <w:iCs/>
                  <w:color w:val="000000"/>
                  <w:sz w:val="28"/>
                  <w:szCs w:val="28"/>
                  <w:rPrChange w:id="22691"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60EAE8E3" w14:textId="0181F450" w:rsidR="00421081" w:rsidRPr="00167CE0" w:rsidDel="00E5719A" w:rsidRDefault="000B2B5C">
            <w:pPr>
              <w:widowControl w:val="0"/>
              <w:spacing w:before="120" w:after="120"/>
              <w:jc w:val="both"/>
              <w:rPr>
                <w:del w:id="22692" w:author="James Vu" w:date="2024-04-18T23:27:00Z"/>
                <w:i/>
                <w:iCs/>
                <w:color w:val="000000"/>
                <w:sz w:val="28"/>
                <w:szCs w:val="28"/>
                <w:rPrChange w:id="22693" w:author="James Vu" w:date="2024-04-18T22:33:00Z">
                  <w:rPr>
                    <w:del w:id="22694" w:author="James Vu" w:date="2024-04-18T23:27:00Z"/>
                    <w:i/>
                    <w:iCs/>
                    <w:color w:val="000000"/>
                  </w:rPr>
                </w:rPrChange>
              </w:rPr>
              <w:pPrChange w:id="22695" w:author="James Vu" w:date="2024-04-18T22:33:00Z">
                <w:pPr>
                  <w:widowControl w:val="0"/>
                  <w:spacing w:before="120" w:after="120"/>
                </w:pPr>
              </w:pPrChange>
            </w:pPr>
            <w:del w:id="22696" w:author="James Vu" w:date="2024-04-18T23:27:00Z">
              <w:r w:rsidRPr="00167CE0" w:rsidDel="00E5719A">
                <w:rPr>
                  <w:i/>
                  <w:iCs/>
                  <w:color w:val="000000"/>
                  <w:sz w:val="28"/>
                  <w:szCs w:val="28"/>
                  <w:rPrChange w:id="22697" w:author="James Vu" w:date="2024-04-18T22:33:00Z">
                    <w:rPr>
                      <w:i/>
                      <w:iCs/>
                      <w:color w:val="000000"/>
                    </w:rPr>
                  </w:rPrChange>
                </w:rPr>
                <w:delText>Hạng mục hạ tầng kỹ thuật, công nghệ thông tin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EF527E1" w14:textId="47C8CE65" w:rsidR="00421081" w:rsidRPr="00167CE0" w:rsidDel="00E5719A" w:rsidRDefault="00421081">
            <w:pPr>
              <w:widowControl w:val="0"/>
              <w:spacing w:before="120" w:after="120"/>
              <w:jc w:val="both"/>
              <w:rPr>
                <w:del w:id="22698" w:author="James Vu" w:date="2024-04-18T23:27:00Z"/>
                <w:i/>
                <w:iCs/>
                <w:color w:val="000000"/>
                <w:sz w:val="28"/>
                <w:szCs w:val="28"/>
                <w:rPrChange w:id="22699" w:author="James Vu" w:date="2024-04-18T22:33:00Z">
                  <w:rPr>
                    <w:del w:id="22700" w:author="James Vu" w:date="2024-04-18T23:27:00Z"/>
                    <w:i/>
                    <w:iCs/>
                    <w:color w:val="000000"/>
                  </w:rPr>
                </w:rPrChange>
              </w:rPr>
              <w:pPrChange w:id="22701" w:author="James Vu" w:date="2024-04-18T22:33:00Z">
                <w:pPr>
                  <w:widowControl w:val="0"/>
                  <w:spacing w:before="120" w:after="120"/>
                  <w:jc w:val="center"/>
                </w:pPr>
              </w:pPrChange>
            </w:pPr>
            <w:del w:id="22702" w:author="James Vu" w:date="2024-04-18T23:27:00Z">
              <w:r w:rsidRPr="00167CE0" w:rsidDel="00E5719A">
                <w:rPr>
                  <w:i/>
                  <w:iCs/>
                  <w:color w:val="000000"/>
                  <w:sz w:val="28"/>
                  <w:szCs w:val="28"/>
                  <w:rPrChange w:id="22703" w:author="James Vu" w:date="2024-04-18T22:33:00Z">
                    <w:rPr>
                      <w:i/>
                      <w:iCs/>
                      <w:color w:val="000000"/>
                    </w:rPr>
                  </w:rPrChange>
                </w:rPr>
                <w:delText>0,1050%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0E07AD4C" w14:textId="6888BC5F" w:rsidR="00421081" w:rsidRPr="00167CE0" w:rsidDel="00E5719A" w:rsidRDefault="00421081">
            <w:pPr>
              <w:widowControl w:val="0"/>
              <w:spacing w:before="120" w:after="120"/>
              <w:jc w:val="both"/>
              <w:rPr>
                <w:del w:id="22704" w:author="James Vu" w:date="2024-04-18T23:27:00Z"/>
                <w:i/>
                <w:iCs/>
                <w:sz w:val="28"/>
                <w:szCs w:val="28"/>
                <w:rPrChange w:id="22705" w:author="James Vu" w:date="2024-04-18T22:33:00Z">
                  <w:rPr>
                    <w:del w:id="22706" w:author="James Vu" w:date="2024-04-18T23:27:00Z"/>
                    <w:i/>
                    <w:iCs/>
                  </w:rPr>
                </w:rPrChange>
              </w:rPr>
              <w:pPrChange w:id="22707" w:author="James Vu" w:date="2024-04-18T22:33:00Z">
                <w:pPr>
                  <w:widowControl w:val="0"/>
                  <w:spacing w:before="120" w:after="120"/>
                  <w:jc w:val="center"/>
                </w:pPr>
              </w:pPrChange>
            </w:pPr>
            <w:del w:id="22708" w:author="James Vu" w:date="2024-04-18T23:27:00Z">
              <w:r w:rsidRPr="00167CE0" w:rsidDel="00E5719A">
                <w:rPr>
                  <w:i/>
                  <w:iCs/>
                  <w:sz w:val="28"/>
                  <w:szCs w:val="28"/>
                  <w:rPrChange w:id="22709" w:author="James Vu" w:date="2024-04-18T22:33:00Z">
                    <w:rPr>
                      <w:i/>
                      <w:iCs/>
                    </w:rPr>
                  </w:rPrChange>
                </w:rPr>
                <w:delText>G</w:delText>
              </w:r>
              <w:r w:rsidRPr="00167CE0" w:rsidDel="00E5719A">
                <w:rPr>
                  <w:i/>
                  <w:iCs/>
                  <w:sz w:val="28"/>
                  <w:szCs w:val="28"/>
                  <w:vertAlign w:val="subscript"/>
                  <w:rPrChange w:id="22710" w:author="James Vu" w:date="2024-04-18T22:33:00Z">
                    <w:rPr>
                      <w:i/>
                      <w:iCs/>
                      <w:vertAlign w:val="subscript"/>
                    </w:rPr>
                  </w:rPrChange>
                </w:rPr>
                <w:delText>XL</w:delText>
              </w:r>
              <w:r w:rsidRPr="00167CE0" w:rsidDel="00E5719A">
                <w:rPr>
                  <w:i/>
                  <w:iCs/>
                  <w:sz w:val="28"/>
                  <w:szCs w:val="28"/>
                  <w:rPrChange w:id="22711" w:author="James Vu" w:date="2024-04-18T22:33:00Z">
                    <w:rPr>
                      <w:i/>
                      <w:iCs/>
                    </w:rPr>
                  </w:rPrChange>
                </w:rPr>
                <w:delText xml:space="preserve"> + G</w:delText>
              </w:r>
              <w:r w:rsidRPr="00167CE0" w:rsidDel="00E5719A">
                <w:rPr>
                  <w:b/>
                  <w:bCs/>
                  <w:i/>
                  <w:iCs/>
                  <w:color w:val="000000"/>
                  <w:sz w:val="28"/>
                  <w:szCs w:val="28"/>
                  <w:vertAlign w:val="subscript"/>
                  <w:rPrChange w:id="22712" w:author="James Vu" w:date="2024-04-18T22:33:00Z">
                    <w:rPr>
                      <w:b/>
                      <w:bCs/>
                      <w:i/>
                      <w:iCs/>
                      <w:color w:val="000000"/>
                      <w:vertAlign w:val="subscript"/>
                    </w:rPr>
                  </w:rPrChange>
                </w:rPr>
                <w:delText>PC</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78FE5D2" w14:textId="45AD0DBA" w:rsidR="00421081" w:rsidRPr="00167CE0" w:rsidDel="00E5719A" w:rsidRDefault="00421081">
            <w:pPr>
              <w:widowControl w:val="0"/>
              <w:spacing w:before="120" w:after="120"/>
              <w:jc w:val="both"/>
              <w:rPr>
                <w:del w:id="22713" w:author="James Vu" w:date="2024-04-18T23:27:00Z"/>
                <w:i/>
                <w:iCs/>
                <w:color w:val="000000"/>
                <w:sz w:val="28"/>
                <w:szCs w:val="28"/>
                <w:rPrChange w:id="22714" w:author="James Vu" w:date="2024-04-18T22:33:00Z">
                  <w:rPr>
                    <w:del w:id="22715" w:author="James Vu" w:date="2024-04-18T23:27:00Z"/>
                    <w:i/>
                    <w:iCs/>
                    <w:color w:val="000000"/>
                  </w:rPr>
                </w:rPrChange>
              </w:rPr>
              <w:pPrChange w:id="22716" w:author="James Vu" w:date="2024-04-18T22:33:00Z">
                <w:pPr>
                  <w:widowControl w:val="0"/>
                  <w:spacing w:before="120" w:after="120"/>
                  <w:jc w:val="center"/>
                </w:pPr>
              </w:pPrChange>
            </w:pPr>
            <w:del w:id="22717" w:author="James Vu" w:date="2024-04-18T23:27:00Z">
              <w:r w:rsidRPr="00167CE0" w:rsidDel="00E5719A">
                <w:rPr>
                  <w:i/>
                  <w:iCs/>
                  <w:color w:val="000000"/>
                  <w:sz w:val="28"/>
                  <w:szCs w:val="28"/>
                  <w:rPrChange w:id="22718" w:author="James Vu" w:date="2024-04-18T22:33:00Z">
                    <w:rPr>
                      <w:i/>
                      <w:iCs/>
                      <w:color w:val="000000"/>
                    </w:rPr>
                  </w:rPrChange>
                </w:rPr>
                <w:delText>4.251.266.566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6707F62" w14:textId="2E070121" w:rsidR="00421081" w:rsidRPr="00167CE0" w:rsidDel="00E5719A" w:rsidRDefault="00421081">
            <w:pPr>
              <w:widowControl w:val="0"/>
              <w:spacing w:before="120" w:after="120"/>
              <w:jc w:val="both"/>
              <w:rPr>
                <w:del w:id="22719" w:author="James Vu" w:date="2024-04-18T23:27:00Z"/>
                <w:i/>
                <w:iCs/>
                <w:color w:val="000000"/>
                <w:sz w:val="28"/>
                <w:szCs w:val="28"/>
                <w:rPrChange w:id="22720" w:author="James Vu" w:date="2024-04-18T22:33:00Z">
                  <w:rPr>
                    <w:del w:id="22721" w:author="James Vu" w:date="2024-04-18T23:27:00Z"/>
                    <w:i/>
                    <w:iCs/>
                    <w:color w:val="000000"/>
                  </w:rPr>
                </w:rPrChange>
              </w:rPr>
              <w:pPrChange w:id="22722" w:author="James Vu" w:date="2024-04-18T22:33:00Z">
                <w:pPr>
                  <w:widowControl w:val="0"/>
                  <w:spacing w:before="120" w:after="120"/>
                  <w:jc w:val="right"/>
                </w:pPr>
              </w:pPrChange>
            </w:pPr>
            <w:del w:id="22723" w:author="James Vu" w:date="2024-04-18T23:27:00Z">
              <w:r w:rsidRPr="00167CE0" w:rsidDel="00E5719A">
                <w:rPr>
                  <w:i/>
                  <w:iCs/>
                  <w:color w:val="000000"/>
                  <w:sz w:val="28"/>
                  <w:szCs w:val="28"/>
                  <w:rPrChange w:id="22724" w:author="James Vu" w:date="2024-04-18T22:33:00Z">
                    <w:rPr>
                      <w:i/>
                      <w:iCs/>
                      <w:color w:val="000000"/>
                    </w:rPr>
                  </w:rPrChange>
                </w:rPr>
                <w:delText>4.463.830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64D3A120" w14:textId="2169F10E" w:rsidR="00421081" w:rsidRPr="00167CE0" w:rsidDel="00E5719A" w:rsidRDefault="00421081">
            <w:pPr>
              <w:widowControl w:val="0"/>
              <w:spacing w:before="120" w:after="120"/>
              <w:jc w:val="both"/>
              <w:rPr>
                <w:del w:id="22725" w:author="James Vu" w:date="2024-04-18T23:27:00Z"/>
                <w:i/>
                <w:iCs/>
                <w:color w:val="000000"/>
                <w:sz w:val="28"/>
                <w:szCs w:val="28"/>
                <w:rPrChange w:id="22726" w:author="James Vu" w:date="2024-04-18T22:33:00Z">
                  <w:rPr>
                    <w:del w:id="22727" w:author="James Vu" w:date="2024-04-18T23:27:00Z"/>
                    <w:i/>
                    <w:iCs/>
                    <w:color w:val="000000"/>
                  </w:rPr>
                </w:rPrChange>
              </w:rPr>
              <w:pPrChange w:id="22728" w:author="James Vu" w:date="2024-04-18T22:33:00Z">
                <w:pPr>
                  <w:widowControl w:val="0"/>
                  <w:spacing w:before="120" w:after="120"/>
                  <w:jc w:val="right"/>
                </w:pPr>
              </w:pPrChange>
            </w:pPr>
            <w:del w:id="22729" w:author="James Vu" w:date="2024-04-18T23:27:00Z">
              <w:r w:rsidRPr="00167CE0" w:rsidDel="00E5719A">
                <w:rPr>
                  <w:i/>
                  <w:iCs/>
                  <w:color w:val="000000"/>
                  <w:sz w:val="28"/>
                  <w:szCs w:val="28"/>
                  <w:rPrChange w:id="22730" w:author="James Vu" w:date="2024-04-18T22:33:00Z">
                    <w:rPr>
                      <w:i/>
                      <w:iCs/>
                      <w:color w:val="000000"/>
                    </w:rPr>
                  </w:rPrChange>
                </w:rPr>
                <w:delText>357.106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5D93041" w14:textId="654A2AF2" w:rsidR="00421081" w:rsidRPr="00167CE0" w:rsidDel="00E5719A" w:rsidRDefault="00421081">
            <w:pPr>
              <w:widowControl w:val="0"/>
              <w:spacing w:before="120" w:after="120"/>
              <w:jc w:val="both"/>
              <w:rPr>
                <w:del w:id="22731" w:author="James Vu" w:date="2024-04-18T23:27:00Z"/>
                <w:i/>
                <w:iCs/>
                <w:color w:val="000000"/>
                <w:sz w:val="28"/>
                <w:szCs w:val="28"/>
                <w:rPrChange w:id="22732" w:author="James Vu" w:date="2024-04-18T22:33:00Z">
                  <w:rPr>
                    <w:del w:id="22733" w:author="James Vu" w:date="2024-04-18T23:27:00Z"/>
                    <w:i/>
                    <w:iCs/>
                    <w:color w:val="000000"/>
                  </w:rPr>
                </w:rPrChange>
              </w:rPr>
              <w:pPrChange w:id="22734" w:author="James Vu" w:date="2024-04-18T22:33:00Z">
                <w:pPr>
                  <w:widowControl w:val="0"/>
                  <w:spacing w:before="120" w:after="120"/>
                  <w:jc w:val="right"/>
                </w:pPr>
              </w:pPrChange>
            </w:pPr>
            <w:del w:id="22735" w:author="James Vu" w:date="2024-04-18T23:27:00Z">
              <w:r w:rsidRPr="00167CE0" w:rsidDel="00E5719A">
                <w:rPr>
                  <w:i/>
                  <w:iCs/>
                  <w:color w:val="000000"/>
                  <w:sz w:val="28"/>
                  <w:szCs w:val="28"/>
                  <w:rPrChange w:id="22736" w:author="James Vu" w:date="2024-04-18T22:33:00Z">
                    <w:rPr>
                      <w:i/>
                      <w:iCs/>
                      <w:color w:val="000000"/>
                    </w:rPr>
                  </w:rPrChange>
                </w:rPr>
                <w:delText>4.820.936</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181CE91C" w14:textId="6863548E" w:rsidR="00421081" w:rsidRPr="00167CE0" w:rsidDel="00E5719A" w:rsidRDefault="00421081">
            <w:pPr>
              <w:widowControl w:val="0"/>
              <w:spacing w:before="120" w:after="120"/>
              <w:jc w:val="both"/>
              <w:rPr>
                <w:del w:id="22737" w:author="James Vu" w:date="2024-04-18T23:27:00Z"/>
                <w:sz w:val="28"/>
                <w:szCs w:val="28"/>
                <w:rPrChange w:id="22738" w:author="James Vu" w:date="2024-04-18T22:33:00Z">
                  <w:rPr>
                    <w:del w:id="22739" w:author="James Vu" w:date="2024-04-18T23:27:00Z"/>
                  </w:rPr>
                </w:rPrChange>
              </w:rPr>
              <w:pPrChange w:id="22740" w:author="James Vu" w:date="2024-04-18T22:33:00Z">
                <w:pPr>
                  <w:widowControl w:val="0"/>
                  <w:spacing w:before="120" w:after="120"/>
                </w:pPr>
              </w:pPrChange>
            </w:pPr>
            <w:del w:id="22741" w:author="James Vu" w:date="2024-04-18T23:27:00Z">
              <w:r w:rsidRPr="00167CE0" w:rsidDel="00E5719A">
                <w:rPr>
                  <w:sz w:val="28"/>
                  <w:szCs w:val="28"/>
                  <w:rPrChange w:id="22742" w:author="James Vu" w:date="2024-04-18T22:33:00Z">
                    <w:rPr/>
                  </w:rPrChange>
                </w:rPr>
                <w:delText> </w:delText>
              </w:r>
            </w:del>
          </w:p>
        </w:tc>
      </w:tr>
      <w:tr w:rsidR="002D5FBD" w:rsidRPr="00167CE0" w:rsidDel="00E5719A" w14:paraId="4EE45D9F" w14:textId="3F39FBE8" w:rsidTr="006138EB">
        <w:trPr>
          <w:del w:id="2274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146853D" w14:textId="6A66DA75" w:rsidR="00421081" w:rsidRPr="00167CE0" w:rsidDel="00E5719A" w:rsidRDefault="00421081">
            <w:pPr>
              <w:widowControl w:val="0"/>
              <w:spacing w:before="120" w:after="120"/>
              <w:jc w:val="both"/>
              <w:rPr>
                <w:del w:id="22744" w:author="James Vu" w:date="2024-04-18T23:27:00Z"/>
                <w:i/>
                <w:iCs/>
                <w:color w:val="000000"/>
                <w:sz w:val="28"/>
                <w:szCs w:val="28"/>
                <w:rPrChange w:id="22745" w:author="James Vu" w:date="2024-04-18T22:33:00Z">
                  <w:rPr>
                    <w:del w:id="22746" w:author="James Vu" w:date="2024-04-18T23:27:00Z"/>
                    <w:i/>
                    <w:iCs/>
                    <w:color w:val="000000"/>
                  </w:rPr>
                </w:rPrChange>
              </w:rPr>
              <w:pPrChange w:id="22747" w:author="James Vu" w:date="2024-04-18T22:33:00Z">
                <w:pPr>
                  <w:widowControl w:val="0"/>
                  <w:spacing w:before="120" w:after="120"/>
                  <w:jc w:val="center"/>
                </w:pPr>
              </w:pPrChange>
            </w:pPr>
            <w:del w:id="22748" w:author="James Vu" w:date="2024-04-18T23:27:00Z">
              <w:r w:rsidRPr="00167CE0" w:rsidDel="00E5719A">
                <w:rPr>
                  <w:i/>
                  <w:iCs/>
                  <w:color w:val="000000"/>
                  <w:sz w:val="28"/>
                  <w:szCs w:val="28"/>
                  <w:rPrChange w:id="22749"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9721EBE" w14:textId="1CD7C6CA" w:rsidR="00421081" w:rsidRPr="00167CE0" w:rsidDel="00E5719A" w:rsidRDefault="000B2B5C">
            <w:pPr>
              <w:widowControl w:val="0"/>
              <w:spacing w:before="120" w:after="120"/>
              <w:jc w:val="both"/>
              <w:rPr>
                <w:del w:id="22750" w:author="James Vu" w:date="2024-04-18T23:27:00Z"/>
                <w:i/>
                <w:iCs/>
                <w:color w:val="000000"/>
                <w:sz w:val="28"/>
                <w:szCs w:val="28"/>
                <w:rPrChange w:id="22751" w:author="James Vu" w:date="2024-04-18T22:33:00Z">
                  <w:rPr>
                    <w:del w:id="22752" w:author="James Vu" w:date="2024-04-18T23:27:00Z"/>
                    <w:i/>
                    <w:iCs/>
                    <w:color w:val="000000"/>
                  </w:rPr>
                </w:rPrChange>
              </w:rPr>
              <w:pPrChange w:id="22753" w:author="James Vu" w:date="2024-04-18T22:33:00Z">
                <w:pPr>
                  <w:widowControl w:val="0"/>
                  <w:spacing w:before="120" w:after="120"/>
                </w:pPr>
              </w:pPrChange>
            </w:pPr>
            <w:del w:id="22754" w:author="James Vu" w:date="2024-04-18T23:27:00Z">
              <w:r w:rsidRPr="00167CE0" w:rsidDel="00E5719A">
                <w:rPr>
                  <w:i/>
                  <w:iCs/>
                  <w:color w:val="000000"/>
                  <w:sz w:val="28"/>
                  <w:szCs w:val="28"/>
                  <w:rPrChange w:id="22755" w:author="James Vu" w:date="2024-04-18T22:33:00Z">
                    <w:rPr>
                      <w:i/>
                      <w:iCs/>
                      <w:color w:val="000000"/>
                    </w:rPr>
                  </w:rPrChange>
                </w:rPr>
                <w:delText>Hạng mục xây dựng hệ thống/ phần mềm, cơ sở dữ liệu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0A1257F6" w14:textId="0BB023DE" w:rsidR="00421081" w:rsidRPr="00167CE0" w:rsidDel="00E5719A" w:rsidRDefault="00421081">
            <w:pPr>
              <w:widowControl w:val="0"/>
              <w:spacing w:before="120" w:after="120"/>
              <w:jc w:val="both"/>
              <w:rPr>
                <w:del w:id="22756" w:author="James Vu" w:date="2024-04-18T23:27:00Z"/>
                <w:i/>
                <w:iCs/>
                <w:color w:val="000000"/>
                <w:sz w:val="28"/>
                <w:szCs w:val="28"/>
                <w:rPrChange w:id="22757" w:author="James Vu" w:date="2024-04-18T22:33:00Z">
                  <w:rPr>
                    <w:del w:id="22758" w:author="James Vu" w:date="2024-04-18T23:27:00Z"/>
                    <w:i/>
                    <w:iCs/>
                    <w:color w:val="000000"/>
                  </w:rPr>
                </w:rPrChange>
              </w:rPr>
              <w:pPrChange w:id="22759" w:author="James Vu" w:date="2024-04-18T22:33:00Z">
                <w:pPr>
                  <w:widowControl w:val="0"/>
                  <w:spacing w:before="120" w:after="120"/>
                  <w:jc w:val="center"/>
                </w:pPr>
              </w:pPrChange>
            </w:pPr>
            <w:del w:id="22760" w:author="James Vu" w:date="2024-04-18T23:27:00Z">
              <w:r w:rsidRPr="00167CE0" w:rsidDel="00E5719A">
                <w:rPr>
                  <w:i/>
                  <w:iCs/>
                  <w:color w:val="000000"/>
                  <w:sz w:val="28"/>
                  <w:szCs w:val="28"/>
                  <w:rPrChange w:id="22761" w:author="James Vu" w:date="2024-04-18T22:33:00Z">
                    <w:rPr>
                      <w:i/>
                      <w:iCs/>
                      <w:color w:val="000000"/>
                    </w:rPr>
                  </w:rPrChange>
                </w:rPr>
                <w:delText>0,0843%</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CC53249" w14:textId="5A84CFE7" w:rsidR="00421081" w:rsidRPr="00167CE0" w:rsidDel="00E5719A" w:rsidRDefault="00421081">
            <w:pPr>
              <w:widowControl w:val="0"/>
              <w:spacing w:before="120" w:after="120"/>
              <w:jc w:val="both"/>
              <w:rPr>
                <w:del w:id="22762" w:author="James Vu" w:date="2024-04-18T23:27:00Z"/>
                <w:i/>
                <w:iCs/>
                <w:sz w:val="28"/>
                <w:szCs w:val="28"/>
                <w:rPrChange w:id="22763" w:author="James Vu" w:date="2024-04-18T22:33:00Z">
                  <w:rPr>
                    <w:del w:id="22764" w:author="James Vu" w:date="2024-04-18T23:27:00Z"/>
                    <w:i/>
                    <w:iCs/>
                  </w:rPr>
                </w:rPrChange>
              </w:rPr>
              <w:pPrChange w:id="22765" w:author="James Vu" w:date="2024-04-18T22:33:00Z">
                <w:pPr>
                  <w:widowControl w:val="0"/>
                  <w:spacing w:before="120" w:after="120"/>
                  <w:jc w:val="center"/>
                </w:pPr>
              </w:pPrChange>
            </w:pPr>
            <w:del w:id="22766" w:author="James Vu" w:date="2024-04-18T23:27:00Z">
              <w:r w:rsidRPr="00167CE0" w:rsidDel="00E5719A">
                <w:rPr>
                  <w:i/>
                  <w:iCs/>
                  <w:sz w:val="28"/>
                  <w:szCs w:val="28"/>
                  <w:rPrChange w:id="22767" w:author="James Vu" w:date="2024-04-18T22:33:00Z">
                    <w:rPr>
                      <w:i/>
                      <w:iCs/>
                    </w:rPr>
                  </w:rPrChange>
                </w:rPr>
                <w:delText>G</w:delText>
              </w:r>
              <w:r w:rsidRPr="00167CE0" w:rsidDel="00E5719A">
                <w:rPr>
                  <w:i/>
                  <w:iCs/>
                  <w:sz w:val="28"/>
                  <w:szCs w:val="28"/>
                  <w:vertAlign w:val="subscript"/>
                  <w:rPrChange w:id="22768" w:author="James Vu" w:date="2024-04-18T22:33:00Z">
                    <w:rPr>
                      <w:i/>
                      <w:iCs/>
                      <w:vertAlign w:val="subscript"/>
                    </w:rPr>
                  </w:rPrChange>
                </w:rPr>
                <w:delText>PM</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4270405" w14:textId="1BBD9184" w:rsidR="00421081" w:rsidRPr="00167CE0" w:rsidDel="00E5719A" w:rsidRDefault="00421081">
            <w:pPr>
              <w:widowControl w:val="0"/>
              <w:spacing w:before="120" w:after="120"/>
              <w:jc w:val="both"/>
              <w:rPr>
                <w:del w:id="22769" w:author="James Vu" w:date="2024-04-18T23:27:00Z"/>
                <w:i/>
                <w:iCs/>
                <w:color w:val="000000"/>
                <w:sz w:val="28"/>
                <w:szCs w:val="28"/>
                <w:rPrChange w:id="22770" w:author="James Vu" w:date="2024-04-18T22:33:00Z">
                  <w:rPr>
                    <w:del w:id="22771" w:author="James Vu" w:date="2024-04-18T23:27:00Z"/>
                    <w:i/>
                    <w:iCs/>
                    <w:color w:val="000000"/>
                  </w:rPr>
                </w:rPrChange>
              </w:rPr>
              <w:pPrChange w:id="22772" w:author="James Vu" w:date="2024-04-18T22:33:00Z">
                <w:pPr>
                  <w:widowControl w:val="0"/>
                  <w:spacing w:before="120" w:after="120"/>
                  <w:jc w:val="center"/>
                </w:pPr>
              </w:pPrChange>
            </w:pPr>
            <w:del w:id="22773" w:author="James Vu" w:date="2024-04-18T23:27:00Z">
              <w:r w:rsidRPr="00167CE0" w:rsidDel="00E5719A">
                <w:rPr>
                  <w:i/>
                  <w:iCs/>
                  <w:color w:val="000000"/>
                  <w:sz w:val="28"/>
                  <w:szCs w:val="28"/>
                  <w:rPrChange w:id="22774" w:author="James Vu" w:date="2024-04-18T22:33:00Z">
                    <w:rPr>
                      <w:i/>
                      <w:iCs/>
                      <w:color w:val="000000"/>
                    </w:rPr>
                  </w:rPrChange>
                </w:rPr>
                <w:delText>20.879.840.000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7D20410" w14:textId="3499A3EB" w:rsidR="00421081" w:rsidRPr="00167CE0" w:rsidDel="00E5719A" w:rsidRDefault="00421081">
            <w:pPr>
              <w:widowControl w:val="0"/>
              <w:spacing w:before="120" w:after="120"/>
              <w:jc w:val="both"/>
              <w:rPr>
                <w:del w:id="22775" w:author="James Vu" w:date="2024-04-18T23:27:00Z"/>
                <w:i/>
                <w:iCs/>
                <w:color w:val="000000"/>
                <w:sz w:val="28"/>
                <w:szCs w:val="28"/>
                <w:rPrChange w:id="22776" w:author="James Vu" w:date="2024-04-18T22:33:00Z">
                  <w:rPr>
                    <w:del w:id="22777" w:author="James Vu" w:date="2024-04-18T23:27:00Z"/>
                    <w:i/>
                    <w:iCs/>
                    <w:color w:val="000000"/>
                  </w:rPr>
                </w:rPrChange>
              </w:rPr>
              <w:pPrChange w:id="22778" w:author="James Vu" w:date="2024-04-18T22:33:00Z">
                <w:pPr>
                  <w:widowControl w:val="0"/>
                  <w:spacing w:before="120" w:after="120"/>
                  <w:jc w:val="right"/>
                </w:pPr>
              </w:pPrChange>
            </w:pPr>
            <w:del w:id="22779" w:author="James Vu" w:date="2024-04-18T23:27:00Z">
              <w:r w:rsidRPr="00167CE0" w:rsidDel="00E5719A">
                <w:rPr>
                  <w:i/>
                  <w:iCs/>
                  <w:color w:val="000000"/>
                  <w:sz w:val="28"/>
                  <w:szCs w:val="28"/>
                  <w:rPrChange w:id="22780" w:author="James Vu" w:date="2024-04-18T22:33:00Z">
                    <w:rPr>
                      <w:i/>
                      <w:iCs/>
                      <w:color w:val="000000"/>
                    </w:rPr>
                  </w:rPrChange>
                </w:rPr>
                <w:delText>17.601.705</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2EF2C842" w14:textId="70D8E186" w:rsidR="00421081" w:rsidRPr="00167CE0" w:rsidDel="00E5719A" w:rsidRDefault="00421081">
            <w:pPr>
              <w:widowControl w:val="0"/>
              <w:spacing w:before="120" w:after="120"/>
              <w:jc w:val="both"/>
              <w:rPr>
                <w:del w:id="22781" w:author="James Vu" w:date="2024-04-18T23:27:00Z"/>
                <w:i/>
                <w:iCs/>
                <w:color w:val="000000"/>
                <w:sz w:val="28"/>
                <w:szCs w:val="28"/>
                <w:rPrChange w:id="22782" w:author="James Vu" w:date="2024-04-18T22:33:00Z">
                  <w:rPr>
                    <w:del w:id="22783" w:author="James Vu" w:date="2024-04-18T23:27:00Z"/>
                    <w:i/>
                    <w:iCs/>
                    <w:color w:val="000000"/>
                  </w:rPr>
                </w:rPrChange>
              </w:rPr>
              <w:pPrChange w:id="22784" w:author="James Vu" w:date="2024-04-18T22:33:00Z">
                <w:pPr>
                  <w:widowControl w:val="0"/>
                  <w:spacing w:before="120" w:after="120"/>
                  <w:jc w:val="right"/>
                </w:pPr>
              </w:pPrChange>
            </w:pPr>
            <w:del w:id="22785" w:author="James Vu" w:date="2024-04-18T23:27:00Z">
              <w:r w:rsidRPr="00167CE0" w:rsidDel="00E5719A">
                <w:rPr>
                  <w:i/>
                  <w:iCs/>
                  <w:color w:val="000000"/>
                  <w:sz w:val="28"/>
                  <w:szCs w:val="28"/>
                  <w:rPrChange w:id="22786" w:author="James Vu" w:date="2024-04-18T22:33:00Z">
                    <w:rPr>
                      <w:i/>
                      <w:iCs/>
                      <w:color w:val="000000"/>
                    </w:rPr>
                  </w:rPrChange>
                </w:rPr>
                <w:delText>1.408.136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2F95BC7" w14:textId="76E3F905" w:rsidR="00421081" w:rsidRPr="00167CE0" w:rsidDel="00E5719A" w:rsidRDefault="00421081">
            <w:pPr>
              <w:widowControl w:val="0"/>
              <w:spacing w:before="120" w:after="120"/>
              <w:jc w:val="both"/>
              <w:rPr>
                <w:del w:id="22787" w:author="James Vu" w:date="2024-04-18T23:27:00Z"/>
                <w:i/>
                <w:iCs/>
                <w:color w:val="000000"/>
                <w:sz w:val="28"/>
                <w:szCs w:val="28"/>
                <w:rPrChange w:id="22788" w:author="James Vu" w:date="2024-04-18T22:33:00Z">
                  <w:rPr>
                    <w:del w:id="22789" w:author="James Vu" w:date="2024-04-18T23:27:00Z"/>
                    <w:i/>
                    <w:iCs/>
                    <w:color w:val="000000"/>
                  </w:rPr>
                </w:rPrChange>
              </w:rPr>
              <w:pPrChange w:id="22790" w:author="James Vu" w:date="2024-04-18T22:33:00Z">
                <w:pPr>
                  <w:widowControl w:val="0"/>
                  <w:spacing w:before="120" w:after="120"/>
                  <w:jc w:val="right"/>
                </w:pPr>
              </w:pPrChange>
            </w:pPr>
            <w:del w:id="22791" w:author="James Vu" w:date="2024-04-18T23:27:00Z">
              <w:r w:rsidRPr="00167CE0" w:rsidDel="00E5719A">
                <w:rPr>
                  <w:i/>
                  <w:iCs/>
                  <w:color w:val="000000"/>
                  <w:sz w:val="28"/>
                  <w:szCs w:val="28"/>
                  <w:rPrChange w:id="22792" w:author="James Vu" w:date="2024-04-18T22:33:00Z">
                    <w:rPr>
                      <w:i/>
                      <w:iCs/>
                      <w:color w:val="000000"/>
                    </w:rPr>
                  </w:rPrChange>
                </w:rPr>
                <w:delText>19.009.841</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2342A5EE" w14:textId="67A4FAE4" w:rsidR="00421081" w:rsidRPr="00167CE0" w:rsidDel="00E5719A" w:rsidRDefault="00421081">
            <w:pPr>
              <w:widowControl w:val="0"/>
              <w:spacing w:before="120" w:after="120"/>
              <w:jc w:val="both"/>
              <w:rPr>
                <w:del w:id="22793" w:author="James Vu" w:date="2024-04-18T23:27:00Z"/>
                <w:sz w:val="28"/>
                <w:szCs w:val="28"/>
                <w:rPrChange w:id="22794" w:author="James Vu" w:date="2024-04-18T22:33:00Z">
                  <w:rPr>
                    <w:del w:id="22795" w:author="James Vu" w:date="2024-04-18T23:27:00Z"/>
                  </w:rPr>
                </w:rPrChange>
              </w:rPr>
              <w:pPrChange w:id="22796" w:author="James Vu" w:date="2024-04-18T22:33:00Z">
                <w:pPr>
                  <w:widowControl w:val="0"/>
                  <w:spacing w:before="120" w:after="120"/>
                </w:pPr>
              </w:pPrChange>
            </w:pPr>
            <w:del w:id="22797" w:author="James Vu" w:date="2024-04-18T23:27:00Z">
              <w:r w:rsidRPr="00167CE0" w:rsidDel="00E5719A">
                <w:rPr>
                  <w:sz w:val="28"/>
                  <w:szCs w:val="28"/>
                  <w:rPrChange w:id="22798" w:author="James Vu" w:date="2024-04-18T22:33:00Z">
                    <w:rPr/>
                  </w:rPrChange>
                </w:rPr>
                <w:delText> </w:delText>
              </w:r>
            </w:del>
          </w:p>
        </w:tc>
      </w:tr>
      <w:tr w:rsidR="002D5FBD" w:rsidRPr="00167CE0" w:rsidDel="00E5719A" w14:paraId="6105A07A" w14:textId="6A28AC12" w:rsidTr="006138EB">
        <w:trPr>
          <w:del w:id="22799"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9E88583" w14:textId="4502EBCC" w:rsidR="00421081" w:rsidRPr="00167CE0" w:rsidDel="00E5719A" w:rsidRDefault="00421081">
            <w:pPr>
              <w:widowControl w:val="0"/>
              <w:spacing w:before="120" w:after="120"/>
              <w:jc w:val="both"/>
              <w:rPr>
                <w:del w:id="22800" w:author="James Vu" w:date="2024-04-18T23:27:00Z"/>
                <w:b/>
                <w:bCs/>
                <w:color w:val="000000"/>
                <w:sz w:val="28"/>
                <w:szCs w:val="28"/>
                <w:rPrChange w:id="22801" w:author="James Vu" w:date="2024-04-18T22:33:00Z">
                  <w:rPr>
                    <w:del w:id="22802" w:author="James Vu" w:date="2024-04-18T23:27:00Z"/>
                    <w:b/>
                    <w:bCs/>
                    <w:color w:val="000000"/>
                  </w:rPr>
                </w:rPrChange>
              </w:rPr>
              <w:pPrChange w:id="22803" w:author="James Vu" w:date="2024-04-18T22:33:00Z">
                <w:pPr>
                  <w:widowControl w:val="0"/>
                  <w:spacing w:before="120" w:after="120"/>
                  <w:jc w:val="center"/>
                </w:pPr>
              </w:pPrChange>
            </w:pPr>
            <w:del w:id="22804" w:author="James Vu" w:date="2024-04-18T23:27:00Z">
              <w:r w:rsidRPr="00167CE0" w:rsidDel="00E5719A">
                <w:rPr>
                  <w:b/>
                  <w:bCs/>
                  <w:color w:val="000000"/>
                  <w:sz w:val="28"/>
                  <w:szCs w:val="28"/>
                  <w:rPrChange w:id="22805" w:author="James Vu" w:date="2024-04-18T22:33:00Z">
                    <w:rPr>
                      <w:b/>
                      <w:bCs/>
                      <w:color w:val="000000"/>
                    </w:rPr>
                  </w:rPrChange>
                </w:rPr>
                <w:delText>II</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856C9E1" w14:textId="150D7BB2" w:rsidR="00421081" w:rsidRPr="00167CE0" w:rsidDel="00E5719A" w:rsidRDefault="00421081">
            <w:pPr>
              <w:widowControl w:val="0"/>
              <w:spacing w:before="120" w:after="120"/>
              <w:jc w:val="both"/>
              <w:rPr>
                <w:del w:id="22806" w:author="James Vu" w:date="2024-04-18T23:27:00Z"/>
                <w:b/>
                <w:bCs/>
                <w:color w:val="000000"/>
                <w:sz w:val="28"/>
                <w:szCs w:val="28"/>
                <w:rPrChange w:id="22807" w:author="James Vu" w:date="2024-04-18T22:33:00Z">
                  <w:rPr>
                    <w:del w:id="22808" w:author="James Vu" w:date="2024-04-18T23:27:00Z"/>
                    <w:b/>
                    <w:bCs/>
                    <w:color w:val="000000"/>
                  </w:rPr>
                </w:rPrChange>
              </w:rPr>
              <w:pPrChange w:id="22809" w:author="James Vu" w:date="2024-04-18T22:33:00Z">
                <w:pPr>
                  <w:widowControl w:val="0"/>
                  <w:spacing w:before="120" w:after="120"/>
                </w:pPr>
              </w:pPrChange>
            </w:pPr>
            <w:del w:id="22810" w:author="James Vu" w:date="2024-04-18T23:27:00Z">
              <w:r w:rsidRPr="00167CE0" w:rsidDel="00E5719A">
                <w:rPr>
                  <w:b/>
                  <w:bCs/>
                  <w:color w:val="000000"/>
                  <w:sz w:val="28"/>
                  <w:szCs w:val="28"/>
                  <w:rPrChange w:id="22811" w:author="James Vu" w:date="2024-04-18T22:33:00Z">
                    <w:rPr>
                      <w:b/>
                      <w:bCs/>
                      <w:color w:val="000000"/>
                    </w:rPr>
                  </w:rPrChange>
                </w:rPr>
                <w:delText>Giai đoạn thực hiện đầu tư</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148BAE08" w14:textId="414F29D1" w:rsidR="00421081" w:rsidRPr="00167CE0" w:rsidDel="00E5719A" w:rsidRDefault="00421081">
            <w:pPr>
              <w:widowControl w:val="0"/>
              <w:spacing w:before="120" w:after="120"/>
              <w:jc w:val="both"/>
              <w:rPr>
                <w:del w:id="22812" w:author="James Vu" w:date="2024-04-18T23:27:00Z"/>
                <w:i/>
                <w:iCs/>
                <w:color w:val="000000"/>
                <w:sz w:val="28"/>
                <w:szCs w:val="28"/>
                <w:rPrChange w:id="22813" w:author="James Vu" w:date="2024-04-18T22:33:00Z">
                  <w:rPr>
                    <w:del w:id="22814" w:author="James Vu" w:date="2024-04-18T23:27:00Z"/>
                    <w:i/>
                    <w:iCs/>
                    <w:color w:val="000000"/>
                  </w:rPr>
                </w:rPrChange>
              </w:rPr>
              <w:pPrChange w:id="22815"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DA034F5" w14:textId="1503FBB7" w:rsidR="00421081" w:rsidRPr="00167CE0" w:rsidDel="00E5719A" w:rsidRDefault="00421081">
            <w:pPr>
              <w:widowControl w:val="0"/>
              <w:spacing w:before="120" w:after="120"/>
              <w:jc w:val="both"/>
              <w:rPr>
                <w:del w:id="22816" w:author="James Vu" w:date="2024-04-18T23:27:00Z"/>
                <w:i/>
                <w:iCs/>
                <w:sz w:val="28"/>
                <w:szCs w:val="28"/>
                <w:rPrChange w:id="22817" w:author="James Vu" w:date="2024-04-18T22:33:00Z">
                  <w:rPr>
                    <w:del w:id="22818" w:author="James Vu" w:date="2024-04-18T23:27:00Z"/>
                    <w:i/>
                    <w:iCs/>
                  </w:rPr>
                </w:rPrChange>
              </w:rPr>
              <w:pPrChange w:id="22819"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61C82DB" w14:textId="54DC4537" w:rsidR="00421081" w:rsidRPr="00167CE0" w:rsidDel="00E5719A" w:rsidRDefault="00421081">
            <w:pPr>
              <w:widowControl w:val="0"/>
              <w:spacing w:before="120" w:after="120"/>
              <w:jc w:val="both"/>
              <w:rPr>
                <w:del w:id="22820" w:author="James Vu" w:date="2024-04-18T23:27:00Z"/>
                <w:i/>
                <w:iCs/>
                <w:color w:val="000000"/>
                <w:sz w:val="28"/>
                <w:szCs w:val="28"/>
                <w:rPrChange w:id="22821" w:author="James Vu" w:date="2024-04-18T22:33:00Z">
                  <w:rPr>
                    <w:del w:id="22822" w:author="James Vu" w:date="2024-04-18T23:27:00Z"/>
                    <w:i/>
                    <w:iCs/>
                    <w:color w:val="000000"/>
                  </w:rPr>
                </w:rPrChange>
              </w:rPr>
              <w:pPrChange w:id="22823"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ED4DBF5" w14:textId="4F22A673" w:rsidR="00421081" w:rsidRPr="00167CE0" w:rsidDel="00E5719A" w:rsidRDefault="00421081">
            <w:pPr>
              <w:widowControl w:val="0"/>
              <w:spacing w:before="120" w:after="120"/>
              <w:jc w:val="both"/>
              <w:rPr>
                <w:del w:id="22824" w:author="James Vu" w:date="2024-04-18T23:27:00Z"/>
                <w:b/>
                <w:bCs/>
                <w:color w:val="000000"/>
                <w:sz w:val="28"/>
                <w:szCs w:val="28"/>
                <w:rPrChange w:id="22825" w:author="James Vu" w:date="2024-04-18T22:33:00Z">
                  <w:rPr>
                    <w:del w:id="22826" w:author="James Vu" w:date="2024-04-18T23:27:00Z"/>
                    <w:b/>
                    <w:bCs/>
                    <w:color w:val="000000"/>
                  </w:rPr>
                </w:rPrChange>
              </w:rPr>
              <w:pPrChange w:id="22827" w:author="James Vu" w:date="2024-04-18T22:33:00Z">
                <w:pPr>
                  <w:widowControl w:val="0"/>
                  <w:spacing w:before="120" w:after="120"/>
                  <w:jc w:val="right"/>
                </w:pPr>
              </w:pPrChange>
            </w:pPr>
            <w:del w:id="22828" w:author="James Vu" w:date="2024-04-18T23:27:00Z">
              <w:r w:rsidRPr="00167CE0" w:rsidDel="00E5719A">
                <w:rPr>
                  <w:b/>
                  <w:bCs/>
                  <w:color w:val="000000"/>
                  <w:sz w:val="28"/>
                  <w:szCs w:val="28"/>
                  <w:rPrChange w:id="22829" w:author="James Vu" w:date="2024-04-18T22:33:00Z">
                    <w:rPr>
                      <w:b/>
                      <w:bCs/>
                      <w:color w:val="000000"/>
                    </w:rPr>
                  </w:rPrChange>
                </w:rPr>
                <w:delText>1.185.932.492</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27071C06" w14:textId="7F67F9BF" w:rsidR="00421081" w:rsidRPr="00167CE0" w:rsidDel="00E5719A" w:rsidRDefault="00421081">
            <w:pPr>
              <w:widowControl w:val="0"/>
              <w:spacing w:before="120" w:after="120"/>
              <w:jc w:val="both"/>
              <w:rPr>
                <w:del w:id="22830" w:author="James Vu" w:date="2024-04-18T23:27:00Z"/>
                <w:b/>
                <w:bCs/>
                <w:color w:val="000000"/>
                <w:sz w:val="28"/>
                <w:szCs w:val="28"/>
                <w:rPrChange w:id="22831" w:author="James Vu" w:date="2024-04-18T22:33:00Z">
                  <w:rPr>
                    <w:del w:id="22832" w:author="James Vu" w:date="2024-04-18T23:27:00Z"/>
                    <w:b/>
                    <w:bCs/>
                    <w:color w:val="000000"/>
                  </w:rPr>
                </w:rPrChange>
              </w:rPr>
              <w:pPrChange w:id="22833" w:author="James Vu" w:date="2024-04-18T22:33:00Z">
                <w:pPr>
                  <w:widowControl w:val="0"/>
                  <w:spacing w:before="120" w:after="120"/>
                  <w:jc w:val="right"/>
                </w:pPr>
              </w:pPrChange>
            </w:pPr>
            <w:del w:id="22834" w:author="James Vu" w:date="2024-04-18T23:27:00Z">
              <w:r w:rsidRPr="00167CE0" w:rsidDel="00E5719A">
                <w:rPr>
                  <w:b/>
                  <w:bCs/>
                  <w:color w:val="000000"/>
                  <w:sz w:val="28"/>
                  <w:szCs w:val="28"/>
                  <w:rPrChange w:id="22835" w:author="James Vu" w:date="2024-04-18T22:33:00Z">
                    <w:rPr>
                      <w:b/>
                      <w:bCs/>
                      <w:color w:val="000000"/>
                    </w:rPr>
                  </w:rPrChange>
                </w:rPr>
                <w:delText>94.874.600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6CAD9BC" w14:textId="36401A0A" w:rsidR="00421081" w:rsidRPr="00167CE0" w:rsidDel="00E5719A" w:rsidRDefault="00421081">
            <w:pPr>
              <w:widowControl w:val="0"/>
              <w:spacing w:before="120" w:after="120"/>
              <w:jc w:val="both"/>
              <w:rPr>
                <w:del w:id="22836" w:author="James Vu" w:date="2024-04-18T23:27:00Z"/>
                <w:b/>
                <w:bCs/>
                <w:color w:val="000000"/>
                <w:sz w:val="28"/>
                <w:szCs w:val="28"/>
                <w:rPrChange w:id="22837" w:author="James Vu" w:date="2024-04-18T22:33:00Z">
                  <w:rPr>
                    <w:del w:id="22838" w:author="James Vu" w:date="2024-04-18T23:27:00Z"/>
                    <w:b/>
                    <w:bCs/>
                    <w:color w:val="000000"/>
                  </w:rPr>
                </w:rPrChange>
              </w:rPr>
              <w:pPrChange w:id="22839" w:author="James Vu" w:date="2024-04-18T22:33:00Z">
                <w:pPr>
                  <w:widowControl w:val="0"/>
                  <w:spacing w:before="120" w:after="120"/>
                  <w:jc w:val="right"/>
                </w:pPr>
              </w:pPrChange>
            </w:pPr>
            <w:del w:id="22840" w:author="James Vu" w:date="2024-04-18T23:27:00Z">
              <w:r w:rsidRPr="00167CE0" w:rsidDel="00E5719A">
                <w:rPr>
                  <w:b/>
                  <w:bCs/>
                  <w:color w:val="000000"/>
                  <w:sz w:val="28"/>
                  <w:szCs w:val="28"/>
                  <w:rPrChange w:id="22841" w:author="James Vu" w:date="2024-04-18T22:33:00Z">
                    <w:rPr>
                      <w:b/>
                      <w:bCs/>
                      <w:color w:val="000000"/>
                    </w:rPr>
                  </w:rPrChange>
                </w:rPr>
                <w:delText>1.280.807.092</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F0FED0B" w14:textId="5FCA2CE1" w:rsidR="00421081" w:rsidRPr="00167CE0" w:rsidDel="00E5719A" w:rsidRDefault="00421081">
            <w:pPr>
              <w:widowControl w:val="0"/>
              <w:spacing w:before="120" w:after="120"/>
              <w:jc w:val="both"/>
              <w:rPr>
                <w:del w:id="22842" w:author="James Vu" w:date="2024-04-18T23:27:00Z"/>
                <w:sz w:val="28"/>
                <w:szCs w:val="28"/>
                <w:rPrChange w:id="22843" w:author="James Vu" w:date="2024-04-18T22:33:00Z">
                  <w:rPr>
                    <w:del w:id="22844" w:author="James Vu" w:date="2024-04-18T23:27:00Z"/>
                  </w:rPr>
                </w:rPrChange>
              </w:rPr>
              <w:pPrChange w:id="22845" w:author="James Vu" w:date="2024-04-18T22:33:00Z">
                <w:pPr>
                  <w:widowControl w:val="0"/>
                  <w:spacing w:before="120" w:after="120"/>
                </w:pPr>
              </w:pPrChange>
            </w:pPr>
            <w:del w:id="22846" w:author="James Vu" w:date="2024-04-18T23:27:00Z">
              <w:r w:rsidRPr="00167CE0" w:rsidDel="00E5719A">
                <w:rPr>
                  <w:sz w:val="28"/>
                  <w:szCs w:val="28"/>
                  <w:rPrChange w:id="22847" w:author="James Vu" w:date="2024-04-18T22:33:00Z">
                    <w:rPr/>
                  </w:rPrChange>
                </w:rPr>
                <w:delText> </w:delText>
              </w:r>
            </w:del>
          </w:p>
        </w:tc>
      </w:tr>
      <w:tr w:rsidR="002D5FBD" w:rsidRPr="00167CE0" w:rsidDel="00E5719A" w14:paraId="17EDD638" w14:textId="7A3F6D30" w:rsidTr="006138EB">
        <w:trPr>
          <w:del w:id="22848"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FEA4E39" w14:textId="77905393" w:rsidR="00421081" w:rsidRPr="00167CE0" w:rsidDel="00E5719A" w:rsidRDefault="00421081">
            <w:pPr>
              <w:widowControl w:val="0"/>
              <w:spacing w:before="120" w:after="120"/>
              <w:jc w:val="both"/>
              <w:rPr>
                <w:del w:id="22849" w:author="James Vu" w:date="2024-04-18T23:27:00Z"/>
                <w:b/>
                <w:bCs/>
                <w:color w:val="000000"/>
                <w:sz w:val="28"/>
                <w:szCs w:val="28"/>
                <w:rPrChange w:id="22850" w:author="James Vu" w:date="2024-04-18T22:33:00Z">
                  <w:rPr>
                    <w:del w:id="22851" w:author="James Vu" w:date="2024-04-18T23:27:00Z"/>
                    <w:b/>
                    <w:bCs/>
                    <w:color w:val="000000"/>
                  </w:rPr>
                </w:rPrChange>
              </w:rPr>
              <w:pPrChange w:id="22852" w:author="James Vu" w:date="2024-04-18T22:33:00Z">
                <w:pPr>
                  <w:widowControl w:val="0"/>
                  <w:spacing w:before="120" w:after="120"/>
                  <w:jc w:val="center"/>
                </w:pPr>
              </w:pPrChange>
            </w:pPr>
            <w:del w:id="22853" w:author="James Vu" w:date="2024-04-18T23:27:00Z">
              <w:r w:rsidRPr="00167CE0" w:rsidDel="00E5719A">
                <w:rPr>
                  <w:b/>
                  <w:bCs/>
                  <w:color w:val="000000"/>
                  <w:sz w:val="28"/>
                  <w:szCs w:val="28"/>
                  <w:rPrChange w:id="22854" w:author="James Vu" w:date="2024-04-18T22:33:00Z">
                    <w:rPr>
                      <w:b/>
                      <w:bCs/>
                      <w:color w:val="000000"/>
                    </w:rPr>
                  </w:rPrChange>
                </w:rPr>
                <w:delText>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AC7BBBF" w14:textId="029CD7C9" w:rsidR="00421081" w:rsidRPr="00167CE0" w:rsidDel="00E5719A" w:rsidRDefault="00421081">
            <w:pPr>
              <w:widowControl w:val="0"/>
              <w:spacing w:before="120" w:after="120"/>
              <w:jc w:val="both"/>
              <w:rPr>
                <w:del w:id="22855" w:author="James Vu" w:date="2024-04-18T23:27:00Z"/>
                <w:b/>
                <w:bCs/>
                <w:color w:val="000000"/>
                <w:sz w:val="28"/>
                <w:szCs w:val="28"/>
                <w:rPrChange w:id="22856" w:author="James Vu" w:date="2024-04-18T22:33:00Z">
                  <w:rPr>
                    <w:del w:id="22857" w:author="James Vu" w:date="2024-04-18T23:27:00Z"/>
                    <w:b/>
                    <w:bCs/>
                    <w:color w:val="000000"/>
                  </w:rPr>
                </w:rPrChange>
              </w:rPr>
              <w:pPrChange w:id="22858" w:author="James Vu" w:date="2024-04-18T22:33:00Z">
                <w:pPr>
                  <w:widowControl w:val="0"/>
                  <w:spacing w:before="120" w:after="120"/>
                </w:pPr>
              </w:pPrChange>
            </w:pPr>
            <w:del w:id="22859" w:author="James Vu" w:date="2024-04-18T23:27:00Z">
              <w:r w:rsidRPr="00167CE0" w:rsidDel="00E5719A">
                <w:rPr>
                  <w:b/>
                  <w:bCs/>
                  <w:color w:val="000000"/>
                  <w:sz w:val="28"/>
                  <w:szCs w:val="28"/>
                  <w:rPrChange w:id="22860" w:author="James Vu" w:date="2024-04-18T22:33:00Z">
                    <w:rPr>
                      <w:b/>
                      <w:bCs/>
                      <w:color w:val="000000"/>
                    </w:rPr>
                  </w:rPrChange>
                </w:rPr>
                <w:delText>Lựa chọn nhà thầu tư vấn Quản lý dự án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6B7A5C76" w14:textId="560EF5E3" w:rsidR="00421081" w:rsidRPr="00167CE0" w:rsidDel="00E5719A" w:rsidRDefault="00421081">
            <w:pPr>
              <w:widowControl w:val="0"/>
              <w:spacing w:before="120" w:after="120"/>
              <w:jc w:val="both"/>
              <w:rPr>
                <w:del w:id="22861" w:author="James Vu" w:date="2024-04-18T23:27:00Z"/>
                <w:i/>
                <w:iCs/>
                <w:color w:val="000000"/>
                <w:sz w:val="28"/>
                <w:szCs w:val="28"/>
                <w:rPrChange w:id="22862" w:author="James Vu" w:date="2024-04-18T22:33:00Z">
                  <w:rPr>
                    <w:del w:id="22863" w:author="James Vu" w:date="2024-04-18T23:27:00Z"/>
                    <w:i/>
                    <w:iCs/>
                    <w:color w:val="000000"/>
                  </w:rPr>
                </w:rPrChange>
              </w:rPr>
              <w:pPrChange w:id="22864"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5039FF0C" w14:textId="16FBE454" w:rsidR="00421081" w:rsidRPr="00167CE0" w:rsidDel="00E5719A" w:rsidRDefault="00421081">
            <w:pPr>
              <w:widowControl w:val="0"/>
              <w:spacing w:before="120" w:after="120"/>
              <w:jc w:val="both"/>
              <w:rPr>
                <w:del w:id="22865" w:author="James Vu" w:date="2024-04-18T23:27:00Z"/>
                <w:i/>
                <w:iCs/>
                <w:sz w:val="28"/>
                <w:szCs w:val="28"/>
                <w:rPrChange w:id="22866" w:author="James Vu" w:date="2024-04-18T22:33:00Z">
                  <w:rPr>
                    <w:del w:id="22867" w:author="James Vu" w:date="2024-04-18T23:27:00Z"/>
                    <w:i/>
                    <w:iCs/>
                  </w:rPr>
                </w:rPrChange>
              </w:rPr>
              <w:pPrChange w:id="22868"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BFA43A7" w14:textId="58733358" w:rsidR="00421081" w:rsidRPr="00167CE0" w:rsidDel="00E5719A" w:rsidRDefault="00421081">
            <w:pPr>
              <w:widowControl w:val="0"/>
              <w:spacing w:before="120" w:after="120"/>
              <w:jc w:val="both"/>
              <w:rPr>
                <w:del w:id="22869" w:author="James Vu" w:date="2024-04-18T23:27:00Z"/>
                <w:i/>
                <w:iCs/>
                <w:color w:val="000000"/>
                <w:sz w:val="28"/>
                <w:szCs w:val="28"/>
                <w:rPrChange w:id="22870" w:author="James Vu" w:date="2024-04-18T22:33:00Z">
                  <w:rPr>
                    <w:del w:id="22871" w:author="James Vu" w:date="2024-04-18T23:27:00Z"/>
                    <w:i/>
                    <w:iCs/>
                    <w:color w:val="000000"/>
                  </w:rPr>
                </w:rPrChange>
              </w:rPr>
              <w:pPrChange w:id="22872"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B0244C5" w14:textId="60418224" w:rsidR="00421081" w:rsidRPr="00167CE0" w:rsidDel="00E5719A" w:rsidRDefault="00421081">
            <w:pPr>
              <w:widowControl w:val="0"/>
              <w:spacing w:before="120" w:after="120"/>
              <w:jc w:val="both"/>
              <w:rPr>
                <w:del w:id="22873" w:author="James Vu" w:date="2024-04-18T23:27:00Z"/>
                <w:b/>
                <w:bCs/>
                <w:color w:val="000000"/>
                <w:sz w:val="28"/>
                <w:szCs w:val="28"/>
                <w:rPrChange w:id="22874" w:author="James Vu" w:date="2024-04-18T22:33:00Z">
                  <w:rPr>
                    <w:del w:id="22875" w:author="James Vu" w:date="2024-04-18T23:27:00Z"/>
                    <w:b/>
                    <w:bCs/>
                    <w:color w:val="000000"/>
                  </w:rPr>
                </w:rPrChange>
              </w:rPr>
              <w:pPrChange w:id="22876" w:author="James Vu" w:date="2024-04-18T22:33:00Z">
                <w:pPr>
                  <w:widowControl w:val="0"/>
                  <w:spacing w:before="120" w:after="120"/>
                  <w:jc w:val="right"/>
                </w:pPr>
              </w:pPrChange>
            </w:pPr>
            <w:del w:id="22877" w:author="James Vu" w:date="2024-04-18T23:27:00Z">
              <w:r w:rsidRPr="00167CE0" w:rsidDel="00E5719A">
                <w:rPr>
                  <w:b/>
                  <w:bCs/>
                  <w:color w:val="000000"/>
                  <w:sz w:val="28"/>
                  <w:szCs w:val="28"/>
                  <w:rPrChange w:id="22878" w:author="James Vu" w:date="2024-04-18T22:33:00Z">
                    <w:rPr>
                      <w:b/>
                      <w:bCs/>
                      <w:color w:val="000000"/>
                    </w:rPr>
                  </w:rPrChange>
                </w:rPr>
                <w:delText>11.000.000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11151103" w14:textId="1730C13B" w:rsidR="00421081" w:rsidRPr="00167CE0" w:rsidDel="00E5719A" w:rsidRDefault="00421081">
            <w:pPr>
              <w:widowControl w:val="0"/>
              <w:spacing w:before="120" w:after="120"/>
              <w:jc w:val="both"/>
              <w:rPr>
                <w:del w:id="22879" w:author="James Vu" w:date="2024-04-18T23:27:00Z"/>
                <w:b/>
                <w:bCs/>
                <w:color w:val="000000"/>
                <w:sz w:val="28"/>
                <w:szCs w:val="28"/>
                <w:rPrChange w:id="22880" w:author="James Vu" w:date="2024-04-18T22:33:00Z">
                  <w:rPr>
                    <w:del w:id="22881" w:author="James Vu" w:date="2024-04-18T23:27:00Z"/>
                    <w:b/>
                    <w:bCs/>
                    <w:color w:val="000000"/>
                  </w:rPr>
                </w:rPrChange>
              </w:rPr>
              <w:pPrChange w:id="22882" w:author="James Vu" w:date="2024-04-18T22:33:00Z">
                <w:pPr>
                  <w:widowControl w:val="0"/>
                  <w:spacing w:before="120" w:after="120"/>
                  <w:jc w:val="right"/>
                </w:pPr>
              </w:pPrChange>
            </w:pPr>
            <w:del w:id="22883" w:author="James Vu" w:date="2024-04-18T23:27:00Z">
              <w:r w:rsidRPr="00167CE0" w:rsidDel="00E5719A">
                <w:rPr>
                  <w:b/>
                  <w:bCs/>
                  <w:color w:val="000000"/>
                  <w:sz w:val="28"/>
                  <w:szCs w:val="28"/>
                  <w:rPrChange w:id="22884" w:author="James Vu" w:date="2024-04-18T22:33:00Z">
                    <w:rPr>
                      <w:b/>
                      <w:bCs/>
                      <w:color w:val="000000"/>
                    </w:rPr>
                  </w:rPrChange>
                </w:rPr>
                <w:delText>880.000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03A5297" w14:textId="5A7F4212" w:rsidR="00421081" w:rsidRPr="00167CE0" w:rsidDel="00E5719A" w:rsidRDefault="00421081">
            <w:pPr>
              <w:widowControl w:val="0"/>
              <w:spacing w:before="120" w:after="120"/>
              <w:jc w:val="both"/>
              <w:rPr>
                <w:del w:id="22885" w:author="James Vu" w:date="2024-04-18T23:27:00Z"/>
                <w:b/>
                <w:bCs/>
                <w:color w:val="000000"/>
                <w:sz w:val="28"/>
                <w:szCs w:val="28"/>
                <w:rPrChange w:id="22886" w:author="James Vu" w:date="2024-04-18T22:33:00Z">
                  <w:rPr>
                    <w:del w:id="22887" w:author="James Vu" w:date="2024-04-18T23:27:00Z"/>
                    <w:b/>
                    <w:bCs/>
                    <w:color w:val="000000"/>
                  </w:rPr>
                </w:rPrChange>
              </w:rPr>
              <w:pPrChange w:id="22888" w:author="James Vu" w:date="2024-04-18T22:33:00Z">
                <w:pPr>
                  <w:widowControl w:val="0"/>
                  <w:spacing w:before="120" w:after="120"/>
                  <w:jc w:val="right"/>
                </w:pPr>
              </w:pPrChange>
            </w:pPr>
            <w:del w:id="22889" w:author="James Vu" w:date="2024-04-18T23:27:00Z">
              <w:r w:rsidRPr="00167CE0" w:rsidDel="00E5719A">
                <w:rPr>
                  <w:b/>
                  <w:bCs/>
                  <w:color w:val="000000"/>
                  <w:sz w:val="28"/>
                  <w:szCs w:val="28"/>
                  <w:rPrChange w:id="22890" w:author="James Vu" w:date="2024-04-18T22:33:00Z">
                    <w:rPr>
                      <w:b/>
                      <w:bCs/>
                      <w:color w:val="000000"/>
                    </w:rPr>
                  </w:rPrChange>
                </w:rPr>
                <w:delText>11.880.000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087F5508" w14:textId="7E78C58B" w:rsidR="00421081" w:rsidRPr="00167CE0" w:rsidDel="00E5719A" w:rsidRDefault="00421081">
            <w:pPr>
              <w:widowControl w:val="0"/>
              <w:spacing w:before="120" w:after="120"/>
              <w:jc w:val="both"/>
              <w:rPr>
                <w:del w:id="22891" w:author="James Vu" w:date="2024-04-18T23:27:00Z"/>
                <w:sz w:val="28"/>
                <w:szCs w:val="28"/>
                <w:rPrChange w:id="22892" w:author="James Vu" w:date="2024-04-18T22:33:00Z">
                  <w:rPr>
                    <w:del w:id="22893" w:author="James Vu" w:date="2024-04-18T23:27:00Z"/>
                  </w:rPr>
                </w:rPrChange>
              </w:rPr>
              <w:pPrChange w:id="22894" w:author="James Vu" w:date="2024-04-18T22:33:00Z">
                <w:pPr>
                  <w:widowControl w:val="0"/>
                  <w:spacing w:before="120" w:after="120"/>
                </w:pPr>
              </w:pPrChange>
            </w:pPr>
            <w:del w:id="22895" w:author="James Vu" w:date="2024-04-18T23:27:00Z">
              <w:r w:rsidRPr="00167CE0" w:rsidDel="00E5719A">
                <w:rPr>
                  <w:sz w:val="28"/>
                  <w:szCs w:val="28"/>
                  <w:rPrChange w:id="22896" w:author="James Vu" w:date="2024-04-18T22:33:00Z">
                    <w:rPr/>
                  </w:rPrChange>
                </w:rPr>
                <w:delText> </w:delText>
              </w:r>
            </w:del>
          </w:p>
        </w:tc>
      </w:tr>
      <w:tr w:rsidR="002D5FBD" w:rsidRPr="00167CE0" w:rsidDel="00E5719A" w14:paraId="2352EF40" w14:textId="59F2727C" w:rsidTr="006138EB">
        <w:trPr>
          <w:del w:id="22897"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A3FF2AB" w14:textId="12C1CA6F" w:rsidR="006138EB" w:rsidRPr="00167CE0" w:rsidDel="00E5719A" w:rsidRDefault="006138EB">
            <w:pPr>
              <w:widowControl w:val="0"/>
              <w:spacing w:before="120" w:after="120"/>
              <w:jc w:val="both"/>
              <w:rPr>
                <w:del w:id="22898" w:author="James Vu" w:date="2024-04-18T23:27:00Z"/>
                <w:b/>
                <w:bCs/>
                <w:color w:val="000000"/>
                <w:sz w:val="28"/>
                <w:szCs w:val="28"/>
                <w:rPrChange w:id="22899" w:author="James Vu" w:date="2024-04-18T22:33:00Z">
                  <w:rPr>
                    <w:del w:id="22900" w:author="James Vu" w:date="2024-04-18T23:27:00Z"/>
                    <w:b/>
                    <w:bCs/>
                    <w:color w:val="000000"/>
                  </w:rPr>
                </w:rPrChange>
              </w:rPr>
              <w:pPrChange w:id="22901" w:author="James Vu" w:date="2024-04-18T22:33:00Z">
                <w:pPr>
                  <w:widowControl w:val="0"/>
                  <w:spacing w:before="120" w:after="120"/>
                  <w:jc w:val="center"/>
                </w:pPr>
              </w:pPrChange>
            </w:pPr>
            <w:del w:id="22902" w:author="James Vu" w:date="2024-04-18T23:27:00Z">
              <w:r w:rsidRPr="00167CE0" w:rsidDel="00E5719A">
                <w:rPr>
                  <w:b/>
                  <w:bCs/>
                  <w:color w:val="000000"/>
                  <w:sz w:val="28"/>
                  <w:szCs w:val="28"/>
                  <w:rPrChange w:id="22903" w:author="James Vu" w:date="2024-04-18T22:33:00Z">
                    <w:rPr>
                      <w:b/>
                      <w:bCs/>
                      <w:color w:val="000000"/>
                    </w:rPr>
                  </w:rPrChange>
                </w:rPr>
                <w:delText>1.1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224D592C" w14:textId="504B15B3" w:rsidR="006138EB" w:rsidRPr="00167CE0" w:rsidDel="00E5719A" w:rsidRDefault="006138EB">
            <w:pPr>
              <w:widowControl w:val="0"/>
              <w:spacing w:before="120" w:after="120"/>
              <w:jc w:val="both"/>
              <w:rPr>
                <w:del w:id="22904" w:author="James Vu" w:date="2024-04-18T23:27:00Z"/>
                <w:b/>
                <w:bCs/>
                <w:color w:val="000000"/>
                <w:sz w:val="28"/>
                <w:szCs w:val="28"/>
                <w:rPrChange w:id="22905" w:author="James Vu" w:date="2024-04-18T22:33:00Z">
                  <w:rPr>
                    <w:del w:id="22906" w:author="James Vu" w:date="2024-04-18T23:27:00Z"/>
                    <w:b/>
                    <w:bCs/>
                    <w:color w:val="000000"/>
                  </w:rPr>
                </w:rPrChange>
              </w:rPr>
              <w:pPrChange w:id="22907" w:author="James Vu" w:date="2024-04-18T22:33:00Z">
                <w:pPr>
                  <w:widowControl w:val="0"/>
                  <w:spacing w:before="120" w:after="120"/>
                </w:pPr>
              </w:pPrChange>
            </w:pPr>
            <w:del w:id="22908" w:author="James Vu" w:date="2024-04-18T23:27:00Z">
              <w:r w:rsidRPr="00167CE0" w:rsidDel="00E5719A">
                <w:rPr>
                  <w:b/>
                  <w:bCs/>
                  <w:color w:val="000000"/>
                  <w:sz w:val="28"/>
                  <w:szCs w:val="28"/>
                  <w:rPrChange w:id="22909" w:author="James Vu" w:date="2024-04-18T22:33:00Z">
                    <w:rPr>
                      <w:b/>
                      <w:bCs/>
                      <w:color w:val="000000"/>
                    </w:rPr>
                  </w:rPrChange>
                </w:rPr>
                <w:delText>Lập hồ sơ mời thầu, đánh giá hồ sơ dự thầu (lựa chọn nhà thầu tư vấn Quản lý dự án)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0C62B8AA" w14:textId="7F12E0A5" w:rsidR="006138EB" w:rsidRPr="00167CE0" w:rsidDel="00E5719A" w:rsidRDefault="006138EB">
            <w:pPr>
              <w:widowControl w:val="0"/>
              <w:spacing w:before="120" w:after="120"/>
              <w:jc w:val="both"/>
              <w:rPr>
                <w:del w:id="22910" w:author="James Vu" w:date="2024-04-18T23:27:00Z"/>
                <w:b/>
                <w:bCs/>
                <w:color w:val="000000"/>
                <w:sz w:val="28"/>
                <w:szCs w:val="28"/>
                <w:rPrChange w:id="22911" w:author="James Vu" w:date="2024-04-18T22:33:00Z">
                  <w:rPr>
                    <w:del w:id="22912" w:author="James Vu" w:date="2024-04-18T23:27:00Z"/>
                    <w:b/>
                    <w:bCs/>
                    <w:color w:val="000000"/>
                  </w:rPr>
                </w:rPrChange>
              </w:rPr>
              <w:pPrChange w:id="22913" w:author="James Vu" w:date="2024-04-18T22:33:00Z">
                <w:pPr>
                  <w:widowControl w:val="0"/>
                  <w:spacing w:before="120" w:after="120"/>
                  <w:jc w:val="center"/>
                </w:pPr>
              </w:pPrChange>
            </w:pPr>
            <w:del w:id="22914" w:author="James Vu" w:date="2024-04-18T23:27:00Z">
              <w:r w:rsidRPr="00167CE0" w:rsidDel="00E5719A">
                <w:rPr>
                  <w:b/>
                  <w:bCs/>
                  <w:color w:val="000000"/>
                  <w:sz w:val="28"/>
                  <w:szCs w:val="28"/>
                  <w:rPrChange w:id="22915" w:author="James Vu" w:date="2024-04-18T22:33:00Z">
                    <w:rPr>
                      <w:b/>
                      <w:bCs/>
                      <w:color w:val="000000"/>
                    </w:rPr>
                  </w:rPrChange>
                </w:rPr>
                <w:delText>0,2000%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25316C4" w14:textId="4B1277F5" w:rsidR="006138EB" w:rsidRPr="00167CE0" w:rsidDel="00E5719A" w:rsidRDefault="006138EB">
            <w:pPr>
              <w:widowControl w:val="0"/>
              <w:spacing w:before="120" w:after="120"/>
              <w:jc w:val="both"/>
              <w:rPr>
                <w:del w:id="22916" w:author="James Vu" w:date="2024-04-18T23:27:00Z"/>
                <w:b/>
                <w:bCs/>
                <w:color w:val="000000"/>
                <w:sz w:val="28"/>
                <w:szCs w:val="28"/>
                <w:rPrChange w:id="22917" w:author="James Vu" w:date="2024-04-18T22:33:00Z">
                  <w:rPr>
                    <w:del w:id="22918" w:author="James Vu" w:date="2024-04-18T23:27:00Z"/>
                    <w:b/>
                    <w:bCs/>
                    <w:color w:val="000000"/>
                  </w:rPr>
                </w:rPrChange>
              </w:rPr>
              <w:pPrChange w:id="22919" w:author="James Vu" w:date="2024-04-18T22:33:00Z">
                <w:pPr>
                  <w:widowControl w:val="0"/>
                  <w:spacing w:before="120" w:after="120"/>
                  <w:jc w:val="center"/>
                </w:pPr>
              </w:pPrChange>
            </w:pPr>
            <w:del w:id="22920" w:author="James Vu" w:date="2024-04-18T23:27:00Z">
              <w:r w:rsidRPr="00167CE0" w:rsidDel="00E5719A">
                <w:rPr>
                  <w:b/>
                  <w:bCs/>
                  <w:color w:val="000000"/>
                  <w:sz w:val="28"/>
                  <w:szCs w:val="28"/>
                  <w:rPrChange w:id="22921" w:author="James Vu" w:date="2024-04-18T22:33:00Z">
                    <w:rPr>
                      <w:b/>
                      <w:bCs/>
                      <w:color w:val="000000"/>
                    </w:rPr>
                  </w:rPrChange>
                </w:rPr>
                <w:delText>x 2 x G</w:delText>
              </w:r>
              <w:r w:rsidRPr="00167CE0" w:rsidDel="00E5719A">
                <w:rPr>
                  <w:b/>
                  <w:bCs/>
                  <w:color w:val="000000"/>
                  <w:sz w:val="28"/>
                  <w:szCs w:val="28"/>
                  <w:vertAlign w:val="subscript"/>
                  <w:rPrChange w:id="22922" w:author="James Vu" w:date="2024-04-18T22:33:00Z">
                    <w:rPr>
                      <w:b/>
                      <w:bCs/>
                      <w:color w:val="000000"/>
                      <w:vertAlign w:val="subscript"/>
                    </w:rPr>
                  </w:rPrChange>
                </w:rPr>
                <w:delText>QL</w:delText>
              </w:r>
              <w:r w:rsidRPr="00167CE0" w:rsidDel="00E5719A">
                <w:rPr>
                  <w:b/>
                  <w:bCs/>
                  <w:color w:val="000000"/>
                  <w:sz w:val="28"/>
                  <w:szCs w:val="28"/>
                  <w:rPrChange w:id="22923" w:author="James Vu" w:date="2024-04-18T22:33:00Z">
                    <w:rPr>
                      <w:b/>
                      <w:bCs/>
                      <w:color w:val="000000"/>
                    </w:rPr>
                  </w:rPrChange>
                </w:rPr>
                <w:delText xml:space="preserve"> (Sau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89D4236" w14:textId="31E6664B" w:rsidR="006138EB" w:rsidRPr="00167CE0" w:rsidDel="00E5719A" w:rsidRDefault="006138EB">
            <w:pPr>
              <w:widowControl w:val="0"/>
              <w:spacing w:before="120" w:after="120"/>
              <w:jc w:val="both"/>
              <w:rPr>
                <w:del w:id="22924" w:author="James Vu" w:date="2024-04-18T23:27:00Z"/>
                <w:b/>
                <w:bCs/>
                <w:color w:val="000000"/>
                <w:sz w:val="28"/>
                <w:szCs w:val="28"/>
                <w:rPrChange w:id="22925" w:author="James Vu" w:date="2024-04-18T22:33:00Z">
                  <w:rPr>
                    <w:del w:id="22926" w:author="James Vu" w:date="2024-04-18T23:27:00Z"/>
                    <w:b/>
                    <w:bCs/>
                    <w:color w:val="000000"/>
                  </w:rPr>
                </w:rPrChange>
              </w:rPr>
              <w:pPrChange w:id="22927" w:author="James Vu" w:date="2024-04-18T22:33:00Z">
                <w:pPr>
                  <w:widowControl w:val="0"/>
                  <w:spacing w:before="120" w:after="120"/>
                  <w:jc w:val="center"/>
                </w:pPr>
              </w:pPrChange>
            </w:pPr>
            <w:del w:id="22928" w:author="James Vu" w:date="2024-04-18T23:27:00Z">
              <w:r w:rsidRPr="00167CE0" w:rsidDel="00E5719A">
                <w:rPr>
                  <w:b/>
                  <w:bCs/>
                  <w:color w:val="000000"/>
                  <w:sz w:val="28"/>
                  <w:szCs w:val="28"/>
                  <w:rPrChange w:id="22929" w:author="James Vu" w:date="2024-04-18T22:33:00Z">
                    <w:rPr>
                      <w:b/>
                      <w:bCs/>
                      <w:color w:val="000000"/>
                    </w:rPr>
                  </w:rPrChange>
                </w:rPr>
                <w:delText>576.368.993</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1401BF67" w14:textId="62EDE286" w:rsidR="006138EB" w:rsidRPr="00167CE0" w:rsidDel="00E5719A" w:rsidRDefault="006138EB">
            <w:pPr>
              <w:widowControl w:val="0"/>
              <w:spacing w:before="120" w:after="120"/>
              <w:jc w:val="both"/>
              <w:rPr>
                <w:del w:id="22930" w:author="James Vu" w:date="2024-04-18T23:27:00Z"/>
                <w:b/>
                <w:bCs/>
                <w:color w:val="000000"/>
                <w:sz w:val="28"/>
                <w:szCs w:val="28"/>
                <w:rPrChange w:id="22931" w:author="James Vu" w:date="2024-04-18T22:33:00Z">
                  <w:rPr>
                    <w:del w:id="22932" w:author="James Vu" w:date="2024-04-18T23:27:00Z"/>
                    <w:b/>
                    <w:bCs/>
                    <w:color w:val="000000"/>
                  </w:rPr>
                </w:rPrChange>
              </w:rPr>
              <w:pPrChange w:id="22933" w:author="James Vu" w:date="2024-04-18T22:33:00Z">
                <w:pPr>
                  <w:widowControl w:val="0"/>
                  <w:spacing w:before="120" w:after="120"/>
                  <w:jc w:val="right"/>
                </w:pPr>
              </w:pPrChange>
            </w:pPr>
            <w:del w:id="22934" w:author="James Vu" w:date="2024-04-18T23:27:00Z">
              <w:r w:rsidRPr="00167CE0" w:rsidDel="00E5719A">
                <w:rPr>
                  <w:b/>
                  <w:bCs/>
                  <w:color w:val="000000"/>
                  <w:sz w:val="28"/>
                  <w:szCs w:val="28"/>
                  <w:rPrChange w:id="22935" w:author="James Vu" w:date="2024-04-18T22:33:00Z">
                    <w:rPr>
                      <w:b/>
                      <w:bCs/>
                      <w:color w:val="000000"/>
                    </w:rPr>
                  </w:rPrChange>
                </w:rPr>
                <w:delText>6.000.000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22188539" w14:textId="446D6397" w:rsidR="006138EB" w:rsidRPr="00167CE0" w:rsidDel="00E5719A" w:rsidRDefault="006138EB">
            <w:pPr>
              <w:widowControl w:val="0"/>
              <w:spacing w:before="120" w:after="120"/>
              <w:jc w:val="both"/>
              <w:rPr>
                <w:del w:id="22936" w:author="James Vu" w:date="2024-04-18T23:27:00Z"/>
                <w:b/>
                <w:bCs/>
                <w:color w:val="000000"/>
                <w:sz w:val="28"/>
                <w:szCs w:val="28"/>
                <w:rPrChange w:id="22937" w:author="James Vu" w:date="2024-04-18T22:33:00Z">
                  <w:rPr>
                    <w:del w:id="22938" w:author="James Vu" w:date="2024-04-18T23:27:00Z"/>
                    <w:b/>
                    <w:bCs/>
                    <w:color w:val="000000"/>
                  </w:rPr>
                </w:rPrChange>
              </w:rPr>
              <w:pPrChange w:id="22939" w:author="James Vu" w:date="2024-04-18T22:33:00Z">
                <w:pPr>
                  <w:widowControl w:val="0"/>
                  <w:spacing w:before="120" w:after="120"/>
                  <w:jc w:val="right"/>
                </w:pPr>
              </w:pPrChange>
            </w:pPr>
            <w:del w:id="22940" w:author="James Vu" w:date="2024-04-18T23:27:00Z">
              <w:r w:rsidRPr="00167CE0" w:rsidDel="00E5719A">
                <w:rPr>
                  <w:b/>
                  <w:bCs/>
                  <w:color w:val="000000"/>
                  <w:sz w:val="28"/>
                  <w:szCs w:val="28"/>
                  <w:rPrChange w:id="22941" w:author="James Vu" w:date="2024-04-18T22:33:00Z">
                    <w:rPr>
                      <w:b/>
                      <w:bCs/>
                      <w:color w:val="000000"/>
                    </w:rPr>
                  </w:rPrChange>
                </w:rPr>
                <w:delText>480.000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21BB9508" w14:textId="160EF518" w:rsidR="006138EB" w:rsidRPr="00167CE0" w:rsidDel="00E5719A" w:rsidRDefault="006138EB">
            <w:pPr>
              <w:widowControl w:val="0"/>
              <w:spacing w:before="120" w:after="120"/>
              <w:jc w:val="both"/>
              <w:rPr>
                <w:del w:id="22942" w:author="James Vu" w:date="2024-04-18T23:27:00Z"/>
                <w:b/>
                <w:bCs/>
                <w:color w:val="000000"/>
                <w:sz w:val="28"/>
                <w:szCs w:val="28"/>
                <w:rPrChange w:id="22943" w:author="James Vu" w:date="2024-04-18T22:33:00Z">
                  <w:rPr>
                    <w:del w:id="22944" w:author="James Vu" w:date="2024-04-18T23:27:00Z"/>
                    <w:b/>
                    <w:bCs/>
                    <w:color w:val="000000"/>
                  </w:rPr>
                </w:rPrChange>
              </w:rPr>
              <w:pPrChange w:id="22945" w:author="James Vu" w:date="2024-04-18T22:33:00Z">
                <w:pPr>
                  <w:widowControl w:val="0"/>
                  <w:spacing w:before="120" w:after="120"/>
                  <w:jc w:val="right"/>
                </w:pPr>
              </w:pPrChange>
            </w:pPr>
            <w:del w:id="22946" w:author="James Vu" w:date="2024-04-18T23:27:00Z">
              <w:r w:rsidRPr="00167CE0" w:rsidDel="00E5719A">
                <w:rPr>
                  <w:b/>
                  <w:bCs/>
                  <w:color w:val="000000"/>
                  <w:sz w:val="28"/>
                  <w:szCs w:val="28"/>
                  <w:rPrChange w:id="22947" w:author="James Vu" w:date="2024-04-18T22:33:00Z">
                    <w:rPr>
                      <w:b/>
                      <w:bCs/>
                      <w:color w:val="000000"/>
                    </w:rPr>
                  </w:rPrChange>
                </w:rPr>
                <w:delText>6.480.000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45105A9" w14:textId="05D866F5" w:rsidR="006138EB" w:rsidRPr="00167CE0" w:rsidDel="00E5719A" w:rsidRDefault="006138EB">
            <w:pPr>
              <w:widowControl w:val="0"/>
              <w:spacing w:before="120" w:after="120"/>
              <w:jc w:val="both"/>
              <w:rPr>
                <w:del w:id="22948" w:author="James Vu" w:date="2024-04-18T23:27:00Z"/>
                <w:b/>
                <w:bCs/>
                <w:color w:val="000000"/>
                <w:sz w:val="28"/>
                <w:szCs w:val="28"/>
                <w:rPrChange w:id="22949" w:author="James Vu" w:date="2024-04-18T22:33:00Z">
                  <w:rPr>
                    <w:del w:id="22950" w:author="James Vu" w:date="2024-04-18T23:27:00Z"/>
                    <w:b/>
                    <w:bCs/>
                    <w:color w:val="000000"/>
                  </w:rPr>
                </w:rPrChange>
              </w:rPr>
              <w:pPrChange w:id="22951" w:author="James Vu" w:date="2024-04-18T22:33:00Z">
                <w:pPr>
                  <w:widowControl w:val="0"/>
                  <w:spacing w:before="120" w:after="120"/>
                </w:pPr>
              </w:pPrChange>
            </w:pPr>
            <w:del w:id="22952" w:author="James Vu" w:date="2024-04-18T23:27:00Z">
              <w:r w:rsidRPr="00167CE0" w:rsidDel="00E5719A">
                <w:rPr>
                  <w:b/>
                  <w:bCs/>
                  <w:color w:val="000000"/>
                  <w:sz w:val="28"/>
                  <w:szCs w:val="28"/>
                  <w:rPrChange w:id="22953" w:author="James Vu" w:date="2024-04-18T22:33:00Z">
                    <w:rPr>
                      <w:b/>
                      <w:bCs/>
                      <w:color w:val="000000"/>
                    </w:rPr>
                  </w:rPrChange>
                </w:rPr>
                <w:delText>Điểm c, Khoản 4 và Điểm b, Khoản 5, Điều 12 Nghị định 24/2024/NĐ-CP (Tối thiểu 3.000.000 cho mỗi hạng mục)</w:delText>
              </w:r>
            </w:del>
          </w:p>
        </w:tc>
      </w:tr>
      <w:tr w:rsidR="002D5FBD" w:rsidRPr="00167CE0" w:rsidDel="00E5719A" w14:paraId="5BCF4C6B" w14:textId="21F00B31" w:rsidTr="006138EB">
        <w:trPr>
          <w:del w:id="22954"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3FB12F56" w14:textId="4CEBDD32" w:rsidR="006138EB" w:rsidRPr="00167CE0" w:rsidDel="00E5719A" w:rsidRDefault="006138EB">
            <w:pPr>
              <w:widowControl w:val="0"/>
              <w:spacing w:before="120" w:after="120"/>
              <w:jc w:val="both"/>
              <w:rPr>
                <w:del w:id="22955" w:author="James Vu" w:date="2024-04-18T23:27:00Z"/>
                <w:b/>
                <w:bCs/>
                <w:color w:val="000000"/>
                <w:sz w:val="28"/>
                <w:szCs w:val="28"/>
                <w:rPrChange w:id="22956" w:author="James Vu" w:date="2024-04-18T22:33:00Z">
                  <w:rPr>
                    <w:del w:id="22957" w:author="James Vu" w:date="2024-04-18T23:27:00Z"/>
                    <w:b/>
                    <w:bCs/>
                    <w:color w:val="000000"/>
                  </w:rPr>
                </w:rPrChange>
              </w:rPr>
              <w:pPrChange w:id="22958" w:author="James Vu" w:date="2024-04-18T22:33:00Z">
                <w:pPr>
                  <w:widowControl w:val="0"/>
                  <w:spacing w:before="120" w:after="120"/>
                  <w:jc w:val="center"/>
                </w:pPr>
              </w:pPrChange>
            </w:pPr>
            <w:del w:id="22959" w:author="James Vu" w:date="2024-04-18T23:27:00Z">
              <w:r w:rsidRPr="00167CE0" w:rsidDel="00E5719A">
                <w:rPr>
                  <w:b/>
                  <w:bCs/>
                  <w:color w:val="000000"/>
                  <w:sz w:val="28"/>
                  <w:szCs w:val="28"/>
                  <w:rPrChange w:id="22960" w:author="James Vu" w:date="2024-04-18T22:33:00Z">
                    <w:rPr>
                      <w:b/>
                      <w:bCs/>
                      <w:color w:val="000000"/>
                    </w:rPr>
                  </w:rPrChange>
                </w:rPr>
                <w:delText>1.2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0B71BBDB" w14:textId="605EDA98" w:rsidR="006138EB" w:rsidRPr="00167CE0" w:rsidDel="00E5719A" w:rsidRDefault="006138EB">
            <w:pPr>
              <w:widowControl w:val="0"/>
              <w:spacing w:before="120" w:after="120"/>
              <w:jc w:val="both"/>
              <w:rPr>
                <w:del w:id="22961" w:author="James Vu" w:date="2024-04-18T23:27:00Z"/>
                <w:b/>
                <w:bCs/>
                <w:color w:val="000000"/>
                <w:sz w:val="28"/>
                <w:szCs w:val="28"/>
                <w:rPrChange w:id="22962" w:author="James Vu" w:date="2024-04-18T22:33:00Z">
                  <w:rPr>
                    <w:del w:id="22963" w:author="James Vu" w:date="2024-04-18T23:27:00Z"/>
                    <w:b/>
                    <w:bCs/>
                    <w:color w:val="000000"/>
                  </w:rPr>
                </w:rPrChange>
              </w:rPr>
              <w:pPrChange w:id="22964" w:author="James Vu" w:date="2024-04-18T22:33:00Z">
                <w:pPr>
                  <w:widowControl w:val="0"/>
                  <w:spacing w:before="120" w:after="120"/>
                </w:pPr>
              </w:pPrChange>
            </w:pPr>
            <w:del w:id="22965" w:author="James Vu" w:date="2024-04-18T23:27:00Z">
              <w:r w:rsidRPr="00167CE0" w:rsidDel="00E5719A">
                <w:rPr>
                  <w:b/>
                  <w:bCs/>
                  <w:color w:val="000000"/>
                  <w:sz w:val="28"/>
                  <w:szCs w:val="28"/>
                  <w:rPrChange w:id="22966" w:author="James Vu" w:date="2024-04-18T22:33:00Z">
                    <w:rPr>
                      <w:b/>
                      <w:bCs/>
                      <w:color w:val="000000"/>
                    </w:rPr>
                  </w:rPrChange>
                </w:rPr>
                <w:delText>Thẩm định hồ sơ mời thầu; Thẩm định kết quả lựa chọn nhà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5406A38" w14:textId="31F4EA5D" w:rsidR="006138EB" w:rsidRPr="00167CE0" w:rsidDel="00E5719A" w:rsidRDefault="006138EB">
            <w:pPr>
              <w:widowControl w:val="0"/>
              <w:spacing w:before="120" w:after="120"/>
              <w:jc w:val="both"/>
              <w:rPr>
                <w:del w:id="22967" w:author="James Vu" w:date="2024-04-18T23:27:00Z"/>
                <w:b/>
                <w:bCs/>
                <w:color w:val="000000"/>
                <w:sz w:val="28"/>
                <w:szCs w:val="28"/>
                <w:rPrChange w:id="22968" w:author="James Vu" w:date="2024-04-18T22:33:00Z">
                  <w:rPr>
                    <w:del w:id="22969" w:author="James Vu" w:date="2024-04-18T23:27:00Z"/>
                    <w:b/>
                    <w:bCs/>
                    <w:color w:val="000000"/>
                  </w:rPr>
                </w:rPrChange>
              </w:rPr>
              <w:pPrChange w:id="22970"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3337BFE2" w14:textId="1BCFAFE7" w:rsidR="006138EB" w:rsidRPr="00167CE0" w:rsidDel="00E5719A" w:rsidRDefault="006138EB">
            <w:pPr>
              <w:widowControl w:val="0"/>
              <w:spacing w:before="120" w:after="120"/>
              <w:jc w:val="both"/>
              <w:rPr>
                <w:del w:id="22971" w:author="James Vu" w:date="2024-04-18T23:27:00Z"/>
                <w:b/>
                <w:bCs/>
                <w:color w:val="000000"/>
                <w:sz w:val="28"/>
                <w:szCs w:val="28"/>
                <w:rPrChange w:id="22972" w:author="James Vu" w:date="2024-04-18T22:33:00Z">
                  <w:rPr>
                    <w:del w:id="22973" w:author="James Vu" w:date="2024-04-18T23:27:00Z"/>
                    <w:b/>
                    <w:bCs/>
                    <w:color w:val="000000"/>
                  </w:rPr>
                </w:rPrChange>
              </w:rPr>
              <w:pPrChange w:id="22974"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CC91D43" w14:textId="099BFAA7" w:rsidR="006138EB" w:rsidRPr="00167CE0" w:rsidDel="00E5719A" w:rsidRDefault="006138EB">
            <w:pPr>
              <w:widowControl w:val="0"/>
              <w:spacing w:before="120" w:after="120"/>
              <w:jc w:val="both"/>
              <w:rPr>
                <w:del w:id="22975" w:author="James Vu" w:date="2024-04-18T23:27:00Z"/>
                <w:b/>
                <w:bCs/>
                <w:color w:val="000000"/>
                <w:sz w:val="28"/>
                <w:szCs w:val="28"/>
                <w:rPrChange w:id="22976" w:author="James Vu" w:date="2024-04-18T22:33:00Z">
                  <w:rPr>
                    <w:del w:id="22977" w:author="James Vu" w:date="2024-04-18T23:27:00Z"/>
                    <w:b/>
                    <w:bCs/>
                    <w:color w:val="000000"/>
                  </w:rPr>
                </w:rPrChange>
              </w:rPr>
              <w:pPrChange w:id="22978"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A747D37" w14:textId="48E54AB4" w:rsidR="006138EB" w:rsidRPr="00167CE0" w:rsidDel="00E5719A" w:rsidRDefault="006138EB">
            <w:pPr>
              <w:widowControl w:val="0"/>
              <w:spacing w:before="120" w:after="120"/>
              <w:jc w:val="both"/>
              <w:rPr>
                <w:del w:id="22979" w:author="James Vu" w:date="2024-04-18T23:27:00Z"/>
                <w:b/>
                <w:bCs/>
                <w:color w:val="000000"/>
                <w:sz w:val="28"/>
                <w:szCs w:val="28"/>
                <w:rPrChange w:id="22980" w:author="James Vu" w:date="2024-04-18T22:33:00Z">
                  <w:rPr>
                    <w:del w:id="22981" w:author="James Vu" w:date="2024-04-18T23:27:00Z"/>
                    <w:b/>
                    <w:bCs/>
                    <w:color w:val="000000"/>
                  </w:rPr>
                </w:rPrChange>
              </w:rPr>
              <w:pPrChange w:id="22982" w:author="James Vu" w:date="2024-04-18T22:33:00Z">
                <w:pPr>
                  <w:widowControl w:val="0"/>
                  <w:spacing w:before="120" w:after="120"/>
                  <w:jc w:val="right"/>
                </w:pPr>
              </w:pPrChange>
            </w:pPr>
            <w:del w:id="22983" w:author="James Vu" w:date="2024-04-18T23:27:00Z">
              <w:r w:rsidRPr="00167CE0" w:rsidDel="00E5719A">
                <w:rPr>
                  <w:b/>
                  <w:bCs/>
                  <w:color w:val="000000"/>
                  <w:sz w:val="28"/>
                  <w:szCs w:val="28"/>
                  <w:rPrChange w:id="22984" w:author="James Vu" w:date="2024-04-18T22:33:00Z">
                    <w:rPr>
                      <w:b/>
                      <w:bCs/>
                      <w:color w:val="000000"/>
                    </w:rPr>
                  </w:rPrChange>
                </w:rPr>
                <w:delText>5.000.000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71F473C7" w14:textId="193844C0" w:rsidR="006138EB" w:rsidRPr="00167CE0" w:rsidDel="00E5719A" w:rsidRDefault="006138EB">
            <w:pPr>
              <w:widowControl w:val="0"/>
              <w:spacing w:before="120" w:after="120"/>
              <w:jc w:val="both"/>
              <w:rPr>
                <w:del w:id="22985" w:author="James Vu" w:date="2024-04-18T23:27:00Z"/>
                <w:b/>
                <w:bCs/>
                <w:color w:val="000000"/>
                <w:sz w:val="28"/>
                <w:szCs w:val="28"/>
                <w:rPrChange w:id="22986" w:author="James Vu" w:date="2024-04-18T22:33:00Z">
                  <w:rPr>
                    <w:del w:id="22987" w:author="James Vu" w:date="2024-04-18T23:27:00Z"/>
                    <w:b/>
                    <w:bCs/>
                    <w:color w:val="000000"/>
                  </w:rPr>
                </w:rPrChange>
              </w:rPr>
              <w:pPrChange w:id="22988" w:author="James Vu" w:date="2024-04-18T22:33:00Z">
                <w:pPr>
                  <w:widowControl w:val="0"/>
                  <w:spacing w:before="120" w:after="120"/>
                  <w:jc w:val="right"/>
                </w:pPr>
              </w:pPrChange>
            </w:pPr>
            <w:del w:id="22989" w:author="James Vu" w:date="2024-04-18T23:27:00Z">
              <w:r w:rsidRPr="00167CE0" w:rsidDel="00E5719A">
                <w:rPr>
                  <w:b/>
                  <w:bCs/>
                  <w:color w:val="000000"/>
                  <w:sz w:val="28"/>
                  <w:szCs w:val="28"/>
                  <w:rPrChange w:id="22990" w:author="James Vu" w:date="2024-04-18T22:33:00Z">
                    <w:rPr>
                      <w:b/>
                      <w:bCs/>
                      <w:color w:val="000000"/>
                    </w:rPr>
                  </w:rPrChange>
                </w:rPr>
                <w:delText>400.000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A0AA077" w14:textId="352A53FC" w:rsidR="006138EB" w:rsidRPr="00167CE0" w:rsidDel="00E5719A" w:rsidRDefault="006138EB">
            <w:pPr>
              <w:widowControl w:val="0"/>
              <w:spacing w:before="120" w:after="120"/>
              <w:jc w:val="both"/>
              <w:rPr>
                <w:del w:id="22991" w:author="James Vu" w:date="2024-04-18T23:27:00Z"/>
                <w:b/>
                <w:bCs/>
                <w:color w:val="000000"/>
                <w:sz w:val="28"/>
                <w:szCs w:val="28"/>
                <w:rPrChange w:id="22992" w:author="James Vu" w:date="2024-04-18T22:33:00Z">
                  <w:rPr>
                    <w:del w:id="22993" w:author="James Vu" w:date="2024-04-18T23:27:00Z"/>
                    <w:b/>
                    <w:bCs/>
                    <w:color w:val="000000"/>
                  </w:rPr>
                </w:rPrChange>
              </w:rPr>
              <w:pPrChange w:id="22994" w:author="James Vu" w:date="2024-04-18T22:33:00Z">
                <w:pPr>
                  <w:widowControl w:val="0"/>
                  <w:spacing w:before="120" w:after="120"/>
                  <w:jc w:val="right"/>
                </w:pPr>
              </w:pPrChange>
            </w:pPr>
            <w:del w:id="22995" w:author="James Vu" w:date="2024-04-18T23:27:00Z">
              <w:r w:rsidRPr="00167CE0" w:rsidDel="00E5719A">
                <w:rPr>
                  <w:b/>
                  <w:bCs/>
                  <w:color w:val="000000"/>
                  <w:sz w:val="28"/>
                  <w:szCs w:val="28"/>
                  <w:rPrChange w:id="22996" w:author="James Vu" w:date="2024-04-18T22:33:00Z">
                    <w:rPr>
                      <w:b/>
                      <w:bCs/>
                      <w:color w:val="000000"/>
                    </w:rPr>
                  </w:rPrChange>
                </w:rPr>
                <w:delText>5.400.000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14BAC2C9" w14:textId="67AE39E6" w:rsidR="006138EB" w:rsidRPr="00167CE0" w:rsidDel="00E5719A" w:rsidRDefault="006138EB">
            <w:pPr>
              <w:widowControl w:val="0"/>
              <w:spacing w:before="120" w:after="120"/>
              <w:jc w:val="both"/>
              <w:rPr>
                <w:del w:id="22997" w:author="James Vu" w:date="2024-04-18T23:27:00Z"/>
                <w:b/>
                <w:bCs/>
                <w:color w:val="000000"/>
                <w:sz w:val="28"/>
                <w:szCs w:val="28"/>
                <w:rPrChange w:id="22998" w:author="James Vu" w:date="2024-04-18T22:33:00Z">
                  <w:rPr>
                    <w:del w:id="22999" w:author="James Vu" w:date="2024-04-18T23:27:00Z"/>
                    <w:b/>
                    <w:bCs/>
                    <w:color w:val="000000"/>
                  </w:rPr>
                </w:rPrChange>
              </w:rPr>
              <w:pPrChange w:id="23000" w:author="James Vu" w:date="2024-04-18T22:33:00Z">
                <w:pPr>
                  <w:widowControl w:val="0"/>
                  <w:spacing w:before="120" w:after="120"/>
                </w:pPr>
              </w:pPrChange>
            </w:pPr>
            <w:del w:id="23001" w:author="James Vu" w:date="2024-04-18T23:27:00Z">
              <w:r w:rsidRPr="00167CE0" w:rsidDel="00E5719A">
                <w:rPr>
                  <w:b/>
                  <w:bCs/>
                  <w:color w:val="000000"/>
                  <w:sz w:val="28"/>
                  <w:szCs w:val="28"/>
                  <w:rPrChange w:id="23002" w:author="James Vu" w:date="2024-04-18T22:33:00Z">
                    <w:rPr>
                      <w:b/>
                      <w:bCs/>
                      <w:color w:val="000000"/>
                    </w:rPr>
                  </w:rPrChange>
                </w:rPr>
                <w:delText> </w:delText>
              </w:r>
            </w:del>
          </w:p>
        </w:tc>
      </w:tr>
      <w:tr w:rsidR="002D5FBD" w:rsidRPr="00167CE0" w:rsidDel="00E5719A" w14:paraId="577ADEFE" w14:textId="6DC31AAB" w:rsidTr="006138EB">
        <w:trPr>
          <w:del w:id="2300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3AB395F0" w14:textId="7FF79C2C" w:rsidR="006138EB" w:rsidRPr="00167CE0" w:rsidDel="00E5719A" w:rsidRDefault="006138EB">
            <w:pPr>
              <w:widowControl w:val="0"/>
              <w:spacing w:before="120" w:after="120"/>
              <w:jc w:val="both"/>
              <w:rPr>
                <w:del w:id="23004" w:author="James Vu" w:date="2024-04-18T23:27:00Z"/>
                <w:i/>
                <w:iCs/>
                <w:color w:val="000000"/>
                <w:sz w:val="28"/>
                <w:szCs w:val="28"/>
                <w:rPrChange w:id="23005" w:author="James Vu" w:date="2024-04-18T22:33:00Z">
                  <w:rPr>
                    <w:del w:id="23006" w:author="James Vu" w:date="2024-04-18T23:27:00Z"/>
                    <w:i/>
                    <w:iCs/>
                    <w:color w:val="000000"/>
                  </w:rPr>
                </w:rPrChange>
              </w:rPr>
              <w:pPrChange w:id="23007" w:author="James Vu" w:date="2024-04-18T22:33:00Z">
                <w:pPr>
                  <w:widowControl w:val="0"/>
                  <w:spacing w:before="120" w:after="120"/>
                  <w:jc w:val="center"/>
                </w:pPr>
              </w:pPrChange>
            </w:pPr>
            <w:del w:id="23008" w:author="James Vu" w:date="2024-04-18T23:27:00Z">
              <w:r w:rsidRPr="00167CE0" w:rsidDel="00E5719A">
                <w:rPr>
                  <w:i/>
                  <w:iCs/>
                  <w:color w:val="000000"/>
                  <w:sz w:val="28"/>
                  <w:szCs w:val="28"/>
                  <w:rPrChange w:id="23009"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68BF5B3" w14:textId="073201C6" w:rsidR="006138EB" w:rsidRPr="00167CE0" w:rsidDel="00E5719A" w:rsidRDefault="006138EB">
            <w:pPr>
              <w:widowControl w:val="0"/>
              <w:spacing w:before="120" w:after="120"/>
              <w:jc w:val="both"/>
              <w:rPr>
                <w:del w:id="23010" w:author="James Vu" w:date="2024-04-18T23:27:00Z"/>
                <w:i/>
                <w:iCs/>
                <w:color w:val="000000"/>
                <w:sz w:val="28"/>
                <w:szCs w:val="28"/>
                <w:rPrChange w:id="23011" w:author="James Vu" w:date="2024-04-18T22:33:00Z">
                  <w:rPr>
                    <w:del w:id="23012" w:author="James Vu" w:date="2024-04-18T23:27:00Z"/>
                    <w:i/>
                    <w:iCs/>
                    <w:color w:val="000000"/>
                  </w:rPr>
                </w:rPrChange>
              </w:rPr>
              <w:pPrChange w:id="23013" w:author="James Vu" w:date="2024-04-18T22:33:00Z">
                <w:pPr>
                  <w:widowControl w:val="0"/>
                  <w:spacing w:before="120" w:after="120"/>
                </w:pPr>
              </w:pPrChange>
            </w:pPr>
            <w:del w:id="23014" w:author="James Vu" w:date="2024-04-18T23:27:00Z">
              <w:r w:rsidRPr="00167CE0" w:rsidDel="00E5719A">
                <w:rPr>
                  <w:i/>
                  <w:iCs/>
                  <w:color w:val="000000"/>
                  <w:sz w:val="28"/>
                  <w:szCs w:val="28"/>
                  <w:rPrChange w:id="23015" w:author="James Vu" w:date="2024-04-18T22:33:00Z">
                    <w:rPr>
                      <w:i/>
                      <w:iCs/>
                      <w:color w:val="000000"/>
                    </w:rPr>
                  </w:rPrChange>
                </w:rPr>
                <w:delText>Thẩm định hồ sơ mời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125DA1E2" w14:textId="151EC1FF" w:rsidR="006138EB" w:rsidRPr="00167CE0" w:rsidDel="00E5719A" w:rsidRDefault="006138EB">
            <w:pPr>
              <w:widowControl w:val="0"/>
              <w:spacing w:before="120" w:after="120"/>
              <w:jc w:val="both"/>
              <w:rPr>
                <w:del w:id="23016" w:author="James Vu" w:date="2024-04-18T23:27:00Z"/>
                <w:i/>
                <w:iCs/>
                <w:color w:val="000000"/>
                <w:sz w:val="28"/>
                <w:szCs w:val="28"/>
                <w:rPrChange w:id="23017" w:author="James Vu" w:date="2024-04-18T22:33:00Z">
                  <w:rPr>
                    <w:del w:id="23018" w:author="James Vu" w:date="2024-04-18T23:27:00Z"/>
                    <w:i/>
                    <w:iCs/>
                    <w:color w:val="000000"/>
                  </w:rPr>
                </w:rPrChange>
              </w:rPr>
              <w:pPrChange w:id="23019" w:author="James Vu" w:date="2024-04-18T22:33:00Z">
                <w:pPr>
                  <w:widowControl w:val="0"/>
                  <w:spacing w:before="120" w:after="120"/>
                  <w:jc w:val="center"/>
                </w:pPr>
              </w:pPrChange>
            </w:pPr>
            <w:del w:id="23020" w:author="James Vu" w:date="2024-04-18T23:27:00Z">
              <w:r w:rsidRPr="00167CE0" w:rsidDel="00E5719A">
                <w:rPr>
                  <w:i/>
                  <w:iCs/>
                  <w:color w:val="000000"/>
                  <w:sz w:val="28"/>
                  <w:szCs w:val="28"/>
                  <w:rPrChange w:id="23021" w:author="James Vu" w:date="2024-04-18T22:33:00Z">
                    <w:rPr>
                      <w:i/>
                      <w:iCs/>
                      <w:color w:val="000000"/>
                    </w:rPr>
                  </w:rPrChange>
                </w:rPr>
                <w:delText>0,1000%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2D180404" w14:textId="69F609A7" w:rsidR="006138EB" w:rsidRPr="00167CE0" w:rsidDel="00E5719A" w:rsidRDefault="006138EB">
            <w:pPr>
              <w:widowControl w:val="0"/>
              <w:spacing w:before="120" w:after="120"/>
              <w:jc w:val="both"/>
              <w:rPr>
                <w:del w:id="23022" w:author="James Vu" w:date="2024-04-18T23:27:00Z"/>
                <w:i/>
                <w:iCs/>
                <w:color w:val="000000"/>
                <w:sz w:val="28"/>
                <w:szCs w:val="28"/>
                <w:rPrChange w:id="23023" w:author="James Vu" w:date="2024-04-18T22:33:00Z">
                  <w:rPr>
                    <w:del w:id="23024" w:author="James Vu" w:date="2024-04-18T23:27:00Z"/>
                    <w:i/>
                    <w:iCs/>
                    <w:color w:val="000000"/>
                  </w:rPr>
                </w:rPrChange>
              </w:rPr>
              <w:pPrChange w:id="23025" w:author="James Vu" w:date="2024-04-18T22:33:00Z">
                <w:pPr>
                  <w:widowControl w:val="0"/>
                  <w:spacing w:before="120" w:after="120"/>
                  <w:jc w:val="center"/>
                </w:pPr>
              </w:pPrChange>
            </w:pPr>
            <w:del w:id="23026" w:author="James Vu" w:date="2024-04-18T23:27:00Z">
              <w:r w:rsidRPr="00167CE0" w:rsidDel="00E5719A">
                <w:rPr>
                  <w:i/>
                  <w:iCs/>
                  <w:color w:val="000000"/>
                  <w:sz w:val="28"/>
                  <w:szCs w:val="28"/>
                  <w:rPrChange w:id="23027" w:author="James Vu" w:date="2024-04-18T22:33:00Z">
                    <w:rPr>
                      <w:i/>
                      <w:iCs/>
                      <w:color w:val="000000"/>
                    </w:rPr>
                  </w:rPrChange>
                </w:rPr>
                <w:delText>x G</w:delText>
              </w:r>
              <w:r w:rsidRPr="00167CE0" w:rsidDel="00E5719A">
                <w:rPr>
                  <w:i/>
                  <w:iCs/>
                  <w:color w:val="000000"/>
                  <w:sz w:val="28"/>
                  <w:szCs w:val="28"/>
                  <w:vertAlign w:val="subscript"/>
                  <w:rPrChange w:id="23028" w:author="James Vu" w:date="2024-04-18T22:33:00Z">
                    <w:rPr>
                      <w:i/>
                      <w:iCs/>
                      <w:color w:val="000000"/>
                      <w:vertAlign w:val="subscript"/>
                    </w:rPr>
                  </w:rPrChange>
                </w:rPr>
                <w:delText>QL</w:delText>
              </w:r>
              <w:r w:rsidRPr="00167CE0" w:rsidDel="00E5719A">
                <w:rPr>
                  <w:i/>
                  <w:iCs/>
                  <w:color w:val="000000"/>
                  <w:sz w:val="28"/>
                  <w:szCs w:val="28"/>
                  <w:rPrChange w:id="23029" w:author="James Vu" w:date="2024-04-18T22:33:00Z">
                    <w:rPr>
                      <w:i/>
                      <w:iCs/>
                      <w:color w:val="000000"/>
                    </w:rPr>
                  </w:rPrChange>
                </w:rPr>
                <w:delText xml:space="preserve"> (Sau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D5EC7AD" w14:textId="2969EA8F" w:rsidR="006138EB" w:rsidRPr="00167CE0" w:rsidDel="00E5719A" w:rsidRDefault="006138EB">
            <w:pPr>
              <w:widowControl w:val="0"/>
              <w:spacing w:before="120" w:after="120"/>
              <w:jc w:val="both"/>
              <w:rPr>
                <w:del w:id="23030" w:author="James Vu" w:date="2024-04-18T23:27:00Z"/>
                <w:i/>
                <w:iCs/>
                <w:color w:val="000000"/>
                <w:sz w:val="28"/>
                <w:szCs w:val="28"/>
                <w:rPrChange w:id="23031" w:author="James Vu" w:date="2024-04-18T22:33:00Z">
                  <w:rPr>
                    <w:del w:id="23032" w:author="James Vu" w:date="2024-04-18T23:27:00Z"/>
                    <w:i/>
                    <w:iCs/>
                    <w:color w:val="000000"/>
                  </w:rPr>
                </w:rPrChange>
              </w:rPr>
              <w:pPrChange w:id="23033" w:author="James Vu" w:date="2024-04-18T22:33:00Z">
                <w:pPr>
                  <w:widowControl w:val="0"/>
                  <w:spacing w:before="120" w:after="120"/>
                  <w:jc w:val="center"/>
                </w:pPr>
              </w:pPrChange>
            </w:pPr>
            <w:del w:id="23034" w:author="James Vu" w:date="2024-04-18T23:27:00Z">
              <w:r w:rsidRPr="00167CE0" w:rsidDel="00E5719A">
                <w:rPr>
                  <w:i/>
                  <w:iCs/>
                  <w:color w:val="000000"/>
                  <w:sz w:val="28"/>
                  <w:szCs w:val="28"/>
                  <w:rPrChange w:id="23035" w:author="James Vu" w:date="2024-04-18T22:33:00Z">
                    <w:rPr>
                      <w:i/>
                      <w:iCs/>
                      <w:color w:val="000000"/>
                    </w:rPr>
                  </w:rPrChange>
                </w:rPr>
                <w:delText>576.368.993</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81EF07F" w14:textId="554AE7A3" w:rsidR="006138EB" w:rsidRPr="00167CE0" w:rsidDel="00E5719A" w:rsidRDefault="006138EB">
            <w:pPr>
              <w:widowControl w:val="0"/>
              <w:spacing w:before="120" w:after="120"/>
              <w:jc w:val="both"/>
              <w:rPr>
                <w:del w:id="23036" w:author="James Vu" w:date="2024-04-18T23:27:00Z"/>
                <w:i/>
                <w:iCs/>
                <w:color w:val="000000"/>
                <w:sz w:val="28"/>
                <w:szCs w:val="28"/>
                <w:rPrChange w:id="23037" w:author="James Vu" w:date="2024-04-18T22:33:00Z">
                  <w:rPr>
                    <w:del w:id="23038" w:author="James Vu" w:date="2024-04-18T23:27:00Z"/>
                    <w:i/>
                    <w:iCs/>
                    <w:color w:val="000000"/>
                  </w:rPr>
                </w:rPrChange>
              </w:rPr>
              <w:pPrChange w:id="23039" w:author="James Vu" w:date="2024-04-18T22:33:00Z">
                <w:pPr>
                  <w:widowControl w:val="0"/>
                  <w:spacing w:before="120" w:after="120"/>
                  <w:jc w:val="right"/>
                </w:pPr>
              </w:pPrChange>
            </w:pPr>
            <w:del w:id="23040" w:author="James Vu" w:date="2024-04-18T23:27:00Z">
              <w:r w:rsidRPr="00167CE0" w:rsidDel="00E5719A">
                <w:rPr>
                  <w:i/>
                  <w:iCs/>
                  <w:color w:val="000000"/>
                  <w:sz w:val="28"/>
                  <w:szCs w:val="28"/>
                  <w:rPrChange w:id="23041" w:author="James Vu" w:date="2024-04-18T22:33:00Z">
                    <w:rPr>
                      <w:i/>
                      <w:iCs/>
                      <w:color w:val="000000"/>
                    </w:rPr>
                  </w:rPrChange>
                </w:rPr>
                <w:delText>2.000.000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25FCF7E7" w14:textId="1E94E837" w:rsidR="006138EB" w:rsidRPr="00167CE0" w:rsidDel="00E5719A" w:rsidRDefault="006138EB">
            <w:pPr>
              <w:widowControl w:val="0"/>
              <w:spacing w:before="120" w:after="120"/>
              <w:jc w:val="both"/>
              <w:rPr>
                <w:del w:id="23042" w:author="James Vu" w:date="2024-04-18T23:27:00Z"/>
                <w:i/>
                <w:iCs/>
                <w:color w:val="000000"/>
                <w:sz w:val="28"/>
                <w:szCs w:val="28"/>
                <w:rPrChange w:id="23043" w:author="James Vu" w:date="2024-04-18T22:33:00Z">
                  <w:rPr>
                    <w:del w:id="23044" w:author="James Vu" w:date="2024-04-18T23:27:00Z"/>
                    <w:i/>
                    <w:iCs/>
                    <w:color w:val="000000"/>
                  </w:rPr>
                </w:rPrChange>
              </w:rPr>
              <w:pPrChange w:id="23045" w:author="James Vu" w:date="2024-04-18T22:33:00Z">
                <w:pPr>
                  <w:widowControl w:val="0"/>
                  <w:spacing w:before="120" w:after="120"/>
                  <w:jc w:val="right"/>
                </w:pPr>
              </w:pPrChange>
            </w:pPr>
            <w:del w:id="23046" w:author="James Vu" w:date="2024-04-18T23:27:00Z">
              <w:r w:rsidRPr="00167CE0" w:rsidDel="00E5719A">
                <w:rPr>
                  <w:i/>
                  <w:iCs/>
                  <w:color w:val="000000"/>
                  <w:sz w:val="28"/>
                  <w:szCs w:val="28"/>
                  <w:rPrChange w:id="23047" w:author="James Vu" w:date="2024-04-18T22:33:00Z">
                    <w:rPr>
                      <w:i/>
                      <w:iCs/>
                      <w:color w:val="000000"/>
                    </w:rPr>
                  </w:rPrChange>
                </w:rPr>
                <w:delText>160.000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74BF227F" w14:textId="1AF6898B" w:rsidR="006138EB" w:rsidRPr="00167CE0" w:rsidDel="00E5719A" w:rsidRDefault="006138EB">
            <w:pPr>
              <w:widowControl w:val="0"/>
              <w:spacing w:before="120" w:after="120"/>
              <w:jc w:val="both"/>
              <w:rPr>
                <w:del w:id="23048" w:author="James Vu" w:date="2024-04-18T23:27:00Z"/>
                <w:i/>
                <w:iCs/>
                <w:color w:val="000000"/>
                <w:sz w:val="28"/>
                <w:szCs w:val="28"/>
                <w:rPrChange w:id="23049" w:author="James Vu" w:date="2024-04-18T22:33:00Z">
                  <w:rPr>
                    <w:del w:id="23050" w:author="James Vu" w:date="2024-04-18T23:27:00Z"/>
                    <w:i/>
                    <w:iCs/>
                    <w:color w:val="000000"/>
                  </w:rPr>
                </w:rPrChange>
              </w:rPr>
              <w:pPrChange w:id="23051" w:author="James Vu" w:date="2024-04-18T22:33:00Z">
                <w:pPr>
                  <w:widowControl w:val="0"/>
                  <w:spacing w:before="120" w:after="120"/>
                  <w:jc w:val="right"/>
                </w:pPr>
              </w:pPrChange>
            </w:pPr>
            <w:del w:id="23052" w:author="James Vu" w:date="2024-04-18T23:27:00Z">
              <w:r w:rsidRPr="00167CE0" w:rsidDel="00E5719A">
                <w:rPr>
                  <w:i/>
                  <w:iCs/>
                  <w:color w:val="000000"/>
                  <w:sz w:val="28"/>
                  <w:szCs w:val="28"/>
                  <w:rPrChange w:id="23053" w:author="James Vu" w:date="2024-04-18T22:33:00Z">
                    <w:rPr>
                      <w:i/>
                      <w:iCs/>
                      <w:color w:val="000000"/>
                    </w:rPr>
                  </w:rPrChange>
                </w:rPr>
                <w:delText>2.160.000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39B4A36" w14:textId="5A50EDE4" w:rsidR="006138EB" w:rsidRPr="00167CE0" w:rsidDel="00E5719A" w:rsidRDefault="006138EB">
            <w:pPr>
              <w:widowControl w:val="0"/>
              <w:spacing w:before="120" w:after="120"/>
              <w:jc w:val="both"/>
              <w:rPr>
                <w:del w:id="23054" w:author="James Vu" w:date="2024-04-18T23:27:00Z"/>
                <w:i/>
                <w:iCs/>
                <w:color w:val="000000"/>
                <w:sz w:val="28"/>
                <w:szCs w:val="28"/>
                <w:rPrChange w:id="23055" w:author="James Vu" w:date="2024-04-18T22:33:00Z">
                  <w:rPr>
                    <w:del w:id="23056" w:author="James Vu" w:date="2024-04-18T23:27:00Z"/>
                    <w:i/>
                    <w:iCs/>
                    <w:color w:val="000000"/>
                  </w:rPr>
                </w:rPrChange>
              </w:rPr>
              <w:pPrChange w:id="23057" w:author="James Vu" w:date="2024-04-18T22:33:00Z">
                <w:pPr>
                  <w:widowControl w:val="0"/>
                  <w:spacing w:before="120" w:after="120"/>
                </w:pPr>
              </w:pPrChange>
            </w:pPr>
            <w:del w:id="23058" w:author="James Vu" w:date="2024-04-18T23:27:00Z">
              <w:r w:rsidRPr="00167CE0" w:rsidDel="00E5719A">
                <w:rPr>
                  <w:i/>
                  <w:iCs/>
                  <w:color w:val="000000"/>
                  <w:sz w:val="28"/>
                  <w:szCs w:val="28"/>
                  <w:rPrChange w:id="23059" w:author="James Vu" w:date="2024-04-18T22:33:00Z">
                    <w:rPr>
                      <w:i/>
                      <w:iCs/>
                      <w:color w:val="000000"/>
                    </w:rPr>
                  </w:rPrChange>
                </w:rPr>
                <w:delText>Điểm d, Khoản 4 Điều 12 Nghị định 24/2024/NĐ-CP (Tối thiểu 2.000.000)</w:delText>
              </w:r>
            </w:del>
          </w:p>
        </w:tc>
      </w:tr>
      <w:tr w:rsidR="002D5FBD" w:rsidRPr="00167CE0" w:rsidDel="00E5719A" w14:paraId="1A179FC6" w14:textId="3E0C11D2" w:rsidTr="006138EB">
        <w:trPr>
          <w:del w:id="23060"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FC9AD43" w14:textId="4F828B82" w:rsidR="006138EB" w:rsidRPr="00167CE0" w:rsidDel="00E5719A" w:rsidRDefault="006138EB">
            <w:pPr>
              <w:widowControl w:val="0"/>
              <w:spacing w:before="120" w:after="120"/>
              <w:jc w:val="both"/>
              <w:rPr>
                <w:del w:id="23061" w:author="James Vu" w:date="2024-04-18T23:27:00Z"/>
                <w:i/>
                <w:iCs/>
                <w:color w:val="000000"/>
                <w:sz w:val="28"/>
                <w:szCs w:val="28"/>
                <w:rPrChange w:id="23062" w:author="James Vu" w:date="2024-04-18T22:33:00Z">
                  <w:rPr>
                    <w:del w:id="23063" w:author="James Vu" w:date="2024-04-18T23:27:00Z"/>
                    <w:i/>
                    <w:iCs/>
                    <w:color w:val="000000"/>
                  </w:rPr>
                </w:rPrChange>
              </w:rPr>
              <w:pPrChange w:id="23064" w:author="James Vu" w:date="2024-04-18T22:33:00Z">
                <w:pPr>
                  <w:widowControl w:val="0"/>
                  <w:spacing w:before="120" w:after="120"/>
                  <w:jc w:val="center"/>
                </w:pPr>
              </w:pPrChange>
            </w:pPr>
            <w:del w:id="23065" w:author="James Vu" w:date="2024-04-18T23:27:00Z">
              <w:r w:rsidRPr="00167CE0" w:rsidDel="00E5719A">
                <w:rPr>
                  <w:i/>
                  <w:iCs/>
                  <w:color w:val="000000"/>
                  <w:sz w:val="28"/>
                  <w:szCs w:val="28"/>
                  <w:rPrChange w:id="23066"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708A7E7" w14:textId="47508D6A" w:rsidR="006138EB" w:rsidRPr="00167CE0" w:rsidDel="00E5719A" w:rsidRDefault="006138EB">
            <w:pPr>
              <w:widowControl w:val="0"/>
              <w:spacing w:before="120" w:after="120"/>
              <w:jc w:val="both"/>
              <w:rPr>
                <w:del w:id="23067" w:author="James Vu" w:date="2024-04-18T23:27:00Z"/>
                <w:i/>
                <w:iCs/>
                <w:color w:val="000000"/>
                <w:sz w:val="28"/>
                <w:szCs w:val="28"/>
                <w:rPrChange w:id="23068" w:author="James Vu" w:date="2024-04-18T22:33:00Z">
                  <w:rPr>
                    <w:del w:id="23069" w:author="James Vu" w:date="2024-04-18T23:27:00Z"/>
                    <w:i/>
                    <w:iCs/>
                    <w:color w:val="000000"/>
                  </w:rPr>
                </w:rPrChange>
              </w:rPr>
              <w:pPrChange w:id="23070" w:author="James Vu" w:date="2024-04-18T22:33:00Z">
                <w:pPr>
                  <w:widowControl w:val="0"/>
                  <w:spacing w:before="120" w:after="120"/>
                </w:pPr>
              </w:pPrChange>
            </w:pPr>
            <w:del w:id="23071" w:author="James Vu" w:date="2024-04-18T23:27:00Z">
              <w:r w:rsidRPr="00167CE0" w:rsidDel="00E5719A">
                <w:rPr>
                  <w:i/>
                  <w:iCs/>
                  <w:color w:val="000000"/>
                  <w:sz w:val="28"/>
                  <w:szCs w:val="28"/>
                  <w:rPrChange w:id="23072" w:author="James Vu" w:date="2024-04-18T22:33:00Z">
                    <w:rPr>
                      <w:i/>
                      <w:iCs/>
                      <w:color w:val="000000"/>
                    </w:rPr>
                  </w:rPrChange>
                </w:rPr>
                <w:delText>Thẩm định kết quả lựa chọn nhà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421E041D" w14:textId="61E127F8" w:rsidR="006138EB" w:rsidRPr="00167CE0" w:rsidDel="00E5719A" w:rsidRDefault="006138EB">
            <w:pPr>
              <w:widowControl w:val="0"/>
              <w:spacing w:before="120" w:after="120"/>
              <w:jc w:val="both"/>
              <w:rPr>
                <w:del w:id="23073" w:author="James Vu" w:date="2024-04-18T23:27:00Z"/>
                <w:i/>
                <w:iCs/>
                <w:color w:val="000000"/>
                <w:sz w:val="28"/>
                <w:szCs w:val="28"/>
                <w:rPrChange w:id="23074" w:author="James Vu" w:date="2024-04-18T22:33:00Z">
                  <w:rPr>
                    <w:del w:id="23075" w:author="James Vu" w:date="2024-04-18T23:27:00Z"/>
                    <w:i/>
                    <w:iCs/>
                    <w:color w:val="000000"/>
                  </w:rPr>
                </w:rPrChange>
              </w:rPr>
              <w:pPrChange w:id="23076" w:author="James Vu" w:date="2024-04-18T22:33:00Z">
                <w:pPr>
                  <w:widowControl w:val="0"/>
                  <w:spacing w:before="120" w:after="120"/>
                  <w:jc w:val="center"/>
                </w:pPr>
              </w:pPrChange>
            </w:pPr>
            <w:del w:id="23077" w:author="James Vu" w:date="2024-04-18T23:27:00Z">
              <w:r w:rsidRPr="00167CE0" w:rsidDel="00E5719A">
                <w:rPr>
                  <w:i/>
                  <w:iCs/>
                  <w:color w:val="000000"/>
                  <w:sz w:val="28"/>
                  <w:szCs w:val="28"/>
                  <w:rPrChange w:id="23078" w:author="James Vu" w:date="2024-04-18T22:33:00Z">
                    <w:rPr>
                      <w:i/>
                      <w:iCs/>
                      <w:color w:val="000000"/>
                    </w:rPr>
                  </w:rPrChange>
                </w:rPr>
                <w:delText>0,1000%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1490930C" w14:textId="1C658BA7" w:rsidR="006138EB" w:rsidRPr="00167CE0" w:rsidDel="00E5719A" w:rsidRDefault="006138EB">
            <w:pPr>
              <w:widowControl w:val="0"/>
              <w:spacing w:before="120" w:after="120"/>
              <w:jc w:val="both"/>
              <w:rPr>
                <w:del w:id="23079" w:author="James Vu" w:date="2024-04-18T23:27:00Z"/>
                <w:i/>
                <w:iCs/>
                <w:color w:val="000000"/>
                <w:sz w:val="28"/>
                <w:szCs w:val="28"/>
                <w:rPrChange w:id="23080" w:author="James Vu" w:date="2024-04-18T22:33:00Z">
                  <w:rPr>
                    <w:del w:id="23081" w:author="James Vu" w:date="2024-04-18T23:27:00Z"/>
                    <w:i/>
                    <w:iCs/>
                    <w:color w:val="000000"/>
                  </w:rPr>
                </w:rPrChange>
              </w:rPr>
              <w:pPrChange w:id="23082" w:author="James Vu" w:date="2024-04-18T22:33:00Z">
                <w:pPr>
                  <w:widowControl w:val="0"/>
                  <w:spacing w:before="120" w:after="120"/>
                  <w:jc w:val="center"/>
                </w:pPr>
              </w:pPrChange>
            </w:pPr>
            <w:del w:id="23083" w:author="James Vu" w:date="2024-04-18T23:27:00Z">
              <w:r w:rsidRPr="00167CE0" w:rsidDel="00E5719A">
                <w:rPr>
                  <w:i/>
                  <w:iCs/>
                  <w:color w:val="000000"/>
                  <w:sz w:val="28"/>
                  <w:szCs w:val="28"/>
                  <w:rPrChange w:id="23084" w:author="James Vu" w:date="2024-04-18T22:33:00Z">
                    <w:rPr>
                      <w:i/>
                      <w:iCs/>
                      <w:color w:val="000000"/>
                    </w:rPr>
                  </w:rPrChange>
                </w:rPr>
                <w:delText>x G</w:delText>
              </w:r>
              <w:r w:rsidRPr="00167CE0" w:rsidDel="00E5719A">
                <w:rPr>
                  <w:i/>
                  <w:iCs/>
                  <w:color w:val="000000"/>
                  <w:sz w:val="28"/>
                  <w:szCs w:val="28"/>
                  <w:vertAlign w:val="subscript"/>
                  <w:rPrChange w:id="23085" w:author="James Vu" w:date="2024-04-18T22:33:00Z">
                    <w:rPr>
                      <w:i/>
                      <w:iCs/>
                      <w:color w:val="000000"/>
                      <w:vertAlign w:val="subscript"/>
                    </w:rPr>
                  </w:rPrChange>
                </w:rPr>
                <w:delText>QL</w:delText>
              </w:r>
              <w:r w:rsidRPr="00167CE0" w:rsidDel="00E5719A">
                <w:rPr>
                  <w:i/>
                  <w:iCs/>
                  <w:color w:val="000000"/>
                  <w:sz w:val="28"/>
                  <w:szCs w:val="28"/>
                  <w:rPrChange w:id="23086" w:author="James Vu" w:date="2024-04-18T22:33:00Z">
                    <w:rPr>
                      <w:i/>
                      <w:iCs/>
                      <w:color w:val="000000"/>
                    </w:rPr>
                  </w:rPrChange>
                </w:rPr>
                <w:delText xml:space="preserve"> (Sau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965E3EB" w14:textId="0D092C18" w:rsidR="006138EB" w:rsidRPr="00167CE0" w:rsidDel="00E5719A" w:rsidRDefault="006138EB">
            <w:pPr>
              <w:widowControl w:val="0"/>
              <w:spacing w:before="120" w:after="120"/>
              <w:jc w:val="both"/>
              <w:rPr>
                <w:del w:id="23087" w:author="James Vu" w:date="2024-04-18T23:27:00Z"/>
                <w:i/>
                <w:iCs/>
                <w:color w:val="000000"/>
                <w:sz w:val="28"/>
                <w:szCs w:val="28"/>
                <w:rPrChange w:id="23088" w:author="James Vu" w:date="2024-04-18T22:33:00Z">
                  <w:rPr>
                    <w:del w:id="23089" w:author="James Vu" w:date="2024-04-18T23:27:00Z"/>
                    <w:i/>
                    <w:iCs/>
                    <w:color w:val="000000"/>
                  </w:rPr>
                </w:rPrChange>
              </w:rPr>
              <w:pPrChange w:id="23090" w:author="James Vu" w:date="2024-04-18T22:33:00Z">
                <w:pPr>
                  <w:widowControl w:val="0"/>
                  <w:spacing w:before="120" w:after="120"/>
                  <w:jc w:val="center"/>
                </w:pPr>
              </w:pPrChange>
            </w:pPr>
            <w:del w:id="23091" w:author="James Vu" w:date="2024-04-18T23:27:00Z">
              <w:r w:rsidRPr="00167CE0" w:rsidDel="00E5719A">
                <w:rPr>
                  <w:i/>
                  <w:iCs/>
                  <w:color w:val="000000"/>
                  <w:sz w:val="28"/>
                  <w:szCs w:val="28"/>
                  <w:rPrChange w:id="23092" w:author="James Vu" w:date="2024-04-18T22:33:00Z">
                    <w:rPr>
                      <w:i/>
                      <w:iCs/>
                      <w:color w:val="000000"/>
                    </w:rPr>
                  </w:rPrChange>
                </w:rPr>
                <w:delText>576.368.993</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24E55676" w14:textId="334D5CF0" w:rsidR="006138EB" w:rsidRPr="00167CE0" w:rsidDel="00E5719A" w:rsidRDefault="006138EB">
            <w:pPr>
              <w:widowControl w:val="0"/>
              <w:spacing w:before="120" w:after="120"/>
              <w:jc w:val="both"/>
              <w:rPr>
                <w:del w:id="23093" w:author="James Vu" w:date="2024-04-18T23:27:00Z"/>
                <w:i/>
                <w:iCs/>
                <w:color w:val="000000"/>
                <w:sz w:val="28"/>
                <w:szCs w:val="28"/>
                <w:rPrChange w:id="23094" w:author="James Vu" w:date="2024-04-18T22:33:00Z">
                  <w:rPr>
                    <w:del w:id="23095" w:author="James Vu" w:date="2024-04-18T23:27:00Z"/>
                    <w:i/>
                    <w:iCs/>
                    <w:color w:val="000000"/>
                  </w:rPr>
                </w:rPrChange>
              </w:rPr>
              <w:pPrChange w:id="23096" w:author="James Vu" w:date="2024-04-18T22:33:00Z">
                <w:pPr>
                  <w:widowControl w:val="0"/>
                  <w:spacing w:before="120" w:after="120"/>
                  <w:jc w:val="right"/>
                </w:pPr>
              </w:pPrChange>
            </w:pPr>
            <w:del w:id="23097" w:author="James Vu" w:date="2024-04-18T23:27:00Z">
              <w:r w:rsidRPr="00167CE0" w:rsidDel="00E5719A">
                <w:rPr>
                  <w:i/>
                  <w:iCs/>
                  <w:color w:val="000000"/>
                  <w:sz w:val="28"/>
                  <w:szCs w:val="28"/>
                  <w:rPrChange w:id="23098" w:author="James Vu" w:date="2024-04-18T22:33:00Z">
                    <w:rPr>
                      <w:i/>
                      <w:iCs/>
                      <w:color w:val="000000"/>
                    </w:rPr>
                  </w:rPrChange>
                </w:rPr>
                <w:delText>3.000.000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0D32A72A" w14:textId="416DDEC1" w:rsidR="006138EB" w:rsidRPr="00167CE0" w:rsidDel="00E5719A" w:rsidRDefault="006138EB">
            <w:pPr>
              <w:widowControl w:val="0"/>
              <w:spacing w:before="120" w:after="120"/>
              <w:jc w:val="both"/>
              <w:rPr>
                <w:del w:id="23099" w:author="James Vu" w:date="2024-04-18T23:27:00Z"/>
                <w:i/>
                <w:iCs/>
                <w:color w:val="000000"/>
                <w:sz w:val="28"/>
                <w:szCs w:val="28"/>
                <w:rPrChange w:id="23100" w:author="James Vu" w:date="2024-04-18T22:33:00Z">
                  <w:rPr>
                    <w:del w:id="23101" w:author="James Vu" w:date="2024-04-18T23:27:00Z"/>
                    <w:i/>
                    <w:iCs/>
                    <w:color w:val="000000"/>
                  </w:rPr>
                </w:rPrChange>
              </w:rPr>
              <w:pPrChange w:id="23102" w:author="James Vu" w:date="2024-04-18T22:33:00Z">
                <w:pPr>
                  <w:widowControl w:val="0"/>
                  <w:spacing w:before="120" w:after="120"/>
                  <w:jc w:val="right"/>
                </w:pPr>
              </w:pPrChange>
            </w:pPr>
            <w:del w:id="23103" w:author="James Vu" w:date="2024-04-18T23:27:00Z">
              <w:r w:rsidRPr="00167CE0" w:rsidDel="00E5719A">
                <w:rPr>
                  <w:i/>
                  <w:iCs/>
                  <w:color w:val="000000"/>
                  <w:sz w:val="28"/>
                  <w:szCs w:val="28"/>
                  <w:rPrChange w:id="23104" w:author="James Vu" w:date="2024-04-18T22:33:00Z">
                    <w:rPr>
                      <w:i/>
                      <w:iCs/>
                      <w:color w:val="000000"/>
                    </w:rPr>
                  </w:rPrChange>
                </w:rPr>
                <w:delText>240.000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B43B5DF" w14:textId="481EDFD5" w:rsidR="006138EB" w:rsidRPr="00167CE0" w:rsidDel="00E5719A" w:rsidRDefault="006138EB">
            <w:pPr>
              <w:widowControl w:val="0"/>
              <w:spacing w:before="120" w:after="120"/>
              <w:jc w:val="both"/>
              <w:rPr>
                <w:del w:id="23105" w:author="James Vu" w:date="2024-04-18T23:27:00Z"/>
                <w:i/>
                <w:iCs/>
                <w:color w:val="000000"/>
                <w:sz w:val="28"/>
                <w:szCs w:val="28"/>
                <w:rPrChange w:id="23106" w:author="James Vu" w:date="2024-04-18T22:33:00Z">
                  <w:rPr>
                    <w:del w:id="23107" w:author="James Vu" w:date="2024-04-18T23:27:00Z"/>
                    <w:i/>
                    <w:iCs/>
                    <w:color w:val="000000"/>
                  </w:rPr>
                </w:rPrChange>
              </w:rPr>
              <w:pPrChange w:id="23108" w:author="James Vu" w:date="2024-04-18T22:33:00Z">
                <w:pPr>
                  <w:widowControl w:val="0"/>
                  <w:spacing w:before="120" w:after="120"/>
                  <w:jc w:val="right"/>
                </w:pPr>
              </w:pPrChange>
            </w:pPr>
            <w:del w:id="23109" w:author="James Vu" w:date="2024-04-18T23:27:00Z">
              <w:r w:rsidRPr="00167CE0" w:rsidDel="00E5719A">
                <w:rPr>
                  <w:i/>
                  <w:iCs/>
                  <w:color w:val="000000"/>
                  <w:sz w:val="28"/>
                  <w:szCs w:val="28"/>
                  <w:rPrChange w:id="23110" w:author="James Vu" w:date="2024-04-18T22:33:00Z">
                    <w:rPr>
                      <w:i/>
                      <w:iCs/>
                      <w:color w:val="000000"/>
                    </w:rPr>
                  </w:rPrChange>
                </w:rPr>
                <w:delText>3.240.000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1FA50E05" w14:textId="6D6B0783" w:rsidR="006138EB" w:rsidRPr="00167CE0" w:rsidDel="00E5719A" w:rsidRDefault="006138EB">
            <w:pPr>
              <w:widowControl w:val="0"/>
              <w:spacing w:before="120" w:after="120"/>
              <w:jc w:val="both"/>
              <w:rPr>
                <w:del w:id="23111" w:author="James Vu" w:date="2024-04-18T23:27:00Z"/>
                <w:i/>
                <w:iCs/>
                <w:color w:val="000000"/>
                <w:sz w:val="28"/>
                <w:szCs w:val="28"/>
                <w:rPrChange w:id="23112" w:author="James Vu" w:date="2024-04-18T22:33:00Z">
                  <w:rPr>
                    <w:del w:id="23113" w:author="James Vu" w:date="2024-04-18T23:27:00Z"/>
                    <w:i/>
                    <w:iCs/>
                    <w:color w:val="000000"/>
                  </w:rPr>
                </w:rPrChange>
              </w:rPr>
              <w:pPrChange w:id="23114" w:author="James Vu" w:date="2024-04-18T22:33:00Z">
                <w:pPr>
                  <w:widowControl w:val="0"/>
                  <w:spacing w:before="120" w:after="120"/>
                </w:pPr>
              </w:pPrChange>
            </w:pPr>
            <w:del w:id="23115" w:author="James Vu" w:date="2024-04-18T23:27:00Z">
              <w:r w:rsidRPr="00167CE0" w:rsidDel="00E5719A">
                <w:rPr>
                  <w:i/>
                  <w:iCs/>
                  <w:color w:val="000000"/>
                  <w:sz w:val="28"/>
                  <w:szCs w:val="28"/>
                  <w:rPrChange w:id="23116" w:author="James Vu" w:date="2024-04-18T22:33:00Z">
                    <w:rPr>
                      <w:i/>
                      <w:iCs/>
                      <w:color w:val="000000"/>
                    </w:rPr>
                  </w:rPrChange>
                </w:rPr>
                <w:delText>Khoản 6 Điều 12 Nghị định 24/2024/NĐ-CP (Tối thiểu 3.000.000)</w:delText>
              </w:r>
            </w:del>
          </w:p>
        </w:tc>
      </w:tr>
      <w:tr w:rsidR="002D5FBD" w:rsidRPr="00167CE0" w:rsidDel="00E5719A" w14:paraId="7520C432" w14:textId="61157BCE" w:rsidTr="006138EB">
        <w:trPr>
          <w:del w:id="23117"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7592D1F" w14:textId="59E88E7E" w:rsidR="00421081" w:rsidRPr="00167CE0" w:rsidDel="00E5719A" w:rsidRDefault="00421081">
            <w:pPr>
              <w:widowControl w:val="0"/>
              <w:spacing w:before="120" w:after="120"/>
              <w:jc w:val="both"/>
              <w:rPr>
                <w:del w:id="23118" w:author="James Vu" w:date="2024-04-18T23:27:00Z"/>
                <w:b/>
                <w:bCs/>
                <w:color w:val="000000"/>
                <w:sz w:val="28"/>
                <w:szCs w:val="28"/>
                <w:rPrChange w:id="23119" w:author="James Vu" w:date="2024-04-18T22:33:00Z">
                  <w:rPr>
                    <w:del w:id="23120" w:author="James Vu" w:date="2024-04-18T23:27:00Z"/>
                    <w:b/>
                    <w:bCs/>
                    <w:color w:val="000000"/>
                  </w:rPr>
                </w:rPrChange>
              </w:rPr>
              <w:pPrChange w:id="23121" w:author="James Vu" w:date="2024-04-18T22:33:00Z">
                <w:pPr>
                  <w:widowControl w:val="0"/>
                  <w:spacing w:before="120" w:after="120"/>
                  <w:jc w:val="center"/>
                </w:pPr>
              </w:pPrChange>
            </w:pPr>
            <w:del w:id="23122" w:author="James Vu" w:date="2024-04-18T23:27:00Z">
              <w:r w:rsidRPr="00167CE0" w:rsidDel="00E5719A">
                <w:rPr>
                  <w:b/>
                  <w:bCs/>
                  <w:color w:val="000000"/>
                  <w:sz w:val="28"/>
                  <w:szCs w:val="28"/>
                  <w:rPrChange w:id="23123" w:author="James Vu" w:date="2024-04-18T22:33:00Z">
                    <w:rPr>
                      <w:b/>
                      <w:bCs/>
                      <w:color w:val="000000"/>
                    </w:rPr>
                  </w:rPrChange>
                </w:rPr>
                <w:delText>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324CEF5" w14:textId="664800CA" w:rsidR="00421081" w:rsidRPr="00167CE0" w:rsidDel="00E5719A" w:rsidRDefault="00421081">
            <w:pPr>
              <w:widowControl w:val="0"/>
              <w:spacing w:before="120" w:after="120"/>
              <w:jc w:val="both"/>
              <w:rPr>
                <w:del w:id="23124" w:author="James Vu" w:date="2024-04-18T23:27:00Z"/>
                <w:b/>
                <w:bCs/>
                <w:color w:val="000000"/>
                <w:sz w:val="28"/>
                <w:szCs w:val="28"/>
                <w:rPrChange w:id="23125" w:author="James Vu" w:date="2024-04-18T22:33:00Z">
                  <w:rPr>
                    <w:del w:id="23126" w:author="James Vu" w:date="2024-04-18T23:27:00Z"/>
                    <w:b/>
                    <w:bCs/>
                    <w:color w:val="000000"/>
                  </w:rPr>
                </w:rPrChange>
              </w:rPr>
              <w:pPrChange w:id="23127" w:author="James Vu" w:date="2024-04-18T22:33:00Z">
                <w:pPr>
                  <w:widowControl w:val="0"/>
                  <w:spacing w:before="120" w:after="120"/>
                </w:pPr>
              </w:pPrChange>
            </w:pPr>
            <w:del w:id="23128" w:author="James Vu" w:date="2024-04-18T23:27:00Z">
              <w:r w:rsidRPr="00167CE0" w:rsidDel="00E5719A">
                <w:rPr>
                  <w:b/>
                  <w:bCs/>
                  <w:color w:val="000000"/>
                  <w:sz w:val="28"/>
                  <w:szCs w:val="28"/>
                  <w:rPrChange w:id="23129" w:author="James Vu" w:date="2024-04-18T22:33:00Z">
                    <w:rPr>
                      <w:b/>
                      <w:bCs/>
                      <w:color w:val="000000"/>
                    </w:rPr>
                  </w:rPrChange>
                </w:rPr>
                <w:delText>Lựa chọn nhà thầu tư vấn Lập thiết kế chi tiết, dự toán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46247EE5" w14:textId="735341FC" w:rsidR="00421081" w:rsidRPr="00167CE0" w:rsidDel="00E5719A" w:rsidRDefault="00421081">
            <w:pPr>
              <w:widowControl w:val="0"/>
              <w:spacing w:before="120" w:after="120"/>
              <w:jc w:val="both"/>
              <w:rPr>
                <w:del w:id="23130" w:author="James Vu" w:date="2024-04-18T23:27:00Z"/>
                <w:b/>
                <w:bCs/>
                <w:color w:val="000000"/>
                <w:sz w:val="28"/>
                <w:szCs w:val="28"/>
                <w:rPrChange w:id="23131" w:author="James Vu" w:date="2024-04-18T22:33:00Z">
                  <w:rPr>
                    <w:del w:id="23132" w:author="James Vu" w:date="2024-04-18T23:27:00Z"/>
                    <w:b/>
                    <w:bCs/>
                    <w:color w:val="000000"/>
                  </w:rPr>
                </w:rPrChange>
              </w:rPr>
              <w:pPrChange w:id="23133"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0124F4A2" w14:textId="5C17635F" w:rsidR="00421081" w:rsidRPr="00167CE0" w:rsidDel="00E5719A" w:rsidRDefault="00421081">
            <w:pPr>
              <w:widowControl w:val="0"/>
              <w:spacing w:before="120" w:after="120"/>
              <w:jc w:val="both"/>
              <w:rPr>
                <w:del w:id="23134" w:author="James Vu" w:date="2024-04-18T23:27:00Z"/>
                <w:b/>
                <w:bCs/>
                <w:color w:val="000000"/>
                <w:sz w:val="28"/>
                <w:szCs w:val="28"/>
                <w:rPrChange w:id="23135" w:author="James Vu" w:date="2024-04-18T22:33:00Z">
                  <w:rPr>
                    <w:del w:id="23136" w:author="James Vu" w:date="2024-04-18T23:27:00Z"/>
                    <w:b/>
                    <w:bCs/>
                    <w:color w:val="000000"/>
                  </w:rPr>
                </w:rPrChange>
              </w:rPr>
              <w:pPrChange w:id="23137"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1C98B60" w14:textId="084C12E6" w:rsidR="00421081" w:rsidRPr="00167CE0" w:rsidDel="00E5719A" w:rsidRDefault="00421081">
            <w:pPr>
              <w:widowControl w:val="0"/>
              <w:spacing w:before="120" w:after="120"/>
              <w:jc w:val="both"/>
              <w:rPr>
                <w:del w:id="23138" w:author="James Vu" w:date="2024-04-18T23:27:00Z"/>
                <w:b/>
                <w:bCs/>
                <w:color w:val="000000"/>
                <w:sz w:val="28"/>
                <w:szCs w:val="28"/>
                <w:rPrChange w:id="23139" w:author="James Vu" w:date="2024-04-18T22:33:00Z">
                  <w:rPr>
                    <w:del w:id="23140" w:author="James Vu" w:date="2024-04-18T23:27:00Z"/>
                    <w:b/>
                    <w:bCs/>
                    <w:color w:val="000000"/>
                  </w:rPr>
                </w:rPrChange>
              </w:rPr>
              <w:pPrChange w:id="23141"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BF48EE9" w14:textId="17E71673" w:rsidR="00421081" w:rsidRPr="00167CE0" w:rsidDel="00E5719A" w:rsidRDefault="00421081">
            <w:pPr>
              <w:widowControl w:val="0"/>
              <w:spacing w:before="120" w:after="120"/>
              <w:jc w:val="both"/>
              <w:rPr>
                <w:del w:id="23142" w:author="James Vu" w:date="2024-04-18T23:27:00Z"/>
                <w:b/>
                <w:bCs/>
                <w:color w:val="000000"/>
                <w:sz w:val="28"/>
                <w:szCs w:val="28"/>
                <w:rPrChange w:id="23143" w:author="James Vu" w:date="2024-04-18T22:33:00Z">
                  <w:rPr>
                    <w:del w:id="23144" w:author="James Vu" w:date="2024-04-18T23:27:00Z"/>
                    <w:b/>
                    <w:bCs/>
                    <w:color w:val="000000"/>
                  </w:rPr>
                </w:rPrChange>
              </w:rPr>
              <w:pPrChange w:id="23145" w:author="James Vu" w:date="2024-04-18T22:33:00Z">
                <w:pPr>
                  <w:widowControl w:val="0"/>
                  <w:spacing w:before="120" w:after="120"/>
                  <w:jc w:val="right"/>
                </w:pPr>
              </w:pPrChange>
            </w:pPr>
            <w:del w:id="23146" w:author="James Vu" w:date="2024-04-18T23:27:00Z">
              <w:r w:rsidRPr="00167CE0" w:rsidDel="00E5719A">
                <w:rPr>
                  <w:b/>
                  <w:bCs/>
                  <w:color w:val="000000"/>
                  <w:sz w:val="28"/>
                  <w:szCs w:val="28"/>
                  <w:rPrChange w:id="23147" w:author="James Vu" w:date="2024-04-18T22:33:00Z">
                    <w:rPr>
                      <w:b/>
                      <w:bCs/>
                      <w:color w:val="000000"/>
                    </w:rPr>
                  </w:rPrChange>
                </w:rPr>
                <w:delText>598.121.186</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601B45FD" w14:textId="3288AC7B" w:rsidR="00421081" w:rsidRPr="00167CE0" w:rsidDel="00E5719A" w:rsidRDefault="00421081">
            <w:pPr>
              <w:widowControl w:val="0"/>
              <w:spacing w:before="120" w:after="120"/>
              <w:jc w:val="both"/>
              <w:rPr>
                <w:del w:id="23148" w:author="James Vu" w:date="2024-04-18T23:27:00Z"/>
                <w:b/>
                <w:bCs/>
                <w:color w:val="000000"/>
                <w:sz w:val="28"/>
                <w:szCs w:val="28"/>
                <w:rPrChange w:id="23149" w:author="James Vu" w:date="2024-04-18T22:33:00Z">
                  <w:rPr>
                    <w:del w:id="23150" w:author="James Vu" w:date="2024-04-18T23:27:00Z"/>
                    <w:b/>
                    <w:bCs/>
                    <w:color w:val="000000"/>
                  </w:rPr>
                </w:rPrChange>
              </w:rPr>
              <w:pPrChange w:id="23151" w:author="James Vu" w:date="2024-04-18T22:33:00Z">
                <w:pPr>
                  <w:widowControl w:val="0"/>
                  <w:spacing w:before="120" w:after="120"/>
                  <w:jc w:val="right"/>
                </w:pPr>
              </w:pPrChange>
            </w:pPr>
            <w:del w:id="23152" w:author="James Vu" w:date="2024-04-18T23:27:00Z">
              <w:r w:rsidRPr="00167CE0" w:rsidDel="00E5719A">
                <w:rPr>
                  <w:b/>
                  <w:bCs/>
                  <w:color w:val="000000"/>
                  <w:sz w:val="28"/>
                  <w:szCs w:val="28"/>
                  <w:rPrChange w:id="23153" w:author="James Vu" w:date="2024-04-18T22:33:00Z">
                    <w:rPr>
                      <w:b/>
                      <w:bCs/>
                      <w:color w:val="000000"/>
                    </w:rPr>
                  </w:rPrChange>
                </w:rPr>
                <w:delText>47.849.695</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158D517" w14:textId="01DB0178" w:rsidR="00421081" w:rsidRPr="00167CE0" w:rsidDel="00E5719A" w:rsidRDefault="00421081">
            <w:pPr>
              <w:widowControl w:val="0"/>
              <w:spacing w:before="120" w:after="120"/>
              <w:jc w:val="both"/>
              <w:rPr>
                <w:del w:id="23154" w:author="James Vu" w:date="2024-04-18T23:27:00Z"/>
                <w:b/>
                <w:bCs/>
                <w:color w:val="000000"/>
                <w:sz w:val="28"/>
                <w:szCs w:val="28"/>
                <w:rPrChange w:id="23155" w:author="James Vu" w:date="2024-04-18T22:33:00Z">
                  <w:rPr>
                    <w:del w:id="23156" w:author="James Vu" w:date="2024-04-18T23:27:00Z"/>
                    <w:b/>
                    <w:bCs/>
                    <w:color w:val="000000"/>
                  </w:rPr>
                </w:rPrChange>
              </w:rPr>
              <w:pPrChange w:id="23157" w:author="James Vu" w:date="2024-04-18T22:33:00Z">
                <w:pPr>
                  <w:widowControl w:val="0"/>
                  <w:spacing w:before="120" w:after="120"/>
                  <w:jc w:val="right"/>
                </w:pPr>
              </w:pPrChange>
            </w:pPr>
            <w:del w:id="23158" w:author="James Vu" w:date="2024-04-18T23:27:00Z">
              <w:r w:rsidRPr="00167CE0" w:rsidDel="00E5719A">
                <w:rPr>
                  <w:b/>
                  <w:bCs/>
                  <w:color w:val="000000"/>
                  <w:sz w:val="28"/>
                  <w:szCs w:val="28"/>
                  <w:rPrChange w:id="23159" w:author="James Vu" w:date="2024-04-18T22:33:00Z">
                    <w:rPr>
                      <w:b/>
                      <w:bCs/>
                      <w:color w:val="000000"/>
                    </w:rPr>
                  </w:rPrChange>
                </w:rPr>
                <w:delText>645.970.881</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17F38ACE" w14:textId="66478711" w:rsidR="00421081" w:rsidRPr="00167CE0" w:rsidDel="00E5719A" w:rsidRDefault="00421081">
            <w:pPr>
              <w:widowControl w:val="0"/>
              <w:spacing w:before="120" w:after="120"/>
              <w:jc w:val="both"/>
              <w:rPr>
                <w:del w:id="23160" w:author="James Vu" w:date="2024-04-18T23:27:00Z"/>
                <w:b/>
                <w:bCs/>
                <w:color w:val="000000"/>
                <w:sz w:val="28"/>
                <w:szCs w:val="28"/>
                <w:rPrChange w:id="23161" w:author="James Vu" w:date="2024-04-18T22:33:00Z">
                  <w:rPr>
                    <w:del w:id="23162" w:author="James Vu" w:date="2024-04-18T23:27:00Z"/>
                    <w:b/>
                    <w:bCs/>
                    <w:color w:val="000000"/>
                  </w:rPr>
                </w:rPrChange>
              </w:rPr>
              <w:pPrChange w:id="23163" w:author="James Vu" w:date="2024-04-18T22:33:00Z">
                <w:pPr>
                  <w:widowControl w:val="0"/>
                  <w:spacing w:before="120" w:after="120"/>
                </w:pPr>
              </w:pPrChange>
            </w:pPr>
            <w:del w:id="23164" w:author="James Vu" w:date="2024-04-18T23:27:00Z">
              <w:r w:rsidRPr="00167CE0" w:rsidDel="00E5719A">
                <w:rPr>
                  <w:b/>
                  <w:bCs/>
                  <w:color w:val="000000"/>
                  <w:sz w:val="28"/>
                  <w:szCs w:val="28"/>
                  <w:rPrChange w:id="23165" w:author="James Vu" w:date="2024-04-18T22:33:00Z">
                    <w:rPr>
                      <w:b/>
                      <w:bCs/>
                      <w:color w:val="000000"/>
                    </w:rPr>
                  </w:rPrChange>
                </w:rPr>
                <w:delText> </w:delText>
              </w:r>
            </w:del>
          </w:p>
        </w:tc>
      </w:tr>
      <w:tr w:rsidR="002D5FBD" w:rsidRPr="00167CE0" w:rsidDel="00E5719A" w14:paraId="58F4B08C" w14:textId="5CE0EFC6" w:rsidTr="006138EB">
        <w:trPr>
          <w:del w:id="23166"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5139752" w14:textId="51B1CD45" w:rsidR="00421081" w:rsidRPr="00167CE0" w:rsidDel="00E5719A" w:rsidRDefault="00421081">
            <w:pPr>
              <w:widowControl w:val="0"/>
              <w:spacing w:before="120" w:after="120"/>
              <w:jc w:val="both"/>
              <w:rPr>
                <w:del w:id="23167" w:author="James Vu" w:date="2024-04-18T23:27:00Z"/>
                <w:b/>
                <w:bCs/>
                <w:color w:val="000000"/>
                <w:sz w:val="28"/>
                <w:szCs w:val="28"/>
                <w:rPrChange w:id="23168" w:author="James Vu" w:date="2024-04-18T22:33:00Z">
                  <w:rPr>
                    <w:del w:id="23169" w:author="James Vu" w:date="2024-04-18T23:27:00Z"/>
                    <w:b/>
                    <w:bCs/>
                    <w:color w:val="000000"/>
                  </w:rPr>
                </w:rPrChange>
              </w:rPr>
              <w:pPrChange w:id="23170" w:author="James Vu" w:date="2024-04-18T22:33:00Z">
                <w:pPr>
                  <w:widowControl w:val="0"/>
                  <w:spacing w:before="120" w:after="120"/>
                  <w:jc w:val="center"/>
                </w:pPr>
              </w:pPrChange>
            </w:pPr>
            <w:del w:id="23171" w:author="James Vu" w:date="2024-04-18T23:27:00Z">
              <w:r w:rsidRPr="00167CE0" w:rsidDel="00E5719A">
                <w:rPr>
                  <w:b/>
                  <w:bCs/>
                  <w:color w:val="000000"/>
                  <w:sz w:val="28"/>
                  <w:szCs w:val="28"/>
                  <w:rPrChange w:id="23172" w:author="James Vu" w:date="2024-04-18T22:33:00Z">
                    <w:rPr>
                      <w:b/>
                      <w:bCs/>
                      <w:color w:val="000000"/>
                    </w:rPr>
                  </w:rPrChange>
                </w:rPr>
                <w:delText>2.1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BA0E0A8" w14:textId="0B72283D" w:rsidR="00421081" w:rsidRPr="00167CE0" w:rsidDel="00E5719A" w:rsidRDefault="00421081">
            <w:pPr>
              <w:widowControl w:val="0"/>
              <w:spacing w:before="120" w:after="120"/>
              <w:jc w:val="both"/>
              <w:rPr>
                <w:del w:id="23173" w:author="James Vu" w:date="2024-04-18T23:27:00Z"/>
                <w:b/>
                <w:bCs/>
                <w:color w:val="000000"/>
                <w:sz w:val="28"/>
                <w:szCs w:val="28"/>
                <w:rPrChange w:id="23174" w:author="James Vu" w:date="2024-04-18T22:33:00Z">
                  <w:rPr>
                    <w:del w:id="23175" w:author="James Vu" w:date="2024-04-18T23:27:00Z"/>
                    <w:b/>
                    <w:bCs/>
                    <w:color w:val="000000"/>
                  </w:rPr>
                </w:rPrChange>
              </w:rPr>
              <w:pPrChange w:id="23176" w:author="James Vu" w:date="2024-04-18T22:33:00Z">
                <w:pPr>
                  <w:widowControl w:val="0"/>
                  <w:spacing w:before="120" w:after="120"/>
                </w:pPr>
              </w:pPrChange>
            </w:pPr>
            <w:del w:id="23177" w:author="James Vu" w:date="2024-04-18T23:27:00Z">
              <w:r w:rsidRPr="00167CE0" w:rsidDel="00E5719A">
                <w:rPr>
                  <w:b/>
                  <w:bCs/>
                  <w:color w:val="000000"/>
                  <w:sz w:val="28"/>
                  <w:szCs w:val="28"/>
                  <w:rPrChange w:id="23178" w:author="James Vu" w:date="2024-04-18T22:33:00Z">
                    <w:rPr>
                      <w:b/>
                      <w:bCs/>
                      <w:color w:val="000000"/>
                    </w:rPr>
                  </w:rPrChange>
                </w:rPr>
                <w:delText>Lập hồ sơ mời thầu, đánh giá hồ sơ dự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45D76BE4" w14:textId="4D63F3A9" w:rsidR="00421081" w:rsidRPr="00167CE0" w:rsidDel="00E5719A" w:rsidRDefault="00421081">
            <w:pPr>
              <w:widowControl w:val="0"/>
              <w:spacing w:before="120" w:after="120"/>
              <w:jc w:val="both"/>
              <w:rPr>
                <w:del w:id="23179" w:author="James Vu" w:date="2024-04-18T23:27:00Z"/>
                <w:b/>
                <w:bCs/>
                <w:color w:val="000000"/>
                <w:sz w:val="28"/>
                <w:szCs w:val="28"/>
                <w:rPrChange w:id="23180" w:author="James Vu" w:date="2024-04-18T22:33:00Z">
                  <w:rPr>
                    <w:del w:id="23181" w:author="James Vu" w:date="2024-04-18T23:27:00Z"/>
                    <w:b/>
                    <w:bCs/>
                    <w:color w:val="000000"/>
                  </w:rPr>
                </w:rPrChange>
              </w:rPr>
              <w:pPrChange w:id="23182" w:author="James Vu" w:date="2024-04-18T22:33:00Z">
                <w:pPr>
                  <w:widowControl w:val="0"/>
                  <w:spacing w:before="120" w:after="120"/>
                  <w:jc w:val="center"/>
                </w:pPr>
              </w:pPrChange>
            </w:pPr>
            <w:del w:id="23183" w:author="James Vu" w:date="2024-04-18T23:27:00Z">
              <w:r w:rsidRPr="00167CE0" w:rsidDel="00E5719A">
                <w:rPr>
                  <w:b/>
                  <w:bCs/>
                  <w:color w:val="000000"/>
                  <w:sz w:val="28"/>
                  <w:szCs w:val="28"/>
                  <w:rPrChange w:id="23184" w:author="James Vu" w:date="2024-04-18T22:33:00Z">
                    <w:rPr>
                      <w:b/>
                      <w:bCs/>
                      <w:color w:val="000000"/>
                    </w:rPr>
                  </w:rPrChange>
                </w:rPr>
                <w:delText>0,2000%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452E204" w14:textId="3150F2B1" w:rsidR="00421081" w:rsidRPr="00167CE0" w:rsidDel="00E5719A" w:rsidRDefault="00421081">
            <w:pPr>
              <w:widowControl w:val="0"/>
              <w:spacing w:before="120" w:after="120"/>
              <w:jc w:val="both"/>
              <w:rPr>
                <w:del w:id="23185" w:author="James Vu" w:date="2024-04-18T23:27:00Z"/>
                <w:b/>
                <w:bCs/>
                <w:color w:val="000000"/>
                <w:sz w:val="28"/>
                <w:szCs w:val="28"/>
                <w:rPrChange w:id="23186" w:author="James Vu" w:date="2024-04-18T22:33:00Z">
                  <w:rPr>
                    <w:del w:id="23187" w:author="James Vu" w:date="2024-04-18T23:27:00Z"/>
                    <w:b/>
                    <w:bCs/>
                    <w:color w:val="000000"/>
                  </w:rPr>
                </w:rPrChange>
              </w:rPr>
              <w:pPrChange w:id="23188" w:author="James Vu" w:date="2024-04-18T22:33:00Z">
                <w:pPr>
                  <w:widowControl w:val="0"/>
                  <w:spacing w:before="120" w:after="120"/>
                  <w:jc w:val="center"/>
                </w:pPr>
              </w:pPrChange>
            </w:pPr>
            <w:del w:id="23189" w:author="James Vu" w:date="2024-04-18T23:27:00Z">
              <w:r w:rsidRPr="00167CE0" w:rsidDel="00E5719A">
                <w:rPr>
                  <w:b/>
                  <w:bCs/>
                  <w:color w:val="000000"/>
                  <w:sz w:val="28"/>
                  <w:szCs w:val="28"/>
                  <w:rPrChange w:id="23190" w:author="James Vu" w:date="2024-04-18T22:33:00Z">
                    <w:rPr>
                      <w:b/>
                      <w:bCs/>
                      <w:color w:val="000000"/>
                    </w:rPr>
                  </w:rPrChange>
                </w:rPr>
                <w:delText>x 2 x G</w:delText>
              </w:r>
              <w:r w:rsidRPr="00167CE0" w:rsidDel="00E5719A">
                <w:rPr>
                  <w:b/>
                  <w:bCs/>
                  <w:color w:val="000000"/>
                  <w:sz w:val="28"/>
                  <w:szCs w:val="28"/>
                  <w:vertAlign w:val="subscript"/>
                  <w:rPrChange w:id="23191" w:author="James Vu" w:date="2024-04-18T22:33:00Z">
                    <w:rPr>
                      <w:b/>
                      <w:bCs/>
                      <w:color w:val="000000"/>
                      <w:vertAlign w:val="subscript"/>
                    </w:rPr>
                  </w:rPrChange>
                </w:rPr>
                <w:delText>TV2</w:delText>
              </w:r>
              <w:r w:rsidRPr="00167CE0" w:rsidDel="00E5719A">
                <w:rPr>
                  <w:b/>
                  <w:bCs/>
                  <w:color w:val="000000"/>
                  <w:sz w:val="28"/>
                  <w:szCs w:val="28"/>
                  <w:rPrChange w:id="23192" w:author="James Vu" w:date="2024-04-18T22:33:00Z">
                    <w:rPr>
                      <w:b/>
                      <w:bCs/>
                      <w:color w:val="000000"/>
                    </w:rPr>
                  </w:rPrChange>
                </w:rPr>
                <w:delText xml:space="preserve"> (Sau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AB5ABA4" w14:textId="58540A35" w:rsidR="00421081" w:rsidRPr="00167CE0" w:rsidDel="00E5719A" w:rsidRDefault="00421081">
            <w:pPr>
              <w:widowControl w:val="0"/>
              <w:spacing w:before="120" w:after="120"/>
              <w:jc w:val="both"/>
              <w:rPr>
                <w:del w:id="23193" w:author="James Vu" w:date="2024-04-18T23:27:00Z"/>
                <w:b/>
                <w:bCs/>
                <w:color w:val="000000"/>
                <w:sz w:val="28"/>
                <w:szCs w:val="28"/>
                <w:rPrChange w:id="23194" w:author="James Vu" w:date="2024-04-18T22:33:00Z">
                  <w:rPr>
                    <w:del w:id="23195" w:author="James Vu" w:date="2024-04-18T23:27:00Z"/>
                    <w:b/>
                    <w:bCs/>
                    <w:color w:val="000000"/>
                  </w:rPr>
                </w:rPrChange>
              </w:rPr>
              <w:pPrChange w:id="23196" w:author="James Vu" w:date="2024-04-18T22:33:00Z">
                <w:pPr>
                  <w:widowControl w:val="0"/>
                  <w:spacing w:before="120" w:after="120"/>
                  <w:jc w:val="center"/>
                </w:pPr>
              </w:pPrChange>
            </w:pPr>
            <w:del w:id="23197" w:author="James Vu" w:date="2024-04-18T23:27:00Z">
              <w:r w:rsidRPr="00167CE0" w:rsidDel="00E5719A">
                <w:rPr>
                  <w:b/>
                  <w:bCs/>
                  <w:color w:val="000000"/>
                  <w:sz w:val="28"/>
                  <w:szCs w:val="28"/>
                  <w:rPrChange w:id="23198" w:author="James Vu" w:date="2024-04-18T22:33:00Z">
                    <w:rPr>
                      <w:b/>
                      <w:bCs/>
                      <w:color w:val="000000"/>
                    </w:rPr>
                  </w:rPrChange>
                </w:rPr>
                <w:delText>634.090.881</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1686738B" w14:textId="65EF82EE" w:rsidR="00421081" w:rsidRPr="00167CE0" w:rsidDel="00E5719A" w:rsidRDefault="00421081">
            <w:pPr>
              <w:widowControl w:val="0"/>
              <w:spacing w:before="120" w:after="120"/>
              <w:jc w:val="both"/>
              <w:rPr>
                <w:del w:id="23199" w:author="James Vu" w:date="2024-04-18T23:27:00Z"/>
                <w:b/>
                <w:bCs/>
                <w:color w:val="000000"/>
                <w:sz w:val="28"/>
                <w:szCs w:val="28"/>
                <w:rPrChange w:id="23200" w:author="James Vu" w:date="2024-04-18T22:33:00Z">
                  <w:rPr>
                    <w:del w:id="23201" w:author="James Vu" w:date="2024-04-18T23:27:00Z"/>
                    <w:b/>
                    <w:bCs/>
                    <w:color w:val="000000"/>
                  </w:rPr>
                </w:rPrChange>
              </w:rPr>
              <w:pPrChange w:id="23202" w:author="James Vu" w:date="2024-04-18T22:33:00Z">
                <w:pPr>
                  <w:widowControl w:val="0"/>
                  <w:spacing w:before="120" w:after="120"/>
                  <w:jc w:val="right"/>
                </w:pPr>
              </w:pPrChange>
            </w:pPr>
            <w:del w:id="23203" w:author="James Vu" w:date="2024-04-18T23:27:00Z">
              <w:r w:rsidRPr="00167CE0" w:rsidDel="00E5719A">
                <w:rPr>
                  <w:b/>
                  <w:bCs/>
                  <w:color w:val="000000"/>
                  <w:sz w:val="28"/>
                  <w:szCs w:val="28"/>
                  <w:rPrChange w:id="23204" w:author="James Vu" w:date="2024-04-18T22:33:00Z">
                    <w:rPr>
                      <w:b/>
                      <w:bCs/>
                      <w:color w:val="000000"/>
                    </w:rPr>
                  </w:rPrChange>
                </w:rPr>
                <w:delText>6.000.000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3F0B617B" w14:textId="097CBFF8" w:rsidR="00421081" w:rsidRPr="00167CE0" w:rsidDel="00E5719A" w:rsidRDefault="00421081">
            <w:pPr>
              <w:widowControl w:val="0"/>
              <w:spacing w:before="120" w:after="120"/>
              <w:jc w:val="both"/>
              <w:rPr>
                <w:del w:id="23205" w:author="James Vu" w:date="2024-04-18T23:27:00Z"/>
                <w:b/>
                <w:bCs/>
                <w:color w:val="000000"/>
                <w:sz w:val="28"/>
                <w:szCs w:val="28"/>
                <w:rPrChange w:id="23206" w:author="James Vu" w:date="2024-04-18T22:33:00Z">
                  <w:rPr>
                    <w:del w:id="23207" w:author="James Vu" w:date="2024-04-18T23:27:00Z"/>
                    <w:b/>
                    <w:bCs/>
                    <w:color w:val="000000"/>
                  </w:rPr>
                </w:rPrChange>
              </w:rPr>
              <w:pPrChange w:id="23208" w:author="James Vu" w:date="2024-04-18T22:33:00Z">
                <w:pPr>
                  <w:widowControl w:val="0"/>
                  <w:spacing w:before="120" w:after="120"/>
                  <w:jc w:val="right"/>
                </w:pPr>
              </w:pPrChange>
            </w:pPr>
            <w:del w:id="23209" w:author="James Vu" w:date="2024-04-18T23:27:00Z">
              <w:r w:rsidRPr="00167CE0" w:rsidDel="00E5719A">
                <w:rPr>
                  <w:b/>
                  <w:bCs/>
                  <w:color w:val="000000"/>
                  <w:sz w:val="28"/>
                  <w:szCs w:val="28"/>
                  <w:rPrChange w:id="23210" w:author="James Vu" w:date="2024-04-18T22:33:00Z">
                    <w:rPr>
                      <w:b/>
                      <w:bCs/>
                      <w:color w:val="000000"/>
                    </w:rPr>
                  </w:rPrChange>
                </w:rPr>
                <w:delText>480.000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32A77830" w14:textId="6DAA2DBD" w:rsidR="00421081" w:rsidRPr="00167CE0" w:rsidDel="00E5719A" w:rsidRDefault="00421081">
            <w:pPr>
              <w:widowControl w:val="0"/>
              <w:spacing w:before="120" w:after="120"/>
              <w:jc w:val="both"/>
              <w:rPr>
                <w:del w:id="23211" w:author="James Vu" w:date="2024-04-18T23:27:00Z"/>
                <w:b/>
                <w:bCs/>
                <w:color w:val="000000"/>
                <w:sz w:val="28"/>
                <w:szCs w:val="28"/>
                <w:rPrChange w:id="23212" w:author="James Vu" w:date="2024-04-18T22:33:00Z">
                  <w:rPr>
                    <w:del w:id="23213" w:author="James Vu" w:date="2024-04-18T23:27:00Z"/>
                    <w:b/>
                    <w:bCs/>
                    <w:color w:val="000000"/>
                  </w:rPr>
                </w:rPrChange>
              </w:rPr>
              <w:pPrChange w:id="23214" w:author="James Vu" w:date="2024-04-18T22:33:00Z">
                <w:pPr>
                  <w:widowControl w:val="0"/>
                  <w:spacing w:before="120" w:after="120"/>
                  <w:jc w:val="right"/>
                </w:pPr>
              </w:pPrChange>
            </w:pPr>
            <w:del w:id="23215" w:author="James Vu" w:date="2024-04-18T23:27:00Z">
              <w:r w:rsidRPr="00167CE0" w:rsidDel="00E5719A">
                <w:rPr>
                  <w:b/>
                  <w:bCs/>
                  <w:color w:val="000000"/>
                  <w:sz w:val="28"/>
                  <w:szCs w:val="28"/>
                  <w:rPrChange w:id="23216" w:author="James Vu" w:date="2024-04-18T22:33:00Z">
                    <w:rPr>
                      <w:b/>
                      <w:bCs/>
                      <w:color w:val="000000"/>
                    </w:rPr>
                  </w:rPrChange>
                </w:rPr>
                <w:delText>6.480.000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5DBA8E5F" w14:textId="68FA1412" w:rsidR="00421081" w:rsidRPr="00167CE0" w:rsidDel="00E5719A" w:rsidRDefault="00421081">
            <w:pPr>
              <w:widowControl w:val="0"/>
              <w:spacing w:before="120" w:after="120"/>
              <w:jc w:val="both"/>
              <w:rPr>
                <w:del w:id="23217" w:author="James Vu" w:date="2024-04-18T23:27:00Z"/>
                <w:b/>
                <w:bCs/>
                <w:color w:val="000000"/>
                <w:sz w:val="28"/>
                <w:szCs w:val="28"/>
                <w:rPrChange w:id="23218" w:author="James Vu" w:date="2024-04-18T22:33:00Z">
                  <w:rPr>
                    <w:del w:id="23219" w:author="James Vu" w:date="2024-04-18T23:27:00Z"/>
                    <w:b/>
                    <w:bCs/>
                    <w:color w:val="000000"/>
                  </w:rPr>
                </w:rPrChange>
              </w:rPr>
              <w:pPrChange w:id="23220" w:author="James Vu" w:date="2024-04-18T22:33:00Z">
                <w:pPr>
                  <w:widowControl w:val="0"/>
                  <w:spacing w:before="120" w:after="120"/>
                </w:pPr>
              </w:pPrChange>
            </w:pPr>
            <w:del w:id="23221" w:author="James Vu" w:date="2024-04-18T23:27:00Z">
              <w:r w:rsidRPr="00167CE0" w:rsidDel="00E5719A">
                <w:rPr>
                  <w:b/>
                  <w:bCs/>
                  <w:color w:val="000000"/>
                  <w:sz w:val="28"/>
                  <w:szCs w:val="28"/>
                  <w:rPrChange w:id="23222" w:author="James Vu" w:date="2024-04-18T22:33:00Z">
                    <w:rPr>
                      <w:b/>
                      <w:bCs/>
                      <w:color w:val="000000"/>
                    </w:rPr>
                  </w:rPrChange>
                </w:rPr>
                <w:delText>Điểm c, Khoản 4 và Điểm b, Khoản 5, Điều 12 Nghị định 24/2024/NĐ-CP (Tối thiểu 3.000.000 cho mỗi hạng mục)</w:delText>
              </w:r>
            </w:del>
          </w:p>
        </w:tc>
      </w:tr>
      <w:tr w:rsidR="002D5FBD" w:rsidRPr="00167CE0" w:rsidDel="00E5719A" w14:paraId="5742E23E" w14:textId="55D0F630" w:rsidTr="006138EB">
        <w:trPr>
          <w:del w:id="2322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3E25C320" w14:textId="16CE163A" w:rsidR="00421081" w:rsidRPr="00167CE0" w:rsidDel="00E5719A" w:rsidRDefault="00421081">
            <w:pPr>
              <w:widowControl w:val="0"/>
              <w:spacing w:before="120" w:after="120"/>
              <w:jc w:val="both"/>
              <w:rPr>
                <w:del w:id="23224" w:author="James Vu" w:date="2024-04-18T23:27:00Z"/>
                <w:b/>
                <w:bCs/>
                <w:color w:val="000000"/>
                <w:sz w:val="28"/>
                <w:szCs w:val="28"/>
                <w:rPrChange w:id="23225" w:author="James Vu" w:date="2024-04-18T22:33:00Z">
                  <w:rPr>
                    <w:del w:id="23226" w:author="James Vu" w:date="2024-04-18T23:27:00Z"/>
                    <w:b/>
                    <w:bCs/>
                    <w:color w:val="000000"/>
                  </w:rPr>
                </w:rPrChange>
              </w:rPr>
              <w:pPrChange w:id="23227" w:author="James Vu" w:date="2024-04-18T22:33:00Z">
                <w:pPr>
                  <w:widowControl w:val="0"/>
                  <w:spacing w:before="120" w:after="120"/>
                  <w:jc w:val="center"/>
                </w:pPr>
              </w:pPrChange>
            </w:pPr>
            <w:del w:id="23228" w:author="James Vu" w:date="2024-04-18T23:27:00Z">
              <w:r w:rsidRPr="00167CE0" w:rsidDel="00E5719A">
                <w:rPr>
                  <w:b/>
                  <w:bCs/>
                  <w:color w:val="000000"/>
                  <w:sz w:val="28"/>
                  <w:szCs w:val="28"/>
                  <w:rPrChange w:id="23229" w:author="James Vu" w:date="2024-04-18T22:33:00Z">
                    <w:rPr>
                      <w:b/>
                      <w:bCs/>
                      <w:color w:val="000000"/>
                    </w:rPr>
                  </w:rPrChange>
                </w:rPr>
                <w:delText>2.2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9BB7B6A" w14:textId="1595F480" w:rsidR="00421081" w:rsidRPr="00167CE0" w:rsidDel="00E5719A" w:rsidRDefault="00421081">
            <w:pPr>
              <w:widowControl w:val="0"/>
              <w:spacing w:before="120" w:after="120"/>
              <w:jc w:val="both"/>
              <w:rPr>
                <w:del w:id="23230" w:author="James Vu" w:date="2024-04-18T23:27:00Z"/>
                <w:b/>
                <w:bCs/>
                <w:color w:val="000000"/>
                <w:sz w:val="28"/>
                <w:szCs w:val="28"/>
                <w:rPrChange w:id="23231" w:author="James Vu" w:date="2024-04-18T22:33:00Z">
                  <w:rPr>
                    <w:del w:id="23232" w:author="James Vu" w:date="2024-04-18T23:27:00Z"/>
                    <w:b/>
                    <w:bCs/>
                    <w:color w:val="000000"/>
                  </w:rPr>
                </w:rPrChange>
              </w:rPr>
              <w:pPrChange w:id="23233" w:author="James Vu" w:date="2024-04-18T22:33:00Z">
                <w:pPr>
                  <w:widowControl w:val="0"/>
                  <w:spacing w:before="120" w:after="120"/>
                </w:pPr>
              </w:pPrChange>
            </w:pPr>
            <w:del w:id="23234" w:author="James Vu" w:date="2024-04-18T23:27:00Z">
              <w:r w:rsidRPr="00167CE0" w:rsidDel="00E5719A">
                <w:rPr>
                  <w:b/>
                  <w:bCs/>
                  <w:color w:val="000000"/>
                  <w:sz w:val="28"/>
                  <w:szCs w:val="28"/>
                  <w:rPrChange w:id="23235" w:author="James Vu" w:date="2024-04-18T22:33:00Z">
                    <w:rPr>
                      <w:b/>
                      <w:bCs/>
                      <w:color w:val="000000"/>
                    </w:rPr>
                  </w:rPrChange>
                </w:rPr>
                <w:delText>Thẩm định hồ sơ mời thầu; Thẩm định kết quả lựa chọn nhà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87A74B7" w14:textId="34D19C9B" w:rsidR="00421081" w:rsidRPr="00167CE0" w:rsidDel="00E5719A" w:rsidRDefault="00421081">
            <w:pPr>
              <w:widowControl w:val="0"/>
              <w:spacing w:before="120" w:after="120"/>
              <w:jc w:val="both"/>
              <w:rPr>
                <w:del w:id="23236" w:author="James Vu" w:date="2024-04-18T23:27:00Z"/>
                <w:b/>
                <w:bCs/>
                <w:color w:val="000000"/>
                <w:sz w:val="28"/>
                <w:szCs w:val="28"/>
                <w:rPrChange w:id="23237" w:author="James Vu" w:date="2024-04-18T22:33:00Z">
                  <w:rPr>
                    <w:del w:id="23238" w:author="James Vu" w:date="2024-04-18T23:27:00Z"/>
                    <w:b/>
                    <w:bCs/>
                    <w:color w:val="000000"/>
                  </w:rPr>
                </w:rPrChange>
              </w:rPr>
              <w:pPrChange w:id="23239"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CDC56D6" w14:textId="6871B26F" w:rsidR="00421081" w:rsidRPr="00167CE0" w:rsidDel="00E5719A" w:rsidRDefault="00421081">
            <w:pPr>
              <w:widowControl w:val="0"/>
              <w:spacing w:before="120" w:after="120"/>
              <w:jc w:val="both"/>
              <w:rPr>
                <w:del w:id="23240" w:author="James Vu" w:date="2024-04-18T23:27:00Z"/>
                <w:b/>
                <w:bCs/>
                <w:color w:val="000000"/>
                <w:sz w:val="28"/>
                <w:szCs w:val="28"/>
                <w:rPrChange w:id="23241" w:author="James Vu" w:date="2024-04-18T22:33:00Z">
                  <w:rPr>
                    <w:del w:id="23242" w:author="James Vu" w:date="2024-04-18T23:27:00Z"/>
                    <w:b/>
                    <w:bCs/>
                    <w:color w:val="000000"/>
                  </w:rPr>
                </w:rPrChange>
              </w:rPr>
              <w:pPrChange w:id="23243"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BFC3F16" w14:textId="6CD73B24" w:rsidR="00421081" w:rsidRPr="00167CE0" w:rsidDel="00E5719A" w:rsidRDefault="00421081">
            <w:pPr>
              <w:widowControl w:val="0"/>
              <w:spacing w:before="120" w:after="120"/>
              <w:jc w:val="both"/>
              <w:rPr>
                <w:del w:id="23244" w:author="James Vu" w:date="2024-04-18T23:27:00Z"/>
                <w:b/>
                <w:bCs/>
                <w:color w:val="000000"/>
                <w:sz w:val="28"/>
                <w:szCs w:val="28"/>
                <w:rPrChange w:id="23245" w:author="James Vu" w:date="2024-04-18T22:33:00Z">
                  <w:rPr>
                    <w:del w:id="23246" w:author="James Vu" w:date="2024-04-18T23:27:00Z"/>
                    <w:b/>
                    <w:bCs/>
                    <w:color w:val="000000"/>
                  </w:rPr>
                </w:rPrChange>
              </w:rPr>
              <w:pPrChange w:id="23247"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70D05AF" w14:textId="0A48573D" w:rsidR="00421081" w:rsidRPr="00167CE0" w:rsidDel="00E5719A" w:rsidRDefault="00421081">
            <w:pPr>
              <w:widowControl w:val="0"/>
              <w:spacing w:before="120" w:after="120"/>
              <w:jc w:val="both"/>
              <w:rPr>
                <w:del w:id="23248" w:author="James Vu" w:date="2024-04-18T23:27:00Z"/>
                <w:b/>
                <w:bCs/>
                <w:color w:val="000000"/>
                <w:sz w:val="28"/>
                <w:szCs w:val="28"/>
                <w:rPrChange w:id="23249" w:author="James Vu" w:date="2024-04-18T22:33:00Z">
                  <w:rPr>
                    <w:del w:id="23250" w:author="James Vu" w:date="2024-04-18T23:27:00Z"/>
                    <w:b/>
                    <w:bCs/>
                    <w:color w:val="000000"/>
                  </w:rPr>
                </w:rPrChange>
              </w:rPr>
              <w:pPrChange w:id="23251" w:author="James Vu" w:date="2024-04-18T22:33:00Z">
                <w:pPr>
                  <w:widowControl w:val="0"/>
                  <w:spacing w:before="120" w:after="120"/>
                  <w:jc w:val="right"/>
                </w:pPr>
              </w:pPrChange>
            </w:pPr>
            <w:del w:id="23252" w:author="James Vu" w:date="2024-04-18T23:27:00Z">
              <w:r w:rsidRPr="00167CE0" w:rsidDel="00E5719A">
                <w:rPr>
                  <w:b/>
                  <w:bCs/>
                  <w:color w:val="000000"/>
                  <w:sz w:val="28"/>
                  <w:szCs w:val="28"/>
                  <w:rPrChange w:id="23253" w:author="James Vu" w:date="2024-04-18T22:33:00Z">
                    <w:rPr>
                      <w:b/>
                      <w:bCs/>
                      <w:color w:val="000000"/>
                    </w:rPr>
                  </w:rPrChange>
                </w:rPr>
                <w:delText>5.000.000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299FEA7C" w14:textId="1680EC4F" w:rsidR="00421081" w:rsidRPr="00167CE0" w:rsidDel="00E5719A" w:rsidRDefault="00421081">
            <w:pPr>
              <w:widowControl w:val="0"/>
              <w:spacing w:before="120" w:after="120"/>
              <w:jc w:val="both"/>
              <w:rPr>
                <w:del w:id="23254" w:author="James Vu" w:date="2024-04-18T23:27:00Z"/>
                <w:b/>
                <w:bCs/>
                <w:color w:val="000000"/>
                <w:sz w:val="28"/>
                <w:szCs w:val="28"/>
                <w:rPrChange w:id="23255" w:author="James Vu" w:date="2024-04-18T22:33:00Z">
                  <w:rPr>
                    <w:del w:id="23256" w:author="James Vu" w:date="2024-04-18T23:27:00Z"/>
                    <w:b/>
                    <w:bCs/>
                    <w:color w:val="000000"/>
                  </w:rPr>
                </w:rPrChange>
              </w:rPr>
              <w:pPrChange w:id="23257" w:author="James Vu" w:date="2024-04-18T22:33:00Z">
                <w:pPr>
                  <w:widowControl w:val="0"/>
                  <w:spacing w:before="120" w:after="120"/>
                  <w:jc w:val="right"/>
                </w:pPr>
              </w:pPrChange>
            </w:pPr>
            <w:del w:id="23258" w:author="James Vu" w:date="2024-04-18T23:27:00Z">
              <w:r w:rsidRPr="00167CE0" w:rsidDel="00E5719A">
                <w:rPr>
                  <w:b/>
                  <w:bCs/>
                  <w:color w:val="000000"/>
                  <w:sz w:val="28"/>
                  <w:szCs w:val="28"/>
                  <w:rPrChange w:id="23259" w:author="James Vu" w:date="2024-04-18T22:33:00Z">
                    <w:rPr>
                      <w:b/>
                      <w:bCs/>
                      <w:color w:val="000000"/>
                    </w:rPr>
                  </w:rPrChange>
                </w:rPr>
                <w:delText>400.000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6F35DB4" w14:textId="065C0D99" w:rsidR="00421081" w:rsidRPr="00167CE0" w:rsidDel="00E5719A" w:rsidRDefault="00421081">
            <w:pPr>
              <w:widowControl w:val="0"/>
              <w:spacing w:before="120" w:after="120"/>
              <w:jc w:val="both"/>
              <w:rPr>
                <w:del w:id="23260" w:author="James Vu" w:date="2024-04-18T23:27:00Z"/>
                <w:b/>
                <w:bCs/>
                <w:color w:val="000000"/>
                <w:sz w:val="28"/>
                <w:szCs w:val="28"/>
                <w:rPrChange w:id="23261" w:author="James Vu" w:date="2024-04-18T22:33:00Z">
                  <w:rPr>
                    <w:del w:id="23262" w:author="James Vu" w:date="2024-04-18T23:27:00Z"/>
                    <w:b/>
                    <w:bCs/>
                    <w:color w:val="000000"/>
                  </w:rPr>
                </w:rPrChange>
              </w:rPr>
              <w:pPrChange w:id="23263" w:author="James Vu" w:date="2024-04-18T22:33:00Z">
                <w:pPr>
                  <w:widowControl w:val="0"/>
                  <w:spacing w:before="120" w:after="120"/>
                  <w:jc w:val="right"/>
                </w:pPr>
              </w:pPrChange>
            </w:pPr>
            <w:del w:id="23264" w:author="James Vu" w:date="2024-04-18T23:27:00Z">
              <w:r w:rsidRPr="00167CE0" w:rsidDel="00E5719A">
                <w:rPr>
                  <w:b/>
                  <w:bCs/>
                  <w:color w:val="000000"/>
                  <w:sz w:val="28"/>
                  <w:szCs w:val="28"/>
                  <w:rPrChange w:id="23265" w:author="James Vu" w:date="2024-04-18T22:33:00Z">
                    <w:rPr>
                      <w:b/>
                      <w:bCs/>
                      <w:color w:val="000000"/>
                    </w:rPr>
                  </w:rPrChange>
                </w:rPr>
                <w:delText>5.400.000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715EA73E" w14:textId="69C56C19" w:rsidR="00421081" w:rsidRPr="00167CE0" w:rsidDel="00E5719A" w:rsidRDefault="00421081">
            <w:pPr>
              <w:widowControl w:val="0"/>
              <w:spacing w:before="120" w:after="120"/>
              <w:jc w:val="both"/>
              <w:rPr>
                <w:del w:id="23266" w:author="James Vu" w:date="2024-04-18T23:27:00Z"/>
                <w:b/>
                <w:bCs/>
                <w:color w:val="000000"/>
                <w:sz w:val="28"/>
                <w:szCs w:val="28"/>
                <w:rPrChange w:id="23267" w:author="James Vu" w:date="2024-04-18T22:33:00Z">
                  <w:rPr>
                    <w:del w:id="23268" w:author="James Vu" w:date="2024-04-18T23:27:00Z"/>
                    <w:b/>
                    <w:bCs/>
                    <w:color w:val="000000"/>
                  </w:rPr>
                </w:rPrChange>
              </w:rPr>
              <w:pPrChange w:id="23269" w:author="James Vu" w:date="2024-04-18T22:33:00Z">
                <w:pPr>
                  <w:widowControl w:val="0"/>
                  <w:spacing w:before="120" w:after="120"/>
                </w:pPr>
              </w:pPrChange>
            </w:pPr>
            <w:del w:id="23270" w:author="James Vu" w:date="2024-04-18T23:27:00Z">
              <w:r w:rsidRPr="00167CE0" w:rsidDel="00E5719A">
                <w:rPr>
                  <w:b/>
                  <w:bCs/>
                  <w:color w:val="000000"/>
                  <w:sz w:val="28"/>
                  <w:szCs w:val="28"/>
                  <w:rPrChange w:id="23271" w:author="James Vu" w:date="2024-04-18T22:33:00Z">
                    <w:rPr>
                      <w:b/>
                      <w:bCs/>
                      <w:color w:val="000000"/>
                    </w:rPr>
                  </w:rPrChange>
                </w:rPr>
                <w:delText> </w:delText>
              </w:r>
            </w:del>
          </w:p>
        </w:tc>
      </w:tr>
      <w:tr w:rsidR="002D5FBD" w:rsidRPr="00167CE0" w:rsidDel="00E5719A" w14:paraId="667F0901" w14:textId="7E46A1BA" w:rsidTr="006138EB">
        <w:trPr>
          <w:del w:id="23272"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3BEE53F1" w14:textId="1E319DA1" w:rsidR="00421081" w:rsidRPr="00167CE0" w:rsidDel="00E5719A" w:rsidRDefault="00421081">
            <w:pPr>
              <w:widowControl w:val="0"/>
              <w:spacing w:before="120" w:after="120"/>
              <w:jc w:val="both"/>
              <w:rPr>
                <w:del w:id="23273" w:author="James Vu" w:date="2024-04-18T23:27:00Z"/>
                <w:i/>
                <w:iCs/>
                <w:color w:val="000000"/>
                <w:sz w:val="28"/>
                <w:szCs w:val="28"/>
                <w:rPrChange w:id="23274" w:author="James Vu" w:date="2024-04-18T22:33:00Z">
                  <w:rPr>
                    <w:del w:id="23275" w:author="James Vu" w:date="2024-04-18T23:27:00Z"/>
                    <w:i/>
                    <w:iCs/>
                    <w:color w:val="000000"/>
                  </w:rPr>
                </w:rPrChange>
              </w:rPr>
              <w:pPrChange w:id="23276" w:author="James Vu" w:date="2024-04-18T22:33:00Z">
                <w:pPr>
                  <w:widowControl w:val="0"/>
                  <w:spacing w:before="120" w:after="120"/>
                  <w:jc w:val="center"/>
                </w:pPr>
              </w:pPrChange>
            </w:pPr>
            <w:del w:id="23277" w:author="James Vu" w:date="2024-04-18T23:27:00Z">
              <w:r w:rsidRPr="00167CE0" w:rsidDel="00E5719A">
                <w:rPr>
                  <w:i/>
                  <w:iCs/>
                  <w:color w:val="000000"/>
                  <w:sz w:val="28"/>
                  <w:szCs w:val="28"/>
                  <w:rPrChange w:id="23278"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1172236" w14:textId="67F29F34" w:rsidR="00421081" w:rsidRPr="00167CE0" w:rsidDel="00E5719A" w:rsidRDefault="00421081">
            <w:pPr>
              <w:widowControl w:val="0"/>
              <w:spacing w:before="120" w:after="120"/>
              <w:jc w:val="both"/>
              <w:rPr>
                <w:del w:id="23279" w:author="James Vu" w:date="2024-04-18T23:27:00Z"/>
                <w:i/>
                <w:iCs/>
                <w:color w:val="000000"/>
                <w:sz w:val="28"/>
                <w:szCs w:val="28"/>
                <w:rPrChange w:id="23280" w:author="James Vu" w:date="2024-04-18T22:33:00Z">
                  <w:rPr>
                    <w:del w:id="23281" w:author="James Vu" w:date="2024-04-18T23:27:00Z"/>
                    <w:i/>
                    <w:iCs/>
                    <w:color w:val="000000"/>
                  </w:rPr>
                </w:rPrChange>
              </w:rPr>
              <w:pPrChange w:id="23282" w:author="James Vu" w:date="2024-04-18T22:33:00Z">
                <w:pPr>
                  <w:widowControl w:val="0"/>
                  <w:spacing w:before="120" w:after="120"/>
                </w:pPr>
              </w:pPrChange>
            </w:pPr>
            <w:del w:id="23283" w:author="James Vu" w:date="2024-04-18T23:27:00Z">
              <w:r w:rsidRPr="00167CE0" w:rsidDel="00E5719A">
                <w:rPr>
                  <w:i/>
                  <w:iCs/>
                  <w:color w:val="000000"/>
                  <w:sz w:val="28"/>
                  <w:szCs w:val="28"/>
                  <w:rPrChange w:id="23284" w:author="James Vu" w:date="2024-04-18T22:33:00Z">
                    <w:rPr>
                      <w:i/>
                      <w:iCs/>
                      <w:color w:val="000000"/>
                    </w:rPr>
                  </w:rPrChange>
                </w:rPr>
                <w:delText>Thẩm định hồ sơ mời thầu, hồ sơ yêu cầu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F884D68" w14:textId="60D3B7BE" w:rsidR="00421081" w:rsidRPr="00167CE0" w:rsidDel="00E5719A" w:rsidRDefault="00421081">
            <w:pPr>
              <w:widowControl w:val="0"/>
              <w:spacing w:before="120" w:after="120"/>
              <w:jc w:val="both"/>
              <w:rPr>
                <w:del w:id="23285" w:author="James Vu" w:date="2024-04-18T23:27:00Z"/>
                <w:i/>
                <w:iCs/>
                <w:color w:val="000000"/>
                <w:sz w:val="28"/>
                <w:szCs w:val="28"/>
                <w:rPrChange w:id="23286" w:author="James Vu" w:date="2024-04-18T22:33:00Z">
                  <w:rPr>
                    <w:del w:id="23287" w:author="James Vu" w:date="2024-04-18T23:27:00Z"/>
                    <w:i/>
                    <w:iCs/>
                    <w:color w:val="000000"/>
                  </w:rPr>
                </w:rPrChange>
              </w:rPr>
              <w:pPrChange w:id="23288" w:author="James Vu" w:date="2024-04-18T22:33:00Z">
                <w:pPr>
                  <w:widowControl w:val="0"/>
                  <w:spacing w:before="120" w:after="120"/>
                  <w:jc w:val="center"/>
                </w:pPr>
              </w:pPrChange>
            </w:pPr>
            <w:del w:id="23289" w:author="James Vu" w:date="2024-04-18T23:27:00Z">
              <w:r w:rsidRPr="00167CE0" w:rsidDel="00E5719A">
                <w:rPr>
                  <w:i/>
                  <w:iCs/>
                  <w:color w:val="000000"/>
                  <w:sz w:val="28"/>
                  <w:szCs w:val="28"/>
                  <w:rPrChange w:id="23290" w:author="James Vu" w:date="2024-04-18T22:33:00Z">
                    <w:rPr>
                      <w:i/>
                      <w:iCs/>
                      <w:color w:val="000000"/>
                    </w:rPr>
                  </w:rPrChange>
                </w:rPr>
                <w:delText>0,1000%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1B0E55D1" w14:textId="2EFB4558" w:rsidR="00421081" w:rsidRPr="00167CE0" w:rsidDel="00E5719A" w:rsidRDefault="00421081">
            <w:pPr>
              <w:widowControl w:val="0"/>
              <w:spacing w:before="120" w:after="120"/>
              <w:jc w:val="both"/>
              <w:rPr>
                <w:del w:id="23291" w:author="James Vu" w:date="2024-04-18T23:27:00Z"/>
                <w:i/>
                <w:iCs/>
                <w:color w:val="000000"/>
                <w:sz w:val="28"/>
                <w:szCs w:val="28"/>
                <w:rPrChange w:id="23292" w:author="James Vu" w:date="2024-04-18T22:33:00Z">
                  <w:rPr>
                    <w:del w:id="23293" w:author="James Vu" w:date="2024-04-18T23:27:00Z"/>
                    <w:i/>
                    <w:iCs/>
                    <w:color w:val="000000"/>
                  </w:rPr>
                </w:rPrChange>
              </w:rPr>
              <w:pPrChange w:id="23294" w:author="James Vu" w:date="2024-04-18T22:33:00Z">
                <w:pPr>
                  <w:widowControl w:val="0"/>
                  <w:spacing w:before="120" w:after="120"/>
                  <w:jc w:val="center"/>
                </w:pPr>
              </w:pPrChange>
            </w:pPr>
            <w:del w:id="23295" w:author="James Vu" w:date="2024-04-18T23:27:00Z">
              <w:r w:rsidRPr="00167CE0" w:rsidDel="00E5719A">
                <w:rPr>
                  <w:i/>
                  <w:iCs/>
                  <w:color w:val="000000"/>
                  <w:sz w:val="28"/>
                  <w:szCs w:val="28"/>
                  <w:rPrChange w:id="23296" w:author="James Vu" w:date="2024-04-18T22:33:00Z">
                    <w:rPr>
                      <w:i/>
                      <w:iCs/>
                      <w:color w:val="000000"/>
                    </w:rPr>
                  </w:rPrChange>
                </w:rPr>
                <w:delText>x G</w:delText>
              </w:r>
              <w:r w:rsidRPr="00167CE0" w:rsidDel="00E5719A">
                <w:rPr>
                  <w:i/>
                  <w:iCs/>
                  <w:color w:val="000000"/>
                  <w:sz w:val="28"/>
                  <w:szCs w:val="28"/>
                  <w:vertAlign w:val="subscript"/>
                  <w:rPrChange w:id="23297" w:author="James Vu" w:date="2024-04-18T22:33:00Z">
                    <w:rPr>
                      <w:i/>
                      <w:iCs/>
                      <w:color w:val="000000"/>
                      <w:vertAlign w:val="subscript"/>
                    </w:rPr>
                  </w:rPrChange>
                </w:rPr>
                <w:delText>TV3</w:delText>
              </w:r>
              <w:r w:rsidRPr="00167CE0" w:rsidDel="00E5719A">
                <w:rPr>
                  <w:i/>
                  <w:iCs/>
                  <w:color w:val="000000"/>
                  <w:sz w:val="28"/>
                  <w:szCs w:val="28"/>
                  <w:rPrChange w:id="23298" w:author="James Vu" w:date="2024-04-18T22:33:00Z">
                    <w:rPr>
                      <w:i/>
                      <w:iCs/>
                      <w:color w:val="000000"/>
                    </w:rPr>
                  </w:rPrChange>
                </w:rPr>
                <w:delText xml:space="preserve"> (Sau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FFEEDE6" w14:textId="2E208C2E" w:rsidR="00421081" w:rsidRPr="00167CE0" w:rsidDel="00E5719A" w:rsidRDefault="00421081">
            <w:pPr>
              <w:widowControl w:val="0"/>
              <w:spacing w:before="120" w:after="120"/>
              <w:jc w:val="both"/>
              <w:rPr>
                <w:del w:id="23299" w:author="James Vu" w:date="2024-04-18T23:27:00Z"/>
                <w:i/>
                <w:iCs/>
                <w:color w:val="000000"/>
                <w:sz w:val="28"/>
                <w:szCs w:val="28"/>
                <w:rPrChange w:id="23300" w:author="James Vu" w:date="2024-04-18T22:33:00Z">
                  <w:rPr>
                    <w:del w:id="23301" w:author="James Vu" w:date="2024-04-18T23:27:00Z"/>
                    <w:i/>
                    <w:iCs/>
                    <w:color w:val="000000"/>
                  </w:rPr>
                </w:rPrChange>
              </w:rPr>
              <w:pPrChange w:id="23302" w:author="James Vu" w:date="2024-04-18T22:33:00Z">
                <w:pPr>
                  <w:widowControl w:val="0"/>
                  <w:spacing w:before="120" w:after="120"/>
                  <w:jc w:val="center"/>
                </w:pPr>
              </w:pPrChange>
            </w:pPr>
            <w:del w:id="23303" w:author="James Vu" w:date="2024-04-18T23:27:00Z">
              <w:r w:rsidRPr="00167CE0" w:rsidDel="00E5719A">
                <w:rPr>
                  <w:i/>
                  <w:iCs/>
                  <w:color w:val="000000"/>
                  <w:sz w:val="28"/>
                  <w:szCs w:val="28"/>
                  <w:rPrChange w:id="23304" w:author="James Vu" w:date="2024-04-18T22:33:00Z">
                    <w:rPr>
                      <w:i/>
                      <w:iCs/>
                      <w:color w:val="000000"/>
                    </w:rPr>
                  </w:rPrChange>
                </w:rPr>
                <w:delText>634.090.881</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41F94228" w14:textId="0E7DD229" w:rsidR="00421081" w:rsidRPr="00167CE0" w:rsidDel="00E5719A" w:rsidRDefault="00421081">
            <w:pPr>
              <w:widowControl w:val="0"/>
              <w:spacing w:before="120" w:after="120"/>
              <w:jc w:val="both"/>
              <w:rPr>
                <w:del w:id="23305" w:author="James Vu" w:date="2024-04-18T23:27:00Z"/>
                <w:i/>
                <w:iCs/>
                <w:color w:val="000000"/>
                <w:sz w:val="28"/>
                <w:szCs w:val="28"/>
                <w:rPrChange w:id="23306" w:author="James Vu" w:date="2024-04-18T22:33:00Z">
                  <w:rPr>
                    <w:del w:id="23307" w:author="James Vu" w:date="2024-04-18T23:27:00Z"/>
                    <w:i/>
                    <w:iCs/>
                    <w:color w:val="000000"/>
                  </w:rPr>
                </w:rPrChange>
              </w:rPr>
              <w:pPrChange w:id="23308" w:author="James Vu" w:date="2024-04-18T22:33:00Z">
                <w:pPr>
                  <w:widowControl w:val="0"/>
                  <w:spacing w:before="120" w:after="120"/>
                  <w:jc w:val="right"/>
                </w:pPr>
              </w:pPrChange>
            </w:pPr>
            <w:del w:id="23309" w:author="James Vu" w:date="2024-04-18T23:27:00Z">
              <w:r w:rsidRPr="00167CE0" w:rsidDel="00E5719A">
                <w:rPr>
                  <w:i/>
                  <w:iCs/>
                  <w:color w:val="000000"/>
                  <w:sz w:val="28"/>
                  <w:szCs w:val="28"/>
                  <w:rPrChange w:id="23310" w:author="James Vu" w:date="2024-04-18T22:33:00Z">
                    <w:rPr>
                      <w:i/>
                      <w:iCs/>
                      <w:color w:val="000000"/>
                    </w:rPr>
                  </w:rPrChange>
                </w:rPr>
                <w:delText>2.000.000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126BDBD0" w14:textId="3335C163" w:rsidR="00421081" w:rsidRPr="00167CE0" w:rsidDel="00E5719A" w:rsidRDefault="00421081">
            <w:pPr>
              <w:widowControl w:val="0"/>
              <w:spacing w:before="120" w:after="120"/>
              <w:jc w:val="both"/>
              <w:rPr>
                <w:del w:id="23311" w:author="James Vu" w:date="2024-04-18T23:27:00Z"/>
                <w:i/>
                <w:iCs/>
                <w:color w:val="000000"/>
                <w:sz w:val="28"/>
                <w:szCs w:val="28"/>
                <w:rPrChange w:id="23312" w:author="James Vu" w:date="2024-04-18T22:33:00Z">
                  <w:rPr>
                    <w:del w:id="23313" w:author="James Vu" w:date="2024-04-18T23:27:00Z"/>
                    <w:i/>
                    <w:iCs/>
                    <w:color w:val="000000"/>
                  </w:rPr>
                </w:rPrChange>
              </w:rPr>
              <w:pPrChange w:id="23314" w:author="James Vu" w:date="2024-04-18T22:33:00Z">
                <w:pPr>
                  <w:widowControl w:val="0"/>
                  <w:spacing w:before="120" w:after="120"/>
                  <w:jc w:val="right"/>
                </w:pPr>
              </w:pPrChange>
            </w:pPr>
            <w:del w:id="23315" w:author="James Vu" w:date="2024-04-18T23:27:00Z">
              <w:r w:rsidRPr="00167CE0" w:rsidDel="00E5719A">
                <w:rPr>
                  <w:i/>
                  <w:iCs/>
                  <w:color w:val="000000"/>
                  <w:sz w:val="28"/>
                  <w:szCs w:val="28"/>
                  <w:rPrChange w:id="23316" w:author="James Vu" w:date="2024-04-18T22:33:00Z">
                    <w:rPr>
                      <w:i/>
                      <w:iCs/>
                      <w:color w:val="000000"/>
                    </w:rPr>
                  </w:rPrChange>
                </w:rPr>
                <w:delText>160.000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4EDC87E3" w14:textId="72871C48" w:rsidR="00421081" w:rsidRPr="00167CE0" w:rsidDel="00E5719A" w:rsidRDefault="00421081">
            <w:pPr>
              <w:widowControl w:val="0"/>
              <w:spacing w:before="120" w:after="120"/>
              <w:jc w:val="both"/>
              <w:rPr>
                <w:del w:id="23317" w:author="James Vu" w:date="2024-04-18T23:27:00Z"/>
                <w:i/>
                <w:iCs/>
                <w:color w:val="000000"/>
                <w:sz w:val="28"/>
                <w:szCs w:val="28"/>
                <w:rPrChange w:id="23318" w:author="James Vu" w:date="2024-04-18T22:33:00Z">
                  <w:rPr>
                    <w:del w:id="23319" w:author="James Vu" w:date="2024-04-18T23:27:00Z"/>
                    <w:i/>
                    <w:iCs/>
                    <w:color w:val="000000"/>
                  </w:rPr>
                </w:rPrChange>
              </w:rPr>
              <w:pPrChange w:id="23320" w:author="James Vu" w:date="2024-04-18T22:33:00Z">
                <w:pPr>
                  <w:widowControl w:val="0"/>
                  <w:spacing w:before="120" w:after="120"/>
                  <w:jc w:val="right"/>
                </w:pPr>
              </w:pPrChange>
            </w:pPr>
            <w:del w:id="23321" w:author="James Vu" w:date="2024-04-18T23:27:00Z">
              <w:r w:rsidRPr="00167CE0" w:rsidDel="00E5719A">
                <w:rPr>
                  <w:i/>
                  <w:iCs/>
                  <w:color w:val="000000"/>
                  <w:sz w:val="28"/>
                  <w:szCs w:val="28"/>
                  <w:rPrChange w:id="23322" w:author="James Vu" w:date="2024-04-18T22:33:00Z">
                    <w:rPr>
                      <w:i/>
                      <w:iCs/>
                      <w:color w:val="000000"/>
                    </w:rPr>
                  </w:rPrChange>
                </w:rPr>
                <w:delText>2.160.000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7D55FAAF" w14:textId="0B05F2F7" w:rsidR="00421081" w:rsidRPr="00167CE0" w:rsidDel="00E5719A" w:rsidRDefault="00421081">
            <w:pPr>
              <w:widowControl w:val="0"/>
              <w:spacing w:before="120" w:after="120"/>
              <w:jc w:val="both"/>
              <w:rPr>
                <w:del w:id="23323" w:author="James Vu" w:date="2024-04-18T23:27:00Z"/>
                <w:i/>
                <w:iCs/>
                <w:color w:val="000000"/>
                <w:sz w:val="28"/>
                <w:szCs w:val="28"/>
                <w:rPrChange w:id="23324" w:author="James Vu" w:date="2024-04-18T22:33:00Z">
                  <w:rPr>
                    <w:del w:id="23325" w:author="James Vu" w:date="2024-04-18T23:27:00Z"/>
                    <w:i/>
                    <w:iCs/>
                    <w:color w:val="000000"/>
                  </w:rPr>
                </w:rPrChange>
              </w:rPr>
              <w:pPrChange w:id="23326" w:author="James Vu" w:date="2024-04-18T22:33:00Z">
                <w:pPr>
                  <w:widowControl w:val="0"/>
                  <w:spacing w:before="120" w:after="120"/>
                </w:pPr>
              </w:pPrChange>
            </w:pPr>
            <w:del w:id="23327" w:author="James Vu" w:date="2024-04-18T23:27:00Z">
              <w:r w:rsidRPr="00167CE0" w:rsidDel="00E5719A">
                <w:rPr>
                  <w:i/>
                  <w:iCs/>
                  <w:color w:val="000000"/>
                  <w:sz w:val="28"/>
                  <w:szCs w:val="28"/>
                  <w:rPrChange w:id="23328" w:author="James Vu" w:date="2024-04-18T22:33:00Z">
                    <w:rPr>
                      <w:i/>
                      <w:iCs/>
                      <w:color w:val="000000"/>
                    </w:rPr>
                  </w:rPrChange>
                </w:rPr>
                <w:delText>Điểm d, Khoản 4 Điều 12 Nghị định 24/2024/NĐ-CP (Tối thiểu 2.000.000)</w:delText>
              </w:r>
            </w:del>
          </w:p>
        </w:tc>
      </w:tr>
      <w:tr w:rsidR="002D5FBD" w:rsidRPr="00167CE0" w:rsidDel="00E5719A" w14:paraId="4CC60C40" w14:textId="09A281C6" w:rsidTr="006138EB">
        <w:trPr>
          <w:del w:id="23329"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328947E7" w14:textId="73C525CB" w:rsidR="00421081" w:rsidRPr="00167CE0" w:rsidDel="00E5719A" w:rsidRDefault="00421081">
            <w:pPr>
              <w:widowControl w:val="0"/>
              <w:spacing w:before="120" w:after="120"/>
              <w:jc w:val="both"/>
              <w:rPr>
                <w:del w:id="23330" w:author="James Vu" w:date="2024-04-18T23:27:00Z"/>
                <w:i/>
                <w:iCs/>
                <w:color w:val="000000"/>
                <w:sz w:val="28"/>
                <w:szCs w:val="28"/>
                <w:rPrChange w:id="23331" w:author="James Vu" w:date="2024-04-18T22:33:00Z">
                  <w:rPr>
                    <w:del w:id="23332" w:author="James Vu" w:date="2024-04-18T23:27:00Z"/>
                    <w:i/>
                    <w:iCs/>
                    <w:color w:val="000000"/>
                  </w:rPr>
                </w:rPrChange>
              </w:rPr>
              <w:pPrChange w:id="23333" w:author="James Vu" w:date="2024-04-18T22:33:00Z">
                <w:pPr>
                  <w:widowControl w:val="0"/>
                  <w:spacing w:before="120" w:after="120"/>
                  <w:jc w:val="center"/>
                </w:pPr>
              </w:pPrChange>
            </w:pPr>
            <w:del w:id="23334" w:author="James Vu" w:date="2024-04-18T23:27:00Z">
              <w:r w:rsidRPr="00167CE0" w:rsidDel="00E5719A">
                <w:rPr>
                  <w:i/>
                  <w:iCs/>
                  <w:color w:val="000000"/>
                  <w:sz w:val="28"/>
                  <w:szCs w:val="28"/>
                  <w:rPrChange w:id="23335"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79828E8" w14:textId="78A96B62" w:rsidR="00421081" w:rsidRPr="00167CE0" w:rsidDel="00E5719A" w:rsidRDefault="00421081">
            <w:pPr>
              <w:widowControl w:val="0"/>
              <w:spacing w:before="120" w:after="120"/>
              <w:jc w:val="both"/>
              <w:rPr>
                <w:del w:id="23336" w:author="James Vu" w:date="2024-04-18T23:27:00Z"/>
                <w:i/>
                <w:iCs/>
                <w:color w:val="000000"/>
                <w:sz w:val="28"/>
                <w:szCs w:val="28"/>
                <w:rPrChange w:id="23337" w:author="James Vu" w:date="2024-04-18T22:33:00Z">
                  <w:rPr>
                    <w:del w:id="23338" w:author="James Vu" w:date="2024-04-18T23:27:00Z"/>
                    <w:i/>
                    <w:iCs/>
                    <w:color w:val="000000"/>
                  </w:rPr>
                </w:rPrChange>
              </w:rPr>
              <w:pPrChange w:id="23339" w:author="James Vu" w:date="2024-04-18T22:33:00Z">
                <w:pPr>
                  <w:widowControl w:val="0"/>
                  <w:spacing w:before="120" w:after="120"/>
                </w:pPr>
              </w:pPrChange>
            </w:pPr>
            <w:del w:id="23340" w:author="James Vu" w:date="2024-04-18T23:27:00Z">
              <w:r w:rsidRPr="00167CE0" w:rsidDel="00E5719A">
                <w:rPr>
                  <w:i/>
                  <w:iCs/>
                  <w:color w:val="000000"/>
                  <w:sz w:val="28"/>
                  <w:szCs w:val="28"/>
                  <w:rPrChange w:id="23341" w:author="James Vu" w:date="2024-04-18T22:33:00Z">
                    <w:rPr>
                      <w:i/>
                      <w:iCs/>
                      <w:color w:val="000000"/>
                    </w:rPr>
                  </w:rPrChange>
                </w:rPr>
                <w:delText>Thẩm định kết quả lựa chọn nhà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03662AC5" w14:textId="360488E9" w:rsidR="00421081" w:rsidRPr="00167CE0" w:rsidDel="00E5719A" w:rsidRDefault="00421081">
            <w:pPr>
              <w:widowControl w:val="0"/>
              <w:spacing w:before="120" w:after="120"/>
              <w:jc w:val="both"/>
              <w:rPr>
                <w:del w:id="23342" w:author="James Vu" w:date="2024-04-18T23:27:00Z"/>
                <w:i/>
                <w:iCs/>
                <w:color w:val="000000"/>
                <w:sz w:val="28"/>
                <w:szCs w:val="28"/>
                <w:rPrChange w:id="23343" w:author="James Vu" w:date="2024-04-18T22:33:00Z">
                  <w:rPr>
                    <w:del w:id="23344" w:author="James Vu" w:date="2024-04-18T23:27:00Z"/>
                    <w:i/>
                    <w:iCs/>
                    <w:color w:val="000000"/>
                  </w:rPr>
                </w:rPrChange>
              </w:rPr>
              <w:pPrChange w:id="23345" w:author="James Vu" w:date="2024-04-18T22:33:00Z">
                <w:pPr>
                  <w:widowControl w:val="0"/>
                  <w:spacing w:before="120" w:after="120"/>
                  <w:jc w:val="center"/>
                </w:pPr>
              </w:pPrChange>
            </w:pPr>
            <w:del w:id="23346" w:author="James Vu" w:date="2024-04-18T23:27:00Z">
              <w:r w:rsidRPr="00167CE0" w:rsidDel="00E5719A">
                <w:rPr>
                  <w:i/>
                  <w:iCs/>
                  <w:color w:val="000000"/>
                  <w:sz w:val="28"/>
                  <w:szCs w:val="28"/>
                  <w:rPrChange w:id="23347" w:author="James Vu" w:date="2024-04-18T22:33:00Z">
                    <w:rPr>
                      <w:i/>
                      <w:iCs/>
                      <w:color w:val="000000"/>
                    </w:rPr>
                  </w:rPrChange>
                </w:rPr>
                <w:delText>0,1000%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01837CEB" w14:textId="0D0894C6" w:rsidR="00421081" w:rsidRPr="00167CE0" w:rsidDel="00E5719A" w:rsidRDefault="00421081">
            <w:pPr>
              <w:widowControl w:val="0"/>
              <w:spacing w:before="120" w:after="120"/>
              <w:jc w:val="both"/>
              <w:rPr>
                <w:del w:id="23348" w:author="James Vu" w:date="2024-04-18T23:27:00Z"/>
                <w:i/>
                <w:iCs/>
                <w:color w:val="000000"/>
                <w:sz w:val="28"/>
                <w:szCs w:val="28"/>
                <w:rPrChange w:id="23349" w:author="James Vu" w:date="2024-04-18T22:33:00Z">
                  <w:rPr>
                    <w:del w:id="23350" w:author="James Vu" w:date="2024-04-18T23:27:00Z"/>
                    <w:i/>
                    <w:iCs/>
                    <w:color w:val="000000"/>
                  </w:rPr>
                </w:rPrChange>
              </w:rPr>
              <w:pPrChange w:id="23351" w:author="James Vu" w:date="2024-04-18T22:33:00Z">
                <w:pPr>
                  <w:widowControl w:val="0"/>
                  <w:spacing w:before="120" w:after="120"/>
                  <w:jc w:val="center"/>
                </w:pPr>
              </w:pPrChange>
            </w:pPr>
            <w:del w:id="23352" w:author="James Vu" w:date="2024-04-18T23:27:00Z">
              <w:r w:rsidRPr="00167CE0" w:rsidDel="00E5719A">
                <w:rPr>
                  <w:i/>
                  <w:iCs/>
                  <w:color w:val="000000"/>
                  <w:sz w:val="28"/>
                  <w:szCs w:val="28"/>
                  <w:rPrChange w:id="23353" w:author="James Vu" w:date="2024-04-18T22:33:00Z">
                    <w:rPr>
                      <w:i/>
                      <w:iCs/>
                      <w:color w:val="000000"/>
                    </w:rPr>
                  </w:rPrChange>
                </w:rPr>
                <w:delText>x G</w:delText>
              </w:r>
              <w:r w:rsidRPr="00167CE0" w:rsidDel="00E5719A">
                <w:rPr>
                  <w:i/>
                  <w:iCs/>
                  <w:color w:val="000000"/>
                  <w:sz w:val="28"/>
                  <w:szCs w:val="28"/>
                  <w:vertAlign w:val="subscript"/>
                  <w:rPrChange w:id="23354" w:author="James Vu" w:date="2024-04-18T22:33:00Z">
                    <w:rPr>
                      <w:i/>
                      <w:iCs/>
                      <w:color w:val="000000"/>
                      <w:vertAlign w:val="subscript"/>
                    </w:rPr>
                  </w:rPrChange>
                </w:rPr>
                <w:delText>TV3</w:delText>
              </w:r>
              <w:r w:rsidRPr="00167CE0" w:rsidDel="00E5719A">
                <w:rPr>
                  <w:i/>
                  <w:iCs/>
                  <w:color w:val="000000"/>
                  <w:sz w:val="28"/>
                  <w:szCs w:val="28"/>
                  <w:rPrChange w:id="23355" w:author="James Vu" w:date="2024-04-18T22:33:00Z">
                    <w:rPr>
                      <w:i/>
                      <w:iCs/>
                      <w:color w:val="000000"/>
                    </w:rPr>
                  </w:rPrChange>
                </w:rPr>
                <w:delText xml:space="preserve"> (Sau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C5C0370" w14:textId="3F47EDB7" w:rsidR="00421081" w:rsidRPr="00167CE0" w:rsidDel="00E5719A" w:rsidRDefault="00421081">
            <w:pPr>
              <w:widowControl w:val="0"/>
              <w:spacing w:before="120" w:after="120"/>
              <w:jc w:val="both"/>
              <w:rPr>
                <w:del w:id="23356" w:author="James Vu" w:date="2024-04-18T23:27:00Z"/>
                <w:i/>
                <w:iCs/>
                <w:color w:val="000000"/>
                <w:sz w:val="28"/>
                <w:szCs w:val="28"/>
                <w:rPrChange w:id="23357" w:author="James Vu" w:date="2024-04-18T22:33:00Z">
                  <w:rPr>
                    <w:del w:id="23358" w:author="James Vu" w:date="2024-04-18T23:27:00Z"/>
                    <w:i/>
                    <w:iCs/>
                    <w:color w:val="000000"/>
                  </w:rPr>
                </w:rPrChange>
              </w:rPr>
              <w:pPrChange w:id="23359" w:author="James Vu" w:date="2024-04-18T22:33:00Z">
                <w:pPr>
                  <w:widowControl w:val="0"/>
                  <w:spacing w:before="120" w:after="120"/>
                  <w:jc w:val="center"/>
                </w:pPr>
              </w:pPrChange>
            </w:pPr>
            <w:del w:id="23360" w:author="James Vu" w:date="2024-04-18T23:27:00Z">
              <w:r w:rsidRPr="00167CE0" w:rsidDel="00E5719A">
                <w:rPr>
                  <w:i/>
                  <w:iCs/>
                  <w:color w:val="000000"/>
                  <w:sz w:val="28"/>
                  <w:szCs w:val="28"/>
                  <w:rPrChange w:id="23361" w:author="James Vu" w:date="2024-04-18T22:33:00Z">
                    <w:rPr>
                      <w:i/>
                      <w:iCs/>
                      <w:color w:val="000000"/>
                    </w:rPr>
                  </w:rPrChange>
                </w:rPr>
                <w:delText>634.090.881</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0FC9EC7" w14:textId="0DA234B5" w:rsidR="00421081" w:rsidRPr="00167CE0" w:rsidDel="00E5719A" w:rsidRDefault="00421081">
            <w:pPr>
              <w:widowControl w:val="0"/>
              <w:spacing w:before="120" w:after="120"/>
              <w:jc w:val="both"/>
              <w:rPr>
                <w:del w:id="23362" w:author="James Vu" w:date="2024-04-18T23:27:00Z"/>
                <w:i/>
                <w:iCs/>
                <w:color w:val="000000"/>
                <w:sz w:val="28"/>
                <w:szCs w:val="28"/>
                <w:rPrChange w:id="23363" w:author="James Vu" w:date="2024-04-18T22:33:00Z">
                  <w:rPr>
                    <w:del w:id="23364" w:author="James Vu" w:date="2024-04-18T23:27:00Z"/>
                    <w:i/>
                    <w:iCs/>
                    <w:color w:val="000000"/>
                  </w:rPr>
                </w:rPrChange>
              </w:rPr>
              <w:pPrChange w:id="23365" w:author="James Vu" w:date="2024-04-18T22:33:00Z">
                <w:pPr>
                  <w:widowControl w:val="0"/>
                  <w:spacing w:before="120" w:after="120"/>
                  <w:jc w:val="right"/>
                </w:pPr>
              </w:pPrChange>
            </w:pPr>
            <w:del w:id="23366" w:author="James Vu" w:date="2024-04-18T23:27:00Z">
              <w:r w:rsidRPr="00167CE0" w:rsidDel="00E5719A">
                <w:rPr>
                  <w:i/>
                  <w:iCs/>
                  <w:color w:val="000000"/>
                  <w:sz w:val="28"/>
                  <w:szCs w:val="28"/>
                  <w:rPrChange w:id="23367" w:author="James Vu" w:date="2024-04-18T22:33:00Z">
                    <w:rPr>
                      <w:i/>
                      <w:iCs/>
                      <w:color w:val="000000"/>
                    </w:rPr>
                  </w:rPrChange>
                </w:rPr>
                <w:delText>3.000.000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56641B62" w14:textId="254A4554" w:rsidR="00421081" w:rsidRPr="00167CE0" w:rsidDel="00E5719A" w:rsidRDefault="00421081">
            <w:pPr>
              <w:widowControl w:val="0"/>
              <w:spacing w:before="120" w:after="120"/>
              <w:jc w:val="both"/>
              <w:rPr>
                <w:del w:id="23368" w:author="James Vu" w:date="2024-04-18T23:27:00Z"/>
                <w:i/>
                <w:iCs/>
                <w:color w:val="000000"/>
                <w:sz w:val="28"/>
                <w:szCs w:val="28"/>
                <w:rPrChange w:id="23369" w:author="James Vu" w:date="2024-04-18T22:33:00Z">
                  <w:rPr>
                    <w:del w:id="23370" w:author="James Vu" w:date="2024-04-18T23:27:00Z"/>
                    <w:i/>
                    <w:iCs/>
                    <w:color w:val="000000"/>
                  </w:rPr>
                </w:rPrChange>
              </w:rPr>
              <w:pPrChange w:id="23371" w:author="James Vu" w:date="2024-04-18T22:33:00Z">
                <w:pPr>
                  <w:widowControl w:val="0"/>
                  <w:spacing w:before="120" w:after="120"/>
                  <w:jc w:val="right"/>
                </w:pPr>
              </w:pPrChange>
            </w:pPr>
            <w:del w:id="23372" w:author="James Vu" w:date="2024-04-18T23:27:00Z">
              <w:r w:rsidRPr="00167CE0" w:rsidDel="00E5719A">
                <w:rPr>
                  <w:i/>
                  <w:iCs/>
                  <w:color w:val="000000"/>
                  <w:sz w:val="28"/>
                  <w:szCs w:val="28"/>
                  <w:rPrChange w:id="23373" w:author="James Vu" w:date="2024-04-18T22:33:00Z">
                    <w:rPr>
                      <w:i/>
                      <w:iCs/>
                      <w:color w:val="000000"/>
                    </w:rPr>
                  </w:rPrChange>
                </w:rPr>
                <w:delText>240.000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97B7417" w14:textId="4DE67803" w:rsidR="00421081" w:rsidRPr="00167CE0" w:rsidDel="00E5719A" w:rsidRDefault="00421081">
            <w:pPr>
              <w:widowControl w:val="0"/>
              <w:spacing w:before="120" w:after="120"/>
              <w:jc w:val="both"/>
              <w:rPr>
                <w:del w:id="23374" w:author="James Vu" w:date="2024-04-18T23:27:00Z"/>
                <w:i/>
                <w:iCs/>
                <w:color w:val="000000"/>
                <w:sz w:val="28"/>
                <w:szCs w:val="28"/>
                <w:rPrChange w:id="23375" w:author="James Vu" w:date="2024-04-18T22:33:00Z">
                  <w:rPr>
                    <w:del w:id="23376" w:author="James Vu" w:date="2024-04-18T23:27:00Z"/>
                    <w:i/>
                    <w:iCs/>
                    <w:color w:val="000000"/>
                  </w:rPr>
                </w:rPrChange>
              </w:rPr>
              <w:pPrChange w:id="23377" w:author="James Vu" w:date="2024-04-18T22:33:00Z">
                <w:pPr>
                  <w:widowControl w:val="0"/>
                  <w:spacing w:before="120" w:after="120"/>
                  <w:jc w:val="right"/>
                </w:pPr>
              </w:pPrChange>
            </w:pPr>
            <w:del w:id="23378" w:author="James Vu" w:date="2024-04-18T23:27:00Z">
              <w:r w:rsidRPr="00167CE0" w:rsidDel="00E5719A">
                <w:rPr>
                  <w:i/>
                  <w:iCs/>
                  <w:color w:val="000000"/>
                  <w:sz w:val="28"/>
                  <w:szCs w:val="28"/>
                  <w:rPrChange w:id="23379" w:author="James Vu" w:date="2024-04-18T22:33:00Z">
                    <w:rPr>
                      <w:i/>
                      <w:iCs/>
                      <w:color w:val="000000"/>
                    </w:rPr>
                  </w:rPrChange>
                </w:rPr>
                <w:delText>3.240.000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70216900" w14:textId="3F9D1E5C" w:rsidR="00421081" w:rsidRPr="00167CE0" w:rsidDel="00E5719A" w:rsidRDefault="00421081">
            <w:pPr>
              <w:widowControl w:val="0"/>
              <w:spacing w:before="120" w:after="120"/>
              <w:jc w:val="both"/>
              <w:rPr>
                <w:del w:id="23380" w:author="James Vu" w:date="2024-04-18T23:27:00Z"/>
                <w:i/>
                <w:iCs/>
                <w:color w:val="000000"/>
                <w:sz w:val="28"/>
                <w:szCs w:val="28"/>
                <w:rPrChange w:id="23381" w:author="James Vu" w:date="2024-04-18T22:33:00Z">
                  <w:rPr>
                    <w:del w:id="23382" w:author="James Vu" w:date="2024-04-18T23:27:00Z"/>
                    <w:i/>
                    <w:iCs/>
                    <w:color w:val="000000"/>
                  </w:rPr>
                </w:rPrChange>
              </w:rPr>
              <w:pPrChange w:id="23383" w:author="James Vu" w:date="2024-04-18T22:33:00Z">
                <w:pPr>
                  <w:widowControl w:val="0"/>
                  <w:spacing w:before="120" w:after="120"/>
                </w:pPr>
              </w:pPrChange>
            </w:pPr>
            <w:del w:id="23384" w:author="James Vu" w:date="2024-04-18T23:27:00Z">
              <w:r w:rsidRPr="00167CE0" w:rsidDel="00E5719A">
                <w:rPr>
                  <w:i/>
                  <w:iCs/>
                  <w:color w:val="000000"/>
                  <w:sz w:val="28"/>
                  <w:szCs w:val="28"/>
                  <w:rPrChange w:id="23385" w:author="James Vu" w:date="2024-04-18T22:33:00Z">
                    <w:rPr>
                      <w:i/>
                      <w:iCs/>
                      <w:color w:val="000000"/>
                    </w:rPr>
                  </w:rPrChange>
                </w:rPr>
                <w:delText>Khoản 6 Điều 12 Nghị định 24/2024/NĐ-CP (Tối thiểu 3.000.000)</w:delText>
              </w:r>
            </w:del>
          </w:p>
        </w:tc>
      </w:tr>
      <w:tr w:rsidR="002D5FBD" w:rsidRPr="00167CE0" w:rsidDel="00E5719A" w14:paraId="7C05BB11" w14:textId="18844A32" w:rsidTr="006138EB">
        <w:trPr>
          <w:del w:id="23386"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4D0D8C7" w14:textId="0A446C6B" w:rsidR="00421081" w:rsidRPr="00167CE0" w:rsidDel="00E5719A" w:rsidRDefault="00421081">
            <w:pPr>
              <w:widowControl w:val="0"/>
              <w:spacing w:before="120" w:after="120"/>
              <w:jc w:val="both"/>
              <w:rPr>
                <w:del w:id="23387" w:author="James Vu" w:date="2024-04-18T23:27:00Z"/>
                <w:b/>
                <w:bCs/>
                <w:sz w:val="28"/>
                <w:szCs w:val="28"/>
                <w:rPrChange w:id="23388" w:author="James Vu" w:date="2024-04-18T22:33:00Z">
                  <w:rPr>
                    <w:del w:id="23389" w:author="James Vu" w:date="2024-04-18T23:27:00Z"/>
                    <w:b/>
                    <w:bCs/>
                  </w:rPr>
                </w:rPrChange>
              </w:rPr>
              <w:pPrChange w:id="23390" w:author="James Vu" w:date="2024-04-18T22:33:00Z">
                <w:pPr>
                  <w:widowControl w:val="0"/>
                  <w:spacing w:before="120" w:after="120"/>
                  <w:jc w:val="center"/>
                </w:pPr>
              </w:pPrChange>
            </w:pPr>
            <w:del w:id="23391" w:author="James Vu" w:date="2024-04-18T23:27:00Z">
              <w:r w:rsidRPr="00167CE0" w:rsidDel="00E5719A">
                <w:rPr>
                  <w:b/>
                  <w:bCs/>
                  <w:sz w:val="28"/>
                  <w:szCs w:val="28"/>
                  <w:rPrChange w:id="23392" w:author="James Vu" w:date="2024-04-18T22:33:00Z">
                    <w:rPr>
                      <w:b/>
                      <w:bCs/>
                    </w:rPr>
                  </w:rPrChange>
                </w:rPr>
                <w:delText>2.3</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3B1928DA" w14:textId="5E4C327F" w:rsidR="00421081" w:rsidRPr="00167CE0" w:rsidDel="00E5719A" w:rsidRDefault="00421081">
            <w:pPr>
              <w:widowControl w:val="0"/>
              <w:spacing w:before="120" w:after="120"/>
              <w:jc w:val="both"/>
              <w:rPr>
                <w:del w:id="23393" w:author="James Vu" w:date="2024-04-18T23:27:00Z"/>
                <w:b/>
                <w:bCs/>
                <w:sz w:val="28"/>
                <w:szCs w:val="28"/>
                <w:rPrChange w:id="23394" w:author="James Vu" w:date="2024-04-18T22:33:00Z">
                  <w:rPr>
                    <w:del w:id="23395" w:author="James Vu" w:date="2024-04-18T23:27:00Z"/>
                    <w:b/>
                    <w:bCs/>
                  </w:rPr>
                </w:rPrChange>
              </w:rPr>
              <w:pPrChange w:id="23396" w:author="James Vu" w:date="2024-04-18T22:33:00Z">
                <w:pPr>
                  <w:widowControl w:val="0"/>
                  <w:spacing w:before="120" w:after="120"/>
                </w:pPr>
              </w:pPrChange>
            </w:pPr>
            <w:del w:id="23397" w:author="James Vu" w:date="2024-04-18T23:27:00Z">
              <w:r w:rsidRPr="00167CE0" w:rsidDel="00E5719A">
                <w:rPr>
                  <w:b/>
                  <w:bCs/>
                  <w:sz w:val="28"/>
                  <w:szCs w:val="28"/>
                  <w:rPrChange w:id="23398" w:author="James Vu" w:date="2024-04-18T22:33:00Z">
                    <w:rPr>
                      <w:b/>
                      <w:bCs/>
                    </w:rPr>
                  </w:rPrChange>
                </w:rPr>
                <w:delText>Chi phí Lập thiết kế chi tiết, dự toán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4F4115E0" w14:textId="2C3A1977" w:rsidR="00421081" w:rsidRPr="00167CE0" w:rsidDel="00E5719A" w:rsidRDefault="00421081">
            <w:pPr>
              <w:widowControl w:val="0"/>
              <w:spacing w:before="120" w:after="120"/>
              <w:jc w:val="both"/>
              <w:rPr>
                <w:del w:id="23399" w:author="James Vu" w:date="2024-04-18T23:27:00Z"/>
                <w:b/>
                <w:bCs/>
                <w:sz w:val="28"/>
                <w:szCs w:val="28"/>
                <w:rPrChange w:id="23400" w:author="James Vu" w:date="2024-04-18T22:33:00Z">
                  <w:rPr>
                    <w:del w:id="23401" w:author="James Vu" w:date="2024-04-18T23:27:00Z"/>
                    <w:b/>
                    <w:bCs/>
                  </w:rPr>
                </w:rPrChange>
              </w:rPr>
              <w:pPrChange w:id="23402"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0EF114AF" w14:textId="75612BFA" w:rsidR="00421081" w:rsidRPr="00167CE0" w:rsidDel="00E5719A" w:rsidRDefault="00421081">
            <w:pPr>
              <w:widowControl w:val="0"/>
              <w:spacing w:before="120" w:after="120"/>
              <w:jc w:val="both"/>
              <w:rPr>
                <w:del w:id="23403" w:author="James Vu" w:date="2024-04-18T23:27:00Z"/>
                <w:b/>
                <w:bCs/>
                <w:sz w:val="28"/>
                <w:szCs w:val="28"/>
                <w:rPrChange w:id="23404" w:author="James Vu" w:date="2024-04-18T22:33:00Z">
                  <w:rPr>
                    <w:del w:id="23405" w:author="James Vu" w:date="2024-04-18T23:27:00Z"/>
                    <w:b/>
                    <w:bCs/>
                  </w:rPr>
                </w:rPrChange>
              </w:rPr>
              <w:pPrChange w:id="23406" w:author="James Vu" w:date="2024-04-18T22:33:00Z">
                <w:pPr>
                  <w:widowControl w:val="0"/>
                  <w:spacing w:before="120" w:after="120"/>
                  <w:jc w:val="center"/>
                </w:pPr>
              </w:pPrChange>
            </w:pPr>
            <w:del w:id="23407" w:author="James Vu" w:date="2024-04-18T23:27:00Z">
              <w:r w:rsidRPr="00167CE0" w:rsidDel="00E5719A">
                <w:rPr>
                  <w:b/>
                  <w:bCs/>
                  <w:sz w:val="28"/>
                  <w:szCs w:val="28"/>
                  <w:rPrChange w:id="23408" w:author="James Vu" w:date="2024-04-18T22:33:00Z">
                    <w:rPr>
                      <w:b/>
                      <w:bCs/>
                    </w:rPr>
                  </w:rPrChange>
                </w:rPr>
                <w:delText>G</w:delText>
              </w:r>
              <w:r w:rsidRPr="00167CE0" w:rsidDel="00E5719A">
                <w:rPr>
                  <w:b/>
                  <w:bCs/>
                  <w:sz w:val="28"/>
                  <w:szCs w:val="28"/>
                  <w:vertAlign w:val="subscript"/>
                  <w:rPrChange w:id="23409" w:author="James Vu" w:date="2024-04-18T22:33:00Z">
                    <w:rPr>
                      <w:b/>
                      <w:bCs/>
                      <w:vertAlign w:val="subscript"/>
                    </w:rPr>
                  </w:rPrChange>
                </w:rPr>
                <w:delText>TV3</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1B33D0A" w14:textId="2BE11A38" w:rsidR="00421081" w:rsidRPr="00167CE0" w:rsidDel="00E5719A" w:rsidRDefault="00421081">
            <w:pPr>
              <w:widowControl w:val="0"/>
              <w:spacing w:before="120" w:after="120"/>
              <w:jc w:val="both"/>
              <w:rPr>
                <w:del w:id="23410" w:author="James Vu" w:date="2024-04-18T23:27:00Z"/>
                <w:b/>
                <w:bCs/>
                <w:sz w:val="28"/>
                <w:szCs w:val="28"/>
                <w:rPrChange w:id="23411" w:author="James Vu" w:date="2024-04-18T22:33:00Z">
                  <w:rPr>
                    <w:del w:id="23412" w:author="James Vu" w:date="2024-04-18T23:27:00Z"/>
                    <w:b/>
                    <w:bCs/>
                  </w:rPr>
                </w:rPrChange>
              </w:rPr>
              <w:pPrChange w:id="23413"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4397CB3" w14:textId="22B54F56" w:rsidR="00421081" w:rsidRPr="00167CE0" w:rsidDel="00E5719A" w:rsidRDefault="00421081">
            <w:pPr>
              <w:widowControl w:val="0"/>
              <w:spacing w:before="120" w:after="120"/>
              <w:jc w:val="both"/>
              <w:rPr>
                <w:del w:id="23414" w:author="James Vu" w:date="2024-04-18T23:27:00Z"/>
                <w:b/>
                <w:bCs/>
                <w:sz w:val="28"/>
                <w:szCs w:val="28"/>
                <w:rPrChange w:id="23415" w:author="James Vu" w:date="2024-04-18T22:33:00Z">
                  <w:rPr>
                    <w:del w:id="23416" w:author="James Vu" w:date="2024-04-18T23:27:00Z"/>
                    <w:b/>
                    <w:bCs/>
                  </w:rPr>
                </w:rPrChange>
              </w:rPr>
              <w:pPrChange w:id="23417" w:author="James Vu" w:date="2024-04-18T22:33:00Z">
                <w:pPr>
                  <w:widowControl w:val="0"/>
                  <w:spacing w:before="120" w:after="120"/>
                  <w:jc w:val="right"/>
                </w:pPr>
              </w:pPrChange>
            </w:pPr>
            <w:del w:id="23418" w:author="James Vu" w:date="2024-04-18T23:27:00Z">
              <w:r w:rsidRPr="00167CE0" w:rsidDel="00E5719A">
                <w:rPr>
                  <w:b/>
                  <w:bCs/>
                  <w:sz w:val="28"/>
                  <w:szCs w:val="28"/>
                  <w:rPrChange w:id="23419" w:author="James Vu" w:date="2024-04-18T22:33:00Z">
                    <w:rPr>
                      <w:b/>
                      <w:bCs/>
                    </w:rPr>
                  </w:rPrChange>
                </w:rPr>
                <w:delText>587.121.186</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0C71D797" w14:textId="4D2F2076" w:rsidR="00421081" w:rsidRPr="00167CE0" w:rsidDel="00E5719A" w:rsidRDefault="00421081">
            <w:pPr>
              <w:widowControl w:val="0"/>
              <w:spacing w:before="120" w:after="120"/>
              <w:jc w:val="both"/>
              <w:rPr>
                <w:del w:id="23420" w:author="James Vu" w:date="2024-04-18T23:27:00Z"/>
                <w:b/>
                <w:bCs/>
                <w:sz w:val="28"/>
                <w:szCs w:val="28"/>
                <w:rPrChange w:id="23421" w:author="James Vu" w:date="2024-04-18T22:33:00Z">
                  <w:rPr>
                    <w:del w:id="23422" w:author="James Vu" w:date="2024-04-18T23:27:00Z"/>
                    <w:b/>
                    <w:bCs/>
                  </w:rPr>
                </w:rPrChange>
              </w:rPr>
              <w:pPrChange w:id="23423" w:author="James Vu" w:date="2024-04-18T22:33:00Z">
                <w:pPr>
                  <w:widowControl w:val="0"/>
                  <w:spacing w:before="120" w:after="120"/>
                  <w:jc w:val="right"/>
                </w:pPr>
              </w:pPrChange>
            </w:pPr>
            <w:del w:id="23424" w:author="James Vu" w:date="2024-04-18T23:27:00Z">
              <w:r w:rsidRPr="00167CE0" w:rsidDel="00E5719A">
                <w:rPr>
                  <w:b/>
                  <w:bCs/>
                  <w:sz w:val="28"/>
                  <w:szCs w:val="28"/>
                  <w:rPrChange w:id="23425" w:author="James Vu" w:date="2024-04-18T22:33:00Z">
                    <w:rPr>
                      <w:b/>
                      <w:bCs/>
                    </w:rPr>
                  </w:rPrChange>
                </w:rPr>
                <w:delText>46.969.695</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668794D" w14:textId="44C15A63" w:rsidR="00421081" w:rsidRPr="00167CE0" w:rsidDel="00E5719A" w:rsidRDefault="00421081">
            <w:pPr>
              <w:widowControl w:val="0"/>
              <w:spacing w:before="120" w:after="120"/>
              <w:jc w:val="both"/>
              <w:rPr>
                <w:del w:id="23426" w:author="James Vu" w:date="2024-04-18T23:27:00Z"/>
                <w:b/>
                <w:bCs/>
                <w:sz w:val="28"/>
                <w:szCs w:val="28"/>
                <w:rPrChange w:id="23427" w:author="James Vu" w:date="2024-04-18T22:33:00Z">
                  <w:rPr>
                    <w:del w:id="23428" w:author="James Vu" w:date="2024-04-18T23:27:00Z"/>
                    <w:b/>
                    <w:bCs/>
                  </w:rPr>
                </w:rPrChange>
              </w:rPr>
              <w:pPrChange w:id="23429" w:author="James Vu" w:date="2024-04-18T22:33:00Z">
                <w:pPr>
                  <w:widowControl w:val="0"/>
                  <w:spacing w:before="120" w:after="120"/>
                  <w:jc w:val="right"/>
                </w:pPr>
              </w:pPrChange>
            </w:pPr>
            <w:del w:id="23430" w:author="James Vu" w:date="2024-04-18T23:27:00Z">
              <w:r w:rsidRPr="00167CE0" w:rsidDel="00E5719A">
                <w:rPr>
                  <w:b/>
                  <w:bCs/>
                  <w:sz w:val="28"/>
                  <w:szCs w:val="28"/>
                  <w:rPrChange w:id="23431" w:author="James Vu" w:date="2024-04-18T22:33:00Z">
                    <w:rPr>
                      <w:b/>
                      <w:bCs/>
                    </w:rPr>
                  </w:rPrChange>
                </w:rPr>
                <w:delText>634.090.881</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71023059" w14:textId="7D4D4606" w:rsidR="00421081" w:rsidRPr="00167CE0" w:rsidDel="00E5719A" w:rsidRDefault="00421081">
            <w:pPr>
              <w:widowControl w:val="0"/>
              <w:spacing w:before="120" w:after="120"/>
              <w:jc w:val="both"/>
              <w:rPr>
                <w:del w:id="23432" w:author="James Vu" w:date="2024-04-18T23:27:00Z"/>
                <w:b/>
                <w:bCs/>
                <w:sz w:val="28"/>
                <w:szCs w:val="28"/>
                <w:rPrChange w:id="23433" w:author="James Vu" w:date="2024-04-18T22:33:00Z">
                  <w:rPr>
                    <w:del w:id="23434" w:author="James Vu" w:date="2024-04-18T23:27:00Z"/>
                    <w:b/>
                    <w:bCs/>
                  </w:rPr>
                </w:rPrChange>
              </w:rPr>
              <w:pPrChange w:id="23435" w:author="James Vu" w:date="2024-04-18T22:33:00Z">
                <w:pPr>
                  <w:widowControl w:val="0"/>
                  <w:spacing w:before="120" w:after="120"/>
                </w:pPr>
              </w:pPrChange>
            </w:pPr>
            <w:del w:id="23436" w:author="James Vu" w:date="2024-04-18T23:27:00Z">
              <w:r w:rsidRPr="00167CE0" w:rsidDel="00E5719A">
                <w:rPr>
                  <w:b/>
                  <w:bCs/>
                  <w:sz w:val="28"/>
                  <w:szCs w:val="28"/>
                  <w:rPrChange w:id="23437" w:author="James Vu" w:date="2024-04-18T22:33:00Z">
                    <w:rPr>
                      <w:b/>
                      <w:bCs/>
                    </w:rPr>
                  </w:rPrChange>
                </w:rPr>
                <w:delText>Bảng 3, Quyết định số 1688/QĐ-BTTTT</w:delText>
              </w:r>
            </w:del>
          </w:p>
        </w:tc>
      </w:tr>
      <w:tr w:rsidR="002D5FBD" w:rsidRPr="00167CE0" w:rsidDel="00E5719A" w14:paraId="19AD20AA" w14:textId="3AFCC2F6" w:rsidTr="006138EB">
        <w:trPr>
          <w:del w:id="23438"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2E67B62" w14:textId="11BFC690" w:rsidR="00421081" w:rsidRPr="00167CE0" w:rsidDel="00E5719A" w:rsidRDefault="00421081">
            <w:pPr>
              <w:widowControl w:val="0"/>
              <w:spacing w:before="120" w:after="120"/>
              <w:jc w:val="both"/>
              <w:rPr>
                <w:del w:id="23439" w:author="James Vu" w:date="2024-04-18T23:27:00Z"/>
                <w:i/>
                <w:iCs/>
                <w:color w:val="000000"/>
                <w:sz w:val="28"/>
                <w:szCs w:val="28"/>
                <w:rPrChange w:id="23440" w:author="James Vu" w:date="2024-04-18T22:33:00Z">
                  <w:rPr>
                    <w:del w:id="23441" w:author="James Vu" w:date="2024-04-18T23:27:00Z"/>
                    <w:i/>
                    <w:iCs/>
                    <w:color w:val="000000"/>
                  </w:rPr>
                </w:rPrChange>
              </w:rPr>
              <w:pPrChange w:id="23442" w:author="James Vu" w:date="2024-04-18T22:33:00Z">
                <w:pPr>
                  <w:widowControl w:val="0"/>
                  <w:spacing w:before="120" w:after="120"/>
                  <w:jc w:val="center"/>
                </w:pPr>
              </w:pPrChange>
            </w:pPr>
            <w:del w:id="23443" w:author="James Vu" w:date="2024-04-18T23:27:00Z">
              <w:r w:rsidRPr="00167CE0" w:rsidDel="00E5719A">
                <w:rPr>
                  <w:i/>
                  <w:iCs/>
                  <w:color w:val="000000"/>
                  <w:sz w:val="28"/>
                  <w:szCs w:val="28"/>
                  <w:rPrChange w:id="23444"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F1809FC" w14:textId="4D6A86B9" w:rsidR="00421081" w:rsidRPr="00167CE0" w:rsidDel="00E5719A" w:rsidRDefault="000B2B5C">
            <w:pPr>
              <w:widowControl w:val="0"/>
              <w:spacing w:before="120" w:after="120"/>
              <w:jc w:val="both"/>
              <w:rPr>
                <w:del w:id="23445" w:author="James Vu" w:date="2024-04-18T23:27:00Z"/>
                <w:i/>
                <w:iCs/>
                <w:color w:val="000000"/>
                <w:sz w:val="28"/>
                <w:szCs w:val="28"/>
                <w:rPrChange w:id="23446" w:author="James Vu" w:date="2024-04-18T22:33:00Z">
                  <w:rPr>
                    <w:del w:id="23447" w:author="James Vu" w:date="2024-04-18T23:27:00Z"/>
                    <w:i/>
                    <w:iCs/>
                    <w:color w:val="000000"/>
                  </w:rPr>
                </w:rPrChange>
              </w:rPr>
              <w:pPrChange w:id="23448" w:author="James Vu" w:date="2024-04-18T22:33:00Z">
                <w:pPr>
                  <w:widowControl w:val="0"/>
                  <w:spacing w:before="120" w:after="120"/>
                </w:pPr>
              </w:pPrChange>
            </w:pPr>
            <w:del w:id="23449" w:author="James Vu" w:date="2024-04-18T23:27:00Z">
              <w:r w:rsidRPr="00167CE0" w:rsidDel="00E5719A">
                <w:rPr>
                  <w:i/>
                  <w:iCs/>
                  <w:color w:val="000000"/>
                  <w:sz w:val="28"/>
                  <w:szCs w:val="28"/>
                  <w:rPrChange w:id="23450" w:author="James Vu" w:date="2024-04-18T22:33:00Z">
                    <w:rPr>
                      <w:i/>
                      <w:iCs/>
                      <w:color w:val="000000"/>
                    </w:rPr>
                  </w:rPrChange>
                </w:rPr>
                <w:delText>Hạng mục hạ tầng kỹ thuật, công nghệ thông tin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843E8E8" w14:textId="699913B7" w:rsidR="00421081" w:rsidRPr="00167CE0" w:rsidDel="00E5719A" w:rsidRDefault="00421081">
            <w:pPr>
              <w:widowControl w:val="0"/>
              <w:spacing w:before="120" w:after="120"/>
              <w:jc w:val="both"/>
              <w:rPr>
                <w:del w:id="23451" w:author="James Vu" w:date="2024-04-18T23:27:00Z"/>
                <w:i/>
                <w:iCs/>
                <w:color w:val="000000"/>
                <w:sz w:val="28"/>
                <w:szCs w:val="28"/>
                <w:rPrChange w:id="23452" w:author="James Vu" w:date="2024-04-18T22:33:00Z">
                  <w:rPr>
                    <w:del w:id="23453" w:author="James Vu" w:date="2024-04-18T23:27:00Z"/>
                    <w:i/>
                    <w:iCs/>
                    <w:color w:val="000000"/>
                  </w:rPr>
                </w:rPrChange>
              </w:rPr>
              <w:pPrChange w:id="23454" w:author="James Vu" w:date="2024-04-18T22:33:00Z">
                <w:pPr>
                  <w:widowControl w:val="0"/>
                  <w:spacing w:before="120" w:after="120"/>
                  <w:jc w:val="center"/>
                </w:pPr>
              </w:pPrChange>
            </w:pPr>
            <w:del w:id="23455" w:author="James Vu" w:date="2024-04-18T23:27:00Z">
              <w:r w:rsidRPr="00167CE0" w:rsidDel="00E5719A">
                <w:rPr>
                  <w:i/>
                  <w:iCs/>
                  <w:color w:val="000000"/>
                  <w:sz w:val="28"/>
                  <w:szCs w:val="28"/>
                  <w:rPrChange w:id="23456" w:author="James Vu" w:date="2024-04-18T22:33:00Z">
                    <w:rPr>
                      <w:i/>
                      <w:iCs/>
                      <w:color w:val="000000"/>
                    </w:rPr>
                  </w:rPrChange>
                </w:rPr>
                <w:delText>1,4990%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204AED64" w14:textId="213A5160" w:rsidR="00421081" w:rsidRPr="00167CE0" w:rsidDel="00E5719A" w:rsidRDefault="00421081">
            <w:pPr>
              <w:widowControl w:val="0"/>
              <w:spacing w:before="120" w:after="120"/>
              <w:jc w:val="both"/>
              <w:rPr>
                <w:del w:id="23457" w:author="James Vu" w:date="2024-04-18T23:27:00Z"/>
                <w:i/>
                <w:iCs/>
                <w:sz w:val="28"/>
                <w:szCs w:val="28"/>
                <w:rPrChange w:id="23458" w:author="James Vu" w:date="2024-04-18T22:33:00Z">
                  <w:rPr>
                    <w:del w:id="23459" w:author="James Vu" w:date="2024-04-18T23:27:00Z"/>
                    <w:i/>
                    <w:iCs/>
                  </w:rPr>
                </w:rPrChange>
              </w:rPr>
              <w:pPrChange w:id="23460" w:author="James Vu" w:date="2024-04-18T22:33:00Z">
                <w:pPr>
                  <w:widowControl w:val="0"/>
                  <w:spacing w:before="120" w:after="120"/>
                  <w:jc w:val="center"/>
                </w:pPr>
              </w:pPrChange>
            </w:pPr>
            <w:del w:id="23461" w:author="James Vu" w:date="2024-04-18T23:27:00Z">
              <w:r w:rsidRPr="00167CE0" w:rsidDel="00E5719A">
                <w:rPr>
                  <w:i/>
                  <w:iCs/>
                  <w:sz w:val="28"/>
                  <w:szCs w:val="28"/>
                  <w:rPrChange w:id="23462" w:author="James Vu" w:date="2024-04-18T22:33:00Z">
                    <w:rPr>
                      <w:i/>
                      <w:iCs/>
                    </w:rPr>
                  </w:rPrChange>
                </w:rPr>
                <w:delText>G</w:delText>
              </w:r>
              <w:r w:rsidRPr="00167CE0" w:rsidDel="00E5719A">
                <w:rPr>
                  <w:i/>
                  <w:iCs/>
                  <w:sz w:val="28"/>
                  <w:szCs w:val="28"/>
                  <w:vertAlign w:val="subscript"/>
                  <w:rPrChange w:id="23463" w:author="James Vu" w:date="2024-04-18T22:33:00Z">
                    <w:rPr>
                      <w:i/>
                      <w:iCs/>
                      <w:vertAlign w:val="subscript"/>
                    </w:rPr>
                  </w:rPrChange>
                </w:rPr>
                <w:delText>XL</w:delText>
              </w:r>
              <w:r w:rsidRPr="00167CE0" w:rsidDel="00E5719A">
                <w:rPr>
                  <w:i/>
                  <w:iCs/>
                  <w:sz w:val="28"/>
                  <w:szCs w:val="28"/>
                  <w:rPrChange w:id="23464" w:author="James Vu" w:date="2024-04-18T22:33:00Z">
                    <w:rPr>
                      <w:i/>
                      <w:iCs/>
                    </w:rPr>
                  </w:rPrChange>
                </w:rPr>
                <w:delText xml:space="preserve"> + G</w:delText>
              </w:r>
              <w:r w:rsidRPr="00167CE0" w:rsidDel="00E5719A">
                <w:rPr>
                  <w:b/>
                  <w:bCs/>
                  <w:i/>
                  <w:iCs/>
                  <w:color w:val="000000"/>
                  <w:sz w:val="28"/>
                  <w:szCs w:val="28"/>
                  <w:vertAlign w:val="subscript"/>
                  <w:rPrChange w:id="23465" w:author="James Vu" w:date="2024-04-18T22:33:00Z">
                    <w:rPr>
                      <w:b/>
                      <w:bCs/>
                      <w:i/>
                      <w:iCs/>
                      <w:color w:val="000000"/>
                      <w:vertAlign w:val="subscript"/>
                    </w:rPr>
                  </w:rPrChange>
                </w:rPr>
                <w:delText>PC</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581D863" w14:textId="10D6B6D0" w:rsidR="00421081" w:rsidRPr="00167CE0" w:rsidDel="00E5719A" w:rsidRDefault="00421081">
            <w:pPr>
              <w:widowControl w:val="0"/>
              <w:spacing w:before="120" w:after="120"/>
              <w:jc w:val="both"/>
              <w:rPr>
                <w:del w:id="23466" w:author="James Vu" w:date="2024-04-18T23:27:00Z"/>
                <w:i/>
                <w:iCs/>
                <w:color w:val="000000"/>
                <w:sz w:val="28"/>
                <w:szCs w:val="28"/>
                <w:rPrChange w:id="23467" w:author="James Vu" w:date="2024-04-18T22:33:00Z">
                  <w:rPr>
                    <w:del w:id="23468" w:author="James Vu" w:date="2024-04-18T23:27:00Z"/>
                    <w:i/>
                    <w:iCs/>
                    <w:color w:val="000000"/>
                  </w:rPr>
                </w:rPrChange>
              </w:rPr>
              <w:pPrChange w:id="23469" w:author="James Vu" w:date="2024-04-18T22:33:00Z">
                <w:pPr>
                  <w:widowControl w:val="0"/>
                  <w:spacing w:before="120" w:after="120"/>
                  <w:jc w:val="center"/>
                </w:pPr>
              </w:pPrChange>
            </w:pPr>
            <w:del w:id="23470" w:author="James Vu" w:date="2024-04-18T23:27:00Z">
              <w:r w:rsidRPr="00167CE0" w:rsidDel="00E5719A">
                <w:rPr>
                  <w:i/>
                  <w:iCs/>
                  <w:color w:val="000000"/>
                  <w:sz w:val="28"/>
                  <w:szCs w:val="28"/>
                  <w:rPrChange w:id="23471" w:author="James Vu" w:date="2024-04-18T22:33:00Z">
                    <w:rPr>
                      <w:i/>
                      <w:iCs/>
                      <w:color w:val="000000"/>
                    </w:rPr>
                  </w:rPrChange>
                </w:rPr>
                <w:delText>4.251.266.566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1573D9C" w14:textId="05DCE55C" w:rsidR="00421081" w:rsidRPr="00167CE0" w:rsidDel="00E5719A" w:rsidRDefault="00421081">
            <w:pPr>
              <w:widowControl w:val="0"/>
              <w:spacing w:before="120" w:after="120"/>
              <w:jc w:val="both"/>
              <w:rPr>
                <w:del w:id="23472" w:author="James Vu" w:date="2024-04-18T23:27:00Z"/>
                <w:i/>
                <w:iCs/>
                <w:color w:val="000000"/>
                <w:sz w:val="28"/>
                <w:szCs w:val="28"/>
                <w:rPrChange w:id="23473" w:author="James Vu" w:date="2024-04-18T22:33:00Z">
                  <w:rPr>
                    <w:del w:id="23474" w:author="James Vu" w:date="2024-04-18T23:27:00Z"/>
                    <w:i/>
                    <w:iCs/>
                    <w:color w:val="000000"/>
                  </w:rPr>
                </w:rPrChange>
              </w:rPr>
              <w:pPrChange w:id="23475" w:author="James Vu" w:date="2024-04-18T22:33:00Z">
                <w:pPr>
                  <w:widowControl w:val="0"/>
                  <w:spacing w:before="120" w:after="120"/>
                  <w:jc w:val="right"/>
                </w:pPr>
              </w:pPrChange>
            </w:pPr>
            <w:del w:id="23476" w:author="James Vu" w:date="2024-04-18T23:27:00Z">
              <w:r w:rsidRPr="00167CE0" w:rsidDel="00E5719A">
                <w:rPr>
                  <w:i/>
                  <w:iCs/>
                  <w:color w:val="000000"/>
                  <w:sz w:val="28"/>
                  <w:szCs w:val="28"/>
                  <w:rPrChange w:id="23477" w:author="James Vu" w:date="2024-04-18T22:33:00Z">
                    <w:rPr>
                      <w:i/>
                      <w:iCs/>
                      <w:color w:val="000000"/>
                    </w:rPr>
                  </w:rPrChange>
                </w:rPr>
                <w:delText>63.726.486</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5AE35606" w14:textId="6A55BDA4" w:rsidR="00421081" w:rsidRPr="00167CE0" w:rsidDel="00E5719A" w:rsidRDefault="00421081">
            <w:pPr>
              <w:widowControl w:val="0"/>
              <w:spacing w:before="120" w:after="120"/>
              <w:jc w:val="both"/>
              <w:rPr>
                <w:del w:id="23478" w:author="James Vu" w:date="2024-04-18T23:27:00Z"/>
                <w:i/>
                <w:iCs/>
                <w:color w:val="000000"/>
                <w:sz w:val="28"/>
                <w:szCs w:val="28"/>
                <w:rPrChange w:id="23479" w:author="James Vu" w:date="2024-04-18T22:33:00Z">
                  <w:rPr>
                    <w:del w:id="23480" w:author="James Vu" w:date="2024-04-18T23:27:00Z"/>
                    <w:i/>
                    <w:iCs/>
                    <w:color w:val="000000"/>
                  </w:rPr>
                </w:rPrChange>
              </w:rPr>
              <w:pPrChange w:id="23481" w:author="James Vu" w:date="2024-04-18T22:33:00Z">
                <w:pPr>
                  <w:widowControl w:val="0"/>
                  <w:spacing w:before="120" w:after="120"/>
                  <w:jc w:val="right"/>
                </w:pPr>
              </w:pPrChange>
            </w:pPr>
            <w:del w:id="23482" w:author="James Vu" w:date="2024-04-18T23:27:00Z">
              <w:r w:rsidRPr="00167CE0" w:rsidDel="00E5719A">
                <w:rPr>
                  <w:i/>
                  <w:iCs/>
                  <w:color w:val="000000"/>
                  <w:sz w:val="28"/>
                  <w:szCs w:val="28"/>
                  <w:rPrChange w:id="23483" w:author="James Vu" w:date="2024-04-18T22:33:00Z">
                    <w:rPr>
                      <w:i/>
                      <w:iCs/>
                      <w:color w:val="000000"/>
                    </w:rPr>
                  </w:rPrChange>
                </w:rPr>
                <w:delText>5.098.119</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E68018A" w14:textId="571EE61B" w:rsidR="00421081" w:rsidRPr="00167CE0" w:rsidDel="00E5719A" w:rsidRDefault="00421081">
            <w:pPr>
              <w:widowControl w:val="0"/>
              <w:spacing w:before="120" w:after="120"/>
              <w:jc w:val="both"/>
              <w:rPr>
                <w:del w:id="23484" w:author="James Vu" w:date="2024-04-18T23:27:00Z"/>
                <w:i/>
                <w:iCs/>
                <w:color w:val="000000"/>
                <w:sz w:val="28"/>
                <w:szCs w:val="28"/>
                <w:rPrChange w:id="23485" w:author="James Vu" w:date="2024-04-18T22:33:00Z">
                  <w:rPr>
                    <w:del w:id="23486" w:author="James Vu" w:date="2024-04-18T23:27:00Z"/>
                    <w:i/>
                    <w:iCs/>
                    <w:color w:val="000000"/>
                  </w:rPr>
                </w:rPrChange>
              </w:rPr>
              <w:pPrChange w:id="23487" w:author="James Vu" w:date="2024-04-18T22:33:00Z">
                <w:pPr>
                  <w:widowControl w:val="0"/>
                  <w:spacing w:before="120" w:after="120"/>
                  <w:jc w:val="right"/>
                </w:pPr>
              </w:pPrChange>
            </w:pPr>
            <w:del w:id="23488" w:author="James Vu" w:date="2024-04-18T23:27:00Z">
              <w:r w:rsidRPr="00167CE0" w:rsidDel="00E5719A">
                <w:rPr>
                  <w:i/>
                  <w:iCs/>
                  <w:color w:val="000000"/>
                  <w:sz w:val="28"/>
                  <w:szCs w:val="28"/>
                  <w:rPrChange w:id="23489" w:author="James Vu" w:date="2024-04-18T22:33:00Z">
                    <w:rPr>
                      <w:i/>
                      <w:iCs/>
                      <w:color w:val="000000"/>
                    </w:rPr>
                  </w:rPrChange>
                </w:rPr>
                <w:delText>68.824.605</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570FF169" w14:textId="43E172C5" w:rsidR="00421081" w:rsidRPr="00167CE0" w:rsidDel="00E5719A" w:rsidRDefault="00421081">
            <w:pPr>
              <w:widowControl w:val="0"/>
              <w:spacing w:before="120" w:after="120"/>
              <w:jc w:val="both"/>
              <w:rPr>
                <w:del w:id="23490" w:author="James Vu" w:date="2024-04-18T23:27:00Z"/>
                <w:sz w:val="28"/>
                <w:szCs w:val="28"/>
                <w:rPrChange w:id="23491" w:author="James Vu" w:date="2024-04-18T22:33:00Z">
                  <w:rPr>
                    <w:del w:id="23492" w:author="James Vu" w:date="2024-04-18T23:27:00Z"/>
                  </w:rPr>
                </w:rPrChange>
              </w:rPr>
              <w:pPrChange w:id="23493" w:author="James Vu" w:date="2024-04-18T22:33:00Z">
                <w:pPr>
                  <w:widowControl w:val="0"/>
                  <w:spacing w:before="120" w:after="120"/>
                </w:pPr>
              </w:pPrChange>
            </w:pPr>
            <w:del w:id="23494" w:author="James Vu" w:date="2024-04-18T23:27:00Z">
              <w:r w:rsidRPr="00167CE0" w:rsidDel="00E5719A">
                <w:rPr>
                  <w:sz w:val="28"/>
                  <w:szCs w:val="28"/>
                  <w:rPrChange w:id="23495" w:author="James Vu" w:date="2024-04-18T22:33:00Z">
                    <w:rPr/>
                  </w:rPrChange>
                </w:rPr>
                <w:delText> </w:delText>
              </w:r>
            </w:del>
          </w:p>
        </w:tc>
      </w:tr>
      <w:tr w:rsidR="002D5FBD" w:rsidRPr="00167CE0" w:rsidDel="00E5719A" w14:paraId="6258D129" w14:textId="37DB2568" w:rsidTr="006138EB">
        <w:trPr>
          <w:del w:id="23496"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1CAD33B" w14:textId="07F0E4F0" w:rsidR="00421081" w:rsidRPr="00167CE0" w:rsidDel="00E5719A" w:rsidRDefault="00421081">
            <w:pPr>
              <w:widowControl w:val="0"/>
              <w:spacing w:before="120" w:after="120"/>
              <w:jc w:val="both"/>
              <w:rPr>
                <w:del w:id="23497" w:author="James Vu" w:date="2024-04-18T23:27:00Z"/>
                <w:i/>
                <w:iCs/>
                <w:color w:val="000000"/>
                <w:sz w:val="28"/>
                <w:szCs w:val="28"/>
                <w:rPrChange w:id="23498" w:author="James Vu" w:date="2024-04-18T22:33:00Z">
                  <w:rPr>
                    <w:del w:id="23499" w:author="James Vu" w:date="2024-04-18T23:27:00Z"/>
                    <w:i/>
                    <w:iCs/>
                    <w:color w:val="000000"/>
                  </w:rPr>
                </w:rPrChange>
              </w:rPr>
              <w:pPrChange w:id="23500" w:author="James Vu" w:date="2024-04-18T22:33:00Z">
                <w:pPr>
                  <w:widowControl w:val="0"/>
                  <w:spacing w:before="120" w:after="120"/>
                  <w:jc w:val="center"/>
                </w:pPr>
              </w:pPrChange>
            </w:pPr>
            <w:del w:id="23501" w:author="James Vu" w:date="2024-04-18T23:27:00Z">
              <w:r w:rsidRPr="00167CE0" w:rsidDel="00E5719A">
                <w:rPr>
                  <w:i/>
                  <w:iCs/>
                  <w:color w:val="000000"/>
                  <w:sz w:val="28"/>
                  <w:szCs w:val="28"/>
                  <w:rPrChange w:id="23502"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7D163E1F" w14:textId="64B53ADE" w:rsidR="00421081" w:rsidRPr="00167CE0" w:rsidDel="00E5719A" w:rsidRDefault="000B2B5C">
            <w:pPr>
              <w:widowControl w:val="0"/>
              <w:spacing w:before="120" w:after="120"/>
              <w:jc w:val="both"/>
              <w:rPr>
                <w:del w:id="23503" w:author="James Vu" w:date="2024-04-18T23:27:00Z"/>
                <w:i/>
                <w:iCs/>
                <w:color w:val="000000"/>
                <w:sz w:val="28"/>
                <w:szCs w:val="28"/>
                <w:rPrChange w:id="23504" w:author="James Vu" w:date="2024-04-18T22:33:00Z">
                  <w:rPr>
                    <w:del w:id="23505" w:author="James Vu" w:date="2024-04-18T23:27:00Z"/>
                    <w:i/>
                    <w:iCs/>
                    <w:color w:val="000000"/>
                  </w:rPr>
                </w:rPrChange>
              </w:rPr>
              <w:pPrChange w:id="23506" w:author="James Vu" w:date="2024-04-18T22:33:00Z">
                <w:pPr>
                  <w:widowControl w:val="0"/>
                  <w:spacing w:before="120" w:after="120"/>
                </w:pPr>
              </w:pPrChange>
            </w:pPr>
            <w:del w:id="23507" w:author="James Vu" w:date="2024-04-18T23:27:00Z">
              <w:r w:rsidRPr="00167CE0" w:rsidDel="00E5719A">
                <w:rPr>
                  <w:i/>
                  <w:iCs/>
                  <w:color w:val="000000"/>
                  <w:sz w:val="28"/>
                  <w:szCs w:val="28"/>
                  <w:rPrChange w:id="23508" w:author="James Vu" w:date="2024-04-18T22:33:00Z">
                    <w:rPr>
                      <w:i/>
                      <w:iCs/>
                      <w:color w:val="000000"/>
                    </w:rPr>
                  </w:rPrChange>
                </w:rPr>
                <w:delText>Hạng mục xây dựng hệ thống/ phần mềm, cơ sở dữ liệu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595A143C" w14:textId="7C36A61D" w:rsidR="00421081" w:rsidRPr="00167CE0" w:rsidDel="00E5719A" w:rsidRDefault="00421081">
            <w:pPr>
              <w:widowControl w:val="0"/>
              <w:spacing w:before="120" w:after="120"/>
              <w:jc w:val="both"/>
              <w:rPr>
                <w:del w:id="23509" w:author="James Vu" w:date="2024-04-18T23:27:00Z"/>
                <w:i/>
                <w:iCs/>
                <w:color w:val="000000"/>
                <w:sz w:val="28"/>
                <w:szCs w:val="28"/>
                <w:rPrChange w:id="23510" w:author="James Vu" w:date="2024-04-18T22:33:00Z">
                  <w:rPr>
                    <w:del w:id="23511" w:author="James Vu" w:date="2024-04-18T23:27:00Z"/>
                    <w:i/>
                    <w:iCs/>
                    <w:color w:val="000000"/>
                  </w:rPr>
                </w:rPrChange>
              </w:rPr>
              <w:pPrChange w:id="23512" w:author="James Vu" w:date="2024-04-18T22:33:00Z">
                <w:pPr>
                  <w:widowControl w:val="0"/>
                  <w:spacing w:before="120" w:after="120"/>
                  <w:jc w:val="center"/>
                </w:pPr>
              </w:pPrChange>
            </w:pPr>
            <w:del w:id="23513" w:author="James Vu" w:date="2024-04-18T23:27:00Z">
              <w:r w:rsidRPr="00167CE0" w:rsidDel="00E5719A">
                <w:rPr>
                  <w:i/>
                  <w:iCs/>
                  <w:color w:val="000000"/>
                  <w:sz w:val="28"/>
                  <w:szCs w:val="28"/>
                  <w:rPrChange w:id="23514" w:author="James Vu" w:date="2024-04-18T22:33:00Z">
                    <w:rPr>
                      <w:i/>
                      <w:iCs/>
                      <w:color w:val="000000"/>
                    </w:rPr>
                  </w:rPrChange>
                </w:rPr>
                <w:delText>3,1062%</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6FC72E11" w14:textId="43FFB7F7" w:rsidR="00421081" w:rsidRPr="00167CE0" w:rsidDel="00E5719A" w:rsidRDefault="00421081">
            <w:pPr>
              <w:widowControl w:val="0"/>
              <w:spacing w:before="120" w:after="120"/>
              <w:jc w:val="both"/>
              <w:rPr>
                <w:del w:id="23515" w:author="James Vu" w:date="2024-04-18T23:27:00Z"/>
                <w:i/>
                <w:iCs/>
                <w:sz w:val="28"/>
                <w:szCs w:val="28"/>
                <w:rPrChange w:id="23516" w:author="James Vu" w:date="2024-04-18T22:33:00Z">
                  <w:rPr>
                    <w:del w:id="23517" w:author="James Vu" w:date="2024-04-18T23:27:00Z"/>
                    <w:i/>
                    <w:iCs/>
                  </w:rPr>
                </w:rPrChange>
              </w:rPr>
              <w:pPrChange w:id="23518" w:author="James Vu" w:date="2024-04-18T22:33:00Z">
                <w:pPr>
                  <w:widowControl w:val="0"/>
                  <w:spacing w:before="120" w:after="120"/>
                  <w:jc w:val="center"/>
                </w:pPr>
              </w:pPrChange>
            </w:pPr>
            <w:del w:id="23519" w:author="James Vu" w:date="2024-04-18T23:27:00Z">
              <w:r w:rsidRPr="00167CE0" w:rsidDel="00E5719A">
                <w:rPr>
                  <w:i/>
                  <w:iCs/>
                  <w:sz w:val="28"/>
                  <w:szCs w:val="28"/>
                  <w:rPrChange w:id="23520" w:author="James Vu" w:date="2024-04-18T22:33:00Z">
                    <w:rPr>
                      <w:i/>
                      <w:iCs/>
                    </w:rPr>
                  </w:rPrChange>
                </w:rPr>
                <w:delText>G</w:delText>
              </w:r>
              <w:r w:rsidRPr="00167CE0" w:rsidDel="00E5719A">
                <w:rPr>
                  <w:b/>
                  <w:bCs/>
                  <w:i/>
                  <w:iCs/>
                  <w:color w:val="000000"/>
                  <w:sz w:val="28"/>
                  <w:szCs w:val="28"/>
                  <w:vertAlign w:val="subscript"/>
                  <w:rPrChange w:id="23521" w:author="James Vu" w:date="2024-04-18T22:33:00Z">
                    <w:rPr>
                      <w:b/>
                      <w:bCs/>
                      <w:i/>
                      <w:iCs/>
                      <w:color w:val="000000"/>
                      <w:vertAlign w:val="subscript"/>
                    </w:rPr>
                  </w:rPrChange>
                </w:rPr>
                <w:delText>PM</w:delText>
              </w:r>
              <w:r w:rsidRPr="00167CE0" w:rsidDel="00E5719A">
                <w:rPr>
                  <w:i/>
                  <w:iCs/>
                  <w:sz w:val="28"/>
                  <w:szCs w:val="28"/>
                  <w:vertAlign w:val="subscript"/>
                  <w:rPrChange w:id="23522" w:author="James Vu" w:date="2024-04-18T22:33:00Z">
                    <w:rPr>
                      <w:i/>
                      <w:iCs/>
                      <w:vertAlign w:val="subscript"/>
                    </w:rPr>
                  </w:rPrChange>
                </w:rPr>
                <w:delText>NB</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73F2E13" w14:textId="1990CEFB" w:rsidR="00421081" w:rsidRPr="00167CE0" w:rsidDel="00E5719A" w:rsidRDefault="00421081">
            <w:pPr>
              <w:widowControl w:val="0"/>
              <w:spacing w:before="120" w:after="120"/>
              <w:jc w:val="both"/>
              <w:rPr>
                <w:del w:id="23523" w:author="James Vu" w:date="2024-04-18T23:27:00Z"/>
                <w:i/>
                <w:iCs/>
                <w:color w:val="000000"/>
                <w:sz w:val="28"/>
                <w:szCs w:val="28"/>
                <w:rPrChange w:id="23524" w:author="James Vu" w:date="2024-04-18T22:33:00Z">
                  <w:rPr>
                    <w:del w:id="23525" w:author="James Vu" w:date="2024-04-18T23:27:00Z"/>
                    <w:i/>
                    <w:iCs/>
                    <w:color w:val="000000"/>
                  </w:rPr>
                </w:rPrChange>
              </w:rPr>
              <w:pPrChange w:id="23526" w:author="James Vu" w:date="2024-04-18T22:33:00Z">
                <w:pPr>
                  <w:widowControl w:val="0"/>
                  <w:spacing w:before="120" w:after="120"/>
                  <w:jc w:val="center"/>
                </w:pPr>
              </w:pPrChange>
            </w:pPr>
            <w:del w:id="23527" w:author="James Vu" w:date="2024-04-18T23:27:00Z">
              <w:r w:rsidRPr="00167CE0" w:rsidDel="00E5719A">
                <w:rPr>
                  <w:i/>
                  <w:iCs/>
                  <w:color w:val="000000"/>
                  <w:sz w:val="28"/>
                  <w:szCs w:val="28"/>
                  <w:rPrChange w:id="23528" w:author="James Vu" w:date="2024-04-18T22:33:00Z">
                    <w:rPr>
                      <w:i/>
                      <w:iCs/>
                      <w:color w:val="000000"/>
                    </w:rPr>
                  </w:rPrChange>
                </w:rPr>
                <w:delText>16.850.000.000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DD757F5" w14:textId="2425AFC3" w:rsidR="00421081" w:rsidRPr="00167CE0" w:rsidDel="00E5719A" w:rsidRDefault="00421081">
            <w:pPr>
              <w:widowControl w:val="0"/>
              <w:spacing w:before="120" w:after="120"/>
              <w:jc w:val="both"/>
              <w:rPr>
                <w:del w:id="23529" w:author="James Vu" w:date="2024-04-18T23:27:00Z"/>
                <w:i/>
                <w:iCs/>
                <w:color w:val="000000"/>
                <w:sz w:val="28"/>
                <w:szCs w:val="28"/>
                <w:rPrChange w:id="23530" w:author="James Vu" w:date="2024-04-18T22:33:00Z">
                  <w:rPr>
                    <w:del w:id="23531" w:author="James Vu" w:date="2024-04-18T23:27:00Z"/>
                    <w:i/>
                    <w:iCs/>
                    <w:color w:val="000000"/>
                  </w:rPr>
                </w:rPrChange>
              </w:rPr>
              <w:pPrChange w:id="23532" w:author="James Vu" w:date="2024-04-18T22:33:00Z">
                <w:pPr>
                  <w:widowControl w:val="0"/>
                  <w:spacing w:before="120" w:after="120"/>
                  <w:jc w:val="right"/>
                </w:pPr>
              </w:pPrChange>
            </w:pPr>
            <w:del w:id="23533" w:author="James Vu" w:date="2024-04-18T23:27:00Z">
              <w:r w:rsidRPr="00167CE0" w:rsidDel="00E5719A">
                <w:rPr>
                  <w:i/>
                  <w:iCs/>
                  <w:color w:val="000000"/>
                  <w:sz w:val="28"/>
                  <w:szCs w:val="28"/>
                  <w:rPrChange w:id="23534" w:author="James Vu" w:date="2024-04-18T22:33:00Z">
                    <w:rPr>
                      <w:i/>
                      <w:iCs/>
                      <w:color w:val="000000"/>
                    </w:rPr>
                  </w:rPrChange>
                </w:rPr>
                <w:delText>523.394.700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29562FAA" w14:textId="7AF38C41" w:rsidR="00421081" w:rsidRPr="00167CE0" w:rsidDel="00E5719A" w:rsidRDefault="00421081">
            <w:pPr>
              <w:widowControl w:val="0"/>
              <w:spacing w:before="120" w:after="120"/>
              <w:jc w:val="both"/>
              <w:rPr>
                <w:del w:id="23535" w:author="James Vu" w:date="2024-04-18T23:27:00Z"/>
                <w:i/>
                <w:iCs/>
                <w:color w:val="000000"/>
                <w:sz w:val="28"/>
                <w:szCs w:val="28"/>
                <w:rPrChange w:id="23536" w:author="James Vu" w:date="2024-04-18T22:33:00Z">
                  <w:rPr>
                    <w:del w:id="23537" w:author="James Vu" w:date="2024-04-18T23:27:00Z"/>
                    <w:i/>
                    <w:iCs/>
                    <w:color w:val="000000"/>
                  </w:rPr>
                </w:rPrChange>
              </w:rPr>
              <w:pPrChange w:id="23538" w:author="James Vu" w:date="2024-04-18T22:33:00Z">
                <w:pPr>
                  <w:widowControl w:val="0"/>
                  <w:spacing w:before="120" w:after="120"/>
                  <w:jc w:val="right"/>
                </w:pPr>
              </w:pPrChange>
            </w:pPr>
            <w:del w:id="23539" w:author="James Vu" w:date="2024-04-18T23:27:00Z">
              <w:r w:rsidRPr="00167CE0" w:rsidDel="00E5719A">
                <w:rPr>
                  <w:i/>
                  <w:iCs/>
                  <w:color w:val="000000"/>
                  <w:sz w:val="28"/>
                  <w:szCs w:val="28"/>
                  <w:rPrChange w:id="23540" w:author="James Vu" w:date="2024-04-18T22:33:00Z">
                    <w:rPr>
                      <w:i/>
                      <w:iCs/>
                      <w:color w:val="000000"/>
                    </w:rPr>
                  </w:rPrChange>
                </w:rPr>
                <w:delText>41.871.576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A6F688B" w14:textId="1B9C34EC" w:rsidR="00421081" w:rsidRPr="00167CE0" w:rsidDel="00E5719A" w:rsidRDefault="00421081">
            <w:pPr>
              <w:widowControl w:val="0"/>
              <w:spacing w:before="120" w:after="120"/>
              <w:jc w:val="both"/>
              <w:rPr>
                <w:del w:id="23541" w:author="James Vu" w:date="2024-04-18T23:27:00Z"/>
                <w:i/>
                <w:iCs/>
                <w:color w:val="000000"/>
                <w:sz w:val="28"/>
                <w:szCs w:val="28"/>
                <w:rPrChange w:id="23542" w:author="James Vu" w:date="2024-04-18T22:33:00Z">
                  <w:rPr>
                    <w:del w:id="23543" w:author="James Vu" w:date="2024-04-18T23:27:00Z"/>
                    <w:i/>
                    <w:iCs/>
                    <w:color w:val="000000"/>
                  </w:rPr>
                </w:rPrChange>
              </w:rPr>
              <w:pPrChange w:id="23544" w:author="James Vu" w:date="2024-04-18T22:33:00Z">
                <w:pPr>
                  <w:widowControl w:val="0"/>
                  <w:spacing w:before="120" w:after="120"/>
                  <w:jc w:val="right"/>
                </w:pPr>
              </w:pPrChange>
            </w:pPr>
            <w:del w:id="23545" w:author="James Vu" w:date="2024-04-18T23:27:00Z">
              <w:r w:rsidRPr="00167CE0" w:rsidDel="00E5719A">
                <w:rPr>
                  <w:i/>
                  <w:iCs/>
                  <w:color w:val="000000"/>
                  <w:sz w:val="28"/>
                  <w:szCs w:val="28"/>
                  <w:rPrChange w:id="23546" w:author="James Vu" w:date="2024-04-18T22:33:00Z">
                    <w:rPr>
                      <w:i/>
                      <w:iCs/>
                      <w:color w:val="000000"/>
                    </w:rPr>
                  </w:rPrChange>
                </w:rPr>
                <w:delText>565.266.276</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4F0A89E4" w14:textId="6D10C825" w:rsidR="00421081" w:rsidRPr="00167CE0" w:rsidDel="00E5719A" w:rsidRDefault="00421081">
            <w:pPr>
              <w:widowControl w:val="0"/>
              <w:spacing w:before="120" w:after="120"/>
              <w:jc w:val="both"/>
              <w:rPr>
                <w:del w:id="23547" w:author="James Vu" w:date="2024-04-18T23:27:00Z"/>
                <w:sz w:val="28"/>
                <w:szCs w:val="28"/>
                <w:rPrChange w:id="23548" w:author="James Vu" w:date="2024-04-18T22:33:00Z">
                  <w:rPr>
                    <w:del w:id="23549" w:author="James Vu" w:date="2024-04-18T23:27:00Z"/>
                  </w:rPr>
                </w:rPrChange>
              </w:rPr>
              <w:pPrChange w:id="23550" w:author="James Vu" w:date="2024-04-18T22:33:00Z">
                <w:pPr>
                  <w:widowControl w:val="0"/>
                  <w:spacing w:before="120" w:after="120"/>
                </w:pPr>
              </w:pPrChange>
            </w:pPr>
            <w:del w:id="23551" w:author="James Vu" w:date="2024-04-18T23:27:00Z">
              <w:r w:rsidRPr="00167CE0" w:rsidDel="00E5719A">
                <w:rPr>
                  <w:sz w:val="28"/>
                  <w:szCs w:val="28"/>
                  <w:rPrChange w:id="23552" w:author="James Vu" w:date="2024-04-18T22:33:00Z">
                    <w:rPr/>
                  </w:rPrChange>
                </w:rPr>
                <w:delText> </w:delText>
              </w:r>
            </w:del>
          </w:p>
        </w:tc>
      </w:tr>
      <w:tr w:rsidR="002D5FBD" w:rsidRPr="00167CE0" w:rsidDel="00E5719A" w14:paraId="45121796" w14:textId="39F554B3" w:rsidTr="006138EB">
        <w:trPr>
          <w:del w:id="2355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45CE9DD" w14:textId="6EEC3311" w:rsidR="00421081" w:rsidRPr="00167CE0" w:rsidDel="00E5719A" w:rsidRDefault="00421081">
            <w:pPr>
              <w:widowControl w:val="0"/>
              <w:spacing w:before="120" w:after="120"/>
              <w:jc w:val="both"/>
              <w:rPr>
                <w:del w:id="23554" w:author="James Vu" w:date="2024-04-18T23:27:00Z"/>
                <w:b/>
                <w:bCs/>
                <w:sz w:val="28"/>
                <w:szCs w:val="28"/>
                <w:rPrChange w:id="23555" w:author="James Vu" w:date="2024-04-18T22:33:00Z">
                  <w:rPr>
                    <w:del w:id="23556" w:author="James Vu" w:date="2024-04-18T23:27:00Z"/>
                    <w:b/>
                    <w:bCs/>
                  </w:rPr>
                </w:rPrChange>
              </w:rPr>
              <w:pPrChange w:id="23557" w:author="James Vu" w:date="2024-04-18T22:33:00Z">
                <w:pPr>
                  <w:widowControl w:val="0"/>
                  <w:spacing w:before="120" w:after="120"/>
                  <w:jc w:val="center"/>
                </w:pPr>
              </w:pPrChange>
            </w:pPr>
            <w:del w:id="23558" w:author="James Vu" w:date="2024-04-18T23:27:00Z">
              <w:r w:rsidRPr="00167CE0" w:rsidDel="00E5719A">
                <w:rPr>
                  <w:b/>
                  <w:bCs/>
                  <w:sz w:val="28"/>
                  <w:szCs w:val="28"/>
                  <w:rPrChange w:id="23559" w:author="James Vu" w:date="2024-04-18T22:33:00Z">
                    <w:rPr>
                      <w:b/>
                      <w:bCs/>
                    </w:rPr>
                  </w:rPrChange>
                </w:rPr>
                <w:delText>3</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7B848033" w14:textId="431D5393" w:rsidR="00421081" w:rsidRPr="00167CE0" w:rsidDel="00E5719A" w:rsidRDefault="00421081">
            <w:pPr>
              <w:widowControl w:val="0"/>
              <w:spacing w:before="120" w:after="120"/>
              <w:jc w:val="both"/>
              <w:rPr>
                <w:del w:id="23560" w:author="James Vu" w:date="2024-04-18T23:27:00Z"/>
                <w:b/>
                <w:bCs/>
                <w:sz w:val="28"/>
                <w:szCs w:val="28"/>
                <w:rPrChange w:id="23561" w:author="James Vu" w:date="2024-04-18T22:33:00Z">
                  <w:rPr>
                    <w:del w:id="23562" w:author="James Vu" w:date="2024-04-18T23:27:00Z"/>
                    <w:b/>
                    <w:bCs/>
                  </w:rPr>
                </w:rPrChange>
              </w:rPr>
              <w:pPrChange w:id="23563" w:author="James Vu" w:date="2024-04-18T22:33:00Z">
                <w:pPr>
                  <w:widowControl w:val="0"/>
                  <w:spacing w:before="120" w:after="120"/>
                </w:pPr>
              </w:pPrChange>
            </w:pPr>
            <w:del w:id="23564" w:author="James Vu" w:date="2024-04-18T23:27:00Z">
              <w:r w:rsidRPr="00167CE0" w:rsidDel="00E5719A">
                <w:rPr>
                  <w:b/>
                  <w:bCs/>
                  <w:sz w:val="28"/>
                  <w:szCs w:val="28"/>
                  <w:rPrChange w:id="23565" w:author="James Vu" w:date="2024-04-18T22:33:00Z">
                    <w:rPr>
                      <w:b/>
                      <w:bCs/>
                    </w:rPr>
                  </w:rPrChange>
                </w:rPr>
                <w:delText>Chi phí Thẩm tra thiết kế chi tiết</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5371838" w14:textId="571BFFD9" w:rsidR="00421081" w:rsidRPr="00167CE0" w:rsidDel="00E5719A" w:rsidRDefault="00421081">
            <w:pPr>
              <w:widowControl w:val="0"/>
              <w:spacing w:before="120" w:after="120"/>
              <w:jc w:val="both"/>
              <w:rPr>
                <w:del w:id="23566" w:author="James Vu" w:date="2024-04-18T23:27:00Z"/>
                <w:b/>
                <w:bCs/>
                <w:sz w:val="28"/>
                <w:szCs w:val="28"/>
                <w:rPrChange w:id="23567" w:author="James Vu" w:date="2024-04-18T22:33:00Z">
                  <w:rPr>
                    <w:del w:id="23568" w:author="James Vu" w:date="2024-04-18T23:27:00Z"/>
                    <w:b/>
                    <w:bCs/>
                  </w:rPr>
                </w:rPrChange>
              </w:rPr>
              <w:pPrChange w:id="23569"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DA8E134" w14:textId="31E0BE1A" w:rsidR="00421081" w:rsidRPr="00167CE0" w:rsidDel="00E5719A" w:rsidRDefault="00421081">
            <w:pPr>
              <w:widowControl w:val="0"/>
              <w:spacing w:before="120" w:after="120"/>
              <w:jc w:val="both"/>
              <w:rPr>
                <w:del w:id="23570" w:author="James Vu" w:date="2024-04-18T23:27:00Z"/>
                <w:b/>
                <w:bCs/>
                <w:sz w:val="28"/>
                <w:szCs w:val="28"/>
                <w:rPrChange w:id="23571" w:author="James Vu" w:date="2024-04-18T22:33:00Z">
                  <w:rPr>
                    <w:del w:id="23572" w:author="James Vu" w:date="2024-04-18T23:27:00Z"/>
                    <w:b/>
                    <w:bCs/>
                  </w:rPr>
                </w:rPrChange>
              </w:rPr>
              <w:pPrChange w:id="23573" w:author="James Vu" w:date="2024-04-18T22:33:00Z">
                <w:pPr>
                  <w:widowControl w:val="0"/>
                  <w:spacing w:before="120" w:after="120"/>
                  <w:jc w:val="center"/>
                </w:pPr>
              </w:pPrChange>
            </w:pPr>
            <w:del w:id="23574" w:author="James Vu" w:date="2024-04-18T23:27:00Z">
              <w:r w:rsidRPr="00167CE0" w:rsidDel="00E5719A">
                <w:rPr>
                  <w:b/>
                  <w:bCs/>
                  <w:sz w:val="28"/>
                  <w:szCs w:val="28"/>
                  <w:rPrChange w:id="23575" w:author="James Vu" w:date="2024-04-18T22:33:00Z">
                    <w:rPr>
                      <w:b/>
                      <w:bCs/>
                    </w:rPr>
                  </w:rPrChange>
                </w:rPr>
                <w:delText>G</w:delText>
              </w:r>
              <w:r w:rsidRPr="00167CE0" w:rsidDel="00E5719A">
                <w:rPr>
                  <w:b/>
                  <w:bCs/>
                  <w:sz w:val="28"/>
                  <w:szCs w:val="28"/>
                  <w:vertAlign w:val="subscript"/>
                  <w:rPrChange w:id="23576" w:author="James Vu" w:date="2024-04-18T22:33:00Z">
                    <w:rPr>
                      <w:b/>
                      <w:bCs/>
                      <w:vertAlign w:val="subscript"/>
                    </w:rPr>
                  </w:rPrChange>
                </w:rPr>
                <w:delText>TV4</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2D45EF5" w14:textId="15E9C1FE" w:rsidR="00421081" w:rsidRPr="00167CE0" w:rsidDel="00E5719A" w:rsidRDefault="00421081">
            <w:pPr>
              <w:widowControl w:val="0"/>
              <w:spacing w:before="120" w:after="120"/>
              <w:jc w:val="both"/>
              <w:rPr>
                <w:del w:id="23577" w:author="James Vu" w:date="2024-04-18T23:27:00Z"/>
                <w:b/>
                <w:bCs/>
                <w:sz w:val="28"/>
                <w:szCs w:val="28"/>
                <w:rPrChange w:id="23578" w:author="James Vu" w:date="2024-04-18T22:33:00Z">
                  <w:rPr>
                    <w:del w:id="23579" w:author="James Vu" w:date="2024-04-18T23:27:00Z"/>
                    <w:b/>
                    <w:bCs/>
                  </w:rPr>
                </w:rPrChange>
              </w:rPr>
              <w:pPrChange w:id="23580"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84BB965" w14:textId="4B642500" w:rsidR="00421081" w:rsidRPr="00167CE0" w:rsidDel="00E5719A" w:rsidRDefault="00421081">
            <w:pPr>
              <w:widowControl w:val="0"/>
              <w:spacing w:before="120" w:after="120"/>
              <w:jc w:val="both"/>
              <w:rPr>
                <w:del w:id="23581" w:author="James Vu" w:date="2024-04-18T23:27:00Z"/>
                <w:b/>
                <w:bCs/>
                <w:sz w:val="28"/>
                <w:szCs w:val="28"/>
                <w:rPrChange w:id="23582" w:author="James Vu" w:date="2024-04-18T22:33:00Z">
                  <w:rPr>
                    <w:del w:id="23583" w:author="James Vu" w:date="2024-04-18T23:27:00Z"/>
                    <w:b/>
                    <w:bCs/>
                  </w:rPr>
                </w:rPrChange>
              </w:rPr>
              <w:pPrChange w:id="23584" w:author="James Vu" w:date="2024-04-18T22:33:00Z">
                <w:pPr>
                  <w:widowControl w:val="0"/>
                  <w:spacing w:before="120" w:after="120"/>
                  <w:jc w:val="right"/>
                </w:pPr>
              </w:pPrChange>
            </w:pPr>
            <w:del w:id="23585" w:author="James Vu" w:date="2024-04-18T23:27:00Z">
              <w:r w:rsidRPr="00167CE0" w:rsidDel="00E5719A">
                <w:rPr>
                  <w:b/>
                  <w:bCs/>
                  <w:sz w:val="28"/>
                  <w:szCs w:val="28"/>
                  <w:rPrChange w:id="23586" w:author="James Vu" w:date="2024-04-18T22:33:00Z">
                    <w:rPr>
                      <w:b/>
                      <w:bCs/>
                    </w:rPr>
                  </w:rPrChange>
                </w:rPr>
                <w:delText>14.381.502</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5C1409BE" w14:textId="1489BA10" w:rsidR="00421081" w:rsidRPr="00167CE0" w:rsidDel="00E5719A" w:rsidRDefault="00421081">
            <w:pPr>
              <w:widowControl w:val="0"/>
              <w:spacing w:before="120" w:after="120"/>
              <w:jc w:val="both"/>
              <w:rPr>
                <w:del w:id="23587" w:author="James Vu" w:date="2024-04-18T23:27:00Z"/>
                <w:b/>
                <w:bCs/>
                <w:sz w:val="28"/>
                <w:szCs w:val="28"/>
                <w:rPrChange w:id="23588" w:author="James Vu" w:date="2024-04-18T22:33:00Z">
                  <w:rPr>
                    <w:del w:id="23589" w:author="James Vu" w:date="2024-04-18T23:27:00Z"/>
                    <w:b/>
                    <w:bCs/>
                  </w:rPr>
                </w:rPrChange>
              </w:rPr>
              <w:pPrChange w:id="23590" w:author="James Vu" w:date="2024-04-18T22:33:00Z">
                <w:pPr>
                  <w:widowControl w:val="0"/>
                  <w:spacing w:before="120" w:after="120"/>
                  <w:jc w:val="right"/>
                </w:pPr>
              </w:pPrChange>
            </w:pPr>
            <w:del w:id="23591" w:author="James Vu" w:date="2024-04-18T23:27:00Z">
              <w:r w:rsidRPr="00167CE0" w:rsidDel="00E5719A">
                <w:rPr>
                  <w:b/>
                  <w:bCs/>
                  <w:sz w:val="28"/>
                  <w:szCs w:val="28"/>
                  <w:rPrChange w:id="23592" w:author="James Vu" w:date="2024-04-18T22:33:00Z">
                    <w:rPr>
                      <w:b/>
                      <w:bCs/>
                    </w:rPr>
                  </w:rPrChange>
                </w:rPr>
                <w:delText>1.150.520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7C6A4C1" w14:textId="434E9594" w:rsidR="00421081" w:rsidRPr="00167CE0" w:rsidDel="00E5719A" w:rsidRDefault="00421081">
            <w:pPr>
              <w:widowControl w:val="0"/>
              <w:spacing w:before="120" w:after="120"/>
              <w:jc w:val="both"/>
              <w:rPr>
                <w:del w:id="23593" w:author="James Vu" w:date="2024-04-18T23:27:00Z"/>
                <w:b/>
                <w:bCs/>
                <w:sz w:val="28"/>
                <w:szCs w:val="28"/>
                <w:rPrChange w:id="23594" w:author="James Vu" w:date="2024-04-18T22:33:00Z">
                  <w:rPr>
                    <w:del w:id="23595" w:author="James Vu" w:date="2024-04-18T23:27:00Z"/>
                    <w:b/>
                    <w:bCs/>
                  </w:rPr>
                </w:rPrChange>
              </w:rPr>
              <w:pPrChange w:id="23596" w:author="James Vu" w:date="2024-04-18T22:33:00Z">
                <w:pPr>
                  <w:widowControl w:val="0"/>
                  <w:spacing w:before="120" w:after="120"/>
                  <w:jc w:val="right"/>
                </w:pPr>
              </w:pPrChange>
            </w:pPr>
            <w:del w:id="23597" w:author="James Vu" w:date="2024-04-18T23:27:00Z">
              <w:r w:rsidRPr="00167CE0" w:rsidDel="00E5719A">
                <w:rPr>
                  <w:b/>
                  <w:bCs/>
                  <w:sz w:val="28"/>
                  <w:szCs w:val="28"/>
                  <w:rPrChange w:id="23598" w:author="James Vu" w:date="2024-04-18T22:33:00Z">
                    <w:rPr>
                      <w:b/>
                      <w:bCs/>
                    </w:rPr>
                  </w:rPrChange>
                </w:rPr>
                <w:delText>15.532.022</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AAB34B6" w14:textId="31EF073C" w:rsidR="00421081" w:rsidRPr="00167CE0" w:rsidDel="00E5719A" w:rsidRDefault="00421081">
            <w:pPr>
              <w:widowControl w:val="0"/>
              <w:spacing w:before="120" w:after="120"/>
              <w:jc w:val="both"/>
              <w:rPr>
                <w:del w:id="23599" w:author="James Vu" w:date="2024-04-18T23:27:00Z"/>
                <w:b/>
                <w:bCs/>
                <w:sz w:val="28"/>
                <w:szCs w:val="28"/>
                <w:rPrChange w:id="23600" w:author="James Vu" w:date="2024-04-18T22:33:00Z">
                  <w:rPr>
                    <w:del w:id="23601" w:author="James Vu" w:date="2024-04-18T23:27:00Z"/>
                    <w:b/>
                    <w:bCs/>
                  </w:rPr>
                </w:rPrChange>
              </w:rPr>
              <w:pPrChange w:id="23602" w:author="James Vu" w:date="2024-04-18T22:33:00Z">
                <w:pPr>
                  <w:widowControl w:val="0"/>
                  <w:spacing w:before="120" w:after="120"/>
                </w:pPr>
              </w:pPrChange>
            </w:pPr>
            <w:del w:id="23603" w:author="James Vu" w:date="2024-04-18T23:27:00Z">
              <w:r w:rsidRPr="00167CE0" w:rsidDel="00E5719A">
                <w:rPr>
                  <w:b/>
                  <w:bCs/>
                  <w:sz w:val="28"/>
                  <w:szCs w:val="28"/>
                  <w:rPrChange w:id="23604" w:author="James Vu" w:date="2024-04-18T22:33:00Z">
                    <w:rPr>
                      <w:b/>
                      <w:bCs/>
                    </w:rPr>
                  </w:rPrChange>
                </w:rPr>
                <w:delText>Bảng 5, Quyết định số 1688/QĐ-BTTTT</w:delText>
              </w:r>
            </w:del>
          </w:p>
        </w:tc>
      </w:tr>
      <w:tr w:rsidR="002D5FBD" w:rsidRPr="00167CE0" w:rsidDel="00E5719A" w14:paraId="6938BFFB" w14:textId="2EA0C5AA" w:rsidTr="006138EB">
        <w:trPr>
          <w:del w:id="23605"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21FBDCA" w14:textId="28C56631" w:rsidR="00421081" w:rsidRPr="00167CE0" w:rsidDel="00E5719A" w:rsidRDefault="00421081">
            <w:pPr>
              <w:widowControl w:val="0"/>
              <w:spacing w:before="120" w:after="120"/>
              <w:jc w:val="both"/>
              <w:rPr>
                <w:del w:id="23606" w:author="James Vu" w:date="2024-04-18T23:27:00Z"/>
                <w:i/>
                <w:iCs/>
                <w:color w:val="000000"/>
                <w:sz w:val="28"/>
                <w:szCs w:val="28"/>
                <w:rPrChange w:id="23607" w:author="James Vu" w:date="2024-04-18T22:33:00Z">
                  <w:rPr>
                    <w:del w:id="23608" w:author="James Vu" w:date="2024-04-18T23:27:00Z"/>
                    <w:i/>
                    <w:iCs/>
                    <w:color w:val="000000"/>
                  </w:rPr>
                </w:rPrChange>
              </w:rPr>
              <w:pPrChange w:id="23609" w:author="James Vu" w:date="2024-04-18T22:33:00Z">
                <w:pPr>
                  <w:widowControl w:val="0"/>
                  <w:spacing w:before="120" w:after="120"/>
                  <w:jc w:val="center"/>
                </w:pPr>
              </w:pPrChange>
            </w:pPr>
            <w:del w:id="23610" w:author="James Vu" w:date="2024-04-18T23:27:00Z">
              <w:r w:rsidRPr="00167CE0" w:rsidDel="00E5719A">
                <w:rPr>
                  <w:i/>
                  <w:iCs/>
                  <w:color w:val="000000"/>
                  <w:sz w:val="28"/>
                  <w:szCs w:val="28"/>
                  <w:rPrChange w:id="23611"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76C0E896" w14:textId="6A897D6F" w:rsidR="00421081" w:rsidRPr="00167CE0" w:rsidDel="00E5719A" w:rsidRDefault="00421081">
            <w:pPr>
              <w:widowControl w:val="0"/>
              <w:spacing w:before="120" w:after="120"/>
              <w:jc w:val="both"/>
              <w:rPr>
                <w:del w:id="23612" w:author="James Vu" w:date="2024-04-18T23:27:00Z"/>
                <w:i/>
                <w:iCs/>
                <w:color w:val="000000"/>
                <w:sz w:val="28"/>
                <w:szCs w:val="28"/>
                <w:rPrChange w:id="23613" w:author="James Vu" w:date="2024-04-18T22:33:00Z">
                  <w:rPr>
                    <w:del w:id="23614" w:author="James Vu" w:date="2024-04-18T23:27:00Z"/>
                    <w:i/>
                    <w:iCs/>
                    <w:color w:val="000000"/>
                  </w:rPr>
                </w:rPrChange>
              </w:rPr>
              <w:pPrChange w:id="23615" w:author="James Vu" w:date="2024-04-18T22:33:00Z">
                <w:pPr>
                  <w:widowControl w:val="0"/>
                  <w:spacing w:before="120" w:after="120"/>
                </w:pPr>
              </w:pPrChange>
            </w:pPr>
            <w:del w:id="23616" w:author="James Vu" w:date="2024-04-18T23:27:00Z">
              <w:r w:rsidRPr="00167CE0" w:rsidDel="00E5719A">
                <w:rPr>
                  <w:i/>
                  <w:iCs/>
                  <w:color w:val="000000"/>
                  <w:sz w:val="28"/>
                  <w:szCs w:val="28"/>
                  <w:rPrChange w:id="23617" w:author="James Vu" w:date="2024-04-18T22:33:00Z">
                    <w:rPr>
                      <w:i/>
                      <w:iCs/>
                      <w:color w:val="000000"/>
                    </w:rPr>
                  </w:rPrChange>
                </w:rPr>
                <w:delText>Hạng mục hạ tầng kỹ thuật</w:delText>
              </w:r>
              <w:r w:rsidR="000B2B5C" w:rsidRPr="00167CE0" w:rsidDel="00E5719A">
                <w:rPr>
                  <w:i/>
                  <w:iCs/>
                  <w:color w:val="000000"/>
                  <w:sz w:val="28"/>
                  <w:szCs w:val="28"/>
                  <w:rPrChange w:id="23618" w:author="James Vu" w:date="2024-04-18T22:33:00Z">
                    <w:rPr>
                      <w:i/>
                      <w:iCs/>
                      <w:color w:val="000000"/>
                    </w:rPr>
                  </w:rPrChange>
                </w:rPr>
                <w:delText>,</w:delText>
              </w:r>
              <w:r w:rsidRPr="00167CE0" w:rsidDel="00E5719A">
                <w:rPr>
                  <w:i/>
                  <w:iCs/>
                  <w:color w:val="000000"/>
                  <w:sz w:val="28"/>
                  <w:szCs w:val="28"/>
                  <w:rPrChange w:id="23619" w:author="James Vu" w:date="2024-04-18T22:33:00Z">
                    <w:rPr>
                      <w:i/>
                      <w:iCs/>
                      <w:color w:val="000000"/>
                    </w:rPr>
                  </w:rPrChange>
                </w:rPr>
                <w:delText xml:space="preserve"> công nghệ thông tin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61A7CC82" w14:textId="40C35E8A" w:rsidR="00421081" w:rsidRPr="00167CE0" w:rsidDel="00E5719A" w:rsidRDefault="00421081">
            <w:pPr>
              <w:widowControl w:val="0"/>
              <w:spacing w:before="120" w:after="120"/>
              <w:jc w:val="both"/>
              <w:rPr>
                <w:del w:id="23620" w:author="James Vu" w:date="2024-04-18T23:27:00Z"/>
                <w:i/>
                <w:iCs/>
                <w:color w:val="000000"/>
                <w:sz w:val="28"/>
                <w:szCs w:val="28"/>
                <w:rPrChange w:id="23621" w:author="James Vu" w:date="2024-04-18T22:33:00Z">
                  <w:rPr>
                    <w:del w:id="23622" w:author="James Vu" w:date="2024-04-18T23:27:00Z"/>
                    <w:i/>
                    <w:iCs/>
                    <w:color w:val="000000"/>
                  </w:rPr>
                </w:rPrChange>
              </w:rPr>
              <w:pPrChange w:id="23623" w:author="James Vu" w:date="2024-04-18T22:33:00Z">
                <w:pPr>
                  <w:widowControl w:val="0"/>
                  <w:spacing w:before="120" w:after="120"/>
                  <w:jc w:val="center"/>
                </w:pPr>
              </w:pPrChange>
            </w:pPr>
            <w:del w:id="23624" w:author="James Vu" w:date="2024-04-18T23:27:00Z">
              <w:r w:rsidRPr="00167CE0" w:rsidDel="00E5719A">
                <w:rPr>
                  <w:i/>
                  <w:iCs/>
                  <w:color w:val="000000"/>
                  <w:sz w:val="28"/>
                  <w:szCs w:val="28"/>
                  <w:rPrChange w:id="23625" w:author="James Vu" w:date="2024-04-18T22:33:00Z">
                    <w:rPr>
                      <w:i/>
                      <w:iCs/>
                      <w:color w:val="000000"/>
                    </w:rPr>
                  </w:rPrChange>
                </w:rPr>
                <w:delText>0,0870%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D5D878A" w14:textId="21E7DBBB" w:rsidR="00421081" w:rsidRPr="00167CE0" w:rsidDel="00E5719A" w:rsidRDefault="00421081">
            <w:pPr>
              <w:widowControl w:val="0"/>
              <w:spacing w:before="120" w:after="120"/>
              <w:jc w:val="both"/>
              <w:rPr>
                <w:del w:id="23626" w:author="James Vu" w:date="2024-04-18T23:27:00Z"/>
                <w:i/>
                <w:iCs/>
                <w:sz w:val="28"/>
                <w:szCs w:val="28"/>
                <w:rPrChange w:id="23627" w:author="James Vu" w:date="2024-04-18T22:33:00Z">
                  <w:rPr>
                    <w:del w:id="23628" w:author="James Vu" w:date="2024-04-18T23:27:00Z"/>
                    <w:i/>
                    <w:iCs/>
                  </w:rPr>
                </w:rPrChange>
              </w:rPr>
              <w:pPrChange w:id="23629" w:author="James Vu" w:date="2024-04-18T22:33:00Z">
                <w:pPr>
                  <w:widowControl w:val="0"/>
                  <w:spacing w:before="120" w:after="120"/>
                  <w:jc w:val="center"/>
                </w:pPr>
              </w:pPrChange>
            </w:pPr>
            <w:del w:id="23630" w:author="James Vu" w:date="2024-04-18T23:27:00Z">
              <w:r w:rsidRPr="00167CE0" w:rsidDel="00E5719A">
                <w:rPr>
                  <w:i/>
                  <w:iCs/>
                  <w:sz w:val="28"/>
                  <w:szCs w:val="28"/>
                  <w:rPrChange w:id="23631" w:author="James Vu" w:date="2024-04-18T22:33:00Z">
                    <w:rPr>
                      <w:i/>
                      <w:iCs/>
                    </w:rPr>
                  </w:rPrChange>
                </w:rPr>
                <w:delText>G</w:delText>
              </w:r>
              <w:r w:rsidRPr="00167CE0" w:rsidDel="00E5719A">
                <w:rPr>
                  <w:i/>
                  <w:iCs/>
                  <w:sz w:val="28"/>
                  <w:szCs w:val="28"/>
                  <w:vertAlign w:val="subscript"/>
                  <w:rPrChange w:id="23632" w:author="James Vu" w:date="2024-04-18T22:33:00Z">
                    <w:rPr>
                      <w:i/>
                      <w:iCs/>
                      <w:vertAlign w:val="subscript"/>
                    </w:rPr>
                  </w:rPrChange>
                </w:rPr>
                <w:delText>XL</w:delText>
              </w:r>
              <w:r w:rsidRPr="00167CE0" w:rsidDel="00E5719A">
                <w:rPr>
                  <w:i/>
                  <w:iCs/>
                  <w:sz w:val="28"/>
                  <w:szCs w:val="28"/>
                  <w:rPrChange w:id="23633" w:author="James Vu" w:date="2024-04-18T22:33:00Z">
                    <w:rPr>
                      <w:i/>
                      <w:iCs/>
                    </w:rPr>
                  </w:rPrChange>
                </w:rPr>
                <w:delText xml:space="preserve"> + G</w:delText>
              </w:r>
              <w:r w:rsidRPr="00167CE0" w:rsidDel="00E5719A">
                <w:rPr>
                  <w:b/>
                  <w:bCs/>
                  <w:i/>
                  <w:iCs/>
                  <w:color w:val="000000"/>
                  <w:sz w:val="28"/>
                  <w:szCs w:val="28"/>
                  <w:vertAlign w:val="subscript"/>
                  <w:rPrChange w:id="23634" w:author="James Vu" w:date="2024-04-18T22:33:00Z">
                    <w:rPr>
                      <w:b/>
                      <w:bCs/>
                      <w:i/>
                      <w:iCs/>
                      <w:color w:val="000000"/>
                      <w:vertAlign w:val="subscript"/>
                    </w:rPr>
                  </w:rPrChange>
                </w:rPr>
                <w:delText>PC</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825C40E" w14:textId="367C25C8" w:rsidR="00421081" w:rsidRPr="00167CE0" w:rsidDel="00E5719A" w:rsidRDefault="00421081">
            <w:pPr>
              <w:widowControl w:val="0"/>
              <w:spacing w:before="120" w:after="120"/>
              <w:jc w:val="both"/>
              <w:rPr>
                <w:del w:id="23635" w:author="James Vu" w:date="2024-04-18T23:27:00Z"/>
                <w:i/>
                <w:iCs/>
                <w:color w:val="000000"/>
                <w:sz w:val="28"/>
                <w:szCs w:val="28"/>
                <w:rPrChange w:id="23636" w:author="James Vu" w:date="2024-04-18T22:33:00Z">
                  <w:rPr>
                    <w:del w:id="23637" w:author="James Vu" w:date="2024-04-18T23:27:00Z"/>
                    <w:i/>
                    <w:iCs/>
                    <w:color w:val="000000"/>
                  </w:rPr>
                </w:rPrChange>
              </w:rPr>
              <w:pPrChange w:id="23638" w:author="James Vu" w:date="2024-04-18T22:33:00Z">
                <w:pPr>
                  <w:widowControl w:val="0"/>
                  <w:spacing w:before="120" w:after="120"/>
                  <w:jc w:val="center"/>
                </w:pPr>
              </w:pPrChange>
            </w:pPr>
            <w:del w:id="23639" w:author="James Vu" w:date="2024-04-18T23:27:00Z">
              <w:r w:rsidRPr="00167CE0" w:rsidDel="00E5719A">
                <w:rPr>
                  <w:i/>
                  <w:iCs/>
                  <w:color w:val="000000"/>
                  <w:sz w:val="28"/>
                  <w:szCs w:val="28"/>
                  <w:rPrChange w:id="23640" w:author="James Vu" w:date="2024-04-18T22:33:00Z">
                    <w:rPr>
                      <w:i/>
                      <w:iCs/>
                      <w:color w:val="000000"/>
                    </w:rPr>
                  </w:rPrChange>
                </w:rPr>
                <w:delText>4.251.266.566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BDEF792" w14:textId="5CBB86CB" w:rsidR="00421081" w:rsidRPr="00167CE0" w:rsidDel="00E5719A" w:rsidRDefault="00421081">
            <w:pPr>
              <w:widowControl w:val="0"/>
              <w:spacing w:before="120" w:after="120"/>
              <w:jc w:val="both"/>
              <w:rPr>
                <w:del w:id="23641" w:author="James Vu" w:date="2024-04-18T23:27:00Z"/>
                <w:i/>
                <w:iCs/>
                <w:color w:val="000000"/>
                <w:sz w:val="28"/>
                <w:szCs w:val="28"/>
                <w:rPrChange w:id="23642" w:author="James Vu" w:date="2024-04-18T22:33:00Z">
                  <w:rPr>
                    <w:del w:id="23643" w:author="James Vu" w:date="2024-04-18T23:27:00Z"/>
                    <w:i/>
                    <w:iCs/>
                    <w:color w:val="000000"/>
                  </w:rPr>
                </w:rPrChange>
              </w:rPr>
              <w:pPrChange w:id="23644" w:author="James Vu" w:date="2024-04-18T22:33:00Z">
                <w:pPr>
                  <w:widowControl w:val="0"/>
                  <w:spacing w:before="120" w:after="120"/>
                  <w:jc w:val="right"/>
                </w:pPr>
              </w:pPrChange>
            </w:pPr>
            <w:del w:id="23645" w:author="James Vu" w:date="2024-04-18T23:27:00Z">
              <w:r w:rsidRPr="00167CE0" w:rsidDel="00E5719A">
                <w:rPr>
                  <w:i/>
                  <w:iCs/>
                  <w:color w:val="000000"/>
                  <w:sz w:val="28"/>
                  <w:szCs w:val="28"/>
                  <w:rPrChange w:id="23646" w:author="James Vu" w:date="2024-04-18T22:33:00Z">
                    <w:rPr>
                      <w:i/>
                      <w:iCs/>
                      <w:color w:val="000000"/>
                    </w:rPr>
                  </w:rPrChange>
                </w:rPr>
                <w:delText>3.698.602</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23CC7581" w14:textId="22B3829D" w:rsidR="00421081" w:rsidRPr="00167CE0" w:rsidDel="00E5719A" w:rsidRDefault="00421081">
            <w:pPr>
              <w:widowControl w:val="0"/>
              <w:spacing w:before="120" w:after="120"/>
              <w:jc w:val="both"/>
              <w:rPr>
                <w:del w:id="23647" w:author="James Vu" w:date="2024-04-18T23:27:00Z"/>
                <w:i/>
                <w:iCs/>
                <w:color w:val="000000"/>
                <w:sz w:val="28"/>
                <w:szCs w:val="28"/>
                <w:rPrChange w:id="23648" w:author="James Vu" w:date="2024-04-18T22:33:00Z">
                  <w:rPr>
                    <w:del w:id="23649" w:author="James Vu" w:date="2024-04-18T23:27:00Z"/>
                    <w:i/>
                    <w:iCs/>
                    <w:color w:val="000000"/>
                  </w:rPr>
                </w:rPrChange>
              </w:rPr>
              <w:pPrChange w:id="23650" w:author="James Vu" w:date="2024-04-18T22:33:00Z">
                <w:pPr>
                  <w:widowControl w:val="0"/>
                  <w:spacing w:before="120" w:after="120"/>
                  <w:jc w:val="right"/>
                </w:pPr>
              </w:pPrChange>
            </w:pPr>
            <w:del w:id="23651" w:author="James Vu" w:date="2024-04-18T23:27:00Z">
              <w:r w:rsidRPr="00167CE0" w:rsidDel="00E5719A">
                <w:rPr>
                  <w:i/>
                  <w:iCs/>
                  <w:color w:val="000000"/>
                  <w:sz w:val="28"/>
                  <w:szCs w:val="28"/>
                  <w:rPrChange w:id="23652" w:author="James Vu" w:date="2024-04-18T22:33:00Z">
                    <w:rPr>
                      <w:i/>
                      <w:iCs/>
                      <w:color w:val="000000"/>
                    </w:rPr>
                  </w:rPrChange>
                </w:rPr>
                <w:delText>295.888</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5C4AB0E" w14:textId="1D2F477D" w:rsidR="00421081" w:rsidRPr="00167CE0" w:rsidDel="00E5719A" w:rsidRDefault="00421081">
            <w:pPr>
              <w:widowControl w:val="0"/>
              <w:spacing w:before="120" w:after="120"/>
              <w:jc w:val="both"/>
              <w:rPr>
                <w:del w:id="23653" w:author="James Vu" w:date="2024-04-18T23:27:00Z"/>
                <w:i/>
                <w:iCs/>
                <w:color w:val="000000"/>
                <w:sz w:val="28"/>
                <w:szCs w:val="28"/>
                <w:rPrChange w:id="23654" w:author="James Vu" w:date="2024-04-18T22:33:00Z">
                  <w:rPr>
                    <w:del w:id="23655" w:author="James Vu" w:date="2024-04-18T23:27:00Z"/>
                    <w:i/>
                    <w:iCs/>
                    <w:color w:val="000000"/>
                  </w:rPr>
                </w:rPrChange>
              </w:rPr>
              <w:pPrChange w:id="23656" w:author="James Vu" w:date="2024-04-18T22:33:00Z">
                <w:pPr>
                  <w:widowControl w:val="0"/>
                  <w:spacing w:before="120" w:after="120"/>
                  <w:jc w:val="right"/>
                </w:pPr>
              </w:pPrChange>
            </w:pPr>
            <w:del w:id="23657" w:author="James Vu" w:date="2024-04-18T23:27:00Z">
              <w:r w:rsidRPr="00167CE0" w:rsidDel="00E5719A">
                <w:rPr>
                  <w:i/>
                  <w:iCs/>
                  <w:color w:val="000000"/>
                  <w:sz w:val="28"/>
                  <w:szCs w:val="28"/>
                  <w:rPrChange w:id="23658" w:author="James Vu" w:date="2024-04-18T22:33:00Z">
                    <w:rPr>
                      <w:i/>
                      <w:iCs/>
                      <w:color w:val="000000"/>
                    </w:rPr>
                  </w:rPrChange>
                </w:rPr>
                <w:delText>3.994.490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14E32615" w14:textId="69CB12E5" w:rsidR="00421081" w:rsidRPr="00167CE0" w:rsidDel="00E5719A" w:rsidRDefault="00421081">
            <w:pPr>
              <w:widowControl w:val="0"/>
              <w:spacing w:before="120" w:after="120"/>
              <w:jc w:val="both"/>
              <w:rPr>
                <w:del w:id="23659" w:author="James Vu" w:date="2024-04-18T23:27:00Z"/>
                <w:sz w:val="28"/>
                <w:szCs w:val="28"/>
                <w:rPrChange w:id="23660" w:author="James Vu" w:date="2024-04-18T22:33:00Z">
                  <w:rPr>
                    <w:del w:id="23661" w:author="James Vu" w:date="2024-04-18T23:27:00Z"/>
                  </w:rPr>
                </w:rPrChange>
              </w:rPr>
              <w:pPrChange w:id="23662" w:author="James Vu" w:date="2024-04-18T22:33:00Z">
                <w:pPr>
                  <w:widowControl w:val="0"/>
                  <w:spacing w:before="120" w:after="120"/>
                </w:pPr>
              </w:pPrChange>
            </w:pPr>
            <w:del w:id="23663" w:author="James Vu" w:date="2024-04-18T23:27:00Z">
              <w:r w:rsidRPr="00167CE0" w:rsidDel="00E5719A">
                <w:rPr>
                  <w:sz w:val="28"/>
                  <w:szCs w:val="28"/>
                  <w:rPrChange w:id="23664" w:author="James Vu" w:date="2024-04-18T22:33:00Z">
                    <w:rPr/>
                  </w:rPrChange>
                </w:rPr>
                <w:delText> </w:delText>
              </w:r>
            </w:del>
          </w:p>
        </w:tc>
      </w:tr>
      <w:tr w:rsidR="002D5FBD" w:rsidRPr="00167CE0" w:rsidDel="00E5719A" w14:paraId="5DCA90BF" w14:textId="28384521" w:rsidTr="006138EB">
        <w:trPr>
          <w:del w:id="23665"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4129DD8B" w14:textId="71B16BE1" w:rsidR="00421081" w:rsidRPr="00167CE0" w:rsidDel="00E5719A" w:rsidRDefault="00421081">
            <w:pPr>
              <w:widowControl w:val="0"/>
              <w:spacing w:before="120" w:after="120"/>
              <w:jc w:val="both"/>
              <w:rPr>
                <w:del w:id="23666" w:author="James Vu" w:date="2024-04-18T23:27:00Z"/>
                <w:i/>
                <w:iCs/>
                <w:color w:val="000000"/>
                <w:sz w:val="28"/>
                <w:szCs w:val="28"/>
                <w:rPrChange w:id="23667" w:author="James Vu" w:date="2024-04-18T22:33:00Z">
                  <w:rPr>
                    <w:del w:id="23668" w:author="James Vu" w:date="2024-04-18T23:27:00Z"/>
                    <w:i/>
                    <w:iCs/>
                    <w:color w:val="000000"/>
                  </w:rPr>
                </w:rPrChange>
              </w:rPr>
              <w:pPrChange w:id="23669" w:author="James Vu" w:date="2024-04-18T22:33:00Z">
                <w:pPr>
                  <w:widowControl w:val="0"/>
                  <w:spacing w:before="120" w:after="120"/>
                  <w:jc w:val="center"/>
                </w:pPr>
              </w:pPrChange>
            </w:pPr>
            <w:del w:id="23670" w:author="James Vu" w:date="2024-04-18T23:27:00Z">
              <w:r w:rsidRPr="00167CE0" w:rsidDel="00E5719A">
                <w:rPr>
                  <w:i/>
                  <w:iCs/>
                  <w:color w:val="000000"/>
                  <w:sz w:val="28"/>
                  <w:szCs w:val="28"/>
                  <w:rPrChange w:id="23671"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7E2503C5" w14:textId="693372A3" w:rsidR="00421081" w:rsidRPr="00167CE0" w:rsidDel="00E5719A" w:rsidRDefault="000B2B5C">
            <w:pPr>
              <w:widowControl w:val="0"/>
              <w:spacing w:before="120" w:after="120"/>
              <w:jc w:val="both"/>
              <w:rPr>
                <w:del w:id="23672" w:author="James Vu" w:date="2024-04-18T23:27:00Z"/>
                <w:i/>
                <w:iCs/>
                <w:color w:val="000000"/>
                <w:sz w:val="28"/>
                <w:szCs w:val="28"/>
                <w:rPrChange w:id="23673" w:author="James Vu" w:date="2024-04-18T22:33:00Z">
                  <w:rPr>
                    <w:del w:id="23674" w:author="James Vu" w:date="2024-04-18T23:27:00Z"/>
                    <w:i/>
                    <w:iCs/>
                    <w:color w:val="000000"/>
                  </w:rPr>
                </w:rPrChange>
              </w:rPr>
              <w:pPrChange w:id="23675" w:author="James Vu" w:date="2024-04-18T22:33:00Z">
                <w:pPr>
                  <w:widowControl w:val="0"/>
                  <w:spacing w:before="120" w:after="120"/>
                </w:pPr>
              </w:pPrChange>
            </w:pPr>
            <w:del w:id="23676" w:author="James Vu" w:date="2024-04-18T23:27:00Z">
              <w:r w:rsidRPr="00167CE0" w:rsidDel="00E5719A">
                <w:rPr>
                  <w:i/>
                  <w:iCs/>
                  <w:color w:val="000000"/>
                  <w:sz w:val="28"/>
                  <w:szCs w:val="28"/>
                  <w:rPrChange w:id="23677" w:author="James Vu" w:date="2024-04-18T22:33:00Z">
                    <w:rPr>
                      <w:i/>
                      <w:iCs/>
                      <w:color w:val="000000"/>
                    </w:rPr>
                  </w:rPrChange>
                </w:rPr>
                <w:delText>Hạng mục xây dựng hệ thống/ phần mềm, cơ sở dữ liệu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6D0E9A72" w14:textId="289473FE" w:rsidR="00421081" w:rsidRPr="00167CE0" w:rsidDel="00E5719A" w:rsidRDefault="00421081">
            <w:pPr>
              <w:widowControl w:val="0"/>
              <w:spacing w:before="120" w:after="120"/>
              <w:jc w:val="both"/>
              <w:rPr>
                <w:del w:id="23678" w:author="James Vu" w:date="2024-04-18T23:27:00Z"/>
                <w:i/>
                <w:iCs/>
                <w:color w:val="000000"/>
                <w:sz w:val="28"/>
                <w:szCs w:val="28"/>
                <w:rPrChange w:id="23679" w:author="James Vu" w:date="2024-04-18T22:33:00Z">
                  <w:rPr>
                    <w:del w:id="23680" w:author="James Vu" w:date="2024-04-18T23:27:00Z"/>
                    <w:i/>
                    <w:iCs/>
                    <w:color w:val="000000"/>
                  </w:rPr>
                </w:rPrChange>
              </w:rPr>
              <w:pPrChange w:id="23681" w:author="James Vu" w:date="2024-04-18T22:33:00Z">
                <w:pPr>
                  <w:widowControl w:val="0"/>
                  <w:spacing w:before="120" w:after="120"/>
                  <w:jc w:val="center"/>
                </w:pPr>
              </w:pPrChange>
            </w:pPr>
            <w:del w:id="23682" w:author="James Vu" w:date="2024-04-18T23:27:00Z">
              <w:r w:rsidRPr="00167CE0" w:rsidDel="00E5719A">
                <w:rPr>
                  <w:i/>
                  <w:iCs/>
                  <w:color w:val="000000"/>
                  <w:sz w:val="28"/>
                  <w:szCs w:val="28"/>
                  <w:rPrChange w:id="23683" w:author="James Vu" w:date="2024-04-18T22:33:00Z">
                    <w:rPr>
                      <w:i/>
                      <w:iCs/>
                      <w:color w:val="000000"/>
                    </w:rPr>
                  </w:rPrChange>
                </w:rPr>
                <w:delText>0,0634%</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6447E73F" w14:textId="368819F1" w:rsidR="00421081" w:rsidRPr="00167CE0" w:rsidDel="00E5719A" w:rsidRDefault="00421081">
            <w:pPr>
              <w:widowControl w:val="0"/>
              <w:spacing w:before="120" w:after="120"/>
              <w:jc w:val="both"/>
              <w:rPr>
                <w:del w:id="23684" w:author="James Vu" w:date="2024-04-18T23:27:00Z"/>
                <w:i/>
                <w:iCs/>
                <w:sz w:val="28"/>
                <w:szCs w:val="28"/>
                <w:rPrChange w:id="23685" w:author="James Vu" w:date="2024-04-18T22:33:00Z">
                  <w:rPr>
                    <w:del w:id="23686" w:author="James Vu" w:date="2024-04-18T23:27:00Z"/>
                    <w:i/>
                    <w:iCs/>
                  </w:rPr>
                </w:rPrChange>
              </w:rPr>
              <w:pPrChange w:id="23687" w:author="James Vu" w:date="2024-04-18T22:33:00Z">
                <w:pPr>
                  <w:widowControl w:val="0"/>
                  <w:spacing w:before="120" w:after="120"/>
                  <w:jc w:val="center"/>
                </w:pPr>
              </w:pPrChange>
            </w:pPr>
            <w:del w:id="23688" w:author="James Vu" w:date="2024-04-18T23:27:00Z">
              <w:r w:rsidRPr="00167CE0" w:rsidDel="00E5719A">
                <w:rPr>
                  <w:i/>
                  <w:iCs/>
                  <w:sz w:val="28"/>
                  <w:szCs w:val="28"/>
                  <w:rPrChange w:id="23689" w:author="James Vu" w:date="2024-04-18T22:33:00Z">
                    <w:rPr>
                      <w:i/>
                      <w:iCs/>
                    </w:rPr>
                  </w:rPrChange>
                </w:rPr>
                <w:delText>G</w:delText>
              </w:r>
              <w:r w:rsidRPr="00167CE0" w:rsidDel="00E5719A">
                <w:rPr>
                  <w:b/>
                  <w:bCs/>
                  <w:i/>
                  <w:iCs/>
                  <w:color w:val="000000"/>
                  <w:sz w:val="28"/>
                  <w:szCs w:val="28"/>
                  <w:vertAlign w:val="subscript"/>
                  <w:rPrChange w:id="23690" w:author="James Vu" w:date="2024-04-18T22:33:00Z">
                    <w:rPr>
                      <w:b/>
                      <w:bCs/>
                      <w:i/>
                      <w:iCs/>
                      <w:color w:val="000000"/>
                      <w:vertAlign w:val="subscript"/>
                    </w:rPr>
                  </w:rPrChange>
                </w:rPr>
                <w:delText>PM</w:delText>
              </w:r>
              <w:r w:rsidRPr="00167CE0" w:rsidDel="00E5719A">
                <w:rPr>
                  <w:i/>
                  <w:iCs/>
                  <w:sz w:val="28"/>
                  <w:szCs w:val="28"/>
                  <w:vertAlign w:val="subscript"/>
                  <w:rPrChange w:id="23691" w:author="James Vu" w:date="2024-04-18T22:33:00Z">
                    <w:rPr>
                      <w:i/>
                      <w:iCs/>
                      <w:vertAlign w:val="subscript"/>
                    </w:rPr>
                  </w:rPrChange>
                </w:rPr>
                <w:delText>NB</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57F4204" w14:textId="318CF943" w:rsidR="00421081" w:rsidRPr="00167CE0" w:rsidDel="00E5719A" w:rsidRDefault="00421081">
            <w:pPr>
              <w:widowControl w:val="0"/>
              <w:spacing w:before="120" w:after="120"/>
              <w:jc w:val="both"/>
              <w:rPr>
                <w:del w:id="23692" w:author="James Vu" w:date="2024-04-18T23:27:00Z"/>
                <w:i/>
                <w:iCs/>
                <w:color w:val="000000"/>
                <w:sz w:val="28"/>
                <w:szCs w:val="28"/>
                <w:rPrChange w:id="23693" w:author="James Vu" w:date="2024-04-18T22:33:00Z">
                  <w:rPr>
                    <w:del w:id="23694" w:author="James Vu" w:date="2024-04-18T23:27:00Z"/>
                    <w:i/>
                    <w:iCs/>
                    <w:color w:val="000000"/>
                  </w:rPr>
                </w:rPrChange>
              </w:rPr>
              <w:pPrChange w:id="23695" w:author="James Vu" w:date="2024-04-18T22:33:00Z">
                <w:pPr>
                  <w:widowControl w:val="0"/>
                  <w:spacing w:before="120" w:after="120"/>
                  <w:jc w:val="center"/>
                </w:pPr>
              </w:pPrChange>
            </w:pPr>
            <w:del w:id="23696" w:author="James Vu" w:date="2024-04-18T23:27:00Z">
              <w:r w:rsidRPr="00167CE0" w:rsidDel="00E5719A">
                <w:rPr>
                  <w:i/>
                  <w:iCs/>
                  <w:color w:val="000000"/>
                  <w:sz w:val="28"/>
                  <w:szCs w:val="28"/>
                  <w:rPrChange w:id="23697" w:author="James Vu" w:date="2024-04-18T22:33:00Z">
                    <w:rPr>
                      <w:i/>
                      <w:iCs/>
                      <w:color w:val="000000"/>
                    </w:rPr>
                  </w:rPrChange>
                </w:rPr>
                <w:delText>16.850.000.000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E145D08" w14:textId="18D2A1A1" w:rsidR="00421081" w:rsidRPr="00167CE0" w:rsidDel="00E5719A" w:rsidRDefault="00421081">
            <w:pPr>
              <w:widowControl w:val="0"/>
              <w:spacing w:before="120" w:after="120"/>
              <w:jc w:val="both"/>
              <w:rPr>
                <w:del w:id="23698" w:author="James Vu" w:date="2024-04-18T23:27:00Z"/>
                <w:i/>
                <w:iCs/>
                <w:color w:val="000000"/>
                <w:sz w:val="28"/>
                <w:szCs w:val="28"/>
                <w:rPrChange w:id="23699" w:author="James Vu" w:date="2024-04-18T22:33:00Z">
                  <w:rPr>
                    <w:del w:id="23700" w:author="James Vu" w:date="2024-04-18T23:27:00Z"/>
                    <w:i/>
                    <w:iCs/>
                    <w:color w:val="000000"/>
                  </w:rPr>
                </w:rPrChange>
              </w:rPr>
              <w:pPrChange w:id="23701" w:author="James Vu" w:date="2024-04-18T22:33:00Z">
                <w:pPr>
                  <w:widowControl w:val="0"/>
                  <w:spacing w:before="120" w:after="120"/>
                  <w:jc w:val="right"/>
                </w:pPr>
              </w:pPrChange>
            </w:pPr>
            <w:del w:id="23702" w:author="James Vu" w:date="2024-04-18T23:27:00Z">
              <w:r w:rsidRPr="00167CE0" w:rsidDel="00E5719A">
                <w:rPr>
                  <w:i/>
                  <w:iCs/>
                  <w:color w:val="000000"/>
                  <w:sz w:val="28"/>
                  <w:szCs w:val="28"/>
                  <w:rPrChange w:id="23703" w:author="James Vu" w:date="2024-04-18T22:33:00Z">
                    <w:rPr>
                      <w:i/>
                      <w:iCs/>
                      <w:color w:val="000000"/>
                    </w:rPr>
                  </w:rPrChange>
                </w:rPr>
                <w:delText>10.682.900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1E41E3FC" w14:textId="0ECE06A0" w:rsidR="00421081" w:rsidRPr="00167CE0" w:rsidDel="00E5719A" w:rsidRDefault="00421081">
            <w:pPr>
              <w:widowControl w:val="0"/>
              <w:spacing w:before="120" w:after="120"/>
              <w:jc w:val="both"/>
              <w:rPr>
                <w:del w:id="23704" w:author="James Vu" w:date="2024-04-18T23:27:00Z"/>
                <w:i/>
                <w:iCs/>
                <w:color w:val="000000"/>
                <w:sz w:val="28"/>
                <w:szCs w:val="28"/>
                <w:rPrChange w:id="23705" w:author="James Vu" w:date="2024-04-18T22:33:00Z">
                  <w:rPr>
                    <w:del w:id="23706" w:author="James Vu" w:date="2024-04-18T23:27:00Z"/>
                    <w:i/>
                    <w:iCs/>
                    <w:color w:val="000000"/>
                  </w:rPr>
                </w:rPrChange>
              </w:rPr>
              <w:pPrChange w:id="23707" w:author="James Vu" w:date="2024-04-18T22:33:00Z">
                <w:pPr>
                  <w:widowControl w:val="0"/>
                  <w:spacing w:before="120" w:after="120"/>
                  <w:jc w:val="right"/>
                </w:pPr>
              </w:pPrChange>
            </w:pPr>
            <w:del w:id="23708" w:author="James Vu" w:date="2024-04-18T23:27:00Z">
              <w:r w:rsidRPr="00167CE0" w:rsidDel="00E5719A">
                <w:rPr>
                  <w:i/>
                  <w:iCs/>
                  <w:color w:val="000000"/>
                  <w:sz w:val="28"/>
                  <w:szCs w:val="28"/>
                  <w:rPrChange w:id="23709" w:author="James Vu" w:date="2024-04-18T22:33:00Z">
                    <w:rPr>
                      <w:i/>
                      <w:iCs/>
                      <w:color w:val="000000"/>
                    </w:rPr>
                  </w:rPrChange>
                </w:rPr>
                <w:delText>854.632</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0D3F98F" w14:textId="1FC258AF" w:rsidR="00421081" w:rsidRPr="00167CE0" w:rsidDel="00E5719A" w:rsidRDefault="00421081">
            <w:pPr>
              <w:widowControl w:val="0"/>
              <w:spacing w:before="120" w:after="120"/>
              <w:jc w:val="both"/>
              <w:rPr>
                <w:del w:id="23710" w:author="James Vu" w:date="2024-04-18T23:27:00Z"/>
                <w:i/>
                <w:iCs/>
                <w:color w:val="000000"/>
                <w:sz w:val="28"/>
                <w:szCs w:val="28"/>
                <w:rPrChange w:id="23711" w:author="James Vu" w:date="2024-04-18T22:33:00Z">
                  <w:rPr>
                    <w:del w:id="23712" w:author="James Vu" w:date="2024-04-18T23:27:00Z"/>
                    <w:i/>
                    <w:iCs/>
                    <w:color w:val="000000"/>
                  </w:rPr>
                </w:rPrChange>
              </w:rPr>
              <w:pPrChange w:id="23713" w:author="James Vu" w:date="2024-04-18T22:33:00Z">
                <w:pPr>
                  <w:widowControl w:val="0"/>
                  <w:spacing w:before="120" w:after="120"/>
                  <w:jc w:val="right"/>
                </w:pPr>
              </w:pPrChange>
            </w:pPr>
            <w:del w:id="23714" w:author="James Vu" w:date="2024-04-18T23:27:00Z">
              <w:r w:rsidRPr="00167CE0" w:rsidDel="00E5719A">
                <w:rPr>
                  <w:i/>
                  <w:iCs/>
                  <w:color w:val="000000"/>
                  <w:sz w:val="28"/>
                  <w:szCs w:val="28"/>
                  <w:rPrChange w:id="23715" w:author="James Vu" w:date="2024-04-18T22:33:00Z">
                    <w:rPr>
                      <w:i/>
                      <w:iCs/>
                      <w:color w:val="000000"/>
                    </w:rPr>
                  </w:rPrChange>
                </w:rPr>
                <w:delText>11.537.532</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F19D9F0" w14:textId="56738168" w:rsidR="00421081" w:rsidRPr="00167CE0" w:rsidDel="00E5719A" w:rsidRDefault="00421081">
            <w:pPr>
              <w:widowControl w:val="0"/>
              <w:spacing w:before="120" w:after="120"/>
              <w:jc w:val="both"/>
              <w:rPr>
                <w:del w:id="23716" w:author="James Vu" w:date="2024-04-18T23:27:00Z"/>
                <w:sz w:val="28"/>
                <w:szCs w:val="28"/>
                <w:rPrChange w:id="23717" w:author="James Vu" w:date="2024-04-18T22:33:00Z">
                  <w:rPr>
                    <w:del w:id="23718" w:author="James Vu" w:date="2024-04-18T23:27:00Z"/>
                  </w:rPr>
                </w:rPrChange>
              </w:rPr>
              <w:pPrChange w:id="23719" w:author="James Vu" w:date="2024-04-18T22:33:00Z">
                <w:pPr>
                  <w:widowControl w:val="0"/>
                  <w:spacing w:before="120" w:after="120"/>
                </w:pPr>
              </w:pPrChange>
            </w:pPr>
            <w:del w:id="23720" w:author="James Vu" w:date="2024-04-18T23:27:00Z">
              <w:r w:rsidRPr="00167CE0" w:rsidDel="00E5719A">
                <w:rPr>
                  <w:sz w:val="28"/>
                  <w:szCs w:val="28"/>
                  <w:rPrChange w:id="23721" w:author="James Vu" w:date="2024-04-18T22:33:00Z">
                    <w:rPr/>
                  </w:rPrChange>
                </w:rPr>
                <w:delText> </w:delText>
              </w:r>
            </w:del>
          </w:p>
        </w:tc>
      </w:tr>
      <w:tr w:rsidR="002D5FBD" w:rsidRPr="00167CE0" w:rsidDel="00E5719A" w14:paraId="10F18DF3" w14:textId="18C62A9F" w:rsidTr="006138EB">
        <w:trPr>
          <w:del w:id="23722"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3F1FD0F2" w14:textId="2CB9BBA6" w:rsidR="00421081" w:rsidRPr="00167CE0" w:rsidDel="00E5719A" w:rsidRDefault="00421081">
            <w:pPr>
              <w:widowControl w:val="0"/>
              <w:spacing w:before="120" w:after="120"/>
              <w:jc w:val="both"/>
              <w:rPr>
                <w:del w:id="23723" w:author="James Vu" w:date="2024-04-18T23:27:00Z"/>
                <w:b/>
                <w:bCs/>
                <w:sz w:val="28"/>
                <w:szCs w:val="28"/>
                <w:rPrChange w:id="23724" w:author="James Vu" w:date="2024-04-18T22:33:00Z">
                  <w:rPr>
                    <w:del w:id="23725" w:author="James Vu" w:date="2024-04-18T23:27:00Z"/>
                    <w:b/>
                    <w:bCs/>
                  </w:rPr>
                </w:rPrChange>
              </w:rPr>
              <w:pPrChange w:id="23726" w:author="James Vu" w:date="2024-04-18T22:33:00Z">
                <w:pPr>
                  <w:widowControl w:val="0"/>
                  <w:spacing w:before="120" w:after="120"/>
                  <w:jc w:val="center"/>
                </w:pPr>
              </w:pPrChange>
            </w:pPr>
            <w:del w:id="23727" w:author="James Vu" w:date="2024-04-18T23:27:00Z">
              <w:r w:rsidRPr="00167CE0" w:rsidDel="00E5719A">
                <w:rPr>
                  <w:b/>
                  <w:bCs/>
                  <w:sz w:val="28"/>
                  <w:szCs w:val="28"/>
                  <w:rPrChange w:id="23728" w:author="James Vu" w:date="2024-04-18T22:33:00Z">
                    <w:rPr>
                      <w:b/>
                      <w:bCs/>
                    </w:rPr>
                  </w:rPrChange>
                </w:rPr>
                <w:delText>4</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29F9A6C" w14:textId="51AAB49B" w:rsidR="00421081" w:rsidRPr="00167CE0" w:rsidDel="00E5719A" w:rsidRDefault="00421081">
            <w:pPr>
              <w:widowControl w:val="0"/>
              <w:spacing w:before="120" w:after="120"/>
              <w:jc w:val="both"/>
              <w:rPr>
                <w:del w:id="23729" w:author="James Vu" w:date="2024-04-18T23:27:00Z"/>
                <w:b/>
                <w:bCs/>
                <w:sz w:val="28"/>
                <w:szCs w:val="28"/>
                <w:rPrChange w:id="23730" w:author="James Vu" w:date="2024-04-18T22:33:00Z">
                  <w:rPr>
                    <w:del w:id="23731" w:author="James Vu" w:date="2024-04-18T23:27:00Z"/>
                    <w:b/>
                    <w:bCs/>
                  </w:rPr>
                </w:rPrChange>
              </w:rPr>
              <w:pPrChange w:id="23732" w:author="James Vu" w:date="2024-04-18T22:33:00Z">
                <w:pPr>
                  <w:widowControl w:val="0"/>
                  <w:spacing w:before="120" w:after="120"/>
                </w:pPr>
              </w:pPrChange>
            </w:pPr>
            <w:del w:id="23733" w:author="James Vu" w:date="2024-04-18T23:27:00Z">
              <w:r w:rsidRPr="00167CE0" w:rsidDel="00E5719A">
                <w:rPr>
                  <w:b/>
                  <w:bCs/>
                  <w:sz w:val="28"/>
                  <w:szCs w:val="28"/>
                  <w:rPrChange w:id="23734" w:author="James Vu" w:date="2024-04-18T22:33:00Z">
                    <w:rPr>
                      <w:b/>
                      <w:bCs/>
                    </w:rPr>
                  </w:rPrChange>
                </w:rPr>
                <w:delText>Chi phí Thẩm tra dự toán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7FF3F826" w14:textId="1CDF85A3" w:rsidR="00421081" w:rsidRPr="00167CE0" w:rsidDel="00E5719A" w:rsidRDefault="00421081">
            <w:pPr>
              <w:widowControl w:val="0"/>
              <w:spacing w:before="120" w:after="120"/>
              <w:jc w:val="both"/>
              <w:rPr>
                <w:del w:id="23735" w:author="James Vu" w:date="2024-04-18T23:27:00Z"/>
                <w:b/>
                <w:bCs/>
                <w:sz w:val="28"/>
                <w:szCs w:val="28"/>
                <w:rPrChange w:id="23736" w:author="James Vu" w:date="2024-04-18T22:33:00Z">
                  <w:rPr>
                    <w:del w:id="23737" w:author="James Vu" w:date="2024-04-18T23:27:00Z"/>
                    <w:b/>
                    <w:bCs/>
                  </w:rPr>
                </w:rPrChange>
              </w:rPr>
              <w:pPrChange w:id="23738"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D83BE9E" w14:textId="1D62A8D8" w:rsidR="00421081" w:rsidRPr="00167CE0" w:rsidDel="00E5719A" w:rsidRDefault="00421081">
            <w:pPr>
              <w:widowControl w:val="0"/>
              <w:spacing w:before="120" w:after="120"/>
              <w:jc w:val="both"/>
              <w:rPr>
                <w:del w:id="23739" w:author="James Vu" w:date="2024-04-18T23:27:00Z"/>
                <w:b/>
                <w:bCs/>
                <w:sz w:val="28"/>
                <w:szCs w:val="28"/>
                <w:rPrChange w:id="23740" w:author="James Vu" w:date="2024-04-18T22:33:00Z">
                  <w:rPr>
                    <w:del w:id="23741" w:author="James Vu" w:date="2024-04-18T23:27:00Z"/>
                    <w:b/>
                    <w:bCs/>
                  </w:rPr>
                </w:rPrChange>
              </w:rPr>
              <w:pPrChange w:id="23742" w:author="James Vu" w:date="2024-04-18T22:33:00Z">
                <w:pPr>
                  <w:widowControl w:val="0"/>
                  <w:spacing w:before="120" w:after="120"/>
                  <w:jc w:val="center"/>
                </w:pPr>
              </w:pPrChange>
            </w:pPr>
            <w:del w:id="23743" w:author="James Vu" w:date="2024-04-18T23:27:00Z">
              <w:r w:rsidRPr="00167CE0" w:rsidDel="00E5719A">
                <w:rPr>
                  <w:b/>
                  <w:bCs/>
                  <w:sz w:val="28"/>
                  <w:szCs w:val="28"/>
                  <w:rPrChange w:id="23744" w:author="James Vu" w:date="2024-04-18T22:33:00Z">
                    <w:rPr>
                      <w:b/>
                      <w:bCs/>
                    </w:rPr>
                  </w:rPrChange>
                </w:rPr>
                <w:delText>G</w:delText>
              </w:r>
              <w:r w:rsidRPr="00167CE0" w:rsidDel="00E5719A">
                <w:rPr>
                  <w:b/>
                  <w:bCs/>
                  <w:sz w:val="28"/>
                  <w:szCs w:val="28"/>
                  <w:vertAlign w:val="subscript"/>
                  <w:rPrChange w:id="23745" w:author="James Vu" w:date="2024-04-18T22:33:00Z">
                    <w:rPr>
                      <w:b/>
                      <w:bCs/>
                      <w:vertAlign w:val="subscript"/>
                    </w:rPr>
                  </w:rPrChange>
                </w:rPr>
                <w:delText>TV5</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2349421" w14:textId="6CF41E23" w:rsidR="00421081" w:rsidRPr="00167CE0" w:rsidDel="00E5719A" w:rsidRDefault="00421081">
            <w:pPr>
              <w:widowControl w:val="0"/>
              <w:spacing w:before="120" w:after="120"/>
              <w:jc w:val="both"/>
              <w:rPr>
                <w:del w:id="23746" w:author="James Vu" w:date="2024-04-18T23:27:00Z"/>
                <w:b/>
                <w:bCs/>
                <w:sz w:val="28"/>
                <w:szCs w:val="28"/>
                <w:rPrChange w:id="23747" w:author="James Vu" w:date="2024-04-18T22:33:00Z">
                  <w:rPr>
                    <w:del w:id="23748" w:author="James Vu" w:date="2024-04-18T23:27:00Z"/>
                    <w:b/>
                    <w:bCs/>
                  </w:rPr>
                </w:rPrChange>
              </w:rPr>
              <w:pPrChange w:id="23749"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4623A2EF" w14:textId="4D99BFC2" w:rsidR="00421081" w:rsidRPr="00167CE0" w:rsidDel="00E5719A" w:rsidRDefault="00421081">
            <w:pPr>
              <w:widowControl w:val="0"/>
              <w:spacing w:before="120" w:after="120"/>
              <w:jc w:val="both"/>
              <w:rPr>
                <w:del w:id="23750" w:author="James Vu" w:date="2024-04-18T23:27:00Z"/>
                <w:b/>
                <w:bCs/>
                <w:sz w:val="28"/>
                <w:szCs w:val="28"/>
                <w:rPrChange w:id="23751" w:author="James Vu" w:date="2024-04-18T22:33:00Z">
                  <w:rPr>
                    <w:del w:id="23752" w:author="James Vu" w:date="2024-04-18T23:27:00Z"/>
                    <w:b/>
                    <w:bCs/>
                  </w:rPr>
                </w:rPrChange>
              </w:rPr>
              <w:pPrChange w:id="23753" w:author="James Vu" w:date="2024-04-18T22:33:00Z">
                <w:pPr>
                  <w:widowControl w:val="0"/>
                  <w:spacing w:before="120" w:after="120"/>
                  <w:jc w:val="right"/>
                </w:pPr>
              </w:pPrChange>
            </w:pPr>
            <w:del w:id="23754" w:author="James Vu" w:date="2024-04-18T23:27:00Z">
              <w:r w:rsidRPr="00167CE0" w:rsidDel="00E5719A">
                <w:rPr>
                  <w:b/>
                  <w:bCs/>
                  <w:sz w:val="28"/>
                  <w:szCs w:val="28"/>
                  <w:rPrChange w:id="23755" w:author="James Vu" w:date="2024-04-18T22:33:00Z">
                    <w:rPr>
                      <w:b/>
                      <w:bCs/>
                    </w:rPr>
                  </w:rPrChange>
                </w:rPr>
                <w:delText>12.044.288</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602E88B5" w14:textId="247FD7CE" w:rsidR="00421081" w:rsidRPr="00167CE0" w:rsidDel="00E5719A" w:rsidRDefault="00421081">
            <w:pPr>
              <w:widowControl w:val="0"/>
              <w:spacing w:before="120" w:after="120"/>
              <w:jc w:val="both"/>
              <w:rPr>
                <w:del w:id="23756" w:author="James Vu" w:date="2024-04-18T23:27:00Z"/>
                <w:b/>
                <w:bCs/>
                <w:sz w:val="28"/>
                <w:szCs w:val="28"/>
                <w:rPrChange w:id="23757" w:author="James Vu" w:date="2024-04-18T22:33:00Z">
                  <w:rPr>
                    <w:del w:id="23758" w:author="James Vu" w:date="2024-04-18T23:27:00Z"/>
                    <w:b/>
                    <w:bCs/>
                  </w:rPr>
                </w:rPrChange>
              </w:rPr>
              <w:pPrChange w:id="23759" w:author="James Vu" w:date="2024-04-18T22:33:00Z">
                <w:pPr>
                  <w:widowControl w:val="0"/>
                  <w:spacing w:before="120" w:after="120"/>
                  <w:jc w:val="right"/>
                </w:pPr>
              </w:pPrChange>
            </w:pPr>
            <w:del w:id="23760" w:author="James Vu" w:date="2024-04-18T23:27:00Z">
              <w:r w:rsidRPr="00167CE0" w:rsidDel="00E5719A">
                <w:rPr>
                  <w:b/>
                  <w:bCs/>
                  <w:sz w:val="28"/>
                  <w:szCs w:val="28"/>
                  <w:rPrChange w:id="23761" w:author="James Vu" w:date="2024-04-18T22:33:00Z">
                    <w:rPr>
                      <w:b/>
                      <w:bCs/>
                    </w:rPr>
                  </w:rPrChange>
                </w:rPr>
                <w:delText>963.543</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743F7871" w14:textId="674E89BB" w:rsidR="00421081" w:rsidRPr="00167CE0" w:rsidDel="00E5719A" w:rsidRDefault="00421081">
            <w:pPr>
              <w:widowControl w:val="0"/>
              <w:spacing w:before="120" w:after="120"/>
              <w:jc w:val="both"/>
              <w:rPr>
                <w:del w:id="23762" w:author="James Vu" w:date="2024-04-18T23:27:00Z"/>
                <w:b/>
                <w:bCs/>
                <w:sz w:val="28"/>
                <w:szCs w:val="28"/>
                <w:rPrChange w:id="23763" w:author="James Vu" w:date="2024-04-18T22:33:00Z">
                  <w:rPr>
                    <w:del w:id="23764" w:author="James Vu" w:date="2024-04-18T23:27:00Z"/>
                    <w:b/>
                    <w:bCs/>
                  </w:rPr>
                </w:rPrChange>
              </w:rPr>
              <w:pPrChange w:id="23765" w:author="James Vu" w:date="2024-04-18T22:33:00Z">
                <w:pPr>
                  <w:widowControl w:val="0"/>
                  <w:spacing w:before="120" w:after="120"/>
                  <w:jc w:val="right"/>
                </w:pPr>
              </w:pPrChange>
            </w:pPr>
            <w:del w:id="23766" w:author="James Vu" w:date="2024-04-18T23:27:00Z">
              <w:r w:rsidRPr="00167CE0" w:rsidDel="00E5719A">
                <w:rPr>
                  <w:b/>
                  <w:bCs/>
                  <w:sz w:val="28"/>
                  <w:szCs w:val="28"/>
                  <w:rPrChange w:id="23767" w:author="James Vu" w:date="2024-04-18T22:33:00Z">
                    <w:rPr>
                      <w:b/>
                      <w:bCs/>
                    </w:rPr>
                  </w:rPrChange>
                </w:rPr>
                <w:delText>13.007.831</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41FC8E72" w14:textId="594DCD34" w:rsidR="00421081" w:rsidRPr="00167CE0" w:rsidDel="00E5719A" w:rsidRDefault="00421081">
            <w:pPr>
              <w:widowControl w:val="0"/>
              <w:spacing w:before="120" w:after="120"/>
              <w:jc w:val="both"/>
              <w:rPr>
                <w:del w:id="23768" w:author="James Vu" w:date="2024-04-18T23:27:00Z"/>
                <w:b/>
                <w:bCs/>
                <w:sz w:val="28"/>
                <w:szCs w:val="28"/>
                <w:rPrChange w:id="23769" w:author="James Vu" w:date="2024-04-18T22:33:00Z">
                  <w:rPr>
                    <w:del w:id="23770" w:author="James Vu" w:date="2024-04-18T23:27:00Z"/>
                    <w:b/>
                    <w:bCs/>
                  </w:rPr>
                </w:rPrChange>
              </w:rPr>
              <w:pPrChange w:id="23771" w:author="James Vu" w:date="2024-04-18T22:33:00Z">
                <w:pPr>
                  <w:widowControl w:val="0"/>
                  <w:spacing w:before="120" w:after="120"/>
                </w:pPr>
              </w:pPrChange>
            </w:pPr>
            <w:del w:id="23772" w:author="James Vu" w:date="2024-04-18T23:27:00Z">
              <w:r w:rsidRPr="00167CE0" w:rsidDel="00E5719A">
                <w:rPr>
                  <w:b/>
                  <w:bCs/>
                  <w:sz w:val="28"/>
                  <w:szCs w:val="28"/>
                  <w:rPrChange w:id="23773" w:author="James Vu" w:date="2024-04-18T22:33:00Z">
                    <w:rPr>
                      <w:b/>
                      <w:bCs/>
                    </w:rPr>
                  </w:rPrChange>
                </w:rPr>
                <w:delText>Bảng 6, Quyết định số 1688/QĐ-BTTTT</w:delText>
              </w:r>
            </w:del>
          </w:p>
        </w:tc>
      </w:tr>
      <w:tr w:rsidR="002D5FBD" w:rsidRPr="00167CE0" w:rsidDel="00E5719A" w14:paraId="6A0BFA35" w14:textId="514389CC" w:rsidTr="006138EB">
        <w:trPr>
          <w:del w:id="23774"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DDF5149" w14:textId="7A2918E4" w:rsidR="00421081" w:rsidRPr="00167CE0" w:rsidDel="00E5719A" w:rsidRDefault="00421081">
            <w:pPr>
              <w:widowControl w:val="0"/>
              <w:spacing w:before="120" w:after="120"/>
              <w:jc w:val="both"/>
              <w:rPr>
                <w:del w:id="23775" w:author="James Vu" w:date="2024-04-18T23:27:00Z"/>
                <w:i/>
                <w:iCs/>
                <w:color w:val="000000"/>
                <w:sz w:val="28"/>
                <w:szCs w:val="28"/>
                <w:rPrChange w:id="23776" w:author="James Vu" w:date="2024-04-18T22:33:00Z">
                  <w:rPr>
                    <w:del w:id="23777" w:author="James Vu" w:date="2024-04-18T23:27:00Z"/>
                    <w:i/>
                    <w:iCs/>
                    <w:color w:val="000000"/>
                  </w:rPr>
                </w:rPrChange>
              </w:rPr>
              <w:pPrChange w:id="23778" w:author="James Vu" w:date="2024-04-18T22:33:00Z">
                <w:pPr>
                  <w:widowControl w:val="0"/>
                  <w:spacing w:before="120" w:after="120"/>
                  <w:jc w:val="center"/>
                </w:pPr>
              </w:pPrChange>
            </w:pPr>
            <w:del w:id="23779" w:author="James Vu" w:date="2024-04-18T23:27:00Z">
              <w:r w:rsidRPr="00167CE0" w:rsidDel="00E5719A">
                <w:rPr>
                  <w:i/>
                  <w:iCs/>
                  <w:color w:val="000000"/>
                  <w:sz w:val="28"/>
                  <w:szCs w:val="28"/>
                  <w:rPrChange w:id="23780"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B3E253A" w14:textId="376BFA13" w:rsidR="00421081" w:rsidRPr="00167CE0" w:rsidDel="00E5719A" w:rsidRDefault="00421081">
            <w:pPr>
              <w:widowControl w:val="0"/>
              <w:spacing w:before="120" w:after="120"/>
              <w:jc w:val="both"/>
              <w:rPr>
                <w:del w:id="23781" w:author="James Vu" w:date="2024-04-18T23:27:00Z"/>
                <w:i/>
                <w:iCs/>
                <w:color w:val="000000"/>
                <w:sz w:val="28"/>
                <w:szCs w:val="28"/>
                <w:rPrChange w:id="23782" w:author="James Vu" w:date="2024-04-18T22:33:00Z">
                  <w:rPr>
                    <w:del w:id="23783" w:author="James Vu" w:date="2024-04-18T23:27:00Z"/>
                    <w:i/>
                    <w:iCs/>
                    <w:color w:val="000000"/>
                  </w:rPr>
                </w:rPrChange>
              </w:rPr>
              <w:pPrChange w:id="23784" w:author="James Vu" w:date="2024-04-18T22:33:00Z">
                <w:pPr>
                  <w:widowControl w:val="0"/>
                  <w:spacing w:before="120" w:after="120"/>
                </w:pPr>
              </w:pPrChange>
            </w:pPr>
            <w:del w:id="23785" w:author="James Vu" w:date="2024-04-18T23:27:00Z">
              <w:r w:rsidRPr="00167CE0" w:rsidDel="00E5719A">
                <w:rPr>
                  <w:i/>
                  <w:iCs/>
                  <w:color w:val="000000"/>
                  <w:sz w:val="28"/>
                  <w:szCs w:val="28"/>
                  <w:rPrChange w:id="23786" w:author="James Vu" w:date="2024-04-18T22:33:00Z">
                    <w:rPr>
                      <w:i/>
                      <w:iCs/>
                      <w:color w:val="000000"/>
                    </w:rPr>
                  </w:rPrChange>
                </w:rPr>
                <w:delText>Hạng mục hạ tầng kỹ thuật</w:delText>
              </w:r>
              <w:r w:rsidR="000B2B5C" w:rsidRPr="00167CE0" w:rsidDel="00E5719A">
                <w:rPr>
                  <w:i/>
                  <w:iCs/>
                  <w:color w:val="000000"/>
                  <w:sz w:val="28"/>
                  <w:szCs w:val="28"/>
                  <w:rPrChange w:id="23787" w:author="James Vu" w:date="2024-04-18T22:33:00Z">
                    <w:rPr>
                      <w:i/>
                      <w:iCs/>
                      <w:color w:val="000000"/>
                    </w:rPr>
                  </w:rPrChange>
                </w:rPr>
                <w:delText>,</w:delText>
              </w:r>
              <w:r w:rsidRPr="00167CE0" w:rsidDel="00E5719A">
                <w:rPr>
                  <w:i/>
                  <w:iCs/>
                  <w:color w:val="000000"/>
                  <w:sz w:val="28"/>
                  <w:szCs w:val="28"/>
                  <w:rPrChange w:id="23788" w:author="James Vu" w:date="2024-04-18T22:33:00Z">
                    <w:rPr>
                      <w:i/>
                      <w:iCs/>
                      <w:color w:val="000000"/>
                    </w:rPr>
                  </w:rPrChange>
                </w:rPr>
                <w:delText xml:space="preserve"> công nghệ thông tin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A26F564" w14:textId="0526A443" w:rsidR="00421081" w:rsidRPr="00167CE0" w:rsidDel="00E5719A" w:rsidRDefault="00421081">
            <w:pPr>
              <w:widowControl w:val="0"/>
              <w:spacing w:before="120" w:after="120"/>
              <w:jc w:val="both"/>
              <w:rPr>
                <w:del w:id="23789" w:author="James Vu" w:date="2024-04-18T23:27:00Z"/>
                <w:i/>
                <w:iCs/>
                <w:color w:val="000000"/>
                <w:sz w:val="28"/>
                <w:szCs w:val="28"/>
                <w:rPrChange w:id="23790" w:author="James Vu" w:date="2024-04-18T22:33:00Z">
                  <w:rPr>
                    <w:del w:id="23791" w:author="James Vu" w:date="2024-04-18T23:27:00Z"/>
                    <w:i/>
                    <w:iCs/>
                    <w:color w:val="000000"/>
                  </w:rPr>
                </w:rPrChange>
              </w:rPr>
              <w:pPrChange w:id="23792" w:author="James Vu" w:date="2024-04-18T22:33:00Z">
                <w:pPr>
                  <w:widowControl w:val="0"/>
                  <w:spacing w:before="120" w:after="120"/>
                  <w:jc w:val="center"/>
                </w:pPr>
              </w:pPrChange>
            </w:pPr>
            <w:del w:id="23793" w:author="James Vu" w:date="2024-04-18T23:27:00Z">
              <w:r w:rsidRPr="00167CE0" w:rsidDel="00E5719A">
                <w:rPr>
                  <w:i/>
                  <w:iCs/>
                  <w:color w:val="000000"/>
                  <w:sz w:val="28"/>
                  <w:szCs w:val="28"/>
                  <w:rPrChange w:id="23794" w:author="James Vu" w:date="2024-04-18T22:33:00Z">
                    <w:rPr>
                      <w:i/>
                      <w:iCs/>
                      <w:color w:val="000000"/>
                    </w:rPr>
                  </w:rPrChange>
                </w:rPr>
                <w:delText>0,0780%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03A0D692" w14:textId="07D1183D" w:rsidR="00421081" w:rsidRPr="00167CE0" w:rsidDel="00E5719A" w:rsidRDefault="00421081">
            <w:pPr>
              <w:widowControl w:val="0"/>
              <w:spacing w:before="120" w:after="120"/>
              <w:jc w:val="both"/>
              <w:rPr>
                <w:del w:id="23795" w:author="James Vu" w:date="2024-04-18T23:27:00Z"/>
                <w:i/>
                <w:iCs/>
                <w:sz w:val="28"/>
                <w:szCs w:val="28"/>
                <w:rPrChange w:id="23796" w:author="James Vu" w:date="2024-04-18T22:33:00Z">
                  <w:rPr>
                    <w:del w:id="23797" w:author="James Vu" w:date="2024-04-18T23:27:00Z"/>
                    <w:i/>
                    <w:iCs/>
                  </w:rPr>
                </w:rPrChange>
              </w:rPr>
              <w:pPrChange w:id="23798" w:author="James Vu" w:date="2024-04-18T22:33:00Z">
                <w:pPr>
                  <w:widowControl w:val="0"/>
                  <w:spacing w:before="120" w:after="120"/>
                  <w:jc w:val="center"/>
                </w:pPr>
              </w:pPrChange>
            </w:pPr>
            <w:del w:id="23799" w:author="James Vu" w:date="2024-04-18T23:27:00Z">
              <w:r w:rsidRPr="00167CE0" w:rsidDel="00E5719A">
                <w:rPr>
                  <w:i/>
                  <w:iCs/>
                  <w:sz w:val="28"/>
                  <w:szCs w:val="28"/>
                  <w:rPrChange w:id="23800" w:author="James Vu" w:date="2024-04-18T22:33:00Z">
                    <w:rPr>
                      <w:i/>
                      <w:iCs/>
                    </w:rPr>
                  </w:rPrChange>
                </w:rPr>
                <w:delText>G</w:delText>
              </w:r>
              <w:r w:rsidRPr="00167CE0" w:rsidDel="00E5719A">
                <w:rPr>
                  <w:i/>
                  <w:iCs/>
                  <w:sz w:val="28"/>
                  <w:szCs w:val="28"/>
                  <w:vertAlign w:val="subscript"/>
                  <w:rPrChange w:id="23801" w:author="James Vu" w:date="2024-04-18T22:33:00Z">
                    <w:rPr>
                      <w:i/>
                      <w:iCs/>
                      <w:vertAlign w:val="subscript"/>
                    </w:rPr>
                  </w:rPrChange>
                </w:rPr>
                <w:delText>XL</w:delText>
              </w:r>
              <w:r w:rsidRPr="00167CE0" w:rsidDel="00E5719A">
                <w:rPr>
                  <w:i/>
                  <w:iCs/>
                  <w:sz w:val="28"/>
                  <w:szCs w:val="28"/>
                  <w:rPrChange w:id="23802" w:author="James Vu" w:date="2024-04-18T22:33:00Z">
                    <w:rPr>
                      <w:i/>
                      <w:iCs/>
                    </w:rPr>
                  </w:rPrChange>
                </w:rPr>
                <w:delText xml:space="preserve"> + G</w:delText>
              </w:r>
              <w:r w:rsidRPr="00167CE0" w:rsidDel="00E5719A">
                <w:rPr>
                  <w:b/>
                  <w:bCs/>
                  <w:i/>
                  <w:iCs/>
                  <w:color w:val="000000"/>
                  <w:sz w:val="28"/>
                  <w:szCs w:val="28"/>
                  <w:vertAlign w:val="subscript"/>
                  <w:rPrChange w:id="23803" w:author="James Vu" w:date="2024-04-18T22:33:00Z">
                    <w:rPr>
                      <w:b/>
                      <w:bCs/>
                      <w:i/>
                      <w:iCs/>
                      <w:color w:val="000000"/>
                      <w:vertAlign w:val="subscript"/>
                    </w:rPr>
                  </w:rPrChange>
                </w:rPr>
                <w:delText>PC</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C545F54" w14:textId="189D6081" w:rsidR="00421081" w:rsidRPr="00167CE0" w:rsidDel="00E5719A" w:rsidRDefault="00421081">
            <w:pPr>
              <w:widowControl w:val="0"/>
              <w:spacing w:before="120" w:after="120"/>
              <w:jc w:val="both"/>
              <w:rPr>
                <w:del w:id="23804" w:author="James Vu" w:date="2024-04-18T23:27:00Z"/>
                <w:i/>
                <w:iCs/>
                <w:color w:val="000000"/>
                <w:sz w:val="28"/>
                <w:szCs w:val="28"/>
                <w:rPrChange w:id="23805" w:author="James Vu" w:date="2024-04-18T22:33:00Z">
                  <w:rPr>
                    <w:del w:id="23806" w:author="James Vu" w:date="2024-04-18T23:27:00Z"/>
                    <w:i/>
                    <w:iCs/>
                    <w:color w:val="000000"/>
                  </w:rPr>
                </w:rPrChange>
              </w:rPr>
              <w:pPrChange w:id="23807" w:author="James Vu" w:date="2024-04-18T22:33:00Z">
                <w:pPr>
                  <w:widowControl w:val="0"/>
                  <w:spacing w:before="120" w:after="120"/>
                  <w:jc w:val="center"/>
                </w:pPr>
              </w:pPrChange>
            </w:pPr>
            <w:del w:id="23808" w:author="James Vu" w:date="2024-04-18T23:27:00Z">
              <w:r w:rsidRPr="00167CE0" w:rsidDel="00E5719A">
                <w:rPr>
                  <w:i/>
                  <w:iCs/>
                  <w:color w:val="000000"/>
                  <w:sz w:val="28"/>
                  <w:szCs w:val="28"/>
                  <w:rPrChange w:id="23809" w:author="James Vu" w:date="2024-04-18T22:33:00Z">
                    <w:rPr>
                      <w:i/>
                      <w:iCs/>
                      <w:color w:val="000000"/>
                    </w:rPr>
                  </w:rPrChange>
                </w:rPr>
                <w:delText>4.251.266.566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BD9ED82" w14:textId="5B1ADABE" w:rsidR="00421081" w:rsidRPr="00167CE0" w:rsidDel="00E5719A" w:rsidRDefault="00421081">
            <w:pPr>
              <w:widowControl w:val="0"/>
              <w:spacing w:before="120" w:after="120"/>
              <w:jc w:val="both"/>
              <w:rPr>
                <w:del w:id="23810" w:author="James Vu" w:date="2024-04-18T23:27:00Z"/>
                <w:i/>
                <w:iCs/>
                <w:color w:val="000000"/>
                <w:sz w:val="28"/>
                <w:szCs w:val="28"/>
                <w:rPrChange w:id="23811" w:author="James Vu" w:date="2024-04-18T22:33:00Z">
                  <w:rPr>
                    <w:del w:id="23812" w:author="James Vu" w:date="2024-04-18T23:27:00Z"/>
                    <w:i/>
                    <w:iCs/>
                    <w:color w:val="000000"/>
                  </w:rPr>
                </w:rPrChange>
              </w:rPr>
              <w:pPrChange w:id="23813" w:author="James Vu" w:date="2024-04-18T22:33:00Z">
                <w:pPr>
                  <w:widowControl w:val="0"/>
                  <w:spacing w:before="120" w:after="120"/>
                  <w:jc w:val="right"/>
                </w:pPr>
              </w:pPrChange>
            </w:pPr>
            <w:del w:id="23814" w:author="James Vu" w:date="2024-04-18T23:27:00Z">
              <w:r w:rsidRPr="00167CE0" w:rsidDel="00E5719A">
                <w:rPr>
                  <w:i/>
                  <w:iCs/>
                  <w:color w:val="000000"/>
                  <w:sz w:val="28"/>
                  <w:szCs w:val="28"/>
                  <w:rPrChange w:id="23815" w:author="James Vu" w:date="2024-04-18T22:33:00Z">
                    <w:rPr>
                      <w:i/>
                      <w:iCs/>
                      <w:color w:val="000000"/>
                    </w:rPr>
                  </w:rPrChange>
                </w:rPr>
                <w:delText>3.315.988</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527985D1" w14:textId="1BCE6AAF" w:rsidR="00421081" w:rsidRPr="00167CE0" w:rsidDel="00E5719A" w:rsidRDefault="00421081">
            <w:pPr>
              <w:widowControl w:val="0"/>
              <w:spacing w:before="120" w:after="120"/>
              <w:jc w:val="both"/>
              <w:rPr>
                <w:del w:id="23816" w:author="James Vu" w:date="2024-04-18T23:27:00Z"/>
                <w:i/>
                <w:iCs/>
                <w:color w:val="000000"/>
                <w:sz w:val="28"/>
                <w:szCs w:val="28"/>
                <w:rPrChange w:id="23817" w:author="James Vu" w:date="2024-04-18T22:33:00Z">
                  <w:rPr>
                    <w:del w:id="23818" w:author="James Vu" w:date="2024-04-18T23:27:00Z"/>
                    <w:i/>
                    <w:iCs/>
                    <w:color w:val="000000"/>
                  </w:rPr>
                </w:rPrChange>
              </w:rPr>
              <w:pPrChange w:id="23819" w:author="James Vu" w:date="2024-04-18T22:33:00Z">
                <w:pPr>
                  <w:widowControl w:val="0"/>
                  <w:spacing w:before="120" w:after="120"/>
                  <w:jc w:val="right"/>
                </w:pPr>
              </w:pPrChange>
            </w:pPr>
            <w:del w:id="23820" w:author="James Vu" w:date="2024-04-18T23:27:00Z">
              <w:r w:rsidRPr="00167CE0" w:rsidDel="00E5719A">
                <w:rPr>
                  <w:i/>
                  <w:iCs/>
                  <w:color w:val="000000"/>
                  <w:sz w:val="28"/>
                  <w:szCs w:val="28"/>
                  <w:rPrChange w:id="23821" w:author="James Vu" w:date="2024-04-18T22:33:00Z">
                    <w:rPr>
                      <w:i/>
                      <w:iCs/>
                      <w:color w:val="000000"/>
                    </w:rPr>
                  </w:rPrChange>
                </w:rPr>
                <w:delText>265.279</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B0F8ADB" w14:textId="12013160" w:rsidR="00421081" w:rsidRPr="00167CE0" w:rsidDel="00E5719A" w:rsidRDefault="00421081">
            <w:pPr>
              <w:widowControl w:val="0"/>
              <w:spacing w:before="120" w:after="120"/>
              <w:jc w:val="both"/>
              <w:rPr>
                <w:del w:id="23822" w:author="James Vu" w:date="2024-04-18T23:27:00Z"/>
                <w:i/>
                <w:iCs/>
                <w:color w:val="000000"/>
                <w:sz w:val="28"/>
                <w:szCs w:val="28"/>
                <w:rPrChange w:id="23823" w:author="James Vu" w:date="2024-04-18T22:33:00Z">
                  <w:rPr>
                    <w:del w:id="23824" w:author="James Vu" w:date="2024-04-18T23:27:00Z"/>
                    <w:i/>
                    <w:iCs/>
                    <w:color w:val="000000"/>
                  </w:rPr>
                </w:rPrChange>
              </w:rPr>
              <w:pPrChange w:id="23825" w:author="James Vu" w:date="2024-04-18T22:33:00Z">
                <w:pPr>
                  <w:widowControl w:val="0"/>
                  <w:spacing w:before="120" w:after="120"/>
                  <w:jc w:val="right"/>
                </w:pPr>
              </w:pPrChange>
            </w:pPr>
            <w:del w:id="23826" w:author="James Vu" w:date="2024-04-18T23:27:00Z">
              <w:r w:rsidRPr="00167CE0" w:rsidDel="00E5719A">
                <w:rPr>
                  <w:i/>
                  <w:iCs/>
                  <w:color w:val="000000"/>
                  <w:sz w:val="28"/>
                  <w:szCs w:val="28"/>
                  <w:rPrChange w:id="23827" w:author="James Vu" w:date="2024-04-18T22:33:00Z">
                    <w:rPr>
                      <w:i/>
                      <w:iCs/>
                      <w:color w:val="000000"/>
                    </w:rPr>
                  </w:rPrChange>
                </w:rPr>
                <w:delText>3.581.267</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E4EA490" w14:textId="0EA7AA79" w:rsidR="00421081" w:rsidRPr="00167CE0" w:rsidDel="00E5719A" w:rsidRDefault="00421081">
            <w:pPr>
              <w:widowControl w:val="0"/>
              <w:spacing w:before="120" w:after="120"/>
              <w:jc w:val="both"/>
              <w:rPr>
                <w:del w:id="23828" w:author="James Vu" w:date="2024-04-18T23:27:00Z"/>
                <w:i/>
                <w:iCs/>
                <w:sz w:val="28"/>
                <w:szCs w:val="28"/>
                <w:rPrChange w:id="23829" w:author="James Vu" w:date="2024-04-18T22:33:00Z">
                  <w:rPr>
                    <w:del w:id="23830" w:author="James Vu" w:date="2024-04-18T23:27:00Z"/>
                    <w:i/>
                    <w:iCs/>
                  </w:rPr>
                </w:rPrChange>
              </w:rPr>
              <w:pPrChange w:id="23831" w:author="James Vu" w:date="2024-04-18T22:33:00Z">
                <w:pPr>
                  <w:widowControl w:val="0"/>
                  <w:spacing w:before="120" w:after="120"/>
                </w:pPr>
              </w:pPrChange>
            </w:pPr>
            <w:del w:id="23832" w:author="James Vu" w:date="2024-04-18T23:27:00Z">
              <w:r w:rsidRPr="00167CE0" w:rsidDel="00E5719A">
                <w:rPr>
                  <w:i/>
                  <w:iCs/>
                  <w:sz w:val="28"/>
                  <w:szCs w:val="28"/>
                  <w:rPrChange w:id="23833" w:author="James Vu" w:date="2024-04-18T22:33:00Z">
                    <w:rPr>
                      <w:i/>
                      <w:iCs/>
                    </w:rPr>
                  </w:rPrChange>
                </w:rPr>
                <w:delText> </w:delText>
              </w:r>
            </w:del>
          </w:p>
        </w:tc>
      </w:tr>
      <w:tr w:rsidR="002D5FBD" w:rsidRPr="00167CE0" w:rsidDel="00E5719A" w14:paraId="2E83370E" w14:textId="75D1089F" w:rsidTr="006138EB">
        <w:trPr>
          <w:del w:id="23834"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88AB18C" w14:textId="4B751DED" w:rsidR="00421081" w:rsidRPr="00167CE0" w:rsidDel="00E5719A" w:rsidRDefault="00421081">
            <w:pPr>
              <w:widowControl w:val="0"/>
              <w:spacing w:before="120" w:after="120"/>
              <w:jc w:val="both"/>
              <w:rPr>
                <w:del w:id="23835" w:author="James Vu" w:date="2024-04-18T23:27:00Z"/>
                <w:i/>
                <w:iCs/>
                <w:color w:val="000000"/>
                <w:sz w:val="28"/>
                <w:szCs w:val="28"/>
                <w:rPrChange w:id="23836" w:author="James Vu" w:date="2024-04-18T22:33:00Z">
                  <w:rPr>
                    <w:del w:id="23837" w:author="James Vu" w:date="2024-04-18T23:27:00Z"/>
                    <w:i/>
                    <w:iCs/>
                    <w:color w:val="000000"/>
                  </w:rPr>
                </w:rPrChange>
              </w:rPr>
              <w:pPrChange w:id="23838" w:author="James Vu" w:date="2024-04-18T22:33:00Z">
                <w:pPr>
                  <w:widowControl w:val="0"/>
                  <w:spacing w:before="120" w:after="120"/>
                  <w:jc w:val="center"/>
                </w:pPr>
              </w:pPrChange>
            </w:pPr>
            <w:del w:id="23839" w:author="James Vu" w:date="2024-04-18T23:27:00Z">
              <w:r w:rsidRPr="00167CE0" w:rsidDel="00E5719A">
                <w:rPr>
                  <w:i/>
                  <w:iCs/>
                  <w:color w:val="000000"/>
                  <w:sz w:val="28"/>
                  <w:szCs w:val="28"/>
                  <w:rPrChange w:id="23840"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2BCA3016" w14:textId="01777C2A" w:rsidR="00421081" w:rsidRPr="00167CE0" w:rsidDel="00E5719A" w:rsidRDefault="000B2B5C">
            <w:pPr>
              <w:widowControl w:val="0"/>
              <w:spacing w:before="120" w:after="120"/>
              <w:jc w:val="both"/>
              <w:rPr>
                <w:del w:id="23841" w:author="James Vu" w:date="2024-04-18T23:27:00Z"/>
                <w:i/>
                <w:iCs/>
                <w:color w:val="000000"/>
                <w:sz w:val="28"/>
                <w:szCs w:val="28"/>
                <w:rPrChange w:id="23842" w:author="James Vu" w:date="2024-04-18T22:33:00Z">
                  <w:rPr>
                    <w:del w:id="23843" w:author="James Vu" w:date="2024-04-18T23:27:00Z"/>
                    <w:i/>
                    <w:iCs/>
                    <w:color w:val="000000"/>
                  </w:rPr>
                </w:rPrChange>
              </w:rPr>
              <w:pPrChange w:id="23844" w:author="James Vu" w:date="2024-04-18T22:33:00Z">
                <w:pPr>
                  <w:widowControl w:val="0"/>
                  <w:spacing w:before="120" w:after="120"/>
                </w:pPr>
              </w:pPrChange>
            </w:pPr>
            <w:del w:id="23845" w:author="James Vu" w:date="2024-04-18T23:27:00Z">
              <w:r w:rsidRPr="00167CE0" w:rsidDel="00E5719A">
                <w:rPr>
                  <w:i/>
                  <w:iCs/>
                  <w:color w:val="000000"/>
                  <w:sz w:val="28"/>
                  <w:szCs w:val="28"/>
                  <w:rPrChange w:id="23846" w:author="James Vu" w:date="2024-04-18T22:33:00Z">
                    <w:rPr>
                      <w:i/>
                      <w:iCs/>
                      <w:color w:val="000000"/>
                    </w:rPr>
                  </w:rPrChange>
                </w:rPr>
                <w:delText>Hạng mục xây dựng hệ thống/ phần mềm, cơ sở dữ liệu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06A388DF" w14:textId="266165FA" w:rsidR="00421081" w:rsidRPr="00167CE0" w:rsidDel="00E5719A" w:rsidRDefault="00421081">
            <w:pPr>
              <w:widowControl w:val="0"/>
              <w:spacing w:before="120" w:after="120"/>
              <w:jc w:val="both"/>
              <w:rPr>
                <w:del w:id="23847" w:author="James Vu" w:date="2024-04-18T23:27:00Z"/>
                <w:i/>
                <w:iCs/>
                <w:color w:val="000000"/>
                <w:sz w:val="28"/>
                <w:szCs w:val="28"/>
                <w:rPrChange w:id="23848" w:author="James Vu" w:date="2024-04-18T22:33:00Z">
                  <w:rPr>
                    <w:del w:id="23849" w:author="James Vu" w:date="2024-04-18T23:27:00Z"/>
                    <w:i/>
                    <w:iCs/>
                    <w:color w:val="000000"/>
                  </w:rPr>
                </w:rPrChange>
              </w:rPr>
              <w:pPrChange w:id="23850" w:author="James Vu" w:date="2024-04-18T22:33:00Z">
                <w:pPr>
                  <w:widowControl w:val="0"/>
                  <w:spacing w:before="120" w:after="120"/>
                  <w:jc w:val="center"/>
                </w:pPr>
              </w:pPrChange>
            </w:pPr>
            <w:del w:id="23851" w:author="James Vu" w:date="2024-04-18T23:27:00Z">
              <w:r w:rsidRPr="00167CE0" w:rsidDel="00E5719A">
                <w:rPr>
                  <w:i/>
                  <w:iCs/>
                  <w:color w:val="000000"/>
                  <w:sz w:val="28"/>
                  <w:szCs w:val="28"/>
                  <w:rPrChange w:id="23852" w:author="James Vu" w:date="2024-04-18T22:33:00Z">
                    <w:rPr>
                      <w:i/>
                      <w:iCs/>
                      <w:color w:val="000000"/>
                    </w:rPr>
                  </w:rPrChange>
                </w:rPr>
                <w:delText>0,0518%</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AC6946C" w14:textId="371D77BC" w:rsidR="00421081" w:rsidRPr="00167CE0" w:rsidDel="00E5719A" w:rsidRDefault="00421081">
            <w:pPr>
              <w:widowControl w:val="0"/>
              <w:spacing w:before="120" w:after="120"/>
              <w:jc w:val="both"/>
              <w:rPr>
                <w:del w:id="23853" w:author="James Vu" w:date="2024-04-18T23:27:00Z"/>
                <w:i/>
                <w:iCs/>
                <w:sz w:val="28"/>
                <w:szCs w:val="28"/>
                <w:rPrChange w:id="23854" w:author="James Vu" w:date="2024-04-18T22:33:00Z">
                  <w:rPr>
                    <w:del w:id="23855" w:author="James Vu" w:date="2024-04-18T23:27:00Z"/>
                    <w:i/>
                    <w:iCs/>
                  </w:rPr>
                </w:rPrChange>
              </w:rPr>
              <w:pPrChange w:id="23856" w:author="James Vu" w:date="2024-04-18T22:33:00Z">
                <w:pPr>
                  <w:widowControl w:val="0"/>
                  <w:spacing w:before="120" w:after="120"/>
                  <w:jc w:val="center"/>
                </w:pPr>
              </w:pPrChange>
            </w:pPr>
            <w:del w:id="23857" w:author="James Vu" w:date="2024-04-18T23:27:00Z">
              <w:r w:rsidRPr="00167CE0" w:rsidDel="00E5719A">
                <w:rPr>
                  <w:i/>
                  <w:iCs/>
                  <w:sz w:val="28"/>
                  <w:szCs w:val="28"/>
                  <w:rPrChange w:id="23858" w:author="James Vu" w:date="2024-04-18T22:33:00Z">
                    <w:rPr>
                      <w:i/>
                      <w:iCs/>
                    </w:rPr>
                  </w:rPrChange>
                </w:rPr>
                <w:delText>G</w:delText>
              </w:r>
              <w:r w:rsidRPr="00167CE0" w:rsidDel="00E5719A">
                <w:rPr>
                  <w:b/>
                  <w:bCs/>
                  <w:i/>
                  <w:iCs/>
                  <w:color w:val="000000"/>
                  <w:sz w:val="28"/>
                  <w:szCs w:val="28"/>
                  <w:vertAlign w:val="subscript"/>
                  <w:rPrChange w:id="23859" w:author="James Vu" w:date="2024-04-18T22:33:00Z">
                    <w:rPr>
                      <w:b/>
                      <w:bCs/>
                      <w:i/>
                      <w:iCs/>
                      <w:color w:val="000000"/>
                      <w:vertAlign w:val="subscript"/>
                    </w:rPr>
                  </w:rPrChange>
                </w:rPr>
                <w:delText>PM</w:delText>
              </w:r>
              <w:r w:rsidRPr="00167CE0" w:rsidDel="00E5719A">
                <w:rPr>
                  <w:i/>
                  <w:iCs/>
                  <w:sz w:val="28"/>
                  <w:szCs w:val="28"/>
                  <w:vertAlign w:val="subscript"/>
                  <w:rPrChange w:id="23860" w:author="James Vu" w:date="2024-04-18T22:33:00Z">
                    <w:rPr>
                      <w:i/>
                      <w:iCs/>
                      <w:vertAlign w:val="subscript"/>
                    </w:rPr>
                  </w:rPrChange>
                </w:rPr>
                <w:delText>NB</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F38E307" w14:textId="5E621E54" w:rsidR="00421081" w:rsidRPr="00167CE0" w:rsidDel="00E5719A" w:rsidRDefault="00421081">
            <w:pPr>
              <w:widowControl w:val="0"/>
              <w:spacing w:before="120" w:after="120"/>
              <w:jc w:val="both"/>
              <w:rPr>
                <w:del w:id="23861" w:author="James Vu" w:date="2024-04-18T23:27:00Z"/>
                <w:i/>
                <w:iCs/>
                <w:color w:val="000000"/>
                <w:sz w:val="28"/>
                <w:szCs w:val="28"/>
                <w:rPrChange w:id="23862" w:author="James Vu" w:date="2024-04-18T22:33:00Z">
                  <w:rPr>
                    <w:del w:id="23863" w:author="James Vu" w:date="2024-04-18T23:27:00Z"/>
                    <w:i/>
                    <w:iCs/>
                    <w:color w:val="000000"/>
                  </w:rPr>
                </w:rPrChange>
              </w:rPr>
              <w:pPrChange w:id="23864" w:author="James Vu" w:date="2024-04-18T22:33:00Z">
                <w:pPr>
                  <w:widowControl w:val="0"/>
                  <w:spacing w:before="120" w:after="120"/>
                  <w:jc w:val="center"/>
                </w:pPr>
              </w:pPrChange>
            </w:pPr>
            <w:del w:id="23865" w:author="James Vu" w:date="2024-04-18T23:27:00Z">
              <w:r w:rsidRPr="00167CE0" w:rsidDel="00E5719A">
                <w:rPr>
                  <w:i/>
                  <w:iCs/>
                  <w:color w:val="000000"/>
                  <w:sz w:val="28"/>
                  <w:szCs w:val="28"/>
                  <w:rPrChange w:id="23866" w:author="James Vu" w:date="2024-04-18T22:33:00Z">
                    <w:rPr>
                      <w:i/>
                      <w:iCs/>
                      <w:color w:val="000000"/>
                    </w:rPr>
                  </w:rPrChange>
                </w:rPr>
                <w:delText>16.850.000.000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46A5DB0" w14:textId="2780DA30" w:rsidR="00421081" w:rsidRPr="00167CE0" w:rsidDel="00E5719A" w:rsidRDefault="00421081">
            <w:pPr>
              <w:widowControl w:val="0"/>
              <w:spacing w:before="120" w:after="120"/>
              <w:jc w:val="both"/>
              <w:rPr>
                <w:del w:id="23867" w:author="James Vu" w:date="2024-04-18T23:27:00Z"/>
                <w:i/>
                <w:iCs/>
                <w:color w:val="000000"/>
                <w:sz w:val="28"/>
                <w:szCs w:val="28"/>
                <w:rPrChange w:id="23868" w:author="James Vu" w:date="2024-04-18T22:33:00Z">
                  <w:rPr>
                    <w:del w:id="23869" w:author="James Vu" w:date="2024-04-18T23:27:00Z"/>
                    <w:i/>
                    <w:iCs/>
                    <w:color w:val="000000"/>
                  </w:rPr>
                </w:rPrChange>
              </w:rPr>
              <w:pPrChange w:id="23870" w:author="James Vu" w:date="2024-04-18T22:33:00Z">
                <w:pPr>
                  <w:widowControl w:val="0"/>
                  <w:spacing w:before="120" w:after="120"/>
                  <w:jc w:val="right"/>
                </w:pPr>
              </w:pPrChange>
            </w:pPr>
            <w:del w:id="23871" w:author="James Vu" w:date="2024-04-18T23:27:00Z">
              <w:r w:rsidRPr="00167CE0" w:rsidDel="00E5719A">
                <w:rPr>
                  <w:i/>
                  <w:iCs/>
                  <w:color w:val="000000"/>
                  <w:sz w:val="28"/>
                  <w:szCs w:val="28"/>
                  <w:rPrChange w:id="23872" w:author="James Vu" w:date="2024-04-18T22:33:00Z">
                    <w:rPr>
                      <w:i/>
                      <w:iCs/>
                      <w:color w:val="000000"/>
                    </w:rPr>
                  </w:rPrChange>
                </w:rPr>
                <w:delText>8.728.300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7F98C9C1" w14:textId="32F402F0" w:rsidR="00421081" w:rsidRPr="00167CE0" w:rsidDel="00E5719A" w:rsidRDefault="00421081">
            <w:pPr>
              <w:widowControl w:val="0"/>
              <w:spacing w:before="120" w:after="120"/>
              <w:jc w:val="both"/>
              <w:rPr>
                <w:del w:id="23873" w:author="James Vu" w:date="2024-04-18T23:27:00Z"/>
                <w:i/>
                <w:iCs/>
                <w:color w:val="000000"/>
                <w:sz w:val="28"/>
                <w:szCs w:val="28"/>
                <w:rPrChange w:id="23874" w:author="James Vu" w:date="2024-04-18T22:33:00Z">
                  <w:rPr>
                    <w:del w:id="23875" w:author="James Vu" w:date="2024-04-18T23:27:00Z"/>
                    <w:i/>
                    <w:iCs/>
                    <w:color w:val="000000"/>
                  </w:rPr>
                </w:rPrChange>
              </w:rPr>
              <w:pPrChange w:id="23876" w:author="James Vu" w:date="2024-04-18T22:33:00Z">
                <w:pPr>
                  <w:widowControl w:val="0"/>
                  <w:spacing w:before="120" w:after="120"/>
                  <w:jc w:val="right"/>
                </w:pPr>
              </w:pPrChange>
            </w:pPr>
            <w:del w:id="23877" w:author="James Vu" w:date="2024-04-18T23:27:00Z">
              <w:r w:rsidRPr="00167CE0" w:rsidDel="00E5719A">
                <w:rPr>
                  <w:i/>
                  <w:iCs/>
                  <w:color w:val="000000"/>
                  <w:sz w:val="28"/>
                  <w:szCs w:val="28"/>
                  <w:rPrChange w:id="23878" w:author="James Vu" w:date="2024-04-18T22:33:00Z">
                    <w:rPr>
                      <w:i/>
                      <w:iCs/>
                      <w:color w:val="000000"/>
                    </w:rPr>
                  </w:rPrChange>
                </w:rPr>
                <w:delText>698.264</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380E062" w14:textId="5BBD8CCE" w:rsidR="00421081" w:rsidRPr="00167CE0" w:rsidDel="00E5719A" w:rsidRDefault="00421081">
            <w:pPr>
              <w:widowControl w:val="0"/>
              <w:spacing w:before="120" w:after="120"/>
              <w:jc w:val="both"/>
              <w:rPr>
                <w:del w:id="23879" w:author="James Vu" w:date="2024-04-18T23:27:00Z"/>
                <w:i/>
                <w:iCs/>
                <w:color w:val="000000"/>
                <w:sz w:val="28"/>
                <w:szCs w:val="28"/>
                <w:rPrChange w:id="23880" w:author="James Vu" w:date="2024-04-18T22:33:00Z">
                  <w:rPr>
                    <w:del w:id="23881" w:author="James Vu" w:date="2024-04-18T23:27:00Z"/>
                    <w:i/>
                    <w:iCs/>
                    <w:color w:val="000000"/>
                  </w:rPr>
                </w:rPrChange>
              </w:rPr>
              <w:pPrChange w:id="23882" w:author="James Vu" w:date="2024-04-18T22:33:00Z">
                <w:pPr>
                  <w:widowControl w:val="0"/>
                  <w:spacing w:before="120" w:after="120"/>
                  <w:jc w:val="right"/>
                </w:pPr>
              </w:pPrChange>
            </w:pPr>
            <w:del w:id="23883" w:author="James Vu" w:date="2024-04-18T23:27:00Z">
              <w:r w:rsidRPr="00167CE0" w:rsidDel="00E5719A">
                <w:rPr>
                  <w:i/>
                  <w:iCs/>
                  <w:color w:val="000000"/>
                  <w:sz w:val="28"/>
                  <w:szCs w:val="28"/>
                  <w:rPrChange w:id="23884" w:author="James Vu" w:date="2024-04-18T22:33:00Z">
                    <w:rPr>
                      <w:i/>
                      <w:iCs/>
                      <w:color w:val="000000"/>
                    </w:rPr>
                  </w:rPrChange>
                </w:rPr>
                <w:delText>9.426.564</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222CDF67" w14:textId="6684201E" w:rsidR="00421081" w:rsidRPr="00167CE0" w:rsidDel="00E5719A" w:rsidRDefault="00421081">
            <w:pPr>
              <w:widowControl w:val="0"/>
              <w:spacing w:before="120" w:after="120"/>
              <w:jc w:val="both"/>
              <w:rPr>
                <w:del w:id="23885" w:author="James Vu" w:date="2024-04-18T23:27:00Z"/>
                <w:i/>
                <w:iCs/>
                <w:sz w:val="28"/>
                <w:szCs w:val="28"/>
                <w:rPrChange w:id="23886" w:author="James Vu" w:date="2024-04-18T22:33:00Z">
                  <w:rPr>
                    <w:del w:id="23887" w:author="James Vu" w:date="2024-04-18T23:27:00Z"/>
                    <w:i/>
                    <w:iCs/>
                  </w:rPr>
                </w:rPrChange>
              </w:rPr>
              <w:pPrChange w:id="23888" w:author="James Vu" w:date="2024-04-18T22:33:00Z">
                <w:pPr>
                  <w:widowControl w:val="0"/>
                  <w:spacing w:before="120" w:after="120"/>
                </w:pPr>
              </w:pPrChange>
            </w:pPr>
            <w:del w:id="23889" w:author="James Vu" w:date="2024-04-18T23:27:00Z">
              <w:r w:rsidRPr="00167CE0" w:rsidDel="00E5719A">
                <w:rPr>
                  <w:i/>
                  <w:iCs/>
                  <w:sz w:val="28"/>
                  <w:szCs w:val="28"/>
                  <w:rPrChange w:id="23890" w:author="James Vu" w:date="2024-04-18T22:33:00Z">
                    <w:rPr>
                      <w:i/>
                      <w:iCs/>
                    </w:rPr>
                  </w:rPrChange>
                </w:rPr>
                <w:delText> </w:delText>
              </w:r>
            </w:del>
          </w:p>
        </w:tc>
      </w:tr>
      <w:tr w:rsidR="002D5FBD" w:rsidRPr="00167CE0" w:rsidDel="00E5719A" w14:paraId="4E0FE441" w14:textId="504B19A5" w:rsidTr="006138EB">
        <w:trPr>
          <w:del w:id="23891"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7AE3D63F" w14:textId="36DE1317" w:rsidR="00421081" w:rsidRPr="00167CE0" w:rsidDel="00E5719A" w:rsidRDefault="00421081">
            <w:pPr>
              <w:widowControl w:val="0"/>
              <w:spacing w:before="120" w:after="120"/>
              <w:jc w:val="both"/>
              <w:rPr>
                <w:del w:id="23892" w:author="James Vu" w:date="2024-04-18T23:27:00Z"/>
                <w:b/>
                <w:bCs/>
                <w:sz w:val="28"/>
                <w:szCs w:val="28"/>
                <w:rPrChange w:id="23893" w:author="James Vu" w:date="2024-04-18T22:33:00Z">
                  <w:rPr>
                    <w:del w:id="23894" w:author="James Vu" w:date="2024-04-18T23:27:00Z"/>
                    <w:b/>
                    <w:bCs/>
                  </w:rPr>
                </w:rPrChange>
              </w:rPr>
              <w:pPrChange w:id="23895" w:author="James Vu" w:date="2024-04-18T22:33:00Z">
                <w:pPr>
                  <w:widowControl w:val="0"/>
                  <w:spacing w:before="120" w:after="120"/>
                  <w:jc w:val="center"/>
                </w:pPr>
              </w:pPrChange>
            </w:pPr>
            <w:del w:id="23896" w:author="James Vu" w:date="2024-04-18T23:27:00Z">
              <w:r w:rsidRPr="00167CE0" w:rsidDel="00E5719A">
                <w:rPr>
                  <w:b/>
                  <w:bCs/>
                  <w:sz w:val="28"/>
                  <w:szCs w:val="28"/>
                  <w:rPrChange w:id="23897" w:author="James Vu" w:date="2024-04-18T22:33:00Z">
                    <w:rPr>
                      <w:b/>
                      <w:bCs/>
                    </w:rPr>
                  </w:rPrChange>
                </w:rPr>
                <w:delText>5</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19F17A4" w14:textId="0F58A61A" w:rsidR="00421081" w:rsidRPr="00167CE0" w:rsidDel="00E5719A" w:rsidRDefault="00421081">
            <w:pPr>
              <w:widowControl w:val="0"/>
              <w:spacing w:before="120" w:after="120"/>
              <w:jc w:val="both"/>
              <w:rPr>
                <w:del w:id="23898" w:author="James Vu" w:date="2024-04-18T23:27:00Z"/>
                <w:b/>
                <w:bCs/>
                <w:color w:val="000000"/>
                <w:sz w:val="28"/>
                <w:szCs w:val="28"/>
                <w:rPrChange w:id="23899" w:author="James Vu" w:date="2024-04-18T22:33:00Z">
                  <w:rPr>
                    <w:del w:id="23900" w:author="James Vu" w:date="2024-04-18T23:27:00Z"/>
                    <w:b/>
                    <w:bCs/>
                    <w:color w:val="000000"/>
                  </w:rPr>
                </w:rPrChange>
              </w:rPr>
              <w:pPrChange w:id="23901" w:author="James Vu" w:date="2024-04-18T22:33:00Z">
                <w:pPr>
                  <w:widowControl w:val="0"/>
                  <w:spacing w:before="120" w:after="120"/>
                </w:pPr>
              </w:pPrChange>
            </w:pPr>
            <w:del w:id="23902" w:author="James Vu" w:date="2024-04-18T23:27:00Z">
              <w:r w:rsidRPr="00167CE0" w:rsidDel="00E5719A">
                <w:rPr>
                  <w:b/>
                  <w:bCs/>
                  <w:color w:val="000000"/>
                  <w:sz w:val="28"/>
                  <w:szCs w:val="28"/>
                  <w:rPrChange w:id="23903" w:author="James Vu" w:date="2024-04-18T22:33:00Z">
                    <w:rPr>
                      <w:b/>
                      <w:bCs/>
                      <w:color w:val="000000"/>
                    </w:rPr>
                  </w:rPrChange>
                </w:rPr>
                <w:delText>Lựa chọn nhà thầu triển khai gói thầu chính</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1F5A9FA9" w14:textId="56E8DA09" w:rsidR="00421081" w:rsidRPr="00167CE0" w:rsidDel="00E5719A" w:rsidRDefault="00421081">
            <w:pPr>
              <w:widowControl w:val="0"/>
              <w:spacing w:before="120" w:after="120"/>
              <w:jc w:val="both"/>
              <w:rPr>
                <w:del w:id="23904" w:author="James Vu" w:date="2024-04-18T23:27:00Z"/>
                <w:b/>
                <w:bCs/>
                <w:color w:val="000000"/>
                <w:sz w:val="28"/>
                <w:szCs w:val="28"/>
                <w:rPrChange w:id="23905" w:author="James Vu" w:date="2024-04-18T22:33:00Z">
                  <w:rPr>
                    <w:del w:id="23906" w:author="James Vu" w:date="2024-04-18T23:27:00Z"/>
                    <w:b/>
                    <w:bCs/>
                    <w:color w:val="000000"/>
                  </w:rPr>
                </w:rPrChange>
              </w:rPr>
              <w:pPrChange w:id="23907"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2ABC8E5" w14:textId="3E015F27" w:rsidR="00421081" w:rsidRPr="00167CE0" w:rsidDel="00E5719A" w:rsidRDefault="00421081">
            <w:pPr>
              <w:widowControl w:val="0"/>
              <w:spacing w:before="120" w:after="120"/>
              <w:jc w:val="both"/>
              <w:rPr>
                <w:del w:id="23908" w:author="James Vu" w:date="2024-04-18T23:27:00Z"/>
                <w:b/>
                <w:bCs/>
                <w:sz w:val="28"/>
                <w:szCs w:val="28"/>
                <w:rPrChange w:id="23909" w:author="James Vu" w:date="2024-04-18T22:33:00Z">
                  <w:rPr>
                    <w:del w:id="23910" w:author="James Vu" w:date="2024-04-18T23:27:00Z"/>
                    <w:b/>
                    <w:bCs/>
                  </w:rPr>
                </w:rPrChange>
              </w:rPr>
              <w:pPrChange w:id="23911"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346E35D" w14:textId="55AC2F29" w:rsidR="00421081" w:rsidRPr="00167CE0" w:rsidDel="00E5719A" w:rsidRDefault="00421081">
            <w:pPr>
              <w:widowControl w:val="0"/>
              <w:spacing w:before="120" w:after="120"/>
              <w:jc w:val="both"/>
              <w:rPr>
                <w:del w:id="23912" w:author="James Vu" w:date="2024-04-18T23:27:00Z"/>
                <w:b/>
                <w:bCs/>
                <w:color w:val="000000"/>
                <w:sz w:val="28"/>
                <w:szCs w:val="28"/>
                <w:rPrChange w:id="23913" w:author="James Vu" w:date="2024-04-18T22:33:00Z">
                  <w:rPr>
                    <w:del w:id="23914" w:author="James Vu" w:date="2024-04-18T23:27:00Z"/>
                    <w:b/>
                    <w:bCs/>
                    <w:color w:val="000000"/>
                  </w:rPr>
                </w:rPrChange>
              </w:rPr>
              <w:pPrChange w:id="23915"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118D4F77" w14:textId="3A3661F9" w:rsidR="00421081" w:rsidRPr="00167CE0" w:rsidDel="00E5719A" w:rsidRDefault="00421081">
            <w:pPr>
              <w:widowControl w:val="0"/>
              <w:spacing w:before="120" w:after="120"/>
              <w:jc w:val="both"/>
              <w:rPr>
                <w:del w:id="23916" w:author="James Vu" w:date="2024-04-18T23:27:00Z"/>
                <w:b/>
                <w:bCs/>
                <w:sz w:val="28"/>
                <w:szCs w:val="28"/>
                <w:rPrChange w:id="23917" w:author="James Vu" w:date="2024-04-18T22:33:00Z">
                  <w:rPr>
                    <w:del w:id="23918" w:author="James Vu" w:date="2024-04-18T23:27:00Z"/>
                    <w:b/>
                    <w:bCs/>
                  </w:rPr>
                </w:rPrChange>
              </w:rPr>
              <w:pPrChange w:id="23919" w:author="James Vu" w:date="2024-04-18T22:33:00Z">
                <w:pPr>
                  <w:widowControl w:val="0"/>
                  <w:spacing w:before="120" w:after="120"/>
                  <w:jc w:val="right"/>
                </w:pPr>
              </w:pPrChange>
            </w:pPr>
            <w:del w:id="23920" w:author="James Vu" w:date="2024-04-18T23:27:00Z">
              <w:r w:rsidRPr="00167CE0" w:rsidDel="00E5719A">
                <w:rPr>
                  <w:b/>
                  <w:bCs/>
                  <w:sz w:val="28"/>
                  <w:szCs w:val="28"/>
                  <w:rPrChange w:id="23921" w:author="James Vu" w:date="2024-04-18T22:33:00Z">
                    <w:rPr>
                      <w:b/>
                      <w:bCs/>
                    </w:rPr>
                  </w:rPrChange>
                </w:rPr>
                <w:delText>127.915.934</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752E3230" w14:textId="277DC48D" w:rsidR="00421081" w:rsidRPr="00167CE0" w:rsidDel="00E5719A" w:rsidRDefault="00421081">
            <w:pPr>
              <w:widowControl w:val="0"/>
              <w:spacing w:before="120" w:after="120"/>
              <w:jc w:val="both"/>
              <w:rPr>
                <w:del w:id="23922" w:author="James Vu" w:date="2024-04-18T23:27:00Z"/>
                <w:b/>
                <w:bCs/>
                <w:sz w:val="28"/>
                <w:szCs w:val="28"/>
                <w:rPrChange w:id="23923" w:author="James Vu" w:date="2024-04-18T22:33:00Z">
                  <w:rPr>
                    <w:del w:id="23924" w:author="James Vu" w:date="2024-04-18T23:27:00Z"/>
                    <w:b/>
                    <w:bCs/>
                  </w:rPr>
                </w:rPrChange>
              </w:rPr>
              <w:pPrChange w:id="23925" w:author="James Vu" w:date="2024-04-18T22:33:00Z">
                <w:pPr>
                  <w:widowControl w:val="0"/>
                  <w:spacing w:before="120" w:after="120"/>
                  <w:jc w:val="right"/>
                </w:pPr>
              </w:pPrChange>
            </w:pPr>
            <w:del w:id="23926" w:author="James Vu" w:date="2024-04-18T23:27:00Z">
              <w:r w:rsidRPr="00167CE0" w:rsidDel="00E5719A">
                <w:rPr>
                  <w:b/>
                  <w:bCs/>
                  <w:sz w:val="28"/>
                  <w:szCs w:val="28"/>
                  <w:rPrChange w:id="23927" w:author="James Vu" w:date="2024-04-18T22:33:00Z">
                    <w:rPr>
                      <w:b/>
                      <w:bCs/>
                    </w:rPr>
                  </w:rPrChange>
                </w:rPr>
                <w:delText>10.233.275</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84850DB" w14:textId="166D4965" w:rsidR="00421081" w:rsidRPr="00167CE0" w:rsidDel="00E5719A" w:rsidRDefault="00421081">
            <w:pPr>
              <w:widowControl w:val="0"/>
              <w:spacing w:before="120" w:after="120"/>
              <w:jc w:val="both"/>
              <w:rPr>
                <w:del w:id="23928" w:author="James Vu" w:date="2024-04-18T23:27:00Z"/>
                <w:b/>
                <w:bCs/>
                <w:sz w:val="28"/>
                <w:szCs w:val="28"/>
                <w:rPrChange w:id="23929" w:author="James Vu" w:date="2024-04-18T22:33:00Z">
                  <w:rPr>
                    <w:del w:id="23930" w:author="James Vu" w:date="2024-04-18T23:27:00Z"/>
                    <w:b/>
                    <w:bCs/>
                  </w:rPr>
                </w:rPrChange>
              </w:rPr>
              <w:pPrChange w:id="23931" w:author="James Vu" w:date="2024-04-18T22:33:00Z">
                <w:pPr>
                  <w:widowControl w:val="0"/>
                  <w:spacing w:before="120" w:after="120"/>
                  <w:jc w:val="right"/>
                </w:pPr>
              </w:pPrChange>
            </w:pPr>
            <w:del w:id="23932" w:author="James Vu" w:date="2024-04-18T23:27:00Z">
              <w:r w:rsidRPr="00167CE0" w:rsidDel="00E5719A">
                <w:rPr>
                  <w:b/>
                  <w:bCs/>
                  <w:sz w:val="28"/>
                  <w:szCs w:val="28"/>
                  <w:rPrChange w:id="23933" w:author="James Vu" w:date="2024-04-18T22:33:00Z">
                    <w:rPr>
                      <w:b/>
                      <w:bCs/>
                    </w:rPr>
                  </w:rPrChange>
                </w:rPr>
                <w:delText>138.149.209</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595286F2" w14:textId="5B75C673" w:rsidR="00421081" w:rsidRPr="00167CE0" w:rsidDel="00E5719A" w:rsidRDefault="00421081">
            <w:pPr>
              <w:widowControl w:val="0"/>
              <w:spacing w:before="120" w:after="120"/>
              <w:jc w:val="both"/>
              <w:rPr>
                <w:del w:id="23934" w:author="James Vu" w:date="2024-04-18T23:27:00Z"/>
                <w:b/>
                <w:bCs/>
                <w:sz w:val="28"/>
                <w:szCs w:val="28"/>
                <w:rPrChange w:id="23935" w:author="James Vu" w:date="2024-04-18T22:33:00Z">
                  <w:rPr>
                    <w:del w:id="23936" w:author="James Vu" w:date="2024-04-18T23:27:00Z"/>
                    <w:b/>
                    <w:bCs/>
                  </w:rPr>
                </w:rPrChange>
              </w:rPr>
              <w:pPrChange w:id="23937" w:author="James Vu" w:date="2024-04-18T22:33:00Z">
                <w:pPr>
                  <w:widowControl w:val="0"/>
                  <w:spacing w:before="120" w:after="120"/>
                </w:pPr>
              </w:pPrChange>
            </w:pPr>
            <w:del w:id="23938" w:author="James Vu" w:date="2024-04-18T23:27:00Z">
              <w:r w:rsidRPr="00167CE0" w:rsidDel="00E5719A">
                <w:rPr>
                  <w:b/>
                  <w:bCs/>
                  <w:sz w:val="28"/>
                  <w:szCs w:val="28"/>
                  <w:rPrChange w:id="23939" w:author="James Vu" w:date="2024-04-18T22:33:00Z">
                    <w:rPr>
                      <w:b/>
                      <w:bCs/>
                    </w:rPr>
                  </w:rPrChange>
                </w:rPr>
                <w:delText> </w:delText>
              </w:r>
            </w:del>
          </w:p>
        </w:tc>
      </w:tr>
      <w:tr w:rsidR="002D5FBD" w:rsidRPr="00167CE0" w:rsidDel="00E5719A" w14:paraId="5EC98128" w14:textId="49052D2C" w:rsidTr="006138EB">
        <w:trPr>
          <w:del w:id="23940"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52B4727F" w14:textId="3025A5C9" w:rsidR="00421081" w:rsidRPr="00167CE0" w:rsidDel="00E5719A" w:rsidRDefault="00421081">
            <w:pPr>
              <w:widowControl w:val="0"/>
              <w:spacing w:before="120" w:after="120"/>
              <w:jc w:val="both"/>
              <w:rPr>
                <w:del w:id="23941" w:author="James Vu" w:date="2024-04-18T23:27:00Z"/>
                <w:b/>
                <w:bCs/>
                <w:sz w:val="28"/>
                <w:szCs w:val="28"/>
                <w:rPrChange w:id="23942" w:author="James Vu" w:date="2024-04-18T22:33:00Z">
                  <w:rPr>
                    <w:del w:id="23943" w:author="James Vu" w:date="2024-04-18T23:27:00Z"/>
                    <w:b/>
                    <w:bCs/>
                  </w:rPr>
                </w:rPrChange>
              </w:rPr>
              <w:pPrChange w:id="23944" w:author="James Vu" w:date="2024-04-18T22:33:00Z">
                <w:pPr>
                  <w:widowControl w:val="0"/>
                  <w:spacing w:before="120" w:after="120"/>
                  <w:jc w:val="center"/>
                </w:pPr>
              </w:pPrChange>
            </w:pPr>
            <w:del w:id="23945" w:author="James Vu" w:date="2024-04-18T23:27:00Z">
              <w:r w:rsidRPr="00167CE0" w:rsidDel="00E5719A">
                <w:rPr>
                  <w:b/>
                  <w:bCs/>
                  <w:sz w:val="28"/>
                  <w:szCs w:val="28"/>
                  <w:rPrChange w:id="23946" w:author="James Vu" w:date="2024-04-18T22:33:00Z">
                    <w:rPr>
                      <w:b/>
                      <w:bCs/>
                    </w:rPr>
                  </w:rPrChange>
                </w:rPr>
                <w:delText>5.1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6F9946A7" w14:textId="0B810B0D" w:rsidR="00421081" w:rsidRPr="00167CE0" w:rsidDel="00E5719A" w:rsidRDefault="00421081">
            <w:pPr>
              <w:widowControl w:val="0"/>
              <w:spacing w:before="120" w:after="120"/>
              <w:jc w:val="both"/>
              <w:rPr>
                <w:del w:id="23947" w:author="James Vu" w:date="2024-04-18T23:27:00Z"/>
                <w:b/>
                <w:bCs/>
                <w:sz w:val="28"/>
                <w:szCs w:val="28"/>
                <w:rPrChange w:id="23948" w:author="James Vu" w:date="2024-04-18T22:33:00Z">
                  <w:rPr>
                    <w:del w:id="23949" w:author="James Vu" w:date="2024-04-18T23:27:00Z"/>
                    <w:b/>
                    <w:bCs/>
                  </w:rPr>
                </w:rPrChange>
              </w:rPr>
              <w:pPrChange w:id="23950" w:author="James Vu" w:date="2024-04-18T22:33:00Z">
                <w:pPr>
                  <w:widowControl w:val="0"/>
                  <w:spacing w:before="120" w:after="120"/>
                </w:pPr>
              </w:pPrChange>
            </w:pPr>
            <w:del w:id="23951" w:author="James Vu" w:date="2024-04-18T23:27:00Z">
              <w:r w:rsidRPr="00167CE0" w:rsidDel="00E5719A">
                <w:rPr>
                  <w:b/>
                  <w:bCs/>
                  <w:sz w:val="28"/>
                  <w:szCs w:val="28"/>
                  <w:rPrChange w:id="23952" w:author="James Vu" w:date="2024-04-18T22:33:00Z">
                    <w:rPr>
                      <w:b/>
                      <w:bCs/>
                    </w:rPr>
                  </w:rPrChange>
                </w:rPr>
                <w:delText>Lập hồ sơ mời thầu, đánh giá hồ sơ dự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663870AC" w14:textId="709196A9" w:rsidR="00421081" w:rsidRPr="00167CE0" w:rsidDel="00E5719A" w:rsidRDefault="00421081">
            <w:pPr>
              <w:widowControl w:val="0"/>
              <w:spacing w:before="120" w:after="120"/>
              <w:jc w:val="both"/>
              <w:rPr>
                <w:del w:id="23953" w:author="James Vu" w:date="2024-04-18T23:27:00Z"/>
                <w:b/>
                <w:bCs/>
                <w:sz w:val="28"/>
                <w:szCs w:val="28"/>
                <w:rPrChange w:id="23954" w:author="James Vu" w:date="2024-04-18T22:33:00Z">
                  <w:rPr>
                    <w:del w:id="23955" w:author="James Vu" w:date="2024-04-18T23:27:00Z"/>
                    <w:b/>
                    <w:bCs/>
                  </w:rPr>
                </w:rPrChange>
              </w:rPr>
              <w:pPrChange w:id="23956"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1E476801" w14:textId="1C4DC04A" w:rsidR="00421081" w:rsidRPr="00167CE0" w:rsidDel="00E5719A" w:rsidRDefault="00421081">
            <w:pPr>
              <w:widowControl w:val="0"/>
              <w:spacing w:before="120" w:after="120"/>
              <w:jc w:val="both"/>
              <w:rPr>
                <w:del w:id="23957" w:author="James Vu" w:date="2024-04-18T23:27:00Z"/>
                <w:b/>
                <w:bCs/>
                <w:sz w:val="28"/>
                <w:szCs w:val="28"/>
                <w:rPrChange w:id="23958" w:author="James Vu" w:date="2024-04-18T22:33:00Z">
                  <w:rPr>
                    <w:del w:id="23959" w:author="James Vu" w:date="2024-04-18T23:27:00Z"/>
                    <w:b/>
                    <w:bCs/>
                  </w:rPr>
                </w:rPrChange>
              </w:rPr>
              <w:pPrChange w:id="23960"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46DA8F5" w14:textId="6DD6AA20" w:rsidR="00421081" w:rsidRPr="00167CE0" w:rsidDel="00E5719A" w:rsidRDefault="00421081">
            <w:pPr>
              <w:widowControl w:val="0"/>
              <w:spacing w:before="120" w:after="120"/>
              <w:jc w:val="both"/>
              <w:rPr>
                <w:del w:id="23961" w:author="James Vu" w:date="2024-04-18T23:27:00Z"/>
                <w:b/>
                <w:bCs/>
                <w:sz w:val="28"/>
                <w:szCs w:val="28"/>
                <w:rPrChange w:id="23962" w:author="James Vu" w:date="2024-04-18T22:33:00Z">
                  <w:rPr>
                    <w:del w:id="23963" w:author="James Vu" w:date="2024-04-18T23:27:00Z"/>
                    <w:b/>
                    <w:bCs/>
                  </w:rPr>
                </w:rPrChange>
              </w:rPr>
              <w:pPrChange w:id="23964"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DF79A7D" w14:textId="22B07CC0" w:rsidR="00421081" w:rsidRPr="00167CE0" w:rsidDel="00E5719A" w:rsidRDefault="00421081">
            <w:pPr>
              <w:widowControl w:val="0"/>
              <w:spacing w:before="120" w:after="120"/>
              <w:jc w:val="both"/>
              <w:rPr>
                <w:del w:id="23965" w:author="James Vu" w:date="2024-04-18T23:27:00Z"/>
                <w:b/>
                <w:bCs/>
                <w:sz w:val="28"/>
                <w:szCs w:val="28"/>
                <w:rPrChange w:id="23966" w:author="James Vu" w:date="2024-04-18T22:33:00Z">
                  <w:rPr>
                    <w:del w:id="23967" w:author="James Vu" w:date="2024-04-18T23:27:00Z"/>
                    <w:b/>
                    <w:bCs/>
                  </w:rPr>
                </w:rPrChange>
              </w:rPr>
              <w:pPrChange w:id="23968" w:author="James Vu" w:date="2024-04-18T22:33:00Z">
                <w:pPr>
                  <w:widowControl w:val="0"/>
                  <w:spacing w:before="120" w:after="120"/>
                  <w:jc w:val="right"/>
                </w:pPr>
              </w:pPrChange>
            </w:pPr>
            <w:del w:id="23969" w:author="James Vu" w:date="2024-04-18T23:27:00Z">
              <w:r w:rsidRPr="00167CE0" w:rsidDel="00E5719A">
                <w:rPr>
                  <w:b/>
                  <w:bCs/>
                  <w:sz w:val="28"/>
                  <w:szCs w:val="28"/>
                  <w:rPrChange w:id="23970" w:author="James Vu" w:date="2024-04-18T22:33:00Z">
                    <w:rPr>
                      <w:b/>
                      <w:bCs/>
                    </w:rPr>
                  </w:rPrChange>
                </w:rPr>
                <w:delText>76.122.324</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4EEEA54B" w14:textId="320AFC43" w:rsidR="00421081" w:rsidRPr="00167CE0" w:rsidDel="00E5719A" w:rsidRDefault="00421081">
            <w:pPr>
              <w:widowControl w:val="0"/>
              <w:spacing w:before="120" w:after="120"/>
              <w:jc w:val="both"/>
              <w:rPr>
                <w:del w:id="23971" w:author="James Vu" w:date="2024-04-18T23:27:00Z"/>
                <w:b/>
                <w:bCs/>
                <w:sz w:val="28"/>
                <w:szCs w:val="28"/>
                <w:rPrChange w:id="23972" w:author="James Vu" w:date="2024-04-18T22:33:00Z">
                  <w:rPr>
                    <w:del w:id="23973" w:author="James Vu" w:date="2024-04-18T23:27:00Z"/>
                    <w:b/>
                    <w:bCs/>
                  </w:rPr>
                </w:rPrChange>
              </w:rPr>
              <w:pPrChange w:id="23974" w:author="James Vu" w:date="2024-04-18T22:33:00Z">
                <w:pPr>
                  <w:widowControl w:val="0"/>
                  <w:spacing w:before="120" w:after="120"/>
                  <w:jc w:val="right"/>
                </w:pPr>
              </w:pPrChange>
            </w:pPr>
            <w:del w:id="23975" w:author="James Vu" w:date="2024-04-18T23:27:00Z">
              <w:r w:rsidRPr="00167CE0" w:rsidDel="00E5719A">
                <w:rPr>
                  <w:b/>
                  <w:bCs/>
                  <w:sz w:val="28"/>
                  <w:szCs w:val="28"/>
                  <w:rPrChange w:id="23976" w:author="James Vu" w:date="2024-04-18T22:33:00Z">
                    <w:rPr>
                      <w:b/>
                      <w:bCs/>
                    </w:rPr>
                  </w:rPrChange>
                </w:rPr>
                <w:delText>6.089.786</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34482010" w14:textId="425B8CB8" w:rsidR="00421081" w:rsidRPr="00167CE0" w:rsidDel="00E5719A" w:rsidRDefault="00421081">
            <w:pPr>
              <w:widowControl w:val="0"/>
              <w:spacing w:before="120" w:after="120"/>
              <w:jc w:val="both"/>
              <w:rPr>
                <w:del w:id="23977" w:author="James Vu" w:date="2024-04-18T23:27:00Z"/>
                <w:b/>
                <w:bCs/>
                <w:sz w:val="28"/>
                <w:szCs w:val="28"/>
                <w:rPrChange w:id="23978" w:author="James Vu" w:date="2024-04-18T22:33:00Z">
                  <w:rPr>
                    <w:del w:id="23979" w:author="James Vu" w:date="2024-04-18T23:27:00Z"/>
                    <w:b/>
                    <w:bCs/>
                  </w:rPr>
                </w:rPrChange>
              </w:rPr>
              <w:pPrChange w:id="23980" w:author="James Vu" w:date="2024-04-18T22:33:00Z">
                <w:pPr>
                  <w:widowControl w:val="0"/>
                  <w:spacing w:before="120" w:after="120"/>
                  <w:jc w:val="right"/>
                </w:pPr>
              </w:pPrChange>
            </w:pPr>
            <w:del w:id="23981" w:author="James Vu" w:date="2024-04-18T23:27:00Z">
              <w:r w:rsidRPr="00167CE0" w:rsidDel="00E5719A">
                <w:rPr>
                  <w:b/>
                  <w:bCs/>
                  <w:sz w:val="28"/>
                  <w:szCs w:val="28"/>
                  <w:rPrChange w:id="23982" w:author="James Vu" w:date="2024-04-18T22:33:00Z">
                    <w:rPr>
                      <w:b/>
                      <w:bCs/>
                    </w:rPr>
                  </w:rPrChange>
                </w:rPr>
                <w:delText>82.212.110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4E02DC47" w14:textId="1E8E0291" w:rsidR="00421081" w:rsidRPr="00167CE0" w:rsidDel="00E5719A" w:rsidRDefault="00421081">
            <w:pPr>
              <w:widowControl w:val="0"/>
              <w:spacing w:before="120" w:after="120"/>
              <w:jc w:val="both"/>
              <w:rPr>
                <w:del w:id="23983" w:author="James Vu" w:date="2024-04-18T23:27:00Z"/>
                <w:b/>
                <w:bCs/>
                <w:i/>
                <w:iCs/>
                <w:sz w:val="28"/>
                <w:szCs w:val="28"/>
                <w:rPrChange w:id="23984" w:author="James Vu" w:date="2024-04-18T22:33:00Z">
                  <w:rPr>
                    <w:del w:id="23985" w:author="James Vu" w:date="2024-04-18T23:27:00Z"/>
                    <w:b/>
                    <w:bCs/>
                    <w:i/>
                    <w:iCs/>
                  </w:rPr>
                </w:rPrChange>
              </w:rPr>
              <w:pPrChange w:id="23986" w:author="James Vu" w:date="2024-04-18T22:33:00Z">
                <w:pPr>
                  <w:widowControl w:val="0"/>
                  <w:spacing w:before="120" w:after="120"/>
                </w:pPr>
              </w:pPrChange>
            </w:pPr>
            <w:del w:id="23987" w:author="James Vu" w:date="2024-04-18T23:27:00Z">
              <w:r w:rsidRPr="00167CE0" w:rsidDel="00E5719A">
                <w:rPr>
                  <w:b/>
                  <w:bCs/>
                  <w:i/>
                  <w:iCs/>
                  <w:sz w:val="28"/>
                  <w:szCs w:val="28"/>
                  <w:rPrChange w:id="23988" w:author="James Vu" w:date="2024-04-18T22:33:00Z">
                    <w:rPr>
                      <w:b/>
                      <w:bCs/>
                      <w:i/>
                      <w:iCs/>
                    </w:rPr>
                  </w:rPrChange>
                </w:rPr>
                <w:delText>Bảng 7 và 8, Quyết định số 1688/QĐ-BTTTT</w:delText>
              </w:r>
              <w:r w:rsidRPr="00167CE0" w:rsidDel="00E5719A">
                <w:rPr>
                  <w:b/>
                  <w:bCs/>
                  <w:i/>
                  <w:iCs/>
                  <w:sz w:val="28"/>
                  <w:szCs w:val="28"/>
                  <w:rPrChange w:id="23989" w:author="James Vu" w:date="2024-04-18T22:33:00Z">
                    <w:rPr>
                      <w:b/>
                      <w:bCs/>
                      <w:i/>
                      <w:iCs/>
                    </w:rPr>
                  </w:rPrChange>
                </w:rPr>
                <w:br/>
                <w:delText>Giá trị tối thiểu lập HSMT 01 gói thầu là 5.000.000 đồng</w:delText>
              </w:r>
            </w:del>
          </w:p>
        </w:tc>
      </w:tr>
      <w:tr w:rsidR="002D5FBD" w:rsidRPr="00167CE0" w:rsidDel="00E5719A" w14:paraId="52BF3D35" w14:textId="0C4B04A3" w:rsidTr="006138EB">
        <w:trPr>
          <w:del w:id="23990"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736CD4EA" w14:textId="0E0C952C" w:rsidR="00421081" w:rsidRPr="00167CE0" w:rsidDel="00E5719A" w:rsidRDefault="00421081">
            <w:pPr>
              <w:widowControl w:val="0"/>
              <w:spacing w:before="120" w:after="120"/>
              <w:jc w:val="both"/>
              <w:rPr>
                <w:del w:id="23991" w:author="James Vu" w:date="2024-04-18T23:27:00Z"/>
                <w:i/>
                <w:iCs/>
                <w:color w:val="000000"/>
                <w:sz w:val="28"/>
                <w:szCs w:val="28"/>
                <w:rPrChange w:id="23992" w:author="James Vu" w:date="2024-04-18T22:33:00Z">
                  <w:rPr>
                    <w:del w:id="23993" w:author="James Vu" w:date="2024-04-18T23:27:00Z"/>
                    <w:i/>
                    <w:iCs/>
                    <w:color w:val="000000"/>
                  </w:rPr>
                </w:rPrChange>
              </w:rPr>
              <w:pPrChange w:id="23994" w:author="James Vu" w:date="2024-04-18T22:33:00Z">
                <w:pPr>
                  <w:widowControl w:val="0"/>
                  <w:spacing w:before="120" w:after="120"/>
                  <w:jc w:val="center"/>
                </w:pPr>
              </w:pPrChange>
            </w:pPr>
            <w:del w:id="23995" w:author="James Vu" w:date="2024-04-18T23:27:00Z">
              <w:r w:rsidRPr="00167CE0" w:rsidDel="00E5719A">
                <w:rPr>
                  <w:i/>
                  <w:iCs/>
                  <w:color w:val="000000"/>
                  <w:sz w:val="28"/>
                  <w:szCs w:val="28"/>
                  <w:rPrChange w:id="23996"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3130F8BD" w14:textId="24A4EE68" w:rsidR="00421081" w:rsidRPr="00167CE0" w:rsidDel="00E5719A" w:rsidRDefault="00421081">
            <w:pPr>
              <w:widowControl w:val="0"/>
              <w:spacing w:before="120" w:after="120"/>
              <w:jc w:val="both"/>
              <w:rPr>
                <w:del w:id="23997" w:author="James Vu" w:date="2024-04-18T23:27:00Z"/>
                <w:i/>
                <w:iCs/>
                <w:color w:val="000000"/>
                <w:sz w:val="28"/>
                <w:szCs w:val="28"/>
                <w:rPrChange w:id="23998" w:author="James Vu" w:date="2024-04-18T22:33:00Z">
                  <w:rPr>
                    <w:del w:id="23999" w:author="James Vu" w:date="2024-04-18T23:27:00Z"/>
                    <w:i/>
                    <w:iCs/>
                    <w:color w:val="000000"/>
                  </w:rPr>
                </w:rPrChange>
              </w:rPr>
              <w:pPrChange w:id="24000" w:author="James Vu" w:date="2024-04-18T22:33:00Z">
                <w:pPr>
                  <w:widowControl w:val="0"/>
                  <w:spacing w:before="120" w:after="120"/>
                </w:pPr>
              </w:pPrChange>
            </w:pPr>
            <w:del w:id="24001" w:author="James Vu" w:date="2024-04-18T23:27:00Z">
              <w:r w:rsidRPr="00167CE0" w:rsidDel="00E5719A">
                <w:rPr>
                  <w:i/>
                  <w:iCs/>
                  <w:color w:val="000000"/>
                  <w:sz w:val="28"/>
                  <w:szCs w:val="28"/>
                  <w:rPrChange w:id="24002" w:author="James Vu" w:date="2024-04-18T22:33:00Z">
                    <w:rPr>
                      <w:i/>
                      <w:iCs/>
                      <w:color w:val="000000"/>
                    </w:rPr>
                  </w:rPrChange>
                </w:rPr>
                <w:delText>Hạng mục hạ tầng kỹ thuật</w:delText>
              </w:r>
              <w:r w:rsidR="000B2B5C" w:rsidRPr="00167CE0" w:rsidDel="00E5719A">
                <w:rPr>
                  <w:i/>
                  <w:iCs/>
                  <w:color w:val="000000"/>
                  <w:sz w:val="28"/>
                  <w:szCs w:val="28"/>
                  <w:rPrChange w:id="24003" w:author="James Vu" w:date="2024-04-18T22:33:00Z">
                    <w:rPr>
                      <w:i/>
                      <w:iCs/>
                      <w:color w:val="000000"/>
                    </w:rPr>
                  </w:rPrChange>
                </w:rPr>
                <w:delText>,</w:delText>
              </w:r>
              <w:r w:rsidRPr="00167CE0" w:rsidDel="00E5719A">
                <w:rPr>
                  <w:i/>
                  <w:iCs/>
                  <w:color w:val="000000"/>
                  <w:sz w:val="28"/>
                  <w:szCs w:val="28"/>
                  <w:rPrChange w:id="24004" w:author="James Vu" w:date="2024-04-18T22:33:00Z">
                    <w:rPr>
                      <w:i/>
                      <w:iCs/>
                      <w:color w:val="000000"/>
                    </w:rPr>
                  </w:rPrChange>
                </w:rPr>
                <w:delText xml:space="preserve"> công nghệ thông tin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EC33B82" w14:textId="43091168" w:rsidR="00421081" w:rsidRPr="00167CE0" w:rsidDel="00E5719A" w:rsidRDefault="00421081">
            <w:pPr>
              <w:widowControl w:val="0"/>
              <w:spacing w:before="120" w:after="120"/>
              <w:jc w:val="both"/>
              <w:rPr>
                <w:del w:id="24005" w:author="James Vu" w:date="2024-04-18T23:27:00Z"/>
                <w:i/>
                <w:iCs/>
                <w:color w:val="000000"/>
                <w:sz w:val="28"/>
                <w:szCs w:val="28"/>
                <w:rPrChange w:id="24006" w:author="James Vu" w:date="2024-04-18T22:33:00Z">
                  <w:rPr>
                    <w:del w:id="24007" w:author="James Vu" w:date="2024-04-18T23:27:00Z"/>
                    <w:i/>
                    <w:iCs/>
                    <w:color w:val="000000"/>
                  </w:rPr>
                </w:rPrChange>
              </w:rPr>
              <w:pPrChange w:id="24008" w:author="James Vu" w:date="2024-04-18T22:33:00Z">
                <w:pPr>
                  <w:widowControl w:val="0"/>
                  <w:spacing w:before="120" w:after="120"/>
                  <w:jc w:val="center"/>
                </w:pPr>
              </w:pPrChange>
            </w:pPr>
            <w:del w:id="24009" w:author="James Vu" w:date="2024-04-18T23:27:00Z">
              <w:r w:rsidRPr="00167CE0" w:rsidDel="00E5719A">
                <w:rPr>
                  <w:i/>
                  <w:iCs/>
                  <w:color w:val="000000"/>
                  <w:sz w:val="28"/>
                  <w:szCs w:val="28"/>
                  <w:rPrChange w:id="24010" w:author="James Vu" w:date="2024-04-18T22:33:00Z">
                    <w:rPr>
                      <w:i/>
                      <w:iCs/>
                      <w:color w:val="000000"/>
                    </w:rPr>
                  </w:rPrChange>
                </w:rPr>
                <w:delText>0,2830%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62CEC3B0" w14:textId="5FCD1E3E" w:rsidR="00421081" w:rsidRPr="00167CE0" w:rsidDel="00E5719A" w:rsidRDefault="00421081">
            <w:pPr>
              <w:widowControl w:val="0"/>
              <w:spacing w:before="120" w:after="120"/>
              <w:jc w:val="both"/>
              <w:rPr>
                <w:del w:id="24011" w:author="James Vu" w:date="2024-04-18T23:27:00Z"/>
                <w:i/>
                <w:iCs/>
                <w:sz w:val="28"/>
                <w:szCs w:val="28"/>
                <w:rPrChange w:id="24012" w:author="James Vu" w:date="2024-04-18T22:33:00Z">
                  <w:rPr>
                    <w:del w:id="24013" w:author="James Vu" w:date="2024-04-18T23:27:00Z"/>
                    <w:i/>
                    <w:iCs/>
                  </w:rPr>
                </w:rPrChange>
              </w:rPr>
              <w:pPrChange w:id="24014" w:author="James Vu" w:date="2024-04-18T22:33:00Z">
                <w:pPr>
                  <w:widowControl w:val="0"/>
                  <w:spacing w:before="120" w:after="120"/>
                  <w:jc w:val="center"/>
                </w:pPr>
              </w:pPrChange>
            </w:pPr>
            <w:del w:id="24015" w:author="James Vu" w:date="2024-04-18T23:27:00Z">
              <w:r w:rsidRPr="00167CE0" w:rsidDel="00E5719A">
                <w:rPr>
                  <w:i/>
                  <w:iCs/>
                  <w:sz w:val="28"/>
                  <w:szCs w:val="28"/>
                  <w:rPrChange w:id="24016" w:author="James Vu" w:date="2024-04-18T22:33:00Z">
                    <w:rPr>
                      <w:i/>
                      <w:iCs/>
                    </w:rPr>
                  </w:rPrChange>
                </w:rPr>
                <w:delText>G</w:delText>
              </w:r>
              <w:r w:rsidRPr="00167CE0" w:rsidDel="00E5719A">
                <w:rPr>
                  <w:b/>
                  <w:bCs/>
                  <w:i/>
                  <w:iCs/>
                  <w:color w:val="000000"/>
                  <w:sz w:val="28"/>
                  <w:szCs w:val="28"/>
                  <w:vertAlign w:val="subscript"/>
                  <w:rPrChange w:id="24017" w:author="James Vu" w:date="2024-04-18T22:33:00Z">
                    <w:rPr>
                      <w:b/>
                      <w:bCs/>
                      <w:i/>
                      <w:iCs/>
                      <w:color w:val="000000"/>
                      <w:vertAlign w:val="subscript"/>
                    </w:rPr>
                  </w:rPrChange>
                </w:rPr>
                <w:delText>PC</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136327F" w14:textId="47E95E57" w:rsidR="00421081" w:rsidRPr="00167CE0" w:rsidDel="00E5719A" w:rsidRDefault="00421081">
            <w:pPr>
              <w:widowControl w:val="0"/>
              <w:spacing w:before="120" w:after="120"/>
              <w:jc w:val="both"/>
              <w:rPr>
                <w:del w:id="24018" w:author="James Vu" w:date="2024-04-18T23:27:00Z"/>
                <w:i/>
                <w:iCs/>
                <w:color w:val="000000"/>
                <w:sz w:val="28"/>
                <w:szCs w:val="28"/>
                <w:rPrChange w:id="24019" w:author="James Vu" w:date="2024-04-18T22:33:00Z">
                  <w:rPr>
                    <w:del w:id="24020" w:author="James Vu" w:date="2024-04-18T23:27:00Z"/>
                    <w:i/>
                    <w:iCs/>
                    <w:color w:val="000000"/>
                  </w:rPr>
                </w:rPrChange>
              </w:rPr>
              <w:pPrChange w:id="24021" w:author="James Vu" w:date="2024-04-18T22:33:00Z">
                <w:pPr>
                  <w:widowControl w:val="0"/>
                  <w:spacing w:before="120" w:after="120"/>
                  <w:jc w:val="center"/>
                </w:pPr>
              </w:pPrChange>
            </w:pPr>
            <w:del w:id="24022" w:author="James Vu" w:date="2024-04-18T23:27:00Z">
              <w:r w:rsidRPr="00167CE0" w:rsidDel="00E5719A">
                <w:rPr>
                  <w:i/>
                  <w:iCs/>
                  <w:color w:val="000000"/>
                  <w:sz w:val="28"/>
                  <w:szCs w:val="28"/>
                  <w:rPrChange w:id="24023" w:author="James Vu" w:date="2024-04-18T22:33:00Z">
                    <w:rPr>
                      <w:i/>
                      <w:iCs/>
                      <w:color w:val="000000"/>
                    </w:rPr>
                  </w:rPrChange>
                </w:rPr>
                <w:delText>4.251.266.566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73BF9C6" w14:textId="2EC1019D" w:rsidR="00421081" w:rsidRPr="00167CE0" w:rsidDel="00E5719A" w:rsidRDefault="00421081">
            <w:pPr>
              <w:widowControl w:val="0"/>
              <w:spacing w:before="120" w:after="120"/>
              <w:jc w:val="both"/>
              <w:rPr>
                <w:del w:id="24024" w:author="James Vu" w:date="2024-04-18T23:27:00Z"/>
                <w:i/>
                <w:iCs/>
                <w:color w:val="000000"/>
                <w:sz w:val="28"/>
                <w:szCs w:val="28"/>
                <w:rPrChange w:id="24025" w:author="James Vu" w:date="2024-04-18T22:33:00Z">
                  <w:rPr>
                    <w:del w:id="24026" w:author="James Vu" w:date="2024-04-18T23:27:00Z"/>
                    <w:i/>
                    <w:iCs/>
                    <w:color w:val="000000"/>
                  </w:rPr>
                </w:rPrChange>
              </w:rPr>
              <w:pPrChange w:id="24027" w:author="James Vu" w:date="2024-04-18T22:33:00Z">
                <w:pPr>
                  <w:widowControl w:val="0"/>
                  <w:spacing w:before="120" w:after="120"/>
                  <w:jc w:val="right"/>
                </w:pPr>
              </w:pPrChange>
            </w:pPr>
            <w:del w:id="24028" w:author="James Vu" w:date="2024-04-18T23:27:00Z">
              <w:r w:rsidRPr="00167CE0" w:rsidDel="00E5719A">
                <w:rPr>
                  <w:i/>
                  <w:iCs/>
                  <w:color w:val="000000"/>
                  <w:sz w:val="28"/>
                  <w:szCs w:val="28"/>
                  <w:rPrChange w:id="24029" w:author="James Vu" w:date="2024-04-18T22:33:00Z">
                    <w:rPr>
                      <w:i/>
                      <w:iCs/>
                      <w:color w:val="000000"/>
                    </w:rPr>
                  </w:rPrChange>
                </w:rPr>
                <w:delText>12.031.084</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22E9C6EC" w14:textId="4BD2DB40" w:rsidR="00421081" w:rsidRPr="00167CE0" w:rsidDel="00E5719A" w:rsidRDefault="00421081">
            <w:pPr>
              <w:widowControl w:val="0"/>
              <w:spacing w:before="120" w:after="120"/>
              <w:jc w:val="both"/>
              <w:rPr>
                <w:del w:id="24030" w:author="James Vu" w:date="2024-04-18T23:27:00Z"/>
                <w:i/>
                <w:iCs/>
                <w:color w:val="000000"/>
                <w:sz w:val="28"/>
                <w:szCs w:val="28"/>
                <w:rPrChange w:id="24031" w:author="James Vu" w:date="2024-04-18T22:33:00Z">
                  <w:rPr>
                    <w:del w:id="24032" w:author="James Vu" w:date="2024-04-18T23:27:00Z"/>
                    <w:i/>
                    <w:iCs/>
                    <w:color w:val="000000"/>
                  </w:rPr>
                </w:rPrChange>
              </w:rPr>
              <w:pPrChange w:id="24033" w:author="James Vu" w:date="2024-04-18T22:33:00Z">
                <w:pPr>
                  <w:widowControl w:val="0"/>
                  <w:spacing w:before="120" w:after="120"/>
                  <w:jc w:val="right"/>
                </w:pPr>
              </w:pPrChange>
            </w:pPr>
            <w:del w:id="24034" w:author="James Vu" w:date="2024-04-18T23:27:00Z">
              <w:r w:rsidRPr="00167CE0" w:rsidDel="00E5719A">
                <w:rPr>
                  <w:i/>
                  <w:iCs/>
                  <w:color w:val="000000"/>
                  <w:sz w:val="28"/>
                  <w:szCs w:val="28"/>
                  <w:rPrChange w:id="24035" w:author="James Vu" w:date="2024-04-18T22:33:00Z">
                    <w:rPr>
                      <w:i/>
                      <w:iCs/>
                      <w:color w:val="000000"/>
                    </w:rPr>
                  </w:rPrChange>
                </w:rPr>
                <w:delText>962.487</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D8102BA" w14:textId="615C96F7" w:rsidR="00421081" w:rsidRPr="00167CE0" w:rsidDel="00E5719A" w:rsidRDefault="00421081">
            <w:pPr>
              <w:widowControl w:val="0"/>
              <w:spacing w:before="120" w:after="120"/>
              <w:jc w:val="both"/>
              <w:rPr>
                <w:del w:id="24036" w:author="James Vu" w:date="2024-04-18T23:27:00Z"/>
                <w:i/>
                <w:iCs/>
                <w:color w:val="000000"/>
                <w:sz w:val="28"/>
                <w:szCs w:val="28"/>
                <w:rPrChange w:id="24037" w:author="James Vu" w:date="2024-04-18T22:33:00Z">
                  <w:rPr>
                    <w:del w:id="24038" w:author="James Vu" w:date="2024-04-18T23:27:00Z"/>
                    <w:i/>
                    <w:iCs/>
                    <w:color w:val="000000"/>
                  </w:rPr>
                </w:rPrChange>
              </w:rPr>
              <w:pPrChange w:id="24039" w:author="James Vu" w:date="2024-04-18T22:33:00Z">
                <w:pPr>
                  <w:widowControl w:val="0"/>
                  <w:spacing w:before="120" w:after="120"/>
                  <w:jc w:val="right"/>
                </w:pPr>
              </w:pPrChange>
            </w:pPr>
            <w:del w:id="24040" w:author="James Vu" w:date="2024-04-18T23:27:00Z">
              <w:r w:rsidRPr="00167CE0" w:rsidDel="00E5719A">
                <w:rPr>
                  <w:i/>
                  <w:iCs/>
                  <w:color w:val="000000"/>
                  <w:sz w:val="28"/>
                  <w:szCs w:val="28"/>
                  <w:rPrChange w:id="24041" w:author="James Vu" w:date="2024-04-18T22:33:00Z">
                    <w:rPr>
                      <w:i/>
                      <w:iCs/>
                      <w:color w:val="000000"/>
                    </w:rPr>
                  </w:rPrChange>
                </w:rPr>
                <w:delText>12.993.571</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5952A636" w14:textId="1A4CB867" w:rsidR="00421081" w:rsidRPr="00167CE0" w:rsidDel="00E5719A" w:rsidRDefault="00421081">
            <w:pPr>
              <w:widowControl w:val="0"/>
              <w:spacing w:before="120" w:after="120"/>
              <w:jc w:val="both"/>
              <w:rPr>
                <w:del w:id="24042" w:author="James Vu" w:date="2024-04-18T23:27:00Z"/>
                <w:i/>
                <w:iCs/>
                <w:sz w:val="28"/>
                <w:szCs w:val="28"/>
                <w:rPrChange w:id="24043" w:author="James Vu" w:date="2024-04-18T22:33:00Z">
                  <w:rPr>
                    <w:del w:id="24044" w:author="James Vu" w:date="2024-04-18T23:27:00Z"/>
                    <w:i/>
                    <w:iCs/>
                  </w:rPr>
                </w:rPrChange>
              </w:rPr>
              <w:pPrChange w:id="24045" w:author="James Vu" w:date="2024-04-18T22:33:00Z">
                <w:pPr>
                  <w:widowControl w:val="0"/>
                  <w:spacing w:before="120" w:after="120"/>
                </w:pPr>
              </w:pPrChange>
            </w:pPr>
            <w:del w:id="24046" w:author="James Vu" w:date="2024-04-18T23:27:00Z">
              <w:r w:rsidRPr="00167CE0" w:rsidDel="00E5719A">
                <w:rPr>
                  <w:i/>
                  <w:iCs/>
                  <w:sz w:val="28"/>
                  <w:szCs w:val="28"/>
                  <w:rPrChange w:id="24047" w:author="James Vu" w:date="2024-04-18T22:33:00Z">
                    <w:rPr>
                      <w:i/>
                      <w:iCs/>
                    </w:rPr>
                  </w:rPrChange>
                </w:rPr>
                <w:delText> </w:delText>
              </w:r>
            </w:del>
          </w:p>
        </w:tc>
      </w:tr>
      <w:tr w:rsidR="002D5FBD" w:rsidRPr="00167CE0" w:rsidDel="00E5719A" w14:paraId="6B50C66B" w14:textId="6FC4AA86" w:rsidTr="006138EB">
        <w:trPr>
          <w:del w:id="24048"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D9C010F" w14:textId="018B6177" w:rsidR="00421081" w:rsidRPr="00167CE0" w:rsidDel="00E5719A" w:rsidRDefault="00421081">
            <w:pPr>
              <w:widowControl w:val="0"/>
              <w:spacing w:before="120" w:after="120"/>
              <w:jc w:val="both"/>
              <w:rPr>
                <w:del w:id="24049" w:author="James Vu" w:date="2024-04-18T23:27:00Z"/>
                <w:i/>
                <w:iCs/>
                <w:color w:val="000000"/>
                <w:sz w:val="28"/>
                <w:szCs w:val="28"/>
                <w:rPrChange w:id="24050" w:author="James Vu" w:date="2024-04-18T22:33:00Z">
                  <w:rPr>
                    <w:del w:id="24051" w:author="James Vu" w:date="2024-04-18T23:27:00Z"/>
                    <w:i/>
                    <w:iCs/>
                    <w:color w:val="000000"/>
                  </w:rPr>
                </w:rPrChange>
              </w:rPr>
              <w:pPrChange w:id="24052" w:author="James Vu" w:date="2024-04-18T22:33:00Z">
                <w:pPr>
                  <w:widowControl w:val="0"/>
                  <w:spacing w:before="120" w:after="120"/>
                  <w:jc w:val="center"/>
                </w:pPr>
              </w:pPrChange>
            </w:pPr>
            <w:del w:id="24053" w:author="James Vu" w:date="2024-04-18T23:27:00Z">
              <w:r w:rsidRPr="00167CE0" w:rsidDel="00E5719A">
                <w:rPr>
                  <w:i/>
                  <w:iCs/>
                  <w:color w:val="000000"/>
                  <w:sz w:val="28"/>
                  <w:szCs w:val="28"/>
                  <w:rPrChange w:id="24054"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34E15805" w14:textId="794AA49F" w:rsidR="00421081" w:rsidRPr="00167CE0" w:rsidDel="00E5719A" w:rsidRDefault="000B2B5C">
            <w:pPr>
              <w:widowControl w:val="0"/>
              <w:spacing w:before="120" w:after="120"/>
              <w:jc w:val="both"/>
              <w:rPr>
                <w:del w:id="24055" w:author="James Vu" w:date="2024-04-18T23:27:00Z"/>
                <w:i/>
                <w:iCs/>
                <w:color w:val="000000"/>
                <w:sz w:val="28"/>
                <w:szCs w:val="28"/>
                <w:rPrChange w:id="24056" w:author="James Vu" w:date="2024-04-18T22:33:00Z">
                  <w:rPr>
                    <w:del w:id="24057" w:author="James Vu" w:date="2024-04-18T23:27:00Z"/>
                    <w:i/>
                    <w:iCs/>
                    <w:color w:val="000000"/>
                  </w:rPr>
                </w:rPrChange>
              </w:rPr>
              <w:pPrChange w:id="24058" w:author="James Vu" w:date="2024-04-18T22:33:00Z">
                <w:pPr>
                  <w:widowControl w:val="0"/>
                  <w:spacing w:before="120" w:after="120"/>
                </w:pPr>
              </w:pPrChange>
            </w:pPr>
            <w:del w:id="24059" w:author="James Vu" w:date="2024-04-18T23:27:00Z">
              <w:r w:rsidRPr="00167CE0" w:rsidDel="00E5719A">
                <w:rPr>
                  <w:i/>
                  <w:iCs/>
                  <w:color w:val="000000"/>
                  <w:sz w:val="28"/>
                  <w:szCs w:val="28"/>
                  <w:rPrChange w:id="24060" w:author="James Vu" w:date="2024-04-18T22:33:00Z">
                    <w:rPr>
                      <w:i/>
                      <w:iCs/>
                      <w:color w:val="000000"/>
                    </w:rPr>
                  </w:rPrChange>
                </w:rPr>
                <w:delText>Hạng mục xây dựng hệ thống/ phần mềm, cơ sở dữ liệu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43FA7ACD" w14:textId="2239F8FA" w:rsidR="00421081" w:rsidRPr="00167CE0" w:rsidDel="00E5719A" w:rsidRDefault="00421081">
            <w:pPr>
              <w:widowControl w:val="0"/>
              <w:spacing w:before="120" w:after="120"/>
              <w:jc w:val="both"/>
              <w:rPr>
                <w:del w:id="24061" w:author="James Vu" w:date="2024-04-18T23:27:00Z"/>
                <w:i/>
                <w:iCs/>
                <w:color w:val="000000"/>
                <w:sz w:val="28"/>
                <w:szCs w:val="28"/>
                <w:rPrChange w:id="24062" w:author="James Vu" w:date="2024-04-18T22:33:00Z">
                  <w:rPr>
                    <w:del w:id="24063" w:author="James Vu" w:date="2024-04-18T23:27:00Z"/>
                    <w:i/>
                    <w:iCs/>
                    <w:color w:val="000000"/>
                  </w:rPr>
                </w:rPrChange>
              </w:rPr>
              <w:pPrChange w:id="24064" w:author="James Vu" w:date="2024-04-18T22:33:00Z">
                <w:pPr>
                  <w:widowControl w:val="0"/>
                  <w:spacing w:before="120" w:after="120"/>
                  <w:jc w:val="center"/>
                </w:pPr>
              </w:pPrChange>
            </w:pPr>
            <w:del w:id="24065" w:author="James Vu" w:date="2024-04-18T23:27:00Z">
              <w:r w:rsidRPr="00167CE0" w:rsidDel="00E5719A">
                <w:rPr>
                  <w:i/>
                  <w:iCs/>
                  <w:color w:val="000000"/>
                  <w:sz w:val="28"/>
                  <w:szCs w:val="28"/>
                  <w:rPrChange w:id="24066" w:author="James Vu" w:date="2024-04-18T22:33:00Z">
                    <w:rPr>
                      <w:i/>
                      <w:iCs/>
                      <w:color w:val="000000"/>
                    </w:rPr>
                  </w:rPrChange>
                </w:rPr>
                <w:delText>0,3070%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B45F325" w14:textId="5354ABF4" w:rsidR="00421081" w:rsidRPr="00167CE0" w:rsidDel="00E5719A" w:rsidRDefault="00421081">
            <w:pPr>
              <w:widowControl w:val="0"/>
              <w:spacing w:before="120" w:after="120"/>
              <w:jc w:val="both"/>
              <w:rPr>
                <w:del w:id="24067" w:author="James Vu" w:date="2024-04-18T23:27:00Z"/>
                <w:i/>
                <w:iCs/>
                <w:sz w:val="28"/>
                <w:szCs w:val="28"/>
                <w:rPrChange w:id="24068" w:author="James Vu" w:date="2024-04-18T22:33:00Z">
                  <w:rPr>
                    <w:del w:id="24069" w:author="James Vu" w:date="2024-04-18T23:27:00Z"/>
                    <w:i/>
                    <w:iCs/>
                  </w:rPr>
                </w:rPrChange>
              </w:rPr>
              <w:pPrChange w:id="24070" w:author="James Vu" w:date="2024-04-18T22:33:00Z">
                <w:pPr>
                  <w:widowControl w:val="0"/>
                  <w:spacing w:before="120" w:after="120"/>
                  <w:jc w:val="center"/>
                </w:pPr>
              </w:pPrChange>
            </w:pPr>
            <w:del w:id="24071" w:author="James Vu" w:date="2024-04-18T23:27:00Z">
              <w:r w:rsidRPr="00167CE0" w:rsidDel="00E5719A">
                <w:rPr>
                  <w:i/>
                  <w:iCs/>
                  <w:sz w:val="28"/>
                  <w:szCs w:val="28"/>
                  <w:rPrChange w:id="24072" w:author="James Vu" w:date="2024-04-18T22:33:00Z">
                    <w:rPr>
                      <w:i/>
                      <w:iCs/>
                    </w:rPr>
                  </w:rPrChange>
                </w:rPr>
                <w:delText>G</w:delText>
              </w:r>
              <w:r w:rsidRPr="00167CE0" w:rsidDel="00E5719A">
                <w:rPr>
                  <w:i/>
                  <w:iCs/>
                  <w:sz w:val="28"/>
                  <w:szCs w:val="28"/>
                  <w:vertAlign w:val="subscript"/>
                  <w:rPrChange w:id="24073" w:author="James Vu" w:date="2024-04-18T22:33:00Z">
                    <w:rPr>
                      <w:i/>
                      <w:iCs/>
                      <w:vertAlign w:val="subscript"/>
                    </w:rPr>
                  </w:rPrChange>
                </w:rPr>
                <w:delText>PM</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58DC921" w14:textId="58CCAB3B" w:rsidR="00421081" w:rsidRPr="00167CE0" w:rsidDel="00E5719A" w:rsidRDefault="00421081">
            <w:pPr>
              <w:widowControl w:val="0"/>
              <w:spacing w:before="120" w:after="120"/>
              <w:jc w:val="both"/>
              <w:rPr>
                <w:del w:id="24074" w:author="James Vu" w:date="2024-04-18T23:27:00Z"/>
                <w:i/>
                <w:iCs/>
                <w:color w:val="000000"/>
                <w:sz w:val="28"/>
                <w:szCs w:val="28"/>
                <w:rPrChange w:id="24075" w:author="James Vu" w:date="2024-04-18T22:33:00Z">
                  <w:rPr>
                    <w:del w:id="24076" w:author="James Vu" w:date="2024-04-18T23:27:00Z"/>
                    <w:i/>
                    <w:iCs/>
                    <w:color w:val="000000"/>
                  </w:rPr>
                </w:rPrChange>
              </w:rPr>
              <w:pPrChange w:id="24077" w:author="James Vu" w:date="2024-04-18T22:33:00Z">
                <w:pPr>
                  <w:widowControl w:val="0"/>
                  <w:spacing w:before="120" w:after="120"/>
                  <w:jc w:val="center"/>
                </w:pPr>
              </w:pPrChange>
            </w:pPr>
            <w:del w:id="24078" w:author="James Vu" w:date="2024-04-18T23:27:00Z">
              <w:r w:rsidRPr="00167CE0" w:rsidDel="00E5719A">
                <w:rPr>
                  <w:i/>
                  <w:iCs/>
                  <w:color w:val="000000"/>
                  <w:sz w:val="28"/>
                  <w:szCs w:val="28"/>
                  <w:rPrChange w:id="24079" w:author="James Vu" w:date="2024-04-18T22:33:00Z">
                    <w:rPr>
                      <w:i/>
                      <w:iCs/>
                      <w:color w:val="000000"/>
                    </w:rPr>
                  </w:rPrChange>
                </w:rPr>
                <w:delText>20.879.840.000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B69C609" w14:textId="13D94BF7" w:rsidR="00421081" w:rsidRPr="00167CE0" w:rsidDel="00E5719A" w:rsidRDefault="00421081">
            <w:pPr>
              <w:widowControl w:val="0"/>
              <w:spacing w:before="120" w:after="120"/>
              <w:jc w:val="both"/>
              <w:rPr>
                <w:del w:id="24080" w:author="James Vu" w:date="2024-04-18T23:27:00Z"/>
                <w:i/>
                <w:iCs/>
                <w:color w:val="000000"/>
                <w:sz w:val="28"/>
                <w:szCs w:val="28"/>
                <w:rPrChange w:id="24081" w:author="James Vu" w:date="2024-04-18T22:33:00Z">
                  <w:rPr>
                    <w:del w:id="24082" w:author="James Vu" w:date="2024-04-18T23:27:00Z"/>
                    <w:i/>
                    <w:iCs/>
                    <w:color w:val="000000"/>
                  </w:rPr>
                </w:rPrChange>
              </w:rPr>
              <w:pPrChange w:id="24083" w:author="James Vu" w:date="2024-04-18T22:33:00Z">
                <w:pPr>
                  <w:widowControl w:val="0"/>
                  <w:spacing w:before="120" w:after="120"/>
                  <w:jc w:val="right"/>
                </w:pPr>
              </w:pPrChange>
            </w:pPr>
            <w:del w:id="24084" w:author="James Vu" w:date="2024-04-18T23:27:00Z">
              <w:r w:rsidRPr="00167CE0" w:rsidDel="00E5719A">
                <w:rPr>
                  <w:i/>
                  <w:iCs/>
                  <w:color w:val="000000"/>
                  <w:sz w:val="28"/>
                  <w:szCs w:val="28"/>
                  <w:rPrChange w:id="24085" w:author="James Vu" w:date="2024-04-18T22:33:00Z">
                    <w:rPr>
                      <w:i/>
                      <w:iCs/>
                      <w:color w:val="000000"/>
                    </w:rPr>
                  </w:rPrChange>
                </w:rPr>
                <w:delText>64.091.240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53DF394F" w14:textId="54CD5AFA" w:rsidR="00421081" w:rsidRPr="00167CE0" w:rsidDel="00E5719A" w:rsidRDefault="00421081">
            <w:pPr>
              <w:widowControl w:val="0"/>
              <w:spacing w:before="120" w:after="120"/>
              <w:jc w:val="both"/>
              <w:rPr>
                <w:del w:id="24086" w:author="James Vu" w:date="2024-04-18T23:27:00Z"/>
                <w:i/>
                <w:iCs/>
                <w:color w:val="000000"/>
                <w:sz w:val="28"/>
                <w:szCs w:val="28"/>
                <w:rPrChange w:id="24087" w:author="James Vu" w:date="2024-04-18T22:33:00Z">
                  <w:rPr>
                    <w:del w:id="24088" w:author="James Vu" w:date="2024-04-18T23:27:00Z"/>
                    <w:i/>
                    <w:iCs/>
                    <w:color w:val="000000"/>
                  </w:rPr>
                </w:rPrChange>
              </w:rPr>
              <w:pPrChange w:id="24089" w:author="James Vu" w:date="2024-04-18T22:33:00Z">
                <w:pPr>
                  <w:widowControl w:val="0"/>
                  <w:spacing w:before="120" w:after="120"/>
                  <w:jc w:val="right"/>
                </w:pPr>
              </w:pPrChange>
            </w:pPr>
            <w:del w:id="24090" w:author="James Vu" w:date="2024-04-18T23:27:00Z">
              <w:r w:rsidRPr="00167CE0" w:rsidDel="00E5719A">
                <w:rPr>
                  <w:i/>
                  <w:iCs/>
                  <w:color w:val="000000"/>
                  <w:sz w:val="28"/>
                  <w:szCs w:val="28"/>
                  <w:rPrChange w:id="24091" w:author="James Vu" w:date="2024-04-18T22:33:00Z">
                    <w:rPr>
                      <w:i/>
                      <w:iCs/>
                      <w:color w:val="000000"/>
                    </w:rPr>
                  </w:rPrChange>
                </w:rPr>
                <w:delText>5.127.299</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5A67739" w14:textId="4B3FDBF6" w:rsidR="00421081" w:rsidRPr="00167CE0" w:rsidDel="00E5719A" w:rsidRDefault="00421081">
            <w:pPr>
              <w:widowControl w:val="0"/>
              <w:spacing w:before="120" w:after="120"/>
              <w:jc w:val="both"/>
              <w:rPr>
                <w:del w:id="24092" w:author="James Vu" w:date="2024-04-18T23:27:00Z"/>
                <w:i/>
                <w:iCs/>
                <w:color w:val="000000"/>
                <w:sz w:val="28"/>
                <w:szCs w:val="28"/>
                <w:rPrChange w:id="24093" w:author="James Vu" w:date="2024-04-18T22:33:00Z">
                  <w:rPr>
                    <w:del w:id="24094" w:author="James Vu" w:date="2024-04-18T23:27:00Z"/>
                    <w:i/>
                    <w:iCs/>
                    <w:color w:val="000000"/>
                  </w:rPr>
                </w:rPrChange>
              </w:rPr>
              <w:pPrChange w:id="24095" w:author="James Vu" w:date="2024-04-18T22:33:00Z">
                <w:pPr>
                  <w:widowControl w:val="0"/>
                  <w:spacing w:before="120" w:after="120"/>
                  <w:jc w:val="right"/>
                </w:pPr>
              </w:pPrChange>
            </w:pPr>
            <w:del w:id="24096" w:author="James Vu" w:date="2024-04-18T23:27:00Z">
              <w:r w:rsidRPr="00167CE0" w:rsidDel="00E5719A">
                <w:rPr>
                  <w:i/>
                  <w:iCs/>
                  <w:color w:val="000000"/>
                  <w:sz w:val="28"/>
                  <w:szCs w:val="28"/>
                  <w:rPrChange w:id="24097" w:author="James Vu" w:date="2024-04-18T22:33:00Z">
                    <w:rPr>
                      <w:i/>
                      <w:iCs/>
                      <w:color w:val="000000"/>
                    </w:rPr>
                  </w:rPrChange>
                </w:rPr>
                <w:delText>69.218.539</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4E389249" w14:textId="7E7BD5C4" w:rsidR="00421081" w:rsidRPr="00167CE0" w:rsidDel="00E5719A" w:rsidRDefault="00421081">
            <w:pPr>
              <w:widowControl w:val="0"/>
              <w:spacing w:before="120" w:after="120"/>
              <w:jc w:val="both"/>
              <w:rPr>
                <w:del w:id="24098" w:author="James Vu" w:date="2024-04-18T23:27:00Z"/>
                <w:i/>
                <w:iCs/>
                <w:sz w:val="28"/>
                <w:szCs w:val="28"/>
                <w:rPrChange w:id="24099" w:author="James Vu" w:date="2024-04-18T22:33:00Z">
                  <w:rPr>
                    <w:del w:id="24100" w:author="James Vu" w:date="2024-04-18T23:27:00Z"/>
                    <w:i/>
                    <w:iCs/>
                  </w:rPr>
                </w:rPrChange>
              </w:rPr>
              <w:pPrChange w:id="24101" w:author="James Vu" w:date="2024-04-18T22:33:00Z">
                <w:pPr>
                  <w:widowControl w:val="0"/>
                  <w:spacing w:before="120" w:after="120"/>
                </w:pPr>
              </w:pPrChange>
            </w:pPr>
            <w:del w:id="24102" w:author="James Vu" w:date="2024-04-18T23:27:00Z">
              <w:r w:rsidRPr="00167CE0" w:rsidDel="00E5719A">
                <w:rPr>
                  <w:i/>
                  <w:iCs/>
                  <w:sz w:val="28"/>
                  <w:szCs w:val="28"/>
                  <w:rPrChange w:id="24103" w:author="James Vu" w:date="2024-04-18T22:33:00Z">
                    <w:rPr>
                      <w:i/>
                      <w:iCs/>
                    </w:rPr>
                  </w:rPrChange>
                </w:rPr>
                <w:delText> </w:delText>
              </w:r>
            </w:del>
          </w:p>
        </w:tc>
      </w:tr>
      <w:tr w:rsidR="002D5FBD" w:rsidRPr="00167CE0" w:rsidDel="00E5719A" w14:paraId="79B1ED4C" w14:textId="754A8F84" w:rsidTr="006138EB">
        <w:trPr>
          <w:del w:id="24104"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4D8F727" w14:textId="26A67E67" w:rsidR="00421081" w:rsidRPr="00167CE0" w:rsidDel="00E5719A" w:rsidRDefault="00421081">
            <w:pPr>
              <w:widowControl w:val="0"/>
              <w:spacing w:before="120" w:after="120"/>
              <w:jc w:val="both"/>
              <w:rPr>
                <w:del w:id="24105" w:author="James Vu" w:date="2024-04-18T23:27:00Z"/>
                <w:b/>
                <w:bCs/>
                <w:sz w:val="28"/>
                <w:szCs w:val="28"/>
                <w:rPrChange w:id="24106" w:author="James Vu" w:date="2024-04-18T22:33:00Z">
                  <w:rPr>
                    <w:del w:id="24107" w:author="James Vu" w:date="2024-04-18T23:27:00Z"/>
                    <w:b/>
                    <w:bCs/>
                  </w:rPr>
                </w:rPrChange>
              </w:rPr>
              <w:pPrChange w:id="24108" w:author="James Vu" w:date="2024-04-18T22:33:00Z">
                <w:pPr>
                  <w:widowControl w:val="0"/>
                  <w:spacing w:before="120" w:after="120"/>
                  <w:jc w:val="center"/>
                </w:pPr>
              </w:pPrChange>
            </w:pPr>
            <w:del w:id="24109" w:author="James Vu" w:date="2024-04-18T23:27:00Z">
              <w:r w:rsidRPr="00167CE0" w:rsidDel="00E5719A">
                <w:rPr>
                  <w:b/>
                  <w:bCs/>
                  <w:sz w:val="28"/>
                  <w:szCs w:val="28"/>
                  <w:rPrChange w:id="24110" w:author="James Vu" w:date="2024-04-18T22:33:00Z">
                    <w:rPr>
                      <w:b/>
                      <w:bCs/>
                    </w:rPr>
                  </w:rPrChange>
                </w:rPr>
                <w:delText>5.2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628E4571" w14:textId="77C74C2D" w:rsidR="00421081" w:rsidRPr="00167CE0" w:rsidDel="00E5719A" w:rsidRDefault="00421081">
            <w:pPr>
              <w:widowControl w:val="0"/>
              <w:spacing w:before="120" w:after="120"/>
              <w:jc w:val="both"/>
              <w:rPr>
                <w:del w:id="24111" w:author="James Vu" w:date="2024-04-18T23:27:00Z"/>
                <w:b/>
                <w:bCs/>
                <w:sz w:val="28"/>
                <w:szCs w:val="28"/>
                <w:rPrChange w:id="24112" w:author="James Vu" w:date="2024-04-18T22:33:00Z">
                  <w:rPr>
                    <w:del w:id="24113" w:author="James Vu" w:date="2024-04-18T23:27:00Z"/>
                    <w:b/>
                    <w:bCs/>
                  </w:rPr>
                </w:rPrChange>
              </w:rPr>
              <w:pPrChange w:id="24114" w:author="James Vu" w:date="2024-04-18T22:33:00Z">
                <w:pPr>
                  <w:widowControl w:val="0"/>
                  <w:spacing w:before="120" w:after="120"/>
                </w:pPr>
              </w:pPrChange>
            </w:pPr>
            <w:del w:id="24115" w:author="James Vu" w:date="2024-04-18T23:27:00Z">
              <w:r w:rsidRPr="00167CE0" w:rsidDel="00E5719A">
                <w:rPr>
                  <w:b/>
                  <w:bCs/>
                  <w:sz w:val="28"/>
                  <w:szCs w:val="28"/>
                  <w:rPrChange w:id="24116" w:author="James Vu" w:date="2024-04-18T22:33:00Z">
                    <w:rPr>
                      <w:b/>
                      <w:bCs/>
                    </w:rPr>
                  </w:rPrChange>
                </w:rPr>
                <w:delText>Thẩm định hồ sơ mời thầu; Thẩm định kết quả lựa chọn nhà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070AFBB0" w14:textId="33C23F94" w:rsidR="00421081" w:rsidRPr="00167CE0" w:rsidDel="00E5719A" w:rsidRDefault="00421081">
            <w:pPr>
              <w:widowControl w:val="0"/>
              <w:spacing w:before="120" w:after="120"/>
              <w:jc w:val="both"/>
              <w:rPr>
                <w:del w:id="24117" w:author="James Vu" w:date="2024-04-18T23:27:00Z"/>
                <w:b/>
                <w:bCs/>
                <w:sz w:val="28"/>
                <w:szCs w:val="28"/>
                <w:rPrChange w:id="24118" w:author="James Vu" w:date="2024-04-18T22:33:00Z">
                  <w:rPr>
                    <w:del w:id="24119" w:author="James Vu" w:date="2024-04-18T23:27:00Z"/>
                    <w:b/>
                    <w:bCs/>
                  </w:rPr>
                </w:rPrChange>
              </w:rPr>
              <w:pPrChange w:id="24120"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B66372C" w14:textId="3E0DD387" w:rsidR="00421081" w:rsidRPr="00167CE0" w:rsidDel="00E5719A" w:rsidRDefault="00421081">
            <w:pPr>
              <w:widowControl w:val="0"/>
              <w:spacing w:before="120" w:after="120"/>
              <w:jc w:val="both"/>
              <w:rPr>
                <w:del w:id="24121" w:author="James Vu" w:date="2024-04-18T23:27:00Z"/>
                <w:b/>
                <w:bCs/>
                <w:sz w:val="28"/>
                <w:szCs w:val="28"/>
                <w:rPrChange w:id="24122" w:author="James Vu" w:date="2024-04-18T22:33:00Z">
                  <w:rPr>
                    <w:del w:id="24123" w:author="James Vu" w:date="2024-04-18T23:27:00Z"/>
                    <w:b/>
                    <w:bCs/>
                  </w:rPr>
                </w:rPrChange>
              </w:rPr>
              <w:pPrChange w:id="24124"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B5F8195" w14:textId="3378B5D0" w:rsidR="00421081" w:rsidRPr="00167CE0" w:rsidDel="00E5719A" w:rsidRDefault="00421081">
            <w:pPr>
              <w:widowControl w:val="0"/>
              <w:spacing w:before="120" w:after="120"/>
              <w:jc w:val="both"/>
              <w:rPr>
                <w:del w:id="24125" w:author="James Vu" w:date="2024-04-18T23:27:00Z"/>
                <w:b/>
                <w:bCs/>
                <w:sz w:val="28"/>
                <w:szCs w:val="28"/>
                <w:rPrChange w:id="24126" w:author="James Vu" w:date="2024-04-18T22:33:00Z">
                  <w:rPr>
                    <w:del w:id="24127" w:author="James Vu" w:date="2024-04-18T23:27:00Z"/>
                    <w:b/>
                    <w:bCs/>
                  </w:rPr>
                </w:rPrChange>
              </w:rPr>
              <w:pPrChange w:id="24128"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9FAE881" w14:textId="15AC6A2E" w:rsidR="00421081" w:rsidRPr="00167CE0" w:rsidDel="00E5719A" w:rsidRDefault="00421081">
            <w:pPr>
              <w:widowControl w:val="0"/>
              <w:spacing w:before="120" w:after="120"/>
              <w:jc w:val="both"/>
              <w:rPr>
                <w:del w:id="24129" w:author="James Vu" w:date="2024-04-18T23:27:00Z"/>
                <w:b/>
                <w:bCs/>
                <w:sz w:val="28"/>
                <w:szCs w:val="28"/>
                <w:rPrChange w:id="24130" w:author="James Vu" w:date="2024-04-18T22:33:00Z">
                  <w:rPr>
                    <w:del w:id="24131" w:author="James Vu" w:date="2024-04-18T23:27:00Z"/>
                    <w:b/>
                    <w:bCs/>
                  </w:rPr>
                </w:rPrChange>
              </w:rPr>
              <w:pPrChange w:id="24132" w:author="James Vu" w:date="2024-04-18T22:33:00Z">
                <w:pPr>
                  <w:widowControl w:val="0"/>
                  <w:spacing w:before="120" w:after="120"/>
                  <w:jc w:val="right"/>
                </w:pPr>
              </w:pPrChange>
            </w:pPr>
            <w:del w:id="24133" w:author="James Vu" w:date="2024-04-18T23:27:00Z">
              <w:r w:rsidRPr="00167CE0" w:rsidDel="00E5719A">
                <w:rPr>
                  <w:b/>
                  <w:bCs/>
                  <w:sz w:val="28"/>
                  <w:szCs w:val="28"/>
                  <w:rPrChange w:id="24134" w:author="James Vu" w:date="2024-04-18T22:33:00Z">
                    <w:rPr>
                      <w:b/>
                      <w:bCs/>
                    </w:rPr>
                  </w:rPrChange>
                </w:rPr>
                <w:delText>51.793.610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79B65941" w14:textId="3DD97B51" w:rsidR="00421081" w:rsidRPr="00167CE0" w:rsidDel="00E5719A" w:rsidRDefault="00421081">
            <w:pPr>
              <w:widowControl w:val="0"/>
              <w:spacing w:before="120" w:after="120"/>
              <w:jc w:val="both"/>
              <w:rPr>
                <w:del w:id="24135" w:author="James Vu" w:date="2024-04-18T23:27:00Z"/>
                <w:b/>
                <w:bCs/>
                <w:sz w:val="28"/>
                <w:szCs w:val="28"/>
                <w:rPrChange w:id="24136" w:author="James Vu" w:date="2024-04-18T22:33:00Z">
                  <w:rPr>
                    <w:del w:id="24137" w:author="James Vu" w:date="2024-04-18T23:27:00Z"/>
                    <w:b/>
                    <w:bCs/>
                  </w:rPr>
                </w:rPrChange>
              </w:rPr>
              <w:pPrChange w:id="24138" w:author="James Vu" w:date="2024-04-18T22:33:00Z">
                <w:pPr>
                  <w:widowControl w:val="0"/>
                  <w:spacing w:before="120" w:after="120"/>
                  <w:jc w:val="right"/>
                </w:pPr>
              </w:pPrChange>
            </w:pPr>
            <w:del w:id="24139" w:author="James Vu" w:date="2024-04-18T23:27:00Z">
              <w:r w:rsidRPr="00167CE0" w:rsidDel="00E5719A">
                <w:rPr>
                  <w:b/>
                  <w:bCs/>
                  <w:sz w:val="28"/>
                  <w:szCs w:val="28"/>
                  <w:rPrChange w:id="24140" w:author="James Vu" w:date="2024-04-18T22:33:00Z">
                    <w:rPr>
                      <w:b/>
                      <w:bCs/>
                    </w:rPr>
                  </w:rPrChange>
                </w:rPr>
                <w:delText>4.143.489</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38AFBE3" w14:textId="0E1E34CF" w:rsidR="00421081" w:rsidRPr="00167CE0" w:rsidDel="00E5719A" w:rsidRDefault="00421081">
            <w:pPr>
              <w:widowControl w:val="0"/>
              <w:spacing w:before="120" w:after="120"/>
              <w:jc w:val="both"/>
              <w:rPr>
                <w:del w:id="24141" w:author="James Vu" w:date="2024-04-18T23:27:00Z"/>
                <w:b/>
                <w:bCs/>
                <w:sz w:val="28"/>
                <w:szCs w:val="28"/>
                <w:rPrChange w:id="24142" w:author="James Vu" w:date="2024-04-18T22:33:00Z">
                  <w:rPr>
                    <w:del w:id="24143" w:author="James Vu" w:date="2024-04-18T23:27:00Z"/>
                    <w:b/>
                    <w:bCs/>
                  </w:rPr>
                </w:rPrChange>
              </w:rPr>
              <w:pPrChange w:id="24144" w:author="James Vu" w:date="2024-04-18T22:33:00Z">
                <w:pPr>
                  <w:widowControl w:val="0"/>
                  <w:spacing w:before="120" w:after="120"/>
                  <w:jc w:val="right"/>
                </w:pPr>
              </w:pPrChange>
            </w:pPr>
            <w:del w:id="24145" w:author="James Vu" w:date="2024-04-18T23:27:00Z">
              <w:r w:rsidRPr="00167CE0" w:rsidDel="00E5719A">
                <w:rPr>
                  <w:b/>
                  <w:bCs/>
                  <w:sz w:val="28"/>
                  <w:szCs w:val="28"/>
                  <w:rPrChange w:id="24146" w:author="James Vu" w:date="2024-04-18T22:33:00Z">
                    <w:rPr>
                      <w:b/>
                      <w:bCs/>
                    </w:rPr>
                  </w:rPrChange>
                </w:rPr>
                <w:delText>55.937.099</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5EE153F" w14:textId="25ACE7EF" w:rsidR="00421081" w:rsidRPr="00167CE0" w:rsidDel="00E5719A" w:rsidRDefault="00421081">
            <w:pPr>
              <w:widowControl w:val="0"/>
              <w:spacing w:before="120" w:after="120"/>
              <w:jc w:val="both"/>
              <w:rPr>
                <w:del w:id="24147" w:author="James Vu" w:date="2024-04-18T23:27:00Z"/>
                <w:b/>
                <w:bCs/>
                <w:sz w:val="28"/>
                <w:szCs w:val="28"/>
                <w:rPrChange w:id="24148" w:author="James Vu" w:date="2024-04-18T22:33:00Z">
                  <w:rPr>
                    <w:del w:id="24149" w:author="James Vu" w:date="2024-04-18T23:27:00Z"/>
                    <w:b/>
                    <w:bCs/>
                  </w:rPr>
                </w:rPrChange>
              </w:rPr>
              <w:pPrChange w:id="24150" w:author="James Vu" w:date="2024-04-18T22:33:00Z">
                <w:pPr>
                  <w:widowControl w:val="0"/>
                  <w:spacing w:before="120" w:after="120"/>
                </w:pPr>
              </w:pPrChange>
            </w:pPr>
            <w:del w:id="24151" w:author="James Vu" w:date="2024-04-18T23:27:00Z">
              <w:r w:rsidRPr="00167CE0" w:rsidDel="00E5719A">
                <w:rPr>
                  <w:b/>
                  <w:bCs/>
                  <w:sz w:val="28"/>
                  <w:szCs w:val="28"/>
                  <w:rPrChange w:id="24152" w:author="James Vu" w:date="2024-04-18T22:33:00Z">
                    <w:rPr>
                      <w:b/>
                      <w:bCs/>
                    </w:rPr>
                  </w:rPrChange>
                </w:rPr>
                <w:delText> </w:delText>
              </w:r>
            </w:del>
          </w:p>
        </w:tc>
      </w:tr>
      <w:tr w:rsidR="002D5FBD" w:rsidRPr="00167CE0" w:rsidDel="00E5719A" w14:paraId="1C0E67DA" w14:textId="50F4C760" w:rsidTr="006138EB">
        <w:trPr>
          <w:del w:id="2415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39E96D87" w14:textId="272AA651" w:rsidR="00421081" w:rsidRPr="00167CE0" w:rsidDel="00E5719A" w:rsidRDefault="00421081">
            <w:pPr>
              <w:widowControl w:val="0"/>
              <w:spacing w:before="120" w:after="120"/>
              <w:jc w:val="both"/>
              <w:rPr>
                <w:del w:id="24154" w:author="James Vu" w:date="2024-04-18T23:27:00Z"/>
                <w:i/>
                <w:iCs/>
                <w:color w:val="000000"/>
                <w:sz w:val="28"/>
                <w:szCs w:val="28"/>
                <w:rPrChange w:id="24155" w:author="James Vu" w:date="2024-04-18T22:33:00Z">
                  <w:rPr>
                    <w:del w:id="24156" w:author="James Vu" w:date="2024-04-18T23:27:00Z"/>
                    <w:i/>
                    <w:iCs/>
                    <w:color w:val="000000"/>
                  </w:rPr>
                </w:rPrChange>
              </w:rPr>
              <w:pPrChange w:id="24157" w:author="James Vu" w:date="2024-04-18T22:33:00Z">
                <w:pPr>
                  <w:widowControl w:val="0"/>
                  <w:spacing w:before="120" w:after="120"/>
                  <w:jc w:val="center"/>
                </w:pPr>
              </w:pPrChange>
            </w:pPr>
            <w:del w:id="24158" w:author="James Vu" w:date="2024-04-18T23:27:00Z">
              <w:r w:rsidRPr="00167CE0" w:rsidDel="00E5719A">
                <w:rPr>
                  <w:i/>
                  <w:iCs/>
                  <w:color w:val="000000"/>
                  <w:sz w:val="28"/>
                  <w:szCs w:val="28"/>
                  <w:rPrChange w:id="24159"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B1BA3B1" w14:textId="3F2AE83B" w:rsidR="00421081" w:rsidRPr="00167CE0" w:rsidDel="00E5719A" w:rsidRDefault="00421081">
            <w:pPr>
              <w:widowControl w:val="0"/>
              <w:spacing w:before="120" w:after="120"/>
              <w:jc w:val="both"/>
              <w:rPr>
                <w:del w:id="24160" w:author="James Vu" w:date="2024-04-18T23:27:00Z"/>
                <w:i/>
                <w:iCs/>
                <w:sz w:val="28"/>
                <w:szCs w:val="28"/>
                <w:rPrChange w:id="24161" w:author="James Vu" w:date="2024-04-18T22:33:00Z">
                  <w:rPr>
                    <w:del w:id="24162" w:author="James Vu" w:date="2024-04-18T23:27:00Z"/>
                    <w:i/>
                    <w:iCs/>
                  </w:rPr>
                </w:rPrChange>
              </w:rPr>
              <w:pPrChange w:id="24163" w:author="James Vu" w:date="2024-04-18T22:33:00Z">
                <w:pPr>
                  <w:widowControl w:val="0"/>
                  <w:spacing w:before="120" w:after="120"/>
                </w:pPr>
              </w:pPrChange>
            </w:pPr>
            <w:del w:id="24164" w:author="James Vu" w:date="2024-04-18T23:27:00Z">
              <w:r w:rsidRPr="00167CE0" w:rsidDel="00E5719A">
                <w:rPr>
                  <w:i/>
                  <w:iCs/>
                  <w:sz w:val="28"/>
                  <w:szCs w:val="28"/>
                  <w:rPrChange w:id="24165" w:author="James Vu" w:date="2024-04-18T22:33:00Z">
                    <w:rPr>
                      <w:i/>
                      <w:iCs/>
                    </w:rPr>
                  </w:rPrChange>
                </w:rPr>
                <w:delText>Thẩm định hồ sơ mời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7E639A5C" w14:textId="0662392F" w:rsidR="00421081" w:rsidRPr="00167CE0" w:rsidDel="00E5719A" w:rsidRDefault="00421081">
            <w:pPr>
              <w:widowControl w:val="0"/>
              <w:spacing w:before="120" w:after="120"/>
              <w:jc w:val="both"/>
              <w:rPr>
                <w:del w:id="24166" w:author="James Vu" w:date="2024-04-18T23:27:00Z"/>
                <w:i/>
                <w:iCs/>
                <w:sz w:val="28"/>
                <w:szCs w:val="28"/>
                <w:rPrChange w:id="24167" w:author="James Vu" w:date="2024-04-18T22:33:00Z">
                  <w:rPr>
                    <w:del w:id="24168" w:author="James Vu" w:date="2024-04-18T23:27:00Z"/>
                    <w:i/>
                    <w:iCs/>
                  </w:rPr>
                </w:rPrChange>
              </w:rPr>
              <w:pPrChange w:id="24169" w:author="James Vu" w:date="2024-04-18T22:33:00Z">
                <w:pPr>
                  <w:widowControl w:val="0"/>
                  <w:spacing w:before="120" w:after="120"/>
                  <w:jc w:val="center"/>
                </w:pPr>
              </w:pPrChange>
            </w:pPr>
            <w:del w:id="24170" w:author="James Vu" w:date="2024-04-18T23:27:00Z">
              <w:r w:rsidRPr="00167CE0" w:rsidDel="00E5719A">
                <w:rPr>
                  <w:i/>
                  <w:iCs/>
                  <w:sz w:val="28"/>
                  <w:szCs w:val="28"/>
                  <w:rPrChange w:id="24171" w:author="James Vu" w:date="2024-04-18T22:33:00Z">
                    <w:rPr>
                      <w:i/>
                      <w:iCs/>
                    </w:rPr>
                  </w:rPrChange>
                </w:rPr>
                <w:delText>0,1000%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4E25AC30" w14:textId="18A8ABDD" w:rsidR="00421081" w:rsidRPr="00167CE0" w:rsidDel="00E5719A" w:rsidRDefault="00421081">
            <w:pPr>
              <w:widowControl w:val="0"/>
              <w:spacing w:before="120" w:after="120"/>
              <w:jc w:val="both"/>
              <w:rPr>
                <w:del w:id="24172" w:author="James Vu" w:date="2024-04-18T23:27:00Z"/>
                <w:i/>
                <w:iCs/>
                <w:sz w:val="28"/>
                <w:szCs w:val="28"/>
                <w:rPrChange w:id="24173" w:author="James Vu" w:date="2024-04-18T22:33:00Z">
                  <w:rPr>
                    <w:del w:id="24174" w:author="James Vu" w:date="2024-04-18T23:27:00Z"/>
                    <w:i/>
                    <w:iCs/>
                  </w:rPr>
                </w:rPrChange>
              </w:rPr>
              <w:pPrChange w:id="24175" w:author="James Vu" w:date="2024-04-18T22:33:00Z">
                <w:pPr>
                  <w:widowControl w:val="0"/>
                  <w:spacing w:before="120" w:after="120"/>
                  <w:jc w:val="center"/>
                </w:pPr>
              </w:pPrChange>
            </w:pPr>
            <w:del w:id="24176" w:author="James Vu" w:date="2024-04-18T23:27:00Z">
              <w:r w:rsidRPr="00167CE0" w:rsidDel="00E5719A">
                <w:rPr>
                  <w:i/>
                  <w:iCs/>
                  <w:sz w:val="28"/>
                  <w:szCs w:val="28"/>
                  <w:rPrChange w:id="24177" w:author="James Vu" w:date="2024-04-18T22:33:00Z">
                    <w:rPr>
                      <w:i/>
                      <w:iCs/>
                    </w:rPr>
                  </w:rPrChange>
                </w:rPr>
                <w:delText>G</w:delText>
              </w:r>
              <w:r w:rsidRPr="00167CE0" w:rsidDel="00E5719A">
                <w:rPr>
                  <w:i/>
                  <w:iCs/>
                  <w:sz w:val="28"/>
                  <w:szCs w:val="28"/>
                  <w:vertAlign w:val="subscript"/>
                  <w:rPrChange w:id="24178" w:author="James Vu" w:date="2024-04-18T22:33:00Z">
                    <w:rPr>
                      <w:i/>
                      <w:iCs/>
                      <w:vertAlign w:val="subscript"/>
                    </w:rPr>
                  </w:rPrChange>
                </w:rPr>
                <w:delText>XL</w:delText>
              </w:r>
              <w:r w:rsidRPr="00167CE0" w:rsidDel="00E5719A">
                <w:rPr>
                  <w:i/>
                  <w:iCs/>
                  <w:sz w:val="28"/>
                  <w:szCs w:val="28"/>
                  <w:rPrChange w:id="24179" w:author="James Vu" w:date="2024-04-18T22:33:00Z">
                    <w:rPr>
                      <w:i/>
                      <w:iCs/>
                    </w:rPr>
                  </w:rPrChange>
                </w:rPr>
                <w:delText xml:space="preserve"> + G</w:delText>
              </w:r>
              <w:r w:rsidRPr="00167CE0" w:rsidDel="00E5719A">
                <w:rPr>
                  <w:i/>
                  <w:iCs/>
                  <w:color w:val="000000"/>
                  <w:sz w:val="28"/>
                  <w:szCs w:val="28"/>
                  <w:vertAlign w:val="subscript"/>
                  <w:rPrChange w:id="24180" w:author="James Vu" w:date="2024-04-18T22:33:00Z">
                    <w:rPr>
                      <w:i/>
                      <w:iCs/>
                      <w:color w:val="000000"/>
                      <w:vertAlign w:val="subscript"/>
                    </w:rPr>
                  </w:rPrChange>
                </w:rPr>
                <w:delText xml:space="preserve">TB </w:delText>
              </w:r>
              <w:r w:rsidRPr="00167CE0" w:rsidDel="00E5719A">
                <w:rPr>
                  <w:i/>
                  <w:iCs/>
                  <w:color w:val="000000"/>
                  <w:sz w:val="28"/>
                  <w:szCs w:val="28"/>
                  <w:rPrChange w:id="24181" w:author="James Vu" w:date="2024-04-18T22:33:00Z">
                    <w:rPr>
                      <w:i/>
                      <w:iCs/>
                      <w:color w:val="000000"/>
                    </w:rPr>
                  </w:rPrChange>
                </w:rPr>
                <w:delText>(Sau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64B9584" w14:textId="4087CEBE" w:rsidR="00421081" w:rsidRPr="00167CE0" w:rsidDel="00E5719A" w:rsidRDefault="00421081">
            <w:pPr>
              <w:widowControl w:val="0"/>
              <w:spacing w:before="120" w:after="120"/>
              <w:jc w:val="both"/>
              <w:rPr>
                <w:del w:id="24182" w:author="James Vu" w:date="2024-04-18T23:27:00Z"/>
                <w:i/>
                <w:iCs/>
                <w:sz w:val="28"/>
                <w:szCs w:val="28"/>
                <w:rPrChange w:id="24183" w:author="James Vu" w:date="2024-04-18T22:33:00Z">
                  <w:rPr>
                    <w:del w:id="24184" w:author="James Vu" w:date="2024-04-18T23:27:00Z"/>
                    <w:i/>
                    <w:iCs/>
                  </w:rPr>
                </w:rPrChange>
              </w:rPr>
              <w:pPrChange w:id="24185" w:author="James Vu" w:date="2024-04-18T22:33:00Z">
                <w:pPr>
                  <w:widowControl w:val="0"/>
                  <w:spacing w:before="120" w:after="120"/>
                  <w:jc w:val="center"/>
                </w:pPr>
              </w:pPrChange>
            </w:pPr>
            <w:del w:id="24186" w:author="James Vu" w:date="2024-04-18T23:27:00Z">
              <w:r w:rsidRPr="00167CE0" w:rsidDel="00E5719A">
                <w:rPr>
                  <w:i/>
                  <w:iCs/>
                  <w:sz w:val="28"/>
                  <w:szCs w:val="28"/>
                  <w:rPrChange w:id="24187" w:author="James Vu" w:date="2024-04-18T22:33:00Z">
                    <w:rPr>
                      <w:i/>
                      <w:iCs/>
                    </w:rPr>
                  </w:rPrChange>
                </w:rPr>
                <w:delText>25.896.805.471</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CB3A7E4" w14:textId="3C4CC9DC" w:rsidR="00421081" w:rsidRPr="00167CE0" w:rsidDel="00E5719A" w:rsidRDefault="00421081">
            <w:pPr>
              <w:widowControl w:val="0"/>
              <w:spacing w:before="120" w:after="120"/>
              <w:jc w:val="both"/>
              <w:rPr>
                <w:del w:id="24188" w:author="James Vu" w:date="2024-04-18T23:27:00Z"/>
                <w:i/>
                <w:iCs/>
                <w:sz w:val="28"/>
                <w:szCs w:val="28"/>
                <w:rPrChange w:id="24189" w:author="James Vu" w:date="2024-04-18T22:33:00Z">
                  <w:rPr>
                    <w:del w:id="24190" w:author="James Vu" w:date="2024-04-18T23:27:00Z"/>
                    <w:i/>
                    <w:iCs/>
                  </w:rPr>
                </w:rPrChange>
              </w:rPr>
              <w:pPrChange w:id="24191" w:author="James Vu" w:date="2024-04-18T22:33:00Z">
                <w:pPr>
                  <w:widowControl w:val="0"/>
                  <w:spacing w:before="120" w:after="120"/>
                  <w:jc w:val="right"/>
                </w:pPr>
              </w:pPrChange>
            </w:pPr>
            <w:del w:id="24192" w:author="James Vu" w:date="2024-04-18T23:27:00Z">
              <w:r w:rsidRPr="00167CE0" w:rsidDel="00E5719A">
                <w:rPr>
                  <w:i/>
                  <w:iCs/>
                  <w:sz w:val="28"/>
                  <w:szCs w:val="28"/>
                  <w:rPrChange w:id="24193" w:author="James Vu" w:date="2024-04-18T22:33:00Z">
                    <w:rPr>
                      <w:i/>
                      <w:iCs/>
                    </w:rPr>
                  </w:rPrChange>
                </w:rPr>
                <w:delText>25.896.805</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433CC5D9" w14:textId="491ED605" w:rsidR="00421081" w:rsidRPr="00167CE0" w:rsidDel="00E5719A" w:rsidRDefault="00421081">
            <w:pPr>
              <w:widowControl w:val="0"/>
              <w:spacing w:before="120" w:after="120"/>
              <w:jc w:val="both"/>
              <w:rPr>
                <w:del w:id="24194" w:author="James Vu" w:date="2024-04-18T23:27:00Z"/>
                <w:i/>
                <w:iCs/>
                <w:sz w:val="28"/>
                <w:szCs w:val="28"/>
                <w:rPrChange w:id="24195" w:author="James Vu" w:date="2024-04-18T22:33:00Z">
                  <w:rPr>
                    <w:del w:id="24196" w:author="James Vu" w:date="2024-04-18T23:27:00Z"/>
                    <w:i/>
                    <w:iCs/>
                  </w:rPr>
                </w:rPrChange>
              </w:rPr>
              <w:pPrChange w:id="24197" w:author="James Vu" w:date="2024-04-18T22:33:00Z">
                <w:pPr>
                  <w:widowControl w:val="0"/>
                  <w:spacing w:before="120" w:after="120"/>
                  <w:jc w:val="right"/>
                </w:pPr>
              </w:pPrChange>
            </w:pPr>
            <w:del w:id="24198" w:author="James Vu" w:date="2024-04-18T23:27:00Z">
              <w:r w:rsidRPr="00167CE0" w:rsidDel="00E5719A">
                <w:rPr>
                  <w:i/>
                  <w:iCs/>
                  <w:sz w:val="28"/>
                  <w:szCs w:val="28"/>
                  <w:rPrChange w:id="24199" w:author="James Vu" w:date="2024-04-18T22:33:00Z">
                    <w:rPr>
                      <w:i/>
                      <w:iCs/>
                    </w:rPr>
                  </w:rPrChange>
                </w:rPr>
                <w:delText>2.071.744</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D7EDE97" w14:textId="48DB9267" w:rsidR="00421081" w:rsidRPr="00167CE0" w:rsidDel="00E5719A" w:rsidRDefault="00421081">
            <w:pPr>
              <w:widowControl w:val="0"/>
              <w:spacing w:before="120" w:after="120"/>
              <w:jc w:val="both"/>
              <w:rPr>
                <w:del w:id="24200" w:author="James Vu" w:date="2024-04-18T23:27:00Z"/>
                <w:i/>
                <w:iCs/>
                <w:sz w:val="28"/>
                <w:szCs w:val="28"/>
                <w:rPrChange w:id="24201" w:author="James Vu" w:date="2024-04-18T22:33:00Z">
                  <w:rPr>
                    <w:del w:id="24202" w:author="James Vu" w:date="2024-04-18T23:27:00Z"/>
                    <w:i/>
                    <w:iCs/>
                  </w:rPr>
                </w:rPrChange>
              </w:rPr>
              <w:pPrChange w:id="24203" w:author="James Vu" w:date="2024-04-18T22:33:00Z">
                <w:pPr>
                  <w:widowControl w:val="0"/>
                  <w:spacing w:before="120" w:after="120"/>
                  <w:jc w:val="right"/>
                </w:pPr>
              </w:pPrChange>
            </w:pPr>
            <w:del w:id="24204" w:author="James Vu" w:date="2024-04-18T23:27:00Z">
              <w:r w:rsidRPr="00167CE0" w:rsidDel="00E5719A">
                <w:rPr>
                  <w:i/>
                  <w:iCs/>
                  <w:sz w:val="28"/>
                  <w:szCs w:val="28"/>
                  <w:rPrChange w:id="24205" w:author="James Vu" w:date="2024-04-18T22:33:00Z">
                    <w:rPr>
                      <w:i/>
                      <w:iCs/>
                    </w:rPr>
                  </w:rPrChange>
                </w:rPr>
                <w:delText>27.968.549</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572E08A4" w14:textId="674B5B27" w:rsidR="00421081" w:rsidRPr="00167CE0" w:rsidDel="00E5719A" w:rsidRDefault="00421081">
            <w:pPr>
              <w:widowControl w:val="0"/>
              <w:spacing w:before="120" w:after="120"/>
              <w:jc w:val="both"/>
              <w:rPr>
                <w:del w:id="24206" w:author="James Vu" w:date="2024-04-18T23:27:00Z"/>
                <w:i/>
                <w:iCs/>
                <w:sz w:val="28"/>
                <w:szCs w:val="28"/>
                <w:rPrChange w:id="24207" w:author="James Vu" w:date="2024-04-18T22:33:00Z">
                  <w:rPr>
                    <w:del w:id="24208" w:author="James Vu" w:date="2024-04-18T23:27:00Z"/>
                    <w:i/>
                    <w:iCs/>
                  </w:rPr>
                </w:rPrChange>
              </w:rPr>
              <w:pPrChange w:id="24209" w:author="James Vu" w:date="2024-04-18T22:33:00Z">
                <w:pPr>
                  <w:widowControl w:val="0"/>
                  <w:spacing w:before="120" w:after="120"/>
                </w:pPr>
              </w:pPrChange>
            </w:pPr>
            <w:del w:id="24210" w:author="James Vu" w:date="2024-04-18T23:27:00Z">
              <w:r w:rsidRPr="00167CE0" w:rsidDel="00E5719A">
                <w:rPr>
                  <w:i/>
                  <w:iCs/>
                  <w:sz w:val="28"/>
                  <w:szCs w:val="28"/>
                  <w:rPrChange w:id="24211" w:author="James Vu" w:date="2024-04-18T22:33:00Z">
                    <w:rPr>
                      <w:i/>
                      <w:iCs/>
                    </w:rPr>
                  </w:rPrChange>
                </w:rPr>
                <w:delText>Điểm d, Khoản 4 Điều 12 Nghị định 24/2024/NĐ-CP (Tối thiểu 2.000.000)</w:delText>
              </w:r>
            </w:del>
          </w:p>
        </w:tc>
      </w:tr>
      <w:tr w:rsidR="002D5FBD" w:rsidRPr="00167CE0" w:rsidDel="00E5719A" w14:paraId="12CE830D" w14:textId="6E60A739" w:rsidTr="006138EB">
        <w:trPr>
          <w:del w:id="24212"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FB2DBBA" w14:textId="405DBA27" w:rsidR="00421081" w:rsidRPr="00167CE0" w:rsidDel="00E5719A" w:rsidRDefault="00421081">
            <w:pPr>
              <w:widowControl w:val="0"/>
              <w:spacing w:before="120" w:after="120"/>
              <w:jc w:val="both"/>
              <w:rPr>
                <w:del w:id="24213" w:author="James Vu" w:date="2024-04-18T23:27:00Z"/>
                <w:i/>
                <w:iCs/>
                <w:color w:val="000000"/>
                <w:sz w:val="28"/>
                <w:szCs w:val="28"/>
                <w:rPrChange w:id="24214" w:author="James Vu" w:date="2024-04-18T22:33:00Z">
                  <w:rPr>
                    <w:del w:id="24215" w:author="James Vu" w:date="2024-04-18T23:27:00Z"/>
                    <w:i/>
                    <w:iCs/>
                    <w:color w:val="000000"/>
                  </w:rPr>
                </w:rPrChange>
              </w:rPr>
              <w:pPrChange w:id="24216" w:author="James Vu" w:date="2024-04-18T22:33:00Z">
                <w:pPr>
                  <w:widowControl w:val="0"/>
                  <w:spacing w:before="120" w:after="120"/>
                  <w:jc w:val="center"/>
                </w:pPr>
              </w:pPrChange>
            </w:pPr>
            <w:del w:id="24217" w:author="James Vu" w:date="2024-04-18T23:27:00Z">
              <w:r w:rsidRPr="00167CE0" w:rsidDel="00E5719A">
                <w:rPr>
                  <w:i/>
                  <w:iCs/>
                  <w:color w:val="000000"/>
                  <w:sz w:val="28"/>
                  <w:szCs w:val="28"/>
                  <w:rPrChange w:id="24218"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3BA45DFD" w14:textId="490052E7" w:rsidR="00421081" w:rsidRPr="00167CE0" w:rsidDel="00E5719A" w:rsidRDefault="00421081">
            <w:pPr>
              <w:widowControl w:val="0"/>
              <w:spacing w:before="120" w:after="120"/>
              <w:jc w:val="both"/>
              <w:rPr>
                <w:del w:id="24219" w:author="James Vu" w:date="2024-04-18T23:27:00Z"/>
                <w:i/>
                <w:iCs/>
                <w:color w:val="000000"/>
                <w:sz w:val="28"/>
                <w:szCs w:val="28"/>
                <w:rPrChange w:id="24220" w:author="James Vu" w:date="2024-04-18T22:33:00Z">
                  <w:rPr>
                    <w:del w:id="24221" w:author="James Vu" w:date="2024-04-18T23:27:00Z"/>
                    <w:i/>
                    <w:iCs/>
                    <w:color w:val="000000"/>
                  </w:rPr>
                </w:rPrChange>
              </w:rPr>
              <w:pPrChange w:id="24222" w:author="James Vu" w:date="2024-04-18T22:33:00Z">
                <w:pPr>
                  <w:widowControl w:val="0"/>
                  <w:spacing w:before="120" w:after="120"/>
                </w:pPr>
              </w:pPrChange>
            </w:pPr>
            <w:del w:id="24223" w:author="James Vu" w:date="2024-04-18T23:27:00Z">
              <w:r w:rsidRPr="00167CE0" w:rsidDel="00E5719A">
                <w:rPr>
                  <w:i/>
                  <w:iCs/>
                  <w:color w:val="000000"/>
                  <w:sz w:val="28"/>
                  <w:szCs w:val="28"/>
                  <w:rPrChange w:id="24224" w:author="James Vu" w:date="2024-04-18T22:33:00Z">
                    <w:rPr>
                      <w:i/>
                      <w:iCs/>
                      <w:color w:val="000000"/>
                    </w:rPr>
                  </w:rPrChange>
                </w:rPr>
                <w:delText>Thẩm định kết quả lựa chọn nhà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BB690A6" w14:textId="44C80B09" w:rsidR="00421081" w:rsidRPr="00167CE0" w:rsidDel="00E5719A" w:rsidRDefault="00421081">
            <w:pPr>
              <w:widowControl w:val="0"/>
              <w:spacing w:before="120" w:after="120"/>
              <w:jc w:val="both"/>
              <w:rPr>
                <w:del w:id="24225" w:author="James Vu" w:date="2024-04-18T23:27:00Z"/>
                <w:i/>
                <w:iCs/>
                <w:sz w:val="28"/>
                <w:szCs w:val="28"/>
                <w:rPrChange w:id="24226" w:author="James Vu" w:date="2024-04-18T22:33:00Z">
                  <w:rPr>
                    <w:del w:id="24227" w:author="James Vu" w:date="2024-04-18T23:27:00Z"/>
                    <w:i/>
                    <w:iCs/>
                  </w:rPr>
                </w:rPrChange>
              </w:rPr>
              <w:pPrChange w:id="24228" w:author="James Vu" w:date="2024-04-18T22:33:00Z">
                <w:pPr>
                  <w:widowControl w:val="0"/>
                  <w:spacing w:before="120" w:after="120"/>
                  <w:jc w:val="center"/>
                </w:pPr>
              </w:pPrChange>
            </w:pPr>
            <w:del w:id="24229" w:author="James Vu" w:date="2024-04-18T23:27:00Z">
              <w:r w:rsidRPr="00167CE0" w:rsidDel="00E5719A">
                <w:rPr>
                  <w:i/>
                  <w:iCs/>
                  <w:sz w:val="28"/>
                  <w:szCs w:val="28"/>
                  <w:rPrChange w:id="24230" w:author="James Vu" w:date="2024-04-18T22:33:00Z">
                    <w:rPr>
                      <w:i/>
                      <w:iCs/>
                    </w:rPr>
                  </w:rPrChange>
                </w:rPr>
                <w:delText>0,1000%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15D7ECB3" w14:textId="01A8D20C" w:rsidR="00421081" w:rsidRPr="00167CE0" w:rsidDel="00E5719A" w:rsidRDefault="00421081">
            <w:pPr>
              <w:widowControl w:val="0"/>
              <w:spacing w:before="120" w:after="120"/>
              <w:jc w:val="both"/>
              <w:rPr>
                <w:del w:id="24231" w:author="James Vu" w:date="2024-04-18T23:27:00Z"/>
                <w:i/>
                <w:iCs/>
                <w:sz w:val="28"/>
                <w:szCs w:val="28"/>
                <w:rPrChange w:id="24232" w:author="James Vu" w:date="2024-04-18T22:33:00Z">
                  <w:rPr>
                    <w:del w:id="24233" w:author="James Vu" w:date="2024-04-18T23:27:00Z"/>
                    <w:i/>
                    <w:iCs/>
                  </w:rPr>
                </w:rPrChange>
              </w:rPr>
              <w:pPrChange w:id="24234" w:author="James Vu" w:date="2024-04-18T22:33:00Z">
                <w:pPr>
                  <w:widowControl w:val="0"/>
                  <w:spacing w:before="120" w:after="120"/>
                  <w:jc w:val="center"/>
                </w:pPr>
              </w:pPrChange>
            </w:pPr>
            <w:del w:id="24235" w:author="James Vu" w:date="2024-04-18T23:27:00Z">
              <w:r w:rsidRPr="00167CE0" w:rsidDel="00E5719A">
                <w:rPr>
                  <w:i/>
                  <w:iCs/>
                  <w:sz w:val="28"/>
                  <w:szCs w:val="28"/>
                  <w:rPrChange w:id="24236" w:author="James Vu" w:date="2024-04-18T22:33:00Z">
                    <w:rPr>
                      <w:i/>
                      <w:iCs/>
                    </w:rPr>
                  </w:rPrChange>
                </w:rPr>
                <w:delText>G</w:delText>
              </w:r>
              <w:r w:rsidRPr="00167CE0" w:rsidDel="00E5719A">
                <w:rPr>
                  <w:i/>
                  <w:iCs/>
                  <w:sz w:val="28"/>
                  <w:szCs w:val="28"/>
                  <w:vertAlign w:val="subscript"/>
                  <w:rPrChange w:id="24237" w:author="James Vu" w:date="2024-04-18T22:33:00Z">
                    <w:rPr>
                      <w:i/>
                      <w:iCs/>
                      <w:vertAlign w:val="subscript"/>
                    </w:rPr>
                  </w:rPrChange>
                </w:rPr>
                <w:delText>XL</w:delText>
              </w:r>
              <w:r w:rsidRPr="00167CE0" w:rsidDel="00E5719A">
                <w:rPr>
                  <w:i/>
                  <w:iCs/>
                  <w:sz w:val="28"/>
                  <w:szCs w:val="28"/>
                  <w:rPrChange w:id="24238" w:author="James Vu" w:date="2024-04-18T22:33:00Z">
                    <w:rPr>
                      <w:i/>
                      <w:iCs/>
                    </w:rPr>
                  </w:rPrChange>
                </w:rPr>
                <w:delText xml:space="preserve"> + G</w:delText>
              </w:r>
              <w:r w:rsidRPr="00167CE0" w:rsidDel="00E5719A">
                <w:rPr>
                  <w:i/>
                  <w:iCs/>
                  <w:color w:val="000000"/>
                  <w:sz w:val="28"/>
                  <w:szCs w:val="28"/>
                  <w:vertAlign w:val="subscript"/>
                  <w:rPrChange w:id="24239" w:author="James Vu" w:date="2024-04-18T22:33:00Z">
                    <w:rPr>
                      <w:i/>
                      <w:iCs/>
                      <w:color w:val="000000"/>
                      <w:vertAlign w:val="subscript"/>
                    </w:rPr>
                  </w:rPrChange>
                </w:rPr>
                <w:delText xml:space="preserve">TB </w:delText>
              </w:r>
              <w:r w:rsidRPr="00167CE0" w:rsidDel="00E5719A">
                <w:rPr>
                  <w:i/>
                  <w:iCs/>
                  <w:color w:val="000000"/>
                  <w:sz w:val="28"/>
                  <w:szCs w:val="28"/>
                  <w:rPrChange w:id="24240" w:author="James Vu" w:date="2024-04-18T22:33:00Z">
                    <w:rPr>
                      <w:i/>
                      <w:iCs/>
                      <w:color w:val="000000"/>
                    </w:rPr>
                  </w:rPrChange>
                </w:rPr>
                <w:delText>(Sau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7A051F1" w14:textId="32529CE6" w:rsidR="00421081" w:rsidRPr="00167CE0" w:rsidDel="00E5719A" w:rsidRDefault="00421081">
            <w:pPr>
              <w:widowControl w:val="0"/>
              <w:spacing w:before="120" w:after="120"/>
              <w:jc w:val="both"/>
              <w:rPr>
                <w:del w:id="24241" w:author="James Vu" w:date="2024-04-18T23:27:00Z"/>
                <w:i/>
                <w:iCs/>
                <w:color w:val="000000"/>
                <w:sz w:val="28"/>
                <w:szCs w:val="28"/>
                <w:rPrChange w:id="24242" w:author="James Vu" w:date="2024-04-18T22:33:00Z">
                  <w:rPr>
                    <w:del w:id="24243" w:author="James Vu" w:date="2024-04-18T23:27:00Z"/>
                    <w:i/>
                    <w:iCs/>
                    <w:color w:val="000000"/>
                  </w:rPr>
                </w:rPrChange>
              </w:rPr>
              <w:pPrChange w:id="24244" w:author="James Vu" w:date="2024-04-18T22:33:00Z">
                <w:pPr>
                  <w:widowControl w:val="0"/>
                  <w:spacing w:before="120" w:after="120"/>
                  <w:jc w:val="center"/>
                </w:pPr>
              </w:pPrChange>
            </w:pPr>
            <w:del w:id="24245" w:author="James Vu" w:date="2024-04-18T23:27:00Z">
              <w:r w:rsidRPr="00167CE0" w:rsidDel="00E5719A">
                <w:rPr>
                  <w:i/>
                  <w:iCs/>
                  <w:color w:val="000000"/>
                  <w:sz w:val="28"/>
                  <w:szCs w:val="28"/>
                  <w:rPrChange w:id="24246" w:author="James Vu" w:date="2024-04-18T22:33:00Z">
                    <w:rPr>
                      <w:i/>
                      <w:iCs/>
                      <w:color w:val="000000"/>
                    </w:rPr>
                  </w:rPrChange>
                </w:rPr>
                <w:delText>25.896.805.471</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7C7445E4" w14:textId="63E52E2C" w:rsidR="00421081" w:rsidRPr="00167CE0" w:rsidDel="00E5719A" w:rsidRDefault="00421081">
            <w:pPr>
              <w:widowControl w:val="0"/>
              <w:spacing w:before="120" w:after="120"/>
              <w:jc w:val="both"/>
              <w:rPr>
                <w:del w:id="24247" w:author="James Vu" w:date="2024-04-18T23:27:00Z"/>
                <w:i/>
                <w:iCs/>
                <w:sz w:val="28"/>
                <w:szCs w:val="28"/>
                <w:rPrChange w:id="24248" w:author="James Vu" w:date="2024-04-18T22:33:00Z">
                  <w:rPr>
                    <w:del w:id="24249" w:author="James Vu" w:date="2024-04-18T23:27:00Z"/>
                    <w:i/>
                    <w:iCs/>
                  </w:rPr>
                </w:rPrChange>
              </w:rPr>
              <w:pPrChange w:id="24250" w:author="James Vu" w:date="2024-04-18T22:33:00Z">
                <w:pPr>
                  <w:widowControl w:val="0"/>
                  <w:spacing w:before="120" w:after="120"/>
                  <w:jc w:val="right"/>
                </w:pPr>
              </w:pPrChange>
            </w:pPr>
            <w:del w:id="24251" w:author="James Vu" w:date="2024-04-18T23:27:00Z">
              <w:r w:rsidRPr="00167CE0" w:rsidDel="00E5719A">
                <w:rPr>
                  <w:i/>
                  <w:iCs/>
                  <w:sz w:val="28"/>
                  <w:szCs w:val="28"/>
                  <w:rPrChange w:id="24252" w:author="James Vu" w:date="2024-04-18T22:33:00Z">
                    <w:rPr>
                      <w:i/>
                      <w:iCs/>
                    </w:rPr>
                  </w:rPrChange>
                </w:rPr>
                <w:delText>25.896.805</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13AA36A3" w14:textId="4D645C36" w:rsidR="00421081" w:rsidRPr="00167CE0" w:rsidDel="00E5719A" w:rsidRDefault="00421081">
            <w:pPr>
              <w:widowControl w:val="0"/>
              <w:spacing w:before="120" w:after="120"/>
              <w:jc w:val="both"/>
              <w:rPr>
                <w:del w:id="24253" w:author="James Vu" w:date="2024-04-18T23:27:00Z"/>
                <w:i/>
                <w:iCs/>
                <w:sz w:val="28"/>
                <w:szCs w:val="28"/>
                <w:rPrChange w:id="24254" w:author="James Vu" w:date="2024-04-18T22:33:00Z">
                  <w:rPr>
                    <w:del w:id="24255" w:author="James Vu" w:date="2024-04-18T23:27:00Z"/>
                    <w:i/>
                    <w:iCs/>
                  </w:rPr>
                </w:rPrChange>
              </w:rPr>
              <w:pPrChange w:id="24256" w:author="James Vu" w:date="2024-04-18T22:33:00Z">
                <w:pPr>
                  <w:widowControl w:val="0"/>
                  <w:spacing w:before="120" w:after="120"/>
                  <w:jc w:val="right"/>
                </w:pPr>
              </w:pPrChange>
            </w:pPr>
            <w:del w:id="24257" w:author="James Vu" w:date="2024-04-18T23:27:00Z">
              <w:r w:rsidRPr="00167CE0" w:rsidDel="00E5719A">
                <w:rPr>
                  <w:i/>
                  <w:iCs/>
                  <w:sz w:val="28"/>
                  <w:szCs w:val="28"/>
                  <w:rPrChange w:id="24258" w:author="James Vu" w:date="2024-04-18T22:33:00Z">
                    <w:rPr>
                      <w:i/>
                      <w:iCs/>
                    </w:rPr>
                  </w:rPrChange>
                </w:rPr>
                <w:delText>2.071.744</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3FED9F8" w14:textId="1079BDAD" w:rsidR="00421081" w:rsidRPr="00167CE0" w:rsidDel="00E5719A" w:rsidRDefault="00421081">
            <w:pPr>
              <w:widowControl w:val="0"/>
              <w:spacing w:before="120" w:after="120"/>
              <w:jc w:val="both"/>
              <w:rPr>
                <w:del w:id="24259" w:author="James Vu" w:date="2024-04-18T23:27:00Z"/>
                <w:i/>
                <w:iCs/>
                <w:sz w:val="28"/>
                <w:szCs w:val="28"/>
                <w:rPrChange w:id="24260" w:author="James Vu" w:date="2024-04-18T22:33:00Z">
                  <w:rPr>
                    <w:del w:id="24261" w:author="James Vu" w:date="2024-04-18T23:27:00Z"/>
                    <w:i/>
                    <w:iCs/>
                  </w:rPr>
                </w:rPrChange>
              </w:rPr>
              <w:pPrChange w:id="24262" w:author="James Vu" w:date="2024-04-18T22:33:00Z">
                <w:pPr>
                  <w:widowControl w:val="0"/>
                  <w:spacing w:before="120" w:after="120"/>
                  <w:jc w:val="right"/>
                </w:pPr>
              </w:pPrChange>
            </w:pPr>
            <w:del w:id="24263" w:author="James Vu" w:date="2024-04-18T23:27:00Z">
              <w:r w:rsidRPr="00167CE0" w:rsidDel="00E5719A">
                <w:rPr>
                  <w:i/>
                  <w:iCs/>
                  <w:sz w:val="28"/>
                  <w:szCs w:val="28"/>
                  <w:rPrChange w:id="24264" w:author="James Vu" w:date="2024-04-18T22:33:00Z">
                    <w:rPr>
                      <w:i/>
                      <w:iCs/>
                    </w:rPr>
                  </w:rPrChange>
                </w:rPr>
                <w:delText>27.968.549</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2FCAEE5" w14:textId="060E51B1" w:rsidR="00421081" w:rsidRPr="00167CE0" w:rsidDel="00E5719A" w:rsidRDefault="00421081">
            <w:pPr>
              <w:widowControl w:val="0"/>
              <w:spacing w:before="120" w:after="120"/>
              <w:jc w:val="both"/>
              <w:rPr>
                <w:del w:id="24265" w:author="James Vu" w:date="2024-04-18T23:27:00Z"/>
                <w:i/>
                <w:iCs/>
                <w:sz w:val="28"/>
                <w:szCs w:val="28"/>
                <w:rPrChange w:id="24266" w:author="James Vu" w:date="2024-04-18T22:33:00Z">
                  <w:rPr>
                    <w:del w:id="24267" w:author="James Vu" w:date="2024-04-18T23:27:00Z"/>
                    <w:i/>
                    <w:iCs/>
                  </w:rPr>
                </w:rPrChange>
              </w:rPr>
              <w:pPrChange w:id="24268" w:author="James Vu" w:date="2024-04-18T22:33:00Z">
                <w:pPr>
                  <w:widowControl w:val="0"/>
                  <w:spacing w:before="120" w:after="120"/>
                </w:pPr>
              </w:pPrChange>
            </w:pPr>
            <w:del w:id="24269" w:author="James Vu" w:date="2024-04-18T23:27:00Z">
              <w:r w:rsidRPr="00167CE0" w:rsidDel="00E5719A">
                <w:rPr>
                  <w:i/>
                  <w:iCs/>
                  <w:sz w:val="28"/>
                  <w:szCs w:val="28"/>
                  <w:rPrChange w:id="24270" w:author="James Vu" w:date="2024-04-18T22:33:00Z">
                    <w:rPr>
                      <w:i/>
                      <w:iCs/>
                    </w:rPr>
                  </w:rPrChange>
                </w:rPr>
                <w:delText>Khoản 6 Điều 12 Nghị định 24/2024/NĐ-CP (Tối thiểu 3.000.000)</w:delText>
              </w:r>
            </w:del>
          </w:p>
        </w:tc>
      </w:tr>
      <w:tr w:rsidR="002D5FBD" w:rsidRPr="00167CE0" w:rsidDel="00E5719A" w14:paraId="533667C7" w14:textId="4D3A54FD" w:rsidTr="006138EB">
        <w:trPr>
          <w:del w:id="24271"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78646DE" w14:textId="41F7E577" w:rsidR="00421081" w:rsidRPr="00167CE0" w:rsidDel="00E5719A" w:rsidRDefault="00421081">
            <w:pPr>
              <w:widowControl w:val="0"/>
              <w:spacing w:before="120" w:after="120"/>
              <w:jc w:val="both"/>
              <w:rPr>
                <w:del w:id="24272" w:author="James Vu" w:date="2024-04-18T23:27:00Z"/>
                <w:b/>
                <w:bCs/>
                <w:sz w:val="28"/>
                <w:szCs w:val="28"/>
                <w:rPrChange w:id="24273" w:author="James Vu" w:date="2024-04-18T22:33:00Z">
                  <w:rPr>
                    <w:del w:id="24274" w:author="James Vu" w:date="2024-04-18T23:27:00Z"/>
                    <w:b/>
                    <w:bCs/>
                  </w:rPr>
                </w:rPrChange>
              </w:rPr>
              <w:pPrChange w:id="24275" w:author="James Vu" w:date="2024-04-18T22:33:00Z">
                <w:pPr>
                  <w:widowControl w:val="0"/>
                  <w:spacing w:before="120" w:after="120"/>
                  <w:jc w:val="center"/>
                </w:pPr>
              </w:pPrChange>
            </w:pPr>
            <w:del w:id="24276" w:author="James Vu" w:date="2024-04-18T23:27:00Z">
              <w:r w:rsidRPr="00167CE0" w:rsidDel="00E5719A">
                <w:rPr>
                  <w:b/>
                  <w:bCs/>
                  <w:sz w:val="28"/>
                  <w:szCs w:val="28"/>
                  <w:rPrChange w:id="24277" w:author="James Vu" w:date="2024-04-18T22:33:00Z">
                    <w:rPr>
                      <w:b/>
                      <w:bCs/>
                    </w:rPr>
                  </w:rPrChange>
                </w:rPr>
                <w:delText>6</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5596E85" w14:textId="2C7B9461" w:rsidR="00421081" w:rsidRPr="00167CE0" w:rsidDel="00E5719A" w:rsidRDefault="00421081">
            <w:pPr>
              <w:widowControl w:val="0"/>
              <w:spacing w:before="120" w:after="120"/>
              <w:jc w:val="both"/>
              <w:rPr>
                <w:del w:id="24278" w:author="James Vu" w:date="2024-04-18T23:27:00Z"/>
                <w:b/>
                <w:bCs/>
                <w:sz w:val="28"/>
                <w:szCs w:val="28"/>
                <w:rPrChange w:id="24279" w:author="James Vu" w:date="2024-04-18T22:33:00Z">
                  <w:rPr>
                    <w:del w:id="24280" w:author="James Vu" w:date="2024-04-18T23:27:00Z"/>
                    <w:b/>
                    <w:bCs/>
                  </w:rPr>
                </w:rPrChange>
              </w:rPr>
              <w:pPrChange w:id="24281" w:author="James Vu" w:date="2024-04-18T22:33:00Z">
                <w:pPr>
                  <w:widowControl w:val="0"/>
                  <w:spacing w:before="120" w:after="120"/>
                </w:pPr>
              </w:pPrChange>
            </w:pPr>
            <w:del w:id="24282" w:author="James Vu" w:date="2024-04-18T23:27:00Z">
              <w:r w:rsidRPr="00167CE0" w:rsidDel="00E5719A">
                <w:rPr>
                  <w:b/>
                  <w:bCs/>
                  <w:sz w:val="28"/>
                  <w:szCs w:val="28"/>
                  <w:rPrChange w:id="24283" w:author="James Vu" w:date="2024-04-18T22:33:00Z">
                    <w:rPr>
                      <w:b/>
                      <w:bCs/>
                    </w:rPr>
                  </w:rPrChange>
                </w:rPr>
                <w:delText>Chi phí Giám sát công tác triển khai</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2F19CD0" w14:textId="1BF810AD" w:rsidR="00421081" w:rsidRPr="00167CE0" w:rsidDel="00E5719A" w:rsidRDefault="00421081">
            <w:pPr>
              <w:widowControl w:val="0"/>
              <w:spacing w:before="120" w:after="120"/>
              <w:jc w:val="both"/>
              <w:rPr>
                <w:del w:id="24284" w:author="James Vu" w:date="2024-04-18T23:27:00Z"/>
                <w:b/>
                <w:bCs/>
                <w:sz w:val="28"/>
                <w:szCs w:val="28"/>
                <w:rPrChange w:id="24285" w:author="James Vu" w:date="2024-04-18T22:33:00Z">
                  <w:rPr>
                    <w:del w:id="24286" w:author="James Vu" w:date="2024-04-18T23:27:00Z"/>
                    <w:b/>
                    <w:bCs/>
                  </w:rPr>
                </w:rPrChange>
              </w:rPr>
              <w:pPrChange w:id="24287"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2A19AFC1" w14:textId="0BE7F25E" w:rsidR="00421081" w:rsidRPr="00167CE0" w:rsidDel="00E5719A" w:rsidRDefault="00421081">
            <w:pPr>
              <w:widowControl w:val="0"/>
              <w:spacing w:before="120" w:after="120"/>
              <w:jc w:val="both"/>
              <w:rPr>
                <w:del w:id="24288" w:author="James Vu" w:date="2024-04-18T23:27:00Z"/>
                <w:b/>
                <w:bCs/>
                <w:sz w:val="28"/>
                <w:szCs w:val="28"/>
                <w:rPrChange w:id="24289" w:author="James Vu" w:date="2024-04-18T22:33:00Z">
                  <w:rPr>
                    <w:del w:id="24290" w:author="James Vu" w:date="2024-04-18T23:27:00Z"/>
                    <w:b/>
                    <w:bCs/>
                  </w:rPr>
                </w:rPrChange>
              </w:rPr>
              <w:pPrChange w:id="24291" w:author="James Vu" w:date="2024-04-18T22:33:00Z">
                <w:pPr>
                  <w:widowControl w:val="0"/>
                  <w:spacing w:before="120" w:after="120"/>
                  <w:jc w:val="center"/>
                </w:pPr>
              </w:pPrChange>
            </w:pPr>
            <w:del w:id="24292" w:author="James Vu" w:date="2024-04-18T23:27:00Z">
              <w:r w:rsidRPr="00167CE0" w:rsidDel="00E5719A">
                <w:rPr>
                  <w:b/>
                  <w:bCs/>
                  <w:sz w:val="28"/>
                  <w:szCs w:val="28"/>
                  <w:rPrChange w:id="24293" w:author="James Vu" w:date="2024-04-18T22:33:00Z">
                    <w:rPr>
                      <w:b/>
                      <w:bCs/>
                    </w:rPr>
                  </w:rPrChange>
                </w:rPr>
                <w:delText>G</w:delText>
              </w:r>
              <w:r w:rsidRPr="00167CE0" w:rsidDel="00E5719A">
                <w:rPr>
                  <w:b/>
                  <w:bCs/>
                  <w:sz w:val="28"/>
                  <w:szCs w:val="28"/>
                  <w:vertAlign w:val="subscript"/>
                  <w:rPrChange w:id="24294" w:author="James Vu" w:date="2024-04-18T22:33:00Z">
                    <w:rPr>
                      <w:b/>
                      <w:bCs/>
                      <w:vertAlign w:val="subscript"/>
                    </w:rPr>
                  </w:rPrChange>
                </w:rPr>
                <w:delText>TV6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67850F0" w14:textId="5C49B6B2" w:rsidR="00421081" w:rsidRPr="00167CE0" w:rsidDel="00E5719A" w:rsidRDefault="00421081">
            <w:pPr>
              <w:widowControl w:val="0"/>
              <w:spacing w:before="120" w:after="120"/>
              <w:jc w:val="both"/>
              <w:rPr>
                <w:del w:id="24295" w:author="James Vu" w:date="2024-04-18T23:27:00Z"/>
                <w:b/>
                <w:bCs/>
                <w:color w:val="000000"/>
                <w:sz w:val="28"/>
                <w:szCs w:val="28"/>
                <w:rPrChange w:id="24296" w:author="James Vu" w:date="2024-04-18T22:33:00Z">
                  <w:rPr>
                    <w:del w:id="24297" w:author="James Vu" w:date="2024-04-18T23:27:00Z"/>
                    <w:b/>
                    <w:bCs/>
                    <w:color w:val="000000"/>
                  </w:rPr>
                </w:rPrChange>
              </w:rPr>
              <w:pPrChange w:id="24298"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40C5C827" w14:textId="02F6AB05" w:rsidR="00421081" w:rsidRPr="00167CE0" w:rsidDel="00E5719A" w:rsidRDefault="00421081">
            <w:pPr>
              <w:widowControl w:val="0"/>
              <w:spacing w:before="120" w:after="120"/>
              <w:jc w:val="both"/>
              <w:rPr>
                <w:del w:id="24299" w:author="James Vu" w:date="2024-04-18T23:27:00Z"/>
                <w:b/>
                <w:bCs/>
                <w:sz w:val="28"/>
                <w:szCs w:val="28"/>
                <w:rPrChange w:id="24300" w:author="James Vu" w:date="2024-04-18T22:33:00Z">
                  <w:rPr>
                    <w:del w:id="24301" w:author="James Vu" w:date="2024-04-18T23:27:00Z"/>
                    <w:b/>
                    <w:bCs/>
                  </w:rPr>
                </w:rPrChange>
              </w:rPr>
              <w:pPrChange w:id="24302" w:author="James Vu" w:date="2024-04-18T22:33:00Z">
                <w:pPr>
                  <w:widowControl w:val="0"/>
                  <w:spacing w:before="120" w:after="120"/>
                  <w:jc w:val="right"/>
                </w:pPr>
              </w:pPrChange>
            </w:pPr>
            <w:del w:id="24303" w:author="James Vu" w:date="2024-04-18T23:27:00Z">
              <w:r w:rsidRPr="00167CE0" w:rsidDel="00E5719A">
                <w:rPr>
                  <w:b/>
                  <w:bCs/>
                  <w:sz w:val="28"/>
                  <w:szCs w:val="28"/>
                  <w:rPrChange w:id="24304" w:author="James Vu" w:date="2024-04-18T22:33:00Z">
                    <w:rPr>
                      <w:b/>
                      <w:bCs/>
                    </w:rPr>
                  </w:rPrChange>
                </w:rPr>
                <w:delText>411.469.582</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7E9C4626" w14:textId="7387D273" w:rsidR="00421081" w:rsidRPr="00167CE0" w:rsidDel="00E5719A" w:rsidRDefault="00421081">
            <w:pPr>
              <w:widowControl w:val="0"/>
              <w:spacing w:before="120" w:after="120"/>
              <w:jc w:val="both"/>
              <w:rPr>
                <w:del w:id="24305" w:author="James Vu" w:date="2024-04-18T23:27:00Z"/>
                <w:b/>
                <w:bCs/>
                <w:sz w:val="28"/>
                <w:szCs w:val="28"/>
                <w:rPrChange w:id="24306" w:author="James Vu" w:date="2024-04-18T22:33:00Z">
                  <w:rPr>
                    <w:del w:id="24307" w:author="James Vu" w:date="2024-04-18T23:27:00Z"/>
                    <w:b/>
                    <w:bCs/>
                  </w:rPr>
                </w:rPrChange>
              </w:rPr>
              <w:pPrChange w:id="24308" w:author="James Vu" w:date="2024-04-18T22:33:00Z">
                <w:pPr>
                  <w:widowControl w:val="0"/>
                  <w:spacing w:before="120" w:after="120"/>
                  <w:jc w:val="right"/>
                </w:pPr>
              </w:pPrChange>
            </w:pPr>
            <w:del w:id="24309" w:author="James Vu" w:date="2024-04-18T23:27:00Z">
              <w:r w:rsidRPr="00167CE0" w:rsidDel="00E5719A">
                <w:rPr>
                  <w:b/>
                  <w:bCs/>
                  <w:sz w:val="28"/>
                  <w:szCs w:val="28"/>
                  <w:rPrChange w:id="24310" w:author="James Vu" w:date="2024-04-18T22:33:00Z">
                    <w:rPr>
                      <w:b/>
                      <w:bCs/>
                    </w:rPr>
                  </w:rPrChange>
                </w:rPr>
                <w:delText>32.917.567</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4C3C12AB" w14:textId="1CDCD181" w:rsidR="00421081" w:rsidRPr="00167CE0" w:rsidDel="00E5719A" w:rsidRDefault="00421081">
            <w:pPr>
              <w:widowControl w:val="0"/>
              <w:spacing w:before="120" w:after="120"/>
              <w:jc w:val="both"/>
              <w:rPr>
                <w:del w:id="24311" w:author="James Vu" w:date="2024-04-18T23:27:00Z"/>
                <w:b/>
                <w:bCs/>
                <w:sz w:val="28"/>
                <w:szCs w:val="28"/>
                <w:rPrChange w:id="24312" w:author="James Vu" w:date="2024-04-18T22:33:00Z">
                  <w:rPr>
                    <w:del w:id="24313" w:author="James Vu" w:date="2024-04-18T23:27:00Z"/>
                    <w:b/>
                    <w:bCs/>
                  </w:rPr>
                </w:rPrChange>
              </w:rPr>
              <w:pPrChange w:id="24314" w:author="James Vu" w:date="2024-04-18T22:33:00Z">
                <w:pPr>
                  <w:widowControl w:val="0"/>
                  <w:spacing w:before="120" w:after="120"/>
                  <w:jc w:val="right"/>
                </w:pPr>
              </w:pPrChange>
            </w:pPr>
            <w:del w:id="24315" w:author="James Vu" w:date="2024-04-18T23:27:00Z">
              <w:r w:rsidRPr="00167CE0" w:rsidDel="00E5719A">
                <w:rPr>
                  <w:b/>
                  <w:bCs/>
                  <w:sz w:val="28"/>
                  <w:szCs w:val="28"/>
                  <w:rPrChange w:id="24316" w:author="James Vu" w:date="2024-04-18T22:33:00Z">
                    <w:rPr>
                      <w:b/>
                      <w:bCs/>
                    </w:rPr>
                  </w:rPrChange>
                </w:rPr>
                <w:delText>444.387.149</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7A5157F" w14:textId="41B80F93" w:rsidR="00421081" w:rsidRPr="00167CE0" w:rsidDel="00E5719A" w:rsidRDefault="00421081">
            <w:pPr>
              <w:widowControl w:val="0"/>
              <w:spacing w:before="120" w:after="120"/>
              <w:jc w:val="both"/>
              <w:rPr>
                <w:del w:id="24317" w:author="James Vu" w:date="2024-04-18T23:27:00Z"/>
                <w:b/>
                <w:bCs/>
                <w:sz w:val="28"/>
                <w:szCs w:val="28"/>
                <w:rPrChange w:id="24318" w:author="James Vu" w:date="2024-04-18T22:33:00Z">
                  <w:rPr>
                    <w:del w:id="24319" w:author="James Vu" w:date="2024-04-18T23:27:00Z"/>
                    <w:b/>
                    <w:bCs/>
                  </w:rPr>
                </w:rPrChange>
              </w:rPr>
              <w:pPrChange w:id="24320" w:author="James Vu" w:date="2024-04-18T22:33:00Z">
                <w:pPr>
                  <w:widowControl w:val="0"/>
                  <w:spacing w:before="120" w:after="120"/>
                </w:pPr>
              </w:pPrChange>
            </w:pPr>
            <w:del w:id="24321" w:author="James Vu" w:date="2024-04-18T23:27:00Z">
              <w:r w:rsidRPr="00167CE0" w:rsidDel="00E5719A">
                <w:rPr>
                  <w:b/>
                  <w:bCs/>
                  <w:sz w:val="28"/>
                  <w:szCs w:val="28"/>
                  <w:rPrChange w:id="24322" w:author="James Vu" w:date="2024-04-18T22:33:00Z">
                    <w:rPr>
                      <w:b/>
                      <w:bCs/>
                    </w:rPr>
                  </w:rPrChange>
                </w:rPr>
                <w:delText>Bảng 9, Quyết định số 1688/QĐ-BTTTT</w:delText>
              </w:r>
            </w:del>
          </w:p>
        </w:tc>
      </w:tr>
      <w:tr w:rsidR="002D5FBD" w:rsidRPr="00167CE0" w:rsidDel="00E5719A" w14:paraId="20F31C26" w14:textId="33AA0936" w:rsidTr="006138EB">
        <w:trPr>
          <w:del w:id="2432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938116F" w14:textId="67D49A75" w:rsidR="00421081" w:rsidRPr="00167CE0" w:rsidDel="00E5719A" w:rsidRDefault="00421081">
            <w:pPr>
              <w:widowControl w:val="0"/>
              <w:spacing w:before="120" w:after="120"/>
              <w:jc w:val="both"/>
              <w:rPr>
                <w:del w:id="24324" w:author="James Vu" w:date="2024-04-18T23:27:00Z"/>
                <w:i/>
                <w:iCs/>
                <w:sz w:val="28"/>
                <w:szCs w:val="28"/>
                <w:rPrChange w:id="24325" w:author="James Vu" w:date="2024-04-18T22:33:00Z">
                  <w:rPr>
                    <w:del w:id="24326" w:author="James Vu" w:date="2024-04-18T23:27:00Z"/>
                    <w:i/>
                    <w:iCs/>
                  </w:rPr>
                </w:rPrChange>
              </w:rPr>
              <w:pPrChange w:id="24327" w:author="James Vu" w:date="2024-04-18T22:33:00Z">
                <w:pPr>
                  <w:widowControl w:val="0"/>
                  <w:spacing w:before="120" w:after="120"/>
                  <w:jc w:val="center"/>
                </w:pPr>
              </w:pPrChange>
            </w:pPr>
            <w:del w:id="24328" w:author="James Vu" w:date="2024-04-18T23:27:00Z">
              <w:r w:rsidRPr="00167CE0" w:rsidDel="00E5719A">
                <w:rPr>
                  <w:i/>
                  <w:iCs/>
                  <w:sz w:val="28"/>
                  <w:szCs w:val="28"/>
                  <w:rPrChange w:id="24329" w:author="James Vu" w:date="2024-04-18T22:33:00Z">
                    <w:rPr>
                      <w:i/>
                      <w:iCs/>
                    </w:rPr>
                  </w:rPrChange>
                </w:rPr>
                <w:delText>6.1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2701CEDB" w14:textId="15FD23D9" w:rsidR="00421081" w:rsidRPr="00167CE0" w:rsidDel="00E5719A" w:rsidRDefault="00421081">
            <w:pPr>
              <w:widowControl w:val="0"/>
              <w:spacing w:before="120" w:after="120"/>
              <w:jc w:val="both"/>
              <w:rPr>
                <w:del w:id="24330" w:author="James Vu" w:date="2024-04-18T23:27:00Z"/>
                <w:i/>
                <w:iCs/>
                <w:color w:val="000000"/>
                <w:sz w:val="28"/>
                <w:szCs w:val="28"/>
                <w:rPrChange w:id="24331" w:author="James Vu" w:date="2024-04-18T22:33:00Z">
                  <w:rPr>
                    <w:del w:id="24332" w:author="James Vu" w:date="2024-04-18T23:27:00Z"/>
                    <w:i/>
                    <w:iCs/>
                    <w:color w:val="000000"/>
                  </w:rPr>
                </w:rPrChange>
              </w:rPr>
              <w:pPrChange w:id="24333" w:author="James Vu" w:date="2024-04-18T22:33:00Z">
                <w:pPr>
                  <w:widowControl w:val="0"/>
                  <w:spacing w:before="120" w:after="120"/>
                </w:pPr>
              </w:pPrChange>
            </w:pPr>
            <w:del w:id="24334" w:author="James Vu" w:date="2024-04-18T23:27:00Z">
              <w:r w:rsidRPr="00167CE0" w:rsidDel="00E5719A">
                <w:rPr>
                  <w:i/>
                  <w:iCs/>
                  <w:color w:val="000000"/>
                  <w:sz w:val="28"/>
                  <w:szCs w:val="28"/>
                  <w:rPrChange w:id="24335" w:author="James Vu" w:date="2024-04-18T22:33:00Z">
                    <w:rPr>
                      <w:i/>
                      <w:iCs/>
                      <w:color w:val="000000"/>
                    </w:rPr>
                  </w:rPrChange>
                </w:rPr>
                <w:delText>Hạng mục hạ tầng kỹ thuật</w:delText>
              </w:r>
              <w:r w:rsidR="000B2B5C" w:rsidRPr="00167CE0" w:rsidDel="00E5719A">
                <w:rPr>
                  <w:i/>
                  <w:iCs/>
                  <w:color w:val="000000"/>
                  <w:sz w:val="28"/>
                  <w:szCs w:val="28"/>
                  <w:rPrChange w:id="24336" w:author="James Vu" w:date="2024-04-18T22:33:00Z">
                    <w:rPr>
                      <w:i/>
                      <w:iCs/>
                      <w:color w:val="000000"/>
                    </w:rPr>
                  </w:rPrChange>
                </w:rPr>
                <w:delText>,</w:delText>
              </w:r>
              <w:r w:rsidRPr="00167CE0" w:rsidDel="00E5719A">
                <w:rPr>
                  <w:i/>
                  <w:iCs/>
                  <w:color w:val="000000"/>
                  <w:sz w:val="28"/>
                  <w:szCs w:val="28"/>
                  <w:rPrChange w:id="24337" w:author="James Vu" w:date="2024-04-18T22:33:00Z">
                    <w:rPr>
                      <w:i/>
                      <w:iCs/>
                      <w:color w:val="000000"/>
                    </w:rPr>
                  </w:rPrChange>
                </w:rPr>
                <w:delText xml:space="preserve"> công nghệ thông tin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0B6960E2" w14:textId="75FD0964" w:rsidR="00421081" w:rsidRPr="00167CE0" w:rsidDel="00E5719A" w:rsidRDefault="00421081">
            <w:pPr>
              <w:widowControl w:val="0"/>
              <w:spacing w:before="120" w:after="120"/>
              <w:jc w:val="both"/>
              <w:rPr>
                <w:del w:id="24338" w:author="James Vu" w:date="2024-04-18T23:27:00Z"/>
                <w:i/>
                <w:iCs/>
                <w:color w:val="000000"/>
                <w:sz w:val="28"/>
                <w:szCs w:val="28"/>
                <w:rPrChange w:id="24339" w:author="James Vu" w:date="2024-04-18T22:33:00Z">
                  <w:rPr>
                    <w:del w:id="24340" w:author="James Vu" w:date="2024-04-18T23:27:00Z"/>
                    <w:i/>
                    <w:iCs/>
                    <w:color w:val="000000"/>
                  </w:rPr>
                </w:rPrChange>
              </w:rPr>
              <w:pPrChange w:id="24341" w:author="James Vu" w:date="2024-04-18T22:33:00Z">
                <w:pPr>
                  <w:widowControl w:val="0"/>
                  <w:spacing w:before="120" w:after="120"/>
                  <w:jc w:val="center"/>
                </w:pPr>
              </w:pPrChange>
            </w:pPr>
            <w:del w:id="24342" w:author="James Vu" w:date="2024-04-18T23:27:00Z">
              <w:r w:rsidRPr="00167CE0" w:rsidDel="00E5719A">
                <w:rPr>
                  <w:i/>
                  <w:iCs/>
                  <w:color w:val="000000"/>
                  <w:sz w:val="28"/>
                  <w:szCs w:val="28"/>
                  <w:rPrChange w:id="24343" w:author="James Vu" w:date="2024-04-18T22:33:00Z">
                    <w:rPr>
                      <w:i/>
                      <w:iCs/>
                      <w:color w:val="000000"/>
                    </w:rPr>
                  </w:rPrChange>
                </w:rPr>
                <w:delText>0,7180%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64B66FDA" w14:textId="05DDEC6F" w:rsidR="00421081" w:rsidRPr="00167CE0" w:rsidDel="00E5719A" w:rsidRDefault="00421081">
            <w:pPr>
              <w:widowControl w:val="0"/>
              <w:spacing w:before="120" w:after="120"/>
              <w:jc w:val="both"/>
              <w:rPr>
                <w:del w:id="24344" w:author="James Vu" w:date="2024-04-18T23:27:00Z"/>
                <w:i/>
                <w:iCs/>
                <w:sz w:val="28"/>
                <w:szCs w:val="28"/>
                <w:rPrChange w:id="24345" w:author="James Vu" w:date="2024-04-18T22:33:00Z">
                  <w:rPr>
                    <w:del w:id="24346" w:author="James Vu" w:date="2024-04-18T23:27:00Z"/>
                    <w:i/>
                    <w:iCs/>
                  </w:rPr>
                </w:rPrChange>
              </w:rPr>
              <w:pPrChange w:id="24347" w:author="James Vu" w:date="2024-04-18T22:33:00Z">
                <w:pPr>
                  <w:widowControl w:val="0"/>
                  <w:spacing w:before="120" w:after="120"/>
                  <w:jc w:val="center"/>
                </w:pPr>
              </w:pPrChange>
            </w:pPr>
            <w:del w:id="24348" w:author="James Vu" w:date="2024-04-18T23:27:00Z">
              <w:r w:rsidRPr="00167CE0" w:rsidDel="00E5719A">
                <w:rPr>
                  <w:i/>
                  <w:iCs/>
                  <w:sz w:val="28"/>
                  <w:szCs w:val="28"/>
                  <w:rPrChange w:id="24349" w:author="James Vu" w:date="2024-04-18T22:33:00Z">
                    <w:rPr>
                      <w:i/>
                      <w:iCs/>
                    </w:rPr>
                  </w:rPrChange>
                </w:rPr>
                <w:delText>G</w:delText>
              </w:r>
              <w:r w:rsidRPr="00167CE0" w:rsidDel="00E5719A">
                <w:rPr>
                  <w:i/>
                  <w:iCs/>
                  <w:sz w:val="28"/>
                  <w:szCs w:val="28"/>
                  <w:vertAlign w:val="subscript"/>
                  <w:rPrChange w:id="24350" w:author="James Vu" w:date="2024-04-18T22:33:00Z">
                    <w:rPr>
                      <w:i/>
                      <w:iCs/>
                      <w:vertAlign w:val="subscript"/>
                    </w:rPr>
                  </w:rPrChange>
                </w:rPr>
                <w:delText>XL</w:delText>
              </w:r>
              <w:r w:rsidRPr="00167CE0" w:rsidDel="00E5719A">
                <w:rPr>
                  <w:i/>
                  <w:iCs/>
                  <w:sz w:val="28"/>
                  <w:szCs w:val="28"/>
                  <w:rPrChange w:id="24351" w:author="James Vu" w:date="2024-04-18T22:33:00Z">
                    <w:rPr>
                      <w:i/>
                      <w:iCs/>
                    </w:rPr>
                  </w:rPrChange>
                </w:rPr>
                <w:delText xml:space="preserve"> + G</w:delText>
              </w:r>
              <w:r w:rsidRPr="00167CE0" w:rsidDel="00E5719A">
                <w:rPr>
                  <w:b/>
                  <w:bCs/>
                  <w:i/>
                  <w:iCs/>
                  <w:color w:val="000000"/>
                  <w:sz w:val="28"/>
                  <w:szCs w:val="28"/>
                  <w:vertAlign w:val="subscript"/>
                  <w:rPrChange w:id="24352" w:author="James Vu" w:date="2024-04-18T22:33:00Z">
                    <w:rPr>
                      <w:b/>
                      <w:bCs/>
                      <w:i/>
                      <w:iCs/>
                      <w:color w:val="000000"/>
                      <w:vertAlign w:val="subscript"/>
                    </w:rPr>
                  </w:rPrChange>
                </w:rPr>
                <w:delText>PC</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5EDEF69" w14:textId="5647B301" w:rsidR="00421081" w:rsidRPr="00167CE0" w:rsidDel="00E5719A" w:rsidRDefault="00421081">
            <w:pPr>
              <w:widowControl w:val="0"/>
              <w:spacing w:before="120" w:after="120"/>
              <w:jc w:val="both"/>
              <w:rPr>
                <w:del w:id="24353" w:author="James Vu" w:date="2024-04-18T23:27:00Z"/>
                <w:i/>
                <w:iCs/>
                <w:color w:val="000000"/>
                <w:sz w:val="28"/>
                <w:szCs w:val="28"/>
                <w:rPrChange w:id="24354" w:author="James Vu" w:date="2024-04-18T22:33:00Z">
                  <w:rPr>
                    <w:del w:id="24355" w:author="James Vu" w:date="2024-04-18T23:27:00Z"/>
                    <w:i/>
                    <w:iCs/>
                    <w:color w:val="000000"/>
                  </w:rPr>
                </w:rPrChange>
              </w:rPr>
              <w:pPrChange w:id="24356" w:author="James Vu" w:date="2024-04-18T22:33:00Z">
                <w:pPr>
                  <w:widowControl w:val="0"/>
                  <w:spacing w:before="120" w:after="120"/>
                  <w:jc w:val="center"/>
                </w:pPr>
              </w:pPrChange>
            </w:pPr>
            <w:del w:id="24357" w:author="James Vu" w:date="2024-04-18T23:27:00Z">
              <w:r w:rsidRPr="00167CE0" w:rsidDel="00E5719A">
                <w:rPr>
                  <w:i/>
                  <w:iCs/>
                  <w:color w:val="000000"/>
                  <w:sz w:val="28"/>
                  <w:szCs w:val="28"/>
                  <w:rPrChange w:id="24358" w:author="James Vu" w:date="2024-04-18T22:33:00Z">
                    <w:rPr>
                      <w:i/>
                      <w:iCs/>
                      <w:color w:val="000000"/>
                    </w:rPr>
                  </w:rPrChange>
                </w:rPr>
                <w:delText>4.251.266.566</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4067A97" w14:textId="1A6AC318" w:rsidR="00421081" w:rsidRPr="00167CE0" w:rsidDel="00E5719A" w:rsidRDefault="00421081">
            <w:pPr>
              <w:widowControl w:val="0"/>
              <w:spacing w:before="120" w:after="120"/>
              <w:jc w:val="both"/>
              <w:rPr>
                <w:del w:id="24359" w:author="James Vu" w:date="2024-04-18T23:27:00Z"/>
                <w:i/>
                <w:iCs/>
                <w:color w:val="000000"/>
                <w:sz w:val="28"/>
                <w:szCs w:val="28"/>
                <w:rPrChange w:id="24360" w:author="James Vu" w:date="2024-04-18T22:33:00Z">
                  <w:rPr>
                    <w:del w:id="24361" w:author="James Vu" w:date="2024-04-18T23:27:00Z"/>
                    <w:i/>
                    <w:iCs/>
                    <w:color w:val="000000"/>
                  </w:rPr>
                </w:rPrChange>
              </w:rPr>
              <w:pPrChange w:id="24362" w:author="James Vu" w:date="2024-04-18T22:33:00Z">
                <w:pPr>
                  <w:widowControl w:val="0"/>
                  <w:spacing w:before="120" w:after="120"/>
                  <w:jc w:val="right"/>
                </w:pPr>
              </w:pPrChange>
            </w:pPr>
            <w:del w:id="24363" w:author="James Vu" w:date="2024-04-18T23:27:00Z">
              <w:r w:rsidRPr="00167CE0" w:rsidDel="00E5719A">
                <w:rPr>
                  <w:i/>
                  <w:iCs/>
                  <w:color w:val="000000"/>
                  <w:sz w:val="28"/>
                  <w:szCs w:val="28"/>
                  <w:rPrChange w:id="24364" w:author="James Vu" w:date="2024-04-18T22:33:00Z">
                    <w:rPr>
                      <w:i/>
                      <w:iCs/>
                      <w:color w:val="000000"/>
                    </w:rPr>
                  </w:rPrChange>
                </w:rPr>
                <w:delText>30.524.094</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1799DED4" w14:textId="6C1158CB" w:rsidR="00421081" w:rsidRPr="00167CE0" w:rsidDel="00E5719A" w:rsidRDefault="00421081">
            <w:pPr>
              <w:widowControl w:val="0"/>
              <w:spacing w:before="120" w:after="120"/>
              <w:jc w:val="both"/>
              <w:rPr>
                <w:del w:id="24365" w:author="James Vu" w:date="2024-04-18T23:27:00Z"/>
                <w:i/>
                <w:iCs/>
                <w:color w:val="000000"/>
                <w:sz w:val="28"/>
                <w:szCs w:val="28"/>
                <w:rPrChange w:id="24366" w:author="James Vu" w:date="2024-04-18T22:33:00Z">
                  <w:rPr>
                    <w:del w:id="24367" w:author="James Vu" w:date="2024-04-18T23:27:00Z"/>
                    <w:i/>
                    <w:iCs/>
                    <w:color w:val="000000"/>
                  </w:rPr>
                </w:rPrChange>
              </w:rPr>
              <w:pPrChange w:id="24368" w:author="James Vu" w:date="2024-04-18T22:33:00Z">
                <w:pPr>
                  <w:widowControl w:val="0"/>
                  <w:spacing w:before="120" w:after="120"/>
                  <w:jc w:val="right"/>
                </w:pPr>
              </w:pPrChange>
            </w:pPr>
            <w:del w:id="24369" w:author="James Vu" w:date="2024-04-18T23:27:00Z">
              <w:r w:rsidRPr="00167CE0" w:rsidDel="00E5719A">
                <w:rPr>
                  <w:i/>
                  <w:iCs/>
                  <w:color w:val="000000"/>
                  <w:sz w:val="28"/>
                  <w:szCs w:val="28"/>
                  <w:rPrChange w:id="24370" w:author="James Vu" w:date="2024-04-18T22:33:00Z">
                    <w:rPr>
                      <w:i/>
                      <w:iCs/>
                      <w:color w:val="000000"/>
                    </w:rPr>
                  </w:rPrChange>
                </w:rPr>
                <w:delText>2.441.928</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5063B0B" w14:textId="39F983D6" w:rsidR="00421081" w:rsidRPr="00167CE0" w:rsidDel="00E5719A" w:rsidRDefault="00421081">
            <w:pPr>
              <w:widowControl w:val="0"/>
              <w:spacing w:before="120" w:after="120"/>
              <w:jc w:val="both"/>
              <w:rPr>
                <w:del w:id="24371" w:author="James Vu" w:date="2024-04-18T23:27:00Z"/>
                <w:i/>
                <w:iCs/>
                <w:color w:val="000000"/>
                <w:sz w:val="28"/>
                <w:szCs w:val="28"/>
                <w:rPrChange w:id="24372" w:author="James Vu" w:date="2024-04-18T22:33:00Z">
                  <w:rPr>
                    <w:del w:id="24373" w:author="James Vu" w:date="2024-04-18T23:27:00Z"/>
                    <w:i/>
                    <w:iCs/>
                    <w:color w:val="000000"/>
                  </w:rPr>
                </w:rPrChange>
              </w:rPr>
              <w:pPrChange w:id="24374" w:author="James Vu" w:date="2024-04-18T22:33:00Z">
                <w:pPr>
                  <w:widowControl w:val="0"/>
                  <w:spacing w:before="120" w:after="120"/>
                  <w:jc w:val="right"/>
                </w:pPr>
              </w:pPrChange>
            </w:pPr>
            <w:del w:id="24375" w:author="James Vu" w:date="2024-04-18T23:27:00Z">
              <w:r w:rsidRPr="00167CE0" w:rsidDel="00E5719A">
                <w:rPr>
                  <w:i/>
                  <w:iCs/>
                  <w:color w:val="000000"/>
                  <w:sz w:val="28"/>
                  <w:szCs w:val="28"/>
                  <w:rPrChange w:id="24376" w:author="James Vu" w:date="2024-04-18T22:33:00Z">
                    <w:rPr>
                      <w:i/>
                      <w:iCs/>
                      <w:color w:val="000000"/>
                    </w:rPr>
                  </w:rPrChange>
                </w:rPr>
                <w:delText>32.966.022</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5B13C82C" w14:textId="1DBE96C0" w:rsidR="00421081" w:rsidRPr="00167CE0" w:rsidDel="00E5719A" w:rsidRDefault="00421081">
            <w:pPr>
              <w:widowControl w:val="0"/>
              <w:spacing w:before="120" w:after="120"/>
              <w:jc w:val="both"/>
              <w:rPr>
                <w:del w:id="24377" w:author="James Vu" w:date="2024-04-18T23:27:00Z"/>
                <w:i/>
                <w:iCs/>
                <w:sz w:val="28"/>
                <w:szCs w:val="28"/>
                <w:rPrChange w:id="24378" w:author="James Vu" w:date="2024-04-18T22:33:00Z">
                  <w:rPr>
                    <w:del w:id="24379" w:author="James Vu" w:date="2024-04-18T23:27:00Z"/>
                    <w:i/>
                    <w:iCs/>
                  </w:rPr>
                </w:rPrChange>
              </w:rPr>
              <w:pPrChange w:id="24380" w:author="James Vu" w:date="2024-04-18T22:33:00Z">
                <w:pPr>
                  <w:widowControl w:val="0"/>
                  <w:spacing w:before="120" w:after="120"/>
                </w:pPr>
              </w:pPrChange>
            </w:pPr>
            <w:del w:id="24381" w:author="James Vu" w:date="2024-04-18T23:27:00Z">
              <w:r w:rsidRPr="00167CE0" w:rsidDel="00E5719A">
                <w:rPr>
                  <w:i/>
                  <w:iCs/>
                  <w:sz w:val="28"/>
                  <w:szCs w:val="28"/>
                  <w:rPrChange w:id="24382" w:author="James Vu" w:date="2024-04-18T22:33:00Z">
                    <w:rPr>
                      <w:i/>
                      <w:iCs/>
                    </w:rPr>
                  </w:rPrChange>
                </w:rPr>
                <w:delText> </w:delText>
              </w:r>
            </w:del>
          </w:p>
        </w:tc>
      </w:tr>
      <w:tr w:rsidR="002D5FBD" w:rsidRPr="00167CE0" w:rsidDel="00E5719A" w14:paraId="4ED6F5A1" w14:textId="5ABA4D30" w:rsidTr="006138EB">
        <w:trPr>
          <w:del w:id="2438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98BA151" w14:textId="5A16C12C" w:rsidR="00421081" w:rsidRPr="00167CE0" w:rsidDel="00E5719A" w:rsidRDefault="00421081">
            <w:pPr>
              <w:widowControl w:val="0"/>
              <w:spacing w:before="120" w:after="120"/>
              <w:jc w:val="both"/>
              <w:rPr>
                <w:del w:id="24384" w:author="James Vu" w:date="2024-04-18T23:27:00Z"/>
                <w:i/>
                <w:iCs/>
                <w:sz w:val="28"/>
                <w:szCs w:val="28"/>
                <w:rPrChange w:id="24385" w:author="James Vu" w:date="2024-04-18T22:33:00Z">
                  <w:rPr>
                    <w:del w:id="24386" w:author="James Vu" w:date="2024-04-18T23:27:00Z"/>
                    <w:i/>
                    <w:iCs/>
                  </w:rPr>
                </w:rPrChange>
              </w:rPr>
              <w:pPrChange w:id="24387" w:author="James Vu" w:date="2024-04-18T22:33:00Z">
                <w:pPr>
                  <w:widowControl w:val="0"/>
                  <w:spacing w:before="120" w:after="120"/>
                  <w:jc w:val="center"/>
                </w:pPr>
              </w:pPrChange>
            </w:pPr>
            <w:del w:id="24388" w:author="James Vu" w:date="2024-04-18T23:27:00Z">
              <w:r w:rsidRPr="00167CE0" w:rsidDel="00E5719A">
                <w:rPr>
                  <w:i/>
                  <w:iCs/>
                  <w:sz w:val="28"/>
                  <w:szCs w:val="28"/>
                  <w:rPrChange w:id="24389" w:author="James Vu" w:date="2024-04-18T22:33:00Z">
                    <w:rPr>
                      <w:i/>
                      <w:iCs/>
                    </w:rPr>
                  </w:rPrChange>
                </w:rPr>
                <w:delText>6.2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6CB86D26" w14:textId="5B99639B" w:rsidR="00421081" w:rsidRPr="00167CE0" w:rsidDel="00E5719A" w:rsidRDefault="000B2B5C">
            <w:pPr>
              <w:widowControl w:val="0"/>
              <w:spacing w:before="120" w:after="120"/>
              <w:jc w:val="both"/>
              <w:rPr>
                <w:del w:id="24390" w:author="James Vu" w:date="2024-04-18T23:27:00Z"/>
                <w:i/>
                <w:iCs/>
                <w:color w:val="000000"/>
                <w:sz w:val="28"/>
                <w:szCs w:val="28"/>
                <w:rPrChange w:id="24391" w:author="James Vu" w:date="2024-04-18T22:33:00Z">
                  <w:rPr>
                    <w:del w:id="24392" w:author="James Vu" w:date="2024-04-18T23:27:00Z"/>
                    <w:i/>
                    <w:iCs/>
                    <w:color w:val="000000"/>
                  </w:rPr>
                </w:rPrChange>
              </w:rPr>
              <w:pPrChange w:id="24393" w:author="James Vu" w:date="2024-04-18T22:33:00Z">
                <w:pPr>
                  <w:widowControl w:val="0"/>
                  <w:spacing w:before="120" w:after="120"/>
                </w:pPr>
              </w:pPrChange>
            </w:pPr>
            <w:del w:id="24394" w:author="James Vu" w:date="2024-04-18T23:27:00Z">
              <w:r w:rsidRPr="00167CE0" w:rsidDel="00E5719A">
                <w:rPr>
                  <w:i/>
                  <w:iCs/>
                  <w:color w:val="000000"/>
                  <w:sz w:val="28"/>
                  <w:szCs w:val="28"/>
                  <w:rPrChange w:id="24395" w:author="James Vu" w:date="2024-04-18T22:33:00Z">
                    <w:rPr>
                      <w:i/>
                      <w:iCs/>
                      <w:color w:val="000000"/>
                    </w:rPr>
                  </w:rPrChange>
                </w:rPr>
                <w:delText>Hạng mục xây dựng hệ thống/ phần mềm, cơ sở dữ liệu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7A404B01" w14:textId="5CE171FA" w:rsidR="00421081" w:rsidRPr="00167CE0" w:rsidDel="00E5719A" w:rsidRDefault="00421081">
            <w:pPr>
              <w:widowControl w:val="0"/>
              <w:spacing w:before="120" w:after="120"/>
              <w:jc w:val="both"/>
              <w:rPr>
                <w:del w:id="24396" w:author="James Vu" w:date="2024-04-18T23:27:00Z"/>
                <w:i/>
                <w:iCs/>
                <w:color w:val="000000"/>
                <w:sz w:val="28"/>
                <w:szCs w:val="28"/>
                <w:rPrChange w:id="24397" w:author="James Vu" w:date="2024-04-18T22:33:00Z">
                  <w:rPr>
                    <w:del w:id="24398" w:author="James Vu" w:date="2024-04-18T23:27:00Z"/>
                    <w:i/>
                    <w:iCs/>
                    <w:color w:val="000000"/>
                  </w:rPr>
                </w:rPrChange>
              </w:rPr>
              <w:pPrChange w:id="24399" w:author="James Vu" w:date="2024-04-18T22:33:00Z">
                <w:pPr>
                  <w:widowControl w:val="0"/>
                  <w:spacing w:before="120" w:after="120"/>
                  <w:jc w:val="center"/>
                </w:pPr>
              </w:pPrChange>
            </w:pPr>
            <w:del w:id="24400" w:author="James Vu" w:date="2024-04-18T23:27:00Z">
              <w:r w:rsidRPr="00167CE0" w:rsidDel="00E5719A">
                <w:rPr>
                  <w:i/>
                  <w:iCs/>
                  <w:color w:val="000000"/>
                  <w:sz w:val="28"/>
                  <w:szCs w:val="28"/>
                  <w:rPrChange w:id="24401" w:author="James Vu" w:date="2024-04-18T22:33:00Z">
                    <w:rPr>
                      <w:i/>
                      <w:iCs/>
                      <w:color w:val="000000"/>
                    </w:rPr>
                  </w:rPrChange>
                </w:rPr>
                <w:delText>1,8245%</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0F8A5D7A" w14:textId="65F42E18" w:rsidR="00421081" w:rsidRPr="00167CE0" w:rsidDel="00E5719A" w:rsidRDefault="00421081">
            <w:pPr>
              <w:widowControl w:val="0"/>
              <w:spacing w:before="120" w:after="120"/>
              <w:jc w:val="both"/>
              <w:rPr>
                <w:del w:id="24402" w:author="James Vu" w:date="2024-04-18T23:27:00Z"/>
                <w:i/>
                <w:iCs/>
                <w:sz w:val="28"/>
                <w:szCs w:val="28"/>
                <w:rPrChange w:id="24403" w:author="James Vu" w:date="2024-04-18T22:33:00Z">
                  <w:rPr>
                    <w:del w:id="24404" w:author="James Vu" w:date="2024-04-18T23:27:00Z"/>
                    <w:i/>
                    <w:iCs/>
                  </w:rPr>
                </w:rPrChange>
              </w:rPr>
              <w:pPrChange w:id="24405" w:author="James Vu" w:date="2024-04-18T22:33:00Z">
                <w:pPr>
                  <w:widowControl w:val="0"/>
                  <w:spacing w:before="120" w:after="120"/>
                  <w:jc w:val="center"/>
                </w:pPr>
              </w:pPrChange>
            </w:pPr>
            <w:del w:id="24406" w:author="James Vu" w:date="2024-04-18T23:27:00Z">
              <w:r w:rsidRPr="00167CE0" w:rsidDel="00E5719A">
                <w:rPr>
                  <w:i/>
                  <w:iCs/>
                  <w:sz w:val="28"/>
                  <w:szCs w:val="28"/>
                  <w:rPrChange w:id="24407" w:author="James Vu" w:date="2024-04-18T22:33:00Z">
                    <w:rPr>
                      <w:i/>
                      <w:iCs/>
                    </w:rPr>
                  </w:rPrChange>
                </w:rPr>
                <w:delText>G</w:delText>
              </w:r>
              <w:r w:rsidRPr="00167CE0" w:rsidDel="00E5719A">
                <w:rPr>
                  <w:i/>
                  <w:iCs/>
                  <w:sz w:val="28"/>
                  <w:szCs w:val="28"/>
                  <w:vertAlign w:val="subscript"/>
                  <w:rPrChange w:id="24408" w:author="James Vu" w:date="2024-04-18T22:33:00Z">
                    <w:rPr>
                      <w:i/>
                      <w:iCs/>
                      <w:vertAlign w:val="subscript"/>
                    </w:rPr>
                  </w:rPrChange>
                </w:rPr>
                <w:delText>PM</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A30CB64" w14:textId="06FD78E2" w:rsidR="00421081" w:rsidRPr="00167CE0" w:rsidDel="00E5719A" w:rsidRDefault="00421081">
            <w:pPr>
              <w:widowControl w:val="0"/>
              <w:spacing w:before="120" w:after="120"/>
              <w:jc w:val="both"/>
              <w:rPr>
                <w:del w:id="24409" w:author="James Vu" w:date="2024-04-18T23:27:00Z"/>
                <w:i/>
                <w:iCs/>
                <w:color w:val="000000"/>
                <w:sz w:val="28"/>
                <w:szCs w:val="28"/>
                <w:rPrChange w:id="24410" w:author="James Vu" w:date="2024-04-18T22:33:00Z">
                  <w:rPr>
                    <w:del w:id="24411" w:author="James Vu" w:date="2024-04-18T23:27:00Z"/>
                    <w:i/>
                    <w:iCs/>
                    <w:color w:val="000000"/>
                  </w:rPr>
                </w:rPrChange>
              </w:rPr>
              <w:pPrChange w:id="24412" w:author="James Vu" w:date="2024-04-18T22:33:00Z">
                <w:pPr>
                  <w:widowControl w:val="0"/>
                  <w:spacing w:before="120" w:after="120"/>
                  <w:jc w:val="center"/>
                </w:pPr>
              </w:pPrChange>
            </w:pPr>
            <w:del w:id="24413" w:author="James Vu" w:date="2024-04-18T23:27:00Z">
              <w:r w:rsidRPr="00167CE0" w:rsidDel="00E5719A">
                <w:rPr>
                  <w:i/>
                  <w:iCs/>
                  <w:color w:val="000000"/>
                  <w:sz w:val="28"/>
                  <w:szCs w:val="28"/>
                  <w:rPrChange w:id="24414" w:author="James Vu" w:date="2024-04-18T22:33:00Z">
                    <w:rPr>
                      <w:i/>
                      <w:iCs/>
                      <w:color w:val="000000"/>
                    </w:rPr>
                  </w:rPrChange>
                </w:rPr>
                <w:delText>20.879.840.000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CF78C66" w14:textId="09B37583" w:rsidR="00421081" w:rsidRPr="00167CE0" w:rsidDel="00E5719A" w:rsidRDefault="00421081">
            <w:pPr>
              <w:widowControl w:val="0"/>
              <w:spacing w:before="120" w:after="120"/>
              <w:jc w:val="both"/>
              <w:rPr>
                <w:del w:id="24415" w:author="James Vu" w:date="2024-04-18T23:27:00Z"/>
                <w:i/>
                <w:iCs/>
                <w:sz w:val="28"/>
                <w:szCs w:val="28"/>
                <w:rPrChange w:id="24416" w:author="James Vu" w:date="2024-04-18T22:33:00Z">
                  <w:rPr>
                    <w:del w:id="24417" w:author="James Vu" w:date="2024-04-18T23:27:00Z"/>
                    <w:i/>
                    <w:iCs/>
                  </w:rPr>
                </w:rPrChange>
              </w:rPr>
              <w:pPrChange w:id="24418" w:author="James Vu" w:date="2024-04-18T22:33:00Z">
                <w:pPr>
                  <w:widowControl w:val="0"/>
                  <w:spacing w:before="120" w:after="120"/>
                  <w:jc w:val="right"/>
                </w:pPr>
              </w:pPrChange>
            </w:pPr>
            <w:del w:id="24419" w:author="James Vu" w:date="2024-04-18T23:27:00Z">
              <w:r w:rsidRPr="00167CE0" w:rsidDel="00E5719A">
                <w:rPr>
                  <w:i/>
                  <w:iCs/>
                  <w:sz w:val="28"/>
                  <w:szCs w:val="28"/>
                  <w:rPrChange w:id="24420" w:author="James Vu" w:date="2024-04-18T22:33:00Z">
                    <w:rPr>
                      <w:i/>
                      <w:iCs/>
                    </w:rPr>
                  </w:rPrChange>
                </w:rPr>
                <w:delText>380.945.488</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4FD2136C" w14:textId="29AB50BA" w:rsidR="00421081" w:rsidRPr="00167CE0" w:rsidDel="00E5719A" w:rsidRDefault="00421081">
            <w:pPr>
              <w:widowControl w:val="0"/>
              <w:spacing w:before="120" w:after="120"/>
              <w:jc w:val="both"/>
              <w:rPr>
                <w:del w:id="24421" w:author="James Vu" w:date="2024-04-18T23:27:00Z"/>
                <w:i/>
                <w:iCs/>
                <w:color w:val="000000"/>
                <w:sz w:val="28"/>
                <w:szCs w:val="28"/>
                <w:rPrChange w:id="24422" w:author="James Vu" w:date="2024-04-18T22:33:00Z">
                  <w:rPr>
                    <w:del w:id="24423" w:author="James Vu" w:date="2024-04-18T23:27:00Z"/>
                    <w:i/>
                    <w:iCs/>
                    <w:color w:val="000000"/>
                  </w:rPr>
                </w:rPrChange>
              </w:rPr>
              <w:pPrChange w:id="24424" w:author="James Vu" w:date="2024-04-18T22:33:00Z">
                <w:pPr>
                  <w:widowControl w:val="0"/>
                  <w:spacing w:before="120" w:after="120"/>
                  <w:jc w:val="right"/>
                </w:pPr>
              </w:pPrChange>
            </w:pPr>
            <w:del w:id="24425" w:author="James Vu" w:date="2024-04-18T23:27:00Z">
              <w:r w:rsidRPr="00167CE0" w:rsidDel="00E5719A">
                <w:rPr>
                  <w:i/>
                  <w:iCs/>
                  <w:color w:val="000000"/>
                  <w:sz w:val="28"/>
                  <w:szCs w:val="28"/>
                  <w:rPrChange w:id="24426" w:author="James Vu" w:date="2024-04-18T22:33:00Z">
                    <w:rPr>
                      <w:i/>
                      <w:iCs/>
                      <w:color w:val="000000"/>
                    </w:rPr>
                  </w:rPrChange>
                </w:rPr>
                <w:delText>30.475.639</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940056D" w14:textId="647FA35E" w:rsidR="00421081" w:rsidRPr="00167CE0" w:rsidDel="00E5719A" w:rsidRDefault="00421081">
            <w:pPr>
              <w:widowControl w:val="0"/>
              <w:spacing w:before="120" w:after="120"/>
              <w:jc w:val="both"/>
              <w:rPr>
                <w:del w:id="24427" w:author="James Vu" w:date="2024-04-18T23:27:00Z"/>
                <w:i/>
                <w:iCs/>
                <w:sz w:val="28"/>
                <w:szCs w:val="28"/>
                <w:rPrChange w:id="24428" w:author="James Vu" w:date="2024-04-18T22:33:00Z">
                  <w:rPr>
                    <w:del w:id="24429" w:author="James Vu" w:date="2024-04-18T23:27:00Z"/>
                    <w:i/>
                    <w:iCs/>
                  </w:rPr>
                </w:rPrChange>
              </w:rPr>
              <w:pPrChange w:id="24430" w:author="James Vu" w:date="2024-04-18T22:33:00Z">
                <w:pPr>
                  <w:widowControl w:val="0"/>
                  <w:spacing w:before="120" w:after="120"/>
                  <w:jc w:val="right"/>
                </w:pPr>
              </w:pPrChange>
            </w:pPr>
            <w:del w:id="24431" w:author="James Vu" w:date="2024-04-18T23:27:00Z">
              <w:r w:rsidRPr="00167CE0" w:rsidDel="00E5719A">
                <w:rPr>
                  <w:i/>
                  <w:iCs/>
                  <w:sz w:val="28"/>
                  <w:szCs w:val="28"/>
                  <w:rPrChange w:id="24432" w:author="James Vu" w:date="2024-04-18T22:33:00Z">
                    <w:rPr>
                      <w:i/>
                      <w:iCs/>
                    </w:rPr>
                  </w:rPrChange>
                </w:rPr>
                <w:delText>411.421.127</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81D15B8" w14:textId="384218B3" w:rsidR="00421081" w:rsidRPr="00167CE0" w:rsidDel="00E5719A" w:rsidRDefault="00421081">
            <w:pPr>
              <w:widowControl w:val="0"/>
              <w:spacing w:before="120" w:after="120"/>
              <w:jc w:val="both"/>
              <w:rPr>
                <w:del w:id="24433" w:author="James Vu" w:date="2024-04-18T23:27:00Z"/>
                <w:i/>
                <w:iCs/>
                <w:sz w:val="28"/>
                <w:szCs w:val="28"/>
                <w:rPrChange w:id="24434" w:author="James Vu" w:date="2024-04-18T22:33:00Z">
                  <w:rPr>
                    <w:del w:id="24435" w:author="James Vu" w:date="2024-04-18T23:27:00Z"/>
                    <w:i/>
                    <w:iCs/>
                  </w:rPr>
                </w:rPrChange>
              </w:rPr>
              <w:pPrChange w:id="24436" w:author="James Vu" w:date="2024-04-18T22:33:00Z">
                <w:pPr>
                  <w:widowControl w:val="0"/>
                  <w:spacing w:before="120" w:after="120"/>
                </w:pPr>
              </w:pPrChange>
            </w:pPr>
            <w:del w:id="24437" w:author="James Vu" w:date="2024-04-18T23:27:00Z">
              <w:r w:rsidRPr="00167CE0" w:rsidDel="00E5719A">
                <w:rPr>
                  <w:i/>
                  <w:iCs/>
                  <w:sz w:val="28"/>
                  <w:szCs w:val="28"/>
                  <w:rPrChange w:id="24438" w:author="James Vu" w:date="2024-04-18T22:33:00Z">
                    <w:rPr>
                      <w:i/>
                      <w:iCs/>
                    </w:rPr>
                  </w:rPrChange>
                </w:rPr>
                <w:delText> </w:delText>
              </w:r>
            </w:del>
          </w:p>
        </w:tc>
      </w:tr>
      <w:tr w:rsidR="002D5FBD" w:rsidRPr="00167CE0" w:rsidDel="00E5719A" w14:paraId="66602962" w14:textId="215A1DB8" w:rsidTr="006138EB">
        <w:trPr>
          <w:del w:id="24439"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79A0DC3" w14:textId="275CEFBB" w:rsidR="00421081" w:rsidRPr="00167CE0" w:rsidDel="00E5719A" w:rsidRDefault="00421081">
            <w:pPr>
              <w:widowControl w:val="0"/>
              <w:spacing w:before="120" w:after="120"/>
              <w:jc w:val="both"/>
              <w:rPr>
                <w:del w:id="24440" w:author="James Vu" w:date="2024-04-18T23:27:00Z"/>
                <w:b/>
                <w:bCs/>
                <w:sz w:val="28"/>
                <w:szCs w:val="28"/>
                <w:rPrChange w:id="24441" w:author="James Vu" w:date="2024-04-18T22:33:00Z">
                  <w:rPr>
                    <w:del w:id="24442" w:author="James Vu" w:date="2024-04-18T23:27:00Z"/>
                    <w:b/>
                    <w:bCs/>
                  </w:rPr>
                </w:rPrChange>
              </w:rPr>
              <w:pPrChange w:id="24443" w:author="James Vu" w:date="2024-04-18T22:33:00Z">
                <w:pPr>
                  <w:widowControl w:val="0"/>
                  <w:spacing w:before="120" w:after="120"/>
                  <w:jc w:val="center"/>
                </w:pPr>
              </w:pPrChange>
            </w:pPr>
            <w:del w:id="24444" w:author="James Vu" w:date="2024-04-18T23:27:00Z">
              <w:r w:rsidRPr="00167CE0" w:rsidDel="00E5719A">
                <w:rPr>
                  <w:b/>
                  <w:bCs/>
                  <w:sz w:val="28"/>
                  <w:szCs w:val="28"/>
                  <w:rPrChange w:id="24445" w:author="James Vu" w:date="2024-04-18T22:33:00Z">
                    <w:rPr>
                      <w:b/>
                      <w:bCs/>
                    </w:rPr>
                  </w:rPrChange>
                </w:rPr>
                <w:delText>7</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5C0EB75F" w14:textId="5D4C2156" w:rsidR="00421081" w:rsidRPr="00167CE0" w:rsidDel="00E5719A" w:rsidRDefault="00421081">
            <w:pPr>
              <w:widowControl w:val="0"/>
              <w:spacing w:before="120" w:after="120"/>
              <w:jc w:val="both"/>
              <w:rPr>
                <w:del w:id="24446" w:author="James Vu" w:date="2024-04-18T23:27:00Z"/>
                <w:b/>
                <w:bCs/>
                <w:color w:val="000000"/>
                <w:sz w:val="28"/>
                <w:szCs w:val="28"/>
                <w:rPrChange w:id="24447" w:author="James Vu" w:date="2024-04-18T22:33:00Z">
                  <w:rPr>
                    <w:del w:id="24448" w:author="James Vu" w:date="2024-04-18T23:27:00Z"/>
                    <w:b/>
                    <w:bCs/>
                    <w:color w:val="000000"/>
                  </w:rPr>
                </w:rPrChange>
              </w:rPr>
              <w:pPrChange w:id="24449" w:author="James Vu" w:date="2024-04-18T22:33:00Z">
                <w:pPr>
                  <w:widowControl w:val="0"/>
                  <w:spacing w:before="120" w:after="120"/>
                </w:pPr>
              </w:pPrChange>
            </w:pPr>
            <w:del w:id="24450" w:author="James Vu" w:date="2024-04-18T23:27:00Z">
              <w:r w:rsidRPr="00167CE0" w:rsidDel="00E5719A">
                <w:rPr>
                  <w:b/>
                  <w:bCs/>
                  <w:color w:val="000000"/>
                  <w:sz w:val="28"/>
                  <w:szCs w:val="28"/>
                  <w:rPrChange w:id="24451" w:author="James Vu" w:date="2024-04-18T22:33:00Z">
                    <w:rPr>
                      <w:b/>
                      <w:bCs/>
                      <w:color w:val="000000"/>
                    </w:rPr>
                  </w:rPrChange>
                </w:rPr>
                <w:delText>Lựa chọn nhà thầu tư vấn kiểm thử phần mềm nội bộ</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B9DA6EE" w14:textId="4CA7C818" w:rsidR="00421081" w:rsidRPr="00167CE0" w:rsidDel="00E5719A" w:rsidRDefault="00421081">
            <w:pPr>
              <w:widowControl w:val="0"/>
              <w:spacing w:before="120" w:after="120"/>
              <w:jc w:val="both"/>
              <w:rPr>
                <w:del w:id="24452" w:author="James Vu" w:date="2024-04-18T23:27:00Z"/>
                <w:b/>
                <w:bCs/>
                <w:color w:val="000000"/>
                <w:sz w:val="28"/>
                <w:szCs w:val="28"/>
                <w:rPrChange w:id="24453" w:author="James Vu" w:date="2024-04-18T22:33:00Z">
                  <w:rPr>
                    <w:del w:id="24454" w:author="James Vu" w:date="2024-04-18T23:27:00Z"/>
                    <w:b/>
                    <w:bCs/>
                    <w:color w:val="000000"/>
                  </w:rPr>
                </w:rPrChange>
              </w:rPr>
              <w:pPrChange w:id="24455"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2A19D61F" w14:textId="5BB4111E" w:rsidR="00421081" w:rsidRPr="00167CE0" w:rsidDel="00E5719A" w:rsidRDefault="00421081">
            <w:pPr>
              <w:widowControl w:val="0"/>
              <w:spacing w:before="120" w:after="120"/>
              <w:jc w:val="both"/>
              <w:rPr>
                <w:del w:id="24456" w:author="James Vu" w:date="2024-04-18T23:27:00Z"/>
                <w:b/>
                <w:bCs/>
                <w:sz w:val="28"/>
                <w:szCs w:val="28"/>
                <w:rPrChange w:id="24457" w:author="James Vu" w:date="2024-04-18T22:33:00Z">
                  <w:rPr>
                    <w:del w:id="24458" w:author="James Vu" w:date="2024-04-18T23:27:00Z"/>
                    <w:b/>
                    <w:bCs/>
                  </w:rPr>
                </w:rPrChange>
              </w:rPr>
              <w:pPrChange w:id="24459"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C383F0D" w14:textId="260181EB" w:rsidR="00421081" w:rsidRPr="00167CE0" w:rsidDel="00E5719A" w:rsidRDefault="00421081">
            <w:pPr>
              <w:widowControl w:val="0"/>
              <w:spacing w:before="120" w:after="120"/>
              <w:jc w:val="both"/>
              <w:rPr>
                <w:del w:id="24460" w:author="James Vu" w:date="2024-04-18T23:27:00Z"/>
                <w:b/>
                <w:bCs/>
                <w:color w:val="000000"/>
                <w:sz w:val="28"/>
                <w:szCs w:val="28"/>
                <w:rPrChange w:id="24461" w:author="James Vu" w:date="2024-04-18T22:33:00Z">
                  <w:rPr>
                    <w:del w:id="24462" w:author="James Vu" w:date="2024-04-18T23:27:00Z"/>
                    <w:b/>
                    <w:bCs/>
                    <w:color w:val="000000"/>
                  </w:rPr>
                </w:rPrChange>
              </w:rPr>
              <w:pPrChange w:id="24463"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4D79CC1" w14:textId="4DBEFED8" w:rsidR="00421081" w:rsidRPr="00167CE0" w:rsidDel="00E5719A" w:rsidRDefault="00421081">
            <w:pPr>
              <w:widowControl w:val="0"/>
              <w:spacing w:before="120" w:after="120"/>
              <w:jc w:val="both"/>
              <w:rPr>
                <w:del w:id="24464" w:author="James Vu" w:date="2024-04-18T23:27:00Z"/>
                <w:b/>
                <w:bCs/>
                <w:sz w:val="28"/>
                <w:szCs w:val="28"/>
                <w:rPrChange w:id="24465" w:author="James Vu" w:date="2024-04-18T22:33:00Z">
                  <w:rPr>
                    <w:del w:id="24466" w:author="James Vu" w:date="2024-04-18T23:27:00Z"/>
                    <w:b/>
                    <w:bCs/>
                  </w:rPr>
                </w:rPrChange>
              </w:rPr>
              <w:pPrChange w:id="24467" w:author="James Vu" w:date="2024-04-18T22:33:00Z">
                <w:pPr>
                  <w:widowControl w:val="0"/>
                  <w:spacing w:before="120" w:after="120"/>
                  <w:jc w:val="right"/>
                </w:pPr>
              </w:pPrChange>
            </w:pPr>
            <w:del w:id="24468" w:author="James Vu" w:date="2024-04-18T23:27:00Z">
              <w:r w:rsidRPr="00167CE0" w:rsidDel="00E5719A">
                <w:rPr>
                  <w:b/>
                  <w:bCs/>
                  <w:sz w:val="28"/>
                  <w:szCs w:val="28"/>
                  <w:rPrChange w:id="24469" w:author="James Vu" w:date="2024-04-18T22:33:00Z">
                    <w:rPr>
                      <w:b/>
                      <w:bCs/>
                    </w:rPr>
                  </w:rPrChange>
                </w:rPr>
                <w:delText>11.000.000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6EA57971" w14:textId="4076A12E" w:rsidR="00421081" w:rsidRPr="00167CE0" w:rsidDel="00E5719A" w:rsidRDefault="00421081">
            <w:pPr>
              <w:widowControl w:val="0"/>
              <w:spacing w:before="120" w:after="120"/>
              <w:jc w:val="both"/>
              <w:rPr>
                <w:del w:id="24470" w:author="James Vu" w:date="2024-04-18T23:27:00Z"/>
                <w:b/>
                <w:bCs/>
                <w:sz w:val="28"/>
                <w:szCs w:val="28"/>
                <w:rPrChange w:id="24471" w:author="James Vu" w:date="2024-04-18T22:33:00Z">
                  <w:rPr>
                    <w:del w:id="24472" w:author="James Vu" w:date="2024-04-18T23:27:00Z"/>
                    <w:b/>
                    <w:bCs/>
                  </w:rPr>
                </w:rPrChange>
              </w:rPr>
              <w:pPrChange w:id="24473" w:author="James Vu" w:date="2024-04-18T22:33:00Z">
                <w:pPr>
                  <w:widowControl w:val="0"/>
                  <w:spacing w:before="120" w:after="120"/>
                  <w:jc w:val="right"/>
                </w:pPr>
              </w:pPrChange>
            </w:pPr>
            <w:del w:id="24474" w:author="James Vu" w:date="2024-04-18T23:27:00Z">
              <w:r w:rsidRPr="00167CE0" w:rsidDel="00E5719A">
                <w:rPr>
                  <w:b/>
                  <w:bCs/>
                  <w:sz w:val="28"/>
                  <w:szCs w:val="28"/>
                  <w:rPrChange w:id="24475" w:author="James Vu" w:date="2024-04-18T22:33:00Z">
                    <w:rPr>
                      <w:b/>
                      <w:bCs/>
                    </w:rPr>
                  </w:rPrChange>
                </w:rPr>
                <w:delText>880.000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D30E261" w14:textId="30B15FD4" w:rsidR="00421081" w:rsidRPr="00167CE0" w:rsidDel="00E5719A" w:rsidRDefault="00421081">
            <w:pPr>
              <w:widowControl w:val="0"/>
              <w:spacing w:before="120" w:after="120"/>
              <w:jc w:val="both"/>
              <w:rPr>
                <w:del w:id="24476" w:author="James Vu" w:date="2024-04-18T23:27:00Z"/>
                <w:b/>
                <w:bCs/>
                <w:sz w:val="28"/>
                <w:szCs w:val="28"/>
                <w:rPrChange w:id="24477" w:author="James Vu" w:date="2024-04-18T22:33:00Z">
                  <w:rPr>
                    <w:del w:id="24478" w:author="James Vu" w:date="2024-04-18T23:27:00Z"/>
                    <w:b/>
                    <w:bCs/>
                  </w:rPr>
                </w:rPrChange>
              </w:rPr>
              <w:pPrChange w:id="24479" w:author="James Vu" w:date="2024-04-18T22:33:00Z">
                <w:pPr>
                  <w:widowControl w:val="0"/>
                  <w:spacing w:before="120" w:after="120"/>
                  <w:jc w:val="right"/>
                </w:pPr>
              </w:pPrChange>
            </w:pPr>
            <w:del w:id="24480" w:author="James Vu" w:date="2024-04-18T23:27:00Z">
              <w:r w:rsidRPr="00167CE0" w:rsidDel="00E5719A">
                <w:rPr>
                  <w:b/>
                  <w:bCs/>
                  <w:sz w:val="28"/>
                  <w:szCs w:val="28"/>
                  <w:rPrChange w:id="24481" w:author="James Vu" w:date="2024-04-18T22:33:00Z">
                    <w:rPr>
                      <w:b/>
                      <w:bCs/>
                    </w:rPr>
                  </w:rPrChange>
                </w:rPr>
                <w:delText>11.880.000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76986AB" w14:textId="250A909A" w:rsidR="00421081" w:rsidRPr="00167CE0" w:rsidDel="00E5719A" w:rsidRDefault="00421081">
            <w:pPr>
              <w:widowControl w:val="0"/>
              <w:spacing w:before="120" w:after="120"/>
              <w:jc w:val="both"/>
              <w:rPr>
                <w:del w:id="24482" w:author="James Vu" w:date="2024-04-18T23:27:00Z"/>
                <w:b/>
                <w:bCs/>
                <w:sz w:val="28"/>
                <w:szCs w:val="28"/>
                <w:rPrChange w:id="24483" w:author="James Vu" w:date="2024-04-18T22:33:00Z">
                  <w:rPr>
                    <w:del w:id="24484" w:author="James Vu" w:date="2024-04-18T23:27:00Z"/>
                    <w:b/>
                    <w:bCs/>
                  </w:rPr>
                </w:rPrChange>
              </w:rPr>
              <w:pPrChange w:id="24485" w:author="James Vu" w:date="2024-04-18T22:33:00Z">
                <w:pPr>
                  <w:widowControl w:val="0"/>
                  <w:spacing w:before="120" w:after="120"/>
                </w:pPr>
              </w:pPrChange>
            </w:pPr>
            <w:del w:id="24486" w:author="James Vu" w:date="2024-04-18T23:27:00Z">
              <w:r w:rsidRPr="00167CE0" w:rsidDel="00E5719A">
                <w:rPr>
                  <w:b/>
                  <w:bCs/>
                  <w:sz w:val="28"/>
                  <w:szCs w:val="28"/>
                  <w:rPrChange w:id="24487" w:author="James Vu" w:date="2024-04-18T22:33:00Z">
                    <w:rPr>
                      <w:b/>
                      <w:bCs/>
                    </w:rPr>
                  </w:rPrChange>
                </w:rPr>
                <w:delText> </w:delText>
              </w:r>
            </w:del>
          </w:p>
        </w:tc>
      </w:tr>
      <w:tr w:rsidR="002D5FBD" w:rsidRPr="00167CE0" w:rsidDel="00E5719A" w14:paraId="6F840820" w14:textId="1C67D486" w:rsidTr="006138EB">
        <w:trPr>
          <w:del w:id="24488"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2207796" w14:textId="4D8A6B7C" w:rsidR="00421081" w:rsidRPr="00167CE0" w:rsidDel="00E5719A" w:rsidRDefault="00421081">
            <w:pPr>
              <w:widowControl w:val="0"/>
              <w:spacing w:before="120" w:after="120"/>
              <w:jc w:val="both"/>
              <w:rPr>
                <w:del w:id="24489" w:author="James Vu" w:date="2024-04-18T23:27:00Z"/>
                <w:b/>
                <w:bCs/>
                <w:color w:val="000000"/>
                <w:sz w:val="28"/>
                <w:szCs w:val="28"/>
                <w:rPrChange w:id="24490" w:author="James Vu" w:date="2024-04-18T22:33:00Z">
                  <w:rPr>
                    <w:del w:id="24491" w:author="James Vu" w:date="2024-04-18T23:27:00Z"/>
                    <w:b/>
                    <w:bCs/>
                    <w:color w:val="000000"/>
                  </w:rPr>
                </w:rPrChange>
              </w:rPr>
              <w:pPrChange w:id="24492" w:author="James Vu" w:date="2024-04-18T22:33:00Z">
                <w:pPr>
                  <w:widowControl w:val="0"/>
                  <w:spacing w:before="120" w:after="120"/>
                  <w:jc w:val="center"/>
                </w:pPr>
              </w:pPrChange>
            </w:pPr>
            <w:del w:id="24493" w:author="James Vu" w:date="2024-04-18T23:27:00Z">
              <w:r w:rsidRPr="00167CE0" w:rsidDel="00E5719A">
                <w:rPr>
                  <w:b/>
                  <w:bCs/>
                  <w:color w:val="000000"/>
                  <w:sz w:val="28"/>
                  <w:szCs w:val="28"/>
                  <w:rPrChange w:id="24494" w:author="James Vu" w:date="2024-04-18T22:33:00Z">
                    <w:rPr>
                      <w:b/>
                      <w:bCs/>
                      <w:color w:val="000000"/>
                    </w:rPr>
                  </w:rPrChange>
                </w:rPr>
                <w:delText>7.1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029866F3" w14:textId="0A948CDE" w:rsidR="00421081" w:rsidRPr="00167CE0" w:rsidDel="00E5719A" w:rsidRDefault="00421081">
            <w:pPr>
              <w:widowControl w:val="0"/>
              <w:spacing w:before="120" w:after="120"/>
              <w:jc w:val="both"/>
              <w:rPr>
                <w:del w:id="24495" w:author="James Vu" w:date="2024-04-18T23:27:00Z"/>
                <w:b/>
                <w:bCs/>
                <w:color w:val="000000"/>
                <w:sz w:val="28"/>
                <w:szCs w:val="28"/>
                <w:rPrChange w:id="24496" w:author="James Vu" w:date="2024-04-18T22:33:00Z">
                  <w:rPr>
                    <w:del w:id="24497" w:author="James Vu" w:date="2024-04-18T23:27:00Z"/>
                    <w:b/>
                    <w:bCs/>
                    <w:color w:val="000000"/>
                  </w:rPr>
                </w:rPrChange>
              </w:rPr>
              <w:pPrChange w:id="24498" w:author="James Vu" w:date="2024-04-18T22:33:00Z">
                <w:pPr>
                  <w:widowControl w:val="0"/>
                  <w:spacing w:before="120" w:after="120"/>
                </w:pPr>
              </w:pPrChange>
            </w:pPr>
            <w:del w:id="24499" w:author="James Vu" w:date="2024-04-18T23:27:00Z">
              <w:r w:rsidRPr="00167CE0" w:rsidDel="00E5719A">
                <w:rPr>
                  <w:b/>
                  <w:bCs/>
                  <w:color w:val="000000"/>
                  <w:sz w:val="28"/>
                  <w:szCs w:val="28"/>
                  <w:rPrChange w:id="24500" w:author="James Vu" w:date="2024-04-18T22:33:00Z">
                    <w:rPr>
                      <w:b/>
                      <w:bCs/>
                      <w:color w:val="000000"/>
                    </w:rPr>
                  </w:rPrChange>
                </w:rPr>
                <w:delText>Lập hồ sơ mời thầu, đánh giá hồ sơ dự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BB22742" w14:textId="3E921EC4" w:rsidR="00421081" w:rsidRPr="00167CE0" w:rsidDel="00E5719A" w:rsidRDefault="00421081">
            <w:pPr>
              <w:widowControl w:val="0"/>
              <w:spacing w:before="120" w:after="120"/>
              <w:jc w:val="both"/>
              <w:rPr>
                <w:del w:id="24501" w:author="James Vu" w:date="2024-04-18T23:27:00Z"/>
                <w:b/>
                <w:bCs/>
                <w:color w:val="000000"/>
                <w:sz w:val="28"/>
                <w:szCs w:val="28"/>
                <w:rPrChange w:id="24502" w:author="James Vu" w:date="2024-04-18T22:33:00Z">
                  <w:rPr>
                    <w:del w:id="24503" w:author="James Vu" w:date="2024-04-18T23:27:00Z"/>
                    <w:b/>
                    <w:bCs/>
                    <w:color w:val="000000"/>
                  </w:rPr>
                </w:rPrChange>
              </w:rPr>
              <w:pPrChange w:id="24504" w:author="James Vu" w:date="2024-04-18T22:33:00Z">
                <w:pPr>
                  <w:widowControl w:val="0"/>
                  <w:spacing w:before="120" w:after="120"/>
                  <w:jc w:val="center"/>
                </w:pPr>
              </w:pPrChange>
            </w:pPr>
            <w:del w:id="24505" w:author="James Vu" w:date="2024-04-18T23:27:00Z">
              <w:r w:rsidRPr="00167CE0" w:rsidDel="00E5719A">
                <w:rPr>
                  <w:b/>
                  <w:bCs/>
                  <w:color w:val="000000"/>
                  <w:sz w:val="28"/>
                  <w:szCs w:val="28"/>
                  <w:rPrChange w:id="24506" w:author="James Vu" w:date="2024-04-18T22:33:00Z">
                    <w:rPr>
                      <w:b/>
                      <w:bCs/>
                      <w:color w:val="000000"/>
                    </w:rPr>
                  </w:rPrChange>
                </w:rPr>
                <w:delText>0,2000%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6C98E48B" w14:textId="0B17EEDB" w:rsidR="00421081" w:rsidRPr="00167CE0" w:rsidDel="00E5719A" w:rsidRDefault="00421081">
            <w:pPr>
              <w:widowControl w:val="0"/>
              <w:spacing w:before="120" w:after="120"/>
              <w:jc w:val="both"/>
              <w:rPr>
                <w:del w:id="24507" w:author="James Vu" w:date="2024-04-18T23:27:00Z"/>
                <w:b/>
                <w:bCs/>
                <w:color w:val="000000"/>
                <w:sz w:val="28"/>
                <w:szCs w:val="28"/>
                <w:rPrChange w:id="24508" w:author="James Vu" w:date="2024-04-18T22:33:00Z">
                  <w:rPr>
                    <w:del w:id="24509" w:author="James Vu" w:date="2024-04-18T23:27:00Z"/>
                    <w:b/>
                    <w:bCs/>
                    <w:color w:val="000000"/>
                  </w:rPr>
                </w:rPrChange>
              </w:rPr>
              <w:pPrChange w:id="24510" w:author="James Vu" w:date="2024-04-18T22:33:00Z">
                <w:pPr>
                  <w:widowControl w:val="0"/>
                  <w:spacing w:before="120" w:after="120"/>
                  <w:jc w:val="center"/>
                </w:pPr>
              </w:pPrChange>
            </w:pPr>
            <w:del w:id="24511" w:author="James Vu" w:date="2024-04-18T23:27:00Z">
              <w:r w:rsidRPr="00167CE0" w:rsidDel="00E5719A">
                <w:rPr>
                  <w:b/>
                  <w:bCs/>
                  <w:color w:val="000000"/>
                  <w:sz w:val="28"/>
                  <w:szCs w:val="28"/>
                  <w:rPrChange w:id="24512" w:author="James Vu" w:date="2024-04-18T22:33:00Z">
                    <w:rPr>
                      <w:b/>
                      <w:bCs/>
                      <w:color w:val="000000"/>
                    </w:rPr>
                  </w:rPrChange>
                </w:rPr>
                <w:delText>x 2 x G</w:delText>
              </w:r>
              <w:r w:rsidRPr="00167CE0" w:rsidDel="00E5719A">
                <w:rPr>
                  <w:b/>
                  <w:bCs/>
                  <w:color w:val="000000"/>
                  <w:sz w:val="28"/>
                  <w:szCs w:val="28"/>
                  <w:vertAlign w:val="subscript"/>
                  <w:rPrChange w:id="24513" w:author="James Vu" w:date="2024-04-18T22:33:00Z">
                    <w:rPr>
                      <w:b/>
                      <w:bCs/>
                      <w:color w:val="000000"/>
                      <w:vertAlign w:val="subscript"/>
                    </w:rPr>
                  </w:rPrChange>
                </w:rPr>
                <w:delText>KT</w:delText>
              </w:r>
              <w:r w:rsidRPr="00167CE0" w:rsidDel="00E5719A">
                <w:rPr>
                  <w:b/>
                  <w:bCs/>
                  <w:color w:val="000000"/>
                  <w:sz w:val="28"/>
                  <w:szCs w:val="28"/>
                  <w:rPrChange w:id="24514" w:author="James Vu" w:date="2024-04-18T22:33:00Z">
                    <w:rPr>
                      <w:b/>
                      <w:bCs/>
                      <w:color w:val="000000"/>
                    </w:rPr>
                  </w:rPrChange>
                </w:rPr>
                <w:delText xml:space="preserve"> (Sau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084A9F9" w14:textId="2F931168" w:rsidR="00421081" w:rsidRPr="00167CE0" w:rsidDel="00E5719A" w:rsidRDefault="00421081">
            <w:pPr>
              <w:widowControl w:val="0"/>
              <w:spacing w:before="120" w:after="120"/>
              <w:jc w:val="both"/>
              <w:rPr>
                <w:del w:id="24515" w:author="James Vu" w:date="2024-04-18T23:27:00Z"/>
                <w:b/>
                <w:bCs/>
                <w:color w:val="000000"/>
                <w:sz w:val="28"/>
                <w:szCs w:val="28"/>
                <w:rPrChange w:id="24516" w:author="James Vu" w:date="2024-04-18T22:33:00Z">
                  <w:rPr>
                    <w:del w:id="24517" w:author="James Vu" w:date="2024-04-18T23:27:00Z"/>
                    <w:b/>
                    <w:bCs/>
                    <w:color w:val="000000"/>
                  </w:rPr>
                </w:rPrChange>
              </w:rPr>
              <w:pPrChange w:id="24518" w:author="James Vu" w:date="2024-04-18T22:33:00Z">
                <w:pPr>
                  <w:widowControl w:val="0"/>
                  <w:spacing w:before="120" w:after="120"/>
                  <w:jc w:val="center"/>
                </w:pPr>
              </w:pPrChange>
            </w:pPr>
            <w:del w:id="24519" w:author="James Vu" w:date="2024-04-18T23:27:00Z">
              <w:r w:rsidRPr="00167CE0" w:rsidDel="00E5719A">
                <w:rPr>
                  <w:b/>
                  <w:bCs/>
                  <w:color w:val="000000"/>
                  <w:sz w:val="28"/>
                  <w:szCs w:val="28"/>
                  <w:rPrChange w:id="24520" w:author="James Vu" w:date="2024-04-18T22:33:00Z">
                    <w:rPr>
                      <w:b/>
                      <w:bCs/>
                      <w:color w:val="000000"/>
                    </w:rPr>
                  </w:rPrChange>
                </w:rPr>
                <w:delText>842.500.000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3C798A80" w14:textId="4962D829" w:rsidR="00421081" w:rsidRPr="00167CE0" w:rsidDel="00E5719A" w:rsidRDefault="00421081">
            <w:pPr>
              <w:widowControl w:val="0"/>
              <w:spacing w:before="120" w:after="120"/>
              <w:jc w:val="both"/>
              <w:rPr>
                <w:del w:id="24521" w:author="James Vu" w:date="2024-04-18T23:27:00Z"/>
                <w:b/>
                <w:bCs/>
                <w:color w:val="000000"/>
                <w:sz w:val="28"/>
                <w:szCs w:val="28"/>
                <w:rPrChange w:id="24522" w:author="James Vu" w:date="2024-04-18T22:33:00Z">
                  <w:rPr>
                    <w:del w:id="24523" w:author="James Vu" w:date="2024-04-18T23:27:00Z"/>
                    <w:b/>
                    <w:bCs/>
                    <w:color w:val="000000"/>
                  </w:rPr>
                </w:rPrChange>
              </w:rPr>
              <w:pPrChange w:id="24524" w:author="James Vu" w:date="2024-04-18T22:33:00Z">
                <w:pPr>
                  <w:widowControl w:val="0"/>
                  <w:spacing w:before="120" w:after="120"/>
                  <w:jc w:val="right"/>
                </w:pPr>
              </w:pPrChange>
            </w:pPr>
            <w:del w:id="24525" w:author="James Vu" w:date="2024-04-18T23:27:00Z">
              <w:r w:rsidRPr="00167CE0" w:rsidDel="00E5719A">
                <w:rPr>
                  <w:b/>
                  <w:bCs/>
                  <w:color w:val="000000"/>
                  <w:sz w:val="28"/>
                  <w:szCs w:val="28"/>
                  <w:rPrChange w:id="24526" w:author="James Vu" w:date="2024-04-18T22:33:00Z">
                    <w:rPr>
                      <w:b/>
                      <w:bCs/>
                      <w:color w:val="000000"/>
                    </w:rPr>
                  </w:rPrChange>
                </w:rPr>
                <w:delText>6.000.000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1DC3308F" w14:textId="0064382A" w:rsidR="00421081" w:rsidRPr="00167CE0" w:rsidDel="00E5719A" w:rsidRDefault="00421081">
            <w:pPr>
              <w:widowControl w:val="0"/>
              <w:spacing w:before="120" w:after="120"/>
              <w:jc w:val="both"/>
              <w:rPr>
                <w:del w:id="24527" w:author="James Vu" w:date="2024-04-18T23:27:00Z"/>
                <w:b/>
                <w:bCs/>
                <w:color w:val="000000"/>
                <w:sz w:val="28"/>
                <w:szCs w:val="28"/>
                <w:rPrChange w:id="24528" w:author="James Vu" w:date="2024-04-18T22:33:00Z">
                  <w:rPr>
                    <w:del w:id="24529" w:author="James Vu" w:date="2024-04-18T23:27:00Z"/>
                    <w:b/>
                    <w:bCs/>
                    <w:color w:val="000000"/>
                  </w:rPr>
                </w:rPrChange>
              </w:rPr>
              <w:pPrChange w:id="24530" w:author="James Vu" w:date="2024-04-18T22:33:00Z">
                <w:pPr>
                  <w:widowControl w:val="0"/>
                  <w:spacing w:before="120" w:after="120"/>
                  <w:jc w:val="right"/>
                </w:pPr>
              </w:pPrChange>
            </w:pPr>
            <w:del w:id="24531" w:author="James Vu" w:date="2024-04-18T23:27:00Z">
              <w:r w:rsidRPr="00167CE0" w:rsidDel="00E5719A">
                <w:rPr>
                  <w:b/>
                  <w:bCs/>
                  <w:color w:val="000000"/>
                  <w:sz w:val="28"/>
                  <w:szCs w:val="28"/>
                  <w:rPrChange w:id="24532" w:author="James Vu" w:date="2024-04-18T22:33:00Z">
                    <w:rPr>
                      <w:b/>
                      <w:bCs/>
                      <w:color w:val="000000"/>
                    </w:rPr>
                  </w:rPrChange>
                </w:rPr>
                <w:delText>480.000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42AB28B" w14:textId="59212112" w:rsidR="00421081" w:rsidRPr="00167CE0" w:rsidDel="00E5719A" w:rsidRDefault="00421081">
            <w:pPr>
              <w:widowControl w:val="0"/>
              <w:spacing w:before="120" w:after="120"/>
              <w:jc w:val="both"/>
              <w:rPr>
                <w:del w:id="24533" w:author="James Vu" w:date="2024-04-18T23:27:00Z"/>
                <w:b/>
                <w:bCs/>
                <w:color w:val="000000"/>
                <w:sz w:val="28"/>
                <w:szCs w:val="28"/>
                <w:rPrChange w:id="24534" w:author="James Vu" w:date="2024-04-18T22:33:00Z">
                  <w:rPr>
                    <w:del w:id="24535" w:author="James Vu" w:date="2024-04-18T23:27:00Z"/>
                    <w:b/>
                    <w:bCs/>
                    <w:color w:val="000000"/>
                  </w:rPr>
                </w:rPrChange>
              </w:rPr>
              <w:pPrChange w:id="24536" w:author="James Vu" w:date="2024-04-18T22:33:00Z">
                <w:pPr>
                  <w:widowControl w:val="0"/>
                  <w:spacing w:before="120" w:after="120"/>
                  <w:jc w:val="right"/>
                </w:pPr>
              </w:pPrChange>
            </w:pPr>
            <w:del w:id="24537" w:author="James Vu" w:date="2024-04-18T23:27:00Z">
              <w:r w:rsidRPr="00167CE0" w:rsidDel="00E5719A">
                <w:rPr>
                  <w:b/>
                  <w:bCs/>
                  <w:color w:val="000000"/>
                  <w:sz w:val="28"/>
                  <w:szCs w:val="28"/>
                  <w:rPrChange w:id="24538" w:author="James Vu" w:date="2024-04-18T22:33:00Z">
                    <w:rPr>
                      <w:b/>
                      <w:bCs/>
                      <w:color w:val="000000"/>
                    </w:rPr>
                  </w:rPrChange>
                </w:rPr>
                <w:delText>6.480.000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55105B1B" w14:textId="523A29F1" w:rsidR="00421081" w:rsidRPr="00167CE0" w:rsidDel="00E5719A" w:rsidRDefault="00421081">
            <w:pPr>
              <w:widowControl w:val="0"/>
              <w:spacing w:before="120" w:after="120"/>
              <w:jc w:val="both"/>
              <w:rPr>
                <w:del w:id="24539" w:author="James Vu" w:date="2024-04-18T23:27:00Z"/>
                <w:b/>
                <w:bCs/>
                <w:color w:val="000000"/>
                <w:sz w:val="28"/>
                <w:szCs w:val="28"/>
                <w:rPrChange w:id="24540" w:author="James Vu" w:date="2024-04-18T22:33:00Z">
                  <w:rPr>
                    <w:del w:id="24541" w:author="James Vu" w:date="2024-04-18T23:27:00Z"/>
                    <w:b/>
                    <w:bCs/>
                    <w:color w:val="000000"/>
                  </w:rPr>
                </w:rPrChange>
              </w:rPr>
              <w:pPrChange w:id="24542" w:author="James Vu" w:date="2024-04-18T22:33:00Z">
                <w:pPr>
                  <w:widowControl w:val="0"/>
                  <w:spacing w:before="120" w:after="120"/>
                </w:pPr>
              </w:pPrChange>
            </w:pPr>
            <w:del w:id="24543" w:author="James Vu" w:date="2024-04-18T23:27:00Z">
              <w:r w:rsidRPr="00167CE0" w:rsidDel="00E5719A">
                <w:rPr>
                  <w:b/>
                  <w:bCs/>
                  <w:color w:val="000000"/>
                  <w:sz w:val="28"/>
                  <w:szCs w:val="28"/>
                  <w:rPrChange w:id="24544" w:author="James Vu" w:date="2024-04-18T22:33:00Z">
                    <w:rPr>
                      <w:b/>
                      <w:bCs/>
                      <w:color w:val="000000"/>
                    </w:rPr>
                  </w:rPrChange>
                </w:rPr>
                <w:delText>Điểm c, Khoản 4 và Điểm b, Khoản 5, Điều 12 Nghị định 24/2024/NĐ-CP (Tối thiểu 3.000.000 cho mỗi hạng mục)</w:delText>
              </w:r>
            </w:del>
          </w:p>
        </w:tc>
      </w:tr>
      <w:tr w:rsidR="002D5FBD" w:rsidRPr="00167CE0" w:rsidDel="00E5719A" w14:paraId="4BBE760F" w14:textId="308674A9" w:rsidTr="006138EB">
        <w:trPr>
          <w:del w:id="24545"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3738B45A" w14:textId="78D0FCDE" w:rsidR="00421081" w:rsidRPr="00167CE0" w:rsidDel="00E5719A" w:rsidRDefault="00421081">
            <w:pPr>
              <w:widowControl w:val="0"/>
              <w:spacing w:before="120" w:after="120"/>
              <w:jc w:val="both"/>
              <w:rPr>
                <w:del w:id="24546" w:author="James Vu" w:date="2024-04-18T23:27:00Z"/>
                <w:b/>
                <w:bCs/>
                <w:color w:val="000000"/>
                <w:sz w:val="28"/>
                <w:szCs w:val="28"/>
                <w:rPrChange w:id="24547" w:author="James Vu" w:date="2024-04-18T22:33:00Z">
                  <w:rPr>
                    <w:del w:id="24548" w:author="James Vu" w:date="2024-04-18T23:27:00Z"/>
                    <w:b/>
                    <w:bCs/>
                    <w:color w:val="000000"/>
                  </w:rPr>
                </w:rPrChange>
              </w:rPr>
              <w:pPrChange w:id="24549" w:author="James Vu" w:date="2024-04-18T22:33:00Z">
                <w:pPr>
                  <w:widowControl w:val="0"/>
                  <w:spacing w:before="120" w:after="120"/>
                  <w:jc w:val="center"/>
                </w:pPr>
              </w:pPrChange>
            </w:pPr>
            <w:del w:id="24550" w:author="James Vu" w:date="2024-04-18T23:27:00Z">
              <w:r w:rsidRPr="00167CE0" w:rsidDel="00E5719A">
                <w:rPr>
                  <w:b/>
                  <w:bCs/>
                  <w:color w:val="000000"/>
                  <w:sz w:val="28"/>
                  <w:szCs w:val="28"/>
                  <w:rPrChange w:id="24551" w:author="James Vu" w:date="2024-04-18T22:33:00Z">
                    <w:rPr>
                      <w:b/>
                      <w:bCs/>
                      <w:color w:val="000000"/>
                    </w:rPr>
                  </w:rPrChange>
                </w:rPr>
                <w:delText>7.2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156BBCEF" w14:textId="015322AC" w:rsidR="00421081" w:rsidRPr="00167CE0" w:rsidDel="00E5719A" w:rsidRDefault="00421081">
            <w:pPr>
              <w:widowControl w:val="0"/>
              <w:spacing w:before="120" w:after="120"/>
              <w:jc w:val="both"/>
              <w:rPr>
                <w:del w:id="24552" w:author="James Vu" w:date="2024-04-18T23:27:00Z"/>
                <w:b/>
                <w:bCs/>
                <w:sz w:val="28"/>
                <w:szCs w:val="28"/>
                <w:rPrChange w:id="24553" w:author="James Vu" w:date="2024-04-18T22:33:00Z">
                  <w:rPr>
                    <w:del w:id="24554" w:author="James Vu" w:date="2024-04-18T23:27:00Z"/>
                    <w:b/>
                    <w:bCs/>
                  </w:rPr>
                </w:rPrChange>
              </w:rPr>
              <w:pPrChange w:id="24555" w:author="James Vu" w:date="2024-04-18T22:33:00Z">
                <w:pPr>
                  <w:widowControl w:val="0"/>
                  <w:spacing w:before="120" w:after="120"/>
                </w:pPr>
              </w:pPrChange>
            </w:pPr>
            <w:del w:id="24556" w:author="James Vu" w:date="2024-04-18T23:27:00Z">
              <w:r w:rsidRPr="00167CE0" w:rsidDel="00E5719A">
                <w:rPr>
                  <w:b/>
                  <w:bCs/>
                  <w:sz w:val="28"/>
                  <w:szCs w:val="28"/>
                  <w:rPrChange w:id="24557" w:author="James Vu" w:date="2024-04-18T22:33:00Z">
                    <w:rPr>
                      <w:b/>
                      <w:bCs/>
                    </w:rPr>
                  </w:rPrChange>
                </w:rPr>
                <w:delText>Thẩm định hồ sơ mời thầu; Thẩm định kết quả lựa chọn nhà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613BE74D" w14:textId="6D65DC46" w:rsidR="00421081" w:rsidRPr="00167CE0" w:rsidDel="00E5719A" w:rsidRDefault="00421081">
            <w:pPr>
              <w:widowControl w:val="0"/>
              <w:spacing w:before="120" w:after="120"/>
              <w:jc w:val="both"/>
              <w:rPr>
                <w:del w:id="24558" w:author="James Vu" w:date="2024-04-18T23:27:00Z"/>
                <w:b/>
                <w:bCs/>
                <w:color w:val="000000"/>
                <w:sz w:val="28"/>
                <w:szCs w:val="28"/>
                <w:rPrChange w:id="24559" w:author="James Vu" w:date="2024-04-18T22:33:00Z">
                  <w:rPr>
                    <w:del w:id="24560" w:author="James Vu" w:date="2024-04-18T23:27:00Z"/>
                    <w:b/>
                    <w:bCs/>
                    <w:color w:val="000000"/>
                  </w:rPr>
                </w:rPrChange>
              </w:rPr>
              <w:pPrChange w:id="24561"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522563F1" w14:textId="77C067AF" w:rsidR="00421081" w:rsidRPr="00167CE0" w:rsidDel="00E5719A" w:rsidRDefault="00421081">
            <w:pPr>
              <w:widowControl w:val="0"/>
              <w:spacing w:before="120" w:after="120"/>
              <w:jc w:val="both"/>
              <w:rPr>
                <w:del w:id="24562" w:author="James Vu" w:date="2024-04-18T23:27:00Z"/>
                <w:b/>
                <w:bCs/>
                <w:color w:val="000000"/>
                <w:sz w:val="28"/>
                <w:szCs w:val="28"/>
                <w:rPrChange w:id="24563" w:author="James Vu" w:date="2024-04-18T22:33:00Z">
                  <w:rPr>
                    <w:del w:id="24564" w:author="James Vu" w:date="2024-04-18T23:27:00Z"/>
                    <w:b/>
                    <w:bCs/>
                    <w:color w:val="000000"/>
                  </w:rPr>
                </w:rPrChange>
              </w:rPr>
              <w:pPrChange w:id="24565"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F77EEC3" w14:textId="2B568C5A" w:rsidR="00421081" w:rsidRPr="00167CE0" w:rsidDel="00E5719A" w:rsidRDefault="00421081">
            <w:pPr>
              <w:widowControl w:val="0"/>
              <w:spacing w:before="120" w:after="120"/>
              <w:jc w:val="both"/>
              <w:rPr>
                <w:del w:id="24566" w:author="James Vu" w:date="2024-04-18T23:27:00Z"/>
                <w:b/>
                <w:bCs/>
                <w:color w:val="000000"/>
                <w:sz w:val="28"/>
                <w:szCs w:val="28"/>
                <w:rPrChange w:id="24567" w:author="James Vu" w:date="2024-04-18T22:33:00Z">
                  <w:rPr>
                    <w:del w:id="24568" w:author="James Vu" w:date="2024-04-18T23:27:00Z"/>
                    <w:b/>
                    <w:bCs/>
                    <w:color w:val="000000"/>
                  </w:rPr>
                </w:rPrChange>
              </w:rPr>
              <w:pPrChange w:id="24569"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370FA35B" w14:textId="3A53DFA3" w:rsidR="00421081" w:rsidRPr="00167CE0" w:rsidDel="00E5719A" w:rsidRDefault="00421081">
            <w:pPr>
              <w:widowControl w:val="0"/>
              <w:spacing w:before="120" w:after="120"/>
              <w:jc w:val="both"/>
              <w:rPr>
                <w:del w:id="24570" w:author="James Vu" w:date="2024-04-18T23:27:00Z"/>
                <w:b/>
                <w:bCs/>
                <w:sz w:val="28"/>
                <w:szCs w:val="28"/>
                <w:rPrChange w:id="24571" w:author="James Vu" w:date="2024-04-18T22:33:00Z">
                  <w:rPr>
                    <w:del w:id="24572" w:author="James Vu" w:date="2024-04-18T23:27:00Z"/>
                    <w:b/>
                    <w:bCs/>
                  </w:rPr>
                </w:rPrChange>
              </w:rPr>
              <w:pPrChange w:id="24573" w:author="James Vu" w:date="2024-04-18T22:33:00Z">
                <w:pPr>
                  <w:widowControl w:val="0"/>
                  <w:spacing w:before="120" w:after="120"/>
                  <w:jc w:val="right"/>
                </w:pPr>
              </w:pPrChange>
            </w:pPr>
            <w:del w:id="24574" w:author="James Vu" w:date="2024-04-18T23:27:00Z">
              <w:r w:rsidRPr="00167CE0" w:rsidDel="00E5719A">
                <w:rPr>
                  <w:b/>
                  <w:bCs/>
                  <w:sz w:val="28"/>
                  <w:szCs w:val="28"/>
                  <w:rPrChange w:id="24575" w:author="James Vu" w:date="2024-04-18T22:33:00Z">
                    <w:rPr>
                      <w:b/>
                      <w:bCs/>
                    </w:rPr>
                  </w:rPrChange>
                </w:rPr>
                <w:delText>5.000.000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6DFA9EEA" w14:textId="1536F413" w:rsidR="00421081" w:rsidRPr="00167CE0" w:rsidDel="00E5719A" w:rsidRDefault="00421081">
            <w:pPr>
              <w:widowControl w:val="0"/>
              <w:spacing w:before="120" w:after="120"/>
              <w:jc w:val="both"/>
              <w:rPr>
                <w:del w:id="24576" w:author="James Vu" w:date="2024-04-18T23:27:00Z"/>
                <w:b/>
                <w:bCs/>
                <w:sz w:val="28"/>
                <w:szCs w:val="28"/>
                <w:rPrChange w:id="24577" w:author="James Vu" w:date="2024-04-18T22:33:00Z">
                  <w:rPr>
                    <w:del w:id="24578" w:author="James Vu" w:date="2024-04-18T23:27:00Z"/>
                    <w:b/>
                    <w:bCs/>
                  </w:rPr>
                </w:rPrChange>
              </w:rPr>
              <w:pPrChange w:id="24579" w:author="James Vu" w:date="2024-04-18T22:33:00Z">
                <w:pPr>
                  <w:widowControl w:val="0"/>
                  <w:spacing w:before="120" w:after="120"/>
                  <w:jc w:val="right"/>
                </w:pPr>
              </w:pPrChange>
            </w:pPr>
            <w:del w:id="24580" w:author="James Vu" w:date="2024-04-18T23:27:00Z">
              <w:r w:rsidRPr="00167CE0" w:rsidDel="00E5719A">
                <w:rPr>
                  <w:b/>
                  <w:bCs/>
                  <w:sz w:val="28"/>
                  <w:szCs w:val="28"/>
                  <w:rPrChange w:id="24581" w:author="James Vu" w:date="2024-04-18T22:33:00Z">
                    <w:rPr>
                      <w:b/>
                      <w:bCs/>
                    </w:rPr>
                  </w:rPrChange>
                </w:rPr>
                <w:delText>400.000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42AF7470" w14:textId="0887603C" w:rsidR="00421081" w:rsidRPr="00167CE0" w:rsidDel="00E5719A" w:rsidRDefault="00421081">
            <w:pPr>
              <w:widowControl w:val="0"/>
              <w:spacing w:before="120" w:after="120"/>
              <w:jc w:val="both"/>
              <w:rPr>
                <w:del w:id="24582" w:author="James Vu" w:date="2024-04-18T23:27:00Z"/>
                <w:b/>
                <w:bCs/>
                <w:sz w:val="28"/>
                <w:szCs w:val="28"/>
                <w:rPrChange w:id="24583" w:author="James Vu" w:date="2024-04-18T22:33:00Z">
                  <w:rPr>
                    <w:del w:id="24584" w:author="James Vu" w:date="2024-04-18T23:27:00Z"/>
                    <w:b/>
                    <w:bCs/>
                  </w:rPr>
                </w:rPrChange>
              </w:rPr>
              <w:pPrChange w:id="24585" w:author="James Vu" w:date="2024-04-18T22:33:00Z">
                <w:pPr>
                  <w:widowControl w:val="0"/>
                  <w:spacing w:before="120" w:after="120"/>
                  <w:jc w:val="right"/>
                </w:pPr>
              </w:pPrChange>
            </w:pPr>
            <w:del w:id="24586" w:author="James Vu" w:date="2024-04-18T23:27:00Z">
              <w:r w:rsidRPr="00167CE0" w:rsidDel="00E5719A">
                <w:rPr>
                  <w:b/>
                  <w:bCs/>
                  <w:sz w:val="28"/>
                  <w:szCs w:val="28"/>
                  <w:rPrChange w:id="24587" w:author="James Vu" w:date="2024-04-18T22:33:00Z">
                    <w:rPr>
                      <w:b/>
                      <w:bCs/>
                    </w:rPr>
                  </w:rPrChange>
                </w:rPr>
                <w:delText>5.400.000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012C939" w14:textId="71825868" w:rsidR="00421081" w:rsidRPr="00167CE0" w:rsidDel="00E5719A" w:rsidRDefault="00421081">
            <w:pPr>
              <w:widowControl w:val="0"/>
              <w:spacing w:before="120" w:after="120"/>
              <w:jc w:val="both"/>
              <w:rPr>
                <w:del w:id="24588" w:author="James Vu" w:date="2024-04-18T23:27:00Z"/>
                <w:b/>
                <w:bCs/>
                <w:color w:val="000000"/>
                <w:sz w:val="28"/>
                <w:szCs w:val="28"/>
                <w:rPrChange w:id="24589" w:author="James Vu" w:date="2024-04-18T22:33:00Z">
                  <w:rPr>
                    <w:del w:id="24590" w:author="James Vu" w:date="2024-04-18T23:27:00Z"/>
                    <w:b/>
                    <w:bCs/>
                    <w:color w:val="000000"/>
                  </w:rPr>
                </w:rPrChange>
              </w:rPr>
              <w:pPrChange w:id="24591" w:author="James Vu" w:date="2024-04-18T22:33:00Z">
                <w:pPr>
                  <w:widowControl w:val="0"/>
                  <w:spacing w:before="120" w:after="120"/>
                </w:pPr>
              </w:pPrChange>
            </w:pPr>
            <w:del w:id="24592" w:author="James Vu" w:date="2024-04-18T23:27:00Z">
              <w:r w:rsidRPr="00167CE0" w:rsidDel="00E5719A">
                <w:rPr>
                  <w:b/>
                  <w:bCs/>
                  <w:color w:val="000000"/>
                  <w:sz w:val="28"/>
                  <w:szCs w:val="28"/>
                  <w:rPrChange w:id="24593" w:author="James Vu" w:date="2024-04-18T22:33:00Z">
                    <w:rPr>
                      <w:b/>
                      <w:bCs/>
                      <w:color w:val="000000"/>
                    </w:rPr>
                  </w:rPrChange>
                </w:rPr>
                <w:delText> </w:delText>
              </w:r>
            </w:del>
          </w:p>
        </w:tc>
      </w:tr>
      <w:tr w:rsidR="002D5FBD" w:rsidRPr="00167CE0" w:rsidDel="00E5719A" w14:paraId="042F4087" w14:textId="5526F321" w:rsidTr="006138EB">
        <w:trPr>
          <w:del w:id="24594"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4C3FBEF" w14:textId="085C2490" w:rsidR="00421081" w:rsidRPr="00167CE0" w:rsidDel="00E5719A" w:rsidRDefault="00421081">
            <w:pPr>
              <w:widowControl w:val="0"/>
              <w:spacing w:before="120" w:after="120"/>
              <w:jc w:val="both"/>
              <w:rPr>
                <w:del w:id="24595" w:author="James Vu" w:date="2024-04-18T23:27:00Z"/>
                <w:i/>
                <w:iCs/>
                <w:color w:val="000000"/>
                <w:sz w:val="28"/>
                <w:szCs w:val="28"/>
                <w:rPrChange w:id="24596" w:author="James Vu" w:date="2024-04-18T22:33:00Z">
                  <w:rPr>
                    <w:del w:id="24597" w:author="James Vu" w:date="2024-04-18T23:27:00Z"/>
                    <w:i/>
                    <w:iCs/>
                    <w:color w:val="000000"/>
                  </w:rPr>
                </w:rPrChange>
              </w:rPr>
              <w:pPrChange w:id="24598" w:author="James Vu" w:date="2024-04-18T22:33:00Z">
                <w:pPr>
                  <w:widowControl w:val="0"/>
                  <w:spacing w:before="120" w:after="120"/>
                  <w:jc w:val="center"/>
                </w:pPr>
              </w:pPrChange>
            </w:pPr>
            <w:del w:id="24599" w:author="James Vu" w:date="2024-04-18T23:27:00Z">
              <w:r w:rsidRPr="00167CE0" w:rsidDel="00E5719A">
                <w:rPr>
                  <w:i/>
                  <w:iCs/>
                  <w:color w:val="000000"/>
                  <w:sz w:val="28"/>
                  <w:szCs w:val="28"/>
                  <w:rPrChange w:id="24600" w:author="James Vu" w:date="2024-04-18T22:33:00Z">
                    <w:rPr>
                      <w:i/>
                      <w:iCs/>
                      <w:color w:val="000000"/>
                    </w:rPr>
                  </w:rPrChange>
                </w:rPr>
                <w:delText>a</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DA4DB89" w14:textId="01BE92EB" w:rsidR="00421081" w:rsidRPr="00167CE0" w:rsidDel="00E5719A" w:rsidRDefault="00421081">
            <w:pPr>
              <w:widowControl w:val="0"/>
              <w:spacing w:before="120" w:after="120"/>
              <w:jc w:val="both"/>
              <w:rPr>
                <w:del w:id="24601" w:author="James Vu" w:date="2024-04-18T23:27:00Z"/>
                <w:i/>
                <w:iCs/>
                <w:color w:val="000000"/>
                <w:sz w:val="28"/>
                <w:szCs w:val="28"/>
                <w:rPrChange w:id="24602" w:author="James Vu" w:date="2024-04-18T22:33:00Z">
                  <w:rPr>
                    <w:del w:id="24603" w:author="James Vu" w:date="2024-04-18T23:27:00Z"/>
                    <w:i/>
                    <w:iCs/>
                    <w:color w:val="000000"/>
                  </w:rPr>
                </w:rPrChange>
              </w:rPr>
              <w:pPrChange w:id="24604" w:author="James Vu" w:date="2024-04-18T22:33:00Z">
                <w:pPr>
                  <w:widowControl w:val="0"/>
                  <w:spacing w:before="120" w:after="120"/>
                </w:pPr>
              </w:pPrChange>
            </w:pPr>
            <w:del w:id="24605" w:author="James Vu" w:date="2024-04-18T23:27:00Z">
              <w:r w:rsidRPr="00167CE0" w:rsidDel="00E5719A">
                <w:rPr>
                  <w:i/>
                  <w:iCs/>
                  <w:color w:val="000000"/>
                  <w:sz w:val="28"/>
                  <w:szCs w:val="28"/>
                  <w:rPrChange w:id="24606" w:author="James Vu" w:date="2024-04-18T22:33:00Z">
                    <w:rPr>
                      <w:i/>
                      <w:iCs/>
                      <w:color w:val="000000"/>
                    </w:rPr>
                  </w:rPrChange>
                </w:rPr>
                <w:delText>Thẩm định hồ sơ mời thầu, hồ sơ yêu cầu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4886FD32" w14:textId="1740348F" w:rsidR="00421081" w:rsidRPr="00167CE0" w:rsidDel="00E5719A" w:rsidRDefault="00421081">
            <w:pPr>
              <w:widowControl w:val="0"/>
              <w:spacing w:before="120" w:after="120"/>
              <w:jc w:val="both"/>
              <w:rPr>
                <w:del w:id="24607" w:author="James Vu" w:date="2024-04-18T23:27:00Z"/>
                <w:i/>
                <w:iCs/>
                <w:color w:val="000000"/>
                <w:sz w:val="28"/>
                <w:szCs w:val="28"/>
                <w:rPrChange w:id="24608" w:author="James Vu" w:date="2024-04-18T22:33:00Z">
                  <w:rPr>
                    <w:del w:id="24609" w:author="James Vu" w:date="2024-04-18T23:27:00Z"/>
                    <w:i/>
                    <w:iCs/>
                    <w:color w:val="000000"/>
                  </w:rPr>
                </w:rPrChange>
              </w:rPr>
              <w:pPrChange w:id="24610" w:author="James Vu" w:date="2024-04-18T22:33:00Z">
                <w:pPr>
                  <w:widowControl w:val="0"/>
                  <w:spacing w:before="120" w:after="120"/>
                  <w:jc w:val="center"/>
                </w:pPr>
              </w:pPrChange>
            </w:pPr>
            <w:del w:id="24611" w:author="James Vu" w:date="2024-04-18T23:27:00Z">
              <w:r w:rsidRPr="00167CE0" w:rsidDel="00E5719A">
                <w:rPr>
                  <w:i/>
                  <w:iCs/>
                  <w:color w:val="000000"/>
                  <w:sz w:val="28"/>
                  <w:szCs w:val="28"/>
                  <w:rPrChange w:id="24612" w:author="James Vu" w:date="2024-04-18T22:33:00Z">
                    <w:rPr>
                      <w:i/>
                      <w:iCs/>
                      <w:color w:val="000000"/>
                    </w:rPr>
                  </w:rPrChange>
                </w:rPr>
                <w:delText>0,1000%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DAC4C9D" w14:textId="022D7506" w:rsidR="00421081" w:rsidRPr="00167CE0" w:rsidDel="00E5719A" w:rsidRDefault="00421081">
            <w:pPr>
              <w:widowControl w:val="0"/>
              <w:spacing w:before="120" w:after="120"/>
              <w:jc w:val="both"/>
              <w:rPr>
                <w:del w:id="24613" w:author="James Vu" w:date="2024-04-18T23:27:00Z"/>
                <w:i/>
                <w:iCs/>
                <w:color w:val="000000"/>
                <w:sz w:val="28"/>
                <w:szCs w:val="28"/>
                <w:rPrChange w:id="24614" w:author="James Vu" w:date="2024-04-18T22:33:00Z">
                  <w:rPr>
                    <w:del w:id="24615" w:author="James Vu" w:date="2024-04-18T23:27:00Z"/>
                    <w:i/>
                    <w:iCs/>
                    <w:color w:val="000000"/>
                  </w:rPr>
                </w:rPrChange>
              </w:rPr>
              <w:pPrChange w:id="24616" w:author="James Vu" w:date="2024-04-18T22:33:00Z">
                <w:pPr>
                  <w:widowControl w:val="0"/>
                  <w:spacing w:before="120" w:after="120"/>
                  <w:jc w:val="center"/>
                </w:pPr>
              </w:pPrChange>
            </w:pPr>
            <w:del w:id="24617" w:author="James Vu" w:date="2024-04-18T23:27:00Z">
              <w:r w:rsidRPr="00167CE0" w:rsidDel="00E5719A">
                <w:rPr>
                  <w:i/>
                  <w:iCs/>
                  <w:color w:val="000000"/>
                  <w:sz w:val="28"/>
                  <w:szCs w:val="28"/>
                  <w:rPrChange w:id="24618" w:author="James Vu" w:date="2024-04-18T22:33:00Z">
                    <w:rPr>
                      <w:i/>
                      <w:iCs/>
                      <w:color w:val="000000"/>
                    </w:rPr>
                  </w:rPrChange>
                </w:rPr>
                <w:delText>x G</w:delText>
              </w:r>
              <w:r w:rsidRPr="00167CE0" w:rsidDel="00E5719A">
                <w:rPr>
                  <w:i/>
                  <w:iCs/>
                  <w:color w:val="000000"/>
                  <w:sz w:val="28"/>
                  <w:szCs w:val="28"/>
                  <w:vertAlign w:val="subscript"/>
                  <w:rPrChange w:id="24619" w:author="James Vu" w:date="2024-04-18T22:33:00Z">
                    <w:rPr>
                      <w:i/>
                      <w:iCs/>
                      <w:color w:val="000000"/>
                      <w:vertAlign w:val="subscript"/>
                    </w:rPr>
                  </w:rPrChange>
                </w:rPr>
                <w:delText>KT</w:delText>
              </w:r>
              <w:r w:rsidRPr="00167CE0" w:rsidDel="00E5719A">
                <w:rPr>
                  <w:i/>
                  <w:iCs/>
                  <w:color w:val="000000"/>
                  <w:sz w:val="28"/>
                  <w:szCs w:val="28"/>
                  <w:rPrChange w:id="24620" w:author="James Vu" w:date="2024-04-18T22:33:00Z">
                    <w:rPr>
                      <w:i/>
                      <w:iCs/>
                      <w:color w:val="000000"/>
                    </w:rPr>
                  </w:rPrChange>
                </w:rPr>
                <w:delText xml:space="preserve"> (Sau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60420FD" w14:textId="01F8A691" w:rsidR="00421081" w:rsidRPr="00167CE0" w:rsidDel="00E5719A" w:rsidRDefault="00421081">
            <w:pPr>
              <w:widowControl w:val="0"/>
              <w:spacing w:before="120" w:after="120"/>
              <w:jc w:val="both"/>
              <w:rPr>
                <w:del w:id="24621" w:author="James Vu" w:date="2024-04-18T23:27:00Z"/>
                <w:i/>
                <w:iCs/>
                <w:color w:val="000000"/>
                <w:sz w:val="28"/>
                <w:szCs w:val="28"/>
                <w:rPrChange w:id="24622" w:author="James Vu" w:date="2024-04-18T22:33:00Z">
                  <w:rPr>
                    <w:del w:id="24623" w:author="James Vu" w:date="2024-04-18T23:27:00Z"/>
                    <w:i/>
                    <w:iCs/>
                    <w:color w:val="000000"/>
                  </w:rPr>
                </w:rPrChange>
              </w:rPr>
              <w:pPrChange w:id="24624" w:author="James Vu" w:date="2024-04-18T22:33:00Z">
                <w:pPr>
                  <w:widowControl w:val="0"/>
                  <w:spacing w:before="120" w:after="120"/>
                  <w:jc w:val="center"/>
                </w:pPr>
              </w:pPrChange>
            </w:pPr>
            <w:del w:id="24625" w:author="James Vu" w:date="2024-04-18T23:27:00Z">
              <w:r w:rsidRPr="00167CE0" w:rsidDel="00E5719A">
                <w:rPr>
                  <w:i/>
                  <w:iCs/>
                  <w:color w:val="000000"/>
                  <w:sz w:val="28"/>
                  <w:szCs w:val="28"/>
                  <w:rPrChange w:id="24626" w:author="James Vu" w:date="2024-04-18T22:33:00Z">
                    <w:rPr>
                      <w:i/>
                      <w:iCs/>
                      <w:color w:val="000000"/>
                    </w:rPr>
                  </w:rPrChange>
                </w:rPr>
                <w:delText>842.500.000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777270C9" w14:textId="0A3586EB" w:rsidR="00421081" w:rsidRPr="00167CE0" w:rsidDel="00E5719A" w:rsidRDefault="00421081">
            <w:pPr>
              <w:widowControl w:val="0"/>
              <w:spacing w:before="120" w:after="120"/>
              <w:jc w:val="both"/>
              <w:rPr>
                <w:del w:id="24627" w:author="James Vu" w:date="2024-04-18T23:27:00Z"/>
                <w:i/>
                <w:iCs/>
                <w:color w:val="000000"/>
                <w:sz w:val="28"/>
                <w:szCs w:val="28"/>
                <w:rPrChange w:id="24628" w:author="James Vu" w:date="2024-04-18T22:33:00Z">
                  <w:rPr>
                    <w:del w:id="24629" w:author="James Vu" w:date="2024-04-18T23:27:00Z"/>
                    <w:i/>
                    <w:iCs/>
                    <w:color w:val="000000"/>
                  </w:rPr>
                </w:rPrChange>
              </w:rPr>
              <w:pPrChange w:id="24630" w:author="James Vu" w:date="2024-04-18T22:33:00Z">
                <w:pPr>
                  <w:widowControl w:val="0"/>
                  <w:spacing w:before="120" w:after="120"/>
                  <w:jc w:val="right"/>
                </w:pPr>
              </w:pPrChange>
            </w:pPr>
            <w:del w:id="24631" w:author="James Vu" w:date="2024-04-18T23:27:00Z">
              <w:r w:rsidRPr="00167CE0" w:rsidDel="00E5719A">
                <w:rPr>
                  <w:i/>
                  <w:iCs/>
                  <w:color w:val="000000"/>
                  <w:sz w:val="28"/>
                  <w:szCs w:val="28"/>
                  <w:rPrChange w:id="24632" w:author="James Vu" w:date="2024-04-18T22:33:00Z">
                    <w:rPr>
                      <w:i/>
                      <w:iCs/>
                      <w:color w:val="000000"/>
                    </w:rPr>
                  </w:rPrChange>
                </w:rPr>
                <w:delText>2.000.000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7C5DB7EA" w14:textId="18EF7DE5" w:rsidR="00421081" w:rsidRPr="00167CE0" w:rsidDel="00E5719A" w:rsidRDefault="00421081">
            <w:pPr>
              <w:widowControl w:val="0"/>
              <w:spacing w:before="120" w:after="120"/>
              <w:jc w:val="both"/>
              <w:rPr>
                <w:del w:id="24633" w:author="James Vu" w:date="2024-04-18T23:27:00Z"/>
                <w:i/>
                <w:iCs/>
                <w:color w:val="000000"/>
                <w:sz w:val="28"/>
                <w:szCs w:val="28"/>
                <w:rPrChange w:id="24634" w:author="James Vu" w:date="2024-04-18T22:33:00Z">
                  <w:rPr>
                    <w:del w:id="24635" w:author="James Vu" w:date="2024-04-18T23:27:00Z"/>
                    <w:i/>
                    <w:iCs/>
                    <w:color w:val="000000"/>
                  </w:rPr>
                </w:rPrChange>
              </w:rPr>
              <w:pPrChange w:id="24636" w:author="James Vu" w:date="2024-04-18T22:33:00Z">
                <w:pPr>
                  <w:widowControl w:val="0"/>
                  <w:spacing w:before="120" w:after="120"/>
                  <w:jc w:val="right"/>
                </w:pPr>
              </w:pPrChange>
            </w:pPr>
            <w:del w:id="24637" w:author="James Vu" w:date="2024-04-18T23:27:00Z">
              <w:r w:rsidRPr="00167CE0" w:rsidDel="00E5719A">
                <w:rPr>
                  <w:i/>
                  <w:iCs/>
                  <w:color w:val="000000"/>
                  <w:sz w:val="28"/>
                  <w:szCs w:val="28"/>
                  <w:rPrChange w:id="24638" w:author="James Vu" w:date="2024-04-18T22:33:00Z">
                    <w:rPr>
                      <w:i/>
                      <w:iCs/>
                      <w:color w:val="000000"/>
                    </w:rPr>
                  </w:rPrChange>
                </w:rPr>
                <w:delText>160.000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3265979A" w14:textId="209477B6" w:rsidR="00421081" w:rsidRPr="00167CE0" w:rsidDel="00E5719A" w:rsidRDefault="00421081">
            <w:pPr>
              <w:widowControl w:val="0"/>
              <w:spacing w:before="120" w:after="120"/>
              <w:jc w:val="both"/>
              <w:rPr>
                <w:del w:id="24639" w:author="James Vu" w:date="2024-04-18T23:27:00Z"/>
                <w:i/>
                <w:iCs/>
                <w:color w:val="000000"/>
                <w:sz w:val="28"/>
                <w:szCs w:val="28"/>
                <w:rPrChange w:id="24640" w:author="James Vu" w:date="2024-04-18T22:33:00Z">
                  <w:rPr>
                    <w:del w:id="24641" w:author="James Vu" w:date="2024-04-18T23:27:00Z"/>
                    <w:i/>
                    <w:iCs/>
                    <w:color w:val="000000"/>
                  </w:rPr>
                </w:rPrChange>
              </w:rPr>
              <w:pPrChange w:id="24642" w:author="James Vu" w:date="2024-04-18T22:33:00Z">
                <w:pPr>
                  <w:widowControl w:val="0"/>
                  <w:spacing w:before="120" w:after="120"/>
                  <w:jc w:val="right"/>
                </w:pPr>
              </w:pPrChange>
            </w:pPr>
            <w:del w:id="24643" w:author="James Vu" w:date="2024-04-18T23:27:00Z">
              <w:r w:rsidRPr="00167CE0" w:rsidDel="00E5719A">
                <w:rPr>
                  <w:i/>
                  <w:iCs/>
                  <w:color w:val="000000"/>
                  <w:sz w:val="28"/>
                  <w:szCs w:val="28"/>
                  <w:rPrChange w:id="24644" w:author="James Vu" w:date="2024-04-18T22:33:00Z">
                    <w:rPr>
                      <w:i/>
                      <w:iCs/>
                      <w:color w:val="000000"/>
                    </w:rPr>
                  </w:rPrChange>
                </w:rPr>
                <w:delText>2.160.000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7E75B1B4" w14:textId="643EB808" w:rsidR="00421081" w:rsidRPr="00167CE0" w:rsidDel="00E5719A" w:rsidRDefault="00421081">
            <w:pPr>
              <w:widowControl w:val="0"/>
              <w:spacing w:before="120" w:after="120"/>
              <w:jc w:val="both"/>
              <w:rPr>
                <w:del w:id="24645" w:author="James Vu" w:date="2024-04-18T23:27:00Z"/>
                <w:i/>
                <w:iCs/>
                <w:color w:val="000000"/>
                <w:sz w:val="28"/>
                <w:szCs w:val="28"/>
                <w:rPrChange w:id="24646" w:author="James Vu" w:date="2024-04-18T22:33:00Z">
                  <w:rPr>
                    <w:del w:id="24647" w:author="James Vu" w:date="2024-04-18T23:27:00Z"/>
                    <w:i/>
                    <w:iCs/>
                    <w:color w:val="000000"/>
                  </w:rPr>
                </w:rPrChange>
              </w:rPr>
              <w:pPrChange w:id="24648" w:author="James Vu" w:date="2024-04-18T22:33:00Z">
                <w:pPr>
                  <w:widowControl w:val="0"/>
                  <w:spacing w:before="120" w:after="120"/>
                </w:pPr>
              </w:pPrChange>
            </w:pPr>
            <w:del w:id="24649" w:author="James Vu" w:date="2024-04-18T23:27:00Z">
              <w:r w:rsidRPr="00167CE0" w:rsidDel="00E5719A">
                <w:rPr>
                  <w:i/>
                  <w:iCs/>
                  <w:color w:val="000000"/>
                  <w:sz w:val="28"/>
                  <w:szCs w:val="28"/>
                  <w:rPrChange w:id="24650" w:author="James Vu" w:date="2024-04-18T22:33:00Z">
                    <w:rPr>
                      <w:i/>
                      <w:iCs/>
                      <w:color w:val="000000"/>
                    </w:rPr>
                  </w:rPrChange>
                </w:rPr>
                <w:delText>Điểm d, Khoản 4 Điều 12 Nghị định 24/2024/NĐ-CP (Tối thiểu 2.000.000)</w:delText>
              </w:r>
            </w:del>
          </w:p>
        </w:tc>
      </w:tr>
      <w:tr w:rsidR="002D5FBD" w:rsidRPr="00167CE0" w:rsidDel="00E5719A" w14:paraId="66C1F6A2" w14:textId="46C9188B" w:rsidTr="006138EB">
        <w:trPr>
          <w:del w:id="24651"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3CB3185" w14:textId="028F94DA" w:rsidR="00421081" w:rsidRPr="00167CE0" w:rsidDel="00E5719A" w:rsidRDefault="00421081">
            <w:pPr>
              <w:widowControl w:val="0"/>
              <w:spacing w:before="120" w:after="120"/>
              <w:jc w:val="both"/>
              <w:rPr>
                <w:del w:id="24652" w:author="James Vu" w:date="2024-04-18T23:27:00Z"/>
                <w:i/>
                <w:iCs/>
                <w:color w:val="000000"/>
                <w:sz w:val="28"/>
                <w:szCs w:val="28"/>
                <w:rPrChange w:id="24653" w:author="James Vu" w:date="2024-04-18T22:33:00Z">
                  <w:rPr>
                    <w:del w:id="24654" w:author="James Vu" w:date="2024-04-18T23:27:00Z"/>
                    <w:i/>
                    <w:iCs/>
                    <w:color w:val="000000"/>
                  </w:rPr>
                </w:rPrChange>
              </w:rPr>
              <w:pPrChange w:id="24655" w:author="James Vu" w:date="2024-04-18T22:33:00Z">
                <w:pPr>
                  <w:widowControl w:val="0"/>
                  <w:spacing w:before="120" w:after="120"/>
                  <w:jc w:val="center"/>
                </w:pPr>
              </w:pPrChange>
            </w:pPr>
            <w:del w:id="24656" w:author="James Vu" w:date="2024-04-18T23:27:00Z">
              <w:r w:rsidRPr="00167CE0" w:rsidDel="00E5719A">
                <w:rPr>
                  <w:i/>
                  <w:iCs/>
                  <w:color w:val="000000"/>
                  <w:sz w:val="28"/>
                  <w:szCs w:val="28"/>
                  <w:rPrChange w:id="24657" w:author="James Vu" w:date="2024-04-18T22:33:00Z">
                    <w:rPr>
                      <w:i/>
                      <w:iCs/>
                      <w:color w:val="000000"/>
                    </w:rPr>
                  </w:rPrChange>
                </w:rPr>
                <w:delText>b</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453770D1" w14:textId="231F6E7C" w:rsidR="00421081" w:rsidRPr="00167CE0" w:rsidDel="00E5719A" w:rsidRDefault="00421081">
            <w:pPr>
              <w:widowControl w:val="0"/>
              <w:spacing w:before="120" w:after="120"/>
              <w:jc w:val="both"/>
              <w:rPr>
                <w:del w:id="24658" w:author="James Vu" w:date="2024-04-18T23:27:00Z"/>
                <w:i/>
                <w:iCs/>
                <w:color w:val="000000"/>
                <w:sz w:val="28"/>
                <w:szCs w:val="28"/>
                <w:rPrChange w:id="24659" w:author="James Vu" w:date="2024-04-18T22:33:00Z">
                  <w:rPr>
                    <w:del w:id="24660" w:author="James Vu" w:date="2024-04-18T23:27:00Z"/>
                    <w:i/>
                    <w:iCs/>
                    <w:color w:val="000000"/>
                  </w:rPr>
                </w:rPrChange>
              </w:rPr>
              <w:pPrChange w:id="24661" w:author="James Vu" w:date="2024-04-18T22:33:00Z">
                <w:pPr>
                  <w:widowControl w:val="0"/>
                  <w:spacing w:before="120" w:after="120"/>
                </w:pPr>
              </w:pPrChange>
            </w:pPr>
            <w:del w:id="24662" w:author="James Vu" w:date="2024-04-18T23:27:00Z">
              <w:r w:rsidRPr="00167CE0" w:rsidDel="00E5719A">
                <w:rPr>
                  <w:i/>
                  <w:iCs/>
                  <w:color w:val="000000"/>
                  <w:sz w:val="28"/>
                  <w:szCs w:val="28"/>
                  <w:rPrChange w:id="24663" w:author="James Vu" w:date="2024-04-18T22:33:00Z">
                    <w:rPr>
                      <w:i/>
                      <w:iCs/>
                      <w:color w:val="000000"/>
                    </w:rPr>
                  </w:rPrChange>
                </w:rPr>
                <w:delText>Thẩm định kết quả lựa chọn nhà thầu</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7AEFCFEC" w14:textId="74B824D9" w:rsidR="00421081" w:rsidRPr="00167CE0" w:rsidDel="00E5719A" w:rsidRDefault="00421081">
            <w:pPr>
              <w:widowControl w:val="0"/>
              <w:spacing w:before="120" w:after="120"/>
              <w:jc w:val="both"/>
              <w:rPr>
                <w:del w:id="24664" w:author="James Vu" w:date="2024-04-18T23:27:00Z"/>
                <w:i/>
                <w:iCs/>
                <w:color w:val="000000"/>
                <w:sz w:val="28"/>
                <w:szCs w:val="28"/>
                <w:rPrChange w:id="24665" w:author="James Vu" w:date="2024-04-18T22:33:00Z">
                  <w:rPr>
                    <w:del w:id="24666" w:author="James Vu" w:date="2024-04-18T23:27:00Z"/>
                    <w:i/>
                    <w:iCs/>
                    <w:color w:val="000000"/>
                  </w:rPr>
                </w:rPrChange>
              </w:rPr>
              <w:pPrChange w:id="24667" w:author="James Vu" w:date="2024-04-18T22:33:00Z">
                <w:pPr>
                  <w:widowControl w:val="0"/>
                  <w:spacing w:before="120" w:after="120"/>
                  <w:jc w:val="center"/>
                </w:pPr>
              </w:pPrChange>
            </w:pPr>
            <w:del w:id="24668" w:author="James Vu" w:date="2024-04-18T23:27:00Z">
              <w:r w:rsidRPr="00167CE0" w:rsidDel="00E5719A">
                <w:rPr>
                  <w:i/>
                  <w:iCs/>
                  <w:color w:val="000000"/>
                  <w:sz w:val="28"/>
                  <w:szCs w:val="28"/>
                  <w:rPrChange w:id="24669" w:author="James Vu" w:date="2024-04-18T22:33:00Z">
                    <w:rPr>
                      <w:i/>
                      <w:iCs/>
                      <w:color w:val="000000"/>
                    </w:rPr>
                  </w:rPrChange>
                </w:rPr>
                <w:delText>0,1000%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5D08944F" w14:textId="368BD186" w:rsidR="00421081" w:rsidRPr="00167CE0" w:rsidDel="00E5719A" w:rsidRDefault="00421081">
            <w:pPr>
              <w:widowControl w:val="0"/>
              <w:spacing w:before="120" w:after="120"/>
              <w:jc w:val="both"/>
              <w:rPr>
                <w:del w:id="24670" w:author="James Vu" w:date="2024-04-18T23:27:00Z"/>
                <w:i/>
                <w:iCs/>
                <w:color w:val="000000"/>
                <w:sz w:val="28"/>
                <w:szCs w:val="28"/>
                <w:rPrChange w:id="24671" w:author="James Vu" w:date="2024-04-18T22:33:00Z">
                  <w:rPr>
                    <w:del w:id="24672" w:author="James Vu" w:date="2024-04-18T23:27:00Z"/>
                    <w:i/>
                    <w:iCs/>
                    <w:color w:val="000000"/>
                  </w:rPr>
                </w:rPrChange>
              </w:rPr>
              <w:pPrChange w:id="24673" w:author="James Vu" w:date="2024-04-18T22:33:00Z">
                <w:pPr>
                  <w:widowControl w:val="0"/>
                  <w:spacing w:before="120" w:after="120"/>
                  <w:jc w:val="center"/>
                </w:pPr>
              </w:pPrChange>
            </w:pPr>
            <w:del w:id="24674" w:author="James Vu" w:date="2024-04-18T23:27:00Z">
              <w:r w:rsidRPr="00167CE0" w:rsidDel="00E5719A">
                <w:rPr>
                  <w:i/>
                  <w:iCs/>
                  <w:color w:val="000000"/>
                  <w:sz w:val="28"/>
                  <w:szCs w:val="28"/>
                  <w:rPrChange w:id="24675" w:author="James Vu" w:date="2024-04-18T22:33:00Z">
                    <w:rPr>
                      <w:i/>
                      <w:iCs/>
                      <w:color w:val="000000"/>
                    </w:rPr>
                  </w:rPrChange>
                </w:rPr>
                <w:delText>x G</w:delText>
              </w:r>
              <w:r w:rsidRPr="00167CE0" w:rsidDel="00E5719A">
                <w:rPr>
                  <w:i/>
                  <w:iCs/>
                  <w:color w:val="000000"/>
                  <w:sz w:val="28"/>
                  <w:szCs w:val="28"/>
                  <w:vertAlign w:val="subscript"/>
                  <w:rPrChange w:id="24676" w:author="James Vu" w:date="2024-04-18T22:33:00Z">
                    <w:rPr>
                      <w:i/>
                      <w:iCs/>
                      <w:color w:val="000000"/>
                      <w:vertAlign w:val="subscript"/>
                    </w:rPr>
                  </w:rPrChange>
                </w:rPr>
                <w:delText>KT</w:delText>
              </w:r>
              <w:r w:rsidRPr="00167CE0" w:rsidDel="00E5719A">
                <w:rPr>
                  <w:i/>
                  <w:iCs/>
                  <w:color w:val="000000"/>
                  <w:sz w:val="28"/>
                  <w:szCs w:val="28"/>
                  <w:rPrChange w:id="24677" w:author="James Vu" w:date="2024-04-18T22:33:00Z">
                    <w:rPr>
                      <w:i/>
                      <w:iCs/>
                      <w:color w:val="000000"/>
                    </w:rPr>
                  </w:rPrChange>
                </w:rPr>
                <w:delText xml:space="preserve"> (Sau VAT)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D2E730B" w14:textId="55A4AD4E" w:rsidR="00421081" w:rsidRPr="00167CE0" w:rsidDel="00E5719A" w:rsidRDefault="00421081">
            <w:pPr>
              <w:widowControl w:val="0"/>
              <w:spacing w:before="120" w:after="120"/>
              <w:jc w:val="both"/>
              <w:rPr>
                <w:del w:id="24678" w:author="James Vu" w:date="2024-04-18T23:27:00Z"/>
                <w:i/>
                <w:iCs/>
                <w:color w:val="000000"/>
                <w:sz w:val="28"/>
                <w:szCs w:val="28"/>
                <w:rPrChange w:id="24679" w:author="James Vu" w:date="2024-04-18T22:33:00Z">
                  <w:rPr>
                    <w:del w:id="24680" w:author="James Vu" w:date="2024-04-18T23:27:00Z"/>
                    <w:i/>
                    <w:iCs/>
                    <w:color w:val="000000"/>
                  </w:rPr>
                </w:rPrChange>
              </w:rPr>
              <w:pPrChange w:id="24681" w:author="James Vu" w:date="2024-04-18T22:33:00Z">
                <w:pPr>
                  <w:widowControl w:val="0"/>
                  <w:spacing w:before="120" w:after="120"/>
                  <w:jc w:val="center"/>
                </w:pPr>
              </w:pPrChange>
            </w:pPr>
            <w:del w:id="24682" w:author="James Vu" w:date="2024-04-18T23:27:00Z">
              <w:r w:rsidRPr="00167CE0" w:rsidDel="00E5719A">
                <w:rPr>
                  <w:i/>
                  <w:iCs/>
                  <w:color w:val="000000"/>
                  <w:sz w:val="28"/>
                  <w:szCs w:val="28"/>
                  <w:rPrChange w:id="24683" w:author="James Vu" w:date="2024-04-18T22:33:00Z">
                    <w:rPr>
                      <w:i/>
                      <w:iCs/>
                      <w:color w:val="000000"/>
                    </w:rPr>
                  </w:rPrChange>
                </w:rPr>
                <w:delText>842.500.000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A002664" w14:textId="7FE57FD5" w:rsidR="00421081" w:rsidRPr="00167CE0" w:rsidDel="00E5719A" w:rsidRDefault="00421081">
            <w:pPr>
              <w:widowControl w:val="0"/>
              <w:spacing w:before="120" w:after="120"/>
              <w:jc w:val="both"/>
              <w:rPr>
                <w:del w:id="24684" w:author="James Vu" w:date="2024-04-18T23:27:00Z"/>
                <w:i/>
                <w:iCs/>
                <w:color w:val="000000"/>
                <w:sz w:val="28"/>
                <w:szCs w:val="28"/>
                <w:rPrChange w:id="24685" w:author="James Vu" w:date="2024-04-18T22:33:00Z">
                  <w:rPr>
                    <w:del w:id="24686" w:author="James Vu" w:date="2024-04-18T23:27:00Z"/>
                    <w:i/>
                    <w:iCs/>
                    <w:color w:val="000000"/>
                  </w:rPr>
                </w:rPrChange>
              </w:rPr>
              <w:pPrChange w:id="24687" w:author="James Vu" w:date="2024-04-18T22:33:00Z">
                <w:pPr>
                  <w:widowControl w:val="0"/>
                  <w:spacing w:before="120" w:after="120"/>
                  <w:jc w:val="right"/>
                </w:pPr>
              </w:pPrChange>
            </w:pPr>
            <w:del w:id="24688" w:author="James Vu" w:date="2024-04-18T23:27:00Z">
              <w:r w:rsidRPr="00167CE0" w:rsidDel="00E5719A">
                <w:rPr>
                  <w:i/>
                  <w:iCs/>
                  <w:color w:val="000000"/>
                  <w:sz w:val="28"/>
                  <w:szCs w:val="28"/>
                  <w:rPrChange w:id="24689" w:author="James Vu" w:date="2024-04-18T22:33:00Z">
                    <w:rPr>
                      <w:i/>
                      <w:iCs/>
                      <w:color w:val="000000"/>
                    </w:rPr>
                  </w:rPrChange>
                </w:rPr>
                <w:delText>3.000.000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22CDA96A" w14:textId="3D1140EB" w:rsidR="00421081" w:rsidRPr="00167CE0" w:rsidDel="00E5719A" w:rsidRDefault="00421081">
            <w:pPr>
              <w:widowControl w:val="0"/>
              <w:spacing w:before="120" w:after="120"/>
              <w:jc w:val="both"/>
              <w:rPr>
                <w:del w:id="24690" w:author="James Vu" w:date="2024-04-18T23:27:00Z"/>
                <w:i/>
                <w:iCs/>
                <w:color w:val="000000"/>
                <w:sz w:val="28"/>
                <w:szCs w:val="28"/>
                <w:rPrChange w:id="24691" w:author="James Vu" w:date="2024-04-18T22:33:00Z">
                  <w:rPr>
                    <w:del w:id="24692" w:author="James Vu" w:date="2024-04-18T23:27:00Z"/>
                    <w:i/>
                    <w:iCs/>
                    <w:color w:val="000000"/>
                  </w:rPr>
                </w:rPrChange>
              </w:rPr>
              <w:pPrChange w:id="24693" w:author="James Vu" w:date="2024-04-18T22:33:00Z">
                <w:pPr>
                  <w:widowControl w:val="0"/>
                  <w:spacing w:before="120" w:after="120"/>
                  <w:jc w:val="right"/>
                </w:pPr>
              </w:pPrChange>
            </w:pPr>
            <w:del w:id="24694" w:author="James Vu" w:date="2024-04-18T23:27:00Z">
              <w:r w:rsidRPr="00167CE0" w:rsidDel="00E5719A">
                <w:rPr>
                  <w:i/>
                  <w:iCs/>
                  <w:color w:val="000000"/>
                  <w:sz w:val="28"/>
                  <w:szCs w:val="28"/>
                  <w:rPrChange w:id="24695" w:author="James Vu" w:date="2024-04-18T22:33:00Z">
                    <w:rPr>
                      <w:i/>
                      <w:iCs/>
                      <w:color w:val="000000"/>
                    </w:rPr>
                  </w:rPrChange>
                </w:rPr>
                <w:delText>240.000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46E90E3D" w14:textId="0BD10252" w:rsidR="00421081" w:rsidRPr="00167CE0" w:rsidDel="00E5719A" w:rsidRDefault="00421081">
            <w:pPr>
              <w:widowControl w:val="0"/>
              <w:spacing w:before="120" w:after="120"/>
              <w:jc w:val="both"/>
              <w:rPr>
                <w:del w:id="24696" w:author="James Vu" w:date="2024-04-18T23:27:00Z"/>
                <w:i/>
                <w:iCs/>
                <w:color w:val="000000"/>
                <w:sz w:val="28"/>
                <w:szCs w:val="28"/>
                <w:rPrChange w:id="24697" w:author="James Vu" w:date="2024-04-18T22:33:00Z">
                  <w:rPr>
                    <w:del w:id="24698" w:author="James Vu" w:date="2024-04-18T23:27:00Z"/>
                    <w:i/>
                    <w:iCs/>
                    <w:color w:val="000000"/>
                  </w:rPr>
                </w:rPrChange>
              </w:rPr>
              <w:pPrChange w:id="24699" w:author="James Vu" w:date="2024-04-18T22:33:00Z">
                <w:pPr>
                  <w:widowControl w:val="0"/>
                  <w:spacing w:before="120" w:after="120"/>
                  <w:jc w:val="right"/>
                </w:pPr>
              </w:pPrChange>
            </w:pPr>
            <w:del w:id="24700" w:author="James Vu" w:date="2024-04-18T23:27:00Z">
              <w:r w:rsidRPr="00167CE0" w:rsidDel="00E5719A">
                <w:rPr>
                  <w:i/>
                  <w:iCs/>
                  <w:color w:val="000000"/>
                  <w:sz w:val="28"/>
                  <w:szCs w:val="28"/>
                  <w:rPrChange w:id="24701" w:author="James Vu" w:date="2024-04-18T22:33:00Z">
                    <w:rPr>
                      <w:i/>
                      <w:iCs/>
                      <w:color w:val="000000"/>
                    </w:rPr>
                  </w:rPrChange>
                </w:rPr>
                <w:delText>3.240.000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75D425FB" w14:textId="3C2DDECC" w:rsidR="00421081" w:rsidRPr="00167CE0" w:rsidDel="00E5719A" w:rsidRDefault="00421081">
            <w:pPr>
              <w:widowControl w:val="0"/>
              <w:spacing w:before="120" w:after="120"/>
              <w:jc w:val="both"/>
              <w:rPr>
                <w:del w:id="24702" w:author="James Vu" w:date="2024-04-18T23:27:00Z"/>
                <w:i/>
                <w:iCs/>
                <w:color w:val="000000"/>
                <w:sz w:val="28"/>
                <w:szCs w:val="28"/>
                <w:rPrChange w:id="24703" w:author="James Vu" w:date="2024-04-18T22:33:00Z">
                  <w:rPr>
                    <w:del w:id="24704" w:author="James Vu" w:date="2024-04-18T23:27:00Z"/>
                    <w:i/>
                    <w:iCs/>
                    <w:color w:val="000000"/>
                  </w:rPr>
                </w:rPrChange>
              </w:rPr>
              <w:pPrChange w:id="24705" w:author="James Vu" w:date="2024-04-18T22:33:00Z">
                <w:pPr>
                  <w:widowControl w:val="0"/>
                  <w:spacing w:before="120" w:after="120"/>
                </w:pPr>
              </w:pPrChange>
            </w:pPr>
            <w:del w:id="24706" w:author="James Vu" w:date="2024-04-18T23:27:00Z">
              <w:r w:rsidRPr="00167CE0" w:rsidDel="00E5719A">
                <w:rPr>
                  <w:i/>
                  <w:iCs/>
                  <w:color w:val="000000"/>
                  <w:sz w:val="28"/>
                  <w:szCs w:val="28"/>
                  <w:rPrChange w:id="24707" w:author="James Vu" w:date="2024-04-18T22:33:00Z">
                    <w:rPr>
                      <w:i/>
                      <w:iCs/>
                      <w:color w:val="000000"/>
                    </w:rPr>
                  </w:rPrChange>
                </w:rPr>
                <w:delText>Khoản 6 Điều 12 Nghị định 24/2024/NĐ-CP (Tối thiểu 3.000.000)</w:delText>
              </w:r>
            </w:del>
          </w:p>
        </w:tc>
      </w:tr>
      <w:tr w:rsidR="002D5FBD" w:rsidRPr="00167CE0" w:rsidDel="00E5719A" w14:paraId="42CD8C72" w14:textId="35AC89E4" w:rsidTr="006138EB">
        <w:trPr>
          <w:del w:id="24708"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3A1F86C9" w14:textId="6775720B" w:rsidR="00421081" w:rsidRPr="00167CE0" w:rsidDel="00E5719A" w:rsidRDefault="00421081">
            <w:pPr>
              <w:widowControl w:val="0"/>
              <w:spacing w:before="120" w:after="120"/>
              <w:jc w:val="both"/>
              <w:rPr>
                <w:del w:id="24709" w:author="James Vu" w:date="2024-04-18T23:27:00Z"/>
                <w:b/>
                <w:bCs/>
                <w:sz w:val="28"/>
                <w:szCs w:val="28"/>
                <w:rPrChange w:id="24710" w:author="James Vu" w:date="2024-04-18T22:33:00Z">
                  <w:rPr>
                    <w:del w:id="24711" w:author="James Vu" w:date="2024-04-18T23:27:00Z"/>
                    <w:b/>
                    <w:bCs/>
                  </w:rPr>
                </w:rPrChange>
              </w:rPr>
              <w:pPrChange w:id="24712" w:author="James Vu" w:date="2024-04-18T22:33:00Z">
                <w:pPr>
                  <w:widowControl w:val="0"/>
                  <w:spacing w:before="120" w:after="120"/>
                  <w:jc w:val="center"/>
                </w:pPr>
              </w:pPrChange>
            </w:pPr>
            <w:del w:id="24713" w:author="James Vu" w:date="2024-04-18T23:27:00Z">
              <w:r w:rsidRPr="00167CE0" w:rsidDel="00E5719A">
                <w:rPr>
                  <w:b/>
                  <w:bCs/>
                  <w:sz w:val="28"/>
                  <w:szCs w:val="28"/>
                  <w:rPrChange w:id="24714" w:author="James Vu" w:date="2024-04-18T22:33:00Z">
                    <w:rPr>
                      <w:b/>
                      <w:bCs/>
                    </w:rPr>
                  </w:rPrChange>
                </w:rPr>
                <w:delText>E</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66829001" w14:textId="17DEC38F" w:rsidR="00421081" w:rsidRPr="00167CE0" w:rsidDel="00E5719A" w:rsidRDefault="00421081">
            <w:pPr>
              <w:widowControl w:val="0"/>
              <w:spacing w:before="120" w:after="120"/>
              <w:jc w:val="both"/>
              <w:rPr>
                <w:del w:id="24715" w:author="James Vu" w:date="2024-04-18T23:27:00Z"/>
                <w:b/>
                <w:bCs/>
                <w:sz w:val="28"/>
                <w:szCs w:val="28"/>
                <w:rPrChange w:id="24716" w:author="James Vu" w:date="2024-04-18T22:33:00Z">
                  <w:rPr>
                    <w:del w:id="24717" w:author="James Vu" w:date="2024-04-18T23:27:00Z"/>
                    <w:b/>
                    <w:bCs/>
                  </w:rPr>
                </w:rPrChange>
              </w:rPr>
              <w:pPrChange w:id="24718" w:author="James Vu" w:date="2024-04-18T22:33:00Z">
                <w:pPr>
                  <w:widowControl w:val="0"/>
                  <w:spacing w:before="120" w:after="120"/>
                </w:pPr>
              </w:pPrChange>
            </w:pPr>
            <w:del w:id="24719" w:author="James Vu" w:date="2024-04-18T23:27:00Z">
              <w:r w:rsidRPr="00167CE0" w:rsidDel="00E5719A">
                <w:rPr>
                  <w:b/>
                  <w:bCs/>
                  <w:sz w:val="28"/>
                  <w:szCs w:val="28"/>
                  <w:rPrChange w:id="24720" w:author="James Vu" w:date="2024-04-18T22:33:00Z">
                    <w:rPr>
                      <w:b/>
                      <w:bCs/>
                    </w:rPr>
                  </w:rPrChange>
                </w:rPr>
                <w:delText>Chi phí khác</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9DB5F0A" w14:textId="580106BC" w:rsidR="00421081" w:rsidRPr="00167CE0" w:rsidDel="00E5719A" w:rsidRDefault="00421081">
            <w:pPr>
              <w:widowControl w:val="0"/>
              <w:spacing w:before="120" w:after="120"/>
              <w:jc w:val="both"/>
              <w:rPr>
                <w:del w:id="24721" w:author="James Vu" w:date="2024-04-18T23:27:00Z"/>
                <w:b/>
                <w:bCs/>
                <w:sz w:val="28"/>
                <w:szCs w:val="28"/>
                <w:rPrChange w:id="24722" w:author="James Vu" w:date="2024-04-18T22:33:00Z">
                  <w:rPr>
                    <w:del w:id="24723" w:author="James Vu" w:date="2024-04-18T23:27:00Z"/>
                    <w:b/>
                    <w:bCs/>
                  </w:rPr>
                </w:rPrChange>
              </w:rPr>
              <w:pPrChange w:id="24724"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2FD9D2F5" w14:textId="240E1476" w:rsidR="00421081" w:rsidRPr="00167CE0" w:rsidDel="00E5719A" w:rsidRDefault="00421081">
            <w:pPr>
              <w:widowControl w:val="0"/>
              <w:spacing w:before="120" w:after="120"/>
              <w:jc w:val="both"/>
              <w:rPr>
                <w:del w:id="24725" w:author="James Vu" w:date="2024-04-18T23:27:00Z"/>
                <w:b/>
                <w:bCs/>
                <w:sz w:val="28"/>
                <w:szCs w:val="28"/>
                <w:rPrChange w:id="24726" w:author="James Vu" w:date="2024-04-18T22:33:00Z">
                  <w:rPr>
                    <w:del w:id="24727" w:author="James Vu" w:date="2024-04-18T23:27:00Z"/>
                    <w:b/>
                    <w:bCs/>
                  </w:rPr>
                </w:rPrChange>
              </w:rPr>
              <w:pPrChange w:id="24728" w:author="James Vu" w:date="2024-04-18T22:33:00Z">
                <w:pPr>
                  <w:widowControl w:val="0"/>
                  <w:spacing w:before="120" w:after="120"/>
                  <w:jc w:val="center"/>
                </w:pPr>
              </w:pPrChange>
            </w:pPr>
            <w:del w:id="24729" w:author="James Vu" w:date="2024-04-18T23:27:00Z">
              <w:r w:rsidRPr="00167CE0" w:rsidDel="00E5719A">
                <w:rPr>
                  <w:b/>
                  <w:bCs/>
                  <w:sz w:val="28"/>
                  <w:szCs w:val="28"/>
                  <w:rPrChange w:id="24730" w:author="James Vu" w:date="2024-04-18T22:33:00Z">
                    <w:rPr>
                      <w:b/>
                      <w:bCs/>
                    </w:rPr>
                  </w:rPrChange>
                </w:rPr>
                <w:delText>G</w:delText>
              </w:r>
              <w:r w:rsidRPr="00167CE0" w:rsidDel="00E5719A">
                <w:rPr>
                  <w:b/>
                  <w:bCs/>
                  <w:color w:val="000000"/>
                  <w:sz w:val="28"/>
                  <w:szCs w:val="28"/>
                  <w:vertAlign w:val="subscript"/>
                  <w:rPrChange w:id="24731" w:author="James Vu" w:date="2024-04-18T22:33:00Z">
                    <w:rPr>
                      <w:b/>
                      <w:bCs/>
                      <w:color w:val="000000"/>
                      <w:vertAlign w:val="subscript"/>
                    </w:rPr>
                  </w:rPrChange>
                </w:rPr>
                <w:delText>K</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27ED00D" w14:textId="4B33AA2A" w:rsidR="00421081" w:rsidRPr="00167CE0" w:rsidDel="00E5719A" w:rsidRDefault="00421081">
            <w:pPr>
              <w:widowControl w:val="0"/>
              <w:spacing w:before="120" w:after="120"/>
              <w:jc w:val="both"/>
              <w:rPr>
                <w:del w:id="24732" w:author="James Vu" w:date="2024-04-18T23:27:00Z"/>
                <w:b/>
                <w:bCs/>
                <w:sz w:val="28"/>
                <w:szCs w:val="28"/>
                <w:rPrChange w:id="24733" w:author="James Vu" w:date="2024-04-18T22:33:00Z">
                  <w:rPr>
                    <w:del w:id="24734" w:author="James Vu" w:date="2024-04-18T23:27:00Z"/>
                    <w:b/>
                    <w:bCs/>
                  </w:rPr>
                </w:rPrChange>
              </w:rPr>
              <w:pPrChange w:id="24735"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60074C3" w14:textId="4EE03864" w:rsidR="00421081" w:rsidRPr="00167CE0" w:rsidDel="00E5719A" w:rsidRDefault="00421081">
            <w:pPr>
              <w:widowControl w:val="0"/>
              <w:spacing w:before="120" w:after="120"/>
              <w:jc w:val="both"/>
              <w:rPr>
                <w:del w:id="24736" w:author="James Vu" w:date="2024-04-18T23:27:00Z"/>
                <w:b/>
                <w:bCs/>
                <w:sz w:val="28"/>
                <w:szCs w:val="28"/>
                <w:rPrChange w:id="24737" w:author="James Vu" w:date="2024-04-18T22:33:00Z">
                  <w:rPr>
                    <w:del w:id="24738" w:author="James Vu" w:date="2024-04-18T23:27:00Z"/>
                    <w:b/>
                    <w:bCs/>
                  </w:rPr>
                </w:rPrChange>
              </w:rPr>
              <w:pPrChange w:id="24739" w:author="James Vu" w:date="2024-04-18T22:33:00Z">
                <w:pPr>
                  <w:widowControl w:val="0"/>
                  <w:spacing w:before="120" w:after="120"/>
                  <w:jc w:val="right"/>
                </w:pPr>
              </w:pPrChange>
            </w:pPr>
            <w:del w:id="24740" w:author="James Vu" w:date="2024-04-18T23:27:00Z">
              <w:r w:rsidRPr="00167CE0" w:rsidDel="00E5719A">
                <w:rPr>
                  <w:b/>
                  <w:bCs/>
                  <w:sz w:val="28"/>
                  <w:szCs w:val="28"/>
                  <w:rPrChange w:id="24741" w:author="James Vu" w:date="2024-04-18T22:33:00Z">
                    <w:rPr>
                      <w:b/>
                      <w:bCs/>
                    </w:rPr>
                  </w:rPrChange>
                </w:rPr>
                <w:delText>1.278.619.117</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3A8C4836" w14:textId="56776C5C" w:rsidR="00421081" w:rsidRPr="00167CE0" w:rsidDel="00E5719A" w:rsidRDefault="00421081">
            <w:pPr>
              <w:widowControl w:val="0"/>
              <w:spacing w:before="120" w:after="120"/>
              <w:jc w:val="both"/>
              <w:rPr>
                <w:del w:id="24742" w:author="James Vu" w:date="2024-04-18T23:27:00Z"/>
                <w:b/>
                <w:bCs/>
                <w:sz w:val="28"/>
                <w:szCs w:val="28"/>
                <w:rPrChange w:id="24743" w:author="James Vu" w:date="2024-04-18T22:33:00Z">
                  <w:rPr>
                    <w:del w:id="24744" w:author="James Vu" w:date="2024-04-18T23:27:00Z"/>
                    <w:b/>
                    <w:bCs/>
                  </w:rPr>
                </w:rPrChange>
              </w:rPr>
              <w:pPrChange w:id="24745" w:author="James Vu" w:date="2024-04-18T22:33:00Z">
                <w:pPr>
                  <w:widowControl w:val="0"/>
                  <w:spacing w:before="120" w:after="120"/>
                  <w:jc w:val="right"/>
                </w:pPr>
              </w:pPrChange>
            </w:pPr>
            <w:del w:id="24746" w:author="James Vu" w:date="2024-04-18T23:27:00Z">
              <w:r w:rsidRPr="00167CE0" w:rsidDel="00E5719A">
                <w:rPr>
                  <w:b/>
                  <w:bCs/>
                  <w:sz w:val="28"/>
                  <w:szCs w:val="28"/>
                  <w:rPrChange w:id="24747" w:author="James Vu" w:date="2024-04-18T22:33:00Z">
                    <w:rPr>
                      <w:b/>
                      <w:bCs/>
                    </w:rPr>
                  </w:rPrChange>
                </w:rPr>
                <w:delText>12.966.545</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32BB249F" w14:textId="0BE00EB8" w:rsidR="00421081" w:rsidRPr="00167CE0" w:rsidDel="00E5719A" w:rsidRDefault="00421081">
            <w:pPr>
              <w:widowControl w:val="0"/>
              <w:spacing w:before="120" w:after="120"/>
              <w:jc w:val="both"/>
              <w:rPr>
                <w:del w:id="24748" w:author="James Vu" w:date="2024-04-18T23:27:00Z"/>
                <w:b/>
                <w:bCs/>
                <w:sz w:val="28"/>
                <w:szCs w:val="28"/>
                <w:rPrChange w:id="24749" w:author="James Vu" w:date="2024-04-18T22:33:00Z">
                  <w:rPr>
                    <w:del w:id="24750" w:author="James Vu" w:date="2024-04-18T23:27:00Z"/>
                    <w:b/>
                    <w:bCs/>
                  </w:rPr>
                </w:rPrChange>
              </w:rPr>
              <w:pPrChange w:id="24751" w:author="James Vu" w:date="2024-04-18T22:33:00Z">
                <w:pPr>
                  <w:widowControl w:val="0"/>
                  <w:spacing w:before="120" w:after="120"/>
                  <w:jc w:val="right"/>
                </w:pPr>
              </w:pPrChange>
            </w:pPr>
            <w:del w:id="24752" w:author="James Vu" w:date="2024-04-18T23:27:00Z">
              <w:r w:rsidRPr="00167CE0" w:rsidDel="00E5719A">
                <w:rPr>
                  <w:b/>
                  <w:bCs/>
                  <w:sz w:val="28"/>
                  <w:szCs w:val="28"/>
                  <w:rPrChange w:id="24753" w:author="James Vu" w:date="2024-04-18T22:33:00Z">
                    <w:rPr>
                      <w:b/>
                      <w:bCs/>
                    </w:rPr>
                  </w:rPrChange>
                </w:rPr>
                <w:delText>1.291.585.662</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5078BBE8" w14:textId="24FA6976" w:rsidR="00421081" w:rsidRPr="00167CE0" w:rsidDel="00E5719A" w:rsidRDefault="00421081">
            <w:pPr>
              <w:widowControl w:val="0"/>
              <w:spacing w:before="120" w:after="120"/>
              <w:jc w:val="both"/>
              <w:rPr>
                <w:del w:id="24754" w:author="James Vu" w:date="2024-04-18T23:27:00Z"/>
                <w:i/>
                <w:iCs/>
                <w:sz w:val="28"/>
                <w:szCs w:val="28"/>
                <w:rPrChange w:id="24755" w:author="James Vu" w:date="2024-04-18T22:33:00Z">
                  <w:rPr>
                    <w:del w:id="24756" w:author="James Vu" w:date="2024-04-18T23:27:00Z"/>
                    <w:i/>
                    <w:iCs/>
                  </w:rPr>
                </w:rPrChange>
              </w:rPr>
              <w:pPrChange w:id="24757" w:author="James Vu" w:date="2024-04-18T22:33:00Z">
                <w:pPr>
                  <w:widowControl w:val="0"/>
                  <w:spacing w:before="120" w:after="120"/>
                </w:pPr>
              </w:pPrChange>
            </w:pPr>
            <w:del w:id="24758" w:author="James Vu" w:date="2024-04-18T23:27:00Z">
              <w:r w:rsidRPr="00167CE0" w:rsidDel="00E5719A">
                <w:rPr>
                  <w:i/>
                  <w:iCs/>
                  <w:sz w:val="28"/>
                  <w:szCs w:val="28"/>
                  <w:rPrChange w:id="24759" w:author="James Vu" w:date="2024-04-18T22:33:00Z">
                    <w:rPr>
                      <w:i/>
                      <w:iCs/>
                    </w:rPr>
                  </w:rPrChange>
                </w:rPr>
                <w:delText> </w:delText>
              </w:r>
            </w:del>
          </w:p>
        </w:tc>
      </w:tr>
      <w:tr w:rsidR="002D5FBD" w:rsidRPr="00167CE0" w:rsidDel="00E5719A" w14:paraId="7280787E" w14:textId="2D57AD90" w:rsidTr="006138EB">
        <w:trPr>
          <w:del w:id="24760"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291D119" w14:textId="3238D940" w:rsidR="00421081" w:rsidRPr="00167CE0" w:rsidDel="00E5719A" w:rsidRDefault="00421081">
            <w:pPr>
              <w:widowControl w:val="0"/>
              <w:spacing w:before="120" w:after="120"/>
              <w:jc w:val="both"/>
              <w:rPr>
                <w:del w:id="24761" w:author="James Vu" w:date="2024-04-18T23:27:00Z"/>
                <w:sz w:val="28"/>
                <w:szCs w:val="28"/>
                <w:rPrChange w:id="24762" w:author="James Vu" w:date="2024-04-18T22:33:00Z">
                  <w:rPr>
                    <w:del w:id="24763" w:author="James Vu" w:date="2024-04-18T23:27:00Z"/>
                  </w:rPr>
                </w:rPrChange>
              </w:rPr>
              <w:pPrChange w:id="24764" w:author="James Vu" w:date="2024-04-18T22:33:00Z">
                <w:pPr>
                  <w:widowControl w:val="0"/>
                  <w:spacing w:before="120" w:after="120"/>
                  <w:jc w:val="center"/>
                </w:pPr>
              </w:pPrChange>
            </w:pPr>
            <w:del w:id="24765" w:author="James Vu" w:date="2024-04-18T23:27:00Z">
              <w:r w:rsidRPr="00167CE0" w:rsidDel="00E5719A">
                <w:rPr>
                  <w:sz w:val="28"/>
                  <w:szCs w:val="28"/>
                  <w:rPrChange w:id="24766" w:author="James Vu" w:date="2024-04-18T22:33:00Z">
                    <w:rPr/>
                  </w:rPrChange>
                </w:rPr>
                <w:delText>1</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0F0F8433" w14:textId="14FFD017" w:rsidR="00421081" w:rsidRPr="00167CE0" w:rsidDel="00E5719A" w:rsidRDefault="00421081">
            <w:pPr>
              <w:widowControl w:val="0"/>
              <w:spacing w:before="120" w:after="120"/>
              <w:jc w:val="both"/>
              <w:rPr>
                <w:del w:id="24767" w:author="James Vu" w:date="2024-04-18T23:27:00Z"/>
                <w:sz w:val="28"/>
                <w:szCs w:val="28"/>
                <w:rPrChange w:id="24768" w:author="James Vu" w:date="2024-04-18T22:33:00Z">
                  <w:rPr>
                    <w:del w:id="24769" w:author="James Vu" w:date="2024-04-18T23:27:00Z"/>
                  </w:rPr>
                </w:rPrChange>
              </w:rPr>
              <w:pPrChange w:id="24770" w:author="James Vu" w:date="2024-04-18T22:33:00Z">
                <w:pPr>
                  <w:widowControl w:val="0"/>
                  <w:spacing w:before="120" w:after="120"/>
                </w:pPr>
              </w:pPrChange>
            </w:pPr>
            <w:del w:id="24771" w:author="James Vu" w:date="2024-04-18T23:27:00Z">
              <w:r w:rsidRPr="00167CE0" w:rsidDel="00E5719A">
                <w:rPr>
                  <w:sz w:val="28"/>
                  <w:szCs w:val="28"/>
                  <w:rPrChange w:id="24772" w:author="James Vu" w:date="2024-04-18T22:33:00Z">
                    <w:rPr/>
                  </w:rPrChange>
                </w:rPr>
                <w:delText>Thẩm định giá</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614F6361" w14:textId="611D4517" w:rsidR="00421081" w:rsidRPr="00167CE0" w:rsidDel="00E5719A" w:rsidRDefault="00421081">
            <w:pPr>
              <w:widowControl w:val="0"/>
              <w:spacing w:before="120" w:after="120"/>
              <w:jc w:val="both"/>
              <w:rPr>
                <w:del w:id="24773" w:author="James Vu" w:date="2024-04-18T23:27:00Z"/>
                <w:sz w:val="28"/>
                <w:szCs w:val="28"/>
                <w:rPrChange w:id="24774" w:author="James Vu" w:date="2024-04-18T22:33:00Z">
                  <w:rPr>
                    <w:del w:id="24775" w:author="James Vu" w:date="2024-04-18T23:27:00Z"/>
                  </w:rPr>
                </w:rPrChange>
              </w:rPr>
              <w:pPrChange w:id="24776" w:author="James Vu" w:date="2024-04-18T22:33:00Z">
                <w:pPr>
                  <w:widowControl w:val="0"/>
                  <w:spacing w:before="120" w:after="120"/>
                  <w:jc w:val="center"/>
                </w:pPr>
              </w:pPrChange>
            </w:pPr>
            <w:del w:id="24777" w:author="James Vu" w:date="2024-04-18T23:27:00Z">
              <w:r w:rsidRPr="00167CE0" w:rsidDel="00E5719A">
                <w:rPr>
                  <w:sz w:val="28"/>
                  <w:szCs w:val="28"/>
                  <w:rPrChange w:id="24778" w:author="James Vu" w:date="2024-04-18T22:33:00Z">
                    <w:rPr/>
                  </w:rPrChange>
                </w:rPr>
                <w:delText>1,00%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3DA46BB0" w14:textId="3AF06703" w:rsidR="00421081" w:rsidRPr="00167CE0" w:rsidDel="00E5719A" w:rsidRDefault="00421081">
            <w:pPr>
              <w:widowControl w:val="0"/>
              <w:spacing w:before="120" w:after="120"/>
              <w:jc w:val="both"/>
              <w:rPr>
                <w:del w:id="24779" w:author="James Vu" w:date="2024-04-18T23:27:00Z"/>
                <w:sz w:val="28"/>
                <w:szCs w:val="28"/>
                <w:rPrChange w:id="24780" w:author="James Vu" w:date="2024-04-18T22:33:00Z">
                  <w:rPr>
                    <w:del w:id="24781" w:author="James Vu" w:date="2024-04-18T23:27:00Z"/>
                  </w:rPr>
                </w:rPrChange>
              </w:rPr>
              <w:pPrChange w:id="24782"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7C4048B" w14:textId="01B1D2D0" w:rsidR="00421081" w:rsidRPr="00167CE0" w:rsidDel="00E5719A" w:rsidRDefault="00421081">
            <w:pPr>
              <w:widowControl w:val="0"/>
              <w:spacing w:before="120" w:after="120"/>
              <w:jc w:val="both"/>
              <w:rPr>
                <w:del w:id="24783" w:author="James Vu" w:date="2024-04-18T23:27:00Z"/>
                <w:sz w:val="28"/>
                <w:szCs w:val="28"/>
                <w:rPrChange w:id="24784" w:author="James Vu" w:date="2024-04-18T22:33:00Z">
                  <w:rPr>
                    <w:del w:id="24785" w:author="James Vu" w:date="2024-04-18T23:27:00Z"/>
                  </w:rPr>
                </w:rPrChange>
              </w:rPr>
              <w:pPrChange w:id="24786" w:author="James Vu" w:date="2024-04-18T22:33:00Z">
                <w:pPr>
                  <w:widowControl w:val="0"/>
                  <w:spacing w:before="120" w:after="120"/>
                  <w:jc w:val="center"/>
                </w:pPr>
              </w:pPrChange>
            </w:pPr>
            <w:del w:id="24787" w:author="James Vu" w:date="2024-04-18T23:27:00Z">
              <w:r w:rsidRPr="00167CE0" w:rsidDel="00E5719A">
                <w:rPr>
                  <w:sz w:val="28"/>
                  <w:szCs w:val="28"/>
                  <w:rPrChange w:id="24788" w:author="James Vu" w:date="2024-04-18T22:33:00Z">
                    <w:rPr/>
                  </w:rPrChange>
                </w:rPr>
                <w:delText>4.588.458.216</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65EF3EE1" w14:textId="479DB7DC" w:rsidR="00421081" w:rsidRPr="00167CE0" w:rsidDel="00E5719A" w:rsidRDefault="00421081">
            <w:pPr>
              <w:widowControl w:val="0"/>
              <w:spacing w:before="120" w:after="120"/>
              <w:jc w:val="both"/>
              <w:rPr>
                <w:del w:id="24789" w:author="James Vu" w:date="2024-04-18T23:27:00Z"/>
                <w:sz w:val="28"/>
                <w:szCs w:val="28"/>
                <w:rPrChange w:id="24790" w:author="James Vu" w:date="2024-04-18T22:33:00Z">
                  <w:rPr>
                    <w:del w:id="24791" w:author="James Vu" w:date="2024-04-18T23:27:00Z"/>
                  </w:rPr>
                </w:rPrChange>
              </w:rPr>
              <w:pPrChange w:id="24792" w:author="James Vu" w:date="2024-04-18T22:33:00Z">
                <w:pPr>
                  <w:widowControl w:val="0"/>
                  <w:spacing w:before="120" w:after="120"/>
                  <w:jc w:val="right"/>
                </w:pPr>
              </w:pPrChange>
            </w:pPr>
            <w:del w:id="24793" w:author="James Vu" w:date="2024-04-18T23:27:00Z">
              <w:r w:rsidRPr="00167CE0" w:rsidDel="00E5719A">
                <w:rPr>
                  <w:sz w:val="28"/>
                  <w:szCs w:val="28"/>
                  <w:rPrChange w:id="24794" w:author="James Vu" w:date="2024-04-18T22:33:00Z">
                    <w:rPr/>
                  </w:rPrChange>
                </w:rPr>
                <w:delText>45.884.582</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264C3DA5" w14:textId="7B0F8EA8" w:rsidR="00421081" w:rsidRPr="00167CE0" w:rsidDel="00E5719A" w:rsidRDefault="00421081">
            <w:pPr>
              <w:widowControl w:val="0"/>
              <w:spacing w:before="120" w:after="120"/>
              <w:jc w:val="both"/>
              <w:rPr>
                <w:del w:id="24795" w:author="James Vu" w:date="2024-04-18T23:27:00Z"/>
                <w:color w:val="000000"/>
                <w:sz w:val="28"/>
                <w:szCs w:val="28"/>
                <w:rPrChange w:id="24796" w:author="James Vu" w:date="2024-04-18T22:33:00Z">
                  <w:rPr>
                    <w:del w:id="24797" w:author="James Vu" w:date="2024-04-18T23:27:00Z"/>
                    <w:color w:val="000000"/>
                  </w:rPr>
                </w:rPrChange>
              </w:rPr>
              <w:pPrChange w:id="24798" w:author="James Vu" w:date="2024-04-18T22:33:00Z">
                <w:pPr>
                  <w:widowControl w:val="0"/>
                  <w:spacing w:before="120" w:after="120"/>
                  <w:jc w:val="right"/>
                </w:pPr>
              </w:pPrChange>
            </w:pPr>
            <w:del w:id="24799" w:author="James Vu" w:date="2024-04-18T23:27:00Z">
              <w:r w:rsidRPr="00167CE0" w:rsidDel="00E5719A">
                <w:rPr>
                  <w:color w:val="000000"/>
                  <w:sz w:val="28"/>
                  <w:szCs w:val="28"/>
                  <w:rPrChange w:id="24800" w:author="James Vu" w:date="2024-04-18T22:33:00Z">
                    <w:rPr>
                      <w:color w:val="000000"/>
                    </w:rPr>
                  </w:rPrChange>
                </w:rPr>
                <w:delText>3.670.767</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5E598BD" w14:textId="2E4756A3" w:rsidR="00421081" w:rsidRPr="00167CE0" w:rsidDel="00E5719A" w:rsidRDefault="00421081">
            <w:pPr>
              <w:widowControl w:val="0"/>
              <w:spacing w:before="120" w:after="120"/>
              <w:jc w:val="both"/>
              <w:rPr>
                <w:del w:id="24801" w:author="James Vu" w:date="2024-04-18T23:27:00Z"/>
                <w:sz w:val="28"/>
                <w:szCs w:val="28"/>
                <w:rPrChange w:id="24802" w:author="James Vu" w:date="2024-04-18T22:33:00Z">
                  <w:rPr>
                    <w:del w:id="24803" w:author="James Vu" w:date="2024-04-18T23:27:00Z"/>
                  </w:rPr>
                </w:rPrChange>
              </w:rPr>
              <w:pPrChange w:id="24804" w:author="James Vu" w:date="2024-04-18T22:33:00Z">
                <w:pPr>
                  <w:widowControl w:val="0"/>
                  <w:spacing w:before="120" w:after="120"/>
                  <w:jc w:val="right"/>
                </w:pPr>
              </w:pPrChange>
            </w:pPr>
            <w:del w:id="24805" w:author="James Vu" w:date="2024-04-18T23:27:00Z">
              <w:r w:rsidRPr="00167CE0" w:rsidDel="00E5719A">
                <w:rPr>
                  <w:sz w:val="28"/>
                  <w:szCs w:val="28"/>
                  <w:rPrChange w:id="24806" w:author="James Vu" w:date="2024-04-18T22:33:00Z">
                    <w:rPr/>
                  </w:rPrChange>
                </w:rPr>
                <w:delText>49.555.349</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4217488" w14:textId="2748C26E" w:rsidR="00421081" w:rsidRPr="00167CE0" w:rsidDel="00E5719A" w:rsidRDefault="00421081">
            <w:pPr>
              <w:widowControl w:val="0"/>
              <w:spacing w:before="120" w:after="120"/>
              <w:jc w:val="both"/>
              <w:rPr>
                <w:del w:id="24807" w:author="James Vu" w:date="2024-04-18T23:27:00Z"/>
                <w:sz w:val="28"/>
                <w:szCs w:val="28"/>
                <w:rPrChange w:id="24808" w:author="James Vu" w:date="2024-04-18T22:33:00Z">
                  <w:rPr>
                    <w:del w:id="24809" w:author="James Vu" w:date="2024-04-18T23:27:00Z"/>
                  </w:rPr>
                </w:rPrChange>
              </w:rPr>
              <w:pPrChange w:id="24810" w:author="James Vu" w:date="2024-04-18T22:33:00Z">
                <w:pPr>
                  <w:widowControl w:val="0"/>
                  <w:spacing w:before="120" w:after="120"/>
                </w:pPr>
              </w:pPrChange>
            </w:pPr>
            <w:del w:id="24811" w:author="James Vu" w:date="2024-04-18T23:27:00Z">
              <w:r w:rsidRPr="00167CE0" w:rsidDel="00E5719A">
                <w:rPr>
                  <w:sz w:val="28"/>
                  <w:szCs w:val="28"/>
                  <w:rPrChange w:id="24812" w:author="James Vu" w:date="2024-04-18T22:33:00Z">
                    <w:rPr/>
                  </w:rPrChange>
                </w:rPr>
                <w:delText>Theo báo giá (tạm tính) của một số đơn vị thẩm định giá</w:delText>
              </w:r>
            </w:del>
          </w:p>
        </w:tc>
      </w:tr>
      <w:tr w:rsidR="002D5FBD" w:rsidRPr="00167CE0" w:rsidDel="00E5719A" w14:paraId="6D39B9DA" w14:textId="2BE9EDB4" w:rsidTr="006138EB">
        <w:trPr>
          <w:del w:id="2481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459B79FA" w14:textId="76E37E17" w:rsidR="00421081" w:rsidRPr="00167CE0" w:rsidDel="00E5719A" w:rsidRDefault="00421081">
            <w:pPr>
              <w:widowControl w:val="0"/>
              <w:spacing w:before="120" w:after="120"/>
              <w:jc w:val="both"/>
              <w:rPr>
                <w:del w:id="24814" w:author="James Vu" w:date="2024-04-18T23:27:00Z"/>
                <w:sz w:val="28"/>
                <w:szCs w:val="28"/>
                <w:rPrChange w:id="24815" w:author="James Vu" w:date="2024-04-18T22:33:00Z">
                  <w:rPr>
                    <w:del w:id="24816" w:author="James Vu" w:date="2024-04-18T23:27:00Z"/>
                  </w:rPr>
                </w:rPrChange>
              </w:rPr>
              <w:pPrChange w:id="24817" w:author="James Vu" w:date="2024-04-18T22:33:00Z">
                <w:pPr>
                  <w:widowControl w:val="0"/>
                  <w:spacing w:before="120" w:after="120"/>
                  <w:jc w:val="center"/>
                </w:pPr>
              </w:pPrChange>
            </w:pPr>
            <w:del w:id="24818" w:author="James Vu" w:date="2024-04-18T23:27:00Z">
              <w:r w:rsidRPr="00167CE0" w:rsidDel="00E5719A">
                <w:rPr>
                  <w:sz w:val="28"/>
                  <w:szCs w:val="28"/>
                  <w:rPrChange w:id="24819" w:author="James Vu" w:date="2024-04-18T22:33:00Z">
                    <w:rPr/>
                  </w:rPrChange>
                </w:rPr>
                <w:delText>2</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78A33D90" w14:textId="312426AE" w:rsidR="00421081" w:rsidRPr="00167CE0" w:rsidDel="00E5719A" w:rsidRDefault="00421081">
            <w:pPr>
              <w:widowControl w:val="0"/>
              <w:spacing w:before="120" w:after="120"/>
              <w:jc w:val="both"/>
              <w:rPr>
                <w:del w:id="24820" w:author="James Vu" w:date="2024-04-18T23:27:00Z"/>
                <w:color w:val="000000"/>
                <w:sz w:val="28"/>
                <w:szCs w:val="28"/>
                <w:rPrChange w:id="24821" w:author="James Vu" w:date="2024-04-18T22:33:00Z">
                  <w:rPr>
                    <w:del w:id="24822" w:author="James Vu" w:date="2024-04-18T23:27:00Z"/>
                    <w:color w:val="000000"/>
                  </w:rPr>
                </w:rPrChange>
              </w:rPr>
              <w:pPrChange w:id="24823" w:author="James Vu" w:date="2024-04-18T22:33:00Z">
                <w:pPr>
                  <w:widowControl w:val="0"/>
                  <w:spacing w:before="120" w:after="120"/>
                </w:pPr>
              </w:pPrChange>
            </w:pPr>
            <w:del w:id="24824" w:author="James Vu" w:date="2024-04-18T23:27:00Z">
              <w:r w:rsidRPr="00167CE0" w:rsidDel="00E5719A">
                <w:rPr>
                  <w:color w:val="000000"/>
                  <w:sz w:val="28"/>
                  <w:szCs w:val="28"/>
                  <w:rPrChange w:id="24825" w:author="James Vu" w:date="2024-04-18T22:33:00Z">
                    <w:rPr>
                      <w:color w:val="000000"/>
                    </w:rPr>
                  </w:rPrChange>
                </w:rPr>
                <w:delText>Chi phí kiểm thử phần mềm nội bộ</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97DC409" w14:textId="5E5518F4" w:rsidR="00421081" w:rsidRPr="00167CE0" w:rsidDel="00E5719A" w:rsidRDefault="00421081">
            <w:pPr>
              <w:widowControl w:val="0"/>
              <w:spacing w:before="120" w:after="120"/>
              <w:jc w:val="both"/>
              <w:rPr>
                <w:del w:id="24826" w:author="James Vu" w:date="2024-04-18T23:27:00Z"/>
                <w:sz w:val="28"/>
                <w:szCs w:val="28"/>
                <w:rPrChange w:id="24827" w:author="James Vu" w:date="2024-04-18T22:33:00Z">
                  <w:rPr>
                    <w:del w:id="24828" w:author="James Vu" w:date="2024-04-18T23:27:00Z"/>
                  </w:rPr>
                </w:rPrChange>
              </w:rPr>
              <w:pPrChange w:id="24829" w:author="James Vu" w:date="2024-04-18T22:33:00Z">
                <w:pPr>
                  <w:widowControl w:val="0"/>
                  <w:spacing w:before="120" w:after="120"/>
                  <w:jc w:val="center"/>
                </w:pPr>
              </w:pPrChange>
            </w:pPr>
            <w:del w:id="24830" w:author="James Vu" w:date="2024-04-18T23:27:00Z">
              <w:r w:rsidRPr="00167CE0" w:rsidDel="00E5719A">
                <w:rPr>
                  <w:sz w:val="28"/>
                  <w:szCs w:val="28"/>
                  <w:rPrChange w:id="24831" w:author="James Vu" w:date="2024-04-18T22:33:00Z">
                    <w:rPr/>
                  </w:rPrChange>
                </w:rPr>
                <w:delText>5,00%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58D65786" w14:textId="15F71273" w:rsidR="00421081" w:rsidRPr="00167CE0" w:rsidDel="00E5719A" w:rsidRDefault="00421081">
            <w:pPr>
              <w:widowControl w:val="0"/>
              <w:spacing w:before="120" w:after="120"/>
              <w:jc w:val="both"/>
              <w:rPr>
                <w:del w:id="24832" w:author="James Vu" w:date="2024-04-18T23:27:00Z"/>
                <w:sz w:val="28"/>
                <w:szCs w:val="28"/>
                <w:rPrChange w:id="24833" w:author="James Vu" w:date="2024-04-18T22:33:00Z">
                  <w:rPr>
                    <w:del w:id="24834" w:author="James Vu" w:date="2024-04-18T23:27:00Z"/>
                  </w:rPr>
                </w:rPrChange>
              </w:rPr>
              <w:pPrChange w:id="24835" w:author="James Vu" w:date="2024-04-18T22:33:00Z">
                <w:pPr>
                  <w:widowControl w:val="0"/>
                  <w:spacing w:before="120" w:after="120"/>
                  <w:jc w:val="center"/>
                </w:pPr>
              </w:pPrChange>
            </w:pPr>
            <w:del w:id="24836" w:author="James Vu" w:date="2024-04-18T23:27:00Z">
              <w:r w:rsidRPr="00167CE0" w:rsidDel="00E5719A">
                <w:rPr>
                  <w:sz w:val="28"/>
                  <w:szCs w:val="28"/>
                  <w:rPrChange w:id="24837" w:author="James Vu" w:date="2024-04-18T22:33:00Z">
                    <w:rPr/>
                  </w:rPrChange>
                </w:rPr>
                <w:delText>G</w:delText>
              </w:r>
              <w:r w:rsidRPr="00167CE0" w:rsidDel="00E5719A">
                <w:rPr>
                  <w:b/>
                  <w:bCs/>
                  <w:color w:val="000000"/>
                  <w:sz w:val="28"/>
                  <w:szCs w:val="28"/>
                  <w:vertAlign w:val="subscript"/>
                  <w:rPrChange w:id="24838" w:author="James Vu" w:date="2024-04-18T22:33:00Z">
                    <w:rPr>
                      <w:b/>
                      <w:bCs/>
                      <w:color w:val="000000"/>
                      <w:vertAlign w:val="subscript"/>
                    </w:rPr>
                  </w:rPrChange>
                </w:rPr>
                <w:delText>KT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31E889BF" w14:textId="7DA30E2B" w:rsidR="00421081" w:rsidRPr="00167CE0" w:rsidDel="00E5719A" w:rsidRDefault="00421081">
            <w:pPr>
              <w:widowControl w:val="0"/>
              <w:spacing w:before="120" w:after="120"/>
              <w:jc w:val="both"/>
              <w:rPr>
                <w:del w:id="24839" w:author="James Vu" w:date="2024-04-18T23:27:00Z"/>
                <w:sz w:val="28"/>
                <w:szCs w:val="28"/>
                <w:rPrChange w:id="24840" w:author="James Vu" w:date="2024-04-18T22:33:00Z">
                  <w:rPr>
                    <w:del w:id="24841" w:author="James Vu" w:date="2024-04-18T23:27:00Z"/>
                  </w:rPr>
                </w:rPrChange>
              </w:rPr>
              <w:pPrChange w:id="24842" w:author="James Vu" w:date="2024-04-18T22:33:00Z">
                <w:pPr>
                  <w:widowControl w:val="0"/>
                  <w:spacing w:before="120" w:after="120"/>
                  <w:jc w:val="center"/>
                </w:pPr>
              </w:pPrChange>
            </w:pPr>
            <w:del w:id="24843" w:author="James Vu" w:date="2024-04-18T23:27:00Z">
              <w:r w:rsidRPr="00167CE0" w:rsidDel="00E5719A">
                <w:rPr>
                  <w:sz w:val="28"/>
                  <w:szCs w:val="28"/>
                  <w:rPrChange w:id="24844" w:author="James Vu" w:date="2024-04-18T22:33:00Z">
                    <w:rPr/>
                  </w:rPrChange>
                </w:rPr>
                <w:delText>16.850.000.000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0F9249A" w14:textId="4A2DF48B" w:rsidR="00421081" w:rsidRPr="00167CE0" w:rsidDel="00E5719A" w:rsidRDefault="00421081">
            <w:pPr>
              <w:widowControl w:val="0"/>
              <w:spacing w:before="120" w:after="120"/>
              <w:jc w:val="both"/>
              <w:rPr>
                <w:del w:id="24845" w:author="James Vu" w:date="2024-04-18T23:27:00Z"/>
                <w:sz w:val="28"/>
                <w:szCs w:val="28"/>
                <w:rPrChange w:id="24846" w:author="James Vu" w:date="2024-04-18T22:33:00Z">
                  <w:rPr>
                    <w:del w:id="24847" w:author="James Vu" w:date="2024-04-18T23:27:00Z"/>
                  </w:rPr>
                </w:rPrChange>
              </w:rPr>
              <w:pPrChange w:id="24848" w:author="James Vu" w:date="2024-04-18T22:33:00Z">
                <w:pPr>
                  <w:widowControl w:val="0"/>
                  <w:spacing w:before="120" w:after="120"/>
                  <w:jc w:val="right"/>
                </w:pPr>
              </w:pPrChange>
            </w:pPr>
            <w:del w:id="24849" w:author="James Vu" w:date="2024-04-18T23:27:00Z">
              <w:r w:rsidRPr="00167CE0" w:rsidDel="00E5719A">
                <w:rPr>
                  <w:sz w:val="28"/>
                  <w:szCs w:val="28"/>
                  <w:rPrChange w:id="24850" w:author="James Vu" w:date="2024-04-18T22:33:00Z">
                    <w:rPr/>
                  </w:rPrChange>
                </w:rPr>
                <w:delText>842.500.000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30FDF4F9" w14:textId="2D06830E" w:rsidR="00421081" w:rsidRPr="00167CE0" w:rsidDel="00E5719A" w:rsidRDefault="00421081">
            <w:pPr>
              <w:widowControl w:val="0"/>
              <w:spacing w:before="120" w:after="120"/>
              <w:jc w:val="both"/>
              <w:rPr>
                <w:del w:id="24851" w:author="James Vu" w:date="2024-04-18T23:27:00Z"/>
                <w:sz w:val="28"/>
                <w:szCs w:val="28"/>
                <w:rPrChange w:id="24852" w:author="James Vu" w:date="2024-04-18T22:33:00Z">
                  <w:rPr>
                    <w:del w:id="24853" w:author="James Vu" w:date="2024-04-18T23:27:00Z"/>
                  </w:rPr>
                </w:rPrChange>
              </w:rPr>
              <w:pPrChange w:id="24854" w:author="James Vu" w:date="2024-04-18T22:33:00Z">
                <w:pPr>
                  <w:widowControl w:val="0"/>
                  <w:spacing w:before="120" w:after="120"/>
                  <w:jc w:val="right"/>
                </w:pPr>
              </w:pPrChange>
            </w:pPr>
            <w:del w:id="24855" w:author="James Vu" w:date="2024-04-18T23:27:00Z">
              <w:r w:rsidRPr="00167CE0" w:rsidDel="00E5719A">
                <w:rPr>
                  <w:sz w:val="28"/>
                  <w:szCs w:val="28"/>
                  <w:rPrChange w:id="24856" w:author="James Vu" w:date="2024-04-18T22:33:00Z">
                    <w:rPr/>
                  </w:rPrChange>
                </w:rPr>
                <w:delTex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9ABC3CF" w14:textId="0A1100CB" w:rsidR="00421081" w:rsidRPr="00167CE0" w:rsidDel="00E5719A" w:rsidRDefault="00421081">
            <w:pPr>
              <w:widowControl w:val="0"/>
              <w:spacing w:before="120" w:after="120"/>
              <w:jc w:val="both"/>
              <w:rPr>
                <w:del w:id="24857" w:author="James Vu" w:date="2024-04-18T23:27:00Z"/>
                <w:sz w:val="28"/>
                <w:szCs w:val="28"/>
                <w:rPrChange w:id="24858" w:author="James Vu" w:date="2024-04-18T22:33:00Z">
                  <w:rPr>
                    <w:del w:id="24859" w:author="James Vu" w:date="2024-04-18T23:27:00Z"/>
                  </w:rPr>
                </w:rPrChange>
              </w:rPr>
              <w:pPrChange w:id="24860" w:author="James Vu" w:date="2024-04-18T22:33:00Z">
                <w:pPr>
                  <w:widowControl w:val="0"/>
                  <w:spacing w:before="120" w:after="120"/>
                  <w:jc w:val="right"/>
                </w:pPr>
              </w:pPrChange>
            </w:pPr>
            <w:del w:id="24861" w:author="James Vu" w:date="2024-04-18T23:27:00Z">
              <w:r w:rsidRPr="00167CE0" w:rsidDel="00E5719A">
                <w:rPr>
                  <w:sz w:val="28"/>
                  <w:szCs w:val="28"/>
                  <w:rPrChange w:id="24862" w:author="James Vu" w:date="2024-04-18T22:33:00Z">
                    <w:rPr/>
                  </w:rPrChange>
                </w:rPr>
                <w:delText>842.500.000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6D839D62" w14:textId="57F9F99D" w:rsidR="00421081" w:rsidRPr="00167CE0" w:rsidDel="00E5719A" w:rsidRDefault="00421081">
            <w:pPr>
              <w:widowControl w:val="0"/>
              <w:spacing w:before="120" w:after="120"/>
              <w:jc w:val="both"/>
              <w:rPr>
                <w:del w:id="24863" w:author="James Vu" w:date="2024-04-18T23:27:00Z"/>
                <w:sz w:val="28"/>
                <w:szCs w:val="28"/>
                <w:rPrChange w:id="24864" w:author="James Vu" w:date="2024-04-18T22:33:00Z">
                  <w:rPr>
                    <w:del w:id="24865" w:author="James Vu" w:date="2024-04-18T23:27:00Z"/>
                  </w:rPr>
                </w:rPrChange>
              </w:rPr>
              <w:pPrChange w:id="24866" w:author="James Vu" w:date="2024-04-18T22:33:00Z">
                <w:pPr>
                  <w:widowControl w:val="0"/>
                  <w:spacing w:before="120" w:after="120"/>
                </w:pPr>
              </w:pPrChange>
            </w:pPr>
            <w:del w:id="24867" w:author="James Vu" w:date="2024-04-18T23:27:00Z">
              <w:r w:rsidRPr="00167CE0" w:rsidDel="00E5719A">
                <w:rPr>
                  <w:sz w:val="28"/>
                  <w:szCs w:val="28"/>
                  <w:rPrChange w:id="24868" w:author="James Vu" w:date="2024-04-18T22:33:00Z">
                    <w:rPr/>
                  </w:rPrChange>
                </w:rPr>
                <w:delText>Tạm tính bằng 5% giá trị PMNB</w:delText>
              </w:r>
            </w:del>
          </w:p>
        </w:tc>
      </w:tr>
      <w:tr w:rsidR="002D5FBD" w:rsidRPr="00167CE0" w:rsidDel="00E5719A" w14:paraId="511331B0" w14:textId="378F35DC" w:rsidTr="006138EB">
        <w:trPr>
          <w:del w:id="24869"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5A9BC6C5" w14:textId="60EB62FA" w:rsidR="00421081" w:rsidRPr="00167CE0" w:rsidDel="00E5719A" w:rsidRDefault="00421081">
            <w:pPr>
              <w:widowControl w:val="0"/>
              <w:spacing w:before="120" w:after="120"/>
              <w:jc w:val="both"/>
              <w:rPr>
                <w:del w:id="24870" w:author="James Vu" w:date="2024-04-18T23:27:00Z"/>
                <w:sz w:val="28"/>
                <w:szCs w:val="28"/>
                <w:rPrChange w:id="24871" w:author="James Vu" w:date="2024-04-18T22:33:00Z">
                  <w:rPr>
                    <w:del w:id="24872" w:author="James Vu" w:date="2024-04-18T23:27:00Z"/>
                  </w:rPr>
                </w:rPrChange>
              </w:rPr>
              <w:pPrChange w:id="24873" w:author="James Vu" w:date="2024-04-18T22:33:00Z">
                <w:pPr>
                  <w:widowControl w:val="0"/>
                  <w:spacing w:before="120" w:after="120"/>
                  <w:jc w:val="center"/>
                </w:pPr>
              </w:pPrChange>
            </w:pPr>
            <w:del w:id="24874" w:author="James Vu" w:date="2024-04-18T23:27:00Z">
              <w:r w:rsidRPr="00167CE0" w:rsidDel="00E5719A">
                <w:rPr>
                  <w:sz w:val="28"/>
                  <w:szCs w:val="28"/>
                  <w:rPrChange w:id="24875" w:author="James Vu" w:date="2024-04-18T22:33:00Z">
                    <w:rPr/>
                  </w:rPrChange>
                </w:rPr>
                <w:delText>4</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25256708" w14:textId="771491E9" w:rsidR="00421081" w:rsidRPr="00167CE0" w:rsidDel="00E5719A" w:rsidRDefault="00421081">
            <w:pPr>
              <w:widowControl w:val="0"/>
              <w:spacing w:before="120" w:after="120"/>
              <w:jc w:val="both"/>
              <w:rPr>
                <w:del w:id="24876" w:author="James Vu" w:date="2024-04-18T23:27:00Z"/>
                <w:color w:val="000000"/>
                <w:sz w:val="28"/>
                <w:szCs w:val="28"/>
                <w:rPrChange w:id="24877" w:author="James Vu" w:date="2024-04-18T22:33:00Z">
                  <w:rPr>
                    <w:del w:id="24878" w:author="James Vu" w:date="2024-04-18T23:27:00Z"/>
                    <w:color w:val="000000"/>
                  </w:rPr>
                </w:rPrChange>
              </w:rPr>
              <w:pPrChange w:id="24879" w:author="James Vu" w:date="2024-04-18T22:33:00Z">
                <w:pPr>
                  <w:widowControl w:val="0"/>
                  <w:spacing w:before="120" w:after="120"/>
                </w:pPr>
              </w:pPrChange>
            </w:pPr>
            <w:del w:id="24880" w:author="James Vu" w:date="2024-04-18T23:27:00Z">
              <w:r w:rsidRPr="00167CE0" w:rsidDel="00E5719A">
                <w:rPr>
                  <w:color w:val="000000"/>
                  <w:sz w:val="28"/>
                  <w:szCs w:val="28"/>
                  <w:rPrChange w:id="24881" w:author="James Vu" w:date="2024-04-18T22:33:00Z">
                    <w:rPr>
                      <w:color w:val="000000"/>
                    </w:rPr>
                  </w:rPrChange>
                </w:rPr>
                <w:delText>Chi phí Đánh giá an toàn thông tin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6EE743A" w14:textId="6B2E91A0" w:rsidR="00421081" w:rsidRPr="00167CE0" w:rsidDel="00E5719A" w:rsidRDefault="00421081">
            <w:pPr>
              <w:widowControl w:val="0"/>
              <w:spacing w:before="120" w:after="120"/>
              <w:jc w:val="both"/>
              <w:rPr>
                <w:del w:id="24882" w:author="James Vu" w:date="2024-04-18T23:27:00Z"/>
                <w:sz w:val="28"/>
                <w:szCs w:val="28"/>
                <w:rPrChange w:id="24883" w:author="James Vu" w:date="2024-04-18T22:33:00Z">
                  <w:rPr>
                    <w:del w:id="24884" w:author="James Vu" w:date="2024-04-18T23:27:00Z"/>
                  </w:rPr>
                </w:rPrChange>
              </w:rPr>
              <w:pPrChange w:id="24885"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24ED9224" w14:textId="74959C3C" w:rsidR="00421081" w:rsidRPr="00167CE0" w:rsidDel="00E5719A" w:rsidRDefault="00421081">
            <w:pPr>
              <w:widowControl w:val="0"/>
              <w:spacing w:before="120" w:after="120"/>
              <w:jc w:val="both"/>
              <w:rPr>
                <w:del w:id="24886" w:author="James Vu" w:date="2024-04-18T23:27:00Z"/>
                <w:sz w:val="28"/>
                <w:szCs w:val="28"/>
                <w:rPrChange w:id="24887" w:author="James Vu" w:date="2024-04-18T22:33:00Z">
                  <w:rPr>
                    <w:del w:id="24888" w:author="James Vu" w:date="2024-04-18T23:27:00Z"/>
                  </w:rPr>
                </w:rPrChange>
              </w:rPr>
              <w:pPrChange w:id="24889"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90C23FA" w14:textId="2A97A667" w:rsidR="00421081" w:rsidRPr="00167CE0" w:rsidDel="00E5719A" w:rsidRDefault="00421081">
            <w:pPr>
              <w:widowControl w:val="0"/>
              <w:spacing w:before="120" w:after="120"/>
              <w:jc w:val="both"/>
              <w:rPr>
                <w:del w:id="24890" w:author="James Vu" w:date="2024-04-18T23:27:00Z"/>
                <w:sz w:val="28"/>
                <w:szCs w:val="28"/>
                <w:rPrChange w:id="24891" w:author="James Vu" w:date="2024-04-18T22:33:00Z">
                  <w:rPr>
                    <w:del w:id="24892" w:author="James Vu" w:date="2024-04-18T23:27:00Z"/>
                  </w:rPr>
                </w:rPrChange>
              </w:rPr>
              <w:pPrChange w:id="24893"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1CD10CC" w14:textId="683A0BFE" w:rsidR="00421081" w:rsidRPr="00167CE0" w:rsidDel="00E5719A" w:rsidRDefault="00421081">
            <w:pPr>
              <w:widowControl w:val="0"/>
              <w:spacing w:before="120" w:after="120"/>
              <w:jc w:val="both"/>
              <w:rPr>
                <w:del w:id="24894" w:author="James Vu" w:date="2024-04-18T23:27:00Z"/>
                <w:sz w:val="28"/>
                <w:szCs w:val="28"/>
                <w:rPrChange w:id="24895" w:author="James Vu" w:date="2024-04-18T22:33:00Z">
                  <w:rPr>
                    <w:del w:id="24896" w:author="James Vu" w:date="2024-04-18T23:27:00Z"/>
                  </w:rPr>
                </w:rPrChange>
              </w:rPr>
              <w:pPrChange w:id="24897" w:author="James Vu" w:date="2024-04-18T22:33:00Z">
                <w:pPr>
                  <w:widowControl w:val="0"/>
                  <w:spacing w:before="120" w:after="120"/>
                  <w:jc w:val="right"/>
                </w:pPr>
              </w:pPrChange>
            </w:pPr>
            <w:del w:id="24898" w:author="James Vu" w:date="2024-04-18T23:27:00Z">
              <w:r w:rsidRPr="00167CE0" w:rsidDel="00E5719A">
                <w:rPr>
                  <w:sz w:val="28"/>
                  <w:szCs w:val="28"/>
                  <w:rPrChange w:id="24899" w:author="James Vu" w:date="2024-04-18T22:33:00Z">
                    <w:rPr/>
                  </w:rPrChange>
                </w:rPr>
                <w:delText>233.619.813</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630A6049" w14:textId="70B00730" w:rsidR="00421081" w:rsidRPr="00167CE0" w:rsidDel="00E5719A" w:rsidRDefault="00421081">
            <w:pPr>
              <w:widowControl w:val="0"/>
              <w:spacing w:before="120" w:after="120"/>
              <w:jc w:val="both"/>
              <w:rPr>
                <w:del w:id="24900" w:author="James Vu" w:date="2024-04-18T23:27:00Z"/>
                <w:sz w:val="28"/>
                <w:szCs w:val="28"/>
                <w:rPrChange w:id="24901" w:author="James Vu" w:date="2024-04-18T22:33:00Z">
                  <w:rPr>
                    <w:del w:id="24902" w:author="James Vu" w:date="2024-04-18T23:27:00Z"/>
                  </w:rPr>
                </w:rPrChange>
              </w:rPr>
              <w:pPrChange w:id="24903" w:author="James Vu" w:date="2024-04-18T22:33:00Z">
                <w:pPr>
                  <w:widowControl w:val="0"/>
                  <w:spacing w:before="120" w:after="120"/>
                  <w:jc w:val="right"/>
                </w:pPr>
              </w:pPrChange>
            </w:pPr>
            <w:del w:id="24904" w:author="James Vu" w:date="2024-04-18T23:27:00Z">
              <w:r w:rsidRPr="00167CE0" w:rsidDel="00E5719A">
                <w:rPr>
                  <w:sz w:val="28"/>
                  <w:szCs w:val="28"/>
                  <w:rPrChange w:id="24905" w:author="James Vu" w:date="2024-04-18T22:33:00Z">
                    <w:rPr/>
                  </w:rPrChange>
                </w:rPr>
                <w:delTex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201CCC3A" w14:textId="1544DDD1" w:rsidR="00421081" w:rsidRPr="00167CE0" w:rsidDel="00E5719A" w:rsidRDefault="00421081">
            <w:pPr>
              <w:widowControl w:val="0"/>
              <w:spacing w:before="120" w:after="120"/>
              <w:jc w:val="both"/>
              <w:rPr>
                <w:del w:id="24906" w:author="James Vu" w:date="2024-04-18T23:27:00Z"/>
                <w:sz w:val="28"/>
                <w:szCs w:val="28"/>
                <w:rPrChange w:id="24907" w:author="James Vu" w:date="2024-04-18T22:33:00Z">
                  <w:rPr>
                    <w:del w:id="24908" w:author="James Vu" w:date="2024-04-18T23:27:00Z"/>
                  </w:rPr>
                </w:rPrChange>
              </w:rPr>
              <w:pPrChange w:id="24909" w:author="James Vu" w:date="2024-04-18T22:33:00Z">
                <w:pPr>
                  <w:widowControl w:val="0"/>
                  <w:spacing w:before="120" w:after="120"/>
                  <w:jc w:val="right"/>
                </w:pPr>
              </w:pPrChange>
            </w:pPr>
            <w:del w:id="24910" w:author="James Vu" w:date="2024-04-18T23:27:00Z">
              <w:r w:rsidRPr="00167CE0" w:rsidDel="00E5719A">
                <w:rPr>
                  <w:sz w:val="28"/>
                  <w:szCs w:val="28"/>
                  <w:rPrChange w:id="24911" w:author="James Vu" w:date="2024-04-18T22:33:00Z">
                    <w:rPr/>
                  </w:rPrChange>
                </w:rPr>
                <w:delText>233.619.813</w:delText>
              </w:r>
            </w:del>
          </w:p>
        </w:tc>
        <w:tc>
          <w:tcPr>
            <w:tcW w:w="771" w:type="pct"/>
            <w:tcBorders>
              <w:top w:val="nil"/>
              <w:left w:val="nil"/>
              <w:bottom w:val="single" w:sz="4" w:space="0" w:color="auto"/>
              <w:right w:val="single" w:sz="4" w:space="0" w:color="auto"/>
            </w:tcBorders>
            <w:shd w:val="clear" w:color="auto" w:fill="FFFFFF" w:themeFill="background1"/>
            <w:hideMark/>
          </w:tcPr>
          <w:p w14:paraId="0BD3A2A4" w14:textId="70C7AEF1" w:rsidR="00421081" w:rsidRPr="00167CE0" w:rsidDel="00E5719A" w:rsidRDefault="00421081">
            <w:pPr>
              <w:widowControl w:val="0"/>
              <w:spacing w:before="120" w:after="120"/>
              <w:jc w:val="both"/>
              <w:rPr>
                <w:del w:id="24912" w:author="James Vu" w:date="2024-04-18T23:27:00Z"/>
                <w:sz w:val="28"/>
                <w:szCs w:val="28"/>
                <w:rPrChange w:id="24913" w:author="James Vu" w:date="2024-04-18T22:33:00Z">
                  <w:rPr>
                    <w:del w:id="24914" w:author="James Vu" w:date="2024-04-18T23:27:00Z"/>
                  </w:rPr>
                </w:rPrChange>
              </w:rPr>
              <w:pPrChange w:id="24915" w:author="James Vu" w:date="2024-04-18T22:33:00Z">
                <w:pPr>
                  <w:widowControl w:val="0"/>
                  <w:spacing w:before="120" w:after="120"/>
                </w:pPr>
              </w:pPrChange>
            </w:pPr>
            <w:del w:id="24916" w:author="James Vu" w:date="2024-04-18T23:27:00Z">
              <w:r w:rsidRPr="00167CE0" w:rsidDel="00E5719A">
                <w:rPr>
                  <w:sz w:val="28"/>
                  <w:szCs w:val="28"/>
                  <w:rPrChange w:id="24917" w:author="James Vu" w:date="2024-04-18T22:33:00Z">
                    <w:rPr/>
                  </w:rPrChange>
                </w:rPr>
                <w:delText>Dự toán chi tiết tại Phụ lục VIII</w:delText>
              </w:r>
            </w:del>
          </w:p>
        </w:tc>
      </w:tr>
      <w:tr w:rsidR="002D5FBD" w:rsidRPr="00167CE0" w:rsidDel="00E5719A" w14:paraId="66B352F1" w14:textId="6E26A3A3" w:rsidTr="006138EB">
        <w:trPr>
          <w:del w:id="24918"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8660B0C" w14:textId="2872C209" w:rsidR="00421081" w:rsidRPr="00167CE0" w:rsidDel="00E5719A" w:rsidRDefault="00421081">
            <w:pPr>
              <w:widowControl w:val="0"/>
              <w:spacing w:before="120" w:after="120"/>
              <w:jc w:val="both"/>
              <w:rPr>
                <w:del w:id="24919" w:author="James Vu" w:date="2024-04-18T23:27:00Z"/>
                <w:sz w:val="28"/>
                <w:szCs w:val="28"/>
                <w:rPrChange w:id="24920" w:author="James Vu" w:date="2024-04-18T22:33:00Z">
                  <w:rPr>
                    <w:del w:id="24921" w:author="James Vu" w:date="2024-04-18T23:27:00Z"/>
                  </w:rPr>
                </w:rPrChange>
              </w:rPr>
              <w:pPrChange w:id="24922" w:author="James Vu" w:date="2024-04-18T22:33:00Z">
                <w:pPr>
                  <w:widowControl w:val="0"/>
                  <w:spacing w:before="120" w:after="120"/>
                  <w:jc w:val="center"/>
                </w:pPr>
              </w:pPrChange>
            </w:pPr>
            <w:del w:id="24923" w:author="James Vu" w:date="2024-04-18T23:27:00Z">
              <w:r w:rsidRPr="00167CE0" w:rsidDel="00E5719A">
                <w:rPr>
                  <w:sz w:val="28"/>
                  <w:szCs w:val="28"/>
                  <w:rPrChange w:id="24924" w:author="James Vu" w:date="2024-04-18T22:33:00Z">
                    <w:rPr/>
                  </w:rPrChange>
                </w:rPr>
                <w:delText>5</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2DC2AA98" w14:textId="2559F303" w:rsidR="00421081" w:rsidRPr="00167CE0" w:rsidDel="00E5719A" w:rsidRDefault="00421081">
            <w:pPr>
              <w:widowControl w:val="0"/>
              <w:spacing w:before="120" w:after="120"/>
              <w:jc w:val="both"/>
              <w:rPr>
                <w:del w:id="24925" w:author="James Vu" w:date="2024-04-18T23:27:00Z"/>
                <w:sz w:val="28"/>
                <w:szCs w:val="28"/>
                <w:rPrChange w:id="24926" w:author="James Vu" w:date="2024-04-18T22:33:00Z">
                  <w:rPr>
                    <w:del w:id="24927" w:author="James Vu" w:date="2024-04-18T23:27:00Z"/>
                  </w:rPr>
                </w:rPrChange>
              </w:rPr>
              <w:pPrChange w:id="24928" w:author="James Vu" w:date="2024-04-18T22:33:00Z">
                <w:pPr>
                  <w:widowControl w:val="0"/>
                  <w:spacing w:before="120" w:after="120"/>
                </w:pPr>
              </w:pPrChange>
            </w:pPr>
            <w:del w:id="24929" w:author="James Vu" w:date="2024-04-18T23:27:00Z">
              <w:r w:rsidRPr="00167CE0" w:rsidDel="00E5719A">
                <w:rPr>
                  <w:sz w:val="28"/>
                  <w:szCs w:val="28"/>
                  <w:rPrChange w:id="24930" w:author="James Vu" w:date="2024-04-18T22:33:00Z">
                    <w:rPr/>
                  </w:rPrChange>
                </w:rPr>
                <w:delText>Chi phí đăng tải thông tin trên mạng đấu thầu quốc gia</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0175DE4" w14:textId="06CC8878" w:rsidR="00421081" w:rsidRPr="00167CE0" w:rsidDel="00E5719A" w:rsidRDefault="00421081">
            <w:pPr>
              <w:widowControl w:val="0"/>
              <w:spacing w:before="120" w:after="120"/>
              <w:jc w:val="both"/>
              <w:rPr>
                <w:del w:id="24931" w:author="James Vu" w:date="2024-04-18T23:27:00Z"/>
                <w:sz w:val="28"/>
                <w:szCs w:val="28"/>
                <w:rPrChange w:id="24932" w:author="James Vu" w:date="2024-04-18T22:33:00Z">
                  <w:rPr>
                    <w:del w:id="24933" w:author="James Vu" w:date="2024-04-18T23:27:00Z"/>
                  </w:rPr>
                </w:rPrChange>
              </w:rPr>
              <w:pPrChange w:id="24934" w:author="James Vu" w:date="2024-04-18T22:33:00Z">
                <w:pPr>
                  <w:widowControl w:val="0"/>
                  <w:spacing w:before="120" w:after="120"/>
                  <w:jc w:val="center"/>
                </w:pPr>
              </w:pPrChange>
            </w:pPr>
          </w:p>
        </w:tc>
        <w:tc>
          <w:tcPr>
            <w:tcW w:w="292" w:type="pct"/>
            <w:tcBorders>
              <w:top w:val="nil"/>
              <w:left w:val="nil"/>
              <w:bottom w:val="single" w:sz="4" w:space="0" w:color="auto"/>
              <w:right w:val="single" w:sz="4" w:space="0" w:color="auto"/>
            </w:tcBorders>
            <w:shd w:val="clear" w:color="auto" w:fill="FFFFFF" w:themeFill="background1"/>
            <w:vAlign w:val="center"/>
            <w:hideMark/>
          </w:tcPr>
          <w:p w14:paraId="3B79B10C" w14:textId="52281F78" w:rsidR="00421081" w:rsidRPr="00167CE0" w:rsidDel="00E5719A" w:rsidRDefault="00421081">
            <w:pPr>
              <w:widowControl w:val="0"/>
              <w:spacing w:before="120" w:after="120"/>
              <w:jc w:val="both"/>
              <w:rPr>
                <w:del w:id="24935" w:author="James Vu" w:date="2024-04-18T23:27:00Z"/>
                <w:sz w:val="28"/>
                <w:szCs w:val="28"/>
                <w:rPrChange w:id="24936" w:author="James Vu" w:date="2024-04-18T22:33:00Z">
                  <w:rPr>
                    <w:del w:id="24937" w:author="James Vu" w:date="2024-04-18T23:27:00Z"/>
                  </w:rPr>
                </w:rPrChange>
              </w:rPr>
              <w:pPrChange w:id="24938" w:author="James Vu" w:date="2024-04-18T22:33:00Z">
                <w:pPr>
                  <w:widowControl w:val="0"/>
                  <w:spacing w:before="120" w:after="120"/>
                  <w:jc w:val="center"/>
                </w:pPr>
              </w:pPrChange>
            </w:pPr>
            <w:del w:id="24939" w:author="James Vu" w:date="2024-04-18T23:27:00Z">
              <w:r w:rsidRPr="00167CE0" w:rsidDel="00E5719A">
                <w:rPr>
                  <w:sz w:val="28"/>
                  <w:szCs w:val="28"/>
                  <w:rPrChange w:id="24940" w:author="James Vu" w:date="2024-04-18T22:33:00Z">
                    <w:rPr/>
                  </w:rPrChange>
                </w:rPr>
                <w:delText>Đăng thông báo mời thầu 4 gói thầu</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689DC32" w14:textId="684C2039" w:rsidR="00421081" w:rsidRPr="00167CE0" w:rsidDel="00E5719A" w:rsidRDefault="00421081">
            <w:pPr>
              <w:widowControl w:val="0"/>
              <w:spacing w:before="120" w:after="120"/>
              <w:jc w:val="both"/>
              <w:rPr>
                <w:del w:id="24941" w:author="James Vu" w:date="2024-04-18T23:27:00Z"/>
                <w:color w:val="0000FF"/>
                <w:sz w:val="28"/>
                <w:szCs w:val="28"/>
                <w:rPrChange w:id="24942" w:author="James Vu" w:date="2024-04-18T22:33:00Z">
                  <w:rPr>
                    <w:del w:id="24943" w:author="James Vu" w:date="2024-04-18T23:27:00Z"/>
                    <w:color w:val="0000FF"/>
                  </w:rPr>
                </w:rPrChange>
              </w:rPr>
              <w:pPrChange w:id="24944"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31D144E7" w14:textId="1A09B3A8" w:rsidR="00421081" w:rsidRPr="00167CE0" w:rsidDel="00E5719A" w:rsidRDefault="00421081">
            <w:pPr>
              <w:widowControl w:val="0"/>
              <w:spacing w:before="120" w:after="120"/>
              <w:jc w:val="both"/>
              <w:rPr>
                <w:del w:id="24945" w:author="James Vu" w:date="2024-04-18T23:27:00Z"/>
                <w:sz w:val="28"/>
                <w:szCs w:val="28"/>
                <w:rPrChange w:id="24946" w:author="James Vu" w:date="2024-04-18T22:33:00Z">
                  <w:rPr>
                    <w:del w:id="24947" w:author="James Vu" w:date="2024-04-18T23:27:00Z"/>
                  </w:rPr>
                </w:rPrChange>
              </w:rPr>
              <w:pPrChange w:id="24948" w:author="James Vu" w:date="2024-04-18T22:33:00Z">
                <w:pPr>
                  <w:widowControl w:val="0"/>
                  <w:spacing w:before="120" w:after="120"/>
                  <w:jc w:val="right"/>
                </w:pPr>
              </w:pPrChange>
            </w:pPr>
            <w:del w:id="24949" w:author="James Vu" w:date="2024-04-18T23:27:00Z">
              <w:r w:rsidRPr="00167CE0" w:rsidDel="00E5719A">
                <w:rPr>
                  <w:sz w:val="28"/>
                  <w:szCs w:val="28"/>
                  <w:rPrChange w:id="24950" w:author="James Vu" w:date="2024-04-18T22:33:00Z">
                    <w:rPr/>
                  </w:rPrChange>
                </w:rPr>
                <w:delText>1.222.222</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444D2A7C" w14:textId="430068B2" w:rsidR="00421081" w:rsidRPr="00167CE0" w:rsidDel="00E5719A" w:rsidRDefault="00421081">
            <w:pPr>
              <w:widowControl w:val="0"/>
              <w:spacing w:before="120" w:after="120"/>
              <w:jc w:val="both"/>
              <w:rPr>
                <w:del w:id="24951" w:author="James Vu" w:date="2024-04-18T23:27:00Z"/>
                <w:sz w:val="28"/>
                <w:szCs w:val="28"/>
                <w:rPrChange w:id="24952" w:author="James Vu" w:date="2024-04-18T22:33:00Z">
                  <w:rPr>
                    <w:del w:id="24953" w:author="James Vu" w:date="2024-04-18T23:27:00Z"/>
                  </w:rPr>
                </w:rPrChange>
              </w:rPr>
              <w:pPrChange w:id="24954" w:author="James Vu" w:date="2024-04-18T22:33:00Z">
                <w:pPr>
                  <w:widowControl w:val="0"/>
                  <w:spacing w:before="120" w:after="120"/>
                  <w:jc w:val="right"/>
                </w:pPr>
              </w:pPrChange>
            </w:pPr>
            <w:del w:id="24955" w:author="James Vu" w:date="2024-04-18T23:27:00Z">
              <w:r w:rsidRPr="00167CE0" w:rsidDel="00E5719A">
                <w:rPr>
                  <w:sz w:val="28"/>
                  <w:szCs w:val="28"/>
                  <w:rPrChange w:id="24956" w:author="James Vu" w:date="2024-04-18T22:33:00Z">
                    <w:rPr/>
                  </w:rPrChange>
                </w:rPr>
                <w:delText>97.778</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F63A558" w14:textId="5534B69D" w:rsidR="00421081" w:rsidRPr="00167CE0" w:rsidDel="00E5719A" w:rsidRDefault="00421081">
            <w:pPr>
              <w:widowControl w:val="0"/>
              <w:spacing w:before="120" w:after="120"/>
              <w:jc w:val="both"/>
              <w:rPr>
                <w:del w:id="24957" w:author="James Vu" w:date="2024-04-18T23:27:00Z"/>
                <w:sz w:val="28"/>
                <w:szCs w:val="28"/>
                <w:rPrChange w:id="24958" w:author="James Vu" w:date="2024-04-18T22:33:00Z">
                  <w:rPr>
                    <w:del w:id="24959" w:author="James Vu" w:date="2024-04-18T23:27:00Z"/>
                  </w:rPr>
                </w:rPrChange>
              </w:rPr>
              <w:pPrChange w:id="24960" w:author="James Vu" w:date="2024-04-18T22:33:00Z">
                <w:pPr>
                  <w:widowControl w:val="0"/>
                  <w:spacing w:before="120" w:after="120"/>
                  <w:jc w:val="right"/>
                </w:pPr>
              </w:pPrChange>
            </w:pPr>
            <w:del w:id="24961" w:author="James Vu" w:date="2024-04-18T23:27:00Z">
              <w:r w:rsidRPr="00167CE0" w:rsidDel="00E5719A">
                <w:rPr>
                  <w:sz w:val="28"/>
                  <w:szCs w:val="28"/>
                  <w:rPrChange w:id="24962" w:author="James Vu" w:date="2024-04-18T22:33:00Z">
                    <w:rPr/>
                  </w:rPrChange>
                </w:rPr>
                <w:delText>1.320.000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0CCB1A0E" w14:textId="77ED857A" w:rsidR="00421081" w:rsidRPr="00167CE0" w:rsidDel="00E5719A" w:rsidRDefault="00421081">
            <w:pPr>
              <w:widowControl w:val="0"/>
              <w:spacing w:before="120" w:after="120"/>
              <w:jc w:val="both"/>
              <w:rPr>
                <w:del w:id="24963" w:author="James Vu" w:date="2024-04-18T23:27:00Z"/>
                <w:sz w:val="28"/>
                <w:szCs w:val="28"/>
                <w:rPrChange w:id="24964" w:author="James Vu" w:date="2024-04-18T22:33:00Z">
                  <w:rPr>
                    <w:del w:id="24965" w:author="James Vu" w:date="2024-04-18T23:27:00Z"/>
                  </w:rPr>
                </w:rPrChange>
              </w:rPr>
              <w:pPrChange w:id="24966" w:author="James Vu" w:date="2024-04-18T22:33:00Z">
                <w:pPr>
                  <w:widowControl w:val="0"/>
                  <w:spacing w:before="120" w:after="120"/>
                </w:pPr>
              </w:pPrChange>
            </w:pPr>
            <w:del w:id="24967" w:author="James Vu" w:date="2024-04-18T23:27:00Z">
              <w:r w:rsidRPr="00167CE0" w:rsidDel="00E5719A">
                <w:rPr>
                  <w:sz w:val="28"/>
                  <w:szCs w:val="28"/>
                  <w:rPrChange w:id="24968" w:author="James Vu" w:date="2024-04-18T22:33:00Z">
                    <w:rPr/>
                  </w:rPrChange>
                </w:rPr>
                <w:delText>Điểm a, khoản 2, Điều 5, Thông tư 06/2021/TT-BKHĐT</w:delText>
              </w:r>
            </w:del>
          </w:p>
        </w:tc>
      </w:tr>
      <w:tr w:rsidR="002D5FBD" w:rsidRPr="00167CE0" w:rsidDel="00E5719A" w14:paraId="5C993591" w14:textId="0A8385AE" w:rsidTr="006138EB">
        <w:trPr>
          <w:del w:id="24969"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881C8D0" w14:textId="2196DC67" w:rsidR="00421081" w:rsidRPr="00167CE0" w:rsidDel="00E5719A" w:rsidRDefault="00421081">
            <w:pPr>
              <w:widowControl w:val="0"/>
              <w:spacing w:before="120" w:after="120"/>
              <w:jc w:val="both"/>
              <w:rPr>
                <w:del w:id="24970" w:author="James Vu" w:date="2024-04-18T23:27:00Z"/>
                <w:sz w:val="28"/>
                <w:szCs w:val="28"/>
                <w:rPrChange w:id="24971" w:author="James Vu" w:date="2024-04-18T22:33:00Z">
                  <w:rPr>
                    <w:del w:id="24972" w:author="James Vu" w:date="2024-04-18T23:27:00Z"/>
                  </w:rPr>
                </w:rPrChange>
              </w:rPr>
              <w:pPrChange w:id="24973" w:author="James Vu" w:date="2024-04-18T22:33:00Z">
                <w:pPr>
                  <w:widowControl w:val="0"/>
                  <w:spacing w:before="120" w:after="120"/>
                  <w:jc w:val="center"/>
                </w:pPr>
              </w:pPrChange>
            </w:pPr>
            <w:del w:id="24974" w:author="James Vu" w:date="2024-04-18T23:27:00Z">
              <w:r w:rsidRPr="00167CE0" w:rsidDel="00E5719A">
                <w:rPr>
                  <w:sz w:val="28"/>
                  <w:szCs w:val="28"/>
                  <w:rPrChange w:id="24975" w:author="James Vu" w:date="2024-04-18T22:33:00Z">
                    <w:rPr/>
                  </w:rPrChange>
                </w:rPr>
                <w:delText>6</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76017E32" w14:textId="06748BCE" w:rsidR="00421081" w:rsidRPr="00167CE0" w:rsidDel="00E5719A" w:rsidRDefault="00421081">
            <w:pPr>
              <w:widowControl w:val="0"/>
              <w:spacing w:before="120" w:after="120"/>
              <w:jc w:val="both"/>
              <w:rPr>
                <w:del w:id="24976" w:author="James Vu" w:date="2024-04-18T23:27:00Z"/>
                <w:sz w:val="28"/>
                <w:szCs w:val="28"/>
                <w:rPrChange w:id="24977" w:author="James Vu" w:date="2024-04-18T22:33:00Z">
                  <w:rPr>
                    <w:del w:id="24978" w:author="James Vu" w:date="2024-04-18T23:27:00Z"/>
                  </w:rPr>
                </w:rPrChange>
              </w:rPr>
              <w:pPrChange w:id="24979" w:author="James Vu" w:date="2024-04-18T22:33:00Z">
                <w:pPr>
                  <w:widowControl w:val="0"/>
                  <w:spacing w:before="120" w:after="120"/>
                </w:pPr>
              </w:pPrChange>
            </w:pPr>
            <w:del w:id="24980" w:author="James Vu" w:date="2024-04-18T23:27:00Z">
              <w:r w:rsidRPr="00167CE0" w:rsidDel="00E5719A">
                <w:rPr>
                  <w:sz w:val="28"/>
                  <w:szCs w:val="28"/>
                  <w:rPrChange w:id="24981" w:author="James Vu" w:date="2024-04-18T22:33:00Z">
                    <w:rPr/>
                  </w:rPrChange>
                </w:rPr>
                <w:delText>Kiểm toán dự án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32532B91" w14:textId="4385128D" w:rsidR="00421081" w:rsidRPr="00167CE0" w:rsidDel="00E5719A" w:rsidRDefault="00421081">
            <w:pPr>
              <w:widowControl w:val="0"/>
              <w:spacing w:before="120" w:after="120"/>
              <w:jc w:val="both"/>
              <w:rPr>
                <w:del w:id="24982" w:author="James Vu" w:date="2024-04-18T23:27:00Z"/>
                <w:sz w:val="28"/>
                <w:szCs w:val="28"/>
                <w:rPrChange w:id="24983" w:author="James Vu" w:date="2024-04-18T22:33:00Z">
                  <w:rPr>
                    <w:del w:id="24984" w:author="James Vu" w:date="2024-04-18T23:27:00Z"/>
                  </w:rPr>
                </w:rPrChange>
              </w:rPr>
              <w:pPrChange w:id="24985" w:author="James Vu" w:date="2024-04-18T22:33:00Z">
                <w:pPr>
                  <w:widowControl w:val="0"/>
                  <w:spacing w:before="120" w:after="120"/>
                  <w:jc w:val="center"/>
                </w:pPr>
              </w:pPrChange>
            </w:pPr>
            <w:del w:id="24986" w:author="James Vu" w:date="2024-04-18T23:27:00Z">
              <w:r w:rsidRPr="00167CE0" w:rsidDel="00E5719A">
                <w:rPr>
                  <w:sz w:val="28"/>
                  <w:szCs w:val="28"/>
                  <w:rPrChange w:id="24987" w:author="James Vu" w:date="2024-04-18T22:33:00Z">
                    <w:rPr/>
                  </w:rPrChange>
                </w:rPr>
                <w:delText>0,5475% x Gtmdt x 70%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3BBB26A1" w14:textId="29595C36" w:rsidR="00421081" w:rsidRPr="00167CE0" w:rsidDel="00E5719A" w:rsidRDefault="00421081">
            <w:pPr>
              <w:widowControl w:val="0"/>
              <w:spacing w:before="120" w:after="120"/>
              <w:jc w:val="both"/>
              <w:rPr>
                <w:del w:id="24988" w:author="James Vu" w:date="2024-04-18T23:27:00Z"/>
                <w:sz w:val="28"/>
                <w:szCs w:val="28"/>
                <w:rPrChange w:id="24989" w:author="James Vu" w:date="2024-04-18T22:33:00Z">
                  <w:rPr>
                    <w:del w:id="24990" w:author="James Vu" w:date="2024-04-18T23:27:00Z"/>
                  </w:rPr>
                </w:rPrChange>
              </w:rPr>
              <w:pPrChange w:id="24991" w:author="James Vu" w:date="2024-04-18T22:33:00Z">
                <w:pPr>
                  <w:widowControl w:val="0"/>
                  <w:spacing w:before="120" w:after="120"/>
                  <w:jc w:val="center"/>
                </w:pPr>
              </w:pPrChange>
            </w:pPr>
            <w:del w:id="24992" w:author="James Vu" w:date="2024-04-18T23:27:00Z">
              <w:r w:rsidRPr="00167CE0" w:rsidDel="00E5719A">
                <w:rPr>
                  <w:sz w:val="28"/>
                  <w:szCs w:val="28"/>
                  <w:rPrChange w:id="24993" w:author="James Vu" w:date="2024-04-18T22:33:00Z">
                    <w:rPr/>
                  </w:rPrChange>
                </w:rPr>
                <w:delText>G</w:delText>
              </w:r>
              <w:r w:rsidRPr="00167CE0" w:rsidDel="00E5719A">
                <w:rPr>
                  <w:sz w:val="28"/>
                  <w:szCs w:val="28"/>
                  <w:vertAlign w:val="subscript"/>
                  <w:rPrChange w:id="24994" w:author="James Vu" w:date="2024-04-18T22:33:00Z">
                    <w:rPr>
                      <w:vertAlign w:val="subscript"/>
                    </w:rPr>
                  </w:rPrChange>
                </w:rPr>
                <w:delText>TMĐT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5C5B6DF" w14:textId="1EBB0407" w:rsidR="00421081" w:rsidRPr="00167CE0" w:rsidDel="00E5719A" w:rsidRDefault="00421081">
            <w:pPr>
              <w:widowControl w:val="0"/>
              <w:spacing w:before="120" w:after="120"/>
              <w:jc w:val="both"/>
              <w:rPr>
                <w:del w:id="24995" w:author="James Vu" w:date="2024-04-18T23:27:00Z"/>
                <w:sz w:val="28"/>
                <w:szCs w:val="28"/>
                <w:rPrChange w:id="24996" w:author="James Vu" w:date="2024-04-18T22:33:00Z">
                  <w:rPr>
                    <w:del w:id="24997" w:author="James Vu" w:date="2024-04-18T23:27:00Z"/>
                  </w:rPr>
                </w:rPrChange>
              </w:rPr>
              <w:pPrChange w:id="24998" w:author="James Vu" w:date="2024-04-18T22:33:00Z">
                <w:pPr>
                  <w:widowControl w:val="0"/>
                  <w:spacing w:before="120" w:after="120"/>
                  <w:jc w:val="center"/>
                </w:pPr>
              </w:pPrChange>
            </w:pPr>
            <w:del w:id="24999" w:author="James Vu" w:date="2024-04-18T23:27:00Z">
              <w:r w:rsidRPr="00167CE0" w:rsidDel="00E5719A">
                <w:rPr>
                  <w:sz w:val="28"/>
                  <w:szCs w:val="28"/>
                  <w:rPrChange w:id="25000" w:author="James Vu" w:date="2024-04-18T22:33:00Z">
                    <w:rPr/>
                  </w:rPrChange>
                </w:rPr>
                <w:delText>30.000.000.000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D054E52" w14:textId="29E8E362" w:rsidR="00421081" w:rsidRPr="00167CE0" w:rsidDel="00E5719A" w:rsidRDefault="00421081">
            <w:pPr>
              <w:widowControl w:val="0"/>
              <w:spacing w:before="120" w:after="120"/>
              <w:jc w:val="both"/>
              <w:rPr>
                <w:del w:id="25001" w:author="James Vu" w:date="2024-04-18T23:27:00Z"/>
                <w:sz w:val="28"/>
                <w:szCs w:val="28"/>
                <w:rPrChange w:id="25002" w:author="James Vu" w:date="2024-04-18T22:33:00Z">
                  <w:rPr>
                    <w:del w:id="25003" w:author="James Vu" w:date="2024-04-18T23:27:00Z"/>
                  </w:rPr>
                </w:rPrChange>
              </w:rPr>
              <w:pPrChange w:id="25004" w:author="James Vu" w:date="2024-04-18T22:33:00Z">
                <w:pPr>
                  <w:widowControl w:val="0"/>
                  <w:spacing w:before="120" w:after="120"/>
                  <w:jc w:val="right"/>
                </w:pPr>
              </w:pPrChange>
            </w:pPr>
            <w:del w:id="25005" w:author="James Vu" w:date="2024-04-18T23:27:00Z">
              <w:r w:rsidRPr="00167CE0" w:rsidDel="00E5719A">
                <w:rPr>
                  <w:sz w:val="28"/>
                  <w:szCs w:val="28"/>
                  <w:rPrChange w:id="25006" w:author="James Vu" w:date="2024-04-18T22:33:00Z">
                    <w:rPr/>
                  </w:rPrChange>
                </w:rPr>
                <w:delText>114.975.000</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2F9A7A4E" w14:textId="3E9B0416" w:rsidR="00421081" w:rsidRPr="00167CE0" w:rsidDel="00E5719A" w:rsidRDefault="00421081">
            <w:pPr>
              <w:widowControl w:val="0"/>
              <w:spacing w:before="120" w:after="120"/>
              <w:jc w:val="both"/>
              <w:rPr>
                <w:del w:id="25007" w:author="James Vu" w:date="2024-04-18T23:27:00Z"/>
                <w:color w:val="000000"/>
                <w:sz w:val="28"/>
                <w:szCs w:val="28"/>
                <w:rPrChange w:id="25008" w:author="James Vu" w:date="2024-04-18T22:33:00Z">
                  <w:rPr>
                    <w:del w:id="25009" w:author="James Vu" w:date="2024-04-18T23:27:00Z"/>
                    <w:color w:val="000000"/>
                  </w:rPr>
                </w:rPrChange>
              </w:rPr>
              <w:pPrChange w:id="25010" w:author="James Vu" w:date="2024-04-18T22:33:00Z">
                <w:pPr>
                  <w:widowControl w:val="0"/>
                  <w:spacing w:before="120" w:after="120"/>
                  <w:jc w:val="right"/>
                </w:pPr>
              </w:pPrChange>
            </w:pPr>
            <w:del w:id="25011" w:author="James Vu" w:date="2024-04-18T23:27:00Z">
              <w:r w:rsidRPr="00167CE0" w:rsidDel="00E5719A">
                <w:rPr>
                  <w:color w:val="000000"/>
                  <w:sz w:val="28"/>
                  <w:szCs w:val="28"/>
                  <w:rPrChange w:id="25012" w:author="James Vu" w:date="2024-04-18T22:33:00Z">
                    <w:rPr>
                      <w:color w:val="000000"/>
                    </w:rPr>
                  </w:rPrChange>
                </w:rPr>
                <w:delText>9.198.000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5452C5FF" w14:textId="69F06088" w:rsidR="00421081" w:rsidRPr="00167CE0" w:rsidDel="00E5719A" w:rsidRDefault="00421081">
            <w:pPr>
              <w:widowControl w:val="0"/>
              <w:spacing w:before="120" w:after="120"/>
              <w:jc w:val="both"/>
              <w:rPr>
                <w:del w:id="25013" w:author="James Vu" w:date="2024-04-18T23:27:00Z"/>
                <w:sz w:val="28"/>
                <w:szCs w:val="28"/>
                <w:rPrChange w:id="25014" w:author="James Vu" w:date="2024-04-18T22:33:00Z">
                  <w:rPr>
                    <w:del w:id="25015" w:author="James Vu" w:date="2024-04-18T23:27:00Z"/>
                  </w:rPr>
                </w:rPrChange>
              </w:rPr>
              <w:pPrChange w:id="25016" w:author="James Vu" w:date="2024-04-18T22:33:00Z">
                <w:pPr>
                  <w:widowControl w:val="0"/>
                  <w:spacing w:before="120" w:after="120"/>
                  <w:jc w:val="right"/>
                </w:pPr>
              </w:pPrChange>
            </w:pPr>
            <w:del w:id="25017" w:author="James Vu" w:date="2024-04-18T23:27:00Z">
              <w:r w:rsidRPr="00167CE0" w:rsidDel="00E5719A">
                <w:rPr>
                  <w:sz w:val="28"/>
                  <w:szCs w:val="28"/>
                  <w:rPrChange w:id="25018" w:author="James Vu" w:date="2024-04-18T22:33:00Z">
                    <w:rPr/>
                  </w:rPrChange>
                </w:rPr>
                <w:delText>124.173.000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0682A24E" w14:textId="72F05F43" w:rsidR="00421081" w:rsidRPr="00167CE0" w:rsidDel="00E5719A" w:rsidRDefault="00421081">
            <w:pPr>
              <w:widowControl w:val="0"/>
              <w:spacing w:before="120" w:after="120"/>
              <w:jc w:val="both"/>
              <w:rPr>
                <w:del w:id="25019" w:author="James Vu" w:date="2024-04-18T23:27:00Z"/>
                <w:sz w:val="28"/>
                <w:szCs w:val="28"/>
                <w:rPrChange w:id="25020" w:author="James Vu" w:date="2024-04-18T22:33:00Z">
                  <w:rPr>
                    <w:del w:id="25021" w:author="James Vu" w:date="2024-04-18T23:27:00Z"/>
                  </w:rPr>
                </w:rPrChange>
              </w:rPr>
              <w:pPrChange w:id="25022" w:author="James Vu" w:date="2024-04-18T22:33:00Z">
                <w:pPr>
                  <w:widowControl w:val="0"/>
                  <w:spacing w:before="120" w:after="120"/>
                </w:pPr>
              </w:pPrChange>
            </w:pPr>
            <w:del w:id="25023" w:author="James Vu" w:date="2024-04-18T23:27:00Z">
              <w:r w:rsidRPr="00167CE0" w:rsidDel="00E5719A">
                <w:rPr>
                  <w:sz w:val="28"/>
                  <w:szCs w:val="28"/>
                  <w:rPrChange w:id="25024" w:author="James Vu" w:date="2024-04-18T22:33:00Z">
                    <w:rPr/>
                  </w:rPrChange>
                </w:rPr>
                <w:delText>Khoản c, mục 1 điều 46 Nghị định 99/2021/NĐ-CP ngày 11/11/2021</w:delText>
              </w:r>
            </w:del>
          </w:p>
        </w:tc>
      </w:tr>
      <w:tr w:rsidR="002D5FBD" w:rsidRPr="00167CE0" w:rsidDel="00E5719A" w14:paraId="1EBE43B4" w14:textId="30AE49CD" w:rsidTr="006138EB">
        <w:trPr>
          <w:del w:id="25025"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7CA8F475" w14:textId="4D71DF7E" w:rsidR="00421081" w:rsidRPr="00167CE0" w:rsidDel="00E5719A" w:rsidRDefault="00421081">
            <w:pPr>
              <w:widowControl w:val="0"/>
              <w:spacing w:before="120" w:after="120"/>
              <w:jc w:val="both"/>
              <w:rPr>
                <w:del w:id="25026" w:author="James Vu" w:date="2024-04-18T23:27:00Z"/>
                <w:sz w:val="28"/>
                <w:szCs w:val="28"/>
                <w:rPrChange w:id="25027" w:author="James Vu" w:date="2024-04-18T22:33:00Z">
                  <w:rPr>
                    <w:del w:id="25028" w:author="James Vu" w:date="2024-04-18T23:27:00Z"/>
                  </w:rPr>
                </w:rPrChange>
              </w:rPr>
              <w:pPrChange w:id="25029" w:author="James Vu" w:date="2024-04-18T22:33:00Z">
                <w:pPr>
                  <w:widowControl w:val="0"/>
                  <w:spacing w:before="120" w:after="120"/>
                  <w:jc w:val="center"/>
                </w:pPr>
              </w:pPrChange>
            </w:pPr>
            <w:del w:id="25030" w:author="James Vu" w:date="2024-04-18T23:27:00Z">
              <w:r w:rsidRPr="00167CE0" w:rsidDel="00E5719A">
                <w:rPr>
                  <w:sz w:val="28"/>
                  <w:szCs w:val="28"/>
                  <w:rPrChange w:id="25031" w:author="James Vu" w:date="2024-04-18T22:33:00Z">
                    <w:rPr/>
                  </w:rPrChange>
                </w:rPr>
                <w:delText>7</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78B72536" w14:textId="6A95746E" w:rsidR="00421081" w:rsidRPr="00167CE0" w:rsidDel="00E5719A" w:rsidRDefault="00421081">
            <w:pPr>
              <w:widowControl w:val="0"/>
              <w:spacing w:before="120" w:after="120"/>
              <w:jc w:val="both"/>
              <w:rPr>
                <w:del w:id="25032" w:author="James Vu" w:date="2024-04-18T23:27:00Z"/>
                <w:sz w:val="28"/>
                <w:szCs w:val="28"/>
                <w:rPrChange w:id="25033" w:author="James Vu" w:date="2024-04-18T22:33:00Z">
                  <w:rPr>
                    <w:del w:id="25034" w:author="James Vu" w:date="2024-04-18T23:27:00Z"/>
                  </w:rPr>
                </w:rPrChange>
              </w:rPr>
              <w:pPrChange w:id="25035" w:author="James Vu" w:date="2024-04-18T22:33:00Z">
                <w:pPr>
                  <w:widowControl w:val="0"/>
                  <w:spacing w:before="120" w:after="120"/>
                </w:pPr>
              </w:pPrChange>
            </w:pPr>
            <w:del w:id="25036" w:author="James Vu" w:date="2024-04-18T23:27:00Z">
              <w:r w:rsidRPr="00167CE0" w:rsidDel="00E5719A">
                <w:rPr>
                  <w:sz w:val="28"/>
                  <w:szCs w:val="28"/>
                  <w:rPrChange w:id="25037" w:author="James Vu" w:date="2024-04-18T22:33:00Z">
                    <w:rPr/>
                  </w:rPrChange>
                </w:rPr>
                <w:delText>Thẩm tra, phê duyệt quyết toán dự án hoàn thành</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51B7A6F" w14:textId="6760FA9A" w:rsidR="00421081" w:rsidRPr="00167CE0" w:rsidDel="00E5719A" w:rsidRDefault="00421081">
            <w:pPr>
              <w:widowControl w:val="0"/>
              <w:spacing w:before="120" w:after="120"/>
              <w:jc w:val="both"/>
              <w:rPr>
                <w:del w:id="25038" w:author="James Vu" w:date="2024-04-18T23:27:00Z"/>
                <w:sz w:val="28"/>
                <w:szCs w:val="28"/>
                <w:rPrChange w:id="25039" w:author="James Vu" w:date="2024-04-18T22:33:00Z">
                  <w:rPr>
                    <w:del w:id="25040" w:author="James Vu" w:date="2024-04-18T23:27:00Z"/>
                  </w:rPr>
                </w:rPrChange>
              </w:rPr>
              <w:pPrChange w:id="25041" w:author="James Vu" w:date="2024-04-18T22:33:00Z">
                <w:pPr>
                  <w:widowControl w:val="0"/>
                  <w:spacing w:before="120" w:after="120"/>
                  <w:jc w:val="center"/>
                </w:pPr>
              </w:pPrChange>
            </w:pPr>
            <w:del w:id="25042" w:author="James Vu" w:date="2024-04-18T23:27:00Z">
              <w:r w:rsidRPr="00167CE0" w:rsidDel="00E5719A">
                <w:rPr>
                  <w:sz w:val="28"/>
                  <w:szCs w:val="28"/>
                  <w:rPrChange w:id="25043" w:author="James Vu" w:date="2024-04-18T22:33:00Z">
                    <w:rPr/>
                  </w:rPrChange>
                </w:rPr>
                <w:delText>0,3375% x Gxl+Gtmđt x 70% x 50%</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2A34CADE" w14:textId="6AE993EC" w:rsidR="00421081" w:rsidRPr="00167CE0" w:rsidDel="00E5719A" w:rsidRDefault="00421081">
            <w:pPr>
              <w:widowControl w:val="0"/>
              <w:spacing w:before="120" w:after="120"/>
              <w:jc w:val="both"/>
              <w:rPr>
                <w:del w:id="25044" w:author="James Vu" w:date="2024-04-18T23:27:00Z"/>
                <w:sz w:val="28"/>
                <w:szCs w:val="28"/>
                <w:rPrChange w:id="25045" w:author="James Vu" w:date="2024-04-18T22:33:00Z">
                  <w:rPr>
                    <w:del w:id="25046" w:author="James Vu" w:date="2024-04-18T23:27:00Z"/>
                  </w:rPr>
                </w:rPrChange>
              </w:rPr>
              <w:pPrChange w:id="25047" w:author="James Vu" w:date="2024-04-18T22:33:00Z">
                <w:pPr>
                  <w:widowControl w:val="0"/>
                  <w:spacing w:before="120" w:after="120"/>
                  <w:jc w:val="center"/>
                </w:pPr>
              </w:pPrChange>
            </w:pPr>
            <w:del w:id="25048" w:author="James Vu" w:date="2024-04-18T23:27:00Z">
              <w:r w:rsidRPr="00167CE0" w:rsidDel="00E5719A">
                <w:rPr>
                  <w:sz w:val="28"/>
                  <w:szCs w:val="28"/>
                  <w:rPrChange w:id="25049" w:author="James Vu" w:date="2024-04-18T22:33:00Z">
                    <w:rPr/>
                  </w:rPrChange>
                </w:rPr>
                <w:delText>G</w:delText>
              </w:r>
              <w:r w:rsidRPr="00167CE0" w:rsidDel="00E5719A">
                <w:rPr>
                  <w:sz w:val="28"/>
                  <w:szCs w:val="28"/>
                  <w:vertAlign w:val="subscript"/>
                  <w:rPrChange w:id="25050" w:author="James Vu" w:date="2024-04-18T22:33:00Z">
                    <w:rPr>
                      <w:vertAlign w:val="subscript"/>
                    </w:rPr>
                  </w:rPrChange>
                </w:rPr>
                <w:delText>TMĐT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4657789F" w14:textId="39707D74" w:rsidR="00421081" w:rsidRPr="00167CE0" w:rsidDel="00E5719A" w:rsidRDefault="00421081">
            <w:pPr>
              <w:widowControl w:val="0"/>
              <w:spacing w:before="120" w:after="120"/>
              <w:jc w:val="both"/>
              <w:rPr>
                <w:del w:id="25051" w:author="James Vu" w:date="2024-04-18T23:27:00Z"/>
                <w:sz w:val="28"/>
                <w:szCs w:val="28"/>
                <w:rPrChange w:id="25052" w:author="James Vu" w:date="2024-04-18T22:33:00Z">
                  <w:rPr>
                    <w:del w:id="25053" w:author="James Vu" w:date="2024-04-18T23:27:00Z"/>
                  </w:rPr>
                </w:rPrChange>
              </w:rPr>
              <w:pPrChange w:id="25054" w:author="James Vu" w:date="2024-04-18T22:33:00Z">
                <w:pPr>
                  <w:widowControl w:val="0"/>
                  <w:spacing w:before="120" w:after="120"/>
                  <w:jc w:val="center"/>
                </w:pPr>
              </w:pPrChange>
            </w:pPr>
            <w:del w:id="25055" w:author="James Vu" w:date="2024-04-18T23:27:00Z">
              <w:r w:rsidRPr="00167CE0" w:rsidDel="00E5719A">
                <w:rPr>
                  <w:sz w:val="28"/>
                  <w:szCs w:val="28"/>
                  <w:rPrChange w:id="25056" w:author="James Vu" w:date="2024-04-18T22:33:00Z">
                    <w:rPr/>
                  </w:rPrChange>
                </w:rPr>
                <w:delText>30.000.000.000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24BB3AAA" w14:textId="583DBD5E" w:rsidR="00421081" w:rsidRPr="00167CE0" w:rsidDel="00E5719A" w:rsidRDefault="00421081">
            <w:pPr>
              <w:widowControl w:val="0"/>
              <w:spacing w:before="120" w:after="120"/>
              <w:jc w:val="both"/>
              <w:rPr>
                <w:del w:id="25057" w:author="James Vu" w:date="2024-04-18T23:27:00Z"/>
                <w:sz w:val="28"/>
                <w:szCs w:val="28"/>
                <w:rPrChange w:id="25058" w:author="James Vu" w:date="2024-04-18T22:33:00Z">
                  <w:rPr>
                    <w:del w:id="25059" w:author="James Vu" w:date="2024-04-18T23:27:00Z"/>
                  </w:rPr>
                </w:rPrChange>
              </w:rPr>
              <w:pPrChange w:id="25060" w:author="James Vu" w:date="2024-04-18T22:33:00Z">
                <w:pPr>
                  <w:widowControl w:val="0"/>
                  <w:spacing w:before="120" w:after="120"/>
                  <w:jc w:val="right"/>
                </w:pPr>
              </w:pPrChange>
            </w:pPr>
            <w:del w:id="25061" w:author="James Vu" w:date="2024-04-18T23:27:00Z">
              <w:r w:rsidRPr="00167CE0" w:rsidDel="00E5719A">
                <w:rPr>
                  <w:sz w:val="28"/>
                  <w:szCs w:val="28"/>
                  <w:rPrChange w:id="25062" w:author="James Vu" w:date="2024-04-18T22:33:00Z">
                    <w:rPr/>
                  </w:rPrChange>
                </w:rPr>
                <w:delText>35.437.500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3DC64980" w14:textId="538652EF" w:rsidR="00421081" w:rsidRPr="00167CE0" w:rsidDel="00E5719A" w:rsidRDefault="00421081">
            <w:pPr>
              <w:widowControl w:val="0"/>
              <w:spacing w:before="120" w:after="120"/>
              <w:jc w:val="both"/>
              <w:rPr>
                <w:del w:id="25063" w:author="James Vu" w:date="2024-04-18T23:27:00Z"/>
                <w:sz w:val="28"/>
                <w:szCs w:val="28"/>
                <w:rPrChange w:id="25064" w:author="James Vu" w:date="2024-04-18T22:33:00Z">
                  <w:rPr>
                    <w:del w:id="25065" w:author="James Vu" w:date="2024-04-18T23:27:00Z"/>
                  </w:rPr>
                </w:rPrChange>
              </w:rPr>
              <w:pPrChange w:id="25066" w:author="James Vu" w:date="2024-04-18T22:33:00Z">
                <w:pPr>
                  <w:widowControl w:val="0"/>
                  <w:spacing w:before="120" w:after="120"/>
                  <w:jc w:val="right"/>
                </w:pPr>
              </w:pPrChange>
            </w:pPr>
            <w:del w:id="25067" w:author="James Vu" w:date="2024-04-18T23:27:00Z">
              <w:r w:rsidRPr="00167CE0" w:rsidDel="00E5719A">
                <w:rPr>
                  <w:sz w:val="28"/>
                  <w:szCs w:val="28"/>
                  <w:rPrChange w:id="25068" w:author="James Vu" w:date="2024-04-18T22:33:00Z">
                    <w:rPr/>
                  </w:rPrChange>
                </w:rPr>
                <w:delText>-</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7AFE80BF" w14:textId="24A8718F" w:rsidR="00421081" w:rsidRPr="00167CE0" w:rsidDel="00E5719A" w:rsidRDefault="00421081">
            <w:pPr>
              <w:widowControl w:val="0"/>
              <w:spacing w:before="120" w:after="120"/>
              <w:jc w:val="both"/>
              <w:rPr>
                <w:del w:id="25069" w:author="James Vu" w:date="2024-04-18T23:27:00Z"/>
                <w:sz w:val="28"/>
                <w:szCs w:val="28"/>
                <w:rPrChange w:id="25070" w:author="James Vu" w:date="2024-04-18T22:33:00Z">
                  <w:rPr>
                    <w:del w:id="25071" w:author="James Vu" w:date="2024-04-18T23:27:00Z"/>
                  </w:rPr>
                </w:rPrChange>
              </w:rPr>
              <w:pPrChange w:id="25072" w:author="James Vu" w:date="2024-04-18T22:33:00Z">
                <w:pPr>
                  <w:widowControl w:val="0"/>
                  <w:spacing w:before="120" w:after="120"/>
                  <w:jc w:val="right"/>
                </w:pPr>
              </w:pPrChange>
            </w:pPr>
            <w:del w:id="25073" w:author="James Vu" w:date="2024-04-18T23:27:00Z">
              <w:r w:rsidRPr="00167CE0" w:rsidDel="00E5719A">
                <w:rPr>
                  <w:sz w:val="28"/>
                  <w:szCs w:val="28"/>
                  <w:rPrChange w:id="25074" w:author="James Vu" w:date="2024-04-18T22:33:00Z">
                    <w:rPr/>
                  </w:rPrChange>
                </w:rPr>
                <w:delText>35.437.500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109E2A02" w14:textId="7B16B1C2" w:rsidR="00421081" w:rsidRPr="00167CE0" w:rsidDel="00E5719A" w:rsidRDefault="00421081">
            <w:pPr>
              <w:widowControl w:val="0"/>
              <w:spacing w:before="120" w:after="120"/>
              <w:jc w:val="both"/>
              <w:rPr>
                <w:del w:id="25075" w:author="James Vu" w:date="2024-04-18T23:27:00Z"/>
                <w:sz w:val="28"/>
                <w:szCs w:val="28"/>
                <w:rPrChange w:id="25076" w:author="James Vu" w:date="2024-04-18T22:33:00Z">
                  <w:rPr>
                    <w:del w:id="25077" w:author="James Vu" w:date="2024-04-18T23:27:00Z"/>
                  </w:rPr>
                </w:rPrChange>
              </w:rPr>
              <w:pPrChange w:id="25078" w:author="James Vu" w:date="2024-04-18T22:33:00Z">
                <w:pPr>
                  <w:widowControl w:val="0"/>
                  <w:spacing w:before="120" w:after="120"/>
                </w:pPr>
              </w:pPrChange>
            </w:pPr>
            <w:del w:id="25079" w:author="James Vu" w:date="2024-04-18T23:27:00Z">
              <w:r w:rsidRPr="00167CE0" w:rsidDel="00E5719A">
                <w:rPr>
                  <w:sz w:val="28"/>
                  <w:szCs w:val="28"/>
                  <w:rPrChange w:id="25080" w:author="James Vu" w:date="2024-04-18T22:33:00Z">
                    <w:rPr/>
                  </w:rPrChange>
                </w:rPr>
                <w:delText>Khoản c, mục 1 điều 46 Nghị định 99/2021/NĐ-CP ngày 11/11/2021</w:delText>
              </w:r>
            </w:del>
          </w:p>
        </w:tc>
      </w:tr>
      <w:tr w:rsidR="002D5FBD" w:rsidRPr="00167CE0" w:rsidDel="00E5719A" w14:paraId="1C66C24B" w14:textId="18023404" w:rsidTr="006138EB">
        <w:trPr>
          <w:del w:id="25081"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43813FB" w14:textId="4BE53A4A" w:rsidR="00421081" w:rsidRPr="00167CE0" w:rsidDel="00E5719A" w:rsidRDefault="00421081">
            <w:pPr>
              <w:widowControl w:val="0"/>
              <w:spacing w:before="120" w:after="120"/>
              <w:jc w:val="both"/>
              <w:rPr>
                <w:del w:id="25082" w:author="James Vu" w:date="2024-04-18T23:27:00Z"/>
                <w:sz w:val="28"/>
                <w:szCs w:val="28"/>
                <w:rPrChange w:id="25083" w:author="James Vu" w:date="2024-04-18T22:33:00Z">
                  <w:rPr>
                    <w:del w:id="25084" w:author="James Vu" w:date="2024-04-18T23:27:00Z"/>
                  </w:rPr>
                </w:rPrChange>
              </w:rPr>
              <w:pPrChange w:id="25085" w:author="James Vu" w:date="2024-04-18T22:33:00Z">
                <w:pPr>
                  <w:widowControl w:val="0"/>
                  <w:spacing w:before="120" w:after="120"/>
                  <w:jc w:val="center"/>
                </w:pPr>
              </w:pPrChange>
            </w:pPr>
            <w:del w:id="25086" w:author="James Vu" w:date="2024-04-18T23:27:00Z">
              <w:r w:rsidRPr="00167CE0" w:rsidDel="00E5719A">
                <w:rPr>
                  <w:sz w:val="28"/>
                  <w:szCs w:val="28"/>
                  <w:rPrChange w:id="25087" w:author="James Vu" w:date="2024-04-18T22:33:00Z">
                    <w:rPr/>
                  </w:rPrChange>
                </w:rPr>
                <w:delText>8</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76633183" w14:textId="17C61636" w:rsidR="00421081" w:rsidRPr="00167CE0" w:rsidDel="00E5719A" w:rsidRDefault="00421081">
            <w:pPr>
              <w:widowControl w:val="0"/>
              <w:spacing w:before="120" w:after="120"/>
              <w:jc w:val="both"/>
              <w:rPr>
                <w:del w:id="25088" w:author="James Vu" w:date="2024-04-18T23:27:00Z"/>
                <w:sz w:val="28"/>
                <w:szCs w:val="28"/>
                <w:rPrChange w:id="25089" w:author="James Vu" w:date="2024-04-18T22:33:00Z">
                  <w:rPr>
                    <w:del w:id="25090" w:author="James Vu" w:date="2024-04-18T23:27:00Z"/>
                  </w:rPr>
                </w:rPrChange>
              </w:rPr>
              <w:pPrChange w:id="25091" w:author="James Vu" w:date="2024-04-18T22:33:00Z">
                <w:pPr>
                  <w:widowControl w:val="0"/>
                  <w:spacing w:before="120" w:after="120"/>
                </w:pPr>
              </w:pPrChange>
            </w:pPr>
            <w:del w:id="25092" w:author="James Vu" w:date="2024-04-18T23:27:00Z">
              <w:r w:rsidRPr="00167CE0" w:rsidDel="00E5719A">
                <w:rPr>
                  <w:sz w:val="28"/>
                  <w:szCs w:val="28"/>
                  <w:rPrChange w:id="25093" w:author="James Vu" w:date="2024-04-18T22:33:00Z">
                    <w:rPr/>
                  </w:rPrChange>
                </w:rPr>
                <w:delText>Chi phí thẩm định dự án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566F6AAC" w14:textId="5CB8D60B" w:rsidR="00421081" w:rsidRPr="00167CE0" w:rsidDel="00E5719A" w:rsidRDefault="00421081">
            <w:pPr>
              <w:widowControl w:val="0"/>
              <w:spacing w:before="120" w:after="120"/>
              <w:jc w:val="both"/>
              <w:rPr>
                <w:del w:id="25094" w:author="James Vu" w:date="2024-04-18T23:27:00Z"/>
                <w:sz w:val="28"/>
                <w:szCs w:val="28"/>
                <w:rPrChange w:id="25095" w:author="James Vu" w:date="2024-04-18T22:33:00Z">
                  <w:rPr>
                    <w:del w:id="25096" w:author="James Vu" w:date="2024-04-18T23:27:00Z"/>
                  </w:rPr>
                </w:rPrChange>
              </w:rPr>
              <w:pPrChange w:id="25097" w:author="James Vu" w:date="2024-04-18T22:33:00Z">
                <w:pPr>
                  <w:widowControl w:val="0"/>
                  <w:spacing w:before="120" w:after="120"/>
                  <w:jc w:val="center"/>
                </w:pPr>
              </w:pPrChange>
            </w:pPr>
            <w:del w:id="25098" w:author="James Vu" w:date="2024-04-18T23:27:00Z">
              <w:r w:rsidRPr="00167CE0" w:rsidDel="00E5719A">
                <w:rPr>
                  <w:sz w:val="28"/>
                  <w:szCs w:val="28"/>
                  <w:rPrChange w:id="25099" w:author="James Vu" w:date="2024-04-18T22:33:00Z">
                    <w:rPr/>
                  </w:rPrChange>
                </w:rPr>
                <w:delText>0,0166% x Gtmđt</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0B5C1A89" w14:textId="4AB4079D" w:rsidR="00421081" w:rsidRPr="00167CE0" w:rsidDel="00E5719A" w:rsidRDefault="00421081">
            <w:pPr>
              <w:widowControl w:val="0"/>
              <w:spacing w:before="120" w:after="120"/>
              <w:jc w:val="both"/>
              <w:rPr>
                <w:del w:id="25100" w:author="James Vu" w:date="2024-04-18T23:27:00Z"/>
                <w:sz w:val="28"/>
                <w:szCs w:val="28"/>
                <w:rPrChange w:id="25101" w:author="James Vu" w:date="2024-04-18T22:33:00Z">
                  <w:rPr>
                    <w:del w:id="25102" w:author="James Vu" w:date="2024-04-18T23:27:00Z"/>
                  </w:rPr>
                </w:rPrChange>
              </w:rPr>
              <w:pPrChange w:id="25103" w:author="James Vu" w:date="2024-04-18T22:33:00Z">
                <w:pPr>
                  <w:widowControl w:val="0"/>
                  <w:spacing w:before="120" w:after="120"/>
                  <w:jc w:val="center"/>
                </w:pPr>
              </w:pPrChange>
            </w:pPr>
            <w:del w:id="25104" w:author="James Vu" w:date="2024-04-18T23:27:00Z">
              <w:r w:rsidRPr="00167CE0" w:rsidDel="00E5719A">
                <w:rPr>
                  <w:sz w:val="28"/>
                  <w:szCs w:val="28"/>
                  <w:rPrChange w:id="25105" w:author="James Vu" w:date="2024-04-18T22:33:00Z">
                    <w:rPr/>
                  </w:rPrChange>
                </w:rPr>
                <w:delText>G</w:delText>
              </w:r>
              <w:r w:rsidRPr="00167CE0" w:rsidDel="00E5719A">
                <w:rPr>
                  <w:sz w:val="28"/>
                  <w:szCs w:val="28"/>
                  <w:vertAlign w:val="subscript"/>
                  <w:rPrChange w:id="25106" w:author="James Vu" w:date="2024-04-18T22:33:00Z">
                    <w:rPr>
                      <w:vertAlign w:val="subscript"/>
                    </w:rPr>
                  </w:rPrChange>
                </w:rPr>
                <w:delText>TMĐT</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6772A946" w14:textId="294360DE" w:rsidR="00421081" w:rsidRPr="00167CE0" w:rsidDel="00E5719A" w:rsidRDefault="00421081">
            <w:pPr>
              <w:widowControl w:val="0"/>
              <w:spacing w:before="120" w:after="120"/>
              <w:jc w:val="both"/>
              <w:rPr>
                <w:del w:id="25107" w:author="James Vu" w:date="2024-04-18T23:27:00Z"/>
                <w:sz w:val="28"/>
                <w:szCs w:val="28"/>
                <w:rPrChange w:id="25108" w:author="James Vu" w:date="2024-04-18T22:33:00Z">
                  <w:rPr>
                    <w:del w:id="25109" w:author="James Vu" w:date="2024-04-18T23:27:00Z"/>
                  </w:rPr>
                </w:rPrChange>
              </w:rPr>
              <w:pPrChange w:id="25110" w:author="James Vu" w:date="2024-04-18T22:33:00Z">
                <w:pPr>
                  <w:widowControl w:val="0"/>
                  <w:spacing w:before="120" w:after="120"/>
                  <w:jc w:val="center"/>
                </w:pPr>
              </w:pPrChange>
            </w:pPr>
            <w:del w:id="25111" w:author="James Vu" w:date="2024-04-18T23:27:00Z">
              <w:r w:rsidRPr="00167CE0" w:rsidDel="00E5719A">
                <w:rPr>
                  <w:sz w:val="28"/>
                  <w:szCs w:val="28"/>
                  <w:rPrChange w:id="25112" w:author="James Vu" w:date="2024-04-18T22:33:00Z">
                    <w:rPr/>
                  </w:rPrChange>
                </w:rPr>
                <w:delText>30.000.000.000</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34D4C26A" w14:textId="152C6954" w:rsidR="00421081" w:rsidRPr="00167CE0" w:rsidDel="00E5719A" w:rsidRDefault="00421081">
            <w:pPr>
              <w:widowControl w:val="0"/>
              <w:spacing w:before="120" w:after="120"/>
              <w:jc w:val="both"/>
              <w:rPr>
                <w:del w:id="25113" w:author="James Vu" w:date="2024-04-18T23:27:00Z"/>
                <w:sz w:val="28"/>
                <w:szCs w:val="28"/>
                <w:rPrChange w:id="25114" w:author="James Vu" w:date="2024-04-18T22:33:00Z">
                  <w:rPr>
                    <w:del w:id="25115" w:author="James Vu" w:date="2024-04-18T23:27:00Z"/>
                  </w:rPr>
                </w:rPrChange>
              </w:rPr>
              <w:pPrChange w:id="25116" w:author="James Vu" w:date="2024-04-18T22:33:00Z">
                <w:pPr>
                  <w:widowControl w:val="0"/>
                  <w:spacing w:before="120" w:after="120"/>
                  <w:jc w:val="right"/>
                </w:pPr>
              </w:pPrChange>
            </w:pPr>
            <w:del w:id="25117" w:author="James Vu" w:date="2024-04-18T23:27:00Z">
              <w:r w:rsidRPr="00167CE0" w:rsidDel="00E5719A">
                <w:rPr>
                  <w:sz w:val="28"/>
                  <w:szCs w:val="28"/>
                  <w:rPrChange w:id="25118" w:author="James Vu" w:date="2024-04-18T22:33:00Z">
                    <w:rPr/>
                  </w:rPrChange>
                </w:rPr>
                <w:delText>4.980.000</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61332A22" w14:textId="7747F92A" w:rsidR="00421081" w:rsidRPr="00167CE0" w:rsidDel="00E5719A" w:rsidRDefault="00421081">
            <w:pPr>
              <w:widowControl w:val="0"/>
              <w:spacing w:before="120" w:after="120"/>
              <w:jc w:val="both"/>
              <w:rPr>
                <w:del w:id="25119" w:author="James Vu" w:date="2024-04-18T23:27:00Z"/>
                <w:sz w:val="28"/>
                <w:szCs w:val="28"/>
                <w:rPrChange w:id="25120" w:author="James Vu" w:date="2024-04-18T22:33:00Z">
                  <w:rPr>
                    <w:del w:id="25121" w:author="James Vu" w:date="2024-04-18T23:27:00Z"/>
                  </w:rPr>
                </w:rPrChange>
              </w:rPr>
              <w:pPrChange w:id="25122" w:author="James Vu" w:date="2024-04-18T22:33:00Z">
                <w:pPr>
                  <w:widowControl w:val="0"/>
                  <w:spacing w:before="120" w:after="120"/>
                  <w:jc w:val="right"/>
                </w:pPr>
              </w:pPrChange>
            </w:pPr>
            <w:del w:id="25123" w:author="James Vu" w:date="2024-04-18T23:27:00Z">
              <w:r w:rsidRPr="00167CE0" w:rsidDel="00E5719A">
                <w:rPr>
                  <w:sz w:val="28"/>
                  <w:szCs w:val="28"/>
                  <w:rPrChange w:id="25124" w:author="James Vu" w:date="2024-04-18T22:33:00Z">
                    <w:rPr/>
                  </w:rPrChange>
                </w:rPr>
                <w:delText>-</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2E43B17" w14:textId="5C4766E5" w:rsidR="00421081" w:rsidRPr="00167CE0" w:rsidDel="00E5719A" w:rsidRDefault="00421081">
            <w:pPr>
              <w:widowControl w:val="0"/>
              <w:spacing w:before="120" w:after="120"/>
              <w:jc w:val="both"/>
              <w:rPr>
                <w:del w:id="25125" w:author="James Vu" w:date="2024-04-18T23:27:00Z"/>
                <w:sz w:val="28"/>
                <w:szCs w:val="28"/>
                <w:rPrChange w:id="25126" w:author="James Vu" w:date="2024-04-18T22:33:00Z">
                  <w:rPr>
                    <w:del w:id="25127" w:author="James Vu" w:date="2024-04-18T23:27:00Z"/>
                  </w:rPr>
                </w:rPrChange>
              </w:rPr>
              <w:pPrChange w:id="25128" w:author="James Vu" w:date="2024-04-18T22:33:00Z">
                <w:pPr>
                  <w:widowControl w:val="0"/>
                  <w:spacing w:before="120" w:after="120"/>
                  <w:jc w:val="right"/>
                </w:pPr>
              </w:pPrChange>
            </w:pPr>
            <w:del w:id="25129" w:author="James Vu" w:date="2024-04-18T23:27:00Z">
              <w:r w:rsidRPr="00167CE0" w:rsidDel="00E5719A">
                <w:rPr>
                  <w:sz w:val="28"/>
                  <w:szCs w:val="28"/>
                  <w:rPrChange w:id="25130" w:author="James Vu" w:date="2024-04-18T22:33:00Z">
                    <w:rPr/>
                  </w:rPrChange>
                </w:rPr>
                <w:delText>4.980.000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08BB8194" w14:textId="3FBEDBC7" w:rsidR="00421081" w:rsidRPr="00167CE0" w:rsidDel="00E5719A" w:rsidRDefault="00421081">
            <w:pPr>
              <w:widowControl w:val="0"/>
              <w:spacing w:before="120" w:after="120"/>
              <w:jc w:val="both"/>
              <w:rPr>
                <w:del w:id="25131" w:author="James Vu" w:date="2024-04-18T23:27:00Z"/>
                <w:sz w:val="28"/>
                <w:szCs w:val="28"/>
                <w:rPrChange w:id="25132" w:author="James Vu" w:date="2024-04-18T22:33:00Z">
                  <w:rPr>
                    <w:del w:id="25133" w:author="James Vu" w:date="2024-04-18T23:27:00Z"/>
                  </w:rPr>
                </w:rPrChange>
              </w:rPr>
              <w:pPrChange w:id="25134" w:author="James Vu" w:date="2024-04-18T22:33:00Z">
                <w:pPr>
                  <w:widowControl w:val="0"/>
                  <w:spacing w:before="120" w:after="120"/>
                </w:pPr>
              </w:pPrChange>
            </w:pPr>
            <w:del w:id="25135" w:author="James Vu" w:date="2024-04-18T23:27:00Z">
              <w:r w:rsidRPr="00167CE0" w:rsidDel="00E5719A">
                <w:rPr>
                  <w:sz w:val="28"/>
                  <w:szCs w:val="28"/>
                  <w:rPrChange w:id="25136" w:author="James Vu" w:date="2024-04-18T22:33:00Z">
                    <w:rPr/>
                  </w:rPrChange>
                </w:rPr>
                <w:delText>Thông tư 28/2023/TT-BTC</w:delText>
              </w:r>
            </w:del>
          </w:p>
        </w:tc>
      </w:tr>
      <w:tr w:rsidR="002D5FBD" w:rsidRPr="00167CE0" w:rsidDel="00E5719A" w14:paraId="69CD76A8" w14:textId="6DDDDB11" w:rsidTr="000B12B0">
        <w:trPr>
          <w:del w:id="25137"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D387235" w14:textId="3179C8F5" w:rsidR="000B12B0" w:rsidRPr="00167CE0" w:rsidDel="00E5719A" w:rsidRDefault="000B12B0">
            <w:pPr>
              <w:widowControl w:val="0"/>
              <w:spacing w:before="120" w:after="120"/>
              <w:jc w:val="both"/>
              <w:rPr>
                <w:del w:id="25138" w:author="James Vu" w:date="2024-04-18T23:27:00Z"/>
                <w:b/>
                <w:bCs/>
                <w:sz w:val="28"/>
                <w:szCs w:val="28"/>
                <w:rPrChange w:id="25139" w:author="James Vu" w:date="2024-04-18T22:33:00Z">
                  <w:rPr>
                    <w:del w:id="25140" w:author="James Vu" w:date="2024-04-18T23:27:00Z"/>
                    <w:b/>
                    <w:bCs/>
                  </w:rPr>
                </w:rPrChange>
              </w:rPr>
              <w:pPrChange w:id="25141" w:author="James Vu" w:date="2024-04-18T22:33:00Z">
                <w:pPr>
                  <w:widowControl w:val="0"/>
                  <w:spacing w:before="120" w:after="120"/>
                  <w:jc w:val="center"/>
                </w:pPr>
              </w:pPrChange>
            </w:pPr>
            <w:del w:id="25142" w:author="James Vu" w:date="2024-04-18T23:27:00Z">
              <w:r w:rsidRPr="00167CE0" w:rsidDel="00E5719A">
                <w:rPr>
                  <w:b/>
                  <w:bCs/>
                  <w:sz w:val="28"/>
                  <w:szCs w:val="28"/>
                  <w:rPrChange w:id="25143" w:author="James Vu" w:date="2024-04-18T22:33:00Z">
                    <w:rPr>
                      <w:b/>
                      <w:bCs/>
                    </w:rPr>
                  </w:rPrChange>
                </w:rPr>
                <w:delText>F</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698223F8" w14:textId="4F815767" w:rsidR="000B12B0" w:rsidRPr="00167CE0" w:rsidDel="00E5719A" w:rsidRDefault="000B12B0">
            <w:pPr>
              <w:widowControl w:val="0"/>
              <w:spacing w:before="120" w:after="120"/>
              <w:jc w:val="both"/>
              <w:rPr>
                <w:del w:id="25144" w:author="James Vu" w:date="2024-04-18T23:27:00Z"/>
                <w:b/>
                <w:bCs/>
                <w:sz w:val="28"/>
                <w:szCs w:val="28"/>
                <w:rPrChange w:id="25145" w:author="James Vu" w:date="2024-04-18T22:33:00Z">
                  <w:rPr>
                    <w:del w:id="25146" w:author="James Vu" w:date="2024-04-18T23:27:00Z"/>
                    <w:b/>
                    <w:bCs/>
                  </w:rPr>
                </w:rPrChange>
              </w:rPr>
              <w:pPrChange w:id="25147" w:author="James Vu" w:date="2024-04-18T22:33:00Z">
                <w:pPr>
                  <w:widowControl w:val="0"/>
                  <w:spacing w:before="120" w:after="120"/>
                </w:pPr>
              </w:pPrChange>
            </w:pPr>
            <w:del w:id="25148" w:author="James Vu" w:date="2024-04-18T23:27:00Z">
              <w:r w:rsidRPr="00167CE0" w:rsidDel="00E5719A">
                <w:rPr>
                  <w:b/>
                  <w:bCs/>
                  <w:sz w:val="28"/>
                  <w:szCs w:val="28"/>
                  <w:rPrChange w:id="25149" w:author="James Vu" w:date="2024-04-18T22:33:00Z">
                    <w:rPr>
                      <w:b/>
                      <w:bCs/>
                    </w:rPr>
                  </w:rPrChange>
                </w:rPr>
                <w:delText xml:space="preserve"> Chi phí dự phòng</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40AAD8F1" w14:textId="780D1FE4" w:rsidR="000B12B0" w:rsidRPr="00167CE0" w:rsidDel="00E5719A" w:rsidRDefault="000B12B0">
            <w:pPr>
              <w:widowControl w:val="0"/>
              <w:spacing w:before="120" w:after="120"/>
              <w:jc w:val="both"/>
              <w:rPr>
                <w:del w:id="25150" w:author="James Vu" w:date="2024-04-18T23:27:00Z"/>
                <w:b/>
                <w:bCs/>
                <w:sz w:val="28"/>
                <w:szCs w:val="28"/>
                <w:rPrChange w:id="25151" w:author="James Vu" w:date="2024-04-18T22:33:00Z">
                  <w:rPr>
                    <w:del w:id="25152" w:author="James Vu" w:date="2024-04-18T23:27:00Z"/>
                    <w:b/>
                    <w:bCs/>
                  </w:rPr>
                </w:rPrChange>
              </w:rPr>
              <w:pPrChange w:id="25153" w:author="James Vu" w:date="2024-04-18T22:33:00Z">
                <w:pPr>
                  <w:widowControl w:val="0"/>
                  <w:spacing w:before="120" w:after="120"/>
                  <w:jc w:val="center"/>
                </w:pPr>
              </w:pPrChange>
            </w:pPr>
            <w:del w:id="25154" w:author="James Vu" w:date="2024-04-18T23:27:00Z">
              <w:r w:rsidRPr="00167CE0" w:rsidDel="00E5719A">
                <w:rPr>
                  <w:b/>
                  <w:bCs/>
                  <w:sz w:val="28"/>
                  <w:szCs w:val="28"/>
                  <w:rPrChange w:id="25155" w:author="James Vu" w:date="2024-04-18T22:33:00Z">
                    <w:rPr>
                      <w:b/>
                      <w:bCs/>
                    </w:rPr>
                  </w:rPrChange>
                </w:rPr>
                <w:delText>2,082%</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755170A9" w14:textId="35362854" w:rsidR="000B12B0" w:rsidRPr="00167CE0" w:rsidDel="00E5719A" w:rsidRDefault="000B12B0">
            <w:pPr>
              <w:widowControl w:val="0"/>
              <w:spacing w:before="120" w:after="120"/>
              <w:jc w:val="both"/>
              <w:rPr>
                <w:del w:id="25156" w:author="James Vu" w:date="2024-04-18T23:27:00Z"/>
                <w:b/>
                <w:bCs/>
                <w:sz w:val="28"/>
                <w:szCs w:val="28"/>
                <w:rPrChange w:id="25157" w:author="James Vu" w:date="2024-04-18T22:33:00Z">
                  <w:rPr>
                    <w:del w:id="25158" w:author="James Vu" w:date="2024-04-18T23:27:00Z"/>
                    <w:b/>
                    <w:bCs/>
                  </w:rPr>
                </w:rPrChange>
              </w:rPr>
              <w:pPrChange w:id="25159" w:author="James Vu" w:date="2024-04-18T22:33:00Z">
                <w:pPr>
                  <w:widowControl w:val="0"/>
                  <w:spacing w:before="120" w:after="120"/>
                  <w:jc w:val="center"/>
                </w:pPr>
              </w:pPrChange>
            </w:pPr>
            <w:del w:id="25160" w:author="James Vu" w:date="2024-04-18T23:27:00Z">
              <w:r w:rsidRPr="00167CE0" w:rsidDel="00E5719A">
                <w:rPr>
                  <w:b/>
                  <w:bCs/>
                  <w:sz w:val="28"/>
                  <w:szCs w:val="28"/>
                  <w:rPrChange w:id="25161" w:author="James Vu" w:date="2024-04-18T22:33:00Z">
                    <w:rPr>
                      <w:b/>
                      <w:bCs/>
                    </w:rPr>
                  </w:rPrChange>
                </w:rPr>
                <w:delText>= G</w:delText>
              </w:r>
              <w:r w:rsidRPr="00167CE0" w:rsidDel="00E5719A">
                <w:rPr>
                  <w:b/>
                  <w:bCs/>
                  <w:sz w:val="28"/>
                  <w:szCs w:val="28"/>
                  <w:vertAlign w:val="subscript"/>
                  <w:rPrChange w:id="25162" w:author="James Vu" w:date="2024-04-18T22:33:00Z">
                    <w:rPr>
                      <w:b/>
                      <w:bCs/>
                      <w:vertAlign w:val="subscript"/>
                    </w:rPr>
                  </w:rPrChange>
                </w:rPr>
                <w:delText>TMĐT</w:delText>
              </w:r>
              <w:r w:rsidRPr="00167CE0" w:rsidDel="00E5719A">
                <w:rPr>
                  <w:b/>
                  <w:bCs/>
                  <w:sz w:val="28"/>
                  <w:szCs w:val="28"/>
                  <w:rPrChange w:id="25163" w:author="James Vu" w:date="2024-04-18T22:33:00Z">
                    <w:rPr>
                      <w:b/>
                      <w:bCs/>
                    </w:rPr>
                  </w:rPrChange>
                </w:rPr>
                <w:delText xml:space="preserve"> x K</w:delText>
              </w:r>
              <w:r w:rsidRPr="00167CE0" w:rsidDel="00E5719A">
                <w:rPr>
                  <w:b/>
                  <w:bCs/>
                  <w:sz w:val="28"/>
                  <w:szCs w:val="28"/>
                  <w:vertAlign w:val="subscript"/>
                  <w:rPrChange w:id="25164" w:author="James Vu" w:date="2024-04-18T22:33:00Z">
                    <w:rPr>
                      <w:b/>
                      <w:bCs/>
                      <w:vertAlign w:val="subscript"/>
                    </w:rPr>
                  </w:rPrChange>
                </w:rPr>
                <w:delText>PS</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505BFECD" w14:textId="5361DF9C" w:rsidR="000B12B0" w:rsidRPr="00167CE0" w:rsidDel="00E5719A" w:rsidRDefault="000B12B0">
            <w:pPr>
              <w:widowControl w:val="0"/>
              <w:spacing w:before="120" w:after="120"/>
              <w:jc w:val="both"/>
              <w:rPr>
                <w:del w:id="25165" w:author="James Vu" w:date="2024-04-18T23:27:00Z"/>
                <w:b/>
                <w:bCs/>
                <w:sz w:val="28"/>
                <w:szCs w:val="28"/>
                <w:rPrChange w:id="25166" w:author="James Vu" w:date="2024-04-18T22:33:00Z">
                  <w:rPr>
                    <w:del w:id="25167" w:author="James Vu" w:date="2024-04-18T23:27:00Z"/>
                    <w:b/>
                    <w:bCs/>
                  </w:rPr>
                </w:rPrChange>
              </w:rPr>
              <w:pPrChange w:id="25168" w:author="James Vu" w:date="2024-04-18T22:33:00Z">
                <w:pPr>
                  <w:widowControl w:val="0"/>
                  <w:spacing w:before="120" w:after="120"/>
                  <w:jc w:val="center"/>
                </w:pPr>
              </w:pPrChange>
            </w:pPr>
            <w:del w:id="25169" w:author="James Vu" w:date="2024-04-18T23:27:00Z">
              <w:r w:rsidRPr="00167CE0" w:rsidDel="00E5719A">
                <w:rPr>
                  <w:b/>
                  <w:bCs/>
                  <w:sz w:val="28"/>
                  <w:szCs w:val="28"/>
                  <w:rPrChange w:id="25170" w:author="James Vu" w:date="2024-04-18T22:33:00Z">
                    <w:rPr>
                      <w:b/>
                      <w:bCs/>
                    </w:rPr>
                  </w:rPrChange>
                </w:rPr>
                <w:delText>30.000.000.000</w:delText>
              </w:r>
            </w:del>
          </w:p>
        </w:tc>
        <w:tc>
          <w:tcPr>
            <w:tcW w:w="567" w:type="pct"/>
            <w:tcBorders>
              <w:top w:val="nil"/>
              <w:left w:val="nil"/>
              <w:bottom w:val="single" w:sz="4" w:space="0" w:color="auto"/>
              <w:right w:val="single" w:sz="4" w:space="0" w:color="auto"/>
            </w:tcBorders>
            <w:shd w:val="clear" w:color="auto" w:fill="FFFFFF" w:themeFill="background1"/>
            <w:vAlign w:val="center"/>
            <w:hideMark/>
          </w:tcPr>
          <w:p w14:paraId="744ADE9A" w14:textId="763D6FC5" w:rsidR="000B12B0" w:rsidRPr="00167CE0" w:rsidDel="00E5719A" w:rsidRDefault="000B12B0">
            <w:pPr>
              <w:widowControl w:val="0"/>
              <w:spacing w:before="120" w:after="120"/>
              <w:jc w:val="both"/>
              <w:rPr>
                <w:del w:id="25171" w:author="James Vu" w:date="2024-04-18T23:27:00Z"/>
                <w:b/>
                <w:bCs/>
                <w:sz w:val="28"/>
                <w:szCs w:val="28"/>
                <w:rPrChange w:id="25172" w:author="James Vu" w:date="2024-04-18T22:33:00Z">
                  <w:rPr>
                    <w:del w:id="25173" w:author="James Vu" w:date="2024-04-18T23:27:00Z"/>
                    <w:b/>
                    <w:bCs/>
                  </w:rPr>
                </w:rPrChange>
              </w:rPr>
              <w:pPrChange w:id="25174" w:author="James Vu" w:date="2024-04-18T22:33:00Z">
                <w:pPr>
                  <w:widowControl w:val="0"/>
                  <w:spacing w:before="120" w:after="120"/>
                  <w:jc w:val="right"/>
                </w:pPr>
              </w:pPrChange>
            </w:pPr>
            <w:del w:id="25175" w:author="James Vu" w:date="2024-04-18T23:27:00Z">
              <w:r w:rsidRPr="00167CE0" w:rsidDel="00E5719A">
                <w:rPr>
                  <w:b/>
                  <w:bCs/>
                  <w:sz w:val="28"/>
                  <w:szCs w:val="28"/>
                  <w:rPrChange w:id="25176" w:author="James Vu" w:date="2024-04-18T22:33:00Z">
                    <w:rPr>
                      <w:b/>
                      <w:bCs/>
                    </w:rPr>
                  </w:rPrChange>
                </w:rPr>
                <w:delText>624.722.589</w:delText>
              </w:r>
            </w:del>
          </w:p>
        </w:tc>
        <w:tc>
          <w:tcPr>
            <w:tcW w:w="468" w:type="pct"/>
            <w:tcBorders>
              <w:top w:val="nil"/>
              <w:left w:val="nil"/>
              <w:bottom w:val="single" w:sz="4" w:space="0" w:color="auto"/>
              <w:right w:val="single" w:sz="4" w:space="0" w:color="auto"/>
            </w:tcBorders>
            <w:shd w:val="clear" w:color="auto" w:fill="FFFFFF" w:themeFill="background1"/>
            <w:vAlign w:val="center"/>
            <w:hideMark/>
          </w:tcPr>
          <w:p w14:paraId="774ABBDE" w14:textId="2DF5DA1E" w:rsidR="000B12B0" w:rsidRPr="00167CE0" w:rsidDel="00E5719A" w:rsidRDefault="000B12B0">
            <w:pPr>
              <w:widowControl w:val="0"/>
              <w:spacing w:before="120" w:after="120"/>
              <w:jc w:val="both"/>
              <w:rPr>
                <w:del w:id="25177" w:author="James Vu" w:date="2024-04-18T23:27:00Z"/>
                <w:b/>
                <w:bCs/>
                <w:sz w:val="28"/>
                <w:szCs w:val="28"/>
                <w:rPrChange w:id="25178" w:author="James Vu" w:date="2024-04-18T22:33:00Z">
                  <w:rPr>
                    <w:del w:id="25179" w:author="James Vu" w:date="2024-04-18T23:27:00Z"/>
                    <w:b/>
                    <w:bCs/>
                  </w:rPr>
                </w:rPrChange>
              </w:rPr>
              <w:pPrChange w:id="25180" w:author="James Vu" w:date="2024-04-18T22:33:00Z">
                <w:pPr>
                  <w:widowControl w:val="0"/>
                  <w:spacing w:before="120" w:after="120"/>
                  <w:jc w:val="right"/>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091632A8" w14:textId="41D68274" w:rsidR="000B12B0" w:rsidRPr="00167CE0" w:rsidDel="00E5719A" w:rsidRDefault="000B12B0">
            <w:pPr>
              <w:widowControl w:val="0"/>
              <w:spacing w:before="120" w:after="120"/>
              <w:jc w:val="both"/>
              <w:rPr>
                <w:del w:id="25181" w:author="James Vu" w:date="2024-04-18T23:27:00Z"/>
                <w:b/>
                <w:bCs/>
                <w:sz w:val="28"/>
                <w:szCs w:val="28"/>
                <w:rPrChange w:id="25182" w:author="James Vu" w:date="2024-04-18T22:33:00Z">
                  <w:rPr>
                    <w:del w:id="25183" w:author="James Vu" w:date="2024-04-18T23:27:00Z"/>
                    <w:b/>
                    <w:bCs/>
                  </w:rPr>
                </w:rPrChange>
              </w:rPr>
              <w:pPrChange w:id="25184" w:author="James Vu" w:date="2024-04-18T22:33:00Z">
                <w:pPr>
                  <w:widowControl w:val="0"/>
                  <w:spacing w:before="120" w:after="120"/>
                  <w:jc w:val="right"/>
                </w:pPr>
              </w:pPrChange>
            </w:pPr>
            <w:del w:id="25185" w:author="James Vu" w:date="2024-04-18T23:27:00Z">
              <w:r w:rsidRPr="00167CE0" w:rsidDel="00E5719A">
                <w:rPr>
                  <w:b/>
                  <w:bCs/>
                  <w:sz w:val="28"/>
                  <w:szCs w:val="28"/>
                  <w:rPrChange w:id="25186" w:author="James Vu" w:date="2024-04-18T22:33:00Z">
                    <w:rPr>
                      <w:b/>
                      <w:bCs/>
                    </w:rPr>
                  </w:rPrChange>
                </w:rPr>
                <w:delText>624.722.589</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33A20603" w14:textId="7DFCFF5F" w:rsidR="000B12B0" w:rsidRPr="00167CE0" w:rsidDel="00E5719A" w:rsidRDefault="000B12B0">
            <w:pPr>
              <w:widowControl w:val="0"/>
              <w:spacing w:before="120" w:after="120"/>
              <w:jc w:val="both"/>
              <w:rPr>
                <w:del w:id="25187" w:author="James Vu" w:date="2024-04-18T23:27:00Z"/>
                <w:b/>
                <w:bCs/>
                <w:sz w:val="28"/>
                <w:szCs w:val="28"/>
                <w:rPrChange w:id="25188" w:author="James Vu" w:date="2024-04-18T22:33:00Z">
                  <w:rPr>
                    <w:del w:id="25189" w:author="James Vu" w:date="2024-04-18T23:27:00Z"/>
                    <w:b/>
                    <w:bCs/>
                  </w:rPr>
                </w:rPrChange>
              </w:rPr>
              <w:pPrChange w:id="25190" w:author="James Vu" w:date="2024-04-18T22:33:00Z">
                <w:pPr>
                  <w:widowControl w:val="0"/>
                  <w:spacing w:before="120" w:after="120"/>
                </w:pPr>
              </w:pPrChange>
            </w:pPr>
            <w:del w:id="25191" w:author="James Vu" w:date="2024-04-18T23:27:00Z">
              <w:r w:rsidRPr="00167CE0" w:rsidDel="00E5719A">
                <w:rPr>
                  <w:b/>
                  <w:bCs/>
                  <w:sz w:val="28"/>
                  <w:szCs w:val="28"/>
                  <w:rPrChange w:id="25192" w:author="James Vu" w:date="2024-04-18T22:33:00Z">
                    <w:rPr>
                      <w:b/>
                      <w:bCs/>
                    </w:rPr>
                  </w:rPrChange>
                </w:rPr>
                <w:delText>Không vượt quá 10% TMĐT theo mục 1.4 phụ lục 01 Thông tư 04/2020/TT-BTTTT ngày 24/02/2020</w:delText>
              </w:r>
            </w:del>
          </w:p>
        </w:tc>
      </w:tr>
      <w:tr w:rsidR="002D5FBD" w:rsidRPr="00167CE0" w:rsidDel="00E5719A" w14:paraId="2F485B79" w14:textId="60ED421E" w:rsidTr="002D5FBD">
        <w:trPr>
          <w:del w:id="25193" w:author="James Vu" w:date="2024-04-18T23:27:00Z"/>
        </w:trPr>
        <w:tc>
          <w:tcPr>
            <w:tcW w:w="22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A4DF582" w14:textId="2EB18949" w:rsidR="002D5FBD" w:rsidRPr="00167CE0" w:rsidDel="00E5719A" w:rsidRDefault="002D5FBD">
            <w:pPr>
              <w:widowControl w:val="0"/>
              <w:spacing w:before="120" w:after="120"/>
              <w:jc w:val="both"/>
              <w:rPr>
                <w:del w:id="25194" w:author="James Vu" w:date="2024-04-18T23:27:00Z"/>
                <w:b/>
                <w:bCs/>
                <w:sz w:val="28"/>
                <w:szCs w:val="28"/>
                <w:rPrChange w:id="25195" w:author="James Vu" w:date="2024-04-18T22:33:00Z">
                  <w:rPr>
                    <w:del w:id="25196" w:author="James Vu" w:date="2024-04-18T23:27:00Z"/>
                    <w:b/>
                    <w:bCs/>
                  </w:rPr>
                </w:rPrChange>
              </w:rPr>
              <w:pPrChange w:id="25197" w:author="James Vu" w:date="2024-04-18T22:33:00Z">
                <w:pPr>
                  <w:widowControl w:val="0"/>
                  <w:spacing w:before="120" w:after="120"/>
                  <w:jc w:val="center"/>
                </w:pPr>
              </w:pPrChange>
            </w:pPr>
            <w:del w:id="25198" w:author="James Vu" w:date="2024-04-18T23:27:00Z">
              <w:r w:rsidRPr="00167CE0" w:rsidDel="00E5719A">
                <w:rPr>
                  <w:b/>
                  <w:bCs/>
                  <w:sz w:val="28"/>
                  <w:szCs w:val="28"/>
                  <w:rPrChange w:id="25199" w:author="James Vu" w:date="2024-04-18T22:33:00Z">
                    <w:rPr>
                      <w:b/>
                      <w:bCs/>
                    </w:rPr>
                  </w:rPrChange>
                </w:rPr>
                <w:delText> </w:delText>
              </w:r>
            </w:del>
          </w:p>
        </w:tc>
        <w:tc>
          <w:tcPr>
            <w:tcW w:w="1108" w:type="pct"/>
            <w:tcBorders>
              <w:top w:val="nil"/>
              <w:left w:val="nil"/>
              <w:bottom w:val="single" w:sz="4" w:space="0" w:color="auto"/>
              <w:right w:val="single" w:sz="4" w:space="0" w:color="auto"/>
            </w:tcBorders>
            <w:shd w:val="clear" w:color="auto" w:fill="FFFFFF" w:themeFill="background1"/>
            <w:vAlign w:val="center"/>
            <w:hideMark/>
          </w:tcPr>
          <w:p w14:paraId="6BD033F9" w14:textId="687C052F" w:rsidR="002D5FBD" w:rsidRPr="00167CE0" w:rsidDel="00E5719A" w:rsidRDefault="002D5FBD">
            <w:pPr>
              <w:widowControl w:val="0"/>
              <w:spacing w:before="120" w:after="120"/>
              <w:jc w:val="both"/>
              <w:rPr>
                <w:del w:id="25200" w:author="James Vu" w:date="2024-04-18T23:27:00Z"/>
                <w:b/>
                <w:bCs/>
                <w:sz w:val="28"/>
                <w:szCs w:val="28"/>
                <w:rPrChange w:id="25201" w:author="James Vu" w:date="2024-04-18T22:33:00Z">
                  <w:rPr>
                    <w:del w:id="25202" w:author="James Vu" w:date="2024-04-18T23:27:00Z"/>
                    <w:b/>
                    <w:bCs/>
                  </w:rPr>
                </w:rPrChange>
              </w:rPr>
              <w:pPrChange w:id="25203" w:author="James Vu" w:date="2024-04-18T22:33:00Z">
                <w:pPr>
                  <w:widowControl w:val="0"/>
                  <w:spacing w:before="120" w:after="120"/>
                </w:pPr>
              </w:pPrChange>
            </w:pPr>
            <w:del w:id="25204" w:author="James Vu" w:date="2024-04-18T23:27:00Z">
              <w:r w:rsidRPr="00167CE0" w:rsidDel="00E5719A">
                <w:rPr>
                  <w:b/>
                  <w:bCs/>
                  <w:sz w:val="28"/>
                  <w:szCs w:val="28"/>
                  <w:rPrChange w:id="25205" w:author="James Vu" w:date="2024-04-18T22:33:00Z">
                    <w:rPr>
                      <w:b/>
                      <w:bCs/>
                    </w:rPr>
                  </w:rPrChange>
                </w:rPr>
                <w:delText>TỔNG DỰ TOÁN</w:delText>
              </w:r>
            </w:del>
          </w:p>
        </w:tc>
        <w:tc>
          <w:tcPr>
            <w:tcW w:w="438" w:type="pct"/>
            <w:tcBorders>
              <w:top w:val="nil"/>
              <w:left w:val="nil"/>
              <w:bottom w:val="single" w:sz="4" w:space="0" w:color="auto"/>
              <w:right w:val="single" w:sz="4" w:space="0" w:color="auto"/>
            </w:tcBorders>
            <w:shd w:val="clear" w:color="auto" w:fill="FFFFFF" w:themeFill="background1"/>
            <w:vAlign w:val="center"/>
            <w:hideMark/>
          </w:tcPr>
          <w:p w14:paraId="2D66B6B1" w14:textId="1BFCF99E" w:rsidR="002D5FBD" w:rsidRPr="00167CE0" w:rsidDel="00E5719A" w:rsidRDefault="002D5FBD">
            <w:pPr>
              <w:widowControl w:val="0"/>
              <w:spacing w:before="120" w:after="120"/>
              <w:jc w:val="both"/>
              <w:rPr>
                <w:del w:id="25206" w:author="James Vu" w:date="2024-04-18T23:27:00Z"/>
                <w:b/>
                <w:bCs/>
                <w:sz w:val="28"/>
                <w:szCs w:val="28"/>
                <w:rPrChange w:id="25207" w:author="James Vu" w:date="2024-04-18T22:33:00Z">
                  <w:rPr>
                    <w:del w:id="25208" w:author="James Vu" w:date="2024-04-18T23:27:00Z"/>
                    <w:b/>
                    <w:bCs/>
                  </w:rPr>
                </w:rPrChange>
              </w:rPr>
              <w:pPrChange w:id="25209" w:author="James Vu" w:date="2024-04-18T22:33:00Z">
                <w:pPr>
                  <w:widowControl w:val="0"/>
                  <w:spacing w:before="120" w:after="120"/>
                  <w:jc w:val="center"/>
                </w:pPr>
              </w:pPrChange>
            </w:pPr>
            <w:del w:id="25210" w:author="James Vu" w:date="2024-04-18T23:27:00Z">
              <w:r w:rsidRPr="00167CE0" w:rsidDel="00E5719A">
                <w:rPr>
                  <w:b/>
                  <w:bCs/>
                  <w:sz w:val="28"/>
                  <w:szCs w:val="28"/>
                  <w:rPrChange w:id="25211" w:author="James Vu" w:date="2024-04-18T22:33:00Z">
                    <w:rPr>
                      <w:b/>
                      <w:bCs/>
                    </w:rPr>
                  </w:rPrChange>
                </w:rPr>
                <w:delText>G</w:delText>
              </w:r>
              <w:r w:rsidRPr="00167CE0" w:rsidDel="00E5719A">
                <w:rPr>
                  <w:b/>
                  <w:bCs/>
                  <w:color w:val="000000"/>
                  <w:sz w:val="28"/>
                  <w:szCs w:val="28"/>
                  <w:vertAlign w:val="subscript"/>
                  <w:rPrChange w:id="25212" w:author="James Vu" w:date="2024-04-18T22:33:00Z">
                    <w:rPr>
                      <w:b/>
                      <w:bCs/>
                      <w:color w:val="000000"/>
                      <w:vertAlign w:val="subscript"/>
                    </w:rPr>
                  </w:rPrChange>
                </w:rPr>
                <w:delText>ƯDCNTT</w:delText>
              </w:r>
            </w:del>
          </w:p>
        </w:tc>
        <w:tc>
          <w:tcPr>
            <w:tcW w:w="292" w:type="pct"/>
            <w:tcBorders>
              <w:top w:val="nil"/>
              <w:left w:val="nil"/>
              <w:bottom w:val="single" w:sz="4" w:space="0" w:color="auto"/>
              <w:right w:val="single" w:sz="4" w:space="0" w:color="auto"/>
            </w:tcBorders>
            <w:shd w:val="clear" w:color="auto" w:fill="FFFFFF" w:themeFill="background1"/>
            <w:vAlign w:val="center"/>
            <w:hideMark/>
          </w:tcPr>
          <w:p w14:paraId="587B790B" w14:textId="5300E708" w:rsidR="002D5FBD" w:rsidRPr="00167CE0" w:rsidDel="00E5719A" w:rsidRDefault="002D5FBD">
            <w:pPr>
              <w:widowControl w:val="0"/>
              <w:spacing w:before="120" w:after="120"/>
              <w:jc w:val="both"/>
              <w:rPr>
                <w:del w:id="25213" w:author="James Vu" w:date="2024-04-18T23:27:00Z"/>
                <w:b/>
                <w:bCs/>
                <w:sz w:val="28"/>
                <w:szCs w:val="28"/>
                <w:rPrChange w:id="25214" w:author="James Vu" w:date="2024-04-18T22:33:00Z">
                  <w:rPr>
                    <w:del w:id="25215" w:author="James Vu" w:date="2024-04-18T23:27:00Z"/>
                    <w:b/>
                    <w:bCs/>
                  </w:rPr>
                </w:rPrChange>
              </w:rPr>
              <w:pPrChange w:id="25216"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vAlign w:val="center"/>
            <w:hideMark/>
          </w:tcPr>
          <w:p w14:paraId="13DF858C" w14:textId="64AC066E" w:rsidR="002D5FBD" w:rsidRPr="00167CE0" w:rsidDel="00E5719A" w:rsidRDefault="002D5FBD">
            <w:pPr>
              <w:widowControl w:val="0"/>
              <w:spacing w:before="120" w:after="120"/>
              <w:jc w:val="both"/>
              <w:rPr>
                <w:del w:id="25217" w:author="James Vu" w:date="2024-04-18T23:27:00Z"/>
                <w:b/>
                <w:bCs/>
                <w:sz w:val="28"/>
                <w:szCs w:val="28"/>
                <w:rPrChange w:id="25218" w:author="James Vu" w:date="2024-04-18T22:33:00Z">
                  <w:rPr>
                    <w:del w:id="25219" w:author="James Vu" w:date="2024-04-18T23:27:00Z"/>
                    <w:b/>
                    <w:bCs/>
                  </w:rPr>
                </w:rPrChange>
              </w:rPr>
              <w:pPrChange w:id="25220" w:author="James Vu" w:date="2024-04-18T22:33:00Z">
                <w:pPr>
                  <w:widowControl w:val="0"/>
                  <w:spacing w:before="120" w:after="120"/>
                  <w:jc w:val="center"/>
                </w:pPr>
              </w:pPrChange>
            </w:pPr>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1130A94" w14:textId="572C2768" w:rsidR="002D5FBD" w:rsidRPr="00167CE0" w:rsidDel="00E5719A" w:rsidRDefault="002D5FBD">
            <w:pPr>
              <w:widowControl w:val="0"/>
              <w:spacing w:before="120" w:after="120"/>
              <w:jc w:val="both"/>
              <w:rPr>
                <w:del w:id="25221" w:author="James Vu" w:date="2024-04-18T23:27:00Z"/>
                <w:b/>
                <w:bCs/>
                <w:sz w:val="28"/>
                <w:szCs w:val="28"/>
                <w:rPrChange w:id="25222" w:author="James Vu" w:date="2024-04-18T22:33:00Z">
                  <w:rPr>
                    <w:del w:id="25223" w:author="James Vu" w:date="2024-04-18T23:27:00Z"/>
                    <w:b/>
                    <w:bCs/>
                  </w:rPr>
                </w:rPrChange>
              </w:rPr>
              <w:pPrChange w:id="25224" w:author="James Vu" w:date="2024-04-18T22:33:00Z">
                <w:pPr>
                  <w:widowControl w:val="0"/>
                  <w:spacing w:before="120" w:after="120"/>
                  <w:jc w:val="right"/>
                </w:pPr>
              </w:pPrChange>
            </w:pPr>
            <w:del w:id="25225" w:author="James Vu" w:date="2024-04-18T23:27:00Z">
              <w:r w:rsidRPr="00167CE0" w:rsidDel="00E5719A">
                <w:rPr>
                  <w:b/>
                  <w:bCs/>
                  <w:sz w:val="28"/>
                  <w:szCs w:val="28"/>
                  <w:rPrChange w:id="25226" w:author="James Vu" w:date="2024-04-18T22:33:00Z">
                    <w:rPr>
                      <w:b/>
                      <w:bCs/>
                    </w:rPr>
                  </w:rPrChange>
                </w:rPr>
                <w:delText>29.059.342.975</w:delText>
              </w:r>
            </w:del>
          </w:p>
        </w:tc>
        <w:tc>
          <w:tcPr>
            <w:tcW w:w="468" w:type="pct"/>
            <w:tcBorders>
              <w:top w:val="nil"/>
              <w:left w:val="nil"/>
              <w:bottom w:val="single" w:sz="4" w:space="0" w:color="auto"/>
              <w:right w:val="single" w:sz="4" w:space="0" w:color="auto"/>
            </w:tcBorders>
            <w:shd w:val="clear" w:color="auto" w:fill="FFFFFF" w:themeFill="background1"/>
            <w:noWrap/>
            <w:vAlign w:val="center"/>
            <w:hideMark/>
          </w:tcPr>
          <w:p w14:paraId="52898484" w14:textId="53EC4EF4" w:rsidR="002D5FBD" w:rsidRPr="00167CE0" w:rsidDel="00E5719A" w:rsidRDefault="002D5FBD">
            <w:pPr>
              <w:widowControl w:val="0"/>
              <w:spacing w:before="120" w:after="120"/>
              <w:jc w:val="both"/>
              <w:rPr>
                <w:del w:id="25227" w:author="James Vu" w:date="2024-04-18T23:27:00Z"/>
                <w:b/>
                <w:bCs/>
                <w:sz w:val="28"/>
                <w:szCs w:val="28"/>
                <w:rPrChange w:id="25228" w:author="James Vu" w:date="2024-04-18T22:33:00Z">
                  <w:rPr>
                    <w:del w:id="25229" w:author="James Vu" w:date="2024-04-18T23:27:00Z"/>
                    <w:b/>
                    <w:bCs/>
                  </w:rPr>
                </w:rPrChange>
              </w:rPr>
              <w:pPrChange w:id="25230" w:author="James Vu" w:date="2024-04-18T22:33:00Z">
                <w:pPr>
                  <w:widowControl w:val="0"/>
                  <w:spacing w:before="120" w:after="120"/>
                  <w:jc w:val="right"/>
                </w:pPr>
              </w:pPrChange>
            </w:pPr>
            <w:del w:id="25231" w:author="James Vu" w:date="2024-04-18T23:27:00Z">
              <w:r w:rsidRPr="00167CE0" w:rsidDel="00E5719A">
                <w:rPr>
                  <w:b/>
                  <w:bCs/>
                  <w:sz w:val="28"/>
                  <w:szCs w:val="28"/>
                  <w:rPrChange w:id="25232" w:author="James Vu" w:date="2024-04-18T22:33:00Z">
                    <w:rPr>
                      <w:b/>
                      <w:bCs/>
                    </w:rPr>
                  </w:rPrChange>
                </w:rPr>
                <w:delText>940.657.025</w:delText>
              </w:r>
            </w:del>
          </w:p>
        </w:tc>
        <w:tc>
          <w:tcPr>
            <w:tcW w:w="567" w:type="pct"/>
            <w:tcBorders>
              <w:top w:val="nil"/>
              <w:left w:val="nil"/>
              <w:bottom w:val="single" w:sz="4" w:space="0" w:color="auto"/>
              <w:right w:val="single" w:sz="4" w:space="0" w:color="auto"/>
            </w:tcBorders>
            <w:shd w:val="clear" w:color="auto" w:fill="FFFFFF" w:themeFill="background1"/>
            <w:noWrap/>
            <w:vAlign w:val="center"/>
            <w:hideMark/>
          </w:tcPr>
          <w:p w14:paraId="00AD9101" w14:textId="6007882B" w:rsidR="002D5FBD" w:rsidRPr="00167CE0" w:rsidDel="00E5719A" w:rsidRDefault="002D5FBD">
            <w:pPr>
              <w:widowControl w:val="0"/>
              <w:spacing w:before="120" w:after="120"/>
              <w:jc w:val="both"/>
              <w:rPr>
                <w:del w:id="25233" w:author="James Vu" w:date="2024-04-18T23:27:00Z"/>
                <w:b/>
                <w:bCs/>
                <w:sz w:val="28"/>
                <w:szCs w:val="28"/>
                <w:rPrChange w:id="25234" w:author="James Vu" w:date="2024-04-18T22:33:00Z">
                  <w:rPr>
                    <w:del w:id="25235" w:author="James Vu" w:date="2024-04-18T23:27:00Z"/>
                    <w:b/>
                    <w:bCs/>
                  </w:rPr>
                </w:rPrChange>
              </w:rPr>
              <w:pPrChange w:id="25236" w:author="James Vu" w:date="2024-04-18T22:33:00Z">
                <w:pPr>
                  <w:widowControl w:val="0"/>
                  <w:spacing w:before="120" w:after="120"/>
                  <w:jc w:val="right"/>
                </w:pPr>
              </w:pPrChange>
            </w:pPr>
            <w:del w:id="25237" w:author="James Vu" w:date="2024-04-18T23:27:00Z">
              <w:r w:rsidRPr="00167CE0" w:rsidDel="00E5719A">
                <w:rPr>
                  <w:b/>
                  <w:bCs/>
                  <w:sz w:val="28"/>
                  <w:szCs w:val="28"/>
                  <w:rPrChange w:id="25238" w:author="James Vu" w:date="2024-04-18T22:33:00Z">
                    <w:rPr>
                      <w:b/>
                      <w:bCs/>
                    </w:rPr>
                  </w:rPrChange>
                </w:rPr>
                <w:delText>30.000.000.000</w:delText>
              </w:r>
            </w:del>
          </w:p>
        </w:tc>
        <w:tc>
          <w:tcPr>
            <w:tcW w:w="771" w:type="pct"/>
            <w:tcBorders>
              <w:top w:val="nil"/>
              <w:left w:val="nil"/>
              <w:bottom w:val="single" w:sz="4" w:space="0" w:color="auto"/>
              <w:right w:val="single" w:sz="4" w:space="0" w:color="auto"/>
            </w:tcBorders>
            <w:shd w:val="clear" w:color="auto" w:fill="FFFFFF" w:themeFill="background1"/>
            <w:vAlign w:val="center"/>
            <w:hideMark/>
          </w:tcPr>
          <w:p w14:paraId="1DA07229" w14:textId="40C1ABEC" w:rsidR="002D5FBD" w:rsidRPr="00167CE0" w:rsidDel="00E5719A" w:rsidRDefault="002D5FBD">
            <w:pPr>
              <w:widowControl w:val="0"/>
              <w:spacing w:before="120" w:after="120"/>
              <w:jc w:val="both"/>
              <w:rPr>
                <w:del w:id="25239" w:author="James Vu" w:date="2024-04-18T23:27:00Z"/>
                <w:b/>
                <w:bCs/>
                <w:sz w:val="28"/>
                <w:szCs w:val="28"/>
                <w:rPrChange w:id="25240" w:author="James Vu" w:date="2024-04-18T22:33:00Z">
                  <w:rPr>
                    <w:del w:id="25241" w:author="James Vu" w:date="2024-04-18T23:27:00Z"/>
                    <w:b/>
                    <w:bCs/>
                  </w:rPr>
                </w:rPrChange>
              </w:rPr>
              <w:pPrChange w:id="25242" w:author="James Vu" w:date="2024-04-18T22:33:00Z">
                <w:pPr>
                  <w:widowControl w:val="0"/>
                  <w:spacing w:before="120" w:after="120"/>
                </w:pPr>
              </w:pPrChange>
            </w:pPr>
            <w:del w:id="25243" w:author="James Vu" w:date="2024-04-18T23:27:00Z">
              <w:r w:rsidRPr="00167CE0" w:rsidDel="00E5719A">
                <w:rPr>
                  <w:b/>
                  <w:bCs/>
                  <w:sz w:val="28"/>
                  <w:szCs w:val="28"/>
                  <w:rPrChange w:id="25244" w:author="James Vu" w:date="2024-04-18T22:33:00Z">
                    <w:rPr>
                      <w:b/>
                      <w:bCs/>
                    </w:rPr>
                  </w:rPrChange>
                </w:rPr>
                <w:delText> </w:delText>
              </w:r>
            </w:del>
          </w:p>
        </w:tc>
      </w:tr>
    </w:tbl>
    <w:p w14:paraId="64116231" w14:textId="77777777" w:rsidR="000843E6" w:rsidRPr="001873A6" w:rsidRDefault="000843E6">
      <w:pPr>
        <w:widowControl w:val="0"/>
        <w:spacing w:before="120" w:after="120"/>
        <w:jc w:val="both"/>
        <w:rPr>
          <w:sz w:val="28"/>
          <w:szCs w:val="28"/>
          <w:lang w:val="it-IT"/>
          <w:rPrChange w:id="25245" w:author="James Vu" w:date="2024-04-18T23:29:00Z">
            <w:rPr>
              <w:b/>
              <w:bCs/>
              <w:sz w:val="26"/>
              <w:szCs w:val="26"/>
              <w:lang w:val="it-IT"/>
            </w:rPr>
          </w:rPrChange>
        </w:rPr>
        <w:pPrChange w:id="25246" w:author="James Vu" w:date="2024-04-18T22:33:00Z">
          <w:pPr>
            <w:widowControl w:val="0"/>
            <w:spacing w:before="120" w:after="120"/>
          </w:pPr>
        </w:pPrChange>
      </w:pPr>
    </w:p>
    <w:p w14:paraId="3E0E482C" w14:textId="77777777" w:rsidR="000843E6" w:rsidRPr="001873A6" w:rsidRDefault="000843E6">
      <w:pPr>
        <w:jc w:val="both"/>
        <w:rPr>
          <w:sz w:val="28"/>
          <w:szCs w:val="28"/>
          <w:lang w:val="it-IT"/>
          <w:rPrChange w:id="25247" w:author="James Vu" w:date="2024-04-18T23:29:00Z">
            <w:rPr>
              <w:b/>
              <w:bCs/>
              <w:sz w:val="26"/>
              <w:szCs w:val="26"/>
              <w:lang w:val="it-IT"/>
            </w:rPr>
          </w:rPrChange>
        </w:rPr>
        <w:pPrChange w:id="25248" w:author="James Vu" w:date="2024-04-18T22:33:00Z">
          <w:pPr/>
        </w:pPrChange>
      </w:pPr>
      <w:r w:rsidRPr="001873A6">
        <w:rPr>
          <w:sz w:val="28"/>
          <w:szCs w:val="28"/>
          <w:lang w:val="it-IT"/>
          <w:rPrChange w:id="25249" w:author="James Vu" w:date="2024-04-18T23:29:00Z">
            <w:rPr>
              <w:b/>
              <w:bCs/>
              <w:sz w:val="26"/>
              <w:szCs w:val="26"/>
              <w:lang w:val="it-IT"/>
            </w:rPr>
          </w:rPrChange>
        </w:rPr>
        <w:br w:type="page"/>
      </w:r>
    </w:p>
    <w:p w14:paraId="3ACE7C0F" w14:textId="44F3A5BD" w:rsidR="0098515C" w:rsidRPr="00167CE0" w:rsidRDefault="00A079F8">
      <w:pPr>
        <w:widowControl w:val="0"/>
        <w:spacing w:before="120" w:after="120"/>
        <w:jc w:val="both"/>
        <w:outlineLvl w:val="0"/>
        <w:rPr>
          <w:b/>
          <w:bCs/>
          <w:sz w:val="28"/>
          <w:szCs w:val="28"/>
          <w:lang w:val="it-IT"/>
          <w:rPrChange w:id="25250" w:author="James Vu" w:date="2024-04-18T22:33:00Z">
            <w:rPr>
              <w:b/>
              <w:bCs/>
              <w:sz w:val="26"/>
              <w:szCs w:val="26"/>
              <w:lang w:val="it-IT"/>
            </w:rPr>
          </w:rPrChange>
        </w:rPr>
        <w:pPrChange w:id="25251" w:author="James Vu" w:date="2024-04-18T22:33:00Z">
          <w:pPr>
            <w:widowControl w:val="0"/>
            <w:spacing w:before="120" w:after="120"/>
            <w:jc w:val="center"/>
            <w:outlineLvl w:val="0"/>
          </w:pPr>
        </w:pPrChange>
      </w:pPr>
      <w:r w:rsidRPr="00167CE0">
        <w:rPr>
          <w:b/>
          <w:bCs/>
          <w:sz w:val="28"/>
          <w:szCs w:val="28"/>
          <w:lang w:val="it-IT"/>
          <w:rPrChange w:id="25252" w:author="James Vu" w:date="2024-04-18T22:33:00Z">
            <w:rPr>
              <w:b/>
              <w:bCs/>
              <w:sz w:val="26"/>
              <w:szCs w:val="26"/>
              <w:lang w:val="it-IT"/>
            </w:rPr>
          </w:rPrChange>
        </w:rPr>
        <w:lastRenderedPageBreak/>
        <w:t>PHỤ LỤC I</w:t>
      </w:r>
      <w:r w:rsidR="000843E6" w:rsidRPr="00167CE0">
        <w:rPr>
          <w:b/>
          <w:bCs/>
          <w:sz w:val="28"/>
          <w:szCs w:val="28"/>
          <w:lang w:val="it-IT"/>
          <w:rPrChange w:id="25253" w:author="James Vu" w:date="2024-04-18T22:33:00Z">
            <w:rPr>
              <w:b/>
              <w:bCs/>
              <w:sz w:val="26"/>
              <w:szCs w:val="26"/>
              <w:lang w:val="it-IT"/>
            </w:rPr>
          </w:rPrChange>
        </w:rPr>
        <w:t>I</w:t>
      </w:r>
    </w:p>
    <w:p w14:paraId="1E7A1901" w14:textId="639B5BDE" w:rsidR="0098515C" w:rsidRPr="00167CE0" w:rsidRDefault="0098515C">
      <w:pPr>
        <w:widowControl w:val="0"/>
        <w:spacing w:before="120" w:after="120"/>
        <w:jc w:val="both"/>
        <w:outlineLvl w:val="0"/>
        <w:rPr>
          <w:b/>
          <w:bCs/>
          <w:sz w:val="28"/>
          <w:szCs w:val="28"/>
          <w:lang w:val="it-IT"/>
          <w:rPrChange w:id="25254" w:author="James Vu" w:date="2024-04-18T22:33:00Z">
            <w:rPr>
              <w:b/>
              <w:bCs/>
              <w:sz w:val="26"/>
              <w:szCs w:val="26"/>
              <w:lang w:val="it-IT"/>
            </w:rPr>
          </w:rPrChange>
        </w:rPr>
        <w:pPrChange w:id="25255" w:author="James Vu" w:date="2024-04-18T22:33:00Z">
          <w:pPr>
            <w:widowControl w:val="0"/>
            <w:spacing w:before="120" w:after="120"/>
            <w:jc w:val="center"/>
            <w:outlineLvl w:val="0"/>
          </w:pPr>
        </w:pPrChange>
      </w:pPr>
      <w:r w:rsidRPr="00167CE0">
        <w:rPr>
          <w:b/>
          <w:bCs/>
          <w:sz w:val="28"/>
          <w:szCs w:val="28"/>
          <w:lang w:val="it-IT"/>
          <w:rPrChange w:id="25256" w:author="James Vu" w:date="2024-04-18T22:33:00Z">
            <w:rPr>
              <w:b/>
              <w:bCs/>
              <w:sz w:val="26"/>
              <w:szCs w:val="26"/>
              <w:lang w:val="it-IT"/>
            </w:rPr>
          </w:rPrChange>
        </w:rPr>
        <w:t>CHI PHÍ THIẾT BỊ</w:t>
      </w:r>
      <w:r w:rsidR="00CB7AF3" w:rsidRPr="00167CE0">
        <w:rPr>
          <w:b/>
          <w:bCs/>
          <w:sz w:val="28"/>
          <w:szCs w:val="28"/>
          <w:lang w:val="it-IT"/>
          <w:rPrChange w:id="25257" w:author="James Vu" w:date="2024-04-18T22:33:00Z">
            <w:rPr>
              <w:b/>
              <w:bCs/>
              <w:sz w:val="26"/>
              <w:szCs w:val="26"/>
              <w:lang w:val="it-IT"/>
            </w:rPr>
          </w:rPrChange>
        </w:rPr>
        <w:t xml:space="preserve"> HẠ TẦNG KỸ THUẬT</w:t>
      </w:r>
      <w:r w:rsidR="00FA6478" w:rsidRPr="00167CE0">
        <w:rPr>
          <w:b/>
          <w:bCs/>
          <w:sz w:val="28"/>
          <w:szCs w:val="28"/>
          <w:lang w:val="it-IT"/>
          <w:rPrChange w:id="25258" w:author="James Vu" w:date="2024-04-18T22:33:00Z">
            <w:rPr>
              <w:b/>
              <w:bCs/>
              <w:sz w:val="26"/>
              <w:szCs w:val="26"/>
              <w:lang w:val="it-IT"/>
            </w:rPr>
          </w:rPrChange>
        </w:rPr>
        <w:t xml:space="preserve">, </w:t>
      </w:r>
      <w:r w:rsidR="00CB7AF3" w:rsidRPr="00167CE0">
        <w:rPr>
          <w:b/>
          <w:bCs/>
          <w:sz w:val="28"/>
          <w:szCs w:val="28"/>
          <w:lang w:val="it-IT"/>
          <w:rPrChange w:id="25259" w:author="James Vu" w:date="2024-04-18T22:33:00Z">
            <w:rPr>
              <w:b/>
              <w:bCs/>
              <w:sz w:val="26"/>
              <w:szCs w:val="26"/>
              <w:lang w:val="it-IT"/>
            </w:rPr>
          </w:rPrChange>
        </w:rPr>
        <w:t>CÔNG NGHỆ THÔNG TIN</w:t>
      </w:r>
    </w:p>
    <w:p w14:paraId="126CE467" w14:textId="7E4C23F1" w:rsidR="001C7DE5" w:rsidRDefault="00A72CB4" w:rsidP="00167CE0">
      <w:pPr>
        <w:widowControl w:val="0"/>
        <w:spacing w:before="120" w:after="120"/>
        <w:jc w:val="both"/>
        <w:rPr>
          <w:ins w:id="25260" w:author="James Vu" w:date="2024-04-18T23:31:00Z"/>
          <w:i/>
          <w:iCs/>
          <w:sz w:val="28"/>
          <w:szCs w:val="28"/>
          <w:lang w:val="it-IT"/>
        </w:rPr>
      </w:pPr>
      <w:r w:rsidRPr="00167CE0">
        <w:rPr>
          <w:bCs/>
          <w:i/>
          <w:sz w:val="28"/>
          <w:szCs w:val="28"/>
          <w:lang w:val="it-IT"/>
          <w:rPrChange w:id="25261" w:author="James Vu" w:date="2024-04-18T22:33:00Z">
            <w:rPr>
              <w:bCs/>
              <w:i/>
              <w:sz w:val="26"/>
              <w:szCs w:val="26"/>
              <w:lang w:val="it-IT"/>
            </w:rPr>
          </w:rPrChange>
        </w:rPr>
        <w:t xml:space="preserve">Đơn vị tính: </w:t>
      </w:r>
      <w:r w:rsidR="00F207A2" w:rsidRPr="00167CE0">
        <w:rPr>
          <w:i/>
          <w:iCs/>
          <w:sz w:val="28"/>
          <w:szCs w:val="28"/>
          <w:lang w:val="it-IT"/>
          <w:rPrChange w:id="25262" w:author="James Vu" w:date="2024-04-18T22:33:00Z">
            <w:rPr>
              <w:i/>
              <w:iCs/>
              <w:sz w:val="26"/>
              <w:szCs w:val="26"/>
              <w:lang w:val="it-IT"/>
            </w:rPr>
          </w:rPrChange>
        </w:rPr>
        <w:t>Việt Nam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5263" w:author="James Vu" w:date="2024-04-19T00:25:00Z">
          <w:tblPr>
            <w:tblW w:w="0" w:type="auto"/>
            <w:tblLook w:val="04A0" w:firstRow="1" w:lastRow="0" w:firstColumn="1" w:lastColumn="0" w:noHBand="0" w:noVBand="1"/>
          </w:tblPr>
        </w:tblPrChange>
      </w:tblPr>
      <w:tblGrid>
        <w:gridCol w:w="670"/>
        <w:gridCol w:w="4341"/>
        <w:gridCol w:w="1895"/>
        <w:gridCol w:w="870"/>
        <w:gridCol w:w="2348"/>
        <w:gridCol w:w="2016"/>
        <w:gridCol w:w="2309"/>
        <w:tblGridChange w:id="25264">
          <w:tblGrid>
            <w:gridCol w:w="670"/>
            <w:gridCol w:w="38"/>
            <w:gridCol w:w="3927"/>
            <w:gridCol w:w="376"/>
            <w:gridCol w:w="1573"/>
            <w:gridCol w:w="322"/>
            <w:gridCol w:w="561"/>
            <w:gridCol w:w="309"/>
            <w:gridCol w:w="2106"/>
            <w:gridCol w:w="242"/>
            <w:gridCol w:w="1924"/>
            <w:gridCol w:w="92"/>
            <w:gridCol w:w="2309"/>
          </w:tblGrid>
        </w:tblGridChange>
      </w:tblGrid>
      <w:tr w:rsidR="001873A6" w:rsidRPr="00B053AF" w14:paraId="2EDA8E15" w14:textId="77777777" w:rsidTr="003C02FF">
        <w:trPr>
          <w:trHeight w:val="720"/>
          <w:ins w:id="25265" w:author="James Vu" w:date="2024-04-18T23:31:00Z"/>
          <w:trPrChange w:id="25266" w:author="James Vu" w:date="2024-04-19T00:25:00Z">
            <w:trPr>
              <w:trHeight w:val="720"/>
            </w:trPr>
          </w:trPrChange>
        </w:trPr>
        <w:tc>
          <w:tcPr>
            <w:tcW w:w="0" w:type="auto"/>
            <w:shd w:val="clear" w:color="auto" w:fill="auto"/>
            <w:vAlign w:val="center"/>
            <w:hideMark/>
            <w:tcPrChange w:id="25267" w:author="James Vu" w:date="2024-04-19T00:25:00Z">
              <w:tcPr>
                <w:tcW w:w="0" w:type="auto"/>
                <w:gridSpan w:val="2"/>
                <w:tcBorders>
                  <w:top w:val="single" w:sz="4" w:space="0" w:color="auto"/>
                  <w:left w:val="single" w:sz="4" w:space="0" w:color="auto"/>
                  <w:bottom w:val="single" w:sz="4" w:space="0" w:color="auto"/>
                  <w:right w:val="single" w:sz="4" w:space="0" w:color="auto"/>
                </w:tcBorders>
                <w:shd w:val="clear" w:color="000000" w:fill="D8E4BC"/>
                <w:vAlign w:val="center"/>
                <w:hideMark/>
              </w:tcPr>
            </w:tcPrChange>
          </w:tcPr>
          <w:p w14:paraId="3159D140" w14:textId="77777777" w:rsidR="001873A6" w:rsidRPr="00B053AF" w:rsidRDefault="001873A6">
            <w:pPr>
              <w:jc w:val="center"/>
              <w:rPr>
                <w:ins w:id="25268" w:author="James Vu" w:date="2024-04-18T23:31:00Z"/>
                <w:b/>
                <w:bCs/>
                <w:color w:val="000000"/>
                <w:rPrChange w:id="25269" w:author="James Vu" w:date="2024-04-18T23:51:00Z">
                  <w:rPr>
                    <w:ins w:id="25270" w:author="James Vu" w:date="2024-04-18T23:31:00Z"/>
                    <w:b/>
                    <w:bCs/>
                    <w:color w:val="000000"/>
                    <w:sz w:val="26"/>
                    <w:szCs w:val="26"/>
                  </w:rPr>
                </w:rPrChange>
              </w:rPr>
            </w:pPr>
            <w:ins w:id="25271" w:author="James Vu" w:date="2024-04-18T23:31:00Z">
              <w:r w:rsidRPr="00B053AF">
                <w:rPr>
                  <w:b/>
                  <w:bCs/>
                  <w:color w:val="000000"/>
                  <w:rPrChange w:id="25272" w:author="James Vu" w:date="2024-04-18T23:51:00Z">
                    <w:rPr>
                      <w:b/>
                      <w:bCs/>
                      <w:color w:val="000000"/>
                      <w:sz w:val="26"/>
                      <w:szCs w:val="26"/>
                    </w:rPr>
                  </w:rPrChange>
                </w:rPr>
                <w:t>STT</w:t>
              </w:r>
            </w:ins>
          </w:p>
        </w:tc>
        <w:tc>
          <w:tcPr>
            <w:tcW w:w="0" w:type="auto"/>
            <w:shd w:val="clear" w:color="auto" w:fill="auto"/>
            <w:vAlign w:val="center"/>
            <w:hideMark/>
            <w:tcPrChange w:id="25273" w:author="James Vu" w:date="2024-04-19T00:25:00Z">
              <w:tcPr>
                <w:tcW w:w="0" w:type="auto"/>
                <w:tcBorders>
                  <w:top w:val="single" w:sz="4" w:space="0" w:color="auto"/>
                  <w:left w:val="nil"/>
                  <w:bottom w:val="single" w:sz="4" w:space="0" w:color="auto"/>
                  <w:right w:val="single" w:sz="4" w:space="0" w:color="auto"/>
                </w:tcBorders>
                <w:shd w:val="clear" w:color="000000" w:fill="D8E4BC"/>
                <w:vAlign w:val="center"/>
                <w:hideMark/>
              </w:tcPr>
            </w:tcPrChange>
          </w:tcPr>
          <w:p w14:paraId="5DBD5146" w14:textId="77777777" w:rsidR="001873A6" w:rsidRPr="00B053AF" w:rsidRDefault="001873A6">
            <w:pPr>
              <w:jc w:val="center"/>
              <w:rPr>
                <w:ins w:id="25274" w:author="James Vu" w:date="2024-04-18T23:31:00Z"/>
                <w:b/>
                <w:bCs/>
                <w:color w:val="000000"/>
                <w:rPrChange w:id="25275" w:author="James Vu" w:date="2024-04-18T23:51:00Z">
                  <w:rPr>
                    <w:ins w:id="25276" w:author="James Vu" w:date="2024-04-18T23:31:00Z"/>
                    <w:b/>
                    <w:bCs/>
                    <w:color w:val="000000"/>
                    <w:sz w:val="26"/>
                    <w:szCs w:val="26"/>
                  </w:rPr>
                </w:rPrChange>
              </w:rPr>
            </w:pPr>
            <w:ins w:id="25277" w:author="James Vu" w:date="2024-04-18T23:31:00Z">
              <w:r w:rsidRPr="00B053AF">
                <w:rPr>
                  <w:b/>
                  <w:bCs/>
                  <w:color w:val="000000"/>
                  <w:rPrChange w:id="25278" w:author="James Vu" w:date="2024-04-18T23:51:00Z">
                    <w:rPr>
                      <w:b/>
                      <w:bCs/>
                      <w:color w:val="000000"/>
                      <w:sz w:val="26"/>
                      <w:szCs w:val="26"/>
                    </w:rPr>
                  </w:rPrChange>
                </w:rPr>
                <w:t>Danh mục thiết bị (Yêu cầu chức năng và thông số kỹ thuật tương đương hoặc cao hơn)</w:t>
              </w:r>
            </w:ins>
          </w:p>
        </w:tc>
        <w:tc>
          <w:tcPr>
            <w:tcW w:w="0" w:type="auto"/>
            <w:shd w:val="clear" w:color="auto" w:fill="auto"/>
            <w:vAlign w:val="center"/>
            <w:hideMark/>
            <w:tcPrChange w:id="25279" w:author="James Vu" w:date="2024-04-19T00:25:00Z">
              <w:tcPr>
                <w:tcW w:w="0" w:type="auto"/>
                <w:gridSpan w:val="2"/>
                <w:tcBorders>
                  <w:top w:val="single" w:sz="4" w:space="0" w:color="auto"/>
                  <w:left w:val="nil"/>
                  <w:bottom w:val="single" w:sz="4" w:space="0" w:color="auto"/>
                  <w:right w:val="single" w:sz="4" w:space="0" w:color="auto"/>
                </w:tcBorders>
                <w:shd w:val="clear" w:color="000000" w:fill="D8E4BC"/>
                <w:vAlign w:val="center"/>
                <w:hideMark/>
              </w:tcPr>
            </w:tcPrChange>
          </w:tcPr>
          <w:p w14:paraId="42E3E024" w14:textId="77777777" w:rsidR="001873A6" w:rsidRPr="00B053AF" w:rsidRDefault="001873A6">
            <w:pPr>
              <w:jc w:val="center"/>
              <w:rPr>
                <w:ins w:id="25280" w:author="James Vu" w:date="2024-04-18T23:31:00Z"/>
                <w:b/>
                <w:bCs/>
                <w:color w:val="000000"/>
                <w:rPrChange w:id="25281" w:author="James Vu" w:date="2024-04-18T23:51:00Z">
                  <w:rPr>
                    <w:ins w:id="25282" w:author="James Vu" w:date="2024-04-18T23:31:00Z"/>
                    <w:b/>
                    <w:bCs/>
                    <w:color w:val="000000"/>
                    <w:sz w:val="26"/>
                    <w:szCs w:val="26"/>
                  </w:rPr>
                </w:rPrChange>
              </w:rPr>
            </w:pPr>
            <w:ins w:id="25283" w:author="James Vu" w:date="2024-04-18T23:31:00Z">
              <w:r w:rsidRPr="00B053AF">
                <w:rPr>
                  <w:b/>
                  <w:bCs/>
                  <w:color w:val="000000"/>
                  <w:rPrChange w:id="25284" w:author="James Vu" w:date="2024-04-18T23:51:00Z">
                    <w:rPr>
                      <w:b/>
                      <w:bCs/>
                      <w:color w:val="000000"/>
                      <w:sz w:val="26"/>
                      <w:szCs w:val="26"/>
                    </w:rPr>
                  </w:rPrChange>
                </w:rPr>
                <w:t>ĐVT</w:t>
              </w:r>
            </w:ins>
          </w:p>
        </w:tc>
        <w:tc>
          <w:tcPr>
            <w:tcW w:w="0" w:type="auto"/>
            <w:shd w:val="clear" w:color="auto" w:fill="auto"/>
            <w:vAlign w:val="center"/>
            <w:hideMark/>
            <w:tcPrChange w:id="25285" w:author="James Vu" w:date="2024-04-19T00:25:00Z">
              <w:tcPr>
                <w:tcW w:w="0" w:type="auto"/>
                <w:gridSpan w:val="2"/>
                <w:tcBorders>
                  <w:top w:val="single" w:sz="4" w:space="0" w:color="auto"/>
                  <w:left w:val="nil"/>
                  <w:bottom w:val="single" w:sz="4" w:space="0" w:color="auto"/>
                  <w:right w:val="single" w:sz="4" w:space="0" w:color="auto"/>
                </w:tcBorders>
                <w:shd w:val="clear" w:color="000000" w:fill="D8E4BC"/>
                <w:vAlign w:val="center"/>
                <w:hideMark/>
              </w:tcPr>
            </w:tcPrChange>
          </w:tcPr>
          <w:p w14:paraId="3B1AACA1" w14:textId="77777777" w:rsidR="001873A6" w:rsidRPr="00B053AF" w:rsidRDefault="001873A6">
            <w:pPr>
              <w:jc w:val="center"/>
              <w:rPr>
                <w:ins w:id="25286" w:author="James Vu" w:date="2024-04-18T23:31:00Z"/>
                <w:b/>
                <w:bCs/>
                <w:color w:val="000000"/>
                <w:rPrChange w:id="25287" w:author="James Vu" w:date="2024-04-18T23:51:00Z">
                  <w:rPr>
                    <w:ins w:id="25288" w:author="James Vu" w:date="2024-04-18T23:31:00Z"/>
                    <w:b/>
                    <w:bCs/>
                    <w:color w:val="000000"/>
                    <w:sz w:val="26"/>
                    <w:szCs w:val="26"/>
                  </w:rPr>
                </w:rPrChange>
              </w:rPr>
            </w:pPr>
            <w:ins w:id="25289" w:author="James Vu" w:date="2024-04-18T23:31:00Z">
              <w:r w:rsidRPr="00B053AF">
                <w:rPr>
                  <w:b/>
                  <w:bCs/>
                  <w:color w:val="000000"/>
                  <w:rPrChange w:id="25290" w:author="James Vu" w:date="2024-04-18T23:51:00Z">
                    <w:rPr>
                      <w:b/>
                      <w:bCs/>
                      <w:color w:val="000000"/>
                      <w:sz w:val="26"/>
                      <w:szCs w:val="26"/>
                    </w:rPr>
                  </w:rPrChange>
                </w:rPr>
                <w:t>Số lượng</w:t>
              </w:r>
            </w:ins>
          </w:p>
        </w:tc>
        <w:tc>
          <w:tcPr>
            <w:tcW w:w="0" w:type="auto"/>
            <w:shd w:val="clear" w:color="auto" w:fill="auto"/>
            <w:vAlign w:val="center"/>
            <w:hideMark/>
            <w:tcPrChange w:id="25291" w:author="James Vu" w:date="2024-04-19T00:25:00Z">
              <w:tcPr>
                <w:tcW w:w="0" w:type="auto"/>
                <w:gridSpan w:val="2"/>
                <w:tcBorders>
                  <w:top w:val="single" w:sz="4" w:space="0" w:color="auto"/>
                  <w:left w:val="nil"/>
                  <w:bottom w:val="single" w:sz="4" w:space="0" w:color="auto"/>
                  <w:right w:val="single" w:sz="4" w:space="0" w:color="auto"/>
                </w:tcBorders>
                <w:shd w:val="clear" w:color="000000" w:fill="D8E4BC"/>
                <w:vAlign w:val="center"/>
                <w:hideMark/>
              </w:tcPr>
            </w:tcPrChange>
          </w:tcPr>
          <w:p w14:paraId="095D7761" w14:textId="77777777" w:rsidR="001873A6" w:rsidRPr="00B053AF" w:rsidRDefault="001873A6">
            <w:pPr>
              <w:jc w:val="center"/>
              <w:rPr>
                <w:ins w:id="25292" w:author="James Vu" w:date="2024-04-18T23:31:00Z"/>
                <w:b/>
                <w:bCs/>
                <w:color w:val="000000"/>
                <w:rPrChange w:id="25293" w:author="James Vu" w:date="2024-04-18T23:51:00Z">
                  <w:rPr>
                    <w:ins w:id="25294" w:author="James Vu" w:date="2024-04-18T23:31:00Z"/>
                    <w:b/>
                    <w:bCs/>
                    <w:color w:val="000000"/>
                    <w:sz w:val="26"/>
                    <w:szCs w:val="26"/>
                  </w:rPr>
                </w:rPrChange>
              </w:rPr>
            </w:pPr>
            <w:ins w:id="25295" w:author="James Vu" w:date="2024-04-18T23:31:00Z">
              <w:r w:rsidRPr="00B053AF">
                <w:rPr>
                  <w:b/>
                  <w:bCs/>
                  <w:color w:val="000000"/>
                  <w:rPrChange w:id="25296" w:author="James Vu" w:date="2024-04-18T23:51:00Z">
                    <w:rPr>
                      <w:b/>
                      <w:bCs/>
                      <w:color w:val="000000"/>
                      <w:sz w:val="26"/>
                      <w:szCs w:val="26"/>
                    </w:rPr>
                  </w:rPrChange>
                </w:rPr>
                <w:t>Thành tiền trước thuế VAT</w:t>
              </w:r>
            </w:ins>
          </w:p>
        </w:tc>
        <w:tc>
          <w:tcPr>
            <w:tcW w:w="0" w:type="auto"/>
            <w:shd w:val="clear" w:color="auto" w:fill="auto"/>
            <w:vAlign w:val="center"/>
            <w:hideMark/>
            <w:tcPrChange w:id="25297" w:author="James Vu" w:date="2024-04-19T00:25:00Z">
              <w:tcPr>
                <w:tcW w:w="0" w:type="auto"/>
                <w:gridSpan w:val="2"/>
                <w:tcBorders>
                  <w:top w:val="single" w:sz="4" w:space="0" w:color="auto"/>
                  <w:left w:val="nil"/>
                  <w:bottom w:val="single" w:sz="4" w:space="0" w:color="auto"/>
                  <w:right w:val="single" w:sz="4" w:space="0" w:color="auto"/>
                </w:tcBorders>
                <w:shd w:val="clear" w:color="000000" w:fill="D8E4BC"/>
                <w:vAlign w:val="center"/>
                <w:hideMark/>
              </w:tcPr>
            </w:tcPrChange>
          </w:tcPr>
          <w:p w14:paraId="61B98460" w14:textId="77777777" w:rsidR="001873A6" w:rsidRPr="00B053AF" w:rsidRDefault="001873A6">
            <w:pPr>
              <w:jc w:val="center"/>
              <w:rPr>
                <w:ins w:id="25298" w:author="James Vu" w:date="2024-04-18T23:31:00Z"/>
                <w:b/>
                <w:bCs/>
                <w:color w:val="000000"/>
                <w:rPrChange w:id="25299" w:author="James Vu" w:date="2024-04-18T23:51:00Z">
                  <w:rPr>
                    <w:ins w:id="25300" w:author="James Vu" w:date="2024-04-18T23:31:00Z"/>
                    <w:b/>
                    <w:bCs/>
                    <w:color w:val="000000"/>
                    <w:sz w:val="26"/>
                    <w:szCs w:val="26"/>
                  </w:rPr>
                </w:rPrChange>
              </w:rPr>
            </w:pPr>
            <w:ins w:id="25301" w:author="James Vu" w:date="2024-04-18T23:31:00Z">
              <w:r w:rsidRPr="00B053AF">
                <w:rPr>
                  <w:b/>
                  <w:bCs/>
                  <w:color w:val="000000"/>
                  <w:rPrChange w:id="25302" w:author="James Vu" w:date="2024-04-18T23:51:00Z">
                    <w:rPr>
                      <w:b/>
                      <w:bCs/>
                      <w:color w:val="000000"/>
                      <w:sz w:val="26"/>
                      <w:szCs w:val="26"/>
                    </w:rPr>
                  </w:rPrChange>
                </w:rPr>
                <w:t>Thuế VAT</w:t>
              </w:r>
            </w:ins>
          </w:p>
        </w:tc>
        <w:tc>
          <w:tcPr>
            <w:tcW w:w="0" w:type="auto"/>
            <w:shd w:val="clear" w:color="auto" w:fill="auto"/>
            <w:vAlign w:val="center"/>
            <w:hideMark/>
            <w:tcPrChange w:id="25303" w:author="James Vu" w:date="2024-04-19T00:25:00Z">
              <w:tcPr>
                <w:tcW w:w="0" w:type="auto"/>
                <w:gridSpan w:val="2"/>
                <w:tcBorders>
                  <w:top w:val="single" w:sz="4" w:space="0" w:color="auto"/>
                  <w:left w:val="nil"/>
                  <w:bottom w:val="single" w:sz="4" w:space="0" w:color="auto"/>
                  <w:right w:val="single" w:sz="4" w:space="0" w:color="auto"/>
                </w:tcBorders>
                <w:shd w:val="clear" w:color="000000" w:fill="D8E4BC"/>
                <w:vAlign w:val="center"/>
                <w:hideMark/>
              </w:tcPr>
            </w:tcPrChange>
          </w:tcPr>
          <w:p w14:paraId="2518434C" w14:textId="77777777" w:rsidR="001873A6" w:rsidRPr="00B053AF" w:rsidRDefault="001873A6">
            <w:pPr>
              <w:jc w:val="center"/>
              <w:rPr>
                <w:ins w:id="25304" w:author="James Vu" w:date="2024-04-18T23:31:00Z"/>
                <w:b/>
                <w:bCs/>
                <w:color w:val="000000"/>
                <w:rPrChange w:id="25305" w:author="James Vu" w:date="2024-04-18T23:51:00Z">
                  <w:rPr>
                    <w:ins w:id="25306" w:author="James Vu" w:date="2024-04-18T23:31:00Z"/>
                    <w:b/>
                    <w:bCs/>
                    <w:color w:val="000000"/>
                    <w:sz w:val="26"/>
                    <w:szCs w:val="26"/>
                  </w:rPr>
                </w:rPrChange>
              </w:rPr>
            </w:pPr>
            <w:ins w:id="25307" w:author="James Vu" w:date="2024-04-18T23:31:00Z">
              <w:r w:rsidRPr="00B053AF">
                <w:rPr>
                  <w:b/>
                  <w:bCs/>
                  <w:color w:val="000000"/>
                  <w:rPrChange w:id="25308" w:author="James Vu" w:date="2024-04-18T23:51:00Z">
                    <w:rPr>
                      <w:b/>
                      <w:bCs/>
                      <w:color w:val="000000"/>
                      <w:sz w:val="26"/>
                      <w:szCs w:val="26"/>
                    </w:rPr>
                  </w:rPrChange>
                </w:rPr>
                <w:t>Thành tiền sau thuế VAT</w:t>
              </w:r>
            </w:ins>
          </w:p>
        </w:tc>
      </w:tr>
      <w:tr w:rsidR="001873A6" w:rsidRPr="00B053AF" w14:paraId="44E5DBEF" w14:textId="77777777" w:rsidTr="003C02FF">
        <w:trPr>
          <w:trHeight w:val="360"/>
          <w:ins w:id="25309" w:author="James Vu" w:date="2024-04-18T23:31:00Z"/>
          <w:trPrChange w:id="25310" w:author="James Vu" w:date="2024-04-19T00:25:00Z">
            <w:trPr>
              <w:trHeight w:val="360"/>
            </w:trPr>
          </w:trPrChange>
        </w:trPr>
        <w:tc>
          <w:tcPr>
            <w:tcW w:w="0" w:type="auto"/>
            <w:shd w:val="clear" w:color="auto" w:fill="auto"/>
            <w:vAlign w:val="center"/>
            <w:hideMark/>
            <w:tcPrChange w:id="25311" w:author="James Vu" w:date="2024-04-19T00:25:00Z">
              <w:tcPr>
                <w:tcW w:w="0" w:type="auto"/>
                <w:gridSpan w:val="2"/>
                <w:tcBorders>
                  <w:top w:val="nil"/>
                  <w:left w:val="single" w:sz="4" w:space="0" w:color="auto"/>
                  <w:bottom w:val="single" w:sz="4" w:space="0" w:color="auto"/>
                  <w:right w:val="single" w:sz="4" w:space="0" w:color="auto"/>
                </w:tcBorders>
                <w:shd w:val="clear" w:color="000000" w:fill="EBF1DE"/>
                <w:vAlign w:val="center"/>
                <w:hideMark/>
              </w:tcPr>
            </w:tcPrChange>
          </w:tcPr>
          <w:p w14:paraId="11897C72" w14:textId="77777777" w:rsidR="001873A6" w:rsidRPr="00B053AF" w:rsidRDefault="001873A6">
            <w:pPr>
              <w:jc w:val="center"/>
              <w:rPr>
                <w:ins w:id="25312" w:author="James Vu" w:date="2024-04-18T23:31:00Z"/>
                <w:b/>
                <w:bCs/>
                <w:i/>
                <w:iCs/>
                <w:color w:val="000000"/>
                <w:rPrChange w:id="25313" w:author="James Vu" w:date="2024-04-18T23:51:00Z">
                  <w:rPr>
                    <w:ins w:id="25314" w:author="James Vu" w:date="2024-04-18T23:31:00Z"/>
                    <w:b/>
                    <w:bCs/>
                    <w:i/>
                    <w:iCs/>
                    <w:color w:val="000000"/>
                    <w:sz w:val="26"/>
                    <w:szCs w:val="26"/>
                  </w:rPr>
                </w:rPrChange>
              </w:rPr>
            </w:pPr>
            <w:ins w:id="25315" w:author="James Vu" w:date="2024-04-18T23:31:00Z">
              <w:r w:rsidRPr="00B053AF">
                <w:rPr>
                  <w:b/>
                  <w:bCs/>
                  <w:i/>
                  <w:iCs/>
                  <w:color w:val="000000"/>
                  <w:rPrChange w:id="25316" w:author="James Vu" w:date="2024-04-18T23:51:00Z">
                    <w:rPr>
                      <w:b/>
                      <w:bCs/>
                      <w:i/>
                      <w:iCs/>
                      <w:color w:val="000000"/>
                      <w:sz w:val="26"/>
                      <w:szCs w:val="26"/>
                    </w:rPr>
                  </w:rPrChange>
                </w:rPr>
                <w:t>I</w:t>
              </w:r>
            </w:ins>
          </w:p>
        </w:tc>
        <w:tc>
          <w:tcPr>
            <w:tcW w:w="0" w:type="auto"/>
            <w:shd w:val="clear" w:color="auto" w:fill="auto"/>
            <w:noWrap/>
            <w:vAlign w:val="center"/>
            <w:hideMark/>
            <w:tcPrChange w:id="25317" w:author="James Vu" w:date="2024-04-19T00:25:00Z">
              <w:tcPr>
                <w:tcW w:w="0" w:type="auto"/>
                <w:tcBorders>
                  <w:top w:val="nil"/>
                  <w:left w:val="nil"/>
                  <w:bottom w:val="single" w:sz="4" w:space="0" w:color="auto"/>
                  <w:right w:val="single" w:sz="4" w:space="0" w:color="auto"/>
                </w:tcBorders>
                <w:shd w:val="clear" w:color="000000" w:fill="EBF1DE"/>
                <w:noWrap/>
                <w:vAlign w:val="center"/>
                <w:hideMark/>
              </w:tcPr>
            </w:tcPrChange>
          </w:tcPr>
          <w:p w14:paraId="6277D975" w14:textId="77777777" w:rsidR="001873A6" w:rsidRPr="00B053AF" w:rsidRDefault="001873A6">
            <w:pPr>
              <w:rPr>
                <w:ins w:id="25318" w:author="James Vu" w:date="2024-04-18T23:31:00Z"/>
                <w:b/>
                <w:bCs/>
                <w:i/>
                <w:iCs/>
                <w:color w:val="000000"/>
                <w:rPrChange w:id="25319" w:author="James Vu" w:date="2024-04-18T23:51:00Z">
                  <w:rPr>
                    <w:ins w:id="25320" w:author="James Vu" w:date="2024-04-18T23:31:00Z"/>
                    <w:b/>
                    <w:bCs/>
                    <w:i/>
                    <w:iCs/>
                    <w:color w:val="000000"/>
                    <w:sz w:val="26"/>
                    <w:szCs w:val="26"/>
                  </w:rPr>
                </w:rPrChange>
              </w:rPr>
            </w:pPr>
            <w:ins w:id="25321" w:author="James Vu" w:date="2024-04-18T23:31:00Z">
              <w:r w:rsidRPr="00B053AF">
                <w:rPr>
                  <w:b/>
                  <w:bCs/>
                  <w:i/>
                  <w:iCs/>
                  <w:color w:val="000000"/>
                  <w:rPrChange w:id="25322" w:author="James Vu" w:date="2024-04-18T23:51:00Z">
                    <w:rPr>
                      <w:b/>
                      <w:bCs/>
                      <w:i/>
                      <w:iCs/>
                      <w:color w:val="000000"/>
                      <w:sz w:val="26"/>
                      <w:szCs w:val="26"/>
                    </w:rPr>
                  </w:rPrChange>
                </w:rPr>
                <w:t>Máy chủ, lưu trữ (Giai đoạn 1)</w:t>
              </w:r>
            </w:ins>
          </w:p>
        </w:tc>
        <w:tc>
          <w:tcPr>
            <w:tcW w:w="0" w:type="auto"/>
            <w:shd w:val="clear" w:color="auto" w:fill="auto"/>
            <w:vAlign w:val="center"/>
            <w:hideMark/>
            <w:tcPrChange w:id="25323"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2ADE589D" w14:textId="77777777" w:rsidR="001873A6" w:rsidRPr="00B053AF" w:rsidRDefault="001873A6">
            <w:pPr>
              <w:jc w:val="center"/>
              <w:rPr>
                <w:ins w:id="25324" w:author="James Vu" w:date="2024-04-18T23:31:00Z"/>
                <w:b/>
                <w:bCs/>
                <w:color w:val="000000"/>
                <w:rPrChange w:id="25325" w:author="James Vu" w:date="2024-04-18T23:51:00Z">
                  <w:rPr>
                    <w:ins w:id="25326" w:author="James Vu" w:date="2024-04-18T23:31:00Z"/>
                    <w:b/>
                    <w:bCs/>
                    <w:color w:val="000000"/>
                    <w:sz w:val="26"/>
                    <w:szCs w:val="26"/>
                  </w:rPr>
                </w:rPrChange>
              </w:rPr>
            </w:pPr>
            <w:ins w:id="25327" w:author="James Vu" w:date="2024-04-18T23:31:00Z">
              <w:r w:rsidRPr="00B053AF">
                <w:rPr>
                  <w:b/>
                  <w:bCs/>
                  <w:color w:val="000000"/>
                  <w:rPrChange w:id="25328" w:author="James Vu" w:date="2024-04-18T23:51:00Z">
                    <w:rPr>
                      <w:b/>
                      <w:bCs/>
                      <w:color w:val="000000"/>
                      <w:sz w:val="26"/>
                      <w:szCs w:val="26"/>
                    </w:rPr>
                  </w:rPrChange>
                </w:rPr>
                <w:t> </w:t>
              </w:r>
            </w:ins>
          </w:p>
        </w:tc>
        <w:tc>
          <w:tcPr>
            <w:tcW w:w="0" w:type="auto"/>
            <w:shd w:val="clear" w:color="auto" w:fill="auto"/>
            <w:vAlign w:val="center"/>
            <w:hideMark/>
            <w:tcPrChange w:id="25329"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2EFA4339" w14:textId="77777777" w:rsidR="001873A6" w:rsidRPr="00B053AF" w:rsidRDefault="001873A6">
            <w:pPr>
              <w:rPr>
                <w:ins w:id="25330" w:author="James Vu" w:date="2024-04-18T23:31:00Z"/>
                <w:color w:val="000000"/>
                <w:rPrChange w:id="25331" w:author="James Vu" w:date="2024-04-18T23:51:00Z">
                  <w:rPr>
                    <w:ins w:id="25332" w:author="James Vu" w:date="2024-04-18T23:31:00Z"/>
                    <w:color w:val="000000"/>
                    <w:sz w:val="20"/>
                    <w:szCs w:val="20"/>
                  </w:rPr>
                </w:rPrChange>
              </w:rPr>
            </w:pPr>
            <w:ins w:id="25333" w:author="James Vu" w:date="2024-04-18T23:31:00Z">
              <w:r w:rsidRPr="00B053AF">
                <w:rPr>
                  <w:color w:val="000000"/>
                  <w:rPrChange w:id="25334" w:author="James Vu" w:date="2024-04-18T23:51:00Z">
                    <w:rPr>
                      <w:color w:val="000000"/>
                      <w:sz w:val="20"/>
                      <w:szCs w:val="20"/>
                    </w:rPr>
                  </w:rPrChange>
                </w:rPr>
                <w:t> </w:t>
              </w:r>
            </w:ins>
          </w:p>
        </w:tc>
        <w:tc>
          <w:tcPr>
            <w:tcW w:w="0" w:type="auto"/>
            <w:shd w:val="clear" w:color="auto" w:fill="auto"/>
            <w:vAlign w:val="center"/>
            <w:hideMark/>
            <w:tcPrChange w:id="25335"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51F1A06C" w14:textId="77777777" w:rsidR="001873A6" w:rsidRPr="00B053AF" w:rsidRDefault="001873A6">
            <w:pPr>
              <w:jc w:val="right"/>
              <w:rPr>
                <w:ins w:id="25336" w:author="James Vu" w:date="2024-04-18T23:31:00Z"/>
                <w:b/>
                <w:bCs/>
                <w:color w:val="000000"/>
                <w:rPrChange w:id="25337" w:author="James Vu" w:date="2024-04-18T23:51:00Z">
                  <w:rPr>
                    <w:ins w:id="25338" w:author="James Vu" w:date="2024-04-18T23:31:00Z"/>
                    <w:b/>
                    <w:bCs/>
                    <w:color w:val="000000"/>
                    <w:sz w:val="26"/>
                    <w:szCs w:val="26"/>
                  </w:rPr>
                </w:rPrChange>
              </w:rPr>
            </w:pPr>
            <w:ins w:id="25339" w:author="James Vu" w:date="2024-04-18T23:31:00Z">
              <w:r w:rsidRPr="00B053AF">
                <w:rPr>
                  <w:b/>
                  <w:bCs/>
                  <w:color w:val="000000"/>
                  <w:rPrChange w:id="25340" w:author="James Vu" w:date="2024-04-18T23:51:00Z">
                    <w:rPr>
                      <w:b/>
                      <w:bCs/>
                      <w:color w:val="000000"/>
                      <w:sz w:val="26"/>
                      <w:szCs w:val="26"/>
                    </w:rPr>
                  </w:rPrChange>
                </w:rPr>
                <w:t xml:space="preserve">            962.545.455 </w:t>
              </w:r>
            </w:ins>
          </w:p>
        </w:tc>
        <w:tc>
          <w:tcPr>
            <w:tcW w:w="0" w:type="auto"/>
            <w:shd w:val="clear" w:color="auto" w:fill="auto"/>
            <w:vAlign w:val="center"/>
            <w:hideMark/>
            <w:tcPrChange w:id="25341"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3DA42A59" w14:textId="77777777" w:rsidR="001873A6" w:rsidRPr="00B053AF" w:rsidRDefault="001873A6">
            <w:pPr>
              <w:jc w:val="right"/>
              <w:rPr>
                <w:ins w:id="25342" w:author="James Vu" w:date="2024-04-18T23:31:00Z"/>
                <w:b/>
                <w:bCs/>
                <w:color w:val="000000"/>
                <w:rPrChange w:id="25343" w:author="James Vu" w:date="2024-04-18T23:51:00Z">
                  <w:rPr>
                    <w:ins w:id="25344" w:author="James Vu" w:date="2024-04-18T23:31:00Z"/>
                    <w:b/>
                    <w:bCs/>
                    <w:color w:val="000000"/>
                    <w:sz w:val="26"/>
                    <w:szCs w:val="26"/>
                  </w:rPr>
                </w:rPrChange>
              </w:rPr>
            </w:pPr>
            <w:ins w:id="25345" w:author="James Vu" w:date="2024-04-18T23:31:00Z">
              <w:r w:rsidRPr="00B053AF">
                <w:rPr>
                  <w:b/>
                  <w:bCs/>
                  <w:color w:val="000000"/>
                  <w:rPrChange w:id="25346" w:author="James Vu" w:date="2024-04-18T23:51:00Z">
                    <w:rPr>
                      <w:b/>
                      <w:bCs/>
                      <w:color w:val="000000"/>
                      <w:sz w:val="26"/>
                      <w:szCs w:val="26"/>
                    </w:rPr>
                  </w:rPrChange>
                </w:rPr>
                <w:t xml:space="preserve">            96.254.545 </w:t>
              </w:r>
            </w:ins>
          </w:p>
        </w:tc>
        <w:tc>
          <w:tcPr>
            <w:tcW w:w="0" w:type="auto"/>
            <w:shd w:val="clear" w:color="auto" w:fill="auto"/>
            <w:vAlign w:val="center"/>
            <w:hideMark/>
            <w:tcPrChange w:id="25347"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5DF96D60" w14:textId="77777777" w:rsidR="001873A6" w:rsidRPr="00B053AF" w:rsidRDefault="001873A6">
            <w:pPr>
              <w:jc w:val="right"/>
              <w:rPr>
                <w:ins w:id="25348" w:author="James Vu" w:date="2024-04-18T23:31:00Z"/>
                <w:b/>
                <w:bCs/>
                <w:color w:val="000000"/>
                <w:rPrChange w:id="25349" w:author="James Vu" w:date="2024-04-18T23:51:00Z">
                  <w:rPr>
                    <w:ins w:id="25350" w:author="James Vu" w:date="2024-04-18T23:31:00Z"/>
                    <w:b/>
                    <w:bCs/>
                    <w:color w:val="000000"/>
                    <w:sz w:val="26"/>
                    <w:szCs w:val="26"/>
                  </w:rPr>
                </w:rPrChange>
              </w:rPr>
            </w:pPr>
            <w:ins w:id="25351" w:author="James Vu" w:date="2024-04-18T23:31:00Z">
              <w:r w:rsidRPr="00B053AF">
                <w:rPr>
                  <w:b/>
                  <w:bCs/>
                  <w:color w:val="000000"/>
                  <w:rPrChange w:id="25352" w:author="James Vu" w:date="2024-04-18T23:51:00Z">
                    <w:rPr>
                      <w:b/>
                      <w:bCs/>
                      <w:color w:val="000000"/>
                      <w:sz w:val="26"/>
                      <w:szCs w:val="26"/>
                    </w:rPr>
                  </w:rPrChange>
                </w:rPr>
                <w:t xml:space="preserve">          1.058.800.000 </w:t>
              </w:r>
            </w:ins>
          </w:p>
        </w:tc>
      </w:tr>
      <w:tr w:rsidR="00B053AF" w:rsidRPr="00B053AF" w14:paraId="0AA615BD" w14:textId="77777777" w:rsidTr="003C02FF">
        <w:trPr>
          <w:trHeight w:val="1800"/>
          <w:ins w:id="25353" w:author="James Vu" w:date="2024-04-18T23:31:00Z"/>
          <w:trPrChange w:id="25354" w:author="James Vu" w:date="2024-04-19T00:25:00Z">
            <w:trPr>
              <w:trHeight w:val="1800"/>
            </w:trPr>
          </w:trPrChange>
        </w:trPr>
        <w:tc>
          <w:tcPr>
            <w:tcW w:w="0" w:type="auto"/>
            <w:shd w:val="clear" w:color="auto" w:fill="auto"/>
            <w:noWrap/>
            <w:vAlign w:val="center"/>
            <w:hideMark/>
            <w:tcPrChange w:id="25355" w:author="James Vu" w:date="2024-04-19T00:25:00Z">
              <w:tcPr>
                <w:tcW w:w="0" w:type="auto"/>
                <w:tcBorders>
                  <w:top w:val="nil"/>
                  <w:left w:val="single" w:sz="4" w:space="0" w:color="auto"/>
                  <w:bottom w:val="single" w:sz="4" w:space="0" w:color="auto"/>
                  <w:right w:val="single" w:sz="4" w:space="0" w:color="auto"/>
                </w:tcBorders>
                <w:shd w:val="clear" w:color="auto" w:fill="auto"/>
                <w:noWrap/>
                <w:vAlign w:val="center"/>
                <w:hideMark/>
              </w:tcPr>
            </w:tcPrChange>
          </w:tcPr>
          <w:p w14:paraId="4133346B" w14:textId="77777777" w:rsidR="001873A6" w:rsidRPr="00B053AF" w:rsidRDefault="001873A6">
            <w:pPr>
              <w:jc w:val="center"/>
              <w:rPr>
                <w:ins w:id="25356" w:author="James Vu" w:date="2024-04-18T23:31:00Z"/>
                <w:color w:val="000000"/>
                <w:rPrChange w:id="25357" w:author="James Vu" w:date="2024-04-18T23:51:00Z">
                  <w:rPr>
                    <w:ins w:id="25358" w:author="James Vu" w:date="2024-04-18T23:31:00Z"/>
                    <w:color w:val="000000"/>
                    <w:sz w:val="26"/>
                    <w:szCs w:val="26"/>
                  </w:rPr>
                </w:rPrChange>
              </w:rPr>
            </w:pPr>
            <w:ins w:id="25359" w:author="James Vu" w:date="2024-04-18T23:31:00Z">
              <w:r w:rsidRPr="00B053AF">
                <w:rPr>
                  <w:color w:val="000000"/>
                  <w:rPrChange w:id="25360" w:author="James Vu" w:date="2024-04-18T23:51:00Z">
                    <w:rPr>
                      <w:color w:val="000000"/>
                      <w:sz w:val="26"/>
                      <w:szCs w:val="26"/>
                    </w:rPr>
                  </w:rPrChange>
                </w:rPr>
                <w:t>1</w:t>
              </w:r>
            </w:ins>
          </w:p>
        </w:tc>
        <w:tc>
          <w:tcPr>
            <w:tcW w:w="0" w:type="auto"/>
            <w:shd w:val="clear" w:color="auto" w:fill="auto"/>
            <w:vAlign w:val="center"/>
            <w:hideMark/>
            <w:tcPrChange w:id="25361" w:author="James Vu" w:date="2024-04-19T00:25:00Z">
              <w:tcPr>
                <w:tcW w:w="0" w:type="auto"/>
                <w:gridSpan w:val="3"/>
                <w:tcBorders>
                  <w:top w:val="nil"/>
                  <w:left w:val="nil"/>
                  <w:bottom w:val="single" w:sz="4" w:space="0" w:color="auto"/>
                  <w:right w:val="single" w:sz="4" w:space="0" w:color="auto"/>
                </w:tcBorders>
                <w:shd w:val="clear" w:color="auto" w:fill="auto"/>
                <w:vAlign w:val="center"/>
                <w:hideMark/>
              </w:tcPr>
            </w:tcPrChange>
          </w:tcPr>
          <w:p w14:paraId="646EC97B" w14:textId="77777777" w:rsidR="001873A6" w:rsidRPr="00B053AF" w:rsidRDefault="001873A6">
            <w:pPr>
              <w:rPr>
                <w:ins w:id="25362" w:author="James Vu" w:date="2024-04-18T23:31:00Z"/>
                <w:color w:val="000000"/>
                <w:rPrChange w:id="25363" w:author="James Vu" w:date="2024-04-18T23:51:00Z">
                  <w:rPr>
                    <w:ins w:id="25364" w:author="James Vu" w:date="2024-04-18T23:31:00Z"/>
                    <w:color w:val="000000"/>
                    <w:sz w:val="26"/>
                    <w:szCs w:val="26"/>
                  </w:rPr>
                </w:rPrChange>
              </w:rPr>
            </w:pPr>
            <w:ins w:id="25365" w:author="James Vu" w:date="2024-04-18T23:31:00Z">
              <w:r w:rsidRPr="00B053AF">
                <w:rPr>
                  <w:color w:val="000000"/>
                  <w:rPrChange w:id="25366" w:author="James Vu" w:date="2024-04-18T23:51:00Z">
                    <w:rPr>
                      <w:color w:val="000000"/>
                      <w:sz w:val="26"/>
                      <w:szCs w:val="26"/>
                    </w:rPr>
                  </w:rPrChange>
                </w:rPr>
                <w:t xml:space="preserve">Cụm máy chủ ứng dụng (Cloud Server) : </w:t>
              </w:r>
              <w:r w:rsidRPr="00B053AF">
                <w:rPr>
                  <w:color w:val="000000"/>
                  <w:rPrChange w:id="25367" w:author="James Vu" w:date="2024-04-18T23:51:00Z">
                    <w:rPr>
                      <w:color w:val="000000"/>
                      <w:sz w:val="26"/>
                      <w:szCs w:val="26"/>
                    </w:rPr>
                  </w:rPrChange>
                </w:rPr>
                <w:br/>
                <w:t>+ CPU : 8 vCore</w:t>
              </w:r>
              <w:r w:rsidRPr="00B053AF">
                <w:rPr>
                  <w:color w:val="000000"/>
                  <w:rPrChange w:id="25368" w:author="James Vu" w:date="2024-04-18T23:51:00Z">
                    <w:rPr>
                      <w:color w:val="000000"/>
                      <w:sz w:val="26"/>
                      <w:szCs w:val="26"/>
                    </w:rPr>
                  </w:rPrChange>
                </w:rPr>
                <w:br/>
                <w:t>+ RAM: 32 GB</w:t>
              </w:r>
              <w:r w:rsidRPr="00B053AF">
                <w:rPr>
                  <w:color w:val="000000"/>
                  <w:rPrChange w:id="25369" w:author="James Vu" w:date="2024-04-18T23:51:00Z">
                    <w:rPr>
                      <w:color w:val="000000"/>
                      <w:sz w:val="26"/>
                      <w:szCs w:val="26"/>
                    </w:rPr>
                  </w:rPrChange>
                </w:rPr>
                <w:br/>
                <w:t>+ Ổ cứng: 200 GB</w:t>
              </w:r>
              <w:r w:rsidRPr="00B053AF">
                <w:rPr>
                  <w:color w:val="000000"/>
                  <w:rPrChange w:id="25370" w:author="James Vu" w:date="2024-04-18T23:51:00Z">
                    <w:rPr>
                      <w:color w:val="000000"/>
                      <w:sz w:val="26"/>
                      <w:szCs w:val="26"/>
                    </w:rPr>
                  </w:rPrChange>
                </w:rPr>
                <w:br/>
                <w:t>+ Khác: 01 IP</w:t>
              </w:r>
            </w:ins>
          </w:p>
        </w:tc>
        <w:tc>
          <w:tcPr>
            <w:tcW w:w="0" w:type="auto"/>
            <w:shd w:val="clear" w:color="auto" w:fill="auto"/>
            <w:noWrap/>
            <w:vAlign w:val="center"/>
            <w:hideMark/>
            <w:tcPrChange w:id="25371"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09346102" w14:textId="77777777" w:rsidR="001873A6" w:rsidRPr="00B053AF" w:rsidRDefault="001873A6">
            <w:pPr>
              <w:jc w:val="center"/>
              <w:rPr>
                <w:ins w:id="25372" w:author="James Vu" w:date="2024-04-18T23:31:00Z"/>
                <w:color w:val="000000"/>
                <w:rPrChange w:id="25373" w:author="James Vu" w:date="2024-04-18T23:51:00Z">
                  <w:rPr>
                    <w:ins w:id="25374" w:author="James Vu" w:date="2024-04-18T23:31:00Z"/>
                    <w:color w:val="000000"/>
                    <w:sz w:val="26"/>
                    <w:szCs w:val="26"/>
                  </w:rPr>
                </w:rPrChange>
              </w:rPr>
            </w:pPr>
            <w:ins w:id="25375" w:author="James Vu" w:date="2024-04-18T23:31:00Z">
              <w:r w:rsidRPr="00B053AF">
                <w:rPr>
                  <w:color w:val="000000"/>
                  <w:rPrChange w:id="25376" w:author="James Vu" w:date="2024-04-18T23:51:00Z">
                    <w:rPr>
                      <w:color w:val="000000"/>
                      <w:sz w:val="26"/>
                      <w:szCs w:val="26"/>
                    </w:rPr>
                  </w:rPrChange>
                </w:rPr>
                <w:t>Máy / năm</w:t>
              </w:r>
            </w:ins>
          </w:p>
        </w:tc>
        <w:tc>
          <w:tcPr>
            <w:tcW w:w="0" w:type="auto"/>
            <w:shd w:val="clear" w:color="auto" w:fill="auto"/>
            <w:noWrap/>
            <w:vAlign w:val="center"/>
            <w:hideMark/>
            <w:tcPrChange w:id="25377"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397A3DBA" w14:textId="77777777" w:rsidR="001873A6" w:rsidRPr="00B053AF" w:rsidRDefault="001873A6">
            <w:pPr>
              <w:jc w:val="center"/>
              <w:rPr>
                <w:ins w:id="25378" w:author="James Vu" w:date="2024-04-18T23:31:00Z"/>
                <w:color w:val="000000"/>
                <w:rPrChange w:id="25379" w:author="James Vu" w:date="2024-04-18T23:51:00Z">
                  <w:rPr>
                    <w:ins w:id="25380" w:author="James Vu" w:date="2024-04-18T23:31:00Z"/>
                    <w:color w:val="000000"/>
                    <w:sz w:val="26"/>
                    <w:szCs w:val="26"/>
                  </w:rPr>
                </w:rPrChange>
              </w:rPr>
            </w:pPr>
            <w:ins w:id="25381" w:author="James Vu" w:date="2024-04-18T23:31:00Z">
              <w:r w:rsidRPr="00B053AF">
                <w:rPr>
                  <w:color w:val="000000"/>
                  <w:rPrChange w:id="25382" w:author="James Vu" w:date="2024-04-18T23:51:00Z">
                    <w:rPr>
                      <w:color w:val="000000"/>
                      <w:sz w:val="26"/>
                      <w:szCs w:val="26"/>
                    </w:rPr>
                  </w:rPrChange>
                </w:rPr>
                <w:t>4</w:t>
              </w:r>
            </w:ins>
          </w:p>
        </w:tc>
        <w:tc>
          <w:tcPr>
            <w:tcW w:w="0" w:type="auto"/>
            <w:shd w:val="clear" w:color="auto" w:fill="auto"/>
            <w:noWrap/>
            <w:vAlign w:val="center"/>
            <w:hideMark/>
            <w:tcPrChange w:id="25383"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219EE4A9" w14:textId="77777777" w:rsidR="001873A6" w:rsidRPr="00B053AF" w:rsidRDefault="001873A6">
            <w:pPr>
              <w:jc w:val="right"/>
              <w:rPr>
                <w:ins w:id="25384" w:author="James Vu" w:date="2024-04-18T23:31:00Z"/>
                <w:color w:val="000000"/>
                <w:rPrChange w:id="25385" w:author="James Vu" w:date="2024-04-18T23:51:00Z">
                  <w:rPr>
                    <w:ins w:id="25386" w:author="James Vu" w:date="2024-04-18T23:31:00Z"/>
                    <w:color w:val="000000"/>
                    <w:sz w:val="26"/>
                    <w:szCs w:val="26"/>
                  </w:rPr>
                </w:rPrChange>
              </w:rPr>
            </w:pPr>
            <w:ins w:id="25387" w:author="James Vu" w:date="2024-04-18T23:31:00Z">
              <w:r w:rsidRPr="00B053AF">
                <w:rPr>
                  <w:color w:val="000000"/>
                  <w:rPrChange w:id="25388" w:author="James Vu" w:date="2024-04-18T23:51:00Z">
                    <w:rPr>
                      <w:color w:val="000000"/>
                      <w:sz w:val="26"/>
                      <w:szCs w:val="26"/>
                    </w:rPr>
                  </w:rPrChange>
                </w:rPr>
                <w:t xml:space="preserve">            243.000.000 </w:t>
              </w:r>
            </w:ins>
          </w:p>
        </w:tc>
        <w:tc>
          <w:tcPr>
            <w:tcW w:w="0" w:type="auto"/>
            <w:shd w:val="clear" w:color="auto" w:fill="auto"/>
            <w:noWrap/>
            <w:vAlign w:val="center"/>
            <w:hideMark/>
            <w:tcPrChange w:id="25389"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67B6E3EF" w14:textId="77777777" w:rsidR="001873A6" w:rsidRPr="00B053AF" w:rsidRDefault="001873A6">
            <w:pPr>
              <w:jc w:val="right"/>
              <w:rPr>
                <w:ins w:id="25390" w:author="James Vu" w:date="2024-04-18T23:31:00Z"/>
                <w:color w:val="000000"/>
                <w:rPrChange w:id="25391" w:author="James Vu" w:date="2024-04-18T23:51:00Z">
                  <w:rPr>
                    <w:ins w:id="25392" w:author="James Vu" w:date="2024-04-18T23:31:00Z"/>
                    <w:color w:val="000000"/>
                    <w:sz w:val="26"/>
                    <w:szCs w:val="26"/>
                  </w:rPr>
                </w:rPrChange>
              </w:rPr>
            </w:pPr>
            <w:ins w:id="25393" w:author="James Vu" w:date="2024-04-18T23:31:00Z">
              <w:r w:rsidRPr="00B053AF">
                <w:rPr>
                  <w:color w:val="000000"/>
                  <w:rPrChange w:id="25394" w:author="James Vu" w:date="2024-04-18T23:51:00Z">
                    <w:rPr>
                      <w:color w:val="000000"/>
                      <w:sz w:val="26"/>
                      <w:szCs w:val="26"/>
                    </w:rPr>
                  </w:rPrChange>
                </w:rPr>
                <w:t xml:space="preserve">            24.300.000 </w:t>
              </w:r>
            </w:ins>
          </w:p>
        </w:tc>
        <w:tc>
          <w:tcPr>
            <w:tcW w:w="0" w:type="auto"/>
            <w:shd w:val="clear" w:color="auto" w:fill="auto"/>
            <w:noWrap/>
            <w:vAlign w:val="center"/>
            <w:hideMark/>
            <w:tcPrChange w:id="25395" w:author="James Vu" w:date="2024-04-19T00:25:00Z">
              <w:tcPr>
                <w:tcW w:w="0" w:type="auto"/>
                <w:tcBorders>
                  <w:top w:val="nil"/>
                  <w:left w:val="nil"/>
                  <w:bottom w:val="single" w:sz="4" w:space="0" w:color="auto"/>
                  <w:right w:val="single" w:sz="4" w:space="0" w:color="auto"/>
                </w:tcBorders>
                <w:shd w:val="clear" w:color="auto" w:fill="auto"/>
                <w:noWrap/>
                <w:vAlign w:val="center"/>
                <w:hideMark/>
              </w:tcPr>
            </w:tcPrChange>
          </w:tcPr>
          <w:p w14:paraId="6E533F08" w14:textId="77777777" w:rsidR="001873A6" w:rsidRPr="00B053AF" w:rsidRDefault="001873A6">
            <w:pPr>
              <w:jc w:val="right"/>
              <w:rPr>
                <w:ins w:id="25396" w:author="James Vu" w:date="2024-04-18T23:31:00Z"/>
                <w:color w:val="000000"/>
                <w:rPrChange w:id="25397" w:author="James Vu" w:date="2024-04-18T23:51:00Z">
                  <w:rPr>
                    <w:ins w:id="25398" w:author="James Vu" w:date="2024-04-18T23:31:00Z"/>
                    <w:color w:val="000000"/>
                    <w:sz w:val="26"/>
                    <w:szCs w:val="26"/>
                  </w:rPr>
                </w:rPrChange>
              </w:rPr>
            </w:pPr>
            <w:ins w:id="25399" w:author="James Vu" w:date="2024-04-18T23:31:00Z">
              <w:r w:rsidRPr="00B053AF">
                <w:rPr>
                  <w:color w:val="000000"/>
                  <w:rPrChange w:id="25400" w:author="James Vu" w:date="2024-04-18T23:51:00Z">
                    <w:rPr>
                      <w:color w:val="000000"/>
                      <w:sz w:val="26"/>
                      <w:szCs w:val="26"/>
                    </w:rPr>
                  </w:rPrChange>
                </w:rPr>
                <w:t xml:space="preserve">             267.300.000 </w:t>
              </w:r>
            </w:ins>
          </w:p>
        </w:tc>
      </w:tr>
      <w:tr w:rsidR="00B053AF" w:rsidRPr="00B053AF" w14:paraId="4B5838EF" w14:textId="77777777" w:rsidTr="003C02FF">
        <w:trPr>
          <w:trHeight w:val="1800"/>
          <w:ins w:id="25401" w:author="James Vu" w:date="2024-04-18T23:31:00Z"/>
          <w:trPrChange w:id="25402" w:author="James Vu" w:date="2024-04-19T00:25:00Z">
            <w:trPr>
              <w:trHeight w:val="1800"/>
            </w:trPr>
          </w:trPrChange>
        </w:trPr>
        <w:tc>
          <w:tcPr>
            <w:tcW w:w="0" w:type="auto"/>
            <w:shd w:val="clear" w:color="auto" w:fill="auto"/>
            <w:noWrap/>
            <w:vAlign w:val="center"/>
            <w:hideMark/>
            <w:tcPrChange w:id="25403" w:author="James Vu" w:date="2024-04-19T00:25:00Z">
              <w:tcPr>
                <w:tcW w:w="0" w:type="auto"/>
                <w:tcBorders>
                  <w:top w:val="nil"/>
                  <w:left w:val="single" w:sz="4" w:space="0" w:color="auto"/>
                  <w:bottom w:val="single" w:sz="4" w:space="0" w:color="auto"/>
                  <w:right w:val="single" w:sz="4" w:space="0" w:color="auto"/>
                </w:tcBorders>
                <w:shd w:val="clear" w:color="auto" w:fill="auto"/>
                <w:noWrap/>
                <w:vAlign w:val="center"/>
                <w:hideMark/>
              </w:tcPr>
            </w:tcPrChange>
          </w:tcPr>
          <w:p w14:paraId="209CA27E" w14:textId="77777777" w:rsidR="001873A6" w:rsidRPr="00B053AF" w:rsidRDefault="001873A6">
            <w:pPr>
              <w:jc w:val="center"/>
              <w:rPr>
                <w:ins w:id="25404" w:author="James Vu" w:date="2024-04-18T23:31:00Z"/>
                <w:color w:val="000000"/>
                <w:rPrChange w:id="25405" w:author="James Vu" w:date="2024-04-18T23:51:00Z">
                  <w:rPr>
                    <w:ins w:id="25406" w:author="James Vu" w:date="2024-04-18T23:31:00Z"/>
                    <w:color w:val="000000"/>
                    <w:sz w:val="26"/>
                    <w:szCs w:val="26"/>
                  </w:rPr>
                </w:rPrChange>
              </w:rPr>
            </w:pPr>
            <w:ins w:id="25407" w:author="James Vu" w:date="2024-04-18T23:31:00Z">
              <w:r w:rsidRPr="00B053AF">
                <w:rPr>
                  <w:color w:val="000000"/>
                  <w:rPrChange w:id="25408" w:author="James Vu" w:date="2024-04-18T23:51:00Z">
                    <w:rPr>
                      <w:color w:val="000000"/>
                      <w:sz w:val="26"/>
                      <w:szCs w:val="26"/>
                    </w:rPr>
                  </w:rPrChange>
                </w:rPr>
                <w:t>2</w:t>
              </w:r>
            </w:ins>
          </w:p>
        </w:tc>
        <w:tc>
          <w:tcPr>
            <w:tcW w:w="0" w:type="auto"/>
            <w:shd w:val="clear" w:color="auto" w:fill="auto"/>
            <w:vAlign w:val="center"/>
            <w:hideMark/>
            <w:tcPrChange w:id="25409" w:author="James Vu" w:date="2024-04-19T00:25:00Z">
              <w:tcPr>
                <w:tcW w:w="0" w:type="auto"/>
                <w:gridSpan w:val="3"/>
                <w:tcBorders>
                  <w:top w:val="nil"/>
                  <w:left w:val="nil"/>
                  <w:bottom w:val="single" w:sz="4" w:space="0" w:color="auto"/>
                  <w:right w:val="single" w:sz="4" w:space="0" w:color="auto"/>
                </w:tcBorders>
                <w:shd w:val="clear" w:color="auto" w:fill="auto"/>
                <w:vAlign w:val="center"/>
                <w:hideMark/>
              </w:tcPr>
            </w:tcPrChange>
          </w:tcPr>
          <w:p w14:paraId="34128368" w14:textId="77777777" w:rsidR="001873A6" w:rsidRPr="00B053AF" w:rsidRDefault="001873A6">
            <w:pPr>
              <w:rPr>
                <w:ins w:id="25410" w:author="James Vu" w:date="2024-04-18T23:31:00Z"/>
                <w:color w:val="000000"/>
                <w:rPrChange w:id="25411" w:author="James Vu" w:date="2024-04-18T23:51:00Z">
                  <w:rPr>
                    <w:ins w:id="25412" w:author="James Vu" w:date="2024-04-18T23:31:00Z"/>
                    <w:color w:val="000000"/>
                    <w:sz w:val="26"/>
                    <w:szCs w:val="26"/>
                  </w:rPr>
                </w:rPrChange>
              </w:rPr>
            </w:pPr>
            <w:ins w:id="25413" w:author="James Vu" w:date="2024-04-18T23:31:00Z">
              <w:r w:rsidRPr="00B053AF">
                <w:rPr>
                  <w:color w:val="000000"/>
                  <w:rPrChange w:id="25414" w:author="James Vu" w:date="2024-04-18T23:51:00Z">
                    <w:rPr>
                      <w:color w:val="000000"/>
                      <w:sz w:val="26"/>
                      <w:szCs w:val="26"/>
                    </w:rPr>
                  </w:rPrChange>
                </w:rPr>
                <w:t>Cụm máy chủ lưu trữ dữ liệu (Cloud Server):</w:t>
              </w:r>
              <w:r w:rsidRPr="00B053AF">
                <w:rPr>
                  <w:color w:val="000000"/>
                  <w:rPrChange w:id="25415" w:author="James Vu" w:date="2024-04-18T23:51:00Z">
                    <w:rPr>
                      <w:color w:val="000000"/>
                      <w:sz w:val="26"/>
                      <w:szCs w:val="26"/>
                    </w:rPr>
                  </w:rPrChange>
                </w:rPr>
                <w:br/>
                <w:t>+ CPU : 8 vCore</w:t>
              </w:r>
              <w:r w:rsidRPr="00B053AF">
                <w:rPr>
                  <w:color w:val="000000"/>
                  <w:rPrChange w:id="25416" w:author="James Vu" w:date="2024-04-18T23:51:00Z">
                    <w:rPr>
                      <w:color w:val="000000"/>
                      <w:sz w:val="26"/>
                      <w:szCs w:val="26"/>
                    </w:rPr>
                  </w:rPrChange>
                </w:rPr>
                <w:br/>
                <w:t>+ RAM: 32 GB</w:t>
              </w:r>
              <w:r w:rsidRPr="00B053AF">
                <w:rPr>
                  <w:color w:val="000000"/>
                  <w:rPrChange w:id="25417" w:author="James Vu" w:date="2024-04-18T23:51:00Z">
                    <w:rPr>
                      <w:color w:val="000000"/>
                      <w:sz w:val="26"/>
                      <w:szCs w:val="26"/>
                    </w:rPr>
                  </w:rPrChange>
                </w:rPr>
                <w:br/>
                <w:t>+ Ổ cứng: 1 TB</w:t>
              </w:r>
              <w:r w:rsidRPr="00B053AF">
                <w:rPr>
                  <w:color w:val="000000"/>
                  <w:rPrChange w:id="25418" w:author="James Vu" w:date="2024-04-18T23:51:00Z">
                    <w:rPr>
                      <w:color w:val="000000"/>
                      <w:sz w:val="26"/>
                      <w:szCs w:val="26"/>
                    </w:rPr>
                  </w:rPrChange>
                </w:rPr>
                <w:br/>
                <w:t>+ Khác: 01 IP</w:t>
              </w:r>
            </w:ins>
          </w:p>
        </w:tc>
        <w:tc>
          <w:tcPr>
            <w:tcW w:w="0" w:type="auto"/>
            <w:shd w:val="clear" w:color="auto" w:fill="auto"/>
            <w:noWrap/>
            <w:vAlign w:val="center"/>
            <w:hideMark/>
            <w:tcPrChange w:id="25419"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4547F922" w14:textId="77777777" w:rsidR="001873A6" w:rsidRPr="00B053AF" w:rsidRDefault="001873A6">
            <w:pPr>
              <w:jc w:val="center"/>
              <w:rPr>
                <w:ins w:id="25420" w:author="James Vu" w:date="2024-04-18T23:31:00Z"/>
                <w:color w:val="000000"/>
                <w:rPrChange w:id="25421" w:author="James Vu" w:date="2024-04-18T23:51:00Z">
                  <w:rPr>
                    <w:ins w:id="25422" w:author="James Vu" w:date="2024-04-18T23:31:00Z"/>
                    <w:color w:val="000000"/>
                    <w:sz w:val="26"/>
                    <w:szCs w:val="26"/>
                  </w:rPr>
                </w:rPrChange>
              </w:rPr>
            </w:pPr>
            <w:ins w:id="25423" w:author="James Vu" w:date="2024-04-18T23:31:00Z">
              <w:r w:rsidRPr="00B053AF">
                <w:rPr>
                  <w:color w:val="000000"/>
                  <w:rPrChange w:id="25424" w:author="James Vu" w:date="2024-04-18T23:51:00Z">
                    <w:rPr>
                      <w:color w:val="000000"/>
                      <w:sz w:val="26"/>
                      <w:szCs w:val="26"/>
                    </w:rPr>
                  </w:rPrChange>
                </w:rPr>
                <w:t>Máy / năm</w:t>
              </w:r>
            </w:ins>
          </w:p>
        </w:tc>
        <w:tc>
          <w:tcPr>
            <w:tcW w:w="0" w:type="auto"/>
            <w:shd w:val="clear" w:color="auto" w:fill="auto"/>
            <w:noWrap/>
            <w:vAlign w:val="center"/>
            <w:hideMark/>
            <w:tcPrChange w:id="25425"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752D6AB6" w14:textId="77777777" w:rsidR="001873A6" w:rsidRPr="00B053AF" w:rsidRDefault="001873A6">
            <w:pPr>
              <w:jc w:val="center"/>
              <w:rPr>
                <w:ins w:id="25426" w:author="James Vu" w:date="2024-04-18T23:31:00Z"/>
                <w:color w:val="000000"/>
                <w:rPrChange w:id="25427" w:author="James Vu" w:date="2024-04-18T23:51:00Z">
                  <w:rPr>
                    <w:ins w:id="25428" w:author="James Vu" w:date="2024-04-18T23:31:00Z"/>
                    <w:color w:val="000000"/>
                    <w:sz w:val="26"/>
                    <w:szCs w:val="26"/>
                  </w:rPr>
                </w:rPrChange>
              </w:rPr>
            </w:pPr>
            <w:ins w:id="25429" w:author="James Vu" w:date="2024-04-18T23:31:00Z">
              <w:r w:rsidRPr="00B053AF">
                <w:rPr>
                  <w:color w:val="000000"/>
                  <w:rPrChange w:id="25430" w:author="James Vu" w:date="2024-04-18T23:51:00Z">
                    <w:rPr>
                      <w:color w:val="000000"/>
                      <w:sz w:val="26"/>
                      <w:szCs w:val="26"/>
                    </w:rPr>
                  </w:rPrChange>
                </w:rPr>
                <w:t>4</w:t>
              </w:r>
            </w:ins>
          </w:p>
        </w:tc>
        <w:tc>
          <w:tcPr>
            <w:tcW w:w="0" w:type="auto"/>
            <w:shd w:val="clear" w:color="auto" w:fill="auto"/>
            <w:noWrap/>
            <w:vAlign w:val="center"/>
            <w:hideMark/>
            <w:tcPrChange w:id="25431"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6A63AE64" w14:textId="77777777" w:rsidR="001873A6" w:rsidRPr="00B053AF" w:rsidRDefault="001873A6">
            <w:pPr>
              <w:jc w:val="right"/>
              <w:rPr>
                <w:ins w:id="25432" w:author="James Vu" w:date="2024-04-18T23:31:00Z"/>
                <w:color w:val="000000"/>
                <w:rPrChange w:id="25433" w:author="James Vu" w:date="2024-04-18T23:51:00Z">
                  <w:rPr>
                    <w:ins w:id="25434" w:author="James Vu" w:date="2024-04-18T23:31:00Z"/>
                    <w:color w:val="000000"/>
                    <w:sz w:val="26"/>
                    <w:szCs w:val="26"/>
                  </w:rPr>
                </w:rPrChange>
              </w:rPr>
            </w:pPr>
            <w:ins w:id="25435" w:author="James Vu" w:date="2024-04-18T23:31:00Z">
              <w:r w:rsidRPr="00B053AF">
                <w:rPr>
                  <w:color w:val="000000"/>
                  <w:rPrChange w:id="25436" w:author="James Vu" w:date="2024-04-18T23:51:00Z">
                    <w:rPr>
                      <w:color w:val="000000"/>
                      <w:sz w:val="26"/>
                      <w:szCs w:val="26"/>
                    </w:rPr>
                  </w:rPrChange>
                </w:rPr>
                <w:t xml:space="preserve">            369.545.455 </w:t>
              </w:r>
            </w:ins>
          </w:p>
        </w:tc>
        <w:tc>
          <w:tcPr>
            <w:tcW w:w="0" w:type="auto"/>
            <w:shd w:val="clear" w:color="auto" w:fill="auto"/>
            <w:noWrap/>
            <w:vAlign w:val="center"/>
            <w:hideMark/>
            <w:tcPrChange w:id="25437"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0D263049" w14:textId="77777777" w:rsidR="001873A6" w:rsidRPr="00B053AF" w:rsidRDefault="001873A6">
            <w:pPr>
              <w:jc w:val="right"/>
              <w:rPr>
                <w:ins w:id="25438" w:author="James Vu" w:date="2024-04-18T23:31:00Z"/>
                <w:color w:val="000000"/>
                <w:rPrChange w:id="25439" w:author="James Vu" w:date="2024-04-18T23:51:00Z">
                  <w:rPr>
                    <w:ins w:id="25440" w:author="James Vu" w:date="2024-04-18T23:31:00Z"/>
                    <w:color w:val="000000"/>
                    <w:sz w:val="26"/>
                    <w:szCs w:val="26"/>
                  </w:rPr>
                </w:rPrChange>
              </w:rPr>
            </w:pPr>
            <w:ins w:id="25441" w:author="James Vu" w:date="2024-04-18T23:31:00Z">
              <w:r w:rsidRPr="00B053AF">
                <w:rPr>
                  <w:color w:val="000000"/>
                  <w:rPrChange w:id="25442" w:author="James Vu" w:date="2024-04-18T23:51:00Z">
                    <w:rPr>
                      <w:color w:val="000000"/>
                      <w:sz w:val="26"/>
                      <w:szCs w:val="26"/>
                    </w:rPr>
                  </w:rPrChange>
                </w:rPr>
                <w:t xml:space="preserve">            36.954.545 </w:t>
              </w:r>
            </w:ins>
          </w:p>
        </w:tc>
        <w:tc>
          <w:tcPr>
            <w:tcW w:w="0" w:type="auto"/>
            <w:shd w:val="clear" w:color="auto" w:fill="auto"/>
            <w:noWrap/>
            <w:vAlign w:val="center"/>
            <w:hideMark/>
            <w:tcPrChange w:id="25443" w:author="James Vu" w:date="2024-04-19T00:25:00Z">
              <w:tcPr>
                <w:tcW w:w="0" w:type="auto"/>
                <w:tcBorders>
                  <w:top w:val="nil"/>
                  <w:left w:val="nil"/>
                  <w:bottom w:val="single" w:sz="4" w:space="0" w:color="auto"/>
                  <w:right w:val="single" w:sz="4" w:space="0" w:color="auto"/>
                </w:tcBorders>
                <w:shd w:val="clear" w:color="auto" w:fill="auto"/>
                <w:noWrap/>
                <w:vAlign w:val="center"/>
                <w:hideMark/>
              </w:tcPr>
            </w:tcPrChange>
          </w:tcPr>
          <w:p w14:paraId="0D1720F6" w14:textId="77777777" w:rsidR="001873A6" w:rsidRPr="00B053AF" w:rsidRDefault="001873A6">
            <w:pPr>
              <w:jc w:val="right"/>
              <w:rPr>
                <w:ins w:id="25444" w:author="James Vu" w:date="2024-04-18T23:31:00Z"/>
                <w:color w:val="000000"/>
                <w:rPrChange w:id="25445" w:author="James Vu" w:date="2024-04-18T23:51:00Z">
                  <w:rPr>
                    <w:ins w:id="25446" w:author="James Vu" w:date="2024-04-18T23:31:00Z"/>
                    <w:color w:val="000000"/>
                    <w:sz w:val="26"/>
                    <w:szCs w:val="26"/>
                  </w:rPr>
                </w:rPrChange>
              </w:rPr>
            </w:pPr>
            <w:ins w:id="25447" w:author="James Vu" w:date="2024-04-18T23:31:00Z">
              <w:r w:rsidRPr="00B053AF">
                <w:rPr>
                  <w:color w:val="000000"/>
                  <w:rPrChange w:id="25448" w:author="James Vu" w:date="2024-04-18T23:51:00Z">
                    <w:rPr>
                      <w:color w:val="000000"/>
                      <w:sz w:val="26"/>
                      <w:szCs w:val="26"/>
                    </w:rPr>
                  </w:rPrChange>
                </w:rPr>
                <w:t xml:space="preserve">             406.500.000 </w:t>
              </w:r>
            </w:ins>
          </w:p>
        </w:tc>
      </w:tr>
      <w:tr w:rsidR="00B053AF" w:rsidRPr="00B053AF" w14:paraId="274CFEA3" w14:textId="77777777" w:rsidTr="003C02FF">
        <w:trPr>
          <w:trHeight w:val="1800"/>
          <w:ins w:id="25449" w:author="James Vu" w:date="2024-04-18T23:31:00Z"/>
          <w:trPrChange w:id="25450" w:author="James Vu" w:date="2024-04-19T00:25:00Z">
            <w:trPr>
              <w:trHeight w:val="1800"/>
            </w:trPr>
          </w:trPrChange>
        </w:trPr>
        <w:tc>
          <w:tcPr>
            <w:tcW w:w="0" w:type="auto"/>
            <w:shd w:val="clear" w:color="auto" w:fill="auto"/>
            <w:noWrap/>
            <w:vAlign w:val="center"/>
            <w:hideMark/>
            <w:tcPrChange w:id="25451" w:author="James Vu" w:date="2024-04-19T00:25:00Z">
              <w:tcPr>
                <w:tcW w:w="0" w:type="auto"/>
                <w:tcBorders>
                  <w:top w:val="nil"/>
                  <w:left w:val="single" w:sz="4" w:space="0" w:color="auto"/>
                  <w:bottom w:val="single" w:sz="4" w:space="0" w:color="auto"/>
                  <w:right w:val="single" w:sz="4" w:space="0" w:color="auto"/>
                </w:tcBorders>
                <w:shd w:val="clear" w:color="auto" w:fill="auto"/>
                <w:noWrap/>
                <w:vAlign w:val="center"/>
                <w:hideMark/>
              </w:tcPr>
            </w:tcPrChange>
          </w:tcPr>
          <w:p w14:paraId="128D122D" w14:textId="77777777" w:rsidR="001873A6" w:rsidRPr="00B053AF" w:rsidRDefault="001873A6">
            <w:pPr>
              <w:jc w:val="center"/>
              <w:rPr>
                <w:ins w:id="25452" w:author="James Vu" w:date="2024-04-18T23:31:00Z"/>
                <w:color w:val="000000"/>
                <w:rPrChange w:id="25453" w:author="James Vu" w:date="2024-04-18T23:51:00Z">
                  <w:rPr>
                    <w:ins w:id="25454" w:author="James Vu" w:date="2024-04-18T23:31:00Z"/>
                    <w:color w:val="000000"/>
                    <w:sz w:val="26"/>
                    <w:szCs w:val="26"/>
                  </w:rPr>
                </w:rPrChange>
              </w:rPr>
            </w:pPr>
            <w:ins w:id="25455" w:author="James Vu" w:date="2024-04-18T23:31:00Z">
              <w:r w:rsidRPr="00B053AF">
                <w:rPr>
                  <w:color w:val="000000"/>
                  <w:rPrChange w:id="25456" w:author="James Vu" w:date="2024-04-18T23:51:00Z">
                    <w:rPr>
                      <w:color w:val="000000"/>
                      <w:sz w:val="26"/>
                      <w:szCs w:val="26"/>
                    </w:rPr>
                  </w:rPrChange>
                </w:rPr>
                <w:t>3</w:t>
              </w:r>
            </w:ins>
          </w:p>
        </w:tc>
        <w:tc>
          <w:tcPr>
            <w:tcW w:w="0" w:type="auto"/>
            <w:shd w:val="clear" w:color="auto" w:fill="auto"/>
            <w:vAlign w:val="center"/>
            <w:hideMark/>
            <w:tcPrChange w:id="25457" w:author="James Vu" w:date="2024-04-19T00:25:00Z">
              <w:tcPr>
                <w:tcW w:w="0" w:type="auto"/>
                <w:gridSpan w:val="3"/>
                <w:tcBorders>
                  <w:top w:val="nil"/>
                  <w:left w:val="nil"/>
                  <w:bottom w:val="single" w:sz="4" w:space="0" w:color="auto"/>
                  <w:right w:val="single" w:sz="4" w:space="0" w:color="auto"/>
                </w:tcBorders>
                <w:shd w:val="clear" w:color="auto" w:fill="auto"/>
                <w:vAlign w:val="center"/>
                <w:hideMark/>
              </w:tcPr>
            </w:tcPrChange>
          </w:tcPr>
          <w:p w14:paraId="48FF0AA9" w14:textId="77777777" w:rsidR="001873A6" w:rsidRPr="00B053AF" w:rsidRDefault="001873A6">
            <w:pPr>
              <w:rPr>
                <w:ins w:id="25458" w:author="James Vu" w:date="2024-04-18T23:31:00Z"/>
                <w:color w:val="000000"/>
                <w:rPrChange w:id="25459" w:author="James Vu" w:date="2024-04-18T23:51:00Z">
                  <w:rPr>
                    <w:ins w:id="25460" w:author="James Vu" w:date="2024-04-18T23:31:00Z"/>
                    <w:color w:val="000000"/>
                    <w:sz w:val="26"/>
                    <w:szCs w:val="26"/>
                  </w:rPr>
                </w:rPrChange>
              </w:rPr>
            </w:pPr>
            <w:ins w:id="25461" w:author="James Vu" w:date="2024-04-18T23:31:00Z">
              <w:r w:rsidRPr="00B053AF">
                <w:rPr>
                  <w:color w:val="000000"/>
                  <w:rPrChange w:id="25462" w:author="James Vu" w:date="2024-04-18T23:51:00Z">
                    <w:rPr>
                      <w:color w:val="000000"/>
                      <w:sz w:val="26"/>
                      <w:szCs w:val="26"/>
                    </w:rPr>
                  </w:rPrChange>
                </w:rPr>
                <w:t>Cụm máy chủ Backup và API (Cloud Server):</w:t>
              </w:r>
              <w:r w:rsidRPr="00B053AF">
                <w:rPr>
                  <w:color w:val="000000"/>
                  <w:rPrChange w:id="25463" w:author="James Vu" w:date="2024-04-18T23:51:00Z">
                    <w:rPr>
                      <w:color w:val="000000"/>
                      <w:sz w:val="26"/>
                      <w:szCs w:val="26"/>
                    </w:rPr>
                  </w:rPrChange>
                </w:rPr>
                <w:br/>
                <w:t>+ CPU : 8 vCore</w:t>
              </w:r>
              <w:r w:rsidRPr="00B053AF">
                <w:rPr>
                  <w:color w:val="000000"/>
                  <w:rPrChange w:id="25464" w:author="James Vu" w:date="2024-04-18T23:51:00Z">
                    <w:rPr>
                      <w:color w:val="000000"/>
                      <w:sz w:val="26"/>
                      <w:szCs w:val="26"/>
                    </w:rPr>
                  </w:rPrChange>
                </w:rPr>
                <w:br/>
                <w:t>+ RAM: 32 GB</w:t>
              </w:r>
              <w:r w:rsidRPr="00B053AF">
                <w:rPr>
                  <w:color w:val="000000"/>
                  <w:rPrChange w:id="25465" w:author="James Vu" w:date="2024-04-18T23:51:00Z">
                    <w:rPr>
                      <w:color w:val="000000"/>
                      <w:sz w:val="26"/>
                      <w:szCs w:val="26"/>
                    </w:rPr>
                  </w:rPrChange>
                </w:rPr>
                <w:br/>
                <w:t>+ Ổ cứng: 2 TB</w:t>
              </w:r>
              <w:r w:rsidRPr="00B053AF">
                <w:rPr>
                  <w:color w:val="000000"/>
                  <w:rPrChange w:id="25466" w:author="James Vu" w:date="2024-04-18T23:51:00Z">
                    <w:rPr>
                      <w:color w:val="000000"/>
                      <w:sz w:val="26"/>
                      <w:szCs w:val="26"/>
                    </w:rPr>
                  </w:rPrChange>
                </w:rPr>
                <w:br/>
                <w:t>+ Khác: 01 IP</w:t>
              </w:r>
            </w:ins>
          </w:p>
        </w:tc>
        <w:tc>
          <w:tcPr>
            <w:tcW w:w="0" w:type="auto"/>
            <w:shd w:val="clear" w:color="auto" w:fill="auto"/>
            <w:noWrap/>
            <w:vAlign w:val="center"/>
            <w:hideMark/>
            <w:tcPrChange w:id="25467"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7B48C5B7" w14:textId="77777777" w:rsidR="001873A6" w:rsidRPr="00B053AF" w:rsidRDefault="001873A6">
            <w:pPr>
              <w:jc w:val="center"/>
              <w:rPr>
                <w:ins w:id="25468" w:author="James Vu" w:date="2024-04-18T23:31:00Z"/>
                <w:color w:val="000000"/>
                <w:rPrChange w:id="25469" w:author="James Vu" w:date="2024-04-18T23:51:00Z">
                  <w:rPr>
                    <w:ins w:id="25470" w:author="James Vu" w:date="2024-04-18T23:31:00Z"/>
                    <w:color w:val="000000"/>
                    <w:sz w:val="26"/>
                    <w:szCs w:val="26"/>
                  </w:rPr>
                </w:rPrChange>
              </w:rPr>
            </w:pPr>
            <w:ins w:id="25471" w:author="James Vu" w:date="2024-04-18T23:31:00Z">
              <w:r w:rsidRPr="00B053AF">
                <w:rPr>
                  <w:color w:val="000000"/>
                  <w:rPrChange w:id="25472" w:author="James Vu" w:date="2024-04-18T23:51:00Z">
                    <w:rPr>
                      <w:color w:val="000000"/>
                      <w:sz w:val="26"/>
                      <w:szCs w:val="26"/>
                    </w:rPr>
                  </w:rPrChange>
                </w:rPr>
                <w:t>Máy / năm</w:t>
              </w:r>
            </w:ins>
          </w:p>
        </w:tc>
        <w:tc>
          <w:tcPr>
            <w:tcW w:w="0" w:type="auto"/>
            <w:shd w:val="clear" w:color="auto" w:fill="auto"/>
            <w:noWrap/>
            <w:vAlign w:val="center"/>
            <w:hideMark/>
            <w:tcPrChange w:id="25473"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31D5F2E5" w14:textId="77777777" w:rsidR="001873A6" w:rsidRPr="00B053AF" w:rsidRDefault="001873A6">
            <w:pPr>
              <w:jc w:val="center"/>
              <w:rPr>
                <w:ins w:id="25474" w:author="James Vu" w:date="2024-04-18T23:31:00Z"/>
                <w:color w:val="000000"/>
                <w:rPrChange w:id="25475" w:author="James Vu" w:date="2024-04-18T23:51:00Z">
                  <w:rPr>
                    <w:ins w:id="25476" w:author="James Vu" w:date="2024-04-18T23:31:00Z"/>
                    <w:color w:val="000000"/>
                    <w:sz w:val="26"/>
                    <w:szCs w:val="26"/>
                  </w:rPr>
                </w:rPrChange>
              </w:rPr>
            </w:pPr>
            <w:ins w:id="25477" w:author="James Vu" w:date="2024-04-18T23:31:00Z">
              <w:r w:rsidRPr="00B053AF">
                <w:rPr>
                  <w:color w:val="000000"/>
                  <w:rPrChange w:id="25478" w:author="James Vu" w:date="2024-04-18T23:51:00Z">
                    <w:rPr>
                      <w:color w:val="000000"/>
                      <w:sz w:val="26"/>
                      <w:szCs w:val="26"/>
                    </w:rPr>
                  </w:rPrChange>
                </w:rPr>
                <w:t>2</w:t>
              </w:r>
            </w:ins>
          </w:p>
        </w:tc>
        <w:tc>
          <w:tcPr>
            <w:tcW w:w="0" w:type="auto"/>
            <w:shd w:val="clear" w:color="auto" w:fill="auto"/>
            <w:noWrap/>
            <w:vAlign w:val="center"/>
            <w:hideMark/>
            <w:tcPrChange w:id="25479"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77D406F1" w14:textId="77777777" w:rsidR="001873A6" w:rsidRPr="00B053AF" w:rsidRDefault="001873A6">
            <w:pPr>
              <w:jc w:val="right"/>
              <w:rPr>
                <w:ins w:id="25480" w:author="James Vu" w:date="2024-04-18T23:31:00Z"/>
                <w:color w:val="000000"/>
                <w:rPrChange w:id="25481" w:author="James Vu" w:date="2024-04-18T23:51:00Z">
                  <w:rPr>
                    <w:ins w:id="25482" w:author="James Vu" w:date="2024-04-18T23:31:00Z"/>
                    <w:color w:val="000000"/>
                    <w:sz w:val="26"/>
                    <w:szCs w:val="26"/>
                  </w:rPr>
                </w:rPrChange>
              </w:rPr>
            </w:pPr>
            <w:ins w:id="25483" w:author="James Vu" w:date="2024-04-18T23:31:00Z">
              <w:r w:rsidRPr="00B053AF">
                <w:rPr>
                  <w:color w:val="000000"/>
                  <w:rPrChange w:id="25484" w:author="James Vu" w:date="2024-04-18T23:51:00Z">
                    <w:rPr>
                      <w:color w:val="000000"/>
                      <w:sz w:val="26"/>
                      <w:szCs w:val="26"/>
                    </w:rPr>
                  </w:rPrChange>
                </w:rPr>
                <w:t xml:space="preserve">            350.000.000 </w:t>
              </w:r>
            </w:ins>
          </w:p>
        </w:tc>
        <w:tc>
          <w:tcPr>
            <w:tcW w:w="0" w:type="auto"/>
            <w:shd w:val="clear" w:color="auto" w:fill="auto"/>
            <w:noWrap/>
            <w:vAlign w:val="center"/>
            <w:hideMark/>
            <w:tcPrChange w:id="25485"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1C1B3DE5" w14:textId="77777777" w:rsidR="001873A6" w:rsidRPr="00B053AF" w:rsidRDefault="001873A6">
            <w:pPr>
              <w:jc w:val="right"/>
              <w:rPr>
                <w:ins w:id="25486" w:author="James Vu" w:date="2024-04-18T23:31:00Z"/>
                <w:color w:val="000000"/>
                <w:rPrChange w:id="25487" w:author="James Vu" w:date="2024-04-18T23:51:00Z">
                  <w:rPr>
                    <w:ins w:id="25488" w:author="James Vu" w:date="2024-04-18T23:31:00Z"/>
                    <w:color w:val="000000"/>
                    <w:sz w:val="26"/>
                    <w:szCs w:val="26"/>
                  </w:rPr>
                </w:rPrChange>
              </w:rPr>
            </w:pPr>
            <w:ins w:id="25489" w:author="James Vu" w:date="2024-04-18T23:31:00Z">
              <w:r w:rsidRPr="00B053AF">
                <w:rPr>
                  <w:color w:val="000000"/>
                  <w:rPrChange w:id="25490" w:author="James Vu" w:date="2024-04-18T23:51:00Z">
                    <w:rPr>
                      <w:color w:val="000000"/>
                      <w:sz w:val="26"/>
                      <w:szCs w:val="26"/>
                    </w:rPr>
                  </w:rPrChange>
                </w:rPr>
                <w:t xml:space="preserve">            35.000.000 </w:t>
              </w:r>
            </w:ins>
          </w:p>
        </w:tc>
        <w:tc>
          <w:tcPr>
            <w:tcW w:w="0" w:type="auto"/>
            <w:shd w:val="clear" w:color="auto" w:fill="auto"/>
            <w:noWrap/>
            <w:vAlign w:val="center"/>
            <w:hideMark/>
            <w:tcPrChange w:id="25491" w:author="James Vu" w:date="2024-04-19T00:25:00Z">
              <w:tcPr>
                <w:tcW w:w="0" w:type="auto"/>
                <w:tcBorders>
                  <w:top w:val="nil"/>
                  <w:left w:val="nil"/>
                  <w:bottom w:val="single" w:sz="4" w:space="0" w:color="auto"/>
                  <w:right w:val="single" w:sz="4" w:space="0" w:color="auto"/>
                </w:tcBorders>
                <w:shd w:val="clear" w:color="auto" w:fill="auto"/>
                <w:noWrap/>
                <w:vAlign w:val="center"/>
                <w:hideMark/>
              </w:tcPr>
            </w:tcPrChange>
          </w:tcPr>
          <w:p w14:paraId="5C2234B6" w14:textId="77777777" w:rsidR="001873A6" w:rsidRPr="00B053AF" w:rsidRDefault="001873A6">
            <w:pPr>
              <w:jc w:val="right"/>
              <w:rPr>
                <w:ins w:id="25492" w:author="James Vu" w:date="2024-04-18T23:31:00Z"/>
                <w:color w:val="000000"/>
                <w:rPrChange w:id="25493" w:author="James Vu" w:date="2024-04-18T23:51:00Z">
                  <w:rPr>
                    <w:ins w:id="25494" w:author="James Vu" w:date="2024-04-18T23:31:00Z"/>
                    <w:color w:val="000000"/>
                    <w:sz w:val="26"/>
                    <w:szCs w:val="26"/>
                  </w:rPr>
                </w:rPrChange>
              </w:rPr>
            </w:pPr>
            <w:ins w:id="25495" w:author="James Vu" w:date="2024-04-18T23:31:00Z">
              <w:r w:rsidRPr="00B053AF">
                <w:rPr>
                  <w:color w:val="000000"/>
                  <w:rPrChange w:id="25496" w:author="James Vu" w:date="2024-04-18T23:51:00Z">
                    <w:rPr>
                      <w:color w:val="000000"/>
                      <w:sz w:val="26"/>
                      <w:szCs w:val="26"/>
                    </w:rPr>
                  </w:rPrChange>
                </w:rPr>
                <w:t xml:space="preserve">             385.000.000 </w:t>
              </w:r>
            </w:ins>
          </w:p>
        </w:tc>
      </w:tr>
      <w:tr w:rsidR="001873A6" w:rsidRPr="00B053AF" w14:paraId="6A3A3DDC" w14:textId="77777777" w:rsidTr="003C02FF">
        <w:trPr>
          <w:trHeight w:val="360"/>
          <w:ins w:id="25497" w:author="James Vu" w:date="2024-04-18T23:31:00Z"/>
          <w:trPrChange w:id="25498" w:author="James Vu" w:date="2024-04-19T00:25:00Z">
            <w:trPr>
              <w:trHeight w:val="360"/>
            </w:trPr>
          </w:trPrChange>
        </w:trPr>
        <w:tc>
          <w:tcPr>
            <w:tcW w:w="0" w:type="auto"/>
            <w:shd w:val="clear" w:color="auto" w:fill="auto"/>
            <w:vAlign w:val="center"/>
            <w:hideMark/>
            <w:tcPrChange w:id="25499" w:author="James Vu" w:date="2024-04-19T00:25:00Z">
              <w:tcPr>
                <w:tcW w:w="0" w:type="auto"/>
                <w:gridSpan w:val="2"/>
                <w:tcBorders>
                  <w:top w:val="nil"/>
                  <w:left w:val="single" w:sz="4" w:space="0" w:color="auto"/>
                  <w:bottom w:val="single" w:sz="4" w:space="0" w:color="auto"/>
                  <w:right w:val="single" w:sz="4" w:space="0" w:color="auto"/>
                </w:tcBorders>
                <w:shd w:val="clear" w:color="000000" w:fill="EBF1DE"/>
                <w:vAlign w:val="center"/>
                <w:hideMark/>
              </w:tcPr>
            </w:tcPrChange>
          </w:tcPr>
          <w:p w14:paraId="4FD188DB" w14:textId="77777777" w:rsidR="001873A6" w:rsidRPr="00B053AF" w:rsidRDefault="001873A6">
            <w:pPr>
              <w:jc w:val="center"/>
              <w:rPr>
                <w:ins w:id="25500" w:author="James Vu" w:date="2024-04-18T23:31:00Z"/>
                <w:b/>
                <w:bCs/>
                <w:i/>
                <w:iCs/>
                <w:color w:val="000000"/>
                <w:rPrChange w:id="25501" w:author="James Vu" w:date="2024-04-18T23:51:00Z">
                  <w:rPr>
                    <w:ins w:id="25502" w:author="James Vu" w:date="2024-04-18T23:31:00Z"/>
                    <w:b/>
                    <w:bCs/>
                    <w:i/>
                    <w:iCs/>
                    <w:color w:val="000000"/>
                    <w:sz w:val="26"/>
                    <w:szCs w:val="26"/>
                  </w:rPr>
                </w:rPrChange>
              </w:rPr>
            </w:pPr>
            <w:ins w:id="25503" w:author="James Vu" w:date="2024-04-18T23:31:00Z">
              <w:r w:rsidRPr="00B053AF">
                <w:rPr>
                  <w:b/>
                  <w:bCs/>
                  <w:i/>
                  <w:iCs/>
                  <w:color w:val="000000"/>
                  <w:rPrChange w:id="25504" w:author="James Vu" w:date="2024-04-18T23:51:00Z">
                    <w:rPr>
                      <w:b/>
                      <w:bCs/>
                      <w:i/>
                      <w:iCs/>
                      <w:color w:val="000000"/>
                      <w:sz w:val="26"/>
                      <w:szCs w:val="26"/>
                    </w:rPr>
                  </w:rPrChange>
                </w:rPr>
                <w:t>II</w:t>
              </w:r>
            </w:ins>
          </w:p>
        </w:tc>
        <w:tc>
          <w:tcPr>
            <w:tcW w:w="0" w:type="auto"/>
            <w:shd w:val="clear" w:color="auto" w:fill="auto"/>
            <w:noWrap/>
            <w:vAlign w:val="center"/>
            <w:hideMark/>
            <w:tcPrChange w:id="25505" w:author="James Vu" w:date="2024-04-19T00:25:00Z">
              <w:tcPr>
                <w:tcW w:w="0" w:type="auto"/>
                <w:tcBorders>
                  <w:top w:val="nil"/>
                  <w:left w:val="nil"/>
                  <w:bottom w:val="single" w:sz="4" w:space="0" w:color="auto"/>
                  <w:right w:val="single" w:sz="4" w:space="0" w:color="auto"/>
                </w:tcBorders>
                <w:shd w:val="clear" w:color="000000" w:fill="EBF1DE"/>
                <w:noWrap/>
                <w:vAlign w:val="center"/>
                <w:hideMark/>
              </w:tcPr>
            </w:tcPrChange>
          </w:tcPr>
          <w:p w14:paraId="347C2B00" w14:textId="77777777" w:rsidR="001873A6" w:rsidRPr="00B053AF" w:rsidRDefault="001873A6">
            <w:pPr>
              <w:rPr>
                <w:ins w:id="25506" w:author="James Vu" w:date="2024-04-18T23:31:00Z"/>
                <w:b/>
                <w:bCs/>
                <w:i/>
                <w:iCs/>
                <w:color w:val="000000"/>
                <w:rPrChange w:id="25507" w:author="James Vu" w:date="2024-04-18T23:51:00Z">
                  <w:rPr>
                    <w:ins w:id="25508" w:author="James Vu" w:date="2024-04-18T23:31:00Z"/>
                    <w:b/>
                    <w:bCs/>
                    <w:i/>
                    <w:iCs/>
                    <w:color w:val="000000"/>
                    <w:sz w:val="26"/>
                    <w:szCs w:val="26"/>
                  </w:rPr>
                </w:rPrChange>
              </w:rPr>
            </w:pPr>
            <w:ins w:id="25509" w:author="James Vu" w:date="2024-04-18T23:31:00Z">
              <w:r w:rsidRPr="00B053AF">
                <w:rPr>
                  <w:b/>
                  <w:bCs/>
                  <w:i/>
                  <w:iCs/>
                  <w:color w:val="000000"/>
                  <w:rPrChange w:id="25510" w:author="James Vu" w:date="2024-04-18T23:51:00Z">
                    <w:rPr>
                      <w:b/>
                      <w:bCs/>
                      <w:i/>
                      <w:iCs/>
                      <w:color w:val="000000"/>
                      <w:sz w:val="26"/>
                      <w:szCs w:val="26"/>
                    </w:rPr>
                  </w:rPrChange>
                </w:rPr>
                <w:t>Dịch vụ CNTT</w:t>
              </w:r>
            </w:ins>
          </w:p>
        </w:tc>
        <w:tc>
          <w:tcPr>
            <w:tcW w:w="0" w:type="auto"/>
            <w:shd w:val="clear" w:color="auto" w:fill="auto"/>
            <w:vAlign w:val="center"/>
            <w:hideMark/>
            <w:tcPrChange w:id="25511"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1A8A78FE" w14:textId="77777777" w:rsidR="001873A6" w:rsidRPr="00B053AF" w:rsidRDefault="001873A6">
            <w:pPr>
              <w:jc w:val="center"/>
              <w:rPr>
                <w:ins w:id="25512" w:author="James Vu" w:date="2024-04-18T23:31:00Z"/>
                <w:b/>
                <w:bCs/>
                <w:color w:val="000000"/>
                <w:rPrChange w:id="25513" w:author="James Vu" w:date="2024-04-18T23:51:00Z">
                  <w:rPr>
                    <w:ins w:id="25514" w:author="James Vu" w:date="2024-04-18T23:31:00Z"/>
                    <w:b/>
                    <w:bCs/>
                    <w:color w:val="000000"/>
                    <w:sz w:val="26"/>
                    <w:szCs w:val="26"/>
                  </w:rPr>
                </w:rPrChange>
              </w:rPr>
            </w:pPr>
            <w:ins w:id="25515" w:author="James Vu" w:date="2024-04-18T23:31:00Z">
              <w:r w:rsidRPr="00B053AF">
                <w:rPr>
                  <w:b/>
                  <w:bCs/>
                  <w:color w:val="000000"/>
                  <w:rPrChange w:id="25516" w:author="James Vu" w:date="2024-04-18T23:51:00Z">
                    <w:rPr>
                      <w:b/>
                      <w:bCs/>
                      <w:color w:val="000000"/>
                      <w:sz w:val="26"/>
                      <w:szCs w:val="26"/>
                    </w:rPr>
                  </w:rPrChange>
                </w:rPr>
                <w:t> </w:t>
              </w:r>
            </w:ins>
          </w:p>
        </w:tc>
        <w:tc>
          <w:tcPr>
            <w:tcW w:w="0" w:type="auto"/>
            <w:shd w:val="clear" w:color="auto" w:fill="auto"/>
            <w:vAlign w:val="center"/>
            <w:hideMark/>
            <w:tcPrChange w:id="25517"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4D506185" w14:textId="77777777" w:rsidR="001873A6" w:rsidRPr="00B053AF" w:rsidRDefault="001873A6">
            <w:pPr>
              <w:rPr>
                <w:ins w:id="25518" w:author="James Vu" w:date="2024-04-18T23:31:00Z"/>
                <w:color w:val="000000"/>
                <w:rPrChange w:id="25519" w:author="James Vu" w:date="2024-04-18T23:51:00Z">
                  <w:rPr>
                    <w:ins w:id="25520" w:author="James Vu" w:date="2024-04-18T23:31:00Z"/>
                    <w:color w:val="000000"/>
                    <w:sz w:val="20"/>
                    <w:szCs w:val="20"/>
                  </w:rPr>
                </w:rPrChange>
              </w:rPr>
            </w:pPr>
            <w:ins w:id="25521" w:author="James Vu" w:date="2024-04-18T23:31:00Z">
              <w:r w:rsidRPr="00B053AF">
                <w:rPr>
                  <w:color w:val="000000"/>
                  <w:rPrChange w:id="25522" w:author="James Vu" w:date="2024-04-18T23:51:00Z">
                    <w:rPr>
                      <w:color w:val="000000"/>
                      <w:sz w:val="20"/>
                      <w:szCs w:val="20"/>
                    </w:rPr>
                  </w:rPrChange>
                </w:rPr>
                <w:t> </w:t>
              </w:r>
            </w:ins>
          </w:p>
        </w:tc>
        <w:tc>
          <w:tcPr>
            <w:tcW w:w="0" w:type="auto"/>
            <w:shd w:val="clear" w:color="auto" w:fill="auto"/>
            <w:vAlign w:val="center"/>
            <w:hideMark/>
            <w:tcPrChange w:id="25523"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1FB9FC77" w14:textId="77777777" w:rsidR="001873A6" w:rsidRPr="00B053AF" w:rsidRDefault="001873A6">
            <w:pPr>
              <w:jc w:val="right"/>
              <w:rPr>
                <w:ins w:id="25524" w:author="James Vu" w:date="2024-04-18T23:31:00Z"/>
                <w:b/>
                <w:bCs/>
                <w:color w:val="000000"/>
                <w:rPrChange w:id="25525" w:author="James Vu" w:date="2024-04-18T23:51:00Z">
                  <w:rPr>
                    <w:ins w:id="25526" w:author="James Vu" w:date="2024-04-18T23:31:00Z"/>
                    <w:b/>
                    <w:bCs/>
                    <w:color w:val="000000"/>
                    <w:sz w:val="26"/>
                    <w:szCs w:val="26"/>
                  </w:rPr>
                </w:rPrChange>
              </w:rPr>
            </w:pPr>
            <w:ins w:id="25527" w:author="James Vu" w:date="2024-04-18T23:31:00Z">
              <w:r w:rsidRPr="00B053AF">
                <w:rPr>
                  <w:b/>
                  <w:bCs/>
                  <w:color w:val="000000"/>
                  <w:rPrChange w:id="25528" w:author="James Vu" w:date="2024-04-18T23:51:00Z">
                    <w:rPr>
                      <w:b/>
                      <w:bCs/>
                      <w:color w:val="000000"/>
                      <w:sz w:val="26"/>
                      <w:szCs w:val="26"/>
                    </w:rPr>
                  </w:rPrChange>
                </w:rPr>
                <w:t xml:space="preserve">            910.196.000 </w:t>
              </w:r>
            </w:ins>
          </w:p>
        </w:tc>
        <w:tc>
          <w:tcPr>
            <w:tcW w:w="0" w:type="auto"/>
            <w:shd w:val="clear" w:color="auto" w:fill="auto"/>
            <w:vAlign w:val="center"/>
            <w:hideMark/>
            <w:tcPrChange w:id="25529"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3D173035" w14:textId="77777777" w:rsidR="001873A6" w:rsidRPr="00B053AF" w:rsidRDefault="001873A6">
            <w:pPr>
              <w:jc w:val="right"/>
              <w:rPr>
                <w:ins w:id="25530" w:author="James Vu" w:date="2024-04-18T23:31:00Z"/>
                <w:b/>
                <w:bCs/>
                <w:color w:val="000000"/>
                <w:rPrChange w:id="25531" w:author="James Vu" w:date="2024-04-18T23:51:00Z">
                  <w:rPr>
                    <w:ins w:id="25532" w:author="James Vu" w:date="2024-04-18T23:31:00Z"/>
                    <w:b/>
                    <w:bCs/>
                    <w:color w:val="000000"/>
                    <w:sz w:val="26"/>
                    <w:szCs w:val="26"/>
                  </w:rPr>
                </w:rPrChange>
              </w:rPr>
            </w:pPr>
            <w:ins w:id="25533" w:author="James Vu" w:date="2024-04-18T23:31:00Z">
              <w:r w:rsidRPr="00B053AF">
                <w:rPr>
                  <w:b/>
                  <w:bCs/>
                  <w:color w:val="000000"/>
                  <w:rPrChange w:id="25534" w:author="James Vu" w:date="2024-04-18T23:51:00Z">
                    <w:rPr>
                      <w:b/>
                      <w:bCs/>
                      <w:color w:val="000000"/>
                      <w:sz w:val="26"/>
                      <w:szCs w:val="26"/>
                    </w:rPr>
                  </w:rPrChange>
                </w:rPr>
                <w:t xml:space="preserve">            87.600.000 </w:t>
              </w:r>
            </w:ins>
          </w:p>
        </w:tc>
        <w:tc>
          <w:tcPr>
            <w:tcW w:w="0" w:type="auto"/>
            <w:shd w:val="clear" w:color="auto" w:fill="auto"/>
            <w:vAlign w:val="center"/>
            <w:hideMark/>
            <w:tcPrChange w:id="25535"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3DA125F7" w14:textId="77777777" w:rsidR="001873A6" w:rsidRPr="00B053AF" w:rsidRDefault="001873A6">
            <w:pPr>
              <w:jc w:val="right"/>
              <w:rPr>
                <w:ins w:id="25536" w:author="James Vu" w:date="2024-04-18T23:31:00Z"/>
                <w:b/>
                <w:bCs/>
                <w:color w:val="000000"/>
                <w:rPrChange w:id="25537" w:author="James Vu" w:date="2024-04-18T23:51:00Z">
                  <w:rPr>
                    <w:ins w:id="25538" w:author="James Vu" w:date="2024-04-18T23:31:00Z"/>
                    <w:b/>
                    <w:bCs/>
                    <w:color w:val="000000"/>
                    <w:sz w:val="26"/>
                    <w:szCs w:val="26"/>
                  </w:rPr>
                </w:rPrChange>
              </w:rPr>
            </w:pPr>
            <w:ins w:id="25539" w:author="James Vu" w:date="2024-04-18T23:31:00Z">
              <w:r w:rsidRPr="00B053AF">
                <w:rPr>
                  <w:b/>
                  <w:bCs/>
                  <w:color w:val="000000"/>
                  <w:rPrChange w:id="25540" w:author="James Vu" w:date="2024-04-18T23:51:00Z">
                    <w:rPr>
                      <w:b/>
                      <w:bCs/>
                      <w:color w:val="000000"/>
                      <w:sz w:val="26"/>
                      <w:szCs w:val="26"/>
                    </w:rPr>
                  </w:rPrChange>
                </w:rPr>
                <w:t xml:space="preserve">             997.796.000 </w:t>
              </w:r>
            </w:ins>
          </w:p>
        </w:tc>
      </w:tr>
      <w:tr w:rsidR="00B053AF" w:rsidRPr="00B053AF" w14:paraId="34D73154" w14:textId="77777777" w:rsidTr="003C02FF">
        <w:trPr>
          <w:trHeight w:val="720"/>
          <w:ins w:id="25541" w:author="James Vu" w:date="2024-04-18T23:31:00Z"/>
          <w:trPrChange w:id="25542" w:author="James Vu" w:date="2024-04-19T00:25:00Z">
            <w:trPr>
              <w:trHeight w:val="720"/>
            </w:trPr>
          </w:trPrChange>
        </w:trPr>
        <w:tc>
          <w:tcPr>
            <w:tcW w:w="0" w:type="auto"/>
            <w:shd w:val="clear" w:color="auto" w:fill="auto"/>
            <w:noWrap/>
            <w:vAlign w:val="center"/>
            <w:hideMark/>
            <w:tcPrChange w:id="25543" w:author="James Vu" w:date="2024-04-19T00:25:00Z">
              <w:tcPr>
                <w:tcW w:w="0" w:type="auto"/>
                <w:tcBorders>
                  <w:top w:val="nil"/>
                  <w:left w:val="single" w:sz="4" w:space="0" w:color="auto"/>
                  <w:bottom w:val="single" w:sz="4" w:space="0" w:color="auto"/>
                  <w:right w:val="single" w:sz="4" w:space="0" w:color="auto"/>
                </w:tcBorders>
                <w:shd w:val="clear" w:color="auto" w:fill="auto"/>
                <w:noWrap/>
                <w:vAlign w:val="center"/>
                <w:hideMark/>
              </w:tcPr>
            </w:tcPrChange>
          </w:tcPr>
          <w:p w14:paraId="5764058D" w14:textId="77777777" w:rsidR="001873A6" w:rsidRPr="00B053AF" w:rsidRDefault="001873A6">
            <w:pPr>
              <w:jc w:val="center"/>
              <w:rPr>
                <w:ins w:id="25544" w:author="James Vu" w:date="2024-04-18T23:31:00Z"/>
                <w:color w:val="000000"/>
                <w:rPrChange w:id="25545" w:author="James Vu" w:date="2024-04-18T23:51:00Z">
                  <w:rPr>
                    <w:ins w:id="25546" w:author="James Vu" w:date="2024-04-18T23:31:00Z"/>
                    <w:color w:val="000000"/>
                    <w:sz w:val="26"/>
                    <w:szCs w:val="26"/>
                  </w:rPr>
                </w:rPrChange>
              </w:rPr>
            </w:pPr>
            <w:ins w:id="25547" w:author="James Vu" w:date="2024-04-18T23:31:00Z">
              <w:r w:rsidRPr="00B053AF">
                <w:rPr>
                  <w:color w:val="000000"/>
                  <w:rPrChange w:id="25548" w:author="James Vu" w:date="2024-04-18T23:51:00Z">
                    <w:rPr>
                      <w:color w:val="000000"/>
                      <w:sz w:val="26"/>
                      <w:szCs w:val="26"/>
                    </w:rPr>
                  </w:rPrChange>
                </w:rPr>
                <w:t>1</w:t>
              </w:r>
            </w:ins>
          </w:p>
        </w:tc>
        <w:tc>
          <w:tcPr>
            <w:tcW w:w="0" w:type="auto"/>
            <w:shd w:val="clear" w:color="auto" w:fill="auto"/>
            <w:vAlign w:val="center"/>
            <w:hideMark/>
            <w:tcPrChange w:id="25549" w:author="James Vu" w:date="2024-04-19T00:25:00Z">
              <w:tcPr>
                <w:tcW w:w="0" w:type="auto"/>
                <w:gridSpan w:val="3"/>
                <w:tcBorders>
                  <w:top w:val="nil"/>
                  <w:left w:val="nil"/>
                  <w:bottom w:val="single" w:sz="4" w:space="0" w:color="auto"/>
                  <w:right w:val="single" w:sz="4" w:space="0" w:color="auto"/>
                </w:tcBorders>
                <w:shd w:val="clear" w:color="auto" w:fill="auto"/>
                <w:vAlign w:val="center"/>
                <w:hideMark/>
              </w:tcPr>
            </w:tcPrChange>
          </w:tcPr>
          <w:p w14:paraId="3335C9E4" w14:textId="77777777" w:rsidR="001873A6" w:rsidRPr="00B053AF" w:rsidRDefault="001873A6">
            <w:pPr>
              <w:rPr>
                <w:ins w:id="25550" w:author="James Vu" w:date="2024-04-18T23:31:00Z"/>
                <w:color w:val="000000"/>
                <w:rPrChange w:id="25551" w:author="James Vu" w:date="2024-04-18T23:51:00Z">
                  <w:rPr>
                    <w:ins w:id="25552" w:author="James Vu" w:date="2024-04-18T23:31:00Z"/>
                    <w:color w:val="000000"/>
                    <w:sz w:val="26"/>
                    <w:szCs w:val="26"/>
                  </w:rPr>
                </w:rPrChange>
              </w:rPr>
            </w:pPr>
            <w:ins w:id="25553" w:author="James Vu" w:date="2024-04-18T23:31:00Z">
              <w:r w:rsidRPr="00B053AF">
                <w:rPr>
                  <w:color w:val="000000"/>
                  <w:rPrChange w:id="25554" w:author="James Vu" w:date="2024-04-18T23:51:00Z">
                    <w:rPr>
                      <w:color w:val="000000"/>
                      <w:sz w:val="26"/>
                      <w:szCs w:val="26"/>
                    </w:rPr>
                  </w:rPrChange>
                </w:rPr>
                <w:t>Phần mềm hệ điều hành Windows Server 2022 Standard - 2 Core License Pack, Usr CAL</w:t>
              </w:r>
            </w:ins>
          </w:p>
        </w:tc>
        <w:tc>
          <w:tcPr>
            <w:tcW w:w="0" w:type="auto"/>
            <w:shd w:val="clear" w:color="auto" w:fill="auto"/>
            <w:vAlign w:val="center"/>
            <w:hideMark/>
            <w:tcPrChange w:id="25555" w:author="James Vu" w:date="2024-04-19T00:25: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18EF73C" w14:textId="77777777" w:rsidR="001873A6" w:rsidRPr="00B053AF" w:rsidRDefault="001873A6">
            <w:pPr>
              <w:jc w:val="center"/>
              <w:rPr>
                <w:ins w:id="25556" w:author="James Vu" w:date="2024-04-18T23:31:00Z"/>
                <w:color w:val="000000"/>
                <w:rPrChange w:id="25557" w:author="James Vu" w:date="2024-04-18T23:51:00Z">
                  <w:rPr>
                    <w:ins w:id="25558" w:author="James Vu" w:date="2024-04-18T23:31:00Z"/>
                    <w:color w:val="000000"/>
                    <w:sz w:val="26"/>
                    <w:szCs w:val="26"/>
                  </w:rPr>
                </w:rPrChange>
              </w:rPr>
            </w:pPr>
            <w:ins w:id="25559" w:author="James Vu" w:date="2024-04-18T23:31:00Z">
              <w:r w:rsidRPr="00B053AF">
                <w:rPr>
                  <w:color w:val="000000"/>
                  <w:rPrChange w:id="25560" w:author="James Vu" w:date="2024-04-18T23:51:00Z">
                    <w:rPr>
                      <w:color w:val="000000"/>
                      <w:sz w:val="26"/>
                      <w:szCs w:val="26"/>
                    </w:rPr>
                  </w:rPrChange>
                </w:rPr>
                <w:t>Bản quyền / máy / năm</w:t>
              </w:r>
            </w:ins>
          </w:p>
        </w:tc>
        <w:tc>
          <w:tcPr>
            <w:tcW w:w="0" w:type="auto"/>
            <w:shd w:val="clear" w:color="auto" w:fill="auto"/>
            <w:noWrap/>
            <w:vAlign w:val="center"/>
            <w:hideMark/>
            <w:tcPrChange w:id="25561"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54AF969B" w14:textId="77777777" w:rsidR="001873A6" w:rsidRPr="00B053AF" w:rsidRDefault="001873A6">
            <w:pPr>
              <w:jc w:val="center"/>
              <w:rPr>
                <w:ins w:id="25562" w:author="James Vu" w:date="2024-04-18T23:31:00Z"/>
                <w:color w:val="000000"/>
                <w:rPrChange w:id="25563" w:author="James Vu" w:date="2024-04-18T23:51:00Z">
                  <w:rPr>
                    <w:ins w:id="25564" w:author="James Vu" w:date="2024-04-18T23:31:00Z"/>
                    <w:color w:val="000000"/>
                    <w:sz w:val="26"/>
                    <w:szCs w:val="26"/>
                  </w:rPr>
                </w:rPrChange>
              </w:rPr>
            </w:pPr>
            <w:ins w:id="25565" w:author="James Vu" w:date="2024-04-18T23:31:00Z">
              <w:r w:rsidRPr="00B053AF">
                <w:rPr>
                  <w:color w:val="000000"/>
                  <w:rPrChange w:id="25566" w:author="James Vu" w:date="2024-04-18T23:51:00Z">
                    <w:rPr>
                      <w:color w:val="000000"/>
                      <w:sz w:val="26"/>
                      <w:szCs w:val="26"/>
                    </w:rPr>
                  </w:rPrChange>
                </w:rPr>
                <w:t>10</w:t>
              </w:r>
            </w:ins>
          </w:p>
        </w:tc>
        <w:tc>
          <w:tcPr>
            <w:tcW w:w="0" w:type="auto"/>
            <w:shd w:val="clear" w:color="auto" w:fill="auto"/>
            <w:noWrap/>
            <w:vAlign w:val="center"/>
            <w:hideMark/>
            <w:tcPrChange w:id="25567"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6F31A208" w14:textId="77777777" w:rsidR="001873A6" w:rsidRPr="00B053AF" w:rsidRDefault="001873A6">
            <w:pPr>
              <w:jc w:val="right"/>
              <w:rPr>
                <w:ins w:id="25568" w:author="James Vu" w:date="2024-04-18T23:31:00Z"/>
                <w:color w:val="000000"/>
                <w:rPrChange w:id="25569" w:author="James Vu" w:date="2024-04-18T23:51:00Z">
                  <w:rPr>
                    <w:ins w:id="25570" w:author="James Vu" w:date="2024-04-18T23:31:00Z"/>
                    <w:color w:val="000000"/>
                    <w:sz w:val="26"/>
                    <w:szCs w:val="26"/>
                  </w:rPr>
                </w:rPrChange>
              </w:rPr>
            </w:pPr>
            <w:ins w:id="25571" w:author="James Vu" w:date="2024-04-18T23:31:00Z">
              <w:r w:rsidRPr="00B053AF">
                <w:rPr>
                  <w:color w:val="000000"/>
                  <w:rPrChange w:id="25572" w:author="James Vu" w:date="2024-04-18T23:51:00Z">
                    <w:rPr>
                      <w:color w:val="000000"/>
                      <w:sz w:val="26"/>
                      <w:szCs w:val="26"/>
                    </w:rPr>
                  </w:rPrChange>
                </w:rPr>
                <w:t xml:space="preserve">               34.196.000 </w:t>
              </w:r>
            </w:ins>
          </w:p>
        </w:tc>
        <w:tc>
          <w:tcPr>
            <w:tcW w:w="0" w:type="auto"/>
            <w:shd w:val="clear" w:color="auto" w:fill="auto"/>
            <w:noWrap/>
            <w:vAlign w:val="center"/>
            <w:hideMark/>
            <w:tcPrChange w:id="25573"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5E21F20F" w14:textId="77777777" w:rsidR="001873A6" w:rsidRPr="00B053AF" w:rsidRDefault="001873A6">
            <w:pPr>
              <w:jc w:val="right"/>
              <w:rPr>
                <w:ins w:id="25574" w:author="James Vu" w:date="2024-04-18T23:31:00Z"/>
                <w:color w:val="000000"/>
                <w:rPrChange w:id="25575" w:author="James Vu" w:date="2024-04-18T23:51:00Z">
                  <w:rPr>
                    <w:ins w:id="25576" w:author="James Vu" w:date="2024-04-18T23:31:00Z"/>
                    <w:color w:val="000000"/>
                    <w:sz w:val="26"/>
                    <w:szCs w:val="26"/>
                  </w:rPr>
                </w:rPrChange>
              </w:rPr>
            </w:pPr>
            <w:ins w:id="25577" w:author="James Vu" w:date="2024-04-18T23:31:00Z">
              <w:r w:rsidRPr="00B053AF">
                <w:rPr>
                  <w:color w:val="000000"/>
                  <w:rPrChange w:id="25578" w:author="James Vu" w:date="2024-04-18T23:51:00Z">
                    <w:rPr>
                      <w:color w:val="000000"/>
                      <w:sz w:val="26"/>
                      <w:szCs w:val="26"/>
                    </w:rPr>
                  </w:rPrChange>
                </w:rPr>
                <w:t> </w:t>
              </w:r>
            </w:ins>
          </w:p>
        </w:tc>
        <w:tc>
          <w:tcPr>
            <w:tcW w:w="0" w:type="auto"/>
            <w:shd w:val="clear" w:color="auto" w:fill="auto"/>
            <w:noWrap/>
            <w:vAlign w:val="center"/>
            <w:hideMark/>
            <w:tcPrChange w:id="25579" w:author="James Vu" w:date="2024-04-19T00:25:00Z">
              <w:tcPr>
                <w:tcW w:w="0" w:type="auto"/>
                <w:tcBorders>
                  <w:top w:val="nil"/>
                  <w:left w:val="nil"/>
                  <w:bottom w:val="single" w:sz="4" w:space="0" w:color="auto"/>
                  <w:right w:val="single" w:sz="4" w:space="0" w:color="auto"/>
                </w:tcBorders>
                <w:shd w:val="clear" w:color="auto" w:fill="auto"/>
                <w:noWrap/>
                <w:vAlign w:val="center"/>
                <w:hideMark/>
              </w:tcPr>
            </w:tcPrChange>
          </w:tcPr>
          <w:p w14:paraId="57500B87" w14:textId="77777777" w:rsidR="001873A6" w:rsidRPr="00B053AF" w:rsidRDefault="001873A6">
            <w:pPr>
              <w:jc w:val="right"/>
              <w:rPr>
                <w:ins w:id="25580" w:author="James Vu" w:date="2024-04-18T23:31:00Z"/>
                <w:color w:val="000000"/>
                <w:rPrChange w:id="25581" w:author="James Vu" w:date="2024-04-18T23:51:00Z">
                  <w:rPr>
                    <w:ins w:id="25582" w:author="James Vu" w:date="2024-04-18T23:31:00Z"/>
                    <w:color w:val="000000"/>
                    <w:sz w:val="26"/>
                    <w:szCs w:val="26"/>
                  </w:rPr>
                </w:rPrChange>
              </w:rPr>
            </w:pPr>
            <w:ins w:id="25583" w:author="James Vu" w:date="2024-04-18T23:31:00Z">
              <w:r w:rsidRPr="00B053AF">
                <w:rPr>
                  <w:color w:val="000000"/>
                  <w:rPrChange w:id="25584" w:author="James Vu" w:date="2024-04-18T23:51:00Z">
                    <w:rPr>
                      <w:color w:val="000000"/>
                      <w:sz w:val="26"/>
                      <w:szCs w:val="26"/>
                    </w:rPr>
                  </w:rPrChange>
                </w:rPr>
                <w:t xml:space="preserve">               34.196.000 </w:t>
              </w:r>
            </w:ins>
          </w:p>
        </w:tc>
      </w:tr>
      <w:tr w:rsidR="00B053AF" w:rsidRPr="00B053AF" w14:paraId="5043BC2E" w14:textId="77777777" w:rsidTr="003C02FF">
        <w:trPr>
          <w:trHeight w:val="360"/>
          <w:ins w:id="25585" w:author="James Vu" w:date="2024-04-18T23:31:00Z"/>
          <w:trPrChange w:id="25586" w:author="James Vu" w:date="2024-04-19T00:25:00Z">
            <w:trPr>
              <w:trHeight w:val="360"/>
            </w:trPr>
          </w:trPrChange>
        </w:trPr>
        <w:tc>
          <w:tcPr>
            <w:tcW w:w="0" w:type="auto"/>
            <w:shd w:val="clear" w:color="auto" w:fill="auto"/>
            <w:noWrap/>
            <w:vAlign w:val="center"/>
            <w:hideMark/>
            <w:tcPrChange w:id="25587" w:author="James Vu" w:date="2024-04-19T00:25:00Z">
              <w:tcPr>
                <w:tcW w:w="0" w:type="auto"/>
                <w:tcBorders>
                  <w:top w:val="nil"/>
                  <w:left w:val="single" w:sz="4" w:space="0" w:color="auto"/>
                  <w:bottom w:val="single" w:sz="4" w:space="0" w:color="auto"/>
                  <w:right w:val="single" w:sz="4" w:space="0" w:color="auto"/>
                </w:tcBorders>
                <w:shd w:val="clear" w:color="auto" w:fill="auto"/>
                <w:noWrap/>
                <w:vAlign w:val="center"/>
                <w:hideMark/>
              </w:tcPr>
            </w:tcPrChange>
          </w:tcPr>
          <w:p w14:paraId="3E8C43F3" w14:textId="77777777" w:rsidR="001873A6" w:rsidRPr="00B053AF" w:rsidRDefault="001873A6">
            <w:pPr>
              <w:jc w:val="center"/>
              <w:rPr>
                <w:ins w:id="25588" w:author="James Vu" w:date="2024-04-18T23:31:00Z"/>
                <w:color w:val="000000"/>
                <w:rPrChange w:id="25589" w:author="James Vu" w:date="2024-04-18T23:51:00Z">
                  <w:rPr>
                    <w:ins w:id="25590" w:author="James Vu" w:date="2024-04-18T23:31:00Z"/>
                    <w:color w:val="000000"/>
                    <w:sz w:val="26"/>
                    <w:szCs w:val="26"/>
                  </w:rPr>
                </w:rPrChange>
              </w:rPr>
            </w:pPr>
            <w:ins w:id="25591" w:author="James Vu" w:date="2024-04-18T23:31:00Z">
              <w:r w:rsidRPr="00B053AF">
                <w:rPr>
                  <w:color w:val="000000"/>
                  <w:rPrChange w:id="25592" w:author="James Vu" w:date="2024-04-18T23:51:00Z">
                    <w:rPr>
                      <w:color w:val="000000"/>
                      <w:sz w:val="26"/>
                      <w:szCs w:val="26"/>
                    </w:rPr>
                  </w:rPrChange>
                </w:rPr>
                <w:lastRenderedPageBreak/>
                <w:t>2</w:t>
              </w:r>
            </w:ins>
          </w:p>
        </w:tc>
        <w:tc>
          <w:tcPr>
            <w:tcW w:w="0" w:type="auto"/>
            <w:shd w:val="clear" w:color="auto" w:fill="auto"/>
            <w:vAlign w:val="center"/>
            <w:hideMark/>
            <w:tcPrChange w:id="25593" w:author="James Vu" w:date="2024-04-19T00:25:00Z">
              <w:tcPr>
                <w:tcW w:w="0" w:type="auto"/>
                <w:gridSpan w:val="3"/>
                <w:tcBorders>
                  <w:top w:val="nil"/>
                  <w:left w:val="nil"/>
                  <w:bottom w:val="single" w:sz="4" w:space="0" w:color="auto"/>
                  <w:right w:val="single" w:sz="4" w:space="0" w:color="auto"/>
                </w:tcBorders>
                <w:shd w:val="clear" w:color="auto" w:fill="auto"/>
                <w:vAlign w:val="center"/>
                <w:hideMark/>
              </w:tcPr>
            </w:tcPrChange>
          </w:tcPr>
          <w:p w14:paraId="2617925A" w14:textId="77777777" w:rsidR="001873A6" w:rsidRPr="00B053AF" w:rsidRDefault="001873A6">
            <w:pPr>
              <w:rPr>
                <w:ins w:id="25594" w:author="James Vu" w:date="2024-04-18T23:31:00Z"/>
                <w:color w:val="000000"/>
                <w:rPrChange w:id="25595" w:author="James Vu" w:date="2024-04-18T23:51:00Z">
                  <w:rPr>
                    <w:ins w:id="25596" w:author="James Vu" w:date="2024-04-18T23:31:00Z"/>
                    <w:color w:val="000000"/>
                    <w:sz w:val="26"/>
                    <w:szCs w:val="26"/>
                  </w:rPr>
                </w:rPrChange>
              </w:rPr>
            </w:pPr>
            <w:ins w:id="25597" w:author="James Vu" w:date="2024-04-18T23:31:00Z">
              <w:r w:rsidRPr="00B053AF">
                <w:rPr>
                  <w:color w:val="000000"/>
                  <w:rPrChange w:id="25598" w:author="James Vu" w:date="2024-04-18T23:51:00Z">
                    <w:rPr>
                      <w:color w:val="000000"/>
                      <w:sz w:val="26"/>
                      <w:szCs w:val="26"/>
                    </w:rPr>
                  </w:rPrChange>
                </w:rPr>
                <w:t>Bảo mật, an toàn thông tin, Doss, các phần mềm cài đặt khác</w:t>
              </w:r>
            </w:ins>
          </w:p>
        </w:tc>
        <w:tc>
          <w:tcPr>
            <w:tcW w:w="0" w:type="auto"/>
            <w:shd w:val="clear" w:color="auto" w:fill="auto"/>
            <w:noWrap/>
            <w:vAlign w:val="center"/>
            <w:hideMark/>
            <w:tcPrChange w:id="25599"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71564EB3" w14:textId="77777777" w:rsidR="001873A6" w:rsidRPr="00B053AF" w:rsidRDefault="001873A6">
            <w:pPr>
              <w:jc w:val="center"/>
              <w:rPr>
                <w:ins w:id="25600" w:author="James Vu" w:date="2024-04-18T23:31:00Z"/>
                <w:color w:val="000000"/>
                <w:rPrChange w:id="25601" w:author="James Vu" w:date="2024-04-18T23:51:00Z">
                  <w:rPr>
                    <w:ins w:id="25602" w:author="James Vu" w:date="2024-04-18T23:31:00Z"/>
                    <w:color w:val="000000"/>
                    <w:sz w:val="26"/>
                    <w:szCs w:val="26"/>
                  </w:rPr>
                </w:rPrChange>
              </w:rPr>
            </w:pPr>
            <w:ins w:id="25603" w:author="James Vu" w:date="2024-04-18T23:31:00Z">
              <w:r w:rsidRPr="00B053AF">
                <w:rPr>
                  <w:color w:val="000000"/>
                  <w:rPrChange w:id="25604" w:author="James Vu" w:date="2024-04-18T23:51:00Z">
                    <w:rPr>
                      <w:color w:val="000000"/>
                      <w:sz w:val="26"/>
                      <w:szCs w:val="26"/>
                    </w:rPr>
                  </w:rPrChange>
                </w:rPr>
                <w:t>Gói / máy / năm</w:t>
              </w:r>
            </w:ins>
          </w:p>
        </w:tc>
        <w:tc>
          <w:tcPr>
            <w:tcW w:w="0" w:type="auto"/>
            <w:shd w:val="clear" w:color="auto" w:fill="auto"/>
            <w:noWrap/>
            <w:vAlign w:val="center"/>
            <w:hideMark/>
            <w:tcPrChange w:id="25605"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17161839" w14:textId="77777777" w:rsidR="001873A6" w:rsidRPr="00B053AF" w:rsidRDefault="001873A6">
            <w:pPr>
              <w:jc w:val="center"/>
              <w:rPr>
                <w:ins w:id="25606" w:author="James Vu" w:date="2024-04-18T23:31:00Z"/>
                <w:color w:val="000000"/>
                <w:rPrChange w:id="25607" w:author="James Vu" w:date="2024-04-18T23:51:00Z">
                  <w:rPr>
                    <w:ins w:id="25608" w:author="James Vu" w:date="2024-04-18T23:31:00Z"/>
                    <w:color w:val="000000"/>
                    <w:sz w:val="26"/>
                    <w:szCs w:val="26"/>
                  </w:rPr>
                </w:rPrChange>
              </w:rPr>
            </w:pPr>
            <w:ins w:id="25609" w:author="James Vu" w:date="2024-04-18T23:31:00Z">
              <w:r w:rsidRPr="00B053AF">
                <w:rPr>
                  <w:color w:val="000000"/>
                  <w:rPrChange w:id="25610" w:author="James Vu" w:date="2024-04-18T23:51:00Z">
                    <w:rPr>
                      <w:color w:val="000000"/>
                      <w:sz w:val="26"/>
                      <w:szCs w:val="26"/>
                    </w:rPr>
                  </w:rPrChange>
                </w:rPr>
                <w:t>10</w:t>
              </w:r>
            </w:ins>
          </w:p>
        </w:tc>
        <w:tc>
          <w:tcPr>
            <w:tcW w:w="0" w:type="auto"/>
            <w:shd w:val="clear" w:color="auto" w:fill="auto"/>
            <w:noWrap/>
            <w:vAlign w:val="center"/>
            <w:hideMark/>
            <w:tcPrChange w:id="25611"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45AC0B76" w14:textId="77777777" w:rsidR="001873A6" w:rsidRPr="00B053AF" w:rsidRDefault="001873A6">
            <w:pPr>
              <w:jc w:val="right"/>
              <w:rPr>
                <w:ins w:id="25612" w:author="James Vu" w:date="2024-04-18T23:31:00Z"/>
                <w:color w:val="000000"/>
                <w:rPrChange w:id="25613" w:author="James Vu" w:date="2024-04-18T23:51:00Z">
                  <w:rPr>
                    <w:ins w:id="25614" w:author="James Vu" w:date="2024-04-18T23:31:00Z"/>
                    <w:color w:val="000000"/>
                    <w:sz w:val="26"/>
                    <w:szCs w:val="26"/>
                  </w:rPr>
                </w:rPrChange>
              </w:rPr>
            </w:pPr>
            <w:ins w:id="25615" w:author="James Vu" w:date="2024-04-18T23:31:00Z">
              <w:r w:rsidRPr="00B053AF">
                <w:rPr>
                  <w:color w:val="000000"/>
                  <w:rPrChange w:id="25616" w:author="James Vu" w:date="2024-04-18T23:51:00Z">
                    <w:rPr>
                      <w:color w:val="000000"/>
                      <w:sz w:val="26"/>
                      <w:szCs w:val="26"/>
                    </w:rPr>
                  </w:rPrChange>
                </w:rPr>
                <w:t xml:space="preserve">            444.000.000 </w:t>
              </w:r>
            </w:ins>
          </w:p>
        </w:tc>
        <w:tc>
          <w:tcPr>
            <w:tcW w:w="0" w:type="auto"/>
            <w:shd w:val="clear" w:color="auto" w:fill="auto"/>
            <w:noWrap/>
            <w:vAlign w:val="center"/>
            <w:hideMark/>
            <w:tcPrChange w:id="25617"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74409604" w14:textId="77777777" w:rsidR="001873A6" w:rsidRPr="00B053AF" w:rsidRDefault="001873A6">
            <w:pPr>
              <w:jc w:val="right"/>
              <w:rPr>
                <w:ins w:id="25618" w:author="James Vu" w:date="2024-04-18T23:31:00Z"/>
                <w:color w:val="000000"/>
                <w:rPrChange w:id="25619" w:author="James Vu" w:date="2024-04-18T23:51:00Z">
                  <w:rPr>
                    <w:ins w:id="25620" w:author="James Vu" w:date="2024-04-18T23:31:00Z"/>
                    <w:color w:val="000000"/>
                    <w:sz w:val="26"/>
                    <w:szCs w:val="26"/>
                  </w:rPr>
                </w:rPrChange>
              </w:rPr>
            </w:pPr>
            <w:ins w:id="25621" w:author="James Vu" w:date="2024-04-18T23:31:00Z">
              <w:r w:rsidRPr="00B053AF">
                <w:rPr>
                  <w:color w:val="000000"/>
                  <w:rPrChange w:id="25622" w:author="James Vu" w:date="2024-04-18T23:51:00Z">
                    <w:rPr>
                      <w:color w:val="000000"/>
                      <w:sz w:val="26"/>
                      <w:szCs w:val="26"/>
                    </w:rPr>
                  </w:rPrChange>
                </w:rPr>
                <w:t xml:space="preserve">            44.400.000 </w:t>
              </w:r>
            </w:ins>
          </w:p>
        </w:tc>
        <w:tc>
          <w:tcPr>
            <w:tcW w:w="0" w:type="auto"/>
            <w:shd w:val="clear" w:color="auto" w:fill="auto"/>
            <w:noWrap/>
            <w:vAlign w:val="center"/>
            <w:hideMark/>
            <w:tcPrChange w:id="25623" w:author="James Vu" w:date="2024-04-19T00:25:00Z">
              <w:tcPr>
                <w:tcW w:w="0" w:type="auto"/>
                <w:tcBorders>
                  <w:top w:val="nil"/>
                  <w:left w:val="nil"/>
                  <w:bottom w:val="single" w:sz="4" w:space="0" w:color="auto"/>
                  <w:right w:val="single" w:sz="4" w:space="0" w:color="auto"/>
                </w:tcBorders>
                <w:shd w:val="clear" w:color="auto" w:fill="auto"/>
                <w:noWrap/>
                <w:vAlign w:val="center"/>
                <w:hideMark/>
              </w:tcPr>
            </w:tcPrChange>
          </w:tcPr>
          <w:p w14:paraId="6CC803B9" w14:textId="77777777" w:rsidR="001873A6" w:rsidRPr="00B053AF" w:rsidRDefault="001873A6">
            <w:pPr>
              <w:jc w:val="right"/>
              <w:rPr>
                <w:ins w:id="25624" w:author="James Vu" w:date="2024-04-18T23:31:00Z"/>
                <w:color w:val="000000"/>
                <w:rPrChange w:id="25625" w:author="James Vu" w:date="2024-04-18T23:51:00Z">
                  <w:rPr>
                    <w:ins w:id="25626" w:author="James Vu" w:date="2024-04-18T23:31:00Z"/>
                    <w:color w:val="000000"/>
                    <w:sz w:val="26"/>
                    <w:szCs w:val="26"/>
                  </w:rPr>
                </w:rPrChange>
              </w:rPr>
            </w:pPr>
            <w:ins w:id="25627" w:author="James Vu" w:date="2024-04-18T23:31:00Z">
              <w:r w:rsidRPr="00B053AF">
                <w:rPr>
                  <w:color w:val="000000"/>
                  <w:rPrChange w:id="25628" w:author="James Vu" w:date="2024-04-18T23:51:00Z">
                    <w:rPr>
                      <w:color w:val="000000"/>
                      <w:sz w:val="26"/>
                      <w:szCs w:val="26"/>
                    </w:rPr>
                  </w:rPrChange>
                </w:rPr>
                <w:t xml:space="preserve">             488.400.000 </w:t>
              </w:r>
            </w:ins>
          </w:p>
        </w:tc>
      </w:tr>
      <w:tr w:rsidR="00B053AF" w:rsidRPr="00B053AF" w14:paraId="651FBDF8" w14:textId="77777777" w:rsidTr="003C02FF">
        <w:trPr>
          <w:trHeight w:val="360"/>
          <w:ins w:id="25629" w:author="James Vu" w:date="2024-04-18T23:31:00Z"/>
          <w:trPrChange w:id="25630" w:author="James Vu" w:date="2024-04-19T00:25:00Z">
            <w:trPr>
              <w:trHeight w:val="360"/>
            </w:trPr>
          </w:trPrChange>
        </w:trPr>
        <w:tc>
          <w:tcPr>
            <w:tcW w:w="0" w:type="auto"/>
            <w:shd w:val="clear" w:color="auto" w:fill="auto"/>
            <w:noWrap/>
            <w:vAlign w:val="center"/>
            <w:hideMark/>
            <w:tcPrChange w:id="25631" w:author="James Vu" w:date="2024-04-19T00:25:00Z">
              <w:tcPr>
                <w:tcW w:w="0" w:type="auto"/>
                <w:tcBorders>
                  <w:top w:val="nil"/>
                  <w:left w:val="single" w:sz="4" w:space="0" w:color="auto"/>
                  <w:bottom w:val="single" w:sz="4" w:space="0" w:color="auto"/>
                  <w:right w:val="single" w:sz="4" w:space="0" w:color="auto"/>
                </w:tcBorders>
                <w:shd w:val="clear" w:color="auto" w:fill="auto"/>
                <w:noWrap/>
                <w:vAlign w:val="center"/>
                <w:hideMark/>
              </w:tcPr>
            </w:tcPrChange>
          </w:tcPr>
          <w:p w14:paraId="519700CF" w14:textId="77777777" w:rsidR="001873A6" w:rsidRPr="00B053AF" w:rsidRDefault="001873A6">
            <w:pPr>
              <w:jc w:val="center"/>
              <w:rPr>
                <w:ins w:id="25632" w:author="James Vu" w:date="2024-04-18T23:31:00Z"/>
                <w:color w:val="000000"/>
                <w:rPrChange w:id="25633" w:author="James Vu" w:date="2024-04-18T23:51:00Z">
                  <w:rPr>
                    <w:ins w:id="25634" w:author="James Vu" w:date="2024-04-18T23:31:00Z"/>
                    <w:color w:val="000000"/>
                    <w:sz w:val="26"/>
                    <w:szCs w:val="26"/>
                  </w:rPr>
                </w:rPrChange>
              </w:rPr>
            </w:pPr>
            <w:ins w:id="25635" w:author="James Vu" w:date="2024-04-18T23:31:00Z">
              <w:r w:rsidRPr="00B053AF">
                <w:rPr>
                  <w:color w:val="000000"/>
                  <w:rPrChange w:id="25636" w:author="James Vu" w:date="2024-04-18T23:51:00Z">
                    <w:rPr>
                      <w:color w:val="000000"/>
                      <w:sz w:val="26"/>
                      <w:szCs w:val="26"/>
                    </w:rPr>
                  </w:rPrChange>
                </w:rPr>
                <w:t>3</w:t>
              </w:r>
            </w:ins>
          </w:p>
        </w:tc>
        <w:tc>
          <w:tcPr>
            <w:tcW w:w="0" w:type="auto"/>
            <w:shd w:val="clear" w:color="auto" w:fill="auto"/>
            <w:vAlign w:val="center"/>
            <w:hideMark/>
            <w:tcPrChange w:id="25637" w:author="James Vu" w:date="2024-04-19T00:25:00Z">
              <w:tcPr>
                <w:tcW w:w="0" w:type="auto"/>
                <w:gridSpan w:val="3"/>
                <w:tcBorders>
                  <w:top w:val="nil"/>
                  <w:left w:val="nil"/>
                  <w:bottom w:val="single" w:sz="4" w:space="0" w:color="auto"/>
                  <w:right w:val="single" w:sz="4" w:space="0" w:color="auto"/>
                </w:tcBorders>
                <w:shd w:val="clear" w:color="auto" w:fill="auto"/>
                <w:vAlign w:val="center"/>
                <w:hideMark/>
              </w:tcPr>
            </w:tcPrChange>
          </w:tcPr>
          <w:p w14:paraId="2906E5B5" w14:textId="77777777" w:rsidR="001873A6" w:rsidRPr="00B053AF" w:rsidRDefault="001873A6">
            <w:pPr>
              <w:rPr>
                <w:ins w:id="25638" w:author="James Vu" w:date="2024-04-18T23:31:00Z"/>
                <w:color w:val="000000"/>
                <w:rPrChange w:id="25639" w:author="James Vu" w:date="2024-04-18T23:51:00Z">
                  <w:rPr>
                    <w:ins w:id="25640" w:author="James Vu" w:date="2024-04-18T23:31:00Z"/>
                    <w:color w:val="000000"/>
                    <w:sz w:val="26"/>
                    <w:szCs w:val="26"/>
                  </w:rPr>
                </w:rPrChange>
              </w:rPr>
            </w:pPr>
            <w:ins w:id="25641" w:author="James Vu" w:date="2024-04-18T23:31:00Z">
              <w:r w:rsidRPr="00B053AF">
                <w:rPr>
                  <w:color w:val="000000"/>
                  <w:rPrChange w:id="25642" w:author="James Vu" w:date="2024-04-18T23:51:00Z">
                    <w:rPr>
                      <w:color w:val="000000"/>
                      <w:sz w:val="26"/>
                      <w:szCs w:val="26"/>
                    </w:rPr>
                  </w:rPrChange>
                </w:rPr>
                <w:t>Dịch vụ bản đồ số, dữ liệu viễn thám, chuỗi khối, dịch vụ khác</w:t>
              </w:r>
            </w:ins>
          </w:p>
        </w:tc>
        <w:tc>
          <w:tcPr>
            <w:tcW w:w="0" w:type="auto"/>
            <w:shd w:val="clear" w:color="auto" w:fill="auto"/>
            <w:noWrap/>
            <w:vAlign w:val="center"/>
            <w:hideMark/>
            <w:tcPrChange w:id="25643"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08A728CC" w14:textId="77777777" w:rsidR="001873A6" w:rsidRPr="00B053AF" w:rsidRDefault="001873A6">
            <w:pPr>
              <w:jc w:val="center"/>
              <w:rPr>
                <w:ins w:id="25644" w:author="James Vu" w:date="2024-04-18T23:31:00Z"/>
                <w:color w:val="000000"/>
                <w:rPrChange w:id="25645" w:author="James Vu" w:date="2024-04-18T23:51:00Z">
                  <w:rPr>
                    <w:ins w:id="25646" w:author="James Vu" w:date="2024-04-18T23:31:00Z"/>
                    <w:color w:val="000000"/>
                    <w:sz w:val="26"/>
                    <w:szCs w:val="26"/>
                  </w:rPr>
                </w:rPrChange>
              </w:rPr>
            </w:pPr>
            <w:ins w:id="25647" w:author="James Vu" w:date="2024-04-18T23:31:00Z">
              <w:r w:rsidRPr="00B053AF">
                <w:rPr>
                  <w:color w:val="000000"/>
                  <w:rPrChange w:id="25648" w:author="James Vu" w:date="2024-04-18T23:51:00Z">
                    <w:rPr>
                      <w:color w:val="000000"/>
                      <w:sz w:val="26"/>
                      <w:szCs w:val="26"/>
                    </w:rPr>
                  </w:rPrChange>
                </w:rPr>
                <w:t>Gói / năm</w:t>
              </w:r>
            </w:ins>
          </w:p>
        </w:tc>
        <w:tc>
          <w:tcPr>
            <w:tcW w:w="0" w:type="auto"/>
            <w:shd w:val="clear" w:color="auto" w:fill="auto"/>
            <w:noWrap/>
            <w:vAlign w:val="center"/>
            <w:hideMark/>
            <w:tcPrChange w:id="25649"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0FD4DDFF" w14:textId="77777777" w:rsidR="001873A6" w:rsidRPr="00B053AF" w:rsidRDefault="001873A6">
            <w:pPr>
              <w:jc w:val="center"/>
              <w:rPr>
                <w:ins w:id="25650" w:author="James Vu" w:date="2024-04-18T23:31:00Z"/>
                <w:color w:val="000000"/>
                <w:rPrChange w:id="25651" w:author="James Vu" w:date="2024-04-18T23:51:00Z">
                  <w:rPr>
                    <w:ins w:id="25652" w:author="James Vu" w:date="2024-04-18T23:31:00Z"/>
                    <w:color w:val="000000"/>
                    <w:sz w:val="26"/>
                    <w:szCs w:val="26"/>
                  </w:rPr>
                </w:rPrChange>
              </w:rPr>
            </w:pPr>
            <w:ins w:id="25653" w:author="James Vu" w:date="2024-04-18T23:31:00Z">
              <w:r w:rsidRPr="00B053AF">
                <w:rPr>
                  <w:color w:val="000000"/>
                  <w:rPrChange w:id="25654" w:author="James Vu" w:date="2024-04-18T23:51:00Z">
                    <w:rPr>
                      <w:color w:val="000000"/>
                      <w:sz w:val="26"/>
                      <w:szCs w:val="26"/>
                    </w:rPr>
                  </w:rPrChange>
                </w:rPr>
                <w:t>6</w:t>
              </w:r>
            </w:ins>
          </w:p>
        </w:tc>
        <w:tc>
          <w:tcPr>
            <w:tcW w:w="0" w:type="auto"/>
            <w:shd w:val="clear" w:color="auto" w:fill="auto"/>
            <w:noWrap/>
            <w:vAlign w:val="center"/>
            <w:hideMark/>
            <w:tcPrChange w:id="25655"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745548D7" w14:textId="77777777" w:rsidR="001873A6" w:rsidRPr="00B053AF" w:rsidRDefault="001873A6">
            <w:pPr>
              <w:jc w:val="right"/>
              <w:rPr>
                <w:ins w:id="25656" w:author="James Vu" w:date="2024-04-18T23:31:00Z"/>
                <w:color w:val="000000"/>
                <w:rPrChange w:id="25657" w:author="James Vu" w:date="2024-04-18T23:51:00Z">
                  <w:rPr>
                    <w:ins w:id="25658" w:author="James Vu" w:date="2024-04-18T23:31:00Z"/>
                    <w:color w:val="000000"/>
                    <w:sz w:val="26"/>
                    <w:szCs w:val="26"/>
                  </w:rPr>
                </w:rPrChange>
              </w:rPr>
            </w:pPr>
            <w:ins w:id="25659" w:author="James Vu" w:date="2024-04-18T23:31:00Z">
              <w:r w:rsidRPr="00B053AF">
                <w:rPr>
                  <w:color w:val="000000"/>
                  <w:rPrChange w:id="25660" w:author="James Vu" w:date="2024-04-18T23:51:00Z">
                    <w:rPr>
                      <w:color w:val="000000"/>
                      <w:sz w:val="26"/>
                      <w:szCs w:val="26"/>
                    </w:rPr>
                  </w:rPrChange>
                </w:rPr>
                <w:t xml:space="preserve">            432.000.000 </w:t>
              </w:r>
            </w:ins>
          </w:p>
        </w:tc>
        <w:tc>
          <w:tcPr>
            <w:tcW w:w="0" w:type="auto"/>
            <w:shd w:val="clear" w:color="auto" w:fill="auto"/>
            <w:noWrap/>
            <w:vAlign w:val="center"/>
            <w:hideMark/>
            <w:tcPrChange w:id="25661"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06D84BB5" w14:textId="77777777" w:rsidR="001873A6" w:rsidRPr="00B053AF" w:rsidRDefault="001873A6">
            <w:pPr>
              <w:jc w:val="right"/>
              <w:rPr>
                <w:ins w:id="25662" w:author="James Vu" w:date="2024-04-18T23:31:00Z"/>
                <w:color w:val="000000"/>
                <w:rPrChange w:id="25663" w:author="James Vu" w:date="2024-04-18T23:51:00Z">
                  <w:rPr>
                    <w:ins w:id="25664" w:author="James Vu" w:date="2024-04-18T23:31:00Z"/>
                    <w:color w:val="000000"/>
                    <w:sz w:val="26"/>
                    <w:szCs w:val="26"/>
                  </w:rPr>
                </w:rPrChange>
              </w:rPr>
            </w:pPr>
            <w:ins w:id="25665" w:author="James Vu" w:date="2024-04-18T23:31:00Z">
              <w:r w:rsidRPr="00B053AF">
                <w:rPr>
                  <w:color w:val="000000"/>
                  <w:rPrChange w:id="25666" w:author="James Vu" w:date="2024-04-18T23:51:00Z">
                    <w:rPr>
                      <w:color w:val="000000"/>
                      <w:sz w:val="26"/>
                      <w:szCs w:val="26"/>
                    </w:rPr>
                  </w:rPrChange>
                </w:rPr>
                <w:t xml:space="preserve">            43.200.000 </w:t>
              </w:r>
            </w:ins>
          </w:p>
        </w:tc>
        <w:tc>
          <w:tcPr>
            <w:tcW w:w="0" w:type="auto"/>
            <w:shd w:val="clear" w:color="auto" w:fill="auto"/>
            <w:noWrap/>
            <w:vAlign w:val="center"/>
            <w:hideMark/>
            <w:tcPrChange w:id="25667" w:author="James Vu" w:date="2024-04-19T00:25:00Z">
              <w:tcPr>
                <w:tcW w:w="0" w:type="auto"/>
                <w:tcBorders>
                  <w:top w:val="nil"/>
                  <w:left w:val="nil"/>
                  <w:bottom w:val="single" w:sz="4" w:space="0" w:color="auto"/>
                  <w:right w:val="single" w:sz="4" w:space="0" w:color="auto"/>
                </w:tcBorders>
                <w:shd w:val="clear" w:color="auto" w:fill="auto"/>
                <w:noWrap/>
                <w:vAlign w:val="center"/>
                <w:hideMark/>
              </w:tcPr>
            </w:tcPrChange>
          </w:tcPr>
          <w:p w14:paraId="32DD0BF0" w14:textId="77777777" w:rsidR="001873A6" w:rsidRPr="00B053AF" w:rsidRDefault="001873A6">
            <w:pPr>
              <w:jc w:val="right"/>
              <w:rPr>
                <w:ins w:id="25668" w:author="James Vu" w:date="2024-04-18T23:31:00Z"/>
                <w:color w:val="000000"/>
                <w:rPrChange w:id="25669" w:author="James Vu" w:date="2024-04-18T23:51:00Z">
                  <w:rPr>
                    <w:ins w:id="25670" w:author="James Vu" w:date="2024-04-18T23:31:00Z"/>
                    <w:color w:val="000000"/>
                    <w:sz w:val="26"/>
                    <w:szCs w:val="26"/>
                  </w:rPr>
                </w:rPrChange>
              </w:rPr>
            </w:pPr>
            <w:ins w:id="25671" w:author="James Vu" w:date="2024-04-18T23:31:00Z">
              <w:r w:rsidRPr="00B053AF">
                <w:rPr>
                  <w:color w:val="000000"/>
                  <w:rPrChange w:id="25672" w:author="James Vu" w:date="2024-04-18T23:51:00Z">
                    <w:rPr>
                      <w:color w:val="000000"/>
                      <w:sz w:val="26"/>
                      <w:szCs w:val="26"/>
                    </w:rPr>
                  </w:rPrChange>
                </w:rPr>
                <w:t xml:space="preserve">             475.200.000 </w:t>
              </w:r>
            </w:ins>
          </w:p>
        </w:tc>
      </w:tr>
      <w:tr w:rsidR="001873A6" w:rsidRPr="00B053AF" w14:paraId="08D39572" w14:textId="77777777" w:rsidTr="003C02FF">
        <w:trPr>
          <w:trHeight w:val="360"/>
          <w:ins w:id="25673" w:author="James Vu" w:date="2024-04-18T23:31:00Z"/>
          <w:trPrChange w:id="25674" w:author="James Vu" w:date="2024-04-19T00:25:00Z">
            <w:trPr>
              <w:trHeight w:val="360"/>
            </w:trPr>
          </w:trPrChange>
        </w:trPr>
        <w:tc>
          <w:tcPr>
            <w:tcW w:w="0" w:type="auto"/>
            <w:shd w:val="clear" w:color="auto" w:fill="auto"/>
            <w:vAlign w:val="center"/>
            <w:hideMark/>
            <w:tcPrChange w:id="25675" w:author="James Vu" w:date="2024-04-19T00:25:00Z">
              <w:tcPr>
                <w:tcW w:w="0" w:type="auto"/>
                <w:gridSpan w:val="2"/>
                <w:tcBorders>
                  <w:top w:val="nil"/>
                  <w:left w:val="single" w:sz="4" w:space="0" w:color="auto"/>
                  <w:bottom w:val="single" w:sz="4" w:space="0" w:color="auto"/>
                  <w:right w:val="single" w:sz="4" w:space="0" w:color="auto"/>
                </w:tcBorders>
                <w:shd w:val="clear" w:color="000000" w:fill="EBF1DE"/>
                <w:vAlign w:val="center"/>
                <w:hideMark/>
              </w:tcPr>
            </w:tcPrChange>
          </w:tcPr>
          <w:p w14:paraId="0DC7AD63" w14:textId="77777777" w:rsidR="001873A6" w:rsidRPr="00B053AF" w:rsidRDefault="001873A6">
            <w:pPr>
              <w:jc w:val="center"/>
              <w:rPr>
                <w:ins w:id="25676" w:author="James Vu" w:date="2024-04-18T23:31:00Z"/>
                <w:b/>
                <w:bCs/>
                <w:i/>
                <w:iCs/>
                <w:color w:val="000000"/>
                <w:rPrChange w:id="25677" w:author="James Vu" w:date="2024-04-18T23:51:00Z">
                  <w:rPr>
                    <w:ins w:id="25678" w:author="James Vu" w:date="2024-04-18T23:31:00Z"/>
                    <w:b/>
                    <w:bCs/>
                    <w:i/>
                    <w:iCs/>
                    <w:color w:val="000000"/>
                    <w:sz w:val="26"/>
                    <w:szCs w:val="26"/>
                  </w:rPr>
                </w:rPrChange>
              </w:rPr>
            </w:pPr>
            <w:ins w:id="25679" w:author="James Vu" w:date="2024-04-18T23:31:00Z">
              <w:r w:rsidRPr="00B053AF">
                <w:rPr>
                  <w:b/>
                  <w:bCs/>
                  <w:i/>
                  <w:iCs/>
                  <w:color w:val="000000"/>
                  <w:rPrChange w:id="25680" w:author="James Vu" w:date="2024-04-18T23:51:00Z">
                    <w:rPr>
                      <w:b/>
                      <w:bCs/>
                      <w:i/>
                      <w:iCs/>
                      <w:color w:val="000000"/>
                      <w:sz w:val="26"/>
                      <w:szCs w:val="26"/>
                    </w:rPr>
                  </w:rPrChange>
                </w:rPr>
                <w:t>III</w:t>
              </w:r>
            </w:ins>
          </w:p>
        </w:tc>
        <w:tc>
          <w:tcPr>
            <w:tcW w:w="0" w:type="auto"/>
            <w:shd w:val="clear" w:color="auto" w:fill="auto"/>
            <w:noWrap/>
            <w:vAlign w:val="center"/>
            <w:hideMark/>
            <w:tcPrChange w:id="25681" w:author="James Vu" w:date="2024-04-19T00:25:00Z">
              <w:tcPr>
                <w:tcW w:w="0" w:type="auto"/>
                <w:tcBorders>
                  <w:top w:val="nil"/>
                  <w:left w:val="nil"/>
                  <w:bottom w:val="single" w:sz="4" w:space="0" w:color="auto"/>
                  <w:right w:val="single" w:sz="4" w:space="0" w:color="auto"/>
                </w:tcBorders>
                <w:shd w:val="clear" w:color="000000" w:fill="EBF1DE"/>
                <w:noWrap/>
                <w:vAlign w:val="center"/>
                <w:hideMark/>
              </w:tcPr>
            </w:tcPrChange>
          </w:tcPr>
          <w:p w14:paraId="40535DB8" w14:textId="77777777" w:rsidR="001873A6" w:rsidRPr="00B053AF" w:rsidRDefault="001873A6">
            <w:pPr>
              <w:rPr>
                <w:ins w:id="25682" w:author="James Vu" w:date="2024-04-18T23:31:00Z"/>
                <w:b/>
                <w:bCs/>
                <w:i/>
                <w:iCs/>
                <w:color w:val="000000"/>
                <w:rPrChange w:id="25683" w:author="James Vu" w:date="2024-04-18T23:51:00Z">
                  <w:rPr>
                    <w:ins w:id="25684" w:author="James Vu" w:date="2024-04-18T23:31:00Z"/>
                    <w:b/>
                    <w:bCs/>
                    <w:i/>
                    <w:iCs/>
                    <w:color w:val="000000"/>
                    <w:sz w:val="26"/>
                    <w:szCs w:val="26"/>
                  </w:rPr>
                </w:rPrChange>
              </w:rPr>
            </w:pPr>
            <w:ins w:id="25685" w:author="James Vu" w:date="2024-04-18T23:31:00Z">
              <w:r w:rsidRPr="00B053AF">
                <w:rPr>
                  <w:b/>
                  <w:bCs/>
                  <w:i/>
                  <w:iCs/>
                  <w:color w:val="000000"/>
                  <w:rPrChange w:id="25686" w:author="James Vu" w:date="2024-04-18T23:51:00Z">
                    <w:rPr>
                      <w:b/>
                      <w:bCs/>
                      <w:i/>
                      <w:iCs/>
                      <w:color w:val="000000"/>
                      <w:sz w:val="26"/>
                      <w:szCs w:val="26"/>
                    </w:rPr>
                  </w:rPrChange>
                </w:rPr>
                <w:t>Vận hành, giám sát và bảo trì</w:t>
              </w:r>
            </w:ins>
          </w:p>
        </w:tc>
        <w:tc>
          <w:tcPr>
            <w:tcW w:w="0" w:type="auto"/>
            <w:shd w:val="clear" w:color="auto" w:fill="auto"/>
            <w:vAlign w:val="center"/>
            <w:hideMark/>
            <w:tcPrChange w:id="25687"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593F42DE" w14:textId="77777777" w:rsidR="001873A6" w:rsidRPr="00B053AF" w:rsidRDefault="001873A6">
            <w:pPr>
              <w:jc w:val="center"/>
              <w:rPr>
                <w:ins w:id="25688" w:author="James Vu" w:date="2024-04-18T23:31:00Z"/>
                <w:b/>
                <w:bCs/>
                <w:i/>
                <w:iCs/>
                <w:color w:val="000000"/>
                <w:rPrChange w:id="25689" w:author="James Vu" w:date="2024-04-18T23:51:00Z">
                  <w:rPr>
                    <w:ins w:id="25690" w:author="James Vu" w:date="2024-04-18T23:31:00Z"/>
                    <w:b/>
                    <w:bCs/>
                    <w:i/>
                    <w:iCs/>
                    <w:color w:val="000000"/>
                    <w:sz w:val="26"/>
                    <w:szCs w:val="26"/>
                  </w:rPr>
                </w:rPrChange>
              </w:rPr>
            </w:pPr>
            <w:ins w:id="25691" w:author="James Vu" w:date="2024-04-18T23:31:00Z">
              <w:r w:rsidRPr="00B053AF">
                <w:rPr>
                  <w:b/>
                  <w:bCs/>
                  <w:i/>
                  <w:iCs/>
                  <w:color w:val="000000"/>
                  <w:rPrChange w:id="25692" w:author="James Vu" w:date="2024-04-18T23:51:00Z">
                    <w:rPr>
                      <w:b/>
                      <w:bCs/>
                      <w:i/>
                      <w:iCs/>
                      <w:color w:val="000000"/>
                      <w:sz w:val="26"/>
                      <w:szCs w:val="26"/>
                    </w:rPr>
                  </w:rPrChange>
                </w:rPr>
                <w:t> </w:t>
              </w:r>
            </w:ins>
          </w:p>
        </w:tc>
        <w:tc>
          <w:tcPr>
            <w:tcW w:w="0" w:type="auto"/>
            <w:shd w:val="clear" w:color="auto" w:fill="auto"/>
            <w:vAlign w:val="center"/>
            <w:hideMark/>
            <w:tcPrChange w:id="25693"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6AF5357B" w14:textId="77777777" w:rsidR="001873A6" w:rsidRPr="00B053AF" w:rsidRDefault="001873A6">
            <w:pPr>
              <w:rPr>
                <w:ins w:id="25694" w:author="James Vu" w:date="2024-04-18T23:31:00Z"/>
                <w:color w:val="000000"/>
                <w:rPrChange w:id="25695" w:author="James Vu" w:date="2024-04-18T23:51:00Z">
                  <w:rPr>
                    <w:ins w:id="25696" w:author="James Vu" w:date="2024-04-18T23:31:00Z"/>
                    <w:color w:val="000000"/>
                    <w:sz w:val="20"/>
                    <w:szCs w:val="20"/>
                  </w:rPr>
                </w:rPrChange>
              </w:rPr>
            </w:pPr>
            <w:ins w:id="25697" w:author="James Vu" w:date="2024-04-18T23:31:00Z">
              <w:r w:rsidRPr="00B053AF">
                <w:rPr>
                  <w:color w:val="000000"/>
                  <w:rPrChange w:id="25698" w:author="James Vu" w:date="2024-04-18T23:51:00Z">
                    <w:rPr>
                      <w:color w:val="000000"/>
                      <w:sz w:val="20"/>
                      <w:szCs w:val="20"/>
                    </w:rPr>
                  </w:rPrChange>
                </w:rPr>
                <w:t> </w:t>
              </w:r>
            </w:ins>
          </w:p>
        </w:tc>
        <w:tc>
          <w:tcPr>
            <w:tcW w:w="0" w:type="auto"/>
            <w:shd w:val="clear" w:color="auto" w:fill="auto"/>
            <w:vAlign w:val="center"/>
            <w:hideMark/>
            <w:tcPrChange w:id="25699"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5C11B308" w14:textId="77777777" w:rsidR="001873A6" w:rsidRPr="00B053AF" w:rsidRDefault="001873A6">
            <w:pPr>
              <w:jc w:val="right"/>
              <w:rPr>
                <w:ins w:id="25700" w:author="James Vu" w:date="2024-04-18T23:31:00Z"/>
                <w:b/>
                <w:bCs/>
                <w:color w:val="000000"/>
                <w:rPrChange w:id="25701" w:author="James Vu" w:date="2024-04-18T23:51:00Z">
                  <w:rPr>
                    <w:ins w:id="25702" w:author="James Vu" w:date="2024-04-18T23:31:00Z"/>
                    <w:b/>
                    <w:bCs/>
                    <w:color w:val="000000"/>
                    <w:sz w:val="26"/>
                    <w:szCs w:val="26"/>
                  </w:rPr>
                </w:rPrChange>
              </w:rPr>
            </w:pPr>
            <w:ins w:id="25703" w:author="James Vu" w:date="2024-04-18T23:31:00Z">
              <w:r w:rsidRPr="00B053AF">
                <w:rPr>
                  <w:b/>
                  <w:bCs/>
                  <w:color w:val="000000"/>
                  <w:rPrChange w:id="25704" w:author="James Vu" w:date="2024-04-18T23:51:00Z">
                    <w:rPr>
                      <w:b/>
                      <w:bCs/>
                      <w:color w:val="000000"/>
                      <w:sz w:val="26"/>
                      <w:szCs w:val="26"/>
                    </w:rPr>
                  </w:rPrChange>
                </w:rPr>
                <w:t xml:space="preserve">            384.000.000 </w:t>
              </w:r>
            </w:ins>
          </w:p>
        </w:tc>
        <w:tc>
          <w:tcPr>
            <w:tcW w:w="0" w:type="auto"/>
            <w:shd w:val="clear" w:color="auto" w:fill="auto"/>
            <w:vAlign w:val="center"/>
            <w:hideMark/>
            <w:tcPrChange w:id="25705"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2E0E23C8" w14:textId="77777777" w:rsidR="001873A6" w:rsidRPr="00B053AF" w:rsidRDefault="001873A6">
            <w:pPr>
              <w:jc w:val="right"/>
              <w:rPr>
                <w:ins w:id="25706" w:author="James Vu" w:date="2024-04-18T23:31:00Z"/>
                <w:b/>
                <w:bCs/>
                <w:color w:val="000000"/>
                <w:rPrChange w:id="25707" w:author="James Vu" w:date="2024-04-18T23:51:00Z">
                  <w:rPr>
                    <w:ins w:id="25708" w:author="James Vu" w:date="2024-04-18T23:31:00Z"/>
                    <w:b/>
                    <w:bCs/>
                    <w:color w:val="000000"/>
                    <w:sz w:val="26"/>
                    <w:szCs w:val="26"/>
                  </w:rPr>
                </w:rPrChange>
              </w:rPr>
            </w:pPr>
            <w:ins w:id="25709" w:author="James Vu" w:date="2024-04-18T23:31:00Z">
              <w:r w:rsidRPr="00B053AF">
                <w:rPr>
                  <w:b/>
                  <w:bCs/>
                  <w:color w:val="000000"/>
                  <w:rPrChange w:id="25710" w:author="James Vu" w:date="2024-04-18T23:51:00Z">
                    <w:rPr>
                      <w:b/>
                      <w:bCs/>
                      <w:color w:val="000000"/>
                      <w:sz w:val="26"/>
                      <w:szCs w:val="26"/>
                    </w:rPr>
                  </w:rPrChange>
                </w:rPr>
                <w:t xml:space="preserve">            38.400.000 </w:t>
              </w:r>
            </w:ins>
          </w:p>
        </w:tc>
        <w:tc>
          <w:tcPr>
            <w:tcW w:w="0" w:type="auto"/>
            <w:shd w:val="clear" w:color="auto" w:fill="auto"/>
            <w:vAlign w:val="center"/>
            <w:hideMark/>
            <w:tcPrChange w:id="25711" w:author="James Vu" w:date="2024-04-19T00:25:00Z">
              <w:tcPr>
                <w:tcW w:w="0" w:type="auto"/>
                <w:gridSpan w:val="2"/>
                <w:tcBorders>
                  <w:top w:val="nil"/>
                  <w:left w:val="nil"/>
                  <w:bottom w:val="single" w:sz="4" w:space="0" w:color="auto"/>
                  <w:right w:val="single" w:sz="4" w:space="0" w:color="auto"/>
                </w:tcBorders>
                <w:shd w:val="clear" w:color="000000" w:fill="EBF1DE"/>
                <w:vAlign w:val="center"/>
                <w:hideMark/>
              </w:tcPr>
            </w:tcPrChange>
          </w:tcPr>
          <w:p w14:paraId="6F7F7C61" w14:textId="77777777" w:rsidR="001873A6" w:rsidRPr="00B053AF" w:rsidRDefault="001873A6">
            <w:pPr>
              <w:jc w:val="right"/>
              <w:rPr>
                <w:ins w:id="25712" w:author="James Vu" w:date="2024-04-18T23:31:00Z"/>
                <w:b/>
                <w:bCs/>
                <w:color w:val="000000"/>
                <w:rPrChange w:id="25713" w:author="James Vu" w:date="2024-04-18T23:51:00Z">
                  <w:rPr>
                    <w:ins w:id="25714" w:author="James Vu" w:date="2024-04-18T23:31:00Z"/>
                    <w:b/>
                    <w:bCs/>
                    <w:color w:val="000000"/>
                    <w:sz w:val="26"/>
                    <w:szCs w:val="26"/>
                  </w:rPr>
                </w:rPrChange>
              </w:rPr>
            </w:pPr>
            <w:ins w:id="25715" w:author="James Vu" w:date="2024-04-18T23:31:00Z">
              <w:r w:rsidRPr="00B053AF">
                <w:rPr>
                  <w:b/>
                  <w:bCs/>
                  <w:color w:val="000000"/>
                  <w:rPrChange w:id="25716" w:author="James Vu" w:date="2024-04-18T23:51:00Z">
                    <w:rPr>
                      <w:b/>
                      <w:bCs/>
                      <w:color w:val="000000"/>
                      <w:sz w:val="26"/>
                      <w:szCs w:val="26"/>
                    </w:rPr>
                  </w:rPrChange>
                </w:rPr>
                <w:t xml:space="preserve">             422.400.000 </w:t>
              </w:r>
            </w:ins>
          </w:p>
        </w:tc>
      </w:tr>
      <w:tr w:rsidR="00B053AF" w:rsidRPr="00B053AF" w14:paraId="5DD22F4E" w14:textId="77777777" w:rsidTr="003C02FF">
        <w:trPr>
          <w:trHeight w:val="360"/>
          <w:ins w:id="25717" w:author="James Vu" w:date="2024-04-18T23:31:00Z"/>
          <w:trPrChange w:id="25718" w:author="James Vu" w:date="2024-04-19T00:25:00Z">
            <w:trPr>
              <w:trHeight w:val="360"/>
            </w:trPr>
          </w:trPrChange>
        </w:trPr>
        <w:tc>
          <w:tcPr>
            <w:tcW w:w="0" w:type="auto"/>
            <w:shd w:val="clear" w:color="auto" w:fill="auto"/>
            <w:noWrap/>
            <w:vAlign w:val="center"/>
            <w:hideMark/>
            <w:tcPrChange w:id="25719" w:author="James Vu" w:date="2024-04-19T00:25:00Z">
              <w:tcPr>
                <w:tcW w:w="0" w:type="auto"/>
                <w:tcBorders>
                  <w:top w:val="nil"/>
                  <w:left w:val="single" w:sz="4" w:space="0" w:color="auto"/>
                  <w:bottom w:val="single" w:sz="4" w:space="0" w:color="auto"/>
                  <w:right w:val="single" w:sz="4" w:space="0" w:color="auto"/>
                </w:tcBorders>
                <w:shd w:val="clear" w:color="auto" w:fill="auto"/>
                <w:noWrap/>
                <w:vAlign w:val="center"/>
                <w:hideMark/>
              </w:tcPr>
            </w:tcPrChange>
          </w:tcPr>
          <w:p w14:paraId="3818E1CC" w14:textId="77777777" w:rsidR="001873A6" w:rsidRPr="00B053AF" w:rsidRDefault="001873A6">
            <w:pPr>
              <w:jc w:val="center"/>
              <w:rPr>
                <w:ins w:id="25720" w:author="James Vu" w:date="2024-04-18T23:31:00Z"/>
                <w:color w:val="000000"/>
                <w:rPrChange w:id="25721" w:author="James Vu" w:date="2024-04-18T23:51:00Z">
                  <w:rPr>
                    <w:ins w:id="25722" w:author="James Vu" w:date="2024-04-18T23:31:00Z"/>
                    <w:color w:val="000000"/>
                    <w:sz w:val="26"/>
                    <w:szCs w:val="26"/>
                  </w:rPr>
                </w:rPrChange>
              </w:rPr>
            </w:pPr>
            <w:ins w:id="25723" w:author="James Vu" w:date="2024-04-18T23:31:00Z">
              <w:r w:rsidRPr="00B053AF">
                <w:rPr>
                  <w:color w:val="000000"/>
                  <w:rPrChange w:id="25724" w:author="James Vu" w:date="2024-04-18T23:51:00Z">
                    <w:rPr>
                      <w:color w:val="000000"/>
                      <w:sz w:val="26"/>
                      <w:szCs w:val="26"/>
                    </w:rPr>
                  </w:rPrChange>
                </w:rPr>
                <w:t>1</w:t>
              </w:r>
            </w:ins>
          </w:p>
        </w:tc>
        <w:tc>
          <w:tcPr>
            <w:tcW w:w="0" w:type="auto"/>
            <w:shd w:val="clear" w:color="auto" w:fill="auto"/>
            <w:vAlign w:val="center"/>
            <w:hideMark/>
            <w:tcPrChange w:id="25725" w:author="James Vu" w:date="2024-04-19T00:25:00Z">
              <w:tcPr>
                <w:tcW w:w="0" w:type="auto"/>
                <w:gridSpan w:val="3"/>
                <w:tcBorders>
                  <w:top w:val="nil"/>
                  <w:left w:val="nil"/>
                  <w:bottom w:val="single" w:sz="4" w:space="0" w:color="auto"/>
                  <w:right w:val="single" w:sz="4" w:space="0" w:color="auto"/>
                </w:tcBorders>
                <w:shd w:val="clear" w:color="auto" w:fill="auto"/>
                <w:vAlign w:val="center"/>
                <w:hideMark/>
              </w:tcPr>
            </w:tcPrChange>
          </w:tcPr>
          <w:p w14:paraId="2D9B2F78" w14:textId="77777777" w:rsidR="001873A6" w:rsidRPr="00B053AF" w:rsidRDefault="001873A6">
            <w:pPr>
              <w:rPr>
                <w:ins w:id="25726" w:author="James Vu" w:date="2024-04-18T23:31:00Z"/>
                <w:color w:val="000000"/>
                <w:rPrChange w:id="25727" w:author="James Vu" w:date="2024-04-18T23:51:00Z">
                  <w:rPr>
                    <w:ins w:id="25728" w:author="James Vu" w:date="2024-04-18T23:31:00Z"/>
                    <w:color w:val="000000"/>
                    <w:sz w:val="26"/>
                    <w:szCs w:val="26"/>
                  </w:rPr>
                </w:rPrChange>
              </w:rPr>
            </w:pPr>
            <w:ins w:id="25729" w:author="James Vu" w:date="2024-04-18T23:31:00Z">
              <w:r w:rsidRPr="00B053AF">
                <w:rPr>
                  <w:color w:val="000000"/>
                  <w:rPrChange w:id="25730" w:author="James Vu" w:date="2024-04-18T23:51:00Z">
                    <w:rPr>
                      <w:color w:val="000000"/>
                      <w:sz w:val="26"/>
                      <w:szCs w:val="26"/>
                    </w:rPr>
                  </w:rPrChange>
                </w:rPr>
                <w:t>Dịch vụ giám sát, vận hành hạ tầng dịch vụ CNTT 24/7</w:t>
              </w:r>
            </w:ins>
          </w:p>
        </w:tc>
        <w:tc>
          <w:tcPr>
            <w:tcW w:w="0" w:type="auto"/>
            <w:shd w:val="clear" w:color="auto" w:fill="auto"/>
            <w:noWrap/>
            <w:vAlign w:val="center"/>
            <w:hideMark/>
            <w:tcPrChange w:id="25731"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3578D8B3" w14:textId="77777777" w:rsidR="001873A6" w:rsidRPr="00B053AF" w:rsidRDefault="001873A6">
            <w:pPr>
              <w:jc w:val="center"/>
              <w:rPr>
                <w:ins w:id="25732" w:author="James Vu" w:date="2024-04-18T23:31:00Z"/>
                <w:color w:val="000000"/>
                <w:rPrChange w:id="25733" w:author="James Vu" w:date="2024-04-18T23:51:00Z">
                  <w:rPr>
                    <w:ins w:id="25734" w:author="James Vu" w:date="2024-04-18T23:31:00Z"/>
                    <w:color w:val="000000"/>
                    <w:sz w:val="26"/>
                    <w:szCs w:val="26"/>
                  </w:rPr>
                </w:rPrChange>
              </w:rPr>
            </w:pPr>
            <w:ins w:id="25735" w:author="James Vu" w:date="2024-04-18T23:31:00Z">
              <w:r w:rsidRPr="00B053AF">
                <w:rPr>
                  <w:color w:val="000000"/>
                  <w:rPrChange w:id="25736" w:author="James Vu" w:date="2024-04-18T23:51:00Z">
                    <w:rPr>
                      <w:color w:val="000000"/>
                      <w:sz w:val="26"/>
                      <w:szCs w:val="26"/>
                    </w:rPr>
                  </w:rPrChange>
                </w:rPr>
                <w:t>Gói / máy / năm</w:t>
              </w:r>
            </w:ins>
          </w:p>
        </w:tc>
        <w:tc>
          <w:tcPr>
            <w:tcW w:w="0" w:type="auto"/>
            <w:shd w:val="clear" w:color="auto" w:fill="auto"/>
            <w:noWrap/>
            <w:vAlign w:val="center"/>
            <w:hideMark/>
            <w:tcPrChange w:id="25737"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781E1727" w14:textId="77777777" w:rsidR="001873A6" w:rsidRPr="00B053AF" w:rsidRDefault="001873A6">
            <w:pPr>
              <w:jc w:val="center"/>
              <w:rPr>
                <w:ins w:id="25738" w:author="James Vu" w:date="2024-04-18T23:31:00Z"/>
                <w:color w:val="000000"/>
                <w:rPrChange w:id="25739" w:author="James Vu" w:date="2024-04-18T23:51:00Z">
                  <w:rPr>
                    <w:ins w:id="25740" w:author="James Vu" w:date="2024-04-18T23:31:00Z"/>
                    <w:color w:val="000000"/>
                    <w:sz w:val="26"/>
                    <w:szCs w:val="26"/>
                  </w:rPr>
                </w:rPrChange>
              </w:rPr>
            </w:pPr>
            <w:ins w:id="25741" w:author="James Vu" w:date="2024-04-18T23:31:00Z">
              <w:r w:rsidRPr="00B053AF">
                <w:rPr>
                  <w:color w:val="000000"/>
                  <w:rPrChange w:id="25742" w:author="James Vu" w:date="2024-04-18T23:51:00Z">
                    <w:rPr>
                      <w:color w:val="000000"/>
                      <w:sz w:val="26"/>
                      <w:szCs w:val="26"/>
                    </w:rPr>
                  </w:rPrChange>
                </w:rPr>
                <w:t>10</w:t>
              </w:r>
            </w:ins>
          </w:p>
        </w:tc>
        <w:tc>
          <w:tcPr>
            <w:tcW w:w="0" w:type="auto"/>
            <w:shd w:val="clear" w:color="auto" w:fill="auto"/>
            <w:noWrap/>
            <w:vAlign w:val="center"/>
            <w:hideMark/>
            <w:tcPrChange w:id="25743"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356B21FD" w14:textId="77777777" w:rsidR="001873A6" w:rsidRPr="00B053AF" w:rsidRDefault="001873A6">
            <w:pPr>
              <w:jc w:val="right"/>
              <w:rPr>
                <w:ins w:id="25744" w:author="James Vu" w:date="2024-04-18T23:31:00Z"/>
                <w:color w:val="000000"/>
                <w:rPrChange w:id="25745" w:author="James Vu" w:date="2024-04-18T23:51:00Z">
                  <w:rPr>
                    <w:ins w:id="25746" w:author="James Vu" w:date="2024-04-18T23:31:00Z"/>
                    <w:color w:val="000000"/>
                    <w:sz w:val="26"/>
                    <w:szCs w:val="26"/>
                  </w:rPr>
                </w:rPrChange>
              </w:rPr>
            </w:pPr>
            <w:ins w:id="25747" w:author="James Vu" w:date="2024-04-18T23:31:00Z">
              <w:r w:rsidRPr="00B053AF">
                <w:rPr>
                  <w:color w:val="000000"/>
                  <w:rPrChange w:id="25748" w:author="James Vu" w:date="2024-04-18T23:51:00Z">
                    <w:rPr>
                      <w:color w:val="000000"/>
                      <w:sz w:val="26"/>
                      <w:szCs w:val="26"/>
                    </w:rPr>
                  </w:rPrChange>
                </w:rPr>
                <w:t xml:space="preserve">            384.000.000 </w:t>
              </w:r>
            </w:ins>
          </w:p>
        </w:tc>
        <w:tc>
          <w:tcPr>
            <w:tcW w:w="0" w:type="auto"/>
            <w:shd w:val="clear" w:color="auto" w:fill="auto"/>
            <w:noWrap/>
            <w:vAlign w:val="center"/>
            <w:hideMark/>
            <w:tcPrChange w:id="25749" w:author="James Vu" w:date="2024-04-19T00:25:00Z">
              <w:tcPr>
                <w:tcW w:w="0" w:type="auto"/>
                <w:gridSpan w:val="2"/>
                <w:tcBorders>
                  <w:top w:val="nil"/>
                  <w:left w:val="nil"/>
                  <w:bottom w:val="single" w:sz="4" w:space="0" w:color="auto"/>
                  <w:right w:val="single" w:sz="4" w:space="0" w:color="auto"/>
                </w:tcBorders>
                <w:shd w:val="clear" w:color="auto" w:fill="auto"/>
                <w:noWrap/>
                <w:vAlign w:val="center"/>
                <w:hideMark/>
              </w:tcPr>
            </w:tcPrChange>
          </w:tcPr>
          <w:p w14:paraId="6A03B343" w14:textId="77777777" w:rsidR="001873A6" w:rsidRPr="00B053AF" w:rsidRDefault="001873A6">
            <w:pPr>
              <w:jc w:val="right"/>
              <w:rPr>
                <w:ins w:id="25750" w:author="James Vu" w:date="2024-04-18T23:31:00Z"/>
                <w:color w:val="000000"/>
                <w:rPrChange w:id="25751" w:author="James Vu" w:date="2024-04-18T23:51:00Z">
                  <w:rPr>
                    <w:ins w:id="25752" w:author="James Vu" w:date="2024-04-18T23:31:00Z"/>
                    <w:color w:val="000000"/>
                    <w:sz w:val="26"/>
                    <w:szCs w:val="26"/>
                  </w:rPr>
                </w:rPrChange>
              </w:rPr>
            </w:pPr>
            <w:ins w:id="25753" w:author="James Vu" w:date="2024-04-18T23:31:00Z">
              <w:r w:rsidRPr="00B053AF">
                <w:rPr>
                  <w:color w:val="000000"/>
                  <w:rPrChange w:id="25754" w:author="James Vu" w:date="2024-04-18T23:51:00Z">
                    <w:rPr>
                      <w:color w:val="000000"/>
                      <w:sz w:val="26"/>
                      <w:szCs w:val="26"/>
                    </w:rPr>
                  </w:rPrChange>
                </w:rPr>
                <w:t xml:space="preserve">            38.400.000 </w:t>
              </w:r>
            </w:ins>
          </w:p>
        </w:tc>
        <w:tc>
          <w:tcPr>
            <w:tcW w:w="0" w:type="auto"/>
            <w:shd w:val="clear" w:color="auto" w:fill="auto"/>
            <w:noWrap/>
            <w:vAlign w:val="center"/>
            <w:hideMark/>
            <w:tcPrChange w:id="25755" w:author="James Vu" w:date="2024-04-19T00:25:00Z">
              <w:tcPr>
                <w:tcW w:w="0" w:type="auto"/>
                <w:tcBorders>
                  <w:top w:val="nil"/>
                  <w:left w:val="nil"/>
                  <w:bottom w:val="single" w:sz="4" w:space="0" w:color="auto"/>
                  <w:right w:val="single" w:sz="4" w:space="0" w:color="auto"/>
                </w:tcBorders>
                <w:shd w:val="clear" w:color="auto" w:fill="auto"/>
                <w:noWrap/>
                <w:vAlign w:val="center"/>
                <w:hideMark/>
              </w:tcPr>
            </w:tcPrChange>
          </w:tcPr>
          <w:p w14:paraId="2B00EEB4" w14:textId="77777777" w:rsidR="001873A6" w:rsidRPr="00B053AF" w:rsidRDefault="001873A6">
            <w:pPr>
              <w:jc w:val="right"/>
              <w:rPr>
                <w:ins w:id="25756" w:author="James Vu" w:date="2024-04-18T23:31:00Z"/>
                <w:color w:val="000000"/>
                <w:rPrChange w:id="25757" w:author="James Vu" w:date="2024-04-18T23:51:00Z">
                  <w:rPr>
                    <w:ins w:id="25758" w:author="James Vu" w:date="2024-04-18T23:31:00Z"/>
                    <w:color w:val="000000"/>
                    <w:sz w:val="26"/>
                    <w:szCs w:val="26"/>
                  </w:rPr>
                </w:rPrChange>
              </w:rPr>
            </w:pPr>
            <w:ins w:id="25759" w:author="James Vu" w:date="2024-04-18T23:31:00Z">
              <w:r w:rsidRPr="00B053AF">
                <w:rPr>
                  <w:color w:val="000000"/>
                  <w:rPrChange w:id="25760" w:author="James Vu" w:date="2024-04-18T23:51:00Z">
                    <w:rPr>
                      <w:color w:val="000000"/>
                      <w:sz w:val="26"/>
                      <w:szCs w:val="26"/>
                    </w:rPr>
                  </w:rPrChange>
                </w:rPr>
                <w:t xml:space="preserve">             422.400.000 </w:t>
              </w:r>
            </w:ins>
          </w:p>
        </w:tc>
      </w:tr>
      <w:tr w:rsidR="003C02FF" w:rsidRPr="003C02FF" w14:paraId="0DB4A700" w14:textId="77777777" w:rsidTr="003C02FF">
        <w:tblPrEx>
          <w:tblPrExChange w:id="25761" w:author="James Vu" w:date="2024-04-19T00:25: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340"/>
          <w:ins w:id="25762" w:author="James Vu" w:date="2024-04-18T23:31:00Z"/>
          <w:trPrChange w:id="25763" w:author="James Vu" w:date="2024-04-19T00:25:00Z">
            <w:trPr>
              <w:trHeight w:val="340"/>
            </w:trPr>
          </w:trPrChange>
        </w:trPr>
        <w:tc>
          <w:tcPr>
            <w:tcW w:w="0" w:type="auto"/>
            <w:gridSpan w:val="4"/>
            <w:shd w:val="clear" w:color="auto" w:fill="auto"/>
            <w:noWrap/>
            <w:vAlign w:val="center"/>
            <w:hideMark/>
            <w:tcPrChange w:id="25764" w:author="James Vu" w:date="2024-04-19T00:25:00Z">
              <w:tcPr>
                <w:tcW w:w="0" w:type="auto"/>
                <w:gridSpan w:val="8"/>
                <w:shd w:val="clear" w:color="auto" w:fill="auto"/>
                <w:noWrap/>
                <w:vAlign w:val="center"/>
                <w:hideMark/>
              </w:tcPr>
            </w:tcPrChange>
          </w:tcPr>
          <w:p w14:paraId="636D9ADA" w14:textId="77777777" w:rsidR="001873A6" w:rsidRPr="00B053AF" w:rsidRDefault="001873A6">
            <w:pPr>
              <w:jc w:val="center"/>
              <w:rPr>
                <w:ins w:id="25765" w:author="James Vu" w:date="2024-04-18T23:31:00Z"/>
                <w:b/>
                <w:bCs/>
                <w:color w:val="000000"/>
                <w:rPrChange w:id="25766" w:author="James Vu" w:date="2024-04-18T23:51:00Z">
                  <w:rPr>
                    <w:ins w:id="25767" w:author="James Vu" w:date="2024-04-18T23:31:00Z"/>
                    <w:b/>
                    <w:bCs/>
                    <w:color w:val="000000"/>
                    <w:sz w:val="26"/>
                    <w:szCs w:val="26"/>
                  </w:rPr>
                </w:rPrChange>
              </w:rPr>
            </w:pPr>
            <w:ins w:id="25768" w:author="James Vu" w:date="2024-04-18T23:31:00Z">
              <w:r w:rsidRPr="00B053AF">
                <w:rPr>
                  <w:b/>
                  <w:bCs/>
                  <w:color w:val="000000"/>
                  <w:rPrChange w:id="25769" w:author="James Vu" w:date="2024-04-18T23:51:00Z">
                    <w:rPr>
                      <w:b/>
                      <w:bCs/>
                      <w:color w:val="000000"/>
                      <w:sz w:val="26"/>
                      <w:szCs w:val="26"/>
                    </w:rPr>
                  </w:rPrChange>
                </w:rPr>
                <w:t>Tổng tiền</w:t>
              </w:r>
            </w:ins>
          </w:p>
        </w:tc>
        <w:tc>
          <w:tcPr>
            <w:tcW w:w="0" w:type="auto"/>
            <w:shd w:val="clear" w:color="auto" w:fill="auto"/>
            <w:vAlign w:val="center"/>
            <w:hideMark/>
            <w:tcPrChange w:id="25770" w:author="James Vu" w:date="2024-04-19T00:25:00Z">
              <w:tcPr>
                <w:tcW w:w="0" w:type="auto"/>
                <w:gridSpan w:val="2"/>
                <w:shd w:val="clear" w:color="auto" w:fill="auto"/>
                <w:vAlign w:val="center"/>
                <w:hideMark/>
              </w:tcPr>
            </w:tcPrChange>
          </w:tcPr>
          <w:p w14:paraId="7EDA7D06" w14:textId="77777777" w:rsidR="001873A6" w:rsidRPr="00B053AF" w:rsidRDefault="001873A6">
            <w:pPr>
              <w:jc w:val="right"/>
              <w:rPr>
                <w:ins w:id="25771" w:author="James Vu" w:date="2024-04-18T23:31:00Z"/>
                <w:b/>
                <w:bCs/>
                <w:color w:val="000000"/>
                <w:rPrChange w:id="25772" w:author="James Vu" w:date="2024-04-18T23:51:00Z">
                  <w:rPr>
                    <w:ins w:id="25773" w:author="James Vu" w:date="2024-04-18T23:31:00Z"/>
                    <w:b/>
                    <w:bCs/>
                    <w:color w:val="000000"/>
                    <w:sz w:val="26"/>
                    <w:szCs w:val="26"/>
                  </w:rPr>
                </w:rPrChange>
              </w:rPr>
            </w:pPr>
            <w:ins w:id="25774" w:author="James Vu" w:date="2024-04-18T23:31:00Z">
              <w:r w:rsidRPr="00B053AF">
                <w:rPr>
                  <w:b/>
                  <w:bCs/>
                  <w:color w:val="000000"/>
                  <w:rPrChange w:id="25775" w:author="James Vu" w:date="2024-04-18T23:51:00Z">
                    <w:rPr>
                      <w:b/>
                      <w:bCs/>
                      <w:color w:val="000000"/>
                      <w:sz w:val="26"/>
                      <w:szCs w:val="26"/>
                    </w:rPr>
                  </w:rPrChange>
                </w:rPr>
                <w:t xml:space="preserve">         2.256.741.455 </w:t>
              </w:r>
            </w:ins>
          </w:p>
        </w:tc>
        <w:tc>
          <w:tcPr>
            <w:tcW w:w="0" w:type="auto"/>
            <w:shd w:val="clear" w:color="auto" w:fill="auto"/>
            <w:vAlign w:val="center"/>
            <w:hideMark/>
            <w:tcPrChange w:id="25776" w:author="James Vu" w:date="2024-04-19T00:25:00Z">
              <w:tcPr>
                <w:tcW w:w="0" w:type="auto"/>
                <w:gridSpan w:val="2"/>
                <w:shd w:val="clear" w:color="auto" w:fill="auto"/>
                <w:vAlign w:val="center"/>
                <w:hideMark/>
              </w:tcPr>
            </w:tcPrChange>
          </w:tcPr>
          <w:p w14:paraId="1EFB5B99" w14:textId="77777777" w:rsidR="001873A6" w:rsidRPr="00B053AF" w:rsidRDefault="001873A6">
            <w:pPr>
              <w:jc w:val="right"/>
              <w:rPr>
                <w:ins w:id="25777" w:author="James Vu" w:date="2024-04-18T23:31:00Z"/>
                <w:b/>
                <w:bCs/>
                <w:color w:val="000000"/>
                <w:rPrChange w:id="25778" w:author="James Vu" w:date="2024-04-18T23:51:00Z">
                  <w:rPr>
                    <w:ins w:id="25779" w:author="James Vu" w:date="2024-04-18T23:31:00Z"/>
                    <w:b/>
                    <w:bCs/>
                    <w:color w:val="000000"/>
                    <w:sz w:val="26"/>
                    <w:szCs w:val="26"/>
                  </w:rPr>
                </w:rPrChange>
              </w:rPr>
            </w:pPr>
            <w:ins w:id="25780" w:author="James Vu" w:date="2024-04-18T23:31:00Z">
              <w:r w:rsidRPr="00B053AF">
                <w:rPr>
                  <w:b/>
                  <w:bCs/>
                  <w:color w:val="000000"/>
                  <w:rPrChange w:id="25781" w:author="James Vu" w:date="2024-04-18T23:51:00Z">
                    <w:rPr>
                      <w:b/>
                      <w:bCs/>
                      <w:color w:val="000000"/>
                      <w:sz w:val="26"/>
                      <w:szCs w:val="26"/>
                    </w:rPr>
                  </w:rPrChange>
                </w:rPr>
                <w:t xml:space="preserve">         222.254.545 </w:t>
              </w:r>
            </w:ins>
          </w:p>
        </w:tc>
        <w:tc>
          <w:tcPr>
            <w:tcW w:w="0" w:type="auto"/>
            <w:shd w:val="clear" w:color="auto" w:fill="auto"/>
            <w:vAlign w:val="center"/>
            <w:hideMark/>
            <w:tcPrChange w:id="25782" w:author="James Vu" w:date="2024-04-19T00:25:00Z">
              <w:tcPr>
                <w:tcW w:w="0" w:type="auto"/>
                <w:shd w:val="clear" w:color="auto" w:fill="auto"/>
                <w:vAlign w:val="center"/>
                <w:hideMark/>
              </w:tcPr>
            </w:tcPrChange>
          </w:tcPr>
          <w:p w14:paraId="2BF5BF32" w14:textId="77777777" w:rsidR="001873A6" w:rsidRPr="00B053AF" w:rsidRDefault="001873A6">
            <w:pPr>
              <w:jc w:val="right"/>
              <w:rPr>
                <w:ins w:id="25783" w:author="James Vu" w:date="2024-04-18T23:31:00Z"/>
                <w:b/>
                <w:bCs/>
                <w:color w:val="000000"/>
                <w:rPrChange w:id="25784" w:author="James Vu" w:date="2024-04-18T23:51:00Z">
                  <w:rPr>
                    <w:ins w:id="25785" w:author="James Vu" w:date="2024-04-18T23:31:00Z"/>
                    <w:b/>
                    <w:bCs/>
                    <w:color w:val="000000"/>
                    <w:sz w:val="26"/>
                    <w:szCs w:val="26"/>
                  </w:rPr>
                </w:rPrChange>
              </w:rPr>
            </w:pPr>
            <w:ins w:id="25786" w:author="James Vu" w:date="2024-04-18T23:31:00Z">
              <w:r w:rsidRPr="00B053AF">
                <w:rPr>
                  <w:b/>
                  <w:bCs/>
                  <w:color w:val="000000"/>
                  <w:rPrChange w:id="25787" w:author="James Vu" w:date="2024-04-18T23:51:00Z">
                    <w:rPr>
                      <w:b/>
                      <w:bCs/>
                      <w:color w:val="000000"/>
                      <w:sz w:val="26"/>
                      <w:szCs w:val="26"/>
                    </w:rPr>
                  </w:rPrChange>
                </w:rPr>
                <w:t xml:space="preserve">          2.478.996.000 </w:t>
              </w:r>
            </w:ins>
          </w:p>
        </w:tc>
      </w:tr>
    </w:tbl>
    <w:p w14:paraId="0AFB621A" w14:textId="77777777" w:rsidR="001873A6" w:rsidRPr="001873A6" w:rsidRDefault="001873A6">
      <w:pPr>
        <w:widowControl w:val="0"/>
        <w:spacing w:before="120" w:after="120"/>
        <w:jc w:val="both"/>
        <w:rPr>
          <w:bCs/>
          <w:sz w:val="28"/>
          <w:szCs w:val="28"/>
          <w:lang w:val="it-IT"/>
          <w:rPrChange w:id="25788" w:author="James Vu" w:date="2024-04-18T23:31:00Z">
            <w:rPr>
              <w:bCs/>
              <w:i/>
              <w:sz w:val="26"/>
              <w:szCs w:val="26"/>
              <w:lang w:val="it-IT"/>
            </w:rPr>
          </w:rPrChange>
        </w:rPr>
        <w:pPrChange w:id="25789" w:author="James Vu" w:date="2024-04-18T22:33:00Z">
          <w:pPr>
            <w:widowControl w:val="0"/>
            <w:spacing w:before="120" w:after="120"/>
            <w:jc w:val="right"/>
          </w:pPr>
        </w:pPrChange>
      </w:pPr>
    </w:p>
    <w:tbl>
      <w:tblPr>
        <w:tblW w:w="5000" w:type="pct"/>
        <w:tblLook w:val="04A0" w:firstRow="1" w:lastRow="0" w:firstColumn="1" w:lastColumn="0" w:noHBand="0" w:noVBand="1"/>
      </w:tblPr>
      <w:tblGrid>
        <w:gridCol w:w="590"/>
        <w:gridCol w:w="5139"/>
        <w:gridCol w:w="808"/>
        <w:gridCol w:w="1616"/>
        <w:gridCol w:w="950"/>
        <w:gridCol w:w="1857"/>
        <w:gridCol w:w="1616"/>
        <w:gridCol w:w="1873"/>
      </w:tblGrid>
      <w:tr w:rsidR="00D349A9" w:rsidRPr="00167CE0" w:rsidDel="001873A6" w14:paraId="5FF83855" w14:textId="27E2A3B5" w:rsidTr="00D349A9">
        <w:trPr>
          <w:tblHeader/>
          <w:del w:id="25790" w:author="James Vu" w:date="2024-04-18T23:31:00Z"/>
        </w:trPr>
        <w:tc>
          <w:tcPr>
            <w:tcW w:w="19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6B85A09" w14:textId="3AA2AAFD" w:rsidR="0057601C" w:rsidRPr="00167CE0" w:rsidDel="001873A6" w:rsidRDefault="00720219">
            <w:pPr>
              <w:widowControl w:val="0"/>
              <w:spacing w:before="100" w:after="100"/>
              <w:jc w:val="both"/>
              <w:rPr>
                <w:del w:id="25791" w:author="James Vu" w:date="2024-04-18T23:31:00Z"/>
                <w:b/>
                <w:bCs/>
                <w:sz w:val="28"/>
                <w:szCs w:val="28"/>
                <w:rPrChange w:id="25792" w:author="James Vu" w:date="2024-04-18T22:33:00Z">
                  <w:rPr>
                    <w:del w:id="25793" w:author="James Vu" w:date="2024-04-18T23:31:00Z"/>
                    <w:b/>
                    <w:bCs/>
                    <w:sz w:val="26"/>
                    <w:szCs w:val="26"/>
                  </w:rPr>
                </w:rPrChange>
              </w:rPr>
              <w:pPrChange w:id="25794" w:author="James Vu" w:date="2024-04-18T22:33:00Z">
                <w:pPr>
                  <w:widowControl w:val="0"/>
                  <w:spacing w:before="100" w:after="100"/>
                  <w:jc w:val="center"/>
                </w:pPr>
              </w:pPrChange>
            </w:pPr>
            <w:del w:id="25795" w:author="James Vu" w:date="2024-04-18T23:31:00Z">
              <w:r w:rsidRPr="00167CE0" w:rsidDel="001873A6">
                <w:rPr>
                  <w:b/>
                  <w:bCs/>
                  <w:sz w:val="28"/>
                  <w:szCs w:val="28"/>
                  <w:rPrChange w:id="25796" w:author="James Vu" w:date="2024-04-18T22:33:00Z">
                    <w:rPr>
                      <w:b/>
                      <w:bCs/>
                      <w:sz w:val="26"/>
                      <w:szCs w:val="26"/>
                    </w:rPr>
                  </w:rPrChange>
                </w:rPr>
                <w:delText>TT</w:delText>
              </w:r>
            </w:del>
          </w:p>
        </w:tc>
        <w:tc>
          <w:tcPr>
            <w:tcW w:w="1788"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962D8BF" w14:textId="7A9281C4" w:rsidR="0057601C" w:rsidRPr="00167CE0" w:rsidDel="001873A6" w:rsidRDefault="0057601C">
            <w:pPr>
              <w:widowControl w:val="0"/>
              <w:spacing w:before="100" w:after="100"/>
              <w:jc w:val="both"/>
              <w:rPr>
                <w:del w:id="25797" w:author="James Vu" w:date="2024-04-18T23:31:00Z"/>
                <w:b/>
                <w:bCs/>
                <w:sz w:val="28"/>
                <w:szCs w:val="28"/>
                <w:rPrChange w:id="25798" w:author="James Vu" w:date="2024-04-18T22:33:00Z">
                  <w:rPr>
                    <w:del w:id="25799" w:author="James Vu" w:date="2024-04-18T23:31:00Z"/>
                    <w:b/>
                    <w:bCs/>
                    <w:sz w:val="26"/>
                    <w:szCs w:val="26"/>
                  </w:rPr>
                </w:rPrChange>
              </w:rPr>
              <w:pPrChange w:id="25800" w:author="James Vu" w:date="2024-04-18T22:33:00Z">
                <w:pPr>
                  <w:widowControl w:val="0"/>
                  <w:spacing w:before="100" w:after="100"/>
                  <w:jc w:val="center"/>
                </w:pPr>
              </w:pPrChange>
            </w:pPr>
            <w:del w:id="25801" w:author="James Vu" w:date="2024-04-18T23:31:00Z">
              <w:r w:rsidRPr="00167CE0" w:rsidDel="001873A6">
                <w:rPr>
                  <w:b/>
                  <w:bCs/>
                  <w:sz w:val="28"/>
                  <w:szCs w:val="28"/>
                  <w:rPrChange w:id="25802" w:author="James Vu" w:date="2024-04-18T22:33:00Z">
                    <w:rPr>
                      <w:b/>
                      <w:bCs/>
                      <w:sz w:val="26"/>
                      <w:szCs w:val="26"/>
                    </w:rPr>
                  </w:rPrChange>
                </w:rPr>
                <w:delText>Danh mục thiết bị (Yêu cầu chức năng và thông số kỹ thuật tương đương hoặc cao hơn)</w:delText>
              </w:r>
            </w:del>
          </w:p>
        </w:tc>
        <w:tc>
          <w:tcPr>
            <w:tcW w:w="289"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021EA2F" w14:textId="691E70AE" w:rsidR="0057601C" w:rsidRPr="00167CE0" w:rsidDel="001873A6" w:rsidRDefault="0057601C">
            <w:pPr>
              <w:widowControl w:val="0"/>
              <w:spacing w:before="100" w:after="100"/>
              <w:jc w:val="both"/>
              <w:rPr>
                <w:del w:id="25803" w:author="James Vu" w:date="2024-04-18T23:31:00Z"/>
                <w:b/>
                <w:bCs/>
                <w:sz w:val="28"/>
                <w:szCs w:val="28"/>
                <w:rPrChange w:id="25804" w:author="James Vu" w:date="2024-04-18T22:33:00Z">
                  <w:rPr>
                    <w:del w:id="25805" w:author="James Vu" w:date="2024-04-18T23:31:00Z"/>
                    <w:b/>
                    <w:bCs/>
                    <w:sz w:val="26"/>
                    <w:szCs w:val="26"/>
                  </w:rPr>
                </w:rPrChange>
              </w:rPr>
              <w:pPrChange w:id="25806" w:author="James Vu" w:date="2024-04-18T22:33:00Z">
                <w:pPr>
                  <w:widowControl w:val="0"/>
                  <w:spacing w:before="100" w:after="100"/>
                  <w:jc w:val="center"/>
                </w:pPr>
              </w:pPrChange>
            </w:pPr>
            <w:del w:id="25807" w:author="James Vu" w:date="2024-04-18T23:31:00Z">
              <w:r w:rsidRPr="00167CE0" w:rsidDel="001873A6">
                <w:rPr>
                  <w:b/>
                  <w:bCs/>
                  <w:sz w:val="28"/>
                  <w:szCs w:val="28"/>
                  <w:rPrChange w:id="25808" w:author="James Vu" w:date="2024-04-18T22:33:00Z">
                    <w:rPr>
                      <w:b/>
                      <w:bCs/>
                      <w:sz w:val="26"/>
                      <w:szCs w:val="26"/>
                    </w:rPr>
                  </w:rPrChange>
                </w:rPr>
                <w:delText>ĐVT</w:delText>
              </w:r>
            </w:del>
          </w:p>
        </w:tc>
        <w:tc>
          <w:tcPr>
            <w:tcW w:w="515"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7021DBE5" w14:textId="5599F7FB" w:rsidR="0057601C" w:rsidRPr="00167CE0" w:rsidDel="001873A6" w:rsidRDefault="0057601C">
            <w:pPr>
              <w:widowControl w:val="0"/>
              <w:spacing w:before="100" w:after="100"/>
              <w:jc w:val="both"/>
              <w:rPr>
                <w:del w:id="25809" w:author="James Vu" w:date="2024-04-18T23:31:00Z"/>
                <w:b/>
                <w:bCs/>
                <w:sz w:val="28"/>
                <w:szCs w:val="28"/>
                <w:rPrChange w:id="25810" w:author="James Vu" w:date="2024-04-18T22:33:00Z">
                  <w:rPr>
                    <w:del w:id="25811" w:author="James Vu" w:date="2024-04-18T23:31:00Z"/>
                    <w:b/>
                    <w:bCs/>
                    <w:sz w:val="26"/>
                    <w:szCs w:val="26"/>
                  </w:rPr>
                </w:rPrChange>
              </w:rPr>
              <w:pPrChange w:id="25812" w:author="James Vu" w:date="2024-04-18T22:33:00Z">
                <w:pPr>
                  <w:widowControl w:val="0"/>
                  <w:spacing w:before="100" w:after="100"/>
                  <w:jc w:val="center"/>
                </w:pPr>
              </w:pPrChange>
            </w:pPr>
            <w:del w:id="25813" w:author="James Vu" w:date="2024-04-18T23:31:00Z">
              <w:r w:rsidRPr="00167CE0" w:rsidDel="001873A6">
                <w:rPr>
                  <w:b/>
                  <w:bCs/>
                  <w:sz w:val="28"/>
                  <w:szCs w:val="28"/>
                  <w:rPrChange w:id="25814" w:author="James Vu" w:date="2024-04-18T22:33:00Z">
                    <w:rPr>
                      <w:b/>
                      <w:bCs/>
                      <w:sz w:val="26"/>
                      <w:szCs w:val="26"/>
                    </w:rPr>
                  </w:rPrChange>
                </w:rPr>
                <w:delText xml:space="preserve"> Đơn giá </w:delText>
              </w:r>
            </w:del>
          </w:p>
        </w:tc>
        <w:tc>
          <w:tcPr>
            <w:tcW w:w="337"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DFDE3B0" w14:textId="27DFD899" w:rsidR="0057601C" w:rsidRPr="00167CE0" w:rsidDel="001873A6" w:rsidRDefault="0057601C">
            <w:pPr>
              <w:widowControl w:val="0"/>
              <w:spacing w:before="100" w:after="100"/>
              <w:jc w:val="both"/>
              <w:rPr>
                <w:del w:id="25815" w:author="James Vu" w:date="2024-04-18T23:31:00Z"/>
                <w:b/>
                <w:bCs/>
                <w:sz w:val="28"/>
                <w:szCs w:val="28"/>
                <w:rPrChange w:id="25816" w:author="James Vu" w:date="2024-04-18T22:33:00Z">
                  <w:rPr>
                    <w:del w:id="25817" w:author="James Vu" w:date="2024-04-18T23:31:00Z"/>
                    <w:b/>
                    <w:bCs/>
                    <w:sz w:val="26"/>
                    <w:szCs w:val="26"/>
                  </w:rPr>
                </w:rPrChange>
              </w:rPr>
              <w:pPrChange w:id="25818" w:author="James Vu" w:date="2024-04-18T22:33:00Z">
                <w:pPr>
                  <w:widowControl w:val="0"/>
                  <w:spacing w:before="100" w:after="100"/>
                  <w:jc w:val="center"/>
                </w:pPr>
              </w:pPrChange>
            </w:pPr>
            <w:del w:id="25819" w:author="James Vu" w:date="2024-04-18T23:31:00Z">
              <w:r w:rsidRPr="00167CE0" w:rsidDel="001873A6">
                <w:rPr>
                  <w:b/>
                  <w:bCs/>
                  <w:sz w:val="28"/>
                  <w:szCs w:val="28"/>
                  <w:rPrChange w:id="25820" w:author="James Vu" w:date="2024-04-18T22:33:00Z">
                    <w:rPr>
                      <w:b/>
                      <w:bCs/>
                      <w:sz w:val="26"/>
                      <w:szCs w:val="26"/>
                    </w:rPr>
                  </w:rPrChange>
                </w:rPr>
                <w:delText>Số lượng</w:delText>
              </w:r>
            </w:del>
          </w:p>
        </w:tc>
        <w:tc>
          <w:tcPr>
            <w:tcW w:w="652"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7014CEBF" w14:textId="7E43D665" w:rsidR="0057601C" w:rsidRPr="00167CE0" w:rsidDel="001873A6" w:rsidRDefault="0057601C">
            <w:pPr>
              <w:widowControl w:val="0"/>
              <w:spacing w:before="100" w:after="100"/>
              <w:jc w:val="both"/>
              <w:rPr>
                <w:del w:id="25821" w:author="James Vu" w:date="2024-04-18T23:31:00Z"/>
                <w:b/>
                <w:bCs/>
                <w:sz w:val="28"/>
                <w:szCs w:val="28"/>
                <w:rPrChange w:id="25822" w:author="James Vu" w:date="2024-04-18T22:33:00Z">
                  <w:rPr>
                    <w:del w:id="25823" w:author="James Vu" w:date="2024-04-18T23:31:00Z"/>
                    <w:b/>
                    <w:bCs/>
                    <w:sz w:val="26"/>
                    <w:szCs w:val="26"/>
                  </w:rPr>
                </w:rPrChange>
              </w:rPr>
              <w:pPrChange w:id="25824" w:author="James Vu" w:date="2024-04-18T22:33:00Z">
                <w:pPr>
                  <w:widowControl w:val="0"/>
                  <w:spacing w:before="100" w:after="100"/>
                  <w:jc w:val="center"/>
                </w:pPr>
              </w:pPrChange>
            </w:pPr>
            <w:del w:id="25825" w:author="James Vu" w:date="2024-04-18T23:31:00Z">
              <w:r w:rsidRPr="00167CE0" w:rsidDel="001873A6">
                <w:rPr>
                  <w:b/>
                  <w:bCs/>
                  <w:sz w:val="28"/>
                  <w:szCs w:val="28"/>
                  <w:rPrChange w:id="25826" w:author="James Vu" w:date="2024-04-18T22:33:00Z">
                    <w:rPr>
                      <w:b/>
                      <w:bCs/>
                      <w:sz w:val="26"/>
                      <w:szCs w:val="26"/>
                    </w:rPr>
                  </w:rPrChange>
                </w:rPr>
                <w:delText>Thành tiền trước thuế VAT</w:delText>
              </w:r>
            </w:del>
          </w:p>
        </w:tc>
        <w:tc>
          <w:tcPr>
            <w:tcW w:w="565"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94C603B" w14:textId="05B70BB8" w:rsidR="0057601C" w:rsidRPr="00167CE0" w:rsidDel="001873A6" w:rsidRDefault="0057601C">
            <w:pPr>
              <w:widowControl w:val="0"/>
              <w:spacing w:before="100" w:after="100"/>
              <w:jc w:val="both"/>
              <w:rPr>
                <w:del w:id="25827" w:author="James Vu" w:date="2024-04-18T23:31:00Z"/>
                <w:b/>
                <w:bCs/>
                <w:sz w:val="28"/>
                <w:szCs w:val="28"/>
                <w:rPrChange w:id="25828" w:author="James Vu" w:date="2024-04-18T22:33:00Z">
                  <w:rPr>
                    <w:del w:id="25829" w:author="James Vu" w:date="2024-04-18T23:31:00Z"/>
                    <w:b/>
                    <w:bCs/>
                    <w:sz w:val="26"/>
                    <w:szCs w:val="26"/>
                  </w:rPr>
                </w:rPrChange>
              </w:rPr>
              <w:pPrChange w:id="25830" w:author="James Vu" w:date="2024-04-18T22:33:00Z">
                <w:pPr>
                  <w:widowControl w:val="0"/>
                  <w:spacing w:before="100" w:after="100"/>
                  <w:jc w:val="center"/>
                </w:pPr>
              </w:pPrChange>
            </w:pPr>
            <w:del w:id="25831" w:author="James Vu" w:date="2024-04-18T23:31:00Z">
              <w:r w:rsidRPr="00167CE0" w:rsidDel="001873A6">
                <w:rPr>
                  <w:b/>
                  <w:bCs/>
                  <w:sz w:val="28"/>
                  <w:szCs w:val="28"/>
                  <w:rPrChange w:id="25832" w:author="James Vu" w:date="2024-04-18T22:33:00Z">
                    <w:rPr>
                      <w:b/>
                      <w:bCs/>
                      <w:sz w:val="26"/>
                      <w:szCs w:val="26"/>
                    </w:rPr>
                  </w:rPrChange>
                </w:rPr>
                <w:delText>Thuế VAT</w:delText>
              </w:r>
            </w:del>
          </w:p>
        </w:tc>
        <w:tc>
          <w:tcPr>
            <w:tcW w:w="661"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3214B889" w14:textId="46939C5E" w:rsidR="0057601C" w:rsidRPr="00167CE0" w:rsidDel="001873A6" w:rsidRDefault="0057601C">
            <w:pPr>
              <w:widowControl w:val="0"/>
              <w:spacing w:before="100" w:after="100"/>
              <w:jc w:val="both"/>
              <w:rPr>
                <w:del w:id="25833" w:author="James Vu" w:date="2024-04-18T23:31:00Z"/>
                <w:b/>
                <w:bCs/>
                <w:sz w:val="28"/>
                <w:szCs w:val="28"/>
                <w:rPrChange w:id="25834" w:author="James Vu" w:date="2024-04-18T22:33:00Z">
                  <w:rPr>
                    <w:del w:id="25835" w:author="James Vu" w:date="2024-04-18T23:31:00Z"/>
                    <w:b/>
                    <w:bCs/>
                    <w:sz w:val="26"/>
                    <w:szCs w:val="26"/>
                  </w:rPr>
                </w:rPrChange>
              </w:rPr>
              <w:pPrChange w:id="25836" w:author="James Vu" w:date="2024-04-18T22:33:00Z">
                <w:pPr>
                  <w:widowControl w:val="0"/>
                  <w:spacing w:before="100" w:after="100"/>
                  <w:jc w:val="center"/>
                </w:pPr>
              </w:pPrChange>
            </w:pPr>
            <w:del w:id="25837" w:author="James Vu" w:date="2024-04-18T23:31:00Z">
              <w:r w:rsidRPr="00167CE0" w:rsidDel="001873A6">
                <w:rPr>
                  <w:b/>
                  <w:bCs/>
                  <w:sz w:val="28"/>
                  <w:szCs w:val="28"/>
                  <w:rPrChange w:id="25838" w:author="James Vu" w:date="2024-04-18T22:33:00Z">
                    <w:rPr>
                      <w:b/>
                      <w:bCs/>
                      <w:sz w:val="26"/>
                      <w:szCs w:val="26"/>
                    </w:rPr>
                  </w:rPrChange>
                </w:rPr>
                <w:delText>Thành tiền sau thuế VAT</w:delText>
              </w:r>
            </w:del>
          </w:p>
        </w:tc>
      </w:tr>
      <w:tr w:rsidR="00D03561" w:rsidRPr="00167CE0" w:rsidDel="001873A6" w14:paraId="75A281C3" w14:textId="64D8C9A8" w:rsidTr="00D349A9">
        <w:trPr>
          <w:del w:id="25839" w:author="James Vu" w:date="2024-04-18T23:31:00Z"/>
        </w:trPr>
        <w:tc>
          <w:tcPr>
            <w:tcW w:w="191" w:type="pct"/>
            <w:tcBorders>
              <w:top w:val="nil"/>
              <w:left w:val="single" w:sz="4" w:space="0" w:color="auto"/>
              <w:bottom w:val="single" w:sz="4" w:space="0" w:color="auto"/>
              <w:right w:val="single" w:sz="4" w:space="0" w:color="auto"/>
            </w:tcBorders>
            <w:shd w:val="clear" w:color="auto" w:fill="auto"/>
            <w:vAlign w:val="center"/>
            <w:hideMark/>
          </w:tcPr>
          <w:p w14:paraId="5096098B" w14:textId="25026A42" w:rsidR="0057601C" w:rsidRPr="00167CE0" w:rsidDel="001873A6" w:rsidRDefault="0057601C">
            <w:pPr>
              <w:widowControl w:val="0"/>
              <w:spacing w:before="100" w:after="100"/>
              <w:jc w:val="both"/>
              <w:rPr>
                <w:del w:id="25840" w:author="James Vu" w:date="2024-04-18T23:31:00Z"/>
                <w:b/>
                <w:bCs/>
                <w:sz w:val="28"/>
                <w:szCs w:val="28"/>
                <w:rPrChange w:id="25841" w:author="James Vu" w:date="2024-04-18T22:33:00Z">
                  <w:rPr>
                    <w:del w:id="25842" w:author="James Vu" w:date="2024-04-18T23:31:00Z"/>
                    <w:b/>
                    <w:bCs/>
                    <w:sz w:val="26"/>
                    <w:szCs w:val="26"/>
                  </w:rPr>
                </w:rPrChange>
              </w:rPr>
              <w:pPrChange w:id="25843" w:author="James Vu" w:date="2024-04-18T22:33:00Z">
                <w:pPr>
                  <w:widowControl w:val="0"/>
                  <w:spacing w:before="100" w:after="100"/>
                  <w:jc w:val="center"/>
                </w:pPr>
              </w:pPrChange>
            </w:pPr>
            <w:del w:id="25844" w:author="James Vu" w:date="2024-04-18T23:31:00Z">
              <w:r w:rsidRPr="00167CE0" w:rsidDel="001873A6">
                <w:rPr>
                  <w:b/>
                  <w:bCs/>
                  <w:sz w:val="28"/>
                  <w:szCs w:val="28"/>
                  <w:rPrChange w:id="25845" w:author="James Vu" w:date="2024-04-18T22:33:00Z">
                    <w:rPr>
                      <w:b/>
                      <w:bCs/>
                      <w:sz w:val="26"/>
                      <w:szCs w:val="26"/>
                    </w:rPr>
                  </w:rPrChange>
                </w:rPr>
                <w:delText>I</w:delText>
              </w:r>
            </w:del>
          </w:p>
        </w:tc>
        <w:tc>
          <w:tcPr>
            <w:tcW w:w="1788" w:type="pct"/>
            <w:tcBorders>
              <w:top w:val="nil"/>
              <w:left w:val="nil"/>
              <w:bottom w:val="single" w:sz="4" w:space="0" w:color="auto"/>
              <w:right w:val="single" w:sz="4" w:space="0" w:color="auto"/>
            </w:tcBorders>
            <w:shd w:val="clear" w:color="auto" w:fill="auto"/>
            <w:noWrap/>
            <w:vAlign w:val="center"/>
            <w:hideMark/>
          </w:tcPr>
          <w:p w14:paraId="26F8EC38" w14:textId="3DEF1A41" w:rsidR="0057601C" w:rsidRPr="00167CE0" w:rsidDel="001873A6" w:rsidRDefault="0057601C">
            <w:pPr>
              <w:widowControl w:val="0"/>
              <w:spacing w:before="100" w:after="100"/>
              <w:jc w:val="both"/>
              <w:rPr>
                <w:del w:id="25846" w:author="James Vu" w:date="2024-04-18T23:31:00Z"/>
                <w:b/>
                <w:bCs/>
                <w:sz w:val="28"/>
                <w:szCs w:val="28"/>
                <w:rPrChange w:id="25847" w:author="James Vu" w:date="2024-04-18T22:33:00Z">
                  <w:rPr>
                    <w:del w:id="25848" w:author="James Vu" w:date="2024-04-18T23:31:00Z"/>
                    <w:b/>
                    <w:bCs/>
                    <w:sz w:val="26"/>
                    <w:szCs w:val="26"/>
                  </w:rPr>
                </w:rPrChange>
              </w:rPr>
              <w:pPrChange w:id="25849" w:author="James Vu" w:date="2024-04-18T22:33:00Z">
                <w:pPr>
                  <w:widowControl w:val="0"/>
                  <w:spacing w:before="100" w:after="100"/>
                </w:pPr>
              </w:pPrChange>
            </w:pPr>
            <w:del w:id="25850" w:author="James Vu" w:date="2024-04-18T23:31:00Z">
              <w:r w:rsidRPr="00167CE0" w:rsidDel="001873A6">
                <w:rPr>
                  <w:b/>
                  <w:bCs/>
                  <w:sz w:val="28"/>
                  <w:szCs w:val="28"/>
                  <w:rPrChange w:id="25851" w:author="James Vu" w:date="2024-04-18T22:33:00Z">
                    <w:rPr>
                      <w:b/>
                      <w:bCs/>
                      <w:sz w:val="26"/>
                      <w:szCs w:val="26"/>
                    </w:rPr>
                  </w:rPrChange>
                </w:rPr>
                <w:delText>Máy chủ, lưu trữ</w:delText>
              </w:r>
            </w:del>
          </w:p>
        </w:tc>
        <w:tc>
          <w:tcPr>
            <w:tcW w:w="289" w:type="pct"/>
            <w:tcBorders>
              <w:top w:val="nil"/>
              <w:left w:val="nil"/>
              <w:bottom w:val="single" w:sz="4" w:space="0" w:color="auto"/>
              <w:right w:val="single" w:sz="4" w:space="0" w:color="auto"/>
            </w:tcBorders>
            <w:shd w:val="clear" w:color="auto" w:fill="auto"/>
            <w:vAlign w:val="center"/>
            <w:hideMark/>
          </w:tcPr>
          <w:p w14:paraId="368AE833" w14:textId="5B7C23DC" w:rsidR="0057601C" w:rsidRPr="00167CE0" w:rsidDel="001873A6" w:rsidRDefault="0057601C">
            <w:pPr>
              <w:widowControl w:val="0"/>
              <w:spacing w:before="100" w:after="100"/>
              <w:jc w:val="both"/>
              <w:rPr>
                <w:del w:id="25852" w:author="James Vu" w:date="2024-04-18T23:31:00Z"/>
                <w:b/>
                <w:bCs/>
                <w:sz w:val="28"/>
                <w:szCs w:val="28"/>
                <w:rPrChange w:id="25853" w:author="James Vu" w:date="2024-04-18T22:33:00Z">
                  <w:rPr>
                    <w:del w:id="25854" w:author="James Vu" w:date="2024-04-18T23:31:00Z"/>
                    <w:b/>
                    <w:bCs/>
                    <w:sz w:val="26"/>
                    <w:szCs w:val="26"/>
                  </w:rPr>
                </w:rPrChange>
              </w:rPr>
              <w:pPrChange w:id="25855" w:author="James Vu" w:date="2024-04-18T22:33:00Z">
                <w:pPr>
                  <w:widowControl w:val="0"/>
                  <w:spacing w:before="100" w:after="100"/>
                  <w:jc w:val="center"/>
                </w:pPr>
              </w:pPrChange>
            </w:pPr>
            <w:del w:id="25856" w:author="James Vu" w:date="2024-04-18T23:31:00Z">
              <w:r w:rsidRPr="00167CE0" w:rsidDel="001873A6">
                <w:rPr>
                  <w:b/>
                  <w:bCs/>
                  <w:sz w:val="28"/>
                  <w:szCs w:val="28"/>
                  <w:rPrChange w:id="25857" w:author="James Vu" w:date="2024-04-18T22:33:00Z">
                    <w:rPr>
                      <w:b/>
                      <w:bCs/>
                      <w:sz w:val="26"/>
                      <w:szCs w:val="26"/>
                    </w:rPr>
                  </w:rPrChange>
                </w:rPr>
                <w:delText> </w:delText>
              </w:r>
            </w:del>
          </w:p>
        </w:tc>
        <w:tc>
          <w:tcPr>
            <w:tcW w:w="515" w:type="pct"/>
            <w:tcBorders>
              <w:top w:val="nil"/>
              <w:left w:val="nil"/>
              <w:bottom w:val="single" w:sz="4" w:space="0" w:color="auto"/>
              <w:right w:val="single" w:sz="4" w:space="0" w:color="auto"/>
            </w:tcBorders>
            <w:shd w:val="clear" w:color="auto" w:fill="auto"/>
            <w:vAlign w:val="center"/>
            <w:hideMark/>
          </w:tcPr>
          <w:p w14:paraId="09FACDCA" w14:textId="6281CBB6" w:rsidR="0057601C" w:rsidRPr="00167CE0" w:rsidDel="001873A6" w:rsidRDefault="0057601C">
            <w:pPr>
              <w:widowControl w:val="0"/>
              <w:spacing w:before="100" w:after="100"/>
              <w:jc w:val="both"/>
              <w:rPr>
                <w:del w:id="25858" w:author="James Vu" w:date="2024-04-18T23:31:00Z"/>
                <w:b/>
                <w:bCs/>
                <w:sz w:val="28"/>
                <w:szCs w:val="28"/>
                <w:rPrChange w:id="25859" w:author="James Vu" w:date="2024-04-18T22:33:00Z">
                  <w:rPr>
                    <w:del w:id="25860" w:author="James Vu" w:date="2024-04-18T23:31:00Z"/>
                    <w:b/>
                    <w:bCs/>
                    <w:sz w:val="26"/>
                    <w:szCs w:val="26"/>
                  </w:rPr>
                </w:rPrChange>
              </w:rPr>
              <w:pPrChange w:id="25861" w:author="James Vu" w:date="2024-04-18T22:33:00Z">
                <w:pPr>
                  <w:widowControl w:val="0"/>
                  <w:spacing w:before="100" w:after="100"/>
                  <w:jc w:val="center"/>
                </w:pPr>
              </w:pPrChange>
            </w:pPr>
            <w:del w:id="25862" w:author="James Vu" w:date="2024-04-18T23:31:00Z">
              <w:r w:rsidRPr="00167CE0" w:rsidDel="001873A6">
                <w:rPr>
                  <w:b/>
                  <w:bCs/>
                  <w:sz w:val="28"/>
                  <w:szCs w:val="28"/>
                  <w:rPrChange w:id="25863" w:author="James Vu" w:date="2024-04-18T22:33:00Z">
                    <w:rPr>
                      <w:b/>
                      <w:bCs/>
                      <w:sz w:val="26"/>
                      <w:szCs w:val="26"/>
                    </w:rPr>
                  </w:rPrChange>
                </w:rPr>
                <w:delText> </w:delText>
              </w:r>
            </w:del>
          </w:p>
        </w:tc>
        <w:tc>
          <w:tcPr>
            <w:tcW w:w="337" w:type="pct"/>
            <w:tcBorders>
              <w:top w:val="nil"/>
              <w:left w:val="nil"/>
              <w:bottom w:val="single" w:sz="4" w:space="0" w:color="auto"/>
              <w:right w:val="single" w:sz="4" w:space="0" w:color="auto"/>
            </w:tcBorders>
            <w:shd w:val="clear" w:color="auto" w:fill="auto"/>
            <w:vAlign w:val="center"/>
            <w:hideMark/>
          </w:tcPr>
          <w:p w14:paraId="75B56904" w14:textId="11873C3E" w:rsidR="0057601C" w:rsidRPr="00167CE0" w:rsidDel="001873A6" w:rsidRDefault="0057601C">
            <w:pPr>
              <w:widowControl w:val="0"/>
              <w:spacing w:before="100" w:after="100"/>
              <w:jc w:val="both"/>
              <w:rPr>
                <w:del w:id="25864" w:author="James Vu" w:date="2024-04-18T23:31:00Z"/>
                <w:sz w:val="28"/>
                <w:szCs w:val="28"/>
                <w:rPrChange w:id="25865" w:author="James Vu" w:date="2024-04-18T22:33:00Z">
                  <w:rPr>
                    <w:del w:id="25866" w:author="James Vu" w:date="2024-04-18T23:31:00Z"/>
                    <w:sz w:val="26"/>
                    <w:szCs w:val="26"/>
                  </w:rPr>
                </w:rPrChange>
              </w:rPr>
              <w:pPrChange w:id="25867" w:author="James Vu" w:date="2024-04-18T22:33:00Z">
                <w:pPr>
                  <w:widowControl w:val="0"/>
                  <w:spacing w:before="100" w:after="100"/>
                </w:pPr>
              </w:pPrChange>
            </w:pPr>
            <w:del w:id="25868" w:author="James Vu" w:date="2024-04-18T23:31:00Z">
              <w:r w:rsidRPr="00167CE0" w:rsidDel="001873A6">
                <w:rPr>
                  <w:sz w:val="28"/>
                  <w:szCs w:val="28"/>
                  <w:rPrChange w:id="25869" w:author="James Vu" w:date="2024-04-18T22:33:00Z">
                    <w:rPr>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4B8AA5DB" w14:textId="14C22D78" w:rsidR="0057601C" w:rsidRPr="00167CE0" w:rsidDel="001873A6" w:rsidRDefault="0057601C">
            <w:pPr>
              <w:widowControl w:val="0"/>
              <w:spacing w:before="100" w:after="100"/>
              <w:jc w:val="both"/>
              <w:rPr>
                <w:del w:id="25870" w:author="James Vu" w:date="2024-04-18T23:31:00Z"/>
                <w:b/>
                <w:bCs/>
                <w:sz w:val="28"/>
                <w:szCs w:val="28"/>
                <w:rPrChange w:id="25871" w:author="James Vu" w:date="2024-04-18T22:33:00Z">
                  <w:rPr>
                    <w:del w:id="25872" w:author="James Vu" w:date="2024-04-18T23:31:00Z"/>
                    <w:b/>
                    <w:bCs/>
                    <w:sz w:val="26"/>
                    <w:szCs w:val="26"/>
                  </w:rPr>
                </w:rPrChange>
              </w:rPr>
              <w:pPrChange w:id="25873" w:author="James Vu" w:date="2024-04-18T22:33:00Z">
                <w:pPr>
                  <w:widowControl w:val="0"/>
                  <w:spacing w:before="100" w:after="100"/>
                  <w:jc w:val="center"/>
                </w:pPr>
              </w:pPrChange>
            </w:pPr>
            <w:del w:id="25874" w:author="James Vu" w:date="2024-04-18T23:31:00Z">
              <w:r w:rsidRPr="00167CE0" w:rsidDel="001873A6">
                <w:rPr>
                  <w:b/>
                  <w:bCs/>
                  <w:sz w:val="28"/>
                  <w:szCs w:val="28"/>
                  <w:rPrChange w:id="25875" w:author="James Vu" w:date="2024-04-18T22:33:00Z">
                    <w:rPr>
                      <w:b/>
                      <w:bCs/>
                      <w:sz w:val="26"/>
                      <w:szCs w:val="26"/>
                    </w:rPr>
                  </w:rPrChange>
                </w:rPr>
                <w:delText>2.638.753.000</w:delText>
              </w:r>
            </w:del>
          </w:p>
        </w:tc>
        <w:tc>
          <w:tcPr>
            <w:tcW w:w="565" w:type="pct"/>
            <w:tcBorders>
              <w:top w:val="nil"/>
              <w:left w:val="nil"/>
              <w:bottom w:val="single" w:sz="4" w:space="0" w:color="auto"/>
              <w:right w:val="single" w:sz="4" w:space="0" w:color="auto"/>
            </w:tcBorders>
            <w:shd w:val="clear" w:color="auto" w:fill="auto"/>
            <w:vAlign w:val="center"/>
            <w:hideMark/>
          </w:tcPr>
          <w:p w14:paraId="21098F83" w14:textId="3CE63755" w:rsidR="0057601C" w:rsidRPr="00167CE0" w:rsidDel="001873A6" w:rsidRDefault="0057601C">
            <w:pPr>
              <w:widowControl w:val="0"/>
              <w:spacing w:before="100" w:after="100"/>
              <w:jc w:val="both"/>
              <w:rPr>
                <w:del w:id="25876" w:author="James Vu" w:date="2024-04-18T23:31:00Z"/>
                <w:b/>
                <w:bCs/>
                <w:sz w:val="28"/>
                <w:szCs w:val="28"/>
                <w:rPrChange w:id="25877" w:author="James Vu" w:date="2024-04-18T22:33:00Z">
                  <w:rPr>
                    <w:del w:id="25878" w:author="James Vu" w:date="2024-04-18T23:31:00Z"/>
                    <w:b/>
                    <w:bCs/>
                    <w:sz w:val="26"/>
                    <w:szCs w:val="26"/>
                  </w:rPr>
                </w:rPrChange>
              </w:rPr>
              <w:pPrChange w:id="25879" w:author="James Vu" w:date="2024-04-18T22:33:00Z">
                <w:pPr>
                  <w:widowControl w:val="0"/>
                  <w:spacing w:before="100" w:after="100"/>
                  <w:jc w:val="center"/>
                </w:pPr>
              </w:pPrChange>
            </w:pPr>
            <w:del w:id="25880" w:author="James Vu" w:date="2024-04-18T23:31:00Z">
              <w:r w:rsidRPr="00167CE0" w:rsidDel="001873A6">
                <w:rPr>
                  <w:b/>
                  <w:bCs/>
                  <w:sz w:val="28"/>
                  <w:szCs w:val="28"/>
                  <w:rPrChange w:id="25881" w:author="James Vu" w:date="2024-04-18T22:33:00Z">
                    <w:rPr>
                      <w:b/>
                      <w:bCs/>
                      <w:sz w:val="26"/>
                      <w:szCs w:val="26"/>
                    </w:rPr>
                  </w:rPrChange>
                </w:rPr>
                <w:delText>263.875.300</w:delText>
              </w:r>
            </w:del>
          </w:p>
        </w:tc>
        <w:tc>
          <w:tcPr>
            <w:tcW w:w="661" w:type="pct"/>
            <w:tcBorders>
              <w:top w:val="nil"/>
              <w:left w:val="nil"/>
              <w:bottom w:val="single" w:sz="4" w:space="0" w:color="auto"/>
              <w:right w:val="single" w:sz="4" w:space="0" w:color="auto"/>
            </w:tcBorders>
            <w:shd w:val="clear" w:color="auto" w:fill="auto"/>
            <w:vAlign w:val="center"/>
            <w:hideMark/>
          </w:tcPr>
          <w:p w14:paraId="06D35CF9" w14:textId="11618284" w:rsidR="0057601C" w:rsidRPr="00167CE0" w:rsidDel="001873A6" w:rsidRDefault="0057601C">
            <w:pPr>
              <w:widowControl w:val="0"/>
              <w:spacing w:before="100" w:after="100"/>
              <w:jc w:val="both"/>
              <w:rPr>
                <w:del w:id="25882" w:author="James Vu" w:date="2024-04-18T23:31:00Z"/>
                <w:b/>
                <w:bCs/>
                <w:sz w:val="28"/>
                <w:szCs w:val="28"/>
                <w:rPrChange w:id="25883" w:author="James Vu" w:date="2024-04-18T22:33:00Z">
                  <w:rPr>
                    <w:del w:id="25884" w:author="James Vu" w:date="2024-04-18T23:31:00Z"/>
                    <w:b/>
                    <w:bCs/>
                    <w:sz w:val="26"/>
                    <w:szCs w:val="26"/>
                  </w:rPr>
                </w:rPrChange>
              </w:rPr>
              <w:pPrChange w:id="25885" w:author="James Vu" w:date="2024-04-18T22:33:00Z">
                <w:pPr>
                  <w:widowControl w:val="0"/>
                  <w:spacing w:before="100" w:after="100"/>
                  <w:jc w:val="center"/>
                </w:pPr>
              </w:pPrChange>
            </w:pPr>
            <w:del w:id="25886" w:author="James Vu" w:date="2024-04-18T23:31:00Z">
              <w:r w:rsidRPr="00167CE0" w:rsidDel="001873A6">
                <w:rPr>
                  <w:b/>
                  <w:bCs/>
                  <w:sz w:val="28"/>
                  <w:szCs w:val="28"/>
                  <w:rPrChange w:id="25887" w:author="James Vu" w:date="2024-04-18T22:33:00Z">
                    <w:rPr>
                      <w:b/>
                      <w:bCs/>
                      <w:sz w:val="26"/>
                      <w:szCs w:val="26"/>
                    </w:rPr>
                  </w:rPrChange>
                </w:rPr>
                <w:delText>2.902.628.300</w:delText>
              </w:r>
            </w:del>
          </w:p>
        </w:tc>
      </w:tr>
      <w:tr w:rsidR="001F3DF5" w:rsidRPr="00167CE0" w:rsidDel="001873A6" w14:paraId="5BD6BDAD" w14:textId="508E8ECC" w:rsidTr="00D349A9">
        <w:trPr>
          <w:del w:id="25888"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765916B7" w14:textId="5342E4B8" w:rsidR="00B04841" w:rsidRPr="00167CE0" w:rsidDel="001873A6" w:rsidRDefault="00B04841">
            <w:pPr>
              <w:widowControl w:val="0"/>
              <w:spacing w:before="100" w:after="100"/>
              <w:jc w:val="both"/>
              <w:rPr>
                <w:del w:id="25889" w:author="James Vu" w:date="2024-04-18T23:31:00Z"/>
                <w:sz w:val="28"/>
                <w:szCs w:val="28"/>
                <w:rPrChange w:id="25890" w:author="James Vu" w:date="2024-04-18T22:33:00Z">
                  <w:rPr>
                    <w:del w:id="25891" w:author="James Vu" w:date="2024-04-18T23:31:00Z"/>
                    <w:sz w:val="26"/>
                    <w:szCs w:val="26"/>
                  </w:rPr>
                </w:rPrChange>
              </w:rPr>
              <w:pPrChange w:id="25892" w:author="James Vu" w:date="2024-04-18T22:33:00Z">
                <w:pPr>
                  <w:widowControl w:val="0"/>
                  <w:spacing w:before="100" w:after="100"/>
                  <w:jc w:val="center"/>
                </w:pPr>
              </w:pPrChange>
            </w:pPr>
            <w:del w:id="25893" w:author="James Vu" w:date="2024-04-18T23:31:00Z">
              <w:r w:rsidRPr="00167CE0" w:rsidDel="001873A6">
                <w:rPr>
                  <w:sz w:val="28"/>
                  <w:szCs w:val="28"/>
                  <w:rPrChange w:id="25894" w:author="James Vu" w:date="2024-04-18T22:33:00Z">
                    <w:rPr>
                      <w:sz w:val="26"/>
                      <w:szCs w:val="26"/>
                    </w:rPr>
                  </w:rPrChange>
                </w:rPr>
                <w:delText>1</w:delText>
              </w:r>
            </w:del>
          </w:p>
        </w:tc>
        <w:tc>
          <w:tcPr>
            <w:tcW w:w="1788" w:type="pct"/>
            <w:tcBorders>
              <w:top w:val="nil"/>
              <w:left w:val="nil"/>
              <w:bottom w:val="single" w:sz="4" w:space="0" w:color="auto"/>
              <w:right w:val="single" w:sz="4" w:space="0" w:color="auto"/>
            </w:tcBorders>
            <w:shd w:val="clear" w:color="auto" w:fill="auto"/>
            <w:vAlign w:val="center"/>
            <w:hideMark/>
          </w:tcPr>
          <w:p w14:paraId="130B3548" w14:textId="58A5B500" w:rsidR="00B04841" w:rsidRPr="00167CE0" w:rsidDel="001873A6" w:rsidRDefault="00B04841">
            <w:pPr>
              <w:widowControl w:val="0"/>
              <w:spacing w:before="100" w:after="100"/>
              <w:jc w:val="both"/>
              <w:rPr>
                <w:del w:id="25895" w:author="James Vu" w:date="2024-04-18T23:31:00Z"/>
                <w:b/>
                <w:bCs/>
                <w:sz w:val="28"/>
                <w:szCs w:val="28"/>
                <w:rPrChange w:id="25896" w:author="James Vu" w:date="2024-04-18T22:33:00Z">
                  <w:rPr>
                    <w:del w:id="25897" w:author="James Vu" w:date="2024-04-18T23:31:00Z"/>
                    <w:b/>
                    <w:bCs/>
                    <w:sz w:val="26"/>
                    <w:szCs w:val="26"/>
                  </w:rPr>
                </w:rPrChange>
              </w:rPr>
              <w:pPrChange w:id="25898" w:author="James Vu" w:date="2024-04-18T22:33:00Z">
                <w:pPr>
                  <w:widowControl w:val="0"/>
                  <w:spacing w:before="100" w:after="100"/>
                </w:pPr>
              </w:pPrChange>
            </w:pPr>
            <w:del w:id="25899" w:author="James Vu" w:date="2024-04-18T23:31:00Z">
              <w:r w:rsidRPr="00167CE0" w:rsidDel="001873A6">
                <w:rPr>
                  <w:b/>
                  <w:bCs/>
                  <w:sz w:val="28"/>
                  <w:szCs w:val="28"/>
                  <w:rPrChange w:id="25900" w:author="James Vu" w:date="2024-04-18T22:33:00Z">
                    <w:rPr>
                      <w:b/>
                      <w:bCs/>
                      <w:sz w:val="26"/>
                      <w:szCs w:val="26"/>
                    </w:rPr>
                  </w:rPrChange>
                </w:rPr>
                <w:delText>Máy chủ</w:delText>
              </w:r>
            </w:del>
          </w:p>
          <w:p w14:paraId="64E6FFF3" w14:textId="55BB19E5" w:rsidR="00B04841" w:rsidRPr="00167CE0" w:rsidDel="001873A6" w:rsidRDefault="00B04841">
            <w:pPr>
              <w:widowControl w:val="0"/>
              <w:spacing w:before="100" w:after="100"/>
              <w:jc w:val="both"/>
              <w:rPr>
                <w:del w:id="25901" w:author="James Vu" w:date="2024-04-18T23:31:00Z"/>
                <w:sz w:val="28"/>
                <w:szCs w:val="28"/>
                <w:rPrChange w:id="25902" w:author="James Vu" w:date="2024-04-18T22:33:00Z">
                  <w:rPr>
                    <w:del w:id="25903" w:author="James Vu" w:date="2024-04-18T23:31:00Z"/>
                    <w:sz w:val="26"/>
                    <w:szCs w:val="26"/>
                  </w:rPr>
                </w:rPrChange>
              </w:rPr>
              <w:pPrChange w:id="25904" w:author="James Vu" w:date="2024-04-18T22:33:00Z">
                <w:pPr>
                  <w:widowControl w:val="0"/>
                  <w:spacing w:before="100" w:after="100"/>
                </w:pPr>
              </w:pPrChange>
            </w:pPr>
            <w:del w:id="25905" w:author="James Vu" w:date="2024-04-18T23:31:00Z">
              <w:r w:rsidRPr="00167CE0" w:rsidDel="001873A6">
                <w:rPr>
                  <w:sz w:val="28"/>
                  <w:szCs w:val="28"/>
                  <w:rPrChange w:id="25906" w:author="James Vu" w:date="2024-04-18T22:33:00Z">
                    <w:rPr>
                      <w:sz w:val="26"/>
                      <w:szCs w:val="26"/>
                    </w:rPr>
                  </w:rPrChange>
                </w:rPr>
                <w:delText>- Dạng máy chủ: Rack 1U</w:delText>
              </w:r>
            </w:del>
          </w:p>
          <w:p w14:paraId="0CF5F069" w14:textId="13084EED" w:rsidR="00B04841" w:rsidRPr="00167CE0" w:rsidDel="001873A6" w:rsidRDefault="00B04841">
            <w:pPr>
              <w:widowControl w:val="0"/>
              <w:spacing w:before="100" w:after="100"/>
              <w:jc w:val="both"/>
              <w:rPr>
                <w:del w:id="25907" w:author="James Vu" w:date="2024-04-18T23:31:00Z"/>
                <w:sz w:val="28"/>
                <w:szCs w:val="28"/>
                <w:rPrChange w:id="25908" w:author="James Vu" w:date="2024-04-18T22:33:00Z">
                  <w:rPr>
                    <w:del w:id="25909" w:author="James Vu" w:date="2024-04-18T23:31:00Z"/>
                    <w:sz w:val="26"/>
                    <w:szCs w:val="26"/>
                  </w:rPr>
                </w:rPrChange>
              </w:rPr>
              <w:pPrChange w:id="25910" w:author="James Vu" w:date="2024-04-18T22:33:00Z">
                <w:pPr>
                  <w:widowControl w:val="0"/>
                  <w:spacing w:before="100" w:after="100"/>
                </w:pPr>
              </w:pPrChange>
            </w:pPr>
            <w:del w:id="25911" w:author="James Vu" w:date="2024-04-18T23:31:00Z">
              <w:r w:rsidRPr="00167CE0" w:rsidDel="001873A6">
                <w:rPr>
                  <w:sz w:val="28"/>
                  <w:szCs w:val="28"/>
                  <w:rPrChange w:id="25912" w:author="James Vu" w:date="2024-04-18T22:33:00Z">
                    <w:rPr>
                      <w:sz w:val="26"/>
                      <w:szCs w:val="26"/>
                    </w:rPr>
                  </w:rPrChange>
                </w:rPr>
                <w:delText>- Bộ vi xử lý (CPU):</w:delText>
              </w:r>
            </w:del>
          </w:p>
          <w:p w14:paraId="5214AB88" w14:textId="6C44AB88" w:rsidR="00B04841" w:rsidRPr="00167CE0" w:rsidDel="001873A6" w:rsidRDefault="00B04841">
            <w:pPr>
              <w:widowControl w:val="0"/>
              <w:spacing w:before="100" w:after="100"/>
              <w:jc w:val="both"/>
              <w:rPr>
                <w:del w:id="25913" w:author="James Vu" w:date="2024-04-18T23:31:00Z"/>
                <w:sz w:val="28"/>
                <w:szCs w:val="28"/>
                <w:rPrChange w:id="25914" w:author="James Vu" w:date="2024-04-18T22:33:00Z">
                  <w:rPr>
                    <w:del w:id="25915" w:author="James Vu" w:date="2024-04-18T23:31:00Z"/>
                    <w:sz w:val="26"/>
                    <w:szCs w:val="26"/>
                  </w:rPr>
                </w:rPrChange>
              </w:rPr>
              <w:pPrChange w:id="25916" w:author="James Vu" w:date="2024-04-18T22:33:00Z">
                <w:pPr>
                  <w:widowControl w:val="0"/>
                  <w:spacing w:before="100" w:after="100"/>
                </w:pPr>
              </w:pPrChange>
            </w:pPr>
            <w:del w:id="25917" w:author="James Vu" w:date="2024-04-18T23:31:00Z">
              <w:r w:rsidRPr="00167CE0" w:rsidDel="001873A6">
                <w:rPr>
                  <w:sz w:val="28"/>
                  <w:szCs w:val="28"/>
                  <w:rPrChange w:id="25918" w:author="James Vu" w:date="2024-04-18T22:33:00Z">
                    <w:rPr>
                      <w:sz w:val="26"/>
                      <w:szCs w:val="26"/>
                    </w:rPr>
                  </w:rPrChange>
                </w:rPr>
                <w:delText>+ Số lượng CPU tối đa ≥ 2</w:delText>
              </w:r>
            </w:del>
          </w:p>
          <w:p w14:paraId="7E0573DE" w14:textId="33B133F9" w:rsidR="00B04841" w:rsidRPr="00167CE0" w:rsidDel="001873A6" w:rsidRDefault="00B04841">
            <w:pPr>
              <w:widowControl w:val="0"/>
              <w:spacing w:before="100" w:after="100"/>
              <w:jc w:val="both"/>
              <w:rPr>
                <w:del w:id="25919" w:author="James Vu" w:date="2024-04-18T23:31:00Z"/>
                <w:sz w:val="28"/>
                <w:szCs w:val="28"/>
                <w:rPrChange w:id="25920" w:author="James Vu" w:date="2024-04-18T22:33:00Z">
                  <w:rPr>
                    <w:del w:id="25921" w:author="James Vu" w:date="2024-04-18T23:31:00Z"/>
                    <w:sz w:val="26"/>
                    <w:szCs w:val="26"/>
                  </w:rPr>
                </w:rPrChange>
              </w:rPr>
              <w:pPrChange w:id="25922" w:author="James Vu" w:date="2024-04-18T22:33:00Z">
                <w:pPr>
                  <w:widowControl w:val="0"/>
                  <w:spacing w:before="100" w:after="100"/>
                </w:pPr>
              </w:pPrChange>
            </w:pPr>
            <w:del w:id="25923" w:author="James Vu" w:date="2024-04-18T23:31:00Z">
              <w:r w:rsidRPr="00167CE0" w:rsidDel="001873A6">
                <w:rPr>
                  <w:sz w:val="28"/>
                  <w:szCs w:val="28"/>
                  <w:rPrChange w:id="25924" w:author="James Vu" w:date="2024-04-18T22:33:00Z">
                    <w:rPr>
                      <w:sz w:val="26"/>
                      <w:szCs w:val="26"/>
                    </w:rPr>
                  </w:rPrChange>
                </w:rPr>
                <w:delText>+ Loại CPU: 3rd Generation Intel Xeon Scalable Processor hoặc mới hơn</w:delText>
              </w:r>
            </w:del>
          </w:p>
          <w:p w14:paraId="323B0855" w14:textId="6139461A" w:rsidR="00B04841" w:rsidRPr="00167CE0" w:rsidDel="001873A6" w:rsidRDefault="00B04841">
            <w:pPr>
              <w:widowControl w:val="0"/>
              <w:spacing w:before="100" w:after="100"/>
              <w:jc w:val="both"/>
              <w:rPr>
                <w:del w:id="25925" w:author="James Vu" w:date="2024-04-18T23:31:00Z"/>
                <w:sz w:val="28"/>
                <w:szCs w:val="28"/>
                <w:rPrChange w:id="25926" w:author="James Vu" w:date="2024-04-18T22:33:00Z">
                  <w:rPr>
                    <w:del w:id="25927" w:author="James Vu" w:date="2024-04-18T23:31:00Z"/>
                    <w:sz w:val="26"/>
                    <w:szCs w:val="26"/>
                  </w:rPr>
                </w:rPrChange>
              </w:rPr>
              <w:pPrChange w:id="25928" w:author="James Vu" w:date="2024-04-18T22:33:00Z">
                <w:pPr>
                  <w:widowControl w:val="0"/>
                  <w:spacing w:before="100" w:after="100"/>
                </w:pPr>
              </w:pPrChange>
            </w:pPr>
            <w:del w:id="25929" w:author="James Vu" w:date="2024-04-18T23:31:00Z">
              <w:r w:rsidRPr="00167CE0" w:rsidDel="001873A6">
                <w:rPr>
                  <w:sz w:val="28"/>
                  <w:szCs w:val="28"/>
                  <w:rPrChange w:id="25930" w:author="James Vu" w:date="2024-04-18T22:33:00Z">
                    <w:rPr>
                      <w:sz w:val="26"/>
                      <w:szCs w:val="26"/>
                    </w:rPr>
                  </w:rPrChange>
                </w:rPr>
                <w:delText>+ Hỗ trợ tối đa 32 core trên một CPU</w:delText>
              </w:r>
            </w:del>
          </w:p>
          <w:p w14:paraId="1DBB61F3" w14:textId="0D44989C" w:rsidR="00B04841" w:rsidRPr="00167CE0" w:rsidDel="001873A6" w:rsidRDefault="00B04841">
            <w:pPr>
              <w:widowControl w:val="0"/>
              <w:spacing w:before="100" w:after="100"/>
              <w:jc w:val="both"/>
              <w:rPr>
                <w:del w:id="25931" w:author="James Vu" w:date="2024-04-18T23:31:00Z"/>
                <w:sz w:val="28"/>
                <w:szCs w:val="28"/>
                <w:rPrChange w:id="25932" w:author="James Vu" w:date="2024-04-18T22:33:00Z">
                  <w:rPr>
                    <w:del w:id="25933" w:author="James Vu" w:date="2024-04-18T23:31:00Z"/>
                    <w:sz w:val="26"/>
                    <w:szCs w:val="26"/>
                  </w:rPr>
                </w:rPrChange>
              </w:rPr>
              <w:pPrChange w:id="25934" w:author="James Vu" w:date="2024-04-18T22:33:00Z">
                <w:pPr>
                  <w:widowControl w:val="0"/>
                  <w:spacing w:before="100" w:after="100"/>
                </w:pPr>
              </w:pPrChange>
            </w:pPr>
            <w:del w:id="25935" w:author="James Vu" w:date="2024-04-18T23:31:00Z">
              <w:r w:rsidRPr="00167CE0" w:rsidDel="001873A6">
                <w:rPr>
                  <w:sz w:val="28"/>
                  <w:szCs w:val="28"/>
                  <w:rPrChange w:id="25936" w:author="James Vu" w:date="2024-04-18T22:33:00Z">
                    <w:rPr>
                      <w:sz w:val="26"/>
                      <w:szCs w:val="26"/>
                    </w:rPr>
                  </w:rPrChange>
                </w:rPr>
                <w:delText>+ Có sẵn 2 x Intel® Xeon® Gold 5317 3G, 12C/24T, 11.2GT/s, 18M Cache, Turbo, HT (150W) DDR4-2933</w:delText>
              </w:r>
            </w:del>
          </w:p>
          <w:p w14:paraId="38A95C2D" w14:textId="4CAB97C6" w:rsidR="00B04841" w:rsidRPr="00167CE0" w:rsidDel="001873A6" w:rsidRDefault="00B04841">
            <w:pPr>
              <w:widowControl w:val="0"/>
              <w:spacing w:before="100" w:after="100"/>
              <w:jc w:val="both"/>
              <w:rPr>
                <w:del w:id="25937" w:author="James Vu" w:date="2024-04-18T23:31:00Z"/>
                <w:sz w:val="28"/>
                <w:szCs w:val="28"/>
                <w:rPrChange w:id="25938" w:author="James Vu" w:date="2024-04-18T22:33:00Z">
                  <w:rPr>
                    <w:del w:id="25939" w:author="James Vu" w:date="2024-04-18T23:31:00Z"/>
                    <w:sz w:val="26"/>
                    <w:szCs w:val="26"/>
                  </w:rPr>
                </w:rPrChange>
              </w:rPr>
              <w:pPrChange w:id="25940" w:author="James Vu" w:date="2024-04-18T22:33:00Z">
                <w:pPr>
                  <w:widowControl w:val="0"/>
                  <w:spacing w:before="100" w:after="100"/>
                </w:pPr>
              </w:pPrChange>
            </w:pPr>
            <w:del w:id="25941" w:author="James Vu" w:date="2024-04-18T23:31:00Z">
              <w:r w:rsidRPr="00167CE0" w:rsidDel="001873A6">
                <w:rPr>
                  <w:sz w:val="28"/>
                  <w:szCs w:val="28"/>
                  <w:rPrChange w:id="25942" w:author="James Vu" w:date="2024-04-18T22:33:00Z">
                    <w:rPr>
                      <w:sz w:val="26"/>
                      <w:szCs w:val="26"/>
                    </w:rPr>
                  </w:rPrChange>
                </w:rPr>
                <w:delText>- Bộ nhớ truy cập ngẫu nhiên (RAM)</w:delText>
              </w:r>
            </w:del>
          </w:p>
          <w:p w14:paraId="54420D54" w14:textId="539D9697" w:rsidR="00B04841" w:rsidRPr="00167CE0" w:rsidDel="001873A6" w:rsidRDefault="00B04841">
            <w:pPr>
              <w:widowControl w:val="0"/>
              <w:spacing w:before="100" w:after="100"/>
              <w:jc w:val="both"/>
              <w:rPr>
                <w:del w:id="25943" w:author="James Vu" w:date="2024-04-18T23:31:00Z"/>
                <w:sz w:val="28"/>
                <w:szCs w:val="28"/>
                <w:rPrChange w:id="25944" w:author="James Vu" w:date="2024-04-18T22:33:00Z">
                  <w:rPr>
                    <w:del w:id="25945" w:author="James Vu" w:date="2024-04-18T23:31:00Z"/>
                    <w:sz w:val="26"/>
                    <w:szCs w:val="26"/>
                  </w:rPr>
                </w:rPrChange>
              </w:rPr>
              <w:pPrChange w:id="25946" w:author="James Vu" w:date="2024-04-18T22:33:00Z">
                <w:pPr>
                  <w:widowControl w:val="0"/>
                  <w:spacing w:before="100" w:after="100"/>
                </w:pPr>
              </w:pPrChange>
            </w:pPr>
            <w:del w:id="25947" w:author="James Vu" w:date="2024-04-18T23:31:00Z">
              <w:r w:rsidRPr="00167CE0" w:rsidDel="001873A6">
                <w:rPr>
                  <w:sz w:val="28"/>
                  <w:szCs w:val="28"/>
                  <w:rPrChange w:id="25948" w:author="James Vu" w:date="2024-04-18T22:33:00Z">
                    <w:rPr>
                      <w:sz w:val="26"/>
                      <w:szCs w:val="26"/>
                    </w:rPr>
                  </w:rPrChange>
                </w:rPr>
                <w:delText>+ Hỗ trợ tối thiểu 16 khe cắm</w:delText>
              </w:r>
            </w:del>
          </w:p>
          <w:p w14:paraId="05062756" w14:textId="263A7856" w:rsidR="00B04841" w:rsidRPr="00167CE0" w:rsidDel="001873A6" w:rsidRDefault="00B04841">
            <w:pPr>
              <w:widowControl w:val="0"/>
              <w:spacing w:before="100" w:after="100"/>
              <w:jc w:val="both"/>
              <w:rPr>
                <w:del w:id="25949" w:author="James Vu" w:date="2024-04-18T23:31:00Z"/>
                <w:sz w:val="28"/>
                <w:szCs w:val="28"/>
                <w:rPrChange w:id="25950" w:author="James Vu" w:date="2024-04-18T22:33:00Z">
                  <w:rPr>
                    <w:del w:id="25951" w:author="James Vu" w:date="2024-04-18T23:31:00Z"/>
                    <w:sz w:val="26"/>
                    <w:szCs w:val="26"/>
                  </w:rPr>
                </w:rPrChange>
              </w:rPr>
              <w:pPrChange w:id="25952" w:author="James Vu" w:date="2024-04-18T22:33:00Z">
                <w:pPr>
                  <w:widowControl w:val="0"/>
                  <w:spacing w:before="100" w:after="100"/>
                </w:pPr>
              </w:pPrChange>
            </w:pPr>
            <w:del w:id="25953" w:author="James Vu" w:date="2024-04-18T23:31:00Z">
              <w:r w:rsidRPr="00167CE0" w:rsidDel="001873A6">
                <w:rPr>
                  <w:sz w:val="28"/>
                  <w:szCs w:val="28"/>
                  <w:rPrChange w:id="25954" w:author="James Vu" w:date="2024-04-18T22:33:00Z">
                    <w:rPr>
                      <w:sz w:val="26"/>
                      <w:szCs w:val="26"/>
                    </w:rPr>
                  </w:rPrChange>
                </w:rPr>
                <w:delText>+ Hỗ trợ RDIMM tối thiểu 1TB, tốc độ 3200MT/s</w:delText>
              </w:r>
            </w:del>
          </w:p>
          <w:p w14:paraId="581FBD39" w14:textId="7699D61E" w:rsidR="00B04841" w:rsidRPr="00167CE0" w:rsidDel="001873A6" w:rsidRDefault="00B04841">
            <w:pPr>
              <w:widowControl w:val="0"/>
              <w:spacing w:before="100" w:after="100"/>
              <w:jc w:val="both"/>
              <w:rPr>
                <w:del w:id="25955" w:author="James Vu" w:date="2024-04-18T23:31:00Z"/>
                <w:sz w:val="28"/>
                <w:szCs w:val="28"/>
                <w:rPrChange w:id="25956" w:author="James Vu" w:date="2024-04-18T22:33:00Z">
                  <w:rPr>
                    <w:del w:id="25957" w:author="James Vu" w:date="2024-04-18T23:31:00Z"/>
                    <w:sz w:val="26"/>
                    <w:szCs w:val="26"/>
                  </w:rPr>
                </w:rPrChange>
              </w:rPr>
              <w:pPrChange w:id="25958" w:author="James Vu" w:date="2024-04-18T22:33:00Z">
                <w:pPr>
                  <w:widowControl w:val="0"/>
                  <w:spacing w:before="100" w:after="100"/>
                </w:pPr>
              </w:pPrChange>
            </w:pPr>
            <w:del w:id="25959" w:author="James Vu" w:date="2024-04-18T23:31:00Z">
              <w:r w:rsidRPr="00167CE0" w:rsidDel="001873A6">
                <w:rPr>
                  <w:sz w:val="28"/>
                  <w:szCs w:val="28"/>
                  <w:rPrChange w:id="25960" w:author="James Vu" w:date="2024-04-18T22:33:00Z">
                    <w:rPr>
                      <w:sz w:val="26"/>
                      <w:szCs w:val="26"/>
                    </w:rPr>
                  </w:rPrChange>
                </w:rPr>
                <w:delText>+ Hỗ trợ ECC DDR4 DIMM</w:delText>
              </w:r>
            </w:del>
          </w:p>
          <w:p w14:paraId="54AB0946" w14:textId="613B8C29" w:rsidR="00B04841" w:rsidRPr="00167CE0" w:rsidDel="001873A6" w:rsidRDefault="00B04841">
            <w:pPr>
              <w:widowControl w:val="0"/>
              <w:spacing w:before="100" w:after="100"/>
              <w:jc w:val="both"/>
              <w:rPr>
                <w:del w:id="25961" w:author="James Vu" w:date="2024-04-18T23:31:00Z"/>
                <w:sz w:val="28"/>
                <w:szCs w:val="28"/>
                <w:rPrChange w:id="25962" w:author="James Vu" w:date="2024-04-18T22:33:00Z">
                  <w:rPr>
                    <w:del w:id="25963" w:author="James Vu" w:date="2024-04-18T23:31:00Z"/>
                    <w:sz w:val="26"/>
                    <w:szCs w:val="26"/>
                  </w:rPr>
                </w:rPrChange>
              </w:rPr>
              <w:pPrChange w:id="25964" w:author="James Vu" w:date="2024-04-18T22:33:00Z">
                <w:pPr>
                  <w:widowControl w:val="0"/>
                  <w:spacing w:before="100" w:after="100"/>
                </w:pPr>
              </w:pPrChange>
            </w:pPr>
            <w:del w:id="25965" w:author="James Vu" w:date="2024-04-18T23:31:00Z">
              <w:r w:rsidRPr="00167CE0" w:rsidDel="001873A6">
                <w:rPr>
                  <w:sz w:val="28"/>
                  <w:szCs w:val="28"/>
                  <w:rPrChange w:id="25966" w:author="James Vu" w:date="2024-04-18T22:33:00Z">
                    <w:rPr>
                      <w:sz w:val="26"/>
                      <w:szCs w:val="26"/>
                    </w:rPr>
                  </w:rPrChange>
                </w:rPr>
                <w:delText>+ Có sẵn tối thiểu 512GB</w:delText>
              </w:r>
            </w:del>
          </w:p>
          <w:p w14:paraId="408FACE7" w14:textId="08DCA210" w:rsidR="00B04841" w:rsidRPr="00167CE0" w:rsidDel="001873A6" w:rsidRDefault="00B04841">
            <w:pPr>
              <w:widowControl w:val="0"/>
              <w:spacing w:before="100" w:after="100"/>
              <w:jc w:val="both"/>
              <w:rPr>
                <w:del w:id="25967" w:author="James Vu" w:date="2024-04-18T23:31:00Z"/>
                <w:sz w:val="28"/>
                <w:szCs w:val="28"/>
                <w:rPrChange w:id="25968" w:author="James Vu" w:date="2024-04-18T22:33:00Z">
                  <w:rPr>
                    <w:del w:id="25969" w:author="James Vu" w:date="2024-04-18T23:31:00Z"/>
                    <w:sz w:val="26"/>
                    <w:szCs w:val="26"/>
                  </w:rPr>
                </w:rPrChange>
              </w:rPr>
              <w:pPrChange w:id="25970" w:author="James Vu" w:date="2024-04-18T22:33:00Z">
                <w:pPr>
                  <w:widowControl w:val="0"/>
                  <w:spacing w:before="100" w:after="100"/>
                </w:pPr>
              </w:pPrChange>
            </w:pPr>
            <w:del w:id="25971" w:author="James Vu" w:date="2024-04-18T23:31:00Z">
              <w:r w:rsidRPr="00167CE0" w:rsidDel="001873A6">
                <w:rPr>
                  <w:sz w:val="28"/>
                  <w:szCs w:val="28"/>
                  <w:rPrChange w:id="25972" w:author="James Vu" w:date="2024-04-18T22:33:00Z">
                    <w:rPr>
                      <w:sz w:val="26"/>
                      <w:szCs w:val="26"/>
                    </w:rPr>
                  </w:rPrChange>
                </w:rPr>
                <w:delText>- Card điều khiển ổ cứng (RAID)</w:delText>
              </w:r>
            </w:del>
          </w:p>
          <w:p w14:paraId="62E8F807" w14:textId="63479941" w:rsidR="00B04841" w:rsidRPr="00167CE0" w:rsidDel="001873A6" w:rsidRDefault="00B04841">
            <w:pPr>
              <w:widowControl w:val="0"/>
              <w:spacing w:before="100" w:after="100"/>
              <w:jc w:val="both"/>
              <w:rPr>
                <w:del w:id="25973" w:author="James Vu" w:date="2024-04-18T23:31:00Z"/>
                <w:sz w:val="28"/>
                <w:szCs w:val="28"/>
                <w:rPrChange w:id="25974" w:author="James Vu" w:date="2024-04-18T22:33:00Z">
                  <w:rPr>
                    <w:del w:id="25975" w:author="James Vu" w:date="2024-04-18T23:31:00Z"/>
                    <w:sz w:val="26"/>
                    <w:szCs w:val="26"/>
                  </w:rPr>
                </w:rPrChange>
              </w:rPr>
              <w:pPrChange w:id="25976" w:author="James Vu" w:date="2024-04-18T22:33:00Z">
                <w:pPr>
                  <w:widowControl w:val="0"/>
                  <w:spacing w:before="100" w:after="100"/>
                </w:pPr>
              </w:pPrChange>
            </w:pPr>
            <w:del w:id="25977" w:author="James Vu" w:date="2024-04-18T23:31:00Z">
              <w:r w:rsidRPr="00167CE0" w:rsidDel="001873A6">
                <w:rPr>
                  <w:sz w:val="28"/>
                  <w:szCs w:val="28"/>
                  <w:rPrChange w:id="25978" w:author="James Vu" w:date="2024-04-18T22:33:00Z">
                    <w:rPr>
                      <w:sz w:val="26"/>
                      <w:szCs w:val="26"/>
                    </w:rPr>
                  </w:rPrChange>
                </w:rPr>
                <w:delText>+ Hỗ trợ chuẩn giao tiếp SAS/SATA</w:delText>
              </w:r>
            </w:del>
          </w:p>
          <w:p w14:paraId="1E8003C7" w14:textId="432B4CD7" w:rsidR="00B04841" w:rsidRPr="00167CE0" w:rsidDel="001873A6" w:rsidRDefault="00B04841">
            <w:pPr>
              <w:widowControl w:val="0"/>
              <w:spacing w:before="100" w:after="100"/>
              <w:jc w:val="both"/>
              <w:rPr>
                <w:del w:id="25979" w:author="James Vu" w:date="2024-04-18T23:31:00Z"/>
                <w:sz w:val="28"/>
                <w:szCs w:val="28"/>
                <w:rPrChange w:id="25980" w:author="James Vu" w:date="2024-04-18T22:33:00Z">
                  <w:rPr>
                    <w:del w:id="25981" w:author="James Vu" w:date="2024-04-18T23:31:00Z"/>
                    <w:sz w:val="26"/>
                    <w:szCs w:val="26"/>
                  </w:rPr>
                </w:rPrChange>
              </w:rPr>
              <w:pPrChange w:id="25982" w:author="James Vu" w:date="2024-04-18T22:33:00Z">
                <w:pPr>
                  <w:widowControl w:val="0"/>
                  <w:spacing w:before="100" w:after="100"/>
                </w:pPr>
              </w:pPrChange>
            </w:pPr>
            <w:del w:id="25983" w:author="James Vu" w:date="2024-04-18T23:31:00Z">
              <w:r w:rsidRPr="00167CE0" w:rsidDel="001873A6">
                <w:rPr>
                  <w:sz w:val="28"/>
                  <w:szCs w:val="28"/>
                  <w:rPrChange w:id="25984" w:author="James Vu" w:date="2024-04-18T22:33:00Z">
                    <w:rPr>
                      <w:sz w:val="26"/>
                      <w:szCs w:val="26"/>
                    </w:rPr>
                  </w:rPrChange>
                </w:rPr>
                <w:delText>+ Dung lượng cache ≥ 8GB DDR4</w:delText>
              </w:r>
            </w:del>
          </w:p>
          <w:p w14:paraId="301DBDF7" w14:textId="106AEE88" w:rsidR="00B04841" w:rsidRPr="00167CE0" w:rsidDel="001873A6" w:rsidRDefault="00B04841">
            <w:pPr>
              <w:widowControl w:val="0"/>
              <w:spacing w:before="100" w:after="100"/>
              <w:jc w:val="both"/>
              <w:rPr>
                <w:del w:id="25985" w:author="James Vu" w:date="2024-04-18T23:31:00Z"/>
                <w:sz w:val="28"/>
                <w:szCs w:val="28"/>
                <w:rPrChange w:id="25986" w:author="James Vu" w:date="2024-04-18T22:33:00Z">
                  <w:rPr>
                    <w:del w:id="25987" w:author="James Vu" w:date="2024-04-18T23:31:00Z"/>
                    <w:sz w:val="26"/>
                    <w:szCs w:val="26"/>
                  </w:rPr>
                </w:rPrChange>
              </w:rPr>
              <w:pPrChange w:id="25988" w:author="James Vu" w:date="2024-04-18T22:33:00Z">
                <w:pPr>
                  <w:widowControl w:val="0"/>
                  <w:spacing w:before="100" w:after="100"/>
                </w:pPr>
              </w:pPrChange>
            </w:pPr>
            <w:del w:id="25989" w:author="James Vu" w:date="2024-04-18T23:31:00Z">
              <w:r w:rsidRPr="00167CE0" w:rsidDel="001873A6">
                <w:rPr>
                  <w:sz w:val="28"/>
                  <w:szCs w:val="28"/>
                  <w:rPrChange w:id="25990" w:author="James Vu" w:date="2024-04-18T22:33:00Z">
                    <w:rPr>
                      <w:sz w:val="26"/>
                      <w:szCs w:val="26"/>
                    </w:rPr>
                  </w:rPrChange>
                </w:rPr>
                <w:delText>+ RAID-on-chip SAS3916</w:delText>
              </w:r>
            </w:del>
          </w:p>
          <w:p w14:paraId="000D69F3" w14:textId="49D82F1D" w:rsidR="00B04841" w:rsidRPr="00167CE0" w:rsidDel="001873A6" w:rsidRDefault="00B04841">
            <w:pPr>
              <w:widowControl w:val="0"/>
              <w:spacing w:before="100" w:after="100"/>
              <w:jc w:val="both"/>
              <w:rPr>
                <w:del w:id="25991" w:author="James Vu" w:date="2024-04-18T23:31:00Z"/>
                <w:sz w:val="28"/>
                <w:szCs w:val="28"/>
                <w:rPrChange w:id="25992" w:author="James Vu" w:date="2024-04-18T22:33:00Z">
                  <w:rPr>
                    <w:del w:id="25993" w:author="James Vu" w:date="2024-04-18T23:31:00Z"/>
                    <w:sz w:val="26"/>
                    <w:szCs w:val="26"/>
                  </w:rPr>
                </w:rPrChange>
              </w:rPr>
              <w:pPrChange w:id="25994" w:author="James Vu" w:date="2024-04-18T22:33:00Z">
                <w:pPr>
                  <w:widowControl w:val="0"/>
                  <w:spacing w:before="100" w:after="100"/>
                </w:pPr>
              </w:pPrChange>
            </w:pPr>
            <w:del w:id="25995" w:author="James Vu" w:date="2024-04-18T23:31:00Z">
              <w:r w:rsidRPr="00167CE0" w:rsidDel="001873A6">
                <w:rPr>
                  <w:sz w:val="28"/>
                  <w:szCs w:val="28"/>
                  <w:rPrChange w:id="25996" w:author="James Vu" w:date="2024-04-18T22:33:00Z">
                    <w:rPr>
                      <w:sz w:val="26"/>
                      <w:szCs w:val="26"/>
                    </w:rPr>
                  </w:rPrChange>
                </w:rPr>
                <w:delText>- Ổ cứng</w:delText>
              </w:r>
            </w:del>
          </w:p>
          <w:p w14:paraId="1DA6521E" w14:textId="255B785C" w:rsidR="00B04841" w:rsidRPr="00167CE0" w:rsidDel="001873A6" w:rsidRDefault="00B04841">
            <w:pPr>
              <w:widowControl w:val="0"/>
              <w:spacing w:before="100" w:after="100"/>
              <w:jc w:val="both"/>
              <w:rPr>
                <w:del w:id="25997" w:author="James Vu" w:date="2024-04-18T23:31:00Z"/>
                <w:sz w:val="28"/>
                <w:szCs w:val="28"/>
                <w:rPrChange w:id="25998" w:author="James Vu" w:date="2024-04-18T22:33:00Z">
                  <w:rPr>
                    <w:del w:id="25999" w:author="James Vu" w:date="2024-04-18T23:31:00Z"/>
                    <w:sz w:val="26"/>
                    <w:szCs w:val="26"/>
                  </w:rPr>
                </w:rPrChange>
              </w:rPr>
              <w:pPrChange w:id="26000" w:author="James Vu" w:date="2024-04-18T22:33:00Z">
                <w:pPr>
                  <w:widowControl w:val="0"/>
                  <w:spacing w:before="100" w:after="100"/>
                </w:pPr>
              </w:pPrChange>
            </w:pPr>
            <w:del w:id="26001" w:author="James Vu" w:date="2024-04-18T23:31:00Z">
              <w:r w:rsidRPr="00167CE0" w:rsidDel="001873A6">
                <w:rPr>
                  <w:sz w:val="28"/>
                  <w:szCs w:val="28"/>
                  <w:rPrChange w:id="26002" w:author="James Vu" w:date="2024-04-18T22:33:00Z">
                    <w:rPr>
                      <w:sz w:val="26"/>
                      <w:szCs w:val="26"/>
                    </w:rPr>
                  </w:rPrChange>
                </w:rPr>
                <w:delText>+ Hỗ trợ mở mặt trước tối đa 8 x 2.5-inch SAS/SATA (HDD/SSD) dung lượng max 61.44 TB</w:delText>
              </w:r>
            </w:del>
          </w:p>
          <w:p w14:paraId="10A8FD47" w14:textId="46CD8B28" w:rsidR="00B04841" w:rsidRPr="00167CE0" w:rsidDel="001873A6" w:rsidRDefault="00B04841">
            <w:pPr>
              <w:widowControl w:val="0"/>
              <w:spacing w:before="100" w:after="100"/>
              <w:jc w:val="both"/>
              <w:rPr>
                <w:del w:id="26003" w:author="James Vu" w:date="2024-04-18T23:31:00Z"/>
                <w:sz w:val="28"/>
                <w:szCs w:val="28"/>
                <w:rPrChange w:id="26004" w:author="James Vu" w:date="2024-04-18T22:33:00Z">
                  <w:rPr>
                    <w:del w:id="26005" w:author="James Vu" w:date="2024-04-18T23:31:00Z"/>
                    <w:sz w:val="26"/>
                    <w:szCs w:val="26"/>
                  </w:rPr>
                </w:rPrChange>
              </w:rPr>
              <w:pPrChange w:id="26006" w:author="James Vu" w:date="2024-04-18T22:33:00Z">
                <w:pPr>
                  <w:widowControl w:val="0"/>
                  <w:spacing w:before="100" w:after="100"/>
                </w:pPr>
              </w:pPrChange>
            </w:pPr>
            <w:del w:id="26007" w:author="James Vu" w:date="2024-04-18T23:31:00Z">
              <w:r w:rsidRPr="00167CE0" w:rsidDel="001873A6">
                <w:rPr>
                  <w:sz w:val="28"/>
                  <w:szCs w:val="28"/>
                  <w:rPrChange w:id="26008" w:author="James Vu" w:date="2024-04-18T22:33:00Z">
                    <w:rPr>
                      <w:sz w:val="26"/>
                      <w:szCs w:val="26"/>
                    </w:rPr>
                  </w:rPrChange>
                </w:rPr>
                <w:delText>+ Hỗ trợ HW RAID 2 x M.2 SSD cho Boot</w:delText>
              </w:r>
            </w:del>
          </w:p>
          <w:p w14:paraId="3E094CA2" w14:textId="4A915756" w:rsidR="00B04841" w:rsidRPr="00167CE0" w:rsidDel="001873A6" w:rsidRDefault="00B04841">
            <w:pPr>
              <w:widowControl w:val="0"/>
              <w:spacing w:before="100" w:after="100"/>
              <w:jc w:val="both"/>
              <w:rPr>
                <w:del w:id="26009" w:author="James Vu" w:date="2024-04-18T23:31:00Z"/>
                <w:sz w:val="28"/>
                <w:szCs w:val="28"/>
                <w:rPrChange w:id="26010" w:author="James Vu" w:date="2024-04-18T22:33:00Z">
                  <w:rPr>
                    <w:del w:id="26011" w:author="James Vu" w:date="2024-04-18T23:31:00Z"/>
                    <w:sz w:val="26"/>
                    <w:szCs w:val="26"/>
                  </w:rPr>
                </w:rPrChange>
              </w:rPr>
              <w:pPrChange w:id="26012" w:author="James Vu" w:date="2024-04-18T22:33:00Z">
                <w:pPr>
                  <w:widowControl w:val="0"/>
                  <w:spacing w:before="100" w:after="100"/>
                </w:pPr>
              </w:pPrChange>
            </w:pPr>
            <w:del w:id="26013" w:author="James Vu" w:date="2024-04-18T23:31:00Z">
              <w:r w:rsidRPr="00167CE0" w:rsidDel="001873A6">
                <w:rPr>
                  <w:sz w:val="28"/>
                  <w:szCs w:val="28"/>
                  <w:rPrChange w:id="26014" w:author="James Vu" w:date="2024-04-18T22:33:00Z">
                    <w:rPr>
                      <w:sz w:val="26"/>
                      <w:szCs w:val="26"/>
                    </w:rPr>
                  </w:rPrChange>
                </w:rPr>
                <w:delText>+ Hỗ trợ SD module cho Boot</w:delText>
              </w:r>
            </w:del>
          </w:p>
          <w:p w14:paraId="05CDB367" w14:textId="08C16471" w:rsidR="00B04841" w:rsidRPr="00167CE0" w:rsidDel="001873A6" w:rsidRDefault="00B04841">
            <w:pPr>
              <w:widowControl w:val="0"/>
              <w:spacing w:before="100" w:after="100"/>
              <w:jc w:val="both"/>
              <w:rPr>
                <w:del w:id="26015" w:author="James Vu" w:date="2024-04-18T23:31:00Z"/>
                <w:sz w:val="28"/>
                <w:szCs w:val="28"/>
                <w:rPrChange w:id="26016" w:author="James Vu" w:date="2024-04-18T22:33:00Z">
                  <w:rPr>
                    <w:del w:id="26017" w:author="James Vu" w:date="2024-04-18T23:31:00Z"/>
                    <w:sz w:val="26"/>
                    <w:szCs w:val="26"/>
                  </w:rPr>
                </w:rPrChange>
              </w:rPr>
              <w:pPrChange w:id="26018" w:author="James Vu" w:date="2024-04-18T22:33:00Z">
                <w:pPr>
                  <w:widowControl w:val="0"/>
                  <w:spacing w:before="100" w:after="100"/>
                </w:pPr>
              </w:pPrChange>
            </w:pPr>
            <w:del w:id="26019" w:author="James Vu" w:date="2024-04-18T23:31:00Z">
              <w:r w:rsidRPr="00167CE0" w:rsidDel="001873A6">
                <w:rPr>
                  <w:sz w:val="28"/>
                  <w:szCs w:val="28"/>
                  <w:rPrChange w:id="26020" w:author="James Vu" w:date="2024-04-18T22:33:00Z">
                    <w:rPr>
                      <w:sz w:val="26"/>
                      <w:szCs w:val="26"/>
                    </w:rPr>
                  </w:rPrChange>
                </w:rPr>
                <w:delText>+ Có sẵn 2 x 1.92TB SSD Hot plug</w:delText>
              </w:r>
            </w:del>
          </w:p>
          <w:p w14:paraId="3F683402" w14:textId="1D68AD0C" w:rsidR="00B04841" w:rsidRPr="00167CE0" w:rsidDel="001873A6" w:rsidRDefault="00B04841">
            <w:pPr>
              <w:widowControl w:val="0"/>
              <w:spacing w:before="100" w:after="100"/>
              <w:jc w:val="both"/>
              <w:rPr>
                <w:del w:id="26021" w:author="James Vu" w:date="2024-04-18T23:31:00Z"/>
                <w:sz w:val="28"/>
                <w:szCs w:val="28"/>
                <w:rPrChange w:id="26022" w:author="James Vu" w:date="2024-04-18T22:33:00Z">
                  <w:rPr>
                    <w:del w:id="26023" w:author="James Vu" w:date="2024-04-18T23:31:00Z"/>
                    <w:sz w:val="26"/>
                    <w:szCs w:val="26"/>
                  </w:rPr>
                </w:rPrChange>
              </w:rPr>
              <w:pPrChange w:id="26024" w:author="James Vu" w:date="2024-04-18T22:33:00Z">
                <w:pPr>
                  <w:widowControl w:val="0"/>
                  <w:spacing w:before="100" w:after="100"/>
                </w:pPr>
              </w:pPrChange>
            </w:pPr>
            <w:del w:id="26025" w:author="James Vu" w:date="2024-04-18T23:31:00Z">
              <w:r w:rsidRPr="00167CE0" w:rsidDel="001873A6">
                <w:rPr>
                  <w:sz w:val="28"/>
                  <w:szCs w:val="28"/>
                  <w:rPrChange w:id="26026" w:author="James Vu" w:date="2024-04-18T22:33:00Z">
                    <w:rPr>
                      <w:sz w:val="26"/>
                      <w:szCs w:val="26"/>
                    </w:rPr>
                  </w:rPrChange>
                </w:rPr>
                <w:delText>- Hỗ trợ tối đa 3 x PCIe Gen4 slots</w:delText>
              </w:r>
            </w:del>
          </w:p>
          <w:p w14:paraId="1BA01668" w14:textId="07C0E097" w:rsidR="00B04841" w:rsidRPr="00167CE0" w:rsidDel="001873A6" w:rsidRDefault="00B04841">
            <w:pPr>
              <w:widowControl w:val="0"/>
              <w:spacing w:before="100" w:after="100"/>
              <w:jc w:val="both"/>
              <w:rPr>
                <w:del w:id="26027" w:author="James Vu" w:date="2024-04-18T23:31:00Z"/>
                <w:sz w:val="28"/>
                <w:szCs w:val="28"/>
                <w:rPrChange w:id="26028" w:author="James Vu" w:date="2024-04-18T22:33:00Z">
                  <w:rPr>
                    <w:del w:id="26029" w:author="James Vu" w:date="2024-04-18T23:31:00Z"/>
                    <w:sz w:val="26"/>
                    <w:szCs w:val="26"/>
                  </w:rPr>
                </w:rPrChange>
              </w:rPr>
              <w:pPrChange w:id="26030" w:author="James Vu" w:date="2024-04-18T22:33:00Z">
                <w:pPr>
                  <w:widowControl w:val="0"/>
                  <w:spacing w:before="100" w:after="100"/>
                </w:pPr>
              </w:pPrChange>
            </w:pPr>
            <w:del w:id="26031" w:author="James Vu" w:date="2024-04-18T23:31:00Z">
              <w:r w:rsidRPr="00167CE0" w:rsidDel="001873A6">
                <w:rPr>
                  <w:sz w:val="28"/>
                  <w:szCs w:val="28"/>
                  <w:rPrChange w:id="26032" w:author="James Vu" w:date="2024-04-18T22:33:00Z">
                    <w:rPr>
                      <w:sz w:val="26"/>
                      <w:szCs w:val="26"/>
                    </w:rPr>
                  </w:rPrChange>
                </w:rPr>
                <w:delText>- Hỗ trợ 1 x OCP 3.0</w:delText>
              </w:r>
            </w:del>
          </w:p>
          <w:p w14:paraId="678859E9" w14:textId="52DA9FAB" w:rsidR="00B04841" w:rsidRPr="00167CE0" w:rsidDel="001873A6" w:rsidRDefault="00B04841">
            <w:pPr>
              <w:widowControl w:val="0"/>
              <w:spacing w:before="100" w:after="100"/>
              <w:jc w:val="both"/>
              <w:rPr>
                <w:del w:id="26033" w:author="James Vu" w:date="2024-04-18T23:31:00Z"/>
                <w:sz w:val="28"/>
                <w:szCs w:val="28"/>
                <w:rPrChange w:id="26034" w:author="James Vu" w:date="2024-04-18T22:33:00Z">
                  <w:rPr>
                    <w:del w:id="26035" w:author="James Vu" w:date="2024-04-18T23:31:00Z"/>
                    <w:sz w:val="26"/>
                    <w:szCs w:val="26"/>
                  </w:rPr>
                </w:rPrChange>
              </w:rPr>
              <w:pPrChange w:id="26036" w:author="James Vu" w:date="2024-04-18T22:33:00Z">
                <w:pPr>
                  <w:widowControl w:val="0"/>
                  <w:spacing w:before="100" w:after="100"/>
                </w:pPr>
              </w:pPrChange>
            </w:pPr>
            <w:del w:id="26037" w:author="James Vu" w:date="2024-04-18T23:31:00Z">
              <w:r w:rsidRPr="00167CE0" w:rsidDel="001873A6">
                <w:rPr>
                  <w:sz w:val="28"/>
                  <w:szCs w:val="28"/>
                  <w:rPrChange w:id="26038" w:author="James Vu" w:date="2024-04-18T22:33:00Z">
                    <w:rPr>
                      <w:sz w:val="26"/>
                      <w:szCs w:val="26"/>
                    </w:rPr>
                  </w:rPrChange>
                </w:rPr>
                <w:delText>- Giao tiếp mạng:</w:delText>
              </w:r>
            </w:del>
          </w:p>
          <w:p w14:paraId="74EE4071" w14:textId="45EBE6DD" w:rsidR="00B04841" w:rsidRPr="00167CE0" w:rsidDel="001873A6" w:rsidRDefault="00B04841">
            <w:pPr>
              <w:widowControl w:val="0"/>
              <w:spacing w:before="100" w:after="100"/>
              <w:jc w:val="both"/>
              <w:rPr>
                <w:del w:id="26039" w:author="James Vu" w:date="2024-04-18T23:31:00Z"/>
                <w:sz w:val="28"/>
                <w:szCs w:val="28"/>
                <w:rPrChange w:id="26040" w:author="James Vu" w:date="2024-04-18T22:33:00Z">
                  <w:rPr>
                    <w:del w:id="26041" w:author="James Vu" w:date="2024-04-18T23:31:00Z"/>
                    <w:sz w:val="26"/>
                    <w:szCs w:val="26"/>
                  </w:rPr>
                </w:rPrChange>
              </w:rPr>
              <w:pPrChange w:id="26042" w:author="James Vu" w:date="2024-04-18T22:33:00Z">
                <w:pPr>
                  <w:widowControl w:val="0"/>
                  <w:spacing w:before="100" w:after="100"/>
                </w:pPr>
              </w:pPrChange>
            </w:pPr>
            <w:del w:id="26043" w:author="James Vu" w:date="2024-04-18T23:31:00Z">
              <w:r w:rsidRPr="00167CE0" w:rsidDel="001873A6">
                <w:rPr>
                  <w:sz w:val="28"/>
                  <w:szCs w:val="28"/>
                  <w:rPrChange w:id="26044" w:author="James Vu" w:date="2024-04-18T22:33:00Z">
                    <w:rPr>
                      <w:sz w:val="26"/>
                      <w:szCs w:val="26"/>
                    </w:rPr>
                  </w:rPrChange>
                </w:rPr>
                <w:delText>+ Có sẵn 2 x Dual Port 10GbE SFP+ kèm transceiver chính hãng máy chủ</w:delText>
              </w:r>
            </w:del>
          </w:p>
          <w:p w14:paraId="732B3877" w14:textId="77ED7C09" w:rsidR="00B04841" w:rsidRPr="00167CE0" w:rsidDel="001873A6" w:rsidRDefault="00B04841">
            <w:pPr>
              <w:widowControl w:val="0"/>
              <w:spacing w:before="100" w:after="100"/>
              <w:jc w:val="both"/>
              <w:rPr>
                <w:del w:id="26045" w:author="James Vu" w:date="2024-04-18T23:31:00Z"/>
                <w:sz w:val="28"/>
                <w:szCs w:val="28"/>
                <w:rPrChange w:id="26046" w:author="James Vu" w:date="2024-04-18T22:33:00Z">
                  <w:rPr>
                    <w:del w:id="26047" w:author="James Vu" w:date="2024-04-18T23:31:00Z"/>
                    <w:sz w:val="26"/>
                    <w:szCs w:val="26"/>
                  </w:rPr>
                </w:rPrChange>
              </w:rPr>
              <w:pPrChange w:id="26048" w:author="James Vu" w:date="2024-04-18T22:33:00Z">
                <w:pPr>
                  <w:widowControl w:val="0"/>
                  <w:spacing w:before="100" w:after="100"/>
                </w:pPr>
              </w:pPrChange>
            </w:pPr>
            <w:del w:id="26049" w:author="James Vu" w:date="2024-04-18T23:31:00Z">
              <w:r w:rsidRPr="00167CE0" w:rsidDel="001873A6">
                <w:rPr>
                  <w:sz w:val="28"/>
                  <w:szCs w:val="28"/>
                  <w:rPrChange w:id="26050" w:author="James Vu" w:date="2024-04-18T22:33:00Z">
                    <w:rPr>
                      <w:sz w:val="26"/>
                      <w:szCs w:val="26"/>
                    </w:rPr>
                  </w:rPrChange>
                </w:rPr>
                <w:delText>+ Có sẵn 1 x Dual port 32GB FC kèm transceiver chính hãng</w:delText>
              </w:r>
            </w:del>
          </w:p>
          <w:p w14:paraId="5C223287" w14:textId="0E99D23B" w:rsidR="00B04841" w:rsidRPr="00167CE0" w:rsidDel="001873A6" w:rsidRDefault="00B04841">
            <w:pPr>
              <w:widowControl w:val="0"/>
              <w:spacing w:before="100" w:after="100"/>
              <w:jc w:val="both"/>
              <w:rPr>
                <w:del w:id="26051" w:author="James Vu" w:date="2024-04-18T23:31:00Z"/>
                <w:sz w:val="28"/>
                <w:szCs w:val="28"/>
                <w:rPrChange w:id="26052" w:author="James Vu" w:date="2024-04-18T22:33:00Z">
                  <w:rPr>
                    <w:del w:id="26053" w:author="James Vu" w:date="2024-04-18T23:31:00Z"/>
                    <w:sz w:val="26"/>
                    <w:szCs w:val="26"/>
                  </w:rPr>
                </w:rPrChange>
              </w:rPr>
              <w:pPrChange w:id="26054" w:author="James Vu" w:date="2024-04-18T22:33:00Z">
                <w:pPr>
                  <w:widowControl w:val="0"/>
                  <w:spacing w:before="100" w:after="100"/>
                </w:pPr>
              </w:pPrChange>
            </w:pPr>
            <w:del w:id="26055" w:author="James Vu" w:date="2024-04-18T23:31:00Z">
              <w:r w:rsidRPr="00167CE0" w:rsidDel="001873A6">
                <w:rPr>
                  <w:sz w:val="28"/>
                  <w:szCs w:val="28"/>
                  <w:rPrChange w:id="26056" w:author="James Vu" w:date="2024-04-18T22:33:00Z">
                    <w:rPr>
                      <w:sz w:val="26"/>
                      <w:szCs w:val="26"/>
                    </w:rPr>
                  </w:rPrChange>
                </w:rPr>
                <w:delText>+ Có sẵn On-Board Dual Port 1Gb LOM</w:delText>
              </w:r>
            </w:del>
          </w:p>
          <w:p w14:paraId="26F94447" w14:textId="5937C15A" w:rsidR="00B04841" w:rsidRPr="00167CE0" w:rsidDel="001873A6" w:rsidRDefault="00B04841">
            <w:pPr>
              <w:widowControl w:val="0"/>
              <w:spacing w:before="100" w:after="100"/>
              <w:jc w:val="both"/>
              <w:rPr>
                <w:del w:id="26057" w:author="James Vu" w:date="2024-04-18T23:31:00Z"/>
                <w:sz w:val="28"/>
                <w:szCs w:val="28"/>
                <w:rPrChange w:id="26058" w:author="James Vu" w:date="2024-04-18T22:33:00Z">
                  <w:rPr>
                    <w:del w:id="26059" w:author="James Vu" w:date="2024-04-18T23:31:00Z"/>
                    <w:sz w:val="26"/>
                    <w:szCs w:val="26"/>
                  </w:rPr>
                </w:rPrChange>
              </w:rPr>
              <w:pPrChange w:id="26060" w:author="James Vu" w:date="2024-04-18T22:33:00Z">
                <w:pPr>
                  <w:widowControl w:val="0"/>
                  <w:spacing w:before="100" w:after="100"/>
                </w:pPr>
              </w:pPrChange>
            </w:pPr>
            <w:del w:id="26061" w:author="James Vu" w:date="2024-04-18T23:31:00Z">
              <w:r w:rsidRPr="00167CE0" w:rsidDel="001873A6">
                <w:rPr>
                  <w:sz w:val="28"/>
                  <w:szCs w:val="28"/>
                  <w:rPrChange w:id="26062" w:author="James Vu" w:date="2024-04-18T22:33:00Z">
                    <w:rPr>
                      <w:sz w:val="26"/>
                      <w:szCs w:val="26"/>
                    </w:rPr>
                  </w:rPrChange>
                </w:rPr>
                <w:delText>- Khả năng quản trị</w:delText>
              </w:r>
            </w:del>
          </w:p>
          <w:p w14:paraId="43BD2C76" w14:textId="10D9EA88" w:rsidR="00B04841" w:rsidRPr="00167CE0" w:rsidDel="001873A6" w:rsidRDefault="00B04841">
            <w:pPr>
              <w:widowControl w:val="0"/>
              <w:spacing w:before="100" w:after="100"/>
              <w:jc w:val="both"/>
              <w:rPr>
                <w:del w:id="26063" w:author="James Vu" w:date="2024-04-18T23:31:00Z"/>
                <w:sz w:val="28"/>
                <w:szCs w:val="28"/>
                <w:rPrChange w:id="26064" w:author="James Vu" w:date="2024-04-18T22:33:00Z">
                  <w:rPr>
                    <w:del w:id="26065" w:author="James Vu" w:date="2024-04-18T23:31:00Z"/>
                    <w:sz w:val="26"/>
                    <w:szCs w:val="26"/>
                  </w:rPr>
                </w:rPrChange>
              </w:rPr>
              <w:pPrChange w:id="26066" w:author="James Vu" w:date="2024-04-18T22:33:00Z">
                <w:pPr>
                  <w:widowControl w:val="0"/>
                  <w:spacing w:before="100" w:after="100"/>
                </w:pPr>
              </w:pPrChange>
            </w:pPr>
            <w:del w:id="26067" w:author="James Vu" w:date="2024-04-18T23:31:00Z">
              <w:r w:rsidRPr="00167CE0" w:rsidDel="001873A6">
                <w:rPr>
                  <w:sz w:val="28"/>
                  <w:szCs w:val="28"/>
                  <w:rPrChange w:id="26068" w:author="James Vu" w:date="2024-04-18T22:33:00Z">
                    <w:rPr>
                      <w:sz w:val="26"/>
                      <w:szCs w:val="26"/>
                    </w:rPr>
                  </w:rPrChange>
                </w:rPr>
                <w:delText>+ Có sẵn cổng RJ45 dành riêng cho out of band</w:delText>
              </w:r>
            </w:del>
          </w:p>
          <w:p w14:paraId="4B5F8E72" w14:textId="14221577" w:rsidR="00B04841" w:rsidRPr="00167CE0" w:rsidDel="001873A6" w:rsidRDefault="00B04841">
            <w:pPr>
              <w:widowControl w:val="0"/>
              <w:spacing w:before="100" w:after="100"/>
              <w:jc w:val="both"/>
              <w:rPr>
                <w:del w:id="26069" w:author="James Vu" w:date="2024-04-18T23:31:00Z"/>
                <w:sz w:val="28"/>
                <w:szCs w:val="28"/>
                <w:rPrChange w:id="26070" w:author="James Vu" w:date="2024-04-18T22:33:00Z">
                  <w:rPr>
                    <w:del w:id="26071" w:author="James Vu" w:date="2024-04-18T23:31:00Z"/>
                    <w:sz w:val="26"/>
                    <w:szCs w:val="26"/>
                  </w:rPr>
                </w:rPrChange>
              </w:rPr>
              <w:pPrChange w:id="26072" w:author="James Vu" w:date="2024-04-18T22:33:00Z">
                <w:pPr>
                  <w:widowControl w:val="0"/>
                  <w:spacing w:before="100" w:after="100"/>
                </w:pPr>
              </w:pPrChange>
            </w:pPr>
            <w:del w:id="26073" w:author="James Vu" w:date="2024-04-18T23:31:00Z">
              <w:r w:rsidRPr="00167CE0" w:rsidDel="001873A6">
                <w:rPr>
                  <w:sz w:val="28"/>
                  <w:szCs w:val="28"/>
                  <w:rPrChange w:id="26074" w:author="James Vu" w:date="2024-04-18T22:33:00Z">
                    <w:rPr>
                      <w:sz w:val="26"/>
                      <w:szCs w:val="26"/>
                    </w:rPr>
                  </w:rPrChange>
                </w:rPr>
                <w:delText>+ Module được xây dựng dựa theo khung chuẩn bảo mật SELinux giúp tăng cường tính năng bảo mật</w:delText>
              </w:r>
            </w:del>
          </w:p>
          <w:p w14:paraId="2BE8949D" w14:textId="5EB11493" w:rsidR="00B04841" w:rsidRPr="00167CE0" w:rsidDel="001873A6" w:rsidRDefault="00B04841">
            <w:pPr>
              <w:widowControl w:val="0"/>
              <w:spacing w:before="100" w:after="100"/>
              <w:jc w:val="both"/>
              <w:rPr>
                <w:del w:id="26075" w:author="James Vu" w:date="2024-04-18T23:31:00Z"/>
                <w:sz w:val="28"/>
                <w:szCs w:val="28"/>
                <w:rPrChange w:id="26076" w:author="James Vu" w:date="2024-04-18T22:33:00Z">
                  <w:rPr>
                    <w:del w:id="26077" w:author="James Vu" w:date="2024-04-18T23:31:00Z"/>
                    <w:sz w:val="26"/>
                    <w:szCs w:val="26"/>
                  </w:rPr>
                </w:rPrChange>
              </w:rPr>
              <w:pPrChange w:id="26078" w:author="James Vu" w:date="2024-04-18T22:33:00Z">
                <w:pPr>
                  <w:widowControl w:val="0"/>
                  <w:spacing w:before="100" w:after="100"/>
                </w:pPr>
              </w:pPrChange>
            </w:pPr>
            <w:del w:id="26079" w:author="James Vu" w:date="2024-04-18T23:31:00Z">
              <w:r w:rsidRPr="00167CE0" w:rsidDel="001873A6">
                <w:rPr>
                  <w:sz w:val="28"/>
                  <w:szCs w:val="28"/>
                  <w:rPrChange w:id="26080" w:author="James Vu" w:date="2024-04-18T22:33:00Z">
                    <w:rPr>
                      <w:sz w:val="26"/>
                      <w:szCs w:val="26"/>
                    </w:rPr>
                  </w:rPrChange>
                </w:rPr>
                <w:delText>+ Hỗ trợ quản trị máy chủ thông qua kết nối bluetooth, thông qua ứng dụng di động.</w:delText>
              </w:r>
            </w:del>
          </w:p>
          <w:p w14:paraId="149A25C7" w14:textId="28C3015B" w:rsidR="00B04841" w:rsidRPr="00167CE0" w:rsidDel="001873A6" w:rsidRDefault="00B04841">
            <w:pPr>
              <w:widowControl w:val="0"/>
              <w:spacing w:before="100" w:after="100"/>
              <w:jc w:val="both"/>
              <w:rPr>
                <w:del w:id="26081" w:author="James Vu" w:date="2024-04-18T23:31:00Z"/>
                <w:sz w:val="28"/>
                <w:szCs w:val="28"/>
                <w:rPrChange w:id="26082" w:author="James Vu" w:date="2024-04-18T22:33:00Z">
                  <w:rPr>
                    <w:del w:id="26083" w:author="James Vu" w:date="2024-04-18T23:31:00Z"/>
                    <w:sz w:val="26"/>
                    <w:szCs w:val="26"/>
                  </w:rPr>
                </w:rPrChange>
              </w:rPr>
              <w:pPrChange w:id="26084" w:author="James Vu" w:date="2024-04-18T22:33:00Z">
                <w:pPr>
                  <w:widowControl w:val="0"/>
                  <w:spacing w:before="100" w:after="100"/>
                </w:pPr>
              </w:pPrChange>
            </w:pPr>
            <w:del w:id="26085" w:author="James Vu" w:date="2024-04-18T23:31:00Z">
              <w:r w:rsidRPr="00167CE0" w:rsidDel="001873A6">
                <w:rPr>
                  <w:sz w:val="28"/>
                  <w:szCs w:val="28"/>
                  <w:rPrChange w:id="26086" w:author="James Vu" w:date="2024-04-18T22:33:00Z">
                    <w:rPr>
                      <w:sz w:val="26"/>
                      <w:szCs w:val="26"/>
                    </w:rPr>
                  </w:rPrChange>
                </w:rPr>
                <w:delText>+ Có sẵn phần mềm quản trị tập trung</w:delText>
              </w:r>
            </w:del>
          </w:p>
          <w:p w14:paraId="78A7F57E" w14:textId="17999A8D" w:rsidR="00B04841" w:rsidRPr="00167CE0" w:rsidDel="001873A6" w:rsidRDefault="00B04841">
            <w:pPr>
              <w:widowControl w:val="0"/>
              <w:spacing w:before="100" w:after="100"/>
              <w:jc w:val="both"/>
              <w:rPr>
                <w:del w:id="26087" w:author="James Vu" w:date="2024-04-18T23:31:00Z"/>
                <w:sz w:val="28"/>
                <w:szCs w:val="28"/>
                <w:rPrChange w:id="26088" w:author="James Vu" w:date="2024-04-18T22:33:00Z">
                  <w:rPr>
                    <w:del w:id="26089" w:author="James Vu" w:date="2024-04-18T23:31:00Z"/>
                    <w:sz w:val="26"/>
                    <w:szCs w:val="26"/>
                  </w:rPr>
                </w:rPrChange>
              </w:rPr>
              <w:pPrChange w:id="26090" w:author="James Vu" w:date="2024-04-18T22:33:00Z">
                <w:pPr>
                  <w:widowControl w:val="0"/>
                  <w:spacing w:before="100" w:after="100"/>
                </w:pPr>
              </w:pPrChange>
            </w:pPr>
            <w:del w:id="26091" w:author="James Vu" w:date="2024-04-18T23:31:00Z">
              <w:r w:rsidRPr="00167CE0" w:rsidDel="001873A6">
                <w:rPr>
                  <w:sz w:val="28"/>
                  <w:szCs w:val="28"/>
                  <w:rPrChange w:id="26092" w:author="James Vu" w:date="2024-04-18T22:33:00Z">
                    <w:rPr>
                      <w:sz w:val="26"/>
                      <w:szCs w:val="26"/>
                    </w:rPr>
                  </w:rPrChange>
                </w:rPr>
                <w:delText>+ Hỗ trợ màn hình LCD hiển thị tình trạng thiết bị</w:delText>
              </w:r>
            </w:del>
          </w:p>
          <w:p w14:paraId="5E81D76F" w14:textId="532990B0" w:rsidR="00B04841" w:rsidRPr="00167CE0" w:rsidDel="001873A6" w:rsidRDefault="00B04841">
            <w:pPr>
              <w:widowControl w:val="0"/>
              <w:spacing w:before="100" w:after="100"/>
              <w:jc w:val="both"/>
              <w:rPr>
                <w:del w:id="26093" w:author="James Vu" w:date="2024-04-18T23:31:00Z"/>
                <w:sz w:val="28"/>
                <w:szCs w:val="28"/>
                <w:rPrChange w:id="26094" w:author="James Vu" w:date="2024-04-18T22:33:00Z">
                  <w:rPr>
                    <w:del w:id="26095" w:author="James Vu" w:date="2024-04-18T23:31:00Z"/>
                    <w:sz w:val="26"/>
                    <w:szCs w:val="26"/>
                  </w:rPr>
                </w:rPrChange>
              </w:rPr>
              <w:pPrChange w:id="26096" w:author="James Vu" w:date="2024-04-18T22:33:00Z">
                <w:pPr>
                  <w:widowControl w:val="0"/>
                  <w:spacing w:before="100" w:after="100"/>
                </w:pPr>
              </w:pPrChange>
            </w:pPr>
            <w:del w:id="26097" w:author="James Vu" w:date="2024-04-18T23:31:00Z">
              <w:r w:rsidRPr="00167CE0" w:rsidDel="001873A6">
                <w:rPr>
                  <w:sz w:val="28"/>
                  <w:szCs w:val="28"/>
                  <w:rPrChange w:id="26098" w:author="James Vu" w:date="2024-04-18T22:33:00Z">
                    <w:rPr>
                      <w:sz w:val="26"/>
                      <w:szCs w:val="26"/>
                    </w:rPr>
                  </w:rPrChange>
                </w:rPr>
                <w:delText>- Bảo mật: Có sẵn Trusted Platform Module 2.0</w:delText>
              </w:r>
            </w:del>
          </w:p>
          <w:p w14:paraId="3632B67C" w14:textId="34513A4C" w:rsidR="00B04841" w:rsidRPr="00167CE0" w:rsidDel="001873A6" w:rsidRDefault="00B04841">
            <w:pPr>
              <w:widowControl w:val="0"/>
              <w:spacing w:before="100" w:after="100"/>
              <w:jc w:val="both"/>
              <w:rPr>
                <w:del w:id="26099" w:author="James Vu" w:date="2024-04-18T23:31:00Z"/>
                <w:sz w:val="28"/>
                <w:szCs w:val="28"/>
                <w:rPrChange w:id="26100" w:author="James Vu" w:date="2024-04-18T22:33:00Z">
                  <w:rPr>
                    <w:del w:id="26101" w:author="James Vu" w:date="2024-04-18T23:31:00Z"/>
                    <w:sz w:val="26"/>
                    <w:szCs w:val="26"/>
                  </w:rPr>
                </w:rPrChange>
              </w:rPr>
              <w:pPrChange w:id="26102" w:author="James Vu" w:date="2024-04-18T22:33:00Z">
                <w:pPr>
                  <w:widowControl w:val="0"/>
                  <w:spacing w:before="100" w:after="100"/>
                </w:pPr>
              </w:pPrChange>
            </w:pPr>
            <w:del w:id="26103" w:author="James Vu" w:date="2024-04-18T23:31:00Z">
              <w:r w:rsidRPr="00167CE0" w:rsidDel="001873A6">
                <w:rPr>
                  <w:sz w:val="28"/>
                  <w:szCs w:val="28"/>
                  <w:rPrChange w:id="26104" w:author="James Vu" w:date="2024-04-18T22:33:00Z">
                    <w:rPr>
                      <w:sz w:val="26"/>
                      <w:szCs w:val="26"/>
                    </w:rPr>
                  </w:rPrChange>
                </w:rPr>
                <w:delText>- Hỗ trợ các hệ điều hành</w:delText>
              </w:r>
            </w:del>
          </w:p>
          <w:p w14:paraId="528F81DF" w14:textId="5A066951" w:rsidR="00B04841" w:rsidRPr="00167CE0" w:rsidDel="001873A6" w:rsidRDefault="00B04841">
            <w:pPr>
              <w:widowControl w:val="0"/>
              <w:spacing w:before="100" w:after="100"/>
              <w:jc w:val="both"/>
              <w:rPr>
                <w:del w:id="26105" w:author="James Vu" w:date="2024-04-18T23:31:00Z"/>
                <w:sz w:val="28"/>
                <w:szCs w:val="28"/>
                <w:rPrChange w:id="26106" w:author="James Vu" w:date="2024-04-18T22:33:00Z">
                  <w:rPr>
                    <w:del w:id="26107" w:author="James Vu" w:date="2024-04-18T23:31:00Z"/>
                    <w:sz w:val="26"/>
                    <w:szCs w:val="26"/>
                  </w:rPr>
                </w:rPrChange>
              </w:rPr>
              <w:pPrChange w:id="26108" w:author="James Vu" w:date="2024-04-18T22:33:00Z">
                <w:pPr>
                  <w:widowControl w:val="0"/>
                  <w:spacing w:before="100" w:after="100"/>
                </w:pPr>
              </w:pPrChange>
            </w:pPr>
            <w:del w:id="26109" w:author="James Vu" w:date="2024-04-18T23:31:00Z">
              <w:r w:rsidRPr="00167CE0" w:rsidDel="001873A6">
                <w:rPr>
                  <w:sz w:val="28"/>
                  <w:szCs w:val="28"/>
                  <w:rPrChange w:id="26110" w:author="James Vu" w:date="2024-04-18T22:33:00Z">
                    <w:rPr>
                      <w:sz w:val="26"/>
                      <w:szCs w:val="26"/>
                    </w:rPr>
                  </w:rPrChange>
                </w:rPr>
                <w:delText>+ Canonical Ubuntu Server LTS</w:delText>
              </w:r>
            </w:del>
          </w:p>
          <w:p w14:paraId="66762525" w14:textId="69E4A0C5" w:rsidR="00B04841" w:rsidRPr="00167CE0" w:rsidDel="001873A6" w:rsidRDefault="00B04841">
            <w:pPr>
              <w:widowControl w:val="0"/>
              <w:spacing w:before="100" w:after="100"/>
              <w:jc w:val="both"/>
              <w:rPr>
                <w:del w:id="26111" w:author="James Vu" w:date="2024-04-18T23:31:00Z"/>
                <w:sz w:val="28"/>
                <w:szCs w:val="28"/>
                <w:rPrChange w:id="26112" w:author="James Vu" w:date="2024-04-18T22:33:00Z">
                  <w:rPr>
                    <w:del w:id="26113" w:author="James Vu" w:date="2024-04-18T23:31:00Z"/>
                    <w:sz w:val="26"/>
                    <w:szCs w:val="26"/>
                  </w:rPr>
                </w:rPrChange>
              </w:rPr>
              <w:pPrChange w:id="26114" w:author="James Vu" w:date="2024-04-18T22:33:00Z">
                <w:pPr>
                  <w:widowControl w:val="0"/>
                  <w:spacing w:before="100" w:after="100"/>
                </w:pPr>
              </w:pPrChange>
            </w:pPr>
            <w:del w:id="26115" w:author="James Vu" w:date="2024-04-18T23:31:00Z">
              <w:r w:rsidRPr="00167CE0" w:rsidDel="001873A6">
                <w:rPr>
                  <w:sz w:val="28"/>
                  <w:szCs w:val="28"/>
                  <w:rPrChange w:id="26116" w:author="James Vu" w:date="2024-04-18T22:33:00Z">
                    <w:rPr>
                      <w:sz w:val="26"/>
                      <w:szCs w:val="26"/>
                    </w:rPr>
                  </w:rPrChange>
                </w:rPr>
                <w:delText>+ Citrix Hypervisor</w:delText>
              </w:r>
            </w:del>
          </w:p>
          <w:p w14:paraId="5D7BF42D" w14:textId="15EB6009" w:rsidR="00B04841" w:rsidRPr="00167CE0" w:rsidDel="001873A6" w:rsidRDefault="00B04841">
            <w:pPr>
              <w:widowControl w:val="0"/>
              <w:spacing w:before="100" w:after="100"/>
              <w:jc w:val="both"/>
              <w:rPr>
                <w:del w:id="26117" w:author="James Vu" w:date="2024-04-18T23:31:00Z"/>
                <w:sz w:val="28"/>
                <w:szCs w:val="28"/>
                <w:rPrChange w:id="26118" w:author="James Vu" w:date="2024-04-18T22:33:00Z">
                  <w:rPr>
                    <w:del w:id="26119" w:author="James Vu" w:date="2024-04-18T23:31:00Z"/>
                    <w:sz w:val="26"/>
                    <w:szCs w:val="26"/>
                  </w:rPr>
                </w:rPrChange>
              </w:rPr>
              <w:pPrChange w:id="26120" w:author="James Vu" w:date="2024-04-18T22:33:00Z">
                <w:pPr>
                  <w:widowControl w:val="0"/>
                  <w:spacing w:before="100" w:after="100"/>
                </w:pPr>
              </w:pPrChange>
            </w:pPr>
            <w:del w:id="26121" w:author="James Vu" w:date="2024-04-18T23:31:00Z">
              <w:r w:rsidRPr="00167CE0" w:rsidDel="001873A6">
                <w:rPr>
                  <w:sz w:val="28"/>
                  <w:szCs w:val="28"/>
                  <w:rPrChange w:id="26122" w:author="James Vu" w:date="2024-04-18T22:33:00Z">
                    <w:rPr>
                      <w:sz w:val="26"/>
                      <w:szCs w:val="26"/>
                    </w:rPr>
                  </w:rPrChange>
                </w:rPr>
                <w:delText>+ Microsoft Windows Server with Hyper-V</w:delText>
              </w:r>
            </w:del>
          </w:p>
          <w:p w14:paraId="77534639" w14:textId="250FD225" w:rsidR="00B04841" w:rsidRPr="00167CE0" w:rsidDel="001873A6" w:rsidRDefault="00B04841">
            <w:pPr>
              <w:widowControl w:val="0"/>
              <w:spacing w:before="100" w:after="100"/>
              <w:jc w:val="both"/>
              <w:rPr>
                <w:del w:id="26123" w:author="James Vu" w:date="2024-04-18T23:31:00Z"/>
                <w:sz w:val="28"/>
                <w:szCs w:val="28"/>
                <w:rPrChange w:id="26124" w:author="James Vu" w:date="2024-04-18T22:33:00Z">
                  <w:rPr>
                    <w:del w:id="26125" w:author="James Vu" w:date="2024-04-18T23:31:00Z"/>
                    <w:sz w:val="26"/>
                    <w:szCs w:val="26"/>
                  </w:rPr>
                </w:rPrChange>
              </w:rPr>
              <w:pPrChange w:id="26126" w:author="James Vu" w:date="2024-04-18T22:33:00Z">
                <w:pPr>
                  <w:widowControl w:val="0"/>
                  <w:spacing w:before="100" w:after="100"/>
                </w:pPr>
              </w:pPrChange>
            </w:pPr>
            <w:del w:id="26127" w:author="James Vu" w:date="2024-04-18T23:31:00Z">
              <w:r w:rsidRPr="00167CE0" w:rsidDel="001873A6">
                <w:rPr>
                  <w:sz w:val="28"/>
                  <w:szCs w:val="28"/>
                  <w:rPrChange w:id="26128" w:author="James Vu" w:date="2024-04-18T22:33:00Z">
                    <w:rPr>
                      <w:sz w:val="26"/>
                      <w:szCs w:val="26"/>
                    </w:rPr>
                  </w:rPrChange>
                </w:rPr>
                <w:delText>+ Red Hat Enterprise Linux</w:delText>
              </w:r>
            </w:del>
          </w:p>
          <w:p w14:paraId="50B9FDC7" w14:textId="1D21150A" w:rsidR="00B04841" w:rsidRPr="00167CE0" w:rsidDel="001873A6" w:rsidRDefault="00B04841">
            <w:pPr>
              <w:widowControl w:val="0"/>
              <w:spacing w:before="100" w:after="100"/>
              <w:jc w:val="both"/>
              <w:rPr>
                <w:del w:id="26129" w:author="James Vu" w:date="2024-04-18T23:31:00Z"/>
                <w:sz w:val="28"/>
                <w:szCs w:val="28"/>
                <w:rPrChange w:id="26130" w:author="James Vu" w:date="2024-04-18T22:33:00Z">
                  <w:rPr>
                    <w:del w:id="26131" w:author="James Vu" w:date="2024-04-18T23:31:00Z"/>
                    <w:sz w:val="26"/>
                    <w:szCs w:val="26"/>
                  </w:rPr>
                </w:rPrChange>
              </w:rPr>
              <w:pPrChange w:id="26132" w:author="James Vu" w:date="2024-04-18T22:33:00Z">
                <w:pPr>
                  <w:widowControl w:val="0"/>
                  <w:spacing w:before="100" w:after="100"/>
                </w:pPr>
              </w:pPrChange>
            </w:pPr>
            <w:del w:id="26133" w:author="James Vu" w:date="2024-04-18T23:31:00Z">
              <w:r w:rsidRPr="00167CE0" w:rsidDel="001873A6">
                <w:rPr>
                  <w:sz w:val="28"/>
                  <w:szCs w:val="28"/>
                  <w:rPrChange w:id="26134" w:author="James Vu" w:date="2024-04-18T22:33:00Z">
                    <w:rPr>
                      <w:sz w:val="26"/>
                      <w:szCs w:val="26"/>
                    </w:rPr>
                  </w:rPrChange>
                </w:rPr>
                <w:delText>+ SUSE Linux Enterprise Server</w:delText>
              </w:r>
            </w:del>
          </w:p>
          <w:p w14:paraId="0A49ABEA" w14:textId="010C8A6F" w:rsidR="00B04841" w:rsidRPr="00167CE0" w:rsidDel="001873A6" w:rsidRDefault="00B04841">
            <w:pPr>
              <w:widowControl w:val="0"/>
              <w:spacing w:before="100" w:after="100"/>
              <w:jc w:val="both"/>
              <w:rPr>
                <w:del w:id="26135" w:author="James Vu" w:date="2024-04-18T23:31:00Z"/>
                <w:sz w:val="28"/>
                <w:szCs w:val="28"/>
                <w:rPrChange w:id="26136" w:author="James Vu" w:date="2024-04-18T22:33:00Z">
                  <w:rPr>
                    <w:del w:id="26137" w:author="James Vu" w:date="2024-04-18T23:31:00Z"/>
                    <w:sz w:val="26"/>
                    <w:szCs w:val="26"/>
                  </w:rPr>
                </w:rPrChange>
              </w:rPr>
              <w:pPrChange w:id="26138" w:author="James Vu" w:date="2024-04-18T22:33:00Z">
                <w:pPr>
                  <w:widowControl w:val="0"/>
                  <w:spacing w:before="100" w:after="100"/>
                </w:pPr>
              </w:pPrChange>
            </w:pPr>
            <w:del w:id="26139" w:author="James Vu" w:date="2024-04-18T23:31:00Z">
              <w:r w:rsidRPr="00167CE0" w:rsidDel="001873A6">
                <w:rPr>
                  <w:sz w:val="28"/>
                  <w:szCs w:val="28"/>
                  <w:rPrChange w:id="26140" w:author="James Vu" w:date="2024-04-18T22:33:00Z">
                    <w:rPr>
                      <w:sz w:val="26"/>
                      <w:szCs w:val="26"/>
                    </w:rPr>
                  </w:rPrChange>
                </w:rPr>
                <w:delText>+ VMware ESXi</w:delText>
              </w:r>
            </w:del>
          </w:p>
          <w:p w14:paraId="4754E3B5" w14:textId="5AF4FC17" w:rsidR="00B04841" w:rsidRPr="00167CE0" w:rsidDel="001873A6" w:rsidRDefault="00B04841">
            <w:pPr>
              <w:widowControl w:val="0"/>
              <w:spacing w:before="100" w:after="100"/>
              <w:jc w:val="both"/>
              <w:rPr>
                <w:del w:id="26141" w:author="James Vu" w:date="2024-04-18T23:31:00Z"/>
                <w:sz w:val="28"/>
                <w:szCs w:val="28"/>
                <w:rPrChange w:id="26142" w:author="James Vu" w:date="2024-04-18T22:33:00Z">
                  <w:rPr>
                    <w:del w:id="26143" w:author="James Vu" w:date="2024-04-18T23:31:00Z"/>
                    <w:sz w:val="26"/>
                    <w:szCs w:val="26"/>
                  </w:rPr>
                </w:rPrChange>
              </w:rPr>
              <w:pPrChange w:id="26144" w:author="James Vu" w:date="2024-04-18T22:33:00Z">
                <w:pPr>
                  <w:widowControl w:val="0"/>
                  <w:spacing w:before="100" w:after="100"/>
                </w:pPr>
              </w:pPrChange>
            </w:pPr>
            <w:del w:id="26145" w:author="James Vu" w:date="2024-04-18T23:31:00Z">
              <w:r w:rsidRPr="00167CE0" w:rsidDel="001873A6">
                <w:rPr>
                  <w:sz w:val="28"/>
                  <w:szCs w:val="28"/>
                  <w:rPrChange w:id="26146" w:author="James Vu" w:date="2024-04-18T22:33:00Z">
                    <w:rPr>
                      <w:sz w:val="26"/>
                      <w:szCs w:val="26"/>
                    </w:rPr>
                  </w:rPrChange>
                </w:rPr>
                <w:delText>- Nguồn cung cấp (PSU)</w:delText>
              </w:r>
            </w:del>
          </w:p>
          <w:p w14:paraId="1EB07D55" w14:textId="2C177503" w:rsidR="00B04841" w:rsidRPr="00167CE0" w:rsidDel="001873A6" w:rsidRDefault="00B04841">
            <w:pPr>
              <w:widowControl w:val="0"/>
              <w:spacing w:before="100" w:after="100"/>
              <w:jc w:val="both"/>
              <w:rPr>
                <w:del w:id="26147" w:author="James Vu" w:date="2024-04-18T23:31:00Z"/>
                <w:sz w:val="28"/>
                <w:szCs w:val="28"/>
                <w:rPrChange w:id="26148" w:author="James Vu" w:date="2024-04-18T22:33:00Z">
                  <w:rPr>
                    <w:del w:id="26149" w:author="James Vu" w:date="2024-04-18T23:31:00Z"/>
                    <w:sz w:val="26"/>
                    <w:szCs w:val="26"/>
                  </w:rPr>
                </w:rPrChange>
              </w:rPr>
              <w:pPrChange w:id="26150" w:author="James Vu" w:date="2024-04-18T22:33:00Z">
                <w:pPr>
                  <w:widowControl w:val="0"/>
                  <w:spacing w:before="100" w:after="100"/>
                </w:pPr>
              </w:pPrChange>
            </w:pPr>
            <w:del w:id="26151" w:author="James Vu" w:date="2024-04-18T23:31:00Z">
              <w:r w:rsidRPr="00167CE0" w:rsidDel="001873A6">
                <w:rPr>
                  <w:sz w:val="28"/>
                  <w:szCs w:val="28"/>
                  <w:rPrChange w:id="26152" w:author="James Vu" w:date="2024-04-18T22:33:00Z">
                    <w:rPr>
                      <w:sz w:val="26"/>
                      <w:szCs w:val="26"/>
                    </w:rPr>
                  </w:rPrChange>
                </w:rPr>
                <w:delText>+ ≥ 2 nguồn tối thiểu 800W</w:delText>
              </w:r>
            </w:del>
          </w:p>
          <w:p w14:paraId="73C4F2E7" w14:textId="21C8A444" w:rsidR="00B04841" w:rsidRPr="00167CE0" w:rsidDel="001873A6" w:rsidRDefault="00B04841">
            <w:pPr>
              <w:widowControl w:val="0"/>
              <w:spacing w:before="100" w:after="100"/>
              <w:jc w:val="both"/>
              <w:rPr>
                <w:del w:id="26153" w:author="James Vu" w:date="2024-04-18T23:31:00Z"/>
                <w:sz w:val="28"/>
                <w:szCs w:val="28"/>
                <w:rPrChange w:id="26154" w:author="James Vu" w:date="2024-04-18T22:33:00Z">
                  <w:rPr>
                    <w:del w:id="26155" w:author="James Vu" w:date="2024-04-18T23:31:00Z"/>
                    <w:sz w:val="26"/>
                    <w:szCs w:val="26"/>
                  </w:rPr>
                </w:rPrChange>
              </w:rPr>
              <w:pPrChange w:id="26156" w:author="James Vu" w:date="2024-04-18T22:33:00Z">
                <w:pPr>
                  <w:widowControl w:val="0"/>
                  <w:spacing w:before="100" w:after="100"/>
                </w:pPr>
              </w:pPrChange>
            </w:pPr>
            <w:del w:id="26157" w:author="James Vu" w:date="2024-04-18T23:31:00Z">
              <w:r w:rsidRPr="00167CE0" w:rsidDel="001873A6">
                <w:rPr>
                  <w:sz w:val="28"/>
                  <w:szCs w:val="28"/>
                  <w:rPrChange w:id="26158" w:author="James Vu" w:date="2024-04-18T22:33:00Z">
                    <w:rPr>
                      <w:sz w:val="26"/>
                      <w:szCs w:val="26"/>
                    </w:rPr>
                  </w:rPrChange>
                </w:rPr>
                <w:delText>+ Cơ chế dự phòng và thay thế nóng</w:delText>
              </w:r>
            </w:del>
          </w:p>
          <w:p w14:paraId="52C95481" w14:textId="748CCE49" w:rsidR="00B04841" w:rsidRPr="00167CE0" w:rsidDel="001873A6" w:rsidRDefault="00B04841">
            <w:pPr>
              <w:widowControl w:val="0"/>
              <w:spacing w:before="100" w:after="100"/>
              <w:jc w:val="both"/>
              <w:rPr>
                <w:del w:id="26159" w:author="James Vu" w:date="2024-04-18T23:31:00Z"/>
                <w:sz w:val="28"/>
                <w:szCs w:val="28"/>
                <w:rPrChange w:id="26160" w:author="James Vu" w:date="2024-04-18T22:33:00Z">
                  <w:rPr>
                    <w:del w:id="26161" w:author="James Vu" w:date="2024-04-18T23:31:00Z"/>
                    <w:sz w:val="26"/>
                    <w:szCs w:val="26"/>
                  </w:rPr>
                </w:rPrChange>
              </w:rPr>
              <w:pPrChange w:id="26162" w:author="James Vu" w:date="2024-04-18T22:33:00Z">
                <w:pPr>
                  <w:widowControl w:val="0"/>
                  <w:spacing w:before="100" w:after="100"/>
                </w:pPr>
              </w:pPrChange>
            </w:pPr>
            <w:del w:id="26163" w:author="James Vu" w:date="2024-04-18T23:31:00Z">
              <w:r w:rsidRPr="00167CE0" w:rsidDel="001873A6">
                <w:rPr>
                  <w:sz w:val="28"/>
                  <w:szCs w:val="28"/>
                  <w:rPrChange w:id="26164" w:author="James Vu" w:date="2024-04-18T22:33:00Z">
                    <w:rPr>
                      <w:sz w:val="26"/>
                      <w:szCs w:val="26"/>
                    </w:rPr>
                  </w:rPrChange>
                </w:rPr>
                <w:delText>- Bảo hành và hỗ trợ kỹ thuật chính hãng: 3</w:delText>
              </w:r>
              <w:r w:rsidR="00B17B29" w:rsidRPr="00167CE0" w:rsidDel="001873A6">
                <w:rPr>
                  <w:sz w:val="28"/>
                  <w:szCs w:val="28"/>
                  <w:rPrChange w:id="26165" w:author="James Vu" w:date="2024-04-18T22:33:00Z">
                    <w:rPr>
                      <w:sz w:val="26"/>
                      <w:szCs w:val="26"/>
                    </w:rPr>
                  </w:rPrChange>
                </w:rPr>
                <w:delText>0</w:delText>
              </w:r>
              <w:r w:rsidRPr="00167CE0" w:rsidDel="001873A6">
                <w:rPr>
                  <w:sz w:val="28"/>
                  <w:szCs w:val="28"/>
                  <w:rPrChange w:id="26166" w:author="James Vu" w:date="2024-04-18T22:33:00Z">
                    <w:rPr>
                      <w:sz w:val="26"/>
                      <w:szCs w:val="26"/>
                    </w:rPr>
                  </w:rPrChange>
                </w:rPr>
                <w:delText xml:space="preserve"> tháng</w:delText>
              </w:r>
            </w:del>
          </w:p>
        </w:tc>
        <w:tc>
          <w:tcPr>
            <w:tcW w:w="289" w:type="pct"/>
            <w:tcBorders>
              <w:top w:val="nil"/>
              <w:left w:val="nil"/>
              <w:bottom w:val="single" w:sz="4" w:space="0" w:color="auto"/>
              <w:right w:val="single" w:sz="4" w:space="0" w:color="auto"/>
            </w:tcBorders>
            <w:shd w:val="clear" w:color="auto" w:fill="auto"/>
            <w:noWrap/>
            <w:vAlign w:val="center"/>
            <w:hideMark/>
          </w:tcPr>
          <w:p w14:paraId="10BBB39B" w14:textId="26165BE0" w:rsidR="00B04841" w:rsidRPr="00167CE0" w:rsidDel="001873A6" w:rsidRDefault="00B04841">
            <w:pPr>
              <w:widowControl w:val="0"/>
              <w:spacing w:before="100" w:after="100"/>
              <w:jc w:val="both"/>
              <w:rPr>
                <w:del w:id="26167" w:author="James Vu" w:date="2024-04-18T23:31:00Z"/>
                <w:sz w:val="28"/>
                <w:szCs w:val="28"/>
                <w:rPrChange w:id="26168" w:author="James Vu" w:date="2024-04-18T22:33:00Z">
                  <w:rPr>
                    <w:del w:id="26169" w:author="James Vu" w:date="2024-04-18T23:31:00Z"/>
                    <w:sz w:val="26"/>
                    <w:szCs w:val="26"/>
                  </w:rPr>
                </w:rPrChange>
              </w:rPr>
              <w:pPrChange w:id="26170" w:author="James Vu" w:date="2024-04-18T22:33:00Z">
                <w:pPr>
                  <w:widowControl w:val="0"/>
                  <w:spacing w:before="100" w:after="100"/>
                  <w:jc w:val="center"/>
                </w:pPr>
              </w:pPrChange>
            </w:pPr>
            <w:del w:id="26171" w:author="James Vu" w:date="2024-04-18T23:31:00Z">
              <w:r w:rsidRPr="00167CE0" w:rsidDel="001873A6">
                <w:rPr>
                  <w:sz w:val="28"/>
                  <w:szCs w:val="28"/>
                  <w:rPrChange w:id="26172" w:author="James Vu" w:date="2024-04-18T22:33:00Z">
                    <w:rPr>
                      <w:sz w:val="26"/>
                      <w:szCs w:val="26"/>
                    </w:rPr>
                  </w:rPrChange>
                </w:rPr>
                <w:delText>Bộ</w:delText>
              </w:r>
            </w:del>
          </w:p>
        </w:tc>
        <w:tc>
          <w:tcPr>
            <w:tcW w:w="515" w:type="pct"/>
            <w:tcBorders>
              <w:top w:val="nil"/>
              <w:left w:val="nil"/>
              <w:bottom w:val="single" w:sz="4" w:space="0" w:color="auto"/>
              <w:right w:val="single" w:sz="4" w:space="0" w:color="auto"/>
            </w:tcBorders>
            <w:shd w:val="clear" w:color="auto" w:fill="auto"/>
            <w:noWrap/>
            <w:vAlign w:val="center"/>
            <w:hideMark/>
          </w:tcPr>
          <w:p w14:paraId="0BE5F384" w14:textId="27D0785C" w:rsidR="00B04841" w:rsidRPr="00167CE0" w:rsidDel="001873A6" w:rsidRDefault="00B04841">
            <w:pPr>
              <w:widowControl w:val="0"/>
              <w:spacing w:before="100" w:after="100"/>
              <w:jc w:val="both"/>
              <w:rPr>
                <w:del w:id="26173" w:author="James Vu" w:date="2024-04-18T23:31:00Z"/>
                <w:sz w:val="28"/>
                <w:szCs w:val="28"/>
                <w:rPrChange w:id="26174" w:author="James Vu" w:date="2024-04-18T22:33:00Z">
                  <w:rPr>
                    <w:del w:id="26175" w:author="James Vu" w:date="2024-04-18T23:31:00Z"/>
                    <w:sz w:val="26"/>
                    <w:szCs w:val="26"/>
                  </w:rPr>
                </w:rPrChange>
              </w:rPr>
              <w:pPrChange w:id="26176" w:author="James Vu" w:date="2024-04-18T22:33:00Z">
                <w:pPr>
                  <w:widowControl w:val="0"/>
                  <w:spacing w:before="100" w:after="100"/>
                </w:pPr>
              </w:pPrChange>
            </w:pPr>
            <w:del w:id="26177" w:author="James Vu" w:date="2024-04-18T23:31:00Z">
              <w:r w:rsidRPr="00167CE0" w:rsidDel="001873A6">
                <w:rPr>
                  <w:sz w:val="28"/>
                  <w:szCs w:val="28"/>
                  <w:rPrChange w:id="26178" w:author="James Vu" w:date="2024-04-18T22:33:00Z">
                    <w:rPr>
                      <w:sz w:val="26"/>
                      <w:szCs w:val="26"/>
                    </w:rPr>
                  </w:rPrChange>
                </w:rPr>
                <w:delText xml:space="preserve">791.362.000 </w:delText>
              </w:r>
            </w:del>
          </w:p>
        </w:tc>
        <w:tc>
          <w:tcPr>
            <w:tcW w:w="337" w:type="pct"/>
            <w:tcBorders>
              <w:top w:val="nil"/>
              <w:left w:val="nil"/>
              <w:bottom w:val="single" w:sz="4" w:space="0" w:color="auto"/>
              <w:right w:val="single" w:sz="4" w:space="0" w:color="auto"/>
            </w:tcBorders>
            <w:shd w:val="clear" w:color="auto" w:fill="auto"/>
            <w:noWrap/>
            <w:vAlign w:val="center"/>
            <w:hideMark/>
          </w:tcPr>
          <w:p w14:paraId="0FBBB6E5" w14:textId="17F210E8" w:rsidR="00B04841" w:rsidRPr="00167CE0" w:rsidDel="001873A6" w:rsidRDefault="00B04841">
            <w:pPr>
              <w:widowControl w:val="0"/>
              <w:spacing w:before="100" w:after="100"/>
              <w:jc w:val="both"/>
              <w:rPr>
                <w:del w:id="26179" w:author="James Vu" w:date="2024-04-18T23:31:00Z"/>
                <w:sz w:val="28"/>
                <w:szCs w:val="28"/>
                <w:rPrChange w:id="26180" w:author="James Vu" w:date="2024-04-18T22:33:00Z">
                  <w:rPr>
                    <w:del w:id="26181" w:author="James Vu" w:date="2024-04-18T23:31:00Z"/>
                    <w:sz w:val="26"/>
                    <w:szCs w:val="26"/>
                  </w:rPr>
                </w:rPrChange>
              </w:rPr>
              <w:pPrChange w:id="26182" w:author="James Vu" w:date="2024-04-18T22:33:00Z">
                <w:pPr>
                  <w:widowControl w:val="0"/>
                  <w:spacing w:before="100" w:after="100"/>
                  <w:jc w:val="center"/>
                </w:pPr>
              </w:pPrChange>
            </w:pPr>
            <w:del w:id="26183" w:author="James Vu" w:date="2024-04-18T23:31:00Z">
              <w:r w:rsidRPr="00167CE0" w:rsidDel="001873A6">
                <w:rPr>
                  <w:sz w:val="28"/>
                  <w:szCs w:val="28"/>
                  <w:rPrChange w:id="26184" w:author="James Vu" w:date="2024-04-18T22:33:00Z">
                    <w:rPr>
                      <w:sz w:val="26"/>
                      <w:szCs w:val="26"/>
                    </w:rPr>
                  </w:rPrChange>
                </w:rPr>
                <w:delText>2</w:delText>
              </w:r>
            </w:del>
          </w:p>
        </w:tc>
        <w:tc>
          <w:tcPr>
            <w:tcW w:w="652" w:type="pct"/>
            <w:tcBorders>
              <w:top w:val="nil"/>
              <w:left w:val="nil"/>
              <w:bottom w:val="single" w:sz="4" w:space="0" w:color="auto"/>
              <w:right w:val="single" w:sz="4" w:space="0" w:color="auto"/>
            </w:tcBorders>
            <w:shd w:val="clear" w:color="auto" w:fill="auto"/>
            <w:noWrap/>
            <w:vAlign w:val="center"/>
            <w:hideMark/>
          </w:tcPr>
          <w:p w14:paraId="2F641B8D" w14:textId="7C99F07F" w:rsidR="00B04841" w:rsidRPr="00167CE0" w:rsidDel="001873A6" w:rsidRDefault="00B04841">
            <w:pPr>
              <w:widowControl w:val="0"/>
              <w:spacing w:before="100" w:after="100"/>
              <w:jc w:val="both"/>
              <w:rPr>
                <w:del w:id="26185" w:author="James Vu" w:date="2024-04-18T23:31:00Z"/>
                <w:sz w:val="28"/>
                <w:szCs w:val="28"/>
                <w:rPrChange w:id="26186" w:author="James Vu" w:date="2024-04-18T22:33:00Z">
                  <w:rPr>
                    <w:del w:id="26187" w:author="James Vu" w:date="2024-04-18T23:31:00Z"/>
                    <w:sz w:val="26"/>
                    <w:szCs w:val="26"/>
                  </w:rPr>
                </w:rPrChange>
              </w:rPr>
              <w:pPrChange w:id="26188" w:author="James Vu" w:date="2024-04-18T22:33:00Z">
                <w:pPr>
                  <w:widowControl w:val="0"/>
                  <w:spacing w:before="100" w:after="100"/>
                  <w:jc w:val="center"/>
                </w:pPr>
              </w:pPrChange>
            </w:pPr>
            <w:del w:id="26189" w:author="James Vu" w:date="2024-04-18T23:31:00Z">
              <w:r w:rsidRPr="00167CE0" w:rsidDel="001873A6">
                <w:rPr>
                  <w:sz w:val="28"/>
                  <w:szCs w:val="28"/>
                  <w:rPrChange w:id="26190" w:author="James Vu" w:date="2024-04-18T22:33:00Z">
                    <w:rPr>
                      <w:sz w:val="26"/>
                      <w:szCs w:val="26"/>
                    </w:rPr>
                  </w:rPrChange>
                </w:rPr>
                <w:delText>1.582.724.000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2E81B815" w14:textId="3F457272" w:rsidR="00B04841" w:rsidRPr="00167CE0" w:rsidDel="001873A6" w:rsidRDefault="00B04841">
            <w:pPr>
              <w:widowControl w:val="0"/>
              <w:spacing w:before="100" w:after="100"/>
              <w:jc w:val="both"/>
              <w:rPr>
                <w:del w:id="26191" w:author="James Vu" w:date="2024-04-18T23:31:00Z"/>
                <w:sz w:val="28"/>
                <w:szCs w:val="28"/>
                <w:rPrChange w:id="26192" w:author="James Vu" w:date="2024-04-18T22:33:00Z">
                  <w:rPr>
                    <w:del w:id="26193" w:author="James Vu" w:date="2024-04-18T23:31:00Z"/>
                    <w:sz w:val="26"/>
                    <w:szCs w:val="26"/>
                  </w:rPr>
                </w:rPrChange>
              </w:rPr>
              <w:pPrChange w:id="26194" w:author="James Vu" w:date="2024-04-18T22:33:00Z">
                <w:pPr>
                  <w:widowControl w:val="0"/>
                  <w:spacing w:before="100" w:after="100"/>
                  <w:jc w:val="center"/>
                </w:pPr>
              </w:pPrChange>
            </w:pPr>
            <w:del w:id="26195" w:author="James Vu" w:date="2024-04-18T23:31:00Z">
              <w:r w:rsidRPr="00167CE0" w:rsidDel="001873A6">
                <w:rPr>
                  <w:sz w:val="28"/>
                  <w:szCs w:val="28"/>
                  <w:rPrChange w:id="26196" w:author="James Vu" w:date="2024-04-18T22:33:00Z">
                    <w:rPr>
                      <w:sz w:val="26"/>
                      <w:szCs w:val="26"/>
                    </w:rPr>
                  </w:rPrChange>
                </w:rPr>
                <w:delText>158.272.400</w:delText>
              </w:r>
            </w:del>
          </w:p>
        </w:tc>
        <w:tc>
          <w:tcPr>
            <w:tcW w:w="661" w:type="pct"/>
            <w:tcBorders>
              <w:top w:val="nil"/>
              <w:left w:val="nil"/>
              <w:bottom w:val="single" w:sz="4" w:space="0" w:color="auto"/>
              <w:right w:val="single" w:sz="4" w:space="0" w:color="auto"/>
            </w:tcBorders>
            <w:shd w:val="clear" w:color="auto" w:fill="auto"/>
            <w:noWrap/>
            <w:vAlign w:val="center"/>
            <w:hideMark/>
          </w:tcPr>
          <w:p w14:paraId="417FB886" w14:textId="666BCC6E" w:rsidR="00B04841" w:rsidRPr="00167CE0" w:rsidDel="001873A6" w:rsidRDefault="00B04841">
            <w:pPr>
              <w:widowControl w:val="0"/>
              <w:spacing w:before="100" w:after="100"/>
              <w:jc w:val="both"/>
              <w:rPr>
                <w:del w:id="26197" w:author="James Vu" w:date="2024-04-18T23:31:00Z"/>
                <w:sz w:val="28"/>
                <w:szCs w:val="28"/>
                <w:rPrChange w:id="26198" w:author="James Vu" w:date="2024-04-18T22:33:00Z">
                  <w:rPr>
                    <w:del w:id="26199" w:author="James Vu" w:date="2024-04-18T23:31:00Z"/>
                    <w:sz w:val="26"/>
                    <w:szCs w:val="26"/>
                  </w:rPr>
                </w:rPrChange>
              </w:rPr>
              <w:pPrChange w:id="26200" w:author="James Vu" w:date="2024-04-18T22:33:00Z">
                <w:pPr>
                  <w:widowControl w:val="0"/>
                  <w:spacing w:before="100" w:after="100"/>
                  <w:jc w:val="center"/>
                </w:pPr>
              </w:pPrChange>
            </w:pPr>
            <w:del w:id="26201" w:author="James Vu" w:date="2024-04-18T23:31:00Z">
              <w:r w:rsidRPr="00167CE0" w:rsidDel="001873A6">
                <w:rPr>
                  <w:sz w:val="28"/>
                  <w:szCs w:val="28"/>
                  <w:rPrChange w:id="26202" w:author="James Vu" w:date="2024-04-18T22:33:00Z">
                    <w:rPr>
                      <w:sz w:val="26"/>
                      <w:szCs w:val="26"/>
                    </w:rPr>
                  </w:rPrChange>
                </w:rPr>
                <w:delText>1.740.996.400</w:delText>
              </w:r>
            </w:del>
          </w:p>
        </w:tc>
      </w:tr>
      <w:tr w:rsidR="001F3DF5" w:rsidRPr="00167CE0" w:rsidDel="001873A6" w14:paraId="51A51892" w14:textId="607B046D" w:rsidTr="00D349A9">
        <w:trPr>
          <w:del w:id="26203"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58377D3F" w14:textId="5D155384" w:rsidR="0057601C" w:rsidRPr="00167CE0" w:rsidDel="001873A6" w:rsidRDefault="0057601C">
            <w:pPr>
              <w:widowControl w:val="0"/>
              <w:spacing w:before="100" w:after="100"/>
              <w:jc w:val="both"/>
              <w:rPr>
                <w:del w:id="26204" w:author="James Vu" w:date="2024-04-18T23:31:00Z"/>
                <w:sz w:val="28"/>
                <w:szCs w:val="28"/>
                <w:rPrChange w:id="26205" w:author="James Vu" w:date="2024-04-18T22:33:00Z">
                  <w:rPr>
                    <w:del w:id="26206" w:author="James Vu" w:date="2024-04-18T23:31:00Z"/>
                    <w:sz w:val="26"/>
                    <w:szCs w:val="26"/>
                  </w:rPr>
                </w:rPrChange>
              </w:rPr>
              <w:pPrChange w:id="26207" w:author="James Vu" w:date="2024-04-18T22:33:00Z">
                <w:pPr>
                  <w:widowControl w:val="0"/>
                  <w:spacing w:before="100" w:after="100"/>
                  <w:jc w:val="center"/>
                </w:pPr>
              </w:pPrChange>
            </w:pPr>
            <w:del w:id="26208" w:author="James Vu" w:date="2024-04-18T23:31:00Z">
              <w:r w:rsidRPr="00167CE0" w:rsidDel="001873A6">
                <w:rPr>
                  <w:sz w:val="28"/>
                  <w:szCs w:val="28"/>
                  <w:rPrChange w:id="26209" w:author="James Vu" w:date="2024-04-18T22:33:00Z">
                    <w:rPr>
                      <w:sz w:val="26"/>
                      <w:szCs w:val="26"/>
                    </w:rPr>
                  </w:rPrChange>
                </w:rPr>
                <w:delText>2</w:delText>
              </w:r>
            </w:del>
          </w:p>
        </w:tc>
        <w:tc>
          <w:tcPr>
            <w:tcW w:w="1788" w:type="pct"/>
            <w:tcBorders>
              <w:top w:val="nil"/>
              <w:left w:val="nil"/>
              <w:bottom w:val="single" w:sz="4" w:space="0" w:color="auto"/>
              <w:right w:val="single" w:sz="4" w:space="0" w:color="auto"/>
            </w:tcBorders>
            <w:shd w:val="clear" w:color="auto" w:fill="auto"/>
            <w:vAlign w:val="center"/>
            <w:hideMark/>
          </w:tcPr>
          <w:p w14:paraId="5B720574" w14:textId="7F59B21B" w:rsidR="00B04841" w:rsidRPr="00167CE0" w:rsidDel="001873A6" w:rsidRDefault="00583FA3">
            <w:pPr>
              <w:widowControl w:val="0"/>
              <w:spacing w:before="100" w:after="100"/>
              <w:jc w:val="both"/>
              <w:rPr>
                <w:del w:id="26210" w:author="James Vu" w:date="2024-04-18T23:31:00Z"/>
                <w:sz w:val="28"/>
                <w:szCs w:val="28"/>
                <w:rPrChange w:id="26211" w:author="James Vu" w:date="2024-04-18T22:33:00Z">
                  <w:rPr>
                    <w:del w:id="26212" w:author="James Vu" w:date="2024-04-18T23:31:00Z"/>
                    <w:sz w:val="26"/>
                    <w:szCs w:val="26"/>
                  </w:rPr>
                </w:rPrChange>
              </w:rPr>
              <w:pPrChange w:id="26213" w:author="James Vu" w:date="2024-04-18T22:33:00Z">
                <w:pPr>
                  <w:widowControl w:val="0"/>
                  <w:spacing w:before="100" w:after="100"/>
                </w:pPr>
              </w:pPrChange>
            </w:pPr>
            <w:del w:id="26214" w:author="James Vu" w:date="2024-04-18T23:31:00Z">
              <w:r w:rsidRPr="00167CE0" w:rsidDel="001873A6">
                <w:rPr>
                  <w:b/>
                  <w:bCs/>
                  <w:sz w:val="28"/>
                  <w:szCs w:val="28"/>
                  <w:rPrChange w:id="26215" w:author="James Vu" w:date="2024-04-18T22:33:00Z">
                    <w:rPr>
                      <w:b/>
                      <w:bCs/>
                      <w:sz w:val="26"/>
                      <w:szCs w:val="26"/>
                    </w:rPr>
                  </w:rPrChange>
                </w:rPr>
                <w:delText>Thiết bị chuyển mạch quang FC (SAN Switch)</w:delText>
              </w:r>
              <w:r w:rsidR="0057601C" w:rsidRPr="00167CE0" w:rsidDel="001873A6">
                <w:rPr>
                  <w:sz w:val="28"/>
                  <w:szCs w:val="28"/>
                  <w:rPrChange w:id="26216" w:author="James Vu" w:date="2024-04-18T22:33:00Z">
                    <w:rPr>
                      <w:sz w:val="26"/>
                      <w:szCs w:val="26"/>
                    </w:rPr>
                  </w:rPrChange>
                </w:rPr>
                <w:br/>
              </w:r>
              <w:r w:rsidR="00B04841" w:rsidRPr="00167CE0" w:rsidDel="001873A6">
                <w:rPr>
                  <w:sz w:val="28"/>
                  <w:szCs w:val="28"/>
                  <w:rPrChange w:id="26217" w:author="James Vu" w:date="2024-04-18T22:33:00Z">
                    <w:rPr>
                      <w:sz w:val="26"/>
                      <w:szCs w:val="26"/>
                    </w:rPr>
                  </w:rPrChange>
                </w:rPr>
                <w:delText>- Số port: &gt;= 32 ports 32Gbps</w:delText>
              </w:r>
            </w:del>
          </w:p>
          <w:p w14:paraId="404820C3" w14:textId="7C6D1C5E" w:rsidR="00B04841" w:rsidRPr="00167CE0" w:rsidDel="001873A6" w:rsidRDefault="00B04841">
            <w:pPr>
              <w:widowControl w:val="0"/>
              <w:spacing w:before="100" w:after="100"/>
              <w:jc w:val="both"/>
              <w:rPr>
                <w:del w:id="26218" w:author="James Vu" w:date="2024-04-18T23:31:00Z"/>
                <w:sz w:val="28"/>
                <w:szCs w:val="28"/>
                <w:rPrChange w:id="26219" w:author="James Vu" w:date="2024-04-18T22:33:00Z">
                  <w:rPr>
                    <w:del w:id="26220" w:author="James Vu" w:date="2024-04-18T23:31:00Z"/>
                    <w:sz w:val="26"/>
                    <w:szCs w:val="26"/>
                  </w:rPr>
                </w:rPrChange>
              </w:rPr>
              <w:pPrChange w:id="26221" w:author="James Vu" w:date="2024-04-18T22:33:00Z">
                <w:pPr>
                  <w:widowControl w:val="0"/>
                  <w:spacing w:before="100" w:after="100"/>
                </w:pPr>
              </w:pPrChange>
            </w:pPr>
            <w:del w:id="26222" w:author="James Vu" w:date="2024-04-18T23:31:00Z">
              <w:r w:rsidRPr="00167CE0" w:rsidDel="001873A6">
                <w:rPr>
                  <w:sz w:val="28"/>
                  <w:szCs w:val="28"/>
                  <w:rPrChange w:id="26223" w:author="James Vu" w:date="2024-04-18T22:33:00Z">
                    <w:rPr>
                      <w:sz w:val="26"/>
                      <w:szCs w:val="26"/>
                    </w:rPr>
                  </w:rPrChange>
                </w:rPr>
                <w:delText>- Số port active: &gt;=8</w:delText>
              </w:r>
            </w:del>
          </w:p>
          <w:p w14:paraId="2A1DA8B7" w14:textId="1B6435B1" w:rsidR="00B04841" w:rsidRPr="00167CE0" w:rsidDel="001873A6" w:rsidRDefault="00B04841">
            <w:pPr>
              <w:widowControl w:val="0"/>
              <w:spacing w:before="100" w:after="100"/>
              <w:jc w:val="both"/>
              <w:rPr>
                <w:del w:id="26224" w:author="James Vu" w:date="2024-04-18T23:31:00Z"/>
                <w:sz w:val="28"/>
                <w:szCs w:val="28"/>
                <w:rPrChange w:id="26225" w:author="James Vu" w:date="2024-04-18T22:33:00Z">
                  <w:rPr>
                    <w:del w:id="26226" w:author="James Vu" w:date="2024-04-18T23:31:00Z"/>
                    <w:sz w:val="26"/>
                    <w:szCs w:val="26"/>
                  </w:rPr>
                </w:rPrChange>
              </w:rPr>
              <w:pPrChange w:id="26227" w:author="James Vu" w:date="2024-04-18T22:33:00Z">
                <w:pPr>
                  <w:widowControl w:val="0"/>
                  <w:spacing w:before="100" w:after="100"/>
                </w:pPr>
              </w:pPrChange>
            </w:pPr>
            <w:del w:id="26228" w:author="James Vu" w:date="2024-04-18T23:31:00Z">
              <w:r w:rsidRPr="00167CE0" w:rsidDel="001873A6">
                <w:rPr>
                  <w:sz w:val="28"/>
                  <w:szCs w:val="28"/>
                  <w:rPrChange w:id="26229" w:author="James Vu" w:date="2024-04-18T22:33:00Z">
                    <w:rPr>
                      <w:sz w:val="26"/>
                      <w:szCs w:val="26"/>
                    </w:rPr>
                  </w:rPrChange>
                </w:rPr>
                <w:delText>- Số SFP đi kèm: &gt;=8</w:delText>
              </w:r>
            </w:del>
          </w:p>
          <w:p w14:paraId="4EDE4015" w14:textId="40454547" w:rsidR="00B04841" w:rsidRPr="00167CE0" w:rsidDel="001873A6" w:rsidRDefault="00B04841">
            <w:pPr>
              <w:widowControl w:val="0"/>
              <w:spacing w:before="100" w:after="100"/>
              <w:jc w:val="both"/>
              <w:rPr>
                <w:del w:id="26230" w:author="James Vu" w:date="2024-04-18T23:31:00Z"/>
                <w:sz w:val="28"/>
                <w:szCs w:val="28"/>
                <w:rPrChange w:id="26231" w:author="James Vu" w:date="2024-04-18T22:33:00Z">
                  <w:rPr>
                    <w:del w:id="26232" w:author="James Vu" w:date="2024-04-18T23:31:00Z"/>
                    <w:sz w:val="26"/>
                    <w:szCs w:val="26"/>
                  </w:rPr>
                </w:rPrChange>
              </w:rPr>
              <w:pPrChange w:id="26233" w:author="James Vu" w:date="2024-04-18T22:33:00Z">
                <w:pPr>
                  <w:widowControl w:val="0"/>
                  <w:spacing w:before="100" w:after="100"/>
                </w:pPr>
              </w:pPrChange>
            </w:pPr>
            <w:del w:id="26234" w:author="James Vu" w:date="2024-04-18T23:31:00Z">
              <w:r w:rsidRPr="00167CE0" w:rsidDel="001873A6">
                <w:rPr>
                  <w:sz w:val="28"/>
                  <w:szCs w:val="28"/>
                  <w:rPrChange w:id="26235" w:author="James Vu" w:date="2024-04-18T22:33:00Z">
                    <w:rPr>
                      <w:sz w:val="26"/>
                      <w:szCs w:val="26"/>
                    </w:rPr>
                  </w:rPrChange>
                </w:rPr>
                <w:delText>- Hỗ trợ các tính năng: VSAN, NPV, IVR, Port channel with multipath load balancing, Flow-based and zone-based QoS</w:delText>
              </w:r>
            </w:del>
          </w:p>
          <w:p w14:paraId="3F4D4A08" w14:textId="06C0354F" w:rsidR="00B04841" w:rsidRPr="00167CE0" w:rsidDel="001873A6" w:rsidRDefault="00B04841">
            <w:pPr>
              <w:widowControl w:val="0"/>
              <w:spacing w:before="100" w:after="100"/>
              <w:jc w:val="both"/>
              <w:rPr>
                <w:del w:id="26236" w:author="James Vu" w:date="2024-04-18T23:31:00Z"/>
                <w:sz w:val="28"/>
                <w:szCs w:val="28"/>
                <w:rPrChange w:id="26237" w:author="James Vu" w:date="2024-04-18T22:33:00Z">
                  <w:rPr>
                    <w:del w:id="26238" w:author="James Vu" w:date="2024-04-18T23:31:00Z"/>
                    <w:sz w:val="26"/>
                    <w:szCs w:val="26"/>
                  </w:rPr>
                </w:rPrChange>
              </w:rPr>
              <w:pPrChange w:id="26239" w:author="James Vu" w:date="2024-04-18T22:33:00Z">
                <w:pPr>
                  <w:widowControl w:val="0"/>
                  <w:spacing w:before="100" w:after="100"/>
                </w:pPr>
              </w:pPrChange>
            </w:pPr>
            <w:del w:id="26240" w:author="James Vu" w:date="2024-04-18T23:31:00Z">
              <w:r w:rsidRPr="00167CE0" w:rsidDel="001873A6">
                <w:rPr>
                  <w:sz w:val="28"/>
                  <w:szCs w:val="28"/>
                  <w:rPrChange w:id="26241" w:author="James Vu" w:date="2024-04-18T22:33:00Z">
                    <w:rPr>
                      <w:sz w:val="26"/>
                      <w:szCs w:val="26"/>
                    </w:rPr>
                  </w:rPrChange>
                </w:rPr>
                <w:delText>- Nguồn dự phòng 1+1.</w:delText>
              </w:r>
            </w:del>
          </w:p>
          <w:p w14:paraId="131DFE09" w14:textId="56C0AC4D" w:rsidR="00B04841" w:rsidRPr="00167CE0" w:rsidDel="001873A6" w:rsidRDefault="00B04841">
            <w:pPr>
              <w:widowControl w:val="0"/>
              <w:spacing w:before="100" w:after="100"/>
              <w:jc w:val="both"/>
              <w:rPr>
                <w:del w:id="26242" w:author="James Vu" w:date="2024-04-18T23:31:00Z"/>
                <w:sz w:val="28"/>
                <w:szCs w:val="28"/>
                <w:rPrChange w:id="26243" w:author="James Vu" w:date="2024-04-18T22:33:00Z">
                  <w:rPr>
                    <w:del w:id="26244" w:author="James Vu" w:date="2024-04-18T23:31:00Z"/>
                    <w:sz w:val="26"/>
                    <w:szCs w:val="26"/>
                  </w:rPr>
                </w:rPrChange>
              </w:rPr>
              <w:pPrChange w:id="26245" w:author="James Vu" w:date="2024-04-18T22:33:00Z">
                <w:pPr>
                  <w:widowControl w:val="0"/>
                  <w:spacing w:before="100" w:after="100"/>
                </w:pPr>
              </w:pPrChange>
            </w:pPr>
            <w:del w:id="26246" w:author="James Vu" w:date="2024-04-18T23:31:00Z">
              <w:r w:rsidRPr="00167CE0" w:rsidDel="001873A6">
                <w:rPr>
                  <w:sz w:val="28"/>
                  <w:szCs w:val="28"/>
                  <w:rPrChange w:id="26247" w:author="James Vu" w:date="2024-04-18T22:33:00Z">
                    <w:rPr>
                      <w:sz w:val="26"/>
                      <w:szCs w:val="26"/>
                    </w:rPr>
                  </w:rPrChange>
                </w:rPr>
                <w:delText>- Nguồn, quạt thay thế nóng.</w:delText>
              </w:r>
            </w:del>
          </w:p>
          <w:p w14:paraId="63CCCD33" w14:textId="1D5B96B4" w:rsidR="0057601C" w:rsidRPr="00167CE0" w:rsidDel="001873A6" w:rsidRDefault="00B04841">
            <w:pPr>
              <w:widowControl w:val="0"/>
              <w:spacing w:before="100" w:after="100"/>
              <w:jc w:val="both"/>
              <w:rPr>
                <w:del w:id="26248" w:author="James Vu" w:date="2024-04-18T23:31:00Z"/>
                <w:sz w:val="28"/>
                <w:szCs w:val="28"/>
                <w:rPrChange w:id="26249" w:author="James Vu" w:date="2024-04-18T22:33:00Z">
                  <w:rPr>
                    <w:del w:id="26250" w:author="James Vu" w:date="2024-04-18T23:31:00Z"/>
                    <w:sz w:val="26"/>
                    <w:szCs w:val="26"/>
                  </w:rPr>
                </w:rPrChange>
              </w:rPr>
              <w:pPrChange w:id="26251" w:author="James Vu" w:date="2024-04-18T22:33:00Z">
                <w:pPr>
                  <w:widowControl w:val="0"/>
                  <w:spacing w:before="100" w:after="100"/>
                </w:pPr>
              </w:pPrChange>
            </w:pPr>
            <w:del w:id="26252" w:author="James Vu" w:date="2024-04-18T23:31:00Z">
              <w:r w:rsidRPr="00167CE0" w:rsidDel="001873A6">
                <w:rPr>
                  <w:sz w:val="28"/>
                  <w:szCs w:val="28"/>
                  <w:rPrChange w:id="26253" w:author="James Vu" w:date="2024-04-18T22:33:00Z">
                    <w:rPr>
                      <w:sz w:val="26"/>
                      <w:szCs w:val="26"/>
                    </w:rPr>
                  </w:rPrChange>
                </w:rPr>
                <w:delText>- Bảo hành và hỗ trợ kỹ thuật chính hãng: 3</w:delText>
              </w:r>
              <w:r w:rsidR="00B17B29" w:rsidRPr="00167CE0" w:rsidDel="001873A6">
                <w:rPr>
                  <w:sz w:val="28"/>
                  <w:szCs w:val="28"/>
                  <w:rPrChange w:id="26254" w:author="James Vu" w:date="2024-04-18T22:33:00Z">
                    <w:rPr>
                      <w:sz w:val="26"/>
                      <w:szCs w:val="26"/>
                    </w:rPr>
                  </w:rPrChange>
                </w:rPr>
                <w:delText>0</w:delText>
              </w:r>
              <w:r w:rsidRPr="00167CE0" w:rsidDel="001873A6">
                <w:rPr>
                  <w:sz w:val="28"/>
                  <w:szCs w:val="28"/>
                  <w:rPrChange w:id="26255" w:author="James Vu" w:date="2024-04-18T22:33:00Z">
                    <w:rPr>
                      <w:sz w:val="26"/>
                      <w:szCs w:val="26"/>
                    </w:rPr>
                  </w:rPrChange>
                </w:rPr>
                <w:delText xml:space="preserve"> tháng</w:delText>
              </w:r>
            </w:del>
          </w:p>
        </w:tc>
        <w:tc>
          <w:tcPr>
            <w:tcW w:w="289" w:type="pct"/>
            <w:tcBorders>
              <w:top w:val="nil"/>
              <w:left w:val="nil"/>
              <w:bottom w:val="single" w:sz="4" w:space="0" w:color="auto"/>
              <w:right w:val="single" w:sz="4" w:space="0" w:color="auto"/>
            </w:tcBorders>
            <w:shd w:val="clear" w:color="auto" w:fill="auto"/>
            <w:noWrap/>
            <w:vAlign w:val="center"/>
            <w:hideMark/>
          </w:tcPr>
          <w:p w14:paraId="42E90C46" w14:textId="71F9EA7B" w:rsidR="0057601C" w:rsidRPr="00167CE0" w:rsidDel="001873A6" w:rsidRDefault="0057601C">
            <w:pPr>
              <w:widowControl w:val="0"/>
              <w:spacing w:before="100" w:after="100"/>
              <w:jc w:val="both"/>
              <w:rPr>
                <w:del w:id="26256" w:author="James Vu" w:date="2024-04-18T23:31:00Z"/>
                <w:sz w:val="28"/>
                <w:szCs w:val="28"/>
                <w:rPrChange w:id="26257" w:author="James Vu" w:date="2024-04-18T22:33:00Z">
                  <w:rPr>
                    <w:del w:id="26258" w:author="James Vu" w:date="2024-04-18T23:31:00Z"/>
                    <w:sz w:val="26"/>
                    <w:szCs w:val="26"/>
                  </w:rPr>
                </w:rPrChange>
              </w:rPr>
              <w:pPrChange w:id="26259" w:author="James Vu" w:date="2024-04-18T22:33:00Z">
                <w:pPr>
                  <w:widowControl w:val="0"/>
                  <w:spacing w:before="100" w:after="100"/>
                  <w:jc w:val="center"/>
                </w:pPr>
              </w:pPrChange>
            </w:pPr>
            <w:del w:id="26260" w:author="James Vu" w:date="2024-04-18T23:31:00Z">
              <w:r w:rsidRPr="00167CE0" w:rsidDel="001873A6">
                <w:rPr>
                  <w:sz w:val="28"/>
                  <w:szCs w:val="28"/>
                  <w:rPrChange w:id="26261" w:author="James Vu" w:date="2024-04-18T22:33:00Z">
                    <w:rPr>
                      <w:sz w:val="26"/>
                      <w:szCs w:val="26"/>
                    </w:rPr>
                  </w:rPrChange>
                </w:rPr>
                <w:delText>Bộ</w:delText>
              </w:r>
            </w:del>
          </w:p>
        </w:tc>
        <w:tc>
          <w:tcPr>
            <w:tcW w:w="515" w:type="pct"/>
            <w:tcBorders>
              <w:top w:val="nil"/>
              <w:left w:val="nil"/>
              <w:bottom w:val="single" w:sz="4" w:space="0" w:color="auto"/>
              <w:right w:val="single" w:sz="4" w:space="0" w:color="auto"/>
            </w:tcBorders>
            <w:shd w:val="clear" w:color="auto" w:fill="auto"/>
            <w:noWrap/>
            <w:vAlign w:val="center"/>
            <w:hideMark/>
          </w:tcPr>
          <w:p w14:paraId="01889EBE" w14:textId="320007A2" w:rsidR="0057601C" w:rsidRPr="00167CE0" w:rsidDel="001873A6" w:rsidRDefault="0057601C">
            <w:pPr>
              <w:widowControl w:val="0"/>
              <w:spacing w:before="100" w:after="100"/>
              <w:jc w:val="both"/>
              <w:rPr>
                <w:del w:id="26262" w:author="James Vu" w:date="2024-04-18T23:31:00Z"/>
                <w:sz w:val="28"/>
                <w:szCs w:val="28"/>
                <w:rPrChange w:id="26263" w:author="James Vu" w:date="2024-04-18T22:33:00Z">
                  <w:rPr>
                    <w:del w:id="26264" w:author="James Vu" w:date="2024-04-18T23:31:00Z"/>
                    <w:sz w:val="26"/>
                    <w:szCs w:val="26"/>
                  </w:rPr>
                </w:rPrChange>
              </w:rPr>
              <w:pPrChange w:id="26265" w:author="James Vu" w:date="2024-04-18T22:33:00Z">
                <w:pPr>
                  <w:widowControl w:val="0"/>
                  <w:spacing w:before="100" w:after="100"/>
                </w:pPr>
              </w:pPrChange>
            </w:pPr>
            <w:del w:id="26266" w:author="James Vu" w:date="2024-04-18T23:31:00Z">
              <w:r w:rsidRPr="00167CE0" w:rsidDel="001873A6">
                <w:rPr>
                  <w:sz w:val="28"/>
                  <w:szCs w:val="28"/>
                  <w:rPrChange w:id="26267" w:author="James Vu" w:date="2024-04-18T22:33:00Z">
                    <w:rPr>
                      <w:sz w:val="26"/>
                      <w:szCs w:val="26"/>
                    </w:rPr>
                  </w:rPrChange>
                </w:rPr>
                <w:delText xml:space="preserve">261.833.000 </w:delText>
              </w:r>
            </w:del>
          </w:p>
        </w:tc>
        <w:tc>
          <w:tcPr>
            <w:tcW w:w="337" w:type="pct"/>
            <w:tcBorders>
              <w:top w:val="nil"/>
              <w:left w:val="nil"/>
              <w:bottom w:val="single" w:sz="4" w:space="0" w:color="auto"/>
              <w:right w:val="single" w:sz="4" w:space="0" w:color="auto"/>
            </w:tcBorders>
            <w:shd w:val="clear" w:color="auto" w:fill="auto"/>
            <w:noWrap/>
            <w:vAlign w:val="center"/>
            <w:hideMark/>
          </w:tcPr>
          <w:p w14:paraId="713E932C" w14:textId="797DA384" w:rsidR="0057601C" w:rsidRPr="00167CE0" w:rsidDel="001873A6" w:rsidRDefault="0057601C">
            <w:pPr>
              <w:widowControl w:val="0"/>
              <w:spacing w:before="100" w:after="100"/>
              <w:jc w:val="both"/>
              <w:rPr>
                <w:del w:id="26268" w:author="James Vu" w:date="2024-04-18T23:31:00Z"/>
                <w:sz w:val="28"/>
                <w:szCs w:val="28"/>
                <w:rPrChange w:id="26269" w:author="James Vu" w:date="2024-04-18T22:33:00Z">
                  <w:rPr>
                    <w:del w:id="26270" w:author="James Vu" w:date="2024-04-18T23:31:00Z"/>
                    <w:sz w:val="26"/>
                    <w:szCs w:val="26"/>
                  </w:rPr>
                </w:rPrChange>
              </w:rPr>
              <w:pPrChange w:id="26271" w:author="James Vu" w:date="2024-04-18T22:33:00Z">
                <w:pPr>
                  <w:widowControl w:val="0"/>
                  <w:spacing w:before="100" w:after="100"/>
                  <w:jc w:val="center"/>
                </w:pPr>
              </w:pPrChange>
            </w:pPr>
            <w:del w:id="26272" w:author="James Vu" w:date="2024-04-18T23:31:00Z">
              <w:r w:rsidRPr="00167CE0" w:rsidDel="001873A6">
                <w:rPr>
                  <w:sz w:val="28"/>
                  <w:szCs w:val="28"/>
                  <w:rPrChange w:id="26273" w:author="James Vu" w:date="2024-04-18T22:33:00Z">
                    <w:rPr>
                      <w:sz w:val="26"/>
                      <w:szCs w:val="26"/>
                    </w:rPr>
                  </w:rPrChange>
                </w:rPr>
                <w:delText>1</w:delText>
              </w:r>
            </w:del>
          </w:p>
        </w:tc>
        <w:tc>
          <w:tcPr>
            <w:tcW w:w="652" w:type="pct"/>
            <w:tcBorders>
              <w:top w:val="nil"/>
              <w:left w:val="nil"/>
              <w:bottom w:val="single" w:sz="4" w:space="0" w:color="auto"/>
              <w:right w:val="single" w:sz="4" w:space="0" w:color="auto"/>
            </w:tcBorders>
            <w:shd w:val="clear" w:color="auto" w:fill="auto"/>
            <w:noWrap/>
            <w:vAlign w:val="center"/>
            <w:hideMark/>
          </w:tcPr>
          <w:p w14:paraId="08A0E903" w14:textId="12407A64" w:rsidR="0057601C" w:rsidRPr="00167CE0" w:rsidDel="001873A6" w:rsidRDefault="0057601C">
            <w:pPr>
              <w:widowControl w:val="0"/>
              <w:spacing w:before="100" w:after="100"/>
              <w:jc w:val="both"/>
              <w:rPr>
                <w:del w:id="26274" w:author="James Vu" w:date="2024-04-18T23:31:00Z"/>
                <w:sz w:val="28"/>
                <w:szCs w:val="28"/>
                <w:rPrChange w:id="26275" w:author="James Vu" w:date="2024-04-18T22:33:00Z">
                  <w:rPr>
                    <w:del w:id="26276" w:author="James Vu" w:date="2024-04-18T23:31:00Z"/>
                    <w:sz w:val="26"/>
                    <w:szCs w:val="26"/>
                  </w:rPr>
                </w:rPrChange>
              </w:rPr>
              <w:pPrChange w:id="26277" w:author="James Vu" w:date="2024-04-18T22:33:00Z">
                <w:pPr>
                  <w:widowControl w:val="0"/>
                  <w:spacing w:before="100" w:after="100"/>
                  <w:jc w:val="center"/>
                </w:pPr>
              </w:pPrChange>
            </w:pPr>
            <w:del w:id="26278" w:author="James Vu" w:date="2024-04-18T23:31:00Z">
              <w:r w:rsidRPr="00167CE0" w:rsidDel="001873A6">
                <w:rPr>
                  <w:sz w:val="28"/>
                  <w:szCs w:val="28"/>
                  <w:rPrChange w:id="26279" w:author="James Vu" w:date="2024-04-18T22:33:00Z">
                    <w:rPr>
                      <w:sz w:val="26"/>
                      <w:szCs w:val="26"/>
                    </w:rPr>
                  </w:rPrChange>
                </w:rPr>
                <w:delText>261.833.000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2017D802" w14:textId="07FC89F2" w:rsidR="0057601C" w:rsidRPr="00167CE0" w:rsidDel="001873A6" w:rsidRDefault="0057601C">
            <w:pPr>
              <w:widowControl w:val="0"/>
              <w:spacing w:before="100" w:after="100"/>
              <w:jc w:val="both"/>
              <w:rPr>
                <w:del w:id="26280" w:author="James Vu" w:date="2024-04-18T23:31:00Z"/>
                <w:sz w:val="28"/>
                <w:szCs w:val="28"/>
                <w:rPrChange w:id="26281" w:author="James Vu" w:date="2024-04-18T22:33:00Z">
                  <w:rPr>
                    <w:del w:id="26282" w:author="James Vu" w:date="2024-04-18T23:31:00Z"/>
                    <w:sz w:val="26"/>
                    <w:szCs w:val="26"/>
                  </w:rPr>
                </w:rPrChange>
              </w:rPr>
              <w:pPrChange w:id="26283" w:author="James Vu" w:date="2024-04-18T22:33:00Z">
                <w:pPr>
                  <w:widowControl w:val="0"/>
                  <w:spacing w:before="100" w:after="100"/>
                  <w:jc w:val="center"/>
                </w:pPr>
              </w:pPrChange>
            </w:pPr>
            <w:del w:id="26284" w:author="James Vu" w:date="2024-04-18T23:31:00Z">
              <w:r w:rsidRPr="00167CE0" w:rsidDel="001873A6">
                <w:rPr>
                  <w:sz w:val="28"/>
                  <w:szCs w:val="28"/>
                  <w:rPrChange w:id="26285" w:author="James Vu" w:date="2024-04-18T22:33:00Z">
                    <w:rPr>
                      <w:sz w:val="26"/>
                      <w:szCs w:val="26"/>
                    </w:rPr>
                  </w:rPrChange>
                </w:rPr>
                <w:delText>26.183.300</w:delText>
              </w:r>
            </w:del>
          </w:p>
        </w:tc>
        <w:tc>
          <w:tcPr>
            <w:tcW w:w="661" w:type="pct"/>
            <w:tcBorders>
              <w:top w:val="nil"/>
              <w:left w:val="nil"/>
              <w:bottom w:val="single" w:sz="4" w:space="0" w:color="auto"/>
              <w:right w:val="single" w:sz="4" w:space="0" w:color="auto"/>
            </w:tcBorders>
            <w:shd w:val="clear" w:color="auto" w:fill="auto"/>
            <w:noWrap/>
            <w:vAlign w:val="center"/>
            <w:hideMark/>
          </w:tcPr>
          <w:p w14:paraId="4DC675E1" w14:textId="308E5C63" w:rsidR="0057601C" w:rsidRPr="00167CE0" w:rsidDel="001873A6" w:rsidRDefault="0057601C">
            <w:pPr>
              <w:widowControl w:val="0"/>
              <w:spacing w:before="100" w:after="100"/>
              <w:jc w:val="both"/>
              <w:rPr>
                <w:del w:id="26286" w:author="James Vu" w:date="2024-04-18T23:31:00Z"/>
                <w:sz w:val="28"/>
                <w:szCs w:val="28"/>
                <w:rPrChange w:id="26287" w:author="James Vu" w:date="2024-04-18T22:33:00Z">
                  <w:rPr>
                    <w:del w:id="26288" w:author="James Vu" w:date="2024-04-18T23:31:00Z"/>
                    <w:sz w:val="26"/>
                    <w:szCs w:val="26"/>
                  </w:rPr>
                </w:rPrChange>
              </w:rPr>
              <w:pPrChange w:id="26289" w:author="James Vu" w:date="2024-04-18T22:33:00Z">
                <w:pPr>
                  <w:widowControl w:val="0"/>
                  <w:spacing w:before="100" w:after="100"/>
                  <w:jc w:val="center"/>
                </w:pPr>
              </w:pPrChange>
            </w:pPr>
            <w:del w:id="26290" w:author="James Vu" w:date="2024-04-18T23:31:00Z">
              <w:r w:rsidRPr="00167CE0" w:rsidDel="001873A6">
                <w:rPr>
                  <w:sz w:val="28"/>
                  <w:szCs w:val="28"/>
                  <w:rPrChange w:id="26291" w:author="James Vu" w:date="2024-04-18T22:33:00Z">
                    <w:rPr>
                      <w:sz w:val="26"/>
                      <w:szCs w:val="26"/>
                    </w:rPr>
                  </w:rPrChange>
                </w:rPr>
                <w:delText>288.016.300</w:delText>
              </w:r>
            </w:del>
          </w:p>
        </w:tc>
      </w:tr>
      <w:tr w:rsidR="001F3DF5" w:rsidRPr="00167CE0" w:rsidDel="001873A6" w14:paraId="7483F92F" w14:textId="78963BAF" w:rsidTr="00D349A9">
        <w:trPr>
          <w:del w:id="26292"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45AC7F17" w14:textId="58E569BA" w:rsidR="0057601C" w:rsidRPr="00167CE0" w:rsidDel="001873A6" w:rsidRDefault="0057601C">
            <w:pPr>
              <w:widowControl w:val="0"/>
              <w:spacing w:before="100" w:after="100"/>
              <w:jc w:val="both"/>
              <w:rPr>
                <w:del w:id="26293" w:author="James Vu" w:date="2024-04-18T23:31:00Z"/>
                <w:sz w:val="28"/>
                <w:szCs w:val="28"/>
                <w:rPrChange w:id="26294" w:author="James Vu" w:date="2024-04-18T22:33:00Z">
                  <w:rPr>
                    <w:del w:id="26295" w:author="James Vu" w:date="2024-04-18T23:31:00Z"/>
                    <w:sz w:val="26"/>
                    <w:szCs w:val="26"/>
                  </w:rPr>
                </w:rPrChange>
              </w:rPr>
              <w:pPrChange w:id="26296" w:author="James Vu" w:date="2024-04-18T22:33:00Z">
                <w:pPr>
                  <w:widowControl w:val="0"/>
                  <w:spacing w:before="100" w:after="100"/>
                  <w:jc w:val="center"/>
                </w:pPr>
              </w:pPrChange>
            </w:pPr>
            <w:del w:id="26297" w:author="James Vu" w:date="2024-04-18T23:31:00Z">
              <w:r w:rsidRPr="00167CE0" w:rsidDel="001873A6">
                <w:rPr>
                  <w:sz w:val="28"/>
                  <w:szCs w:val="28"/>
                  <w:rPrChange w:id="26298" w:author="James Vu" w:date="2024-04-18T22:33:00Z">
                    <w:rPr>
                      <w:sz w:val="26"/>
                      <w:szCs w:val="26"/>
                    </w:rPr>
                  </w:rPrChange>
                </w:rPr>
                <w:delText>3</w:delText>
              </w:r>
            </w:del>
          </w:p>
        </w:tc>
        <w:tc>
          <w:tcPr>
            <w:tcW w:w="1788" w:type="pct"/>
            <w:tcBorders>
              <w:top w:val="nil"/>
              <w:left w:val="nil"/>
              <w:bottom w:val="single" w:sz="4" w:space="0" w:color="auto"/>
              <w:right w:val="single" w:sz="4" w:space="0" w:color="auto"/>
            </w:tcBorders>
            <w:shd w:val="clear" w:color="auto" w:fill="auto"/>
            <w:vAlign w:val="center"/>
            <w:hideMark/>
          </w:tcPr>
          <w:p w14:paraId="1E24C67E" w14:textId="372ECF0B" w:rsidR="00B04841" w:rsidRPr="00167CE0" w:rsidDel="001873A6" w:rsidRDefault="00DE258B">
            <w:pPr>
              <w:widowControl w:val="0"/>
              <w:spacing w:before="100" w:after="100"/>
              <w:jc w:val="both"/>
              <w:rPr>
                <w:del w:id="26299" w:author="James Vu" w:date="2024-04-18T23:31:00Z"/>
                <w:sz w:val="28"/>
                <w:szCs w:val="28"/>
                <w:rPrChange w:id="26300" w:author="James Vu" w:date="2024-04-18T22:33:00Z">
                  <w:rPr>
                    <w:del w:id="26301" w:author="James Vu" w:date="2024-04-18T23:31:00Z"/>
                    <w:sz w:val="26"/>
                    <w:szCs w:val="26"/>
                  </w:rPr>
                </w:rPrChange>
              </w:rPr>
              <w:pPrChange w:id="26302" w:author="James Vu" w:date="2024-04-18T22:33:00Z">
                <w:pPr>
                  <w:widowControl w:val="0"/>
                  <w:spacing w:before="100" w:after="100"/>
                </w:pPr>
              </w:pPrChange>
            </w:pPr>
            <w:del w:id="26303" w:author="James Vu" w:date="2024-04-18T23:31:00Z">
              <w:r w:rsidRPr="00167CE0" w:rsidDel="001873A6">
                <w:rPr>
                  <w:b/>
                  <w:bCs/>
                  <w:sz w:val="28"/>
                  <w:szCs w:val="28"/>
                  <w:rPrChange w:id="26304" w:author="James Vu" w:date="2024-04-18T22:33:00Z">
                    <w:rPr>
                      <w:b/>
                      <w:bCs/>
                      <w:sz w:val="26"/>
                      <w:szCs w:val="26"/>
                    </w:rPr>
                  </w:rPrChange>
                </w:rPr>
                <w:delText>Thiết bị lưu trữ SAN</w:delText>
              </w:r>
              <w:r w:rsidR="0057601C" w:rsidRPr="00167CE0" w:rsidDel="001873A6">
                <w:rPr>
                  <w:sz w:val="28"/>
                  <w:szCs w:val="28"/>
                  <w:rPrChange w:id="26305" w:author="James Vu" w:date="2024-04-18T22:33:00Z">
                    <w:rPr>
                      <w:sz w:val="26"/>
                      <w:szCs w:val="26"/>
                    </w:rPr>
                  </w:rPrChange>
                </w:rPr>
                <w:br/>
              </w:r>
              <w:r w:rsidR="00B04841" w:rsidRPr="00167CE0" w:rsidDel="001873A6">
                <w:rPr>
                  <w:sz w:val="28"/>
                  <w:szCs w:val="28"/>
                  <w:rPrChange w:id="26306" w:author="James Vu" w:date="2024-04-18T22:33:00Z">
                    <w:rPr>
                      <w:sz w:val="26"/>
                      <w:szCs w:val="26"/>
                    </w:rPr>
                  </w:rPrChange>
                </w:rPr>
                <w:delText>- Controller: 2 controller, chạy Dual Active</w:delText>
              </w:r>
            </w:del>
          </w:p>
          <w:p w14:paraId="03DF86DA" w14:textId="1FD6DB4E" w:rsidR="00B04841" w:rsidRPr="00167CE0" w:rsidDel="001873A6" w:rsidRDefault="00B04841">
            <w:pPr>
              <w:widowControl w:val="0"/>
              <w:spacing w:before="100" w:after="100"/>
              <w:jc w:val="both"/>
              <w:rPr>
                <w:del w:id="26307" w:author="James Vu" w:date="2024-04-18T23:31:00Z"/>
                <w:sz w:val="28"/>
                <w:szCs w:val="28"/>
                <w:rPrChange w:id="26308" w:author="James Vu" w:date="2024-04-18T22:33:00Z">
                  <w:rPr>
                    <w:del w:id="26309" w:author="James Vu" w:date="2024-04-18T23:31:00Z"/>
                    <w:sz w:val="26"/>
                    <w:szCs w:val="26"/>
                  </w:rPr>
                </w:rPrChange>
              </w:rPr>
              <w:pPrChange w:id="26310" w:author="James Vu" w:date="2024-04-18T22:33:00Z">
                <w:pPr>
                  <w:widowControl w:val="0"/>
                  <w:spacing w:before="100" w:after="100"/>
                </w:pPr>
              </w:pPrChange>
            </w:pPr>
            <w:del w:id="26311" w:author="James Vu" w:date="2024-04-18T23:31:00Z">
              <w:r w:rsidRPr="00167CE0" w:rsidDel="001873A6">
                <w:rPr>
                  <w:sz w:val="28"/>
                  <w:szCs w:val="28"/>
                  <w:rPrChange w:id="26312" w:author="James Vu" w:date="2024-04-18T22:33:00Z">
                    <w:rPr>
                      <w:sz w:val="26"/>
                      <w:szCs w:val="26"/>
                    </w:rPr>
                  </w:rPrChange>
                </w:rPr>
                <w:delText>- CPU: Intel Xeon Processor</w:delText>
              </w:r>
            </w:del>
          </w:p>
          <w:p w14:paraId="3144F9B7" w14:textId="18E0E74B" w:rsidR="00B04841" w:rsidRPr="00167CE0" w:rsidDel="001873A6" w:rsidRDefault="00B04841">
            <w:pPr>
              <w:widowControl w:val="0"/>
              <w:spacing w:before="100" w:after="100"/>
              <w:jc w:val="both"/>
              <w:rPr>
                <w:del w:id="26313" w:author="James Vu" w:date="2024-04-18T23:31:00Z"/>
                <w:sz w:val="28"/>
                <w:szCs w:val="28"/>
                <w:rPrChange w:id="26314" w:author="James Vu" w:date="2024-04-18T22:33:00Z">
                  <w:rPr>
                    <w:del w:id="26315" w:author="James Vu" w:date="2024-04-18T23:31:00Z"/>
                    <w:sz w:val="26"/>
                    <w:szCs w:val="26"/>
                  </w:rPr>
                </w:rPrChange>
              </w:rPr>
              <w:pPrChange w:id="26316" w:author="James Vu" w:date="2024-04-18T22:33:00Z">
                <w:pPr>
                  <w:widowControl w:val="0"/>
                  <w:spacing w:before="100" w:after="100"/>
                </w:pPr>
              </w:pPrChange>
            </w:pPr>
            <w:del w:id="26317" w:author="James Vu" w:date="2024-04-18T23:31:00Z">
              <w:r w:rsidRPr="00167CE0" w:rsidDel="001873A6">
                <w:rPr>
                  <w:sz w:val="28"/>
                  <w:szCs w:val="28"/>
                  <w:rPrChange w:id="26318" w:author="James Vu" w:date="2024-04-18T22:33:00Z">
                    <w:rPr>
                      <w:sz w:val="26"/>
                      <w:szCs w:val="26"/>
                    </w:rPr>
                  </w:rPrChange>
                </w:rPr>
                <w:delText>- Memory: 32 GB</w:delText>
              </w:r>
            </w:del>
          </w:p>
          <w:p w14:paraId="3E2CB4E0" w14:textId="6F38DBBE" w:rsidR="00B04841" w:rsidRPr="00167CE0" w:rsidDel="001873A6" w:rsidRDefault="00B04841">
            <w:pPr>
              <w:widowControl w:val="0"/>
              <w:spacing w:before="100" w:after="100"/>
              <w:jc w:val="both"/>
              <w:rPr>
                <w:del w:id="26319" w:author="James Vu" w:date="2024-04-18T23:31:00Z"/>
                <w:sz w:val="28"/>
                <w:szCs w:val="28"/>
                <w:rPrChange w:id="26320" w:author="James Vu" w:date="2024-04-18T22:33:00Z">
                  <w:rPr>
                    <w:del w:id="26321" w:author="James Vu" w:date="2024-04-18T23:31:00Z"/>
                    <w:sz w:val="26"/>
                    <w:szCs w:val="26"/>
                  </w:rPr>
                </w:rPrChange>
              </w:rPr>
              <w:pPrChange w:id="26322" w:author="James Vu" w:date="2024-04-18T22:33:00Z">
                <w:pPr>
                  <w:widowControl w:val="0"/>
                  <w:spacing w:before="100" w:after="100"/>
                </w:pPr>
              </w:pPrChange>
            </w:pPr>
            <w:del w:id="26323" w:author="James Vu" w:date="2024-04-18T23:31:00Z">
              <w:r w:rsidRPr="00167CE0" w:rsidDel="001873A6">
                <w:rPr>
                  <w:sz w:val="28"/>
                  <w:szCs w:val="28"/>
                  <w:rPrChange w:id="26324" w:author="James Vu" w:date="2024-04-18T22:33:00Z">
                    <w:rPr>
                      <w:sz w:val="26"/>
                      <w:szCs w:val="26"/>
                    </w:rPr>
                  </w:rPrChange>
                </w:rPr>
                <w:delText>- Host interface:</w:delText>
              </w:r>
            </w:del>
          </w:p>
          <w:p w14:paraId="5423D595" w14:textId="53330D75" w:rsidR="00B04841" w:rsidRPr="00167CE0" w:rsidDel="001873A6" w:rsidRDefault="00B04841">
            <w:pPr>
              <w:widowControl w:val="0"/>
              <w:spacing w:before="100" w:after="100"/>
              <w:jc w:val="both"/>
              <w:rPr>
                <w:del w:id="26325" w:author="James Vu" w:date="2024-04-18T23:31:00Z"/>
                <w:sz w:val="28"/>
                <w:szCs w:val="28"/>
                <w:rPrChange w:id="26326" w:author="James Vu" w:date="2024-04-18T22:33:00Z">
                  <w:rPr>
                    <w:del w:id="26327" w:author="James Vu" w:date="2024-04-18T23:31:00Z"/>
                    <w:sz w:val="26"/>
                    <w:szCs w:val="26"/>
                  </w:rPr>
                </w:rPrChange>
              </w:rPr>
              <w:pPrChange w:id="26328" w:author="James Vu" w:date="2024-04-18T22:33:00Z">
                <w:pPr>
                  <w:widowControl w:val="0"/>
                  <w:spacing w:before="100" w:after="100"/>
                </w:pPr>
              </w:pPrChange>
            </w:pPr>
            <w:del w:id="26329" w:author="James Vu" w:date="2024-04-18T23:31:00Z">
              <w:r w:rsidRPr="00167CE0" w:rsidDel="001873A6">
                <w:rPr>
                  <w:sz w:val="28"/>
                  <w:szCs w:val="28"/>
                  <w:rPrChange w:id="26330" w:author="James Vu" w:date="2024-04-18T22:33:00Z">
                    <w:rPr>
                      <w:sz w:val="26"/>
                      <w:szCs w:val="26"/>
                    </w:rPr>
                  </w:rPrChange>
                </w:rPr>
                <w:delText>+ Hỗ trợ FC, iSCSI (optical or BaseT), SAS</w:delText>
              </w:r>
            </w:del>
          </w:p>
          <w:p w14:paraId="7DC597A8" w14:textId="2FC80059" w:rsidR="00B04841" w:rsidRPr="00167CE0" w:rsidDel="001873A6" w:rsidRDefault="00B04841">
            <w:pPr>
              <w:widowControl w:val="0"/>
              <w:spacing w:before="100" w:after="100"/>
              <w:jc w:val="both"/>
              <w:rPr>
                <w:del w:id="26331" w:author="James Vu" w:date="2024-04-18T23:31:00Z"/>
                <w:sz w:val="28"/>
                <w:szCs w:val="28"/>
                <w:rPrChange w:id="26332" w:author="James Vu" w:date="2024-04-18T22:33:00Z">
                  <w:rPr>
                    <w:del w:id="26333" w:author="James Vu" w:date="2024-04-18T23:31:00Z"/>
                    <w:sz w:val="26"/>
                    <w:szCs w:val="26"/>
                  </w:rPr>
                </w:rPrChange>
              </w:rPr>
              <w:pPrChange w:id="26334" w:author="James Vu" w:date="2024-04-18T22:33:00Z">
                <w:pPr>
                  <w:widowControl w:val="0"/>
                  <w:spacing w:before="100" w:after="100"/>
                </w:pPr>
              </w:pPrChange>
            </w:pPr>
            <w:del w:id="26335" w:author="James Vu" w:date="2024-04-18T23:31:00Z">
              <w:r w:rsidRPr="00167CE0" w:rsidDel="001873A6">
                <w:rPr>
                  <w:sz w:val="28"/>
                  <w:szCs w:val="28"/>
                  <w:rPrChange w:id="26336" w:author="James Vu" w:date="2024-04-18T22:33:00Z">
                    <w:rPr>
                      <w:sz w:val="26"/>
                      <w:szCs w:val="26"/>
                    </w:rPr>
                  </w:rPrChange>
                </w:rPr>
                <w:delText>+ Có sẵn 8 x 32 Gbps FC port kèm module SFP</w:delText>
              </w:r>
            </w:del>
          </w:p>
          <w:p w14:paraId="205802C4" w14:textId="7F99FDDD" w:rsidR="00B04841" w:rsidRPr="00167CE0" w:rsidDel="001873A6" w:rsidRDefault="00B04841">
            <w:pPr>
              <w:widowControl w:val="0"/>
              <w:spacing w:before="100" w:after="100"/>
              <w:jc w:val="both"/>
              <w:rPr>
                <w:del w:id="26337" w:author="James Vu" w:date="2024-04-18T23:31:00Z"/>
                <w:sz w:val="28"/>
                <w:szCs w:val="28"/>
                <w:rPrChange w:id="26338" w:author="James Vu" w:date="2024-04-18T22:33:00Z">
                  <w:rPr>
                    <w:del w:id="26339" w:author="James Vu" w:date="2024-04-18T23:31:00Z"/>
                    <w:sz w:val="26"/>
                    <w:szCs w:val="26"/>
                  </w:rPr>
                </w:rPrChange>
              </w:rPr>
              <w:pPrChange w:id="26340" w:author="James Vu" w:date="2024-04-18T22:33:00Z">
                <w:pPr>
                  <w:widowControl w:val="0"/>
                  <w:spacing w:before="100" w:after="100"/>
                </w:pPr>
              </w:pPrChange>
            </w:pPr>
            <w:del w:id="26341" w:author="James Vu" w:date="2024-04-18T23:31:00Z">
              <w:r w:rsidRPr="00167CE0" w:rsidDel="001873A6">
                <w:rPr>
                  <w:sz w:val="28"/>
                  <w:szCs w:val="28"/>
                  <w:rPrChange w:id="26342" w:author="James Vu" w:date="2024-04-18T22:33:00Z">
                    <w:rPr>
                      <w:sz w:val="26"/>
                      <w:szCs w:val="26"/>
                    </w:rPr>
                  </w:rPrChange>
                </w:rPr>
                <w:delText xml:space="preserve">- Disk: </w:delText>
              </w:r>
            </w:del>
          </w:p>
          <w:p w14:paraId="6B6EE10F" w14:textId="7666D3C2" w:rsidR="00B04841" w:rsidRPr="00167CE0" w:rsidDel="001873A6" w:rsidRDefault="00B04841">
            <w:pPr>
              <w:widowControl w:val="0"/>
              <w:spacing w:before="100" w:after="100"/>
              <w:jc w:val="both"/>
              <w:rPr>
                <w:del w:id="26343" w:author="James Vu" w:date="2024-04-18T23:31:00Z"/>
                <w:sz w:val="28"/>
                <w:szCs w:val="28"/>
                <w:rPrChange w:id="26344" w:author="James Vu" w:date="2024-04-18T22:33:00Z">
                  <w:rPr>
                    <w:del w:id="26345" w:author="James Vu" w:date="2024-04-18T23:31:00Z"/>
                    <w:sz w:val="26"/>
                    <w:szCs w:val="26"/>
                  </w:rPr>
                </w:rPrChange>
              </w:rPr>
              <w:pPrChange w:id="26346" w:author="James Vu" w:date="2024-04-18T22:33:00Z">
                <w:pPr>
                  <w:widowControl w:val="0"/>
                  <w:spacing w:before="100" w:after="100"/>
                </w:pPr>
              </w:pPrChange>
            </w:pPr>
            <w:del w:id="26347" w:author="James Vu" w:date="2024-04-18T23:31:00Z">
              <w:r w:rsidRPr="00167CE0" w:rsidDel="001873A6">
                <w:rPr>
                  <w:sz w:val="28"/>
                  <w:szCs w:val="28"/>
                  <w:rPrChange w:id="26348" w:author="James Vu" w:date="2024-04-18T22:33:00Z">
                    <w:rPr>
                      <w:sz w:val="26"/>
                      <w:szCs w:val="26"/>
                    </w:rPr>
                  </w:rPrChange>
                </w:rPr>
                <w:delText>+ Số ổ cứng tối đa: Hỗ trợ tối đa 264 ổ</w:delText>
              </w:r>
            </w:del>
          </w:p>
          <w:p w14:paraId="17BCDDB5" w14:textId="02D819D5" w:rsidR="00B04841" w:rsidRPr="00167CE0" w:rsidDel="001873A6" w:rsidRDefault="00B04841">
            <w:pPr>
              <w:widowControl w:val="0"/>
              <w:spacing w:before="100" w:after="100"/>
              <w:jc w:val="both"/>
              <w:rPr>
                <w:del w:id="26349" w:author="James Vu" w:date="2024-04-18T23:31:00Z"/>
                <w:sz w:val="28"/>
                <w:szCs w:val="28"/>
                <w:rPrChange w:id="26350" w:author="James Vu" w:date="2024-04-18T22:33:00Z">
                  <w:rPr>
                    <w:del w:id="26351" w:author="James Vu" w:date="2024-04-18T23:31:00Z"/>
                    <w:sz w:val="26"/>
                    <w:szCs w:val="26"/>
                  </w:rPr>
                </w:rPrChange>
              </w:rPr>
              <w:pPrChange w:id="26352" w:author="James Vu" w:date="2024-04-18T22:33:00Z">
                <w:pPr>
                  <w:widowControl w:val="0"/>
                  <w:spacing w:before="100" w:after="100"/>
                </w:pPr>
              </w:pPrChange>
            </w:pPr>
            <w:del w:id="26353" w:author="James Vu" w:date="2024-04-18T23:31:00Z">
              <w:r w:rsidRPr="00167CE0" w:rsidDel="001873A6">
                <w:rPr>
                  <w:sz w:val="28"/>
                  <w:szCs w:val="28"/>
                  <w:rPrChange w:id="26354" w:author="James Vu" w:date="2024-04-18T22:33:00Z">
                    <w:rPr>
                      <w:sz w:val="26"/>
                      <w:szCs w:val="26"/>
                    </w:rPr>
                  </w:rPrChange>
                </w:rPr>
                <w:delText>+ Dung lượng tối đa: Hỗ trợ tối đa 5.80PB</w:delText>
              </w:r>
            </w:del>
          </w:p>
          <w:p w14:paraId="439239E7" w14:textId="043769EC" w:rsidR="00B04841" w:rsidRPr="00167CE0" w:rsidDel="001873A6" w:rsidRDefault="00B04841">
            <w:pPr>
              <w:widowControl w:val="0"/>
              <w:spacing w:before="100" w:after="100"/>
              <w:jc w:val="both"/>
              <w:rPr>
                <w:del w:id="26355" w:author="James Vu" w:date="2024-04-18T23:31:00Z"/>
                <w:sz w:val="28"/>
                <w:szCs w:val="28"/>
                <w:rPrChange w:id="26356" w:author="James Vu" w:date="2024-04-18T22:33:00Z">
                  <w:rPr>
                    <w:del w:id="26357" w:author="James Vu" w:date="2024-04-18T23:31:00Z"/>
                    <w:sz w:val="26"/>
                    <w:szCs w:val="26"/>
                  </w:rPr>
                </w:rPrChange>
              </w:rPr>
              <w:pPrChange w:id="26358" w:author="James Vu" w:date="2024-04-18T22:33:00Z">
                <w:pPr>
                  <w:widowControl w:val="0"/>
                  <w:spacing w:before="100" w:after="100"/>
                </w:pPr>
              </w:pPrChange>
            </w:pPr>
            <w:del w:id="26359" w:author="James Vu" w:date="2024-04-18T23:31:00Z">
              <w:r w:rsidRPr="00167CE0" w:rsidDel="001873A6">
                <w:rPr>
                  <w:sz w:val="28"/>
                  <w:szCs w:val="28"/>
                  <w:rPrChange w:id="26360" w:author="James Vu" w:date="2024-04-18T22:33:00Z">
                    <w:rPr>
                      <w:sz w:val="26"/>
                      <w:szCs w:val="26"/>
                    </w:rPr>
                  </w:rPrChange>
                </w:rPr>
                <w:delText>+ ổ cứng có khả năng hot swap</w:delText>
              </w:r>
            </w:del>
          </w:p>
          <w:p w14:paraId="5BC421E4" w14:textId="2C8D8D80" w:rsidR="00B04841" w:rsidRPr="00167CE0" w:rsidDel="001873A6" w:rsidRDefault="00B04841">
            <w:pPr>
              <w:widowControl w:val="0"/>
              <w:spacing w:before="100" w:after="100"/>
              <w:jc w:val="both"/>
              <w:rPr>
                <w:del w:id="26361" w:author="James Vu" w:date="2024-04-18T23:31:00Z"/>
                <w:sz w:val="28"/>
                <w:szCs w:val="28"/>
                <w:rPrChange w:id="26362" w:author="James Vu" w:date="2024-04-18T22:33:00Z">
                  <w:rPr>
                    <w:del w:id="26363" w:author="James Vu" w:date="2024-04-18T23:31:00Z"/>
                    <w:sz w:val="26"/>
                    <w:szCs w:val="26"/>
                  </w:rPr>
                </w:rPrChange>
              </w:rPr>
              <w:pPrChange w:id="26364" w:author="James Vu" w:date="2024-04-18T22:33:00Z">
                <w:pPr>
                  <w:widowControl w:val="0"/>
                  <w:spacing w:before="100" w:after="100"/>
                </w:pPr>
              </w:pPrChange>
            </w:pPr>
            <w:del w:id="26365" w:author="James Vu" w:date="2024-04-18T23:31:00Z">
              <w:r w:rsidRPr="00167CE0" w:rsidDel="001873A6">
                <w:rPr>
                  <w:sz w:val="28"/>
                  <w:szCs w:val="28"/>
                  <w:rPrChange w:id="26366" w:author="James Vu" w:date="2024-04-18T22:33:00Z">
                    <w:rPr>
                      <w:sz w:val="26"/>
                      <w:szCs w:val="26"/>
                    </w:rPr>
                  </w:rPrChange>
                </w:rPr>
                <w:delText>+ Có sẵn 6 x 2.4TB SAS HDD</w:delText>
              </w:r>
            </w:del>
          </w:p>
          <w:p w14:paraId="0E5512E7" w14:textId="613E70EC" w:rsidR="00B04841" w:rsidRPr="00167CE0" w:rsidDel="001873A6" w:rsidRDefault="00B04841">
            <w:pPr>
              <w:widowControl w:val="0"/>
              <w:spacing w:before="100" w:after="100"/>
              <w:jc w:val="both"/>
              <w:rPr>
                <w:del w:id="26367" w:author="James Vu" w:date="2024-04-18T23:31:00Z"/>
                <w:sz w:val="28"/>
                <w:szCs w:val="28"/>
                <w:rPrChange w:id="26368" w:author="James Vu" w:date="2024-04-18T22:33:00Z">
                  <w:rPr>
                    <w:del w:id="26369" w:author="James Vu" w:date="2024-04-18T23:31:00Z"/>
                    <w:sz w:val="26"/>
                    <w:szCs w:val="26"/>
                  </w:rPr>
                </w:rPrChange>
              </w:rPr>
              <w:pPrChange w:id="26370" w:author="James Vu" w:date="2024-04-18T22:33:00Z">
                <w:pPr>
                  <w:widowControl w:val="0"/>
                  <w:spacing w:before="100" w:after="100"/>
                </w:pPr>
              </w:pPrChange>
            </w:pPr>
            <w:del w:id="26371" w:author="James Vu" w:date="2024-04-18T23:31:00Z">
              <w:r w:rsidRPr="00167CE0" w:rsidDel="001873A6">
                <w:rPr>
                  <w:sz w:val="28"/>
                  <w:szCs w:val="28"/>
                  <w:rPrChange w:id="26372" w:author="James Vu" w:date="2024-04-18T22:33:00Z">
                    <w:rPr>
                      <w:sz w:val="26"/>
                      <w:szCs w:val="26"/>
                    </w:rPr>
                  </w:rPrChange>
                </w:rPr>
                <w:delText>- Nguồn: xoay chiều, dự phòng 1+1, 200-220VAC</w:delText>
              </w:r>
            </w:del>
          </w:p>
          <w:p w14:paraId="70C2F10C" w14:textId="26C0417D" w:rsidR="00B04841" w:rsidRPr="00167CE0" w:rsidDel="001873A6" w:rsidRDefault="00B04841">
            <w:pPr>
              <w:widowControl w:val="0"/>
              <w:spacing w:before="100" w:after="100"/>
              <w:jc w:val="both"/>
              <w:rPr>
                <w:del w:id="26373" w:author="James Vu" w:date="2024-04-18T23:31:00Z"/>
                <w:sz w:val="28"/>
                <w:szCs w:val="28"/>
                <w:rPrChange w:id="26374" w:author="James Vu" w:date="2024-04-18T22:33:00Z">
                  <w:rPr>
                    <w:del w:id="26375" w:author="James Vu" w:date="2024-04-18T23:31:00Z"/>
                    <w:sz w:val="26"/>
                    <w:szCs w:val="26"/>
                  </w:rPr>
                </w:rPrChange>
              </w:rPr>
              <w:pPrChange w:id="26376" w:author="James Vu" w:date="2024-04-18T22:33:00Z">
                <w:pPr>
                  <w:widowControl w:val="0"/>
                  <w:spacing w:before="100" w:after="100"/>
                </w:pPr>
              </w:pPrChange>
            </w:pPr>
            <w:del w:id="26377" w:author="James Vu" w:date="2024-04-18T23:31:00Z">
              <w:r w:rsidRPr="00167CE0" w:rsidDel="001873A6">
                <w:rPr>
                  <w:sz w:val="28"/>
                  <w:szCs w:val="28"/>
                  <w:rPrChange w:id="26378" w:author="James Vu" w:date="2024-04-18T22:33:00Z">
                    <w:rPr>
                      <w:sz w:val="26"/>
                      <w:szCs w:val="26"/>
                    </w:rPr>
                  </w:rPrChange>
                </w:rPr>
                <w:delText>- Có sẵn tính năng Auto-tiering, thin provisioning, Snapshots</w:delText>
              </w:r>
            </w:del>
          </w:p>
          <w:p w14:paraId="01A63DFE" w14:textId="00B1DD88" w:rsidR="00B04841" w:rsidRPr="00167CE0" w:rsidDel="001873A6" w:rsidRDefault="00B04841">
            <w:pPr>
              <w:widowControl w:val="0"/>
              <w:spacing w:before="100" w:after="100"/>
              <w:jc w:val="both"/>
              <w:rPr>
                <w:del w:id="26379" w:author="James Vu" w:date="2024-04-18T23:31:00Z"/>
                <w:sz w:val="28"/>
                <w:szCs w:val="28"/>
                <w:rPrChange w:id="26380" w:author="James Vu" w:date="2024-04-18T22:33:00Z">
                  <w:rPr>
                    <w:del w:id="26381" w:author="James Vu" w:date="2024-04-18T23:31:00Z"/>
                    <w:sz w:val="26"/>
                    <w:szCs w:val="26"/>
                  </w:rPr>
                </w:rPrChange>
              </w:rPr>
              <w:pPrChange w:id="26382" w:author="James Vu" w:date="2024-04-18T22:33:00Z">
                <w:pPr>
                  <w:widowControl w:val="0"/>
                  <w:spacing w:before="100" w:after="100"/>
                </w:pPr>
              </w:pPrChange>
            </w:pPr>
            <w:del w:id="26383" w:author="James Vu" w:date="2024-04-18T23:31:00Z">
              <w:r w:rsidRPr="00167CE0" w:rsidDel="001873A6">
                <w:rPr>
                  <w:sz w:val="28"/>
                  <w:szCs w:val="28"/>
                  <w:rPrChange w:id="26384" w:author="James Vu" w:date="2024-04-18T22:33:00Z">
                    <w:rPr>
                      <w:sz w:val="26"/>
                      <w:szCs w:val="26"/>
                    </w:rPr>
                  </w:rPrChange>
                </w:rPr>
                <w:delText>- Raid level: RAID 1, 5, 6, 10, hoặc ADAPT RAID; kết hợp nhiều mức RAID khác nhau trong cùng 1 thiết bị</w:delText>
              </w:r>
            </w:del>
          </w:p>
          <w:p w14:paraId="05947E55" w14:textId="605D2427" w:rsidR="0057601C" w:rsidRPr="00167CE0" w:rsidDel="001873A6" w:rsidRDefault="00B04841">
            <w:pPr>
              <w:widowControl w:val="0"/>
              <w:spacing w:before="100" w:after="100"/>
              <w:jc w:val="both"/>
              <w:rPr>
                <w:del w:id="26385" w:author="James Vu" w:date="2024-04-18T23:31:00Z"/>
                <w:sz w:val="28"/>
                <w:szCs w:val="28"/>
                <w:rPrChange w:id="26386" w:author="James Vu" w:date="2024-04-18T22:33:00Z">
                  <w:rPr>
                    <w:del w:id="26387" w:author="James Vu" w:date="2024-04-18T23:31:00Z"/>
                    <w:sz w:val="26"/>
                    <w:szCs w:val="26"/>
                  </w:rPr>
                </w:rPrChange>
              </w:rPr>
              <w:pPrChange w:id="26388" w:author="James Vu" w:date="2024-04-18T22:33:00Z">
                <w:pPr>
                  <w:widowControl w:val="0"/>
                  <w:spacing w:before="100" w:after="100"/>
                </w:pPr>
              </w:pPrChange>
            </w:pPr>
            <w:del w:id="26389" w:author="James Vu" w:date="2024-04-18T23:31:00Z">
              <w:r w:rsidRPr="00167CE0" w:rsidDel="001873A6">
                <w:rPr>
                  <w:sz w:val="28"/>
                  <w:szCs w:val="28"/>
                  <w:rPrChange w:id="26390" w:author="James Vu" w:date="2024-04-18T22:33:00Z">
                    <w:rPr>
                      <w:sz w:val="26"/>
                      <w:szCs w:val="26"/>
                    </w:rPr>
                  </w:rPrChange>
                </w:rPr>
                <w:delText>- Bảo hành và hỗ trợ kỹ thuật chính hãng: 30 tháng</w:delText>
              </w:r>
            </w:del>
          </w:p>
        </w:tc>
        <w:tc>
          <w:tcPr>
            <w:tcW w:w="289" w:type="pct"/>
            <w:tcBorders>
              <w:top w:val="nil"/>
              <w:left w:val="nil"/>
              <w:bottom w:val="single" w:sz="4" w:space="0" w:color="auto"/>
              <w:right w:val="single" w:sz="4" w:space="0" w:color="auto"/>
            </w:tcBorders>
            <w:shd w:val="clear" w:color="auto" w:fill="auto"/>
            <w:noWrap/>
            <w:vAlign w:val="center"/>
            <w:hideMark/>
          </w:tcPr>
          <w:p w14:paraId="2CBF48B7" w14:textId="02B0AD1B" w:rsidR="0057601C" w:rsidRPr="00167CE0" w:rsidDel="001873A6" w:rsidRDefault="0057601C">
            <w:pPr>
              <w:widowControl w:val="0"/>
              <w:spacing w:before="100" w:after="100"/>
              <w:jc w:val="both"/>
              <w:rPr>
                <w:del w:id="26391" w:author="James Vu" w:date="2024-04-18T23:31:00Z"/>
                <w:sz w:val="28"/>
                <w:szCs w:val="28"/>
                <w:rPrChange w:id="26392" w:author="James Vu" w:date="2024-04-18T22:33:00Z">
                  <w:rPr>
                    <w:del w:id="26393" w:author="James Vu" w:date="2024-04-18T23:31:00Z"/>
                    <w:sz w:val="26"/>
                    <w:szCs w:val="26"/>
                  </w:rPr>
                </w:rPrChange>
              </w:rPr>
              <w:pPrChange w:id="26394" w:author="James Vu" w:date="2024-04-18T22:33:00Z">
                <w:pPr>
                  <w:widowControl w:val="0"/>
                  <w:spacing w:before="100" w:after="100"/>
                  <w:jc w:val="center"/>
                </w:pPr>
              </w:pPrChange>
            </w:pPr>
            <w:del w:id="26395" w:author="James Vu" w:date="2024-04-18T23:31:00Z">
              <w:r w:rsidRPr="00167CE0" w:rsidDel="001873A6">
                <w:rPr>
                  <w:sz w:val="28"/>
                  <w:szCs w:val="28"/>
                  <w:rPrChange w:id="26396" w:author="James Vu" w:date="2024-04-18T22:33:00Z">
                    <w:rPr>
                      <w:sz w:val="26"/>
                      <w:szCs w:val="26"/>
                    </w:rPr>
                  </w:rPrChange>
                </w:rPr>
                <w:delText>Bộ</w:delText>
              </w:r>
            </w:del>
          </w:p>
        </w:tc>
        <w:tc>
          <w:tcPr>
            <w:tcW w:w="515" w:type="pct"/>
            <w:tcBorders>
              <w:top w:val="nil"/>
              <w:left w:val="nil"/>
              <w:bottom w:val="single" w:sz="4" w:space="0" w:color="auto"/>
              <w:right w:val="single" w:sz="4" w:space="0" w:color="auto"/>
            </w:tcBorders>
            <w:shd w:val="clear" w:color="auto" w:fill="auto"/>
            <w:noWrap/>
            <w:vAlign w:val="center"/>
            <w:hideMark/>
          </w:tcPr>
          <w:p w14:paraId="4155530C" w14:textId="0BEC7AB7" w:rsidR="0057601C" w:rsidRPr="00167CE0" w:rsidDel="001873A6" w:rsidRDefault="0057601C">
            <w:pPr>
              <w:widowControl w:val="0"/>
              <w:spacing w:before="100" w:after="100"/>
              <w:jc w:val="both"/>
              <w:rPr>
                <w:del w:id="26397" w:author="James Vu" w:date="2024-04-18T23:31:00Z"/>
                <w:sz w:val="28"/>
                <w:szCs w:val="28"/>
                <w:rPrChange w:id="26398" w:author="James Vu" w:date="2024-04-18T22:33:00Z">
                  <w:rPr>
                    <w:del w:id="26399" w:author="James Vu" w:date="2024-04-18T23:31:00Z"/>
                    <w:sz w:val="26"/>
                    <w:szCs w:val="26"/>
                  </w:rPr>
                </w:rPrChange>
              </w:rPr>
              <w:pPrChange w:id="26400" w:author="James Vu" w:date="2024-04-18T22:33:00Z">
                <w:pPr>
                  <w:widowControl w:val="0"/>
                  <w:spacing w:before="100" w:after="100"/>
                </w:pPr>
              </w:pPrChange>
            </w:pPr>
            <w:del w:id="26401" w:author="James Vu" w:date="2024-04-18T23:31:00Z">
              <w:r w:rsidRPr="00167CE0" w:rsidDel="001873A6">
                <w:rPr>
                  <w:sz w:val="28"/>
                  <w:szCs w:val="28"/>
                  <w:rPrChange w:id="26402" w:author="James Vu" w:date="2024-04-18T22:33:00Z">
                    <w:rPr>
                      <w:sz w:val="26"/>
                      <w:szCs w:val="26"/>
                    </w:rPr>
                  </w:rPrChange>
                </w:rPr>
                <w:delText xml:space="preserve">794.196.000 </w:delText>
              </w:r>
            </w:del>
          </w:p>
        </w:tc>
        <w:tc>
          <w:tcPr>
            <w:tcW w:w="337" w:type="pct"/>
            <w:tcBorders>
              <w:top w:val="nil"/>
              <w:left w:val="nil"/>
              <w:bottom w:val="single" w:sz="4" w:space="0" w:color="auto"/>
              <w:right w:val="single" w:sz="4" w:space="0" w:color="auto"/>
            </w:tcBorders>
            <w:shd w:val="clear" w:color="auto" w:fill="auto"/>
            <w:noWrap/>
            <w:vAlign w:val="center"/>
            <w:hideMark/>
          </w:tcPr>
          <w:p w14:paraId="015FC08A" w14:textId="66367483" w:rsidR="0057601C" w:rsidRPr="00167CE0" w:rsidDel="001873A6" w:rsidRDefault="0057601C">
            <w:pPr>
              <w:widowControl w:val="0"/>
              <w:spacing w:before="100" w:after="100"/>
              <w:jc w:val="both"/>
              <w:rPr>
                <w:del w:id="26403" w:author="James Vu" w:date="2024-04-18T23:31:00Z"/>
                <w:sz w:val="28"/>
                <w:szCs w:val="28"/>
                <w:rPrChange w:id="26404" w:author="James Vu" w:date="2024-04-18T22:33:00Z">
                  <w:rPr>
                    <w:del w:id="26405" w:author="James Vu" w:date="2024-04-18T23:31:00Z"/>
                    <w:sz w:val="26"/>
                    <w:szCs w:val="26"/>
                  </w:rPr>
                </w:rPrChange>
              </w:rPr>
              <w:pPrChange w:id="26406" w:author="James Vu" w:date="2024-04-18T22:33:00Z">
                <w:pPr>
                  <w:widowControl w:val="0"/>
                  <w:spacing w:before="100" w:after="100"/>
                  <w:jc w:val="center"/>
                </w:pPr>
              </w:pPrChange>
            </w:pPr>
            <w:del w:id="26407" w:author="James Vu" w:date="2024-04-18T23:31:00Z">
              <w:r w:rsidRPr="00167CE0" w:rsidDel="001873A6">
                <w:rPr>
                  <w:sz w:val="28"/>
                  <w:szCs w:val="28"/>
                  <w:rPrChange w:id="26408" w:author="James Vu" w:date="2024-04-18T22:33:00Z">
                    <w:rPr>
                      <w:sz w:val="26"/>
                      <w:szCs w:val="26"/>
                    </w:rPr>
                  </w:rPrChange>
                </w:rPr>
                <w:delText>1</w:delText>
              </w:r>
            </w:del>
          </w:p>
        </w:tc>
        <w:tc>
          <w:tcPr>
            <w:tcW w:w="652" w:type="pct"/>
            <w:tcBorders>
              <w:top w:val="nil"/>
              <w:left w:val="nil"/>
              <w:bottom w:val="single" w:sz="4" w:space="0" w:color="auto"/>
              <w:right w:val="single" w:sz="4" w:space="0" w:color="auto"/>
            </w:tcBorders>
            <w:shd w:val="clear" w:color="auto" w:fill="auto"/>
            <w:noWrap/>
            <w:vAlign w:val="center"/>
            <w:hideMark/>
          </w:tcPr>
          <w:p w14:paraId="516A250E" w14:textId="48B0AF36" w:rsidR="0057601C" w:rsidRPr="00167CE0" w:rsidDel="001873A6" w:rsidRDefault="0057601C">
            <w:pPr>
              <w:widowControl w:val="0"/>
              <w:spacing w:before="100" w:after="100"/>
              <w:jc w:val="both"/>
              <w:rPr>
                <w:del w:id="26409" w:author="James Vu" w:date="2024-04-18T23:31:00Z"/>
                <w:sz w:val="28"/>
                <w:szCs w:val="28"/>
                <w:rPrChange w:id="26410" w:author="James Vu" w:date="2024-04-18T22:33:00Z">
                  <w:rPr>
                    <w:del w:id="26411" w:author="James Vu" w:date="2024-04-18T23:31:00Z"/>
                    <w:sz w:val="26"/>
                    <w:szCs w:val="26"/>
                  </w:rPr>
                </w:rPrChange>
              </w:rPr>
              <w:pPrChange w:id="26412" w:author="James Vu" w:date="2024-04-18T22:33:00Z">
                <w:pPr>
                  <w:widowControl w:val="0"/>
                  <w:spacing w:before="100" w:after="100"/>
                  <w:jc w:val="center"/>
                </w:pPr>
              </w:pPrChange>
            </w:pPr>
            <w:del w:id="26413" w:author="James Vu" w:date="2024-04-18T23:31:00Z">
              <w:r w:rsidRPr="00167CE0" w:rsidDel="001873A6">
                <w:rPr>
                  <w:sz w:val="28"/>
                  <w:szCs w:val="28"/>
                  <w:rPrChange w:id="26414" w:author="James Vu" w:date="2024-04-18T22:33:00Z">
                    <w:rPr>
                      <w:sz w:val="26"/>
                      <w:szCs w:val="26"/>
                    </w:rPr>
                  </w:rPrChange>
                </w:rPr>
                <w:delText>794.196.000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701C6965" w14:textId="214FBAFB" w:rsidR="0057601C" w:rsidRPr="00167CE0" w:rsidDel="001873A6" w:rsidRDefault="0057601C">
            <w:pPr>
              <w:widowControl w:val="0"/>
              <w:spacing w:before="100" w:after="100"/>
              <w:jc w:val="both"/>
              <w:rPr>
                <w:del w:id="26415" w:author="James Vu" w:date="2024-04-18T23:31:00Z"/>
                <w:sz w:val="28"/>
                <w:szCs w:val="28"/>
                <w:rPrChange w:id="26416" w:author="James Vu" w:date="2024-04-18T22:33:00Z">
                  <w:rPr>
                    <w:del w:id="26417" w:author="James Vu" w:date="2024-04-18T23:31:00Z"/>
                    <w:sz w:val="26"/>
                    <w:szCs w:val="26"/>
                  </w:rPr>
                </w:rPrChange>
              </w:rPr>
              <w:pPrChange w:id="26418" w:author="James Vu" w:date="2024-04-18T22:33:00Z">
                <w:pPr>
                  <w:widowControl w:val="0"/>
                  <w:spacing w:before="100" w:after="100"/>
                  <w:jc w:val="center"/>
                </w:pPr>
              </w:pPrChange>
            </w:pPr>
            <w:del w:id="26419" w:author="James Vu" w:date="2024-04-18T23:31:00Z">
              <w:r w:rsidRPr="00167CE0" w:rsidDel="001873A6">
                <w:rPr>
                  <w:sz w:val="28"/>
                  <w:szCs w:val="28"/>
                  <w:rPrChange w:id="26420" w:author="James Vu" w:date="2024-04-18T22:33:00Z">
                    <w:rPr>
                      <w:sz w:val="26"/>
                      <w:szCs w:val="26"/>
                    </w:rPr>
                  </w:rPrChange>
                </w:rPr>
                <w:delText>79.419.600</w:delText>
              </w:r>
            </w:del>
          </w:p>
        </w:tc>
        <w:tc>
          <w:tcPr>
            <w:tcW w:w="661" w:type="pct"/>
            <w:tcBorders>
              <w:top w:val="nil"/>
              <w:left w:val="nil"/>
              <w:bottom w:val="single" w:sz="4" w:space="0" w:color="auto"/>
              <w:right w:val="single" w:sz="4" w:space="0" w:color="auto"/>
            </w:tcBorders>
            <w:shd w:val="clear" w:color="auto" w:fill="auto"/>
            <w:noWrap/>
            <w:vAlign w:val="center"/>
            <w:hideMark/>
          </w:tcPr>
          <w:p w14:paraId="0D042ECC" w14:textId="41CD35D0" w:rsidR="0057601C" w:rsidRPr="00167CE0" w:rsidDel="001873A6" w:rsidRDefault="0057601C">
            <w:pPr>
              <w:widowControl w:val="0"/>
              <w:spacing w:before="100" w:after="100"/>
              <w:jc w:val="both"/>
              <w:rPr>
                <w:del w:id="26421" w:author="James Vu" w:date="2024-04-18T23:31:00Z"/>
                <w:sz w:val="28"/>
                <w:szCs w:val="28"/>
                <w:rPrChange w:id="26422" w:author="James Vu" w:date="2024-04-18T22:33:00Z">
                  <w:rPr>
                    <w:del w:id="26423" w:author="James Vu" w:date="2024-04-18T23:31:00Z"/>
                    <w:sz w:val="26"/>
                    <w:szCs w:val="26"/>
                  </w:rPr>
                </w:rPrChange>
              </w:rPr>
              <w:pPrChange w:id="26424" w:author="James Vu" w:date="2024-04-18T22:33:00Z">
                <w:pPr>
                  <w:widowControl w:val="0"/>
                  <w:spacing w:before="100" w:after="100"/>
                  <w:jc w:val="center"/>
                </w:pPr>
              </w:pPrChange>
            </w:pPr>
            <w:del w:id="26425" w:author="James Vu" w:date="2024-04-18T23:31:00Z">
              <w:r w:rsidRPr="00167CE0" w:rsidDel="001873A6">
                <w:rPr>
                  <w:sz w:val="28"/>
                  <w:szCs w:val="28"/>
                  <w:rPrChange w:id="26426" w:author="James Vu" w:date="2024-04-18T22:33:00Z">
                    <w:rPr>
                      <w:sz w:val="26"/>
                      <w:szCs w:val="26"/>
                    </w:rPr>
                  </w:rPrChange>
                </w:rPr>
                <w:delText>873.615.600</w:delText>
              </w:r>
            </w:del>
          </w:p>
        </w:tc>
      </w:tr>
      <w:tr w:rsidR="00D03561" w:rsidRPr="00167CE0" w:rsidDel="001873A6" w14:paraId="7089078C" w14:textId="1FADDD6C" w:rsidTr="00D349A9">
        <w:trPr>
          <w:del w:id="26427" w:author="James Vu" w:date="2024-04-18T23:31:00Z"/>
        </w:trPr>
        <w:tc>
          <w:tcPr>
            <w:tcW w:w="191" w:type="pct"/>
            <w:tcBorders>
              <w:top w:val="nil"/>
              <w:left w:val="single" w:sz="4" w:space="0" w:color="auto"/>
              <w:bottom w:val="single" w:sz="4" w:space="0" w:color="auto"/>
              <w:right w:val="single" w:sz="4" w:space="0" w:color="auto"/>
            </w:tcBorders>
            <w:shd w:val="clear" w:color="auto" w:fill="auto"/>
            <w:vAlign w:val="center"/>
            <w:hideMark/>
          </w:tcPr>
          <w:p w14:paraId="05FB7F4E" w14:textId="664FB874" w:rsidR="0057601C" w:rsidRPr="00167CE0" w:rsidDel="001873A6" w:rsidRDefault="0057601C">
            <w:pPr>
              <w:widowControl w:val="0"/>
              <w:spacing w:before="100" w:after="100"/>
              <w:jc w:val="both"/>
              <w:rPr>
                <w:del w:id="26428" w:author="James Vu" w:date="2024-04-18T23:31:00Z"/>
                <w:b/>
                <w:bCs/>
                <w:sz w:val="28"/>
                <w:szCs w:val="28"/>
                <w:rPrChange w:id="26429" w:author="James Vu" w:date="2024-04-18T22:33:00Z">
                  <w:rPr>
                    <w:del w:id="26430" w:author="James Vu" w:date="2024-04-18T23:31:00Z"/>
                    <w:b/>
                    <w:bCs/>
                    <w:sz w:val="26"/>
                    <w:szCs w:val="26"/>
                  </w:rPr>
                </w:rPrChange>
              </w:rPr>
              <w:pPrChange w:id="26431" w:author="James Vu" w:date="2024-04-18T22:33:00Z">
                <w:pPr>
                  <w:widowControl w:val="0"/>
                  <w:spacing w:before="100" w:after="100"/>
                  <w:jc w:val="center"/>
                </w:pPr>
              </w:pPrChange>
            </w:pPr>
            <w:del w:id="26432" w:author="James Vu" w:date="2024-04-18T23:31:00Z">
              <w:r w:rsidRPr="00167CE0" w:rsidDel="001873A6">
                <w:rPr>
                  <w:b/>
                  <w:bCs/>
                  <w:sz w:val="28"/>
                  <w:szCs w:val="28"/>
                  <w:rPrChange w:id="26433" w:author="James Vu" w:date="2024-04-18T22:33:00Z">
                    <w:rPr>
                      <w:b/>
                      <w:bCs/>
                      <w:sz w:val="26"/>
                      <w:szCs w:val="26"/>
                    </w:rPr>
                  </w:rPrChange>
                </w:rPr>
                <w:delText>II</w:delText>
              </w:r>
            </w:del>
          </w:p>
        </w:tc>
        <w:tc>
          <w:tcPr>
            <w:tcW w:w="1788" w:type="pct"/>
            <w:tcBorders>
              <w:top w:val="nil"/>
              <w:left w:val="nil"/>
              <w:bottom w:val="single" w:sz="4" w:space="0" w:color="auto"/>
              <w:right w:val="single" w:sz="4" w:space="0" w:color="auto"/>
            </w:tcBorders>
            <w:shd w:val="clear" w:color="auto" w:fill="auto"/>
            <w:vAlign w:val="center"/>
            <w:hideMark/>
          </w:tcPr>
          <w:p w14:paraId="1C4F974C" w14:textId="6C2555E9" w:rsidR="0057601C" w:rsidRPr="00167CE0" w:rsidDel="001873A6" w:rsidRDefault="0057601C">
            <w:pPr>
              <w:widowControl w:val="0"/>
              <w:spacing w:before="100" w:after="100"/>
              <w:jc w:val="both"/>
              <w:rPr>
                <w:del w:id="26434" w:author="James Vu" w:date="2024-04-18T23:31:00Z"/>
                <w:b/>
                <w:bCs/>
                <w:sz w:val="28"/>
                <w:szCs w:val="28"/>
                <w:rPrChange w:id="26435" w:author="James Vu" w:date="2024-04-18T22:33:00Z">
                  <w:rPr>
                    <w:del w:id="26436" w:author="James Vu" w:date="2024-04-18T23:31:00Z"/>
                    <w:b/>
                    <w:bCs/>
                    <w:sz w:val="26"/>
                    <w:szCs w:val="26"/>
                  </w:rPr>
                </w:rPrChange>
              </w:rPr>
              <w:pPrChange w:id="26437" w:author="James Vu" w:date="2024-04-18T22:33:00Z">
                <w:pPr>
                  <w:widowControl w:val="0"/>
                  <w:spacing w:before="100" w:after="100"/>
                </w:pPr>
              </w:pPrChange>
            </w:pPr>
            <w:del w:id="26438" w:author="James Vu" w:date="2024-04-18T23:31:00Z">
              <w:r w:rsidRPr="00167CE0" w:rsidDel="001873A6">
                <w:rPr>
                  <w:b/>
                  <w:bCs/>
                  <w:sz w:val="28"/>
                  <w:szCs w:val="28"/>
                  <w:rPrChange w:id="26439" w:author="James Vu" w:date="2024-04-18T22:33:00Z">
                    <w:rPr>
                      <w:b/>
                      <w:bCs/>
                      <w:sz w:val="26"/>
                      <w:szCs w:val="26"/>
                    </w:rPr>
                  </w:rPrChange>
                </w:rPr>
                <w:delText>Thiết bị mạng</w:delText>
              </w:r>
            </w:del>
          </w:p>
        </w:tc>
        <w:tc>
          <w:tcPr>
            <w:tcW w:w="289" w:type="pct"/>
            <w:tcBorders>
              <w:top w:val="nil"/>
              <w:left w:val="nil"/>
              <w:bottom w:val="single" w:sz="4" w:space="0" w:color="auto"/>
              <w:right w:val="single" w:sz="4" w:space="0" w:color="auto"/>
            </w:tcBorders>
            <w:shd w:val="clear" w:color="auto" w:fill="auto"/>
            <w:vAlign w:val="center"/>
            <w:hideMark/>
          </w:tcPr>
          <w:p w14:paraId="346C0EC9" w14:textId="79401995" w:rsidR="0057601C" w:rsidRPr="00167CE0" w:rsidDel="001873A6" w:rsidRDefault="0057601C">
            <w:pPr>
              <w:widowControl w:val="0"/>
              <w:spacing w:before="100" w:after="100"/>
              <w:jc w:val="both"/>
              <w:rPr>
                <w:del w:id="26440" w:author="James Vu" w:date="2024-04-18T23:31:00Z"/>
                <w:b/>
                <w:bCs/>
                <w:sz w:val="28"/>
                <w:szCs w:val="28"/>
                <w:rPrChange w:id="26441" w:author="James Vu" w:date="2024-04-18T22:33:00Z">
                  <w:rPr>
                    <w:del w:id="26442" w:author="James Vu" w:date="2024-04-18T23:31:00Z"/>
                    <w:b/>
                    <w:bCs/>
                    <w:sz w:val="26"/>
                    <w:szCs w:val="26"/>
                  </w:rPr>
                </w:rPrChange>
              </w:rPr>
              <w:pPrChange w:id="26443" w:author="James Vu" w:date="2024-04-18T22:33:00Z">
                <w:pPr>
                  <w:widowControl w:val="0"/>
                  <w:spacing w:before="100" w:after="100"/>
                  <w:jc w:val="center"/>
                </w:pPr>
              </w:pPrChange>
            </w:pPr>
            <w:del w:id="26444" w:author="James Vu" w:date="2024-04-18T23:31:00Z">
              <w:r w:rsidRPr="00167CE0" w:rsidDel="001873A6">
                <w:rPr>
                  <w:b/>
                  <w:bCs/>
                  <w:sz w:val="28"/>
                  <w:szCs w:val="28"/>
                  <w:rPrChange w:id="26445" w:author="James Vu" w:date="2024-04-18T22:33:00Z">
                    <w:rPr>
                      <w:b/>
                      <w:bCs/>
                      <w:sz w:val="26"/>
                      <w:szCs w:val="26"/>
                    </w:rPr>
                  </w:rPrChange>
                </w:rPr>
                <w:delText> </w:delText>
              </w:r>
            </w:del>
          </w:p>
        </w:tc>
        <w:tc>
          <w:tcPr>
            <w:tcW w:w="515" w:type="pct"/>
            <w:tcBorders>
              <w:top w:val="nil"/>
              <w:left w:val="nil"/>
              <w:bottom w:val="single" w:sz="4" w:space="0" w:color="auto"/>
              <w:right w:val="single" w:sz="4" w:space="0" w:color="auto"/>
            </w:tcBorders>
            <w:shd w:val="clear" w:color="auto" w:fill="auto"/>
            <w:vAlign w:val="center"/>
            <w:hideMark/>
          </w:tcPr>
          <w:p w14:paraId="307FF622" w14:textId="61F63636" w:rsidR="0057601C" w:rsidRPr="00167CE0" w:rsidDel="001873A6" w:rsidRDefault="0057601C">
            <w:pPr>
              <w:widowControl w:val="0"/>
              <w:spacing w:before="100" w:after="100"/>
              <w:jc w:val="both"/>
              <w:rPr>
                <w:del w:id="26446" w:author="James Vu" w:date="2024-04-18T23:31:00Z"/>
                <w:sz w:val="28"/>
                <w:szCs w:val="28"/>
                <w:rPrChange w:id="26447" w:author="James Vu" w:date="2024-04-18T22:33:00Z">
                  <w:rPr>
                    <w:del w:id="26448" w:author="James Vu" w:date="2024-04-18T23:31:00Z"/>
                    <w:sz w:val="26"/>
                    <w:szCs w:val="26"/>
                  </w:rPr>
                </w:rPrChange>
              </w:rPr>
              <w:pPrChange w:id="26449" w:author="James Vu" w:date="2024-04-18T22:33:00Z">
                <w:pPr>
                  <w:widowControl w:val="0"/>
                  <w:spacing w:before="100" w:after="100"/>
                </w:pPr>
              </w:pPrChange>
            </w:pPr>
            <w:del w:id="26450" w:author="James Vu" w:date="2024-04-18T23:31:00Z">
              <w:r w:rsidRPr="00167CE0" w:rsidDel="001873A6">
                <w:rPr>
                  <w:sz w:val="28"/>
                  <w:szCs w:val="28"/>
                  <w:rPrChange w:id="26451" w:author="James Vu" w:date="2024-04-18T22:33:00Z">
                    <w:rPr>
                      <w:sz w:val="26"/>
                      <w:szCs w:val="26"/>
                    </w:rPr>
                  </w:rPrChange>
                </w:rPr>
                <w:delText> </w:delText>
              </w:r>
            </w:del>
          </w:p>
        </w:tc>
        <w:tc>
          <w:tcPr>
            <w:tcW w:w="337" w:type="pct"/>
            <w:tcBorders>
              <w:top w:val="nil"/>
              <w:left w:val="nil"/>
              <w:bottom w:val="single" w:sz="4" w:space="0" w:color="auto"/>
              <w:right w:val="single" w:sz="4" w:space="0" w:color="auto"/>
            </w:tcBorders>
            <w:shd w:val="clear" w:color="auto" w:fill="auto"/>
            <w:vAlign w:val="center"/>
            <w:hideMark/>
          </w:tcPr>
          <w:p w14:paraId="38124A46" w14:textId="0982D819" w:rsidR="0057601C" w:rsidRPr="00167CE0" w:rsidDel="001873A6" w:rsidRDefault="0057601C">
            <w:pPr>
              <w:widowControl w:val="0"/>
              <w:spacing w:before="100" w:after="100"/>
              <w:jc w:val="both"/>
              <w:rPr>
                <w:del w:id="26452" w:author="James Vu" w:date="2024-04-18T23:31:00Z"/>
                <w:sz w:val="28"/>
                <w:szCs w:val="28"/>
                <w:rPrChange w:id="26453" w:author="James Vu" w:date="2024-04-18T22:33:00Z">
                  <w:rPr>
                    <w:del w:id="26454" w:author="James Vu" w:date="2024-04-18T23:31:00Z"/>
                    <w:sz w:val="26"/>
                    <w:szCs w:val="26"/>
                  </w:rPr>
                </w:rPrChange>
              </w:rPr>
              <w:pPrChange w:id="26455" w:author="James Vu" w:date="2024-04-18T22:33:00Z">
                <w:pPr>
                  <w:widowControl w:val="0"/>
                  <w:spacing w:before="100" w:after="100"/>
                </w:pPr>
              </w:pPrChange>
            </w:pPr>
            <w:del w:id="26456" w:author="James Vu" w:date="2024-04-18T23:31:00Z">
              <w:r w:rsidRPr="00167CE0" w:rsidDel="001873A6">
                <w:rPr>
                  <w:sz w:val="28"/>
                  <w:szCs w:val="28"/>
                  <w:rPrChange w:id="26457" w:author="James Vu" w:date="2024-04-18T22:33:00Z">
                    <w:rPr>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30B823B1" w14:textId="1CFB81F0" w:rsidR="0057601C" w:rsidRPr="00167CE0" w:rsidDel="001873A6" w:rsidRDefault="0057601C">
            <w:pPr>
              <w:widowControl w:val="0"/>
              <w:spacing w:before="100" w:after="100"/>
              <w:jc w:val="both"/>
              <w:rPr>
                <w:del w:id="26458" w:author="James Vu" w:date="2024-04-18T23:31:00Z"/>
                <w:b/>
                <w:bCs/>
                <w:sz w:val="28"/>
                <w:szCs w:val="28"/>
                <w:rPrChange w:id="26459" w:author="James Vu" w:date="2024-04-18T22:33:00Z">
                  <w:rPr>
                    <w:del w:id="26460" w:author="James Vu" w:date="2024-04-18T23:31:00Z"/>
                    <w:b/>
                    <w:bCs/>
                    <w:sz w:val="26"/>
                    <w:szCs w:val="26"/>
                  </w:rPr>
                </w:rPrChange>
              </w:rPr>
              <w:pPrChange w:id="26461" w:author="James Vu" w:date="2024-04-18T22:33:00Z">
                <w:pPr>
                  <w:widowControl w:val="0"/>
                  <w:spacing w:before="100" w:after="100"/>
                  <w:jc w:val="center"/>
                </w:pPr>
              </w:pPrChange>
            </w:pPr>
            <w:del w:id="26462" w:author="James Vu" w:date="2024-04-18T23:31:00Z">
              <w:r w:rsidRPr="00167CE0" w:rsidDel="001873A6">
                <w:rPr>
                  <w:b/>
                  <w:bCs/>
                  <w:sz w:val="28"/>
                  <w:szCs w:val="28"/>
                  <w:rPrChange w:id="26463" w:author="James Vu" w:date="2024-04-18T22:33:00Z">
                    <w:rPr>
                      <w:b/>
                      <w:bCs/>
                      <w:sz w:val="26"/>
                      <w:szCs w:val="26"/>
                    </w:rPr>
                  </w:rPrChange>
                </w:rPr>
                <w:delText>687.028.560</w:delText>
              </w:r>
            </w:del>
          </w:p>
        </w:tc>
        <w:tc>
          <w:tcPr>
            <w:tcW w:w="565" w:type="pct"/>
            <w:tcBorders>
              <w:top w:val="nil"/>
              <w:left w:val="nil"/>
              <w:bottom w:val="single" w:sz="4" w:space="0" w:color="auto"/>
              <w:right w:val="single" w:sz="4" w:space="0" w:color="auto"/>
            </w:tcBorders>
            <w:shd w:val="clear" w:color="auto" w:fill="auto"/>
            <w:vAlign w:val="center"/>
            <w:hideMark/>
          </w:tcPr>
          <w:p w14:paraId="233E02FC" w14:textId="67A229F1" w:rsidR="0057601C" w:rsidRPr="00167CE0" w:rsidDel="001873A6" w:rsidRDefault="0057601C">
            <w:pPr>
              <w:widowControl w:val="0"/>
              <w:spacing w:before="100" w:after="100"/>
              <w:jc w:val="both"/>
              <w:rPr>
                <w:del w:id="26464" w:author="James Vu" w:date="2024-04-18T23:31:00Z"/>
                <w:b/>
                <w:bCs/>
                <w:sz w:val="28"/>
                <w:szCs w:val="28"/>
                <w:rPrChange w:id="26465" w:author="James Vu" w:date="2024-04-18T22:33:00Z">
                  <w:rPr>
                    <w:del w:id="26466" w:author="James Vu" w:date="2024-04-18T23:31:00Z"/>
                    <w:b/>
                    <w:bCs/>
                    <w:sz w:val="26"/>
                    <w:szCs w:val="26"/>
                  </w:rPr>
                </w:rPrChange>
              </w:rPr>
              <w:pPrChange w:id="26467" w:author="James Vu" w:date="2024-04-18T22:33:00Z">
                <w:pPr>
                  <w:widowControl w:val="0"/>
                  <w:spacing w:before="100" w:after="100"/>
                  <w:jc w:val="center"/>
                </w:pPr>
              </w:pPrChange>
            </w:pPr>
            <w:del w:id="26468" w:author="James Vu" w:date="2024-04-18T23:31:00Z">
              <w:r w:rsidRPr="00167CE0" w:rsidDel="001873A6">
                <w:rPr>
                  <w:b/>
                  <w:bCs/>
                  <w:sz w:val="28"/>
                  <w:szCs w:val="28"/>
                  <w:rPrChange w:id="26469" w:author="James Vu" w:date="2024-04-18T22:33:00Z">
                    <w:rPr>
                      <w:b/>
                      <w:bCs/>
                      <w:sz w:val="26"/>
                      <w:szCs w:val="26"/>
                    </w:rPr>
                  </w:rPrChange>
                </w:rPr>
                <w:delText>68.702.856</w:delText>
              </w:r>
            </w:del>
          </w:p>
        </w:tc>
        <w:tc>
          <w:tcPr>
            <w:tcW w:w="661" w:type="pct"/>
            <w:tcBorders>
              <w:top w:val="nil"/>
              <w:left w:val="nil"/>
              <w:bottom w:val="single" w:sz="4" w:space="0" w:color="auto"/>
              <w:right w:val="single" w:sz="4" w:space="0" w:color="auto"/>
            </w:tcBorders>
            <w:shd w:val="clear" w:color="auto" w:fill="auto"/>
            <w:vAlign w:val="center"/>
            <w:hideMark/>
          </w:tcPr>
          <w:p w14:paraId="1D05548B" w14:textId="6E5A77AB" w:rsidR="0057601C" w:rsidRPr="00167CE0" w:rsidDel="001873A6" w:rsidRDefault="0057601C">
            <w:pPr>
              <w:widowControl w:val="0"/>
              <w:spacing w:before="100" w:after="100"/>
              <w:jc w:val="both"/>
              <w:rPr>
                <w:del w:id="26470" w:author="James Vu" w:date="2024-04-18T23:31:00Z"/>
                <w:b/>
                <w:bCs/>
                <w:sz w:val="28"/>
                <w:szCs w:val="28"/>
                <w:rPrChange w:id="26471" w:author="James Vu" w:date="2024-04-18T22:33:00Z">
                  <w:rPr>
                    <w:del w:id="26472" w:author="James Vu" w:date="2024-04-18T23:31:00Z"/>
                    <w:b/>
                    <w:bCs/>
                    <w:sz w:val="26"/>
                    <w:szCs w:val="26"/>
                  </w:rPr>
                </w:rPrChange>
              </w:rPr>
              <w:pPrChange w:id="26473" w:author="James Vu" w:date="2024-04-18T22:33:00Z">
                <w:pPr>
                  <w:widowControl w:val="0"/>
                  <w:spacing w:before="100" w:after="100"/>
                  <w:jc w:val="center"/>
                </w:pPr>
              </w:pPrChange>
            </w:pPr>
            <w:del w:id="26474" w:author="James Vu" w:date="2024-04-18T23:31:00Z">
              <w:r w:rsidRPr="00167CE0" w:rsidDel="001873A6">
                <w:rPr>
                  <w:b/>
                  <w:bCs/>
                  <w:sz w:val="28"/>
                  <w:szCs w:val="28"/>
                  <w:rPrChange w:id="26475" w:author="James Vu" w:date="2024-04-18T22:33:00Z">
                    <w:rPr>
                      <w:b/>
                      <w:bCs/>
                      <w:sz w:val="26"/>
                      <w:szCs w:val="26"/>
                    </w:rPr>
                  </w:rPrChange>
                </w:rPr>
                <w:delText>755.731.416</w:delText>
              </w:r>
            </w:del>
          </w:p>
        </w:tc>
      </w:tr>
      <w:tr w:rsidR="001F3DF5" w:rsidRPr="00167CE0" w:rsidDel="001873A6" w14:paraId="76FF9221" w14:textId="504DE4B0" w:rsidTr="00D349A9">
        <w:trPr>
          <w:del w:id="26476"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53F388C2" w14:textId="61E57CD9" w:rsidR="0057601C" w:rsidRPr="00167CE0" w:rsidDel="001873A6" w:rsidRDefault="0057601C">
            <w:pPr>
              <w:widowControl w:val="0"/>
              <w:spacing w:before="100" w:after="100"/>
              <w:jc w:val="both"/>
              <w:rPr>
                <w:del w:id="26477" w:author="James Vu" w:date="2024-04-18T23:31:00Z"/>
                <w:sz w:val="28"/>
                <w:szCs w:val="28"/>
                <w:rPrChange w:id="26478" w:author="James Vu" w:date="2024-04-18T22:33:00Z">
                  <w:rPr>
                    <w:del w:id="26479" w:author="James Vu" w:date="2024-04-18T23:31:00Z"/>
                    <w:sz w:val="26"/>
                    <w:szCs w:val="26"/>
                  </w:rPr>
                </w:rPrChange>
              </w:rPr>
              <w:pPrChange w:id="26480" w:author="James Vu" w:date="2024-04-18T22:33:00Z">
                <w:pPr>
                  <w:widowControl w:val="0"/>
                  <w:spacing w:before="100" w:after="100"/>
                  <w:jc w:val="center"/>
                </w:pPr>
              </w:pPrChange>
            </w:pPr>
            <w:del w:id="26481" w:author="James Vu" w:date="2024-04-18T23:31:00Z">
              <w:r w:rsidRPr="00167CE0" w:rsidDel="001873A6">
                <w:rPr>
                  <w:sz w:val="28"/>
                  <w:szCs w:val="28"/>
                  <w:rPrChange w:id="26482" w:author="James Vu" w:date="2024-04-18T22:33:00Z">
                    <w:rPr>
                      <w:sz w:val="26"/>
                      <w:szCs w:val="26"/>
                    </w:rPr>
                  </w:rPrChange>
                </w:rPr>
                <w:delText>1</w:delText>
              </w:r>
            </w:del>
          </w:p>
        </w:tc>
        <w:tc>
          <w:tcPr>
            <w:tcW w:w="1788" w:type="pct"/>
            <w:tcBorders>
              <w:top w:val="nil"/>
              <w:left w:val="nil"/>
              <w:bottom w:val="single" w:sz="4" w:space="0" w:color="auto"/>
              <w:right w:val="single" w:sz="4" w:space="0" w:color="auto"/>
            </w:tcBorders>
            <w:shd w:val="clear" w:color="auto" w:fill="auto"/>
            <w:vAlign w:val="center"/>
            <w:hideMark/>
          </w:tcPr>
          <w:p w14:paraId="0FB03678" w14:textId="5ACB2A95" w:rsidR="00B04841" w:rsidRPr="00167CE0" w:rsidDel="001873A6" w:rsidRDefault="0057601C">
            <w:pPr>
              <w:widowControl w:val="0"/>
              <w:spacing w:before="100" w:after="100"/>
              <w:jc w:val="both"/>
              <w:rPr>
                <w:del w:id="26483" w:author="James Vu" w:date="2024-04-18T23:31:00Z"/>
                <w:sz w:val="28"/>
                <w:szCs w:val="28"/>
                <w:rPrChange w:id="26484" w:author="James Vu" w:date="2024-04-18T22:33:00Z">
                  <w:rPr>
                    <w:del w:id="26485" w:author="James Vu" w:date="2024-04-18T23:31:00Z"/>
                    <w:sz w:val="26"/>
                    <w:szCs w:val="26"/>
                  </w:rPr>
                </w:rPrChange>
              </w:rPr>
              <w:pPrChange w:id="26486" w:author="James Vu" w:date="2024-04-18T22:33:00Z">
                <w:pPr>
                  <w:widowControl w:val="0"/>
                  <w:spacing w:before="100" w:after="100"/>
                </w:pPr>
              </w:pPrChange>
            </w:pPr>
            <w:del w:id="26487" w:author="James Vu" w:date="2024-04-18T23:31:00Z">
              <w:r w:rsidRPr="00167CE0" w:rsidDel="001873A6">
                <w:rPr>
                  <w:b/>
                  <w:bCs/>
                  <w:sz w:val="28"/>
                  <w:szCs w:val="28"/>
                  <w:rPrChange w:id="26488" w:author="James Vu" w:date="2024-04-18T22:33:00Z">
                    <w:rPr>
                      <w:b/>
                      <w:bCs/>
                      <w:sz w:val="26"/>
                      <w:szCs w:val="26"/>
                    </w:rPr>
                  </w:rPrChange>
                </w:rPr>
                <w:delText>Thiết bị chuyển mạch lõi</w:delText>
              </w:r>
              <w:r w:rsidRPr="00167CE0" w:rsidDel="001873A6">
                <w:rPr>
                  <w:sz w:val="28"/>
                  <w:szCs w:val="28"/>
                  <w:rPrChange w:id="26489" w:author="James Vu" w:date="2024-04-18T22:33:00Z">
                    <w:rPr>
                      <w:sz w:val="26"/>
                      <w:szCs w:val="26"/>
                    </w:rPr>
                  </w:rPrChange>
                </w:rPr>
                <w:br/>
              </w:r>
              <w:r w:rsidR="00B04841" w:rsidRPr="00167CE0" w:rsidDel="001873A6">
                <w:rPr>
                  <w:sz w:val="28"/>
                  <w:szCs w:val="28"/>
                  <w:rPrChange w:id="26490" w:author="James Vu" w:date="2024-04-18T22:33:00Z">
                    <w:rPr>
                      <w:sz w:val="26"/>
                      <w:szCs w:val="26"/>
                    </w:rPr>
                  </w:rPrChange>
                </w:rPr>
                <w:delText xml:space="preserve">- Vật lý:  </w:delText>
              </w:r>
            </w:del>
          </w:p>
          <w:p w14:paraId="7626589B" w14:textId="4D838AE3" w:rsidR="00B04841" w:rsidRPr="00167CE0" w:rsidDel="001873A6" w:rsidRDefault="00B04841">
            <w:pPr>
              <w:widowControl w:val="0"/>
              <w:spacing w:before="100" w:after="100"/>
              <w:jc w:val="both"/>
              <w:rPr>
                <w:del w:id="26491" w:author="James Vu" w:date="2024-04-18T23:31:00Z"/>
                <w:sz w:val="28"/>
                <w:szCs w:val="28"/>
                <w:rPrChange w:id="26492" w:author="James Vu" w:date="2024-04-18T22:33:00Z">
                  <w:rPr>
                    <w:del w:id="26493" w:author="James Vu" w:date="2024-04-18T23:31:00Z"/>
                    <w:sz w:val="26"/>
                    <w:szCs w:val="26"/>
                  </w:rPr>
                </w:rPrChange>
              </w:rPr>
              <w:pPrChange w:id="26494" w:author="James Vu" w:date="2024-04-18T22:33:00Z">
                <w:pPr>
                  <w:widowControl w:val="0"/>
                  <w:spacing w:before="100" w:after="100"/>
                </w:pPr>
              </w:pPrChange>
            </w:pPr>
            <w:del w:id="26495" w:author="James Vu" w:date="2024-04-18T23:31:00Z">
              <w:r w:rsidRPr="00167CE0" w:rsidDel="001873A6">
                <w:rPr>
                  <w:sz w:val="28"/>
                  <w:szCs w:val="28"/>
                  <w:rPrChange w:id="26496" w:author="James Vu" w:date="2024-04-18T22:33:00Z">
                    <w:rPr>
                      <w:sz w:val="26"/>
                      <w:szCs w:val="26"/>
                    </w:rPr>
                  </w:rPrChange>
                </w:rPr>
                <w:delText>+ 1RU fixed form factor</w:delText>
              </w:r>
            </w:del>
          </w:p>
          <w:p w14:paraId="3822294C" w14:textId="5DE39186" w:rsidR="00B04841" w:rsidRPr="00167CE0" w:rsidDel="001873A6" w:rsidRDefault="00B04841">
            <w:pPr>
              <w:widowControl w:val="0"/>
              <w:spacing w:before="100" w:after="100"/>
              <w:jc w:val="both"/>
              <w:rPr>
                <w:del w:id="26497" w:author="James Vu" w:date="2024-04-18T23:31:00Z"/>
                <w:sz w:val="28"/>
                <w:szCs w:val="28"/>
                <w:rPrChange w:id="26498" w:author="James Vu" w:date="2024-04-18T22:33:00Z">
                  <w:rPr>
                    <w:del w:id="26499" w:author="James Vu" w:date="2024-04-18T23:31:00Z"/>
                    <w:sz w:val="26"/>
                    <w:szCs w:val="26"/>
                  </w:rPr>
                </w:rPrChange>
              </w:rPr>
              <w:pPrChange w:id="26500" w:author="James Vu" w:date="2024-04-18T22:33:00Z">
                <w:pPr>
                  <w:widowControl w:val="0"/>
                  <w:spacing w:before="100" w:after="100"/>
                </w:pPr>
              </w:pPrChange>
            </w:pPr>
            <w:del w:id="26501" w:author="James Vu" w:date="2024-04-18T23:31:00Z">
              <w:r w:rsidRPr="00167CE0" w:rsidDel="001873A6">
                <w:rPr>
                  <w:sz w:val="28"/>
                  <w:szCs w:val="28"/>
                  <w:rPrChange w:id="26502" w:author="James Vu" w:date="2024-04-18T22:33:00Z">
                    <w:rPr>
                      <w:sz w:val="26"/>
                      <w:szCs w:val="26"/>
                    </w:rPr>
                  </w:rPrChange>
                </w:rPr>
                <w:delText>+ 24-port 1/10G SFP+</w:delText>
              </w:r>
            </w:del>
          </w:p>
          <w:p w14:paraId="11970D2C" w14:textId="7A82FC18" w:rsidR="00B04841" w:rsidRPr="00167CE0" w:rsidDel="001873A6" w:rsidRDefault="00B04841">
            <w:pPr>
              <w:widowControl w:val="0"/>
              <w:spacing w:before="100" w:after="100"/>
              <w:jc w:val="both"/>
              <w:rPr>
                <w:del w:id="26503" w:author="James Vu" w:date="2024-04-18T23:31:00Z"/>
                <w:sz w:val="28"/>
                <w:szCs w:val="28"/>
                <w:rPrChange w:id="26504" w:author="James Vu" w:date="2024-04-18T22:33:00Z">
                  <w:rPr>
                    <w:del w:id="26505" w:author="James Vu" w:date="2024-04-18T23:31:00Z"/>
                    <w:sz w:val="26"/>
                    <w:szCs w:val="26"/>
                  </w:rPr>
                </w:rPrChange>
              </w:rPr>
              <w:pPrChange w:id="26506" w:author="James Vu" w:date="2024-04-18T22:33:00Z">
                <w:pPr>
                  <w:widowControl w:val="0"/>
                  <w:spacing w:before="100" w:after="100"/>
                </w:pPr>
              </w:pPrChange>
            </w:pPr>
            <w:del w:id="26507" w:author="James Vu" w:date="2024-04-18T23:31:00Z">
              <w:r w:rsidRPr="00167CE0" w:rsidDel="001873A6">
                <w:rPr>
                  <w:sz w:val="28"/>
                  <w:szCs w:val="28"/>
                  <w:rPrChange w:id="26508" w:author="James Vu" w:date="2024-04-18T22:33:00Z">
                    <w:rPr>
                      <w:sz w:val="26"/>
                      <w:szCs w:val="26"/>
                    </w:rPr>
                  </w:rPrChange>
                </w:rPr>
                <w:delText>+ Dự phòng quạt, nguồn</w:delText>
              </w:r>
            </w:del>
          </w:p>
          <w:p w14:paraId="6AE10C2D" w14:textId="50325D54" w:rsidR="00B04841" w:rsidRPr="00167CE0" w:rsidDel="001873A6" w:rsidRDefault="00B04841">
            <w:pPr>
              <w:widowControl w:val="0"/>
              <w:spacing w:before="100" w:after="100"/>
              <w:jc w:val="both"/>
              <w:rPr>
                <w:del w:id="26509" w:author="James Vu" w:date="2024-04-18T23:31:00Z"/>
                <w:sz w:val="28"/>
                <w:szCs w:val="28"/>
                <w:rPrChange w:id="26510" w:author="James Vu" w:date="2024-04-18T22:33:00Z">
                  <w:rPr>
                    <w:del w:id="26511" w:author="James Vu" w:date="2024-04-18T23:31:00Z"/>
                    <w:sz w:val="26"/>
                    <w:szCs w:val="26"/>
                  </w:rPr>
                </w:rPrChange>
              </w:rPr>
              <w:pPrChange w:id="26512" w:author="James Vu" w:date="2024-04-18T22:33:00Z">
                <w:pPr>
                  <w:widowControl w:val="0"/>
                  <w:spacing w:before="100" w:after="100"/>
                </w:pPr>
              </w:pPrChange>
            </w:pPr>
            <w:del w:id="26513" w:author="James Vu" w:date="2024-04-18T23:31:00Z">
              <w:r w:rsidRPr="00167CE0" w:rsidDel="001873A6">
                <w:rPr>
                  <w:sz w:val="28"/>
                  <w:szCs w:val="28"/>
                  <w:rPrChange w:id="26514" w:author="James Vu" w:date="2024-04-18T22:33:00Z">
                    <w:rPr>
                      <w:sz w:val="26"/>
                      <w:szCs w:val="26"/>
                    </w:rPr>
                  </w:rPrChange>
                </w:rPr>
                <w:delText>+ Có cổng quản trị, cổng console</w:delText>
              </w:r>
            </w:del>
          </w:p>
          <w:p w14:paraId="569D0738" w14:textId="42D30DBD" w:rsidR="00B04841" w:rsidRPr="00167CE0" w:rsidDel="001873A6" w:rsidRDefault="00B04841">
            <w:pPr>
              <w:widowControl w:val="0"/>
              <w:spacing w:before="100" w:after="100"/>
              <w:jc w:val="both"/>
              <w:rPr>
                <w:del w:id="26515" w:author="James Vu" w:date="2024-04-18T23:31:00Z"/>
                <w:sz w:val="28"/>
                <w:szCs w:val="28"/>
                <w:rPrChange w:id="26516" w:author="James Vu" w:date="2024-04-18T22:33:00Z">
                  <w:rPr>
                    <w:del w:id="26517" w:author="James Vu" w:date="2024-04-18T23:31:00Z"/>
                    <w:sz w:val="26"/>
                    <w:szCs w:val="26"/>
                  </w:rPr>
                </w:rPrChange>
              </w:rPr>
              <w:pPrChange w:id="26518" w:author="James Vu" w:date="2024-04-18T22:33:00Z">
                <w:pPr>
                  <w:widowControl w:val="0"/>
                  <w:spacing w:before="100" w:after="100"/>
                </w:pPr>
              </w:pPrChange>
            </w:pPr>
            <w:del w:id="26519" w:author="James Vu" w:date="2024-04-18T23:31:00Z">
              <w:r w:rsidRPr="00167CE0" w:rsidDel="001873A6">
                <w:rPr>
                  <w:sz w:val="28"/>
                  <w:szCs w:val="28"/>
                  <w:rPrChange w:id="26520" w:author="James Vu" w:date="2024-04-18T22:33:00Z">
                    <w:rPr>
                      <w:sz w:val="26"/>
                      <w:szCs w:val="26"/>
                    </w:rPr>
                  </w:rPrChange>
                </w:rPr>
                <w:delText xml:space="preserve">- Hiệu năng thiết bị  </w:delText>
              </w:r>
            </w:del>
          </w:p>
          <w:p w14:paraId="612AC655" w14:textId="12BFBC18" w:rsidR="00B04841" w:rsidRPr="00167CE0" w:rsidDel="001873A6" w:rsidRDefault="00B04841">
            <w:pPr>
              <w:widowControl w:val="0"/>
              <w:spacing w:before="100" w:after="100"/>
              <w:jc w:val="both"/>
              <w:rPr>
                <w:del w:id="26521" w:author="James Vu" w:date="2024-04-18T23:31:00Z"/>
                <w:sz w:val="28"/>
                <w:szCs w:val="28"/>
                <w:rPrChange w:id="26522" w:author="James Vu" w:date="2024-04-18T22:33:00Z">
                  <w:rPr>
                    <w:del w:id="26523" w:author="James Vu" w:date="2024-04-18T23:31:00Z"/>
                    <w:sz w:val="26"/>
                    <w:szCs w:val="26"/>
                  </w:rPr>
                </w:rPrChange>
              </w:rPr>
              <w:pPrChange w:id="26524" w:author="James Vu" w:date="2024-04-18T22:33:00Z">
                <w:pPr>
                  <w:widowControl w:val="0"/>
                  <w:spacing w:before="100" w:after="100"/>
                </w:pPr>
              </w:pPrChange>
            </w:pPr>
            <w:del w:id="26525" w:author="James Vu" w:date="2024-04-18T23:31:00Z">
              <w:r w:rsidRPr="00167CE0" w:rsidDel="001873A6">
                <w:rPr>
                  <w:sz w:val="28"/>
                  <w:szCs w:val="28"/>
                  <w:rPrChange w:id="26526" w:author="James Vu" w:date="2024-04-18T22:33:00Z">
                    <w:rPr>
                      <w:sz w:val="26"/>
                      <w:szCs w:val="26"/>
                    </w:rPr>
                  </w:rPrChange>
                </w:rPr>
                <w:delText xml:space="preserve"> + Năng lực chuyển mạch: 480 Gbps</w:delText>
              </w:r>
            </w:del>
          </w:p>
          <w:p w14:paraId="4107A6A9" w14:textId="685EC826" w:rsidR="00B04841" w:rsidRPr="00167CE0" w:rsidDel="001873A6" w:rsidRDefault="00B04841">
            <w:pPr>
              <w:widowControl w:val="0"/>
              <w:spacing w:before="100" w:after="100"/>
              <w:jc w:val="both"/>
              <w:rPr>
                <w:del w:id="26527" w:author="James Vu" w:date="2024-04-18T23:31:00Z"/>
                <w:sz w:val="28"/>
                <w:szCs w:val="28"/>
                <w:rPrChange w:id="26528" w:author="James Vu" w:date="2024-04-18T22:33:00Z">
                  <w:rPr>
                    <w:del w:id="26529" w:author="James Vu" w:date="2024-04-18T23:31:00Z"/>
                    <w:sz w:val="26"/>
                    <w:szCs w:val="26"/>
                  </w:rPr>
                </w:rPrChange>
              </w:rPr>
              <w:pPrChange w:id="26530" w:author="James Vu" w:date="2024-04-18T22:33:00Z">
                <w:pPr>
                  <w:widowControl w:val="0"/>
                  <w:spacing w:before="100" w:after="100"/>
                </w:pPr>
              </w:pPrChange>
            </w:pPr>
            <w:del w:id="26531" w:author="James Vu" w:date="2024-04-18T23:31:00Z">
              <w:r w:rsidRPr="00167CE0" w:rsidDel="001873A6">
                <w:rPr>
                  <w:sz w:val="28"/>
                  <w:szCs w:val="28"/>
                  <w:rPrChange w:id="26532" w:author="James Vu" w:date="2024-04-18T22:33:00Z">
                    <w:rPr>
                      <w:sz w:val="26"/>
                      <w:szCs w:val="26"/>
                    </w:rPr>
                  </w:rPrChange>
                </w:rPr>
                <w:delText xml:space="preserve"> + Năng lực chuyển tiếp gói tin: 360 Mpps</w:delText>
              </w:r>
            </w:del>
          </w:p>
          <w:p w14:paraId="5D917DEE" w14:textId="59710641" w:rsidR="00B04841" w:rsidRPr="00167CE0" w:rsidDel="001873A6" w:rsidRDefault="00B04841">
            <w:pPr>
              <w:widowControl w:val="0"/>
              <w:spacing w:before="100" w:after="100"/>
              <w:jc w:val="both"/>
              <w:rPr>
                <w:del w:id="26533" w:author="James Vu" w:date="2024-04-18T23:31:00Z"/>
                <w:sz w:val="28"/>
                <w:szCs w:val="28"/>
                <w:rPrChange w:id="26534" w:author="James Vu" w:date="2024-04-18T22:33:00Z">
                  <w:rPr>
                    <w:del w:id="26535" w:author="James Vu" w:date="2024-04-18T23:31:00Z"/>
                    <w:sz w:val="26"/>
                    <w:szCs w:val="26"/>
                  </w:rPr>
                </w:rPrChange>
              </w:rPr>
              <w:pPrChange w:id="26536" w:author="James Vu" w:date="2024-04-18T22:33:00Z">
                <w:pPr>
                  <w:widowControl w:val="0"/>
                  <w:spacing w:before="100" w:after="100"/>
                </w:pPr>
              </w:pPrChange>
            </w:pPr>
            <w:del w:id="26537" w:author="James Vu" w:date="2024-04-18T23:31:00Z">
              <w:r w:rsidRPr="00167CE0" w:rsidDel="001873A6">
                <w:rPr>
                  <w:sz w:val="28"/>
                  <w:szCs w:val="28"/>
                  <w:rPrChange w:id="26538" w:author="James Vu" w:date="2024-04-18T22:33:00Z">
                    <w:rPr>
                      <w:sz w:val="26"/>
                      <w:szCs w:val="26"/>
                    </w:rPr>
                  </w:rPrChange>
                </w:rPr>
                <w:delText xml:space="preserve"> + Kích cỡ gói tin lớn nhất: 9216 bytes</w:delText>
              </w:r>
            </w:del>
          </w:p>
          <w:p w14:paraId="3198F9D0" w14:textId="72BA9B5E" w:rsidR="00B04841" w:rsidRPr="00167CE0" w:rsidDel="001873A6" w:rsidRDefault="00B04841">
            <w:pPr>
              <w:widowControl w:val="0"/>
              <w:spacing w:before="100" w:after="100"/>
              <w:jc w:val="both"/>
              <w:rPr>
                <w:del w:id="26539" w:author="James Vu" w:date="2024-04-18T23:31:00Z"/>
                <w:sz w:val="28"/>
                <w:szCs w:val="28"/>
                <w:rPrChange w:id="26540" w:author="James Vu" w:date="2024-04-18T22:33:00Z">
                  <w:rPr>
                    <w:del w:id="26541" w:author="James Vu" w:date="2024-04-18T23:31:00Z"/>
                    <w:sz w:val="26"/>
                    <w:szCs w:val="26"/>
                  </w:rPr>
                </w:rPrChange>
              </w:rPr>
              <w:pPrChange w:id="26542" w:author="James Vu" w:date="2024-04-18T22:33:00Z">
                <w:pPr>
                  <w:widowControl w:val="0"/>
                  <w:spacing w:before="100" w:after="100"/>
                </w:pPr>
              </w:pPrChange>
            </w:pPr>
            <w:del w:id="26543" w:author="James Vu" w:date="2024-04-18T23:31:00Z">
              <w:r w:rsidRPr="00167CE0" w:rsidDel="001873A6">
                <w:rPr>
                  <w:sz w:val="28"/>
                  <w:szCs w:val="28"/>
                  <w:rPrChange w:id="26544" w:author="James Vu" w:date="2024-04-18T22:33:00Z">
                    <w:rPr>
                      <w:sz w:val="26"/>
                      <w:szCs w:val="26"/>
                    </w:rPr>
                  </w:rPrChange>
                </w:rPr>
                <w:delText xml:space="preserve"> - Năng lực xử lý của các tính năng, phần cứng:</w:delText>
              </w:r>
            </w:del>
          </w:p>
          <w:p w14:paraId="54B47F0C" w14:textId="77FF95AA" w:rsidR="00B04841" w:rsidRPr="00167CE0" w:rsidDel="001873A6" w:rsidRDefault="00B04841">
            <w:pPr>
              <w:widowControl w:val="0"/>
              <w:spacing w:before="100" w:after="100"/>
              <w:jc w:val="both"/>
              <w:rPr>
                <w:del w:id="26545" w:author="James Vu" w:date="2024-04-18T23:31:00Z"/>
                <w:sz w:val="28"/>
                <w:szCs w:val="28"/>
                <w:rPrChange w:id="26546" w:author="James Vu" w:date="2024-04-18T22:33:00Z">
                  <w:rPr>
                    <w:del w:id="26547" w:author="James Vu" w:date="2024-04-18T23:31:00Z"/>
                    <w:sz w:val="26"/>
                    <w:szCs w:val="26"/>
                  </w:rPr>
                </w:rPrChange>
              </w:rPr>
              <w:pPrChange w:id="26548" w:author="James Vu" w:date="2024-04-18T22:33:00Z">
                <w:pPr>
                  <w:widowControl w:val="0"/>
                  <w:spacing w:before="100" w:after="100"/>
                </w:pPr>
              </w:pPrChange>
            </w:pPr>
            <w:del w:id="26549" w:author="James Vu" w:date="2024-04-18T23:31:00Z">
              <w:r w:rsidRPr="00167CE0" w:rsidDel="001873A6">
                <w:rPr>
                  <w:sz w:val="28"/>
                  <w:szCs w:val="28"/>
                  <w:rPrChange w:id="26550" w:author="James Vu" w:date="2024-04-18T22:33:00Z">
                    <w:rPr>
                      <w:sz w:val="26"/>
                      <w:szCs w:val="26"/>
                    </w:rPr>
                  </w:rPrChange>
                </w:rPr>
                <w:delText xml:space="preserve"> + Địa chỉ MAC: 64,000</w:delText>
              </w:r>
            </w:del>
          </w:p>
          <w:p w14:paraId="2B7ACB13" w14:textId="416CE583" w:rsidR="00B04841" w:rsidRPr="00167CE0" w:rsidDel="001873A6" w:rsidRDefault="00B04841">
            <w:pPr>
              <w:widowControl w:val="0"/>
              <w:spacing w:before="100" w:after="100"/>
              <w:jc w:val="both"/>
              <w:rPr>
                <w:del w:id="26551" w:author="James Vu" w:date="2024-04-18T23:31:00Z"/>
                <w:sz w:val="28"/>
                <w:szCs w:val="28"/>
                <w:rPrChange w:id="26552" w:author="James Vu" w:date="2024-04-18T22:33:00Z">
                  <w:rPr>
                    <w:del w:id="26553" w:author="James Vu" w:date="2024-04-18T23:31:00Z"/>
                    <w:sz w:val="26"/>
                    <w:szCs w:val="26"/>
                  </w:rPr>
                </w:rPrChange>
              </w:rPr>
              <w:pPrChange w:id="26554" w:author="James Vu" w:date="2024-04-18T22:33:00Z">
                <w:pPr>
                  <w:widowControl w:val="0"/>
                  <w:spacing w:before="100" w:after="100"/>
                </w:pPr>
              </w:pPrChange>
            </w:pPr>
            <w:del w:id="26555" w:author="James Vu" w:date="2024-04-18T23:31:00Z">
              <w:r w:rsidRPr="00167CE0" w:rsidDel="001873A6">
                <w:rPr>
                  <w:sz w:val="28"/>
                  <w:szCs w:val="28"/>
                  <w:rPrChange w:id="26556" w:author="James Vu" w:date="2024-04-18T22:33:00Z">
                    <w:rPr>
                      <w:sz w:val="26"/>
                      <w:szCs w:val="26"/>
                    </w:rPr>
                  </w:rPrChange>
                </w:rPr>
                <w:delText xml:space="preserve"> + VLAN: 4,096</w:delText>
              </w:r>
            </w:del>
          </w:p>
          <w:p w14:paraId="20CD57F8" w14:textId="65B73566" w:rsidR="00B04841" w:rsidRPr="00167CE0" w:rsidDel="001873A6" w:rsidRDefault="00B04841">
            <w:pPr>
              <w:widowControl w:val="0"/>
              <w:spacing w:before="100" w:after="100"/>
              <w:jc w:val="both"/>
              <w:rPr>
                <w:del w:id="26557" w:author="James Vu" w:date="2024-04-18T23:31:00Z"/>
                <w:sz w:val="28"/>
                <w:szCs w:val="28"/>
                <w:rPrChange w:id="26558" w:author="James Vu" w:date="2024-04-18T22:33:00Z">
                  <w:rPr>
                    <w:del w:id="26559" w:author="James Vu" w:date="2024-04-18T23:31:00Z"/>
                    <w:sz w:val="26"/>
                    <w:szCs w:val="26"/>
                  </w:rPr>
                </w:rPrChange>
              </w:rPr>
              <w:pPrChange w:id="26560" w:author="James Vu" w:date="2024-04-18T22:33:00Z">
                <w:pPr>
                  <w:widowControl w:val="0"/>
                  <w:spacing w:before="100" w:after="100"/>
                </w:pPr>
              </w:pPrChange>
            </w:pPr>
            <w:del w:id="26561" w:author="James Vu" w:date="2024-04-18T23:31:00Z">
              <w:r w:rsidRPr="00167CE0" w:rsidDel="001873A6">
                <w:rPr>
                  <w:sz w:val="28"/>
                  <w:szCs w:val="28"/>
                  <w:rPrChange w:id="26562" w:author="James Vu" w:date="2024-04-18T22:33:00Z">
                    <w:rPr>
                      <w:sz w:val="26"/>
                      <w:szCs w:val="26"/>
                    </w:rPr>
                  </w:rPrChange>
                </w:rPr>
                <w:delText xml:space="preserve"> + Number of ACL: 4,096</w:delText>
              </w:r>
            </w:del>
          </w:p>
          <w:p w14:paraId="00B48430" w14:textId="4FD1074C" w:rsidR="00B04841" w:rsidRPr="00167CE0" w:rsidDel="001873A6" w:rsidRDefault="00B04841">
            <w:pPr>
              <w:widowControl w:val="0"/>
              <w:spacing w:before="100" w:after="100"/>
              <w:jc w:val="both"/>
              <w:rPr>
                <w:del w:id="26563" w:author="James Vu" w:date="2024-04-18T23:31:00Z"/>
                <w:sz w:val="28"/>
                <w:szCs w:val="28"/>
                <w:rPrChange w:id="26564" w:author="James Vu" w:date="2024-04-18T22:33:00Z">
                  <w:rPr>
                    <w:del w:id="26565" w:author="James Vu" w:date="2024-04-18T23:31:00Z"/>
                    <w:sz w:val="26"/>
                    <w:szCs w:val="26"/>
                  </w:rPr>
                </w:rPrChange>
              </w:rPr>
              <w:pPrChange w:id="26566" w:author="James Vu" w:date="2024-04-18T22:33:00Z">
                <w:pPr>
                  <w:widowControl w:val="0"/>
                  <w:spacing w:before="100" w:after="100"/>
                </w:pPr>
              </w:pPrChange>
            </w:pPr>
            <w:del w:id="26567" w:author="James Vu" w:date="2024-04-18T23:31:00Z">
              <w:r w:rsidRPr="00167CE0" w:rsidDel="001873A6">
                <w:rPr>
                  <w:sz w:val="28"/>
                  <w:szCs w:val="28"/>
                  <w:rPrChange w:id="26568" w:author="James Vu" w:date="2024-04-18T22:33:00Z">
                    <w:rPr>
                      <w:sz w:val="26"/>
                      <w:szCs w:val="26"/>
                    </w:rPr>
                  </w:rPrChange>
                </w:rPr>
                <w:delText xml:space="preserve"> + IPv4 route: 24,000</w:delText>
              </w:r>
            </w:del>
          </w:p>
          <w:p w14:paraId="283FD6AB" w14:textId="422F965B" w:rsidR="00B04841" w:rsidRPr="00167CE0" w:rsidDel="001873A6" w:rsidRDefault="00B04841">
            <w:pPr>
              <w:widowControl w:val="0"/>
              <w:spacing w:before="100" w:after="100"/>
              <w:jc w:val="both"/>
              <w:rPr>
                <w:del w:id="26569" w:author="James Vu" w:date="2024-04-18T23:31:00Z"/>
                <w:sz w:val="28"/>
                <w:szCs w:val="28"/>
                <w:rPrChange w:id="26570" w:author="James Vu" w:date="2024-04-18T22:33:00Z">
                  <w:rPr>
                    <w:del w:id="26571" w:author="James Vu" w:date="2024-04-18T23:31:00Z"/>
                    <w:sz w:val="26"/>
                    <w:szCs w:val="26"/>
                  </w:rPr>
                </w:rPrChange>
              </w:rPr>
              <w:pPrChange w:id="26572" w:author="James Vu" w:date="2024-04-18T22:33:00Z">
                <w:pPr>
                  <w:widowControl w:val="0"/>
                  <w:spacing w:before="100" w:after="100"/>
                </w:pPr>
              </w:pPrChange>
            </w:pPr>
            <w:del w:id="26573" w:author="James Vu" w:date="2024-04-18T23:31:00Z">
              <w:r w:rsidRPr="00167CE0" w:rsidDel="001873A6">
                <w:rPr>
                  <w:sz w:val="28"/>
                  <w:szCs w:val="28"/>
                  <w:rPrChange w:id="26574" w:author="James Vu" w:date="2024-04-18T22:33:00Z">
                    <w:rPr>
                      <w:sz w:val="26"/>
                      <w:szCs w:val="26"/>
                    </w:rPr>
                  </w:rPrChange>
                </w:rPr>
                <w:delText xml:space="preserve"> + RAM: 16 GB </w:delText>
              </w:r>
            </w:del>
          </w:p>
          <w:p w14:paraId="341B1E90" w14:textId="63D2CC6D" w:rsidR="00B04841" w:rsidRPr="00167CE0" w:rsidDel="001873A6" w:rsidRDefault="00B04841">
            <w:pPr>
              <w:widowControl w:val="0"/>
              <w:spacing w:before="100" w:after="100"/>
              <w:jc w:val="both"/>
              <w:rPr>
                <w:del w:id="26575" w:author="James Vu" w:date="2024-04-18T23:31:00Z"/>
                <w:sz w:val="28"/>
                <w:szCs w:val="28"/>
                <w:rPrChange w:id="26576" w:author="James Vu" w:date="2024-04-18T22:33:00Z">
                  <w:rPr>
                    <w:del w:id="26577" w:author="James Vu" w:date="2024-04-18T23:31:00Z"/>
                    <w:sz w:val="26"/>
                    <w:szCs w:val="26"/>
                  </w:rPr>
                </w:rPrChange>
              </w:rPr>
              <w:pPrChange w:id="26578" w:author="James Vu" w:date="2024-04-18T22:33:00Z">
                <w:pPr>
                  <w:widowControl w:val="0"/>
                  <w:spacing w:before="100" w:after="100"/>
                </w:pPr>
              </w:pPrChange>
            </w:pPr>
            <w:del w:id="26579" w:author="James Vu" w:date="2024-04-18T23:31:00Z">
              <w:r w:rsidRPr="00167CE0" w:rsidDel="001873A6">
                <w:rPr>
                  <w:sz w:val="28"/>
                  <w:szCs w:val="28"/>
                  <w:rPrChange w:id="26580" w:author="James Vu" w:date="2024-04-18T22:33:00Z">
                    <w:rPr>
                      <w:sz w:val="26"/>
                      <w:szCs w:val="26"/>
                    </w:rPr>
                  </w:rPrChange>
                </w:rPr>
                <w:delText xml:space="preserve"> + Flash: 16 GB</w:delText>
              </w:r>
            </w:del>
          </w:p>
          <w:p w14:paraId="0F704163" w14:textId="00652721" w:rsidR="00B04841" w:rsidRPr="00167CE0" w:rsidDel="001873A6" w:rsidRDefault="00B04841">
            <w:pPr>
              <w:widowControl w:val="0"/>
              <w:spacing w:before="100" w:after="100"/>
              <w:jc w:val="both"/>
              <w:rPr>
                <w:del w:id="26581" w:author="James Vu" w:date="2024-04-18T23:31:00Z"/>
                <w:sz w:val="28"/>
                <w:szCs w:val="28"/>
                <w:rPrChange w:id="26582" w:author="James Vu" w:date="2024-04-18T22:33:00Z">
                  <w:rPr>
                    <w:del w:id="26583" w:author="James Vu" w:date="2024-04-18T23:31:00Z"/>
                    <w:sz w:val="26"/>
                    <w:szCs w:val="26"/>
                  </w:rPr>
                </w:rPrChange>
              </w:rPr>
              <w:pPrChange w:id="26584" w:author="James Vu" w:date="2024-04-18T22:33:00Z">
                <w:pPr>
                  <w:widowControl w:val="0"/>
                  <w:spacing w:before="100" w:after="100"/>
                </w:pPr>
              </w:pPrChange>
            </w:pPr>
            <w:del w:id="26585" w:author="James Vu" w:date="2024-04-18T23:31:00Z">
              <w:r w:rsidRPr="00167CE0" w:rsidDel="001873A6">
                <w:rPr>
                  <w:sz w:val="28"/>
                  <w:szCs w:val="28"/>
                  <w:rPrChange w:id="26586" w:author="James Vu" w:date="2024-04-18T22:33:00Z">
                    <w:rPr>
                      <w:sz w:val="26"/>
                      <w:szCs w:val="26"/>
                    </w:rPr>
                  </w:rPrChange>
                </w:rPr>
                <w:delText xml:space="preserve"> + Hỗ trợ tính năng L2: CDP, EtherChannel, MSTP, PVRST+, STP, VLAN tag, LACP, Storm control</w:delText>
              </w:r>
            </w:del>
          </w:p>
          <w:p w14:paraId="60891E3C" w14:textId="24536162" w:rsidR="00B04841" w:rsidRPr="00167CE0" w:rsidDel="001873A6" w:rsidRDefault="00B04841">
            <w:pPr>
              <w:widowControl w:val="0"/>
              <w:spacing w:before="100" w:after="100"/>
              <w:jc w:val="both"/>
              <w:rPr>
                <w:del w:id="26587" w:author="James Vu" w:date="2024-04-18T23:31:00Z"/>
                <w:sz w:val="28"/>
                <w:szCs w:val="28"/>
                <w:rPrChange w:id="26588" w:author="James Vu" w:date="2024-04-18T22:33:00Z">
                  <w:rPr>
                    <w:del w:id="26589" w:author="James Vu" w:date="2024-04-18T23:31:00Z"/>
                    <w:sz w:val="26"/>
                    <w:szCs w:val="26"/>
                  </w:rPr>
                </w:rPrChange>
              </w:rPr>
              <w:pPrChange w:id="26590" w:author="James Vu" w:date="2024-04-18T22:33:00Z">
                <w:pPr>
                  <w:widowControl w:val="0"/>
                  <w:spacing w:before="100" w:after="100"/>
                </w:pPr>
              </w:pPrChange>
            </w:pPr>
            <w:del w:id="26591" w:author="James Vu" w:date="2024-04-18T23:31:00Z">
              <w:r w:rsidRPr="00167CE0" w:rsidDel="001873A6">
                <w:rPr>
                  <w:sz w:val="28"/>
                  <w:szCs w:val="28"/>
                  <w:rPrChange w:id="26592" w:author="James Vu" w:date="2024-04-18T22:33:00Z">
                    <w:rPr>
                      <w:sz w:val="26"/>
                      <w:szCs w:val="26"/>
                    </w:rPr>
                  </w:rPrChange>
                </w:rPr>
                <w:delText xml:space="preserve"> + Hỗ trợ tính năng L3: Inter-VLAN Routing, static routes, RIPv2, ACLs, OSFPv2, BGP, VRF-Lite, EIGRP Stub, HSRP, VRRP</w:delText>
              </w:r>
            </w:del>
          </w:p>
          <w:p w14:paraId="40D260E7" w14:textId="7827CCAB" w:rsidR="0057601C" w:rsidRPr="00167CE0" w:rsidDel="001873A6" w:rsidRDefault="00B04841">
            <w:pPr>
              <w:widowControl w:val="0"/>
              <w:spacing w:before="100" w:after="100"/>
              <w:jc w:val="both"/>
              <w:rPr>
                <w:del w:id="26593" w:author="James Vu" w:date="2024-04-18T23:31:00Z"/>
                <w:sz w:val="28"/>
                <w:szCs w:val="28"/>
                <w:rPrChange w:id="26594" w:author="James Vu" w:date="2024-04-18T22:33:00Z">
                  <w:rPr>
                    <w:del w:id="26595" w:author="James Vu" w:date="2024-04-18T23:31:00Z"/>
                    <w:sz w:val="26"/>
                    <w:szCs w:val="26"/>
                  </w:rPr>
                </w:rPrChange>
              </w:rPr>
              <w:pPrChange w:id="26596" w:author="James Vu" w:date="2024-04-18T22:33:00Z">
                <w:pPr>
                  <w:widowControl w:val="0"/>
                  <w:spacing w:before="100" w:after="100"/>
                </w:pPr>
              </w:pPrChange>
            </w:pPr>
            <w:del w:id="26597" w:author="James Vu" w:date="2024-04-18T23:31:00Z">
              <w:r w:rsidRPr="00167CE0" w:rsidDel="001873A6">
                <w:rPr>
                  <w:sz w:val="28"/>
                  <w:szCs w:val="28"/>
                  <w:rPrChange w:id="26598" w:author="James Vu" w:date="2024-04-18T22:33:00Z">
                    <w:rPr>
                      <w:sz w:val="26"/>
                      <w:szCs w:val="26"/>
                    </w:rPr>
                  </w:rPrChange>
                </w:rPr>
                <w:delText>- Bảo hành và hỗ trợ kỹ thuật 1 năm</w:delText>
              </w:r>
            </w:del>
          </w:p>
        </w:tc>
        <w:tc>
          <w:tcPr>
            <w:tcW w:w="289" w:type="pct"/>
            <w:tcBorders>
              <w:top w:val="nil"/>
              <w:left w:val="nil"/>
              <w:bottom w:val="single" w:sz="4" w:space="0" w:color="auto"/>
              <w:right w:val="single" w:sz="4" w:space="0" w:color="auto"/>
            </w:tcBorders>
            <w:shd w:val="clear" w:color="auto" w:fill="auto"/>
            <w:noWrap/>
            <w:vAlign w:val="center"/>
            <w:hideMark/>
          </w:tcPr>
          <w:p w14:paraId="61DC635E" w14:textId="1D8952AF" w:rsidR="0057601C" w:rsidRPr="00167CE0" w:rsidDel="001873A6" w:rsidRDefault="0057601C">
            <w:pPr>
              <w:widowControl w:val="0"/>
              <w:spacing w:before="100" w:after="100"/>
              <w:jc w:val="both"/>
              <w:rPr>
                <w:del w:id="26599" w:author="James Vu" w:date="2024-04-18T23:31:00Z"/>
                <w:sz w:val="28"/>
                <w:szCs w:val="28"/>
                <w:rPrChange w:id="26600" w:author="James Vu" w:date="2024-04-18T22:33:00Z">
                  <w:rPr>
                    <w:del w:id="26601" w:author="James Vu" w:date="2024-04-18T23:31:00Z"/>
                    <w:sz w:val="26"/>
                    <w:szCs w:val="26"/>
                  </w:rPr>
                </w:rPrChange>
              </w:rPr>
              <w:pPrChange w:id="26602" w:author="James Vu" w:date="2024-04-18T22:33:00Z">
                <w:pPr>
                  <w:widowControl w:val="0"/>
                  <w:spacing w:before="100" w:after="100"/>
                  <w:jc w:val="center"/>
                </w:pPr>
              </w:pPrChange>
            </w:pPr>
            <w:del w:id="26603" w:author="James Vu" w:date="2024-04-18T23:31:00Z">
              <w:r w:rsidRPr="00167CE0" w:rsidDel="001873A6">
                <w:rPr>
                  <w:sz w:val="28"/>
                  <w:szCs w:val="28"/>
                  <w:rPrChange w:id="26604" w:author="James Vu" w:date="2024-04-18T22:33:00Z">
                    <w:rPr>
                      <w:sz w:val="26"/>
                      <w:szCs w:val="26"/>
                    </w:rPr>
                  </w:rPrChange>
                </w:rPr>
                <w:delText>Bộ</w:delText>
              </w:r>
            </w:del>
          </w:p>
        </w:tc>
        <w:tc>
          <w:tcPr>
            <w:tcW w:w="515" w:type="pct"/>
            <w:tcBorders>
              <w:top w:val="nil"/>
              <w:left w:val="nil"/>
              <w:bottom w:val="single" w:sz="4" w:space="0" w:color="auto"/>
              <w:right w:val="single" w:sz="4" w:space="0" w:color="auto"/>
            </w:tcBorders>
            <w:shd w:val="clear" w:color="auto" w:fill="auto"/>
            <w:noWrap/>
            <w:vAlign w:val="center"/>
            <w:hideMark/>
          </w:tcPr>
          <w:p w14:paraId="5EDD0B1A" w14:textId="03347770" w:rsidR="0057601C" w:rsidRPr="00167CE0" w:rsidDel="001873A6" w:rsidRDefault="0057601C">
            <w:pPr>
              <w:widowControl w:val="0"/>
              <w:spacing w:before="100" w:after="100"/>
              <w:jc w:val="both"/>
              <w:rPr>
                <w:del w:id="26605" w:author="James Vu" w:date="2024-04-18T23:31:00Z"/>
                <w:sz w:val="28"/>
                <w:szCs w:val="28"/>
                <w:rPrChange w:id="26606" w:author="James Vu" w:date="2024-04-18T22:33:00Z">
                  <w:rPr>
                    <w:del w:id="26607" w:author="James Vu" w:date="2024-04-18T23:31:00Z"/>
                    <w:sz w:val="26"/>
                    <w:szCs w:val="26"/>
                  </w:rPr>
                </w:rPrChange>
              </w:rPr>
              <w:pPrChange w:id="26608" w:author="James Vu" w:date="2024-04-18T22:33:00Z">
                <w:pPr>
                  <w:widowControl w:val="0"/>
                  <w:spacing w:before="100" w:after="100"/>
                </w:pPr>
              </w:pPrChange>
            </w:pPr>
            <w:del w:id="26609" w:author="James Vu" w:date="2024-04-18T23:31:00Z">
              <w:r w:rsidRPr="00167CE0" w:rsidDel="001873A6">
                <w:rPr>
                  <w:sz w:val="28"/>
                  <w:szCs w:val="28"/>
                  <w:rPrChange w:id="26610" w:author="James Vu" w:date="2024-04-18T22:33:00Z">
                    <w:rPr>
                      <w:sz w:val="26"/>
                      <w:szCs w:val="26"/>
                    </w:rPr>
                  </w:rPrChange>
                </w:rPr>
                <w:delText xml:space="preserve">559.489.440 </w:delText>
              </w:r>
            </w:del>
          </w:p>
        </w:tc>
        <w:tc>
          <w:tcPr>
            <w:tcW w:w="337" w:type="pct"/>
            <w:tcBorders>
              <w:top w:val="nil"/>
              <w:left w:val="nil"/>
              <w:bottom w:val="single" w:sz="4" w:space="0" w:color="auto"/>
              <w:right w:val="single" w:sz="4" w:space="0" w:color="auto"/>
            </w:tcBorders>
            <w:shd w:val="clear" w:color="auto" w:fill="auto"/>
            <w:noWrap/>
            <w:vAlign w:val="center"/>
            <w:hideMark/>
          </w:tcPr>
          <w:p w14:paraId="60FFCB3F" w14:textId="5D0FC582" w:rsidR="0057601C" w:rsidRPr="00167CE0" w:rsidDel="001873A6" w:rsidRDefault="0057601C">
            <w:pPr>
              <w:widowControl w:val="0"/>
              <w:spacing w:before="100" w:after="100"/>
              <w:jc w:val="both"/>
              <w:rPr>
                <w:del w:id="26611" w:author="James Vu" w:date="2024-04-18T23:31:00Z"/>
                <w:sz w:val="28"/>
                <w:szCs w:val="28"/>
                <w:rPrChange w:id="26612" w:author="James Vu" w:date="2024-04-18T22:33:00Z">
                  <w:rPr>
                    <w:del w:id="26613" w:author="James Vu" w:date="2024-04-18T23:31:00Z"/>
                    <w:sz w:val="26"/>
                    <w:szCs w:val="26"/>
                  </w:rPr>
                </w:rPrChange>
              </w:rPr>
              <w:pPrChange w:id="26614" w:author="James Vu" w:date="2024-04-18T22:33:00Z">
                <w:pPr>
                  <w:widowControl w:val="0"/>
                  <w:spacing w:before="100" w:after="100"/>
                  <w:jc w:val="center"/>
                </w:pPr>
              </w:pPrChange>
            </w:pPr>
            <w:del w:id="26615" w:author="James Vu" w:date="2024-04-18T23:31:00Z">
              <w:r w:rsidRPr="00167CE0" w:rsidDel="001873A6">
                <w:rPr>
                  <w:sz w:val="28"/>
                  <w:szCs w:val="28"/>
                  <w:rPrChange w:id="26616" w:author="James Vu" w:date="2024-04-18T22:33:00Z">
                    <w:rPr>
                      <w:sz w:val="26"/>
                      <w:szCs w:val="26"/>
                    </w:rPr>
                  </w:rPrChange>
                </w:rPr>
                <w:delText>1</w:delText>
              </w:r>
            </w:del>
          </w:p>
        </w:tc>
        <w:tc>
          <w:tcPr>
            <w:tcW w:w="652" w:type="pct"/>
            <w:tcBorders>
              <w:top w:val="nil"/>
              <w:left w:val="nil"/>
              <w:bottom w:val="single" w:sz="4" w:space="0" w:color="auto"/>
              <w:right w:val="single" w:sz="4" w:space="0" w:color="auto"/>
            </w:tcBorders>
            <w:shd w:val="clear" w:color="auto" w:fill="auto"/>
            <w:noWrap/>
            <w:vAlign w:val="center"/>
            <w:hideMark/>
          </w:tcPr>
          <w:p w14:paraId="502511D1" w14:textId="783B326D" w:rsidR="0057601C" w:rsidRPr="00167CE0" w:rsidDel="001873A6" w:rsidRDefault="0057601C">
            <w:pPr>
              <w:widowControl w:val="0"/>
              <w:spacing w:before="100" w:after="100"/>
              <w:jc w:val="both"/>
              <w:rPr>
                <w:del w:id="26617" w:author="James Vu" w:date="2024-04-18T23:31:00Z"/>
                <w:sz w:val="28"/>
                <w:szCs w:val="28"/>
                <w:rPrChange w:id="26618" w:author="James Vu" w:date="2024-04-18T22:33:00Z">
                  <w:rPr>
                    <w:del w:id="26619" w:author="James Vu" w:date="2024-04-18T23:31:00Z"/>
                    <w:sz w:val="26"/>
                    <w:szCs w:val="26"/>
                  </w:rPr>
                </w:rPrChange>
              </w:rPr>
              <w:pPrChange w:id="26620" w:author="James Vu" w:date="2024-04-18T22:33:00Z">
                <w:pPr>
                  <w:widowControl w:val="0"/>
                  <w:spacing w:before="100" w:after="100"/>
                  <w:jc w:val="center"/>
                </w:pPr>
              </w:pPrChange>
            </w:pPr>
            <w:del w:id="26621" w:author="James Vu" w:date="2024-04-18T23:31:00Z">
              <w:r w:rsidRPr="00167CE0" w:rsidDel="001873A6">
                <w:rPr>
                  <w:sz w:val="28"/>
                  <w:szCs w:val="28"/>
                  <w:rPrChange w:id="26622" w:author="James Vu" w:date="2024-04-18T22:33:00Z">
                    <w:rPr>
                      <w:sz w:val="26"/>
                      <w:szCs w:val="26"/>
                    </w:rPr>
                  </w:rPrChange>
                </w:rPr>
                <w:delText>559.489.440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39296847" w14:textId="33C51C09" w:rsidR="0057601C" w:rsidRPr="00167CE0" w:rsidDel="001873A6" w:rsidRDefault="0057601C">
            <w:pPr>
              <w:widowControl w:val="0"/>
              <w:spacing w:before="100" w:after="100"/>
              <w:jc w:val="both"/>
              <w:rPr>
                <w:del w:id="26623" w:author="James Vu" w:date="2024-04-18T23:31:00Z"/>
                <w:sz w:val="28"/>
                <w:szCs w:val="28"/>
                <w:rPrChange w:id="26624" w:author="James Vu" w:date="2024-04-18T22:33:00Z">
                  <w:rPr>
                    <w:del w:id="26625" w:author="James Vu" w:date="2024-04-18T23:31:00Z"/>
                    <w:sz w:val="26"/>
                    <w:szCs w:val="26"/>
                  </w:rPr>
                </w:rPrChange>
              </w:rPr>
              <w:pPrChange w:id="26626" w:author="James Vu" w:date="2024-04-18T22:33:00Z">
                <w:pPr>
                  <w:widowControl w:val="0"/>
                  <w:spacing w:before="100" w:after="100"/>
                  <w:jc w:val="center"/>
                </w:pPr>
              </w:pPrChange>
            </w:pPr>
            <w:del w:id="26627" w:author="James Vu" w:date="2024-04-18T23:31:00Z">
              <w:r w:rsidRPr="00167CE0" w:rsidDel="001873A6">
                <w:rPr>
                  <w:sz w:val="28"/>
                  <w:szCs w:val="28"/>
                  <w:rPrChange w:id="26628" w:author="James Vu" w:date="2024-04-18T22:33:00Z">
                    <w:rPr>
                      <w:sz w:val="26"/>
                      <w:szCs w:val="26"/>
                    </w:rPr>
                  </w:rPrChange>
                </w:rPr>
                <w:delText>55.948.944</w:delText>
              </w:r>
            </w:del>
          </w:p>
        </w:tc>
        <w:tc>
          <w:tcPr>
            <w:tcW w:w="661" w:type="pct"/>
            <w:tcBorders>
              <w:top w:val="nil"/>
              <w:left w:val="nil"/>
              <w:bottom w:val="single" w:sz="4" w:space="0" w:color="auto"/>
              <w:right w:val="single" w:sz="4" w:space="0" w:color="auto"/>
            </w:tcBorders>
            <w:shd w:val="clear" w:color="auto" w:fill="auto"/>
            <w:noWrap/>
            <w:vAlign w:val="center"/>
            <w:hideMark/>
          </w:tcPr>
          <w:p w14:paraId="04922E1C" w14:textId="1A8DE319" w:rsidR="0057601C" w:rsidRPr="00167CE0" w:rsidDel="001873A6" w:rsidRDefault="0057601C">
            <w:pPr>
              <w:widowControl w:val="0"/>
              <w:spacing w:before="100" w:after="100"/>
              <w:jc w:val="both"/>
              <w:rPr>
                <w:del w:id="26629" w:author="James Vu" w:date="2024-04-18T23:31:00Z"/>
                <w:sz w:val="28"/>
                <w:szCs w:val="28"/>
                <w:rPrChange w:id="26630" w:author="James Vu" w:date="2024-04-18T22:33:00Z">
                  <w:rPr>
                    <w:del w:id="26631" w:author="James Vu" w:date="2024-04-18T23:31:00Z"/>
                    <w:sz w:val="26"/>
                    <w:szCs w:val="26"/>
                  </w:rPr>
                </w:rPrChange>
              </w:rPr>
              <w:pPrChange w:id="26632" w:author="James Vu" w:date="2024-04-18T22:33:00Z">
                <w:pPr>
                  <w:widowControl w:val="0"/>
                  <w:spacing w:before="100" w:after="100"/>
                  <w:jc w:val="center"/>
                </w:pPr>
              </w:pPrChange>
            </w:pPr>
            <w:del w:id="26633" w:author="James Vu" w:date="2024-04-18T23:31:00Z">
              <w:r w:rsidRPr="00167CE0" w:rsidDel="001873A6">
                <w:rPr>
                  <w:sz w:val="28"/>
                  <w:szCs w:val="28"/>
                  <w:rPrChange w:id="26634" w:author="James Vu" w:date="2024-04-18T22:33:00Z">
                    <w:rPr>
                      <w:sz w:val="26"/>
                      <w:szCs w:val="26"/>
                    </w:rPr>
                  </w:rPrChange>
                </w:rPr>
                <w:delText>615.438.384</w:delText>
              </w:r>
            </w:del>
          </w:p>
        </w:tc>
      </w:tr>
      <w:tr w:rsidR="001F3DF5" w:rsidRPr="00167CE0" w:rsidDel="001873A6" w14:paraId="70FF2159" w14:textId="7BD4A5DA" w:rsidTr="00D349A9">
        <w:trPr>
          <w:del w:id="26635"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4595F167" w14:textId="753F9E41" w:rsidR="0057601C" w:rsidRPr="00167CE0" w:rsidDel="001873A6" w:rsidRDefault="0057601C">
            <w:pPr>
              <w:widowControl w:val="0"/>
              <w:spacing w:before="100" w:after="100"/>
              <w:jc w:val="both"/>
              <w:rPr>
                <w:del w:id="26636" w:author="James Vu" w:date="2024-04-18T23:31:00Z"/>
                <w:sz w:val="28"/>
                <w:szCs w:val="28"/>
                <w:rPrChange w:id="26637" w:author="James Vu" w:date="2024-04-18T22:33:00Z">
                  <w:rPr>
                    <w:del w:id="26638" w:author="James Vu" w:date="2024-04-18T23:31:00Z"/>
                    <w:sz w:val="26"/>
                    <w:szCs w:val="26"/>
                  </w:rPr>
                </w:rPrChange>
              </w:rPr>
              <w:pPrChange w:id="26639" w:author="James Vu" w:date="2024-04-18T22:33:00Z">
                <w:pPr>
                  <w:widowControl w:val="0"/>
                  <w:spacing w:before="100" w:after="100"/>
                  <w:jc w:val="center"/>
                </w:pPr>
              </w:pPrChange>
            </w:pPr>
            <w:del w:id="26640" w:author="James Vu" w:date="2024-04-18T23:31:00Z">
              <w:r w:rsidRPr="00167CE0" w:rsidDel="001873A6">
                <w:rPr>
                  <w:sz w:val="28"/>
                  <w:szCs w:val="28"/>
                  <w:rPrChange w:id="26641" w:author="James Vu" w:date="2024-04-18T22:33:00Z">
                    <w:rPr>
                      <w:sz w:val="26"/>
                      <w:szCs w:val="26"/>
                    </w:rPr>
                  </w:rPrChange>
                </w:rPr>
                <w:delText>2</w:delText>
              </w:r>
            </w:del>
          </w:p>
        </w:tc>
        <w:tc>
          <w:tcPr>
            <w:tcW w:w="1788" w:type="pct"/>
            <w:tcBorders>
              <w:top w:val="nil"/>
              <w:left w:val="nil"/>
              <w:bottom w:val="single" w:sz="4" w:space="0" w:color="auto"/>
              <w:right w:val="single" w:sz="4" w:space="0" w:color="auto"/>
            </w:tcBorders>
            <w:shd w:val="clear" w:color="auto" w:fill="auto"/>
            <w:vAlign w:val="center"/>
            <w:hideMark/>
          </w:tcPr>
          <w:p w14:paraId="2AC630BE" w14:textId="06DCCDDF" w:rsidR="00B04841" w:rsidRPr="00167CE0" w:rsidDel="001873A6" w:rsidRDefault="0057601C">
            <w:pPr>
              <w:widowControl w:val="0"/>
              <w:spacing w:before="100" w:after="100"/>
              <w:jc w:val="both"/>
              <w:rPr>
                <w:del w:id="26642" w:author="James Vu" w:date="2024-04-18T23:31:00Z"/>
                <w:sz w:val="28"/>
                <w:szCs w:val="28"/>
                <w:rPrChange w:id="26643" w:author="James Vu" w:date="2024-04-18T22:33:00Z">
                  <w:rPr>
                    <w:del w:id="26644" w:author="James Vu" w:date="2024-04-18T23:31:00Z"/>
                    <w:sz w:val="26"/>
                    <w:szCs w:val="26"/>
                  </w:rPr>
                </w:rPrChange>
              </w:rPr>
              <w:pPrChange w:id="26645" w:author="James Vu" w:date="2024-04-18T22:33:00Z">
                <w:pPr>
                  <w:widowControl w:val="0"/>
                  <w:spacing w:before="100" w:after="100"/>
                </w:pPr>
              </w:pPrChange>
            </w:pPr>
            <w:del w:id="26646" w:author="James Vu" w:date="2024-04-18T23:31:00Z">
              <w:r w:rsidRPr="00167CE0" w:rsidDel="001873A6">
                <w:rPr>
                  <w:b/>
                  <w:bCs/>
                  <w:sz w:val="28"/>
                  <w:szCs w:val="28"/>
                  <w:rPrChange w:id="26647" w:author="James Vu" w:date="2024-04-18T22:33:00Z">
                    <w:rPr>
                      <w:b/>
                      <w:bCs/>
                      <w:sz w:val="26"/>
                      <w:szCs w:val="26"/>
                    </w:rPr>
                  </w:rPrChange>
                </w:rPr>
                <w:delText xml:space="preserve">Thiết bị chuyển mạch </w:delText>
              </w:r>
              <w:r w:rsidR="00583FA3" w:rsidRPr="00167CE0" w:rsidDel="001873A6">
                <w:rPr>
                  <w:b/>
                  <w:bCs/>
                  <w:sz w:val="28"/>
                  <w:szCs w:val="28"/>
                  <w:rPrChange w:id="26648" w:author="James Vu" w:date="2024-04-18T22:33:00Z">
                    <w:rPr>
                      <w:b/>
                      <w:bCs/>
                      <w:sz w:val="26"/>
                      <w:szCs w:val="26"/>
                    </w:rPr>
                  </w:rPrChange>
                </w:rPr>
                <w:delText xml:space="preserve">cho lớp </w:delText>
              </w:r>
              <w:r w:rsidRPr="00167CE0" w:rsidDel="001873A6">
                <w:rPr>
                  <w:b/>
                  <w:bCs/>
                  <w:sz w:val="28"/>
                  <w:szCs w:val="28"/>
                  <w:rPrChange w:id="26649" w:author="James Vu" w:date="2024-04-18T22:33:00Z">
                    <w:rPr>
                      <w:b/>
                      <w:bCs/>
                      <w:sz w:val="26"/>
                      <w:szCs w:val="26"/>
                    </w:rPr>
                  </w:rPrChange>
                </w:rPr>
                <w:delText>quản trị</w:delText>
              </w:r>
              <w:r w:rsidRPr="00167CE0" w:rsidDel="001873A6">
                <w:rPr>
                  <w:sz w:val="28"/>
                  <w:szCs w:val="28"/>
                  <w:rPrChange w:id="26650" w:author="James Vu" w:date="2024-04-18T22:33:00Z">
                    <w:rPr>
                      <w:sz w:val="26"/>
                      <w:szCs w:val="26"/>
                    </w:rPr>
                  </w:rPrChange>
                </w:rPr>
                <w:br/>
              </w:r>
              <w:r w:rsidR="00B04841" w:rsidRPr="00167CE0" w:rsidDel="001873A6">
                <w:rPr>
                  <w:sz w:val="28"/>
                  <w:szCs w:val="28"/>
                  <w:rPrChange w:id="26651" w:author="James Vu" w:date="2024-04-18T22:33:00Z">
                    <w:rPr>
                      <w:sz w:val="26"/>
                      <w:szCs w:val="26"/>
                    </w:rPr>
                  </w:rPrChange>
                </w:rPr>
                <w:delText xml:space="preserve">- Vật lý:  </w:delText>
              </w:r>
            </w:del>
          </w:p>
          <w:p w14:paraId="1048BF58" w14:textId="2E3DFA3F" w:rsidR="00B04841" w:rsidRPr="00167CE0" w:rsidDel="001873A6" w:rsidRDefault="00B04841">
            <w:pPr>
              <w:widowControl w:val="0"/>
              <w:spacing w:before="100" w:after="100"/>
              <w:jc w:val="both"/>
              <w:rPr>
                <w:del w:id="26652" w:author="James Vu" w:date="2024-04-18T23:31:00Z"/>
                <w:sz w:val="28"/>
                <w:szCs w:val="28"/>
                <w:rPrChange w:id="26653" w:author="James Vu" w:date="2024-04-18T22:33:00Z">
                  <w:rPr>
                    <w:del w:id="26654" w:author="James Vu" w:date="2024-04-18T23:31:00Z"/>
                    <w:sz w:val="26"/>
                    <w:szCs w:val="26"/>
                  </w:rPr>
                </w:rPrChange>
              </w:rPr>
              <w:pPrChange w:id="26655" w:author="James Vu" w:date="2024-04-18T22:33:00Z">
                <w:pPr>
                  <w:widowControl w:val="0"/>
                  <w:spacing w:before="100" w:after="100"/>
                </w:pPr>
              </w:pPrChange>
            </w:pPr>
            <w:del w:id="26656" w:author="James Vu" w:date="2024-04-18T23:31:00Z">
              <w:r w:rsidRPr="00167CE0" w:rsidDel="001873A6">
                <w:rPr>
                  <w:sz w:val="28"/>
                  <w:szCs w:val="28"/>
                  <w:rPrChange w:id="26657" w:author="James Vu" w:date="2024-04-18T22:33:00Z">
                    <w:rPr>
                      <w:sz w:val="26"/>
                      <w:szCs w:val="26"/>
                    </w:rPr>
                  </w:rPrChange>
                </w:rPr>
                <w:delText>+ 1RU fixed form factor</w:delText>
              </w:r>
            </w:del>
          </w:p>
          <w:p w14:paraId="51E15009" w14:textId="54905EBD" w:rsidR="00B04841" w:rsidRPr="00167CE0" w:rsidDel="001873A6" w:rsidRDefault="00B04841">
            <w:pPr>
              <w:widowControl w:val="0"/>
              <w:spacing w:before="100" w:after="100"/>
              <w:jc w:val="both"/>
              <w:rPr>
                <w:del w:id="26658" w:author="James Vu" w:date="2024-04-18T23:31:00Z"/>
                <w:sz w:val="28"/>
                <w:szCs w:val="28"/>
                <w:rPrChange w:id="26659" w:author="James Vu" w:date="2024-04-18T22:33:00Z">
                  <w:rPr>
                    <w:del w:id="26660" w:author="James Vu" w:date="2024-04-18T23:31:00Z"/>
                    <w:sz w:val="26"/>
                    <w:szCs w:val="26"/>
                  </w:rPr>
                </w:rPrChange>
              </w:rPr>
              <w:pPrChange w:id="26661" w:author="James Vu" w:date="2024-04-18T22:33:00Z">
                <w:pPr>
                  <w:widowControl w:val="0"/>
                  <w:spacing w:before="100" w:after="100"/>
                </w:pPr>
              </w:pPrChange>
            </w:pPr>
            <w:del w:id="26662" w:author="James Vu" w:date="2024-04-18T23:31:00Z">
              <w:r w:rsidRPr="00167CE0" w:rsidDel="001873A6">
                <w:rPr>
                  <w:sz w:val="28"/>
                  <w:szCs w:val="28"/>
                  <w:rPrChange w:id="26663" w:author="James Vu" w:date="2024-04-18T22:33:00Z">
                    <w:rPr>
                      <w:sz w:val="26"/>
                      <w:szCs w:val="26"/>
                    </w:rPr>
                  </w:rPrChange>
                </w:rPr>
                <w:delText>+ 24-port data và 4-port 1G SFP</w:delText>
              </w:r>
            </w:del>
          </w:p>
          <w:p w14:paraId="4BC84488" w14:textId="3145F6B8" w:rsidR="00B04841" w:rsidRPr="00167CE0" w:rsidDel="001873A6" w:rsidRDefault="00B04841">
            <w:pPr>
              <w:widowControl w:val="0"/>
              <w:spacing w:before="100" w:after="100"/>
              <w:jc w:val="both"/>
              <w:rPr>
                <w:del w:id="26664" w:author="James Vu" w:date="2024-04-18T23:31:00Z"/>
                <w:sz w:val="28"/>
                <w:szCs w:val="28"/>
                <w:rPrChange w:id="26665" w:author="James Vu" w:date="2024-04-18T22:33:00Z">
                  <w:rPr>
                    <w:del w:id="26666" w:author="James Vu" w:date="2024-04-18T23:31:00Z"/>
                    <w:sz w:val="26"/>
                    <w:szCs w:val="26"/>
                  </w:rPr>
                </w:rPrChange>
              </w:rPr>
              <w:pPrChange w:id="26667" w:author="James Vu" w:date="2024-04-18T22:33:00Z">
                <w:pPr>
                  <w:widowControl w:val="0"/>
                  <w:spacing w:before="100" w:after="100"/>
                </w:pPr>
              </w:pPrChange>
            </w:pPr>
            <w:del w:id="26668" w:author="James Vu" w:date="2024-04-18T23:31:00Z">
              <w:r w:rsidRPr="00167CE0" w:rsidDel="001873A6">
                <w:rPr>
                  <w:sz w:val="28"/>
                  <w:szCs w:val="28"/>
                  <w:rPrChange w:id="26669" w:author="James Vu" w:date="2024-04-18T22:33:00Z">
                    <w:rPr>
                      <w:sz w:val="26"/>
                      <w:szCs w:val="26"/>
                    </w:rPr>
                  </w:rPrChange>
                </w:rPr>
                <w:delText>+ Dự phòng quạt, nguồn</w:delText>
              </w:r>
            </w:del>
          </w:p>
          <w:p w14:paraId="5CF9F863" w14:textId="5603746E" w:rsidR="00B04841" w:rsidRPr="00167CE0" w:rsidDel="001873A6" w:rsidRDefault="00B04841">
            <w:pPr>
              <w:widowControl w:val="0"/>
              <w:spacing w:before="100" w:after="100"/>
              <w:jc w:val="both"/>
              <w:rPr>
                <w:del w:id="26670" w:author="James Vu" w:date="2024-04-18T23:31:00Z"/>
                <w:sz w:val="28"/>
                <w:szCs w:val="28"/>
                <w:rPrChange w:id="26671" w:author="James Vu" w:date="2024-04-18T22:33:00Z">
                  <w:rPr>
                    <w:del w:id="26672" w:author="James Vu" w:date="2024-04-18T23:31:00Z"/>
                    <w:sz w:val="26"/>
                    <w:szCs w:val="26"/>
                  </w:rPr>
                </w:rPrChange>
              </w:rPr>
              <w:pPrChange w:id="26673" w:author="James Vu" w:date="2024-04-18T22:33:00Z">
                <w:pPr>
                  <w:widowControl w:val="0"/>
                  <w:spacing w:before="100" w:after="100"/>
                </w:pPr>
              </w:pPrChange>
            </w:pPr>
            <w:del w:id="26674" w:author="James Vu" w:date="2024-04-18T23:31:00Z">
              <w:r w:rsidRPr="00167CE0" w:rsidDel="001873A6">
                <w:rPr>
                  <w:sz w:val="28"/>
                  <w:szCs w:val="28"/>
                  <w:rPrChange w:id="26675" w:author="James Vu" w:date="2024-04-18T22:33:00Z">
                    <w:rPr>
                      <w:sz w:val="26"/>
                      <w:szCs w:val="26"/>
                    </w:rPr>
                  </w:rPrChange>
                </w:rPr>
                <w:delText>+ Có cổng quản trị, cổng console</w:delText>
              </w:r>
            </w:del>
          </w:p>
          <w:p w14:paraId="7CBAC5C7" w14:textId="73E1FB94" w:rsidR="00B04841" w:rsidRPr="00167CE0" w:rsidDel="001873A6" w:rsidRDefault="00B04841">
            <w:pPr>
              <w:widowControl w:val="0"/>
              <w:spacing w:before="100" w:after="100"/>
              <w:jc w:val="both"/>
              <w:rPr>
                <w:del w:id="26676" w:author="James Vu" w:date="2024-04-18T23:31:00Z"/>
                <w:sz w:val="28"/>
                <w:szCs w:val="28"/>
                <w:rPrChange w:id="26677" w:author="James Vu" w:date="2024-04-18T22:33:00Z">
                  <w:rPr>
                    <w:del w:id="26678" w:author="James Vu" w:date="2024-04-18T23:31:00Z"/>
                    <w:sz w:val="26"/>
                    <w:szCs w:val="26"/>
                  </w:rPr>
                </w:rPrChange>
              </w:rPr>
              <w:pPrChange w:id="26679" w:author="James Vu" w:date="2024-04-18T22:33:00Z">
                <w:pPr>
                  <w:widowControl w:val="0"/>
                  <w:spacing w:before="100" w:after="100"/>
                </w:pPr>
              </w:pPrChange>
            </w:pPr>
            <w:del w:id="26680" w:author="James Vu" w:date="2024-04-18T23:31:00Z">
              <w:r w:rsidRPr="00167CE0" w:rsidDel="001873A6">
                <w:rPr>
                  <w:sz w:val="28"/>
                  <w:szCs w:val="28"/>
                  <w:rPrChange w:id="26681" w:author="James Vu" w:date="2024-04-18T22:33:00Z">
                    <w:rPr>
                      <w:sz w:val="26"/>
                      <w:szCs w:val="26"/>
                    </w:rPr>
                  </w:rPrChange>
                </w:rPr>
                <w:delText xml:space="preserve">- Hiệu năng thiết bị  </w:delText>
              </w:r>
            </w:del>
          </w:p>
          <w:p w14:paraId="24425F00" w14:textId="4436EC5D" w:rsidR="00B04841" w:rsidRPr="00167CE0" w:rsidDel="001873A6" w:rsidRDefault="00B04841">
            <w:pPr>
              <w:widowControl w:val="0"/>
              <w:spacing w:before="100" w:after="100"/>
              <w:jc w:val="both"/>
              <w:rPr>
                <w:del w:id="26682" w:author="James Vu" w:date="2024-04-18T23:31:00Z"/>
                <w:sz w:val="28"/>
                <w:szCs w:val="28"/>
                <w:rPrChange w:id="26683" w:author="James Vu" w:date="2024-04-18T22:33:00Z">
                  <w:rPr>
                    <w:del w:id="26684" w:author="James Vu" w:date="2024-04-18T23:31:00Z"/>
                    <w:sz w:val="26"/>
                    <w:szCs w:val="26"/>
                  </w:rPr>
                </w:rPrChange>
              </w:rPr>
              <w:pPrChange w:id="26685" w:author="James Vu" w:date="2024-04-18T22:33:00Z">
                <w:pPr>
                  <w:widowControl w:val="0"/>
                  <w:spacing w:before="100" w:after="100"/>
                </w:pPr>
              </w:pPrChange>
            </w:pPr>
            <w:del w:id="26686" w:author="James Vu" w:date="2024-04-18T23:31:00Z">
              <w:r w:rsidRPr="00167CE0" w:rsidDel="001873A6">
                <w:rPr>
                  <w:sz w:val="28"/>
                  <w:szCs w:val="28"/>
                  <w:rPrChange w:id="26687" w:author="James Vu" w:date="2024-04-18T22:33:00Z">
                    <w:rPr>
                      <w:sz w:val="26"/>
                      <w:szCs w:val="26"/>
                    </w:rPr>
                  </w:rPrChange>
                </w:rPr>
                <w:delText xml:space="preserve"> + Năng lực chuyển mạch: 56 Gbps</w:delText>
              </w:r>
            </w:del>
          </w:p>
          <w:p w14:paraId="214358A5" w14:textId="1F4D2310" w:rsidR="00B04841" w:rsidRPr="00167CE0" w:rsidDel="001873A6" w:rsidRDefault="00B04841">
            <w:pPr>
              <w:widowControl w:val="0"/>
              <w:spacing w:before="100" w:after="100"/>
              <w:jc w:val="both"/>
              <w:rPr>
                <w:del w:id="26688" w:author="James Vu" w:date="2024-04-18T23:31:00Z"/>
                <w:sz w:val="28"/>
                <w:szCs w:val="28"/>
                <w:rPrChange w:id="26689" w:author="James Vu" w:date="2024-04-18T22:33:00Z">
                  <w:rPr>
                    <w:del w:id="26690" w:author="James Vu" w:date="2024-04-18T23:31:00Z"/>
                    <w:sz w:val="26"/>
                    <w:szCs w:val="26"/>
                  </w:rPr>
                </w:rPrChange>
              </w:rPr>
              <w:pPrChange w:id="26691" w:author="James Vu" w:date="2024-04-18T22:33:00Z">
                <w:pPr>
                  <w:widowControl w:val="0"/>
                  <w:spacing w:before="100" w:after="100"/>
                </w:pPr>
              </w:pPrChange>
            </w:pPr>
            <w:del w:id="26692" w:author="James Vu" w:date="2024-04-18T23:31:00Z">
              <w:r w:rsidRPr="00167CE0" w:rsidDel="001873A6">
                <w:rPr>
                  <w:sz w:val="28"/>
                  <w:szCs w:val="28"/>
                  <w:rPrChange w:id="26693" w:author="James Vu" w:date="2024-04-18T22:33:00Z">
                    <w:rPr>
                      <w:sz w:val="26"/>
                      <w:szCs w:val="26"/>
                    </w:rPr>
                  </w:rPrChange>
                </w:rPr>
                <w:delText xml:space="preserve"> + Năng lực chuyển tiếp gói tin: 41.66 Mpps</w:delText>
              </w:r>
            </w:del>
          </w:p>
          <w:p w14:paraId="2FAC7D05" w14:textId="54353013" w:rsidR="00B04841" w:rsidRPr="00167CE0" w:rsidDel="001873A6" w:rsidRDefault="00B04841">
            <w:pPr>
              <w:widowControl w:val="0"/>
              <w:spacing w:before="100" w:after="100"/>
              <w:jc w:val="both"/>
              <w:rPr>
                <w:del w:id="26694" w:author="James Vu" w:date="2024-04-18T23:31:00Z"/>
                <w:sz w:val="28"/>
                <w:szCs w:val="28"/>
                <w:rPrChange w:id="26695" w:author="James Vu" w:date="2024-04-18T22:33:00Z">
                  <w:rPr>
                    <w:del w:id="26696" w:author="James Vu" w:date="2024-04-18T23:31:00Z"/>
                    <w:sz w:val="26"/>
                    <w:szCs w:val="26"/>
                  </w:rPr>
                </w:rPrChange>
              </w:rPr>
              <w:pPrChange w:id="26697" w:author="James Vu" w:date="2024-04-18T22:33:00Z">
                <w:pPr>
                  <w:widowControl w:val="0"/>
                  <w:spacing w:before="100" w:after="100"/>
                </w:pPr>
              </w:pPrChange>
            </w:pPr>
            <w:del w:id="26698" w:author="James Vu" w:date="2024-04-18T23:31:00Z">
              <w:r w:rsidRPr="00167CE0" w:rsidDel="001873A6">
                <w:rPr>
                  <w:sz w:val="28"/>
                  <w:szCs w:val="28"/>
                  <w:rPrChange w:id="26699" w:author="James Vu" w:date="2024-04-18T22:33:00Z">
                    <w:rPr>
                      <w:sz w:val="26"/>
                      <w:szCs w:val="26"/>
                    </w:rPr>
                  </w:rPrChange>
                </w:rPr>
                <w:delText xml:space="preserve"> + Kích cỡ gói tin lớn nhất: 9198 bytes</w:delText>
              </w:r>
            </w:del>
          </w:p>
          <w:p w14:paraId="074502CF" w14:textId="78980C61" w:rsidR="00B04841" w:rsidRPr="00167CE0" w:rsidDel="001873A6" w:rsidRDefault="00B04841">
            <w:pPr>
              <w:widowControl w:val="0"/>
              <w:spacing w:before="100" w:after="100"/>
              <w:jc w:val="both"/>
              <w:rPr>
                <w:del w:id="26700" w:author="James Vu" w:date="2024-04-18T23:31:00Z"/>
                <w:sz w:val="28"/>
                <w:szCs w:val="28"/>
                <w:rPrChange w:id="26701" w:author="James Vu" w:date="2024-04-18T22:33:00Z">
                  <w:rPr>
                    <w:del w:id="26702" w:author="James Vu" w:date="2024-04-18T23:31:00Z"/>
                    <w:sz w:val="26"/>
                    <w:szCs w:val="26"/>
                  </w:rPr>
                </w:rPrChange>
              </w:rPr>
              <w:pPrChange w:id="26703" w:author="James Vu" w:date="2024-04-18T22:33:00Z">
                <w:pPr>
                  <w:widowControl w:val="0"/>
                  <w:spacing w:before="100" w:after="100"/>
                </w:pPr>
              </w:pPrChange>
            </w:pPr>
            <w:del w:id="26704" w:author="James Vu" w:date="2024-04-18T23:31:00Z">
              <w:r w:rsidRPr="00167CE0" w:rsidDel="001873A6">
                <w:rPr>
                  <w:sz w:val="28"/>
                  <w:szCs w:val="28"/>
                  <w:rPrChange w:id="26705" w:author="James Vu" w:date="2024-04-18T22:33:00Z">
                    <w:rPr>
                      <w:sz w:val="26"/>
                      <w:szCs w:val="26"/>
                    </w:rPr>
                  </w:rPrChange>
                </w:rPr>
                <w:delText xml:space="preserve"> - Năng lực xử lý của các tính năng, phần cứng:</w:delText>
              </w:r>
            </w:del>
          </w:p>
          <w:p w14:paraId="7D897871" w14:textId="6D813F81" w:rsidR="00B04841" w:rsidRPr="00167CE0" w:rsidDel="001873A6" w:rsidRDefault="00B04841">
            <w:pPr>
              <w:widowControl w:val="0"/>
              <w:spacing w:before="100" w:after="100"/>
              <w:jc w:val="both"/>
              <w:rPr>
                <w:del w:id="26706" w:author="James Vu" w:date="2024-04-18T23:31:00Z"/>
                <w:sz w:val="28"/>
                <w:szCs w:val="28"/>
                <w:rPrChange w:id="26707" w:author="James Vu" w:date="2024-04-18T22:33:00Z">
                  <w:rPr>
                    <w:del w:id="26708" w:author="James Vu" w:date="2024-04-18T23:31:00Z"/>
                    <w:sz w:val="26"/>
                    <w:szCs w:val="26"/>
                  </w:rPr>
                </w:rPrChange>
              </w:rPr>
              <w:pPrChange w:id="26709" w:author="James Vu" w:date="2024-04-18T22:33:00Z">
                <w:pPr>
                  <w:widowControl w:val="0"/>
                  <w:spacing w:before="100" w:after="100"/>
                </w:pPr>
              </w:pPrChange>
            </w:pPr>
            <w:del w:id="26710" w:author="James Vu" w:date="2024-04-18T23:31:00Z">
              <w:r w:rsidRPr="00167CE0" w:rsidDel="001873A6">
                <w:rPr>
                  <w:sz w:val="28"/>
                  <w:szCs w:val="28"/>
                  <w:rPrChange w:id="26711" w:author="James Vu" w:date="2024-04-18T22:33:00Z">
                    <w:rPr>
                      <w:sz w:val="26"/>
                      <w:szCs w:val="26"/>
                    </w:rPr>
                  </w:rPrChange>
                </w:rPr>
                <w:delText xml:space="preserve"> + Địa chỉ MAC: 16,000</w:delText>
              </w:r>
            </w:del>
          </w:p>
          <w:p w14:paraId="1DDE7E90" w14:textId="26E01327" w:rsidR="00B04841" w:rsidRPr="00167CE0" w:rsidDel="001873A6" w:rsidRDefault="00B04841">
            <w:pPr>
              <w:widowControl w:val="0"/>
              <w:spacing w:before="100" w:after="100"/>
              <w:jc w:val="both"/>
              <w:rPr>
                <w:del w:id="26712" w:author="James Vu" w:date="2024-04-18T23:31:00Z"/>
                <w:sz w:val="28"/>
                <w:szCs w:val="28"/>
                <w:rPrChange w:id="26713" w:author="James Vu" w:date="2024-04-18T22:33:00Z">
                  <w:rPr>
                    <w:del w:id="26714" w:author="James Vu" w:date="2024-04-18T23:31:00Z"/>
                    <w:sz w:val="26"/>
                    <w:szCs w:val="26"/>
                  </w:rPr>
                </w:rPrChange>
              </w:rPr>
              <w:pPrChange w:id="26715" w:author="James Vu" w:date="2024-04-18T22:33:00Z">
                <w:pPr>
                  <w:widowControl w:val="0"/>
                  <w:spacing w:before="100" w:after="100"/>
                </w:pPr>
              </w:pPrChange>
            </w:pPr>
            <w:del w:id="26716" w:author="James Vu" w:date="2024-04-18T23:31:00Z">
              <w:r w:rsidRPr="00167CE0" w:rsidDel="001873A6">
                <w:rPr>
                  <w:sz w:val="28"/>
                  <w:szCs w:val="28"/>
                  <w:rPrChange w:id="26717" w:author="James Vu" w:date="2024-04-18T22:33:00Z">
                    <w:rPr>
                      <w:sz w:val="26"/>
                      <w:szCs w:val="26"/>
                    </w:rPr>
                  </w:rPrChange>
                </w:rPr>
                <w:delText xml:space="preserve"> + VLAN: 4,096</w:delText>
              </w:r>
            </w:del>
          </w:p>
          <w:p w14:paraId="7BAA295C" w14:textId="550C37FF" w:rsidR="00B04841" w:rsidRPr="00167CE0" w:rsidDel="001873A6" w:rsidRDefault="00B04841">
            <w:pPr>
              <w:widowControl w:val="0"/>
              <w:spacing w:before="100" w:after="100"/>
              <w:jc w:val="both"/>
              <w:rPr>
                <w:del w:id="26718" w:author="James Vu" w:date="2024-04-18T23:31:00Z"/>
                <w:sz w:val="28"/>
                <w:szCs w:val="28"/>
                <w:rPrChange w:id="26719" w:author="James Vu" w:date="2024-04-18T22:33:00Z">
                  <w:rPr>
                    <w:del w:id="26720" w:author="James Vu" w:date="2024-04-18T23:31:00Z"/>
                    <w:sz w:val="26"/>
                    <w:szCs w:val="26"/>
                  </w:rPr>
                </w:rPrChange>
              </w:rPr>
              <w:pPrChange w:id="26721" w:author="James Vu" w:date="2024-04-18T22:33:00Z">
                <w:pPr>
                  <w:widowControl w:val="0"/>
                  <w:spacing w:before="100" w:after="100"/>
                </w:pPr>
              </w:pPrChange>
            </w:pPr>
            <w:del w:id="26722" w:author="James Vu" w:date="2024-04-18T23:31:00Z">
              <w:r w:rsidRPr="00167CE0" w:rsidDel="001873A6">
                <w:rPr>
                  <w:sz w:val="28"/>
                  <w:szCs w:val="28"/>
                  <w:rPrChange w:id="26723" w:author="James Vu" w:date="2024-04-18T22:33:00Z">
                    <w:rPr>
                      <w:sz w:val="26"/>
                      <w:szCs w:val="26"/>
                    </w:rPr>
                  </w:rPrChange>
                </w:rPr>
                <w:delText xml:space="preserve"> + Number of ACL: 1500</w:delText>
              </w:r>
            </w:del>
          </w:p>
          <w:p w14:paraId="4A01A076" w14:textId="677CFF20" w:rsidR="00B04841" w:rsidRPr="00167CE0" w:rsidDel="001873A6" w:rsidRDefault="00B04841">
            <w:pPr>
              <w:widowControl w:val="0"/>
              <w:spacing w:before="100" w:after="100"/>
              <w:jc w:val="both"/>
              <w:rPr>
                <w:del w:id="26724" w:author="James Vu" w:date="2024-04-18T23:31:00Z"/>
                <w:sz w:val="28"/>
                <w:szCs w:val="28"/>
                <w:rPrChange w:id="26725" w:author="James Vu" w:date="2024-04-18T22:33:00Z">
                  <w:rPr>
                    <w:del w:id="26726" w:author="James Vu" w:date="2024-04-18T23:31:00Z"/>
                    <w:sz w:val="26"/>
                    <w:szCs w:val="26"/>
                  </w:rPr>
                </w:rPrChange>
              </w:rPr>
              <w:pPrChange w:id="26727" w:author="James Vu" w:date="2024-04-18T22:33:00Z">
                <w:pPr>
                  <w:widowControl w:val="0"/>
                  <w:spacing w:before="100" w:after="100"/>
                </w:pPr>
              </w:pPrChange>
            </w:pPr>
            <w:del w:id="26728" w:author="James Vu" w:date="2024-04-18T23:31:00Z">
              <w:r w:rsidRPr="00167CE0" w:rsidDel="001873A6">
                <w:rPr>
                  <w:sz w:val="28"/>
                  <w:szCs w:val="28"/>
                  <w:rPrChange w:id="26729" w:author="James Vu" w:date="2024-04-18T22:33:00Z">
                    <w:rPr>
                      <w:sz w:val="26"/>
                      <w:szCs w:val="26"/>
                    </w:rPr>
                  </w:rPrChange>
                </w:rPr>
                <w:delText xml:space="preserve"> + IPv4 route: 11,000</w:delText>
              </w:r>
            </w:del>
          </w:p>
          <w:p w14:paraId="3B75BA64" w14:textId="5C526D89" w:rsidR="00B04841" w:rsidRPr="00167CE0" w:rsidDel="001873A6" w:rsidRDefault="00B04841">
            <w:pPr>
              <w:widowControl w:val="0"/>
              <w:spacing w:before="100" w:after="100"/>
              <w:jc w:val="both"/>
              <w:rPr>
                <w:del w:id="26730" w:author="James Vu" w:date="2024-04-18T23:31:00Z"/>
                <w:sz w:val="28"/>
                <w:szCs w:val="28"/>
                <w:rPrChange w:id="26731" w:author="James Vu" w:date="2024-04-18T22:33:00Z">
                  <w:rPr>
                    <w:del w:id="26732" w:author="James Vu" w:date="2024-04-18T23:31:00Z"/>
                    <w:sz w:val="26"/>
                    <w:szCs w:val="26"/>
                  </w:rPr>
                </w:rPrChange>
              </w:rPr>
              <w:pPrChange w:id="26733" w:author="James Vu" w:date="2024-04-18T22:33:00Z">
                <w:pPr>
                  <w:widowControl w:val="0"/>
                  <w:spacing w:before="100" w:after="100"/>
                </w:pPr>
              </w:pPrChange>
            </w:pPr>
            <w:del w:id="26734" w:author="James Vu" w:date="2024-04-18T23:31:00Z">
              <w:r w:rsidRPr="00167CE0" w:rsidDel="001873A6">
                <w:rPr>
                  <w:sz w:val="28"/>
                  <w:szCs w:val="28"/>
                  <w:rPrChange w:id="26735" w:author="James Vu" w:date="2024-04-18T22:33:00Z">
                    <w:rPr>
                      <w:sz w:val="26"/>
                      <w:szCs w:val="26"/>
                    </w:rPr>
                  </w:rPrChange>
                </w:rPr>
                <w:delText xml:space="preserve"> + RAM: 2 GB </w:delText>
              </w:r>
            </w:del>
          </w:p>
          <w:p w14:paraId="2E7C5AE8" w14:textId="166D723E" w:rsidR="00B04841" w:rsidRPr="00167CE0" w:rsidDel="001873A6" w:rsidRDefault="00B04841">
            <w:pPr>
              <w:widowControl w:val="0"/>
              <w:spacing w:before="100" w:after="100"/>
              <w:jc w:val="both"/>
              <w:rPr>
                <w:del w:id="26736" w:author="James Vu" w:date="2024-04-18T23:31:00Z"/>
                <w:sz w:val="28"/>
                <w:szCs w:val="28"/>
                <w:rPrChange w:id="26737" w:author="James Vu" w:date="2024-04-18T22:33:00Z">
                  <w:rPr>
                    <w:del w:id="26738" w:author="James Vu" w:date="2024-04-18T23:31:00Z"/>
                    <w:sz w:val="26"/>
                    <w:szCs w:val="26"/>
                  </w:rPr>
                </w:rPrChange>
              </w:rPr>
              <w:pPrChange w:id="26739" w:author="James Vu" w:date="2024-04-18T22:33:00Z">
                <w:pPr>
                  <w:widowControl w:val="0"/>
                  <w:spacing w:before="100" w:after="100"/>
                </w:pPr>
              </w:pPrChange>
            </w:pPr>
            <w:del w:id="26740" w:author="James Vu" w:date="2024-04-18T23:31:00Z">
              <w:r w:rsidRPr="00167CE0" w:rsidDel="001873A6">
                <w:rPr>
                  <w:sz w:val="28"/>
                  <w:szCs w:val="28"/>
                  <w:rPrChange w:id="26741" w:author="James Vu" w:date="2024-04-18T22:33:00Z">
                    <w:rPr>
                      <w:sz w:val="26"/>
                      <w:szCs w:val="26"/>
                    </w:rPr>
                  </w:rPrChange>
                </w:rPr>
                <w:delText xml:space="preserve"> + Flash: 4 GB</w:delText>
              </w:r>
            </w:del>
          </w:p>
          <w:p w14:paraId="73B8422E" w14:textId="2C8BDD09" w:rsidR="00B04841" w:rsidRPr="00167CE0" w:rsidDel="001873A6" w:rsidRDefault="00B04841">
            <w:pPr>
              <w:widowControl w:val="0"/>
              <w:spacing w:before="100" w:after="100"/>
              <w:jc w:val="both"/>
              <w:rPr>
                <w:del w:id="26742" w:author="James Vu" w:date="2024-04-18T23:31:00Z"/>
                <w:sz w:val="28"/>
                <w:szCs w:val="28"/>
                <w:rPrChange w:id="26743" w:author="James Vu" w:date="2024-04-18T22:33:00Z">
                  <w:rPr>
                    <w:del w:id="26744" w:author="James Vu" w:date="2024-04-18T23:31:00Z"/>
                    <w:sz w:val="26"/>
                    <w:szCs w:val="26"/>
                  </w:rPr>
                </w:rPrChange>
              </w:rPr>
              <w:pPrChange w:id="26745" w:author="James Vu" w:date="2024-04-18T22:33:00Z">
                <w:pPr>
                  <w:widowControl w:val="0"/>
                  <w:spacing w:before="100" w:after="100"/>
                </w:pPr>
              </w:pPrChange>
            </w:pPr>
            <w:del w:id="26746" w:author="James Vu" w:date="2024-04-18T23:31:00Z">
              <w:r w:rsidRPr="00167CE0" w:rsidDel="001873A6">
                <w:rPr>
                  <w:sz w:val="28"/>
                  <w:szCs w:val="28"/>
                  <w:rPrChange w:id="26747" w:author="James Vu" w:date="2024-04-18T22:33:00Z">
                    <w:rPr>
                      <w:sz w:val="26"/>
                      <w:szCs w:val="26"/>
                    </w:rPr>
                  </w:rPrChange>
                </w:rPr>
                <w:delText xml:space="preserve"> + Buffer: 6 MB</w:delText>
              </w:r>
            </w:del>
          </w:p>
          <w:p w14:paraId="7ECFDEFC" w14:textId="28831E54" w:rsidR="00B04841" w:rsidRPr="00167CE0" w:rsidDel="001873A6" w:rsidRDefault="00B04841">
            <w:pPr>
              <w:widowControl w:val="0"/>
              <w:spacing w:before="100" w:after="100"/>
              <w:jc w:val="both"/>
              <w:rPr>
                <w:del w:id="26748" w:author="James Vu" w:date="2024-04-18T23:31:00Z"/>
                <w:sz w:val="28"/>
                <w:szCs w:val="28"/>
                <w:rPrChange w:id="26749" w:author="James Vu" w:date="2024-04-18T22:33:00Z">
                  <w:rPr>
                    <w:del w:id="26750" w:author="James Vu" w:date="2024-04-18T23:31:00Z"/>
                    <w:sz w:val="26"/>
                    <w:szCs w:val="26"/>
                  </w:rPr>
                </w:rPrChange>
              </w:rPr>
              <w:pPrChange w:id="26751" w:author="James Vu" w:date="2024-04-18T22:33:00Z">
                <w:pPr>
                  <w:widowControl w:val="0"/>
                  <w:spacing w:before="100" w:after="100"/>
                </w:pPr>
              </w:pPrChange>
            </w:pPr>
            <w:del w:id="26752" w:author="James Vu" w:date="2024-04-18T23:31:00Z">
              <w:r w:rsidRPr="00167CE0" w:rsidDel="001873A6">
                <w:rPr>
                  <w:sz w:val="28"/>
                  <w:szCs w:val="28"/>
                  <w:rPrChange w:id="26753" w:author="James Vu" w:date="2024-04-18T22:33:00Z">
                    <w:rPr>
                      <w:sz w:val="26"/>
                      <w:szCs w:val="26"/>
                    </w:rPr>
                  </w:rPrChange>
                </w:rPr>
                <w:delText xml:space="preserve"> + Có khả năng xếp chồng (Stack) với cổng chuyên dụng (không dùng cổng 1/10GE để làm cổng kết nối xếp chồng).</w:delText>
              </w:r>
            </w:del>
          </w:p>
          <w:p w14:paraId="07AA688E" w14:textId="382D7170" w:rsidR="00B04841" w:rsidRPr="00167CE0" w:rsidDel="001873A6" w:rsidRDefault="00B04841">
            <w:pPr>
              <w:widowControl w:val="0"/>
              <w:spacing w:before="100" w:after="100"/>
              <w:jc w:val="both"/>
              <w:rPr>
                <w:del w:id="26754" w:author="James Vu" w:date="2024-04-18T23:31:00Z"/>
                <w:sz w:val="28"/>
                <w:szCs w:val="28"/>
                <w:rPrChange w:id="26755" w:author="James Vu" w:date="2024-04-18T22:33:00Z">
                  <w:rPr>
                    <w:del w:id="26756" w:author="James Vu" w:date="2024-04-18T23:31:00Z"/>
                    <w:sz w:val="26"/>
                    <w:szCs w:val="26"/>
                  </w:rPr>
                </w:rPrChange>
              </w:rPr>
              <w:pPrChange w:id="26757" w:author="James Vu" w:date="2024-04-18T22:33:00Z">
                <w:pPr>
                  <w:widowControl w:val="0"/>
                  <w:spacing w:before="100" w:after="100"/>
                </w:pPr>
              </w:pPrChange>
            </w:pPr>
            <w:del w:id="26758" w:author="James Vu" w:date="2024-04-18T23:31:00Z">
              <w:r w:rsidRPr="00167CE0" w:rsidDel="001873A6">
                <w:rPr>
                  <w:sz w:val="28"/>
                  <w:szCs w:val="28"/>
                  <w:rPrChange w:id="26759" w:author="James Vu" w:date="2024-04-18T22:33:00Z">
                    <w:rPr>
                      <w:sz w:val="26"/>
                      <w:szCs w:val="26"/>
                    </w:rPr>
                  </w:rPrChange>
                </w:rPr>
                <w:delText xml:space="preserve"> + Hỗ trợ tính năng L2: CDP, RSTP, MSTP, PVRST+, STP, VLAN tag, VRRP, PBR, MACsec-128</w:delText>
              </w:r>
            </w:del>
          </w:p>
          <w:p w14:paraId="2F79BE91" w14:textId="518D2568" w:rsidR="00B04841" w:rsidRPr="00167CE0" w:rsidDel="001873A6" w:rsidRDefault="00B04841">
            <w:pPr>
              <w:widowControl w:val="0"/>
              <w:spacing w:before="100" w:after="100"/>
              <w:jc w:val="both"/>
              <w:rPr>
                <w:del w:id="26760" w:author="James Vu" w:date="2024-04-18T23:31:00Z"/>
                <w:sz w:val="28"/>
                <w:szCs w:val="28"/>
                <w:rPrChange w:id="26761" w:author="James Vu" w:date="2024-04-18T22:33:00Z">
                  <w:rPr>
                    <w:del w:id="26762" w:author="James Vu" w:date="2024-04-18T23:31:00Z"/>
                    <w:sz w:val="26"/>
                    <w:szCs w:val="26"/>
                  </w:rPr>
                </w:rPrChange>
              </w:rPr>
              <w:pPrChange w:id="26763" w:author="James Vu" w:date="2024-04-18T22:33:00Z">
                <w:pPr>
                  <w:widowControl w:val="0"/>
                  <w:spacing w:before="100" w:after="100"/>
                </w:pPr>
              </w:pPrChange>
            </w:pPr>
            <w:del w:id="26764" w:author="James Vu" w:date="2024-04-18T23:31:00Z">
              <w:r w:rsidRPr="00167CE0" w:rsidDel="001873A6">
                <w:rPr>
                  <w:sz w:val="28"/>
                  <w:szCs w:val="28"/>
                  <w:rPrChange w:id="26765" w:author="James Vu" w:date="2024-04-18T22:33:00Z">
                    <w:rPr>
                      <w:sz w:val="26"/>
                      <w:szCs w:val="26"/>
                    </w:rPr>
                  </w:rPrChange>
                </w:rPr>
                <w:delText xml:space="preserve"> + Hỗ trợ tính năng L3: RIP, EIGRP Stub, OSPF</w:delText>
              </w:r>
            </w:del>
          </w:p>
          <w:p w14:paraId="245AC82C" w14:textId="02725852" w:rsidR="0057601C" w:rsidRPr="00167CE0" w:rsidDel="001873A6" w:rsidRDefault="00B04841">
            <w:pPr>
              <w:widowControl w:val="0"/>
              <w:spacing w:before="100" w:after="100"/>
              <w:jc w:val="both"/>
              <w:rPr>
                <w:del w:id="26766" w:author="James Vu" w:date="2024-04-18T23:31:00Z"/>
                <w:sz w:val="28"/>
                <w:szCs w:val="28"/>
                <w:rPrChange w:id="26767" w:author="James Vu" w:date="2024-04-18T22:33:00Z">
                  <w:rPr>
                    <w:del w:id="26768" w:author="James Vu" w:date="2024-04-18T23:31:00Z"/>
                    <w:sz w:val="26"/>
                    <w:szCs w:val="26"/>
                  </w:rPr>
                </w:rPrChange>
              </w:rPr>
              <w:pPrChange w:id="26769" w:author="James Vu" w:date="2024-04-18T22:33:00Z">
                <w:pPr>
                  <w:widowControl w:val="0"/>
                  <w:spacing w:before="100" w:after="100"/>
                </w:pPr>
              </w:pPrChange>
            </w:pPr>
            <w:del w:id="26770" w:author="James Vu" w:date="2024-04-18T23:31:00Z">
              <w:r w:rsidRPr="00167CE0" w:rsidDel="001873A6">
                <w:rPr>
                  <w:sz w:val="28"/>
                  <w:szCs w:val="28"/>
                  <w:rPrChange w:id="26771" w:author="James Vu" w:date="2024-04-18T22:33:00Z">
                    <w:rPr>
                      <w:sz w:val="26"/>
                      <w:szCs w:val="26"/>
                    </w:rPr>
                  </w:rPrChange>
                </w:rPr>
                <w:delText>- Bảo hành và hỗ trợ kỹ thuật 1 năm</w:delText>
              </w:r>
            </w:del>
          </w:p>
        </w:tc>
        <w:tc>
          <w:tcPr>
            <w:tcW w:w="289" w:type="pct"/>
            <w:tcBorders>
              <w:top w:val="nil"/>
              <w:left w:val="nil"/>
              <w:bottom w:val="single" w:sz="4" w:space="0" w:color="auto"/>
              <w:right w:val="single" w:sz="4" w:space="0" w:color="auto"/>
            </w:tcBorders>
            <w:shd w:val="clear" w:color="auto" w:fill="auto"/>
            <w:noWrap/>
            <w:vAlign w:val="center"/>
            <w:hideMark/>
          </w:tcPr>
          <w:p w14:paraId="49BE0BF6" w14:textId="2595191B" w:rsidR="0057601C" w:rsidRPr="00167CE0" w:rsidDel="001873A6" w:rsidRDefault="0057601C">
            <w:pPr>
              <w:widowControl w:val="0"/>
              <w:spacing w:before="100" w:after="100"/>
              <w:jc w:val="both"/>
              <w:rPr>
                <w:del w:id="26772" w:author="James Vu" w:date="2024-04-18T23:31:00Z"/>
                <w:sz w:val="28"/>
                <w:szCs w:val="28"/>
                <w:rPrChange w:id="26773" w:author="James Vu" w:date="2024-04-18T22:33:00Z">
                  <w:rPr>
                    <w:del w:id="26774" w:author="James Vu" w:date="2024-04-18T23:31:00Z"/>
                    <w:sz w:val="26"/>
                    <w:szCs w:val="26"/>
                  </w:rPr>
                </w:rPrChange>
              </w:rPr>
              <w:pPrChange w:id="26775" w:author="James Vu" w:date="2024-04-18T22:33:00Z">
                <w:pPr>
                  <w:widowControl w:val="0"/>
                  <w:spacing w:before="100" w:after="100"/>
                  <w:jc w:val="center"/>
                </w:pPr>
              </w:pPrChange>
            </w:pPr>
            <w:del w:id="26776" w:author="James Vu" w:date="2024-04-18T23:31:00Z">
              <w:r w:rsidRPr="00167CE0" w:rsidDel="001873A6">
                <w:rPr>
                  <w:sz w:val="28"/>
                  <w:szCs w:val="28"/>
                  <w:rPrChange w:id="26777" w:author="James Vu" w:date="2024-04-18T22:33:00Z">
                    <w:rPr>
                      <w:sz w:val="26"/>
                      <w:szCs w:val="26"/>
                    </w:rPr>
                  </w:rPrChange>
                </w:rPr>
                <w:delText>Bộ</w:delText>
              </w:r>
            </w:del>
          </w:p>
        </w:tc>
        <w:tc>
          <w:tcPr>
            <w:tcW w:w="515" w:type="pct"/>
            <w:tcBorders>
              <w:top w:val="nil"/>
              <w:left w:val="nil"/>
              <w:bottom w:val="single" w:sz="4" w:space="0" w:color="auto"/>
              <w:right w:val="single" w:sz="4" w:space="0" w:color="auto"/>
            </w:tcBorders>
            <w:shd w:val="clear" w:color="auto" w:fill="auto"/>
            <w:noWrap/>
            <w:vAlign w:val="center"/>
            <w:hideMark/>
          </w:tcPr>
          <w:p w14:paraId="1ADDBD41" w14:textId="2CB01C4B" w:rsidR="0057601C" w:rsidRPr="00167CE0" w:rsidDel="001873A6" w:rsidRDefault="0057601C">
            <w:pPr>
              <w:widowControl w:val="0"/>
              <w:spacing w:before="100" w:after="100"/>
              <w:jc w:val="both"/>
              <w:rPr>
                <w:del w:id="26778" w:author="James Vu" w:date="2024-04-18T23:31:00Z"/>
                <w:sz w:val="28"/>
                <w:szCs w:val="28"/>
                <w:rPrChange w:id="26779" w:author="James Vu" w:date="2024-04-18T22:33:00Z">
                  <w:rPr>
                    <w:del w:id="26780" w:author="James Vu" w:date="2024-04-18T23:31:00Z"/>
                    <w:sz w:val="26"/>
                    <w:szCs w:val="26"/>
                  </w:rPr>
                </w:rPrChange>
              </w:rPr>
              <w:pPrChange w:id="26781" w:author="James Vu" w:date="2024-04-18T22:33:00Z">
                <w:pPr>
                  <w:widowControl w:val="0"/>
                  <w:spacing w:before="100" w:after="100"/>
                </w:pPr>
              </w:pPrChange>
            </w:pPr>
            <w:del w:id="26782" w:author="James Vu" w:date="2024-04-18T23:31:00Z">
              <w:r w:rsidRPr="00167CE0" w:rsidDel="001873A6">
                <w:rPr>
                  <w:sz w:val="28"/>
                  <w:szCs w:val="28"/>
                  <w:rPrChange w:id="26783" w:author="James Vu" w:date="2024-04-18T22:33:00Z">
                    <w:rPr>
                      <w:sz w:val="26"/>
                      <w:szCs w:val="26"/>
                    </w:rPr>
                  </w:rPrChange>
                </w:rPr>
                <w:delText xml:space="preserve">127.539.120 </w:delText>
              </w:r>
            </w:del>
          </w:p>
        </w:tc>
        <w:tc>
          <w:tcPr>
            <w:tcW w:w="337" w:type="pct"/>
            <w:tcBorders>
              <w:top w:val="nil"/>
              <w:left w:val="nil"/>
              <w:bottom w:val="single" w:sz="4" w:space="0" w:color="auto"/>
              <w:right w:val="single" w:sz="4" w:space="0" w:color="auto"/>
            </w:tcBorders>
            <w:shd w:val="clear" w:color="auto" w:fill="auto"/>
            <w:noWrap/>
            <w:vAlign w:val="center"/>
            <w:hideMark/>
          </w:tcPr>
          <w:p w14:paraId="47B214C5" w14:textId="007AEABA" w:rsidR="0057601C" w:rsidRPr="00167CE0" w:rsidDel="001873A6" w:rsidRDefault="0057601C">
            <w:pPr>
              <w:widowControl w:val="0"/>
              <w:spacing w:before="100" w:after="100"/>
              <w:jc w:val="both"/>
              <w:rPr>
                <w:del w:id="26784" w:author="James Vu" w:date="2024-04-18T23:31:00Z"/>
                <w:sz w:val="28"/>
                <w:szCs w:val="28"/>
                <w:rPrChange w:id="26785" w:author="James Vu" w:date="2024-04-18T22:33:00Z">
                  <w:rPr>
                    <w:del w:id="26786" w:author="James Vu" w:date="2024-04-18T23:31:00Z"/>
                    <w:sz w:val="26"/>
                    <w:szCs w:val="26"/>
                  </w:rPr>
                </w:rPrChange>
              </w:rPr>
              <w:pPrChange w:id="26787" w:author="James Vu" w:date="2024-04-18T22:33:00Z">
                <w:pPr>
                  <w:widowControl w:val="0"/>
                  <w:spacing w:before="100" w:after="100"/>
                  <w:jc w:val="center"/>
                </w:pPr>
              </w:pPrChange>
            </w:pPr>
            <w:del w:id="26788" w:author="James Vu" w:date="2024-04-18T23:31:00Z">
              <w:r w:rsidRPr="00167CE0" w:rsidDel="001873A6">
                <w:rPr>
                  <w:sz w:val="28"/>
                  <w:szCs w:val="28"/>
                  <w:rPrChange w:id="26789" w:author="James Vu" w:date="2024-04-18T22:33:00Z">
                    <w:rPr>
                      <w:sz w:val="26"/>
                      <w:szCs w:val="26"/>
                    </w:rPr>
                  </w:rPrChange>
                </w:rPr>
                <w:delText>1</w:delText>
              </w:r>
            </w:del>
          </w:p>
        </w:tc>
        <w:tc>
          <w:tcPr>
            <w:tcW w:w="652" w:type="pct"/>
            <w:tcBorders>
              <w:top w:val="nil"/>
              <w:left w:val="nil"/>
              <w:bottom w:val="single" w:sz="4" w:space="0" w:color="auto"/>
              <w:right w:val="single" w:sz="4" w:space="0" w:color="auto"/>
            </w:tcBorders>
            <w:shd w:val="clear" w:color="auto" w:fill="auto"/>
            <w:noWrap/>
            <w:vAlign w:val="center"/>
            <w:hideMark/>
          </w:tcPr>
          <w:p w14:paraId="15D39F36" w14:textId="3340C647" w:rsidR="0057601C" w:rsidRPr="00167CE0" w:rsidDel="001873A6" w:rsidRDefault="0057601C">
            <w:pPr>
              <w:widowControl w:val="0"/>
              <w:spacing w:before="100" w:after="100"/>
              <w:jc w:val="both"/>
              <w:rPr>
                <w:del w:id="26790" w:author="James Vu" w:date="2024-04-18T23:31:00Z"/>
                <w:sz w:val="28"/>
                <w:szCs w:val="28"/>
                <w:rPrChange w:id="26791" w:author="James Vu" w:date="2024-04-18T22:33:00Z">
                  <w:rPr>
                    <w:del w:id="26792" w:author="James Vu" w:date="2024-04-18T23:31:00Z"/>
                    <w:sz w:val="26"/>
                    <w:szCs w:val="26"/>
                  </w:rPr>
                </w:rPrChange>
              </w:rPr>
              <w:pPrChange w:id="26793" w:author="James Vu" w:date="2024-04-18T22:33:00Z">
                <w:pPr>
                  <w:widowControl w:val="0"/>
                  <w:spacing w:before="100" w:after="100"/>
                  <w:jc w:val="center"/>
                </w:pPr>
              </w:pPrChange>
            </w:pPr>
            <w:del w:id="26794" w:author="James Vu" w:date="2024-04-18T23:31:00Z">
              <w:r w:rsidRPr="00167CE0" w:rsidDel="001873A6">
                <w:rPr>
                  <w:sz w:val="28"/>
                  <w:szCs w:val="28"/>
                  <w:rPrChange w:id="26795" w:author="James Vu" w:date="2024-04-18T22:33:00Z">
                    <w:rPr>
                      <w:sz w:val="26"/>
                      <w:szCs w:val="26"/>
                    </w:rPr>
                  </w:rPrChange>
                </w:rPr>
                <w:delText>127.539.120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728FA5B1" w14:textId="354435A1" w:rsidR="0057601C" w:rsidRPr="00167CE0" w:rsidDel="001873A6" w:rsidRDefault="0057601C">
            <w:pPr>
              <w:widowControl w:val="0"/>
              <w:spacing w:before="100" w:after="100"/>
              <w:jc w:val="both"/>
              <w:rPr>
                <w:del w:id="26796" w:author="James Vu" w:date="2024-04-18T23:31:00Z"/>
                <w:sz w:val="28"/>
                <w:szCs w:val="28"/>
                <w:rPrChange w:id="26797" w:author="James Vu" w:date="2024-04-18T22:33:00Z">
                  <w:rPr>
                    <w:del w:id="26798" w:author="James Vu" w:date="2024-04-18T23:31:00Z"/>
                    <w:sz w:val="26"/>
                    <w:szCs w:val="26"/>
                  </w:rPr>
                </w:rPrChange>
              </w:rPr>
              <w:pPrChange w:id="26799" w:author="James Vu" w:date="2024-04-18T22:33:00Z">
                <w:pPr>
                  <w:widowControl w:val="0"/>
                  <w:spacing w:before="100" w:after="100"/>
                  <w:jc w:val="center"/>
                </w:pPr>
              </w:pPrChange>
            </w:pPr>
            <w:del w:id="26800" w:author="James Vu" w:date="2024-04-18T23:31:00Z">
              <w:r w:rsidRPr="00167CE0" w:rsidDel="001873A6">
                <w:rPr>
                  <w:sz w:val="28"/>
                  <w:szCs w:val="28"/>
                  <w:rPrChange w:id="26801" w:author="James Vu" w:date="2024-04-18T22:33:00Z">
                    <w:rPr>
                      <w:sz w:val="26"/>
                      <w:szCs w:val="26"/>
                    </w:rPr>
                  </w:rPrChange>
                </w:rPr>
                <w:delText>12.753.912</w:delText>
              </w:r>
            </w:del>
          </w:p>
        </w:tc>
        <w:tc>
          <w:tcPr>
            <w:tcW w:w="661" w:type="pct"/>
            <w:tcBorders>
              <w:top w:val="nil"/>
              <w:left w:val="nil"/>
              <w:bottom w:val="single" w:sz="4" w:space="0" w:color="auto"/>
              <w:right w:val="single" w:sz="4" w:space="0" w:color="auto"/>
            </w:tcBorders>
            <w:shd w:val="clear" w:color="auto" w:fill="auto"/>
            <w:noWrap/>
            <w:vAlign w:val="center"/>
            <w:hideMark/>
          </w:tcPr>
          <w:p w14:paraId="0BD477A8" w14:textId="2C16A56A" w:rsidR="0057601C" w:rsidRPr="00167CE0" w:rsidDel="001873A6" w:rsidRDefault="0057601C">
            <w:pPr>
              <w:widowControl w:val="0"/>
              <w:spacing w:before="100" w:after="100"/>
              <w:jc w:val="both"/>
              <w:rPr>
                <w:del w:id="26802" w:author="James Vu" w:date="2024-04-18T23:31:00Z"/>
                <w:sz w:val="28"/>
                <w:szCs w:val="28"/>
                <w:rPrChange w:id="26803" w:author="James Vu" w:date="2024-04-18T22:33:00Z">
                  <w:rPr>
                    <w:del w:id="26804" w:author="James Vu" w:date="2024-04-18T23:31:00Z"/>
                    <w:sz w:val="26"/>
                    <w:szCs w:val="26"/>
                  </w:rPr>
                </w:rPrChange>
              </w:rPr>
              <w:pPrChange w:id="26805" w:author="James Vu" w:date="2024-04-18T22:33:00Z">
                <w:pPr>
                  <w:widowControl w:val="0"/>
                  <w:spacing w:before="100" w:after="100"/>
                  <w:jc w:val="center"/>
                </w:pPr>
              </w:pPrChange>
            </w:pPr>
            <w:del w:id="26806" w:author="James Vu" w:date="2024-04-18T23:31:00Z">
              <w:r w:rsidRPr="00167CE0" w:rsidDel="001873A6">
                <w:rPr>
                  <w:sz w:val="28"/>
                  <w:szCs w:val="28"/>
                  <w:rPrChange w:id="26807" w:author="James Vu" w:date="2024-04-18T22:33:00Z">
                    <w:rPr>
                      <w:sz w:val="26"/>
                      <w:szCs w:val="26"/>
                    </w:rPr>
                  </w:rPrChange>
                </w:rPr>
                <w:delText>140.293.032</w:delText>
              </w:r>
            </w:del>
          </w:p>
        </w:tc>
      </w:tr>
      <w:tr w:rsidR="00D03561" w:rsidRPr="00167CE0" w:rsidDel="001873A6" w14:paraId="0212403D" w14:textId="5F53B95D" w:rsidTr="00D349A9">
        <w:trPr>
          <w:del w:id="26808" w:author="James Vu" w:date="2024-04-18T23:31:00Z"/>
        </w:trPr>
        <w:tc>
          <w:tcPr>
            <w:tcW w:w="191" w:type="pct"/>
            <w:tcBorders>
              <w:top w:val="nil"/>
              <w:left w:val="single" w:sz="4" w:space="0" w:color="auto"/>
              <w:bottom w:val="single" w:sz="4" w:space="0" w:color="auto"/>
              <w:right w:val="single" w:sz="4" w:space="0" w:color="auto"/>
            </w:tcBorders>
            <w:shd w:val="clear" w:color="auto" w:fill="auto"/>
            <w:vAlign w:val="center"/>
            <w:hideMark/>
          </w:tcPr>
          <w:p w14:paraId="06AF51D1" w14:textId="12B0FFB1" w:rsidR="0057601C" w:rsidRPr="00167CE0" w:rsidDel="001873A6" w:rsidRDefault="0057601C">
            <w:pPr>
              <w:widowControl w:val="0"/>
              <w:spacing w:before="100" w:after="100"/>
              <w:jc w:val="both"/>
              <w:rPr>
                <w:del w:id="26809" w:author="James Vu" w:date="2024-04-18T23:31:00Z"/>
                <w:b/>
                <w:bCs/>
                <w:sz w:val="28"/>
                <w:szCs w:val="28"/>
                <w:rPrChange w:id="26810" w:author="James Vu" w:date="2024-04-18T22:33:00Z">
                  <w:rPr>
                    <w:del w:id="26811" w:author="James Vu" w:date="2024-04-18T23:31:00Z"/>
                    <w:b/>
                    <w:bCs/>
                    <w:sz w:val="26"/>
                    <w:szCs w:val="26"/>
                  </w:rPr>
                </w:rPrChange>
              </w:rPr>
              <w:pPrChange w:id="26812" w:author="James Vu" w:date="2024-04-18T22:33:00Z">
                <w:pPr>
                  <w:widowControl w:val="0"/>
                  <w:spacing w:before="100" w:after="100"/>
                  <w:jc w:val="center"/>
                </w:pPr>
              </w:pPrChange>
            </w:pPr>
            <w:del w:id="26813" w:author="James Vu" w:date="2024-04-18T23:31:00Z">
              <w:r w:rsidRPr="00167CE0" w:rsidDel="001873A6">
                <w:rPr>
                  <w:b/>
                  <w:bCs/>
                  <w:sz w:val="28"/>
                  <w:szCs w:val="28"/>
                  <w:rPrChange w:id="26814" w:author="James Vu" w:date="2024-04-18T22:33:00Z">
                    <w:rPr>
                      <w:b/>
                      <w:bCs/>
                      <w:sz w:val="26"/>
                      <w:szCs w:val="26"/>
                    </w:rPr>
                  </w:rPrChange>
                </w:rPr>
                <w:delText>III</w:delText>
              </w:r>
            </w:del>
          </w:p>
        </w:tc>
        <w:tc>
          <w:tcPr>
            <w:tcW w:w="1788" w:type="pct"/>
            <w:tcBorders>
              <w:top w:val="nil"/>
              <w:left w:val="nil"/>
              <w:bottom w:val="single" w:sz="4" w:space="0" w:color="auto"/>
              <w:right w:val="single" w:sz="4" w:space="0" w:color="auto"/>
            </w:tcBorders>
            <w:shd w:val="clear" w:color="auto" w:fill="auto"/>
            <w:noWrap/>
            <w:vAlign w:val="center"/>
            <w:hideMark/>
          </w:tcPr>
          <w:p w14:paraId="0EE2636B" w14:textId="63808275" w:rsidR="0057601C" w:rsidRPr="00167CE0" w:rsidDel="001873A6" w:rsidRDefault="0057601C">
            <w:pPr>
              <w:widowControl w:val="0"/>
              <w:spacing w:before="100" w:after="100"/>
              <w:jc w:val="both"/>
              <w:rPr>
                <w:del w:id="26815" w:author="James Vu" w:date="2024-04-18T23:31:00Z"/>
                <w:b/>
                <w:bCs/>
                <w:sz w:val="28"/>
                <w:szCs w:val="28"/>
                <w:rPrChange w:id="26816" w:author="James Vu" w:date="2024-04-18T22:33:00Z">
                  <w:rPr>
                    <w:del w:id="26817" w:author="James Vu" w:date="2024-04-18T23:31:00Z"/>
                    <w:b/>
                    <w:bCs/>
                    <w:sz w:val="26"/>
                    <w:szCs w:val="26"/>
                  </w:rPr>
                </w:rPrChange>
              </w:rPr>
              <w:pPrChange w:id="26818" w:author="James Vu" w:date="2024-04-18T22:33:00Z">
                <w:pPr>
                  <w:widowControl w:val="0"/>
                  <w:spacing w:before="100" w:after="100"/>
                </w:pPr>
              </w:pPrChange>
            </w:pPr>
            <w:del w:id="26819" w:author="James Vu" w:date="2024-04-18T23:31:00Z">
              <w:r w:rsidRPr="00167CE0" w:rsidDel="001873A6">
                <w:rPr>
                  <w:b/>
                  <w:bCs/>
                  <w:sz w:val="28"/>
                  <w:szCs w:val="28"/>
                  <w:rPrChange w:id="26820" w:author="James Vu" w:date="2024-04-18T22:33:00Z">
                    <w:rPr>
                      <w:b/>
                      <w:bCs/>
                      <w:sz w:val="26"/>
                      <w:szCs w:val="26"/>
                    </w:rPr>
                  </w:rPrChange>
                </w:rPr>
                <w:delText>Thiết bị bảo mật</w:delText>
              </w:r>
            </w:del>
          </w:p>
        </w:tc>
        <w:tc>
          <w:tcPr>
            <w:tcW w:w="289" w:type="pct"/>
            <w:tcBorders>
              <w:top w:val="nil"/>
              <w:left w:val="nil"/>
              <w:bottom w:val="single" w:sz="4" w:space="0" w:color="auto"/>
              <w:right w:val="single" w:sz="4" w:space="0" w:color="auto"/>
            </w:tcBorders>
            <w:shd w:val="clear" w:color="auto" w:fill="auto"/>
            <w:vAlign w:val="center"/>
            <w:hideMark/>
          </w:tcPr>
          <w:p w14:paraId="1E0CC4F5" w14:textId="7792367D" w:rsidR="0057601C" w:rsidRPr="00167CE0" w:rsidDel="001873A6" w:rsidRDefault="0057601C">
            <w:pPr>
              <w:widowControl w:val="0"/>
              <w:spacing w:before="100" w:after="100"/>
              <w:jc w:val="both"/>
              <w:rPr>
                <w:del w:id="26821" w:author="James Vu" w:date="2024-04-18T23:31:00Z"/>
                <w:b/>
                <w:bCs/>
                <w:sz w:val="28"/>
                <w:szCs w:val="28"/>
                <w:rPrChange w:id="26822" w:author="James Vu" w:date="2024-04-18T22:33:00Z">
                  <w:rPr>
                    <w:del w:id="26823" w:author="James Vu" w:date="2024-04-18T23:31:00Z"/>
                    <w:b/>
                    <w:bCs/>
                    <w:sz w:val="26"/>
                    <w:szCs w:val="26"/>
                  </w:rPr>
                </w:rPrChange>
              </w:rPr>
              <w:pPrChange w:id="26824" w:author="James Vu" w:date="2024-04-18T22:33:00Z">
                <w:pPr>
                  <w:widowControl w:val="0"/>
                  <w:spacing w:before="100" w:after="100"/>
                  <w:jc w:val="center"/>
                </w:pPr>
              </w:pPrChange>
            </w:pPr>
            <w:del w:id="26825" w:author="James Vu" w:date="2024-04-18T23:31:00Z">
              <w:r w:rsidRPr="00167CE0" w:rsidDel="001873A6">
                <w:rPr>
                  <w:b/>
                  <w:bCs/>
                  <w:sz w:val="28"/>
                  <w:szCs w:val="28"/>
                  <w:rPrChange w:id="26826" w:author="James Vu" w:date="2024-04-18T22:33:00Z">
                    <w:rPr>
                      <w:b/>
                      <w:bCs/>
                      <w:sz w:val="26"/>
                      <w:szCs w:val="26"/>
                    </w:rPr>
                  </w:rPrChange>
                </w:rPr>
                <w:delText> </w:delText>
              </w:r>
            </w:del>
          </w:p>
        </w:tc>
        <w:tc>
          <w:tcPr>
            <w:tcW w:w="515" w:type="pct"/>
            <w:tcBorders>
              <w:top w:val="nil"/>
              <w:left w:val="nil"/>
              <w:bottom w:val="single" w:sz="4" w:space="0" w:color="auto"/>
              <w:right w:val="single" w:sz="4" w:space="0" w:color="auto"/>
            </w:tcBorders>
            <w:shd w:val="clear" w:color="auto" w:fill="auto"/>
            <w:vAlign w:val="center"/>
            <w:hideMark/>
          </w:tcPr>
          <w:p w14:paraId="6AECB09C" w14:textId="47B61D9D" w:rsidR="0057601C" w:rsidRPr="00167CE0" w:rsidDel="001873A6" w:rsidRDefault="0057601C">
            <w:pPr>
              <w:widowControl w:val="0"/>
              <w:spacing w:before="100" w:after="100"/>
              <w:jc w:val="both"/>
              <w:rPr>
                <w:del w:id="26827" w:author="James Vu" w:date="2024-04-18T23:31:00Z"/>
                <w:sz w:val="28"/>
                <w:szCs w:val="28"/>
                <w:rPrChange w:id="26828" w:author="James Vu" w:date="2024-04-18T22:33:00Z">
                  <w:rPr>
                    <w:del w:id="26829" w:author="James Vu" w:date="2024-04-18T23:31:00Z"/>
                    <w:sz w:val="26"/>
                    <w:szCs w:val="26"/>
                  </w:rPr>
                </w:rPrChange>
              </w:rPr>
              <w:pPrChange w:id="26830" w:author="James Vu" w:date="2024-04-18T22:33:00Z">
                <w:pPr>
                  <w:widowControl w:val="0"/>
                  <w:spacing w:before="100" w:after="100"/>
                </w:pPr>
              </w:pPrChange>
            </w:pPr>
            <w:del w:id="26831" w:author="James Vu" w:date="2024-04-18T23:31:00Z">
              <w:r w:rsidRPr="00167CE0" w:rsidDel="001873A6">
                <w:rPr>
                  <w:sz w:val="28"/>
                  <w:szCs w:val="28"/>
                  <w:rPrChange w:id="26832" w:author="James Vu" w:date="2024-04-18T22:33:00Z">
                    <w:rPr>
                      <w:sz w:val="26"/>
                      <w:szCs w:val="26"/>
                    </w:rPr>
                  </w:rPrChange>
                </w:rPr>
                <w:delText> </w:delText>
              </w:r>
            </w:del>
          </w:p>
        </w:tc>
        <w:tc>
          <w:tcPr>
            <w:tcW w:w="337" w:type="pct"/>
            <w:tcBorders>
              <w:top w:val="nil"/>
              <w:left w:val="nil"/>
              <w:bottom w:val="single" w:sz="4" w:space="0" w:color="auto"/>
              <w:right w:val="single" w:sz="4" w:space="0" w:color="auto"/>
            </w:tcBorders>
            <w:shd w:val="clear" w:color="auto" w:fill="auto"/>
            <w:vAlign w:val="center"/>
            <w:hideMark/>
          </w:tcPr>
          <w:p w14:paraId="15404710" w14:textId="43331ABA" w:rsidR="0057601C" w:rsidRPr="00167CE0" w:rsidDel="001873A6" w:rsidRDefault="0057601C">
            <w:pPr>
              <w:widowControl w:val="0"/>
              <w:spacing w:before="100" w:after="100"/>
              <w:jc w:val="both"/>
              <w:rPr>
                <w:del w:id="26833" w:author="James Vu" w:date="2024-04-18T23:31:00Z"/>
                <w:sz w:val="28"/>
                <w:szCs w:val="28"/>
                <w:rPrChange w:id="26834" w:author="James Vu" w:date="2024-04-18T22:33:00Z">
                  <w:rPr>
                    <w:del w:id="26835" w:author="James Vu" w:date="2024-04-18T23:31:00Z"/>
                    <w:sz w:val="26"/>
                    <w:szCs w:val="26"/>
                  </w:rPr>
                </w:rPrChange>
              </w:rPr>
              <w:pPrChange w:id="26836" w:author="James Vu" w:date="2024-04-18T22:33:00Z">
                <w:pPr>
                  <w:widowControl w:val="0"/>
                  <w:spacing w:before="100" w:after="100"/>
                </w:pPr>
              </w:pPrChange>
            </w:pPr>
            <w:del w:id="26837" w:author="James Vu" w:date="2024-04-18T23:31:00Z">
              <w:r w:rsidRPr="00167CE0" w:rsidDel="001873A6">
                <w:rPr>
                  <w:sz w:val="28"/>
                  <w:szCs w:val="28"/>
                  <w:rPrChange w:id="26838" w:author="James Vu" w:date="2024-04-18T22:33:00Z">
                    <w:rPr>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5DF2E3FD" w14:textId="673F11DC" w:rsidR="0057601C" w:rsidRPr="00167CE0" w:rsidDel="001873A6" w:rsidRDefault="0057601C">
            <w:pPr>
              <w:widowControl w:val="0"/>
              <w:spacing w:before="100" w:after="100"/>
              <w:jc w:val="both"/>
              <w:rPr>
                <w:del w:id="26839" w:author="James Vu" w:date="2024-04-18T23:31:00Z"/>
                <w:b/>
                <w:bCs/>
                <w:sz w:val="28"/>
                <w:szCs w:val="28"/>
                <w:rPrChange w:id="26840" w:author="James Vu" w:date="2024-04-18T22:33:00Z">
                  <w:rPr>
                    <w:del w:id="26841" w:author="James Vu" w:date="2024-04-18T23:31:00Z"/>
                    <w:b/>
                    <w:bCs/>
                    <w:sz w:val="26"/>
                    <w:szCs w:val="26"/>
                  </w:rPr>
                </w:rPrChange>
              </w:rPr>
              <w:pPrChange w:id="26842" w:author="James Vu" w:date="2024-04-18T22:33:00Z">
                <w:pPr>
                  <w:widowControl w:val="0"/>
                  <w:spacing w:before="100" w:after="100"/>
                  <w:jc w:val="center"/>
                </w:pPr>
              </w:pPrChange>
            </w:pPr>
            <w:del w:id="26843" w:author="James Vu" w:date="2024-04-18T23:31:00Z">
              <w:r w:rsidRPr="00167CE0" w:rsidDel="001873A6">
                <w:rPr>
                  <w:b/>
                  <w:bCs/>
                  <w:sz w:val="28"/>
                  <w:szCs w:val="28"/>
                  <w:rPrChange w:id="26844" w:author="James Vu" w:date="2024-04-18T22:33:00Z">
                    <w:rPr>
                      <w:b/>
                      <w:bCs/>
                      <w:sz w:val="26"/>
                      <w:szCs w:val="26"/>
                    </w:rPr>
                  </w:rPrChange>
                </w:rPr>
                <w:delText>200.091.000</w:delText>
              </w:r>
            </w:del>
          </w:p>
        </w:tc>
        <w:tc>
          <w:tcPr>
            <w:tcW w:w="565" w:type="pct"/>
            <w:tcBorders>
              <w:top w:val="nil"/>
              <w:left w:val="nil"/>
              <w:bottom w:val="single" w:sz="4" w:space="0" w:color="auto"/>
              <w:right w:val="single" w:sz="4" w:space="0" w:color="auto"/>
            </w:tcBorders>
            <w:shd w:val="clear" w:color="auto" w:fill="auto"/>
            <w:vAlign w:val="center"/>
            <w:hideMark/>
          </w:tcPr>
          <w:p w14:paraId="4A213D12" w14:textId="17EBE4BF" w:rsidR="0057601C" w:rsidRPr="00167CE0" w:rsidDel="001873A6" w:rsidRDefault="0057601C">
            <w:pPr>
              <w:widowControl w:val="0"/>
              <w:spacing w:before="100" w:after="100"/>
              <w:jc w:val="both"/>
              <w:rPr>
                <w:del w:id="26845" w:author="James Vu" w:date="2024-04-18T23:31:00Z"/>
                <w:b/>
                <w:bCs/>
                <w:sz w:val="28"/>
                <w:szCs w:val="28"/>
                <w:rPrChange w:id="26846" w:author="James Vu" w:date="2024-04-18T22:33:00Z">
                  <w:rPr>
                    <w:del w:id="26847" w:author="James Vu" w:date="2024-04-18T23:31:00Z"/>
                    <w:b/>
                    <w:bCs/>
                    <w:sz w:val="26"/>
                    <w:szCs w:val="26"/>
                  </w:rPr>
                </w:rPrChange>
              </w:rPr>
              <w:pPrChange w:id="26848" w:author="James Vu" w:date="2024-04-18T22:33:00Z">
                <w:pPr>
                  <w:widowControl w:val="0"/>
                  <w:spacing w:before="100" w:after="100"/>
                  <w:jc w:val="center"/>
                </w:pPr>
              </w:pPrChange>
            </w:pPr>
            <w:del w:id="26849" w:author="James Vu" w:date="2024-04-18T23:31:00Z">
              <w:r w:rsidRPr="00167CE0" w:rsidDel="001873A6">
                <w:rPr>
                  <w:b/>
                  <w:bCs/>
                  <w:sz w:val="28"/>
                  <w:szCs w:val="28"/>
                  <w:rPrChange w:id="26850" w:author="James Vu" w:date="2024-04-18T22:33:00Z">
                    <w:rPr>
                      <w:b/>
                      <w:bCs/>
                      <w:sz w:val="26"/>
                      <w:szCs w:val="26"/>
                    </w:rPr>
                  </w:rPrChange>
                </w:rPr>
                <w:delText>20.009.100</w:delText>
              </w:r>
            </w:del>
          </w:p>
        </w:tc>
        <w:tc>
          <w:tcPr>
            <w:tcW w:w="661" w:type="pct"/>
            <w:tcBorders>
              <w:top w:val="nil"/>
              <w:left w:val="nil"/>
              <w:bottom w:val="single" w:sz="4" w:space="0" w:color="auto"/>
              <w:right w:val="single" w:sz="4" w:space="0" w:color="auto"/>
            </w:tcBorders>
            <w:shd w:val="clear" w:color="auto" w:fill="auto"/>
            <w:vAlign w:val="center"/>
            <w:hideMark/>
          </w:tcPr>
          <w:p w14:paraId="7830C569" w14:textId="2822EFBC" w:rsidR="0057601C" w:rsidRPr="00167CE0" w:rsidDel="001873A6" w:rsidRDefault="0057601C">
            <w:pPr>
              <w:widowControl w:val="0"/>
              <w:spacing w:before="100" w:after="100"/>
              <w:jc w:val="both"/>
              <w:rPr>
                <w:del w:id="26851" w:author="James Vu" w:date="2024-04-18T23:31:00Z"/>
                <w:b/>
                <w:bCs/>
                <w:sz w:val="28"/>
                <w:szCs w:val="28"/>
                <w:rPrChange w:id="26852" w:author="James Vu" w:date="2024-04-18T22:33:00Z">
                  <w:rPr>
                    <w:del w:id="26853" w:author="James Vu" w:date="2024-04-18T23:31:00Z"/>
                    <w:b/>
                    <w:bCs/>
                    <w:sz w:val="26"/>
                    <w:szCs w:val="26"/>
                  </w:rPr>
                </w:rPrChange>
              </w:rPr>
              <w:pPrChange w:id="26854" w:author="James Vu" w:date="2024-04-18T22:33:00Z">
                <w:pPr>
                  <w:widowControl w:val="0"/>
                  <w:spacing w:before="100" w:after="100"/>
                  <w:jc w:val="center"/>
                </w:pPr>
              </w:pPrChange>
            </w:pPr>
            <w:del w:id="26855" w:author="James Vu" w:date="2024-04-18T23:31:00Z">
              <w:r w:rsidRPr="00167CE0" w:rsidDel="001873A6">
                <w:rPr>
                  <w:b/>
                  <w:bCs/>
                  <w:sz w:val="28"/>
                  <w:szCs w:val="28"/>
                  <w:rPrChange w:id="26856" w:author="James Vu" w:date="2024-04-18T22:33:00Z">
                    <w:rPr>
                      <w:b/>
                      <w:bCs/>
                      <w:sz w:val="26"/>
                      <w:szCs w:val="26"/>
                    </w:rPr>
                  </w:rPrChange>
                </w:rPr>
                <w:delText>220.100.100</w:delText>
              </w:r>
            </w:del>
          </w:p>
        </w:tc>
      </w:tr>
      <w:tr w:rsidR="001F3DF5" w:rsidRPr="00167CE0" w:rsidDel="001873A6" w14:paraId="4C2F995B" w14:textId="738D0A9A" w:rsidTr="00D349A9">
        <w:trPr>
          <w:del w:id="26857"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113717A4" w14:textId="21767EB7" w:rsidR="0057601C" w:rsidRPr="00167CE0" w:rsidDel="001873A6" w:rsidRDefault="0057601C">
            <w:pPr>
              <w:widowControl w:val="0"/>
              <w:spacing w:before="100" w:after="100"/>
              <w:jc w:val="both"/>
              <w:rPr>
                <w:del w:id="26858" w:author="James Vu" w:date="2024-04-18T23:31:00Z"/>
                <w:sz w:val="28"/>
                <w:szCs w:val="28"/>
                <w:rPrChange w:id="26859" w:author="James Vu" w:date="2024-04-18T22:33:00Z">
                  <w:rPr>
                    <w:del w:id="26860" w:author="James Vu" w:date="2024-04-18T23:31:00Z"/>
                    <w:sz w:val="26"/>
                    <w:szCs w:val="26"/>
                  </w:rPr>
                </w:rPrChange>
              </w:rPr>
              <w:pPrChange w:id="26861" w:author="James Vu" w:date="2024-04-18T22:33:00Z">
                <w:pPr>
                  <w:widowControl w:val="0"/>
                  <w:spacing w:before="100" w:after="100"/>
                  <w:jc w:val="center"/>
                </w:pPr>
              </w:pPrChange>
            </w:pPr>
            <w:del w:id="26862" w:author="James Vu" w:date="2024-04-18T23:31:00Z">
              <w:r w:rsidRPr="00167CE0" w:rsidDel="001873A6">
                <w:rPr>
                  <w:sz w:val="28"/>
                  <w:szCs w:val="28"/>
                  <w:rPrChange w:id="26863" w:author="James Vu" w:date="2024-04-18T22:33:00Z">
                    <w:rPr>
                      <w:sz w:val="26"/>
                      <w:szCs w:val="26"/>
                    </w:rPr>
                  </w:rPrChange>
                </w:rPr>
                <w:delText>1</w:delText>
              </w:r>
            </w:del>
          </w:p>
        </w:tc>
        <w:tc>
          <w:tcPr>
            <w:tcW w:w="1788" w:type="pct"/>
            <w:tcBorders>
              <w:top w:val="nil"/>
              <w:left w:val="nil"/>
              <w:bottom w:val="single" w:sz="4" w:space="0" w:color="auto"/>
              <w:right w:val="single" w:sz="4" w:space="0" w:color="auto"/>
            </w:tcBorders>
            <w:shd w:val="clear" w:color="auto" w:fill="auto"/>
            <w:vAlign w:val="center"/>
            <w:hideMark/>
          </w:tcPr>
          <w:p w14:paraId="254D0447" w14:textId="74406B2C" w:rsidR="00B04841" w:rsidRPr="00167CE0" w:rsidDel="001873A6" w:rsidRDefault="0057601C">
            <w:pPr>
              <w:widowControl w:val="0"/>
              <w:spacing w:before="100" w:after="100"/>
              <w:jc w:val="both"/>
              <w:rPr>
                <w:del w:id="26864" w:author="James Vu" w:date="2024-04-18T23:31:00Z"/>
                <w:sz w:val="28"/>
                <w:szCs w:val="28"/>
                <w:rPrChange w:id="26865" w:author="James Vu" w:date="2024-04-18T22:33:00Z">
                  <w:rPr>
                    <w:del w:id="26866" w:author="James Vu" w:date="2024-04-18T23:31:00Z"/>
                    <w:sz w:val="26"/>
                    <w:szCs w:val="26"/>
                  </w:rPr>
                </w:rPrChange>
              </w:rPr>
              <w:pPrChange w:id="26867" w:author="James Vu" w:date="2024-04-18T22:33:00Z">
                <w:pPr>
                  <w:widowControl w:val="0"/>
                  <w:spacing w:before="100" w:after="100"/>
                </w:pPr>
              </w:pPrChange>
            </w:pPr>
            <w:del w:id="26868" w:author="James Vu" w:date="2024-04-18T23:31:00Z">
              <w:r w:rsidRPr="00167CE0" w:rsidDel="001873A6">
                <w:rPr>
                  <w:b/>
                  <w:bCs/>
                  <w:sz w:val="28"/>
                  <w:szCs w:val="28"/>
                  <w:rPrChange w:id="26869" w:author="James Vu" w:date="2024-04-18T22:33:00Z">
                    <w:rPr>
                      <w:b/>
                      <w:bCs/>
                      <w:sz w:val="26"/>
                      <w:szCs w:val="26"/>
                    </w:rPr>
                  </w:rPrChange>
                </w:rPr>
                <w:delText>Tường lửa</w:delText>
              </w:r>
              <w:r w:rsidRPr="00167CE0" w:rsidDel="001873A6">
                <w:rPr>
                  <w:sz w:val="28"/>
                  <w:szCs w:val="28"/>
                  <w:rPrChange w:id="26870" w:author="James Vu" w:date="2024-04-18T22:33:00Z">
                    <w:rPr>
                      <w:sz w:val="26"/>
                      <w:szCs w:val="26"/>
                    </w:rPr>
                  </w:rPrChange>
                </w:rPr>
                <w:br/>
              </w:r>
              <w:r w:rsidR="00B04841" w:rsidRPr="00167CE0" w:rsidDel="001873A6">
                <w:rPr>
                  <w:sz w:val="28"/>
                  <w:szCs w:val="28"/>
                  <w:rPrChange w:id="26871" w:author="James Vu" w:date="2024-04-18T22:33:00Z">
                    <w:rPr>
                      <w:sz w:val="26"/>
                      <w:szCs w:val="26"/>
                    </w:rPr>
                  </w:rPrChange>
                </w:rPr>
                <w:delText>Tính năng định tuyến:</w:delText>
              </w:r>
            </w:del>
          </w:p>
          <w:p w14:paraId="16A9E6B2" w14:textId="014A4129" w:rsidR="00B04841" w:rsidRPr="00167CE0" w:rsidDel="001873A6" w:rsidRDefault="00B04841">
            <w:pPr>
              <w:widowControl w:val="0"/>
              <w:spacing w:before="100" w:after="100"/>
              <w:jc w:val="both"/>
              <w:rPr>
                <w:del w:id="26872" w:author="James Vu" w:date="2024-04-18T23:31:00Z"/>
                <w:sz w:val="28"/>
                <w:szCs w:val="28"/>
                <w:rPrChange w:id="26873" w:author="James Vu" w:date="2024-04-18T22:33:00Z">
                  <w:rPr>
                    <w:del w:id="26874" w:author="James Vu" w:date="2024-04-18T23:31:00Z"/>
                    <w:sz w:val="26"/>
                    <w:szCs w:val="26"/>
                  </w:rPr>
                </w:rPrChange>
              </w:rPr>
              <w:pPrChange w:id="26875" w:author="James Vu" w:date="2024-04-18T22:33:00Z">
                <w:pPr>
                  <w:widowControl w:val="0"/>
                  <w:spacing w:before="100" w:after="100"/>
                </w:pPr>
              </w:pPrChange>
            </w:pPr>
            <w:del w:id="26876" w:author="James Vu" w:date="2024-04-18T23:31:00Z">
              <w:r w:rsidRPr="00167CE0" w:rsidDel="001873A6">
                <w:rPr>
                  <w:sz w:val="28"/>
                  <w:szCs w:val="28"/>
                  <w:rPrChange w:id="26877" w:author="James Vu" w:date="2024-04-18T22:33:00Z">
                    <w:rPr>
                      <w:sz w:val="26"/>
                      <w:szCs w:val="26"/>
                    </w:rPr>
                  </w:rPrChange>
                </w:rPr>
                <w:delText>- Định tuyến động (OSPF, BGP, RIPv2)</w:delText>
              </w:r>
            </w:del>
          </w:p>
          <w:p w14:paraId="0F03F869" w14:textId="11E02898" w:rsidR="00B04841" w:rsidRPr="00167CE0" w:rsidDel="001873A6" w:rsidRDefault="00B04841">
            <w:pPr>
              <w:widowControl w:val="0"/>
              <w:spacing w:before="100" w:after="100"/>
              <w:jc w:val="both"/>
              <w:rPr>
                <w:del w:id="26878" w:author="James Vu" w:date="2024-04-18T23:31:00Z"/>
                <w:sz w:val="28"/>
                <w:szCs w:val="28"/>
                <w:rPrChange w:id="26879" w:author="James Vu" w:date="2024-04-18T22:33:00Z">
                  <w:rPr>
                    <w:del w:id="26880" w:author="James Vu" w:date="2024-04-18T23:31:00Z"/>
                    <w:sz w:val="26"/>
                    <w:szCs w:val="26"/>
                  </w:rPr>
                </w:rPrChange>
              </w:rPr>
              <w:pPrChange w:id="26881" w:author="James Vu" w:date="2024-04-18T22:33:00Z">
                <w:pPr>
                  <w:widowControl w:val="0"/>
                  <w:spacing w:before="100" w:after="100"/>
                </w:pPr>
              </w:pPrChange>
            </w:pPr>
            <w:del w:id="26882" w:author="James Vu" w:date="2024-04-18T23:31:00Z">
              <w:r w:rsidRPr="00167CE0" w:rsidDel="001873A6">
                <w:rPr>
                  <w:sz w:val="28"/>
                  <w:szCs w:val="28"/>
                  <w:rPrChange w:id="26883" w:author="James Vu" w:date="2024-04-18T22:33:00Z">
                    <w:rPr>
                      <w:sz w:val="26"/>
                      <w:szCs w:val="26"/>
                    </w:rPr>
                  </w:rPrChange>
                </w:rPr>
                <w:delText>- Định tuyến tĩnh và policy routing</w:delText>
              </w:r>
            </w:del>
          </w:p>
          <w:p w14:paraId="265D7B09" w14:textId="4BE2C054" w:rsidR="00B04841" w:rsidRPr="00167CE0" w:rsidDel="001873A6" w:rsidRDefault="00B04841">
            <w:pPr>
              <w:widowControl w:val="0"/>
              <w:spacing w:before="100" w:after="100"/>
              <w:jc w:val="both"/>
              <w:rPr>
                <w:del w:id="26884" w:author="James Vu" w:date="2024-04-18T23:31:00Z"/>
                <w:sz w:val="28"/>
                <w:szCs w:val="28"/>
                <w:rPrChange w:id="26885" w:author="James Vu" w:date="2024-04-18T22:33:00Z">
                  <w:rPr>
                    <w:del w:id="26886" w:author="James Vu" w:date="2024-04-18T23:31:00Z"/>
                    <w:sz w:val="26"/>
                    <w:szCs w:val="26"/>
                  </w:rPr>
                </w:rPrChange>
              </w:rPr>
              <w:pPrChange w:id="26887" w:author="James Vu" w:date="2024-04-18T22:33:00Z">
                <w:pPr>
                  <w:widowControl w:val="0"/>
                  <w:spacing w:before="100" w:after="100"/>
                </w:pPr>
              </w:pPrChange>
            </w:pPr>
            <w:del w:id="26888" w:author="James Vu" w:date="2024-04-18T23:31:00Z">
              <w:r w:rsidRPr="00167CE0" w:rsidDel="001873A6">
                <w:rPr>
                  <w:sz w:val="28"/>
                  <w:szCs w:val="28"/>
                  <w:rPrChange w:id="26889" w:author="James Vu" w:date="2024-04-18T22:33:00Z">
                    <w:rPr>
                      <w:sz w:val="26"/>
                      <w:szCs w:val="26"/>
                    </w:rPr>
                  </w:rPrChange>
                </w:rPr>
                <w:delText>- Cân bằng tải đường truyền</w:delText>
              </w:r>
            </w:del>
          </w:p>
          <w:p w14:paraId="6B45C628" w14:textId="78AF4E7C" w:rsidR="00B04841" w:rsidRPr="00167CE0" w:rsidDel="001873A6" w:rsidRDefault="00B04841">
            <w:pPr>
              <w:widowControl w:val="0"/>
              <w:spacing w:before="100" w:after="100"/>
              <w:jc w:val="both"/>
              <w:rPr>
                <w:del w:id="26890" w:author="James Vu" w:date="2024-04-18T23:31:00Z"/>
                <w:sz w:val="28"/>
                <w:szCs w:val="28"/>
                <w:rPrChange w:id="26891" w:author="James Vu" w:date="2024-04-18T22:33:00Z">
                  <w:rPr>
                    <w:del w:id="26892" w:author="James Vu" w:date="2024-04-18T23:31:00Z"/>
                    <w:sz w:val="26"/>
                    <w:szCs w:val="26"/>
                  </w:rPr>
                </w:rPrChange>
              </w:rPr>
              <w:pPrChange w:id="26893" w:author="James Vu" w:date="2024-04-18T22:33:00Z">
                <w:pPr>
                  <w:widowControl w:val="0"/>
                  <w:spacing w:before="100" w:after="100"/>
                </w:pPr>
              </w:pPrChange>
            </w:pPr>
            <w:del w:id="26894" w:author="James Vu" w:date="2024-04-18T23:31:00Z">
              <w:r w:rsidRPr="00167CE0" w:rsidDel="001873A6">
                <w:rPr>
                  <w:sz w:val="28"/>
                  <w:szCs w:val="28"/>
                  <w:rPrChange w:id="26895" w:author="James Vu" w:date="2024-04-18T22:33:00Z">
                    <w:rPr>
                      <w:sz w:val="26"/>
                      <w:szCs w:val="26"/>
                    </w:rPr>
                  </w:rPrChange>
                </w:rPr>
                <w:delText>Tính năng tường lửa:</w:delText>
              </w:r>
            </w:del>
          </w:p>
          <w:p w14:paraId="6ECFEE14" w14:textId="03192855" w:rsidR="00B04841" w:rsidRPr="00167CE0" w:rsidDel="001873A6" w:rsidRDefault="00B04841">
            <w:pPr>
              <w:widowControl w:val="0"/>
              <w:spacing w:before="100" w:after="100"/>
              <w:jc w:val="both"/>
              <w:rPr>
                <w:del w:id="26896" w:author="James Vu" w:date="2024-04-18T23:31:00Z"/>
                <w:sz w:val="28"/>
                <w:szCs w:val="28"/>
                <w:rPrChange w:id="26897" w:author="James Vu" w:date="2024-04-18T22:33:00Z">
                  <w:rPr>
                    <w:del w:id="26898" w:author="James Vu" w:date="2024-04-18T23:31:00Z"/>
                    <w:sz w:val="26"/>
                    <w:szCs w:val="26"/>
                  </w:rPr>
                </w:rPrChange>
              </w:rPr>
              <w:pPrChange w:id="26899" w:author="James Vu" w:date="2024-04-18T22:33:00Z">
                <w:pPr>
                  <w:widowControl w:val="0"/>
                  <w:spacing w:before="100" w:after="100"/>
                </w:pPr>
              </w:pPrChange>
            </w:pPr>
            <w:del w:id="26900" w:author="James Vu" w:date="2024-04-18T23:31:00Z">
              <w:r w:rsidRPr="00167CE0" w:rsidDel="001873A6">
                <w:rPr>
                  <w:sz w:val="28"/>
                  <w:szCs w:val="28"/>
                  <w:rPrChange w:id="26901" w:author="James Vu" w:date="2024-04-18T22:33:00Z">
                    <w:rPr>
                      <w:sz w:val="26"/>
                      <w:szCs w:val="26"/>
                    </w:rPr>
                  </w:rPrChange>
                </w:rPr>
                <w:delText>- Operating modes: NAT/route, transparent (bridge) và mode hỗn hợp</w:delText>
              </w:r>
            </w:del>
          </w:p>
          <w:p w14:paraId="39ED77B7" w14:textId="1368CAED" w:rsidR="00B04841" w:rsidRPr="00167CE0" w:rsidDel="001873A6" w:rsidRDefault="00B04841">
            <w:pPr>
              <w:widowControl w:val="0"/>
              <w:spacing w:before="100" w:after="100"/>
              <w:jc w:val="both"/>
              <w:rPr>
                <w:del w:id="26902" w:author="James Vu" w:date="2024-04-18T23:31:00Z"/>
                <w:sz w:val="28"/>
                <w:szCs w:val="28"/>
                <w:rPrChange w:id="26903" w:author="James Vu" w:date="2024-04-18T22:33:00Z">
                  <w:rPr>
                    <w:del w:id="26904" w:author="James Vu" w:date="2024-04-18T23:31:00Z"/>
                    <w:sz w:val="26"/>
                    <w:szCs w:val="26"/>
                  </w:rPr>
                </w:rPrChange>
              </w:rPr>
              <w:pPrChange w:id="26905" w:author="James Vu" w:date="2024-04-18T22:33:00Z">
                <w:pPr>
                  <w:widowControl w:val="0"/>
                  <w:spacing w:before="100" w:after="100"/>
                </w:pPr>
              </w:pPrChange>
            </w:pPr>
            <w:del w:id="26906" w:author="James Vu" w:date="2024-04-18T23:31:00Z">
              <w:r w:rsidRPr="00167CE0" w:rsidDel="001873A6">
                <w:rPr>
                  <w:sz w:val="28"/>
                  <w:szCs w:val="28"/>
                  <w:rPrChange w:id="26907" w:author="James Vu" w:date="2024-04-18T22:33:00Z">
                    <w:rPr>
                      <w:sz w:val="26"/>
                      <w:szCs w:val="26"/>
                    </w:rPr>
                  </w:rPrChange>
                </w:rPr>
                <w:delText>- Policy objects: predefined, custom, aggregate policy, object grouping Application-Level Gateways và session support: MSRCP, PPTP, RAS, RSH, SIP, FTP, TFTP, HTTP, dcerpc, dns-tcp, dns-udp, H.245 0, H.245 1, H.323, tcp full proxy.</w:delText>
              </w:r>
            </w:del>
          </w:p>
          <w:p w14:paraId="66168A75" w14:textId="74B228A4" w:rsidR="00B04841" w:rsidRPr="00167CE0" w:rsidDel="001873A6" w:rsidRDefault="00B04841">
            <w:pPr>
              <w:widowControl w:val="0"/>
              <w:spacing w:before="100" w:after="100"/>
              <w:jc w:val="both"/>
              <w:rPr>
                <w:del w:id="26908" w:author="James Vu" w:date="2024-04-18T23:31:00Z"/>
                <w:sz w:val="28"/>
                <w:szCs w:val="28"/>
                <w:rPrChange w:id="26909" w:author="James Vu" w:date="2024-04-18T22:33:00Z">
                  <w:rPr>
                    <w:del w:id="26910" w:author="James Vu" w:date="2024-04-18T23:31:00Z"/>
                    <w:sz w:val="26"/>
                    <w:szCs w:val="26"/>
                  </w:rPr>
                </w:rPrChange>
              </w:rPr>
              <w:pPrChange w:id="26911" w:author="James Vu" w:date="2024-04-18T22:33:00Z">
                <w:pPr>
                  <w:widowControl w:val="0"/>
                  <w:spacing w:before="100" w:after="100"/>
                </w:pPr>
              </w:pPrChange>
            </w:pPr>
            <w:del w:id="26912" w:author="James Vu" w:date="2024-04-18T23:31:00Z">
              <w:r w:rsidRPr="00167CE0" w:rsidDel="001873A6">
                <w:rPr>
                  <w:sz w:val="28"/>
                  <w:szCs w:val="28"/>
                  <w:rPrChange w:id="26913" w:author="James Vu" w:date="2024-04-18T22:33:00Z">
                    <w:rPr>
                      <w:sz w:val="26"/>
                      <w:szCs w:val="26"/>
                    </w:rPr>
                  </w:rPrChange>
                </w:rPr>
                <w:delText>- Hỗ trợ NAT và ALG: NAT46, NAT64, NAT444, SNAT, DNAT, PAT, Full Cone NAT (IPv4 and IPv6), STUN</w:delText>
              </w:r>
            </w:del>
          </w:p>
          <w:p w14:paraId="09CAA8B0" w14:textId="080A3C11" w:rsidR="00B04841" w:rsidRPr="00167CE0" w:rsidDel="001873A6" w:rsidRDefault="00B04841">
            <w:pPr>
              <w:widowControl w:val="0"/>
              <w:spacing w:before="100" w:after="100"/>
              <w:jc w:val="both"/>
              <w:rPr>
                <w:del w:id="26914" w:author="James Vu" w:date="2024-04-18T23:31:00Z"/>
                <w:sz w:val="28"/>
                <w:szCs w:val="28"/>
                <w:rPrChange w:id="26915" w:author="James Vu" w:date="2024-04-18T22:33:00Z">
                  <w:rPr>
                    <w:del w:id="26916" w:author="James Vu" w:date="2024-04-18T23:31:00Z"/>
                    <w:sz w:val="26"/>
                    <w:szCs w:val="26"/>
                  </w:rPr>
                </w:rPrChange>
              </w:rPr>
              <w:pPrChange w:id="26917" w:author="James Vu" w:date="2024-04-18T22:33:00Z">
                <w:pPr>
                  <w:widowControl w:val="0"/>
                  <w:spacing w:before="100" w:after="100"/>
                </w:pPr>
              </w:pPrChange>
            </w:pPr>
            <w:del w:id="26918" w:author="James Vu" w:date="2024-04-18T23:31:00Z">
              <w:r w:rsidRPr="00167CE0" w:rsidDel="001873A6">
                <w:rPr>
                  <w:sz w:val="28"/>
                  <w:szCs w:val="28"/>
                  <w:rPrChange w:id="26919" w:author="James Vu" w:date="2024-04-18T22:33:00Z">
                    <w:rPr>
                      <w:sz w:val="26"/>
                      <w:szCs w:val="26"/>
                    </w:rPr>
                  </w:rPrChange>
                </w:rPr>
                <w:delText xml:space="preserve">Tính năng phòng chống mã độc:  </w:delText>
              </w:r>
            </w:del>
          </w:p>
          <w:p w14:paraId="3EB616EB" w14:textId="552559ED" w:rsidR="00B04841" w:rsidRPr="00167CE0" w:rsidDel="001873A6" w:rsidRDefault="00B04841">
            <w:pPr>
              <w:widowControl w:val="0"/>
              <w:spacing w:before="100" w:after="100"/>
              <w:jc w:val="both"/>
              <w:rPr>
                <w:del w:id="26920" w:author="James Vu" w:date="2024-04-18T23:31:00Z"/>
                <w:sz w:val="28"/>
                <w:szCs w:val="28"/>
                <w:rPrChange w:id="26921" w:author="James Vu" w:date="2024-04-18T22:33:00Z">
                  <w:rPr>
                    <w:del w:id="26922" w:author="James Vu" w:date="2024-04-18T23:31:00Z"/>
                    <w:sz w:val="26"/>
                    <w:szCs w:val="26"/>
                  </w:rPr>
                </w:rPrChange>
              </w:rPr>
              <w:pPrChange w:id="26923" w:author="James Vu" w:date="2024-04-18T22:33:00Z">
                <w:pPr>
                  <w:widowControl w:val="0"/>
                  <w:spacing w:before="100" w:after="100"/>
                </w:pPr>
              </w:pPrChange>
            </w:pPr>
            <w:del w:id="26924" w:author="James Vu" w:date="2024-04-18T23:31:00Z">
              <w:r w:rsidRPr="00167CE0" w:rsidDel="001873A6">
                <w:rPr>
                  <w:sz w:val="28"/>
                  <w:szCs w:val="28"/>
                  <w:rPrChange w:id="26925" w:author="James Vu" w:date="2024-04-18T22:33:00Z">
                    <w:rPr>
                      <w:sz w:val="26"/>
                      <w:szCs w:val="26"/>
                    </w:rPr>
                  </w:rPrChange>
                </w:rPr>
                <w:delText>- Manual, automatic push hoặc cập nhật các signature</w:delText>
              </w:r>
            </w:del>
          </w:p>
          <w:p w14:paraId="6A9A0AF0" w14:textId="7E61A9CE" w:rsidR="00B04841" w:rsidRPr="00167CE0" w:rsidDel="001873A6" w:rsidRDefault="00B04841">
            <w:pPr>
              <w:widowControl w:val="0"/>
              <w:spacing w:before="100" w:after="100"/>
              <w:jc w:val="both"/>
              <w:rPr>
                <w:del w:id="26926" w:author="James Vu" w:date="2024-04-18T23:31:00Z"/>
                <w:sz w:val="28"/>
                <w:szCs w:val="28"/>
                <w:rPrChange w:id="26927" w:author="James Vu" w:date="2024-04-18T22:33:00Z">
                  <w:rPr>
                    <w:del w:id="26928" w:author="James Vu" w:date="2024-04-18T23:31:00Z"/>
                    <w:sz w:val="26"/>
                    <w:szCs w:val="26"/>
                  </w:rPr>
                </w:rPrChange>
              </w:rPr>
              <w:pPrChange w:id="26929" w:author="James Vu" w:date="2024-04-18T22:33:00Z">
                <w:pPr>
                  <w:widowControl w:val="0"/>
                  <w:spacing w:before="100" w:after="100"/>
                </w:pPr>
              </w:pPrChange>
            </w:pPr>
            <w:del w:id="26930" w:author="James Vu" w:date="2024-04-18T23:31:00Z">
              <w:r w:rsidRPr="00167CE0" w:rsidDel="001873A6">
                <w:rPr>
                  <w:sz w:val="28"/>
                  <w:szCs w:val="28"/>
                  <w:rPrChange w:id="26931" w:author="James Vu" w:date="2024-04-18T22:33:00Z">
                    <w:rPr>
                      <w:sz w:val="26"/>
                      <w:szCs w:val="26"/>
                    </w:rPr>
                  </w:rPrChange>
                </w:rPr>
                <w:delText>- Manually add hoặc delete MD5 signature to the AV database</w:delText>
              </w:r>
            </w:del>
          </w:p>
          <w:p w14:paraId="32A283A9" w14:textId="657D288E" w:rsidR="00B04841" w:rsidRPr="00167CE0" w:rsidDel="001873A6" w:rsidRDefault="00B04841">
            <w:pPr>
              <w:widowControl w:val="0"/>
              <w:spacing w:before="100" w:after="100"/>
              <w:jc w:val="both"/>
              <w:rPr>
                <w:del w:id="26932" w:author="James Vu" w:date="2024-04-18T23:31:00Z"/>
                <w:sz w:val="28"/>
                <w:szCs w:val="28"/>
                <w:rPrChange w:id="26933" w:author="James Vu" w:date="2024-04-18T22:33:00Z">
                  <w:rPr>
                    <w:del w:id="26934" w:author="James Vu" w:date="2024-04-18T23:31:00Z"/>
                    <w:sz w:val="26"/>
                    <w:szCs w:val="26"/>
                  </w:rPr>
                </w:rPrChange>
              </w:rPr>
              <w:pPrChange w:id="26935" w:author="James Vu" w:date="2024-04-18T22:33:00Z">
                <w:pPr>
                  <w:widowControl w:val="0"/>
                  <w:spacing w:before="100" w:after="100"/>
                </w:pPr>
              </w:pPrChange>
            </w:pPr>
            <w:del w:id="26936" w:author="James Vu" w:date="2024-04-18T23:31:00Z">
              <w:r w:rsidRPr="00167CE0" w:rsidDel="001873A6">
                <w:rPr>
                  <w:sz w:val="28"/>
                  <w:szCs w:val="28"/>
                  <w:rPrChange w:id="26937" w:author="James Vu" w:date="2024-04-18T22:33:00Z">
                    <w:rPr>
                      <w:sz w:val="26"/>
                      <w:szCs w:val="26"/>
                    </w:rPr>
                  </w:rPrChange>
                </w:rPr>
                <w:delText>- Hỗ trợ upload MD5 signature tới cloud sandbox và thủ công thêm hoặc xóa trên local database.</w:delText>
              </w:r>
            </w:del>
          </w:p>
          <w:p w14:paraId="1FA1C882" w14:textId="77719288" w:rsidR="00B04841" w:rsidRPr="00167CE0" w:rsidDel="001873A6" w:rsidRDefault="00B04841">
            <w:pPr>
              <w:widowControl w:val="0"/>
              <w:spacing w:before="100" w:after="100"/>
              <w:jc w:val="both"/>
              <w:rPr>
                <w:del w:id="26938" w:author="James Vu" w:date="2024-04-18T23:31:00Z"/>
                <w:sz w:val="28"/>
                <w:szCs w:val="28"/>
                <w:rPrChange w:id="26939" w:author="James Vu" w:date="2024-04-18T22:33:00Z">
                  <w:rPr>
                    <w:del w:id="26940" w:author="James Vu" w:date="2024-04-18T23:31:00Z"/>
                    <w:sz w:val="26"/>
                    <w:szCs w:val="26"/>
                  </w:rPr>
                </w:rPrChange>
              </w:rPr>
              <w:pPrChange w:id="26941" w:author="James Vu" w:date="2024-04-18T22:33:00Z">
                <w:pPr>
                  <w:widowControl w:val="0"/>
                  <w:spacing w:before="100" w:after="100"/>
                </w:pPr>
              </w:pPrChange>
            </w:pPr>
            <w:del w:id="26942" w:author="James Vu" w:date="2024-04-18T23:31:00Z">
              <w:r w:rsidRPr="00167CE0" w:rsidDel="001873A6">
                <w:rPr>
                  <w:sz w:val="28"/>
                  <w:szCs w:val="28"/>
                  <w:rPrChange w:id="26943" w:author="James Vu" w:date="2024-04-18T22:33:00Z">
                    <w:rPr>
                      <w:sz w:val="26"/>
                      <w:szCs w:val="26"/>
                    </w:rPr>
                  </w:rPrChange>
                </w:rPr>
                <w:delText>- Flow-based antivirus: các giao thức bao gồm HTTP, SMTP, POP3, IMAP, FTP/SFTP, SMB</w:delText>
              </w:r>
            </w:del>
          </w:p>
          <w:p w14:paraId="1C95DC1A" w14:textId="77640B14" w:rsidR="00B04841" w:rsidRPr="00167CE0" w:rsidDel="001873A6" w:rsidRDefault="00B04841">
            <w:pPr>
              <w:widowControl w:val="0"/>
              <w:spacing w:before="100" w:after="100"/>
              <w:jc w:val="both"/>
              <w:rPr>
                <w:del w:id="26944" w:author="James Vu" w:date="2024-04-18T23:31:00Z"/>
                <w:sz w:val="28"/>
                <w:szCs w:val="28"/>
                <w:rPrChange w:id="26945" w:author="James Vu" w:date="2024-04-18T22:33:00Z">
                  <w:rPr>
                    <w:del w:id="26946" w:author="James Vu" w:date="2024-04-18T23:31:00Z"/>
                    <w:sz w:val="26"/>
                    <w:szCs w:val="26"/>
                  </w:rPr>
                </w:rPrChange>
              </w:rPr>
              <w:pPrChange w:id="26947" w:author="James Vu" w:date="2024-04-18T22:33:00Z">
                <w:pPr>
                  <w:widowControl w:val="0"/>
                  <w:spacing w:before="100" w:after="100"/>
                </w:pPr>
              </w:pPrChange>
            </w:pPr>
            <w:del w:id="26948" w:author="James Vu" w:date="2024-04-18T23:31:00Z">
              <w:r w:rsidRPr="00167CE0" w:rsidDel="001873A6">
                <w:rPr>
                  <w:sz w:val="28"/>
                  <w:szCs w:val="28"/>
                  <w:rPrChange w:id="26949" w:author="James Vu" w:date="2024-04-18T22:33:00Z">
                    <w:rPr>
                      <w:sz w:val="26"/>
                      <w:szCs w:val="26"/>
                    </w:rPr>
                  </w:rPrChange>
                </w:rPr>
                <w:delText xml:space="preserve">Hiệu năng thiết bị:  </w:delText>
              </w:r>
            </w:del>
          </w:p>
          <w:p w14:paraId="3C297FC0" w14:textId="1ACDDD4D" w:rsidR="00B04841" w:rsidRPr="00167CE0" w:rsidDel="001873A6" w:rsidRDefault="00B04841">
            <w:pPr>
              <w:widowControl w:val="0"/>
              <w:spacing w:before="100" w:after="100"/>
              <w:jc w:val="both"/>
              <w:rPr>
                <w:del w:id="26950" w:author="James Vu" w:date="2024-04-18T23:31:00Z"/>
                <w:sz w:val="28"/>
                <w:szCs w:val="28"/>
                <w:rPrChange w:id="26951" w:author="James Vu" w:date="2024-04-18T22:33:00Z">
                  <w:rPr>
                    <w:del w:id="26952" w:author="James Vu" w:date="2024-04-18T23:31:00Z"/>
                    <w:sz w:val="26"/>
                    <w:szCs w:val="26"/>
                  </w:rPr>
                </w:rPrChange>
              </w:rPr>
              <w:pPrChange w:id="26953" w:author="James Vu" w:date="2024-04-18T22:33:00Z">
                <w:pPr>
                  <w:widowControl w:val="0"/>
                  <w:spacing w:before="100" w:after="100"/>
                </w:pPr>
              </w:pPrChange>
            </w:pPr>
            <w:del w:id="26954" w:author="James Vu" w:date="2024-04-18T23:31:00Z">
              <w:r w:rsidRPr="00167CE0" w:rsidDel="001873A6">
                <w:rPr>
                  <w:sz w:val="28"/>
                  <w:szCs w:val="28"/>
                  <w:rPrChange w:id="26955" w:author="James Vu" w:date="2024-04-18T22:33:00Z">
                    <w:rPr>
                      <w:sz w:val="26"/>
                      <w:szCs w:val="26"/>
                    </w:rPr>
                  </w:rPrChange>
                </w:rPr>
                <w:delText>- Thông lượng tường lửa: 10 Gbps</w:delText>
              </w:r>
            </w:del>
          </w:p>
          <w:p w14:paraId="1F16CC55" w14:textId="7633220B" w:rsidR="00B04841" w:rsidRPr="00167CE0" w:rsidDel="001873A6" w:rsidRDefault="00B04841">
            <w:pPr>
              <w:widowControl w:val="0"/>
              <w:spacing w:before="100" w:after="100"/>
              <w:jc w:val="both"/>
              <w:rPr>
                <w:del w:id="26956" w:author="James Vu" w:date="2024-04-18T23:31:00Z"/>
                <w:sz w:val="28"/>
                <w:szCs w:val="28"/>
                <w:rPrChange w:id="26957" w:author="James Vu" w:date="2024-04-18T22:33:00Z">
                  <w:rPr>
                    <w:del w:id="26958" w:author="James Vu" w:date="2024-04-18T23:31:00Z"/>
                    <w:sz w:val="26"/>
                    <w:szCs w:val="26"/>
                  </w:rPr>
                </w:rPrChange>
              </w:rPr>
              <w:pPrChange w:id="26959" w:author="James Vu" w:date="2024-04-18T22:33:00Z">
                <w:pPr>
                  <w:widowControl w:val="0"/>
                  <w:spacing w:before="100" w:after="100"/>
                </w:pPr>
              </w:pPrChange>
            </w:pPr>
            <w:del w:id="26960" w:author="James Vu" w:date="2024-04-18T23:31:00Z">
              <w:r w:rsidRPr="00167CE0" w:rsidDel="001873A6">
                <w:rPr>
                  <w:sz w:val="28"/>
                  <w:szCs w:val="28"/>
                  <w:rPrChange w:id="26961" w:author="James Vu" w:date="2024-04-18T22:33:00Z">
                    <w:rPr>
                      <w:sz w:val="26"/>
                      <w:szCs w:val="26"/>
                    </w:rPr>
                  </w:rPrChange>
                </w:rPr>
                <w:delText>- Thông lượng Ipsec VPN: 5 Gbps</w:delText>
              </w:r>
            </w:del>
          </w:p>
          <w:p w14:paraId="48A99BB7" w14:textId="0539B982" w:rsidR="00B04841" w:rsidRPr="00167CE0" w:rsidDel="001873A6" w:rsidRDefault="00B04841">
            <w:pPr>
              <w:widowControl w:val="0"/>
              <w:spacing w:before="100" w:after="100"/>
              <w:jc w:val="both"/>
              <w:rPr>
                <w:del w:id="26962" w:author="James Vu" w:date="2024-04-18T23:31:00Z"/>
                <w:sz w:val="28"/>
                <w:szCs w:val="28"/>
                <w:rPrChange w:id="26963" w:author="James Vu" w:date="2024-04-18T22:33:00Z">
                  <w:rPr>
                    <w:del w:id="26964" w:author="James Vu" w:date="2024-04-18T23:31:00Z"/>
                    <w:sz w:val="26"/>
                    <w:szCs w:val="26"/>
                  </w:rPr>
                </w:rPrChange>
              </w:rPr>
              <w:pPrChange w:id="26965" w:author="James Vu" w:date="2024-04-18T22:33:00Z">
                <w:pPr>
                  <w:widowControl w:val="0"/>
                  <w:spacing w:before="100" w:after="100"/>
                </w:pPr>
              </w:pPrChange>
            </w:pPr>
            <w:del w:id="26966" w:author="James Vu" w:date="2024-04-18T23:31:00Z">
              <w:r w:rsidRPr="00167CE0" w:rsidDel="001873A6">
                <w:rPr>
                  <w:sz w:val="28"/>
                  <w:szCs w:val="28"/>
                  <w:rPrChange w:id="26967" w:author="James Vu" w:date="2024-04-18T22:33:00Z">
                    <w:rPr>
                      <w:sz w:val="26"/>
                      <w:szCs w:val="26"/>
                    </w:rPr>
                  </w:rPrChange>
                </w:rPr>
                <w:delText>- Thông lượng IPS: 5 Gbps</w:delText>
              </w:r>
            </w:del>
          </w:p>
          <w:p w14:paraId="2DC79638" w14:textId="7D628D3D" w:rsidR="00B04841" w:rsidRPr="00167CE0" w:rsidDel="001873A6" w:rsidRDefault="00B04841">
            <w:pPr>
              <w:widowControl w:val="0"/>
              <w:spacing w:before="100" w:after="100"/>
              <w:jc w:val="both"/>
              <w:rPr>
                <w:del w:id="26968" w:author="James Vu" w:date="2024-04-18T23:31:00Z"/>
                <w:sz w:val="28"/>
                <w:szCs w:val="28"/>
                <w:rPrChange w:id="26969" w:author="James Vu" w:date="2024-04-18T22:33:00Z">
                  <w:rPr>
                    <w:del w:id="26970" w:author="James Vu" w:date="2024-04-18T23:31:00Z"/>
                    <w:sz w:val="26"/>
                    <w:szCs w:val="26"/>
                  </w:rPr>
                </w:rPrChange>
              </w:rPr>
              <w:pPrChange w:id="26971" w:author="James Vu" w:date="2024-04-18T22:33:00Z">
                <w:pPr>
                  <w:widowControl w:val="0"/>
                  <w:spacing w:before="100" w:after="100"/>
                </w:pPr>
              </w:pPrChange>
            </w:pPr>
            <w:del w:id="26972" w:author="James Vu" w:date="2024-04-18T23:31:00Z">
              <w:r w:rsidRPr="00167CE0" w:rsidDel="001873A6">
                <w:rPr>
                  <w:sz w:val="28"/>
                  <w:szCs w:val="28"/>
                  <w:rPrChange w:id="26973" w:author="James Vu" w:date="2024-04-18T22:33:00Z">
                    <w:rPr>
                      <w:sz w:val="26"/>
                      <w:szCs w:val="26"/>
                    </w:rPr>
                  </w:rPrChange>
                </w:rPr>
                <w:delText>- Thông lượng NGFW: 3 Gbps</w:delText>
              </w:r>
            </w:del>
          </w:p>
          <w:p w14:paraId="5CDABAE8" w14:textId="21343EC3" w:rsidR="00B04841" w:rsidRPr="00167CE0" w:rsidDel="001873A6" w:rsidRDefault="00B04841">
            <w:pPr>
              <w:widowControl w:val="0"/>
              <w:spacing w:before="100" w:after="100"/>
              <w:jc w:val="both"/>
              <w:rPr>
                <w:del w:id="26974" w:author="James Vu" w:date="2024-04-18T23:31:00Z"/>
                <w:sz w:val="28"/>
                <w:szCs w:val="28"/>
                <w:rPrChange w:id="26975" w:author="James Vu" w:date="2024-04-18T22:33:00Z">
                  <w:rPr>
                    <w:del w:id="26976" w:author="James Vu" w:date="2024-04-18T23:31:00Z"/>
                    <w:sz w:val="26"/>
                    <w:szCs w:val="26"/>
                  </w:rPr>
                </w:rPrChange>
              </w:rPr>
              <w:pPrChange w:id="26977" w:author="James Vu" w:date="2024-04-18T22:33:00Z">
                <w:pPr>
                  <w:widowControl w:val="0"/>
                  <w:spacing w:before="100" w:after="100"/>
                </w:pPr>
              </w:pPrChange>
            </w:pPr>
            <w:del w:id="26978" w:author="James Vu" w:date="2024-04-18T23:31:00Z">
              <w:r w:rsidRPr="00167CE0" w:rsidDel="001873A6">
                <w:rPr>
                  <w:sz w:val="28"/>
                  <w:szCs w:val="28"/>
                  <w:rPrChange w:id="26979" w:author="James Vu" w:date="2024-04-18T22:33:00Z">
                    <w:rPr>
                      <w:sz w:val="26"/>
                      <w:szCs w:val="26"/>
                    </w:rPr>
                  </w:rPrChange>
                </w:rPr>
                <w:delText>- Thông lượng Threat Protection: 2 Gbps</w:delText>
              </w:r>
            </w:del>
          </w:p>
          <w:p w14:paraId="4E414AF2" w14:textId="1D0E8696" w:rsidR="00B04841" w:rsidRPr="00167CE0" w:rsidDel="001873A6" w:rsidRDefault="00B04841">
            <w:pPr>
              <w:widowControl w:val="0"/>
              <w:spacing w:before="100" w:after="100"/>
              <w:jc w:val="both"/>
              <w:rPr>
                <w:del w:id="26980" w:author="James Vu" w:date="2024-04-18T23:31:00Z"/>
                <w:sz w:val="28"/>
                <w:szCs w:val="28"/>
                <w:rPrChange w:id="26981" w:author="James Vu" w:date="2024-04-18T22:33:00Z">
                  <w:rPr>
                    <w:del w:id="26982" w:author="James Vu" w:date="2024-04-18T23:31:00Z"/>
                    <w:sz w:val="26"/>
                    <w:szCs w:val="26"/>
                  </w:rPr>
                </w:rPrChange>
              </w:rPr>
              <w:pPrChange w:id="26983" w:author="James Vu" w:date="2024-04-18T22:33:00Z">
                <w:pPr>
                  <w:widowControl w:val="0"/>
                  <w:spacing w:before="100" w:after="100"/>
                </w:pPr>
              </w:pPrChange>
            </w:pPr>
            <w:del w:id="26984" w:author="James Vu" w:date="2024-04-18T23:31:00Z">
              <w:r w:rsidRPr="00167CE0" w:rsidDel="001873A6">
                <w:rPr>
                  <w:sz w:val="28"/>
                  <w:szCs w:val="28"/>
                  <w:rPrChange w:id="26985" w:author="James Vu" w:date="2024-04-18T22:33:00Z">
                    <w:rPr>
                      <w:sz w:val="26"/>
                      <w:szCs w:val="26"/>
                    </w:rPr>
                  </w:rPrChange>
                </w:rPr>
                <w:delText>- Số kết nối hiện tại:1,500,000</w:delText>
              </w:r>
            </w:del>
          </w:p>
          <w:p w14:paraId="39E4F8A3" w14:textId="334187AA" w:rsidR="00B04841" w:rsidRPr="00167CE0" w:rsidDel="001873A6" w:rsidRDefault="00B04841">
            <w:pPr>
              <w:widowControl w:val="0"/>
              <w:spacing w:before="100" w:after="100"/>
              <w:jc w:val="both"/>
              <w:rPr>
                <w:del w:id="26986" w:author="James Vu" w:date="2024-04-18T23:31:00Z"/>
                <w:sz w:val="28"/>
                <w:szCs w:val="28"/>
                <w:rPrChange w:id="26987" w:author="James Vu" w:date="2024-04-18T22:33:00Z">
                  <w:rPr>
                    <w:del w:id="26988" w:author="James Vu" w:date="2024-04-18T23:31:00Z"/>
                    <w:sz w:val="26"/>
                    <w:szCs w:val="26"/>
                  </w:rPr>
                </w:rPrChange>
              </w:rPr>
              <w:pPrChange w:id="26989" w:author="James Vu" w:date="2024-04-18T22:33:00Z">
                <w:pPr>
                  <w:widowControl w:val="0"/>
                  <w:spacing w:before="100" w:after="100"/>
                </w:pPr>
              </w:pPrChange>
            </w:pPr>
            <w:del w:id="26990" w:author="James Vu" w:date="2024-04-18T23:31:00Z">
              <w:r w:rsidRPr="00167CE0" w:rsidDel="001873A6">
                <w:rPr>
                  <w:sz w:val="28"/>
                  <w:szCs w:val="28"/>
                  <w:rPrChange w:id="26991" w:author="James Vu" w:date="2024-04-18T22:33:00Z">
                    <w:rPr>
                      <w:sz w:val="26"/>
                      <w:szCs w:val="26"/>
                    </w:rPr>
                  </w:rPrChange>
                </w:rPr>
                <w:delText>- SSL Proxy Throughput: 800 Mbps</w:delText>
              </w:r>
            </w:del>
          </w:p>
          <w:p w14:paraId="20234D13" w14:textId="2E79DD06" w:rsidR="00B04841" w:rsidRPr="00167CE0" w:rsidDel="001873A6" w:rsidRDefault="00B04841">
            <w:pPr>
              <w:widowControl w:val="0"/>
              <w:spacing w:before="100" w:after="100"/>
              <w:jc w:val="both"/>
              <w:rPr>
                <w:del w:id="26992" w:author="James Vu" w:date="2024-04-18T23:31:00Z"/>
                <w:sz w:val="28"/>
                <w:szCs w:val="28"/>
                <w:rPrChange w:id="26993" w:author="James Vu" w:date="2024-04-18T22:33:00Z">
                  <w:rPr>
                    <w:del w:id="26994" w:author="James Vu" w:date="2024-04-18T23:31:00Z"/>
                    <w:sz w:val="26"/>
                    <w:szCs w:val="26"/>
                  </w:rPr>
                </w:rPrChange>
              </w:rPr>
              <w:pPrChange w:id="26995" w:author="James Vu" w:date="2024-04-18T22:33:00Z">
                <w:pPr>
                  <w:widowControl w:val="0"/>
                  <w:spacing w:before="100" w:after="100"/>
                </w:pPr>
              </w:pPrChange>
            </w:pPr>
            <w:del w:id="26996" w:author="James Vu" w:date="2024-04-18T23:31:00Z">
              <w:r w:rsidRPr="00167CE0" w:rsidDel="001873A6">
                <w:rPr>
                  <w:sz w:val="28"/>
                  <w:szCs w:val="28"/>
                  <w:rPrChange w:id="26997" w:author="James Vu" w:date="2024-04-18T22:33:00Z">
                    <w:rPr>
                      <w:sz w:val="26"/>
                      <w:szCs w:val="26"/>
                    </w:rPr>
                  </w:rPrChange>
                </w:rPr>
                <w:delText>- AV Throughput: 4.2 Gbps</w:delText>
              </w:r>
            </w:del>
          </w:p>
          <w:p w14:paraId="05508CCD" w14:textId="50F3E70B" w:rsidR="00B04841" w:rsidRPr="00167CE0" w:rsidDel="001873A6" w:rsidRDefault="00B04841">
            <w:pPr>
              <w:widowControl w:val="0"/>
              <w:spacing w:before="100" w:after="100"/>
              <w:jc w:val="both"/>
              <w:rPr>
                <w:del w:id="26998" w:author="James Vu" w:date="2024-04-18T23:31:00Z"/>
                <w:sz w:val="28"/>
                <w:szCs w:val="28"/>
                <w:rPrChange w:id="26999" w:author="James Vu" w:date="2024-04-18T22:33:00Z">
                  <w:rPr>
                    <w:del w:id="27000" w:author="James Vu" w:date="2024-04-18T23:31:00Z"/>
                    <w:sz w:val="26"/>
                    <w:szCs w:val="26"/>
                  </w:rPr>
                </w:rPrChange>
              </w:rPr>
              <w:pPrChange w:id="27001" w:author="James Vu" w:date="2024-04-18T22:33:00Z">
                <w:pPr>
                  <w:widowControl w:val="0"/>
                  <w:spacing w:before="100" w:after="100"/>
                </w:pPr>
              </w:pPrChange>
            </w:pPr>
            <w:del w:id="27002" w:author="James Vu" w:date="2024-04-18T23:31:00Z">
              <w:r w:rsidRPr="00167CE0" w:rsidDel="001873A6">
                <w:rPr>
                  <w:sz w:val="28"/>
                  <w:szCs w:val="28"/>
                  <w:rPrChange w:id="27003" w:author="James Vu" w:date="2024-04-18T22:33:00Z">
                    <w:rPr>
                      <w:sz w:val="26"/>
                      <w:szCs w:val="26"/>
                    </w:rPr>
                  </w:rPrChange>
                </w:rPr>
                <w:delText>- Virtual Systems: Hỗ trợ tối đa 5</w:delText>
              </w:r>
            </w:del>
          </w:p>
          <w:p w14:paraId="7E363F1A" w14:textId="0ED536BF" w:rsidR="00B04841" w:rsidRPr="00167CE0" w:rsidDel="001873A6" w:rsidRDefault="00B04841">
            <w:pPr>
              <w:widowControl w:val="0"/>
              <w:spacing w:before="100" w:after="100"/>
              <w:jc w:val="both"/>
              <w:rPr>
                <w:del w:id="27004" w:author="James Vu" w:date="2024-04-18T23:31:00Z"/>
                <w:sz w:val="28"/>
                <w:szCs w:val="28"/>
                <w:rPrChange w:id="27005" w:author="James Vu" w:date="2024-04-18T22:33:00Z">
                  <w:rPr>
                    <w:del w:id="27006" w:author="James Vu" w:date="2024-04-18T23:31:00Z"/>
                    <w:sz w:val="26"/>
                    <w:szCs w:val="26"/>
                  </w:rPr>
                </w:rPrChange>
              </w:rPr>
              <w:pPrChange w:id="27007" w:author="James Vu" w:date="2024-04-18T22:33:00Z">
                <w:pPr>
                  <w:widowControl w:val="0"/>
                  <w:spacing w:before="100" w:after="100"/>
                </w:pPr>
              </w:pPrChange>
            </w:pPr>
            <w:del w:id="27008" w:author="James Vu" w:date="2024-04-18T23:31:00Z">
              <w:r w:rsidRPr="00167CE0" w:rsidDel="001873A6">
                <w:rPr>
                  <w:sz w:val="28"/>
                  <w:szCs w:val="28"/>
                  <w:rPrChange w:id="27009" w:author="James Vu" w:date="2024-04-18T22:33:00Z">
                    <w:rPr>
                      <w:sz w:val="26"/>
                      <w:szCs w:val="26"/>
                    </w:rPr>
                  </w:rPrChange>
                </w:rPr>
                <w:delText>- SSL VPN Users: Hỗ trợ tối đa 4,000 user</w:delText>
              </w:r>
            </w:del>
          </w:p>
          <w:p w14:paraId="021FD637" w14:textId="75D5869B" w:rsidR="00B04841" w:rsidRPr="00167CE0" w:rsidDel="001873A6" w:rsidRDefault="00B04841">
            <w:pPr>
              <w:widowControl w:val="0"/>
              <w:spacing w:before="100" w:after="100"/>
              <w:jc w:val="both"/>
              <w:rPr>
                <w:del w:id="27010" w:author="James Vu" w:date="2024-04-18T23:31:00Z"/>
                <w:sz w:val="28"/>
                <w:szCs w:val="28"/>
                <w:rPrChange w:id="27011" w:author="James Vu" w:date="2024-04-18T22:33:00Z">
                  <w:rPr>
                    <w:del w:id="27012" w:author="James Vu" w:date="2024-04-18T23:31:00Z"/>
                    <w:sz w:val="26"/>
                    <w:szCs w:val="26"/>
                  </w:rPr>
                </w:rPrChange>
              </w:rPr>
              <w:pPrChange w:id="27013" w:author="James Vu" w:date="2024-04-18T22:33:00Z">
                <w:pPr>
                  <w:widowControl w:val="0"/>
                  <w:spacing w:before="100" w:after="100"/>
                </w:pPr>
              </w:pPrChange>
            </w:pPr>
            <w:del w:id="27014" w:author="James Vu" w:date="2024-04-18T23:31:00Z">
              <w:r w:rsidRPr="00167CE0" w:rsidDel="001873A6">
                <w:rPr>
                  <w:sz w:val="28"/>
                  <w:szCs w:val="28"/>
                  <w:rPrChange w:id="27015" w:author="James Vu" w:date="2024-04-18T22:33:00Z">
                    <w:rPr>
                      <w:sz w:val="26"/>
                      <w:szCs w:val="26"/>
                    </w:rPr>
                  </w:rPrChange>
                </w:rPr>
                <w:delText>- Số lượng IPsec Tunnel: 6,000</w:delText>
              </w:r>
            </w:del>
          </w:p>
          <w:p w14:paraId="1A69A292" w14:textId="7A17FFBB" w:rsidR="00B04841" w:rsidRPr="00167CE0" w:rsidDel="001873A6" w:rsidRDefault="00B04841">
            <w:pPr>
              <w:widowControl w:val="0"/>
              <w:spacing w:before="100" w:after="100"/>
              <w:jc w:val="both"/>
              <w:rPr>
                <w:del w:id="27016" w:author="James Vu" w:date="2024-04-18T23:31:00Z"/>
                <w:sz w:val="28"/>
                <w:szCs w:val="28"/>
                <w:rPrChange w:id="27017" w:author="James Vu" w:date="2024-04-18T22:33:00Z">
                  <w:rPr>
                    <w:del w:id="27018" w:author="James Vu" w:date="2024-04-18T23:31:00Z"/>
                    <w:sz w:val="26"/>
                    <w:szCs w:val="26"/>
                  </w:rPr>
                </w:rPrChange>
              </w:rPr>
              <w:pPrChange w:id="27019" w:author="James Vu" w:date="2024-04-18T22:33:00Z">
                <w:pPr>
                  <w:widowControl w:val="0"/>
                  <w:spacing w:before="100" w:after="100"/>
                </w:pPr>
              </w:pPrChange>
            </w:pPr>
            <w:del w:id="27020" w:author="James Vu" w:date="2024-04-18T23:31:00Z">
              <w:r w:rsidRPr="00167CE0" w:rsidDel="001873A6">
                <w:rPr>
                  <w:sz w:val="28"/>
                  <w:szCs w:val="28"/>
                  <w:rPrChange w:id="27021" w:author="James Vu" w:date="2024-04-18T22:33:00Z">
                    <w:rPr>
                      <w:sz w:val="26"/>
                      <w:szCs w:val="26"/>
                    </w:rPr>
                  </w:rPrChange>
                </w:rPr>
                <w:delText xml:space="preserve">- Số lượng Firewall Policy: 12,000 </w:delText>
              </w:r>
            </w:del>
          </w:p>
          <w:p w14:paraId="618E836C" w14:textId="63F1E127" w:rsidR="00B04841" w:rsidRPr="00167CE0" w:rsidDel="001873A6" w:rsidRDefault="00B04841">
            <w:pPr>
              <w:widowControl w:val="0"/>
              <w:spacing w:before="100" w:after="100"/>
              <w:jc w:val="both"/>
              <w:rPr>
                <w:del w:id="27022" w:author="James Vu" w:date="2024-04-18T23:31:00Z"/>
                <w:sz w:val="28"/>
                <w:szCs w:val="28"/>
                <w:rPrChange w:id="27023" w:author="James Vu" w:date="2024-04-18T22:33:00Z">
                  <w:rPr>
                    <w:del w:id="27024" w:author="James Vu" w:date="2024-04-18T23:31:00Z"/>
                    <w:sz w:val="26"/>
                    <w:szCs w:val="26"/>
                  </w:rPr>
                </w:rPrChange>
              </w:rPr>
              <w:pPrChange w:id="27025" w:author="James Vu" w:date="2024-04-18T22:33:00Z">
                <w:pPr>
                  <w:widowControl w:val="0"/>
                  <w:spacing w:before="100" w:after="100"/>
                </w:pPr>
              </w:pPrChange>
            </w:pPr>
            <w:del w:id="27026" w:author="James Vu" w:date="2024-04-18T23:31:00Z">
              <w:r w:rsidRPr="00167CE0" w:rsidDel="001873A6">
                <w:rPr>
                  <w:sz w:val="28"/>
                  <w:szCs w:val="28"/>
                  <w:rPrChange w:id="27027" w:author="James Vu" w:date="2024-04-18T22:33:00Z">
                    <w:rPr>
                      <w:sz w:val="26"/>
                      <w:szCs w:val="26"/>
                    </w:rPr>
                  </w:rPrChange>
                </w:rPr>
                <w:delText>- Số kết nối mới trên giây: 130,000</w:delText>
              </w:r>
            </w:del>
          </w:p>
          <w:p w14:paraId="099299E5" w14:textId="0A78EAB2" w:rsidR="0057601C" w:rsidRPr="00167CE0" w:rsidDel="001873A6" w:rsidRDefault="00B04841">
            <w:pPr>
              <w:widowControl w:val="0"/>
              <w:spacing w:before="100" w:after="100"/>
              <w:jc w:val="both"/>
              <w:rPr>
                <w:del w:id="27028" w:author="James Vu" w:date="2024-04-18T23:31:00Z"/>
                <w:sz w:val="28"/>
                <w:szCs w:val="28"/>
                <w:rPrChange w:id="27029" w:author="James Vu" w:date="2024-04-18T22:33:00Z">
                  <w:rPr>
                    <w:del w:id="27030" w:author="James Vu" w:date="2024-04-18T23:31:00Z"/>
                    <w:sz w:val="26"/>
                    <w:szCs w:val="26"/>
                  </w:rPr>
                </w:rPrChange>
              </w:rPr>
              <w:pPrChange w:id="27031" w:author="James Vu" w:date="2024-04-18T22:33:00Z">
                <w:pPr>
                  <w:widowControl w:val="0"/>
                  <w:spacing w:before="100" w:after="100"/>
                </w:pPr>
              </w:pPrChange>
            </w:pPr>
            <w:del w:id="27032" w:author="James Vu" w:date="2024-04-18T23:31:00Z">
              <w:r w:rsidRPr="00167CE0" w:rsidDel="001873A6">
                <w:rPr>
                  <w:sz w:val="28"/>
                  <w:szCs w:val="28"/>
                  <w:rPrChange w:id="27033" w:author="James Vu" w:date="2024-04-18T22:33:00Z">
                    <w:rPr>
                      <w:sz w:val="26"/>
                      <w:szCs w:val="26"/>
                    </w:rPr>
                  </w:rPrChange>
                </w:rPr>
                <w:delText>- Mật độ cổng: 16 x 1GbE và 2x10 GbE SFP+ slot (kèm 2 module 10G-SR)</w:delText>
              </w:r>
            </w:del>
          </w:p>
        </w:tc>
        <w:tc>
          <w:tcPr>
            <w:tcW w:w="289" w:type="pct"/>
            <w:tcBorders>
              <w:top w:val="nil"/>
              <w:left w:val="nil"/>
              <w:bottom w:val="single" w:sz="4" w:space="0" w:color="auto"/>
              <w:right w:val="single" w:sz="4" w:space="0" w:color="auto"/>
            </w:tcBorders>
            <w:shd w:val="clear" w:color="auto" w:fill="auto"/>
            <w:noWrap/>
            <w:vAlign w:val="center"/>
            <w:hideMark/>
          </w:tcPr>
          <w:p w14:paraId="582689DB" w14:textId="6748AE9B" w:rsidR="0057601C" w:rsidRPr="00167CE0" w:rsidDel="001873A6" w:rsidRDefault="0057601C">
            <w:pPr>
              <w:widowControl w:val="0"/>
              <w:spacing w:before="100" w:after="100"/>
              <w:jc w:val="both"/>
              <w:rPr>
                <w:del w:id="27034" w:author="James Vu" w:date="2024-04-18T23:31:00Z"/>
                <w:sz w:val="28"/>
                <w:szCs w:val="28"/>
                <w:rPrChange w:id="27035" w:author="James Vu" w:date="2024-04-18T22:33:00Z">
                  <w:rPr>
                    <w:del w:id="27036" w:author="James Vu" w:date="2024-04-18T23:31:00Z"/>
                    <w:sz w:val="26"/>
                    <w:szCs w:val="26"/>
                  </w:rPr>
                </w:rPrChange>
              </w:rPr>
              <w:pPrChange w:id="27037" w:author="James Vu" w:date="2024-04-18T22:33:00Z">
                <w:pPr>
                  <w:widowControl w:val="0"/>
                  <w:spacing w:before="100" w:after="100"/>
                  <w:jc w:val="center"/>
                </w:pPr>
              </w:pPrChange>
            </w:pPr>
            <w:del w:id="27038" w:author="James Vu" w:date="2024-04-18T23:31:00Z">
              <w:r w:rsidRPr="00167CE0" w:rsidDel="001873A6">
                <w:rPr>
                  <w:sz w:val="28"/>
                  <w:szCs w:val="28"/>
                  <w:rPrChange w:id="27039" w:author="James Vu" w:date="2024-04-18T22:33:00Z">
                    <w:rPr>
                      <w:sz w:val="26"/>
                      <w:szCs w:val="26"/>
                    </w:rPr>
                  </w:rPrChange>
                </w:rPr>
                <w:delText>Bộ</w:delText>
              </w:r>
            </w:del>
          </w:p>
        </w:tc>
        <w:tc>
          <w:tcPr>
            <w:tcW w:w="515" w:type="pct"/>
            <w:tcBorders>
              <w:top w:val="nil"/>
              <w:left w:val="nil"/>
              <w:bottom w:val="single" w:sz="4" w:space="0" w:color="auto"/>
              <w:right w:val="single" w:sz="4" w:space="0" w:color="auto"/>
            </w:tcBorders>
            <w:shd w:val="clear" w:color="auto" w:fill="auto"/>
            <w:noWrap/>
            <w:vAlign w:val="center"/>
            <w:hideMark/>
          </w:tcPr>
          <w:p w14:paraId="59838214" w14:textId="6849FBD5" w:rsidR="0057601C" w:rsidRPr="00167CE0" w:rsidDel="001873A6" w:rsidRDefault="0057601C">
            <w:pPr>
              <w:widowControl w:val="0"/>
              <w:spacing w:before="100" w:after="100"/>
              <w:jc w:val="both"/>
              <w:rPr>
                <w:del w:id="27040" w:author="James Vu" w:date="2024-04-18T23:31:00Z"/>
                <w:sz w:val="28"/>
                <w:szCs w:val="28"/>
                <w:rPrChange w:id="27041" w:author="James Vu" w:date="2024-04-18T22:33:00Z">
                  <w:rPr>
                    <w:del w:id="27042" w:author="James Vu" w:date="2024-04-18T23:31:00Z"/>
                    <w:sz w:val="26"/>
                    <w:szCs w:val="26"/>
                  </w:rPr>
                </w:rPrChange>
              </w:rPr>
              <w:pPrChange w:id="27043" w:author="James Vu" w:date="2024-04-18T22:33:00Z">
                <w:pPr>
                  <w:widowControl w:val="0"/>
                  <w:spacing w:before="100" w:after="100"/>
                </w:pPr>
              </w:pPrChange>
            </w:pPr>
            <w:del w:id="27044" w:author="James Vu" w:date="2024-04-18T23:31:00Z">
              <w:r w:rsidRPr="00167CE0" w:rsidDel="001873A6">
                <w:rPr>
                  <w:sz w:val="28"/>
                  <w:szCs w:val="28"/>
                  <w:rPrChange w:id="27045" w:author="James Vu" w:date="2024-04-18T22:33:00Z">
                    <w:rPr>
                      <w:sz w:val="26"/>
                      <w:szCs w:val="26"/>
                    </w:rPr>
                  </w:rPrChange>
                </w:rPr>
                <w:delText xml:space="preserve">200.091.000 </w:delText>
              </w:r>
            </w:del>
          </w:p>
        </w:tc>
        <w:tc>
          <w:tcPr>
            <w:tcW w:w="337" w:type="pct"/>
            <w:tcBorders>
              <w:top w:val="nil"/>
              <w:left w:val="nil"/>
              <w:bottom w:val="single" w:sz="4" w:space="0" w:color="auto"/>
              <w:right w:val="single" w:sz="4" w:space="0" w:color="auto"/>
            </w:tcBorders>
            <w:shd w:val="clear" w:color="auto" w:fill="auto"/>
            <w:noWrap/>
            <w:vAlign w:val="center"/>
            <w:hideMark/>
          </w:tcPr>
          <w:p w14:paraId="25222C35" w14:textId="67463FA2" w:rsidR="0057601C" w:rsidRPr="00167CE0" w:rsidDel="001873A6" w:rsidRDefault="0057601C">
            <w:pPr>
              <w:widowControl w:val="0"/>
              <w:spacing w:before="100" w:after="100"/>
              <w:jc w:val="both"/>
              <w:rPr>
                <w:del w:id="27046" w:author="James Vu" w:date="2024-04-18T23:31:00Z"/>
                <w:sz w:val="28"/>
                <w:szCs w:val="28"/>
                <w:rPrChange w:id="27047" w:author="James Vu" w:date="2024-04-18T22:33:00Z">
                  <w:rPr>
                    <w:del w:id="27048" w:author="James Vu" w:date="2024-04-18T23:31:00Z"/>
                    <w:sz w:val="26"/>
                    <w:szCs w:val="26"/>
                  </w:rPr>
                </w:rPrChange>
              </w:rPr>
              <w:pPrChange w:id="27049" w:author="James Vu" w:date="2024-04-18T22:33:00Z">
                <w:pPr>
                  <w:widowControl w:val="0"/>
                  <w:spacing w:before="100" w:after="100"/>
                  <w:jc w:val="center"/>
                </w:pPr>
              </w:pPrChange>
            </w:pPr>
            <w:del w:id="27050" w:author="James Vu" w:date="2024-04-18T23:31:00Z">
              <w:r w:rsidRPr="00167CE0" w:rsidDel="001873A6">
                <w:rPr>
                  <w:sz w:val="28"/>
                  <w:szCs w:val="28"/>
                  <w:rPrChange w:id="27051" w:author="James Vu" w:date="2024-04-18T22:33:00Z">
                    <w:rPr>
                      <w:sz w:val="26"/>
                      <w:szCs w:val="26"/>
                    </w:rPr>
                  </w:rPrChange>
                </w:rPr>
                <w:delText>1</w:delText>
              </w:r>
            </w:del>
          </w:p>
        </w:tc>
        <w:tc>
          <w:tcPr>
            <w:tcW w:w="652" w:type="pct"/>
            <w:tcBorders>
              <w:top w:val="nil"/>
              <w:left w:val="nil"/>
              <w:bottom w:val="single" w:sz="4" w:space="0" w:color="auto"/>
              <w:right w:val="single" w:sz="4" w:space="0" w:color="auto"/>
            </w:tcBorders>
            <w:shd w:val="clear" w:color="auto" w:fill="auto"/>
            <w:noWrap/>
            <w:vAlign w:val="center"/>
            <w:hideMark/>
          </w:tcPr>
          <w:p w14:paraId="2B06B928" w14:textId="6E7BAA0E" w:rsidR="0057601C" w:rsidRPr="00167CE0" w:rsidDel="001873A6" w:rsidRDefault="0057601C">
            <w:pPr>
              <w:widowControl w:val="0"/>
              <w:spacing w:before="100" w:after="100"/>
              <w:jc w:val="both"/>
              <w:rPr>
                <w:del w:id="27052" w:author="James Vu" w:date="2024-04-18T23:31:00Z"/>
                <w:sz w:val="28"/>
                <w:szCs w:val="28"/>
                <w:rPrChange w:id="27053" w:author="James Vu" w:date="2024-04-18T22:33:00Z">
                  <w:rPr>
                    <w:del w:id="27054" w:author="James Vu" w:date="2024-04-18T23:31:00Z"/>
                    <w:sz w:val="26"/>
                    <w:szCs w:val="26"/>
                  </w:rPr>
                </w:rPrChange>
              </w:rPr>
              <w:pPrChange w:id="27055" w:author="James Vu" w:date="2024-04-18T22:33:00Z">
                <w:pPr>
                  <w:widowControl w:val="0"/>
                  <w:spacing w:before="100" w:after="100"/>
                  <w:jc w:val="center"/>
                </w:pPr>
              </w:pPrChange>
            </w:pPr>
            <w:del w:id="27056" w:author="James Vu" w:date="2024-04-18T23:31:00Z">
              <w:r w:rsidRPr="00167CE0" w:rsidDel="001873A6">
                <w:rPr>
                  <w:sz w:val="28"/>
                  <w:szCs w:val="28"/>
                  <w:rPrChange w:id="27057" w:author="James Vu" w:date="2024-04-18T22:33:00Z">
                    <w:rPr>
                      <w:sz w:val="26"/>
                      <w:szCs w:val="26"/>
                    </w:rPr>
                  </w:rPrChange>
                </w:rPr>
                <w:delText>200.091.000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3BFA0D72" w14:textId="0E5A7DD7" w:rsidR="0057601C" w:rsidRPr="00167CE0" w:rsidDel="001873A6" w:rsidRDefault="0057601C">
            <w:pPr>
              <w:widowControl w:val="0"/>
              <w:spacing w:before="100" w:after="100"/>
              <w:jc w:val="both"/>
              <w:rPr>
                <w:del w:id="27058" w:author="James Vu" w:date="2024-04-18T23:31:00Z"/>
                <w:sz w:val="28"/>
                <w:szCs w:val="28"/>
                <w:rPrChange w:id="27059" w:author="James Vu" w:date="2024-04-18T22:33:00Z">
                  <w:rPr>
                    <w:del w:id="27060" w:author="James Vu" w:date="2024-04-18T23:31:00Z"/>
                    <w:sz w:val="26"/>
                    <w:szCs w:val="26"/>
                  </w:rPr>
                </w:rPrChange>
              </w:rPr>
              <w:pPrChange w:id="27061" w:author="James Vu" w:date="2024-04-18T22:33:00Z">
                <w:pPr>
                  <w:widowControl w:val="0"/>
                  <w:spacing w:before="100" w:after="100"/>
                  <w:jc w:val="center"/>
                </w:pPr>
              </w:pPrChange>
            </w:pPr>
            <w:del w:id="27062" w:author="James Vu" w:date="2024-04-18T23:31:00Z">
              <w:r w:rsidRPr="00167CE0" w:rsidDel="001873A6">
                <w:rPr>
                  <w:sz w:val="28"/>
                  <w:szCs w:val="28"/>
                  <w:rPrChange w:id="27063" w:author="James Vu" w:date="2024-04-18T22:33:00Z">
                    <w:rPr>
                      <w:sz w:val="26"/>
                      <w:szCs w:val="26"/>
                    </w:rPr>
                  </w:rPrChange>
                </w:rPr>
                <w:delText>20.009.100</w:delText>
              </w:r>
            </w:del>
          </w:p>
        </w:tc>
        <w:tc>
          <w:tcPr>
            <w:tcW w:w="661" w:type="pct"/>
            <w:tcBorders>
              <w:top w:val="nil"/>
              <w:left w:val="nil"/>
              <w:bottom w:val="single" w:sz="4" w:space="0" w:color="auto"/>
              <w:right w:val="single" w:sz="4" w:space="0" w:color="auto"/>
            </w:tcBorders>
            <w:shd w:val="clear" w:color="auto" w:fill="auto"/>
            <w:noWrap/>
            <w:vAlign w:val="center"/>
            <w:hideMark/>
          </w:tcPr>
          <w:p w14:paraId="02E2A70F" w14:textId="7D8BB433" w:rsidR="0057601C" w:rsidRPr="00167CE0" w:rsidDel="001873A6" w:rsidRDefault="0057601C">
            <w:pPr>
              <w:widowControl w:val="0"/>
              <w:spacing w:before="100" w:after="100"/>
              <w:jc w:val="both"/>
              <w:rPr>
                <w:del w:id="27064" w:author="James Vu" w:date="2024-04-18T23:31:00Z"/>
                <w:sz w:val="28"/>
                <w:szCs w:val="28"/>
                <w:rPrChange w:id="27065" w:author="James Vu" w:date="2024-04-18T22:33:00Z">
                  <w:rPr>
                    <w:del w:id="27066" w:author="James Vu" w:date="2024-04-18T23:31:00Z"/>
                    <w:sz w:val="26"/>
                    <w:szCs w:val="26"/>
                  </w:rPr>
                </w:rPrChange>
              </w:rPr>
              <w:pPrChange w:id="27067" w:author="James Vu" w:date="2024-04-18T22:33:00Z">
                <w:pPr>
                  <w:widowControl w:val="0"/>
                  <w:spacing w:before="100" w:after="100"/>
                  <w:jc w:val="center"/>
                </w:pPr>
              </w:pPrChange>
            </w:pPr>
            <w:del w:id="27068" w:author="James Vu" w:date="2024-04-18T23:31:00Z">
              <w:r w:rsidRPr="00167CE0" w:rsidDel="001873A6">
                <w:rPr>
                  <w:sz w:val="28"/>
                  <w:szCs w:val="28"/>
                  <w:rPrChange w:id="27069" w:author="James Vu" w:date="2024-04-18T22:33:00Z">
                    <w:rPr>
                      <w:sz w:val="26"/>
                      <w:szCs w:val="26"/>
                    </w:rPr>
                  </w:rPrChange>
                </w:rPr>
                <w:delText>220.100.100</w:delText>
              </w:r>
            </w:del>
          </w:p>
        </w:tc>
      </w:tr>
      <w:tr w:rsidR="00D03561" w:rsidRPr="00167CE0" w:rsidDel="001873A6" w14:paraId="304B559B" w14:textId="460406DD" w:rsidTr="00D349A9">
        <w:trPr>
          <w:del w:id="27070" w:author="James Vu" w:date="2024-04-18T23:31:00Z"/>
        </w:trPr>
        <w:tc>
          <w:tcPr>
            <w:tcW w:w="191" w:type="pct"/>
            <w:tcBorders>
              <w:top w:val="nil"/>
              <w:left w:val="single" w:sz="4" w:space="0" w:color="auto"/>
              <w:bottom w:val="single" w:sz="4" w:space="0" w:color="auto"/>
              <w:right w:val="single" w:sz="4" w:space="0" w:color="auto"/>
            </w:tcBorders>
            <w:shd w:val="clear" w:color="auto" w:fill="auto"/>
            <w:vAlign w:val="center"/>
            <w:hideMark/>
          </w:tcPr>
          <w:p w14:paraId="591B06A9" w14:textId="1E67CE0B" w:rsidR="0057601C" w:rsidRPr="00167CE0" w:rsidDel="001873A6" w:rsidRDefault="0057601C">
            <w:pPr>
              <w:widowControl w:val="0"/>
              <w:spacing w:before="100" w:after="100"/>
              <w:jc w:val="both"/>
              <w:rPr>
                <w:del w:id="27071" w:author="James Vu" w:date="2024-04-18T23:31:00Z"/>
                <w:b/>
                <w:bCs/>
                <w:sz w:val="28"/>
                <w:szCs w:val="28"/>
                <w:rPrChange w:id="27072" w:author="James Vu" w:date="2024-04-18T22:33:00Z">
                  <w:rPr>
                    <w:del w:id="27073" w:author="James Vu" w:date="2024-04-18T23:31:00Z"/>
                    <w:b/>
                    <w:bCs/>
                    <w:sz w:val="26"/>
                    <w:szCs w:val="26"/>
                  </w:rPr>
                </w:rPrChange>
              </w:rPr>
              <w:pPrChange w:id="27074" w:author="James Vu" w:date="2024-04-18T22:33:00Z">
                <w:pPr>
                  <w:widowControl w:val="0"/>
                  <w:spacing w:before="100" w:after="100"/>
                  <w:jc w:val="center"/>
                </w:pPr>
              </w:pPrChange>
            </w:pPr>
            <w:del w:id="27075" w:author="James Vu" w:date="2024-04-18T23:31:00Z">
              <w:r w:rsidRPr="00167CE0" w:rsidDel="001873A6">
                <w:rPr>
                  <w:b/>
                  <w:bCs/>
                  <w:sz w:val="28"/>
                  <w:szCs w:val="28"/>
                  <w:rPrChange w:id="27076" w:author="James Vu" w:date="2024-04-18T22:33:00Z">
                    <w:rPr>
                      <w:b/>
                      <w:bCs/>
                      <w:sz w:val="26"/>
                      <w:szCs w:val="26"/>
                    </w:rPr>
                  </w:rPrChange>
                </w:rPr>
                <w:delText>IV</w:delText>
              </w:r>
            </w:del>
          </w:p>
        </w:tc>
        <w:tc>
          <w:tcPr>
            <w:tcW w:w="1788" w:type="pct"/>
            <w:tcBorders>
              <w:top w:val="nil"/>
              <w:left w:val="nil"/>
              <w:bottom w:val="single" w:sz="4" w:space="0" w:color="auto"/>
              <w:right w:val="single" w:sz="4" w:space="0" w:color="auto"/>
            </w:tcBorders>
            <w:shd w:val="clear" w:color="auto" w:fill="auto"/>
            <w:noWrap/>
            <w:vAlign w:val="center"/>
            <w:hideMark/>
          </w:tcPr>
          <w:p w14:paraId="7CDB60A0" w14:textId="45D71E7B" w:rsidR="0057601C" w:rsidRPr="00167CE0" w:rsidDel="001873A6" w:rsidRDefault="0057601C">
            <w:pPr>
              <w:widowControl w:val="0"/>
              <w:spacing w:before="100" w:after="100"/>
              <w:jc w:val="both"/>
              <w:rPr>
                <w:del w:id="27077" w:author="James Vu" w:date="2024-04-18T23:31:00Z"/>
                <w:b/>
                <w:bCs/>
                <w:sz w:val="28"/>
                <w:szCs w:val="28"/>
                <w:rPrChange w:id="27078" w:author="James Vu" w:date="2024-04-18T22:33:00Z">
                  <w:rPr>
                    <w:del w:id="27079" w:author="James Vu" w:date="2024-04-18T23:31:00Z"/>
                    <w:b/>
                    <w:bCs/>
                    <w:sz w:val="26"/>
                    <w:szCs w:val="26"/>
                  </w:rPr>
                </w:rPrChange>
              </w:rPr>
              <w:pPrChange w:id="27080" w:author="James Vu" w:date="2024-04-18T22:33:00Z">
                <w:pPr>
                  <w:widowControl w:val="0"/>
                  <w:spacing w:before="100" w:after="100"/>
                </w:pPr>
              </w:pPrChange>
            </w:pPr>
            <w:del w:id="27081" w:author="James Vu" w:date="2024-04-18T23:31:00Z">
              <w:r w:rsidRPr="00167CE0" w:rsidDel="001873A6">
                <w:rPr>
                  <w:b/>
                  <w:bCs/>
                  <w:sz w:val="28"/>
                  <w:szCs w:val="28"/>
                  <w:rPrChange w:id="27082" w:author="James Vu" w:date="2024-04-18T22:33:00Z">
                    <w:rPr>
                      <w:b/>
                      <w:bCs/>
                      <w:sz w:val="26"/>
                      <w:szCs w:val="26"/>
                    </w:rPr>
                  </w:rPrChange>
                </w:rPr>
                <w:delText>Phần mềm thương mại</w:delText>
              </w:r>
            </w:del>
          </w:p>
        </w:tc>
        <w:tc>
          <w:tcPr>
            <w:tcW w:w="289" w:type="pct"/>
            <w:tcBorders>
              <w:top w:val="nil"/>
              <w:left w:val="nil"/>
              <w:bottom w:val="single" w:sz="4" w:space="0" w:color="auto"/>
              <w:right w:val="single" w:sz="4" w:space="0" w:color="auto"/>
            </w:tcBorders>
            <w:shd w:val="clear" w:color="auto" w:fill="auto"/>
            <w:vAlign w:val="center"/>
            <w:hideMark/>
          </w:tcPr>
          <w:p w14:paraId="0716D529" w14:textId="247F6DBD" w:rsidR="0057601C" w:rsidRPr="00167CE0" w:rsidDel="001873A6" w:rsidRDefault="0057601C">
            <w:pPr>
              <w:widowControl w:val="0"/>
              <w:spacing w:before="100" w:after="100"/>
              <w:jc w:val="both"/>
              <w:rPr>
                <w:del w:id="27083" w:author="James Vu" w:date="2024-04-18T23:31:00Z"/>
                <w:b/>
                <w:bCs/>
                <w:sz w:val="28"/>
                <w:szCs w:val="28"/>
                <w:rPrChange w:id="27084" w:author="James Vu" w:date="2024-04-18T22:33:00Z">
                  <w:rPr>
                    <w:del w:id="27085" w:author="James Vu" w:date="2024-04-18T23:31:00Z"/>
                    <w:b/>
                    <w:bCs/>
                    <w:sz w:val="26"/>
                    <w:szCs w:val="26"/>
                  </w:rPr>
                </w:rPrChange>
              </w:rPr>
              <w:pPrChange w:id="27086" w:author="James Vu" w:date="2024-04-18T22:33:00Z">
                <w:pPr>
                  <w:widowControl w:val="0"/>
                  <w:spacing w:before="100" w:after="100"/>
                  <w:jc w:val="center"/>
                </w:pPr>
              </w:pPrChange>
            </w:pPr>
            <w:del w:id="27087" w:author="James Vu" w:date="2024-04-18T23:31:00Z">
              <w:r w:rsidRPr="00167CE0" w:rsidDel="001873A6">
                <w:rPr>
                  <w:b/>
                  <w:bCs/>
                  <w:sz w:val="28"/>
                  <w:szCs w:val="28"/>
                  <w:rPrChange w:id="27088" w:author="James Vu" w:date="2024-04-18T22:33:00Z">
                    <w:rPr>
                      <w:b/>
                      <w:bCs/>
                      <w:sz w:val="26"/>
                      <w:szCs w:val="26"/>
                    </w:rPr>
                  </w:rPrChange>
                </w:rPr>
                <w:delText> </w:delText>
              </w:r>
            </w:del>
          </w:p>
        </w:tc>
        <w:tc>
          <w:tcPr>
            <w:tcW w:w="515" w:type="pct"/>
            <w:tcBorders>
              <w:top w:val="nil"/>
              <w:left w:val="nil"/>
              <w:bottom w:val="single" w:sz="4" w:space="0" w:color="auto"/>
              <w:right w:val="single" w:sz="4" w:space="0" w:color="auto"/>
            </w:tcBorders>
            <w:shd w:val="clear" w:color="auto" w:fill="auto"/>
            <w:vAlign w:val="center"/>
            <w:hideMark/>
          </w:tcPr>
          <w:p w14:paraId="11FC4344" w14:textId="23453B22" w:rsidR="0057601C" w:rsidRPr="00167CE0" w:rsidDel="001873A6" w:rsidRDefault="0057601C">
            <w:pPr>
              <w:widowControl w:val="0"/>
              <w:spacing w:before="100" w:after="100"/>
              <w:jc w:val="both"/>
              <w:rPr>
                <w:del w:id="27089" w:author="James Vu" w:date="2024-04-18T23:31:00Z"/>
                <w:sz w:val="28"/>
                <w:szCs w:val="28"/>
                <w:rPrChange w:id="27090" w:author="James Vu" w:date="2024-04-18T22:33:00Z">
                  <w:rPr>
                    <w:del w:id="27091" w:author="James Vu" w:date="2024-04-18T23:31:00Z"/>
                    <w:sz w:val="26"/>
                    <w:szCs w:val="26"/>
                  </w:rPr>
                </w:rPrChange>
              </w:rPr>
              <w:pPrChange w:id="27092" w:author="James Vu" w:date="2024-04-18T22:33:00Z">
                <w:pPr>
                  <w:widowControl w:val="0"/>
                  <w:spacing w:before="100" w:after="100"/>
                </w:pPr>
              </w:pPrChange>
            </w:pPr>
            <w:del w:id="27093" w:author="James Vu" w:date="2024-04-18T23:31:00Z">
              <w:r w:rsidRPr="00167CE0" w:rsidDel="001873A6">
                <w:rPr>
                  <w:sz w:val="28"/>
                  <w:szCs w:val="28"/>
                  <w:rPrChange w:id="27094" w:author="James Vu" w:date="2024-04-18T22:33:00Z">
                    <w:rPr>
                      <w:sz w:val="26"/>
                      <w:szCs w:val="26"/>
                    </w:rPr>
                  </w:rPrChange>
                </w:rPr>
                <w:delText> </w:delText>
              </w:r>
            </w:del>
          </w:p>
        </w:tc>
        <w:tc>
          <w:tcPr>
            <w:tcW w:w="337" w:type="pct"/>
            <w:tcBorders>
              <w:top w:val="nil"/>
              <w:left w:val="nil"/>
              <w:bottom w:val="single" w:sz="4" w:space="0" w:color="auto"/>
              <w:right w:val="single" w:sz="4" w:space="0" w:color="auto"/>
            </w:tcBorders>
            <w:shd w:val="clear" w:color="auto" w:fill="auto"/>
            <w:vAlign w:val="center"/>
            <w:hideMark/>
          </w:tcPr>
          <w:p w14:paraId="15AD321E" w14:textId="692DF77C" w:rsidR="0057601C" w:rsidRPr="00167CE0" w:rsidDel="001873A6" w:rsidRDefault="0057601C">
            <w:pPr>
              <w:widowControl w:val="0"/>
              <w:spacing w:before="100" w:after="100"/>
              <w:jc w:val="both"/>
              <w:rPr>
                <w:del w:id="27095" w:author="James Vu" w:date="2024-04-18T23:31:00Z"/>
                <w:sz w:val="28"/>
                <w:szCs w:val="28"/>
                <w:rPrChange w:id="27096" w:author="James Vu" w:date="2024-04-18T22:33:00Z">
                  <w:rPr>
                    <w:del w:id="27097" w:author="James Vu" w:date="2024-04-18T23:31:00Z"/>
                    <w:sz w:val="26"/>
                    <w:szCs w:val="26"/>
                  </w:rPr>
                </w:rPrChange>
              </w:rPr>
              <w:pPrChange w:id="27098" w:author="James Vu" w:date="2024-04-18T22:33:00Z">
                <w:pPr>
                  <w:widowControl w:val="0"/>
                  <w:spacing w:before="100" w:after="100"/>
                </w:pPr>
              </w:pPrChange>
            </w:pPr>
            <w:del w:id="27099" w:author="James Vu" w:date="2024-04-18T23:31:00Z">
              <w:r w:rsidRPr="00167CE0" w:rsidDel="001873A6">
                <w:rPr>
                  <w:sz w:val="28"/>
                  <w:szCs w:val="28"/>
                  <w:rPrChange w:id="27100" w:author="James Vu" w:date="2024-04-18T22:33:00Z">
                    <w:rPr>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30685508" w14:textId="7167ACB5" w:rsidR="0057601C" w:rsidRPr="00167CE0" w:rsidDel="001873A6" w:rsidRDefault="0057601C">
            <w:pPr>
              <w:widowControl w:val="0"/>
              <w:spacing w:before="100" w:after="100"/>
              <w:jc w:val="both"/>
              <w:rPr>
                <w:del w:id="27101" w:author="James Vu" w:date="2024-04-18T23:31:00Z"/>
                <w:b/>
                <w:bCs/>
                <w:sz w:val="28"/>
                <w:szCs w:val="28"/>
                <w:rPrChange w:id="27102" w:author="James Vu" w:date="2024-04-18T22:33:00Z">
                  <w:rPr>
                    <w:del w:id="27103" w:author="James Vu" w:date="2024-04-18T23:31:00Z"/>
                    <w:b/>
                    <w:bCs/>
                    <w:sz w:val="26"/>
                    <w:szCs w:val="26"/>
                  </w:rPr>
                </w:rPrChange>
              </w:rPr>
              <w:pPrChange w:id="27104" w:author="James Vu" w:date="2024-04-18T22:33:00Z">
                <w:pPr>
                  <w:widowControl w:val="0"/>
                  <w:spacing w:before="100" w:after="100"/>
                  <w:jc w:val="center"/>
                </w:pPr>
              </w:pPrChange>
            </w:pPr>
            <w:del w:id="27105" w:author="James Vu" w:date="2024-04-18T23:31:00Z">
              <w:r w:rsidRPr="00167CE0" w:rsidDel="001873A6">
                <w:rPr>
                  <w:b/>
                  <w:bCs/>
                  <w:sz w:val="28"/>
                  <w:szCs w:val="28"/>
                  <w:rPrChange w:id="27106" w:author="James Vu" w:date="2024-04-18T22:33:00Z">
                    <w:rPr>
                      <w:b/>
                      <w:bCs/>
                      <w:sz w:val="26"/>
                      <w:szCs w:val="26"/>
                    </w:rPr>
                  </w:rPrChange>
                </w:rPr>
                <w:delText>588.998.400</w:delText>
              </w:r>
            </w:del>
          </w:p>
        </w:tc>
        <w:tc>
          <w:tcPr>
            <w:tcW w:w="565" w:type="pct"/>
            <w:tcBorders>
              <w:top w:val="nil"/>
              <w:left w:val="nil"/>
              <w:bottom w:val="single" w:sz="4" w:space="0" w:color="auto"/>
              <w:right w:val="single" w:sz="4" w:space="0" w:color="auto"/>
            </w:tcBorders>
            <w:shd w:val="clear" w:color="auto" w:fill="auto"/>
            <w:vAlign w:val="center"/>
            <w:hideMark/>
          </w:tcPr>
          <w:p w14:paraId="2D92ED39" w14:textId="5270DDD3" w:rsidR="0057601C" w:rsidRPr="00167CE0" w:rsidDel="001873A6" w:rsidRDefault="0057601C">
            <w:pPr>
              <w:widowControl w:val="0"/>
              <w:spacing w:before="100" w:after="100"/>
              <w:jc w:val="both"/>
              <w:rPr>
                <w:del w:id="27107" w:author="James Vu" w:date="2024-04-18T23:31:00Z"/>
                <w:b/>
                <w:bCs/>
                <w:sz w:val="28"/>
                <w:szCs w:val="28"/>
                <w:rPrChange w:id="27108" w:author="James Vu" w:date="2024-04-18T22:33:00Z">
                  <w:rPr>
                    <w:del w:id="27109" w:author="James Vu" w:date="2024-04-18T23:31:00Z"/>
                    <w:b/>
                    <w:bCs/>
                    <w:sz w:val="26"/>
                    <w:szCs w:val="26"/>
                  </w:rPr>
                </w:rPrChange>
              </w:rPr>
              <w:pPrChange w:id="27110" w:author="James Vu" w:date="2024-04-18T22:33:00Z">
                <w:pPr>
                  <w:widowControl w:val="0"/>
                  <w:spacing w:before="100" w:after="100"/>
                  <w:jc w:val="center"/>
                </w:pPr>
              </w:pPrChange>
            </w:pPr>
            <w:del w:id="27111" w:author="James Vu" w:date="2024-04-18T23:31:00Z">
              <w:r w:rsidRPr="00167CE0" w:rsidDel="001873A6">
                <w:rPr>
                  <w:b/>
                  <w:bCs/>
                  <w:sz w:val="28"/>
                  <w:szCs w:val="28"/>
                  <w:rPrChange w:id="27112" w:author="James Vu" w:date="2024-04-18T22:33:00Z">
                    <w:rPr>
                      <w:b/>
                      <w:bCs/>
                      <w:sz w:val="26"/>
                      <w:szCs w:val="26"/>
                    </w:rPr>
                  </w:rPrChange>
                </w:rPr>
                <w:delText>-</w:delText>
              </w:r>
            </w:del>
          </w:p>
        </w:tc>
        <w:tc>
          <w:tcPr>
            <w:tcW w:w="661" w:type="pct"/>
            <w:tcBorders>
              <w:top w:val="nil"/>
              <w:left w:val="nil"/>
              <w:bottom w:val="single" w:sz="4" w:space="0" w:color="auto"/>
              <w:right w:val="single" w:sz="4" w:space="0" w:color="auto"/>
            </w:tcBorders>
            <w:shd w:val="clear" w:color="auto" w:fill="auto"/>
            <w:vAlign w:val="center"/>
            <w:hideMark/>
          </w:tcPr>
          <w:p w14:paraId="78A36AF6" w14:textId="08C34393" w:rsidR="0057601C" w:rsidRPr="00167CE0" w:rsidDel="001873A6" w:rsidRDefault="0057601C">
            <w:pPr>
              <w:widowControl w:val="0"/>
              <w:spacing w:before="100" w:after="100"/>
              <w:jc w:val="both"/>
              <w:rPr>
                <w:del w:id="27113" w:author="James Vu" w:date="2024-04-18T23:31:00Z"/>
                <w:b/>
                <w:bCs/>
                <w:sz w:val="28"/>
                <w:szCs w:val="28"/>
                <w:rPrChange w:id="27114" w:author="James Vu" w:date="2024-04-18T22:33:00Z">
                  <w:rPr>
                    <w:del w:id="27115" w:author="James Vu" w:date="2024-04-18T23:31:00Z"/>
                    <w:b/>
                    <w:bCs/>
                    <w:sz w:val="26"/>
                    <w:szCs w:val="26"/>
                  </w:rPr>
                </w:rPrChange>
              </w:rPr>
              <w:pPrChange w:id="27116" w:author="James Vu" w:date="2024-04-18T22:33:00Z">
                <w:pPr>
                  <w:widowControl w:val="0"/>
                  <w:spacing w:before="100" w:after="100"/>
                  <w:jc w:val="center"/>
                </w:pPr>
              </w:pPrChange>
            </w:pPr>
            <w:del w:id="27117" w:author="James Vu" w:date="2024-04-18T23:31:00Z">
              <w:r w:rsidRPr="00167CE0" w:rsidDel="001873A6">
                <w:rPr>
                  <w:b/>
                  <w:bCs/>
                  <w:sz w:val="28"/>
                  <w:szCs w:val="28"/>
                  <w:rPrChange w:id="27118" w:author="James Vu" w:date="2024-04-18T22:33:00Z">
                    <w:rPr>
                      <w:b/>
                      <w:bCs/>
                      <w:sz w:val="26"/>
                      <w:szCs w:val="26"/>
                    </w:rPr>
                  </w:rPrChange>
                </w:rPr>
                <w:delText>588.998.400</w:delText>
              </w:r>
            </w:del>
          </w:p>
        </w:tc>
      </w:tr>
      <w:tr w:rsidR="001F3DF5" w:rsidRPr="00167CE0" w:rsidDel="001873A6" w14:paraId="5DF93F54" w14:textId="6E2745A5" w:rsidTr="00D349A9">
        <w:trPr>
          <w:del w:id="27119"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551FE70F" w14:textId="39A9E59B" w:rsidR="0057601C" w:rsidRPr="00167CE0" w:rsidDel="001873A6" w:rsidRDefault="0057601C">
            <w:pPr>
              <w:widowControl w:val="0"/>
              <w:spacing w:before="100" w:after="100"/>
              <w:jc w:val="both"/>
              <w:rPr>
                <w:del w:id="27120" w:author="James Vu" w:date="2024-04-18T23:31:00Z"/>
                <w:sz w:val="28"/>
                <w:szCs w:val="28"/>
                <w:rPrChange w:id="27121" w:author="James Vu" w:date="2024-04-18T22:33:00Z">
                  <w:rPr>
                    <w:del w:id="27122" w:author="James Vu" w:date="2024-04-18T23:31:00Z"/>
                    <w:sz w:val="26"/>
                    <w:szCs w:val="26"/>
                  </w:rPr>
                </w:rPrChange>
              </w:rPr>
              <w:pPrChange w:id="27123" w:author="James Vu" w:date="2024-04-18T22:33:00Z">
                <w:pPr>
                  <w:widowControl w:val="0"/>
                  <w:spacing w:before="100" w:after="100"/>
                  <w:jc w:val="center"/>
                </w:pPr>
              </w:pPrChange>
            </w:pPr>
            <w:del w:id="27124" w:author="James Vu" w:date="2024-04-18T23:31:00Z">
              <w:r w:rsidRPr="00167CE0" w:rsidDel="001873A6">
                <w:rPr>
                  <w:sz w:val="28"/>
                  <w:szCs w:val="28"/>
                  <w:rPrChange w:id="27125" w:author="James Vu" w:date="2024-04-18T22:33:00Z">
                    <w:rPr>
                      <w:sz w:val="26"/>
                      <w:szCs w:val="26"/>
                    </w:rPr>
                  </w:rPrChange>
                </w:rPr>
                <w:delText>1</w:delText>
              </w:r>
            </w:del>
          </w:p>
        </w:tc>
        <w:tc>
          <w:tcPr>
            <w:tcW w:w="1788" w:type="pct"/>
            <w:tcBorders>
              <w:top w:val="nil"/>
              <w:left w:val="nil"/>
              <w:bottom w:val="single" w:sz="4" w:space="0" w:color="auto"/>
              <w:right w:val="single" w:sz="4" w:space="0" w:color="auto"/>
            </w:tcBorders>
            <w:shd w:val="clear" w:color="auto" w:fill="auto"/>
            <w:vAlign w:val="center"/>
            <w:hideMark/>
          </w:tcPr>
          <w:p w14:paraId="436E6663" w14:textId="631CC325" w:rsidR="00B04841" w:rsidRPr="00167CE0" w:rsidDel="001873A6" w:rsidRDefault="0057601C">
            <w:pPr>
              <w:widowControl w:val="0"/>
              <w:spacing w:before="100" w:after="100"/>
              <w:jc w:val="both"/>
              <w:rPr>
                <w:del w:id="27126" w:author="James Vu" w:date="2024-04-18T23:31:00Z"/>
                <w:b/>
                <w:bCs/>
                <w:sz w:val="28"/>
                <w:szCs w:val="28"/>
                <w:rPrChange w:id="27127" w:author="James Vu" w:date="2024-04-18T22:33:00Z">
                  <w:rPr>
                    <w:del w:id="27128" w:author="James Vu" w:date="2024-04-18T23:31:00Z"/>
                    <w:b/>
                    <w:bCs/>
                    <w:sz w:val="26"/>
                    <w:szCs w:val="26"/>
                  </w:rPr>
                </w:rPrChange>
              </w:rPr>
              <w:pPrChange w:id="27129" w:author="James Vu" w:date="2024-04-18T22:33:00Z">
                <w:pPr>
                  <w:widowControl w:val="0"/>
                  <w:spacing w:before="100" w:after="100"/>
                </w:pPr>
              </w:pPrChange>
            </w:pPr>
            <w:del w:id="27130" w:author="James Vu" w:date="2024-04-18T23:31:00Z">
              <w:r w:rsidRPr="00167CE0" w:rsidDel="001873A6">
                <w:rPr>
                  <w:b/>
                  <w:bCs/>
                  <w:sz w:val="28"/>
                  <w:szCs w:val="28"/>
                  <w:rPrChange w:id="27131" w:author="James Vu" w:date="2024-04-18T22:33:00Z">
                    <w:rPr>
                      <w:b/>
                      <w:bCs/>
                      <w:sz w:val="26"/>
                      <w:szCs w:val="26"/>
                    </w:rPr>
                  </w:rPrChange>
                </w:rPr>
                <w:delText xml:space="preserve">Phần mềm hệ điều hành </w:delText>
              </w:r>
            </w:del>
          </w:p>
          <w:p w14:paraId="43F01CCA" w14:textId="39BA4084" w:rsidR="0057601C" w:rsidRPr="00167CE0" w:rsidDel="001873A6" w:rsidRDefault="00B04841">
            <w:pPr>
              <w:widowControl w:val="0"/>
              <w:spacing w:before="100" w:after="100"/>
              <w:jc w:val="both"/>
              <w:rPr>
                <w:del w:id="27132" w:author="James Vu" w:date="2024-04-18T23:31:00Z"/>
                <w:sz w:val="28"/>
                <w:szCs w:val="28"/>
                <w:rPrChange w:id="27133" w:author="James Vu" w:date="2024-04-18T22:33:00Z">
                  <w:rPr>
                    <w:del w:id="27134" w:author="James Vu" w:date="2024-04-18T23:31:00Z"/>
                    <w:sz w:val="26"/>
                    <w:szCs w:val="26"/>
                  </w:rPr>
                </w:rPrChange>
              </w:rPr>
              <w:pPrChange w:id="27135" w:author="James Vu" w:date="2024-04-18T22:33:00Z">
                <w:pPr>
                  <w:widowControl w:val="0"/>
                  <w:spacing w:before="100" w:after="100"/>
                </w:pPr>
              </w:pPrChange>
            </w:pPr>
            <w:del w:id="27136" w:author="James Vu" w:date="2024-04-18T23:31:00Z">
              <w:r w:rsidRPr="00167CE0" w:rsidDel="001873A6">
                <w:rPr>
                  <w:sz w:val="28"/>
                  <w:szCs w:val="28"/>
                  <w:rPrChange w:id="27137" w:author="James Vu" w:date="2024-04-18T22:33:00Z">
                    <w:rPr>
                      <w:sz w:val="26"/>
                      <w:szCs w:val="26"/>
                    </w:rPr>
                  </w:rPrChange>
                </w:rPr>
                <w:delText>Windows Server 2022 Standard - 2 Core License Pack, Usr CAL</w:delText>
              </w:r>
            </w:del>
          </w:p>
        </w:tc>
        <w:tc>
          <w:tcPr>
            <w:tcW w:w="289" w:type="pct"/>
            <w:tcBorders>
              <w:top w:val="nil"/>
              <w:left w:val="nil"/>
              <w:bottom w:val="single" w:sz="4" w:space="0" w:color="auto"/>
              <w:right w:val="single" w:sz="4" w:space="0" w:color="auto"/>
            </w:tcBorders>
            <w:shd w:val="clear" w:color="auto" w:fill="auto"/>
            <w:noWrap/>
            <w:vAlign w:val="center"/>
            <w:hideMark/>
          </w:tcPr>
          <w:p w14:paraId="6D8D5243" w14:textId="5E90E6A5" w:rsidR="0057601C" w:rsidRPr="00167CE0" w:rsidDel="001873A6" w:rsidRDefault="0057601C">
            <w:pPr>
              <w:widowControl w:val="0"/>
              <w:spacing w:before="100" w:after="100"/>
              <w:jc w:val="both"/>
              <w:rPr>
                <w:del w:id="27138" w:author="James Vu" w:date="2024-04-18T23:31:00Z"/>
                <w:sz w:val="28"/>
                <w:szCs w:val="28"/>
                <w:rPrChange w:id="27139" w:author="James Vu" w:date="2024-04-18T22:33:00Z">
                  <w:rPr>
                    <w:del w:id="27140" w:author="James Vu" w:date="2024-04-18T23:31:00Z"/>
                    <w:sz w:val="26"/>
                    <w:szCs w:val="26"/>
                  </w:rPr>
                </w:rPrChange>
              </w:rPr>
              <w:pPrChange w:id="27141" w:author="James Vu" w:date="2024-04-18T22:33:00Z">
                <w:pPr>
                  <w:widowControl w:val="0"/>
                  <w:spacing w:before="100" w:after="100"/>
                </w:pPr>
              </w:pPrChange>
            </w:pPr>
            <w:del w:id="27142" w:author="James Vu" w:date="2024-04-18T23:31:00Z">
              <w:r w:rsidRPr="00167CE0" w:rsidDel="001873A6">
                <w:rPr>
                  <w:sz w:val="28"/>
                  <w:szCs w:val="28"/>
                  <w:rPrChange w:id="27143" w:author="James Vu" w:date="2024-04-18T22:33:00Z">
                    <w:rPr>
                      <w:sz w:val="26"/>
                      <w:szCs w:val="26"/>
                    </w:rPr>
                  </w:rPrChange>
                </w:rPr>
                <w:delText>Lic</w:delText>
              </w:r>
            </w:del>
          </w:p>
        </w:tc>
        <w:tc>
          <w:tcPr>
            <w:tcW w:w="515" w:type="pct"/>
            <w:tcBorders>
              <w:top w:val="nil"/>
              <w:left w:val="nil"/>
              <w:bottom w:val="single" w:sz="4" w:space="0" w:color="auto"/>
              <w:right w:val="single" w:sz="4" w:space="0" w:color="auto"/>
            </w:tcBorders>
            <w:shd w:val="clear" w:color="auto" w:fill="auto"/>
            <w:noWrap/>
            <w:vAlign w:val="center"/>
            <w:hideMark/>
          </w:tcPr>
          <w:p w14:paraId="6199CF38" w14:textId="63631738" w:rsidR="0057601C" w:rsidRPr="00167CE0" w:rsidDel="001873A6" w:rsidRDefault="0057601C">
            <w:pPr>
              <w:widowControl w:val="0"/>
              <w:spacing w:before="100" w:after="100"/>
              <w:jc w:val="both"/>
              <w:rPr>
                <w:del w:id="27144" w:author="James Vu" w:date="2024-04-18T23:31:00Z"/>
                <w:sz w:val="28"/>
                <w:szCs w:val="28"/>
                <w:rPrChange w:id="27145" w:author="James Vu" w:date="2024-04-18T22:33:00Z">
                  <w:rPr>
                    <w:del w:id="27146" w:author="James Vu" w:date="2024-04-18T23:31:00Z"/>
                    <w:sz w:val="26"/>
                    <w:szCs w:val="26"/>
                  </w:rPr>
                </w:rPrChange>
              </w:rPr>
              <w:pPrChange w:id="27147" w:author="James Vu" w:date="2024-04-18T22:33:00Z">
                <w:pPr>
                  <w:widowControl w:val="0"/>
                  <w:spacing w:before="100" w:after="100"/>
                </w:pPr>
              </w:pPrChange>
            </w:pPr>
            <w:del w:id="27148" w:author="James Vu" w:date="2024-04-18T23:31:00Z">
              <w:r w:rsidRPr="00167CE0" w:rsidDel="001873A6">
                <w:rPr>
                  <w:sz w:val="28"/>
                  <w:szCs w:val="28"/>
                  <w:rPrChange w:id="27149" w:author="James Vu" w:date="2024-04-18T22:33:00Z">
                    <w:rPr>
                      <w:sz w:val="26"/>
                      <w:szCs w:val="26"/>
                    </w:rPr>
                  </w:rPrChange>
                </w:rPr>
                <w:delText xml:space="preserve">3.419.600 </w:delText>
              </w:r>
            </w:del>
          </w:p>
        </w:tc>
        <w:tc>
          <w:tcPr>
            <w:tcW w:w="337" w:type="pct"/>
            <w:tcBorders>
              <w:top w:val="nil"/>
              <w:left w:val="nil"/>
              <w:bottom w:val="single" w:sz="4" w:space="0" w:color="auto"/>
              <w:right w:val="single" w:sz="4" w:space="0" w:color="auto"/>
            </w:tcBorders>
            <w:shd w:val="clear" w:color="auto" w:fill="auto"/>
            <w:noWrap/>
            <w:vAlign w:val="center"/>
            <w:hideMark/>
          </w:tcPr>
          <w:p w14:paraId="64AF9359" w14:textId="72EFAFEF" w:rsidR="0057601C" w:rsidRPr="00167CE0" w:rsidDel="001873A6" w:rsidRDefault="0057601C">
            <w:pPr>
              <w:widowControl w:val="0"/>
              <w:spacing w:before="100" w:after="100"/>
              <w:jc w:val="both"/>
              <w:rPr>
                <w:del w:id="27150" w:author="James Vu" w:date="2024-04-18T23:31:00Z"/>
                <w:sz w:val="28"/>
                <w:szCs w:val="28"/>
                <w:rPrChange w:id="27151" w:author="James Vu" w:date="2024-04-18T22:33:00Z">
                  <w:rPr>
                    <w:del w:id="27152" w:author="James Vu" w:date="2024-04-18T23:31:00Z"/>
                    <w:sz w:val="26"/>
                    <w:szCs w:val="26"/>
                  </w:rPr>
                </w:rPrChange>
              </w:rPr>
              <w:pPrChange w:id="27153" w:author="James Vu" w:date="2024-04-18T22:33:00Z">
                <w:pPr>
                  <w:widowControl w:val="0"/>
                  <w:spacing w:before="100" w:after="100"/>
                  <w:jc w:val="center"/>
                </w:pPr>
              </w:pPrChange>
            </w:pPr>
            <w:del w:id="27154" w:author="James Vu" w:date="2024-04-18T23:31:00Z">
              <w:r w:rsidRPr="00167CE0" w:rsidDel="001873A6">
                <w:rPr>
                  <w:sz w:val="28"/>
                  <w:szCs w:val="28"/>
                  <w:rPrChange w:id="27155" w:author="James Vu" w:date="2024-04-18T22:33:00Z">
                    <w:rPr>
                      <w:sz w:val="26"/>
                      <w:szCs w:val="26"/>
                    </w:rPr>
                  </w:rPrChange>
                </w:rPr>
                <w:delText>24</w:delText>
              </w:r>
            </w:del>
          </w:p>
        </w:tc>
        <w:tc>
          <w:tcPr>
            <w:tcW w:w="652" w:type="pct"/>
            <w:tcBorders>
              <w:top w:val="nil"/>
              <w:left w:val="nil"/>
              <w:bottom w:val="single" w:sz="4" w:space="0" w:color="auto"/>
              <w:right w:val="single" w:sz="4" w:space="0" w:color="auto"/>
            </w:tcBorders>
            <w:shd w:val="clear" w:color="auto" w:fill="auto"/>
            <w:noWrap/>
            <w:vAlign w:val="center"/>
            <w:hideMark/>
          </w:tcPr>
          <w:p w14:paraId="3EB4AEC6" w14:textId="7B3C546E" w:rsidR="0057601C" w:rsidRPr="00167CE0" w:rsidDel="001873A6" w:rsidRDefault="0057601C">
            <w:pPr>
              <w:widowControl w:val="0"/>
              <w:spacing w:before="100" w:after="100"/>
              <w:jc w:val="both"/>
              <w:rPr>
                <w:del w:id="27156" w:author="James Vu" w:date="2024-04-18T23:31:00Z"/>
                <w:sz w:val="28"/>
                <w:szCs w:val="28"/>
                <w:rPrChange w:id="27157" w:author="James Vu" w:date="2024-04-18T22:33:00Z">
                  <w:rPr>
                    <w:del w:id="27158" w:author="James Vu" w:date="2024-04-18T23:31:00Z"/>
                    <w:sz w:val="26"/>
                    <w:szCs w:val="26"/>
                  </w:rPr>
                </w:rPrChange>
              </w:rPr>
              <w:pPrChange w:id="27159" w:author="James Vu" w:date="2024-04-18T22:33:00Z">
                <w:pPr>
                  <w:widowControl w:val="0"/>
                  <w:spacing w:before="100" w:after="100"/>
                  <w:jc w:val="center"/>
                </w:pPr>
              </w:pPrChange>
            </w:pPr>
            <w:del w:id="27160" w:author="James Vu" w:date="2024-04-18T23:31:00Z">
              <w:r w:rsidRPr="00167CE0" w:rsidDel="001873A6">
                <w:rPr>
                  <w:sz w:val="28"/>
                  <w:szCs w:val="28"/>
                  <w:rPrChange w:id="27161" w:author="James Vu" w:date="2024-04-18T22:33:00Z">
                    <w:rPr>
                      <w:sz w:val="26"/>
                      <w:szCs w:val="26"/>
                    </w:rPr>
                  </w:rPrChange>
                </w:rPr>
                <w:delText>82.070.400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34A1BBEB" w14:textId="547FEE2E" w:rsidR="0057601C" w:rsidRPr="00167CE0" w:rsidDel="001873A6" w:rsidRDefault="0057601C">
            <w:pPr>
              <w:widowControl w:val="0"/>
              <w:spacing w:before="100" w:after="100"/>
              <w:jc w:val="both"/>
              <w:rPr>
                <w:del w:id="27162" w:author="James Vu" w:date="2024-04-18T23:31:00Z"/>
                <w:sz w:val="28"/>
                <w:szCs w:val="28"/>
                <w:rPrChange w:id="27163" w:author="James Vu" w:date="2024-04-18T22:33:00Z">
                  <w:rPr>
                    <w:del w:id="27164" w:author="James Vu" w:date="2024-04-18T23:31:00Z"/>
                    <w:sz w:val="26"/>
                    <w:szCs w:val="26"/>
                  </w:rPr>
                </w:rPrChange>
              </w:rPr>
              <w:pPrChange w:id="27165" w:author="James Vu" w:date="2024-04-18T22:33:00Z">
                <w:pPr>
                  <w:widowControl w:val="0"/>
                  <w:spacing w:before="100" w:after="100"/>
                  <w:jc w:val="center"/>
                </w:pPr>
              </w:pPrChange>
            </w:pPr>
          </w:p>
        </w:tc>
        <w:tc>
          <w:tcPr>
            <w:tcW w:w="661" w:type="pct"/>
            <w:tcBorders>
              <w:top w:val="nil"/>
              <w:left w:val="nil"/>
              <w:bottom w:val="single" w:sz="4" w:space="0" w:color="auto"/>
              <w:right w:val="single" w:sz="4" w:space="0" w:color="auto"/>
            </w:tcBorders>
            <w:shd w:val="clear" w:color="auto" w:fill="auto"/>
            <w:noWrap/>
            <w:vAlign w:val="center"/>
            <w:hideMark/>
          </w:tcPr>
          <w:p w14:paraId="3BB305FB" w14:textId="3DC949F6" w:rsidR="0057601C" w:rsidRPr="00167CE0" w:rsidDel="001873A6" w:rsidRDefault="0057601C">
            <w:pPr>
              <w:widowControl w:val="0"/>
              <w:spacing w:before="100" w:after="100"/>
              <w:jc w:val="both"/>
              <w:rPr>
                <w:del w:id="27166" w:author="James Vu" w:date="2024-04-18T23:31:00Z"/>
                <w:sz w:val="28"/>
                <w:szCs w:val="28"/>
                <w:rPrChange w:id="27167" w:author="James Vu" w:date="2024-04-18T22:33:00Z">
                  <w:rPr>
                    <w:del w:id="27168" w:author="James Vu" w:date="2024-04-18T23:31:00Z"/>
                    <w:sz w:val="26"/>
                    <w:szCs w:val="26"/>
                  </w:rPr>
                </w:rPrChange>
              </w:rPr>
              <w:pPrChange w:id="27169" w:author="James Vu" w:date="2024-04-18T22:33:00Z">
                <w:pPr>
                  <w:widowControl w:val="0"/>
                  <w:spacing w:before="100" w:after="100"/>
                  <w:jc w:val="center"/>
                </w:pPr>
              </w:pPrChange>
            </w:pPr>
            <w:del w:id="27170" w:author="James Vu" w:date="2024-04-18T23:31:00Z">
              <w:r w:rsidRPr="00167CE0" w:rsidDel="001873A6">
                <w:rPr>
                  <w:sz w:val="28"/>
                  <w:szCs w:val="28"/>
                  <w:rPrChange w:id="27171" w:author="James Vu" w:date="2024-04-18T22:33:00Z">
                    <w:rPr>
                      <w:sz w:val="26"/>
                      <w:szCs w:val="26"/>
                    </w:rPr>
                  </w:rPrChange>
                </w:rPr>
                <w:delText>82.070.400</w:delText>
              </w:r>
            </w:del>
          </w:p>
        </w:tc>
      </w:tr>
      <w:tr w:rsidR="001F3DF5" w:rsidRPr="00167CE0" w:rsidDel="001873A6" w14:paraId="46C36888" w14:textId="60B1FBFB" w:rsidTr="00D349A9">
        <w:trPr>
          <w:del w:id="27172"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3DFF6EDB" w14:textId="054911B7" w:rsidR="0057601C" w:rsidRPr="00167CE0" w:rsidDel="001873A6" w:rsidRDefault="0057601C">
            <w:pPr>
              <w:widowControl w:val="0"/>
              <w:spacing w:before="100" w:after="100"/>
              <w:jc w:val="both"/>
              <w:rPr>
                <w:del w:id="27173" w:author="James Vu" w:date="2024-04-18T23:31:00Z"/>
                <w:sz w:val="28"/>
                <w:szCs w:val="28"/>
                <w:rPrChange w:id="27174" w:author="James Vu" w:date="2024-04-18T22:33:00Z">
                  <w:rPr>
                    <w:del w:id="27175" w:author="James Vu" w:date="2024-04-18T23:31:00Z"/>
                    <w:sz w:val="26"/>
                    <w:szCs w:val="26"/>
                  </w:rPr>
                </w:rPrChange>
              </w:rPr>
              <w:pPrChange w:id="27176" w:author="James Vu" w:date="2024-04-18T22:33:00Z">
                <w:pPr>
                  <w:widowControl w:val="0"/>
                  <w:spacing w:before="100" w:after="100"/>
                  <w:jc w:val="center"/>
                </w:pPr>
              </w:pPrChange>
            </w:pPr>
            <w:del w:id="27177" w:author="James Vu" w:date="2024-04-18T23:31:00Z">
              <w:r w:rsidRPr="00167CE0" w:rsidDel="001873A6">
                <w:rPr>
                  <w:sz w:val="28"/>
                  <w:szCs w:val="28"/>
                  <w:rPrChange w:id="27178" w:author="James Vu" w:date="2024-04-18T22:33:00Z">
                    <w:rPr>
                      <w:sz w:val="26"/>
                      <w:szCs w:val="26"/>
                    </w:rPr>
                  </w:rPrChange>
                </w:rPr>
                <w:delText>2</w:delText>
              </w:r>
            </w:del>
          </w:p>
        </w:tc>
        <w:tc>
          <w:tcPr>
            <w:tcW w:w="1788" w:type="pct"/>
            <w:tcBorders>
              <w:top w:val="nil"/>
              <w:left w:val="nil"/>
              <w:bottom w:val="single" w:sz="4" w:space="0" w:color="auto"/>
              <w:right w:val="single" w:sz="4" w:space="0" w:color="auto"/>
            </w:tcBorders>
            <w:shd w:val="clear" w:color="auto" w:fill="auto"/>
            <w:vAlign w:val="center"/>
            <w:hideMark/>
          </w:tcPr>
          <w:p w14:paraId="34EDD772" w14:textId="33E2A955" w:rsidR="00B04841" w:rsidRPr="00167CE0" w:rsidDel="001873A6" w:rsidRDefault="0057601C">
            <w:pPr>
              <w:widowControl w:val="0"/>
              <w:spacing w:before="100" w:after="100"/>
              <w:jc w:val="both"/>
              <w:rPr>
                <w:del w:id="27179" w:author="James Vu" w:date="2024-04-18T23:31:00Z"/>
                <w:b/>
                <w:bCs/>
                <w:sz w:val="28"/>
                <w:szCs w:val="28"/>
                <w:rPrChange w:id="27180" w:author="James Vu" w:date="2024-04-18T22:33:00Z">
                  <w:rPr>
                    <w:del w:id="27181" w:author="James Vu" w:date="2024-04-18T23:31:00Z"/>
                    <w:b/>
                    <w:bCs/>
                    <w:sz w:val="26"/>
                    <w:szCs w:val="26"/>
                  </w:rPr>
                </w:rPrChange>
              </w:rPr>
              <w:pPrChange w:id="27182" w:author="James Vu" w:date="2024-04-18T22:33:00Z">
                <w:pPr>
                  <w:widowControl w:val="0"/>
                  <w:spacing w:before="100" w:after="100"/>
                </w:pPr>
              </w:pPrChange>
            </w:pPr>
            <w:del w:id="27183" w:author="James Vu" w:date="2024-04-18T23:31:00Z">
              <w:r w:rsidRPr="00167CE0" w:rsidDel="001873A6">
                <w:rPr>
                  <w:b/>
                  <w:bCs/>
                  <w:sz w:val="28"/>
                  <w:szCs w:val="28"/>
                  <w:rPrChange w:id="27184" w:author="James Vu" w:date="2024-04-18T22:33:00Z">
                    <w:rPr>
                      <w:b/>
                      <w:bCs/>
                      <w:sz w:val="26"/>
                      <w:szCs w:val="26"/>
                    </w:rPr>
                  </w:rPrChange>
                </w:rPr>
                <w:delText>Phần mềm ảo hóa</w:delText>
              </w:r>
            </w:del>
          </w:p>
          <w:p w14:paraId="0B4C8C45" w14:textId="699EDD15" w:rsidR="0057601C" w:rsidRPr="00167CE0" w:rsidDel="001873A6" w:rsidRDefault="00B04841">
            <w:pPr>
              <w:widowControl w:val="0"/>
              <w:spacing w:before="100" w:after="100"/>
              <w:jc w:val="both"/>
              <w:rPr>
                <w:del w:id="27185" w:author="James Vu" w:date="2024-04-18T23:31:00Z"/>
                <w:sz w:val="28"/>
                <w:szCs w:val="28"/>
                <w:rPrChange w:id="27186" w:author="James Vu" w:date="2024-04-18T22:33:00Z">
                  <w:rPr>
                    <w:del w:id="27187" w:author="James Vu" w:date="2024-04-18T23:31:00Z"/>
                    <w:sz w:val="26"/>
                    <w:szCs w:val="26"/>
                  </w:rPr>
                </w:rPrChange>
              </w:rPr>
              <w:pPrChange w:id="27188" w:author="James Vu" w:date="2024-04-18T22:33:00Z">
                <w:pPr>
                  <w:widowControl w:val="0"/>
                  <w:spacing w:before="100" w:after="100"/>
                </w:pPr>
              </w:pPrChange>
            </w:pPr>
            <w:del w:id="27189" w:author="James Vu" w:date="2024-04-18T23:31:00Z">
              <w:r w:rsidRPr="00167CE0" w:rsidDel="001873A6">
                <w:rPr>
                  <w:sz w:val="28"/>
                  <w:szCs w:val="28"/>
                  <w:rPrChange w:id="27190" w:author="James Vu" w:date="2024-04-18T22:33:00Z">
                    <w:rPr>
                      <w:sz w:val="26"/>
                      <w:szCs w:val="26"/>
                    </w:rPr>
                  </w:rPrChange>
                </w:rPr>
                <w:delText>VMware vSphere 8 Standard for 1 CPU, (max 32 cores/CPU socket), 1YR VMware SNS</w:delText>
              </w:r>
            </w:del>
          </w:p>
        </w:tc>
        <w:tc>
          <w:tcPr>
            <w:tcW w:w="289" w:type="pct"/>
            <w:tcBorders>
              <w:top w:val="nil"/>
              <w:left w:val="nil"/>
              <w:bottom w:val="single" w:sz="4" w:space="0" w:color="auto"/>
              <w:right w:val="single" w:sz="4" w:space="0" w:color="auto"/>
            </w:tcBorders>
            <w:shd w:val="clear" w:color="auto" w:fill="auto"/>
            <w:noWrap/>
            <w:vAlign w:val="center"/>
            <w:hideMark/>
          </w:tcPr>
          <w:p w14:paraId="12ADFC33" w14:textId="6F10B730" w:rsidR="0057601C" w:rsidRPr="00167CE0" w:rsidDel="001873A6" w:rsidRDefault="0057601C">
            <w:pPr>
              <w:widowControl w:val="0"/>
              <w:spacing w:before="100" w:after="100"/>
              <w:jc w:val="both"/>
              <w:rPr>
                <w:del w:id="27191" w:author="James Vu" w:date="2024-04-18T23:31:00Z"/>
                <w:sz w:val="28"/>
                <w:szCs w:val="28"/>
                <w:rPrChange w:id="27192" w:author="James Vu" w:date="2024-04-18T22:33:00Z">
                  <w:rPr>
                    <w:del w:id="27193" w:author="James Vu" w:date="2024-04-18T23:31:00Z"/>
                    <w:sz w:val="26"/>
                    <w:szCs w:val="26"/>
                  </w:rPr>
                </w:rPrChange>
              </w:rPr>
              <w:pPrChange w:id="27194" w:author="James Vu" w:date="2024-04-18T22:33:00Z">
                <w:pPr>
                  <w:widowControl w:val="0"/>
                  <w:spacing w:before="100" w:after="100"/>
                  <w:jc w:val="center"/>
                </w:pPr>
              </w:pPrChange>
            </w:pPr>
            <w:del w:id="27195" w:author="James Vu" w:date="2024-04-18T23:31:00Z">
              <w:r w:rsidRPr="00167CE0" w:rsidDel="001873A6">
                <w:rPr>
                  <w:sz w:val="28"/>
                  <w:szCs w:val="28"/>
                  <w:rPrChange w:id="27196" w:author="James Vu" w:date="2024-04-18T22:33:00Z">
                    <w:rPr>
                      <w:sz w:val="26"/>
                      <w:szCs w:val="26"/>
                    </w:rPr>
                  </w:rPrChange>
                </w:rPr>
                <w:delText>Lic</w:delText>
              </w:r>
            </w:del>
          </w:p>
        </w:tc>
        <w:tc>
          <w:tcPr>
            <w:tcW w:w="515" w:type="pct"/>
            <w:tcBorders>
              <w:top w:val="nil"/>
              <w:left w:val="nil"/>
              <w:bottom w:val="single" w:sz="4" w:space="0" w:color="auto"/>
              <w:right w:val="single" w:sz="4" w:space="0" w:color="auto"/>
            </w:tcBorders>
            <w:shd w:val="clear" w:color="auto" w:fill="auto"/>
            <w:noWrap/>
            <w:vAlign w:val="center"/>
            <w:hideMark/>
          </w:tcPr>
          <w:p w14:paraId="37B0EECB" w14:textId="01AEC75A" w:rsidR="0057601C" w:rsidRPr="00167CE0" w:rsidDel="001873A6" w:rsidRDefault="0057601C">
            <w:pPr>
              <w:widowControl w:val="0"/>
              <w:spacing w:before="100" w:after="100"/>
              <w:jc w:val="both"/>
              <w:rPr>
                <w:del w:id="27197" w:author="James Vu" w:date="2024-04-18T23:31:00Z"/>
                <w:sz w:val="28"/>
                <w:szCs w:val="28"/>
                <w:rPrChange w:id="27198" w:author="James Vu" w:date="2024-04-18T22:33:00Z">
                  <w:rPr>
                    <w:del w:id="27199" w:author="James Vu" w:date="2024-04-18T23:31:00Z"/>
                    <w:sz w:val="26"/>
                    <w:szCs w:val="26"/>
                  </w:rPr>
                </w:rPrChange>
              </w:rPr>
              <w:pPrChange w:id="27200" w:author="James Vu" w:date="2024-04-18T22:33:00Z">
                <w:pPr>
                  <w:widowControl w:val="0"/>
                  <w:spacing w:before="100" w:after="100"/>
                </w:pPr>
              </w:pPrChange>
            </w:pPr>
            <w:del w:id="27201" w:author="James Vu" w:date="2024-04-18T23:31:00Z">
              <w:r w:rsidRPr="00167CE0" w:rsidDel="001873A6">
                <w:rPr>
                  <w:sz w:val="28"/>
                  <w:szCs w:val="28"/>
                  <w:rPrChange w:id="27202" w:author="James Vu" w:date="2024-04-18T22:33:00Z">
                    <w:rPr>
                      <w:sz w:val="26"/>
                      <w:szCs w:val="26"/>
                    </w:rPr>
                  </w:rPrChange>
                </w:rPr>
                <w:delText xml:space="preserve">56.664.000 </w:delText>
              </w:r>
            </w:del>
          </w:p>
        </w:tc>
        <w:tc>
          <w:tcPr>
            <w:tcW w:w="337" w:type="pct"/>
            <w:tcBorders>
              <w:top w:val="nil"/>
              <w:left w:val="nil"/>
              <w:bottom w:val="single" w:sz="4" w:space="0" w:color="auto"/>
              <w:right w:val="single" w:sz="4" w:space="0" w:color="auto"/>
            </w:tcBorders>
            <w:shd w:val="clear" w:color="auto" w:fill="auto"/>
            <w:noWrap/>
            <w:vAlign w:val="center"/>
            <w:hideMark/>
          </w:tcPr>
          <w:p w14:paraId="19C5B96A" w14:textId="2971E8F5" w:rsidR="0057601C" w:rsidRPr="00167CE0" w:rsidDel="001873A6" w:rsidRDefault="0057601C">
            <w:pPr>
              <w:widowControl w:val="0"/>
              <w:spacing w:before="100" w:after="100"/>
              <w:jc w:val="both"/>
              <w:rPr>
                <w:del w:id="27203" w:author="James Vu" w:date="2024-04-18T23:31:00Z"/>
                <w:sz w:val="28"/>
                <w:szCs w:val="28"/>
                <w:rPrChange w:id="27204" w:author="James Vu" w:date="2024-04-18T22:33:00Z">
                  <w:rPr>
                    <w:del w:id="27205" w:author="James Vu" w:date="2024-04-18T23:31:00Z"/>
                    <w:sz w:val="26"/>
                    <w:szCs w:val="26"/>
                  </w:rPr>
                </w:rPrChange>
              </w:rPr>
              <w:pPrChange w:id="27206" w:author="James Vu" w:date="2024-04-18T22:33:00Z">
                <w:pPr>
                  <w:widowControl w:val="0"/>
                  <w:spacing w:before="100" w:after="100"/>
                  <w:jc w:val="center"/>
                </w:pPr>
              </w:pPrChange>
            </w:pPr>
            <w:del w:id="27207" w:author="James Vu" w:date="2024-04-18T23:31:00Z">
              <w:r w:rsidRPr="00167CE0" w:rsidDel="001873A6">
                <w:rPr>
                  <w:sz w:val="28"/>
                  <w:szCs w:val="28"/>
                  <w:rPrChange w:id="27208" w:author="James Vu" w:date="2024-04-18T22:33:00Z">
                    <w:rPr>
                      <w:sz w:val="26"/>
                      <w:szCs w:val="26"/>
                    </w:rPr>
                  </w:rPrChange>
                </w:rPr>
                <w:delText>4</w:delText>
              </w:r>
            </w:del>
          </w:p>
        </w:tc>
        <w:tc>
          <w:tcPr>
            <w:tcW w:w="652" w:type="pct"/>
            <w:tcBorders>
              <w:top w:val="nil"/>
              <w:left w:val="nil"/>
              <w:bottom w:val="single" w:sz="4" w:space="0" w:color="auto"/>
              <w:right w:val="single" w:sz="4" w:space="0" w:color="auto"/>
            </w:tcBorders>
            <w:shd w:val="clear" w:color="auto" w:fill="auto"/>
            <w:noWrap/>
            <w:vAlign w:val="center"/>
            <w:hideMark/>
          </w:tcPr>
          <w:p w14:paraId="5166DEEA" w14:textId="0D3B0236" w:rsidR="0057601C" w:rsidRPr="00167CE0" w:rsidDel="001873A6" w:rsidRDefault="0057601C">
            <w:pPr>
              <w:widowControl w:val="0"/>
              <w:spacing w:before="100" w:after="100"/>
              <w:jc w:val="both"/>
              <w:rPr>
                <w:del w:id="27209" w:author="James Vu" w:date="2024-04-18T23:31:00Z"/>
                <w:sz w:val="28"/>
                <w:szCs w:val="28"/>
                <w:rPrChange w:id="27210" w:author="James Vu" w:date="2024-04-18T22:33:00Z">
                  <w:rPr>
                    <w:del w:id="27211" w:author="James Vu" w:date="2024-04-18T23:31:00Z"/>
                    <w:sz w:val="26"/>
                    <w:szCs w:val="26"/>
                  </w:rPr>
                </w:rPrChange>
              </w:rPr>
              <w:pPrChange w:id="27212" w:author="James Vu" w:date="2024-04-18T22:33:00Z">
                <w:pPr>
                  <w:widowControl w:val="0"/>
                  <w:spacing w:before="100" w:after="100"/>
                  <w:jc w:val="center"/>
                </w:pPr>
              </w:pPrChange>
            </w:pPr>
            <w:del w:id="27213" w:author="James Vu" w:date="2024-04-18T23:31:00Z">
              <w:r w:rsidRPr="00167CE0" w:rsidDel="001873A6">
                <w:rPr>
                  <w:sz w:val="28"/>
                  <w:szCs w:val="28"/>
                  <w:rPrChange w:id="27214" w:author="James Vu" w:date="2024-04-18T22:33:00Z">
                    <w:rPr>
                      <w:sz w:val="26"/>
                      <w:szCs w:val="26"/>
                    </w:rPr>
                  </w:rPrChange>
                </w:rPr>
                <w:delText>226.656.000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728294D1" w14:textId="2BD08D90" w:rsidR="0057601C" w:rsidRPr="00167CE0" w:rsidDel="001873A6" w:rsidRDefault="0057601C">
            <w:pPr>
              <w:widowControl w:val="0"/>
              <w:spacing w:before="100" w:after="100"/>
              <w:jc w:val="both"/>
              <w:rPr>
                <w:del w:id="27215" w:author="James Vu" w:date="2024-04-18T23:31:00Z"/>
                <w:sz w:val="28"/>
                <w:szCs w:val="28"/>
                <w:rPrChange w:id="27216" w:author="James Vu" w:date="2024-04-18T22:33:00Z">
                  <w:rPr>
                    <w:del w:id="27217" w:author="James Vu" w:date="2024-04-18T23:31:00Z"/>
                    <w:sz w:val="26"/>
                    <w:szCs w:val="26"/>
                  </w:rPr>
                </w:rPrChange>
              </w:rPr>
              <w:pPrChange w:id="27218" w:author="James Vu" w:date="2024-04-18T22:33:00Z">
                <w:pPr>
                  <w:widowControl w:val="0"/>
                  <w:spacing w:before="100" w:after="100"/>
                  <w:jc w:val="center"/>
                </w:pPr>
              </w:pPrChange>
            </w:pPr>
          </w:p>
        </w:tc>
        <w:tc>
          <w:tcPr>
            <w:tcW w:w="661" w:type="pct"/>
            <w:tcBorders>
              <w:top w:val="nil"/>
              <w:left w:val="nil"/>
              <w:bottom w:val="single" w:sz="4" w:space="0" w:color="auto"/>
              <w:right w:val="single" w:sz="4" w:space="0" w:color="auto"/>
            </w:tcBorders>
            <w:shd w:val="clear" w:color="auto" w:fill="auto"/>
            <w:noWrap/>
            <w:vAlign w:val="center"/>
            <w:hideMark/>
          </w:tcPr>
          <w:p w14:paraId="1693FFA7" w14:textId="20CC825D" w:rsidR="0057601C" w:rsidRPr="00167CE0" w:rsidDel="001873A6" w:rsidRDefault="0057601C">
            <w:pPr>
              <w:widowControl w:val="0"/>
              <w:spacing w:before="100" w:after="100"/>
              <w:jc w:val="both"/>
              <w:rPr>
                <w:del w:id="27219" w:author="James Vu" w:date="2024-04-18T23:31:00Z"/>
                <w:sz w:val="28"/>
                <w:szCs w:val="28"/>
                <w:rPrChange w:id="27220" w:author="James Vu" w:date="2024-04-18T22:33:00Z">
                  <w:rPr>
                    <w:del w:id="27221" w:author="James Vu" w:date="2024-04-18T23:31:00Z"/>
                    <w:sz w:val="26"/>
                    <w:szCs w:val="26"/>
                  </w:rPr>
                </w:rPrChange>
              </w:rPr>
              <w:pPrChange w:id="27222" w:author="James Vu" w:date="2024-04-18T22:33:00Z">
                <w:pPr>
                  <w:widowControl w:val="0"/>
                  <w:spacing w:before="100" w:after="100"/>
                  <w:jc w:val="center"/>
                </w:pPr>
              </w:pPrChange>
            </w:pPr>
            <w:del w:id="27223" w:author="James Vu" w:date="2024-04-18T23:31:00Z">
              <w:r w:rsidRPr="00167CE0" w:rsidDel="001873A6">
                <w:rPr>
                  <w:sz w:val="28"/>
                  <w:szCs w:val="28"/>
                  <w:rPrChange w:id="27224" w:author="James Vu" w:date="2024-04-18T22:33:00Z">
                    <w:rPr>
                      <w:sz w:val="26"/>
                      <w:szCs w:val="26"/>
                    </w:rPr>
                  </w:rPrChange>
                </w:rPr>
                <w:delText>226.656.000</w:delText>
              </w:r>
            </w:del>
          </w:p>
        </w:tc>
      </w:tr>
      <w:tr w:rsidR="001F3DF5" w:rsidRPr="00167CE0" w:rsidDel="001873A6" w14:paraId="1EA93002" w14:textId="3C408234" w:rsidTr="00D349A9">
        <w:trPr>
          <w:del w:id="27225"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518E1274" w14:textId="129854A7" w:rsidR="0057601C" w:rsidRPr="00167CE0" w:rsidDel="001873A6" w:rsidRDefault="0057601C">
            <w:pPr>
              <w:widowControl w:val="0"/>
              <w:spacing w:before="100" w:after="100"/>
              <w:jc w:val="both"/>
              <w:rPr>
                <w:del w:id="27226" w:author="James Vu" w:date="2024-04-18T23:31:00Z"/>
                <w:sz w:val="28"/>
                <w:szCs w:val="28"/>
                <w:rPrChange w:id="27227" w:author="James Vu" w:date="2024-04-18T22:33:00Z">
                  <w:rPr>
                    <w:del w:id="27228" w:author="James Vu" w:date="2024-04-18T23:31:00Z"/>
                    <w:sz w:val="26"/>
                    <w:szCs w:val="26"/>
                  </w:rPr>
                </w:rPrChange>
              </w:rPr>
              <w:pPrChange w:id="27229" w:author="James Vu" w:date="2024-04-18T22:33:00Z">
                <w:pPr>
                  <w:widowControl w:val="0"/>
                  <w:spacing w:before="100" w:after="100"/>
                  <w:jc w:val="center"/>
                </w:pPr>
              </w:pPrChange>
            </w:pPr>
            <w:del w:id="27230" w:author="James Vu" w:date="2024-04-18T23:31:00Z">
              <w:r w:rsidRPr="00167CE0" w:rsidDel="001873A6">
                <w:rPr>
                  <w:sz w:val="28"/>
                  <w:szCs w:val="28"/>
                  <w:rPrChange w:id="27231" w:author="James Vu" w:date="2024-04-18T22:33:00Z">
                    <w:rPr>
                      <w:sz w:val="26"/>
                      <w:szCs w:val="26"/>
                    </w:rPr>
                  </w:rPrChange>
                </w:rPr>
                <w:delText>3</w:delText>
              </w:r>
            </w:del>
          </w:p>
        </w:tc>
        <w:tc>
          <w:tcPr>
            <w:tcW w:w="1788" w:type="pct"/>
            <w:tcBorders>
              <w:top w:val="nil"/>
              <w:left w:val="nil"/>
              <w:bottom w:val="single" w:sz="4" w:space="0" w:color="auto"/>
              <w:right w:val="single" w:sz="4" w:space="0" w:color="auto"/>
            </w:tcBorders>
            <w:shd w:val="clear" w:color="auto" w:fill="auto"/>
            <w:vAlign w:val="center"/>
            <w:hideMark/>
          </w:tcPr>
          <w:p w14:paraId="72CFD4FA" w14:textId="5108D4AF" w:rsidR="00B04841" w:rsidRPr="00167CE0" w:rsidDel="001873A6" w:rsidRDefault="0057601C">
            <w:pPr>
              <w:widowControl w:val="0"/>
              <w:spacing w:before="100" w:after="100"/>
              <w:jc w:val="both"/>
              <w:rPr>
                <w:del w:id="27232" w:author="James Vu" w:date="2024-04-18T23:31:00Z"/>
                <w:b/>
                <w:bCs/>
                <w:sz w:val="28"/>
                <w:szCs w:val="28"/>
                <w:rPrChange w:id="27233" w:author="James Vu" w:date="2024-04-18T22:33:00Z">
                  <w:rPr>
                    <w:del w:id="27234" w:author="James Vu" w:date="2024-04-18T23:31:00Z"/>
                    <w:b/>
                    <w:bCs/>
                    <w:sz w:val="26"/>
                    <w:szCs w:val="26"/>
                  </w:rPr>
                </w:rPrChange>
              </w:rPr>
              <w:pPrChange w:id="27235" w:author="James Vu" w:date="2024-04-18T22:33:00Z">
                <w:pPr>
                  <w:widowControl w:val="0"/>
                  <w:spacing w:before="100" w:after="100"/>
                </w:pPr>
              </w:pPrChange>
            </w:pPr>
            <w:del w:id="27236" w:author="James Vu" w:date="2024-04-18T23:31:00Z">
              <w:r w:rsidRPr="00167CE0" w:rsidDel="001873A6">
                <w:rPr>
                  <w:b/>
                  <w:bCs/>
                  <w:sz w:val="28"/>
                  <w:szCs w:val="28"/>
                  <w:rPrChange w:id="27237" w:author="James Vu" w:date="2024-04-18T22:33:00Z">
                    <w:rPr>
                      <w:b/>
                      <w:bCs/>
                      <w:sz w:val="26"/>
                      <w:szCs w:val="26"/>
                    </w:rPr>
                  </w:rPrChange>
                </w:rPr>
                <w:delText>Phần mềm quản lý ảo hóa</w:delText>
              </w:r>
            </w:del>
          </w:p>
          <w:p w14:paraId="5266DF4E" w14:textId="2DB05D44" w:rsidR="0057601C" w:rsidRPr="00167CE0" w:rsidDel="001873A6" w:rsidRDefault="00B04841">
            <w:pPr>
              <w:widowControl w:val="0"/>
              <w:spacing w:before="100" w:after="100"/>
              <w:jc w:val="both"/>
              <w:rPr>
                <w:del w:id="27238" w:author="James Vu" w:date="2024-04-18T23:31:00Z"/>
                <w:sz w:val="28"/>
                <w:szCs w:val="28"/>
                <w:rPrChange w:id="27239" w:author="James Vu" w:date="2024-04-18T22:33:00Z">
                  <w:rPr>
                    <w:del w:id="27240" w:author="James Vu" w:date="2024-04-18T23:31:00Z"/>
                    <w:sz w:val="26"/>
                    <w:szCs w:val="26"/>
                  </w:rPr>
                </w:rPrChange>
              </w:rPr>
              <w:pPrChange w:id="27241" w:author="James Vu" w:date="2024-04-18T22:33:00Z">
                <w:pPr>
                  <w:widowControl w:val="0"/>
                  <w:spacing w:before="100" w:after="100"/>
                </w:pPr>
              </w:pPrChange>
            </w:pPr>
            <w:del w:id="27242" w:author="James Vu" w:date="2024-04-18T23:31:00Z">
              <w:r w:rsidRPr="00167CE0" w:rsidDel="001873A6">
                <w:rPr>
                  <w:sz w:val="28"/>
                  <w:szCs w:val="28"/>
                  <w:rPrChange w:id="27243" w:author="James Vu" w:date="2024-04-18T22:33:00Z">
                    <w:rPr>
                      <w:sz w:val="26"/>
                      <w:szCs w:val="26"/>
                    </w:rPr>
                  </w:rPrChange>
                </w:rPr>
                <w:delText>VMware vCenter Server 8 Standard for vSphere 8 (Per Instance), 1YR VMware SNS</w:delText>
              </w:r>
            </w:del>
          </w:p>
        </w:tc>
        <w:tc>
          <w:tcPr>
            <w:tcW w:w="289" w:type="pct"/>
            <w:tcBorders>
              <w:top w:val="nil"/>
              <w:left w:val="nil"/>
              <w:bottom w:val="single" w:sz="4" w:space="0" w:color="auto"/>
              <w:right w:val="single" w:sz="4" w:space="0" w:color="auto"/>
            </w:tcBorders>
            <w:shd w:val="clear" w:color="auto" w:fill="auto"/>
            <w:noWrap/>
            <w:vAlign w:val="center"/>
            <w:hideMark/>
          </w:tcPr>
          <w:p w14:paraId="4F919425" w14:textId="541E78AD" w:rsidR="0057601C" w:rsidRPr="00167CE0" w:rsidDel="001873A6" w:rsidRDefault="0057601C">
            <w:pPr>
              <w:widowControl w:val="0"/>
              <w:spacing w:before="100" w:after="100"/>
              <w:jc w:val="both"/>
              <w:rPr>
                <w:del w:id="27244" w:author="James Vu" w:date="2024-04-18T23:31:00Z"/>
                <w:sz w:val="28"/>
                <w:szCs w:val="28"/>
                <w:rPrChange w:id="27245" w:author="James Vu" w:date="2024-04-18T22:33:00Z">
                  <w:rPr>
                    <w:del w:id="27246" w:author="James Vu" w:date="2024-04-18T23:31:00Z"/>
                    <w:sz w:val="26"/>
                    <w:szCs w:val="26"/>
                  </w:rPr>
                </w:rPrChange>
              </w:rPr>
              <w:pPrChange w:id="27247" w:author="James Vu" w:date="2024-04-18T22:33:00Z">
                <w:pPr>
                  <w:widowControl w:val="0"/>
                  <w:spacing w:before="100" w:after="100"/>
                  <w:jc w:val="center"/>
                </w:pPr>
              </w:pPrChange>
            </w:pPr>
            <w:del w:id="27248" w:author="James Vu" w:date="2024-04-18T23:31:00Z">
              <w:r w:rsidRPr="00167CE0" w:rsidDel="001873A6">
                <w:rPr>
                  <w:sz w:val="28"/>
                  <w:szCs w:val="28"/>
                  <w:rPrChange w:id="27249" w:author="James Vu" w:date="2024-04-18T22:33:00Z">
                    <w:rPr>
                      <w:sz w:val="26"/>
                      <w:szCs w:val="26"/>
                    </w:rPr>
                  </w:rPrChange>
                </w:rPr>
                <w:delText>Lic</w:delText>
              </w:r>
            </w:del>
          </w:p>
        </w:tc>
        <w:tc>
          <w:tcPr>
            <w:tcW w:w="515" w:type="pct"/>
            <w:tcBorders>
              <w:top w:val="nil"/>
              <w:left w:val="nil"/>
              <w:bottom w:val="single" w:sz="4" w:space="0" w:color="auto"/>
              <w:right w:val="single" w:sz="4" w:space="0" w:color="auto"/>
            </w:tcBorders>
            <w:shd w:val="clear" w:color="auto" w:fill="auto"/>
            <w:noWrap/>
            <w:vAlign w:val="center"/>
            <w:hideMark/>
          </w:tcPr>
          <w:p w14:paraId="1EED1CFF" w14:textId="4F4D1345" w:rsidR="0057601C" w:rsidRPr="00167CE0" w:rsidDel="001873A6" w:rsidRDefault="0057601C">
            <w:pPr>
              <w:widowControl w:val="0"/>
              <w:spacing w:before="100" w:after="100"/>
              <w:jc w:val="both"/>
              <w:rPr>
                <w:del w:id="27250" w:author="James Vu" w:date="2024-04-18T23:31:00Z"/>
                <w:sz w:val="28"/>
                <w:szCs w:val="28"/>
                <w:rPrChange w:id="27251" w:author="James Vu" w:date="2024-04-18T22:33:00Z">
                  <w:rPr>
                    <w:del w:id="27252" w:author="James Vu" w:date="2024-04-18T23:31:00Z"/>
                    <w:sz w:val="26"/>
                    <w:szCs w:val="26"/>
                  </w:rPr>
                </w:rPrChange>
              </w:rPr>
              <w:pPrChange w:id="27253" w:author="James Vu" w:date="2024-04-18T22:33:00Z">
                <w:pPr>
                  <w:widowControl w:val="0"/>
                  <w:spacing w:before="100" w:after="100"/>
                </w:pPr>
              </w:pPrChange>
            </w:pPr>
            <w:del w:id="27254" w:author="James Vu" w:date="2024-04-18T23:31:00Z">
              <w:r w:rsidRPr="00167CE0" w:rsidDel="001873A6">
                <w:rPr>
                  <w:sz w:val="28"/>
                  <w:szCs w:val="28"/>
                  <w:rPrChange w:id="27255" w:author="James Vu" w:date="2024-04-18T22:33:00Z">
                    <w:rPr>
                      <w:sz w:val="26"/>
                      <w:szCs w:val="26"/>
                    </w:rPr>
                  </w:rPrChange>
                </w:rPr>
                <w:delText xml:space="preserve">280.272.000 </w:delText>
              </w:r>
            </w:del>
          </w:p>
        </w:tc>
        <w:tc>
          <w:tcPr>
            <w:tcW w:w="337" w:type="pct"/>
            <w:tcBorders>
              <w:top w:val="nil"/>
              <w:left w:val="nil"/>
              <w:bottom w:val="single" w:sz="4" w:space="0" w:color="auto"/>
              <w:right w:val="single" w:sz="4" w:space="0" w:color="auto"/>
            </w:tcBorders>
            <w:shd w:val="clear" w:color="auto" w:fill="auto"/>
            <w:noWrap/>
            <w:vAlign w:val="center"/>
            <w:hideMark/>
          </w:tcPr>
          <w:p w14:paraId="097E160B" w14:textId="3A249E04" w:rsidR="0057601C" w:rsidRPr="00167CE0" w:rsidDel="001873A6" w:rsidRDefault="0057601C">
            <w:pPr>
              <w:widowControl w:val="0"/>
              <w:spacing w:before="100" w:after="100"/>
              <w:jc w:val="both"/>
              <w:rPr>
                <w:del w:id="27256" w:author="James Vu" w:date="2024-04-18T23:31:00Z"/>
                <w:sz w:val="28"/>
                <w:szCs w:val="28"/>
                <w:rPrChange w:id="27257" w:author="James Vu" w:date="2024-04-18T22:33:00Z">
                  <w:rPr>
                    <w:del w:id="27258" w:author="James Vu" w:date="2024-04-18T23:31:00Z"/>
                    <w:sz w:val="26"/>
                    <w:szCs w:val="26"/>
                  </w:rPr>
                </w:rPrChange>
              </w:rPr>
              <w:pPrChange w:id="27259" w:author="James Vu" w:date="2024-04-18T22:33:00Z">
                <w:pPr>
                  <w:widowControl w:val="0"/>
                  <w:spacing w:before="100" w:after="100"/>
                  <w:jc w:val="center"/>
                </w:pPr>
              </w:pPrChange>
            </w:pPr>
            <w:del w:id="27260" w:author="James Vu" w:date="2024-04-18T23:31:00Z">
              <w:r w:rsidRPr="00167CE0" w:rsidDel="001873A6">
                <w:rPr>
                  <w:sz w:val="28"/>
                  <w:szCs w:val="28"/>
                  <w:rPrChange w:id="27261" w:author="James Vu" w:date="2024-04-18T22:33:00Z">
                    <w:rPr>
                      <w:sz w:val="26"/>
                      <w:szCs w:val="26"/>
                    </w:rPr>
                  </w:rPrChange>
                </w:rPr>
                <w:delText>1</w:delText>
              </w:r>
            </w:del>
          </w:p>
        </w:tc>
        <w:tc>
          <w:tcPr>
            <w:tcW w:w="652" w:type="pct"/>
            <w:tcBorders>
              <w:top w:val="nil"/>
              <w:left w:val="nil"/>
              <w:bottom w:val="single" w:sz="4" w:space="0" w:color="auto"/>
              <w:right w:val="single" w:sz="4" w:space="0" w:color="auto"/>
            </w:tcBorders>
            <w:shd w:val="clear" w:color="auto" w:fill="auto"/>
            <w:noWrap/>
            <w:vAlign w:val="center"/>
            <w:hideMark/>
          </w:tcPr>
          <w:p w14:paraId="45204856" w14:textId="7E844EA6" w:rsidR="0057601C" w:rsidRPr="00167CE0" w:rsidDel="001873A6" w:rsidRDefault="0057601C">
            <w:pPr>
              <w:widowControl w:val="0"/>
              <w:spacing w:before="100" w:after="100"/>
              <w:jc w:val="both"/>
              <w:rPr>
                <w:del w:id="27262" w:author="James Vu" w:date="2024-04-18T23:31:00Z"/>
                <w:sz w:val="28"/>
                <w:szCs w:val="28"/>
                <w:rPrChange w:id="27263" w:author="James Vu" w:date="2024-04-18T22:33:00Z">
                  <w:rPr>
                    <w:del w:id="27264" w:author="James Vu" w:date="2024-04-18T23:31:00Z"/>
                    <w:sz w:val="26"/>
                    <w:szCs w:val="26"/>
                  </w:rPr>
                </w:rPrChange>
              </w:rPr>
              <w:pPrChange w:id="27265" w:author="James Vu" w:date="2024-04-18T22:33:00Z">
                <w:pPr>
                  <w:widowControl w:val="0"/>
                  <w:spacing w:before="100" w:after="100"/>
                  <w:jc w:val="center"/>
                </w:pPr>
              </w:pPrChange>
            </w:pPr>
            <w:del w:id="27266" w:author="James Vu" w:date="2024-04-18T23:31:00Z">
              <w:r w:rsidRPr="00167CE0" w:rsidDel="001873A6">
                <w:rPr>
                  <w:sz w:val="28"/>
                  <w:szCs w:val="28"/>
                  <w:rPrChange w:id="27267" w:author="James Vu" w:date="2024-04-18T22:33:00Z">
                    <w:rPr>
                      <w:sz w:val="26"/>
                      <w:szCs w:val="26"/>
                    </w:rPr>
                  </w:rPrChange>
                </w:rPr>
                <w:delText>280.272.000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0283E8C2" w14:textId="34CA32D6" w:rsidR="0057601C" w:rsidRPr="00167CE0" w:rsidDel="001873A6" w:rsidRDefault="0057601C">
            <w:pPr>
              <w:widowControl w:val="0"/>
              <w:spacing w:before="100" w:after="100"/>
              <w:jc w:val="both"/>
              <w:rPr>
                <w:del w:id="27268" w:author="James Vu" w:date="2024-04-18T23:31:00Z"/>
                <w:sz w:val="28"/>
                <w:szCs w:val="28"/>
                <w:rPrChange w:id="27269" w:author="James Vu" w:date="2024-04-18T22:33:00Z">
                  <w:rPr>
                    <w:del w:id="27270" w:author="James Vu" w:date="2024-04-18T23:31:00Z"/>
                    <w:sz w:val="26"/>
                    <w:szCs w:val="26"/>
                  </w:rPr>
                </w:rPrChange>
              </w:rPr>
              <w:pPrChange w:id="27271" w:author="James Vu" w:date="2024-04-18T22:33:00Z">
                <w:pPr>
                  <w:widowControl w:val="0"/>
                  <w:spacing w:before="100" w:after="100"/>
                  <w:jc w:val="center"/>
                </w:pPr>
              </w:pPrChange>
            </w:pPr>
          </w:p>
        </w:tc>
        <w:tc>
          <w:tcPr>
            <w:tcW w:w="661" w:type="pct"/>
            <w:tcBorders>
              <w:top w:val="nil"/>
              <w:left w:val="nil"/>
              <w:bottom w:val="single" w:sz="4" w:space="0" w:color="auto"/>
              <w:right w:val="single" w:sz="4" w:space="0" w:color="auto"/>
            </w:tcBorders>
            <w:shd w:val="clear" w:color="auto" w:fill="auto"/>
            <w:noWrap/>
            <w:vAlign w:val="center"/>
            <w:hideMark/>
          </w:tcPr>
          <w:p w14:paraId="198501F7" w14:textId="2C5B0E4E" w:rsidR="0057601C" w:rsidRPr="00167CE0" w:rsidDel="001873A6" w:rsidRDefault="0057601C">
            <w:pPr>
              <w:widowControl w:val="0"/>
              <w:spacing w:before="100" w:after="100"/>
              <w:jc w:val="both"/>
              <w:rPr>
                <w:del w:id="27272" w:author="James Vu" w:date="2024-04-18T23:31:00Z"/>
                <w:sz w:val="28"/>
                <w:szCs w:val="28"/>
                <w:rPrChange w:id="27273" w:author="James Vu" w:date="2024-04-18T22:33:00Z">
                  <w:rPr>
                    <w:del w:id="27274" w:author="James Vu" w:date="2024-04-18T23:31:00Z"/>
                    <w:sz w:val="26"/>
                    <w:szCs w:val="26"/>
                  </w:rPr>
                </w:rPrChange>
              </w:rPr>
              <w:pPrChange w:id="27275" w:author="James Vu" w:date="2024-04-18T22:33:00Z">
                <w:pPr>
                  <w:widowControl w:val="0"/>
                  <w:spacing w:before="100" w:after="100"/>
                  <w:jc w:val="center"/>
                </w:pPr>
              </w:pPrChange>
            </w:pPr>
            <w:del w:id="27276" w:author="James Vu" w:date="2024-04-18T23:31:00Z">
              <w:r w:rsidRPr="00167CE0" w:rsidDel="001873A6">
                <w:rPr>
                  <w:sz w:val="28"/>
                  <w:szCs w:val="28"/>
                  <w:rPrChange w:id="27277" w:author="James Vu" w:date="2024-04-18T22:33:00Z">
                    <w:rPr>
                      <w:sz w:val="26"/>
                      <w:szCs w:val="26"/>
                    </w:rPr>
                  </w:rPrChange>
                </w:rPr>
                <w:delText>280.272.000</w:delText>
              </w:r>
            </w:del>
          </w:p>
        </w:tc>
      </w:tr>
      <w:tr w:rsidR="00D03561" w:rsidRPr="00167CE0" w:rsidDel="001873A6" w14:paraId="7AEDDCA0" w14:textId="649AA06E" w:rsidTr="00D349A9">
        <w:trPr>
          <w:del w:id="27278" w:author="James Vu" w:date="2024-04-18T23:31:00Z"/>
        </w:trPr>
        <w:tc>
          <w:tcPr>
            <w:tcW w:w="191" w:type="pct"/>
            <w:tcBorders>
              <w:top w:val="nil"/>
              <w:left w:val="single" w:sz="4" w:space="0" w:color="auto"/>
              <w:bottom w:val="single" w:sz="4" w:space="0" w:color="auto"/>
              <w:right w:val="single" w:sz="4" w:space="0" w:color="auto"/>
            </w:tcBorders>
            <w:shd w:val="clear" w:color="auto" w:fill="auto"/>
            <w:vAlign w:val="center"/>
            <w:hideMark/>
          </w:tcPr>
          <w:p w14:paraId="5BA38DF3" w14:textId="6F6114F0" w:rsidR="0057601C" w:rsidRPr="00167CE0" w:rsidDel="001873A6" w:rsidRDefault="0057601C">
            <w:pPr>
              <w:widowControl w:val="0"/>
              <w:spacing w:before="100" w:after="100"/>
              <w:jc w:val="both"/>
              <w:rPr>
                <w:del w:id="27279" w:author="James Vu" w:date="2024-04-18T23:31:00Z"/>
                <w:b/>
                <w:bCs/>
                <w:sz w:val="28"/>
                <w:szCs w:val="28"/>
                <w:rPrChange w:id="27280" w:author="James Vu" w:date="2024-04-18T22:33:00Z">
                  <w:rPr>
                    <w:del w:id="27281" w:author="James Vu" w:date="2024-04-18T23:31:00Z"/>
                    <w:b/>
                    <w:bCs/>
                    <w:sz w:val="26"/>
                    <w:szCs w:val="26"/>
                  </w:rPr>
                </w:rPrChange>
              </w:rPr>
              <w:pPrChange w:id="27282" w:author="James Vu" w:date="2024-04-18T22:33:00Z">
                <w:pPr>
                  <w:widowControl w:val="0"/>
                  <w:spacing w:before="100" w:after="100"/>
                  <w:jc w:val="center"/>
                </w:pPr>
              </w:pPrChange>
            </w:pPr>
            <w:del w:id="27283" w:author="James Vu" w:date="2024-04-18T23:31:00Z">
              <w:r w:rsidRPr="00167CE0" w:rsidDel="001873A6">
                <w:rPr>
                  <w:b/>
                  <w:bCs/>
                  <w:sz w:val="28"/>
                  <w:szCs w:val="28"/>
                  <w:rPrChange w:id="27284" w:author="James Vu" w:date="2024-04-18T22:33:00Z">
                    <w:rPr>
                      <w:b/>
                      <w:bCs/>
                      <w:sz w:val="26"/>
                      <w:szCs w:val="26"/>
                    </w:rPr>
                  </w:rPrChange>
                </w:rPr>
                <w:delText>V</w:delText>
              </w:r>
            </w:del>
          </w:p>
        </w:tc>
        <w:tc>
          <w:tcPr>
            <w:tcW w:w="1788" w:type="pct"/>
            <w:tcBorders>
              <w:top w:val="nil"/>
              <w:left w:val="nil"/>
              <w:bottom w:val="single" w:sz="4" w:space="0" w:color="auto"/>
              <w:right w:val="single" w:sz="4" w:space="0" w:color="auto"/>
            </w:tcBorders>
            <w:shd w:val="clear" w:color="auto" w:fill="auto"/>
            <w:noWrap/>
            <w:vAlign w:val="center"/>
            <w:hideMark/>
          </w:tcPr>
          <w:p w14:paraId="2C897939" w14:textId="469EC02A" w:rsidR="0057601C" w:rsidRPr="00167CE0" w:rsidDel="001873A6" w:rsidRDefault="0057601C">
            <w:pPr>
              <w:widowControl w:val="0"/>
              <w:spacing w:before="100" w:after="100"/>
              <w:jc w:val="both"/>
              <w:rPr>
                <w:del w:id="27285" w:author="James Vu" w:date="2024-04-18T23:31:00Z"/>
                <w:b/>
                <w:bCs/>
                <w:sz w:val="28"/>
                <w:szCs w:val="28"/>
                <w:rPrChange w:id="27286" w:author="James Vu" w:date="2024-04-18T22:33:00Z">
                  <w:rPr>
                    <w:del w:id="27287" w:author="James Vu" w:date="2024-04-18T23:31:00Z"/>
                    <w:b/>
                    <w:bCs/>
                    <w:sz w:val="26"/>
                    <w:szCs w:val="26"/>
                  </w:rPr>
                </w:rPrChange>
              </w:rPr>
              <w:pPrChange w:id="27288" w:author="James Vu" w:date="2024-04-18T22:33:00Z">
                <w:pPr>
                  <w:widowControl w:val="0"/>
                  <w:spacing w:before="100" w:after="100"/>
                </w:pPr>
              </w:pPrChange>
            </w:pPr>
            <w:del w:id="27289" w:author="James Vu" w:date="2024-04-18T23:31:00Z">
              <w:r w:rsidRPr="00167CE0" w:rsidDel="001873A6">
                <w:rPr>
                  <w:b/>
                  <w:bCs/>
                  <w:sz w:val="28"/>
                  <w:szCs w:val="28"/>
                  <w:rPrChange w:id="27290" w:author="James Vu" w:date="2024-04-18T22:33:00Z">
                    <w:rPr>
                      <w:b/>
                      <w:bCs/>
                      <w:sz w:val="26"/>
                      <w:szCs w:val="26"/>
                    </w:rPr>
                  </w:rPrChange>
                </w:rPr>
                <w:delText xml:space="preserve">Thiết bị </w:delText>
              </w:r>
              <w:r w:rsidR="009A2084" w:rsidRPr="00167CE0" w:rsidDel="001873A6">
                <w:rPr>
                  <w:b/>
                  <w:bCs/>
                  <w:sz w:val="28"/>
                  <w:szCs w:val="28"/>
                  <w:rPrChange w:id="27291" w:author="James Vu" w:date="2024-04-18T22:33:00Z">
                    <w:rPr>
                      <w:b/>
                      <w:bCs/>
                      <w:sz w:val="26"/>
                      <w:szCs w:val="26"/>
                    </w:rPr>
                  </w:rPrChange>
                </w:rPr>
                <w:delText>nguồn điện</w:delText>
              </w:r>
            </w:del>
          </w:p>
        </w:tc>
        <w:tc>
          <w:tcPr>
            <w:tcW w:w="289" w:type="pct"/>
            <w:tcBorders>
              <w:top w:val="nil"/>
              <w:left w:val="nil"/>
              <w:bottom w:val="single" w:sz="4" w:space="0" w:color="auto"/>
              <w:right w:val="single" w:sz="4" w:space="0" w:color="auto"/>
            </w:tcBorders>
            <w:shd w:val="clear" w:color="auto" w:fill="auto"/>
            <w:vAlign w:val="center"/>
            <w:hideMark/>
          </w:tcPr>
          <w:p w14:paraId="30FC404C" w14:textId="2DF36CBF" w:rsidR="0057601C" w:rsidRPr="00167CE0" w:rsidDel="001873A6" w:rsidRDefault="0057601C">
            <w:pPr>
              <w:widowControl w:val="0"/>
              <w:spacing w:before="100" w:after="100"/>
              <w:jc w:val="both"/>
              <w:rPr>
                <w:del w:id="27292" w:author="James Vu" w:date="2024-04-18T23:31:00Z"/>
                <w:b/>
                <w:bCs/>
                <w:sz w:val="28"/>
                <w:szCs w:val="28"/>
                <w:rPrChange w:id="27293" w:author="James Vu" w:date="2024-04-18T22:33:00Z">
                  <w:rPr>
                    <w:del w:id="27294" w:author="James Vu" w:date="2024-04-18T23:31:00Z"/>
                    <w:b/>
                    <w:bCs/>
                    <w:sz w:val="26"/>
                    <w:szCs w:val="26"/>
                  </w:rPr>
                </w:rPrChange>
              </w:rPr>
              <w:pPrChange w:id="27295" w:author="James Vu" w:date="2024-04-18T22:33:00Z">
                <w:pPr>
                  <w:widowControl w:val="0"/>
                  <w:spacing w:before="100" w:after="100"/>
                </w:pPr>
              </w:pPrChange>
            </w:pPr>
            <w:del w:id="27296" w:author="James Vu" w:date="2024-04-18T23:31:00Z">
              <w:r w:rsidRPr="00167CE0" w:rsidDel="001873A6">
                <w:rPr>
                  <w:b/>
                  <w:bCs/>
                  <w:sz w:val="28"/>
                  <w:szCs w:val="28"/>
                  <w:rPrChange w:id="27297" w:author="James Vu" w:date="2024-04-18T22:33:00Z">
                    <w:rPr>
                      <w:b/>
                      <w:bCs/>
                      <w:sz w:val="26"/>
                      <w:szCs w:val="26"/>
                    </w:rPr>
                  </w:rPrChange>
                </w:rPr>
                <w:delText> </w:delText>
              </w:r>
            </w:del>
          </w:p>
        </w:tc>
        <w:tc>
          <w:tcPr>
            <w:tcW w:w="515" w:type="pct"/>
            <w:tcBorders>
              <w:top w:val="nil"/>
              <w:left w:val="nil"/>
              <w:bottom w:val="single" w:sz="4" w:space="0" w:color="auto"/>
              <w:right w:val="single" w:sz="4" w:space="0" w:color="auto"/>
            </w:tcBorders>
            <w:shd w:val="clear" w:color="auto" w:fill="auto"/>
            <w:vAlign w:val="center"/>
            <w:hideMark/>
          </w:tcPr>
          <w:p w14:paraId="583B6D1D" w14:textId="00A79BDC" w:rsidR="0057601C" w:rsidRPr="00167CE0" w:rsidDel="001873A6" w:rsidRDefault="0057601C">
            <w:pPr>
              <w:widowControl w:val="0"/>
              <w:spacing w:before="100" w:after="100"/>
              <w:jc w:val="both"/>
              <w:rPr>
                <w:del w:id="27298" w:author="James Vu" w:date="2024-04-18T23:31:00Z"/>
                <w:sz w:val="28"/>
                <w:szCs w:val="28"/>
                <w:rPrChange w:id="27299" w:author="James Vu" w:date="2024-04-18T22:33:00Z">
                  <w:rPr>
                    <w:del w:id="27300" w:author="James Vu" w:date="2024-04-18T23:31:00Z"/>
                    <w:sz w:val="26"/>
                    <w:szCs w:val="26"/>
                  </w:rPr>
                </w:rPrChange>
              </w:rPr>
              <w:pPrChange w:id="27301" w:author="James Vu" w:date="2024-04-18T22:33:00Z">
                <w:pPr>
                  <w:widowControl w:val="0"/>
                  <w:spacing w:before="100" w:after="100"/>
                </w:pPr>
              </w:pPrChange>
            </w:pPr>
            <w:del w:id="27302" w:author="James Vu" w:date="2024-04-18T23:31:00Z">
              <w:r w:rsidRPr="00167CE0" w:rsidDel="001873A6">
                <w:rPr>
                  <w:sz w:val="28"/>
                  <w:szCs w:val="28"/>
                  <w:rPrChange w:id="27303" w:author="James Vu" w:date="2024-04-18T22:33:00Z">
                    <w:rPr>
                      <w:sz w:val="26"/>
                      <w:szCs w:val="26"/>
                    </w:rPr>
                  </w:rPrChange>
                </w:rPr>
                <w:delText> </w:delText>
              </w:r>
            </w:del>
          </w:p>
        </w:tc>
        <w:tc>
          <w:tcPr>
            <w:tcW w:w="337" w:type="pct"/>
            <w:tcBorders>
              <w:top w:val="nil"/>
              <w:left w:val="nil"/>
              <w:bottom w:val="single" w:sz="4" w:space="0" w:color="auto"/>
              <w:right w:val="single" w:sz="4" w:space="0" w:color="auto"/>
            </w:tcBorders>
            <w:shd w:val="clear" w:color="auto" w:fill="auto"/>
            <w:vAlign w:val="center"/>
            <w:hideMark/>
          </w:tcPr>
          <w:p w14:paraId="7AD5D2A4" w14:textId="24E111FA" w:rsidR="0057601C" w:rsidRPr="00167CE0" w:rsidDel="001873A6" w:rsidRDefault="0057601C">
            <w:pPr>
              <w:widowControl w:val="0"/>
              <w:spacing w:before="100" w:after="100"/>
              <w:jc w:val="both"/>
              <w:rPr>
                <w:del w:id="27304" w:author="James Vu" w:date="2024-04-18T23:31:00Z"/>
                <w:sz w:val="28"/>
                <w:szCs w:val="28"/>
                <w:rPrChange w:id="27305" w:author="James Vu" w:date="2024-04-18T22:33:00Z">
                  <w:rPr>
                    <w:del w:id="27306" w:author="James Vu" w:date="2024-04-18T23:31:00Z"/>
                    <w:sz w:val="26"/>
                    <w:szCs w:val="26"/>
                  </w:rPr>
                </w:rPrChange>
              </w:rPr>
              <w:pPrChange w:id="27307" w:author="James Vu" w:date="2024-04-18T22:33:00Z">
                <w:pPr>
                  <w:widowControl w:val="0"/>
                  <w:spacing w:before="100" w:after="100"/>
                </w:pPr>
              </w:pPrChange>
            </w:pPr>
            <w:del w:id="27308" w:author="James Vu" w:date="2024-04-18T23:31:00Z">
              <w:r w:rsidRPr="00167CE0" w:rsidDel="001873A6">
                <w:rPr>
                  <w:sz w:val="28"/>
                  <w:szCs w:val="28"/>
                  <w:rPrChange w:id="27309" w:author="James Vu" w:date="2024-04-18T22:33:00Z">
                    <w:rPr>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77FEC700" w14:textId="3D1B6169" w:rsidR="0057601C" w:rsidRPr="00167CE0" w:rsidDel="001873A6" w:rsidRDefault="0057601C">
            <w:pPr>
              <w:widowControl w:val="0"/>
              <w:spacing w:before="100" w:after="100"/>
              <w:jc w:val="both"/>
              <w:rPr>
                <w:del w:id="27310" w:author="James Vu" w:date="2024-04-18T23:31:00Z"/>
                <w:b/>
                <w:bCs/>
                <w:sz w:val="28"/>
                <w:szCs w:val="28"/>
                <w:rPrChange w:id="27311" w:author="James Vu" w:date="2024-04-18T22:33:00Z">
                  <w:rPr>
                    <w:del w:id="27312" w:author="James Vu" w:date="2024-04-18T23:31:00Z"/>
                    <w:b/>
                    <w:bCs/>
                    <w:sz w:val="26"/>
                    <w:szCs w:val="26"/>
                  </w:rPr>
                </w:rPrChange>
              </w:rPr>
              <w:pPrChange w:id="27313" w:author="James Vu" w:date="2024-04-18T22:33:00Z">
                <w:pPr>
                  <w:widowControl w:val="0"/>
                  <w:spacing w:before="100" w:after="100"/>
                  <w:jc w:val="center"/>
                </w:pPr>
              </w:pPrChange>
            </w:pPr>
            <w:del w:id="27314" w:author="James Vu" w:date="2024-04-18T23:31:00Z">
              <w:r w:rsidRPr="00167CE0" w:rsidDel="001873A6">
                <w:rPr>
                  <w:b/>
                  <w:bCs/>
                  <w:sz w:val="28"/>
                  <w:szCs w:val="28"/>
                  <w:rPrChange w:id="27315" w:author="James Vu" w:date="2024-04-18T22:33:00Z">
                    <w:rPr>
                      <w:b/>
                      <w:bCs/>
                      <w:sz w:val="26"/>
                      <w:szCs w:val="26"/>
                    </w:rPr>
                  </w:rPrChange>
                </w:rPr>
                <w:delText>110.000.000</w:delText>
              </w:r>
            </w:del>
          </w:p>
        </w:tc>
        <w:tc>
          <w:tcPr>
            <w:tcW w:w="565" w:type="pct"/>
            <w:tcBorders>
              <w:top w:val="nil"/>
              <w:left w:val="nil"/>
              <w:bottom w:val="single" w:sz="4" w:space="0" w:color="auto"/>
              <w:right w:val="single" w:sz="4" w:space="0" w:color="auto"/>
            </w:tcBorders>
            <w:shd w:val="clear" w:color="auto" w:fill="auto"/>
            <w:vAlign w:val="center"/>
            <w:hideMark/>
          </w:tcPr>
          <w:p w14:paraId="04253AB9" w14:textId="40B55767" w:rsidR="0057601C" w:rsidRPr="00167CE0" w:rsidDel="001873A6" w:rsidRDefault="0057601C">
            <w:pPr>
              <w:widowControl w:val="0"/>
              <w:spacing w:before="100" w:after="100"/>
              <w:jc w:val="both"/>
              <w:rPr>
                <w:del w:id="27316" w:author="James Vu" w:date="2024-04-18T23:31:00Z"/>
                <w:b/>
                <w:bCs/>
                <w:sz w:val="28"/>
                <w:szCs w:val="28"/>
                <w:rPrChange w:id="27317" w:author="James Vu" w:date="2024-04-18T22:33:00Z">
                  <w:rPr>
                    <w:del w:id="27318" w:author="James Vu" w:date="2024-04-18T23:31:00Z"/>
                    <w:b/>
                    <w:bCs/>
                    <w:sz w:val="26"/>
                    <w:szCs w:val="26"/>
                  </w:rPr>
                </w:rPrChange>
              </w:rPr>
              <w:pPrChange w:id="27319" w:author="James Vu" w:date="2024-04-18T22:33:00Z">
                <w:pPr>
                  <w:widowControl w:val="0"/>
                  <w:spacing w:before="100" w:after="100"/>
                  <w:jc w:val="center"/>
                </w:pPr>
              </w:pPrChange>
            </w:pPr>
            <w:del w:id="27320" w:author="James Vu" w:date="2024-04-18T23:31:00Z">
              <w:r w:rsidRPr="00167CE0" w:rsidDel="001873A6">
                <w:rPr>
                  <w:b/>
                  <w:bCs/>
                  <w:sz w:val="28"/>
                  <w:szCs w:val="28"/>
                  <w:rPrChange w:id="27321" w:author="James Vu" w:date="2024-04-18T22:33:00Z">
                    <w:rPr>
                      <w:b/>
                      <w:bCs/>
                      <w:sz w:val="26"/>
                      <w:szCs w:val="26"/>
                    </w:rPr>
                  </w:rPrChange>
                </w:rPr>
                <w:delText>11.000.000</w:delText>
              </w:r>
            </w:del>
          </w:p>
        </w:tc>
        <w:tc>
          <w:tcPr>
            <w:tcW w:w="661" w:type="pct"/>
            <w:tcBorders>
              <w:top w:val="nil"/>
              <w:left w:val="nil"/>
              <w:bottom w:val="single" w:sz="4" w:space="0" w:color="auto"/>
              <w:right w:val="single" w:sz="4" w:space="0" w:color="auto"/>
            </w:tcBorders>
            <w:shd w:val="clear" w:color="auto" w:fill="auto"/>
            <w:vAlign w:val="center"/>
            <w:hideMark/>
          </w:tcPr>
          <w:p w14:paraId="234A7817" w14:textId="403FA49B" w:rsidR="0057601C" w:rsidRPr="00167CE0" w:rsidDel="001873A6" w:rsidRDefault="0057601C">
            <w:pPr>
              <w:widowControl w:val="0"/>
              <w:spacing w:before="100" w:after="100"/>
              <w:jc w:val="both"/>
              <w:rPr>
                <w:del w:id="27322" w:author="James Vu" w:date="2024-04-18T23:31:00Z"/>
                <w:b/>
                <w:bCs/>
                <w:sz w:val="28"/>
                <w:szCs w:val="28"/>
                <w:rPrChange w:id="27323" w:author="James Vu" w:date="2024-04-18T22:33:00Z">
                  <w:rPr>
                    <w:del w:id="27324" w:author="James Vu" w:date="2024-04-18T23:31:00Z"/>
                    <w:b/>
                    <w:bCs/>
                    <w:sz w:val="26"/>
                    <w:szCs w:val="26"/>
                  </w:rPr>
                </w:rPrChange>
              </w:rPr>
              <w:pPrChange w:id="27325" w:author="James Vu" w:date="2024-04-18T22:33:00Z">
                <w:pPr>
                  <w:widowControl w:val="0"/>
                  <w:spacing w:before="100" w:after="100"/>
                  <w:jc w:val="center"/>
                </w:pPr>
              </w:pPrChange>
            </w:pPr>
            <w:del w:id="27326" w:author="James Vu" w:date="2024-04-18T23:31:00Z">
              <w:r w:rsidRPr="00167CE0" w:rsidDel="001873A6">
                <w:rPr>
                  <w:b/>
                  <w:bCs/>
                  <w:sz w:val="28"/>
                  <w:szCs w:val="28"/>
                  <w:rPrChange w:id="27327" w:author="James Vu" w:date="2024-04-18T22:33:00Z">
                    <w:rPr>
                      <w:b/>
                      <w:bCs/>
                      <w:sz w:val="26"/>
                      <w:szCs w:val="26"/>
                    </w:rPr>
                  </w:rPrChange>
                </w:rPr>
                <w:delText>121.000.000</w:delText>
              </w:r>
            </w:del>
          </w:p>
        </w:tc>
      </w:tr>
      <w:tr w:rsidR="001F3DF5" w:rsidRPr="00167CE0" w:rsidDel="001873A6" w14:paraId="2EC271FF" w14:textId="70653AB7" w:rsidTr="00D349A9">
        <w:trPr>
          <w:del w:id="27328"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1235D0E7" w14:textId="556C05F8" w:rsidR="0057601C" w:rsidRPr="00167CE0" w:rsidDel="001873A6" w:rsidRDefault="0057601C">
            <w:pPr>
              <w:widowControl w:val="0"/>
              <w:spacing w:before="100" w:after="100"/>
              <w:jc w:val="both"/>
              <w:rPr>
                <w:del w:id="27329" w:author="James Vu" w:date="2024-04-18T23:31:00Z"/>
                <w:sz w:val="28"/>
                <w:szCs w:val="28"/>
                <w:rPrChange w:id="27330" w:author="James Vu" w:date="2024-04-18T22:33:00Z">
                  <w:rPr>
                    <w:del w:id="27331" w:author="James Vu" w:date="2024-04-18T23:31:00Z"/>
                    <w:sz w:val="26"/>
                    <w:szCs w:val="26"/>
                  </w:rPr>
                </w:rPrChange>
              </w:rPr>
              <w:pPrChange w:id="27332" w:author="James Vu" w:date="2024-04-18T22:33:00Z">
                <w:pPr>
                  <w:widowControl w:val="0"/>
                  <w:spacing w:before="100" w:after="100"/>
                  <w:jc w:val="center"/>
                </w:pPr>
              </w:pPrChange>
            </w:pPr>
            <w:del w:id="27333" w:author="James Vu" w:date="2024-04-18T23:31:00Z">
              <w:r w:rsidRPr="00167CE0" w:rsidDel="001873A6">
                <w:rPr>
                  <w:sz w:val="28"/>
                  <w:szCs w:val="28"/>
                  <w:rPrChange w:id="27334" w:author="James Vu" w:date="2024-04-18T22:33:00Z">
                    <w:rPr>
                      <w:sz w:val="26"/>
                      <w:szCs w:val="26"/>
                    </w:rPr>
                  </w:rPrChange>
                </w:rPr>
                <w:delText>1</w:delText>
              </w:r>
            </w:del>
          </w:p>
        </w:tc>
        <w:tc>
          <w:tcPr>
            <w:tcW w:w="1788" w:type="pct"/>
            <w:tcBorders>
              <w:top w:val="nil"/>
              <w:left w:val="nil"/>
              <w:bottom w:val="single" w:sz="4" w:space="0" w:color="auto"/>
              <w:right w:val="single" w:sz="4" w:space="0" w:color="auto"/>
            </w:tcBorders>
            <w:shd w:val="clear" w:color="auto" w:fill="auto"/>
            <w:vAlign w:val="center"/>
            <w:hideMark/>
          </w:tcPr>
          <w:p w14:paraId="33FBFC3A" w14:textId="794838B6" w:rsidR="00583FA3" w:rsidRPr="00167CE0" w:rsidDel="001873A6" w:rsidRDefault="0057601C">
            <w:pPr>
              <w:widowControl w:val="0"/>
              <w:spacing w:before="100" w:after="100"/>
              <w:jc w:val="both"/>
              <w:rPr>
                <w:del w:id="27335" w:author="James Vu" w:date="2024-04-18T23:31:00Z"/>
                <w:b/>
                <w:bCs/>
                <w:sz w:val="28"/>
                <w:szCs w:val="28"/>
                <w:rPrChange w:id="27336" w:author="James Vu" w:date="2024-04-18T22:33:00Z">
                  <w:rPr>
                    <w:del w:id="27337" w:author="James Vu" w:date="2024-04-18T23:31:00Z"/>
                    <w:b/>
                    <w:bCs/>
                    <w:sz w:val="26"/>
                    <w:szCs w:val="26"/>
                  </w:rPr>
                </w:rPrChange>
              </w:rPr>
              <w:pPrChange w:id="27338" w:author="James Vu" w:date="2024-04-18T22:33:00Z">
                <w:pPr>
                  <w:widowControl w:val="0"/>
                  <w:spacing w:before="100" w:after="100"/>
                </w:pPr>
              </w:pPrChange>
            </w:pPr>
            <w:del w:id="27339" w:author="James Vu" w:date="2024-04-18T23:31:00Z">
              <w:r w:rsidRPr="00167CE0" w:rsidDel="001873A6">
                <w:rPr>
                  <w:b/>
                  <w:bCs/>
                  <w:sz w:val="28"/>
                  <w:szCs w:val="28"/>
                  <w:rPrChange w:id="27340" w:author="James Vu" w:date="2024-04-18T22:33:00Z">
                    <w:rPr>
                      <w:b/>
                      <w:bCs/>
                      <w:sz w:val="26"/>
                      <w:szCs w:val="26"/>
                    </w:rPr>
                  </w:rPrChange>
                </w:rPr>
                <w:delText>Bộ lưu điện</w:delText>
              </w:r>
            </w:del>
          </w:p>
          <w:p w14:paraId="359BDB40" w14:textId="45F1041F" w:rsidR="0057601C" w:rsidRPr="00167CE0" w:rsidDel="001873A6" w:rsidRDefault="0057601C">
            <w:pPr>
              <w:widowControl w:val="0"/>
              <w:spacing w:before="100" w:after="100"/>
              <w:jc w:val="both"/>
              <w:rPr>
                <w:del w:id="27341" w:author="James Vu" w:date="2024-04-18T23:31:00Z"/>
                <w:sz w:val="28"/>
                <w:szCs w:val="28"/>
                <w:rPrChange w:id="27342" w:author="James Vu" w:date="2024-04-18T22:33:00Z">
                  <w:rPr>
                    <w:del w:id="27343" w:author="James Vu" w:date="2024-04-18T23:31:00Z"/>
                    <w:sz w:val="26"/>
                    <w:szCs w:val="26"/>
                  </w:rPr>
                </w:rPrChange>
              </w:rPr>
              <w:pPrChange w:id="27344" w:author="James Vu" w:date="2024-04-18T22:33:00Z">
                <w:pPr>
                  <w:widowControl w:val="0"/>
                  <w:spacing w:before="100" w:after="100"/>
                </w:pPr>
              </w:pPrChange>
            </w:pPr>
            <w:del w:id="27345" w:author="James Vu" w:date="2024-04-18T23:31:00Z">
              <w:r w:rsidRPr="00167CE0" w:rsidDel="001873A6">
                <w:rPr>
                  <w:sz w:val="28"/>
                  <w:szCs w:val="28"/>
                  <w:rPrChange w:id="27346" w:author="James Vu" w:date="2024-04-18T22:33:00Z">
                    <w:rPr>
                      <w:sz w:val="26"/>
                      <w:szCs w:val="26"/>
                    </w:rPr>
                  </w:rPrChange>
                </w:rPr>
                <w:delText>6000VA/6000W 230V</w:delText>
              </w:r>
              <w:r w:rsidRPr="00167CE0" w:rsidDel="001873A6">
                <w:rPr>
                  <w:sz w:val="28"/>
                  <w:szCs w:val="28"/>
                  <w:rPrChange w:id="27347" w:author="James Vu" w:date="2024-04-18T22:33:00Z">
                    <w:rPr>
                      <w:sz w:val="26"/>
                      <w:szCs w:val="26"/>
                    </w:rPr>
                  </w:rPrChange>
                </w:rPr>
                <w:br/>
                <w:delText>LCD PF1.0 5U Extended Run Rack/Tower, RDU101</w:delText>
              </w:r>
              <w:r w:rsidRPr="00167CE0" w:rsidDel="001873A6">
                <w:rPr>
                  <w:sz w:val="28"/>
                  <w:szCs w:val="28"/>
                  <w:rPrChange w:id="27348" w:author="James Vu" w:date="2024-04-18T22:33:00Z">
                    <w:rPr>
                      <w:sz w:val="26"/>
                      <w:szCs w:val="26"/>
                    </w:rPr>
                  </w:rPrChange>
                </w:rPr>
                <w:br/>
                <w:delText xml:space="preserve">webcard and Rail Kit Bundled </w:delText>
              </w:r>
            </w:del>
          </w:p>
        </w:tc>
        <w:tc>
          <w:tcPr>
            <w:tcW w:w="289" w:type="pct"/>
            <w:tcBorders>
              <w:top w:val="nil"/>
              <w:left w:val="nil"/>
              <w:bottom w:val="single" w:sz="4" w:space="0" w:color="auto"/>
              <w:right w:val="single" w:sz="4" w:space="0" w:color="auto"/>
            </w:tcBorders>
            <w:shd w:val="clear" w:color="auto" w:fill="auto"/>
            <w:noWrap/>
            <w:vAlign w:val="center"/>
            <w:hideMark/>
          </w:tcPr>
          <w:p w14:paraId="3736FBF8" w14:textId="614A8909" w:rsidR="0057601C" w:rsidRPr="00167CE0" w:rsidDel="001873A6" w:rsidRDefault="0057601C">
            <w:pPr>
              <w:widowControl w:val="0"/>
              <w:spacing w:before="100" w:after="100"/>
              <w:jc w:val="both"/>
              <w:rPr>
                <w:del w:id="27349" w:author="James Vu" w:date="2024-04-18T23:31:00Z"/>
                <w:sz w:val="28"/>
                <w:szCs w:val="28"/>
                <w:rPrChange w:id="27350" w:author="James Vu" w:date="2024-04-18T22:33:00Z">
                  <w:rPr>
                    <w:del w:id="27351" w:author="James Vu" w:date="2024-04-18T23:31:00Z"/>
                    <w:sz w:val="26"/>
                    <w:szCs w:val="26"/>
                  </w:rPr>
                </w:rPrChange>
              </w:rPr>
              <w:pPrChange w:id="27352" w:author="James Vu" w:date="2024-04-18T22:33:00Z">
                <w:pPr>
                  <w:widowControl w:val="0"/>
                  <w:spacing w:before="100" w:after="100"/>
                  <w:jc w:val="center"/>
                </w:pPr>
              </w:pPrChange>
            </w:pPr>
            <w:del w:id="27353" w:author="James Vu" w:date="2024-04-18T23:31:00Z">
              <w:r w:rsidRPr="00167CE0" w:rsidDel="001873A6">
                <w:rPr>
                  <w:sz w:val="28"/>
                  <w:szCs w:val="28"/>
                  <w:rPrChange w:id="27354" w:author="James Vu" w:date="2024-04-18T22:33:00Z">
                    <w:rPr>
                      <w:sz w:val="26"/>
                      <w:szCs w:val="26"/>
                    </w:rPr>
                  </w:rPrChange>
                </w:rPr>
                <w:delText>Bộ</w:delText>
              </w:r>
            </w:del>
          </w:p>
        </w:tc>
        <w:tc>
          <w:tcPr>
            <w:tcW w:w="515" w:type="pct"/>
            <w:tcBorders>
              <w:top w:val="nil"/>
              <w:left w:val="nil"/>
              <w:bottom w:val="single" w:sz="4" w:space="0" w:color="auto"/>
              <w:right w:val="single" w:sz="4" w:space="0" w:color="auto"/>
            </w:tcBorders>
            <w:shd w:val="clear" w:color="auto" w:fill="auto"/>
            <w:noWrap/>
            <w:vAlign w:val="center"/>
            <w:hideMark/>
          </w:tcPr>
          <w:p w14:paraId="536D2B24" w14:textId="2F365C29" w:rsidR="0057601C" w:rsidRPr="00167CE0" w:rsidDel="001873A6" w:rsidRDefault="0057601C">
            <w:pPr>
              <w:widowControl w:val="0"/>
              <w:spacing w:before="100" w:after="100"/>
              <w:jc w:val="both"/>
              <w:rPr>
                <w:del w:id="27355" w:author="James Vu" w:date="2024-04-18T23:31:00Z"/>
                <w:sz w:val="28"/>
                <w:szCs w:val="28"/>
                <w:rPrChange w:id="27356" w:author="James Vu" w:date="2024-04-18T22:33:00Z">
                  <w:rPr>
                    <w:del w:id="27357" w:author="James Vu" w:date="2024-04-18T23:31:00Z"/>
                    <w:sz w:val="26"/>
                    <w:szCs w:val="26"/>
                  </w:rPr>
                </w:rPrChange>
              </w:rPr>
              <w:pPrChange w:id="27358" w:author="James Vu" w:date="2024-04-18T22:33:00Z">
                <w:pPr>
                  <w:widowControl w:val="0"/>
                  <w:spacing w:before="100" w:after="100"/>
                </w:pPr>
              </w:pPrChange>
            </w:pPr>
            <w:del w:id="27359" w:author="James Vu" w:date="2024-04-18T23:31:00Z">
              <w:r w:rsidRPr="00167CE0" w:rsidDel="001873A6">
                <w:rPr>
                  <w:sz w:val="28"/>
                  <w:szCs w:val="28"/>
                  <w:rPrChange w:id="27360" w:author="James Vu" w:date="2024-04-18T22:33:00Z">
                    <w:rPr>
                      <w:sz w:val="26"/>
                      <w:szCs w:val="26"/>
                    </w:rPr>
                  </w:rPrChange>
                </w:rPr>
                <w:delText xml:space="preserve">90.000.000 </w:delText>
              </w:r>
            </w:del>
          </w:p>
        </w:tc>
        <w:tc>
          <w:tcPr>
            <w:tcW w:w="337" w:type="pct"/>
            <w:tcBorders>
              <w:top w:val="nil"/>
              <w:left w:val="nil"/>
              <w:bottom w:val="single" w:sz="4" w:space="0" w:color="auto"/>
              <w:right w:val="single" w:sz="4" w:space="0" w:color="auto"/>
            </w:tcBorders>
            <w:shd w:val="clear" w:color="auto" w:fill="auto"/>
            <w:noWrap/>
            <w:vAlign w:val="center"/>
            <w:hideMark/>
          </w:tcPr>
          <w:p w14:paraId="1E1CD9F3" w14:textId="1877B5D4" w:rsidR="0057601C" w:rsidRPr="00167CE0" w:rsidDel="001873A6" w:rsidRDefault="0057601C">
            <w:pPr>
              <w:widowControl w:val="0"/>
              <w:spacing w:before="100" w:after="100"/>
              <w:jc w:val="both"/>
              <w:rPr>
                <w:del w:id="27361" w:author="James Vu" w:date="2024-04-18T23:31:00Z"/>
                <w:sz w:val="28"/>
                <w:szCs w:val="28"/>
                <w:rPrChange w:id="27362" w:author="James Vu" w:date="2024-04-18T22:33:00Z">
                  <w:rPr>
                    <w:del w:id="27363" w:author="James Vu" w:date="2024-04-18T23:31:00Z"/>
                    <w:sz w:val="26"/>
                    <w:szCs w:val="26"/>
                  </w:rPr>
                </w:rPrChange>
              </w:rPr>
              <w:pPrChange w:id="27364" w:author="James Vu" w:date="2024-04-18T22:33:00Z">
                <w:pPr>
                  <w:widowControl w:val="0"/>
                  <w:spacing w:before="100" w:after="100"/>
                  <w:jc w:val="center"/>
                </w:pPr>
              </w:pPrChange>
            </w:pPr>
            <w:del w:id="27365" w:author="James Vu" w:date="2024-04-18T23:31:00Z">
              <w:r w:rsidRPr="00167CE0" w:rsidDel="001873A6">
                <w:rPr>
                  <w:sz w:val="28"/>
                  <w:szCs w:val="28"/>
                  <w:rPrChange w:id="27366" w:author="James Vu" w:date="2024-04-18T22:33:00Z">
                    <w:rPr>
                      <w:sz w:val="26"/>
                      <w:szCs w:val="26"/>
                    </w:rPr>
                  </w:rPrChange>
                </w:rPr>
                <w:delText>1</w:delText>
              </w:r>
            </w:del>
          </w:p>
        </w:tc>
        <w:tc>
          <w:tcPr>
            <w:tcW w:w="652" w:type="pct"/>
            <w:tcBorders>
              <w:top w:val="nil"/>
              <w:left w:val="nil"/>
              <w:bottom w:val="single" w:sz="4" w:space="0" w:color="auto"/>
              <w:right w:val="single" w:sz="4" w:space="0" w:color="auto"/>
            </w:tcBorders>
            <w:shd w:val="clear" w:color="auto" w:fill="auto"/>
            <w:noWrap/>
            <w:vAlign w:val="center"/>
            <w:hideMark/>
          </w:tcPr>
          <w:p w14:paraId="53E1F8E5" w14:textId="36873F01" w:rsidR="0057601C" w:rsidRPr="00167CE0" w:rsidDel="001873A6" w:rsidRDefault="0057601C">
            <w:pPr>
              <w:widowControl w:val="0"/>
              <w:spacing w:before="100" w:after="100"/>
              <w:jc w:val="both"/>
              <w:rPr>
                <w:del w:id="27367" w:author="James Vu" w:date="2024-04-18T23:31:00Z"/>
                <w:sz w:val="28"/>
                <w:szCs w:val="28"/>
                <w:rPrChange w:id="27368" w:author="James Vu" w:date="2024-04-18T22:33:00Z">
                  <w:rPr>
                    <w:del w:id="27369" w:author="James Vu" w:date="2024-04-18T23:31:00Z"/>
                    <w:sz w:val="26"/>
                    <w:szCs w:val="26"/>
                  </w:rPr>
                </w:rPrChange>
              </w:rPr>
              <w:pPrChange w:id="27370" w:author="James Vu" w:date="2024-04-18T22:33:00Z">
                <w:pPr>
                  <w:widowControl w:val="0"/>
                  <w:spacing w:before="100" w:after="100"/>
                  <w:jc w:val="center"/>
                </w:pPr>
              </w:pPrChange>
            </w:pPr>
            <w:del w:id="27371" w:author="James Vu" w:date="2024-04-18T23:31:00Z">
              <w:r w:rsidRPr="00167CE0" w:rsidDel="001873A6">
                <w:rPr>
                  <w:sz w:val="28"/>
                  <w:szCs w:val="28"/>
                  <w:rPrChange w:id="27372" w:author="James Vu" w:date="2024-04-18T22:33:00Z">
                    <w:rPr>
                      <w:sz w:val="26"/>
                      <w:szCs w:val="26"/>
                    </w:rPr>
                  </w:rPrChange>
                </w:rPr>
                <w:delText>90.000.000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1F165D2F" w14:textId="0858A9DE" w:rsidR="0057601C" w:rsidRPr="00167CE0" w:rsidDel="001873A6" w:rsidRDefault="0057601C">
            <w:pPr>
              <w:widowControl w:val="0"/>
              <w:spacing w:before="100" w:after="100"/>
              <w:jc w:val="both"/>
              <w:rPr>
                <w:del w:id="27373" w:author="James Vu" w:date="2024-04-18T23:31:00Z"/>
                <w:sz w:val="28"/>
                <w:szCs w:val="28"/>
                <w:rPrChange w:id="27374" w:author="James Vu" w:date="2024-04-18T22:33:00Z">
                  <w:rPr>
                    <w:del w:id="27375" w:author="James Vu" w:date="2024-04-18T23:31:00Z"/>
                    <w:sz w:val="26"/>
                    <w:szCs w:val="26"/>
                  </w:rPr>
                </w:rPrChange>
              </w:rPr>
              <w:pPrChange w:id="27376" w:author="James Vu" w:date="2024-04-18T22:33:00Z">
                <w:pPr>
                  <w:widowControl w:val="0"/>
                  <w:spacing w:before="100" w:after="100"/>
                  <w:jc w:val="center"/>
                </w:pPr>
              </w:pPrChange>
            </w:pPr>
            <w:del w:id="27377" w:author="James Vu" w:date="2024-04-18T23:31:00Z">
              <w:r w:rsidRPr="00167CE0" w:rsidDel="001873A6">
                <w:rPr>
                  <w:sz w:val="28"/>
                  <w:szCs w:val="28"/>
                  <w:rPrChange w:id="27378" w:author="James Vu" w:date="2024-04-18T22:33:00Z">
                    <w:rPr>
                      <w:sz w:val="26"/>
                      <w:szCs w:val="26"/>
                    </w:rPr>
                  </w:rPrChange>
                </w:rPr>
                <w:delText>9.000.000</w:delText>
              </w:r>
            </w:del>
          </w:p>
        </w:tc>
        <w:tc>
          <w:tcPr>
            <w:tcW w:w="661" w:type="pct"/>
            <w:tcBorders>
              <w:top w:val="nil"/>
              <w:left w:val="nil"/>
              <w:bottom w:val="single" w:sz="4" w:space="0" w:color="auto"/>
              <w:right w:val="single" w:sz="4" w:space="0" w:color="auto"/>
            </w:tcBorders>
            <w:shd w:val="clear" w:color="auto" w:fill="auto"/>
            <w:noWrap/>
            <w:vAlign w:val="center"/>
            <w:hideMark/>
          </w:tcPr>
          <w:p w14:paraId="38018E72" w14:textId="6694AAB1" w:rsidR="0057601C" w:rsidRPr="00167CE0" w:rsidDel="001873A6" w:rsidRDefault="0057601C">
            <w:pPr>
              <w:widowControl w:val="0"/>
              <w:spacing w:before="100" w:after="100"/>
              <w:jc w:val="both"/>
              <w:rPr>
                <w:del w:id="27379" w:author="James Vu" w:date="2024-04-18T23:31:00Z"/>
                <w:sz w:val="28"/>
                <w:szCs w:val="28"/>
                <w:rPrChange w:id="27380" w:author="James Vu" w:date="2024-04-18T22:33:00Z">
                  <w:rPr>
                    <w:del w:id="27381" w:author="James Vu" w:date="2024-04-18T23:31:00Z"/>
                    <w:sz w:val="26"/>
                    <w:szCs w:val="26"/>
                  </w:rPr>
                </w:rPrChange>
              </w:rPr>
              <w:pPrChange w:id="27382" w:author="James Vu" w:date="2024-04-18T22:33:00Z">
                <w:pPr>
                  <w:widowControl w:val="0"/>
                  <w:spacing w:before="100" w:after="100"/>
                  <w:jc w:val="center"/>
                </w:pPr>
              </w:pPrChange>
            </w:pPr>
            <w:del w:id="27383" w:author="James Vu" w:date="2024-04-18T23:31:00Z">
              <w:r w:rsidRPr="00167CE0" w:rsidDel="001873A6">
                <w:rPr>
                  <w:sz w:val="28"/>
                  <w:szCs w:val="28"/>
                  <w:rPrChange w:id="27384" w:author="James Vu" w:date="2024-04-18T22:33:00Z">
                    <w:rPr>
                      <w:sz w:val="26"/>
                      <w:szCs w:val="26"/>
                    </w:rPr>
                  </w:rPrChange>
                </w:rPr>
                <w:delText>99.000.000</w:delText>
              </w:r>
            </w:del>
          </w:p>
        </w:tc>
      </w:tr>
      <w:tr w:rsidR="001F3DF5" w:rsidRPr="00167CE0" w:rsidDel="001873A6" w14:paraId="261AB73C" w14:textId="77A63D62" w:rsidTr="00D349A9">
        <w:trPr>
          <w:del w:id="27385" w:author="James Vu" w:date="2024-04-18T23:31:00Z"/>
        </w:trPr>
        <w:tc>
          <w:tcPr>
            <w:tcW w:w="191" w:type="pct"/>
            <w:tcBorders>
              <w:top w:val="nil"/>
              <w:left w:val="single" w:sz="4" w:space="0" w:color="auto"/>
              <w:bottom w:val="single" w:sz="4" w:space="0" w:color="auto"/>
              <w:right w:val="single" w:sz="4" w:space="0" w:color="auto"/>
            </w:tcBorders>
            <w:shd w:val="clear" w:color="auto" w:fill="auto"/>
            <w:noWrap/>
            <w:vAlign w:val="center"/>
            <w:hideMark/>
          </w:tcPr>
          <w:p w14:paraId="749C2185" w14:textId="36849B47" w:rsidR="0057601C" w:rsidRPr="00167CE0" w:rsidDel="001873A6" w:rsidRDefault="0057601C">
            <w:pPr>
              <w:widowControl w:val="0"/>
              <w:spacing w:before="100" w:after="100"/>
              <w:jc w:val="both"/>
              <w:rPr>
                <w:del w:id="27386" w:author="James Vu" w:date="2024-04-18T23:31:00Z"/>
                <w:sz w:val="28"/>
                <w:szCs w:val="28"/>
                <w:rPrChange w:id="27387" w:author="James Vu" w:date="2024-04-18T22:33:00Z">
                  <w:rPr>
                    <w:del w:id="27388" w:author="James Vu" w:date="2024-04-18T23:31:00Z"/>
                    <w:sz w:val="26"/>
                    <w:szCs w:val="26"/>
                  </w:rPr>
                </w:rPrChange>
              </w:rPr>
              <w:pPrChange w:id="27389" w:author="James Vu" w:date="2024-04-18T22:33:00Z">
                <w:pPr>
                  <w:widowControl w:val="0"/>
                  <w:spacing w:before="100" w:after="100"/>
                  <w:jc w:val="center"/>
                </w:pPr>
              </w:pPrChange>
            </w:pPr>
            <w:del w:id="27390" w:author="James Vu" w:date="2024-04-18T23:31:00Z">
              <w:r w:rsidRPr="00167CE0" w:rsidDel="001873A6">
                <w:rPr>
                  <w:sz w:val="28"/>
                  <w:szCs w:val="28"/>
                  <w:rPrChange w:id="27391" w:author="James Vu" w:date="2024-04-18T22:33:00Z">
                    <w:rPr>
                      <w:sz w:val="26"/>
                      <w:szCs w:val="26"/>
                    </w:rPr>
                  </w:rPrChange>
                </w:rPr>
                <w:delText>2</w:delText>
              </w:r>
            </w:del>
          </w:p>
        </w:tc>
        <w:tc>
          <w:tcPr>
            <w:tcW w:w="1788" w:type="pct"/>
            <w:tcBorders>
              <w:top w:val="nil"/>
              <w:left w:val="nil"/>
              <w:bottom w:val="single" w:sz="4" w:space="0" w:color="auto"/>
              <w:right w:val="single" w:sz="4" w:space="0" w:color="auto"/>
            </w:tcBorders>
            <w:shd w:val="clear" w:color="auto" w:fill="auto"/>
            <w:vAlign w:val="center"/>
            <w:hideMark/>
          </w:tcPr>
          <w:p w14:paraId="24BEDC03" w14:textId="39D32389" w:rsidR="0057601C" w:rsidRPr="00167CE0" w:rsidDel="001873A6" w:rsidRDefault="0057601C">
            <w:pPr>
              <w:widowControl w:val="0"/>
              <w:spacing w:before="100" w:after="100"/>
              <w:jc w:val="both"/>
              <w:rPr>
                <w:del w:id="27392" w:author="James Vu" w:date="2024-04-18T23:31:00Z"/>
                <w:sz w:val="28"/>
                <w:szCs w:val="28"/>
                <w:rPrChange w:id="27393" w:author="James Vu" w:date="2024-04-18T22:33:00Z">
                  <w:rPr>
                    <w:del w:id="27394" w:author="James Vu" w:date="2024-04-18T23:31:00Z"/>
                    <w:sz w:val="26"/>
                    <w:szCs w:val="26"/>
                  </w:rPr>
                </w:rPrChange>
              </w:rPr>
              <w:pPrChange w:id="27395" w:author="James Vu" w:date="2024-04-18T22:33:00Z">
                <w:pPr>
                  <w:widowControl w:val="0"/>
                  <w:spacing w:before="100" w:after="100"/>
                </w:pPr>
              </w:pPrChange>
            </w:pPr>
            <w:del w:id="27396" w:author="James Vu" w:date="2024-04-18T23:31:00Z">
              <w:r w:rsidRPr="00167CE0" w:rsidDel="001873A6">
                <w:rPr>
                  <w:b/>
                  <w:bCs/>
                  <w:sz w:val="28"/>
                  <w:szCs w:val="28"/>
                  <w:rPrChange w:id="27397" w:author="James Vu" w:date="2024-04-18T22:33:00Z">
                    <w:rPr>
                      <w:b/>
                      <w:bCs/>
                      <w:sz w:val="26"/>
                      <w:szCs w:val="26"/>
                    </w:rPr>
                  </w:rPrChange>
                </w:rPr>
                <w:delText>Tủ rack 42U</w:delText>
              </w:r>
              <w:r w:rsidRPr="00167CE0" w:rsidDel="001873A6">
                <w:rPr>
                  <w:sz w:val="28"/>
                  <w:szCs w:val="28"/>
                  <w:rPrChange w:id="27398" w:author="James Vu" w:date="2024-04-18T22:33:00Z">
                    <w:rPr>
                      <w:sz w:val="26"/>
                      <w:szCs w:val="26"/>
                    </w:rPr>
                  </w:rPrChange>
                </w:rPr>
                <w:br/>
                <w:delText>Kích thước: cao 2060* rộng 600 * sâu 1000 mm</w:delText>
              </w:r>
            </w:del>
          </w:p>
        </w:tc>
        <w:tc>
          <w:tcPr>
            <w:tcW w:w="289" w:type="pct"/>
            <w:tcBorders>
              <w:top w:val="nil"/>
              <w:left w:val="nil"/>
              <w:bottom w:val="single" w:sz="4" w:space="0" w:color="auto"/>
              <w:right w:val="single" w:sz="4" w:space="0" w:color="auto"/>
            </w:tcBorders>
            <w:shd w:val="clear" w:color="auto" w:fill="auto"/>
            <w:noWrap/>
            <w:vAlign w:val="center"/>
            <w:hideMark/>
          </w:tcPr>
          <w:p w14:paraId="490B19C2" w14:textId="507B7C81" w:rsidR="0057601C" w:rsidRPr="00167CE0" w:rsidDel="001873A6" w:rsidRDefault="0057601C">
            <w:pPr>
              <w:widowControl w:val="0"/>
              <w:spacing w:before="100" w:after="100"/>
              <w:jc w:val="both"/>
              <w:rPr>
                <w:del w:id="27399" w:author="James Vu" w:date="2024-04-18T23:31:00Z"/>
                <w:sz w:val="28"/>
                <w:szCs w:val="28"/>
                <w:rPrChange w:id="27400" w:author="James Vu" w:date="2024-04-18T22:33:00Z">
                  <w:rPr>
                    <w:del w:id="27401" w:author="James Vu" w:date="2024-04-18T23:31:00Z"/>
                    <w:sz w:val="26"/>
                    <w:szCs w:val="26"/>
                  </w:rPr>
                </w:rPrChange>
              </w:rPr>
              <w:pPrChange w:id="27402" w:author="James Vu" w:date="2024-04-18T22:33:00Z">
                <w:pPr>
                  <w:widowControl w:val="0"/>
                  <w:spacing w:before="100" w:after="100"/>
                  <w:jc w:val="center"/>
                </w:pPr>
              </w:pPrChange>
            </w:pPr>
            <w:del w:id="27403" w:author="James Vu" w:date="2024-04-18T23:31:00Z">
              <w:r w:rsidRPr="00167CE0" w:rsidDel="001873A6">
                <w:rPr>
                  <w:sz w:val="28"/>
                  <w:szCs w:val="28"/>
                  <w:rPrChange w:id="27404" w:author="James Vu" w:date="2024-04-18T22:33:00Z">
                    <w:rPr>
                      <w:sz w:val="26"/>
                      <w:szCs w:val="26"/>
                    </w:rPr>
                  </w:rPrChange>
                </w:rPr>
                <w:delText>Tủ</w:delText>
              </w:r>
            </w:del>
          </w:p>
        </w:tc>
        <w:tc>
          <w:tcPr>
            <w:tcW w:w="515" w:type="pct"/>
            <w:tcBorders>
              <w:top w:val="nil"/>
              <w:left w:val="nil"/>
              <w:bottom w:val="single" w:sz="4" w:space="0" w:color="auto"/>
              <w:right w:val="single" w:sz="4" w:space="0" w:color="auto"/>
            </w:tcBorders>
            <w:shd w:val="clear" w:color="auto" w:fill="auto"/>
            <w:noWrap/>
            <w:vAlign w:val="center"/>
            <w:hideMark/>
          </w:tcPr>
          <w:p w14:paraId="49E809EF" w14:textId="1F06FC37" w:rsidR="0057601C" w:rsidRPr="00167CE0" w:rsidDel="001873A6" w:rsidRDefault="0057601C">
            <w:pPr>
              <w:widowControl w:val="0"/>
              <w:spacing w:before="100" w:after="100"/>
              <w:jc w:val="both"/>
              <w:rPr>
                <w:del w:id="27405" w:author="James Vu" w:date="2024-04-18T23:31:00Z"/>
                <w:sz w:val="28"/>
                <w:szCs w:val="28"/>
                <w:rPrChange w:id="27406" w:author="James Vu" w:date="2024-04-18T22:33:00Z">
                  <w:rPr>
                    <w:del w:id="27407" w:author="James Vu" w:date="2024-04-18T23:31:00Z"/>
                    <w:sz w:val="26"/>
                    <w:szCs w:val="26"/>
                  </w:rPr>
                </w:rPrChange>
              </w:rPr>
              <w:pPrChange w:id="27408" w:author="James Vu" w:date="2024-04-18T22:33:00Z">
                <w:pPr>
                  <w:widowControl w:val="0"/>
                  <w:spacing w:before="100" w:after="100"/>
                  <w:jc w:val="center"/>
                </w:pPr>
              </w:pPrChange>
            </w:pPr>
            <w:del w:id="27409" w:author="James Vu" w:date="2024-04-18T23:31:00Z">
              <w:r w:rsidRPr="00167CE0" w:rsidDel="001873A6">
                <w:rPr>
                  <w:sz w:val="28"/>
                  <w:szCs w:val="28"/>
                  <w:rPrChange w:id="27410" w:author="James Vu" w:date="2024-04-18T22:33:00Z">
                    <w:rPr>
                      <w:sz w:val="26"/>
                      <w:szCs w:val="26"/>
                    </w:rPr>
                  </w:rPrChange>
                </w:rPr>
                <w:delText>20.000.000</w:delText>
              </w:r>
            </w:del>
          </w:p>
        </w:tc>
        <w:tc>
          <w:tcPr>
            <w:tcW w:w="337" w:type="pct"/>
            <w:tcBorders>
              <w:top w:val="nil"/>
              <w:left w:val="nil"/>
              <w:bottom w:val="single" w:sz="4" w:space="0" w:color="auto"/>
              <w:right w:val="single" w:sz="4" w:space="0" w:color="auto"/>
            </w:tcBorders>
            <w:shd w:val="clear" w:color="auto" w:fill="auto"/>
            <w:noWrap/>
            <w:vAlign w:val="center"/>
            <w:hideMark/>
          </w:tcPr>
          <w:p w14:paraId="65D1E339" w14:textId="1A12949F" w:rsidR="0057601C" w:rsidRPr="00167CE0" w:rsidDel="001873A6" w:rsidRDefault="0057601C">
            <w:pPr>
              <w:widowControl w:val="0"/>
              <w:spacing w:before="100" w:after="100"/>
              <w:jc w:val="both"/>
              <w:rPr>
                <w:del w:id="27411" w:author="James Vu" w:date="2024-04-18T23:31:00Z"/>
                <w:sz w:val="28"/>
                <w:szCs w:val="28"/>
                <w:rPrChange w:id="27412" w:author="James Vu" w:date="2024-04-18T22:33:00Z">
                  <w:rPr>
                    <w:del w:id="27413" w:author="James Vu" w:date="2024-04-18T23:31:00Z"/>
                    <w:sz w:val="26"/>
                    <w:szCs w:val="26"/>
                  </w:rPr>
                </w:rPrChange>
              </w:rPr>
              <w:pPrChange w:id="27414" w:author="James Vu" w:date="2024-04-18T22:33:00Z">
                <w:pPr>
                  <w:widowControl w:val="0"/>
                  <w:spacing w:before="100" w:after="100"/>
                  <w:jc w:val="center"/>
                </w:pPr>
              </w:pPrChange>
            </w:pPr>
            <w:del w:id="27415" w:author="James Vu" w:date="2024-04-18T23:31:00Z">
              <w:r w:rsidRPr="00167CE0" w:rsidDel="001873A6">
                <w:rPr>
                  <w:sz w:val="28"/>
                  <w:szCs w:val="28"/>
                  <w:rPrChange w:id="27416" w:author="James Vu" w:date="2024-04-18T22:33:00Z">
                    <w:rPr>
                      <w:sz w:val="26"/>
                      <w:szCs w:val="26"/>
                    </w:rPr>
                  </w:rPrChange>
                </w:rPr>
                <w:delText>1</w:delText>
              </w:r>
            </w:del>
          </w:p>
        </w:tc>
        <w:tc>
          <w:tcPr>
            <w:tcW w:w="652" w:type="pct"/>
            <w:tcBorders>
              <w:top w:val="nil"/>
              <w:left w:val="nil"/>
              <w:bottom w:val="single" w:sz="4" w:space="0" w:color="auto"/>
              <w:right w:val="single" w:sz="4" w:space="0" w:color="auto"/>
            </w:tcBorders>
            <w:shd w:val="clear" w:color="auto" w:fill="auto"/>
            <w:noWrap/>
            <w:vAlign w:val="center"/>
            <w:hideMark/>
          </w:tcPr>
          <w:p w14:paraId="4006F3E6" w14:textId="0110DFE3" w:rsidR="0057601C" w:rsidRPr="00167CE0" w:rsidDel="001873A6" w:rsidRDefault="0057601C">
            <w:pPr>
              <w:widowControl w:val="0"/>
              <w:spacing w:before="100" w:after="100"/>
              <w:jc w:val="both"/>
              <w:rPr>
                <w:del w:id="27417" w:author="James Vu" w:date="2024-04-18T23:31:00Z"/>
                <w:sz w:val="28"/>
                <w:szCs w:val="28"/>
                <w:rPrChange w:id="27418" w:author="James Vu" w:date="2024-04-18T22:33:00Z">
                  <w:rPr>
                    <w:del w:id="27419" w:author="James Vu" w:date="2024-04-18T23:31:00Z"/>
                    <w:sz w:val="26"/>
                    <w:szCs w:val="26"/>
                  </w:rPr>
                </w:rPrChange>
              </w:rPr>
              <w:pPrChange w:id="27420" w:author="James Vu" w:date="2024-04-18T22:33:00Z">
                <w:pPr>
                  <w:widowControl w:val="0"/>
                  <w:spacing w:before="100" w:after="100"/>
                  <w:jc w:val="center"/>
                </w:pPr>
              </w:pPrChange>
            </w:pPr>
            <w:del w:id="27421" w:author="James Vu" w:date="2024-04-18T23:31:00Z">
              <w:r w:rsidRPr="00167CE0" w:rsidDel="001873A6">
                <w:rPr>
                  <w:sz w:val="28"/>
                  <w:szCs w:val="28"/>
                  <w:rPrChange w:id="27422" w:author="James Vu" w:date="2024-04-18T22:33:00Z">
                    <w:rPr>
                      <w:sz w:val="26"/>
                      <w:szCs w:val="26"/>
                    </w:rPr>
                  </w:rPrChange>
                </w:rPr>
                <w:delText>20.000.000</w:delText>
              </w:r>
            </w:del>
          </w:p>
        </w:tc>
        <w:tc>
          <w:tcPr>
            <w:tcW w:w="565" w:type="pct"/>
            <w:tcBorders>
              <w:top w:val="nil"/>
              <w:left w:val="nil"/>
              <w:bottom w:val="single" w:sz="4" w:space="0" w:color="auto"/>
              <w:right w:val="single" w:sz="4" w:space="0" w:color="auto"/>
            </w:tcBorders>
            <w:shd w:val="clear" w:color="auto" w:fill="auto"/>
            <w:noWrap/>
            <w:vAlign w:val="center"/>
            <w:hideMark/>
          </w:tcPr>
          <w:p w14:paraId="65C79180" w14:textId="13D41CA5" w:rsidR="0057601C" w:rsidRPr="00167CE0" w:rsidDel="001873A6" w:rsidRDefault="0057601C">
            <w:pPr>
              <w:widowControl w:val="0"/>
              <w:spacing w:before="100" w:after="100"/>
              <w:jc w:val="both"/>
              <w:rPr>
                <w:del w:id="27423" w:author="James Vu" w:date="2024-04-18T23:31:00Z"/>
                <w:sz w:val="28"/>
                <w:szCs w:val="28"/>
                <w:rPrChange w:id="27424" w:author="James Vu" w:date="2024-04-18T22:33:00Z">
                  <w:rPr>
                    <w:del w:id="27425" w:author="James Vu" w:date="2024-04-18T23:31:00Z"/>
                    <w:sz w:val="26"/>
                    <w:szCs w:val="26"/>
                  </w:rPr>
                </w:rPrChange>
              </w:rPr>
              <w:pPrChange w:id="27426" w:author="James Vu" w:date="2024-04-18T22:33:00Z">
                <w:pPr>
                  <w:widowControl w:val="0"/>
                  <w:spacing w:before="100" w:after="100"/>
                  <w:jc w:val="center"/>
                </w:pPr>
              </w:pPrChange>
            </w:pPr>
            <w:del w:id="27427" w:author="James Vu" w:date="2024-04-18T23:31:00Z">
              <w:r w:rsidRPr="00167CE0" w:rsidDel="001873A6">
                <w:rPr>
                  <w:sz w:val="28"/>
                  <w:szCs w:val="28"/>
                  <w:rPrChange w:id="27428" w:author="James Vu" w:date="2024-04-18T22:33:00Z">
                    <w:rPr>
                      <w:sz w:val="26"/>
                      <w:szCs w:val="26"/>
                    </w:rPr>
                  </w:rPrChange>
                </w:rPr>
                <w:delText>2.000.000</w:delText>
              </w:r>
            </w:del>
          </w:p>
        </w:tc>
        <w:tc>
          <w:tcPr>
            <w:tcW w:w="661" w:type="pct"/>
            <w:tcBorders>
              <w:top w:val="nil"/>
              <w:left w:val="nil"/>
              <w:bottom w:val="single" w:sz="4" w:space="0" w:color="auto"/>
              <w:right w:val="single" w:sz="4" w:space="0" w:color="auto"/>
            </w:tcBorders>
            <w:shd w:val="clear" w:color="auto" w:fill="auto"/>
            <w:noWrap/>
            <w:vAlign w:val="center"/>
            <w:hideMark/>
          </w:tcPr>
          <w:p w14:paraId="3425B843" w14:textId="14756B68" w:rsidR="0057601C" w:rsidRPr="00167CE0" w:rsidDel="001873A6" w:rsidRDefault="0057601C">
            <w:pPr>
              <w:widowControl w:val="0"/>
              <w:spacing w:before="100" w:after="100"/>
              <w:jc w:val="both"/>
              <w:rPr>
                <w:del w:id="27429" w:author="James Vu" w:date="2024-04-18T23:31:00Z"/>
                <w:sz w:val="28"/>
                <w:szCs w:val="28"/>
                <w:rPrChange w:id="27430" w:author="James Vu" w:date="2024-04-18T22:33:00Z">
                  <w:rPr>
                    <w:del w:id="27431" w:author="James Vu" w:date="2024-04-18T23:31:00Z"/>
                    <w:sz w:val="26"/>
                    <w:szCs w:val="26"/>
                  </w:rPr>
                </w:rPrChange>
              </w:rPr>
              <w:pPrChange w:id="27432" w:author="James Vu" w:date="2024-04-18T22:33:00Z">
                <w:pPr>
                  <w:widowControl w:val="0"/>
                  <w:spacing w:before="100" w:after="100"/>
                  <w:jc w:val="center"/>
                </w:pPr>
              </w:pPrChange>
            </w:pPr>
            <w:del w:id="27433" w:author="James Vu" w:date="2024-04-18T23:31:00Z">
              <w:r w:rsidRPr="00167CE0" w:rsidDel="001873A6">
                <w:rPr>
                  <w:sz w:val="28"/>
                  <w:szCs w:val="28"/>
                  <w:rPrChange w:id="27434" w:author="James Vu" w:date="2024-04-18T22:33:00Z">
                    <w:rPr>
                      <w:sz w:val="26"/>
                      <w:szCs w:val="26"/>
                    </w:rPr>
                  </w:rPrChange>
                </w:rPr>
                <w:delText>22.000.000</w:delText>
              </w:r>
            </w:del>
          </w:p>
        </w:tc>
      </w:tr>
      <w:tr w:rsidR="001F3DF5" w:rsidRPr="00167CE0" w:rsidDel="001873A6" w14:paraId="3134B3C4" w14:textId="609C6AF7" w:rsidTr="00D349A9">
        <w:trPr>
          <w:del w:id="27435" w:author="James Vu" w:date="2024-04-18T23:31:00Z"/>
        </w:trPr>
        <w:tc>
          <w:tcPr>
            <w:tcW w:w="3121"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9F44AEB" w14:textId="3FD187DD" w:rsidR="0057601C" w:rsidRPr="00167CE0" w:rsidDel="001873A6" w:rsidRDefault="0057601C">
            <w:pPr>
              <w:widowControl w:val="0"/>
              <w:spacing w:before="100" w:after="100"/>
              <w:jc w:val="both"/>
              <w:rPr>
                <w:del w:id="27436" w:author="James Vu" w:date="2024-04-18T23:31:00Z"/>
                <w:b/>
                <w:bCs/>
                <w:sz w:val="28"/>
                <w:szCs w:val="28"/>
                <w:rPrChange w:id="27437" w:author="James Vu" w:date="2024-04-18T22:33:00Z">
                  <w:rPr>
                    <w:del w:id="27438" w:author="James Vu" w:date="2024-04-18T23:31:00Z"/>
                    <w:b/>
                    <w:bCs/>
                    <w:sz w:val="26"/>
                    <w:szCs w:val="26"/>
                  </w:rPr>
                </w:rPrChange>
              </w:rPr>
              <w:pPrChange w:id="27439" w:author="James Vu" w:date="2024-04-18T22:33:00Z">
                <w:pPr>
                  <w:widowControl w:val="0"/>
                  <w:spacing w:before="100" w:after="100"/>
                  <w:jc w:val="center"/>
                </w:pPr>
              </w:pPrChange>
            </w:pPr>
            <w:del w:id="27440" w:author="James Vu" w:date="2024-04-18T23:31:00Z">
              <w:r w:rsidRPr="00167CE0" w:rsidDel="001873A6">
                <w:rPr>
                  <w:b/>
                  <w:bCs/>
                  <w:sz w:val="28"/>
                  <w:szCs w:val="28"/>
                  <w:rPrChange w:id="27441" w:author="James Vu" w:date="2024-04-18T22:33:00Z">
                    <w:rPr>
                      <w:b/>
                      <w:bCs/>
                      <w:sz w:val="26"/>
                      <w:szCs w:val="26"/>
                    </w:rPr>
                  </w:rPrChange>
                </w:rPr>
                <w:delText>Tổng tiền</w:delText>
              </w:r>
            </w:del>
          </w:p>
        </w:tc>
        <w:tc>
          <w:tcPr>
            <w:tcW w:w="652" w:type="pct"/>
            <w:tcBorders>
              <w:top w:val="nil"/>
              <w:left w:val="single" w:sz="4" w:space="0" w:color="auto"/>
              <w:bottom w:val="single" w:sz="4" w:space="0" w:color="auto"/>
              <w:right w:val="single" w:sz="4" w:space="0" w:color="auto"/>
            </w:tcBorders>
            <w:shd w:val="clear" w:color="auto" w:fill="auto"/>
            <w:vAlign w:val="center"/>
            <w:hideMark/>
          </w:tcPr>
          <w:p w14:paraId="5BEAF635" w14:textId="4F9AF8A3" w:rsidR="0057601C" w:rsidRPr="00167CE0" w:rsidDel="001873A6" w:rsidRDefault="0057601C">
            <w:pPr>
              <w:widowControl w:val="0"/>
              <w:spacing w:before="100" w:after="100"/>
              <w:jc w:val="both"/>
              <w:rPr>
                <w:del w:id="27442" w:author="James Vu" w:date="2024-04-18T23:31:00Z"/>
                <w:b/>
                <w:bCs/>
                <w:sz w:val="28"/>
                <w:szCs w:val="28"/>
                <w:rPrChange w:id="27443" w:author="James Vu" w:date="2024-04-18T22:33:00Z">
                  <w:rPr>
                    <w:del w:id="27444" w:author="James Vu" w:date="2024-04-18T23:31:00Z"/>
                    <w:b/>
                    <w:bCs/>
                    <w:sz w:val="26"/>
                    <w:szCs w:val="26"/>
                  </w:rPr>
                </w:rPrChange>
              </w:rPr>
              <w:pPrChange w:id="27445" w:author="James Vu" w:date="2024-04-18T22:33:00Z">
                <w:pPr>
                  <w:widowControl w:val="0"/>
                  <w:spacing w:before="100" w:after="100"/>
                  <w:jc w:val="center"/>
                </w:pPr>
              </w:pPrChange>
            </w:pPr>
            <w:del w:id="27446" w:author="James Vu" w:date="2024-04-18T23:31:00Z">
              <w:r w:rsidRPr="00167CE0" w:rsidDel="001873A6">
                <w:rPr>
                  <w:b/>
                  <w:bCs/>
                  <w:sz w:val="28"/>
                  <w:szCs w:val="28"/>
                  <w:rPrChange w:id="27447" w:author="James Vu" w:date="2024-04-18T22:33:00Z">
                    <w:rPr>
                      <w:b/>
                      <w:bCs/>
                      <w:sz w:val="26"/>
                      <w:szCs w:val="26"/>
                    </w:rPr>
                  </w:rPrChange>
                </w:rPr>
                <w:delText>4.224.870.960</w:delText>
              </w:r>
            </w:del>
          </w:p>
        </w:tc>
        <w:tc>
          <w:tcPr>
            <w:tcW w:w="565" w:type="pct"/>
            <w:tcBorders>
              <w:top w:val="nil"/>
              <w:left w:val="nil"/>
              <w:bottom w:val="single" w:sz="4" w:space="0" w:color="auto"/>
              <w:right w:val="single" w:sz="4" w:space="0" w:color="auto"/>
            </w:tcBorders>
            <w:shd w:val="clear" w:color="auto" w:fill="auto"/>
            <w:vAlign w:val="center"/>
            <w:hideMark/>
          </w:tcPr>
          <w:p w14:paraId="5FF42B1D" w14:textId="72E8423F" w:rsidR="0057601C" w:rsidRPr="00167CE0" w:rsidDel="001873A6" w:rsidRDefault="0057601C">
            <w:pPr>
              <w:widowControl w:val="0"/>
              <w:spacing w:before="100" w:after="100"/>
              <w:jc w:val="both"/>
              <w:rPr>
                <w:del w:id="27448" w:author="James Vu" w:date="2024-04-18T23:31:00Z"/>
                <w:b/>
                <w:bCs/>
                <w:sz w:val="28"/>
                <w:szCs w:val="28"/>
                <w:rPrChange w:id="27449" w:author="James Vu" w:date="2024-04-18T22:33:00Z">
                  <w:rPr>
                    <w:del w:id="27450" w:author="James Vu" w:date="2024-04-18T23:31:00Z"/>
                    <w:b/>
                    <w:bCs/>
                    <w:sz w:val="26"/>
                    <w:szCs w:val="26"/>
                  </w:rPr>
                </w:rPrChange>
              </w:rPr>
              <w:pPrChange w:id="27451" w:author="James Vu" w:date="2024-04-18T22:33:00Z">
                <w:pPr>
                  <w:widowControl w:val="0"/>
                  <w:spacing w:before="100" w:after="100"/>
                  <w:jc w:val="center"/>
                </w:pPr>
              </w:pPrChange>
            </w:pPr>
            <w:del w:id="27452" w:author="James Vu" w:date="2024-04-18T23:31:00Z">
              <w:r w:rsidRPr="00167CE0" w:rsidDel="001873A6">
                <w:rPr>
                  <w:b/>
                  <w:bCs/>
                  <w:sz w:val="28"/>
                  <w:szCs w:val="28"/>
                  <w:rPrChange w:id="27453" w:author="James Vu" w:date="2024-04-18T22:33:00Z">
                    <w:rPr>
                      <w:b/>
                      <w:bCs/>
                      <w:sz w:val="26"/>
                      <w:szCs w:val="26"/>
                    </w:rPr>
                  </w:rPrChange>
                </w:rPr>
                <w:delText>363.587.256</w:delText>
              </w:r>
            </w:del>
          </w:p>
        </w:tc>
        <w:tc>
          <w:tcPr>
            <w:tcW w:w="661" w:type="pct"/>
            <w:tcBorders>
              <w:top w:val="nil"/>
              <w:left w:val="nil"/>
              <w:bottom w:val="single" w:sz="4" w:space="0" w:color="auto"/>
              <w:right w:val="single" w:sz="4" w:space="0" w:color="auto"/>
            </w:tcBorders>
            <w:shd w:val="clear" w:color="auto" w:fill="auto"/>
            <w:vAlign w:val="center"/>
            <w:hideMark/>
          </w:tcPr>
          <w:p w14:paraId="3526EBE6" w14:textId="32C8E8EC" w:rsidR="0057601C" w:rsidRPr="00167CE0" w:rsidDel="001873A6" w:rsidRDefault="0057601C">
            <w:pPr>
              <w:widowControl w:val="0"/>
              <w:spacing w:before="100" w:after="100"/>
              <w:jc w:val="both"/>
              <w:rPr>
                <w:del w:id="27454" w:author="James Vu" w:date="2024-04-18T23:31:00Z"/>
                <w:b/>
                <w:bCs/>
                <w:sz w:val="28"/>
                <w:szCs w:val="28"/>
                <w:rPrChange w:id="27455" w:author="James Vu" w:date="2024-04-18T22:33:00Z">
                  <w:rPr>
                    <w:del w:id="27456" w:author="James Vu" w:date="2024-04-18T23:31:00Z"/>
                    <w:b/>
                    <w:bCs/>
                    <w:sz w:val="26"/>
                    <w:szCs w:val="26"/>
                  </w:rPr>
                </w:rPrChange>
              </w:rPr>
              <w:pPrChange w:id="27457" w:author="James Vu" w:date="2024-04-18T22:33:00Z">
                <w:pPr>
                  <w:widowControl w:val="0"/>
                  <w:spacing w:before="100" w:after="100"/>
                  <w:jc w:val="center"/>
                </w:pPr>
              </w:pPrChange>
            </w:pPr>
            <w:del w:id="27458" w:author="James Vu" w:date="2024-04-18T23:31:00Z">
              <w:r w:rsidRPr="00167CE0" w:rsidDel="001873A6">
                <w:rPr>
                  <w:b/>
                  <w:bCs/>
                  <w:sz w:val="28"/>
                  <w:szCs w:val="28"/>
                  <w:rPrChange w:id="27459" w:author="James Vu" w:date="2024-04-18T22:33:00Z">
                    <w:rPr>
                      <w:b/>
                      <w:bCs/>
                      <w:sz w:val="26"/>
                      <w:szCs w:val="26"/>
                    </w:rPr>
                  </w:rPrChange>
                </w:rPr>
                <w:delText>4.588.458.216</w:delText>
              </w:r>
            </w:del>
          </w:p>
        </w:tc>
      </w:tr>
    </w:tbl>
    <w:p w14:paraId="6C5CC4B4" w14:textId="77777777" w:rsidR="00450781" w:rsidRPr="00167CE0" w:rsidRDefault="00450781">
      <w:pPr>
        <w:widowControl w:val="0"/>
        <w:jc w:val="both"/>
        <w:outlineLvl w:val="0"/>
        <w:rPr>
          <w:b/>
          <w:bCs/>
          <w:sz w:val="28"/>
          <w:szCs w:val="28"/>
          <w:lang w:val="it-IT"/>
          <w:rPrChange w:id="27460" w:author="James Vu" w:date="2024-04-18T22:33:00Z">
            <w:rPr>
              <w:b/>
              <w:bCs/>
              <w:lang w:val="it-IT"/>
            </w:rPr>
          </w:rPrChange>
        </w:rPr>
        <w:pPrChange w:id="27461" w:author="James Vu" w:date="2024-04-18T22:33:00Z">
          <w:pPr>
            <w:widowControl w:val="0"/>
            <w:jc w:val="center"/>
            <w:outlineLvl w:val="0"/>
          </w:pPr>
        </w:pPrChange>
      </w:pPr>
      <w:r w:rsidRPr="00167CE0">
        <w:rPr>
          <w:b/>
          <w:bCs/>
          <w:sz w:val="28"/>
          <w:szCs w:val="28"/>
          <w:lang w:val="it-IT"/>
          <w:rPrChange w:id="27462" w:author="James Vu" w:date="2024-04-18T22:33:00Z">
            <w:rPr>
              <w:b/>
              <w:bCs/>
              <w:lang w:val="it-IT"/>
            </w:rPr>
          </w:rPrChange>
        </w:rPr>
        <w:br w:type="page"/>
      </w:r>
    </w:p>
    <w:p w14:paraId="7871739D" w14:textId="77434FE4" w:rsidR="00EF317F" w:rsidRPr="00167CE0" w:rsidRDefault="00A079F8">
      <w:pPr>
        <w:widowControl w:val="0"/>
        <w:jc w:val="both"/>
        <w:outlineLvl w:val="0"/>
        <w:rPr>
          <w:b/>
          <w:bCs/>
          <w:sz w:val="28"/>
          <w:szCs w:val="28"/>
          <w:lang w:val="it-IT"/>
          <w:rPrChange w:id="27463" w:author="James Vu" w:date="2024-04-18T22:33:00Z">
            <w:rPr>
              <w:b/>
              <w:bCs/>
              <w:lang w:val="it-IT"/>
            </w:rPr>
          </w:rPrChange>
        </w:rPr>
        <w:pPrChange w:id="27464" w:author="James Vu" w:date="2024-04-18T22:33:00Z">
          <w:pPr>
            <w:widowControl w:val="0"/>
            <w:jc w:val="center"/>
            <w:outlineLvl w:val="0"/>
          </w:pPr>
        </w:pPrChange>
      </w:pPr>
      <w:r w:rsidRPr="00167CE0">
        <w:rPr>
          <w:b/>
          <w:bCs/>
          <w:sz w:val="28"/>
          <w:szCs w:val="28"/>
          <w:lang w:val="it-IT"/>
          <w:rPrChange w:id="27465" w:author="James Vu" w:date="2024-04-18T22:33:00Z">
            <w:rPr>
              <w:b/>
              <w:bCs/>
              <w:lang w:val="it-IT"/>
            </w:rPr>
          </w:rPrChange>
        </w:rPr>
        <w:lastRenderedPageBreak/>
        <w:t>PHỤ LỤC II</w:t>
      </w:r>
      <w:r w:rsidR="000843E6" w:rsidRPr="00167CE0">
        <w:rPr>
          <w:b/>
          <w:bCs/>
          <w:sz w:val="28"/>
          <w:szCs w:val="28"/>
          <w:lang w:val="it-IT"/>
          <w:rPrChange w:id="27466" w:author="James Vu" w:date="2024-04-18T22:33:00Z">
            <w:rPr>
              <w:b/>
              <w:bCs/>
              <w:lang w:val="it-IT"/>
            </w:rPr>
          </w:rPrChange>
        </w:rPr>
        <w:t>I</w:t>
      </w:r>
    </w:p>
    <w:p w14:paraId="6F81A86E" w14:textId="22D490B9" w:rsidR="00F207A2" w:rsidRPr="00167CE0" w:rsidRDefault="00F207A2">
      <w:pPr>
        <w:widowControl w:val="0"/>
        <w:jc w:val="both"/>
        <w:outlineLvl w:val="0"/>
        <w:rPr>
          <w:b/>
          <w:bCs/>
          <w:sz w:val="28"/>
          <w:szCs w:val="28"/>
          <w:lang w:val="it-IT"/>
          <w:rPrChange w:id="27467" w:author="James Vu" w:date="2024-04-18T22:33:00Z">
            <w:rPr>
              <w:b/>
              <w:bCs/>
              <w:lang w:val="it-IT"/>
            </w:rPr>
          </w:rPrChange>
        </w:rPr>
        <w:pPrChange w:id="27468" w:author="James Vu" w:date="2024-04-18T22:33:00Z">
          <w:pPr>
            <w:widowControl w:val="0"/>
            <w:jc w:val="center"/>
            <w:outlineLvl w:val="0"/>
          </w:pPr>
        </w:pPrChange>
      </w:pPr>
      <w:r w:rsidRPr="00167CE0">
        <w:rPr>
          <w:b/>
          <w:bCs/>
          <w:sz w:val="28"/>
          <w:szCs w:val="28"/>
          <w:lang w:val="it-IT"/>
          <w:rPrChange w:id="27469" w:author="James Vu" w:date="2024-04-18T22:33:00Z">
            <w:rPr>
              <w:b/>
              <w:bCs/>
              <w:lang w:val="it-IT"/>
            </w:rPr>
          </w:rPrChange>
        </w:rPr>
        <w:t>CHI PHÍ LẮP ĐẶT THIẾT BỊ, CÀI ĐẶT PHẦN MỀM</w:t>
      </w:r>
    </w:p>
    <w:p w14:paraId="5C277A1F" w14:textId="2D316142" w:rsidR="00F207A2" w:rsidRPr="00167CE0" w:rsidRDefault="00D6521C">
      <w:pPr>
        <w:widowControl w:val="0"/>
        <w:spacing w:before="120" w:after="120"/>
        <w:jc w:val="both"/>
        <w:rPr>
          <w:i/>
          <w:iCs/>
          <w:sz w:val="28"/>
          <w:szCs w:val="28"/>
          <w:lang w:val="it-IT"/>
          <w:rPrChange w:id="27470" w:author="James Vu" w:date="2024-04-18T22:33:00Z">
            <w:rPr>
              <w:i/>
              <w:iCs/>
              <w:lang w:val="it-IT"/>
            </w:rPr>
          </w:rPrChange>
        </w:rPr>
        <w:pPrChange w:id="27471" w:author="James Vu" w:date="2024-04-18T22:33:00Z">
          <w:pPr>
            <w:widowControl w:val="0"/>
            <w:spacing w:before="120" w:after="120"/>
            <w:jc w:val="center"/>
          </w:pPr>
        </w:pPrChange>
      </w:pPr>
      <w:r w:rsidRPr="00167CE0">
        <w:rPr>
          <w:i/>
          <w:iCs/>
          <w:sz w:val="28"/>
          <w:szCs w:val="28"/>
          <w:lang w:val="it-IT"/>
          <w:rPrChange w:id="27472" w:author="James Vu" w:date="2024-04-18T22:33:00Z">
            <w:rPr>
              <w:i/>
              <w:iCs/>
              <w:lang w:val="it-IT"/>
            </w:rPr>
          </w:rPrChange>
        </w:rPr>
        <w:t>(Dự toán chi phí lắp đặt, cài đặt được tính theo định mức lắp đặt phần cứng và cài đặt phần mềm trong ứng dụng công nghệ thông tin được công bố tại Quyết định 1601/QĐ-BTTTT ngày 03/10/2011 của Bộ trưởng Bộ Thông tin và Truyền thông)</w:t>
      </w:r>
    </w:p>
    <w:p w14:paraId="7184E255" w14:textId="77777777" w:rsidR="00F207A2" w:rsidRPr="00167CE0" w:rsidRDefault="00F207A2">
      <w:pPr>
        <w:widowControl w:val="0"/>
        <w:spacing w:before="120" w:after="120"/>
        <w:jc w:val="both"/>
        <w:rPr>
          <w:b/>
          <w:bCs/>
          <w:sz w:val="28"/>
          <w:szCs w:val="28"/>
          <w:lang w:val="it-IT"/>
          <w:rPrChange w:id="27473" w:author="James Vu" w:date="2024-04-18T22:33:00Z">
            <w:rPr>
              <w:b/>
              <w:bCs/>
              <w:sz w:val="26"/>
              <w:szCs w:val="26"/>
              <w:lang w:val="it-IT"/>
            </w:rPr>
          </w:rPrChange>
        </w:rPr>
        <w:pPrChange w:id="27474" w:author="James Vu" w:date="2024-04-18T22:33:00Z">
          <w:pPr>
            <w:widowControl w:val="0"/>
            <w:spacing w:before="120" w:after="120"/>
            <w:jc w:val="right"/>
          </w:pPr>
        </w:pPrChange>
      </w:pPr>
      <w:r w:rsidRPr="00167CE0">
        <w:rPr>
          <w:i/>
          <w:iCs/>
          <w:sz w:val="28"/>
          <w:szCs w:val="28"/>
          <w:lang w:val="it-IT"/>
          <w:rPrChange w:id="27475" w:author="James Vu" w:date="2024-04-18T22:33:00Z">
            <w:rPr>
              <w:i/>
              <w:iCs/>
              <w:sz w:val="26"/>
              <w:szCs w:val="26"/>
              <w:lang w:val="it-IT"/>
            </w:rPr>
          </w:rPrChange>
        </w:rPr>
        <w:t>Đơn vị tính: Việt Nam Đồng</w:t>
      </w:r>
    </w:p>
    <w:p w14:paraId="59970923" w14:textId="79039EA5" w:rsidR="00F207A2" w:rsidRPr="00167CE0" w:rsidRDefault="005B29C2">
      <w:pPr>
        <w:widowControl w:val="0"/>
        <w:spacing w:before="120" w:after="120"/>
        <w:jc w:val="both"/>
        <w:rPr>
          <w:b/>
          <w:bCs/>
          <w:sz w:val="28"/>
          <w:szCs w:val="28"/>
          <w:rPrChange w:id="27476" w:author="James Vu" w:date="2024-04-18T22:33:00Z">
            <w:rPr>
              <w:b/>
              <w:bCs/>
            </w:rPr>
          </w:rPrChange>
        </w:rPr>
        <w:pPrChange w:id="27477" w:author="James Vu" w:date="2024-04-18T22:33:00Z">
          <w:pPr>
            <w:widowControl w:val="0"/>
            <w:spacing w:before="120" w:after="120"/>
          </w:pPr>
        </w:pPrChange>
      </w:pPr>
      <w:r w:rsidRPr="00167CE0">
        <w:rPr>
          <w:b/>
          <w:bCs/>
          <w:sz w:val="28"/>
          <w:szCs w:val="28"/>
          <w:lang w:val="it-IT"/>
          <w:rPrChange w:id="27478" w:author="James Vu" w:date="2024-04-18T22:33:00Z">
            <w:rPr>
              <w:b/>
              <w:bCs/>
              <w:lang w:val="it-IT"/>
            </w:rPr>
          </w:rPrChange>
        </w:rPr>
        <w:t>Bảng tổng hợp dự toán lắp đặt, cài đặt</w:t>
      </w:r>
      <w:r w:rsidR="00F207A2" w:rsidRPr="00167CE0">
        <w:rPr>
          <w:b/>
          <w:bCs/>
          <w:sz w:val="28"/>
          <w:szCs w:val="28"/>
          <w:rPrChange w:id="27479" w:author="James Vu" w:date="2024-04-18T22:33:00Z">
            <w:rPr>
              <w:b/>
              <w:bCs/>
            </w:rPr>
          </w:rPrChange>
        </w:rPr>
        <w:t>:</w:t>
      </w:r>
    </w:p>
    <w:tbl>
      <w:tblPr>
        <w:tblW w:w="4624" w:type="pct"/>
        <w:tblCellMar>
          <w:left w:w="0" w:type="dxa"/>
          <w:right w:w="0" w:type="dxa"/>
        </w:tblCellMar>
        <w:tblLook w:val="04A0" w:firstRow="1" w:lastRow="0" w:firstColumn="1" w:lastColumn="0" w:noHBand="0" w:noVBand="1"/>
      </w:tblPr>
      <w:tblGrid>
        <w:gridCol w:w="540"/>
        <w:gridCol w:w="384"/>
        <w:gridCol w:w="4603"/>
        <w:gridCol w:w="279"/>
        <w:gridCol w:w="1023"/>
        <w:gridCol w:w="3088"/>
        <w:gridCol w:w="2477"/>
        <w:gridCol w:w="968"/>
        <w:tblGridChange w:id="27480">
          <w:tblGrid>
            <w:gridCol w:w="5"/>
            <w:gridCol w:w="540"/>
            <w:gridCol w:w="67"/>
            <w:gridCol w:w="306"/>
            <w:gridCol w:w="11"/>
            <w:gridCol w:w="4603"/>
            <w:gridCol w:w="279"/>
            <w:gridCol w:w="500"/>
            <w:gridCol w:w="523"/>
            <w:gridCol w:w="412"/>
            <w:gridCol w:w="143"/>
            <w:gridCol w:w="1272"/>
            <w:gridCol w:w="1261"/>
            <w:gridCol w:w="834"/>
            <w:gridCol w:w="1643"/>
            <w:gridCol w:w="111"/>
            <w:gridCol w:w="844"/>
            <w:gridCol w:w="13"/>
            <w:gridCol w:w="1008"/>
            <w:gridCol w:w="74"/>
          </w:tblGrid>
        </w:tblGridChange>
      </w:tblGrid>
      <w:tr w:rsidR="00B053AF" w:rsidRPr="00B053AF" w:rsidDel="001873A6" w14:paraId="5D1395F8" w14:textId="2F2C1314" w:rsidTr="00B053AF">
        <w:trPr>
          <w:tblHeader/>
          <w:del w:id="27481" w:author="James Vu" w:date="2024-04-18T23:32:00Z"/>
        </w:trPr>
        <w:tc>
          <w:tcPr>
            <w:tcW w:w="22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68C289" w14:textId="48FEE163" w:rsidR="005B29C2" w:rsidRPr="00167CE0" w:rsidDel="001873A6" w:rsidRDefault="005B29C2">
            <w:pPr>
              <w:widowControl w:val="0"/>
              <w:spacing w:before="120" w:after="120"/>
              <w:jc w:val="both"/>
              <w:rPr>
                <w:del w:id="27482" w:author="James Vu" w:date="2024-04-18T23:32:00Z"/>
                <w:b/>
                <w:bCs/>
                <w:color w:val="000000"/>
                <w:sz w:val="28"/>
                <w:szCs w:val="28"/>
                <w:rPrChange w:id="27483" w:author="James Vu" w:date="2024-04-18T22:33:00Z">
                  <w:rPr>
                    <w:del w:id="27484" w:author="James Vu" w:date="2024-04-18T23:32:00Z"/>
                    <w:b/>
                    <w:bCs/>
                    <w:color w:val="000000"/>
                    <w:sz w:val="26"/>
                    <w:szCs w:val="26"/>
                  </w:rPr>
                </w:rPrChange>
              </w:rPr>
              <w:pPrChange w:id="27485" w:author="James Vu" w:date="2024-04-18T22:33:00Z">
                <w:pPr>
                  <w:widowControl w:val="0"/>
                  <w:spacing w:before="120" w:after="120"/>
                  <w:jc w:val="center"/>
                </w:pPr>
              </w:pPrChange>
            </w:pPr>
            <w:del w:id="27486" w:author="James Vu" w:date="2024-04-18T23:32:00Z">
              <w:r w:rsidRPr="00167CE0" w:rsidDel="001873A6">
                <w:rPr>
                  <w:b/>
                  <w:bCs/>
                  <w:color w:val="000000"/>
                  <w:sz w:val="28"/>
                  <w:szCs w:val="28"/>
                  <w:rPrChange w:id="27487" w:author="James Vu" w:date="2024-04-18T22:33:00Z">
                    <w:rPr>
                      <w:b/>
                      <w:bCs/>
                      <w:color w:val="000000"/>
                      <w:sz w:val="26"/>
                      <w:szCs w:val="26"/>
                    </w:rPr>
                  </w:rPrChange>
                </w:rPr>
                <w:delText>STT</w:delText>
              </w:r>
            </w:del>
          </w:p>
        </w:tc>
        <w:tc>
          <w:tcPr>
            <w:tcW w:w="2120" w:type="pct"/>
            <w:gridSpan w:val="2"/>
            <w:tcBorders>
              <w:top w:val="single" w:sz="4" w:space="0" w:color="auto"/>
              <w:left w:val="nil"/>
              <w:bottom w:val="single" w:sz="4" w:space="0" w:color="auto"/>
              <w:right w:val="single" w:sz="4" w:space="0" w:color="auto"/>
            </w:tcBorders>
            <w:shd w:val="clear" w:color="auto" w:fill="auto"/>
            <w:noWrap/>
            <w:vAlign w:val="center"/>
            <w:hideMark/>
          </w:tcPr>
          <w:p w14:paraId="20FBF383" w14:textId="6CA37EAB" w:rsidR="005B29C2" w:rsidRPr="00167CE0" w:rsidDel="001873A6" w:rsidRDefault="005B29C2">
            <w:pPr>
              <w:widowControl w:val="0"/>
              <w:spacing w:before="120" w:after="120"/>
              <w:jc w:val="both"/>
              <w:rPr>
                <w:del w:id="27488" w:author="James Vu" w:date="2024-04-18T23:32:00Z"/>
                <w:b/>
                <w:bCs/>
                <w:color w:val="000000"/>
                <w:sz w:val="28"/>
                <w:szCs w:val="28"/>
                <w:rPrChange w:id="27489" w:author="James Vu" w:date="2024-04-18T22:33:00Z">
                  <w:rPr>
                    <w:del w:id="27490" w:author="James Vu" w:date="2024-04-18T23:32:00Z"/>
                    <w:b/>
                    <w:bCs/>
                    <w:color w:val="000000"/>
                    <w:sz w:val="26"/>
                    <w:szCs w:val="26"/>
                  </w:rPr>
                </w:rPrChange>
              </w:rPr>
              <w:pPrChange w:id="27491" w:author="James Vu" w:date="2024-04-18T22:33:00Z">
                <w:pPr>
                  <w:widowControl w:val="0"/>
                  <w:spacing w:before="120" w:after="120"/>
                  <w:jc w:val="center"/>
                </w:pPr>
              </w:pPrChange>
            </w:pPr>
            <w:del w:id="27492" w:author="James Vu" w:date="2024-04-18T23:32:00Z">
              <w:r w:rsidRPr="00167CE0" w:rsidDel="001873A6">
                <w:rPr>
                  <w:b/>
                  <w:bCs/>
                  <w:color w:val="000000"/>
                  <w:sz w:val="28"/>
                  <w:szCs w:val="28"/>
                  <w:rPrChange w:id="27493" w:author="James Vu" w:date="2024-04-18T22:33:00Z">
                    <w:rPr>
                      <w:b/>
                      <w:bCs/>
                      <w:color w:val="000000"/>
                      <w:sz w:val="26"/>
                      <w:szCs w:val="26"/>
                    </w:rPr>
                  </w:rPrChange>
                </w:rPr>
                <w:delText>Khoản mục chi phí</w:delText>
              </w:r>
            </w:del>
          </w:p>
        </w:tc>
        <w:tc>
          <w:tcPr>
            <w:tcW w:w="391" w:type="pct"/>
            <w:gridSpan w:val="2"/>
            <w:tcBorders>
              <w:top w:val="single" w:sz="4" w:space="0" w:color="auto"/>
              <w:left w:val="nil"/>
              <w:bottom w:val="single" w:sz="4" w:space="0" w:color="auto"/>
              <w:right w:val="single" w:sz="4" w:space="0" w:color="auto"/>
            </w:tcBorders>
            <w:shd w:val="clear" w:color="auto" w:fill="auto"/>
            <w:noWrap/>
            <w:vAlign w:val="center"/>
            <w:hideMark/>
          </w:tcPr>
          <w:p w14:paraId="7CB9B83C" w14:textId="335FB144" w:rsidR="005B29C2" w:rsidRPr="00167CE0" w:rsidDel="001873A6" w:rsidRDefault="005B29C2">
            <w:pPr>
              <w:widowControl w:val="0"/>
              <w:spacing w:before="120" w:after="120"/>
              <w:jc w:val="both"/>
              <w:rPr>
                <w:del w:id="27494" w:author="James Vu" w:date="2024-04-18T23:32:00Z"/>
                <w:b/>
                <w:bCs/>
                <w:color w:val="000000"/>
                <w:sz w:val="28"/>
                <w:szCs w:val="28"/>
                <w:rPrChange w:id="27495" w:author="James Vu" w:date="2024-04-18T22:33:00Z">
                  <w:rPr>
                    <w:del w:id="27496" w:author="James Vu" w:date="2024-04-18T23:32:00Z"/>
                    <w:b/>
                    <w:bCs/>
                    <w:color w:val="000000"/>
                    <w:sz w:val="26"/>
                    <w:szCs w:val="26"/>
                  </w:rPr>
                </w:rPrChange>
              </w:rPr>
              <w:pPrChange w:id="27497" w:author="James Vu" w:date="2024-04-18T22:33:00Z">
                <w:pPr>
                  <w:widowControl w:val="0"/>
                  <w:spacing w:before="120" w:after="120"/>
                  <w:jc w:val="center"/>
                </w:pPr>
              </w:pPrChange>
            </w:pPr>
            <w:del w:id="27498" w:author="James Vu" w:date="2024-04-18T23:32:00Z">
              <w:r w:rsidRPr="00167CE0" w:rsidDel="001873A6">
                <w:rPr>
                  <w:b/>
                  <w:bCs/>
                  <w:color w:val="000000"/>
                  <w:sz w:val="28"/>
                  <w:szCs w:val="28"/>
                  <w:rPrChange w:id="27499" w:author="James Vu" w:date="2024-04-18T22:33:00Z">
                    <w:rPr>
                      <w:b/>
                      <w:bCs/>
                      <w:color w:val="000000"/>
                      <w:sz w:val="26"/>
                      <w:szCs w:val="26"/>
                    </w:rPr>
                  </w:rPrChange>
                </w:rPr>
                <w:delText>Ký hiệu</w:delText>
              </w:r>
            </w:del>
          </w:p>
        </w:tc>
        <w:tc>
          <w:tcPr>
            <w:tcW w:w="1247" w:type="pct"/>
            <w:tcBorders>
              <w:top w:val="single" w:sz="4" w:space="0" w:color="auto"/>
              <w:left w:val="nil"/>
              <w:bottom w:val="single" w:sz="4" w:space="0" w:color="auto"/>
              <w:right w:val="single" w:sz="4" w:space="0" w:color="auto"/>
            </w:tcBorders>
            <w:shd w:val="clear" w:color="auto" w:fill="auto"/>
            <w:noWrap/>
            <w:vAlign w:val="center"/>
            <w:hideMark/>
          </w:tcPr>
          <w:p w14:paraId="7BDDD938" w14:textId="6821A8CC" w:rsidR="005B29C2" w:rsidRPr="00167CE0" w:rsidDel="001873A6" w:rsidRDefault="005B29C2">
            <w:pPr>
              <w:widowControl w:val="0"/>
              <w:spacing w:before="120" w:after="120"/>
              <w:jc w:val="both"/>
              <w:rPr>
                <w:del w:id="27500" w:author="James Vu" w:date="2024-04-18T23:32:00Z"/>
                <w:b/>
                <w:bCs/>
                <w:color w:val="000000"/>
                <w:sz w:val="28"/>
                <w:szCs w:val="28"/>
                <w:rPrChange w:id="27501" w:author="James Vu" w:date="2024-04-18T22:33:00Z">
                  <w:rPr>
                    <w:del w:id="27502" w:author="James Vu" w:date="2024-04-18T23:32:00Z"/>
                    <w:b/>
                    <w:bCs/>
                    <w:color w:val="000000"/>
                    <w:sz w:val="26"/>
                    <w:szCs w:val="26"/>
                  </w:rPr>
                </w:rPrChange>
              </w:rPr>
              <w:pPrChange w:id="27503" w:author="James Vu" w:date="2024-04-18T22:33:00Z">
                <w:pPr>
                  <w:widowControl w:val="0"/>
                  <w:spacing w:before="120" w:after="120"/>
                  <w:jc w:val="center"/>
                </w:pPr>
              </w:pPrChange>
            </w:pPr>
            <w:del w:id="27504" w:author="James Vu" w:date="2024-04-18T23:32:00Z">
              <w:r w:rsidRPr="00167CE0" w:rsidDel="001873A6">
                <w:rPr>
                  <w:b/>
                  <w:bCs/>
                  <w:color w:val="000000"/>
                  <w:sz w:val="28"/>
                  <w:szCs w:val="28"/>
                  <w:rPrChange w:id="27505" w:author="James Vu" w:date="2024-04-18T22:33:00Z">
                    <w:rPr>
                      <w:b/>
                      <w:bCs/>
                      <w:color w:val="000000"/>
                      <w:sz w:val="26"/>
                      <w:szCs w:val="26"/>
                    </w:rPr>
                  </w:rPrChange>
                </w:rPr>
                <w:delText>Cách tính</w:delText>
              </w:r>
            </w:del>
          </w:p>
        </w:tc>
        <w:tc>
          <w:tcPr>
            <w:tcW w:w="1018" w:type="pct"/>
            <w:tcBorders>
              <w:top w:val="single" w:sz="4" w:space="0" w:color="auto"/>
              <w:left w:val="nil"/>
              <w:bottom w:val="single" w:sz="4" w:space="0" w:color="auto"/>
              <w:right w:val="single" w:sz="4" w:space="0" w:color="auto"/>
            </w:tcBorders>
            <w:shd w:val="clear" w:color="auto" w:fill="auto"/>
            <w:noWrap/>
            <w:vAlign w:val="center"/>
            <w:hideMark/>
          </w:tcPr>
          <w:p w14:paraId="08E32A44" w14:textId="6130ED39" w:rsidR="005B29C2" w:rsidRPr="00167CE0" w:rsidDel="001873A6" w:rsidRDefault="005B29C2">
            <w:pPr>
              <w:widowControl w:val="0"/>
              <w:spacing w:before="120" w:after="120"/>
              <w:jc w:val="both"/>
              <w:rPr>
                <w:del w:id="27506" w:author="James Vu" w:date="2024-04-18T23:32:00Z"/>
                <w:b/>
                <w:bCs/>
                <w:color w:val="000000"/>
                <w:sz w:val="28"/>
                <w:szCs w:val="28"/>
                <w:rPrChange w:id="27507" w:author="James Vu" w:date="2024-04-18T22:33:00Z">
                  <w:rPr>
                    <w:del w:id="27508" w:author="James Vu" w:date="2024-04-18T23:32:00Z"/>
                    <w:b/>
                    <w:bCs/>
                    <w:color w:val="000000"/>
                    <w:sz w:val="26"/>
                    <w:szCs w:val="26"/>
                  </w:rPr>
                </w:rPrChange>
              </w:rPr>
              <w:pPrChange w:id="27509" w:author="James Vu" w:date="2024-04-18T22:33:00Z">
                <w:pPr>
                  <w:widowControl w:val="0"/>
                  <w:spacing w:before="120" w:after="120"/>
                  <w:jc w:val="center"/>
                </w:pPr>
              </w:pPrChange>
            </w:pPr>
            <w:del w:id="27510" w:author="James Vu" w:date="2024-04-18T23:32:00Z">
              <w:r w:rsidRPr="00167CE0" w:rsidDel="001873A6">
                <w:rPr>
                  <w:b/>
                  <w:bCs/>
                  <w:color w:val="000000"/>
                  <w:sz w:val="28"/>
                  <w:szCs w:val="28"/>
                  <w:rPrChange w:id="27511" w:author="James Vu" w:date="2024-04-18T22:33:00Z">
                    <w:rPr>
                      <w:b/>
                      <w:bCs/>
                      <w:color w:val="000000"/>
                      <w:sz w:val="26"/>
                      <w:szCs w:val="26"/>
                    </w:rPr>
                  </w:rPrChange>
                </w:rPr>
                <w:delText>Thành tiền</w:delText>
              </w:r>
            </w:del>
          </w:p>
        </w:tc>
        <w:tc>
          <w:tcPr>
            <w:tcW w:w="378" w:type="pct"/>
            <w:tcBorders>
              <w:top w:val="single" w:sz="4" w:space="0" w:color="auto"/>
              <w:left w:val="nil"/>
              <w:bottom w:val="single" w:sz="4" w:space="0" w:color="auto"/>
              <w:right w:val="single" w:sz="4" w:space="0" w:color="auto"/>
            </w:tcBorders>
            <w:shd w:val="clear" w:color="auto" w:fill="auto"/>
            <w:noWrap/>
            <w:vAlign w:val="center"/>
            <w:hideMark/>
          </w:tcPr>
          <w:p w14:paraId="0DD91BFE" w14:textId="5FCBF969" w:rsidR="005B29C2" w:rsidRPr="00167CE0" w:rsidDel="001873A6" w:rsidRDefault="005B29C2">
            <w:pPr>
              <w:widowControl w:val="0"/>
              <w:spacing w:before="120" w:after="120"/>
              <w:jc w:val="both"/>
              <w:rPr>
                <w:del w:id="27512" w:author="James Vu" w:date="2024-04-18T23:32:00Z"/>
                <w:b/>
                <w:bCs/>
                <w:color w:val="000000"/>
                <w:sz w:val="28"/>
                <w:szCs w:val="28"/>
                <w:rPrChange w:id="27513" w:author="James Vu" w:date="2024-04-18T22:33:00Z">
                  <w:rPr>
                    <w:del w:id="27514" w:author="James Vu" w:date="2024-04-18T23:32:00Z"/>
                    <w:b/>
                    <w:bCs/>
                    <w:color w:val="000000"/>
                    <w:sz w:val="26"/>
                    <w:szCs w:val="26"/>
                  </w:rPr>
                </w:rPrChange>
              </w:rPr>
              <w:pPrChange w:id="27515" w:author="James Vu" w:date="2024-04-18T22:33:00Z">
                <w:pPr>
                  <w:widowControl w:val="0"/>
                  <w:spacing w:before="120" w:after="120"/>
                  <w:jc w:val="center"/>
                </w:pPr>
              </w:pPrChange>
            </w:pPr>
            <w:del w:id="27516" w:author="James Vu" w:date="2024-04-18T23:32:00Z">
              <w:r w:rsidRPr="00167CE0" w:rsidDel="001873A6">
                <w:rPr>
                  <w:b/>
                  <w:bCs/>
                  <w:color w:val="000000"/>
                  <w:sz w:val="28"/>
                  <w:szCs w:val="28"/>
                  <w:rPrChange w:id="27517" w:author="James Vu" w:date="2024-04-18T22:33:00Z">
                    <w:rPr>
                      <w:b/>
                      <w:bCs/>
                      <w:color w:val="000000"/>
                      <w:sz w:val="26"/>
                      <w:szCs w:val="26"/>
                    </w:rPr>
                  </w:rPrChange>
                </w:rPr>
                <w:delText>Ghi chú</w:delText>
              </w:r>
            </w:del>
          </w:p>
        </w:tc>
      </w:tr>
      <w:tr w:rsidR="005B29C2" w:rsidRPr="00167CE0" w:rsidDel="001873A6" w14:paraId="1F0356A2" w14:textId="2988B194" w:rsidTr="00B053AF">
        <w:tblPrEx>
          <w:tblW w:w="4624" w:type="pct"/>
          <w:tblCellMar>
            <w:left w:w="0" w:type="dxa"/>
            <w:right w:w="0" w:type="dxa"/>
          </w:tblCellMar>
          <w:tblPrExChange w:id="27518" w:author="James Vu" w:date="2024-04-18T23:51:00Z">
            <w:tblPrEx>
              <w:tblW w:w="5000" w:type="pct"/>
              <w:tblCellMar>
                <w:left w:w="0" w:type="dxa"/>
                <w:right w:w="0" w:type="dxa"/>
              </w:tblCellMar>
            </w:tblPrEx>
          </w:tblPrExChange>
        </w:tblPrEx>
        <w:trPr>
          <w:del w:id="27519"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hideMark/>
            <w:tcPrChange w:id="27520"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hideMark/>
              </w:tcPr>
            </w:tcPrChange>
          </w:tcPr>
          <w:p w14:paraId="536D3BDC" w14:textId="073DE4EE" w:rsidR="005B29C2" w:rsidRPr="00167CE0" w:rsidDel="001873A6" w:rsidRDefault="005B29C2">
            <w:pPr>
              <w:widowControl w:val="0"/>
              <w:spacing w:before="120" w:after="120"/>
              <w:jc w:val="both"/>
              <w:rPr>
                <w:del w:id="27521" w:author="James Vu" w:date="2024-04-18T23:32:00Z"/>
                <w:b/>
                <w:bCs/>
                <w:color w:val="000000"/>
                <w:sz w:val="28"/>
                <w:szCs w:val="28"/>
                <w:rPrChange w:id="27522" w:author="James Vu" w:date="2024-04-18T22:33:00Z">
                  <w:rPr>
                    <w:del w:id="27523" w:author="James Vu" w:date="2024-04-18T23:32:00Z"/>
                    <w:b/>
                    <w:bCs/>
                    <w:color w:val="000000"/>
                    <w:sz w:val="26"/>
                    <w:szCs w:val="26"/>
                  </w:rPr>
                </w:rPrChange>
              </w:rPr>
              <w:pPrChange w:id="27524" w:author="James Vu" w:date="2024-04-18T22:33:00Z">
                <w:pPr>
                  <w:widowControl w:val="0"/>
                  <w:spacing w:before="120" w:after="120"/>
                  <w:jc w:val="center"/>
                </w:pPr>
              </w:pPrChange>
            </w:pPr>
            <w:del w:id="27525" w:author="James Vu" w:date="2024-04-18T23:32:00Z">
              <w:r w:rsidRPr="00167CE0" w:rsidDel="001873A6">
                <w:rPr>
                  <w:b/>
                  <w:bCs/>
                  <w:color w:val="000000"/>
                  <w:sz w:val="28"/>
                  <w:szCs w:val="28"/>
                  <w:rPrChange w:id="27526" w:author="James Vu" w:date="2024-04-18T22:33:00Z">
                    <w:rPr>
                      <w:b/>
                      <w:bCs/>
                      <w:color w:val="000000"/>
                      <w:sz w:val="26"/>
                      <w:szCs w:val="26"/>
                    </w:rPr>
                  </w:rPrChange>
                </w:rPr>
                <w:delText>I</w:delText>
              </w:r>
            </w:del>
          </w:p>
        </w:tc>
        <w:tc>
          <w:tcPr>
            <w:tcW w:w="2120" w:type="pct"/>
            <w:gridSpan w:val="2"/>
            <w:tcBorders>
              <w:top w:val="nil"/>
              <w:left w:val="nil"/>
              <w:bottom w:val="single" w:sz="4" w:space="0" w:color="auto"/>
              <w:right w:val="single" w:sz="4" w:space="0" w:color="auto"/>
            </w:tcBorders>
            <w:shd w:val="clear" w:color="auto" w:fill="auto"/>
            <w:hideMark/>
            <w:tcPrChange w:id="27527" w:author="James Vu" w:date="2024-04-18T23:51:00Z">
              <w:tcPr>
                <w:tcW w:w="1972" w:type="pct"/>
                <w:gridSpan w:val="5"/>
                <w:tcBorders>
                  <w:top w:val="nil"/>
                  <w:left w:val="nil"/>
                  <w:bottom w:val="single" w:sz="4" w:space="0" w:color="auto"/>
                  <w:right w:val="single" w:sz="4" w:space="0" w:color="auto"/>
                </w:tcBorders>
                <w:shd w:val="clear" w:color="auto" w:fill="auto"/>
                <w:hideMark/>
              </w:tcPr>
            </w:tcPrChange>
          </w:tcPr>
          <w:p w14:paraId="209E4EED" w14:textId="250F8649" w:rsidR="005B29C2" w:rsidRPr="00167CE0" w:rsidDel="001873A6" w:rsidRDefault="005B29C2">
            <w:pPr>
              <w:widowControl w:val="0"/>
              <w:spacing w:before="120" w:after="120"/>
              <w:jc w:val="both"/>
              <w:rPr>
                <w:del w:id="27528" w:author="James Vu" w:date="2024-04-18T23:32:00Z"/>
                <w:b/>
                <w:bCs/>
                <w:color w:val="000000"/>
                <w:sz w:val="28"/>
                <w:szCs w:val="28"/>
                <w:rPrChange w:id="27529" w:author="James Vu" w:date="2024-04-18T22:33:00Z">
                  <w:rPr>
                    <w:del w:id="27530" w:author="James Vu" w:date="2024-04-18T23:32:00Z"/>
                    <w:b/>
                    <w:bCs/>
                    <w:color w:val="000000"/>
                    <w:sz w:val="26"/>
                    <w:szCs w:val="26"/>
                  </w:rPr>
                </w:rPrChange>
              </w:rPr>
              <w:pPrChange w:id="27531" w:author="James Vu" w:date="2024-04-18T22:33:00Z">
                <w:pPr>
                  <w:widowControl w:val="0"/>
                  <w:spacing w:before="120" w:after="120"/>
                </w:pPr>
              </w:pPrChange>
            </w:pPr>
            <w:del w:id="27532" w:author="James Vu" w:date="2024-04-18T23:32:00Z">
              <w:r w:rsidRPr="00167CE0" w:rsidDel="001873A6">
                <w:rPr>
                  <w:b/>
                  <w:bCs/>
                  <w:color w:val="000000"/>
                  <w:sz w:val="28"/>
                  <w:szCs w:val="28"/>
                  <w:rPrChange w:id="27533" w:author="James Vu" w:date="2024-04-18T22:33:00Z">
                    <w:rPr>
                      <w:b/>
                      <w:bCs/>
                      <w:color w:val="000000"/>
                      <w:sz w:val="26"/>
                      <w:szCs w:val="26"/>
                    </w:rPr>
                  </w:rPrChange>
                </w:rPr>
                <w:delText>CHI PHÍ TRỰC TIẾP</w:delText>
              </w:r>
            </w:del>
          </w:p>
        </w:tc>
        <w:tc>
          <w:tcPr>
            <w:tcW w:w="391" w:type="pct"/>
            <w:gridSpan w:val="2"/>
            <w:tcBorders>
              <w:top w:val="nil"/>
              <w:left w:val="nil"/>
              <w:bottom w:val="single" w:sz="4" w:space="0" w:color="auto"/>
              <w:right w:val="single" w:sz="4" w:space="0" w:color="auto"/>
            </w:tcBorders>
            <w:shd w:val="clear" w:color="auto" w:fill="auto"/>
            <w:hideMark/>
            <w:tcPrChange w:id="27534" w:author="James Vu" w:date="2024-04-18T23:51:00Z">
              <w:tcPr>
                <w:tcW w:w="373" w:type="pct"/>
                <w:gridSpan w:val="3"/>
                <w:tcBorders>
                  <w:top w:val="nil"/>
                  <w:left w:val="nil"/>
                  <w:bottom w:val="single" w:sz="4" w:space="0" w:color="auto"/>
                  <w:right w:val="single" w:sz="4" w:space="0" w:color="auto"/>
                </w:tcBorders>
                <w:shd w:val="clear" w:color="auto" w:fill="auto"/>
                <w:hideMark/>
              </w:tcPr>
            </w:tcPrChange>
          </w:tcPr>
          <w:p w14:paraId="74469211" w14:textId="01BCCB69" w:rsidR="005B29C2" w:rsidRPr="00167CE0" w:rsidDel="001873A6" w:rsidRDefault="005B29C2">
            <w:pPr>
              <w:widowControl w:val="0"/>
              <w:spacing w:before="120" w:after="120"/>
              <w:jc w:val="both"/>
              <w:rPr>
                <w:del w:id="27535" w:author="James Vu" w:date="2024-04-18T23:32:00Z"/>
                <w:b/>
                <w:bCs/>
                <w:color w:val="000000"/>
                <w:sz w:val="28"/>
                <w:szCs w:val="28"/>
                <w:rPrChange w:id="27536" w:author="James Vu" w:date="2024-04-18T22:33:00Z">
                  <w:rPr>
                    <w:del w:id="27537" w:author="James Vu" w:date="2024-04-18T23:32:00Z"/>
                    <w:b/>
                    <w:bCs/>
                    <w:color w:val="000000"/>
                    <w:sz w:val="26"/>
                    <w:szCs w:val="26"/>
                  </w:rPr>
                </w:rPrChange>
              </w:rPr>
              <w:pPrChange w:id="27538" w:author="James Vu" w:date="2024-04-18T22:33:00Z">
                <w:pPr>
                  <w:widowControl w:val="0"/>
                  <w:spacing w:before="120" w:after="120"/>
                  <w:jc w:val="center"/>
                </w:pPr>
              </w:pPrChange>
            </w:pPr>
            <w:del w:id="27539" w:author="James Vu" w:date="2024-04-18T23:32:00Z">
              <w:r w:rsidRPr="00167CE0" w:rsidDel="001873A6">
                <w:rPr>
                  <w:b/>
                  <w:bCs/>
                  <w:color w:val="000000"/>
                  <w:sz w:val="28"/>
                  <w:szCs w:val="28"/>
                  <w:rPrChange w:id="27540" w:author="James Vu" w:date="2024-04-18T22:33:00Z">
                    <w:rPr>
                      <w:b/>
                      <w:bCs/>
                      <w:color w:val="000000"/>
                      <w:sz w:val="26"/>
                      <w:szCs w:val="26"/>
                    </w:rPr>
                  </w:rPrChange>
                </w:rPr>
                <w:delText> </w:delText>
              </w:r>
            </w:del>
          </w:p>
        </w:tc>
        <w:tc>
          <w:tcPr>
            <w:tcW w:w="1247" w:type="pct"/>
            <w:tcBorders>
              <w:top w:val="nil"/>
              <w:left w:val="nil"/>
              <w:bottom w:val="single" w:sz="4" w:space="0" w:color="auto"/>
              <w:right w:val="single" w:sz="4" w:space="0" w:color="auto"/>
            </w:tcBorders>
            <w:shd w:val="clear" w:color="auto" w:fill="auto"/>
            <w:hideMark/>
            <w:tcPrChange w:id="27541" w:author="James Vu" w:date="2024-04-18T23:51:00Z">
              <w:tcPr>
                <w:tcW w:w="1165" w:type="pct"/>
                <w:gridSpan w:val="3"/>
                <w:tcBorders>
                  <w:top w:val="nil"/>
                  <w:left w:val="nil"/>
                  <w:bottom w:val="single" w:sz="4" w:space="0" w:color="auto"/>
                  <w:right w:val="single" w:sz="4" w:space="0" w:color="auto"/>
                </w:tcBorders>
                <w:shd w:val="clear" w:color="auto" w:fill="auto"/>
                <w:hideMark/>
              </w:tcPr>
            </w:tcPrChange>
          </w:tcPr>
          <w:p w14:paraId="525E8A50" w14:textId="621B8F47" w:rsidR="005B29C2" w:rsidRPr="00167CE0" w:rsidDel="001873A6" w:rsidRDefault="005B29C2">
            <w:pPr>
              <w:widowControl w:val="0"/>
              <w:spacing w:before="120" w:after="120"/>
              <w:jc w:val="both"/>
              <w:rPr>
                <w:del w:id="27542" w:author="James Vu" w:date="2024-04-18T23:32:00Z"/>
                <w:b/>
                <w:bCs/>
                <w:color w:val="000000"/>
                <w:sz w:val="28"/>
                <w:szCs w:val="28"/>
                <w:rPrChange w:id="27543" w:author="James Vu" w:date="2024-04-18T22:33:00Z">
                  <w:rPr>
                    <w:del w:id="27544" w:author="James Vu" w:date="2024-04-18T23:32:00Z"/>
                    <w:b/>
                    <w:bCs/>
                    <w:color w:val="000000"/>
                    <w:sz w:val="26"/>
                    <w:szCs w:val="26"/>
                  </w:rPr>
                </w:rPrChange>
              </w:rPr>
              <w:pPrChange w:id="27545" w:author="James Vu" w:date="2024-04-18T22:33:00Z">
                <w:pPr>
                  <w:widowControl w:val="0"/>
                  <w:spacing w:before="120" w:after="120"/>
                  <w:jc w:val="center"/>
                </w:pPr>
              </w:pPrChange>
            </w:pPr>
            <w:del w:id="27546" w:author="James Vu" w:date="2024-04-18T23:32:00Z">
              <w:r w:rsidRPr="00167CE0" w:rsidDel="001873A6">
                <w:rPr>
                  <w:b/>
                  <w:bCs/>
                  <w:color w:val="000000"/>
                  <w:sz w:val="28"/>
                  <w:szCs w:val="28"/>
                  <w:rPrChange w:id="27547" w:author="James Vu" w:date="2024-04-18T22:33:00Z">
                    <w:rPr>
                      <w:b/>
                      <w:bCs/>
                      <w:color w:val="000000"/>
                      <w:sz w:val="26"/>
                      <w:szCs w:val="26"/>
                    </w:rPr>
                  </w:rPrChange>
                </w:rPr>
                <w:delText> </w:delText>
              </w:r>
            </w:del>
          </w:p>
        </w:tc>
        <w:tc>
          <w:tcPr>
            <w:tcW w:w="1018" w:type="pct"/>
            <w:tcBorders>
              <w:top w:val="nil"/>
              <w:left w:val="nil"/>
              <w:bottom w:val="single" w:sz="4" w:space="0" w:color="auto"/>
              <w:right w:val="single" w:sz="4" w:space="0" w:color="auto"/>
            </w:tcBorders>
            <w:shd w:val="clear" w:color="auto" w:fill="auto"/>
            <w:hideMark/>
            <w:tcPrChange w:id="27548" w:author="James Vu" w:date="2024-04-18T23:51:00Z">
              <w:tcPr>
                <w:tcW w:w="899" w:type="pct"/>
                <w:gridSpan w:val="3"/>
                <w:tcBorders>
                  <w:top w:val="nil"/>
                  <w:left w:val="nil"/>
                  <w:bottom w:val="single" w:sz="4" w:space="0" w:color="auto"/>
                  <w:right w:val="single" w:sz="4" w:space="0" w:color="auto"/>
                </w:tcBorders>
                <w:shd w:val="clear" w:color="auto" w:fill="auto"/>
                <w:hideMark/>
              </w:tcPr>
            </w:tcPrChange>
          </w:tcPr>
          <w:p w14:paraId="0FED0DE2" w14:textId="03434811" w:rsidR="005B29C2" w:rsidRPr="00167CE0" w:rsidDel="001873A6" w:rsidRDefault="005B29C2">
            <w:pPr>
              <w:widowControl w:val="0"/>
              <w:spacing w:before="120" w:after="120"/>
              <w:jc w:val="both"/>
              <w:rPr>
                <w:del w:id="27549" w:author="James Vu" w:date="2024-04-18T23:32:00Z"/>
                <w:b/>
                <w:bCs/>
                <w:color w:val="000000"/>
                <w:sz w:val="28"/>
                <w:szCs w:val="28"/>
                <w:rPrChange w:id="27550" w:author="James Vu" w:date="2024-04-18T22:33:00Z">
                  <w:rPr>
                    <w:del w:id="27551" w:author="James Vu" w:date="2024-04-18T23:32:00Z"/>
                    <w:b/>
                    <w:bCs/>
                    <w:color w:val="000000"/>
                    <w:sz w:val="26"/>
                    <w:szCs w:val="26"/>
                  </w:rPr>
                </w:rPrChange>
              </w:rPr>
              <w:pPrChange w:id="27552" w:author="James Vu" w:date="2024-04-18T22:33:00Z">
                <w:pPr>
                  <w:widowControl w:val="0"/>
                  <w:spacing w:before="120" w:after="120"/>
                </w:pPr>
              </w:pPrChange>
            </w:pPr>
            <w:del w:id="27553" w:author="James Vu" w:date="2024-04-18T23:32:00Z">
              <w:r w:rsidRPr="00167CE0" w:rsidDel="001873A6">
                <w:rPr>
                  <w:b/>
                  <w:bCs/>
                  <w:color w:val="000000"/>
                  <w:sz w:val="28"/>
                  <w:szCs w:val="28"/>
                  <w:rPrChange w:id="27554" w:author="James Vu" w:date="2024-04-18T22:33:00Z">
                    <w:rPr>
                      <w:b/>
                      <w:bCs/>
                      <w:color w:val="000000"/>
                      <w:sz w:val="26"/>
                      <w:szCs w:val="26"/>
                    </w:rPr>
                  </w:rPrChange>
                </w:rPr>
                <w:delText> </w:delText>
              </w:r>
            </w:del>
          </w:p>
        </w:tc>
        <w:tc>
          <w:tcPr>
            <w:tcW w:w="378" w:type="pct"/>
            <w:tcBorders>
              <w:top w:val="nil"/>
              <w:left w:val="nil"/>
              <w:bottom w:val="single" w:sz="4" w:space="0" w:color="auto"/>
              <w:right w:val="single" w:sz="4" w:space="0" w:color="auto"/>
            </w:tcBorders>
            <w:shd w:val="clear" w:color="auto" w:fill="auto"/>
            <w:noWrap/>
            <w:hideMark/>
            <w:tcPrChange w:id="27555"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143A6362" w14:textId="272AA1AA" w:rsidR="005B29C2" w:rsidRPr="00167CE0" w:rsidDel="001873A6" w:rsidRDefault="005B29C2">
            <w:pPr>
              <w:widowControl w:val="0"/>
              <w:spacing w:before="120" w:after="120"/>
              <w:jc w:val="both"/>
              <w:rPr>
                <w:del w:id="27556" w:author="James Vu" w:date="2024-04-18T23:32:00Z"/>
                <w:b/>
                <w:bCs/>
                <w:color w:val="000000"/>
                <w:sz w:val="28"/>
                <w:szCs w:val="28"/>
                <w:rPrChange w:id="27557" w:author="James Vu" w:date="2024-04-18T22:33:00Z">
                  <w:rPr>
                    <w:del w:id="27558" w:author="James Vu" w:date="2024-04-18T23:32:00Z"/>
                    <w:b/>
                    <w:bCs/>
                    <w:color w:val="000000"/>
                    <w:sz w:val="26"/>
                    <w:szCs w:val="26"/>
                  </w:rPr>
                </w:rPrChange>
              </w:rPr>
              <w:pPrChange w:id="27559" w:author="James Vu" w:date="2024-04-18T22:33:00Z">
                <w:pPr>
                  <w:widowControl w:val="0"/>
                  <w:spacing w:before="120" w:after="120"/>
                </w:pPr>
              </w:pPrChange>
            </w:pPr>
            <w:del w:id="27560" w:author="James Vu" w:date="2024-04-18T23:32:00Z">
              <w:r w:rsidRPr="00167CE0" w:rsidDel="001873A6">
                <w:rPr>
                  <w:b/>
                  <w:bCs/>
                  <w:color w:val="000000"/>
                  <w:sz w:val="28"/>
                  <w:szCs w:val="28"/>
                  <w:rPrChange w:id="27561" w:author="James Vu" w:date="2024-04-18T22:33:00Z">
                    <w:rPr>
                      <w:b/>
                      <w:bCs/>
                      <w:color w:val="000000"/>
                      <w:sz w:val="26"/>
                      <w:szCs w:val="26"/>
                    </w:rPr>
                  </w:rPrChange>
                </w:rPr>
                <w:delText> </w:delText>
              </w:r>
            </w:del>
          </w:p>
        </w:tc>
      </w:tr>
      <w:tr w:rsidR="00CC31D5" w:rsidRPr="00167CE0" w:rsidDel="001873A6" w14:paraId="35CA4AFD" w14:textId="1441481E" w:rsidTr="00B053AF">
        <w:tblPrEx>
          <w:tblW w:w="4624" w:type="pct"/>
          <w:tblCellMar>
            <w:left w:w="0" w:type="dxa"/>
            <w:right w:w="0" w:type="dxa"/>
          </w:tblCellMar>
          <w:tblPrExChange w:id="27562" w:author="James Vu" w:date="2024-04-18T23:51:00Z">
            <w:tblPrEx>
              <w:tblW w:w="5000" w:type="pct"/>
              <w:tblCellMar>
                <w:left w:w="0" w:type="dxa"/>
                <w:right w:w="0" w:type="dxa"/>
              </w:tblCellMar>
            </w:tblPrEx>
          </w:tblPrExChange>
        </w:tblPrEx>
        <w:trPr>
          <w:del w:id="27563"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hideMark/>
            <w:tcPrChange w:id="27564"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hideMark/>
              </w:tcPr>
            </w:tcPrChange>
          </w:tcPr>
          <w:p w14:paraId="5E1F48E3" w14:textId="3D890B45" w:rsidR="00CC31D5" w:rsidRPr="00167CE0" w:rsidDel="001873A6" w:rsidRDefault="00CC31D5">
            <w:pPr>
              <w:widowControl w:val="0"/>
              <w:spacing w:before="120" w:after="120"/>
              <w:jc w:val="both"/>
              <w:rPr>
                <w:del w:id="27565" w:author="James Vu" w:date="2024-04-18T23:32:00Z"/>
                <w:color w:val="000000"/>
                <w:sz w:val="28"/>
                <w:szCs w:val="28"/>
                <w:rPrChange w:id="27566" w:author="James Vu" w:date="2024-04-18T22:33:00Z">
                  <w:rPr>
                    <w:del w:id="27567" w:author="James Vu" w:date="2024-04-18T23:32:00Z"/>
                    <w:color w:val="000000"/>
                    <w:sz w:val="26"/>
                    <w:szCs w:val="26"/>
                  </w:rPr>
                </w:rPrChange>
              </w:rPr>
              <w:pPrChange w:id="27568" w:author="James Vu" w:date="2024-04-18T22:33:00Z">
                <w:pPr>
                  <w:widowControl w:val="0"/>
                  <w:spacing w:before="120" w:after="120"/>
                  <w:jc w:val="center"/>
                </w:pPr>
              </w:pPrChange>
            </w:pPr>
            <w:del w:id="27569" w:author="James Vu" w:date="2024-04-18T23:32:00Z">
              <w:r w:rsidRPr="00167CE0" w:rsidDel="001873A6">
                <w:rPr>
                  <w:color w:val="000000"/>
                  <w:sz w:val="28"/>
                  <w:szCs w:val="28"/>
                  <w:rPrChange w:id="27570" w:author="James Vu" w:date="2024-04-18T22:33:00Z">
                    <w:rPr>
                      <w:color w:val="000000"/>
                      <w:sz w:val="26"/>
                      <w:szCs w:val="26"/>
                    </w:rPr>
                  </w:rPrChange>
                </w:rPr>
                <w:delText>1</w:delText>
              </w:r>
            </w:del>
          </w:p>
        </w:tc>
        <w:tc>
          <w:tcPr>
            <w:tcW w:w="2120" w:type="pct"/>
            <w:gridSpan w:val="2"/>
            <w:tcBorders>
              <w:top w:val="nil"/>
              <w:left w:val="nil"/>
              <w:bottom w:val="single" w:sz="4" w:space="0" w:color="auto"/>
              <w:right w:val="single" w:sz="4" w:space="0" w:color="auto"/>
            </w:tcBorders>
            <w:shd w:val="clear" w:color="auto" w:fill="auto"/>
            <w:hideMark/>
            <w:tcPrChange w:id="27571" w:author="James Vu" w:date="2024-04-18T23:51:00Z">
              <w:tcPr>
                <w:tcW w:w="1972" w:type="pct"/>
                <w:gridSpan w:val="5"/>
                <w:tcBorders>
                  <w:top w:val="nil"/>
                  <w:left w:val="nil"/>
                  <w:bottom w:val="single" w:sz="4" w:space="0" w:color="auto"/>
                  <w:right w:val="single" w:sz="4" w:space="0" w:color="auto"/>
                </w:tcBorders>
                <w:shd w:val="clear" w:color="auto" w:fill="auto"/>
                <w:hideMark/>
              </w:tcPr>
            </w:tcPrChange>
          </w:tcPr>
          <w:p w14:paraId="713C039B" w14:textId="147ABFB8" w:rsidR="00CC31D5" w:rsidRPr="00167CE0" w:rsidDel="001873A6" w:rsidRDefault="00CC31D5">
            <w:pPr>
              <w:widowControl w:val="0"/>
              <w:spacing w:before="120" w:after="120"/>
              <w:jc w:val="both"/>
              <w:rPr>
                <w:del w:id="27572" w:author="James Vu" w:date="2024-04-18T23:32:00Z"/>
                <w:color w:val="000000"/>
                <w:sz w:val="28"/>
                <w:szCs w:val="28"/>
                <w:rPrChange w:id="27573" w:author="James Vu" w:date="2024-04-18T22:33:00Z">
                  <w:rPr>
                    <w:del w:id="27574" w:author="James Vu" w:date="2024-04-18T23:32:00Z"/>
                    <w:color w:val="000000"/>
                    <w:sz w:val="26"/>
                    <w:szCs w:val="26"/>
                  </w:rPr>
                </w:rPrChange>
              </w:rPr>
              <w:pPrChange w:id="27575" w:author="James Vu" w:date="2024-04-18T22:33:00Z">
                <w:pPr>
                  <w:widowControl w:val="0"/>
                  <w:spacing w:before="120" w:after="120"/>
                </w:pPr>
              </w:pPrChange>
            </w:pPr>
            <w:del w:id="27576" w:author="James Vu" w:date="2024-04-18T23:32:00Z">
              <w:r w:rsidRPr="00167CE0" w:rsidDel="001873A6">
                <w:rPr>
                  <w:color w:val="000000"/>
                  <w:sz w:val="28"/>
                  <w:szCs w:val="28"/>
                  <w:rPrChange w:id="27577" w:author="James Vu" w:date="2024-04-18T22:33:00Z">
                    <w:rPr>
                      <w:color w:val="000000"/>
                      <w:sz w:val="26"/>
                      <w:szCs w:val="26"/>
                    </w:rPr>
                  </w:rPrChange>
                </w:rPr>
                <w:delText>Chi phí Vật liệu</w:delText>
              </w:r>
            </w:del>
          </w:p>
        </w:tc>
        <w:tc>
          <w:tcPr>
            <w:tcW w:w="391" w:type="pct"/>
            <w:gridSpan w:val="2"/>
            <w:tcBorders>
              <w:top w:val="nil"/>
              <w:left w:val="nil"/>
              <w:bottom w:val="single" w:sz="4" w:space="0" w:color="auto"/>
              <w:right w:val="single" w:sz="4" w:space="0" w:color="auto"/>
            </w:tcBorders>
            <w:shd w:val="clear" w:color="auto" w:fill="auto"/>
            <w:hideMark/>
            <w:tcPrChange w:id="27578" w:author="James Vu" w:date="2024-04-18T23:51:00Z">
              <w:tcPr>
                <w:tcW w:w="373" w:type="pct"/>
                <w:gridSpan w:val="3"/>
                <w:tcBorders>
                  <w:top w:val="nil"/>
                  <w:left w:val="nil"/>
                  <w:bottom w:val="single" w:sz="4" w:space="0" w:color="auto"/>
                  <w:right w:val="single" w:sz="4" w:space="0" w:color="auto"/>
                </w:tcBorders>
                <w:shd w:val="clear" w:color="auto" w:fill="auto"/>
                <w:hideMark/>
              </w:tcPr>
            </w:tcPrChange>
          </w:tcPr>
          <w:p w14:paraId="266334AA" w14:textId="26E64772" w:rsidR="00CC31D5" w:rsidRPr="00167CE0" w:rsidDel="001873A6" w:rsidRDefault="00CC31D5">
            <w:pPr>
              <w:widowControl w:val="0"/>
              <w:spacing w:before="120" w:after="120"/>
              <w:jc w:val="both"/>
              <w:rPr>
                <w:del w:id="27579" w:author="James Vu" w:date="2024-04-18T23:32:00Z"/>
                <w:color w:val="000000"/>
                <w:sz w:val="28"/>
                <w:szCs w:val="28"/>
                <w:rPrChange w:id="27580" w:author="James Vu" w:date="2024-04-18T22:33:00Z">
                  <w:rPr>
                    <w:del w:id="27581" w:author="James Vu" w:date="2024-04-18T23:32:00Z"/>
                    <w:color w:val="000000"/>
                    <w:sz w:val="26"/>
                    <w:szCs w:val="26"/>
                  </w:rPr>
                </w:rPrChange>
              </w:rPr>
              <w:pPrChange w:id="27582" w:author="James Vu" w:date="2024-04-18T22:33:00Z">
                <w:pPr>
                  <w:widowControl w:val="0"/>
                  <w:spacing w:before="120" w:after="120"/>
                  <w:jc w:val="center"/>
                </w:pPr>
              </w:pPrChange>
            </w:pPr>
            <w:del w:id="27583" w:author="James Vu" w:date="2024-04-18T23:32:00Z">
              <w:r w:rsidRPr="00167CE0" w:rsidDel="001873A6">
                <w:rPr>
                  <w:color w:val="000000"/>
                  <w:sz w:val="28"/>
                  <w:szCs w:val="28"/>
                  <w:rPrChange w:id="27584" w:author="James Vu" w:date="2024-04-18T22:33:00Z">
                    <w:rPr>
                      <w:color w:val="000000"/>
                      <w:sz w:val="26"/>
                      <w:szCs w:val="26"/>
                    </w:rPr>
                  </w:rPrChange>
                </w:rPr>
                <w:delText>VL</w:delText>
              </w:r>
            </w:del>
          </w:p>
        </w:tc>
        <w:tc>
          <w:tcPr>
            <w:tcW w:w="1247" w:type="pct"/>
            <w:tcBorders>
              <w:top w:val="nil"/>
              <w:left w:val="nil"/>
              <w:bottom w:val="single" w:sz="4" w:space="0" w:color="auto"/>
              <w:right w:val="single" w:sz="4" w:space="0" w:color="auto"/>
            </w:tcBorders>
            <w:shd w:val="clear" w:color="auto" w:fill="auto"/>
            <w:hideMark/>
            <w:tcPrChange w:id="27585" w:author="James Vu" w:date="2024-04-18T23:51:00Z">
              <w:tcPr>
                <w:tcW w:w="1165" w:type="pct"/>
                <w:gridSpan w:val="3"/>
                <w:tcBorders>
                  <w:top w:val="nil"/>
                  <w:left w:val="nil"/>
                  <w:bottom w:val="single" w:sz="4" w:space="0" w:color="auto"/>
                  <w:right w:val="single" w:sz="4" w:space="0" w:color="auto"/>
                </w:tcBorders>
                <w:shd w:val="clear" w:color="auto" w:fill="auto"/>
                <w:hideMark/>
              </w:tcPr>
            </w:tcPrChange>
          </w:tcPr>
          <w:p w14:paraId="46E83234" w14:textId="6B72AF40" w:rsidR="00CC31D5" w:rsidRPr="00167CE0" w:rsidDel="001873A6" w:rsidRDefault="00CC31D5">
            <w:pPr>
              <w:widowControl w:val="0"/>
              <w:spacing w:before="120" w:after="120"/>
              <w:jc w:val="both"/>
              <w:rPr>
                <w:del w:id="27586" w:author="James Vu" w:date="2024-04-18T23:32:00Z"/>
                <w:color w:val="000000"/>
                <w:sz w:val="28"/>
                <w:szCs w:val="28"/>
                <w:rPrChange w:id="27587" w:author="James Vu" w:date="2024-04-18T22:33:00Z">
                  <w:rPr>
                    <w:del w:id="27588" w:author="James Vu" w:date="2024-04-18T23:32:00Z"/>
                    <w:color w:val="000000"/>
                    <w:sz w:val="26"/>
                    <w:szCs w:val="26"/>
                  </w:rPr>
                </w:rPrChange>
              </w:rPr>
              <w:pPrChange w:id="27589" w:author="James Vu" w:date="2024-04-18T22:33:00Z">
                <w:pPr>
                  <w:widowControl w:val="0"/>
                  <w:spacing w:before="120" w:after="120"/>
                  <w:jc w:val="center"/>
                </w:pPr>
              </w:pPrChange>
            </w:pPr>
            <w:del w:id="27590" w:author="James Vu" w:date="2024-04-18T23:32:00Z">
              <w:r w:rsidRPr="00167CE0" w:rsidDel="001873A6">
                <w:rPr>
                  <w:color w:val="000000"/>
                  <w:sz w:val="28"/>
                  <w:szCs w:val="28"/>
                  <w:rPrChange w:id="27591" w:author="James Vu" w:date="2024-04-18T22:33:00Z">
                    <w:rPr>
                      <w:color w:val="000000"/>
                      <w:sz w:val="26"/>
                      <w:szCs w:val="26"/>
                    </w:rPr>
                  </w:rPrChange>
                </w:rPr>
                <w:delText>Bảng chi phí vật liệu</w:delText>
              </w:r>
            </w:del>
          </w:p>
        </w:tc>
        <w:tc>
          <w:tcPr>
            <w:tcW w:w="1018" w:type="pct"/>
            <w:tcBorders>
              <w:top w:val="nil"/>
              <w:left w:val="nil"/>
              <w:bottom w:val="single" w:sz="4" w:space="0" w:color="auto"/>
              <w:right w:val="single" w:sz="4" w:space="0" w:color="auto"/>
            </w:tcBorders>
            <w:shd w:val="clear" w:color="auto" w:fill="auto"/>
            <w:vAlign w:val="center"/>
            <w:hideMark/>
            <w:tcPrChange w:id="27592" w:author="James Vu" w:date="2024-04-18T23:51:00Z">
              <w:tcPr>
                <w:tcW w:w="899" w:type="pct"/>
                <w:gridSpan w:val="3"/>
                <w:tcBorders>
                  <w:top w:val="nil"/>
                  <w:left w:val="nil"/>
                  <w:bottom w:val="single" w:sz="4" w:space="0" w:color="auto"/>
                  <w:right w:val="single" w:sz="4" w:space="0" w:color="auto"/>
                </w:tcBorders>
                <w:shd w:val="clear" w:color="auto" w:fill="auto"/>
                <w:vAlign w:val="center"/>
                <w:hideMark/>
              </w:tcPr>
            </w:tcPrChange>
          </w:tcPr>
          <w:p w14:paraId="54DAC390" w14:textId="639FD10B" w:rsidR="00CC31D5" w:rsidRPr="00167CE0" w:rsidDel="001873A6" w:rsidRDefault="00CC31D5">
            <w:pPr>
              <w:widowControl w:val="0"/>
              <w:spacing w:before="120" w:after="120"/>
              <w:jc w:val="both"/>
              <w:rPr>
                <w:del w:id="27593" w:author="James Vu" w:date="2024-04-18T23:32:00Z"/>
                <w:color w:val="000000"/>
                <w:sz w:val="28"/>
                <w:szCs w:val="28"/>
                <w:rPrChange w:id="27594" w:author="James Vu" w:date="2024-04-18T22:33:00Z">
                  <w:rPr>
                    <w:del w:id="27595" w:author="James Vu" w:date="2024-04-18T23:32:00Z"/>
                    <w:color w:val="000000"/>
                    <w:sz w:val="26"/>
                    <w:szCs w:val="26"/>
                  </w:rPr>
                </w:rPrChange>
              </w:rPr>
              <w:pPrChange w:id="27596" w:author="James Vu" w:date="2024-04-18T22:33:00Z">
                <w:pPr>
                  <w:widowControl w:val="0"/>
                  <w:spacing w:before="120" w:after="120"/>
                  <w:jc w:val="right"/>
                </w:pPr>
              </w:pPrChange>
            </w:pPr>
            <w:del w:id="27597" w:author="James Vu" w:date="2024-04-18T23:32:00Z">
              <w:r w:rsidRPr="00167CE0" w:rsidDel="001873A6">
                <w:rPr>
                  <w:color w:val="000000"/>
                  <w:sz w:val="28"/>
                  <w:szCs w:val="28"/>
                  <w:rPrChange w:id="27598" w:author="James Vu" w:date="2024-04-18T22:33:00Z">
                    <w:rPr>
                      <w:color w:val="000000"/>
                      <w:sz w:val="26"/>
                      <w:szCs w:val="26"/>
                    </w:rPr>
                  </w:rPrChange>
                </w:rPr>
                <w:delText>203.317</w:delText>
              </w:r>
            </w:del>
          </w:p>
        </w:tc>
        <w:tc>
          <w:tcPr>
            <w:tcW w:w="378" w:type="pct"/>
            <w:tcBorders>
              <w:top w:val="nil"/>
              <w:left w:val="nil"/>
              <w:bottom w:val="single" w:sz="4" w:space="0" w:color="auto"/>
              <w:right w:val="single" w:sz="4" w:space="0" w:color="auto"/>
            </w:tcBorders>
            <w:shd w:val="clear" w:color="auto" w:fill="auto"/>
            <w:noWrap/>
            <w:hideMark/>
            <w:tcPrChange w:id="27599"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678D60DF" w14:textId="3F434F2D" w:rsidR="00CC31D5" w:rsidRPr="00167CE0" w:rsidDel="001873A6" w:rsidRDefault="00CC31D5">
            <w:pPr>
              <w:widowControl w:val="0"/>
              <w:spacing w:before="120" w:after="120"/>
              <w:jc w:val="both"/>
              <w:rPr>
                <w:del w:id="27600" w:author="James Vu" w:date="2024-04-18T23:32:00Z"/>
                <w:color w:val="000000"/>
                <w:sz w:val="28"/>
                <w:szCs w:val="28"/>
                <w:rPrChange w:id="27601" w:author="James Vu" w:date="2024-04-18T22:33:00Z">
                  <w:rPr>
                    <w:del w:id="27602" w:author="James Vu" w:date="2024-04-18T23:32:00Z"/>
                    <w:color w:val="000000"/>
                    <w:sz w:val="26"/>
                    <w:szCs w:val="26"/>
                  </w:rPr>
                </w:rPrChange>
              </w:rPr>
              <w:pPrChange w:id="27603" w:author="James Vu" w:date="2024-04-18T22:33:00Z">
                <w:pPr>
                  <w:widowControl w:val="0"/>
                  <w:spacing w:before="120" w:after="120"/>
                </w:pPr>
              </w:pPrChange>
            </w:pPr>
            <w:del w:id="27604" w:author="James Vu" w:date="2024-04-18T23:32:00Z">
              <w:r w:rsidRPr="00167CE0" w:rsidDel="001873A6">
                <w:rPr>
                  <w:color w:val="000000"/>
                  <w:sz w:val="28"/>
                  <w:szCs w:val="28"/>
                  <w:rPrChange w:id="27605" w:author="James Vu" w:date="2024-04-18T22:33:00Z">
                    <w:rPr>
                      <w:color w:val="000000"/>
                      <w:sz w:val="26"/>
                      <w:szCs w:val="26"/>
                    </w:rPr>
                  </w:rPrChange>
                </w:rPr>
                <w:delText> </w:delText>
              </w:r>
            </w:del>
          </w:p>
        </w:tc>
      </w:tr>
      <w:tr w:rsidR="00CC31D5" w:rsidRPr="00167CE0" w:rsidDel="001873A6" w14:paraId="3A0F4B4C" w14:textId="26E1048C" w:rsidTr="00B053AF">
        <w:tblPrEx>
          <w:tblW w:w="4624" w:type="pct"/>
          <w:tblCellMar>
            <w:left w:w="0" w:type="dxa"/>
            <w:right w:w="0" w:type="dxa"/>
          </w:tblCellMar>
          <w:tblPrExChange w:id="27606" w:author="James Vu" w:date="2024-04-18T23:51:00Z">
            <w:tblPrEx>
              <w:tblW w:w="5000" w:type="pct"/>
              <w:tblCellMar>
                <w:left w:w="0" w:type="dxa"/>
                <w:right w:w="0" w:type="dxa"/>
              </w:tblCellMar>
            </w:tblPrEx>
          </w:tblPrExChange>
        </w:tblPrEx>
        <w:trPr>
          <w:del w:id="27607"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hideMark/>
            <w:tcPrChange w:id="27608"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hideMark/>
              </w:tcPr>
            </w:tcPrChange>
          </w:tcPr>
          <w:p w14:paraId="2CABAF0B" w14:textId="5124100B" w:rsidR="00CC31D5" w:rsidRPr="00167CE0" w:rsidDel="001873A6" w:rsidRDefault="00CC31D5">
            <w:pPr>
              <w:widowControl w:val="0"/>
              <w:spacing w:before="120" w:after="120"/>
              <w:jc w:val="both"/>
              <w:rPr>
                <w:del w:id="27609" w:author="James Vu" w:date="2024-04-18T23:32:00Z"/>
                <w:color w:val="000000"/>
                <w:sz w:val="28"/>
                <w:szCs w:val="28"/>
                <w:rPrChange w:id="27610" w:author="James Vu" w:date="2024-04-18T22:33:00Z">
                  <w:rPr>
                    <w:del w:id="27611" w:author="James Vu" w:date="2024-04-18T23:32:00Z"/>
                    <w:color w:val="000000"/>
                    <w:sz w:val="26"/>
                    <w:szCs w:val="26"/>
                  </w:rPr>
                </w:rPrChange>
              </w:rPr>
              <w:pPrChange w:id="27612" w:author="James Vu" w:date="2024-04-18T22:33:00Z">
                <w:pPr>
                  <w:widowControl w:val="0"/>
                  <w:spacing w:before="120" w:after="120"/>
                  <w:jc w:val="center"/>
                </w:pPr>
              </w:pPrChange>
            </w:pPr>
            <w:del w:id="27613" w:author="James Vu" w:date="2024-04-18T23:32:00Z">
              <w:r w:rsidRPr="00167CE0" w:rsidDel="001873A6">
                <w:rPr>
                  <w:color w:val="000000"/>
                  <w:sz w:val="28"/>
                  <w:szCs w:val="28"/>
                  <w:rPrChange w:id="27614" w:author="James Vu" w:date="2024-04-18T22:33:00Z">
                    <w:rPr>
                      <w:color w:val="000000"/>
                      <w:sz w:val="26"/>
                      <w:szCs w:val="26"/>
                    </w:rPr>
                  </w:rPrChange>
                </w:rPr>
                <w:delText>2</w:delText>
              </w:r>
            </w:del>
          </w:p>
        </w:tc>
        <w:tc>
          <w:tcPr>
            <w:tcW w:w="2120" w:type="pct"/>
            <w:gridSpan w:val="2"/>
            <w:tcBorders>
              <w:top w:val="nil"/>
              <w:left w:val="nil"/>
              <w:bottom w:val="single" w:sz="4" w:space="0" w:color="auto"/>
              <w:right w:val="single" w:sz="4" w:space="0" w:color="auto"/>
            </w:tcBorders>
            <w:shd w:val="clear" w:color="auto" w:fill="auto"/>
            <w:hideMark/>
            <w:tcPrChange w:id="27615" w:author="James Vu" w:date="2024-04-18T23:51:00Z">
              <w:tcPr>
                <w:tcW w:w="1972" w:type="pct"/>
                <w:gridSpan w:val="5"/>
                <w:tcBorders>
                  <w:top w:val="nil"/>
                  <w:left w:val="nil"/>
                  <w:bottom w:val="single" w:sz="4" w:space="0" w:color="auto"/>
                  <w:right w:val="single" w:sz="4" w:space="0" w:color="auto"/>
                </w:tcBorders>
                <w:shd w:val="clear" w:color="auto" w:fill="auto"/>
                <w:hideMark/>
              </w:tcPr>
            </w:tcPrChange>
          </w:tcPr>
          <w:p w14:paraId="5166F862" w14:textId="5D2082C1" w:rsidR="00CC31D5" w:rsidRPr="00167CE0" w:rsidDel="001873A6" w:rsidRDefault="00CC31D5">
            <w:pPr>
              <w:widowControl w:val="0"/>
              <w:spacing w:before="120" w:after="120"/>
              <w:jc w:val="both"/>
              <w:rPr>
                <w:del w:id="27616" w:author="James Vu" w:date="2024-04-18T23:32:00Z"/>
                <w:color w:val="000000"/>
                <w:sz w:val="28"/>
                <w:szCs w:val="28"/>
                <w:rPrChange w:id="27617" w:author="James Vu" w:date="2024-04-18T22:33:00Z">
                  <w:rPr>
                    <w:del w:id="27618" w:author="James Vu" w:date="2024-04-18T23:32:00Z"/>
                    <w:color w:val="000000"/>
                    <w:sz w:val="26"/>
                    <w:szCs w:val="26"/>
                  </w:rPr>
                </w:rPrChange>
              </w:rPr>
              <w:pPrChange w:id="27619" w:author="James Vu" w:date="2024-04-18T22:33:00Z">
                <w:pPr>
                  <w:widowControl w:val="0"/>
                  <w:spacing w:before="120" w:after="120"/>
                </w:pPr>
              </w:pPrChange>
            </w:pPr>
            <w:del w:id="27620" w:author="James Vu" w:date="2024-04-18T23:32:00Z">
              <w:r w:rsidRPr="00167CE0" w:rsidDel="001873A6">
                <w:rPr>
                  <w:color w:val="000000"/>
                  <w:sz w:val="28"/>
                  <w:szCs w:val="28"/>
                  <w:rPrChange w:id="27621" w:author="James Vu" w:date="2024-04-18T22:33:00Z">
                    <w:rPr>
                      <w:color w:val="000000"/>
                      <w:sz w:val="26"/>
                      <w:szCs w:val="26"/>
                    </w:rPr>
                  </w:rPrChange>
                </w:rPr>
                <w:delText>Chi phí Nhân công</w:delText>
              </w:r>
            </w:del>
          </w:p>
        </w:tc>
        <w:tc>
          <w:tcPr>
            <w:tcW w:w="391" w:type="pct"/>
            <w:gridSpan w:val="2"/>
            <w:tcBorders>
              <w:top w:val="nil"/>
              <w:left w:val="nil"/>
              <w:bottom w:val="single" w:sz="4" w:space="0" w:color="auto"/>
              <w:right w:val="single" w:sz="4" w:space="0" w:color="auto"/>
            </w:tcBorders>
            <w:shd w:val="clear" w:color="auto" w:fill="auto"/>
            <w:hideMark/>
            <w:tcPrChange w:id="27622" w:author="James Vu" w:date="2024-04-18T23:51:00Z">
              <w:tcPr>
                <w:tcW w:w="373" w:type="pct"/>
                <w:gridSpan w:val="3"/>
                <w:tcBorders>
                  <w:top w:val="nil"/>
                  <w:left w:val="nil"/>
                  <w:bottom w:val="single" w:sz="4" w:space="0" w:color="auto"/>
                  <w:right w:val="single" w:sz="4" w:space="0" w:color="auto"/>
                </w:tcBorders>
                <w:shd w:val="clear" w:color="auto" w:fill="auto"/>
                <w:hideMark/>
              </w:tcPr>
            </w:tcPrChange>
          </w:tcPr>
          <w:p w14:paraId="7653BB10" w14:textId="4CE7999A" w:rsidR="00CC31D5" w:rsidRPr="00167CE0" w:rsidDel="001873A6" w:rsidRDefault="00CC31D5">
            <w:pPr>
              <w:widowControl w:val="0"/>
              <w:spacing w:before="120" w:after="120"/>
              <w:jc w:val="both"/>
              <w:rPr>
                <w:del w:id="27623" w:author="James Vu" w:date="2024-04-18T23:32:00Z"/>
                <w:color w:val="000000"/>
                <w:sz w:val="28"/>
                <w:szCs w:val="28"/>
                <w:rPrChange w:id="27624" w:author="James Vu" w:date="2024-04-18T22:33:00Z">
                  <w:rPr>
                    <w:del w:id="27625" w:author="James Vu" w:date="2024-04-18T23:32:00Z"/>
                    <w:color w:val="000000"/>
                    <w:sz w:val="26"/>
                    <w:szCs w:val="26"/>
                  </w:rPr>
                </w:rPrChange>
              </w:rPr>
              <w:pPrChange w:id="27626" w:author="James Vu" w:date="2024-04-18T22:33:00Z">
                <w:pPr>
                  <w:widowControl w:val="0"/>
                  <w:spacing w:before="120" w:after="120"/>
                  <w:jc w:val="center"/>
                </w:pPr>
              </w:pPrChange>
            </w:pPr>
            <w:del w:id="27627" w:author="James Vu" w:date="2024-04-18T23:32:00Z">
              <w:r w:rsidRPr="00167CE0" w:rsidDel="001873A6">
                <w:rPr>
                  <w:color w:val="000000"/>
                  <w:sz w:val="28"/>
                  <w:szCs w:val="28"/>
                  <w:rPrChange w:id="27628" w:author="James Vu" w:date="2024-04-18T22:33:00Z">
                    <w:rPr>
                      <w:color w:val="000000"/>
                      <w:sz w:val="26"/>
                      <w:szCs w:val="26"/>
                    </w:rPr>
                  </w:rPrChange>
                </w:rPr>
                <w:delText>NC</w:delText>
              </w:r>
            </w:del>
          </w:p>
        </w:tc>
        <w:tc>
          <w:tcPr>
            <w:tcW w:w="1247" w:type="pct"/>
            <w:tcBorders>
              <w:top w:val="nil"/>
              <w:left w:val="nil"/>
              <w:bottom w:val="single" w:sz="4" w:space="0" w:color="auto"/>
              <w:right w:val="single" w:sz="4" w:space="0" w:color="auto"/>
            </w:tcBorders>
            <w:shd w:val="clear" w:color="auto" w:fill="auto"/>
            <w:hideMark/>
            <w:tcPrChange w:id="27629" w:author="James Vu" w:date="2024-04-18T23:51:00Z">
              <w:tcPr>
                <w:tcW w:w="1165" w:type="pct"/>
                <w:gridSpan w:val="3"/>
                <w:tcBorders>
                  <w:top w:val="nil"/>
                  <w:left w:val="nil"/>
                  <w:bottom w:val="single" w:sz="4" w:space="0" w:color="auto"/>
                  <w:right w:val="single" w:sz="4" w:space="0" w:color="auto"/>
                </w:tcBorders>
                <w:shd w:val="clear" w:color="auto" w:fill="auto"/>
                <w:hideMark/>
              </w:tcPr>
            </w:tcPrChange>
          </w:tcPr>
          <w:p w14:paraId="053C517F" w14:textId="4F5ABFE6" w:rsidR="00CC31D5" w:rsidRPr="00167CE0" w:rsidDel="001873A6" w:rsidRDefault="00CC31D5">
            <w:pPr>
              <w:widowControl w:val="0"/>
              <w:spacing w:before="120" w:after="120"/>
              <w:jc w:val="both"/>
              <w:rPr>
                <w:del w:id="27630" w:author="James Vu" w:date="2024-04-18T23:32:00Z"/>
                <w:color w:val="000000"/>
                <w:sz w:val="28"/>
                <w:szCs w:val="28"/>
                <w:rPrChange w:id="27631" w:author="James Vu" w:date="2024-04-18T22:33:00Z">
                  <w:rPr>
                    <w:del w:id="27632" w:author="James Vu" w:date="2024-04-18T23:32:00Z"/>
                    <w:color w:val="000000"/>
                    <w:sz w:val="26"/>
                    <w:szCs w:val="26"/>
                  </w:rPr>
                </w:rPrChange>
              </w:rPr>
              <w:pPrChange w:id="27633" w:author="James Vu" w:date="2024-04-18T22:33:00Z">
                <w:pPr>
                  <w:widowControl w:val="0"/>
                  <w:spacing w:before="120" w:after="120"/>
                  <w:jc w:val="center"/>
                </w:pPr>
              </w:pPrChange>
            </w:pPr>
            <w:del w:id="27634" w:author="James Vu" w:date="2024-04-18T23:32:00Z">
              <w:r w:rsidRPr="00167CE0" w:rsidDel="001873A6">
                <w:rPr>
                  <w:color w:val="000000"/>
                  <w:sz w:val="28"/>
                  <w:szCs w:val="28"/>
                  <w:rPrChange w:id="27635" w:author="James Vu" w:date="2024-04-18T22:33:00Z">
                    <w:rPr>
                      <w:color w:val="000000"/>
                      <w:sz w:val="26"/>
                      <w:szCs w:val="26"/>
                    </w:rPr>
                  </w:rPrChange>
                </w:rPr>
                <w:delText>Bảng chi phí nhân công</w:delText>
              </w:r>
            </w:del>
          </w:p>
        </w:tc>
        <w:tc>
          <w:tcPr>
            <w:tcW w:w="1018" w:type="pct"/>
            <w:tcBorders>
              <w:top w:val="nil"/>
              <w:left w:val="nil"/>
              <w:bottom w:val="single" w:sz="4" w:space="0" w:color="auto"/>
              <w:right w:val="single" w:sz="4" w:space="0" w:color="auto"/>
            </w:tcBorders>
            <w:shd w:val="clear" w:color="auto" w:fill="auto"/>
            <w:vAlign w:val="center"/>
            <w:hideMark/>
            <w:tcPrChange w:id="27636" w:author="James Vu" w:date="2024-04-18T23:51:00Z">
              <w:tcPr>
                <w:tcW w:w="899" w:type="pct"/>
                <w:gridSpan w:val="3"/>
                <w:tcBorders>
                  <w:top w:val="nil"/>
                  <w:left w:val="nil"/>
                  <w:bottom w:val="single" w:sz="4" w:space="0" w:color="auto"/>
                  <w:right w:val="single" w:sz="4" w:space="0" w:color="auto"/>
                </w:tcBorders>
                <w:shd w:val="clear" w:color="auto" w:fill="auto"/>
                <w:vAlign w:val="center"/>
                <w:hideMark/>
              </w:tcPr>
            </w:tcPrChange>
          </w:tcPr>
          <w:p w14:paraId="760F3233" w14:textId="53107045" w:rsidR="00CC31D5" w:rsidRPr="00167CE0" w:rsidDel="001873A6" w:rsidRDefault="00CC31D5">
            <w:pPr>
              <w:widowControl w:val="0"/>
              <w:spacing w:before="120" w:after="120"/>
              <w:jc w:val="both"/>
              <w:rPr>
                <w:del w:id="27637" w:author="James Vu" w:date="2024-04-18T23:32:00Z"/>
                <w:color w:val="000000"/>
                <w:sz w:val="28"/>
                <w:szCs w:val="28"/>
                <w:rPrChange w:id="27638" w:author="James Vu" w:date="2024-04-18T22:33:00Z">
                  <w:rPr>
                    <w:del w:id="27639" w:author="James Vu" w:date="2024-04-18T23:32:00Z"/>
                    <w:color w:val="000000"/>
                    <w:sz w:val="26"/>
                    <w:szCs w:val="26"/>
                  </w:rPr>
                </w:rPrChange>
              </w:rPr>
              <w:pPrChange w:id="27640" w:author="James Vu" w:date="2024-04-18T22:33:00Z">
                <w:pPr>
                  <w:widowControl w:val="0"/>
                  <w:spacing w:before="120" w:after="120"/>
                  <w:jc w:val="right"/>
                </w:pPr>
              </w:pPrChange>
            </w:pPr>
            <w:del w:id="27641" w:author="James Vu" w:date="2024-04-18T23:32:00Z">
              <w:r w:rsidRPr="00167CE0" w:rsidDel="001873A6">
                <w:rPr>
                  <w:color w:val="000000"/>
                  <w:sz w:val="28"/>
                  <w:szCs w:val="28"/>
                  <w:rPrChange w:id="27642" w:author="James Vu" w:date="2024-04-18T22:33:00Z">
                    <w:rPr>
                      <w:color w:val="000000"/>
                      <w:sz w:val="26"/>
                      <w:szCs w:val="26"/>
                    </w:rPr>
                  </w:rPrChange>
                </w:rPr>
                <w:delText>14.795.050</w:delText>
              </w:r>
            </w:del>
          </w:p>
        </w:tc>
        <w:tc>
          <w:tcPr>
            <w:tcW w:w="378" w:type="pct"/>
            <w:tcBorders>
              <w:top w:val="nil"/>
              <w:left w:val="nil"/>
              <w:bottom w:val="single" w:sz="4" w:space="0" w:color="auto"/>
              <w:right w:val="single" w:sz="4" w:space="0" w:color="auto"/>
            </w:tcBorders>
            <w:shd w:val="clear" w:color="auto" w:fill="auto"/>
            <w:noWrap/>
            <w:hideMark/>
            <w:tcPrChange w:id="27643"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4005D027" w14:textId="5247C86E" w:rsidR="00CC31D5" w:rsidRPr="00167CE0" w:rsidDel="001873A6" w:rsidRDefault="00CC31D5">
            <w:pPr>
              <w:widowControl w:val="0"/>
              <w:spacing w:before="120" w:after="120"/>
              <w:jc w:val="both"/>
              <w:rPr>
                <w:del w:id="27644" w:author="James Vu" w:date="2024-04-18T23:32:00Z"/>
                <w:color w:val="000000"/>
                <w:sz w:val="28"/>
                <w:szCs w:val="28"/>
                <w:rPrChange w:id="27645" w:author="James Vu" w:date="2024-04-18T22:33:00Z">
                  <w:rPr>
                    <w:del w:id="27646" w:author="James Vu" w:date="2024-04-18T23:32:00Z"/>
                    <w:color w:val="000000"/>
                    <w:sz w:val="26"/>
                    <w:szCs w:val="26"/>
                  </w:rPr>
                </w:rPrChange>
              </w:rPr>
              <w:pPrChange w:id="27647" w:author="James Vu" w:date="2024-04-18T22:33:00Z">
                <w:pPr>
                  <w:widowControl w:val="0"/>
                  <w:spacing w:before="120" w:after="120"/>
                </w:pPr>
              </w:pPrChange>
            </w:pPr>
            <w:del w:id="27648" w:author="James Vu" w:date="2024-04-18T23:32:00Z">
              <w:r w:rsidRPr="00167CE0" w:rsidDel="001873A6">
                <w:rPr>
                  <w:color w:val="000000"/>
                  <w:sz w:val="28"/>
                  <w:szCs w:val="28"/>
                  <w:rPrChange w:id="27649" w:author="James Vu" w:date="2024-04-18T22:33:00Z">
                    <w:rPr>
                      <w:color w:val="000000"/>
                      <w:sz w:val="26"/>
                      <w:szCs w:val="26"/>
                    </w:rPr>
                  </w:rPrChange>
                </w:rPr>
                <w:delText> </w:delText>
              </w:r>
            </w:del>
          </w:p>
        </w:tc>
      </w:tr>
      <w:tr w:rsidR="00CC31D5" w:rsidRPr="00167CE0" w:rsidDel="001873A6" w14:paraId="07C7CF68" w14:textId="379567B2" w:rsidTr="00B053AF">
        <w:tblPrEx>
          <w:tblW w:w="4624" w:type="pct"/>
          <w:tblCellMar>
            <w:left w:w="0" w:type="dxa"/>
            <w:right w:w="0" w:type="dxa"/>
          </w:tblCellMar>
          <w:tblPrExChange w:id="27650" w:author="James Vu" w:date="2024-04-18T23:51:00Z">
            <w:tblPrEx>
              <w:tblW w:w="5000" w:type="pct"/>
              <w:tblCellMar>
                <w:left w:w="0" w:type="dxa"/>
                <w:right w:w="0" w:type="dxa"/>
              </w:tblCellMar>
            </w:tblPrEx>
          </w:tblPrExChange>
        </w:tblPrEx>
        <w:trPr>
          <w:del w:id="27651"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hideMark/>
            <w:tcPrChange w:id="27652"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hideMark/>
              </w:tcPr>
            </w:tcPrChange>
          </w:tcPr>
          <w:p w14:paraId="77C8885C" w14:textId="199065FE" w:rsidR="00CC31D5" w:rsidRPr="00167CE0" w:rsidDel="001873A6" w:rsidRDefault="00CC31D5">
            <w:pPr>
              <w:widowControl w:val="0"/>
              <w:spacing w:before="120" w:after="120"/>
              <w:jc w:val="both"/>
              <w:rPr>
                <w:del w:id="27653" w:author="James Vu" w:date="2024-04-18T23:32:00Z"/>
                <w:color w:val="000000"/>
                <w:sz w:val="28"/>
                <w:szCs w:val="28"/>
                <w:rPrChange w:id="27654" w:author="James Vu" w:date="2024-04-18T22:33:00Z">
                  <w:rPr>
                    <w:del w:id="27655" w:author="James Vu" w:date="2024-04-18T23:32:00Z"/>
                    <w:color w:val="000000"/>
                    <w:sz w:val="26"/>
                    <w:szCs w:val="26"/>
                  </w:rPr>
                </w:rPrChange>
              </w:rPr>
              <w:pPrChange w:id="27656" w:author="James Vu" w:date="2024-04-18T22:33:00Z">
                <w:pPr>
                  <w:widowControl w:val="0"/>
                  <w:spacing w:before="120" w:after="120"/>
                  <w:jc w:val="center"/>
                </w:pPr>
              </w:pPrChange>
            </w:pPr>
            <w:del w:id="27657" w:author="James Vu" w:date="2024-04-18T23:32:00Z">
              <w:r w:rsidRPr="00167CE0" w:rsidDel="001873A6">
                <w:rPr>
                  <w:color w:val="000000"/>
                  <w:sz w:val="28"/>
                  <w:szCs w:val="28"/>
                  <w:rPrChange w:id="27658" w:author="James Vu" w:date="2024-04-18T22:33:00Z">
                    <w:rPr>
                      <w:color w:val="000000"/>
                      <w:sz w:val="26"/>
                      <w:szCs w:val="26"/>
                    </w:rPr>
                  </w:rPrChange>
                </w:rPr>
                <w:delText>3</w:delText>
              </w:r>
            </w:del>
          </w:p>
        </w:tc>
        <w:tc>
          <w:tcPr>
            <w:tcW w:w="2120" w:type="pct"/>
            <w:gridSpan w:val="2"/>
            <w:tcBorders>
              <w:top w:val="nil"/>
              <w:left w:val="nil"/>
              <w:bottom w:val="single" w:sz="4" w:space="0" w:color="auto"/>
              <w:right w:val="single" w:sz="4" w:space="0" w:color="auto"/>
            </w:tcBorders>
            <w:shd w:val="clear" w:color="auto" w:fill="auto"/>
            <w:hideMark/>
            <w:tcPrChange w:id="27659" w:author="James Vu" w:date="2024-04-18T23:51:00Z">
              <w:tcPr>
                <w:tcW w:w="1972" w:type="pct"/>
                <w:gridSpan w:val="5"/>
                <w:tcBorders>
                  <w:top w:val="nil"/>
                  <w:left w:val="nil"/>
                  <w:bottom w:val="single" w:sz="4" w:space="0" w:color="auto"/>
                  <w:right w:val="single" w:sz="4" w:space="0" w:color="auto"/>
                </w:tcBorders>
                <w:shd w:val="clear" w:color="auto" w:fill="auto"/>
                <w:hideMark/>
              </w:tcPr>
            </w:tcPrChange>
          </w:tcPr>
          <w:p w14:paraId="632424E2" w14:textId="1852FD5F" w:rsidR="00CC31D5" w:rsidRPr="00167CE0" w:rsidDel="001873A6" w:rsidRDefault="00CC31D5">
            <w:pPr>
              <w:widowControl w:val="0"/>
              <w:spacing w:before="120" w:after="120"/>
              <w:jc w:val="both"/>
              <w:rPr>
                <w:del w:id="27660" w:author="James Vu" w:date="2024-04-18T23:32:00Z"/>
                <w:color w:val="000000"/>
                <w:sz w:val="28"/>
                <w:szCs w:val="28"/>
                <w:rPrChange w:id="27661" w:author="James Vu" w:date="2024-04-18T22:33:00Z">
                  <w:rPr>
                    <w:del w:id="27662" w:author="James Vu" w:date="2024-04-18T23:32:00Z"/>
                    <w:color w:val="000000"/>
                    <w:sz w:val="26"/>
                    <w:szCs w:val="26"/>
                  </w:rPr>
                </w:rPrChange>
              </w:rPr>
              <w:pPrChange w:id="27663" w:author="James Vu" w:date="2024-04-18T22:33:00Z">
                <w:pPr>
                  <w:widowControl w:val="0"/>
                  <w:spacing w:before="120" w:after="120"/>
                </w:pPr>
              </w:pPrChange>
            </w:pPr>
            <w:del w:id="27664" w:author="James Vu" w:date="2024-04-18T23:32:00Z">
              <w:r w:rsidRPr="00167CE0" w:rsidDel="001873A6">
                <w:rPr>
                  <w:color w:val="000000"/>
                  <w:sz w:val="28"/>
                  <w:szCs w:val="28"/>
                  <w:rPrChange w:id="27665" w:author="James Vu" w:date="2024-04-18T22:33:00Z">
                    <w:rPr>
                      <w:color w:val="000000"/>
                      <w:sz w:val="26"/>
                      <w:szCs w:val="26"/>
                    </w:rPr>
                  </w:rPrChange>
                </w:rPr>
                <w:delText>Chi phí Máy thi công</w:delText>
              </w:r>
            </w:del>
          </w:p>
        </w:tc>
        <w:tc>
          <w:tcPr>
            <w:tcW w:w="391" w:type="pct"/>
            <w:gridSpan w:val="2"/>
            <w:tcBorders>
              <w:top w:val="nil"/>
              <w:left w:val="nil"/>
              <w:bottom w:val="single" w:sz="4" w:space="0" w:color="auto"/>
              <w:right w:val="single" w:sz="4" w:space="0" w:color="auto"/>
            </w:tcBorders>
            <w:shd w:val="clear" w:color="auto" w:fill="auto"/>
            <w:hideMark/>
            <w:tcPrChange w:id="27666" w:author="James Vu" w:date="2024-04-18T23:51:00Z">
              <w:tcPr>
                <w:tcW w:w="373" w:type="pct"/>
                <w:gridSpan w:val="3"/>
                <w:tcBorders>
                  <w:top w:val="nil"/>
                  <w:left w:val="nil"/>
                  <w:bottom w:val="single" w:sz="4" w:space="0" w:color="auto"/>
                  <w:right w:val="single" w:sz="4" w:space="0" w:color="auto"/>
                </w:tcBorders>
                <w:shd w:val="clear" w:color="auto" w:fill="auto"/>
                <w:hideMark/>
              </w:tcPr>
            </w:tcPrChange>
          </w:tcPr>
          <w:p w14:paraId="7CA7EEDB" w14:textId="17BA0D4E" w:rsidR="00CC31D5" w:rsidRPr="00167CE0" w:rsidDel="001873A6" w:rsidRDefault="00CC31D5">
            <w:pPr>
              <w:widowControl w:val="0"/>
              <w:spacing w:before="120" w:after="120"/>
              <w:jc w:val="both"/>
              <w:rPr>
                <w:del w:id="27667" w:author="James Vu" w:date="2024-04-18T23:32:00Z"/>
                <w:color w:val="000000"/>
                <w:sz w:val="28"/>
                <w:szCs w:val="28"/>
                <w:rPrChange w:id="27668" w:author="James Vu" w:date="2024-04-18T22:33:00Z">
                  <w:rPr>
                    <w:del w:id="27669" w:author="James Vu" w:date="2024-04-18T23:32:00Z"/>
                    <w:color w:val="000000"/>
                    <w:sz w:val="26"/>
                    <w:szCs w:val="26"/>
                  </w:rPr>
                </w:rPrChange>
              </w:rPr>
              <w:pPrChange w:id="27670" w:author="James Vu" w:date="2024-04-18T22:33:00Z">
                <w:pPr>
                  <w:widowControl w:val="0"/>
                  <w:spacing w:before="120" w:after="120"/>
                  <w:jc w:val="center"/>
                </w:pPr>
              </w:pPrChange>
            </w:pPr>
            <w:del w:id="27671" w:author="James Vu" w:date="2024-04-18T23:32:00Z">
              <w:r w:rsidRPr="00167CE0" w:rsidDel="001873A6">
                <w:rPr>
                  <w:color w:val="000000"/>
                  <w:sz w:val="28"/>
                  <w:szCs w:val="28"/>
                  <w:rPrChange w:id="27672" w:author="James Vu" w:date="2024-04-18T22:33:00Z">
                    <w:rPr>
                      <w:color w:val="000000"/>
                      <w:sz w:val="26"/>
                      <w:szCs w:val="26"/>
                    </w:rPr>
                  </w:rPrChange>
                </w:rPr>
                <w:delText>M</w:delText>
              </w:r>
            </w:del>
          </w:p>
        </w:tc>
        <w:tc>
          <w:tcPr>
            <w:tcW w:w="1247" w:type="pct"/>
            <w:tcBorders>
              <w:top w:val="nil"/>
              <w:left w:val="nil"/>
              <w:bottom w:val="single" w:sz="4" w:space="0" w:color="auto"/>
              <w:right w:val="single" w:sz="4" w:space="0" w:color="auto"/>
            </w:tcBorders>
            <w:shd w:val="clear" w:color="auto" w:fill="auto"/>
            <w:hideMark/>
            <w:tcPrChange w:id="27673" w:author="James Vu" w:date="2024-04-18T23:51:00Z">
              <w:tcPr>
                <w:tcW w:w="1165" w:type="pct"/>
                <w:gridSpan w:val="3"/>
                <w:tcBorders>
                  <w:top w:val="nil"/>
                  <w:left w:val="nil"/>
                  <w:bottom w:val="single" w:sz="4" w:space="0" w:color="auto"/>
                  <w:right w:val="single" w:sz="4" w:space="0" w:color="auto"/>
                </w:tcBorders>
                <w:shd w:val="clear" w:color="auto" w:fill="auto"/>
                <w:hideMark/>
              </w:tcPr>
            </w:tcPrChange>
          </w:tcPr>
          <w:p w14:paraId="518331F5" w14:textId="4280DC90" w:rsidR="00CC31D5" w:rsidRPr="00167CE0" w:rsidDel="001873A6" w:rsidRDefault="00CC31D5">
            <w:pPr>
              <w:widowControl w:val="0"/>
              <w:spacing w:before="120" w:after="120"/>
              <w:jc w:val="both"/>
              <w:rPr>
                <w:del w:id="27674" w:author="James Vu" w:date="2024-04-18T23:32:00Z"/>
                <w:color w:val="000000"/>
                <w:sz w:val="28"/>
                <w:szCs w:val="28"/>
                <w:rPrChange w:id="27675" w:author="James Vu" w:date="2024-04-18T22:33:00Z">
                  <w:rPr>
                    <w:del w:id="27676" w:author="James Vu" w:date="2024-04-18T23:32:00Z"/>
                    <w:color w:val="000000"/>
                    <w:sz w:val="26"/>
                    <w:szCs w:val="26"/>
                  </w:rPr>
                </w:rPrChange>
              </w:rPr>
              <w:pPrChange w:id="27677" w:author="James Vu" w:date="2024-04-18T22:33:00Z">
                <w:pPr>
                  <w:widowControl w:val="0"/>
                  <w:spacing w:before="120" w:after="120"/>
                  <w:jc w:val="center"/>
                </w:pPr>
              </w:pPrChange>
            </w:pPr>
            <w:del w:id="27678" w:author="James Vu" w:date="2024-04-18T23:32:00Z">
              <w:r w:rsidRPr="00167CE0" w:rsidDel="001873A6">
                <w:rPr>
                  <w:color w:val="000000"/>
                  <w:sz w:val="28"/>
                  <w:szCs w:val="28"/>
                  <w:rPrChange w:id="27679" w:author="James Vu" w:date="2024-04-18T22:33:00Z">
                    <w:rPr>
                      <w:color w:val="000000"/>
                      <w:sz w:val="26"/>
                      <w:szCs w:val="26"/>
                    </w:rPr>
                  </w:rPrChange>
                </w:rPr>
                <w:delText>Bảng chi phí máy thi công</w:delText>
              </w:r>
            </w:del>
          </w:p>
        </w:tc>
        <w:tc>
          <w:tcPr>
            <w:tcW w:w="1018" w:type="pct"/>
            <w:tcBorders>
              <w:top w:val="nil"/>
              <w:left w:val="nil"/>
              <w:bottom w:val="single" w:sz="4" w:space="0" w:color="auto"/>
              <w:right w:val="single" w:sz="4" w:space="0" w:color="auto"/>
            </w:tcBorders>
            <w:shd w:val="clear" w:color="auto" w:fill="auto"/>
            <w:vAlign w:val="center"/>
            <w:hideMark/>
            <w:tcPrChange w:id="27680" w:author="James Vu" w:date="2024-04-18T23:51:00Z">
              <w:tcPr>
                <w:tcW w:w="899" w:type="pct"/>
                <w:gridSpan w:val="3"/>
                <w:tcBorders>
                  <w:top w:val="nil"/>
                  <w:left w:val="nil"/>
                  <w:bottom w:val="single" w:sz="4" w:space="0" w:color="auto"/>
                  <w:right w:val="single" w:sz="4" w:space="0" w:color="auto"/>
                </w:tcBorders>
                <w:shd w:val="clear" w:color="auto" w:fill="auto"/>
                <w:vAlign w:val="center"/>
                <w:hideMark/>
              </w:tcPr>
            </w:tcPrChange>
          </w:tcPr>
          <w:p w14:paraId="31205B26" w14:textId="0D67FF8A" w:rsidR="00CC31D5" w:rsidRPr="00167CE0" w:rsidDel="001873A6" w:rsidRDefault="00CC31D5">
            <w:pPr>
              <w:widowControl w:val="0"/>
              <w:spacing w:before="120" w:after="120"/>
              <w:jc w:val="both"/>
              <w:rPr>
                <w:del w:id="27681" w:author="James Vu" w:date="2024-04-18T23:32:00Z"/>
                <w:color w:val="000000"/>
                <w:sz w:val="28"/>
                <w:szCs w:val="28"/>
                <w:rPrChange w:id="27682" w:author="James Vu" w:date="2024-04-18T22:33:00Z">
                  <w:rPr>
                    <w:del w:id="27683" w:author="James Vu" w:date="2024-04-18T23:32:00Z"/>
                    <w:color w:val="000000"/>
                    <w:sz w:val="26"/>
                    <w:szCs w:val="26"/>
                  </w:rPr>
                </w:rPrChange>
              </w:rPr>
              <w:pPrChange w:id="27684" w:author="James Vu" w:date="2024-04-18T22:33:00Z">
                <w:pPr>
                  <w:widowControl w:val="0"/>
                  <w:spacing w:before="120" w:after="120"/>
                  <w:jc w:val="right"/>
                </w:pPr>
              </w:pPrChange>
            </w:pPr>
            <w:del w:id="27685" w:author="James Vu" w:date="2024-04-18T23:32:00Z">
              <w:r w:rsidRPr="00167CE0" w:rsidDel="001873A6">
                <w:rPr>
                  <w:color w:val="000000"/>
                  <w:sz w:val="28"/>
                  <w:szCs w:val="28"/>
                  <w:rPrChange w:id="27686" w:author="James Vu" w:date="2024-04-18T22:33:00Z">
                    <w:rPr>
                      <w:color w:val="000000"/>
                      <w:sz w:val="26"/>
                      <w:szCs w:val="26"/>
                    </w:rPr>
                  </w:rPrChange>
                </w:rPr>
                <w:delText>286.366</w:delText>
              </w:r>
            </w:del>
          </w:p>
        </w:tc>
        <w:tc>
          <w:tcPr>
            <w:tcW w:w="378" w:type="pct"/>
            <w:tcBorders>
              <w:top w:val="nil"/>
              <w:left w:val="nil"/>
              <w:bottom w:val="single" w:sz="4" w:space="0" w:color="auto"/>
              <w:right w:val="single" w:sz="4" w:space="0" w:color="auto"/>
            </w:tcBorders>
            <w:shd w:val="clear" w:color="auto" w:fill="auto"/>
            <w:noWrap/>
            <w:hideMark/>
            <w:tcPrChange w:id="27687"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41557DCC" w14:textId="777DFE65" w:rsidR="00CC31D5" w:rsidRPr="00167CE0" w:rsidDel="001873A6" w:rsidRDefault="00CC31D5">
            <w:pPr>
              <w:widowControl w:val="0"/>
              <w:spacing w:before="120" w:after="120"/>
              <w:jc w:val="both"/>
              <w:rPr>
                <w:del w:id="27688" w:author="James Vu" w:date="2024-04-18T23:32:00Z"/>
                <w:color w:val="000000"/>
                <w:sz w:val="28"/>
                <w:szCs w:val="28"/>
                <w:rPrChange w:id="27689" w:author="James Vu" w:date="2024-04-18T22:33:00Z">
                  <w:rPr>
                    <w:del w:id="27690" w:author="James Vu" w:date="2024-04-18T23:32:00Z"/>
                    <w:color w:val="000000"/>
                    <w:sz w:val="26"/>
                    <w:szCs w:val="26"/>
                  </w:rPr>
                </w:rPrChange>
              </w:rPr>
              <w:pPrChange w:id="27691" w:author="James Vu" w:date="2024-04-18T22:33:00Z">
                <w:pPr>
                  <w:widowControl w:val="0"/>
                  <w:spacing w:before="120" w:after="120"/>
                </w:pPr>
              </w:pPrChange>
            </w:pPr>
            <w:del w:id="27692" w:author="James Vu" w:date="2024-04-18T23:32:00Z">
              <w:r w:rsidRPr="00167CE0" w:rsidDel="001873A6">
                <w:rPr>
                  <w:color w:val="000000"/>
                  <w:sz w:val="28"/>
                  <w:szCs w:val="28"/>
                  <w:rPrChange w:id="27693" w:author="James Vu" w:date="2024-04-18T22:33:00Z">
                    <w:rPr>
                      <w:color w:val="000000"/>
                      <w:sz w:val="26"/>
                      <w:szCs w:val="26"/>
                    </w:rPr>
                  </w:rPrChange>
                </w:rPr>
                <w:delText> </w:delText>
              </w:r>
            </w:del>
          </w:p>
        </w:tc>
      </w:tr>
      <w:tr w:rsidR="00CC31D5" w:rsidRPr="00167CE0" w:rsidDel="001873A6" w14:paraId="5A03A607" w14:textId="14C7AB6E" w:rsidTr="00B053AF">
        <w:tblPrEx>
          <w:tblW w:w="4624" w:type="pct"/>
          <w:tblCellMar>
            <w:left w:w="0" w:type="dxa"/>
            <w:right w:w="0" w:type="dxa"/>
          </w:tblCellMar>
          <w:tblPrExChange w:id="27694" w:author="James Vu" w:date="2024-04-18T23:51:00Z">
            <w:tblPrEx>
              <w:tblW w:w="5000" w:type="pct"/>
              <w:tblCellMar>
                <w:left w:w="0" w:type="dxa"/>
                <w:right w:w="0" w:type="dxa"/>
              </w:tblCellMar>
            </w:tblPrEx>
          </w:tblPrExChange>
        </w:tblPrEx>
        <w:trPr>
          <w:del w:id="27695"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hideMark/>
            <w:tcPrChange w:id="27696"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hideMark/>
              </w:tcPr>
            </w:tcPrChange>
          </w:tcPr>
          <w:p w14:paraId="176C8986" w14:textId="200C3B4C" w:rsidR="00CC31D5" w:rsidRPr="00167CE0" w:rsidDel="001873A6" w:rsidRDefault="00CC31D5">
            <w:pPr>
              <w:widowControl w:val="0"/>
              <w:spacing w:before="120" w:after="120"/>
              <w:jc w:val="both"/>
              <w:rPr>
                <w:del w:id="27697" w:author="James Vu" w:date="2024-04-18T23:32:00Z"/>
                <w:i/>
                <w:iCs/>
                <w:color w:val="000000"/>
                <w:sz w:val="28"/>
                <w:szCs w:val="28"/>
                <w:rPrChange w:id="27698" w:author="James Vu" w:date="2024-04-18T22:33:00Z">
                  <w:rPr>
                    <w:del w:id="27699" w:author="James Vu" w:date="2024-04-18T23:32:00Z"/>
                    <w:i/>
                    <w:iCs/>
                    <w:color w:val="000000"/>
                    <w:sz w:val="26"/>
                    <w:szCs w:val="26"/>
                  </w:rPr>
                </w:rPrChange>
              </w:rPr>
              <w:pPrChange w:id="27700" w:author="James Vu" w:date="2024-04-18T22:33:00Z">
                <w:pPr>
                  <w:widowControl w:val="0"/>
                  <w:spacing w:before="120" w:after="120"/>
                  <w:jc w:val="center"/>
                </w:pPr>
              </w:pPrChange>
            </w:pPr>
            <w:del w:id="27701" w:author="James Vu" w:date="2024-04-18T23:32:00Z">
              <w:r w:rsidRPr="00167CE0" w:rsidDel="001873A6">
                <w:rPr>
                  <w:i/>
                  <w:iCs/>
                  <w:color w:val="000000"/>
                  <w:sz w:val="28"/>
                  <w:szCs w:val="28"/>
                  <w:rPrChange w:id="27702" w:author="James Vu" w:date="2024-04-18T22:33:00Z">
                    <w:rPr>
                      <w:i/>
                      <w:iCs/>
                      <w:color w:val="000000"/>
                      <w:sz w:val="26"/>
                      <w:szCs w:val="26"/>
                    </w:rPr>
                  </w:rPrChange>
                </w:rPr>
                <w:delText> </w:delText>
              </w:r>
            </w:del>
          </w:p>
        </w:tc>
        <w:tc>
          <w:tcPr>
            <w:tcW w:w="2120" w:type="pct"/>
            <w:gridSpan w:val="2"/>
            <w:tcBorders>
              <w:top w:val="nil"/>
              <w:left w:val="nil"/>
              <w:bottom w:val="single" w:sz="4" w:space="0" w:color="auto"/>
              <w:right w:val="single" w:sz="4" w:space="0" w:color="auto"/>
            </w:tcBorders>
            <w:shd w:val="clear" w:color="auto" w:fill="auto"/>
            <w:vAlign w:val="center"/>
            <w:hideMark/>
            <w:tcPrChange w:id="27703" w:author="James Vu" w:date="2024-04-18T23:51:00Z">
              <w:tcPr>
                <w:tcW w:w="1972" w:type="pct"/>
                <w:gridSpan w:val="5"/>
                <w:tcBorders>
                  <w:top w:val="nil"/>
                  <w:left w:val="nil"/>
                  <w:bottom w:val="single" w:sz="4" w:space="0" w:color="auto"/>
                  <w:right w:val="single" w:sz="4" w:space="0" w:color="auto"/>
                </w:tcBorders>
                <w:shd w:val="clear" w:color="auto" w:fill="auto"/>
                <w:vAlign w:val="center"/>
                <w:hideMark/>
              </w:tcPr>
            </w:tcPrChange>
          </w:tcPr>
          <w:p w14:paraId="39E48AC2" w14:textId="3EE1EEF4" w:rsidR="00CC31D5" w:rsidRPr="00167CE0" w:rsidDel="001873A6" w:rsidRDefault="00CC31D5">
            <w:pPr>
              <w:widowControl w:val="0"/>
              <w:spacing w:before="120" w:after="120"/>
              <w:jc w:val="both"/>
              <w:rPr>
                <w:del w:id="27704" w:author="James Vu" w:date="2024-04-18T23:32:00Z"/>
                <w:color w:val="000000"/>
                <w:sz w:val="28"/>
                <w:szCs w:val="28"/>
                <w:rPrChange w:id="27705" w:author="James Vu" w:date="2024-04-18T22:33:00Z">
                  <w:rPr>
                    <w:del w:id="27706" w:author="James Vu" w:date="2024-04-18T23:32:00Z"/>
                    <w:color w:val="000000"/>
                    <w:sz w:val="26"/>
                    <w:szCs w:val="26"/>
                  </w:rPr>
                </w:rPrChange>
              </w:rPr>
              <w:pPrChange w:id="27707" w:author="James Vu" w:date="2024-04-18T22:33:00Z">
                <w:pPr>
                  <w:widowControl w:val="0"/>
                  <w:spacing w:before="120" w:after="120"/>
                </w:pPr>
              </w:pPrChange>
            </w:pPr>
            <w:del w:id="27708" w:author="James Vu" w:date="2024-04-18T23:32:00Z">
              <w:r w:rsidRPr="00167CE0" w:rsidDel="001873A6">
                <w:rPr>
                  <w:color w:val="000000"/>
                  <w:sz w:val="28"/>
                  <w:szCs w:val="28"/>
                  <w:rPrChange w:id="27709" w:author="James Vu" w:date="2024-04-18T22:33:00Z">
                    <w:rPr>
                      <w:color w:val="000000"/>
                      <w:sz w:val="26"/>
                      <w:szCs w:val="26"/>
                    </w:rPr>
                  </w:rPrChange>
                </w:rPr>
                <w:delText>Cộng chi phí trực tiếp</w:delText>
              </w:r>
            </w:del>
          </w:p>
        </w:tc>
        <w:tc>
          <w:tcPr>
            <w:tcW w:w="391" w:type="pct"/>
            <w:gridSpan w:val="2"/>
            <w:tcBorders>
              <w:top w:val="nil"/>
              <w:left w:val="nil"/>
              <w:bottom w:val="single" w:sz="4" w:space="0" w:color="auto"/>
              <w:right w:val="single" w:sz="4" w:space="0" w:color="auto"/>
            </w:tcBorders>
            <w:shd w:val="clear" w:color="auto" w:fill="auto"/>
            <w:hideMark/>
            <w:tcPrChange w:id="27710" w:author="James Vu" w:date="2024-04-18T23:51:00Z">
              <w:tcPr>
                <w:tcW w:w="373" w:type="pct"/>
                <w:gridSpan w:val="3"/>
                <w:tcBorders>
                  <w:top w:val="nil"/>
                  <w:left w:val="nil"/>
                  <w:bottom w:val="single" w:sz="4" w:space="0" w:color="auto"/>
                  <w:right w:val="single" w:sz="4" w:space="0" w:color="auto"/>
                </w:tcBorders>
                <w:shd w:val="clear" w:color="auto" w:fill="auto"/>
                <w:hideMark/>
              </w:tcPr>
            </w:tcPrChange>
          </w:tcPr>
          <w:p w14:paraId="0FAC0D58" w14:textId="10B7970C" w:rsidR="00CC31D5" w:rsidRPr="00167CE0" w:rsidDel="001873A6" w:rsidRDefault="00CC31D5">
            <w:pPr>
              <w:widowControl w:val="0"/>
              <w:spacing w:before="120" w:after="120"/>
              <w:jc w:val="both"/>
              <w:rPr>
                <w:del w:id="27711" w:author="James Vu" w:date="2024-04-18T23:32:00Z"/>
                <w:color w:val="000000"/>
                <w:sz w:val="28"/>
                <w:szCs w:val="28"/>
                <w:rPrChange w:id="27712" w:author="James Vu" w:date="2024-04-18T22:33:00Z">
                  <w:rPr>
                    <w:del w:id="27713" w:author="James Vu" w:date="2024-04-18T23:32:00Z"/>
                    <w:color w:val="000000"/>
                    <w:sz w:val="26"/>
                    <w:szCs w:val="26"/>
                  </w:rPr>
                </w:rPrChange>
              </w:rPr>
              <w:pPrChange w:id="27714" w:author="James Vu" w:date="2024-04-18T22:33:00Z">
                <w:pPr>
                  <w:widowControl w:val="0"/>
                  <w:spacing w:before="120" w:after="120"/>
                  <w:jc w:val="center"/>
                </w:pPr>
              </w:pPrChange>
            </w:pPr>
            <w:del w:id="27715" w:author="James Vu" w:date="2024-04-18T23:32:00Z">
              <w:r w:rsidRPr="00167CE0" w:rsidDel="001873A6">
                <w:rPr>
                  <w:color w:val="000000"/>
                  <w:sz w:val="28"/>
                  <w:szCs w:val="28"/>
                  <w:rPrChange w:id="27716" w:author="James Vu" w:date="2024-04-18T22:33:00Z">
                    <w:rPr>
                      <w:color w:val="000000"/>
                      <w:sz w:val="26"/>
                      <w:szCs w:val="26"/>
                    </w:rPr>
                  </w:rPrChange>
                </w:rPr>
                <w:delText>T</w:delText>
              </w:r>
            </w:del>
          </w:p>
        </w:tc>
        <w:tc>
          <w:tcPr>
            <w:tcW w:w="1247" w:type="pct"/>
            <w:tcBorders>
              <w:top w:val="nil"/>
              <w:left w:val="nil"/>
              <w:bottom w:val="single" w:sz="4" w:space="0" w:color="auto"/>
              <w:right w:val="single" w:sz="4" w:space="0" w:color="auto"/>
            </w:tcBorders>
            <w:shd w:val="clear" w:color="auto" w:fill="auto"/>
            <w:hideMark/>
            <w:tcPrChange w:id="27717" w:author="James Vu" w:date="2024-04-18T23:51:00Z">
              <w:tcPr>
                <w:tcW w:w="1165" w:type="pct"/>
                <w:gridSpan w:val="3"/>
                <w:tcBorders>
                  <w:top w:val="nil"/>
                  <w:left w:val="nil"/>
                  <w:bottom w:val="single" w:sz="4" w:space="0" w:color="auto"/>
                  <w:right w:val="single" w:sz="4" w:space="0" w:color="auto"/>
                </w:tcBorders>
                <w:shd w:val="clear" w:color="auto" w:fill="auto"/>
                <w:hideMark/>
              </w:tcPr>
            </w:tcPrChange>
          </w:tcPr>
          <w:p w14:paraId="5688ACC7" w14:textId="6B614499" w:rsidR="00CC31D5" w:rsidRPr="00167CE0" w:rsidDel="001873A6" w:rsidRDefault="00CC31D5">
            <w:pPr>
              <w:widowControl w:val="0"/>
              <w:spacing w:before="120" w:after="120"/>
              <w:jc w:val="both"/>
              <w:rPr>
                <w:del w:id="27718" w:author="James Vu" w:date="2024-04-18T23:32:00Z"/>
                <w:color w:val="000000"/>
                <w:sz w:val="28"/>
                <w:szCs w:val="28"/>
                <w:rPrChange w:id="27719" w:author="James Vu" w:date="2024-04-18T22:33:00Z">
                  <w:rPr>
                    <w:del w:id="27720" w:author="James Vu" w:date="2024-04-18T23:32:00Z"/>
                    <w:color w:val="000000"/>
                    <w:sz w:val="26"/>
                    <w:szCs w:val="26"/>
                  </w:rPr>
                </w:rPrChange>
              </w:rPr>
              <w:pPrChange w:id="27721" w:author="James Vu" w:date="2024-04-18T22:33:00Z">
                <w:pPr>
                  <w:widowControl w:val="0"/>
                  <w:spacing w:before="120" w:after="120"/>
                  <w:jc w:val="center"/>
                </w:pPr>
              </w:pPrChange>
            </w:pPr>
            <w:del w:id="27722" w:author="James Vu" w:date="2024-04-18T23:32:00Z">
              <w:r w:rsidRPr="00167CE0" w:rsidDel="001873A6">
                <w:rPr>
                  <w:color w:val="000000"/>
                  <w:sz w:val="28"/>
                  <w:szCs w:val="28"/>
                  <w:rPrChange w:id="27723" w:author="James Vu" w:date="2024-04-18T22:33:00Z">
                    <w:rPr>
                      <w:color w:val="000000"/>
                      <w:sz w:val="26"/>
                      <w:szCs w:val="26"/>
                    </w:rPr>
                  </w:rPrChange>
                </w:rPr>
                <w:delText>VL + NC + M</w:delText>
              </w:r>
            </w:del>
          </w:p>
        </w:tc>
        <w:tc>
          <w:tcPr>
            <w:tcW w:w="1018" w:type="pct"/>
            <w:tcBorders>
              <w:top w:val="nil"/>
              <w:left w:val="nil"/>
              <w:bottom w:val="single" w:sz="4" w:space="0" w:color="auto"/>
              <w:right w:val="single" w:sz="4" w:space="0" w:color="auto"/>
            </w:tcBorders>
            <w:shd w:val="clear" w:color="auto" w:fill="auto"/>
            <w:vAlign w:val="center"/>
            <w:hideMark/>
            <w:tcPrChange w:id="27724" w:author="James Vu" w:date="2024-04-18T23:51:00Z">
              <w:tcPr>
                <w:tcW w:w="899" w:type="pct"/>
                <w:gridSpan w:val="3"/>
                <w:tcBorders>
                  <w:top w:val="nil"/>
                  <w:left w:val="nil"/>
                  <w:bottom w:val="single" w:sz="4" w:space="0" w:color="auto"/>
                  <w:right w:val="single" w:sz="4" w:space="0" w:color="auto"/>
                </w:tcBorders>
                <w:shd w:val="clear" w:color="auto" w:fill="auto"/>
                <w:vAlign w:val="center"/>
                <w:hideMark/>
              </w:tcPr>
            </w:tcPrChange>
          </w:tcPr>
          <w:p w14:paraId="545936E4" w14:textId="271AEC37" w:rsidR="00CC31D5" w:rsidRPr="00167CE0" w:rsidDel="001873A6" w:rsidRDefault="00CC31D5">
            <w:pPr>
              <w:widowControl w:val="0"/>
              <w:spacing w:before="120" w:after="120"/>
              <w:jc w:val="both"/>
              <w:rPr>
                <w:del w:id="27725" w:author="James Vu" w:date="2024-04-18T23:32:00Z"/>
                <w:color w:val="000000"/>
                <w:sz w:val="28"/>
                <w:szCs w:val="28"/>
                <w:rPrChange w:id="27726" w:author="James Vu" w:date="2024-04-18T22:33:00Z">
                  <w:rPr>
                    <w:del w:id="27727" w:author="James Vu" w:date="2024-04-18T23:32:00Z"/>
                    <w:color w:val="000000"/>
                    <w:sz w:val="26"/>
                    <w:szCs w:val="26"/>
                  </w:rPr>
                </w:rPrChange>
              </w:rPr>
              <w:pPrChange w:id="27728" w:author="James Vu" w:date="2024-04-18T22:33:00Z">
                <w:pPr>
                  <w:widowControl w:val="0"/>
                  <w:spacing w:before="120" w:after="120"/>
                  <w:jc w:val="right"/>
                </w:pPr>
              </w:pPrChange>
            </w:pPr>
            <w:del w:id="27729" w:author="James Vu" w:date="2024-04-18T23:32:00Z">
              <w:r w:rsidRPr="00167CE0" w:rsidDel="001873A6">
                <w:rPr>
                  <w:color w:val="000000"/>
                  <w:sz w:val="28"/>
                  <w:szCs w:val="28"/>
                  <w:rPrChange w:id="27730" w:author="James Vu" w:date="2024-04-18T22:33:00Z">
                    <w:rPr>
                      <w:color w:val="000000"/>
                      <w:sz w:val="26"/>
                      <w:szCs w:val="26"/>
                    </w:rPr>
                  </w:rPrChange>
                </w:rPr>
                <w:delText>15.284.733</w:delText>
              </w:r>
            </w:del>
          </w:p>
        </w:tc>
        <w:tc>
          <w:tcPr>
            <w:tcW w:w="378" w:type="pct"/>
            <w:tcBorders>
              <w:top w:val="nil"/>
              <w:left w:val="nil"/>
              <w:bottom w:val="single" w:sz="4" w:space="0" w:color="auto"/>
              <w:right w:val="single" w:sz="4" w:space="0" w:color="auto"/>
            </w:tcBorders>
            <w:shd w:val="clear" w:color="auto" w:fill="auto"/>
            <w:noWrap/>
            <w:hideMark/>
            <w:tcPrChange w:id="27731"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7D9BB88B" w14:textId="3AEF98DA" w:rsidR="00CC31D5" w:rsidRPr="00167CE0" w:rsidDel="001873A6" w:rsidRDefault="00CC31D5">
            <w:pPr>
              <w:widowControl w:val="0"/>
              <w:spacing w:before="120" w:after="120"/>
              <w:jc w:val="both"/>
              <w:rPr>
                <w:del w:id="27732" w:author="James Vu" w:date="2024-04-18T23:32:00Z"/>
                <w:color w:val="000000"/>
                <w:sz w:val="28"/>
                <w:szCs w:val="28"/>
                <w:rPrChange w:id="27733" w:author="James Vu" w:date="2024-04-18T22:33:00Z">
                  <w:rPr>
                    <w:del w:id="27734" w:author="James Vu" w:date="2024-04-18T23:32:00Z"/>
                    <w:color w:val="000000"/>
                    <w:sz w:val="26"/>
                    <w:szCs w:val="26"/>
                  </w:rPr>
                </w:rPrChange>
              </w:rPr>
              <w:pPrChange w:id="27735" w:author="James Vu" w:date="2024-04-18T22:33:00Z">
                <w:pPr>
                  <w:widowControl w:val="0"/>
                  <w:spacing w:before="120" w:after="120"/>
                </w:pPr>
              </w:pPrChange>
            </w:pPr>
            <w:del w:id="27736" w:author="James Vu" w:date="2024-04-18T23:32:00Z">
              <w:r w:rsidRPr="00167CE0" w:rsidDel="001873A6">
                <w:rPr>
                  <w:color w:val="000000"/>
                  <w:sz w:val="28"/>
                  <w:szCs w:val="28"/>
                  <w:rPrChange w:id="27737" w:author="James Vu" w:date="2024-04-18T22:33:00Z">
                    <w:rPr>
                      <w:color w:val="000000"/>
                      <w:sz w:val="26"/>
                      <w:szCs w:val="26"/>
                    </w:rPr>
                  </w:rPrChange>
                </w:rPr>
                <w:delText> </w:delText>
              </w:r>
            </w:del>
          </w:p>
        </w:tc>
      </w:tr>
      <w:tr w:rsidR="00CC31D5" w:rsidRPr="00167CE0" w:rsidDel="001873A6" w14:paraId="40BEF73E" w14:textId="47BCD2E7" w:rsidTr="00B053AF">
        <w:tblPrEx>
          <w:tblW w:w="4624" w:type="pct"/>
          <w:tblCellMar>
            <w:left w:w="0" w:type="dxa"/>
            <w:right w:w="0" w:type="dxa"/>
          </w:tblCellMar>
          <w:tblPrExChange w:id="27738" w:author="James Vu" w:date="2024-04-18T23:51:00Z">
            <w:tblPrEx>
              <w:tblW w:w="5000" w:type="pct"/>
              <w:tblCellMar>
                <w:left w:w="0" w:type="dxa"/>
                <w:right w:w="0" w:type="dxa"/>
              </w:tblCellMar>
            </w:tblPrEx>
          </w:tblPrExChange>
        </w:tblPrEx>
        <w:trPr>
          <w:del w:id="27739"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hideMark/>
            <w:tcPrChange w:id="27740"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hideMark/>
              </w:tcPr>
            </w:tcPrChange>
          </w:tcPr>
          <w:p w14:paraId="59054C5C" w14:textId="194B69A3" w:rsidR="00CC31D5" w:rsidRPr="00167CE0" w:rsidDel="001873A6" w:rsidRDefault="00CC31D5">
            <w:pPr>
              <w:widowControl w:val="0"/>
              <w:spacing w:before="120" w:after="120"/>
              <w:jc w:val="both"/>
              <w:rPr>
                <w:del w:id="27741" w:author="James Vu" w:date="2024-04-18T23:32:00Z"/>
                <w:b/>
                <w:bCs/>
                <w:color w:val="000000"/>
                <w:sz w:val="28"/>
                <w:szCs w:val="28"/>
                <w:rPrChange w:id="27742" w:author="James Vu" w:date="2024-04-18T22:33:00Z">
                  <w:rPr>
                    <w:del w:id="27743" w:author="James Vu" w:date="2024-04-18T23:32:00Z"/>
                    <w:b/>
                    <w:bCs/>
                    <w:color w:val="000000"/>
                    <w:sz w:val="26"/>
                    <w:szCs w:val="26"/>
                  </w:rPr>
                </w:rPrChange>
              </w:rPr>
              <w:pPrChange w:id="27744" w:author="James Vu" w:date="2024-04-18T22:33:00Z">
                <w:pPr>
                  <w:widowControl w:val="0"/>
                  <w:spacing w:before="120" w:after="120"/>
                  <w:jc w:val="center"/>
                </w:pPr>
              </w:pPrChange>
            </w:pPr>
            <w:del w:id="27745" w:author="James Vu" w:date="2024-04-18T23:32:00Z">
              <w:r w:rsidRPr="00167CE0" w:rsidDel="001873A6">
                <w:rPr>
                  <w:b/>
                  <w:bCs/>
                  <w:color w:val="000000"/>
                  <w:sz w:val="28"/>
                  <w:szCs w:val="28"/>
                  <w:rPrChange w:id="27746" w:author="James Vu" w:date="2024-04-18T22:33:00Z">
                    <w:rPr>
                      <w:b/>
                      <w:bCs/>
                      <w:color w:val="000000"/>
                      <w:sz w:val="26"/>
                      <w:szCs w:val="26"/>
                    </w:rPr>
                  </w:rPrChange>
                </w:rPr>
                <w:delText>II</w:delText>
              </w:r>
            </w:del>
          </w:p>
        </w:tc>
        <w:tc>
          <w:tcPr>
            <w:tcW w:w="2120" w:type="pct"/>
            <w:gridSpan w:val="2"/>
            <w:tcBorders>
              <w:top w:val="nil"/>
              <w:left w:val="nil"/>
              <w:bottom w:val="single" w:sz="4" w:space="0" w:color="auto"/>
              <w:right w:val="single" w:sz="4" w:space="0" w:color="auto"/>
            </w:tcBorders>
            <w:shd w:val="clear" w:color="auto" w:fill="auto"/>
            <w:hideMark/>
            <w:tcPrChange w:id="27747" w:author="James Vu" w:date="2024-04-18T23:51:00Z">
              <w:tcPr>
                <w:tcW w:w="1972" w:type="pct"/>
                <w:gridSpan w:val="5"/>
                <w:tcBorders>
                  <w:top w:val="nil"/>
                  <w:left w:val="nil"/>
                  <w:bottom w:val="single" w:sz="4" w:space="0" w:color="auto"/>
                  <w:right w:val="single" w:sz="4" w:space="0" w:color="auto"/>
                </w:tcBorders>
                <w:shd w:val="clear" w:color="auto" w:fill="auto"/>
                <w:hideMark/>
              </w:tcPr>
            </w:tcPrChange>
          </w:tcPr>
          <w:p w14:paraId="3B4F3BE4" w14:textId="5C6E8E55" w:rsidR="00CC31D5" w:rsidRPr="00167CE0" w:rsidDel="001873A6" w:rsidRDefault="00CC31D5">
            <w:pPr>
              <w:widowControl w:val="0"/>
              <w:spacing w:before="120" w:after="120"/>
              <w:jc w:val="both"/>
              <w:rPr>
                <w:del w:id="27748" w:author="James Vu" w:date="2024-04-18T23:32:00Z"/>
                <w:b/>
                <w:bCs/>
                <w:color w:val="000000"/>
                <w:sz w:val="28"/>
                <w:szCs w:val="28"/>
                <w:rPrChange w:id="27749" w:author="James Vu" w:date="2024-04-18T22:33:00Z">
                  <w:rPr>
                    <w:del w:id="27750" w:author="James Vu" w:date="2024-04-18T23:32:00Z"/>
                    <w:b/>
                    <w:bCs/>
                    <w:color w:val="000000"/>
                    <w:sz w:val="26"/>
                    <w:szCs w:val="26"/>
                  </w:rPr>
                </w:rPrChange>
              </w:rPr>
              <w:pPrChange w:id="27751" w:author="James Vu" w:date="2024-04-18T22:33:00Z">
                <w:pPr>
                  <w:widowControl w:val="0"/>
                  <w:spacing w:before="120" w:after="120"/>
                </w:pPr>
              </w:pPrChange>
            </w:pPr>
            <w:del w:id="27752" w:author="James Vu" w:date="2024-04-18T23:32:00Z">
              <w:r w:rsidRPr="00167CE0" w:rsidDel="001873A6">
                <w:rPr>
                  <w:b/>
                  <w:bCs/>
                  <w:color w:val="000000"/>
                  <w:sz w:val="28"/>
                  <w:szCs w:val="28"/>
                  <w:rPrChange w:id="27753" w:author="James Vu" w:date="2024-04-18T22:33:00Z">
                    <w:rPr>
                      <w:b/>
                      <w:bCs/>
                      <w:color w:val="000000"/>
                      <w:sz w:val="26"/>
                      <w:szCs w:val="26"/>
                    </w:rPr>
                  </w:rPrChange>
                </w:rPr>
                <w:delText>CHI PHÍ CHUNG</w:delText>
              </w:r>
            </w:del>
          </w:p>
        </w:tc>
        <w:tc>
          <w:tcPr>
            <w:tcW w:w="391" w:type="pct"/>
            <w:gridSpan w:val="2"/>
            <w:tcBorders>
              <w:top w:val="nil"/>
              <w:left w:val="nil"/>
              <w:bottom w:val="single" w:sz="4" w:space="0" w:color="auto"/>
              <w:right w:val="single" w:sz="4" w:space="0" w:color="auto"/>
            </w:tcBorders>
            <w:shd w:val="clear" w:color="auto" w:fill="auto"/>
            <w:hideMark/>
            <w:tcPrChange w:id="27754" w:author="James Vu" w:date="2024-04-18T23:51:00Z">
              <w:tcPr>
                <w:tcW w:w="373" w:type="pct"/>
                <w:gridSpan w:val="3"/>
                <w:tcBorders>
                  <w:top w:val="nil"/>
                  <w:left w:val="nil"/>
                  <w:bottom w:val="single" w:sz="4" w:space="0" w:color="auto"/>
                  <w:right w:val="single" w:sz="4" w:space="0" w:color="auto"/>
                </w:tcBorders>
                <w:shd w:val="clear" w:color="auto" w:fill="auto"/>
                <w:hideMark/>
              </w:tcPr>
            </w:tcPrChange>
          </w:tcPr>
          <w:p w14:paraId="69B964D4" w14:textId="628C69D3" w:rsidR="00CC31D5" w:rsidRPr="00167CE0" w:rsidDel="001873A6" w:rsidRDefault="00CC31D5">
            <w:pPr>
              <w:widowControl w:val="0"/>
              <w:spacing w:before="120" w:after="120"/>
              <w:jc w:val="both"/>
              <w:rPr>
                <w:del w:id="27755" w:author="James Vu" w:date="2024-04-18T23:32:00Z"/>
                <w:b/>
                <w:bCs/>
                <w:color w:val="000000"/>
                <w:sz w:val="28"/>
                <w:szCs w:val="28"/>
                <w:rPrChange w:id="27756" w:author="James Vu" w:date="2024-04-18T22:33:00Z">
                  <w:rPr>
                    <w:del w:id="27757" w:author="James Vu" w:date="2024-04-18T23:32:00Z"/>
                    <w:b/>
                    <w:bCs/>
                    <w:color w:val="000000"/>
                    <w:sz w:val="26"/>
                    <w:szCs w:val="26"/>
                  </w:rPr>
                </w:rPrChange>
              </w:rPr>
              <w:pPrChange w:id="27758" w:author="James Vu" w:date="2024-04-18T22:33:00Z">
                <w:pPr>
                  <w:widowControl w:val="0"/>
                  <w:spacing w:before="120" w:after="120"/>
                  <w:jc w:val="center"/>
                </w:pPr>
              </w:pPrChange>
            </w:pPr>
            <w:del w:id="27759" w:author="James Vu" w:date="2024-04-18T23:32:00Z">
              <w:r w:rsidRPr="00167CE0" w:rsidDel="001873A6">
                <w:rPr>
                  <w:b/>
                  <w:bCs/>
                  <w:color w:val="000000"/>
                  <w:sz w:val="28"/>
                  <w:szCs w:val="28"/>
                  <w:rPrChange w:id="27760" w:author="James Vu" w:date="2024-04-18T22:33:00Z">
                    <w:rPr>
                      <w:b/>
                      <w:bCs/>
                      <w:color w:val="000000"/>
                      <w:sz w:val="26"/>
                      <w:szCs w:val="26"/>
                    </w:rPr>
                  </w:rPrChange>
                </w:rPr>
                <w:delText>C</w:delText>
              </w:r>
            </w:del>
          </w:p>
        </w:tc>
        <w:tc>
          <w:tcPr>
            <w:tcW w:w="1247" w:type="pct"/>
            <w:tcBorders>
              <w:top w:val="nil"/>
              <w:left w:val="nil"/>
              <w:bottom w:val="single" w:sz="4" w:space="0" w:color="auto"/>
              <w:right w:val="single" w:sz="4" w:space="0" w:color="auto"/>
            </w:tcBorders>
            <w:shd w:val="clear" w:color="auto" w:fill="auto"/>
            <w:hideMark/>
            <w:tcPrChange w:id="27761" w:author="James Vu" w:date="2024-04-18T23:51:00Z">
              <w:tcPr>
                <w:tcW w:w="1165" w:type="pct"/>
                <w:gridSpan w:val="3"/>
                <w:tcBorders>
                  <w:top w:val="nil"/>
                  <w:left w:val="nil"/>
                  <w:bottom w:val="single" w:sz="4" w:space="0" w:color="auto"/>
                  <w:right w:val="single" w:sz="4" w:space="0" w:color="auto"/>
                </w:tcBorders>
                <w:shd w:val="clear" w:color="auto" w:fill="auto"/>
                <w:hideMark/>
              </w:tcPr>
            </w:tcPrChange>
          </w:tcPr>
          <w:p w14:paraId="085E1267" w14:textId="79024C97" w:rsidR="00CC31D5" w:rsidRPr="00167CE0" w:rsidDel="001873A6" w:rsidRDefault="00CC31D5">
            <w:pPr>
              <w:widowControl w:val="0"/>
              <w:spacing w:before="120" w:after="120"/>
              <w:jc w:val="both"/>
              <w:rPr>
                <w:del w:id="27762" w:author="James Vu" w:date="2024-04-18T23:32:00Z"/>
                <w:b/>
                <w:bCs/>
                <w:color w:val="000000"/>
                <w:sz w:val="28"/>
                <w:szCs w:val="28"/>
                <w:rPrChange w:id="27763" w:author="James Vu" w:date="2024-04-18T22:33:00Z">
                  <w:rPr>
                    <w:del w:id="27764" w:author="James Vu" w:date="2024-04-18T23:32:00Z"/>
                    <w:b/>
                    <w:bCs/>
                    <w:color w:val="000000"/>
                    <w:sz w:val="26"/>
                    <w:szCs w:val="26"/>
                  </w:rPr>
                </w:rPrChange>
              </w:rPr>
              <w:pPrChange w:id="27765" w:author="James Vu" w:date="2024-04-18T22:33:00Z">
                <w:pPr>
                  <w:widowControl w:val="0"/>
                  <w:spacing w:before="120" w:after="120"/>
                  <w:jc w:val="center"/>
                </w:pPr>
              </w:pPrChange>
            </w:pPr>
            <w:del w:id="27766" w:author="James Vu" w:date="2024-04-18T23:32:00Z">
              <w:r w:rsidRPr="00167CE0" w:rsidDel="001873A6">
                <w:rPr>
                  <w:b/>
                  <w:bCs/>
                  <w:color w:val="000000"/>
                  <w:sz w:val="28"/>
                  <w:szCs w:val="28"/>
                  <w:rPrChange w:id="27767" w:author="James Vu" w:date="2024-04-18T22:33:00Z">
                    <w:rPr>
                      <w:b/>
                      <w:bCs/>
                      <w:color w:val="000000"/>
                      <w:sz w:val="26"/>
                      <w:szCs w:val="26"/>
                    </w:rPr>
                  </w:rPrChange>
                </w:rPr>
                <w:delText>65% * NC</w:delText>
              </w:r>
            </w:del>
          </w:p>
        </w:tc>
        <w:tc>
          <w:tcPr>
            <w:tcW w:w="1018" w:type="pct"/>
            <w:tcBorders>
              <w:top w:val="nil"/>
              <w:left w:val="nil"/>
              <w:bottom w:val="single" w:sz="4" w:space="0" w:color="auto"/>
              <w:right w:val="single" w:sz="4" w:space="0" w:color="auto"/>
            </w:tcBorders>
            <w:shd w:val="clear" w:color="auto" w:fill="auto"/>
            <w:vAlign w:val="center"/>
            <w:hideMark/>
            <w:tcPrChange w:id="27768" w:author="James Vu" w:date="2024-04-18T23:51:00Z">
              <w:tcPr>
                <w:tcW w:w="899" w:type="pct"/>
                <w:gridSpan w:val="3"/>
                <w:tcBorders>
                  <w:top w:val="nil"/>
                  <w:left w:val="nil"/>
                  <w:bottom w:val="single" w:sz="4" w:space="0" w:color="auto"/>
                  <w:right w:val="single" w:sz="4" w:space="0" w:color="auto"/>
                </w:tcBorders>
                <w:shd w:val="clear" w:color="auto" w:fill="auto"/>
                <w:vAlign w:val="center"/>
                <w:hideMark/>
              </w:tcPr>
            </w:tcPrChange>
          </w:tcPr>
          <w:p w14:paraId="1BF4B6C9" w14:textId="2B34AA29" w:rsidR="00CC31D5" w:rsidRPr="00167CE0" w:rsidDel="001873A6" w:rsidRDefault="00CC31D5">
            <w:pPr>
              <w:widowControl w:val="0"/>
              <w:spacing w:before="120" w:after="120"/>
              <w:jc w:val="both"/>
              <w:rPr>
                <w:del w:id="27769" w:author="James Vu" w:date="2024-04-18T23:32:00Z"/>
                <w:b/>
                <w:bCs/>
                <w:color w:val="000000"/>
                <w:sz w:val="28"/>
                <w:szCs w:val="28"/>
                <w:rPrChange w:id="27770" w:author="James Vu" w:date="2024-04-18T22:33:00Z">
                  <w:rPr>
                    <w:del w:id="27771" w:author="James Vu" w:date="2024-04-18T23:32:00Z"/>
                    <w:b/>
                    <w:bCs/>
                    <w:color w:val="000000"/>
                    <w:sz w:val="26"/>
                    <w:szCs w:val="26"/>
                  </w:rPr>
                </w:rPrChange>
              </w:rPr>
              <w:pPrChange w:id="27772" w:author="James Vu" w:date="2024-04-18T22:33:00Z">
                <w:pPr>
                  <w:widowControl w:val="0"/>
                  <w:spacing w:before="120" w:after="120"/>
                  <w:jc w:val="right"/>
                </w:pPr>
              </w:pPrChange>
            </w:pPr>
            <w:del w:id="27773" w:author="James Vu" w:date="2024-04-18T23:32:00Z">
              <w:r w:rsidRPr="00167CE0" w:rsidDel="001873A6">
                <w:rPr>
                  <w:b/>
                  <w:bCs/>
                  <w:color w:val="000000"/>
                  <w:sz w:val="28"/>
                  <w:szCs w:val="28"/>
                  <w:rPrChange w:id="27774" w:author="James Vu" w:date="2024-04-18T22:33:00Z">
                    <w:rPr>
                      <w:b/>
                      <w:bCs/>
                      <w:color w:val="000000"/>
                      <w:sz w:val="26"/>
                      <w:szCs w:val="26"/>
                    </w:rPr>
                  </w:rPrChange>
                </w:rPr>
                <w:delText>9.616.783</w:delText>
              </w:r>
            </w:del>
          </w:p>
        </w:tc>
        <w:tc>
          <w:tcPr>
            <w:tcW w:w="378" w:type="pct"/>
            <w:tcBorders>
              <w:top w:val="nil"/>
              <w:left w:val="nil"/>
              <w:bottom w:val="single" w:sz="4" w:space="0" w:color="auto"/>
              <w:right w:val="single" w:sz="4" w:space="0" w:color="auto"/>
            </w:tcBorders>
            <w:shd w:val="clear" w:color="auto" w:fill="auto"/>
            <w:noWrap/>
            <w:hideMark/>
            <w:tcPrChange w:id="27775"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16150DCC" w14:textId="65C167ED" w:rsidR="00CC31D5" w:rsidRPr="00167CE0" w:rsidDel="001873A6" w:rsidRDefault="00CC31D5">
            <w:pPr>
              <w:widowControl w:val="0"/>
              <w:spacing w:before="120" w:after="120"/>
              <w:jc w:val="both"/>
              <w:rPr>
                <w:del w:id="27776" w:author="James Vu" w:date="2024-04-18T23:32:00Z"/>
                <w:b/>
                <w:bCs/>
                <w:color w:val="000000"/>
                <w:sz w:val="28"/>
                <w:szCs w:val="28"/>
                <w:rPrChange w:id="27777" w:author="James Vu" w:date="2024-04-18T22:33:00Z">
                  <w:rPr>
                    <w:del w:id="27778" w:author="James Vu" w:date="2024-04-18T23:32:00Z"/>
                    <w:b/>
                    <w:bCs/>
                    <w:color w:val="000000"/>
                    <w:sz w:val="26"/>
                    <w:szCs w:val="26"/>
                  </w:rPr>
                </w:rPrChange>
              </w:rPr>
              <w:pPrChange w:id="27779" w:author="James Vu" w:date="2024-04-18T22:33:00Z">
                <w:pPr>
                  <w:widowControl w:val="0"/>
                  <w:spacing w:before="120" w:after="120"/>
                </w:pPr>
              </w:pPrChange>
            </w:pPr>
            <w:del w:id="27780" w:author="James Vu" w:date="2024-04-18T23:32:00Z">
              <w:r w:rsidRPr="00167CE0" w:rsidDel="001873A6">
                <w:rPr>
                  <w:b/>
                  <w:bCs/>
                  <w:color w:val="000000"/>
                  <w:sz w:val="28"/>
                  <w:szCs w:val="28"/>
                  <w:rPrChange w:id="27781" w:author="James Vu" w:date="2024-04-18T22:33:00Z">
                    <w:rPr>
                      <w:b/>
                      <w:bCs/>
                      <w:color w:val="000000"/>
                      <w:sz w:val="26"/>
                      <w:szCs w:val="26"/>
                    </w:rPr>
                  </w:rPrChange>
                </w:rPr>
                <w:delText> </w:delText>
              </w:r>
            </w:del>
          </w:p>
        </w:tc>
      </w:tr>
      <w:tr w:rsidR="00CC31D5" w:rsidRPr="00167CE0" w:rsidDel="001873A6" w14:paraId="125BB245" w14:textId="756ABCD8" w:rsidTr="00B053AF">
        <w:tblPrEx>
          <w:tblW w:w="4624" w:type="pct"/>
          <w:tblCellMar>
            <w:left w:w="0" w:type="dxa"/>
            <w:right w:w="0" w:type="dxa"/>
          </w:tblCellMar>
          <w:tblPrExChange w:id="27782" w:author="James Vu" w:date="2024-04-18T23:51:00Z">
            <w:tblPrEx>
              <w:tblW w:w="5000" w:type="pct"/>
              <w:tblCellMar>
                <w:left w:w="0" w:type="dxa"/>
                <w:right w:w="0" w:type="dxa"/>
              </w:tblCellMar>
            </w:tblPrEx>
          </w:tblPrExChange>
        </w:tblPrEx>
        <w:trPr>
          <w:del w:id="27783"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hideMark/>
            <w:tcPrChange w:id="27784"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hideMark/>
              </w:tcPr>
            </w:tcPrChange>
          </w:tcPr>
          <w:p w14:paraId="791FDED6" w14:textId="6F0C84C4" w:rsidR="00CC31D5" w:rsidRPr="00167CE0" w:rsidDel="001873A6" w:rsidRDefault="00CC31D5">
            <w:pPr>
              <w:widowControl w:val="0"/>
              <w:spacing w:before="120" w:after="120"/>
              <w:jc w:val="both"/>
              <w:rPr>
                <w:del w:id="27785" w:author="James Vu" w:date="2024-04-18T23:32:00Z"/>
                <w:b/>
                <w:bCs/>
                <w:color w:val="000000"/>
                <w:sz w:val="28"/>
                <w:szCs w:val="28"/>
                <w:rPrChange w:id="27786" w:author="James Vu" w:date="2024-04-18T22:33:00Z">
                  <w:rPr>
                    <w:del w:id="27787" w:author="James Vu" w:date="2024-04-18T23:32:00Z"/>
                    <w:b/>
                    <w:bCs/>
                    <w:color w:val="000000"/>
                    <w:sz w:val="26"/>
                    <w:szCs w:val="26"/>
                  </w:rPr>
                </w:rPrChange>
              </w:rPr>
              <w:pPrChange w:id="27788" w:author="James Vu" w:date="2024-04-18T22:33:00Z">
                <w:pPr>
                  <w:widowControl w:val="0"/>
                  <w:spacing w:before="120" w:after="120"/>
                  <w:jc w:val="center"/>
                </w:pPr>
              </w:pPrChange>
            </w:pPr>
            <w:del w:id="27789" w:author="James Vu" w:date="2024-04-18T23:32:00Z">
              <w:r w:rsidRPr="00167CE0" w:rsidDel="001873A6">
                <w:rPr>
                  <w:b/>
                  <w:bCs/>
                  <w:color w:val="000000"/>
                  <w:sz w:val="28"/>
                  <w:szCs w:val="28"/>
                  <w:rPrChange w:id="27790" w:author="James Vu" w:date="2024-04-18T22:33:00Z">
                    <w:rPr>
                      <w:b/>
                      <w:bCs/>
                      <w:color w:val="000000"/>
                      <w:sz w:val="26"/>
                      <w:szCs w:val="26"/>
                    </w:rPr>
                  </w:rPrChange>
                </w:rPr>
                <w:delText>III</w:delText>
              </w:r>
            </w:del>
          </w:p>
        </w:tc>
        <w:tc>
          <w:tcPr>
            <w:tcW w:w="2120" w:type="pct"/>
            <w:gridSpan w:val="2"/>
            <w:tcBorders>
              <w:top w:val="nil"/>
              <w:left w:val="nil"/>
              <w:bottom w:val="single" w:sz="4" w:space="0" w:color="auto"/>
              <w:right w:val="single" w:sz="4" w:space="0" w:color="auto"/>
            </w:tcBorders>
            <w:shd w:val="clear" w:color="auto" w:fill="auto"/>
            <w:hideMark/>
            <w:tcPrChange w:id="27791" w:author="James Vu" w:date="2024-04-18T23:51:00Z">
              <w:tcPr>
                <w:tcW w:w="1972" w:type="pct"/>
                <w:gridSpan w:val="5"/>
                <w:tcBorders>
                  <w:top w:val="nil"/>
                  <w:left w:val="nil"/>
                  <w:bottom w:val="single" w:sz="4" w:space="0" w:color="auto"/>
                  <w:right w:val="single" w:sz="4" w:space="0" w:color="auto"/>
                </w:tcBorders>
                <w:shd w:val="clear" w:color="auto" w:fill="auto"/>
                <w:hideMark/>
              </w:tcPr>
            </w:tcPrChange>
          </w:tcPr>
          <w:p w14:paraId="56B4A55C" w14:textId="2DDCCECA" w:rsidR="00CC31D5" w:rsidRPr="00167CE0" w:rsidDel="001873A6" w:rsidRDefault="00CC31D5">
            <w:pPr>
              <w:widowControl w:val="0"/>
              <w:spacing w:before="120" w:after="120"/>
              <w:jc w:val="both"/>
              <w:rPr>
                <w:del w:id="27792" w:author="James Vu" w:date="2024-04-18T23:32:00Z"/>
                <w:b/>
                <w:bCs/>
                <w:color w:val="000000"/>
                <w:sz w:val="28"/>
                <w:szCs w:val="28"/>
                <w:rPrChange w:id="27793" w:author="James Vu" w:date="2024-04-18T22:33:00Z">
                  <w:rPr>
                    <w:del w:id="27794" w:author="James Vu" w:date="2024-04-18T23:32:00Z"/>
                    <w:b/>
                    <w:bCs/>
                    <w:color w:val="000000"/>
                    <w:sz w:val="26"/>
                    <w:szCs w:val="26"/>
                  </w:rPr>
                </w:rPrChange>
              </w:rPr>
              <w:pPrChange w:id="27795" w:author="James Vu" w:date="2024-04-18T22:33:00Z">
                <w:pPr>
                  <w:widowControl w:val="0"/>
                  <w:spacing w:before="120" w:after="120"/>
                </w:pPr>
              </w:pPrChange>
            </w:pPr>
            <w:del w:id="27796" w:author="James Vu" w:date="2024-04-18T23:32:00Z">
              <w:r w:rsidRPr="00167CE0" w:rsidDel="001873A6">
                <w:rPr>
                  <w:b/>
                  <w:bCs/>
                  <w:color w:val="000000"/>
                  <w:sz w:val="28"/>
                  <w:szCs w:val="28"/>
                  <w:rPrChange w:id="27797" w:author="James Vu" w:date="2024-04-18T22:33:00Z">
                    <w:rPr>
                      <w:b/>
                      <w:bCs/>
                      <w:color w:val="000000"/>
                      <w:sz w:val="26"/>
                      <w:szCs w:val="26"/>
                    </w:rPr>
                  </w:rPrChange>
                </w:rPr>
                <w:delText>THU NHẬP CHỊU THUẾ TÍNH TRƯỚC</w:delText>
              </w:r>
            </w:del>
          </w:p>
        </w:tc>
        <w:tc>
          <w:tcPr>
            <w:tcW w:w="391" w:type="pct"/>
            <w:gridSpan w:val="2"/>
            <w:tcBorders>
              <w:top w:val="nil"/>
              <w:left w:val="nil"/>
              <w:bottom w:val="single" w:sz="4" w:space="0" w:color="auto"/>
              <w:right w:val="single" w:sz="4" w:space="0" w:color="auto"/>
            </w:tcBorders>
            <w:shd w:val="clear" w:color="auto" w:fill="auto"/>
            <w:hideMark/>
            <w:tcPrChange w:id="27798" w:author="James Vu" w:date="2024-04-18T23:51:00Z">
              <w:tcPr>
                <w:tcW w:w="373" w:type="pct"/>
                <w:gridSpan w:val="3"/>
                <w:tcBorders>
                  <w:top w:val="nil"/>
                  <w:left w:val="nil"/>
                  <w:bottom w:val="single" w:sz="4" w:space="0" w:color="auto"/>
                  <w:right w:val="single" w:sz="4" w:space="0" w:color="auto"/>
                </w:tcBorders>
                <w:shd w:val="clear" w:color="auto" w:fill="auto"/>
                <w:hideMark/>
              </w:tcPr>
            </w:tcPrChange>
          </w:tcPr>
          <w:p w14:paraId="6B38B0BB" w14:textId="1543E61F" w:rsidR="00CC31D5" w:rsidRPr="00167CE0" w:rsidDel="001873A6" w:rsidRDefault="00CC31D5">
            <w:pPr>
              <w:widowControl w:val="0"/>
              <w:spacing w:before="120" w:after="120"/>
              <w:jc w:val="both"/>
              <w:rPr>
                <w:del w:id="27799" w:author="James Vu" w:date="2024-04-18T23:32:00Z"/>
                <w:b/>
                <w:bCs/>
                <w:color w:val="000000"/>
                <w:sz w:val="28"/>
                <w:szCs w:val="28"/>
                <w:rPrChange w:id="27800" w:author="James Vu" w:date="2024-04-18T22:33:00Z">
                  <w:rPr>
                    <w:del w:id="27801" w:author="James Vu" w:date="2024-04-18T23:32:00Z"/>
                    <w:b/>
                    <w:bCs/>
                    <w:color w:val="000000"/>
                    <w:sz w:val="26"/>
                    <w:szCs w:val="26"/>
                  </w:rPr>
                </w:rPrChange>
              </w:rPr>
              <w:pPrChange w:id="27802" w:author="James Vu" w:date="2024-04-18T22:33:00Z">
                <w:pPr>
                  <w:widowControl w:val="0"/>
                  <w:spacing w:before="120" w:after="120"/>
                  <w:jc w:val="center"/>
                </w:pPr>
              </w:pPrChange>
            </w:pPr>
            <w:del w:id="27803" w:author="James Vu" w:date="2024-04-18T23:32:00Z">
              <w:r w:rsidRPr="00167CE0" w:rsidDel="001873A6">
                <w:rPr>
                  <w:b/>
                  <w:bCs/>
                  <w:color w:val="000000"/>
                  <w:sz w:val="28"/>
                  <w:szCs w:val="28"/>
                  <w:rPrChange w:id="27804" w:author="James Vu" w:date="2024-04-18T22:33:00Z">
                    <w:rPr>
                      <w:b/>
                      <w:bCs/>
                      <w:color w:val="000000"/>
                      <w:sz w:val="26"/>
                      <w:szCs w:val="26"/>
                    </w:rPr>
                  </w:rPrChange>
                </w:rPr>
                <w:delText>TL</w:delText>
              </w:r>
            </w:del>
          </w:p>
        </w:tc>
        <w:tc>
          <w:tcPr>
            <w:tcW w:w="1247" w:type="pct"/>
            <w:tcBorders>
              <w:top w:val="nil"/>
              <w:left w:val="nil"/>
              <w:bottom w:val="single" w:sz="4" w:space="0" w:color="auto"/>
              <w:right w:val="single" w:sz="4" w:space="0" w:color="auto"/>
            </w:tcBorders>
            <w:shd w:val="clear" w:color="auto" w:fill="auto"/>
            <w:hideMark/>
            <w:tcPrChange w:id="27805" w:author="James Vu" w:date="2024-04-18T23:51:00Z">
              <w:tcPr>
                <w:tcW w:w="1165" w:type="pct"/>
                <w:gridSpan w:val="3"/>
                <w:tcBorders>
                  <w:top w:val="nil"/>
                  <w:left w:val="nil"/>
                  <w:bottom w:val="single" w:sz="4" w:space="0" w:color="auto"/>
                  <w:right w:val="single" w:sz="4" w:space="0" w:color="auto"/>
                </w:tcBorders>
                <w:shd w:val="clear" w:color="auto" w:fill="auto"/>
                <w:hideMark/>
              </w:tcPr>
            </w:tcPrChange>
          </w:tcPr>
          <w:p w14:paraId="78E0EEDD" w14:textId="6FA3DDD7" w:rsidR="00CC31D5" w:rsidRPr="00167CE0" w:rsidDel="001873A6" w:rsidRDefault="00CC31D5">
            <w:pPr>
              <w:widowControl w:val="0"/>
              <w:spacing w:before="120" w:after="120"/>
              <w:jc w:val="both"/>
              <w:rPr>
                <w:del w:id="27806" w:author="James Vu" w:date="2024-04-18T23:32:00Z"/>
                <w:b/>
                <w:bCs/>
                <w:color w:val="000000"/>
                <w:sz w:val="28"/>
                <w:szCs w:val="28"/>
                <w:rPrChange w:id="27807" w:author="James Vu" w:date="2024-04-18T22:33:00Z">
                  <w:rPr>
                    <w:del w:id="27808" w:author="James Vu" w:date="2024-04-18T23:32:00Z"/>
                    <w:b/>
                    <w:bCs/>
                    <w:color w:val="000000"/>
                    <w:sz w:val="26"/>
                    <w:szCs w:val="26"/>
                  </w:rPr>
                </w:rPrChange>
              </w:rPr>
              <w:pPrChange w:id="27809" w:author="James Vu" w:date="2024-04-18T22:33:00Z">
                <w:pPr>
                  <w:widowControl w:val="0"/>
                  <w:spacing w:before="120" w:after="120"/>
                  <w:jc w:val="center"/>
                </w:pPr>
              </w:pPrChange>
            </w:pPr>
            <w:del w:id="27810" w:author="James Vu" w:date="2024-04-18T23:32:00Z">
              <w:r w:rsidRPr="00167CE0" w:rsidDel="001873A6">
                <w:rPr>
                  <w:b/>
                  <w:bCs/>
                  <w:color w:val="000000"/>
                  <w:sz w:val="28"/>
                  <w:szCs w:val="28"/>
                  <w:rPrChange w:id="27811" w:author="James Vu" w:date="2024-04-18T22:33:00Z">
                    <w:rPr>
                      <w:b/>
                      <w:bCs/>
                      <w:color w:val="000000"/>
                      <w:sz w:val="26"/>
                      <w:szCs w:val="26"/>
                    </w:rPr>
                  </w:rPrChange>
                </w:rPr>
                <w:delText>6% * (T+C)</w:delText>
              </w:r>
            </w:del>
          </w:p>
        </w:tc>
        <w:tc>
          <w:tcPr>
            <w:tcW w:w="1018" w:type="pct"/>
            <w:tcBorders>
              <w:top w:val="nil"/>
              <w:left w:val="nil"/>
              <w:bottom w:val="single" w:sz="4" w:space="0" w:color="auto"/>
              <w:right w:val="single" w:sz="4" w:space="0" w:color="auto"/>
            </w:tcBorders>
            <w:shd w:val="clear" w:color="auto" w:fill="auto"/>
            <w:vAlign w:val="center"/>
            <w:hideMark/>
            <w:tcPrChange w:id="27812" w:author="James Vu" w:date="2024-04-18T23:51:00Z">
              <w:tcPr>
                <w:tcW w:w="899" w:type="pct"/>
                <w:gridSpan w:val="3"/>
                <w:tcBorders>
                  <w:top w:val="nil"/>
                  <w:left w:val="nil"/>
                  <w:bottom w:val="single" w:sz="4" w:space="0" w:color="auto"/>
                  <w:right w:val="single" w:sz="4" w:space="0" w:color="auto"/>
                </w:tcBorders>
                <w:shd w:val="clear" w:color="auto" w:fill="auto"/>
                <w:vAlign w:val="center"/>
                <w:hideMark/>
              </w:tcPr>
            </w:tcPrChange>
          </w:tcPr>
          <w:p w14:paraId="68389B14" w14:textId="330F833F" w:rsidR="00CC31D5" w:rsidRPr="00167CE0" w:rsidDel="001873A6" w:rsidRDefault="00CC31D5">
            <w:pPr>
              <w:widowControl w:val="0"/>
              <w:spacing w:before="120" w:after="120"/>
              <w:jc w:val="both"/>
              <w:rPr>
                <w:del w:id="27813" w:author="James Vu" w:date="2024-04-18T23:32:00Z"/>
                <w:b/>
                <w:bCs/>
                <w:color w:val="000000"/>
                <w:sz w:val="28"/>
                <w:szCs w:val="28"/>
                <w:rPrChange w:id="27814" w:author="James Vu" w:date="2024-04-18T22:33:00Z">
                  <w:rPr>
                    <w:del w:id="27815" w:author="James Vu" w:date="2024-04-18T23:32:00Z"/>
                    <w:b/>
                    <w:bCs/>
                    <w:color w:val="000000"/>
                    <w:sz w:val="26"/>
                    <w:szCs w:val="26"/>
                  </w:rPr>
                </w:rPrChange>
              </w:rPr>
              <w:pPrChange w:id="27816" w:author="James Vu" w:date="2024-04-18T22:33:00Z">
                <w:pPr>
                  <w:widowControl w:val="0"/>
                  <w:spacing w:before="120" w:after="120"/>
                  <w:jc w:val="right"/>
                </w:pPr>
              </w:pPrChange>
            </w:pPr>
            <w:del w:id="27817" w:author="James Vu" w:date="2024-04-18T23:32:00Z">
              <w:r w:rsidRPr="00167CE0" w:rsidDel="001873A6">
                <w:rPr>
                  <w:b/>
                  <w:bCs/>
                  <w:color w:val="000000"/>
                  <w:sz w:val="28"/>
                  <w:szCs w:val="28"/>
                  <w:rPrChange w:id="27818" w:author="James Vu" w:date="2024-04-18T22:33:00Z">
                    <w:rPr>
                      <w:b/>
                      <w:bCs/>
                      <w:color w:val="000000"/>
                      <w:sz w:val="26"/>
                      <w:szCs w:val="26"/>
                    </w:rPr>
                  </w:rPrChange>
                </w:rPr>
                <w:delText>1.494.091</w:delText>
              </w:r>
            </w:del>
          </w:p>
        </w:tc>
        <w:tc>
          <w:tcPr>
            <w:tcW w:w="378" w:type="pct"/>
            <w:tcBorders>
              <w:top w:val="nil"/>
              <w:left w:val="nil"/>
              <w:bottom w:val="single" w:sz="4" w:space="0" w:color="auto"/>
              <w:right w:val="single" w:sz="4" w:space="0" w:color="auto"/>
            </w:tcBorders>
            <w:shd w:val="clear" w:color="auto" w:fill="auto"/>
            <w:noWrap/>
            <w:hideMark/>
            <w:tcPrChange w:id="27819"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5EA245C6" w14:textId="0802FB2E" w:rsidR="00CC31D5" w:rsidRPr="00167CE0" w:rsidDel="001873A6" w:rsidRDefault="00CC31D5">
            <w:pPr>
              <w:widowControl w:val="0"/>
              <w:spacing w:before="120" w:after="120"/>
              <w:jc w:val="both"/>
              <w:rPr>
                <w:del w:id="27820" w:author="James Vu" w:date="2024-04-18T23:32:00Z"/>
                <w:b/>
                <w:bCs/>
                <w:color w:val="000000"/>
                <w:sz w:val="28"/>
                <w:szCs w:val="28"/>
                <w:rPrChange w:id="27821" w:author="James Vu" w:date="2024-04-18T22:33:00Z">
                  <w:rPr>
                    <w:del w:id="27822" w:author="James Vu" w:date="2024-04-18T23:32:00Z"/>
                    <w:b/>
                    <w:bCs/>
                    <w:color w:val="000000"/>
                    <w:sz w:val="26"/>
                    <w:szCs w:val="26"/>
                  </w:rPr>
                </w:rPrChange>
              </w:rPr>
              <w:pPrChange w:id="27823" w:author="James Vu" w:date="2024-04-18T22:33:00Z">
                <w:pPr>
                  <w:widowControl w:val="0"/>
                  <w:spacing w:before="120" w:after="120"/>
                </w:pPr>
              </w:pPrChange>
            </w:pPr>
            <w:del w:id="27824" w:author="James Vu" w:date="2024-04-18T23:32:00Z">
              <w:r w:rsidRPr="00167CE0" w:rsidDel="001873A6">
                <w:rPr>
                  <w:b/>
                  <w:bCs/>
                  <w:color w:val="000000"/>
                  <w:sz w:val="28"/>
                  <w:szCs w:val="28"/>
                  <w:rPrChange w:id="27825" w:author="James Vu" w:date="2024-04-18T22:33:00Z">
                    <w:rPr>
                      <w:b/>
                      <w:bCs/>
                      <w:color w:val="000000"/>
                      <w:sz w:val="26"/>
                      <w:szCs w:val="26"/>
                    </w:rPr>
                  </w:rPrChange>
                </w:rPr>
                <w:delText> </w:delText>
              </w:r>
            </w:del>
          </w:p>
        </w:tc>
      </w:tr>
      <w:tr w:rsidR="00CC31D5" w:rsidRPr="00167CE0" w:rsidDel="001873A6" w14:paraId="06801121" w14:textId="68FFFB1C" w:rsidTr="00B053AF">
        <w:tblPrEx>
          <w:tblW w:w="4624" w:type="pct"/>
          <w:tblCellMar>
            <w:left w:w="0" w:type="dxa"/>
            <w:right w:w="0" w:type="dxa"/>
          </w:tblCellMar>
          <w:tblPrExChange w:id="27826" w:author="James Vu" w:date="2024-04-18T23:51:00Z">
            <w:tblPrEx>
              <w:tblW w:w="5000" w:type="pct"/>
              <w:tblCellMar>
                <w:left w:w="0" w:type="dxa"/>
                <w:right w:w="0" w:type="dxa"/>
              </w:tblCellMar>
            </w:tblPrEx>
          </w:tblPrExChange>
        </w:tblPrEx>
        <w:trPr>
          <w:del w:id="27827"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hideMark/>
            <w:tcPrChange w:id="27828"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hideMark/>
              </w:tcPr>
            </w:tcPrChange>
          </w:tcPr>
          <w:p w14:paraId="62D2C5C6" w14:textId="76944CA6" w:rsidR="00CC31D5" w:rsidRPr="00167CE0" w:rsidDel="001873A6" w:rsidRDefault="00CC31D5">
            <w:pPr>
              <w:widowControl w:val="0"/>
              <w:spacing w:before="120" w:after="120"/>
              <w:jc w:val="both"/>
              <w:rPr>
                <w:del w:id="27829" w:author="James Vu" w:date="2024-04-18T23:32:00Z"/>
                <w:i/>
                <w:iCs/>
                <w:color w:val="000000"/>
                <w:sz w:val="28"/>
                <w:szCs w:val="28"/>
                <w:rPrChange w:id="27830" w:author="James Vu" w:date="2024-04-18T22:33:00Z">
                  <w:rPr>
                    <w:del w:id="27831" w:author="James Vu" w:date="2024-04-18T23:32:00Z"/>
                    <w:i/>
                    <w:iCs/>
                    <w:color w:val="000000"/>
                    <w:sz w:val="26"/>
                    <w:szCs w:val="26"/>
                  </w:rPr>
                </w:rPrChange>
              </w:rPr>
              <w:pPrChange w:id="27832" w:author="James Vu" w:date="2024-04-18T22:33:00Z">
                <w:pPr>
                  <w:widowControl w:val="0"/>
                  <w:spacing w:before="120" w:after="120"/>
                  <w:jc w:val="center"/>
                </w:pPr>
              </w:pPrChange>
            </w:pPr>
            <w:del w:id="27833" w:author="James Vu" w:date="2024-04-18T23:32:00Z">
              <w:r w:rsidRPr="00167CE0" w:rsidDel="001873A6">
                <w:rPr>
                  <w:i/>
                  <w:iCs/>
                  <w:color w:val="000000"/>
                  <w:sz w:val="28"/>
                  <w:szCs w:val="28"/>
                  <w:rPrChange w:id="27834" w:author="James Vu" w:date="2024-04-18T22:33:00Z">
                    <w:rPr>
                      <w:i/>
                      <w:iCs/>
                      <w:color w:val="000000"/>
                      <w:sz w:val="26"/>
                      <w:szCs w:val="26"/>
                    </w:rPr>
                  </w:rPrChange>
                </w:rPr>
                <w:delText> </w:delText>
              </w:r>
            </w:del>
          </w:p>
        </w:tc>
        <w:tc>
          <w:tcPr>
            <w:tcW w:w="2120" w:type="pct"/>
            <w:gridSpan w:val="2"/>
            <w:tcBorders>
              <w:top w:val="nil"/>
              <w:left w:val="nil"/>
              <w:bottom w:val="single" w:sz="4" w:space="0" w:color="auto"/>
              <w:right w:val="single" w:sz="4" w:space="0" w:color="auto"/>
            </w:tcBorders>
            <w:shd w:val="clear" w:color="auto" w:fill="auto"/>
            <w:vAlign w:val="center"/>
            <w:hideMark/>
            <w:tcPrChange w:id="27835" w:author="James Vu" w:date="2024-04-18T23:51:00Z">
              <w:tcPr>
                <w:tcW w:w="1972" w:type="pct"/>
                <w:gridSpan w:val="5"/>
                <w:tcBorders>
                  <w:top w:val="nil"/>
                  <w:left w:val="nil"/>
                  <w:bottom w:val="single" w:sz="4" w:space="0" w:color="auto"/>
                  <w:right w:val="single" w:sz="4" w:space="0" w:color="auto"/>
                </w:tcBorders>
                <w:shd w:val="clear" w:color="auto" w:fill="auto"/>
                <w:vAlign w:val="center"/>
                <w:hideMark/>
              </w:tcPr>
            </w:tcPrChange>
          </w:tcPr>
          <w:p w14:paraId="4AFA2C6C" w14:textId="5DF123F6" w:rsidR="00CC31D5" w:rsidRPr="00167CE0" w:rsidDel="001873A6" w:rsidRDefault="00CC31D5">
            <w:pPr>
              <w:widowControl w:val="0"/>
              <w:spacing w:before="120" w:after="120"/>
              <w:jc w:val="both"/>
              <w:rPr>
                <w:del w:id="27836" w:author="James Vu" w:date="2024-04-18T23:32:00Z"/>
                <w:i/>
                <w:iCs/>
                <w:color w:val="000000"/>
                <w:sz w:val="28"/>
                <w:szCs w:val="28"/>
                <w:rPrChange w:id="27837" w:author="James Vu" w:date="2024-04-18T22:33:00Z">
                  <w:rPr>
                    <w:del w:id="27838" w:author="James Vu" w:date="2024-04-18T23:32:00Z"/>
                    <w:i/>
                    <w:iCs/>
                    <w:color w:val="000000"/>
                    <w:sz w:val="26"/>
                    <w:szCs w:val="26"/>
                  </w:rPr>
                </w:rPrChange>
              </w:rPr>
              <w:pPrChange w:id="27839" w:author="James Vu" w:date="2024-04-18T22:33:00Z">
                <w:pPr>
                  <w:widowControl w:val="0"/>
                  <w:spacing w:before="120" w:after="120"/>
                </w:pPr>
              </w:pPrChange>
            </w:pPr>
            <w:del w:id="27840" w:author="James Vu" w:date="2024-04-18T23:32:00Z">
              <w:r w:rsidRPr="00167CE0" w:rsidDel="001873A6">
                <w:rPr>
                  <w:i/>
                  <w:iCs/>
                  <w:color w:val="000000"/>
                  <w:sz w:val="28"/>
                  <w:szCs w:val="28"/>
                  <w:rPrChange w:id="27841" w:author="James Vu" w:date="2024-04-18T22:33:00Z">
                    <w:rPr>
                      <w:i/>
                      <w:iCs/>
                      <w:color w:val="000000"/>
                      <w:sz w:val="26"/>
                      <w:szCs w:val="26"/>
                    </w:rPr>
                  </w:rPrChange>
                </w:rPr>
                <w:delText>Chi phí xây dựng trước thuế</w:delText>
              </w:r>
            </w:del>
          </w:p>
        </w:tc>
        <w:tc>
          <w:tcPr>
            <w:tcW w:w="391" w:type="pct"/>
            <w:gridSpan w:val="2"/>
            <w:tcBorders>
              <w:top w:val="nil"/>
              <w:left w:val="nil"/>
              <w:bottom w:val="single" w:sz="4" w:space="0" w:color="auto"/>
              <w:right w:val="single" w:sz="4" w:space="0" w:color="auto"/>
            </w:tcBorders>
            <w:shd w:val="clear" w:color="auto" w:fill="auto"/>
            <w:hideMark/>
            <w:tcPrChange w:id="27842" w:author="James Vu" w:date="2024-04-18T23:51:00Z">
              <w:tcPr>
                <w:tcW w:w="373" w:type="pct"/>
                <w:gridSpan w:val="3"/>
                <w:tcBorders>
                  <w:top w:val="nil"/>
                  <w:left w:val="nil"/>
                  <w:bottom w:val="single" w:sz="4" w:space="0" w:color="auto"/>
                  <w:right w:val="single" w:sz="4" w:space="0" w:color="auto"/>
                </w:tcBorders>
                <w:shd w:val="clear" w:color="auto" w:fill="auto"/>
                <w:hideMark/>
              </w:tcPr>
            </w:tcPrChange>
          </w:tcPr>
          <w:p w14:paraId="7A870FDC" w14:textId="47D7E69E" w:rsidR="00CC31D5" w:rsidRPr="00167CE0" w:rsidDel="001873A6" w:rsidRDefault="00CC31D5">
            <w:pPr>
              <w:widowControl w:val="0"/>
              <w:spacing w:before="120" w:after="120"/>
              <w:jc w:val="both"/>
              <w:rPr>
                <w:del w:id="27843" w:author="James Vu" w:date="2024-04-18T23:32:00Z"/>
                <w:color w:val="000000"/>
                <w:sz w:val="28"/>
                <w:szCs w:val="28"/>
                <w:rPrChange w:id="27844" w:author="James Vu" w:date="2024-04-18T22:33:00Z">
                  <w:rPr>
                    <w:del w:id="27845" w:author="James Vu" w:date="2024-04-18T23:32:00Z"/>
                    <w:color w:val="000000"/>
                    <w:sz w:val="26"/>
                    <w:szCs w:val="26"/>
                  </w:rPr>
                </w:rPrChange>
              </w:rPr>
              <w:pPrChange w:id="27846" w:author="James Vu" w:date="2024-04-18T22:33:00Z">
                <w:pPr>
                  <w:widowControl w:val="0"/>
                  <w:spacing w:before="120" w:after="120"/>
                  <w:jc w:val="center"/>
                </w:pPr>
              </w:pPrChange>
            </w:pPr>
            <w:del w:id="27847" w:author="James Vu" w:date="2024-04-18T23:32:00Z">
              <w:r w:rsidRPr="00167CE0" w:rsidDel="001873A6">
                <w:rPr>
                  <w:color w:val="000000"/>
                  <w:sz w:val="28"/>
                  <w:szCs w:val="28"/>
                  <w:rPrChange w:id="27848" w:author="James Vu" w:date="2024-04-18T22:33:00Z">
                    <w:rPr>
                      <w:color w:val="000000"/>
                      <w:sz w:val="26"/>
                      <w:szCs w:val="26"/>
                    </w:rPr>
                  </w:rPrChange>
                </w:rPr>
                <w:delText>G</w:delText>
              </w:r>
            </w:del>
          </w:p>
        </w:tc>
        <w:tc>
          <w:tcPr>
            <w:tcW w:w="1247" w:type="pct"/>
            <w:tcBorders>
              <w:top w:val="nil"/>
              <w:left w:val="nil"/>
              <w:bottom w:val="single" w:sz="4" w:space="0" w:color="auto"/>
              <w:right w:val="single" w:sz="4" w:space="0" w:color="auto"/>
            </w:tcBorders>
            <w:shd w:val="clear" w:color="auto" w:fill="auto"/>
            <w:hideMark/>
            <w:tcPrChange w:id="27849" w:author="James Vu" w:date="2024-04-18T23:51:00Z">
              <w:tcPr>
                <w:tcW w:w="1165" w:type="pct"/>
                <w:gridSpan w:val="3"/>
                <w:tcBorders>
                  <w:top w:val="nil"/>
                  <w:left w:val="nil"/>
                  <w:bottom w:val="single" w:sz="4" w:space="0" w:color="auto"/>
                  <w:right w:val="single" w:sz="4" w:space="0" w:color="auto"/>
                </w:tcBorders>
                <w:shd w:val="clear" w:color="auto" w:fill="auto"/>
                <w:hideMark/>
              </w:tcPr>
            </w:tcPrChange>
          </w:tcPr>
          <w:p w14:paraId="2A7868F4" w14:textId="4BDEA983" w:rsidR="00CC31D5" w:rsidRPr="00167CE0" w:rsidDel="001873A6" w:rsidRDefault="00CC31D5">
            <w:pPr>
              <w:widowControl w:val="0"/>
              <w:spacing w:before="120" w:after="120"/>
              <w:jc w:val="both"/>
              <w:rPr>
                <w:del w:id="27850" w:author="James Vu" w:date="2024-04-18T23:32:00Z"/>
                <w:color w:val="000000"/>
                <w:sz w:val="28"/>
                <w:szCs w:val="28"/>
                <w:rPrChange w:id="27851" w:author="James Vu" w:date="2024-04-18T22:33:00Z">
                  <w:rPr>
                    <w:del w:id="27852" w:author="James Vu" w:date="2024-04-18T23:32:00Z"/>
                    <w:color w:val="000000"/>
                    <w:sz w:val="26"/>
                    <w:szCs w:val="26"/>
                  </w:rPr>
                </w:rPrChange>
              </w:rPr>
              <w:pPrChange w:id="27853" w:author="James Vu" w:date="2024-04-18T22:33:00Z">
                <w:pPr>
                  <w:widowControl w:val="0"/>
                  <w:spacing w:before="120" w:after="120"/>
                  <w:jc w:val="center"/>
                </w:pPr>
              </w:pPrChange>
            </w:pPr>
            <w:del w:id="27854" w:author="James Vu" w:date="2024-04-18T23:32:00Z">
              <w:r w:rsidRPr="00167CE0" w:rsidDel="001873A6">
                <w:rPr>
                  <w:color w:val="000000"/>
                  <w:sz w:val="28"/>
                  <w:szCs w:val="28"/>
                  <w:rPrChange w:id="27855" w:author="James Vu" w:date="2024-04-18T22:33:00Z">
                    <w:rPr>
                      <w:color w:val="000000"/>
                      <w:sz w:val="26"/>
                      <w:szCs w:val="26"/>
                    </w:rPr>
                  </w:rPrChange>
                </w:rPr>
                <w:delText>(T+C+TL)</w:delText>
              </w:r>
            </w:del>
          </w:p>
        </w:tc>
        <w:tc>
          <w:tcPr>
            <w:tcW w:w="1018" w:type="pct"/>
            <w:tcBorders>
              <w:top w:val="nil"/>
              <w:left w:val="nil"/>
              <w:bottom w:val="single" w:sz="4" w:space="0" w:color="auto"/>
              <w:right w:val="single" w:sz="4" w:space="0" w:color="auto"/>
            </w:tcBorders>
            <w:shd w:val="clear" w:color="auto" w:fill="auto"/>
            <w:vAlign w:val="center"/>
            <w:hideMark/>
            <w:tcPrChange w:id="27856" w:author="James Vu" w:date="2024-04-18T23:51:00Z">
              <w:tcPr>
                <w:tcW w:w="899" w:type="pct"/>
                <w:gridSpan w:val="3"/>
                <w:tcBorders>
                  <w:top w:val="nil"/>
                  <w:left w:val="nil"/>
                  <w:bottom w:val="single" w:sz="4" w:space="0" w:color="auto"/>
                  <w:right w:val="single" w:sz="4" w:space="0" w:color="auto"/>
                </w:tcBorders>
                <w:shd w:val="clear" w:color="auto" w:fill="auto"/>
                <w:vAlign w:val="center"/>
                <w:hideMark/>
              </w:tcPr>
            </w:tcPrChange>
          </w:tcPr>
          <w:p w14:paraId="685F2032" w14:textId="535392AD" w:rsidR="00CC31D5" w:rsidRPr="00167CE0" w:rsidDel="001873A6" w:rsidRDefault="00CC31D5">
            <w:pPr>
              <w:widowControl w:val="0"/>
              <w:spacing w:before="120" w:after="120"/>
              <w:jc w:val="both"/>
              <w:rPr>
                <w:del w:id="27857" w:author="James Vu" w:date="2024-04-18T23:32:00Z"/>
                <w:color w:val="000000"/>
                <w:sz w:val="28"/>
                <w:szCs w:val="28"/>
                <w:rPrChange w:id="27858" w:author="James Vu" w:date="2024-04-18T22:33:00Z">
                  <w:rPr>
                    <w:del w:id="27859" w:author="James Vu" w:date="2024-04-18T23:32:00Z"/>
                    <w:color w:val="000000"/>
                    <w:sz w:val="26"/>
                    <w:szCs w:val="26"/>
                  </w:rPr>
                </w:rPrChange>
              </w:rPr>
              <w:pPrChange w:id="27860" w:author="James Vu" w:date="2024-04-18T22:33:00Z">
                <w:pPr>
                  <w:widowControl w:val="0"/>
                  <w:spacing w:before="120" w:after="120"/>
                  <w:jc w:val="right"/>
                </w:pPr>
              </w:pPrChange>
            </w:pPr>
            <w:del w:id="27861" w:author="James Vu" w:date="2024-04-18T23:32:00Z">
              <w:r w:rsidRPr="00167CE0" w:rsidDel="001873A6">
                <w:rPr>
                  <w:color w:val="000000"/>
                  <w:sz w:val="28"/>
                  <w:szCs w:val="28"/>
                  <w:rPrChange w:id="27862" w:author="James Vu" w:date="2024-04-18T22:33:00Z">
                    <w:rPr>
                      <w:color w:val="000000"/>
                      <w:sz w:val="26"/>
                      <w:szCs w:val="26"/>
                    </w:rPr>
                  </w:rPrChange>
                </w:rPr>
                <w:delText>26.395.606</w:delText>
              </w:r>
            </w:del>
          </w:p>
        </w:tc>
        <w:tc>
          <w:tcPr>
            <w:tcW w:w="378" w:type="pct"/>
            <w:tcBorders>
              <w:top w:val="nil"/>
              <w:left w:val="nil"/>
              <w:bottom w:val="single" w:sz="4" w:space="0" w:color="auto"/>
              <w:right w:val="single" w:sz="4" w:space="0" w:color="auto"/>
            </w:tcBorders>
            <w:shd w:val="clear" w:color="auto" w:fill="auto"/>
            <w:noWrap/>
            <w:hideMark/>
            <w:tcPrChange w:id="27863"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246309EA" w14:textId="480E55D7" w:rsidR="00CC31D5" w:rsidRPr="00167CE0" w:rsidDel="001873A6" w:rsidRDefault="00CC31D5">
            <w:pPr>
              <w:widowControl w:val="0"/>
              <w:spacing w:before="120" w:after="120"/>
              <w:jc w:val="both"/>
              <w:rPr>
                <w:del w:id="27864" w:author="James Vu" w:date="2024-04-18T23:32:00Z"/>
                <w:color w:val="000000"/>
                <w:sz w:val="28"/>
                <w:szCs w:val="28"/>
                <w:rPrChange w:id="27865" w:author="James Vu" w:date="2024-04-18T22:33:00Z">
                  <w:rPr>
                    <w:del w:id="27866" w:author="James Vu" w:date="2024-04-18T23:32:00Z"/>
                    <w:color w:val="000000"/>
                    <w:sz w:val="26"/>
                    <w:szCs w:val="26"/>
                  </w:rPr>
                </w:rPrChange>
              </w:rPr>
              <w:pPrChange w:id="27867" w:author="James Vu" w:date="2024-04-18T22:33:00Z">
                <w:pPr>
                  <w:widowControl w:val="0"/>
                  <w:spacing w:before="120" w:after="120"/>
                </w:pPr>
              </w:pPrChange>
            </w:pPr>
            <w:del w:id="27868" w:author="James Vu" w:date="2024-04-18T23:32:00Z">
              <w:r w:rsidRPr="00167CE0" w:rsidDel="001873A6">
                <w:rPr>
                  <w:color w:val="000000"/>
                  <w:sz w:val="28"/>
                  <w:szCs w:val="28"/>
                  <w:rPrChange w:id="27869" w:author="James Vu" w:date="2024-04-18T22:33:00Z">
                    <w:rPr>
                      <w:color w:val="000000"/>
                      <w:sz w:val="26"/>
                      <w:szCs w:val="26"/>
                    </w:rPr>
                  </w:rPrChange>
                </w:rPr>
                <w:delText> </w:delText>
              </w:r>
            </w:del>
          </w:p>
        </w:tc>
      </w:tr>
      <w:tr w:rsidR="00CC31D5" w:rsidRPr="00167CE0" w:rsidDel="001873A6" w14:paraId="4ACAC9E2" w14:textId="1A3612F9" w:rsidTr="00B053AF">
        <w:tblPrEx>
          <w:tblW w:w="4624" w:type="pct"/>
          <w:tblCellMar>
            <w:left w:w="0" w:type="dxa"/>
            <w:right w:w="0" w:type="dxa"/>
          </w:tblCellMar>
          <w:tblPrExChange w:id="27870" w:author="James Vu" w:date="2024-04-18T23:51:00Z">
            <w:tblPrEx>
              <w:tblW w:w="5000" w:type="pct"/>
              <w:tblCellMar>
                <w:left w:w="0" w:type="dxa"/>
                <w:right w:w="0" w:type="dxa"/>
              </w:tblCellMar>
            </w:tblPrEx>
          </w:tblPrExChange>
        </w:tblPrEx>
        <w:trPr>
          <w:del w:id="27871"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hideMark/>
            <w:tcPrChange w:id="27872"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hideMark/>
              </w:tcPr>
            </w:tcPrChange>
          </w:tcPr>
          <w:p w14:paraId="7A1DDE86" w14:textId="2DB00CF7" w:rsidR="00CC31D5" w:rsidRPr="00167CE0" w:rsidDel="001873A6" w:rsidRDefault="00CC31D5">
            <w:pPr>
              <w:widowControl w:val="0"/>
              <w:spacing w:before="120" w:after="120"/>
              <w:jc w:val="both"/>
              <w:rPr>
                <w:del w:id="27873" w:author="James Vu" w:date="2024-04-18T23:32:00Z"/>
                <w:b/>
                <w:bCs/>
                <w:color w:val="000000"/>
                <w:sz w:val="28"/>
                <w:szCs w:val="28"/>
                <w:rPrChange w:id="27874" w:author="James Vu" w:date="2024-04-18T22:33:00Z">
                  <w:rPr>
                    <w:del w:id="27875" w:author="James Vu" w:date="2024-04-18T23:32:00Z"/>
                    <w:b/>
                    <w:bCs/>
                    <w:color w:val="000000"/>
                    <w:sz w:val="26"/>
                    <w:szCs w:val="26"/>
                  </w:rPr>
                </w:rPrChange>
              </w:rPr>
              <w:pPrChange w:id="27876" w:author="James Vu" w:date="2024-04-18T22:33:00Z">
                <w:pPr>
                  <w:widowControl w:val="0"/>
                  <w:spacing w:before="120" w:after="120"/>
                  <w:jc w:val="center"/>
                </w:pPr>
              </w:pPrChange>
            </w:pPr>
            <w:del w:id="27877" w:author="James Vu" w:date="2024-04-18T23:32:00Z">
              <w:r w:rsidRPr="00167CE0" w:rsidDel="001873A6">
                <w:rPr>
                  <w:b/>
                  <w:bCs/>
                  <w:color w:val="000000"/>
                  <w:sz w:val="28"/>
                  <w:szCs w:val="28"/>
                  <w:rPrChange w:id="27878" w:author="James Vu" w:date="2024-04-18T22:33:00Z">
                    <w:rPr>
                      <w:b/>
                      <w:bCs/>
                      <w:color w:val="000000"/>
                      <w:sz w:val="26"/>
                      <w:szCs w:val="26"/>
                    </w:rPr>
                  </w:rPrChange>
                </w:rPr>
                <w:delText>IV</w:delText>
              </w:r>
            </w:del>
          </w:p>
        </w:tc>
        <w:tc>
          <w:tcPr>
            <w:tcW w:w="2120" w:type="pct"/>
            <w:gridSpan w:val="2"/>
            <w:tcBorders>
              <w:top w:val="nil"/>
              <w:left w:val="nil"/>
              <w:bottom w:val="single" w:sz="4" w:space="0" w:color="auto"/>
              <w:right w:val="single" w:sz="4" w:space="0" w:color="auto"/>
            </w:tcBorders>
            <w:shd w:val="clear" w:color="auto" w:fill="auto"/>
            <w:hideMark/>
            <w:tcPrChange w:id="27879" w:author="James Vu" w:date="2024-04-18T23:51:00Z">
              <w:tcPr>
                <w:tcW w:w="1972" w:type="pct"/>
                <w:gridSpan w:val="5"/>
                <w:tcBorders>
                  <w:top w:val="nil"/>
                  <w:left w:val="nil"/>
                  <w:bottom w:val="single" w:sz="4" w:space="0" w:color="auto"/>
                  <w:right w:val="single" w:sz="4" w:space="0" w:color="auto"/>
                </w:tcBorders>
                <w:shd w:val="clear" w:color="auto" w:fill="auto"/>
                <w:hideMark/>
              </w:tcPr>
            </w:tcPrChange>
          </w:tcPr>
          <w:p w14:paraId="66EEBC14" w14:textId="2DC4B77D" w:rsidR="00CC31D5" w:rsidRPr="00167CE0" w:rsidDel="001873A6" w:rsidRDefault="00CC31D5">
            <w:pPr>
              <w:widowControl w:val="0"/>
              <w:spacing w:before="120" w:after="120"/>
              <w:jc w:val="both"/>
              <w:rPr>
                <w:del w:id="27880" w:author="James Vu" w:date="2024-04-18T23:32:00Z"/>
                <w:b/>
                <w:bCs/>
                <w:color w:val="000000"/>
                <w:sz w:val="28"/>
                <w:szCs w:val="28"/>
                <w:rPrChange w:id="27881" w:author="James Vu" w:date="2024-04-18T22:33:00Z">
                  <w:rPr>
                    <w:del w:id="27882" w:author="James Vu" w:date="2024-04-18T23:32:00Z"/>
                    <w:b/>
                    <w:bCs/>
                    <w:color w:val="000000"/>
                    <w:sz w:val="26"/>
                    <w:szCs w:val="26"/>
                  </w:rPr>
                </w:rPrChange>
              </w:rPr>
              <w:pPrChange w:id="27883" w:author="James Vu" w:date="2024-04-18T22:33:00Z">
                <w:pPr>
                  <w:widowControl w:val="0"/>
                  <w:spacing w:before="120" w:after="120"/>
                </w:pPr>
              </w:pPrChange>
            </w:pPr>
            <w:del w:id="27884" w:author="James Vu" w:date="2024-04-18T23:32:00Z">
              <w:r w:rsidRPr="00167CE0" w:rsidDel="001873A6">
                <w:rPr>
                  <w:b/>
                  <w:bCs/>
                  <w:color w:val="000000"/>
                  <w:sz w:val="28"/>
                  <w:szCs w:val="28"/>
                  <w:rPrChange w:id="27885" w:author="James Vu" w:date="2024-04-18T22:33:00Z">
                    <w:rPr>
                      <w:b/>
                      <w:bCs/>
                      <w:color w:val="000000"/>
                      <w:sz w:val="26"/>
                      <w:szCs w:val="26"/>
                    </w:rPr>
                  </w:rPrChange>
                </w:rPr>
                <w:delText>THUẾ GIÁ TRỊ GIA TĂNG</w:delText>
              </w:r>
            </w:del>
          </w:p>
        </w:tc>
        <w:tc>
          <w:tcPr>
            <w:tcW w:w="391" w:type="pct"/>
            <w:gridSpan w:val="2"/>
            <w:tcBorders>
              <w:top w:val="nil"/>
              <w:left w:val="nil"/>
              <w:bottom w:val="single" w:sz="4" w:space="0" w:color="auto"/>
              <w:right w:val="single" w:sz="4" w:space="0" w:color="auto"/>
            </w:tcBorders>
            <w:shd w:val="clear" w:color="auto" w:fill="auto"/>
            <w:hideMark/>
            <w:tcPrChange w:id="27886" w:author="James Vu" w:date="2024-04-18T23:51:00Z">
              <w:tcPr>
                <w:tcW w:w="373" w:type="pct"/>
                <w:gridSpan w:val="3"/>
                <w:tcBorders>
                  <w:top w:val="nil"/>
                  <w:left w:val="nil"/>
                  <w:bottom w:val="single" w:sz="4" w:space="0" w:color="auto"/>
                  <w:right w:val="single" w:sz="4" w:space="0" w:color="auto"/>
                </w:tcBorders>
                <w:shd w:val="clear" w:color="auto" w:fill="auto"/>
                <w:hideMark/>
              </w:tcPr>
            </w:tcPrChange>
          </w:tcPr>
          <w:p w14:paraId="6FB23FC7" w14:textId="59C632B7" w:rsidR="00CC31D5" w:rsidRPr="00167CE0" w:rsidDel="001873A6" w:rsidRDefault="00CC31D5">
            <w:pPr>
              <w:widowControl w:val="0"/>
              <w:spacing w:before="120" w:after="120"/>
              <w:jc w:val="both"/>
              <w:rPr>
                <w:del w:id="27887" w:author="James Vu" w:date="2024-04-18T23:32:00Z"/>
                <w:b/>
                <w:bCs/>
                <w:color w:val="000000"/>
                <w:sz w:val="28"/>
                <w:szCs w:val="28"/>
                <w:rPrChange w:id="27888" w:author="James Vu" w:date="2024-04-18T22:33:00Z">
                  <w:rPr>
                    <w:del w:id="27889" w:author="James Vu" w:date="2024-04-18T23:32:00Z"/>
                    <w:b/>
                    <w:bCs/>
                    <w:color w:val="000000"/>
                    <w:sz w:val="26"/>
                    <w:szCs w:val="26"/>
                  </w:rPr>
                </w:rPrChange>
              </w:rPr>
              <w:pPrChange w:id="27890" w:author="James Vu" w:date="2024-04-18T22:33:00Z">
                <w:pPr>
                  <w:widowControl w:val="0"/>
                  <w:spacing w:before="120" w:after="120"/>
                  <w:jc w:val="center"/>
                </w:pPr>
              </w:pPrChange>
            </w:pPr>
            <w:del w:id="27891" w:author="James Vu" w:date="2024-04-18T23:32:00Z">
              <w:r w:rsidRPr="00167CE0" w:rsidDel="001873A6">
                <w:rPr>
                  <w:b/>
                  <w:bCs/>
                  <w:color w:val="000000"/>
                  <w:sz w:val="28"/>
                  <w:szCs w:val="28"/>
                  <w:rPrChange w:id="27892" w:author="James Vu" w:date="2024-04-18T22:33:00Z">
                    <w:rPr>
                      <w:b/>
                      <w:bCs/>
                      <w:color w:val="000000"/>
                      <w:sz w:val="26"/>
                      <w:szCs w:val="26"/>
                    </w:rPr>
                  </w:rPrChange>
                </w:rPr>
                <w:delText>GTGT</w:delText>
              </w:r>
            </w:del>
          </w:p>
        </w:tc>
        <w:tc>
          <w:tcPr>
            <w:tcW w:w="1247" w:type="pct"/>
            <w:tcBorders>
              <w:top w:val="nil"/>
              <w:left w:val="nil"/>
              <w:bottom w:val="single" w:sz="4" w:space="0" w:color="auto"/>
              <w:right w:val="single" w:sz="4" w:space="0" w:color="auto"/>
            </w:tcBorders>
            <w:shd w:val="clear" w:color="auto" w:fill="auto"/>
            <w:hideMark/>
            <w:tcPrChange w:id="27893" w:author="James Vu" w:date="2024-04-18T23:51:00Z">
              <w:tcPr>
                <w:tcW w:w="1165" w:type="pct"/>
                <w:gridSpan w:val="3"/>
                <w:tcBorders>
                  <w:top w:val="nil"/>
                  <w:left w:val="nil"/>
                  <w:bottom w:val="single" w:sz="4" w:space="0" w:color="auto"/>
                  <w:right w:val="single" w:sz="4" w:space="0" w:color="auto"/>
                </w:tcBorders>
                <w:shd w:val="clear" w:color="auto" w:fill="auto"/>
                <w:hideMark/>
              </w:tcPr>
            </w:tcPrChange>
          </w:tcPr>
          <w:p w14:paraId="2445A071" w14:textId="0FAE9696" w:rsidR="00CC31D5" w:rsidRPr="00167CE0" w:rsidDel="001873A6" w:rsidRDefault="00CC31D5">
            <w:pPr>
              <w:widowControl w:val="0"/>
              <w:spacing w:before="120" w:after="120"/>
              <w:jc w:val="both"/>
              <w:rPr>
                <w:del w:id="27894" w:author="James Vu" w:date="2024-04-18T23:32:00Z"/>
                <w:b/>
                <w:bCs/>
                <w:color w:val="000000"/>
                <w:sz w:val="28"/>
                <w:szCs w:val="28"/>
                <w:rPrChange w:id="27895" w:author="James Vu" w:date="2024-04-18T22:33:00Z">
                  <w:rPr>
                    <w:del w:id="27896" w:author="James Vu" w:date="2024-04-18T23:32:00Z"/>
                    <w:b/>
                    <w:bCs/>
                    <w:color w:val="000000"/>
                    <w:sz w:val="26"/>
                    <w:szCs w:val="26"/>
                  </w:rPr>
                </w:rPrChange>
              </w:rPr>
              <w:pPrChange w:id="27897" w:author="James Vu" w:date="2024-04-18T22:33:00Z">
                <w:pPr>
                  <w:widowControl w:val="0"/>
                  <w:spacing w:before="120" w:after="120"/>
                  <w:jc w:val="center"/>
                </w:pPr>
              </w:pPrChange>
            </w:pPr>
            <w:del w:id="27898" w:author="James Vu" w:date="2024-04-18T23:32:00Z">
              <w:r w:rsidRPr="00167CE0" w:rsidDel="001873A6">
                <w:rPr>
                  <w:b/>
                  <w:bCs/>
                  <w:color w:val="000000"/>
                  <w:sz w:val="28"/>
                  <w:szCs w:val="28"/>
                  <w:rPrChange w:id="27899" w:author="James Vu" w:date="2024-04-18T22:33:00Z">
                    <w:rPr>
                      <w:b/>
                      <w:bCs/>
                      <w:color w:val="000000"/>
                      <w:sz w:val="26"/>
                      <w:szCs w:val="26"/>
                    </w:rPr>
                  </w:rPrChange>
                </w:rPr>
                <w:delText>G*8%</w:delText>
              </w:r>
            </w:del>
          </w:p>
        </w:tc>
        <w:tc>
          <w:tcPr>
            <w:tcW w:w="1018" w:type="pct"/>
            <w:tcBorders>
              <w:top w:val="nil"/>
              <w:left w:val="nil"/>
              <w:bottom w:val="single" w:sz="4" w:space="0" w:color="auto"/>
              <w:right w:val="single" w:sz="4" w:space="0" w:color="auto"/>
            </w:tcBorders>
            <w:shd w:val="clear" w:color="auto" w:fill="auto"/>
            <w:vAlign w:val="center"/>
            <w:hideMark/>
            <w:tcPrChange w:id="27900" w:author="James Vu" w:date="2024-04-18T23:51:00Z">
              <w:tcPr>
                <w:tcW w:w="899" w:type="pct"/>
                <w:gridSpan w:val="3"/>
                <w:tcBorders>
                  <w:top w:val="nil"/>
                  <w:left w:val="nil"/>
                  <w:bottom w:val="single" w:sz="4" w:space="0" w:color="auto"/>
                  <w:right w:val="single" w:sz="4" w:space="0" w:color="auto"/>
                </w:tcBorders>
                <w:shd w:val="clear" w:color="auto" w:fill="auto"/>
                <w:vAlign w:val="center"/>
                <w:hideMark/>
              </w:tcPr>
            </w:tcPrChange>
          </w:tcPr>
          <w:p w14:paraId="1E28DF4D" w14:textId="4FC68BC3" w:rsidR="00CC31D5" w:rsidRPr="00167CE0" w:rsidDel="001873A6" w:rsidRDefault="00CC31D5">
            <w:pPr>
              <w:widowControl w:val="0"/>
              <w:spacing w:before="120" w:after="120"/>
              <w:jc w:val="both"/>
              <w:rPr>
                <w:del w:id="27901" w:author="James Vu" w:date="2024-04-18T23:32:00Z"/>
                <w:b/>
                <w:bCs/>
                <w:color w:val="000000"/>
                <w:sz w:val="28"/>
                <w:szCs w:val="28"/>
                <w:rPrChange w:id="27902" w:author="James Vu" w:date="2024-04-18T22:33:00Z">
                  <w:rPr>
                    <w:del w:id="27903" w:author="James Vu" w:date="2024-04-18T23:32:00Z"/>
                    <w:b/>
                    <w:bCs/>
                    <w:color w:val="000000"/>
                    <w:sz w:val="26"/>
                    <w:szCs w:val="26"/>
                  </w:rPr>
                </w:rPrChange>
              </w:rPr>
              <w:pPrChange w:id="27904" w:author="James Vu" w:date="2024-04-18T22:33:00Z">
                <w:pPr>
                  <w:widowControl w:val="0"/>
                  <w:spacing w:before="120" w:after="120"/>
                  <w:jc w:val="right"/>
                </w:pPr>
              </w:pPrChange>
            </w:pPr>
            <w:del w:id="27905" w:author="James Vu" w:date="2024-04-18T23:32:00Z">
              <w:r w:rsidRPr="00167CE0" w:rsidDel="001873A6">
                <w:rPr>
                  <w:b/>
                  <w:bCs/>
                  <w:color w:val="000000"/>
                  <w:sz w:val="28"/>
                  <w:szCs w:val="28"/>
                  <w:rPrChange w:id="27906" w:author="James Vu" w:date="2024-04-18T22:33:00Z">
                    <w:rPr>
                      <w:b/>
                      <w:bCs/>
                      <w:color w:val="000000"/>
                      <w:sz w:val="26"/>
                      <w:szCs w:val="26"/>
                    </w:rPr>
                  </w:rPrChange>
                </w:rPr>
                <w:delText>2.111.649</w:delText>
              </w:r>
            </w:del>
          </w:p>
        </w:tc>
        <w:tc>
          <w:tcPr>
            <w:tcW w:w="378" w:type="pct"/>
            <w:tcBorders>
              <w:top w:val="nil"/>
              <w:left w:val="nil"/>
              <w:bottom w:val="single" w:sz="4" w:space="0" w:color="auto"/>
              <w:right w:val="single" w:sz="4" w:space="0" w:color="auto"/>
            </w:tcBorders>
            <w:shd w:val="clear" w:color="auto" w:fill="auto"/>
            <w:noWrap/>
            <w:hideMark/>
            <w:tcPrChange w:id="27907"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210B550E" w14:textId="27A5AEF7" w:rsidR="00CC31D5" w:rsidRPr="00167CE0" w:rsidDel="001873A6" w:rsidRDefault="00CC31D5">
            <w:pPr>
              <w:widowControl w:val="0"/>
              <w:spacing w:before="120" w:after="120"/>
              <w:jc w:val="both"/>
              <w:rPr>
                <w:del w:id="27908" w:author="James Vu" w:date="2024-04-18T23:32:00Z"/>
                <w:b/>
                <w:bCs/>
                <w:color w:val="000000"/>
                <w:sz w:val="28"/>
                <w:szCs w:val="28"/>
                <w:rPrChange w:id="27909" w:author="James Vu" w:date="2024-04-18T22:33:00Z">
                  <w:rPr>
                    <w:del w:id="27910" w:author="James Vu" w:date="2024-04-18T23:32:00Z"/>
                    <w:b/>
                    <w:bCs/>
                    <w:color w:val="000000"/>
                    <w:sz w:val="26"/>
                    <w:szCs w:val="26"/>
                  </w:rPr>
                </w:rPrChange>
              </w:rPr>
              <w:pPrChange w:id="27911" w:author="James Vu" w:date="2024-04-18T22:33:00Z">
                <w:pPr>
                  <w:widowControl w:val="0"/>
                  <w:spacing w:before="120" w:after="120"/>
                </w:pPr>
              </w:pPrChange>
            </w:pPr>
            <w:del w:id="27912" w:author="James Vu" w:date="2024-04-18T23:32:00Z">
              <w:r w:rsidRPr="00167CE0" w:rsidDel="001873A6">
                <w:rPr>
                  <w:b/>
                  <w:bCs/>
                  <w:color w:val="000000"/>
                  <w:sz w:val="28"/>
                  <w:szCs w:val="28"/>
                  <w:rPrChange w:id="27913" w:author="James Vu" w:date="2024-04-18T22:33:00Z">
                    <w:rPr>
                      <w:b/>
                      <w:bCs/>
                      <w:color w:val="000000"/>
                      <w:sz w:val="26"/>
                      <w:szCs w:val="26"/>
                    </w:rPr>
                  </w:rPrChange>
                </w:rPr>
                <w:delText> </w:delText>
              </w:r>
            </w:del>
          </w:p>
        </w:tc>
      </w:tr>
      <w:tr w:rsidR="00CC31D5" w:rsidRPr="00167CE0" w:rsidDel="001873A6" w14:paraId="35452F27" w14:textId="6C520CDC" w:rsidTr="00B053AF">
        <w:tblPrEx>
          <w:tblW w:w="4624" w:type="pct"/>
          <w:tblCellMar>
            <w:left w:w="0" w:type="dxa"/>
            <w:right w:w="0" w:type="dxa"/>
          </w:tblCellMar>
          <w:tblPrExChange w:id="27914" w:author="James Vu" w:date="2024-04-18T23:51:00Z">
            <w:tblPrEx>
              <w:tblW w:w="5000" w:type="pct"/>
              <w:tblCellMar>
                <w:left w:w="0" w:type="dxa"/>
                <w:right w:w="0" w:type="dxa"/>
              </w:tblCellMar>
            </w:tblPrEx>
          </w:tblPrExChange>
        </w:tblPrEx>
        <w:trPr>
          <w:del w:id="27915"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hideMark/>
            <w:tcPrChange w:id="27916"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hideMark/>
              </w:tcPr>
            </w:tcPrChange>
          </w:tcPr>
          <w:p w14:paraId="60AFCE19" w14:textId="58776561" w:rsidR="00CC31D5" w:rsidRPr="00167CE0" w:rsidDel="001873A6" w:rsidRDefault="00CC31D5">
            <w:pPr>
              <w:widowControl w:val="0"/>
              <w:spacing w:before="120" w:after="120"/>
              <w:jc w:val="both"/>
              <w:rPr>
                <w:del w:id="27917" w:author="James Vu" w:date="2024-04-18T23:32:00Z"/>
                <w:b/>
                <w:bCs/>
                <w:color w:val="000000"/>
                <w:sz w:val="28"/>
                <w:szCs w:val="28"/>
                <w:rPrChange w:id="27918" w:author="James Vu" w:date="2024-04-18T22:33:00Z">
                  <w:rPr>
                    <w:del w:id="27919" w:author="James Vu" w:date="2024-04-18T23:32:00Z"/>
                    <w:b/>
                    <w:bCs/>
                    <w:color w:val="000000"/>
                    <w:sz w:val="26"/>
                    <w:szCs w:val="26"/>
                  </w:rPr>
                </w:rPrChange>
              </w:rPr>
              <w:pPrChange w:id="27920" w:author="James Vu" w:date="2024-04-18T22:33:00Z">
                <w:pPr>
                  <w:widowControl w:val="0"/>
                  <w:spacing w:before="120" w:after="120"/>
                  <w:jc w:val="center"/>
                </w:pPr>
              </w:pPrChange>
            </w:pPr>
            <w:del w:id="27921" w:author="James Vu" w:date="2024-04-18T23:32:00Z">
              <w:r w:rsidRPr="00167CE0" w:rsidDel="001873A6">
                <w:rPr>
                  <w:b/>
                  <w:bCs/>
                  <w:color w:val="000000"/>
                  <w:sz w:val="28"/>
                  <w:szCs w:val="28"/>
                  <w:rPrChange w:id="27922" w:author="James Vu" w:date="2024-04-18T22:33:00Z">
                    <w:rPr>
                      <w:b/>
                      <w:bCs/>
                      <w:color w:val="000000"/>
                      <w:sz w:val="26"/>
                      <w:szCs w:val="26"/>
                    </w:rPr>
                  </w:rPrChange>
                </w:rPr>
                <w:delText>V</w:delText>
              </w:r>
            </w:del>
          </w:p>
        </w:tc>
        <w:tc>
          <w:tcPr>
            <w:tcW w:w="2120" w:type="pct"/>
            <w:gridSpan w:val="2"/>
            <w:tcBorders>
              <w:top w:val="nil"/>
              <w:left w:val="nil"/>
              <w:bottom w:val="single" w:sz="4" w:space="0" w:color="auto"/>
              <w:right w:val="single" w:sz="4" w:space="0" w:color="auto"/>
            </w:tcBorders>
            <w:shd w:val="clear" w:color="auto" w:fill="auto"/>
            <w:hideMark/>
            <w:tcPrChange w:id="27923" w:author="James Vu" w:date="2024-04-18T23:51:00Z">
              <w:tcPr>
                <w:tcW w:w="1972" w:type="pct"/>
                <w:gridSpan w:val="5"/>
                <w:tcBorders>
                  <w:top w:val="nil"/>
                  <w:left w:val="nil"/>
                  <w:bottom w:val="single" w:sz="4" w:space="0" w:color="auto"/>
                  <w:right w:val="single" w:sz="4" w:space="0" w:color="auto"/>
                </w:tcBorders>
                <w:shd w:val="clear" w:color="auto" w:fill="auto"/>
                <w:hideMark/>
              </w:tcPr>
            </w:tcPrChange>
          </w:tcPr>
          <w:p w14:paraId="53827D9B" w14:textId="7E934BF0" w:rsidR="00CC31D5" w:rsidRPr="00167CE0" w:rsidDel="001873A6" w:rsidRDefault="00CC31D5">
            <w:pPr>
              <w:widowControl w:val="0"/>
              <w:spacing w:before="120" w:after="120"/>
              <w:jc w:val="both"/>
              <w:rPr>
                <w:del w:id="27924" w:author="James Vu" w:date="2024-04-18T23:32:00Z"/>
                <w:b/>
                <w:bCs/>
                <w:color w:val="000000"/>
                <w:sz w:val="28"/>
                <w:szCs w:val="28"/>
                <w:rPrChange w:id="27925" w:author="James Vu" w:date="2024-04-18T22:33:00Z">
                  <w:rPr>
                    <w:del w:id="27926" w:author="James Vu" w:date="2024-04-18T23:32:00Z"/>
                    <w:b/>
                    <w:bCs/>
                    <w:color w:val="000000"/>
                    <w:sz w:val="26"/>
                    <w:szCs w:val="26"/>
                  </w:rPr>
                </w:rPrChange>
              </w:rPr>
              <w:pPrChange w:id="27927" w:author="James Vu" w:date="2024-04-18T22:33:00Z">
                <w:pPr>
                  <w:widowControl w:val="0"/>
                  <w:spacing w:before="120" w:after="120"/>
                </w:pPr>
              </w:pPrChange>
            </w:pPr>
            <w:del w:id="27928" w:author="James Vu" w:date="2024-04-18T23:32:00Z">
              <w:r w:rsidRPr="00167CE0" w:rsidDel="001873A6">
                <w:rPr>
                  <w:b/>
                  <w:bCs/>
                  <w:color w:val="000000"/>
                  <w:sz w:val="28"/>
                  <w:szCs w:val="28"/>
                  <w:rPrChange w:id="27929" w:author="James Vu" w:date="2024-04-18T22:33:00Z">
                    <w:rPr>
                      <w:b/>
                      <w:bCs/>
                      <w:color w:val="000000"/>
                      <w:sz w:val="26"/>
                      <w:szCs w:val="26"/>
                    </w:rPr>
                  </w:rPrChange>
                </w:rPr>
                <w:delText>Chi phí xây dựng sau thuế</w:delText>
              </w:r>
            </w:del>
          </w:p>
        </w:tc>
        <w:tc>
          <w:tcPr>
            <w:tcW w:w="391" w:type="pct"/>
            <w:gridSpan w:val="2"/>
            <w:tcBorders>
              <w:top w:val="nil"/>
              <w:left w:val="nil"/>
              <w:bottom w:val="single" w:sz="4" w:space="0" w:color="auto"/>
              <w:right w:val="single" w:sz="4" w:space="0" w:color="auto"/>
            </w:tcBorders>
            <w:shd w:val="clear" w:color="auto" w:fill="auto"/>
            <w:hideMark/>
            <w:tcPrChange w:id="27930" w:author="James Vu" w:date="2024-04-18T23:51:00Z">
              <w:tcPr>
                <w:tcW w:w="373" w:type="pct"/>
                <w:gridSpan w:val="3"/>
                <w:tcBorders>
                  <w:top w:val="nil"/>
                  <w:left w:val="nil"/>
                  <w:bottom w:val="single" w:sz="4" w:space="0" w:color="auto"/>
                  <w:right w:val="single" w:sz="4" w:space="0" w:color="auto"/>
                </w:tcBorders>
                <w:shd w:val="clear" w:color="auto" w:fill="auto"/>
                <w:hideMark/>
              </w:tcPr>
            </w:tcPrChange>
          </w:tcPr>
          <w:p w14:paraId="50198C0F" w14:textId="55387036" w:rsidR="00CC31D5" w:rsidRPr="00167CE0" w:rsidDel="001873A6" w:rsidRDefault="00CC31D5">
            <w:pPr>
              <w:widowControl w:val="0"/>
              <w:spacing w:before="120" w:after="120"/>
              <w:jc w:val="both"/>
              <w:rPr>
                <w:del w:id="27931" w:author="James Vu" w:date="2024-04-18T23:32:00Z"/>
                <w:b/>
                <w:bCs/>
                <w:color w:val="000000"/>
                <w:sz w:val="28"/>
                <w:szCs w:val="28"/>
                <w:rPrChange w:id="27932" w:author="James Vu" w:date="2024-04-18T22:33:00Z">
                  <w:rPr>
                    <w:del w:id="27933" w:author="James Vu" w:date="2024-04-18T23:32:00Z"/>
                    <w:b/>
                    <w:bCs/>
                    <w:color w:val="000000"/>
                    <w:sz w:val="26"/>
                    <w:szCs w:val="26"/>
                  </w:rPr>
                </w:rPrChange>
              </w:rPr>
              <w:pPrChange w:id="27934" w:author="James Vu" w:date="2024-04-18T22:33:00Z">
                <w:pPr>
                  <w:widowControl w:val="0"/>
                  <w:spacing w:before="120" w:after="120"/>
                  <w:jc w:val="center"/>
                </w:pPr>
              </w:pPrChange>
            </w:pPr>
            <w:del w:id="27935" w:author="James Vu" w:date="2024-04-18T23:32:00Z">
              <w:r w:rsidRPr="00167CE0" w:rsidDel="001873A6">
                <w:rPr>
                  <w:b/>
                  <w:bCs/>
                  <w:color w:val="000000"/>
                  <w:sz w:val="28"/>
                  <w:szCs w:val="28"/>
                  <w:rPrChange w:id="27936" w:author="James Vu" w:date="2024-04-18T22:33:00Z">
                    <w:rPr>
                      <w:b/>
                      <w:bCs/>
                      <w:color w:val="000000"/>
                      <w:sz w:val="26"/>
                      <w:szCs w:val="26"/>
                    </w:rPr>
                  </w:rPrChange>
                </w:rPr>
                <w:delText>Gxd</w:delText>
              </w:r>
            </w:del>
          </w:p>
        </w:tc>
        <w:tc>
          <w:tcPr>
            <w:tcW w:w="1247" w:type="pct"/>
            <w:tcBorders>
              <w:top w:val="nil"/>
              <w:left w:val="nil"/>
              <w:bottom w:val="single" w:sz="4" w:space="0" w:color="auto"/>
              <w:right w:val="single" w:sz="4" w:space="0" w:color="auto"/>
            </w:tcBorders>
            <w:shd w:val="clear" w:color="auto" w:fill="auto"/>
            <w:hideMark/>
            <w:tcPrChange w:id="27937" w:author="James Vu" w:date="2024-04-18T23:51:00Z">
              <w:tcPr>
                <w:tcW w:w="1165" w:type="pct"/>
                <w:gridSpan w:val="3"/>
                <w:tcBorders>
                  <w:top w:val="nil"/>
                  <w:left w:val="nil"/>
                  <w:bottom w:val="single" w:sz="4" w:space="0" w:color="auto"/>
                  <w:right w:val="single" w:sz="4" w:space="0" w:color="auto"/>
                </w:tcBorders>
                <w:shd w:val="clear" w:color="auto" w:fill="auto"/>
                <w:hideMark/>
              </w:tcPr>
            </w:tcPrChange>
          </w:tcPr>
          <w:p w14:paraId="7F1EF2BD" w14:textId="3500AED4" w:rsidR="00CC31D5" w:rsidRPr="00167CE0" w:rsidDel="001873A6" w:rsidRDefault="00CC31D5">
            <w:pPr>
              <w:widowControl w:val="0"/>
              <w:spacing w:before="120" w:after="120"/>
              <w:jc w:val="both"/>
              <w:rPr>
                <w:del w:id="27938" w:author="James Vu" w:date="2024-04-18T23:32:00Z"/>
                <w:b/>
                <w:bCs/>
                <w:color w:val="000000"/>
                <w:sz w:val="28"/>
                <w:szCs w:val="28"/>
                <w:rPrChange w:id="27939" w:author="James Vu" w:date="2024-04-18T22:33:00Z">
                  <w:rPr>
                    <w:del w:id="27940" w:author="James Vu" w:date="2024-04-18T23:32:00Z"/>
                    <w:b/>
                    <w:bCs/>
                    <w:color w:val="000000"/>
                    <w:sz w:val="26"/>
                    <w:szCs w:val="26"/>
                  </w:rPr>
                </w:rPrChange>
              </w:rPr>
              <w:pPrChange w:id="27941" w:author="James Vu" w:date="2024-04-18T22:33:00Z">
                <w:pPr>
                  <w:widowControl w:val="0"/>
                  <w:spacing w:before="120" w:after="120"/>
                  <w:jc w:val="center"/>
                </w:pPr>
              </w:pPrChange>
            </w:pPr>
            <w:del w:id="27942" w:author="James Vu" w:date="2024-04-18T23:32:00Z">
              <w:r w:rsidRPr="00167CE0" w:rsidDel="001873A6">
                <w:rPr>
                  <w:b/>
                  <w:bCs/>
                  <w:color w:val="000000"/>
                  <w:sz w:val="28"/>
                  <w:szCs w:val="28"/>
                  <w:rPrChange w:id="27943" w:author="James Vu" w:date="2024-04-18T22:33:00Z">
                    <w:rPr>
                      <w:b/>
                      <w:bCs/>
                      <w:color w:val="000000"/>
                      <w:sz w:val="26"/>
                      <w:szCs w:val="26"/>
                    </w:rPr>
                  </w:rPrChange>
                </w:rPr>
                <w:delText>G+GTGT</w:delText>
              </w:r>
            </w:del>
          </w:p>
        </w:tc>
        <w:tc>
          <w:tcPr>
            <w:tcW w:w="1018" w:type="pct"/>
            <w:tcBorders>
              <w:top w:val="nil"/>
              <w:left w:val="nil"/>
              <w:bottom w:val="single" w:sz="4" w:space="0" w:color="auto"/>
              <w:right w:val="single" w:sz="4" w:space="0" w:color="auto"/>
            </w:tcBorders>
            <w:shd w:val="clear" w:color="auto" w:fill="auto"/>
            <w:vAlign w:val="center"/>
            <w:hideMark/>
            <w:tcPrChange w:id="27944" w:author="James Vu" w:date="2024-04-18T23:51:00Z">
              <w:tcPr>
                <w:tcW w:w="899" w:type="pct"/>
                <w:gridSpan w:val="3"/>
                <w:tcBorders>
                  <w:top w:val="nil"/>
                  <w:left w:val="nil"/>
                  <w:bottom w:val="single" w:sz="4" w:space="0" w:color="auto"/>
                  <w:right w:val="single" w:sz="4" w:space="0" w:color="auto"/>
                </w:tcBorders>
                <w:shd w:val="clear" w:color="auto" w:fill="auto"/>
                <w:vAlign w:val="center"/>
                <w:hideMark/>
              </w:tcPr>
            </w:tcPrChange>
          </w:tcPr>
          <w:p w14:paraId="61532DF3" w14:textId="06CD8A27" w:rsidR="00CC31D5" w:rsidRPr="00167CE0" w:rsidDel="001873A6" w:rsidRDefault="00CC31D5">
            <w:pPr>
              <w:widowControl w:val="0"/>
              <w:spacing w:before="120" w:after="120"/>
              <w:jc w:val="both"/>
              <w:rPr>
                <w:del w:id="27945" w:author="James Vu" w:date="2024-04-18T23:32:00Z"/>
                <w:b/>
                <w:bCs/>
                <w:color w:val="000000"/>
                <w:sz w:val="28"/>
                <w:szCs w:val="28"/>
                <w:rPrChange w:id="27946" w:author="James Vu" w:date="2024-04-18T22:33:00Z">
                  <w:rPr>
                    <w:del w:id="27947" w:author="James Vu" w:date="2024-04-18T23:32:00Z"/>
                    <w:b/>
                    <w:bCs/>
                    <w:color w:val="000000"/>
                    <w:sz w:val="26"/>
                    <w:szCs w:val="26"/>
                  </w:rPr>
                </w:rPrChange>
              </w:rPr>
              <w:pPrChange w:id="27948" w:author="James Vu" w:date="2024-04-18T22:33:00Z">
                <w:pPr>
                  <w:widowControl w:val="0"/>
                  <w:spacing w:before="120" w:after="120"/>
                  <w:jc w:val="right"/>
                </w:pPr>
              </w:pPrChange>
            </w:pPr>
            <w:del w:id="27949" w:author="James Vu" w:date="2024-04-18T23:32:00Z">
              <w:r w:rsidRPr="00167CE0" w:rsidDel="001873A6">
                <w:rPr>
                  <w:b/>
                  <w:bCs/>
                  <w:color w:val="000000"/>
                  <w:sz w:val="28"/>
                  <w:szCs w:val="28"/>
                  <w:rPrChange w:id="27950" w:author="James Vu" w:date="2024-04-18T22:33:00Z">
                    <w:rPr>
                      <w:b/>
                      <w:bCs/>
                      <w:color w:val="000000"/>
                      <w:sz w:val="26"/>
                      <w:szCs w:val="26"/>
                    </w:rPr>
                  </w:rPrChange>
                </w:rPr>
                <w:delText>28.507.255</w:delText>
              </w:r>
            </w:del>
          </w:p>
        </w:tc>
        <w:tc>
          <w:tcPr>
            <w:tcW w:w="378" w:type="pct"/>
            <w:tcBorders>
              <w:top w:val="nil"/>
              <w:left w:val="nil"/>
              <w:bottom w:val="single" w:sz="4" w:space="0" w:color="auto"/>
              <w:right w:val="single" w:sz="4" w:space="0" w:color="auto"/>
            </w:tcBorders>
            <w:shd w:val="clear" w:color="auto" w:fill="auto"/>
            <w:noWrap/>
            <w:hideMark/>
            <w:tcPrChange w:id="27951"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4F16B5B1" w14:textId="3DBBE522" w:rsidR="00CC31D5" w:rsidRPr="00167CE0" w:rsidDel="001873A6" w:rsidRDefault="00CC31D5">
            <w:pPr>
              <w:widowControl w:val="0"/>
              <w:spacing w:before="120" w:after="120"/>
              <w:jc w:val="both"/>
              <w:rPr>
                <w:del w:id="27952" w:author="James Vu" w:date="2024-04-18T23:32:00Z"/>
                <w:b/>
                <w:bCs/>
                <w:color w:val="000000"/>
                <w:sz w:val="28"/>
                <w:szCs w:val="28"/>
                <w:rPrChange w:id="27953" w:author="James Vu" w:date="2024-04-18T22:33:00Z">
                  <w:rPr>
                    <w:del w:id="27954" w:author="James Vu" w:date="2024-04-18T23:32:00Z"/>
                    <w:b/>
                    <w:bCs/>
                    <w:color w:val="000000"/>
                    <w:sz w:val="26"/>
                    <w:szCs w:val="26"/>
                  </w:rPr>
                </w:rPrChange>
              </w:rPr>
              <w:pPrChange w:id="27955" w:author="James Vu" w:date="2024-04-18T22:33:00Z">
                <w:pPr>
                  <w:widowControl w:val="0"/>
                  <w:spacing w:before="120" w:after="120"/>
                </w:pPr>
              </w:pPrChange>
            </w:pPr>
            <w:del w:id="27956" w:author="James Vu" w:date="2024-04-18T23:32:00Z">
              <w:r w:rsidRPr="00167CE0" w:rsidDel="001873A6">
                <w:rPr>
                  <w:b/>
                  <w:bCs/>
                  <w:color w:val="000000"/>
                  <w:sz w:val="28"/>
                  <w:szCs w:val="28"/>
                  <w:rPrChange w:id="27957" w:author="James Vu" w:date="2024-04-18T22:33:00Z">
                    <w:rPr>
                      <w:b/>
                      <w:bCs/>
                      <w:color w:val="000000"/>
                      <w:sz w:val="26"/>
                      <w:szCs w:val="26"/>
                    </w:rPr>
                  </w:rPrChange>
                </w:rPr>
                <w:delText> </w:delText>
              </w:r>
            </w:del>
          </w:p>
        </w:tc>
      </w:tr>
      <w:tr w:rsidR="00CC31D5" w:rsidRPr="00167CE0" w:rsidDel="001873A6" w14:paraId="384951FB" w14:textId="5D5B12C0" w:rsidTr="00B053AF">
        <w:tblPrEx>
          <w:tblW w:w="4624" w:type="pct"/>
          <w:tblCellMar>
            <w:left w:w="0" w:type="dxa"/>
            <w:right w:w="0" w:type="dxa"/>
          </w:tblCellMar>
          <w:tblPrExChange w:id="27958" w:author="James Vu" w:date="2024-04-18T23:51:00Z">
            <w:tblPrEx>
              <w:tblW w:w="5000" w:type="pct"/>
              <w:tblCellMar>
                <w:left w:w="0" w:type="dxa"/>
                <w:right w:w="0" w:type="dxa"/>
              </w:tblCellMar>
            </w:tblPrEx>
          </w:tblPrExChange>
        </w:tblPrEx>
        <w:trPr>
          <w:del w:id="27959" w:author="James Vu" w:date="2024-04-18T23:32:00Z"/>
        </w:trPr>
        <w:tc>
          <w:tcPr>
            <w:tcW w:w="223" w:type="pct"/>
            <w:tcBorders>
              <w:top w:val="nil"/>
              <w:left w:val="single" w:sz="4" w:space="0" w:color="auto"/>
              <w:bottom w:val="single" w:sz="4" w:space="0" w:color="auto"/>
              <w:right w:val="single" w:sz="4" w:space="0" w:color="auto"/>
            </w:tcBorders>
            <w:shd w:val="clear" w:color="auto" w:fill="auto"/>
            <w:noWrap/>
            <w:vAlign w:val="center"/>
            <w:hideMark/>
            <w:tcPrChange w:id="27960" w:author="James Vu" w:date="2024-04-18T23:51:00Z">
              <w:tcPr>
                <w:tcW w:w="212" w:type="pct"/>
                <w:gridSpan w:val="3"/>
                <w:tcBorders>
                  <w:top w:val="nil"/>
                  <w:left w:val="single" w:sz="4" w:space="0" w:color="auto"/>
                  <w:bottom w:val="single" w:sz="4" w:space="0" w:color="auto"/>
                  <w:right w:val="single" w:sz="4" w:space="0" w:color="auto"/>
                </w:tcBorders>
                <w:shd w:val="clear" w:color="auto" w:fill="auto"/>
                <w:noWrap/>
                <w:vAlign w:val="center"/>
                <w:hideMark/>
              </w:tcPr>
            </w:tcPrChange>
          </w:tcPr>
          <w:p w14:paraId="3A2EBB91" w14:textId="5EE517ED" w:rsidR="00CC31D5" w:rsidRPr="00167CE0" w:rsidDel="001873A6" w:rsidRDefault="00CC31D5">
            <w:pPr>
              <w:widowControl w:val="0"/>
              <w:spacing w:before="120" w:after="120"/>
              <w:jc w:val="both"/>
              <w:rPr>
                <w:del w:id="27961" w:author="James Vu" w:date="2024-04-18T23:32:00Z"/>
                <w:b/>
                <w:bCs/>
                <w:color w:val="000000"/>
                <w:sz w:val="28"/>
                <w:szCs w:val="28"/>
                <w:rPrChange w:id="27962" w:author="James Vu" w:date="2024-04-18T22:33:00Z">
                  <w:rPr>
                    <w:del w:id="27963" w:author="James Vu" w:date="2024-04-18T23:32:00Z"/>
                    <w:b/>
                    <w:bCs/>
                    <w:color w:val="000000"/>
                    <w:sz w:val="26"/>
                    <w:szCs w:val="26"/>
                  </w:rPr>
                </w:rPrChange>
              </w:rPr>
              <w:pPrChange w:id="27964" w:author="James Vu" w:date="2024-04-18T22:33:00Z">
                <w:pPr>
                  <w:widowControl w:val="0"/>
                  <w:spacing w:before="120" w:after="120"/>
                  <w:jc w:val="center"/>
                </w:pPr>
              </w:pPrChange>
            </w:pPr>
            <w:del w:id="27965" w:author="James Vu" w:date="2024-04-18T23:32:00Z">
              <w:r w:rsidRPr="00167CE0" w:rsidDel="001873A6">
                <w:rPr>
                  <w:b/>
                  <w:bCs/>
                  <w:color w:val="000000"/>
                  <w:sz w:val="28"/>
                  <w:szCs w:val="28"/>
                  <w:rPrChange w:id="27966" w:author="James Vu" w:date="2024-04-18T22:33:00Z">
                    <w:rPr>
                      <w:b/>
                      <w:bCs/>
                      <w:color w:val="000000"/>
                      <w:sz w:val="26"/>
                      <w:szCs w:val="26"/>
                    </w:rPr>
                  </w:rPrChange>
                </w:rPr>
                <w:delText> </w:delText>
              </w:r>
            </w:del>
          </w:p>
        </w:tc>
        <w:tc>
          <w:tcPr>
            <w:tcW w:w="2120" w:type="pct"/>
            <w:gridSpan w:val="2"/>
            <w:tcBorders>
              <w:top w:val="nil"/>
              <w:left w:val="nil"/>
              <w:bottom w:val="single" w:sz="4" w:space="0" w:color="auto"/>
              <w:right w:val="single" w:sz="4" w:space="0" w:color="auto"/>
            </w:tcBorders>
            <w:shd w:val="clear" w:color="auto" w:fill="auto"/>
            <w:vAlign w:val="center"/>
            <w:hideMark/>
            <w:tcPrChange w:id="27967" w:author="James Vu" w:date="2024-04-18T23:51:00Z">
              <w:tcPr>
                <w:tcW w:w="1972" w:type="pct"/>
                <w:gridSpan w:val="5"/>
                <w:tcBorders>
                  <w:top w:val="nil"/>
                  <w:left w:val="nil"/>
                  <w:bottom w:val="single" w:sz="4" w:space="0" w:color="auto"/>
                  <w:right w:val="single" w:sz="4" w:space="0" w:color="auto"/>
                </w:tcBorders>
                <w:shd w:val="clear" w:color="auto" w:fill="auto"/>
                <w:vAlign w:val="center"/>
                <w:hideMark/>
              </w:tcPr>
            </w:tcPrChange>
          </w:tcPr>
          <w:p w14:paraId="2DDE7FB2" w14:textId="7AF10CBD" w:rsidR="00CC31D5" w:rsidRPr="00167CE0" w:rsidDel="001873A6" w:rsidRDefault="00CC31D5">
            <w:pPr>
              <w:widowControl w:val="0"/>
              <w:spacing w:before="120" w:after="120"/>
              <w:jc w:val="both"/>
              <w:rPr>
                <w:del w:id="27968" w:author="James Vu" w:date="2024-04-18T23:32:00Z"/>
                <w:b/>
                <w:bCs/>
                <w:color w:val="000000"/>
                <w:sz w:val="28"/>
                <w:szCs w:val="28"/>
                <w:rPrChange w:id="27969" w:author="James Vu" w:date="2024-04-18T22:33:00Z">
                  <w:rPr>
                    <w:del w:id="27970" w:author="James Vu" w:date="2024-04-18T23:32:00Z"/>
                    <w:b/>
                    <w:bCs/>
                    <w:color w:val="000000"/>
                    <w:sz w:val="26"/>
                    <w:szCs w:val="26"/>
                  </w:rPr>
                </w:rPrChange>
              </w:rPr>
              <w:pPrChange w:id="27971" w:author="James Vu" w:date="2024-04-18T22:33:00Z">
                <w:pPr>
                  <w:widowControl w:val="0"/>
                  <w:spacing w:before="120" w:after="120"/>
                  <w:jc w:val="center"/>
                </w:pPr>
              </w:pPrChange>
            </w:pPr>
            <w:del w:id="27972" w:author="James Vu" w:date="2024-04-18T23:32:00Z">
              <w:r w:rsidRPr="00167CE0" w:rsidDel="001873A6">
                <w:rPr>
                  <w:b/>
                  <w:bCs/>
                  <w:color w:val="000000"/>
                  <w:sz w:val="28"/>
                  <w:szCs w:val="28"/>
                  <w:rPrChange w:id="27973" w:author="James Vu" w:date="2024-04-18T22:33:00Z">
                    <w:rPr>
                      <w:b/>
                      <w:bCs/>
                      <w:color w:val="000000"/>
                      <w:sz w:val="26"/>
                      <w:szCs w:val="26"/>
                    </w:rPr>
                  </w:rPrChange>
                </w:rPr>
                <w:delText>TỔNG</w:delText>
              </w:r>
            </w:del>
          </w:p>
        </w:tc>
        <w:tc>
          <w:tcPr>
            <w:tcW w:w="391" w:type="pct"/>
            <w:gridSpan w:val="2"/>
            <w:tcBorders>
              <w:top w:val="nil"/>
              <w:left w:val="nil"/>
              <w:bottom w:val="single" w:sz="4" w:space="0" w:color="auto"/>
              <w:right w:val="single" w:sz="4" w:space="0" w:color="auto"/>
            </w:tcBorders>
            <w:shd w:val="clear" w:color="auto" w:fill="auto"/>
            <w:vAlign w:val="center"/>
            <w:hideMark/>
            <w:tcPrChange w:id="27974" w:author="James Vu" w:date="2024-04-18T23:51:00Z">
              <w:tcPr>
                <w:tcW w:w="373" w:type="pct"/>
                <w:gridSpan w:val="3"/>
                <w:tcBorders>
                  <w:top w:val="nil"/>
                  <w:left w:val="nil"/>
                  <w:bottom w:val="single" w:sz="4" w:space="0" w:color="auto"/>
                  <w:right w:val="single" w:sz="4" w:space="0" w:color="auto"/>
                </w:tcBorders>
                <w:shd w:val="clear" w:color="auto" w:fill="auto"/>
                <w:vAlign w:val="center"/>
                <w:hideMark/>
              </w:tcPr>
            </w:tcPrChange>
          </w:tcPr>
          <w:p w14:paraId="4BD59738" w14:textId="0ABD9A02" w:rsidR="00CC31D5" w:rsidRPr="00167CE0" w:rsidDel="001873A6" w:rsidRDefault="00CC31D5">
            <w:pPr>
              <w:widowControl w:val="0"/>
              <w:spacing w:before="120" w:after="120"/>
              <w:jc w:val="both"/>
              <w:rPr>
                <w:del w:id="27975" w:author="James Vu" w:date="2024-04-18T23:32:00Z"/>
                <w:b/>
                <w:bCs/>
                <w:color w:val="000000"/>
                <w:sz w:val="28"/>
                <w:szCs w:val="28"/>
                <w:rPrChange w:id="27976" w:author="James Vu" w:date="2024-04-18T22:33:00Z">
                  <w:rPr>
                    <w:del w:id="27977" w:author="James Vu" w:date="2024-04-18T23:32:00Z"/>
                    <w:b/>
                    <w:bCs/>
                    <w:color w:val="000000"/>
                    <w:sz w:val="26"/>
                    <w:szCs w:val="26"/>
                  </w:rPr>
                </w:rPrChange>
              </w:rPr>
              <w:pPrChange w:id="27978" w:author="James Vu" w:date="2024-04-18T22:33:00Z">
                <w:pPr>
                  <w:widowControl w:val="0"/>
                  <w:spacing w:before="120" w:after="120"/>
                  <w:jc w:val="center"/>
                </w:pPr>
              </w:pPrChange>
            </w:pPr>
            <w:del w:id="27979" w:author="James Vu" w:date="2024-04-18T23:32:00Z">
              <w:r w:rsidRPr="00167CE0" w:rsidDel="001873A6">
                <w:rPr>
                  <w:b/>
                  <w:bCs/>
                  <w:color w:val="000000"/>
                  <w:sz w:val="28"/>
                  <w:szCs w:val="28"/>
                  <w:rPrChange w:id="27980" w:author="James Vu" w:date="2024-04-18T22:33:00Z">
                    <w:rPr>
                      <w:b/>
                      <w:bCs/>
                      <w:color w:val="000000"/>
                      <w:sz w:val="26"/>
                      <w:szCs w:val="26"/>
                    </w:rPr>
                  </w:rPrChange>
                </w:rPr>
                <w:delText> </w:delText>
              </w:r>
            </w:del>
          </w:p>
        </w:tc>
        <w:tc>
          <w:tcPr>
            <w:tcW w:w="1247" w:type="pct"/>
            <w:tcBorders>
              <w:top w:val="nil"/>
              <w:left w:val="nil"/>
              <w:bottom w:val="single" w:sz="4" w:space="0" w:color="auto"/>
              <w:right w:val="single" w:sz="4" w:space="0" w:color="auto"/>
            </w:tcBorders>
            <w:shd w:val="clear" w:color="auto" w:fill="auto"/>
            <w:vAlign w:val="center"/>
            <w:hideMark/>
            <w:tcPrChange w:id="27981" w:author="James Vu" w:date="2024-04-18T23:51:00Z">
              <w:tcPr>
                <w:tcW w:w="1165" w:type="pct"/>
                <w:gridSpan w:val="3"/>
                <w:tcBorders>
                  <w:top w:val="nil"/>
                  <w:left w:val="nil"/>
                  <w:bottom w:val="single" w:sz="4" w:space="0" w:color="auto"/>
                  <w:right w:val="single" w:sz="4" w:space="0" w:color="auto"/>
                </w:tcBorders>
                <w:shd w:val="clear" w:color="auto" w:fill="auto"/>
                <w:vAlign w:val="center"/>
                <w:hideMark/>
              </w:tcPr>
            </w:tcPrChange>
          </w:tcPr>
          <w:p w14:paraId="5C172B17" w14:textId="2A49BE7D" w:rsidR="00CC31D5" w:rsidRPr="00167CE0" w:rsidDel="001873A6" w:rsidRDefault="00CC31D5">
            <w:pPr>
              <w:widowControl w:val="0"/>
              <w:spacing w:before="120" w:after="120"/>
              <w:jc w:val="both"/>
              <w:rPr>
                <w:del w:id="27982" w:author="James Vu" w:date="2024-04-18T23:32:00Z"/>
                <w:b/>
                <w:bCs/>
                <w:color w:val="000000"/>
                <w:sz w:val="28"/>
                <w:szCs w:val="28"/>
                <w:rPrChange w:id="27983" w:author="James Vu" w:date="2024-04-18T22:33:00Z">
                  <w:rPr>
                    <w:del w:id="27984" w:author="James Vu" w:date="2024-04-18T23:32:00Z"/>
                    <w:b/>
                    <w:bCs/>
                    <w:color w:val="000000"/>
                    <w:sz w:val="26"/>
                    <w:szCs w:val="26"/>
                  </w:rPr>
                </w:rPrChange>
              </w:rPr>
              <w:pPrChange w:id="27985" w:author="James Vu" w:date="2024-04-18T22:33:00Z">
                <w:pPr>
                  <w:widowControl w:val="0"/>
                  <w:spacing w:before="120" w:after="120"/>
                  <w:jc w:val="center"/>
                </w:pPr>
              </w:pPrChange>
            </w:pPr>
            <w:del w:id="27986" w:author="James Vu" w:date="2024-04-18T23:32:00Z">
              <w:r w:rsidRPr="00167CE0" w:rsidDel="001873A6">
                <w:rPr>
                  <w:b/>
                  <w:bCs/>
                  <w:color w:val="000000"/>
                  <w:sz w:val="28"/>
                  <w:szCs w:val="28"/>
                  <w:rPrChange w:id="27987" w:author="James Vu" w:date="2024-04-18T22:33:00Z">
                    <w:rPr>
                      <w:b/>
                      <w:bCs/>
                      <w:color w:val="000000"/>
                      <w:sz w:val="26"/>
                      <w:szCs w:val="26"/>
                    </w:rPr>
                  </w:rPrChange>
                </w:rPr>
                <w:delText> </w:delText>
              </w:r>
            </w:del>
          </w:p>
        </w:tc>
        <w:tc>
          <w:tcPr>
            <w:tcW w:w="1018" w:type="pct"/>
            <w:tcBorders>
              <w:top w:val="nil"/>
              <w:left w:val="nil"/>
              <w:bottom w:val="single" w:sz="4" w:space="0" w:color="auto"/>
              <w:right w:val="single" w:sz="4" w:space="0" w:color="auto"/>
            </w:tcBorders>
            <w:shd w:val="clear" w:color="auto" w:fill="auto"/>
            <w:vAlign w:val="center"/>
            <w:hideMark/>
            <w:tcPrChange w:id="27988" w:author="James Vu" w:date="2024-04-18T23:51:00Z">
              <w:tcPr>
                <w:tcW w:w="899" w:type="pct"/>
                <w:gridSpan w:val="3"/>
                <w:tcBorders>
                  <w:top w:val="nil"/>
                  <w:left w:val="nil"/>
                  <w:bottom w:val="single" w:sz="4" w:space="0" w:color="auto"/>
                  <w:right w:val="single" w:sz="4" w:space="0" w:color="auto"/>
                </w:tcBorders>
                <w:shd w:val="clear" w:color="auto" w:fill="auto"/>
                <w:vAlign w:val="center"/>
                <w:hideMark/>
              </w:tcPr>
            </w:tcPrChange>
          </w:tcPr>
          <w:p w14:paraId="7FDCF2D5" w14:textId="0C0DA11C" w:rsidR="00CC31D5" w:rsidRPr="00167CE0" w:rsidDel="001873A6" w:rsidRDefault="00CC31D5">
            <w:pPr>
              <w:widowControl w:val="0"/>
              <w:spacing w:before="120" w:after="120"/>
              <w:jc w:val="both"/>
              <w:rPr>
                <w:del w:id="27989" w:author="James Vu" w:date="2024-04-18T23:32:00Z"/>
                <w:b/>
                <w:bCs/>
                <w:color w:val="000000"/>
                <w:sz w:val="28"/>
                <w:szCs w:val="28"/>
                <w:rPrChange w:id="27990" w:author="James Vu" w:date="2024-04-18T22:33:00Z">
                  <w:rPr>
                    <w:del w:id="27991" w:author="James Vu" w:date="2024-04-18T23:32:00Z"/>
                    <w:b/>
                    <w:bCs/>
                    <w:color w:val="000000"/>
                    <w:sz w:val="26"/>
                    <w:szCs w:val="26"/>
                  </w:rPr>
                </w:rPrChange>
              </w:rPr>
              <w:pPrChange w:id="27992" w:author="James Vu" w:date="2024-04-18T22:33:00Z">
                <w:pPr>
                  <w:widowControl w:val="0"/>
                  <w:spacing w:before="120" w:after="120"/>
                  <w:jc w:val="right"/>
                </w:pPr>
              </w:pPrChange>
            </w:pPr>
            <w:del w:id="27993" w:author="James Vu" w:date="2024-04-18T23:32:00Z">
              <w:r w:rsidRPr="00167CE0" w:rsidDel="001873A6">
                <w:rPr>
                  <w:b/>
                  <w:bCs/>
                  <w:color w:val="000000"/>
                  <w:sz w:val="28"/>
                  <w:szCs w:val="28"/>
                  <w:rPrChange w:id="27994" w:author="James Vu" w:date="2024-04-18T22:33:00Z">
                    <w:rPr>
                      <w:b/>
                      <w:bCs/>
                      <w:color w:val="000000"/>
                      <w:sz w:val="26"/>
                      <w:szCs w:val="26"/>
                    </w:rPr>
                  </w:rPrChange>
                </w:rPr>
                <w:delText>28.507.255</w:delText>
              </w:r>
            </w:del>
          </w:p>
        </w:tc>
        <w:tc>
          <w:tcPr>
            <w:tcW w:w="378" w:type="pct"/>
            <w:tcBorders>
              <w:top w:val="nil"/>
              <w:left w:val="nil"/>
              <w:bottom w:val="single" w:sz="4" w:space="0" w:color="auto"/>
              <w:right w:val="single" w:sz="4" w:space="0" w:color="auto"/>
            </w:tcBorders>
            <w:shd w:val="clear" w:color="auto" w:fill="auto"/>
            <w:noWrap/>
            <w:hideMark/>
            <w:tcPrChange w:id="27995" w:author="James Vu" w:date="2024-04-18T23:51:00Z">
              <w:tcPr>
                <w:tcW w:w="379" w:type="pct"/>
                <w:gridSpan w:val="3"/>
                <w:tcBorders>
                  <w:top w:val="nil"/>
                  <w:left w:val="nil"/>
                  <w:bottom w:val="single" w:sz="4" w:space="0" w:color="auto"/>
                  <w:right w:val="single" w:sz="4" w:space="0" w:color="auto"/>
                </w:tcBorders>
                <w:shd w:val="clear" w:color="auto" w:fill="auto"/>
                <w:noWrap/>
                <w:hideMark/>
              </w:tcPr>
            </w:tcPrChange>
          </w:tcPr>
          <w:p w14:paraId="5A5CE1A5" w14:textId="15A10575" w:rsidR="00CC31D5" w:rsidRPr="00167CE0" w:rsidDel="001873A6" w:rsidRDefault="00CC31D5">
            <w:pPr>
              <w:widowControl w:val="0"/>
              <w:spacing w:before="120" w:after="120"/>
              <w:jc w:val="both"/>
              <w:rPr>
                <w:del w:id="27996" w:author="James Vu" w:date="2024-04-18T23:32:00Z"/>
                <w:b/>
                <w:bCs/>
                <w:color w:val="000000"/>
                <w:sz w:val="28"/>
                <w:szCs w:val="28"/>
                <w:rPrChange w:id="27997" w:author="James Vu" w:date="2024-04-18T22:33:00Z">
                  <w:rPr>
                    <w:del w:id="27998" w:author="James Vu" w:date="2024-04-18T23:32:00Z"/>
                    <w:b/>
                    <w:bCs/>
                    <w:color w:val="000000"/>
                    <w:sz w:val="26"/>
                    <w:szCs w:val="26"/>
                  </w:rPr>
                </w:rPrChange>
              </w:rPr>
              <w:pPrChange w:id="27999" w:author="James Vu" w:date="2024-04-18T22:33:00Z">
                <w:pPr>
                  <w:widowControl w:val="0"/>
                  <w:spacing w:before="120" w:after="120"/>
                </w:pPr>
              </w:pPrChange>
            </w:pPr>
            <w:del w:id="28000" w:author="James Vu" w:date="2024-04-18T23:32:00Z">
              <w:r w:rsidRPr="00167CE0" w:rsidDel="001873A6">
                <w:rPr>
                  <w:b/>
                  <w:bCs/>
                  <w:color w:val="000000"/>
                  <w:sz w:val="28"/>
                  <w:szCs w:val="28"/>
                  <w:rPrChange w:id="28001" w:author="James Vu" w:date="2024-04-18T22:33:00Z">
                    <w:rPr>
                      <w:b/>
                      <w:bCs/>
                      <w:color w:val="000000"/>
                      <w:sz w:val="26"/>
                      <w:szCs w:val="26"/>
                    </w:rPr>
                  </w:rPrChange>
                </w:rPr>
                <w:delText> </w:delText>
              </w:r>
            </w:del>
          </w:p>
        </w:tc>
      </w:tr>
      <w:tr w:rsidR="00B053AF" w:rsidRPr="00B053AF" w14:paraId="74FAABAB" w14:textId="77777777" w:rsidTr="00B053AF">
        <w:tblPrEx>
          <w:jc w:val="center"/>
          <w:tblCellMar>
            <w:left w:w="108" w:type="dxa"/>
            <w:right w:w="108" w:type="dxa"/>
          </w:tblCellMar>
        </w:tblPrEx>
        <w:trPr>
          <w:gridAfter w:val="1"/>
          <w:wAfter w:w="968" w:type="dxa"/>
          <w:trHeight w:val="272"/>
          <w:jc w:val="center"/>
          <w:ins w:id="28002" w:author="James Vu" w:date="2024-04-18T23:33:00Z"/>
        </w:trPr>
        <w:tc>
          <w:tcPr>
            <w:tcW w:w="529"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390428" w14:textId="77777777" w:rsidR="001873A6" w:rsidRPr="00B053AF" w:rsidRDefault="001873A6">
            <w:pPr>
              <w:jc w:val="center"/>
              <w:rPr>
                <w:ins w:id="28003" w:author="James Vu" w:date="2024-04-18T23:33:00Z"/>
                <w:b/>
                <w:bCs/>
                <w:color w:val="000000"/>
                <w:rPrChange w:id="28004" w:author="James Vu" w:date="2024-04-18T23:51:00Z">
                  <w:rPr>
                    <w:ins w:id="28005" w:author="James Vu" w:date="2024-04-18T23:33:00Z"/>
                    <w:b/>
                    <w:bCs/>
                    <w:color w:val="000000"/>
                    <w:sz w:val="22"/>
                    <w:szCs w:val="22"/>
                  </w:rPr>
                </w:rPrChange>
              </w:rPr>
            </w:pPr>
            <w:ins w:id="28006" w:author="James Vu" w:date="2024-04-18T23:33:00Z">
              <w:r w:rsidRPr="00B053AF">
                <w:rPr>
                  <w:b/>
                  <w:bCs/>
                  <w:color w:val="000000"/>
                  <w:rPrChange w:id="28007" w:author="James Vu" w:date="2024-04-18T23:51:00Z">
                    <w:rPr>
                      <w:b/>
                      <w:bCs/>
                      <w:color w:val="000000"/>
                      <w:sz w:val="22"/>
                      <w:szCs w:val="22"/>
                    </w:rPr>
                  </w:rPrChange>
                </w:rPr>
                <w:t>STT</w:t>
              </w:r>
            </w:ins>
          </w:p>
        </w:tc>
        <w:tc>
          <w:tcPr>
            <w:tcW w:w="2010" w:type="pct"/>
            <w:gridSpan w:val="2"/>
            <w:tcBorders>
              <w:top w:val="single" w:sz="4" w:space="0" w:color="auto"/>
              <w:left w:val="nil"/>
              <w:bottom w:val="single" w:sz="4" w:space="0" w:color="auto"/>
              <w:right w:val="single" w:sz="4" w:space="0" w:color="auto"/>
            </w:tcBorders>
            <w:shd w:val="clear" w:color="auto" w:fill="auto"/>
            <w:noWrap/>
            <w:vAlign w:val="center"/>
            <w:hideMark/>
          </w:tcPr>
          <w:p w14:paraId="22613DD6" w14:textId="77777777" w:rsidR="001873A6" w:rsidRPr="00B053AF" w:rsidRDefault="001873A6">
            <w:pPr>
              <w:jc w:val="center"/>
              <w:rPr>
                <w:ins w:id="28008" w:author="James Vu" w:date="2024-04-18T23:33:00Z"/>
                <w:b/>
                <w:bCs/>
                <w:color w:val="000000"/>
                <w:rPrChange w:id="28009" w:author="James Vu" w:date="2024-04-18T23:51:00Z">
                  <w:rPr>
                    <w:ins w:id="28010" w:author="James Vu" w:date="2024-04-18T23:33:00Z"/>
                    <w:b/>
                    <w:bCs/>
                    <w:color w:val="000000"/>
                    <w:sz w:val="22"/>
                    <w:szCs w:val="22"/>
                  </w:rPr>
                </w:rPrChange>
              </w:rPr>
            </w:pPr>
            <w:ins w:id="28011" w:author="James Vu" w:date="2024-04-18T23:33:00Z">
              <w:r w:rsidRPr="00B053AF">
                <w:rPr>
                  <w:b/>
                  <w:bCs/>
                  <w:color w:val="000000"/>
                  <w:rPrChange w:id="28012" w:author="James Vu" w:date="2024-04-18T23:51:00Z">
                    <w:rPr>
                      <w:b/>
                      <w:bCs/>
                      <w:color w:val="000000"/>
                      <w:sz w:val="22"/>
                      <w:szCs w:val="22"/>
                    </w:rPr>
                  </w:rPrChange>
                </w:rPr>
                <w:t>Khoản mục chi phí</w:t>
              </w:r>
            </w:ins>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78E0347" w14:textId="77777777" w:rsidR="001873A6" w:rsidRPr="00B053AF" w:rsidRDefault="001873A6">
            <w:pPr>
              <w:jc w:val="center"/>
              <w:rPr>
                <w:ins w:id="28013" w:author="James Vu" w:date="2024-04-18T23:33:00Z"/>
                <w:b/>
                <w:bCs/>
                <w:color w:val="000000"/>
                <w:rPrChange w:id="28014" w:author="James Vu" w:date="2024-04-18T23:51:00Z">
                  <w:rPr>
                    <w:ins w:id="28015" w:author="James Vu" w:date="2024-04-18T23:33:00Z"/>
                    <w:b/>
                    <w:bCs/>
                    <w:color w:val="000000"/>
                    <w:sz w:val="22"/>
                    <w:szCs w:val="22"/>
                  </w:rPr>
                </w:rPrChange>
              </w:rPr>
            </w:pPr>
            <w:ins w:id="28016" w:author="James Vu" w:date="2024-04-18T23:33:00Z">
              <w:r w:rsidRPr="00B053AF">
                <w:rPr>
                  <w:b/>
                  <w:bCs/>
                  <w:color w:val="000000"/>
                  <w:rPrChange w:id="28017" w:author="James Vu" w:date="2024-04-18T23:51:00Z">
                    <w:rPr>
                      <w:b/>
                      <w:bCs/>
                      <w:color w:val="000000"/>
                      <w:sz w:val="22"/>
                      <w:szCs w:val="22"/>
                    </w:rPr>
                  </w:rPrChange>
                </w:rPr>
                <w:t>Ký hiệu</w:t>
              </w:r>
            </w:ins>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E2067AC" w14:textId="77777777" w:rsidR="001873A6" w:rsidRPr="00B053AF" w:rsidRDefault="001873A6">
            <w:pPr>
              <w:jc w:val="center"/>
              <w:rPr>
                <w:ins w:id="28018" w:author="James Vu" w:date="2024-04-18T23:33:00Z"/>
                <w:b/>
                <w:bCs/>
                <w:color w:val="000000"/>
                <w:rPrChange w:id="28019" w:author="James Vu" w:date="2024-04-18T23:51:00Z">
                  <w:rPr>
                    <w:ins w:id="28020" w:author="James Vu" w:date="2024-04-18T23:33:00Z"/>
                    <w:b/>
                    <w:bCs/>
                    <w:color w:val="000000"/>
                    <w:sz w:val="22"/>
                    <w:szCs w:val="22"/>
                  </w:rPr>
                </w:rPrChange>
              </w:rPr>
            </w:pPr>
            <w:ins w:id="28021" w:author="James Vu" w:date="2024-04-18T23:33:00Z">
              <w:r w:rsidRPr="00B053AF">
                <w:rPr>
                  <w:b/>
                  <w:bCs/>
                  <w:color w:val="000000"/>
                  <w:rPrChange w:id="28022" w:author="James Vu" w:date="2024-04-18T23:51:00Z">
                    <w:rPr>
                      <w:b/>
                      <w:bCs/>
                      <w:color w:val="000000"/>
                      <w:sz w:val="22"/>
                      <w:szCs w:val="22"/>
                    </w:rPr>
                  </w:rPrChange>
                </w:rPr>
                <w:t>Cách tính</w:t>
              </w:r>
            </w:ins>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C362A1E" w14:textId="77777777" w:rsidR="001873A6" w:rsidRPr="00B053AF" w:rsidRDefault="001873A6">
            <w:pPr>
              <w:jc w:val="center"/>
              <w:rPr>
                <w:ins w:id="28023" w:author="James Vu" w:date="2024-04-18T23:33:00Z"/>
                <w:b/>
                <w:bCs/>
                <w:color w:val="000000"/>
                <w:rPrChange w:id="28024" w:author="James Vu" w:date="2024-04-18T23:51:00Z">
                  <w:rPr>
                    <w:ins w:id="28025" w:author="James Vu" w:date="2024-04-18T23:33:00Z"/>
                    <w:b/>
                    <w:bCs/>
                    <w:color w:val="000000"/>
                    <w:sz w:val="22"/>
                    <w:szCs w:val="22"/>
                  </w:rPr>
                </w:rPrChange>
              </w:rPr>
            </w:pPr>
            <w:ins w:id="28026" w:author="James Vu" w:date="2024-04-18T23:33:00Z">
              <w:r w:rsidRPr="00B053AF">
                <w:rPr>
                  <w:b/>
                  <w:bCs/>
                  <w:color w:val="000000"/>
                  <w:rPrChange w:id="28027" w:author="James Vu" w:date="2024-04-18T23:51:00Z">
                    <w:rPr>
                      <w:b/>
                      <w:bCs/>
                      <w:color w:val="000000"/>
                      <w:sz w:val="22"/>
                      <w:szCs w:val="22"/>
                    </w:rPr>
                  </w:rPrChange>
                </w:rPr>
                <w:t>Thành tiền</w:t>
              </w:r>
            </w:ins>
          </w:p>
        </w:tc>
      </w:tr>
      <w:tr w:rsidR="001873A6" w:rsidRPr="00B053AF" w14:paraId="2D8F71E3" w14:textId="77777777" w:rsidTr="00B053AF">
        <w:tblPrEx>
          <w:tblW w:w="4624" w:type="pct"/>
          <w:jc w:val="center"/>
          <w:tblCellMar>
            <w:left w:w="0" w:type="dxa"/>
            <w:right w:w="0" w:type="dxa"/>
          </w:tblCellMar>
          <w:tblPrExChange w:id="28028" w:author="James Vu" w:date="2024-04-18T23:51:00Z">
            <w:tblPrEx>
              <w:tblW w:w="14375" w:type="dxa"/>
              <w:tblCellMar>
                <w:left w:w="0" w:type="dxa"/>
                <w:right w:w="0" w:type="dxa"/>
              </w:tblCellMar>
            </w:tblPrEx>
          </w:tblPrExChange>
        </w:tblPrEx>
        <w:trPr>
          <w:gridAfter w:val="1"/>
          <w:wAfter w:w="968" w:type="dxa"/>
          <w:trHeight w:val="292"/>
          <w:jc w:val="center"/>
          <w:ins w:id="28029" w:author="James Vu" w:date="2024-04-18T23:33:00Z"/>
          <w:trPrChange w:id="28030"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hideMark/>
            <w:tcPrChange w:id="28031"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hideMark/>
              </w:tcPr>
            </w:tcPrChange>
          </w:tcPr>
          <w:p w14:paraId="4F98B92E" w14:textId="77777777" w:rsidR="001873A6" w:rsidRPr="00B053AF" w:rsidRDefault="001873A6">
            <w:pPr>
              <w:jc w:val="center"/>
              <w:rPr>
                <w:ins w:id="28032" w:author="James Vu" w:date="2024-04-18T23:33:00Z"/>
                <w:b/>
                <w:bCs/>
                <w:color w:val="000000"/>
                <w:rPrChange w:id="28033" w:author="James Vu" w:date="2024-04-18T23:51:00Z">
                  <w:rPr>
                    <w:ins w:id="28034" w:author="James Vu" w:date="2024-04-18T23:33:00Z"/>
                    <w:b/>
                    <w:bCs/>
                    <w:color w:val="000000"/>
                    <w:sz w:val="22"/>
                    <w:szCs w:val="22"/>
                  </w:rPr>
                </w:rPrChange>
              </w:rPr>
            </w:pPr>
            <w:ins w:id="28035" w:author="James Vu" w:date="2024-04-18T23:33:00Z">
              <w:r w:rsidRPr="00B053AF">
                <w:rPr>
                  <w:b/>
                  <w:bCs/>
                  <w:color w:val="000000"/>
                  <w:rPrChange w:id="28036" w:author="James Vu" w:date="2024-04-18T23:51:00Z">
                    <w:rPr>
                      <w:b/>
                      <w:bCs/>
                      <w:color w:val="000000"/>
                      <w:sz w:val="22"/>
                      <w:szCs w:val="22"/>
                    </w:rPr>
                  </w:rPrChange>
                </w:rPr>
                <w:t>I</w:t>
              </w:r>
            </w:ins>
          </w:p>
        </w:tc>
        <w:tc>
          <w:tcPr>
            <w:tcW w:w="2010" w:type="pct"/>
            <w:gridSpan w:val="2"/>
            <w:tcBorders>
              <w:top w:val="nil"/>
              <w:left w:val="nil"/>
              <w:bottom w:val="single" w:sz="4" w:space="0" w:color="auto"/>
              <w:right w:val="single" w:sz="4" w:space="0" w:color="auto"/>
            </w:tcBorders>
            <w:shd w:val="clear" w:color="auto" w:fill="auto"/>
            <w:hideMark/>
            <w:tcPrChange w:id="28037" w:author="James Vu" w:date="2024-04-18T23:51:00Z">
              <w:tcPr>
                <w:tcW w:w="0" w:type="auto"/>
                <w:gridSpan w:val="6"/>
                <w:tcBorders>
                  <w:top w:val="nil"/>
                  <w:left w:val="nil"/>
                  <w:bottom w:val="single" w:sz="4" w:space="0" w:color="auto"/>
                  <w:right w:val="single" w:sz="4" w:space="0" w:color="auto"/>
                </w:tcBorders>
                <w:shd w:val="clear" w:color="auto" w:fill="auto"/>
                <w:hideMark/>
              </w:tcPr>
            </w:tcPrChange>
          </w:tcPr>
          <w:p w14:paraId="3104EF81" w14:textId="77777777" w:rsidR="001873A6" w:rsidRPr="00B053AF" w:rsidRDefault="001873A6">
            <w:pPr>
              <w:rPr>
                <w:ins w:id="28038" w:author="James Vu" w:date="2024-04-18T23:33:00Z"/>
                <w:b/>
                <w:bCs/>
                <w:color w:val="000000"/>
                <w:rPrChange w:id="28039" w:author="James Vu" w:date="2024-04-18T23:51:00Z">
                  <w:rPr>
                    <w:ins w:id="28040" w:author="James Vu" w:date="2024-04-18T23:33:00Z"/>
                    <w:b/>
                    <w:bCs/>
                    <w:color w:val="000000"/>
                    <w:sz w:val="22"/>
                    <w:szCs w:val="22"/>
                  </w:rPr>
                </w:rPrChange>
              </w:rPr>
            </w:pPr>
            <w:ins w:id="28041" w:author="James Vu" w:date="2024-04-18T23:33:00Z">
              <w:r w:rsidRPr="00B053AF">
                <w:rPr>
                  <w:b/>
                  <w:bCs/>
                  <w:color w:val="000000"/>
                  <w:rPrChange w:id="28042" w:author="James Vu" w:date="2024-04-18T23:51:00Z">
                    <w:rPr>
                      <w:b/>
                      <w:bCs/>
                      <w:color w:val="000000"/>
                      <w:sz w:val="22"/>
                      <w:szCs w:val="22"/>
                    </w:rPr>
                  </w:rPrChange>
                </w:rPr>
                <w:t>CHI PHÍ TRỰC TIẾP</w:t>
              </w:r>
            </w:ins>
          </w:p>
        </w:tc>
        <w:tc>
          <w:tcPr>
            <w:tcW w:w="0" w:type="auto"/>
            <w:tcBorders>
              <w:top w:val="nil"/>
              <w:left w:val="nil"/>
              <w:bottom w:val="single" w:sz="4" w:space="0" w:color="auto"/>
              <w:right w:val="single" w:sz="4" w:space="0" w:color="auto"/>
            </w:tcBorders>
            <w:shd w:val="clear" w:color="auto" w:fill="auto"/>
            <w:hideMark/>
            <w:tcPrChange w:id="28043" w:author="James Vu" w:date="2024-04-18T23:51:00Z">
              <w:tcPr>
                <w:tcW w:w="0" w:type="auto"/>
                <w:gridSpan w:val="2"/>
                <w:tcBorders>
                  <w:top w:val="nil"/>
                  <w:left w:val="nil"/>
                  <w:bottom w:val="single" w:sz="4" w:space="0" w:color="auto"/>
                  <w:right w:val="single" w:sz="4" w:space="0" w:color="auto"/>
                </w:tcBorders>
                <w:shd w:val="clear" w:color="auto" w:fill="auto"/>
                <w:hideMark/>
              </w:tcPr>
            </w:tcPrChange>
          </w:tcPr>
          <w:p w14:paraId="256500E1" w14:textId="77777777" w:rsidR="001873A6" w:rsidRPr="00B053AF" w:rsidRDefault="001873A6">
            <w:pPr>
              <w:jc w:val="center"/>
              <w:rPr>
                <w:ins w:id="28044" w:author="James Vu" w:date="2024-04-18T23:33:00Z"/>
                <w:b/>
                <w:bCs/>
                <w:color w:val="000000"/>
                <w:rPrChange w:id="28045" w:author="James Vu" w:date="2024-04-18T23:51:00Z">
                  <w:rPr>
                    <w:ins w:id="28046" w:author="James Vu" w:date="2024-04-18T23:33:00Z"/>
                    <w:b/>
                    <w:bCs/>
                    <w:color w:val="000000"/>
                    <w:sz w:val="22"/>
                    <w:szCs w:val="22"/>
                  </w:rPr>
                </w:rPrChange>
              </w:rPr>
            </w:pPr>
            <w:ins w:id="28047" w:author="James Vu" w:date="2024-04-18T23:33:00Z">
              <w:r w:rsidRPr="00B053AF">
                <w:rPr>
                  <w:b/>
                  <w:bCs/>
                  <w:color w:val="000000"/>
                  <w:rPrChange w:id="28048" w:author="James Vu" w:date="2024-04-18T23:51:00Z">
                    <w:rPr>
                      <w:b/>
                      <w:bCs/>
                      <w:color w:val="000000"/>
                      <w:sz w:val="22"/>
                      <w:szCs w:val="22"/>
                    </w:rPr>
                  </w:rPrChange>
                </w:rPr>
                <w:t> </w:t>
              </w:r>
            </w:ins>
          </w:p>
        </w:tc>
        <w:tc>
          <w:tcPr>
            <w:tcW w:w="0" w:type="auto"/>
            <w:tcBorders>
              <w:top w:val="nil"/>
              <w:left w:val="nil"/>
              <w:bottom w:val="single" w:sz="4" w:space="0" w:color="auto"/>
              <w:right w:val="single" w:sz="4" w:space="0" w:color="auto"/>
            </w:tcBorders>
            <w:shd w:val="clear" w:color="auto" w:fill="auto"/>
            <w:hideMark/>
            <w:tcPrChange w:id="28049" w:author="James Vu" w:date="2024-04-18T23:51:00Z">
              <w:tcPr>
                <w:tcW w:w="0" w:type="auto"/>
                <w:gridSpan w:val="4"/>
                <w:tcBorders>
                  <w:top w:val="nil"/>
                  <w:left w:val="nil"/>
                  <w:bottom w:val="single" w:sz="4" w:space="0" w:color="auto"/>
                  <w:right w:val="single" w:sz="4" w:space="0" w:color="auto"/>
                </w:tcBorders>
                <w:shd w:val="clear" w:color="auto" w:fill="auto"/>
                <w:hideMark/>
              </w:tcPr>
            </w:tcPrChange>
          </w:tcPr>
          <w:p w14:paraId="2EDF897D" w14:textId="77777777" w:rsidR="001873A6" w:rsidRPr="00B053AF" w:rsidRDefault="001873A6">
            <w:pPr>
              <w:jc w:val="center"/>
              <w:rPr>
                <w:ins w:id="28050" w:author="James Vu" w:date="2024-04-18T23:33:00Z"/>
                <w:b/>
                <w:bCs/>
                <w:color w:val="000000"/>
                <w:rPrChange w:id="28051" w:author="James Vu" w:date="2024-04-18T23:51:00Z">
                  <w:rPr>
                    <w:ins w:id="28052" w:author="James Vu" w:date="2024-04-18T23:33:00Z"/>
                    <w:b/>
                    <w:bCs/>
                    <w:color w:val="000000"/>
                    <w:sz w:val="22"/>
                    <w:szCs w:val="22"/>
                  </w:rPr>
                </w:rPrChange>
              </w:rPr>
            </w:pPr>
            <w:ins w:id="28053" w:author="James Vu" w:date="2024-04-18T23:33:00Z">
              <w:r w:rsidRPr="00B053AF">
                <w:rPr>
                  <w:b/>
                  <w:bCs/>
                  <w:color w:val="000000"/>
                  <w:rPrChange w:id="28054" w:author="James Vu" w:date="2024-04-18T23:51:00Z">
                    <w:rPr>
                      <w:b/>
                      <w:bCs/>
                      <w:color w:val="000000"/>
                      <w:sz w:val="22"/>
                      <w:szCs w:val="22"/>
                    </w:rPr>
                  </w:rPrChange>
                </w:rPr>
                <w:t> </w:t>
              </w:r>
            </w:ins>
          </w:p>
        </w:tc>
        <w:tc>
          <w:tcPr>
            <w:tcW w:w="0" w:type="auto"/>
            <w:tcBorders>
              <w:top w:val="nil"/>
              <w:left w:val="nil"/>
              <w:bottom w:val="single" w:sz="4" w:space="0" w:color="auto"/>
              <w:right w:val="single" w:sz="4" w:space="0" w:color="auto"/>
            </w:tcBorders>
            <w:shd w:val="clear" w:color="auto" w:fill="auto"/>
            <w:hideMark/>
            <w:tcPrChange w:id="28055" w:author="James Vu" w:date="2024-04-18T23:51:00Z">
              <w:tcPr>
                <w:tcW w:w="0" w:type="auto"/>
                <w:gridSpan w:val="3"/>
                <w:tcBorders>
                  <w:top w:val="nil"/>
                  <w:left w:val="nil"/>
                  <w:bottom w:val="single" w:sz="4" w:space="0" w:color="auto"/>
                  <w:right w:val="single" w:sz="4" w:space="0" w:color="auto"/>
                </w:tcBorders>
                <w:shd w:val="clear" w:color="auto" w:fill="auto"/>
                <w:hideMark/>
              </w:tcPr>
            </w:tcPrChange>
          </w:tcPr>
          <w:p w14:paraId="50AA3A67" w14:textId="77777777" w:rsidR="001873A6" w:rsidRPr="00B053AF" w:rsidRDefault="001873A6">
            <w:pPr>
              <w:rPr>
                <w:ins w:id="28056" w:author="James Vu" w:date="2024-04-18T23:33:00Z"/>
                <w:b/>
                <w:bCs/>
                <w:color w:val="000000"/>
                <w:rPrChange w:id="28057" w:author="James Vu" w:date="2024-04-18T23:51:00Z">
                  <w:rPr>
                    <w:ins w:id="28058" w:author="James Vu" w:date="2024-04-18T23:33:00Z"/>
                    <w:b/>
                    <w:bCs/>
                    <w:color w:val="000000"/>
                    <w:sz w:val="22"/>
                    <w:szCs w:val="22"/>
                  </w:rPr>
                </w:rPrChange>
              </w:rPr>
            </w:pPr>
            <w:ins w:id="28059" w:author="James Vu" w:date="2024-04-18T23:33:00Z">
              <w:r w:rsidRPr="00B053AF">
                <w:rPr>
                  <w:b/>
                  <w:bCs/>
                  <w:color w:val="000000"/>
                  <w:rPrChange w:id="28060" w:author="James Vu" w:date="2024-04-18T23:51:00Z">
                    <w:rPr>
                      <w:b/>
                      <w:bCs/>
                      <w:color w:val="000000"/>
                      <w:sz w:val="22"/>
                      <w:szCs w:val="22"/>
                    </w:rPr>
                  </w:rPrChange>
                </w:rPr>
                <w:t> </w:t>
              </w:r>
            </w:ins>
          </w:p>
        </w:tc>
      </w:tr>
      <w:tr w:rsidR="001873A6" w:rsidRPr="00B053AF" w14:paraId="5009908A" w14:textId="77777777" w:rsidTr="00B053AF">
        <w:tblPrEx>
          <w:tblW w:w="4624" w:type="pct"/>
          <w:jc w:val="center"/>
          <w:tblCellMar>
            <w:left w:w="0" w:type="dxa"/>
            <w:right w:w="0" w:type="dxa"/>
          </w:tblCellMar>
          <w:tblPrExChange w:id="28061" w:author="James Vu" w:date="2024-04-18T23:51:00Z">
            <w:tblPrEx>
              <w:tblW w:w="14375" w:type="dxa"/>
              <w:tblCellMar>
                <w:left w:w="0" w:type="dxa"/>
                <w:right w:w="0" w:type="dxa"/>
              </w:tblCellMar>
            </w:tblPrEx>
          </w:tblPrExChange>
        </w:tblPrEx>
        <w:trPr>
          <w:gridAfter w:val="1"/>
          <w:wAfter w:w="968" w:type="dxa"/>
          <w:trHeight w:val="292"/>
          <w:jc w:val="center"/>
          <w:ins w:id="28062" w:author="James Vu" w:date="2024-04-18T23:33:00Z"/>
          <w:trPrChange w:id="28063"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hideMark/>
            <w:tcPrChange w:id="28064"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hideMark/>
              </w:tcPr>
            </w:tcPrChange>
          </w:tcPr>
          <w:p w14:paraId="7310DD97" w14:textId="77777777" w:rsidR="001873A6" w:rsidRPr="00B053AF" w:rsidRDefault="001873A6">
            <w:pPr>
              <w:jc w:val="center"/>
              <w:rPr>
                <w:ins w:id="28065" w:author="James Vu" w:date="2024-04-18T23:33:00Z"/>
                <w:color w:val="000000"/>
                <w:rPrChange w:id="28066" w:author="James Vu" w:date="2024-04-18T23:51:00Z">
                  <w:rPr>
                    <w:ins w:id="28067" w:author="James Vu" w:date="2024-04-18T23:33:00Z"/>
                    <w:color w:val="000000"/>
                    <w:sz w:val="22"/>
                    <w:szCs w:val="22"/>
                  </w:rPr>
                </w:rPrChange>
              </w:rPr>
            </w:pPr>
            <w:ins w:id="28068" w:author="James Vu" w:date="2024-04-18T23:33:00Z">
              <w:r w:rsidRPr="00B053AF">
                <w:rPr>
                  <w:color w:val="000000"/>
                  <w:rPrChange w:id="28069" w:author="James Vu" w:date="2024-04-18T23:51:00Z">
                    <w:rPr>
                      <w:color w:val="000000"/>
                      <w:sz w:val="22"/>
                      <w:szCs w:val="22"/>
                    </w:rPr>
                  </w:rPrChange>
                </w:rPr>
                <w:t>1</w:t>
              </w:r>
            </w:ins>
          </w:p>
        </w:tc>
        <w:tc>
          <w:tcPr>
            <w:tcW w:w="2010" w:type="pct"/>
            <w:gridSpan w:val="2"/>
            <w:tcBorders>
              <w:top w:val="nil"/>
              <w:left w:val="nil"/>
              <w:bottom w:val="single" w:sz="4" w:space="0" w:color="auto"/>
              <w:right w:val="single" w:sz="4" w:space="0" w:color="auto"/>
            </w:tcBorders>
            <w:shd w:val="clear" w:color="auto" w:fill="auto"/>
            <w:hideMark/>
            <w:tcPrChange w:id="28070" w:author="James Vu" w:date="2024-04-18T23:51:00Z">
              <w:tcPr>
                <w:tcW w:w="0" w:type="auto"/>
                <w:gridSpan w:val="6"/>
                <w:tcBorders>
                  <w:top w:val="nil"/>
                  <w:left w:val="nil"/>
                  <w:bottom w:val="single" w:sz="4" w:space="0" w:color="auto"/>
                  <w:right w:val="single" w:sz="4" w:space="0" w:color="auto"/>
                </w:tcBorders>
                <w:shd w:val="clear" w:color="auto" w:fill="auto"/>
                <w:hideMark/>
              </w:tcPr>
            </w:tcPrChange>
          </w:tcPr>
          <w:p w14:paraId="6911D8AC" w14:textId="77777777" w:rsidR="001873A6" w:rsidRPr="00B053AF" w:rsidRDefault="001873A6">
            <w:pPr>
              <w:rPr>
                <w:ins w:id="28071" w:author="James Vu" w:date="2024-04-18T23:33:00Z"/>
                <w:color w:val="000000"/>
                <w:rPrChange w:id="28072" w:author="James Vu" w:date="2024-04-18T23:51:00Z">
                  <w:rPr>
                    <w:ins w:id="28073" w:author="James Vu" w:date="2024-04-18T23:33:00Z"/>
                    <w:color w:val="000000"/>
                    <w:sz w:val="22"/>
                    <w:szCs w:val="22"/>
                  </w:rPr>
                </w:rPrChange>
              </w:rPr>
            </w:pPr>
            <w:ins w:id="28074" w:author="James Vu" w:date="2024-04-18T23:33:00Z">
              <w:r w:rsidRPr="00B053AF">
                <w:rPr>
                  <w:color w:val="000000"/>
                  <w:rPrChange w:id="28075" w:author="James Vu" w:date="2024-04-18T23:51:00Z">
                    <w:rPr>
                      <w:color w:val="000000"/>
                      <w:sz w:val="22"/>
                      <w:szCs w:val="22"/>
                    </w:rPr>
                  </w:rPrChange>
                </w:rPr>
                <w:t>Chi phí Vật liệu</w:t>
              </w:r>
            </w:ins>
          </w:p>
        </w:tc>
        <w:tc>
          <w:tcPr>
            <w:tcW w:w="0" w:type="auto"/>
            <w:tcBorders>
              <w:top w:val="nil"/>
              <w:left w:val="nil"/>
              <w:bottom w:val="single" w:sz="4" w:space="0" w:color="auto"/>
              <w:right w:val="single" w:sz="4" w:space="0" w:color="auto"/>
            </w:tcBorders>
            <w:shd w:val="clear" w:color="auto" w:fill="auto"/>
            <w:hideMark/>
            <w:tcPrChange w:id="28076" w:author="James Vu" w:date="2024-04-18T23:51:00Z">
              <w:tcPr>
                <w:tcW w:w="0" w:type="auto"/>
                <w:gridSpan w:val="2"/>
                <w:tcBorders>
                  <w:top w:val="nil"/>
                  <w:left w:val="nil"/>
                  <w:bottom w:val="single" w:sz="4" w:space="0" w:color="auto"/>
                  <w:right w:val="single" w:sz="4" w:space="0" w:color="auto"/>
                </w:tcBorders>
                <w:shd w:val="clear" w:color="auto" w:fill="auto"/>
                <w:hideMark/>
              </w:tcPr>
            </w:tcPrChange>
          </w:tcPr>
          <w:p w14:paraId="6CB23132" w14:textId="77777777" w:rsidR="001873A6" w:rsidRPr="00B053AF" w:rsidRDefault="001873A6">
            <w:pPr>
              <w:jc w:val="center"/>
              <w:rPr>
                <w:ins w:id="28077" w:author="James Vu" w:date="2024-04-18T23:33:00Z"/>
                <w:color w:val="000000"/>
                <w:rPrChange w:id="28078" w:author="James Vu" w:date="2024-04-18T23:51:00Z">
                  <w:rPr>
                    <w:ins w:id="28079" w:author="James Vu" w:date="2024-04-18T23:33:00Z"/>
                    <w:color w:val="000000"/>
                    <w:sz w:val="22"/>
                    <w:szCs w:val="22"/>
                  </w:rPr>
                </w:rPrChange>
              </w:rPr>
            </w:pPr>
            <w:ins w:id="28080" w:author="James Vu" w:date="2024-04-18T23:33:00Z">
              <w:r w:rsidRPr="00B053AF">
                <w:rPr>
                  <w:color w:val="000000"/>
                  <w:rPrChange w:id="28081" w:author="James Vu" w:date="2024-04-18T23:51:00Z">
                    <w:rPr>
                      <w:color w:val="000000"/>
                      <w:sz w:val="22"/>
                      <w:szCs w:val="22"/>
                    </w:rPr>
                  </w:rPrChange>
                </w:rPr>
                <w:t>VL</w:t>
              </w:r>
            </w:ins>
          </w:p>
        </w:tc>
        <w:tc>
          <w:tcPr>
            <w:tcW w:w="0" w:type="auto"/>
            <w:tcBorders>
              <w:top w:val="nil"/>
              <w:left w:val="nil"/>
              <w:bottom w:val="single" w:sz="4" w:space="0" w:color="auto"/>
              <w:right w:val="single" w:sz="4" w:space="0" w:color="auto"/>
            </w:tcBorders>
            <w:shd w:val="clear" w:color="auto" w:fill="auto"/>
            <w:hideMark/>
            <w:tcPrChange w:id="28082" w:author="James Vu" w:date="2024-04-18T23:51:00Z">
              <w:tcPr>
                <w:tcW w:w="0" w:type="auto"/>
                <w:gridSpan w:val="4"/>
                <w:tcBorders>
                  <w:top w:val="nil"/>
                  <w:left w:val="nil"/>
                  <w:bottom w:val="single" w:sz="4" w:space="0" w:color="auto"/>
                  <w:right w:val="single" w:sz="4" w:space="0" w:color="auto"/>
                </w:tcBorders>
                <w:shd w:val="clear" w:color="auto" w:fill="auto"/>
                <w:hideMark/>
              </w:tcPr>
            </w:tcPrChange>
          </w:tcPr>
          <w:p w14:paraId="0B164EE4" w14:textId="77777777" w:rsidR="001873A6" w:rsidRPr="00B053AF" w:rsidRDefault="001873A6">
            <w:pPr>
              <w:jc w:val="center"/>
              <w:rPr>
                <w:ins w:id="28083" w:author="James Vu" w:date="2024-04-18T23:33:00Z"/>
                <w:color w:val="000000"/>
                <w:rPrChange w:id="28084" w:author="James Vu" w:date="2024-04-18T23:51:00Z">
                  <w:rPr>
                    <w:ins w:id="28085" w:author="James Vu" w:date="2024-04-18T23:33:00Z"/>
                    <w:color w:val="000000"/>
                    <w:sz w:val="22"/>
                    <w:szCs w:val="22"/>
                  </w:rPr>
                </w:rPrChange>
              </w:rPr>
            </w:pPr>
            <w:ins w:id="28086" w:author="James Vu" w:date="2024-04-18T23:33:00Z">
              <w:r w:rsidRPr="00B053AF">
                <w:rPr>
                  <w:color w:val="000000"/>
                  <w:rPrChange w:id="28087" w:author="James Vu" w:date="2024-04-18T23:51:00Z">
                    <w:rPr>
                      <w:color w:val="000000"/>
                      <w:sz w:val="22"/>
                      <w:szCs w:val="22"/>
                    </w:rPr>
                  </w:rPrChange>
                </w:rPr>
                <w:t>Bảng chi phí vật liệu</w:t>
              </w:r>
            </w:ins>
          </w:p>
        </w:tc>
        <w:tc>
          <w:tcPr>
            <w:tcW w:w="0" w:type="auto"/>
            <w:tcBorders>
              <w:top w:val="nil"/>
              <w:left w:val="nil"/>
              <w:bottom w:val="single" w:sz="4" w:space="0" w:color="auto"/>
              <w:right w:val="single" w:sz="4" w:space="0" w:color="auto"/>
            </w:tcBorders>
            <w:shd w:val="clear" w:color="auto" w:fill="auto"/>
            <w:hideMark/>
            <w:tcPrChange w:id="28088" w:author="James Vu" w:date="2024-04-18T23:51:00Z">
              <w:tcPr>
                <w:tcW w:w="0" w:type="auto"/>
                <w:gridSpan w:val="3"/>
                <w:tcBorders>
                  <w:top w:val="nil"/>
                  <w:left w:val="nil"/>
                  <w:bottom w:val="single" w:sz="4" w:space="0" w:color="auto"/>
                  <w:right w:val="single" w:sz="4" w:space="0" w:color="auto"/>
                </w:tcBorders>
                <w:shd w:val="clear" w:color="auto" w:fill="auto"/>
                <w:hideMark/>
              </w:tcPr>
            </w:tcPrChange>
          </w:tcPr>
          <w:p w14:paraId="71DD40BD" w14:textId="77777777" w:rsidR="001873A6" w:rsidRPr="00B053AF" w:rsidRDefault="001873A6">
            <w:pPr>
              <w:jc w:val="right"/>
              <w:rPr>
                <w:ins w:id="28089" w:author="James Vu" w:date="2024-04-18T23:33:00Z"/>
                <w:color w:val="000000"/>
                <w:rPrChange w:id="28090" w:author="James Vu" w:date="2024-04-18T23:51:00Z">
                  <w:rPr>
                    <w:ins w:id="28091" w:author="James Vu" w:date="2024-04-18T23:33:00Z"/>
                    <w:color w:val="000000"/>
                    <w:sz w:val="22"/>
                    <w:szCs w:val="22"/>
                  </w:rPr>
                </w:rPrChange>
              </w:rPr>
            </w:pPr>
            <w:ins w:id="28092" w:author="James Vu" w:date="2024-04-18T23:33:00Z">
              <w:r w:rsidRPr="00B053AF">
                <w:rPr>
                  <w:color w:val="000000"/>
                  <w:rPrChange w:id="28093" w:author="James Vu" w:date="2024-04-18T23:51:00Z">
                    <w:rPr>
                      <w:color w:val="000000"/>
                      <w:sz w:val="22"/>
                      <w:szCs w:val="22"/>
                    </w:rPr>
                  </w:rPrChange>
                </w:rPr>
                <w:t xml:space="preserve">0 </w:t>
              </w:r>
            </w:ins>
          </w:p>
        </w:tc>
      </w:tr>
      <w:tr w:rsidR="001873A6" w:rsidRPr="00B053AF" w14:paraId="4563AB0A" w14:textId="77777777" w:rsidTr="00B053AF">
        <w:tblPrEx>
          <w:tblW w:w="4624" w:type="pct"/>
          <w:jc w:val="center"/>
          <w:tblCellMar>
            <w:left w:w="0" w:type="dxa"/>
            <w:right w:w="0" w:type="dxa"/>
          </w:tblCellMar>
          <w:tblPrExChange w:id="28094" w:author="James Vu" w:date="2024-04-18T23:51:00Z">
            <w:tblPrEx>
              <w:tblW w:w="14375" w:type="dxa"/>
              <w:tblCellMar>
                <w:left w:w="0" w:type="dxa"/>
                <w:right w:w="0" w:type="dxa"/>
              </w:tblCellMar>
            </w:tblPrEx>
          </w:tblPrExChange>
        </w:tblPrEx>
        <w:trPr>
          <w:gridAfter w:val="1"/>
          <w:wAfter w:w="968" w:type="dxa"/>
          <w:trHeight w:val="292"/>
          <w:jc w:val="center"/>
          <w:ins w:id="28095" w:author="James Vu" w:date="2024-04-18T23:33:00Z"/>
          <w:trPrChange w:id="28096"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hideMark/>
            <w:tcPrChange w:id="28097"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hideMark/>
              </w:tcPr>
            </w:tcPrChange>
          </w:tcPr>
          <w:p w14:paraId="19FADDF8" w14:textId="77777777" w:rsidR="001873A6" w:rsidRPr="00B053AF" w:rsidRDefault="001873A6">
            <w:pPr>
              <w:jc w:val="center"/>
              <w:rPr>
                <w:ins w:id="28098" w:author="James Vu" w:date="2024-04-18T23:33:00Z"/>
                <w:color w:val="000000"/>
                <w:rPrChange w:id="28099" w:author="James Vu" w:date="2024-04-18T23:51:00Z">
                  <w:rPr>
                    <w:ins w:id="28100" w:author="James Vu" w:date="2024-04-18T23:33:00Z"/>
                    <w:color w:val="000000"/>
                    <w:sz w:val="22"/>
                    <w:szCs w:val="22"/>
                  </w:rPr>
                </w:rPrChange>
              </w:rPr>
            </w:pPr>
            <w:ins w:id="28101" w:author="James Vu" w:date="2024-04-18T23:33:00Z">
              <w:r w:rsidRPr="00B053AF">
                <w:rPr>
                  <w:color w:val="000000"/>
                  <w:rPrChange w:id="28102" w:author="James Vu" w:date="2024-04-18T23:51:00Z">
                    <w:rPr>
                      <w:color w:val="000000"/>
                      <w:sz w:val="22"/>
                      <w:szCs w:val="22"/>
                    </w:rPr>
                  </w:rPrChange>
                </w:rPr>
                <w:t>2</w:t>
              </w:r>
            </w:ins>
          </w:p>
        </w:tc>
        <w:tc>
          <w:tcPr>
            <w:tcW w:w="2010" w:type="pct"/>
            <w:gridSpan w:val="2"/>
            <w:tcBorders>
              <w:top w:val="nil"/>
              <w:left w:val="nil"/>
              <w:bottom w:val="single" w:sz="4" w:space="0" w:color="auto"/>
              <w:right w:val="single" w:sz="4" w:space="0" w:color="auto"/>
            </w:tcBorders>
            <w:shd w:val="clear" w:color="auto" w:fill="auto"/>
            <w:hideMark/>
            <w:tcPrChange w:id="28103" w:author="James Vu" w:date="2024-04-18T23:51:00Z">
              <w:tcPr>
                <w:tcW w:w="0" w:type="auto"/>
                <w:gridSpan w:val="6"/>
                <w:tcBorders>
                  <w:top w:val="nil"/>
                  <w:left w:val="nil"/>
                  <w:bottom w:val="single" w:sz="4" w:space="0" w:color="auto"/>
                  <w:right w:val="single" w:sz="4" w:space="0" w:color="auto"/>
                </w:tcBorders>
                <w:shd w:val="clear" w:color="auto" w:fill="auto"/>
                <w:hideMark/>
              </w:tcPr>
            </w:tcPrChange>
          </w:tcPr>
          <w:p w14:paraId="482232C8" w14:textId="77777777" w:rsidR="001873A6" w:rsidRPr="00B053AF" w:rsidRDefault="001873A6">
            <w:pPr>
              <w:rPr>
                <w:ins w:id="28104" w:author="James Vu" w:date="2024-04-18T23:33:00Z"/>
                <w:color w:val="000000"/>
                <w:rPrChange w:id="28105" w:author="James Vu" w:date="2024-04-18T23:51:00Z">
                  <w:rPr>
                    <w:ins w:id="28106" w:author="James Vu" w:date="2024-04-18T23:33:00Z"/>
                    <w:color w:val="000000"/>
                    <w:sz w:val="22"/>
                    <w:szCs w:val="22"/>
                  </w:rPr>
                </w:rPrChange>
              </w:rPr>
            </w:pPr>
            <w:ins w:id="28107" w:author="James Vu" w:date="2024-04-18T23:33:00Z">
              <w:r w:rsidRPr="00B053AF">
                <w:rPr>
                  <w:color w:val="000000"/>
                  <w:rPrChange w:id="28108" w:author="James Vu" w:date="2024-04-18T23:51:00Z">
                    <w:rPr>
                      <w:color w:val="000000"/>
                      <w:sz w:val="22"/>
                      <w:szCs w:val="22"/>
                    </w:rPr>
                  </w:rPrChange>
                </w:rPr>
                <w:t>Chi phí Nhân công</w:t>
              </w:r>
            </w:ins>
          </w:p>
        </w:tc>
        <w:tc>
          <w:tcPr>
            <w:tcW w:w="0" w:type="auto"/>
            <w:tcBorders>
              <w:top w:val="nil"/>
              <w:left w:val="nil"/>
              <w:bottom w:val="single" w:sz="4" w:space="0" w:color="auto"/>
              <w:right w:val="single" w:sz="4" w:space="0" w:color="auto"/>
            </w:tcBorders>
            <w:shd w:val="clear" w:color="auto" w:fill="auto"/>
            <w:hideMark/>
            <w:tcPrChange w:id="28109" w:author="James Vu" w:date="2024-04-18T23:51:00Z">
              <w:tcPr>
                <w:tcW w:w="0" w:type="auto"/>
                <w:gridSpan w:val="2"/>
                <w:tcBorders>
                  <w:top w:val="nil"/>
                  <w:left w:val="nil"/>
                  <w:bottom w:val="single" w:sz="4" w:space="0" w:color="auto"/>
                  <w:right w:val="single" w:sz="4" w:space="0" w:color="auto"/>
                </w:tcBorders>
                <w:shd w:val="clear" w:color="auto" w:fill="auto"/>
                <w:hideMark/>
              </w:tcPr>
            </w:tcPrChange>
          </w:tcPr>
          <w:p w14:paraId="63030BA1" w14:textId="77777777" w:rsidR="001873A6" w:rsidRPr="00B053AF" w:rsidRDefault="001873A6">
            <w:pPr>
              <w:jc w:val="center"/>
              <w:rPr>
                <w:ins w:id="28110" w:author="James Vu" w:date="2024-04-18T23:33:00Z"/>
                <w:color w:val="000000"/>
                <w:rPrChange w:id="28111" w:author="James Vu" w:date="2024-04-18T23:51:00Z">
                  <w:rPr>
                    <w:ins w:id="28112" w:author="James Vu" w:date="2024-04-18T23:33:00Z"/>
                    <w:color w:val="000000"/>
                    <w:sz w:val="22"/>
                    <w:szCs w:val="22"/>
                  </w:rPr>
                </w:rPrChange>
              </w:rPr>
            </w:pPr>
            <w:ins w:id="28113" w:author="James Vu" w:date="2024-04-18T23:33:00Z">
              <w:r w:rsidRPr="00B053AF">
                <w:rPr>
                  <w:color w:val="000000"/>
                  <w:rPrChange w:id="28114" w:author="James Vu" w:date="2024-04-18T23:51:00Z">
                    <w:rPr>
                      <w:color w:val="000000"/>
                      <w:sz w:val="22"/>
                      <w:szCs w:val="22"/>
                    </w:rPr>
                  </w:rPrChange>
                </w:rPr>
                <w:t>NC</w:t>
              </w:r>
            </w:ins>
          </w:p>
        </w:tc>
        <w:tc>
          <w:tcPr>
            <w:tcW w:w="0" w:type="auto"/>
            <w:tcBorders>
              <w:top w:val="nil"/>
              <w:left w:val="nil"/>
              <w:bottom w:val="single" w:sz="4" w:space="0" w:color="auto"/>
              <w:right w:val="single" w:sz="4" w:space="0" w:color="auto"/>
            </w:tcBorders>
            <w:shd w:val="clear" w:color="auto" w:fill="auto"/>
            <w:hideMark/>
            <w:tcPrChange w:id="28115" w:author="James Vu" w:date="2024-04-18T23:51:00Z">
              <w:tcPr>
                <w:tcW w:w="0" w:type="auto"/>
                <w:gridSpan w:val="4"/>
                <w:tcBorders>
                  <w:top w:val="nil"/>
                  <w:left w:val="nil"/>
                  <w:bottom w:val="single" w:sz="4" w:space="0" w:color="auto"/>
                  <w:right w:val="single" w:sz="4" w:space="0" w:color="auto"/>
                </w:tcBorders>
                <w:shd w:val="clear" w:color="auto" w:fill="auto"/>
                <w:hideMark/>
              </w:tcPr>
            </w:tcPrChange>
          </w:tcPr>
          <w:p w14:paraId="06E20BB0" w14:textId="77777777" w:rsidR="001873A6" w:rsidRPr="00B053AF" w:rsidRDefault="001873A6">
            <w:pPr>
              <w:jc w:val="center"/>
              <w:rPr>
                <w:ins w:id="28116" w:author="James Vu" w:date="2024-04-18T23:33:00Z"/>
                <w:color w:val="000000"/>
                <w:rPrChange w:id="28117" w:author="James Vu" w:date="2024-04-18T23:51:00Z">
                  <w:rPr>
                    <w:ins w:id="28118" w:author="James Vu" w:date="2024-04-18T23:33:00Z"/>
                    <w:color w:val="000000"/>
                    <w:sz w:val="22"/>
                    <w:szCs w:val="22"/>
                  </w:rPr>
                </w:rPrChange>
              </w:rPr>
            </w:pPr>
            <w:ins w:id="28119" w:author="James Vu" w:date="2024-04-18T23:33:00Z">
              <w:r w:rsidRPr="00B053AF">
                <w:rPr>
                  <w:color w:val="000000"/>
                  <w:rPrChange w:id="28120" w:author="James Vu" w:date="2024-04-18T23:51:00Z">
                    <w:rPr>
                      <w:color w:val="000000"/>
                      <w:sz w:val="22"/>
                      <w:szCs w:val="22"/>
                    </w:rPr>
                  </w:rPrChange>
                </w:rPr>
                <w:t>Bảng chi phí nhân công</w:t>
              </w:r>
            </w:ins>
          </w:p>
        </w:tc>
        <w:tc>
          <w:tcPr>
            <w:tcW w:w="0" w:type="auto"/>
            <w:tcBorders>
              <w:top w:val="nil"/>
              <w:left w:val="nil"/>
              <w:bottom w:val="single" w:sz="4" w:space="0" w:color="auto"/>
              <w:right w:val="single" w:sz="4" w:space="0" w:color="auto"/>
            </w:tcBorders>
            <w:shd w:val="clear" w:color="auto" w:fill="auto"/>
            <w:hideMark/>
            <w:tcPrChange w:id="28121" w:author="James Vu" w:date="2024-04-18T23:51:00Z">
              <w:tcPr>
                <w:tcW w:w="0" w:type="auto"/>
                <w:gridSpan w:val="3"/>
                <w:tcBorders>
                  <w:top w:val="nil"/>
                  <w:left w:val="nil"/>
                  <w:bottom w:val="single" w:sz="4" w:space="0" w:color="auto"/>
                  <w:right w:val="single" w:sz="4" w:space="0" w:color="auto"/>
                </w:tcBorders>
                <w:shd w:val="clear" w:color="auto" w:fill="auto"/>
                <w:hideMark/>
              </w:tcPr>
            </w:tcPrChange>
          </w:tcPr>
          <w:p w14:paraId="28E71D81" w14:textId="77777777" w:rsidR="001873A6" w:rsidRPr="00B053AF" w:rsidRDefault="001873A6">
            <w:pPr>
              <w:jc w:val="right"/>
              <w:rPr>
                <w:ins w:id="28122" w:author="James Vu" w:date="2024-04-18T23:33:00Z"/>
                <w:color w:val="000000"/>
                <w:rPrChange w:id="28123" w:author="James Vu" w:date="2024-04-18T23:51:00Z">
                  <w:rPr>
                    <w:ins w:id="28124" w:author="James Vu" w:date="2024-04-18T23:33:00Z"/>
                    <w:color w:val="000000"/>
                    <w:sz w:val="22"/>
                    <w:szCs w:val="22"/>
                  </w:rPr>
                </w:rPrChange>
              </w:rPr>
            </w:pPr>
            <w:ins w:id="28125" w:author="James Vu" w:date="2024-04-18T23:33:00Z">
              <w:r w:rsidRPr="00B053AF">
                <w:rPr>
                  <w:color w:val="000000"/>
                  <w:rPrChange w:id="28126" w:author="James Vu" w:date="2024-04-18T23:51:00Z">
                    <w:rPr>
                      <w:color w:val="000000"/>
                      <w:sz w:val="22"/>
                      <w:szCs w:val="22"/>
                    </w:rPr>
                  </w:rPrChange>
                </w:rPr>
                <w:t xml:space="preserve">0 </w:t>
              </w:r>
            </w:ins>
          </w:p>
        </w:tc>
      </w:tr>
      <w:tr w:rsidR="001873A6" w:rsidRPr="00B053AF" w14:paraId="17A35EB9" w14:textId="77777777" w:rsidTr="00B053AF">
        <w:tblPrEx>
          <w:tblW w:w="4624" w:type="pct"/>
          <w:jc w:val="center"/>
          <w:tblCellMar>
            <w:left w:w="0" w:type="dxa"/>
            <w:right w:w="0" w:type="dxa"/>
          </w:tblCellMar>
          <w:tblPrExChange w:id="28127" w:author="James Vu" w:date="2024-04-18T23:51:00Z">
            <w:tblPrEx>
              <w:tblW w:w="14375" w:type="dxa"/>
              <w:tblCellMar>
                <w:left w:w="0" w:type="dxa"/>
                <w:right w:w="0" w:type="dxa"/>
              </w:tblCellMar>
            </w:tblPrEx>
          </w:tblPrExChange>
        </w:tblPrEx>
        <w:trPr>
          <w:gridAfter w:val="1"/>
          <w:wAfter w:w="968" w:type="dxa"/>
          <w:trHeight w:val="292"/>
          <w:jc w:val="center"/>
          <w:ins w:id="28128" w:author="James Vu" w:date="2024-04-18T23:33:00Z"/>
          <w:trPrChange w:id="28129"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hideMark/>
            <w:tcPrChange w:id="28130"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hideMark/>
              </w:tcPr>
            </w:tcPrChange>
          </w:tcPr>
          <w:p w14:paraId="1BA57BEC" w14:textId="77777777" w:rsidR="001873A6" w:rsidRPr="00B053AF" w:rsidRDefault="001873A6">
            <w:pPr>
              <w:jc w:val="center"/>
              <w:rPr>
                <w:ins w:id="28131" w:author="James Vu" w:date="2024-04-18T23:33:00Z"/>
                <w:color w:val="000000"/>
                <w:rPrChange w:id="28132" w:author="James Vu" w:date="2024-04-18T23:51:00Z">
                  <w:rPr>
                    <w:ins w:id="28133" w:author="James Vu" w:date="2024-04-18T23:33:00Z"/>
                    <w:color w:val="000000"/>
                    <w:sz w:val="22"/>
                    <w:szCs w:val="22"/>
                  </w:rPr>
                </w:rPrChange>
              </w:rPr>
            </w:pPr>
            <w:ins w:id="28134" w:author="James Vu" w:date="2024-04-18T23:33:00Z">
              <w:r w:rsidRPr="00B053AF">
                <w:rPr>
                  <w:color w:val="000000"/>
                  <w:rPrChange w:id="28135" w:author="James Vu" w:date="2024-04-18T23:51:00Z">
                    <w:rPr>
                      <w:color w:val="000000"/>
                      <w:sz w:val="22"/>
                      <w:szCs w:val="22"/>
                    </w:rPr>
                  </w:rPrChange>
                </w:rPr>
                <w:t>3</w:t>
              </w:r>
            </w:ins>
          </w:p>
        </w:tc>
        <w:tc>
          <w:tcPr>
            <w:tcW w:w="2010" w:type="pct"/>
            <w:gridSpan w:val="2"/>
            <w:tcBorders>
              <w:top w:val="nil"/>
              <w:left w:val="nil"/>
              <w:bottom w:val="single" w:sz="4" w:space="0" w:color="auto"/>
              <w:right w:val="single" w:sz="4" w:space="0" w:color="auto"/>
            </w:tcBorders>
            <w:shd w:val="clear" w:color="auto" w:fill="auto"/>
            <w:hideMark/>
            <w:tcPrChange w:id="28136" w:author="James Vu" w:date="2024-04-18T23:51:00Z">
              <w:tcPr>
                <w:tcW w:w="0" w:type="auto"/>
                <w:gridSpan w:val="6"/>
                <w:tcBorders>
                  <w:top w:val="nil"/>
                  <w:left w:val="nil"/>
                  <w:bottom w:val="single" w:sz="4" w:space="0" w:color="auto"/>
                  <w:right w:val="single" w:sz="4" w:space="0" w:color="auto"/>
                </w:tcBorders>
                <w:shd w:val="clear" w:color="auto" w:fill="auto"/>
                <w:hideMark/>
              </w:tcPr>
            </w:tcPrChange>
          </w:tcPr>
          <w:p w14:paraId="368FC5AE" w14:textId="77777777" w:rsidR="001873A6" w:rsidRPr="00B053AF" w:rsidRDefault="001873A6">
            <w:pPr>
              <w:rPr>
                <w:ins w:id="28137" w:author="James Vu" w:date="2024-04-18T23:33:00Z"/>
                <w:color w:val="000000"/>
                <w:rPrChange w:id="28138" w:author="James Vu" w:date="2024-04-18T23:51:00Z">
                  <w:rPr>
                    <w:ins w:id="28139" w:author="James Vu" w:date="2024-04-18T23:33:00Z"/>
                    <w:color w:val="000000"/>
                    <w:sz w:val="22"/>
                    <w:szCs w:val="22"/>
                  </w:rPr>
                </w:rPrChange>
              </w:rPr>
            </w:pPr>
            <w:ins w:id="28140" w:author="James Vu" w:date="2024-04-18T23:33:00Z">
              <w:r w:rsidRPr="00B053AF">
                <w:rPr>
                  <w:color w:val="000000"/>
                  <w:rPrChange w:id="28141" w:author="James Vu" w:date="2024-04-18T23:51:00Z">
                    <w:rPr>
                      <w:color w:val="000000"/>
                      <w:sz w:val="22"/>
                      <w:szCs w:val="22"/>
                    </w:rPr>
                  </w:rPrChange>
                </w:rPr>
                <w:t>Chi phí Máy thi công</w:t>
              </w:r>
            </w:ins>
          </w:p>
        </w:tc>
        <w:tc>
          <w:tcPr>
            <w:tcW w:w="0" w:type="auto"/>
            <w:tcBorders>
              <w:top w:val="nil"/>
              <w:left w:val="nil"/>
              <w:bottom w:val="single" w:sz="4" w:space="0" w:color="auto"/>
              <w:right w:val="single" w:sz="4" w:space="0" w:color="auto"/>
            </w:tcBorders>
            <w:shd w:val="clear" w:color="auto" w:fill="auto"/>
            <w:hideMark/>
            <w:tcPrChange w:id="28142" w:author="James Vu" w:date="2024-04-18T23:51:00Z">
              <w:tcPr>
                <w:tcW w:w="0" w:type="auto"/>
                <w:gridSpan w:val="2"/>
                <w:tcBorders>
                  <w:top w:val="nil"/>
                  <w:left w:val="nil"/>
                  <w:bottom w:val="single" w:sz="4" w:space="0" w:color="auto"/>
                  <w:right w:val="single" w:sz="4" w:space="0" w:color="auto"/>
                </w:tcBorders>
                <w:shd w:val="clear" w:color="auto" w:fill="auto"/>
                <w:hideMark/>
              </w:tcPr>
            </w:tcPrChange>
          </w:tcPr>
          <w:p w14:paraId="449F7FD9" w14:textId="77777777" w:rsidR="001873A6" w:rsidRPr="00B053AF" w:rsidRDefault="001873A6">
            <w:pPr>
              <w:jc w:val="center"/>
              <w:rPr>
                <w:ins w:id="28143" w:author="James Vu" w:date="2024-04-18T23:33:00Z"/>
                <w:color w:val="000000"/>
                <w:rPrChange w:id="28144" w:author="James Vu" w:date="2024-04-18T23:51:00Z">
                  <w:rPr>
                    <w:ins w:id="28145" w:author="James Vu" w:date="2024-04-18T23:33:00Z"/>
                    <w:color w:val="000000"/>
                    <w:sz w:val="22"/>
                    <w:szCs w:val="22"/>
                  </w:rPr>
                </w:rPrChange>
              </w:rPr>
            </w:pPr>
            <w:ins w:id="28146" w:author="James Vu" w:date="2024-04-18T23:33:00Z">
              <w:r w:rsidRPr="00B053AF">
                <w:rPr>
                  <w:color w:val="000000"/>
                  <w:rPrChange w:id="28147" w:author="James Vu" w:date="2024-04-18T23:51:00Z">
                    <w:rPr>
                      <w:color w:val="000000"/>
                      <w:sz w:val="22"/>
                      <w:szCs w:val="22"/>
                    </w:rPr>
                  </w:rPrChange>
                </w:rPr>
                <w:t>M</w:t>
              </w:r>
            </w:ins>
          </w:p>
        </w:tc>
        <w:tc>
          <w:tcPr>
            <w:tcW w:w="0" w:type="auto"/>
            <w:tcBorders>
              <w:top w:val="nil"/>
              <w:left w:val="nil"/>
              <w:bottom w:val="single" w:sz="4" w:space="0" w:color="auto"/>
              <w:right w:val="single" w:sz="4" w:space="0" w:color="auto"/>
            </w:tcBorders>
            <w:shd w:val="clear" w:color="auto" w:fill="auto"/>
            <w:hideMark/>
            <w:tcPrChange w:id="28148" w:author="James Vu" w:date="2024-04-18T23:51:00Z">
              <w:tcPr>
                <w:tcW w:w="0" w:type="auto"/>
                <w:gridSpan w:val="4"/>
                <w:tcBorders>
                  <w:top w:val="nil"/>
                  <w:left w:val="nil"/>
                  <w:bottom w:val="single" w:sz="4" w:space="0" w:color="auto"/>
                  <w:right w:val="single" w:sz="4" w:space="0" w:color="auto"/>
                </w:tcBorders>
                <w:shd w:val="clear" w:color="auto" w:fill="auto"/>
                <w:hideMark/>
              </w:tcPr>
            </w:tcPrChange>
          </w:tcPr>
          <w:p w14:paraId="35F8874B" w14:textId="77777777" w:rsidR="001873A6" w:rsidRPr="00B053AF" w:rsidRDefault="001873A6">
            <w:pPr>
              <w:jc w:val="center"/>
              <w:rPr>
                <w:ins w:id="28149" w:author="James Vu" w:date="2024-04-18T23:33:00Z"/>
                <w:color w:val="000000"/>
                <w:rPrChange w:id="28150" w:author="James Vu" w:date="2024-04-18T23:51:00Z">
                  <w:rPr>
                    <w:ins w:id="28151" w:author="James Vu" w:date="2024-04-18T23:33:00Z"/>
                    <w:color w:val="000000"/>
                    <w:sz w:val="22"/>
                    <w:szCs w:val="22"/>
                  </w:rPr>
                </w:rPrChange>
              </w:rPr>
            </w:pPr>
            <w:ins w:id="28152" w:author="James Vu" w:date="2024-04-18T23:33:00Z">
              <w:r w:rsidRPr="00B053AF">
                <w:rPr>
                  <w:color w:val="000000"/>
                  <w:rPrChange w:id="28153" w:author="James Vu" w:date="2024-04-18T23:51:00Z">
                    <w:rPr>
                      <w:color w:val="000000"/>
                      <w:sz w:val="22"/>
                      <w:szCs w:val="22"/>
                    </w:rPr>
                  </w:rPrChange>
                </w:rPr>
                <w:t>Bảng chi phí máy thi công</w:t>
              </w:r>
            </w:ins>
          </w:p>
        </w:tc>
        <w:tc>
          <w:tcPr>
            <w:tcW w:w="0" w:type="auto"/>
            <w:tcBorders>
              <w:top w:val="nil"/>
              <w:left w:val="nil"/>
              <w:bottom w:val="single" w:sz="4" w:space="0" w:color="auto"/>
              <w:right w:val="single" w:sz="4" w:space="0" w:color="auto"/>
            </w:tcBorders>
            <w:shd w:val="clear" w:color="auto" w:fill="auto"/>
            <w:hideMark/>
            <w:tcPrChange w:id="28154" w:author="James Vu" w:date="2024-04-18T23:51:00Z">
              <w:tcPr>
                <w:tcW w:w="0" w:type="auto"/>
                <w:gridSpan w:val="3"/>
                <w:tcBorders>
                  <w:top w:val="nil"/>
                  <w:left w:val="nil"/>
                  <w:bottom w:val="single" w:sz="4" w:space="0" w:color="auto"/>
                  <w:right w:val="single" w:sz="4" w:space="0" w:color="auto"/>
                </w:tcBorders>
                <w:shd w:val="clear" w:color="auto" w:fill="auto"/>
                <w:hideMark/>
              </w:tcPr>
            </w:tcPrChange>
          </w:tcPr>
          <w:p w14:paraId="1A6B0B76" w14:textId="77777777" w:rsidR="001873A6" w:rsidRPr="00B053AF" w:rsidRDefault="001873A6">
            <w:pPr>
              <w:jc w:val="right"/>
              <w:rPr>
                <w:ins w:id="28155" w:author="James Vu" w:date="2024-04-18T23:33:00Z"/>
                <w:color w:val="000000"/>
                <w:rPrChange w:id="28156" w:author="James Vu" w:date="2024-04-18T23:51:00Z">
                  <w:rPr>
                    <w:ins w:id="28157" w:author="James Vu" w:date="2024-04-18T23:33:00Z"/>
                    <w:color w:val="000000"/>
                    <w:sz w:val="22"/>
                    <w:szCs w:val="22"/>
                  </w:rPr>
                </w:rPrChange>
              </w:rPr>
            </w:pPr>
            <w:ins w:id="28158" w:author="James Vu" w:date="2024-04-18T23:33:00Z">
              <w:r w:rsidRPr="00B053AF">
                <w:rPr>
                  <w:color w:val="000000"/>
                  <w:rPrChange w:id="28159" w:author="James Vu" w:date="2024-04-18T23:51:00Z">
                    <w:rPr>
                      <w:color w:val="000000"/>
                      <w:sz w:val="22"/>
                      <w:szCs w:val="22"/>
                    </w:rPr>
                  </w:rPrChange>
                </w:rPr>
                <w:t xml:space="preserve">0 </w:t>
              </w:r>
            </w:ins>
          </w:p>
        </w:tc>
      </w:tr>
      <w:tr w:rsidR="001873A6" w:rsidRPr="00B053AF" w14:paraId="18C0C470" w14:textId="77777777" w:rsidTr="00B053AF">
        <w:tblPrEx>
          <w:tblW w:w="4624" w:type="pct"/>
          <w:jc w:val="center"/>
          <w:tblCellMar>
            <w:left w:w="0" w:type="dxa"/>
            <w:right w:w="0" w:type="dxa"/>
          </w:tblCellMar>
          <w:tblPrExChange w:id="28160" w:author="James Vu" w:date="2024-04-18T23:51:00Z">
            <w:tblPrEx>
              <w:tblW w:w="14375" w:type="dxa"/>
              <w:tblCellMar>
                <w:left w:w="0" w:type="dxa"/>
                <w:right w:w="0" w:type="dxa"/>
              </w:tblCellMar>
            </w:tblPrEx>
          </w:tblPrExChange>
        </w:tblPrEx>
        <w:trPr>
          <w:gridAfter w:val="1"/>
          <w:wAfter w:w="968" w:type="dxa"/>
          <w:trHeight w:val="292"/>
          <w:jc w:val="center"/>
          <w:ins w:id="28161" w:author="James Vu" w:date="2024-04-18T23:33:00Z"/>
          <w:trPrChange w:id="28162"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hideMark/>
            <w:tcPrChange w:id="28163"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hideMark/>
              </w:tcPr>
            </w:tcPrChange>
          </w:tcPr>
          <w:p w14:paraId="7175A32A" w14:textId="77777777" w:rsidR="001873A6" w:rsidRPr="00B053AF" w:rsidRDefault="001873A6">
            <w:pPr>
              <w:jc w:val="center"/>
              <w:rPr>
                <w:ins w:id="28164" w:author="James Vu" w:date="2024-04-18T23:33:00Z"/>
                <w:b/>
                <w:bCs/>
                <w:i/>
                <w:iCs/>
                <w:color w:val="000000"/>
                <w:rPrChange w:id="28165" w:author="James Vu" w:date="2024-04-18T23:51:00Z">
                  <w:rPr>
                    <w:ins w:id="28166" w:author="James Vu" w:date="2024-04-18T23:33:00Z"/>
                    <w:b/>
                    <w:bCs/>
                    <w:i/>
                    <w:iCs/>
                    <w:color w:val="000000"/>
                    <w:sz w:val="22"/>
                    <w:szCs w:val="22"/>
                  </w:rPr>
                </w:rPrChange>
              </w:rPr>
            </w:pPr>
            <w:ins w:id="28167" w:author="James Vu" w:date="2024-04-18T23:33:00Z">
              <w:r w:rsidRPr="00B053AF">
                <w:rPr>
                  <w:b/>
                  <w:bCs/>
                  <w:i/>
                  <w:iCs/>
                  <w:color w:val="000000"/>
                  <w:rPrChange w:id="28168" w:author="James Vu" w:date="2024-04-18T23:51:00Z">
                    <w:rPr>
                      <w:b/>
                      <w:bCs/>
                      <w:i/>
                      <w:iCs/>
                      <w:color w:val="000000"/>
                      <w:sz w:val="22"/>
                      <w:szCs w:val="22"/>
                    </w:rPr>
                  </w:rPrChange>
                </w:rPr>
                <w:t> </w:t>
              </w:r>
            </w:ins>
          </w:p>
        </w:tc>
        <w:tc>
          <w:tcPr>
            <w:tcW w:w="2010" w:type="pct"/>
            <w:gridSpan w:val="2"/>
            <w:tcBorders>
              <w:top w:val="nil"/>
              <w:left w:val="nil"/>
              <w:bottom w:val="single" w:sz="4" w:space="0" w:color="auto"/>
              <w:right w:val="single" w:sz="4" w:space="0" w:color="auto"/>
            </w:tcBorders>
            <w:shd w:val="clear" w:color="auto" w:fill="auto"/>
            <w:vAlign w:val="center"/>
            <w:hideMark/>
            <w:tcPrChange w:id="28169" w:author="James Vu" w:date="2024-04-18T23:51:00Z">
              <w:tcPr>
                <w:tcW w:w="0" w:type="auto"/>
                <w:gridSpan w:val="6"/>
                <w:tcBorders>
                  <w:top w:val="nil"/>
                  <w:left w:val="nil"/>
                  <w:bottom w:val="single" w:sz="4" w:space="0" w:color="auto"/>
                  <w:right w:val="single" w:sz="4" w:space="0" w:color="auto"/>
                </w:tcBorders>
                <w:shd w:val="clear" w:color="auto" w:fill="auto"/>
                <w:vAlign w:val="center"/>
                <w:hideMark/>
              </w:tcPr>
            </w:tcPrChange>
          </w:tcPr>
          <w:p w14:paraId="490178CB" w14:textId="77777777" w:rsidR="001873A6" w:rsidRPr="00B053AF" w:rsidRDefault="001873A6">
            <w:pPr>
              <w:rPr>
                <w:ins w:id="28170" w:author="James Vu" w:date="2024-04-18T23:33:00Z"/>
                <w:color w:val="000000"/>
                <w:rPrChange w:id="28171" w:author="James Vu" w:date="2024-04-18T23:51:00Z">
                  <w:rPr>
                    <w:ins w:id="28172" w:author="James Vu" w:date="2024-04-18T23:33:00Z"/>
                    <w:color w:val="000000"/>
                    <w:sz w:val="22"/>
                    <w:szCs w:val="22"/>
                  </w:rPr>
                </w:rPrChange>
              </w:rPr>
            </w:pPr>
            <w:ins w:id="28173" w:author="James Vu" w:date="2024-04-18T23:33:00Z">
              <w:r w:rsidRPr="00B053AF">
                <w:rPr>
                  <w:color w:val="000000"/>
                  <w:rPrChange w:id="28174" w:author="James Vu" w:date="2024-04-18T23:51:00Z">
                    <w:rPr>
                      <w:color w:val="000000"/>
                      <w:sz w:val="22"/>
                      <w:szCs w:val="22"/>
                    </w:rPr>
                  </w:rPrChange>
                </w:rPr>
                <w:t>Cộng chi phí trực tiếp</w:t>
              </w:r>
            </w:ins>
          </w:p>
        </w:tc>
        <w:tc>
          <w:tcPr>
            <w:tcW w:w="0" w:type="auto"/>
            <w:tcBorders>
              <w:top w:val="nil"/>
              <w:left w:val="nil"/>
              <w:bottom w:val="single" w:sz="4" w:space="0" w:color="auto"/>
              <w:right w:val="single" w:sz="4" w:space="0" w:color="auto"/>
            </w:tcBorders>
            <w:shd w:val="clear" w:color="auto" w:fill="auto"/>
            <w:hideMark/>
            <w:tcPrChange w:id="28175" w:author="James Vu" w:date="2024-04-18T23:51:00Z">
              <w:tcPr>
                <w:tcW w:w="0" w:type="auto"/>
                <w:gridSpan w:val="2"/>
                <w:tcBorders>
                  <w:top w:val="nil"/>
                  <w:left w:val="nil"/>
                  <w:bottom w:val="single" w:sz="4" w:space="0" w:color="auto"/>
                  <w:right w:val="single" w:sz="4" w:space="0" w:color="auto"/>
                </w:tcBorders>
                <w:shd w:val="clear" w:color="auto" w:fill="auto"/>
                <w:hideMark/>
              </w:tcPr>
            </w:tcPrChange>
          </w:tcPr>
          <w:p w14:paraId="5883EB39" w14:textId="77777777" w:rsidR="001873A6" w:rsidRPr="00B053AF" w:rsidRDefault="001873A6">
            <w:pPr>
              <w:jc w:val="center"/>
              <w:rPr>
                <w:ins w:id="28176" w:author="James Vu" w:date="2024-04-18T23:33:00Z"/>
                <w:color w:val="000000"/>
                <w:rPrChange w:id="28177" w:author="James Vu" w:date="2024-04-18T23:51:00Z">
                  <w:rPr>
                    <w:ins w:id="28178" w:author="James Vu" w:date="2024-04-18T23:33:00Z"/>
                    <w:color w:val="000000"/>
                    <w:sz w:val="22"/>
                    <w:szCs w:val="22"/>
                  </w:rPr>
                </w:rPrChange>
              </w:rPr>
            </w:pPr>
            <w:ins w:id="28179" w:author="James Vu" w:date="2024-04-18T23:33:00Z">
              <w:r w:rsidRPr="00B053AF">
                <w:rPr>
                  <w:color w:val="000000"/>
                  <w:rPrChange w:id="28180" w:author="James Vu" w:date="2024-04-18T23:51:00Z">
                    <w:rPr>
                      <w:color w:val="000000"/>
                      <w:sz w:val="22"/>
                      <w:szCs w:val="22"/>
                    </w:rPr>
                  </w:rPrChange>
                </w:rPr>
                <w:t>T</w:t>
              </w:r>
            </w:ins>
          </w:p>
        </w:tc>
        <w:tc>
          <w:tcPr>
            <w:tcW w:w="0" w:type="auto"/>
            <w:tcBorders>
              <w:top w:val="nil"/>
              <w:left w:val="nil"/>
              <w:bottom w:val="single" w:sz="4" w:space="0" w:color="auto"/>
              <w:right w:val="single" w:sz="4" w:space="0" w:color="auto"/>
            </w:tcBorders>
            <w:shd w:val="clear" w:color="auto" w:fill="auto"/>
            <w:hideMark/>
            <w:tcPrChange w:id="28181" w:author="James Vu" w:date="2024-04-18T23:51:00Z">
              <w:tcPr>
                <w:tcW w:w="0" w:type="auto"/>
                <w:gridSpan w:val="4"/>
                <w:tcBorders>
                  <w:top w:val="nil"/>
                  <w:left w:val="nil"/>
                  <w:bottom w:val="single" w:sz="4" w:space="0" w:color="auto"/>
                  <w:right w:val="single" w:sz="4" w:space="0" w:color="auto"/>
                </w:tcBorders>
                <w:shd w:val="clear" w:color="auto" w:fill="auto"/>
                <w:hideMark/>
              </w:tcPr>
            </w:tcPrChange>
          </w:tcPr>
          <w:p w14:paraId="57E3BDA0" w14:textId="77777777" w:rsidR="001873A6" w:rsidRPr="00B053AF" w:rsidRDefault="001873A6">
            <w:pPr>
              <w:jc w:val="center"/>
              <w:rPr>
                <w:ins w:id="28182" w:author="James Vu" w:date="2024-04-18T23:33:00Z"/>
                <w:color w:val="000000"/>
                <w:rPrChange w:id="28183" w:author="James Vu" w:date="2024-04-18T23:51:00Z">
                  <w:rPr>
                    <w:ins w:id="28184" w:author="James Vu" w:date="2024-04-18T23:33:00Z"/>
                    <w:color w:val="000000"/>
                    <w:sz w:val="22"/>
                    <w:szCs w:val="22"/>
                  </w:rPr>
                </w:rPrChange>
              </w:rPr>
            </w:pPr>
            <w:ins w:id="28185" w:author="James Vu" w:date="2024-04-18T23:33:00Z">
              <w:r w:rsidRPr="00B053AF">
                <w:rPr>
                  <w:color w:val="000000"/>
                  <w:rPrChange w:id="28186" w:author="James Vu" w:date="2024-04-18T23:51:00Z">
                    <w:rPr>
                      <w:color w:val="000000"/>
                      <w:sz w:val="22"/>
                      <w:szCs w:val="22"/>
                    </w:rPr>
                  </w:rPrChange>
                </w:rPr>
                <w:t>VL + NC + M</w:t>
              </w:r>
            </w:ins>
          </w:p>
        </w:tc>
        <w:tc>
          <w:tcPr>
            <w:tcW w:w="0" w:type="auto"/>
            <w:tcBorders>
              <w:top w:val="nil"/>
              <w:left w:val="nil"/>
              <w:bottom w:val="single" w:sz="4" w:space="0" w:color="auto"/>
              <w:right w:val="single" w:sz="4" w:space="0" w:color="auto"/>
            </w:tcBorders>
            <w:shd w:val="clear" w:color="auto" w:fill="auto"/>
            <w:hideMark/>
            <w:tcPrChange w:id="28187" w:author="James Vu" w:date="2024-04-18T23:51:00Z">
              <w:tcPr>
                <w:tcW w:w="0" w:type="auto"/>
                <w:gridSpan w:val="3"/>
                <w:tcBorders>
                  <w:top w:val="nil"/>
                  <w:left w:val="nil"/>
                  <w:bottom w:val="single" w:sz="4" w:space="0" w:color="auto"/>
                  <w:right w:val="single" w:sz="4" w:space="0" w:color="auto"/>
                </w:tcBorders>
                <w:shd w:val="clear" w:color="auto" w:fill="auto"/>
                <w:hideMark/>
              </w:tcPr>
            </w:tcPrChange>
          </w:tcPr>
          <w:p w14:paraId="56EE8DBF" w14:textId="77777777" w:rsidR="001873A6" w:rsidRPr="00B053AF" w:rsidRDefault="001873A6">
            <w:pPr>
              <w:jc w:val="right"/>
              <w:rPr>
                <w:ins w:id="28188" w:author="James Vu" w:date="2024-04-18T23:33:00Z"/>
                <w:color w:val="000000"/>
                <w:rPrChange w:id="28189" w:author="James Vu" w:date="2024-04-18T23:51:00Z">
                  <w:rPr>
                    <w:ins w:id="28190" w:author="James Vu" w:date="2024-04-18T23:33:00Z"/>
                    <w:color w:val="000000"/>
                    <w:sz w:val="22"/>
                    <w:szCs w:val="22"/>
                  </w:rPr>
                </w:rPrChange>
              </w:rPr>
            </w:pPr>
            <w:ins w:id="28191" w:author="James Vu" w:date="2024-04-18T23:33:00Z">
              <w:r w:rsidRPr="00B053AF">
                <w:rPr>
                  <w:color w:val="000000"/>
                  <w:rPrChange w:id="28192" w:author="James Vu" w:date="2024-04-18T23:51:00Z">
                    <w:rPr>
                      <w:color w:val="000000"/>
                      <w:sz w:val="22"/>
                      <w:szCs w:val="22"/>
                    </w:rPr>
                  </w:rPrChange>
                </w:rPr>
                <w:t xml:space="preserve">0 </w:t>
              </w:r>
            </w:ins>
          </w:p>
        </w:tc>
      </w:tr>
      <w:tr w:rsidR="001873A6" w:rsidRPr="00B053AF" w14:paraId="4C47F584" w14:textId="77777777" w:rsidTr="00B053AF">
        <w:tblPrEx>
          <w:tblW w:w="4624" w:type="pct"/>
          <w:jc w:val="center"/>
          <w:tblCellMar>
            <w:left w:w="0" w:type="dxa"/>
            <w:right w:w="0" w:type="dxa"/>
          </w:tblCellMar>
          <w:tblPrExChange w:id="28193" w:author="James Vu" w:date="2024-04-18T23:51:00Z">
            <w:tblPrEx>
              <w:tblW w:w="14375" w:type="dxa"/>
              <w:tblCellMar>
                <w:left w:w="0" w:type="dxa"/>
                <w:right w:w="0" w:type="dxa"/>
              </w:tblCellMar>
            </w:tblPrEx>
          </w:tblPrExChange>
        </w:tblPrEx>
        <w:trPr>
          <w:gridAfter w:val="1"/>
          <w:wAfter w:w="968" w:type="dxa"/>
          <w:trHeight w:val="292"/>
          <w:jc w:val="center"/>
          <w:ins w:id="28194" w:author="James Vu" w:date="2024-04-18T23:33:00Z"/>
          <w:trPrChange w:id="28195"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hideMark/>
            <w:tcPrChange w:id="28196"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hideMark/>
              </w:tcPr>
            </w:tcPrChange>
          </w:tcPr>
          <w:p w14:paraId="363CAD51" w14:textId="77777777" w:rsidR="001873A6" w:rsidRPr="00B053AF" w:rsidRDefault="001873A6">
            <w:pPr>
              <w:jc w:val="center"/>
              <w:rPr>
                <w:ins w:id="28197" w:author="James Vu" w:date="2024-04-18T23:33:00Z"/>
                <w:b/>
                <w:bCs/>
                <w:color w:val="000000"/>
                <w:rPrChange w:id="28198" w:author="James Vu" w:date="2024-04-18T23:51:00Z">
                  <w:rPr>
                    <w:ins w:id="28199" w:author="James Vu" w:date="2024-04-18T23:33:00Z"/>
                    <w:b/>
                    <w:bCs/>
                    <w:color w:val="000000"/>
                    <w:sz w:val="22"/>
                    <w:szCs w:val="22"/>
                  </w:rPr>
                </w:rPrChange>
              </w:rPr>
            </w:pPr>
            <w:ins w:id="28200" w:author="James Vu" w:date="2024-04-18T23:33:00Z">
              <w:r w:rsidRPr="00B053AF">
                <w:rPr>
                  <w:b/>
                  <w:bCs/>
                  <w:color w:val="000000"/>
                  <w:rPrChange w:id="28201" w:author="James Vu" w:date="2024-04-18T23:51:00Z">
                    <w:rPr>
                      <w:b/>
                      <w:bCs/>
                      <w:color w:val="000000"/>
                      <w:sz w:val="22"/>
                      <w:szCs w:val="22"/>
                    </w:rPr>
                  </w:rPrChange>
                </w:rPr>
                <w:t>II</w:t>
              </w:r>
            </w:ins>
          </w:p>
        </w:tc>
        <w:tc>
          <w:tcPr>
            <w:tcW w:w="2010" w:type="pct"/>
            <w:gridSpan w:val="2"/>
            <w:tcBorders>
              <w:top w:val="nil"/>
              <w:left w:val="nil"/>
              <w:bottom w:val="single" w:sz="4" w:space="0" w:color="auto"/>
              <w:right w:val="single" w:sz="4" w:space="0" w:color="auto"/>
            </w:tcBorders>
            <w:shd w:val="clear" w:color="auto" w:fill="auto"/>
            <w:hideMark/>
            <w:tcPrChange w:id="28202" w:author="James Vu" w:date="2024-04-18T23:51:00Z">
              <w:tcPr>
                <w:tcW w:w="0" w:type="auto"/>
                <w:gridSpan w:val="6"/>
                <w:tcBorders>
                  <w:top w:val="nil"/>
                  <w:left w:val="nil"/>
                  <w:bottom w:val="single" w:sz="4" w:space="0" w:color="auto"/>
                  <w:right w:val="single" w:sz="4" w:space="0" w:color="auto"/>
                </w:tcBorders>
                <w:shd w:val="clear" w:color="auto" w:fill="auto"/>
                <w:hideMark/>
              </w:tcPr>
            </w:tcPrChange>
          </w:tcPr>
          <w:p w14:paraId="50D1D1D8" w14:textId="77777777" w:rsidR="001873A6" w:rsidRPr="00B053AF" w:rsidRDefault="001873A6">
            <w:pPr>
              <w:rPr>
                <w:ins w:id="28203" w:author="James Vu" w:date="2024-04-18T23:33:00Z"/>
                <w:b/>
                <w:bCs/>
                <w:color w:val="000000"/>
                <w:rPrChange w:id="28204" w:author="James Vu" w:date="2024-04-18T23:51:00Z">
                  <w:rPr>
                    <w:ins w:id="28205" w:author="James Vu" w:date="2024-04-18T23:33:00Z"/>
                    <w:b/>
                    <w:bCs/>
                    <w:color w:val="000000"/>
                    <w:sz w:val="22"/>
                    <w:szCs w:val="22"/>
                  </w:rPr>
                </w:rPrChange>
              </w:rPr>
            </w:pPr>
            <w:ins w:id="28206" w:author="James Vu" w:date="2024-04-18T23:33:00Z">
              <w:r w:rsidRPr="00B053AF">
                <w:rPr>
                  <w:b/>
                  <w:bCs/>
                  <w:color w:val="000000"/>
                  <w:rPrChange w:id="28207" w:author="James Vu" w:date="2024-04-18T23:51:00Z">
                    <w:rPr>
                      <w:b/>
                      <w:bCs/>
                      <w:color w:val="000000"/>
                      <w:sz w:val="22"/>
                      <w:szCs w:val="22"/>
                    </w:rPr>
                  </w:rPrChange>
                </w:rPr>
                <w:t>CHI PHÍ CHUNG</w:t>
              </w:r>
            </w:ins>
          </w:p>
        </w:tc>
        <w:tc>
          <w:tcPr>
            <w:tcW w:w="0" w:type="auto"/>
            <w:tcBorders>
              <w:top w:val="nil"/>
              <w:left w:val="nil"/>
              <w:bottom w:val="single" w:sz="4" w:space="0" w:color="auto"/>
              <w:right w:val="single" w:sz="4" w:space="0" w:color="auto"/>
            </w:tcBorders>
            <w:shd w:val="clear" w:color="auto" w:fill="auto"/>
            <w:hideMark/>
            <w:tcPrChange w:id="28208" w:author="James Vu" w:date="2024-04-18T23:51:00Z">
              <w:tcPr>
                <w:tcW w:w="0" w:type="auto"/>
                <w:gridSpan w:val="2"/>
                <w:tcBorders>
                  <w:top w:val="nil"/>
                  <w:left w:val="nil"/>
                  <w:bottom w:val="single" w:sz="4" w:space="0" w:color="auto"/>
                  <w:right w:val="single" w:sz="4" w:space="0" w:color="auto"/>
                </w:tcBorders>
                <w:shd w:val="clear" w:color="auto" w:fill="auto"/>
                <w:hideMark/>
              </w:tcPr>
            </w:tcPrChange>
          </w:tcPr>
          <w:p w14:paraId="1C6C2802" w14:textId="77777777" w:rsidR="001873A6" w:rsidRPr="00B053AF" w:rsidRDefault="001873A6">
            <w:pPr>
              <w:jc w:val="center"/>
              <w:rPr>
                <w:ins w:id="28209" w:author="James Vu" w:date="2024-04-18T23:33:00Z"/>
                <w:b/>
                <w:bCs/>
                <w:color w:val="000000"/>
                <w:rPrChange w:id="28210" w:author="James Vu" w:date="2024-04-18T23:51:00Z">
                  <w:rPr>
                    <w:ins w:id="28211" w:author="James Vu" w:date="2024-04-18T23:33:00Z"/>
                    <w:b/>
                    <w:bCs/>
                    <w:color w:val="000000"/>
                    <w:sz w:val="22"/>
                    <w:szCs w:val="22"/>
                  </w:rPr>
                </w:rPrChange>
              </w:rPr>
            </w:pPr>
            <w:ins w:id="28212" w:author="James Vu" w:date="2024-04-18T23:33:00Z">
              <w:r w:rsidRPr="00B053AF">
                <w:rPr>
                  <w:b/>
                  <w:bCs/>
                  <w:color w:val="000000"/>
                  <w:rPrChange w:id="28213" w:author="James Vu" w:date="2024-04-18T23:51:00Z">
                    <w:rPr>
                      <w:b/>
                      <w:bCs/>
                      <w:color w:val="000000"/>
                      <w:sz w:val="22"/>
                      <w:szCs w:val="22"/>
                    </w:rPr>
                  </w:rPrChange>
                </w:rPr>
                <w:t>C</w:t>
              </w:r>
            </w:ins>
          </w:p>
        </w:tc>
        <w:tc>
          <w:tcPr>
            <w:tcW w:w="0" w:type="auto"/>
            <w:tcBorders>
              <w:top w:val="nil"/>
              <w:left w:val="nil"/>
              <w:bottom w:val="single" w:sz="4" w:space="0" w:color="auto"/>
              <w:right w:val="single" w:sz="4" w:space="0" w:color="auto"/>
            </w:tcBorders>
            <w:shd w:val="clear" w:color="auto" w:fill="auto"/>
            <w:hideMark/>
            <w:tcPrChange w:id="28214" w:author="James Vu" w:date="2024-04-18T23:51:00Z">
              <w:tcPr>
                <w:tcW w:w="0" w:type="auto"/>
                <w:gridSpan w:val="4"/>
                <w:tcBorders>
                  <w:top w:val="nil"/>
                  <w:left w:val="nil"/>
                  <w:bottom w:val="single" w:sz="4" w:space="0" w:color="auto"/>
                  <w:right w:val="single" w:sz="4" w:space="0" w:color="auto"/>
                </w:tcBorders>
                <w:shd w:val="clear" w:color="auto" w:fill="auto"/>
                <w:hideMark/>
              </w:tcPr>
            </w:tcPrChange>
          </w:tcPr>
          <w:p w14:paraId="7C4794B6" w14:textId="77777777" w:rsidR="001873A6" w:rsidRPr="00B053AF" w:rsidRDefault="001873A6">
            <w:pPr>
              <w:jc w:val="center"/>
              <w:rPr>
                <w:ins w:id="28215" w:author="James Vu" w:date="2024-04-18T23:33:00Z"/>
                <w:b/>
                <w:bCs/>
                <w:color w:val="000000"/>
                <w:rPrChange w:id="28216" w:author="James Vu" w:date="2024-04-18T23:51:00Z">
                  <w:rPr>
                    <w:ins w:id="28217" w:author="James Vu" w:date="2024-04-18T23:33:00Z"/>
                    <w:b/>
                    <w:bCs/>
                    <w:color w:val="000000"/>
                    <w:sz w:val="22"/>
                    <w:szCs w:val="22"/>
                  </w:rPr>
                </w:rPrChange>
              </w:rPr>
            </w:pPr>
            <w:ins w:id="28218" w:author="James Vu" w:date="2024-04-18T23:33:00Z">
              <w:r w:rsidRPr="00B053AF">
                <w:rPr>
                  <w:b/>
                  <w:bCs/>
                  <w:color w:val="000000"/>
                  <w:rPrChange w:id="28219" w:author="James Vu" w:date="2024-04-18T23:51:00Z">
                    <w:rPr>
                      <w:b/>
                      <w:bCs/>
                      <w:color w:val="000000"/>
                      <w:sz w:val="22"/>
                      <w:szCs w:val="22"/>
                    </w:rPr>
                  </w:rPrChange>
                </w:rPr>
                <w:t>65% * NC</w:t>
              </w:r>
            </w:ins>
          </w:p>
        </w:tc>
        <w:tc>
          <w:tcPr>
            <w:tcW w:w="0" w:type="auto"/>
            <w:tcBorders>
              <w:top w:val="nil"/>
              <w:left w:val="nil"/>
              <w:bottom w:val="single" w:sz="4" w:space="0" w:color="auto"/>
              <w:right w:val="single" w:sz="4" w:space="0" w:color="auto"/>
            </w:tcBorders>
            <w:shd w:val="clear" w:color="auto" w:fill="auto"/>
            <w:hideMark/>
            <w:tcPrChange w:id="28220" w:author="James Vu" w:date="2024-04-18T23:51:00Z">
              <w:tcPr>
                <w:tcW w:w="0" w:type="auto"/>
                <w:gridSpan w:val="3"/>
                <w:tcBorders>
                  <w:top w:val="nil"/>
                  <w:left w:val="nil"/>
                  <w:bottom w:val="single" w:sz="4" w:space="0" w:color="auto"/>
                  <w:right w:val="single" w:sz="4" w:space="0" w:color="auto"/>
                </w:tcBorders>
                <w:shd w:val="clear" w:color="auto" w:fill="auto"/>
                <w:hideMark/>
              </w:tcPr>
            </w:tcPrChange>
          </w:tcPr>
          <w:p w14:paraId="61210EF7" w14:textId="77777777" w:rsidR="001873A6" w:rsidRPr="00B053AF" w:rsidRDefault="001873A6">
            <w:pPr>
              <w:jc w:val="right"/>
              <w:rPr>
                <w:ins w:id="28221" w:author="James Vu" w:date="2024-04-18T23:33:00Z"/>
                <w:b/>
                <w:bCs/>
                <w:color w:val="000000"/>
                <w:rPrChange w:id="28222" w:author="James Vu" w:date="2024-04-18T23:51:00Z">
                  <w:rPr>
                    <w:ins w:id="28223" w:author="James Vu" w:date="2024-04-18T23:33:00Z"/>
                    <w:b/>
                    <w:bCs/>
                    <w:color w:val="000000"/>
                    <w:sz w:val="22"/>
                    <w:szCs w:val="22"/>
                  </w:rPr>
                </w:rPrChange>
              </w:rPr>
            </w:pPr>
            <w:ins w:id="28224" w:author="James Vu" w:date="2024-04-18T23:33:00Z">
              <w:r w:rsidRPr="00B053AF">
                <w:rPr>
                  <w:b/>
                  <w:bCs/>
                  <w:color w:val="000000"/>
                  <w:rPrChange w:id="28225" w:author="James Vu" w:date="2024-04-18T23:51:00Z">
                    <w:rPr>
                      <w:b/>
                      <w:bCs/>
                      <w:color w:val="000000"/>
                      <w:sz w:val="22"/>
                      <w:szCs w:val="22"/>
                    </w:rPr>
                  </w:rPrChange>
                </w:rPr>
                <w:t xml:space="preserve">0 </w:t>
              </w:r>
            </w:ins>
          </w:p>
        </w:tc>
      </w:tr>
      <w:tr w:rsidR="001873A6" w:rsidRPr="00B053AF" w14:paraId="7B0245CB" w14:textId="77777777" w:rsidTr="00B053AF">
        <w:tblPrEx>
          <w:tblW w:w="4624" w:type="pct"/>
          <w:jc w:val="center"/>
          <w:tblCellMar>
            <w:left w:w="0" w:type="dxa"/>
            <w:right w:w="0" w:type="dxa"/>
          </w:tblCellMar>
          <w:tblPrExChange w:id="28226" w:author="James Vu" w:date="2024-04-18T23:51:00Z">
            <w:tblPrEx>
              <w:tblW w:w="14375" w:type="dxa"/>
              <w:tblCellMar>
                <w:left w:w="0" w:type="dxa"/>
                <w:right w:w="0" w:type="dxa"/>
              </w:tblCellMar>
            </w:tblPrEx>
          </w:tblPrExChange>
        </w:tblPrEx>
        <w:trPr>
          <w:gridAfter w:val="1"/>
          <w:wAfter w:w="968" w:type="dxa"/>
          <w:trHeight w:val="292"/>
          <w:jc w:val="center"/>
          <w:ins w:id="28227" w:author="James Vu" w:date="2024-04-18T23:33:00Z"/>
          <w:trPrChange w:id="28228"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hideMark/>
            <w:tcPrChange w:id="28229"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hideMark/>
              </w:tcPr>
            </w:tcPrChange>
          </w:tcPr>
          <w:p w14:paraId="7FA2B658" w14:textId="77777777" w:rsidR="001873A6" w:rsidRPr="00B053AF" w:rsidRDefault="001873A6">
            <w:pPr>
              <w:jc w:val="center"/>
              <w:rPr>
                <w:ins w:id="28230" w:author="James Vu" w:date="2024-04-18T23:33:00Z"/>
                <w:b/>
                <w:bCs/>
                <w:color w:val="000000"/>
                <w:rPrChange w:id="28231" w:author="James Vu" w:date="2024-04-18T23:51:00Z">
                  <w:rPr>
                    <w:ins w:id="28232" w:author="James Vu" w:date="2024-04-18T23:33:00Z"/>
                    <w:b/>
                    <w:bCs/>
                    <w:color w:val="000000"/>
                    <w:sz w:val="22"/>
                    <w:szCs w:val="22"/>
                  </w:rPr>
                </w:rPrChange>
              </w:rPr>
            </w:pPr>
            <w:ins w:id="28233" w:author="James Vu" w:date="2024-04-18T23:33:00Z">
              <w:r w:rsidRPr="00B053AF">
                <w:rPr>
                  <w:b/>
                  <w:bCs/>
                  <w:color w:val="000000"/>
                  <w:rPrChange w:id="28234" w:author="James Vu" w:date="2024-04-18T23:51:00Z">
                    <w:rPr>
                      <w:b/>
                      <w:bCs/>
                      <w:color w:val="000000"/>
                      <w:sz w:val="22"/>
                      <w:szCs w:val="22"/>
                    </w:rPr>
                  </w:rPrChange>
                </w:rPr>
                <w:t>III</w:t>
              </w:r>
            </w:ins>
          </w:p>
        </w:tc>
        <w:tc>
          <w:tcPr>
            <w:tcW w:w="2010" w:type="pct"/>
            <w:gridSpan w:val="2"/>
            <w:tcBorders>
              <w:top w:val="nil"/>
              <w:left w:val="nil"/>
              <w:bottom w:val="single" w:sz="4" w:space="0" w:color="auto"/>
              <w:right w:val="single" w:sz="4" w:space="0" w:color="auto"/>
            </w:tcBorders>
            <w:shd w:val="clear" w:color="auto" w:fill="auto"/>
            <w:hideMark/>
            <w:tcPrChange w:id="28235" w:author="James Vu" w:date="2024-04-18T23:51:00Z">
              <w:tcPr>
                <w:tcW w:w="0" w:type="auto"/>
                <w:gridSpan w:val="6"/>
                <w:tcBorders>
                  <w:top w:val="nil"/>
                  <w:left w:val="nil"/>
                  <w:bottom w:val="single" w:sz="4" w:space="0" w:color="auto"/>
                  <w:right w:val="single" w:sz="4" w:space="0" w:color="auto"/>
                </w:tcBorders>
                <w:shd w:val="clear" w:color="auto" w:fill="auto"/>
                <w:hideMark/>
              </w:tcPr>
            </w:tcPrChange>
          </w:tcPr>
          <w:p w14:paraId="203A55AB" w14:textId="77777777" w:rsidR="001873A6" w:rsidRPr="00B053AF" w:rsidRDefault="001873A6">
            <w:pPr>
              <w:rPr>
                <w:ins w:id="28236" w:author="James Vu" w:date="2024-04-18T23:33:00Z"/>
                <w:b/>
                <w:bCs/>
                <w:color w:val="000000"/>
                <w:rPrChange w:id="28237" w:author="James Vu" w:date="2024-04-18T23:51:00Z">
                  <w:rPr>
                    <w:ins w:id="28238" w:author="James Vu" w:date="2024-04-18T23:33:00Z"/>
                    <w:b/>
                    <w:bCs/>
                    <w:color w:val="000000"/>
                    <w:sz w:val="22"/>
                    <w:szCs w:val="22"/>
                  </w:rPr>
                </w:rPrChange>
              </w:rPr>
            </w:pPr>
            <w:ins w:id="28239" w:author="James Vu" w:date="2024-04-18T23:33:00Z">
              <w:r w:rsidRPr="00B053AF">
                <w:rPr>
                  <w:b/>
                  <w:bCs/>
                  <w:color w:val="000000"/>
                  <w:rPrChange w:id="28240" w:author="James Vu" w:date="2024-04-18T23:51:00Z">
                    <w:rPr>
                      <w:b/>
                      <w:bCs/>
                      <w:color w:val="000000"/>
                      <w:sz w:val="22"/>
                      <w:szCs w:val="22"/>
                    </w:rPr>
                  </w:rPrChange>
                </w:rPr>
                <w:t>THU NHẬP CHỊU THUẾ TÍNH TRƯỚC</w:t>
              </w:r>
            </w:ins>
          </w:p>
        </w:tc>
        <w:tc>
          <w:tcPr>
            <w:tcW w:w="0" w:type="auto"/>
            <w:tcBorders>
              <w:top w:val="nil"/>
              <w:left w:val="nil"/>
              <w:bottom w:val="single" w:sz="4" w:space="0" w:color="auto"/>
              <w:right w:val="single" w:sz="4" w:space="0" w:color="auto"/>
            </w:tcBorders>
            <w:shd w:val="clear" w:color="auto" w:fill="auto"/>
            <w:hideMark/>
            <w:tcPrChange w:id="28241" w:author="James Vu" w:date="2024-04-18T23:51:00Z">
              <w:tcPr>
                <w:tcW w:w="0" w:type="auto"/>
                <w:gridSpan w:val="2"/>
                <w:tcBorders>
                  <w:top w:val="nil"/>
                  <w:left w:val="nil"/>
                  <w:bottom w:val="single" w:sz="4" w:space="0" w:color="auto"/>
                  <w:right w:val="single" w:sz="4" w:space="0" w:color="auto"/>
                </w:tcBorders>
                <w:shd w:val="clear" w:color="auto" w:fill="auto"/>
                <w:hideMark/>
              </w:tcPr>
            </w:tcPrChange>
          </w:tcPr>
          <w:p w14:paraId="78F532CC" w14:textId="77777777" w:rsidR="001873A6" w:rsidRPr="00B053AF" w:rsidRDefault="001873A6">
            <w:pPr>
              <w:jc w:val="center"/>
              <w:rPr>
                <w:ins w:id="28242" w:author="James Vu" w:date="2024-04-18T23:33:00Z"/>
                <w:b/>
                <w:bCs/>
                <w:color w:val="000000"/>
                <w:rPrChange w:id="28243" w:author="James Vu" w:date="2024-04-18T23:51:00Z">
                  <w:rPr>
                    <w:ins w:id="28244" w:author="James Vu" w:date="2024-04-18T23:33:00Z"/>
                    <w:b/>
                    <w:bCs/>
                    <w:color w:val="000000"/>
                    <w:sz w:val="22"/>
                    <w:szCs w:val="22"/>
                  </w:rPr>
                </w:rPrChange>
              </w:rPr>
            </w:pPr>
            <w:ins w:id="28245" w:author="James Vu" w:date="2024-04-18T23:33:00Z">
              <w:r w:rsidRPr="00B053AF">
                <w:rPr>
                  <w:b/>
                  <w:bCs/>
                  <w:color w:val="000000"/>
                  <w:rPrChange w:id="28246" w:author="James Vu" w:date="2024-04-18T23:51:00Z">
                    <w:rPr>
                      <w:b/>
                      <w:bCs/>
                      <w:color w:val="000000"/>
                      <w:sz w:val="22"/>
                      <w:szCs w:val="22"/>
                    </w:rPr>
                  </w:rPrChange>
                </w:rPr>
                <w:t>TL</w:t>
              </w:r>
            </w:ins>
          </w:p>
        </w:tc>
        <w:tc>
          <w:tcPr>
            <w:tcW w:w="0" w:type="auto"/>
            <w:tcBorders>
              <w:top w:val="nil"/>
              <w:left w:val="nil"/>
              <w:bottom w:val="single" w:sz="4" w:space="0" w:color="auto"/>
              <w:right w:val="single" w:sz="4" w:space="0" w:color="auto"/>
            </w:tcBorders>
            <w:shd w:val="clear" w:color="auto" w:fill="auto"/>
            <w:hideMark/>
            <w:tcPrChange w:id="28247" w:author="James Vu" w:date="2024-04-18T23:51:00Z">
              <w:tcPr>
                <w:tcW w:w="0" w:type="auto"/>
                <w:gridSpan w:val="4"/>
                <w:tcBorders>
                  <w:top w:val="nil"/>
                  <w:left w:val="nil"/>
                  <w:bottom w:val="single" w:sz="4" w:space="0" w:color="auto"/>
                  <w:right w:val="single" w:sz="4" w:space="0" w:color="auto"/>
                </w:tcBorders>
                <w:shd w:val="clear" w:color="auto" w:fill="auto"/>
                <w:hideMark/>
              </w:tcPr>
            </w:tcPrChange>
          </w:tcPr>
          <w:p w14:paraId="71AAA65B" w14:textId="77777777" w:rsidR="001873A6" w:rsidRPr="00B053AF" w:rsidRDefault="001873A6">
            <w:pPr>
              <w:jc w:val="center"/>
              <w:rPr>
                <w:ins w:id="28248" w:author="James Vu" w:date="2024-04-18T23:33:00Z"/>
                <w:b/>
                <w:bCs/>
                <w:color w:val="000000"/>
                <w:rPrChange w:id="28249" w:author="James Vu" w:date="2024-04-18T23:51:00Z">
                  <w:rPr>
                    <w:ins w:id="28250" w:author="James Vu" w:date="2024-04-18T23:33:00Z"/>
                    <w:b/>
                    <w:bCs/>
                    <w:color w:val="000000"/>
                    <w:sz w:val="22"/>
                    <w:szCs w:val="22"/>
                  </w:rPr>
                </w:rPrChange>
              </w:rPr>
            </w:pPr>
            <w:ins w:id="28251" w:author="James Vu" w:date="2024-04-18T23:33:00Z">
              <w:r w:rsidRPr="00B053AF">
                <w:rPr>
                  <w:b/>
                  <w:bCs/>
                  <w:color w:val="000000"/>
                  <w:rPrChange w:id="28252" w:author="James Vu" w:date="2024-04-18T23:51:00Z">
                    <w:rPr>
                      <w:b/>
                      <w:bCs/>
                      <w:color w:val="000000"/>
                      <w:sz w:val="22"/>
                      <w:szCs w:val="22"/>
                    </w:rPr>
                  </w:rPrChange>
                </w:rPr>
                <w:t>6% * (T+C)</w:t>
              </w:r>
            </w:ins>
          </w:p>
        </w:tc>
        <w:tc>
          <w:tcPr>
            <w:tcW w:w="0" w:type="auto"/>
            <w:tcBorders>
              <w:top w:val="nil"/>
              <w:left w:val="nil"/>
              <w:bottom w:val="single" w:sz="4" w:space="0" w:color="auto"/>
              <w:right w:val="single" w:sz="4" w:space="0" w:color="auto"/>
            </w:tcBorders>
            <w:shd w:val="clear" w:color="auto" w:fill="auto"/>
            <w:hideMark/>
            <w:tcPrChange w:id="28253" w:author="James Vu" w:date="2024-04-18T23:51:00Z">
              <w:tcPr>
                <w:tcW w:w="0" w:type="auto"/>
                <w:gridSpan w:val="3"/>
                <w:tcBorders>
                  <w:top w:val="nil"/>
                  <w:left w:val="nil"/>
                  <w:bottom w:val="single" w:sz="4" w:space="0" w:color="auto"/>
                  <w:right w:val="single" w:sz="4" w:space="0" w:color="auto"/>
                </w:tcBorders>
                <w:shd w:val="clear" w:color="auto" w:fill="auto"/>
                <w:hideMark/>
              </w:tcPr>
            </w:tcPrChange>
          </w:tcPr>
          <w:p w14:paraId="3ABCE0A1" w14:textId="77777777" w:rsidR="001873A6" w:rsidRPr="00B053AF" w:rsidRDefault="001873A6">
            <w:pPr>
              <w:jc w:val="right"/>
              <w:rPr>
                <w:ins w:id="28254" w:author="James Vu" w:date="2024-04-18T23:33:00Z"/>
                <w:b/>
                <w:bCs/>
                <w:color w:val="000000"/>
                <w:rPrChange w:id="28255" w:author="James Vu" w:date="2024-04-18T23:51:00Z">
                  <w:rPr>
                    <w:ins w:id="28256" w:author="James Vu" w:date="2024-04-18T23:33:00Z"/>
                    <w:b/>
                    <w:bCs/>
                    <w:color w:val="000000"/>
                    <w:sz w:val="22"/>
                    <w:szCs w:val="22"/>
                  </w:rPr>
                </w:rPrChange>
              </w:rPr>
            </w:pPr>
            <w:ins w:id="28257" w:author="James Vu" w:date="2024-04-18T23:33:00Z">
              <w:r w:rsidRPr="00B053AF">
                <w:rPr>
                  <w:b/>
                  <w:bCs/>
                  <w:color w:val="000000"/>
                  <w:rPrChange w:id="28258" w:author="James Vu" w:date="2024-04-18T23:51:00Z">
                    <w:rPr>
                      <w:b/>
                      <w:bCs/>
                      <w:color w:val="000000"/>
                      <w:sz w:val="22"/>
                      <w:szCs w:val="22"/>
                    </w:rPr>
                  </w:rPrChange>
                </w:rPr>
                <w:t xml:space="preserve">0 </w:t>
              </w:r>
            </w:ins>
          </w:p>
        </w:tc>
      </w:tr>
      <w:tr w:rsidR="001873A6" w:rsidRPr="00B053AF" w14:paraId="39E35000" w14:textId="77777777" w:rsidTr="00B053AF">
        <w:tblPrEx>
          <w:tblW w:w="4624" w:type="pct"/>
          <w:jc w:val="center"/>
          <w:tblCellMar>
            <w:left w:w="0" w:type="dxa"/>
            <w:right w:w="0" w:type="dxa"/>
          </w:tblCellMar>
          <w:tblPrExChange w:id="28259" w:author="James Vu" w:date="2024-04-18T23:51:00Z">
            <w:tblPrEx>
              <w:tblW w:w="14375" w:type="dxa"/>
              <w:tblCellMar>
                <w:left w:w="0" w:type="dxa"/>
                <w:right w:w="0" w:type="dxa"/>
              </w:tblCellMar>
            </w:tblPrEx>
          </w:tblPrExChange>
        </w:tblPrEx>
        <w:trPr>
          <w:gridAfter w:val="1"/>
          <w:wAfter w:w="968" w:type="dxa"/>
          <w:trHeight w:val="292"/>
          <w:jc w:val="center"/>
          <w:ins w:id="28260" w:author="James Vu" w:date="2024-04-18T23:33:00Z"/>
          <w:trPrChange w:id="28261"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hideMark/>
            <w:tcPrChange w:id="28262"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hideMark/>
              </w:tcPr>
            </w:tcPrChange>
          </w:tcPr>
          <w:p w14:paraId="213C7DA0" w14:textId="77777777" w:rsidR="001873A6" w:rsidRPr="00B053AF" w:rsidRDefault="001873A6">
            <w:pPr>
              <w:jc w:val="center"/>
              <w:rPr>
                <w:ins w:id="28263" w:author="James Vu" w:date="2024-04-18T23:33:00Z"/>
                <w:b/>
                <w:bCs/>
                <w:i/>
                <w:iCs/>
                <w:color w:val="000000"/>
                <w:rPrChange w:id="28264" w:author="James Vu" w:date="2024-04-18T23:51:00Z">
                  <w:rPr>
                    <w:ins w:id="28265" w:author="James Vu" w:date="2024-04-18T23:33:00Z"/>
                    <w:b/>
                    <w:bCs/>
                    <w:i/>
                    <w:iCs/>
                    <w:color w:val="000000"/>
                    <w:sz w:val="22"/>
                    <w:szCs w:val="22"/>
                  </w:rPr>
                </w:rPrChange>
              </w:rPr>
            </w:pPr>
            <w:ins w:id="28266" w:author="James Vu" w:date="2024-04-18T23:33:00Z">
              <w:r w:rsidRPr="00B053AF">
                <w:rPr>
                  <w:b/>
                  <w:bCs/>
                  <w:i/>
                  <w:iCs/>
                  <w:color w:val="000000"/>
                  <w:rPrChange w:id="28267" w:author="James Vu" w:date="2024-04-18T23:51:00Z">
                    <w:rPr>
                      <w:b/>
                      <w:bCs/>
                      <w:i/>
                      <w:iCs/>
                      <w:color w:val="000000"/>
                      <w:sz w:val="22"/>
                      <w:szCs w:val="22"/>
                    </w:rPr>
                  </w:rPrChange>
                </w:rPr>
                <w:t> </w:t>
              </w:r>
            </w:ins>
          </w:p>
        </w:tc>
        <w:tc>
          <w:tcPr>
            <w:tcW w:w="2010" w:type="pct"/>
            <w:gridSpan w:val="2"/>
            <w:tcBorders>
              <w:top w:val="nil"/>
              <w:left w:val="nil"/>
              <w:bottom w:val="single" w:sz="4" w:space="0" w:color="auto"/>
              <w:right w:val="single" w:sz="4" w:space="0" w:color="auto"/>
            </w:tcBorders>
            <w:shd w:val="clear" w:color="auto" w:fill="auto"/>
            <w:vAlign w:val="center"/>
            <w:hideMark/>
            <w:tcPrChange w:id="28268" w:author="James Vu" w:date="2024-04-18T23:51:00Z">
              <w:tcPr>
                <w:tcW w:w="0" w:type="auto"/>
                <w:gridSpan w:val="6"/>
                <w:tcBorders>
                  <w:top w:val="nil"/>
                  <w:left w:val="nil"/>
                  <w:bottom w:val="single" w:sz="4" w:space="0" w:color="auto"/>
                  <w:right w:val="single" w:sz="4" w:space="0" w:color="auto"/>
                </w:tcBorders>
                <w:shd w:val="clear" w:color="auto" w:fill="auto"/>
                <w:vAlign w:val="center"/>
                <w:hideMark/>
              </w:tcPr>
            </w:tcPrChange>
          </w:tcPr>
          <w:p w14:paraId="28AC26C9" w14:textId="77777777" w:rsidR="001873A6" w:rsidRPr="00B053AF" w:rsidRDefault="001873A6">
            <w:pPr>
              <w:rPr>
                <w:ins w:id="28269" w:author="James Vu" w:date="2024-04-18T23:33:00Z"/>
                <w:i/>
                <w:iCs/>
                <w:color w:val="000000"/>
                <w:rPrChange w:id="28270" w:author="James Vu" w:date="2024-04-18T23:51:00Z">
                  <w:rPr>
                    <w:ins w:id="28271" w:author="James Vu" w:date="2024-04-18T23:33:00Z"/>
                    <w:i/>
                    <w:iCs/>
                    <w:color w:val="000000"/>
                    <w:sz w:val="22"/>
                    <w:szCs w:val="22"/>
                  </w:rPr>
                </w:rPrChange>
              </w:rPr>
            </w:pPr>
            <w:ins w:id="28272" w:author="James Vu" w:date="2024-04-18T23:33:00Z">
              <w:r w:rsidRPr="00B053AF">
                <w:rPr>
                  <w:i/>
                  <w:iCs/>
                  <w:color w:val="000000"/>
                  <w:rPrChange w:id="28273" w:author="James Vu" w:date="2024-04-18T23:51:00Z">
                    <w:rPr>
                      <w:i/>
                      <w:iCs/>
                      <w:color w:val="000000"/>
                      <w:sz w:val="22"/>
                      <w:szCs w:val="22"/>
                    </w:rPr>
                  </w:rPrChange>
                </w:rPr>
                <w:t>Chi phí xây dựng trước thuế</w:t>
              </w:r>
            </w:ins>
          </w:p>
        </w:tc>
        <w:tc>
          <w:tcPr>
            <w:tcW w:w="0" w:type="auto"/>
            <w:tcBorders>
              <w:top w:val="nil"/>
              <w:left w:val="nil"/>
              <w:bottom w:val="single" w:sz="4" w:space="0" w:color="auto"/>
              <w:right w:val="single" w:sz="4" w:space="0" w:color="auto"/>
            </w:tcBorders>
            <w:shd w:val="clear" w:color="auto" w:fill="auto"/>
            <w:hideMark/>
            <w:tcPrChange w:id="28274" w:author="James Vu" w:date="2024-04-18T23:51:00Z">
              <w:tcPr>
                <w:tcW w:w="0" w:type="auto"/>
                <w:gridSpan w:val="2"/>
                <w:tcBorders>
                  <w:top w:val="nil"/>
                  <w:left w:val="nil"/>
                  <w:bottom w:val="single" w:sz="4" w:space="0" w:color="auto"/>
                  <w:right w:val="single" w:sz="4" w:space="0" w:color="auto"/>
                </w:tcBorders>
                <w:shd w:val="clear" w:color="auto" w:fill="auto"/>
                <w:hideMark/>
              </w:tcPr>
            </w:tcPrChange>
          </w:tcPr>
          <w:p w14:paraId="6F58C7AE" w14:textId="77777777" w:rsidR="001873A6" w:rsidRPr="00B053AF" w:rsidRDefault="001873A6">
            <w:pPr>
              <w:jc w:val="center"/>
              <w:rPr>
                <w:ins w:id="28275" w:author="James Vu" w:date="2024-04-18T23:33:00Z"/>
                <w:color w:val="000000"/>
                <w:rPrChange w:id="28276" w:author="James Vu" w:date="2024-04-18T23:51:00Z">
                  <w:rPr>
                    <w:ins w:id="28277" w:author="James Vu" w:date="2024-04-18T23:33:00Z"/>
                    <w:color w:val="000000"/>
                    <w:sz w:val="22"/>
                    <w:szCs w:val="22"/>
                  </w:rPr>
                </w:rPrChange>
              </w:rPr>
            </w:pPr>
            <w:ins w:id="28278" w:author="James Vu" w:date="2024-04-18T23:33:00Z">
              <w:r w:rsidRPr="00B053AF">
                <w:rPr>
                  <w:color w:val="000000"/>
                  <w:rPrChange w:id="28279" w:author="James Vu" w:date="2024-04-18T23:51:00Z">
                    <w:rPr>
                      <w:color w:val="000000"/>
                      <w:sz w:val="22"/>
                      <w:szCs w:val="22"/>
                    </w:rPr>
                  </w:rPrChange>
                </w:rPr>
                <w:t>G</w:t>
              </w:r>
            </w:ins>
          </w:p>
        </w:tc>
        <w:tc>
          <w:tcPr>
            <w:tcW w:w="0" w:type="auto"/>
            <w:tcBorders>
              <w:top w:val="nil"/>
              <w:left w:val="nil"/>
              <w:bottom w:val="single" w:sz="4" w:space="0" w:color="auto"/>
              <w:right w:val="single" w:sz="4" w:space="0" w:color="auto"/>
            </w:tcBorders>
            <w:shd w:val="clear" w:color="auto" w:fill="auto"/>
            <w:hideMark/>
            <w:tcPrChange w:id="28280" w:author="James Vu" w:date="2024-04-18T23:51:00Z">
              <w:tcPr>
                <w:tcW w:w="0" w:type="auto"/>
                <w:gridSpan w:val="4"/>
                <w:tcBorders>
                  <w:top w:val="nil"/>
                  <w:left w:val="nil"/>
                  <w:bottom w:val="single" w:sz="4" w:space="0" w:color="auto"/>
                  <w:right w:val="single" w:sz="4" w:space="0" w:color="auto"/>
                </w:tcBorders>
                <w:shd w:val="clear" w:color="auto" w:fill="auto"/>
                <w:hideMark/>
              </w:tcPr>
            </w:tcPrChange>
          </w:tcPr>
          <w:p w14:paraId="3BF1562C" w14:textId="77777777" w:rsidR="001873A6" w:rsidRPr="00B053AF" w:rsidRDefault="001873A6">
            <w:pPr>
              <w:jc w:val="center"/>
              <w:rPr>
                <w:ins w:id="28281" w:author="James Vu" w:date="2024-04-18T23:33:00Z"/>
                <w:color w:val="000000"/>
                <w:rPrChange w:id="28282" w:author="James Vu" w:date="2024-04-18T23:51:00Z">
                  <w:rPr>
                    <w:ins w:id="28283" w:author="James Vu" w:date="2024-04-18T23:33:00Z"/>
                    <w:color w:val="000000"/>
                    <w:sz w:val="22"/>
                    <w:szCs w:val="22"/>
                  </w:rPr>
                </w:rPrChange>
              </w:rPr>
            </w:pPr>
            <w:ins w:id="28284" w:author="James Vu" w:date="2024-04-18T23:33:00Z">
              <w:r w:rsidRPr="00B053AF">
                <w:rPr>
                  <w:color w:val="000000"/>
                  <w:rPrChange w:id="28285" w:author="James Vu" w:date="2024-04-18T23:51:00Z">
                    <w:rPr>
                      <w:color w:val="000000"/>
                      <w:sz w:val="22"/>
                      <w:szCs w:val="22"/>
                    </w:rPr>
                  </w:rPrChange>
                </w:rPr>
                <w:t>(T+C+TL)</w:t>
              </w:r>
            </w:ins>
          </w:p>
        </w:tc>
        <w:tc>
          <w:tcPr>
            <w:tcW w:w="0" w:type="auto"/>
            <w:tcBorders>
              <w:top w:val="nil"/>
              <w:left w:val="nil"/>
              <w:bottom w:val="single" w:sz="4" w:space="0" w:color="auto"/>
              <w:right w:val="single" w:sz="4" w:space="0" w:color="auto"/>
            </w:tcBorders>
            <w:shd w:val="clear" w:color="auto" w:fill="auto"/>
            <w:hideMark/>
            <w:tcPrChange w:id="28286" w:author="James Vu" w:date="2024-04-18T23:51:00Z">
              <w:tcPr>
                <w:tcW w:w="0" w:type="auto"/>
                <w:gridSpan w:val="3"/>
                <w:tcBorders>
                  <w:top w:val="nil"/>
                  <w:left w:val="nil"/>
                  <w:bottom w:val="single" w:sz="4" w:space="0" w:color="auto"/>
                  <w:right w:val="single" w:sz="4" w:space="0" w:color="auto"/>
                </w:tcBorders>
                <w:shd w:val="clear" w:color="auto" w:fill="auto"/>
                <w:hideMark/>
              </w:tcPr>
            </w:tcPrChange>
          </w:tcPr>
          <w:p w14:paraId="3483A87B" w14:textId="77777777" w:rsidR="001873A6" w:rsidRPr="00B053AF" w:rsidRDefault="001873A6">
            <w:pPr>
              <w:jc w:val="right"/>
              <w:rPr>
                <w:ins w:id="28287" w:author="James Vu" w:date="2024-04-18T23:33:00Z"/>
                <w:color w:val="000000"/>
                <w:rPrChange w:id="28288" w:author="James Vu" w:date="2024-04-18T23:51:00Z">
                  <w:rPr>
                    <w:ins w:id="28289" w:author="James Vu" w:date="2024-04-18T23:33:00Z"/>
                    <w:color w:val="000000"/>
                    <w:sz w:val="22"/>
                    <w:szCs w:val="22"/>
                  </w:rPr>
                </w:rPrChange>
              </w:rPr>
            </w:pPr>
            <w:ins w:id="28290" w:author="James Vu" w:date="2024-04-18T23:33:00Z">
              <w:r w:rsidRPr="00B053AF">
                <w:rPr>
                  <w:color w:val="000000"/>
                  <w:rPrChange w:id="28291" w:author="James Vu" w:date="2024-04-18T23:51:00Z">
                    <w:rPr>
                      <w:color w:val="000000"/>
                      <w:sz w:val="22"/>
                      <w:szCs w:val="22"/>
                    </w:rPr>
                  </w:rPrChange>
                </w:rPr>
                <w:t xml:space="preserve">0 </w:t>
              </w:r>
            </w:ins>
          </w:p>
        </w:tc>
      </w:tr>
      <w:tr w:rsidR="001873A6" w:rsidRPr="00B053AF" w14:paraId="447F8440" w14:textId="77777777" w:rsidTr="00B053AF">
        <w:tblPrEx>
          <w:tblW w:w="4624" w:type="pct"/>
          <w:jc w:val="center"/>
          <w:tblCellMar>
            <w:left w:w="0" w:type="dxa"/>
            <w:right w:w="0" w:type="dxa"/>
          </w:tblCellMar>
          <w:tblPrExChange w:id="28292" w:author="James Vu" w:date="2024-04-18T23:51:00Z">
            <w:tblPrEx>
              <w:tblW w:w="14375" w:type="dxa"/>
              <w:tblCellMar>
                <w:left w:w="0" w:type="dxa"/>
                <w:right w:w="0" w:type="dxa"/>
              </w:tblCellMar>
            </w:tblPrEx>
          </w:tblPrExChange>
        </w:tblPrEx>
        <w:trPr>
          <w:gridAfter w:val="1"/>
          <w:wAfter w:w="968" w:type="dxa"/>
          <w:trHeight w:val="292"/>
          <w:jc w:val="center"/>
          <w:ins w:id="28293" w:author="James Vu" w:date="2024-04-18T23:33:00Z"/>
          <w:trPrChange w:id="28294"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hideMark/>
            <w:tcPrChange w:id="28295"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hideMark/>
              </w:tcPr>
            </w:tcPrChange>
          </w:tcPr>
          <w:p w14:paraId="6080D741" w14:textId="77777777" w:rsidR="001873A6" w:rsidRPr="00B053AF" w:rsidRDefault="001873A6">
            <w:pPr>
              <w:jc w:val="center"/>
              <w:rPr>
                <w:ins w:id="28296" w:author="James Vu" w:date="2024-04-18T23:33:00Z"/>
                <w:b/>
                <w:bCs/>
                <w:color w:val="000000"/>
                <w:rPrChange w:id="28297" w:author="James Vu" w:date="2024-04-18T23:51:00Z">
                  <w:rPr>
                    <w:ins w:id="28298" w:author="James Vu" w:date="2024-04-18T23:33:00Z"/>
                    <w:b/>
                    <w:bCs/>
                    <w:color w:val="000000"/>
                    <w:sz w:val="22"/>
                    <w:szCs w:val="22"/>
                  </w:rPr>
                </w:rPrChange>
              </w:rPr>
            </w:pPr>
            <w:ins w:id="28299" w:author="James Vu" w:date="2024-04-18T23:33:00Z">
              <w:r w:rsidRPr="00B053AF">
                <w:rPr>
                  <w:b/>
                  <w:bCs/>
                  <w:color w:val="000000"/>
                  <w:rPrChange w:id="28300" w:author="James Vu" w:date="2024-04-18T23:51:00Z">
                    <w:rPr>
                      <w:b/>
                      <w:bCs/>
                      <w:color w:val="000000"/>
                      <w:sz w:val="22"/>
                      <w:szCs w:val="22"/>
                    </w:rPr>
                  </w:rPrChange>
                </w:rPr>
                <w:t>IV</w:t>
              </w:r>
            </w:ins>
          </w:p>
        </w:tc>
        <w:tc>
          <w:tcPr>
            <w:tcW w:w="2010" w:type="pct"/>
            <w:gridSpan w:val="2"/>
            <w:tcBorders>
              <w:top w:val="nil"/>
              <w:left w:val="nil"/>
              <w:bottom w:val="single" w:sz="4" w:space="0" w:color="auto"/>
              <w:right w:val="single" w:sz="4" w:space="0" w:color="auto"/>
            </w:tcBorders>
            <w:shd w:val="clear" w:color="auto" w:fill="auto"/>
            <w:hideMark/>
            <w:tcPrChange w:id="28301" w:author="James Vu" w:date="2024-04-18T23:51:00Z">
              <w:tcPr>
                <w:tcW w:w="0" w:type="auto"/>
                <w:gridSpan w:val="6"/>
                <w:tcBorders>
                  <w:top w:val="nil"/>
                  <w:left w:val="nil"/>
                  <w:bottom w:val="single" w:sz="4" w:space="0" w:color="auto"/>
                  <w:right w:val="single" w:sz="4" w:space="0" w:color="auto"/>
                </w:tcBorders>
                <w:shd w:val="clear" w:color="auto" w:fill="auto"/>
                <w:hideMark/>
              </w:tcPr>
            </w:tcPrChange>
          </w:tcPr>
          <w:p w14:paraId="49CECEDA" w14:textId="77777777" w:rsidR="001873A6" w:rsidRPr="00B053AF" w:rsidRDefault="001873A6">
            <w:pPr>
              <w:rPr>
                <w:ins w:id="28302" w:author="James Vu" w:date="2024-04-18T23:33:00Z"/>
                <w:b/>
                <w:bCs/>
                <w:color w:val="000000"/>
                <w:rPrChange w:id="28303" w:author="James Vu" w:date="2024-04-18T23:51:00Z">
                  <w:rPr>
                    <w:ins w:id="28304" w:author="James Vu" w:date="2024-04-18T23:33:00Z"/>
                    <w:b/>
                    <w:bCs/>
                    <w:color w:val="000000"/>
                    <w:sz w:val="22"/>
                    <w:szCs w:val="22"/>
                  </w:rPr>
                </w:rPrChange>
              </w:rPr>
            </w:pPr>
            <w:ins w:id="28305" w:author="James Vu" w:date="2024-04-18T23:33:00Z">
              <w:r w:rsidRPr="00B053AF">
                <w:rPr>
                  <w:b/>
                  <w:bCs/>
                  <w:color w:val="000000"/>
                  <w:rPrChange w:id="28306" w:author="James Vu" w:date="2024-04-18T23:51:00Z">
                    <w:rPr>
                      <w:b/>
                      <w:bCs/>
                      <w:color w:val="000000"/>
                      <w:sz w:val="22"/>
                      <w:szCs w:val="22"/>
                    </w:rPr>
                  </w:rPrChange>
                </w:rPr>
                <w:t>THUẾ GIÁ TRỊ GIA TĂNG</w:t>
              </w:r>
            </w:ins>
          </w:p>
        </w:tc>
        <w:tc>
          <w:tcPr>
            <w:tcW w:w="0" w:type="auto"/>
            <w:tcBorders>
              <w:top w:val="nil"/>
              <w:left w:val="nil"/>
              <w:bottom w:val="single" w:sz="4" w:space="0" w:color="auto"/>
              <w:right w:val="single" w:sz="4" w:space="0" w:color="auto"/>
            </w:tcBorders>
            <w:shd w:val="clear" w:color="auto" w:fill="auto"/>
            <w:hideMark/>
            <w:tcPrChange w:id="28307" w:author="James Vu" w:date="2024-04-18T23:51:00Z">
              <w:tcPr>
                <w:tcW w:w="0" w:type="auto"/>
                <w:gridSpan w:val="2"/>
                <w:tcBorders>
                  <w:top w:val="nil"/>
                  <w:left w:val="nil"/>
                  <w:bottom w:val="single" w:sz="4" w:space="0" w:color="auto"/>
                  <w:right w:val="single" w:sz="4" w:space="0" w:color="auto"/>
                </w:tcBorders>
                <w:shd w:val="clear" w:color="auto" w:fill="auto"/>
                <w:hideMark/>
              </w:tcPr>
            </w:tcPrChange>
          </w:tcPr>
          <w:p w14:paraId="1DE24CCD" w14:textId="77777777" w:rsidR="001873A6" w:rsidRPr="00B053AF" w:rsidRDefault="001873A6">
            <w:pPr>
              <w:jc w:val="center"/>
              <w:rPr>
                <w:ins w:id="28308" w:author="James Vu" w:date="2024-04-18T23:33:00Z"/>
                <w:b/>
                <w:bCs/>
                <w:color w:val="000000"/>
                <w:rPrChange w:id="28309" w:author="James Vu" w:date="2024-04-18T23:51:00Z">
                  <w:rPr>
                    <w:ins w:id="28310" w:author="James Vu" w:date="2024-04-18T23:33:00Z"/>
                    <w:b/>
                    <w:bCs/>
                    <w:color w:val="000000"/>
                    <w:sz w:val="22"/>
                    <w:szCs w:val="22"/>
                  </w:rPr>
                </w:rPrChange>
              </w:rPr>
            </w:pPr>
            <w:ins w:id="28311" w:author="James Vu" w:date="2024-04-18T23:33:00Z">
              <w:r w:rsidRPr="00B053AF">
                <w:rPr>
                  <w:b/>
                  <w:bCs/>
                  <w:color w:val="000000"/>
                  <w:rPrChange w:id="28312" w:author="James Vu" w:date="2024-04-18T23:51:00Z">
                    <w:rPr>
                      <w:b/>
                      <w:bCs/>
                      <w:color w:val="000000"/>
                      <w:sz w:val="22"/>
                      <w:szCs w:val="22"/>
                    </w:rPr>
                  </w:rPrChange>
                </w:rPr>
                <w:t>GTGT</w:t>
              </w:r>
            </w:ins>
          </w:p>
        </w:tc>
        <w:tc>
          <w:tcPr>
            <w:tcW w:w="0" w:type="auto"/>
            <w:tcBorders>
              <w:top w:val="nil"/>
              <w:left w:val="nil"/>
              <w:bottom w:val="single" w:sz="4" w:space="0" w:color="auto"/>
              <w:right w:val="single" w:sz="4" w:space="0" w:color="auto"/>
            </w:tcBorders>
            <w:shd w:val="clear" w:color="auto" w:fill="auto"/>
            <w:hideMark/>
            <w:tcPrChange w:id="28313" w:author="James Vu" w:date="2024-04-18T23:51:00Z">
              <w:tcPr>
                <w:tcW w:w="0" w:type="auto"/>
                <w:gridSpan w:val="4"/>
                <w:tcBorders>
                  <w:top w:val="nil"/>
                  <w:left w:val="nil"/>
                  <w:bottom w:val="single" w:sz="4" w:space="0" w:color="auto"/>
                  <w:right w:val="single" w:sz="4" w:space="0" w:color="auto"/>
                </w:tcBorders>
                <w:shd w:val="clear" w:color="auto" w:fill="auto"/>
                <w:hideMark/>
              </w:tcPr>
            </w:tcPrChange>
          </w:tcPr>
          <w:p w14:paraId="0DA91284" w14:textId="77777777" w:rsidR="001873A6" w:rsidRPr="00B053AF" w:rsidRDefault="001873A6">
            <w:pPr>
              <w:jc w:val="center"/>
              <w:rPr>
                <w:ins w:id="28314" w:author="James Vu" w:date="2024-04-18T23:33:00Z"/>
                <w:b/>
                <w:bCs/>
                <w:color w:val="000000"/>
                <w:rPrChange w:id="28315" w:author="James Vu" w:date="2024-04-18T23:51:00Z">
                  <w:rPr>
                    <w:ins w:id="28316" w:author="James Vu" w:date="2024-04-18T23:33:00Z"/>
                    <w:b/>
                    <w:bCs/>
                    <w:color w:val="000000"/>
                    <w:sz w:val="22"/>
                    <w:szCs w:val="22"/>
                  </w:rPr>
                </w:rPrChange>
              </w:rPr>
            </w:pPr>
            <w:ins w:id="28317" w:author="James Vu" w:date="2024-04-18T23:33:00Z">
              <w:r w:rsidRPr="00B053AF">
                <w:rPr>
                  <w:b/>
                  <w:bCs/>
                  <w:color w:val="000000"/>
                  <w:rPrChange w:id="28318" w:author="James Vu" w:date="2024-04-18T23:51:00Z">
                    <w:rPr>
                      <w:b/>
                      <w:bCs/>
                      <w:color w:val="000000"/>
                      <w:sz w:val="22"/>
                      <w:szCs w:val="22"/>
                    </w:rPr>
                  </w:rPrChange>
                </w:rPr>
                <w:t>G*8%</w:t>
              </w:r>
            </w:ins>
          </w:p>
        </w:tc>
        <w:tc>
          <w:tcPr>
            <w:tcW w:w="0" w:type="auto"/>
            <w:tcBorders>
              <w:top w:val="nil"/>
              <w:left w:val="nil"/>
              <w:bottom w:val="single" w:sz="4" w:space="0" w:color="auto"/>
              <w:right w:val="single" w:sz="4" w:space="0" w:color="auto"/>
            </w:tcBorders>
            <w:shd w:val="clear" w:color="auto" w:fill="auto"/>
            <w:hideMark/>
            <w:tcPrChange w:id="28319" w:author="James Vu" w:date="2024-04-18T23:51:00Z">
              <w:tcPr>
                <w:tcW w:w="0" w:type="auto"/>
                <w:gridSpan w:val="3"/>
                <w:tcBorders>
                  <w:top w:val="nil"/>
                  <w:left w:val="nil"/>
                  <w:bottom w:val="single" w:sz="4" w:space="0" w:color="auto"/>
                  <w:right w:val="single" w:sz="4" w:space="0" w:color="auto"/>
                </w:tcBorders>
                <w:shd w:val="clear" w:color="auto" w:fill="auto"/>
                <w:hideMark/>
              </w:tcPr>
            </w:tcPrChange>
          </w:tcPr>
          <w:p w14:paraId="2A3814B7" w14:textId="77777777" w:rsidR="001873A6" w:rsidRPr="00B053AF" w:rsidRDefault="001873A6">
            <w:pPr>
              <w:jc w:val="right"/>
              <w:rPr>
                <w:ins w:id="28320" w:author="James Vu" w:date="2024-04-18T23:33:00Z"/>
                <w:b/>
                <w:bCs/>
                <w:color w:val="000000"/>
                <w:rPrChange w:id="28321" w:author="James Vu" w:date="2024-04-18T23:51:00Z">
                  <w:rPr>
                    <w:ins w:id="28322" w:author="James Vu" w:date="2024-04-18T23:33:00Z"/>
                    <w:b/>
                    <w:bCs/>
                    <w:color w:val="000000"/>
                    <w:sz w:val="22"/>
                    <w:szCs w:val="22"/>
                  </w:rPr>
                </w:rPrChange>
              </w:rPr>
            </w:pPr>
            <w:ins w:id="28323" w:author="James Vu" w:date="2024-04-18T23:33:00Z">
              <w:r w:rsidRPr="00B053AF">
                <w:rPr>
                  <w:b/>
                  <w:bCs/>
                  <w:color w:val="000000"/>
                  <w:rPrChange w:id="28324" w:author="James Vu" w:date="2024-04-18T23:51:00Z">
                    <w:rPr>
                      <w:b/>
                      <w:bCs/>
                      <w:color w:val="000000"/>
                      <w:sz w:val="22"/>
                      <w:szCs w:val="22"/>
                    </w:rPr>
                  </w:rPrChange>
                </w:rPr>
                <w:t xml:space="preserve">0 </w:t>
              </w:r>
            </w:ins>
          </w:p>
        </w:tc>
      </w:tr>
      <w:tr w:rsidR="001873A6" w:rsidRPr="00B053AF" w14:paraId="3FB35DBE" w14:textId="77777777" w:rsidTr="00B053AF">
        <w:tblPrEx>
          <w:tblW w:w="4624" w:type="pct"/>
          <w:jc w:val="center"/>
          <w:tblCellMar>
            <w:left w:w="0" w:type="dxa"/>
            <w:right w:w="0" w:type="dxa"/>
          </w:tblCellMar>
          <w:tblPrExChange w:id="28325" w:author="James Vu" w:date="2024-04-18T23:51:00Z">
            <w:tblPrEx>
              <w:tblW w:w="14375" w:type="dxa"/>
              <w:tblCellMar>
                <w:left w:w="0" w:type="dxa"/>
                <w:right w:w="0" w:type="dxa"/>
              </w:tblCellMar>
            </w:tblPrEx>
          </w:tblPrExChange>
        </w:tblPrEx>
        <w:trPr>
          <w:gridAfter w:val="1"/>
          <w:wAfter w:w="968" w:type="dxa"/>
          <w:trHeight w:val="292"/>
          <w:jc w:val="center"/>
          <w:ins w:id="28326" w:author="James Vu" w:date="2024-04-18T23:33:00Z"/>
          <w:trPrChange w:id="28327"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hideMark/>
            <w:tcPrChange w:id="28328"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hideMark/>
              </w:tcPr>
            </w:tcPrChange>
          </w:tcPr>
          <w:p w14:paraId="6B0167EF" w14:textId="77777777" w:rsidR="001873A6" w:rsidRPr="00B053AF" w:rsidRDefault="001873A6">
            <w:pPr>
              <w:jc w:val="center"/>
              <w:rPr>
                <w:ins w:id="28329" w:author="James Vu" w:date="2024-04-18T23:33:00Z"/>
                <w:b/>
                <w:bCs/>
                <w:color w:val="000000"/>
                <w:rPrChange w:id="28330" w:author="James Vu" w:date="2024-04-18T23:51:00Z">
                  <w:rPr>
                    <w:ins w:id="28331" w:author="James Vu" w:date="2024-04-18T23:33:00Z"/>
                    <w:b/>
                    <w:bCs/>
                    <w:color w:val="000000"/>
                    <w:sz w:val="22"/>
                    <w:szCs w:val="22"/>
                  </w:rPr>
                </w:rPrChange>
              </w:rPr>
            </w:pPr>
            <w:ins w:id="28332" w:author="James Vu" w:date="2024-04-18T23:33:00Z">
              <w:r w:rsidRPr="00B053AF">
                <w:rPr>
                  <w:b/>
                  <w:bCs/>
                  <w:color w:val="000000"/>
                  <w:rPrChange w:id="28333" w:author="James Vu" w:date="2024-04-18T23:51:00Z">
                    <w:rPr>
                      <w:b/>
                      <w:bCs/>
                      <w:color w:val="000000"/>
                      <w:sz w:val="22"/>
                      <w:szCs w:val="22"/>
                    </w:rPr>
                  </w:rPrChange>
                </w:rPr>
                <w:t>V</w:t>
              </w:r>
            </w:ins>
          </w:p>
        </w:tc>
        <w:tc>
          <w:tcPr>
            <w:tcW w:w="2010" w:type="pct"/>
            <w:gridSpan w:val="2"/>
            <w:tcBorders>
              <w:top w:val="nil"/>
              <w:left w:val="nil"/>
              <w:bottom w:val="single" w:sz="4" w:space="0" w:color="auto"/>
              <w:right w:val="single" w:sz="4" w:space="0" w:color="auto"/>
            </w:tcBorders>
            <w:shd w:val="clear" w:color="auto" w:fill="auto"/>
            <w:hideMark/>
            <w:tcPrChange w:id="28334" w:author="James Vu" w:date="2024-04-18T23:51:00Z">
              <w:tcPr>
                <w:tcW w:w="0" w:type="auto"/>
                <w:gridSpan w:val="6"/>
                <w:tcBorders>
                  <w:top w:val="nil"/>
                  <w:left w:val="nil"/>
                  <w:bottom w:val="single" w:sz="4" w:space="0" w:color="auto"/>
                  <w:right w:val="single" w:sz="4" w:space="0" w:color="auto"/>
                </w:tcBorders>
                <w:shd w:val="clear" w:color="auto" w:fill="auto"/>
                <w:hideMark/>
              </w:tcPr>
            </w:tcPrChange>
          </w:tcPr>
          <w:p w14:paraId="2FFD301D" w14:textId="77777777" w:rsidR="001873A6" w:rsidRPr="00B053AF" w:rsidRDefault="001873A6">
            <w:pPr>
              <w:rPr>
                <w:ins w:id="28335" w:author="James Vu" w:date="2024-04-18T23:33:00Z"/>
                <w:b/>
                <w:bCs/>
                <w:color w:val="000000"/>
                <w:rPrChange w:id="28336" w:author="James Vu" w:date="2024-04-18T23:51:00Z">
                  <w:rPr>
                    <w:ins w:id="28337" w:author="James Vu" w:date="2024-04-18T23:33:00Z"/>
                    <w:b/>
                    <w:bCs/>
                    <w:color w:val="000000"/>
                    <w:sz w:val="22"/>
                    <w:szCs w:val="22"/>
                  </w:rPr>
                </w:rPrChange>
              </w:rPr>
            </w:pPr>
            <w:ins w:id="28338" w:author="James Vu" w:date="2024-04-18T23:33:00Z">
              <w:r w:rsidRPr="00B053AF">
                <w:rPr>
                  <w:b/>
                  <w:bCs/>
                  <w:color w:val="000000"/>
                  <w:rPrChange w:id="28339" w:author="James Vu" w:date="2024-04-18T23:51:00Z">
                    <w:rPr>
                      <w:b/>
                      <w:bCs/>
                      <w:color w:val="000000"/>
                      <w:sz w:val="22"/>
                      <w:szCs w:val="22"/>
                    </w:rPr>
                  </w:rPrChange>
                </w:rPr>
                <w:t>Chi phí xây dựng sau thuế</w:t>
              </w:r>
            </w:ins>
          </w:p>
        </w:tc>
        <w:tc>
          <w:tcPr>
            <w:tcW w:w="0" w:type="auto"/>
            <w:tcBorders>
              <w:top w:val="nil"/>
              <w:left w:val="nil"/>
              <w:bottom w:val="single" w:sz="4" w:space="0" w:color="auto"/>
              <w:right w:val="single" w:sz="4" w:space="0" w:color="auto"/>
            </w:tcBorders>
            <w:shd w:val="clear" w:color="auto" w:fill="auto"/>
            <w:hideMark/>
            <w:tcPrChange w:id="28340" w:author="James Vu" w:date="2024-04-18T23:51:00Z">
              <w:tcPr>
                <w:tcW w:w="0" w:type="auto"/>
                <w:gridSpan w:val="2"/>
                <w:tcBorders>
                  <w:top w:val="nil"/>
                  <w:left w:val="nil"/>
                  <w:bottom w:val="single" w:sz="4" w:space="0" w:color="auto"/>
                  <w:right w:val="single" w:sz="4" w:space="0" w:color="auto"/>
                </w:tcBorders>
                <w:shd w:val="clear" w:color="auto" w:fill="auto"/>
                <w:hideMark/>
              </w:tcPr>
            </w:tcPrChange>
          </w:tcPr>
          <w:p w14:paraId="1F2B9EC8" w14:textId="77777777" w:rsidR="001873A6" w:rsidRPr="00B053AF" w:rsidRDefault="001873A6">
            <w:pPr>
              <w:jc w:val="center"/>
              <w:rPr>
                <w:ins w:id="28341" w:author="James Vu" w:date="2024-04-18T23:33:00Z"/>
                <w:b/>
                <w:bCs/>
                <w:color w:val="000000"/>
                <w:rPrChange w:id="28342" w:author="James Vu" w:date="2024-04-18T23:51:00Z">
                  <w:rPr>
                    <w:ins w:id="28343" w:author="James Vu" w:date="2024-04-18T23:33:00Z"/>
                    <w:b/>
                    <w:bCs/>
                    <w:color w:val="000000"/>
                    <w:sz w:val="22"/>
                    <w:szCs w:val="22"/>
                  </w:rPr>
                </w:rPrChange>
              </w:rPr>
            </w:pPr>
            <w:ins w:id="28344" w:author="James Vu" w:date="2024-04-18T23:33:00Z">
              <w:r w:rsidRPr="00B053AF">
                <w:rPr>
                  <w:b/>
                  <w:bCs/>
                  <w:color w:val="000000"/>
                  <w:rPrChange w:id="28345" w:author="James Vu" w:date="2024-04-18T23:51:00Z">
                    <w:rPr>
                      <w:b/>
                      <w:bCs/>
                      <w:color w:val="000000"/>
                      <w:sz w:val="22"/>
                      <w:szCs w:val="22"/>
                    </w:rPr>
                  </w:rPrChange>
                </w:rPr>
                <w:t>Gxd</w:t>
              </w:r>
            </w:ins>
          </w:p>
        </w:tc>
        <w:tc>
          <w:tcPr>
            <w:tcW w:w="0" w:type="auto"/>
            <w:tcBorders>
              <w:top w:val="nil"/>
              <w:left w:val="nil"/>
              <w:bottom w:val="single" w:sz="4" w:space="0" w:color="auto"/>
              <w:right w:val="single" w:sz="4" w:space="0" w:color="auto"/>
            </w:tcBorders>
            <w:shd w:val="clear" w:color="auto" w:fill="auto"/>
            <w:hideMark/>
            <w:tcPrChange w:id="28346" w:author="James Vu" w:date="2024-04-18T23:51:00Z">
              <w:tcPr>
                <w:tcW w:w="0" w:type="auto"/>
                <w:gridSpan w:val="4"/>
                <w:tcBorders>
                  <w:top w:val="nil"/>
                  <w:left w:val="nil"/>
                  <w:bottom w:val="single" w:sz="4" w:space="0" w:color="auto"/>
                  <w:right w:val="single" w:sz="4" w:space="0" w:color="auto"/>
                </w:tcBorders>
                <w:shd w:val="clear" w:color="auto" w:fill="auto"/>
                <w:hideMark/>
              </w:tcPr>
            </w:tcPrChange>
          </w:tcPr>
          <w:p w14:paraId="677714C1" w14:textId="77777777" w:rsidR="001873A6" w:rsidRPr="00B053AF" w:rsidRDefault="001873A6">
            <w:pPr>
              <w:jc w:val="center"/>
              <w:rPr>
                <w:ins w:id="28347" w:author="James Vu" w:date="2024-04-18T23:33:00Z"/>
                <w:b/>
                <w:bCs/>
                <w:color w:val="000000"/>
                <w:rPrChange w:id="28348" w:author="James Vu" w:date="2024-04-18T23:51:00Z">
                  <w:rPr>
                    <w:ins w:id="28349" w:author="James Vu" w:date="2024-04-18T23:33:00Z"/>
                    <w:b/>
                    <w:bCs/>
                    <w:color w:val="000000"/>
                    <w:sz w:val="22"/>
                    <w:szCs w:val="22"/>
                  </w:rPr>
                </w:rPrChange>
              </w:rPr>
            </w:pPr>
            <w:ins w:id="28350" w:author="James Vu" w:date="2024-04-18T23:33:00Z">
              <w:r w:rsidRPr="00B053AF">
                <w:rPr>
                  <w:b/>
                  <w:bCs/>
                  <w:color w:val="000000"/>
                  <w:rPrChange w:id="28351" w:author="James Vu" w:date="2024-04-18T23:51:00Z">
                    <w:rPr>
                      <w:b/>
                      <w:bCs/>
                      <w:color w:val="000000"/>
                      <w:sz w:val="22"/>
                      <w:szCs w:val="22"/>
                    </w:rPr>
                  </w:rPrChange>
                </w:rPr>
                <w:t>G+GTGT</w:t>
              </w:r>
            </w:ins>
          </w:p>
        </w:tc>
        <w:tc>
          <w:tcPr>
            <w:tcW w:w="0" w:type="auto"/>
            <w:tcBorders>
              <w:top w:val="nil"/>
              <w:left w:val="nil"/>
              <w:bottom w:val="single" w:sz="4" w:space="0" w:color="auto"/>
              <w:right w:val="single" w:sz="4" w:space="0" w:color="auto"/>
            </w:tcBorders>
            <w:shd w:val="clear" w:color="auto" w:fill="auto"/>
            <w:hideMark/>
            <w:tcPrChange w:id="28352" w:author="James Vu" w:date="2024-04-18T23:51:00Z">
              <w:tcPr>
                <w:tcW w:w="0" w:type="auto"/>
                <w:gridSpan w:val="3"/>
                <w:tcBorders>
                  <w:top w:val="nil"/>
                  <w:left w:val="nil"/>
                  <w:bottom w:val="single" w:sz="4" w:space="0" w:color="auto"/>
                  <w:right w:val="single" w:sz="4" w:space="0" w:color="auto"/>
                </w:tcBorders>
                <w:shd w:val="clear" w:color="auto" w:fill="auto"/>
                <w:hideMark/>
              </w:tcPr>
            </w:tcPrChange>
          </w:tcPr>
          <w:p w14:paraId="5E640F7F" w14:textId="77777777" w:rsidR="001873A6" w:rsidRPr="00B053AF" w:rsidRDefault="001873A6">
            <w:pPr>
              <w:jc w:val="right"/>
              <w:rPr>
                <w:ins w:id="28353" w:author="James Vu" w:date="2024-04-18T23:33:00Z"/>
                <w:b/>
                <w:bCs/>
                <w:color w:val="000000"/>
                <w:rPrChange w:id="28354" w:author="James Vu" w:date="2024-04-18T23:51:00Z">
                  <w:rPr>
                    <w:ins w:id="28355" w:author="James Vu" w:date="2024-04-18T23:33:00Z"/>
                    <w:b/>
                    <w:bCs/>
                    <w:color w:val="000000"/>
                    <w:sz w:val="22"/>
                    <w:szCs w:val="22"/>
                  </w:rPr>
                </w:rPrChange>
              </w:rPr>
            </w:pPr>
            <w:ins w:id="28356" w:author="James Vu" w:date="2024-04-18T23:33:00Z">
              <w:r w:rsidRPr="00B053AF">
                <w:rPr>
                  <w:b/>
                  <w:bCs/>
                  <w:color w:val="000000"/>
                  <w:rPrChange w:id="28357" w:author="James Vu" w:date="2024-04-18T23:51:00Z">
                    <w:rPr>
                      <w:b/>
                      <w:bCs/>
                      <w:color w:val="000000"/>
                      <w:sz w:val="22"/>
                      <w:szCs w:val="22"/>
                    </w:rPr>
                  </w:rPrChange>
                </w:rPr>
                <w:t xml:space="preserve">0 </w:t>
              </w:r>
            </w:ins>
          </w:p>
        </w:tc>
      </w:tr>
      <w:tr w:rsidR="001873A6" w:rsidRPr="00B053AF" w14:paraId="2608907F" w14:textId="77777777" w:rsidTr="00B053AF">
        <w:tblPrEx>
          <w:tblW w:w="4624" w:type="pct"/>
          <w:jc w:val="center"/>
          <w:tblCellMar>
            <w:left w:w="0" w:type="dxa"/>
            <w:right w:w="0" w:type="dxa"/>
          </w:tblCellMar>
          <w:tblPrExChange w:id="28358" w:author="James Vu" w:date="2024-04-18T23:51:00Z">
            <w:tblPrEx>
              <w:tblW w:w="14375" w:type="dxa"/>
              <w:tblCellMar>
                <w:left w:w="0" w:type="dxa"/>
                <w:right w:w="0" w:type="dxa"/>
              </w:tblCellMar>
            </w:tblPrEx>
          </w:tblPrExChange>
        </w:tblPrEx>
        <w:trPr>
          <w:gridAfter w:val="1"/>
          <w:wAfter w:w="968" w:type="dxa"/>
          <w:trHeight w:val="292"/>
          <w:jc w:val="center"/>
          <w:ins w:id="28359" w:author="James Vu" w:date="2024-04-18T23:33:00Z"/>
          <w:trPrChange w:id="28360" w:author="James Vu" w:date="2024-04-18T23:51:00Z">
            <w:trPr>
              <w:gridAfter w:val="1"/>
              <w:trHeight w:val="292"/>
            </w:trPr>
          </w:trPrChange>
        </w:trPr>
        <w:tc>
          <w:tcPr>
            <w:tcW w:w="529" w:type="pct"/>
            <w:gridSpan w:val="2"/>
            <w:tcBorders>
              <w:top w:val="nil"/>
              <w:left w:val="single" w:sz="4" w:space="0" w:color="auto"/>
              <w:bottom w:val="single" w:sz="4" w:space="0" w:color="auto"/>
              <w:right w:val="single" w:sz="4" w:space="0" w:color="auto"/>
            </w:tcBorders>
            <w:shd w:val="clear" w:color="auto" w:fill="auto"/>
            <w:noWrap/>
            <w:vAlign w:val="center"/>
            <w:hideMark/>
            <w:tcPrChange w:id="28361" w:author="James Vu" w:date="2024-04-18T23:51:00Z">
              <w:tcPr>
                <w:tcW w:w="0" w:type="auto"/>
                <w:gridSpan w:val="4"/>
                <w:tcBorders>
                  <w:top w:val="nil"/>
                  <w:left w:val="single" w:sz="4" w:space="0" w:color="auto"/>
                  <w:bottom w:val="single" w:sz="4" w:space="0" w:color="auto"/>
                  <w:right w:val="single" w:sz="4" w:space="0" w:color="auto"/>
                </w:tcBorders>
                <w:shd w:val="clear" w:color="auto" w:fill="auto"/>
                <w:noWrap/>
                <w:vAlign w:val="center"/>
                <w:hideMark/>
              </w:tcPr>
            </w:tcPrChange>
          </w:tcPr>
          <w:p w14:paraId="5F201D5C" w14:textId="77777777" w:rsidR="001873A6" w:rsidRPr="00B053AF" w:rsidRDefault="001873A6">
            <w:pPr>
              <w:jc w:val="center"/>
              <w:rPr>
                <w:ins w:id="28362" w:author="James Vu" w:date="2024-04-18T23:33:00Z"/>
                <w:b/>
                <w:bCs/>
                <w:color w:val="000000"/>
                <w:rPrChange w:id="28363" w:author="James Vu" w:date="2024-04-18T23:51:00Z">
                  <w:rPr>
                    <w:ins w:id="28364" w:author="James Vu" w:date="2024-04-18T23:33:00Z"/>
                    <w:b/>
                    <w:bCs/>
                    <w:color w:val="000000"/>
                    <w:sz w:val="22"/>
                    <w:szCs w:val="22"/>
                  </w:rPr>
                </w:rPrChange>
              </w:rPr>
            </w:pPr>
            <w:ins w:id="28365" w:author="James Vu" w:date="2024-04-18T23:33:00Z">
              <w:r w:rsidRPr="00B053AF">
                <w:rPr>
                  <w:b/>
                  <w:bCs/>
                  <w:color w:val="000000"/>
                  <w:rPrChange w:id="28366" w:author="James Vu" w:date="2024-04-18T23:51:00Z">
                    <w:rPr>
                      <w:b/>
                      <w:bCs/>
                      <w:color w:val="000000"/>
                      <w:sz w:val="22"/>
                      <w:szCs w:val="22"/>
                    </w:rPr>
                  </w:rPrChange>
                </w:rPr>
                <w:t> </w:t>
              </w:r>
            </w:ins>
          </w:p>
        </w:tc>
        <w:tc>
          <w:tcPr>
            <w:tcW w:w="2010" w:type="pct"/>
            <w:gridSpan w:val="2"/>
            <w:tcBorders>
              <w:top w:val="nil"/>
              <w:left w:val="nil"/>
              <w:bottom w:val="single" w:sz="4" w:space="0" w:color="auto"/>
              <w:right w:val="single" w:sz="4" w:space="0" w:color="auto"/>
            </w:tcBorders>
            <w:shd w:val="clear" w:color="auto" w:fill="auto"/>
            <w:vAlign w:val="center"/>
            <w:hideMark/>
            <w:tcPrChange w:id="28367" w:author="James Vu" w:date="2024-04-18T23:51:00Z">
              <w:tcPr>
                <w:tcW w:w="0" w:type="auto"/>
                <w:gridSpan w:val="6"/>
                <w:tcBorders>
                  <w:top w:val="nil"/>
                  <w:left w:val="nil"/>
                  <w:bottom w:val="single" w:sz="4" w:space="0" w:color="auto"/>
                  <w:right w:val="single" w:sz="4" w:space="0" w:color="auto"/>
                </w:tcBorders>
                <w:shd w:val="clear" w:color="auto" w:fill="auto"/>
                <w:vAlign w:val="center"/>
                <w:hideMark/>
              </w:tcPr>
            </w:tcPrChange>
          </w:tcPr>
          <w:p w14:paraId="6E133C5E" w14:textId="77777777" w:rsidR="001873A6" w:rsidRPr="00B053AF" w:rsidRDefault="001873A6">
            <w:pPr>
              <w:jc w:val="center"/>
              <w:rPr>
                <w:ins w:id="28368" w:author="James Vu" w:date="2024-04-18T23:33:00Z"/>
                <w:b/>
                <w:bCs/>
                <w:color w:val="000000"/>
                <w:rPrChange w:id="28369" w:author="James Vu" w:date="2024-04-18T23:51:00Z">
                  <w:rPr>
                    <w:ins w:id="28370" w:author="James Vu" w:date="2024-04-18T23:33:00Z"/>
                    <w:b/>
                    <w:bCs/>
                    <w:color w:val="000000"/>
                    <w:sz w:val="22"/>
                    <w:szCs w:val="22"/>
                  </w:rPr>
                </w:rPrChange>
              </w:rPr>
            </w:pPr>
            <w:ins w:id="28371" w:author="James Vu" w:date="2024-04-18T23:33:00Z">
              <w:r w:rsidRPr="00B053AF">
                <w:rPr>
                  <w:b/>
                  <w:bCs/>
                  <w:color w:val="000000"/>
                  <w:rPrChange w:id="28372" w:author="James Vu" w:date="2024-04-18T23:51:00Z">
                    <w:rPr>
                      <w:b/>
                      <w:bCs/>
                      <w:color w:val="000000"/>
                      <w:sz w:val="22"/>
                      <w:szCs w:val="22"/>
                    </w:rPr>
                  </w:rPrChange>
                </w:rPr>
                <w:t>TỔNG CỘNG</w:t>
              </w:r>
            </w:ins>
          </w:p>
        </w:tc>
        <w:tc>
          <w:tcPr>
            <w:tcW w:w="0" w:type="auto"/>
            <w:tcBorders>
              <w:top w:val="nil"/>
              <w:left w:val="nil"/>
              <w:bottom w:val="single" w:sz="4" w:space="0" w:color="auto"/>
              <w:right w:val="single" w:sz="4" w:space="0" w:color="auto"/>
            </w:tcBorders>
            <w:shd w:val="clear" w:color="auto" w:fill="auto"/>
            <w:vAlign w:val="center"/>
            <w:hideMark/>
            <w:tcPrChange w:id="28373" w:author="James Vu" w:date="2024-04-18T23:51: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2FFDC34" w14:textId="77777777" w:rsidR="001873A6" w:rsidRPr="00B053AF" w:rsidRDefault="001873A6">
            <w:pPr>
              <w:jc w:val="center"/>
              <w:rPr>
                <w:ins w:id="28374" w:author="James Vu" w:date="2024-04-18T23:33:00Z"/>
                <w:b/>
                <w:bCs/>
                <w:color w:val="000000"/>
                <w:rPrChange w:id="28375" w:author="James Vu" w:date="2024-04-18T23:51:00Z">
                  <w:rPr>
                    <w:ins w:id="28376" w:author="James Vu" w:date="2024-04-18T23:33:00Z"/>
                    <w:b/>
                    <w:bCs/>
                    <w:color w:val="000000"/>
                    <w:sz w:val="22"/>
                    <w:szCs w:val="22"/>
                  </w:rPr>
                </w:rPrChange>
              </w:rPr>
            </w:pPr>
            <w:ins w:id="28377" w:author="James Vu" w:date="2024-04-18T23:33:00Z">
              <w:r w:rsidRPr="00B053AF">
                <w:rPr>
                  <w:b/>
                  <w:bCs/>
                  <w:color w:val="000000"/>
                  <w:rPrChange w:id="28378" w:author="James Vu" w:date="2024-04-18T23:51:00Z">
                    <w:rPr>
                      <w:b/>
                      <w:bCs/>
                      <w:color w:val="000000"/>
                      <w:sz w:val="22"/>
                      <w:szCs w:val="22"/>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28379" w:author="James Vu" w:date="2024-04-18T23:51:00Z">
              <w:tcPr>
                <w:tcW w:w="0" w:type="auto"/>
                <w:gridSpan w:val="4"/>
                <w:tcBorders>
                  <w:top w:val="nil"/>
                  <w:left w:val="nil"/>
                  <w:bottom w:val="single" w:sz="4" w:space="0" w:color="auto"/>
                  <w:right w:val="single" w:sz="4" w:space="0" w:color="auto"/>
                </w:tcBorders>
                <w:shd w:val="clear" w:color="auto" w:fill="auto"/>
                <w:vAlign w:val="center"/>
                <w:hideMark/>
              </w:tcPr>
            </w:tcPrChange>
          </w:tcPr>
          <w:p w14:paraId="5CAFB30C" w14:textId="77777777" w:rsidR="001873A6" w:rsidRPr="00B053AF" w:rsidRDefault="001873A6">
            <w:pPr>
              <w:jc w:val="center"/>
              <w:rPr>
                <w:ins w:id="28380" w:author="James Vu" w:date="2024-04-18T23:33:00Z"/>
                <w:b/>
                <w:bCs/>
                <w:color w:val="000000"/>
                <w:rPrChange w:id="28381" w:author="James Vu" w:date="2024-04-18T23:51:00Z">
                  <w:rPr>
                    <w:ins w:id="28382" w:author="James Vu" w:date="2024-04-18T23:33:00Z"/>
                    <w:b/>
                    <w:bCs/>
                    <w:color w:val="000000"/>
                    <w:sz w:val="22"/>
                    <w:szCs w:val="22"/>
                  </w:rPr>
                </w:rPrChange>
              </w:rPr>
            </w:pPr>
            <w:ins w:id="28383" w:author="James Vu" w:date="2024-04-18T23:33:00Z">
              <w:r w:rsidRPr="00B053AF">
                <w:rPr>
                  <w:b/>
                  <w:bCs/>
                  <w:color w:val="000000"/>
                  <w:rPrChange w:id="28384" w:author="James Vu" w:date="2024-04-18T23:51:00Z">
                    <w:rPr>
                      <w:b/>
                      <w:bCs/>
                      <w:color w:val="000000"/>
                      <w:sz w:val="22"/>
                      <w:szCs w:val="22"/>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28385" w:author="James Vu" w:date="2024-04-18T23:51:00Z">
              <w:tcPr>
                <w:tcW w:w="0" w:type="auto"/>
                <w:gridSpan w:val="3"/>
                <w:tcBorders>
                  <w:top w:val="nil"/>
                  <w:left w:val="nil"/>
                  <w:bottom w:val="single" w:sz="4" w:space="0" w:color="auto"/>
                  <w:right w:val="single" w:sz="4" w:space="0" w:color="auto"/>
                </w:tcBorders>
                <w:shd w:val="clear" w:color="auto" w:fill="auto"/>
                <w:vAlign w:val="center"/>
                <w:hideMark/>
              </w:tcPr>
            </w:tcPrChange>
          </w:tcPr>
          <w:p w14:paraId="5B74AC73" w14:textId="77777777" w:rsidR="001873A6" w:rsidRPr="00B053AF" w:rsidRDefault="001873A6">
            <w:pPr>
              <w:jc w:val="right"/>
              <w:rPr>
                <w:ins w:id="28386" w:author="James Vu" w:date="2024-04-18T23:33:00Z"/>
                <w:b/>
                <w:bCs/>
                <w:color w:val="000000"/>
                <w:rPrChange w:id="28387" w:author="James Vu" w:date="2024-04-18T23:51:00Z">
                  <w:rPr>
                    <w:ins w:id="28388" w:author="James Vu" w:date="2024-04-18T23:33:00Z"/>
                    <w:b/>
                    <w:bCs/>
                    <w:color w:val="000000"/>
                    <w:sz w:val="22"/>
                    <w:szCs w:val="22"/>
                  </w:rPr>
                </w:rPrChange>
              </w:rPr>
            </w:pPr>
            <w:ins w:id="28389" w:author="James Vu" w:date="2024-04-18T23:33:00Z">
              <w:r w:rsidRPr="00B053AF">
                <w:rPr>
                  <w:b/>
                  <w:bCs/>
                  <w:color w:val="000000"/>
                  <w:rPrChange w:id="28390" w:author="James Vu" w:date="2024-04-18T23:51:00Z">
                    <w:rPr>
                      <w:b/>
                      <w:bCs/>
                      <w:color w:val="000000"/>
                      <w:sz w:val="22"/>
                      <w:szCs w:val="22"/>
                    </w:rPr>
                  </w:rPrChange>
                </w:rPr>
                <w:t xml:space="preserve">0 </w:t>
              </w:r>
            </w:ins>
          </w:p>
        </w:tc>
      </w:tr>
    </w:tbl>
    <w:p w14:paraId="2BE0EB9D" w14:textId="77777777" w:rsidR="001873A6" w:rsidRPr="001873A6" w:rsidDel="001873A6" w:rsidRDefault="001873A6">
      <w:pPr>
        <w:widowControl w:val="0"/>
        <w:spacing w:before="120" w:after="120"/>
        <w:jc w:val="both"/>
        <w:rPr>
          <w:del w:id="28391" w:author="James Vu" w:date="2024-04-18T23:34:00Z"/>
          <w:sz w:val="28"/>
          <w:szCs w:val="28"/>
          <w:rPrChange w:id="28392" w:author="James Vu" w:date="2024-04-18T23:32:00Z">
            <w:rPr>
              <w:del w:id="28393" w:author="James Vu" w:date="2024-04-18T23:34:00Z"/>
              <w:b/>
              <w:bCs/>
              <w:sz w:val="26"/>
              <w:szCs w:val="26"/>
            </w:rPr>
          </w:rPrChange>
        </w:rPr>
        <w:pPrChange w:id="28394" w:author="James Vu" w:date="2024-04-18T22:33:00Z">
          <w:pPr>
            <w:widowControl w:val="0"/>
            <w:spacing w:before="120" w:after="120"/>
          </w:pPr>
        </w:pPrChange>
      </w:pPr>
    </w:p>
    <w:p w14:paraId="0EE28D8C" w14:textId="24B7B406" w:rsidR="003839B4" w:rsidRPr="00167CE0" w:rsidRDefault="005B29C2">
      <w:pPr>
        <w:widowControl w:val="0"/>
        <w:spacing w:before="120" w:after="120"/>
        <w:jc w:val="both"/>
        <w:rPr>
          <w:b/>
          <w:bCs/>
          <w:sz w:val="28"/>
          <w:szCs w:val="28"/>
          <w:rPrChange w:id="28395" w:author="James Vu" w:date="2024-04-18T22:33:00Z">
            <w:rPr>
              <w:b/>
              <w:bCs/>
              <w:sz w:val="26"/>
              <w:szCs w:val="26"/>
            </w:rPr>
          </w:rPrChange>
        </w:rPr>
        <w:pPrChange w:id="28396" w:author="James Vu" w:date="2024-04-18T22:33:00Z">
          <w:pPr>
            <w:widowControl w:val="0"/>
            <w:spacing w:before="120" w:after="120"/>
          </w:pPr>
        </w:pPrChange>
      </w:pPr>
      <w:r w:rsidRPr="00167CE0">
        <w:rPr>
          <w:b/>
          <w:bCs/>
          <w:sz w:val="28"/>
          <w:szCs w:val="28"/>
          <w:rPrChange w:id="28397" w:author="James Vu" w:date="2024-04-18T22:33:00Z">
            <w:rPr>
              <w:b/>
              <w:bCs/>
              <w:sz w:val="26"/>
              <w:szCs w:val="26"/>
            </w:rPr>
          </w:rPrChange>
        </w:rPr>
        <w:t xml:space="preserve"> </w:t>
      </w:r>
      <w:r w:rsidR="00F207A2" w:rsidRPr="00167CE0">
        <w:rPr>
          <w:b/>
          <w:bCs/>
          <w:sz w:val="28"/>
          <w:szCs w:val="28"/>
          <w:rPrChange w:id="28398" w:author="James Vu" w:date="2024-04-18T22:33:00Z">
            <w:rPr>
              <w:b/>
              <w:bCs/>
              <w:sz w:val="26"/>
              <w:szCs w:val="26"/>
            </w:rPr>
          </w:rPrChange>
        </w:rPr>
        <w:t>Trong đó:</w:t>
      </w:r>
    </w:p>
    <w:p w14:paraId="25004F2A" w14:textId="56D9052B" w:rsidR="00F207A2" w:rsidRPr="00167CE0" w:rsidRDefault="00F207A2">
      <w:pPr>
        <w:widowControl w:val="0"/>
        <w:spacing w:before="120" w:after="120"/>
        <w:ind w:firstLine="567"/>
        <w:jc w:val="both"/>
        <w:rPr>
          <w:b/>
          <w:bCs/>
          <w:sz w:val="28"/>
          <w:szCs w:val="28"/>
          <w:rPrChange w:id="28399" w:author="James Vu" w:date="2024-04-18T22:33:00Z">
            <w:rPr>
              <w:b/>
              <w:bCs/>
              <w:sz w:val="26"/>
              <w:szCs w:val="26"/>
            </w:rPr>
          </w:rPrChange>
        </w:rPr>
        <w:pPrChange w:id="28400" w:author="James Vu" w:date="2024-04-18T22:33:00Z">
          <w:pPr>
            <w:widowControl w:val="0"/>
            <w:spacing w:before="120" w:after="120"/>
            <w:ind w:firstLine="567"/>
          </w:pPr>
        </w:pPrChange>
      </w:pPr>
      <w:r w:rsidRPr="00167CE0">
        <w:rPr>
          <w:b/>
          <w:bCs/>
          <w:sz w:val="28"/>
          <w:szCs w:val="28"/>
          <w:rPrChange w:id="28401" w:author="James Vu" w:date="2024-04-18T22:33:00Z">
            <w:rPr>
              <w:b/>
              <w:bCs/>
              <w:sz w:val="26"/>
              <w:szCs w:val="26"/>
            </w:rPr>
          </w:rPrChange>
        </w:rPr>
        <w:t xml:space="preserve">a. </w:t>
      </w:r>
      <w:r w:rsidR="005B29C2" w:rsidRPr="00167CE0">
        <w:rPr>
          <w:b/>
          <w:bCs/>
          <w:sz w:val="28"/>
          <w:szCs w:val="28"/>
          <w:rPrChange w:id="28402" w:author="James Vu" w:date="2024-04-18T22:33:00Z">
            <w:rPr>
              <w:b/>
              <w:bCs/>
              <w:sz w:val="26"/>
              <w:szCs w:val="26"/>
            </w:rPr>
          </w:rPrChange>
        </w:rPr>
        <w:t>Bảng dự toán đơn giá lắp đặt, cài đặt thiết bị, phần mềm</w:t>
      </w:r>
    </w:p>
    <w:p w14:paraId="5A35A28B" w14:textId="517E877F" w:rsidR="003839B4" w:rsidRPr="00167CE0" w:rsidRDefault="003839B4">
      <w:pPr>
        <w:widowControl w:val="0"/>
        <w:spacing w:before="120" w:after="120" w:line="360" w:lineRule="atLeast"/>
        <w:ind w:firstLine="567"/>
        <w:jc w:val="both"/>
        <w:rPr>
          <w:color w:val="000000"/>
          <w:sz w:val="28"/>
          <w:szCs w:val="28"/>
          <w:rPrChange w:id="28403" w:author="James Vu" w:date="2024-04-18T22:33:00Z">
            <w:rPr>
              <w:color w:val="000000"/>
              <w:sz w:val="26"/>
              <w:szCs w:val="26"/>
            </w:rPr>
          </w:rPrChange>
        </w:rPr>
        <w:pPrChange w:id="28404" w:author="James Vu" w:date="2024-04-18T22:33:00Z">
          <w:pPr>
            <w:widowControl w:val="0"/>
            <w:spacing w:before="120" w:after="120" w:line="360" w:lineRule="atLeast"/>
            <w:ind w:firstLine="567"/>
          </w:pPr>
        </w:pPrChange>
      </w:pPr>
      <w:r w:rsidRPr="00167CE0">
        <w:rPr>
          <w:color w:val="000000"/>
          <w:sz w:val="28"/>
          <w:szCs w:val="28"/>
          <w:rPrChange w:id="28405" w:author="James Vu" w:date="2024-04-18T22:33:00Z">
            <w:rPr>
              <w:color w:val="000000"/>
              <w:sz w:val="26"/>
              <w:szCs w:val="26"/>
            </w:rPr>
          </w:rPrChange>
        </w:rPr>
        <w:t>Quyết định số 1601/QĐ-BTTTT ngày 03/10/2011 của Bộ Thông tin truyền thông về việc công bố định mức lắp đặt phần cứng và cài đặt phần mềm trong ứng dụng công nghệ thông tin; Quyết định số 1235/QĐ-BTTTT ngày 04/9/2014 của Bộ Thông tin truyền thông về việc sửa đổi, bổ sung Quyết định số 1601/QĐ-BTTTT ngày 03/10/2011.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8406" w:author="James Vu" w:date="2024-04-18T23:50: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632"/>
        <w:gridCol w:w="1426"/>
        <w:gridCol w:w="2912"/>
        <w:gridCol w:w="846"/>
        <w:gridCol w:w="1283"/>
        <w:gridCol w:w="999"/>
        <w:gridCol w:w="1225"/>
        <w:gridCol w:w="1451"/>
        <w:gridCol w:w="999"/>
        <w:gridCol w:w="1225"/>
        <w:gridCol w:w="1451"/>
        <w:tblGridChange w:id="28407">
          <w:tblGrid>
            <w:gridCol w:w="670"/>
            <w:gridCol w:w="1536"/>
            <w:gridCol w:w="2060"/>
            <w:gridCol w:w="903"/>
            <w:gridCol w:w="1380"/>
            <w:gridCol w:w="1070"/>
            <w:gridCol w:w="1317"/>
            <w:gridCol w:w="1563"/>
            <w:gridCol w:w="1070"/>
            <w:gridCol w:w="1317"/>
            <w:gridCol w:w="1563"/>
          </w:tblGrid>
        </w:tblGridChange>
      </w:tblGrid>
      <w:tr w:rsidR="00447E13" w:rsidRPr="00B053AF" w14:paraId="3577F73A" w14:textId="77777777" w:rsidTr="00B053AF">
        <w:trPr>
          <w:tblHeader/>
          <w:trPrChange w:id="28408" w:author="James Vu" w:date="2024-04-18T23:50:00Z">
            <w:trPr>
              <w:tblHeader/>
            </w:trPr>
          </w:trPrChange>
        </w:trPr>
        <w:tc>
          <w:tcPr>
            <w:tcW w:w="217" w:type="pct"/>
            <w:vMerge w:val="restart"/>
            <w:shd w:val="clear" w:color="auto" w:fill="auto"/>
            <w:noWrap/>
            <w:vAlign w:val="center"/>
            <w:hideMark/>
            <w:tcPrChange w:id="28409" w:author="James Vu" w:date="2024-04-18T23:50:00Z">
              <w:tcPr>
                <w:tcW w:w="217" w:type="pct"/>
                <w:vMerge w:val="restart"/>
                <w:shd w:val="clear" w:color="auto" w:fill="DBE5F1" w:themeFill="accent1" w:themeFillTint="33"/>
                <w:noWrap/>
                <w:vAlign w:val="center"/>
                <w:hideMark/>
              </w:tcPr>
            </w:tcPrChange>
          </w:tcPr>
          <w:p w14:paraId="6F71D273" w14:textId="77777777" w:rsidR="00447E13" w:rsidRPr="00B053AF" w:rsidRDefault="00447E13">
            <w:pPr>
              <w:widowControl w:val="0"/>
              <w:spacing w:before="120" w:after="120"/>
              <w:jc w:val="both"/>
              <w:rPr>
                <w:b/>
                <w:bCs/>
                <w:color w:val="000000"/>
                <w:sz w:val="22"/>
                <w:szCs w:val="22"/>
                <w:rPrChange w:id="28410" w:author="James Vu" w:date="2024-04-18T23:50:00Z">
                  <w:rPr>
                    <w:b/>
                    <w:bCs/>
                    <w:color w:val="000000"/>
                    <w:sz w:val="26"/>
                    <w:szCs w:val="26"/>
                  </w:rPr>
                </w:rPrChange>
              </w:rPr>
              <w:pPrChange w:id="28411" w:author="James Vu" w:date="2024-04-18T22:33:00Z">
                <w:pPr>
                  <w:widowControl w:val="0"/>
                  <w:spacing w:before="120" w:after="120"/>
                  <w:jc w:val="center"/>
                </w:pPr>
              </w:pPrChange>
            </w:pPr>
            <w:r w:rsidRPr="00B053AF">
              <w:rPr>
                <w:b/>
                <w:bCs/>
                <w:color w:val="000000"/>
                <w:sz w:val="22"/>
                <w:szCs w:val="22"/>
                <w:rPrChange w:id="28412" w:author="James Vu" w:date="2024-04-18T23:50:00Z">
                  <w:rPr>
                    <w:b/>
                    <w:bCs/>
                    <w:color w:val="000000"/>
                    <w:sz w:val="26"/>
                    <w:szCs w:val="26"/>
                  </w:rPr>
                </w:rPrChange>
              </w:rPr>
              <w:lastRenderedPageBreak/>
              <w:t>STT</w:t>
            </w:r>
          </w:p>
        </w:tc>
        <w:tc>
          <w:tcPr>
            <w:tcW w:w="490" w:type="pct"/>
            <w:vMerge w:val="restart"/>
            <w:shd w:val="clear" w:color="auto" w:fill="auto"/>
            <w:noWrap/>
            <w:vAlign w:val="center"/>
            <w:hideMark/>
            <w:tcPrChange w:id="28413" w:author="James Vu" w:date="2024-04-18T23:50:00Z">
              <w:tcPr>
                <w:tcW w:w="490" w:type="pct"/>
                <w:vMerge w:val="restart"/>
                <w:shd w:val="clear" w:color="auto" w:fill="DBE5F1" w:themeFill="accent1" w:themeFillTint="33"/>
                <w:noWrap/>
                <w:vAlign w:val="center"/>
                <w:hideMark/>
              </w:tcPr>
            </w:tcPrChange>
          </w:tcPr>
          <w:p w14:paraId="7CA36E4D" w14:textId="77777777" w:rsidR="00447E13" w:rsidRPr="00B053AF" w:rsidRDefault="00447E13">
            <w:pPr>
              <w:widowControl w:val="0"/>
              <w:spacing w:before="120" w:after="120"/>
              <w:jc w:val="both"/>
              <w:rPr>
                <w:b/>
                <w:bCs/>
                <w:color w:val="000000"/>
                <w:sz w:val="22"/>
                <w:szCs w:val="22"/>
                <w:rPrChange w:id="28414" w:author="James Vu" w:date="2024-04-18T23:50:00Z">
                  <w:rPr>
                    <w:b/>
                    <w:bCs/>
                    <w:color w:val="000000"/>
                    <w:sz w:val="26"/>
                    <w:szCs w:val="26"/>
                  </w:rPr>
                </w:rPrChange>
              </w:rPr>
              <w:pPrChange w:id="28415" w:author="James Vu" w:date="2024-04-18T22:33:00Z">
                <w:pPr>
                  <w:widowControl w:val="0"/>
                  <w:spacing w:before="120" w:after="120"/>
                  <w:jc w:val="center"/>
                </w:pPr>
              </w:pPrChange>
            </w:pPr>
            <w:r w:rsidRPr="00B053AF">
              <w:rPr>
                <w:b/>
                <w:bCs/>
                <w:color w:val="000000"/>
                <w:sz w:val="22"/>
                <w:szCs w:val="22"/>
                <w:rPrChange w:id="28416" w:author="James Vu" w:date="2024-04-18T23:50:00Z">
                  <w:rPr>
                    <w:b/>
                    <w:bCs/>
                    <w:color w:val="000000"/>
                    <w:sz w:val="26"/>
                    <w:szCs w:val="26"/>
                  </w:rPr>
                </w:rPrChange>
              </w:rPr>
              <w:t>Mã số</w:t>
            </w:r>
          </w:p>
        </w:tc>
        <w:tc>
          <w:tcPr>
            <w:tcW w:w="1039" w:type="pct"/>
            <w:vMerge w:val="restart"/>
            <w:shd w:val="clear" w:color="auto" w:fill="auto"/>
            <w:vAlign w:val="center"/>
            <w:hideMark/>
            <w:tcPrChange w:id="28417" w:author="James Vu" w:date="2024-04-18T23:50:00Z">
              <w:tcPr>
                <w:tcW w:w="1039" w:type="pct"/>
                <w:vMerge w:val="restart"/>
                <w:shd w:val="clear" w:color="auto" w:fill="DBE5F1" w:themeFill="accent1" w:themeFillTint="33"/>
                <w:vAlign w:val="center"/>
                <w:hideMark/>
              </w:tcPr>
            </w:tcPrChange>
          </w:tcPr>
          <w:p w14:paraId="24CB68CD" w14:textId="77777777" w:rsidR="00447E13" w:rsidRPr="00B053AF" w:rsidRDefault="00447E13">
            <w:pPr>
              <w:widowControl w:val="0"/>
              <w:spacing w:before="120" w:after="120"/>
              <w:jc w:val="both"/>
              <w:rPr>
                <w:b/>
                <w:bCs/>
                <w:color w:val="000000"/>
                <w:sz w:val="22"/>
                <w:szCs w:val="22"/>
                <w:rPrChange w:id="28418" w:author="James Vu" w:date="2024-04-18T23:50:00Z">
                  <w:rPr>
                    <w:b/>
                    <w:bCs/>
                    <w:color w:val="000000"/>
                    <w:sz w:val="26"/>
                    <w:szCs w:val="26"/>
                  </w:rPr>
                </w:rPrChange>
              </w:rPr>
              <w:pPrChange w:id="28419" w:author="James Vu" w:date="2024-04-18T22:33:00Z">
                <w:pPr>
                  <w:widowControl w:val="0"/>
                  <w:spacing w:before="120" w:after="120"/>
                  <w:jc w:val="center"/>
                </w:pPr>
              </w:pPrChange>
            </w:pPr>
            <w:r w:rsidRPr="00B053AF">
              <w:rPr>
                <w:b/>
                <w:bCs/>
                <w:color w:val="000000"/>
                <w:sz w:val="22"/>
                <w:szCs w:val="22"/>
                <w:rPrChange w:id="28420" w:author="James Vu" w:date="2024-04-18T23:50:00Z">
                  <w:rPr>
                    <w:b/>
                    <w:bCs/>
                    <w:color w:val="000000"/>
                    <w:sz w:val="26"/>
                    <w:szCs w:val="26"/>
                  </w:rPr>
                </w:rPrChange>
              </w:rPr>
              <w:t>Tên công tác / Diễn giải khối lượng</w:t>
            </w:r>
          </w:p>
        </w:tc>
        <w:tc>
          <w:tcPr>
            <w:tcW w:w="290" w:type="pct"/>
            <w:vMerge w:val="restart"/>
            <w:shd w:val="clear" w:color="auto" w:fill="auto"/>
            <w:noWrap/>
            <w:vAlign w:val="center"/>
            <w:hideMark/>
            <w:tcPrChange w:id="28421" w:author="James Vu" w:date="2024-04-18T23:50:00Z">
              <w:tcPr>
                <w:tcW w:w="290" w:type="pct"/>
                <w:vMerge w:val="restart"/>
                <w:shd w:val="clear" w:color="auto" w:fill="DBE5F1" w:themeFill="accent1" w:themeFillTint="33"/>
                <w:noWrap/>
                <w:vAlign w:val="center"/>
                <w:hideMark/>
              </w:tcPr>
            </w:tcPrChange>
          </w:tcPr>
          <w:p w14:paraId="2A803872" w14:textId="77777777" w:rsidR="00447E13" w:rsidRPr="00B053AF" w:rsidRDefault="00447E13">
            <w:pPr>
              <w:widowControl w:val="0"/>
              <w:spacing w:before="120" w:after="120"/>
              <w:jc w:val="both"/>
              <w:rPr>
                <w:b/>
                <w:bCs/>
                <w:color w:val="000000"/>
                <w:sz w:val="22"/>
                <w:szCs w:val="22"/>
                <w:rPrChange w:id="28422" w:author="James Vu" w:date="2024-04-18T23:50:00Z">
                  <w:rPr>
                    <w:b/>
                    <w:bCs/>
                    <w:color w:val="000000"/>
                    <w:sz w:val="26"/>
                    <w:szCs w:val="26"/>
                  </w:rPr>
                </w:rPrChange>
              </w:rPr>
              <w:pPrChange w:id="28423" w:author="James Vu" w:date="2024-04-18T22:33:00Z">
                <w:pPr>
                  <w:widowControl w:val="0"/>
                  <w:spacing w:before="120" w:after="120"/>
                  <w:jc w:val="center"/>
                </w:pPr>
              </w:pPrChange>
            </w:pPr>
            <w:r w:rsidRPr="00B053AF">
              <w:rPr>
                <w:b/>
                <w:bCs/>
                <w:color w:val="000000"/>
                <w:sz w:val="22"/>
                <w:szCs w:val="22"/>
                <w:rPrChange w:id="28424" w:author="James Vu" w:date="2024-04-18T23:50:00Z">
                  <w:rPr>
                    <w:b/>
                    <w:bCs/>
                    <w:color w:val="000000"/>
                    <w:sz w:val="26"/>
                    <w:szCs w:val="26"/>
                  </w:rPr>
                </w:rPrChange>
              </w:rPr>
              <w:t>Đơn vị</w:t>
            </w:r>
          </w:p>
        </w:tc>
        <w:tc>
          <w:tcPr>
            <w:tcW w:w="441" w:type="pct"/>
            <w:vMerge w:val="restart"/>
            <w:shd w:val="clear" w:color="auto" w:fill="auto"/>
            <w:noWrap/>
            <w:vAlign w:val="center"/>
            <w:hideMark/>
            <w:tcPrChange w:id="28425" w:author="James Vu" w:date="2024-04-18T23:50:00Z">
              <w:tcPr>
                <w:tcW w:w="441" w:type="pct"/>
                <w:vMerge w:val="restart"/>
                <w:shd w:val="clear" w:color="auto" w:fill="DBE5F1" w:themeFill="accent1" w:themeFillTint="33"/>
                <w:noWrap/>
                <w:vAlign w:val="center"/>
                <w:hideMark/>
              </w:tcPr>
            </w:tcPrChange>
          </w:tcPr>
          <w:p w14:paraId="14023B31" w14:textId="77777777" w:rsidR="00447E13" w:rsidRPr="00B053AF" w:rsidRDefault="00447E13">
            <w:pPr>
              <w:widowControl w:val="0"/>
              <w:spacing w:before="120" w:after="120"/>
              <w:jc w:val="both"/>
              <w:rPr>
                <w:b/>
                <w:bCs/>
                <w:color w:val="000000"/>
                <w:sz w:val="22"/>
                <w:szCs w:val="22"/>
                <w:rPrChange w:id="28426" w:author="James Vu" w:date="2024-04-18T23:50:00Z">
                  <w:rPr>
                    <w:b/>
                    <w:bCs/>
                    <w:color w:val="000000"/>
                    <w:sz w:val="26"/>
                    <w:szCs w:val="26"/>
                  </w:rPr>
                </w:rPrChange>
              </w:rPr>
              <w:pPrChange w:id="28427" w:author="James Vu" w:date="2024-04-18T22:33:00Z">
                <w:pPr>
                  <w:widowControl w:val="0"/>
                  <w:spacing w:before="120" w:after="120"/>
                  <w:jc w:val="center"/>
                </w:pPr>
              </w:pPrChange>
            </w:pPr>
            <w:r w:rsidRPr="00B053AF">
              <w:rPr>
                <w:b/>
                <w:bCs/>
                <w:color w:val="000000"/>
                <w:sz w:val="22"/>
                <w:szCs w:val="22"/>
                <w:rPrChange w:id="28428" w:author="James Vu" w:date="2024-04-18T23:50:00Z">
                  <w:rPr>
                    <w:b/>
                    <w:bCs/>
                    <w:color w:val="000000"/>
                    <w:sz w:val="26"/>
                    <w:szCs w:val="26"/>
                  </w:rPr>
                </w:rPrChange>
              </w:rPr>
              <w:t>Khối lượng</w:t>
            </w:r>
          </w:p>
        </w:tc>
        <w:tc>
          <w:tcPr>
            <w:tcW w:w="1262" w:type="pct"/>
            <w:gridSpan w:val="3"/>
            <w:shd w:val="clear" w:color="auto" w:fill="auto"/>
            <w:noWrap/>
            <w:vAlign w:val="center"/>
            <w:hideMark/>
            <w:tcPrChange w:id="28429" w:author="James Vu" w:date="2024-04-18T23:50:00Z">
              <w:tcPr>
                <w:tcW w:w="1262" w:type="pct"/>
                <w:gridSpan w:val="3"/>
                <w:shd w:val="clear" w:color="auto" w:fill="DBE5F1" w:themeFill="accent1" w:themeFillTint="33"/>
                <w:noWrap/>
                <w:vAlign w:val="center"/>
                <w:hideMark/>
              </w:tcPr>
            </w:tcPrChange>
          </w:tcPr>
          <w:p w14:paraId="34A58F1C" w14:textId="77777777" w:rsidR="00447E13" w:rsidRPr="00B053AF" w:rsidRDefault="00447E13">
            <w:pPr>
              <w:widowControl w:val="0"/>
              <w:spacing w:before="120" w:after="120"/>
              <w:jc w:val="both"/>
              <w:rPr>
                <w:b/>
                <w:bCs/>
                <w:color w:val="000000"/>
                <w:sz w:val="22"/>
                <w:szCs w:val="22"/>
                <w:rPrChange w:id="28430" w:author="James Vu" w:date="2024-04-18T23:50:00Z">
                  <w:rPr>
                    <w:b/>
                    <w:bCs/>
                    <w:color w:val="000000"/>
                    <w:sz w:val="26"/>
                    <w:szCs w:val="26"/>
                  </w:rPr>
                </w:rPrChange>
              </w:rPr>
              <w:pPrChange w:id="28431" w:author="James Vu" w:date="2024-04-18T22:33:00Z">
                <w:pPr>
                  <w:widowControl w:val="0"/>
                  <w:spacing w:before="120" w:after="120"/>
                  <w:jc w:val="center"/>
                </w:pPr>
              </w:pPrChange>
            </w:pPr>
            <w:r w:rsidRPr="00B053AF">
              <w:rPr>
                <w:b/>
                <w:bCs/>
                <w:color w:val="000000"/>
                <w:sz w:val="22"/>
                <w:szCs w:val="22"/>
                <w:rPrChange w:id="28432" w:author="James Vu" w:date="2024-04-18T23:50:00Z">
                  <w:rPr>
                    <w:b/>
                    <w:bCs/>
                    <w:color w:val="000000"/>
                    <w:sz w:val="26"/>
                    <w:szCs w:val="26"/>
                  </w:rPr>
                </w:rPrChange>
              </w:rPr>
              <w:t>Đơn giá</w:t>
            </w:r>
          </w:p>
        </w:tc>
        <w:tc>
          <w:tcPr>
            <w:tcW w:w="1262" w:type="pct"/>
            <w:gridSpan w:val="3"/>
            <w:shd w:val="clear" w:color="auto" w:fill="auto"/>
            <w:noWrap/>
            <w:vAlign w:val="center"/>
            <w:hideMark/>
            <w:tcPrChange w:id="28433" w:author="James Vu" w:date="2024-04-18T23:50:00Z">
              <w:tcPr>
                <w:tcW w:w="1262" w:type="pct"/>
                <w:gridSpan w:val="3"/>
                <w:shd w:val="clear" w:color="auto" w:fill="DBE5F1" w:themeFill="accent1" w:themeFillTint="33"/>
                <w:noWrap/>
                <w:vAlign w:val="center"/>
                <w:hideMark/>
              </w:tcPr>
            </w:tcPrChange>
          </w:tcPr>
          <w:p w14:paraId="4E6FE383" w14:textId="6B159A0D" w:rsidR="00447E13" w:rsidRPr="00B053AF" w:rsidRDefault="00447E13">
            <w:pPr>
              <w:widowControl w:val="0"/>
              <w:spacing w:before="120" w:after="120"/>
              <w:jc w:val="both"/>
              <w:rPr>
                <w:b/>
                <w:bCs/>
                <w:color w:val="000000"/>
                <w:sz w:val="22"/>
                <w:szCs w:val="22"/>
                <w:rPrChange w:id="28434" w:author="James Vu" w:date="2024-04-18T23:50:00Z">
                  <w:rPr>
                    <w:b/>
                    <w:bCs/>
                    <w:color w:val="000000"/>
                    <w:sz w:val="26"/>
                    <w:szCs w:val="26"/>
                  </w:rPr>
                </w:rPrChange>
              </w:rPr>
              <w:pPrChange w:id="28435" w:author="James Vu" w:date="2024-04-18T22:33:00Z">
                <w:pPr>
                  <w:widowControl w:val="0"/>
                  <w:spacing w:before="120" w:after="120"/>
                  <w:jc w:val="center"/>
                </w:pPr>
              </w:pPrChange>
            </w:pPr>
            <w:r w:rsidRPr="00B053AF">
              <w:rPr>
                <w:b/>
                <w:bCs/>
                <w:color w:val="000000"/>
                <w:sz w:val="22"/>
                <w:szCs w:val="22"/>
                <w:rPrChange w:id="28436" w:author="James Vu" w:date="2024-04-18T23:50:00Z">
                  <w:rPr>
                    <w:b/>
                    <w:bCs/>
                    <w:color w:val="000000"/>
                    <w:sz w:val="26"/>
                    <w:szCs w:val="26"/>
                  </w:rPr>
                </w:rPrChange>
              </w:rPr>
              <w:t>Thành tiền</w:t>
            </w:r>
          </w:p>
        </w:tc>
      </w:tr>
      <w:tr w:rsidR="00447E13" w:rsidRPr="00B053AF" w14:paraId="1485A050" w14:textId="77777777" w:rsidTr="00B053AF">
        <w:trPr>
          <w:tblHeader/>
          <w:trPrChange w:id="28437" w:author="James Vu" w:date="2024-04-18T23:50:00Z">
            <w:trPr>
              <w:tblHeader/>
            </w:trPr>
          </w:trPrChange>
        </w:trPr>
        <w:tc>
          <w:tcPr>
            <w:tcW w:w="217" w:type="pct"/>
            <w:vMerge/>
            <w:shd w:val="clear" w:color="auto" w:fill="auto"/>
            <w:vAlign w:val="center"/>
            <w:hideMark/>
            <w:tcPrChange w:id="28438" w:author="James Vu" w:date="2024-04-18T23:50:00Z">
              <w:tcPr>
                <w:tcW w:w="217" w:type="pct"/>
                <w:vMerge/>
                <w:vAlign w:val="center"/>
                <w:hideMark/>
              </w:tcPr>
            </w:tcPrChange>
          </w:tcPr>
          <w:p w14:paraId="56542F5B" w14:textId="77777777" w:rsidR="00447E13" w:rsidRPr="00B053AF" w:rsidRDefault="00447E13">
            <w:pPr>
              <w:widowControl w:val="0"/>
              <w:spacing w:before="120" w:after="120"/>
              <w:jc w:val="both"/>
              <w:rPr>
                <w:b/>
                <w:bCs/>
                <w:color w:val="000000"/>
                <w:sz w:val="22"/>
                <w:szCs w:val="22"/>
                <w:rPrChange w:id="28439" w:author="James Vu" w:date="2024-04-18T23:50:00Z">
                  <w:rPr>
                    <w:b/>
                    <w:bCs/>
                    <w:color w:val="000000"/>
                    <w:sz w:val="26"/>
                    <w:szCs w:val="26"/>
                  </w:rPr>
                </w:rPrChange>
              </w:rPr>
              <w:pPrChange w:id="28440" w:author="James Vu" w:date="2024-04-18T22:33:00Z">
                <w:pPr>
                  <w:widowControl w:val="0"/>
                  <w:spacing w:before="120" w:after="120"/>
                  <w:jc w:val="center"/>
                </w:pPr>
              </w:pPrChange>
            </w:pPr>
          </w:p>
        </w:tc>
        <w:tc>
          <w:tcPr>
            <w:tcW w:w="490" w:type="pct"/>
            <w:vMerge/>
            <w:shd w:val="clear" w:color="auto" w:fill="auto"/>
            <w:vAlign w:val="center"/>
            <w:hideMark/>
            <w:tcPrChange w:id="28441" w:author="James Vu" w:date="2024-04-18T23:50:00Z">
              <w:tcPr>
                <w:tcW w:w="490" w:type="pct"/>
                <w:vMerge/>
                <w:vAlign w:val="center"/>
                <w:hideMark/>
              </w:tcPr>
            </w:tcPrChange>
          </w:tcPr>
          <w:p w14:paraId="76A9943E" w14:textId="77777777" w:rsidR="00447E13" w:rsidRPr="00B053AF" w:rsidRDefault="00447E13">
            <w:pPr>
              <w:widowControl w:val="0"/>
              <w:spacing w:before="120" w:after="120"/>
              <w:jc w:val="both"/>
              <w:rPr>
                <w:b/>
                <w:bCs/>
                <w:color w:val="000000"/>
                <w:sz w:val="22"/>
                <w:szCs w:val="22"/>
                <w:rPrChange w:id="28442" w:author="James Vu" w:date="2024-04-18T23:50:00Z">
                  <w:rPr>
                    <w:b/>
                    <w:bCs/>
                    <w:color w:val="000000"/>
                    <w:sz w:val="26"/>
                    <w:szCs w:val="26"/>
                  </w:rPr>
                </w:rPrChange>
              </w:rPr>
              <w:pPrChange w:id="28443" w:author="James Vu" w:date="2024-04-18T22:33:00Z">
                <w:pPr>
                  <w:widowControl w:val="0"/>
                  <w:spacing w:before="120" w:after="120"/>
                  <w:jc w:val="center"/>
                </w:pPr>
              </w:pPrChange>
            </w:pPr>
          </w:p>
        </w:tc>
        <w:tc>
          <w:tcPr>
            <w:tcW w:w="1039" w:type="pct"/>
            <w:vMerge/>
            <w:shd w:val="clear" w:color="auto" w:fill="auto"/>
            <w:vAlign w:val="center"/>
            <w:hideMark/>
            <w:tcPrChange w:id="28444" w:author="James Vu" w:date="2024-04-18T23:50:00Z">
              <w:tcPr>
                <w:tcW w:w="1039" w:type="pct"/>
                <w:vMerge/>
                <w:vAlign w:val="center"/>
                <w:hideMark/>
              </w:tcPr>
            </w:tcPrChange>
          </w:tcPr>
          <w:p w14:paraId="62A8F4B9" w14:textId="77777777" w:rsidR="00447E13" w:rsidRPr="00B053AF" w:rsidRDefault="00447E13">
            <w:pPr>
              <w:widowControl w:val="0"/>
              <w:spacing w:before="120" w:after="120"/>
              <w:jc w:val="both"/>
              <w:rPr>
                <w:b/>
                <w:bCs/>
                <w:color w:val="000000"/>
                <w:sz w:val="22"/>
                <w:szCs w:val="22"/>
                <w:rPrChange w:id="28445" w:author="James Vu" w:date="2024-04-18T23:50:00Z">
                  <w:rPr>
                    <w:b/>
                    <w:bCs/>
                    <w:color w:val="000000"/>
                    <w:sz w:val="26"/>
                    <w:szCs w:val="26"/>
                  </w:rPr>
                </w:rPrChange>
              </w:rPr>
              <w:pPrChange w:id="28446" w:author="James Vu" w:date="2024-04-18T22:33:00Z">
                <w:pPr>
                  <w:widowControl w:val="0"/>
                  <w:spacing w:before="120" w:after="120"/>
                  <w:jc w:val="center"/>
                </w:pPr>
              </w:pPrChange>
            </w:pPr>
          </w:p>
        </w:tc>
        <w:tc>
          <w:tcPr>
            <w:tcW w:w="290" w:type="pct"/>
            <w:vMerge/>
            <w:shd w:val="clear" w:color="auto" w:fill="auto"/>
            <w:vAlign w:val="center"/>
            <w:hideMark/>
            <w:tcPrChange w:id="28447" w:author="James Vu" w:date="2024-04-18T23:50:00Z">
              <w:tcPr>
                <w:tcW w:w="290" w:type="pct"/>
                <w:vMerge/>
                <w:vAlign w:val="center"/>
                <w:hideMark/>
              </w:tcPr>
            </w:tcPrChange>
          </w:tcPr>
          <w:p w14:paraId="06C1541F" w14:textId="77777777" w:rsidR="00447E13" w:rsidRPr="00B053AF" w:rsidRDefault="00447E13">
            <w:pPr>
              <w:widowControl w:val="0"/>
              <w:spacing w:before="120" w:after="120"/>
              <w:jc w:val="both"/>
              <w:rPr>
                <w:b/>
                <w:bCs/>
                <w:color w:val="000000"/>
                <w:sz w:val="22"/>
                <w:szCs w:val="22"/>
                <w:rPrChange w:id="28448" w:author="James Vu" w:date="2024-04-18T23:50:00Z">
                  <w:rPr>
                    <w:b/>
                    <w:bCs/>
                    <w:color w:val="000000"/>
                    <w:sz w:val="26"/>
                    <w:szCs w:val="26"/>
                  </w:rPr>
                </w:rPrChange>
              </w:rPr>
              <w:pPrChange w:id="28449" w:author="James Vu" w:date="2024-04-18T22:33:00Z">
                <w:pPr>
                  <w:widowControl w:val="0"/>
                  <w:spacing w:before="120" w:after="120"/>
                  <w:jc w:val="center"/>
                </w:pPr>
              </w:pPrChange>
            </w:pPr>
          </w:p>
        </w:tc>
        <w:tc>
          <w:tcPr>
            <w:tcW w:w="441" w:type="pct"/>
            <w:vMerge/>
            <w:shd w:val="clear" w:color="auto" w:fill="auto"/>
            <w:vAlign w:val="center"/>
            <w:hideMark/>
            <w:tcPrChange w:id="28450" w:author="James Vu" w:date="2024-04-18T23:50:00Z">
              <w:tcPr>
                <w:tcW w:w="441" w:type="pct"/>
                <w:vMerge/>
                <w:vAlign w:val="center"/>
                <w:hideMark/>
              </w:tcPr>
            </w:tcPrChange>
          </w:tcPr>
          <w:p w14:paraId="41C4E6DA" w14:textId="77777777" w:rsidR="00447E13" w:rsidRPr="00B053AF" w:rsidRDefault="00447E13">
            <w:pPr>
              <w:widowControl w:val="0"/>
              <w:spacing w:before="120" w:after="120"/>
              <w:jc w:val="both"/>
              <w:rPr>
                <w:b/>
                <w:bCs/>
                <w:color w:val="000000"/>
                <w:sz w:val="22"/>
                <w:szCs w:val="22"/>
                <w:rPrChange w:id="28451" w:author="James Vu" w:date="2024-04-18T23:50:00Z">
                  <w:rPr>
                    <w:b/>
                    <w:bCs/>
                    <w:color w:val="000000"/>
                    <w:sz w:val="26"/>
                    <w:szCs w:val="26"/>
                  </w:rPr>
                </w:rPrChange>
              </w:rPr>
              <w:pPrChange w:id="28452" w:author="James Vu" w:date="2024-04-18T22:33:00Z">
                <w:pPr>
                  <w:widowControl w:val="0"/>
                  <w:spacing w:before="120" w:after="120"/>
                  <w:jc w:val="center"/>
                </w:pPr>
              </w:pPrChange>
            </w:pPr>
          </w:p>
        </w:tc>
        <w:tc>
          <w:tcPr>
            <w:tcW w:w="343" w:type="pct"/>
            <w:shd w:val="clear" w:color="auto" w:fill="auto"/>
            <w:noWrap/>
            <w:vAlign w:val="center"/>
            <w:hideMark/>
            <w:tcPrChange w:id="28453" w:author="James Vu" w:date="2024-04-18T23:50:00Z">
              <w:tcPr>
                <w:tcW w:w="343" w:type="pct"/>
                <w:shd w:val="clear" w:color="auto" w:fill="DBE5F1" w:themeFill="accent1" w:themeFillTint="33"/>
                <w:noWrap/>
                <w:vAlign w:val="center"/>
                <w:hideMark/>
              </w:tcPr>
            </w:tcPrChange>
          </w:tcPr>
          <w:p w14:paraId="39D91EE0" w14:textId="13D34E31" w:rsidR="00447E13" w:rsidRPr="00B053AF" w:rsidRDefault="00447E13">
            <w:pPr>
              <w:widowControl w:val="0"/>
              <w:spacing w:before="120" w:after="120"/>
              <w:jc w:val="both"/>
              <w:rPr>
                <w:b/>
                <w:bCs/>
                <w:color w:val="000000"/>
                <w:sz w:val="22"/>
                <w:szCs w:val="22"/>
                <w:rPrChange w:id="28454" w:author="James Vu" w:date="2024-04-18T23:50:00Z">
                  <w:rPr>
                    <w:b/>
                    <w:bCs/>
                    <w:color w:val="000000"/>
                    <w:sz w:val="26"/>
                    <w:szCs w:val="26"/>
                  </w:rPr>
                </w:rPrChange>
              </w:rPr>
              <w:pPrChange w:id="28455" w:author="James Vu" w:date="2024-04-18T22:33:00Z">
                <w:pPr>
                  <w:widowControl w:val="0"/>
                  <w:spacing w:before="120" w:after="120"/>
                  <w:jc w:val="center"/>
                </w:pPr>
              </w:pPrChange>
            </w:pPr>
            <w:r w:rsidRPr="00B053AF">
              <w:rPr>
                <w:b/>
                <w:bCs/>
                <w:color w:val="000000"/>
                <w:sz w:val="22"/>
                <w:szCs w:val="22"/>
                <w:rPrChange w:id="28456" w:author="James Vu" w:date="2024-04-18T23:50:00Z">
                  <w:rPr>
                    <w:b/>
                    <w:bCs/>
                    <w:color w:val="000000"/>
                    <w:sz w:val="26"/>
                    <w:szCs w:val="26"/>
                  </w:rPr>
                </w:rPrChange>
              </w:rPr>
              <w:t>V.L phụ</w:t>
            </w:r>
          </w:p>
        </w:tc>
        <w:tc>
          <w:tcPr>
            <w:tcW w:w="421" w:type="pct"/>
            <w:shd w:val="clear" w:color="auto" w:fill="auto"/>
            <w:noWrap/>
            <w:vAlign w:val="center"/>
            <w:hideMark/>
            <w:tcPrChange w:id="28457" w:author="James Vu" w:date="2024-04-18T23:50:00Z">
              <w:tcPr>
                <w:tcW w:w="421" w:type="pct"/>
                <w:shd w:val="clear" w:color="auto" w:fill="DBE5F1" w:themeFill="accent1" w:themeFillTint="33"/>
                <w:noWrap/>
                <w:vAlign w:val="center"/>
                <w:hideMark/>
              </w:tcPr>
            </w:tcPrChange>
          </w:tcPr>
          <w:p w14:paraId="59823D82" w14:textId="2DE75952" w:rsidR="00447E13" w:rsidRPr="00B053AF" w:rsidRDefault="00447E13">
            <w:pPr>
              <w:widowControl w:val="0"/>
              <w:spacing w:before="120" w:after="120"/>
              <w:jc w:val="both"/>
              <w:rPr>
                <w:b/>
                <w:bCs/>
                <w:color w:val="000000"/>
                <w:sz w:val="22"/>
                <w:szCs w:val="22"/>
                <w:rPrChange w:id="28458" w:author="James Vu" w:date="2024-04-18T23:50:00Z">
                  <w:rPr>
                    <w:b/>
                    <w:bCs/>
                    <w:color w:val="000000"/>
                    <w:sz w:val="26"/>
                    <w:szCs w:val="26"/>
                  </w:rPr>
                </w:rPrChange>
              </w:rPr>
              <w:pPrChange w:id="28459" w:author="James Vu" w:date="2024-04-18T22:33:00Z">
                <w:pPr>
                  <w:widowControl w:val="0"/>
                  <w:spacing w:before="120" w:after="120"/>
                  <w:jc w:val="center"/>
                </w:pPr>
              </w:pPrChange>
            </w:pPr>
            <w:r w:rsidRPr="00B053AF">
              <w:rPr>
                <w:b/>
                <w:bCs/>
                <w:color w:val="000000"/>
                <w:sz w:val="22"/>
                <w:szCs w:val="22"/>
                <w:rPrChange w:id="28460" w:author="James Vu" w:date="2024-04-18T23:50:00Z">
                  <w:rPr>
                    <w:b/>
                    <w:bCs/>
                    <w:color w:val="000000"/>
                    <w:sz w:val="26"/>
                    <w:szCs w:val="26"/>
                  </w:rPr>
                </w:rPrChange>
              </w:rPr>
              <w:t>Nhân công</w:t>
            </w:r>
          </w:p>
        </w:tc>
        <w:tc>
          <w:tcPr>
            <w:tcW w:w="498" w:type="pct"/>
            <w:shd w:val="clear" w:color="auto" w:fill="auto"/>
            <w:noWrap/>
            <w:vAlign w:val="center"/>
            <w:hideMark/>
            <w:tcPrChange w:id="28461" w:author="James Vu" w:date="2024-04-18T23:50:00Z">
              <w:tcPr>
                <w:tcW w:w="498" w:type="pct"/>
                <w:shd w:val="clear" w:color="auto" w:fill="DBE5F1" w:themeFill="accent1" w:themeFillTint="33"/>
                <w:noWrap/>
                <w:vAlign w:val="center"/>
                <w:hideMark/>
              </w:tcPr>
            </w:tcPrChange>
          </w:tcPr>
          <w:p w14:paraId="747E7EAA" w14:textId="6AFDFF3D" w:rsidR="00447E13" w:rsidRPr="00B053AF" w:rsidRDefault="00447E13">
            <w:pPr>
              <w:widowControl w:val="0"/>
              <w:spacing w:before="120" w:after="120"/>
              <w:jc w:val="both"/>
              <w:rPr>
                <w:b/>
                <w:bCs/>
                <w:color w:val="000000"/>
                <w:sz w:val="22"/>
                <w:szCs w:val="22"/>
                <w:rPrChange w:id="28462" w:author="James Vu" w:date="2024-04-18T23:50:00Z">
                  <w:rPr>
                    <w:b/>
                    <w:bCs/>
                    <w:color w:val="000000"/>
                    <w:sz w:val="26"/>
                    <w:szCs w:val="26"/>
                  </w:rPr>
                </w:rPrChange>
              </w:rPr>
              <w:pPrChange w:id="28463" w:author="James Vu" w:date="2024-04-18T22:33:00Z">
                <w:pPr>
                  <w:widowControl w:val="0"/>
                  <w:spacing w:before="120" w:after="120"/>
                  <w:jc w:val="center"/>
                </w:pPr>
              </w:pPrChange>
            </w:pPr>
            <w:r w:rsidRPr="00B053AF">
              <w:rPr>
                <w:b/>
                <w:bCs/>
                <w:color w:val="000000"/>
                <w:sz w:val="22"/>
                <w:szCs w:val="22"/>
                <w:rPrChange w:id="28464" w:author="James Vu" w:date="2024-04-18T23:50:00Z">
                  <w:rPr>
                    <w:b/>
                    <w:bCs/>
                    <w:color w:val="000000"/>
                    <w:sz w:val="26"/>
                    <w:szCs w:val="26"/>
                  </w:rPr>
                </w:rPrChange>
              </w:rPr>
              <w:t>Máy thi công</w:t>
            </w:r>
          </w:p>
        </w:tc>
        <w:tc>
          <w:tcPr>
            <w:tcW w:w="343" w:type="pct"/>
            <w:shd w:val="clear" w:color="auto" w:fill="auto"/>
            <w:noWrap/>
            <w:vAlign w:val="center"/>
            <w:hideMark/>
            <w:tcPrChange w:id="28465" w:author="James Vu" w:date="2024-04-18T23:50:00Z">
              <w:tcPr>
                <w:tcW w:w="343" w:type="pct"/>
                <w:shd w:val="clear" w:color="auto" w:fill="DBE5F1" w:themeFill="accent1" w:themeFillTint="33"/>
                <w:noWrap/>
                <w:vAlign w:val="center"/>
                <w:hideMark/>
              </w:tcPr>
            </w:tcPrChange>
          </w:tcPr>
          <w:p w14:paraId="33CE22D0" w14:textId="004B4DD9" w:rsidR="00447E13" w:rsidRPr="00B053AF" w:rsidRDefault="00447E13">
            <w:pPr>
              <w:widowControl w:val="0"/>
              <w:spacing w:before="120" w:after="120"/>
              <w:jc w:val="both"/>
              <w:rPr>
                <w:b/>
                <w:bCs/>
                <w:color w:val="000000"/>
                <w:sz w:val="22"/>
                <w:szCs w:val="22"/>
                <w:rPrChange w:id="28466" w:author="James Vu" w:date="2024-04-18T23:50:00Z">
                  <w:rPr>
                    <w:b/>
                    <w:bCs/>
                    <w:color w:val="000000"/>
                    <w:sz w:val="26"/>
                    <w:szCs w:val="26"/>
                  </w:rPr>
                </w:rPrChange>
              </w:rPr>
              <w:pPrChange w:id="28467" w:author="James Vu" w:date="2024-04-18T22:33:00Z">
                <w:pPr>
                  <w:widowControl w:val="0"/>
                  <w:spacing w:before="120" w:after="120"/>
                  <w:jc w:val="center"/>
                </w:pPr>
              </w:pPrChange>
            </w:pPr>
            <w:r w:rsidRPr="00B053AF">
              <w:rPr>
                <w:b/>
                <w:bCs/>
                <w:color w:val="000000"/>
                <w:sz w:val="22"/>
                <w:szCs w:val="22"/>
                <w:rPrChange w:id="28468" w:author="James Vu" w:date="2024-04-18T23:50:00Z">
                  <w:rPr>
                    <w:b/>
                    <w:bCs/>
                    <w:color w:val="000000"/>
                    <w:sz w:val="26"/>
                    <w:szCs w:val="26"/>
                  </w:rPr>
                </w:rPrChange>
              </w:rPr>
              <w:t>V.L phụ</w:t>
            </w:r>
          </w:p>
        </w:tc>
        <w:tc>
          <w:tcPr>
            <w:tcW w:w="421" w:type="pct"/>
            <w:shd w:val="clear" w:color="auto" w:fill="auto"/>
            <w:noWrap/>
            <w:vAlign w:val="center"/>
            <w:hideMark/>
            <w:tcPrChange w:id="28469" w:author="James Vu" w:date="2024-04-18T23:50:00Z">
              <w:tcPr>
                <w:tcW w:w="421" w:type="pct"/>
                <w:shd w:val="clear" w:color="auto" w:fill="DBE5F1" w:themeFill="accent1" w:themeFillTint="33"/>
                <w:noWrap/>
                <w:vAlign w:val="center"/>
                <w:hideMark/>
              </w:tcPr>
            </w:tcPrChange>
          </w:tcPr>
          <w:p w14:paraId="061A6480" w14:textId="76921816" w:rsidR="00447E13" w:rsidRPr="00B053AF" w:rsidRDefault="00447E13">
            <w:pPr>
              <w:widowControl w:val="0"/>
              <w:spacing w:before="120" w:after="120"/>
              <w:jc w:val="both"/>
              <w:rPr>
                <w:b/>
                <w:bCs/>
                <w:color w:val="000000"/>
                <w:sz w:val="22"/>
                <w:szCs w:val="22"/>
                <w:rPrChange w:id="28470" w:author="James Vu" w:date="2024-04-18T23:50:00Z">
                  <w:rPr>
                    <w:b/>
                    <w:bCs/>
                    <w:color w:val="000000"/>
                    <w:sz w:val="26"/>
                    <w:szCs w:val="26"/>
                  </w:rPr>
                </w:rPrChange>
              </w:rPr>
              <w:pPrChange w:id="28471" w:author="James Vu" w:date="2024-04-18T22:33:00Z">
                <w:pPr>
                  <w:widowControl w:val="0"/>
                  <w:spacing w:before="120" w:after="120"/>
                  <w:jc w:val="center"/>
                </w:pPr>
              </w:pPrChange>
            </w:pPr>
            <w:r w:rsidRPr="00B053AF">
              <w:rPr>
                <w:b/>
                <w:bCs/>
                <w:color w:val="000000"/>
                <w:sz w:val="22"/>
                <w:szCs w:val="22"/>
                <w:rPrChange w:id="28472" w:author="James Vu" w:date="2024-04-18T23:50:00Z">
                  <w:rPr>
                    <w:b/>
                    <w:bCs/>
                    <w:color w:val="000000"/>
                    <w:sz w:val="26"/>
                    <w:szCs w:val="26"/>
                  </w:rPr>
                </w:rPrChange>
              </w:rPr>
              <w:t>Nhân công</w:t>
            </w:r>
          </w:p>
        </w:tc>
        <w:tc>
          <w:tcPr>
            <w:tcW w:w="498" w:type="pct"/>
            <w:shd w:val="clear" w:color="auto" w:fill="auto"/>
            <w:noWrap/>
            <w:vAlign w:val="center"/>
            <w:hideMark/>
            <w:tcPrChange w:id="28473" w:author="James Vu" w:date="2024-04-18T23:50:00Z">
              <w:tcPr>
                <w:tcW w:w="498" w:type="pct"/>
                <w:shd w:val="clear" w:color="auto" w:fill="DBE5F1" w:themeFill="accent1" w:themeFillTint="33"/>
                <w:noWrap/>
                <w:vAlign w:val="center"/>
                <w:hideMark/>
              </w:tcPr>
            </w:tcPrChange>
          </w:tcPr>
          <w:p w14:paraId="3D8E3B4C" w14:textId="35843D0E" w:rsidR="00447E13" w:rsidRPr="00B053AF" w:rsidRDefault="00447E13">
            <w:pPr>
              <w:widowControl w:val="0"/>
              <w:spacing w:before="120" w:after="120"/>
              <w:jc w:val="both"/>
              <w:rPr>
                <w:b/>
                <w:bCs/>
                <w:color w:val="000000"/>
                <w:sz w:val="22"/>
                <w:szCs w:val="22"/>
                <w:rPrChange w:id="28474" w:author="James Vu" w:date="2024-04-18T23:50:00Z">
                  <w:rPr>
                    <w:b/>
                    <w:bCs/>
                    <w:color w:val="000000"/>
                    <w:sz w:val="26"/>
                    <w:szCs w:val="26"/>
                  </w:rPr>
                </w:rPrChange>
              </w:rPr>
              <w:pPrChange w:id="28475" w:author="James Vu" w:date="2024-04-18T22:33:00Z">
                <w:pPr>
                  <w:widowControl w:val="0"/>
                  <w:spacing w:before="120" w:after="120"/>
                  <w:jc w:val="center"/>
                </w:pPr>
              </w:pPrChange>
            </w:pPr>
            <w:r w:rsidRPr="00B053AF">
              <w:rPr>
                <w:b/>
                <w:bCs/>
                <w:color w:val="000000"/>
                <w:sz w:val="22"/>
                <w:szCs w:val="22"/>
                <w:rPrChange w:id="28476" w:author="James Vu" w:date="2024-04-18T23:50:00Z">
                  <w:rPr>
                    <w:b/>
                    <w:bCs/>
                    <w:color w:val="000000"/>
                    <w:sz w:val="26"/>
                    <w:szCs w:val="26"/>
                  </w:rPr>
                </w:rPrChange>
              </w:rPr>
              <w:t>Máy thi công</w:t>
            </w:r>
          </w:p>
        </w:tc>
      </w:tr>
      <w:tr w:rsidR="00447E13" w:rsidRPr="00B053AF" w14:paraId="6DB7E944" w14:textId="77777777" w:rsidTr="00B053AF">
        <w:tc>
          <w:tcPr>
            <w:tcW w:w="217" w:type="pct"/>
            <w:shd w:val="clear" w:color="auto" w:fill="auto"/>
            <w:noWrap/>
            <w:vAlign w:val="center"/>
            <w:hideMark/>
            <w:tcPrChange w:id="28477" w:author="James Vu" w:date="2024-04-18T23:50:00Z">
              <w:tcPr>
                <w:tcW w:w="217" w:type="pct"/>
                <w:shd w:val="clear" w:color="auto" w:fill="auto"/>
                <w:noWrap/>
                <w:vAlign w:val="center"/>
                <w:hideMark/>
              </w:tcPr>
            </w:tcPrChange>
          </w:tcPr>
          <w:p w14:paraId="6563DE66" w14:textId="77777777" w:rsidR="00447E13" w:rsidRPr="00B053AF" w:rsidRDefault="00447E13">
            <w:pPr>
              <w:widowControl w:val="0"/>
              <w:spacing w:before="120" w:after="120"/>
              <w:jc w:val="both"/>
              <w:rPr>
                <w:color w:val="000000"/>
                <w:sz w:val="22"/>
                <w:szCs w:val="22"/>
                <w:rPrChange w:id="28478" w:author="James Vu" w:date="2024-04-18T23:50:00Z">
                  <w:rPr>
                    <w:color w:val="000000"/>
                    <w:sz w:val="26"/>
                    <w:szCs w:val="26"/>
                  </w:rPr>
                </w:rPrChange>
              </w:rPr>
              <w:pPrChange w:id="28479" w:author="James Vu" w:date="2024-04-18T22:33:00Z">
                <w:pPr>
                  <w:widowControl w:val="0"/>
                  <w:spacing w:before="120" w:after="120"/>
                  <w:jc w:val="center"/>
                </w:pPr>
              </w:pPrChange>
            </w:pPr>
            <w:r w:rsidRPr="00B053AF">
              <w:rPr>
                <w:color w:val="000000"/>
                <w:sz w:val="22"/>
                <w:szCs w:val="22"/>
                <w:rPrChange w:id="28480" w:author="James Vu" w:date="2024-04-18T23:50:00Z">
                  <w:rPr>
                    <w:color w:val="000000"/>
                    <w:sz w:val="26"/>
                    <w:szCs w:val="26"/>
                  </w:rPr>
                </w:rPrChange>
              </w:rPr>
              <w:t>1</w:t>
            </w:r>
          </w:p>
        </w:tc>
        <w:tc>
          <w:tcPr>
            <w:tcW w:w="490" w:type="pct"/>
            <w:shd w:val="clear" w:color="auto" w:fill="auto"/>
            <w:vAlign w:val="center"/>
            <w:hideMark/>
            <w:tcPrChange w:id="28481" w:author="James Vu" w:date="2024-04-18T23:50:00Z">
              <w:tcPr>
                <w:tcW w:w="490" w:type="pct"/>
                <w:shd w:val="clear" w:color="auto" w:fill="auto"/>
                <w:vAlign w:val="center"/>
                <w:hideMark/>
              </w:tcPr>
            </w:tcPrChange>
          </w:tcPr>
          <w:p w14:paraId="4357D7E1" w14:textId="77777777" w:rsidR="00447E13" w:rsidRPr="00B053AF" w:rsidRDefault="00447E13">
            <w:pPr>
              <w:widowControl w:val="0"/>
              <w:spacing w:before="120" w:after="120"/>
              <w:jc w:val="both"/>
              <w:rPr>
                <w:color w:val="000000"/>
                <w:sz w:val="22"/>
                <w:szCs w:val="22"/>
                <w:rPrChange w:id="28482" w:author="James Vu" w:date="2024-04-18T23:50:00Z">
                  <w:rPr>
                    <w:color w:val="000000"/>
                    <w:sz w:val="26"/>
                    <w:szCs w:val="26"/>
                  </w:rPr>
                </w:rPrChange>
              </w:rPr>
              <w:pPrChange w:id="28483" w:author="James Vu" w:date="2024-04-18T22:33:00Z">
                <w:pPr>
                  <w:widowControl w:val="0"/>
                  <w:spacing w:before="120" w:after="120"/>
                  <w:jc w:val="center"/>
                </w:pPr>
              </w:pPrChange>
            </w:pPr>
            <w:r w:rsidRPr="00B053AF">
              <w:rPr>
                <w:color w:val="000000"/>
                <w:sz w:val="22"/>
                <w:szCs w:val="22"/>
                <w:rPrChange w:id="28484" w:author="James Vu" w:date="2024-04-18T23:50:00Z">
                  <w:rPr>
                    <w:color w:val="000000"/>
                    <w:sz w:val="26"/>
                    <w:szCs w:val="26"/>
                  </w:rPr>
                </w:rPrChange>
              </w:rPr>
              <w:t>01.03.01.02</w:t>
            </w:r>
          </w:p>
        </w:tc>
        <w:tc>
          <w:tcPr>
            <w:tcW w:w="1039" w:type="pct"/>
            <w:shd w:val="clear" w:color="auto" w:fill="auto"/>
            <w:vAlign w:val="center"/>
            <w:hideMark/>
            <w:tcPrChange w:id="28485" w:author="James Vu" w:date="2024-04-18T23:50:00Z">
              <w:tcPr>
                <w:tcW w:w="1039" w:type="pct"/>
                <w:shd w:val="clear" w:color="auto" w:fill="auto"/>
                <w:vAlign w:val="center"/>
                <w:hideMark/>
              </w:tcPr>
            </w:tcPrChange>
          </w:tcPr>
          <w:p w14:paraId="1C01B100" w14:textId="77777777" w:rsidR="00447E13" w:rsidRPr="00B053AF" w:rsidRDefault="00447E13">
            <w:pPr>
              <w:widowControl w:val="0"/>
              <w:spacing w:before="120" w:after="120"/>
              <w:jc w:val="both"/>
              <w:rPr>
                <w:color w:val="000000"/>
                <w:sz w:val="22"/>
                <w:szCs w:val="22"/>
                <w:rPrChange w:id="28486" w:author="James Vu" w:date="2024-04-18T23:50:00Z">
                  <w:rPr>
                    <w:color w:val="000000"/>
                    <w:sz w:val="26"/>
                    <w:szCs w:val="26"/>
                  </w:rPr>
                </w:rPrChange>
              </w:rPr>
              <w:pPrChange w:id="28487" w:author="James Vu" w:date="2024-04-18T22:33:00Z">
                <w:pPr>
                  <w:widowControl w:val="0"/>
                  <w:spacing w:before="120" w:after="120"/>
                </w:pPr>
              </w:pPrChange>
            </w:pPr>
            <w:r w:rsidRPr="00B053AF">
              <w:rPr>
                <w:color w:val="000000"/>
                <w:sz w:val="22"/>
                <w:szCs w:val="22"/>
                <w:rPrChange w:id="28488" w:author="James Vu" w:date="2024-04-18T23:50:00Z">
                  <w:rPr>
                    <w:color w:val="000000"/>
                    <w:sz w:val="26"/>
                    <w:szCs w:val="26"/>
                  </w:rPr>
                </w:rPrChange>
              </w:rPr>
              <w:t>Lắp đặt máy chủ rack</w:t>
            </w:r>
          </w:p>
        </w:tc>
        <w:tc>
          <w:tcPr>
            <w:tcW w:w="290" w:type="pct"/>
            <w:shd w:val="clear" w:color="auto" w:fill="auto"/>
            <w:vAlign w:val="center"/>
            <w:hideMark/>
            <w:tcPrChange w:id="28489" w:author="James Vu" w:date="2024-04-18T23:50:00Z">
              <w:tcPr>
                <w:tcW w:w="290" w:type="pct"/>
                <w:shd w:val="clear" w:color="auto" w:fill="auto"/>
                <w:vAlign w:val="center"/>
                <w:hideMark/>
              </w:tcPr>
            </w:tcPrChange>
          </w:tcPr>
          <w:p w14:paraId="07F013D0" w14:textId="77777777" w:rsidR="00447E13" w:rsidRPr="00B053AF" w:rsidRDefault="00447E13">
            <w:pPr>
              <w:widowControl w:val="0"/>
              <w:spacing w:before="120" w:after="120"/>
              <w:jc w:val="both"/>
              <w:rPr>
                <w:color w:val="000000"/>
                <w:sz w:val="22"/>
                <w:szCs w:val="22"/>
                <w:rPrChange w:id="28490" w:author="James Vu" w:date="2024-04-18T23:50:00Z">
                  <w:rPr>
                    <w:color w:val="000000"/>
                    <w:sz w:val="26"/>
                    <w:szCs w:val="26"/>
                  </w:rPr>
                </w:rPrChange>
              </w:rPr>
              <w:pPrChange w:id="28491" w:author="James Vu" w:date="2024-04-18T22:33:00Z">
                <w:pPr>
                  <w:widowControl w:val="0"/>
                  <w:spacing w:before="120" w:after="120"/>
                  <w:jc w:val="center"/>
                </w:pPr>
              </w:pPrChange>
            </w:pPr>
            <w:r w:rsidRPr="00B053AF">
              <w:rPr>
                <w:color w:val="000000"/>
                <w:sz w:val="22"/>
                <w:szCs w:val="22"/>
                <w:rPrChange w:id="28492" w:author="James Vu" w:date="2024-04-18T23:50:00Z">
                  <w:rPr>
                    <w:color w:val="000000"/>
                    <w:sz w:val="26"/>
                    <w:szCs w:val="26"/>
                  </w:rPr>
                </w:rPrChange>
              </w:rPr>
              <w:t>Thiết bị</w:t>
            </w:r>
          </w:p>
        </w:tc>
        <w:tc>
          <w:tcPr>
            <w:tcW w:w="441" w:type="pct"/>
            <w:shd w:val="clear" w:color="auto" w:fill="auto"/>
            <w:vAlign w:val="center"/>
            <w:hideMark/>
            <w:tcPrChange w:id="28493" w:author="James Vu" w:date="2024-04-18T23:50:00Z">
              <w:tcPr>
                <w:tcW w:w="441" w:type="pct"/>
                <w:shd w:val="clear" w:color="auto" w:fill="auto"/>
                <w:vAlign w:val="center"/>
                <w:hideMark/>
              </w:tcPr>
            </w:tcPrChange>
          </w:tcPr>
          <w:p w14:paraId="2034B8A1" w14:textId="77777777" w:rsidR="00447E13" w:rsidRPr="00B053AF" w:rsidRDefault="00447E13">
            <w:pPr>
              <w:widowControl w:val="0"/>
              <w:spacing w:before="120" w:after="120"/>
              <w:jc w:val="both"/>
              <w:rPr>
                <w:color w:val="000000"/>
                <w:sz w:val="22"/>
                <w:szCs w:val="22"/>
                <w:rPrChange w:id="28494" w:author="James Vu" w:date="2024-04-18T23:50:00Z">
                  <w:rPr>
                    <w:color w:val="000000"/>
                    <w:sz w:val="26"/>
                    <w:szCs w:val="26"/>
                  </w:rPr>
                </w:rPrChange>
              </w:rPr>
              <w:pPrChange w:id="28495" w:author="James Vu" w:date="2024-04-18T22:33:00Z">
                <w:pPr>
                  <w:widowControl w:val="0"/>
                  <w:spacing w:before="120" w:after="120"/>
                  <w:jc w:val="center"/>
                </w:pPr>
              </w:pPrChange>
            </w:pPr>
            <w:r w:rsidRPr="00B053AF">
              <w:rPr>
                <w:color w:val="000000"/>
                <w:sz w:val="22"/>
                <w:szCs w:val="22"/>
                <w:rPrChange w:id="28496" w:author="James Vu" w:date="2024-04-18T23:50:00Z">
                  <w:rPr>
                    <w:color w:val="000000"/>
                    <w:sz w:val="26"/>
                    <w:szCs w:val="26"/>
                  </w:rPr>
                </w:rPrChange>
              </w:rPr>
              <w:t>2</w:t>
            </w:r>
          </w:p>
        </w:tc>
        <w:tc>
          <w:tcPr>
            <w:tcW w:w="343" w:type="pct"/>
            <w:shd w:val="clear" w:color="auto" w:fill="auto"/>
            <w:vAlign w:val="center"/>
            <w:hideMark/>
            <w:tcPrChange w:id="28497" w:author="James Vu" w:date="2024-04-18T23:50:00Z">
              <w:tcPr>
                <w:tcW w:w="343" w:type="pct"/>
                <w:shd w:val="clear" w:color="auto" w:fill="auto"/>
                <w:vAlign w:val="center"/>
                <w:hideMark/>
              </w:tcPr>
            </w:tcPrChange>
          </w:tcPr>
          <w:p w14:paraId="219BB675" w14:textId="50084909" w:rsidR="00447E13" w:rsidRPr="00B053AF" w:rsidRDefault="00447E13">
            <w:pPr>
              <w:widowControl w:val="0"/>
              <w:spacing w:before="120" w:after="120"/>
              <w:jc w:val="both"/>
              <w:rPr>
                <w:color w:val="000000"/>
                <w:sz w:val="22"/>
                <w:szCs w:val="22"/>
                <w:rPrChange w:id="28498" w:author="James Vu" w:date="2024-04-18T23:50:00Z">
                  <w:rPr>
                    <w:color w:val="000000"/>
                    <w:sz w:val="26"/>
                    <w:szCs w:val="26"/>
                  </w:rPr>
                </w:rPrChange>
              </w:rPr>
              <w:pPrChange w:id="28499" w:author="James Vu" w:date="2024-04-18T22:33:00Z">
                <w:pPr>
                  <w:widowControl w:val="0"/>
                  <w:spacing w:before="120" w:after="120"/>
                  <w:jc w:val="right"/>
                </w:pPr>
              </w:pPrChange>
            </w:pPr>
            <w:r w:rsidRPr="00B053AF">
              <w:rPr>
                <w:color w:val="000000"/>
                <w:sz w:val="22"/>
                <w:szCs w:val="22"/>
                <w:rPrChange w:id="28500" w:author="James Vu" w:date="2024-04-18T23:50:00Z">
                  <w:rPr>
                    <w:color w:val="000000"/>
                    <w:sz w:val="26"/>
                    <w:szCs w:val="26"/>
                  </w:rPr>
                </w:rPrChange>
              </w:rPr>
              <w:t>9.330</w:t>
            </w:r>
          </w:p>
        </w:tc>
        <w:tc>
          <w:tcPr>
            <w:tcW w:w="421" w:type="pct"/>
            <w:shd w:val="clear" w:color="auto" w:fill="auto"/>
            <w:vAlign w:val="center"/>
            <w:hideMark/>
            <w:tcPrChange w:id="28501" w:author="James Vu" w:date="2024-04-18T23:50:00Z">
              <w:tcPr>
                <w:tcW w:w="421" w:type="pct"/>
                <w:shd w:val="clear" w:color="auto" w:fill="auto"/>
                <w:vAlign w:val="center"/>
                <w:hideMark/>
              </w:tcPr>
            </w:tcPrChange>
          </w:tcPr>
          <w:p w14:paraId="6DB3624B" w14:textId="79429889" w:rsidR="00447E13" w:rsidRPr="00B053AF" w:rsidRDefault="00447E13">
            <w:pPr>
              <w:widowControl w:val="0"/>
              <w:spacing w:before="120" w:after="120"/>
              <w:jc w:val="both"/>
              <w:rPr>
                <w:color w:val="000000"/>
                <w:sz w:val="22"/>
                <w:szCs w:val="22"/>
                <w:rPrChange w:id="28502" w:author="James Vu" w:date="2024-04-18T23:50:00Z">
                  <w:rPr>
                    <w:color w:val="000000"/>
                    <w:sz w:val="26"/>
                    <w:szCs w:val="26"/>
                  </w:rPr>
                </w:rPrChange>
              </w:rPr>
              <w:pPrChange w:id="28503" w:author="James Vu" w:date="2024-04-18T22:33:00Z">
                <w:pPr>
                  <w:widowControl w:val="0"/>
                  <w:spacing w:before="120" w:after="120"/>
                  <w:jc w:val="right"/>
                </w:pPr>
              </w:pPrChange>
            </w:pPr>
            <w:r w:rsidRPr="00B053AF">
              <w:rPr>
                <w:color w:val="000000"/>
                <w:sz w:val="22"/>
                <w:szCs w:val="22"/>
                <w:rPrChange w:id="28504" w:author="James Vu" w:date="2024-04-18T23:50:00Z">
                  <w:rPr>
                    <w:color w:val="000000"/>
                    <w:sz w:val="26"/>
                    <w:szCs w:val="26"/>
                  </w:rPr>
                </w:rPrChange>
              </w:rPr>
              <w:t>455.987</w:t>
            </w:r>
          </w:p>
        </w:tc>
        <w:tc>
          <w:tcPr>
            <w:tcW w:w="498" w:type="pct"/>
            <w:shd w:val="clear" w:color="auto" w:fill="auto"/>
            <w:vAlign w:val="center"/>
            <w:hideMark/>
            <w:tcPrChange w:id="28505" w:author="James Vu" w:date="2024-04-18T23:50:00Z">
              <w:tcPr>
                <w:tcW w:w="498" w:type="pct"/>
                <w:shd w:val="clear" w:color="auto" w:fill="auto"/>
                <w:vAlign w:val="center"/>
                <w:hideMark/>
              </w:tcPr>
            </w:tcPrChange>
          </w:tcPr>
          <w:p w14:paraId="15CED581" w14:textId="35FA3BA7" w:rsidR="00447E13" w:rsidRPr="00B053AF" w:rsidRDefault="00447E13">
            <w:pPr>
              <w:widowControl w:val="0"/>
              <w:spacing w:before="120" w:after="120"/>
              <w:jc w:val="both"/>
              <w:rPr>
                <w:color w:val="000000"/>
                <w:sz w:val="22"/>
                <w:szCs w:val="22"/>
                <w:rPrChange w:id="28506" w:author="James Vu" w:date="2024-04-18T23:50:00Z">
                  <w:rPr>
                    <w:color w:val="000000"/>
                    <w:sz w:val="26"/>
                    <w:szCs w:val="26"/>
                  </w:rPr>
                </w:rPrChange>
              </w:rPr>
              <w:pPrChange w:id="28507" w:author="James Vu" w:date="2024-04-18T22:33:00Z">
                <w:pPr>
                  <w:widowControl w:val="0"/>
                  <w:spacing w:before="120" w:after="120"/>
                  <w:jc w:val="right"/>
                </w:pPr>
              </w:pPrChange>
            </w:pPr>
            <w:r w:rsidRPr="00B053AF">
              <w:rPr>
                <w:color w:val="000000"/>
                <w:sz w:val="22"/>
                <w:szCs w:val="22"/>
                <w:rPrChange w:id="28508" w:author="James Vu" w:date="2024-04-18T23:50:00Z">
                  <w:rPr>
                    <w:color w:val="000000"/>
                    <w:sz w:val="26"/>
                    <w:szCs w:val="26"/>
                  </w:rPr>
                </w:rPrChange>
              </w:rPr>
              <w:t>7.340</w:t>
            </w:r>
          </w:p>
        </w:tc>
        <w:tc>
          <w:tcPr>
            <w:tcW w:w="343" w:type="pct"/>
            <w:shd w:val="clear" w:color="auto" w:fill="auto"/>
            <w:vAlign w:val="center"/>
            <w:hideMark/>
            <w:tcPrChange w:id="28509" w:author="James Vu" w:date="2024-04-18T23:50:00Z">
              <w:tcPr>
                <w:tcW w:w="343" w:type="pct"/>
                <w:shd w:val="clear" w:color="auto" w:fill="auto"/>
                <w:vAlign w:val="center"/>
                <w:hideMark/>
              </w:tcPr>
            </w:tcPrChange>
          </w:tcPr>
          <w:p w14:paraId="3AE16BE3" w14:textId="3ACB242B" w:rsidR="00447E13" w:rsidRPr="00B053AF" w:rsidRDefault="00447E13">
            <w:pPr>
              <w:widowControl w:val="0"/>
              <w:spacing w:before="120" w:after="120"/>
              <w:jc w:val="both"/>
              <w:rPr>
                <w:color w:val="000000"/>
                <w:sz w:val="22"/>
                <w:szCs w:val="22"/>
                <w:rPrChange w:id="28510" w:author="James Vu" w:date="2024-04-18T23:50:00Z">
                  <w:rPr>
                    <w:color w:val="000000"/>
                    <w:sz w:val="26"/>
                    <w:szCs w:val="26"/>
                  </w:rPr>
                </w:rPrChange>
              </w:rPr>
              <w:pPrChange w:id="28511" w:author="James Vu" w:date="2024-04-18T22:33:00Z">
                <w:pPr>
                  <w:widowControl w:val="0"/>
                  <w:spacing w:before="120" w:after="120"/>
                  <w:jc w:val="right"/>
                </w:pPr>
              </w:pPrChange>
            </w:pPr>
            <w:r w:rsidRPr="00B053AF">
              <w:rPr>
                <w:color w:val="000000"/>
                <w:sz w:val="22"/>
                <w:szCs w:val="22"/>
                <w:rPrChange w:id="28512" w:author="James Vu" w:date="2024-04-18T23:50:00Z">
                  <w:rPr>
                    <w:color w:val="000000"/>
                    <w:sz w:val="26"/>
                    <w:szCs w:val="26"/>
                  </w:rPr>
                </w:rPrChange>
              </w:rPr>
              <w:t>18.660</w:t>
            </w:r>
          </w:p>
        </w:tc>
        <w:tc>
          <w:tcPr>
            <w:tcW w:w="421" w:type="pct"/>
            <w:shd w:val="clear" w:color="auto" w:fill="auto"/>
            <w:vAlign w:val="center"/>
            <w:hideMark/>
            <w:tcPrChange w:id="28513" w:author="James Vu" w:date="2024-04-18T23:50:00Z">
              <w:tcPr>
                <w:tcW w:w="421" w:type="pct"/>
                <w:shd w:val="clear" w:color="auto" w:fill="auto"/>
                <w:vAlign w:val="center"/>
                <w:hideMark/>
              </w:tcPr>
            </w:tcPrChange>
          </w:tcPr>
          <w:p w14:paraId="74F4BBE1" w14:textId="4AA70273" w:rsidR="00447E13" w:rsidRPr="00B053AF" w:rsidRDefault="00447E13">
            <w:pPr>
              <w:widowControl w:val="0"/>
              <w:spacing w:before="120" w:after="120"/>
              <w:jc w:val="both"/>
              <w:rPr>
                <w:color w:val="000000"/>
                <w:sz w:val="22"/>
                <w:szCs w:val="22"/>
                <w:rPrChange w:id="28514" w:author="James Vu" w:date="2024-04-18T23:50:00Z">
                  <w:rPr>
                    <w:color w:val="000000"/>
                    <w:sz w:val="26"/>
                    <w:szCs w:val="26"/>
                  </w:rPr>
                </w:rPrChange>
              </w:rPr>
              <w:pPrChange w:id="28515" w:author="James Vu" w:date="2024-04-18T22:33:00Z">
                <w:pPr>
                  <w:widowControl w:val="0"/>
                  <w:spacing w:before="120" w:after="120"/>
                  <w:jc w:val="right"/>
                </w:pPr>
              </w:pPrChange>
            </w:pPr>
            <w:r w:rsidRPr="00B053AF">
              <w:rPr>
                <w:color w:val="000000"/>
                <w:sz w:val="22"/>
                <w:szCs w:val="22"/>
                <w:rPrChange w:id="28516" w:author="James Vu" w:date="2024-04-18T23:50:00Z">
                  <w:rPr>
                    <w:color w:val="000000"/>
                    <w:sz w:val="26"/>
                    <w:szCs w:val="26"/>
                  </w:rPr>
                </w:rPrChange>
              </w:rPr>
              <w:t>911.974</w:t>
            </w:r>
          </w:p>
        </w:tc>
        <w:tc>
          <w:tcPr>
            <w:tcW w:w="498" w:type="pct"/>
            <w:shd w:val="clear" w:color="auto" w:fill="auto"/>
            <w:vAlign w:val="center"/>
            <w:hideMark/>
            <w:tcPrChange w:id="28517" w:author="James Vu" w:date="2024-04-18T23:50:00Z">
              <w:tcPr>
                <w:tcW w:w="498" w:type="pct"/>
                <w:shd w:val="clear" w:color="auto" w:fill="auto"/>
                <w:vAlign w:val="center"/>
                <w:hideMark/>
              </w:tcPr>
            </w:tcPrChange>
          </w:tcPr>
          <w:p w14:paraId="6BD88D76" w14:textId="51D96871" w:rsidR="00447E13" w:rsidRPr="00B053AF" w:rsidRDefault="00447E13">
            <w:pPr>
              <w:widowControl w:val="0"/>
              <w:spacing w:before="120" w:after="120"/>
              <w:jc w:val="both"/>
              <w:rPr>
                <w:color w:val="000000"/>
                <w:sz w:val="22"/>
                <w:szCs w:val="22"/>
                <w:rPrChange w:id="28518" w:author="James Vu" w:date="2024-04-18T23:50:00Z">
                  <w:rPr>
                    <w:color w:val="000000"/>
                    <w:sz w:val="26"/>
                    <w:szCs w:val="26"/>
                  </w:rPr>
                </w:rPrChange>
              </w:rPr>
              <w:pPrChange w:id="28519" w:author="James Vu" w:date="2024-04-18T22:33:00Z">
                <w:pPr>
                  <w:widowControl w:val="0"/>
                  <w:spacing w:before="120" w:after="120"/>
                  <w:jc w:val="right"/>
                </w:pPr>
              </w:pPrChange>
            </w:pPr>
            <w:r w:rsidRPr="00B053AF">
              <w:rPr>
                <w:color w:val="000000"/>
                <w:sz w:val="22"/>
                <w:szCs w:val="22"/>
                <w:rPrChange w:id="28520" w:author="James Vu" w:date="2024-04-18T23:50:00Z">
                  <w:rPr>
                    <w:color w:val="000000"/>
                    <w:sz w:val="26"/>
                    <w:szCs w:val="26"/>
                  </w:rPr>
                </w:rPrChange>
              </w:rPr>
              <w:t>14.680</w:t>
            </w:r>
          </w:p>
        </w:tc>
      </w:tr>
      <w:tr w:rsidR="00447E13" w:rsidRPr="00B053AF" w14:paraId="75D29198" w14:textId="77777777" w:rsidTr="00B053AF">
        <w:tc>
          <w:tcPr>
            <w:tcW w:w="217" w:type="pct"/>
            <w:shd w:val="clear" w:color="auto" w:fill="auto"/>
            <w:noWrap/>
            <w:vAlign w:val="center"/>
            <w:hideMark/>
            <w:tcPrChange w:id="28521" w:author="James Vu" w:date="2024-04-18T23:50:00Z">
              <w:tcPr>
                <w:tcW w:w="217" w:type="pct"/>
                <w:shd w:val="clear" w:color="auto" w:fill="auto"/>
                <w:noWrap/>
                <w:vAlign w:val="center"/>
                <w:hideMark/>
              </w:tcPr>
            </w:tcPrChange>
          </w:tcPr>
          <w:p w14:paraId="437CCA37" w14:textId="77777777" w:rsidR="00447E13" w:rsidRPr="00B053AF" w:rsidRDefault="00447E13">
            <w:pPr>
              <w:widowControl w:val="0"/>
              <w:spacing w:before="120" w:after="120"/>
              <w:jc w:val="both"/>
              <w:rPr>
                <w:color w:val="000000"/>
                <w:sz w:val="22"/>
                <w:szCs w:val="22"/>
                <w:rPrChange w:id="28522" w:author="James Vu" w:date="2024-04-18T23:50:00Z">
                  <w:rPr>
                    <w:color w:val="000000"/>
                    <w:sz w:val="26"/>
                    <w:szCs w:val="26"/>
                  </w:rPr>
                </w:rPrChange>
              </w:rPr>
              <w:pPrChange w:id="28523" w:author="James Vu" w:date="2024-04-18T22:33:00Z">
                <w:pPr>
                  <w:widowControl w:val="0"/>
                  <w:spacing w:before="120" w:after="120"/>
                  <w:jc w:val="center"/>
                </w:pPr>
              </w:pPrChange>
            </w:pPr>
            <w:r w:rsidRPr="00B053AF">
              <w:rPr>
                <w:color w:val="000000"/>
                <w:sz w:val="22"/>
                <w:szCs w:val="22"/>
                <w:rPrChange w:id="28524" w:author="James Vu" w:date="2024-04-18T23:50:00Z">
                  <w:rPr>
                    <w:color w:val="000000"/>
                    <w:sz w:val="26"/>
                    <w:szCs w:val="26"/>
                  </w:rPr>
                </w:rPrChange>
              </w:rPr>
              <w:t>2</w:t>
            </w:r>
          </w:p>
        </w:tc>
        <w:tc>
          <w:tcPr>
            <w:tcW w:w="490" w:type="pct"/>
            <w:shd w:val="clear" w:color="auto" w:fill="auto"/>
            <w:vAlign w:val="center"/>
            <w:hideMark/>
            <w:tcPrChange w:id="28525" w:author="James Vu" w:date="2024-04-18T23:50:00Z">
              <w:tcPr>
                <w:tcW w:w="490" w:type="pct"/>
                <w:shd w:val="clear" w:color="auto" w:fill="auto"/>
                <w:vAlign w:val="center"/>
                <w:hideMark/>
              </w:tcPr>
            </w:tcPrChange>
          </w:tcPr>
          <w:p w14:paraId="25668B34" w14:textId="77777777" w:rsidR="00447E13" w:rsidRPr="00B053AF" w:rsidRDefault="00447E13">
            <w:pPr>
              <w:widowControl w:val="0"/>
              <w:spacing w:before="120" w:after="120"/>
              <w:jc w:val="both"/>
              <w:rPr>
                <w:color w:val="000000"/>
                <w:sz w:val="22"/>
                <w:szCs w:val="22"/>
                <w:rPrChange w:id="28526" w:author="James Vu" w:date="2024-04-18T23:50:00Z">
                  <w:rPr>
                    <w:color w:val="000000"/>
                    <w:sz w:val="26"/>
                    <w:szCs w:val="26"/>
                  </w:rPr>
                </w:rPrChange>
              </w:rPr>
              <w:pPrChange w:id="28527" w:author="James Vu" w:date="2024-04-18T22:33:00Z">
                <w:pPr>
                  <w:widowControl w:val="0"/>
                  <w:spacing w:before="120" w:after="120"/>
                  <w:jc w:val="center"/>
                </w:pPr>
              </w:pPrChange>
            </w:pPr>
            <w:r w:rsidRPr="00B053AF">
              <w:rPr>
                <w:color w:val="000000"/>
                <w:sz w:val="22"/>
                <w:szCs w:val="22"/>
                <w:rPrChange w:id="28528" w:author="James Vu" w:date="2024-04-18T23:50:00Z">
                  <w:rPr>
                    <w:color w:val="000000"/>
                    <w:sz w:val="26"/>
                    <w:szCs w:val="26"/>
                  </w:rPr>
                </w:rPrChange>
              </w:rPr>
              <w:t>01.03.05.01</w:t>
            </w:r>
          </w:p>
        </w:tc>
        <w:tc>
          <w:tcPr>
            <w:tcW w:w="1039" w:type="pct"/>
            <w:shd w:val="clear" w:color="auto" w:fill="auto"/>
            <w:vAlign w:val="center"/>
            <w:hideMark/>
            <w:tcPrChange w:id="28529" w:author="James Vu" w:date="2024-04-18T23:50:00Z">
              <w:tcPr>
                <w:tcW w:w="1039" w:type="pct"/>
                <w:shd w:val="clear" w:color="auto" w:fill="auto"/>
                <w:vAlign w:val="center"/>
                <w:hideMark/>
              </w:tcPr>
            </w:tcPrChange>
          </w:tcPr>
          <w:p w14:paraId="69F720F4" w14:textId="77777777" w:rsidR="00447E13" w:rsidRPr="00B053AF" w:rsidRDefault="00447E13">
            <w:pPr>
              <w:widowControl w:val="0"/>
              <w:spacing w:before="120" w:after="120"/>
              <w:jc w:val="both"/>
              <w:rPr>
                <w:color w:val="000000"/>
                <w:sz w:val="22"/>
                <w:szCs w:val="22"/>
                <w:rPrChange w:id="28530" w:author="James Vu" w:date="2024-04-18T23:50:00Z">
                  <w:rPr>
                    <w:color w:val="000000"/>
                    <w:sz w:val="26"/>
                    <w:szCs w:val="26"/>
                  </w:rPr>
                </w:rPrChange>
              </w:rPr>
              <w:pPrChange w:id="28531" w:author="James Vu" w:date="2024-04-18T22:33:00Z">
                <w:pPr>
                  <w:widowControl w:val="0"/>
                  <w:spacing w:before="120" w:after="120"/>
                </w:pPr>
              </w:pPrChange>
            </w:pPr>
            <w:r w:rsidRPr="00B053AF">
              <w:rPr>
                <w:color w:val="000000"/>
                <w:sz w:val="22"/>
                <w:szCs w:val="22"/>
                <w:rPrChange w:id="28532" w:author="James Vu" w:date="2024-04-18T23:50:00Z">
                  <w:rPr>
                    <w:color w:val="000000"/>
                    <w:sz w:val="26"/>
                    <w:szCs w:val="26"/>
                  </w:rPr>
                </w:rPrChange>
              </w:rPr>
              <w:t>Cài đặt hệ điều hành cho máy chủ</w:t>
            </w:r>
          </w:p>
        </w:tc>
        <w:tc>
          <w:tcPr>
            <w:tcW w:w="290" w:type="pct"/>
            <w:shd w:val="clear" w:color="auto" w:fill="auto"/>
            <w:vAlign w:val="center"/>
            <w:hideMark/>
            <w:tcPrChange w:id="28533" w:author="James Vu" w:date="2024-04-18T23:50:00Z">
              <w:tcPr>
                <w:tcW w:w="290" w:type="pct"/>
                <w:shd w:val="clear" w:color="auto" w:fill="auto"/>
                <w:vAlign w:val="center"/>
                <w:hideMark/>
              </w:tcPr>
            </w:tcPrChange>
          </w:tcPr>
          <w:p w14:paraId="48B83364" w14:textId="77777777" w:rsidR="00447E13" w:rsidRPr="00B053AF" w:rsidRDefault="00447E13">
            <w:pPr>
              <w:widowControl w:val="0"/>
              <w:spacing w:before="120" w:after="120"/>
              <w:jc w:val="both"/>
              <w:rPr>
                <w:color w:val="000000"/>
                <w:sz w:val="22"/>
                <w:szCs w:val="22"/>
                <w:rPrChange w:id="28534" w:author="James Vu" w:date="2024-04-18T23:50:00Z">
                  <w:rPr>
                    <w:color w:val="000000"/>
                    <w:sz w:val="26"/>
                    <w:szCs w:val="26"/>
                  </w:rPr>
                </w:rPrChange>
              </w:rPr>
              <w:pPrChange w:id="28535" w:author="James Vu" w:date="2024-04-18T22:33:00Z">
                <w:pPr>
                  <w:widowControl w:val="0"/>
                  <w:spacing w:before="120" w:after="120"/>
                  <w:jc w:val="center"/>
                </w:pPr>
              </w:pPrChange>
            </w:pPr>
            <w:r w:rsidRPr="00B053AF">
              <w:rPr>
                <w:color w:val="000000"/>
                <w:sz w:val="22"/>
                <w:szCs w:val="22"/>
                <w:rPrChange w:id="28536" w:author="James Vu" w:date="2024-04-18T23:50:00Z">
                  <w:rPr>
                    <w:color w:val="000000"/>
                    <w:sz w:val="26"/>
                    <w:szCs w:val="26"/>
                  </w:rPr>
                </w:rPrChange>
              </w:rPr>
              <w:t>Thiết bị</w:t>
            </w:r>
          </w:p>
        </w:tc>
        <w:tc>
          <w:tcPr>
            <w:tcW w:w="441" w:type="pct"/>
            <w:shd w:val="clear" w:color="auto" w:fill="auto"/>
            <w:vAlign w:val="center"/>
            <w:hideMark/>
            <w:tcPrChange w:id="28537" w:author="James Vu" w:date="2024-04-18T23:50:00Z">
              <w:tcPr>
                <w:tcW w:w="441" w:type="pct"/>
                <w:shd w:val="clear" w:color="auto" w:fill="auto"/>
                <w:vAlign w:val="center"/>
                <w:hideMark/>
              </w:tcPr>
            </w:tcPrChange>
          </w:tcPr>
          <w:p w14:paraId="5D985BBE" w14:textId="77777777" w:rsidR="00447E13" w:rsidRPr="00B053AF" w:rsidRDefault="00447E13">
            <w:pPr>
              <w:widowControl w:val="0"/>
              <w:spacing w:before="120" w:after="120"/>
              <w:jc w:val="both"/>
              <w:rPr>
                <w:color w:val="000000"/>
                <w:sz w:val="22"/>
                <w:szCs w:val="22"/>
                <w:rPrChange w:id="28538" w:author="James Vu" w:date="2024-04-18T23:50:00Z">
                  <w:rPr>
                    <w:color w:val="000000"/>
                    <w:sz w:val="26"/>
                    <w:szCs w:val="26"/>
                  </w:rPr>
                </w:rPrChange>
              </w:rPr>
              <w:pPrChange w:id="28539" w:author="James Vu" w:date="2024-04-18T22:33:00Z">
                <w:pPr>
                  <w:widowControl w:val="0"/>
                  <w:spacing w:before="120" w:after="120"/>
                  <w:jc w:val="center"/>
                </w:pPr>
              </w:pPrChange>
            </w:pPr>
            <w:r w:rsidRPr="00B053AF">
              <w:rPr>
                <w:color w:val="000000"/>
                <w:sz w:val="22"/>
                <w:szCs w:val="22"/>
                <w:rPrChange w:id="28540" w:author="James Vu" w:date="2024-04-18T23:50:00Z">
                  <w:rPr>
                    <w:color w:val="000000"/>
                    <w:sz w:val="26"/>
                    <w:szCs w:val="26"/>
                  </w:rPr>
                </w:rPrChange>
              </w:rPr>
              <w:t>2</w:t>
            </w:r>
          </w:p>
        </w:tc>
        <w:tc>
          <w:tcPr>
            <w:tcW w:w="343" w:type="pct"/>
            <w:shd w:val="clear" w:color="auto" w:fill="auto"/>
            <w:vAlign w:val="center"/>
            <w:hideMark/>
            <w:tcPrChange w:id="28541" w:author="James Vu" w:date="2024-04-18T23:50:00Z">
              <w:tcPr>
                <w:tcW w:w="343" w:type="pct"/>
                <w:shd w:val="clear" w:color="auto" w:fill="auto"/>
                <w:vAlign w:val="center"/>
                <w:hideMark/>
              </w:tcPr>
            </w:tcPrChange>
          </w:tcPr>
          <w:p w14:paraId="39046EC0" w14:textId="4175869C" w:rsidR="00447E13" w:rsidRPr="00B053AF" w:rsidRDefault="00447E13">
            <w:pPr>
              <w:widowControl w:val="0"/>
              <w:spacing w:before="120" w:after="120"/>
              <w:jc w:val="both"/>
              <w:rPr>
                <w:color w:val="000000"/>
                <w:sz w:val="22"/>
                <w:szCs w:val="22"/>
                <w:rPrChange w:id="28542" w:author="James Vu" w:date="2024-04-18T23:50:00Z">
                  <w:rPr>
                    <w:color w:val="000000"/>
                    <w:sz w:val="26"/>
                    <w:szCs w:val="26"/>
                  </w:rPr>
                </w:rPrChange>
              </w:rPr>
              <w:pPrChange w:id="28543" w:author="James Vu" w:date="2024-04-18T22:33:00Z">
                <w:pPr>
                  <w:widowControl w:val="0"/>
                  <w:spacing w:before="120" w:after="120"/>
                  <w:jc w:val="right"/>
                </w:pPr>
              </w:pPrChange>
            </w:pPr>
            <w:r w:rsidRPr="00B053AF">
              <w:rPr>
                <w:color w:val="000000"/>
                <w:sz w:val="22"/>
                <w:szCs w:val="22"/>
                <w:rPrChange w:id="28544" w:author="James Vu" w:date="2024-04-18T23:50:00Z">
                  <w:rPr>
                    <w:color w:val="000000"/>
                    <w:sz w:val="26"/>
                    <w:szCs w:val="26"/>
                  </w:rPr>
                </w:rPrChange>
              </w:rPr>
              <w:t>29.999</w:t>
            </w:r>
          </w:p>
        </w:tc>
        <w:tc>
          <w:tcPr>
            <w:tcW w:w="421" w:type="pct"/>
            <w:shd w:val="clear" w:color="auto" w:fill="auto"/>
            <w:vAlign w:val="center"/>
            <w:hideMark/>
            <w:tcPrChange w:id="28545" w:author="James Vu" w:date="2024-04-18T23:50:00Z">
              <w:tcPr>
                <w:tcW w:w="421" w:type="pct"/>
                <w:shd w:val="clear" w:color="auto" w:fill="auto"/>
                <w:vAlign w:val="center"/>
                <w:hideMark/>
              </w:tcPr>
            </w:tcPrChange>
          </w:tcPr>
          <w:p w14:paraId="7A1996B6" w14:textId="784DFB76" w:rsidR="00447E13" w:rsidRPr="00B053AF" w:rsidRDefault="00447E13">
            <w:pPr>
              <w:widowControl w:val="0"/>
              <w:spacing w:before="120" w:after="120"/>
              <w:jc w:val="both"/>
              <w:rPr>
                <w:color w:val="000000"/>
                <w:sz w:val="22"/>
                <w:szCs w:val="22"/>
                <w:rPrChange w:id="28546" w:author="James Vu" w:date="2024-04-18T23:50:00Z">
                  <w:rPr>
                    <w:color w:val="000000"/>
                    <w:sz w:val="26"/>
                    <w:szCs w:val="26"/>
                  </w:rPr>
                </w:rPrChange>
              </w:rPr>
              <w:pPrChange w:id="28547" w:author="James Vu" w:date="2024-04-18T22:33:00Z">
                <w:pPr>
                  <w:widowControl w:val="0"/>
                  <w:spacing w:before="120" w:after="120"/>
                  <w:jc w:val="right"/>
                </w:pPr>
              </w:pPrChange>
            </w:pPr>
            <w:r w:rsidRPr="00B053AF">
              <w:rPr>
                <w:color w:val="000000"/>
                <w:sz w:val="22"/>
                <w:szCs w:val="22"/>
                <w:rPrChange w:id="28548" w:author="James Vu" w:date="2024-04-18T23:50:00Z">
                  <w:rPr>
                    <w:color w:val="000000"/>
                    <w:sz w:val="26"/>
                    <w:szCs w:val="26"/>
                  </w:rPr>
                </w:rPrChange>
              </w:rPr>
              <w:t>289.999</w:t>
            </w:r>
          </w:p>
        </w:tc>
        <w:tc>
          <w:tcPr>
            <w:tcW w:w="498" w:type="pct"/>
            <w:shd w:val="clear" w:color="auto" w:fill="auto"/>
            <w:vAlign w:val="center"/>
            <w:hideMark/>
            <w:tcPrChange w:id="28549" w:author="James Vu" w:date="2024-04-18T23:50:00Z">
              <w:tcPr>
                <w:tcW w:w="498" w:type="pct"/>
                <w:shd w:val="clear" w:color="auto" w:fill="auto"/>
                <w:vAlign w:val="center"/>
                <w:hideMark/>
              </w:tcPr>
            </w:tcPrChange>
          </w:tcPr>
          <w:p w14:paraId="42B7B196" w14:textId="4E341BAB" w:rsidR="00447E13" w:rsidRPr="00B053AF" w:rsidRDefault="00447E13">
            <w:pPr>
              <w:widowControl w:val="0"/>
              <w:spacing w:before="120" w:after="120"/>
              <w:jc w:val="both"/>
              <w:rPr>
                <w:color w:val="000000"/>
                <w:sz w:val="22"/>
                <w:szCs w:val="22"/>
                <w:rPrChange w:id="28550" w:author="James Vu" w:date="2024-04-18T23:50:00Z">
                  <w:rPr>
                    <w:color w:val="000000"/>
                    <w:sz w:val="26"/>
                    <w:szCs w:val="26"/>
                  </w:rPr>
                </w:rPrChange>
              </w:rPr>
              <w:pPrChange w:id="28551" w:author="James Vu" w:date="2024-04-18T22:33:00Z">
                <w:pPr>
                  <w:widowControl w:val="0"/>
                  <w:spacing w:before="120" w:after="120"/>
                  <w:jc w:val="right"/>
                </w:pPr>
              </w:pPrChange>
            </w:pPr>
            <w:r w:rsidRPr="00B053AF">
              <w:rPr>
                <w:color w:val="000000"/>
                <w:sz w:val="22"/>
                <w:szCs w:val="22"/>
                <w:rPrChange w:id="28552" w:author="James Vu" w:date="2024-04-18T23:50:00Z">
                  <w:rPr>
                    <w:color w:val="000000"/>
                    <w:sz w:val="26"/>
                    <w:szCs w:val="26"/>
                  </w:rPr>
                </w:rPrChange>
              </w:rPr>
              <w:t>14.680</w:t>
            </w:r>
          </w:p>
        </w:tc>
        <w:tc>
          <w:tcPr>
            <w:tcW w:w="343" w:type="pct"/>
            <w:shd w:val="clear" w:color="auto" w:fill="auto"/>
            <w:vAlign w:val="center"/>
            <w:hideMark/>
            <w:tcPrChange w:id="28553" w:author="James Vu" w:date="2024-04-18T23:50:00Z">
              <w:tcPr>
                <w:tcW w:w="343" w:type="pct"/>
                <w:shd w:val="clear" w:color="auto" w:fill="auto"/>
                <w:vAlign w:val="center"/>
                <w:hideMark/>
              </w:tcPr>
            </w:tcPrChange>
          </w:tcPr>
          <w:p w14:paraId="1C24AFDF" w14:textId="34CB5694" w:rsidR="00447E13" w:rsidRPr="00B053AF" w:rsidRDefault="00447E13">
            <w:pPr>
              <w:widowControl w:val="0"/>
              <w:spacing w:before="120" w:after="120"/>
              <w:jc w:val="both"/>
              <w:rPr>
                <w:color w:val="000000"/>
                <w:sz w:val="22"/>
                <w:szCs w:val="22"/>
                <w:rPrChange w:id="28554" w:author="James Vu" w:date="2024-04-18T23:50:00Z">
                  <w:rPr>
                    <w:color w:val="000000"/>
                    <w:sz w:val="26"/>
                    <w:szCs w:val="26"/>
                  </w:rPr>
                </w:rPrChange>
              </w:rPr>
              <w:pPrChange w:id="28555" w:author="James Vu" w:date="2024-04-18T22:33:00Z">
                <w:pPr>
                  <w:widowControl w:val="0"/>
                  <w:spacing w:before="120" w:after="120"/>
                  <w:jc w:val="right"/>
                </w:pPr>
              </w:pPrChange>
            </w:pPr>
            <w:r w:rsidRPr="00B053AF">
              <w:rPr>
                <w:color w:val="000000"/>
                <w:sz w:val="22"/>
                <w:szCs w:val="22"/>
                <w:rPrChange w:id="28556" w:author="James Vu" w:date="2024-04-18T23:50:00Z">
                  <w:rPr>
                    <w:color w:val="000000"/>
                    <w:sz w:val="26"/>
                    <w:szCs w:val="26"/>
                  </w:rPr>
                </w:rPrChange>
              </w:rPr>
              <w:t>59.998</w:t>
            </w:r>
          </w:p>
        </w:tc>
        <w:tc>
          <w:tcPr>
            <w:tcW w:w="421" w:type="pct"/>
            <w:shd w:val="clear" w:color="auto" w:fill="auto"/>
            <w:vAlign w:val="center"/>
            <w:hideMark/>
            <w:tcPrChange w:id="28557" w:author="James Vu" w:date="2024-04-18T23:50:00Z">
              <w:tcPr>
                <w:tcW w:w="421" w:type="pct"/>
                <w:shd w:val="clear" w:color="auto" w:fill="auto"/>
                <w:vAlign w:val="center"/>
                <w:hideMark/>
              </w:tcPr>
            </w:tcPrChange>
          </w:tcPr>
          <w:p w14:paraId="467BB276" w14:textId="66317B4C" w:rsidR="00447E13" w:rsidRPr="00B053AF" w:rsidRDefault="00447E13">
            <w:pPr>
              <w:widowControl w:val="0"/>
              <w:spacing w:before="120" w:after="120"/>
              <w:jc w:val="both"/>
              <w:rPr>
                <w:color w:val="000000"/>
                <w:sz w:val="22"/>
                <w:szCs w:val="22"/>
                <w:rPrChange w:id="28558" w:author="James Vu" w:date="2024-04-18T23:50:00Z">
                  <w:rPr>
                    <w:color w:val="000000"/>
                    <w:sz w:val="26"/>
                    <w:szCs w:val="26"/>
                  </w:rPr>
                </w:rPrChange>
              </w:rPr>
              <w:pPrChange w:id="28559" w:author="James Vu" w:date="2024-04-18T22:33:00Z">
                <w:pPr>
                  <w:widowControl w:val="0"/>
                  <w:spacing w:before="120" w:after="120"/>
                  <w:jc w:val="right"/>
                </w:pPr>
              </w:pPrChange>
            </w:pPr>
            <w:r w:rsidRPr="00B053AF">
              <w:rPr>
                <w:color w:val="000000"/>
                <w:sz w:val="22"/>
                <w:szCs w:val="22"/>
                <w:rPrChange w:id="28560" w:author="James Vu" w:date="2024-04-18T23:50:00Z">
                  <w:rPr>
                    <w:color w:val="000000"/>
                    <w:sz w:val="26"/>
                    <w:szCs w:val="26"/>
                  </w:rPr>
                </w:rPrChange>
              </w:rPr>
              <w:t>579.998</w:t>
            </w:r>
          </w:p>
        </w:tc>
        <w:tc>
          <w:tcPr>
            <w:tcW w:w="498" w:type="pct"/>
            <w:shd w:val="clear" w:color="auto" w:fill="auto"/>
            <w:vAlign w:val="center"/>
            <w:hideMark/>
            <w:tcPrChange w:id="28561" w:author="James Vu" w:date="2024-04-18T23:50:00Z">
              <w:tcPr>
                <w:tcW w:w="498" w:type="pct"/>
                <w:shd w:val="clear" w:color="auto" w:fill="auto"/>
                <w:vAlign w:val="center"/>
                <w:hideMark/>
              </w:tcPr>
            </w:tcPrChange>
          </w:tcPr>
          <w:p w14:paraId="127A3867" w14:textId="190CA223" w:rsidR="00447E13" w:rsidRPr="00B053AF" w:rsidRDefault="00447E13">
            <w:pPr>
              <w:widowControl w:val="0"/>
              <w:spacing w:before="120" w:after="120"/>
              <w:jc w:val="both"/>
              <w:rPr>
                <w:color w:val="000000"/>
                <w:sz w:val="22"/>
                <w:szCs w:val="22"/>
                <w:rPrChange w:id="28562" w:author="James Vu" w:date="2024-04-18T23:50:00Z">
                  <w:rPr>
                    <w:color w:val="000000"/>
                    <w:sz w:val="26"/>
                    <w:szCs w:val="26"/>
                  </w:rPr>
                </w:rPrChange>
              </w:rPr>
              <w:pPrChange w:id="28563" w:author="James Vu" w:date="2024-04-18T22:33:00Z">
                <w:pPr>
                  <w:widowControl w:val="0"/>
                  <w:spacing w:before="120" w:after="120"/>
                  <w:jc w:val="right"/>
                </w:pPr>
              </w:pPrChange>
            </w:pPr>
            <w:r w:rsidRPr="00B053AF">
              <w:rPr>
                <w:color w:val="000000"/>
                <w:sz w:val="22"/>
                <w:szCs w:val="22"/>
                <w:rPrChange w:id="28564" w:author="James Vu" w:date="2024-04-18T23:50:00Z">
                  <w:rPr>
                    <w:color w:val="000000"/>
                    <w:sz w:val="26"/>
                    <w:szCs w:val="26"/>
                  </w:rPr>
                </w:rPrChange>
              </w:rPr>
              <w:t>29.360</w:t>
            </w:r>
          </w:p>
        </w:tc>
      </w:tr>
      <w:tr w:rsidR="00447E13" w:rsidRPr="00B053AF" w14:paraId="7E3B8692" w14:textId="77777777" w:rsidTr="00B053AF">
        <w:tc>
          <w:tcPr>
            <w:tcW w:w="217" w:type="pct"/>
            <w:shd w:val="clear" w:color="auto" w:fill="auto"/>
            <w:noWrap/>
            <w:vAlign w:val="center"/>
            <w:hideMark/>
            <w:tcPrChange w:id="28565" w:author="James Vu" w:date="2024-04-18T23:50:00Z">
              <w:tcPr>
                <w:tcW w:w="217" w:type="pct"/>
                <w:shd w:val="clear" w:color="auto" w:fill="auto"/>
                <w:noWrap/>
                <w:vAlign w:val="center"/>
                <w:hideMark/>
              </w:tcPr>
            </w:tcPrChange>
          </w:tcPr>
          <w:p w14:paraId="2A286DAE" w14:textId="77777777" w:rsidR="00447E13" w:rsidRPr="00B053AF" w:rsidRDefault="00447E13">
            <w:pPr>
              <w:widowControl w:val="0"/>
              <w:spacing w:before="120" w:after="120"/>
              <w:jc w:val="both"/>
              <w:rPr>
                <w:color w:val="000000"/>
                <w:sz w:val="22"/>
                <w:szCs w:val="22"/>
                <w:rPrChange w:id="28566" w:author="James Vu" w:date="2024-04-18T23:50:00Z">
                  <w:rPr>
                    <w:color w:val="000000"/>
                    <w:sz w:val="26"/>
                    <w:szCs w:val="26"/>
                  </w:rPr>
                </w:rPrChange>
              </w:rPr>
              <w:pPrChange w:id="28567" w:author="James Vu" w:date="2024-04-18T22:33:00Z">
                <w:pPr>
                  <w:widowControl w:val="0"/>
                  <w:spacing w:before="120" w:after="120"/>
                  <w:jc w:val="center"/>
                </w:pPr>
              </w:pPrChange>
            </w:pPr>
            <w:r w:rsidRPr="00B053AF">
              <w:rPr>
                <w:color w:val="000000"/>
                <w:sz w:val="22"/>
                <w:szCs w:val="22"/>
                <w:rPrChange w:id="28568" w:author="James Vu" w:date="2024-04-18T23:50:00Z">
                  <w:rPr>
                    <w:color w:val="000000"/>
                    <w:sz w:val="26"/>
                    <w:szCs w:val="26"/>
                  </w:rPr>
                </w:rPrChange>
              </w:rPr>
              <w:t>3</w:t>
            </w:r>
          </w:p>
        </w:tc>
        <w:tc>
          <w:tcPr>
            <w:tcW w:w="490" w:type="pct"/>
            <w:shd w:val="clear" w:color="auto" w:fill="auto"/>
            <w:vAlign w:val="center"/>
            <w:hideMark/>
            <w:tcPrChange w:id="28569" w:author="James Vu" w:date="2024-04-18T23:50:00Z">
              <w:tcPr>
                <w:tcW w:w="490" w:type="pct"/>
                <w:shd w:val="clear" w:color="auto" w:fill="auto"/>
                <w:vAlign w:val="center"/>
                <w:hideMark/>
              </w:tcPr>
            </w:tcPrChange>
          </w:tcPr>
          <w:p w14:paraId="6C04709E" w14:textId="77777777" w:rsidR="00447E13" w:rsidRPr="00B053AF" w:rsidRDefault="00447E13">
            <w:pPr>
              <w:widowControl w:val="0"/>
              <w:spacing w:before="120" w:after="120"/>
              <w:jc w:val="both"/>
              <w:rPr>
                <w:color w:val="000000"/>
                <w:sz w:val="22"/>
                <w:szCs w:val="22"/>
                <w:rPrChange w:id="28570" w:author="James Vu" w:date="2024-04-18T23:50:00Z">
                  <w:rPr>
                    <w:color w:val="000000"/>
                    <w:sz w:val="26"/>
                    <w:szCs w:val="26"/>
                  </w:rPr>
                </w:rPrChange>
              </w:rPr>
              <w:pPrChange w:id="28571" w:author="James Vu" w:date="2024-04-18T22:33:00Z">
                <w:pPr>
                  <w:widowControl w:val="0"/>
                  <w:spacing w:before="120" w:after="120"/>
                  <w:jc w:val="center"/>
                </w:pPr>
              </w:pPrChange>
            </w:pPr>
            <w:r w:rsidRPr="00B053AF">
              <w:rPr>
                <w:color w:val="000000"/>
                <w:sz w:val="22"/>
                <w:szCs w:val="22"/>
                <w:rPrChange w:id="28572" w:author="James Vu" w:date="2024-04-18T23:50:00Z">
                  <w:rPr>
                    <w:color w:val="000000"/>
                    <w:sz w:val="26"/>
                    <w:szCs w:val="26"/>
                  </w:rPr>
                </w:rPrChange>
              </w:rPr>
              <w:t>01.03.05.03</w:t>
            </w:r>
          </w:p>
        </w:tc>
        <w:tc>
          <w:tcPr>
            <w:tcW w:w="1039" w:type="pct"/>
            <w:shd w:val="clear" w:color="auto" w:fill="auto"/>
            <w:vAlign w:val="center"/>
            <w:hideMark/>
            <w:tcPrChange w:id="28573" w:author="James Vu" w:date="2024-04-18T23:50:00Z">
              <w:tcPr>
                <w:tcW w:w="1039" w:type="pct"/>
                <w:shd w:val="clear" w:color="auto" w:fill="auto"/>
                <w:vAlign w:val="center"/>
                <w:hideMark/>
              </w:tcPr>
            </w:tcPrChange>
          </w:tcPr>
          <w:p w14:paraId="01615763" w14:textId="77777777" w:rsidR="00447E13" w:rsidRPr="00B053AF" w:rsidRDefault="00447E13">
            <w:pPr>
              <w:widowControl w:val="0"/>
              <w:spacing w:before="120" w:after="120"/>
              <w:jc w:val="both"/>
              <w:rPr>
                <w:color w:val="000000"/>
                <w:sz w:val="22"/>
                <w:szCs w:val="22"/>
                <w:rPrChange w:id="28574" w:author="James Vu" w:date="2024-04-18T23:50:00Z">
                  <w:rPr>
                    <w:color w:val="000000"/>
                    <w:sz w:val="26"/>
                    <w:szCs w:val="26"/>
                  </w:rPr>
                </w:rPrChange>
              </w:rPr>
              <w:pPrChange w:id="28575" w:author="James Vu" w:date="2024-04-18T22:33:00Z">
                <w:pPr>
                  <w:widowControl w:val="0"/>
                  <w:spacing w:before="120" w:after="120"/>
                </w:pPr>
              </w:pPrChange>
            </w:pPr>
            <w:r w:rsidRPr="00B053AF">
              <w:rPr>
                <w:color w:val="000000"/>
                <w:sz w:val="22"/>
                <w:szCs w:val="22"/>
                <w:rPrChange w:id="28576" w:author="James Vu" w:date="2024-04-18T23:50:00Z">
                  <w:rPr>
                    <w:color w:val="000000"/>
                    <w:sz w:val="26"/>
                    <w:szCs w:val="26"/>
                  </w:rPr>
                </w:rPrChange>
              </w:rPr>
              <w:t>Cài đặt máy chủ ứng dụng cơ bản (Web, FTP, Mail và tương đương) (cài đặt các ứng dụng cơ bản cho máy chủ)</w:t>
            </w:r>
          </w:p>
        </w:tc>
        <w:tc>
          <w:tcPr>
            <w:tcW w:w="290" w:type="pct"/>
            <w:shd w:val="clear" w:color="auto" w:fill="auto"/>
            <w:vAlign w:val="center"/>
            <w:hideMark/>
            <w:tcPrChange w:id="28577" w:author="James Vu" w:date="2024-04-18T23:50:00Z">
              <w:tcPr>
                <w:tcW w:w="290" w:type="pct"/>
                <w:shd w:val="clear" w:color="auto" w:fill="auto"/>
                <w:vAlign w:val="center"/>
                <w:hideMark/>
              </w:tcPr>
            </w:tcPrChange>
          </w:tcPr>
          <w:p w14:paraId="0E62195B" w14:textId="77777777" w:rsidR="00447E13" w:rsidRPr="00B053AF" w:rsidRDefault="00447E13">
            <w:pPr>
              <w:widowControl w:val="0"/>
              <w:spacing w:before="120" w:after="120"/>
              <w:jc w:val="both"/>
              <w:rPr>
                <w:color w:val="000000"/>
                <w:sz w:val="22"/>
                <w:szCs w:val="22"/>
                <w:rPrChange w:id="28578" w:author="James Vu" w:date="2024-04-18T23:50:00Z">
                  <w:rPr>
                    <w:color w:val="000000"/>
                    <w:sz w:val="26"/>
                    <w:szCs w:val="26"/>
                  </w:rPr>
                </w:rPrChange>
              </w:rPr>
              <w:pPrChange w:id="28579" w:author="James Vu" w:date="2024-04-18T22:33:00Z">
                <w:pPr>
                  <w:widowControl w:val="0"/>
                  <w:spacing w:before="120" w:after="120"/>
                  <w:jc w:val="center"/>
                </w:pPr>
              </w:pPrChange>
            </w:pPr>
            <w:r w:rsidRPr="00B053AF">
              <w:rPr>
                <w:color w:val="000000"/>
                <w:sz w:val="22"/>
                <w:szCs w:val="22"/>
                <w:rPrChange w:id="28580" w:author="James Vu" w:date="2024-04-18T23:50:00Z">
                  <w:rPr>
                    <w:color w:val="000000"/>
                    <w:sz w:val="26"/>
                    <w:szCs w:val="26"/>
                  </w:rPr>
                </w:rPrChange>
              </w:rPr>
              <w:t>Thiết bị</w:t>
            </w:r>
          </w:p>
        </w:tc>
        <w:tc>
          <w:tcPr>
            <w:tcW w:w="441" w:type="pct"/>
            <w:shd w:val="clear" w:color="auto" w:fill="auto"/>
            <w:vAlign w:val="center"/>
            <w:hideMark/>
            <w:tcPrChange w:id="28581" w:author="James Vu" w:date="2024-04-18T23:50:00Z">
              <w:tcPr>
                <w:tcW w:w="441" w:type="pct"/>
                <w:shd w:val="clear" w:color="auto" w:fill="auto"/>
                <w:vAlign w:val="center"/>
                <w:hideMark/>
              </w:tcPr>
            </w:tcPrChange>
          </w:tcPr>
          <w:p w14:paraId="647367DD" w14:textId="77777777" w:rsidR="00447E13" w:rsidRPr="00B053AF" w:rsidRDefault="00447E13">
            <w:pPr>
              <w:widowControl w:val="0"/>
              <w:spacing w:before="120" w:after="120"/>
              <w:jc w:val="both"/>
              <w:rPr>
                <w:color w:val="000000"/>
                <w:sz w:val="22"/>
                <w:szCs w:val="22"/>
                <w:rPrChange w:id="28582" w:author="James Vu" w:date="2024-04-18T23:50:00Z">
                  <w:rPr>
                    <w:color w:val="000000"/>
                    <w:sz w:val="26"/>
                    <w:szCs w:val="26"/>
                  </w:rPr>
                </w:rPrChange>
              </w:rPr>
              <w:pPrChange w:id="28583" w:author="James Vu" w:date="2024-04-18T22:33:00Z">
                <w:pPr>
                  <w:widowControl w:val="0"/>
                  <w:spacing w:before="120" w:after="120"/>
                  <w:jc w:val="center"/>
                </w:pPr>
              </w:pPrChange>
            </w:pPr>
            <w:r w:rsidRPr="00B053AF">
              <w:rPr>
                <w:color w:val="000000"/>
                <w:sz w:val="22"/>
                <w:szCs w:val="22"/>
                <w:rPrChange w:id="28584" w:author="James Vu" w:date="2024-04-18T23:50:00Z">
                  <w:rPr>
                    <w:color w:val="000000"/>
                    <w:sz w:val="26"/>
                    <w:szCs w:val="26"/>
                  </w:rPr>
                </w:rPrChange>
              </w:rPr>
              <w:t>2</w:t>
            </w:r>
          </w:p>
        </w:tc>
        <w:tc>
          <w:tcPr>
            <w:tcW w:w="343" w:type="pct"/>
            <w:shd w:val="clear" w:color="auto" w:fill="auto"/>
            <w:vAlign w:val="center"/>
            <w:hideMark/>
            <w:tcPrChange w:id="28585" w:author="James Vu" w:date="2024-04-18T23:50:00Z">
              <w:tcPr>
                <w:tcW w:w="343" w:type="pct"/>
                <w:shd w:val="clear" w:color="auto" w:fill="auto"/>
                <w:vAlign w:val="center"/>
                <w:hideMark/>
              </w:tcPr>
            </w:tcPrChange>
          </w:tcPr>
          <w:p w14:paraId="3A646A48" w14:textId="78F2EF7C" w:rsidR="00447E13" w:rsidRPr="00B053AF" w:rsidRDefault="00447E13">
            <w:pPr>
              <w:widowControl w:val="0"/>
              <w:spacing w:before="120" w:after="120"/>
              <w:jc w:val="both"/>
              <w:rPr>
                <w:color w:val="000000"/>
                <w:sz w:val="22"/>
                <w:szCs w:val="22"/>
                <w:rPrChange w:id="28586" w:author="James Vu" w:date="2024-04-18T23:50:00Z">
                  <w:rPr>
                    <w:color w:val="000000"/>
                    <w:sz w:val="26"/>
                    <w:szCs w:val="26"/>
                  </w:rPr>
                </w:rPrChange>
              </w:rPr>
              <w:pPrChange w:id="28587" w:author="James Vu" w:date="2024-04-18T22:33:00Z">
                <w:pPr>
                  <w:widowControl w:val="0"/>
                  <w:spacing w:before="120" w:after="120"/>
                  <w:jc w:val="right"/>
                </w:pPr>
              </w:pPrChange>
            </w:pPr>
            <w:r w:rsidRPr="00B053AF">
              <w:rPr>
                <w:color w:val="000000"/>
                <w:sz w:val="22"/>
                <w:szCs w:val="22"/>
                <w:rPrChange w:id="28588" w:author="James Vu" w:date="2024-04-18T23:50:00Z">
                  <w:rPr>
                    <w:color w:val="000000"/>
                    <w:sz w:val="26"/>
                    <w:szCs w:val="26"/>
                  </w:rPr>
                </w:rPrChange>
              </w:rPr>
              <w:t>30.597</w:t>
            </w:r>
          </w:p>
        </w:tc>
        <w:tc>
          <w:tcPr>
            <w:tcW w:w="421" w:type="pct"/>
            <w:shd w:val="clear" w:color="auto" w:fill="auto"/>
            <w:vAlign w:val="center"/>
            <w:hideMark/>
            <w:tcPrChange w:id="28589" w:author="James Vu" w:date="2024-04-18T23:50:00Z">
              <w:tcPr>
                <w:tcW w:w="421" w:type="pct"/>
                <w:shd w:val="clear" w:color="auto" w:fill="auto"/>
                <w:vAlign w:val="center"/>
                <w:hideMark/>
              </w:tcPr>
            </w:tcPrChange>
          </w:tcPr>
          <w:p w14:paraId="394E17FC" w14:textId="464BC31A" w:rsidR="00447E13" w:rsidRPr="00B053AF" w:rsidRDefault="00447E13">
            <w:pPr>
              <w:widowControl w:val="0"/>
              <w:spacing w:before="120" w:after="120"/>
              <w:jc w:val="both"/>
              <w:rPr>
                <w:color w:val="000000"/>
                <w:sz w:val="22"/>
                <w:szCs w:val="22"/>
                <w:rPrChange w:id="28590" w:author="James Vu" w:date="2024-04-18T23:50:00Z">
                  <w:rPr>
                    <w:color w:val="000000"/>
                    <w:sz w:val="26"/>
                    <w:szCs w:val="26"/>
                  </w:rPr>
                </w:rPrChange>
              </w:rPr>
              <w:pPrChange w:id="28591" w:author="James Vu" w:date="2024-04-18T22:33:00Z">
                <w:pPr>
                  <w:widowControl w:val="0"/>
                  <w:spacing w:before="120" w:after="120"/>
                  <w:jc w:val="right"/>
                </w:pPr>
              </w:pPrChange>
            </w:pPr>
            <w:r w:rsidRPr="00B053AF">
              <w:rPr>
                <w:color w:val="000000"/>
                <w:sz w:val="22"/>
                <w:szCs w:val="22"/>
                <w:rPrChange w:id="28592" w:author="James Vu" w:date="2024-04-18T23:50:00Z">
                  <w:rPr>
                    <w:color w:val="000000"/>
                    <w:sz w:val="26"/>
                    <w:szCs w:val="26"/>
                  </w:rPr>
                </w:rPrChange>
              </w:rPr>
              <w:t>1.449.993</w:t>
            </w:r>
          </w:p>
        </w:tc>
        <w:tc>
          <w:tcPr>
            <w:tcW w:w="498" w:type="pct"/>
            <w:shd w:val="clear" w:color="auto" w:fill="auto"/>
            <w:vAlign w:val="center"/>
            <w:hideMark/>
            <w:tcPrChange w:id="28593" w:author="James Vu" w:date="2024-04-18T23:50:00Z">
              <w:tcPr>
                <w:tcW w:w="498" w:type="pct"/>
                <w:shd w:val="clear" w:color="auto" w:fill="auto"/>
                <w:vAlign w:val="center"/>
                <w:hideMark/>
              </w:tcPr>
            </w:tcPrChange>
          </w:tcPr>
          <w:p w14:paraId="03FAF17F" w14:textId="0B2DD25B" w:rsidR="00447E13" w:rsidRPr="00B053AF" w:rsidRDefault="00447E13">
            <w:pPr>
              <w:widowControl w:val="0"/>
              <w:spacing w:before="120" w:after="120"/>
              <w:jc w:val="both"/>
              <w:rPr>
                <w:color w:val="000000"/>
                <w:sz w:val="22"/>
                <w:szCs w:val="22"/>
                <w:rPrChange w:id="28594" w:author="James Vu" w:date="2024-04-18T23:50:00Z">
                  <w:rPr>
                    <w:color w:val="000000"/>
                    <w:sz w:val="26"/>
                    <w:szCs w:val="26"/>
                  </w:rPr>
                </w:rPrChange>
              </w:rPr>
              <w:pPrChange w:id="28595" w:author="James Vu" w:date="2024-04-18T22:33:00Z">
                <w:pPr>
                  <w:widowControl w:val="0"/>
                  <w:spacing w:before="120" w:after="120"/>
                  <w:jc w:val="right"/>
                </w:pPr>
              </w:pPrChange>
            </w:pPr>
            <w:r w:rsidRPr="00B053AF">
              <w:rPr>
                <w:color w:val="000000"/>
                <w:sz w:val="22"/>
                <w:szCs w:val="22"/>
                <w:rPrChange w:id="28596" w:author="James Vu" w:date="2024-04-18T23:50:00Z">
                  <w:rPr>
                    <w:color w:val="000000"/>
                    <w:sz w:val="26"/>
                    <w:szCs w:val="26"/>
                  </w:rPr>
                </w:rPrChange>
              </w:rPr>
              <w:t>36.699</w:t>
            </w:r>
          </w:p>
        </w:tc>
        <w:tc>
          <w:tcPr>
            <w:tcW w:w="343" w:type="pct"/>
            <w:shd w:val="clear" w:color="auto" w:fill="auto"/>
            <w:vAlign w:val="center"/>
            <w:hideMark/>
            <w:tcPrChange w:id="28597" w:author="James Vu" w:date="2024-04-18T23:50:00Z">
              <w:tcPr>
                <w:tcW w:w="343" w:type="pct"/>
                <w:shd w:val="clear" w:color="auto" w:fill="auto"/>
                <w:vAlign w:val="center"/>
                <w:hideMark/>
              </w:tcPr>
            </w:tcPrChange>
          </w:tcPr>
          <w:p w14:paraId="4D0F4B89" w14:textId="2851B8B9" w:rsidR="00447E13" w:rsidRPr="00B053AF" w:rsidRDefault="00447E13">
            <w:pPr>
              <w:widowControl w:val="0"/>
              <w:spacing w:before="120" w:after="120"/>
              <w:jc w:val="both"/>
              <w:rPr>
                <w:color w:val="000000"/>
                <w:sz w:val="22"/>
                <w:szCs w:val="22"/>
                <w:rPrChange w:id="28598" w:author="James Vu" w:date="2024-04-18T23:50:00Z">
                  <w:rPr>
                    <w:color w:val="000000"/>
                    <w:sz w:val="26"/>
                    <w:szCs w:val="26"/>
                  </w:rPr>
                </w:rPrChange>
              </w:rPr>
              <w:pPrChange w:id="28599" w:author="James Vu" w:date="2024-04-18T22:33:00Z">
                <w:pPr>
                  <w:widowControl w:val="0"/>
                  <w:spacing w:before="120" w:after="120"/>
                  <w:jc w:val="right"/>
                </w:pPr>
              </w:pPrChange>
            </w:pPr>
            <w:r w:rsidRPr="00B053AF">
              <w:rPr>
                <w:color w:val="000000"/>
                <w:sz w:val="22"/>
                <w:szCs w:val="22"/>
                <w:rPrChange w:id="28600" w:author="James Vu" w:date="2024-04-18T23:50:00Z">
                  <w:rPr>
                    <w:color w:val="000000"/>
                    <w:sz w:val="26"/>
                    <w:szCs w:val="26"/>
                  </w:rPr>
                </w:rPrChange>
              </w:rPr>
              <w:t>61.194</w:t>
            </w:r>
          </w:p>
        </w:tc>
        <w:tc>
          <w:tcPr>
            <w:tcW w:w="421" w:type="pct"/>
            <w:shd w:val="clear" w:color="auto" w:fill="auto"/>
            <w:vAlign w:val="center"/>
            <w:hideMark/>
            <w:tcPrChange w:id="28601" w:author="James Vu" w:date="2024-04-18T23:50:00Z">
              <w:tcPr>
                <w:tcW w:w="421" w:type="pct"/>
                <w:shd w:val="clear" w:color="auto" w:fill="auto"/>
                <w:vAlign w:val="center"/>
                <w:hideMark/>
              </w:tcPr>
            </w:tcPrChange>
          </w:tcPr>
          <w:p w14:paraId="5ED19BA9" w14:textId="428B8972" w:rsidR="00447E13" w:rsidRPr="00B053AF" w:rsidRDefault="00447E13">
            <w:pPr>
              <w:widowControl w:val="0"/>
              <w:spacing w:before="120" w:after="120"/>
              <w:jc w:val="both"/>
              <w:rPr>
                <w:color w:val="000000"/>
                <w:sz w:val="22"/>
                <w:szCs w:val="22"/>
                <w:rPrChange w:id="28602" w:author="James Vu" w:date="2024-04-18T23:50:00Z">
                  <w:rPr>
                    <w:color w:val="000000"/>
                    <w:sz w:val="26"/>
                    <w:szCs w:val="26"/>
                  </w:rPr>
                </w:rPrChange>
              </w:rPr>
              <w:pPrChange w:id="28603" w:author="James Vu" w:date="2024-04-18T22:33:00Z">
                <w:pPr>
                  <w:widowControl w:val="0"/>
                  <w:spacing w:before="120" w:after="120"/>
                  <w:jc w:val="right"/>
                </w:pPr>
              </w:pPrChange>
            </w:pPr>
            <w:r w:rsidRPr="00B053AF">
              <w:rPr>
                <w:color w:val="000000"/>
                <w:sz w:val="22"/>
                <w:szCs w:val="22"/>
                <w:rPrChange w:id="28604" w:author="James Vu" w:date="2024-04-18T23:50:00Z">
                  <w:rPr>
                    <w:color w:val="000000"/>
                    <w:sz w:val="26"/>
                    <w:szCs w:val="26"/>
                  </w:rPr>
                </w:rPrChange>
              </w:rPr>
              <w:t>2.899.986</w:t>
            </w:r>
          </w:p>
        </w:tc>
        <w:tc>
          <w:tcPr>
            <w:tcW w:w="498" w:type="pct"/>
            <w:shd w:val="clear" w:color="auto" w:fill="auto"/>
            <w:vAlign w:val="center"/>
            <w:hideMark/>
            <w:tcPrChange w:id="28605" w:author="James Vu" w:date="2024-04-18T23:50:00Z">
              <w:tcPr>
                <w:tcW w:w="498" w:type="pct"/>
                <w:shd w:val="clear" w:color="auto" w:fill="auto"/>
                <w:vAlign w:val="center"/>
                <w:hideMark/>
              </w:tcPr>
            </w:tcPrChange>
          </w:tcPr>
          <w:p w14:paraId="2A4D9AE2" w14:textId="62DE9F5E" w:rsidR="00447E13" w:rsidRPr="00B053AF" w:rsidRDefault="00447E13">
            <w:pPr>
              <w:widowControl w:val="0"/>
              <w:spacing w:before="120" w:after="120"/>
              <w:jc w:val="both"/>
              <w:rPr>
                <w:color w:val="000000"/>
                <w:sz w:val="22"/>
                <w:szCs w:val="22"/>
                <w:rPrChange w:id="28606" w:author="James Vu" w:date="2024-04-18T23:50:00Z">
                  <w:rPr>
                    <w:color w:val="000000"/>
                    <w:sz w:val="26"/>
                    <w:szCs w:val="26"/>
                  </w:rPr>
                </w:rPrChange>
              </w:rPr>
              <w:pPrChange w:id="28607" w:author="James Vu" w:date="2024-04-18T22:33:00Z">
                <w:pPr>
                  <w:widowControl w:val="0"/>
                  <w:spacing w:before="120" w:after="120"/>
                  <w:jc w:val="right"/>
                </w:pPr>
              </w:pPrChange>
            </w:pPr>
            <w:r w:rsidRPr="00B053AF">
              <w:rPr>
                <w:color w:val="000000"/>
                <w:sz w:val="22"/>
                <w:szCs w:val="22"/>
                <w:rPrChange w:id="28608" w:author="James Vu" w:date="2024-04-18T23:50:00Z">
                  <w:rPr>
                    <w:color w:val="000000"/>
                    <w:sz w:val="26"/>
                    <w:szCs w:val="26"/>
                  </w:rPr>
                </w:rPrChange>
              </w:rPr>
              <w:t>73.398</w:t>
            </w:r>
          </w:p>
        </w:tc>
      </w:tr>
      <w:tr w:rsidR="00447E13" w:rsidRPr="00B053AF" w14:paraId="57EAC969" w14:textId="77777777" w:rsidTr="00B053AF">
        <w:tc>
          <w:tcPr>
            <w:tcW w:w="217" w:type="pct"/>
            <w:shd w:val="clear" w:color="auto" w:fill="auto"/>
            <w:noWrap/>
            <w:vAlign w:val="center"/>
            <w:hideMark/>
            <w:tcPrChange w:id="28609" w:author="James Vu" w:date="2024-04-18T23:50:00Z">
              <w:tcPr>
                <w:tcW w:w="217" w:type="pct"/>
                <w:shd w:val="clear" w:color="auto" w:fill="auto"/>
                <w:noWrap/>
                <w:vAlign w:val="center"/>
                <w:hideMark/>
              </w:tcPr>
            </w:tcPrChange>
          </w:tcPr>
          <w:p w14:paraId="4CA69144" w14:textId="77777777" w:rsidR="00447E13" w:rsidRPr="00B053AF" w:rsidRDefault="00447E13">
            <w:pPr>
              <w:widowControl w:val="0"/>
              <w:spacing w:before="120" w:after="120"/>
              <w:jc w:val="both"/>
              <w:rPr>
                <w:color w:val="000000"/>
                <w:sz w:val="22"/>
                <w:szCs w:val="22"/>
                <w:rPrChange w:id="28610" w:author="James Vu" w:date="2024-04-18T23:50:00Z">
                  <w:rPr>
                    <w:color w:val="000000"/>
                    <w:sz w:val="26"/>
                    <w:szCs w:val="26"/>
                  </w:rPr>
                </w:rPrChange>
              </w:rPr>
              <w:pPrChange w:id="28611" w:author="James Vu" w:date="2024-04-18T22:33:00Z">
                <w:pPr>
                  <w:widowControl w:val="0"/>
                  <w:spacing w:before="120" w:after="120"/>
                  <w:jc w:val="center"/>
                </w:pPr>
              </w:pPrChange>
            </w:pPr>
            <w:r w:rsidRPr="00B053AF">
              <w:rPr>
                <w:color w:val="000000"/>
                <w:sz w:val="22"/>
                <w:szCs w:val="22"/>
                <w:rPrChange w:id="28612" w:author="James Vu" w:date="2024-04-18T23:50:00Z">
                  <w:rPr>
                    <w:color w:val="000000"/>
                    <w:sz w:val="26"/>
                    <w:szCs w:val="26"/>
                  </w:rPr>
                </w:rPrChange>
              </w:rPr>
              <w:t>4</w:t>
            </w:r>
          </w:p>
        </w:tc>
        <w:tc>
          <w:tcPr>
            <w:tcW w:w="490" w:type="pct"/>
            <w:shd w:val="clear" w:color="auto" w:fill="auto"/>
            <w:vAlign w:val="center"/>
            <w:hideMark/>
            <w:tcPrChange w:id="28613" w:author="James Vu" w:date="2024-04-18T23:50:00Z">
              <w:tcPr>
                <w:tcW w:w="490" w:type="pct"/>
                <w:shd w:val="clear" w:color="auto" w:fill="auto"/>
                <w:vAlign w:val="center"/>
                <w:hideMark/>
              </w:tcPr>
            </w:tcPrChange>
          </w:tcPr>
          <w:p w14:paraId="2D1FABDB" w14:textId="77777777" w:rsidR="00447E13" w:rsidRPr="00B053AF" w:rsidRDefault="00447E13">
            <w:pPr>
              <w:widowControl w:val="0"/>
              <w:spacing w:before="120" w:after="120"/>
              <w:jc w:val="both"/>
              <w:rPr>
                <w:color w:val="000000"/>
                <w:sz w:val="22"/>
                <w:szCs w:val="22"/>
                <w:rPrChange w:id="28614" w:author="James Vu" w:date="2024-04-18T23:50:00Z">
                  <w:rPr>
                    <w:color w:val="000000"/>
                    <w:sz w:val="26"/>
                    <w:szCs w:val="26"/>
                  </w:rPr>
                </w:rPrChange>
              </w:rPr>
              <w:pPrChange w:id="28615" w:author="James Vu" w:date="2024-04-18T22:33:00Z">
                <w:pPr>
                  <w:widowControl w:val="0"/>
                  <w:spacing w:before="120" w:after="120"/>
                  <w:jc w:val="center"/>
                </w:pPr>
              </w:pPrChange>
            </w:pPr>
            <w:r w:rsidRPr="00B053AF">
              <w:rPr>
                <w:color w:val="000000"/>
                <w:sz w:val="22"/>
                <w:szCs w:val="22"/>
                <w:rPrChange w:id="28616" w:author="James Vu" w:date="2024-04-18T23:50:00Z">
                  <w:rPr>
                    <w:color w:val="000000"/>
                    <w:sz w:val="26"/>
                    <w:szCs w:val="26"/>
                  </w:rPr>
                </w:rPrChange>
              </w:rPr>
              <w:t>01.04.06.00</w:t>
            </w:r>
          </w:p>
        </w:tc>
        <w:tc>
          <w:tcPr>
            <w:tcW w:w="1039" w:type="pct"/>
            <w:shd w:val="clear" w:color="auto" w:fill="auto"/>
            <w:vAlign w:val="center"/>
            <w:hideMark/>
            <w:tcPrChange w:id="28617" w:author="James Vu" w:date="2024-04-18T23:50:00Z">
              <w:tcPr>
                <w:tcW w:w="1039" w:type="pct"/>
                <w:shd w:val="clear" w:color="auto" w:fill="auto"/>
                <w:vAlign w:val="center"/>
                <w:hideMark/>
              </w:tcPr>
            </w:tcPrChange>
          </w:tcPr>
          <w:p w14:paraId="3310B558" w14:textId="77777777" w:rsidR="00447E13" w:rsidRPr="00B053AF" w:rsidRDefault="00447E13">
            <w:pPr>
              <w:widowControl w:val="0"/>
              <w:spacing w:before="120" w:after="120"/>
              <w:jc w:val="both"/>
              <w:rPr>
                <w:color w:val="000000"/>
                <w:sz w:val="22"/>
                <w:szCs w:val="22"/>
                <w:rPrChange w:id="28618" w:author="James Vu" w:date="2024-04-18T23:50:00Z">
                  <w:rPr>
                    <w:color w:val="000000"/>
                    <w:sz w:val="26"/>
                    <w:szCs w:val="26"/>
                  </w:rPr>
                </w:rPrChange>
              </w:rPr>
              <w:pPrChange w:id="28619" w:author="James Vu" w:date="2024-04-18T22:33:00Z">
                <w:pPr>
                  <w:widowControl w:val="0"/>
                  <w:spacing w:before="120" w:after="120"/>
                </w:pPr>
              </w:pPrChange>
            </w:pPr>
            <w:r w:rsidRPr="00B053AF">
              <w:rPr>
                <w:color w:val="000000"/>
                <w:sz w:val="22"/>
                <w:szCs w:val="22"/>
                <w:rPrChange w:id="28620" w:author="James Vu" w:date="2024-04-18T23:50:00Z">
                  <w:rPr>
                    <w:color w:val="000000"/>
                    <w:sz w:val="26"/>
                    <w:szCs w:val="26"/>
                  </w:rPr>
                </w:rPrChange>
              </w:rPr>
              <w:t>Lắp đặt và cài đặt thiết bị lưu trữ liên kết các thiết bị lưu trữ trên mạng (SAN)</w:t>
            </w:r>
          </w:p>
        </w:tc>
        <w:tc>
          <w:tcPr>
            <w:tcW w:w="290" w:type="pct"/>
            <w:shd w:val="clear" w:color="auto" w:fill="auto"/>
            <w:vAlign w:val="center"/>
            <w:hideMark/>
            <w:tcPrChange w:id="28621" w:author="James Vu" w:date="2024-04-18T23:50:00Z">
              <w:tcPr>
                <w:tcW w:w="290" w:type="pct"/>
                <w:shd w:val="clear" w:color="auto" w:fill="auto"/>
                <w:vAlign w:val="center"/>
                <w:hideMark/>
              </w:tcPr>
            </w:tcPrChange>
          </w:tcPr>
          <w:p w14:paraId="2309C112" w14:textId="77777777" w:rsidR="00447E13" w:rsidRPr="00B053AF" w:rsidRDefault="00447E13">
            <w:pPr>
              <w:widowControl w:val="0"/>
              <w:spacing w:before="120" w:after="120"/>
              <w:jc w:val="both"/>
              <w:rPr>
                <w:color w:val="000000"/>
                <w:sz w:val="22"/>
                <w:szCs w:val="22"/>
                <w:rPrChange w:id="28622" w:author="James Vu" w:date="2024-04-18T23:50:00Z">
                  <w:rPr>
                    <w:color w:val="000000"/>
                    <w:sz w:val="26"/>
                    <w:szCs w:val="26"/>
                  </w:rPr>
                </w:rPrChange>
              </w:rPr>
              <w:pPrChange w:id="28623" w:author="James Vu" w:date="2024-04-18T22:33:00Z">
                <w:pPr>
                  <w:widowControl w:val="0"/>
                  <w:spacing w:before="120" w:after="120"/>
                  <w:jc w:val="center"/>
                </w:pPr>
              </w:pPrChange>
            </w:pPr>
            <w:r w:rsidRPr="00B053AF">
              <w:rPr>
                <w:color w:val="000000"/>
                <w:sz w:val="22"/>
                <w:szCs w:val="22"/>
                <w:rPrChange w:id="28624" w:author="James Vu" w:date="2024-04-18T23:50:00Z">
                  <w:rPr>
                    <w:color w:val="000000"/>
                    <w:sz w:val="26"/>
                    <w:szCs w:val="26"/>
                  </w:rPr>
                </w:rPrChange>
              </w:rPr>
              <w:t>Thiết bị</w:t>
            </w:r>
          </w:p>
        </w:tc>
        <w:tc>
          <w:tcPr>
            <w:tcW w:w="441" w:type="pct"/>
            <w:shd w:val="clear" w:color="auto" w:fill="auto"/>
            <w:vAlign w:val="center"/>
            <w:hideMark/>
            <w:tcPrChange w:id="28625" w:author="James Vu" w:date="2024-04-18T23:50:00Z">
              <w:tcPr>
                <w:tcW w:w="441" w:type="pct"/>
                <w:shd w:val="clear" w:color="auto" w:fill="auto"/>
                <w:vAlign w:val="center"/>
                <w:hideMark/>
              </w:tcPr>
            </w:tcPrChange>
          </w:tcPr>
          <w:p w14:paraId="484089AF" w14:textId="77777777" w:rsidR="00447E13" w:rsidRPr="00B053AF" w:rsidRDefault="00447E13">
            <w:pPr>
              <w:widowControl w:val="0"/>
              <w:spacing w:before="120" w:after="120"/>
              <w:jc w:val="both"/>
              <w:rPr>
                <w:color w:val="000000"/>
                <w:sz w:val="22"/>
                <w:szCs w:val="22"/>
                <w:rPrChange w:id="28626" w:author="James Vu" w:date="2024-04-18T23:50:00Z">
                  <w:rPr>
                    <w:color w:val="000000"/>
                    <w:sz w:val="26"/>
                    <w:szCs w:val="26"/>
                  </w:rPr>
                </w:rPrChange>
              </w:rPr>
              <w:pPrChange w:id="28627" w:author="James Vu" w:date="2024-04-18T22:33:00Z">
                <w:pPr>
                  <w:widowControl w:val="0"/>
                  <w:spacing w:before="120" w:after="120"/>
                  <w:jc w:val="center"/>
                </w:pPr>
              </w:pPrChange>
            </w:pPr>
            <w:r w:rsidRPr="00B053AF">
              <w:rPr>
                <w:color w:val="000000"/>
                <w:sz w:val="22"/>
                <w:szCs w:val="22"/>
                <w:rPrChange w:id="28628" w:author="James Vu" w:date="2024-04-18T23:50:00Z">
                  <w:rPr>
                    <w:color w:val="000000"/>
                    <w:sz w:val="26"/>
                    <w:szCs w:val="26"/>
                  </w:rPr>
                </w:rPrChange>
              </w:rPr>
              <w:t>1</w:t>
            </w:r>
          </w:p>
        </w:tc>
        <w:tc>
          <w:tcPr>
            <w:tcW w:w="343" w:type="pct"/>
            <w:shd w:val="clear" w:color="auto" w:fill="auto"/>
            <w:vAlign w:val="center"/>
            <w:hideMark/>
            <w:tcPrChange w:id="28629" w:author="James Vu" w:date="2024-04-18T23:50:00Z">
              <w:tcPr>
                <w:tcW w:w="343" w:type="pct"/>
                <w:shd w:val="clear" w:color="auto" w:fill="auto"/>
                <w:vAlign w:val="center"/>
                <w:hideMark/>
              </w:tcPr>
            </w:tcPrChange>
          </w:tcPr>
          <w:p w14:paraId="6EEED69D" w14:textId="1332C819" w:rsidR="00447E13" w:rsidRPr="00B053AF" w:rsidRDefault="00447E13">
            <w:pPr>
              <w:widowControl w:val="0"/>
              <w:spacing w:before="120" w:after="120"/>
              <w:jc w:val="both"/>
              <w:rPr>
                <w:color w:val="000000"/>
                <w:sz w:val="22"/>
                <w:szCs w:val="22"/>
                <w:rPrChange w:id="28630" w:author="James Vu" w:date="2024-04-18T23:50:00Z">
                  <w:rPr>
                    <w:color w:val="000000"/>
                    <w:sz w:val="26"/>
                    <w:szCs w:val="26"/>
                  </w:rPr>
                </w:rPrChange>
              </w:rPr>
              <w:pPrChange w:id="28631" w:author="James Vu" w:date="2024-04-18T22:33:00Z">
                <w:pPr>
                  <w:widowControl w:val="0"/>
                  <w:spacing w:before="120" w:after="120"/>
                  <w:jc w:val="right"/>
                </w:pPr>
              </w:pPrChange>
            </w:pPr>
            <w:r w:rsidRPr="00B053AF">
              <w:rPr>
                <w:color w:val="000000"/>
                <w:sz w:val="22"/>
                <w:szCs w:val="22"/>
                <w:rPrChange w:id="28632" w:author="James Vu" w:date="2024-04-18T23:50:00Z">
                  <w:rPr>
                    <w:color w:val="000000"/>
                    <w:sz w:val="26"/>
                    <w:szCs w:val="26"/>
                  </w:rPr>
                </w:rPrChange>
              </w:rPr>
              <w:t>4.830</w:t>
            </w:r>
          </w:p>
        </w:tc>
        <w:tc>
          <w:tcPr>
            <w:tcW w:w="421" w:type="pct"/>
            <w:shd w:val="clear" w:color="auto" w:fill="auto"/>
            <w:vAlign w:val="center"/>
            <w:hideMark/>
            <w:tcPrChange w:id="28633" w:author="James Vu" w:date="2024-04-18T23:50:00Z">
              <w:tcPr>
                <w:tcW w:w="421" w:type="pct"/>
                <w:shd w:val="clear" w:color="auto" w:fill="auto"/>
                <w:vAlign w:val="center"/>
                <w:hideMark/>
              </w:tcPr>
            </w:tcPrChange>
          </w:tcPr>
          <w:p w14:paraId="5BAC2F48" w14:textId="2C68D0C6" w:rsidR="00447E13" w:rsidRPr="00B053AF" w:rsidRDefault="00447E13">
            <w:pPr>
              <w:widowControl w:val="0"/>
              <w:spacing w:before="120" w:after="120"/>
              <w:jc w:val="both"/>
              <w:rPr>
                <w:color w:val="000000"/>
                <w:sz w:val="22"/>
                <w:szCs w:val="22"/>
                <w:rPrChange w:id="28634" w:author="James Vu" w:date="2024-04-18T23:50:00Z">
                  <w:rPr>
                    <w:color w:val="000000"/>
                    <w:sz w:val="26"/>
                    <w:szCs w:val="26"/>
                  </w:rPr>
                </w:rPrChange>
              </w:rPr>
              <w:pPrChange w:id="28635" w:author="James Vu" w:date="2024-04-18T22:33:00Z">
                <w:pPr>
                  <w:widowControl w:val="0"/>
                  <w:spacing w:before="120" w:after="120"/>
                  <w:jc w:val="right"/>
                </w:pPr>
              </w:pPrChange>
            </w:pPr>
            <w:r w:rsidRPr="00B053AF">
              <w:rPr>
                <w:color w:val="000000"/>
                <w:sz w:val="22"/>
                <w:szCs w:val="22"/>
                <w:rPrChange w:id="28636" w:author="James Vu" w:date="2024-04-18T23:50:00Z">
                  <w:rPr>
                    <w:color w:val="000000"/>
                    <w:sz w:val="26"/>
                    <w:szCs w:val="26"/>
                  </w:rPr>
                </w:rPrChange>
              </w:rPr>
              <w:t>2.456.564</w:t>
            </w:r>
          </w:p>
        </w:tc>
        <w:tc>
          <w:tcPr>
            <w:tcW w:w="498" w:type="pct"/>
            <w:shd w:val="clear" w:color="auto" w:fill="auto"/>
            <w:vAlign w:val="center"/>
            <w:hideMark/>
            <w:tcPrChange w:id="28637" w:author="James Vu" w:date="2024-04-18T23:50:00Z">
              <w:tcPr>
                <w:tcW w:w="498" w:type="pct"/>
                <w:shd w:val="clear" w:color="auto" w:fill="auto"/>
                <w:vAlign w:val="center"/>
                <w:hideMark/>
              </w:tcPr>
            </w:tcPrChange>
          </w:tcPr>
          <w:p w14:paraId="779ECCDF" w14:textId="37810BE6" w:rsidR="00447E13" w:rsidRPr="00B053AF" w:rsidRDefault="00447E13">
            <w:pPr>
              <w:widowControl w:val="0"/>
              <w:spacing w:before="120" w:after="120"/>
              <w:jc w:val="both"/>
              <w:rPr>
                <w:color w:val="000000"/>
                <w:sz w:val="22"/>
                <w:szCs w:val="22"/>
                <w:rPrChange w:id="28638" w:author="James Vu" w:date="2024-04-18T23:50:00Z">
                  <w:rPr>
                    <w:color w:val="000000"/>
                    <w:sz w:val="26"/>
                    <w:szCs w:val="26"/>
                  </w:rPr>
                </w:rPrChange>
              </w:rPr>
              <w:pPrChange w:id="28639" w:author="James Vu" w:date="2024-04-18T22:33:00Z">
                <w:pPr>
                  <w:widowControl w:val="0"/>
                  <w:spacing w:before="120" w:after="120"/>
                  <w:jc w:val="right"/>
                </w:pPr>
              </w:pPrChange>
            </w:pPr>
            <w:r w:rsidRPr="00B053AF">
              <w:rPr>
                <w:color w:val="000000"/>
                <w:sz w:val="22"/>
                <w:szCs w:val="22"/>
                <w:rPrChange w:id="28640" w:author="James Vu" w:date="2024-04-18T23:50:00Z">
                  <w:rPr>
                    <w:color w:val="000000"/>
                    <w:sz w:val="26"/>
                    <w:szCs w:val="26"/>
                  </w:rPr>
                </w:rPrChange>
              </w:rPr>
              <w:t>55.049</w:t>
            </w:r>
          </w:p>
        </w:tc>
        <w:tc>
          <w:tcPr>
            <w:tcW w:w="343" w:type="pct"/>
            <w:shd w:val="clear" w:color="auto" w:fill="auto"/>
            <w:vAlign w:val="center"/>
            <w:hideMark/>
            <w:tcPrChange w:id="28641" w:author="James Vu" w:date="2024-04-18T23:50:00Z">
              <w:tcPr>
                <w:tcW w:w="343" w:type="pct"/>
                <w:shd w:val="clear" w:color="auto" w:fill="auto"/>
                <w:vAlign w:val="center"/>
                <w:hideMark/>
              </w:tcPr>
            </w:tcPrChange>
          </w:tcPr>
          <w:p w14:paraId="2226808C" w14:textId="0BD4F1A1" w:rsidR="00447E13" w:rsidRPr="00B053AF" w:rsidRDefault="00447E13">
            <w:pPr>
              <w:widowControl w:val="0"/>
              <w:spacing w:before="120" w:after="120"/>
              <w:jc w:val="both"/>
              <w:rPr>
                <w:color w:val="000000"/>
                <w:sz w:val="22"/>
                <w:szCs w:val="22"/>
                <w:rPrChange w:id="28642" w:author="James Vu" w:date="2024-04-18T23:50:00Z">
                  <w:rPr>
                    <w:color w:val="000000"/>
                    <w:sz w:val="26"/>
                    <w:szCs w:val="26"/>
                  </w:rPr>
                </w:rPrChange>
              </w:rPr>
              <w:pPrChange w:id="28643" w:author="James Vu" w:date="2024-04-18T22:33:00Z">
                <w:pPr>
                  <w:widowControl w:val="0"/>
                  <w:spacing w:before="120" w:after="120"/>
                  <w:jc w:val="right"/>
                </w:pPr>
              </w:pPrChange>
            </w:pPr>
            <w:r w:rsidRPr="00B053AF">
              <w:rPr>
                <w:color w:val="000000"/>
                <w:sz w:val="22"/>
                <w:szCs w:val="22"/>
                <w:rPrChange w:id="28644" w:author="James Vu" w:date="2024-04-18T23:50:00Z">
                  <w:rPr>
                    <w:color w:val="000000"/>
                    <w:sz w:val="26"/>
                    <w:szCs w:val="26"/>
                  </w:rPr>
                </w:rPrChange>
              </w:rPr>
              <w:t>4.830</w:t>
            </w:r>
          </w:p>
        </w:tc>
        <w:tc>
          <w:tcPr>
            <w:tcW w:w="421" w:type="pct"/>
            <w:shd w:val="clear" w:color="auto" w:fill="auto"/>
            <w:vAlign w:val="center"/>
            <w:hideMark/>
            <w:tcPrChange w:id="28645" w:author="James Vu" w:date="2024-04-18T23:50:00Z">
              <w:tcPr>
                <w:tcW w:w="421" w:type="pct"/>
                <w:shd w:val="clear" w:color="auto" w:fill="auto"/>
                <w:vAlign w:val="center"/>
                <w:hideMark/>
              </w:tcPr>
            </w:tcPrChange>
          </w:tcPr>
          <w:p w14:paraId="3A1E4650" w14:textId="41610E9B" w:rsidR="00447E13" w:rsidRPr="00B053AF" w:rsidRDefault="00447E13">
            <w:pPr>
              <w:widowControl w:val="0"/>
              <w:spacing w:before="120" w:after="120"/>
              <w:jc w:val="both"/>
              <w:rPr>
                <w:color w:val="000000"/>
                <w:sz w:val="22"/>
                <w:szCs w:val="22"/>
                <w:rPrChange w:id="28646" w:author="James Vu" w:date="2024-04-18T23:50:00Z">
                  <w:rPr>
                    <w:color w:val="000000"/>
                    <w:sz w:val="26"/>
                    <w:szCs w:val="26"/>
                  </w:rPr>
                </w:rPrChange>
              </w:rPr>
              <w:pPrChange w:id="28647" w:author="James Vu" w:date="2024-04-18T22:33:00Z">
                <w:pPr>
                  <w:widowControl w:val="0"/>
                  <w:spacing w:before="120" w:after="120"/>
                  <w:jc w:val="right"/>
                </w:pPr>
              </w:pPrChange>
            </w:pPr>
            <w:r w:rsidRPr="00B053AF">
              <w:rPr>
                <w:color w:val="000000"/>
                <w:sz w:val="22"/>
                <w:szCs w:val="22"/>
                <w:rPrChange w:id="28648" w:author="James Vu" w:date="2024-04-18T23:50:00Z">
                  <w:rPr>
                    <w:color w:val="000000"/>
                    <w:sz w:val="26"/>
                    <w:szCs w:val="26"/>
                  </w:rPr>
                </w:rPrChange>
              </w:rPr>
              <w:t>2.456.564</w:t>
            </w:r>
          </w:p>
        </w:tc>
        <w:tc>
          <w:tcPr>
            <w:tcW w:w="498" w:type="pct"/>
            <w:shd w:val="clear" w:color="auto" w:fill="auto"/>
            <w:vAlign w:val="center"/>
            <w:hideMark/>
            <w:tcPrChange w:id="28649" w:author="James Vu" w:date="2024-04-18T23:50:00Z">
              <w:tcPr>
                <w:tcW w:w="498" w:type="pct"/>
                <w:shd w:val="clear" w:color="auto" w:fill="auto"/>
                <w:vAlign w:val="center"/>
                <w:hideMark/>
              </w:tcPr>
            </w:tcPrChange>
          </w:tcPr>
          <w:p w14:paraId="367C4188" w14:textId="3F512C42" w:rsidR="00447E13" w:rsidRPr="00B053AF" w:rsidRDefault="00447E13">
            <w:pPr>
              <w:widowControl w:val="0"/>
              <w:spacing w:before="120" w:after="120"/>
              <w:jc w:val="both"/>
              <w:rPr>
                <w:color w:val="000000"/>
                <w:sz w:val="22"/>
                <w:szCs w:val="22"/>
                <w:rPrChange w:id="28650" w:author="James Vu" w:date="2024-04-18T23:50:00Z">
                  <w:rPr>
                    <w:color w:val="000000"/>
                    <w:sz w:val="26"/>
                    <w:szCs w:val="26"/>
                  </w:rPr>
                </w:rPrChange>
              </w:rPr>
              <w:pPrChange w:id="28651" w:author="James Vu" w:date="2024-04-18T22:33:00Z">
                <w:pPr>
                  <w:widowControl w:val="0"/>
                  <w:spacing w:before="120" w:after="120"/>
                  <w:jc w:val="right"/>
                </w:pPr>
              </w:pPrChange>
            </w:pPr>
            <w:r w:rsidRPr="00B053AF">
              <w:rPr>
                <w:color w:val="000000"/>
                <w:sz w:val="22"/>
                <w:szCs w:val="22"/>
                <w:rPrChange w:id="28652" w:author="James Vu" w:date="2024-04-18T23:50:00Z">
                  <w:rPr>
                    <w:color w:val="000000"/>
                    <w:sz w:val="26"/>
                    <w:szCs w:val="26"/>
                  </w:rPr>
                </w:rPrChange>
              </w:rPr>
              <w:t>55.049</w:t>
            </w:r>
          </w:p>
        </w:tc>
      </w:tr>
      <w:tr w:rsidR="00447E13" w:rsidRPr="00B053AF" w14:paraId="0FEA34A4" w14:textId="77777777" w:rsidTr="00B053AF">
        <w:tc>
          <w:tcPr>
            <w:tcW w:w="217" w:type="pct"/>
            <w:shd w:val="clear" w:color="auto" w:fill="auto"/>
            <w:noWrap/>
            <w:vAlign w:val="center"/>
            <w:hideMark/>
            <w:tcPrChange w:id="28653" w:author="James Vu" w:date="2024-04-18T23:50:00Z">
              <w:tcPr>
                <w:tcW w:w="217" w:type="pct"/>
                <w:shd w:val="clear" w:color="auto" w:fill="auto"/>
                <w:noWrap/>
                <w:vAlign w:val="center"/>
                <w:hideMark/>
              </w:tcPr>
            </w:tcPrChange>
          </w:tcPr>
          <w:p w14:paraId="653D942A" w14:textId="77777777" w:rsidR="00447E13" w:rsidRPr="00B053AF" w:rsidRDefault="00447E13">
            <w:pPr>
              <w:widowControl w:val="0"/>
              <w:spacing w:before="120" w:after="120"/>
              <w:jc w:val="both"/>
              <w:rPr>
                <w:color w:val="000000"/>
                <w:sz w:val="22"/>
                <w:szCs w:val="22"/>
                <w:rPrChange w:id="28654" w:author="James Vu" w:date="2024-04-18T23:50:00Z">
                  <w:rPr>
                    <w:color w:val="000000"/>
                    <w:sz w:val="26"/>
                    <w:szCs w:val="26"/>
                  </w:rPr>
                </w:rPrChange>
              </w:rPr>
              <w:pPrChange w:id="28655" w:author="James Vu" w:date="2024-04-18T22:33:00Z">
                <w:pPr>
                  <w:widowControl w:val="0"/>
                  <w:spacing w:before="120" w:after="120"/>
                  <w:jc w:val="center"/>
                </w:pPr>
              </w:pPrChange>
            </w:pPr>
            <w:r w:rsidRPr="00B053AF">
              <w:rPr>
                <w:color w:val="000000"/>
                <w:sz w:val="22"/>
                <w:szCs w:val="22"/>
                <w:rPrChange w:id="28656" w:author="James Vu" w:date="2024-04-18T23:50:00Z">
                  <w:rPr>
                    <w:color w:val="000000"/>
                    <w:sz w:val="26"/>
                    <w:szCs w:val="26"/>
                  </w:rPr>
                </w:rPrChange>
              </w:rPr>
              <w:t>5</w:t>
            </w:r>
          </w:p>
        </w:tc>
        <w:tc>
          <w:tcPr>
            <w:tcW w:w="490" w:type="pct"/>
            <w:shd w:val="clear" w:color="auto" w:fill="auto"/>
            <w:vAlign w:val="center"/>
            <w:hideMark/>
            <w:tcPrChange w:id="28657" w:author="James Vu" w:date="2024-04-18T23:50:00Z">
              <w:tcPr>
                <w:tcW w:w="490" w:type="pct"/>
                <w:shd w:val="clear" w:color="auto" w:fill="auto"/>
                <w:vAlign w:val="center"/>
                <w:hideMark/>
              </w:tcPr>
            </w:tcPrChange>
          </w:tcPr>
          <w:p w14:paraId="0669F2FE" w14:textId="77777777" w:rsidR="00447E13" w:rsidRPr="00B053AF" w:rsidRDefault="00447E13">
            <w:pPr>
              <w:widowControl w:val="0"/>
              <w:spacing w:before="120" w:after="120"/>
              <w:jc w:val="both"/>
              <w:rPr>
                <w:color w:val="000000"/>
                <w:sz w:val="22"/>
                <w:szCs w:val="22"/>
                <w:rPrChange w:id="28658" w:author="James Vu" w:date="2024-04-18T23:50:00Z">
                  <w:rPr>
                    <w:color w:val="000000"/>
                    <w:sz w:val="26"/>
                    <w:szCs w:val="26"/>
                  </w:rPr>
                </w:rPrChange>
              </w:rPr>
              <w:pPrChange w:id="28659" w:author="James Vu" w:date="2024-04-18T22:33:00Z">
                <w:pPr>
                  <w:widowControl w:val="0"/>
                  <w:spacing w:before="120" w:after="120"/>
                  <w:jc w:val="center"/>
                </w:pPr>
              </w:pPrChange>
            </w:pPr>
            <w:r w:rsidRPr="00B053AF">
              <w:rPr>
                <w:color w:val="000000"/>
                <w:sz w:val="22"/>
                <w:szCs w:val="22"/>
                <w:rPrChange w:id="28660" w:author="James Vu" w:date="2024-04-18T23:50:00Z">
                  <w:rPr>
                    <w:color w:val="000000"/>
                    <w:sz w:val="26"/>
                    <w:szCs w:val="26"/>
                  </w:rPr>
                </w:rPrChange>
              </w:rPr>
              <w:t>01.04.07.00</w:t>
            </w:r>
          </w:p>
        </w:tc>
        <w:tc>
          <w:tcPr>
            <w:tcW w:w="1039" w:type="pct"/>
            <w:shd w:val="clear" w:color="auto" w:fill="auto"/>
            <w:vAlign w:val="center"/>
            <w:hideMark/>
            <w:tcPrChange w:id="28661" w:author="James Vu" w:date="2024-04-18T23:50:00Z">
              <w:tcPr>
                <w:tcW w:w="1039" w:type="pct"/>
                <w:shd w:val="clear" w:color="auto" w:fill="auto"/>
                <w:vAlign w:val="center"/>
                <w:hideMark/>
              </w:tcPr>
            </w:tcPrChange>
          </w:tcPr>
          <w:p w14:paraId="299BA4AF" w14:textId="77777777" w:rsidR="00447E13" w:rsidRPr="00B053AF" w:rsidRDefault="00447E13">
            <w:pPr>
              <w:widowControl w:val="0"/>
              <w:spacing w:before="120" w:after="120"/>
              <w:jc w:val="both"/>
              <w:rPr>
                <w:color w:val="000000"/>
                <w:sz w:val="22"/>
                <w:szCs w:val="22"/>
                <w:rPrChange w:id="28662" w:author="James Vu" w:date="2024-04-18T23:50:00Z">
                  <w:rPr>
                    <w:color w:val="000000"/>
                    <w:sz w:val="26"/>
                    <w:szCs w:val="26"/>
                  </w:rPr>
                </w:rPrChange>
              </w:rPr>
              <w:pPrChange w:id="28663" w:author="James Vu" w:date="2024-04-18T22:33:00Z">
                <w:pPr>
                  <w:widowControl w:val="0"/>
                  <w:spacing w:before="120" w:after="120"/>
                </w:pPr>
              </w:pPrChange>
            </w:pPr>
            <w:r w:rsidRPr="00B053AF">
              <w:rPr>
                <w:color w:val="000000"/>
                <w:sz w:val="22"/>
                <w:szCs w:val="22"/>
                <w:rPrChange w:id="28664" w:author="James Vu" w:date="2024-04-18T23:50:00Z">
                  <w:rPr>
                    <w:color w:val="000000"/>
                    <w:sz w:val="26"/>
                    <w:szCs w:val="26"/>
                  </w:rPr>
                </w:rPrChange>
              </w:rPr>
              <w:t>Lắp đặt và cài đặt thiết bị chuyển mạch mạng SAN - SAN Switch (thiết bị chuyển mạch)</w:t>
            </w:r>
          </w:p>
        </w:tc>
        <w:tc>
          <w:tcPr>
            <w:tcW w:w="290" w:type="pct"/>
            <w:shd w:val="clear" w:color="auto" w:fill="auto"/>
            <w:vAlign w:val="center"/>
            <w:hideMark/>
            <w:tcPrChange w:id="28665" w:author="James Vu" w:date="2024-04-18T23:50:00Z">
              <w:tcPr>
                <w:tcW w:w="290" w:type="pct"/>
                <w:shd w:val="clear" w:color="auto" w:fill="auto"/>
                <w:vAlign w:val="center"/>
                <w:hideMark/>
              </w:tcPr>
            </w:tcPrChange>
          </w:tcPr>
          <w:p w14:paraId="5309A012" w14:textId="77777777" w:rsidR="00447E13" w:rsidRPr="00B053AF" w:rsidRDefault="00447E13">
            <w:pPr>
              <w:widowControl w:val="0"/>
              <w:spacing w:before="120" w:after="120"/>
              <w:jc w:val="both"/>
              <w:rPr>
                <w:color w:val="000000"/>
                <w:sz w:val="22"/>
                <w:szCs w:val="22"/>
                <w:rPrChange w:id="28666" w:author="James Vu" w:date="2024-04-18T23:50:00Z">
                  <w:rPr>
                    <w:color w:val="000000"/>
                    <w:sz w:val="26"/>
                    <w:szCs w:val="26"/>
                  </w:rPr>
                </w:rPrChange>
              </w:rPr>
              <w:pPrChange w:id="28667" w:author="James Vu" w:date="2024-04-18T22:33:00Z">
                <w:pPr>
                  <w:widowControl w:val="0"/>
                  <w:spacing w:before="120" w:after="120"/>
                  <w:jc w:val="center"/>
                </w:pPr>
              </w:pPrChange>
            </w:pPr>
            <w:r w:rsidRPr="00B053AF">
              <w:rPr>
                <w:color w:val="000000"/>
                <w:sz w:val="22"/>
                <w:szCs w:val="22"/>
                <w:rPrChange w:id="28668" w:author="James Vu" w:date="2024-04-18T23:50:00Z">
                  <w:rPr>
                    <w:color w:val="000000"/>
                    <w:sz w:val="26"/>
                    <w:szCs w:val="26"/>
                  </w:rPr>
                </w:rPrChange>
              </w:rPr>
              <w:t> </w:t>
            </w:r>
          </w:p>
        </w:tc>
        <w:tc>
          <w:tcPr>
            <w:tcW w:w="441" w:type="pct"/>
            <w:shd w:val="clear" w:color="auto" w:fill="auto"/>
            <w:vAlign w:val="center"/>
            <w:hideMark/>
            <w:tcPrChange w:id="28669" w:author="James Vu" w:date="2024-04-18T23:50:00Z">
              <w:tcPr>
                <w:tcW w:w="441" w:type="pct"/>
                <w:shd w:val="clear" w:color="auto" w:fill="auto"/>
                <w:vAlign w:val="center"/>
                <w:hideMark/>
              </w:tcPr>
            </w:tcPrChange>
          </w:tcPr>
          <w:p w14:paraId="334EABDB" w14:textId="39790018" w:rsidR="00447E13" w:rsidRPr="00B053AF" w:rsidRDefault="00447E13">
            <w:pPr>
              <w:widowControl w:val="0"/>
              <w:spacing w:before="120" w:after="120"/>
              <w:jc w:val="both"/>
              <w:rPr>
                <w:color w:val="000000"/>
                <w:sz w:val="22"/>
                <w:szCs w:val="22"/>
                <w:rPrChange w:id="28670" w:author="James Vu" w:date="2024-04-18T23:50:00Z">
                  <w:rPr>
                    <w:color w:val="000000"/>
                    <w:sz w:val="26"/>
                    <w:szCs w:val="26"/>
                  </w:rPr>
                </w:rPrChange>
              </w:rPr>
              <w:pPrChange w:id="28671" w:author="James Vu" w:date="2024-04-18T22:33:00Z">
                <w:pPr>
                  <w:widowControl w:val="0"/>
                  <w:spacing w:before="120" w:after="120"/>
                  <w:jc w:val="center"/>
                </w:pPr>
              </w:pPrChange>
            </w:pPr>
          </w:p>
        </w:tc>
        <w:tc>
          <w:tcPr>
            <w:tcW w:w="343" w:type="pct"/>
            <w:shd w:val="clear" w:color="auto" w:fill="auto"/>
            <w:vAlign w:val="center"/>
            <w:hideMark/>
            <w:tcPrChange w:id="28672" w:author="James Vu" w:date="2024-04-18T23:50:00Z">
              <w:tcPr>
                <w:tcW w:w="343" w:type="pct"/>
                <w:shd w:val="clear" w:color="auto" w:fill="auto"/>
                <w:vAlign w:val="center"/>
                <w:hideMark/>
              </w:tcPr>
            </w:tcPrChange>
          </w:tcPr>
          <w:p w14:paraId="6C23B7D0" w14:textId="281BB459" w:rsidR="00447E13" w:rsidRPr="00B053AF" w:rsidRDefault="00447E13">
            <w:pPr>
              <w:widowControl w:val="0"/>
              <w:spacing w:before="120" w:after="120"/>
              <w:jc w:val="both"/>
              <w:rPr>
                <w:color w:val="000000"/>
                <w:sz w:val="22"/>
                <w:szCs w:val="22"/>
                <w:rPrChange w:id="28673" w:author="James Vu" w:date="2024-04-18T23:50:00Z">
                  <w:rPr>
                    <w:color w:val="000000"/>
                    <w:sz w:val="26"/>
                    <w:szCs w:val="26"/>
                  </w:rPr>
                </w:rPrChange>
              </w:rPr>
              <w:pPrChange w:id="28674" w:author="James Vu" w:date="2024-04-18T22:33:00Z">
                <w:pPr>
                  <w:widowControl w:val="0"/>
                  <w:spacing w:before="120" w:after="120"/>
                  <w:jc w:val="right"/>
                </w:pPr>
              </w:pPrChange>
            </w:pPr>
          </w:p>
        </w:tc>
        <w:tc>
          <w:tcPr>
            <w:tcW w:w="421" w:type="pct"/>
            <w:shd w:val="clear" w:color="auto" w:fill="auto"/>
            <w:vAlign w:val="center"/>
            <w:hideMark/>
            <w:tcPrChange w:id="28675" w:author="James Vu" w:date="2024-04-18T23:50:00Z">
              <w:tcPr>
                <w:tcW w:w="421" w:type="pct"/>
                <w:shd w:val="clear" w:color="auto" w:fill="auto"/>
                <w:vAlign w:val="center"/>
                <w:hideMark/>
              </w:tcPr>
            </w:tcPrChange>
          </w:tcPr>
          <w:p w14:paraId="314F9CCD" w14:textId="49E2820A" w:rsidR="00447E13" w:rsidRPr="00B053AF" w:rsidRDefault="00447E13">
            <w:pPr>
              <w:widowControl w:val="0"/>
              <w:spacing w:before="120" w:after="120"/>
              <w:jc w:val="both"/>
              <w:rPr>
                <w:color w:val="000000"/>
                <w:sz w:val="22"/>
                <w:szCs w:val="22"/>
                <w:rPrChange w:id="28676" w:author="James Vu" w:date="2024-04-18T23:50:00Z">
                  <w:rPr>
                    <w:color w:val="000000"/>
                    <w:sz w:val="26"/>
                    <w:szCs w:val="26"/>
                  </w:rPr>
                </w:rPrChange>
              </w:rPr>
              <w:pPrChange w:id="28677" w:author="James Vu" w:date="2024-04-18T22:33:00Z">
                <w:pPr>
                  <w:widowControl w:val="0"/>
                  <w:spacing w:before="120" w:after="120"/>
                  <w:jc w:val="right"/>
                </w:pPr>
              </w:pPrChange>
            </w:pPr>
          </w:p>
        </w:tc>
        <w:tc>
          <w:tcPr>
            <w:tcW w:w="498" w:type="pct"/>
            <w:shd w:val="clear" w:color="auto" w:fill="auto"/>
            <w:vAlign w:val="center"/>
            <w:hideMark/>
            <w:tcPrChange w:id="28678" w:author="James Vu" w:date="2024-04-18T23:50:00Z">
              <w:tcPr>
                <w:tcW w:w="498" w:type="pct"/>
                <w:shd w:val="clear" w:color="auto" w:fill="auto"/>
                <w:vAlign w:val="center"/>
                <w:hideMark/>
              </w:tcPr>
            </w:tcPrChange>
          </w:tcPr>
          <w:p w14:paraId="563F3039" w14:textId="11A38CF5" w:rsidR="00447E13" w:rsidRPr="00B053AF" w:rsidRDefault="00447E13">
            <w:pPr>
              <w:widowControl w:val="0"/>
              <w:spacing w:before="120" w:after="120"/>
              <w:jc w:val="both"/>
              <w:rPr>
                <w:color w:val="000000"/>
                <w:sz w:val="22"/>
                <w:szCs w:val="22"/>
                <w:rPrChange w:id="28679" w:author="James Vu" w:date="2024-04-18T23:50:00Z">
                  <w:rPr>
                    <w:color w:val="000000"/>
                    <w:sz w:val="26"/>
                    <w:szCs w:val="26"/>
                  </w:rPr>
                </w:rPrChange>
              </w:rPr>
              <w:pPrChange w:id="28680" w:author="James Vu" w:date="2024-04-18T22:33:00Z">
                <w:pPr>
                  <w:widowControl w:val="0"/>
                  <w:spacing w:before="120" w:after="120"/>
                  <w:jc w:val="right"/>
                </w:pPr>
              </w:pPrChange>
            </w:pPr>
          </w:p>
        </w:tc>
        <w:tc>
          <w:tcPr>
            <w:tcW w:w="343" w:type="pct"/>
            <w:shd w:val="clear" w:color="auto" w:fill="auto"/>
            <w:vAlign w:val="center"/>
            <w:hideMark/>
            <w:tcPrChange w:id="28681" w:author="James Vu" w:date="2024-04-18T23:50:00Z">
              <w:tcPr>
                <w:tcW w:w="343" w:type="pct"/>
                <w:shd w:val="clear" w:color="auto" w:fill="auto"/>
                <w:vAlign w:val="center"/>
                <w:hideMark/>
              </w:tcPr>
            </w:tcPrChange>
          </w:tcPr>
          <w:p w14:paraId="5129ED0C" w14:textId="5D7CAF63" w:rsidR="00447E13" w:rsidRPr="00B053AF" w:rsidRDefault="00447E13">
            <w:pPr>
              <w:widowControl w:val="0"/>
              <w:spacing w:before="120" w:after="120"/>
              <w:jc w:val="both"/>
              <w:rPr>
                <w:color w:val="000000"/>
                <w:sz w:val="22"/>
                <w:szCs w:val="22"/>
                <w:rPrChange w:id="28682" w:author="James Vu" w:date="2024-04-18T23:50:00Z">
                  <w:rPr>
                    <w:color w:val="000000"/>
                    <w:sz w:val="26"/>
                    <w:szCs w:val="26"/>
                  </w:rPr>
                </w:rPrChange>
              </w:rPr>
              <w:pPrChange w:id="28683" w:author="James Vu" w:date="2024-04-18T22:33:00Z">
                <w:pPr>
                  <w:widowControl w:val="0"/>
                  <w:spacing w:before="120" w:after="120"/>
                  <w:jc w:val="right"/>
                </w:pPr>
              </w:pPrChange>
            </w:pPr>
            <w:r w:rsidRPr="00B053AF">
              <w:rPr>
                <w:color w:val="000000"/>
                <w:sz w:val="22"/>
                <w:szCs w:val="22"/>
                <w:rPrChange w:id="28684" w:author="James Vu" w:date="2024-04-18T23:50:00Z">
                  <w:rPr>
                    <w:color w:val="000000"/>
                    <w:sz w:val="26"/>
                    <w:szCs w:val="26"/>
                  </w:rPr>
                </w:rPrChange>
              </w:rPr>
              <w:t>26.985</w:t>
            </w:r>
          </w:p>
        </w:tc>
        <w:tc>
          <w:tcPr>
            <w:tcW w:w="421" w:type="pct"/>
            <w:shd w:val="clear" w:color="auto" w:fill="auto"/>
            <w:vAlign w:val="center"/>
            <w:hideMark/>
            <w:tcPrChange w:id="28685" w:author="James Vu" w:date="2024-04-18T23:50:00Z">
              <w:tcPr>
                <w:tcW w:w="421" w:type="pct"/>
                <w:shd w:val="clear" w:color="auto" w:fill="auto"/>
                <w:vAlign w:val="center"/>
                <w:hideMark/>
              </w:tcPr>
            </w:tcPrChange>
          </w:tcPr>
          <w:p w14:paraId="5077C63E" w14:textId="1A2C3262" w:rsidR="00447E13" w:rsidRPr="00B053AF" w:rsidRDefault="00447E13">
            <w:pPr>
              <w:widowControl w:val="0"/>
              <w:spacing w:before="120" w:after="120"/>
              <w:jc w:val="both"/>
              <w:rPr>
                <w:color w:val="000000"/>
                <w:sz w:val="22"/>
                <w:szCs w:val="22"/>
                <w:rPrChange w:id="28686" w:author="James Vu" w:date="2024-04-18T23:50:00Z">
                  <w:rPr>
                    <w:color w:val="000000"/>
                    <w:sz w:val="26"/>
                    <w:szCs w:val="26"/>
                  </w:rPr>
                </w:rPrChange>
              </w:rPr>
              <w:pPrChange w:id="28687" w:author="James Vu" w:date="2024-04-18T22:33:00Z">
                <w:pPr>
                  <w:widowControl w:val="0"/>
                  <w:spacing w:before="120" w:after="120"/>
                  <w:jc w:val="right"/>
                </w:pPr>
              </w:pPrChange>
            </w:pPr>
            <w:r w:rsidRPr="00B053AF">
              <w:rPr>
                <w:color w:val="000000"/>
                <w:sz w:val="22"/>
                <w:szCs w:val="22"/>
                <w:rPrChange w:id="28688" w:author="James Vu" w:date="2024-04-18T23:50:00Z">
                  <w:rPr>
                    <w:color w:val="000000"/>
                    <w:sz w:val="26"/>
                    <w:szCs w:val="26"/>
                  </w:rPr>
                </w:rPrChange>
              </w:rPr>
              <w:t>1.381.263</w:t>
            </w:r>
          </w:p>
        </w:tc>
        <w:tc>
          <w:tcPr>
            <w:tcW w:w="498" w:type="pct"/>
            <w:shd w:val="clear" w:color="auto" w:fill="auto"/>
            <w:vAlign w:val="center"/>
            <w:hideMark/>
            <w:tcPrChange w:id="28689" w:author="James Vu" w:date="2024-04-18T23:50:00Z">
              <w:tcPr>
                <w:tcW w:w="498" w:type="pct"/>
                <w:shd w:val="clear" w:color="auto" w:fill="auto"/>
                <w:vAlign w:val="center"/>
                <w:hideMark/>
              </w:tcPr>
            </w:tcPrChange>
          </w:tcPr>
          <w:p w14:paraId="1DFD0D0C" w14:textId="026E71A1" w:rsidR="00447E13" w:rsidRPr="00B053AF" w:rsidRDefault="00447E13">
            <w:pPr>
              <w:widowControl w:val="0"/>
              <w:spacing w:before="120" w:after="120"/>
              <w:jc w:val="both"/>
              <w:rPr>
                <w:color w:val="000000"/>
                <w:sz w:val="22"/>
                <w:szCs w:val="22"/>
                <w:rPrChange w:id="28690" w:author="James Vu" w:date="2024-04-18T23:50:00Z">
                  <w:rPr>
                    <w:color w:val="000000"/>
                    <w:sz w:val="26"/>
                    <w:szCs w:val="26"/>
                  </w:rPr>
                </w:rPrChange>
              </w:rPr>
              <w:pPrChange w:id="28691" w:author="James Vu" w:date="2024-04-18T22:33:00Z">
                <w:pPr>
                  <w:widowControl w:val="0"/>
                  <w:spacing w:before="120" w:after="120"/>
                  <w:jc w:val="right"/>
                </w:pPr>
              </w:pPrChange>
            </w:pPr>
            <w:r w:rsidRPr="00B053AF">
              <w:rPr>
                <w:color w:val="000000"/>
                <w:sz w:val="22"/>
                <w:szCs w:val="22"/>
                <w:rPrChange w:id="28692" w:author="James Vu" w:date="2024-04-18T23:50:00Z">
                  <w:rPr>
                    <w:color w:val="000000"/>
                    <w:sz w:val="26"/>
                    <w:szCs w:val="26"/>
                  </w:rPr>
                </w:rPrChange>
              </w:rPr>
              <w:t>25.690</w:t>
            </w:r>
          </w:p>
        </w:tc>
      </w:tr>
      <w:tr w:rsidR="00447E13" w:rsidRPr="00B053AF" w14:paraId="3586657F" w14:textId="77777777" w:rsidTr="00B053AF">
        <w:tc>
          <w:tcPr>
            <w:tcW w:w="217" w:type="pct"/>
            <w:shd w:val="clear" w:color="auto" w:fill="auto"/>
            <w:noWrap/>
            <w:vAlign w:val="center"/>
            <w:hideMark/>
            <w:tcPrChange w:id="28693" w:author="James Vu" w:date="2024-04-18T23:50:00Z">
              <w:tcPr>
                <w:tcW w:w="217" w:type="pct"/>
                <w:shd w:val="clear" w:color="auto" w:fill="auto"/>
                <w:noWrap/>
                <w:vAlign w:val="center"/>
                <w:hideMark/>
              </w:tcPr>
            </w:tcPrChange>
          </w:tcPr>
          <w:p w14:paraId="26F242A8" w14:textId="77777777" w:rsidR="00447E13" w:rsidRPr="00B053AF" w:rsidRDefault="00447E13">
            <w:pPr>
              <w:widowControl w:val="0"/>
              <w:spacing w:before="120" w:after="120"/>
              <w:jc w:val="both"/>
              <w:rPr>
                <w:i/>
                <w:iCs/>
                <w:color w:val="000000"/>
                <w:sz w:val="22"/>
                <w:szCs w:val="22"/>
                <w:rPrChange w:id="28694" w:author="James Vu" w:date="2024-04-18T23:50:00Z">
                  <w:rPr>
                    <w:i/>
                    <w:iCs/>
                    <w:color w:val="000000"/>
                    <w:sz w:val="26"/>
                    <w:szCs w:val="26"/>
                  </w:rPr>
                </w:rPrChange>
              </w:rPr>
              <w:pPrChange w:id="28695" w:author="James Vu" w:date="2024-04-18T22:33:00Z">
                <w:pPr>
                  <w:widowControl w:val="0"/>
                  <w:spacing w:before="120" w:after="120"/>
                  <w:jc w:val="center"/>
                </w:pPr>
              </w:pPrChange>
            </w:pPr>
            <w:r w:rsidRPr="00B053AF">
              <w:rPr>
                <w:i/>
                <w:iCs/>
                <w:color w:val="000000"/>
                <w:sz w:val="22"/>
                <w:szCs w:val="22"/>
                <w:rPrChange w:id="28696" w:author="James Vu" w:date="2024-04-18T23:50:00Z">
                  <w:rPr>
                    <w:i/>
                    <w:iCs/>
                    <w:color w:val="000000"/>
                    <w:sz w:val="26"/>
                    <w:szCs w:val="26"/>
                  </w:rPr>
                </w:rPrChange>
              </w:rPr>
              <w:t>5.1</w:t>
            </w:r>
          </w:p>
        </w:tc>
        <w:tc>
          <w:tcPr>
            <w:tcW w:w="490" w:type="pct"/>
            <w:shd w:val="clear" w:color="auto" w:fill="auto"/>
            <w:vAlign w:val="center"/>
            <w:hideMark/>
            <w:tcPrChange w:id="28697" w:author="James Vu" w:date="2024-04-18T23:50:00Z">
              <w:tcPr>
                <w:tcW w:w="490" w:type="pct"/>
                <w:shd w:val="clear" w:color="auto" w:fill="auto"/>
                <w:vAlign w:val="center"/>
                <w:hideMark/>
              </w:tcPr>
            </w:tcPrChange>
          </w:tcPr>
          <w:p w14:paraId="36F40105" w14:textId="77777777" w:rsidR="00447E13" w:rsidRPr="00B053AF" w:rsidRDefault="00447E13">
            <w:pPr>
              <w:widowControl w:val="0"/>
              <w:spacing w:before="120" w:after="120"/>
              <w:jc w:val="both"/>
              <w:rPr>
                <w:i/>
                <w:iCs/>
                <w:color w:val="000000"/>
                <w:sz w:val="22"/>
                <w:szCs w:val="22"/>
                <w:rPrChange w:id="28698" w:author="James Vu" w:date="2024-04-18T23:50:00Z">
                  <w:rPr>
                    <w:i/>
                    <w:iCs/>
                    <w:color w:val="000000"/>
                    <w:sz w:val="26"/>
                    <w:szCs w:val="26"/>
                  </w:rPr>
                </w:rPrChange>
              </w:rPr>
              <w:pPrChange w:id="28699" w:author="James Vu" w:date="2024-04-18T22:33:00Z">
                <w:pPr>
                  <w:widowControl w:val="0"/>
                  <w:spacing w:before="120" w:after="120"/>
                  <w:jc w:val="center"/>
                </w:pPr>
              </w:pPrChange>
            </w:pPr>
            <w:r w:rsidRPr="00B053AF">
              <w:rPr>
                <w:i/>
                <w:iCs/>
                <w:color w:val="000000"/>
                <w:sz w:val="22"/>
                <w:szCs w:val="22"/>
                <w:rPrChange w:id="28700" w:author="James Vu" w:date="2024-04-18T23:50:00Z">
                  <w:rPr>
                    <w:i/>
                    <w:iCs/>
                    <w:color w:val="000000"/>
                    <w:sz w:val="26"/>
                    <w:szCs w:val="26"/>
                  </w:rPr>
                </w:rPrChange>
              </w:rPr>
              <w:t>01.04.07.01</w:t>
            </w:r>
          </w:p>
        </w:tc>
        <w:tc>
          <w:tcPr>
            <w:tcW w:w="1039" w:type="pct"/>
            <w:shd w:val="clear" w:color="auto" w:fill="auto"/>
            <w:vAlign w:val="center"/>
            <w:hideMark/>
            <w:tcPrChange w:id="28701" w:author="James Vu" w:date="2024-04-18T23:50:00Z">
              <w:tcPr>
                <w:tcW w:w="1039" w:type="pct"/>
                <w:shd w:val="clear" w:color="auto" w:fill="auto"/>
                <w:vAlign w:val="center"/>
                <w:hideMark/>
              </w:tcPr>
            </w:tcPrChange>
          </w:tcPr>
          <w:p w14:paraId="49D7FC6D" w14:textId="77777777" w:rsidR="00447E13" w:rsidRPr="00B053AF" w:rsidRDefault="00447E13">
            <w:pPr>
              <w:widowControl w:val="0"/>
              <w:spacing w:before="120" w:after="120"/>
              <w:jc w:val="both"/>
              <w:rPr>
                <w:i/>
                <w:iCs/>
                <w:color w:val="000000"/>
                <w:sz w:val="22"/>
                <w:szCs w:val="22"/>
                <w:rPrChange w:id="28702" w:author="James Vu" w:date="2024-04-18T23:50:00Z">
                  <w:rPr>
                    <w:i/>
                    <w:iCs/>
                    <w:color w:val="000000"/>
                    <w:sz w:val="26"/>
                    <w:szCs w:val="26"/>
                  </w:rPr>
                </w:rPrChange>
              </w:rPr>
              <w:pPrChange w:id="28703" w:author="James Vu" w:date="2024-04-18T22:33:00Z">
                <w:pPr>
                  <w:widowControl w:val="0"/>
                  <w:spacing w:before="120" w:after="120"/>
                </w:pPr>
              </w:pPrChange>
            </w:pPr>
            <w:r w:rsidRPr="00B053AF">
              <w:rPr>
                <w:i/>
                <w:iCs/>
                <w:color w:val="000000"/>
                <w:sz w:val="22"/>
                <w:szCs w:val="22"/>
                <w:rPrChange w:id="28704" w:author="James Vu" w:date="2024-04-18T23:50:00Z">
                  <w:rPr>
                    <w:i/>
                    <w:iCs/>
                    <w:color w:val="000000"/>
                    <w:sz w:val="26"/>
                    <w:szCs w:val="26"/>
                  </w:rPr>
                </w:rPrChange>
              </w:rPr>
              <w:t>Lắp đặt thiết bị chuyển mạch SAN - SAN Switch  (thiết bị chuyển mạch)</w:t>
            </w:r>
          </w:p>
        </w:tc>
        <w:tc>
          <w:tcPr>
            <w:tcW w:w="290" w:type="pct"/>
            <w:shd w:val="clear" w:color="auto" w:fill="auto"/>
            <w:vAlign w:val="center"/>
            <w:hideMark/>
            <w:tcPrChange w:id="28705" w:author="James Vu" w:date="2024-04-18T23:50:00Z">
              <w:tcPr>
                <w:tcW w:w="290" w:type="pct"/>
                <w:shd w:val="clear" w:color="auto" w:fill="auto"/>
                <w:vAlign w:val="center"/>
                <w:hideMark/>
              </w:tcPr>
            </w:tcPrChange>
          </w:tcPr>
          <w:p w14:paraId="7DFBB2BE" w14:textId="77777777" w:rsidR="00447E13" w:rsidRPr="00B053AF" w:rsidRDefault="00447E13">
            <w:pPr>
              <w:widowControl w:val="0"/>
              <w:spacing w:before="120" w:after="120"/>
              <w:jc w:val="both"/>
              <w:rPr>
                <w:i/>
                <w:iCs/>
                <w:color w:val="000000"/>
                <w:sz w:val="22"/>
                <w:szCs w:val="22"/>
                <w:rPrChange w:id="28706" w:author="James Vu" w:date="2024-04-18T23:50:00Z">
                  <w:rPr>
                    <w:i/>
                    <w:iCs/>
                    <w:color w:val="000000"/>
                    <w:sz w:val="26"/>
                    <w:szCs w:val="26"/>
                  </w:rPr>
                </w:rPrChange>
              </w:rPr>
              <w:pPrChange w:id="28707" w:author="James Vu" w:date="2024-04-18T22:33:00Z">
                <w:pPr>
                  <w:widowControl w:val="0"/>
                  <w:spacing w:before="120" w:after="120"/>
                  <w:jc w:val="center"/>
                </w:pPr>
              </w:pPrChange>
            </w:pPr>
            <w:r w:rsidRPr="00B053AF">
              <w:rPr>
                <w:i/>
                <w:iCs/>
                <w:color w:val="000000"/>
                <w:sz w:val="22"/>
                <w:szCs w:val="22"/>
                <w:rPrChange w:id="28708" w:author="James Vu" w:date="2024-04-18T23:50:00Z">
                  <w:rPr>
                    <w:i/>
                    <w:iCs/>
                    <w:color w:val="000000"/>
                    <w:sz w:val="26"/>
                    <w:szCs w:val="26"/>
                  </w:rPr>
                </w:rPrChange>
              </w:rPr>
              <w:t>Thiết bị</w:t>
            </w:r>
          </w:p>
        </w:tc>
        <w:tc>
          <w:tcPr>
            <w:tcW w:w="441" w:type="pct"/>
            <w:shd w:val="clear" w:color="auto" w:fill="auto"/>
            <w:vAlign w:val="center"/>
            <w:hideMark/>
            <w:tcPrChange w:id="28709" w:author="James Vu" w:date="2024-04-18T23:50:00Z">
              <w:tcPr>
                <w:tcW w:w="441" w:type="pct"/>
                <w:shd w:val="clear" w:color="auto" w:fill="auto"/>
                <w:vAlign w:val="center"/>
                <w:hideMark/>
              </w:tcPr>
            </w:tcPrChange>
          </w:tcPr>
          <w:p w14:paraId="3C05185D" w14:textId="77777777" w:rsidR="00447E13" w:rsidRPr="00B053AF" w:rsidRDefault="00447E13">
            <w:pPr>
              <w:widowControl w:val="0"/>
              <w:spacing w:before="120" w:after="120"/>
              <w:jc w:val="both"/>
              <w:rPr>
                <w:i/>
                <w:iCs/>
                <w:color w:val="000000"/>
                <w:sz w:val="22"/>
                <w:szCs w:val="22"/>
                <w:rPrChange w:id="28710" w:author="James Vu" w:date="2024-04-18T23:50:00Z">
                  <w:rPr>
                    <w:i/>
                    <w:iCs/>
                    <w:color w:val="000000"/>
                    <w:sz w:val="26"/>
                    <w:szCs w:val="26"/>
                  </w:rPr>
                </w:rPrChange>
              </w:rPr>
              <w:pPrChange w:id="28711" w:author="James Vu" w:date="2024-04-18T22:33:00Z">
                <w:pPr>
                  <w:widowControl w:val="0"/>
                  <w:spacing w:before="120" w:after="120"/>
                  <w:jc w:val="center"/>
                </w:pPr>
              </w:pPrChange>
            </w:pPr>
            <w:r w:rsidRPr="00B053AF">
              <w:rPr>
                <w:i/>
                <w:iCs/>
                <w:color w:val="000000"/>
                <w:sz w:val="22"/>
                <w:szCs w:val="22"/>
                <w:rPrChange w:id="28712" w:author="James Vu" w:date="2024-04-18T23:50:00Z">
                  <w:rPr>
                    <w:i/>
                    <w:iCs/>
                    <w:color w:val="000000"/>
                    <w:sz w:val="26"/>
                    <w:szCs w:val="26"/>
                  </w:rPr>
                </w:rPrChange>
              </w:rPr>
              <w:t>1</w:t>
            </w:r>
          </w:p>
        </w:tc>
        <w:tc>
          <w:tcPr>
            <w:tcW w:w="343" w:type="pct"/>
            <w:shd w:val="clear" w:color="auto" w:fill="auto"/>
            <w:vAlign w:val="center"/>
            <w:hideMark/>
            <w:tcPrChange w:id="28713" w:author="James Vu" w:date="2024-04-18T23:50:00Z">
              <w:tcPr>
                <w:tcW w:w="343" w:type="pct"/>
                <w:shd w:val="clear" w:color="auto" w:fill="auto"/>
                <w:vAlign w:val="center"/>
                <w:hideMark/>
              </w:tcPr>
            </w:tcPrChange>
          </w:tcPr>
          <w:p w14:paraId="2A846CA5" w14:textId="2ED7831D" w:rsidR="00447E13" w:rsidRPr="00B053AF" w:rsidRDefault="00447E13">
            <w:pPr>
              <w:widowControl w:val="0"/>
              <w:spacing w:before="120" w:after="120"/>
              <w:jc w:val="both"/>
              <w:rPr>
                <w:i/>
                <w:iCs/>
                <w:color w:val="000000"/>
                <w:sz w:val="22"/>
                <w:szCs w:val="22"/>
                <w:rPrChange w:id="28714" w:author="James Vu" w:date="2024-04-18T23:50:00Z">
                  <w:rPr>
                    <w:i/>
                    <w:iCs/>
                    <w:color w:val="000000"/>
                    <w:sz w:val="26"/>
                    <w:szCs w:val="26"/>
                  </w:rPr>
                </w:rPrChange>
              </w:rPr>
              <w:pPrChange w:id="28715" w:author="James Vu" w:date="2024-04-18T22:33:00Z">
                <w:pPr>
                  <w:widowControl w:val="0"/>
                  <w:spacing w:before="120" w:after="120"/>
                  <w:jc w:val="right"/>
                </w:pPr>
              </w:pPrChange>
            </w:pPr>
            <w:r w:rsidRPr="00B053AF">
              <w:rPr>
                <w:i/>
                <w:iCs/>
                <w:color w:val="000000"/>
                <w:sz w:val="22"/>
                <w:szCs w:val="22"/>
                <w:rPrChange w:id="28716" w:author="James Vu" w:date="2024-04-18T23:50:00Z">
                  <w:rPr>
                    <w:i/>
                    <w:iCs/>
                    <w:color w:val="000000"/>
                    <w:sz w:val="26"/>
                    <w:szCs w:val="26"/>
                  </w:rPr>
                </w:rPrChange>
              </w:rPr>
              <w:t>5.985</w:t>
            </w:r>
          </w:p>
        </w:tc>
        <w:tc>
          <w:tcPr>
            <w:tcW w:w="421" w:type="pct"/>
            <w:shd w:val="clear" w:color="auto" w:fill="auto"/>
            <w:vAlign w:val="center"/>
            <w:hideMark/>
            <w:tcPrChange w:id="28717" w:author="James Vu" w:date="2024-04-18T23:50:00Z">
              <w:tcPr>
                <w:tcW w:w="421" w:type="pct"/>
                <w:shd w:val="clear" w:color="auto" w:fill="auto"/>
                <w:vAlign w:val="center"/>
                <w:hideMark/>
              </w:tcPr>
            </w:tcPrChange>
          </w:tcPr>
          <w:p w14:paraId="3548CD02" w14:textId="1D8DDB3B" w:rsidR="00447E13" w:rsidRPr="00B053AF" w:rsidRDefault="00447E13">
            <w:pPr>
              <w:widowControl w:val="0"/>
              <w:spacing w:before="120" w:after="120"/>
              <w:jc w:val="both"/>
              <w:rPr>
                <w:i/>
                <w:iCs/>
                <w:color w:val="000000"/>
                <w:sz w:val="22"/>
                <w:szCs w:val="22"/>
                <w:rPrChange w:id="28718" w:author="James Vu" w:date="2024-04-18T23:50:00Z">
                  <w:rPr>
                    <w:i/>
                    <w:iCs/>
                    <w:color w:val="000000"/>
                    <w:sz w:val="26"/>
                    <w:szCs w:val="26"/>
                  </w:rPr>
                </w:rPrChange>
              </w:rPr>
              <w:pPrChange w:id="28719" w:author="James Vu" w:date="2024-04-18T22:33:00Z">
                <w:pPr>
                  <w:widowControl w:val="0"/>
                  <w:spacing w:before="120" w:after="120"/>
                  <w:jc w:val="right"/>
                </w:pPr>
              </w:pPrChange>
            </w:pPr>
            <w:r w:rsidRPr="00B053AF">
              <w:rPr>
                <w:i/>
                <w:iCs/>
                <w:color w:val="000000"/>
                <w:sz w:val="22"/>
                <w:szCs w:val="22"/>
                <w:rPrChange w:id="28720" w:author="James Vu" w:date="2024-04-18T23:50:00Z">
                  <w:rPr>
                    <w:i/>
                    <w:iCs/>
                    <w:color w:val="000000"/>
                    <w:sz w:val="26"/>
                    <w:szCs w:val="26"/>
                  </w:rPr>
                </w:rPrChange>
              </w:rPr>
              <w:t>656.266</w:t>
            </w:r>
          </w:p>
        </w:tc>
        <w:tc>
          <w:tcPr>
            <w:tcW w:w="498" w:type="pct"/>
            <w:shd w:val="clear" w:color="auto" w:fill="auto"/>
            <w:vAlign w:val="center"/>
            <w:hideMark/>
            <w:tcPrChange w:id="28721" w:author="James Vu" w:date="2024-04-18T23:50:00Z">
              <w:tcPr>
                <w:tcW w:w="498" w:type="pct"/>
                <w:shd w:val="clear" w:color="auto" w:fill="auto"/>
                <w:vAlign w:val="center"/>
                <w:hideMark/>
              </w:tcPr>
            </w:tcPrChange>
          </w:tcPr>
          <w:p w14:paraId="44EDA21D" w14:textId="7AC517D6" w:rsidR="00447E13" w:rsidRPr="00B053AF" w:rsidRDefault="00447E13">
            <w:pPr>
              <w:widowControl w:val="0"/>
              <w:spacing w:before="120" w:after="120"/>
              <w:jc w:val="both"/>
              <w:rPr>
                <w:i/>
                <w:iCs/>
                <w:color w:val="000000"/>
                <w:sz w:val="22"/>
                <w:szCs w:val="22"/>
                <w:rPrChange w:id="28722" w:author="James Vu" w:date="2024-04-18T23:50:00Z">
                  <w:rPr>
                    <w:i/>
                    <w:iCs/>
                    <w:color w:val="000000"/>
                    <w:sz w:val="26"/>
                    <w:szCs w:val="26"/>
                  </w:rPr>
                </w:rPrChange>
              </w:rPr>
              <w:pPrChange w:id="28723" w:author="James Vu" w:date="2024-04-18T22:33:00Z">
                <w:pPr>
                  <w:widowControl w:val="0"/>
                  <w:spacing w:before="120" w:after="120"/>
                  <w:jc w:val="right"/>
                </w:pPr>
              </w:pPrChange>
            </w:pPr>
            <w:r w:rsidRPr="00B053AF">
              <w:rPr>
                <w:i/>
                <w:iCs/>
                <w:color w:val="000000"/>
                <w:sz w:val="22"/>
                <w:szCs w:val="22"/>
                <w:rPrChange w:id="28724" w:author="James Vu" w:date="2024-04-18T23:50:00Z">
                  <w:rPr>
                    <w:i/>
                    <w:iCs/>
                    <w:color w:val="000000"/>
                    <w:sz w:val="26"/>
                    <w:szCs w:val="26"/>
                  </w:rPr>
                </w:rPrChange>
              </w:rPr>
              <w:t>7.340</w:t>
            </w:r>
          </w:p>
        </w:tc>
        <w:tc>
          <w:tcPr>
            <w:tcW w:w="343" w:type="pct"/>
            <w:shd w:val="clear" w:color="auto" w:fill="auto"/>
            <w:vAlign w:val="center"/>
            <w:hideMark/>
            <w:tcPrChange w:id="28725" w:author="James Vu" w:date="2024-04-18T23:50:00Z">
              <w:tcPr>
                <w:tcW w:w="343" w:type="pct"/>
                <w:shd w:val="clear" w:color="auto" w:fill="auto"/>
                <w:vAlign w:val="center"/>
                <w:hideMark/>
              </w:tcPr>
            </w:tcPrChange>
          </w:tcPr>
          <w:p w14:paraId="6B710AF3" w14:textId="39D07D3F" w:rsidR="00447E13" w:rsidRPr="00B053AF" w:rsidRDefault="00447E13">
            <w:pPr>
              <w:widowControl w:val="0"/>
              <w:spacing w:before="120" w:after="120"/>
              <w:jc w:val="both"/>
              <w:rPr>
                <w:i/>
                <w:iCs/>
                <w:color w:val="000000"/>
                <w:sz w:val="22"/>
                <w:szCs w:val="22"/>
                <w:rPrChange w:id="28726" w:author="James Vu" w:date="2024-04-18T23:50:00Z">
                  <w:rPr>
                    <w:i/>
                    <w:iCs/>
                    <w:color w:val="000000"/>
                    <w:sz w:val="26"/>
                    <w:szCs w:val="26"/>
                  </w:rPr>
                </w:rPrChange>
              </w:rPr>
              <w:pPrChange w:id="28727" w:author="James Vu" w:date="2024-04-18T22:33:00Z">
                <w:pPr>
                  <w:widowControl w:val="0"/>
                  <w:spacing w:before="120" w:after="120"/>
                  <w:jc w:val="right"/>
                </w:pPr>
              </w:pPrChange>
            </w:pPr>
            <w:r w:rsidRPr="00B053AF">
              <w:rPr>
                <w:i/>
                <w:iCs/>
                <w:color w:val="000000"/>
                <w:sz w:val="22"/>
                <w:szCs w:val="22"/>
                <w:rPrChange w:id="28728" w:author="James Vu" w:date="2024-04-18T23:50:00Z">
                  <w:rPr>
                    <w:i/>
                    <w:iCs/>
                    <w:color w:val="000000"/>
                    <w:sz w:val="26"/>
                    <w:szCs w:val="26"/>
                  </w:rPr>
                </w:rPrChange>
              </w:rPr>
              <w:t>5.985</w:t>
            </w:r>
          </w:p>
        </w:tc>
        <w:tc>
          <w:tcPr>
            <w:tcW w:w="421" w:type="pct"/>
            <w:shd w:val="clear" w:color="auto" w:fill="auto"/>
            <w:vAlign w:val="center"/>
            <w:hideMark/>
            <w:tcPrChange w:id="28729" w:author="James Vu" w:date="2024-04-18T23:50:00Z">
              <w:tcPr>
                <w:tcW w:w="421" w:type="pct"/>
                <w:shd w:val="clear" w:color="auto" w:fill="auto"/>
                <w:vAlign w:val="center"/>
                <w:hideMark/>
              </w:tcPr>
            </w:tcPrChange>
          </w:tcPr>
          <w:p w14:paraId="6ABDF300" w14:textId="54BA3DEE" w:rsidR="00447E13" w:rsidRPr="00B053AF" w:rsidRDefault="00447E13">
            <w:pPr>
              <w:widowControl w:val="0"/>
              <w:spacing w:before="120" w:after="120"/>
              <w:jc w:val="both"/>
              <w:rPr>
                <w:i/>
                <w:iCs/>
                <w:color w:val="000000"/>
                <w:sz w:val="22"/>
                <w:szCs w:val="22"/>
                <w:rPrChange w:id="28730" w:author="James Vu" w:date="2024-04-18T23:50:00Z">
                  <w:rPr>
                    <w:i/>
                    <w:iCs/>
                    <w:color w:val="000000"/>
                    <w:sz w:val="26"/>
                    <w:szCs w:val="26"/>
                  </w:rPr>
                </w:rPrChange>
              </w:rPr>
              <w:pPrChange w:id="28731" w:author="James Vu" w:date="2024-04-18T22:33:00Z">
                <w:pPr>
                  <w:widowControl w:val="0"/>
                  <w:spacing w:before="120" w:after="120"/>
                  <w:jc w:val="right"/>
                </w:pPr>
              </w:pPrChange>
            </w:pPr>
            <w:r w:rsidRPr="00B053AF">
              <w:rPr>
                <w:i/>
                <w:iCs/>
                <w:color w:val="000000"/>
                <w:sz w:val="22"/>
                <w:szCs w:val="22"/>
                <w:rPrChange w:id="28732" w:author="James Vu" w:date="2024-04-18T23:50:00Z">
                  <w:rPr>
                    <w:i/>
                    <w:iCs/>
                    <w:color w:val="000000"/>
                    <w:sz w:val="26"/>
                    <w:szCs w:val="26"/>
                  </w:rPr>
                </w:rPrChange>
              </w:rPr>
              <w:t>656.266</w:t>
            </w:r>
          </w:p>
        </w:tc>
        <w:tc>
          <w:tcPr>
            <w:tcW w:w="498" w:type="pct"/>
            <w:shd w:val="clear" w:color="auto" w:fill="auto"/>
            <w:vAlign w:val="center"/>
            <w:hideMark/>
            <w:tcPrChange w:id="28733" w:author="James Vu" w:date="2024-04-18T23:50:00Z">
              <w:tcPr>
                <w:tcW w:w="498" w:type="pct"/>
                <w:shd w:val="clear" w:color="auto" w:fill="auto"/>
                <w:vAlign w:val="center"/>
                <w:hideMark/>
              </w:tcPr>
            </w:tcPrChange>
          </w:tcPr>
          <w:p w14:paraId="14204867" w14:textId="3BAF4550" w:rsidR="00447E13" w:rsidRPr="00B053AF" w:rsidRDefault="00447E13">
            <w:pPr>
              <w:widowControl w:val="0"/>
              <w:spacing w:before="120" w:after="120"/>
              <w:jc w:val="both"/>
              <w:rPr>
                <w:i/>
                <w:iCs/>
                <w:color w:val="000000"/>
                <w:sz w:val="22"/>
                <w:szCs w:val="22"/>
                <w:rPrChange w:id="28734" w:author="James Vu" w:date="2024-04-18T23:50:00Z">
                  <w:rPr>
                    <w:i/>
                    <w:iCs/>
                    <w:color w:val="000000"/>
                    <w:sz w:val="26"/>
                    <w:szCs w:val="26"/>
                  </w:rPr>
                </w:rPrChange>
              </w:rPr>
              <w:pPrChange w:id="28735" w:author="James Vu" w:date="2024-04-18T22:33:00Z">
                <w:pPr>
                  <w:widowControl w:val="0"/>
                  <w:spacing w:before="120" w:after="120"/>
                  <w:jc w:val="right"/>
                </w:pPr>
              </w:pPrChange>
            </w:pPr>
            <w:r w:rsidRPr="00B053AF">
              <w:rPr>
                <w:i/>
                <w:iCs/>
                <w:color w:val="000000"/>
                <w:sz w:val="22"/>
                <w:szCs w:val="22"/>
                <w:rPrChange w:id="28736" w:author="James Vu" w:date="2024-04-18T23:50:00Z">
                  <w:rPr>
                    <w:i/>
                    <w:iCs/>
                    <w:color w:val="000000"/>
                    <w:sz w:val="26"/>
                    <w:szCs w:val="26"/>
                  </w:rPr>
                </w:rPrChange>
              </w:rPr>
              <w:t>7.340</w:t>
            </w:r>
          </w:p>
        </w:tc>
      </w:tr>
      <w:tr w:rsidR="00447E13" w:rsidRPr="00B053AF" w14:paraId="5F611CB7" w14:textId="77777777" w:rsidTr="00B053AF">
        <w:tc>
          <w:tcPr>
            <w:tcW w:w="217" w:type="pct"/>
            <w:shd w:val="clear" w:color="auto" w:fill="auto"/>
            <w:noWrap/>
            <w:vAlign w:val="center"/>
            <w:hideMark/>
            <w:tcPrChange w:id="28737" w:author="James Vu" w:date="2024-04-18T23:50:00Z">
              <w:tcPr>
                <w:tcW w:w="217" w:type="pct"/>
                <w:shd w:val="clear" w:color="auto" w:fill="auto"/>
                <w:noWrap/>
                <w:vAlign w:val="center"/>
                <w:hideMark/>
              </w:tcPr>
            </w:tcPrChange>
          </w:tcPr>
          <w:p w14:paraId="7FF076F3" w14:textId="77777777" w:rsidR="00447E13" w:rsidRPr="00B053AF" w:rsidRDefault="00447E13">
            <w:pPr>
              <w:widowControl w:val="0"/>
              <w:spacing w:before="120" w:after="120"/>
              <w:jc w:val="both"/>
              <w:rPr>
                <w:i/>
                <w:iCs/>
                <w:color w:val="000000"/>
                <w:sz w:val="22"/>
                <w:szCs w:val="22"/>
                <w:rPrChange w:id="28738" w:author="James Vu" w:date="2024-04-18T23:50:00Z">
                  <w:rPr>
                    <w:i/>
                    <w:iCs/>
                    <w:color w:val="000000"/>
                    <w:sz w:val="26"/>
                    <w:szCs w:val="26"/>
                  </w:rPr>
                </w:rPrChange>
              </w:rPr>
              <w:pPrChange w:id="28739" w:author="James Vu" w:date="2024-04-18T22:33:00Z">
                <w:pPr>
                  <w:widowControl w:val="0"/>
                  <w:spacing w:before="120" w:after="120"/>
                  <w:jc w:val="center"/>
                </w:pPr>
              </w:pPrChange>
            </w:pPr>
            <w:r w:rsidRPr="00B053AF">
              <w:rPr>
                <w:i/>
                <w:iCs/>
                <w:color w:val="000000"/>
                <w:sz w:val="22"/>
                <w:szCs w:val="22"/>
                <w:rPrChange w:id="28740" w:author="James Vu" w:date="2024-04-18T23:50:00Z">
                  <w:rPr>
                    <w:i/>
                    <w:iCs/>
                    <w:color w:val="000000"/>
                    <w:sz w:val="26"/>
                    <w:szCs w:val="26"/>
                  </w:rPr>
                </w:rPrChange>
              </w:rPr>
              <w:t>5.2</w:t>
            </w:r>
          </w:p>
        </w:tc>
        <w:tc>
          <w:tcPr>
            <w:tcW w:w="490" w:type="pct"/>
            <w:shd w:val="clear" w:color="auto" w:fill="auto"/>
            <w:vAlign w:val="center"/>
            <w:hideMark/>
            <w:tcPrChange w:id="28741" w:author="James Vu" w:date="2024-04-18T23:50:00Z">
              <w:tcPr>
                <w:tcW w:w="490" w:type="pct"/>
                <w:shd w:val="clear" w:color="auto" w:fill="auto"/>
                <w:vAlign w:val="center"/>
                <w:hideMark/>
              </w:tcPr>
            </w:tcPrChange>
          </w:tcPr>
          <w:p w14:paraId="471042DC" w14:textId="77777777" w:rsidR="00447E13" w:rsidRPr="00B053AF" w:rsidRDefault="00447E13">
            <w:pPr>
              <w:widowControl w:val="0"/>
              <w:spacing w:before="120" w:after="120"/>
              <w:jc w:val="both"/>
              <w:rPr>
                <w:i/>
                <w:iCs/>
                <w:color w:val="000000"/>
                <w:sz w:val="22"/>
                <w:szCs w:val="22"/>
                <w:rPrChange w:id="28742" w:author="James Vu" w:date="2024-04-18T23:50:00Z">
                  <w:rPr>
                    <w:i/>
                    <w:iCs/>
                    <w:color w:val="000000"/>
                    <w:sz w:val="26"/>
                    <w:szCs w:val="26"/>
                  </w:rPr>
                </w:rPrChange>
              </w:rPr>
              <w:pPrChange w:id="28743" w:author="James Vu" w:date="2024-04-18T22:33:00Z">
                <w:pPr>
                  <w:widowControl w:val="0"/>
                  <w:spacing w:before="120" w:after="120"/>
                  <w:jc w:val="center"/>
                </w:pPr>
              </w:pPrChange>
            </w:pPr>
            <w:r w:rsidRPr="00B053AF">
              <w:rPr>
                <w:i/>
                <w:iCs/>
                <w:color w:val="000000"/>
                <w:sz w:val="22"/>
                <w:szCs w:val="22"/>
                <w:rPrChange w:id="28744" w:author="James Vu" w:date="2024-04-18T23:50:00Z">
                  <w:rPr>
                    <w:i/>
                    <w:iCs/>
                    <w:color w:val="000000"/>
                    <w:sz w:val="26"/>
                    <w:szCs w:val="26"/>
                  </w:rPr>
                </w:rPrChange>
              </w:rPr>
              <w:t>01.04.07.02</w:t>
            </w:r>
          </w:p>
        </w:tc>
        <w:tc>
          <w:tcPr>
            <w:tcW w:w="1039" w:type="pct"/>
            <w:shd w:val="clear" w:color="auto" w:fill="auto"/>
            <w:vAlign w:val="center"/>
            <w:hideMark/>
            <w:tcPrChange w:id="28745" w:author="James Vu" w:date="2024-04-18T23:50:00Z">
              <w:tcPr>
                <w:tcW w:w="1039" w:type="pct"/>
                <w:shd w:val="clear" w:color="auto" w:fill="auto"/>
                <w:vAlign w:val="center"/>
                <w:hideMark/>
              </w:tcPr>
            </w:tcPrChange>
          </w:tcPr>
          <w:p w14:paraId="55E1D20E" w14:textId="77777777" w:rsidR="00447E13" w:rsidRPr="00B053AF" w:rsidRDefault="00447E13">
            <w:pPr>
              <w:widowControl w:val="0"/>
              <w:spacing w:before="120" w:after="120"/>
              <w:jc w:val="both"/>
              <w:rPr>
                <w:i/>
                <w:iCs/>
                <w:color w:val="000000"/>
                <w:sz w:val="22"/>
                <w:szCs w:val="22"/>
                <w:rPrChange w:id="28746" w:author="James Vu" w:date="2024-04-18T23:50:00Z">
                  <w:rPr>
                    <w:i/>
                    <w:iCs/>
                    <w:color w:val="000000"/>
                    <w:sz w:val="26"/>
                    <w:szCs w:val="26"/>
                  </w:rPr>
                </w:rPrChange>
              </w:rPr>
              <w:pPrChange w:id="28747" w:author="James Vu" w:date="2024-04-18T22:33:00Z">
                <w:pPr>
                  <w:widowControl w:val="0"/>
                  <w:spacing w:before="120" w:after="120"/>
                </w:pPr>
              </w:pPrChange>
            </w:pPr>
            <w:r w:rsidRPr="00B053AF">
              <w:rPr>
                <w:i/>
                <w:iCs/>
                <w:color w:val="000000"/>
                <w:sz w:val="22"/>
                <w:szCs w:val="22"/>
                <w:rPrChange w:id="28748" w:author="James Vu" w:date="2024-04-18T23:50:00Z">
                  <w:rPr>
                    <w:i/>
                    <w:iCs/>
                    <w:color w:val="000000"/>
                    <w:sz w:val="26"/>
                    <w:szCs w:val="26"/>
                  </w:rPr>
                </w:rPrChange>
              </w:rPr>
              <w:t>Cài đặt SAN Switch (thiết bị chuyển mạch)</w:t>
            </w:r>
          </w:p>
        </w:tc>
        <w:tc>
          <w:tcPr>
            <w:tcW w:w="290" w:type="pct"/>
            <w:shd w:val="clear" w:color="auto" w:fill="auto"/>
            <w:vAlign w:val="center"/>
            <w:hideMark/>
            <w:tcPrChange w:id="28749" w:author="James Vu" w:date="2024-04-18T23:50:00Z">
              <w:tcPr>
                <w:tcW w:w="290" w:type="pct"/>
                <w:shd w:val="clear" w:color="auto" w:fill="auto"/>
                <w:vAlign w:val="center"/>
                <w:hideMark/>
              </w:tcPr>
            </w:tcPrChange>
          </w:tcPr>
          <w:p w14:paraId="53443EA6" w14:textId="77777777" w:rsidR="00447E13" w:rsidRPr="00B053AF" w:rsidRDefault="00447E13">
            <w:pPr>
              <w:widowControl w:val="0"/>
              <w:spacing w:before="120" w:after="120"/>
              <w:jc w:val="both"/>
              <w:rPr>
                <w:i/>
                <w:iCs/>
                <w:color w:val="000000"/>
                <w:sz w:val="22"/>
                <w:szCs w:val="22"/>
                <w:rPrChange w:id="28750" w:author="James Vu" w:date="2024-04-18T23:50:00Z">
                  <w:rPr>
                    <w:i/>
                    <w:iCs/>
                    <w:color w:val="000000"/>
                    <w:sz w:val="26"/>
                    <w:szCs w:val="26"/>
                  </w:rPr>
                </w:rPrChange>
              </w:rPr>
              <w:pPrChange w:id="28751" w:author="James Vu" w:date="2024-04-18T22:33:00Z">
                <w:pPr>
                  <w:widowControl w:val="0"/>
                  <w:spacing w:before="120" w:after="120"/>
                  <w:jc w:val="center"/>
                </w:pPr>
              </w:pPrChange>
            </w:pPr>
            <w:r w:rsidRPr="00B053AF">
              <w:rPr>
                <w:i/>
                <w:iCs/>
                <w:color w:val="000000"/>
                <w:sz w:val="22"/>
                <w:szCs w:val="22"/>
                <w:rPrChange w:id="28752" w:author="James Vu" w:date="2024-04-18T23:50:00Z">
                  <w:rPr>
                    <w:i/>
                    <w:iCs/>
                    <w:color w:val="000000"/>
                    <w:sz w:val="26"/>
                    <w:szCs w:val="26"/>
                  </w:rPr>
                </w:rPrChange>
              </w:rPr>
              <w:t>Thiết bị</w:t>
            </w:r>
          </w:p>
        </w:tc>
        <w:tc>
          <w:tcPr>
            <w:tcW w:w="441" w:type="pct"/>
            <w:shd w:val="clear" w:color="auto" w:fill="auto"/>
            <w:vAlign w:val="center"/>
            <w:hideMark/>
            <w:tcPrChange w:id="28753" w:author="James Vu" w:date="2024-04-18T23:50:00Z">
              <w:tcPr>
                <w:tcW w:w="441" w:type="pct"/>
                <w:shd w:val="clear" w:color="auto" w:fill="auto"/>
                <w:vAlign w:val="center"/>
                <w:hideMark/>
              </w:tcPr>
            </w:tcPrChange>
          </w:tcPr>
          <w:p w14:paraId="7C243ECB" w14:textId="77777777" w:rsidR="00447E13" w:rsidRPr="00B053AF" w:rsidRDefault="00447E13">
            <w:pPr>
              <w:widowControl w:val="0"/>
              <w:spacing w:before="120" w:after="120"/>
              <w:jc w:val="both"/>
              <w:rPr>
                <w:i/>
                <w:iCs/>
                <w:color w:val="000000"/>
                <w:sz w:val="22"/>
                <w:szCs w:val="22"/>
                <w:rPrChange w:id="28754" w:author="James Vu" w:date="2024-04-18T23:50:00Z">
                  <w:rPr>
                    <w:i/>
                    <w:iCs/>
                    <w:color w:val="000000"/>
                    <w:sz w:val="26"/>
                    <w:szCs w:val="26"/>
                  </w:rPr>
                </w:rPrChange>
              </w:rPr>
              <w:pPrChange w:id="28755" w:author="James Vu" w:date="2024-04-18T22:33:00Z">
                <w:pPr>
                  <w:widowControl w:val="0"/>
                  <w:spacing w:before="120" w:after="120"/>
                  <w:jc w:val="center"/>
                </w:pPr>
              </w:pPrChange>
            </w:pPr>
            <w:r w:rsidRPr="00B053AF">
              <w:rPr>
                <w:i/>
                <w:iCs/>
                <w:color w:val="000000"/>
                <w:sz w:val="22"/>
                <w:szCs w:val="22"/>
                <w:rPrChange w:id="28756" w:author="James Vu" w:date="2024-04-18T23:50:00Z">
                  <w:rPr>
                    <w:i/>
                    <w:iCs/>
                    <w:color w:val="000000"/>
                    <w:sz w:val="26"/>
                    <w:szCs w:val="26"/>
                  </w:rPr>
                </w:rPrChange>
              </w:rPr>
              <w:t>1</w:t>
            </w:r>
          </w:p>
        </w:tc>
        <w:tc>
          <w:tcPr>
            <w:tcW w:w="343" w:type="pct"/>
            <w:shd w:val="clear" w:color="auto" w:fill="auto"/>
            <w:vAlign w:val="center"/>
            <w:hideMark/>
            <w:tcPrChange w:id="28757" w:author="James Vu" w:date="2024-04-18T23:50:00Z">
              <w:tcPr>
                <w:tcW w:w="343" w:type="pct"/>
                <w:shd w:val="clear" w:color="auto" w:fill="auto"/>
                <w:vAlign w:val="center"/>
                <w:hideMark/>
              </w:tcPr>
            </w:tcPrChange>
          </w:tcPr>
          <w:p w14:paraId="1589DF72" w14:textId="5EA47051" w:rsidR="00447E13" w:rsidRPr="00B053AF" w:rsidRDefault="00447E13">
            <w:pPr>
              <w:widowControl w:val="0"/>
              <w:spacing w:before="120" w:after="120"/>
              <w:jc w:val="both"/>
              <w:rPr>
                <w:i/>
                <w:iCs/>
                <w:color w:val="000000"/>
                <w:sz w:val="22"/>
                <w:szCs w:val="22"/>
                <w:rPrChange w:id="28758" w:author="James Vu" w:date="2024-04-18T23:50:00Z">
                  <w:rPr>
                    <w:i/>
                    <w:iCs/>
                    <w:color w:val="000000"/>
                    <w:sz w:val="26"/>
                    <w:szCs w:val="26"/>
                  </w:rPr>
                </w:rPrChange>
              </w:rPr>
              <w:pPrChange w:id="28759" w:author="James Vu" w:date="2024-04-18T22:33:00Z">
                <w:pPr>
                  <w:widowControl w:val="0"/>
                  <w:spacing w:before="120" w:after="120"/>
                  <w:jc w:val="right"/>
                </w:pPr>
              </w:pPrChange>
            </w:pPr>
            <w:r w:rsidRPr="00B053AF">
              <w:rPr>
                <w:i/>
                <w:iCs/>
                <w:color w:val="000000"/>
                <w:sz w:val="22"/>
                <w:szCs w:val="22"/>
                <w:rPrChange w:id="28760" w:author="James Vu" w:date="2024-04-18T23:50:00Z">
                  <w:rPr>
                    <w:i/>
                    <w:iCs/>
                    <w:color w:val="000000"/>
                    <w:sz w:val="26"/>
                    <w:szCs w:val="26"/>
                  </w:rPr>
                </w:rPrChange>
              </w:rPr>
              <w:t>21.000</w:t>
            </w:r>
          </w:p>
        </w:tc>
        <w:tc>
          <w:tcPr>
            <w:tcW w:w="421" w:type="pct"/>
            <w:shd w:val="clear" w:color="auto" w:fill="auto"/>
            <w:vAlign w:val="center"/>
            <w:hideMark/>
            <w:tcPrChange w:id="28761" w:author="James Vu" w:date="2024-04-18T23:50:00Z">
              <w:tcPr>
                <w:tcW w:w="421" w:type="pct"/>
                <w:shd w:val="clear" w:color="auto" w:fill="auto"/>
                <w:vAlign w:val="center"/>
                <w:hideMark/>
              </w:tcPr>
            </w:tcPrChange>
          </w:tcPr>
          <w:p w14:paraId="654DC8E4" w14:textId="6EB8990B" w:rsidR="00447E13" w:rsidRPr="00B053AF" w:rsidRDefault="00447E13">
            <w:pPr>
              <w:widowControl w:val="0"/>
              <w:spacing w:before="120" w:after="120"/>
              <w:jc w:val="both"/>
              <w:rPr>
                <w:i/>
                <w:iCs/>
                <w:color w:val="000000"/>
                <w:sz w:val="22"/>
                <w:szCs w:val="22"/>
                <w:rPrChange w:id="28762" w:author="James Vu" w:date="2024-04-18T23:50:00Z">
                  <w:rPr>
                    <w:i/>
                    <w:iCs/>
                    <w:color w:val="000000"/>
                    <w:sz w:val="26"/>
                    <w:szCs w:val="26"/>
                  </w:rPr>
                </w:rPrChange>
              </w:rPr>
              <w:pPrChange w:id="28763" w:author="James Vu" w:date="2024-04-18T22:33:00Z">
                <w:pPr>
                  <w:widowControl w:val="0"/>
                  <w:spacing w:before="120" w:after="120"/>
                  <w:jc w:val="right"/>
                </w:pPr>
              </w:pPrChange>
            </w:pPr>
            <w:r w:rsidRPr="00B053AF">
              <w:rPr>
                <w:i/>
                <w:iCs/>
                <w:color w:val="000000"/>
                <w:sz w:val="22"/>
                <w:szCs w:val="22"/>
                <w:rPrChange w:id="28764" w:author="James Vu" w:date="2024-04-18T23:50:00Z">
                  <w:rPr>
                    <w:i/>
                    <w:iCs/>
                    <w:color w:val="000000"/>
                    <w:sz w:val="26"/>
                    <w:szCs w:val="26"/>
                  </w:rPr>
                </w:rPrChange>
              </w:rPr>
              <w:t>724.997</w:t>
            </w:r>
          </w:p>
        </w:tc>
        <w:tc>
          <w:tcPr>
            <w:tcW w:w="498" w:type="pct"/>
            <w:shd w:val="clear" w:color="auto" w:fill="auto"/>
            <w:vAlign w:val="center"/>
            <w:hideMark/>
            <w:tcPrChange w:id="28765" w:author="James Vu" w:date="2024-04-18T23:50:00Z">
              <w:tcPr>
                <w:tcW w:w="498" w:type="pct"/>
                <w:shd w:val="clear" w:color="auto" w:fill="auto"/>
                <w:vAlign w:val="center"/>
                <w:hideMark/>
              </w:tcPr>
            </w:tcPrChange>
          </w:tcPr>
          <w:p w14:paraId="7420C0AC" w14:textId="7B4061A6" w:rsidR="00447E13" w:rsidRPr="00B053AF" w:rsidRDefault="00447E13">
            <w:pPr>
              <w:widowControl w:val="0"/>
              <w:spacing w:before="120" w:after="120"/>
              <w:jc w:val="both"/>
              <w:rPr>
                <w:i/>
                <w:iCs/>
                <w:color w:val="000000"/>
                <w:sz w:val="22"/>
                <w:szCs w:val="22"/>
                <w:rPrChange w:id="28766" w:author="James Vu" w:date="2024-04-18T23:50:00Z">
                  <w:rPr>
                    <w:i/>
                    <w:iCs/>
                    <w:color w:val="000000"/>
                    <w:sz w:val="26"/>
                    <w:szCs w:val="26"/>
                  </w:rPr>
                </w:rPrChange>
              </w:rPr>
              <w:pPrChange w:id="28767" w:author="James Vu" w:date="2024-04-18T22:33:00Z">
                <w:pPr>
                  <w:widowControl w:val="0"/>
                  <w:spacing w:before="120" w:after="120"/>
                  <w:jc w:val="right"/>
                </w:pPr>
              </w:pPrChange>
            </w:pPr>
            <w:r w:rsidRPr="00B053AF">
              <w:rPr>
                <w:i/>
                <w:iCs/>
                <w:color w:val="000000"/>
                <w:sz w:val="22"/>
                <w:szCs w:val="22"/>
                <w:rPrChange w:id="28768" w:author="James Vu" w:date="2024-04-18T23:50:00Z">
                  <w:rPr>
                    <w:i/>
                    <w:iCs/>
                    <w:color w:val="000000"/>
                    <w:sz w:val="26"/>
                    <w:szCs w:val="26"/>
                  </w:rPr>
                </w:rPrChange>
              </w:rPr>
              <w:t>18.350</w:t>
            </w:r>
          </w:p>
        </w:tc>
        <w:tc>
          <w:tcPr>
            <w:tcW w:w="343" w:type="pct"/>
            <w:shd w:val="clear" w:color="auto" w:fill="auto"/>
            <w:vAlign w:val="center"/>
            <w:hideMark/>
            <w:tcPrChange w:id="28769" w:author="James Vu" w:date="2024-04-18T23:50:00Z">
              <w:tcPr>
                <w:tcW w:w="343" w:type="pct"/>
                <w:shd w:val="clear" w:color="auto" w:fill="auto"/>
                <w:vAlign w:val="center"/>
                <w:hideMark/>
              </w:tcPr>
            </w:tcPrChange>
          </w:tcPr>
          <w:p w14:paraId="278C6B44" w14:textId="443A6B50" w:rsidR="00447E13" w:rsidRPr="00B053AF" w:rsidRDefault="00447E13">
            <w:pPr>
              <w:widowControl w:val="0"/>
              <w:spacing w:before="120" w:after="120"/>
              <w:jc w:val="both"/>
              <w:rPr>
                <w:i/>
                <w:iCs/>
                <w:color w:val="000000"/>
                <w:sz w:val="22"/>
                <w:szCs w:val="22"/>
                <w:rPrChange w:id="28770" w:author="James Vu" w:date="2024-04-18T23:50:00Z">
                  <w:rPr>
                    <w:i/>
                    <w:iCs/>
                    <w:color w:val="000000"/>
                    <w:sz w:val="26"/>
                    <w:szCs w:val="26"/>
                  </w:rPr>
                </w:rPrChange>
              </w:rPr>
              <w:pPrChange w:id="28771" w:author="James Vu" w:date="2024-04-18T22:33:00Z">
                <w:pPr>
                  <w:widowControl w:val="0"/>
                  <w:spacing w:before="120" w:after="120"/>
                  <w:jc w:val="right"/>
                </w:pPr>
              </w:pPrChange>
            </w:pPr>
            <w:r w:rsidRPr="00B053AF">
              <w:rPr>
                <w:i/>
                <w:iCs/>
                <w:color w:val="000000"/>
                <w:sz w:val="22"/>
                <w:szCs w:val="22"/>
                <w:rPrChange w:id="28772" w:author="James Vu" w:date="2024-04-18T23:50:00Z">
                  <w:rPr>
                    <w:i/>
                    <w:iCs/>
                    <w:color w:val="000000"/>
                    <w:sz w:val="26"/>
                    <w:szCs w:val="26"/>
                  </w:rPr>
                </w:rPrChange>
              </w:rPr>
              <w:t>21.000</w:t>
            </w:r>
          </w:p>
        </w:tc>
        <w:tc>
          <w:tcPr>
            <w:tcW w:w="421" w:type="pct"/>
            <w:shd w:val="clear" w:color="auto" w:fill="auto"/>
            <w:vAlign w:val="center"/>
            <w:hideMark/>
            <w:tcPrChange w:id="28773" w:author="James Vu" w:date="2024-04-18T23:50:00Z">
              <w:tcPr>
                <w:tcW w:w="421" w:type="pct"/>
                <w:shd w:val="clear" w:color="auto" w:fill="auto"/>
                <w:vAlign w:val="center"/>
                <w:hideMark/>
              </w:tcPr>
            </w:tcPrChange>
          </w:tcPr>
          <w:p w14:paraId="50FBCF04" w14:textId="2D5A139F" w:rsidR="00447E13" w:rsidRPr="00B053AF" w:rsidRDefault="00447E13">
            <w:pPr>
              <w:widowControl w:val="0"/>
              <w:spacing w:before="120" w:after="120"/>
              <w:jc w:val="both"/>
              <w:rPr>
                <w:i/>
                <w:iCs/>
                <w:color w:val="000000"/>
                <w:sz w:val="22"/>
                <w:szCs w:val="22"/>
                <w:rPrChange w:id="28774" w:author="James Vu" w:date="2024-04-18T23:50:00Z">
                  <w:rPr>
                    <w:i/>
                    <w:iCs/>
                    <w:color w:val="000000"/>
                    <w:sz w:val="26"/>
                    <w:szCs w:val="26"/>
                  </w:rPr>
                </w:rPrChange>
              </w:rPr>
              <w:pPrChange w:id="28775" w:author="James Vu" w:date="2024-04-18T22:33:00Z">
                <w:pPr>
                  <w:widowControl w:val="0"/>
                  <w:spacing w:before="120" w:after="120"/>
                  <w:jc w:val="right"/>
                </w:pPr>
              </w:pPrChange>
            </w:pPr>
            <w:r w:rsidRPr="00B053AF">
              <w:rPr>
                <w:i/>
                <w:iCs/>
                <w:color w:val="000000"/>
                <w:sz w:val="22"/>
                <w:szCs w:val="22"/>
                <w:rPrChange w:id="28776" w:author="James Vu" w:date="2024-04-18T23:50:00Z">
                  <w:rPr>
                    <w:i/>
                    <w:iCs/>
                    <w:color w:val="000000"/>
                    <w:sz w:val="26"/>
                    <w:szCs w:val="26"/>
                  </w:rPr>
                </w:rPrChange>
              </w:rPr>
              <w:t>724.997</w:t>
            </w:r>
          </w:p>
        </w:tc>
        <w:tc>
          <w:tcPr>
            <w:tcW w:w="498" w:type="pct"/>
            <w:shd w:val="clear" w:color="auto" w:fill="auto"/>
            <w:vAlign w:val="center"/>
            <w:hideMark/>
            <w:tcPrChange w:id="28777" w:author="James Vu" w:date="2024-04-18T23:50:00Z">
              <w:tcPr>
                <w:tcW w:w="498" w:type="pct"/>
                <w:shd w:val="clear" w:color="auto" w:fill="auto"/>
                <w:vAlign w:val="center"/>
                <w:hideMark/>
              </w:tcPr>
            </w:tcPrChange>
          </w:tcPr>
          <w:p w14:paraId="6741B8F2" w14:textId="31776E88" w:rsidR="00447E13" w:rsidRPr="00B053AF" w:rsidRDefault="00447E13">
            <w:pPr>
              <w:widowControl w:val="0"/>
              <w:spacing w:before="120" w:after="120"/>
              <w:jc w:val="both"/>
              <w:rPr>
                <w:i/>
                <w:iCs/>
                <w:color w:val="000000"/>
                <w:sz w:val="22"/>
                <w:szCs w:val="22"/>
                <w:rPrChange w:id="28778" w:author="James Vu" w:date="2024-04-18T23:50:00Z">
                  <w:rPr>
                    <w:i/>
                    <w:iCs/>
                    <w:color w:val="000000"/>
                    <w:sz w:val="26"/>
                    <w:szCs w:val="26"/>
                  </w:rPr>
                </w:rPrChange>
              </w:rPr>
              <w:pPrChange w:id="28779" w:author="James Vu" w:date="2024-04-18T22:33:00Z">
                <w:pPr>
                  <w:widowControl w:val="0"/>
                  <w:spacing w:before="120" w:after="120"/>
                  <w:jc w:val="right"/>
                </w:pPr>
              </w:pPrChange>
            </w:pPr>
            <w:r w:rsidRPr="00B053AF">
              <w:rPr>
                <w:i/>
                <w:iCs/>
                <w:color w:val="000000"/>
                <w:sz w:val="22"/>
                <w:szCs w:val="22"/>
                <w:rPrChange w:id="28780" w:author="James Vu" w:date="2024-04-18T23:50:00Z">
                  <w:rPr>
                    <w:i/>
                    <w:iCs/>
                    <w:color w:val="000000"/>
                    <w:sz w:val="26"/>
                    <w:szCs w:val="26"/>
                  </w:rPr>
                </w:rPrChange>
              </w:rPr>
              <w:t>18.350</w:t>
            </w:r>
          </w:p>
        </w:tc>
      </w:tr>
      <w:tr w:rsidR="000D7E32" w:rsidRPr="00B053AF" w14:paraId="229A23E0" w14:textId="77777777" w:rsidTr="00B053AF">
        <w:tc>
          <w:tcPr>
            <w:tcW w:w="217" w:type="pct"/>
            <w:shd w:val="clear" w:color="auto" w:fill="auto"/>
            <w:noWrap/>
            <w:vAlign w:val="center"/>
            <w:hideMark/>
            <w:tcPrChange w:id="28781" w:author="James Vu" w:date="2024-04-18T23:50:00Z">
              <w:tcPr>
                <w:tcW w:w="217" w:type="pct"/>
                <w:shd w:val="clear" w:color="auto" w:fill="auto"/>
                <w:noWrap/>
                <w:vAlign w:val="center"/>
                <w:hideMark/>
              </w:tcPr>
            </w:tcPrChange>
          </w:tcPr>
          <w:p w14:paraId="2B977B8A" w14:textId="77777777" w:rsidR="000D7E32" w:rsidRPr="00B053AF" w:rsidRDefault="000D7E32">
            <w:pPr>
              <w:widowControl w:val="0"/>
              <w:spacing w:before="120" w:after="120"/>
              <w:jc w:val="both"/>
              <w:rPr>
                <w:color w:val="000000"/>
                <w:sz w:val="22"/>
                <w:szCs w:val="22"/>
                <w:rPrChange w:id="28782" w:author="James Vu" w:date="2024-04-18T23:50:00Z">
                  <w:rPr>
                    <w:color w:val="000000"/>
                    <w:sz w:val="26"/>
                    <w:szCs w:val="26"/>
                  </w:rPr>
                </w:rPrChange>
              </w:rPr>
              <w:pPrChange w:id="28783" w:author="James Vu" w:date="2024-04-18T22:33:00Z">
                <w:pPr>
                  <w:widowControl w:val="0"/>
                  <w:spacing w:before="120" w:after="120"/>
                  <w:jc w:val="center"/>
                </w:pPr>
              </w:pPrChange>
            </w:pPr>
            <w:r w:rsidRPr="00B053AF">
              <w:rPr>
                <w:color w:val="000000"/>
                <w:sz w:val="22"/>
                <w:szCs w:val="22"/>
                <w:rPrChange w:id="28784" w:author="James Vu" w:date="2024-04-18T23:50:00Z">
                  <w:rPr>
                    <w:color w:val="000000"/>
                    <w:sz w:val="26"/>
                    <w:szCs w:val="26"/>
                  </w:rPr>
                </w:rPrChange>
              </w:rPr>
              <w:t>6</w:t>
            </w:r>
          </w:p>
        </w:tc>
        <w:tc>
          <w:tcPr>
            <w:tcW w:w="490" w:type="pct"/>
            <w:shd w:val="clear" w:color="auto" w:fill="auto"/>
            <w:vAlign w:val="center"/>
            <w:hideMark/>
            <w:tcPrChange w:id="28785" w:author="James Vu" w:date="2024-04-18T23:50:00Z">
              <w:tcPr>
                <w:tcW w:w="490" w:type="pct"/>
                <w:shd w:val="clear" w:color="auto" w:fill="auto"/>
                <w:vAlign w:val="center"/>
                <w:hideMark/>
              </w:tcPr>
            </w:tcPrChange>
          </w:tcPr>
          <w:p w14:paraId="6D6B158D" w14:textId="77777777" w:rsidR="000D7E32" w:rsidRPr="00B053AF" w:rsidRDefault="000D7E32">
            <w:pPr>
              <w:widowControl w:val="0"/>
              <w:spacing w:before="120" w:after="120"/>
              <w:jc w:val="both"/>
              <w:rPr>
                <w:color w:val="000000"/>
                <w:sz w:val="22"/>
                <w:szCs w:val="22"/>
                <w:rPrChange w:id="28786" w:author="James Vu" w:date="2024-04-18T23:50:00Z">
                  <w:rPr>
                    <w:color w:val="000000"/>
                    <w:sz w:val="26"/>
                    <w:szCs w:val="26"/>
                  </w:rPr>
                </w:rPrChange>
              </w:rPr>
              <w:pPrChange w:id="28787" w:author="James Vu" w:date="2024-04-18T22:33:00Z">
                <w:pPr>
                  <w:widowControl w:val="0"/>
                  <w:spacing w:before="120" w:after="120"/>
                  <w:jc w:val="center"/>
                </w:pPr>
              </w:pPrChange>
            </w:pPr>
            <w:r w:rsidRPr="00B053AF">
              <w:rPr>
                <w:color w:val="000000"/>
                <w:sz w:val="22"/>
                <w:szCs w:val="22"/>
                <w:rPrChange w:id="28788" w:author="James Vu" w:date="2024-04-18T23:50:00Z">
                  <w:rPr>
                    <w:color w:val="000000"/>
                    <w:sz w:val="26"/>
                    <w:szCs w:val="26"/>
                  </w:rPr>
                </w:rPrChange>
              </w:rPr>
              <w:t>01.02.08.01.1</w:t>
            </w:r>
          </w:p>
        </w:tc>
        <w:tc>
          <w:tcPr>
            <w:tcW w:w="1039" w:type="pct"/>
            <w:shd w:val="clear" w:color="auto" w:fill="auto"/>
            <w:hideMark/>
            <w:tcPrChange w:id="28789" w:author="James Vu" w:date="2024-04-18T23:50:00Z">
              <w:tcPr>
                <w:tcW w:w="1039" w:type="pct"/>
                <w:shd w:val="clear" w:color="auto" w:fill="auto"/>
                <w:hideMark/>
              </w:tcPr>
            </w:tcPrChange>
          </w:tcPr>
          <w:p w14:paraId="4026B9CF" w14:textId="77777777" w:rsidR="000D7E32" w:rsidRPr="00B053AF" w:rsidRDefault="000D7E32">
            <w:pPr>
              <w:widowControl w:val="0"/>
              <w:spacing w:before="120" w:after="120"/>
              <w:jc w:val="both"/>
              <w:rPr>
                <w:color w:val="000000"/>
                <w:sz w:val="22"/>
                <w:szCs w:val="22"/>
                <w:rPrChange w:id="28790" w:author="James Vu" w:date="2024-04-18T23:50:00Z">
                  <w:rPr>
                    <w:color w:val="000000"/>
                    <w:sz w:val="26"/>
                    <w:szCs w:val="26"/>
                  </w:rPr>
                </w:rPrChange>
              </w:rPr>
              <w:pPrChange w:id="28791" w:author="James Vu" w:date="2024-04-18T22:33:00Z">
                <w:pPr>
                  <w:widowControl w:val="0"/>
                  <w:spacing w:before="120" w:after="120"/>
                </w:pPr>
              </w:pPrChange>
            </w:pPr>
            <w:r w:rsidRPr="00B053AF">
              <w:rPr>
                <w:color w:val="000000"/>
                <w:sz w:val="22"/>
                <w:szCs w:val="22"/>
                <w:rPrChange w:id="28792" w:author="James Vu" w:date="2024-04-18T23:50:00Z">
                  <w:rPr>
                    <w:color w:val="000000"/>
                    <w:sz w:val="26"/>
                    <w:szCs w:val="26"/>
                  </w:rPr>
                </w:rPrChange>
              </w:rPr>
              <w:t>Lắp đặt tủ máy chủ (Tủ rack 42U)</w:t>
            </w:r>
          </w:p>
        </w:tc>
        <w:tc>
          <w:tcPr>
            <w:tcW w:w="290" w:type="pct"/>
            <w:shd w:val="clear" w:color="auto" w:fill="auto"/>
            <w:vAlign w:val="center"/>
            <w:hideMark/>
            <w:tcPrChange w:id="28793" w:author="James Vu" w:date="2024-04-18T23:50:00Z">
              <w:tcPr>
                <w:tcW w:w="290" w:type="pct"/>
                <w:shd w:val="clear" w:color="auto" w:fill="auto"/>
                <w:vAlign w:val="center"/>
                <w:hideMark/>
              </w:tcPr>
            </w:tcPrChange>
          </w:tcPr>
          <w:p w14:paraId="28B31025" w14:textId="77777777" w:rsidR="000D7E32" w:rsidRPr="00B053AF" w:rsidRDefault="000D7E32">
            <w:pPr>
              <w:widowControl w:val="0"/>
              <w:spacing w:before="120" w:after="120"/>
              <w:jc w:val="both"/>
              <w:rPr>
                <w:color w:val="000000"/>
                <w:sz w:val="22"/>
                <w:szCs w:val="22"/>
                <w:rPrChange w:id="28794" w:author="James Vu" w:date="2024-04-18T23:50:00Z">
                  <w:rPr>
                    <w:color w:val="000000"/>
                    <w:sz w:val="26"/>
                    <w:szCs w:val="26"/>
                  </w:rPr>
                </w:rPrChange>
              </w:rPr>
              <w:pPrChange w:id="28795" w:author="James Vu" w:date="2024-04-18T22:33:00Z">
                <w:pPr>
                  <w:widowControl w:val="0"/>
                  <w:spacing w:before="120" w:after="120"/>
                  <w:jc w:val="center"/>
                </w:pPr>
              </w:pPrChange>
            </w:pPr>
            <w:r w:rsidRPr="00B053AF">
              <w:rPr>
                <w:color w:val="000000"/>
                <w:sz w:val="22"/>
                <w:szCs w:val="22"/>
                <w:rPrChange w:id="28796" w:author="James Vu" w:date="2024-04-18T23:50:00Z">
                  <w:rPr>
                    <w:color w:val="000000"/>
                    <w:sz w:val="26"/>
                    <w:szCs w:val="26"/>
                  </w:rPr>
                </w:rPrChange>
              </w:rPr>
              <w:t>Thiết bị</w:t>
            </w:r>
          </w:p>
        </w:tc>
        <w:tc>
          <w:tcPr>
            <w:tcW w:w="441" w:type="pct"/>
            <w:shd w:val="clear" w:color="auto" w:fill="auto"/>
            <w:vAlign w:val="center"/>
            <w:hideMark/>
            <w:tcPrChange w:id="28797" w:author="James Vu" w:date="2024-04-18T23:50:00Z">
              <w:tcPr>
                <w:tcW w:w="441" w:type="pct"/>
                <w:shd w:val="clear" w:color="auto" w:fill="auto"/>
                <w:vAlign w:val="center"/>
                <w:hideMark/>
              </w:tcPr>
            </w:tcPrChange>
          </w:tcPr>
          <w:p w14:paraId="787F1C07" w14:textId="77777777" w:rsidR="000D7E32" w:rsidRPr="00B053AF" w:rsidRDefault="000D7E32">
            <w:pPr>
              <w:widowControl w:val="0"/>
              <w:spacing w:before="120" w:after="120"/>
              <w:jc w:val="both"/>
              <w:rPr>
                <w:color w:val="000000"/>
                <w:sz w:val="22"/>
                <w:szCs w:val="22"/>
                <w:rPrChange w:id="28798" w:author="James Vu" w:date="2024-04-18T23:50:00Z">
                  <w:rPr>
                    <w:color w:val="000000"/>
                    <w:sz w:val="26"/>
                    <w:szCs w:val="26"/>
                  </w:rPr>
                </w:rPrChange>
              </w:rPr>
              <w:pPrChange w:id="28799" w:author="James Vu" w:date="2024-04-18T22:33:00Z">
                <w:pPr>
                  <w:widowControl w:val="0"/>
                  <w:spacing w:before="120" w:after="120"/>
                  <w:jc w:val="center"/>
                </w:pPr>
              </w:pPrChange>
            </w:pPr>
            <w:r w:rsidRPr="00B053AF">
              <w:rPr>
                <w:color w:val="000000"/>
                <w:sz w:val="22"/>
                <w:szCs w:val="22"/>
                <w:rPrChange w:id="28800" w:author="James Vu" w:date="2024-04-18T23:50:00Z">
                  <w:rPr>
                    <w:color w:val="000000"/>
                    <w:sz w:val="26"/>
                    <w:szCs w:val="26"/>
                  </w:rPr>
                </w:rPrChange>
              </w:rPr>
              <w:t>1</w:t>
            </w:r>
          </w:p>
        </w:tc>
        <w:tc>
          <w:tcPr>
            <w:tcW w:w="343" w:type="pct"/>
            <w:shd w:val="clear" w:color="auto" w:fill="auto"/>
            <w:vAlign w:val="center"/>
            <w:hideMark/>
            <w:tcPrChange w:id="28801" w:author="James Vu" w:date="2024-04-18T23:50:00Z">
              <w:tcPr>
                <w:tcW w:w="343" w:type="pct"/>
                <w:shd w:val="clear" w:color="auto" w:fill="auto"/>
                <w:vAlign w:val="center"/>
                <w:hideMark/>
              </w:tcPr>
            </w:tcPrChange>
          </w:tcPr>
          <w:p w14:paraId="3F632869" w14:textId="5D59EC0E" w:rsidR="000D7E32" w:rsidRPr="00B053AF" w:rsidRDefault="000D7E32">
            <w:pPr>
              <w:widowControl w:val="0"/>
              <w:spacing w:before="120" w:after="120"/>
              <w:jc w:val="both"/>
              <w:rPr>
                <w:color w:val="000000"/>
                <w:sz w:val="22"/>
                <w:szCs w:val="22"/>
                <w:rPrChange w:id="28802" w:author="James Vu" w:date="2024-04-18T23:50:00Z">
                  <w:rPr>
                    <w:color w:val="000000"/>
                    <w:sz w:val="26"/>
                    <w:szCs w:val="26"/>
                  </w:rPr>
                </w:rPrChange>
              </w:rPr>
              <w:pPrChange w:id="28803" w:author="James Vu" w:date="2024-04-18T22:33:00Z">
                <w:pPr>
                  <w:widowControl w:val="0"/>
                  <w:spacing w:before="120" w:after="120"/>
                  <w:jc w:val="right"/>
                </w:pPr>
              </w:pPrChange>
            </w:pPr>
            <w:r w:rsidRPr="00B053AF">
              <w:rPr>
                <w:color w:val="000000"/>
                <w:sz w:val="22"/>
                <w:szCs w:val="22"/>
                <w:rPrChange w:id="28804" w:author="James Vu" w:date="2024-04-18T23:50:00Z">
                  <w:rPr>
                    <w:color w:val="000000"/>
                    <w:sz w:val="26"/>
                    <w:szCs w:val="26"/>
                  </w:rPr>
                </w:rPrChange>
              </w:rPr>
              <w:t>10.805</w:t>
            </w:r>
          </w:p>
        </w:tc>
        <w:tc>
          <w:tcPr>
            <w:tcW w:w="421" w:type="pct"/>
            <w:shd w:val="clear" w:color="auto" w:fill="auto"/>
            <w:vAlign w:val="center"/>
            <w:hideMark/>
            <w:tcPrChange w:id="28805" w:author="James Vu" w:date="2024-04-18T23:50:00Z">
              <w:tcPr>
                <w:tcW w:w="421" w:type="pct"/>
                <w:shd w:val="clear" w:color="auto" w:fill="auto"/>
                <w:vAlign w:val="center"/>
                <w:hideMark/>
              </w:tcPr>
            </w:tcPrChange>
          </w:tcPr>
          <w:p w14:paraId="5A122553" w14:textId="6AA86889" w:rsidR="000D7E32" w:rsidRPr="00B053AF" w:rsidRDefault="000D7E32">
            <w:pPr>
              <w:widowControl w:val="0"/>
              <w:spacing w:before="120" w:after="120"/>
              <w:jc w:val="both"/>
              <w:rPr>
                <w:color w:val="000000"/>
                <w:sz w:val="22"/>
                <w:szCs w:val="22"/>
                <w:rPrChange w:id="28806" w:author="James Vu" w:date="2024-04-18T23:50:00Z">
                  <w:rPr>
                    <w:color w:val="000000"/>
                    <w:sz w:val="26"/>
                    <w:szCs w:val="26"/>
                  </w:rPr>
                </w:rPrChange>
              </w:rPr>
              <w:pPrChange w:id="28807" w:author="James Vu" w:date="2024-04-18T22:33:00Z">
                <w:pPr>
                  <w:widowControl w:val="0"/>
                  <w:spacing w:before="120" w:after="120"/>
                  <w:jc w:val="right"/>
                </w:pPr>
              </w:pPrChange>
            </w:pPr>
            <w:r w:rsidRPr="00B053AF">
              <w:rPr>
                <w:color w:val="000000"/>
                <w:sz w:val="22"/>
                <w:szCs w:val="22"/>
                <w:rPrChange w:id="28808" w:author="James Vu" w:date="2024-04-18T23:50:00Z">
                  <w:rPr>
                    <w:color w:val="000000"/>
                    <w:sz w:val="26"/>
                    <w:szCs w:val="26"/>
                  </w:rPr>
                </w:rPrChange>
              </w:rPr>
              <w:t>141.304</w:t>
            </w:r>
          </w:p>
        </w:tc>
        <w:tc>
          <w:tcPr>
            <w:tcW w:w="498" w:type="pct"/>
            <w:shd w:val="clear" w:color="auto" w:fill="auto"/>
            <w:vAlign w:val="center"/>
            <w:hideMark/>
            <w:tcPrChange w:id="28809" w:author="James Vu" w:date="2024-04-18T23:50:00Z">
              <w:tcPr>
                <w:tcW w:w="498" w:type="pct"/>
                <w:shd w:val="clear" w:color="auto" w:fill="auto"/>
                <w:vAlign w:val="center"/>
                <w:hideMark/>
              </w:tcPr>
            </w:tcPrChange>
          </w:tcPr>
          <w:p w14:paraId="052ED18C" w14:textId="1769A34D" w:rsidR="000D7E32" w:rsidRPr="00B053AF" w:rsidRDefault="000D7E32">
            <w:pPr>
              <w:widowControl w:val="0"/>
              <w:spacing w:before="120" w:after="120"/>
              <w:jc w:val="both"/>
              <w:rPr>
                <w:color w:val="000000"/>
                <w:sz w:val="22"/>
                <w:szCs w:val="22"/>
                <w:rPrChange w:id="28810" w:author="James Vu" w:date="2024-04-18T23:50:00Z">
                  <w:rPr>
                    <w:color w:val="000000"/>
                    <w:sz w:val="26"/>
                    <w:szCs w:val="26"/>
                  </w:rPr>
                </w:rPrChange>
              </w:rPr>
              <w:pPrChange w:id="28811" w:author="James Vu" w:date="2024-04-18T22:33:00Z">
                <w:pPr>
                  <w:widowControl w:val="0"/>
                  <w:spacing w:before="120" w:after="120"/>
                  <w:jc w:val="right"/>
                </w:pPr>
              </w:pPrChange>
            </w:pPr>
            <w:r w:rsidRPr="00B053AF">
              <w:rPr>
                <w:color w:val="000000"/>
                <w:sz w:val="22"/>
                <w:szCs w:val="22"/>
                <w:rPrChange w:id="28812" w:author="James Vu" w:date="2024-04-18T23:50:00Z">
                  <w:rPr>
                    <w:color w:val="000000"/>
                    <w:sz w:val="26"/>
                    <w:szCs w:val="26"/>
                  </w:rPr>
                </w:rPrChange>
              </w:rPr>
              <w:t>109</w:t>
            </w:r>
          </w:p>
        </w:tc>
        <w:tc>
          <w:tcPr>
            <w:tcW w:w="343" w:type="pct"/>
            <w:shd w:val="clear" w:color="auto" w:fill="auto"/>
            <w:vAlign w:val="center"/>
            <w:hideMark/>
            <w:tcPrChange w:id="28813" w:author="James Vu" w:date="2024-04-18T23:50:00Z">
              <w:tcPr>
                <w:tcW w:w="343" w:type="pct"/>
                <w:shd w:val="clear" w:color="auto" w:fill="auto"/>
                <w:vAlign w:val="center"/>
                <w:hideMark/>
              </w:tcPr>
            </w:tcPrChange>
          </w:tcPr>
          <w:p w14:paraId="7029AD04" w14:textId="0A337B14" w:rsidR="000D7E32" w:rsidRPr="00B053AF" w:rsidRDefault="000D7E32">
            <w:pPr>
              <w:widowControl w:val="0"/>
              <w:spacing w:before="120" w:after="120"/>
              <w:jc w:val="both"/>
              <w:rPr>
                <w:color w:val="000000"/>
                <w:sz w:val="22"/>
                <w:szCs w:val="22"/>
                <w:rPrChange w:id="28814" w:author="James Vu" w:date="2024-04-18T23:50:00Z">
                  <w:rPr>
                    <w:color w:val="000000"/>
                    <w:sz w:val="26"/>
                    <w:szCs w:val="26"/>
                  </w:rPr>
                </w:rPrChange>
              </w:rPr>
              <w:pPrChange w:id="28815" w:author="James Vu" w:date="2024-04-18T22:33:00Z">
                <w:pPr>
                  <w:widowControl w:val="0"/>
                  <w:spacing w:before="120" w:after="120"/>
                  <w:jc w:val="right"/>
                </w:pPr>
              </w:pPrChange>
            </w:pPr>
            <w:r w:rsidRPr="00B053AF">
              <w:rPr>
                <w:color w:val="000000"/>
                <w:sz w:val="22"/>
                <w:szCs w:val="22"/>
                <w:rPrChange w:id="28816" w:author="James Vu" w:date="2024-04-18T23:50:00Z">
                  <w:rPr>
                    <w:color w:val="000000"/>
                    <w:sz w:val="26"/>
                    <w:szCs w:val="26"/>
                  </w:rPr>
                </w:rPrChange>
              </w:rPr>
              <w:t>10.805</w:t>
            </w:r>
          </w:p>
        </w:tc>
        <w:tc>
          <w:tcPr>
            <w:tcW w:w="421" w:type="pct"/>
            <w:shd w:val="clear" w:color="auto" w:fill="auto"/>
            <w:vAlign w:val="center"/>
            <w:hideMark/>
            <w:tcPrChange w:id="28817" w:author="James Vu" w:date="2024-04-18T23:50:00Z">
              <w:tcPr>
                <w:tcW w:w="421" w:type="pct"/>
                <w:shd w:val="clear" w:color="auto" w:fill="auto"/>
                <w:vAlign w:val="center"/>
                <w:hideMark/>
              </w:tcPr>
            </w:tcPrChange>
          </w:tcPr>
          <w:p w14:paraId="09DF6566" w14:textId="0FD68CEE" w:rsidR="000D7E32" w:rsidRPr="00B053AF" w:rsidRDefault="000D7E32">
            <w:pPr>
              <w:widowControl w:val="0"/>
              <w:spacing w:before="120" w:after="120"/>
              <w:jc w:val="both"/>
              <w:rPr>
                <w:color w:val="000000"/>
                <w:sz w:val="22"/>
                <w:szCs w:val="22"/>
                <w:rPrChange w:id="28818" w:author="James Vu" w:date="2024-04-18T23:50:00Z">
                  <w:rPr>
                    <w:color w:val="000000"/>
                    <w:sz w:val="26"/>
                    <w:szCs w:val="26"/>
                  </w:rPr>
                </w:rPrChange>
              </w:rPr>
              <w:pPrChange w:id="28819" w:author="James Vu" w:date="2024-04-18T22:33:00Z">
                <w:pPr>
                  <w:widowControl w:val="0"/>
                  <w:spacing w:before="120" w:after="120"/>
                  <w:jc w:val="right"/>
                </w:pPr>
              </w:pPrChange>
            </w:pPr>
            <w:r w:rsidRPr="00B053AF">
              <w:rPr>
                <w:color w:val="000000"/>
                <w:sz w:val="22"/>
                <w:szCs w:val="22"/>
                <w:rPrChange w:id="28820" w:author="James Vu" w:date="2024-04-18T23:50:00Z">
                  <w:rPr>
                    <w:color w:val="000000"/>
                    <w:sz w:val="26"/>
                    <w:szCs w:val="26"/>
                  </w:rPr>
                </w:rPrChange>
              </w:rPr>
              <w:t>141.304</w:t>
            </w:r>
          </w:p>
        </w:tc>
        <w:tc>
          <w:tcPr>
            <w:tcW w:w="498" w:type="pct"/>
            <w:shd w:val="clear" w:color="auto" w:fill="auto"/>
            <w:vAlign w:val="center"/>
            <w:hideMark/>
            <w:tcPrChange w:id="28821" w:author="James Vu" w:date="2024-04-18T23:50:00Z">
              <w:tcPr>
                <w:tcW w:w="498" w:type="pct"/>
                <w:shd w:val="clear" w:color="auto" w:fill="auto"/>
                <w:vAlign w:val="center"/>
                <w:hideMark/>
              </w:tcPr>
            </w:tcPrChange>
          </w:tcPr>
          <w:p w14:paraId="5A419FBE" w14:textId="70F64E27" w:rsidR="000D7E32" w:rsidRPr="00B053AF" w:rsidRDefault="000D7E32">
            <w:pPr>
              <w:widowControl w:val="0"/>
              <w:spacing w:before="120" w:after="120"/>
              <w:jc w:val="both"/>
              <w:rPr>
                <w:color w:val="000000"/>
                <w:sz w:val="22"/>
                <w:szCs w:val="22"/>
                <w:rPrChange w:id="28822" w:author="James Vu" w:date="2024-04-18T23:50:00Z">
                  <w:rPr>
                    <w:color w:val="000000"/>
                    <w:sz w:val="26"/>
                    <w:szCs w:val="26"/>
                  </w:rPr>
                </w:rPrChange>
              </w:rPr>
              <w:pPrChange w:id="28823" w:author="James Vu" w:date="2024-04-18T22:33:00Z">
                <w:pPr>
                  <w:widowControl w:val="0"/>
                  <w:spacing w:before="120" w:after="120"/>
                  <w:jc w:val="right"/>
                </w:pPr>
              </w:pPrChange>
            </w:pPr>
            <w:r w:rsidRPr="00B053AF">
              <w:rPr>
                <w:color w:val="000000"/>
                <w:sz w:val="22"/>
                <w:szCs w:val="22"/>
                <w:rPrChange w:id="28824" w:author="James Vu" w:date="2024-04-18T23:50:00Z">
                  <w:rPr>
                    <w:color w:val="000000"/>
                    <w:sz w:val="26"/>
                    <w:szCs w:val="26"/>
                  </w:rPr>
                </w:rPrChange>
              </w:rPr>
              <w:t>109</w:t>
            </w:r>
          </w:p>
        </w:tc>
      </w:tr>
      <w:tr w:rsidR="00447E13" w:rsidRPr="00B053AF" w14:paraId="482ECA1F" w14:textId="77777777" w:rsidTr="00B053AF">
        <w:tc>
          <w:tcPr>
            <w:tcW w:w="217" w:type="pct"/>
            <w:shd w:val="clear" w:color="auto" w:fill="auto"/>
            <w:noWrap/>
            <w:vAlign w:val="center"/>
            <w:hideMark/>
            <w:tcPrChange w:id="28825" w:author="James Vu" w:date="2024-04-18T23:50:00Z">
              <w:tcPr>
                <w:tcW w:w="217" w:type="pct"/>
                <w:shd w:val="clear" w:color="auto" w:fill="auto"/>
                <w:noWrap/>
                <w:vAlign w:val="center"/>
                <w:hideMark/>
              </w:tcPr>
            </w:tcPrChange>
          </w:tcPr>
          <w:p w14:paraId="0E5F18C7" w14:textId="77777777" w:rsidR="00447E13" w:rsidRPr="00B053AF" w:rsidRDefault="00447E13">
            <w:pPr>
              <w:widowControl w:val="0"/>
              <w:spacing w:before="120" w:after="120"/>
              <w:jc w:val="both"/>
              <w:rPr>
                <w:color w:val="000000"/>
                <w:sz w:val="22"/>
                <w:szCs w:val="22"/>
                <w:rPrChange w:id="28826" w:author="James Vu" w:date="2024-04-18T23:50:00Z">
                  <w:rPr>
                    <w:color w:val="000000"/>
                    <w:sz w:val="26"/>
                    <w:szCs w:val="26"/>
                  </w:rPr>
                </w:rPrChange>
              </w:rPr>
              <w:pPrChange w:id="28827" w:author="James Vu" w:date="2024-04-18T22:33:00Z">
                <w:pPr>
                  <w:widowControl w:val="0"/>
                  <w:spacing w:before="120" w:after="120"/>
                  <w:jc w:val="center"/>
                </w:pPr>
              </w:pPrChange>
            </w:pPr>
            <w:r w:rsidRPr="00B053AF">
              <w:rPr>
                <w:color w:val="000000"/>
                <w:sz w:val="22"/>
                <w:szCs w:val="22"/>
                <w:rPrChange w:id="28828" w:author="James Vu" w:date="2024-04-18T23:50:00Z">
                  <w:rPr>
                    <w:color w:val="000000"/>
                    <w:sz w:val="26"/>
                    <w:szCs w:val="26"/>
                  </w:rPr>
                </w:rPrChange>
              </w:rPr>
              <w:t>7</w:t>
            </w:r>
          </w:p>
        </w:tc>
        <w:tc>
          <w:tcPr>
            <w:tcW w:w="490" w:type="pct"/>
            <w:shd w:val="clear" w:color="auto" w:fill="auto"/>
            <w:vAlign w:val="center"/>
            <w:hideMark/>
            <w:tcPrChange w:id="28829" w:author="James Vu" w:date="2024-04-18T23:50:00Z">
              <w:tcPr>
                <w:tcW w:w="490" w:type="pct"/>
                <w:shd w:val="clear" w:color="auto" w:fill="auto"/>
                <w:vAlign w:val="center"/>
                <w:hideMark/>
              </w:tcPr>
            </w:tcPrChange>
          </w:tcPr>
          <w:p w14:paraId="714639F2" w14:textId="77777777" w:rsidR="00447E13" w:rsidRPr="00B053AF" w:rsidRDefault="00447E13">
            <w:pPr>
              <w:widowControl w:val="0"/>
              <w:spacing w:before="120" w:after="120"/>
              <w:jc w:val="both"/>
              <w:rPr>
                <w:color w:val="000000"/>
                <w:sz w:val="22"/>
                <w:szCs w:val="22"/>
                <w:rPrChange w:id="28830" w:author="James Vu" w:date="2024-04-18T23:50:00Z">
                  <w:rPr>
                    <w:color w:val="000000"/>
                    <w:sz w:val="26"/>
                    <w:szCs w:val="26"/>
                  </w:rPr>
                </w:rPrChange>
              </w:rPr>
              <w:pPrChange w:id="28831" w:author="James Vu" w:date="2024-04-18T22:33:00Z">
                <w:pPr>
                  <w:widowControl w:val="0"/>
                  <w:spacing w:before="120" w:after="120"/>
                  <w:jc w:val="center"/>
                </w:pPr>
              </w:pPrChange>
            </w:pPr>
            <w:r w:rsidRPr="00B053AF">
              <w:rPr>
                <w:color w:val="000000"/>
                <w:sz w:val="22"/>
                <w:szCs w:val="22"/>
                <w:rPrChange w:id="28832" w:author="James Vu" w:date="2024-04-18T23:50:00Z">
                  <w:rPr>
                    <w:color w:val="000000"/>
                    <w:sz w:val="26"/>
                    <w:szCs w:val="26"/>
                  </w:rPr>
                </w:rPrChange>
              </w:rPr>
              <w:t>01.08.01.03</w:t>
            </w:r>
          </w:p>
        </w:tc>
        <w:tc>
          <w:tcPr>
            <w:tcW w:w="1039" w:type="pct"/>
            <w:shd w:val="clear" w:color="auto" w:fill="auto"/>
            <w:hideMark/>
            <w:tcPrChange w:id="28833" w:author="James Vu" w:date="2024-04-18T23:50:00Z">
              <w:tcPr>
                <w:tcW w:w="1039" w:type="pct"/>
                <w:shd w:val="clear" w:color="auto" w:fill="auto"/>
                <w:hideMark/>
              </w:tcPr>
            </w:tcPrChange>
          </w:tcPr>
          <w:p w14:paraId="2E29E6D6" w14:textId="77777777" w:rsidR="00447E13" w:rsidRPr="00B053AF" w:rsidRDefault="00447E13">
            <w:pPr>
              <w:widowControl w:val="0"/>
              <w:spacing w:before="120" w:after="120"/>
              <w:jc w:val="both"/>
              <w:rPr>
                <w:color w:val="000000"/>
                <w:sz w:val="22"/>
                <w:szCs w:val="22"/>
                <w:rPrChange w:id="28834" w:author="James Vu" w:date="2024-04-18T23:50:00Z">
                  <w:rPr>
                    <w:color w:val="000000"/>
                    <w:sz w:val="26"/>
                    <w:szCs w:val="26"/>
                  </w:rPr>
                </w:rPrChange>
              </w:rPr>
              <w:pPrChange w:id="28835" w:author="James Vu" w:date="2024-04-18T22:33:00Z">
                <w:pPr>
                  <w:widowControl w:val="0"/>
                  <w:spacing w:before="120" w:after="120"/>
                </w:pPr>
              </w:pPrChange>
            </w:pPr>
            <w:r w:rsidRPr="00B053AF">
              <w:rPr>
                <w:color w:val="000000"/>
                <w:sz w:val="22"/>
                <w:szCs w:val="22"/>
                <w:rPrChange w:id="28836" w:author="James Vu" w:date="2024-04-18T23:50:00Z">
                  <w:rPr>
                    <w:color w:val="000000"/>
                    <w:sz w:val="26"/>
                    <w:szCs w:val="26"/>
                  </w:rPr>
                </w:rPrChange>
              </w:rPr>
              <w:t>Lắp đặt và cài đặt FW cho doanh nghiệp lớn (Enterprise và Carrier)</w:t>
            </w:r>
          </w:p>
        </w:tc>
        <w:tc>
          <w:tcPr>
            <w:tcW w:w="290" w:type="pct"/>
            <w:shd w:val="clear" w:color="auto" w:fill="auto"/>
            <w:vAlign w:val="center"/>
            <w:hideMark/>
            <w:tcPrChange w:id="28837" w:author="James Vu" w:date="2024-04-18T23:50:00Z">
              <w:tcPr>
                <w:tcW w:w="290" w:type="pct"/>
                <w:shd w:val="clear" w:color="auto" w:fill="auto"/>
                <w:vAlign w:val="center"/>
                <w:hideMark/>
              </w:tcPr>
            </w:tcPrChange>
          </w:tcPr>
          <w:p w14:paraId="18896534" w14:textId="77777777" w:rsidR="00447E13" w:rsidRPr="00B053AF" w:rsidRDefault="00447E13">
            <w:pPr>
              <w:widowControl w:val="0"/>
              <w:spacing w:before="120" w:after="120"/>
              <w:jc w:val="both"/>
              <w:rPr>
                <w:color w:val="000000"/>
                <w:sz w:val="22"/>
                <w:szCs w:val="22"/>
                <w:rPrChange w:id="28838" w:author="James Vu" w:date="2024-04-18T23:50:00Z">
                  <w:rPr>
                    <w:color w:val="000000"/>
                    <w:sz w:val="26"/>
                    <w:szCs w:val="26"/>
                  </w:rPr>
                </w:rPrChange>
              </w:rPr>
              <w:pPrChange w:id="28839" w:author="James Vu" w:date="2024-04-18T22:33:00Z">
                <w:pPr>
                  <w:widowControl w:val="0"/>
                  <w:spacing w:before="120" w:after="120"/>
                  <w:jc w:val="center"/>
                </w:pPr>
              </w:pPrChange>
            </w:pPr>
            <w:r w:rsidRPr="00B053AF">
              <w:rPr>
                <w:color w:val="000000"/>
                <w:sz w:val="22"/>
                <w:szCs w:val="22"/>
                <w:rPrChange w:id="28840" w:author="James Vu" w:date="2024-04-18T23:50:00Z">
                  <w:rPr>
                    <w:color w:val="000000"/>
                    <w:sz w:val="26"/>
                    <w:szCs w:val="26"/>
                  </w:rPr>
                </w:rPrChange>
              </w:rPr>
              <w:t> </w:t>
            </w:r>
          </w:p>
        </w:tc>
        <w:tc>
          <w:tcPr>
            <w:tcW w:w="441" w:type="pct"/>
            <w:shd w:val="clear" w:color="auto" w:fill="auto"/>
            <w:vAlign w:val="center"/>
            <w:hideMark/>
            <w:tcPrChange w:id="28841" w:author="James Vu" w:date="2024-04-18T23:50:00Z">
              <w:tcPr>
                <w:tcW w:w="441" w:type="pct"/>
                <w:shd w:val="clear" w:color="auto" w:fill="auto"/>
                <w:vAlign w:val="center"/>
                <w:hideMark/>
              </w:tcPr>
            </w:tcPrChange>
          </w:tcPr>
          <w:p w14:paraId="69FC3DFA" w14:textId="720577F3" w:rsidR="00447E13" w:rsidRPr="00B053AF" w:rsidRDefault="00447E13">
            <w:pPr>
              <w:widowControl w:val="0"/>
              <w:spacing w:before="120" w:after="120"/>
              <w:jc w:val="both"/>
              <w:rPr>
                <w:color w:val="000000"/>
                <w:sz w:val="22"/>
                <w:szCs w:val="22"/>
                <w:rPrChange w:id="28842" w:author="James Vu" w:date="2024-04-18T23:50:00Z">
                  <w:rPr>
                    <w:color w:val="000000"/>
                    <w:sz w:val="26"/>
                    <w:szCs w:val="26"/>
                  </w:rPr>
                </w:rPrChange>
              </w:rPr>
              <w:pPrChange w:id="28843" w:author="James Vu" w:date="2024-04-18T22:33:00Z">
                <w:pPr>
                  <w:widowControl w:val="0"/>
                  <w:spacing w:before="120" w:after="120"/>
                  <w:jc w:val="center"/>
                </w:pPr>
              </w:pPrChange>
            </w:pPr>
          </w:p>
        </w:tc>
        <w:tc>
          <w:tcPr>
            <w:tcW w:w="343" w:type="pct"/>
            <w:shd w:val="clear" w:color="auto" w:fill="auto"/>
            <w:vAlign w:val="center"/>
            <w:hideMark/>
            <w:tcPrChange w:id="28844" w:author="James Vu" w:date="2024-04-18T23:50:00Z">
              <w:tcPr>
                <w:tcW w:w="343" w:type="pct"/>
                <w:shd w:val="clear" w:color="auto" w:fill="auto"/>
                <w:vAlign w:val="center"/>
                <w:hideMark/>
              </w:tcPr>
            </w:tcPrChange>
          </w:tcPr>
          <w:p w14:paraId="0CE2819B" w14:textId="0716DC44" w:rsidR="00447E13" w:rsidRPr="00B053AF" w:rsidRDefault="00447E13">
            <w:pPr>
              <w:widowControl w:val="0"/>
              <w:spacing w:before="120" w:after="120"/>
              <w:jc w:val="both"/>
              <w:rPr>
                <w:color w:val="000000"/>
                <w:sz w:val="22"/>
                <w:szCs w:val="22"/>
                <w:rPrChange w:id="28845" w:author="James Vu" w:date="2024-04-18T23:50:00Z">
                  <w:rPr>
                    <w:color w:val="000000"/>
                    <w:sz w:val="26"/>
                    <w:szCs w:val="26"/>
                  </w:rPr>
                </w:rPrChange>
              </w:rPr>
              <w:pPrChange w:id="28846" w:author="James Vu" w:date="2024-04-18T22:33:00Z">
                <w:pPr>
                  <w:widowControl w:val="0"/>
                  <w:spacing w:before="120" w:after="120"/>
                  <w:jc w:val="right"/>
                </w:pPr>
              </w:pPrChange>
            </w:pPr>
          </w:p>
        </w:tc>
        <w:tc>
          <w:tcPr>
            <w:tcW w:w="421" w:type="pct"/>
            <w:shd w:val="clear" w:color="auto" w:fill="auto"/>
            <w:vAlign w:val="center"/>
            <w:hideMark/>
            <w:tcPrChange w:id="28847" w:author="James Vu" w:date="2024-04-18T23:50:00Z">
              <w:tcPr>
                <w:tcW w:w="421" w:type="pct"/>
                <w:shd w:val="clear" w:color="auto" w:fill="auto"/>
                <w:vAlign w:val="center"/>
                <w:hideMark/>
              </w:tcPr>
            </w:tcPrChange>
          </w:tcPr>
          <w:p w14:paraId="6892CC5B" w14:textId="130CDD12" w:rsidR="00447E13" w:rsidRPr="00B053AF" w:rsidRDefault="00447E13">
            <w:pPr>
              <w:widowControl w:val="0"/>
              <w:spacing w:before="120" w:after="120"/>
              <w:jc w:val="both"/>
              <w:rPr>
                <w:color w:val="000000"/>
                <w:sz w:val="22"/>
                <w:szCs w:val="22"/>
                <w:rPrChange w:id="28848" w:author="James Vu" w:date="2024-04-18T23:50:00Z">
                  <w:rPr>
                    <w:color w:val="000000"/>
                    <w:sz w:val="26"/>
                    <w:szCs w:val="26"/>
                  </w:rPr>
                </w:rPrChange>
              </w:rPr>
              <w:pPrChange w:id="28849" w:author="James Vu" w:date="2024-04-18T22:33:00Z">
                <w:pPr>
                  <w:widowControl w:val="0"/>
                  <w:spacing w:before="120" w:after="120"/>
                  <w:jc w:val="right"/>
                </w:pPr>
              </w:pPrChange>
            </w:pPr>
          </w:p>
        </w:tc>
        <w:tc>
          <w:tcPr>
            <w:tcW w:w="498" w:type="pct"/>
            <w:shd w:val="clear" w:color="auto" w:fill="auto"/>
            <w:vAlign w:val="center"/>
            <w:hideMark/>
            <w:tcPrChange w:id="28850" w:author="James Vu" w:date="2024-04-18T23:50:00Z">
              <w:tcPr>
                <w:tcW w:w="498" w:type="pct"/>
                <w:shd w:val="clear" w:color="auto" w:fill="auto"/>
                <w:vAlign w:val="center"/>
                <w:hideMark/>
              </w:tcPr>
            </w:tcPrChange>
          </w:tcPr>
          <w:p w14:paraId="62B6AFF9" w14:textId="6F89B023" w:rsidR="00447E13" w:rsidRPr="00B053AF" w:rsidRDefault="00447E13">
            <w:pPr>
              <w:widowControl w:val="0"/>
              <w:spacing w:before="120" w:after="120"/>
              <w:jc w:val="both"/>
              <w:rPr>
                <w:color w:val="000000"/>
                <w:sz w:val="22"/>
                <w:szCs w:val="22"/>
                <w:rPrChange w:id="28851" w:author="James Vu" w:date="2024-04-18T23:50:00Z">
                  <w:rPr>
                    <w:color w:val="000000"/>
                    <w:sz w:val="26"/>
                    <w:szCs w:val="26"/>
                  </w:rPr>
                </w:rPrChange>
              </w:rPr>
              <w:pPrChange w:id="28852" w:author="James Vu" w:date="2024-04-18T22:33:00Z">
                <w:pPr>
                  <w:widowControl w:val="0"/>
                  <w:spacing w:before="120" w:after="120"/>
                  <w:jc w:val="right"/>
                </w:pPr>
              </w:pPrChange>
            </w:pPr>
          </w:p>
        </w:tc>
        <w:tc>
          <w:tcPr>
            <w:tcW w:w="343" w:type="pct"/>
            <w:shd w:val="clear" w:color="auto" w:fill="auto"/>
            <w:vAlign w:val="center"/>
            <w:hideMark/>
            <w:tcPrChange w:id="28853" w:author="James Vu" w:date="2024-04-18T23:50:00Z">
              <w:tcPr>
                <w:tcW w:w="343" w:type="pct"/>
                <w:shd w:val="clear" w:color="auto" w:fill="auto"/>
                <w:vAlign w:val="center"/>
                <w:hideMark/>
              </w:tcPr>
            </w:tcPrChange>
          </w:tcPr>
          <w:p w14:paraId="1589D966" w14:textId="2D411F73" w:rsidR="00447E13" w:rsidRPr="00B053AF" w:rsidRDefault="00447E13">
            <w:pPr>
              <w:widowControl w:val="0"/>
              <w:spacing w:before="120" w:after="120"/>
              <w:jc w:val="both"/>
              <w:rPr>
                <w:color w:val="000000"/>
                <w:sz w:val="22"/>
                <w:szCs w:val="22"/>
                <w:rPrChange w:id="28854" w:author="James Vu" w:date="2024-04-18T23:50:00Z">
                  <w:rPr>
                    <w:color w:val="000000"/>
                    <w:sz w:val="26"/>
                    <w:szCs w:val="26"/>
                  </w:rPr>
                </w:rPrChange>
              </w:rPr>
              <w:pPrChange w:id="28855" w:author="James Vu" w:date="2024-04-18T22:33:00Z">
                <w:pPr>
                  <w:widowControl w:val="0"/>
                  <w:spacing w:before="120" w:after="120"/>
                  <w:jc w:val="right"/>
                </w:pPr>
              </w:pPrChange>
            </w:pPr>
            <w:r w:rsidRPr="00B053AF">
              <w:rPr>
                <w:color w:val="000000"/>
                <w:sz w:val="22"/>
                <w:szCs w:val="22"/>
                <w:rPrChange w:id="28856" w:author="James Vu" w:date="2024-04-18T23:50:00Z">
                  <w:rPr>
                    <w:color w:val="000000"/>
                    <w:sz w:val="26"/>
                    <w:szCs w:val="26"/>
                  </w:rPr>
                </w:rPrChange>
              </w:rPr>
              <w:t>11.739</w:t>
            </w:r>
          </w:p>
        </w:tc>
        <w:tc>
          <w:tcPr>
            <w:tcW w:w="421" w:type="pct"/>
            <w:shd w:val="clear" w:color="auto" w:fill="auto"/>
            <w:vAlign w:val="center"/>
            <w:hideMark/>
            <w:tcPrChange w:id="28857" w:author="James Vu" w:date="2024-04-18T23:50:00Z">
              <w:tcPr>
                <w:tcW w:w="421" w:type="pct"/>
                <w:shd w:val="clear" w:color="auto" w:fill="auto"/>
                <w:vAlign w:val="center"/>
                <w:hideMark/>
              </w:tcPr>
            </w:tcPrChange>
          </w:tcPr>
          <w:p w14:paraId="6465CDC8" w14:textId="2959D564" w:rsidR="00447E13" w:rsidRPr="00B053AF" w:rsidRDefault="00447E13">
            <w:pPr>
              <w:widowControl w:val="0"/>
              <w:spacing w:before="120" w:after="120"/>
              <w:jc w:val="both"/>
              <w:rPr>
                <w:color w:val="000000"/>
                <w:sz w:val="22"/>
                <w:szCs w:val="22"/>
                <w:rPrChange w:id="28858" w:author="James Vu" w:date="2024-04-18T23:50:00Z">
                  <w:rPr>
                    <w:color w:val="000000"/>
                    <w:sz w:val="26"/>
                    <w:szCs w:val="26"/>
                  </w:rPr>
                </w:rPrChange>
              </w:rPr>
              <w:pPrChange w:id="28859" w:author="James Vu" w:date="2024-04-18T22:33:00Z">
                <w:pPr>
                  <w:widowControl w:val="0"/>
                  <w:spacing w:before="120" w:after="120"/>
                  <w:jc w:val="right"/>
                </w:pPr>
              </w:pPrChange>
            </w:pPr>
            <w:r w:rsidRPr="00B053AF">
              <w:rPr>
                <w:color w:val="000000"/>
                <w:sz w:val="22"/>
                <w:szCs w:val="22"/>
                <w:rPrChange w:id="28860" w:author="James Vu" w:date="2024-04-18T23:50:00Z">
                  <w:rPr>
                    <w:color w:val="000000"/>
                    <w:sz w:val="26"/>
                    <w:szCs w:val="26"/>
                  </w:rPr>
                </w:rPrChange>
              </w:rPr>
              <w:t>1.910.207</w:t>
            </w:r>
          </w:p>
        </w:tc>
        <w:tc>
          <w:tcPr>
            <w:tcW w:w="498" w:type="pct"/>
            <w:shd w:val="clear" w:color="auto" w:fill="auto"/>
            <w:vAlign w:val="center"/>
            <w:hideMark/>
            <w:tcPrChange w:id="28861" w:author="James Vu" w:date="2024-04-18T23:50:00Z">
              <w:tcPr>
                <w:tcW w:w="498" w:type="pct"/>
                <w:shd w:val="clear" w:color="auto" w:fill="auto"/>
                <w:vAlign w:val="center"/>
                <w:hideMark/>
              </w:tcPr>
            </w:tcPrChange>
          </w:tcPr>
          <w:p w14:paraId="3094668C" w14:textId="48647952" w:rsidR="00447E13" w:rsidRPr="00B053AF" w:rsidRDefault="00447E13">
            <w:pPr>
              <w:widowControl w:val="0"/>
              <w:spacing w:before="120" w:after="120"/>
              <w:jc w:val="both"/>
              <w:rPr>
                <w:color w:val="000000"/>
                <w:sz w:val="22"/>
                <w:szCs w:val="22"/>
                <w:rPrChange w:id="28862" w:author="James Vu" w:date="2024-04-18T23:50:00Z">
                  <w:rPr>
                    <w:color w:val="000000"/>
                    <w:sz w:val="26"/>
                    <w:szCs w:val="26"/>
                  </w:rPr>
                </w:rPrChange>
              </w:rPr>
              <w:pPrChange w:id="28863" w:author="James Vu" w:date="2024-04-18T22:33:00Z">
                <w:pPr>
                  <w:widowControl w:val="0"/>
                  <w:spacing w:before="120" w:after="120"/>
                  <w:jc w:val="right"/>
                </w:pPr>
              </w:pPrChange>
            </w:pPr>
            <w:r w:rsidRPr="00B053AF">
              <w:rPr>
                <w:color w:val="000000"/>
                <w:sz w:val="22"/>
                <w:szCs w:val="22"/>
                <w:rPrChange w:id="28864" w:author="James Vu" w:date="2024-04-18T23:50:00Z">
                  <w:rPr>
                    <w:color w:val="000000"/>
                    <w:sz w:val="26"/>
                    <w:szCs w:val="26"/>
                  </w:rPr>
                </w:rPrChange>
              </w:rPr>
              <w:t>22.020</w:t>
            </w:r>
          </w:p>
        </w:tc>
      </w:tr>
      <w:tr w:rsidR="00447E13" w:rsidRPr="00B053AF" w14:paraId="76AD46ED" w14:textId="77777777" w:rsidTr="00B053AF">
        <w:tc>
          <w:tcPr>
            <w:tcW w:w="217" w:type="pct"/>
            <w:shd w:val="clear" w:color="auto" w:fill="auto"/>
            <w:noWrap/>
            <w:vAlign w:val="center"/>
            <w:hideMark/>
            <w:tcPrChange w:id="28865" w:author="James Vu" w:date="2024-04-18T23:50:00Z">
              <w:tcPr>
                <w:tcW w:w="217" w:type="pct"/>
                <w:shd w:val="clear" w:color="auto" w:fill="auto"/>
                <w:noWrap/>
                <w:vAlign w:val="center"/>
                <w:hideMark/>
              </w:tcPr>
            </w:tcPrChange>
          </w:tcPr>
          <w:p w14:paraId="460CE91E" w14:textId="77777777" w:rsidR="00447E13" w:rsidRPr="00B053AF" w:rsidRDefault="00447E13">
            <w:pPr>
              <w:widowControl w:val="0"/>
              <w:spacing w:before="120" w:after="120"/>
              <w:jc w:val="both"/>
              <w:rPr>
                <w:i/>
                <w:iCs/>
                <w:color w:val="000000"/>
                <w:sz w:val="22"/>
                <w:szCs w:val="22"/>
                <w:rPrChange w:id="28866" w:author="James Vu" w:date="2024-04-18T23:50:00Z">
                  <w:rPr>
                    <w:i/>
                    <w:iCs/>
                    <w:color w:val="000000"/>
                    <w:sz w:val="26"/>
                    <w:szCs w:val="26"/>
                  </w:rPr>
                </w:rPrChange>
              </w:rPr>
              <w:pPrChange w:id="28867" w:author="James Vu" w:date="2024-04-18T22:33:00Z">
                <w:pPr>
                  <w:widowControl w:val="0"/>
                  <w:spacing w:before="120" w:after="120"/>
                  <w:jc w:val="center"/>
                </w:pPr>
              </w:pPrChange>
            </w:pPr>
            <w:r w:rsidRPr="00B053AF">
              <w:rPr>
                <w:i/>
                <w:iCs/>
                <w:color w:val="000000"/>
                <w:sz w:val="22"/>
                <w:szCs w:val="22"/>
                <w:rPrChange w:id="28868" w:author="James Vu" w:date="2024-04-18T23:50:00Z">
                  <w:rPr>
                    <w:i/>
                    <w:iCs/>
                    <w:color w:val="000000"/>
                    <w:sz w:val="26"/>
                    <w:szCs w:val="26"/>
                  </w:rPr>
                </w:rPrChange>
              </w:rPr>
              <w:lastRenderedPageBreak/>
              <w:t>7.1</w:t>
            </w:r>
          </w:p>
        </w:tc>
        <w:tc>
          <w:tcPr>
            <w:tcW w:w="490" w:type="pct"/>
            <w:shd w:val="clear" w:color="auto" w:fill="auto"/>
            <w:vAlign w:val="center"/>
            <w:hideMark/>
            <w:tcPrChange w:id="28869" w:author="James Vu" w:date="2024-04-18T23:50:00Z">
              <w:tcPr>
                <w:tcW w:w="490" w:type="pct"/>
                <w:shd w:val="clear" w:color="auto" w:fill="auto"/>
                <w:vAlign w:val="center"/>
                <w:hideMark/>
              </w:tcPr>
            </w:tcPrChange>
          </w:tcPr>
          <w:p w14:paraId="78580647" w14:textId="77777777" w:rsidR="00447E13" w:rsidRPr="00B053AF" w:rsidRDefault="00447E13">
            <w:pPr>
              <w:widowControl w:val="0"/>
              <w:spacing w:before="120" w:after="120"/>
              <w:jc w:val="both"/>
              <w:rPr>
                <w:i/>
                <w:iCs/>
                <w:color w:val="000000"/>
                <w:sz w:val="22"/>
                <w:szCs w:val="22"/>
                <w:rPrChange w:id="28870" w:author="James Vu" w:date="2024-04-18T23:50:00Z">
                  <w:rPr>
                    <w:i/>
                    <w:iCs/>
                    <w:color w:val="000000"/>
                    <w:sz w:val="26"/>
                    <w:szCs w:val="26"/>
                  </w:rPr>
                </w:rPrChange>
              </w:rPr>
              <w:pPrChange w:id="28871" w:author="James Vu" w:date="2024-04-18T22:33:00Z">
                <w:pPr>
                  <w:widowControl w:val="0"/>
                  <w:spacing w:before="120" w:after="120"/>
                  <w:jc w:val="center"/>
                </w:pPr>
              </w:pPrChange>
            </w:pPr>
            <w:r w:rsidRPr="00B053AF">
              <w:rPr>
                <w:i/>
                <w:iCs/>
                <w:color w:val="000000"/>
                <w:sz w:val="22"/>
                <w:szCs w:val="22"/>
                <w:rPrChange w:id="28872" w:author="James Vu" w:date="2024-04-18T23:50:00Z">
                  <w:rPr>
                    <w:i/>
                    <w:iCs/>
                    <w:color w:val="000000"/>
                    <w:sz w:val="26"/>
                    <w:szCs w:val="26"/>
                  </w:rPr>
                </w:rPrChange>
              </w:rPr>
              <w:t>01.08.01.03.1</w:t>
            </w:r>
          </w:p>
        </w:tc>
        <w:tc>
          <w:tcPr>
            <w:tcW w:w="1039" w:type="pct"/>
            <w:shd w:val="clear" w:color="auto" w:fill="auto"/>
            <w:hideMark/>
            <w:tcPrChange w:id="28873" w:author="James Vu" w:date="2024-04-18T23:50:00Z">
              <w:tcPr>
                <w:tcW w:w="1039" w:type="pct"/>
                <w:shd w:val="clear" w:color="auto" w:fill="auto"/>
                <w:hideMark/>
              </w:tcPr>
            </w:tcPrChange>
          </w:tcPr>
          <w:p w14:paraId="63F5BE96" w14:textId="77777777" w:rsidR="00447E13" w:rsidRPr="00B053AF" w:rsidRDefault="00447E13">
            <w:pPr>
              <w:widowControl w:val="0"/>
              <w:spacing w:before="120" w:after="120"/>
              <w:jc w:val="both"/>
              <w:rPr>
                <w:i/>
                <w:iCs/>
                <w:color w:val="000000"/>
                <w:sz w:val="22"/>
                <w:szCs w:val="22"/>
                <w:rPrChange w:id="28874" w:author="James Vu" w:date="2024-04-18T23:50:00Z">
                  <w:rPr>
                    <w:i/>
                    <w:iCs/>
                    <w:color w:val="000000"/>
                    <w:sz w:val="26"/>
                    <w:szCs w:val="26"/>
                  </w:rPr>
                </w:rPrChange>
              </w:rPr>
              <w:pPrChange w:id="28875" w:author="James Vu" w:date="2024-04-18T22:33:00Z">
                <w:pPr>
                  <w:widowControl w:val="0"/>
                  <w:spacing w:before="120" w:after="120"/>
                </w:pPr>
              </w:pPrChange>
            </w:pPr>
            <w:r w:rsidRPr="00B053AF">
              <w:rPr>
                <w:i/>
                <w:iCs/>
                <w:color w:val="000000"/>
                <w:sz w:val="22"/>
                <w:szCs w:val="22"/>
                <w:rPrChange w:id="28876" w:author="James Vu" w:date="2024-04-18T23:50:00Z">
                  <w:rPr>
                    <w:i/>
                    <w:iCs/>
                    <w:color w:val="000000"/>
                    <w:sz w:val="26"/>
                    <w:szCs w:val="26"/>
                  </w:rPr>
                </w:rPrChange>
              </w:rPr>
              <w:t>Lắp đặt FW cho doanh nghiệp lớn (Enterprise và Carrier)</w:t>
            </w:r>
          </w:p>
        </w:tc>
        <w:tc>
          <w:tcPr>
            <w:tcW w:w="290" w:type="pct"/>
            <w:shd w:val="clear" w:color="auto" w:fill="auto"/>
            <w:vAlign w:val="center"/>
            <w:hideMark/>
            <w:tcPrChange w:id="28877" w:author="James Vu" w:date="2024-04-18T23:50:00Z">
              <w:tcPr>
                <w:tcW w:w="290" w:type="pct"/>
                <w:shd w:val="clear" w:color="auto" w:fill="auto"/>
                <w:vAlign w:val="center"/>
                <w:hideMark/>
              </w:tcPr>
            </w:tcPrChange>
          </w:tcPr>
          <w:p w14:paraId="659D76CD" w14:textId="77777777" w:rsidR="00447E13" w:rsidRPr="00B053AF" w:rsidRDefault="00447E13">
            <w:pPr>
              <w:widowControl w:val="0"/>
              <w:spacing w:before="120" w:after="120"/>
              <w:jc w:val="both"/>
              <w:rPr>
                <w:i/>
                <w:iCs/>
                <w:color w:val="000000"/>
                <w:sz w:val="22"/>
                <w:szCs w:val="22"/>
                <w:rPrChange w:id="28878" w:author="James Vu" w:date="2024-04-18T23:50:00Z">
                  <w:rPr>
                    <w:i/>
                    <w:iCs/>
                    <w:color w:val="000000"/>
                    <w:sz w:val="26"/>
                    <w:szCs w:val="26"/>
                  </w:rPr>
                </w:rPrChange>
              </w:rPr>
              <w:pPrChange w:id="28879" w:author="James Vu" w:date="2024-04-18T22:33:00Z">
                <w:pPr>
                  <w:widowControl w:val="0"/>
                  <w:spacing w:before="120" w:after="120"/>
                  <w:jc w:val="center"/>
                </w:pPr>
              </w:pPrChange>
            </w:pPr>
            <w:r w:rsidRPr="00B053AF">
              <w:rPr>
                <w:i/>
                <w:iCs/>
                <w:color w:val="000000"/>
                <w:sz w:val="22"/>
                <w:szCs w:val="22"/>
                <w:rPrChange w:id="28880" w:author="James Vu" w:date="2024-04-18T23:50:00Z">
                  <w:rPr>
                    <w:i/>
                    <w:iCs/>
                    <w:color w:val="000000"/>
                    <w:sz w:val="26"/>
                    <w:szCs w:val="26"/>
                  </w:rPr>
                </w:rPrChange>
              </w:rPr>
              <w:t>Thiết bị</w:t>
            </w:r>
          </w:p>
        </w:tc>
        <w:tc>
          <w:tcPr>
            <w:tcW w:w="441" w:type="pct"/>
            <w:shd w:val="clear" w:color="auto" w:fill="auto"/>
            <w:vAlign w:val="center"/>
            <w:hideMark/>
            <w:tcPrChange w:id="28881" w:author="James Vu" w:date="2024-04-18T23:50:00Z">
              <w:tcPr>
                <w:tcW w:w="441" w:type="pct"/>
                <w:shd w:val="clear" w:color="auto" w:fill="auto"/>
                <w:vAlign w:val="center"/>
                <w:hideMark/>
              </w:tcPr>
            </w:tcPrChange>
          </w:tcPr>
          <w:p w14:paraId="64E38F68" w14:textId="77777777" w:rsidR="00447E13" w:rsidRPr="00B053AF" w:rsidRDefault="00447E13">
            <w:pPr>
              <w:widowControl w:val="0"/>
              <w:spacing w:before="120" w:after="120"/>
              <w:jc w:val="both"/>
              <w:rPr>
                <w:i/>
                <w:iCs/>
                <w:color w:val="000000"/>
                <w:sz w:val="22"/>
                <w:szCs w:val="22"/>
                <w:rPrChange w:id="28882" w:author="James Vu" w:date="2024-04-18T23:50:00Z">
                  <w:rPr>
                    <w:i/>
                    <w:iCs/>
                    <w:color w:val="000000"/>
                    <w:sz w:val="26"/>
                    <w:szCs w:val="26"/>
                  </w:rPr>
                </w:rPrChange>
              </w:rPr>
              <w:pPrChange w:id="28883" w:author="James Vu" w:date="2024-04-18T22:33:00Z">
                <w:pPr>
                  <w:widowControl w:val="0"/>
                  <w:spacing w:before="120" w:after="120"/>
                  <w:jc w:val="center"/>
                </w:pPr>
              </w:pPrChange>
            </w:pPr>
            <w:r w:rsidRPr="00B053AF">
              <w:rPr>
                <w:i/>
                <w:iCs/>
                <w:color w:val="000000"/>
                <w:sz w:val="22"/>
                <w:szCs w:val="22"/>
                <w:rPrChange w:id="28884" w:author="James Vu" w:date="2024-04-18T23:50:00Z">
                  <w:rPr>
                    <w:i/>
                    <w:iCs/>
                    <w:color w:val="000000"/>
                    <w:sz w:val="26"/>
                    <w:szCs w:val="26"/>
                  </w:rPr>
                </w:rPrChange>
              </w:rPr>
              <w:t>1</w:t>
            </w:r>
          </w:p>
        </w:tc>
        <w:tc>
          <w:tcPr>
            <w:tcW w:w="343" w:type="pct"/>
            <w:shd w:val="clear" w:color="auto" w:fill="auto"/>
            <w:vAlign w:val="center"/>
            <w:hideMark/>
            <w:tcPrChange w:id="28885" w:author="James Vu" w:date="2024-04-18T23:50:00Z">
              <w:tcPr>
                <w:tcW w:w="343" w:type="pct"/>
                <w:shd w:val="clear" w:color="auto" w:fill="auto"/>
                <w:vAlign w:val="center"/>
                <w:hideMark/>
              </w:tcPr>
            </w:tcPrChange>
          </w:tcPr>
          <w:p w14:paraId="09016911" w14:textId="7C3A4CEE" w:rsidR="00447E13" w:rsidRPr="00B053AF" w:rsidRDefault="00447E13">
            <w:pPr>
              <w:widowControl w:val="0"/>
              <w:spacing w:before="120" w:after="120"/>
              <w:jc w:val="both"/>
              <w:rPr>
                <w:i/>
                <w:iCs/>
                <w:color w:val="000000"/>
                <w:sz w:val="22"/>
                <w:szCs w:val="22"/>
                <w:rPrChange w:id="28886" w:author="James Vu" w:date="2024-04-18T23:50:00Z">
                  <w:rPr>
                    <w:i/>
                    <w:iCs/>
                    <w:color w:val="000000"/>
                    <w:sz w:val="26"/>
                    <w:szCs w:val="26"/>
                  </w:rPr>
                </w:rPrChange>
              </w:rPr>
              <w:pPrChange w:id="28887" w:author="James Vu" w:date="2024-04-18T22:33:00Z">
                <w:pPr>
                  <w:widowControl w:val="0"/>
                  <w:spacing w:before="120" w:after="120"/>
                  <w:jc w:val="right"/>
                </w:pPr>
              </w:pPrChange>
            </w:pPr>
            <w:r w:rsidRPr="00B053AF">
              <w:rPr>
                <w:i/>
                <w:iCs/>
                <w:color w:val="000000"/>
                <w:sz w:val="22"/>
                <w:szCs w:val="22"/>
                <w:rPrChange w:id="28888" w:author="James Vu" w:date="2024-04-18T23:50:00Z">
                  <w:rPr>
                    <w:i/>
                    <w:iCs/>
                    <w:color w:val="000000"/>
                    <w:sz w:val="26"/>
                    <w:szCs w:val="26"/>
                  </w:rPr>
                </w:rPrChange>
              </w:rPr>
              <w:t>11.140</w:t>
            </w:r>
          </w:p>
        </w:tc>
        <w:tc>
          <w:tcPr>
            <w:tcW w:w="421" w:type="pct"/>
            <w:shd w:val="clear" w:color="auto" w:fill="auto"/>
            <w:vAlign w:val="center"/>
            <w:hideMark/>
            <w:tcPrChange w:id="28889" w:author="James Vu" w:date="2024-04-18T23:50:00Z">
              <w:tcPr>
                <w:tcW w:w="421" w:type="pct"/>
                <w:shd w:val="clear" w:color="auto" w:fill="auto"/>
                <w:vAlign w:val="center"/>
                <w:hideMark/>
              </w:tcPr>
            </w:tcPrChange>
          </w:tcPr>
          <w:p w14:paraId="16287450" w14:textId="7B484CA4" w:rsidR="00447E13" w:rsidRPr="00B053AF" w:rsidRDefault="00447E13">
            <w:pPr>
              <w:widowControl w:val="0"/>
              <w:spacing w:before="120" w:after="120"/>
              <w:jc w:val="both"/>
              <w:rPr>
                <w:i/>
                <w:iCs/>
                <w:color w:val="000000"/>
                <w:sz w:val="22"/>
                <w:szCs w:val="22"/>
                <w:rPrChange w:id="28890" w:author="James Vu" w:date="2024-04-18T23:50:00Z">
                  <w:rPr>
                    <w:i/>
                    <w:iCs/>
                    <w:color w:val="000000"/>
                    <w:sz w:val="26"/>
                    <w:szCs w:val="26"/>
                  </w:rPr>
                </w:rPrChange>
              </w:rPr>
              <w:pPrChange w:id="28891" w:author="James Vu" w:date="2024-04-18T22:33:00Z">
                <w:pPr>
                  <w:widowControl w:val="0"/>
                  <w:spacing w:before="120" w:after="120"/>
                  <w:jc w:val="right"/>
                </w:pPr>
              </w:pPrChange>
            </w:pPr>
            <w:r w:rsidRPr="00B053AF">
              <w:rPr>
                <w:i/>
                <w:iCs/>
                <w:color w:val="000000"/>
                <w:sz w:val="22"/>
                <w:szCs w:val="22"/>
                <w:rPrChange w:id="28892" w:author="James Vu" w:date="2024-04-18T23:50:00Z">
                  <w:rPr>
                    <w:i/>
                    <w:iCs/>
                    <w:color w:val="000000"/>
                    <w:sz w:val="26"/>
                    <w:szCs w:val="26"/>
                  </w:rPr>
                </w:rPrChange>
              </w:rPr>
              <w:t>1.113.524</w:t>
            </w:r>
          </w:p>
        </w:tc>
        <w:tc>
          <w:tcPr>
            <w:tcW w:w="498" w:type="pct"/>
            <w:shd w:val="clear" w:color="auto" w:fill="auto"/>
            <w:vAlign w:val="center"/>
            <w:hideMark/>
            <w:tcPrChange w:id="28893" w:author="James Vu" w:date="2024-04-18T23:50:00Z">
              <w:tcPr>
                <w:tcW w:w="498" w:type="pct"/>
                <w:shd w:val="clear" w:color="auto" w:fill="auto"/>
                <w:vAlign w:val="center"/>
                <w:hideMark/>
              </w:tcPr>
            </w:tcPrChange>
          </w:tcPr>
          <w:p w14:paraId="2902F150" w14:textId="6BE778F3" w:rsidR="00447E13" w:rsidRPr="00B053AF" w:rsidRDefault="00447E13">
            <w:pPr>
              <w:widowControl w:val="0"/>
              <w:spacing w:before="120" w:after="120"/>
              <w:jc w:val="both"/>
              <w:rPr>
                <w:i/>
                <w:iCs/>
                <w:color w:val="000000"/>
                <w:sz w:val="22"/>
                <w:szCs w:val="22"/>
                <w:rPrChange w:id="28894" w:author="James Vu" w:date="2024-04-18T23:50:00Z">
                  <w:rPr>
                    <w:i/>
                    <w:iCs/>
                    <w:color w:val="000000"/>
                    <w:sz w:val="26"/>
                    <w:szCs w:val="26"/>
                  </w:rPr>
                </w:rPrChange>
              </w:rPr>
              <w:pPrChange w:id="28895" w:author="James Vu" w:date="2024-04-18T22:33:00Z">
                <w:pPr>
                  <w:widowControl w:val="0"/>
                  <w:spacing w:before="120" w:after="120"/>
                  <w:jc w:val="right"/>
                </w:pPr>
              </w:pPrChange>
            </w:pPr>
            <w:r w:rsidRPr="00B053AF">
              <w:rPr>
                <w:i/>
                <w:iCs/>
                <w:color w:val="000000"/>
                <w:sz w:val="22"/>
                <w:szCs w:val="22"/>
                <w:rPrChange w:id="28896" w:author="James Vu" w:date="2024-04-18T23:50:00Z">
                  <w:rPr>
                    <w:i/>
                    <w:iCs/>
                    <w:color w:val="000000"/>
                    <w:sz w:val="26"/>
                    <w:szCs w:val="26"/>
                  </w:rPr>
                </w:rPrChange>
              </w:rPr>
              <w:t>11.010</w:t>
            </w:r>
          </w:p>
        </w:tc>
        <w:tc>
          <w:tcPr>
            <w:tcW w:w="343" w:type="pct"/>
            <w:shd w:val="clear" w:color="auto" w:fill="auto"/>
            <w:vAlign w:val="center"/>
            <w:hideMark/>
            <w:tcPrChange w:id="28897" w:author="James Vu" w:date="2024-04-18T23:50:00Z">
              <w:tcPr>
                <w:tcW w:w="343" w:type="pct"/>
                <w:shd w:val="clear" w:color="auto" w:fill="auto"/>
                <w:vAlign w:val="center"/>
                <w:hideMark/>
              </w:tcPr>
            </w:tcPrChange>
          </w:tcPr>
          <w:p w14:paraId="70F05224" w14:textId="73CB3588" w:rsidR="00447E13" w:rsidRPr="00B053AF" w:rsidRDefault="00447E13">
            <w:pPr>
              <w:widowControl w:val="0"/>
              <w:spacing w:before="120" w:after="120"/>
              <w:jc w:val="both"/>
              <w:rPr>
                <w:i/>
                <w:iCs/>
                <w:color w:val="000000"/>
                <w:sz w:val="22"/>
                <w:szCs w:val="22"/>
                <w:rPrChange w:id="28898" w:author="James Vu" w:date="2024-04-18T23:50:00Z">
                  <w:rPr>
                    <w:i/>
                    <w:iCs/>
                    <w:color w:val="000000"/>
                    <w:sz w:val="26"/>
                    <w:szCs w:val="26"/>
                  </w:rPr>
                </w:rPrChange>
              </w:rPr>
              <w:pPrChange w:id="28899" w:author="James Vu" w:date="2024-04-18T22:33:00Z">
                <w:pPr>
                  <w:widowControl w:val="0"/>
                  <w:spacing w:before="120" w:after="120"/>
                  <w:jc w:val="right"/>
                </w:pPr>
              </w:pPrChange>
            </w:pPr>
            <w:r w:rsidRPr="00B053AF">
              <w:rPr>
                <w:i/>
                <w:iCs/>
                <w:color w:val="000000"/>
                <w:sz w:val="22"/>
                <w:szCs w:val="22"/>
                <w:rPrChange w:id="28900" w:author="James Vu" w:date="2024-04-18T23:50:00Z">
                  <w:rPr>
                    <w:i/>
                    <w:iCs/>
                    <w:color w:val="000000"/>
                    <w:sz w:val="26"/>
                    <w:szCs w:val="26"/>
                  </w:rPr>
                </w:rPrChange>
              </w:rPr>
              <w:t>11.140</w:t>
            </w:r>
          </w:p>
        </w:tc>
        <w:tc>
          <w:tcPr>
            <w:tcW w:w="421" w:type="pct"/>
            <w:shd w:val="clear" w:color="auto" w:fill="auto"/>
            <w:vAlign w:val="center"/>
            <w:hideMark/>
            <w:tcPrChange w:id="28901" w:author="James Vu" w:date="2024-04-18T23:50:00Z">
              <w:tcPr>
                <w:tcW w:w="421" w:type="pct"/>
                <w:shd w:val="clear" w:color="auto" w:fill="auto"/>
                <w:vAlign w:val="center"/>
                <w:hideMark/>
              </w:tcPr>
            </w:tcPrChange>
          </w:tcPr>
          <w:p w14:paraId="4E8C253D" w14:textId="6535B98E" w:rsidR="00447E13" w:rsidRPr="00B053AF" w:rsidRDefault="00447E13">
            <w:pPr>
              <w:widowControl w:val="0"/>
              <w:spacing w:before="120" w:after="120"/>
              <w:jc w:val="both"/>
              <w:rPr>
                <w:i/>
                <w:iCs/>
                <w:color w:val="000000"/>
                <w:sz w:val="22"/>
                <w:szCs w:val="22"/>
                <w:rPrChange w:id="28902" w:author="James Vu" w:date="2024-04-18T23:50:00Z">
                  <w:rPr>
                    <w:i/>
                    <w:iCs/>
                    <w:color w:val="000000"/>
                    <w:sz w:val="26"/>
                    <w:szCs w:val="26"/>
                  </w:rPr>
                </w:rPrChange>
              </w:rPr>
              <w:pPrChange w:id="28903" w:author="James Vu" w:date="2024-04-18T22:33:00Z">
                <w:pPr>
                  <w:widowControl w:val="0"/>
                  <w:spacing w:before="120" w:after="120"/>
                  <w:jc w:val="right"/>
                </w:pPr>
              </w:pPrChange>
            </w:pPr>
            <w:r w:rsidRPr="00B053AF">
              <w:rPr>
                <w:i/>
                <w:iCs/>
                <w:color w:val="000000"/>
                <w:sz w:val="22"/>
                <w:szCs w:val="22"/>
                <w:rPrChange w:id="28904" w:author="James Vu" w:date="2024-04-18T23:50:00Z">
                  <w:rPr>
                    <w:i/>
                    <w:iCs/>
                    <w:color w:val="000000"/>
                    <w:sz w:val="26"/>
                    <w:szCs w:val="26"/>
                  </w:rPr>
                </w:rPrChange>
              </w:rPr>
              <w:t>1.113.524</w:t>
            </w:r>
          </w:p>
        </w:tc>
        <w:tc>
          <w:tcPr>
            <w:tcW w:w="498" w:type="pct"/>
            <w:shd w:val="clear" w:color="auto" w:fill="auto"/>
            <w:vAlign w:val="center"/>
            <w:hideMark/>
            <w:tcPrChange w:id="28905" w:author="James Vu" w:date="2024-04-18T23:50:00Z">
              <w:tcPr>
                <w:tcW w:w="498" w:type="pct"/>
                <w:shd w:val="clear" w:color="auto" w:fill="auto"/>
                <w:vAlign w:val="center"/>
                <w:hideMark/>
              </w:tcPr>
            </w:tcPrChange>
          </w:tcPr>
          <w:p w14:paraId="717D803B" w14:textId="305477F3" w:rsidR="00447E13" w:rsidRPr="00B053AF" w:rsidRDefault="00447E13">
            <w:pPr>
              <w:widowControl w:val="0"/>
              <w:spacing w:before="120" w:after="120"/>
              <w:jc w:val="both"/>
              <w:rPr>
                <w:i/>
                <w:iCs/>
                <w:color w:val="000000"/>
                <w:sz w:val="22"/>
                <w:szCs w:val="22"/>
                <w:rPrChange w:id="28906" w:author="James Vu" w:date="2024-04-18T23:50:00Z">
                  <w:rPr>
                    <w:i/>
                    <w:iCs/>
                    <w:color w:val="000000"/>
                    <w:sz w:val="26"/>
                    <w:szCs w:val="26"/>
                  </w:rPr>
                </w:rPrChange>
              </w:rPr>
              <w:pPrChange w:id="28907" w:author="James Vu" w:date="2024-04-18T22:33:00Z">
                <w:pPr>
                  <w:widowControl w:val="0"/>
                  <w:spacing w:before="120" w:after="120"/>
                  <w:jc w:val="right"/>
                </w:pPr>
              </w:pPrChange>
            </w:pPr>
            <w:r w:rsidRPr="00B053AF">
              <w:rPr>
                <w:i/>
                <w:iCs/>
                <w:color w:val="000000"/>
                <w:sz w:val="22"/>
                <w:szCs w:val="22"/>
                <w:rPrChange w:id="28908" w:author="James Vu" w:date="2024-04-18T23:50:00Z">
                  <w:rPr>
                    <w:i/>
                    <w:iCs/>
                    <w:color w:val="000000"/>
                    <w:sz w:val="26"/>
                    <w:szCs w:val="26"/>
                  </w:rPr>
                </w:rPrChange>
              </w:rPr>
              <w:t>11.010</w:t>
            </w:r>
          </w:p>
        </w:tc>
      </w:tr>
      <w:tr w:rsidR="00447E13" w:rsidRPr="00B053AF" w14:paraId="4C042068" w14:textId="77777777" w:rsidTr="00B053AF">
        <w:tc>
          <w:tcPr>
            <w:tcW w:w="217" w:type="pct"/>
            <w:shd w:val="clear" w:color="auto" w:fill="auto"/>
            <w:noWrap/>
            <w:vAlign w:val="center"/>
            <w:hideMark/>
            <w:tcPrChange w:id="28909" w:author="James Vu" w:date="2024-04-18T23:50:00Z">
              <w:tcPr>
                <w:tcW w:w="217" w:type="pct"/>
                <w:shd w:val="clear" w:color="auto" w:fill="auto"/>
                <w:noWrap/>
                <w:vAlign w:val="center"/>
                <w:hideMark/>
              </w:tcPr>
            </w:tcPrChange>
          </w:tcPr>
          <w:p w14:paraId="7086D6B9" w14:textId="77777777" w:rsidR="00447E13" w:rsidRPr="00B053AF" w:rsidRDefault="00447E13">
            <w:pPr>
              <w:widowControl w:val="0"/>
              <w:spacing w:before="120" w:after="120"/>
              <w:jc w:val="both"/>
              <w:rPr>
                <w:i/>
                <w:iCs/>
                <w:color w:val="000000"/>
                <w:sz w:val="22"/>
                <w:szCs w:val="22"/>
                <w:rPrChange w:id="28910" w:author="James Vu" w:date="2024-04-18T23:50:00Z">
                  <w:rPr>
                    <w:i/>
                    <w:iCs/>
                    <w:color w:val="000000"/>
                    <w:sz w:val="26"/>
                    <w:szCs w:val="26"/>
                  </w:rPr>
                </w:rPrChange>
              </w:rPr>
              <w:pPrChange w:id="28911" w:author="James Vu" w:date="2024-04-18T22:33:00Z">
                <w:pPr>
                  <w:widowControl w:val="0"/>
                  <w:spacing w:before="120" w:after="120"/>
                  <w:jc w:val="center"/>
                </w:pPr>
              </w:pPrChange>
            </w:pPr>
            <w:r w:rsidRPr="00B053AF">
              <w:rPr>
                <w:i/>
                <w:iCs/>
                <w:color w:val="000000"/>
                <w:sz w:val="22"/>
                <w:szCs w:val="22"/>
                <w:rPrChange w:id="28912" w:author="James Vu" w:date="2024-04-18T23:50:00Z">
                  <w:rPr>
                    <w:i/>
                    <w:iCs/>
                    <w:color w:val="000000"/>
                    <w:sz w:val="26"/>
                    <w:szCs w:val="26"/>
                  </w:rPr>
                </w:rPrChange>
              </w:rPr>
              <w:t>7.2</w:t>
            </w:r>
          </w:p>
        </w:tc>
        <w:tc>
          <w:tcPr>
            <w:tcW w:w="490" w:type="pct"/>
            <w:shd w:val="clear" w:color="auto" w:fill="auto"/>
            <w:vAlign w:val="center"/>
            <w:hideMark/>
            <w:tcPrChange w:id="28913" w:author="James Vu" w:date="2024-04-18T23:50:00Z">
              <w:tcPr>
                <w:tcW w:w="490" w:type="pct"/>
                <w:shd w:val="clear" w:color="auto" w:fill="auto"/>
                <w:vAlign w:val="center"/>
                <w:hideMark/>
              </w:tcPr>
            </w:tcPrChange>
          </w:tcPr>
          <w:p w14:paraId="7FE8754F" w14:textId="77777777" w:rsidR="00447E13" w:rsidRPr="00B053AF" w:rsidRDefault="00447E13">
            <w:pPr>
              <w:widowControl w:val="0"/>
              <w:spacing w:before="120" w:after="120"/>
              <w:jc w:val="both"/>
              <w:rPr>
                <w:i/>
                <w:iCs/>
                <w:color w:val="000000"/>
                <w:sz w:val="22"/>
                <w:szCs w:val="22"/>
                <w:rPrChange w:id="28914" w:author="James Vu" w:date="2024-04-18T23:50:00Z">
                  <w:rPr>
                    <w:i/>
                    <w:iCs/>
                    <w:color w:val="000000"/>
                    <w:sz w:val="26"/>
                    <w:szCs w:val="26"/>
                  </w:rPr>
                </w:rPrChange>
              </w:rPr>
              <w:pPrChange w:id="28915" w:author="James Vu" w:date="2024-04-18T22:33:00Z">
                <w:pPr>
                  <w:widowControl w:val="0"/>
                  <w:spacing w:before="120" w:after="120"/>
                  <w:jc w:val="center"/>
                </w:pPr>
              </w:pPrChange>
            </w:pPr>
            <w:r w:rsidRPr="00B053AF">
              <w:rPr>
                <w:i/>
                <w:iCs/>
                <w:color w:val="000000"/>
                <w:sz w:val="22"/>
                <w:szCs w:val="22"/>
                <w:rPrChange w:id="28916" w:author="James Vu" w:date="2024-04-18T23:50:00Z">
                  <w:rPr>
                    <w:i/>
                    <w:iCs/>
                    <w:color w:val="000000"/>
                    <w:sz w:val="26"/>
                    <w:szCs w:val="26"/>
                  </w:rPr>
                </w:rPrChange>
              </w:rPr>
              <w:t xml:space="preserve">01.08.01.03.2 </w:t>
            </w:r>
          </w:p>
        </w:tc>
        <w:tc>
          <w:tcPr>
            <w:tcW w:w="1039" w:type="pct"/>
            <w:shd w:val="clear" w:color="auto" w:fill="auto"/>
            <w:hideMark/>
            <w:tcPrChange w:id="28917" w:author="James Vu" w:date="2024-04-18T23:50:00Z">
              <w:tcPr>
                <w:tcW w:w="1039" w:type="pct"/>
                <w:shd w:val="clear" w:color="auto" w:fill="auto"/>
                <w:hideMark/>
              </w:tcPr>
            </w:tcPrChange>
          </w:tcPr>
          <w:p w14:paraId="13E94C84" w14:textId="77777777" w:rsidR="00447E13" w:rsidRPr="00B053AF" w:rsidRDefault="00447E13">
            <w:pPr>
              <w:widowControl w:val="0"/>
              <w:spacing w:before="120" w:after="120"/>
              <w:jc w:val="both"/>
              <w:rPr>
                <w:i/>
                <w:iCs/>
                <w:color w:val="000000"/>
                <w:sz w:val="22"/>
                <w:szCs w:val="22"/>
                <w:rPrChange w:id="28918" w:author="James Vu" w:date="2024-04-18T23:50:00Z">
                  <w:rPr>
                    <w:i/>
                    <w:iCs/>
                    <w:color w:val="000000"/>
                    <w:sz w:val="26"/>
                    <w:szCs w:val="26"/>
                  </w:rPr>
                </w:rPrChange>
              </w:rPr>
              <w:pPrChange w:id="28919" w:author="James Vu" w:date="2024-04-18T22:33:00Z">
                <w:pPr>
                  <w:widowControl w:val="0"/>
                  <w:spacing w:before="120" w:after="120"/>
                </w:pPr>
              </w:pPrChange>
            </w:pPr>
            <w:r w:rsidRPr="00B053AF">
              <w:rPr>
                <w:i/>
                <w:iCs/>
                <w:color w:val="000000"/>
                <w:sz w:val="22"/>
                <w:szCs w:val="22"/>
                <w:rPrChange w:id="28920" w:author="James Vu" w:date="2024-04-18T23:50:00Z">
                  <w:rPr>
                    <w:i/>
                    <w:iCs/>
                    <w:color w:val="000000"/>
                    <w:sz w:val="26"/>
                    <w:szCs w:val="26"/>
                  </w:rPr>
                </w:rPrChange>
              </w:rPr>
              <w:t>Cài đặt FW cho doanh nghiệp lớn (Enterprise và Carrier)</w:t>
            </w:r>
          </w:p>
        </w:tc>
        <w:tc>
          <w:tcPr>
            <w:tcW w:w="290" w:type="pct"/>
            <w:shd w:val="clear" w:color="auto" w:fill="auto"/>
            <w:vAlign w:val="center"/>
            <w:hideMark/>
            <w:tcPrChange w:id="28921" w:author="James Vu" w:date="2024-04-18T23:50:00Z">
              <w:tcPr>
                <w:tcW w:w="290" w:type="pct"/>
                <w:shd w:val="clear" w:color="auto" w:fill="auto"/>
                <w:vAlign w:val="center"/>
                <w:hideMark/>
              </w:tcPr>
            </w:tcPrChange>
          </w:tcPr>
          <w:p w14:paraId="78291E52" w14:textId="77777777" w:rsidR="00447E13" w:rsidRPr="00B053AF" w:rsidRDefault="00447E13">
            <w:pPr>
              <w:widowControl w:val="0"/>
              <w:spacing w:before="120" w:after="120"/>
              <w:jc w:val="both"/>
              <w:rPr>
                <w:i/>
                <w:iCs/>
                <w:color w:val="000000"/>
                <w:sz w:val="22"/>
                <w:szCs w:val="22"/>
                <w:rPrChange w:id="28922" w:author="James Vu" w:date="2024-04-18T23:50:00Z">
                  <w:rPr>
                    <w:i/>
                    <w:iCs/>
                    <w:color w:val="000000"/>
                    <w:sz w:val="26"/>
                    <w:szCs w:val="26"/>
                  </w:rPr>
                </w:rPrChange>
              </w:rPr>
              <w:pPrChange w:id="28923" w:author="James Vu" w:date="2024-04-18T22:33:00Z">
                <w:pPr>
                  <w:widowControl w:val="0"/>
                  <w:spacing w:before="120" w:after="120"/>
                  <w:jc w:val="center"/>
                </w:pPr>
              </w:pPrChange>
            </w:pPr>
            <w:r w:rsidRPr="00B053AF">
              <w:rPr>
                <w:i/>
                <w:iCs/>
                <w:color w:val="000000"/>
                <w:sz w:val="22"/>
                <w:szCs w:val="22"/>
                <w:rPrChange w:id="28924" w:author="James Vu" w:date="2024-04-18T23:50:00Z">
                  <w:rPr>
                    <w:i/>
                    <w:iCs/>
                    <w:color w:val="000000"/>
                    <w:sz w:val="26"/>
                    <w:szCs w:val="26"/>
                  </w:rPr>
                </w:rPrChange>
              </w:rPr>
              <w:t>Thiết bị</w:t>
            </w:r>
          </w:p>
        </w:tc>
        <w:tc>
          <w:tcPr>
            <w:tcW w:w="441" w:type="pct"/>
            <w:shd w:val="clear" w:color="auto" w:fill="auto"/>
            <w:vAlign w:val="center"/>
            <w:hideMark/>
            <w:tcPrChange w:id="28925" w:author="James Vu" w:date="2024-04-18T23:50:00Z">
              <w:tcPr>
                <w:tcW w:w="441" w:type="pct"/>
                <w:shd w:val="clear" w:color="auto" w:fill="auto"/>
                <w:vAlign w:val="center"/>
                <w:hideMark/>
              </w:tcPr>
            </w:tcPrChange>
          </w:tcPr>
          <w:p w14:paraId="5C7D1CBC" w14:textId="77777777" w:rsidR="00447E13" w:rsidRPr="00B053AF" w:rsidRDefault="00447E13">
            <w:pPr>
              <w:widowControl w:val="0"/>
              <w:spacing w:before="120" w:after="120"/>
              <w:jc w:val="both"/>
              <w:rPr>
                <w:i/>
                <w:iCs/>
                <w:color w:val="000000"/>
                <w:sz w:val="22"/>
                <w:szCs w:val="22"/>
                <w:rPrChange w:id="28926" w:author="James Vu" w:date="2024-04-18T23:50:00Z">
                  <w:rPr>
                    <w:i/>
                    <w:iCs/>
                    <w:color w:val="000000"/>
                    <w:sz w:val="26"/>
                    <w:szCs w:val="26"/>
                  </w:rPr>
                </w:rPrChange>
              </w:rPr>
              <w:pPrChange w:id="28927" w:author="James Vu" w:date="2024-04-18T22:33:00Z">
                <w:pPr>
                  <w:widowControl w:val="0"/>
                  <w:spacing w:before="120" w:after="120"/>
                  <w:jc w:val="center"/>
                </w:pPr>
              </w:pPrChange>
            </w:pPr>
            <w:r w:rsidRPr="00B053AF">
              <w:rPr>
                <w:i/>
                <w:iCs/>
                <w:color w:val="000000"/>
                <w:sz w:val="22"/>
                <w:szCs w:val="22"/>
                <w:rPrChange w:id="28928" w:author="James Vu" w:date="2024-04-18T23:50:00Z">
                  <w:rPr>
                    <w:i/>
                    <w:iCs/>
                    <w:color w:val="000000"/>
                    <w:sz w:val="26"/>
                    <w:szCs w:val="26"/>
                  </w:rPr>
                </w:rPrChange>
              </w:rPr>
              <w:t>1</w:t>
            </w:r>
          </w:p>
        </w:tc>
        <w:tc>
          <w:tcPr>
            <w:tcW w:w="343" w:type="pct"/>
            <w:shd w:val="clear" w:color="auto" w:fill="auto"/>
            <w:vAlign w:val="center"/>
            <w:hideMark/>
            <w:tcPrChange w:id="28929" w:author="James Vu" w:date="2024-04-18T23:50:00Z">
              <w:tcPr>
                <w:tcW w:w="343" w:type="pct"/>
                <w:shd w:val="clear" w:color="auto" w:fill="auto"/>
                <w:vAlign w:val="center"/>
                <w:hideMark/>
              </w:tcPr>
            </w:tcPrChange>
          </w:tcPr>
          <w:p w14:paraId="46C43655" w14:textId="62CB589D" w:rsidR="00447E13" w:rsidRPr="00B053AF" w:rsidRDefault="00447E13">
            <w:pPr>
              <w:widowControl w:val="0"/>
              <w:spacing w:before="120" w:after="120"/>
              <w:jc w:val="both"/>
              <w:rPr>
                <w:i/>
                <w:iCs/>
                <w:color w:val="000000"/>
                <w:sz w:val="22"/>
                <w:szCs w:val="22"/>
                <w:rPrChange w:id="28930" w:author="James Vu" w:date="2024-04-18T23:50:00Z">
                  <w:rPr>
                    <w:i/>
                    <w:iCs/>
                    <w:color w:val="000000"/>
                    <w:sz w:val="26"/>
                    <w:szCs w:val="26"/>
                  </w:rPr>
                </w:rPrChange>
              </w:rPr>
              <w:pPrChange w:id="28931" w:author="James Vu" w:date="2024-04-18T22:33:00Z">
                <w:pPr>
                  <w:widowControl w:val="0"/>
                  <w:spacing w:before="120" w:after="120"/>
                  <w:jc w:val="right"/>
                </w:pPr>
              </w:pPrChange>
            </w:pPr>
            <w:r w:rsidRPr="00B053AF">
              <w:rPr>
                <w:i/>
                <w:iCs/>
                <w:color w:val="000000"/>
                <w:sz w:val="22"/>
                <w:szCs w:val="22"/>
                <w:rPrChange w:id="28932" w:author="James Vu" w:date="2024-04-18T23:50:00Z">
                  <w:rPr>
                    <w:i/>
                    <w:iCs/>
                    <w:color w:val="000000"/>
                    <w:sz w:val="26"/>
                    <w:szCs w:val="26"/>
                  </w:rPr>
                </w:rPrChange>
              </w:rPr>
              <w:t>599</w:t>
            </w:r>
          </w:p>
        </w:tc>
        <w:tc>
          <w:tcPr>
            <w:tcW w:w="421" w:type="pct"/>
            <w:shd w:val="clear" w:color="auto" w:fill="auto"/>
            <w:vAlign w:val="center"/>
            <w:hideMark/>
            <w:tcPrChange w:id="28933" w:author="James Vu" w:date="2024-04-18T23:50:00Z">
              <w:tcPr>
                <w:tcW w:w="421" w:type="pct"/>
                <w:shd w:val="clear" w:color="auto" w:fill="auto"/>
                <w:vAlign w:val="center"/>
                <w:hideMark/>
              </w:tcPr>
            </w:tcPrChange>
          </w:tcPr>
          <w:p w14:paraId="70653324" w14:textId="384AEF47" w:rsidR="00447E13" w:rsidRPr="00B053AF" w:rsidRDefault="00447E13">
            <w:pPr>
              <w:widowControl w:val="0"/>
              <w:spacing w:before="120" w:after="120"/>
              <w:jc w:val="both"/>
              <w:rPr>
                <w:i/>
                <w:iCs/>
                <w:color w:val="000000"/>
                <w:sz w:val="22"/>
                <w:szCs w:val="22"/>
                <w:rPrChange w:id="28934" w:author="James Vu" w:date="2024-04-18T23:50:00Z">
                  <w:rPr>
                    <w:i/>
                    <w:iCs/>
                    <w:color w:val="000000"/>
                    <w:sz w:val="26"/>
                    <w:szCs w:val="26"/>
                  </w:rPr>
                </w:rPrChange>
              </w:rPr>
              <w:pPrChange w:id="28935" w:author="James Vu" w:date="2024-04-18T22:33:00Z">
                <w:pPr>
                  <w:widowControl w:val="0"/>
                  <w:spacing w:before="120" w:after="120"/>
                  <w:jc w:val="right"/>
                </w:pPr>
              </w:pPrChange>
            </w:pPr>
            <w:r w:rsidRPr="00B053AF">
              <w:rPr>
                <w:i/>
                <w:iCs/>
                <w:color w:val="000000"/>
                <w:sz w:val="22"/>
                <w:szCs w:val="22"/>
                <w:rPrChange w:id="28936" w:author="James Vu" w:date="2024-04-18T23:50:00Z">
                  <w:rPr>
                    <w:i/>
                    <w:iCs/>
                    <w:color w:val="000000"/>
                    <w:sz w:val="26"/>
                    <w:szCs w:val="26"/>
                  </w:rPr>
                </w:rPrChange>
              </w:rPr>
              <w:t>796.683</w:t>
            </w:r>
          </w:p>
        </w:tc>
        <w:tc>
          <w:tcPr>
            <w:tcW w:w="498" w:type="pct"/>
            <w:shd w:val="clear" w:color="auto" w:fill="auto"/>
            <w:vAlign w:val="center"/>
            <w:hideMark/>
            <w:tcPrChange w:id="28937" w:author="James Vu" w:date="2024-04-18T23:50:00Z">
              <w:tcPr>
                <w:tcW w:w="498" w:type="pct"/>
                <w:shd w:val="clear" w:color="auto" w:fill="auto"/>
                <w:vAlign w:val="center"/>
                <w:hideMark/>
              </w:tcPr>
            </w:tcPrChange>
          </w:tcPr>
          <w:p w14:paraId="7567EB3A" w14:textId="46BD7A6D" w:rsidR="00447E13" w:rsidRPr="00B053AF" w:rsidRDefault="00447E13">
            <w:pPr>
              <w:widowControl w:val="0"/>
              <w:spacing w:before="120" w:after="120"/>
              <w:jc w:val="both"/>
              <w:rPr>
                <w:i/>
                <w:iCs/>
                <w:color w:val="000000"/>
                <w:sz w:val="22"/>
                <w:szCs w:val="22"/>
                <w:rPrChange w:id="28938" w:author="James Vu" w:date="2024-04-18T23:50:00Z">
                  <w:rPr>
                    <w:i/>
                    <w:iCs/>
                    <w:color w:val="000000"/>
                    <w:sz w:val="26"/>
                    <w:szCs w:val="26"/>
                  </w:rPr>
                </w:rPrChange>
              </w:rPr>
              <w:pPrChange w:id="28939" w:author="James Vu" w:date="2024-04-18T22:33:00Z">
                <w:pPr>
                  <w:widowControl w:val="0"/>
                  <w:spacing w:before="120" w:after="120"/>
                  <w:jc w:val="right"/>
                </w:pPr>
              </w:pPrChange>
            </w:pPr>
            <w:r w:rsidRPr="00B053AF">
              <w:rPr>
                <w:i/>
                <w:iCs/>
                <w:color w:val="000000"/>
                <w:sz w:val="22"/>
                <w:szCs w:val="22"/>
                <w:rPrChange w:id="28940" w:author="James Vu" w:date="2024-04-18T23:50:00Z">
                  <w:rPr>
                    <w:i/>
                    <w:iCs/>
                    <w:color w:val="000000"/>
                    <w:sz w:val="26"/>
                    <w:szCs w:val="26"/>
                  </w:rPr>
                </w:rPrChange>
              </w:rPr>
              <w:t>11.010</w:t>
            </w:r>
          </w:p>
        </w:tc>
        <w:tc>
          <w:tcPr>
            <w:tcW w:w="343" w:type="pct"/>
            <w:shd w:val="clear" w:color="auto" w:fill="auto"/>
            <w:vAlign w:val="center"/>
            <w:hideMark/>
            <w:tcPrChange w:id="28941" w:author="James Vu" w:date="2024-04-18T23:50:00Z">
              <w:tcPr>
                <w:tcW w:w="343" w:type="pct"/>
                <w:shd w:val="clear" w:color="auto" w:fill="auto"/>
                <w:vAlign w:val="center"/>
                <w:hideMark/>
              </w:tcPr>
            </w:tcPrChange>
          </w:tcPr>
          <w:p w14:paraId="2EB819B7" w14:textId="3F2384DE" w:rsidR="00447E13" w:rsidRPr="00B053AF" w:rsidRDefault="00447E13">
            <w:pPr>
              <w:widowControl w:val="0"/>
              <w:spacing w:before="120" w:after="120"/>
              <w:jc w:val="both"/>
              <w:rPr>
                <w:i/>
                <w:iCs/>
                <w:color w:val="000000"/>
                <w:sz w:val="22"/>
                <w:szCs w:val="22"/>
                <w:rPrChange w:id="28942" w:author="James Vu" w:date="2024-04-18T23:50:00Z">
                  <w:rPr>
                    <w:i/>
                    <w:iCs/>
                    <w:color w:val="000000"/>
                    <w:sz w:val="26"/>
                    <w:szCs w:val="26"/>
                  </w:rPr>
                </w:rPrChange>
              </w:rPr>
              <w:pPrChange w:id="28943" w:author="James Vu" w:date="2024-04-18T22:33:00Z">
                <w:pPr>
                  <w:widowControl w:val="0"/>
                  <w:spacing w:before="120" w:after="120"/>
                  <w:jc w:val="right"/>
                </w:pPr>
              </w:pPrChange>
            </w:pPr>
            <w:r w:rsidRPr="00B053AF">
              <w:rPr>
                <w:i/>
                <w:iCs/>
                <w:color w:val="000000"/>
                <w:sz w:val="22"/>
                <w:szCs w:val="22"/>
                <w:rPrChange w:id="28944" w:author="James Vu" w:date="2024-04-18T23:50:00Z">
                  <w:rPr>
                    <w:i/>
                    <w:iCs/>
                    <w:color w:val="000000"/>
                    <w:sz w:val="26"/>
                    <w:szCs w:val="26"/>
                  </w:rPr>
                </w:rPrChange>
              </w:rPr>
              <w:t>599</w:t>
            </w:r>
          </w:p>
        </w:tc>
        <w:tc>
          <w:tcPr>
            <w:tcW w:w="421" w:type="pct"/>
            <w:shd w:val="clear" w:color="auto" w:fill="auto"/>
            <w:vAlign w:val="center"/>
            <w:hideMark/>
            <w:tcPrChange w:id="28945" w:author="James Vu" w:date="2024-04-18T23:50:00Z">
              <w:tcPr>
                <w:tcW w:w="421" w:type="pct"/>
                <w:shd w:val="clear" w:color="auto" w:fill="auto"/>
                <w:vAlign w:val="center"/>
                <w:hideMark/>
              </w:tcPr>
            </w:tcPrChange>
          </w:tcPr>
          <w:p w14:paraId="67BF4EE1" w14:textId="1888EFA8" w:rsidR="00447E13" w:rsidRPr="00B053AF" w:rsidRDefault="00447E13">
            <w:pPr>
              <w:widowControl w:val="0"/>
              <w:spacing w:before="120" w:after="120"/>
              <w:jc w:val="both"/>
              <w:rPr>
                <w:i/>
                <w:iCs/>
                <w:color w:val="000000"/>
                <w:sz w:val="22"/>
                <w:szCs w:val="22"/>
                <w:rPrChange w:id="28946" w:author="James Vu" w:date="2024-04-18T23:50:00Z">
                  <w:rPr>
                    <w:i/>
                    <w:iCs/>
                    <w:color w:val="000000"/>
                    <w:sz w:val="26"/>
                    <w:szCs w:val="26"/>
                  </w:rPr>
                </w:rPrChange>
              </w:rPr>
              <w:pPrChange w:id="28947" w:author="James Vu" w:date="2024-04-18T22:33:00Z">
                <w:pPr>
                  <w:widowControl w:val="0"/>
                  <w:spacing w:before="120" w:after="120"/>
                  <w:jc w:val="right"/>
                </w:pPr>
              </w:pPrChange>
            </w:pPr>
            <w:r w:rsidRPr="00B053AF">
              <w:rPr>
                <w:i/>
                <w:iCs/>
                <w:color w:val="000000"/>
                <w:sz w:val="22"/>
                <w:szCs w:val="22"/>
                <w:rPrChange w:id="28948" w:author="James Vu" w:date="2024-04-18T23:50:00Z">
                  <w:rPr>
                    <w:i/>
                    <w:iCs/>
                    <w:color w:val="000000"/>
                    <w:sz w:val="26"/>
                    <w:szCs w:val="26"/>
                  </w:rPr>
                </w:rPrChange>
              </w:rPr>
              <w:t>796.683</w:t>
            </w:r>
          </w:p>
        </w:tc>
        <w:tc>
          <w:tcPr>
            <w:tcW w:w="498" w:type="pct"/>
            <w:shd w:val="clear" w:color="auto" w:fill="auto"/>
            <w:vAlign w:val="center"/>
            <w:hideMark/>
            <w:tcPrChange w:id="28949" w:author="James Vu" w:date="2024-04-18T23:50:00Z">
              <w:tcPr>
                <w:tcW w:w="498" w:type="pct"/>
                <w:shd w:val="clear" w:color="auto" w:fill="auto"/>
                <w:vAlign w:val="center"/>
                <w:hideMark/>
              </w:tcPr>
            </w:tcPrChange>
          </w:tcPr>
          <w:p w14:paraId="3141FFEE" w14:textId="4663B984" w:rsidR="00447E13" w:rsidRPr="00B053AF" w:rsidRDefault="00447E13">
            <w:pPr>
              <w:widowControl w:val="0"/>
              <w:spacing w:before="120" w:after="120"/>
              <w:jc w:val="both"/>
              <w:rPr>
                <w:i/>
                <w:iCs/>
                <w:color w:val="000000"/>
                <w:sz w:val="22"/>
                <w:szCs w:val="22"/>
                <w:rPrChange w:id="28950" w:author="James Vu" w:date="2024-04-18T23:50:00Z">
                  <w:rPr>
                    <w:i/>
                    <w:iCs/>
                    <w:color w:val="000000"/>
                    <w:sz w:val="26"/>
                    <w:szCs w:val="26"/>
                  </w:rPr>
                </w:rPrChange>
              </w:rPr>
              <w:pPrChange w:id="28951" w:author="James Vu" w:date="2024-04-18T22:33:00Z">
                <w:pPr>
                  <w:widowControl w:val="0"/>
                  <w:spacing w:before="120" w:after="120"/>
                  <w:jc w:val="right"/>
                </w:pPr>
              </w:pPrChange>
            </w:pPr>
            <w:r w:rsidRPr="00B053AF">
              <w:rPr>
                <w:i/>
                <w:iCs/>
                <w:color w:val="000000"/>
                <w:sz w:val="22"/>
                <w:szCs w:val="22"/>
                <w:rPrChange w:id="28952" w:author="James Vu" w:date="2024-04-18T23:50:00Z">
                  <w:rPr>
                    <w:i/>
                    <w:iCs/>
                    <w:color w:val="000000"/>
                    <w:sz w:val="26"/>
                    <w:szCs w:val="26"/>
                  </w:rPr>
                </w:rPrChange>
              </w:rPr>
              <w:t>11.010</w:t>
            </w:r>
          </w:p>
        </w:tc>
      </w:tr>
      <w:tr w:rsidR="00447E13" w:rsidRPr="00B053AF" w14:paraId="22D3E97D" w14:textId="77777777" w:rsidTr="00B053AF">
        <w:tc>
          <w:tcPr>
            <w:tcW w:w="217" w:type="pct"/>
            <w:shd w:val="clear" w:color="auto" w:fill="auto"/>
            <w:noWrap/>
            <w:vAlign w:val="center"/>
            <w:hideMark/>
            <w:tcPrChange w:id="28953" w:author="James Vu" w:date="2024-04-18T23:50:00Z">
              <w:tcPr>
                <w:tcW w:w="217" w:type="pct"/>
                <w:shd w:val="clear" w:color="auto" w:fill="auto"/>
                <w:noWrap/>
                <w:vAlign w:val="center"/>
                <w:hideMark/>
              </w:tcPr>
            </w:tcPrChange>
          </w:tcPr>
          <w:p w14:paraId="555C128B" w14:textId="77777777" w:rsidR="00447E13" w:rsidRPr="00B053AF" w:rsidRDefault="00447E13">
            <w:pPr>
              <w:widowControl w:val="0"/>
              <w:spacing w:before="120" w:after="120"/>
              <w:jc w:val="both"/>
              <w:rPr>
                <w:color w:val="000000"/>
                <w:sz w:val="22"/>
                <w:szCs w:val="22"/>
                <w:rPrChange w:id="28954" w:author="James Vu" w:date="2024-04-18T23:50:00Z">
                  <w:rPr>
                    <w:color w:val="000000"/>
                    <w:sz w:val="26"/>
                    <w:szCs w:val="26"/>
                  </w:rPr>
                </w:rPrChange>
              </w:rPr>
              <w:pPrChange w:id="28955" w:author="James Vu" w:date="2024-04-18T22:33:00Z">
                <w:pPr>
                  <w:widowControl w:val="0"/>
                  <w:spacing w:before="120" w:after="120"/>
                  <w:jc w:val="center"/>
                </w:pPr>
              </w:pPrChange>
            </w:pPr>
            <w:r w:rsidRPr="00B053AF">
              <w:rPr>
                <w:color w:val="000000"/>
                <w:sz w:val="22"/>
                <w:szCs w:val="22"/>
                <w:rPrChange w:id="28956" w:author="James Vu" w:date="2024-04-18T23:50:00Z">
                  <w:rPr>
                    <w:color w:val="000000"/>
                    <w:sz w:val="26"/>
                    <w:szCs w:val="26"/>
                  </w:rPr>
                </w:rPrChange>
              </w:rPr>
              <w:t>8</w:t>
            </w:r>
          </w:p>
        </w:tc>
        <w:tc>
          <w:tcPr>
            <w:tcW w:w="490" w:type="pct"/>
            <w:shd w:val="clear" w:color="auto" w:fill="auto"/>
            <w:vAlign w:val="center"/>
            <w:hideMark/>
            <w:tcPrChange w:id="28957" w:author="James Vu" w:date="2024-04-18T23:50:00Z">
              <w:tcPr>
                <w:tcW w:w="490" w:type="pct"/>
                <w:shd w:val="clear" w:color="auto" w:fill="auto"/>
                <w:vAlign w:val="center"/>
                <w:hideMark/>
              </w:tcPr>
            </w:tcPrChange>
          </w:tcPr>
          <w:p w14:paraId="48403364" w14:textId="77777777" w:rsidR="00447E13" w:rsidRPr="00B053AF" w:rsidRDefault="00447E13">
            <w:pPr>
              <w:widowControl w:val="0"/>
              <w:spacing w:before="120" w:after="120"/>
              <w:jc w:val="both"/>
              <w:rPr>
                <w:color w:val="000000"/>
                <w:sz w:val="22"/>
                <w:szCs w:val="22"/>
                <w:rPrChange w:id="28958" w:author="James Vu" w:date="2024-04-18T23:50:00Z">
                  <w:rPr>
                    <w:color w:val="000000"/>
                    <w:sz w:val="26"/>
                    <w:szCs w:val="26"/>
                  </w:rPr>
                </w:rPrChange>
              </w:rPr>
              <w:pPrChange w:id="28959" w:author="James Vu" w:date="2024-04-18T22:33:00Z">
                <w:pPr>
                  <w:widowControl w:val="0"/>
                  <w:spacing w:before="120" w:after="120"/>
                  <w:jc w:val="center"/>
                </w:pPr>
              </w:pPrChange>
            </w:pPr>
            <w:r w:rsidRPr="00B053AF">
              <w:rPr>
                <w:color w:val="000000"/>
                <w:sz w:val="22"/>
                <w:szCs w:val="22"/>
                <w:rPrChange w:id="28960" w:author="James Vu" w:date="2024-04-18T23:50:00Z">
                  <w:rPr>
                    <w:color w:val="000000"/>
                    <w:sz w:val="26"/>
                    <w:szCs w:val="26"/>
                  </w:rPr>
                </w:rPrChange>
              </w:rPr>
              <w:t>01.01.02.00</w:t>
            </w:r>
          </w:p>
        </w:tc>
        <w:tc>
          <w:tcPr>
            <w:tcW w:w="1039" w:type="pct"/>
            <w:shd w:val="clear" w:color="auto" w:fill="auto"/>
            <w:vAlign w:val="center"/>
            <w:hideMark/>
            <w:tcPrChange w:id="28961" w:author="James Vu" w:date="2024-04-18T23:50:00Z">
              <w:tcPr>
                <w:tcW w:w="1039" w:type="pct"/>
                <w:shd w:val="clear" w:color="auto" w:fill="auto"/>
                <w:vAlign w:val="center"/>
                <w:hideMark/>
              </w:tcPr>
            </w:tcPrChange>
          </w:tcPr>
          <w:p w14:paraId="62005573" w14:textId="77777777" w:rsidR="00447E13" w:rsidRPr="00B053AF" w:rsidRDefault="00447E13">
            <w:pPr>
              <w:widowControl w:val="0"/>
              <w:spacing w:before="120" w:after="120"/>
              <w:jc w:val="both"/>
              <w:rPr>
                <w:color w:val="000000"/>
                <w:sz w:val="22"/>
                <w:szCs w:val="22"/>
                <w:rPrChange w:id="28962" w:author="James Vu" w:date="2024-04-18T23:50:00Z">
                  <w:rPr>
                    <w:color w:val="000000"/>
                    <w:sz w:val="26"/>
                    <w:szCs w:val="26"/>
                  </w:rPr>
                </w:rPrChange>
              </w:rPr>
              <w:pPrChange w:id="28963" w:author="James Vu" w:date="2024-04-18T22:33:00Z">
                <w:pPr>
                  <w:widowControl w:val="0"/>
                  <w:spacing w:before="120" w:after="120"/>
                </w:pPr>
              </w:pPrChange>
            </w:pPr>
            <w:r w:rsidRPr="00B053AF">
              <w:rPr>
                <w:color w:val="000000"/>
                <w:sz w:val="22"/>
                <w:szCs w:val="22"/>
                <w:rPrChange w:id="28964" w:author="James Vu" w:date="2024-04-18T23:50:00Z">
                  <w:rPr>
                    <w:color w:val="000000"/>
                    <w:sz w:val="26"/>
                    <w:szCs w:val="26"/>
                  </w:rPr>
                </w:rPrChange>
              </w:rPr>
              <w:t>Lắp đặt và cài đặt thiết bị chuyển mạch loại lớn (Enterprice và Carrier)</w:t>
            </w:r>
          </w:p>
        </w:tc>
        <w:tc>
          <w:tcPr>
            <w:tcW w:w="290" w:type="pct"/>
            <w:shd w:val="clear" w:color="auto" w:fill="auto"/>
            <w:vAlign w:val="center"/>
            <w:hideMark/>
            <w:tcPrChange w:id="28965" w:author="James Vu" w:date="2024-04-18T23:50:00Z">
              <w:tcPr>
                <w:tcW w:w="290" w:type="pct"/>
                <w:shd w:val="clear" w:color="auto" w:fill="auto"/>
                <w:vAlign w:val="center"/>
                <w:hideMark/>
              </w:tcPr>
            </w:tcPrChange>
          </w:tcPr>
          <w:p w14:paraId="41DAF99D" w14:textId="77777777" w:rsidR="00447E13" w:rsidRPr="00B053AF" w:rsidRDefault="00447E13">
            <w:pPr>
              <w:widowControl w:val="0"/>
              <w:spacing w:before="120" w:after="120"/>
              <w:jc w:val="both"/>
              <w:rPr>
                <w:color w:val="000000"/>
                <w:sz w:val="22"/>
                <w:szCs w:val="22"/>
                <w:rPrChange w:id="28966" w:author="James Vu" w:date="2024-04-18T23:50:00Z">
                  <w:rPr>
                    <w:color w:val="000000"/>
                    <w:sz w:val="26"/>
                    <w:szCs w:val="26"/>
                  </w:rPr>
                </w:rPrChange>
              </w:rPr>
              <w:pPrChange w:id="28967" w:author="James Vu" w:date="2024-04-18T22:33:00Z">
                <w:pPr>
                  <w:widowControl w:val="0"/>
                  <w:spacing w:before="120" w:after="120"/>
                  <w:jc w:val="center"/>
                </w:pPr>
              </w:pPrChange>
            </w:pPr>
            <w:r w:rsidRPr="00B053AF">
              <w:rPr>
                <w:color w:val="000000"/>
                <w:sz w:val="22"/>
                <w:szCs w:val="22"/>
                <w:rPrChange w:id="28968" w:author="James Vu" w:date="2024-04-18T23:50:00Z">
                  <w:rPr>
                    <w:color w:val="000000"/>
                    <w:sz w:val="26"/>
                    <w:szCs w:val="26"/>
                  </w:rPr>
                </w:rPrChange>
              </w:rPr>
              <w:t> </w:t>
            </w:r>
          </w:p>
        </w:tc>
        <w:tc>
          <w:tcPr>
            <w:tcW w:w="441" w:type="pct"/>
            <w:shd w:val="clear" w:color="auto" w:fill="auto"/>
            <w:vAlign w:val="center"/>
            <w:hideMark/>
            <w:tcPrChange w:id="28969" w:author="James Vu" w:date="2024-04-18T23:50:00Z">
              <w:tcPr>
                <w:tcW w:w="441" w:type="pct"/>
                <w:shd w:val="clear" w:color="auto" w:fill="auto"/>
                <w:vAlign w:val="center"/>
                <w:hideMark/>
              </w:tcPr>
            </w:tcPrChange>
          </w:tcPr>
          <w:p w14:paraId="08A6D7E7" w14:textId="56D7A04F" w:rsidR="00447E13" w:rsidRPr="00B053AF" w:rsidRDefault="00447E13">
            <w:pPr>
              <w:widowControl w:val="0"/>
              <w:spacing w:before="120" w:after="120"/>
              <w:jc w:val="both"/>
              <w:rPr>
                <w:color w:val="000000"/>
                <w:sz w:val="22"/>
                <w:szCs w:val="22"/>
                <w:rPrChange w:id="28970" w:author="James Vu" w:date="2024-04-18T23:50:00Z">
                  <w:rPr>
                    <w:color w:val="000000"/>
                    <w:sz w:val="26"/>
                    <w:szCs w:val="26"/>
                  </w:rPr>
                </w:rPrChange>
              </w:rPr>
              <w:pPrChange w:id="28971" w:author="James Vu" w:date="2024-04-18T22:33:00Z">
                <w:pPr>
                  <w:widowControl w:val="0"/>
                  <w:spacing w:before="120" w:after="120"/>
                  <w:jc w:val="center"/>
                </w:pPr>
              </w:pPrChange>
            </w:pPr>
          </w:p>
        </w:tc>
        <w:tc>
          <w:tcPr>
            <w:tcW w:w="343" w:type="pct"/>
            <w:shd w:val="clear" w:color="auto" w:fill="auto"/>
            <w:vAlign w:val="center"/>
            <w:hideMark/>
            <w:tcPrChange w:id="28972" w:author="James Vu" w:date="2024-04-18T23:50:00Z">
              <w:tcPr>
                <w:tcW w:w="343" w:type="pct"/>
                <w:shd w:val="clear" w:color="auto" w:fill="auto"/>
                <w:vAlign w:val="center"/>
                <w:hideMark/>
              </w:tcPr>
            </w:tcPrChange>
          </w:tcPr>
          <w:p w14:paraId="03B5608F" w14:textId="7AD0D9A3" w:rsidR="00447E13" w:rsidRPr="00B053AF" w:rsidRDefault="00447E13">
            <w:pPr>
              <w:widowControl w:val="0"/>
              <w:spacing w:before="120" w:after="120"/>
              <w:jc w:val="both"/>
              <w:rPr>
                <w:color w:val="000000"/>
                <w:sz w:val="22"/>
                <w:szCs w:val="22"/>
                <w:rPrChange w:id="28973" w:author="James Vu" w:date="2024-04-18T23:50:00Z">
                  <w:rPr>
                    <w:color w:val="000000"/>
                    <w:sz w:val="26"/>
                    <w:szCs w:val="26"/>
                  </w:rPr>
                </w:rPrChange>
              </w:rPr>
              <w:pPrChange w:id="28974" w:author="James Vu" w:date="2024-04-18T22:33:00Z">
                <w:pPr>
                  <w:widowControl w:val="0"/>
                  <w:spacing w:before="120" w:after="120"/>
                  <w:jc w:val="right"/>
                </w:pPr>
              </w:pPrChange>
            </w:pPr>
          </w:p>
        </w:tc>
        <w:tc>
          <w:tcPr>
            <w:tcW w:w="421" w:type="pct"/>
            <w:shd w:val="clear" w:color="auto" w:fill="auto"/>
            <w:vAlign w:val="center"/>
            <w:hideMark/>
            <w:tcPrChange w:id="28975" w:author="James Vu" w:date="2024-04-18T23:50:00Z">
              <w:tcPr>
                <w:tcW w:w="421" w:type="pct"/>
                <w:shd w:val="clear" w:color="auto" w:fill="auto"/>
                <w:vAlign w:val="center"/>
                <w:hideMark/>
              </w:tcPr>
            </w:tcPrChange>
          </w:tcPr>
          <w:p w14:paraId="604604CC" w14:textId="393A3681" w:rsidR="00447E13" w:rsidRPr="00B053AF" w:rsidRDefault="00447E13">
            <w:pPr>
              <w:widowControl w:val="0"/>
              <w:spacing w:before="120" w:after="120"/>
              <w:jc w:val="both"/>
              <w:rPr>
                <w:color w:val="000000"/>
                <w:sz w:val="22"/>
                <w:szCs w:val="22"/>
                <w:rPrChange w:id="28976" w:author="James Vu" w:date="2024-04-18T23:50:00Z">
                  <w:rPr>
                    <w:color w:val="000000"/>
                    <w:sz w:val="26"/>
                    <w:szCs w:val="26"/>
                  </w:rPr>
                </w:rPrChange>
              </w:rPr>
              <w:pPrChange w:id="28977" w:author="James Vu" w:date="2024-04-18T22:33:00Z">
                <w:pPr>
                  <w:widowControl w:val="0"/>
                  <w:spacing w:before="120" w:after="120"/>
                  <w:jc w:val="right"/>
                </w:pPr>
              </w:pPrChange>
            </w:pPr>
          </w:p>
        </w:tc>
        <w:tc>
          <w:tcPr>
            <w:tcW w:w="498" w:type="pct"/>
            <w:shd w:val="clear" w:color="auto" w:fill="auto"/>
            <w:vAlign w:val="center"/>
            <w:hideMark/>
            <w:tcPrChange w:id="28978" w:author="James Vu" w:date="2024-04-18T23:50:00Z">
              <w:tcPr>
                <w:tcW w:w="498" w:type="pct"/>
                <w:shd w:val="clear" w:color="auto" w:fill="auto"/>
                <w:vAlign w:val="center"/>
                <w:hideMark/>
              </w:tcPr>
            </w:tcPrChange>
          </w:tcPr>
          <w:p w14:paraId="7932DE72" w14:textId="0949C91C" w:rsidR="00447E13" w:rsidRPr="00B053AF" w:rsidRDefault="00447E13">
            <w:pPr>
              <w:widowControl w:val="0"/>
              <w:spacing w:before="120" w:after="120"/>
              <w:jc w:val="both"/>
              <w:rPr>
                <w:color w:val="000000"/>
                <w:sz w:val="22"/>
                <w:szCs w:val="22"/>
                <w:rPrChange w:id="28979" w:author="James Vu" w:date="2024-04-18T23:50:00Z">
                  <w:rPr>
                    <w:color w:val="000000"/>
                    <w:sz w:val="26"/>
                    <w:szCs w:val="26"/>
                  </w:rPr>
                </w:rPrChange>
              </w:rPr>
              <w:pPrChange w:id="28980" w:author="James Vu" w:date="2024-04-18T22:33:00Z">
                <w:pPr>
                  <w:widowControl w:val="0"/>
                  <w:spacing w:before="120" w:after="120"/>
                  <w:jc w:val="right"/>
                </w:pPr>
              </w:pPrChange>
            </w:pPr>
          </w:p>
        </w:tc>
        <w:tc>
          <w:tcPr>
            <w:tcW w:w="343" w:type="pct"/>
            <w:shd w:val="clear" w:color="auto" w:fill="auto"/>
            <w:vAlign w:val="center"/>
            <w:hideMark/>
            <w:tcPrChange w:id="28981" w:author="James Vu" w:date="2024-04-18T23:50:00Z">
              <w:tcPr>
                <w:tcW w:w="343" w:type="pct"/>
                <w:shd w:val="clear" w:color="auto" w:fill="auto"/>
                <w:vAlign w:val="center"/>
                <w:hideMark/>
              </w:tcPr>
            </w:tcPrChange>
          </w:tcPr>
          <w:p w14:paraId="2F8CC189" w14:textId="2DFF4F74" w:rsidR="00447E13" w:rsidRPr="00B053AF" w:rsidRDefault="00447E13">
            <w:pPr>
              <w:widowControl w:val="0"/>
              <w:spacing w:before="120" w:after="120"/>
              <w:jc w:val="both"/>
              <w:rPr>
                <w:color w:val="000000"/>
                <w:sz w:val="22"/>
                <w:szCs w:val="22"/>
                <w:rPrChange w:id="28982" w:author="James Vu" w:date="2024-04-18T23:50:00Z">
                  <w:rPr>
                    <w:color w:val="000000"/>
                    <w:sz w:val="26"/>
                    <w:szCs w:val="26"/>
                  </w:rPr>
                </w:rPrChange>
              </w:rPr>
              <w:pPrChange w:id="28983" w:author="James Vu" w:date="2024-04-18T22:33:00Z">
                <w:pPr>
                  <w:widowControl w:val="0"/>
                  <w:spacing w:before="120" w:after="120"/>
                  <w:jc w:val="right"/>
                </w:pPr>
              </w:pPrChange>
            </w:pPr>
            <w:r w:rsidRPr="00B053AF">
              <w:rPr>
                <w:color w:val="000000"/>
                <w:sz w:val="22"/>
                <w:szCs w:val="22"/>
                <w:rPrChange w:id="28984" w:author="James Vu" w:date="2024-04-18T23:50:00Z">
                  <w:rPr>
                    <w:color w:val="000000"/>
                    <w:sz w:val="26"/>
                    <w:szCs w:val="26"/>
                  </w:rPr>
                </w:rPrChange>
              </w:rPr>
              <w:t>2.396</w:t>
            </w:r>
          </w:p>
        </w:tc>
        <w:tc>
          <w:tcPr>
            <w:tcW w:w="421" w:type="pct"/>
            <w:shd w:val="clear" w:color="auto" w:fill="auto"/>
            <w:vAlign w:val="center"/>
            <w:hideMark/>
            <w:tcPrChange w:id="28985" w:author="James Vu" w:date="2024-04-18T23:50:00Z">
              <w:tcPr>
                <w:tcW w:w="421" w:type="pct"/>
                <w:shd w:val="clear" w:color="auto" w:fill="auto"/>
                <w:vAlign w:val="center"/>
                <w:hideMark/>
              </w:tcPr>
            </w:tcPrChange>
          </w:tcPr>
          <w:p w14:paraId="45E98401" w14:textId="794B57CF" w:rsidR="00447E13" w:rsidRPr="00B053AF" w:rsidRDefault="00447E13">
            <w:pPr>
              <w:widowControl w:val="0"/>
              <w:spacing w:before="120" w:after="120"/>
              <w:jc w:val="both"/>
              <w:rPr>
                <w:color w:val="000000"/>
                <w:sz w:val="22"/>
                <w:szCs w:val="22"/>
                <w:rPrChange w:id="28986" w:author="James Vu" w:date="2024-04-18T23:50:00Z">
                  <w:rPr>
                    <w:color w:val="000000"/>
                    <w:sz w:val="26"/>
                    <w:szCs w:val="26"/>
                  </w:rPr>
                </w:rPrChange>
              </w:rPr>
              <w:pPrChange w:id="28987" w:author="James Vu" w:date="2024-04-18T22:33:00Z">
                <w:pPr>
                  <w:widowControl w:val="0"/>
                  <w:spacing w:before="120" w:after="120"/>
                  <w:jc w:val="right"/>
                </w:pPr>
              </w:pPrChange>
            </w:pPr>
            <w:r w:rsidRPr="00B053AF">
              <w:rPr>
                <w:color w:val="000000"/>
                <w:sz w:val="22"/>
                <w:szCs w:val="22"/>
                <w:rPrChange w:id="28988" w:author="James Vu" w:date="2024-04-18T23:50:00Z">
                  <w:rPr>
                    <w:color w:val="000000"/>
                    <w:sz w:val="26"/>
                    <w:szCs w:val="26"/>
                  </w:rPr>
                </w:rPrChange>
              </w:rPr>
              <w:t>2.917.726</w:t>
            </w:r>
          </w:p>
        </w:tc>
        <w:tc>
          <w:tcPr>
            <w:tcW w:w="498" w:type="pct"/>
            <w:shd w:val="clear" w:color="auto" w:fill="auto"/>
            <w:vAlign w:val="center"/>
            <w:hideMark/>
            <w:tcPrChange w:id="28989" w:author="James Vu" w:date="2024-04-18T23:50:00Z">
              <w:tcPr>
                <w:tcW w:w="498" w:type="pct"/>
                <w:shd w:val="clear" w:color="auto" w:fill="auto"/>
                <w:vAlign w:val="center"/>
                <w:hideMark/>
              </w:tcPr>
            </w:tcPrChange>
          </w:tcPr>
          <w:p w14:paraId="2A79EF09" w14:textId="43468EB0" w:rsidR="00447E13" w:rsidRPr="00B053AF" w:rsidRDefault="00447E13">
            <w:pPr>
              <w:widowControl w:val="0"/>
              <w:spacing w:before="120" w:after="120"/>
              <w:jc w:val="both"/>
              <w:rPr>
                <w:color w:val="000000"/>
                <w:sz w:val="22"/>
                <w:szCs w:val="22"/>
                <w:rPrChange w:id="28990" w:author="James Vu" w:date="2024-04-18T23:50:00Z">
                  <w:rPr>
                    <w:color w:val="000000"/>
                    <w:sz w:val="26"/>
                    <w:szCs w:val="26"/>
                  </w:rPr>
                </w:rPrChange>
              </w:rPr>
              <w:pPrChange w:id="28991" w:author="James Vu" w:date="2024-04-18T22:33:00Z">
                <w:pPr>
                  <w:widowControl w:val="0"/>
                  <w:spacing w:before="120" w:after="120"/>
                  <w:jc w:val="right"/>
                </w:pPr>
              </w:pPrChange>
            </w:pPr>
            <w:r w:rsidRPr="00B053AF">
              <w:rPr>
                <w:color w:val="000000"/>
                <w:sz w:val="22"/>
                <w:szCs w:val="22"/>
                <w:rPrChange w:id="28992" w:author="James Vu" w:date="2024-04-18T23:50:00Z">
                  <w:rPr>
                    <w:color w:val="000000"/>
                    <w:sz w:val="26"/>
                    <w:szCs w:val="26"/>
                  </w:rPr>
                </w:rPrChange>
              </w:rPr>
              <w:t>36.700</w:t>
            </w:r>
          </w:p>
        </w:tc>
      </w:tr>
      <w:tr w:rsidR="00447E13" w:rsidRPr="00B053AF" w14:paraId="1D91BA34" w14:textId="77777777" w:rsidTr="00B053AF">
        <w:tc>
          <w:tcPr>
            <w:tcW w:w="217" w:type="pct"/>
            <w:shd w:val="clear" w:color="auto" w:fill="auto"/>
            <w:noWrap/>
            <w:vAlign w:val="center"/>
            <w:hideMark/>
            <w:tcPrChange w:id="28993" w:author="James Vu" w:date="2024-04-18T23:50:00Z">
              <w:tcPr>
                <w:tcW w:w="217" w:type="pct"/>
                <w:shd w:val="clear" w:color="auto" w:fill="auto"/>
                <w:noWrap/>
                <w:vAlign w:val="center"/>
                <w:hideMark/>
              </w:tcPr>
            </w:tcPrChange>
          </w:tcPr>
          <w:p w14:paraId="36B1233F" w14:textId="77777777" w:rsidR="00447E13" w:rsidRPr="00B053AF" w:rsidRDefault="00447E13">
            <w:pPr>
              <w:widowControl w:val="0"/>
              <w:spacing w:before="120" w:after="120"/>
              <w:jc w:val="both"/>
              <w:rPr>
                <w:i/>
                <w:iCs/>
                <w:color w:val="000000"/>
                <w:sz w:val="22"/>
                <w:szCs w:val="22"/>
                <w:rPrChange w:id="28994" w:author="James Vu" w:date="2024-04-18T23:50:00Z">
                  <w:rPr>
                    <w:i/>
                    <w:iCs/>
                    <w:color w:val="000000"/>
                    <w:sz w:val="26"/>
                    <w:szCs w:val="26"/>
                  </w:rPr>
                </w:rPrChange>
              </w:rPr>
              <w:pPrChange w:id="28995" w:author="James Vu" w:date="2024-04-18T22:33:00Z">
                <w:pPr>
                  <w:widowControl w:val="0"/>
                  <w:spacing w:before="120" w:after="120"/>
                  <w:jc w:val="center"/>
                </w:pPr>
              </w:pPrChange>
            </w:pPr>
            <w:r w:rsidRPr="00B053AF">
              <w:rPr>
                <w:i/>
                <w:iCs/>
                <w:color w:val="000000"/>
                <w:sz w:val="22"/>
                <w:szCs w:val="22"/>
                <w:rPrChange w:id="28996" w:author="James Vu" w:date="2024-04-18T23:50:00Z">
                  <w:rPr>
                    <w:i/>
                    <w:iCs/>
                    <w:color w:val="000000"/>
                    <w:sz w:val="26"/>
                    <w:szCs w:val="26"/>
                  </w:rPr>
                </w:rPrChange>
              </w:rPr>
              <w:t>8.1</w:t>
            </w:r>
          </w:p>
        </w:tc>
        <w:tc>
          <w:tcPr>
            <w:tcW w:w="490" w:type="pct"/>
            <w:shd w:val="clear" w:color="auto" w:fill="auto"/>
            <w:vAlign w:val="center"/>
            <w:hideMark/>
            <w:tcPrChange w:id="28997" w:author="James Vu" w:date="2024-04-18T23:50:00Z">
              <w:tcPr>
                <w:tcW w:w="490" w:type="pct"/>
                <w:shd w:val="clear" w:color="auto" w:fill="auto"/>
                <w:vAlign w:val="center"/>
                <w:hideMark/>
              </w:tcPr>
            </w:tcPrChange>
          </w:tcPr>
          <w:p w14:paraId="44A202A0" w14:textId="77777777" w:rsidR="00447E13" w:rsidRPr="00B053AF" w:rsidRDefault="00447E13">
            <w:pPr>
              <w:widowControl w:val="0"/>
              <w:spacing w:before="120" w:after="120"/>
              <w:jc w:val="both"/>
              <w:rPr>
                <w:i/>
                <w:iCs/>
                <w:color w:val="000000"/>
                <w:sz w:val="22"/>
                <w:szCs w:val="22"/>
                <w:rPrChange w:id="28998" w:author="James Vu" w:date="2024-04-18T23:50:00Z">
                  <w:rPr>
                    <w:i/>
                    <w:iCs/>
                    <w:color w:val="000000"/>
                    <w:sz w:val="26"/>
                    <w:szCs w:val="26"/>
                  </w:rPr>
                </w:rPrChange>
              </w:rPr>
              <w:pPrChange w:id="28999" w:author="James Vu" w:date="2024-04-18T22:33:00Z">
                <w:pPr>
                  <w:widowControl w:val="0"/>
                  <w:spacing w:before="120" w:after="120"/>
                  <w:jc w:val="center"/>
                </w:pPr>
              </w:pPrChange>
            </w:pPr>
            <w:r w:rsidRPr="00B053AF">
              <w:rPr>
                <w:i/>
                <w:iCs/>
                <w:color w:val="000000"/>
                <w:sz w:val="22"/>
                <w:szCs w:val="22"/>
                <w:rPrChange w:id="29000" w:author="James Vu" w:date="2024-04-18T23:50:00Z">
                  <w:rPr>
                    <w:i/>
                    <w:iCs/>
                    <w:color w:val="000000"/>
                    <w:sz w:val="26"/>
                    <w:szCs w:val="26"/>
                  </w:rPr>
                </w:rPrChange>
              </w:rPr>
              <w:t>01.01.02.01</w:t>
            </w:r>
          </w:p>
        </w:tc>
        <w:tc>
          <w:tcPr>
            <w:tcW w:w="1039" w:type="pct"/>
            <w:shd w:val="clear" w:color="auto" w:fill="auto"/>
            <w:vAlign w:val="center"/>
            <w:hideMark/>
            <w:tcPrChange w:id="29001" w:author="James Vu" w:date="2024-04-18T23:50:00Z">
              <w:tcPr>
                <w:tcW w:w="1039" w:type="pct"/>
                <w:shd w:val="clear" w:color="auto" w:fill="auto"/>
                <w:vAlign w:val="center"/>
                <w:hideMark/>
              </w:tcPr>
            </w:tcPrChange>
          </w:tcPr>
          <w:p w14:paraId="164B8CB1" w14:textId="77777777" w:rsidR="00447E13" w:rsidRPr="00B053AF" w:rsidRDefault="00447E13">
            <w:pPr>
              <w:widowControl w:val="0"/>
              <w:spacing w:before="120" w:after="120"/>
              <w:jc w:val="both"/>
              <w:rPr>
                <w:i/>
                <w:iCs/>
                <w:color w:val="000000"/>
                <w:sz w:val="22"/>
                <w:szCs w:val="22"/>
                <w:rPrChange w:id="29002" w:author="James Vu" w:date="2024-04-18T23:50:00Z">
                  <w:rPr>
                    <w:i/>
                    <w:iCs/>
                    <w:color w:val="000000"/>
                    <w:sz w:val="26"/>
                    <w:szCs w:val="26"/>
                  </w:rPr>
                </w:rPrChange>
              </w:rPr>
              <w:pPrChange w:id="29003" w:author="James Vu" w:date="2024-04-18T22:33:00Z">
                <w:pPr>
                  <w:widowControl w:val="0"/>
                  <w:spacing w:before="120" w:after="120"/>
                </w:pPr>
              </w:pPrChange>
            </w:pPr>
            <w:r w:rsidRPr="00B053AF">
              <w:rPr>
                <w:i/>
                <w:iCs/>
                <w:color w:val="000000"/>
                <w:sz w:val="22"/>
                <w:szCs w:val="22"/>
                <w:rPrChange w:id="29004" w:author="James Vu" w:date="2024-04-18T23:50:00Z">
                  <w:rPr>
                    <w:i/>
                    <w:iCs/>
                    <w:color w:val="000000"/>
                    <w:sz w:val="26"/>
                    <w:szCs w:val="26"/>
                  </w:rPr>
                </w:rPrChange>
              </w:rPr>
              <w:t xml:space="preserve">Lắp đặt thiết bị chuyển mạch loại lớn (Enterprice và Carrier) </w:t>
            </w:r>
          </w:p>
        </w:tc>
        <w:tc>
          <w:tcPr>
            <w:tcW w:w="290" w:type="pct"/>
            <w:shd w:val="clear" w:color="auto" w:fill="auto"/>
            <w:vAlign w:val="center"/>
            <w:hideMark/>
            <w:tcPrChange w:id="29005" w:author="James Vu" w:date="2024-04-18T23:50:00Z">
              <w:tcPr>
                <w:tcW w:w="290" w:type="pct"/>
                <w:shd w:val="clear" w:color="auto" w:fill="auto"/>
                <w:vAlign w:val="center"/>
                <w:hideMark/>
              </w:tcPr>
            </w:tcPrChange>
          </w:tcPr>
          <w:p w14:paraId="6B613099" w14:textId="77777777" w:rsidR="00447E13" w:rsidRPr="00B053AF" w:rsidRDefault="00447E13">
            <w:pPr>
              <w:widowControl w:val="0"/>
              <w:spacing w:before="120" w:after="120"/>
              <w:jc w:val="both"/>
              <w:rPr>
                <w:i/>
                <w:iCs/>
                <w:color w:val="000000"/>
                <w:sz w:val="22"/>
                <w:szCs w:val="22"/>
                <w:rPrChange w:id="29006" w:author="James Vu" w:date="2024-04-18T23:50:00Z">
                  <w:rPr>
                    <w:i/>
                    <w:iCs/>
                    <w:color w:val="000000"/>
                    <w:sz w:val="26"/>
                    <w:szCs w:val="26"/>
                  </w:rPr>
                </w:rPrChange>
              </w:rPr>
              <w:pPrChange w:id="29007" w:author="James Vu" w:date="2024-04-18T22:33:00Z">
                <w:pPr>
                  <w:widowControl w:val="0"/>
                  <w:spacing w:before="120" w:after="120"/>
                  <w:jc w:val="center"/>
                </w:pPr>
              </w:pPrChange>
            </w:pPr>
            <w:r w:rsidRPr="00B053AF">
              <w:rPr>
                <w:i/>
                <w:iCs/>
                <w:color w:val="000000"/>
                <w:sz w:val="22"/>
                <w:szCs w:val="22"/>
                <w:rPrChange w:id="29008" w:author="James Vu" w:date="2024-04-18T23:50:00Z">
                  <w:rPr>
                    <w:i/>
                    <w:iCs/>
                    <w:color w:val="000000"/>
                    <w:sz w:val="26"/>
                    <w:szCs w:val="26"/>
                  </w:rPr>
                </w:rPrChange>
              </w:rPr>
              <w:t>Thiết bị</w:t>
            </w:r>
          </w:p>
        </w:tc>
        <w:tc>
          <w:tcPr>
            <w:tcW w:w="441" w:type="pct"/>
            <w:shd w:val="clear" w:color="auto" w:fill="auto"/>
            <w:vAlign w:val="center"/>
            <w:hideMark/>
            <w:tcPrChange w:id="29009" w:author="James Vu" w:date="2024-04-18T23:50:00Z">
              <w:tcPr>
                <w:tcW w:w="441" w:type="pct"/>
                <w:shd w:val="clear" w:color="auto" w:fill="auto"/>
                <w:vAlign w:val="center"/>
                <w:hideMark/>
              </w:tcPr>
            </w:tcPrChange>
          </w:tcPr>
          <w:p w14:paraId="0A9256AB" w14:textId="77777777" w:rsidR="00447E13" w:rsidRPr="00B053AF" w:rsidRDefault="00447E13">
            <w:pPr>
              <w:widowControl w:val="0"/>
              <w:spacing w:before="120" w:after="120"/>
              <w:jc w:val="both"/>
              <w:rPr>
                <w:i/>
                <w:iCs/>
                <w:color w:val="000000"/>
                <w:sz w:val="22"/>
                <w:szCs w:val="22"/>
                <w:rPrChange w:id="29010" w:author="James Vu" w:date="2024-04-18T23:50:00Z">
                  <w:rPr>
                    <w:i/>
                    <w:iCs/>
                    <w:color w:val="000000"/>
                    <w:sz w:val="26"/>
                    <w:szCs w:val="26"/>
                  </w:rPr>
                </w:rPrChange>
              </w:rPr>
              <w:pPrChange w:id="29011" w:author="James Vu" w:date="2024-04-18T22:33:00Z">
                <w:pPr>
                  <w:widowControl w:val="0"/>
                  <w:spacing w:before="120" w:after="120"/>
                  <w:jc w:val="center"/>
                </w:pPr>
              </w:pPrChange>
            </w:pPr>
            <w:r w:rsidRPr="00B053AF">
              <w:rPr>
                <w:i/>
                <w:iCs/>
                <w:color w:val="000000"/>
                <w:sz w:val="22"/>
                <w:szCs w:val="22"/>
                <w:rPrChange w:id="29012" w:author="James Vu" w:date="2024-04-18T23:50:00Z">
                  <w:rPr>
                    <w:i/>
                    <w:iCs/>
                    <w:color w:val="000000"/>
                    <w:sz w:val="26"/>
                    <w:szCs w:val="26"/>
                  </w:rPr>
                </w:rPrChange>
              </w:rPr>
              <w:t>2</w:t>
            </w:r>
          </w:p>
        </w:tc>
        <w:tc>
          <w:tcPr>
            <w:tcW w:w="343" w:type="pct"/>
            <w:shd w:val="clear" w:color="auto" w:fill="auto"/>
            <w:vAlign w:val="center"/>
            <w:hideMark/>
            <w:tcPrChange w:id="29013" w:author="James Vu" w:date="2024-04-18T23:50:00Z">
              <w:tcPr>
                <w:tcW w:w="343" w:type="pct"/>
                <w:shd w:val="clear" w:color="auto" w:fill="auto"/>
                <w:vAlign w:val="center"/>
                <w:hideMark/>
              </w:tcPr>
            </w:tcPrChange>
          </w:tcPr>
          <w:p w14:paraId="2B13A5FB" w14:textId="2601F821" w:rsidR="00447E13" w:rsidRPr="00B053AF" w:rsidRDefault="00447E13">
            <w:pPr>
              <w:widowControl w:val="0"/>
              <w:spacing w:before="120" w:after="120"/>
              <w:jc w:val="both"/>
              <w:rPr>
                <w:i/>
                <w:iCs/>
                <w:color w:val="000000"/>
                <w:sz w:val="22"/>
                <w:szCs w:val="22"/>
                <w:rPrChange w:id="29014" w:author="James Vu" w:date="2024-04-18T23:50:00Z">
                  <w:rPr>
                    <w:i/>
                    <w:iCs/>
                    <w:color w:val="000000"/>
                    <w:sz w:val="26"/>
                    <w:szCs w:val="26"/>
                  </w:rPr>
                </w:rPrChange>
              </w:rPr>
              <w:pPrChange w:id="29015" w:author="James Vu" w:date="2024-04-18T22:33:00Z">
                <w:pPr>
                  <w:widowControl w:val="0"/>
                  <w:spacing w:before="120" w:after="120"/>
                  <w:jc w:val="right"/>
                </w:pPr>
              </w:pPrChange>
            </w:pPr>
            <w:r w:rsidRPr="00B053AF">
              <w:rPr>
                <w:i/>
                <w:iCs/>
                <w:color w:val="000000"/>
                <w:sz w:val="22"/>
                <w:szCs w:val="22"/>
                <w:rPrChange w:id="29016" w:author="James Vu" w:date="2024-04-18T23:50:00Z">
                  <w:rPr>
                    <w:i/>
                    <w:iCs/>
                    <w:color w:val="000000"/>
                    <w:sz w:val="26"/>
                    <w:szCs w:val="26"/>
                  </w:rPr>
                </w:rPrChange>
              </w:rPr>
              <w:t>599</w:t>
            </w:r>
          </w:p>
        </w:tc>
        <w:tc>
          <w:tcPr>
            <w:tcW w:w="421" w:type="pct"/>
            <w:shd w:val="clear" w:color="auto" w:fill="auto"/>
            <w:vAlign w:val="center"/>
            <w:hideMark/>
            <w:tcPrChange w:id="29017" w:author="James Vu" w:date="2024-04-18T23:50:00Z">
              <w:tcPr>
                <w:tcW w:w="421" w:type="pct"/>
                <w:shd w:val="clear" w:color="auto" w:fill="auto"/>
                <w:vAlign w:val="center"/>
                <w:hideMark/>
              </w:tcPr>
            </w:tcPrChange>
          </w:tcPr>
          <w:p w14:paraId="2BD34914" w14:textId="6826F0A9" w:rsidR="00447E13" w:rsidRPr="00B053AF" w:rsidRDefault="00447E13">
            <w:pPr>
              <w:widowControl w:val="0"/>
              <w:spacing w:before="120" w:after="120"/>
              <w:jc w:val="both"/>
              <w:rPr>
                <w:i/>
                <w:iCs/>
                <w:color w:val="000000"/>
                <w:sz w:val="22"/>
                <w:szCs w:val="22"/>
                <w:rPrChange w:id="29018" w:author="James Vu" w:date="2024-04-18T23:50:00Z">
                  <w:rPr>
                    <w:i/>
                    <w:iCs/>
                    <w:color w:val="000000"/>
                    <w:sz w:val="26"/>
                    <w:szCs w:val="26"/>
                  </w:rPr>
                </w:rPrChange>
              </w:rPr>
              <w:pPrChange w:id="29019" w:author="James Vu" w:date="2024-04-18T22:33:00Z">
                <w:pPr>
                  <w:widowControl w:val="0"/>
                  <w:spacing w:before="120" w:after="120"/>
                  <w:jc w:val="right"/>
                </w:pPr>
              </w:pPrChange>
            </w:pPr>
            <w:r w:rsidRPr="00B053AF">
              <w:rPr>
                <w:i/>
                <w:iCs/>
                <w:color w:val="000000"/>
                <w:sz w:val="22"/>
                <w:szCs w:val="22"/>
                <w:rPrChange w:id="29020" w:author="James Vu" w:date="2024-04-18T23:50:00Z">
                  <w:rPr>
                    <w:i/>
                    <w:iCs/>
                    <w:color w:val="000000"/>
                    <w:sz w:val="26"/>
                    <w:szCs w:val="26"/>
                  </w:rPr>
                </w:rPrChange>
              </w:rPr>
              <w:t>830.532</w:t>
            </w:r>
          </w:p>
        </w:tc>
        <w:tc>
          <w:tcPr>
            <w:tcW w:w="498" w:type="pct"/>
            <w:shd w:val="clear" w:color="auto" w:fill="auto"/>
            <w:vAlign w:val="center"/>
            <w:hideMark/>
            <w:tcPrChange w:id="29021" w:author="James Vu" w:date="2024-04-18T23:50:00Z">
              <w:tcPr>
                <w:tcW w:w="498" w:type="pct"/>
                <w:shd w:val="clear" w:color="auto" w:fill="auto"/>
                <w:vAlign w:val="center"/>
                <w:hideMark/>
              </w:tcPr>
            </w:tcPrChange>
          </w:tcPr>
          <w:p w14:paraId="63A75543" w14:textId="3B081A14" w:rsidR="00447E13" w:rsidRPr="00B053AF" w:rsidRDefault="00447E13">
            <w:pPr>
              <w:widowControl w:val="0"/>
              <w:spacing w:before="120" w:after="120"/>
              <w:jc w:val="both"/>
              <w:rPr>
                <w:i/>
                <w:iCs/>
                <w:color w:val="000000"/>
                <w:sz w:val="22"/>
                <w:szCs w:val="22"/>
                <w:rPrChange w:id="29022" w:author="James Vu" w:date="2024-04-18T23:50:00Z">
                  <w:rPr>
                    <w:i/>
                    <w:iCs/>
                    <w:color w:val="000000"/>
                    <w:sz w:val="26"/>
                    <w:szCs w:val="26"/>
                  </w:rPr>
                </w:rPrChange>
              </w:rPr>
              <w:pPrChange w:id="29023" w:author="James Vu" w:date="2024-04-18T22:33:00Z">
                <w:pPr>
                  <w:widowControl w:val="0"/>
                  <w:spacing w:before="120" w:after="120"/>
                  <w:jc w:val="right"/>
                </w:pPr>
              </w:pPrChange>
            </w:pPr>
            <w:r w:rsidRPr="00B053AF">
              <w:rPr>
                <w:i/>
                <w:iCs/>
                <w:color w:val="000000"/>
                <w:sz w:val="22"/>
                <w:szCs w:val="22"/>
                <w:rPrChange w:id="29024" w:author="James Vu" w:date="2024-04-18T23:50:00Z">
                  <w:rPr>
                    <w:i/>
                    <w:iCs/>
                    <w:color w:val="000000"/>
                    <w:sz w:val="26"/>
                    <w:szCs w:val="26"/>
                  </w:rPr>
                </w:rPrChange>
              </w:rPr>
              <w:t>9.175</w:t>
            </w:r>
          </w:p>
        </w:tc>
        <w:tc>
          <w:tcPr>
            <w:tcW w:w="343" w:type="pct"/>
            <w:shd w:val="clear" w:color="auto" w:fill="auto"/>
            <w:vAlign w:val="center"/>
            <w:hideMark/>
            <w:tcPrChange w:id="29025" w:author="James Vu" w:date="2024-04-18T23:50:00Z">
              <w:tcPr>
                <w:tcW w:w="343" w:type="pct"/>
                <w:shd w:val="clear" w:color="auto" w:fill="auto"/>
                <w:vAlign w:val="center"/>
                <w:hideMark/>
              </w:tcPr>
            </w:tcPrChange>
          </w:tcPr>
          <w:p w14:paraId="257ED2BE" w14:textId="031E8D6D" w:rsidR="00447E13" w:rsidRPr="00B053AF" w:rsidRDefault="00447E13">
            <w:pPr>
              <w:widowControl w:val="0"/>
              <w:spacing w:before="120" w:after="120"/>
              <w:jc w:val="both"/>
              <w:rPr>
                <w:i/>
                <w:iCs/>
                <w:color w:val="000000"/>
                <w:sz w:val="22"/>
                <w:szCs w:val="22"/>
                <w:rPrChange w:id="29026" w:author="James Vu" w:date="2024-04-18T23:50:00Z">
                  <w:rPr>
                    <w:i/>
                    <w:iCs/>
                    <w:color w:val="000000"/>
                    <w:sz w:val="26"/>
                    <w:szCs w:val="26"/>
                  </w:rPr>
                </w:rPrChange>
              </w:rPr>
              <w:pPrChange w:id="29027" w:author="James Vu" w:date="2024-04-18T22:33:00Z">
                <w:pPr>
                  <w:widowControl w:val="0"/>
                  <w:spacing w:before="120" w:after="120"/>
                  <w:jc w:val="right"/>
                </w:pPr>
              </w:pPrChange>
            </w:pPr>
            <w:r w:rsidRPr="00B053AF">
              <w:rPr>
                <w:i/>
                <w:iCs/>
                <w:color w:val="000000"/>
                <w:sz w:val="22"/>
                <w:szCs w:val="22"/>
                <w:rPrChange w:id="29028" w:author="James Vu" w:date="2024-04-18T23:50:00Z">
                  <w:rPr>
                    <w:i/>
                    <w:iCs/>
                    <w:color w:val="000000"/>
                    <w:sz w:val="26"/>
                    <w:szCs w:val="26"/>
                  </w:rPr>
                </w:rPrChange>
              </w:rPr>
              <w:t>1.198</w:t>
            </w:r>
          </w:p>
        </w:tc>
        <w:tc>
          <w:tcPr>
            <w:tcW w:w="421" w:type="pct"/>
            <w:shd w:val="clear" w:color="auto" w:fill="auto"/>
            <w:vAlign w:val="center"/>
            <w:hideMark/>
            <w:tcPrChange w:id="29029" w:author="James Vu" w:date="2024-04-18T23:50:00Z">
              <w:tcPr>
                <w:tcW w:w="421" w:type="pct"/>
                <w:shd w:val="clear" w:color="auto" w:fill="auto"/>
                <w:vAlign w:val="center"/>
                <w:hideMark/>
              </w:tcPr>
            </w:tcPrChange>
          </w:tcPr>
          <w:p w14:paraId="0D678FFA" w14:textId="7860C090" w:rsidR="00447E13" w:rsidRPr="00B053AF" w:rsidRDefault="00447E13">
            <w:pPr>
              <w:widowControl w:val="0"/>
              <w:spacing w:before="120" w:after="120"/>
              <w:jc w:val="both"/>
              <w:rPr>
                <w:i/>
                <w:iCs/>
                <w:color w:val="000000"/>
                <w:sz w:val="22"/>
                <w:szCs w:val="22"/>
                <w:rPrChange w:id="29030" w:author="James Vu" w:date="2024-04-18T23:50:00Z">
                  <w:rPr>
                    <w:i/>
                    <w:iCs/>
                    <w:color w:val="000000"/>
                    <w:sz w:val="26"/>
                    <w:szCs w:val="26"/>
                  </w:rPr>
                </w:rPrChange>
              </w:rPr>
              <w:pPrChange w:id="29031" w:author="James Vu" w:date="2024-04-18T22:33:00Z">
                <w:pPr>
                  <w:widowControl w:val="0"/>
                  <w:spacing w:before="120" w:after="120"/>
                  <w:jc w:val="right"/>
                </w:pPr>
              </w:pPrChange>
            </w:pPr>
            <w:r w:rsidRPr="00B053AF">
              <w:rPr>
                <w:i/>
                <w:iCs/>
                <w:color w:val="000000"/>
                <w:sz w:val="22"/>
                <w:szCs w:val="22"/>
                <w:rPrChange w:id="29032" w:author="James Vu" w:date="2024-04-18T23:50:00Z">
                  <w:rPr>
                    <w:i/>
                    <w:iCs/>
                    <w:color w:val="000000"/>
                    <w:sz w:val="26"/>
                    <w:szCs w:val="26"/>
                  </w:rPr>
                </w:rPrChange>
              </w:rPr>
              <w:t>1.661.064</w:t>
            </w:r>
          </w:p>
        </w:tc>
        <w:tc>
          <w:tcPr>
            <w:tcW w:w="498" w:type="pct"/>
            <w:shd w:val="clear" w:color="auto" w:fill="auto"/>
            <w:vAlign w:val="center"/>
            <w:hideMark/>
            <w:tcPrChange w:id="29033" w:author="James Vu" w:date="2024-04-18T23:50:00Z">
              <w:tcPr>
                <w:tcW w:w="498" w:type="pct"/>
                <w:shd w:val="clear" w:color="auto" w:fill="auto"/>
                <w:vAlign w:val="center"/>
                <w:hideMark/>
              </w:tcPr>
            </w:tcPrChange>
          </w:tcPr>
          <w:p w14:paraId="590B3233" w14:textId="4BDA8CA1" w:rsidR="00447E13" w:rsidRPr="00B053AF" w:rsidRDefault="00447E13">
            <w:pPr>
              <w:widowControl w:val="0"/>
              <w:spacing w:before="120" w:after="120"/>
              <w:jc w:val="both"/>
              <w:rPr>
                <w:i/>
                <w:iCs/>
                <w:color w:val="000000"/>
                <w:sz w:val="22"/>
                <w:szCs w:val="22"/>
                <w:rPrChange w:id="29034" w:author="James Vu" w:date="2024-04-18T23:50:00Z">
                  <w:rPr>
                    <w:i/>
                    <w:iCs/>
                    <w:color w:val="000000"/>
                    <w:sz w:val="26"/>
                    <w:szCs w:val="26"/>
                  </w:rPr>
                </w:rPrChange>
              </w:rPr>
              <w:pPrChange w:id="29035" w:author="James Vu" w:date="2024-04-18T22:33:00Z">
                <w:pPr>
                  <w:widowControl w:val="0"/>
                  <w:spacing w:before="120" w:after="120"/>
                  <w:jc w:val="right"/>
                </w:pPr>
              </w:pPrChange>
            </w:pPr>
            <w:r w:rsidRPr="00B053AF">
              <w:rPr>
                <w:i/>
                <w:iCs/>
                <w:color w:val="000000"/>
                <w:sz w:val="22"/>
                <w:szCs w:val="22"/>
                <w:rPrChange w:id="29036" w:author="James Vu" w:date="2024-04-18T23:50:00Z">
                  <w:rPr>
                    <w:i/>
                    <w:iCs/>
                    <w:color w:val="000000"/>
                    <w:sz w:val="26"/>
                    <w:szCs w:val="26"/>
                  </w:rPr>
                </w:rPrChange>
              </w:rPr>
              <w:t>18.350</w:t>
            </w:r>
          </w:p>
        </w:tc>
      </w:tr>
      <w:tr w:rsidR="00447E13" w:rsidRPr="00B053AF" w14:paraId="6F148D1C" w14:textId="77777777" w:rsidTr="00B053AF">
        <w:tc>
          <w:tcPr>
            <w:tcW w:w="217" w:type="pct"/>
            <w:shd w:val="clear" w:color="auto" w:fill="auto"/>
            <w:noWrap/>
            <w:vAlign w:val="center"/>
            <w:hideMark/>
            <w:tcPrChange w:id="29037" w:author="James Vu" w:date="2024-04-18T23:50:00Z">
              <w:tcPr>
                <w:tcW w:w="217" w:type="pct"/>
                <w:shd w:val="clear" w:color="auto" w:fill="auto"/>
                <w:noWrap/>
                <w:vAlign w:val="center"/>
                <w:hideMark/>
              </w:tcPr>
            </w:tcPrChange>
          </w:tcPr>
          <w:p w14:paraId="7AA1110A" w14:textId="77777777" w:rsidR="00447E13" w:rsidRPr="00B053AF" w:rsidRDefault="00447E13">
            <w:pPr>
              <w:widowControl w:val="0"/>
              <w:spacing w:before="120" w:after="120"/>
              <w:jc w:val="both"/>
              <w:rPr>
                <w:i/>
                <w:iCs/>
                <w:color w:val="000000"/>
                <w:sz w:val="22"/>
                <w:szCs w:val="22"/>
                <w:rPrChange w:id="29038" w:author="James Vu" w:date="2024-04-18T23:50:00Z">
                  <w:rPr>
                    <w:i/>
                    <w:iCs/>
                    <w:color w:val="000000"/>
                    <w:sz w:val="26"/>
                    <w:szCs w:val="26"/>
                  </w:rPr>
                </w:rPrChange>
              </w:rPr>
              <w:pPrChange w:id="29039" w:author="James Vu" w:date="2024-04-18T22:33:00Z">
                <w:pPr>
                  <w:widowControl w:val="0"/>
                  <w:spacing w:before="120" w:after="120"/>
                  <w:jc w:val="center"/>
                </w:pPr>
              </w:pPrChange>
            </w:pPr>
            <w:r w:rsidRPr="00B053AF">
              <w:rPr>
                <w:i/>
                <w:iCs/>
                <w:color w:val="000000"/>
                <w:sz w:val="22"/>
                <w:szCs w:val="22"/>
                <w:rPrChange w:id="29040" w:author="James Vu" w:date="2024-04-18T23:50:00Z">
                  <w:rPr>
                    <w:i/>
                    <w:iCs/>
                    <w:color w:val="000000"/>
                    <w:sz w:val="26"/>
                    <w:szCs w:val="26"/>
                  </w:rPr>
                </w:rPrChange>
              </w:rPr>
              <w:t>8.2</w:t>
            </w:r>
          </w:p>
        </w:tc>
        <w:tc>
          <w:tcPr>
            <w:tcW w:w="490" w:type="pct"/>
            <w:shd w:val="clear" w:color="auto" w:fill="auto"/>
            <w:vAlign w:val="center"/>
            <w:hideMark/>
            <w:tcPrChange w:id="29041" w:author="James Vu" w:date="2024-04-18T23:50:00Z">
              <w:tcPr>
                <w:tcW w:w="490" w:type="pct"/>
                <w:shd w:val="clear" w:color="auto" w:fill="auto"/>
                <w:vAlign w:val="center"/>
                <w:hideMark/>
              </w:tcPr>
            </w:tcPrChange>
          </w:tcPr>
          <w:p w14:paraId="101796A9" w14:textId="77777777" w:rsidR="00447E13" w:rsidRPr="00B053AF" w:rsidRDefault="00447E13">
            <w:pPr>
              <w:widowControl w:val="0"/>
              <w:spacing w:before="120" w:after="120"/>
              <w:jc w:val="both"/>
              <w:rPr>
                <w:i/>
                <w:iCs/>
                <w:color w:val="000000"/>
                <w:sz w:val="22"/>
                <w:szCs w:val="22"/>
                <w:rPrChange w:id="29042" w:author="James Vu" w:date="2024-04-18T23:50:00Z">
                  <w:rPr>
                    <w:i/>
                    <w:iCs/>
                    <w:color w:val="000000"/>
                    <w:sz w:val="26"/>
                    <w:szCs w:val="26"/>
                  </w:rPr>
                </w:rPrChange>
              </w:rPr>
              <w:pPrChange w:id="29043" w:author="James Vu" w:date="2024-04-18T22:33:00Z">
                <w:pPr>
                  <w:widowControl w:val="0"/>
                  <w:spacing w:before="120" w:after="120"/>
                  <w:jc w:val="center"/>
                </w:pPr>
              </w:pPrChange>
            </w:pPr>
            <w:r w:rsidRPr="00B053AF">
              <w:rPr>
                <w:i/>
                <w:iCs/>
                <w:color w:val="000000"/>
                <w:sz w:val="22"/>
                <w:szCs w:val="22"/>
                <w:rPrChange w:id="29044" w:author="James Vu" w:date="2024-04-18T23:50:00Z">
                  <w:rPr>
                    <w:i/>
                    <w:iCs/>
                    <w:color w:val="000000"/>
                    <w:sz w:val="26"/>
                    <w:szCs w:val="26"/>
                  </w:rPr>
                </w:rPrChange>
              </w:rPr>
              <w:t xml:space="preserve">01.01.02.02 </w:t>
            </w:r>
          </w:p>
        </w:tc>
        <w:tc>
          <w:tcPr>
            <w:tcW w:w="1039" w:type="pct"/>
            <w:shd w:val="clear" w:color="auto" w:fill="auto"/>
            <w:vAlign w:val="center"/>
            <w:hideMark/>
            <w:tcPrChange w:id="29045" w:author="James Vu" w:date="2024-04-18T23:50:00Z">
              <w:tcPr>
                <w:tcW w:w="1039" w:type="pct"/>
                <w:shd w:val="clear" w:color="auto" w:fill="auto"/>
                <w:vAlign w:val="center"/>
                <w:hideMark/>
              </w:tcPr>
            </w:tcPrChange>
          </w:tcPr>
          <w:p w14:paraId="73FB85C4" w14:textId="77777777" w:rsidR="00447E13" w:rsidRPr="00B053AF" w:rsidRDefault="00447E13">
            <w:pPr>
              <w:widowControl w:val="0"/>
              <w:spacing w:before="120" w:after="120"/>
              <w:jc w:val="both"/>
              <w:rPr>
                <w:i/>
                <w:iCs/>
                <w:color w:val="000000"/>
                <w:sz w:val="22"/>
                <w:szCs w:val="22"/>
                <w:rPrChange w:id="29046" w:author="James Vu" w:date="2024-04-18T23:50:00Z">
                  <w:rPr>
                    <w:i/>
                    <w:iCs/>
                    <w:color w:val="000000"/>
                    <w:sz w:val="26"/>
                    <w:szCs w:val="26"/>
                  </w:rPr>
                </w:rPrChange>
              </w:rPr>
              <w:pPrChange w:id="29047" w:author="James Vu" w:date="2024-04-18T22:33:00Z">
                <w:pPr>
                  <w:widowControl w:val="0"/>
                  <w:spacing w:before="120" w:after="120"/>
                </w:pPr>
              </w:pPrChange>
            </w:pPr>
            <w:r w:rsidRPr="00B053AF">
              <w:rPr>
                <w:i/>
                <w:iCs/>
                <w:color w:val="000000"/>
                <w:sz w:val="22"/>
                <w:szCs w:val="22"/>
                <w:rPrChange w:id="29048" w:author="James Vu" w:date="2024-04-18T23:50:00Z">
                  <w:rPr>
                    <w:i/>
                    <w:iCs/>
                    <w:color w:val="000000"/>
                    <w:sz w:val="26"/>
                    <w:szCs w:val="26"/>
                  </w:rPr>
                </w:rPrChange>
              </w:rPr>
              <w:t xml:space="preserve">Cài đặt thiết bị chuyển mạch loại lớn (Enterprice và Carrier) </w:t>
            </w:r>
          </w:p>
        </w:tc>
        <w:tc>
          <w:tcPr>
            <w:tcW w:w="290" w:type="pct"/>
            <w:shd w:val="clear" w:color="auto" w:fill="auto"/>
            <w:vAlign w:val="center"/>
            <w:hideMark/>
            <w:tcPrChange w:id="29049" w:author="James Vu" w:date="2024-04-18T23:50:00Z">
              <w:tcPr>
                <w:tcW w:w="290" w:type="pct"/>
                <w:shd w:val="clear" w:color="auto" w:fill="auto"/>
                <w:vAlign w:val="center"/>
                <w:hideMark/>
              </w:tcPr>
            </w:tcPrChange>
          </w:tcPr>
          <w:p w14:paraId="1347AF22" w14:textId="77777777" w:rsidR="00447E13" w:rsidRPr="00B053AF" w:rsidRDefault="00447E13">
            <w:pPr>
              <w:widowControl w:val="0"/>
              <w:spacing w:before="120" w:after="120"/>
              <w:jc w:val="both"/>
              <w:rPr>
                <w:i/>
                <w:iCs/>
                <w:color w:val="000000"/>
                <w:sz w:val="22"/>
                <w:szCs w:val="22"/>
                <w:rPrChange w:id="29050" w:author="James Vu" w:date="2024-04-18T23:50:00Z">
                  <w:rPr>
                    <w:i/>
                    <w:iCs/>
                    <w:color w:val="000000"/>
                    <w:sz w:val="26"/>
                    <w:szCs w:val="26"/>
                  </w:rPr>
                </w:rPrChange>
              </w:rPr>
              <w:pPrChange w:id="29051" w:author="James Vu" w:date="2024-04-18T22:33:00Z">
                <w:pPr>
                  <w:widowControl w:val="0"/>
                  <w:spacing w:before="120" w:after="120"/>
                  <w:jc w:val="center"/>
                </w:pPr>
              </w:pPrChange>
            </w:pPr>
            <w:r w:rsidRPr="00B053AF">
              <w:rPr>
                <w:i/>
                <w:iCs/>
                <w:color w:val="000000"/>
                <w:sz w:val="22"/>
                <w:szCs w:val="22"/>
                <w:rPrChange w:id="29052" w:author="James Vu" w:date="2024-04-18T23:50:00Z">
                  <w:rPr>
                    <w:i/>
                    <w:iCs/>
                    <w:color w:val="000000"/>
                    <w:sz w:val="26"/>
                    <w:szCs w:val="26"/>
                  </w:rPr>
                </w:rPrChange>
              </w:rPr>
              <w:t>Thiết bị</w:t>
            </w:r>
          </w:p>
        </w:tc>
        <w:tc>
          <w:tcPr>
            <w:tcW w:w="441" w:type="pct"/>
            <w:shd w:val="clear" w:color="auto" w:fill="auto"/>
            <w:vAlign w:val="center"/>
            <w:hideMark/>
            <w:tcPrChange w:id="29053" w:author="James Vu" w:date="2024-04-18T23:50:00Z">
              <w:tcPr>
                <w:tcW w:w="441" w:type="pct"/>
                <w:shd w:val="clear" w:color="auto" w:fill="auto"/>
                <w:vAlign w:val="center"/>
                <w:hideMark/>
              </w:tcPr>
            </w:tcPrChange>
          </w:tcPr>
          <w:p w14:paraId="401679CD" w14:textId="77777777" w:rsidR="00447E13" w:rsidRPr="00B053AF" w:rsidRDefault="00447E13">
            <w:pPr>
              <w:widowControl w:val="0"/>
              <w:spacing w:before="120" w:after="120"/>
              <w:jc w:val="both"/>
              <w:rPr>
                <w:i/>
                <w:iCs/>
                <w:color w:val="000000"/>
                <w:sz w:val="22"/>
                <w:szCs w:val="22"/>
                <w:rPrChange w:id="29054" w:author="James Vu" w:date="2024-04-18T23:50:00Z">
                  <w:rPr>
                    <w:i/>
                    <w:iCs/>
                    <w:color w:val="000000"/>
                    <w:sz w:val="26"/>
                    <w:szCs w:val="26"/>
                  </w:rPr>
                </w:rPrChange>
              </w:rPr>
              <w:pPrChange w:id="29055" w:author="James Vu" w:date="2024-04-18T22:33:00Z">
                <w:pPr>
                  <w:widowControl w:val="0"/>
                  <w:spacing w:before="120" w:after="120"/>
                  <w:jc w:val="center"/>
                </w:pPr>
              </w:pPrChange>
            </w:pPr>
            <w:r w:rsidRPr="00B053AF">
              <w:rPr>
                <w:i/>
                <w:iCs/>
                <w:color w:val="000000"/>
                <w:sz w:val="22"/>
                <w:szCs w:val="22"/>
                <w:rPrChange w:id="29056" w:author="James Vu" w:date="2024-04-18T23:50:00Z">
                  <w:rPr>
                    <w:i/>
                    <w:iCs/>
                    <w:color w:val="000000"/>
                    <w:sz w:val="26"/>
                    <w:szCs w:val="26"/>
                  </w:rPr>
                </w:rPrChange>
              </w:rPr>
              <w:t>2</w:t>
            </w:r>
          </w:p>
        </w:tc>
        <w:tc>
          <w:tcPr>
            <w:tcW w:w="343" w:type="pct"/>
            <w:shd w:val="clear" w:color="auto" w:fill="auto"/>
            <w:vAlign w:val="center"/>
            <w:hideMark/>
            <w:tcPrChange w:id="29057" w:author="James Vu" w:date="2024-04-18T23:50:00Z">
              <w:tcPr>
                <w:tcW w:w="343" w:type="pct"/>
                <w:shd w:val="clear" w:color="auto" w:fill="auto"/>
                <w:vAlign w:val="center"/>
                <w:hideMark/>
              </w:tcPr>
            </w:tcPrChange>
          </w:tcPr>
          <w:p w14:paraId="394B8E22" w14:textId="5089C6D5" w:rsidR="00447E13" w:rsidRPr="00B053AF" w:rsidRDefault="00447E13">
            <w:pPr>
              <w:widowControl w:val="0"/>
              <w:spacing w:before="120" w:after="120"/>
              <w:jc w:val="both"/>
              <w:rPr>
                <w:i/>
                <w:iCs/>
                <w:color w:val="000000"/>
                <w:sz w:val="22"/>
                <w:szCs w:val="22"/>
                <w:rPrChange w:id="29058" w:author="James Vu" w:date="2024-04-18T23:50:00Z">
                  <w:rPr>
                    <w:i/>
                    <w:iCs/>
                    <w:color w:val="000000"/>
                    <w:sz w:val="26"/>
                    <w:szCs w:val="26"/>
                  </w:rPr>
                </w:rPrChange>
              </w:rPr>
              <w:pPrChange w:id="29059" w:author="James Vu" w:date="2024-04-18T22:33:00Z">
                <w:pPr>
                  <w:widowControl w:val="0"/>
                  <w:spacing w:before="120" w:after="120"/>
                  <w:jc w:val="right"/>
                </w:pPr>
              </w:pPrChange>
            </w:pPr>
            <w:r w:rsidRPr="00B053AF">
              <w:rPr>
                <w:i/>
                <w:iCs/>
                <w:color w:val="000000"/>
                <w:sz w:val="22"/>
                <w:szCs w:val="22"/>
                <w:rPrChange w:id="29060" w:author="James Vu" w:date="2024-04-18T23:50:00Z">
                  <w:rPr>
                    <w:i/>
                    <w:iCs/>
                    <w:color w:val="000000"/>
                    <w:sz w:val="26"/>
                    <w:szCs w:val="26"/>
                  </w:rPr>
                </w:rPrChange>
              </w:rPr>
              <w:t>599</w:t>
            </w:r>
          </w:p>
        </w:tc>
        <w:tc>
          <w:tcPr>
            <w:tcW w:w="421" w:type="pct"/>
            <w:shd w:val="clear" w:color="auto" w:fill="auto"/>
            <w:vAlign w:val="center"/>
            <w:hideMark/>
            <w:tcPrChange w:id="29061" w:author="James Vu" w:date="2024-04-18T23:50:00Z">
              <w:tcPr>
                <w:tcW w:w="421" w:type="pct"/>
                <w:shd w:val="clear" w:color="auto" w:fill="auto"/>
                <w:vAlign w:val="center"/>
                <w:hideMark/>
              </w:tcPr>
            </w:tcPrChange>
          </w:tcPr>
          <w:p w14:paraId="22986DF8" w14:textId="4FF67A3A" w:rsidR="00447E13" w:rsidRPr="00B053AF" w:rsidRDefault="00447E13">
            <w:pPr>
              <w:widowControl w:val="0"/>
              <w:spacing w:before="120" w:after="120"/>
              <w:jc w:val="both"/>
              <w:rPr>
                <w:i/>
                <w:iCs/>
                <w:color w:val="000000"/>
                <w:sz w:val="22"/>
                <w:szCs w:val="22"/>
                <w:rPrChange w:id="29062" w:author="James Vu" w:date="2024-04-18T23:50:00Z">
                  <w:rPr>
                    <w:i/>
                    <w:iCs/>
                    <w:color w:val="000000"/>
                    <w:sz w:val="26"/>
                    <w:szCs w:val="26"/>
                  </w:rPr>
                </w:rPrChange>
              </w:rPr>
              <w:pPrChange w:id="29063" w:author="James Vu" w:date="2024-04-18T22:33:00Z">
                <w:pPr>
                  <w:widowControl w:val="0"/>
                  <w:spacing w:before="120" w:after="120"/>
                  <w:jc w:val="right"/>
                </w:pPr>
              </w:pPrChange>
            </w:pPr>
            <w:r w:rsidRPr="00B053AF">
              <w:rPr>
                <w:i/>
                <w:iCs/>
                <w:color w:val="000000"/>
                <w:sz w:val="22"/>
                <w:szCs w:val="22"/>
                <w:rPrChange w:id="29064" w:author="James Vu" w:date="2024-04-18T23:50:00Z">
                  <w:rPr>
                    <w:i/>
                    <w:iCs/>
                    <w:color w:val="000000"/>
                    <w:sz w:val="26"/>
                    <w:szCs w:val="26"/>
                  </w:rPr>
                </w:rPrChange>
              </w:rPr>
              <w:t>628.331</w:t>
            </w:r>
          </w:p>
        </w:tc>
        <w:tc>
          <w:tcPr>
            <w:tcW w:w="498" w:type="pct"/>
            <w:shd w:val="clear" w:color="auto" w:fill="auto"/>
            <w:vAlign w:val="center"/>
            <w:hideMark/>
            <w:tcPrChange w:id="29065" w:author="James Vu" w:date="2024-04-18T23:50:00Z">
              <w:tcPr>
                <w:tcW w:w="498" w:type="pct"/>
                <w:shd w:val="clear" w:color="auto" w:fill="auto"/>
                <w:vAlign w:val="center"/>
                <w:hideMark/>
              </w:tcPr>
            </w:tcPrChange>
          </w:tcPr>
          <w:p w14:paraId="4CBF7EBC" w14:textId="6B9DC23C" w:rsidR="00447E13" w:rsidRPr="00B053AF" w:rsidRDefault="00447E13">
            <w:pPr>
              <w:widowControl w:val="0"/>
              <w:spacing w:before="120" w:after="120"/>
              <w:jc w:val="both"/>
              <w:rPr>
                <w:i/>
                <w:iCs/>
                <w:color w:val="000000"/>
                <w:sz w:val="22"/>
                <w:szCs w:val="22"/>
                <w:rPrChange w:id="29066" w:author="James Vu" w:date="2024-04-18T23:50:00Z">
                  <w:rPr>
                    <w:i/>
                    <w:iCs/>
                    <w:color w:val="000000"/>
                    <w:sz w:val="26"/>
                    <w:szCs w:val="26"/>
                  </w:rPr>
                </w:rPrChange>
              </w:rPr>
              <w:pPrChange w:id="29067" w:author="James Vu" w:date="2024-04-18T22:33:00Z">
                <w:pPr>
                  <w:widowControl w:val="0"/>
                  <w:spacing w:before="120" w:after="120"/>
                  <w:jc w:val="right"/>
                </w:pPr>
              </w:pPrChange>
            </w:pPr>
            <w:r w:rsidRPr="00B053AF">
              <w:rPr>
                <w:i/>
                <w:iCs/>
                <w:color w:val="000000"/>
                <w:sz w:val="22"/>
                <w:szCs w:val="22"/>
                <w:rPrChange w:id="29068" w:author="James Vu" w:date="2024-04-18T23:50:00Z">
                  <w:rPr>
                    <w:i/>
                    <w:iCs/>
                    <w:color w:val="000000"/>
                    <w:sz w:val="26"/>
                    <w:szCs w:val="26"/>
                  </w:rPr>
                </w:rPrChange>
              </w:rPr>
              <w:t>9.175</w:t>
            </w:r>
          </w:p>
        </w:tc>
        <w:tc>
          <w:tcPr>
            <w:tcW w:w="343" w:type="pct"/>
            <w:shd w:val="clear" w:color="auto" w:fill="auto"/>
            <w:vAlign w:val="center"/>
            <w:hideMark/>
            <w:tcPrChange w:id="29069" w:author="James Vu" w:date="2024-04-18T23:50:00Z">
              <w:tcPr>
                <w:tcW w:w="343" w:type="pct"/>
                <w:shd w:val="clear" w:color="auto" w:fill="auto"/>
                <w:vAlign w:val="center"/>
                <w:hideMark/>
              </w:tcPr>
            </w:tcPrChange>
          </w:tcPr>
          <w:p w14:paraId="696DE29D" w14:textId="6A7C4DAE" w:rsidR="00447E13" w:rsidRPr="00B053AF" w:rsidRDefault="00447E13">
            <w:pPr>
              <w:widowControl w:val="0"/>
              <w:spacing w:before="120" w:after="120"/>
              <w:jc w:val="both"/>
              <w:rPr>
                <w:i/>
                <w:iCs/>
                <w:color w:val="000000"/>
                <w:sz w:val="22"/>
                <w:szCs w:val="22"/>
                <w:rPrChange w:id="29070" w:author="James Vu" w:date="2024-04-18T23:50:00Z">
                  <w:rPr>
                    <w:i/>
                    <w:iCs/>
                    <w:color w:val="000000"/>
                    <w:sz w:val="26"/>
                    <w:szCs w:val="26"/>
                  </w:rPr>
                </w:rPrChange>
              </w:rPr>
              <w:pPrChange w:id="29071" w:author="James Vu" w:date="2024-04-18T22:33:00Z">
                <w:pPr>
                  <w:widowControl w:val="0"/>
                  <w:spacing w:before="120" w:after="120"/>
                  <w:jc w:val="right"/>
                </w:pPr>
              </w:pPrChange>
            </w:pPr>
            <w:r w:rsidRPr="00B053AF">
              <w:rPr>
                <w:i/>
                <w:iCs/>
                <w:color w:val="000000"/>
                <w:sz w:val="22"/>
                <w:szCs w:val="22"/>
                <w:rPrChange w:id="29072" w:author="James Vu" w:date="2024-04-18T23:50:00Z">
                  <w:rPr>
                    <w:i/>
                    <w:iCs/>
                    <w:color w:val="000000"/>
                    <w:sz w:val="26"/>
                    <w:szCs w:val="26"/>
                  </w:rPr>
                </w:rPrChange>
              </w:rPr>
              <w:t>1.198</w:t>
            </w:r>
          </w:p>
        </w:tc>
        <w:tc>
          <w:tcPr>
            <w:tcW w:w="421" w:type="pct"/>
            <w:shd w:val="clear" w:color="auto" w:fill="auto"/>
            <w:vAlign w:val="center"/>
            <w:hideMark/>
            <w:tcPrChange w:id="29073" w:author="James Vu" w:date="2024-04-18T23:50:00Z">
              <w:tcPr>
                <w:tcW w:w="421" w:type="pct"/>
                <w:shd w:val="clear" w:color="auto" w:fill="auto"/>
                <w:vAlign w:val="center"/>
                <w:hideMark/>
              </w:tcPr>
            </w:tcPrChange>
          </w:tcPr>
          <w:p w14:paraId="379B8597" w14:textId="14A6DD51" w:rsidR="00447E13" w:rsidRPr="00B053AF" w:rsidRDefault="00447E13">
            <w:pPr>
              <w:widowControl w:val="0"/>
              <w:spacing w:before="120" w:after="120"/>
              <w:jc w:val="both"/>
              <w:rPr>
                <w:i/>
                <w:iCs/>
                <w:color w:val="000000"/>
                <w:sz w:val="22"/>
                <w:szCs w:val="22"/>
                <w:rPrChange w:id="29074" w:author="James Vu" w:date="2024-04-18T23:50:00Z">
                  <w:rPr>
                    <w:i/>
                    <w:iCs/>
                    <w:color w:val="000000"/>
                    <w:sz w:val="26"/>
                    <w:szCs w:val="26"/>
                  </w:rPr>
                </w:rPrChange>
              </w:rPr>
              <w:pPrChange w:id="29075" w:author="James Vu" w:date="2024-04-18T22:33:00Z">
                <w:pPr>
                  <w:widowControl w:val="0"/>
                  <w:spacing w:before="120" w:after="120"/>
                  <w:jc w:val="right"/>
                </w:pPr>
              </w:pPrChange>
            </w:pPr>
            <w:r w:rsidRPr="00B053AF">
              <w:rPr>
                <w:i/>
                <w:iCs/>
                <w:color w:val="000000"/>
                <w:sz w:val="22"/>
                <w:szCs w:val="22"/>
                <w:rPrChange w:id="29076" w:author="James Vu" w:date="2024-04-18T23:50:00Z">
                  <w:rPr>
                    <w:i/>
                    <w:iCs/>
                    <w:color w:val="000000"/>
                    <w:sz w:val="26"/>
                    <w:szCs w:val="26"/>
                  </w:rPr>
                </w:rPrChange>
              </w:rPr>
              <w:t>1.256.662</w:t>
            </w:r>
          </w:p>
        </w:tc>
        <w:tc>
          <w:tcPr>
            <w:tcW w:w="498" w:type="pct"/>
            <w:shd w:val="clear" w:color="auto" w:fill="auto"/>
            <w:vAlign w:val="center"/>
            <w:hideMark/>
            <w:tcPrChange w:id="29077" w:author="James Vu" w:date="2024-04-18T23:50:00Z">
              <w:tcPr>
                <w:tcW w:w="498" w:type="pct"/>
                <w:shd w:val="clear" w:color="auto" w:fill="auto"/>
                <w:vAlign w:val="center"/>
                <w:hideMark/>
              </w:tcPr>
            </w:tcPrChange>
          </w:tcPr>
          <w:p w14:paraId="6460C28D" w14:textId="70E5F2E7" w:rsidR="00447E13" w:rsidRPr="00B053AF" w:rsidRDefault="00447E13">
            <w:pPr>
              <w:widowControl w:val="0"/>
              <w:spacing w:before="120" w:after="120"/>
              <w:jc w:val="both"/>
              <w:rPr>
                <w:i/>
                <w:iCs/>
                <w:color w:val="000000"/>
                <w:sz w:val="22"/>
                <w:szCs w:val="22"/>
                <w:rPrChange w:id="29078" w:author="James Vu" w:date="2024-04-18T23:50:00Z">
                  <w:rPr>
                    <w:i/>
                    <w:iCs/>
                    <w:color w:val="000000"/>
                    <w:sz w:val="26"/>
                    <w:szCs w:val="26"/>
                  </w:rPr>
                </w:rPrChange>
              </w:rPr>
              <w:pPrChange w:id="29079" w:author="James Vu" w:date="2024-04-18T22:33:00Z">
                <w:pPr>
                  <w:widowControl w:val="0"/>
                  <w:spacing w:before="120" w:after="120"/>
                  <w:jc w:val="right"/>
                </w:pPr>
              </w:pPrChange>
            </w:pPr>
            <w:r w:rsidRPr="00B053AF">
              <w:rPr>
                <w:i/>
                <w:iCs/>
                <w:color w:val="000000"/>
                <w:sz w:val="22"/>
                <w:szCs w:val="22"/>
                <w:rPrChange w:id="29080" w:author="James Vu" w:date="2024-04-18T23:50:00Z">
                  <w:rPr>
                    <w:i/>
                    <w:iCs/>
                    <w:color w:val="000000"/>
                    <w:sz w:val="26"/>
                    <w:szCs w:val="26"/>
                  </w:rPr>
                </w:rPrChange>
              </w:rPr>
              <w:t>18.350</w:t>
            </w:r>
          </w:p>
        </w:tc>
      </w:tr>
      <w:tr w:rsidR="00447E13" w:rsidRPr="00B053AF" w14:paraId="69D5648C" w14:textId="77777777" w:rsidTr="00B053AF">
        <w:tc>
          <w:tcPr>
            <w:tcW w:w="217" w:type="pct"/>
            <w:shd w:val="clear" w:color="auto" w:fill="auto"/>
            <w:noWrap/>
            <w:vAlign w:val="center"/>
            <w:hideMark/>
            <w:tcPrChange w:id="29081" w:author="James Vu" w:date="2024-04-18T23:50:00Z">
              <w:tcPr>
                <w:tcW w:w="217" w:type="pct"/>
                <w:shd w:val="clear" w:color="auto" w:fill="auto"/>
                <w:noWrap/>
                <w:vAlign w:val="center"/>
                <w:hideMark/>
              </w:tcPr>
            </w:tcPrChange>
          </w:tcPr>
          <w:p w14:paraId="02766EFA" w14:textId="77777777" w:rsidR="00447E13" w:rsidRPr="00B053AF" w:rsidRDefault="00447E13">
            <w:pPr>
              <w:widowControl w:val="0"/>
              <w:spacing w:before="120" w:after="120"/>
              <w:jc w:val="both"/>
              <w:rPr>
                <w:color w:val="000000"/>
                <w:sz w:val="22"/>
                <w:szCs w:val="22"/>
                <w:rPrChange w:id="29082" w:author="James Vu" w:date="2024-04-18T23:50:00Z">
                  <w:rPr>
                    <w:color w:val="000000"/>
                    <w:sz w:val="26"/>
                    <w:szCs w:val="26"/>
                  </w:rPr>
                </w:rPrChange>
              </w:rPr>
              <w:pPrChange w:id="29083" w:author="James Vu" w:date="2024-04-18T22:33:00Z">
                <w:pPr>
                  <w:widowControl w:val="0"/>
                  <w:spacing w:before="120" w:after="120"/>
                  <w:jc w:val="center"/>
                </w:pPr>
              </w:pPrChange>
            </w:pPr>
            <w:r w:rsidRPr="00B053AF">
              <w:rPr>
                <w:color w:val="000000"/>
                <w:sz w:val="22"/>
                <w:szCs w:val="22"/>
                <w:rPrChange w:id="29084" w:author="James Vu" w:date="2024-04-18T23:50:00Z">
                  <w:rPr>
                    <w:color w:val="000000"/>
                    <w:sz w:val="26"/>
                    <w:szCs w:val="26"/>
                  </w:rPr>
                </w:rPrChange>
              </w:rPr>
              <w:t>9</w:t>
            </w:r>
          </w:p>
        </w:tc>
        <w:tc>
          <w:tcPr>
            <w:tcW w:w="490" w:type="pct"/>
            <w:shd w:val="clear" w:color="auto" w:fill="auto"/>
            <w:vAlign w:val="center"/>
            <w:hideMark/>
            <w:tcPrChange w:id="29085" w:author="James Vu" w:date="2024-04-18T23:50:00Z">
              <w:tcPr>
                <w:tcW w:w="490" w:type="pct"/>
                <w:shd w:val="clear" w:color="auto" w:fill="auto"/>
                <w:vAlign w:val="center"/>
                <w:hideMark/>
              </w:tcPr>
            </w:tcPrChange>
          </w:tcPr>
          <w:p w14:paraId="148C0D6B" w14:textId="77777777" w:rsidR="00447E13" w:rsidRPr="00B053AF" w:rsidRDefault="00447E13">
            <w:pPr>
              <w:widowControl w:val="0"/>
              <w:spacing w:before="120" w:after="120"/>
              <w:jc w:val="both"/>
              <w:rPr>
                <w:color w:val="000000"/>
                <w:sz w:val="22"/>
                <w:szCs w:val="22"/>
                <w:rPrChange w:id="29086" w:author="James Vu" w:date="2024-04-18T23:50:00Z">
                  <w:rPr>
                    <w:color w:val="000000"/>
                    <w:sz w:val="26"/>
                    <w:szCs w:val="26"/>
                  </w:rPr>
                </w:rPrChange>
              </w:rPr>
              <w:pPrChange w:id="29087" w:author="James Vu" w:date="2024-04-18T22:33:00Z">
                <w:pPr>
                  <w:widowControl w:val="0"/>
                  <w:spacing w:before="120" w:after="120"/>
                  <w:jc w:val="center"/>
                </w:pPr>
              </w:pPrChange>
            </w:pPr>
            <w:r w:rsidRPr="00B053AF">
              <w:rPr>
                <w:color w:val="000000"/>
                <w:sz w:val="22"/>
                <w:szCs w:val="22"/>
                <w:rPrChange w:id="29088" w:author="James Vu" w:date="2024-04-18T23:50:00Z">
                  <w:rPr>
                    <w:color w:val="000000"/>
                    <w:sz w:val="26"/>
                    <w:szCs w:val="26"/>
                  </w:rPr>
                </w:rPrChange>
              </w:rPr>
              <w:t>01.08.02.04</w:t>
            </w:r>
          </w:p>
        </w:tc>
        <w:tc>
          <w:tcPr>
            <w:tcW w:w="1039" w:type="pct"/>
            <w:shd w:val="clear" w:color="auto" w:fill="auto"/>
            <w:vAlign w:val="center"/>
            <w:hideMark/>
            <w:tcPrChange w:id="29089" w:author="James Vu" w:date="2024-04-18T23:50:00Z">
              <w:tcPr>
                <w:tcW w:w="1039" w:type="pct"/>
                <w:shd w:val="clear" w:color="auto" w:fill="auto"/>
                <w:vAlign w:val="center"/>
                <w:hideMark/>
              </w:tcPr>
            </w:tcPrChange>
          </w:tcPr>
          <w:p w14:paraId="5BEB75DF" w14:textId="77777777" w:rsidR="00447E13" w:rsidRPr="00B053AF" w:rsidRDefault="00447E13">
            <w:pPr>
              <w:widowControl w:val="0"/>
              <w:spacing w:before="120" w:after="120"/>
              <w:jc w:val="both"/>
              <w:rPr>
                <w:color w:val="000000"/>
                <w:sz w:val="22"/>
                <w:szCs w:val="22"/>
                <w:rPrChange w:id="29090" w:author="James Vu" w:date="2024-04-18T23:50:00Z">
                  <w:rPr>
                    <w:color w:val="000000"/>
                    <w:sz w:val="26"/>
                    <w:szCs w:val="26"/>
                  </w:rPr>
                </w:rPrChange>
              </w:rPr>
              <w:pPrChange w:id="29091" w:author="James Vu" w:date="2024-04-18T22:33:00Z">
                <w:pPr>
                  <w:widowControl w:val="0"/>
                  <w:spacing w:before="120" w:after="120"/>
                </w:pPr>
              </w:pPrChange>
            </w:pPr>
            <w:r w:rsidRPr="00B053AF">
              <w:rPr>
                <w:color w:val="000000"/>
                <w:sz w:val="22"/>
                <w:szCs w:val="22"/>
                <w:rPrChange w:id="29092" w:author="James Vu" w:date="2024-04-18T23:50:00Z">
                  <w:rPr>
                    <w:color w:val="000000"/>
                    <w:sz w:val="26"/>
                    <w:szCs w:val="26"/>
                  </w:rPr>
                </w:rPrChange>
              </w:rPr>
              <w:t>Lắp đặt và cài đặt thiết bị chuyên dụng khác (Bộ lưu điện)</w:t>
            </w:r>
          </w:p>
        </w:tc>
        <w:tc>
          <w:tcPr>
            <w:tcW w:w="290" w:type="pct"/>
            <w:shd w:val="clear" w:color="auto" w:fill="auto"/>
            <w:vAlign w:val="center"/>
            <w:hideMark/>
            <w:tcPrChange w:id="29093" w:author="James Vu" w:date="2024-04-18T23:50:00Z">
              <w:tcPr>
                <w:tcW w:w="290" w:type="pct"/>
                <w:shd w:val="clear" w:color="auto" w:fill="auto"/>
                <w:vAlign w:val="center"/>
                <w:hideMark/>
              </w:tcPr>
            </w:tcPrChange>
          </w:tcPr>
          <w:p w14:paraId="7315DF19" w14:textId="77777777" w:rsidR="00447E13" w:rsidRPr="00B053AF" w:rsidRDefault="00447E13">
            <w:pPr>
              <w:widowControl w:val="0"/>
              <w:spacing w:before="120" w:after="120"/>
              <w:jc w:val="both"/>
              <w:rPr>
                <w:color w:val="000000"/>
                <w:sz w:val="22"/>
                <w:szCs w:val="22"/>
                <w:rPrChange w:id="29094" w:author="James Vu" w:date="2024-04-18T23:50:00Z">
                  <w:rPr>
                    <w:color w:val="000000"/>
                    <w:sz w:val="26"/>
                    <w:szCs w:val="26"/>
                  </w:rPr>
                </w:rPrChange>
              </w:rPr>
              <w:pPrChange w:id="29095" w:author="James Vu" w:date="2024-04-18T22:33:00Z">
                <w:pPr>
                  <w:widowControl w:val="0"/>
                  <w:spacing w:before="120" w:after="120"/>
                  <w:jc w:val="center"/>
                </w:pPr>
              </w:pPrChange>
            </w:pPr>
            <w:r w:rsidRPr="00B053AF">
              <w:rPr>
                <w:color w:val="000000"/>
                <w:sz w:val="22"/>
                <w:szCs w:val="22"/>
                <w:rPrChange w:id="29096" w:author="James Vu" w:date="2024-04-18T23:50:00Z">
                  <w:rPr>
                    <w:color w:val="000000"/>
                    <w:sz w:val="26"/>
                    <w:szCs w:val="26"/>
                  </w:rPr>
                </w:rPrChange>
              </w:rPr>
              <w:t> </w:t>
            </w:r>
          </w:p>
        </w:tc>
        <w:tc>
          <w:tcPr>
            <w:tcW w:w="441" w:type="pct"/>
            <w:shd w:val="clear" w:color="auto" w:fill="auto"/>
            <w:vAlign w:val="center"/>
            <w:hideMark/>
            <w:tcPrChange w:id="29097" w:author="James Vu" w:date="2024-04-18T23:50:00Z">
              <w:tcPr>
                <w:tcW w:w="441" w:type="pct"/>
                <w:shd w:val="clear" w:color="auto" w:fill="auto"/>
                <w:vAlign w:val="center"/>
                <w:hideMark/>
              </w:tcPr>
            </w:tcPrChange>
          </w:tcPr>
          <w:p w14:paraId="291CC249" w14:textId="292DDA6E" w:rsidR="00447E13" w:rsidRPr="00B053AF" w:rsidRDefault="00447E13">
            <w:pPr>
              <w:widowControl w:val="0"/>
              <w:spacing w:before="120" w:after="120"/>
              <w:jc w:val="both"/>
              <w:rPr>
                <w:color w:val="000000"/>
                <w:sz w:val="22"/>
                <w:szCs w:val="22"/>
                <w:rPrChange w:id="29098" w:author="James Vu" w:date="2024-04-18T23:50:00Z">
                  <w:rPr>
                    <w:color w:val="000000"/>
                    <w:sz w:val="26"/>
                    <w:szCs w:val="26"/>
                  </w:rPr>
                </w:rPrChange>
              </w:rPr>
              <w:pPrChange w:id="29099" w:author="James Vu" w:date="2024-04-18T22:33:00Z">
                <w:pPr>
                  <w:widowControl w:val="0"/>
                  <w:spacing w:before="120" w:after="120"/>
                  <w:jc w:val="center"/>
                </w:pPr>
              </w:pPrChange>
            </w:pPr>
          </w:p>
        </w:tc>
        <w:tc>
          <w:tcPr>
            <w:tcW w:w="343" w:type="pct"/>
            <w:shd w:val="clear" w:color="auto" w:fill="auto"/>
            <w:vAlign w:val="center"/>
            <w:hideMark/>
            <w:tcPrChange w:id="29100" w:author="James Vu" w:date="2024-04-18T23:50:00Z">
              <w:tcPr>
                <w:tcW w:w="343" w:type="pct"/>
                <w:shd w:val="clear" w:color="auto" w:fill="auto"/>
                <w:vAlign w:val="center"/>
                <w:hideMark/>
              </w:tcPr>
            </w:tcPrChange>
          </w:tcPr>
          <w:p w14:paraId="4F563C44" w14:textId="40A47B75" w:rsidR="00447E13" w:rsidRPr="00B053AF" w:rsidRDefault="00447E13">
            <w:pPr>
              <w:widowControl w:val="0"/>
              <w:spacing w:before="120" w:after="120"/>
              <w:jc w:val="both"/>
              <w:rPr>
                <w:color w:val="000000"/>
                <w:sz w:val="22"/>
                <w:szCs w:val="22"/>
                <w:rPrChange w:id="29101" w:author="James Vu" w:date="2024-04-18T23:50:00Z">
                  <w:rPr>
                    <w:color w:val="000000"/>
                    <w:sz w:val="26"/>
                    <w:szCs w:val="26"/>
                  </w:rPr>
                </w:rPrChange>
              </w:rPr>
              <w:pPrChange w:id="29102" w:author="James Vu" w:date="2024-04-18T22:33:00Z">
                <w:pPr>
                  <w:widowControl w:val="0"/>
                  <w:spacing w:before="120" w:after="120"/>
                  <w:jc w:val="right"/>
                </w:pPr>
              </w:pPrChange>
            </w:pPr>
          </w:p>
        </w:tc>
        <w:tc>
          <w:tcPr>
            <w:tcW w:w="421" w:type="pct"/>
            <w:shd w:val="clear" w:color="auto" w:fill="auto"/>
            <w:vAlign w:val="center"/>
            <w:hideMark/>
            <w:tcPrChange w:id="29103" w:author="James Vu" w:date="2024-04-18T23:50:00Z">
              <w:tcPr>
                <w:tcW w:w="421" w:type="pct"/>
                <w:shd w:val="clear" w:color="auto" w:fill="auto"/>
                <w:vAlign w:val="center"/>
                <w:hideMark/>
              </w:tcPr>
            </w:tcPrChange>
          </w:tcPr>
          <w:p w14:paraId="3A52DD10" w14:textId="012114F2" w:rsidR="00447E13" w:rsidRPr="00B053AF" w:rsidRDefault="00447E13">
            <w:pPr>
              <w:widowControl w:val="0"/>
              <w:spacing w:before="120" w:after="120"/>
              <w:jc w:val="both"/>
              <w:rPr>
                <w:color w:val="000000"/>
                <w:sz w:val="22"/>
                <w:szCs w:val="22"/>
                <w:rPrChange w:id="29104" w:author="James Vu" w:date="2024-04-18T23:50:00Z">
                  <w:rPr>
                    <w:color w:val="000000"/>
                    <w:sz w:val="26"/>
                    <w:szCs w:val="26"/>
                  </w:rPr>
                </w:rPrChange>
              </w:rPr>
              <w:pPrChange w:id="29105" w:author="James Vu" w:date="2024-04-18T22:33:00Z">
                <w:pPr>
                  <w:widowControl w:val="0"/>
                  <w:spacing w:before="120" w:after="120"/>
                  <w:jc w:val="right"/>
                </w:pPr>
              </w:pPrChange>
            </w:pPr>
          </w:p>
        </w:tc>
        <w:tc>
          <w:tcPr>
            <w:tcW w:w="498" w:type="pct"/>
            <w:shd w:val="clear" w:color="auto" w:fill="auto"/>
            <w:vAlign w:val="center"/>
            <w:hideMark/>
            <w:tcPrChange w:id="29106" w:author="James Vu" w:date="2024-04-18T23:50:00Z">
              <w:tcPr>
                <w:tcW w:w="498" w:type="pct"/>
                <w:shd w:val="clear" w:color="auto" w:fill="auto"/>
                <w:vAlign w:val="center"/>
                <w:hideMark/>
              </w:tcPr>
            </w:tcPrChange>
          </w:tcPr>
          <w:p w14:paraId="17F778EB" w14:textId="6D2D286E" w:rsidR="00447E13" w:rsidRPr="00B053AF" w:rsidRDefault="00447E13">
            <w:pPr>
              <w:widowControl w:val="0"/>
              <w:spacing w:before="120" w:after="120"/>
              <w:jc w:val="both"/>
              <w:rPr>
                <w:color w:val="000000"/>
                <w:sz w:val="22"/>
                <w:szCs w:val="22"/>
                <w:rPrChange w:id="29107" w:author="James Vu" w:date="2024-04-18T23:50:00Z">
                  <w:rPr>
                    <w:color w:val="000000"/>
                    <w:sz w:val="26"/>
                    <w:szCs w:val="26"/>
                  </w:rPr>
                </w:rPrChange>
              </w:rPr>
              <w:pPrChange w:id="29108" w:author="James Vu" w:date="2024-04-18T22:33:00Z">
                <w:pPr>
                  <w:widowControl w:val="0"/>
                  <w:spacing w:before="120" w:after="120"/>
                  <w:jc w:val="right"/>
                </w:pPr>
              </w:pPrChange>
            </w:pPr>
          </w:p>
        </w:tc>
        <w:tc>
          <w:tcPr>
            <w:tcW w:w="343" w:type="pct"/>
            <w:shd w:val="clear" w:color="auto" w:fill="auto"/>
            <w:vAlign w:val="center"/>
            <w:hideMark/>
            <w:tcPrChange w:id="29109" w:author="James Vu" w:date="2024-04-18T23:50:00Z">
              <w:tcPr>
                <w:tcW w:w="343" w:type="pct"/>
                <w:shd w:val="clear" w:color="auto" w:fill="auto"/>
                <w:vAlign w:val="center"/>
                <w:hideMark/>
              </w:tcPr>
            </w:tcPrChange>
          </w:tcPr>
          <w:p w14:paraId="0BE69B80" w14:textId="3B3667AB" w:rsidR="00447E13" w:rsidRPr="00B053AF" w:rsidRDefault="00447E13">
            <w:pPr>
              <w:widowControl w:val="0"/>
              <w:spacing w:before="120" w:after="120"/>
              <w:jc w:val="both"/>
              <w:rPr>
                <w:color w:val="000000"/>
                <w:sz w:val="22"/>
                <w:szCs w:val="22"/>
                <w:rPrChange w:id="29110" w:author="James Vu" w:date="2024-04-18T23:50:00Z">
                  <w:rPr>
                    <w:color w:val="000000"/>
                    <w:sz w:val="26"/>
                    <w:szCs w:val="26"/>
                  </w:rPr>
                </w:rPrChange>
              </w:rPr>
              <w:pPrChange w:id="29111" w:author="James Vu" w:date="2024-04-18T22:33:00Z">
                <w:pPr>
                  <w:widowControl w:val="0"/>
                  <w:spacing w:before="120" w:after="120"/>
                  <w:jc w:val="right"/>
                </w:pPr>
              </w:pPrChange>
            </w:pPr>
            <w:r w:rsidRPr="00B053AF">
              <w:rPr>
                <w:color w:val="000000"/>
                <w:sz w:val="22"/>
                <w:szCs w:val="22"/>
                <w:rPrChange w:id="29112" w:author="James Vu" w:date="2024-04-18T23:50:00Z">
                  <w:rPr>
                    <w:color w:val="000000"/>
                    <w:sz w:val="26"/>
                    <w:szCs w:val="26"/>
                  </w:rPr>
                </w:rPrChange>
              </w:rPr>
              <w:t>6.710</w:t>
            </w:r>
          </w:p>
        </w:tc>
        <w:tc>
          <w:tcPr>
            <w:tcW w:w="421" w:type="pct"/>
            <w:shd w:val="clear" w:color="auto" w:fill="auto"/>
            <w:vAlign w:val="center"/>
            <w:hideMark/>
            <w:tcPrChange w:id="29113" w:author="James Vu" w:date="2024-04-18T23:50:00Z">
              <w:tcPr>
                <w:tcW w:w="421" w:type="pct"/>
                <w:shd w:val="clear" w:color="auto" w:fill="auto"/>
                <w:vAlign w:val="center"/>
                <w:hideMark/>
              </w:tcPr>
            </w:tcPrChange>
          </w:tcPr>
          <w:p w14:paraId="28E845F5" w14:textId="2B572BE8" w:rsidR="00447E13" w:rsidRPr="00B053AF" w:rsidRDefault="00447E13">
            <w:pPr>
              <w:widowControl w:val="0"/>
              <w:spacing w:before="120" w:after="120"/>
              <w:jc w:val="both"/>
              <w:rPr>
                <w:color w:val="000000"/>
                <w:sz w:val="22"/>
                <w:szCs w:val="22"/>
                <w:rPrChange w:id="29114" w:author="James Vu" w:date="2024-04-18T23:50:00Z">
                  <w:rPr>
                    <w:color w:val="000000"/>
                    <w:sz w:val="26"/>
                    <w:szCs w:val="26"/>
                  </w:rPr>
                </w:rPrChange>
              </w:rPr>
              <w:pPrChange w:id="29115" w:author="James Vu" w:date="2024-04-18T22:33:00Z">
                <w:pPr>
                  <w:widowControl w:val="0"/>
                  <w:spacing w:before="120" w:after="120"/>
                  <w:jc w:val="right"/>
                </w:pPr>
              </w:pPrChange>
            </w:pPr>
            <w:r w:rsidRPr="00B053AF">
              <w:rPr>
                <w:color w:val="000000"/>
                <w:sz w:val="22"/>
                <w:szCs w:val="22"/>
                <w:rPrChange w:id="29116" w:author="James Vu" w:date="2024-04-18T23:50:00Z">
                  <w:rPr>
                    <w:color w:val="000000"/>
                    <w:sz w:val="26"/>
                    <w:szCs w:val="26"/>
                  </w:rPr>
                </w:rPrChange>
              </w:rPr>
              <w:t>1.596.028</w:t>
            </w:r>
          </w:p>
        </w:tc>
        <w:tc>
          <w:tcPr>
            <w:tcW w:w="498" w:type="pct"/>
            <w:shd w:val="clear" w:color="auto" w:fill="auto"/>
            <w:vAlign w:val="center"/>
            <w:hideMark/>
            <w:tcPrChange w:id="29117" w:author="James Vu" w:date="2024-04-18T23:50:00Z">
              <w:tcPr>
                <w:tcW w:w="498" w:type="pct"/>
                <w:shd w:val="clear" w:color="auto" w:fill="auto"/>
                <w:vAlign w:val="center"/>
                <w:hideMark/>
              </w:tcPr>
            </w:tcPrChange>
          </w:tcPr>
          <w:p w14:paraId="71D09447" w14:textId="039FE456" w:rsidR="00447E13" w:rsidRPr="00B053AF" w:rsidRDefault="00447E13">
            <w:pPr>
              <w:widowControl w:val="0"/>
              <w:spacing w:before="120" w:after="120"/>
              <w:jc w:val="both"/>
              <w:rPr>
                <w:color w:val="000000"/>
                <w:sz w:val="22"/>
                <w:szCs w:val="22"/>
                <w:rPrChange w:id="29118" w:author="James Vu" w:date="2024-04-18T23:50:00Z">
                  <w:rPr>
                    <w:color w:val="000000"/>
                    <w:sz w:val="26"/>
                    <w:szCs w:val="26"/>
                  </w:rPr>
                </w:rPrChange>
              </w:rPr>
              <w:pPrChange w:id="29119" w:author="James Vu" w:date="2024-04-18T22:33:00Z">
                <w:pPr>
                  <w:widowControl w:val="0"/>
                  <w:spacing w:before="120" w:after="120"/>
                  <w:jc w:val="right"/>
                </w:pPr>
              </w:pPrChange>
            </w:pPr>
            <w:r w:rsidRPr="00B053AF">
              <w:rPr>
                <w:color w:val="000000"/>
                <w:sz w:val="22"/>
                <w:szCs w:val="22"/>
                <w:rPrChange w:id="29120" w:author="James Vu" w:date="2024-04-18T23:50:00Z">
                  <w:rPr>
                    <w:color w:val="000000"/>
                    <w:sz w:val="26"/>
                    <w:szCs w:val="26"/>
                  </w:rPr>
                </w:rPrChange>
              </w:rPr>
              <w:t>29.360</w:t>
            </w:r>
          </w:p>
        </w:tc>
      </w:tr>
      <w:tr w:rsidR="00447E13" w:rsidRPr="00B053AF" w14:paraId="0CE5E104" w14:textId="77777777" w:rsidTr="00B053AF">
        <w:tc>
          <w:tcPr>
            <w:tcW w:w="217" w:type="pct"/>
            <w:shd w:val="clear" w:color="auto" w:fill="auto"/>
            <w:noWrap/>
            <w:vAlign w:val="center"/>
            <w:hideMark/>
            <w:tcPrChange w:id="29121" w:author="James Vu" w:date="2024-04-18T23:50:00Z">
              <w:tcPr>
                <w:tcW w:w="217" w:type="pct"/>
                <w:shd w:val="clear" w:color="auto" w:fill="auto"/>
                <w:noWrap/>
                <w:vAlign w:val="center"/>
                <w:hideMark/>
              </w:tcPr>
            </w:tcPrChange>
          </w:tcPr>
          <w:p w14:paraId="3A7F3955" w14:textId="77777777" w:rsidR="00447E13" w:rsidRPr="00B053AF" w:rsidRDefault="00447E13">
            <w:pPr>
              <w:widowControl w:val="0"/>
              <w:spacing w:before="120" w:after="120"/>
              <w:jc w:val="both"/>
              <w:rPr>
                <w:i/>
                <w:iCs/>
                <w:color w:val="000000"/>
                <w:sz w:val="22"/>
                <w:szCs w:val="22"/>
                <w:rPrChange w:id="29122" w:author="James Vu" w:date="2024-04-18T23:50:00Z">
                  <w:rPr>
                    <w:i/>
                    <w:iCs/>
                    <w:color w:val="000000"/>
                    <w:sz w:val="26"/>
                    <w:szCs w:val="26"/>
                  </w:rPr>
                </w:rPrChange>
              </w:rPr>
              <w:pPrChange w:id="29123" w:author="James Vu" w:date="2024-04-18T22:33:00Z">
                <w:pPr>
                  <w:widowControl w:val="0"/>
                  <w:spacing w:before="120" w:after="120"/>
                  <w:jc w:val="center"/>
                </w:pPr>
              </w:pPrChange>
            </w:pPr>
            <w:r w:rsidRPr="00B053AF">
              <w:rPr>
                <w:i/>
                <w:iCs/>
                <w:color w:val="000000"/>
                <w:sz w:val="22"/>
                <w:szCs w:val="22"/>
                <w:rPrChange w:id="29124" w:author="James Vu" w:date="2024-04-18T23:50:00Z">
                  <w:rPr>
                    <w:i/>
                    <w:iCs/>
                    <w:color w:val="000000"/>
                    <w:sz w:val="26"/>
                    <w:szCs w:val="26"/>
                  </w:rPr>
                </w:rPrChange>
              </w:rPr>
              <w:t>9.1</w:t>
            </w:r>
          </w:p>
        </w:tc>
        <w:tc>
          <w:tcPr>
            <w:tcW w:w="490" w:type="pct"/>
            <w:shd w:val="clear" w:color="auto" w:fill="auto"/>
            <w:vAlign w:val="center"/>
            <w:hideMark/>
            <w:tcPrChange w:id="29125" w:author="James Vu" w:date="2024-04-18T23:50:00Z">
              <w:tcPr>
                <w:tcW w:w="490" w:type="pct"/>
                <w:shd w:val="clear" w:color="auto" w:fill="auto"/>
                <w:vAlign w:val="center"/>
                <w:hideMark/>
              </w:tcPr>
            </w:tcPrChange>
          </w:tcPr>
          <w:p w14:paraId="3DC74FFD" w14:textId="77777777" w:rsidR="00447E13" w:rsidRPr="00B053AF" w:rsidRDefault="00447E13">
            <w:pPr>
              <w:widowControl w:val="0"/>
              <w:spacing w:before="120" w:after="120"/>
              <w:jc w:val="both"/>
              <w:rPr>
                <w:i/>
                <w:iCs/>
                <w:color w:val="000000"/>
                <w:sz w:val="22"/>
                <w:szCs w:val="22"/>
                <w:rPrChange w:id="29126" w:author="James Vu" w:date="2024-04-18T23:50:00Z">
                  <w:rPr>
                    <w:i/>
                    <w:iCs/>
                    <w:color w:val="000000"/>
                    <w:sz w:val="26"/>
                    <w:szCs w:val="26"/>
                  </w:rPr>
                </w:rPrChange>
              </w:rPr>
              <w:pPrChange w:id="29127" w:author="James Vu" w:date="2024-04-18T22:33:00Z">
                <w:pPr>
                  <w:widowControl w:val="0"/>
                  <w:spacing w:before="120" w:after="120"/>
                  <w:jc w:val="center"/>
                </w:pPr>
              </w:pPrChange>
            </w:pPr>
            <w:r w:rsidRPr="00B053AF">
              <w:rPr>
                <w:i/>
                <w:iCs/>
                <w:color w:val="000000"/>
                <w:sz w:val="22"/>
                <w:szCs w:val="22"/>
                <w:rPrChange w:id="29128" w:author="James Vu" w:date="2024-04-18T23:50:00Z">
                  <w:rPr>
                    <w:i/>
                    <w:iCs/>
                    <w:color w:val="000000"/>
                    <w:sz w:val="26"/>
                    <w:szCs w:val="26"/>
                  </w:rPr>
                </w:rPrChange>
              </w:rPr>
              <w:t>01.08.02.04.1</w:t>
            </w:r>
          </w:p>
        </w:tc>
        <w:tc>
          <w:tcPr>
            <w:tcW w:w="1039" w:type="pct"/>
            <w:shd w:val="clear" w:color="auto" w:fill="auto"/>
            <w:vAlign w:val="center"/>
            <w:hideMark/>
            <w:tcPrChange w:id="29129" w:author="James Vu" w:date="2024-04-18T23:50:00Z">
              <w:tcPr>
                <w:tcW w:w="1039" w:type="pct"/>
                <w:shd w:val="clear" w:color="auto" w:fill="auto"/>
                <w:vAlign w:val="center"/>
                <w:hideMark/>
              </w:tcPr>
            </w:tcPrChange>
          </w:tcPr>
          <w:p w14:paraId="22547C25" w14:textId="77777777" w:rsidR="00447E13" w:rsidRPr="00B053AF" w:rsidRDefault="00447E13">
            <w:pPr>
              <w:widowControl w:val="0"/>
              <w:spacing w:before="120" w:after="120"/>
              <w:jc w:val="both"/>
              <w:rPr>
                <w:i/>
                <w:iCs/>
                <w:color w:val="000000"/>
                <w:sz w:val="22"/>
                <w:szCs w:val="22"/>
                <w:rPrChange w:id="29130" w:author="James Vu" w:date="2024-04-18T23:50:00Z">
                  <w:rPr>
                    <w:i/>
                    <w:iCs/>
                    <w:color w:val="000000"/>
                    <w:sz w:val="26"/>
                    <w:szCs w:val="26"/>
                  </w:rPr>
                </w:rPrChange>
              </w:rPr>
              <w:pPrChange w:id="29131" w:author="James Vu" w:date="2024-04-18T22:33:00Z">
                <w:pPr>
                  <w:widowControl w:val="0"/>
                  <w:spacing w:before="120" w:after="120"/>
                </w:pPr>
              </w:pPrChange>
            </w:pPr>
            <w:r w:rsidRPr="00B053AF">
              <w:rPr>
                <w:i/>
                <w:iCs/>
                <w:color w:val="000000"/>
                <w:sz w:val="22"/>
                <w:szCs w:val="22"/>
                <w:rPrChange w:id="29132" w:author="James Vu" w:date="2024-04-18T23:50:00Z">
                  <w:rPr>
                    <w:i/>
                    <w:iCs/>
                    <w:color w:val="000000"/>
                    <w:sz w:val="26"/>
                    <w:szCs w:val="26"/>
                  </w:rPr>
                </w:rPrChange>
              </w:rPr>
              <w:t>Lắp đặt thiết bị chuyên dụng khác (Bộ lưu điện)</w:t>
            </w:r>
          </w:p>
        </w:tc>
        <w:tc>
          <w:tcPr>
            <w:tcW w:w="290" w:type="pct"/>
            <w:shd w:val="clear" w:color="auto" w:fill="auto"/>
            <w:vAlign w:val="center"/>
            <w:hideMark/>
            <w:tcPrChange w:id="29133" w:author="James Vu" w:date="2024-04-18T23:50:00Z">
              <w:tcPr>
                <w:tcW w:w="290" w:type="pct"/>
                <w:shd w:val="clear" w:color="auto" w:fill="auto"/>
                <w:vAlign w:val="center"/>
                <w:hideMark/>
              </w:tcPr>
            </w:tcPrChange>
          </w:tcPr>
          <w:p w14:paraId="1E2B6C1D" w14:textId="77777777" w:rsidR="00447E13" w:rsidRPr="00B053AF" w:rsidRDefault="00447E13">
            <w:pPr>
              <w:widowControl w:val="0"/>
              <w:spacing w:before="120" w:after="120"/>
              <w:jc w:val="both"/>
              <w:rPr>
                <w:i/>
                <w:iCs/>
                <w:color w:val="000000"/>
                <w:sz w:val="22"/>
                <w:szCs w:val="22"/>
                <w:rPrChange w:id="29134" w:author="James Vu" w:date="2024-04-18T23:50:00Z">
                  <w:rPr>
                    <w:i/>
                    <w:iCs/>
                    <w:color w:val="000000"/>
                    <w:sz w:val="26"/>
                    <w:szCs w:val="26"/>
                  </w:rPr>
                </w:rPrChange>
              </w:rPr>
              <w:pPrChange w:id="29135" w:author="James Vu" w:date="2024-04-18T22:33:00Z">
                <w:pPr>
                  <w:widowControl w:val="0"/>
                  <w:spacing w:before="120" w:after="120"/>
                  <w:jc w:val="center"/>
                </w:pPr>
              </w:pPrChange>
            </w:pPr>
            <w:r w:rsidRPr="00B053AF">
              <w:rPr>
                <w:i/>
                <w:iCs/>
                <w:color w:val="000000"/>
                <w:sz w:val="22"/>
                <w:szCs w:val="22"/>
                <w:rPrChange w:id="29136" w:author="James Vu" w:date="2024-04-18T23:50:00Z">
                  <w:rPr>
                    <w:i/>
                    <w:iCs/>
                    <w:color w:val="000000"/>
                    <w:sz w:val="26"/>
                    <w:szCs w:val="26"/>
                  </w:rPr>
                </w:rPrChange>
              </w:rPr>
              <w:t>Thiết bị</w:t>
            </w:r>
          </w:p>
        </w:tc>
        <w:tc>
          <w:tcPr>
            <w:tcW w:w="441" w:type="pct"/>
            <w:shd w:val="clear" w:color="auto" w:fill="auto"/>
            <w:vAlign w:val="center"/>
            <w:hideMark/>
            <w:tcPrChange w:id="29137" w:author="James Vu" w:date="2024-04-18T23:50:00Z">
              <w:tcPr>
                <w:tcW w:w="441" w:type="pct"/>
                <w:shd w:val="clear" w:color="auto" w:fill="auto"/>
                <w:vAlign w:val="center"/>
                <w:hideMark/>
              </w:tcPr>
            </w:tcPrChange>
          </w:tcPr>
          <w:p w14:paraId="02DF51C1" w14:textId="77777777" w:rsidR="00447E13" w:rsidRPr="00B053AF" w:rsidRDefault="00447E13">
            <w:pPr>
              <w:widowControl w:val="0"/>
              <w:spacing w:before="120" w:after="120"/>
              <w:jc w:val="both"/>
              <w:rPr>
                <w:i/>
                <w:iCs/>
                <w:color w:val="000000"/>
                <w:sz w:val="22"/>
                <w:szCs w:val="22"/>
                <w:rPrChange w:id="29138" w:author="James Vu" w:date="2024-04-18T23:50:00Z">
                  <w:rPr>
                    <w:i/>
                    <w:iCs/>
                    <w:color w:val="000000"/>
                    <w:sz w:val="26"/>
                    <w:szCs w:val="26"/>
                  </w:rPr>
                </w:rPrChange>
              </w:rPr>
              <w:pPrChange w:id="29139" w:author="James Vu" w:date="2024-04-18T22:33:00Z">
                <w:pPr>
                  <w:widowControl w:val="0"/>
                  <w:spacing w:before="120" w:after="120"/>
                  <w:jc w:val="center"/>
                </w:pPr>
              </w:pPrChange>
            </w:pPr>
            <w:r w:rsidRPr="00B053AF">
              <w:rPr>
                <w:i/>
                <w:iCs/>
                <w:color w:val="000000"/>
                <w:sz w:val="22"/>
                <w:szCs w:val="22"/>
                <w:rPrChange w:id="29140" w:author="James Vu" w:date="2024-04-18T23:50:00Z">
                  <w:rPr>
                    <w:i/>
                    <w:iCs/>
                    <w:color w:val="000000"/>
                    <w:sz w:val="26"/>
                    <w:szCs w:val="26"/>
                  </w:rPr>
                </w:rPrChange>
              </w:rPr>
              <w:t>1</w:t>
            </w:r>
          </w:p>
        </w:tc>
        <w:tc>
          <w:tcPr>
            <w:tcW w:w="343" w:type="pct"/>
            <w:shd w:val="clear" w:color="auto" w:fill="auto"/>
            <w:vAlign w:val="center"/>
            <w:hideMark/>
            <w:tcPrChange w:id="29141" w:author="James Vu" w:date="2024-04-18T23:50:00Z">
              <w:tcPr>
                <w:tcW w:w="343" w:type="pct"/>
                <w:shd w:val="clear" w:color="auto" w:fill="auto"/>
                <w:vAlign w:val="center"/>
                <w:hideMark/>
              </w:tcPr>
            </w:tcPrChange>
          </w:tcPr>
          <w:p w14:paraId="4C501BF3" w14:textId="3D84FE50" w:rsidR="00447E13" w:rsidRPr="00B053AF" w:rsidRDefault="00447E13">
            <w:pPr>
              <w:widowControl w:val="0"/>
              <w:spacing w:before="120" w:after="120"/>
              <w:jc w:val="both"/>
              <w:rPr>
                <w:i/>
                <w:iCs/>
                <w:color w:val="000000"/>
                <w:sz w:val="22"/>
                <w:szCs w:val="22"/>
                <w:rPrChange w:id="29142" w:author="James Vu" w:date="2024-04-18T23:50:00Z">
                  <w:rPr>
                    <w:i/>
                    <w:iCs/>
                    <w:color w:val="000000"/>
                    <w:sz w:val="26"/>
                    <w:szCs w:val="26"/>
                  </w:rPr>
                </w:rPrChange>
              </w:rPr>
              <w:pPrChange w:id="29143" w:author="James Vu" w:date="2024-04-18T22:33:00Z">
                <w:pPr>
                  <w:widowControl w:val="0"/>
                  <w:spacing w:before="120" w:after="120"/>
                  <w:jc w:val="right"/>
                </w:pPr>
              </w:pPrChange>
            </w:pPr>
            <w:r w:rsidRPr="00B053AF">
              <w:rPr>
                <w:i/>
                <w:iCs/>
                <w:color w:val="000000"/>
                <w:sz w:val="22"/>
                <w:szCs w:val="22"/>
                <w:rPrChange w:id="29144" w:author="James Vu" w:date="2024-04-18T23:50:00Z">
                  <w:rPr>
                    <w:i/>
                    <w:iCs/>
                    <w:color w:val="000000"/>
                    <w:sz w:val="26"/>
                    <w:szCs w:val="26"/>
                  </w:rPr>
                </w:rPrChange>
              </w:rPr>
              <w:t>1.140</w:t>
            </w:r>
          </w:p>
        </w:tc>
        <w:tc>
          <w:tcPr>
            <w:tcW w:w="421" w:type="pct"/>
            <w:shd w:val="clear" w:color="auto" w:fill="auto"/>
            <w:vAlign w:val="center"/>
            <w:hideMark/>
            <w:tcPrChange w:id="29145" w:author="James Vu" w:date="2024-04-18T23:50:00Z">
              <w:tcPr>
                <w:tcW w:w="421" w:type="pct"/>
                <w:shd w:val="clear" w:color="auto" w:fill="auto"/>
                <w:vAlign w:val="center"/>
                <w:hideMark/>
              </w:tcPr>
            </w:tcPrChange>
          </w:tcPr>
          <w:p w14:paraId="384D1405" w14:textId="20806BE3" w:rsidR="00447E13" w:rsidRPr="00B053AF" w:rsidRDefault="00447E13">
            <w:pPr>
              <w:widowControl w:val="0"/>
              <w:spacing w:before="120" w:after="120"/>
              <w:jc w:val="both"/>
              <w:rPr>
                <w:i/>
                <w:iCs/>
                <w:color w:val="000000"/>
                <w:sz w:val="22"/>
                <w:szCs w:val="22"/>
                <w:rPrChange w:id="29146" w:author="James Vu" w:date="2024-04-18T23:50:00Z">
                  <w:rPr>
                    <w:i/>
                    <w:iCs/>
                    <w:color w:val="000000"/>
                    <w:sz w:val="26"/>
                    <w:szCs w:val="26"/>
                  </w:rPr>
                </w:rPrChange>
              </w:rPr>
              <w:pPrChange w:id="29147" w:author="James Vu" w:date="2024-04-18T22:33:00Z">
                <w:pPr>
                  <w:widowControl w:val="0"/>
                  <w:spacing w:before="120" w:after="120"/>
                  <w:jc w:val="right"/>
                </w:pPr>
              </w:pPrChange>
            </w:pPr>
            <w:r w:rsidRPr="00B053AF">
              <w:rPr>
                <w:i/>
                <w:iCs/>
                <w:color w:val="000000"/>
                <w:sz w:val="22"/>
                <w:szCs w:val="22"/>
                <w:rPrChange w:id="29148" w:author="James Vu" w:date="2024-04-18T23:50:00Z">
                  <w:rPr>
                    <w:i/>
                    <w:iCs/>
                    <w:color w:val="000000"/>
                    <w:sz w:val="26"/>
                    <w:szCs w:val="26"/>
                  </w:rPr>
                </w:rPrChange>
              </w:rPr>
              <w:t>629.366</w:t>
            </w:r>
          </w:p>
        </w:tc>
        <w:tc>
          <w:tcPr>
            <w:tcW w:w="498" w:type="pct"/>
            <w:shd w:val="clear" w:color="auto" w:fill="auto"/>
            <w:vAlign w:val="center"/>
            <w:hideMark/>
            <w:tcPrChange w:id="29149" w:author="James Vu" w:date="2024-04-18T23:50:00Z">
              <w:tcPr>
                <w:tcW w:w="498" w:type="pct"/>
                <w:shd w:val="clear" w:color="auto" w:fill="auto"/>
                <w:vAlign w:val="center"/>
                <w:hideMark/>
              </w:tcPr>
            </w:tcPrChange>
          </w:tcPr>
          <w:p w14:paraId="0005CD07" w14:textId="1628CA91" w:rsidR="00447E13" w:rsidRPr="00B053AF" w:rsidRDefault="00447E13">
            <w:pPr>
              <w:widowControl w:val="0"/>
              <w:spacing w:before="120" w:after="120"/>
              <w:jc w:val="both"/>
              <w:rPr>
                <w:i/>
                <w:iCs/>
                <w:color w:val="000000"/>
                <w:sz w:val="22"/>
                <w:szCs w:val="22"/>
                <w:rPrChange w:id="29150" w:author="James Vu" w:date="2024-04-18T23:50:00Z">
                  <w:rPr>
                    <w:i/>
                    <w:iCs/>
                    <w:color w:val="000000"/>
                    <w:sz w:val="26"/>
                    <w:szCs w:val="26"/>
                  </w:rPr>
                </w:rPrChange>
              </w:rPr>
              <w:pPrChange w:id="29151" w:author="James Vu" w:date="2024-04-18T22:33:00Z">
                <w:pPr>
                  <w:widowControl w:val="0"/>
                  <w:spacing w:before="120" w:after="120"/>
                  <w:jc w:val="right"/>
                </w:pPr>
              </w:pPrChange>
            </w:pPr>
            <w:r w:rsidRPr="00B053AF">
              <w:rPr>
                <w:i/>
                <w:iCs/>
                <w:color w:val="000000"/>
                <w:sz w:val="22"/>
                <w:szCs w:val="22"/>
                <w:rPrChange w:id="29152" w:author="James Vu" w:date="2024-04-18T23:50:00Z">
                  <w:rPr>
                    <w:i/>
                    <w:iCs/>
                    <w:color w:val="000000"/>
                    <w:sz w:val="26"/>
                    <w:szCs w:val="26"/>
                  </w:rPr>
                </w:rPrChange>
              </w:rPr>
              <w:t>14.680</w:t>
            </w:r>
          </w:p>
        </w:tc>
        <w:tc>
          <w:tcPr>
            <w:tcW w:w="343" w:type="pct"/>
            <w:shd w:val="clear" w:color="auto" w:fill="auto"/>
            <w:vAlign w:val="center"/>
            <w:hideMark/>
            <w:tcPrChange w:id="29153" w:author="James Vu" w:date="2024-04-18T23:50:00Z">
              <w:tcPr>
                <w:tcW w:w="343" w:type="pct"/>
                <w:shd w:val="clear" w:color="auto" w:fill="auto"/>
                <w:vAlign w:val="center"/>
                <w:hideMark/>
              </w:tcPr>
            </w:tcPrChange>
          </w:tcPr>
          <w:p w14:paraId="79972469" w14:textId="4D3C2C64" w:rsidR="00447E13" w:rsidRPr="00B053AF" w:rsidRDefault="00447E13">
            <w:pPr>
              <w:widowControl w:val="0"/>
              <w:spacing w:before="120" w:after="120"/>
              <w:jc w:val="both"/>
              <w:rPr>
                <w:i/>
                <w:iCs/>
                <w:color w:val="000000"/>
                <w:sz w:val="22"/>
                <w:szCs w:val="22"/>
                <w:rPrChange w:id="29154" w:author="James Vu" w:date="2024-04-18T23:50:00Z">
                  <w:rPr>
                    <w:i/>
                    <w:iCs/>
                    <w:color w:val="000000"/>
                    <w:sz w:val="26"/>
                    <w:szCs w:val="26"/>
                  </w:rPr>
                </w:rPrChange>
              </w:rPr>
              <w:pPrChange w:id="29155" w:author="James Vu" w:date="2024-04-18T22:33:00Z">
                <w:pPr>
                  <w:widowControl w:val="0"/>
                  <w:spacing w:before="120" w:after="120"/>
                  <w:jc w:val="right"/>
                </w:pPr>
              </w:pPrChange>
            </w:pPr>
            <w:r w:rsidRPr="00B053AF">
              <w:rPr>
                <w:i/>
                <w:iCs/>
                <w:color w:val="000000"/>
                <w:sz w:val="22"/>
                <w:szCs w:val="22"/>
                <w:rPrChange w:id="29156" w:author="James Vu" w:date="2024-04-18T23:50:00Z">
                  <w:rPr>
                    <w:i/>
                    <w:iCs/>
                    <w:color w:val="000000"/>
                    <w:sz w:val="26"/>
                    <w:szCs w:val="26"/>
                  </w:rPr>
                </w:rPrChange>
              </w:rPr>
              <w:t>1.140</w:t>
            </w:r>
          </w:p>
        </w:tc>
        <w:tc>
          <w:tcPr>
            <w:tcW w:w="421" w:type="pct"/>
            <w:shd w:val="clear" w:color="auto" w:fill="auto"/>
            <w:vAlign w:val="center"/>
            <w:hideMark/>
            <w:tcPrChange w:id="29157" w:author="James Vu" w:date="2024-04-18T23:50:00Z">
              <w:tcPr>
                <w:tcW w:w="421" w:type="pct"/>
                <w:shd w:val="clear" w:color="auto" w:fill="auto"/>
                <w:vAlign w:val="center"/>
                <w:hideMark/>
              </w:tcPr>
            </w:tcPrChange>
          </w:tcPr>
          <w:p w14:paraId="365CCA0E" w14:textId="79A05972" w:rsidR="00447E13" w:rsidRPr="00B053AF" w:rsidRDefault="00447E13">
            <w:pPr>
              <w:widowControl w:val="0"/>
              <w:spacing w:before="120" w:after="120"/>
              <w:jc w:val="both"/>
              <w:rPr>
                <w:i/>
                <w:iCs/>
                <w:color w:val="000000"/>
                <w:sz w:val="22"/>
                <w:szCs w:val="22"/>
                <w:rPrChange w:id="29158" w:author="James Vu" w:date="2024-04-18T23:50:00Z">
                  <w:rPr>
                    <w:i/>
                    <w:iCs/>
                    <w:color w:val="000000"/>
                    <w:sz w:val="26"/>
                    <w:szCs w:val="26"/>
                  </w:rPr>
                </w:rPrChange>
              </w:rPr>
              <w:pPrChange w:id="29159" w:author="James Vu" w:date="2024-04-18T22:33:00Z">
                <w:pPr>
                  <w:widowControl w:val="0"/>
                  <w:spacing w:before="120" w:after="120"/>
                  <w:jc w:val="right"/>
                </w:pPr>
              </w:pPrChange>
            </w:pPr>
            <w:r w:rsidRPr="00B053AF">
              <w:rPr>
                <w:i/>
                <w:iCs/>
                <w:color w:val="000000"/>
                <w:sz w:val="22"/>
                <w:szCs w:val="22"/>
                <w:rPrChange w:id="29160" w:author="James Vu" w:date="2024-04-18T23:50:00Z">
                  <w:rPr>
                    <w:i/>
                    <w:iCs/>
                    <w:color w:val="000000"/>
                    <w:sz w:val="26"/>
                    <w:szCs w:val="26"/>
                  </w:rPr>
                </w:rPrChange>
              </w:rPr>
              <w:t>629.366</w:t>
            </w:r>
          </w:p>
        </w:tc>
        <w:tc>
          <w:tcPr>
            <w:tcW w:w="498" w:type="pct"/>
            <w:shd w:val="clear" w:color="auto" w:fill="auto"/>
            <w:vAlign w:val="center"/>
            <w:hideMark/>
            <w:tcPrChange w:id="29161" w:author="James Vu" w:date="2024-04-18T23:50:00Z">
              <w:tcPr>
                <w:tcW w:w="498" w:type="pct"/>
                <w:shd w:val="clear" w:color="auto" w:fill="auto"/>
                <w:vAlign w:val="center"/>
                <w:hideMark/>
              </w:tcPr>
            </w:tcPrChange>
          </w:tcPr>
          <w:p w14:paraId="20C050BB" w14:textId="34497B75" w:rsidR="00447E13" w:rsidRPr="00B053AF" w:rsidRDefault="00447E13">
            <w:pPr>
              <w:widowControl w:val="0"/>
              <w:spacing w:before="120" w:after="120"/>
              <w:jc w:val="both"/>
              <w:rPr>
                <w:i/>
                <w:iCs/>
                <w:color w:val="000000"/>
                <w:sz w:val="22"/>
                <w:szCs w:val="22"/>
                <w:rPrChange w:id="29162" w:author="James Vu" w:date="2024-04-18T23:50:00Z">
                  <w:rPr>
                    <w:i/>
                    <w:iCs/>
                    <w:color w:val="000000"/>
                    <w:sz w:val="26"/>
                    <w:szCs w:val="26"/>
                  </w:rPr>
                </w:rPrChange>
              </w:rPr>
              <w:pPrChange w:id="29163" w:author="James Vu" w:date="2024-04-18T22:33:00Z">
                <w:pPr>
                  <w:widowControl w:val="0"/>
                  <w:spacing w:before="120" w:after="120"/>
                  <w:jc w:val="right"/>
                </w:pPr>
              </w:pPrChange>
            </w:pPr>
            <w:r w:rsidRPr="00B053AF">
              <w:rPr>
                <w:i/>
                <w:iCs/>
                <w:color w:val="000000"/>
                <w:sz w:val="22"/>
                <w:szCs w:val="22"/>
                <w:rPrChange w:id="29164" w:author="James Vu" w:date="2024-04-18T23:50:00Z">
                  <w:rPr>
                    <w:i/>
                    <w:iCs/>
                    <w:color w:val="000000"/>
                    <w:sz w:val="26"/>
                    <w:szCs w:val="26"/>
                  </w:rPr>
                </w:rPrChange>
              </w:rPr>
              <w:t>14.680</w:t>
            </w:r>
          </w:p>
        </w:tc>
      </w:tr>
      <w:tr w:rsidR="00447E13" w:rsidRPr="00B053AF" w14:paraId="2273EF8A" w14:textId="77777777" w:rsidTr="00B053AF">
        <w:tc>
          <w:tcPr>
            <w:tcW w:w="217" w:type="pct"/>
            <w:shd w:val="clear" w:color="auto" w:fill="auto"/>
            <w:noWrap/>
            <w:vAlign w:val="center"/>
            <w:hideMark/>
            <w:tcPrChange w:id="29165" w:author="James Vu" w:date="2024-04-18T23:50:00Z">
              <w:tcPr>
                <w:tcW w:w="217" w:type="pct"/>
                <w:shd w:val="clear" w:color="auto" w:fill="auto"/>
                <w:noWrap/>
                <w:vAlign w:val="center"/>
                <w:hideMark/>
              </w:tcPr>
            </w:tcPrChange>
          </w:tcPr>
          <w:p w14:paraId="69F60A14" w14:textId="77777777" w:rsidR="00447E13" w:rsidRPr="00B053AF" w:rsidRDefault="00447E13">
            <w:pPr>
              <w:widowControl w:val="0"/>
              <w:spacing w:before="120" w:after="120"/>
              <w:jc w:val="both"/>
              <w:rPr>
                <w:i/>
                <w:iCs/>
                <w:color w:val="000000"/>
                <w:sz w:val="22"/>
                <w:szCs w:val="22"/>
                <w:rPrChange w:id="29166" w:author="James Vu" w:date="2024-04-18T23:50:00Z">
                  <w:rPr>
                    <w:i/>
                    <w:iCs/>
                    <w:color w:val="000000"/>
                    <w:sz w:val="26"/>
                    <w:szCs w:val="26"/>
                  </w:rPr>
                </w:rPrChange>
              </w:rPr>
              <w:pPrChange w:id="29167" w:author="James Vu" w:date="2024-04-18T22:33:00Z">
                <w:pPr>
                  <w:widowControl w:val="0"/>
                  <w:spacing w:before="120" w:after="120"/>
                  <w:jc w:val="center"/>
                </w:pPr>
              </w:pPrChange>
            </w:pPr>
            <w:r w:rsidRPr="00B053AF">
              <w:rPr>
                <w:i/>
                <w:iCs/>
                <w:color w:val="000000"/>
                <w:sz w:val="22"/>
                <w:szCs w:val="22"/>
                <w:rPrChange w:id="29168" w:author="James Vu" w:date="2024-04-18T23:50:00Z">
                  <w:rPr>
                    <w:i/>
                    <w:iCs/>
                    <w:color w:val="000000"/>
                    <w:sz w:val="26"/>
                    <w:szCs w:val="26"/>
                  </w:rPr>
                </w:rPrChange>
              </w:rPr>
              <w:t>9.2</w:t>
            </w:r>
          </w:p>
        </w:tc>
        <w:tc>
          <w:tcPr>
            <w:tcW w:w="490" w:type="pct"/>
            <w:shd w:val="clear" w:color="auto" w:fill="auto"/>
            <w:vAlign w:val="center"/>
            <w:hideMark/>
            <w:tcPrChange w:id="29169" w:author="James Vu" w:date="2024-04-18T23:50:00Z">
              <w:tcPr>
                <w:tcW w:w="490" w:type="pct"/>
                <w:shd w:val="clear" w:color="auto" w:fill="auto"/>
                <w:vAlign w:val="center"/>
                <w:hideMark/>
              </w:tcPr>
            </w:tcPrChange>
          </w:tcPr>
          <w:p w14:paraId="1EED80E0" w14:textId="77777777" w:rsidR="00447E13" w:rsidRPr="00B053AF" w:rsidRDefault="00447E13">
            <w:pPr>
              <w:widowControl w:val="0"/>
              <w:spacing w:before="120" w:after="120"/>
              <w:jc w:val="both"/>
              <w:rPr>
                <w:i/>
                <w:iCs/>
                <w:color w:val="000000"/>
                <w:sz w:val="22"/>
                <w:szCs w:val="22"/>
                <w:rPrChange w:id="29170" w:author="James Vu" w:date="2024-04-18T23:50:00Z">
                  <w:rPr>
                    <w:i/>
                    <w:iCs/>
                    <w:color w:val="000000"/>
                    <w:sz w:val="26"/>
                    <w:szCs w:val="26"/>
                  </w:rPr>
                </w:rPrChange>
              </w:rPr>
              <w:pPrChange w:id="29171" w:author="James Vu" w:date="2024-04-18T22:33:00Z">
                <w:pPr>
                  <w:widowControl w:val="0"/>
                  <w:spacing w:before="120" w:after="120"/>
                  <w:jc w:val="center"/>
                </w:pPr>
              </w:pPrChange>
            </w:pPr>
            <w:r w:rsidRPr="00B053AF">
              <w:rPr>
                <w:i/>
                <w:iCs/>
                <w:color w:val="000000"/>
                <w:sz w:val="22"/>
                <w:szCs w:val="22"/>
                <w:rPrChange w:id="29172" w:author="James Vu" w:date="2024-04-18T23:50:00Z">
                  <w:rPr>
                    <w:i/>
                    <w:iCs/>
                    <w:color w:val="000000"/>
                    <w:sz w:val="26"/>
                    <w:szCs w:val="26"/>
                  </w:rPr>
                </w:rPrChange>
              </w:rPr>
              <w:t>01.08.02.04.2</w:t>
            </w:r>
          </w:p>
        </w:tc>
        <w:tc>
          <w:tcPr>
            <w:tcW w:w="1039" w:type="pct"/>
            <w:shd w:val="clear" w:color="auto" w:fill="auto"/>
            <w:vAlign w:val="center"/>
            <w:hideMark/>
            <w:tcPrChange w:id="29173" w:author="James Vu" w:date="2024-04-18T23:50:00Z">
              <w:tcPr>
                <w:tcW w:w="1039" w:type="pct"/>
                <w:shd w:val="clear" w:color="auto" w:fill="auto"/>
                <w:vAlign w:val="center"/>
                <w:hideMark/>
              </w:tcPr>
            </w:tcPrChange>
          </w:tcPr>
          <w:p w14:paraId="1875E286" w14:textId="77777777" w:rsidR="00447E13" w:rsidRPr="00B053AF" w:rsidRDefault="00447E13">
            <w:pPr>
              <w:widowControl w:val="0"/>
              <w:spacing w:before="120" w:after="120"/>
              <w:jc w:val="both"/>
              <w:rPr>
                <w:i/>
                <w:iCs/>
                <w:color w:val="000000"/>
                <w:sz w:val="22"/>
                <w:szCs w:val="22"/>
                <w:rPrChange w:id="29174" w:author="James Vu" w:date="2024-04-18T23:50:00Z">
                  <w:rPr>
                    <w:i/>
                    <w:iCs/>
                    <w:color w:val="000000"/>
                    <w:sz w:val="26"/>
                    <w:szCs w:val="26"/>
                  </w:rPr>
                </w:rPrChange>
              </w:rPr>
              <w:pPrChange w:id="29175" w:author="James Vu" w:date="2024-04-18T22:33:00Z">
                <w:pPr>
                  <w:widowControl w:val="0"/>
                  <w:spacing w:before="120" w:after="120"/>
                </w:pPr>
              </w:pPrChange>
            </w:pPr>
            <w:r w:rsidRPr="00B053AF">
              <w:rPr>
                <w:i/>
                <w:iCs/>
                <w:color w:val="000000"/>
                <w:sz w:val="22"/>
                <w:szCs w:val="22"/>
                <w:rPrChange w:id="29176" w:author="James Vu" w:date="2024-04-18T23:50:00Z">
                  <w:rPr>
                    <w:i/>
                    <w:iCs/>
                    <w:color w:val="000000"/>
                    <w:sz w:val="26"/>
                    <w:szCs w:val="26"/>
                  </w:rPr>
                </w:rPrChange>
              </w:rPr>
              <w:t>Cài đặt thiết bị chuyên dụng khác (Bộ lưu điện)</w:t>
            </w:r>
          </w:p>
        </w:tc>
        <w:tc>
          <w:tcPr>
            <w:tcW w:w="290" w:type="pct"/>
            <w:shd w:val="clear" w:color="auto" w:fill="auto"/>
            <w:vAlign w:val="center"/>
            <w:hideMark/>
            <w:tcPrChange w:id="29177" w:author="James Vu" w:date="2024-04-18T23:50:00Z">
              <w:tcPr>
                <w:tcW w:w="290" w:type="pct"/>
                <w:shd w:val="clear" w:color="auto" w:fill="auto"/>
                <w:vAlign w:val="center"/>
                <w:hideMark/>
              </w:tcPr>
            </w:tcPrChange>
          </w:tcPr>
          <w:p w14:paraId="7D7FFDA7" w14:textId="77777777" w:rsidR="00447E13" w:rsidRPr="00B053AF" w:rsidRDefault="00447E13">
            <w:pPr>
              <w:widowControl w:val="0"/>
              <w:spacing w:before="120" w:after="120"/>
              <w:jc w:val="both"/>
              <w:rPr>
                <w:i/>
                <w:iCs/>
                <w:color w:val="000000"/>
                <w:sz w:val="22"/>
                <w:szCs w:val="22"/>
                <w:rPrChange w:id="29178" w:author="James Vu" w:date="2024-04-18T23:50:00Z">
                  <w:rPr>
                    <w:i/>
                    <w:iCs/>
                    <w:color w:val="000000"/>
                    <w:sz w:val="26"/>
                    <w:szCs w:val="26"/>
                  </w:rPr>
                </w:rPrChange>
              </w:rPr>
              <w:pPrChange w:id="29179" w:author="James Vu" w:date="2024-04-18T22:33:00Z">
                <w:pPr>
                  <w:widowControl w:val="0"/>
                  <w:spacing w:before="120" w:after="120"/>
                  <w:jc w:val="center"/>
                </w:pPr>
              </w:pPrChange>
            </w:pPr>
            <w:r w:rsidRPr="00B053AF">
              <w:rPr>
                <w:i/>
                <w:iCs/>
                <w:color w:val="000000"/>
                <w:sz w:val="22"/>
                <w:szCs w:val="22"/>
                <w:rPrChange w:id="29180" w:author="James Vu" w:date="2024-04-18T23:50:00Z">
                  <w:rPr>
                    <w:i/>
                    <w:iCs/>
                    <w:color w:val="000000"/>
                    <w:sz w:val="26"/>
                    <w:szCs w:val="26"/>
                  </w:rPr>
                </w:rPrChange>
              </w:rPr>
              <w:t>Thiết bị</w:t>
            </w:r>
          </w:p>
        </w:tc>
        <w:tc>
          <w:tcPr>
            <w:tcW w:w="441" w:type="pct"/>
            <w:shd w:val="clear" w:color="auto" w:fill="auto"/>
            <w:vAlign w:val="center"/>
            <w:hideMark/>
            <w:tcPrChange w:id="29181" w:author="James Vu" w:date="2024-04-18T23:50:00Z">
              <w:tcPr>
                <w:tcW w:w="441" w:type="pct"/>
                <w:shd w:val="clear" w:color="auto" w:fill="auto"/>
                <w:vAlign w:val="center"/>
                <w:hideMark/>
              </w:tcPr>
            </w:tcPrChange>
          </w:tcPr>
          <w:p w14:paraId="3232DABE" w14:textId="77777777" w:rsidR="00447E13" w:rsidRPr="00B053AF" w:rsidRDefault="00447E13">
            <w:pPr>
              <w:widowControl w:val="0"/>
              <w:spacing w:before="120" w:after="120"/>
              <w:jc w:val="both"/>
              <w:rPr>
                <w:i/>
                <w:iCs/>
                <w:color w:val="000000"/>
                <w:sz w:val="22"/>
                <w:szCs w:val="22"/>
                <w:rPrChange w:id="29182" w:author="James Vu" w:date="2024-04-18T23:50:00Z">
                  <w:rPr>
                    <w:i/>
                    <w:iCs/>
                    <w:color w:val="000000"/>
                    <w:sz w:val="26"/>
                    <w:szCs w:val="26"/>
                  </w:rPr>
                </w:rPrChange>
              </w:rPr>
              <w:pPrChange w:id="29183" w:author="James Vu" w:date="2024-04-18T22:33:00Z">
                <w:pPr>
                  <w:widowControl w:val="0"/>
                  <w:spacing w:before="120" w:after="120"/>
                  <w:jc w:val="center"/>
                </w:pPr>
              </w:pPrChange>
            </w:pPr>
            <w:r w:rsidRPr="00B053AF">
              <w:rPr>
                <w:i/>
                <w:iCs/>
                <w:color w:val="000000"/>
                <w:sz w:val="22"/>
                <w:szCs w:val="22"/>
                <w:rPrChange w:id="29184" w:author="James Vu" w:date="2024-04-18T23:50:00Z">
                  <w:rPr>
                    <w:i/>
                    <w:iCs/>
                    <w:color w:val="000000"/>
                    <w:sz w:val="26"/>
                    <w:szCs w:val="26"/>
                  </w:rPr>
                </w:rPrChange>
              </w:rPr>
              <w:t>1</w:t>
            </w:r>
          </w:p>
        </w:tc>
        <w:tc>
          <w:tcPr>
            <w:tcW w:w="343" w:type="pct"/>
            <w:shd w:val="clear" w:color="auto" w:fill="auto"/>
            <w:vAlign w:val="center"/>
            <w:hideMark/>
            <w:tcPrChange w:id="29185" w:author="James Vu" w:date="2024-04-18T23:50:00Z">
              <w:tcPr>
                <w:tcW w:w="343" w:type="pct"/>
                <w:shd w:val="clear" w:color="auto" w:fill="auto"/>
                <w:vAlign w:val="center"/>
                <w:hideMark/>
              </w:tcPr>
            </w:tcPrChange>
          </w:tcPr>
          <w:p w14:paraId="63FE743A" w14:textId="06FCF381" w:rsidR="00447E13" w:rsidRPr="00B053AF" w:rsidRDefault="00447E13">
            <w:pPr>
              <w:widowControl w:val="0"/>
              <w:spacing w:before="120" w:after="120"/>
              <w:jc w:val="both"/>
              <w:rPr>
                <w:i/>
                <w:iCs/>
                <w:color w:val="000000"/>
                <w:sz w:val="22"/>
                <w:szCs w:val="22"/>
                <w:rPrChange w:id="29186" w:author="James Vu" w:date="2024-04-18T23:50:00Z">
                  <w:rPr>
                    <w:i/>
                    <w:iCs/>
                    <w:color w:val="000000"/>
                    <w:sz w:val="26"/>
                    <w:szCs w:val="26"/>
                  </w:rPr>
                </w:rPrChange>
              </w:rPr>
              <w:pPrChange w:id="29187" w:author="James Vu" w:date="2024-04-18T22:33:00Z">
                <w:pPr>
                  <w:widowControl w:val="0"/>
                  <w:spacing w:before="120" w:after="120"/>
                  <w:jc w:val="right"/>
                </w:pPr>
              </w:pPrChange>
            </w:pPr>
            <w:r w:rsidRPr="00B053AF">
              <w:rPr>
                <w:i/>
                <w:iCs/>
                <w:color w:val="000000"/>
                <w:sz w:val="22"/>
                <w:szCs w:val="22"/>
                <w:rPrChange w:id="29188" w:author="James Vu" w:date="2024-04-18T23:50:00Z">
                  <w:rPr>
                    <w:i/>
                    <w:iCs/>
                    <w:color w:val="000000"/>
                    <w:sz w:val="26"/>
                    <w:szCs w:val="26"/>
                  </w:rPr>
                </w:rPrChange>
              </w:rPr>
              <w:t>5.570</w:t>
            </w:r>
          </w:p>
        </w:tc>
        <w:tc>
          <w:tcPr>
            <w:tcW w:w="421" w:type="pct"/>
            <w:shd w:val="clear" w:color="auto" w:fill="auto"/>
            <w:vAlign w:val="center"/>
            <w:hideMark/>
            <w:tcPrChange w:id="29189" w:author="James Vu" w:date="2024-04-18T23:50:00Z">
              <w:tcPr>
                <w:tcW w:w="421" w:type="pct"/>
                <w:shd w:val="clear" w:color="auto" w:fill="auto"/>
                <w:vAlign w:val="center"/>
                <w:hideMark/>
              </w:tcPr>
            </w:tcPrChange>
          </w:tcPr>
          <w:p w14:paraId="33BDC0AB" w14:textId="3DA71F86" w:rsidR="00447E13" w:rsidRPr="00B053AF" w:rsidRDefault="00447E13">
            <w:pPr>
              <w:widowControl w:val="0"/>
              <w:spacing w:before="120" w:after="120"/>
              <w:jc w:val="both"/>
              <w:rPr>
                <w:i/>
                <w:iCs/>
                <w:color w:val="000000"/>
                <w:sz w:val="22"/>
                <w:szCs w:val="22"/>
                <w:rPrChange w:id="29190" w:author="James Vu" w:date="2024-04-18T23:50:00Z">
                  <w:rPr>
                    <w:i/>
                    <w:iCs/>
                    <w:color w:val="000000"/>
                    <w:sz w:val="26"/>
                    <w:szCs w:val="26"/>
                  </w:rPr>
                </w:rPrChange>
              </w:rPr>
              <w:pPrChange w:id="29191" w:author="James Vu" w:date="2024-04-18T22:33:00Z">
                <w:pPr>
                  <w:widowControl w:val="0"/>
                  <w:spacing w:before="120" w:after="120"/>
                  <w:jc w:val="right"/>
                </w:pPr>
              </w:pPrChange>
            </w:pPr>
            <w:r w:rsidRPr="00B053AF">
              <w:rPr>
                <w:i/>
                <w:iCs/>
                <w:color w:val="000000"/>
                <w:sz w:val="22"/>
                <w:szCs w:val="22"/>
                <w:rPrChange w:id="29192" w:author="James Vu" w:date="2024-04-18T23:50:00Z">
                  <w:rPr>
                    <w:i/>
                    <w:iCs/>
                    <w:color w:val="000000"/>
                    <w:sz w:val="26"/>
                    <w:szCs w:val="26"/>
                  </w:rPr>
                </w:rPrChange>
              </w:rPr>
              <w:t>966.662</w:t>
            </w:r>
          </w:p>
        </w:tc>
        <w:tc>
          <w:tcPr>
            <w:tcW w:w="498" w:type="pct"/>
            <w:shd w:val="clear" w:color="auto" w:fill="auto"/>
            <w:vAlign w:val="center"/>
            <w:hideMark/>
            <w:tcPrChange w:id="29193" w:author="James Vu" w:date="2024-04-18T23:50:00Z">
              <w:tcPr>
                <w:tcW w:w="498" w:type="pct"/>
                <w:shd w:val="clear" w:color="auto" w:fill="auto"/>
                <w:vAlign w:val="center"/>
                <w:hideMark/>
              </w:tcPr>
            </w:tcPrChange>
          </w:tcPr>
          <w:p w14:paraId="119533AB" w14:textId="4572B248" w:rsidR="00447E13" w:rsidRPr="00B053AF" w:rsidRDefault="00447E13">
            <w:pPr>
              <w:widowControl w:val="0"/>
              <w:spacing w:before="120" w:after="120"/>
              <w:jc w:val="both"/>
              <w:rPr>
                <w:i/>
                <w:iCs/>
                <w:color w:val="000000"/>
                <w:sz w:val="22"/>
                <w:szCs w:val="22"/>
                <w:rPrChange w:id="29194" w:author="James Vu" w:date="2024-04-18T23:50:00Z">
                  <w:rPr>
                    <w:i/>
                    <w:iCs/>
                    <w:color w:val="000000"/>
                    <w:sz w:val="26"/>
                    <w:szCs w:val="26"/>
                  </w:rPr>
                </w:rPrChange>
              </w:rPr>
              <w:pPrChange w:id="29195" w:author="James Vu" w:date="2024-04-18T22:33:00Z">
                <w:pPr>
                  <w:widowControl w:val="0"/>
                  <w:spacing w:before="120" w:after="120"/>
                  <w:jc w:val="right"/>
                </w:pPr>
              </w:pPrChange>
            </w:pPr>
            <w:r w:rsidRPr="00B053AF">
              <w:rPr>
                <w:i/>
                <w:iCs/>
                <w:color w:val="000000"/>
                <w:sz w:val="22"/>
                <w:szCs w:val="22"/>
                <w:rPrChange w:id="29196" w:author="James Vu" w:date="2024-04-18T23:50:00Z">
                  <w:rPr>
                    <w:i/>
                    <w:iCs/>
                    <w:color w:val="000000"/>
                    <w:sz w:val="26"/>
                    <w:szCs w:val="26"/>
                  </w:rPr>
                </w:rPrChange>
              </w:rPr>
              <w:t>14.680</w:t>
            </w:r>
          </w:p>
        </w:tc>
        <w:tc>
          <w:tcPr>
            <w:tcW w:w="343" w:type="pct"/>
            <w:shd w:val="clear" w:color="auto" w:fill="auto"/>
            <w:vAlign w:val="center"/>
            <w:hideMark/>
            <w:tcPrChange w:id="29197" w:author="James Vu" w:date="2024-04-18T23:50:00Z">
              <w:tcPr>
                <w:tcW w:w="343" w:type="pct"/>
                <w:shd w:val="clear" w:color="auto" w:fill="auto"/>
                <w:vAlign w:val="center"/>
                <w:hideMark/>
              </w:tcPr>
            </w:tcPrChange>
          </w:tcPr>
          <w:p w14:paraId="23EBEEE8" w14:textId="77A6BEFA" w:rsidR="00447E13" w:rsidRPr="00B053AF" w:rsidRDefault="00447E13">
            <w:pPr>
              <w:widowControl w:val="0"/>
              <w:spacing w:before="120" w:after="120"/>
              <w:jc w:val="both"/>
              <w:rPr>
                <w:i/>
                <w:iCs/>
                <w:color w:val="000000"/>
                <w:sz w:val="22"/>
                <w:szCs w:val="22"/>
                <w:rPrChange w:id="29198" w:author="James Vu" w:date="2024-04-18T23:50:00Z">
                  <w:rPr>
                    <w:i/>
                    <w:iCs/>
                    <w:color w:val="000000"/>
                    <w:sz w:val="26"/>
                    <w:szCs w:val="26"/>
                  </w:rPr>
                </w:rPrChange>
              </w:rPr>
              <w:pPrChange w:id="29199" w:author="James Vu" w:date="2024-04-18T22:33:00Z">
                <w:pPr>
                  <w:widowControl w:val="0"/>
                  <w:spacing w:before="120" w:after="120"/>
                  <w:jc w:val="right"/>
                </w:pPr>
              </w:pPrChange>
            </w:pPr>
            <w:r w:rsidRPr="00B053AF">
              <w:rPr>
                <w:i/>
                <w:iCs/>
                <w:color w:val="000000"/>
                <w:sz w:val="22"/>
                <w:szCs w:val="22"/>
                <w:rPrChange w:id="29200" w:author="James Vu" w:date="2024-04-18T23:50:00Z">
                  <w:rPr>
                    <w:i/>
                    <w:iCs/>
                    <w:color w:val="000000"/>
                    <w:sz w:val="26"/>
                    <w:szCs w:val="26"/>
                  </w:rPr>
                </w:rPrChange>
              </w:rPr>
              <w:t>5.570</w:t>
            </w:r>
          </w:p>
        </w:tc>
        <w:tc>
          <w:tcPr>
            <w:tcW w:w="421" w:type="pct"/>
            <w:shd w:val="clear" w:color="auto" w:fill="auto"/>
            <w:vAlign w:val="center"/>
            <w:hideMark/>
            <w:tcPrChange w:id="29201" w:author="James Vu" w:date="2024-04-18T23:50:00Z">
              <w:tcPr>
                <w:tcW w:w="421" w:type="pct"/>
                <w:shd w:val="clear" w:color="auto" w:fill="auto"/>
                <w:vAlign w:val="center"/>
                <w:hideMark/>
              </w:tcPr>
            </w:tcPrChange>
          </w:tcPr>
          <w:p w14:paraId="2D38EE35" w14:textId="488E9D4E" w:rsidR="00447E13" w:rsidRPr="00B053AF" w:rsidRDefault="00447E13">
            <w:pPr>
              <w:widowControl w:val="0"/>
              <w:spacing w:before="120" w:after="120"/>
              <w:jc w:val="both"/>
              <w:rPr>
                <w:i/>
                <w:iCs/>
                <w:color w:val="000000"/>
                <w:sz w:val="22"/>
                <w:szCs w:val="22"/>
                <w:rPrChange w:id="29202" w:author="James Vu" w:date="2024-04-18T23:50:00Z">
                  <w:rPr>
                    <w:i/>
                    <w:iCs/>
                    <w:color w:val="000000"/>
                    <w:sz w:val="26"/>
                    <w:szCs w:val="26"/>
                  </w:rPr>
                </w:rPrChange>
              </w:rPr>
              <w:pPrChange w:id="29203" w:author="James Vu" w:date="2024-04-18T22:33:00Z">
                <w:pPr>
                  <w:widowControl w:val="0"/>
                  <w:spacing w:before="120" w:after="120"/>
                  <w:jc w:val="right"/>
                </w:pPr>
              </w:pPrChange>
            </w:pPr>
            <w:r w:rsidRPr="00B053AF">
              <w:rPr>
                <w:i/>
                <w:iCs/>
                <w:color w:val="000000"/>
                <w:sz w:val="22"/>
                <w:szCs w:val="22"/>
                <w:rPrChange w:id="29204" w:author="James Vu" w:date="2024-04-18T23:50:00Z">
                  <w:rPr>
                    <w:i/>
                    <w:iCs/>
                    <w:color w:val="000000"/>
                    <w:sz w:val="26"/>
                    <w:szCs w:val="26"/>
                  </w:rPr>
                </w:rPrChange>
              </w:rPr>
              <w:t>966.662</w:t>
            </w:r>
          </w:p>
        </w:tc>
        <w:tc>
          <w:tcPr>
            <w:tcW w:w="498" w:type="pct"/>
            <w:shd w:val="clear" w:color="auto" w:fill="auto"/>
            <w:vAlign w:val="center"/>
            <w:hideMark/>
            <w:tcPrChange w:id="29205" w:author="James Vu" w:date="2024-04-18T23:50:00Z">
              <w:tcPr>
                <w:tcW w:w="498" w:type="pct"/>
                <w:shd w:val="clear" w:color="auto" w:fill="auto"/>
                <w:vAlign w:val="center"/>
                <w:hideMark/>
              </w:tcPr>
            </w:tcPrChange>
          </w:tcPr>
          <w:p w14:paraId="7C173C5E" w14:textId="7D4A8C48" w:rsidR="00447E13" w:rsidRPr="00B053AF" w:rsidRDefault="00447E13">
            <w:pPr>
              <w:widowControl w:val="0"/>
              <w:spacing w:before="120" w:after="120"/>
              <w:jc w:val="both"/>
              <w:rPr>
                <w:i/>
                <w:iCs/>
                <w:color w:val="000000"/>
                <w:sz w:val="22"/>
                <w:szCs w:val="22"/>
                <w:rPrChange w:id="29206" w:author="James Vu" w:date="2024-04-18T23:50:00Z">
                  <w:rPr>
                    <w:i/>
                    <w:iCs/>
                    <w:color w:val="000000"/>
                    <w:sz w:val="26"/>
                    <w:szCs w:val="26"/>
                  </w:rPr>
                </w:rPrChange>
              </w:rPr>
              <w:pPrChange w:id="29207" w:author="James Vu" w:date="2024-04-18T22:33:00Z">
                <w:pPr>
                  <w:widowControl w:val="0"/>
                  <w:spacing w:before="120" w:after="120"/>
                  <w:jc w:val="right"/>
                </w:pPr>
              </w:pPrChange>
            </w:pPr>
            <w:r w:rsidRPr="00B053AF">
              <w:rPr>
                <w:i/>
                <w:iCs/>
                <w:color w:val="000000"/>
                <w:sz w:val="22"/>
                <w:szCs w:val="22"/>
                <w:rPrChange w:id="29208" w:author="James Vu" w:date="2024-04-18T23:50:00Z">
                  <w:rPr>
                    <w:i/>
                    <w:iCs/>
                    <w:color w:val="000000"/>
                    <w:sz w:val="26"/>
                    <w:szCs w:val="26"/>
                  </w:rPr>
                </w:rPrChange>
              </w:rPr>
              <w:t>14.680</w:t>
            </w:r>
          </w:p>
        </w:tc>
      </w:tr>
      <w:tr w:rsidR="00447E13" w:rsidRPr="00B053AF" w14:paraId="6997F94B" w14:textId="77777777" w:rsidTr="00B053AF">
        <w:tc>
          <w:tcPr>
            <w:tcW w:w="217" w:type="pct"/>
            <w:shd w:val="clear" w:color="auto" w:fill="auto"/>
            <w:noWrap/>
            <w:hideMark/>
            <w:tcPrChange w:id="29209" w:author="James Vu" w:date="2024-04-18T23:50:00Z">
              <w:tcPr>
                <w:tcW w:w="217" w:type="pct"/>
                <w:shd w:val="clear" w:color="auto" w:fill="auto"/>
                <w:noWrap/>
                <w:hideMark/>
              </w:tcPr>
            </w:tcPrChange>
          </w:tcPr>
          <w:p w14:paraId="54B951AE" w14:textId="77777777" w:rsidR="00447E13" w:rsidRPr="00B053AF" w:rsidRDefault="00447E13">
            <w:pPr>
              <w:widowControl w:val="0"/>
              <w:spacing w:before="120" w:after="120"/>
              <w:jc w:val="both"/>
              <w:rPr>
                <w:color w:val="000000"/>
                <w:sz w:val="22"/>
                <w:szCs w:val="22"/>
                <w:rPrChange w:id="29210" w:author="James Vu" w:date="2024-04-18T23:50:00Z">
                  <w:rPr>
                    <w:color w:val="000000"/>
                    <w:sz w:val="26"/>
                    <w:szCs w:val="26"/>
                  </w:rPr>
                </w:rPrChange>
              </w:rPr>
              <w:pPrChange w:id="29211" w:author="James Vu" w:date="2024-04-18T22:33:00Z">
                <w:pPr>
                  <w:widowControl w:val="0"/>
                  <w:spacing w:before="120" w:after="120"/>
                  <w:jc w:val="center"/>
                </w:pPr>
              </w:pPrChange>
            </w:pPr>
            <w:r w:rsidRPr="00B053AF">
              <w:rPr>
                <w:color w:val="000000"/>
                <w:sz w:val="22"/>
                <w:szCs w:val="22"/>
                <w:rPrChange w:id="29212" w:author="James Vu" w:date="2024-04-18T23:50:00Z">
                  <w:rPr>
                    <w:color w:val="000000"/>
                    <w:sz w:val="26"/>
                    <w:szCs w:val="26"/>
                  </w:rPr>
                </w:rPrChange>
              </w:rPr>
              <w:t> </w:t>
            </w:r>
          </w:p>
        </w:tc>
        <w:tc>
          <w:tcPr>
            <w:tcW w:w="490" w:type="pct"/>
            <w:shd w:val="clear" w:color="auto" w:fill="auto"/>
            <w:vAlign w:val="center"/>
            <w:hideMark/>
            <w:tcPrChange w:id="29213" w:author="James Vu" w:date="2024-04-18T23:50:00Z">
              <w:tcPr>
                <w:tcW w:w="490" w:type="pct"/>
                <w:shd w:val="clear" w:color="auto" w:fill="auto"/>
                <w:vAlign w:val="center"/>
                <w:hideMark/>
              </w:tcPr>
            </w:tcPrChange>
          </w:tcPr>
          <w:p w14:paraId="647F642A" w14:textId="77777777" w:rsidR="00447E13" w:rsidRPr="00B053AF" w:rsidRDefault="00447E13">
            <w:pPr>
              <w:widowControl w:val="0"/>
              <w:spacing w:before="120" w:after="120"/>
              <w:jc w:val="both"/>
              <w:rPr>
                <w:color w:val="000000"/>
                <w:sz w:val="22"/>
                <w:szCs w:val="22"/>
                <w:rPrChange w:id="29214" w:author="James Vu" w:date="2024-04-18T23:50:00Z">
                  <w:rPr>
                    <w:color w:val="000000"/>
                    <w:sz w:val="26"/>
                    <w:szCs w:val="26"/>
                  </w:rPr>
                </w:rPrChange>
              </w:rPr>
              <w:pPrChange w:id="29215" w:author="James Vu" w:date="2024-04-18T22:33:00Z">
                <w:pPr>
                  <w:widowControl w:val="0"/>
                  <w:spacing w:before="120" w:after="120"/>
                </w:pPr>
              </w:pPrChange>
            </w:pPr>
            <w:r w:rsidRPr="00B053AF">
              <w:rPr>
                <w:color w:val="000000"/>
                <w:sz w:val="22"/>
                <w:szCs w:val="22"/>
                <w:rPrChange w:id="29216" w:author="James Vu" w:date="2024-04-18T23:50:00Z">
                  <w:rPr>
                    <w:color w:val="000000"/>
                    <w:sz w:val="26"/>
                    <w:szCs w:val="26"/>
                  </w:rPr>
                </w:rPrChange>
              </w:rPr>
              <w:t> </w:t>
            </w:r>
          </w:p>
        </w:tc>
        <w:tc>
          <w:tcPr>
            <w:tcW w:w="1039" w:type="pct"/>
            <w:shd w:val="clear" w:color="auto" w:fill="auto"/>
            <w:hideMark/>
            <w:tcPrChange w:id="29217" w:author="James Vu" w:date="2024-04-18T23:50:00Z">
              <w:tcPr>
                <w:tcW w:w="1039" w:type="pct"/>
                <w:shd w:val="clear" w:color="auto" w:fill="auto"/>
                <w:hideMark/>
              </w:tcPr>
            </w:tcPrChange>
          </w:tcPr>
          <w:p w14:paraId="063284F0" w14:textId="77777777" w:rsidR="00447E13" w:rsidRPr="00B053AF" w:rsidRDefault="00447E13">
            <w:pPr>
              <w:widowControl w:val="0"/>
              <w:spacing w:before="120" w:after="120"/>
              <w:jc w:val="both"/>
              <w:rPr>
                <w:b/>
                <w:bCs/>
                <w:color w:val="000000"/>
                <w:sz w:val="22"/>
                <w:szCs w:val="22"/>
                <w:rPrChange w:id="29218" w:author="James Vu" w:date="2024-04-18T23:50:00Z">
                  <w:rPr>
                    <w:b/>
                    <w:bCs/>
                    <w:color w:val="000000"/>
                    <w:sz w:val="26"/>
                    <w:szCs w:val="26"/>
                  </w:rPr>
                </w:rPrChange>
              </w:rPr>
              <w:pPrChange w:id="29219" w:author="James Vu" w:date="2024-04-18T22:33:00Z">
                <w:pPr>
                  <w:widowControl w:val="0"/>
                  <w:spacing w:before="120" w:after="120"/>
                  <w:jc w:val="center"/>
                </w:pPr>
              </w:pPrChange>
            </w:pPr>
            <w:r w:rsidRPr="00B053AF">
              <w:rPr>
                <w:b/>
                <w:bCs/>
                <w:color w:val="000000"/>
                <w:sz w:val="22"/>
                <w:szCs w:val="22"/>
                <w:rPrChange w:id="29220" w:author="James Vu" w:date="2024-04-18T23:50:00Z">
                  <w:rPr>
                    <w:b/>
                    <w:bCs/>
                    <w:color w:val="000000"/>
                    <w:sz w:val="26"/>
                    <w:szCs w:val="26"/>
                  </w:rPr>
                </w:rPrChange>
              </w:rPr>
              <w:t>TỔNG CỘNG</w:t>
            </w:r>
          </w:p>
        </w:tc>
        <w:tc>
          <w:tcPr>
            <w:tcW w:w="290" w:type="pct"/>
            <w:shd w:val="clear" w:color="auto" w:fill="auto"/>
            <w:vAlign w:val="center"/>
            <w:hideMark/>
            <w:tcPrChange w:id="29221" w:author="James Vu" w:date="2024-04-18T23:50:00Z">
              <w:tcPr>
                <w:tcW w:w="290" w:type="pct"/>
                <w:shd w:val="clear" w:color="auto" w:fill="auto"/>
                <w:vAlign w:val="center"/>
                <w:hideMark/>
              </w:tcPr>
            </w:tcPrChange>
          </w:tcPr>
          <w:p w14:paraId="5B22B152" w14:textId="77777777" w:rsidR="00447E13" w:rsidRPr="00B053AF" w:rsidRDefault="00447E13">
            <w:pPr>
              <w:widowControl w:val="0"/>
              <w:spacing w:before="120" w:after="120"/>
              <w:jc w:val="both"/>
              <w:rPr>
                <w:color w:val="000000"/>
                <w:sz w:val="22"/>
                <w:szCs w:val="22"/>
                <w:rPrChange w:id="29222" w:author="James Vu" w:date="2024-04-18T23:50:00Z">
                  <w:rPr>
                    <w:color w:val="000000"/>
                    <w:sz w:val="26"/>
                    <w:szCs w:val="26"/>
                  </w:rPr>
                </w:rPrChange>
              </w:rPr>
              <w:pPrChange w:id="29223" w:author="James Vu" w:date="2024-04-18T22:33:00Z">
                <w:pPr>
                  <w:widowControl w:val="0"/>
                  <w:spacing w:before="120" w:after="120"/>
                  <w:jc w:val="center"/>
                </w:pPr>
              </w:pPrChange>
            </w:pPr>
            <w:r w:rsidRPr="00B053AF">
              <w:rPr>
                <w:color w:val="000000"/>
                <w:sz w:val="22"/>
                <w:szCs w:val="22"/>
                <w:rPrChange w:id="29224" w:author="James Vu" w:date="2024-04-18T23:50:00Z">
                  <w:rPr>
                    <w:color w:val="000000"/>
                    <w:sz w:val="26"/>
                    <w:szCs w:val="26"/>
                  </w:rPr>
                </w:rPrChange>
              </w:rPr>
              <w:t> </w:t>
            </w:r>
          </w:p>
        </w:tc>
        <w:tc>
          <w:tcPr>
            <w:tcW w:w="441" w:type="pct"/>
            <w:shd w:val="clear" w:color="auto" w:fill="auto"/>
            <w:noWrap/>
            <w:vAlign w:val="center"/>
            <w:hideMark/>
            <w:tcPrChange w:id="29225" w:author="James Vu" w:date="2024-04-18T23:50:00Z">
              <w:tcPr>
                <w:tcW w:w="441" w:type="pct"/>
                <w:shd w:val="clear" w:color="auto" w:fill="auto"/>
                <w:noWrap/>
                <w:vAlign w:val="center"/>
                <w:hideMark/>
              </w:tcPr>
            </w:tcPrChange>
          </w:tcPr>
          <w:p w14:paraId="5CF9713A" w14:textId="5F217EBB" w:rsidR="00447E13" w:rsidRPr="00B053AF" w:rsidRDefault="00447E13">
            <w:pPr>
              <w:widowControl w:val="0"/>
              <w:spacing w:before="120" w:after="120"/>
              <w:jc w:val="both"/>
              <w:rPr>
                <w:color w:val="000000"/>
                <w:sz w:val="22"/>
                <w:szCs w:val="22"/>
                <w:rPrChange w:id="29226" w:author="James Vu" w:date="2024-04-18T23:50:00Z">
                  <w:rPr>
                    <w:color w:val="000000"/>
                    <w:sz w:val="26"/>
                    <w:szCs w:val="26"/>
                  </w:rPr>
                </w:rPrChange>
              </w:rPr>
              <w:pPrChange w:id="29227" w:author="James Vu" w:date="2024-04-18T22:33:00Z">
                <w:pPr>
                  <w:widowControl w:val="0"/>
                  <w:spacing w:before="120" w:after="120"/>
                  <w:jc w:val="center"/>
                </w:pPr>
              </w:pPrChange>
            </w:pPr>
          </w:p>
        </w:tc>
        <w:tc>
          <w:tcPr>
            <w:tcW w:w="343" w:type="pct"/>
            <w:shd w:val="clear" w:color="auto" w:fill="auto"/>
            <w:noWrap/>
            <w:vAlign w:val="center"/>
            <w:hideMark/>
            <w:tcPrChange w:id="29228" w:author="James Vu" w:date="2024-04-18T23:50:00Z">
              <w:tcPr>
                <w:tcW w:w="343" w:type="pct"/>
                <w:shd w:val="clear" w:color="auto" w:fill="auto"/>
                <w:noWrap/>
                <w:vAlign w:val="center"/>
                <w:hideMark/>
              </w:tcPr>
            </w:tcPrChange>
          </w:tcPr>
          <w:p w14:paraId="6879A120" w14:textId="2FF4A922" w:rsidR="00447E13" w:rsidRPr="00B053AF" w:rsidRDefault="00447E13">
            <w:pPr>
              <w:widowControl w:val="0"/>
              <w:spacing w:before="120" w:after="120"/>
              <w:jc w:val="both"/>
              <w:rPr>
                <w:color w:val="000000"/>
                <w:sz w:val="22"/>
                <w:szCs w:val="22"/>
                <w:rPrChange w:id="29229" w:author="James Vu" w:date="2024-04-18T23:50:00Z">
                  <w:rPr>
                    <w:color w:val="000000"/>
                    <w:sz w:val="26"/>
                    <w:szCs w:val="26"/>
                  </w:rPr>
                </w:rPrChange>
              </w:rPr>
              <w:pPrChange w:id="29230" w:author="James Vu" w:date="2024-04-18T22:33:00Z">
                <w:pPr>
                  <w:widowControl w:val="0"/>
                  <w:spacing w:before="120" w:after="120"/>
                  <w:jc w:val="right"/>
                </w:pPr>
              </w:pPrChange>
            </w:pPr>
          </w:p>
        </w:tc>
        <w:tc>
          <w:tcPr>
            <w:tcW w:w="421" w:type="pct"/>
            <w:shd w:val="clear" w:color="auto" w:fill="auto"/>
            <w:noWrap/>
            <w:vAlign w:val="center"/>
            <w:hideMark/>
            <w:tcPrChange w:id="29231" w:author="James Vu" w:date="2024-04-18T23:50:00Z">
              <w:tcPr>
                <w:tcW w:w="421" w:type="pct"/>
                <w:shd w:val="clear" w:color="auto" w:fill="auto"/>
                <w:noWrap/>
                <w:vAlign w:val="center"/>
                <w:hideMark/>
              </w:tcPr>
            </w:tcPrChange>
          </w:tcPr>
          <w:p w14:paraId="1D272769" w14:textId="5809444F" w:rsidR="00447E13" w:rsidRPr="00B053AF" w:rsidRDefault="00447E13">
            <w:pPr>
              <w:widowControl w:val="0"/>
              <w:spacing w:before="120" w:after="120"/>
              <w:jc w:val="both"/>
              <w:rPr>
                <w:color w:val="000000"/>
                <w:sz w:val="22"/>
                <w:szCs w:val="22"/>
                <w:rPrChange w:id="29232" w:author="James Vu" w:date="2024-04-18T23:50:00Z">
                  <w:rPr>
                    <w:color w:val="000000"/>
                    <w:sz w:val="26"/>
                    <w:szCs w:val="26"/>
                  </w:rPr>
                </w:rPrChange>
              </w:rPr>
              <w:pPrChange w:id="29233" w:author="James Vu" w:date="2024-04-18T22:33:00Z">
                <w:pPr>
                  <w:widowControl w:val="0"/>
                  <w:spacing w:before="120" w:after="120"/>
                  <w:jc w:val="right"/>
                </w:pPr>
              </w:pPrChange>
            </w:pPr>
          </w:p>
        </w:tc>
        <w:tc>
          <w:tcPr>
            <w:tcW w:w="498" w:type="pct"/>
            <w:shd w:val="clear" w:color="auto" w:fill="auto"/>
            <w:noWrap/>
            <w:vAlign w:val="center"/>
            <w:hideMark/>
            <w:tcPrChange w:id="29234" w:author="James Vu" w:date="2024-04-18T23:50:00Z">
              <w:tcPr>
                <w:tcW w:w="498" w:type="pct"/>
                <w:shd w:val="clear" w:color="auto" w:fill="auto"/>
                <w:noWrap/>
                <w:vAlign w:val="center"/>
                <w:hideMark/>
              </w:tcPr>
            </w:tcPrChange>
          </w:tcPr>
          <w:p w14:paraId="021FB85F" w14:textId="768E650F" w:rsidR="00447E13" w:rsidRPr="00B053AF" w:rsidRDefault="00447E13">
            <w:pPr>
              <w:widowControl w:val="0"/>
              <w:spacing w:before="120" w:after="120"/>
              <w:jc w:val="both"/>
              <w:rPr>
                <w:color w:val="000000"/>
                <w:sz w:val="22"/>
                <w:szCs w:val="22"/>
                <w:rPrChange w:id="29235" w:author="James Vu" w:date="2024-04-18T23:50:00Z">
                  <w:rPr>
                    <w:color w:val="000000"/>
                    <w:sz w:val="26"/>
                    <w:szCs w:val="26"/>
                  </w:rPr>
                </w:rPrChange>
              </w:rPr>
              <w:pPrChange w:id="29236" w:author="James Vu" w:date="2024-04-18T22:33:00Z">
                <w:pPr>
                  <w:widowControl w:val="0"/>
                  <w:spacing w:before="120" w:after="120"/>
                  <w:jc w:val="right"/>
                </w:pPr>
              </w:pPrChange>
            </w:pPr>
          </w:p>
        </w:tc>
        <w:tc>
          <w:tcPr>
            <w:tcW w:w="343" w:type="pct"/>
            <w:shd w:val="clear" w:color="auto" w:fill="auto"/>
            <w:vAlign w:val="center"/>
            <w:hideMark/>
            <w:tcPrChange w:id="29237" w:author="James Vu" w:date="2024-04-18T23:50:00Z">
              <w:tcPr>
                <w:tcW w:w="343" w:type="pct"/>
                <w:shd w:val="clear" w:color="auto" w:fill="auto"/>
                <w:vAlign w:val="center"/>
                <w:hideMark/>
              </w:tcPr>
            </w:tcPrChange>
          </w:tcPr>
          <w:p w14:paraId="15F0C418" w14:textId="44BE4489" w:rsidR="00447E13" w:rsidRPr="00B053AF" w:rsidRDefault="00447E13">
            <w:pPr>
              <w:widowControl w:val="0"/>
              <w:spacing w:before="120" w:after="120"/>
              <w:jc w:val="both"/>
              <w:rPr>
                <w:b/>
                <w:bCs/>
                <w:color w:val="000000"/>
                <w:sz w:val="22"/>
                <w:szCs w:val="22"/>
                <w:rPrChange w:id="29238" w:author="James Vu" w:date="2024-04-18T23:50:00Z">
                  <w:rPr>
                    <w:b/>
                    <w:bCs/>
                    <w:color w:val="000000"/>
                    <w:sz w:val="26"/>
                    <w:szCs w:val="26"/>
                  </w:rPr>
                </w:rPrChange>
              </w:rPr>
              <w:pPrChange w:id="29239" w:author="James Vu" w:date="2024-04-18T22:33:00Z">
                <w:pPr>
                  <w:widowControl w:val="0"/>
                  <w:spacing w:before="120" w:after="120"/>
                  <w:jc w:val="right"/>
                </w:pPr>
              </w:pPrChange>
            </w:pPr>
            <w:r w:rsidRPr="00B053AF">
              <w:rPr>
                <w:b/>
                <w:bCs/>
                <w:color w:val="000000"/>
                <w:sz w:val="22"/>
                <w:szCs w:val="22"/>
                <w:rPrChange w:id="29240" w:author="James Vu" w:date="2024-04-18T23:50:00Z">
                  <w:rPr>
                    <w:b/>
                    <w:bCs/>
                    <w:color w:val="000000"/>
                    <w:sz w:val="26"/>
                    <w:szCs w:val="26"/>
                  </w:rPr>
                </w:rPrChange>
              </w:rPr>
              <w:t>205.837</w:t>
            </w:r>
          </w:p>
        </w:tc>
        <w:tc>
          <w:tcPr>
            <w:tcW w:w="421" w:type="pct"/>
            <w:shd w:val="clear" w:color="auto" w:fill="auto"/>
            <w:vAlign w:val="center"/>
            <w:hideMark/>
            <w:tcPrChange w:id="29241" w:author="James Vu" w:date="2024-04-18T23:50:00Z">
              <w:tcPr>
                <w:tcW w:w="421" w:type="pct"/>
                <w:shd w:val="clear" w:color="auto" w:fill="auto"/>
                <w:vAlign w:val="center"/>
                <w:hideMark/>
              </w:tcPr>
            </w:tcPrChange>
          </w:tcPr>
          <w:p w14:paraId="509F8D4F" w14:textId="17F436D7" w:rsidR="00447E13" w:rsidRPr="00B053AF" w:rsidRDefault="00447E13">
            <w:pPr>
              <w:widowControl w:val="0"/>
              <w:spacing w:before="120" w:after="120"/>
              <w:jc w:val="both"/>
              <w:rPr>
                <w:b/>
                <w:bCs/>
                <w:color w:val="000000"/>
                <w:sz w:val="22"/>
                <w:szCs w:val="22"/>
                <w:rPrChange w:id="29242" w:author="James Vu" w:date="2024-04-18T23:50:00Z">
                  <w:rPr>
                    <w:b/>
                    <w:bCs/>
                    <w:color w:val="000000"/>
                    <w:sz w:val="26"/>
                    <w:szCs w:val="26"/>
                  </w:rPr>
                </w:rPrChange>
              </w:rPr>
              <w:pPrChange w:id="29243" w:author="James Vu" w:date="2024-04-18T22:33:00Z">
                <w:pPr>
                  <w:widowControl w:val="0"/>
                  <w:spacing w:before="120" w:after="120"/>
                  <w:jc w:val="right"/>
                </w:pPr>
              </w:pPrChange>
            </w:pPr>
            <w:r w:rsidRPr="00B053AF">
              <w:rPr>
                <w:b/>
                <w:bCs/>
                <w:color w:val="000000"/>
                <w:sz w:val="22"/>
                <w:szCs w:val="22"/>
                <w:rPrChange w:id="29244" w:author="James Vu" w:date="2024-04-18T23:50:00Z">
                  <w:rPr>
                    <w:b/>
                    <w:bCs/>
                    <w:color w:val="000000"/>
                    <w:sz w:val="26"/>
                    <w:szCs w:val="26"/>
                  </w:rPr>
                </w:rPrChange>
              </w:rPr>
              <w:t>14.795.050</w:t>
            </w:r>
          </w:p>
        </w:tc>
        <w:tc>
          <w:tcPr>
            <w:tcW w:w="498" w:type="pct"/>
            <w:shd w:val="clear" w:color="auto" w:fill="auto"/>
            <w:vAlign w:val="center"/>
            <w:hideMark/>
            <w:tcPrChange w:id="29245" w:author="James Vu" w:date="2024-04-18T23:50:00Z">
              <w:tcPr>
                <w:tcW w:w="498" w:type="pct"/>
                <w:shd w:val="clear" w:color="auto" w:fill="auto"/>
                <w:vAlign w:val="center"/>
                <w:hideMark/>
              </w:tcPr>
            </w:tcPrChange>
          </w:tcPr>
          <w:p w14:paraId="13FCF036" w14:textId="094F122D" w:rsidR="00447E13" w:rsidRPr="00B053AF" w:rsidRDefault="00447E13">
            <w:pPr>
              <w:widowControl w:val="0"/>
              <w:spacing w:before="120" w:after="120"/>
              <w:jc w:val="both"/>
              <w:rPr>
                <w:b/>
                <w:bCs/>
                <w:color w:val="000000"/>
                <w:sz w:val="22"/>
                <w:szCs w:val="22"/>
                <w:rPrChange w:id="29246" w:author="James Vu" w:date="2024-04-18T23:50:00Z">
                  <w:rPr>
                    <w:b/>
                    <w:bCs/>
                    <w:color w:val="000000"/>
                    <w:sz w:val="26"/>
                    <w:szCs w:val="26"/>
                  </w:rPr>
                </w:rPrChange>
              </w:rPr>
              <w:pPrChange w:id="29247" w:author="James Vu" w:date="2024-04-18T22:33:00Z">
                <w:pPr>
                  <w:widowControl w:val="0"/>
                  <w:spacing w:before="120" w:after="120"/>
                  <w:jc w:val="right"/>
                </w:pPr>
              </w:pPrChange>
            </w:pPr>
            <w:r w:rsidRPr="00B053AF">
              <w:rPr>
                <w:b/>
                <w:bCs/>
                <w:color w:val="000000"/>
                <w:sz w:val="22"/>
                <w:szCs w:val="22"/>
                <w:rPrChange w:id="29248" w:author="James Vu" w:date="2024-04-18T23:50:00Z">
                  <w:rPr>
                    <w:b/>
                    <w:bCs/>
                    <w:color w:val="000000"/>
                    <w:sz w:val="26"/>
                    <w:szCs w:val="26"/>
                  </w:rPr>
                </w:rPrChange>
              </w:rPr>
              <w:t>286.366</w:t>
            </w:r>
          </w:p>
        </w:tc>
      </w:tr>
    </w:tbl>
    <w:p w14:paraId="018A99FF" w14:textId="6FFF3D4B" w:rsidR="00F207A2" w:rsidRPr="00167CE0" w:rsidRDefault="00F207A2">
      <w:pPr>
        <w:widowControl w:val="0"/>
        <w:spacing w:before="120" w:after="120"/>
        <w:ind w:firstLine="567"/>
        <w:jc w:val="both"/>
        <w:rPr>
          <w:b/>
          <w:bCs/>
          <w:sz w:val="28"/>
          <w:szCs w:val="28"/>
          <w:rPrChange w:id="29249" w:author="James Vu" w:date="2024-04-18T22:33:00Z">
            <w:rPr>
              <w:b/>
              <w:bCs/>
              <w:sz w:val="26"/>
              <w:szCs w:val="26"/>
            </w:rPr>
          </w:rPrChange>
        </w:rPr>
        <w:pPrChange w:id="29250" w:author="James Vu" w:date="2024-04-18T22:33:00Z">
          <w:pPr>
            <w:widowControl w:val="0"/>
            <w:spacing w:before="120" w:after="120"/>
            <w:ind w:firstLine="567"/>
          </w:pPr>
        </w:pPrChange>
      </w:pPr>
      <w:r w:rsidRPr="00167CE0">
        <w:rPr>
          <w:b/>
          <w:bCs/>
          <w:sz w:val="28"/>
          <w:szCs w:val="28"/>
          <w:rPrChange w:id="29251" w:author="James Vu" w:date="2024-04-18T22:33:00Z">
            <w:rPr>
              <w:b/>
              <w:bCs/>
              <w:sz w:val="26"/>
              <w:szCs w:val="26"/>
            </w:rPr>
          </w:rPrChange>
        </w:rPr>
        <w:t xml:space="preserve">b. </w:t>
      </w:r>
      <w:r w:rsidR="000124BC" w:rsidRPr="00167CE0">
        <w:rPr>
          <w:b/>
          <w:bCs/>
          <w:sz w:val="28"/>
          <w:szCs w:val="28"/>
          <w:rPrChange w:id="29252" w:author="James Vu" w:date="2024-04-18T22:33:00Z">
            <w:rPr>
              <w:b/>
              <w:bCs/>
              <w:sz w:val="26"/>
              <w:szCs w:val="26"/>
            </w:rPr>
          </w:rPrChange>
        </w:rPr>
        <w:t>Định mức</w:t>
      </w:r>
      <w:r w:rsidR="005B29C2" w:rsidRPr="00167CE0">
        <w:rPr>
          <w:b/>
          <w:bCs/>
          <w:sz w:val="28"/>
          <w:szCs w:val="28"/>
          <w:rPrChange w:id="29253" w:author="James Vu" w:date="2024-04-18T22:33:00Z">
            <w:rPr>
              <w:b/>
              <w:bCs/>
              <w:sz w:val="26"/>
              <w:szCs w:val="26"/>
            </w:rPr>
          </w:rPrChange>
        </w:rPr>
        <w:t xml:space="preserve"> lắp đặt, cài đặt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9254" w:author="James Vu" w:date="2024-04-19T00:26:00Z">
          <w:tblPr>
            <w:tblW w:w="5000" w:type="pct"/>
            <w:tblLook w:val="04A0" w:firstRow="1" w:lastRow="0" w:firstColumn="1" w:lastColumn="0" w:noHBand="0" w:noVBand="1"/>
          </w:tblPr>
        </w:tblPrChange>
      </w:tblPr>
      <w:tblGrid>
        <w:gridCol w:w="735"/>
        <w:gridCol w:w="1787"/>
        <w:gridCol w:w="4728"/>
        <w:gridCol w:w="1269"/>
        <w:gridCol w:w="1451"/>
        <w:gridCol w:w="1639"/>
        <w:gridCol w:w="1014"/>
        <w:gridCol w:w="1826"/>
        <w:tblGridChange w:id="29255">
          <w:tblGrid>
            <w:gridCol w:w="5"/>
            <w:gridCol w:w="731"/>
            <w:gridCol w:w="4"/>
            <w:gridCol w:w="1783"/>
            <w:gridCol w:w="4"/>
            <w:gridCol w:w="4727"/>
            <w:gridCol w:w="1"/>
            <w:gridCol w:w="1269"/>
            <w:gridCol w:w="1451"/>
            <w:gridCol w:w="1"/>
            <w:gridCol w:w="1638"/>
            <w:gridCol w:w="2"/>
            <w:gridCol w:w="1012"/>
            <w:gridCol w:w="3"/>
            <w:gridCol w:w="1823"/>
            <w:gridCol w:w="5"/>
          </w:tblGrid>
        </w:tblGridChange>
      </w:tblGrid>
      <w:tr w:rsidR="003C02FF" w:rsidRPr="003C02FF" w14:paraId="19354FA3" w14:textId="77777777" w:rsidTr="003C02FF">
        <w:trPr>
          <w:trHeight w:val="300"/>
          <w:tblHeader/>
          <w:trPrChange w:id="29256" w:author="James Vu" w:date="2024-04-19T00:26:00Z">
            <w:trPr>
              <w:trHeight w:val="300"/>
              <w:tblHeader/>
            </w:trPr>
          </w:trPrChange>
        </w:trPr>
        <w:tc>
          <w:tcPr>
            <w:tcW w:w="254" w:type="pct"/>
            <w:shd w:val="clear" w:color="auto" w:fill="auto"/>
            <w:vAlign w:val="center"/>
            <w:hideMark/>
            <w:tcPrChange w:id="29257" w:author="James Vu" w:date="2024-04-19T00:26:00Z">
              <w:tcPr>
                <w:tcW w:w="254" w:type="pct"/>
                <w:gridSpan w:val="2"/>
                <w:shd w:val="clear" w:color="auto" w:fill="auto"/>
                <w:vAlign w:val="center"/>
                <w:hideMark/>
              </w:tcPr>
            </w:tcPrChange>
          </w:tcPr>
          <w:p w14:paraId="472C80ED" w14:textId="77777777" w:rsidR="00093102" w:rsidRPr="003C02FF" w:rsidRDefault="00093102">
            <w:pPr>
              <w:widowControl w:val="0"/>
              <w:spacing w:before="120" w:after="120"/>
              <w:jc w:val="both"/>
              <w:rPr>
                <w:b/>
                <w:bCs/>
                <w:color w:val="000000"/>
                <w:rPrChange w:id="29258" w:author="James Vu" w:date="2024-04-19T00:26:00Z">
                  <w:rPr>
                    <w:b/>
                    <w:bCs/>
                    <w:color w:val="000000"/>
                    <w:sz w:val="26"/>
                    <w:szCs w:val="26"/>
                  </w:rPr>
                </w:rPrChange>
              </w:rPr>
              <w:pPrChange w:id="29259" w:author="James Vu" w:date="2024-04-18T22:33:00Z">
                <w:pPr>
                  <w:widowControl w:val="0"/>
                  <w:spacing w:before="120" w:after="120"/>
                  <w:jc w:val="center"/>
                </w:pPr>
              </w:pPrChange>
            </w:pPr>
            <w:r w:rsidRPr="003C02FF">
              <w:rPr>
                <w:b/>
                <w:bCs/>
                <w:color w:val="000000"/>
                <w:rPrChange w:id="29260" w:author="James Vu" w:date="2024-04-19T00:26:00Z">
                  <w:rPr>
                    <w:b/>
                    <w:bCs/>
                    <w:color w:val="000000"/>
                    <w:sz w:val="26"/>
                    <w:szCs w:val="26"/>
                  </w:rPr>
                </w:rPrChange>
              </w:rPr>
              <w:lastRenderedPageBreak/>
              <w:t>STT</w:t>
            </w:r>
          </w:p>
        </w:tc>
        <w:tc>
          <w:tcPr>
            <w:tcW w:w="618" w:type="pct"/>
            <w:shd w:val="clear" w:color="auto" w:fill="auto"/>
            <w:vAlign w:val="center"/>
            <w:hideMark/>
            <w:tcPrChange w:id="29261" w:author="James Vu" w:date="2024-04-19T00:26:00Z">
              <w:tcPr>
                <w:tcW w:w="618" w:type="pct"/>
                <w:gridSpan w:val="2"/>
                <w:shd w:val="clear" w:color="auto" w:fill="auto"/>
                <w:vAlign w:val="center"/>
                <w:hideMark/>
              </w:tcPr>
            </w:tcPrChange>
          </w:tcPr>
          <w:p w14:paraId="115AE821" w14:textId="77777777" w:rsidR="00093102" w:rsidRPr="003C02FF" w:rsidRDefault="00093102">
            <w:pPr>
              <w:widowControl w:val="0"/>
              <w:spacing w:before="120" w:after="120"/>
              <w:jc w:val="both"/>
              <w:rPr>
                <w:b/>
                <w:bCs/>
                <w:color w:val="000000"/>
                <w:rPrChange w:id="29262" w:author="James Vu" w:date="2024-04-19T00:26:00Z">
                  <w:rPr>
                    <w:b/>
                    <w:bCs/>
                    <w:color w:val="000000"/>
                    <w:sz w:val="26"/>
                    <w:szCs w:val="26"/>
                  </w:rPr>
                </w:rPrChange>
              </w:rPr>
              <w:pPrChange w:id="29263" w:author="James Vu" w:date="2024-04-18T22:33:00Z">
                <w:pPr>
                  <w:widowControl w:val="0"/>
                  <w:spacing w:before="120" w:after="120"/>
                  <w:jc w:val="center"/>
                </w:pPr>
              </w:pPrChange>
            </w:pPr>
            <w:r w:rsidRPr="003C02FF">
              <w:rPr>
                <w:b/>
                <w:bCs/>
                <w:color w:val="000000"/>
                <w:rPrChange w:id="29264" w:author="James Vu" w:date="2024-04-19T00:26:00Z">
                  <w:rPr>
                    <w:b/>
                    <w:bCs/>
                    <w:color w:val="000000"/>
                    <w:sz w:val="26"/>
                    <w:szCs w:val="26"/>
                  </w:rPr>
                </w:rPrChange>
              </w:rPr>
              <w:t>Mã số</w:t>
            </w:r>
          </w:p>
        </w:tc>
        <w:tc>
          <w:tcPr>
            <w:tcW w:w="1636" w:type="pct"/>
            <w:shd w:val="clear" w:color="auto" w:fill="auto"/>
            <w:vAlign w:val="center"/>
            <w:hideMark/>
            <w:tcPrChange w:id="29265" w:author="James Vu" w:date="2024-04-19T00:26:00Z">
              <w:tcPr>
                <w:tcW w:w="1636" w:type="pct"/>
                <w:gridSpan w:val="2"/>
                <w:shd w:val="clear" w:color="auto" w:fill="auto"/>
                <w:vAlign w:val="center"/>
                <w:hideMark/>
              </w:tcPr>
            </w:tcPrChange>
          </w:tcPr>
          <w:p w14:paraId="67880045" w14:textId="77777777" w:rsidR="00093102" w:rsidRPr="003C02FF" w:rsidRDefault="00093102">
            <w:pPr>
              <w:widowControl w:val="0"/>
              <w:spacing w:before="120" w:after="120"/>
              <w:jc w:val="both"/>
              <w:rPr>
                <w:b/>
                <w:bCs/>
                <w:color w:val="000000"/>
                <w:rPrChange w:id="29266" w:author="James Vu" w:date="2024-04-19T00:26:00Z">
                  <w:rPr>
                    <w:b/>
                    <w:bCs/>
                    <w:color w:val="000000"/>
                    <w:sz w:val="26"/>
                    <w:szCs w:val="26"/>
                  </w:rPr>
                </w:rPrChange>
              </w:rPr>
              <w:pPrChange w:id="29267" w:author="James Vu" w:date="2024-04-18T22:33:00Z">
                <w:pPr>
                  <w:widowControl w:val="0"/>
                  <w:spacing w:before="120" w:after="120"/>
                  <w:jc w:val="center"/>
                </w:pPr>
              </w:pPrChange>
            </w:pPr>
            <w:r w:rsidRPr="003C02FF">
              <w:rPr>
                <w:b/>
                <w:bCs/>
                <w:color w:val="000000"/>
                <w:rPrChange w:id="29268" w:author="James Vu" w:date="2024-04-19T00:26:00Z">
                  <w:rPr>
                    <w:b/>
                    <w:bCs/>
                    <w:color w:val="000000"/>
                    <w:sz w:val="26"/>
                    <w:szCs w:val="26"/>
                  </w:rPr>
                </w:rPrChange>
              </w:rPr>
              <w:t>Thành phần hao phí</w:t>
            </w:r>
          </w:p>
        </w:tc>
        <w:tc>
          <w:tcPr>
            <w:tcW w:w="439" w:type="pct"/>
            <w:shd w:val="clear" w:color="auto" w:fill="auto"/>
            <w:vAlign w:val="center"/>
            <w:hideMark/>
            <w:tcPrChange w:id="29269" w:author="James Vu" w:date="2024-04-19T00:26:00Z">
              <w:tcPr>
                <w:tcW w:w="439" w:type="pct"/>
                <w:gridSpan w:val="2"/>
                <w:shd w:val="clear" w:color="auto" w:fill="auto"/>
                <w:vAlign w:val="center"/>
                <w:hideMark/>
              </w:tcPr>
            </w:tcPrChange>
          </w:tcPr>
          <w:p w14:paraId="677F3F70" w14:textId="77777777" w:rsidR="00093102" w:rsidRPr="003C02FF" w:rsidRDefault="00093102">
            <w:pPr>
              <w:widowControl w:val="0"/>
              <w:spacing w:before="120" w:after="120"/>
              <w:jc w:val="both"/>
              <w:rPr>
                <w:b/>
                <w:bCs/>
                <w:color w:val="000000"/>
                <w:rPrChange w:id="29270" w:author="James Vu" w:date="2024-04-19T00:26:00Z">
                  <w:rPr>
                    <w:b/>
                    <w:bCs/>
                    <w:color w:val="000000"/>
                    <w:sz w:val="26"/>
                    <w:szCs w:val="26"/>
                  </w:rPr>
                </w:rPrChange>
              </w:rPr>
              <w:pPrChange w:id="29271" w:author="James Vu" w:date="2024-04-18T22:33:00Z">
                <w:pPr>
                  <w:widowControl w:val="0"/>
                  <w:spacing w:before="120" w:after="120"/>
                  <w:jc w:val="center"/>
                </w:pPr>
              </w:pPrChange>
            </w:pPr>
            <w:r w:rsidRPr="003C02FF">
              <w:rPr>
                <w:b/>
                <w:bCs/>
                <w:color w:val="000000"/>
                <w:rPrChange w:id="29272" w:author="James Vu" w:date="2024-04-19T00:26:00Z">
                  <w:rPr>
                    <w:b/>
                    <w:bCs/>
                    <w:color w:val="000000"/>
                    <w:sz w:val="26"/>
                    <w:szCs w:val="26"/>
                  </w:rPr>
                </w:rPrChange>
              </w:rPr>
              <w:t>Đơn vị</w:t>
            </w:r>
          </w:p>
        </w:tc>
        <w:tc>
          <w:tcPr>
            <w:tcW w:w="502" w:type="pct"/>
            <w:shd w:val="clear" w:color="auto" w:fill="auto"/>
            <w:vAlign w:val="center"/>
            <w:hideMark/>
            <w:tcPrChange w:id="29273" w:author="James Vu" w:date="2024-04-19T00:26:00Z">
              <w:tcPr>
                <w:tcW w:w="502" w:type="pct"/>
                <w:gridSpan w:val="2"/>
                <w:shd w:val="clear" w:color="auto" w:fill="auto"/>
                <w:vAlign w:val="center"/>
                <w:hideMark/>
              </w:tcPr>
            </w:tcPrChange>
          </w:tcPr>
          <w:p w14:paraId="17B1ACDE" w14:textId="77777777" w:rsidR="00093102" w:rsidRPr="003C02FF" w:rsidRDefault="00093102">
            <w:pPr>
              <w:widowControl w:val="0"/>
              <w:spacing w:before="120" w:after="120"/>
              <w:jc w:val="both"/>
              <w:rPr>
                <w:b/>
                <w:bCs/>
                <w:color w:val="000000"/>
                <w:rPrChange w:id="29274" w:author="James Vu" w:date="2024-04-19T00:26:00Z">
                  <w:rPr>
                    <w:b/>
                    <w:bCs/>
                    <w:color w:val="000000"/>
                    <w:sz w:val="26"/>
                    <w:szCs w:val="26"/>
                  </w:rPr>
                </w:rPrChange>
              </w:rPr>
              <w:pPrChange w:id="29275" w:author="James Vu" w:date="2024-04-18T22:33:00Z">
                <w:pPr>
                  <w:widowControl w:val="0"/>
                  <w:spacing w:before="120" w:after="120"/>
                  <w:jc w:val="center"/>
                </w:pPr>
              </w:pPrChange>
            </w:pPr>
            <w:r w:rsidRPr="003C02FF">
              <w:rPr>
                <w:b/>
                <w:bCs/>
                <w:color w:val="000000"/>
                <w:rPrChange w:id="29276" w:author="James Vu" w:date="2024-04-19T00:26:00Z">
                  <w:rPr>
                    <w:b/>
                    <w:bCs/>
                    <w:color w:val="000000"/>
                    <w:sz w:val="26"/>
                    <w:szCs w:val="26"/>
                  </w:rPr>
                </w:rPrChange>
              </w:rPr>
              <w:t>Định mức</w:t>
            </w:r>
          </w:p>
        </w:tc>
        <w:tc>
          <w:tcPr>
            <w:tcW w:w="567" w:type="pct"/>
            <w:shd w:val="clear" w:color="auto" w:fill="auto"/>
            <w:vAlign w:val="center"/>
            <w:hideMark/>
            <w:tcPrChange w:id="29277" w:author="James Vu" w:date="2024-04-19T00:26:00Z">
              <w:tcPr>
                <w:tcW w:w="567" w:type="pct"/>
                <w:gridSpan w:val="2"/>
                <w:shd w:val="clear" w:color="auto" w:fill="auto"/>
                <w:vAlign w:val="center"/>
                <w:hideMark/>
              </w:tcPr>
            </w:tcPrChange>
          </w:tcPr>
          <w:p w14:paraId="164179D2" w14:textId="77777777" w:rsidR="00093102" w:rsidRPr="003C02FF" w:rsidRDefault="00093102">
            <w:pPr>
              <w:widowControl w:val="0"/>
              <w:spacing w:before="120" w:after="120"/>
              <w:jc w:val="both"/>
              <w:rPr>
                <w:b/>
                <w:bCs/>
                <w:color w:val="000000"/>
                <w:rPrChange w:id="29278" w:author="James Vu" w:date="2024-04-19T00:26:00Z">
                  <w:rPr>
                    <w:b/>
                    <w:bCs/>
                    <w:color w:val="000000"/>
                    <w:sz w:val="26"/>
                    <w:szCs w:val="26"/>
                  </w:rPr>
                </w:rPrChange>
              </w:rPr>
              <w:pPrChange w:id="29279" w:author="James Vu" w:date="2024-04-18T22:33:00Z">
                <w:pPr>
                  <w:widowControl w:val="0"/>
                  <w:spacing w:before="120" w:after="120"/>
                  <w:jc w:val="center"/>
                </w:pPr>
              </w:pPrChange>
            </w:pPr>
            <w:r w:rsidRPr="003C02FF">
              <w:rPr>
                <w:b/>
                <w:bCs/>
                <w:color w:val="000000"/>
                <w:rPrChange w:id="29280" w:author="James Vu" w:date="2024-04-19T00:26:00Z">
                  <w:rPr>
                    <w:b/>
                    <w:bCs/>
                    <w:color w:val="000000"/>
                    <w:sz w:val="26"/>
                    <w:szCs w:val="26"/>
                  </w:rPr>
                </w:rPrChange>
              </w:rPr>
              <w:t xml:space="preserve"> Đơn giá (đ) </w:t>
            </w:r>
          </w:p>
        </w:tc>
        <w:tc>
          <w:tcPr>
            <w:tcW w:w="351" w:type="pct"/>
            <w:shd w:val="clear" w:color="auto" w:fill="auto"/>
            <w:vAlign w:val="center"/>
            <w:hideMark/>
            <w:tcPrChange w:id="29281" w:author="James Vu" w:date="2024-04-19T00:26:00Z">
              <w:tcPr>
                <w:tcW w:w="351" w:type="pct"/>
                <w:gridSpan w:val="2"/>
                <w:shd w:val="clear" w:color="auto" w:fill="auto"/>
                <w:vAlign w:val="center"/>
                <w:hideMark/>
              </w:tcPr>
            </w:tcPrChange>
          </w:tcPr>
          <w:p w14:paraId="68EB3777" w14:textId="77777777" w:rsidR="00093102" w:rsidRPr="003C02FF" w:rsidRDefault="00093102">
            <w:pPr>
              <w:widowControl w:val="0"/>
              <w:spacing w:before="120" w:after="120"/>
              <w:jc w:val="both"/>
              <w:rPr>
                <w:b/>
                <w:bCs/>
                <w:color w:val="000000"/>
                <w:rPrChange w:id="29282" w:author="James Vu" w:date="2024-04-19T00:26:00Z">
                  <w:rPr>
                    <w:b/>
                    <w:bCs/>
                    <w:color w:val="000000"/>
                    <w:sz w:val="26"/>
                    <w:szCs w:val="26"/>
                  </w:rPr>
                </w:rPrChange>
              </w:rPr>
              <w:pPrChange w:id="29283" w:author="James Vu" w:date="2024-04-18T22:33:00Z">
                <w:pPr>
                  <w:widowControl w:val="0"/>
                  <w:spacing w:before="120" w:after="120"/>
                  <w:jc w:val="center"/>
                </w:pPr>
              </w:pPrChange>
            </w:pPr>
            <w:r w:rsidRPr="003C02FF">
              <w:rPr>
                <w:b/>
                <w:bCs/>
                <w:color w:val="000000"/>
                <w:rPrChange w:id="29284" w:author="James Vu" w:date="2024-04-19T00:26:00Z">
                  <w:rPr>
                    <w:b/>
                    <w:bCs/>
                    <w:color w:val="000000"/>
                    <w:sz w:val="26"/>
                    <w:szCs w:val="26"/>
                  </w:rPr>
                </w:rPrChange>
              </w:rPr>
              <w:t>Hệ số</w:t>
            </w:r>
          </w:p>
        </w:tc>
        <w:tc>
          <w:tcPr>
            <w:tcW w:w="632" w:type="pct"/>
            <w:shd w:val="clear" w:color="auto" w:fill="auto"/>
            <w:vAlign w:val="center"/>
            <w:hideMark/>
            <w:tcPrChange w:id="29285" w:author="James Vu" w:date="2024-04-19T00:26:00Z">
              <w:tcPr>
                <w:tcW w:w="632" w:type="pct"/>
                <w:gridSpan w:val="2"/>
                <w:shd w:val="clear" w:color="auto" w:fill="auto"/>
                <w:vAlign w:val="center"/>
                <w:hideMark/>
              </w:tcPr>
            </w:tcPrChange>
          </w:tcPr>
          <w:p w14:paraId="22BBC9B1" w14:textId="77777777" w:rsidR="00093102" w:rsidRPr="003C02FF" w:rsidRDefault="00093102">
            <w:pPr>
              <w:widowControl w:val="0"/>
              <w:spacing w:before="120" w:after="120"/>
              <w:jc w:val="both"/>
              <w:rPr>
                <w:b/>
                <w:bCs/>
                <w:color w:val="000000"/>
                <w:rPrChange w:id="29286" w:author="James Vu" w:date="2024-04-19T00:26:00Z">
                  <w:rPr>
                    <w:b/>
                    <w:bCs/>
                    <w:color w:val="000000"/>
                    <w:sz w:val="26"/>
                    <w:szCs w:val="26"/>
                  </w:rPr>
                </w:rPrChange>
              </w:rPr>
              <w:pPrChange w:id="29287" w:author="James Vu" w:date="2024-04-18T22:33:00Z">
                <w:pPr>
                  <w:widowControl w:val="0"/>
                  <w:spacing w:before="120" w:after="120"/>
                  <w:jc w:val="center"/>
                </w:pPr>
              </w:pPrChange>
            </w:pPr>
            <w:r w:rsidRPr="003C02FF">
              <w:rPr>
                <w:b/>
                <w:bCs/>
                <w:color w:val="000000"/>
                <w:rPrChange w:id="29288" w:author="James Vu" w:date="2024-04-19T00:26:00Z">
                  <w:rPr>
                    <w:b/>
                    <w:bCs/>
                    <w:color w:val="000000"/>
                    <w:sz w:val="26"/>
                    <w:szCs w:val="26"/>
                  </w:rPr>
                </w:rPrChange>
              </w:rPr>
              <w:t xml:space="preserve"> Thành tiền (đ) </w:t>
            </w:r>
          </w:p>
        </w:tc>
      </w:tr>
      <w:tr w:rsidR="00093102" w:rsidRPr="003C02FF" w14:paraId="355FDAD0" w14:textId="77777777" w:rsidTr="003C02FF">
        <w:trPr>
          <w:trHeight w:val="300"/>
          <w:trPrChange w:id="29289" w:author="James Vu" w:date="2024-04-19T00:26:00Z">
            <w:trPr>
              <w:gridBefore w:val="1"/>
              <w:gridAfter w:val="0"/>
              <w:trHeight w:val="300"/>
            </w:trPr>
          </w:trPrChange>
        </w:trPr>
        <w:tc>
          <w:tcPr>
            <w:tcW w:w="254" w:type="pct"/>
            <w:shd w:val="clear" w:color="auto" w:fill="auto"/>
            <w:vAlign w:val="center"/>
            <w:hideMark/>
            <w:tcPrChange w:id="2929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D3CECDE" w14:textId="77777777" w:rsidR="00093102" w:rsidRPr="003C02FF" w:rsidRDefault="00093102">
            <w:pPr>
              <w:widowControl w:val="0"/>
              <w:spacing w:before="120" w:after="120"/>
              <w:jc w:val="both"/>
              <w:rPr>
                <w:b/>
                <w:bCs/>
                <w:color w:val="000000"/>
                <w:rPrChange w:id="29291" w:author="James Vu" w:date="2024-04-19T00:26:00Z">
                  <w:rPr>
                    <w:b/>
                    <w:bCs/>
                    <w:color w:val="000000"/>
                    <w:sz w:val="26"/>
                    <w:szCs w:val="26"/>
                  </w:rPr>
                </w:rPrChange>
              </w:rPr>
              <w:pPrChange w:id="29292" w:author="James Vu" w:date="2024-04-18T22:33:00Z">
                <w:pPr>
                  <w:widowControl w:val="0"/>
                  <w:spacing w:before="120" w:after="120"/>
                  <w:jc w:val="center"/>
                </w:pPr>
              </w:pPrChange>
            </w:pPr>
            <w:r w:rsidRPr="003C02FF">
              <w:rPr>
                <w:b/>
                <w:bCs/>
                <w:color w:val="000000"/>
                <w:rPrChange w:id="29293" w:author="James Vu" w:date="2024-04-19T00:26:00Z">
                  <w:rPr>
                    <w:b/>
                    <w:bCs/>
                    <w:color w:val="000000"/>
                    <w:sz w:val="26"/>
                    <w:szCs w:val="26"/>
                  </w:rPr>
                </w:rPrChange>
              </w:rPr>
              <w:t>1</w:t>
            </w:r>
          </w:p>
        </w:tc>
        <w:tc>
          <w:tcPr>
            <w:tcW w:w="618" w:type="pct"/>
            <w:shd w:val="clear" w:color="auto" w:fill="auto"/>
            <w:vAlign w:val="center"/>
            <w:hideMark/>
            <w:tcPrChange w:id="2929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557D386" w14:textId="77777777" w:rsidR="00093102" w:rsidRPr="003C02FF" w:rsidRDefault="00093102">
            <w:pPr>
              <w:widowControl w:val="0"/>
              <w:spacing w:before="120" w:after="120"/>
              <w:jc w:val="both"/>
              <w:rPr>
                <w:b/>
                <w:bCs/>
                <w:color w:val="000000"/>
                <w:rPrChange w:id="29295" w:author="James Vu" w:date="2024-04-19T00:26:00Z">
                  <w:rPr>
                    <w:b/>
                    <w:bCs/>
                    <w:color w:val="000000"/>
                    <w:sz w:val="26"/>
                    <w:szCs w:val="26"/>
                  </w:rPr>
                </w:rPrChange>
              </w:rPr>
              <w:pPrChange w:id="29296" w:author="James Vu" w:date="2024-04-18T22:33:00Z">
                <w:pPr>
                  <w:widowControl w:val="0"/>
                  <w:spacing w:before="120" w:after="120"/>
                  <w:jc w:val="center"/>
                </w:pPr>
              </w:pPrChange>
            </w:pPr>
            <w:r w:rsidRPr="003C02FF">
              <w:rPr>
                <w:b/>
                <w:bCs/>
                <w:color w:val="000000"/>
                <w:rPrChange w:id="29297" w:author="James Vu" w:date="2024-04-19T00:26:00Z">
                  <w:rPr>
                    <w:b/>
                    <w:bCs/>
                    <w:color w:val="000000"/>
                    <w:sz w:val="26"/>
                    <w:szCs w:val="26"/>
                  </w:rPr>
                </w:rPrChange>
              </w:rPr>
              <w:t>01.03.01.02</w:t>
            </w:r>
          </w:p>
        </w:tc>
        <w:tc>
          <w:tcPr>
            <w:tcW w:w="1636" w:type="pct"/>
            <w:shd w:val="clear" w:color="auto" w:fill="auto"/>
            <w:hideMark/>
            <w:tcPrChange w:id="2929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55A6B1B" w14:textId="77777777" w:rsidR="00093102" w:rsidRPr="003C02FF" w:rsidRDefault="00093102">
            <w:pPr>
              <w:widowControl w:val="0"/>
              <w:spacing w:before="120" w:after="120"/>
              <w:jc w:val="both"/>
              <w:rPr>
                <w:b/>
                <w:bCs/>
                <w:color w:val="000000"/>
                <w:rPrChange w:id="29299" w:author="James Vu" w:date="2024-04-19T00:26:00Z">
                  <w:rPr>
                    <w:b/>
                    <w:bCs/>
                    <w:color w:val="000000"/>
                    <w:sz w:val="26"/>
                    <w:szCs w:val="26"/>
                  </w:rPr>
                </w:rPrChange>
              </w:rPr>
              <w:pPrChange w:id="29300" w:author="James Vu" w:date="2024-04-18T22:33:00Z">
                <w:pPr>
                  <w:widowControl w:val="0"/>
                  <w:spacing w:before="120" w:after="120"/>
                </w:pPr>
              </w:pPrChange>
            </w:pPr>
            <w:r w:rsidRPr="003C02FF">
              <w:rPr>
                <w:b/>
                <w:bCs/>
                <w:color w:val="000000"/>
                <w:rPrChange w:id="29301" w:author="James Vu" w:date="2024-04-19T00:26:00Z">
                  <w:rPr>
                    <w:b/>
                    <w:bCs/>
                    <w:color w:val="000000"/>
                    <w:sz w:val="26"/>
                    <w:szCs w:val="26"/>
                  </w:rPr>
                </w:rPrChange>
              </w:rPr>
              <w:t>Lắp đặt máy chủ rack (Rack 1U)</w:t>
            </w:r>
          </w:p>
        </w:tc>
        <w:tc>
          <w:tcPr>
            <w:tcW w:w="439" w:type="pct"/>
            <w:shd w:val="clear" w:color="auto" w:fill="auto"/>
            <w:vAlign w:val="center"/>
            <w:hideMark/>
            <w:tcPrChange w:id="2930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58CBEA2F" w14:textId="77777777" w:rsidR="00093102" w:rsidRPr="003C02FF" w:rsidRDefault="00093102">
            <w:pPr>
              <w:widowControl w:val="0"/>
              <w:spacing w:before="120" w:after="120"/>
              <w:jc w:val="both"/>
              <w:rPr>
                <w:b/>
                <w:bCs/>
                <w:color w:val="000000"/>
                <w:rPrChange w:id="29303" w:author="James Vu" w:date="2024-04-19T00:26:00Z">
                  <w:rPr>
                    <w:b/>
                    <w:bCs/>
                    <w:color w:val="000000"/>
                    <w:sz w:val="26"/>
                    <w:szCs w:val="26"/>
                  </w:rPr>
                </w:rPrChange>
              </w:rPr>
              <w:pPrChange w:id="29304" w:author="James Vu" w:date="2024-04-18T22:33:00Z">
                <w:pPr>
                  <w:widowControl w:val="0"/>
                  <w:spacing w:before="120" w:after="120"/>
                  <w:jc w:val="center"/>
                </w:pPr>
              </w:pPrChange>
            </w:pPr>
            <w:r w:rsidRPr="003C02FF">
              <w:rPr>
                <w:b/>
                <w:bCs/>
                <w:color w:val="000000"/>
                <w:rPrChange w:id="29305" w:author="James Vu" w:date="2024-04-19T00:26:00Z">
                  <w:rPr>
                    <w:b/>
                    <w:bCs/>
                    <w:color w:val="000000"/>
                    <w:sz w:val="26"/>
                    <w:szCs w:val="26"/>
                  </w:rPr>
                </w:rPrChange>
              </w:rPr>
              <w:t>1 thiết bị</w:t>
            </w:r>
          </w:p>
        </w:tc>
        <w:tc>
          <w:tcPr>
            <w:tcW w:w="502" w:type="pct"/>
            <w:shd w:val="clear" w:color="auto" w:fill="auto"/>
            <w:vAlign w:val="center"/>
            <w:hideMark/>
            <w:tcPrChange w:id="2930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1E40530" w14:textId="77777777" w:rsidR="00093102" w:rsidRPr="003C02FF" w:rsidRDefault="00093102">
            <w:pPr>
              <w:widowControl w:val="0"/>
              <w:spacing w:before="120" w:after="120"/>
              <w:jc w:val="both"/>
              <w:rPr>
                <w:b/>
                <w:bCs/>
                <w:color w:val="000000"/>
                <w:rPrChange w:id="29307" w:author="James Vu" w:date="2024-04-19T00:26:00Z">
                  <w:rPr>
                    <w:b/>
                    <w:bCs/>
                    <w:color w:val="000000"/>
                    <w:sz w:val="26"/>
                    <w:szCs w:val="26"/>
                  </w:rPr>
                </w:rPrChange>
              </w:rPr>
              <w:pPrChange w:id="29308" w:author="James Vu" w:date="2024-04-18T22:33:00Z">
                <w:pPr>
                  <w:widowControl w:val="0"/>
                  <w:spacing w:before="120" w:after="120"/>
                  <w:jc w:val="center"/>
                </w:pPr>
              </w:pPrChange>
            </w:pPr>
            <w:r w:rsidRPr="003C02FF">
              <w:rPr>
                <w:b/>
                <w:bCs/>
                <w:color w:val="000000"/>
                <w:rPrChange w:id="29309" w:author="James Vu" w:date="2024-04-19T00:26:00Z">
                  <w:rPr>
                    <w:b/>
                    <w:bCs/>
                    <w:color w:val="000000"/>
                    <w:sz w:val="26"/>
                    <w:szCs w:val="26"/>
                  </w:rPr>
                </w:rPrChange>
              </w:rPr>
              <w:t>1</w:t>
            </w:r>
          </w:p>
        </w:tc>
        <w:tc>
          <w:tcPr>
            <w:tcW w:w="567" w:type="pct"/>
            <w:shd w:val="clear" w:color="auto" w:fill="auto"/>
            <w:hideMark/>
            <w:tcPrChange w:id="2931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43A7BC6F" w14:textId="77777777" w:rsidR="00093102" w:rsidRPr="003C02FF" w:rsidRDefault="00093102">
            <w:pPr>
              <w:widowControl w:val="0"/>
              <w:spacing w:before="120" w:after="120"/>
              <w:jc w:val="both"/>
              <w:rPr>
                <w:b/>
                <w:bCs/>
                <w:color w:val="000000"/>
                <w:rPrChange w:id="29311" w:author="James Vu" w:date="2024-04-19T00:26:00Z">
                  <w:rPr>
                    <w:b/>
                    <w:bCs/>
                    <w:color w:val="000000"/>
                    <w:sz w:val="26"/>
                    <w:szCs w:val="26"/>
                  </w:rPr>
                </w:rPrChange>
              </w:rPr>
              <w:pPrChange w:id="29312" w:author="James Vu" w:date="2024-04-18T22:33:00Z">
                <w:pPr>
                  <w:widowControl w:val="0"/>
                  <w:spacing w:before="120" w:after="120"/>
                </w:pPr>
              </w:pPrChange>
            </w:pPr>
            <w:r w:rsidRPr="003C02FF">
              <w:rPr>
                <w:b/>
                <w:bCs/>
                <w:color w:val="000000"/>
                <w:rPrChange w:id="29313" w:author="James Vu" w:date="2024-04-19T00:26:00Z">
                  <w:rPr>
                    <w:b/>
                    <w:bCs/>
                    <w:color w:val="000000"/>
                    <w:sz w:val="26"/>
                    <w:szCs w:val="26"/>
                  </w:rPr>
                </w:rPrChange>
              </w:rPr>
              <w:t> </w:t>
            </w:r>
          </w:p>
        </w:tc>
        <w:tc>
          <w:tcPr>
            <w:tcW w:w="351" w:type="pct"/>
            <w:shd w:val="clear" w:color="auto" w:fill="auto"/>
            <w:hideMark/>
            <w:tcPrChange w:id="2931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4F4B86E" w14:textId="77777777" w:rsidR="00093102" w:rsidRPr="003C02FF" w:rsidRDefault="00093102">
            <w:pPr>
              <w:widowControl w:val="0"/>
              <w:spacing w:before="120" w:after="120"/>
              <w:jc w:val="both"/>
              <w:rPr>
                <w:b/>
                <w:bCs/>
                <w:color w:val="000000"/>
                <w:rPrChange w:id="29315" w:author="James Vu" w:date="2024-04-19T00:26:00Z">
                  <w:rPr>
                    <w:b/>
                    <w:bCs/>
                    <w:color w:val="000000"/>
                    <w:sz w:val="26"/>
                    <w:szCs w:val="26"/>
                  </w:rPr>
                </w:rPrChange>
              </w:rPr>
              <w:pPrChange w:id="29316" w:author="James Vu" w:date="2024-04-18T22:33:00Z">
                <w:pPr>
                  <w:widowControl w:val="0"/>
                  <w:spacing w:before="120" w:after="120"/>
                  <w:jc w:val="center"/>
                </w:pPr>
              </w:pPrChange>
            </w:pPr>
            <w:r w:rsidRPr="003C02FF">
              <w:rPr>
                <w:b/>
                <w:bCs/>
                <w:color w:val="000000"/>
                <w:rPrChange w:id="29317" w:author="James Vu" w:date="2024-04-19T00:26:00Z">
                  <w:rPr>
                    <w:b/>
                    <w:bCs/>
                    <w:color w:val="000000"/>
                    <w:sz w:val="26"/>
                    <w:szCs w:val="26"/>
                  </w:rPr>
                </w:rPrChange>
              </w:rPr>
              <w:t> </w:t>
            </w:r>
          </w:p>
        </w:tc>
        <w:tc>
          <w:tcPr>
            <w:tcW w:w="632" w:type="pct"/>
            <w:shd w:val="clear" w:color="auto" w:fill="auto"/>
            <w:hideMark/>
            <w:tcPrChange w:id="2931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B542017" w14:textId="77777777" w:rsidR="00093102" w:rsidRPr="003C02FF" w:rsidRDefault="00093102">
            <w:pPr>
              <w:widowControl w:val="0"/>
              <w:spacing w:before="120" w:after="120"/>
              <w:jc w:val="both"/>
              <w:rPr>
                <w:b/>
                <w:bCs/>
                <w:color w:val="000000"/>
                <w:rPrChange w:id="29319" w:author="James Vu" w:date="2024-04-19T00:26:00Z">
                  <w:rPr>
                    <w:b/>
                    <w:bCs/>
                    <w:color w:val="000000"/>
                    <w:sz w:val="26"/>
                    <w:szCs w:val="26"/>
                  </w:rPr>
                </w:rPrChange>
              </w:rPr>
              <w:pPrChange w:id="29320" w:author="James Vu" w:date="2024-04-18T22:33:00Z">
                <w:pPr>
                  <w:widowControl w:val="0"/>
                  <w:spacing w:before="120" w:after="120"/>
                </w:pPr>
              </w:pPrChange>
            </w:pPr>
            <w:r w:rsidRPr="003C02FF">
              <w:rPr>
                <w:b/>
                <w:bCs/>
                <w:color w:val="000000"/>
                <w:rPrChange w:id="29321" w:author="James Vu" w:date="2024-04-19T00:26:00Z">
                  <w:rPr>
                    <w:b/>
                    <w:bCs/>
                    <w:color w:val="000000"/>
                    <w:sz w:val="26"/>
                    <w:szCs w:val="26"/>
                  </w:rPr>
                </w:rPrChange>
              </w:rPr>
              <w:t> </w:t>
            </w:r>
          </w:p>
        </w:tc>
      </w:tr>
      <w:tr w:rsidR="00093102" w:rsidRPr="003C02FF" w14:paraId="20A70ACC" w14:textId="77777777" w:rsidTr="003C02FF">
        <w:trPr>
          <w:trHeight w:val="300"/>
          <w:trPrChange w:id="29322" w:author="James Vu" w:date="2024-04-19T00:26:00Z">
            <w:trPr>
              <w:gridBefore w:val="1"/>
              <w:gridAfter w:val="0"/>
              <w:trHeight w:val="300"/>
            </w:trPr>
          </w:trPrChange>
        </w:trPr>
        <w:tc>
          <w:tcPr>
            <w:tcW w:w="254" w:type="pct"/>
            <w:shd w:val="clear" w:color="auto" w:fill="auto"/>
            <w:vAlign w:val="center"/>
            <w:hideMark/>
            <w:tcPrChange w:id="2932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95A29D7" w14:textId="77777777" w:rsidR="00093102" w:rsidRPr="003C02FF" w:rsidRDefault="00093102">
            <w:pPr>
              <w:widowControl w:val="0"/>
              <w:spacing w:before="120" w:after="120"/>
              <w:jc w:val="both"/>
              <w:rPr>
                <w:color w:val="000000"/>
                <w:rPrChange w:id="29324" w:author="James Vu" w:date="2024-04-19T00:26:00Z">
                  <w:rPr>
                    <w:color w:val="000000"/>
                    <w:sz w:val="26"/>
                    <w:szCs w:val="26"/>
                  </w:rPr>
                </w:rPrChange>
              </w:rPr>
              <w:pPrChange w:id="29325" w:author="James Vu" w:date="2024-04-18T22:33:00Z">
                <w:pPr>
                  <w:widowControl w:val="0"/>
                  <w:spacing w:before="120" w:after="120"/>
                  <w:jc w:val="center"/>
                </w:pPr>
              </w:pPrChange>
            </w:pPr>
            <w:r w:rsidRPr="003C02FF">
              <w:rPr>
                <w:color w:val="000000"/>
                <w:rPrChange w:id="29326" w:author="James Vu" w:date="2024-04-19T00:26:00Z">
                  <w:rPr>
                    <w:color w:val="000000"/>
                    <w:sz w:val="26"/>
                    <w:szCs w:val="26"/>
                  </w:rPr>
                </w:rPrChange>
              </w:rPr>
              <w:t> </w:t>
            </w:r>
          </w:p>
        </w:tc>
        <w:tc>
          <w:tcPr>
            <w:tcW w:w="618" w:type="pct"/>
            <w:shd w:val="clear" w:color="auto" w:fill="auto"/>
            <w:vAlign w:val="center"/>
            <w:hideMark/>
            <w:tcPrChange w:id="2932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5303F37F" w14:textId="77777777" w:rsidR="00093102" w:rsidRPr="003C02FF" w:rsidRDefault="00093102">
            <w:pPr>
              <w:widowControl w:val="0"/>
              <w:spacing w:before="120" w:after="120"/>
              <w:jc w:val="both"/>
              <w:rPr>
                <w:color w:val="000000"/>
                <w:rPrChange w:id="29328" w:author="James Vu" w:date="2024-04-19T00:26:00Z">
                  <w:rPr>
                    <w:color w:val="000000"/>
                    <w:sz w:val="26"/>
                    <w:szCs w:val="26"/>
                  </w:rPr>
                </w:rPrChange>
              </w:rPr>
              <w:pPrChange w:id="29329" w:author="James Vu" w:date="2024-04-18T22:33:00Z">
                <w:pPr>
                  <w:widowControl w:val="0"/>
                  <w:spacing w:before="120" w:after="120"/>
                  <w:jc w:val="center"/>
                </w:pPr>
              </w:pPrChange>
            </w:pPr>
            <w:r w:rsidRPr="003C02FF">
              <w:rPr>
                <w:color w:val="000000"/>
                <w:rPrChange w:id="29330" w:author="James Vu" w:date="2024-04-19T00:26:00Z">
                  <w:rPr>
                    <w:color w:val="000000"/>
                    <w:sz w:val="26"/>
                    <w:szCs w:val="26"/>
                  </w:rPr>
                </w:rPrChange>
              </w:rPr>
              <w:t> </w:t>
            </w:r>
          </w:p>
        </w:tc>
        <w:tc>
          <w:tcPr>
            <w:tcW w:w="1636" w:type="pct"/>
            <w:shd w:val="clear" w:color="auto" w:fill="auto"/>
            <w:hideMark/>
            <w:tcPrChange w:id="2933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9A13989" w14:textId="77777777" w:rsidR="00093102" w:rsidRPr="003C02FF" w:rsidRDefault="00093102">
            <w:pPr>
              <w:widowControl w:val="0"/>
              <w:spacing w:before="120" w:after="120"/>
              <w:jc w:val="both"/>
              <w:rPr>
                <w:color w:val="000000"/>
                <w:rPrChange w:id="29332" w:author="James Vu" w:date="2024-04-19T00:26:00Z">
                  <w:rPr>
                    <w:color w:val="000000"/>
                    <w:sz w:val="26"/>
                    <w:szCs w:val="26"/>
                  </w:rPr>
                </w:rPrChange>
              </w:rPr>
              <w:pPrChange w:id="29333" w:author="James Vu" w:date="2024-04-18T22:33:00Z">
                <w:pPr>
                  <w:widowControl w:val="0"/>
                  <w:spacing w:before="120" w:after="120"/>
                </w:pPr>
              </w:pPrChange>
            </w:pPr>
            <w:r w:rsidRPr="003C02FF">
              <w:rPr>
                <w:color w:val="000000"/>
                <w:rPrChange w:id="29334" w:author="James Vu" w:date="2024-04-19T00:26:00Z">
                  <w:rPr>
                    <w:color w:val="000000"/>
                    <w:sz w:val="26"/>
                    <w:szCs w:val="26"/>
                  </w:rPr>
                </w:rPrChange>
              </w:rPr>
              <w:t>a) Vật liệu phụ</w:t>
            </w:r>
          </w:p>
        </w:tc>
        <w:tc>
          <w:tcPr>
            <w:tcW w:w="439" w:type="pct"/>
            <w:shd w:val="clear" w:color="auto" w:fill="auto"/>
            <w:vAlign w:val="center"/>
            <w:hideMark/>
            <w:tcPrChange w:id="2933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92913EA" w14:textId="77777777" w:rsidR="00093102" w:rsidRPr="003C02FF" w:rsidRDefault="00093102">
            <w:pPr>
              <w:widowControl w:val="0"/>
              <w:spacing w:before="120" w:after="120"/>
              <w:jc w:val="both"/>
              <w:rPr>
                <w:color w:val="000000"/>
                <w:rPrChange w:id="29336" w:author="James Vu" w:date="2024-04-19T00:26:00Z">
                  <w:rPr>
                    <w:color w:val="000000"/>
                    <w:sz w:val="26"/>
                    <w:szCs w:val="26"/>
                  </w:rPr>
                </w:rPrChange>
              </w:rPr>
              <w:pPrChange w:id="29337" w:author="James Vu" w:date="2024-04-18T22:33:00Z">
                <w:pPr>
                  <w:widowControl w:val="0"/>
                  <w:spacing w:before="120" w:after="120"/>
                  <w:jc w:val="center"/>
                </w:pPr>
              </w:pPrChange>
            </w:pPr>
            <w:r w:rsidRPr="003C02FF">
              <w:rPr>
                <w:color w:val="000000"/>
                <w:rPrChange w:id="29338" w:author="James Vu" w:date="2024-04-19T00:26:00Z">
                  <w:rPr>
                    <w:color w:val="000000"/>
                    <w:sz w:val="26"/>
                    <w:szCs w:val="26"/>
                  </w:rPr>
                </w:rPrChange>
              </w:rPr>
              <w:t> </w:t>
            </w:r>
          </w:p>
        </w:tc>
        <w:tc>
          <w:tcPr>
            <w:tcW w:w="502" w:type="pct"/>
            <w:shd w:val="clear" w:color="auto" w:fill="auto"/>
            <w:vAlign w:val="center"/>
            <w:hideMark/>
            <w:tcPrChange w:id="2933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7EDB500" w14:textId="77777777" w:rsidR="00093102" w:rsidRPr="003C02FF" w:rsidRDefault="00093102">
            <w:pPr>
              <w:widowControl w:val="0"/>
              <w:spacing w:before="120" w:after="120"/>
              <w:jc w:val="both"/>
              <w:rPr>
                <w:color w:val="000000"/>
                <w:rPrChange w:id="29340" w:author="James Vu" w:date="2024-04-19T00:26:00Z">
                  <w:rPr>
                    <w:color w:val="000000"/>
                    <w:sz w:val="26"/>
                    <w:szCs w:val="26"/>
                  </w:rPr>
                </w:rPrChange>
              </w:rPr>
              <w:pPrChange w:id="29341" w:author="James Vu" w:date="2024-04-18T22:33:00Z">
                <w:pPr>
                  <w:widowControl w:val="0"/>
                  <w:spacing w:before="120" w:after="120"/>
                  <w:jc w:val="center"/>
                </w:pPr>
              </w:pPrChange>
            </w:pPr>
            <w:r w:rsidRPr="003C02FF">
              <w:rPr>
                <w:color w:val="000000"/>
                <w:rPrChange w:id="29342" w:author="James Vu" w:date="2024-04-19T00:26:00Z">
                  <w:rPr>
                    <w:color w:val="000000"/>
                    <w:sz w:val="26"/>
                    <w:szCs w:val="26"/>
                  </w:rPr>
                </w:rPrChange>
              </w:rPr>
              <w:t> </w:t>
            </w:r>
          </w:p>
        </w:tc>
        <w:tc>
          <w:tcPr>
            <w:tcW w:w="567" w:type="pct"/>
            <w:shd w:val="clear" w:color="auto" w:fill="auto"/>
            <w:hideMark/>
            <w:tcPrChange w:id="2934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545954B" w14:textId="77777777" w:rsidR="00093102" w:rsidRPr="003C02FF" w:rsidRDefault="00093102">
            <w:pPr>
              <w:widowControl w:val="0"/>
              <w:spacing w:before="120" w:after="120"/>
              <w:jc w:val="both"/>
              <w:rPr>
                <w:color w:val="000000"/>
                <w:rPrChange w:id="29344" w:author="James Vu" w:date="2024-04-19T00:26:00Z">
                  <w:rPr>
                    <w:color w:val="000000"/>
                    <w:sz w:val="26"/>
                    <w:szCs w:val="26"/>
                  </w:rPr>
                </w:rPrChange>
              </w:rPr>
              <w:pPrChange w:id="29345" w:author="James Vu" w:date="2024-04-18T22:33:00Z">
                <w:pPr>
                  <w:widowControl w:val="0"/>
                  <w:spacing w:before="120" w:after="120"/>
                </w:pPr>
              </w:pPrChange>
            </w:pPr>
            <w:r w:rsidRPr="003C02FF">
              <w:rPr>
                <w:color w:val="000000"/>
                <w:rPrChange w:id="29346" w:author="James Vu" w:date="2024-04-19T00:26:00Z">
                  <w:rPr>
                    <w:color w:val="000000"/>
                    <w:sz w:val="26"/>
                    <w:szCs w:val="26"/>
                  </w:rPr>
                </w:rPrChange>
              </w:rPr>
              <w:t> </w:t>
            </w:r>
          </w:p>
        </w:tc>
        <w:tc>
          <w:tcPr>
            <w:tcW w:w="351" w:type="pct"/>
            <w:shd w:val="clear" w:color="auto" w:fill="auto"/>
            <w:hideMark/>
            <w:tcPrChange w:id="2934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97D4558" w14:textId="77777777" w:rsidR="00093102" w:rsidRPr="003C02FF" w:rsidRDefault="00093102">
            <w:pPr>
              <w:widowControl w:val="0"/>
              <w:spacing w:before="120" w:after="120"/>
              <w:jc w:val="both"/>
              <w:rPr>
                <w:color w:val="000000"/>
                <w:rPrChange w:id="29348" w:author="James Vu" w:date="2024-04-19T00:26:00Z">
                  <w:rPr>
                    <w:color w:val="000000"/>
                    <w:sz w:val="26"/>
                    <w:szCs w:val="26"/>
                  </w:rPr>
                </w:rPrChange>
              </w:rPr>
              <w:pPrChange w:id="29349" w:author="James Vu" w:date="2024-04-18T22:33:00Z">
                <w:pPr>
                  <w:widowControl w:val="0"/>
                  <w:spacing w:before="120" w:after="120"/>
                  <w:jc w:val="center"/>
                </w:pPr>
              </w:pPrChange>
            </w:pPr>
            <w:r w:rsidRPr="003C02FF">
              <w:rPr>
                <w:color w:val="000000"/>
                <w:rPrChange w:id="29350" w:author="James Vu" w:date="2024-04-19T00:26:00Z">
                  <w:rPr>
                    <w:color w:val="000000"/>
                    <w:sz w:val="26"/>
                    <w:szCs w:val="26"/>
                  </w:rPr>
                </w:rPrChange>
              </w:rPr>
              <w:t> </w:t>
            </w:r>
          </w:p>
        </w:tc>
        <w:tc>
          <w:tcPr>
            <w:tcW w:w="632" w:type="pct"/>
            <w:shd w:val="clear" w:color="auto" w:fill="auto"/>
            <w:hideMark/>
            <w:tcPrChange w:id="2935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5DA3EC7" w14:textId="77777777" w:rsidR="00093102" w:rsidRPr="003C02FF" w:rsidRDefault="00093102">
            <w:pPr>
              <w:widowControl w:val="0"/>
              <w:spacing w:before="120" w:after="120"/>
              <w:jc w:val="both"/>
              <w:rPr>
                <w:color w:val="000000"/>
                <w:rPrChange w:id="29352" w:author="James Vu" w:date="2024-04-19T00:26:00Z">
                  <w:rPr>
                    <w:color w:val="000000"/>
                    <w:sz w:val="26"/>
                    <w:szCs w:val="26"/>
                  </w:rPr>
                </w:rPrChange>
              </w:rPr>
              <w:pPrChange w:id="29353" w:author="James Vu" w:date="2024-04-18T22:33:00Z">
                <w:pPr>
                  <w:widowControl w:val="0"/>
                  <w:spacing w:before="120" w:after="120"/>
                </w:pPr>
              </w:pPrChange>
            </w:pPr>
            <w:r w:rsidRPr="003C02FF">
              <w:rPr>
                <w:color w:val="000000"/>
                <w:rPrChange w:id="29354" w:author="James Vu" w:date="2024-04-19T00:26:00Z">
                  <w:rPr>
                    <w:color w:val="000000"/>
                    <w:sz w:val="26"/>
                    <w:szCs w:val="26"/>
                  </w:rPr>
                </w:rPrChange>
              </w:rPr>
              <w:t xml:space="preserve">                9.330 </w:t>
            </w:r>
          </w:p>
        </w:tc>
      </w:tr>
      <w:tr w:rsidR="00093102" w:rsidRPr="003C02FF" w14:paraId="3205F9E4" w14:textId="77777777" w:rsidTr="003C02FF">
        <w:trPr>
          <w:trHeight w:val="300"/>
          <w:trPrChange w:id="29355" w:author="James Vu" w:date="2024-04-19T00:26:00Z">
            <w:trPr>
              <w:gridBefore w:val="1"/>
              <w:gridAfter w:val="0"/>
              <w:trHeight w:val="300"/>
            </w:trPr>
          </w:trPrChange>
        </w:trPr>
        <w:tc>
          <w:tcPr>
            <w:tcW w:w="254" w:type="pct"/>
            <w:shd w:val="clear" w:color="auto" w:fill="auto"/>
            <w:vAlign w:val="center"/>
            <w:hideMark/>
            <w:tcPrChange w:id="2935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355F7EB" w14:textId="77777777" w:rsidR="00093102" w:rsidRPr="003C02FF" w:rsidRDefault="00093102">
            <w:pPr>
              <w:widowControl w:val="0"/>
              <w:spacing w:before="120" w:after="120"/>
              <w:jc w:val="both"/>
              <w:rPr>
                <w:i/>
                <w:iCs/>
                <w:color w:val="000000"/>
                <w:rPrChange w:id="29357" w:author="James Vu" w:date="2024-04-19T00:26:00Z">
                  <w:rPr>
                    <w:i/>
                    <w:iCs/>
                    <w:color w:val="000000"/>
                    <w:sz w:val="26"/>
                    <w:szCs w:val="26"/>
                  </w:rPr>
                </w:rPrChange>
              </w:rPr>
              <w:pPrChange w:id="29358" w:author="James Vu" w:date="2024-04-18T22:33:00Z">
                <w:pPr>
                  <w:widowControl w:val="0"/>
                  <w:spacing w:before="120" w:after="120"/>
                  <w:jc w:val="center"/>
                </w:pPr>
              </w:pPrChange>
            </w:pPr>
            <w:r w:rsidRPr="003C02FF">
              <w:rPr>
                <w:i/>
                <w:iCs/>
                <w:color w:val="000000"/>
                <w:rPrChange w:id="29359" w:author="James Vu" w:date="2024-04-19T00:26:00Z">
                  <w:rPr>
                    <w:i/>
                    <w:iCs/>
                    <w:color w:val="000000"/>
                    <w:sz w:val="26"/>
                    <w:szCs w:val="26"/>
                  </w:rPr>
                </w:rPrChange>
              </w:rPr>
              <w:t> </w:t>
            </w:r>
          </w:p>
        </w:tc>
        <w:tc>
          <w:tcPr>
            <w:tcW w:w="618" w:type="pct"/>
            <w:shd w:val="clear" w:color="auto" w:fill="auto"/>
            <w:vAlign w:val="center"/>
            <w:hideMark/>
            <w:tcPrChange w:id="2936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5414DAF8" w14:textId="77777777" w:rsidR="00093102" w:rsidRPr="003C02FF" w:rsidRDefault="00093102">
            <w:pPr>
              <w:widowControl w:val="0"/>
              <w:spacing w:before="120" w:after="120"/>
              <w:jc w:val="both"/>
              <w:rPr>
                <w:i/>
                <w:iCs/>
                <w:color w:val="000000"/>
                <w:rPrChange w:id="29361" w:author="James Vu" w:date="2024-04-19T00:26:00Z">
                  <w:rPr>
                    <w:i/>
                    <w:iCs/>
                    <w:color w:val="000000"/>
                    <w:sz w:val="26"/>
                    <w:szCs w:val="26"/>
                  </w:rPr>
                </w:rPrChange>
              </w:rPr>
              <w:pPrChange w:id="29362" w:author="James Vu" w:date="2024-04-18T22:33:00Z">
                <w:pPr>
                  <w:widowControl w:val="0"/>
                  <w:spacing w:before="120" w:after="120"/>
                  <w:jc w:val="center"/>
                </w:pPr>
              </w:pPrChange>
            </w:pPr>
            <w:r w:rsidRPr="003C02FF">
              <w:rPr>
                <w:i/>
                <w:iCs/>
                <w:color w:val="000000"/>
                <w:rPrChange w:id="29363" w:author="James Vu" w:date="2024-04-19T00:26:00Z">
                  <w:rPr>
                    <w:i/>
                    <w:iCs/>
                    <w:color w:val="000000"/>
                    <w:sz w:val="26"/>
                    <w:szCs w:val="26"/>
                  </w:rPr>
                </w:rPrChange>
              </w:rPr>
              <w:t> </w:t>
            </w:r>
          </w:p>
        </w:tc>
        <w:tc>
          <w:tcPr>
            <w:tcW w:w="1636" w:type="pct"/>
            <w:shd w:val="clear" w:color="auto" w:fill="auto"/>
            <w:hideMark/>
            <w:tcPrChange w:id="2936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3F214BD0" w14:textId="77777777" w:rsidR="00093102" w:rsidRPr="003C02FF" w:rsidRDefault="00093102">
            <w:pPr>
              <w:widowControl w:val="0"/>
              <w:spacing w:before="120" w:after="120"/>
              <w:jc w:val="both"/>
              <w:rPr>
                <w:i/>
                <w:iCs/>
                <w:color w:val="000000"/>
                <w:rPrChange w:id="29365" w:author="James Vu" w:date="2024-04-19T00:26:00Z">
                  <w:rPr>
                    <w:i/>
                    <w:iCs/>
                    <w:color w:val="000000"/>
                    <w:sz w:val="26"/>
                    <w:szCs w:val="26"/>
                  </w:rPr>
                </w:rPrChange>
              </w:rPr>
              <w:pPrChange w:id="29366" w:author="James Vu" w:date="2024-04-18T22:33:00Z">
                <w:pPr>
                  <w:widowControl w:val="0"/>
                  <w:spacing w:before="120" w:after="120"/>
                  <w:jc w:val="right"/>
                </w:pPr>
              </w:pPrChange>
            </w:pPr>
            <w:r w:rsidRPr="003C02FF">
              <w:rPr>
                <w:i/>
                <w:iCs/>
                <w:color w:val="000000"/>
                <w:rPrChange w:id="29367" w:author="James Vu" w:date="2024-04-19T00:26:00Z">
                  <w:rPr>
                    <w:i/>
                    <w:iCs/>
                    <w:color w:val="000000"/>
                    <w:sz w:val="26"/>
                    <w:szCs w:val="26"/>
                  </w:rPr>
                </w:rPrChange>
              </w:rPr>
              <w:t>Cồn công nghiệp</w:t>
            </w:r>
          </w:p>
        </w:tc>
        <w:tc>
          <w:tcPr>
            <w:tcW w:w="439" w:type="pct"/>
            <w:shd w:val="clear" w:color="auto" w:fill="auto"/>
            <w:vAlign w:val="center"/>
            <w:hideMark/>
            <w:tcPrChange w:id="2936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B663DBB" w14:textId="77777777" w:rsidR="00093102" w:rsidRPr="003C02FF" w:rsidRDefault="00093102">
            <w:pPr>
              <w:widowControl w:val="0"/>
              <w:spacing w:before="120" w:after="120"/>
              <w:jc w:val="both"/>
              <w:rPr>
                <w:i/>
                <w:iCs/>
                <w:color w:val="000000"/>
                <w:rPrChange w:id="29369" w:author="James Vu" w:date="2024-04-19T00:26:00Z">
                  <w:rPr>
                    <w:i/>
                    <w:iCs/>
                    <w:color w:val="000000"/>
                    <w:sz w:val="26"/>
                    <w:szCs w:val="26"/>
                  </w:rPr>
                </w:rPrChange>
              </w:rPr>
              <w:pPrChange w:id="29370" w:author="James Vu" w:date="2024-04-18T22:33:00Z">
                <w:pPr>
                  <w:widowControl w:val="0"/>
                  <w:spacing w:before="120" w:after="120"/>
                  <w:jc w:val="center"/>
                </w:pPr>
              </w:pPrChange>
            </w:pPr>
            <w:r w:rsidRPr="003C02FF">
              <w:rPr>
                <w:i/>
                <w:iCs/>
                <w:color w:val="000000"/>
                <w:rPrChange w:id="29371" w:author="James Vu" w:date="2024-04-19T00:26:00Z">
                  <w:rPr>
                    <w:i/>
                    <w:iCs/>
                    <w:color w:val="000000"/>
                    <w:sz w:val="26"/>
                    <w:szCs w:val="26"/>
                  </w:rPr>
                </w:rPrChange>
              </w:rPr>
              <w:t>Lít</w:t>
            </w:r>
          </w:p>
        </w:tc>
        <w:tc>
          <w:tcPr>
            <w:tcW w:w="502" w:type="pct"/>
            <w:shd w:val="clear" w:color="auto" w:fill="auto"/>
            <w:vAlign w:val="center"/>
            <w:hideMark/>
            <w:tcPrChange w:id="2937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C5B209A" w14:textId="77777777" w:rsidR="00093102" w:rsidRPr="003C02FF" w:rsidRDefault="00093102">
            <w:pPr>
              <w:widowControl w:val="0"/>
              <w:spacing w:before="120" w:after="120"/>
              <w:jc w:val="both"/>
              <w:rPr>
                <w:i/>
                <w:iCs/>
                <w:color w:val="000000"/>
                <w:rPrChange w:id="29373" w:author="James Vu" w:date="2024-04-19T00:26:00Z">
                  <w:rPr>
                    <w:i/>
                    <w:iCs/>
                    <w:color w:val="000000"/>
                    <w:sz w:val="26"/>
                    <w:szCs w:val="26"/>
                  </w:rPr>
                </w:rPrChange>
              </w:rPr>
              <w:pPrChange w:id="29374" w:author="James Vu" w:date="2024-04-18T22:33:00Z">
                <w:pPr>
                  <w:widowControl w:val="0"/>
                  <w:spacing w:before="120" w:after="120"/>
                  <w:jc w:val="center"/>
                </w:pPr>
              </w:pPrChange>
            </w:pPr>
            <w:r w:rsidRPr="003C02FF">
              <w:rPr>
                <w:i/>
                <w:iCs/>
                <w:color w:val="000000"/>
                <w:rPrChange w:id="29375" w:author="James Vu" w:date="2024-04-19T00:26:00Z">
                  <w:rPr>
                    <w:i/>
                    <w:iCs/>
                    <w:color w:val="000000"/>
                    <w:sz w:val="26"/>
                    <w:szCs w:val="26"/>
                  </w:rPr>
                </w:rPrChange>
              </w:rPr>
              <w:t>0,03</w:t>
            </w:r>
          </w:p>
        </w:tc>
        <w:tc>
          <w:tcPr>
            <w:tcW w:w="567" w:type="pct"/>
            <w:shd w:val="clear" w:color="auto" w:fill="auto"/>
            <w:hideMark/>
            <w:tcPrChange w:id="2937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EFE7C8C" w14:textId="77777777" w:rsidR="00093102" w:rsidRPr="003C02FF" w:rsidRDefault="00093102">
            <w:pPr>
              <w:widowControl w:val="0"/>
              <w:spacing w:before="120" w:after="120"/>
              <w:jc w:val="both"/>
              <w:rPr>
                <w:i/>
                <w:iCs/>
                <w:color w:val="000000"/>
                <w:rPrChange w:id="29377" w:author="James Vu" w:date="2024-04-19T00:26:00Z">
                  <w:rPr>
                    <w:i/>
                    <w:iCs/>
                    <w:color w:val="000000"/>
                    <w:sz w:val="26"/>
                    <w:szCs w:val="26"/>
                  </w:rPr>
                </w:rPrChange>
              </w:rPr>
              <w:pPrChange w:id="29378" w:author="James Vu" w:date="2024-04-18T22:33:00Z">
                <w:pPr>
                  <w:widowControl w:val="0"/>
                  <w:spacing w:before="120" w:after="120"/>
                </w:pPr>
              </w:pPrChange>
            </w:pPr>
            <w:r w:rsidRPr="003C02FF">
              <w:rPr>
                <w:i/>
                <w:iCs/>
                <w:color w:val="000000"/>
                <w:rPrChange w:id="29379" w:author="James Vu" w:date="2024-04-19T00:26:00Z">
                  <w:rPr>
                    <w:i/>
                    <w:iCs/>
                    <w:color w:val="000000"/>
                    <w:sz w:val="26"/>
                    <w:szCs w:val="26"/>
                  </w:rPr>
                </w:rPrChange>
              </w:rPr>
              <w:t xml:space="preserve">         23.000 </w:t>
            </w:r>
          </w:p>
        </w:tc>
        <w:tc>
          <w:tcPr>
            <w:tcW w:w="351" w:type="pct"/>
            <w:shd w:val="clear" w:color="auto" w:fill="auto"/>
            <w:hideMark/>
            <w:tcPrChange w:id="2938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3FD0770" w14:textId="77777777" w:rsidR="00093102" w:rsidRPr="003C02FF" w:rsidRDefault="00093102">
            <w:pPr>
              <w:widowControl w:val="0"/>
              <w:spacing w:before="120" w:after="120"/>
              <w:jc w:val="both"/>
              <w:rPr>
                <w:i/>
                <w:iCs/>
                <w:color w:val="000000"/>
                <w:rPrChange w:id="29381" w:author="James Vu" w:date="2024-04-19T00:26:00Z">
                  <w:rPr>
                    <w:i/>
                    <w:iCs/>
                    <w:color w:val="000000"/>
                    <w:sz w:val="26"/>
                    <w:szCs w:val="26"/>
                  </w:rPr>
                </w:rPrChange>
              </w:rPr>
              <w:pPrChange w:id="29382" w:author="James Vu" w:date="2024-04-18T22:33:00Z">
                <w:pPr>
                  <w:widowControl w:val="0"/>
                  <w:spacing w:before="120" w:after="120"/>
                  <w:jc w:val="center"/>
                </w:pPr>
              </w:pPrChange>
            </w:pPr>
            <w:r w:rsidRPr="003C02FF">
              <w:rPr>
                <w:i/>
                <w:iCs/>
                <w:color w:val="000000"/>
                <w:rPrChange w:id="29383" w:author="James Vu" w:date="2024-04-19T00:26:00Z">
                  <w:rPr>
                    <w:i/>
                    <w:iCs/>
                    <w:color w:val="000000"/>
                    <w:sz w:val="26"/>
                    <w:szCs w:val="26"/>
                  </w:rPr>
                </w:rPrChange>
              </w:rPr>
              <w:t>1</w:t>
            </w:r>
          </w:p>
        </w:tc>
        <w:tc>
          <w:tcPr>
            <w:tcW w:w="632" w:type="pct"/>
            <w:shd w:val="clear" w:color="auto" w:fill="auto"/>
            <w:hideMark/>
            <w:tcPrChange w:id="2938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D1321D7" w14:textId="77777777" w:rsidR="00093102" w:rsidRPr="003C02FF" w:rsidRDefault="00093102">
            <w:pPr>
              <w:widowControl w:val="0"/>
              <w:spacing w:before="120" w:after="120"/>
              <w:jc w:val="both"/>
              <w:rPr>
                <w:i/>
                <w:iCs/>
                <w:color w:val="000000"/>
                <w:rPrChange w:id="29385" w:author="James Vu" w:date="2024-04-19T00:26:00Z">
                  <w:rPr>
                    <w:i/>
                    <w:iCs/>
                    <w:color w:val="000000"/>
                    <w:sz w:val="26"/>
                    <w:szCs w:val="26"/>
                  </w:rPr>
                </w:rPrChange>
              </w:rPr>
              <w:pPrChange w:id="29386" w:author="James Vu" w:date="2024-04-18T22:33:00Z">
                <w:pPr>
                  <w:widowControl w:val="0"/>
                  <w:spacing w:before="120" w:after="120"/>
                </w:pPr>
              </w:pPrChange>
            </w:pPr>
            <w:r w:rsidRPr="003C02FF">
              <w:rPr>
                <w:i/>
                <w:iCs/>
                <w:color w:val="000000"/>
                <w:rPrChange w:id="29387" w:author="James Vu" w:date="2024-04-19T00:26:00Z">
                  <w:rPr>
                    <w:i/>
                    <w:iCs/>
                    <w:color w:val="000000"/>
                    <w:sz w:val="26"/>
                    <w:szCs w:val="26"/>
                  </w:rPr>
                </w:rPrChange>
              </w:rPr>
              <w:t xml:space="preserve">                 690 </w:t>
            </w:r>
          </w:p>
        </w:tc>
      </w:tr>
      <w:tr w:rsidR="00093102" w:rsidRPr="003C02FF" w14:paraId="5BFC2228" w14:textId="77777777" w:rsidTr="003C02FF">
        <w:trPr>
          <w:trHeight w:val="300"/>
          <w:trPrChange w:id="29388" w:author="James Vu" w:date="2024-04-19T00:26:00Z">
            <w:trPr>
              <w:gridBefore w:val="1"/>
              <w:gridAfter w:val="0"/>
              <w:trHeight w:val="300"/>
            </w:trPr>
          </w:trPrChange>
        </w:trPr>
        <w:tc>
          <w:tcPr>
            <w:tcW w:w="254" w:type="pct"/>
            <w:shd w:val="clear" w:color="auto" w:fill="auto"/>
            <w:vAlign w:val="center"/>
            <w:hideMark/>
            <w:tcPrChange w:id="2938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A506FEE" w14:textId="77777777" w:rsidR="00093102" w:rsidRPr="003C02FF" w:rsidRDefault="00093102">
            <w:pPr>
              <w:widowControl w:val="0"/>
              <w:spacing w:before="120" w:after="120"/>
              <w:jc w:val="both"/>
              <w:rPr>
                <w:i/>
                <w:iCs/>
                <w:color w:val="000000"/>
                <w:rPrChange w:id="29390" w:author="James Vu" w:date="2024-04-19T00:26:00Z">
                  <w:rPr>
                    <w:i/>
                    <w:iCs/>
                    <w:color w:val="000000"/>
                    <w:sz w:val="26"/>
                    <w:szCs w:val="26"/>
                  </w:rPr>
                </w:rPrChange>
              </w:rPr>
              <w:pPrChange w:id="29391" w:author="James Vu" w:date="2024-04-18T22:33:00Z">
                <w:pPr>
                  <w:widowControl w:val="0"/>
                  <w:spacing w:before="120" w:after="120"/>
                  <w:jc w:val="center"/>
                </w:pPr>
              </w:pPrChange>
            </w:pPr>
            <w:r w:rsidRPr="003C02FF">
              <w:rPr>
                <w:i/>
                <w:iCs/>
                <w:color w:val="000000"/>
                <w:rPrChange w:id="29392" w:author="James Vu" w:date="2024-04-19T00:26:00Z">
                  <w:rPr>
                    <w:i/>
                    <w:iCs/>
                    <w:color w:val="000000"/>
                    <w:sz w:val="26"/>
                    <w:szCs w:val="26"/>
                  </w:rPr>
                </w:rPrChange>
              </w:rPr>
              <w:t> </w:t>
            </w:r>
          </w:p>
        </w:tc>
        <w:tc>
          <w:tcPr>
            <w:tcW w:w="618" w:type="pct"/>
            <w:shd w:val="clear" w:color="auto" w:fill="auto"/>
            <w:vAlign w:val="center"/>
            <w:hideMark/>
            <w:tcPrChange w:id="2939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AE2B79A" w14:textId="77777777" w:rsidR="00093102" w:rsidRPr="003C02FF" w:rsidRDefault="00093102">
            <w:pPr>
              <w:widowControl w:val="0"/>
              <w:spacing w:before="120" w:after="120"/>
              <w:jc w:val="both"/>
              <w:rPr>
                <w:i/>
                <w:iCs/>
                <w:color w:val="000000"/>
                <w:rPrChange w:id="29394" w:author="James Vu" w:date="2024-04-19T00:26:00Z">
                  <w:rPr>
                    <w:i/>
                    <w:iCs/>
                    <w:color w:val="000000"/>
                    <w:sz w:val="26"/>
                    <w:szCs w:val="26"/>
                  </w:rPr>
                </w:rPrChange>
              </w:rPr>
              <w:pPrChange w:id="29395" w:author="James Vu" w:date="2024-04-18T22:33:00Z">
                <w:pPr>
                  <w:widowControl w:val="0"/>
                  <w:spacing w:before="120" w:after="120"/>
                  <w:jc w:val="center"/>
                </w:pPr>
              </w:pPrChange>
            </w:pPr>
            <w:r w:rsidRPr="003C02FF">
              <w:rPr>
                <w:i/>
                <w:iCs/>
                <w:color w:val="000000"/>
                <w:rPrChange w:id="29396" w:author="James Vu" w:date="2024-04-19T00:26:00Z">
                  <w:rPr>
                    <w:i/>
                    <w:iCs/>
                    <w:color w:val="000000"/>
                    <w:sz w:val="26"/>
                    <w:szCs w:val="26"/>
                  </w:rPr>
                </w:rPrChange>
              </w:rPr>
              <w:t> </w:t>
            </w:r>
          </w:p>
        </w:tc>
        <w:tc>
          <w:tcPr>
            <w:tcW w:w="1636" w:type="pct"/>
            <w:shd w:val="clear" w:color="auto" w:fill="auto"/>
            <w:hideMark/>
            <w:tcPrChange w:id="2939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6AA8D5A" w14:textId="77777777" w:rsidR="00093102" w:rsidRPr="003C02FF" w:rsidRDefault="00093102">
            <w:pPr>
              <w:widowControl w:val="0"/>
              <w:spacing w:before="120" w:after="120"/>
              <w:jc w:val="both"/>
              <w:rPr>
                <w:i/>
                <w:iCs/>
                <w:color w:val="000000"/>
                <w:rPrChange w:id="29398" w:author="James Vu" w:date="2024-04-19T00:26:00Z">
                  <w:rPr>
                    <w:i/>
                    <w:iCs/>
                    <w:color w:val="000000"/>
                    <w:sz w:val="26"/>
                    <w:szCs w:val="26"/>
                  </w:rPr>
                </w:rPrChange>
              </w:rPr>
              <w:pPrChange w:id="29399" w:author="James Vu" w:date="2024-04-18T22:33:00Z">
                <w:pPr>
                  <w:widowControl w:val="0"/>
                  <w:spacing w:before="120" w:after="120"/>
                  <w:jc w:val="right"/>
                </w:pPr>
              </w:pPrChange>
            </w:pPr>
            <w:r w:rsidRPr="003C02FF">
              <w:rPr>
                <w:i/>
                <w:iCs/>
                <w:color w:val="000000"/>
                <w:rPrChange w:id="29400" w:author="James Vu" w:date="2024-04-19T00:26:00Z">
                  <w:rPr>
                    <w:i/>
                    <w:iCs/>
                    <w:color w:val="000000"/>
                    <w:sz w:val="26"/>
                    <w:szCs w:val="26"/>
                  </w:rPr>
                </w:rPrChange>
              </w:rPr>
              <w:t>Lạt nhựa</w:t>
            </w:r>
          </w:p>
        </w:tc>
        <w:tc>
          <w:tcPr>
            <w:tcW w:w="439" w:type="pct"/>
            <w:shd w:val="clear" w:color="auto" w:fill="auto"/>
            <w:vAlign w:val="center"/>
            <w:hideMark/>
            <w:tcPrChange w:id="2940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7FD79A8" w14:textId="77777777" w:rsidR="00093102" w:rsidRPr="003C02FF" w:rsidRDefault="00093102">
            <w:pPr>
              <w:widowControl w:val="0"/>
              <w:spacing w:before="120" w:after="120"/>
              <w:jc w:val="both"/>
              <w:rPr>
                <w:i/>
                <w:iCs/>
                <w:color w:val="000000"/>
                <w:rPrChange w:id="29402" w:author="James Vu" w:date="2024-04-19T00:26:00Z">
                  <w:rPr>
                    <w:i/>
                    <w:iCs/>
                    <w:color w:val="000000"/>
                    <w:sz w:val="26"/>
                    <w:szCs w:val="26"/>
                  </w:rPr>
                </w:rPrChange>
              </w:rPr>
              <w:pPrChange w:id="29403" w:author="James Vu" w:date="2024-04-18T22:33:00Z">
                <w:pPr>
                  <w:widowControl w:val="0"/>
                  <w:spacing w:before="120" w:after="120"/>
                  <w:jc w:val="center"/>
                </w:pPr>
              </w:pPrChange>
            </w:pPr>
            <w:r w:rsidRPr="003C02FF">
              <w:rPr>
                <w:i/>
                <w:iCs/>
                <w:color w:val="000000"/>
                <w:rPrChange w:id="29404" w:author="James Vu" w:date="2024-04-19T00:26:00Z">
                  <w:rPr>
                    <w:i/>
                    <w:iCs/>
                    <w:color w:val="000000"/>
                    <w:sz w:val="26"/>
                    <w:szCs w:val="26"/>
                  </w:rPr>
                </w:rPrChange>
              </w:rPr>
              <w:t>Cái</w:t>
            </w:r>
          </w:p>
        </w:tc>
        <w:tc>
          <w:tcPr>
            <w:tcW w:w="502" w:type="pct"/>
            <w:shd w:val="clear" w:color="auto" w:fill="auto"/>
            <w:vAlign w:val="center"/>
            <w:hideMark/>
            <w:tcPrChange w:id="2940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230F234" w14:textId="77777777" w:rsidR="00093102" w:rsidRPr="003C02FF" w:rsidRDefault="00093102">
            <w:pPr>
              <w:widowControl w:val="0"/>
              <w:spacing w:before="120" w:after="120"/>
              <w:jc w:val="both"/>
              <w:rPr>
                <w:i/>
                <w:iCs/>
                <w:color w:val="000000"/>
                <w:rPrChange w:id="29406" w:author="James Vu" w:date="2024-04-19T00:26:00Z">
                  <w:rPr>
                    <w:i/>
                    <w:iCs/>
                    <w:color w:val="000000"/>
                    <w:sz w:val="26"/>
                    <w:szCs w:val="26"/>
                  </w:rPr>
                </w:rPrChange>
              </w:rPr>
              <w:pPrChange w:id="29407" w:author="James Vu" w:date="2024-04-18T22:33:00Z">
                <w:pPr>
                  <w:widowControl w:val="0"/>
                  <w:spacing w:before="120" w:after="120"/>
                  <w:jc w:val="center"/>
                </w:pPr>
              </w:pPrChange>
            </w:pPr>
            <w:r w:rsidRPr="003C02FF">
              <w:rPr>
                <w:i/>
                <w:iCs/>
                <w:color w:val="000000"/>
                <w:rPrChange w:id="29408" w:author="James Vu" w:date="2024-04-19T00:26:00Z">
                  <w:rPr>
                    <w:i/>
                    <w:iCs/>
                    <w:color w:val="000000"/>
                    <w:sz w:val="26"/>
                    <w:szCs w:val="26"/>
                  </w:rPr>
                </w:rPrChange>
              </w:rPr>
              <w:t>15</w:t>
            </w:r>
          </w:p>
        </w:tc>
        <w:tc>
          <w:tcPr>
            <w:tcW w:w="567" w:type="pct"/>
            <w:shd w:val="clear" w:color="auto" w:fill="auto"/>
            <w:hideMark/>
            <w:tcPrChange w:id="2940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AC89C5D" w14:textId="77777777" w:rsidR="00093102" w:rsidRPr="003C02FF" w:rsidRDefault="00093102">
            <w:pPr>
              <w:widowControl w:val="0"/>
              <w:spacing w:before="120" w:after="120"/>
              <w:jc w:val="both"/>
              <w:rPr>
                <w:i/>
                <w:iCs/>
                <w:color w:val="000000"/>
                <w:rPrChange w:id="29410" w:author="James Vu" w:date="2024-04-19T00:26:00Z">
                  <w:rPr>
                    <w:i/>
                    <w:iCs/>
                    <w:color w:val="000000"/>
                    <w:sz w:val="26"/>
                    <w:szCs w:val="26"/>
                  </w:rPr>
                </w:rPrChange>
              </w:rPr>
              <w:pPrChange w:id="29411" w:author="James Vu" w:date="2024-04-18T22:33:00Z">
                <w:pPr>
                  <w:widowControl w:val="0"/>
                  <w:spacing w:before="120" w:after="120"/>
                </w:pPr>
              </w:pPrChange>
            </w:pPr>
            <w:r w:rsidRPr="003C02FF">
              <w:rPr>
                <w:i/>
                <w:iCs/>
                <w:color w:val="000000"/>
                <w:rPrChange w:id="29412" w:author="James Vu" w:date="2024-04-19T00:26:00Z">
                  <w:rPr>
                    <w:i/>
                    <w:iCs/>
                    <w:color w:val="000000"/>
                    <w:sz w:val="26"/>
                    <w:szCs w:val="26"/>
                  </w:rPr>
                </w:rPrChange>
              </w:rPr>
              <w:t xml:space="preserve">              500 </w:t>
            </w:r>
          </w:p>
        </w:tc>
        <w:tc>
          <w:tcPr>
            <w:tcW w:w="351" w:type="pct"/>
            <w:shd w:val="clear" w:color="auto" w:fill="auto"/>
            <w:hideMark/>
            <w:tcPrChange w:id="2941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D239612" w14:textId="77777777" w:rsidR="00093102" w:rsidRPr="003C02FF" w:rsidRDefault="00093102">
            <w:pPr>
              <w:widowControl w:val="0"/>
              <w:spacing w:before="120" w:after="120"/>
              <w:jc w:val="both"/>
              <w:rPr>
                <w:i/>
                <w:iCs/>
                <w:color w:val="000000"/>
                <w:rPrChange w:id="29414" w:author="James Vu" w:date="2024-04-19T00:26:00Z">
                  <w:rPr>
                    <w:i/>
                    <w:iCs/>
                    <w:color w:val="000000"/>
                    <w:sz w:val="26"/>
                    <w:szCs w:val="26"/>
                  </w:rPr>
                </w:rPrChange>
              </w:rPr>
              <w:pPrChange w:id="29415" w:author="James Vu" w:date="2024-04-18T22:33:00Z">
                <w:pPr>
                  <w:widowControl w:val="0"/>
                  <w:spacing w:before="120" w:after="120"/>
                  <w:jc w:val="center"/>
                </w:pPr>
              </w:pPrChange>
            </w:pPr>
            <w:r w:rsidRPr="003C02FF">
              <w:rPr>
                <w:i/>
                <w:iCs/>
                <w:color w:val="000000"/>
                <w:rPrChange w:id="29416" w:author="James Vu" w:date="2024-04-19T00:26:00Z">
                  <w:rPr>
                    <w:i/>
                    <w:iCs/>
                    <w:color w:val="000000"/>
                    <w:sz w:val="26"/>
                    <w:szCs w:val="26"/>
                  </w:rPr>
                </w:rPrChange>
              </w:rPr>
              <w:t>1</w:t>
            </w:r>
          </w:p>
        </w:tc>
        <w:tc>
          <w:tcPr>
            <w:tcW w:w="632" w:type="pct"/>
            <w:shd w:val="clear" w:color="auto" w:fill="auto"/>
            <w:hideMark/>
            <w:tcPrChange w:id="2941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940F4CC" w14:textId="77777777" w:rsidR="00093102" w:rsidRPr="003C02FF" w:rsidRDefault="00093102">
            <w:pPr>
              <w:widowControl w:val="0"/>
              <w:spacing w:before="120" w:after="120"/>
              <w:jc w:val="both"/>
              <w:rPr>
                <w:i/>
                <w:iCs/>
                <w:color w:val="000000"/>
                <w:rPrChange w:id="29418" w:author="James Vu" w:date="2024-04-19T00:26:00Z">
                  <w:rPr>
                    <w:i/>
                    <w:iCs/>
                    <w:color w:val="000000"/>
                    <w:sz w:val="26"/>
                    <w:szCs w:val="26"/>
                  </w:rPr>
                </w:rPrChange>
              </w:rPr>
              <w:pPrChange w:id="29419" w:author="James Vu" w:date="2024-04-18T22:33:00Z">
                <w:pPr>
                  <w:widowControl w:val="0"/>
                  <w:spacing w:before="120" w:after="120"/>
                </w:pPr>
              </w:pPrChange>
            </w:pPr>
            <w:r w:rsidRPr="003C02FF">
              <w:rPr>
                <w:i/>
                <w:iCs/>
                <w:color w:val="000000"/>
                <w:rPrChange w:id="29420" w:author="James Vu" w:date="2024-04-19T00:26:00Z">
                  <w:rPr>
                    <w:i/>
                    <w:iCs/>
                    <w:color w:val="000000"/>
                    <w:sz w:val="26"/>
                    <w:szCs w:val="26"/>
                  </w:rPr>
                </w:rPrChange>
              </w:rPr>
              <w:t xml:space="preserve">              7.500 </w:t>
            </w:r>
          </w:p>
        </w:tc>
      </w:tr>
      <w:tr w:rsidR="00093102" w:rsidRPr="003C02FF" w14:paraId="5464C0C2" w14:textId="77777777" w:rsidTr="003C02FF">
        <w:trPr>
          <w:trHeight w:val="300"/>
          <w:trPrChange w:id="29421" w:author="James Vu" w:date="2024-04-19T00:26:00Z">
            <w:trPr>
              <w:gridBefore w:val="1"/>
              <w:gridAfter w:val="0"/>
              <w:trHeight w:val="300"/>
            </w:trPr>
          </w:trPrChange>
        </w:trPr>
        <w:tc>
          <w:tcPr>
            <w:tcW w:w="254" w:type="pct"/>
            <w:shd w:val="clear" w:color="auto" w:fill="auto"/>
            <w:vAlign w:val="center"/>
            <w:hideMark/>
            <w:tcPrChange w:id="2942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2B72F85" w14:textId="77777777" w:rsidR="00093102" w:rsidRPr="003C02FF" w:rsidRDefault="00093102">
            <w:pPr>
              <w:widowControl w:val="0"/>
              <w:spacing w:before="120" w:after="120"/>
              <w:jc w:val="both"/>
              <w:rPr>
                <w:i/>
                <w:iCs/>
                <w:color w:val="000000"/>
                <w:rPrChange w:id="29423" w:author="James Vu" w:date="2024-04-19T00:26:00Z">
                  <w:rPr>
                    <w:i/>
                    <w:iCs/>
                    <w:color w:val="000000"/>
                    <w:sz w:val="26"/>
                    <w:szCs w:val="26"/>
                  </w:rPr>
                </w:rPrChange>
              </w:rPr>
              <w:pPrChange w:id="29424" w:author="James Vu" w:date="2024-04-18T22:33:00Z">
                <w:pPr>
                  <w:widowControl w:val="0"/>
                  <w:spacing w:before="120" w:after="120"/>
                  <w:jc w:val="center"/>
                </w:pPr>
              </w:pPrChange>
            </w:pPr>
            <w:r w:rsidRPr="003C02FF">
              <w:rPr>
                <w:i/>
                <w:iCs/>
                <w:color w:val="000000"/>
                <w:rPrChange w:id="29425" w:author="James Vu" w:date="2024-04-19T00:26:00Z">
                  <w:rPr>
                    <w:i/>
                    <w:iCs/>
                    <w:color w:val="000000"/>
                    <w:sz w:val="26"/>
                    <w:szCs w:val="26"/>
                  </w:rPr>
                </w:rPrChange>
              </w:rPr>
              <w:t> </w:t>
            </w:r>
          </w:p>
        </w:tc>
        <w:tc>
          <w:tcPr>
            <w:tcW w:w="618" w:type="pct"/>
            <w:shd w:val="clear" w:color="auto" w:fill="auto"/>
            <w:vAlign w:val="center"/>
            <w:hideMark/>
            <w:tcPrChange w:id="2942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8A6FD18" w14:textId="77777777" w:rsidR="00093102" w:rsidRPr="003C02FF" w:rsidRDefault="00093102">
            <w:pPr>
              <w:widowControl w:val="0"/>
              <w:spacing w:before="120" w:after="120"/>
              <w:jc w:val="both"/>
              <w:rPr>
                <w:i/>
                <w:iCs/>
                <w:color w:val="000000"/>
                <w:rPrChange w:id="29427" w:author="James Vu" w:date="2024-04-19T00:26:00Z">
                  <w:rPr>
                    <w:i/>
                    <w:iCs/>
                    <w:color w:val="000000"/>
                    <w:sz w:val="26"/>
                    <w:szCs w:val="26"/>
                  </w:rPr>
                </w:rPrChange>
              </w:rPr>
              <w:pPrChange w:id="29428" w:author="James Vu" w:date="2024-04-18T22:33:00Z">
                <w:pPr>
                  <w:widowControl w:val="0"/>
                  <w:spacing w:before="120" w:after="120"/>
                  <w:jc w:val="center"/>
                </w:pPr>
              </w:pPrChange>
            </w:pPr>
            <w:r w:rsidRPr="003C02FF">
              <w:rPr>
                <w:i/>
                <w:iCs/>
                <w:color w:val="000000"/>
                <w:rPrChange w:id="29429" w:author="James Vu" w:date="2024-04-19T00:26:00Z">
                  <w:rPr>
                    <w:i/>
                    <w:iCs/>
                    <w:color w:val="000000"/>
                    <w:sz w:val="26"/>
                    <w:szCs w:val="26"/>
                  </w:rPr>
                </w:rPrChange>
              </w:rPr>
              <w:t> </w:t>
            </w:r>
          </w:p>
        </w:tc>
        <w:tc>
          <w:tcPr>
            <w:tcW w:w="1636" w:type="pct"/>
            <w:shd w:val="clear" w:color="auto" w:fill="auto"/>
            <w:hideMark/>
            <w:tcPrChange w:id="2943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3948849F" w14:textId="77777777" w:rsidR="00093102" w:rsidRPr="003C02FF" w:rsidRDefault="00093102">
            <w:pPr>
              <w:widowControl w:val="0"/>
              <w:spacing w:before="120" w:after="120"/>
              <w:jc w:val="both"/>
              <w:rPr>
                <w:i/>
                <w:iCs/>
                <w:color w:val="000000"/>
                <w:rPrChange w:id="29431" w:author="James Vu" w:date="2024-04-19T00:26:00Z">
                  <w:rPr>
                    <w:i/>
                    <w:iCs/>
                    <w:color w:val="000000"/>
                    <w:sz w:val="26"/>
                    <w:szCs w:val="26"/>
                  </w:rPr>
                </w:rPrChange>
              </w:rPr>
              <w:pPrChange w:id="29432" w:author="James Vu" w:date="2024-04-18T22:33:00Z">
                <w:pPr>
                  <w:widowControl w:val="0"/>
                  <w:spacing w:before="120" w:after="120"/>
                  <w:jc w:val="right"/>
                </w:pPr>
              </w:pPrChange>
            </w:pPr>
            <w:r w:rsidRPr="003C02FF">
              <w:rPr>
                <w:i/>
                <w:iCs/>
                <w:color w:val="000000"/>
                <w:rPrChange w:id="29433" w:author="James Vu" w:date="2024-04-19T00:26:00Z">
                  <w:rPr>
                    <w:i/>
                    <w:iCs/>
                    <w:color w:val="000000"/>
                    <w:sz w:val="26"/>
                    <w:szCs w:val="26"/>
                  </w:rPr>
                </w:rPrChange>
              </w:rPr>
              <w:t>Giấy A4</w:t>
            </w:r>
          </w:p>
        </w:tc>
        <w:tc>
          <w:tcPr>
            <w:tcW w:w="439" w:type="pct"/>
            <w:shd w:val="clear" w:color="auto" w:fill="auto"/>
            <w:vAlign w:val="center"/>
            <w:hideMark/>
            <w:tcPrChange w:id="2943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E1487D4" w14:textId="77777777" w:rsidR="00093102" w:rsidRPr="003C02FF" w:rsidRDefault="00093102">
            <w:pPr>
              <w:widowControl w:val="0"/>
              <w:spacing w:before="120" w:after="120"/>
              <w:jc w:val="both"/>
              <w:rPr>
                <w:i/>
                <w:iCs/>
                <w:color w:val="000000"/>
                <w:rPrChange w:id="29435" w:author="James Vu" w:date="2024-04-19T00:26:00Z">
                  <w:rPr>
                    <w:i/>
                    <w:iCs/>
                    <w:color w:val="000000"/>
                    <w:sz w:val="26"/>
                    <w:szCs w:val="26"/>
                  </w:rPr>
                </w:rPrChange>
              </w:rPr>
              <w:pPrChange w:id="29436" w:author="James Vu" w:date="2024-04-18T22:33:00Z">
                <w:pPr>
                  <w:widowControl w:val="0"/>
                  <w:spacing w:before="120" w:after="120"/>
                  <w:jc w:val="center"/>
                </w:pPr>
              </w:pPrChange>
            </w:pPr>
            <w:r w:rsidRPr="003C02FF">
              <w:rPr>
                <w:i/>
                <w:iCs/>
                <w:color w:val="000000"/>
                <w:rPrChange w:id="29437" w:author="James Vu" w:date="2024-04-19T00:26:00Z">
                  <w:rPr>
                    <w:i/>
                    <w:iCs/>
                    <w:color w:val="000000"/>
                    <w:sz w:val="26"/>
                    <w:szCs w:val="26"/>
                  </w:rPr>
                </w:rPrChange>
              </w:rPr>
              <w:t>Ram</w:t>
            </w:r>
          </w:p>
        </w:tc>
        <w:tc>
          <w:tcPr>
            <w:tcW w:w="502" w:type="pct"/>
            <w:shd w:val="clear" w:color="auto" w:fill="auto"/>
            <w:vAlign w:val="center"/>
            <w:hideMark/>
            <w:tcPrChange w:id="2943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4AB8F1A" w14:textId="77777777" w:rsidR="00093102" w:rsidRPr="003C02FF" w:rsidRDefault="00093102">
            <w:pPr>
              <w:widowControl w:val="0"/>
              <w:spacing w:before="120" w:after="120"/>
              <w:jc w:val="both"/>
              <w:rPr>
                <w:i/>
                <w:iCs/>
                <w:color w:val="000000"/>
                <w:rPrChange w:id="29439" w:author="James Vu" w:date="2024-04-19T00:26:00Z">
                  <w:rPr>
                    <w:i/>
                    <w:iCs/>
                    <w:color w:val="000000"/>
                    <w:sz w:val="26"/>
                    <w:szCs w:val="26"/>
                  </w:rPr>
                </w:rPrChange>
              </w:rPr>
              <w:pPrChange w:id="29440" w:author="James Vu" w:date="2024-04-18T22:33:00Z">
                <w:pPr>
                  <w:widowControl w:val="0"/>
                  <w:spacing w:before="120" w:after="120"/>
                  <w:jc w:val="center"/>
                </w:pPr>
              </w:pPrChange>
            </w:pPr>
            <w:r w:rsidRPr="003C02FF">
              <w:rPr>
                <w:i/>
                <w:iCs/>
                <w:color w:val="000000"/>
                <w:rPrChange w:id="29441" w:author="James Vu" w:date="2024-04-19T00:26:00Z">
                  <w:rPr>
                    <w:i/>
                    <w:iCs/>
                    <w:color w:val="000000"/>
                    <w:sz w:val="26"/>
                    <w:szCs w:val="26"/>
                  </w:rPr>
                </w:rPrChange>
              </w:rPr>
              <w:t>0,02</w:t>
            </w:r>
          </w:p>
        </w:tc>
        <w:tc>
          <w:tcPr>
            <w:tcW w:w="567" w:type="pct"/>
            <w:shd w:val="clear" w:color="auto" w:fill="auto"/>
            <w:hideMark/>
            <w:tcPrChange w:id="2944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49DD667" w14:textId="77777777" w:rsidR="00093102" w:rsidRPr="003C02FF" w:rsidRDefault="00093102">
            <w:pPr>
              <w:widowControl w:val="0"/>
              <w:spacing w:before="120" w:after="120"/>
              <w:jc w:val="both"/>
              <w:rPr>
                <w:i/>
                <w:iCs/>
                <w:color w:val="000000"/>
                <w:rPrChange w:id="29443" w:author="James Vu" w:date="2024-04-19T00:26:00Z">
                  <w:rPr>
                    <w:i/>
                    <w:iCs/>
                    <w:color w:val="000000"/>
                    <w:sz w:val="26"/>
                    <w:szCs w:val="26"/>
                  </w:rPr>
                </w:rPrChange>
              </w:rPr>
              <w:pPrChange w:id="29444" w:author="James Vu" w:date="2024-04-18T22:33:00Z">
                <w:pPr>
                  <w:widowControl w:val="0"/>
                  <w:spacing w:before="120" w:after="120"/>
                </w:pPr>
              </w:pPrChange>
            </w:pPr>
            <w:r w:rsidRPr="003C02FF">
              <w:rPr>
                <w:i/>
                <w:iCs/>
                <w:color w:val="000000"/>
                <w:rPrChange w:id="29445" w:author="James Vu" w:date="2024-04-19T00:26:00Z">
                  <w:rPr>
                    <w:i/>
                    <w:iCs/>
                    <w:color w:val="000000"/>
                    <w:sz w:val="26"/>
                    <w:szCs w:val="26"/>
                  </w:rPr>
                </w:rPrChange>
              </w:rPr>
              <w:t xml:space="preserve">         57.000 </w:t>
            </w:r>
          </w:p>
        </w:tc>
        <w:tc>
          <w:tcPr>
            <w:tcW w:w="351" w:type="pct"/>
            <w:shd w:val="clear" w:color="auto" w:fill="auto"/>
            <w:hideMark/>
            <w:tcPrChange w:id="2944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636EDDB" w14:textId="77777777" w:rsidR="00093102" w:rsidRPr="003C02FF" w:rsidRDefault="00093102">
            <w:pPr>
              <w:widowControl w:val="0"/>
              <w:spacing w:before="120" w:after="120"/>
              <w:jc w:val="both"/>
              <w:rPr>
                <w:i/>
                <w:iCs/>
                <w:color w:val="000000"/>
                <w:rPrChange w:id="29447" w:author="James Vu" w:date="2024-04-19T00:26:00Z">
                  <w:rPr>
                    <w:i/>
                    <w:iCs/>
                    <w:color w:val="000000"/>
                    <w:sz w:val="26"/>
                    <w:szCs w:val="26"/>
                  </w:rPr>
                </w:rPrChange>
              </w:rPr>
              <w:pPrChange w:id="29448" w:author="James Vu" w:date="2024-04-18T22:33:00Z">
                <w:pPr>
                  <w:widowControl w:val="0"/>
                  <w:spacing w:before="120" w:after="120"/>
                  <w:jc w:val="center"/>
                </w:pPr>
              </w:pPrChange>
            </w:pPr>
            <w:r w:rsidRPr="003C02FF">
              <w:rPr>
                <w:i/>
                <w:iCs/>
                <w:color w:val="000000"/>
                <w:rPrChange w:id="29449" w:author="James Vu" w:date="2024-04-19T00:26:00Z">
                  <w:rPr>
                    <w:i/>
                    <w:iCs/>
                    <w:color w:val="000000"/>
                    <w:sz w:val="26"/>
                    <w:szCs w:val="26"/>
                  </w:rPr>
                </w:rPrChange>
              </w:rPr>
              <w:t>1</w:t>
            </w:r>
          </w:p>
        </w:tc>
        <w:tc>
          <w:tcPr>
            <w:tcW w:w="632" w:type="pct"/>
            <w:shd w:val="clear" w:color="auto" w:fill="auto"/>
            <w:hideMark/>
            <w:tcPrChange w:id="2945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44FCC7E" w14:textId="77777777" w:rsidR="00093102" w:rsidRPr="003C02FF" w:rsidRDefault="00093102">
            <w:pPr>
              <w:widowControl w:val="0"/>
              <w:spacing w:before="120" w:after="120"/>
              <w:jc w:val="both"/>
              <w:rPr>
                <w:i/>
                <w:iCs/>
                <w:color w:val="000000"/>
                <w:rPrChange w:id="29451" w:author="James Vu" w:date="2024-04-19T00:26:00Z">
                  <w:rPr>
                    <w:i/>
                    <w:iCs/>
                    <w:color w:val="000000"/>
                    <w:sz w:val="26"/>
                    <w:szCs w:val="26"/>
                  </w:rPr>
                </w:rPrChange>
              </w:rPr>
              <w:pPrChange w:id="29452" w:author="James Vu" w:date="2024-04-18T22:33:00Z">
                <w:pPr>
                  <w:widowControl w:val="0"/>
                  <w:spacing w:before="120" w:after="120"/>
                </w:pPr>
              </w:pPrChange>
            </w:pPr>
            <w:r w:rsidRPr="003C02FF">
              <w:rPr>
                <w:i/>
                <w:iCs/>
                <w:color w:val="000000"/>
                <w:rPrChange w:id="29453" w:author="James Vu" w:date="2024-04-19T00:26:00Z">
                  <w:rPr>
                    <w:i/>
                    <w:iCs/>
                    <w:color w:val="000000"/>
                    <w:sz w:val="26"/>
                    <w:szCs w:val="26"/>
                  </w:rPr>
                </w:rPrChange>
              </w:rPr>
              <w:t xml:space="preserve">              1.140 </w:t>
            </w:r>
          </w:p>
        </w:tc>
      </w:tr>
      <w:tr w:rsidR="00093102" w:rsidRPr="003C02FF" w14:paraId="79013755" w14:textId="77777777" w:rsidTr="003C02FF">
        <w:trPr>
          <w:trHeight w:val="300"/>
          <w:trPrChange w:id="29454" w:author="James Vu" w:date="2024-04-19T00:26:00Z">
            <w:trPr>
              <w:gridBefore w:val="1"/>
              <w:gridAfter w:val="0"/>
              <w:trHeight w:val="300"/>
            </w:trPr>
          </w:trPrChange>
        </w:trPr>
        <w:tc>
          <w:tcPr>
            <w:tcW w:w="254" w:type="pct"/>
            <w:shd w:val="clear" w:color="auto" w:fill="auto"/>
            <w:vAlign w:val="center"/>
            <w:hideMark/>
            <w:tcPrChange w:id="2945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843BB27" w14:textId="77777777" w:rsidR="00093102" w:rsidRPr="003C02FF" w:rsidRDefault="00093102">
            <w:pPr>
              <w:widowControl w:val="0"/>
              <w:spacing w:before="120" w:after="120"/>
              <w:jc w:val="both"/>
              <w:rPr>
                <w:color w:val="000000"/>
                <w:rPrChange w:id="29456" w:author="James Vu" w:date="2024-04-19T00:26:00Z">
                  <w:rPr>
                    <w:color w:val="000000"/>
                    <w:sz w:val="26"/>
                    <w:szCs w:val="26"/>
                  </w:rPr>
                </w:rPrChange>
              </w:rPr>
              <w:pPrChange w:id="29457" w:author="James Vu" w:date="2024-04-18T22:33:00Z">
                <w:pPr>
                  <w:widowControl w:val="0"/>
                  <w:spacing w:before="120" w:after="120"/>
                  <w:jc w:val="center"/>
                </w:pPr>
              </w:pPrChange>
            </w:pPr>
            <w:r w:rsidRPr="003C02FF">
              <w:rPr>
                <w:color w:val="000000"/>
                <w:rPrChange w:id="29458" w:author="James Vu" w:date="2024-04-19T00:26:00Z">
                  <w:rPr>
                    <w:color w:val="000000"/>
                    <w:sz w:val="26"/>
                    <w:szCs w:val="26"/>
                  </w:rPr>
                </w:rPrChange>
              </w:rPr>
              <w:t> </w:t>
            </w:r>
          </w:p>
        </w:tc>
        <w:tc>
          <w:tcPr>
            <w:tcW w:w="618" w:type="pct"/>
            <w:shd w:val="clear" w:color="auto" w:fill="auto"/>
            <w:vAlign w:val="center"/>
            <w:hideMark/>
            <w:tcPrChange w:id="2945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96F977E" w14:textId="77777777" w:rsidR="00093102" w:rsidRPr="003C02FF" w:rsidRDefault="00093102">
            <w:pPr>
              <w:widowControl w:val="0"/>
              <w:spacing w:before="120" w:after="120"/>
              <w:jc w:val="both"/>
              <w:rPr>
                <w:color w:val="000000"/>
                <w:rPrChange w:id="29460" w:author="James Vu" w:date="2024-04-19T00:26:00Z">
                  <w:rPr>
                    <w:color w:val="000000"/>
                    <w:sz w:val="26"/>
                    <w:szCs w:val="26"/>
                  </w:rPr>
                </w:rPrChange>
              </w:rPr>
              <w:pPrChange w:id="29461" w:author="James Vu" w:date="2024-04-18T22:33:00Z">
                <w:pPr>
                  <w:widowControl w:val="0"/>
                  <w:spacing w:before="120" w:after="120"/>
                  <w:jc w:val="center"/>
                </w:pPr>
              </w:pPrChange>
            </w:pPr>
            <w:r w:rsidRPr="003C02FF">
              <w:rPr>
                <w:color w:val="000000"/>
                <w:rPrChange w:id="29462" w:author="James Vu" w:date="2024-04-19T00:26:00Z">
                  <w:rPr>
                    <w:color w:val="000000"/>
                    <w:sz w:val="26"/>
                    <w:szCs w:val="26"/>
                  </w:rPr>
                </w:rPrChange>
              </w:rPr>
              <w:t> </w:t>
            </w:r>
          </w:p>
        </w:tc>
        <w:tc>
          <w:tcPr>
            <w:tcW w:w="1636" w:type="pct"/>
            <w:shd w:val="clear" w:color="auto" w:fill="auto"/>
            <w:hideMark/>
            <w:tcPrChange w:id="2946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9138BD2" w14:textId="77777777" w:rsidR="00093102" w:rsidRPr="003C02FF" w:rsidRDefault="00093102">
            <w:pPr>
              <w:widowControl w:val="0"/>
              <w:spacing w:before="120" w:after="120"/>
              <w:jc w:val="both"/>
              <w:rPr>
                <w:color w:val="000000"/>
                <w:rPrChange w:id="29464" w:author="James Vu" w:date="2024-04-19T00:26:00Z">
                  <w:rPr>
                    <w:color w:val="000000"/>
                    <w:sz w:val="26"/>
                    <w:szCs w:val="26"/>
                  </w:rPr>
                </w:rPrChange>
              </w:rPr>
              <w:pPrChange w:id="29465" w:author="James Vu" w:date="2024-04-18T22:33:00Z">
                <w:pPr>
                  <w:widowControl w:val="0"/>
                  <w:spacing w:before="120" w:after="120"/>
                </w:pPr>
              </w:pPrChange>
            </w:pPr>
            <w:r w:rsidRPr="003C02FF">
              <w:rPr>
                <w:color w:val="000000"/>
                <w:rPrChange w:id="29466" w:author="James Vu" w:date="2024-04-19T00:26:00Z">
                  <w:rPr>
                    <w:color w:val="000000"/>
                    <w:sz w:val="26"/>
                    <w:szCs w:val="26"/>
                  </w:rPr>
                </w:rPrChange>
              </w:rPr>
              <w:t>b) Nhân công</w:t>
            </w:r>
          </w:p>
        </w:tc>
        <w:tc>
          <w:tcPr>
            <w:tcW w:w="439" w:type="pct"/>
            <w:shd w:val="clear" w:color="auto" w:fill="auto"/>
            <w:vAlign w:val="center"/>
            <w:hideMark/>
            <w:tcPrChange w:id="2946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DE7E955" w14:textId="77777777" w:rsidR="00093102" w:rsidRPr="003C02FF" w:rsidRDefault="00093102">
            <w:pPr>
              <w:widowControl w:val="0"/>
              <w:spacing w:before="120" w:after="120"/>
              <w:jc w:val="both"/>
              <w:rPr>
                <w:color w:val="000000"/>
                <w:rPrChange w:id="29468" w:author="James Vu" w:date="2024-04-19T00:26:00Z">
                  <w:rPr>
                    <w:color w:val="000000"/>
                    <w:sz w:val="26"/>
                    <w:szCs w:val="26"/>
                  </w:rPr>
                </w:rPrChange>
              </w:rPr>
              <w:pPrChange w:id="29469" w:author="James Vu" w:date="2024-04-18T22:33:00Z">
                <w:pPr>
                  <w:widowControl w:val="0"/>
                  <w:spacing w:before="120" w:after="120"/>
                  <w:jc w:val="center"/>
                </w:pPr>
              </w:pPrChange>
            </w:pPr>
            <w:r w:rsidRPr="003C02FF">
              <w:rPr>
                <w:color w:val="000000"/>
                <w:rPrChange w:id="29470" w:author="James Vu" w:date="2024-04-19T00:26:00Z">
                  <w:rPr>
                    <w:color w:val="000000"/>
                    <w:sz w:val="26"/>
                    <w:szCs w:val="26"/>
                  </w:rPr>
                </w:rPrChange>
              </w:rPr>
              <w:t> </w:t>
            </w:r>
          </w:p>
        </w:tc>
        <w:tc>
          <w:tcPr>
            <w:tcW w:w="502" w:type="pct"/>
            <w:shd w:val="clear" w:color="auto" w:fill="auto"/>
            <w:vAlign w:val="center"/>
            <w:hideMark/>
            <w:tcPrChange w:id="2947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4EF26E4" w14:textId="77777777" w:rsidR="00093102" w:rsidRPr="003C02FF" w:rsidRDefault="00093102">
            <w:pPr>
              <w:widowControl w:val="0"/>
              <w:spacing w:before="120" w:after="120"/>
              <w:jc w:val="both"/>
              <w:rPr>
                <w:color w:val="000000"/>
                <w:rPrChange w:id="29472" w:author="James Vu" w:date="2024-04-19T00:26:00Z">
                  <w:rPr>
                    <w:color w:val="000000"/>
                    <w:sz w:val="26"/>
                    <w:szCs w:val="26"/>
                  </w:rPr>
                </w:rPrChange>
              </w:rPr>
              <w:pPrChange w:id="29473" w:author="James Vu" w:date="2024-04-18T22:33:00Z">
                <w:pPr>
                  <w:widowControl w:val="0"/>
                  <w:spacing w:before="120" w:after="120"/>
                  <w:jc w:val="center"/>
                </w:pPr>
              </w:pPrChange>
            </w:pPr>
            <w:r w:rsidRPr="003C02FF">
              <w:rPr>
                <w:color w:val="000000"/>
                <w:rPrChange w:id="29474" w:author="James Vu" w:date="2024-04-19T00:26:00Z">
                  <w:rPr>
                    <w:color w:val="000000"/>
                    <w:sz w:val="26"/>
                    <w:szCs w:val="26"/>
                  </w:rPr>
                </w:rPrChange>
              </w:rPr>
              <w:t> </w:t>
            </w:r>
          </w:p>
        </w:tc>
        <w:tc>
          <w:tcPr>
            <w:tcW w:w="567" w:type="pct"/>
            <w:shd w:val="clear" w:color="auto" w:fill="auto"/>
            <w:hideMark/>
            <w:tcPrChange w:id="2947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5B3B778" w14:textId="77777777" w:rsidR="00093102" w:rsidRPr="003C02FF" w:rsidRDefault="00093102">
            <w:pPr>
              <w:widowControl w:val="0"/>
              <w:spacing w:before="120" w:after="120"/>
              <w:jc w:val="both"/>
              <w:rPr>
                <w:color w:val="000000"/>
                <w:rPrChange w:id="29476" w:author="James Vu" w:date="2024-04-19T00:26:00Z">
                  <w:rPr>
                    <w:color w:val="000000"/>
                    <w:sz w:val="26"/>
                    <w:szCs w:val="26"/>
                  </w:rPr>
                </w:rPrChange>
              </w:rPr>
              <w:pPrChange w:id="29477" w:author="James Vu" w:date="2024-04-18T22:33:00Z">
                <w:pPr>
                  <w:widowControl w:val="0"/>
                  <w:spacing w:before="120" w:after="120"/>
                </w:pPr>
              </w:pPrChange>
            </w:pPr>
            <w:r w:rsidRPr="003C02FF">
              <w:rPr>
                <w:color w:val="000000"/>
                <w:rPrChange w:id="29478" w:author="James Vu" w:date="2024-04-19T00:26:00Z">
                  <w:rPr>
                    <w:color w:val="000000"/>
                    <w:sz w:val="26"/>
                    <w:szCs w:val="26"/>
                  </w:rPr>
                </w:rPrChange>
              </w:rPr>
              <w:t> </w:t>
            </w:r>
          </w:p>
        </w:tc>
        <w:tc>
          <w:tcPr>
            <w:tcW w:w="351" w:type="pct"/>
            <w:shd w:val="clear" w:color="auto" w:fill="auto"/>
            <w:hideMark/>
            <w:tcPrChange w:id="2947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A924ABC" w14:textId="77777777" w:rsidR="00093102" w:rsidRPr="003C02FF" w:rsidRDefault="00093102">
            <w:pPr>
              <w:widowControl w:val="0"/>
              <w:spacing w:before="120" w:after="120"/>
              <w:jc w:val="both"/>
              <w:rPr>
                <w:color w:val="000000"/>
                <w:rPrChange w:id="29480" w:author="James Vu" w:date="2024-04-19T00:26:00Z">
                  <w:rPr>
                    <w:color w:val="000000"/>
                    <w:sz w:val="26"/>
                    <w:szCs w:val="26"/>
                  </w:rPr>
                </w:rPrChange>
              </w:rPr>
              <w:pPrChange w:id="29481" w:author="James Vu" w:date="2024-04-18T22:33:00Z">
                <w:pPr>
                  <w:widowControl w:val="0"/>
                  <w:spacing w:before="120" w:after="120"/>
                  <w:jc w:val="center"/>
                </w:pPr>
              </w:pPrChange>
            </w:pPr>
            <w:r w:rsidRPr="003C02FF">
              <w:rPr>
                <w:color w:val="000000"/>
                <w:rPrChange w:id="29482" w:author="James Vu" w:date="2024-04-19T00:26:00Z">
                  <w:rPr>
                    <w:color w:val="000000"/>
                    <w:sz w:val="26"/>
                    <w:szCs w:val="26"/>
                  </w:rPr>
                </w:rPrChange>
              </w:rPr>
              <w:t> </w:t>
            </w:r>
          </w:p>
        </w:tc>
        <w:tc>
          <w:tcPr>
            <w:tcW w:w="632" w:type="pct"/>
            <w:shd w:val="clear" w:color="auto" w:fill="auto"/>
            <w:hideMark/>
            <w:tcPrChange w:id="2948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94A0DD4" w14:textId="77777777" w:rsidR="00093102" w:rsidRPr="003C02FF" w:rsidRDefault="00093102">
            <w:pPr>
              <w:widowControl w:val="0"/>
              <w:spacing w:before="120" w:after="120"/>
              <w:jc w:val="both"/>
              <w:rPr>
                <w:color w:val="000000"/>
                <w:rPrChange w:id="29484" w:author="James Vu" w:date="2024-04-19T00:26:00Z">
                  <w:rPr>
                    <w:color w:val="000000"/>
                    <w:sz w:val="26"/>
                    <w:szCs w:val="26"/>
                  </w:rPr>
                </w:rPrChange>
              </w:rPr>
              <w:pPrChange w:id="29485" w:author="James Vu" w:date="2024-04-18T22:33:00Z">
                <w:pPr>
                  <w:widowControl w:val="0"/>
                  <w:spacing w:before="120" w:after="120"/>
                </w:pPr>
              </w:pPrChange>
            </w:pPr>
            <w:r w:rsidRPr="003C02FF">
              <w:rPr>
                <w:color w:val="000000"/>
                <w:rPrChange w:id="29486" w:author="James Vu" w:date="2024-04-19T00:26:00Z">
                  <w:rPr>
                    <w:color w:val="000000"/>
                    <w:sz w:val="26"/>
                    <w:szCs w:val="26"/>
                  </w:rPr>
                </w:rPrChange>
              </w:rPr>
              <w:t xml:space="preserve">            455.987 </w:t>
            </w:r>
          </w:p>
        </w:tc>
      </w:tr>
      <w:tr w:rsidR="00093102" w:rsidRPr="003C02FF" w14:paraId="213F0653" w14:textId="77777777" w:rsidTr="003C02FF">
        <w:trPr>
          <w:trHeight w:val="300"/>
          <w:trPrChange w:id="29487" w:author="James Vu" w:date="2024-04-19T00:26:00Z">
            <w:trPr>
              <w:gridBefore w:val="1"/>
              <w:gridAfter w:val="0"/>
              <w:trHeight w:val="300"/>
            </w:trPr>
          </w:trPrChange>
        </w:trPr>
        <w:tc>
          <w:tcPr>
            <w:tcW w:w="254" w:type="pct"/>
            <w:shd w:val="clear" w:color="auto" w:fill="auto"/>
            <w:vAlign w:val="center"/>
            <w:hideMark/>
            <w:tcPrChange w:id="2948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EB4B65C" w14:textId="77777777" w:rsidR="00093102" w:rsidRPr="003C02FF" w:rsidRDefault="00093102">
            <w:pPr>
              <w:widowControl w:val="0"/>
              <w:spacing w:before="120" w:after="120"/>
              <w:jc w:val="both"/>
              <w:rPr>
                <w:i/>
                <w:iCs/>
                <w:color w:val="000000"/>
                <w:rPrChange w:id="29489" w:author="James Vu" w:date="2024-04-19T00:26:00Z">
                  <w:rPr>
                    <w:i/>
                    <w:iCs/>
                    <w:color w:val="000000"/>
                    <w:sz w:val="26"/>
                    <w:szCs w:val="26"/>
                  </w:rPr>
                </w:rPrChange>
              </w:rPr>
              <w:pPrChange w:id="29490" w:author="James Vu" w:date="2024-04-18T22:33:00Z">
                <w:pPr>
                  <w:widowControl w:val="0"/>
                  <w:spacing w:before="120" w:after="120"/>
                  <w:jc w:val="center"/>
                </w:pPr>
              </w:pPrChange>
            </w:pPr>
            <w:r w:rsidRPr="003C02FF">
              <w:rPr>
                <w:i/>
                <w:iCs/>
                <w:color w:val="000000"/>
                <w:rPrChange w:id="29491" w:author="James Vu" w:date="2024-04-19T00:26:00Z">
                  <w:rPr>
                    <w:i/>
                    <w:iCs/>
                    <w:color w:val="000000"/>
                    <w:sz w:val="26"/>
                    <w:szCs w:val="26"/>
                  </w:rPr>
                </w:rPrChange>
              </w:rPr>
              <w:t> </w:t>
            </w:r>
          </w:p>
        </w:tc>
        <w:tc>
          <w:tcPr>
            <w:tcW w:w="618" w:type="pct"/>
            <w:shd w:val="clear" w:color="auto" w:fill="auto"/>
            <w:vAlign w:val="center"/>
            <w:hideMark/>
            <w:tcPrChange w:id="2949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5C4B247" w14:textId="77777777" w:rsidR="00093102" w:rsidRPr="003C02FF" w:rsidRDefault="00093102">
            <w:pPr>
              <w:widowControl w:val="0"/>
              <w:spacing w:before="120" w:after="120"/>
              <w:jc w:val="both"/>
              <w:rPr>
                <w:i/>
                <w:iCs/>
                <w:color w:val="000000"/>
                <w:rPrChange w:id="29493" w:author="James Vu" w:date="2024-04-19T00:26:00Z">
                  <w:rPr>
                    <w:i/>
                    <w:iCs/>
                    <w:color w:val="000000"/>
                    <w:sz w:val="26"/>
                    <w:szCs w:val="26"/>
                  </w:rPr>
                </w:rPrChange>
              </w:rPr>
              <w:pPrChange w:id="29494" w:author="James Vu" w:date="2024-04-18T22:33:00Z">
                <w:pPr>
                  <w:widowControl w:val="0"/>
                  <w:spacing w:before="120" w:after="120"/>
                  <w:jc w:val="center"/>
                </w:pPr>
              </w:pPrChange>
            </w:pPr>
            <w:r w:rsidRPr="003C02FF">
              <w:rPr>
                <w:i/>
                <w:iCs/>
                <w:color w:val="000000"/>
                <w:rPrChange w:id="29495" w:author="James Vu" w:date="2024-04-19T00:26:00Z">
                  <w:rPr>
                    <w:i/>
                    <w:iCs/>
                    <w:color w:val="000000"/>
                    <w:sz w:val="26"/>
                    <w:szCs w:val="26"/>
                  </w:rPr>
                </w:rPrChange>
              </w:rPr>
              <w:t> </w:t>
            </w:r>
          </w:p>
        </w:tc>
        <w:tc>
          <w:tcPr>
            <w:tcW w:w="1636" w:type="pct"/>
            <w:shd w:val="clear" w:color="auto" w:fill="auto"/>
            <w:hideMark/>
            <w:tcPrChange w:id="2949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5F812E0" w14:textId="77777777" w:rsidR="00093102" w:rsidRPr="003C02FF" w:rsidRDefault="00093102">
            <w:pPr>
              <w:widowControl w:val="0"/>
              <w:spacing w:before="120" w:after="120"/>
              <w:jc w:val="both"/>
              <w:rPr>
                <w:i/>
                <w:iCs/>
                <w:color w:val="000000"/>
                <w:rPrChange w:id="29497" w:author="James Vu" w:date="2024-04-19T00:26:00Z">
                  <w:rPr>
                    <w:i/>
                    <w:iCs/>
                    <w:color w:val="000000"/>
                    <w:sz w:val="26"/>
                    <w:szCs w:val="26"/>
                  </w:rPr>
                </w:rPrChange>
              </w:rPr>
              <w:pPrChange w:id="29498" w:author="James Vu" w:date="2024-04-18T22:33:00Z">
                <w:pPr>
                  <w:widowControl w:val="0"/>
                  <w:spacing w:before="120" w:after="120"/>
                  <w:jc w:val="right"/>
                </w:pPr>
              </w:pPrChange>
            </w:pPr>
            <w:r w:rsidRPr="003C02FF">
              <w:rPr>
                <w:i/>
                <w:iCs/>
                <w:color w:val="000000"/>
                <w:rPrChange w:id="29499" w:author="James Vu" w:date="2024-04-19T00:26:00Z">
                  <w:rPr>
                    <w:i/>
                    <w:iCs/>
                    <w:color w:val="000000"/>
                    <w:sz w:val="26"/>
                    <w:szCs w:val="26"/>
                  </w:rPr>
                </w:rPrChange>
              </w:rPr>
              <w:t>Công nhân 4/7</w:t>
            </w:r>
          </w:p>
        </w:tc>
        <w:tc>
          <w:tcPr>
            <w:tcW w:w="439" w:type="pct"/>
            <w:shd w:val="clear" w:color="auto" w:fill="auto"/>
            <w:vAlign w:val="center"/>
            <w:hideMark/>
            <w:tcPrChange w:id="2950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8F90759" w14:textId="77777777" w:rsidR="00093102" w:rsidRPr="003C02FF" w:rsidRDefault="00093102">
            <w:pPr>
              <w:widowControl w:val="0"/>
              <w:spacing w:before="120" w:after="120"/>
              <w:jc w:val="both"/>
              <w:rPr>
                <w:i/>
                <w:iCs/>
                <w:color w:val="000000"/>
                <w:rPrChange w:id="29501" w:author="James Vu" w:date="2024-04-19T00:26:00Z">
                  <w:rPr>
                    <w:i/>
                    <w:iCs/>
                    <w:color w:val="000000"/>
                    <w:sz w:val="26"/>
                    <w:szCs w:val="26"/>
                  </w:rPr>
                </w:rPrChange>
              </w:rPr>
              <w:pPrChange w:id="29502" w:author="James Vu" w:date="2024-04-18T22:33:00Z">
                <w:pPr>
                  <w:widowControl w:val="0"/>
                  <w:spacing w:before="120" w:after="120"/>
                  <w:jc w:val="center"/>
                </w:pPr>
              </w:pPrChange>
            </w:pPr>
            <w:r w:rsidRPr="003C02FF">
              <w:rPr>
                <w:i/>
                <w:iCs/>
                <w:color w:val="000000"/>
                <w:rPrChange w:id="29503" w:author="James Vu" w:date="2024-04-19T00:26:00Z">
                  <w:rPr>
                    <w:i/>
                    <w:iCs/>
                    <w:color w:val="000000"/>
                    <w:sz w:val="26"/>
                    <w:szCs w:val="26"/>
                  </w:rPr>
                </w:rPrChange>
              </w:rPr>
              <w:t>công</w:t>
            </w:r>
          </w:p>
        </w:tc>
        <w:tc>
          <w:tcPr>
            <w:tcW w:w="502" w:type="pct"/>
            <w:shd w:val="clear" w:color="auto" w:fill="auto"/>
            <w:vAlign w:val="center"/>
            <w:hideMark/>
            <w:tcPrChange w:id="2950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49BB15A" w14:textId="77777777" w:rsidR="00093102" w:rsidRPr="003C02FF" w:rsidRDefault="00093102">
            <w:pPr>
              <w:widowControl w:val="0"/>
              <w:spacing w:before="120" w:after="120"/>
              <w:jc w:val="both"/>
              <w:rPr>
                <w:i/>
                <w:iCs/>
                <w:color w:val="000000"/>
                <w:rPrChange w:id="29505" w:author="James Vu" w:date="2024-04-19T00:26:00Z">
                  <w:rPr>
                    <w:i/>
                    <w:iCs/>
                    <w:color w:val="000000"/>
                    <w:sz w:val="26"/>
                    <w:szCs w:val="26"/>
                  </w:rPr>
                </w:rPrChange>
              </w:rPr>
              <w:pPrChange w:id="29506" w:author="James Vu" w:date="2024-04-18T22:33:00Z">
                <w:pPr>
                  <w:widowControl w:val="0"/>
                  <w:spacing w:before="120" w:after="120"/>
                  <w:jc w:val="center"/>
                </w:pPr>
              </w:pPrChange>
            </w:pPr>
            <w:r w:rsidRPr="003C02FF">
              <w:rPr>
                <w:i/>
                <w:iCs/>
                <w:color w:val="000000"/>
                <w:rPrChange w:id="29507" w:author="James Vu" w:date="2024-04-19T00:26:00Z">
                  <w:rPr>
                    <w:i/>
                    <w:iCs/>
                    <w:color w:val="000000"/>
                    <w:sz w:val="26"/>
                    <w:szCs w:val="26"/>
                  </w:rPr>
                </w:rPrChange>
              </w:rPr>
              <w:t>0,3</w:t>
            </w:r>
          </w:p>
        </w:tc>
        <w:tc>
          <w:tcPr>
            <w:tcW w:w="567" w:type="pct"/>
            <w:shd w:val="clear" w:color="auto" w:fill="auto"/>
            <w:hideMark/>
            <w:tcPrChange w:id="2950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3EFC99A" w14:textId="77777777" w:rsidR="00093102" w:rsidRPr="003C02FF" w:rsidRDefault="00093102">
            <w:pPr>
              <w:widowControl w:val="0"/>
              <w:spacing w:before="120" w:after="120"/>
              <w:jc w:val="both"/>
              <w:rPr>
                <w:i/>
                <w:iCs/>
                <w:color w:val="000000"/>
                <w:rPrChange w:id="29509" w:author="James Vu" w:date="2024-04-19T00:26:00Z">
                  <w:rPr>
                    <w:i/>
                    <w:iCs/>
                    <w:color w:val="000000"/>
                    <w:sz w:val="26"/>
                    <w:szCs w:val="26"/>
                  </w:rPr>
                </w:rPrChange>
              </w:rPr>
              <w:pPrChange w:id="29510" w:author="James Vu" w:date="2024-04-18T22:33:00Z">
                <w:pPr>
                  <w:widowControl w:val="0"/>
                  <w:spacing w:before="120" w:after="120"/>
                </w:pPr>
              </w:pPrChange>
            </w:pPr>
            <w:r w:rsidRPr="003C02FF">
              <w:rPr>
                <w:i/>
                <w:iCs/>
                <w:color w:val="000000"/>
                <w:rPrChange w:id="29511" w:author="James Vu" w:date="2024-04-19T00:26:00Z">
                  <w:rPr>
                    <w:i/>
                    <w:iCs/>
                    <w:color w:val="000000"/>
                    <w:sz w:val="26"/>
                    <w:szCs w:val="26"/>
                  </w:rPr>
                </w:rPrChange>
              </w:rPr>
              <w:t xml:space="preserve">       353.260 </w:t>
            </w:r>
          </w:p>
        </w:tc>
        <w:tc>
          <w:tcPr>
            <w:tcW w:w="351" w:type="pct"/>
            <w:shd w:val="clear" w:color="auto" w:fill="auto"/>
            <w:hideMark/>
            <w:tcPrChange w:id="2951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115CED1" w14:textId="77777777" w:rsidR="00093102" w:rsidRPr="003C02FF" w:rsidRDefault="00093102">
            <w:pPr>
              <w:widowControl w:val="0"/>
              <w:spacing w:before="120" w:after="120"/>
              <w:jc w:val="both"/>
              <w:rPr>
                <w:i/>
                <w:iCs/>
                <w:color w:val="000000"/>
                <w:rPrChange w:id="29513" w:author="James Vu" w:date="2024-04-19T00:26:00Z">
                  <w:rPr>
                    <w:i/>
                    <w:iCs/>
                    <w:color w:val="000000"/>
                    <w:sz w:val="26"/>
                    <w:szCs w:val="26"/>
                  </w:rPr>
                </w:rPrChange>
              </w:rPr>
              <w:pPrChange w:id="29514" w:author="James Vu" w:date="2024-04-18T22:33:00Z">
                <w:pPr>
                  <w:widowControl w:val="0"/>
                  <w:spacing w:before="120" w:after="120"/>
                  <w:jc w:val="center"/>
                </w:pPr>
              </w:pPrChange>
            </w:pPr>
            <w:r w:rsidRPr="003C02FF">
              <w:rPr>
                <w:i/>
                <w:iCs/>
                <w:color w:val="000000"/>
                <w:rPrChange w:id="29515" w:author="James Vu" w:date="2024-04-19T00:26:00Z">
                  <w:rPr>
                    <w:i/>
                    <w:iCs/>
                    <w:color w:val="000000"/>
                    <w:sz w:val="26"/>
                    <w:szCs w:val="26"/>
                  </w:rPr>
                </w:rPrChange>
              </w:rPr>
              <w:t>1</w:t>
            </w:r>
          </w:p>
        </w:tc>
        <w:tc>
          <w:tcPr>
            <w:tcW w:w="632" w:type="pct"/>
            <w:shd w:val="clear" w:color="auto" w:fill="auto"/>
            <w:hideMark/>
            <w:tcPrChange w:id="2951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CAC18C4" w14:textId="77777777" w:rsidR="00093102" w:rsidRPr="003C02FF" w:rsidRDefault="00093102">
            <w:pPr>
              <w:widowControl w:val="0"/>
              <w:spacing w:before="120" w:after="120"/>
              <w:jc w:val="both"/>
              <w:rPr>
                <w:i/>
                <w:iCs/>
                <w:color w:val="000000"/>
                <w:rPrChange w:id="29517" w:author="James Vu" w:date="2024-04-19T00:26:00Z">
                  <w:rPr>
                    <w:i/>
                    <w:iCs/>
                    <w:color w:val="000000"/>
                    <w:sz w:val="26"/>
                    <w:szCs w:val="26"/>
                  </w:rPr>
                </w:rPrChange>
              </w:rPr>
              <w:pPrChange w:id="29518" w:author="James Vu" w:date="2024-04-18T22:33:00Z">
                <w:pPr>
                  <w:widowControl w:val="0"/>
                  <w:spacing w:before="120" w:after="120"/>
                </w:pPr>
              </w:pPrChange>
            </w:pPr>
            <w:r w:rsidRPr="003C02FF">
              <w:rPr>
                <w:i/>
                <w:iCs/>
                <w:color w:val="000000"/>
                <w:rPrChange w:id="29519" w:author="James Vu" w:date="2024-04-19T00:26:00Z">
                  <w:rPr>
                    <w:i/>
                    <w:iCs/>
                    <w:color w:val="000000"/>
                    <w:sz w:val="26"/>
                    <w:szCs w:val="26"/>
                  </w:rPr>
                </w:rPrChange>
              </w:rPr>
              <w:t xml:space="preserve">          105.978 </w:t>
            </w:r>
          </w:p>
        </w:tc>
      </w:tr>
      <w:tr w:rsidR="00093102" w:rsidRPr="003C02FF" w14:paraId="3FE54BDD" w14:textId="77777777" w:rsidTr="003C02FF">
        <w:trPr>
          <w:trHeight w:val="300"/>
          <w:trPrChange w:id="29520" w:author="James Vu" w:date="2024-04-19T00:26:00Z">
            <w:trPr>
              <w:gridBefore w:val="1"/>
              <w:gridAfter w:val="0"/>
              <w:trHeight w:val="300"/>
            </w:trPr>
          </w:trPrChange>
        </w:trPr>
        <w:tc>
          <w:tcPr>
            <w:tcW w:w="254" w:type="pct"/>
            <w:shd w:val="clear" w:color="auto" w:fill="auto"/>
            <w:vAlign w:val="center"/>
            <w:hideMark/>
            <w:tcPrChange w:id="2952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9E26005" w14:textId="77777777" w:rsidR="00093102" w:rsidRPr="003C02FF" w:rsidRDefault="00093102">
            <w:pPr>
              <w:widowControl w:val="0"/>
              <w:spacing w:before="120" w:after="120"/>
              <w:jc w:val="both"/>
              <w:rPr>
                <w:i/>
                <w:iCs/>
                <w:color w:val="000000"/>
                <w:rPrChange w:id="29522" w:author="James Vu" w:date="2024-04-19T00:26:00Z">
                  <w:rPr>
                    <w:i/>
                    <w:iCs/>
                    <w:color w:val="000000"/>
                    <w:sz w:val="26"/>
                    <w:szCs w:val="26"/>
                  </w:rPr>
                </w:rPrChange>
              </w:rPr>
              <w:pPrChange w:id="29523" w:author="James Vu" w:date="2024-04-18T22:33:00Z">
                <w:pPr>
                  <w:widowControl w:val="0"/>
                  <w:spacing w:before="120" w:after="120"/>
                  <w:jc w:val="center"/>
                </w:pPr>
              </w:pPrChange>
            </w:pPr>
            <w:r w:rsidRPr="003C02FF">
              <w:rPr>
                <w:i/>
                <w:iCs/>
                <w:color w:val="000000"/>
                <w:rPrChange w:id="29524" w:author="James Vu" w:date="2024-04-19T00:26:00Z">
                  <w:rPr>
                    <w:i/>
                    <w:iCs/>
                    <w:color w:val="000000"/>
                    <w:sz w:val="26"/>
                    <w:szCs w:val="26"/>
                  </w:rPr>
                </w:rPrChange>
              </w:rPr>
              <w:t> </w:t>
            </w:r>
          </w:p>
        </w:tc>
        <w:tc>
          <w:tcPr>
            <w:tcW w:w="618" w:type="pct"/>
            <w:shd w:val="clear" w:color="auto" w:fill="auto"/>
            <w:vAlign w:val="center"/>
            <w:hideMark/>
            <w:tcPrChange w:id="2952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4C8A4654" w14:textId="77777777" w:rsidR="00093102" w:rsidRPr="003C02FF" w:rsidRDefault="00093102">
            <w:pPr>
              <w:widowControl w:val="0"/>
              <w:spacing w:before="120" w:after="120"/>
              <w:jc w:val="both"/>
              <w:rPr>
                <w:i/>
                <w:iCs/>
                <w:color w:val="000000"/>
                <w:rPrChange w:id="29526" w:author="James Vu" w:date="2024-04-19T00:26:00Z">
                  <w:rPr>
                    <w:i/>
                    <w:iCs/>
                    <w:color w:val="000000"/>
                    <w:sz w:val="26"/>
                    <w:szCs w:val="26"/>
                  </w:rPr>
                </w:rPrChange>
              </w:rPr>
              <w:pPrChange w:id="29527" w:author="James Vu" w:date="2024-04-18T22:33:00Z">
                <w:pPr>
                  <w:widowControl w:val="0"/>
                  <w:spacing w:before="120" w:after="120"/>
                  <w:jc w:val="center"/>
                </w:pPr>
              </w:pPrChange>
            </w:pPr>
            <w:r w:rsidRPr="003C02FF">
              <w:rPr>
                <w:i/>
                <w:iCs/>
                <w:color w:val="000000"/>
                <w:rPrChange w:id="29528" w:author="James Vu" w:date="2024-04-19T00:26:00Z">
                  <w:rPr>
                    <w:i/>
                    <w:iCs/>
                    <w:color w:val="000000"/>
                    <w:sz w:val="26"/>
                    <w:szCs w:val="26"/>
                  </w:rPr>
                </w:rPrChange>
              </w:rPr>
              <w:t> </w:t>
            </w:r>
          </w:p>
        </w:tc>
        <w:tc>
          <w:tcPr>
            <w:tcW w:w="1636" w:type="pct"/>
            <w:shd w:val="clear" w:color="auto" w:fill="auto"/>
            <w:hideMark/>
            <w:tcPrChange w:id="2952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FB8EC4A" w14:textId="77777777" w:rsidR="00093102" w:rsidRPr="003C02FF" w:rsidRDefault="00093102">
            <w:pPr>
              <w:widowControl w:val="0"/>
              <w:spacing w:before="120" w:after="120"/>
              <w:jc w:val="both"/>
              <w:rPr>
                <w:i/>
                <w:iCs/>
                <w:color w:val="000000"/>
                <w:rPrChange w:id="29530" w:author="James Vu" w:date="2024-04-19T00:26:00Z">
                  <w:rPr>
                    <w:i/>
                    <w:iCs/>
                    <w:color w:val="000000"/>
                    <w:sz w:val="26"/>
                    <w:szCs w:val="26"/>
                  </w:rPr>
                </w:rPrChange>
              </w:rPr>
              <w:pPrChange w:id="29531" w:author="James Vu" w:date="2024-04-18T22:33:00Z">
                <w:pPr>
                  <w:widowControl w:val="0"/>
                  <w:spacing w:before="120" w:after="120"/>
                  <w:jc w:val="right"/>
                </w:pPr>
              </w:pPrChange>
            </w:pPr>
            <w:r w:rsidRPr="003C02FF">
              <w:rPr>
                <w:i/>
                <w:iCs/>
                <w:color w:val="000000"/>
                <w:rPrChange w:id="29532" w:author="James Vu" w:date="2024-04-19T00:26:00Z">
                  <w:rPr>
                    <w:i/>
                    <w:iCs/>
                    <w:color w:val="000000"/>
                    <w:sz w:val="26"/>
                    <w:szCs w:val="26"/>
                  </w:rPr>
                </w:rPrChange>
              </w:rPr>
              <w:t>Kỹ sư 3/8</w:t>
            </w:r>
          </w:p>
        </w:tc>
        <w:tc>
          <w:tcPr>
            <w:tcW w:w="439" w:type="pct"/>
            <w:shd w:val="clear" w:color="auto" w:fill="auto"/>
            <w:vAlign w:val="center"/>
            <w:hideMark/>
            <w:tcPrChange w:id="2953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44DC2AE" w14:textId="77777777" w:rsidR="00093102" w:rsidRPr="003C02FF" w:rsidRDefault="00093102">
            <w:pPr>
              <w:widowControl w:val="0"/>
              <w:spacing w:before="120" w:after="120"/>
              <w:jc w:val="both"/>
              <w:rPr>
                <w:i/>
                <w:iCs/>
                <w:color w:val="000000"/>
                <w:rPrChange w:id="29534" w:author="James Vu" w:date="2024-04-19T00:26:00Z">
                  <w:rPr>
                    <w:i/>
                    <w:iCs/>
                    <w:color w:val="000000"/>
                    <w:sz w:val="26"/>
                    <w:szCs w:val="26"/>
                  </w:rPr>
                </w:rPrChange>
              </w:rPr>
              <w:pPrChange w:id="29535" w:author="James Vu" w:date="2024-04-18T22:33:00Z">
                <w:pPr>
                  <w:widowControl w:val="0"/>
                  <w:spacing w:before="120" w:after="120"/>
                  <w:jc w:val="center"/>
                </w:pPr>
              </w:pPrChange>
            </w:pPr>
            <w:r w:rsidRPr="003C02FF">
              <w:rPr>
                <w:i/>
                <w:iCs/>
                <w:color w:val="000000"/>
                <w:rPrChange w:id="29536" w:author="James Vu" w:date="2024-04-19T00:26:00Z">
                  <w:rPr>
                    <w:i/>
                    <w:iCs/>
                    <w:color w:val="000000"/>
                    <w:sz w:val="26"/>
                    <w:szCs w:val="26"/>
                  </w:rPr>
                </w:rPrChange>
              </w:rPr>
              <w:t>công</w:t>
            </w:r>
          </w:p>
        </w:tc>
        <w:tc>
          <w:tcPr>
            <w:tcW w:w="502" w:type="pct"/>
            <w:shd w:val="clear" w:color="auto" w:fill="auto"/>
            <w:vAlign w:val="center"/>
            <w:hideMark/>
            <w:tcPrChange w:id="2953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63240FC" w14:textId="77777777" w:rsidR="00093102" w:rsidRPr="003C02FF" w:rsidRDefault="00093102">
            <w:pPr>
              <w:widowControl w:val="0"/>
              <w:spacing w:before="120" w:after="120"/>
              <w:jc w:val="both"/>
              <w:rPr>
                <w:i/>
                <w:iCs/>
                <w:color w:val="000000"/>
                <w:rPrChange w:id="29538" w:author="James Vu" w:date="2024-04-19T00:26:00Z">
                  <w:rPr>
                    <w:i/>
                    <w:iCs/>
                    <w:color w:val="000000"/>
                    <w:sz w:val="26"/>
                    <w:szCs w:val="26"/>
                  </w:rPr>
                </w:rPrChange>
              </w:rPr>
              <w:pPrChange w:id="29539" w:author="James Vu" w:date="2024-04-18T22:33:00Z">
                <w:pPr>
                  <w:widowControl w:val="0"/>
                  <w:spacing w:before="120" w:after="120"/>
                  <w:jc w:val="center"/>
                </w:pPr>
              </w:pPrChange>
            </w:pPr>
            <w:r w:rsidRPr="003C02FF">
              <w:rPr>
                <w:i/>
                <w:iCs/>
                <w:color w:val="000000"/>
                <w:rPrChange w:id="29540" w:author="James Vu" w:date="2024-04-19T00:26:00Z">
                  <w:rPr>
                    <w:i/>
                    <w:iCs/>
                    <w:color w:val="000000"/>
                    <w:sz w:val="26"/>
                    <w:szCs w:val="26"/>
                  </w:rPr>
                </w:rPrChange>
              </w:rPr>
              <w:t>0,8</w:t>
            </w:r>
          </w:p>
        </w:tc>
        <w:tc>
          <w:tcPr>
            <w:tcW w:w="567" w:type="pct"/>
            <w:shd w:val="clear" w:color="auto" w:fill="auto"/>
            <w:hideMark/>
            <w:tcPrChange w:id="2954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0F3F117" w14:textId="77777777" w:rsidR="00093102" w:rsidRPr="003C02FF" w:rsidRDefault="00093102">
            <w:pPr>
              <w:widowControl w:val="0"/>
              <w:spacing w:before="120" w:after="120"/>
              <w:jc w:val="both"/>
              <w:rPr>
                <w:i/>
                <w:iCs/>
                <w:color w:val="000000"/>
                <w:rPrChange w:id="29542" w:author="James Vu" w:date="2024-04-19T00:26:00Z">
                  <w:rPr>
                    <w:i/>
                    <w:iCs/>
                    <w:color w:val="000000"/>
                    <w:sz w:val="26"/>
                    <w:szCs w:val="26"/>
                  </w:rPr>
                </w:rPrChange>
              </w:rPr>
              <w:pPrChange w:id="29543" w:author="James Vu" w:date="2024-04-18T22:33:00Z">
                <w:pPr>
                  <w:widowControl w:val="0"/>
                  <w:spacing w:before="120" w:after="120"/>
                </w:pPr>
              </w:pPrChange>
            </w:pPr>
            <w:r w:rsidRPr="003C02FF">
              <w:rPr>
                <w:i/>
                <w:iCs/>
                <w:color w:val="000000"/>
                <w:rPrChange w:id="29544" w:author="James Vu" w:date="2024-04-19T00:26:00Z">
                  <w:rPr>
                    <w:i/>
                    <w:iCs/>
                    <w:color w:val="000000"/>
                    <w:sz w:val="26"/>
                    <w:szCs w:val="26"/>
                  </w:rPr>
                </w:rPrChange>
              </w:rPr>
              <w:t xml:space="preserve">       437.511 </w:t>
            </w:r>
          </w:p>
        </w:tc>
        <w:tc>
          <w:tcPr>
            <w:tcW w:w="351" w:type="pct"/>
            <w:shd w:val="clear" w:color="auto" w:fill="auto"/>
            <w:hideMark/>
            <w:tcPrChange w:id="2954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0974EEA1" w14:textId="77777777" w:rsidR="00093102" w:rsidRPr="003C02FF" w:rsidRDefault="00093102">
            <w:pPr>
              <w:widowControl w:val="0"/>
              <w:spacing w:before="120" w:after="120"/>
              <w:jc w:val="both"/>
              <w:rPr>
                <w:i/>
                <w:iCs/>
                <w:color w:val="000000"/>
                <w:rPrChange w:id="29546" w:author="James Vu" w:date="2024-04-19T00:26:00Z">
                  <w:rPr>
                    <w:i/>
                    <w:iCs/>
                    <w:color w:val="000000"/>
                    <w:sz w:val="26"/>
                    <w:szCs w:val="26"/>
                  </w:rPr>
                </w:rPrChange>
              </w:rPr>
              <w:pPrChange w:id="29547" w:author="James Vu" w:date="2024-04-18T22:33:00Z">
                <w:pPr>
                  <w:widowControl w:val="0"/>
                  <w:spacing w:before="120" w:after="120"/>
                  <w:jc w:val="center"/>
                </w:pPr>
              </w:pPrChange>
            </w:pPr>
            <w:r w:rsidRPr="003C02FF">
              <w:rPr>
                <w:i/>
                <w:iCs/>
                <w:color w:val="000000"/>
                <w:rPrChange w:id="29548" w:author="James Vu" w:date="2024-04-19T00:26:00Z">
                  <w:rPr>
                    <w:i/>
                    <w:iCs/>
                    <w:color w:val="000000"/>
                    <w:sz w:val="26"/>
                    <w:szCs w:val="26"/>
                  </w:rPr>
                </w:rPrChange>
              </w:rPr>
              <w:t>1</w:t>
            </w:r>
          </w:p>
        </w:tc>
        <w:tc>
          <w:tcPr>
            <w:tcW w:w="632" w:type="pct"/>
            <w:shd w:val="clear" w:color="auto" w:fill="auto"/>
            <w:hideMark/>
            <w:tcPrChange w:id="2954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5F33FD9" w14:textId="77777777" w:rsidR="00093102" w:rsidRPr="003C02FF" w:rsidRDefault="00093102">
            <w:pPr>
              <w:widowControl w:val="0"/>
              <w:spacing w:before="120" w:after="120"/>
              <w:jc w:val="both"/>
              <w:rPr>
                <w:i/>
                <w:iCs/>
                <w:color w:val="000000"/>
                <w:rPrChange w:id="29550" w:author="James Vu" w:date="2024-04-19T00:26:00Z">
                  <w:rPr>
                    <w:i/>
                    <w:iCs/>
                    <w:color w:val="000000"/>
                    <w:sz w:val="26"/>
                    <w:szCs w:val="26"/>
                  </w:rPr>
                </w:rPrChange>
              </w:rPr>
              <w:pPrChange w:id="29551" w:author="James Vu" w:date="2024-04-18T22:33:00Z">
                <w:pPr>
                  <w:widowControl w:val="0"/>
                  <w:spacing w:before="120" w:after="120"/>
                </w:pPr>
              </w:pPrChange>
            </w:pPr>
            <w:r w:rsidRPr="003C02FF">
              <w:rPr>
                <w:i/>
                <w:iCs/>
                <w:color w:val="000000"/>
                <w:rPrChange w:id="29552" w:author="James Vu" w:date="2024-04-19T00:26:00Z">
                  <w:rPr>
                    <w:i/>
                    <w:iCs/>
                    <w:color w:val="000000"/>
                    <w:sz w:val="26"/>
                    <w:szCs w:val="26"/>
                  </w:rPr>
                </w:rPrChange>
              </w:rPr>
              <w:t xml:space="preserve">          350.009 </w:t>
            </w:r>
          </w:p>
        </w:tc>
      </w:tr>
      <w:tr w:rsidR="00093102" w:rsidRPr="003C02FF" w14:paraId="6C362650" w14:textId="77777777" w:rsidTr="003C02FF">
        <w:trPr>
          <w:trHeight w:val="300"/>
          <w:trPrChange w:id="29553" w:author="James Vu" w:date="2024-04-19T00:26:00Z">
            <w:trPr>
              <w:gridBefore w:val="1"/>
              <w:gridAfter w:val="0"/>
              <w:trHeight w:val="300"/>
            </w:trPr>
          </w:trPrChange>
        </w:trPr>
        <w:tc>
          <w:tcPr>
            <w:tcW w:w="254" w:type="pct"/>
            <w:shd w:val="clear" w:color="auto" w:fill="auto"/>
            <w:vAlign w:val="center"/>
            <w:hideMark/>
            <w:tcPrChange w:id="2955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A9C2391" w14:textId="77777777" w:rsidR="00093102" w:rsidRPr="003C02FF" w:rsidRDefault="00093102">
            <w:pPr>
              <w:widowControl w:val="0"/>
              <w:spacing w:before="120" w:after="120"/>
              <w:jc w:val="both"/>
              <w:rPr>
                <w:color w:val="000000"/>
                <w:rPrChange w:id="29555" w:author="James Vu" w:date="2024-04-19T00:26:00Z">
                  <w:rPr>
                    <w:color w:val="000000"/>
                    <w:sz w:val="26"/>
                    <w:szCs w:val="26"/>
                  </w:rPr>
                </w:rPrChange>
              </w:rPr>
              <w:pPrChange w:id="29556" w:author="James Vu" w:date="2024-04-18T22:33:00Z">
                <w:pPr>
                  <w:widowControl w:val="0"/>
                  <w:spacing w:before="120" w:after="120"/>
                  <w:jc w:val="center"/>
                </w:pPr>
              </w:pPrChange>
            </w:pPr>
            <w:r w:rsidRPr="003C02FF">
              <w:rPr>
                <w:color w:val="000000"/>
                <w:rPrChange w:id="29557" w:author="James Vu" w:date="2024-04-19T00:26:00Z">
                  <w:rPr>
                    <w:color w:val="000000"/>
                    <w:sz w:val="26"/>
                    <w:szCs w:val="26"/>
                  </w:rPr>
                </w:rPrChange>
              </w:rPr>
              <w:t> </w:t>
            </w:r>
          </w:p>
        </w:tc>
        <w:tc>
          <w:tcPr>
            <w:tcW w:w="618" w:type="pct"/>
            <w:shd w:val="clear" w:color="auto" w:fill="auto"/>
            <w:vAlign w:val="center"/>
            <w:hideMark/>
            <w:tcPrChange w:id="2955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30D5A0D" w14:textId="77777777" w:rsidR="00093102" w:rsidRPr="003C02FF" w:rsidRDefault="00093102">
            <w:pPr>
              <w:widowControl w:val="0"/>
              <w:spacing w:before="120" w:after="120"/>
              <w:jc w:val="both"/>
              <w:rPr>
                <w:color w:val="000000"/>
                <w:rPrChange w:id="29559" w:author="James Vu" w:date="2024-04-19T00:26:00Z">
                  <w:rPr>
                    <w:color w:val="000000"/>
                    <w:sz w:val="26"/>
                    <w:szCs w:val="26"/>
                  </w:rPr>
                </w:rPrChange>
              </w:rPr>
              <w:pPrChange w:id="29560" w:author="James Vu" w:date="2024-04-18T22:33:00Z">
                <w:pPr>
                  <w:widowControl w:val="0"/>
                  <w:spacing w:before="120" w:after="120"/>
                  <w:jc w:val="center"/>
                </w:pPr>
              </w:pPrChange>
            </w:pPr>
            <w:r w:rsidRPr="003C02FF">
              <w:rPr>
                <w:color w:val="000000"/>
                <w:rPrChange w:id="29561" w:author="James Vu" w:date="2024-04-19T00:26:00Z">
                  <w:rPr>
                    <w:color w:val="000000"/>
                    <w:sz w:val="26"/>
                    <w:szCs w:val="26"/>
                  </w:rPr>
                </w:rPrChange>
              </w:rPr>
              <w:t> </w:t>
            </w:r>
          </w:p>
        </w:tc>
        <w:tc>
          <w:tcPr>
            <w:tcW w:w="1636" w:type="pct"/>
            <w:shd w:val="clear" w:color="auto" w:fill="auto"/>
            <w:hideMark/>
            <w:tcPrChange w:id="2956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22447F8A" w14:textId="77777777" w:rsidR="00093102" w:rsidRPr="003C02FF" w:rsidRDefault="00093102">
            <w:pPr>
              <w:widowControl w:val="0"/>
              <w:spacing w:before="120" w:after="120"/>
              <w:jc w:val="both"/>
              <w:rPr>
                <w:color w:val="000000"/>
                <w:rPrChange w:id="29563" w:author="James Vu" w:date="2024-04-19T00:26:00Z">
                  <w:rPr>
                    <w:color w:val="000000"/>
                    <w:sz w:val="26"/>
                    <w:szCs w:val="26"/>
                  </w:rPr>
                </w:rPrChange>
              </w:rPr>
              <w:pPrChange w:id="29564" w:author="James Vu" w:date="2024-04-18T22:33:00Z">
                <w:pPr>
                  <w:widowControl w:val="0"/>
                  <w:spacing w:before="120" w:after="120"/>
                </w:pPr>
              </w:pPrChange>
            </w:pPr>
            <w:r w:rsidRPr="003C02FF">
              <w:rPr>
                <w:color w:val="000000"/>
                <w:rPrChange w:id="29565" w:author="James Vu" w:date="2024-04-19T00:26:00Z">
                  <w:rPr>
                    <w:color w:val="000000"/>
                    <w:sz w:val="26"/>
                    <w:szCs w:val="26"/>
                  </w:rPr>
                </w:rPrChange>
              </w:rPr>
              <w:t>c) Máy thi công</w:t>
            </w:r>
          </w:p>
        </w:tc>
        <w:tc>
          <w:tcPr>
            <w:tcW w:w="439" w:type="pct"/>
            <w:shd w:val="clear" w:color="auto" w:fill="auto"/>
            <w:vAlign w:val="center"/>
            <w:hideMark/>
            <w:tcPrChange w:id="29566"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8DD8A4E" w14:textId="77777777" w:rsidR="00093102" w:rsidRPr="003C02FF" w:rsidRDefault="00093102">
            <w:pPr>
              <w:widowControl w:val="0"/>
              <w:spacing w:before="120" w:after="120"/>
              <w:jc w:val="both"/>
              <w:rPr>
                <w:color w:val="000000"/>
                <w:rPrChange w:id="29567" w:author="James Vu" w:date="2024-04-19T00:26:00Z">
                  <w:rPr>
                    <w:color w:val="000000"/>
                    <w:sz w:val="26"/>
                    <w:szCs w:val="26"/>
                  </w:rPr>
                </w:rPrChange>
              </w:rPr>
              <w:pPrChange w:id="29568" w:author="James Vu" w:date="2024-04-18T22:33:00Z">
                <w:pPr>
                  <w:widowControl w:val="0"/>
                  <w:spacing w:before="120" w:after="120"/>
                  <w:jc w:val="center"/>
                </w:pPr>
              </w:pPrChange>
            </w:pPr>
            <w:r w:rsidRPr="003C02FF">
              <w:rPr>
                <w:color w:val="000000"/>
                <w:rPrChange w:id="29569" w:author="James Vu" w:date="2024-04-19T00:26:00Z">
                  <w:rPr>
                    <w:color w:val="000000"/>
                    <w:sz w:val="26"/>
                    <w:szCs w:val="26"/>
                  </w:rPr>
                </w:rPrChange>
              </w:rPr>
              <w:t> </w:t>
            </w:r>
          </w:p>
        </w:tc>
        <w:tc>
          <w:tcPr>
            <w:tcW w:w="502" w:type="pct"/>
            <w:shd w:val="clear" w:color="auto" w:fill="auto"/>
            <w:vAlign w:val="center"/>
            <w:hideMark/>
            <w:tcPrChange w:id="29570"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60F9C84" w14:textId="77777777" w:rsidR="00093102" w:rsidRPr="003C02FF" w:rsidRDefault="00093102">
            <w:pPr>
              <w:widowControl w:val="0"/>
              <w:spacing w:before="120" w:after="120"/>
              <w:jc w:val="both"/>
              <w:rPr>
                <w:color w:val="000000"/>
                <w:rPrChange w:id="29571" w:author="James Vu" w:date="2024-04-19T00:26:00Z">
                  <w:rPr>
                    <w:color w:val="000000"/>
                    <w:sz w:val="26"/>
                    <w:szCs w:val="26"/>
                  </w:rPr>
                </w:rPrChange>
              </w:rPr>
              <w:pPrChange w:id="29572" w:author="James Vu" w:date="2024-04-18T22:33:00Z">
                <w:pPr>
                  <w:widowControl w:val="0"/>
                  <w:spacing w:before="120" w:after="120"/>
                  <w:jc w:val="center"/>
                </w:pPr>
              </w:pPrChange>
            </w:pPr>
            <w:r w:rsidRPr="003C02FF">
              <w:rPr>
                <w:color w:val="000000"/>
                <w:rPrChange w:id="29573" w:author="James Vu" w:date="2024-04-19T00:26:00Z">
                  <w:rPr>
                    <w:color w:val="000000"/>
                    <w:sz w:val="26"/>
                    <w:szCs w:val="26"/>
                  </w:rPr>
                </w:rPrChange>
              </w:rPr>
              <w:t> </w:t>
            </w:r>
          </w:p>
        </w:tc>
        <w:tc>
          <w:tcPr>
            <w:tcW w:w="567" w:type="pct"/>
            <w:shd w:val="clear" w:color="auto" w:fill="auto"/>
            <w:hideMark/>
            <w:tcPrChange w:id="29574"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FF4470D" w14:textId="77777777" w:rsidR="00093102" w:rsidRPr="003C02FF" w:rsidRDefault="00093102">
            <w:pPr>
              <w:widowControl w:val="0"/>
              <w:spacing w:before="120" w:after="120"/>
              <w:jc w:val="both"/>
              <w:rPr>
                <w:color w:val="000000"/>
                <w:rPrChange w:id="29575" w:author="James Vu" w:date="2024-04-19T00:26:00Z">
                  <w:rPr>
                    <w:color w:val="000000"/>
                    <w:sz w:val="26"/>
                    <w:szCs w:val="26"/>
                  </w:rPr>
                </w:rPrChange>
              </w:rPr>
              <w:pPrChange w:id="29576" w:author="James Vu" w:date="2024-04-18T22:33:00Z">
                <w:pPr>
                  <w:widowControl w:val="0"/>
                  <w:spacing w:before="120" w:after="120"/>
                </w:pPr>
              </w:pPrChange>
            </w:pPr>
            <w:r w:rsidRPr="003C02FF">
              <w:rPr>
                <w:color w:val="000000"/>
                <w:rPrChange w:id="29577" w:author="James Vu" w:date="2024-04-19T00:26:00Z">
                  <w:rPr>
                    <w:color w:val="000000"/>
                    <w:sz w:val="26"/>
                    <w:szCs w:val="26"/>
                  </w:rPr>
                </w:rPrChange>
              </w:rPr>
              <w:t> </w:t>
            </w:r>
          </w:p>
        </w:tc>
        <w:tc>
          <w:tcPr>
            <w:tcW w:w="351" w:type="pct"/>
            <w:shd w:val="clear" w:color="auto" w:fill="auto"/>
            <w:hideMark/>
            <w:tcPrChange w:id="29578"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956820F" w14:textId="77777777" w:rsidR="00093102" w:rsidRPr="003C02FF" w:rsidRDefault="00093102">
            <w:pPr>
              <w:widowControl w:val="0"/>
              <w:spacing w:before="120" w:after="120"/>
              <w:jc w:val="both"/>
              <w:rPr>
                <w:color w:val="000000"/>
                <w:rPrChange w:id="29579" w:author="James Vu" w:date="2024-04-19T00:26:00Z">
                  <w:rPr>
                    <w:color w:val="000000"/>
                    <w:sz w:val="26"/>
                    <w:szCs w:val="26"/>
                  </w:rPr>
                </w:rPrChange>
              </w:rPr>
              <w:pPrChange w:id="29580" w:author="James Vu" w:date="2024-04-18T22:33:00Z">
                <w:pPr>
                  <w:widowControl w:val="0"/>
                  <w:spacing w:before="120" w:after="120"/>
                  <w:jc w:val="center"/>
                </w:pPr>
              </w:pPrChange>
            </w:pPr>
            <w:r w:rsidRPr="003C02FF">
              <w:rPr>
                <w:color w:val="000000"/>
                <w:rPrChange w:id="29581" w:author="James Vu" w:date="2024-04-19T00:26:00Z">
                  <w:rPr>
                    <w:color w:val="000000"/>
                    <w:sz w:val="26"/>
                    <w:szCs w:val="26"/>
                  </w:rPr>
                </w:rPrChange>
              </w:rPr>
              <w:t> </w:t>
            </w:r>
          </w:p>
        </w:tc>
        <w:tc>
          <w:tcPr>
            <w:tcW w:w="632" w:type="pct"/>
            <w:shd w:val="clear" w:color="auto" w:fill="auto"/>
            <w:hideMark/>
            <w:tcPrChange w:id="29582"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6C8461A" w14:textId="77777777" w:rsidR="00093102" w:rsidRPr="003C02FF" w:rsidRDefault="00093102">
            <w:pPr>
              <w:widowControl w:val="0"/>
              <w:spacing w:before="120" w:after="120"/>
              <w:jc w:val="both"/>
              <w:rPr>
                <w:color w:val="000000"/>
                <w:rPrChange w:id="29583" w:author="James Vu" w:date="2024-04-19T00:26:00Z">
                  <w:rPr>
                    <w:color w:val="000000"/>
                    <w:sz w:val="26"/>
                    <w:szCs w:val="26"/>
                  </w:rPr>
                </w:rPrChange>
              </w:rPr>
              <w:pPrChange w:id="29584" w:author="James Vu" w:date="2024-04-18T22:33:00Z">
                <w:pPr>
                  <w:widowControl w:val="0"/>
                  <w:spacing w:before="120" w:after="120"/>
                </w:pPr>
              </w:pPrChange>
            </w:pPr>
            <w:r w:rsidRPr="003C02FF">
              <w:rPr>
                <w:color w:val="000000"/>
                <w:rPrChange w:id="29585" w:author="James Vu" w:date="2024-04-19T00:26:00Z">
                  <w:rPr>
                    <w:color w:val="000000"/>
                    <w:sz w:val="26"/>
                    <w:szCs w:val="26"/>
                  </w:rPr>
                </w:rPrChange>
              </w:rPr>
              <w:t xml:space="preserve">                7.340 </w:t>
            </w:r>
          </w:p>
        </w:tc>
      </w:tr>
      <w:tr w:rsidR="00093102" w:rsidRPr="003C02FF" w14:paraId="610A3117" w14:textId="77777777" w:rsidTr="003C02FF">
        <w:trPr>
          <w:trHeight w:val="300"/>
          <w:trPrChange w:id="29586" w:author="James Vu" w:date="2024-04-19T00:26:00Z">
            <w:trPr>
              <w:gridBefore w:val="1"/>
              <w:gridAfter w:val="0"/>
              <w:trHeight w:val="300"/>
            </w:trPr>
          </w:trPrChange>
        </w:trPr>
        <w:tc>
          <w:tcPr>
            <w:tcW w:w="254" w:type="pct"/>
            <w:shd w:val="clear" w:color="auto" w:fill="auto"/>
            <w:vAlign w:val="center"/>
            <w:hideMark/>
            <w:tcPrChange w:id="29587"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468C737" w14:textId="77777777" w:rsidR="00093102" w:rsidRPr="003C02FF" w:rsidRDefault="00093102">
            <w:pPr>
              <w:widowControl w:val="0"/>
              <w:spacing w:before="120" w:after="120"/>
              <w:jc w:val="both"/>
              <w:rPr>
                <w:i/>
                <w:iCs/>
                <w:color w:val="000000"/>
                <w:rPrChange w:id="29588" w:author="James Vu" w:date="2024-04-19T00:26:00Z">
                  <w:rPr>
                    <w:i/>
                    <w:iCs/>
                    <w:color w:val="000000"/>
                    <w:sz w:val="26"/>
                    <w:szCs w:val="26"/>
                  </w:rPr>
                </w:rPrChange>
              </w:rPr>
              <w:pPrChange w:id="29589" w:author="James Vu" w:date="2024-04-18T22:33:00Z">
                <w:pPr>
                  <w:widowControl w:val="0"/>
                  <w:spacing w:before="120" w:after="120"/>
                  <w:jc w:val="center"/>
                </w:pPr>
              </w:pPrChange>
            </w:pPr>
            <w:r w:rsidRPr="003C02FF">
              <w:rPr>
                <w:i/>
                <w:iCs/>
                <w:color w:val="000000"/>
                <w:rPrChange w:id="29590" w:author="James Vu" w:date="2024-04-19T00:26:00Z">
                  <w:rPr>
                    <w:i/>
                    <w:iCs/>
                    <w:color w:val="000000"/>
                    <w:sz w:val="26"/>
                    <w:szCs w:val="26"/>
                  </w:rPr>
                </w:rPrChange>
              </w:rPr>
              <w:t> </w:t>
            </w:r>
          </w:p>
        </w:tc>
        <w:tc>
          <w:tcPr>
            <w:tcW w:w="618" w:type="pct"/>
            <w:shd w:val="clear" w:color="auto" w:fill="auto"/>
            <w:vAlign w:val="center"/>
            <w:hideMark/>
            <w:tcPrChange w:id="29591"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2AF886E" w14:textId="77777777" w:rsidR="00093102" w:rsidRPr="003C02FF" w:rsidRDefault="00093102">
            <w:pPr>
              <w:widowControl w:val="0"/>
              <w:spacing w:before="120" w:after="120"/>
              <w:jc w:val="both"/>
              <w:rPr>
                <w:i/>
                <w:iCs/>
                <w:color w:val="000000"/>
                <w:rPrChange w:id="29592" w:author="James Vu" w:date="2024-04-19T00:26:00Z">
                  <w:rPr>
                    <w:i/>
                    <w:iCs/>
                    <w:color w:val="000000"/>
                    <w:sz w:val="26"/>
                    <w:szCs w:val="26"/>
                  </w:rPr>
                </w:rPrChange>
              </w:rPr>
              <w:pPrChange w:id="29593" w:author="James Vu" w:date="2024-04-18T22:33:00Z">
                <w:pPr>
                  <w:widowControl w:val="0"/>
                  <w:spacing w:before="120" w:after="120"/>
                  <w:jc w:val="center"/>
                </w:pPr>
              </w:pPrChange>
            </w:pPr>
            <w:r w:rsidRPr="003C02FF">
              <w:rPr>
                <w:i/>
                <w:iCs/>
                <w:color w:val="000000"/>
                <w:rPrChange w:id="29594" w:author="James Vu" w:date="2024-04-19T00:26:00Z">
                  <w:rPr>
                    <w:i/>
                    <w:iCs/>
                    <w:color w:val="000000"/>
                    <w:sz w:val="26"/>
                    <w:szCs w:val="26"/>
                  </w:rPr>
                </w:rPrChange>
              </w:rPr>
              <w:t> </w:t>
            </w:r>
          </w:p>
        </w:tc>
        <w:tc>
          <w:tcPr>
            <w:tcW w:w="1636" w:type="pct"/>
            <w:shd w:val="clear" w:color="auto" w:fill="auto"/>
            <w:hideMark/>
            <w:tcPrChange w:id="29595"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311E31D" w14:textId="77777777" w:rsidR="00093102" w:rsidRPr="003C02FF" w:rsidRDefault="00093102">
            <w:pPr>
              <w:widowControl w:val="0"/>
              <w:spacing w:before="120" w:after="120"/>
              <w:jc w:val="both"/>
              <w:rPr>
                <w:i/>
                <w:iCs/>
                <w:color w:val="000000"/>
                <w:rPrChange w:id="29596" w:author="James Vu" w:date="2024-04-19T00:26:00Z">
                  <w:rPr>
                    <w:i/>
                    <w:iCs/>
                    <w:color w:val="000000"/>
                    <w:sz w:val="26"/>
                    <w:szCs w:val="26"/>
                  </w:rPr>
                </w:rPrChange>
              </w:rPr>
              <w:pPrChange w:id="29597" w:author="James Vu" w:date="2024-04-18T22:33:00Z">
                <w:pPr>
                  <w:widowControl w:val="0"/>
                  <w:spacing w:before="120" w:after="120"/>
                  <w:jc w:val="right"/>
                </w:pPr>
              </w:pPrChange>
            </w:pPr>
            <w:r w:rsidRPr="003C02FF">
              <w:rPr>
                <w:i/>
                <w:iCs/>
                <w:color w:val="000000"/>
                <w:rPrChange w:id="29598" w:author="James Vu" w:date="2024-04-19T00:26:00Z">
                  <w:rPr>
                    <w:i/>
                    <w:iCs/>
                    <w:color w:val="000000"/>
                    <w:sz w:val="26"/>
                    <w:szCs w:val="26"/>
                  </w:rPr>
                </w:rPrChange>
              </w:rPr>
              <w:t>Máy tính xách tay</w:t>
            </w:r>
          </w:p>
        </w:tc>
        <w:tc>
          <w:tcPr>
            <w:tcW w:w="439" w:type="pct"/>
            <w:shd w:val="clear" w:color="auto" w:fill="auto"/>
            <w:vAlign w:val="center"/>
            <w:hideMark/>
            <w:tcPrChange w:id="29599"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042B2D0" w14:textId="77777777" w:rsidR="00093102" w:rsidRPr="003C02FF" w:rsidRDefault="00093102">
            <w:pPr>
              <w:widowControl w:val="0"/>
              <w:spacing w:before="120" w:after="120"/>
              <w:jc w:val="both"/>
              <w:rPr>
                <w:i/>
                <w:iCs/>
                <w:color w:val="000000"/>
                <w:rPrChange w:id="29600" w:author="James Vu" w:date="2024-04-19T00:26:00Z">
                  <w:rPr>
                    <w:i/>
                    <w:iCs/>
                    <w:color w:val="000000"/>
                    <w:sz w:val="26"/>
                    <w:szCs w:val="26"/>
                  </w:rPr>
                </w:rPrChange>
              </w:rPr>
              <w:pPrChange w:id="29601" w:author="James Vu" w:date="2024-04-18T22:33:00Z">
                <w:pPr>
                  <w:widowControl w:val="0"/>
                  <w:spacing w:before="120" w:after="120"/>
                  <w:jc w:val="center"/>
                </w:pPr>
              </w:pPrChange>
            </w:pPr>
            <w:r w:rsidRPr="003C02FF">
              <w:rPr>
                <w:i/>
                <w:iCs/>
                <w:color w:val="000000"/>
                <w:rPrChange w:id="29602" w:author="James Vu" w:date="2024-04-19T00:26:00Z">
                  <w:rPr>
                    <w:i/>
                    <w:iCs/>
                    <w:color w:val="000000"/>
                    <w:sz w:val="26"/>
                    <w:szCs w:val="26"/>
                  </w:rPr>
                </w:rPrChange>
              </w:rPr>
              <w:t>ca</w:t>
            </w:r>
          </w:p>
        </w:tc>
        <w:tc>
          <w:tcPr>
            <w:tcW w:w="502" w:type="pct"/>
            <w:shd w:val="clear" w:color="auto" w:fill="auto"/>
            <w:vAlign w:val="center"/>
            <w:hideMark/>
            <w:tcPrChange w:id="29603"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9D2C940" w14:textId="77777777" w:rsidR="00093102" w:rsidRPr="003C02FF" w:rsidRDefault="00093102">
            <w:pPr>
              <w:widowControl w:val="0"/>
              <w:spacing w:before="120" w:after="120"/>
              <w:jc w:val="both"/>
              <w:rPr>
                <w:i/>
                <w:iCs/>
                <w:color w:val="000000"/>
                <w:rPrChange w:id="29604" w:author="James Vu" w:date="2024-04-19T00:26:00Z">
                  <w:rPr>
                    <w:i/>
                    <w:iCs/>
                    <w:color w:val="000000"/>
                    <w:sz w:val="26"/>
                    <w:szCs w:val="26"/>
                  </w:rPr>
                </w:rPrChange>
              </w:rPr>
              <w:pPrChange w:id="29605" w:author="James Vu" w:date="2024-04-18T22:33:00Z">
                <w:pPr>
                  <w:widowControl w:val="0"/>
                  <w:spacing w:before="120" w:after="120"/>
                  <w:jc w:val="center"/>
                </w:pPr>
              </w:pPrChange>
            </w:pPr>
            <w:r w:rsidRPr="003C02FF">
              <w:rPr>
                <w:i/>
                <w:iCs/>
                <w:color w:val="000000"/>
                <w:rPrChange w:id="29606" w:author="James Vu" w:date="2024-04-19T00:26:00Z">
                  <w:rPr>
                    <w:i/>
                    <w:iCs/>
                    <w:color w:val="000000"/>
                    <w:sz w:val="26"/>
                    <w:szCs w:val="26"/>
                  </w:rPr>
                </w:rPrChange>
              </w:rPr>
              <w:t>0,2</w:t>
            </w:r>
          </w:p>
        </w:tc>
        <w:tc>
          <w:tcPr>
            <w:tcW w:w="567" w:type="pct"/>
            <w:shd w:val="clear" w:color="auto" w:fill="auto"/>
            <w:hideMark/>
            <w:tcPrChange w:id="29607"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67F8779" w14:textId="77777777" w:rsidR="00093102" w:rsidRPr="003C02FF" w:rsidRDefault="00093102">
            <w:pPr>
              <w:widowControl w:val="0"/>
              <w:spacing w:before="120" w:after="120"/>
              <w:jc w:val="both"/>
              <w:rPr>
                <w:i/>
                <w:iCs/>
                <w:color w:val="000000"/>
                <w:rPrChange w:id="29608" w:author="James Vu" w:date="2024-04-19T00:26:00Z">
                  <w:rPr>
                    <w:i/>
                    <w:iCs/>
                    <w:color w:val="000000"/>
                    <w:sz w:val="26"/>
                    <w:szCs w:val="26"/>
                  </w:rPr>
                </w:rPrChange>
              </w:rPr>
              <w:pPrChange w:id="29609" w:author="James Vu" w:date="2024-04-18T22:33:00Z">
                <w:pPr>
                  <w:widowControl w:val="0"/>
                  <w:spacing w:before="120" w:after="120"/>
                </w:pPr>
              </w:pPrChange>
            </w:pPr>
            <w:r w:rsidRPr="003C02FF">
              <w:rPr>
                <w:i/>
                <w:iCs/>
                <w:color w:val="000000"/>
                <w:rPrChange w:id="29610" w:author="James Vu" w:date="2024-04-19T00:26:00Z">
                  <w:rPr>
                    <w:i/>
                    <w:iCs/>
                    <w:color w:val="000000"/>
                    <w:sz w:val="26"/>
                    <w:szCs w:val="26"/>
                  </w:rPr>
                </w:rPrChange>
              </w:rPr>
              <w:t xml:space="preserve">         36.699 </w:t>
            </w:r>
          </w:p>
        </w:tc>
        <w:tc>
          <w:tcPr>
            <w:tcW w:w="351" w:type="pct"/>
            <w:shd w:val="clear" w:color="auto" w:fill="auto"/>
            <w:hideMark/>
            <w:tcPrChange w:id="29611"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57D0406" w14:textId="77777777" w:rsidR="00093102" w:rsidRPr="003C02FF" w:rsidRDefault="00093102">
            <w:pPr>
              <w:widowControl w:val="0"/>
              <w:spacing w:before="120" w:after="120"/>
              <w:jc w:val="both"/>
              <w:rPr>
                <w:i/>
                <w:iCs/>
                <w:color w:val="000000"/>
                <w:rPrChange w:id="29612" w:author="James Vu" w:date="2024-04-19T00:26:00Z">
                  <w:rPr>
                    <w:i/>
                    <w:iCs/>
                    <w:color w:val="000000"/>
                    <w:sz w:val="26"/>
                    <w:szCs w:val="26"/>
                  </w:rPr>
                </w:rPrChange>
              </w:rPr>
              <w:pPrChange w:id="29613" w:author="James Vu" w:date="2024-04-18T22:33:00Z">
                <w:pPr>
                  <w:widowControl w:val="0"/>
                  <w:spacing w:before="120" w:after="120"/>
                  <w:jc w:val="center"/>
                </w:pPr>
              </w:pPrChange>
            </w:pPr>
            <w:r w:rsidRPr="003C02FF">
              <w:rPr>
                <w:i/>
                <w:iCs/>
                <w:color w:val="000000"/>
                <w:rPrChange w:id="29614" w:author="James Vu" w:date="2024-04-19T00:26:00Z">
                  <w:rPr>
                    <w:i/>
                    <w:iCs/>
                    <w:color w:val="000000"/>
                    <w:sz w:val="26"/>
                    <w:szCs w:val="26"/>
                  </w:rPr>
                </w:rPrChange>
              </w:rPr>
              <w:t>1</w:t>
            </w:r>
          </w:p>
        </w:tc>
        <w:tc>
          <w:tcPr>
            <w:tcW w:w="632" w:type="pct"/>
            <w:shd w:val="clear" w:color="auto" w:fill="auto"/>
            <w:hideMark/>
            <w:tcPrChange w:id="29615"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8103691" w14:textId="77777777" w:rsidR="00093102" w:rsidRPr="003C02FF" w:rsidRDefault="00093102">
            <w:pPr>
              <w:widowControl w:val="0"/>
              <w:spacing w:before="120" w:after="120"/>
              <w:jc w:val="both"/>
              <w:rPr>
                <w:i/>
                <w:iCs/>
                <w:color w:val="000000"/>
                <w:rPrChange w:id="29616" w:author="James Vu" w:date="2024-04-19T00:26:00Z">
                  <w:rPr>
                    <w:i/>
                    <w:iCs/>
                    <w:color w:val="000000"/>
                    <w:sz w:val="26"/>
                    <w:szCs w:val="26"/>
                  </w:rPr>
                </w:rPrChange>
              </w:rPr>
              <w:pPrChange w:id="29617" w:author="James Vu" w:date="2024-04-18T22:33:00Z">
                <w:pPr>
                  <w:widowControl w:val="0"/>
                  <w:spacing w:before="120" w:after="120"/>
                </w:pPr>
              </w:pPrChange>
            </w:pPr>
            <w:r w:rsidRPr="003C02FF">
              <w:rPr>
                <w:i/>
                <w:iCs/>
                <w:color w:val="000000"/>
                <w:rPrChange w:id="29618" w:author="James Vu" w:date="2024-04-19T00:26:00Z">
                  <w:rPr>
                    <w:i/>
                    <w:iCs/>
                    <w:color w:val="000000"/>
                    <w:sz w:val="26"/>
                    <w:szCs w:val="26"/>
                  </w:rPr>
                </w:rPrChange>
              </w:rPr>
              <w:t xml:space="preserve">              7.340 </w:t>
            </w:r>
          </w:p>
        </w:tc>
      </w:tr>
      <w:tr w:rsidR="00093102" w:rsidRPr="003C02FF" w14:paraId="67733218" w14:textId="77777777" w:rsidTr="003C02FF">
        <w:trPr>
          <w:trHeight w:val="585"/>
          <w:trPrChange w:id="29619" w:author="James Vu" w:date="2024-04-19T00:26:00Z">
            <w:trPr>
              <w:gridBefore w:val="1"/>
              <w:gridAfter w:val="0"/>
              <w:trHeight w:val="585"/>
            </w:trPr>
          </w:trPrChange>
        </w:trPr>
        <w:tc>
          <w:tcPr>
            <w:tcW w:w="254" w:type="pct"/>
            <w:shd w:val="clear" w:color="auto" w:fill="auto"/>
            <w:vAlign w:val="center"/>
            <w:hideMark/>
            <w:tcPrChange w:id="2962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F0A2615" w14:textId="77777777" w:rsidR="00093102" w:rsidRPr="003C02FF" w:rsidRDefault="00093102">
            <w:pPr>
              <w:widowControl w:val="0"/>
              <w:spacing w:before="120" w:after="120"/>
              <w:jc w:val="both"/>
              <w:rPr>
                <w:b/>
                <w:bCs/>
                <w:color w:val="000000"/>
                <w:rPrChange w:id="29621" w:author="James Vu" w:date="2024-04-19T00:26:00Z">
                  <w:rPr>
                    <w:b/>
                    <w:bCs/>
                    <w:color w:val="000000"/>
                    <w:sz w:val="26"/>
                    <w:szCs w:val="26"/>
                  </w:rPr>
                </w:rPrChange>
              </w:rPr>
              <w:pPrChange w:id="29622" w:author="James Vu" w:date="2024-04-18T22:33:00Z">
                <w:pPr>
                  <w:widowControl w:val="0"/>
                  <w:spacing w:before="120" w:after="120"/>
                  <w:jc w:val="center"/>
                </w:pPr>
              </w:pPrChange>
            </w:pPr>
            <w:r w:rsidRPr="003C02FF">
              <w:rPr>
                <w:b/>
                <w:bCs/>
                <w:color w:val="000000"/>
                <w:rPrChange w:id="29623" w:author="James Vu" w:date="2024-04-19T00:26:00Z">
                  <w:rPr>
                    <w:b/>
                    <w:bCs/>
                    <w:color w:val="000000"/>
                    <w:sz w:val="26"/>
                    <w:szCs w:val="26"/>
                  </w:rPr>
                </w:rPrChange>
              </w:rPr>
              <w:t>2</w:t>
            </w:r>
          </w:p>
        </w:tc>
        <w:tc>
          <w:tcPr>
            <w:tcW w:w="618" w:type="pct"/>
            <w:shd w:val="clear" w:color="auto" w:fill="auto"/>
            <w:vAlign w:val="center"/>
            <w:hideMark/>
            <w:tcPrChange w:id="2962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363CE98" w14:textId="77777777" w:rsidR="00093102" w:rsidRPr="003C02FF" w:rsidRDefault="00093102">
            <w:pPr>
              <w:widowControl w:val="0"/>
              <w:spacing w:before="120" w:after="120"/>
              <w:jc w:val="both"/>
              <w:rPr>
                <w:b/>
                <w:bCs/>
                <w:color w:val="000000"/>
                <w:rPrChange w:id="29625" w:author="James Vu" w:date="2024-04-19T00:26:00Z">
                  <w:rPr>
                    <w:b/>
                    <w:bCs/>
                    <w:color w:val="000000"/>
                    <w:sz w:val="26"/>
                    <w:szCs w:val="26"/>
                  </w:rPr>
                </w:rPrChange>
              </w:rPr>
              <w:pPrChange w:id="29626" w:author="James Vu" w:date="2024-04-18T22:33:00Z">
                <w:pPr>
                  <w:widowControl w:val="0"/>
                  <w:spacing w:before="120" w:after="120"/>
                  <w:jc w:val="center"/>
                </w:pPr>
              </w:pPrChange>
            </w:pPr>
            <w:r w:rsidRPr="003C02FF">
              <w:rPr>
                <w:b/>
                <w:bCs/>
                <w:color w:val="000000"/>
                <w:rPrChange w:id="29627" w:author="James Vu" w:date="2024-04-19T00:26:00Z">
                  <w:rPr>
                    <w:b/>
                    <w:bCs/>
                    <w:color w:val="000000"/>
                    <w:sz w:val="26"/>
                    <w:szCs w:val="26"/>
                  </w:rPr>
                </w:rPrChange>
              </w:rPr>
              <w:t>01.03.05.01</w:t>
            </w:r>
          </w:p>
        </w:tc>
        <w:tc>
          <w:tcPr>
            <w:tcW w:w="1636" w:type="pct"/>
            <w:shd w:val="clear" w:color="auto" w:fill="auto"/>
            <w:hideMark/>
            <w:tcPrChange w:id="2962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6F96453" w14:textId="77777777" w:rsidR="00093102" w:rsidRPr="003C02FF" w:rsidRDefault="00093102">
            <w:pPr>
              <w:widowControl w:val="0"/>
              <w:spacing w:before="120" w:after="120"/>
              <w:jc w:val="both"/>
              <w:rPr>
                <w:b/>
                <w:bCs/>
                <w:color w:val="000000"/>
                <w:rPrChange w:id="29629" w:author="James Vu" w:date="2024-04-19T00:26:00Z">
                  <w:rPr>
                    <w:b/>
                    <w:bCs/>
                    <w:color w:val="000000"/>
                    <w:sz w:val="26"/>
                    <w:szCs w:val="26"/>
                  </w:rPr>
                </w:rPrChange>
              </w:rPr>
              <w:pPrChange w:id="29630" w:author="James Vu" w:date="2024-04-18T22:33:00Z">
                <w:pPr>
                  <w:widowControl w:val="0"/>
                  <w:spacing w:before="120" w:after="120"/>
                </w:pPr>
              </w:pPrChange>
            </w:pPr>
            <w:r w:rsidRPr="003C02FF">
              <w:rPr>
                <w:b/>
                <w:bCs/>
                <w:color w:val="000000"/>
                <w:rPrChange w:id="29631" w:author="James Vu" w:date="2024-04-19T00:26:00Z">
                  <w:rPr>
                    <w:b/>
                    <w:bCs/>
                    <w:color w:val="000000"/>
                    <w:sz w:val="26"/>
                    <w:szCs w:val="26"/>
                  </w:rPr>
                </w:rPrChange>
              </w:rPr>
              <w:t>Cài đặt hệ điều hành cho máy chủ (≤ 4 CPU)</w:t>
            </w:r>
          </w:p>
        </w:tc>
        <w:tc>
          <w:tcPr>
            <w:tcW w:w="439" w:type="pct"/>
            <w:shd w:val="clear" w:color="auto" w:fill="auto"/>
            <w:vAlign w:val="center"/>
            <w:hideMark/>
            <w:tcPrChange w:id="2963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88AAC73" w14:textId="77777777" w:rsidR="00093102" w:rsidRPr="003C02FF" w:rsidRDefault="00093102">
            <w:pPr>
              <w:widowControl w:val="0"/>
              <w:spacing w:before="120" w:after="120"/>
              <w:jc w:val="both"/>
              <w:rPr>
                <w:b/>
                <w:bCs/>
                <w:color w:val="000000"/>
                <w:rPrChange w:id="29633" w:author="James Vu" w:date="2024-04-19T00:26:00Z">
                  <w:rPr>
                    <w:b/>
                    <w:bCs/>
                    <w:color w:val="000000"/>
                    <w:sz w:val="26"/>
                    <w:szCs w:val="26"/>
                  </w:rPr>
                </w:rPrChange>
              </w:rPr>
              <w:pPrChange w:id="29634" w:author="James Vu" w:date="2024-04-18T22:33:00Z">
                <w:pPr>
                  <w:widowControl w:val="0"/>
                  <w:spacing w:before="120" w:after="120"/>
                  <w:jc w:val="center"/>
                </w:pPr>
              </w:pPrChange>
            </w:pPr>
            <w:r w:rsidRPr="003C02FF">
              <w:rPr>
                <w:b/>
                <w:bCs/>
                <w:color w:val="000000"/>
                <w:rPrChange w:id="29635" w:author="James Vu" w:date="2024-04-19T00:26:00Z">
                  <w:rPr>
                    <w:b/>
                    <w:bCs/>
                    <w:color w:val="000000"/>
                    <w:sz w:val="26"/>
                    <w:szCs w:val="26"/>
                  </w:rPr>
                </w:rPrChange>
              </w:rPr>
              <w:t>1 máy chủ</w:t>
            </w:r>
          </w:p>
        </w:tc>
        <w:tc>
          <w:tcPr>
            <w:tcW w:w="502" w:type="pct"/>
            <w:shd w:val="clear" w:color="auto" w:fill="auto"/>
            <w:vAlign w:val="center"/>
            <w:hideMark/>
            <w:tcPrChange w:id="2963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B06B1FD" w14:textId="77777777" w:rsidR="00093102" w:rsidRPr="003C02FF" w:rsidRDefault="00093102">
            <w:pPr>
              <w:widowControl w:val="0"/>
              <w:spacing w:before="120" w:after="120"/>
              <w:jc w:val="both"/>
              <w:rPr>
                <w:b/>
                <w:bCs/>
                <w:color w:val="000000"/>
                <w:rPrChange w:id="29637" w:author="James Vu" w:date="2024-04-19T00:26:00Z">
                  <w:rPr>
                    <w:b/>
                    <w:bCs/>
                    <w:color w:val="000000"/>
                    <w:sz w:val="26"/>
                    <w:szCs w:val="26"/>
                  </w:rPr>
                </w:rPrChange>
              </w:rPr>
              <w:pPrChange w:id="29638" w:author="James Vu" w:date="2024-04-18T22:33:00Z">
                <w:pPr>
                  <w:widowControl w:val="0"/>
                  <w:spacing w:before="120" w:after="120"/>
                  <w:jc w:val="center"/>
                </w:pPr>
              </w:pPrChange>
            </w:pPr>
            <w:r w:rsidRPr="003C02FF">
              <w:rPr>
                <w:b/>
                <w:bCs/>
                <w:color w:val="000000"/>
                <w:rPrChange w:id="29639" w:author="James Vu" w:date="2024-04-19T00:26:00Z">
                  <w:rPr>
                    <w:b/>
                    <w:bCs/>
                    <w:color w:val="000000"/>
                    <w:sz w:val="26"/>
                    <w:szCs w:val="26"/>
                  </w:rPr>
                </w:rPrChange>
              </w:rPr>
              <w:t>1</w:t>
            </w:r>
          </w:p>
        </w:tc>
        <w:tc>
          <w:tcPr>
            <w:tcW w:w="567" w:type="pct"/>
            <w:shd w:val="clear" w:color="auto" w:fill="auto"/>
            <w:hideMark/>
            <w:tcPrChange w:id="2964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AE6F434" w14:textId="77777777" w:rsidR="00093102" w:rsidRPr="003C02FF" w:rsidRDefault="00093102">
            <w:pPr>
              <w:widowControl w:val="0"/>
              <w:spacing w:before="120" w:after="120"/>
              <w:jc w:val="both"/>
              <w:rPr>
                <w:b/>
                <w:bCs/>
                <w:color w:val="000000"/>
                <w:rPrChange w:id="29641" w:author="James Vu" w:date="2024-04-19T00:26:00Z">
                  <w:rPr>
                    <w:b/>
                    <w:bCs/>
                    <w:color w:val="000000"/>
                    <w:sz w:val="26"/>
                    <w:szCs w:val="26"/>
                  </w:rPr>
                </w:rPrChange>
              </w:rPr>
              <w:pPrChange w:id="29642" w:author="James Vu" w:date="2024-04-18T22:33:00Z">
                <w:pPr>
                  <w:widowControl w:val="0"/>
                  <w:spacing w:before="120" w:after="120"/>
                </w:pPr>
              </w:pPrChange>
            </w:pPr>
            <w:r w:rsidRPr="003C02FF">
              <w:rPr>
                <w:b/>
                <w:bCs/>
                <w:color w:val="000000"/>
                <w:rPrChange w:id="29643" w:author="James Vu" w:date="2024-04-19T00:26:00Z">
                  <w:rPr>
                    <w:b/>
                    <w:bCs/>
                    <w:color w:val="000000"/>
                    <w:sz w:val="26"/>
                    <w:szCs w:val="26"/>
                  </w:rPr>
                </w:rPrChange>
              </w:rPr>
              <w:t> </w:t>
            </w:r>
          </w:p>
        </w:tc>
        <w:tc>
          <w:tcPr>
            <w:tcW w:w="351" w:type="pct"/>
            <w:shd w:val="clear" w:color="auto" w:fill="auto"/>
            <w:hideMark/>
            <w:tcPrChange w:id="2964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93338B2" w14:textId="77777777" w:rsidR="00093102" w:rsidRPr="003C02FF" w:rsidRDefault="00093102">
            <w:pPr>
              <w:widowControl w:val="0"/>
              <w:spacing w:before="120" w:after="120"/>
              <w:jc w:val="both"/>
              <w:rPr>
                <w:b/>
                <w:bCs/>
                <w:color w:val="000000"/>
                <w:rPrChange w:id="29645" w:author="James Vu" w:date="2024-04-19T00:26:00Z">
                  <w:rPr>
                    <w:b/>
                    <w:bCs/>
                    <w:color w:val="000000"/>
                    <w:sz w:val="26"/>
                    <w:szCs w:val="26"/>
                  </w:rPr>
                </w:rPrChange>
              </w:rPr>
              <w:pPrChange w:id="29646" w:author="James Vu" w:date="2024-04-18T22:33:00Z">
                <w:pPr>
                  <w:widowControl w:val="0"/>
                  <w:spacing w:before="120" w:after="120"/>
                  <w:jc w:val="center"/>
                </w:pPr>
              </w:pPrChange>
            </w:pPr>
            <w:r w:rsidRPr="003C02FF">
              <w:rPr>
                <w:b/>
                <w:bCs/>
                <w:color w:val="000000"/>
                <w:rPrChange w:id="29647" w:author="James Vu" w:date="2024-04-19T00:26:00Z">
                  <w:rPr>
                    <w:b/>
                    <w:bCs/>
                    <w:color w:val="000000"/>
                    <w:sz w:val="26"/>
                    <w:szCs w:val="26"/>
                  </w:rPr>
                </w:rPrChange>
              </w:rPr>
              <w:t> </w:t>
            </w:r>
          </w:p>
        </w:tc>
        <w:tc>
          <w:tcPr>
            <w:tcW w:w="632" w:type="pct"/>
            <w:shd w:val="clear" w:color="auto" w:fill="auto"/>
            <w:hideMark/>
            <w:tcPrChange w:id="2964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D12DB48" w14:textId="77777777" w:rsidR="00093102" w:rsidRPr="003C02FF" w:rsidRDefault="00093102">
            <w:pPr>
              <w:widowControl w:val="0"/>
              <w:spacing w:before="120" w:after="120"/>
              <w:jc w:val="both"/>
              <w:rPr>
                <w:b/>
                <w:bCs/>
                <w:color w:val="000000"/>
                <w:rPrChange w:id="29649" w:author="James Vu" w:date="2024-04-19T00:26:00Z">
                  <w:rPr>
                    <w:b/>
                    <w:bCs/>
                    <w:color w:val="000000"/>
                    <w:sz w:val="26"/>
                    <w:szCs w:val="26"/>
                  </w:rPr>
                </w:rPrChange>
              </w:rPr>
              <w:pPrChange w:id="29650" w:author="James Vu" w:date="2024-04-18T22:33:00Z">
                <w:pPr>
                  <w:widowControl w:val="0"/>
                  <w:spacing w:before="120" w:after="120"/>
                </w:pPr>
              </w:pPrChange>
            </w:pPr>
            <w:r w:rsidRPr="003C02FF">
              <w:rPr>
                <w:b/>
                <w:bCs/>
                <w:color w:val="000000"/>
                <w:rPrChange w:id="29651" w:author="James Vu" w:date="2024-04-19T00:26:00Z">
                  <w:rPr>
                    <w:b/>
                    <w:bCs/>
                    <w:color w:val="000000"/>
                    <w:sz w:val="26"/>
                    <w:szCs w:val="26"/>
                  </w:rPr>
                </w:rPrChange>
              </w:rPr>
              <w:t> </w:t>
            </w:r>
          </w:p>
        </w:tc>
      </w:tr>
      <w:tr w:rsidR="00093102" w:rsidRPr="003C02FF" w14:paraId="208D0D7C" w14:textId="77777777" w:rsidTr="003C02FF">
        <w:trPr>
          <w:trHeight w:val="300"/>
          <w:trPrChange w:id="29652" w:author="James Vu" w:date="2024-04-19T00:26:00Z">
            <w:trPr>
              <w:gridBefore w:val="1"/>
              <w:gridAfter w:val="0"/>
              <w:trHeight w:val="300"/>
            </w:trPr>
          </w:trPrChange>
        </w:trPr>
        <w:tc>
          <w:tcPr>
            <w:tcW w:w="254" w:type="pct"/>
            <w:shd w:val="clear" w:color="auto" w:fill="auto"/>
            <w:vAlign w:val="center"/>
            <w:hideMark/>
            <w:tcPrChange w:id="2965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955B3DC" w14:textId="77777777" w:rsidR="00093102" w:rsidRPr="003C02FF" w:rsidRDefault="00093102">
            <w:pPr>
              <w:widowControl w:val="0"/>
              <w:spacing w:before="120" w:after="120"/>
              <w:jc w:val="both"/>
              <w:rPr>
                <w:color w:val="000000"/>
                <w:rPrChange w:id="29654" w:author="James Vu" w:date="2024-04-19T00:26:00Z">
                  <w:rPr>
                    <w:color w:val="000000"/>
                    <w:sz w:val="26"/>
                    <w:szCs w:val="26"/>
                  </w:rPr>
                </w:rPrChange>
              </w:rPr>
              <w:pPrChange w:id="29655" w:author="James Vu" w:date="2024-04-18T22:33:00Z">
                <w:pPr>
                  <w:widowControl w:val="0"/>
                  <w:spacing w:before="120" w:after="120"/>
                  <w:jc w:val="center"/>
                </w:pPr>
              </w:pPrChange>
            </w:pPr>
            <w:r w:rsidRPr="003C02FF">
              <w:rPr>
                <w:color w:val="000000"/>
                <w:rPrChange w:id="29656" w:author="James Vu" w:date="2024-04-19T00:26:00Z">
                  <w:rPr>
                    <w:color w:val="000000"/>
                    <w:sz w:val="26"/>
                    <w:szCs w:val="26"/>
                  </w:rPr>
                </w:rPrChange>
              </w:rPr>
              <w:t> </w:t>
            </w:r>
          </w:p>
        </w:tc>
        <w:tc>
          <w:tcPr>
            <w:tcW w:w="618" w:type="pct"/>
            <w:shd w:val="clear" w:color="auto" w:fill="auto"/>
            <w:vAlign w:val="center"/>
            <w:hideMark/>
            <w:tcPrChange w:id="2965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7E1E366" w14:textId="77777777" w:rsidR="00093102" w:rsidRPr="003C02FF" w:rsidRDefault="00093102">
            <w:pPr>
              <w:widowControl w:val="0"/>
              <w:spacing w:before="120" w:after="120"/>
              <w:jc w:val="both"/>
              <w:rPr>
                <w:color w:val="000000"/>
                <w:rPrChange w:id="29658" w:author="James Vu" w:date="2024-04-19T00:26:00Z">
                  <w:rPr>
                    <w:color w:val="000000"/>
                    <w:sz w:val="26"/>
                    <w:szCs w:val="26"/>
                  </w:rPr>
                </w:rPrChange>
              </w:rPr>
              <w:pPrChange w:id="29659" w:author="James Vu" w:date="2024-04-18T22:33:00Z">
                <w:pPr>
                  <w:widowControl w:val="0"/>
                  <w:spacing w:before="120" w:after="120"/>
                  <w:jc w:val="center"/>
                </w:pPr>
              </w:pPrChange>
            </w:pPr>
            <w:r w:rsidRPr="003C02FF">
              <w:rPr>
                <w:color w:val="000000"/>
                <w:rPrChange w:id="29660" w:author="James Vu" w:date="2024-04-19T00:26:00Z">
                  <w:rPr>
                    <w:color w:val="000000"/>
                    <w:sz w:val="26"/>
                    <w:szCs w:val="26"/>
                  </w:rPr>
                </w:rPrChange>
              </w:rPr>
              <w:t> </w:t>
            </w:r>
          </w:p>
        </w:tc>
        <w:tc>
          <w:tcPr>
            <w:tcW w:w="1636" w:type="pct"/>
            <w:shd w:val="clear" w:color="auto" w:fill="auto"/>
            <w:hideMark/>
            <w:tcPrChange w:id="2966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2FDDB026" w14:textId="77777777" w:rsidR="00093102" w:rsidRPr="003C02FF" w:rsidRDefault="00093102">
            <w:pPr>
              <w:widowControl w:val="0"/>
              <w:spacing w:before="120" w:after="120"/>
              <w:jc w:val="both"/>
              <w:rPr>
                <w:color w:val="000000"/>
                <w:rPrChange w:id="29662" w:author="James Vu" w:date="2024-04-19T00:26:00Z">
                  <w:rPr>
                    <w:color w:val="000000"/>
                    <w:sz w:val="26"/>
                    <w:szCs w:val="26"/>
                  </w:rPr>
                </w:rPrChange>
              </w:rPr>
              <w:pPrChange w:id="29663" w:author="James Vu" w:date="2024-04-18T22:33:00Z">
                <w:pPr>
                  <w:widowControl w:val="0"/>
                  <w:spacing w:before="120" w:after="120"/>
                </w:pPr>
              </w:pPrChange>
            </w:pPr>
            <w:r w:rsidRPr="003C02FF">
              <w:rPr>
                <w:color w:val="000000"/>
                <w:rPrChange w:id="29664" w:author="James Vu" w:date="2024-04-19T00:26:00Z">
                  <w:rPr>
                    <w:color w:val="000000"/>
                    <w:sz w:val="26"/>
                    <w:szCs w:val="26"/>
                  </w:rPr>
                </w:rPrChange>
              </w:rPr>
              <w:t>a) Vật liệu phụ</w:t>
            </w:r>
          </w:p>
        </w:tc>
        <w:tc>
          <w:tcPr>
            <w:tcW w:w="439" w:type="pct"/>
            <w:shd w:val="clear" w:color="auto" w:fill="auto"/>
            <w:vAlign w:val="center"/>
            <w:hideMark/>
            <w:tcPrChange w:id="2966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6BB7174" w14:textId="77777777" w:rsidR="00093102" w:rsidRPr="003C02FF" w:rsidRDefault="00093102">
            <w:pPr>
              <w:widowControl w:val="0"/>
              <w:spacing w:before="120" w:after="120"/>
              <w:jc w:val="both"/>
              <w:rPr>
                <w:color w:val="000000"/>
                <w:rPrChange w:id="29666" w:author="James Vu" w:date="2024-04-19T00:26:00Z">
                  <w:rPr>
                    <w:color w:val="000000"/>
                    <w:sz w:val="26"/>
                    <w:szCs w:val="26"/>
                  </w:rPr>
                </w:rPrChange>
              </w:rPr>
              <w:pPrChange w:id="29667" w:author="James Vu" w:date="2024-04-18T22:33:00Z">
                <w:pPr>
                  <w:widowControl w:val="0"/>
                  <w:spacing w:before="120" w:after="120"/>
                  <w:jc w:val="center"/>
                </w:pPr>
              </w:pPrChange>
            </w:pPr>
            <w:r w:rsidRPr="003C02FF">
              <w:rPr>
                <w:color w:val="000000"/>
                <w:rPrChange w:id="29668" w:author="James Vu" w:date="2024-04-19T00:26:00Z">
                  <w:rPr>
                    <w:color w:val="000000"/>
                    <w:sz w:val="26"/>
                    <w:szCs w:val="26"/>
                  </w:rPr>
                </w:rPrChange>
              </w:rPr>
              <w:t> </w:t>
            </w:r>
          </w:p>
        </w:tc>
        <w:tc>
          <w:tcPr>
            <w:tcW w:w="502" w:type="pct"/>
            <w:shd w:val="clear" w:color="auto" w:fill="auto"/>
            <w:vAlign w:val="center"/>
            <w:hideMark/>
            <w:tcPrChange w:id="2966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FFC4C34" w14:textId="77777777" w:rsidR="00093102" w:rsidRPr="003C02FF" w:rsidRDefault="00093102">
            <w:pPr>
              <w:widowControl w:val="0"/>
              <w:spacing w:before="120" w:after="120"/>
              <w:jc w:val="both"/>
              <w:rPr>
                <w:color w:val="000000"/>
                <w:rPrChange w:id="29670" w:author="James Vu" w:date="2024-04-19T00:26:00Z">
                  <w:rPr>
                    <w:color w:val="000000"/>
                    <w:sz w:val="26"/>
                    <w:szCs w:val="26"/>
                  </w:rPr>
                </w:rPrChange>
              </w:rPr>
              <w:pPrChange w:id="29671" w:author="James Vu" w:date="2024-04-18T22:33:00Z">
                <w:pPr>
                  <w:widowControl w:val="0"/>
                  <w:spacing w:before="120" w:after="120"/>
                  <w:jc w:val="center"/>
                </w:pPr>
              </w:pPrChange>
            </w:pPr>
            <w:r w:rsidRPr="003C02FF">
              <w:rPr>
                <w:color w:val="000000"/>
                <w:rPrChange w:id="29672" w:author="James Vu" w:date="2024-04-19T00:26:00Z">
                  <w:rPr>
                    <w:color w:val="000000"/>
                    <w:sz w:val="26"/>
                    <w:szCs w:val="26"/>
                  </w:rPr>
                </w:rPrChange>
              </w:rPr>
              <w:t> </w:t>
            </w:r>
          </w:p>
        </w:tc>
        <w:tc>
          <w:tcPr>
            <w:tcW w:w="567" w:type="pct"/>
            <w:shd w:val="clear" w:color="auto" w:fill="auto"/>
            <w:hideMark/>
            <w:tcPrChange w:id="2967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4D04314B" w14:textId="77777777" w:rsidR="00093102" w:rsidRPr="003C02FF" w:rsidRDefault="00093102">
            <w:pPr>
              <w:widowControl w:val="0"/>
              <w:spacing w:before="120" w:after="120"/>
              <w:jc w:val="both"/>
              <w:rPr>
                <w:color w:val="000000"/>
                <w:rPrChange w:id="29674" w:author="James Vu" w:date="2024-04-19T00:26:00Z">
                  <w:rPr>
                    <w:color w:val="000000"/>
                    <w:sz w:val="26"/>
                    <w:szCs w:val="26"/>
                  </w:rPr>
                </w:rPrChange>
              </w:rPr>
              <w:pPrChange w:id="29675" w:author="James Vu" w:date="2024-04-18T22:33:00Z">
                <w:pPr>
                  <w:widowControl w:val="0"/>
                  <w:spacing w:before="120" w:after="120"/>
                </w:pPr>
              </w:pPrChange>
            </w:pPr>
            <w:r w:rsidRPr="003C02FF">
              <w:rPr>
                <w:color w:val="000000"/>
                <w:rPrChange w:id="29676" w:author="James Vu" w:date="2024-04-19T00:26:00Z">
                  <w:rPr>
                    <w:color w:val="000000"/>
                    <w:sz w:val="26"/>
                    <w:szCs w:val="26"/>
                  </w:rPr>
                </w:rPrChange>
              </w:rPr>
              <w:t> </w:t>
            </w:r>
          </w:p>
        </w:tc>
        <w:tc>
          <w:tcPr>
            <w:tcW w:w="351" w:type="pct"/>
            <w:shd w:val="clear" w:color="auto" w:fill="auto"/>
            <w:hideMark/>
            <w:tcPrChange w:id="2967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4E3F23F" w14:textId="77777777" w:rsidR="00093102" w:rsidRPr="003C02FF" w:rsidRDefault="00093102">
            <w:pPr>
              <w:widowControl w:val="0"/>
              <w:spacing w:before="120" w:after="120"/>
              <w:jc w:val="both"/>
              <w:rPr>
                <w:color w:val="000000"/>
                <w:rPrChange w:id="29678" w:author="James Vu" w:date="2024-04-19T00:26:00Z">
                  <w:rPr>
                    <w:color w:val="000000"/>
                    <w:sz w:val="26"/>
                    <w:szCs w:val="26"/>
                  </w:rPr>
                </w:rPrChange>
              </w:rPr>
              <w:pPrChange w:id="29679" w:author="James Vu" w:date="2024-04-18T22:33:00Z">
                <w:pPr>
                  <w:widowControl w:val="0"/>
                  <w:spacing w:before="120" w:after="120"/>
                  <w:jc w:val="center"/>
                </w:pPr>
              </w:pPrChange>
            </w:pPr>
            <w:r w:rsidRPr="003C02FF">
              <w:rPr>
                <w:color w:val="000000"/>
                <w:rPrChange w:id="29680" w:author="James Vu" w:date="2024-04-19T00:26:00Z">
                  <w:rPr>
                    <w:color w:val="000000"/>
                    <w:sz w:val="26"/>
                    <w:szCs w:val="26"/>
                  </w:rPr>
                </w:rPrChange>
              </w:rPr>
              <w:t> </w:t>
            </w:r>
          </w:p>
        </w:tc>
        <w:tc>
          <w:tcPr>
            <w:tcW w:w="632" w:type="pct"/>
            <w:shd w:val="clear" w:color="auto" w:fill="auto"/>
            <w:hideMark/>
            <w:tcPrChange w:id="2968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7D13939" w14:textId="77777777" w:rsidR="00093102" w:rsidRPr="003C02FF" w:rsidRDefault="00093102">
            <w:pPr>
              <w:widowControl w:val="0"/>
              <w:spacing w:before="120" w:after="120"/>
              <w:jc w:val="both"/>
              <w:rPr>
                <w:color w:val="000000"/>
                <w:rPrChange w:id="29682" w:author="James Vu" w:date="2024-04-19T00:26:00Z">
                  <w:rPr>
                    <w:color w:val="000000"/>
                    <w:sz w:val="26"/>
                    <w:szCs w:val="26"/>
                  </w:rPr>
                </w:rPrChange>
              </w:rPr>
              <w:pPrChange w:id="29683" w:author="James Vu" w:date="2024-04-18T22:33:00Z">
                <w:pPr>
                  <w:widowControl w:val="0"/>
                  <w:spacing w:before="120" w:after="120"/>
                </w:pPr>
              </w:pPrChange>
            </w:pPr>
            <w:r w:rsidRPr="003C02FF">
              <w:rPr>
                <w:color w:val="000000"/>
                <w:rPrChange w:id="29684" w:author="James Vu" w:date="2024-04-19T00:26:00Z">
                  <w:rPr>
                    <w:color w:val="000000"/>
                    <w:sz w:val="26"/>
                    <w:szCs w:val="26"/>
                  </w:rPr>
                </w:rPrChange>
              </w:rPr>
              <w:t xml:space="preserve">              29.999 </w:t>
            </w:r>
          </w:p>
        </w:tc>
      </w:tr>
      <w:tr w:rsidR="00093102" w:rsidRPr="003C02FF" w14:paraId="1F6156CA" w14:textId="77777777" w:rsidTr="003C02FF">
        <w:trPr>
          <w:trHeight w:val="300"/>
          <w:trPrChange w:id="29685" w:author="James Vu" w:date="2024-04-19T00:26:00Z">
            <w:trPr>
              <w:gridBefore w:val="1"/>
              <w:gridAfter w:val="0"/>
              <w:trHeight w:val="300"/>
            </w:trPr>
          </w:trPrChange>
        </w:trPr>
        <w:tc>
          <w:tcPr>
            <w:tcW w:w="254" w:type="pct"/>
            <w:shd w:val="clear" w:color="auto" w:fill="auto"/>
            <w:vAlign w:val="center"/>
            <w:hideMark/>
            <w:tcPrChange w:id="2968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E4B165A" w14:textId="77777777" w:rsidR="00093102" w:rsidRPr="003C02FF" w:rsidRDefault="00093102">
            <w:pPr>
              <w:widowControl w:val="0"/>
              <w:spacing w:before="120" w:after="120"/>
              <w:jc w:val="both"/>
              <w:rPr>
                <w:i/>
                <w:iCs/>
                <w:color w:val="000000"/>
                <w:rPrChange w:id="29687" w:author="James Vu" w:date="2024-04-19T00:26:00Z">
                  <w:rPr>
                    <w:i/>
                    <w:iCs/>
                    <w:color w:val="000000"/>
                    <w:sz w:val="26"/>
                    <w:szCs w:val="26"/>
                  </w:rPr>
                </w:rPrChange>
              </w:rPr>
              <w:pPrChange w:id="29688" w:author="James Vu" w:date="2024-04-18T22:33:00Z">
                <w:pPr>
                  <w:widowControl w:val="0"/>
                  <w:spacing w:before="120" w:after="120"/>
                  <w:jc w:val="center"/>
                </w:pPr>
              </w:pPrChange>
            </w:pPr>
            <w:r w:rsidRPr="003C02FF">
              <w:rPr>
                <w:i/>
                <w:iCs/>
                <w:color w:val="000000"/>
                <w:rPrChange w:id="29689" w:author="James Vu" w:date="2024-04-19T00:26:00Z">
                  <w:rPr>
                    <w:i/>
                    <w:iCs/>
                    <w:color w:val="000000"/>
                    <w:sz w:val="26"/>
                    <w:szCs w:val="26"/>
                  </w:rPr>
                </w:rPrChange>
              </w:rPr>
              <w:t> </w:t>
            </w:r>
          </w:p>
        </w:tc>
        <w:tc>
          <w:tcPr>
            <w:tcW w:w="618" w:type="pct"/>
            <w:shd w:val="clear" w:color="auto" w:fill="auto"/>
            <w:vAlign w:val="center"/>
            <w:hideMark/>
            <w:tcPrChange w:id="2969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1A55F67" w14:textId="77777777" w:rsidR="00093102" w:rsidRPr="003C02FF" w:rsidRDefault="00093102">
            <w:pPr>
              <w:widowControl w:val="0"/>
              <w:spacing w:before="120" w:after="120"/>
              <w:jc w:val="both"/>
              <w:rPr>
                <w:i/>
                <w:iCs/>
                <w:color w:val="000000"/>
                <w:rPrChange w:id="29691" w:author="James Vu" w:date="2024-04-19T00:26:00Z">
                  <w:rPr>
                    <w:i/>
                    <w:iCs/>
                    <w:color w:val="000000"/>
                    <w:sz w:val="26"/>
                    <w:szCs w:val="26"/>
                  </w:rPr>
                </w:rPrChange>
              </w:rPr>
              <w:pPrChange w:id="29692" w:author="James Vu" w:date="2024-04-18T22:33:00Z">
                <w:pPr>
                  <w:widowControl w:val="0"/>
                  <w:spacing w:before="120" w:after="120"/>
                  <w:jc w:val="center"/>
                </w:pPr>
              </w:pPrChange>
            </w:pPr>
            <w:r w:rsidRPr="003C02FF">
              <w:rPr>
                <w:i/>
                <w:iCs/>
                <w:color w:val="000000"/>
                <w:rPrChange w:id="29693" w:author="James Vu" w:date="2024-04-19T00:26:00Z">
                  <w:rPr>
                    <w:i/>
                    <w:iCs/>
                    <w:color w:val="000000"/>
                    <w:sz w:val="26"/>
                    <w:szCs w:val="26"/>
                  </w:rPr>
                </w:rPrChange>
              </w:rPr>
              <w:t> </w:t>
            </w:r>
          </w:p>
        </w:tc>
        <w:tc>
          <w:tcPr>
            <w:tcW w:w="1636" w:type="pct"/>
            <w:shd w:val="clear" w:color="auto" w:fill="auto"/>
            <w:hideMark/>
            <w:tcPrChange w:id="2969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049AAB0" w14:textId="77777777" w:rsidR="00093102" w:rsidRPr="003C02FF" w:rsidRDefault="00093102">
            <w:pPr>
              <w:widowControl w:val="0"/>
              <w:spacing w:before="120" w:after="120"/>
              <w:jc w:val="both"/>
              <w:rPr>
                <w:i/>
                <w:iCs/>
                <w:color w:val="000000"/>
                <w:rPrChange w:id="29695" w:author="James Vu" w:date="2024-04-19T00:26:00Z">
                  <w:rPr>
                    <w:i/>
                    <w:iCs/>
                    <w:color w:val="000000"/>
                    <w:sz w:val="26"/>
                    <w:szCs w:val="26"/>
                  </w:rPr>
                </w:rPrChange>
              </w:rPr>
              <w:pPrChange w:id="29696" w:author="James Vu" w:date="2024-04-18T22:33:00Z">
                <w:pPr>
                  <w:widowControl w:val="0"/>
                  <w:spacing w:before="120" w:after="120"/>
                  <w:jc w:val="right"/>
                </w:pPr>
              </w:pPrChange>
            </w:pPr>
            <w:r w:rsidRPr="003C02FF">
              <w:rPr>
                <w:i/>
                <w:iCs/>
                <w:color w:val="000000"/>
                <w:rPrChange w:id="29697" w:author="James Vu" w:date="2024-04-19T00:26:00Z">
                  <w:rPr>
                    <w:i/>
                    <w:iCs/>
                    <w:color w:val="000000"/>
                    <w:sz w:val="26"/>
                    <w:szCs w:val="26"/>
                  </w:rPr>
                </w:rPrChange>
              </w:rPr>
              <w:t>Đĩa DVD</w:t>
            </w:r>
          </w:p>
        </w:tc>
        <w:tc>
          <w:tcPr>
            <w:tcW w:w="439" w:type="pct"/>
            <w:shd w:val="clear" w:color="auto" w:fill="auto"/>
            <w:vAlign w:val="center"/>
            <w:hideMark/>
            <w:tcPrChange w:id="2969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5260B96" w14:textId="77777777" w:rsidR="00093102" w:rsidRPr="003C02FF" w:rsidRDefault="00093102">
            <w:pPr>
              <w:widowControl w:val="0"/>
              <w:spacing w:before="120" w:after="120"/>
              <w:jc w:val="both"/>
              <w:rPr>
                <w:i/>
                <w:iCs/>
                <w:color w:val="000000"/>
                <w:rPrChange w:id="29699" w:author="James Vu" w:date="2024-04-19T00:26:00Z">
                  <w:rPr>
                    <w:i/>
                    <w:iCs/>
                    <w:color w:val="000000"/>
                    <w:sz w:val="26"/>
                    <w:szCs w:val="26"/>
                  </w:rPr>
                </w:rPrChange>
              </w:rPr>
              <w:pPrChange w:id="29700" w:author="James Vu" w:date="2024-04-18T22:33:00Z">
                <w:pPr>
                  <w:widowControl w:val="0"/>
                  <w:spacing w:before="120" w:after="120"/>
                  <w:jc w:val="center"/>
                </w:pPr>
              </w:pPrChange>
            </w:pPr>
            <w:r w:rsidRPr="003C02FF">
              <w:rPr>
                <w:i/>
                <w:iCs/>
                <w:color w:val="000000"/>
                <w:rPrChange w:id="29701" w:author="James Vu" w:date="2024-04-19T00:26:00Z">
                  <w:rPr>
                    <w:i/>
                    <w:iCs/>
                    <w:color w:val="000000"/>
                    <w:sz w:val="26"/>
                    <w:szCs w:val="26"/>
                  </w:rPr>
                </w:rPrChange>
              </w:rPr>
              <w:t>Cái</w:t>
            </w:r>
          </w:p>
        </w:tc>
        <w:tc>
          <w:tcPr>
            <w:tcW w:w="502" w:type="pct"/>
            <w:shd w:val="clear" w:color="auto" w:fill="auto"/>
            <w:vAlign w:val="center"/>
            <w:hideMark/>
            <w:tcPrChange w:id="2970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F976323" w14:textId="77777777" w:rsidR="00093102" w:rsidRPr="003C02FF" w:rsidRDefault="00093102">
            <w:pPr>
              <w:widowControl w:val="0"/>
              <w:spacing w:before="120" w:after="120"/>
              <w:jc w:val="both"/>
              <w:rPr>
                <w:i/>
                <w:iCs/>
                <w:color w:val="000000"/>
                <w:rPrChange w:id="29703" w:author="James Vu" w:date="2024-04-19T00:26:00Z">
                  <w:rPr>
                    <w:i/>
                    <w:iCs/>
                    <w:color w:val="000000"/>
                    <w:sz w:val="26"/>
                    <w:szCs w:val="26"/>
                  </w:rPr>
                </w:rPrChange>
              </w:rPr>
              <w:pPrChange w:id="29704" w:author="James Vu" w:date="2024-04-18T22:33:00Z">
                <w:pPr>
                  <w:widowControl w:val="0"/>
                  <w:spacing w:before="120" w:after="120"/>
                  <w:jc w:val="center"/>
                </w:pPr>
              </w:pPrChange>
            </w:pPr>
            <w:r w:rsidRPr="003C02FF">
              <w:rPr>
                <w:i/>
                <w:iCs/>
                <w:color w:val="000000"/>
                <w:rPrChange w:id="29705" w:author="James Vu" w:date="2024-04-19T00:26:00Z">
                  <w:rPr>
                    <w:i/>
                    <w:iCs/>
                    <w:color w:val="000000"/>
                    <w:sz w:val="26"/>
                    <w:szCs w:val="26"/>
                  </w:rPr>
                </w:rPrChange>
              </w:rPr>
              <w:t>2</w:t>
            </w:r>
          </w:p>
        </w:tc>
        <w:tc>
          <w:tcPr>
            <w:tcW w:w="567" w:type="pct"/>
            <w:shd w:val="clear" w:color="auto" w:fill="auto"/>
            <w:hideMark/>
            <w:tcPrChange w:id="2970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DC33A43" w14:textId="77777777" w:rsidR="00093102" w:rsidRPr="003C02FF" w:rsidRDefault="00093102">
            <w:pPr>
              <w:widowControl w:val="0"/>
              <w:spacing w:before="120" w:after="120"/>
              <w:jc w:val="both"/>
              <w:rPr>
                <w:i/>
                <w:iCs/>
                <w:color w:val="000000"/>
                <w:rPrChange w:id="29707" w:author="James Vu" w:date="2024-04-19T00:26:00Z">
                  <w:rPr>
                    <w:i/>
                    <w:iCs/>
                    <w:color w:val="000000"/>
                    <w:sz w:val="26"/>
                    <w:szCs w:val="26"/>
                  </w:rPr>
                </w:rPrChange>
              </w:rPr>
              <w:pPrChange w:id="29708" w:author="James Vu" w:date="2024-04-18T22:33:00Z">
                <w:pPr>
                  <w:widowControl w:val="0"/>
                  <w:spacing w:before="120" w:after="120"/>
                </w:pPr>
              </w:pPrChange>
            </w:pPr>
            <w:r w:rsidRPr="003C02FF">
              <w:rPr>
                <w:i/>
                <w:iCs/>
                <w:color w:val="000000"/>
                <w:rPrChange w:id="29709" w:author="James Vu" w:date="2024-04-19T00:26:00Z">
                  <w:rPr>
                    <w:i/>
                    <w:iCs/>
                    <w:color w:val="000000"/>
                    <w:sz w:val="26"/>
                    <w:szCs w:val="26"/>
                  </w:rPr>
                </w:rPrChange>
              </w:rPr>
              <w:t xml:space="preserve">         14.000 </w:t>
            </w:r>
          </w:p>
        </w:tc>
        <w:tc>
          <w:tcPr>
            <w:tcW w:w="351" w:type="pct"/>
            <w:shd w:val="clear" w:color="auto" w:fill="auto"/>
            <w:hideMark/>
            <w:tcPrChange w:id="2971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59F029D" w14:textId="77777777" w:rsidR="00093102" w:rsidRPr="003C02FF" w:rsidRDefault="00093102">
            <w:pPr>
              <w:widowControl w:val="0"/>
              <w:spacing w:before="120" w:after="120"/>
              <w:jc w:val="both"/>
              <w:rPr>
                <w:i/>
                <w:iCs/>
                <w:color w:val="000000"/>
                <w:rPrChange w:id="29711" w:author="James Vu" w:date="2024-04-19T00:26:00Z">
                  <w:rPr>
                    <w:i/>
                    <w:iCs/>
                    <w:color w:val="000000"/>
                    <w:sz w:val="26"/>
                    <w:szCs w:val="26"/>
                  </w:rPr>
                </w:rPrChange>
              </w:rPr>
              <w:pPrChange w:id="29712" w:author="James Vu" w:date="2024-04-18T22:33:00Z">
                <w:pPr>
                  <w:widowControl w:val="0"/>
                  <w:spacing w:before="120" w:after="120"/>
                  <w:jc w:val="center"/>
                </w:pPr>
              </w:pPrChange>
            </w:pPr>
            <w:r w:rsidRPr="003C02FF">
              <w:rPr>
                <w:i/>
                <w:iCs/>
                <w:color w:val="000000"/>
                <w:rPrChange w:id="29713" w:author="James Vu" w:date="2024-04-19T00:26:00Z">
                  <w:rPr>
                    <w:i/>
                    <w:iCs/>
                    <w:color w:val="000000"/>
                    <w:sz w:val="26"/>
                    <w:szCs w:val="26"/>
                  </w:rPr>
                </w:rPrChange>
              </w:rPr>
              <w:t>1</w:t>
            </w:r>
          </w:p>
        </w:tc>
        <w:tc>
          <w:tcPr>
            <w:tcW w:w="632" w:type="pct"/>
            <w:shd w:val="clear" w:color="auto" w:fill="auto"/>
            <w:hideMark/>
            <w:tcPrChange w:id="2971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0343EFD" w14:textId="77777777" w:rsidR="00093102" w:rsidRPr="003C02FF" w:rsidRDefault="00093102">
            <w:pPr>
              <w:widowControl w:val="0"/>
              <w:spacing w:before="120" w:after="120"/>
              <w:jc w:val="both"/>
              <w:rPr>
                <w:i/>
                <w:iCs/>
                <w:color w:val="000000"/>
                <w:rPrChange w:id="29715" w:author="James Vu" w:date="2024-04-19T00:26:00Z">
                  <w:rPr>
                    <w:i/>
                    <w:iCs/>
                    <w:color w:val="000000"/>
                    <w:sz w:val="26"/>
                    <w:szCs w:val="26"/>
                  </w:rPr>
                </w:rPrChange>
              </w:rPr>
              <w:pPrChange w:id="29716" w:author="James Vu" w:date="2024-04-18T22:33:00Z">
                <w:pPr>
                  <w:widowControl w:val="0"/>
                  <w:spacing w:before="120" w:after="120"/>
                </w:pPr>
              </w:pPrChange>
            </w:pPr>
            <w:r w:rsidRPr="003C02FF">
              <w:rPr>
                <w:i/>
                <w:iCs/>
                <w:color w:val="000000"/>
                <w:rPrChange w:id="29717" w:author="James Vu" w:date="2024-04-19T00:26:00Z">
                  <w:rPr>
                    <w:i/>
                    <w:iCs/>
                    <w:color w:val="000000"/>
                    <w:sz w:val="26"/>
                    <w:szCs w:val="26"/>
                  </w:rPr>
                </w:rPrChange>
              </w:rPr>
              <w:t xml:space="preserve">            28.000 </w:t>
            </w:r>
          </w:p>
        </w:tc>
      </w:tr>
      <w:tr w:rsidR="00093102" w:rsidRPr="003C02FF" w14:paraId="3A0753D4" w14:textId="77777777" w:rsidTr="003C02FF">
        <w:trPr>
          <w:trHeight w:val="300"/>
          <w:trPrChange w:id="29718" w:author="James Vu" w:date="2024-04-19T00:26:00Z">
            <w:trPr>
              <w:gridBefore w:val="1"/>
              <w:gridAfter w:val="0"/>
              <w:trHeight w:val="300"/>
            </w:trPr>
          </w:trPrChange>
        </w:trPr>
        <w:tc>
          <w:tcPr>
            <w:tcW w:w="254" w:type="pct"/>
            <w:shd w:val="clear" w:color="auto" w:fill="auto"/>
            <w:vAlign w:val="center"/>
            <w:hideMark/>
            <w:tcPrChange w:id="2971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44B45FE" w14:textId="77777777" w:rsidR="00093102" w:rsidRPr="003C02FF" w:rsidRDefault="00093102">
            <w:pPr>
              <w:widowControl w:val="0"/>
              <w:spacing w:before="120" w:after="120"/>
              <w:jc w:val="both"/>
              <w:rPr>
                <w:i/>
                <w:iCs/>
                <w:color w:val="000000"/>
                <w:rPrChange w:id="29720" w:author="James Vu" w:date="2024-04-19T00:26:00Z">
                  <w:rPr>
                    <w:i/>
                    <w:iCs/>
                    <w:color w:val="000000"/>
                    <w:sz w:val="26"/>
                    <w:szCs w:val="26"/>
                  </w:rPr>
                </w:rPrChange>
              </w:rPr>
              <w:pPrChange w:id="29721" w:author="James Vu" w:date="2024-04-18T22:33:00Z">
                <w:pPr>
                  <w:widowControl w:val="0"/>
                  <w:spacing w:before="120" w:after="120"/>
                  <w:jc w:val="center"/>
                </w:pPr>
              </w:pPrChange>
            </w:pPr>
            <w:r w:rsidRPr="003C02FF">
              <w:rPr>
                <w:i/>
                <w:iCs/>
                <w:color w:val="000000"/>
                <w:rPrChange w:id="29722" w:author="James Vu" w:date="2024-04-19T00:26:00Z">
                  <w:rPr>
                    <w:i/>
                    <w:iCs/>
                    <w:color w:val="000000"/>
                    <w:sz w:val="26"/>
                    <w:szCs w:val="26"/>
                  </w:rPr>
                </w:rPrChange>
              </w:rPr>
              <w:t> </w:t>
            </w:r>
          </w:p>
        </w:tc>
        <w:tc>
          <w:tcPr>
            <w:tcW w:w="618" w:type="pct"/>
            <w:shd w:val="clear" w:color="auto" w:fill="auto"/>
            <w:vAlign w:val="center"/>
            <w:hideMark/>
            <w:tcPrChange w:id="2972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6C90D79" w14:textId="77777777" w:rsidR="00093102" w:rsidRPr="003C02FF" w:rsidRDefault="00093102">
            <w:pPr>
              <w:widowControl w:val="0"/>
              <w:spacing w:before="120" w:after="120"/>
              <w:jc w:val="both"/>
              <w:rPr>
                <w:i/>
                <w:iCs/>
                <w:color w:val="000000"/>
                <w:rPrChange w:id="29724" w:author="James Vu" w:date="2024-04-19T00:26:00Z">
                  <w:rPr>
                    <w:i/>
                    <w:iCs/>
                    <w:color w:val="000000"/>
                    <w:sz w:val="26"/>
                    <w:szCs w:val="26"/>
                  </w:rPr>
                </w:rPrChange>
              </w:rPr>
              <w:pPrChange w:id="29725" w:author="James Vu" w:date="2024-04-18T22:33:00Z">
                <w:pPr>
                  <w:widowControl w:val="0"/>
                  <w:spacing w:before="120" w:after="120"/>
                  <w:jc w:val="center"/>
                </w:pPr>
              </w:pPrChange>
            </w:pPr>
            <w:r w:rsidRPr="003C02FF">
              <w:rPr>
                <w:i/>
                <w:iCs/>
                <w:color w:val="000000"/>
                <w:rPrChange w:id="29726" w:author="James Vu" w:date="2024-04-19T00:26:00Z">
                  <w:rPr>
                    <w:i/>
                    <w:iCs/>
                    <w:color w:val="000000"/>
                    <w:sz w:val="26"/>
                    <w:szCs w:val="26"/>
                  </w:rPr>
                </w:rPrChange>
              </w:rPr>
              <w:t> </w:t>
            </w:r>
          </w:p>
        </w:tc>
        <w:tc>
          <w:tcPr>
            <w:tcW w:w="1636" w:type="pct"/>
            <w:shd w:val="clear" w:color="auto" w:fill="auto"/>
            <w:hideMark/>
            <w:tcPrChange w:id="2972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A169985" w14:textId="77777777" w:rsidR="00093102" w:rsidRPr="003C02FF" w:rsidRDefault="00093102">
            <w:pPr>
              <w:widowControl w:val="0"/>
              <w:spacing w:before="120" w:after="120"/>
              <w:jc w:val="both"/>
              <w:rPr>
                <w:i/>
                <w:iCs/>
                <w:color w:val="000000"/>
                <w:rPrChange w:id="29728" w:author="James Vu" w:date="2024-04-19T00:26:00Z">
                  <w:rPr>
                    <w:i/>
                    <w:iCs/>
                    <w:color w:val="000000"/>
                    <w:sz w:val="26"/>
                    <w:szCs w:val="26"/>
                  </w:rPr>
                </w:rPrChange>
              </w:rPr>
              <w:pPrChange w:id="29729" w:author="James Vu" w:date="2024-04-18T22:33:00Z">
                <w:pPr>
                  <w:widowControl w:val="0"/>
                  <w:spacing w:before="120" w:after="120"/>
                  <w:jc w:val="right"/>
                </w:pPr>
              </w:pPrChange>
            </w:pPr>
            <w:r w:rsidRPr="003C02FF">
              <w:rPr>
                <w:i/>
                <w:iCs/>
                <w:color w:val="000000"/>
                <w:rPrChange w:id="29730" w:author="James Vu" w:date="2024-04-19T00:26:00Z">
                  <w:rPr>
                    <w:i/>
                    <w:iCs/>
                    <w:color w:val="000000"/>
                    <w:sz w:val="26"/>
                    <w:szCs w:val="26"/>
                  </w:rPr>
                </w:rPrChange>
              </w:rPr>
              <w:t>Giấy A4</w:t>
            </w:r>
          </w:p>
        </w:tc>
        <w:tc>
          <w:tcPr>
            <w:tcW w:w="439" w:type="pct"/>
            <w:shd w:val="clear" w:color="auto" w:fill="auto"/>
            <w:vAlign w:val="center"/>
            <w:hideMark/>
            <w:tcPrChange w:id="2973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00C76DC" w14:textId="77777777" w:rsidR="00093102" w:rsidRPr="003C02FF" w:rsidRDefault="00093102">
            <w:pPr>
              <w:widowControl w:val="0"/>
              <w:spacing w:before="120" w:after="120"/>
              <w:jc w:val="both"/>
              <w:rPr>
                <w:i/>
                <w:iCs/>
                <w:color w:val="000000"/>
                <w:rPrChange w:id="29732" w:author="James Vu" w:date="2024-04-19T00:26:00Z">
                  <w:rPr>
                    <w:i/>
                    <w:iCs/>
                    <w:color w:val="000000"/>
                    <w:sz w:val="26"/>
                    <w:szCs w:val="26"/>
                  </w:rPr>
                </w:rPrChange>
              </w:rPr>
              <w:pPrChange w:id="29733" w:author="James Vu" w:date="2024-04-18T22:33:00Z">
                <w:pPr>
                  <w:widowControl w:val="0"/>
                  <w:spacing w:before="120" w:after="120"/>
                  <w:jc w:val="center"/>
                </w:pPr>
              </w:pPrChange>
            </w:pPr>
            <w:r w:rsidRPr="003C02FF">
              <w:rPr>
                <w:i/>
                <w:iCs/>
                <w:color w:val="000000"/>
                <w:rPrChange w:id="29734" w:author="James Vu" w:date="2024-04-19T00:26:00Z">
                  <w:rPr>
                    <w:i/>
                    <w:iCs/>
                    <w:color w:val="000000"/>
                    <w:sz w:val="26"/>
                    <w:szCs w:val="26"/>
                  </w:rPr>
                </w:rPrChange>
              </w:rPr>
              <w:t>Ram</w:t>
            </w:r>
          </w:p>
        </w:tc>
        <w:tc>
          <w:tcPr>
            <w:tcW w:w="502" w:type="pct"/>
            <w:shd w:val="clear" w:color="auto" w:fill="auto"/>
            <w:vAlign w:val="center"/>
            <w:hideMark/>
            <w:tcPrChange w:id="2973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9388CD7" w14:textId="77777777" w:rsidR="00093102" w:rsidRPr="003C02FF" w:rsidRDefault="00093102">
            <w:pPr>
              <w:widowControl w:val="0"/>
              <w:spacing w:before="120" w:after="120"/>
              <w:jc w:val="both"/>
              <w:rPr>
                <w:i/>
                <w:iCs/>
                <w:color w:val="000000"/>
                <w:rPrChange w:id="29736" w:author="James Vu" w:date="2024-04-19T00:26:00Z">
                  <w:rPr>
                    <w:i/>
                    <w:iCs/>
                    <w:color w:val="000000"/>
                    <w:sz w:val="26"/>
                    <w:szCs w:val="26"/>
                  </w:rPr>
                </w:rPrChange>
              </w:rPr>
              <w:pPrChange w:id="29737" w:author="James Vu" w:date="2024-04-18T22:33:00Z">
                <w:pPr>
                  <w:widowControl w:val="0"/>
                  <w:spacing w:before="120" w:after="120"/>
                  <w:jc w:val="center"/>
                </w:pPr>
              </w:pPrChange>
            </w:pPr>
            <w:r w:rsidRPr="003C02FF">
              <w:rPr>
                <w:i/>
                <w:iCs/>
                <w:color w:val="000000"/>
                <w:rPrChange w:id="29738" w:author="James Vu" w:date="2024-04-19T00:26:00Z">
                  <w:rPr>
                    <w:i/>
                    <w:iCs/>
                    <w:color w:val="000000"/>
                    <w:sz w:val="26"/>
                    <w:szCs w:val="26"/>
                  </w:rPr>
                </w:rPrChange>
              </w:rPr>
              <w:t>0,01</w:t>
            </w:r>
          </w:p>
        </w:tc>
        <w:tc>
          <w:tcPr>
            <w:tcW w:w="567" w:type="pct"/>
            <w:shd w:val="clear" w:color="auto" w:fill="auto"/>
            <w:hideMark/>
            <w:tcPrChange w:id="2973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98019C8" w14:textId="77777777" w:rsidR="00093102" w:rsidRPr="003C02FF" w:rsidRDefault="00093102">
            <w:pPr>
              <w:widowControl w:val="0"/>
              <w:spacing w:before="120" w:after="120"/>
              <w:jc w:val="both"/>
              <w:rPr>
                <w:i/>
                <w:iCs/>
                <w:color w:val="000000"/>
                <w:rPrChange w:id="29740" w:author="James Vu" w:date="2024-04-19T00:26:00Z">
                  <w:rPr>
                    <w:i/>
                    <w:iCs/>
                    <w:color w:val="000000"/>
                    <w:sz w:val="26"/>
                    <w:szCs w:val="26"/>
                  </w:rPr>
                </w:rPrChange>
              </w:rPr>
              <w:pPrChange w:id="29741" w:author="James Vu" w:date="2024-04-18T22:33:00Z">
                <w:pPr>
                  <w:widowControl w:val="0"/>
                  <w:spacing w:before="120" w:after="120"/>
                </w:pPr>
              </w:pPrChange>
            </w:pPr>
            <w:r w:rsidRPr="003C02FF">
              <w:rPr>
                <w:i/>
                <w:iCs/>
                <w:color w:val="000000"/>
                <w:rPrChange w:id="29742" w:author="James Vu" w:date="2024-04-19T00:26:00Z">
                  <w:rPr>
                    <w:i/>
                    <w:iCs/>
                    <w:color w:val="000000"/>
                    <w:sz w:val="26"/>
                    <w:szCs w:val="26"/>
                  </w:rPr>
                </w:rPrChange>
              </w:rPr>
              <w:t xml:space="preserve">         57.000 </w:t>
            </w:r>
          </w:p>
        </w:tc>
        <w:tc>
          <w:tcPr>
            <w:tcW w:w="351" w:type="pct"/>
            <w:shd w:val="clear" w:color="auto" w:fill="auto"/>
            <w:hideMark/>
            <w:tcPrChange w:id="2974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269D0B8" w14:textId="77777777" w:rsidR="00093102" w:rsidRPr="003C02FF" w:rsidRDefault="00093102">
            <w:pPr>
              <w:widowControl w:val="0"/>
              <w:spacing w:before="120" w:after="120"/>
              <w:jc w:val="both"/>
              <w:rPr>
                <w:i/>
                <w:iCs/>
                <w:color w:val="000000"/>
                <w:rPrChange w:id="29744" w:author="James Vu" w:date="2024-04-19T00:26:00Z">
                  <w:rPr>
                    <w:i/>
                    <w:iCs/>
                    <w:color w:val="000000"/>
                    <w:sz w:val="26"/>
                    <w:szCs w:val="26"/>
                  </w:rPr>
                </w:rPrChange>
              </w:rPr>
              <w:pPrChange w:id="29745" w:author="James Vu" w:date="2024-04-18T22:33:00Z">
                <w:pPr>
                  <w:widowControl w:val="0"/>
                  <w:spacing w:before="120" w:after="120"/>
                  <w:jc w:val="center"/>
                </w:pPr>
              </w:pPrChange>
            </w:pPr>
            <w:r w:rsidRPr="003C02FF">
              <w:rPr>
                <w:i/>
                <w:iCs/>
                <w:color w:val="000000"/>
                <w:rPrChange w:id="29746" w:author="James Vu" w:date="2024-04-19T00:26:00Z">
                  <w:rPr>
                    <w:i/>
                    <w:iCs/>
                    <w:color w:val="000000"/>
                    <w:sz w:val="26"/>
                    <w:szCs w:val="26"/>
                  </w:rPr>
                </w:rPrChange>
              </w:rPr>
              <w:t>1</w:t>
            </w:r>
          </w:p>
        </w:tc>
        <w:tc>
          <w:tcPr>
            <w:tcW w:w="632" w:type="pct"/>
            <w:shd w:val="clear" w:color="auto" w:fill="auto"/>
            <w:hideMark/>
            <w:tcPrChange w:id="2974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078EC21" w14:textId="77777777" w:rsidR="00093102" w:rsidRPr="003C02FF" w:rsidRDefault="00093102">
            <w:pPr>
              <w:widowControl w:val="0"/>
              <w:spacing w:before="120" w:after="120"/>
              <w:jc w:val="both"/>
              <w:rPr>
                <w:i/>
                <w:iCs/>
                <w:color w:val="000000"/>
                <w:rPrChange w:id="29748" w:author="James Vu" w:date="2024-04-19T00:26:00Z">
                  <w:rPr>
                    <w:i/>
                    <w:iCs/>
                    <w:color w:val="000000"/>
                    <w:sz w:val="26"/>
                    <w:szCs w:val="26"/>
                  </w:rPr>
                </w:rPrChange>
              </w:rPr>
              <w:pPrChange w:id="29749" w:author="James Vu" w:date="2024-04-18T22:33:00Z">
                <w:pPr>
                  <w:widowControl w:val="0"/>
                  <w:spacing w:before="120" w:after="120"/>
                </w:pPr>
              </w:pPrChange>
            </w:pPr>
            <w:r w:rsidRPr="003C02FF">
              <w:rPr>
                <w:i/>
                <w:iCs/>
                <w:color w:val="000000"/>
                <w:rPrChange w:id="29750" w:author="James Vu" w:date="2024-04-19T00:26:00Z">
                  <w:rPr>
                    <w:i/>
                    <w:iCs/>
                    <w:color w:val="000000"/>
                    <w:sz w:val="26"/>
                    <w:szCs w:val="26"/>
                  </w:rPr>
                </w:rPrChange>
              </w:rPr>
              <w:t xml:space="preserve">                 570 </w:t>
            </w:r>
          </w:p>
        </w:tc>
      </w:tr>
      <w:tr w:rsidR="00093102" w:rsidRPr="003C02FF" w14:paraId="42BC3B4A" w14:textId="77777777" w:rsidTr="003C02FF">
        <w:trPr>
          <w:trHeight w:val="300"/>
          <w:trPrChange w:id="29751" w:author="James Vu" w:date="2024-04-19T00:26:00Z">
            <w:trPr>
              <w:gridBefore w:val="1"/>
              <w:gridAfter w:val="0"/>
              <w:trHeight w:val="300"/>
            </w:trPr>
          </w:trPrChange>
        </w:trPr>
        <w:tc>
          <w:tcPr>
            <w:tcW w:w="254" w:type="pct"/>
            <w:shd w:val="clear" w:color="auto" w:fill="auto"/>
            <w:vAlign w:val="center"/>
            <w:hideMark/>
            <w:tcPrChange w:id="2975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627BB71" w14:textId="77777777" w:rsidR="00093102" w:rsidRPr="003C02FF" w:rsidRDefault="00093102">
            <w:pPr>
              <w:widowControl w:val="0"/>
              <w:spacing w:before="120" w:after="120"/>
              <w:jc w:val="both"/>
              <w:rPr>
                <w:i/>
                <w:iCs/>
                <w:color w:val="000000"/>
                <w:rPrChange w:id="29753" w:author="James Vu" w:date="2024-04-19T00:26:00Z">
                  <w:rPr>
                    <w:i/>
                    <w:iCs/>
                    <w:color w:val="000000"/>
                    <w:sz w:val="26"/>
                    <w:szCs w:val="26"/>
                  </w:rPr>
                </w:rPrChange>
              </w:rPr>
              <w:pPrChange w:id="29754" w:author="James Vu" w:date="2024-04-18T22:33:00Z">
                <w:pPr>
                  <w:widowControl w:val="0"/>
                  <w:spacing w:before="120" w:after="120"/>
                  <w:jc w:val="center"/>
                </w:pPr>
              </w:pPrChange>
            </w:pPr>
            <w:r w:rsidRPr="003C02FF">
              <w:rPr>
                <w:i/>
                <w:iCs/>
                <w:color w:val="000000"/>
                <w:rPrChange w:id="29755" w:author="James Vu" w:date="2024-04-19T00:26:00Z">
                  <w:rPr>
                    <w:i/>
                    <w:iCs/>
                    <w:color w:val="000000"/>
                    <w:sz w:val="26"/>
                    <w:szCs w:val="26"/>
                  </w:rPr>
                </w:rPrChange>
              </w:rPr>
              <w:t> </w:t>
            </w:r>
          </w:p>
        </w:tc>
        <w:tc>
          <w:tcPr>
            <w:tcW w:w="618" w:type="pct"/>
            <w:shd w:val="clear" w:color="auto" w:fill="auto"/>
            <w:vAlign w:val="center"/>
            <w:hideMark/>
            <w:tcPrChange w:id="2975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D4EB1AB" w14:textId="77777777" w:rsidR="00093102" w:rsidRPr="003C02FF" w:rsidRDefault="00093102">
            <w:pPr>
              <w:widowControl w:val="0"/>
              <w:spacing w:before="120" w:after="120"/>
              <w:jc w:val="both"/>
              <w:rPr>
                <w:i/>
                <w:iCs/>
                <w:color w:val="000000"/>
                <w:rPrChange w:id="29757" w:author="James Vu" w:date="2024-04-19T00:26:00Z">
                  <w:rPr>
                    <w:i/>
                    <w:iCs/>
                    <w:color w:val="000000"/>
                    <w:sz w:val="26"/>
                    <w:szCs w:val="26"/>
                  </w:rPr>
                </w:rPrChange>
              </w:rPr>
              <w:pPrChange w:id="29758" w:author="James Vu" w:date="2024-04-18T22:33:00Z">
                <w:pPr>
                  <w:widowControl w:val="0"/>
                  <w:spacing w:before="120" w:after="120"/>
                  <w:jc w:val="center"/>
                </w:pPr>
              </w:pPrChange>
            </w:pPr>
            <w:r w:rsidRPr="003C02FF">
              <w:rPr>
                <w:i/>
                <w:iCs/>
                <w:color w:val="000000"/>
                <w:rPrChange w:id="29759" w:author="James Vu" w:date="2024-04-19T00:26:00Z">
                  <w:rPr>
                    <w:i/>
                    <w:iCs/>
                    <w:color w:val="000000"/>
                    <w:sz w:val="26"/>
                    <w:szCs w:val="26"/>
                  </w:rPr>
                </w:rPrChange>
              </w:rPr>
              <w:t> </w:t>
            </w:r>
          </w:p>
        </w:tc>
        <w:tc>
          <w:tcPr>
            <w:tcW w:w="1636" w:type="pct"/>
            <w:shd w:val="clear" w:color="auto" w:fill="auto"/>
            <w:hideMark/>
            <w:tcPrChange w:id="2976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F02E23C" w14:textId="77777777" w:rsidR="00093102" w:rsidRPr="003C02FF" w:rsidRDefault="00093102">
            <w:pPr>
              <w:widowControl w:val="0"/>
              <w:spacing w:before="120" w:after="120"/>
              <w:jc w:val="both"/>
              <w:rPr>
                <w:i/>
                <w:iCs/>
                <w:color w:val="000000"/>
                <w:rPrChange w:id="29761" w:author="James Vu" w:date="2024-04-19T00:26:00Z">
                  <w:rPr>
                    <w:i/>
                    <w:iCs/>
                    <w:color w:val="000000"/>
                    <w:sz w:val="26"/>
                    <w:szCs w:val="26"/>
                  </w:rPr>
                </w:rPrChange>
              </w:rPr>
              <w:pPrChange w:id="29762" w:author="James Vu" w:date="2024-04-18T22:33:00Z">
                <w:pPr>
                  <w:widowControl w:val="0"/>
                  <w:spacing w:before="120" w:after="120"/>
                  <w:jc w:val="right"/>
                </w:pPr>
              </w:pPrChange>
            </w:pPr>
            <w:r w:rsidRPr="003C02FF">
              <w:rPr>
                <w:i/>
                <w:iCs/>
                <w:color w:val="000000"/>
                <w:rPrChange w:id="29763" w:author="James Vu" w:date="2024-04-19T00:26:00Z">
                  <w:rPr>
                    <w:i/>
                    <w:iCs/>
                    <w:color w:val="000000"/>
                    <w:sz w:val="26"/>
                    <w:szCs w:val="26"/>
                  </w:rPr>
                </w:rPrChange>
              </w:rPr>
              <w:t>Vật liệu khác</w:t>
            </w:r>
          </w:p>
        </w:tc>
        <w:tc>
          <w:tcPr>
            <w:tcW w:w="439" w:type="pct"/>
            <w:shd w:val="clear" w:color="auto" w:fill="auto"/>
            <w:vAlign w:val="center"/>
            <w:hideMark/>
            <w:tcPrChange w:id="2976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CADEE0A" w14:textId="77777777" w:rsidR="00093102" w:rsidRPr="003C02FF" w:rsidRDefault="00093102">
            <w:pPr>
              <w:widowControl w:val="0"/>
              <w:spacing w:before="120" w:after="120"/>
              <w:jc w:val="both"/>
              <w:rPr>
                <w:i/>
                <w:iCs/>
                <w:color w:val="000000"/>
                <w:rPrChange w:id="29765" w:author="James Vu" w:date="2024-04-19T00:26:00Z">
                  <w:rPr>
                    <w:i/>
                    <w:iCs/>
                    <w:color w:val="000000"/>
                    <w:sz w:val="26"/>
                    <w:szCs w:val="26"/>
                  </w:rPr>
                </w:rPrChange>
              </w:rPr>
              <w:pPrChange w:id="29766" w:author="James Vu" w:date="2024-04-18T22:33:00Z">
                <w:pPr>
                  <w:widowControl w:val="0"/>
                  <w:spacing w:before="120" w:after="120"/>
                  <w:jc w:val="center"/>
                </w:pPr>
              </w:pPrChange>
            </w:pPr>
            <w:r w:rsidRPr="003C02FF">
              <w:rPr>
                <w:i/>
                <w:iCs/>
                <w:color w:val="000000"/>
                <w:rPrChange w:id="29767" w:author="James Vu" w:date="2024-04-19T00:26:00Z">
                  <w:rPr>
                    <w:i/>
                    <w:iCs/>
                    <w:color w:val="000000"/>
                    <w:sz w:val="26"/>
                    <w:szCs w:val="26"/>
                  </w:rPr>
                </w:rPrChange>
              </w:rPr>
              <w:t>%</w:t>
            </w:r>
          </w:p>
        </w:tc>
        <w:tc>
          <w:tcPr>
            <w:tcW w:w="502" w:type="pct"/>
            <w:shd w:val="clear" w:color="auto" w:fill="auto"/>
            <w:vAlign w:val="center"/>
            <w:hideMark/>
            <w:tcPrChange w:id="2976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791D217" w14:textId="77777777" w:rsidR="00093102" w:rsidRPr="003C02FF" w:rsidRDefault="00093102">
            <w:pPr>
              <w:widowControl w:val="0"/>
              <w:spacing w:before="120" w:after="120"/>
              <w:jc w:val="both"/>
              <w:rPr>
                <w:i/>
                <w:iCs/>
                <w:color w:val="000000"/>
                <w:rPrChange w:id="29769" w:author="James Vu" w:date="2024-04-19T00:26:00Z">
                  <w:rPr>
                    <w:i/>
                    <w:iCs/>
                    <w:color w:val="000000"/>
                    <w:sz w:val="26"/>
                    <w:szCs w:val="26"/>
                  </w:rPr>
                </w:rPrChange>
              </w:rPr>
              <w:pPrChange w:id="29770" w:author="James Vu" w:date="2024-04-18T22:33:00Z">
                <w:pPr>
                  <w:widowControl w:val="0"/>
                  <w:spacing w:before="120" w:after="120"/>
                  <w:jc w:val="center"/>
                </w:pPr>
              </w:pPrChange>
            </w:pPr>
            <w:r w:rsidRPr="003C02FF">
              <w:rPr>
                <w:i/>
                <w:iCs/>
                <w:color w:val="000000"/>
                <w:rPrChange w:id="29771" w:author="James Vu" w:date="2024-04-19T00:26:00Z">
                  <w:rPr>
                    <w:i/>
                    <w:iCs/>
                    <w:color w:val="000000"/>
                    <w:sz w:val="26"/>
                    <w:szCs w:val="26"/>
                  </w:rPr>
                </w:rPrChange>
              </w:rPr>
              <w:t>5</w:t>
            </w:r>
          </w:p>
        </w:tc>
        <w:tc>
          <w:tcPr>
            <w:tcW w:w="567" w:type="pct"/>
            <w:shd w:val="clear" w:color="auto" w:fill="auto"/>
            <w:hideMark/>
            <w:tcPrChange w:id="2977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035C21B" w14:textId="77777777" w:rsidR="00093102" w:rsidRPr="003C02FF" w:rsidRDefault="00093102">
            <w:pPr>
              <w:widowControl w:val="0"/>
              <w:spacing w:before="120" w:after="120"/>
              <w:jc w:val="both"/>
              <w:rPr>
                <w:i/>
                <w:iCs/>
                <w:color w:val="000000"/>
                <w:rPrChange w:id="29773" w:author="James Vu" w:date="2024-04-19T00:26:00Z">
                  <w:rPr>
                    <w:i/>
                    <w:iCs/>
                    <w:color w:val="000000"/>
                    <w:sz w:val="26"/>
                    <w:szCs w:val="26"/>
                  </w:rPr>
                </w:rPrChange>
              </w:rPr>
              <w:pPrChange w:id="29774" w:author="James Vu" w:date="2024-04-18T22:33:00Z">
                <w:pPr>
                  <w:widowControl w:val="0"/>
                  <w:spacing w:before="120" w:after="120"/>
                </w:pPr>
              </w:pPrChange>
            </w:pPr>
            <w:r w:rsidRPr="003C02FF">
              <w:rPr>
                <w:i/>
                <w:iCs/>
                <w:color w:val="000000"/>
                <w:rPrChange w:id="29775" w:author="James Vu" w:date="2024-04-19T00:26:00Z">
                  <w:rPr>
                    <w:i/>
                    <w:iCs/>
                    <w:color w:val="000000"/>
                    <w:sz w:val="26"/>
                    <w:szCs w:val="26"/>
                  </w:rPr>
                </w:rPrChange>
              </w:rPr>
              <w:t> </w:t>
            </w:r>
          </w:p>
        </w:tc>
        <w:tc>
          <w:tcPr>
            <w:tcW w:w="351" w:type="pct"/>
            <w:shd w:val="clear" w:color="auto" w:fill="auto"/>
            <w:hideMark/>
            <w:tcPrChange w:id="2977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9644221" w14:textId="77777777" w:rsidR="00093102" w:rsidRPr="003C02FF" w:rsidRDefault="00093102">
            <w:pPr>
              <w:widowControl w:val="0"/>
              <w:spacing w:before="120" w:after="120"/>
              <w:jc w:val="both"/>
              <w:rPr>
                <w:i/>
                <w:iCs/>
                <w:color w:val="000000"/>
                <w:rPrChange w:id="29777" w:author="James Vu" w:date="2024-04-19T00:26:00Z">
                  <w:rPr>
                    <w:i/>
                    <w:iCs/>
                    <w:color w:val="000000"/>
                    <w:sz w:val="26"/>
                    <w:szCs w:val="26"/>
                  </w:rPr>
                </w:rPrChange>
              </w:rPr>
              <w:pPrChange w:id="29778" w:author="James Vu" w:date="2024-04-18T22:33:00Z">
                <w:pPr>
                  <w:widowControl w:val="0"/>
                  <w:spacing w:before="120" w:after="120"/>
                  <w:jc w:val="center"/>
                </w:pPr>
              </w:pPrChange>
            </w:pPr>
            <w:r w:rsidRPr="003C02FF">
              <w:rPr>
                <w:i/>
                <w:iCs/>
                <w:color w:val="000000"/>
                <w:rPrChange w:id="29779" w:author="James Vu" w:date="2024-04-19T00:26:00Z">
                  <w:rPr>
                    <w:i/>
                    <w:iCs/>
                    <w:color w:val="000000"/>
                    <w:sz w:val="26"/>
                    <w:szCs w:val="26"/>
                  </w:rPr>
                </w:rPrChange>
              </w:rPr>
              <w:t>1</w:t>
            </w:r>
          </w:p>
        </w:tc>
        <w:tc>
          <w:tcPr>
            <w:tcW w:w="632" w:type="pct"/>
            <w:shd w:val="clear" w:color="auto" w:fill="auto"/>
            <w:hideMark/>
            <w:tcPrChange w:id="2978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649A7EF" w14:textId="77777777" w:rsidR="00093102" w:rsidRPr="003C02FF" w:rsidRDefault="00093102">
            <w:pPr>
              <w:widowControl w:val="0"/>
              <w:spacing w:before="120" w:after="120"/>
              <w:jc w:val="both"/>
              <w:rPr>
                <w:i/>
                <w:iCs/>
                <w:color w:val="000000"/>
                <w:rPrChange w:id="29781" w:author="James Vu" w:date="2024-04-19T00:26:00Z">
                  <w:rPr>
                    <w:i/>
                    <w:iCs/>
                    <w:color w:val="000000"/>
                    <w:sz w:val="26"/>
                    <w:szCs w:val="26"/>
                  </w:rPr>
                </w:rPrChange>
              </w:rPr>
              <w:pPrChange w:id="29782" w:author="James Vu" w:date="2024-04-18T22:33:00Z">
                <w:pPr>
                  <w:widowControl w:val="0"/>
                  <w:spacing w:before="120" w:after="120"/>
                </w:pPr>
              </w:pPrChange>
            </w:pPr>
            <w:r w:rsidRPr="003C02FF">
              <w:rPr>
                <w:i/>
                <w:iCs/>
                <w:color w:val="000000"/>
                <w:rPrChange w:id="29783" w:author="James Vu" w:date="2024-04-19T00:26:00Z">
                  <w:rPr>
                    <w:i/>
                    <w:iCs/>
                    <w:color w:val="000000"/>
                    <w:sz w:val="26"/>
                    <w:szCs w:val="26"/>
                  </w:rPr>
                </w:rPrChange>
              </w:rPr>
              <w:t xml:space="preserve">              1.429 </w:t>
            </w:r>
          </w:p>
        </w:tc>
      </w:tr>
      <w:tr w:rsidR="00093102" w:rsidRPr="003C02FF" w14:paraId="1085F158" w14:textId="77777777" w:rsidTr="003C02FF">
        <w:trPr>
          <w:trHeight w:val="300"/>
          <w:trPrChange w:id="29784" w:author="James Vu" w:date="2024-04-19T00:26:00Z">
            <w:trPr>
              <w:gridBefore w:val="1"/>
              <w:gridAfter w:val="0"/>
              <w:trHeight w:val="300"/>
            </w:trPr>
          </w:trPrChange>
        </w:trPr>
        <w:tc>
          <w:tcPr>
            <w:tcW w:w="254" w:type="pct"/>
            <w:shd w:val="clear" w:color="auto" w:fill="auto"/>
            <w:vAlign w:val="center"/>
            <w:hideMark/>
            <w:tcPrChange w:id="2978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A3B59F4" w14:textId="77777777" w:rsidR="00093102" w:rsidRPr="003C02FF" w:rsidRDefault="00093102">
            <w:pPr>
              <w:widowControl w:val="0"/>
              <w:spacing w:before="120" w:after="120"/>
              <w:jc w:val="both"/>
              <w:rPr>
                <w:color w:val="000000"/>
                <w:rPrChange w:id="29786" w:author="James Vu" w:date="2024-04-19T00:26:00Z">
                  <w:rPr>
                    <w:color w:val="000000"/>
                    <w:sz w:val="26"/>
                    <w:szCs w:val="26"/>
                  </w:rPr>
                </w:rPrChange>
              </w:rPr>
              <w:pPrChange w:id="29787" w:author="James Vu" w:date="2024-04-18T22:33:00Z">
                <w:pPr>
                  <w:widowControl w:val="0"/>
                  <w:spacing w:before="120" w:after="120"/>
                  <w:jc w:val="center"/>
                </w:pPr>
              </w:pPrChange>
            </w:pPr>
            <w:r w:rsidRPr="003C02FF">
              <w:rPr>
                <w:color w:val="000000"/>
                <w:rPrChange w:id="29788" w:author="James Vu" w:date="2024-04-19T00:26:00Z">
                  <w:rPr>
                    <w:color w:val="000000"/>
                    <w:sz w:val="26"/>
                    <w:szCs w:val="26"/>
                  </w:rPr>
                </w:rPrChange>
              </w:rPr>
              <w:t> </w:t>
            </w:r>
          </w:p>
        </w:tc>
        <w:tc>
          <w:tcPr>
            <w:tcW w:w="618" w:type="pct"/>
            <w:shd w:val="clear" w:color="auto" w:fill="auto"/>
            <w:vAlign w:val="center"/>
            <w:hideMark/>
            <w:tcPrChange w:id="2978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1F6B7D6" w14:textId="77777777" w:rsidR="00093102" w:rsidRPr="003C02FF" w:rsidRDefault="00093102">
            <w:pPr>
              <w:widowControl w:val="0"/>
              <w:spacing w:before="120" w:after="120"/>
              <w:jc w:val="both"/>
              <w:rPr>
                <w:color w:val="000000"/>
                <w:rPrChange w:id="29790" w:author="James Vu" w:date="2024-04-19T00:26:00Z">
                  <w:rPr>
                    <w:color w:val="000000"/>
                    <w:sz w:val="26"/>
                    <w:szCs w:val="26"/>
                  </w:rPr>
                </w:rPrChange>
              </w:rPr>
              <w:pPrChange w:id="29791" w:author="James Vu" w:date="2024-04-18T22:33:00Z">
                <w:pPr>
                  <w:widowControl w:val="0"/>
                  <w:spacing w:before="120" w:after="120"/>
                  <w:jc w:val="center"/>
                </w:pPr>
              </w:pPrChange>
            </w:pPr>
            <w:r w:rsidRPr="003C02FF">
              <w:rPr>
                <w:color w:val="000000"/>
                <w:rPrChange w:id="29792" w:author="James Vu" w:date="2024-04-19T00:26:00Z">
                  <w:rPr>
                    <w:color w:val="000000"/>
                    <w:sz w:val="26"/>
                    <w:szCs w:val="26"/>
                  </w:rPr>
                </w:rPrChange>
              </w:rPr>
              <w:t> </w:t>
            </w:r>
          </w:p>
        </w:tc>
        <w:tc>
          <w:tcPr>
            <w:tcW w:w="1636" w:type="pct"/>
            <w:shd w:val="clear" w:color="auto" w:fill="auto"/>
            <w:hideMark/>
            <w:tcPrChange w:id="2979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0F7708C" w14:textId="77777777" w:rsidR="00093102" w:rsidRPr="003C02FF" w:rsidRDefault="00093102">
            <w:pPr>
              <w:widowControl w:val="0"/>
              <w:spacing w:before="120" w:after="120"/>
              <w:jc w:val="both"/>
              <w:rPr>
                <w:color w:val="000000"/>
                <w:rPrChange w:id="29794" w:author="James Vu" w:date="2024-04-19T00:26:00Z">
                  <w:rPr>
                    <w:color w:val="000000"/>
                    <w:sz w:val="26"/>
                    <w:szCs w:val="26"/>
                  </w:rPr>
                </w:rPrChange>
              </w:rPr>
              <w:pPrChange w:id="29795" w:author="James Vu" w:date="2024-04-18T22:33:00Z">
                <w:pPr>
                  <w:widowControl w:val="0"/>
                  <w:spacing w:before="120" w:after="120"/>
                </w:pPr>
              </w:pPrChange>
            </w:pPr>
            <w:r w:rsidRPr="003C02FF">
              <w:rPr>
                <w:color w:val="000000"/>
                <w:rPrChange w:id="29796" w:author="James Vu" w:date="2024-04-19T00:26:00Z">
                  <w:rPr>
                    <w:color w:val="000000"/>
                    <w:sz w:val="26"/>
                    <w:szCs w:val="26"/>
                  </w:rPr>
                </w:rPrChange>
              </w:rPr>
              <w:t>b) Nhân công</w:t>
            </w:r>
          </w:p>
        </w:tc>
        <w:tc>
          <w:tcPr>
            <w:tcW w:w="439" w:type="pct"/>
            <w:shd w:val="clear" w:color="auto" w:fill="auto"/>
            <w:vAlign w:val="center"/>
            <w:hideMark/>
            <w:tcPrChange w:id="2979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FA5829A" w14:textId="77777777" w:rsidR="00093102" w:rsidRPr="003C02FF" w:rsidRDefault="00093102">
            <w:pPr>
              <w:widowControl w:val="0"/>
              <w:spacing w:before="120" w:after="120"/>
              <w:jc w:val="both"/>
              <w:rPr>
                <w:color w:val="000000"/>
                <w:rPrChange w:id="29798" w:author="James Vu" w:date="2024-04-19T00:26:00Z">
                  <w:rPr>
                    <w:color w:val="000000"/>
                    <w:sz w:val="26"/>
                    <w:szCs w:val="26"/>
                  </w:rPr>
                </w:rPrChange>
              </w:rPr>
              <w:pPrChange w:id="29799" w:author="James Vu" w:date="2024-04-18T22:33:00Z">
                <w:pPr>
                  <w:widowControl w:val="0"/>
                  <w:spacing w:before="120" w:after="120"/>
                  <w:jc w:val="center"/>
                </w:pPr>
              </w:pPrChange>
            </w:pPr>
            <w:r w:rsidRPr="003C02FF">
              <w:rPr>
                <w:color w:val="000000"/>
                <w:rPrChange w:id="29800" w:author="James Vu" w:date="2024-04-19T00:26:00Z">
                  <w:rPr>
                    <w:color w:val="000000"/>
                    <w:sz w:val="26"/>
                    <w:szCs w:val="26"/>
                  </w:rPr>
                </w:rPrChange>
              </w:rPr>
              <w:t> </w:t>
            </w:r>
          </w:p>
        </w:tc>
        <w:tc>
          <w:tcPr>
            <w:tcW w:w="502" w:type="pct"/>
            <w:shd w:val="clear" w:color="auto" w:fill="auto"/>
            <w:vAlign w:val="center"/>
            <w:hideMark/>
            <w:tcPrChange w:id="2980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B901C52" w14:textId="77777777" w:rsidR="00093102" w:rsidRPr="003C02FF" w:rsidRDefault="00093102">
            <w:pPr>
              <w:widowControl w:val="0"/>
              <w:spacing w:before="120" w:after="120"/>
              <w:jc w:val="both"/>
              <w:rPr>
                <w:color w:val="000000"/>
                <w:rPrChange w:id="29802" w:author="James Vu" w:date="2024-04-19T00:26:00Z">
                  <w:rPr>
                    <w:color w:val="000000"/>
                    <w:sz w:val="26"/>
                    <w:szCs w:val="26"/>
                  </w:rPr>
                </w:rPrChange>
              </w:rPr>
              <w:pPrChange w:id="29803" w:author="James Vu" w:date="2024-04-18T22:33:00Z">
                <w:pPr>
                  <w:widowControl w:val="0"/>
                  <w:spacing w:before="120" w:after="120"/>
                  <w:jc w:val="center"/>
                </w:pPr>
              </w:pPrChange>
            </w:pPr>
            <w:r w:rsidRPr="003C02FF">
              <w:rPr>
                <w:color w:val="000000"/>
                <w:rPrChange w:id="29804" w:author="James Vu" w:date="2024-04-19T00:26:00Z">
                  <w:rPr>
                    <w:color w:val="000000"/>
                    <w:sz w:val="26"/>
                    <w:szCs w:val="26"/>
                  </w:rPr>
                </w:rPrChange>
              </w:rPr>
              <w:t> </w:t>
            </w:r>
          </w:p>
        </w:tc>
        <w:tc>
          <w:tcPr>
            <w:tcW w:w="567" w:type="pct"/>
            <w:shd w:val="clear" w:color="auto" w:fill="auto"/>
            <w:hideMark/>
            <w:tcPrChange w:id="2980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29B4F7A" w14:textId="77777777" w:rsidR="00093102" w:rsidRPr="003C02FF" w:rsidRDefault="00093102">
            <w:pPr>
              <w:widowControl w:val="0"/>
              <w:spacing w:before="120" w:after="120"/>
              <w:jc w:val="both"/>
              <w:rPr>
                <w:color w:val="000000"/>
                <w:rPrChange w:id="29806" w:author="James Vu" w:date="2024-04-19T00:26:00Z">
                  <w:rPr>
                    <w:color w:val="000000"/>
                    <w:sz w:val="26"/>
                    <w:szCs w:val="26"/>
                  </w:rPr>
                </w:rPrChange>
              </w:rPr>
              <w:pPrChange w:id="29807" w:author="James Vu" w:date="2024-04-18T22:33:00Z">
                <w:pPr>
                  <w:widowControl w:val="0"/>
                  <w:spacing w:before="120" w:after="120"/>
                </w:pPr>
              </w:pPrChange>
            </w:pPr>
            <w:r w:rsidRPr="003C02FF">
              <w:rPr>
                <w:color w:val="000000"/>
                <w:rPrChange w:id="29808" w:author="James Vu" w:date="2024-04-19T00:26:00Z">
                  <w:rPr>
                    <w:color w:val="000000"/>
                    <w:sz w:val="26"/>
                    <w:szCs w:val="26"/>
                  </w:rPr>
                </w:rPrChange>
              </w:rPr>
              <w:t> </w:t>
            </w:r>
          </w:p>
        </w:tc>
        <w:tc>
          <w:tcPr>
            <w:tcW w:w="351" w:type="pct"/>
            <w:shd w:val="clear" w:color="auto" w:fill="auto"/>
            <w:hideMark/>
            <w:tcPrChange w:id="2980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B44E56B" w14:textId="77777777" w:rsidR="00093102" w:rsidRPr="003C02FF" w:rsidRDefault="00093102">
            <w:pPr>
              <w:widowControl w:val="0"/>
              <w:spacing w:before="120" w:after="120"/>
              <w:jc w:val="both"/>
              <w:rPr>
                <w:color w:val="000000"/>
                <w:rPrChange w:id="29810" w:author="James Vu" w:date="2024-04-19T00:26:00Z">
                  <w:rPr>
                    <w:color w:val="000000"/>
                    <w:sz w:val="26"/>
                    <w:szCs w:val="26"/>
                  </w:rPr>
                </w:rPrChange>
              </w:rPr>
              <w:pPrChange w:id="29811" w:author="James Vu" w:date="2024-04-18T22:33:00Z">
                <w:pPr>
                  <w:widowControl w:val="0"/>
                  <w:spacing w:before="120" w:after="120"/>
                  <w:jc w:val="center"/>
                </w:pPr>
              </w:pPrChange>
            </w:pPr>
            <w:r w:rsidRPr="003C02FF">
              <w:rPr>
                <w:color w:val="000000"/>
                <w:rPrChange w:id="29812" w:author="James Vu" w:date="2024-04-19T00:26:00Z">
                  <w:rPr>
                    <w:color w:val="000000"/>
                    <w:sz w:val="26"/>
                    <w:szCs w:val="26"/>
                  </w:rPr>
                </w:rPrChange>
              </w:rPr>
              <w:t> </w:t>
            </w:r>
          </w:p>
        </w:tc>
        <w:tc>
          <w:tcPr>
            <w:tcW w:w="632" w:type="pct"/>
            <w:shd w:val="clear" w:color="auto" w:fill="auto"/>
            <w:hideMark/>
            <w:tcPrChange w:id="2981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D221B81" w14:textId="77777777" w:rsidR="00093102" w:rsidRPr="003C02FF" w:rsidRDefault="00093102">
            <w:pPr>
              <w:widowControl w:val="0"/>
              <w:spacing w:before="120" w:after="120"/>
              <w:jc w:val="both"/>
              <w:rPr>
                <w:color w:val="000000"/>
                <w:rPrChange w:id="29814" w:author="James Vu" w:date="2024-04-19T00:26:00Z">
                  <w:rPr>
                    <w:color w:val="000000"/>
                    <w:sz w:val="26"/>
                    <w:szCs w:val="26"/>
                  </w:rPr>
                </w:rPrChange>
              </w:rPr>
              <w:pPrChange w:id="29815" w:author="James Vu" w:date="2024-04-18T22:33:00Z">
                <w:pPr>
                  <w:widowControl w:val="0"/>
                  <w:spacing w:before="120" w:after="120"/>
                </w:pPr>
              </w:pPrChange>
            </w:pPr>
            <w:r w:rsidRPr="003C02FF">
              <w:rPr>
                <w:color w:val="000000"/>
                <w:rPrChange w:id="29816" w:author="James Vu" w:date="2024-04-19T00:26:00Z">
                  <w:rPr>
                    <w:color w:val="000000"/>
                    <w:sz w:val="26"/>
                    <w:szCs w:val="26"/>
                  </w:rPr>
                </w:rPrChange>
              </w:rPr>
              <w:t xml:space="preserve">            289.999 </w:t>
            </w:r>
          </w:p>
        </w:tc>
      </w:tr>
      <w:tr w:rsidR="00093102" w:rsidRPr="003C02FF" w14:paraId="3BA58E08" w14:textId="77777777" w:rsidTr="003C02FF">
        <w:trPr>
          <w:trHeight w:val="300"/>
          <w:trPrChange w:id="29817" w:author="James Vu" w:date="2024-04-19T00:26:00Z">
            <w:trPr>
              <w:gridBefore w:val="1"/>
              <w:gridAfter w:val="0"/>
              <w:trHeight w:val="300"/>
            </w:trPr>
          </w:trPrChange>
        </w:trPr>
        <w:tc>
          <w:tcPr>
            <w:tcW w:w="254" w:type="pct"/>
            <w:shd w:val="clear" w:color="auto" w:fill="auto"/>
            <w:vAlign w:val="center"/>
            <w:hideMark/>
            <w:tcPrChange w:id="2981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D886966" w14:textId="77777777" w:rsidR="00093102" w:rsidRPr="003C02FF" w:rsidRDefault="00093102">
            <w:pPr>
              <w:widowControl w:val="0"/>
              <w:spacing w:before="120" w:after="120"/>
              <w:jc w:val="both"/>
              <w:rPr>
                <w:i/>
                <w:iCs/>
                <w:color w:val="000000"/>
                <w:rPrChange w:id="29819" w:author="James Vu" w:date="2024-04-19T00:26:00Z">
                  <w:rPr>
                    <w:i/>
                    <w:iCs/>
                    <w:color w:val="000000"/>
                    <w:sz w:val="26"/>
                    <w:szCs w:val="26"/>
                  </w:rPr>
                </w:rPrChange>
              </w:rPr>
              <w:pPrChange w:id="29820" w:author="James Vu" w:date="2024-04-18T22:33:00Z">
                <w:pPr>
                  <w:widowControl w:val="0"/>
                  <w:spacing w:before="120" w:after="120"/>
                  <w:jc w:val="center"/>
                </w:pPr>
              </w:pPrChange>
            </w:pPr>
            <w:r w:rsidRPr="003C02FF">
              <w:rPr>
                <w:i/>
                <w:iCs/>
                <w:color w:val="000000"/>
                <w:rPrChange w:id="29821" w:author="James Vu" w:date="2024-04-19T00:26:00Z">
                  <w:rPr>
                    <w:i/>
                    <w:iCs/>
                    <w:color w:val="000000"/>
                    <w:sz w:val="26"/>
                    <w:szCs w:val="26"/>
                  </w:rPr>
                </w:rPrChange>
              </w:rPr>
              <w:t> </w:t>
            </w:r>
          </w:p>
        </w:tc>
        <w:tc>
          <w:tcPr>
            <w:tcW w:w="618" w:type="pct"/>
            <w:shd w:val="clear" w:color="auto" w:fill="auto"/>
            <w:vAlign w:val="center"/>
            <w:hideMark/>
            <w:tcPrChange w:id="2982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540633D" w14:textId="77777777" w:rsidR="00093102" w:rsidRPr="003C02FF" w:rsidRDefault="00093102">
            <w:pPr>
              <w:widowControl w:val="0"/>
              <w:spacing w:before="120" w:after="120"/>
              <w:jc w:val="both"/>
              <w:rPr>
                <w:i/>
                <w:iCs/>
                <w:color w:val="000000"/>
                <w:rPrChange w:id="29823" w:author="James Vu" w:date="2024-04-19T00:26:00Z">
                  <w:rPr>
                    <w:i/>
                    <w:iCs/>
                    <w:color w:val="000000"/>
                    <w:sz w:val="26"/>
                    <w:szCs w:val="26"/>
                  </w:rPr>
                </w:rPrChange>
              </w:rPr>
              <w:pPrChange w:id="29824" w:author="James Vu" w:date="2024-04-18T22:33:00Z">
                <w:pPr>
                  <w:widowControl w:val="0"/>
                  <w:spacing w:before="120" w:after="120"/>
                  <w:jc w:val="center"/>
                </w:pPr>
              </w:pPrChange>
            </w:pPr>
            <w:r w:rsidRPr="003C02FF">
              <w:rPr>
                <w:i/>
                <w:iCs/>
                <w:color w:val="000000"/>
                <w:rPrChange w:id="29825" w:author="James Vu" w:date="2024-04-19T00:26:00Z">
                  <w:rPr>
                    <w:i/>
                    <w:iCs/>
                    <w:color w:val="000000"/>
                    <w:sz w:val="26"/>
                    <w:szCs w:val="26"/>
                  </w:rPr>
                </w:rPrChange>
              </w:rPr>
              <w:t> </w:t>
            </w:r>
          </w:p>
        </w:tc>
        <w:tc>
          <w:tcPr>
            <w:tcW w:w="1636" w:type="pct"/>
            <w:shd w:val="clear" w:color="auto" w:fill="auto"/>
            <w:hideMark/>
            <w:tcPrChange w:id="2982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22C1EA9" w14:textId="77777777" w:rsidR="00093102" w:rsidRPr="003C02FF" w:rsidRDefault="00093102">
            <w:pPr>
              <w:widowControl w:val="0"/>
              <w:spacing w:before="120" w:after="120"/>
              <w:jc w:val="both"/>
              <w:rPr>
                <w:i/>
                <w:iCs/>
                <w:color w:val="000000"/>
                <w:rPrChange w:id="29827" w:author="James Vu" w:date="2024-04-19T00:26:00Z">
                  <w:rPr>
                    <w:i/>
                    <w:iCs/>
                    <w:color w:val="000000"/>
                    <w:sz w:val="26"/>
                    <w:szCs w:val="26"/>
                  </w:rPr>
                </w:rPrChange>
              </w:rPr>
              <w:pPrChange w:id="29828" w:author="James Vu" w:date="2024-04-18T22:33:00Z">
                <w:pPr>
                  <w:widowControl w:val="0"/>
                  <w:spacing w:before="120" w:after="120"/>
                  <w:jc w:val="right"/>
                </w:pPr>
              </w:pPrChange>
            </w:pPr>
            <w:r w:rsidRPr="003C02FF">
              <w:rPr>
                <w:i/>
                <w:iCs/>
                <w:color w:val="000000"/>
                <w:rPrChange w:id="29829" w:author="James Vu" w:date="2024-04-19T00:26:00Z">
                  <w:rPr>
                    <w:i/>
                    <w:iCs/>
                    <w:color w:val="000000"/>
                    <w:sz w:val="26"/>
                    <w:szCs w:val="26"/>
                  </w:rPr>
                </w:rPrChange>
              </w:rPr>
              <w:t>Kỹ sư 4/8</w:t>
            </w:r>
          </w:p>
        </w:tc>
        <w:tc>
          <w:tcPr>
            <w:tcW w:w="439" w:type="pct"/>
            <w:shd w:val="clear" w:color="auto" w:fill="auto"/>
            <w:vAlign w:val="center"/>
            <w:hideMark/>
            <w:tcPrChange w:id="2983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1A10AD8" w14:textId="77777777" w:rsidR="00093102" w:rsidRPr="003C02FF" w:rsidRDefault="00093102">
            <w:pPr>
              <w:widowControl w:val="0"/>
              <w:spacing w:before="120" w:after="120"/>
              <w:jc w:val="both"/>
              <w:rPr>
                <w:i/>
                <w:iCs/>
                <w:color w:val="000000"/>
                <w:rPrChange w:id="29831" w:author="James Vu" w:date="2024-04-19T00:26:00Z">
                  <w:rPr>
                    <w:i/>
                    <w:iCs/>
                    <w:color w:val="000000"/>
                    <w:sz w:val="26"/>
                    <w:szCs w:val="26"/>
                  </w:rPr>
                </w:rPrChange>
              </w:rPr>
              <w:pPrChange w:id="29832" w:author="James Vu" w:date="2024-04-18T22:33:00Z">
                <w:pPr>
                  <w:widowControl w:val="0"/>
                  <w:spacing w:before="120" w:after="120"/>
                  <w:jc w:val="center"/>
                </w:pPr>
              </w:pPrChange>
            </w:pPr>
            <w:r w:rsidRPr="003C02FF">
              <w:rPr>
                <w:i/>
                <w:iCs/>
                <w:color w:val="000000"/>
                <w:rPrChange w:id="29833" w:author="James Vu" w:date="2024-04-19T00:26:00Z">
                  <w:rPr>
                    <w:i/>
                    <w:iCs/>
                    <w:color w:val="000000"/>
                    <w:sz w:val="26"/>
                    <w:szCs w:val="26"/>
                  </w:rPr>
                </w:rPrChange>
              </w:rPr>
              <w:t>công</w:t>
            </w:r>
          </w:p>
        </w:tc>
        <w:tc>
          <w:tcPr>
            <w:tcW w:w="502" w:type="pct"/>
            <w:shd w:val="clear" w:color="auto" w:fill="auto"/>
            <w:vAlign w:val="center"/>
            <w:hideMark/>
            <w:tcPrChange w:id="2983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A29C4F5" w14:textId="77777777" w:rsidR="00093102" w:rsidRPr="003C02FF" w:rsidRDefault="00093102">
            <w:pPr>
              <w:widowControl w:val="0"/>
              <w:spacing w:before="120" w:after="120"/>
              <w:jc w:val="both"/>
              <w:rPr>
                <w:i/>
                <w:iCs/>
                <w:color w:val="000000"/>
                <w:rPrChange w:id="29835" w:author="James Vu" w:date="2024-04-19T00:26:00Z">
                  <w:rPr>
                    <w:i/>
                    <w:iCs/>
                    <w:color w:val="000000"/>
                    <w:sz w:val="26"/>
                    <w:szCs w:val="26"/>
                  </w:rPr>
                </w:rPrChange>
              </w:rPr>
              <w:pPrChange w:id="29836" w:author="James Vu" w:date="2024-04-18T22:33:00Z">
                <w:pPr>
                  <w:widowControl w:val="0"/>
                  <w:spacing w:before="120" w:after="120"/>
                  <w:jc w:val="center"/>
                </w:pPr>
              </w:pPrChange>
            </w:pPr>
            <w:r w:rsidRPr="003C02FF">
              <w:rPr>
                <w:i/>
                <w:iCs/>
                <w:color w:val="000000"/>
                <w:rPrChange w:id="29837" w:author="James Vu" w:date="2024-04-19T00:26:00Z">
                  <w:rPr>
                    <w:i/>
                    <w:iCs/>
                    <w:color w:val="000000"/>
                    <w:sz w:val="26"/>
                    <w:szCs w:val="26"/>
                  </w:rPr>
                </w:rPrChange>
              </w:rPr>
              <w:t>0,6</w:t>
            </w:r>
          </w:p>
        </w:tc>
        <w:tc>
          <w:tcPr>
            <w:tcW w:w="567" w:type="pct"/>
            <w:shd w:val="clear" w:color="auto" w:fill="auto"/>
            <w:hideMark/>
            <w:tcPrChange w:id="2983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F759F3A" w14:textId="77777777" w:rsidR="00093102" w:rsidRPr="003C02FF" w:rsidRDefault="00093102">
            <w:pPr>
              <w:widowControl w:val="0"/>
              <w:spacing w:before="120" w:after="120"/>
              <w:jc w:val="both"/>
              <w:rPr>
                <w:i/>
                <w:iCs/>
                <w:color w:val="000000"/>
                <w:rPrChange w:id="29839" w:author="James Vu" w:date="2024-04-19T00:26:00Z">
                  <w:rPr>
                    <w:i/>
                    <w:iCs/>
                    <w:color w:val="000000"/>
                    <w:sz w:val="26"/>
                    <w:szCs w:val="26"/>
                  </w:rPr>
                </w:rPrChange>
              </w:rPr>
              <w:pPrChange w:id="29840" w:author="James Vu" w:date="2024-04-18T22:33:00Z">
                <w:pPr>
                  <w:widowControl w:val="0"/>
                  <w:spacing w:before="120" w:after="120"/>
                </w:pPr>
              </w:pPrChange>
            </w:pPr>
            <w:r w:rsidRPr="003C02FF">
              <w:rPr>
                <w:i/>
                <w:iCs/>
                <w:color w:val="000000"/>
                <w:rPrChange w:id="29841" w:author="James Vu" w:date="2024-04-19T00:26:00Z">
                  <w:rPr>
                    <w:i/>
                    <w:iCs/>
                    <w:color w:val="000000"/>
                    <w:sz w:val="26"/>
                    <w:szCs w:val="26"/>
                  </w:rPr>
                </w:rPrChange>
              </w:rPr>
              <w:t xml:space="preserve">       483.331 </w:t>
            </w:r>
          </w:p>
        </w:tc>
        <w:tc>
          <w:tcPr>
            <w:tcW w:w="351" w:type="pct"/>
            <w:shd w:val="clear" w:color="auto" w:fill="auto"/>
            <w:hideMark/>
            <w:tcPrChange w:id="2984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E6A6510" w14:textId="77777777" w:rsidR="00093102" w:rsidRPr="003C02FF" w:rsidRDefault="00093102">
            <w:pPr>
              <w:widowControl w:val="0"/>
              <w:spacing w:before="120" w:after="120"/>
              <w:jc w:val="both"/>
              <w:rPr>
                <w:i/>
                <w:iCs/>
                <w:color w:val="000000"/>
                <w:rPrChange w:id="29843" w:author="James Vu" w:date="2024-04-19T00:26:00Z">
                  <w:rPr>
                    <w:i/>
                    <w:iCs/>
                    <w:color w:val="000000"/>
                    <w:sz w:val="26"/>
                    <w:szCs w:val="26"/>
                  </w:rPr>
                </w:rPrChange>
              </w:rPr>
              <w:pPrChange w:id="29844" w:author="James Vu" w:date="2024-04-18T22:33:00Z">
                <w:pPr>
                  <w:widowControl w:val="0"/>
                  <w:spacing w:before="120" w:after="120"/>
                  <w:jc w:val="center"/>
                </w:pPr>
              </w:pPrChange>
            </w:pPr>
            <w:r w:rsidRPr="003C02FF">
              <w:rPr>
                <w:i/>
                <w:iCs/>
                <w:color w:val="000000"/>
                <w:rPrChange w:id="29845" w:author="James Vu" w:date="2024-04-19T00:26:00Z">
                  <w:rPr>
                    <w:i/>
                    <w:iCs/>
                    <w:color w:val="000000"/>
                    <w:sz w:val="26"/>
                    <w:szCs w:val="26"/>
                  </w:rPr>
                </w:rPrChange>
              </w:rPr>
              <w:t>1</w:t>
            </w:r>
          </w:p>
        </w:tc>
        <w:tc>
          <w:tcPr>
            <w:tcW w:w="632" w:type="pct"/>
            <w:shd w:val="clear" w:color="auto" w:fill="auto"/>
            <w:hideMark/>
            <w:tcPrChange w:id="2984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2B3ED5B" w14:textId="77777777" w:rsidR="00093102" w:rsidRPr="003C02FF" w:rsidRDefault="00093102">
            <w:pPr>
              <w:widowControl w:val="0"/>
              <w:spacing w:before="120" w:after="120"/>
              <w:jc w:val="both"/>
              <w:rPr>
                <w:i/>
                <w:iCs/>
                <w:color w:val="000000"/>
                <w:rPrChange w:id="29847" w:author="James Vu" w:date="2024-04-19T00:26:00Z">
                  <w:rPr>
                    <w:i/>
                    <w:iCs/>
                    <w:color w:val="000000"/>
                    <w:sz w:val="26"/>
                    <w:szCs w:val="26"/>
                  </w:rPr>
                </w:rPrChange>
              </w:rPr>
              <w:pPrChange w:id="29848" w:author="James Vu" w:date="2024-04-18T22:33:00Z">
                <w:pPr>
                  <w:widowControl w:val="0"/>
                  <w:spacing w:before="120" w:after="120"/>
                </w:pPr>
              </w:pPrChange>
            </w:pPr>
            <w:r w:rsidRPr="003C02FF">
              <w:rPr>
                <w:i/>
                <w:iCs/>
                <w:color w:val="000000"/>
                <w:rPrChange w:id="29849" w:author="James Vu" w:date="2024-04-19T00:26:00Z">
                  <w:rPr>
                    <w:i/>
                    <w:iCs/>
                    <w:color w:val="000000"/>
                    <w:sz w:val="26"/>
                    <w:szCs w:val="26"/>
                  </w:rPr>
                </w:rPrChange>
              </w:rPr>
              <w:t xml:space="preserve">          289.999 </w:t>
            </w:r>
          </w:p>
        </w:tc>
      </w:tr>
      <w:tr w:rsidR="00093102" w:rsidRPr="003C02FF" w14:paraId="00808845" w14:textId="77777777" w:rsidTr="003C02FF">
        <w:trPr>
          <w:trHeight w:val="300"/>
          <w:trPrChange w:id="29850" w:author="James Vu" w:date="2024-04-19T00:26:00Z">
            <w:trPr>
              <w:gridBefore w:val="1"/>
              <w:gridAfter w:val="0"/>
              <w:trHeight w:val="300"/>
            </w:trPr>
          </w:trPrChange>
        </w:trPr>
        <w:tc>
          <w:tcPr>
            <w:tcW w:w="254" w:type="pct"/>
            <w:shd w:val="clear" w:color="auto" w:fill="auto"/>
            <w:vAlign w:val="center"/>
            <w:hideMark/>
            <w:tcPrChange w:id="2985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94697CE" w14:textId="77777777" w:rsidR="00093102" w:rsidRPr="003C02FF" w:rsidRDefault="00093102">
            <w:pPr>
              <w:widowControl w:val="0"/>
              <w:spacing w:before="120" w:after="120"/>
              <w:jc w:val="both"/>
              <w:rPr>
                <w:color w:val="000000"/>
                <w:rPrChange w:id="29852" w:author="James Vu" w:date="2024-04-19T00:26:00Z">
                  <w:rPr>
                    <w:color w:val="000000"/>
                    <w:sz w:val="26"/>
                    <w:szCs w:val="26"/>
                  </w:rPr>
                </w:rPrChange>
              </w:rPr>
              <w:pPrChange w:id="29853" w:author="James Vu" w:date="2024-04-18T22:33:00Z">
                <w:pPr>
                  <w:widowControl w:val="0"/>
                  <w:spacing w:before="120" w:after="120"/>
                  <w:jc w:val="center"/>
                </w:pPr>
              </w:pPrChange>
            </w:pPr>
            <w:r w:rsidRPr="003C02FF">
              <w:rPr>
                <w:color w:val="000000"/>
                <w:rPrChange w:id="29854" w:author="James Vu" w:date="2024-04-19T00:26:00Z">
                  <w:rPr>
                    <w:color w:val="000000"/>
                    <w:sz w:val="26"/>
                    <w:szCs w:val="26"/>
                  </w:rPr>
                </w:rPrChange>
              </w:rPr>
              <w:lastRenderedPageBreak/>
              <w:t> </w:t>
            </w:r>
          </w:p>
        </w:tc>
        <w:tc>
          <w:tcPr>
            <w:tcW w:w="618" w:type="pct"/>
            <w:shd w:val="clear" w:color="auto" w:fill="auto"/>
            <w:vAlign w:val="center"/>
            <w:hideMark/>
            <w:tcPrChange w:id="2985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43A9DF2" w14:textId="77777777" w:rsidR="00093102" w:rsidRPr="003C02FF" w:rsidRDefault="00093102">
            <w:pPr>
              <w:widowControl w:val="0"/>
              <w:spacing w:before="120" w:after="120"/>
              <w:jc w:val="both"/>
              <w:rPr>
                <w:color w:val="000000"/>
                <w:rPrChange w:id="29856" w:author="James Vu" w:date="2024-04-19T00:26:00Z">
                  <w:rPr>
                    <w:color w:val="000000"/>
                    <w:sz w:val="26"/>
                    <w:szCs w:val="26"/>
                  </w:rPr>
                </w:rPrChange>
              </w:rPr>
              <w:pPrChange w:id="29857" w:author="James Vu" w:date="2024-04-18T22:33:00Z">
                <w:pPr>
                  <w:widowControl w:val="0"/>
                  <w:spacing w:before="120" w:after="120"/>
                  <w:jc w:val="center"/>
                </w:pPr>
              </w:pPrChange>
            </w:pPr>
            <w:r w:rsidRPr="003C02FF">
              <w:rPr>
                <w:color w:val="000000"/>
                <w:rPrChange w:id="29858" w:author="James Vu" w:date="2024-04-19T00:26:00Z">
                  <w:rPr>
                    <w:color w:val="000000"/>
                    <w:sz w:val="26"/>
                    <w:szCs w:val="26"/>
                  </w:rPr>
                </w:rPrChange>
              </w:rPr>
              <w:t> </w:t>
            </w:r>
          </w:p>
        </w:tc>
        <w:tc>
          <w:tcPr>
            <w:tcW w:w="1636" w:type="pct"/>
            <w:shd w:val="clear" w:color="auto" w:fill="auto"/>
            <w:hideMark/>
            <w:tcPrChange w:id="2985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7C9F3CD" w14:textId="77777777" w:rsidR="00093102" w:rsidRPr="003C02FF" w:rsidRDefault="00093102">
            <w:pPr>
              <w:widowControl w:val="0"/>
              <w:spacing w:before="120" w:after="120"/>
              <w:jc w:val="both"/>
              <w:rPr>
                <w:color w:val="000000"/>
                <w:rPrChange w:id="29860" w:author="James Vu" w:date="2024-04-19T00:26:00Z">
                  <w:rPr>
                    <w:color w:val="000000"/>
                    <w:sz w:val="26"/>
                    <w:szCs w:val="26"/>
                  </w:rPr>
                </w:rPrChange>
              </w:rPr>
              <w:pPrChange w:id="29861" w:author="James Vu" w:date="2024-04-18T22:33:00Z">
                <w:pPr>
                  <w:widowControl w:val="0"/>
                  <w:spacing w:before="120" w:after="120"/>
                </w:pPr>
              </w:pPrChange>
            </w:pPr>
            <w:r w:rsidRPr="003C02FF">
              <w:rPr>
                <w:color w:val="000000"/>
                <w:rPrChange w:id="29862" w:author="James Vu" w:date="2024-04-19T00:26:00Z">
                  <w:rPr>
                    <w:color w:val="000000"/>
                    <w:sz w:val="26"/>
                    <w:szCs w:val="26"/>
                  </w:rPr>
                </w:rPrChange>
              </w:rPr>
              <w:t>c) Máy thi công</w:t>
            </w:r>
          </w:p>
        </w:tc>
        <w:tc>
          <w:tcPr>
            <w:tcW w:w="439" w:type="pct"/>
            <w:shd w:val="clear" w:color="auto" w:fill="auto"/>
            <w:vAlign w:val="center"/>
            <w:hideMark/>
            <w:tcPrChange w:id="2986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99AE3B9" w14:textId="77777777" w:rsidR="00093102" w:rsidRPr="003C02FF" w:rsidRDefault="00093102">
            <w:pPr>
              <w:widowControl w:val="0"/>
              <w:spacing w:before="120" w:after="120"/>
              <w:jc w:val="both"/>
              <w:rPr>
                <w:color w:val="000000"/>
                <w:rPrChange w:id="29864" w:author="James Vu" w:date="2024-04-19T00:26:00Z">
                  <w:rPr>
                    <w:color w:val="000000"/>
                    <w:sz w:val="26"/>
                    <w:szCs w:val="26"/>
                  </w:rPr>
                </w:rPrChange>
              </w:rPr>
              <w:pPrChange w:id="29865" w:author="James Vu" w:date="2024-04-18T22:33:00Z">
                <w:pPr>
                  <w:widowControl w:val="0"/>
                  <w:spacing w:before="120" w:after="120"/>
                  <w:jc w:val="center"/>
                </w:pPr>
              </w:pPrChange>
            </w:pPr>
            <w:r w:rsidRPr="003C02FF">
              <w:rPr>
                <w:color w:val="000000"/>
                <w:rPrChange w:id="29866" w:author="James Vu" w:date="2024-04-19T00:26:00Z">
                  <w:rPr>
                    <w:color w:val="000000"/>
                    <w:sz w:val="26"/>
                    <w:szCs w:val="26"/>
                  </w:rPr>
                </w:rPrChange>
              </w:rPr>
              <w:t> </w:t>
            </w:r>
          </w:p>
        </w:tc>
        <w:tc>
          <w:tcPr>
            <w:tcW w:w="502" w:type="pct"/>
            <w:shd w:val="clear" w:color="auto" w:fill="auto"/>
            <w:vAlign w:val="center"/>
            <w:hideMark/>
            <w:tcPrChange w:id="2986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61F31C2" w14:textId="77777777" w:rsidR="00093102" w:rsidRPr="003C02FF" w:rsidRDefault="00093102">
            <w:pPr>
              <w:widowControl w:val="0"/>
              <w:spacing w:before="120" w:after="120"/>
              <w:jc w:val="both"/>
              <w:rPr>
                <w:color w:val="000000"/>
                <w:rPrChange w:id="29868" w:author="James Vu" w:date="2024-04-19T00:26:00Z">
                  <w:rPr>
                    <w:color w:val="000000"/>
                    <w:sz w:val="26"/>
                    <w:szCs w:val="26"/>
                  </w:rPr>
                </w:rPrChange>
              </w:rPr>
              <w:pPrChange w:id="29869" w:author="James Vu" w:date="2024-04-18T22:33:00Z">
                <w:pPr>
                  <w:widowControl w:val="0"/>
                  <w:spacing w:before="120" w:after="120"/>
                  <w:jc w:val="center"/>
                </w:pPr>
              </w:pPrChange>
            </w:pPr>
            <w:r w:rsidRPr="003C02FF">
              <w:rPr>
                <w:color w:val="000000"/>
                <w:rPrChange w:id="29870" w:author="James Vu" w:date="2024-04-19T00:26:00Z">
                  <w:rPr>
                    <w:color w:val="000000"/>
                    <w:sz w:val="26"/>
                    <w:szCs w:val="26"/>
                  </w:rPr>
                </w:rPrChange>
              </w:rPr>
              <w:t> </w:t>
            </w:r>
          </w:p>
        </w:tc>
        <w:tc>
          <w:tcPr>
            <w:tcW w:w="567" w:type="pct"/>
            <w:shd w:val="clear" w:color="auto" w:fill="auto"/>
            <w:hideMark/>
            <w:tcPrChange w:id="2987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5C4BB90" w14:textId="77777777" w:rsidR="00093102" w:rsidRPr="003C02FF" w:rsidRDefault="00093102">
            <w:pPr>
              <w:widowControl w:val="0"/>
              <w:spacing w:before="120" w:after="120"/>
              <w:jc w:val="both"/>
              <w:rPr>
                <w:color w:val="000000"/>
                <w:rPrChange w:id="29872" w:author="James Vu" w:date="2024-04-19T00:26:00Z">
                  <w:rPr>
                    <w:color w:val="000000"/>
                    <w:sz w:val="26"/>
                    <w:szCs w:val="26"/>
                  </w:rPr>
                </w:rPrChange>
              </w:rPr>
              <w:pPrChange w:id="29873" w:author="James Vu" w:date="2024-04-18T22:33:00Z">
                <w:pPr>
                  <w:widowControl w:val="0"/>
                  <w:spacing w:before="120" w:after="120"/>
                </w:pPr>
              </w:pPrChange>
            </w:pPr>
            <w:r w:rsidRPr="003C02FF">
              <w:rPr>
                <w:color w:val="000000"/>
                <w:rPrChange w:id="29874" w:author="James Vu" w:date="2024-04-19T00:26:00Z">
                  <w:rPr>
                    <w:color w:val="000000"/>
                    <w:sz w:val="26"/>
                    <w:szCs w:val="26"/>
                  </w:rPr>
                </w:rPrChange>
              </w:rPr>
              <w:t> </w:t>
            </w:r>
          </w:p>
        </w:tc>
        <w:tc>
          <w:tcPr>
            <w:tcW w:w="351" w:type="pct"/>
            <w:shd w:val="clear" w:color="auto" w:fill="auto"/>
            <w:hideMark/>
            <w:tcPrChange w:id="2987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75C6637" w14:textId="77777777" w:rsidR="00093102" w:rsidRPr="003C02FF" w:rsidRDefault="00093102">
            <w:pPr>
              <w:widowControl w:val="0"/>
              <w:spacing w:before="120" w:after="120"/>
              <w:jc w:val="both"/>
              <w:rPr>
                <w:color w:val="000000"/>
                <w:rPrChange w:id="29876" w:author="James Vu" w:date="2024-04-19T00:26:00Z">
                  <w:rPr>
                    <w:color w:val="000000"/>
                    <w:sz w:val="26"/>
                    <w:szCs w:val="26"/>
                  </w:rPr>
                </w:rPrChange>
              </w:rPr>
              <w:pPrChange w:id="29877" w:author="James Vu" w:date="2024-04-18T22:33:00Z">
                <w:pPr>
                  <w:widowControl w:val="0"/>
                  <w:spacing w:before="120" w:after="120"/>
                  <w:jc w:val="center"/>
                </w:pPr>
              </w:pPrChange>
            </w:pPr>
            <w:r w:rsidRPr="003C02FF">
              <w:rPr>
                <w:color w:val="000000"/>
                <w:rPrChange w:id="29878" w:author="James Vu" w:date="2024-04-19T00:26:00Z">
                  <w:rPr>
                    <w:color w:val="000000"/>
                    <w:sz w:val="26"/>
                    <w:szCs w:val="26"/>
                  </w:rPr>
                </w:rPrChange>
              </w:rPr>
              <w:t> </w:t>
            </w:r>
          </w:p>
        </w:tc>
        <w:tc>
          <w:tcPr>
            <w:tcW w:w="632" w:type="pct"/>
            <w:shd w:val="clear" w:color="auto" w:fill="auto"/>
            <w:hideMark/>
            <w:tcPrChange w:id="2987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ECA4332" w14:textId="77777777" w:rsidR="00093102" w:rsidRPr="003C02FF" w:rsidRDefault="00093102">
            <w:pPr>
              <w:widowControl w:val="0"/>
              <w:spacing w:before="120" w:after="120"/>
              <w:jc w:val="both"/>
              <w:rPr>
                <w:color w:val="000000"/>
                <w:rPrChange w:id="29880" w:author="James Vu" w:date="2024-04-19T00:26:00Z">
                  <w:rPr>
                    <w:color w:val="000000"/>
                    <w:sz w:val="26"/>
                    <w:szCs w:val="26"/>
                  </w:rPr>
                </w:rPrChange>
              </w:rPr>
              <w:pPrChange w:id="29881" w:author="James Vu" w:date="2024-04-18T22:33:00Z">
                <w:pPr>
                  <w:widowControl w:val="0"/>
                  <w:spacing w:before="120" w:after="120"/>
                </w:pPr>
              </w:pPrChange>
            </w:pPr>
            <w:r w:rsidRPr="003C02FF">
              <w:rPr>
                <w:color w:val="000000"/>
                <w:rPrChange w:id="29882" w:author="James Vu" w:date="2024-04-19T00:26:00Z">
                  <w:rPr>
                    <w:color w:val="000000"/>
                    <w:sz w:val="26"/>
                    <w:szCs w:val="26"/>
                  </w:rPr>
                </w:rPrChange>
              </w:rPr>
              <w:t xml:space="preserve">              14.680 </w:t>
            </w:r>
          </w:p>
        </w:tc>
      </w:tr>
      <w:tr w:rsidR="00093102" w:rsidRPr="003C02FF" w14:paraId="6CAE7441" w14:textId="77777777" w:rsidTr="003C02FF">
        <w:trPr>
          <w:trHeight w:val="300"/>
          <w:trPrChange w:id="29883" w:author="James Vu" w:date="2024-04-19T00:26:00Z">
            <w:trPr>
              <w:gridBefore w:val="1"/>
              <w:gridAfter w:val="0"/>
              <w:trHeight w:val="300"/>
            </w:trPr>
          </w:trPrChange>
        </w:trPr>
        <w:tc>
          <w:tcPr>
            <w:tcW w:w="254" w:type="pct"/>
            <w:shd w:val="clear" w:color="auto" w:fill="auto"/>
            <w:vAlign w:val="center"/>
            <w:hideMark/>
            <w:tcPrChange w:id="2988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DF86DE5" w14:textId="77777777" w:rsidR="00093102" w:rsidRPr="003C02FF" w:rsidRDefault="00093102">
            <w:pPr>
              <w:widowControl w:val="0"/>
              <w:spacing w:before="120" w:after="120"/>
              <w:jc w:val="both"/>
              <w:rPr>
                <w:i/>
                <w:iCs/>
                <w:color w:val="000000"/>
                <w:rPrChange w:id="29885" w:author="James Vu" w:date="2024-04-19T00:26:00Z">
                  <w:rPr>
                    <w:i/>
                    <w:iCs/>
                    <w:color w:val="000000"/>
                    <w:sz w:val="26"/>
                    <w:szCs w:val="26"/>
                  </w:rPr>
                </w:rPrChange>
              </w:rPr>
              <w:pPrChange w:id="29886" w:author="James Vu" w:date="2024-04-18T22:33:00Z">
                <w:pPr>
                  <w:widowControl w:val="0"/>
                  <w:spacing w:before="120" w:after="120"/>
                  <w:jc w:val="center"/>
                </w:pPr>
              </w:pPrChange>
            </w:pPr>
            <w:r w:rsidRPr="003C02FF">
              <w:rPr>
                <w:i/>
                <w:iCs/>
                <w:color w:val="000000"/>
                <w:rPrChange w:id="29887" w:author="James Vu" w:date="2024-04-19T00:26:00Z">
                  <w:rPr>
                    <w:i/>
                    <w:iCs/>
                    <w:color w:val="000000"/>
                    <w:sz w:val="26"/>
                    <w:szCs w:val="26"/>
                  </w:rPr>
                </w:rPrChange>
              </w:rPr>
              <w:t> </w:t>
            </w:r>
          </w:p>
        </w:tc>
        <w:tc>
          <w:tcPr>
            <w:tcW w:w="618" w:type="pct"/>
            <w:shd w:val="clear" w:color="auto" w:fill="auto"/>
            <w:vAlign w:val="center"/>
            <w:hideMark/>
            <w:tcPrChange w:id="2988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E9CD831" w14:textId="77777777" w:rsidR="00093102" w:rsidRPr="003C02FF" w:rsidRDefault="00093102">
            <w:pPr>
              <w:widowControl w:val="0"/>
              <w:spacing w:before="120" w:after="120"/>
              <w:jc w:val="both"/>
              <w:rPr>
                <w:i/>
                <w:iCs/>
                <w:color w:val="000000"/>
                <w:rPrChange w:id="29889" w:author="James Vu" w:date="2024-04-19T00:26:00Z">
                  <w:rPr>
                    <w:i/>
                    <w:iCs/>
                    <w:color w:val="000000"/>
                    <w:sz w:val="26"/>
                    <w:szCs w:val="26"/>
                  </w:rPr>
                </w:rPrChange>
              </w:rPr>
              <w:pPrChange w:id="29890" w:author="James Vu" w:date="2024-04-18T22:33:00Z">
                <w:pPr>
                  <w:widowControl w:val="0"/>
                  <w:spacing w:before="120" w:after="120"/>
                  <w:jc w:val="center"/>
                </w:pPr>
              </w:pPrChange>
            </w:pPr>
            <w:r w:rsidRPr="003C02FF">
              <w:rPr>
                <w:i/>
                <w:iCs/>
                <w:color w:val="000000"/>
                <w:rPrChange w:id="29891" w:author="James Vu" w:date="2024-04-19T00:26:00Z">
                  <w:rPr>
                    <w:i/>
                    <w:iCs/>
                    <w:color w:val="000000"/>
                    <w:sz w:val="26"/>
                    <w:szCs w:val="26"/>
                  </w:rPr>
                </w:rPrChange>
              </w:rPr>
              <w:t> </w:t>
            </w:r>
          </w:p>
        </w:tc>
        <w:tc>
          <w:tcPr>
            <w:tcW w:w="1636" w:type="pct"/>
            <w:shd w:val="clear" w:color="auto" w:fill="auto"/>
            <w:hideMark/>
            <w:tcPrChange w:id="2989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21E8142" w14:textId="77777777" w:rsidR="00093102" w:rsidRPr="003C02FF" w:rsidRDefault="00093102">
            <w:pPr>
              <w:widowControl w:val="0"/>
              <w:spacing w:before="120" w:after="120"/>
              <w:jc w:val="both"/>
              <w:rPr>
                <w:i/>
                <w:iCs/>
                <w:color w:val="000000"/>
                <w:rPrChange w:id="29893" w:author="James Vu" w:date="2024-04-19T00:26:00Z">
                  <w:rPr>
                    <w:i/>
                    <w:iCs/>
                    <w:color w:val="000000"/>
                    <w:sz w:val="26"/>
                    <w:szCs w:val="26"/>
                  </w:rPr>
                </w:rPrChange>
              </w:rPr>
              <w:pPrChange w:id="29894" w:author="James Vu" w:date="2024-04-18T22:33:00Z">
                <w:pPr>
                  <w:widowControl w:val="0"/>
                  <w:spacing w:before="120" w:after="120"/>
                  <w:jc w:val="right"/>
                </w:pPr>
              </w:pPrChange>
            </w:pPr>
            <w:r w:rsidRPr="003C02FF">
              <w:rPr>
                <w:i/>
                <w:iCs/>
                <w:color w:val="000000"/>
                <w:rPrChange w:id="29895" w:author="James Vu" w:date="2024-04-19T00:26:00Z">
                  <w:rPr>
                    <w:i/>
                    <w:iCs/>
                    <w:color w:val="000000"/>
                    <w:sz w:val="26"/>
                    <w:szCs w:val="26"/>
                  </w:rPr>
                </w:rPrChange>
              </w:rPr>
              <w:t>Máy tính xách tay</w:t>
            </w:r>
          </w:p>
        </w:tc>
        <w:tc>
          <w:tcPr>
            <w:tcW w:w="439" w:type="pct"/>
            <w:shd w:val="clear" w:color="auto" w:fill="auto"/>
            <w:vAlign w:val="center"/>
            <w:hideMark/>
            <w:tcPrChange w:id="29896"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7516FF4" w14:textId="77777777" w:rsidR="00093102" w:rsidRPr="003C02FF" w:rsidRDefault="00093102">
            <w:pPr>
              <w:widowControl w:val="0"/>
              <w:spacing w:before="120" w:after="120"/>
              <w:jc w:val="both"/>
              <w:rPr>
                <w:i/>
                <w:iCs/>
                <w:color w:val="000000"/>
                <w:rPrChange w:id="29897" w:author="James Vu" w:date="2024-04-19T00:26:00Z">
                  <w:rPr>
                    <w:i/>
                    <w:iCs/>
                    <w:color w:val="000000"/>
                    <w:sz w:val="26"/>
                    <w:szCs w:val="26"/>
                  </w:rPr>
                </w:rPrChange>
              </w:rPr>
              <w:pPrChange w:id="29898" w:author="James Vu" w:date="2024-04-18T22:33:00Z">
                <w:pPr>
                  <w:widowControl w:val="0"/>
                  <w:spacing w:before="120" w:after="120"/>
                  <w:jc w:val="center"/>
                </w:pPr>
              </w:pPrChange>
            </w:pPr>
            <w:r w:rsidRPr="003C02FF">
              <w:rPr>
                <w:i/>
                <w:iCs/>
                <w:color w:val="000000"/>
                <w:rPrChange w:id="29899" w:author="James Vu" w:date="2024-04-19T00:26:00Z">
                  <w:rPr>
                    <w:i/>
                    <w:iCs/>
                    <w:color w:val="000000"/>
                    <w:sz w:val="26"/>
                    <w:szCs w:val="26"/>
                  </w:rPr>
                </w:rPrChange>
              </w:rPr>
              <w:t>ca</w:t>
            </w:r>
          </w:p>
        </w:tc>
        <w:tc>
          <w:tcPr>
            <w:tcW w:w="502" w:type="pct"/>
            <w:shd w:val="clear" w:color="auto" w:fill="auto"/>
            <w:vAlign w:val="center"/>
            <w:hideMark/>
            <w:tcPrChange w:id="29900"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A40DF93" w14:textId="77777777" w:rsidR="00093102" w:rsidRPr="003C02FF" w:rsidRDefault="00093102">
            <w:pPr>
              <w:widowControl w:val="0"/>
              <w:spacing w:before="120" w:after="120"/>
              <w:jc w:val="both"/>
              <w:rPr>
                <w:i/>
                <w:iCs/>
                <w:color w:val="000000"/>
                <w:rPrChange w:id="29901" w:author="James Vu" w:date="2024-04-19T00:26:00Z">
                  <w:rPr>
                    <w:i/>
                    <w:iCs/>
                    <w:color w:val="000000"/>
                    <w:sz w:val="26"/>
                    <w:szCs w:val="26"/>
                  </w:rPr>
                </w:rPrChange>
              </w:rPr>
              <w:pPrChange w:id="29902" w:author="James Vu" w:date="2024-04-18T22:33:00Z">
                <w:pPr>
                  <w:widowControl w:val="0"/>
                  <w:spacing w:before="120" w:after="120"/>
                  <w:jc w:val="center"/>
                </w:pPr>
              </w:pPrChange>
            </w:pPr>
            <w:r w:rsidRPr="003C02FF">
              <w:rPr>
                <w:i/>
                <w:iCs/>
                <w:color w:val="000000"/>
                <w:rPrChange w:id="29903" w:author="James Vu" w:date="2024-04-19T00:26:00Z">
                  <w:rPr>
                    <w:i/>
                    <w:iCs/>
                    <w:color w:val="000000"/>
                    <w:sz w:val="26"/>
                    <w:szCs w:val="26"/>
                  </w:rPr>
                </w:rPrChange>
              </w:rPr>
              <w:t>0,4</w:t>
            </w:r>
          </w:p>
        </w:tc>
        <w:tc>
          <w:tcPr>
            <w:tcW w:w="567" w:type="pct"/>
            <w:shd w:val="clear" w:color="auto" w:fill="auto"/>
            <w:hideMark/>
            <w:tcPrChange w:id="29904"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5CDE583" w14:textId="77777777" w:rsidR="00093102" w:rsidRPr="003C02FF" w:rsidRDefault="00093102">
            <w:pPr>
              <w:widowControl w:val="0"/>
              <w:spacing w:before="120" w:after="120"/>
              <w:jc w:val="both"/>
              <w:rPr>
                <w:i/>
                <w:iCs/>
                <w:color w:val="000000"/>
                <w:rPrChange w:id="29905" w:author="James Vu" w:date="2024-04-19T00:26:00Z">
                  <w:rPr>
                    <w:i/>
                    <w:iCs/>
                    <w:color w:val="000000"/>
                    <w:sz w:val="26"/>
                    <w:szCs w:val="26"/>
                  </w:rPr>
                </w:rPrChange>
              </w:rPr>
              <w:pPrChange w:id="29906" w:author="James Vu" w:date="2024-04-18T22:33:00Z">
                <w:pPr>
                  <w:widowControl w:val="0"/>
                  <w:spacing w:before="120" w:after="120"/>
                </w:pPr>
              </w:pPrChange>
            </w:pPr>
            <w:r w:rsidRPr="003C02FF">
              <w:rPr>
                <w:i/>
                <w:iCs/>
                <w:color w:val="000000"/>
                <w:rPrChange w:id="29907" w:author="James Vu" w:date="2024-04-19T00:26:00Z">
                  <w:rPr>
                    <w:i/>
                    <w:iCs/>
                    <w:color w:val="000000"/>
                    <w:sz w:val="26"/>
                    <w:szCs w:val="26"/>
                  </w:rPr>
                </w:rPrChange>
              </w:rPr>
              <w:t xml:space="preserve">         36.699 </w:t>
            </w:r>
          </w:p>
        </w:tc>
        <w:tc>
          <w:tcPr>
            <w:tcW w:w="351" w:type="pct"/>
            <w:shd w:val="clear" w:color="auto" w:fill="auto"/>
            <w:hideMark/>
            <w:tcPrChange w:id="29908"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6EACE00" w14:textId="77777777" w:rsidR="00093102" w:rsidRPr="003C02FF" w:rsidRDefault="00093102">
            <w:pPr>
              <w:widowControl w:val="0"/>
              <w:spacing w:before="120" w:after="120"/>
              <w:jc w:val="both"/>
              <w:rPr>
                <w:i/>
                <w:iCs/>
                <w:color w:val="000000"/>
                <w:rPrChange w:id="29909" w:author="James Vu" w:date="2024-04-19T00:26:00Z">
                  <w:rPr>
                    <w:i/>
                    <w:iCs/>
                    <w:color w:val="000000"/>
                    <w:sz w:val="26"/>
                    <w:szCs w:val="26"/>
                  </w:rPr>
                </w:rPrChange>
              </w:rPr>
              <w:pPrChange w:id="29910" w:author="James Vu" w:date="2024-04-18T22:33:00Z">
                <w:pPr>
                  <w:widowControl w:val="0"/>
                  <w:spacing w:before="120" w:after="120"/>
                  <w:jc w:val="center"/>
                </w:pPr>
              </w:pPrChange>
            </w:pPr>
            <w:r w:rsidRPr="003C02FF">
              <w:rPr>
                <w:i/>
                <w:iCs/>
                <w:color w:val="000000"/>
                <w:rPrChange w:id="29911" w:author="James Vu" w:date="2024-04-19T00:26:00Z">
                  <w:rPr>
                    <w:i/>
                    <w:iCs/>
                    <w:color w:val="000000"/>
                    <w:sz w:val="26"/>
                    <w:szCs w:val="26"/>
                  </w:rPr>
                </w:rPrChange>
              </w:rPr>
              <w:t>1</w:t>
            </w:r>
          </w:p>
        </w:tc>
        <w:tc>
          <w:tcPr>
            <w:tcW w:w="632" w:type="pct"/>
            <w:shd w:val="clear" w:color="auto" w:fill="auto"/>
            <w:hideMark/>
            <w:tcPrChange w:id="29912"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8ED8FB3" w14:textId="77777777" w:rsidR="00093102" w:rsidRPr="003C02FF" w:rsidRDefault="00093102">
            <w:pPr>
              <w:widowControl w:val="0"/>
              <w:spacing w:before="120" w:after="120"/>
              <w:jc w:val="both"/>
              <w:rPr>
                <w:i/>
                <w:iCs/>
                <w:color w:val="000000"/>
                <w:rPrChange w:id="29913" w:author="James Vu" w:date="2024-04-19T00:26:00Z">
                  <w:rPr>
                    <w:i/>
                    <w:iCs/>
                    <w:color w:val="000000"/>
                    <w:sz w:val="26"/>
                    <w:szCs w:val="26"/>
                  </w:rPr>
                </w:rPrChange>
              </w:rPr>
              <w:pPrChange w:id="29914" w:author="James Vu" w:date="2024-04-18T22:33:00Z">
                <w:pPr>
                  <w:widowControl w:val="0"/>
                  <w:spacing w:before="120" w:after="120"/>
                </w:pPr>
              </w:pPrChange>
            </w:pPr>
            <w:r w:rsidRPr="003C02FF">
              <w:rPr>
                <w:i/>
                <w:iCs/>
                <w:color w:val="000000"/>
                <w:rPrChange w:id="29915" w:author="James Vu" w:date="2024-04-19T00:26:00Z">
                  <w:rPr>
                    <w:i/>
                    <w:iCs/>
                    <w:color w:val="000000"/>
                    <w:sz w:val="26"/>
                    <w:szCs w:val="26"/>
                  </w:rPr>
                </w:rPrChange>
              </w:rPr>
              <w:t xml:space="preserve">            14.680 </w:t>
            </w:r>
          </w:p>
        </w:tc>
      </w:tr>
      <w:tr w:rsidR="00093102" w:rsidRPr="003C02FF" w14:paraId="5F205A72" w14:textId="77777777" w:rsidTr="003C02FF">
        <w:trPr>
          <w:trHeight w:val="855"/>
          <w:trPrChange w:id="29916" w:author="James Vu" w:date="2024-04-19T00:26:00Z">
            <w:trPr>
              <w:gridBefore w:val="1"/>
              <w:gridAfter w:val="0"/>
              <w:trHeight w:val="855"/>
            </w:trPr>
          </w:trPrChange>
        </w:trPr>
        <w:tc>
          <w:tcPr>
            <w:tcW w:w="254" w:type="pct"/>
            <w:shd w:val="clear" w:color="auto" w:fill="auto"/>
            <w:vAlign w:val="center"/>
            <w:hideMark/>
            <w:tcPrChange w:id="29917"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BAEE496" w14:textId="77777777" w:rsidR="00093102" w:rsidRPr="003C02FF" w:rsidRDefault="00093102">
            <w:pPr>
              <w:widowControl w:val="0"/>
              <w:spacing w:before="120" w:after="120"/>
              <w:jc w:val="both"/>
              <w:rPr>
                <w:b/>
                <w:bCs/>
                <w:color w:val="000000"/>
                <w:rPrChange w:id="29918" w:author="James Vu" w:date="2024-04-19T00:26:00Z">
                  <w:rPr>
                    <w:b/>
                    <w:bCs/>
                    <w:color w:val="000000"/>
                    <w:sz w:val="26"/>
                    <w:szCs w:val="26"/>
                  </w:rPr>
                </w:rPrChange>
              </w:rPr>
              <w:pPrChange w:id="29919" w:author="James Vu" w:date="2024-04-18T22:33:00Z">
                <w:pPr>
                  <w:widowControl w:val="0"/>
                  <w:spacing w:before="120" w:after="120"/>
                  <w:jc w:val="center"/>
                </w:pPr>
              </w:pPrChange>
            </w:pPr>
            <w:r w:rsidRPr="003C02FF">
              <w:rPr>
                <w:b/>
                <w:bCs/>
                <w:color w:val="000000"/>
                <w:rPrChange w:id="29920" w:author="James Vu" w:date="2024-04-19T00:26:00Z">
                  <w:rPr>
                    <w:b/>
                    <w:bCs/>
                    <w:color w:val="000000"/>
                    <w:sz w:val="26"/>
                    <w:szCs w:val="26"/>
                  </w:rPr>
                </w:rPrChange>
              </w:rPr>
              <w:t>3</w:t>
            </w:r>
          </w:p>
        </w:tc>
        <w:tc>
          <w:tcPr>
            <w:tcW w:w="618" w:type="pct"/>
            <w:shd w:val="clear" w:color="auto" w:fill="auto"/>
            <w:vAlign w:val="center"/>
            <w:hideMark/>
            <w:tcPrChange w:id="29921"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F843BCF" w14:textId="77777777" w:rsidR="00093102" w:rsidRPr="003C02FF" w:rsidRDefault="00093102">
            <w:pPr>
              <w:widowControl w:val="0"/>
              <w:spacing w:before="120" w:after="120"/>
              <w:jc w:val="both"/>
              <w:rPr>
                <w:b/>
                <w:bCs/>
                <w:color w:val="000000"/>
                <w:rPrChange w:id="29922" w:author="James Vu" w:date="2024-04-19T00:26:00Z">
                  <w:rPr>
                    <w:b/>
                    <w:bCs/>
                    <w:color w:val="000000"/>
                    <w:sz w:val="26"/>
                    <w:szCs w:val="26"/>
                  </w:rPr>
                </w:rPrChange>
              </w:rPr>
              <w:pPrChange w:id="29923" w:author="James Vu" w:date="2024-04-18T22:33:00Z">
                <w:pPr>
                  <w:widowControl w:val="0"/>
                  <w:spacing w:before="120" w:after="120"/>
                  <w:jc w:val="center"/>
                </w:pPr>
              </w:pPrChange>
            </w:pPr>
            <w:r w:rsidRPr="003C02FF">
              <w:rPr>
                <w:b/>
                <w:bCs/>
                <w:color w:val="000000"/>
                <w:rPrChange w:id="29924" w:author="James Vu" w:date="2024-04-19T00:26:00Z">
                  <w:rPr>
                    <w:b/>
                    <w:bCs/>
                    <w:color w:val="000000"/>
                    <w:sz w:val="26"/>
                    <w:szCs w:val="26"/>
                  </w:rPr>
                </w:rPrChange>
              </w:rPr>
              <w:t>01.03.05.03</w:t>
            </w:r>
          </w:p>
        </w:tc>
        <w:tc>
          <w:tcPr>
            <w:tcW w:w="1636" w:type="pct"/>
            <w:shd w:val="clear" w:color="auto" w:fill="auto"/>
            <w:hideMark/>
            <w:tcPrChange w:id="29925"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EF77501" w14:textId="77777777" w:rsidR="00093102" w:rsidRPr="003C02FF" w:rsidRDefault="00093102">
            <w:pPr>
              <w:widowControl w:val="0"/>
              <w:spacing w:before="120" w:after="120"/>
              <w:jc w:val="both"/>
              <w:rPr>
                <w:b/>
                <w:bCs/>
                <w:color w:val="000000"/>
                <w:rPrChange w:id="29926" w:author="James Vu" w:date="2024-04-19T00:26:00Z">
                  <w:rPr>
                    <w:b/>
                    <w:bCs/>
                    <w:color w:val="000000"/>
                    <w:sz w:val="26"/>
                    <w:szCs w:val="26"/>
                  </w:rPr>
                </w:rPrChange>
              </w:rPr>
              <w:pPrChange w:id="29927" w:author="James Vu" w:date="2024-04-18T22:33:00Z">
                <w:pPr>
                  <w:widowControl w:val="0"/>
                  <w:spacing w:before="120" w:after="120"/>
                </w:pPr>
              </w:pPrChange>
            </w:pPr>
            <w:r w:rsidRPr="003C02FF">
              <w:rPr>
                <w:b/>
                <w:bCs/>
                <w:color w:val="000000"/>
                <w:rPrChange w:id="29928" w:author="James Vu" w:date="2024-04-19T00:26:00Z">
                  <w:rPr>
                    <w:b/>
                    <w:bCs/>
                    <w:color w:val="000000"/>
                    <w:sz w:val="26"/>
                    <w:szCs w:val="26"/>
                  </w:rPr>
                </w:rPrChange>
              </w:rPr>
              <w:t>Cài đặt máy chủ ứng dụng cơ bản (Web, FTP, Mail và tương đương) (cài đặt các ứng dụng cơ bản cho máy chủ)</w:t>
            </w:r>
          </w:p>
        </w:tc>
        <w:tc>
          <w:tcPr>
            <w:tcW w:w="439" w:type="pct"/>
            <w:shd w:val="clear" w:color="auto" w:fill="auto"/>
            <w:vAlign w:val="center"/>
            <w:hideMark/>
            <w:tcPrChange w:id="29929"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6506421" w14:textId="77777777" w:rsidR="00093102" w:rsidRPr="003C02FF" w:rsidRDefault="00093102">
            <w:pPr>
              <w:widowControl w:val="0"/>
              <w:spacing w:before="120" w:after="120"/>
              <w:jc w:val="both"/>
              <w:rPr>
                <w:b/>
                <w:bCs/>
                <w:color w:val="000000"/>
                <w:rPrChange w:id="29930" w:author="James Vu" w:date="2024-04-19T00:26:00Z">
                  <w:rPr>
                    <w:b/>
                    <w:bCs/>
                    <w:color w:val="000000"/>
                    <w:sz w:val="26"/>
                    <w:szCs w:val="26"/>
                  </w:rPr>
                </w:rPrChange>
              </w:rPr>
              <w:pPrChange w:id="29931" w:author="James Vu" w:date="2024-04-18T22:33:00Z">
                <w:pPr>
                  <w:widowControl w:val="0"/>
                  <w:spacing w:before="120" w:after="120"/>
                  <w:jc w:val="center"/>
                </w:pPr>
              </w:pPrChange>
            </w:pPr>
            <w:r w:rsidRPr="003C02FF">
              <w:rPr>
                <w:b/>
                <w:bCs/>
                <w:color w:val="000000"/>
                <w:rPrChange w:id="29932" w:author="James Vu" w:date="2024-04-19T00:26:00Z">
                  <w:rPr>
                    <w:b/>
                    <w:bCs/>
                    <w:color w:val="000000"/>
                    <w:sz w:val="26"/>
                    <w:szCs w:val="26"/>
                  </w:rPr>
                </w:rPrChange>
              </w:rPr>
              <w:t>1 máy chủ</w:t>
            </w:r>
          </w:p>
        </w:tc>
        <w:tc>
          <w:tcPr>
            <w:tcW w:w="502" w:type="pct"/>
            <w:shd w:val="clear" w:color="auto" w:fill="auto"/>
            <w:vAlign w:val="center"/>
            <w:hideMark/>
            <w:tcPrChange w:id="29933"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51E2BBE" w14:textId="77777777" w:rsidR="00093102" w:rsidRPr="003C02FF" w:rsidRDefault="00093102">
            <w:pPr>
              <w:widowControl w:val="0"/>
              <w:spacing w:before="120" w:after="120"/>
              <w:jc w:val="both"/>
              <w:rPr>
                <w:b/>
                <w:bCs/>
                <w:color w:val="000000"/>
                <w:rPrChange w:id="29934" w:author="James Vu" w:date="2024-04-19T00:26:00Z">
                  <w:rPr>
                    <w:b/>
                    <w:bCs/>
                    <w:color w:val="000000"/>
                    <w:sz w:val="26"/>
                    <w:szCs w:val="26"/>
                  </w:rPr>
                </w:rPrChange>
              </w:rPr>
              <w:pPrChange w:id="29935" w:author="James Vu" w:date="2024-04-18T22:33:00Z">
                <w:pPr>
                  <w:widowControl w:val="0"/>
                  <w:spacing w:before="120" w:after="120"/>
                  <w:jc w:val="center"/>
                </w:pPr>
              </w:pPrChange>
            </w:pPr>
            <w:r w:rsidRPr="003C02FF">
              <w:rPr>
                <w:b/>
                <w:bCs/>
                <w:color w:val="000000"/>
                <w:rPrChange w:id="29936" w:author="James Vu" w:date="2024-04-19T00:26:00Z">
                  <w:rPr>
                    <w:b/>
                    <w:bCs/>
                    <w:color w:val="000000"/>
                    <w:sz w:val="26"/>
                    <w:szCs w:val="26"/>
                  </w:rPr>
                </w:rPrChange>
              </w:rPr>
              <w:t>1</w:t>
            </w:r>
          </w:p>
        </w:tc>
        <w:tc>
          <w:tcPr>
            <w:tcW w:w="567" w:type="pct"/>
            <w:shd w:val="clear" w:color="auto" w:fill="auto"/>
            <w:hideMark/>
            <w:tcPrChange w:id="29937"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4180E520" w14:textId="77777777" w:rsidR="00093102" w:rsidRPr="003C02FF" w:rsidRDefault="00093102">
            <w:pPr>
              <w:widowControl w:val="0"/>
              <w:spacing w:before="120" w:after="120"/>
              <w:jc w:val="both"/>
              <w:rPr>
                <w:b/>
                <w:bCs/>
                <w:color w:val="000000"/>
                <w:rPrChange w:id="29938" w:author="James Vu" w:date="2024-04-19T00:26:00Z">
                  <w:rPr>
                    <w:b/>
                    <w:bCs/>
                    <w:color w:val="000000"/>
                    <w:sz w:val="26"/>
                    <w:szCs w:val="26"/>
                  </w:rPr>
                </w:rPrChange>
              </w:rPr>
              <w:pPrChange w:id="29939" w:author="James Vu" w:date="2024-04-18T22:33:00Z">
                <w:pPr>
                  <w:widowControl w:val="0"/>
                  <w:spacing w:before="120" w:after="120"/>
                </w:pPr>
              </w:pPrChange>
            </w:pPr>
            <w:r w:rsidRPr="003C02FF">
              <w:rPr>
                <w:b/>
                <w:bCs/>
                <w:color w:val="000000"/>
                <w:rPrChange w:id="29940" w:author="James Vu" w:date="2024-04-19T00:26:00Z">
                  <w:rPr>
                    <w:b/>
                    <w:bCs/>
                    <w:color w:val="000000"/>
                    <w:sz w:val="26"/>
                    <w:szCs w:val="26"/>
                  </w:rPr>
                </w:rPrChange>
              </w:rPr>
              <w:t> </w:t>
            </w:r>
          </w:p>
        </w:tc>
        <w:tc>
          <w:tcPr>
            <w:tcW w:w="351" w:type="pct"/>
            <w:shd w:val="clear" w:color="auto" w:fill="auto"/>
            <w:hideMark/>
            <w:tcPrChange w:id="29941"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08E2D2F2" w14:textId="77777777" w:rsidR="00093102" w:rsidRPr="003C02FF" w:rsidRDefault="00093102">
            <w:pPr>
              <w:widowControl w:val="0"/>
              <w:spacing w:before="120" w:after="120"/>
              <w:jc w:val="both"/>
              <w:rPr>
                <w:b/>
                <w:bCs/>
                <w:color w:val="000000"/>
                <w:rPrChange w:id="29942" w:author="James Vu" w:date="2024-04-19T00:26:00Z">
                  <w:rPr>
                    <w:b/>
                    <w:bCs/>
                    <w:color w:val="000000"/>
                    <w:sz w:val="26"/>
                    <w:szCs w:val="26"/>
                  </w:rPr>
                </w:rPrChange>
              </w:rPr>
              <w:pPrChange w:id="29943" w:author="James Vu" w:date="2024-04-18T22:33:00Z">
                <w:pPr>
                  <w:widowControl w:val="0"/>
                  <w:spacing w:before="120" w:after="120"/>
                  <w:jc w:val="center"/>
                </w:pPr>
              </w:pPrChange>
            </w:pPr>
            <w:r w:rsidRPr="003C02FF">
              <w:rPr>
                <w:b/>
                <w:bCs/>
                <w:color w:val="000000"/>
                <w:rPrChange w:id="29944" w:author="James Vu" w:date="2024-04-19T00:26:00Z">
                  <w:rPr>
                    <w:b/>
                    <w:bCs/>
                    <w:color w:val="000000"/>
                    <w:sz w:val="26"/>
                    <w:szCs w:val="26"/>
                  </w:rPr>
                </w:rPrChange>
              </w:rPr>
              <w:t> </w:t>
            </w:r>
          </w:p>
        </w:tc>
        <w:tc>
          <w:tcPr>
            <w:tcW w:w="632" w:type="pct"/>
            <w:shd w:val="clear" w:color="auto" w:fill="auto"/>
            <w:hideMark/>
            <w:tcPrChange w:id="29945"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0C34AFC" w14:textId="77777777" w:rsidR="00093102" w:rsidRPr="003C02FF" w:rsidRDefault="00093102">
            <w:pPr>
              <w:widowControl w:val="0"/>
              <w:spacing w:before="120" w:after="120"/>
              <w:jc w:val="both"/>
              <w:rPr>
                <w:b/>
                <w:bCs/>
                <w:color w:val="000000"/>
                <w:rPrChange w:id="29946" w:author="James Vu" w:date="2024-04-19T00:26:00Z">
                  <w:rPr>
                    <w:b/>
                    <w:bCs/>
                    <w:color w:val="000000"/>
                    <w:sz w:val="26"/>
                    <w:szCs w:val="26"/>
                  </w:rPr>
                </w:rPrChange>
              </w:rPr>
              <w:pPrChange w:id="29947" w:author="James Vu" w:date="2024-04-18T22:33:00Z">
                <w:pPr>
                  <w:widowControl w:val="0"/>
                  <w:spacing w:before="120" w:after="120"/>
                </w:pPr>
              </w:pPrChange>
            </w:pPr>
            <w:r w:rsidRPr="003C02FF">
              <w:rPr>
                <w:b/>
                <w:bCs/>
                <w:color w:val="000000"/>
                <w:rPrChange w:id="29948" w:author="James Vu" w:date="2024-04-19T00:26:00Z">
                  <w:rPr>
                    <w:b/>
                    <w:bCs/>
                    <w:color w:val="000000"/>
                    <w:sz w:val="26"/>
                    <w:szCs w:val="26"/>
                  </w:rPr>
                </w:rPrChange>
              </w:rPr>
              <w:t> </w:t>
            </w:r>
          </w:p>
        </w:tc>
      </w:tr>
      <w:tr w:rsidR="00093102" w:rsidRPr="003C02FF" w14:paraId="20D776F6" w14:textId="77777777" w:rsidTr="003C02FF">
        <w:trPr>
          <w:trHeight w:val="300"/>
          <w:trPrChange w:id="29949" w:author="James Vu" w:date="2024-04-19T00:26:00Z">
            <w:trPr>
              <w:gridBefore w:val="1"/>
              <w:gridAfter w:val="0"/>
              <w:trHeight w:val="300"/>
            </w:trPr>
          </w:trPrChange>
        </w:trPr>
        <w:tc>
          <w:tcPr>
            <w:tcW w:w="254" w:type="pct"/>
            <w:shd w:val="clear" w:color="auto" w:fill="auto"/>
            <w:vAlign w:val="center"/>
            <w:hideMark/>
            <w:tcPrChange w:id="2995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73AAA64" w14:textId="77777777" w:rsidR="00093102" w:rsidRPr="003C02FF" w:rsidRDefault="00093102">
            <w:pPr>
              <w:widowControl w:val="0"/>
              <w:spacing w:before="120" w:after="120"/>
              <w:jc w:val="both"/>
              <w:rPr>
                <w:color w:val="000000"/>
                <w:rPrChange w:id="29951" w:author="James Vu" w:date="2024-04-19T00:26:00Z">
                  <w:rPr>
                    <w:color w:val="000000"/>
                    <w:sz w:val="26"/>
                    <w:szCs w:val="26"/>
                  </w:rPr>
                </w:rPrChange>
              </w:rPr>
              <w:pPrChange w:id="29952" w:author="James Vu" w:date="2024-04-18T22:33:00Z">
                <w:pPr>
                  <w:widowControl w:val="0"/>
                  <w:spacing w:before="120" w:after="120"/>
                  <w:jc w:val="center"/>
                </w:pPr>
              </w:pPrChange>
            </w:pPr>
            <w:r w:rsidRPr="003C02FF">
              <w:rPr>
                <w:color w:val="000000"/>
                <w:rPrChange w:id="29953" w:author="James Vu" w:date="2024-04-19T00:26:00Z">
                  <w:rPr>
                    <w:color w:val="000000"/>
                    <w:sz w:val="26"/>
                    <w:szCs w:val="26"/>
                  </w:rPr>
                </w:rPrChange>
              </w:rPr>
              <w:t> </w:t>
            </w:r>
          </w:p>
        </w:tc>
        <w:tc>
          <w:tcPr>
            <w:tcW w:w="618" w:type="pct"/>
            <w:shd w:val="clear" w:color="auto" w:fill="auto"/>
            <w:vAlign w:val="center"/>
            <w:hideMark/>
            <w:tcPrChange w:id="2995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0A7C7F9" w14:textId="77777777" w:rsidR="00093102" w:rsidRPr="003C02FF" w:rsidRDefault="00093102">
            <w:pPr>
              <w:widowControl w:val="0"/>
              <w:spacing w:before="120" w:after="120"/>
              <w:jc w:val="both"/>
              <w:rPr>
                <w:color w:val="000000"/>
                <w:rPrChange w:id="29955" w:author="James Vu" w:date="2024-04-19T00:26:00Z">
                  <w:rPr>
                    <w:color w:val="000000"/>
                    <w:sz w:val="26"/>
                    <w:szCs w:val="26"/>
                  </w:rPr>
                </w:rPrChange>
              </w:rPr>
              <w:pPrChange w:id="29956" w:author="James Vu" w:date="2024-04-18T22:33:00Z">
                <w:pPr>
                  <w:widowControl w:val="0"/>
                  <w:spacing w:before="120" w:after="120"/>
                  <w:jc w:val="center"/>
                </w:pPr>
              </w:pPrChange>
            </w:pPr>
            <w:r w:rsidRPr="003C02FF">
              <w:rPr>
                <w:color w:val="000000"/>
                <w:rPrChange w:id="29957" w:author="James Vu" w:date="2024-04-19T00:26:00Z">
                  <w:rPr>
                    <w:color w:val="000000"/>
                    <w:sz w:val="26"/>
                    <w:szCs w:val="26"/>
                  </w:rPr>
                </w:rPrChange>
              </w:rPr>
              <w:t> </w:t>
            </w:r>
          </w:p>
        </w:tc>
        <w:tc>
          <w:tcPr>
            <w:tcW w:w="1636" w:type="pct"/>
            <w:shd w:val="clear" w:color="auto" w:fill="auto"/>
            <w:hideMark/>
            <w:tcPrChange w:id="2995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FAF68DB" w14:textId="77777777" w:rsidR="00093102" w:rsidRPr="003C02FF" w:rsidRDefault="00093102">
            <w:pPr>
              <w:widowControl w:val="0"/>
              <w:spacing w:before="120" w:after="120"/>
              <w:jc w:val="both"/>
              <w:rPr>
                <w:color w:val="000000"/>
                <w:rPrChange w:id="29959" w:author="James Vu" w:date="2024-04-19T00:26:00Z">
                  <w:rPr>
                    <w:color w:val="000000"/>
                    <w:sz w:val="26"/>
                    <w:szCs w:val="26"/>
                  </w:rPr>
                </w:rPrChange>
              </w:rPr>
              <w:pPrChange w:id="29960" w:author="James Vu" w:date="2024-04-18T22:33:00Z">
                <w:pPr>
                  <w:widowControl w:val="0"/>
                  <w:spacing w:before="120" w:after="120"/>
                </w:pPr>
              </w:pPrChange>
            </w:pPr>
            <w:r w:rsidRPr="003C02FF">
              <w:rPr>
                <w:color w:val="000000"/>
                <w:rPrChange w:id="29961" w:author="James Vu" w:date="2024-04-19T00:26:00Z">
                  <w:rPr>
                    <w:color w:val="000000"/>
                    <w:sz w:val="26"/>
                    <w:szCs w:val="26"/>
                  </w:rPr>
                </w:rPrChange>
              </w:rPr>
              <w:t>a) Vật liệu phụ</w:t>
            </w:r>
          </w:p>
        </w:tc>
        <w:tc>
          <w:tcPr>
            <w:tcW w:w="439" w:type="pct"/>
            <w:shd w:val="clear" w:color="auto" w:fill="auto"/>
            <w:vAlign w:val="center"/>
            <w:hideMark/>
            <w:tcPrChange w:id="2996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7568BBF" w14:textId="77777777" w:rsidR="00093102" w:rsidRPr="003C02FF" w:rsidRDefault="00093102">
            <w:pPr>
              <w:widowControl w:val="0"/>
              <w:spacing w:before="120" w:after="120"/>
              <w:jc w:val="both"/>
              <w:rPr>
                <w:color w:val="000000"/>
                <w:rPrChange w:id="29963" w:author="James Vu" w:date="2024-04-19T00:26:00Z">
                  <w:rPr>
                    <w:color w:val="000000"/>
                    <w:sz w:val="26"/>
                    <w:szCs w:val="26"/>
                  </w:rPr>
                </w:rPrChange>
              </w:rPr>
              <w:pPrChange w:id="29964" w:author="James Vu" w:date="2024-04-18T22:33:00Z">
                <w:pPr>
                  <w:widowControl w:val="0"/>
                  <w:spacing w:before="120" w:after="120"/>
                  <w:jc w:val="center"/>
                </w:pPr>
              </w:pPrChange>
            </w:pPr>
            <w:r w:rsidRPr="003C02FF">
              <w:rPr>
                <w:color w:val="000000"/>
                <w:rPrChange w:id="29965" w:author="James Vu" w:date="2024-04-19T00:26:00Z">
                  <w:rPr>
                    <w:color w:val="000000"/>
                    <w:sz w:val="26"/>
                    <w:szCs w:val="26"/>
                  </w:rPr>
                </w:rPrChange>
              </w:rPr>
              <w:t> </w:t>
            </w:r>
          </w:p>
        </w:tc>
        <w:tc>
          <w:tcPr>
            <w:tcW w:w="502" w:type="pct"/>
            <w:shd w:val="clear" w:color="auto" w:fill="auto"/>
            <w:vAlign w:val="center"/>
            <w:hideMark/>
            <w:tcPrChange w:id="2996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E3C17B1" w14:textId="77777777" w:rsidR="00093102" w:rsidRPr="003C02FF" w:rsidRDefault="00093102">
            <w:pPr>
              <w:widowControl w:val="0"/>
              <w:spacing w:before="120" w:after="120"/>
              <w:jc w:val="both"/>
              <w:rPr>
                <w:color w:val="000000"/>
                <w:rPrChange w:id="29967" w:author="James Vu" w:date="2024-04-19T00:26:00Z">
                  <w:rPr>
                    <w:color w:val="000000"/>
                    <w:sz w:val="26"/>
                    <w:szCs w:val="26"/>
                  </w:rPr>
                </w:rPrChange>
              </w:rPr>
              <w:pPrChange w:id="29968" w:author="James Vu" w:date="2024-04-18T22:33:00Z">
                <w:pPr>
                  <w:widowControl w:val="0"/>
                  <w:spacing w:before="120" w:after="120"/>
                  <w:jc w:val="center"/>
                </w:pPr>
              </w:pPrChange>
            </w:pPr>
            <w:r w:rsidRPr="003C02FF">
              <w:rPr>
                <w:color w:val="000000"/>
                <w:rPrChange w:id="29969" w:author="James Vu" w:date="2024-04-19T00:26:00Z">
                  <w:rPr>
                    <w:color w:val="000000"/>
                    <w:sz w:val="26"/>
                    <w:szCs w:val="26"/>
                  </w:rPr>
                </w:rPrChange>
              </w:rPr>
              <w:t> </w:t>
            </w:r>
          </w:p>
        </w:tc>
        <w:tc>
          <w:tcPr>
            <w:tcW w:w="567" w:type="pct"/>
            <w:shd w:val="clear" w:color="auto" w:fill="auto"/>
            <w:hideMark/>
            <w:tcPrChange w:id="2997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265E46C" w14:textId="77777777" w:rsidR="00093102" w:rsidRPr="003C02FF" w:rsidRDefault="00093102">
            <w:pPr>
              <w:widowControl w:val="0"/>
              <w:spacing w:before="120" w:after="120"/>
              <w:jc w:val="both"/>
              <w:rPr>
                <w:color w:val="000000"/>
                <w:rPrChange w:id="29971" w:author="James Vu" w:date="2024-04-19T00:26:00Z">
                  <w:rPr>
                    <w:color w:val="000000"/>
                    <w:sz w:val="26"/>
                    <w:szCs w:val="26"/>
                  </w:rPr>
                </w:rPrChange>
              </w:rPr>
              <w:pPrChange w:id="29972" w:author="James Vu" w:date="2024-04-18T22:33:00Z">
                <w:pPr>
                  <w:widowControl w:val="0"/>
                  <w:spacing w:before="120" w:after="120"/>
                </w:pPr>
              </w:pPrChange>
            </w:pPr>
            <w:r w:rsidRPr="003C02FF">
              <w:rPr>
                <w:color w:val="000000"/>
                <w:rPrChange w:id="29973" w:author="James Vu" w:date="2024-04-19T00:26:00Z">
                  <w:rPr>
                    <w:color w:val="000000"/>
                    <w:sz w:val="26"/>
                    <w:szCs w:val="26"/>
                  </w:rPr>
                </w:rPrChange>
              </w:rPr>
              <w:t> </w:t>
            </w:r>
          </w:p>
        </w:tc>
        <w:tc>
          <w:tcPr>
            <w:tcW w:w="351" w:type="pct"/>
            <w:shd w:val="clear" w:color="auto" w:fill="auto"/>
            <w:hideMark/>
            <w:tcPrChange w:id="2997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9F8FEA3" w14:textId="77777777" w:rsidR="00093102" w:rsidRPr="003C02FF" w:rsidRDefault="00093102">
            <w:pPr>
              <w:widowControl w:val="0"/>
              <w:spacing w:before="120" w:after="120"/>
              <w:jc w:val="both"/>
              <w:rPr>
                <w:color w:val="000000"/>
                <w:rPrChange w:id="29975" w:author="James Vu" w:date="2024-04-19T00:26:00Z">
                  <w:rPr>
                    <w:color w:val="000000"/>
                    <w:sz w:val="26"/>
                    <w:szCs w:val="26"/>
                  </w:rPr>
                </w:rPrChange>
              </w:rPr>
              <w:pPrChange w:id="29976" w:author="James Vu" w:date="2024-04-18T22:33:00Z">
                <w:pPr>
                  <w:widowControl w:val="0"/>
                  <w:spacing w:before="120" w:after="120"/>
                  <w:jc w:val="center"/>
                </w:pPr>
              </w:pPrChange>
            </w:pPr>
            <w:r w:rsidRPr="003C02FF">
              <w:rPr>
                <w:color w:val="000000"/>
                <w:rPrChange w:id="29977" w:author="James Vu" w:date="2024-04-19T00:26:00Z">
                  <w:rPr>
                    <w:color w:val="000000"/>
                    <w:sz w:val="26"/>
                    <w:szCs w:val="26"/>
                  </w:rPr>
                </w:rPrChange>
              </w:rPr>
              <w:t> </w:t>
            </w:r>
          </w:p>
        </w:tc>
        <w:tc>
          <w:tcPr>
            <w:tcW w:w="632" w:type="pct"/>
            <w:shd w:val="clear" w:color="auto" w:fill="auto"/>
            <w:hideMark/>
            <w:tcPrChange w:id="2997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04DB9A2" w14:textId="77777777" w:rsidR="00093102" w:rsidRPr="003C02FF" w:rsidRDefault="00093102">
            <w:pPr>
              <w:widowControl w:val="0"/>
              <w:spacing w:before="120" w:after="120"/>
              <w:jc w:val="both"/>
              <w:rPr>
                <w:color w:val="000000"/>
                <w:rPrChange w:id="29979" w:author="James Vu" w:date="2024-04-19T00:26:00Z">
                  <w:rPr>
                    <w:color w:val="000000"/>
                    <w:sz w:val="26"/>
                    <w:szCs w:val="26"/>
                  </w:rPr>
                </w:rPrChange>
              </w:rPr>
              <w:pPrChange w:id="29980" w:author="James Vu" w:date="2024-04-18T22:33:00Z">
                <w:pPr>
                  <w:widowControl w:val="0"/>
                  <w:spacing w:before="120" w:after="120"/>
                </w:pPr>
              </w:pPrChange>
            </w:pPr>
            <w:r w:rsidRPr="003C02FF">
              <w:rPr>
                <w:color w:val="000000"/>
                <w:rPrChange w:id="29981" w:author="James Vu" w:date="2024-04-19T00:26:00Z">
                  <w:rPr>
                    <w:color w:val="000000"/>
                    <w:sz w:val="26"/>
                    <w:szCs w:val="26"/>
                  </w:rPr>
                </w:rPrChange>
              </w:rPr>
              <w:t xml:space="preserve">              30.597 </w:t>
            </w:r>
          </w:p>
        </w:tc>
      </w:tr>
      <w:tr w:rsidR="00093102" w:rsidRPr="003C02FF" w14:paraId="1FB5E730" w14:textId="77777777" w:rsidTr="003C02FF">
        <w:trPr>
          <w:trHeight w:val="300"/>
          <w:trPrChange w:id="29982" w:author="James Vu" w:date="2024-04-19T00:26:00Z">
            <w:trPr>
              <w:gridBefore w:val="1"/>
              <w:gridAfter w:val="0"/>
              <w:trHeight w:val="300"/>
            </w:trPr>
          </w:trPrChange>
        </w:trPr>
        <w:tc>
          <w:tcPr>
            <w:tcW w:w="254" w:type="pct"/>
            <w:shd w:val="clear" w:color="auto" w:fill="auto"/>
            <w:vAlign w:val="center"/>
            <w:hideMark/>
            <w:tcPrChange w:id="2998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4FB7F8E" w14:textId="77777777" w:rsidR="00093102" w:rsidRPr="003C02FF" w:rsidRDefault="00093102">
            <w:pPr>
              <w:widowControl w:val="0"/>
              <w:spacing w:before="120" w:after="120"/>
              <w:jc w:val="both"/>
              <w:rPr>
                <w:i/>
                <w:iCs/>
                <w:color w:val="000000"/>
                <w:rPrChange w:id="29984" w:author="James Vu" w:date="2024-04-19T00:26:00Z">
                  <w:rPr>
                    <w:i/>
                    <w:iCs/>
                    <w:color w:val="000000"/>
                    <w:sz w:val="26"/>
                    <w:szCs w:val="26"/>
                  </w:rPr>
                </w:rPrChange>
              </w:rPr>
              <w:pPrChange w:id="29985" w:author="James Vu" w:date="2024-04-18T22:33:00Z">
                <w:pPr>
                  <w:widowControl w:val="0"/>
                  <w:spacing w:before="120" w:after="120"/>
                  <w:jc w:val="center"/>
                </w:pPr>
              </w:pPrChange>
            </w:pPr>
            <w:r w:rsidRPr="003C02FF">
              <w:rPr>
                <w:i/>
                <w:iCs/>
                <w:color w:val="000000"/>
                <w:rPrChange w:id="29986" w:author="James Vu" w:date="2024-04-19T00:26:00Z">
                  <w:rPr>
                    <w:i/>
                    <w:iCs/>
                    <w:color w:val="000000"/>
                    <w:sz w:val="26"/>
                    <w:szCs w:val="26"/>
                  </w:rPr>
                </w:rPrChange>
              </w:rPr>
              <w:t> </w:t>
            </w:r>
          </w:p>
        </w:tc>
        <w:tc>
          <w:tcPr>
            <w:tcW w:w="618" w:type="pct"/>
            <w:shd w:val="clear" w:color="auto" w:fill="auto"/>
            <w:vAlign w:val="center"/>
            <w:hideMark/>
            <w:tcPrChange w:id="2998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F59294D" w14:textId="77777777" w:rsidR="00093102" w:rsidRPr="003C02FF" w:rsidRDefault="00093102">
            <w:pPr>
              <w:widowControl w:val="0"/>
              <w:spacing w:before="120" w:after="120"/>
              <w:jc w:val="both"/>
              <w:rPr>
                <w:i/>
                <w:iCs/>
                <w:color w:val="000000"/>
                <w:rPrChange w:id="29988" w:author="James Vu" w:date="2024-04-19T00:26:00Z">
                  <w:rPr>
                    <w:i/>
                    <w:iCs/>
                    <w:color w:val="000000"/>
                    <w:sz w:val="26"/>
                    <w:szCs w:val="26"/>
                  </w:rPr>
                </w:rPrChange>
              </w:rPr>
              <w:pPrChange w:id="29989" w:author="James Vu" w:date="2024-04-18T22:33:00Z">
                <w:pPr>
                  <w:widowControl w:val="0"/>
                  <w:spacing w:before="120" w:after="120"/>
                  <w:jc w:val="center"/>
                </w:pPr>
              </w:pPrChange>
            </w:pPr>
            <w:r w:rsidRPr="003C02FF">
              <w:rPr>
                <w:i/>
                <w:iCs/>
                <w:color w:val="000000"/>
                <w:rPrChange w:id="29990" w:author="James Vu" w:date="2024-04-19T00:26:00Z">
                  <w:rPr>
                    <w:i/>
                    <w:iCs/>
                    <w:color w:val="000000"/>
                    <w:sz w:val="26"/>
                    <w:szCs w:val="26"/>
                  </w:rPr>
                </w:rPrChange>
              </w:rPr>
              <w:t> </w:t>
            </w:r>
          </w:p>
        </w:tc>
        <w:tc>
          <w:tcPr>
            <w:tcW w:w="1636" w:type="pct"/>
            <w:shd w:val="clear" w:color="auto" w:fill="auto"/>
            <w:hideMark/>
            <w:tcPrChange w:id="2999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A924A16" w14:textId="77777777" w:rsidR="00093102" w:rsidRPr="003C02FF" w:rsidRDefault="00093102">
            <w:pPr>
              <w:widowControl w:val="0"/>
              <w:spacing w:before="120" w:after="120"/>
              <w:jc w:val="both"/>
              <w:rPr>
                <w:i/>
                <w:iCs/>
                <w:color w:val="000000"/>
                <w:rPrChange w:id="29992" w:author="James Vu" w:date="2024-04-19T00:26:00Z">
                  <w:rPr>
                    <w:i/>
                    <w:iCs/>
                    <w:color w:val="000000"/>
                    <w:sz w:val="26"/>
                    <w:szCs w:val="26"/>
                  </w:rPr>
                </w:rPrChange>
              </w:rPr>
              <w:pPrChange w:id="29993" w:author="James Vu" w:date="2024-04-18T22:33:00Z">
                <w:pPr>
                  <w:widowControl w:val="0"/>
                  <w:spacing w:before="120" w:after="120"/>
                  <w:jc w:val="right"/>
                </w:pPr>
              </w:pPrChange>
            </w:pPr>
            <w:r w:rsidRPr="003C02FF">
              <w:rPr>
                <w:i/>
                <w:iCs/>
                <w:color w:val="000000"/>
                <w:rPrChange w:id="29994" w:author="James Vu" w:date="2024-04-19T00:26:00Z">
                  <w:rPr>
                    <w:i/>
                    <w:iCs/>
                    <w:color w:val="000000"/>
                    <w:sz w:val="26"/>
                    <w:szCs w:val="26"/>
                  </w:rPr>
                </w:rPrChange>
              </w:rPr>
              <w:t>Đĩa DVD</w:t>
            </w:r>
          </w:p>
        </w:tc>
        <w:tc>
          <w:tcPr>
            <w:tcW w:w="439" w:type="pct"/>
            <w:shd w:val="clear" w:color="auto" w:fill="auto"/>
            <w:vAlign w:val="center"/>
            <w:hideMark/>
            <w:tcPrChange w:id="2999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9310309" w14:textId="77777777" w:rsidR="00093102" w:rsidRPr="003C02FF" w:rsidRDefault="00093102">
            <w:pPr>
              <w:widowControl w:val="0"/>
              <w:spacing w:before="120" w:after="120"/>
              <w:jc w:val="both"/>
              <w:rPr>
                <w:i/>
                <w:iCs/>
                <w:color w:val="000000"/>
                <w:rPrChange w:id="29996" w:author="James Vu" w:date="2024-04-19T00:26:00Z">
                  <w:rPr>
                    <w:i/>
                    <w:iCs/>
                    <w:color w:val="000000"/>
                    <w:sz w:val="26"/>
                    <w:szCs w:val="26"/>
                  </w:rPr>
                </w:rPrChange>
              </w:rPr>
              <w:pPrChange w:id="29997" w:author="James Vu" w:date="2024-04-18T22:33:00Z">
                <w:pPr>
                  <w:widowControl w:val="0"/>
                  <w:spacing w:before="120" w:after="120"/>
                  <w:jc w:val="center"/>
                </w:pPr>
              </w:pPrChange>
            </w:pPr>
            <w:r w:rsidRPr="003C02FF">
              <w:rPr>
                <w:i/>
                <w:iCs/>
                <w:color w:val="000000"/>
                <w:rPrChange w:id="29998" w:author="James Vu" w:date="2024-04-19T00:26:00Z">
                  <w:rPr>
                    <w:i/>
                    <w:iCs/>
                    <w:color w:val="000000"/>
                    <w:sz w:val="26"/>
                    <w:szCs w:val="26"/>
                  </w:rPr>
                </w:rPrChange>
              </w:rPr>
              <w:t>Cái</w:t>
            </w:r>
          </w:p>
        </w:tc>
        <w:tc>
          <w:tcPr>
            <w:tcW w:w="502" w:type="pct"/>
            <w:shd w:val="clear" w:color="auto" w:fill="auto"/>
            <w:vAlign w:val="center"/>
            <w:hideMark/>
            <w:tcPrChange w:id="2999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84E5054" w14:textId="77777777" w:rsidR="00093102" w:rsidRPr="003C02FF" w:rsidRDefault="00093102">
            <w:pPr>
              <w:widowControl w:val="0"/>
              <w:spacing w:before="120" w:after="120"/>
              <w:jc w:val="both"/>
              <w:rPr>
                <w:i/>
                <w:iCs/>
                <w:color w:val="000000"/>
                <w:rPrChange w:id="30000" w:author="James Vu" w:date="2024-04-19T00:26:00Z">
                  <w:rPr>
                    <w:i/>
                    <w:iCs/>
                    <w:color w:val="000000"/>
                    <w:sz w:val="26"/>
                    <w:szCs w:val="26"/>
                  </w:rPr>
                </w:rPrChange>
              </w:rPr>
              <w:pPrChange w:id="30001" w:author="James Vu" w:date="2024-04-18T22:33:00Z">
                <w:pPr>
                  <w:widowControl w:val="0"/>
                  <w:spacing w:before="120" w:after="120"/>
                  <w:jc w:val="center"/>
                </w:pPr>
              </w:pPrChange>
            </w:pPr>
            <w:r w:rsidRPr="003C02FF">
              <w:rPr>
                <w:i/>
                <w:iCs/>
                <w:color w:val="000000"/>
                <w:rPrChange w:id="30002" w:author="James Vu" w:date="2024-04-19T00:26:00Z">
                  <w:rPr>
                    <w:i/>
                    <w:iCs/>
                    <w:color w:val="000000"/>
                    <w:sz w:val="26"/>
                    <w:szCs w:val="26"/>
                  </w:rPr>
                </w:rPrChange>
              </w:rPr>
              <w:t>2</w:t>
            </w:r>
          </w:p>
        </w:tc>
        <w:tc>
          <w:tcPr>
            <w:tcW w:w="567" w:type="pct"/>
            <w:shd w:val="clear" w:color="auto" w:fill="auto"/>
            <w:hideMark/>
            <w:tcPrChange w:id="3000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F6C7B1C" w14:textId="77777777" w:rsidR="00093102" w:rsidRPr="003C02FF" w:rsidRDefault="00093102">
            <w:pPr>
              <w:widowControl w:val="0"/>
              <w:spacing w:before="120" w:after="120"/>
              <w:jc w:val="both"/>
              <w:rPr>
                <w:i/>
                <w:iCs/>
                <w:color w:val="000000"/>
                <w:rPrChange w:id="30004" w:author="James Vu" w:date="2024-04-19T00:26:00Z">
                  <w:rPr>
                    <w:i/>
                    <w:iCs/>
                    <w:color w:val="000000"/>
                    <w:sz w:val="26"/>
                    <w:szCs w:val="26"/>
                  </w:rPr>
                </w:rPrChange>
              </w:rPr>
              <w:pPrChange w:id="30005" w:author="James Vu" w:date="2024-04-18T22:33:00Z">
                <w:pPr>
                  <w:widowControl w:val="0"/>
                  <w:spacing w:before="120" w:after="120"/>
                </w:pPr>
              </w:pPrChange>
            </w:pPr>
            <w:r w:rsidRPr="003C02FF">
              <w:rPr>
                <w:i/>
                <w:iCs/>
                <w:color w:val="000000"/>
                <w:rPrChange w:id="30006" w:author="James Vu" w:date="2024-04-19T00:26:00Z">
                  <w:rPr>
                    <w:i/>
                    <w:iCs/>
                    <w:color w:val="000000"/>
                    <w:sz w:val="26"/>
                    <w:szCs w:val="26"/>
                  </w:rPr>
                </w:rPrChange>
              </w:rPr>
              <w:t xml:space="preserve">         14.000 </w:t>
            </w:r>
          </w:p>
        </w:tc>
        <w:tc>
          <w:tcPr>
            <w:tcW w:w="351" w:type="pct"/>
            <w:shd w:val="clear" w:color="auto" w:fill="auto"/>
            <w:hideMark/>
            <w:tcPrChange w:id="3000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FBBBDC8" w14:textId="77777777" w:rsidR="00093102" w:rsidRPr="003C02FF" w:rsidRDefault="00093102">
            <w:pPr>
              <w:widowControl w:val="0"/>
              <w:spacing w:before="120" w:after="120"/>
              <w:jc w:val="both"/>
              <w:rPr>
                <w:i/>
                <w:iCs/>
                <w:color w:val="000000"/>
                <w:rPrChange w:id="30008" w:author="James Vu" w:date="2024-04-19T00:26:00Z">
                  <w:rPr>
                    <w:i/>
                    <w:iCs/>
                    <w:color w:val="000000"/>
                    <w:sz w:val="26"/>
                    <w:szCs w:val="26"/>
                  </w:rPr>
                </w:rPrChange>
              </w:rPr>
              <w:pPrChange w:id="30009" w:author="James Vu" w:date="2024-04-18T22:33:00Z">
                <w:pPr>
                  <w:widowControl w:val="0"/>
                  <w:spacing w:before="120" w:after="120"/>
                  <w:jc w:val="center"/>
                </w:pPr>
              </w:pPrChange>
            </w:pPr>
            <w:r w:rsidRPr="003C02FF">
              <w:rPr>
                <w:i/>
                <w:iCs/>
                <w:color w:val="000000"/>
                <w:rPrChange w:id="30010" w:author="James Vu" w:date="2024-04-19T00:26:00Z">
                  <w:rPr>
                    <w:i/>
                    <w:iCs/>
                    <w:color w:val="000000"/>
                    <w:sz w:val="26"/>
                    <w:szCs w:val="26"/>
                  </w:rPr>
                </w:rPrChange>
              </w:rPr>
              <w:t>1</w:t>
            </w:r>
          </w:p>
        </w:tc>
        <w:tc>
          <w:tcPr>
            <w:tcW w:w="632" w:type="pct"/>
            <w:shd w:val="clear" w:color="auto" w:fill="auto"/>
            <w:hideMark/>
            <w:tcPrChange w:id="3001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06C8EFA" w14:textId="77777777" w:rsidR="00093102" w:rsidRPr="003C02FF" w:rsidRDefault="00093102">
            <w:pPr>
              <w:widowControl w:val="0"/>
              <w:spacing w:before="120" w:after="120"/>
              <w:jc w:val="both"/>
              <w:rPr>
                <w:i/>
                <w:iCs/>
                <w:color w:val="000000"/>
                <w:rPrChange w:id="30012" w:author="James Vu" w:date="2024-04-19T00:26:00Z">
                  <w:rPr>
                    <w:i/>
                    <w:iCs/>
                    <w:color w:val="000000"/>
                    <w:sz w:val="26"/>
                    <w:szCs w:val="26"/>
                  </w:rPr>
                </w:rPrChange>
              </w:rPr>
              <w:pPrChange w:id="30013" w:author="James Vu" w:date="2024-04-18T22:33:00Z">
                <w:pPr>
                  <w:widowControl w:val="0"/>
                  <w:spacing w:before="120" w:after="120"/>
                </w:pPr>
              </w:pPrChange>
            </w:pPr>
            <w:r w:rsidRPr="003C02FF">
              <w:rPr>
                <w:i/>
                <w:iCs/>
                <w:color w:val="000000"/>
                <w:rPrChange w:id="30014" w:author="James Vu" w:date="2024-04-19T00:26:00Z">
                  <w:rPr>
                    <w:i/>
                    <w:iCs/>
                    <w:color w:val="000000"/>
                    <w:sz w:val="26"/>
                    <w:szCs w:val="26"/>
                  </w:rPr>
                </w:rPrChange>
              </w:rPr>
              <w:t xml:space="preserve">            28.000 </w:t>
            </w:r>
          </w:p>
        </w:tc>
      </w:tr>
      <w:tr w:rsidR="00093102" w:rsidRPr="003C02FF" w14:paraId="65969151" w14:textId="77777777" w:rsidTr="003C02FF">
        <w:trPr>
          <w:trHeight w:val="300"/>
          <w:trPrChange w:id="30015" w:author="James Vu" w:date="2024-04-19T00:26:00Z">
            <w:trPr>
              <w:gridBefore w:val="1"/>
              <w:gridAfter w:val="0"/>
              <w:trHeight w:val="300"/>
            </w:trPr>
          </w:trPrChange>
        </w:trPr>
        <w:tc>
          <w:tcPr>
            <w:tcW w:w="254" w:type="pct"/>
            <w:shd w:val="clear" w:color="auto" w:fill="auto"/>
            <w:vAlign w:val="center"/>
            <w:hideMark/>
            <w:tcPrChange w:id="3001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072D22A" w14:textId="77777777" w:rsidR="00093102" w:rsidRPr="003C02FF" w:rsidRDefault="00093102">
            <w:pPr>
              <w:widowControl w:val="0"/>
              <w:spacing w:before="120" w:after="120"/>
              <w:jc w:val="both"/>
              <w:rPr>
                <w:i/>
                <w:iCs/>
                <w:color w:val="000000"/>
                <w:rPrChange w:id="30017" w:author="James Vu" w:date="2024-04-19T00:26:00Z">
                  <w:rPr>
                    <w:i/>
                    <w:iCs/>
                    <w:color w:val="000000"/>
                    <w:sz w:val="26"/>
                    <w:szCs w:val="26"/>
                  </w:rPr>
                </w:rPrChange>
              </w:rPr>
              <w:pPrChange w:id="30018" w:author="James Vu" w:date="2024-04-18T22:33:00Z">
                <w:pPr>
                  <w:widowControl w:val="0"/>
                  <w:spacing w:before="120" w:after="120"/>
                  <w:jc w:val="center"/>
                </w:pPr>
              </w:pPrChange>
            </w:pPr>
            <w:r w:rsidRPr="003C02FF">
              <w:rPr>
                <w:i/>
                <w:iCs/>
                <w:color w:val="000000"/>
                <w:rPrChange w:id="30019" w:author="James Vu" w:date="2024-04-19T00:26:00Z">
                  <w:rPr>
                    <w:i/>
                    <w:iCs/>
                    <w:color w:val="000000"/>
                    <w:sz w:val="26"/>
                    <w:szCs w:val="26"/>
                  </w:rPr>
                </w:rPrChange>
              </w:rPr>
              <w:t> </w:t>
            </w:r>
          </w:p>
        </w:tc>
        <w:tc>
          <w:tcPr>
            <w:tcW w:w="618" w:type="pct"/>
            <w:shd w:val="clear" w:color="auto" w:fill="auto"/>
            <w:vAlign w:val="center"/>
            <w:hideMark/>
            <w:tcPrChange w:id="3002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FF551CC" w14:textId="77777777" w:rsidR="00093102" w:rsidRPr="003C02FF" w:rsidRDefault="00093102">
            <w:pPr>
              <w:widowControl w:val="0"/>
              <w:spacing w:before="120" w:after="120"/>
              <w:jc w:val="both"/>
              <w:rPr>
                <w:i/>
                <w:iCs/>
                <w:color w:val="000000"/>
                <w:rPrChange w:id="30021" w:author="James Vu" w:date="2024-04-19T00:26:00Z">
                  <w:rPr>
                    <w:i/>
                    <w:iCs/>
                    <w:color w:val="000000"/>
                    <w:sz w:val="26"/>
                    <w:szCs w:val="26"/>
                  </w:rPr>
                </w:rPrChange>
              </w:rPr>
              <w:pPrChange w:id="30022" w:author="James Vu" w:date="2024-04-18T22:33:00Z">
                <w:pPr>
                  <w:widowControl w:val="0"/>
                  <w:spacing w:before="120" w:after="120"/>
                  <w:jc w:val="center"/>
                </w:pPr>
              </w:pPrChange>
            </w:pPr>
            <w:r w:rsidRPr="003C02FF">
              <w:rPr>
                <w:i/>
                <w:iCs/>
                <w:color w:val="000000"/>
                <w:rPrChange w:id="30023" w:author="James Vu" w:date="2024-04-19T00:26:00Z">
                  <w:rPr>
                    <w:i/>
                    <w:iCs/>
                    <w:color w:val="000000"/>
                    <w:sz w:val="26"/>
                    <w:szCs w:val="26"/>
                  </w:rPr>
                </w:rPrChange>
              </w:rPr>
              <w:t> </w:t>
            </w:r>
          </w:p>
        </w:tc>
        <w:tc>
          <w:tcPr>
            <w:tcW w:w="1636" w:type="pct"/>
            <w:shd w:val="clear" w:color="auto" w:fill="auto"/>
            <w:hideMark/>
            <w:tcPrChange w:id="3002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314FF652" w14:textId="77777777" w:rsidR="00093102" w:rsidRPr="003C02FF" w:rsidRDefault="00093102">
            <w:pPr>
              <w:widowControl w:val="0"/>
              <w:spacing w:before="120" w:after="120"/>
              <w:jc w:val="both"/>
              <w:rPr>
                <w:i/>
                <w:iCs/>
                <w:color w:val="000000"/>
                <w:rPrChange w:id="30025" w:author="James Vu" w:date="2024-04-19T00:26:00Z">
                  <w:rPr>
                    <w:i/>
                    <w:iCs/>
                    <w:color w:val="000000"/>
                    <w:sz w:val="26"/>
                    <w:szCs w:val="26"/>
                  </w:rPr>
                </w:rPrChange>
              </w:rPr>
              <w:pPrChange w:id="30026" w:author="James Vu" w:date="2024-04-18T22:33:00Z">
                <w:pPr>
                  <w:widowControl w:val="0"/>
                  <w:spacing w:before="120" w:after="120"/>
                  <w:jc w:val="right"/>
                </w:pPr>
              </w:pPrChange>
            </w:pPr>
            <w:r w:rsidRPr="003C02FF">
              <w:rPr>
                <w:i/>
                <w:iCs/>
                <w:color w:val="000000"/>
                <w:rPrChange w:id="30027" w:author="James Vu" w:date="2024-04-19T00:26:00Z">
                  <w:rPr>
                    <w:i/>
                    <w:iCs/>
                    <w:color w:val="000000"/>
                    <w:sz w:val="26"/>
                    <w:szCs w:val="26"/>
                  </w:rPr>
                </w:rPrChange>
              </w:rPr>
              <w:t>Giấy A4</w:t>
            </w:r>
          </w:p>
        </w:tc>
        <w:tc>
          <w:tcPr>
            <w:tcW w:w="439" w:type="pct"/>
            <w:shd w:val="clear" w:color="auto" w:fill="auto"/>
            <w:vAlign w:val="center"/>
            <w:hideMark/>
            <w:tcPrChange w:id="3002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3A98154" w14:textId="77777777" w:rsidR="00093102" w:rsidRPr="003C02FF" w:rsidRDefault="00093102">
            <w:pPr>
              <w:widowControl w:val="0"/>
              <w:spacing w:before="120" w:after="120"/>
              <w:jc w:val="both"/>
              <w:rPr>
                <w:i/>
                <w:iCs/>
                <w:color w:val="000000"/>
                <w:rPrChange w:id="30029" w:author="James Vu" w:date="2024-04-19T00:26:00Z">
                  <w:rPr>
                    <w:i/>
                    <w:iCs/>
                    <w:color w:val="000000"/>
                    <w:sz w:val="26"/>
                    <w:szCs w:val="26"/>
                  </w:rPr>
                </w:rPrChange>
              </w:rPr>
              <w:pPrChange w:id="30030" w:author="James Vu" w:date="2024-04-18T22:33:00Z">
                <w:pPr>
                  <w:widowControl w:val="0"/>
                  <w:spacing w:before="120" w:after="120"/>
                  <w:jc w:val="center"/>
                </w:pPr>
              </w:pPrChange>
            </w:pPr>
            <w:r w:rsidRPr="003C02FF">
              <w:rPr>
                <w:i/>
                <w:iCs/>
                <w:color w:val="000000"/>
                <w:rPrChange w:id="30031" w:author="James Vu" w:date="2024-04-19T00:26:00Z">
                  <w:rPr>
                    <w:i/>
                    <w:iCs/>
                    <w:color w:val="000000"/>
                    <w:sz w:val="26"/>
                    <w:szCs w:val="26"/>
                  </w:rPr>
                </w:rPrChange>
              </w:rPr>
              <w:t>Ram</w:t>
            </w:r>
          </w:p>
        </w:tc>
        <w:tc>
          <w:tcPr>
            <w:tcW w:w="502" w:type="pct"/>
            <w:shd w:val="clear" w:color="auto" w:fill="auto"/>
            <w:vAlign w:val="center"/>
            <w:hideMark/>
            <w:tcPrChange w:id="3003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8D34FAD" w14:textId="77777777" w:rsidR="00093102" w:rsidRPr="003C02FF" w:rsidRDefault="00093102">
            <w:pPr>
              <w:widowControl w:val="0"/>
              <w:spacing w:before="120" w:after="120"/>
              <w:jc w:val="both"/>
              <w:rPr>
                <w:i/>
                <w:iCs/>
                <w:color w:val="000000"/>
                <w:rPrChange w:id="30033" w:author="James Vu" w:date="2024-04-19T00:26:00Z">
                  <w:rPr>
                    <w:i/>
                    <w:iCs/>
                    <w:color w:val="000000"/>
                    <w:sz w:val="26"/>
                    <w:szCs w:val="26"/>
                  </w:rPr>
                </w:rPrChange>
              </w:rPr>
              <w:pPrChange w:id="30034" w:author="James Vu" w:date="2024-04-18T22:33:00Z">
                <w:pPr>
                  <w:widowControl w:val="0"/>
                  <w:spacing w:before="120" w:after="120"/>
                  <w:jc w:val="center"/>
                </w:pPr>
              </w:pPrChange>
            </w:pPr>
            <w:r w:rsidRPr="003C02FF">
              <w:rPr>
                <w:i/>
                <w:iCs/>
                <w:color w:val="000000"/>
                <w:rPrChange w:id="30035" w:author="James Vu" w:date="2024-04-19T00:26:00Z">
                  <w:rPr>
                    <w:i/>
                    <w:iCs/>
                    <w:color w:val="000000"/>
                    <w:sz w:val="26"/>
                    <w:szCs w:val="26"/>
                  </w:rPr>
                </w:rPrChange>
              </w:rPr>
              <w:t>0,02</w:t>
            </w:r>
          </w:p>
        </w:tc>
        <w:tc>
          <w:tcPr>
            <w:tcW w:w="567" w:type="pct"/>
            <w:shd w:val="clear" w:color="auto" w:fill="auto"/>
            <w:hideMark/>
            <w:tcPrChange w:id="3003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DA489B8" w14:textId="77777777" w:rsidR="00093102" w:rsidRPr="003C02FF" w:rsidRDefault="00093102">
            <w:pPr>
              <w:widowControl w:val="0"/>
              <w:spacing w:before="120" w:after="120"/>
              <w:jc w:val="both"/>
              <w:rPr>
                <w:i/>
                <w:iCs/>
                <w:color w:val="000000"/>
                <w:rPrChange w:id="30037" w:author="James Vu" w:date="2024-04-19T00:26:00Z">
                  <w:rPr>
                    <w:i/>
                    <w:iCs/>
                    <w:color w:val="000000"/>
                    <w:sz w:val="26"/>
                    <w:szCs w:val="26"/>
                  </w:rPr>
                </w:rPrChange>
              </w:rPr>
              <w:pPrChange w:id="30038" w:author="James Vu" w:date="2024-04-18T22:33:00Z">
                <w:pPr>
                  <w:widowControl w:val="0"/>
                  <w:spacing w:before="120" w:after="120"/>
                </w:pPr>
              </w:pPrChange>
            </w:pPr>
            <w:r w:rsidRPr="003C02FF">
              <w:rPr>
                <w:i/>
                <w:iCs/>
                <w:color w:val="000000"/>
                <w:rPrChange w:id="30039" w:author="James Vu" w:date="2024-04-19T00:26:00Z">
                  <w:rPr>
                    <w:i/>
                    <w:iCs/>
                    <w:color w:val="000000"/>
                    <w:sz w:val="26"/>
                    <w:szCs w:val="26"/>
                  </w:rPr>
                </w:rPrChange>
              </w:rPr>
              <w:t xml:space="preserve">         57.000 </w:t>
            </w:r>
          </w:p>
        </w:tc>
        <w:tc>
          <w:tcPr>
            <w:tcW w:w="351" w:type="pct"/>
            <w:shd w:val="clear" w:color="auto" w:fill="auto"/>
            <w:hideMark/>
            <w:tcPrChange w:id="3004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0C444B03" w14:textId="77777777" w:rsidR="00093102" w:rsidRPr="003C02FF" w:rsidRDefault="00093102">
            <w:pPr>
              <w:widowControl w:val="0"/>
              <w:spacing w:before="120" w:after="120"/>
              <w:jc w:val="both"/>
              <w:rPr>
                <w:i/>
                <w:iCs/>
                <w:color w:val="000000"/>
                <w:rPrChange w:id="30041" w:author="James Vu" w:date="2024-04-19T00:26:00Z">
                  <w:rPr>
                    <w:i/>
                    <w:iCs/>
                    <w:color w:val="000000"/>
                    <w:sz w:val="26"/>
                    <w:szCs w:val="26"/>
                  </w:rPr>
                </w:rPrChange>
              </w:rPr>
              <w:pPrChange w:id="30042" w:author="James Vu" w:date="2024-04-18T22:33:00Z">
                <w:pPr>
                  <w:widowControl w:val="0"/>
                  <w:spacing w:before="120" w:after="120"/>
                  <w:jc w:val="center"/>
                </w:pPr>
              </w:pPrChange>
            </w:pPr>
            <w:r w:rsidRPr="003C02FF">
              <w:rPr>
                <w:i/>
                <w:iCs/>
                <w:color w:val="000000"/>
                <w:rPrChange w:id="30043" w:author="James Vu" w:date="2024-04-19T00:26:00Z">
                  <w:rPr>
                    <w:i/>
                    <w:iCs/>
                    <w:color w:val="000000"/>
                    <w:sz w:val="26"/>
                    <w:szCs w:val="26"/>
                  </w:rPr>
                </w:rPrChange>
              </w:rPr>
              <w:t>1</w:t>
            </w:r>
          </w:p>
        </w:tc>
        <w:tc>
          <w:tcPr>
            <w:tcW w:w="632" w:type="pct"/>
            <w:shd w:val="clear" w:color="auto" w:fill="auto"/>
            <w:hideMark/>
            <w:tcPrChange w:id="3004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2FE6C89" w14:textId="77777777" w:rsidR="00093102" w:rsidRPr="003C02FF" w:rsidRDefault="00093102">
            <w:pPr>
              <w:widowControl w:val="0"/>
              <w:spacing w:before="120" w:after="120"/>
              <w:jc w:val="both"/>
              <w:rPr>
                <w:i/>
                <w:iCs/>
                <w:color w:val="000000"/>
                <w:rPrChange w:id="30045" w:author="James Vu" w:date="2024-04-19T00:26:00Z">
                  <w:rPr>
                    <w:i/>
                    <w:iCs/>
                    <w:color w:val="000000"/>
                    <w:sz w:val="26"/>
                    <w:szCs w:val="26"/>
                  </w:rPr>
                </w:rPrChange>
              </w:rPr>
              <w:pPrChange w:id="30046" w:author="James Vu" w:date="2024-04-18T22:33:00Z">
                <w:pPr>
                  <w:widowControl w:val="0"/>
                  <w:spacing w:before="120" w:after="120"/>
                </w:pPr>
              </w:pPrChange>
            </w:pPr>
            <w:r w:rsidRPr="003C02FF">
              <w:rPr>
                <w:i/>
                <w:iCs/>
                <w:color w:val="000000"/>
                <w:rPrChange w:id="30047" w:author="James Vu" w:date="2024-04-19T00:26:00Z">
                  <w:rPr>
                    <w:i/>
                    <w:iCs/>
                    <w:color w:val="000000"/>
                    <w:sz w:val="26"/>
                    <w:szCs w:val="26"/>
                  </w:rPr>
                </w:rPrChange>
              </w:rPr>
              <w:t xml:space="preserve">              1.140 </w:t>
            </w:r>
          </w:p>
        </w:tc>
      </w:tr>
      <w:tr w:rsidR="00093102" w:rsidRPr="003C02FF" w14:paraId="7422EBE1" w14:textId="77777777" w:rsidTr="003C02FF">
        <w:trPr>
          <w:trHeight w:val="300"/>
          <w:trPrChange w:id="30048" w:author="James Vu" w:date="2024-04-19T00:26:00Z">
            <w:trPr>
              <w:gridBefore w:val="1"/>
              <w:gridAfter w:val="0"/>
              <w:trHeight w:val="300"/>
            </w:trPr>
          </w:trPrChange>
        </w:trPr>
        <w:tc>
          <w:tcPr>
            <w:tcW w:w="254" w:type="pct"/>
            <w:shd w:val="clear" w:color="auto" w:fill="auto"/>
            <w:vAlign w:val="center"/>
            <w:hideMark/>
            <w:tcPrChange w:id="3004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C51D08D" w14:textId="77777777" w:rsidR="00093102" w:rsidRPr="003C02FF" w:rsidRDefault="00093102">
            <w:pPr>
              <w:widowControl w:val="0"/>
              <w:spacing w:before="120" w:after="120"/>
              <w:jc w:val="both"/>
              <w:rPr>
                <w:i/>
                <w:iCs/>
                <w:color w:val="000000"/>
                <w:rPrChange w:id="30050" w:author="James Vu" w:date="2024-04-19T00:26:00Z">
                  <w:rPr>
                    <w:i/>
                    <w:iCs/>
                    <w:color w:val="000000"/>
                    <w:sz w:val="26"/>
                    <w:szCs w:val="26"/>
                  </w:rPr>
                </w:rPrChange>
              </w:rPr>
              <w:pPrChange w:id="30051" w:author="James Vu" w:date="2024-04-18T22:33:00Z">
                <w:pPr>
                  <w:widowControl w:val="0"/>
                  <w:spacing w:before="120" w:after="120"/>
                  <w:jc w:val="center"/>
                </w:pPr>
              </w:pPrChange>
            </w:pPr>
            <w:r w:rsidRPr="003C02FF">
              <w:rPr>
                <w:i/>
                <w:iCs/>
                <w:color w:val="000000"/>
                <w:rPrChange w:id="30052" w:author="James Vu" w:date="2024-04-19T00:26:00Z">
                  <w:rPr>
                    <w:i/>
                    <w:iCs/>
                    <w:color w:val="000000"/>
                    <w:sz w:val="26"/>
                    <w:szCs w:val="26"/>
                  </w:rPr>
                </w:rPrChange>
              </w:rPr>
              <w:t> </w:t>
            </w:r>
          </w:p>
        </w:tc>
        <w:tc>
          <w:tcPr>
            <w:tcW w:w="618" w:type="pct"/>
            <w:shd w:val="clear" w:color="auto" w:fill="auto"/>
            <w:vAlign w:val="center"/>
            <w:hideMark/>
            <w:tcPrChange w:id="3005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49BAA24A" w14:textId="77777777" w:rsidR="00093102" w:rsidRPr="003C02FF" w:rsidRDefault="00093102">
            <w:pPr>
              <w:widowControl w:val="0"/>
              <w:spacing w:before="120" w:after="120"/>
              <w:jc w:val="both"/>
              <w:rPr>
                <w:i/>
                <w:iCs/>
                <w:color w:val="000000"/>
                <w:rPrChange w:id="30054" w:author="James Vu" w:date="2024-04-19T00:26:00Z">
                  <w:rPr>
                    <w:i/>
                    <w:iCs/>
                    <w:color w:val="000000"/>
                    <w:sz w:val="26"/>
                    <w:szCs w:val="26"/>
                  </w:rPr>
                </w:rPrChange>
              </w:rPr>
              <w:pPrChange w:id="30055" w:author="James Vu" w:date="2024-04-18T22:33:00Z">
                <w:pPr>
                  <w:widowControl w:val="0"/>
                  <w:spacing w:before="120" w:after="120"/>
                  <w:jc w:val="center"/>
                </w:pPr>
              </w:pPrChange>
            </w:pPr>
            <w:r w:rsidRPr="003C02FF">
              <w:rPr>
                <w:i/>
                <w:iCs/>
                <w:color w:val="000000"/>
                <w:rPrChange w:id="30056" w:author="James Vu" w:date="2024-04-19T00:26:00Z">
                  <w:rPr>
                    <w:i/>
                    <w:iCs/>
                    <w:color w:val="000000"/>
                    <w:sz w:val="26"/>
                    <w:szCs w:val="26"/>
                  </w:rPr>
                </w:rPrChange>
              </w:rPr>
              <w:t> </w:t>
            </w:r>
          </w:p>
        </w:tc>
        <w:tc>
          <w:tcPr>
            <w:tcW w:w="1636" w:type="pct"/>
            <w:shd w:val="clear" w:color="auto" w:fill="auto"/>
            <w:hideMark/>
            <w:tcPrChange w:id="3005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7F0CE65" w14:textId="77777777" w:rsidR="00093102" w:rsidRPr="003C02FF" w:rsidRDefault="00093102">
            <w:pPr>
              <w:widowControl w:val="0"/>
              <w:spacing w:before="120" w:after="120"/>
              <w:jc w:val="both"/>
              <w:rPr>
                <w:i/>
                <w:iCs/>
                <w:color w:val="000000"/>
                <w:rPrChange w:id="30058" w:author="James Vu" w:date="2024-04-19T00:26:00Z">
                  <w:rPr>
                    <w:i/>
                    <w:iCs/>
                    <w:color w:val="000000"/>
                    <w:sz w:val="26"/>
                    <w:szCs w:val="26"/>
                  </w:rPr>
                </w:rPrChange>
              </w:rPr>
              <w:pPrChange w:id="30059" w:author="James Vu" w:date="2024-04-18T22:33:00Z">
                <w:pPr>
                  <w:widowControl w:val="0"/>
                  <w:spacing w:before="120" w:after="120"/>
                  <w:jc w:val="right"/>
                </w:pPr>
              </w:pPrChange>
            </w:pPr>
            <w:r w:rsidRPr="003C02FF">
              <w:rPr>
                <w:i/>
                <w:iCs/>
                <w:color w:val="000000"/>
                <w:rPrChange w:id="30060" w:author="James Vu" w:date="2024-04-19T00:26:00Z">
                  <w:rPr>
                    <w:i/>
                    <w:iCs/>
                    <w:color w:val="000000"/>
                    <w:sz w:val="26"/>
                    <w:szCs w:val="26"/>
                  </w:rPr>
                </w:rPrChange>
              </w:rPr>
              <w:t>Vật liệu khác</w:t>
            </w:r>
          </w:p>
        </w:tc>
        <w:tc>
          <w:tcPr>
            <w:tcW w:w="439" w:type="pct"/>
            <w:shd w:val="clear" w:color="auto" w:fill="auto"/>
            <w:vAlign w:val="center"/>
            <w:hideMark/>
            <w:tcPrChange w:id="3006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C2AC68C" w14:textId="77777777" w:rsidR="00093102" w:rsidRPr="003C02FF" w:rsidRDefault="00093102">
            <w:pPr>
              <w:widowControl w:val="0"/>
              <w:spacing w:before="120" w:after="120"/>
              <w:jc w:val="both"/>
              <w:rPr>
                <w:i/>
                <w:iCs/>
                <w:color w:val="000000"/>
                <w:rPrChange w:id="30062" w:author="James Vu" w:date="2024-04-19T00:26:00Z">
                  <w:rPr>
                    <w:i/>
                    <w:iCs/>
                    <w:color w:val="000000"/>
                    <w:sz w:val="26"/>
                    <w:szCs w:val="26"/>
                  </w:rPr>
                </w:rPrChange>
              </w:rPr>
              <w:pPrChange w:id="30063" w:author="James Vu" w:date="2024-04-18T22:33:00Z">
                <w:pPr>
                  <w:widowControl w:val="0"/>
                  <w:spacing w:before="120" w:after="120"/>
                  <w:jc w:val="center"/>
                </w:pPr>
              </w:pPrChange>
            </w:pPr>
            <w:r w:rsidRPr="003C02FF">
              <w:rPr>
                <w:i/>
                <w:iCs/>
                <w:color w:val="000000"/>
                <w:rPrChange w:id="30064" w:author="James Vu" w:date="2024-04-19T00:26:00Z">
                  <w:rPr>
                    <w:i/>
                    <w:iCs/>
                    <w:color w:val="000000"/>
                    <w:sz w:val="26"/>
                    <w:szCs w:val="26"/>
                  </w:rPr>
                </w:rPrChange>
              </w:rPr>
              <w:t>%</w:t>
            </w:r>
          </w:p>
        </w:tc>
        <w:tc>
          <w:tcPr>
            <w:tcW w:w="502" w:type="pct"/>
            <w:shd w:val="clear" w:color="auto" w:fill="auto"/>
            <w:vAlign w:val="center"/>
            <w:hideMark/>
            <w:tcPrChange w:id="3006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00F91C5" w14:textId="77777777" w:rsidR="00093102" w:rsidRPr="003C02FF" w:rsidRDefault="00093102">
            <w:pPr>
              <w:widowControl w:val="0"/>
              <w:spacing w:before="120" w:after="120"/>
              <w:jc w:val="both"/>
              <w:rPr>
                <w:i/>
                <w:iCs/>
                <w:color w:val="000000"/>
                <w:rPrChange w:id="30066" w:author="James Vu" w:date="2024-04-19T00:26:00Z">
                  <w:rPr>
                    <w:i/>
                    <w:iCs/>
                    <w:color w:val="000000"/>
                    <w:sz w:val="26"/>
                    <w:szCs w:val="26"/>
                  </w:rPr>
                </w:rPrChange>
              </w:rPr>
              <w:pPrChange w:id="30067" w:author="James Vu" w:date="2024-04-18T22:33:00Z">
                <w:pPr>
                  <w:widowControl w:val="0"/>
                  <w:spacing w:before="120" w:after="120"/>
                  <w:jc w:val="center"/>
                </w:pPr>
              </w:pPrChange>
            </w:pPr>
            <w:r w:rsidRPr="003C02FF">
              <w:rPr>
                <w:i/>
                <w:iCs/>
                <w:color w:val="000000"/>
                <w:rPrChange w:id="30068" w:author="James Vu" w:date="2024-04-19T00:26:00Z">
                  <w:rPr>
                    <w:i/>
                    <w:iCs/>
                    <w:color w:val="000000"/>
                    <w:sz w:val="26"/>
                    <w:szCs w:val="26"/>
                  </w:rPr>
                </w:rPrChange>
              </w:rPr>
              <w:t>5</w:t>
            </w:r>
          </w:p>
        </w:tc>
        <w:tc>
          <w:tcPr>
            <w:tcW w:w="567" w:type="pct"/>
            <w:shd w:val="clear" w:color="auto" w:fill="auto"/>
            <w:hideMark/>
            <w:tcPrChange w:id="3006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0581326" w14:textId="77777777" w:rsidR="00093102" w:rsidRPr="003C02FF" w:rsidRDefault="00093102">
            <w:pPr>
              <w:widowControl w:val="0"/>
              <w:spacing w:before="120" w:after="120"/>
              <w:jc w:val="both"/>
              <w:rPr>
                <w:i/>
                <w:iCs/>
                <w:color w:val="000000"/>
                <w:rPrChange w:id="30070" w:author="James Vu" w:date="2024-04-19T00:26:00Z">
                  <w:rPr>
                    <w:i/>
                    <w:iCs/>
                    <w:color w:val="000000"/>
                    <w:sz w:val="26"/>
                    <w:szCs w:val="26"/>
                  </w:rPr>
                </w:rPrChange>
              </w:rPr>
              <w:pPrChange w:id="30071" w:author="James Vu" w:date="2024-04-18T22:33:00Z">
                <w:pPr>
                  <w:widowControl w:val="0"/>
                  <w:spacing w:before="120" w:after="120"/>
                </w:pPr>
              </w:pPrChange>
            </w:pPr>
            <w:r w:rsidRPr="003C02FF">
              <w:rPr>
                <w:i/>
                <w:iCs/>
                <w:color w:val="000000"/>
                <w:rPrChange w:id="30072" w:author="James Vu" w:date="2024-04-19T00:26:00Z">
                  <w:rPr>
                    <w:i/>
                    <w:iCs/>
                    <w:color w:val="000000"/>
                    <w:sz w:val="26"/>
                    <w:szCs w:val="26"/>
                  </w:rPr>
                </w:rPrChange>
              </w:rPr>
              <w:t> </w:t>
            </w:r>
          </w:p>
        </w:tc>
        <w:tc>
          <w:tcPr>
            <w:tcW w:w="351" w:type="pct"/>
            <w:shd w:val="clear" w:color="auto" w:fill="auto"/>
            <w:hideMark/>
            <w:tcPrChange w:id="3007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DE377D0" w14:textId="77777777" w:rsidR="00093102" w:rsidRPr="003C02FF" w:rsidRDefault="00093102">
            <w:pPr>
              <w:widowControl w:val="0"/>
              <w:spacing w:before="120" w:after="120"/>
              <w:jc w:val="both"/>
              <w:rPr>
                <w:i/>
                <w:iCs/>
                <w:color w:val="000000"/>
                <w:rPrChange w:id="30074" w:author="James Vu" w:date="2024-04-19T00:26:00Z">
                  <w:rPr>
                    <w:i/>
                    <w:iCs/>
                    <w:color w:val="000000"/>
                    <w:sz w:val="26"/>
                    <w:szCs w:val="26"/>
                  </w:rPr>
                </w:rPrChange>
              </w:rPr>
              <w:pPrChange w:id="30075" w:author="James Vu" w:date="2024-04-18T22:33:00Z">
                <w:pPr>
                  <w:widowControl w:val="0"/>
                  <w:spacing w:before="120" w:after="120"/>
                  <w:jc w:val="center"/>
                </w:pPr>
              </w:pPrChange>
            </w:pPr>
            <w:r w:rsidRPr="003C02FF">
              <w:rPr>
                <w:i/>
                <w:iCs/>
                <w:color w:val="000000"/>
                <w:rPrChange w:id="30076" w:author="James Vu" w:date="2024-04-19T00:26:00Z">
                  <w:rPr>
                    <w:i/>
                    <w:iCs/>
                    <w:color w:val="000000"/>
                    <w:sz w:val="26"/>
                    <w:szCs w:val="26"/>
                  </w:rPr>
                </w:rPrChange>
              </w:rPr>
              <w:t>1</w:t>
            </w:r>
          </w:p>
        </w:tc>
        <w:tc>
          <w:tcPr>
            <w:tcW w:w="632" w:type="pct"/>
            <w:shd w:val="clear" w:color="auto" w:fill="auto"/>
            <w:hideMark/>
            <w:tcPrChange w:id="3007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A784CB0" w14:textId="77777777" w:rsidR="00093102" w:rsidRPr="003C02FF" w:rsidRDefault="00093102">
            <w:pPr>
              <w:widowControl w:val="0"/>
              <w:spacing w:before="120" w:after="120"/>
              <w:jc w:val="both"/>
              <w:rPr>
                <w:i/>
                <w:iCs/>
                <w:color w:val="000000"/>
                <w:rPrChange w:id="30078" w:author="James Vu" w:date="2024-04-19T00:26:00Z">
                  <w:rPr>
                    <w:i/>
                    <w:iCs/>
                    <w:color w:val="000000"/>
                    <w:sz w:val="26"/>
                    <w:szCs w:val="26"/>
                  </w:rPr>
                </w:rPrChange>
              </w:rPr>
              <w:pPrChange w:id="30079" w:author="James Vu" w:date="2024-04-18T22:33:00Z">
                <w:pPr>
                  <w:widowControl w:val="0"/>
                  <w:spacing w:before="120" w:after="120"/>
                </w:pPr>
              </w:pPrChange>
            </w:pPr>
            <w:r w:rsidRPr="003C02FF">
              <w:rPr>
                <w:i/>
                <w:iCs/>
                <w:color w:val="000000"/>
                <w:rPrChange w:id="30080" w:author="James Vu" w:date="2024-04-19T00:26:00Z">
                  <w:rPr>
                    <w:i/>
                    <w:iCs/>
                    <w:color w:val="000000"/>
                    <w:sz w:val="26"/>
                    <w:szCs w:val="26"/>
                  </w:rPr>
                </w:rPrChange>
              </w:rPr>
              <w:t xml:space="preserve">              1.457 </w:t>
            </w:r>
          </w:p>
        </w:tc>
      </w:tr>
      <w:tr w:rsidR="00093102" w:rsidRPr="003C02FF" w14:paraId="2386E604" w14:textId="77777777" w:rsidTr="003C02FF">
        <w:trPr>
          <w:trHeight w:val="300"/>
          <w:trPrChange w:id="30081" w:author="James Vu" w:date="2024-04-19T00:26:00Z">
            <w:trPr>
              <w:gridBefore w:val="1"/>
              <w:gridAfter w:val="0"/>
              <w:trHeight w:val="300"/>
            </w:trPr>
          </w:trPrChange>
        </w:trPr>
        <w:tc>
          <w:tcPr>
            <w:tcW w:w="254" w:type="pct"/>
            <w:shd w:val="clear" w:color="auto" w:fill="auto"/>
            <w:vAlign w:val="center"/>
            <w:hideMark/>
            <w:tcPrChange w:id="3008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ABFFEF6" w14:textId="77777777" w:rsidR="00093102" w:rsidRPr="003C02FF" w:rsidRDefault="00093102">
            <w:pPr>
              <w:widowControl w:val="0"/>
              <w:spacing w:before="120" w:after="120"/>
              <w:jc w:val="both"/>
              <w:rPr>
                <w:color w:val="000000"/>
                <w:rPrChange w:id="30083" w:author="James Vu" w:date="2024-04-19T00:26:00Z">
                  <w:rPr>
                    <w:color w:val="000000"/>
                    <w:sz w:val="26"/>
                    <w:szCs w:val="26"/>
                  </w:rPr>
                </w:rPrChange>
              </w:rPr>
              <w:pPrChange w:id="30084" w:author="James Vu" w:date="2024-04-18T22:33:00Z">
                <w:pPr>
                  <w:widowControl w:val="0"/>
                  <w:spacing w:before="120" w:after="120"/>
                  <w:jc w:val="center"/>
                </w:pPr>
              </w:pPrChange>
            </w:pPr>
            <w:r w:rsidRPr="003C02FF">
              <w:rPr>
                <w:color w:val="000000"/>
                <w:rPrChange w:id="30085" w:author="James Vu" w:date="2024-04-19T00:26:00Z">
                  <w:rPr>
                    <w:color w:val="000000"/>
                    <w:sz w:val="26"/>
                    <w:szCs w:val="26"/>
                  </w:rPr>
                </w:rPrChange>
              </w:rPr>
              <w:t> </w:t>
            </w:r>
          </w:p>
        </w:tc>
        <w:tc>
          <w:tcPr>
            <w:tcW w:w="618" w:type="pct"/>
            <w:shd w:val="clear" w:color="auto" w:fill="auto"/>
            <w:vAlign w:val="center"/>
            <w:hideMark/>
            <w:tcPrChange w:id="3008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2A516AF" w14:textId="77777777" w:rsidR="00093102" w:rsidRPr="003C02FF" w:rsidRDefault="00093102">
            <w:pPr>
              <w:widowControl w:val="0"/>
              <w:spacing w:before="120" w:after="120"/>
              <w:jc w:val="both"/>
              <w:rPr>
                <w:color w:val="000000"/>
                <w:rPrChange w:id="30087" w:author="James Vu" w:date="2024-04-19T00:26:00Z">
                  <w:rPr>
                    <w:color w:val="000000"/>
                    <w:sz w:val="26"/>
                    <w:szCs w:val="26"/>
                  </w:rPr>
                </w:rPrChange>
              </w:rPr>
              <w:pPrChange w:id="30088" w:author="James Vu" w:date="2024-04-18T22:33:00Z">
                <w:pPr>
                  <w:widowControl w:val="0"/>
                  <w:spacing w:before="120" w:after="120"/>
                  <w:jc w:val="center"/>
                </w:pPr>
              </w:pPrChange>
            </w:pPr>
            <w:r w:rsidRPr="003C02FF">
              <w:rPr>
                <w:color w:val="000000"/>
                <w:rPrChange w:id="30089" w:author="James Vu" w:date="2024-04-19T00:26:00Z">
                  <w:rPr>
                    <w:color w:val="000000"/>
                    <w:sz w:val="26"/>
                    <w:szCs w:val="26"/>
                  </w:rPr>
                </w:rPrChange>
              </w:rPr>
              <w:t> </w:t>
            </w:r>
          </w:p>
        </w:tc>
        <w:tc>
          <w:tcPr>
            <w:tcW w:w="1636" w:type="pct"/>
            <w:shd w:val="clear" w:color="auto" w:fill="auto"/>
            <w:hideMark/>
            <w:tcPrChange w:id="3009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2640009" w14:textId="77777777" w:rsidR="00093102" w:rsidRPr="003C02FF" w:rsidRDefault="00093102">
            <w:pPr>
              <w:widowControl w:val="0"/>
              <w:spacing w:before="120" w:after="120"/>
              <w:jc w:val="both"/>
              <w:rPr>
                <w:color w:val="000000"/>
                <w:rPrChange w:id="30091" w:author="James Vu" w:date="2024-04-19T00:26:00Z">
                  <w:rPr>
                    <w:color w:val="000000"/>
                    <w:sz w:val="26"/>
                    <w:szCs w:val="26"/>
                  </w:rPr>
                </w:rPrChange>
              </w:rPr>
              <w:pPrChange w:id="30092" w:author="James Vu" w:date="2024-04-18T22:33:00Z">
                <w:pPr>
                  <w:widowControl w:val="0"/>
                  <w:spacing w:before="120" w:after="120"/>
                </w:pPr>
              </w:pPrChange>
            </w:pPr>
            <w:r w:rsidRPr="003C02FF">
              <w:rPr>
                <w:color w:val="000000"/>
                <w:rPrChange w:id="30093" w:author="James Vu" w:date="2024-04-19T00:26:00Z">
                  <w:rPr>
                    <w:color w:val="000000"/>
                    <w:sz w:val="26"/>
                    <w:szCs w:val="26"/>
                  </w:rPr>
                </w:rPrChange>
              </w:rPr>
              <w:t>b) Nhân công</w:t>
            </w:r>
          </w:p>
        </w:tc>
        <w:tc>
          <w:tcPr>
            <w:tcW w:w="439" w:type="pct"/>
            <w:shd w:val="clear" w:color="auto" w:fill="auto"/>
            <w:vAlign w:val="center"/>
            <w:hideMark/>
            <w:tcPrChange w:id="3009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5161FF2F" w14:textId="77777777" w:rsidR="00093102" w:rsidRPr="003C02FF" w:rsidRDefault="00093102">
            <w:pPr>
              <w:widowControl w:val="0"/>
              <w:spacing w:before="120" w:after="120"/>
              <w:jc w:val="both"/>
              <w:rPr>
                <w:color w:val="000000"/>
                <w:rPrChange w:id="30095" w:author="James Vu" w:date="2024-04-19T00:26:00Z">
                  <w:rPr>
                    <w:color w:val="000000"/>
                    <w:sz w:val="26"/>
                    <w:szCs w:val="26"/>
                  </w:rPr>
                </w:rPrChange>
              </w:rPr>
              <w:pPrChange w:id="30096" w:author="James Vu" w:date="2024-04-18T22:33:00Z">
                <w:pPr>
                  <w:widowControl w:val="0"/>
                  <w:spacing w:before="120" w:after="120"/>
                  <w:jc w:val="center"/>
                </w:pPr>
              </w:pPrChange>
            </w:pPr>
            <w:r w:rsidRPr="003C02FF">
              <w:rPr>
                <w:color w:val="000000"/>
                <w:rPrChange w:id="30097" w:author="James Vu" w:date="2024-04-19T00:26:00Z">
                  <w:rPr>
                    <w:color w:val="000000"/>
                    <w:sz w:val="26"/>
                    <w:szCs w:val="26"/>
                  </w:rPr>
                </w:rPrChange>
              </w:rPr>
              <w:t> </w:t>
            </w:r>
          </w:p>
        </w:tc>
        <w:tc>
          <w:tcPr>
            <w:tcW w:w="502" w:type="pct"/>
            <w:shd w:val="clear" w:color="auto" w:fill="auto"/>
            <w:vAlign w:val="center"/>
            <w:hideMark/>
            <w:tcPrChange w:id="3009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7878478" w14:textId="77777777" w:rsidR="00093102" w:rsidRPr="003C02FF" w:rsidRDefault="00093102">
            <w:pPr>
              <w:widowControl w:val="0"/>
              <w:spacing w:before="120" w:after="120"/>
              <w:jc w:val="both"/>
              <w:rPr>
                <w:color w:val="000000"/>
                <w:rPrChange w:id="30099" w:author="James Vu" w:date="2024-04-19T00:26:00Z">
                  <w:rPr>
                    <w:color w:val="000000"/>
                    <w:sz w:val="26"/>
                    <w:szCs w:val="26"/>
                  </w:rPr>
                </w:rPrChange>
              </w:rPr>
              <w:pPrChange w:id="30100" w:author="James Vu" w:date="2024-04-18T22:33:00Z">
                <w:pPr>
                  <w:widowControl w:val="0"/>
                  <w:spacing w:before="120" w:after="120"/>
                  <w:jc w:val="center"/>
                </w:pPr>
              </w:pPrChange>
            </w:pPr>
            <w:r w:rsidRPr="003C02FF">
              <w:rPr>
                <w:color w:val="000000"/>
                <w:rPrChange w:id="30101" w:author="James Vu" w:date="2024-04-19T00:26:00Z">
                  <w:rPr>
                    <w:color w:val="000000"/>
                    <w:sz w:val="26"/>
                    <w:szCs w:val="26"/>
                  </w:rPr>
                </w:rPrChange>
              </w:rPr>
              <w:t> </w:t>
            </w:r>
          </w:p>
        </w:tc>
        <w:tc>
          <w:tcPr>
            <w:tcW w:w="567" w:type="pct"/>
            <w:shd w:val="clear" w:color="auto" w:fill="auto"/>
            <w:hideMark/>
            <w:tcPrChange w:id="3010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4F1CAA1" w14:textId="77777777" w:rsidR="00093102" w:rsidRPr="003C02FF" w:rsidRDefault="00093102">
            <w:pPr>
              <w:widowControl w:val="0"/>
              <w:spacing w:before="120" w:after="120"/>
              <w:jc w:val="both"/>
              <w:rPr>
                <w:color w:val="000000"/>
                <w:rPrChange w:id="30103" w:author="James Vu" w:date="2024-04-19T00:26:00Z">
                  <w:rPr>
                    <w:color w:val="000000"/>
                    <w:sz w:val="26"/>
                    <w:szCs w:val="26"/>
                  </w:rPr>
                </w:rPrChange>
              </w:rPr>
              <w:pPrChange w:id="30104" w:author="James Vu" w:date="2024-04-18T22:33:00Z">
                <w:pPr>
                  <w:widowControl w:val="0"/>
                  <w:spacing w:before="120" w:after="120"/>
                </w:pPr>
              </w:pPrChange>
            </w:pPr>
            <w:r w:rsidRPr="003C02FF">
              <w:rPr>
                <w:color w:val="000000"/>
                <w:rPrChange w:id="30105" w:author="James Vu" w:date="2024-04-19T00:26:00Z">
                  <w:rPr>
                    <w:color w:val="000000"/>
                    <w:sz w:val="26"/>
                    <w:szCs w:val="26"/>
                  </w:rPr>
                </w:rPrChange>
              </w:rPr>
              <w:t> </w:t>
            </w:r>
          </w:p>
        </w:tc>
        <w:tc>
          <w:tcPr>
            <w:tcW w:w="351" w:type="pct"/>
            <w:shd w:val="clear" w:color="auto" w:fill="auto"/>
            <w:hideMark/>
            <w:tcPrChange w:id="3010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AF776EE" w14:textId="77777777" w:rsidR="00093102" w:rsidRPr="003C02FF" w:rsidRDefault="00093102">
            <w:pPr>
              <w:widowControl w:val="0"/>
              <w:spacing w:before="120" w:after="120"/>
              <w:jc w:val="both"/>
              <w:rPr>
                <w:color w:val="000000"/>
                <w:rPrChange w:id="30107" w:author="James Vu" w:date="2024-04-19T00:26:00Z">
                  <w:rPr>
                    <w:color w:val="000000"/>
                    <w:sz w:val="26"/>
                    <w:szCs w:val="26"/>
                  </w:rPr>
                </w:rPrChange>
              </w:rPr>
              <w:pPrChange w:id="30108" w:author="James Vu" w:date="2024-04-18T22:33:00Z">
                <w:pPr>
                  <w:widowControl w:val="0"/>
                  <w:spacing w:before="120" w:after="120"/>
                  <w:jc w:val="center"/>
                </w:pPr>
              </w:pPrChange>
            </w:pPr>
            <w:r w:rsidRPr="003C02FF">
              <w:rPr>
                <w:color w:val="000000"/>
                <w:rPrChange w:id="30109" w:author="James Vu" w:date="2024-04-19T00:26:00Z">
                  <w:rPr>
                    <w:color w:val="000000"/>
                    <w:sz w:val="26"/>
                    <w:szCs w:val="26"/>
                  </w:rPr>
                </w:rPrChange>
              </w:rPr>
              <w:t> </w:t>
            </w:r>
          </w:p>
        </w:tc>
        <w:tc>
          <w:tcPr>
            <w:tcW w:w="632" w:type="pct"/>
            <w:shd w:val="clear" w:color="auto" w:fill="auto"/>
            <w:hideMark/>
            <w:tcPrChange w:id="3011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29A4646" w14:textId="77777777" w:rsidR="00093102" w:rsidRPr="003C02FF" w:rsidRDefault="00093102">
            <w:pPr>
              <w:widowControl w:val="0"/>
              <w:spacing w:before="120" w:after="120"/>
              <w:jc w:val="both"/>
              <w:rPr>
                <w:color w:val="000000"/>
                <w:rPrChange w:id="30111" w:author="James Vu" w:date="2024-04-19T00:26:00Z">
                  <w:rPr>
                    <w:color w:val="000000"/>
                    <w:sz w:val="26"/>
                    <w:szCs w:val="26"/>
                  </w:rPr>
                </w:rPrChange>
              </w:rPr>
              <w:pPrChange w:id="30112" w:author="James Vu" w:date="2024-04-18T22:33:00Z">
                <w:pPr>
                  <w:widowControl w:val="0"/>
                  <w:spacing w:before="120" w:after="120"/>
                </w:pPr>
              </w:pPrChange>
            </w:pPr>
            <w:r w:rsidRPr="003C02FF">
              <w:rPr>
                <w:color w:val="000000"/>
                <w:rPrChange w:id="30113" w:author="James Vu" w:date="2024-04-19T00:26:00Z">
                  <w:rPr>
                    <w:color w:val="000000"/>
                    <w:sz w:val="26"/>
                    <w:szCs w:val="26"/>
                  </w:rPr>
                </w:rPrChange>
              </w:rPr>
              <w:t xml:space="preserve">         1.449.993 </w:t>
            </w:r>
          </w:p>
        </w:tc>
      </w:tr>
      <w:tr w:rsidR="00093102" w:rsidRPr="003C02FF" w14:paraId="555EEE07" w14:textId="77777777" w:rsidTr="003C02FF">
        <w:trPr>
          <w:trHeight w:val="300"/>
          <w:trPrChange w:id="30114" w:author="James Vu" w:date="2024-04-19T00:26:00Z">
            <w:trPr>
              <w:gridBefore w:val="1"/>
              <w:gridAfter w:val="0"/>
              <w:trHeight w:val="300"/>
            </w:trPr>
          </w:trPrChange>
        </w:trPr>
        <w:tc>
          <w:tcPr>
            <w:tcW w:w="254" w:type="pct"/>
            <w:shd w:val="clear" w:color="auto" w:fill="auto"/>
            <w:vAlign w:val="center"/>
            <w:hideMark/>
            <w:tcPrChange w:id="3011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932E13A" w14:textId="77777777" w:rsidR="00093102" w:rsidRPr="003C02FF" w:rsidRDefault="00093102">
            <w:pPr>
              <w:widowControl w:val="0"/>
              <w:spacing w:before="120" w:after="120"/>
              <w:jc w:val="both"/>
              <w:rPr>
                <w:i/>
                <w:iCs/>
                <w:color w:val="000000"/>
                <w:rPrChange w:id="30116" w:author="James Vu" w:date="2024-04-19T00:26:00Z">
                  <w:rPr>
                    <w:i/>
                    <w:iCs/>
                    <w:color w:val="000000"/>
                    <w:sz w:val="26"/>
                    <w:szCs w:val="26"/>
                  </w:rPr>
                </w:rPrChange>
              </w:rPr>
              <w:pPrChange w:id="30117" w:author="James Vu" w:date="2024-04-18T22:33:00Z">
                <w:pPr>
                  <w:widowControl w:val="0"/>
                  <w:spacing w:before="120" w:after="120"/>
                  <w:jc w:val="center"/>
                </w:pPr>
              </w:pPrChange>
            </w:pPr>
            <w:r w:rsidRPr="003C02FF">
              <w:rPr>
                <w:i/>
                <w:iCs/>
                <w:color w:val="000000"/>
                <w:rPrChange w:id="30118" w:author="James Vu" w:date="2024-04-19T00:26:00Z">
                  <w:rPr>
                    <w:i/>
                    <w:iCs/>
                    <w:color w:val="000000"/>
                    <w:sz w:val="26"/>
                    <w:szCs w:val="26"/>
                  </w:rPr>
                </w:rPrChange>
              </w:rPr>
              <w:t> </w:t>
            </w:r>
          </w:p>
        </w:tc>
        <w:tc>
          <w:tcPr>
            <w:tcW w:w="618" w:type="pct"/>
            <w:shd w:val="clear" w:color="auto" w:fill="auto"/>
            <w:vAlign w:val="center"/>
            <w:hideMark/>
            <w:tcPrChange w:id="3011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FF72344" w14:textId="77777777" w:rsidR="00093102" w:rsidRPr="003C02FF" w:rsidRDefault="00093102">
            <w:pPr>
              <w:widowControl w:val="0"/>
              <w:spacing w:before="120" w:after="120"/>
              <w:jc w:val="both"/>
              <w:rPr>
                <w:i/>
                <w:iCs/>
                <w:color w:val="000000"/>
                <w:rPrChange w:id="30120" w:author="James Vu" w:date="2024-04-19T00:26:00Z">
                  <w:rPr>
                    <w:i/>
                    <w:iCs/>
                    <w:color w:val="000000"/>
                    <w:sz w:val="26"/>
                    <w:szCs w:val="26"/>
                  </w:rPr>
                </w:rPrChange>
              </w:rPr>
              <w:pPrChange w:id="30121" w:author="James Vu" w:date="2024-04-18T22:33:00Z">
                <w:pPr>
                  <w:widowControl w:val="0"/>
                  <w:spacing w:before="120" w:after="120"/>
                  <w:jc w:val="center"/>
                </w:pPr>
              </w:pPrChange>
            </w:pPr>
            <w:r w:rsidRPr="003C02FF">
              <w:rPr>
                <w:i/>
                <w:iCs/>
                <w:color w:val="000000"/>
                <w:rPrChange w:id="30122" w:author="James Vu" w:date="2024-04-19T00:26:00Z">
                  <w:rPr>
                    <w:i/>
                    <w:iCs/>
                    <w:color w:val="000000"/>
                    <w:sz w:val="26"/>
                    <w:szCs w:val="26"/>
                  </w:rPr>
                </w:rPrChange>
              </w:rPr>
              <w:t> </w:t>
            </w:r>
          </w:p>
        </w:tc>
        <w:tc>
          <w:tcPr>
            <w:tcW w:w="1636" w:type="pct"/>
            <w:shd w:val="clear" w:color="auto" w:fill="auto"/>
            <w:hideMark/>
            <w:tcPrChange w:id="3012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710E68E" w14:textId="77777777" w:rsidR="00093102" w:rsidRPr="003C02FF" w:rsidRDefault="00093102">
            <w:pPr>
              <w:widowControl w:val="0"/>
              <w:spacing w:before="120" w:after="120"/>
              <w:jc w:val="both"/>
              <w:rPr>
                <w:i/>
                <w:iCs/>
                <w:color w:val="000000"/>
                <w:rPrChange w:id="30124" w:author="James Vu" w:date="2024-04-19T00:26:00Z">
                  <w:rPr>
                    <w:i/>
                    <w:iCs/>
                    <w:color w:val="000000"/>
                    <w:sz w:val="26"/>
                    <w:szCs w:val="26"/>
                  </w:rPr>
                </w:rPrChange>
              </w:rPr>
              <w:pPrChange w:id="30125" w:author="James Vu" w:date="2024-04-18T22:33:00Z">
                <w:pPr>
                  <w:widowControl w:val="0"/>
                  <w:spacing w:before="120" w:after="120"/>
                  <w:jc w:val="right"/>
                </w:pPr>
              </w:pPrChange>
            </w:pPr>
            <w:r w:rsidRPr="003C02FF">
              <w:rPr>
                <w:i/>
                <w:iCs/>
                <w:color w:val="000000"/>
                <w:rPrChange w:id="30126" w:author="James Vu" w:date="2024-04-19T00:26:00Z">
                  <w:rPr>
                    <w:i/>
                    <w:iCs/>
                    <w:color w:val="000000"/>
                    <w:sz w:val="26"/>
                    <w:szCs w:val="26"/>
                  </w:rPr>
                </w:rPrChange>
              </w:rPr>
              <w:t>Kỹ sư 4/8</w:t>
            </w:r>
          </w:p>
        </w:tc>
        <w:tc>
          <w:tcPr>
            <w:tcW w:w="439" w:type="pct"/>
            <w:shd w:val="clear" w:color="auto" w:fill="auto"/>
            <w:vAlign w:val="center"/>
            <w:hideMark/>
            <w:tcPrChange w:id="3012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E69C35A" w14:textId="77777777" w:rsidR="00093102" w:rsidRPr="003C02FF" w:rsidRDefault="00093102">
            <w:pPr>
              <w:widowControl w:val="0"/>
              <w:spacing w:before="120" w:after="120"/>
              <w:jc w:val="both"/>
              <w:rPr>
                <w:i/>
                <w:iCs/>
                <w:color w:val="000000"/>
                <w:rPrChange w:id="30128" w:author="James Vu" w:date="2024-04-19T00:26:00Z">
                  <w:rPr>
                    <w:i/>
                    <w:iCs/>
                    <w:color w:val="000000"/>
                    <w:sz w:val="26"/>
                    <w:szCs w:val="26"/>
                  </w:rPr>
                </w:rPrChange>
              </w:rPr>
              <w:pPrChange w:id="30129" w:author="James Vu" w:date="2024-04-18T22:33:00Z">
                <w:pPr>
                  <w:widowControl w:val="0"/>
                  <w:spacing w:before="120" w:after="120"/>
                  <w:jc w:val="center"/>
                </w:pPr>
              </w:pPrChange>
            </w:pPr>
            <w:r w:rsidRPr="003C02FF">
              <w:rPr>
                <w:i/>
                <w:iCs/>
                <w:color w:val="000000"/>
                <w:rPrChange w:id="30130" w:author="James Vu" w:date="2024-04-19T00:26:00Z">
                  <w:rPr>
                    <w:i/>
                    <w:iCs/>
                    <w:color w:val="000000"/>
                    <w:sz w:val="26"/>
                    <w:szCs w:val="26"/>
                  </w:rPr>
                </w:rPrChange>
              </w:rPr>
              <w:t>công</w:t>
            </w:r>
          </w:p>
        </w:tc>
        <w:tc>
          <w:tcPr>
            <w:tcW w:w="502" w:type="pct"/>
            <w:shd w:val="clear" w:color="auto" w:fill="auto"/>
            <w:vAlign w:val="center"/>
            <w:hideMark/>
            <w:tcPrChange w:id="3013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A7857DE" w14:textId="77777777" w:rsidR="00093102" w:rsidRPr="003C02FF" w:rsidRDefault="00093102">
            <w:pPr>
              <w:widowControl w:val="0"/>
              <w:spacing w:before="120" w:after="120"/>
              <w:jc w:val="both"/>
              <w:rPr>
                <w:i/>
                <w:iCs/>
                <w:color w:val="000000"/>
                <w:rPrChange w:id="30132" w:author="James Vu" w:date="2024-04-19T00:26:00Z">
                  <w:rPr>
                    <w:i/>
                    <w:iCs/>
                    <w:color w:val="000000"/>
                    <w:sz w:val="26"/>
                    <w:szCs w:val="26"/>
                  </w:rPr>
                </w:rPrChange>
              </w:rPr>
              <w:pPrChange w:id="30133" w:author="James Vu" w:date="2024-04-18T22:33:00Z">
                <w:pPr>
                  <w:widowControl w:val="0"/>
                  <w:spacing w:before="120" w:after="120"/>
                  <w:jc w:val="center"/>
                </w:pPr>
              </w:pPrChange>
            </w:pPr>
            <w:r w:rsidRPr="003C02FF">
              <w:rPr>
                <w:i/>
                <w:iCs/>
                <w:color w:val="000000"/>
                <w:rPrChange w:id="30134" w:author="James Vu" w:date="2024-04-19T00:26:00Z">
                  <w:rPr>
                    <w:i/>
                    <w:iCs/>
                    <w:color w:val="000000"/>
                    <w:sz w:val="26"/>
                    <w:szCs w:val="26"/>
                  </w:rPr>
                </w:rPrChange>
              </w:rPr>
              <w:t>3</w:t>
            </w:r>
          </w:p>
        </w:tc>
        <w:tc>
          <w:tcPr>
            <w:tcW w:w="567" w:type="pct"/>
            <w:shd w:val="clear" w:color="auto" w:fill="auto"/>
            <w:hideMark/>
            <w:tcPrChange w:id="3013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5CFC960" w14:textId="77777777" w:rsidR="00093102" w:rsidRPr="003C02FF" w:rsidRDefault="00093102">
            <w:pPr>
              <w:widowControl w:val="0"/>
              <w:spacing w:before="120" w:after="120"/>
              <w:jc w:val="both"/>
              <w:rPr>
                <w:i/>
                <w:iCs/>
                <w:color w:val="000000"/>
                <w:rPrChange w:id="30136" w:author="James Vu" w:date="2024-04-19T00:26:00Z">
                  <w:rPr>
                    <w:i/>
                    <w:iCs/>
                    <w:color w:val="000000"/>
                    <w:sz w:val="26"/>
                    <w:szCs w:val="26"/>
                  </w:rPr>
                </w:rPrChange>
              </w:rPr>
              <w:pPrChange w:id="30137" w:author="James Vu" w:date="2024-04-18T22:33:00Z">
                <w:pPr>
                  <w:widowControl w:val="0"/>
                  <w:spacing w:before="120" w:after="120"/>
                </w:pPr>
              </w:pPrChange>
            </w:pPr>
            <w:r w:rsidRPr="003C02FF">
              <w:rPr>
                <w:i/>
                <w:iCs/>
                <w:color w:val="000000"/>
                <w:rPrChange w:id="30138" w:author="James Vu" w:date="2024-04-19T00:26:00Z">
                  <w:rPr>
                    <w:i/>
                    <w:iCs/>
                    <w:color w:val="000000"/>
                    <w:sz w:val="26"/>
                    <w:szCs w:val="26"/>
                  </w:rPr>
                </w:rPrChange>
              </w:rPr>
              <w:t xml:space="preserve">       483.331 </w:t>
            </w:r>
          </w:p>
        </w:tc>
        <w:tc>
          <w:tcPr>
            <w:tcW w:w="351" w:type="pct"/>
            <w:shd w:val="clear" w:color="auto" w:fill="auto"/>
            <w:hideMark/>
            <w:tcPrChange w:id="3013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F6D26AB" w14:textId="77777777" w:rsidR="00093102" w:rsidRPr="003C02FF" w:rsidRDefault="00093102">
            <w:pPr>
              <w:widowControl w:val="0"/>
              <w:spacing w:before="120" w:after="120"/>
              <w:jc w:val="both"/>
              <w:rPr>
                <w:i/>
                <w:iCs/>
                <w:color w:val="000000"/>
                <w:rPrChange w:id="30140" w:author="James Vu" w:date="2024-04-19T00:26:00Z">
                  <w:rPr>
                    <w:i/>
                    <w:iCs/>
                    <w:color w:val="000000"/>
                    <w:sz w:val="26"/>
                    <w:szCs w:val="26"/>
                  </w:rPr>
                </w:rPrChange>
              </w:rPr>
              <w:pPrChange w:id="30141" w:author="James Vu" w:date="2024-04-18T22:33:00Z">
                <w:pPr>
                  <w:widowControl w:val="0"/>
                  <w:spacing w:before="120" w:after="120"/>
                  <w:jc w:val="center"/>
                </w:pPr>
              </w:pPrChange>
            </w:pPr>
            <w:r w:rsidRPr="003C02FF">
              <w:rPr>
                <w:i/>
                <w:iCs/>
                <w:color w:val="000000"/>
                <w:rPrChange w:id="30142" w:author="James Vu" w:date="2024-04-19T00:26:00Z">
                  <w:rPr>
                    <w:i/>
                    <w:iCs/>
                    <w:color w:val="000000"/>
                    <w:sz w:val="26"/>
                    <w:szCs w:val="26"/>
                  </w:rPr>
                </w:rPrChange>
              </w:rPr>
              <w:t>1</w:t>
            </w:r>
          </w:p>
        </w:tc>
        <w:tc>
          <w:tcPr>
            <w:tcW w:w="632" w:type="pct"/>
            <w:shd w:val="clear" w:color="auto" w:fill="auto"/>
            <w:hideMark/>
            <w:tcPrChange w:id="3014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97129D8" w14:textId="77777777" w:rsidR="00093102" w:rsidRPr="003C02FF" w:rsidRDefault="00093102">
            <w:pPr>
              <w:widowControl w:val="0"/>
              <w:spacing w:before="120" w:after="120"/>
              <w:jc w:val="both"/>
              <w:rPr>
                <w:i/>
                <w:iCs/>
                <w:color w:val="000000"/>
                <w:rPrChange w:id="30144" w:author="James Vu" w:date="2024-04-19T00:26:00Z">
                  <w:rPr>
                    <w:i/>
                    <w:iCs/>
                    <w:color w:val="000000"/>
                    <w:sz w:val="26"/>
                    <w:szCs w:val="26"/>
                  </w:rPr>
                </w:rPrChange>
              </w:rPr>
              <w:pPrChange w:id="30145" w:author="James Vu" w:date="2024-04-18T22:33:00Z">
                <w:pPr>
                  <w:widowControl w:val="0"/>
                  <w:spacing w:before="120" w:after="120"/>
                </w:pPr>
              </w:pPrChange>
            </w:pPr>
            <w:r w:rsidRPr="003C02FF">
              <w:rPr>
                <w:i/>
                <w:iCs/>
                <w:color w:val="000000"/>
                <w:rPrChange w:id="30146" w:author="James Vu" w:date="2024-04-19T00:26:00Z">
                  <w:rPr>
                    <w:i/>
                    <w:iCs/>
                    <w:color w:val="000000"/>
                    <w:sz w:val="26"/>
                    <w:szCs w:val="26"/>
                  </w:rPr>
                </w:rPrChange>
              </w:rPr>
              <w:t xml:space="preserve">       1.449.993 </w:t>
            </w:r>
          </w:p>
        </w:tc>
      </w:tr>
      <w:tr w:rsidR="00093102" w:rsidRPr="003C02FF" w14:paraId="4C22DC8B" w14:textId="77777777" w:rsidTr="003C02FF">
        <w:trPr>
          <w:trHeight w:val="300"/>
          <w:trPrChange w:id="30147" w:author="James Vu" w:date="2024-04-19T00:26:00Z">
            <w:trPr>
              <w:gridBefore w:val="1"/>
              <w:gridAfter w:val="0"/>
              <w:trHeight w:val="300"/>
            </w:trPr>
          </w:trPrChange>
        </w:trPr>
        <w:tc>
          <w:tcPr>
            <w:tcW w:w="254" w:type="pct"/>
            <w:shd w:val="clear" w:color="auto" w:fill="auto"/>
            <w:vAlign w:val="center"/>
            <w:hideMark/>
            <w:tcPrChange w:id="3014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5DE62FA" w14:textId="77777777" w:rsidR="00093102" w:rsidRPr="003C02FF" w:rsidRDefault="00093102">
            <w:pPr>
              <w:widowControl w:val="0"/>
              <w:spacing w:before="120" w:after="120"/>
              <w:jc w:val="both"/>
              <w:rPr>
                <w:color w:val="000000"/>
                <w:rPrChange w:id="30149" w:author="James Vu" w:date="2024-04-19T00:26:00Z">
                  <w:rPr>
                    <w:color w:val="000000"/>
                    <w:sz w:val="26"/>
                    <w:szCs w:val="26"/>
                  </w:rPr>
                </w:rPrChange>
              </w:rPr>
              <w:pPrChange w:id="30150" w:author="James Vu" w:date="2024-04-18T22:33:00Z">
                <w:pPr>
                  <w:widowControl w:val="0"/>
                  <w:spacing w:before="120" w:after="120"/>
                  <w:jc w:val="center"/>
                </w:pPr>
              </w:pPrChange>
            </w:pPr>
            <w:r w:rsidRPr="003C02FF">
              <w:rPr>
                <w:color w:val="000000"/>
                <w:rPrChange w:id="30151" w:author="James Vu" w:date="2024-04-19T00:26:00Z">
                  <w:rPr>
                    <w:color w:val="000000"/>
                    <w:sz w:val="26"/>
                    <w:szCs w:val="26"/>
                  </w:rPr>
                </w:rPrChange>
              </w:rPr>
              <w:t> </w:t>
            </w:r>
          </w:p>
        </w:tc>
        <w:tc>
          <w:tcPr>
            <w:tcW w:w="618" w:type="pct"/>
            <w:shd w:val="clear" w:color="auto" w:fill="auto"/>
            <w:vAlign w:val="center"/>
            <w:hideMark/>
            <w:tcPrChange w:id="3015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F87E1E5" w14:textId="77777777" w:rsidR="00093102" w:rsidRPr="003C02FF" w:rsidRDefault="00093102">
            <w:pPr>
              <w:widowControl w:val="0"/>
              <w:spacing w:before="120" w:after="120"/>
              <w:jc w:val="both"/>
              <w:rPr>
                <w:color w:val="000000"/>
                <w:rPrChange w:id="30153" w:author="James Vu" w:date="2024-04-19T00:26:00Z">
                  <w:rPr>
                    <w:color w:val="000000"/>
                    <w:sz w:val="26"/>
                    <w:szCs w:val="26"/>
                  </w:rPr>
                </w:rPrChange>
              </w:rPr>
              <w:pPrChange w:id="30154" w:author="James Vu" w:date="2024-04-18T22:33:00Z">
                <w:pPr>
                  <w:widowControl w:val="0"/>
                  <w:spacing w:before="120" w:after="120"/>
                  <w:jc w:val="center"/>
                </w:pPr>
              </w:pPrChange>
            </w:pPr>
            <w:r w:rsidRPr="003C02FF">
              <w:rPr>
                <w:color w:val="000000"/>
                <w:rPrChange w:id="30155" w:author="James Vu" w:date="2024-04-19T00:26:00Z">
                  <w:rPr>
                    <w:color w:val="000000"/>
                    <w:sz w:val="26"/>
                    <w:szCs w:val="26"/>
                  </w:rPr>
                </w:rPrChange>
              </w:rPr>
              <w:t> </w:t>
            </w:r>
          </w:p>
        </w:tc>
        <w:tc>
          <w:tcPr>
            <w:tcW w:w="1636" w:type="pct"/>
            <w:shd w:val="clear" w:color="auto" w:fill="auto"/>
            <w:hideMark/>
            <w:tcPrChange w:id="3015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AF1D633" w14:textId="77777777" w:rsidR="00093102" w:rsidRPr="003C02FF" w:rsidRDefault="00093102">
            <w:pPr>
              <w:widowControl w:val="0"/>
              <w:spacing w:before="120" w:after="120"/>
              <w:jc w:val="both"/>
              <w:rPr>
                <w:color w:val="000000"/>
                <w:rPrChange w:id="30157" w:author="James Vu" w:date="2024-04-19T00:26:00Z">
                  <w:rPr>
                    <w:color w:val="000000"/>
                    <w:sz w:val="26"/>
                    <w:szCs w:val="26"/>
                  </w:rPr>
                </w:rPrChange>
              </w:rPr>
              <w:pPrChange w:id="30158" w:author="James Vu" w:date="2024-04-18T22:33:00Z">
                <w:pPr>
                  <w:widowControl w:val="0"/>
                  <w:spacing w:before="120" w:after="120"/>
                </w:pPr>
              </w:pPrChange>
            </w:pPr>
            <w:r w:rsidRPr="003C02FF">
              <w:rPr>
                <w:color w:val="000000"/>
                <w:rPrChange w:id="30159" w:author="James Vu" w:date="2024-04-19T00:26:00Z">
                  <w:rPr>
                    <w:color w:val="000000"/>
                    <w:sz w:val="26"/>
                    <w:szCs w:val="26"/>
                  </w:rPr>
                </w:rPrChange>
              </w:rPr>
              <w:t>c) Máy thi công</w:t>
            </w:r>
          </w:p>
        </w:tc>
        <w:tc>
          <w:tcPr>
            <w:tcW w:w="439" w:type="pct"/>
            <w:shd w:val="clear" w:color="auto" w:fill="auto"/>
            <w:vAlign w:val="center"/>
            <w:hideMark/>
            <w:tcPrChange w:id="3016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AB32B5B" w14:textId="77777777" w:rsidR="00093102" w:rsidRPr="003C02FF" w:rsidRDefault="00093102">
            <w:pPr>
              <w:widowControl w:val="0"/>
              <w:spacing w:before="120" w:after="120"/>
              <w:jc w:val="both"/>
              <w:rPr>
                <w:color w:val="000000"/>
                <w:rPrChange w:id="30161" w:author="James Vu" w:date="2024-04-19T00:26:00Z">
                  <w:rPr>
                    <w:color w:val="000000"/>
                    <w:sz w:val="26"/>
                    <w:szCs w:val="26"/>
                  </w:rPr>
                </w:rPrChange>
              </w:rPr>
              <w:pPrChange w:id="30162" w:author="James Vu" w:date="2024-04-18T22:33:00Z">
                <w:pPr>
                  <w:widowControl w:val="0"/>
                  <w:spacing w:before="120" w:after="120"/>
                  <w:jc w:val="center"/>
                </w:pPr>
              </w:pPrChange>
            </w:pPr>
            <w:r w:rsidRPr="003C02FF">
              <w:rPr>
                <w:color w:val="000000"/>
                <w:rPrChange w:id="30163" w:author="James Vu" w:date="2024-04-19T00:26:00Z">
                  <w:rPr>
                    <w:color w:val="000000"/>
                    <w:sz w:val="26"/>
                    <w:szCs w:val="26"/>
                  </w:rPr>
                </w:rPrChange>
              </w:rPr>
              <w:t> </w:t>
            </w:r>
          </w:p>
        </w:tc>
        <w:tc>
          <w:tcPr>
            <w:tcW w:w="502" w:type="pct"/>
            <w:shd w:val="clear" w:color="auto" w:fill="auto"/>
            <w:vAlign w:val="center"/>
            <w:hideMark/>
            <w:tcPrChange w:id="3016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693312D" w14:textId="77777777" w:rsidR="00093102" w:rsidRPr="003C02FF" w:rsidRDefault="00093102">
            <w:pPr>
              <w:widowControl w:val="0"/>
              <w:spacing w:before="120" w:after="120"/>
              <w:jc w:val="both"/>
              <w:rPr>
                <w:color w:val="000000"/>
                <w:rPrChange w:id="30165" w:author="James Vu" w:date="2024-04-19T00:26:00Z">
                  <w:rPr>
                    <w:color w:val="000000"/>
                    <w:sz w:val="26"/>
                    <w:szCs w:val="26"/>
                  </w:rPr>
                </w:rPrChange>
              </w:rPr>
              <w:pPrChange w:id="30166" w:author="James Vu" w:date="2024-04-18T22:33:00Z">
                <w:pPr>
                  <w:widowControl w:val="0"/>
                  <w:spacing w:before="120" w:after="120"/>
                  <w:jc w:val="center"/>
                </w:pPr>
              </w:pPrChange>
            </w:pPr>
            <w:r w:rsidRPr="003C02FF">
              <w:rPr>
                <w:color w:val="000000"/>
                <w:rPrChange w:id="30167" w:author="James Vu" w:date="2024-04-19T00:26:00Z">
                  <w:rPr>
                    <w:color w:val="000000"/>
                    <w:sz w:val="26"/>
                    <w:szCs w:val="26"/>
                  </w:rPr>
                </w:rPrChange>
              </w:rPr>
              <w:t> </w:t>
            </w:r>
          </w:p>
        </w:tc>
        <w:tc>
          <w:tcPr>
            <w:tcW w:w="567" w:type="pct"/>
            <w:shd w:val="clear" w:color="auto" w:fill="auto"/>
            <w:hideMark/>
            <w:tcPrChange w:id="3016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7D27393" w14:textId="77777777" w:rsidR="00093102" w:rsidRPr="003C02FF" w:rsidRDefault="00093102">
            <w:pPr>
              <w:widowControl w:val="0"/>
              <w:spacing w:before="120" w:after="120"/>
              <w:jc w:val="both"/>
              <w:rPr>
                <w:color w:val="000000"/>
                <w:rPrChange w:id="30169" w:author="James Vu" w:date="2024-04-19T00:26:00Z">
                  <w:rPr>
                    <w:color w:val="000000"/>
                    <w:sz w:val="26"/>
                    <w:szCs w:val="26"/>
                  </w:rPr>
                </w:rPrChange>
              </w:rPr>
              <w:pPrChange w:id="30170" w:author="James Vu" w:date="2024-04-18T22:33:00Z">
                <w:pPr>
                  <w:widowControl w:val="0"/>
                  <w:spacing w:before="120" w:after="120"/>
                </w:pPr>
              </w:pPrChange>
            </w:pPr>
            <w:r w:rsidRPr="003C02FF">
              <w:rPr>
                <w:color w:val="000000"/>
                <w:rPrChange w:id="30171" w:author="James Vu" w:date="2024-04-19T00:26:00Z">
                  <w:rPr>
                    <w:color w:val="000000"/>
                    <w:sz w:val="26"/>
                    <w:szCs w:val="26"/>
                  </w:rPr>
                </w:rPrChange>
              </w:rPr>
              <w:t> </w:t>
            </w:r>
          </w:p>
        </w:tc>
        <w:tc>
          <w:tcPr>
            <w:tcW w:w="351" w:type="pct"/>
            <w:shd w:val="clear" w:color="auto" w:fill="auto"/>
            <w:hideMark/>
            <w:tcPrChange w:id="3017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FA89B46" w14:textId="77777777" w:rsidR="00093102" w:rsidRPr="003C02FF" w:rsidRDefault="00093102">
            <w:pPr>
              <w:widowControl w:val="0"/>
              <w:spacing w:before="120" w:after="120"/>
              <w:jc w:val="both"/>
              <w:rPr>
                <w:color w:val="000000"/>
                <w:rPrChange w:id="30173" w:author="James Vu" w:date="2024-04-19T00:26:00Z">
                  <w:rPr>
                    <w:color w:val="000000"/>
                    <w:sz w:val="26"/>
                    <w:szCs w:val="26"/>
                  </w:rPr>
                </w:rPrChange>
              </w:rPr>
              <w:pPrChange w:id="30174" w:author="James Vu" w:date="2024-04-18T22:33:00Z">
                <w:pPr>
                  <w:widowControl w:val="0"/>
                  <w:spacing w:before="120" w:after="120"/>
                  <w:jc w:val="center"/>
                </w:pPr>
              </w:pPrChange>
            </w:pPr>
            <w:r w:rsidRPr="003C02FF">
              <w:rPr>
                <w:color w:val="000000"/>
                <w:rPrChange w:id="30175" w:author="James Vu" w:date="2024-04-19T00:26:00Z">
                  <w:rPr>
                    <w:color w:val="000000"/>
                    <w:sz w:val="26"/>
                    <w:szCs w:val="26"/>
                  </w:rPr>
                </w:rPrChange>
              </w:rPr>
              <w:t> </w:t>
            </w:r>
          </w:p>
        </w:tc>
        <w:tc>
          <w:tcPr>
            <w:tcW w:w="632" w:type="pct"/>
            <w:shd w:val="clear" w:color="auto" w:fill="auto"/>
            <w:hideMark/>
            <w:tcPrChange w:id="3017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259DA93" w14:textId="77777777" w:rsidR="00093102" w:rsidRPr="003C02FF" w:rsidRDefault="00093102">
            <w:pPr>
              <w:widowControl w:val="0"/>
              <w:spacing w:before="120" w:after="120"/>
              <w:jc w:val="both"/>
              <w:rPr>
                <w:color w:val="000000"/>
                <w:rPrChange w:id="30177" w:author="James Vu" w:date="2024-04-19T00:26:00Z">
                  <w:rPr>
                    <w:color w:val="000000"/>
                    <w:sz w:val="26"/>
                    <w:szCs w:val="26"/>
                  </w:rPr>
                </w:rPrChange>
              </w:rPr>
              <w:pPrChange w:id="30178" w:author="James Vu" w:date="2024-04-18T22:33:00Z">
                <w:pPr>
                  <w:widowControl w:val="0"/>
                  <w:spacing w:before="120" w:after="120"/>
                </w:pPr>
              </w:pPrChange>
            </w:pPr>
            <w:r w:rsidRPr="003C02FF">
              <w:rPr>
                <w:color w:val="000000"/>
                <w:rPrChange w:id="30179" w:author="James Vu" w:date="2024-04-19T00:26:00Z">
                  <w:rPr>
                    <w:color w:val="000000"/>
                    <w:sz w:val="26"/>
                    <w:szCs w:val="26"/>
                  </w:rPr>
                </w:rPrChange>
              </w:rPr>
              <w:t xml:space="preserve">              36.699 </w:t>
            </w:r>
          </w:p>
        </w:tc>
      </w:tr>
      <w:tr w:rsidR="00093102" w:rsidRPr="003C02FF" w14:paraId="78066D9A" w14:textId="77777777" w:rsidTr="003C02FF">
        <w:trPr>
          <w:trHeight w:val="300"/>
          <w:trPrChange w:id="30180" w:author="James Vu" w:date="2024-04-19T00:26:00Z">
            <w:trPr>
              <w:gridBefore w:val="1"/>
              <w:gridAfter w:val="0"/>
              <w:trHeight w:val="300"/>
            </w:trPr>
          </w:trPrChange>
        </w:trPr>
        <w:tc>
          <w:tcPr>
            <w:tcW w:w="254" w:type="pct"/>
            <w:shd w:val="clear" w:color="auto" w:fill="auto"/>
            <w:vAlign w:val="center"/>
            <w:hideMark/>
            <w:tcPrChange w:id="3018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073A19A" w14:textId="77777777" w:rsidR="00093102" w:rsidRPr="003C02FF" w:rsidRDefault="00093102">
            <w:pPr>
              <w:widowControl w:val="0"/>
              <w:spacing w:before="120" w:after="120"/>
              <w:jc w:val="both"/>
              <w:rPr>
                <w:i/>
                <w:iCs/>
                <w:color w:val="000000"/>
                <w:rPrChange w:id="30182" w:author="James Vu" w:date="2024-04-19T00:26:00Z">
                  <w:rPr>
                    <w:i/>
                    <w:iCs/>
                    <w:color w:val="000000"/>
                    <w:sz w:val="26"/>
                    <w:szCs w:val="26"/>
                  </w:rPr>
                </w:rPrChange>
              </w:rPr>
              <w:pPrChange w:id="30183" w:author="James Vu" w:date="2024-04-18T22:33:00Z">
                <w:pPr>
                  <w:widowControl w:val="0"/>
                  <w:spacing w:before="120" w:after="120"/>
                  <w:jc w:val="center"/>
                </w:pPr>
              </w:pPrChange>
            </w:pPr>
            <w:r w:rsidRPr="003C02FF">
              <w:rPr>
                <w:i/>
                <w:iCs/>
                <w:color w:val="000000"/>
                <w:rPrChange w:id="30184" w:author="James Vu" w:date="2024-04-19T00:26:00Z">
                  <w:rPr>
                    <w:i/>
                    <w:iCs/>
                    <w:color w:val="000000"/>
                    <w:sz w:val="26"/>
                    <w:szCs w:val="26"/>
                  </w:rPr>
                </w:rPrChange>
              </w:rPr>
              <w:t> </w:t>
            </w:r>
          </w:p>
        </w:tc>
        <w:tc>
          <w:tcPr>
            <w:tcW w:w="618" w:type="pct"/>
            <w:shd w:val="clear" w:color="auto" w:fill="auto"/>
            <w:vAlign w:val="center"/>
            <w:hideMark/>
            <w:tcPrChange w:id="3018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F0B9160" w14:textId="77777777" w:rsidR="00093102" w:rsidRPr="003C02FF" w:rsidRDefault="00093102">
            <w:pPr>
              <w:widowControl w:val="0"/>
              <w:spacing w:before="120" w:after="120"/>
              <w:jc w:val="both"/>
              <w:rPr>
                <w:i/>
                <w:iCs/>
                <w:color w:val="000000"/>
                <w:rPrChange w:id="30186" w:author="James Vu" w:date="2024-04-19T00:26:00Z">
                  <w:rPr>
                    <w:i/>
                    <w:iCs/>
                    <w:color w:val="000000"/>
                    <w:sz w:val="26"/>
                    <w:szCs w:val="26"/>
                  </w:rPr>
                </w:rPrChange>
              </w:rPr>
              <w:pPrChange w:id="30187" w:author="James Vu" w:date="2024-04-18T22:33:00Z">
                <w:pPr>
                  <w:widowControl w:val="0"/>
                  <w:spacing w:before="120" w:after="120"/>
                  <w:jc w:val="center"/>
                </w:pPr>
              </w:pPrChange>
            </w:pPr>
            <w:r w:rsidRPr="003C02FF">
              <w:rPr>
                <w:i/>
                <w:iCs/>
                <w:color w:val="000000"/>
                <w:rPrChange w:id="30188" w:author="James Vu" w:date="2024-04-19T00:26:00Z">
                  <w:rPr>
                    <w:i/>
                    <w:iCs/>
                    <w:color w:val="000000"/>
                    <w:sz w:val="26"/>
                    <w:szCs w:val="26"/>
                  </w:rPr>
                </w:rPrChange>
              </w:rPr>
              <w:t> </w:t>
            </w:r>
          </w:p>
        </w:tc>
        <w:tc>
          <w:tcPr>
            <w:tcW w:w="1636" w:type="pct"/>
            <w:shd w:val="clear" w:color="auto" w:fill="auto"/>
            <w:hideMark/>
            <w:tcPrChange w:id="3018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9D4D03E" w14:textId="77777777" w:rsidR="00093102" w:rsidRPr="003C02FF" w:rsidRDefault="00093102">
            <w:pPr>
              <w:widowControl w:val="0"/>
              <w:spacing w:before="120" w:after="120"/>
              <w:jc w:val="both"/>
              <w:rPr>
                <w:i/>
                <w:iCs/>
                <w:color w:val="000000"/>
                <w:rPrChange w:id="30190" w:author="James Vu" w:date="2024-04-19T00:26:00Z">
                  <w:rPr>
                    <w:i/>
                    <w:iCs/>
                    <w:color w:val="000000"/>
                    <w:sz w:val="26"/>
                    <w:szCs w:val="26"/>
                  </w:rPr>
                </w:rPrChange>
              </w:rPr>
              <w:pPrChange w:id="30191" w:author="James Vu" w:date="2024-04-18T22:33:00Z">
                <w:pPr>
                  <w:widowControl w:val="0"/>
                  <w:spacing w:before="120" w:after="120"/>
                  <w:jc w:val="right"/>
                </w:pPr>
              </w:pPrChange>
            </w:pPr>
            <w:r w:rsidRPr="003C02FF">
              <w:rPr>
                <w:i/>
                <w:iCs/>
                <w:color w:val="000000"/>
                <w:rPrChange w:id="30192" w:author="James Vu" w:date="2024-04-19T00:26:00Z">
                  <w:rPr>
                    <w:i/>
                    <w:iCs/>
                    <w:color w:val="000000"/>
                    <w:sz w:val="26"/>
                    <w:szCs w:val="26"/>
                  </w:rPr>
                </w:rPrChange>
              </w:rPr>
              <w:t>Máy tính xách tay</w:t>
            </w:r>
          </w:p>
        </w:tc>
        <w:tc>
          <w:tcPr>
            <w:tcW w:w="439" w:type="pct"/>
            <w:shd w:val="clear" w:color="auto" w:fill="auto"/>
            <w:vAlign w:val="center"/>
            <w:hideMark/>
            <w:tcPrChange w:id="3019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4458F20" w14:textId="77777777" w:rsidR="00093102" w:rsidRPr="003C02FF" w:rsidRDefault="00093102">
            <w:pPr>
              <w:widowControl w:val="0"/>
              <w:spacing w:before="120" w:after="120"/>
              <w:jc w:val="both"/>
              <w:rPr>
                <w:i/>
                <w:iCs/>
                <w:color w:val="000000"/>
                <w:rPrChange w:id="30194" w:author="James Vu" w:date="2024-04-19T00:26:00Z">
                  <w:rPr>
                    <w:i/>
                    <w:iCs/>
                    <w:color w:val="000000"/>
                    <w:sz w:val="26"/>
                    <w:szCs w:val="26"/>
                  </w:rPr>
                </w:rPrChange>
              </w:rPr>
              <w:pPrChange w:id="30195" w:author="James Vu" w:date="2024-04-18T22:33:00Z">
                <w:pPr>
                  <w:widowControl w:val="0"/>
                  <w:spacing w:before="120" w:after="120"/>
                  <w:jc w:val="center"/>
                </w:pPr>
              </w:pPrChange>
            </w:pPr>
            <w:r w:rsidRPr="003C02FF">
              <w:rPr>
                <w:i/>
                <w:iCs/>
                <w:color w:val="000000"/>
                <w:rPrChange w:id="30196" w:author="James Vu" w:date="2024-04-19T00:26:00Z">
                  <w:rPr>
                    <w:i/>
                    <w:iCs/>
                    <w:color w:val="000000"/>
                    <w:sz w:val="26"/>
                    <w:szCs w:val="26"/>
                  </w:rPr>
                </w:rPrChange>
              </w:rPr>
              <w:t>ca</w:t>
            </w:r>
          </w:p>
        </w:tc>
        <w:tc>
          <w:tcPr>
            <w:tcW w:w="502" w:type="pct"/>
            <w:shd w:val="clear" w:color="auto" w:fill="auto"/>
            <w:vAlign w:val="center"/>
            <w:hideMark/>
            <w:tcPrChange w:id="3019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B9085BB" w14:textId="77777777" w:rsidR="00093102" w:rsidRPr="003C02FF" w:rsidRDefault="00093102">
            <w:pPr>
              <w:widowControl w:val="0"/>
              <w:spacing w:before="120" w:after="120"/>
              <w:jc w:val="both"/>
              <w:rPr>
                <w:i/>
                <w:iCs/>
                <w:color w:val="000000"/>
                <w:rPrChange w:id="30198" w:author="James Vu" w:date="2024-04-19T00:26:00Z">
                  <w:rPr>
                    <w:i/>
                    <w:iCs/>
                    <w:color w:val="000000"/>
                    <w:sz w:val="26"/>
                    <w:szCs w:val="26"/>
                  </w:rPr>
                </w:rPrChange>
              </w:rPr>
              <w:pPrChange w:id="30199" w:author="James Vu" w:date="2024-04-18T22:33:00Z">
                <w:pPr>
                  <w:widowControl w:val="0"/>
                  <w:spacing w:before="120" w:after="120"/>
                  <w:jc w:val="center"/>
                </w:pPr>
              </w:pPrChange>
            </w:pPr>
            <w:r w:rsidRPr="003C02FF">
              <w:rPr>
                <w:i/>
                <w:iCs/>
                <w:color w:val="000000"/>
                <w:rPrChange w:id="30200" w:author="James Vu" w:date="2024-04-19T00:26:00Z">
                  <w:rPr>
                    <w:i/>
                    <w:iCs/>
                    <w:color w:val="000000"/>
                    <w:sz w:val="26"/>
                    <w:szCs w:val="26"/>
                  </w:rPr>
                </w:rPrChange>
              </w:rPr>
              <w:t>1</w:t>
            </w:r>
          </w:p>
        </w:tc>
        <w:tc>
          <w:tcPr>
            <w:tcW w:w="567" w:type="pct"/>
            <w:shd w:val="clear" w:color="auto" w:fill="auto"/>
            <w:hideMark/>
            <w:tcPrChange w:id="3020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2673F3D" w14:textId="77777777" w:rsidR="00093102" w:rsidRPr="003C02FF" w:rsidRDefault="00093102">
            <w:pPr>
              <w:widowControl w:val="0"/>
              <w:spacing w:before="120" w:after="120"/>
              <w:jc w:val="both"/>
              <w:rPr>
                <w:i/>
                <w:iCs/>
                <w:color w:val="000000"/>
                <w:rPrChange w:id="30202" w:author="James Vu" w:date="2024-04-19T00:26:00Z">
                  <w:rPr>
                    <w:i/>
                    <w:iCs/>
                    <w:color w:val="000000"/>
                    <w:sz w:val="26"/>
                    <w:szCs w:val="26"/>
                  </w:rPr>
                </w:rPrChange>
              </w:rPr>
              <w:pPrChange w:id="30203" w:author="James Vu" w:date="2024-04-18T22:33:00Z">
                <w:pPr>
                  <w:widowControl w:val="0"/>
                  <w:spacing w:before="120" w:after="120"/>
                </w:pPr>
              </w:pPrChange>
            </w:pPr>
            <w:r w:rsidRPr="003C02FF">
              <w:rPr>
                <w:i/>
                <w:iCs/>
                <w:color w:val="000000"/>
                <w:rPrChange w:id="30204" w:author="James Vu" w:date="2024-04-19T00:26:00Z">
                  <w:rPr>
                    <w:i/>
                    <w:iCs/>
                    <w:color w:val="000000"/>
                    <w:sz w:val="26"/>
                    <w:szCs w:val="26"/>
                  </w:rPr>
                </w:rPrChange>
              </w:rPr>
              <w:t xml:space="preserve">         36.699 </w:t>
            </w:r>
          </w:p>
        </w:tc>
        <w:tc>
          <w:tcPr>
            <w:tcW w:w="351" w:type="pct"/>
            <w:shd w:val="clear" w:color="auto" w:fill="auto"/>
            <w:hideMark/>
            <w:tcPrChange w:id="3020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DF1B4A4" w14:textId="77777777" w:rsidR="00093102" w:rsidRPr="003C02FF" w:rsidRDefault="00093102">
            <w:pPr>
              <w:widowControl w:val="0"/>
              <w:spacing w:before="120" w:after="120"/>
              <w:jc w:val="both"/>
              <w:rPr>
                <w:i/>
                <w:iCs/>
                <w:color w:val="000000"/>
                <w:rPrChange w:id="30206" w:author="James Vu" w:date="2024-04-19T00:26:00Z">
                  <w:rPr>
                    <w:i/>
                    <w:iCs/>
                    <w:color w:val="000000"/>
                    <w:sz w:val="26"/>
                    <w:szCs w:val="26"/>
                  </w:rPr>
                </w:rPrChange>
              </w:rPr>
              <w:pPrChange w:id="30207" w:author="James Vu" w:date="2024-04-18T22:33:00Z">
                <w:pPr>
                  <w:widowControl w:val="0"/>
                  <w:spacing w:before="120" w:after="120"/>
                  <w:jc w:val="center"/>
                </w:pPr>
              </w:pPrChange>
            </w:pPr>
            <w:r w:rsidRPr="003C02FF">
              <w:rPr>
                <w:i/>
                <w:iCs/>
                <w:color w:val="000000"/>
                <w:rPrChange w:id="30208" w:author="James Vu" w:date="2024-04-19T00:26:00Z">
                  <w:rPr>
                    <w:i/>
                    <w:iCs/>
                    <w:color w:val="000000"/>
                    <w:sz w:val="26"/>
                    <w:szCs w:val="26"/>
                  </w:rPr>
                </w:rPrChange>
              </w:rPr>
              <w:t>1</w:t>
            </w:r>
          </w:p>
        </w:tc>
        <w:tc>
          <w:tcPr>
            <w:tcW w:w="632" w:type="pct"/>
            <w:shd w:val="clear" w:color="auto" w:fill="auto"/>
            <w:hideMark/>
            <w:tcPrChange w:id="3020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CABDB3C" w14:textId="77777777" w:rsidR="00093102" w:rsidRPr="003C02FF" w:rsidRDefault="00093102">
            <w:pPr>
              <w:widowControl w:val="0"/>
              <w:spacing w:before="120" w:after="120"/>
              <w:jc w:val="both"/>
              <w:rPr>
                <w:i/>
                <w:iCs/>
                <w:color w:val="000000"/>
                <w:rPrChange w:id="30210" w:author="James Vu" w:date="2024-04-19T00:26:00Z">
                  <w:rPr>
                    <w:i/>
                    <w:iCs/>
                    <w:color w:val="000000"/>
                    <w:sz w:val="26"/>
                    <w:szCs w:val="26"/>
                  </w:rPr>
                </w:rPrChange>
              </w:rPr>
              <w:pPrChange w:id="30211" w:author="James Vu" w:date="2024-04-18T22:33:00Z">
                <w:pPr>
                  <w:widowControl w:val="0"/>
                  <w:spacing w:before="120" w:after="120"/>
                </w:pPr>
              </w:pPrChange>
            </w:pPr>
            <w:r w:rsidRPr="003C02FF">
              <w:rPr>
                <w:i/>
                <w:iCs/>
                <w:color w:val="000000"/>
                <w:rPrChange w:id="30212" w:author="James Vu" w:date="2024-04-19T00:26:00Z">
                  <w:rPr>
                    <w:i/>
                    <w:iCs/>
                    <w:color w:val="000000"/>
                    <w:sz w:val="26"/>
                    <w:szCs w:val="26"/>
                  </w:rPr>
                </w:rPrChange>
              </w:rPr>
              <w:t xml:space="preserve">            36.699 </w:t>
            </w:r>
          </w:p>
        </w:tc>
      </w:tr>
      <w:tr w:rsidR="00093102" w:rsidRPr="003C02FF" w14:paraId="16592F68" w14:textId="77777777" w:rsidTr="003C02FF">
        <w:trPr>
          <w:trHeight w:val="570"/>
          <w:trPrChange w:id="30213" w:author="James Vu" w:date="2024-04-19T00:26:00Z">
            <w:trPr>
              <w:gridBefore w:val="1"/>
              <w:gridAfter w:val="0"/>
              <w:trHeight w:val="570"/>
            </w:trPr>
          </w:trPrChange>
        </w:trPr>
        <w:tc>
          <w:tcPr>
            <w:tcW w:w="254" w:type="pct"/>
            <w:shd w:val="clear" w:color="auto" w:fill="auto"/>
            <w:vAlign w:val="center"/>
            <w:hideMark/>
            <w:tcPrChange w:id="3021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9A7A0DC" w14:textId="77777777" w:rsidR="00093102" w:rsidRPr="003C02FF" w:rsidRDefault="00093102">
            <w:pPr>
              <w:widowControl w:val="0"/>
              <w:spacing w:before="120" w:after="120"/>
              <w:jc w:val="both"/>
              <w:rPr>
                <w:b/>
                <w:bCs/>
                <w:color w:val="000000"/>
                <w:rPrChange w:id="30215" w:author="James Vu" w:date="2024-04-19T00:26:00Z">
                  <w:rPr>
                    <w:b/>
                    <w:bCs/>
                    <w:color w:val="000000"/>
                    <w:sz w:val="26"/>
                    <w:szCs w:val="26"/>
                  </w:rPr>
                </w:rPrChange>
              </w:rPr>
              <w:pPrChange w:id="30216" w:author="James Vu" w:date="2024-04-18T22:33:00Z">
                <w:pPr>
                  <w:widowControl w:val="0"/>
                  <w:spacing w:before="120" w:after="120"/>
                  <w:jc w:val="center"/>
                </w:pPr>
              </w:pPrChange>
            </w:pPr>
            <w:r w:rsidRPr="003C02FF">
              <w:rPr>
                <w:b/>
                <w:bCs/>
                <w:color w:val="000000"/>
                <w:rPrChange w:id="30217" w:author="James Vu" w:date="2024-04-19T00:26:00Z">
                  <w:rPr>
                    <w:b/>
                    <w:bCs/>
                    <w:color w:val="000000"/>
                    <w:sz w:val="26"/>
                    <w:szCs w:val="26"/>
                  </w:rPr>
                </w:rPrChange>
              </w:rPr>
              <w:t>4</w:t>
            </w:r>
          </w:p>
        </w:tc>
        <w:tc>
          <w:tcPr>
            <w:tcW w:w="618" w:type="pct"/>
            <w:shd w:val="clear" w:color="auto" w:fill="auto"/>
            <w:vAlign w:val="center"/>
            <w:hideMark/>
            <w:tcPrChange w:id="3021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ED2F1C3" w14:textId="77777777" w:rsidR="00093102" w:rsidRPr="003C02FF" w:rsidRDefault="00093102">
            <w:pPr>
              <w:widowControl w:val="0"/>
              <w:spacing w:before="120" w:after="120"/>
              <w:jc w:val="both"/>
              <w:rPr>
                <w:b/>
                <w:bCs/>
                <w:color w:val="000000"/>
                <w:rPrChange w:id="30219" w:author="James Vu" w:date="2024-04-19T00:26:00Z">
                  <w:rPr>
                    <w:b/>
                    <w:bCs/>
                    <w:color w:val="000000"/>
                    <w:sz w:val="26"/>
                    <w:szCs w:val="26"/>
                  </w:rPr>
                </w:rPrChange>
              </w:rPr>
              <w:pPrChange w:id="30220" w:author="James Vu" w:date="2024-04-18T22:33:00Z">
                <w:pPr>
                  <w:widowControl w:val="0"/>
                  <w:spacing w:before="120" w:after="120"/>
                  <w:jc w:val="center"/>
                </w:pPr>
              </w:pPrChange>
            </w:pPr>
            <w:r w:rsidRPr="003C02FF">
              <w:rPr>
                <w:b/>
                <w:bCs/>
                <w:color w:val="000000"/>
                <w:rPrChange w:id="30221" w:author="James Vu" w:date="2024-04-19T00:26:00Z">
                  <w:rPr>
                    <w:b/>
                    <w:bCs/>
                    <w:color w:val="000000"/>
                    <w:sz w:val="26"/>
                    <w:szCs w:val="26"/>
                  </w:rPr>
                </w:rPrChange>
              </w:rPr>
              <w:t>01.04.07.00</w:t>
            </w:r>
          </w:p>
        </w:tc>
        <w:tc>
          <w:tcPr>
            <w:tcW w:w="1636" w:type="pct"/>
            <w:shd w:val="clear" w:color="auto" w:fill="auto"/>
            <w:hideMark/>
            <w:tcPrChange w:id="3022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D919784" w14:textId="77777777" w:rsidR="00093102" w:rsidRPr="003C02FF" w:rsidRDefault="00093102">
            <w:pPr>
              <w:widowControl w:val="0"/>
              <w:spacing w:before="120" w:after="120"/>
              <w:jc w:val="both"/>
              <w:rPr>
                <w:b/>
                <w:bCs/>
                <w:color w:val="000000"/>
                <w:rPrChange w:id="30223" w:author="James Vu" w:date="2024-04-19T00:26:00Z">
                  <w:rPr>
                    <w:b/>
                    <w:bCs/>
                    <w:color w:val="000000"/>
                    <w:sz w:val="26"/>
                    <w:szCs w:val="26"/>
                  </w:rPr>
                </w:rPrChange>
              </w:rPr>
              <w:pPrChange w:id="30224" w:author="James Vu" w:date="2024-04-18T22:33:00Z">
                <w:pPr>
                  <w:widowControl w:val="0"/>
                  <w:spacing w:before="120" w:after="120"/>
                </w:pPr>
              </w:pPrChange>
            </w:pPr>
            <w:r w:rsidRPr="003C02FF">
              <w:rPr>
                <w:b/>
                <w:bCs/>
                <w:color w:val="000000"/>
                <w:rPrChange w:id="30225" w:author="James Vu" w:date="2024-04-19T00:26:00Z">
                  <w:rPr>
                    <w:b/>
                    <w:bCs/>
                    <w:color w:val="000000"/>
                    <w:sz w:val="26"/>
                    <w:szCs w:val="26"/>
                  </w:rPr>
                </w:rPrChange>
              </w:rPr>
              <w:t>Lắp đặt và cài đặt thiết bị chuyển mạch mạng SAN - SAN Switch</w:t>
            </w:r>
          </w:p>
        </w:tc>
        <w:tc>
          <w:tcPr>
            <w:tcW w:w="439" w:type="pct"/>
            <w:shd w:val="clear" w:color="auto" w:fill="auto"/>
            <w:vAlign w:val="center"/>
            <w:hideMark/>
            <w:tcPrChange w:id="30226"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56E55FA" w14:textId="77777777" w:rsidR="00093102" w:rsidRPr="003C02FF" w:rsidRDefault="00093102">
            <w:pPr>
              <w:widowControl w:val="0"/>
              <w:spacing w:before="120" w:after="120"/>
              <w:jc w:val="both"/>
              <w:rPr>
                <w:b/>
                <w:bCs/>
                <w:color w:val="000000"/>
                <w:rPrChange w:id="30227" w:author="James Vu" w:date="2024-04-19T00:26:00Z">
                  <w:rPr>
                    <w:b/>
                    <w:bCs/>
                    <w:color w:val="000000"/>
                    <w:sz w:val="26"/>
                    <w:szCs w:val="26"/>
                  </w:rPr>
                </w:rPrChange>
              </w:rPr>
              <w:pPrChange w:id="30228" w:author="James Vu" w:date="2024-04-18T22:33:00Z">
                <w:pPr>
                  <w:widowControl w:val="0"/>
                  <w:spacing w:before="120" w:after="120"/>
                  <w:jc w:val="center"/>
                </w:pPr>
              </w:pPrChange>
            </w:pPr>
            <w:r w:rsidRPr="003C02FF">
              <w:rPr>
                <w:b/>
                <w:bCs/>
                <w:color w:val="000000"/>
                <w:rPrChange w:id="30229" w:author="James Vu" w:date="2024-04-19T00:26:00Z">
                  <w:rPr>
                    <w:b/>
                    <w:bCs/>
                    <w:color w:val="000000"/>
                    <w:sz w:val="26"/>
                    <w:szCs w:val="26"/>
                  </w:rPr>
                </w:rPrChange>
              </w:rPr>
              <w:t> </w:t>
            </w:r>
          </w:p>
        </w:tc>
        <w:tc>
          <w:tcPr>
            <w:tcW w:w="502" w:type="pct"/>
            <w:shd w:val="clear" w:color="auto" w:fill="auto"/>
            <w:vAlign w:val="center"/>
            <w:hideMark/>
            <w:tcPrChange w:id="30230"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4E54C69" w14:textId="77777777" w:rsidR="00093102" w:rsidRPr="003C02FF" w:rsidRDefault="00093102">
            <w:pPr>
              <w:widowControl w:val="0"/>
              <w:spacing w:before="120" w:after="120"/>
              <w:jc w:val="both"/>
              <w:rPr>
                <w:b/>
                <w:bCs/>
                <w:color w:val="000000"/>
                <w:rPrChange w:id="30231" w:author="James Vu" w:date="2024-04-19T00:26:00Z">
                  <w:rPr>
                    <w:b/>
                    <w:bCs/>
                    <w:color w:val="000000"/>
                    <w:sz w:val="26"/>
                    <w:szCs w:val="26"/>
                  </w:rPr>
                </w:rPrChange>
              </w:rPr>
              <w:pPrChange w:id="30232" w:author="James Vu" w:date="2024-04-18T22:33:00Z">
                <w:pPr>
                  <w:widowControl w:val="0"/>
                  <w:spacing w:before="120" w:after="120"/>
                  <w:jc w:val="center"/>
                </w:pPr>
              </w:pPrChange>
            </w:pPr>
            <w:r w:rsidRPr="003C02FF">
              <w:rPr>
                <w:b/>
                <w:bCs/>
                <w:color w:val="000000"/>
                <w:rPrChange w:id="30233" w:author="James Vu" w:date="2024-04-19T00:26:00Z">
                  <w:rPr>
                    <w:b/>
                    <w:bCs/>
                    <w:color w:val="000000"/>
                    <w:sz w:val="26"/>
                    <w:szCs w:val="26"/>
                  </w:rPr>
                </w:rPrChange>
              </w:rPr>
              <w:t> </w:t>
            </w:r>
          </w:p>
        </w:tc>
        <w:tc>
          <w:tcPr>
            <w:tcW w:w="567" w:type="pct"/>
            <w:shd w:val="clear" w:color="auto" w:fill="auto"/>
            <w:hideMark/>
            <w:tcPrChange w:id="30234"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BB123E7" w14:textId="77777777" w:rsidR="00093102" w:rsidRPr="003C02FF" w:rsidRDefault="00093102">
            <w:pPr>
              <w:widowControl w:val="0"/>
              <w:spacing w:before="120" w:after="120"/>
              <w:jc w:val="both"/>
              <w:rPr>
                <w:b/>
                <w:bCs/>
                <w:color w:val="000000"/>
                <w:rPrChange w:id="30235" w:author="James Vu" w:date="2024-04-19T00:26:00Z">
                  <w:rPr>
                    <w:b/>
                    <w:bCs/>
                    <w:color w:val="000000"/>
                    <w:sz w:val="26"/>
                    <w:szCs w:val="26"/>
                  </w:rPr>
                </w:rPrChange>
              </w:rPr>
              <w:pPrChange w:id="30236" w:author="James Vu" w:date="2024-04-18T22:33:00Z">
                <w:pPr>
                  <w:widowControl w:val="0"/>
                  <w:spacing w:before="120" w:after="120"/>
                </w:pPr>
              </w:pPrChange>
            </w:pPr>
            <w:r w:rsidRPr="003C02FF">
              <w:rPr>
                <w:b/>
                <w:bCs/>
                <w:color w:val="000000"/>
                <w:rPrChange w:id="30237" w:author="James Vu" w:date="2024-04-19T00:26:00Z">
                  <w:rPr>
                    <w:b/>
                    <w:bCs/>
                    <w:color w:val="000000"/>
                    <w:sz w:val="26"/>
                    <w:szCs w:val="26"/>
                  </w:rPr>
                </w:rPrChange>
              </w:rPr>
              <w:t> </w:t>
            </w:r>
          </w:p>
        </w:tc>
        <w:tc>
          <w:tcPr>
            <w:tcW w:w="351" w:type="pct"/>
            <w:shd w:val="clear" w:color="auto" w:fill="auto"/>
            <w:hideMark/>
            <w:tcPrChange w:id="30238"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5BAFA89" w14:textId="77777777" w:rsidR="00093102" w:rsidRPr="003C02FF" w:rsidRDefault="00093102">
            <w:pPr>
              <w:widowControl w:val="0"/>
              <w:spacing w:before="120" w:after="120"/>
              <w:jc w:val="both"/>
              <w:rPr>
                <w:b/>
                <w:bCs/>
                <w:color w:val="000000"/>
                <w:rPrChange w:id="30239" w:author="James Vu" w:date="2024-04-19T00:26:00Z">
                  <w:rPr>
                    <w:b/>
                    <w:bCs/>
                    <w:color w:val="000000"/>
                    <w:sz w:val="26"/>
                    <w:szCs w:val="26"/>
                  </w:rPr>
                </w:rPrChange>
              </w:rPr>
              <w:pPrChange w:id="30240" w:author="James Vu" w:date="2024-04-18T22:33:00Z">
                <w:pPr>
                  <w:widowControl w:val="0"/>
                  <w:spacing w:before="120" w:after="120"/>
                  <w:jc w:val="center"/>
                </w:pPr>
              </w:pPrChange>
            </w:pPr>
            <w:r w:rsidRPr="003C02FF">
              <w:rPr>
                <w:b/>
                <w:bCs/>
                <w:color w:val="000000"/>
                <w:rPrChange w:id="30241" w:author="James Vu" w:date="2024-04-19T00:26:00Z">
                  <w:rPr>
                    <w:b/>
                    <w:bCs/>
                    <w:color w:val="000000"/>
                    <w:sz w:val="26"/>
                    <w:szCs w:val="26"/>
                  </w:rPr>
                </w:rPrChange>
              </w:rPr>
              <w:t> </w:t>
            </w:r>
          </w:p>
        </w:tc>
        <w:tc>
          <w:tcPr>
            <w:tcW w:w="632" w:type="pct"/>
            <w:shd w:val="clear" w:color="auto" w:fill="auto"/>
            <w:hideMark/>
            <w:tcPrChange w:id="30242"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12A144B" w14:textId="77777777" w:rsidR="00093102" w:rsidRPr="003C02FF" w:rsidRDefault="00093102">
            <w:pPr>
              <w:widowControl w:val="0"/>
              <w:spacing w:before="120" w:after="120"/>
              <w:jc w:val="both"/>
              <w:rPr>
                <w:b/>
                <w:bCs/>
                <w:color w:val="000000"/>
                <w:rPrChange w:id="30243" w:author="James Vu" w:date="2024-04-19T00:26:00Z">
                  <w:rPr>
                    <w:b/>
                    <w:bCs/>
                    <w:color w:val="000000"/>
                    <w:sz w:val="26"/>
                    <w:szCs w:val="26"/>
                  </w:rPr>
                </w:rPrChange>
              </w:rPr>
              <w:pPrChange w:id="30244" w:author="James Vu" w:date="2024-04-18T22:33:00Z">
                <w:pPr>
                  <w:widowControl w:val="0"/>
                  <w:spacing w:before="120" w:after="120"/>
                </w:pPr>
              </w:pPrChange>
            </w:pPr>
            <w:r w:rsidRPr="003C02FF">
              <w:rPr>
                <w:b/>
                <w:bCs/>
                <w:color w:val="000000"/>
                <w:rPrChange w:id="30245" w:author="James Vu" w:date="2024-04-19T00:26:00Z">
                  <w:rPr>
                    <w:b/>
                    <w:bCs/>
                    <w:color w:val="000000"/>
                    <w:sz w:val="26"/>
                    <w:szCs w:val="26"/>
                  </w:rPr>
                </w:rPrChange>
              </w:rPr>
              <w:t> </w:t>
            </w:r>
          </w:p>
        </w:tc>
      </w:tr>
      <w:tr w:rsidR="00093102" w:rsidRPr="003C02FF" w14:paraId="12E1B5B7" w14:textId="77777777" w:rsidTr="003C02FF">
        <w:trPr>
          <w:trHeight w:val="600"/>
          <w:trPrChange w:id="30246" w:author="James Vu" w:date="2024-04-19T00:26:00Z">
            <w:trPr>
              <w:gridBefore w:val="1"/>
              <w:gridAfter w:val="0"/>
              <w:trHeight w:val="600"/>
            </w:trPr>
          </w:trPrChange>
        </w:trPr>
        <w:tc>
          <w:tcPr>
            <w:tcW w:w="254" w:type="pct"/>
            <w:shd w:val="clear" w:color="auto" w:fill="auto"/>
            <w:vAlign w:val="center"/>
            <w:hideMark/>
            <w:tcPrChange w:id="30247"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67C580F" w14:textId="77777777" w:rsidR="00093102" w:rsidRPr="003C02FF" w:rsidRDefault="00093102">
            <w:pPr>
              <w:widowControl w:val="0"/>
              <w:spacing w:before="120" w:after="120"/>
              <w:jc w:val="both"/>
              <w:rPr>
                <w:color w:val="000000"/>
                <w:rPrChange w:id="30248" w:author="James Vu" w:date="2024-04-19T00:26:00Z">
                  <w:rPr>
                    <w:color w:val="000000"/>
                    <w:sz w:val="26"/>
                    <w:szCs w:val="26"/>
                  </w:rPr>
                </w:rPrChange>
              </w:rPr>
              <w:pPrChange w:id="30249" w:author="James Vu" w:date="2024-04-18T22:33:00Z">
                <w:pPr>
                  <w:widowControl w:val="0"/>
                  <w:spacing w:before="120" w:after="120"/>
                  <w:jc w:val="center"/>
                </w:pPr>
              </w:pPrChange>
            </w:pPr>
            <w:r w:rsidRPr="003C02FF">
              <w:rPr>
                <w:color w:val="000000"/>
                <w:rPrChange w:id="30250" w:author="James Vu" w:date="2024-04-19T00:26:00Z">
                  <w:rPr>
                    <w:color w:val="000000"/>
                    <w:sz w:val="26"/>
                    <w:szCs w:val="26"/>
                  </w:rPr>
                </w:rPrChange>
              </w:rPr>
              <w:t>4.1</w:t>
            </w:r>
          </w:p>
        </w:tc>
        <w:tc>
          <w:tcPr>
            <w:tcW w:w="618" w:type="pct"/>
            <w:shd w:val="clear" w:color="auto" w:fill="auto"/>
            <w:vAlign w:val="center"/>
            <w:hideMark/>
            <w:tcPrChange w:id="30251"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B4B28E5" w14:textId="77777777" w:rsidR="00093102" w:rsidRPr="003C02FF" w:rsidRDefault="00093102">
            <w:pPr>
              <w:widowControl w:val="0"/>
              <w:spacing w:before="120" w:after="120"/>
              <w:jc w:val="both"/>
              <w:rPr>
                <w:color w:val="000000"/>
                <w:rPrChange w:id="30252" w:author="James Vu" w:date="2024-04-19T00:26:00Z">
                  <w:rPr>
                    <w:color w:val="000000"/>
                    <w:sz w:val="26"/>
                    <w:szCs w:val="26"/>
                  </w:rPr>
                </w:rPrChange>
              </w:rPr>
              <w:pPrChange w:id="30253" w:author="James Vu" w:date="2024-04-18T22:33:00Z">
                <w:pPr>
                  <w:widowControl w:val="0"/>
                  <w:spacing w:before="120" w:after="120"/>
                  <w:jc w:val="center"/>
                </w:pPr>
              </w:pPrChange>
            </w:pPr>
            <w:r w:rsidRPr="003C02FF">
              <w:rPr>
                <w:color w:val="000000"/>
                <w:rPrChange w:id="30254" w:author="James Vu" w:date="2024-04-19T00:26:00Z">
                  <w:rPr>
                    <w:color w:val="000000"/>
                    <w:sz w:val="26"/>
                    <w:szCs w:val="26"/>
                  </w:rPr>
                </w:rPrChange>
              </w:rPr>
              <w:t>01.04.07.01</w:t>
            </w:r>
          </w:p>
        </w:tc>
        <w:tc>
          <w:tcPr>
            <w:tcW w:w="1636" w:type="pct"/>
            <w:shd w:val="clear" w:color="auto" w:fill="auto"/>
            <w:hideMark/>
            <w:tcPrChange w:id="30255"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2D6C8CF8" w14:textId="77777777" w:rsidR="00093102" w:rsidRPr="003C02FF" w:rsidRDefault="00093102">
            <w:pPr>
              <w:widowControl w:val="0"/>
              <w:spacing w:before="120" w:after="120"/>
              <w:jc w:val="both"/>
              <w:rPr>
                <w:color w:val="000000"/>
                <w:rPrChange w:id="30256" w:author="James Vu" w:date="2024-04-19T00:26:00Z">
                  <w:rPr>
                    <w:color w:val="000000"/>
                    <w:sz w:val="26"/>
                    <w:szCs w:val="26"/>
                  </w:rPr>
                </w:rPrChange>
              </w:rPr>
              <w:pPrChange w:id="30257" w:author="James Vu" w:date="2024-04-18T22:33:00Z">
                <w:pPr>
                  <w:widowControl w:val="0"/>
                  <w:spacing w:before="120" w:after="120"/>
                </w:pPr>
              </w:pPrChange>
            </w:pPr>
            <w:r w:rsidRPr="003C02FF">
              <w:rPr>
                <w:color w:val="000000"/>
                <w:rPrChange w:id="30258" w:author="James Vu" w:date="2024-04-19T00:26:00Z">
                  <w:rPr>
                    <w:color w:val="000000"/>
                    <w:sz w:val="26"/>
                    <w:szCs w:val="26"/>
                  </w:rPr>
                </w:rPrChange>
              </w:rPr>
              <w:t>Lắp đặt thiết bị chuyển mạch SAN - SAN Switch</w:t>
            </w:r>
          </w:p>
        </w:tc>
        <w:tc>
          <w:tcPr>
            <w:tcW w:w="439" w:type="pct"/>
            <w:shd w:val="clear" w:color="auto" w:fill="auto"/>
            <w:vAlign w:val="center"/>
            <w:hideMark/>
            <w:tcPrChange w:id="30259"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868CD47" w14:textId="77777777" w:rsidR="00093102" w:rsidRPr="003C02FF" w:rsidRDefault="00093102">
            <w:pPr>
              <w:widowControl w:val="0"/>
              <w:spacing w:before="120" w:after="120"/>
              <w:jc w:val="both"/>
              <w:rPr>
                <w:color w:val="000000"/>
                <w:rPrChange w:id="30260" w:author="James Vu" w:date="2024-04-19T00:26:00Z">
                  <w:rPr>
                    <w:color w:val="000000"/>
                    <w:sz w:val="26"/>
                    <w:szCs w:val="26"/>
                  </w:rPr>
                </w:rPrChange>
              </w:rPr>
              <w:pPrChange w:id="30261" w:author="James Vu" w:date="2024-04-18T22:33:00Z">
                <w:pPr>
                  <w:widowControl w:val="0"/>
                  <w:spacing w:before="120" w:after="120"/>
                  <w:jc w:val="center"/>
                </w:pPr>
              </w:pPrChange>
            </w:pPr>
            <w:r w:rsidRPr="003C02FF">
              <w:rPr>
                <w:color w:val="000000"/>
                <w:rPrChange w:id="30262" w:author="James Vu" w:date="2024-04-19T00:26:00Z">
                  <w:rPr>
                    <w:color w:val="000000"/>
                    <w:sz w:val="26"/>
                    <w:szCs w:val="26"/>
                  </w:rPr>
                </w:rPrChange>
              </w:rPr>
              <w:t>Thiết bị</w:t>
            </w:r>
          </w:p>
        </w:tc>
        <w:tc>
          <w:tcPr>
            <w:tcW w:w="502" w:type="pct"/>
            <w:shd w:val="clear" w:color="auto" w:fill="auto"/>
            <w:vAlign w:val="center"/>
            <w:hideMark/>
            <w:tcPrChange w:id="30263"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797E5B3" w14:textId="77777777" w:rsidR="00093102" w:rsidRPr="003C02FF" w:rsidRDefault="00093102">
            <w:pPr>
              <w:widowControl w:val="0"/>
              <w:spacing w:before="120" w:after="120"/>
              <w:jc w:val="both"/>
              <w:rPr>
                <w:color w:val="000000"/>
                <w:rPrChange w:id="30264" w:author="James Vu" w:date="2024-04-19T00:26:00Z">
                  <w:rPr>
                    <w:color w:val="000000"/>
                    <w:sz w:val="26"/>
                    <w:szCs w:val="26"/>
                  </w:rPr>
                </w:rPrChange>
              </w:rPr>
              <w:pPrChange w:id="30265" w:author="James Vu" w:date="2024-04-18T22:33:00Z">
                <w:pPr>
                  <w:widowControl w:val="0"/>
                  <w:spacing w:before="120" w:after="120"/>
                  <w:jc w:val="center"/>
                </w:pPr>
              </w:pPrChange>
            </w:pPr>
            <w:r w:rsidRPr="003C02FF">
              <w:rPr>
                <w:color w:val="000000"/>
                <w:rPrChange w:id="30266" w:author="James Vu" w:date="2024-04-19T00:26:00Z">
                  <w:rPr>
                    <w:color w:val="000000"/>
                    <w:sz w:val="26"/>
                    <w:szCs w:val="26"/>
                  </w:rPr>
                </w:rPrChange>
              </w:rPr>
              <w:t>1</w:t>
            </w:r>
          </w:p>
        </w:tc>
        <w:tc>
          <w:tcPr>
            <w:tcW w:w="567" w:type="pct"/>
            <w:shd w:val="clear" w:color="auto" w:fill="auto"/>
            <w:hideMark/>
            <w:tcPrChange w:id="30267"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953D3C1" w14:textId="77777777" w:rsidR="00093102" w:rsidRPr="003C02FF" w:rsidRDefault="00093102">
            <w:pPr>
              <w:widowControl w:val="0"/>
              <w:spacing w:before="120" w:after="120"/>
              <w:jc w:val="both"/>
              <w:rPr>
                <w:b/>
                <w:bCs/>
                <w:color w:val="000000"/>
                <w:rPrChange w:id="30268" w:author="James Vu" w:date="2024-04-19T00:26:00Z">
                  <w:rPr>
                    <w:b/>
                    <w:bCs/>
                    <w:color w:val="000000"/>
                    <w:sz w:val="26"/>
                    <w:szCs w:val="26"/>
                  </w:rPr>
                </w:rPrChange>
              </w:rPr>
              <w:pPrChange w:id="30269" w:author="James Vu" w:date="2024-04-18T22:33:00Z">
                <w:pPr>
                  <w:widowControl w:val="0"/>
                  <w:spacing w:before="120" w:after="120"/>
                </w:pPr>
              </w:pPrChange>
            </w:pPr>
            <w:r w:rsidRPr="003C02FF">
              <w:rPr>
                <w:b/>
                <w:bCs/>
                <w:color w:val="000000"/>
                <w:rPrChange w:id="30270" w:author="James Vu" w:date="2024-04-19T00:26:00Z">
                  <w:rPr>
                    <w:b/>
                    <w:bCs/>
                    <w:color w:val="000000"/>
                    <w:sz w:val="26"/>
                    <w:szCs w:val="26"/>
                  </w:rPr>
                </w:rPrChange>
              </w:rPr>
              <w:t> </w:t>
            </w:r>
          </w:p>
        </w:tc>
        <w:tc>
          <w:tcPr>
            <w:tcW w:w="351" w:type="pct"/>
            <w:shd w:val="clear" w:color="auto" w:fill="auto"/>
            <w:hideMark/>
            <w:tcPrChange w:id="30271"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FEF50C7" w14:textId="77777777" w:rsidR="00093102" w:rsidRPr="003C02FF" w:rsidRDefault="00093102">
            <w:pPr>
              <w:widowControl w:val="0"/>
              <w:spacing w:before="120" w:after="120"/>
              <w:jc w:val="both"/>
              <w:rPr>
                <w:b/>
                <w:bCs/>
                <w:color w:val="000000"/>
                <w:rPrChange w:id="30272" w:author="James Vu" w:date="2024-04-19T00:26:00Z">
                  <w:rPr>
                    <w:b/>
                    <w:bCs/>
                    <w:color w:val="000000"/>
                    <w:sz w:val="26"/>
                    <w:szCs w:val="26"/>
                  </w:rPr>
                </w:rPrChange>
              </w:rPr>
              <w:pPrChange w:id="30273" w:author="James Vu" w:date="2024-04-18T22:33:00Z">
                <w:pPr>
                  <w:widowControl w:val="0"/>
                  <w:spacing w:before="120" w:after="120"/>
                  <w:jc w:val="center"/>
                </w:pPr>
              </w:pPrChange>
            </w:pPr>
            <w:r w:rsidRPr="003C02FF">
              <w:rPr>
                <w:b/>
                <w:bCs/>
                <w:color w:val="000000"/>
                <w:rPrChange w:id="30274" w:author="James Vu" w:date="2024-04-19T00:26:00Z">
                  <w:rPr>
                    <w:b/>
                    <w:bCs/>
                    <w:color w:val="000000"/>
                    <w:sz w:val="26"/>
                    <w:szCs w:val="26"/>
                  </w:rPr>
                </w:rPrChange>
              </w:rPr>
              <w:t> </w:t>
            </w:r>
          </w:p>
        </w:tc>
        <w:tc>
          <w:tcPr>
            <w:tcW w:w="632" w:type="pct"/>
            <w:shd w:val="clear" w:color="auto" w:fill="auto"/>
            <w:hideMark/>
            <w:tcPrChange w:id="30275"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AFACEF0" w14:textId="77777777" w:rsidR="00093102" w:rsidRPr="003C02FF" w:rsidRDefault="00093102">
            <w:pPr>
              <w:widowControl w:val="0"/>
              <w:spacing w:before="120" w:after="120"/>
              <w:jc w:val="both"/>
              <w:rPr>
                <w:b/>
                <w:bCs/>
                <w:color w:val="000000"/>
                <w:rPrChange w:id="30276" w:author="James Vu" w:date="2024-04-19T00:26:00Z">
                  <w:rPr>
                    <w:b/>
                    <w:bCs/>
                    <w:color w:val="000000"/>
                    <w:sz w:val="26"/>
                    <w:szCs w:val="26"/>
                  </w:rPr>
                </w:rPrChange>
              </w:rPr>
              <w:pPrChange w:id="30277" w:author="James Vu" w:date="2024-04-18T22:33:00Z">
                <w:pPr>
                  <w:widowControl w:val="0"/>
                  <w:spacing w:before="120" w:after="120"/>
                </w:pPr>
              </w:pPrChange>
            </w:pPr>
            <w:r w:rsidRPr="003C02FF">
              <w:rPr>
                <w:b/>
                <w:bCs/>
                <w:color w:val="000000"/>
                <w:rPrChange w:id="30278" w:author="James Vu" w:date="2024-04-19T00:26:00Z">
                  <w:rPr>
                    <w:b/>
                    <w:bCs/>
                    <w:color w:val="000000"/>
                    <w:sz w:val="26"/>
                    <w:szCs w:val="26"/>
                  </w:rPr>
                </w:rPrChange>
              </w:rPr>
              <w:t> </w:t>
            </w:r>
          </w:p>
        </w:tc>
      </w:tr>
      <w:tr w:rsidR="00093102" w:rsidRPr="003C02FF" w14:paraId="1AC99B56" w14:textId="77777777" w:rsidTr="003C02FF">
        <w:trPr>
          <w:trHeight w:val="300"/>
          <w:trPrChange w:id="30279" w:author="James Vu" w:date="2024-04-19T00:26:00Z">
            <w:trPr>
              <w:gridBefore w:val="1"/>
              <w:gridAfter w:val="0"/>
              <w:trHeight w:val="300"/>
            </w:trPr>
          </w:trPrChange>
        </w:trPr>
        <w:tc>
          <w:tcPr>
            <w:tcW w:w="254" w:type="pct"/>
            <w:shd w:val="clear" w:color="auto" w:fill="auto"/>
            <w:vAlign w:val="center"/>
            <w:hideMark/>
            <w:tcPrChange w:id="3028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804EFDD" w14:textId="77777777" w:rsidR="00093102" w:rsidRPr="003C02FF" w:rsidRDefault="00093102">
            <w:pPr>
              <w:widowControl w:val="0"/>
              <w:spacing w:before="120" w:after="120"/>
              <w:jc w:val="both"/>
              <w:rPr>
                <w:color w:val="000000"/>
                <w:rPrChange w:id="30281" w:author="James Vu" w:date="2024-04-19T00:26:00Z">
                  <w:rPr>
                    <w:color w:val="000000"/>
                    <w:sz w:val="26"/>
                    <w:szCs w:val="26"/>
                  </w:rPr>
                </w:rPrChange>
              </w:rPr>
              <w:pPrChange w:id="30282" w:author="James Vu" w:date="2024-04-18T22:33:00Z">
                <w:pPr>
                  <w:widowControl w:val="0"/>
                  <w:spacing w:before="120" w:after="120"/>
                  <w:jc w:val="center"/>
                </w:pPr>
              </w:pPrChange>
            </w:pPr>
            <w:r w:rsidRPr="003C02FF">
              <w:rPr>
                <w:color w:val="000000"/>
                <w:rPrChange w:id="30283" w:author="James Vu" w:date="2024-04-19T00:26:00Z">
                  <w:rPr>
                    <w:color w:val="000000"/>
                    <w:sz w:val="26"/>
                    <w:szCs w:val="26"/>
                  </w:rPr>
                </w:rPrChange>
              </w:rPr>
              <w:t> </w:t>
            </w:r>
          </w:p>
        </w:tc>
        <w:tc>
          <w:tcPr>
            <w:tcW w:w="618" w:type="pct"/>
            <w:shd w:val="clear" w:color="auto" w:fill="auto"/>
            <w:vAlign w:val="center"/>
            <w:hideMark/>
            <w:tcPrChange w:id="3028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072EEF0" w14:textId="77777777" w:rsidR="00093102" w:rsidRPr="003C02FF" w:rsidRDefault="00093102">
            <w:pPr>
              <w:widowControl w:val="0"/>
              <w:spacing w:before="120" w:after="120"/>
              <w:jc w:val="both"/>
              <w:rPr>
                <w:color w:val="000000"/>
                <w:rPrChange w:id="30285" w:author="James Vu" w:date="2024-04-19T00:26:00Z">
                  <w:rPr>
                    <w:color w:val="000000"/>
                    <w:sz w:val="26"/>
                    <w:szCs w:val="26"/>
                  </w:rPr>
                </w:rPrChange>
              </w:rPr>
              <w:pPrChange w:id="30286" w:author="James Vu" w:date="2024-04-18T22:33:00Z">
                <w:pPr>
                  <w:widowControl w:val="0"/>
                  <w:spacing w:before="120" w:after="120"/>
                  <w:jc w:val="center"/>
                </w:pPr>
              </w:pPrChange>
            </w:pPr>
            <w:r w:rsidRPr="003C02FF">
              <w:rPr>
                <w:color w:val="000000"/>
                <w:rPrChange w:id="30287" w:author="James Vu" w:date="2024-04-19T00:26:00Z">
                  <w:rPr>
                    <w:color w:val="000000"/>
                    <w:sz w:val="26"/>
                    <w:szCs w:val="26"/>
                  </w:rPr>
                </w:rPrChange>
              </w:rPr>
              <w:t> </w:t>
            </w:r>
          </w:p>
        </w:tc>
        <w:tc>
          <w:tcPr>
            <w:tcW w:w="1636" w:type="pct"/>
            <w:shd w:val="clear" w:color="auto" w:fill="auto"/>
            <w:hideMark/>
            <w:tcPrChange w:id="3028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4455E8F" w14:textId="77777777" w:rsidR="00093102" w:rsidRPr="003C02FF" w:rsidRDefault="00093102">
            <w:pPr>
              <w:widowControl w:val="0"/>
              <w:spacing w:before="120" w:after="120"/>
              <w:jc w:val="both"/>
              <w:rPr>
                <w:color w:val="000000"/>
                <w:rPrChange w:id="30289" w:author="James Vu" w:date="2024-04-19T00:26:00Z">
                  <w:rPr>
                    <w:color w:val="000000"/>
                    <w:sz w:val="26"/>
                    <w:szCs w:val="26"/>
                  </w:rPr>
                </w:rPrChange>
              </w:rPr>
              <w:pPrChange w:id="30290" w:author="James Vu" w:date="2024-04-18T22:33:00Z">
                <w:pPr>
                  <w:widowControl w:val="0"/>
                  <w:spacing w:before="120" w:after="120"/>
                </w:pPr>
              </w:pPrChange>
            </w:pPr>
            <w:r w:rsidRPr="003C02FF">
              <w:rPr>
                <w:color w:val="000000"/>
                <w:rPrChange w:id="30291" w:author="James Vu" w:date="2024-04-19T00:26:00Z">
                  <w:rPr>
                    <w:color w:val="000000"/>
                    <w:sz w:val="26"/>
                    <w:szCs w:val="26"/>
                  </w:rPr>
                </w:rPrChange>
              </w:rPr>
              <w:t>a) Vật liệu phụ</w:t>
            </w:r>
          </w:p>
        </w:tc>
        <w:tc>
          <w:tcPr>
            <w:tcW w:w="439" w:type="pct"/>
            <w:shd w:val="clear" w:color="auto" w:fill="auto"/>
            <w:vAlign w:val="center"/>
            <w:hideMark/>
            <w:tcPrChange w:id="3029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44940AE" w14:textId="77777777" w:rsidR="00093102" w:rsidRPr="003C02FF" w:rsidRDefault="00093102">
            <w:pPr>
              <w:widowControl w:val="0"/>
              <w:spacing w:before="120" w:after="120"/>
              <w:jc w:val="both"/>
              <w:rPr>
                <w:color w:val="000000"/>
                <w:rPrChange w:id="30293" w:author="James Vu" w:date="2024-04-19T00:26:00Z">
                  <w:rPr>
                    <w:color w:val="000000"/>
                    <w:sz w:val="26"/>
                    <w:szCs w:val="26"/>
                  </w:rPr>
                </w:rPrChange>
              </w:rPr>
              <w:pPrChange w:id="30294" w:author="James Vu" w:date="2024-04-18T22:33:00Z">
                <w:pPr>
                  <w:widowControl w:val="0"/>
                  <w:spacing w:before="120" w:after="120"/>
                  <w:jc w:val="center"/>
                </w:pPr>
              </w:pPrChange>
            </w:pPr>
            <w:r w:rsidRPr="003C02FF">
              <w:rPr>
                <w:color w:val="000000"/>
                <w:rPrChange w:id="30295" w:author="James Vu" w:date="2024-04-19T00:26:00Z">
                  <w:rPr>
                    <w:color w:val="000000"/>
                    <w:sz w:val="26"/>
                    <w:szCs w:val="26"/>
                  </w:rPr>
                </w:rPrChange>
              </w:rPr>
              <w:t> </w:t>
            </w:r>
          </w:p>
        </w:tc>
        <w:tc>
          <w:tcPr>
            <w:tcW w:w="502" w:type="pct"/>
            <w:shd w:val="clear" w:color="auto" w:fill="auto"/>
            <w:vAlign w:val="center"/>
            <w:hideMark/>
            <w:tcPrChange w:id="3029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9433DE9" w14:textId="77777777" w:rsidR="00093102" w:rsidRPr="003C02FF" w:rsidRDefault="00093102">
            <w:pPr>
              <w:widowControl w:val="0"/>
              <w:spacing w:before="120" w:after="120"/>
              <w:jc w:val="both"/>
              <w:rPr>
                <w:color w:val="000000"/>
                <w:rPrChange w:id="30297" w:author="James Vu" w:date="2024-04-19T00:26:00Z">
                  <w:rPr>
                    <w:color w:val="000000"/>
                    <w:sz w:val="26"/>
                    <w:szCs w:val="26"/>
                  </w:rPr>
                </w:rPrChange>
              </w:rPr>
              <w:pPrChange w:id="30298" w:author="James Vu" w:date="2024-04-18T22:33:00Z">
                <w:pPr>
                  <w:widowControl w:val="0"/>
                  <w:spacing w:before="120" w:after="120"/>
                  <w:jc w:val="center"/>
                </w:pPr>
              </w:pPrChange>
            </w:pPr>
            <w:r w:rsidRPr="003C02FF">
              <w:rPr>
                <w:color w:val="000000"/>
                <w:rPrChange w:id="30299" w:author="James Vu" w:date="2024-04-19T00:26:00Z">
                  <w:rPr>
                    <w:color w:val="000000"/>
                    <w:sz w:val="26"/>
                    <w:szCs w:val="26"/>
                  </w:rPr>
                </w:rPrChange>
              </w:rPr>
              <w:t> </w:t>
            </w:r>
          </w:p>
        </w:tc>
        <w:tc>
          <w:tcPr>
            <w:tcW w:w="567" w:type="pct"/>
            <w:shd w:val="clear" w:color="auto" w:fill="auto"/>
            <w:hideMark/>
            <w:tcPrChange w:id="3030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3AAE04B" w14:textId="77777777" w:rsidR="00093102" w:rsidRPr="003C02FF" w:rsidRDefault="00093102">
            <w:pPr>
              <w:widowControl w:val="0"/>
              <w:spacing w:before="120" w:after="120"/>
              <w:jc w:val="both"/>
              <w:rPr>
                <w:color w:val="000000"/>
                <w:rPrChange w:id="30301" w:author="James Vu" w:date="2024-04-19T00:26:00Z">
                  <w:rPr>
                    <w:color w:val="000000"/>
                    <w:sz w:val="26"/>
                    <w:szCs w:val="26"/>
                  </w:rPr>
                </w:rPrChange>
              </w:rPr>
              <w:pPrChange w:id="30302" w:author="James Vu" w:date="2024-04-18T22:33:00Z">
                <w:pPr>
                  <w:widowControl w:val="0"/>
                  <w:spacing w:before="120" w:after="120"/>
                </w:pPr>
              </w:pPrChange>
            </w:pPr>
            <w:r w:rsidRPr="003C02FF">
              <w:rPr>
                <w:color w:val="000000"/>
                <w:rPrChange w:id="30303" w:author="James Vu" w:date="2024-04-19T00:26:00Z">
                  <w:rPr>
                    <w:color w:val="000000"/>
                    <w:sz w:val="26"/>
                    <w:szCs w:val="26"/>
                  </w:rPr>
                </w:rPrChange>
              </w:rPr>
              <w:t> </w:t>
            </w:r>
          </w:p>
        </w:tc>
        <w:tc>
          <w:tcPr>
            <w:tcW w:w="351" w:type="pct"/>
            <w:shd w:val="clear" w:color="auto" w:fill="auto"/>
            <w:hideMark/>
            <w:tcPrChange w:id="3030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D6B967B" w14:textId="77777777" w:rsidR="00093102" w:rsidRPr="003C02FF" w:rsidRDefault="00093102">
            <w:pPr>
              <w:widowControl w:val="0"/>
              <w:spacing w:before="120" w:after="120"/>
              <w:jc w:val="both"/>
              <w:rPr>
                <w:color w:val="000000"/>
                <w:rPrChange w:id="30305" w:author="James Vu" w:date="2024-04-19T00:26:00Z">
                  <w:rPr>
                    <w:color w:val="000000"/>
                    <w:sz w:val="26"/>
                    <w:szCs w:val="26"/>
                  </w:rPr>
                </w:rPrChange>
              </w:rPr>
              <w:pPrChange w:id="30306" w:author="James Vu" w:date="2024-04-18T22:33:00Z">
                <w:pPr>
                  <w:widowControl w:val="0"/>
                  <w:spacing w:before="120" w:after="120"/>
                  <w:jc w:val="center"/>
                </w:pPr>
              </w:pPrChange>
            </w:pPr>
            <w:r w:rsidRPr="003C02FF">
              <w:rPr>
                <w:color w:val="000000"/>
                <w:rPrChange w:id="30307" w:author="James Vu" w:date="2024-04-19T00:26:00Z">
                  <w:rPr>
                    <w:color w:val="000000"/>
                    <w:sz w:val="26"/>
                    <w:szCs w:val="26"/>
                  </w:rPr>
                </w:rPrChange>
              </w:rPr>
              <w:t> </w:t>
            </w:r>
          </w:p>
        </w:tc>
        <w:tc>
          <w:tcPr>
            <w:tcW w:w="632" w:type="pct"/>
            <w:shd w:val="clear" w:color="auto" w:fill="auto"/>
            <w:hideMark/>
            <w:tcPrChange w:id="3030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378C27B" w14:textId="77777777" w:rsidR="00093102" w:rsidRPr="003C02FF" w:rsidRDefault="00093102">
            <w:pPr>
              <w:widowControl w:val="0"/>
              <w:spacing w:before="120" w:after="120"/>
              <w:jc w:val="both"/>
              <w:rPr>
                <w:color w:val="000000"/>
                <w:rPrChange w:id="30309" w:author="James Vu" w:date="2024-04-19T00:26:00Z">
                  <w:rPr>
                    <w:color w:val="000000"/>
                    <w:sz w:val="26"/>
                    <w:szCs w:val="26"/>
                  </w:rPr>
                </w:rPrChange>
              </w:rPr>
              <w:pPrChange w:id="30310" w:author="James Vu" w:date="2024-04-18T22:33:00Z">
                <w:pPr>
                  <w:widowControl w:val="0"/>
                  <w:spacing w:before="120" w:after="120"/>
                </w:pPr>
              </w:pPrChange>
            </w:pPr>
            <w:r w:rsidRPr="003C02FF">
              <w:rPr>
                <w:color w:val="000000"/>
                <w:rPrChange w:id="30311" w:author="James Vu" w:date="2024-04-19T00:26:00Z">
                  <w:rPr>
                    <w:color w:val="000000"/>
                    <w:sz w:val="26"/>
                    <w:szCs w:val="26"/>
                  </w:rPr>
                </w:rPrChange>
              </w:rPr>
              <w:t xml:space="preserve">                5.985 </w:t>
            </w:r>
          </w:p>
        </w:tc>
      </w:tr>
      <w:tr w:rsidR="00093102" w:rsidRPr="003C02FF" w14:paraId="62592377" w14:textId="77777777" w:rsidTr="003C02FF">
        <w:trPr>
          <w:trHeight w:val="300"/>
          <w:trPrChange w:id="30312" w:author="James Vu" w:date="2024-04-19T00:26:00Z">
            <w:trPr>
              <w:gridBefore w:val="1"/>
              <w:gridAfter w:val="0"/>
              <w:trHeight w:val="300"/>
            </w:trPr>
          </w:trPrChange>
        </w:trPr>
        <w:tc>
          <w:tcPr>
            <w:tcW w:w="254" w:type="pct"/>
            <w:shd w:val="clear" w:color="auto" w:fill="auto"/>
            <w:vAlign w:val="center"/>
            <w:hideMark/>
            <w:tcPrChange w:id="3031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35903FD" w14:textId="77777777" w:rsidR="00093102" w:rsidRPr="003C02FF" w:rsidRDefault="00093102">
            <w:pPr>
              <w:widowControl w:val="0"/>
              <w:spacing w:before="120" w:after="120"/>
              <w:jc w:val="both"/>
              <w:rPr>
                <w:i/>
                <w:iCs/>
                <w:color w:val="000000"/>
                <w:rPrChange w:id="30314" w:author="James Vu" w:date="2024-04-19T00:26:00Z">
                  <w:rPr>
                    <w:i/>
                    <w:iCs/>
                    <w:color w:val="000000"/>
                    <w:sz w:val="26"/>
                    <w:szCs w:val="26"/>
                  </w:rPr>
                </w:rPrChange>
              </w:rPr>
              <w:pPrChange w:id="30315" w:author="James Vu" w:date="2024-04-18T22:33:00Z">
                <w:pPr>
                  <w:widowControl w:val="0"/>
                  <w:spacing w:before="120" w:after="120"/>
                  <w:jc w:val="center"/>
                </w:pPr>
              </w:pPrChange>
            </w:pPr>
            <w:r w:rsidRPr="003C02FF">
              <w:rPr>
                <w:i/>
                <w:iCs/>
                <w:color w:val="000000"/>
                <w:rPrChange w:id="30316" w:author="James Vu" w:date="2024-04-19T00:26:00Z">
                  <w:rPr>
                    <w:i/>
                    <w:iCs/>
                    <w:color w:val="000000"/>
                    <w:sz w:val="26"/>
                    <w:szCs w:val="26"/>
                  </w:rPr>
                </w:rPrChange>
              </w:rPr>
              <w:t> </w:t>
            </w:r>
          </w:p>
        </w:tc>
        <w:tc>
          <w:tcPr>
            <w:tcW w:w="618" w:type="pct"/>
            <w:shd w:val="clear" w:color="auto" w:fill="auto"/>
            <w:vAlign w:val="center"/>
            <w:hideMark/>
            <w:tcPrChange w:id="3031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48FAE145" w14:textId="77777777" w:rsidR="00093102" w:rsidRPr="003C02FF" w:rsidRDefault="00093102">
            <w:pPr>
              <w:widowControl w:val="0"/>
              <w:spacing w:before="120" w:after="120"/>
              <w:jc w:val="both"/>
              <w:rPr>
                <w:i/>
                <w:iCs/>
                <w:color w:val="000000"/>
                <w:rPrChange w:id="30318" w:author="James Vu" w:date="2024-04-19T00:26:00Z">
                  <w:rPr>
                    <w:i/>
                    <w:iCs/>
                    <w:color w:val="000000"/>
                    <w:sz w:val="26"/>
                    <w:szCs w:val="26"/>
                  </w:rPr>
                </w:rPrChange>
              </w:rPr>
              <w:pPrChange w:id="30319" w:author="James Vu" w:date="2024-04-18T22:33:00Z">
                <w:pPr>
                  <w:widowControl w:val="0"/>
                  <w:spacing w:before="120" w:after="120"/>
                  <w:jc w:val="center"/>
                </w:pPr>
              </w:pPrChange>
            </w:pPr>
            <w:r w:rsidRPr="003C02FF">
              <w:rPr>
                <w:i/>
                <w:iCs/>
                <w:color w:val="000000"/>
                <w:rPrChange w:id="30320" w:author="James Vu" w:date="2024-04-19T00:26:00Z">
                  <w:rPr>
                    <w:i/>
                    <w:iCs/>
                    <w:color w:val="000000"/>
                    <w:sz w:val="26"/>
                    <w:szCs w:val="26"/>
                  </w:rPr>
                </w:rPrChange>
              </w:rPr>
              <w:t> </w:t>
            </w:r>
          </w:p>
        </w:tc>
        <w:tc>
          <w:tcPr>
            <w:tcW w:w="1636" w:type="pct"/>
            <w:shd w:val="clear" w:color="auto" w:fill="auto"/>
            <w:hideMark/>
            <w:tcPrChange w:id="3032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BA0DE2B" w14:textId="77777777" w:rsidR="00093102" w:rsidRPr="003C02FF" w:rsidRDefault="00093102">
            <w:pPr>
              <w:widowControl w:val="0"/>
              <w:spacing w:before="120" w:after="120"/>
              <w:jc w:val="both"/>
              <w:rPr>
                <w:i/>
                <w:iCs/>
                <w:color w:val="000000"/>
                <w:rPrChange w:id="30322" w:author="James Vu" w:date="2024-04-19T00:26:00Z">
                  <w:rPr>
                    <w:i/>
                    <w:iCs/>
                    <w:color w:val="000000"/>
                    <w:sz w:val="26"/>
                    <w:szCs w:val="26"/>
                  </w:rPr>
                </w:rPrChange>
              </w:rPr>
              <w:pPrChange w:id="30323" w:author="James Vu" w:date="2024-04-18T22:33:00Z">
                <w:pPr>
                  <w:widowControl w:val="0"/>
                  <w:spacing w:before="120" w:after="120"/>
                  <w:jc w:val="right"/>
                </w:pPr>
              </w:pPrChange>
            </w:pPr>
            <w:r w:rsidRPr="003C02FF">
              <w:rPr>
                <w:i/>
                <w:iCs/>
                <w:color w:val="000000"/>
                <w:rPrChange w:id="30324" w:author="James Vu" w:date="2024-04-19T00:26:00Z">
                  <w:rPr>
                    <w:i/>
                    <w:iCs/>
                    <w:color w:val="000000"/>
                    <w:sz w:val="26"/>
                    <w:szCs w:val="26"/>
                  </w:rPr>
                </w:rPrChange>
              </w:rPr>
              <w:t>Giấy A4</w:t>
            </w:r>
          </w:p>
        </w:tc>
        <w:tc>
          <w:tcPr>
            <w:tcW w:w="439" w:type="pct"/>
            <w:shd w:val="clear" w:color="auto" w:fill="auto"/>
            <w:vAlign w:val="center"/>
            <w:hideMark/>
            <w:tcPrChange w:id="3032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5780A1D" w14:textId="77777777" w:rsidR="00093102" w:rsidRPr="003C02FF" w:rsidRDefault="00093102">
            <w:pPr>
              <w:widowControl w:val="0"/>
              <w:spacing w:before="120" w:after="120"/>
              <w:jc w:val="both"/>
              <w:rPr>
                <w:i/>
                <w:iCs/>
                <w:color w:val="000000"/>
                <w:rPrChange w:id="30326" w:author="James Vu" w:date="2024-04-19T00:26:00Z">
                  <w:rPr>
                    <w:i/>
                    <w:iCs/>
                    <w:color w:val="000000"/>
                    <w:sz w:val="26"/>
                    <w:szCs w:val="26"/>
                  </w:rPr>
                </w:rPrChange>
              </w:rPr>
              <w:pPrChange w:id="30327" w:author="James Vu" w:date="2024-04-18T22:33:00Z">
                <w:pPr>
                  <w:widowControl w:val="0"/>
                  <w:spacing w:before="120" w:after="120"/>
                  <w:jc w:val="center"/>
                </w:pPr>
              </w:pPrChange>
            </w:pPr>
            <w:r w:rsidRPr="003C02FF">
              <w:rPr>
                <w:i/>
                <w:iCs/>
                <w:color w:val="000000"/>
                <w:rPrChange w:id="30328" w:author="James Vu" w:date="2024-04-19T00:26:00Z">
                  <w:rPr>
                    <w:i/>
                    <w:iCs/>
                    <w:color w:val="000000"/>
                    <w:sz w:val="26"/>
                    <w:szCs w:val="26"/>
                  </w:rPr>
                </w:rPrChange>
              </w:rPr>
              <w:t>Ram</w:t>
            </w:r>
          </w:p>
        </w:tc>
        <w:tc>
          <w:tcPr>
            <w:tcW w:w="502" w:type="pct"/>
            <w:shd w:val="clear" w:color="auto" w:fill="auto"/>
            <w:vAlign w:val="center"/>
            <w:hideMark/>
            <w:tcPrChange w:id="3032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928C2FE" w14:textId="77777777" w:rsidR="00093102" w:rsidRPr="003C02FF" w:rsidRDefault="00093102">
            <w:pPr>
              <w:widowControl w:val="0"/>
              <w:spacing w:before="120" w:after="120"/>
              <w:jc w:val="both"/>
              <w:rPr>
                <w:i/>
                <w:iCs/>
                <w:color w:val="000000"/>
                <w:rPrChange w:id="30330" w:author="James Vu" w:date="2024-04-19T00:26:00Z">
                  <w:rPr>
                    <w:i/>
                    <w:iCs/>
                    <w:color w:val="000000"/>
                    <w:sz w:val="26"/>
                    <w:szCs w:val="26"/>
                  </w:rPr>
                </w:rPrChange>
              </w:rPr>
              <w:pPrChange w:id="30331" w:author="James Vu" w:date="2024-04-18T22:33:00Z">
                <w:pPr>
                  <w:widowControl w:val="0"/>
                  <w:spacing w:before="120" w:after="120"/>
                  <w:jc w:val="center"/>
                </w:pPr>
              </w:pPrChange>
            </w:pPr>
            <w:r w:rsidRPr="003C02FF">
              <w:rPr>
                <w:i/>
                <w:iCs/>
                <w:color w:val="000000"/>
                <w:rPrChange w:id="30332" w:author="James Vu" w:date="2024-04-19T00:26:00Z">
                  <w:rPr>
                    <w:i/>
                    <w:iCs/>
                    <w:color w:val="000000"/>
                    <w:sz w:val="26"/>
                    <w:szCs w:val="26"/>
                  </w:rPr>
                </w:rPrChange>
              </w:rPr>
              <w:t>0,1</w:t>
            </w:r>
          </w:p>
        </w:tc>
        <w:tc>
          <w:tcPr>
            <w:tcW w:w="567" w:type="pct"/>
            <w:shd w:val="clear" w:color="auto" w:fill="auto"/>
            <w:hideMark/>
            <w:tcPrChange w:id="3033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BCD568E" w14:textId="77777777" w:rsidR="00093102" w:rsidRPr="003C02FF" w:rsidRDefault="00093102">
            <w:pPr>
              <w:widowControl w:val="0"/>
              <w:spacing w:before="120" w:after="120"/>
              <w:jc w:val="both"/>
              <w:rPr>
                <w:i/>
                <w:iCs/>
                <w:color w:val="000000"/>
                <w:rPrChange w:id="30334" w:author="James Vu" w:date="2024-04-19T00:26:00Z">
                  <w:rPr>
                    <w:i/>
                    <w:iCs/>
                    <w:color w:val="000000"/>
                    <w:sz w:val="26"/>
                    <w:szCs w:val="26"/>
                  </w:rPr>
                </w:rPrChange>
              </w:rPr>
              <w:pPrChange w:id="30335" w:author="James Vu" w:date="2024-04-18T22:33:00Z">
                <w:pPr>
                  <w:widowControl w:val="0"/>
                  <w:spacing w:before="120" w:after="120"/>
                </w:pPr>
              </w:pPrChange>
            </w:pPr>
            <w:r w:rsidRPr="003C02FF">
              <w:rPr>
                <w:i/>
                <w:iCs/>
                <w:color w:val="000000"/>
                <w:rPrChange w:id="30336" w:author="James Vu" w:date="2024-04-19T00:26:00Z">
                  <w:rPr>
                    <w:i/>
                    <w:iCs/>
                    <w:color w:val="000000"/>
                    <w:sz w:val="26"/>
                    <w:szCs w:val="26"/>
                  </w:rPr>
                </w:rPrChange>
              </w:rPr>
              <w:t xml:space="preserve">         57.000 </w:t>
            </w:r>
          </w:p>
        </w:tc>
        <w:tc>
          <w:tcPr>
            <w:tcW w:w="351" w:type="pct"/>
            <w:shd w:val="clear" w:color="auto" w:fill="auto"/>
            <w:hideMark/>
            <w:tcPrChange w:id="3033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F7E359E" w14:textId="77777777" w:rsidR="00093102" w:rsidRPr="003C02FF" w:rsidRDefault="00093102">
            <w:pPr>
              <w:widowControl w:val="0"/>
              <w:spacing w:before="120" w:after="120"/>
              <w:jc w:val="both"/>
              <w:rPr>
                <w:i/>
                <w:iCs/>
                <w:color w:val="000000"/>
                <w:rPrChange w:id="30338" w:author="James Vu" w:date="2024-04-19T00:26:00Z">
                  <w:rPr>
                    <w:i/>
                    <w:iCs/>
                    <w:color w:val="000000"/>
                    <w:sz w:val="26"/>
                    <w:szCs w:val="26"/>
                  </w:rPr>
                </w:rPrChange>
              </w:rPr>
              <w:pPrChange w:id="30339" w:author="James Vu" w:date="2024-04-18T22:33:00Z">
                <w:pPr>
                  <w:widowControl w:val="0"/>
                  <w:spacing w:before="120" w:after="120"/>
                  <w:jc w:val="center"/>
                </w:pPr>
              </w:pPrChange>
            </w:pPr>
            <w:r w:rsidRPr="003C02FF">
              <w:rPr>
                <w:i/>
                <w:iCs/>
                <w:color w:val="000000"/>
                <w:rPrChange w:id="30340" w:author="James Vu" w:date="2024-04-19T00:26:00Z">
                  <w:rPr>
                    <w:i/>
                    <w:iCs/>
                    <w:color w:val="000000"/>
                    <w:sz w:val="26"/>
                    <w:szCs w:val="26"/>
                  </w:rPr>
                </w:rPrChange>
              </w:rPr>
              <w:t>1</w:t>
            </w:r>
          </w:p>
        </w:tc>
        <w:tc>
          <w:tcPr>
            <w:tcW w:w="632" w:type="pct"/>
            <w:shd w:val="clear" w:color="auto" w:fill="auto"/>
            <w:hideMark/>
            <w:tcPrChange w:id="3034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7DBB270" w14:textId="77777777" w:rsidR="00093102" w:rsidRPr="003C02FF" w:rsidRDefault="00093102">
            <w:pPr>
              <w:widowControl w:val="0"/>
              <w:spacing w:before="120" w:after="120"/>
              <w:jc w:val="both"/>
              <w:rPr>
                <w:i/>
                <w:iCs/>
                <w:color w:val="000000"/>
                <w:rPrChange w:id="30342" w:author="James Vu" w:date="2024-04-19T00:26:00Z">
                  <w:rPr>
                    <w:i/>
                    <w:iCs/>
                    <w:color w:val="000000"/>
                    <w:sz w:val="26"/>
                    <w:szCs w:val="26"/>
                  </w:rPr>
                </w:rPrChange>
              </w:rPr>
              <w:pPrChange w:id="30343" w:author="James Vu" w:date="2024-04-18T22:33:00Z">
                <w:pPr>
                  <w:widowControl w:val="0"/>
                  <w:spacing w:before="120" w:after="120"/>
                </w:pPr>
              </w:pPrChange>
            </w:pPr>
            <w:r w:rsidRPr="003C02FF">
              <w:rPr>
                <w:i/>
                <w:iCs/>
                <w:color w:val="000000"/>
                <w:rPrChange w:id="30344" w:author="James Vu" w:date="2024-04-19T00:26:00Z">
                  <w:rPr>
                    <w:i/>
                    <w:iCs/>
                    <w:color w:val="000000"/>
                    <w:sz w:val="26"/>
                    <w:szCs w:val="26"/>
                  </w:rPr>
                </w:rPrChange>
              </w:rPr>
              <w:t xml:space="preserve">              5.700 </w:t>
            </w:r>
          </w:p>
        </w:tc>
      </w:tr>
      <w:tr w:rsidR="00093102" w:rsidRPr="003C02FF" w14:paraId="34B42612" w14:textId="77777777" w:rsidTr="003C02FF">
        <w:trPr>
          <w:trHeight w:val="300"/>
          <w:trPrChange w:id="30345" w:author="James Vu" w:date="2024-04-19T00:26:00Z">
            <w:trPr>
              <w:gridBefore w:val="1"/>
              <w:gridAfter w:val="0"/>
              <w:trHeight w:val="300"/>
            </w:trPr>
          </w:trPrChange>
        </w:trPr>
        <w:tc>
          <w:tcPr>
            <w:tcW w:w="254" w:type="pct"/>
            <w:shd w:val="clear" w:color="auto" w:fill="auto"/>
            <w:vAlign w:val="center"/>
            <w:hideMark/>
            <w:tcPrChange w:id="3034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10B26F97" w14:textId="77777777" w:rsidR="00093102" w:rsidRPr="003C02FF" w:rsidRDefault="00093102">
            <w:pPr>
              <w:widowControl w:val="0"/>
              <w:spacing w:before="120" w:after="120"/>
              <w:jc w:val="both"/>
              <w:rPr>
                <w:i/>
                <w:iCs/>
                <w:color w:val="000000"/>
                <w:rPrChange w:id="30347" w:author="James Vu" w:date="2024-04-19T00:26:00Z">
                  <w:rPr>
                    <w:i/>
                    <w:iCs/>
                    <w:color w:val="000000"/>
                    <w:sz w:val="26"/>
                    <w:szCs w:val="26"/>
                  </w:rPr>
                </w:rPrChange>
              </w:rPr>
              <w:pPrChange w:id="30348" w:author="James Vu" w:date="2024-04-18T22:33:00Z">
                <w:pPr>
                  <w:widowControl w:val="0"/>
                  <w:spacing w:before="120" w:after="120"/>
                  <w:jc w:val="center"/>
                </w:pPr>
              </w:pPrChange>
            </w:pPr>
            <w:r w:rsidRPr="003C02FF">
              <w:rPr>
                <w:i/>
                <w:iCs/>
                <w:color w:val="000000"/>
                <w:rPrChange w:id="30349" w:author="James Vu" w:date="2024-04-19T00:26:00Z">
                  <w:rPr>
                    <w:i/>
                    <w:iCs/>
                    <w:color w:val="000000"/>
                    <w:sz w:val="26"/>
                    <w:szCs w:val="26"/>
                  </w:rPr>
                </w:rPrChange>
              </w:rPr>
              <w:lastRenderedPageBreak/>
              <w:t> </w:t>
            </w:r>
          </w:p>
        </w:tc>
        <w:tc>
          <w:tcPr>
            <w:tcW w:w="618" w:type="pct"/>
            <w:shd w:val="clear" w:color="auto" w:fill="auto"/>
            <w:vAlign w:val="center"/>
            <w:hideMark/>
            <w:tcPrChange w:id="3035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86FA1CA" w14:textId="77777777" w:rsidR="00093102" w:rsidRPr="003C02FF" w:rsidRDefault="00093102">
            <w:pPr>
              <w:widowControl w:val="0"/>
              <w:spacing w:before="120" w:after="120"/>
              <w:jc w:val="both"/>
              <w:rPr>
                <w:i/>
                <w:iCs/>
                <w:color w:val="000000"/>
                <w:rPrChange w:id="30351" w:author="James Vu" w:date="2024-04-19T00:26:00Z">
                  <w:rPr>
                    <w:i/>
                    <w:iCs/>
                    <w:color w:val="000000"/>
                    <w:sz w:val="26"/>
                    <w:szCs w:val="26"/>
                  </w:rPr>
                </w:rPrChange>
              </w:rPr>
              <w:pPrChange w:id="30352" w:author="James Vu" w:date="2024-04-18T22:33:00Z">
                <w:pPr>
                  <w:widowControl w:val="0"/>
                  <w:spacing w:before="120" w:after="120"/>
                  <w:jc w:val="center"/>
                </w:pPr>
              </w:pPrChange>
            </w:pPr>
            <w:r w:rsidRPr="003C02FF">
              <w:rPr>
                <w:i/>
                <w:iCs/>
                <w:color w:val="000000"/>
                <w:rPrChange w:id="30353" w:author="James Vu" w:date="2024-04-19T00:26:00Z">
                  <w:rPr>
                    <w:i/>
                    <w:iCs/>
                    <w:color w:val="000000"/>
                    <w:sz w:val="26"/>
                    <w:szCs w:val="26"/>
                  </w:rPr>
                </w:rPrChange>
              </w:rPr>
              <w:t> </w:t>
            </w:r>
          </w:p>
        </w:tc>
        <w:tc>
          <w:tcPr>
            <w:tcW w:w="1636" w:type="pct"/>
            <w:shd w:val="clear" w:color="auto" w:fill="auto"/>
            <w:hideMark/>
            <w:tcPrChange w:id="3035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D9E831F" w14:textId="77777777" w:rsidR="00093102" w:rsidRPr="003C02FF" w:rsidRDefault="00093102">
            <w:pPr>
              <w:widowControl w:val="0"/>
              <w:spacing w:before="120" w:after="120"/>
              <w:jc w:val="both"/>
              <w:rPr>
                <w:i/>
                <w:iCs/>
                <w:color w:val="000000"/>
                <w:rPrChange w:id="30355" w:author="James Vu" w:date="2024-04-19T00:26:00Z">
                  <w:rPr>
                    <w:i/>
                    <w:iCs/>
                    <w:color w:val="000000"/>
                    <w:sz w:val="26"/>
                    <w:szCs w:val="26"/>
                  </w:rPr>
                </w:rPrChange>
              </w:rPr>
              <w:pPrChange w:id="30356" w:author="James Vu" w:date="2024-04-18T22:33:00Z">
                <w:pPr>
                  <w:widowControl w:val="0"/>
                  <w:spacing w:before="120" w:after="120"/>
                  <w:jc w:val="right"/>
                </w:pPr>
              </w:pPrChange>
            </w:pPr>
            <w:r w:rsidRPr="003C02FF">
              <w:rPr>
                <w:i/>
                <w:iCs/>
                <w:color w:val="000000"/>
                <w:rPrChange w:id="30357" w:author="James Vu" w:date="2024-04-19T00:26:00Z">
                  <w:rPr>
                    <w:i/>
                    <w:iCs/>
                    <w:color w:val="000000"/>
                    <w:sz w:val="26"/>
                    <w:szCs w:val="26"/>
                  </w:rPr>
                </w:rPrChange>
              </w:rPr>
              <w:t>Vật liệu khác</w:t>
            </w:r>
          </w:p>
        </w:tc>
        <w:tc>
          <w:tcPr>
            <w:tcW w:w="439" w:type="pct"/>
            <w:shd w:val="clear" w:color="auto" w:fill="auto"/>
            <w:vAlign w:val="center"/>
            <w:hideMark/>
            <w:tcPrChange w:id="3035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51913B4" w14:textId="77777777" w:rsidR="00093102" w:rsidRPr="003C02FF" w:rsidRDefault="00093102">
            <w:pPr>
              <w:widowControl w:val="0"/>
              <w:spacing w:before="120" w:after="120"/>
              <w:jc w:val="both"/>
              <w:rPr>
                <w:i/>
                <w:iCs/>
                <w:color w:val="000000"/>
                <w:rPrChange w:id="30359" w:author="James Vu" w:date="2024-04-19T00:26:00Z">
                  <w:rPr>
                    <w:i/>
                    <w:iCs/>
                    <w:color w:val="000000"/>
                    <w:sz w:val="26"/>
                    <w:szCs w:val="26"/>
                  </w:rPr>
                </w:rPrChange>
              </w:rPr>
              <w:pPrChange w:id="30360" w:author="James Vu" w:date="2024-04-18T22:33:00Z">
                <w:pPr>
                  <w:widowControl w:val="0"/>
                  <w:spacing w:before="120" w:after="120"/>
                  <w:jc w:val="center"/>
                </w:pPr>
              </w:pPrChange>
            </w:pPr>
            <w:r w:rsidRPr="003C02FF">
              <w:rPr>
                <w:i/>
                <w:iCs/>
                <w:color w:val="000000"/>
                <w:rPrChange w:id="30361" w:author="James Vu" w:date="2024-04-19T00:26:00Z">
                  <w:rPr>
                    <w:i/>
                    <w:iCs/>
                    <w:color w:val="000000"/>
                    <w:sz w:val="26"/>
                    <w:szCs w:val="26"/>
                  </w:rPr>
                </w:rPrChange>
              </w:rPr>
              <w:t>%</w:t>
            </w:r>
          </w:p>
        </w:tc>
        <w:tc>
          <w:tcPr>
            <w:tcW w:w="502" w:type="pct"/>
            <w:shd w:val="clear" w:color="auto" w:fill="auto"/>
            <w:vAlign w:val="center"/>
            <w:hideMark/>
            <w:tcPrChange w:id="3036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E15B941" w14:textId="77777777" w:rsidR="00093102" w:rsidRPr="003C02FF" w:rsidRDefault="00093102">
            <w:pPr>
              <w:widowControl w:val="0"/>
              <w:spacing w:before="120" w:after="120"/>
              <w:jc w:val="both"/>
              <w:rPr>
                <w:i/>
                <w:iCs/>
                <w:color w:val="000000"/>
                <w:rPrChange w:id="30363" w:author="James Vu" w:date="2024-04-19T00:26:00Z">
                  <w:rPr>
                    <w:i/>
                    <w:iCs/>
                    <w:color w:val="000000"/>
                    <w:sz w:val="26"/>
                    <w:szCs w:val="26"/>
                  </w:rPr>
                </w:rPrChange>
              </w:rPr>
              <w:pPrChange w:id="30364" w:author="James Vu" w:date="2024-04-18T22:33:00Z">
                <w:pPr>
                  <w:widowControl w:val="0"/>
                  <w:spacing w:before="120" w:after="120"/>
                  <w:jc w:val="center"/>
                </w:pPr>
              </w:pPrChange>
            </w:pPr>
            <w:r w:rsidRPr="003C02FF">
              <w:rPr>
                <w:i/>
                <w:iCs/>
                <w:color w:val="000000"/>
                <w:rPrChange w:id="30365" w:author="James Vu" w:date="2024-04-19T00:26:00Z">
                  <w:rPr>
                    <w:i/>
                    <w:iCs/>
                    <w:color w:val="000000"/>
                    <w:sz w:val="26"/>
                    <w:szCs w:val="26"/>
                  </w:rPr>
                </w:rPrChange>
              </w:rPr>
              <w:t>5</w:t>
            </w:r>
          </w:p>
        </w:tc>
        <w:tc>
          <w:tcPr>
            <w:tcW w:w="567" w:type="pct"/>
            <w:shd w:val="clear" w:color="auto" w:fill="auto"/>
            <w:hideMark/>
            <w:tcPrChange w:id="3036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270DCCA" w14:textId="77777777" w:rsidR="00093102" w:rsidRPr="003C02FF" w:rsidRDefault="00093102">
            <w:pPr>
              <w:widowControl w:val="0"/>
              <w:spacing w:before="120" w:after="120"/>
              <w:jc w:val="both"/>
              <w:rPr>
                <w:i/>
                <w:iCs/>
                <w:color w:val="000000"/>
                <w:rPrChange w:id="30367" w:author="James Vu" w:date="2024-04-19T00:26:00Z">
                  <w:rPr>
                    <w:i/>
                    <w:iCs/>
                    <w:color w:val="000000"/>
                    <w:sz w:val="26"/>
                    <w:szCs w:val="26"/>
                  </w:rPr>
                </w:rPrChange>
              </w:rPr>
              <w:pPrChange w:id="30368" w:author="James Vu" w:date="2024-04-18T22:33:00Z">
                <w:pPr>
                  <w:widowControl w:val="0"/>
                  <w:spacing w:before="120" w:after="120"/>
                </w:pPr>
              </w:pPrChange>
            </w:pPr>
            <w:r w:rsidRPr="003C02FF">
              <w:rPr>
                <w:i/>
                <w:iCs/>
                <w:color w:val="000000"/>
                <w:rPrChange w:id="30369" w:author="James Vu" w:date="2024-04-19T00:26:00Z">
                  <w:rPr>
                    <w:i/>
                    <w:iCs/>
                    <w:color w:val="000000"/>
                    <w:sz w:val="26"/>
                    <w:szCs w:val="26"/>
                  </w:rPr>
                </w:rPrChange>
              </w:rPr>
              <w:t> </w:t>
            </w:r>
          </w:p>
        </w:tc>
        <w:tc>
          <w:tcPr>
            <w:tcW w:w="351" w:type="pct"/>
            <w:shd w:val="clear" w:color="auto" w:fill="auto"/>
            <w:hideMark/>
            <w:tcPrChange w:id="3037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ED2F39F" w14:textId="77777777" w:rsidR="00093102" w:rsidRPr="003C02FF" w:rsidRDefault="00093102">
            <w:pPr>
              <w:widowControl w:val="0"/>
              <w:spacing w:before="120" w:after="120"/>
              <w:jc w:val="both"/>
              <w:rPr>
                <w:i/>
                <w:iCs/>
                <w:color w:val="000000"/>
                <w:rPrChange w:id="30371" w:author="James Vu" w:date="2024-04-19T00:26:00Z">
                  <w:rPr>
                    <w:i/>
                    <w:iCs/>
                    <w:color w:val="000000"/>
                    <w:sz w:val="26"/>
                    <w:szCs w:val="26"/>
                  </w:rPr>
                </w:rPrChange>
              </w:rPr>
              <w:pPrChange w:id="30372" w:author="James Vu" w:date="2024-04-18T22:33:00Z">
                <w:pPr>
                  <w:widowControl w:val="0"/>
                  <w:spacing w:before="120" w:after="120"/>
                  <w:jc w:val="center"/>
                </w:pPr>
              </w:pPrChange>
            </w:pPr>
            <w:r w:rsidRPr="003C02FF">
              <w:rPr>
                <w:i/>
                <w:iCs/>
                <w:color w:val="000000"/>
                <w:rPrChange w:id="30373" w:author="James Vu" w:date="2024-04-19T00:26:00Z">
                  <w:rPr>
                    <w:i/>
                    <w:iCs/>
                    <w:color w:val="000000"/>
                    <w:sz w:val="26"/>
                    <w:szCs w:val="26"/>
                  </w:rPr>
                </w:rPrChange>
              </w:rPr>
              <w:t>1</w:t>
            </w:r>
          </w:p>
        </w:tc>
        <w:tc>
          <w:tcPr>
            <w:tcW w:w="632" w:type="pct"/>
            <w:shd w:val="clear" w:color="auto" w:fill="auto"/>
            <w:hideMark/>
            <w:tcPrChange w:id="3037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DD8E41D" w14:textId="77777777" w:rsidR="00093102" w:rsidRPr="003C02FF" w:rsidRDefault="00093102">
            <w:pPr>
              <w:widowControl w:val="0"/>
              <w:spacing w:before="120" w:after="120"/>
              <w:jc w:val="both"/>
              <w:rPr>
                <w:i/>
                <w:iCs/>
                <w:color w:val="000000"/>
                <w:rPrChange w:id="30375" w:author="James Vu" w:date="2024-04-19T00:26:00Z">
                  <w:rPr>
                    <w:i/>
                    <w:iCs/>
                    <w:color w:val="000000"/>
                    <w:sz w:val="26"/>
                    <w:szCs w:val="26"/>
                  </w:rPr>
                </w:rPrChange>
              </w:rPr>
              <w:pPrChange w:id="30376" w:author="James Vu" w:date="2024-04-18T22:33:00Z">
                <w:pPr>
                  <w:widowControl w:val="0"/>
                  <w:spacing w:before="120" w:after="120"/>
                </w:pPr>
              </w:pPrChange>
            </w:pPr>
            <w:r w:rsidRPr="003C02FF">
              <w:rPr>
                <w:i/>
                <w:iCs/>
                <w:color w:val="000000"/>
                <w:rPrChange w:id="30377" w:author="James Vu" w:date="2024-04-19T00:26:00Z">
                  <w:rPr>
                    <w:i/>
                    <w:iCs/>
                    <w:color w:val="000000"/>
                    <w:sz w:val="26"/>
                    <w:szCs w:val="26"/>
                  </w:rPr>
                </w:rPrChange>
              </w:rPr>
              <w:t xml:space="preserve">                 285 </w:t>
            </w:r>
          </w:p>
        </w:tc>
      </w:tr>
      <w:tr w:rsidR="00093102" w:rsidRPr="003C02FF" w14:paraId="6B66DD75" w14:textId="77777777" w:rsidTr="003C02FF">
        <w:trPr>
          <w:trHeight w:val="300"/>
          <w:trPrChange w:id="30378" w:author="James Vu" w:date="2024-04-19T00:26:00Z">
            <w:trPr>
              <w:gridBefore w:val="1"/>
              <w:gridAfter w:val="0"/>
              <w:trHeight w:val="300"/>
            </w:trPr>
          </w:trPrChange>
        </w:trPr>
        <w:tc>
          <w:tcPr>
            <w:tcW w:w="254" w:type="pct"/>
            <w:shd w:val="clear" w:color="auto" w:fill="auto"/>
            <w:vAlign w:val="center"/>
            <w:hideMark/>
            <w:tcPrChange w:id="3037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E254BFD" w14:textId="77777777" w:rsidR="00093102" w:rsidRPr="003C02FF" w:rsidRDefault="00093102">
            <w:pPr>
              <w:widowControl w:val="0"/>
              <w:spacing w:before="120" w:after="120"/>
              <w:jc w:val="both"/>
              <w:rPr>
                <w:color w:val="000000"/>
                <w:rPrChange w:id="30380" w:author="James Vu" w:date="2024-04-19T00:26:00Z">
                  <w:rPr>
                    <w:color w:val="000000"/>
                    <w:sz w:val="26"/>
                    <w:szCs w:val="26"/>
                  </w:rPr>
                </w:rPrChange>
              </w:rPr>
              <w:pPrChange w:id="30381" w:author="James Vu" w:date="2024-04-18T22:33:00Z">
                <w:pPr>
                  <w:widowControl w:val="0"/>
                  <w:spacing w:before="120" w:after="120"/>
                  <w:jc w:val="center"/>
                </w:pPr>
              </w:pPrChange>
            </w:pPr>
            <w:r w:rsidRPr="003C02FF">
              <w:rPr>
                <w:color w:val="000000"/>
                <w:rPrChange w:id="30382" w:author="James Vu" w:date="2024-04-19T00:26:00Z">
                  <w:rPr>
                    <w:color w:val="000000"/>
                    <w:sz w:val="26"/>
                    <w:szCs w:val="26"/>
                  </w:rPr>
                </w:rPrChange>
              </w:rPr>
              <w:t> </w:t>
            </w:r>
          </w:p>
        </w:tc>
        <w:tc>
          <w:tcPr>
            <w:tcW w:w="618" w:type="pct"/>
            <w:shd w:val="clear" w:color="auto" w:fill="auto"/>
            <w:vAlign w:val="center"/>
            <w:hideMark/>
            <w:tcPrChange w:id="3038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7E125BD" w14:textId="77777777" w:rsidR="00093102" w:rsidRPr="003C02FF" w:rsidRDefault="00093102">
            <w:pPr>
              <w:widowControl w:val="0"/>
              <w:spacing w:before="120" w:after="120"/>
              <w:jc w:val="both"/>
              <w:rPr>
                <w:color w:val="000000"/>
                <w:rPrChange w:id="30384" w:author="James Vu" w:date="2024-04-19T00:26:00Z">
                  <w:rPr>
                    <w:color w:val="000000"/>
                    <w:sz w:val="26"/>
                    <w:szCs w:val="26"/>
                  </w:rPr>
                </w:rPrChange>
              </w:rPr>
              <w:pPrChange w:id="30385" w:author="James Vu" w:date="2024-04-18T22:33:00Z">
                <w:pPr>
                  <w:widowControl w:val="0"/>
                  <w:spacing w:before="120" w:after="120"/>
                  <w:jc w:val="center"/>
                </w:pPr>
              </w:pPrChange>
            </w:pPr>
            <w:r w:rsidRPr="003C02FF">
              <w:rPr>
                <w:color w:val="000000"/>
                <w:rPrChange w:id="30386" w:author="James Vu" w:date="2024-04-19T00:26:00Z">
                  <w:rPr>
                    <w:color w:val="000000"/>
                    <w:sz w:val="26"/>
                    <w:szCs w:val="26"/>
                  </w:rPr>
                </w:rPrChange>
              </w:rPr>
              <w:t> </w:t>
            </w:r>
          </w:p>
        </w:tc>
        <w:tc>
          <w:tcPr>
            <w:tcW w:w="1636" w:type="pct"/>
            <w:shd w:val="clear" w:color="auto" w:fill="auto"/>
            <w:hideMark/>
            <w:tcPrChange w:id="3038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371B52E" w14:textId="77777777" w:rsidR="00093102" w:rsidRPr="003C02FF" w:rsidRDefault="00093102">
            <w:pPr>
              <w:widowControl w:val="0"/>
              <w:spacing w:before="120" w:after="120"/>
              <w:jc w:val="both"/>
              <w:rPr>
                <w:color w:val="000000"/>
                <w:rPrChange w:id="30388" w:author="James Vu" w:date="2024-04-19T00:26:00Z">
                  <w:rPr>
                    <w:color w:val="000000"/>
                    <w:sz w:val="26"/>
                    <w:szCs w:val="26"/>
                  </w:rPr>
                </w:rPrChange>
              </w:rPr>
              <w:pPrChange w:id="30389" w:author="James Vu" w:date="2024-04-18T22:33:00Z">
                <w:pPr>
                  <w:widowControl w:val="0"/>
                  <w:spacing w:before="120" w:after="120"/>
                </w:pPr>
              </w:pPrChange>
            </w:pPr>
            <w:r w:rsidRPr="003C02FF">
              <w:rPr>
                <w:color w:val="000000"/>
                <w:rPrChange w:id="30390" w:author="James Vu" w:date="2024-04-19T00:26:00Z">
                  <w:rPr>
                    <w:color w:val="000000"/>
                    <w:sz w:val="26"/>
                    <w:szCs w:val="26"/>
                  </w:rPr>
                </w:rPrChange>
              </w:rPr>
              <w:t>b) Nhân công</w:t>
            </w:r>
          </w:p>
        </w:tc>
        <w:tc>
          <w:tcPr>
            <w:tcW w:w="439" w:type="pct"/>
            <w:shd w:val="clear" w:color="auto" w:fill="auto"/>
            <w:vAlign w:val="center"/>
            <w:hideMark/>
            <w:tcPrChange w:id="3039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C406062" w14:textId="77777777" w:rsidR="00093102" w:rsidRPr="003C02FF" w:rsidRDefault="00093102">
            <w:pPr>
              <w:widowControl w:val="0"/>
              <w:spacing w:before="120" w:after="120"/>
              <w:jc w:val="both"/>
              <w:rPr>
                <w:color w:val="000000"/>
                <w:rPrChange w:id="30392" w:author="James Vu" w:date="2024-04-19T00:26:00Z">
                  <w:rPr>
                    <w:color w:val="000000"/>
                    <w:sz w:val="26"/>
                    <w:szCs w:val="26"/>
                  </w:rPr>
                </w:rPrChange>
              </w:rPr>
              <w:pPrChange w:id="30393" w:author="James Vu" w:date="2024-04-18T22:33:00Z">
                <w:pPr>
                  <w:widowControl w:val="0"/>
                  <w:spacing w:before="120" w:after="120"/>
                  <w:jc w:val="center"/>
                </w:pPr>
              </w:pPrChange>
            </w:pPr>
            <w:r w:rsidRPr="003C02FF">
              <w:rPr>
                <w:color w:val="000000"/>
                <w:rPrChange w:id="30394" w:author="James Vu" w:date="2024-04-19T00:26:00Z">
                  <w:rPr>
                    <w:color w:val="000000"/>
                    <w:sz w:val="26"/>
                    <w:szCs w:val="26"/>
                  </w:rPr>
                </w:rPrChange>
              </w:rPr>
              <w:t> </w:t>
            </w:r>
          </w:p>
        </w:tc>
        <w:tc>
          <w:tcPr>
            <w:tcW w:w="502" w:type="pct"/>
            <w:shd w:val="clear" w:color="auto" w:fill="auto"/>
            <w:vAlign w:val="center"/>
            <w:hideMark/>
            <w:tcPrChange w:id="3039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CBE4BB2" w14:textId="77777777" w:rsidR="00093102" w:rsidRPr="003C02FF" w:rsidRDefault="00093102">
            <w:pPr>
              <w:widowControl w:val="0"/>
              <w:spacing w:before="120" w:after="120"/>
              <w:jc w:val="both"/>
              <w:rPr>
                <w:color w:val="000000"/>
                <w:rPrChange w:id="30396" w:author="James Vu" w:date="2024-04-19T00:26:00Z">
                  <w:rPr>
                    <w:color w:val="000000"/>
                    <w:sz w:val="26"/>
                    <w:szCs w:val="26"/>
                  </w:rPr>
                </w:rPrChange>
              </w:rPr>
              <w:pPrChange w:id="30397" w:author="James Vu" w:date="2024-04-18T22:33:00Z">
                <w:pPr>
                  <w:widowControl w:val="0"/>
                  <w:spacing w:before="120" w:after="120"/>
                  <w:jc w:val="center"/>
                </w:pPr>
              </w:pPrChange>
            </w:pPr>
            <w:r w:rsidRPr="003C02FF">
              <w:rPr>
                <w:color w:val="000000"/>
                <w:rPrChange w:id="30398" w:author="James Vu" w:date="2024-04-19T00:26:00Z">
                  <w:rPr>
                    <w:color w:val="000000"/>
                    <w:sz w:val="26"/>
                    <w:szCs w:val="26"/>
                  </w:rPr>
                </w:rPrChange>
              </w:rPr>
              <w:t> </w:t>
            </w:r>
          </w:p>
        </w:tc>
        <w:tc>
          <w:tcPr>
            <w:tcW w:w="567" w:type="pct"/>
            <w:shd w:val="clear" w:color="auto" w:fill="auto"/>
            <w:hideMark/>
            <w:tcPrChange w:id="3039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4B6AB911" w14:textId="77777777" w:rsidR="00093102" w:rsidRPr="003C02FF" w:rsidRDefault="00093102">
            <w:pPr>
              <w:widowControl w:val="0"/>
              <w:spacing w:before="120" w:after="120"/>
              <w:jc w:val="both"/>
              <w:rPr>
                <w:color w:val="000000"/>
                <w:rPrChange w:id="30400" w:author="James Vu" w:date="2024-04-19T00:26:00Z">
                  <w:rPr>
                    <w:color w:val="000000"/>
                    <w:sz w:val="26"/>
                    <w:szCs w:val="26"/>
                  </w:rPr>
                </w:rPrChange>
              </w:rPr>
              <w:pPrChange w:id="30401" w:author="James Vu" w:date="2024-04-18T22:33:00Z">
                <w:pPr>
                  <w:widowControl w:val="0"/>
                  <w:spacing w:before="120" w:after="120"/>
                </w:pPr>
              </w:pPrChange>
            </w:pPr>
            <w:r w:rsidRPr="003C02FF">
              <w:rPr>
                <w:color w:val="000000"/>
                <w:rPrChange w:id="30402" w:author="James Vu" w:date="2024-04-19T00:26:00Z">
                  <w:rPr>
                    <w:color w:val="000000"/>
                    <w:sz w:val="26"/>
                    <w:szCs w:val="26"/>
                  </w:rPr>
                </w:rPrChange>
              </w:rPr>
              <w:t> </w:t>
            </w:r>
          </w:p>
        </w:tc>
        <w:tc>
          <w:tcPr>
            <w:tcW w:w="351" w:type="pct"/>
            <w:shd w:val="clear" w:color="auto" w:fill="auto"/>
            <w:hideMark/>
            <w:tcPrChange w:id="3040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84A8D01" w14:textId="77777777" w:rsidR="00093102" w:rsidRPr="003C02FF" w:rsidRDefault="00093102">
            <w:pPr>
              <w:widowControl w:val="0"/>
              <w:spacing w:before="120" w:after="120"/>
              <w:jc w:val="both"/>
              <w:rPr>
                <w:color w:val="000000"/>
                <w:rPrChange w:id="30404" w:author="James Vu" w:date="2024-04-19T00:26:00Z">
                  <w:rPr>
                    <w:color w:val="000000"/>
                    <w:sz w:val="26"/>
                    <w:szCs w:val="26"/>
                  </w:rPr>
                </w:rPrChange>
              </w:rPr>
              <w:pPrChange w:id="30405" w:author="James Vu" w:date="2024-04-18T22:33:00Z">
                <w:pPr>
                  <w:widowControl w:val="0"/>
                  <w:spacing w:before="120" w:after="120"/>
                  <w:jc w:val="center"/>
                </w:pPr>
              </w:pPrChange>
            </w:pPr>
            <w:r w:rsidRPr="003C02FF">
              <w:rPr>
                <w:color w:val="000000"/>
                <w:rPrChange w:id="30406" w:author="James Vu" w:date="2024-04-19T00:26:00Z">
                  <w:rPr>
                    <w:color w:val="000000"/>
                    <w:sz w:val="26"/>
                    <w:szCs w:val="26"/>
                  </w:rPr>
                </w:rPrChange>
              </w:rPr>
              <w:t> </w:t>
            </w:r>
          </w:p>
        </w:tc>
        <w:tc>
          <w:tcPr>
            <w:tcW w:w="632" w:type="pct"/>
            <w:shd w:val="clear" w:color="auto" w:fill="auto"/>
            <w:hideMark/>
            <w:tcPrChange w:id="3040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F10324F" w14:textId="77777777" w:rsidR="00093102" w:rsidRPr="003C02FF" w:rsidRDefault="00093102">
            <w:pPr>
              <w:widowControl w:val="0"/>
              <w:spacing w:before="120" w:after="120"/>
              <w:jc w:val="both"/>
              <w:rPr>
                <w:color w:val="000000"/>
                <w:rPrChange w:id="30408" w:author="James Vu" w:date="2024-04-19T00:26:00Z">
                  <w:rPr>
                    <w:color w:val="000000"/>
                    <w:sz w:val="26"/>
                    <w:szCs w:val="26"/>
                  </w:rPr>
                </w:rPrChange>
              </w:rPr>
              <w:pPrChange w:id="30409" w:author="James Vu" w:date="2024-04-18T22:33:00Z">
                <w:pPr>
                  <w:widowControl w:val="0"/>
                  <w:spacing w:before="120" w:after="120"/>
                </w:pPr>
              </w:pPrChange>
            </w:pPr>
            <w:r w:rsidRPr="003C02FF">
              <w:rPr>
                <w:color w:val="000000"/>
                <w:rPrChange w:id="30410" w:author="James Vu" w:date="2024-04-19T00:26:00Z">
                  <w:rPr>
                    <w:color w:val="000000"/>
                    <w:sz w:val="26"/>
                    <w:szCs w:val="26"/>
                  </w:rPr>
                </w:rPrChange>
              </w:rPr>
              <w:t xml:space="preserve">            656.266 </w:t>
            </w:r>
          </w:p>
        </w:tc>
      </w:tr>
      <w:tr w:rsidR="00093102" w:rsidRPr="003C02FF" w14:paraId="66594E7D" w14:textId="77777777" w:rsidTr="003C02FF">
        <w:trPr>
          <w:trHeight w:val="300"/>
          <w:trPrChange w:id="30411" w:author="James Vu" w:date="2024-04-19T00:26:00Z">
            <w:trPr>
              <w:gridBefore w:val="1"/>
              <w:gridAfter w:val="0"/>
              <w:trHeight w:val="300"/>
            </w:trPr>
          </w:trPrChange>
        </w:trPr>
        <w:tc>
          <w:tcPr>
            <w:tcW w:w="254" w:type="pct"/>
            <w:shd w:val="clear" w:color="auto" w:fill="auto"/>
            <w:vAlign w:val="center"/>
            <w:hideMark/>
            <w:tcPrChange w:id="3041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44ACCC2" w14:textId="77777777" w:rsidR="00093102" w:rsidRPr="003C02FF" w:rsidRDefault="00093102">
            <w:pPr>
              <w:widowControl w:val="0"/>
              <w:spacing w:before="120" w:after="120"/>
              <w:jc w:val="both"/>
              <w:rPr>
                <w:i/>
                <w:iCs/>
                <w:color w:val="000000"/>
                <w:rPrChange w:id="30413" w:author="James Vu" w:date="2024-04-19T00:26:00Z">
                  <w:rPr>
                    <w:i/>
                    <w:iCs/>
                    <w:color w:val="000000"/>
                    <w:sz w:val="26"/>
                    <w:szCs w:val="26"/>
                  </w:rPr>
                </w:rPrChange>
              </w:rPr>
              <w:pPrChange w:id="30414" w:author="James Vu" w:date="2024-04-18T22:33:00Z">
                <w:pPr>
                  <w:widowControl w:val="0"/>
                  <w:spacing w:before="120" w:after="120"/>
                  <w:jc w:val="center"/>
                </w:pPr>
              </w:pPrChange>
            </w:pPr>
            <w:r w:rsidRPr="003C02FF">
              <w:rPr>
                <w:i/>
                <w:iCs/>
                <w:color w:val="000000"/>
                <w:rPrChange w:id="30415" w:author="James Vu" w:date="2024-04-19T00:26:00Z">
                  <w:rPr>
                    <w:i/>
                    <w:iCs/>
                    <w:color w:val="000000"/>
                    <w:sz w:val="26"/>
                    <w:szCs w:val="26"/>
                  </w:rPr>
                </w:rPrChange>
              </w:rPr>
              <w:t> </w:t>
            </w:r>
          </w:p>
        </w:tc>
        <w:tc>
          <w:tcPr>
            <w:tcW w:w="618" w:type="pct"/>
            <w:shd w:val="clear" w:color="auto" w:fill="auto"/>
            <w:vAlign w:val="center"/>
            <w:hideMark/>
            <w:tcPrChange w:id="3041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49E270A" w14:textId="77777777" w:rsidR="00093102" w:rsidRPr="003C02FF" w:rsidRDefault="00093102">
            <w:pPr>
              <w:widowControl w:val="0"/>
              <w:spacing w:before="120" w:after="120"/>
              <w:jc w:val="both"/>
              <w:rPr>
                <w:i/>
                <w:iCs/>
                <w:color w:val="000000"/>
                <w:rPrChange w:id="30417" w:author="James Vu" w:date="2024-04-19T00:26:00Z">
                  <w:rPr>
                    <w:i/>
                    <w:iCs/>
                    <w:color w:val="000000"/>
                    <w:sz w:val="26"/>
                    <w:szCs w:val="26"/>
                  </w:rPr>
                </w:rPrChange>
              </w:rPr>
              <w:pPrChange w:id="30418" w:author="James Vu" w:date="2024-04-18T22:33:00Z">
                <w:pPr>
                  <w:widowControl w:val="0"/>
                  <w:spacing w:before="120" w:after="120"/>
                  <w:jc w:val="center"/>
                </w:pPr>
              </w:pPrChange>
            </w:pPr>
            <w:r w:rsidRPr="003C02FF">
              <w:rPr>
                <w:i/>
                <w:iCs/>
                <w:color w:val="000000"/>
                <w:rPrChange w:id="30419" w:author="James Vu" w:date="2024-04-19T00:26:00Z">
                  <w:rPr>
                    <w:i/>
                    <w:iCs/>
                    <w:color w:val="000000"/>
                    <w:sz w:val="26"/>
                    <w:szCs w:val="26"/>
                  </w:rPr>
                </w:rPrChange>
              </w:rPr>
              <w:t> </w:t>
            </w:r>
          </w:p>
        </w:tc>
        <w:tc>
          <w:tcPr>
            <w:tcW w:w="1636" w:type="pct"/>
            <w:shd w:val="clear" w:color="auto" w:fill="auto"/>
            <w:hideMark/>
            <w:tcPrChange w:id="3042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24C6812" w14:textId="77777777" w:rsidR="00093102" w:rsidRPr="003C02FF" w:rsidRDefault="00093102">
            <w:pPr>
              <w:widowControl w:val="0"/>
              <w:spacing w:before="120" w:after="120"/>
              <w:jc w:val="both"/>
              <w:rPr>
                <w:i/>
                <w:iCs/>
                <w:color w:val="000000"/>
                <w:rPrChange w:id="30421" w:author="James Vu" w:date="2024-04-19T00:26:00Z">
                  <w:rPr>
                    <w:i/>
                    <w:iCs/>
                    <w:color w:val="000000"/>
                    <w:sz w:val="26"/>
                    <w:szCs w:val="26"/>
                  </w:rPr>
                </w:rPrChange>
              </w:rPr>
              <w:pPrChange w:id="30422" w:author="James Vu" w:date="2024-04-18T22:33:00Z">
                <w:pPr>
                  <w:widowControl w:val="0"/>
                  <w:spacing w:before="120" w:after="120"/>
                  <w:jc w:val="right"/>
                </w:pPr>
              </w:pPrChange>
            </w:pPr>
            <w:r w:rsidRPr="003C02FF">
              <w:rPr>
                <w:i/>
                <w:iCs/>
                <w:color w:val="000000"/>
                <w:rPrChange w:id="30423" w:author="James Vu" w:date="2024-04-19T00:26:00Z">
                  <w:rPr>
                    <w:i/>
                    <w:iCs/>
                    <w:color w:val="000000"/>
                    <w:sz w:val="26"/>
                    <w:szCs w:val="26"/>
                  </w:rPr>
                </w:rPrChange>
              </w:rPr>
              <w:t>Kỹ sư 3/8</w:t>
            </w:r>
          </w:p>
        </w:tc>
        <w:tc>
          <w:tcPr>
            <w:tcW w:w="439" w:type="pct"/>
            <w:shd w:val="clear" w:color="auto" w:fill="auto"/>
            <w:vAlign w:val="center"/>
            <w:hideMark/>
            <w:tcPrChange w:id="3042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84178A5" w14:textId="77777777" w:rsidR="00093102" w:rsidRPr="003C02FF" w:rsidRDefault="00093102">
            <w:pPr>
              <w:widowControl w:val="0"/>
              <w:spacing w:before="120" w:after="120"/>
              <w:jc w:val="both"/>
              <w:rPr>
                <w:i/>
                <w:iCs/>
                <w:color w:val="000000"/>
                <w:rPrChange w:id="30425" w:author="James Vu" w:date="2024-04-19T00:26:00Z">
                  <w:rPr>
                    <w:i/>
                    <w:iCs/>
                    <w:color w:val="000000"/>
                    <w:sz w:val="26"/>
                    <w:szCs w:val="26"/>
                  </w:rPr>
                </w:rPrChange>
              </w:rPr>
              <w:pPrChange w:id="30426" w:author="James Vu" w:date="2024-04-18T22:33:00Z">
                <w:pPr>
                  <w:widowControl w:val="0"/>
                  <w:spacing w:before="120" w:after="120"/>
                  <w:jc w:val="center"/>
                </w:pPr>
              </w:pPrChange>
            </w:pPr>
            <w:r w:rsidRPr="003C02FF">
              <w:rPr>
                <w:i/>
                <w:iCs/>
                <w:color w:val="000000"/>
                <w:rPrChange w:id="30427" w:author="James Vu" w:date="2024-04-19T00:26:00Z">
                  <w:rPr>
                    <w:i/>
                    <w:iCs/>
                    <w:color w:val="000000"/>
                    <w:sz w:val="26"/>
                    <w:szCs w:val="26"/>
                  </w:rPr>
                </w:rPrChange>
              </w:rPr>
              <w:t>công</w:t>
            </w:r>
          </w:p>
        </w:tc>
        <w:tc>
          <w:tcPr>
            <w:tcW w:w="502" w:type="pct"/>
            <w:shd w:val="clear" w:color="auto" w:fill="auto"/>
            <w:vAlign w:val="center"/>
            <w:hideMark/>
            <w:tcPrChange w:id="3042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2BE2050" w14:textId="77777777" w:rsidR="00093102" w:rsidRPr="003C02FF" w:rsidRDefault="00093102">
            <w:pPr>
              <w:widowControl w:val="0"/>
              <w:spacing w:before="120" w:after="120"/>
              <w:jc w:val="both"/>
              <w:rPr>
                <w:i/>
                <w:iCs/>
                <w:color w:val="000000"/>
                <w:rPrChange w:id="30429" w:author="James Vu" w:date="2024-04-19T00:26:00Z">
                  <w:rPr>
                    <w:i/>
                    <w:iCs/>
                    <w:color w:val="000000"/>
                    <w:sz w:val="26"/>
                    <w:szCs w:val="26"/>
                  </w:rPr>
                </w:rPrChange>
              </w:rPr>
              <w:pPrChange w:id="30430" w:author="James Vu" w:date="2024-04-18T22:33:00Z">
                <w:pPr>
                  <w:widowControl w:val="0"/>
                  <w:spacing w:before="120" w:after="120"/>
                  <w:jc w:val="center"/>
                </w:pPr>
              </w:pPrChange>
            </w:pPr>
            <w:r w:rsidRPr="003C02FF">
              <w:rPr>
                <w:i/>
                <w:iCs/>
                <w:color w:val="000000"/>
                <w:rPrChange w:id="30431" w:author="James Vu" w:date="2024-04-19T00:26:00Z">
                  <w:rPr>
                    <w:i/>
                    <w:iCs/>
                    <w:color w:val="000000"/>
                    <w:sz w:val="26"/>
                    <w:szCs w:val="26"/>
                  </w:rPr>
                </w:rPrChange>
              </w:rPr>
              <w:t>1,5</w:t>
            </w:r>
          </w:p>
        </w:tc>
        <w:tc>
          <w:tcPr>
            <w:tcW w:w="567" w:type="pct"/>
            <w:shd w:val="clear" w:color="auto" w:fill="auto"/>
            <w:hideMark/>
            <w:tcPrChange w:id="3043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2EA9D1E" w14:textId="77777777" w:rsidR="00093102" w:rsidRPr="003C02FF" w:rsidRDefault="00093102">
            <w:pPr>
              <w:widowControl w:val="0"/>
              <w:spacing w:before="120" w:after="120"/>
              <w:jc w:val="both"/>
              <w:rPr>
                <w:i/>
                <w:iCs/>
                <w:color w:val="000000"/>
                <w:rPrChange w:id="30433" w:author="James Vu" w:date="2024-04-19T00:26:00Z">
                  <w:rPr>
                    <w:i/>
                    <w:iCs/>
                    <w:color w:val="000000"/>
                    <w:sz w:val="26"/>
                    <w:szCs w:val="26"/>
                  </w:rPr>
                </w:rPrChange>
              </w:rPr>
              <w:pPrChange w:id="30434" w:author="James Vu" w:date="2024-04-18T22:33:00Z">
                <w:pPr>
                  <w:widowControl w:val="0"/>
                  <w:spacing w:before="120" w:after="120"/>
                </w:pPr>
              </w:pPrChange>
            </w:pPr>
            <w:r w:rsidRPr="003C02FF">
              <w:rPr>
                <w:i/>
                <w:iCs/>
                <w:color w:val="000000"/>
                <w:rPrChange w:id="30435" w:author="James Vu" w:date="2024-04-19T00:26:00Z">
                  <w:rPr>
                    <w:i/>
                    <w:iCs/>
                    <w:color w:val="000000"/>
                    <w:sz w:val="26"/>
                    <w:szCs w:val="26"/>
                  </w:rPr>
                </w:rPrChange>
              </w:rPr>
              <w:t xml:space="preserve">       437.511 </w:t>
            </w:r>
          </w:p>
        </w:tc>
        <w:tc>
          <w:tcPr>
            <w:tcW w:w="351" w:type="pct"/>
            <w:shd w:val="clear" w:color="auto" w:fill="auto"/>
            <w:hideMark/>
            <w:tcPrChange w:id="3043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D9A4BB5" w14:textId="77777777" w:rsidR="00093102" w:rsidRPr="003C02FF" w:rsidRDefault="00093102">
            <w:pPr>
              <w:widowControl w:val="0"/>
              <w:spacing w:before="120" w:after="120"/>
              <w:jc w:val="both"/>
              <w:rPr>
                <w:i/>
                <w:iCs/>
                <w:color w:val="000000"/>
                <w:rPrChange w:id="30437" w:author="James Vu" w:date="2024-04-19T00:26:00Z">
                  <w:rPr>
                    <w:i/>
                    <w:iCs/>
                    <w:color w:val="000000"/>
                    <w:sz w:val="26"/>
                    <w:szCs w:val="26"/>
                  </w:rPr>
                </w:rPrChange>
              </w:rPr>
              <w:pPrChange w:id="30438" w:author="James Vu" w:date="2024-04-18T22:33:00Z">
                <w:pPr>
                  <w:widowControl w:val="0"/>
                  <w:spacing w:before="120" w:after="120"/>
                  <w:jc w:val="center"/>
                </w:pPr>
              </w:pPrChange>
            </w:pPr>
            <w:r w:rsidRPr="003C02FF">
              <w:rPr>
                <w:i/>
                <w:iCs/>
                <w:color w:val="000000"/>
                <w:rPrChange w:id="30439" w:author="James Vu" w:date="2024-04-19T00:26:00Z">
                  <w:rPr>
                    <w:i/>
                    <w:iCs/>
                    <w:color w:val="000000"/>
                    <w:sz w:val="26"/>
                    <w:szCs w:val="26"/>
                  </w:rPr>
                </w:rPrChange>
              </w:rPr>
              <w:t>1</w:t>
            </w:r>
          </w:p>
        </w:tc>
        <w:tc>
          <w:tcPr>
            <w:tcW w:w="632" w:type="pct"/>
            <w:shd w:val="clear" w:color="auto" w:fill="auto"/>
            <w:hideMark/>
            <w:tcPrChange w:id="3044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357475C" w14:textId="77777777" w:rsidR="00093102" w:rsidRPr="003C02FF" w:rsidRDefault="00093102">
            <w:pPr>
              <w:widowControl w:val="0"/>
              <w:spacing w:before="120" w:after="120"/>
              <w:jc w:val="both"/>
              <w:rPr>
                <w:i/>
                <w:iCs/>
                <w:color w:val="000000"/>
                <w:rPrChange w:id="30441" w:author="James Vu" w:date="2024-04-19T00:26:00Z">
                  <w:rPr>
                    <w:i/>
                    <w:iCs/>
                    <w:color w:val="000000"/>
                    <w:sz w:val="26"/>
                    <w:szCs w:val="26"/>
                  </w:rPr>
                </w:rPrChange>
              </w:rPr>
              <w:pPrChange w:id="30442" w:author="James Vu" w:date="2024-04-18T22:33:00Z">
                <w:pPr>
                  <w:widowControl w:val="0"/>
                  <w:spacing w:before="120" w:after="120"/>
                </w:pPr>
              </w:pPrChange>
            </w:pPr>
            <w:r w:rsidRPr="003C02FF">
              <w:rPr>
                <w:i/>
                <w:iCs/>
                <w:color w:val="000000"/>
                <w:rPrChange w:id="30443" w:author="James Vu" w:date="2024-04-19T00:26:00Z">
                  <w:rPr>
                    <w:i/>
                    <w:iCs/>
                    <w:color w:val="000000"/>
                    <w:sz w:val="26"/>
                    <w:szCs w:val="26"/>
                  </w:rPr>
                </w:rPrChange>
              </w:rPr>
              <w:t xml:space="preserve">          656.266 </w:t>
            </w:r>
          </w:p>
        </w:tc>
      </w:tr>
      <w:tr w:rsidR="00093102" w:rsidRPr="003C02FF" w14:paraId="375749D1" w14:textId="77777777" w:rsidTr="003C02FF">
        <w:trPr>
          <w:trHeight w:val="300"/>
          <w:trPrChange w:id="30444" w:author="James Vu" w:date="2024-04-19T00:26:00Z">
            <w:trPr>
              <w:gridBefore w:val="1"/>
              <w:gridAfter w:val="0"/>
              <w:trHeight w:val="300"/>
            </w:trPr>
          </w:trPrChange>
        </w:trPr>
        <w:tc>
          <w:tcPr>
            <w:tcW w:w="254" w:type="pct"/>
            <w:shd w:val="clear" w:color="auto" w:fill="auto"/>
            <w:vAlign w:val="center"/>
            <w:hideMark/>
            <w:tcPrChange w:id="3044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B2508D9" w14:textId="77777777" w:rsidR="00093102" w:rsidRPr="003C02FF" w:rsidRDefault="00093102">
            <w:pPr>
              <w:widowControl w:val="0"/>
              <w:spacing w:before="120" w:after="120"/>
              <w:jc w:val="both"/>
              <w:rPr>
                <w:color w:val="000000"/>
                <w:rPrChange w:id="30446" w:author="James Vu" w:date="2024-04-19T00:26:00Z">
                  <w:rPr>
                    <w:color w:val="000000"/>
                    <w:sz w:val="26"/>
                    <w:szCs w:val="26"/>
                  </w:rPr>
                </w:rPrChange>
              </w:rPr>
              <w:pPrChange w:id="30447" w:author="James Vu" w:date="2024-04-18T22:33:00Z">
                <w:pPr>
                  <w:widowControl w:val="0"/>
                  <w:spacing w:before="120" w:after="120"/>
                  <w:jc w:val="center"/>
                </w:pPr>
              </w:pPrChange>
            </w:pPr>
            <w:r w:rsidRPr="003C02FF">
              <w:rPr>
                <w:color w:val="000000"/>
                <w:rPrChange w:id="30448" w:author="James Vu" w:date="2024-04-19T00:26:00Z">
                  <w:rPr>
                    <w:color w:val="000000"/>
                    <w:sz w:val="26"/>
                    <w:szCs w:val="26"/>
                  </w:rPr>
                </w:rPrChange>
              </w:rPr>
              <w:t> </w:t>
            </w:r>
          </w:p>
        </w:tc>
        <w:tc>
          <w:tcPr>
            <w:tcW w:w="618" w:type="pct"/>
            <w:shd w:val="clear" w:color="auto" w:fill="auto"/>
            <w:vAlign w:val="center"/>
            <w:hideMark/>
            <w:tcPrChange w:id="3044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6D134D7" w14:textId="77777777" w:rsidR="00093102" w:rsidRPr="003C02FF" w:rsidRDefault="00093102">
            <w:pPr>
              <w:widowControl w:val="0"/>
              <w:spacing w:before="120" w:after="120"/>
              <w:jc w:val="both"/>
              <w:rPr>
                <w:color w:val="000000"/>
                <w:rPrChange w:id="30450" w:author="James Vu" w:date="2024-04-19T00:26:00Z">
                  <w:rPr>
                    <w:color w:val="000000"/>
                    <w:sz w:val="26"/>
                    <w:szCs w:val="26"/>
                  </w:rPr>
                </w:rPrChange>
              </w:rPr>
              <w:pPrChange w:id="30451" w:author="James Vu" w:date="2024-04-18T22:33:00Z">
                <w:pPr>
                  <w:widowControl w:val="0"/>
                  <w:spacing w:before="120" w:after="120"/>
                  <w:jc w:val="center"/>
                </w:pPr>
              </w:pPrChange>
            </w:pPr>
            <w:r w:rsidRPr="003C02FF">
              <w:rPr>
                <w:color w:val="000000"/>
                <w:rPrChange w:id="30452" w:author="James Vu" w:date="2024-04-19T00:26:00Z">
                  <w:rPr>
                    <w:color w:val="000000"/>
                    <w:sz w:val="26"/>
                    <w:szCs w:val="26"/>
                  </w:rPr>
                </w:rPrChange>
              </w:rPr>
              <w:t> </w:t>
            </w:r>
          </w:p>
        </w:tc>
        <w:tc>
          <w:tcPr>
            <w:tcW w:w="1636" w:type="pct"/>
            <w:shd w:val="clear" w:color="auto" w:fill="auto"/>
            <w:hideMark/>
            <w:tcPrChange w:id="3045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2E4E4F0" w14:textId="77777777" w:rsidR="00093102" w:rsidRPr="003C02FF" w:rsidRDefault="00093102">
            <w:pPr>
              <w:widowControl w:val="0"/>
              <w:spacing w:before="120" w:after="120"/>
              <w:jc w:val="both"/>
              <w:rPr>
                <w:color w:val="000000"/>
                <w:rPrChange w:id="30454" w:author="James Vu" w:date="2024-04-19T00:26:00Z">
                  <w:rPr>
                    <w:color w:val="000000"/>
                    <w:sz w:val="26"/>
                    <w:szCs w:val="26"/>
                  </w:rPr>
                </w:rPrChange>
              </w:rPr>
              <w:pPrChange w:id="30455" w:author="James Vu" w:date="2024-04-18T22:33:00Z">
                <w:pPr>
                  <w:widowControl w:val="0"/>
                  <w:spacing w:before="120" w:after="120"/>
                </w:pPr>
              </w:pPrChange>
            </w:pPr>
            <w:r w:rsidRPr="003C02FF">
              <w:rPr>
                <w:color w:val="000000"/>
                <w:rPrChange w:id="30456" w:author="James Vu" w:date="2024-04-19T00:26:00Z">
                  <w:rPr>
                    <w:color w:val="000000"/>
                    <w:sz w:val="26"/>
                    <w:szCs w:val="26"/>
                  </w:rPr>
                </w:rPrChange>
              </w:rPr>
              <w:t>c) Máy thi công</w:t>
            </w:r>
          </w:p>
        </w:tc>
        <w:tc>
          <w:tcPr>
            <w:tcW w:w="439" w:type="pct"/>
            <w:shd w:val="clear" w:color="auto" w:fill="auto"/>
            <w:vAlign w:val="center"/>
            <w:hideMark/>
            <w:tcPrChange w:id="3045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22F93F1" w14:textId="77777777" w:rsidR="00093102" w:rsidRPr="003C02FF" w:rsidRDefault="00093102">
            <w:pPr>
              <w:widowControl w:val="0"/>
              <w:spacing w:before="120" w:after="120"/>
              <w:jc w:val="both"/>
              <w:rPr>
                <w:color w:val="000000"/>
                <w:rPrChange w:id="30458" w:author="James Vu" w:date="2024-04-19T00:26:00Z">
                  <w:rPr>
                    <w:color w:val="000000"/>
                    <w:sz w:val="26"/>
                    <w:szCs w:val="26"/>
                  </w:rPr>
                </w:rPrChange>
              </w:rPr>
              <w:pPrChange w:id="30459" w:author="James Vu" w:date="2024-04-18T22:33:00Z">
                <w:pPr>
                  <w:widowControl w:val="0"/>
                  <w:spacing w:before="120" w:after="120"/>
                  <w:jc w:val="center"/>
                </w:pPr>
              </w:pPrChange>
            </w:pPr>
            <w:r w:rsidRPr="003C02FF">
              <w:rPr>
                <w:color w:val="000000"/>
                <w:rPrChange w:id="30460" w:author="James Vu" w:date="2024-04-19T00:26:00Z">
                  <w:rPr>
                    <w:color w:val="000000"/>
                    <w:sz w:val="26"/>
                    <w:szCs w:val="26"/>
                  </w:rPr>
                </w:rPrChange>
              </w:rPr>
              <w:t> </w:t>
            </w:r>
          </w:p>
        </w:tc>
        <w:tc>
          <w:tcPr>
            <w:tcW w:w="502" w:type="pct"/>
            <w:shd w:val="clear" w:color="auto" w:fill="auto"/>
            <w:vAlign w:val="center"/>
            <w:hideMark/>
            <w:tcPrChange w:id="3046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64B6CB3" w14:textId="77777777" w:rsidR="00093102" w:rsidRPr="003C02FF" w:rsidRDefault="00093102">
            <w:pPr>
              <w:widowControl w:val="0"/>
              <w:spacing w:before="120" w:after="120"/>
              <w:jc w:val="both"/>
              <w:rPr>
                <w:color w:val="000000"/>
                <w:rPrChange w:id="30462" w:author="James Vu" w:date="2024-04-19T00:26:00Z">
                  <w:rPr>
                    <w:color w:val="000000"/>
                    <w:sz w:val="26"/>
                    <w:szCs w:val="26"/>
                  </w:rPr>
                </w:rPrChange>
              </w:rPr>
              <w:pPrChange w:id="30463" w:author="James Vu" w:date="2024-04-18T22:33:00Z">
                <w:pPr>
                  <w:widowControl w:val="0"/>
                  <w:spacing w:before="120" w:after="120"/>
                  <w:jc w:val="center"/>
                </w:pPr>
              </w:pPrChange>
            </w:pPr>
            <w:r w:rsidRPr="003C02FF">
              <w:rPr>
                <w:color w:val="000000"/>
                <w:rPrChange w:id="30464" w:author="James Vu" w:date="2024-04-19T00:26:00Z">
                  <w:rPr>
                    <w:color w:val="000000"/>
                    <w:sz w:val="26"/>
                    <w:szCs w:val="26"/>
                  </w:rPr>
                </w:rPrChange>
              </w:rPr>
              <w:t> </w:t>
            </w:r>
          </w:p>
        </w:tc>
        <w:tc>
          <w:tcPr>
            <w:tcW w:w="567" w:type="pct"/>
            <w:shd w:val="clear" w:color="auto" w:fill="auto"/>
            <w:hideMark/>
            <w:tcPrChange w:id="3046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695FB4D" w14:textId="77777777" w:rsidR="00093102" w:rsidRPr="003C02FF" w:rsidRDefault="00093102">
            <w:pPr>
              <w:widowControl w:val="0"/>
              <w:spacing w:before="120" w:after="120"/>
              <w:jc w:val="both"/>
              <w:rPr>
                <w:color w:val="000000"/>
                <w:rPrChange w:id="30466" w:author="James Vu" w:date="2024-04-19T00:26:00Z">
                  <w:rPr>
                    <w:color w:val="000000"/>
                    <w:sz w:val="26"/>
                    <w:szCs w:val="26"/>
                  </w:rPr>
                </w:rPrChange>
              </w:rPr>
              <w:pPrChange w:id="30467" w:author="James Vu" w:date="2024-04-18T22:33:00Z">
                <w:pPr>
                  <w:widowControl w:val="0"/>
                  <w:spacing w:before="120" w:after="120"/>
                </w:pPr>
              </w:pPrChange>
            </w:pPr>
            <w:r w:rsidRPr="003C02FF">
              <w:rPr>
                <w:color w:val="000000"/>
                <w:rPrChange w:id="30468" w:author="James Vu" w:date="2024-04-19T00:26:00Z">
                  <w:rPr>
                    <w:color w:val="000000"/>
                    <w:sz w:val="26"/>
                    <w:szCs w:val="26"/>
                  </w:rPr>
                </w:rPrChange>
              </w:rPr>
              <w:t> </w:t>
            </w:r>
          </w:p>
        </w:tc>
        <w:tc>
          <w:tcPr>
            <w:tcW w:w="351" w:type="pct"/>
            <w:shd w:val="clear" w:color="auto" w:fill="auto"/>
            <w:hideMark/>
            <w:tcPrChange w:id="3046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2D67E81" w14:textId="77777777" w:rsidR="00093102" w:rsidRPr="003C02FF" w:rsidRDefault="00093102">
            <w:pPr>
              <w:widowControl w:val="0"/>
              <w:spacing w:before="120" w:after="120"/>
              <w:jc w:val="both"/>
              <w:rPr>
                <w:color w:val="000000"/>
                <w:rPrChange w:id="30470" w:author="James Vu" w:date="2024-04-19T00:26:00Z">
                  <w:rPr>
                    <w:color w:val="000000"/>
                    <w:sz w:val="26"/>
                    <w:szCs w:val="26"/>
                  </w:rPr>
                </w:rPrChange>
              </w:rPr>
              <w:pPrChange w:id="30471" w:author="James Vu" w:date="2024-04-18T22:33:00Z">
                <w:pPr>
                  <w:widowControl w:val="0"/>
                  <w:spacing w:before="120" w:after="120"/>
                  <w:jc w:val="center"/>
                </w:pPr>
              </w:pPrChange>
            </w:pPr>
            <w:r w:rsidRPr="003C02FF">
              <w:rPr>
                <w:color w:val="000000"/>
                <w:rPrChange w:id="30472" w:author="James Vu" w:date="2024-04-19T00:26:00Z">
                  <w:rPr>
                    <w:color w:val="000000"/>
                    <w:sz w:val="26"/>
                    <w:szCs w:val="26"/>
                  </w:rPr>
                </w:rPrChange>
              </w:rPr>
              <w:t> </w:t>
            </w:r>
          </w:p>
        </w:tc>
        <w:tc>
          <w:tcPr>
            <w:tcW w:w="632" w:type="pct"/>
            <w:shd w:val="clear" w:color="auto" w:fill="auto"/>
            <w:hideMark/>
            <w:tcPrChange w:id="3047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59C00A48" w14:textId="77777777" w:rsidR="00093102" w:rsidRPr="003C02FF" w:rsidRDefault="00093102">
            <w:pPr>
              <w:widowControl w:val="0"/>
              <w:spacing w:before="120" w:after="120"/>
              <w:jc w:val="both"/>
              <w:rPr>
                <w:color w:val="000000"/>
                <w:rPrChange w:id="30474" w:author="James Vu" w:date="2024-04-19T00:26:00Z">
                  <w:rPr>
                    <w:color w:val="000000"/>
                    <w:sz w:val="26"/>
                    <w:szCs w:val="26"/>
                  </w:rPr>
                </w:rPrChange>
              </w:rPr>
              <w:pPrChange w:id="30475" w:author="James Vu" w:date="2024-04-18T22:33:00Z">
                <w:pPr>
                  <w:widowControl w:val="0"/>
                  <w:spacing w:before="120" w:after="120"/>
                </w:pPr>
              </w:pPrChange>
            </w:pPr>
            <w:r w:rsidRPr="003C02FF">
              <w:rPr>
                <w:color w:val="000000"/>
                <w:rPrChange w:id="30476" w:author="James Vu" w:date="2024-04-19T00:26:00Z">
                  <w:rPr>
                    <w:color w:val="000000"/>
                    <w:sz w:val="26"/>
                    <w:szCs w:val="26"/>
                  </w:rPr>
                </w:rPrChange>
              </w:rPr>
              <w:t xml:space="preserve">                7.340 </w:t>
            </w:r>
          </w:p>
        </w:tc>
      </w:tr>
      <w:tr w:rsidR="00093102" w:rsidRPr="003C02FF" w14:paraId="7249A66E" w14:textId="77777777" w:rsidTr="003C02FF">
        <w:trPr>
          <w:trHeight w:val="300"/>
          <w:trPrChange w:id="30477" w:author="James Vu" w:date="2024-04-19T00:26:00Z">
            <w:trPr>
              <w:gridBefore w:val="1"/>
              <w:gridAfter w:val="0"/>
              <w:trHeight w:val="300"/>
            </w:trPr>
          </w:trPrChange>
        </w:trPr>
        <w:tc>
          <w:tcPr>
            <w:tcW w:w="254" w:type="pct"/>
            <w:shd w:val="clear" w:color="auto" w:fill="auto"/>
            <w:vAlign w:val="center"/>
            <w:hideMark/>
            <w:tcPrChange w:id="3047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AB7B2B7" w14:textId="77777777" w:rsidR="00093102" w:rsidRPr="003C02FF" w:rsidRDefault="00093102">
            <w:pPr>
              <w:widowControl w:val="0"/>
              <w:spacing w:before="120" w:after="120"/>
              <w:jc w:val="both"/>
              <w:rPr>
                <w:i/>
                <w:iCs/>
                <w:color w:val="000000"/>
                <w:rPrChange w:id="30479" w:author="James Vu" w:date="2024-04-19T00:26:00Z">
                  <w:rPr>
                    <w:i/>
                    <w:iCs/>
                    <w:color w:val="000000"/>
                    <w:sz w:val="26"/>
                    <w:szCs w:val="26"/>
                  </w:rPr>
                </w:rPrChange>
              </w:rPr>
              <w:pPrChange w:id="30480" w:author="James Vu" w:date="2024-04-18T22:33:00Z">
                <w:pPr>
                  <w:widowControl w:val="0"/>
                  <w:spacing w:before="120" w:after="120"/>
                  <w:jc w:val="center"/>
                </w:pPr>
              </w:pPrChange>
            </w:pPr>
            <w:r w:rsidRPr="003C02FF">
              <w:rPr>
                <w:i/>
                <w:iCs/>
                <w:color w:val="000000"/>
                <w:rPrChange w:id="30481" w:author="James Vu" w:date="2024-04-19T00:26:00Z">
                  <w:rPr>
                    <w:i/>
                    <w:iCs/>
                    <w:color w:val="000000"/>
                    <w:sz w:val="26"/>
                    <w:szCs w:val="26"/>
                  </w:rPr>
                </w:rPrChange>
              </w:rPr>
              <w:t> </w:t>
            </w:r>
          </w:p>
        </w:tc>
        <w:tc>
          <w:tcPr>
            <w:tcW w:w="618" w:type="pct"/>
            <w:shd w:val="clear" w:color="auto" w:fill="auto"/>
            <w:vAlign w:val="center"/>
            <w:hideMark/>
            <w:tcPrChange w:id="3048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44FDD83" w14:textId="77777777" w:rsidR="00093102" w:rsidRPr="003C02FF" w:rsidRDefault="00093102">
            <w:pPr>
              <w:widowControl w:val="0"/>
              <w:spacing w:before="120" w:after="120"/>
              <w:jc w:val="both"/>
              <w:rPr>
                <w:i/>
                <w:iCs/>
                <w:color w:val="000000"/>
                <w:rPrChange w:id="30483" w:author="James Vu" w:date="2024-04-19T00:26:00Z">
                  <w:rPr>
                    <w:i/>
                    <w:iCs/>
                    <w:color w:val="000000"/>
                    <w:sz w:val="26"/>
                    <w:szCs w:val="26"/>
                  </w:rPr>
                </w:rPrChange>
              </w:rPr>
              <w:pPrChange w:id="30484" w:author="James Vu" w:date="2024-04-18T22:33:00Z">
                <w:pPr>
                  <w:widowControl w:val="0"/>
                  <w:spacing w:before="120" w:after="120"/>
                  <w:jc w:val="center"/>
                </w:pPr>
              </w:pPrChange>
            </w:pPr>
            <w:r w:rsidRPr="003C02FF">
              <w:rPr>
                <w:i/>
                <w:iCs/>
                <w:color w:val="000000"/>
                <w:rPrChange w:id="30485" w:author="James Vu" w:date="2024-04-19T00:26:00Z">
                  <w:rPr>
                    <w:i/>
                    <w:iCs/>
                    <w:color w:val="000000"/>
                    <w:sz w:val="26"/>
                    <w:szCs w:val="26"/>
                  </w:rPr>
                </w:rPrChange>
              </w:rPr>
              <w:t> </w:t>
            </w:r>
          </w:p>
        </w:tc>
        <w:tc>
          <w:tcPr>
            <w:tcW w:w="1636" w:type="pct"/>
            <w:shd w:val="clear" w:color="auto" w:fill="auto"/>
            <w:hideMark/>
            <w:tcPrChange w:id="3048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6F1CBEB" w14:textId="77777777" w:rsidR="00093102" w:rsidRPr="003C02FF" w:rsidRDefault="00093102">
            <w:pPr>
              <w:widowControl w:val="0"/>
              <w:spacing w:before="120" w:after="120"/>
              <w:jc w:val="both"/>
              <w:rPr>
                <w:i/>
                <w:iCs/>
                <w:color w:val="000000"/>
                <w:rPrChange w:id="30487" w:author="James Vu" w:date="2024-04-19T00:26:00Z">
                  <w:rPr>
                    <w:i/>
                    <w:iCs/>
                    <w:color w:val="000000"/>
                    <w:sz w:val="26"/>
                    <w:szCs w:val="26"/>
                  </w:rPr>
                </w:rPrChange>
              </w:rPr>
              <w:pPrChange w:id="30488" w:author="James Vu" w:date="2024-04-18T22:33:00Z">
                <w:pPr>
                  <w:widowControl w:val="0"/>
                  <w:spacing w:before="120" w:after="120"/>
                  <w:jc w:val="right"/>
                </w:pPr>
              </w:pPrChange>
            </w:pPr>
            <w:r w:rsidRPr="003C02FF">
              <w:rPr>
                <w:i/>
                <w:iCs/>
                <w:color w:val="000000"/>
                <w:rPrChange w:id="30489" w:author="James Vu" w:date="2024-04-19T00:26:00Z">
                  <w:rPr>
                    <w:i/>
                    <w:iCs/>
                    <w:color w:val="000000"/>
                    <w:sz w:val="26"/>
                    <w:szCs w:val="26"/>
                  </w:rPr>
                </w:rPrChange>
              </w:rPr>
              <w:t>Máy tính xách tay</w:t>
            </w:r>
          </w:p>
        </w:tc>
        <w:tc>
          <w:tcPr>
            <w:tcW w:w="439" w:type="pct"/>
            <w:shd w:val="clear" w:color="auto" w:fill="auto"/>
            <w:vAlign w:val="center"/>
            <w:hideMark/>
            <w:tcPrChange w:id="3049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528F4B3" w14:textId="77777777" w:rsidR="00093102" w:rsidRPr="003C02FF" w:rsidRDefault="00093102">
            <w:pPr>
              <w:widowControl w:val="0"/>
              <w:spacing w:before="120" w:after="120"/>
              <w:jc w:val="both"/>
              <w:rPr>
                <w:i/>
                <w:iCs/>
                <w:color w:val="000000"/>
                <w:rPrChange w:id="30491" w:author="James Vu" w:date="2024-04-19T00:26:00Z">
                  <w:rPr>
                    <w:i/>
                    <w:iCs/>
                    <w:color w:val="000000"/>
                    <w:sz w:val="26"/>
                    <w:szCs w:val="26"/>
                  </w:rPr>
                </w:rPrChange>
              </w:rPr>
              <w:pPrChange w:id="30492" w:author="James Vu" w:date="2024-04-18T22:33:00Z">
                <w:pPr>
                  <w:widowControl w:val="0"/>
                  <w:spacing w:before="120" w:after="120"/>
                  <w:jc w:val="center"/>
                </w:pPr>
              </w:pPrChange>
            </w:pPr>
            <w:r w:rsidRPr="003C02FF">
              <w:rPr>
                <w:i/>
                <w:iCs/>
                <w:color w:val="000000"/>
                <w:rPrChange w:id="30493" w:author="James Vu" w:date="2024-04-19T00:26:00Z">
                  <w:rPr>
                    <w:i/>
                    <w:iCs/>
                    <w:color w:val="000000"/>
                    <w:sz w:val="26"/>
                    <w:szCs w:val="26"/>
                  </w:rPr>
                </w:rPrChange>
              </w:rPr>
              <w:t>ca</w:t>
            </w:r>
          </w:p>
        </w:tc>
        <w:tc>
          <w:tcPr>
            <w:tcW w:w="502" w:type="pct"/>
            <w:shd w:val="clear" w:color="auto" w:fill="auto"/>
            <w:vAlign w:val="center"/>
            <w:hideMark/>
            <w:tcPrChange w:id="3049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F405A4E" w14:textId="77777777" w:rsidR="00093102" w:rsidRPr="003C02FF" w:rsidRDefault="00093102">
            <w:pPr>
              <w:widowControl w:val="0"/>
              <w:spacing w:before="120" w:after="120"/>
              <w:jc w:val="both"/>
              <w:rPr>
                <w:i/>
                <w:iCs/>
                <w:color w:val="000000"/>
                <w:rPrChange w:id="30495" w:author="James Vu" w:date="2024-04-19T00:26:00Z">
                  <w:rPr>
                    <w:i/>
                    <w:iCs/>
                    <w:color w:val="000000"/>
                    <w:sz w:val="26"/>
                    <w:szCs w:val="26"/>
                  </w:rPr>
                </w:rPrChange>
              </w:rPr>
              <w:pPrChange w:id="30496" w:author="James Vu" w:date="2024-04-18T22:33:00Z">
                <w:pPr>
                  <w:widowControl w:val="0"/>
                  <w:spacing w:before="120" w:after="120"/>
                  <w:jc w:val="center"/>
                </w:pPr>
              </w:pPrChange>
            </w:pPr>
            <w:r w:rsidRPr="003C02FF">
              <w:rPr>
                <w:i/>
                <w:iCs/>
                <w:color w:val="000000"/>
                <w:rPrChange w:id="30497" w:author="James Vu" w:date="2024-04-19T00:26:00Z">
                  <w:rPr>
                    <w:i/>
                    <w:iCs/>
                    <w:color w:val="000000"/>
                    <w:sz w:val="26"/>
                    <w:szCs w:val="26"/>
                  </w:rPr>
                </w:rPrChange>
              </w:rPr>
              <w:t>0,2</w:t>
            </w:r>
          </w:p>
        </w:tc>
        <w:tc>
          <w:tcPr>
            <w:tcW w:w="567" w:type="pct"/>
            <w:shd w:val="clear" w:color="auto" w:fill="auto"/>
            <w:hideMark/>
            <w:tcPrChange w:id="3049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2D55607" w14:textId="77777777" w:rsidR="00093102" w:rsidRPr="003C02FF" w:rsidRDefault="00093102">
            <w:pPr>
              <w:widowControl w:val="0"/>
              <w:spacing w:before="120" w:after="120"/>
              <w:jc w:val="both"/>
              <w:rPr>
                <w:i/>
                <w:iCs/>
                <w:color w:val="000000"/>
                <w:rPrChange w:id="30499" w:author="James Vu" w:date="2024-04-19T00:26:00Z">
                  <w:rPr>
                    <w:i/>
                    <w:iCs/>
                    <w:color w:val="000000"/>
                    <w:sz w:val="26"/>
                    <w:szCs w:val="26"/>
                  </w:rPr>
                </w:rPrChange>
              </w:rPr>
              <w:pPrChange w:id="30500" w:author="James Vu" w:date="2024-04-18T22:33:00Z">
                <w:pPr>
                  <w:widowControl w:val="0"/>
                  <w:spacing w:before="120" w:after="120"/>
                </w:pPr>
              </w:pPrChange>
            </w:pPr>
            <w:r w:rsidRPr="003C02FF">
              <w:rPr>
                <w:i/>
                <w:iCs/>
                <w:color w:val="000000"/>
                <w:rPrChange w:id="30501" w:author="James Vu" w:date="2024-04-19T00:26:00Z">
                  <w:rPr>
                    <w:i/>
                    <w:iCs/>
                    <w:color w:val="000000"/>
                    <w:sz w:val="26"/>
                    <w:szCs w:val="26"/>
                  </w:rPr>
                </w:rPrChange>
              </w:rPr>
              <w:t xml:space="preserve">         36.699 </w:t>
            </w:r>
          </w:p>
        </w:tc>
        <w:tc>
          <w:tcPr>
            <w:tcW w:w="351" w:type="pct"/>
            <w:shd w:val="clear" w:color="auto" w:fill="auto"/>
            <w:hideMark/>
            <w:tcPrChange w:id="3050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D520F68" w14:textId="77777777" w:rsidR="00093102" w:rsidRPr="003C02FF" w:rsidRDefault="00093102">
            <w:pPr>
              <w:widowControl w:val="0"/>
              <w:spacing w:before="120" w:after="120"/>
              <w:jc w:val="both"/>
              <w:rPr>
                <w:i/>
                <w:iCs/>
                <w:color w:val="000000"/>
                <w:rPrChange w:id="30503" w:author="James Vu" w:date="2024-04-19T00:26:00Z">
                  <w:rPr>
                    <w:i/>
                    <w:iCs/>
                    <w:color w:val="000000"/>
                    <w:sz w:val="26"/>
                    <w:szCs w:val="26"/>
                  </w:rPr>
                </w:rPrChange>
              </w:rPr>
              <w:pPrChange w:id="30504" w:author="James Vu" w:date="2024-04-18T22:33:00Z">
                <w:pPr>
                  <w:widowControl w:val="0"/>
                  <w:spacing w:before="120" w:after="120"/>
                  <w:jc w:val="center"/>
                </w:pPr>
              </w:pPrChange>
            </w:pPr>
            <w:r w:rsidRPr="003C02FF">
              <w:rPr>
                <w:i/>
                <w:iCs/>
                <w:color w:val="000000"/>
                <w:rPrChange w:id="30505" w:author="James Vu" w:date="2024-04-19T00:26:00Z">
                  <w:rPr>
                    <w:i/>
                    <w:iCs/>
                    <w:color w:val="000000"/>
                    <w:sz w:val="26"/>
                    <w:szCs w:val="26"/>
                  </w:rPr>
                </w:rPrChange>
              </w:rPr>
              <w:t>1</w:t>
            </w:r>
          </w:p>
        </w:tc>
        <w:tc>
          <w:tcPr>
            <w:tcW w:w="632" w:type="pct"/>
            <w:shd w:val="clear" w:color="auto" w:fill="auto"/>
            <w:hideMark/>
            <w:tcPrChange w:id="3050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025B97B" w14:textId="77777777" w:rsidR="00093102" w:rsidRPr="003C02FF" w:rsidRDefault="00093102">
            <w:pPr>
              <w:widowControl w:val="0"/>
              <w:spacing w:before="120" w:after="120"/>
              <w:jc w:val="both"/>
              <w:rPr>
                <w:i/>
                <w:iCs/>
                <w:color w:val="000000"/>
                <w:rPrChange w:id="30507" w:author="James Vu" w:date="2024-04-19T00:26:00Z">
                  <w:rPr>
                    <w:i/>
                    <w:iCs/>
                    <w:color w:val="000000"/>
                    <w:sz w:val="26"/>
                    <w:szCs w:val="26"/>
                  </w:rPr>
                </w:rPrChange>
              </w:rPr>
              <w:pPrChange w:id="30508" w:author="James Vu" w:date="2024-04-18T22:33:00Z">
                <w:pPr>
                  <w:widowControl w:val="0"/>
                  <w:spacing w:before="120" w:after="120"/>
                </w:pPr>
              </w:pPrChange>
            </w:pPr>
            <w:r w:rsidRPr="003C02FF">
              <w:rPr>
                <w:i/>
                <w:iCs/>
                <w:color w:val="000000"/>
                <w:rPrChange w:id="30509" w:author="James Vu" w:date="2024-04-19T00:26:00Z">
                  <w:rPr>
                    <w:i/>
                    <w:iCs/>
                    <w:color w:val="000000"/>
                    <w:sz w:val="26"/>
                    <w:szCs w:val="26"/>
                  </w:rPr>
                </w:rPrChange>
              </w:rPr>
              <w:t xml:space="preserve">              7.340 </w:t>
            </w:r>
          </w:p>
        </w:tc>
      </w:tr>
      <w:tr w:rsidR="00093102" w:rsidRPr="003C02FF" w14:paraId="4A47474A" w14:textId="77777777" w:rsidTr="003C02FF">
        <w:trPr>
          <w:trHeight w:val="300"/>
          <w:trPrChange w:id="30510" w:author="James Vu" w:date="2024-04-19T00:26:00Z">
            <w:trPr>
              <w:gridBefore w:val="1"/>
              <w:gridAfter w:val="0"/>
              <w:trHeight w:val="300"/>
            </w:trPr>
          </w:trPrChange>
        </w:trPr>
        <w:tc>
          <w:tcPr>
            <w:tcW w:w="254" w:type="pct"/>
            <w:shd w:val="clear" w:color="auto" w:fill="auto"/>
            <w:vAlign w:val="center"/>
            <w:hideMark/>
            <w:tcPrChange w:id="3051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E82C8D1" w14:textId="77777777" w:rsidR="00093102" w:rsidRPr="003C02FF" w:rsidRDefault="00093102">
            <w:pPr>
              <w:widowControl w:val="0"/>
              <w:spacing w:before="120" w:after="120"/>
              <w:jc w:val="both"/>
              <w:rPr>
                <w:color w:val="000000"/>
                <w:rPrChange w:id="30512" w:author="James Vu" w:date="2024-04-19T00:26:00Z">
                  <w:rPr>
                    <w:color w:val="000000"/>
                    <w:sz w:val="26"/>
                    <w:szCs w:val="26"/>
                  </w:rPr>
                </w:rPrChange>
              </w:rPr>
              <w:pPrChange w:id="30513" w:author="James Vu" w:date="2024-04-18T22:33:00Z">
                <w:pPr>
                  <w:widowControl w:val="0"/>
                  <w:spacing w:before="120" w:after="120"/>
                  <w:jc w:val="center"/>
                </w:pPr>
              </w:pPrChange>
            </w:pPr>
            <w:r w:rsidRPr="003C02FF">
              <w:rPr>
                <w:color w:val="000000"/>
                <w:rPrChange w:id="30514" w:author="James Vu" w:date="2024-04-19T00:26:00Z">
                  <w:rPr>
                    <w:color w:val="000000"/>
                    <w:sz w:val="26"/>
                    <w:szCs w:val="26"/>
                  </w:rPr>
                </w:rPrChange>
              </w:rPr>
              <w:t>4.2</w:t>
            </w:r>
          </w:p>
        </w:tc>
        <w:tc>
          <w:tcPr>
            <w:tcW w:w="618" w:type="pct"/>
            <w:shd w:val="clear" w:color="auto" w:fill="auto"/>
            <w:vAlign w:val="center"/>
            <w:hideMark/>
            <w:tcPrChange w:id="3051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4A5EC155" w14:textId="77777777" w:rsidR="00093102" w:rsidRPr="003C02FF" w:rsidRDefault="00093102">
            <w:pPr>
              <w:widowControl w:val="0"/>
              <w:spacing w:before="120" w:after="120"/>
              <w:jc w:val="both"/>
              <w:rPr>
                <w:color w:val="000000"/>
                <w:rPrChange w:id="30516" w:author="James Vu" w:date="2024-04-19T00:26:00Z">
                  <w:rPr>
                    <w:color w:val="000000"/>
                    <w:sz w:val="26"/>
                    <w:szCs w:val="26"/>
                  </w:rPr>
                </w:rPrChange>
              </w:rPr>
              <w:pPrChange w:id="30517" w:author="James Vu" w:date="2024-04-18T22:33:00Z">
                <w:pPr>
                  <w:widowControl w:val="0"/>
                  <w:spacing w:before="120" w:after="120"/>
                  <w:jc w:val="center"/>
                </w:pPr>
              </w:pPrChange>
            </w:pPr>
            <w:r w:rsidRPr="003C02FF">
              <w:rPr>
                <w:color w:val="000000"/>
                <w:rPrChange w:id="30518" w:author="James Vu" w:date="2024-04-19T00:26:00Z">
                  <w:rPr>
                    <w:color w:val="000000"/>
                    <w:sz w:val="26"/>
                    <w:szCs w:val="26"/>
                  </w:rPr>
                </w:rPrChange>
              </w:rPr>
              <w:t>01.04.07.02</w:t>
            </w:r>
          </w:p>
        </w:tc>
        <w:tc>
          <w:tcPr>
            <w:tcW w:w="1636" w:type="pct"/>
            <w:shd w:val="clear" w:color="auto" w:fill="auto"/>
            <w:hideMark/>
            <w:tcPrChange w:id="3051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302BB7B1" w14:textId="77777777" w:rsidR="00093102" w:rsidRPr="003C02FF" w:rsidRDefault="00093102">
            <w:pPr>
              <w:widowControl w:val="0"/>
              <w:spacing w:before="120" w:after="120"/>
              <w:jc w:val="both"/>
              <w:rPr>
                <w:color w:val="000000"/>
                <w:rPrChange w:id="30520" w:author="James Vu" w:date="2024-04-19T00:26:00Z">
                  <w:rPr>
                    <w:color w:val="000000"/>
                    <w:sz w:val="26"/>
                    <w:szCs w:val="26"/>
                  </w:rPr>
                </w:rPrChange>
              </w:rPr>
              <w:pPrChange w:id="30521" w:author="James Vu" w:date="2024-04-18T22:33:00Z">
                <w:pPr>
                  <w:widowControl w:val="0"/>
                  <w:spacing w:before="120" w:after="120"/>
                </w:pPr>
              </w:pPrChange>
            </w:pPr>
            <w:r w:rsidRPr="003C02FF">
              <w:rPr>
                <w:color w:val="000000"/>
                <w:rPrChange w:id="30522" w:author="James Vu" w:date="2024-04-19T00:26:00Z">
                  <w:rPr>
                    <w:color w:val="000000"/>
                    <w:sz w:val="26"/>
                    <w:szCs w:val="26"/>
                  </w:rPr>
                </w:rPrChange>
              </w:rPr>
              <w:t>Cài đặt SAN Switch</w:t>
            </w:r>
          </w:p>
        </w:tc>
        <w:tc>
          <w:tcPr>
            <w:tcW w:w="439" w:type="pct"/>
            <w:shd w:val="clear" w:color="auto" w:fill="auto"/>
            <w:vAlign w:val="center"/>
            <w:hideMark/>
            <w:tcPrChange w:id="3052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832C4AA" w14:textId="77777777" w:rsidR="00093102" w:rsidRPr="003C02FF" w:rsidRDefault="00093102">
            <w:pPr>
              <w:widowControl w:val="0"/>
              <w:spacing w:before="120" w:after="120"/>
              <w:jc w:val="both"/>
              <w:rPr>
                <w:color w:val="000000"/>
                <w:rPrChange w:id="30524" w:author="James Vu" w:date="2024-04-19T00:26:00Z">
                  <w:rPr>
                    <w:color w:val="000000"/>
                    <w:sz w:val="26"/>
                    <w:szCs w:val="26"/>
                  </w:rPr>
                </w:rPrChange>
              </w:rPr>
              <w:pPrChange w:id="30525" w:author="James Vu" w:date="2024-04-18T22:33:00Z">
                <w:pPr>
                  <w:widowControl w:val="0"/>
                  <w:spacing w:before="120" w:after="120"/>
                  <w:jc w:val="center"/>
                </w:pPr>
              </w:pPrChange>
            </w:pPr>
            <w:r w:rsidRPr="003C02FF">
              <w:rPr>
                <w:color w:val="000000"/>
                <w:rPrChange w:id="30526" w:author="James Vu" w:date="2024-04-19T00:26:00Z">
                  <w:rPr>
                    <w:color w:val="000000"/>
                    <w:sz w:val="26"/>
                    <w:szCs w:val="26"/>
                  </w:rPr>
                </w:rPrChange>
              </w:rPr>
              <w:t>Thiết bị</w:t>
            </w:r>
          </w:p>
        </w:tc>
        <w:tc>
          <w:tcPr>
            <w:tcW w:w="502" w:type="pct"/>
            <w:shd w:val="clear" w:color="auto" w:fill="auto"/>
            <w:vAlign w:val="center"/>
            <w:hideMark/>
            <w:tcPrChange w:id="3052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EAF6C8C" w14:textId="77777777" w:rsidR="00093102" w:rsidRPr="003C02FF" w:rsidRDefault="00093102">
            <w:pPr>
              <w:widowControl w:val="0"/>
              <w:spacing w:before="120" w:after="120"/>
              <w:jc w:val="both"/>
              <w:rPr>
                <w:color w:val="000000"/>
                <w:rPrChange w:id="30528" w:author="James Vu" w:date="2024-04-19T00:26:00Z">
                  <w:rPr>
                    <w:color w:val="000000"/>
                    <w:sz w:val="26"/>
                    <w:szCs w:val="26"/>
                  </w:rPr>
                </w:rPrChange>
              </w:rPr>
              <w:pPrChange w:id="30529" w:author="James Vu" w:date="2024-04-18T22:33:00Z">
                <w:pPr>
                  <w:widowControl w:val="0"/>
                  <w:spacing w:before="120" w:after="120"/>
                  <w:jc w:val="center"/>
                </w:pPr>
              </w:pPrChange>
            </w:pPr>
            <w:r w:rsidRPr="003C02FF">
              <w:rPr>
                <w:color w:val="000000"/>
                <w:rPrChange w:id="30530" w:author="James Vu" w:date="2024-04-19T00:26:00Z">
                  <w:rPr>
                    <w:color w:val="000000"/>
                    <w:sz w:val="26"/>
                    <w:szCs w:val="26"/>
                  </w:rPr>
                </w:rPrChange>
              </w:rPr>
              <w:t>1</w:t>
            </w:r>
          </w:p>
        </w:tc>
        <w:tc>
          <w:tcPr>
            <w:tcW w:w="567" w:type="pct"/>
            <w:shd w:val="clear" w:color="auto" w:fill="auto"/>
            <w:hideMark/>
            <w:tcPrChange w:id="3053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AE418F0" w14:textId="77777777" w:rsidR="00093102" w:rsidRPr="003C02FF" w:rsidRDefault="00093102">
            <w:pPr>
              <w:widowControl w:val="0"/>
              <w:spacing w:before="120" w:after="120"/>
              <w:jc w:val="both"/>
              <w:rPr>
                <w:b/>
                <w:bCs/>
                <w:color w:val="000000"/>
                <w:rPrChange w:id="30532" w:author="James Vu" w:date="2024-04-19T00:26:00Z">
                  <w:rPr>
                    <w:b/>
                    <w:bCs/>
                    <w:color w:val="000000"/>
                    <w:sz w:val="26"/>
                    <w:szCs w:val="26"/>
                  </w:rPr>
                </w:rPrChange>
              </w:rPr>
              <w:pPrChange w:id="30533" w:author="James Vu" w:date="2024-04-18T22:33:00Z">
                <w:pPr>
                  <w:widowControl w:val="0"/>
                  <w:spacing w:before="120" w:after="120"/>
                </w:pPr>
              </w:pPrChange>
            </w:pPr>
            <w:r w:rsidRPr="003C02FF">
              <w:rPr>
                <w:b/>
                <w:bCs/>
                <w:color w:val="000000"/>
                <w:rPrChange w:id="30534" w:author="James Vu" w:date="2024-04-19T00:26:00Z">
                  <w:rPr>
                    <w:b/>
                    <w:bCs/>
                    <w:color w:val="000000"/>
                    <w:sz w:val="26"/>
                    <w:szCs w:val="26"/>
                  </w:rPr>
                </w:rPrChange>
              </w:rPr>
              <w:t> </w:t>
            </w:r>
          </w:p>
        </w:tc>
        <w:tc>
          <w:tcPr>
            <w:tcW w:w="351" w:type="pct"/>
            <w:shd w:val="clear" w:color="auto" w:fill="auto"/>
            <w:hideMark/>
            <w:tcPrChange w:id="3053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B9DA68C" w14:textId="77777777" w:rsidR="00093102" w:rsidRPr="003C02FF" w:rsidRDefault="00093102">
            <w:pPr>
              <w:widowControl w:val="0"/>
              <w:spacing w:before="120" w:after="120"/>
              <w:jc w:val="both"/>
              <w:rPr>
                <w:b/>
                <w:bCs/>
                <w:color w:val="000000"/>
                <w:rPrChange w:id="30536" w:author="James Vu" w:date="2024-04-19T00:26:00Z">
                  <w:rPr>
                    <w:b/>
                    <w:bCs/>
                    <w:color w:val="000000"/>
                    <w:sz w:val="26"/>
                    <w:szCs w:val="26"/>
                  </w:rPr>
                </w:rPrChange>
              </w:rPr>
              <w:pPrChange w:id="30537" w:author="James Vu" w:date="2024-04-18T22:33:00Z">
                <w:pPr>
                  <w:widowControl w:val="0"/>
                  <w:spacing w:before="120" w:after="120"/>
                  <w:jc w:val="center"/>
                </w:pPr>
              </w:pPrChange>
            </w:pPr>
            <w:r w:rsidRPr="003C02FF">
              <w:rPr>
                <w:b/>
                <w:bCs/>
                <w:color w:val="000000"/>
                <w:rPrChange w:id="30538" w:author="James Vu" w:date="2024-04-19T00:26:00Z">
                  <w:rPr>
                    <w:b/>
                    <w:bCs/>
                    <w:color w:val="000000"/>
                    <w:sz w:val="26"/>
                    <w:szCs w:val="26"/>
                  </w:rPr>
                </w:rPrChange>
              </w:rPr>
              <w:t> </w:t>
            </w:r>
          </w:p>
        </w:tc>
        <w:tc>
          <w:tcPr>
            <w:tcW w:w="632" w:type="pct"/>
            <w:shd w:val="clear" w:color="auto" w:fill="auto"/>
            <w:hideMark/>
            <w:tcPrChange w:id="3053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A0B3042" w14:textId="77777777" w:rsidR="00093102" w:rsidRPr="003C02FF" w:rsidRDefault="00093102">
            <w:pPr>
              <w:widowControl w:val="0"/>
              <w:spacing w:before="120" w:after="120"/>
              <w:jc w:val="both"/>
              <w:rPr>
                <w:b/>
                <w:bCs/>
                <w:color w:val="000000"/>
                <w:rPrChange w:id="30540" w:author="James Vu" w:date="2024-04-19T00:26:00Z">
                  <w:rPr>
                    <w:b/>
                    <w:bCs/>
                    <w:color w:val="000000"/>
                    <w:sz w:val="26"/>
                    <w:szCs w:val="26"/>
                  </w:rPr>
                </w:rPrChange>
              </w:rPr>
              <w:pPrChange w:id="30541" w:author="James Vu" w:date="2024-04-18T22:33:00Z">
                <w:pPr>
                  <w:widowControl w:val="0"/>
                  <w:spacing w:before="120" w:after="120"/>
                </w:pPr>
              </w:pPrChange>
            </w:pPr>
            <w:r w:rsidRPr="003C02FF">
              <w:rPr>
                <w:b/>
                <w:bCs/>
                <w:color w:val="000000"/>
                <w:rPrChange w:id="30542" w:author="James Vu" w:date="2024-04-19T00:26:00Z">
                  <w:rPr>
                    <w:b/>
                    <w:bCs/>
                    <w:color w:val="000000"/>
                    <w:sz w:val="26"/>
                    <w:szCs w:val="26"/>
                  </w:rPr>
                </w:rPrChange>
              </w:rPr>
              <w:t> </w:t>
            </w:r>
          </w:p>
        </w:tc>
      </w:tr>
      <w:tr w:rsidR="00093102" w:rsidRPr="003C02FF" w14:paraId="3A52FDD9" w14:textId="77777777" w:rsidTr="003C02FF">
        <w:trPr>
          <w:trHeight w:val="300"/>
          <w:trPrChange w:id="30543" w:author="James Vu" w:date="2024-04-19T00:26:00Z">
            <w:trPr>
              <w:gridBefore w:val="1"/>
              <w:gridAfter w:val="0"/>
              <w:trHeight w:val="300"/>
            </w:trPr>
          </w:trPrChange>
        </w:trPr>
        <w:tc>
          <w:tcPr>
            <w:tcW w:w="254" w:type="pct"/>
            <w:shd w:val="clear" w:color="auto" w:fill="auto"/>
            <w:vAlign w:val="center"/>
            <w:hideMark/>
            <w:tcPrChange w:id="3054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B86D0A1" w14:textId="77777777" w:rsidR="00093102" w:rsidRPr="003C02FF" w:rsidRDefault="00093102">
            <w:pPr>
              <w:widowControl w:val="0"/>
              <w:spacing w:before="120" w:after="120"/>
              <w:jc w:val="both"/>
              <w:rPr>
                <w:color w:val="000000"/>
                <w:rPrChange w:id="30545" w:author="James Vu" w:date="2024-04-19T00:26:00Z">
                  <w:rPr>
                    <w:color w:val="000000"/>
                    <w:sz w:val="26"/>
                    <w:szCs w:val="26"/>
                  </w:rPr>
                </w:rPrChange>
              </w:rPr>
              <w:pPrChange w:id="30546" w:author="James Vu" w:date="2024-04-18T22:33:00Z">
                <w:pPr>
                  <w:widowControl w:val="0"/>
                  <w:spacing w:before="120" w:after="120"/>
                  <w:jc w:val="center"/>
                </w:pPr>
              </w:pPrChange>
            </w:pPr>
            <w:r w:rsidRPr="003C02FF">
              <w:rPr>
                <w:color w:val="000000"/>
                <w:rPrChange w:id="30547" w:author="James Vu" w:date="2024-04-19T00:26:00Z">
                  <w:rPr>
                    <w:color w:val="000000"/>
                    <w:sz w:val="26"/>
                    <w:szCs w:val="26"/>
                  </w:rPr>
                </w:rPrChange>
              </w:rPr>
              <w:t> </w:t>
            </w:r>
          </w:p>
        </w:tc>
        <w:tc>
          <w:tcPr>
            <w:tcW w:w="618" w:type="pct"/>
            <w:shd w:val="clear" w:color="auto" w:fill="auto"/>
            <w:vAlign w:val="center"/>
            <w:hideMark/>
            <w:tcPrChange w:id="3054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DFE75CB" w14:textId="77777777" w:rsidR="00093102" w:rsidRPr="003C02FF" w:rsidRDefault="00093102">
            <w:pPr>
              <w:widowControl w:val="0"/>
              <w:spacing w:before="120" w:after="120"/>
              <w:jc w:val="both"/>
              <w:rPr>
                <w:color w:val="000000"/>
                <w:rPrChange w:id="30549" w:author="James Vu" w:date="2024-04-19T00:26:00Z">
                  <w:rPr>
                    <w:color w:val="000000"/>
                    <w:sz w:val="26"/>
                    <w:szCs w:val="26"/>
                  </w:rPr>
                </w:rPrChange>
              </w:rPr>
              <w:pPrChange w:id="30550" w:author="James Vu" w:date="2024-04-18T22:33:00Z">
                <w:pPr>
                  <w:widowControl w:val="0"/>
                  <w:spacing w:before="120" w:after="120"/>
                  <w:jc w:val="center"/>
                </w:pPr>
              </w:pPrChange>
            </w:pPr>
            <w:r w:rsidRPr="003C02FF">
              <w:rPr>
                <w:color w:val="000000"/>
                <w:rPrChange w:id="30551" w:author="James Vu" w:date="2024-04-19T00:26:00Z">
                  <w:rPr>
                    <w:color w:val="000000"/>
                    <w:sz w:val="26"/>
                    <w:szCs w:val="26"/>
                  </w:rPr>
                </w:rPrChange>
              </w:rPr>
              <w:t> </w:t>
            </w:r>
          </w:p>
        </w:tc>
        <w:tc>
          <w:tcPr>
            <w:tcW w:w="1636" w:type="pct"/>
            <w:shd w:val="clear" w:color="auto" w:fill="auto"/>
            <w:hideMark/>
            <w:tcPrChange w:id="3055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5F9ED9F" w14:textId="77777777" w:rsidR="00093102" w:rsidRPr="003C02FF" w:rsidRDefault="00093102">
            <w:pPr>
              <w:widowControl w:val="0"/>
              <w:spacing w:before="120" w:after="120"/>
              <w:jc w:val="both"/>
              <w:rPr>
                <w:color w:val="000000"/>
                <w:rPrChange w:id="30553" w:author="James Vu" w:date="2024-04-19T00:26:00Z">
                  <w:rPr>
                    <w:color w:val="000000"/>
                    <w:sz w:val="26"/>
                    <w:szCs w:val="26"/>
                  </w:rPr>
                </w:rPrChange>
              </w:rPr>
              <w:pPrChange w:id="30554" w:author="James Vu" w:date="2024-04-18T22:33:00Z">
                <w:pPr>
                  <w:widowControl w:val="0"/>
                  <w:spacing w:before="120" w:after="120"/>
                </w:pPr>
              </w:pPrChange>
            </w:pPr>
            <w:r w:rsidRPr="003C02FF">
              <w:rPr>
                <w:color w:val="000000"/>
                <w:rPrChange w:id="30555" w:author="James Vu" w:date="2024-04-19T00:26:00Z">
                  <w:rPr>
                    <w:color w:val="000000"/>
                    <w:sz w:val="26"/>
                    <w:szCs w:val="26"/>
                  </w:rPr>
                </w:rPrChange>
              </w:rPr>
              <w:t>a) Vật liệu phụ</w:t>
            </w:r>
          </w:p>
        </w:tc>
        <w:tc>
          <w:tcPr>
            <w:tcW w:w="439" w:type="pct"/>
            <w:shd w:val="clear" w:color="auto" w:fill="auto"/>
            <w:vAlign w:val="center"/>
            <w:hideMark/>
            <w:tcPrChange w:id="30556"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01DD6C8" w14:textId="77777777" w:rsidR="00093102" w:rsidRPr="003C02FF" w:rsidRDefault="00093102">
            <w:pPr>
              <w:widowControl w:val="0"/>
              <w:spacing w:before="120" w:after="120"/>
              <w:jc w:val="both"/>
              <w:rPr>
                <w:color w:val="000000"/>
                <w:rPrChange w:id="30557" w:author="James Vu" w:date="2024-04-19T00:26:00Z">
                  <w:rPr>
                    <w:color w:val="000000"/>
                    <w:sz w:val="26"/>
                    <w:szCs w:val="26"/>
                  </w:rPr>
                </w:rPrChange>
              </w:rPr>
              <w:pPrChange w:id="30558" w:author="James Vu" w:date="2024-04-18T22:33:00Z">
                <w:pPr>
                  <w:widowControl w:val="0"/>
                  <w:spacing w:before="120" w:after="120"/>
                  <w:jc w:val="center"/>
                </w:pPr>
              </w:pPrChange>
            </w:pPr>
            <w:r w:rsidRPr="003C02FF">
              <w:rPr>
                <w:color w:val="000000"/>
                <w:rPrChange w:id="30559" w:author="James Vu" w:date="2024-04-19T00:26:00Z">
                  <w:rPr>
                    <w:color w:val="000000"/>
                    <w:sz w:val="26"/>
                    <w:szCs w:val="26"/>
                  </w:rPr>
                </w:rPrChange>
              </w:rPr>
              <w:t> </w:t>
            </w:r>
          </w:p>
        </w:tc>
        <w:tc>
          <w:tcPr>
            <w:tcW w:w="502" w:type="pct"/>
            <w:shd w:val="clear" w:color="auto" w:fill="auto"/>
            <w:vAlign w:val="center"/>
            <w:hideMark/>
            <w:tcPrChange w:id="30560"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3C5B7AF" w14:textId="77777777" w:rsidR="00093102" w:rsidRPr="003C02FF" w:rsidRDefault="00093102">
            <w:pPr>
              <w:widowControl w:val="0"/>
              <w:spacing w:before="120" w:after="120"/>
              <w:jc w:val="both"/>
              <w:rPr>
                <w:color w:val="000000"/>
                <w:rPrChange w:id="30561" w:author="James Vu" w:date="2024-04-19T00:26:00Z">
                  <w:rPr>
                    <w:color w:val="000000"/>
                    <w:sz w:val="26"/>
                    <w:szCs w:val="26"/>
                  </w:rPr>
                </w:rPrChange>
              </w:rPr>
              <w:pPrChange w:id="30562" w:author="James Vu" w:date="2024-04-18T22:33:00Z">
                <w:pPr>
                  <w:widowControl w:val="0"/>
                  <w:spacing w:before="120" w:after="120"/>
                  <w:jc w:val="center"/>
                </w:pPr>
              </w:pPrChange>
            </w:pPr>
            <w:r w:rsidRPr="003C02FF">
              <w:rPr>
                <w:color w:val="000000"/>
                <w:rPrChange w:id="30563" w:author="James Vu" w:date="2024-04-19T00:26:00Z">
                  <w:rPr>
                    <w:color w:val="000000"/>
                    <w:sz w:val="26"/>
                    <w:szCs w:val="26"/>
                  </w:rPr>
                </w:rPrChange>
              </w:rPr>
              <w:t> </w:t>
            </w:r>
          </w:p>
        </w:tc>
        <w:tc>
          <w:tcPr>
            <w:tcW w:w="567" w:type="pct"/>
            <w:shd w:val="clear" w:color="auto" w:fill="auto"/>
            <w:hideMark/>
            <w:tcPrChange w:id="30564"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3248653" w14:textId="77777777" w:rsidR="00093102" w:rsidRPr="003C02FF" w:rsidRDefault="00093102">
            <w:pPr>
              <w:widowControl w:val="0"/>
              <w:spacing w:before="120" w:after="120"/>
              <w:jc w:val="both"/>
              <w:rPr>
                <w:color w:val="000000"/>
                <w:rPrChange w:id="30565" w:author="James Vu" w:date="2024-04-19T00:26:00Z">
                  <w:rPr>
                    <w:color w:val="000000"/>
                    <w:sz w:val="26"/>
                    <w:szCs w:val="26"/>
                  </w:rPr>
                </w:rPrChange>
              </w:rPr>
              <w:pPrChange w:id="30566" w:author="James Vu" w:date="2024-04-18T22:33:00Z">
                <w:pPr>
                  <w:widowControl w:val="0"/>
                  <w:spacing w:before="120" w:after="120"/>
                </w:pPr>
              </w:pPrChange>
            </w:pPr>
            <w:r w:rsidRPr="003C02FF">
              <w:rPr>
                <w:color w:val="000000"/>
                <w:rPrChange w:id="30567" w:author="James Vu" w:date="2024-04-19T00:26:00Z">
                  <w:rPr>
                    <w:color w:val="000000"/>
                    <w:sz w:val="26"/>
                    <w:szCs w:val="26"/>
                  </w:rPr>
                </w:rPrChange>
              </w:rPr>
              <w:t> </w:t>
            </w:r>
          </w:p>
        </w:tc>
        <w:tc>
          <w:tcPr>
            <w:tcW w:w="351" w:type="pct"/>
            <w:shd w:val="clear" w:color="auto" w:fill="auto"/>
            <w:hideMark/>
            <w:tcPrChange w:id="30568"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B41D825" w14:textId="77777777" w:rsidR="00093102" w:rsidRPr="003C02FF" w:rsidRDefault="00093102">
            <w:pPr>
              <w:widowControl w:val="0"/>
              <w:spacing w:before="120" w:after="120"/>
              <w:jc w:val="both"/>
              <w:rPr>
                <w:color w:val="000000"/>
                <w:rPrChange w:id="30569" w:author="James Vu" w:date="2024-04-19T00:26:00Z">
                  <w:rPr>
                    <w:color w:val="000000"/>
                    <w:sz w:val="26"/>
                    <w:szCs w:val="26"/>
                  </w:rPr>
                </w:rPrChange>
              </w:rPr>
              <w:pPrChange w:id="30570" w:author="James Vu" w:date="2024-04-18T22:33:00Z">
                <w:pPr>
                  <w:widowControl w:val="0"/>
                  <w:spacing w:before="120" w:after="120"/>
                  <w:jc w:val="center"/>
                </w:pPr>
              </w:pPrChange>
            </w:pPr>
            <w:r w:rsidRPr="003C02FF">
              <w:rPr>
                <w:color w:val="000000"/>
                <w:rPrChange w:id="30571" w:author="James Vu" w:date="2024-04-19T00:26:00Z">
                  <w:rPr>
                    <w:color w:val="000000"/>
                    <w:sz w:val="26"/>
                    <w:szCs w:val="26"/>
                  </w:rPr>
                </w:rPrChange>
              </w:rPr>
              <w:t> </w:t>
            </w:r>
          </w:p>
        </w:tc>
        <w:tc>
          <w:tcPr>
            <w:tcW w:w="632" w:type="pct"/>
            <w:shd w:val="clear" w:color="auto" w:fill="auto"/>
            <w:hideMark/>
            <w:tcPrChange w:id="30572"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80DF3E9" w14:textId="77777777" w:rsidR="00093102" w:rsidRPr="003C02FF" w:rsidRDefault="00093102">
            <w:pPr>
              <w:widowControl w:val="0"/>
              <w:spacing w:before="120" w:after="120"/>
              <w:jc w:val="both"/>
              <w:rPr>
                <w:color w:val="000000"/>
                <w:rPrChange w:id="30573" w:author="James Vu" w:date="2024-04-19T00:26:00Z">
                  <w:rPr>
                    <w:color w:val="000000"/>
                    <w:sz w:val="26"/>
                    <w:szCs w:val="26"/>
                  </w:rPr>
                </w:rPrChange>
              </w:rPr>
              <w:pPrChange w:id="30574" w:author="James Vu" w:date="2024-04-18T22:33:00Z">
                <w:pPr>
                  <w:widowControl w:val="0"/>
                  <w:spacing w:before="120" w:after="120"/>
                </w:pPr>
              </w:pPrChange>
            </w:pPr>
            <w:r w:rsidRPr="003C02FF">
              <w:rPr>
                <w:color w:val="000000"/>
                <w:rPrChange w:id="30575" w:author="James Vu" w:date="2024-04-19T00:26:00Z">
                  <w:rPr>
                    <w:color w:val="000000"/>
                    <w:sz w:val="26"/>
                    <w:szCs w:val="26"/>
                  </w:rPr>
                </w:rPrChange>
              </w:rPr>
              <w:t xml:space="preserve">              21.000 </w:t>
            </w:r>
          </w:p>
        </w:tc>
      </w:tr>
      <w:tr w:rsidR="00093102" w:rsidRPr="003C02FF" w14:paraId="308D31B3" w14:textId="77777777" w:rsidTr="003C02FF">
        <w:trPr>
          <w:trHeight w:val="300"/>
          <w:trPrChange w:id="30576" w:author="James Vu" w:date="2024-04-19T00:26:00Z">
            <w:trPr>
              <w:gridBefore w:val="1"/>
              <w:gridAfter w:val="0"/>
              <w:trHeight w:val="300"/>
            </w:trPr>
          </w:trPrChange>
        </w:trPr>
        <w:tc>
          <w:tcPr>
            <w:tcW w:w="254" w:type="pct"/>
            <w:shd w:val="clear" w:color="auto" w:fill="auto"/>
            <w:vAlign w:val="center"/>
            <w:hideMark/>
            <w:tcPrChange w:id="30577"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1CE13D42" w14:textId="77777777" w:rsidR="00093102" w:rsidRPr="003C02FF" w:rsidRDefault="00093102">
            <w:pPr>
              <w:widowControl w:val="0"/>
              <w:spacing w:before="120" w:after="120"/>
              <w:jc w:val="both"/>
              <w:rPr>
                <w:i/>
                <w:iCs/>
                <w:color w:val="000000"/>
                <w:rPrChange w:id="30578" w:author="James Vu" w:date="2024-04-19T00:26:00Z">
                  <w:rPr>
                    <w:i/>
                    <w:iCs/>
                    <w:color w:val="000000"/>
                    <w:sz w:val="26"/>
                    <w:szCs w:val="26"/>
                  </w:rPr>
                </w:rPrChange>
              </w:rPr>
              <w:pPrChange w:id="30579" w:author="James Vu" w:date="2024-04-18T22:33:00Z">
                <w:pPr>
                  <w:widowControl w:val="0"/>
                  <w:spacing w:before="120" w:after="120"/>
                  <w:jc w:val="center"/>
                </w:pPr>
              </w:pPrChange>
            </w:pPr>
            <w:r w:rsidRPr="003C02FF">
              <w:rPr>
                <w:i/>
                <w:iCs/>
                <w:color w:val="000000"/>
                <w:rPrChange w:id="30580" w:author="James Vu" w:date="2024-04-19T00:26:00Z">
                  <w:rPr>
                    <w:i/>
                    <w:iCs/>
                    <w:color w:val="000000"/>
                    <w:sz w:val="26"/>
                    <w:szCs w:val="26"/>
                  </w:rPr>
                </w:rPrChange>
              </w:rPr>
              <w:t> </w:t>
            </w:r>
          </w:p>
        </w:tc>
        <w:tc>
          <w:tcPr>
            <w:tcW w:w="618" w:type="pct"/>
            <w:shd w:val="clear" w:color="auto" w:fill="auto"/>
            <w:vAlign w:val="center"/>
            <w:hideMark/>
            <w:tcPrChange w:id="30581"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7F7D523" w14:textId="77777777" w:rsidR="00093102" w:rsidRPr="003C02FF" w:rsidRDefault="00093102">
            <w:pPr>
              <w:widowControl w:val="0"/>
              <w:spacing w:before="120" w:after="120"/>
              <w:jc w:val="both"/>
              <w:rPr>
                <w:i/>
                <w:iCs/>
                <w:color w:val="000000"/>
                <w:rPrChange w:id="30582" w:author="James Vu" w:date="2024-04-19T00:26:00Z">
                  <w:rPr>
                    <w:i/>
                    <w:iCs/>
                    <w:color w:val="000000"/>
                    <w:sz w:val="26"/>
                    <w:szCs w:val="26"/>
                  </w:rPr>
                </w:rPrChange>
              </w:rPr>
              <w:pPrChange w:id="30583" w:author="James Vu" w:date="2024-04-18T22:33:00Z">
                <w:pPr>
                  <w:widowControl w:val="0"/>
                  <w:spacing w:before="120" w:after="120"/>
                  <w:jc w:val="center"/>
                </w:pPr>
              </w:pPrChange>
            </w:pPr>
            <w:r w:rsidRPr="003C02FF">
              <w:rPr>
                <w:i/>
                <w:iCs/>
                <w:color w:val="000000"/>
                <w:rPrChange w:id="30584" w:author="James Vu" w:date="2024-04-19T00:26:00Z">
                  <w:rPr>
                    <w:i/>
                    <w:iCs/>
                    <w:color w:val="000000"/>
                    <w:sz w:val="26"/>
                    <w:szCs w:val="26"/>
                  </w:rPr>
                </w:rPrChange>
              </w:rPr>
              <w:t> </w:t>
            </w:r>
          </w:p>
        </w:tc>
        <w:tc>
          <w:tcPr>
            <w:tcW w:w="1636" w:type="pct"/>
            <w:shd w:val="clear" w:color="auto" w:fill="auto"/>
            <w:hideMark/>
            <w:tcPrChange w:id="30585"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9B8501E" w14:textId="77777777" w:rsidR="00093102" w:rsidRPr="003C02FF" w:rsidRDefault="00093102">
            <w:pPr>
              <w:widowControl w:val="0"/>
              <w:spacing w:before="120" w:after="120"/>
              <w:jc w:val="both"/>
              <w:rPr>
                <w:i/>
                <w:iCs/>
                <w:color w:val="000000"/>
                <w:rPrChange w:id="30586" w:author="James Vu" w:date="2024-04-19T00:26:00Z">
                  <w:rPr>
                    <w:i/>
                    <w:iCs/>
                    <w:color w:val="000000"/>
                    <w:sz w:val="26"/>
                    <w:szCs w:val="26"/>
                  </w:rPr>
                </w:rPrChange>
              </w:rPr>
              <w:pPrChange w:id="30587" w:author="James Vu" w:date="2024-04-18T22:33:00Z">
                <w:pPr>
                  <w:widowControl w:val="0"/>
                  <w:spacing w:before="120" w:after="120"/>
                  <w:jc w:val="right"/>
                </w:pPr>
              </w:pPrChange>
            </w:pPr>
            <w:r w:rsidRPr="003C02FF">
              <w:rPr>
                <w:i/>
                <w:iCs/>
                <w:color w:val="000000"/>
                <w:rPrChange w:id="30588" w:author="James Vu" w:date="2024-04-19T00:26:00Z">
                  <w:rPr>
                    <w:i/>
                    <w:iCs/>
                    <w:color w:val="000000"/>
                    <w:sz w:val="26"/>
                    <w:szCs w:val="26"/>
                  </w:rPr>
                </w:rPrChange>
              </w:rPr>
              <w:t>Đĩa CD</w:t>
            </w:r>
          </w:p>
        </w:tc>
        <w:tc>
          <w:tcPr>
            <w:tcW w:w="439" w:type="pct"/>
            <w:shd w:val="clear" w:color="auto" w:fill="auto"/>
            <w:vAlign w:val="center"/>
            <w:hideMark/>
            <w:tcPrChange w:id="30589"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EE675C6" w14:textId="77777777" w:rsidR="00093102" w:rsidRPr="003C02FF" w:rsidRDefault="00093102">
            <w:pPr>
              <w:widowControl w:val="0"/>
              <w:spacing w:before="120" w:after="120"/>
              <w:jc w:val="both"/>
              <w:rPr>
                <w:i/>
                <w:iCs/>
                <w:color w:val="000000"/>
                <w:rPrChange w:id="30590" w:author="James Vu" w:date="2024-04-19T00:26:00Z">
                  <w:rPr>
                    <w:i/>
                    <w:iCs/>
                    <w:color w:val="000000"/>
                    <w:sz w:val="26"/>
                    <w:szCs w:val="26"/>
                  </w:rPr>
                </w:rPrChange>
              </w:rPr>
              <w:pPrChange w:id="30591" w:author="James Vu" w:date="2024-04-18T22:33:00Z">
                <w:pPr>
                  <w:widowControl w:val="0"/>
                  <w:spacing w:before="120" w:after="120"/>
                  <w:jc w:val="center"/>
                </w:pPr>
              </w:pPrChange>
            </w:pPr>
            <w:r w:rsidRPr="003C02FF">
              <w:rPr>
                <w:i/>
                <w:iCs/>
                <w:color w:val="000000"/>
                <w:rPrChange w:id="30592" w:author="James Vu" w:date="2024-04-19T00:26:00Z">
                  <w:rPr>
                    <w:i/>
                    <w:iCs/>
                    <w:color w:val="000000"/>
                    <w:sz w:val="26"/>
                    <w:szCs w:val="26"/>
                  </w:rPr>
                </w:rPrChange>
              </w:rPr>
              <w:t>Cái</w:t>
            </w:r>
          </w:p>
        </w:tc>
        <w:tc>
          <w:tcPr>
            <w:tcW w:w="502" w:type="pct"/>
            <w:shd w:val="clear" w:color="auto" w:fill="auto"/>
            <w:vAlign w:val="center"/>
            <w:hideMark/>
            <w:tcPrChange w:id="30593"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A4115D5" w14:textId="77777777" w:rsidR="00093102" w:rsidRPr="003C02FF" w:rsidRDefault="00093102">
            <w:pPr>
              <w:widowControl w:val="0"/>
              <w:spacing w:before="120" w:after="120"/>
              <w:jc w:val="both"/>
              <w:rPr>
                <w:i/>
                <w:iCs/>
                <w:color w:val="000000"/>
                <w:rPrChange w:id="30594" w:author="James Vu" w:date="2024-04-19T00:26:00Z">
                  <w:rPr>
                    <w:i/>
                    <w:iCs/>
                    <w:color w:val="000000"/>
                    <w:sz w:val="26"/>
                    <w:szCs w:val="26"/>
                  </w:rPr>
                </w:rPrChange>
              </w:rPr>
              <w:pPrChange w:id="30595" w:author="James Vu" w:date="2024-04-18T22:33:00Z">
                <w:pPr>
                  <w:widowControl w:val="0"/>
                  <w:spacing w:before="120" w:after="120"/>
                  <w:jc w:val="center"/>
                </w:pPr>
              </w:pPrChange>
            </w:pPr>
            <w:r w:rsidRPr="003C02FF">
              <w:rPr>
                <w:i/>
                <w:iCs/>
                <w:color w:val="000000"/>
                <w:rPrChange w:id="30596" w:author="James Vu" w:date="2024-04-19T00:26:00Z">
                  <w:rPr>
                    <w:i/>
                    <w:iCs/>
                    <w:color w:val="000000"/>
                    <w:sz w:val="26"/>
                    <w:szCs w:val="26"/>
                  </w:rPr>
                </w:rPrChange>
              </w:rPr>
              <w:t>2</w:t>
            </w:r>
          </w:p>
        </w:tc>
        <w:tc>
          <w:tcPr>
            <w:tcW w:w="567" w:type="pct"/>
            <w:shd w:val="clear" w:color="auto" w:fill="auto"/>
            <w:hideMark/>
            <w:tcPrChange w:id="30597"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DEF4B3F" w14:textId="77777777" w:rsidR="00093102" w:rsidRPr="003C02FF" w:rsidRDefault="00093102">
            <w:pPr>
              <w:widowControl w:val="0"/>
              <w:spacing w:before="120" w:after="120"/>
              <w:jc w:val="both"/>
              <w:rPr>
                <w:i/>
                <w:iCs/>
                <w:color w:val="000000"/>
                <w:rPrChange w:id="30598" w:author="James Vu" w:date="2024-04-19T00:26:00Z">
                  <w:rPr>
                    <w:i/>
                    <w:iCs/>
                    <w:color w:val="000000"/>
                    <w:sz w:val="26"/>
                    <w:szCs w:val="26"/>
                  </w:rPr>
                </w:rPrChange>
              </w:rPr>
              <w:pPrChange w:id="30599" w:author="James Vu" w:date="2024-04-18T22:33:00Z">
                <w:pPr>
                  <w:widowControl w:val="0"/>
                  <w:spacing w:before="120" w:after="120"/>
                </w:pPr>
              </w:pPrChange>
            </w:pPr>
            <w:r w:rsidRPr="003C02FF">
              <w:rPr>
                <w:i/>
                <w:iCs/>
                <w:color w:val="000000"/>
                <w:rPrChange w:id="30600" w:author="James Vu" w:date="2024-04-19T00:26:00Z">
                  <w:rPr>
                    <w:i/>
                    <w:iCs/>
                    <w:color w:val="000000"/>
                    <w:sz w:val="26"/>
                    <w:szCs w:val="26"/>
                  </w:rPr>
                </w:rPrChange>
              </w:rPr>
              <w:t xml:space="preserve">         10.000 </w:t>
            </w:r>
          </w:p>
        </w:tc>
        <w:tc>
          <w:tcPr>
            <w:tcW w:w="351" w:type="pct"/>
            <w:shd w:val="clear" w:color="auto" w:fill="auto"/>
            <w:hideMark/>
            <w:tcPrChange w:id="30601"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00267294" w14:textId="77777777" w:rsidR="00093102" w:rsidRPr="003C02FF" w:rsidRDefault="00093102">
            <w:pPr>
              <w:widowControl w:val="0"/>
              <w:spacing w:before="120" w:after="120"/>
              <w:jc w:val="both"/>
              <w:rPr>
                <w:i/>
                <w:iCs/>
                <w:color w:val="000000"/>
                <w:rPrChange w:id="30602" w:author="James Vu" w:date="2024-04-19T00:26:00Z">
                  <w:rPr>
                    <w:i/>
                    <w:iCs/>
                    <w:color w:val="000000"/>
                    <w:sz w:val="26"/>
                    <w:szCs w:val="26"/>
                  </w:rPr>
                </w:rPrChange>
              </w:rPr>
              <w:pPrChange w:id="30603" w:author="James Vu" w:date="2024-04-18T22:33:00Z">
                <w:pPr>
                  <w:widowControl w:val="0"/>
                  <w:spacing w:before="120" w:after="120"/>
                  <w:jc w:val="center"/>
                </w:pPr>
              </w:pPrChange>
            </w:pPr>
            <w:r w:rsidRPr="003C02FF">
              <w:rPr>
                <w:i/>
                <w:iCs/>
                <w:color w:val="000000"/>
                <w:rPrChange w:id="30604" w:author="James Vu" w:date="2024-04-19T00:26:00Z">
                  <w:rPr>
                    <w:i/>
                    <w:iCs/>
                    <w:color w:val="000000"/>
                    <w:sz w:val="26"/>
                    <w:szCs w:val="26"/>
                  </w:rPr>
                </w:rPrChange>
              </w:rPr>
              <w:t>1</w:t>
            </w:r>
          </w:p>
        </w:tc>
        <w:tc>
          <w:tcPr>
            <w:tcW w:w="632" w:type="pct"/>
            <w:shd w:val="clear" w:color="auto" w:fill="auto"/>
            <w:hideMark/>
            <w:tcPrChange w:id="30605"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5E063E34" w14:textId="77777777" w:rsidR="00093102" w:rsidRPr="003C02FF" w:rsidRDefault="00093102">
            <w:pPr>
              <w:widowControl w:val="0"/>
              <w:spacing w:before="120" w:after="120"/>
              <w:jc w:val="both"/>
              <w:rPr>
                <w:i/>
                <w:iCs/>
                <w:color w:val="000000"/>
                <w:rPrChange w:id="30606" w:author="James Vu" w:date="2024-04-19T00:26:00Z">
                  <w:rPr>
                    <w:i/>
                    <w:iCs/>
                    <w:color w:val="000000"/>
                    <w:sz w:val="26"/>
                    <w:szCs w:val="26"/>
                  </w:rPr>
                </w:rPrChange>
              </w:rPr>
              <w:pPrChange w:id="30607" w:author="James Vu" w:date="2024-04-18T22:33:00Z">
                <w:pPr>
                  <w:widowControl w:val="0"/>
                  <w:spacing w:before="120" w:after="120"/>
                </w:pPr>
              </w:pPrChange>
            </w:pPr>
            <w:r w:rsidRPr="003C02FF">
              <w:rPr>
                <w:i/>
                <w:iCs/>
                <w:color w:val="000000"/>
                <w:rPrChange w:id="30608" w:author="James Vu" w:date="2024-04-19T00:26:00Z">
                  <w:rPr>
                    <w:i/>
                    <w:iCs/>
                    <w:color w:val="000000"/>
                    <w:sz w:val="26"/>
                    <w:szCs w:val="26"/>
                  </w:rPr>
                </w:rPrChange>
              </w:rPr>
              <w:t xml:space="preserve">            20.000 </w:t>
            </w:r>
          </w:p>
        </w:tc>
      </w:tr>
      <w:tr w:rsidR="00093102" w:rsidRPr="003C02FF" w14:paraId="0639DB62" w14:textId="77777777" w:rsidTr="003C02FF">
        <w:trPr>
          <w:trHeight w:val="300"/>
          <w:trPrChange w:id="30609" w:author="James Vu" w:date="2024-04-19T00:26:00Z">
            <w:trPr>
              <w:gridBefore w:val="1"/>
              <w:gridAfter w:val="0"/>
              <w:trHeight w:val="300"/>
            </w:trPr>
          </w:trPrChange>
        </w:trPr>
        <w:tc>
          <w:tcPr>
            <w:tcW w:w="254" w:type="pct"/>
            <w:shd w:val="clear" w:color="auto" w:fill="auto"/>
            <w:vAlign w:val="center"/>
            <w:hideMark/>
            <w:tcPrChange w:id="3061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3B87BF7" w14:textId="77777777" w:rsidR="00093102" w:rsidRPr="003C02FF" w:rsidRDefault="00093102">
            <w:pPr>
              <w:widowControl w:val="0"/>
              <w:spacing w:before="120" w:after="120"/>
              <w:jc w:val="both"/>
              <w:rPr>
                <w:i/>
                <w:iCs/>
                <w:color w:val="000000"/>
                <w:rPrChange w:id="30611" w:author="James Vu" w:date="2024-04-19T00:26:00Z">
                  <w:rPr>
                    <w:i/>
                    <w:iCs/>
                    <w:color w:val="000000"/>
                    <w:sz w:val="26"/>
                    <w:szCs w:val="26"/>
                  </w:rPr>
                </w:rPrChange>
              </w:rPr>
              <w:pPrChange w:id="30612" w:author="James Vu" w:date="2024-04-18T22:33:00Z">
                <w:pPr>
                  <w:widowControl w:val="0"/>
                  <w:spacing w:before="120" w:after="120"/>
                  <w:jc w:val="center"/>
                </w:pPr>
              </w:pPrChange>
            </w:pPr>
            <w:r w:rsidRPr="003C02FF">
              <w:rPr>
                <w:i/>
                <w:iCs/>
                <w:color w:val="000000"/>
                <w:rPrChange w:id="30613" w:author="James Vu" w:date="2024-04-19T00:26:00Z">
                  <w:rPr>
                    <w:i/>
                    <w:iCs/>
                    <w:color w:val="000000"/>
                    <w:sz w:val="26"/>
                    <w:szCs w:val="26"/>
                  </w:rPr>
                </w:rPrChange>
              </w:rPr>
              <w:t> </w:t>
            </w:r>
          </w:p>
        </w:tc>
        <w:tc>
          <w:tcPr>
            <w:tcW w:w="618" w:type="pct"/>
            <w:shd w:val="clear" w:color="auto" w:fill="auto"/>
            <w:vAlign w:val="center"/>
            <w:hideMark/>
            <w:tcPrChange w:id="3061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477887B3" w14:textId="77777777" w:rsidR="00093102" w:rsidRPr="003C02FF" w:rsidRDefault="00093102">
            <w:pPr>
              <w:widowControl w:val="0"/>
              <w:spacing w:before="120" w:after="120"/>
              <w:jc w:val="both"/>
              <w:rPr>
                <w:i/>
                <w:iCs/>
                <w:color w:val="000000"/>
                <w:rPrChange w:id="30615" w:author="James Vu" w:date="2024-04-19T00:26:00Z">
                  <w:rPr>
                    <w:i/>
                    <w:iCs/>
                    <w:color w:val="000000"/>
                    <w:sz w:val="26"/>
                    <w:szCs w:val="26"/>
                  </w:rPr>
                </w:rPrChange>
              </w:rPr>
              <w:pPrChange w:id="30616" w:author="James Vu" w:date="2024-04-18T22:33:00Z">
                <w:pPr>
                  <w:widowControl w:val="0"/>
                  <w:spacing w:before="120" w:after="120"/>
                  <w:jc w:val="center"/>
                </w:pPr>
              </w:pPrChange>
            </w:pPr>
            <w:r w:rsidRPr="003C02FF">
              <w:rPr>
                <w:i/>
                <w:iCs/>
                <w:color w:val="000000"/>
                <w:rPrChange w:id="30617" w:author="James Vu" w:date="2024-04-19T00:26:00Z">
                  <w:rPr>
                    <w:i/>
                    <w:iCs/>
                    <w:color w:val="000000"/>
                    <w:sz w:val="26"/>
                    <w:szCs w:val="26"/>
                  </w:rPr>
                </w:rPrChange>
              </w:rPr>
              <w:t> </w:t>
            </w:r>
          </w:p>
        </w:tc>
        <w:tc>
          <w:tcPr>
            <w:tcW w:w="1636" w:type="pct"/>
            <w:shd w:val="clear" w:color="auto" w:fill="auto"/>
            <w:hideMark/>
            <w:tcPrChange w:id="3061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75FAB71D" w14:textId="77777777" w:rsidR="00093102" w:rsidRPr="003C02FF" w:rsidRDefault="00093102">
            <w:pPr>
              <w:widowControl w:val="0"/>
              <w:spacing w:before="120" w:after="120"/>
              <w:jc w:val="both"/>
              <w:rPr>
                <w:i/>
                <w:iCs/>
                <w:color w:val="000000"/>
                <w:rPrChange w:id="30619" w:author="James Vu" w:date="2024-04-19T00:26:00Z">
                  <w:rPr>
                    <w:i/>
                    <w:iCs/>
                    <w:color w:val="000000"/>
                    <w:sz w:val="26"/>
                    <w:szCs w:val="26"/>
                  </w:rPr>
                </w:rPrChange>
              </w:rPr>
              <w:pPrChange w:id="30620" w:author="James Vu" w:date="2024-04-18T22:33:00Z">
                <w:pPr>
                  <w:widowControl w:val="0"/>
                  <w:spacing w:before="120" w:after="120"/>
                  <w:jc w:val="right"/>
                </w:pPr>
              </w:pPrChange>
            </w:pPr>
            <w:r w:rsidRPr="003C02FF">
              <w:rPr>
                <w:i/>
                <w:iCs/>
                <w:color w:val="000000"/>
                <w:rPrChange w:id="30621" w:author="James Vu" w:date="2024-04-19T00:26:00Z">
                  <w:rPr>
                    <w:i/>
                    <w:iCs/>
                    <w:color w:val="000000"/>
                    <w:sz w:val="26"/>
                    <w:szCs w:val="26"/>
                  </w:rPr>
                </w:rPrChange>
              </w:rPr>
              <w:t>Vật liệu khác</w:t>
            </w:r>
          </w:p>
        </w:tc>
        <w:tc>
          <w:tcPr>
            <w:tcW w:w="439" w:type="pct"/>
            <w:shd w:val="clear" w:color="auto" w:fill="auto"/>
            <w:vAlign w:val="center"/>
            <w:hideMark/>
            <w:tcPrChange w:id="3062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E4FD29D" w14:textId="77777777" w:rsidR="00093102" w:rsidRPr="003C02FF" w:rsidRDefault="00093102">
            <w:pPr>
              <w:widowControl w:val="0"/>
              <w:spacing w:before="120" w:after="120"/>
              <w:jc w:val="both"/>
              <w:rPr>
                <w:i/>
                <w:iCs/>
                <w:color w:val="000000"/>
                <w:rPrChange w:id="30623" w:author="James Vu" w:date="2024-04-19T00:26:00Z">
                  <w:rPr>
                    <w:i/>
                    <w:iCs/>
                    <w:color w:val="000000"/>
                    <w:sz w:val="26"/>
                    <w:szCs w:val="26"/>
                  </w:rPr>
                </w:rPrChange>
              </w:rPr>
              <w:pPrChange w:id="30624" w:author="James Vu" w:date="2024-04-18T22:33:00Z">
                <w:pPr>
                  <w:widowControl w:val="0"/>
                  <w:spacing w:before="120" w:after="120"/>
                  <w:jc w:val="center"/>
                </w:pPr>
              </w:pPrChange>
            </w:pPr>
            <w:r w:rsidRPr="003C02FF">
              <w:rPr>
                <w:i/>
                <w:iCs/>
                <w:color w:val="000000"/>
                <w:rPrChange w:id="30625" w:author="James Vu" w:date="2024-04-19T00:26:00Z">
                  <w:rPr>
                    <w:i/>
                    <w:iCs/>
                    <w:color w:val="000000"/>
                    <w:sz w:val="26"/>
                    <w:szCs w:val="26"/>
                  </w:rPr>
                </w:rPrChange>
              </w:rPr>
              <w:t>%</w:t>
            </w:r>
          </w:p>
        </w:tc>
        <w:tc>
          <w:tcPr>
            <w:tcW w:w="502" w:type="pct"/>
            <w:shd w:val="clear" w:color="auto" w:fill="auto"/>
            <w:vAlign w:val="center"/>
            <w:hideMark/>
            <w:tcPrChange w:id="3062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74FAD46" w14:textId="77777777" w:rsidR="00093102" w:rsidRPr="003C02FF" w:rsidRDefault="00093102">
            <w:pPr>
              <w:widowControl w:val="0"/>
              <w:spacing w:before="120" w:after="120"/>
              <w:jc w:val="both"/>
              <w:rPr>
                <w:i/>
                <w:iCs/>
                <w:color w:val="000000"/>
                <w:rPrChange w:id="30627" w:author="James Vu" w:date="2024-04-19T00:26:00Z">
                  <w:rPr>
                    <w:i/>
                    <w:iCs/>
                    <w:color w:val="000000"/>
                    <w:sz w:val="26"/>
                    <w:szCs w:val="26"/>
                  </w:rPr>
                </w:rPrChange>
              </w:rPr>
              <w:pPrChange w:id="30628" w:author="James Vu" w:date="2024-04-18T22:33:00Z">
                <w:pPr>
                  <w:widowControl w:val="0"/>
                  <w:spacing w:before="120" w:after="120"/>
                  <w:jc w:val="center"/>
                </w:pPr>
              </w:pPrChange>
            </w:pPr>
            <w:r w:rsidRPr="003C02FF">
              <w:rPr>
                <w:i/>
                <w:iCs/>
                <w:color w:val="000000"/>
                <w:rPrChange w:id="30629" w:author="James Vu" w:date="2024-04-19T00:26:00Z">
                  <w:rPr>
                    <w:i/>
                    <w:iCs/>
                    <w:color w:val="000000"/>
                    <w:sz w:val="26"/>
                    <w:szCs w:val="26"/>
                  </w:rPr>
                </w:rPrChange>
              </w:rPr>
              <w:t>5</w:t>
            </w:r>
          </w:p>
        </w:tc>
        <w:tc>
          <w:tcPr>
            <w:tcW w:w="567" w:type="pct"/>
            <w:shd w:val="clear" w:color="auto" w:fill="auto"/>
            <w:hideMark/>
            <w:tcPrChange w:id="3063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6B720E8" w14:textId="77777777" w:rsidR="00093102" w:rsidRPr="003C02FF" w:rsidRDefault="00093102">
            <w:pPr>
              <w:widowControl w:val="0"/>
              <w:spacing w:before="120" w:after="120"/>
              <w:jc w:val="both"/>
              <w:rPr>
                <w:i/>
                <w:iCs/>
                <w:color w:val="000000"/>
                <w:rPrChange w:id="30631" w:author="James Vu" w:date="2024-04-19T00:26:00Z">
                  <w:rPr>
                    <w:i/>
                    <w:iCs/>
                    <w:color w:val="000000"/>
                    <w:sz w:val="26"/>
                    <w:szCs w:val="26"/>
                  </w:rPr>
                </w:rPrChange>
              </w:rPr>
              <w:pPrChange w:id="30632" w:author="James Vu" w:date="2024-04-18T22:33:00Z">
                <w:pPr>
                  <w:widowControl w:val="0"/>
                  <w:spacing w:before="120" w:after="120"/>
                </w:pPr>
              </w:pPrChange>
            </w:pPr>
            <w:r w:rsidRPr="003C02FF">
              <w:rPr>
                <w:i/>
                <w:iCs/>
                <w:color w:val="000000"/>
                <w:rPrChange w:id="30633" w:author="James Vu" w:date="2024-04-19T00:26:00Z">
                  <w:rPr>
                    <w:i/>
                    <w:iCs/>
                    <w:color w:val="000000"/>
                    <w:sz w:val="26"/>
                    <w:szCs w:val="26"/>
                  </w:rPr>
                </w:rPrChange>
              </w:rPr>
              <w:t> </w:t>
            </w:r>
          </w:p>
        </w:tc>
        <w:tc>
          <w:tcPr>
            <w:tcW w:w="351" w:type="pct"/>
            <w:shd w:val="clear" w:color="auto" w:fill="auto"/>
            <w:hideMark/>
            <w:tcPrChange w:id="3063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A765340" w14:textId="77777777" w:rsidR="00093102" w:rsidRPr="003C02FF" w:rsidRDefault="00093102">
            <w:pPr>
              <w:widowControl w:val="0"/>
              <w:spacing w:before="120" w:after="120"/>
              <w:jc w:val="both"/>
              <w:rPr>
                <w:i/>
                <w:iCs/>
                <w:color w:val="000000"/>
                <w:rPrChange w:id="30635" w:author="James Vu" w:date="2024-04-19T00:26:00Z">
                  <w:rPr>
                    <w:i/>
                    <w:iCs/>
                    <w:color w:val="000000"/>
                    <w:sz w:val="26"/>
                    <w:szCs w:val="26"/>
                  </w:rPr>
                </w:rPrChange>
              </w:rPr>
              <w:pPrChange w:id="30636" w:author="James Vu" w:date="2024-04-18T22:33:00Z">
                <w:pPr>
                  <w:widowControl w:val="0"/>
                  <w:spacing w:before="120" w:after="120"/>
                  <w:jc w:val="center"/>
                </w:pPr>
              </w:pPrChange>
            </w:pPr>
            <w:r w:rsidRPr="003C02FF">
              <w:rPr>
                <w:i/>
                <w:iCs/>
                <w:color w:val="000000"/>
                <w:rPrChange w:id="30637" w:author="James Vu" w:date="2024-04-19T00:26:00Z">
                  <w:rPr>
                    <w:i/>
                    <w:iCs/>
                    <w:color w:val="000000"/>
                    <w:sz w:val="26"/>
                    <w:szCs w:val="26"/>
                  </w:rPr>
                </w:rPrChange>
              </w:rPr>
              <w:t>1</w:t>
            </w:r>
          </w:p>
        </w:tc>
        <w:tc>
          <w:tcPr>
            <w:tcW w:w="632" w:type="pct"/>
            <w:shd w:val="clear" w:color="auto" w:fill="auto"/>
            <w:hideMark/>
            <w:tcPrChange w:id="3063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8649877" w14:textId="77777777" w:rsidR="00093102" w:rsidRPr="003C02FF" w:rsidRDefault="00093102">
            <w:pPr>
              <w:widowControl w:val="0"/>
              <w:spacing w:before="120" w:after="120"/>
              <w:jc w:val="both"/>
              <w:rPr>
                <w:i/>
                <w:iCs/>
                <w:color w:val="000000"/>
                <w:rPrChange w:id="30639" w:author="James Vu" w:date="2024-04-19T00:26:00Z">
                  <w:rPr>
                    <w:i/>
                    <w:iCs/>
                    <w:color w:val="000000"/>
                    <w:sz w:val="26"/>
                    <w:szCs w:val="26"/>
                  </w:rPr>
                </w:rPrChange>
              </w:rPr>
              <w:pPrChange w:id="30640" w:author="James Vu" w:date="2024-04-18T22:33:00Z">
                <w:pPr>
                  <w:widowControl w:val="0"/>
                  <w:spacing w:before="120" w:after="120"/>
                </w:pPr>
              </w:pPrChange>
            </w:pPr>
            <w:r w:rsidRPr="003C02FF">
              <w:rPr>
                <w:i/>
                <w:iCs/>
                <w:color w:val="000000"/>
                <w:rPrChange w:id="30641" w:author="James Vu" w:date="2024-04-19T00:26:00Z">
                  <w:rPr>
                    <w:i/>
                    <w:iCs/>
                    <w:color w:val="000000"/>
                    <w:sz w:val="26"/>
                    <w:szCs w:val="26"/>
                  </w:rPr>
                </w:rPrChange>
              </w:rPr>
              <w:t xml:space="preserve">              1.000 </w:t>
            </w:r>
          </w:p>
        </w:tc>
      </w:tr>
      <w:tr w:rsidR="00093102" w:rsidRPr="003C02FF" w14:paraId="7800FE74" w14:textId="77777777" w:rsidTr="003C02FF">
        <w:trPr>
          <w:trHeight w:val="300"/>
          <w:trPrChange w:id="30642" w:author="James Vu" w:date="2024-04-19T00:26:00Z">
            <w:trPr>
              <w:gridBefore w:val="1"/>
              <w:gridAfter w:val="0"/>
              <w:trHeight w:val="300"/>
            </w:trPr>
          </w:trPrChange>
        </w:trPr>
        <w:tc>
          <w:tcPr>
            <w:tcW w:w="254" w:type="pct"/>
            <w:shd w:val="clear" w:color="auto" w:fill="auto"/>
            <w:vAlign w:val="center"/>
            <w:hideMark/>
            <w:tcPrChange w:id="3064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4A20362" w14:textId="77777777" w:rsidR="00093102" w:rsidRPr="003C02FF" w:rsidRDefault="00093102">
            <w:pPr>
              <w:widowControl w:val="0"/>
              <w:spacing w:before="120" w:after="120"/>
              <w:jc w:val="both"/>
              <w:rPr>
                <w:color w:val="000000"/>
                <w:rPrChange w:id="30644" w:author="James Vu" w:date="2024-04-19T00:26:00Z">
                  <w:rPr>
                    <w:color w:val="000000"/>
                    <w:sz w:val="26"/>
                    <w:szCs w:val="26"/>
                  </w:rPr>
                </w:rPrChange>
              </w:rPr>
              <w:pPrChange w:id="30645" w:author="James Vu" w:date="2024-04-18T22:33:00Z">
                <w:pPr>
                  <w:widowControl w:val="0"/>
                  <w:spacing w:before="120" w:after="120"/>
                  <w:jc w:val="center"/>
                </w:pPr>
              </w:pPrChange>
            </w:pPr>
            <w:r w:rsidRPr="003C02FF">
              <w:rPr>
                <w:color w:val="000000"/>
                <w:rPrChange w:id="30646" w:author="James Vu" w:date="2024-04-19T00:26:00Z">
                  <w:rPr>
                    <w:color w:val="000000"/>
                    <w:sz w:val="26"/>
                    <w:szCs w:val="26"/>
                  </w:rPr>
                </w:rPrChange>
              </w:rPr>
              <w:t> </w:t>
            </w:r>
          </w:p>
        </w:tc>
        <w:tc>
          <w:tcPr>
            <w:tcW w:w="618" w:type="pct"/>
            <w:shd w:val="clear" w:color="auto" w:fill="auto"/>
            <w:vAlign w:val="center"/>
            <w:hideMark/>
            <w:tcPrChange w:id="3064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668BD11" w14:textId="77777777" w:rsidR="00093102" w:rsidRPr="003C02FF" w:rsidRDefault="00093102">
            <w:pPr>
              <w:widowControl w:val="0"/>
              <w:spacing w:before="120" w:after="120"/>
              <w:jc w:val="both"/>
              <w:rPr>
                <w:color w:val="000000"/>
                <w:rPrChange w:id="30648" w:author="James Vu" w:date="2024-04-19T00:26:00Z">
                  <w:rPr>
                    <w:color w:val="000000"/>
                    <w:sz w:val="26"/>
                    <w:szCs w:val="26"/>
                  </w:rPr>
                </w:rPrChange>
              </w:rPr>
              <w:pPrChange w:id="30649" w:author="James Vu" w:date="2024-04-18T22:33:00Z">
                <w:pPr>
                  <w:widowControl w:val="0"/>
                  <w:spacing w:before="120" w:after="120"/>
                  <w:jc w:val="center"/>
                </w:pPr>
              </w:pPrChange>
            </w:pPr>
            <w:r w:rsidRPr="003C02FF">
              <w:rPr>
                <w:color w:val="000000"/>
                <w:rPrChange w:id="30650" w:author="James Vu" w:date="2024-04-19T00:26:00Z">
                  <w:rPr>
                    <w:color w:val="000000"/>
                    <w:sz w:val="26"/>
                    <w:szCs w:val="26"/>
                  </w:rPr>
                </w:rPrChange>
              </w:rPr>
              <w:t> </w:t>
            </w:r>
          </w:p>
        </w:tc>
        <w:tc>
          <w:tcPr>
            <w:tcW w:w="1636" w:type="pct"/>
            <w:shd w:val="clear" w:color="auto" w:fill="auto"/>
            <w:hideMark/>
            <w:tcPrChange w:id="3065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7B29EF64" w14:textId="77777777" w:rsidR="00093102" w:rsidRPr="003C02FF" w:rsidRDefault="00093102">
            <w:pPr>
              <w:widowControl w:val="0"/>
              <w:spacing w:before="120" w:after="120"/>
              <w:jc w:val="both"/>
              <w:rPr>
                <w:color w:val="000000"/>
                <w:rPrChange w:id="30652" w:author="James Vu" w:date="2024-04-19T00:26:00Z">
                  <w:rPr>
                    <w:color w:val="000000"/>
                    <w:sz w:val="26"/>
                    <w:szCs w:val="26"/>
                  </w:rPr>
                </w:rPrChange>
              </w:rPr>
              <w:pPrChange w:id="30653" w:author="James Vu" w:date="2024-04-18T22:33:00Z">
                <w:pPr>
                  <w:widowControl w:val="0"/>
                  <w:spacing w:before="120" w:after="120"/>
                </w:pPr>
              </w:pPrChange>
            </w:pPr>
            <w:r w:rsidRPr="003C02FF">
              <w:rPr>
                <w:color w:val="000000"/>
                <w:rPrChange w:id="30654" w:author="James Vu" w:date="2024-04-19T00:26:00Z">
                  <w:rPr>
                    <w:color w:val="000000"/>
                    <w:sz w:val="26"/>
                    <w:szCs w:val="26"/>
                  </w:rPr>
                </w:rPrChange>
              </w:rPr>
              <w:t>b) Nhân công</w:t>
            </w:r>
          </w:p>
        </w:tc>
        <w:tc>
          <w:tcPr>
            <w:tcW w:w="439" w:type="pct"/>
            <w:shd w:val="clear" w:color="auto" w:fill="auto"/>
            <w:vAlign w:val="center"/>
            <w:hideMark/>
            <w:tcPrChange w:id="3065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2D1D4B4" w14:textId="77777777" w:rsidR="00093102" w:rsidRPr="003C02FF" w:rsidRDefault="00093102">
            <w:pPr>
              <w:widowControl w:val="0"/>
              <w:spacing w:before="120" w:after="120"/>
              <w:jc w:val="both"/>
              <w:rPr>
                <w:color w:val="000000"/>
                <w:rPrChange w:id="30656" w:author="James Vu" w:date="2024-04-19T00:26:00Z">
                  <w:rPr>
                    <w:color w:val="000000"/>
                    <w:sz w:val="26"/>
                    <w:szCs w:val="26"/>
                  </w:rPr>
                </w:rPrChange>
              </w:rPr>
              <w:pPrChange w:id="30657" w:author="James Vu" w:date="2024-04-18T22:33:00Z">
                <w:pPr>
                  <w:widowControl w:val="0"/>
                  <w:spacing w:before="120" w:after="120"/>
                  <w:jc w:val="center"/>
                </w:pPr>
              </w:pPrChange>
            </w:pPr>
            <w:r w:rsidRPr="003C02FF">
              <w:rPr>
                <w:color w:val="000000"/>
                <w:rPrChange w:id="30658" w:author="James Vu" w:date="2024-04-19T00:26:00Z">
                  <w:rPr>
                    <w:color w:val="000000"/>
                    <w:sz w:val="26"/>
                    <w:szCs w:val="26"/>
                  </w:rPr>
                </w:rPrChange>
              </w:rPr>
              <w:t> </w:t>
            </w:r>
          </w:p>
        </w:tc>
        <w:tc>
          <w:tcPr>
            <w:tcW w:w="502" w:type="pct"/>
            <w:shd w:val="clear" w:color="auto" w:fill="auto"/>
            <w:vAlign w:val="center"/>
            <w:hideMark/>
            <w:tcPrChange w:id="3065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6D9BD28" w14:textId="77777777" w:rsidR="00093102" w:rsidRPr="003C02FF" w:rsidRDefault="00093102">
            <w:pPr>
              <w:widowControl w:val="0"/>
              <w:spacing w:before="120" w:after="120"/>
              <w:jc w:val="both"/>
              <w:rPr>
                <w:color w:val="000000"/>
                <w:rPrChange w:id="30660" w:author="James Vu" w:date="2024-04-19T00:26:00Z">
                  <w:rPr>
                    <w:color w:val="000000"/>
                    <w:sz w:val="26"/>
                    <w:szCs w:val="26"/>
                  </w:rPr>
                </w:rPrChange>
              </w:rPr>
              <w:pPrChange w:id="30661" w:author="James Vu" w:date="2024-04-18T22:33:00Z">
                <w:pPr>
                  <w:widowControl w:val="0"/>
                  <w:spacing w:before="120" w:after="120"/>
                  <w:jc w:val="center"/>
                </w:pPr>
              </w:pPrChange>
            </w:pPr>
            <w:r w:rsidRPr="003C02FF">
              <w:rPr>
                <w:color w:val="000000"/>
                <w:rPrChange w:id="30662" w:author="James Vu" w:date="2024-04-19T00:26:00Z">
                  <w:rPr>
                    <w:color w:val="000000"/>
                    <w:sz w:val="26"/>
                    <w:szCs w:val="26"/>
                  </w:rPr>
                </w:rPrChange>
              </w:rPr>
              <w:t> </w:t>
            </w:r>
          </w:p>
        </w:tc>
        <w:tc>
          <w:tcPr>
            <w:tcW w:w="567" w:type="pct"/>
            <w:shd w:val="clear" w:color="auto" w:fill="auto"/>
            <w:hideMark/>
            <w:tcPrChange w:id="3066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A3A711D" w14:textId="77777777" w:rsidR="00093102" w:rsidRPr="003C02FF" w:rsidRDefault="00093102">
            <w:pPr>
              <w:widowControl w:val="0"/>
              <w:spacing w:before="120" w:after="120"/>
              <w:jc w:val="both"/>
              <w:rPr>
                <w:color w:val="000000"/>
                <w:rPrChange w:id="30664" w:author="James Vu" w:date="2024-04-19T00:26:00Z">
                  <w:rPr>
                    <w:color w:val="000000"/>
                    <w:sz w:val="26"/>
                    <w:szCs w:val="26"/>
                  </w:rPr>
                </w:rPrChange>
              </w:rPr>
              <w:pPrChange w:id="30665" w:author="James Vu" w:date="2024-04-18T22:33:00Z">
                <w:pPr>
                  <w:widowControl w:val="0"/>
                  <w:spacing w:before="120" w:after="120"/>
                </w:pPr>
              </w:pPrChange>
            </w:pPr>
            <w:r w:rsidRPr="003C02FF">
              <w:rPr>
                <w:color w:val="000000"/>
                <w:rPrChange w:id="30666" w:author="James Vu" w:date="2024-04-19T00:26:00Z">
                  <w:rPr>
                    <w:color w:val="000000"/>
                    <w:sz w:val="26"/>
                    <w:szCs w:val="26"/>
                  </w:rPr>
                </w:rPrChange>
              </w:rPr>
              <w:t> </w:t>
            </w:r>
          </w:p>
        </w:tc>
        <w:tc>
          <w:tcPr>
            <w:tcW w:w="351" w:type="pct"/>
            <w:shd w:val="clear" w:color="auto" w:fill="auto"/>
            <w:hideMark/>
            <w:tcPrChange w:id="3066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F12273F" w14:textId="77777777" w:rsidR="00093102" w:rsidRPr="003C02FF" w:rsidRDefault="00093102">
            <w:pPr>
              <w:widowControl w:val="0"/>
              <w:spacing w:before="120" w:after="120"/>
              <w:jc w:val="both"/>
              <w:rPr>
                <w:color w:val="000000"/>
                <w:rPrChange w:id="30668" w:author="James Vu" w:date="2024-04-19T00:26:00Z">
                  <w:rPr>
                    <w:color w:val="000000"/>
                    <w:sz w:val="26"/>
                    <w:szCs w:val="26"/>
                  </w:rPr>
                </w:rPrChange>
              </w:rPr>
              <w:pPrChange w:id="30669" w:author="James Vu" w:date="2024-04-18T22:33:00Z">
                <w:pPr>
                  <w:widowControl w:val="0"/>
                  <w:spacing w:before="120" w:after="120"/>
                  <w:jc w:val="center"/>
                </w:pPr>
              </w:pPrChange>
            </w:pPr>
            <w:r w:rsidRPr="003C02FF">
              <w:rPr>
                <w:color w:val="000000"/>
                <w:rPrChange w:id="30670" w:author="James Vu" w:date="2024-04-19T00:26:00Z">
                  <w:rPr>
                    <w:color w:val="000000"/>
                    <w:sz w:val="26"/>
                    <w:szCs w:val="26"/>
                  </w:rPr>
                </w:rPrChange>
              </w:rPr>
              <w:t> </w:t>
            </w:r>
          </w:p>
        </w:tc>
        <w:tc>
          <w:tcPr>
            <w:tcW w:w="632" w:type="pct"/>
            <w:shd w:val="clear" w:color="auto" w:fill="auto"/>
            <w:hideMark/>
            <w:tcPrChange w:id="3067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6788131" w14:textId="77777777" w:rsidR="00093102" w:rsidRPr="003C02FF" w:rsidRDefault="00093102">
            <w:pPr>
              <w:widowControl w:val="0"/>
              <w:spacing w:before="120" w:after="120"/>
              <w:jc w:val="both"/>
              <w:rPr>
                <w:color w:val="000000"/>
                <w:rPrChange w:id="30672" w:author="James Vu" w:date="2024-04-19T00:26:00Z">
                  <w:rPr>
                    <w:color w:val="000000"/>
                    <w:sz w:val="26"/>
                    <w:szCs w:val="26"/>
                  </w:rPr>
                </w:rPrChange>
              </w:rPr>
              <w:pPrChange w:id="30673" w:author="James Vu" w:date="2024-04-18T22:33:00Z">
                <w:pPr>
                  <w:widowControl w:val="0"/>
                  <w:spacing w:before="120" w:after="120"/>
                </w:pPr>
              </w:pPrChange>
            </w:pPr>
            <w:r w:rsidRPr="003C02FF">
              <w:rPr>
                <w:color w:val="000000"/>
                <w:rPrChange w:id="30674" w:author="James Vu" w:date="2024-04-19T00:26:00Z">
                  <w:rPr>
                    <w:color w:val="000000"/>
                    <w:sz w:val="26"/>
                    <w:szCs w:val="26"/>
                  </w:rPr>
                </w:rPrChange>
              </w:rPr>
              <w:t xml:space="preserve">            724.997 </w:t>
            </w:r>
          </w:p>
        </w:tc>
      </w:tr>
      <w:tr w:rsidR="00093102" w:rsidRPr="003C02FF" w14:paraId="73780B17" w14:textId="77777777" w:rsidTr="003C02FF">
        <w:trPr>
          <w:trHeight w:val="300"/>
          <w:trPrChange w:id="30675" w:author="James Vu" w:date="2024-04-19T00:26:00Z">
            <w:trPr>
              <w:gridBefore w:val="1"/>
              <w:gridAfter w:val="0"/>
              <w:trHeight w:val="300"/>
            </w:trPr>
          </w:trPrChange>
        </w:trPr>
        <w:tc>
          <w:tcPr>
            <w:tcW w:w="254" w:type="pct"/>
            <w:shd w:val="clear" w:color="auto" w:fill="auto"/>
            <w:vAlign w:val="center"/>
            <w:hideMark/>
            <w:tcPrChange w:id="3067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92E972F" w14:textId="77777777" w:rsidR="00093102" w:rsidRPr="003C02FF" w:rsidRDefault="00093102">
            <w:pPr>
              <w:widowControl w:val="0"/>
              <w:spacing w:before="120" w:after="120"/>
              <w:jc w:val="both"/>
              <w:rPr>
                <w:i/>
                <w:iCs/>
                <w:color w:val="000000"/>
                <w:rPrChange w:id="30677" w:author="James Vu" w:date="2024-04-19T00:26:00Z">
                  <w:rPr>
                    <w:i/>
                    <w:iCs/>
                    <w:color w:val="000000"/>
                    <w:sz w:val="26"/>
                    <w:szCs w:val="26"/>
                  </w:rPr>
                </w:rPrChange>
              </w:rPr>
              <w:pPrChange w:id="30678" w:author="James Vu" w:date="2024-04-18T22:33:00Z">
                <w:pPr>
                  <w:widowControl w:val="0"/>
                  <w:spacing w:before="120" w:after="120"/>
                  <w:jc w:val="center"/>
                </w:pPr>
              </w:pPrChange>
            </w:pPr>
            <w:r w:rsidRPr="003C02FF">
              <w:rPr>
                <w:i/>
                <w:iCs/>
                <w:color w:val="000000"/>
                <w:rPrChange w:id="30679" w:author="James Vu" w:date="2024-04-19T00:26:00Z">
                  <w:rPr>
                    <w:i/>
                    <w:iCs/>
                    <w:color w:val="000000"/>
                    <w:sz w:val="26"/>
                    <w:szCs w:val="26"/>
                  </w:rPr>
                </w:rPrChange>
              </w:rPr>
              <w:t> </w:t>
            </w:r>
          </w:p>
        </w:tc>
        <w:tc>
          <w:tcPr>
            <w:tcW w:w="618" w:type="pct"/>
            <w:shd w:val="clear" w:color="auto" w:fill="auto"/>
            <w:vAlign w:val="center"/>
            <w:hideMark/>
            <w:tcPrChange w:id="3068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B6AC767" w14:textId="77777777" w:rsidR="00093102" w:rsidRPr="003C02FF" w:rsidRDefault="00093102">
            <w:pPr>
              <w:widowControl w:val="0"/>
              <w:spacing w:before="120" w:after="120"/>
              <w:jc w:val="both"/>
              <w:rPr>
                <w:i/>
                <w:iCs/>
                <w:color w:val="000000"/>
                <w:rPrChange w:id="30681" w:author="James Vu" w:date="2024-04-19T00:26:00Z">
                  <w:rPr>
                    <w:i/>
                    <w:iCs/>
                    <w:color w:val="000000"/>
                    <w:sz w:val="26"/>
                    <w:szCs w:val="26"/>
                  </w:rPr>
                </w:rPrChange>
              </w:rPr>
              <w:pPrChange w:id="30682" w:author="James Vu" w:date="2024-04-18T22:33:00Z">
                <w:pPr>
                  <w:widowControl w:val="0"/>
                  <w:spacing w:before="120" w:after="120"/>
                  <w:jc w:val="center"/>
                </w:pPr>
              </w:pPrChange>
            </w:pPr>
            <w:r w:rsidRPr="003C02FF">
              <w:rPr>
                <w:i/>
                <w:iCs/>
                <w:color w:val="000000"/>
                <w:rPrChange w:id="30683" w:author="James Vu" w:date="2024-04-19T00:26:00Z">
                  <w:rPr>
                    <w:i/>
                    <w:iCs/>
                    <w:color w:val="000000"/>
                    <w:sz w:val="26"/>
                    <w:szCs w:val="26"/>
                  </w:rPr>
                </w:rPrChange>
              </w:rPr>
              <w:t> </w:t>
            </w:r>
          </w:p>
        </w:tc>
        <w:tc>
          <w:tcPr>
            <w:tcW w:w="1636" w:type="pct"/>
            <w:shd w:val="clear" w:color="auto" w:fill="auto"/>
            <w:hideMark/>
            <w:tcPrChange w:id="3068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7A70B8BE" w14:textId="77777777" w:rsidR="00093102" w:rsidRPr="003C02FF" w:rsidRDefault="00093102">
            <w:pPr>
              <w:widowControl w:val="0"/>
              <w:spacing w:before="120" w:after="120"/>
              <w:jc w:val="both"/>
              <w:rPr>
                <w:i/>
                <w:iCs/>
                <w:color w:val="000000"/>
                <w:rPrChange w:id="30685" w:author="James Vu" w:date="2024-04-19T00:26:00Z">
                  <w:rPr>
                    <w:i/>
                    <w:iCs/>
                    <w:color w:val="000000"/>
                    <w:sz w:val="26"/>
                    <w:szCs w:val="26"/>
                  </w:rPr>
                </w:rPrChange>
              </w:rPr>
              <w:pPrChange w:id="30686" w:author="James Vu" w:date="2024-04-18T22:33:00Z">
                <w:pPr>
                  <w:widowControl w:val="0"/>
                  <w:spacing w:before="120" w:after="120"/>
                  <w:jc w:val="right"/>
                </w:pPr>
              </w:pPrChange>
            </w:pPr>
            <w:r w:rsidRPr="003C02FF">
              <w:rPr>
                <w:i/>
                <w:iCs/>
                <w:color w:val="000000"/>
                <w:rPrChange w:id="30687" w:author="James Vu" w:date="2024-04-19T00:26:00Z">
                  <w:rPr>
                    <w:i/>
                    <w:iCs/>
                    <w:color w:val="000000"/>
                    <w:sz w:val="26"/>
                    <w:szCs w:val="26"/>
                  </w:rPr>
                </w:rPrChange>
              </w:rPr>
              <w:t>Kỹ sư 4/8</w:t>
            </w:r>
          </w:p>
        </w:tc>
        <w:tc>
          <w:tcPr>
            <w:tcW w:w="439" w:type="pct"/>
            <w:shd w:val="clear" w:color="auto" w:fill="auto"/>
            <w:vAlign w:val="center"/>
            <w:hideMark/>
            <w:tcPrChange w:id="3068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516C5AD1" w14:textId="77777777" w:rsidR="00093102" w:rsidRPr="003C02FF" w:rsidRDefault="00093102">
            <w:pPr>
              <w:widowControl w:val="0"/>
              <w:spacing w:before="120" w:after="120"/>
              <w:jc w:val="both"/>
              <w:rPr>
                <w:i/>
                <w:iCs/>
                <w:color w:val="000000"/>
                <w:rPrChange w:id="30689" w:author="James Vu" w:date="2024-04-19T00:26:00Z">
                  <w:rPr>
                    <w:i/>
                    <w:iCs/>
                    <w:color w:val="000000"/>
                    <w:sz w:val="26"/>
                    <w:szCs w:val="26"/>
                  </w:rPr>
                </w:rPrChange>
              </w:rPr>
              <w:pPrChange w:id="30690" w:author="James Vu" w:date="2024-04-18T22:33:00Z">
                <w:pPr>
                  <w:widowControl w:val="0"/>
                  <w:spacing w:before="120" w:after="120"/>
                  <w:jc w:val="center"/>
                </w:pPr>
              </w:pPrChange>
            </w:pPr>
            <w:r w:rsidRPr="003C02FF">
              <w:rPr>
                <w:i/>
                <w:iCs/>
                <w:color w:val="000000"/>
                <w:rPrChange w:id="30691" w:author="James Vu" w:date="2024-04-19T00:26:00Z">
                  <w:rPr>
                    <w:i/>
                    <w:iCs/>
                    <w:color w:val="000000"/>
                    <w:sz w:val="26"/>
                    <w:szCs w:val="26"/>
                  </w:rPr>
                </w:rPrChange>
              </w:rPr>
              <w:t>công</w:t>
            </w:r>
          </w:p>
        </w:tc>
        <w:tc>
          <w:tcPr>
            <w:tcW w:w="502" w:type="pct"/>
            <w:shd w:val="clear" w:color="auto" w:fill="auto"/>
            <w:vAlign w:val="center"/>
            <w:hideMark/>
            <w:tcPrChange w:id="3069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4E4DF43" w14:textId="77777777" w:rsidR="00093102" w:rsidRPr="003C02FF" w:rsidRDefault="00093102">
            <w:pPr>
              <w:widowControl w:val="0"/>
              <w:spacing w:before="120" w:after="120"/>
              <w:jc w:val="both"/>
              <w:rPr>
                <w:i/>
                <w:iCs/>
                <w:color w:val="000000"/>
                <w:rPrChange w:id="30693" w:author="James Vu" w:date="2024-04-19T00:26:00Z">
                  <w:rPr>
                    <w:i/>
                    <w:iCs/>
                    <w:color w:val="000000"/>
                    <w:sz w:val="26"/>
                    <w:szCs w:val="26"/>
                  </w:rPr>
                </w:rPrChange>
              </w:rPr>
              <w:pPrChange w:id="30694" w:author="James Vu" w:date="2024-04-18T22:33:00Z">
                <w:pPr>
                  <w:widowControl w:val="0"/>
                  <w:spacing w:before="120" w:after="120"/>
                  <w:jc w:val="center"/>
                </w:pPr>
              </w:pPrChange>
            </w:pPr>
            <w:r w:rsidRPr="003C02FF">
              <w:rPr>
                <w:i/>
                <w:iCs/>
                <w:color w:val="000000"/>
                <w:rPrChange w:id="30695" w:author="James Vu" w:date="2024-04-19T00:26:00Z">
                  <w:rPr>
                    <w:i/>
                    <w:iCs/>
                    <w:color w:val="000000"/>
                    <w:sz w:val="26"/>
                    <w:szCs w:val="26"/>
                  </w:rPr>
                </w:rPrChange>
              </w:rPr>
              <w:t>1,5</w:t>
            </w:r>
          </w:p>
        </w:tc>
        <w:tc>
          <w:tcPr>
            <w:tcW w:w="567" w:type="pct"/>
            <w:shd w:val="clear" w:color="auto" w:fill="auto"/>
            <w:hideMark/>
            <w:tcPrChange w:id="3069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B55F74A" w14:textId="77777777" w:rsidR="00093102" w:rsidRPr="003C02FF" w:rsidRDefault="00093102">
            <w:pPr>
              <w:widowControl w:val="0"/>
              <w:spacing w:before="120" w:after="120"/>
              <w:jc w:val="both"/>
              <w:rPr>
                <w:i/>
                <w:iCs/>
                <w:color w:val="000000"/>
                <w:rPrChange w:id="30697" w:author="James Vu" w:date="2024-04-19T00:26:00Z">
                  <w:rPr>
                    <w:i/>
                    <w:iCs/>
                    <w:color w:val="000000"/>
                    <w:sz w:val="26"/>
                    <w:szCs w:val="26"/>
                  </w:rPr>
                </w:rPrChange>
              </w:rPr>
              <w:pPrChange w:id="30698" w:author="James Vu" w:date="2024-04-18T22:33:00Z">
                <w:pPr>
                  <w:widowControl w:val="0"/>
                  <w:spacing w:before="120" w:after="120"/>
                </w:pPr>
              </w:pPrChange>
            </w:pPr>
            <w:r w:rsidRPr="003C02FF">
              <w:rPr>
                <w:i/>
                <w:iCs/>
                <w:color w:val="000000"/>
                <w:rPrChange w:id="30699" w:author="James Vu" w:date="2024-04-19T00:26:00Z">
                  <w:rPr>
                    <w:i/>
                    <w:iCs/>
                    <w:color w:val="000000"/>
                    <w:sz w:val="26"/>
                    <w:szCs w:val="26"/>
                  </w:rPr>
                </w:rPrChange>
              </w:rPr>
              <w:t xml:space="preserve">       483.331 </w:t>
            </w:r>
          </w:p>
        </w:tc>
        <w:tc>
          <w:tcPr>
            <w:tcW w:w="351" w:type="pct"/>
            <w:shd w:val="clear" w:color="auto" w:fill="auto"/>
            <w:hideMark/>
            <w:tcPrChange w:id="3070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BFCA594" w14:textId="77777777" w:rsidR="00093102" w:rsidRPr="003C02FF" w:rsidRDefault="00093102">
            <w:pPr>
              <w:widowControl w:val="0"/>
              <w:spacing w:before="120" w:after="120"/>
              <w:jc w:val="both"/>
              <w:rPr>
                <w:i/>
                <w:iCs/>
                <w:color w:val="000000"/>
                <w:rPrChange w:id="30701" w:author="James Vu" w:date="2024-04-19T00:26:00Z">
                  <w:rPr>
                    <w:i/>
                    <w:iCs/>
                    <w:color w:val="000000"/>
                    <w:sz w:val="26"/>
                    <w:szCs w:val="26"/>
                  </w:rPr>
                </w:rPrChange>
              </w:rPr>
              <w:pPrChange w:id="30702" w:author="James Vu" w:date="2024-04-18T22:33:00Z">
                <w:pPr>
                  <w:widowControl w:val="0"/>
                  <w:spacing w:before="120" w:after="120"/>
                  <w:jc w:val="center"/>
                </w:pPr>
              </w:pPrChange>
            </w:pPr>
            <w:r w:rsidRPr="003C02FF">
              <w:rPr>
                <w:i/>
                <w:iCs/>
                <w:color w:val="000000"/>
                <w:rPrChange w:id="30703" w:author="James Vu" w:date="2024-04-19T00:26:00Z">
                  <w:rPr>
                    <w:i/>
                    <w:iCs/>
                    <w:color w:val="000000"/>
                    <w:sz w:val="26"/>
                    <w:szCs w:val="26"/>
                  </w:rPr>
                </w:rPrChange>
              </w:rPr>
              <w:t>1</w:t>
            </w:r>
          </w:p>
        </w:tc>
        <w:tc>
          <w:tcPr>
            <w:tcW w:w="632" w:type="pct"/>
            <w:shd w:val="clear" w:color="auto" w:fill="auto"/>
            <w:hideMark/>
            <w:tcPrChange w:id="3070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668F47C" w14:textId="77777777" w:rsidR="00093102" w:rsidRPr="003C02FF" w:rsidRDefault="00093102">
            <w:pPr>
              <w:widowControl w:val="0"/>
              <w:spacing w:before="120" w:after="120"/>
              <w:jc w:val="both"/>
              <w:rPr>
                <w:i/>
                <w:iCs/>
                <w:color w:val="000000"/>
                <w:rPrChange w:id="30705" w:author="James Vu" w:date="2024-04-19T00:26:00Z">
                  <w:rPr>
                    <w:i/>
                    <w:iCs/>
                    <w:color w:val="000000"/>
                    <w:sz w:val="26"/>
                    <w:szCs w:val="26"/>
                  </w:rPr>
                </w:rPrChange>
              </w:rPr>
              <w:pPrChange w:id="30706" w:author="James Vu" w:date="2024-04-18T22:33:00Z">
                <w:pPr>
                  <w:widowControl w:val="0"/>
                  <w:spacing w:before="120" w:after="120"/>
                </w:pPr>
              </w:pPrChange>
            </w:pPr>
            <w:r w:rsidRPr="003C02FF">
              <w:rPr>
                <w:i/>
                <w:iCs/>
                <w:color w:val="000000"/>
                <w:rPrChange w:id="30707" w:author="James Vu" w:date="2024-04-19T00:26:00Z">
                  <w:rPr>
                    <w:i/>
                    <w:iCs/>
                    <w:color w:val="000000"/>
                    <w:sz w:val="26"/>
                    <w:szCs w:val="26"/>
                  </w:rPr>
                </w:rPrChange>
              </w:rPr>
              <w:t xml:space="preserve">          724.997 </w:t>
            </w:r>
          </w:p>
        </w:tc>
      </w:tr>
      <w:tr w:rsidR="00093102" w:rsidRPr="003C02FF" w14:paraId="64CB9DEB" w14:textId="77777777" w:rsidTr="003C02FF">
        <w:trPr>
          <w:trHeight w:val="300"/>
          <w:trPrChange w:id="30708" w:author="James Vu" w:date="2024-04-19T00:26:00Z">
            <w:trPr>
              <w:gridBefore w:val="1"/>
              <w:gridAfter w:val="0"/>
              <w:trHeight w:val="300"/>
            </w:trPr>
          </w:trPrChange>
        </w:trPr>
        <w:tc>
          <w:tcPr>
            <w:tcW w:w="254" w:type="pct"/>
            <w:shd w:val="clear" w:color="auto" w:fill="auto"/>
            <w:vAlign w:val="center"/>
            <w:hideMark/>
            <w:tcPrChange w:id="3070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F4E6D96" w14:textId="77777777" w:rsidR="00093102" w:rsidRPr="003C02FF" w:rsidRDefault="00093102">
            <w:pPr>
              <w:widowControl w:val="0"/>
              <w:spacing w:before="120" w:after="120"/>
              <w:jc w:val="both"/>
              <w:rPr>
                <w:color w:val="000000"/>
                <w:rPrChange w:id="30710" w:author="James Vu" w:date="2024-04-19T00:26:00Z">
                  <w:rPr>
                    <w:color w:val="000000"/>
                    <w:sz w:val="26"/>
                    <w:szCs w:val="26"/>
                  </w:rPr>
                </w:rPrChange>
              </w:rPr>
              <w:pPrChange w:id="30711" w:author="James Vu" w:date="2024-04-18T22:33:00Z">
                <w:pPr>
                  <w:widowControl w:val="0"/>
                  <w:spacing w:before="120" w:after="120"/>
                  <w:jc w:val="center"/>
                </w:pPr>
              </w:pPrChange>
            </w:pPr>
            <w:r w:rsidRPr="003C02FF">
              <w:rPr>
                <w:color w:val="000000"/>
                <w:rPrChange w:id="30712" w:author="James Vu" w:date="2024-04-19T00:26:00Z">
                  <w:rPr>
                    <w:color w:val="000000"/>
                    <w:sz w:val="26"/>
                    <w:szCs w:val="26"/>
                  </w:rPr>
                </w:rPrChange>
              </w:rPr>
              <w:t> </w:t>
            </w:r>
          </w:p>
        </w:tc>
        <w:tc>
          <w:tcPr>
            <w:tcW w:w="618" w:type="pct"/>
            <w:shd w:val="clear" w:color="auto" w:fill="auto"/>
            <w:vAlign w:val="center"/>
            <w:hideMark/>
            <w:tcPrChange w:id="3071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5ECEF3A0" w14:textId="77777777" w:rsidR="00093102" w:rsidRPr="003C02FF" w:rsidRDefault="00093102">
            <w:pPr>
              <w:widowControl w:val="0"/>
              <w:spacing w:before="120" w:after="120"/>
              <w:jc w:val="both"/>
              <w:rPr>
                <w:color w:val="000000"/>
                <w:rPrChange w:id="30714" w:author="James Vu" w:date="2024-04-19T00:26:00Z">
                  <w:rPr>
                    <w:color w:val="000000"/>
                    <w:sz w:val="26"/>
                    <w:szCs w:val="26"/>
                  </w:rPr>
                </w:rPrChange>
              </w:rPr>
              <w:pPrChange w:id="30715" w:author="James Vu" w:date="2024-04-18T22:33:00Z">
                <w:pPr>
                  <w:widowControl w:val="0"/>
                  <w:spacing w:before="120" w:after="120"/>
                  <w:jc w:val="center"/>
                </w:pPr>
              </w:pPrChange>
            </w:pPr>
            <w:r w:rsidRPr="003C02FF">
              <w:rPr>
                <w:color w:val="000000"/>
                <w:rPrChange w:id="30716" w:author="James Vu" w:date="2024-04-19T00:26:00Z">
                  <w:rPr>
                    <w:color w:val="000000"/>
                    <w:sz w:val="26"/>
                    <w:szCs w:val="26"/>
                  </w:rPr>
                </w:rPrChange>
              </w:rPr>
              <w:t> </w:t>
            </w:r>
          </w:p>
        </w:tc>
        <w:tc>
          <w:tcPr>
            <w:tcW w:w="1636" w:type="pct"/>
            <w:shd w:val="clear" w:color="auto" w:fill="auto"/>
            <w:hideMark/>
            <w:tcPrChange w:id="3071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4651CB0" w14:textId="77777777" w:rsidR="00093102" w:rsidRPr="003C02FF" w:rsidRDefault="00093102">
            <w:pPr>
              <w:widowControl w:val="0"/>
              <w:spacing w:before="120" w:after="120"/>
              <w:jc w:val="both"/>
              <w:rPr>
                <w:color w:val="000000"/>
                <w:rPrChange w:id="30718" w:author="James Vu" w:date="2024-04-19T00:26:00Z">
                  <w:rPr>
                    <w:color w:val="000000"/>
                    <w:sz w:val="26"/>
                    <w:szCs w:val="26"/>
                  </w:rPr>
                </w:rPrChange>
              </w:rPr>
              <w:pPrChange w:id="30719" w:author="James Vu" w:date="2024-04-18T22:33:00Z">
                <w:pPr>
                  <w:widowControl w:val="0"/>
                  <w:spacing w:before="120" w:after="120"/>
                </w:pPr>
              </w:pPrChange>
            </w:pPr>
            <w:r w:rsidRPr="003C02FF">
              <w:rPr>
                <w:color w:val="000000"/>
                <w:rPrChange w:id="30720" w:author="James Vu" w:date="2024-04-19T00:26:00Z">
                  <w:rPr>
                    <w:color w:val="000000"/>
                    <w:sz w:val="26"/>
                    <w:szCs w:val="26"/>
                  </w:rPr>
                </w:rPrChange>
              </w:rPr>
              <w:t>c) Máy thi công</w:t>
            </w:r>
          </w:p>
        </w:tc>
        <w:tc>
          <w:tcPr>
            <w:tcW w:w="439" w:type="pct"/>
            <w:shd w:val="clear" w:color="auto" w:fill="auto"/>
            <w:vAlign w:val="center"/>
            <w:hideMark/>
            <w:tcPrChange w:id="3072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60A646D" w14:textId="77777777" w:rsidR="00093102" w:rsidRPr="003C02FF" w:rsidRDefault="00093102">
            <w:pPr>
              <w:widowControl w:val="0"/>
              <w:spacing w:before="120" w:after="120"/>
              <w:jc w:val="both"/>
              <w:rPr>
                <w:color w:val="000000"/>
                <w:rPrChange w:id="30722" w:author="James Vu" w:date="2024-04-19T00:26:00Z">
                  <w:rPr>
                    <w:color w:val="000000"/>
                    <w:sz w:val="26"/>
                    <w:szCs w:val="26"/>
                  </w:rPr>
                </w:rPrChange>
              </w:rPr>
              <w:pPrChange w:id="30723" w:author="James Vu" w:date="2024-04-18T22:33:00Z">
                <w:pPr>
                  <w:widowControl w:val="0"/>
                  <w:spacing w:before="120" w:after="120"/>
                  <w:jc w:val="center"/>
                </w:pPr>
              </w:pPrChange>
            </w:pPr>
            <w:r w:rsidRPr="003C02FF">
              <w:rPr>
                <w:color w:val="000000"/>
                <w:rPrChange w:id="30724" w:author="James Vu" w:date="2024-04-19T00:26:00Z">
                  <w:rPr>
                    <w:color w:val="000000"/>
                    <w:sz w:val="26"/>
                    <w:szCs w:val="26"/>
                  </w:rPr>
                </w:rPrChange>
              </w:rPr>
              <w:t> </w:t>
            </w:r>
          </w:p>
        </w:tc>
        <w:tc>
          <w:tcPr>
            <w:tcW w:w="502" w:type="pct"/>
            <w:shd w:val="clear" w:color="auto" w:fill="auto"/>
            <w:vAlign w:val="center"/>
            <w:hideMark/>
            <w:tcPrChange w:id="3072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7BB974C" w14:textId="77777777" w:rsidR="00093102" w:rsidRPr="003C02FF" w:rsidRDefault="00093102">
            <w:pPr>
              <w:widowControl w:val="0"/>
              <w:spacing w:before="120" w:after="120"/>
              <w:jc w:val="both"/>
              <w:rPr>
                <w:color w:val="000000"/>
                <w:rPrChange w:id="30726" w:author="James Vu" w:date="2024-04-19T00:26:00Z">
                  <w:rPr>
                    <w:color w:val="000000"/>
                    <w:sz w:val="26"/>
                    <w:szCs w:val="26"/>
                  </w:rPr>
                </w:rPrChange>
              </w:rPr>
              <w:pPrChange w:id="30727" w:author="James Vu" w:date="2024-04-18T22:33:00Z">
                <w:pPr>
                  <w:widowControl w:val="0"/>
                  <w:spacing w:before="120" w:after="120"/>
                  <w:jc w:val="center"/>
                </w:pPr>
              </w:pPrChange>
            </w:pPr>
            <w:r w:rsidRPr="003C02FF">
              <w:rPr>
                <w:color w:val="000000"/>
                <w:rPrChange w:id="30728" w:author="James Vu" w:date="2024-04-19T00:26:00Z">
                  <w:rPr>
                    <w:color w:val="000000"/>
                    <w:sz w:val="26"/>
                    <w:szCs w:val="26"/>
                  </w:rPr>
                </w:rPrChange>
              </w:rPr>
              <w:t> </w:t>
            </w:r>
          </w:p>
        </w:tc>
        <w:tc>
          <w:tcPr>
            <w:tcW w:w="567" w:type="pct"/>
            <w:shd w:val="clear" w:color="auto" w:fill="auto"/>
            <w:hideMark/>
            <w:tcPrChange w:id="3072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42A7EF17" w14:textId="77777777" w:rsidR="00093102" w:rsidRPr="003C02FF" w:rsidRDefault="00093102">
            <w:pPr>
              <w:widowControl w:val="0"/>
              <w:spacing w:before="120" w:after="120"/>
              <w:jc w:val="both"/>
              <w:rPr>
                <w:color w:val="000000"/>
                <w:rPrChange w:id="30730" w:author="James Vu" w:date="2024-04-19T00:26:00Z">
                  <w:rPr>
                    <w:color w:val="000000"/>
                    <w:sz w:val="26"/>
                    <w:szCs w:val="26"/>
                  </w:rPr>
                </w:rPrChange>
              </w:rPr>
              <w:pPrChange w:id="30731" w:author="James Vu" w:date="2024-04-18T22:33:00Z">
                <w:pPr>
                  <w:widowControl w:val="0"/>
                  <w:spacing w:before="120" w:after="120"/>
                </w:pPr>
              </w:pPrChange>
            </w:pPr>
            <w:r w:rsidRPr="003C02FF">
              <w:rPr>
                <w:color w:val="000000"/>
                <w:rPrChange w:id="30732" w:author="James Vu" w:date="2024-04-19T00:26:00Z">
                  <w:rPr>
                    <w:color w:val="000000"/>
                    <w:sz w:val="26"/>
                    <w:szCs w:val="26"/>
                  </w:rPr>
                </w:rPrChange>
              </w:rPr>
              <w:t> </w:t>
            </w:r>
          </w:p>
        </w:tc>
        <w:tc>
          <w:tcPr>
            <w:tcW w:w="351" w:type="pct"/>
            <w:shd w:val="clear" w:color="auto" w:fill="auto"/>
            <w:hideMark/>
            <w:tcPrChange w:id="3073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F8C0CD6" w14:textId="77777777" w:rsidR="00093102" w:rsidRPr="003C02FF" w:rsidRDefault="00093102">
            <w:pPr>
              <w:widowControl w:val="0"/>
              <w:spacing w:before="120" w:after="120"/>
              <w:jc w:val="both"/>
              <w:rPr>
                <w:color w:val="000000"/>
                <w:rPrChange w:id="30734" w:author="James Vu" w:date="2024-04-19T00:26:00Z">
                  <w:rPr>
                    <w:color w:val="000000"/>
                    <w:sz w:val="26"/>
                    <w:szCs w:val="26"/>
                  </w:rPr>
                </w:rPrChange>
              </w:rPr>
              <w:pPrChange w:id="30735" w:author="James Vu" w:date="2024-04-18T22:33:00Z">
                <w:pPr>
                  <w:widowControl w:val="0"/>
                  <w:spacing w:before="120" w:after="120"/>
                  <w:jc w:val="center"/>
                </w:pPr>
              </w:pPrChange>
            </w:pPr>
            <w:r w:rsidRPr="003C02FF">
              <w:rPr>
                <w:color w:val="000000"/>
                <w:rPrChange w:id="30736" w:author="James Vu" w:date="2024-04-19T00:26:00Z">
                  <w:rPr>
                    <w:color w:val="000000"/>
                    <w:sz w:val="26"/>
                    <w:szCs w:val="26"/>
                  </w:rPr>
                </w:rPrChange>
              </w:rPr>
              <w:t> </w:t>
            </w:r>
          </w:p>
        </w:tc>
        <w:tc>
          <w:tcPr>
            <w:tcW w:w="632" w:type="pct"/>
            <w:shd w:val="clear" w:color="auto" w:fill="auto"/>
            <w:hideMark/>
            <w:tcPrChange w:id="3073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AD55284" w14:textId="77777777" w:rsidR="00093102" w:rsidRPr="003C02FF" w:rsidRDefault="00093102">
            <w:pPr>
              <w:widowControl w:val="0"/>
              <w:spacing w:before="120" w:after="120"/>
              <w:jc w:val="both"/>
              <w:rPr>
                <w:color w:val="000000"/>
                <w:rPrChange w:id="30738" w:author="James Vu" w:date="2024-04-19T00:26:00Z">
                  <w:rPr>
                    <w:color w:val="000000"/>
                    <w:sz w:val="26"/>
                    <w:szCs w:val="26"/>
                  </w:rPr>
                </w:rPrChange>
              </w:rPr>
              <w:pPrChange w:id="30739" w:author="James Vu" w:date="2024-04-18T22:33:00Z">
                <w:pPr>
                  <w:widowControl w:val="0"/>
                  <w:spacing w:before="120" w:after="120"/>
                </w:pPr>
              </w:pPrChange>
            </w:pPr>
            <w:r w:rsidRPr="003C02FF">
              <w:rPr>
                <w:color w:val="000000"/>
                <w:rPrChange w:id="30740" w:author="James Vu" w:date="2024-04-19T00:26:00Z">
                  <w:rPr>
                    <w:color w:val="000000"/>
                    <w:sz w:val="26"/>
                    <w:szCs w:val="26"/>
                  </w:rPr>
                </w:rPrChange>
              </w:rPr>
              <w:t xml:space="preserve">              18.350 </w:t>
            </w:r>
          </w:p>
        </w:tc>
      </w:tr>
      <w:tr w:rsidR="00093102" w:rsidRPr="003C02FF" w14:paraId="778D1340" w14:textId="77777777" w:rsidTr="003C02FF">
        <w:trPr>
          <w:trHeight w:val="300"/>
          <w:trPrChange w:id="30741" w:author="James Vu" w:date="2024-04-19T00:26:00Z">
            <w:trPr>
              <w:gridBefore w:val="1"/>
              <w:gridAfter w:val="0"/>
              <w:trHeight w:val="300"/>
            </w:trPr>
          </w:trPrChange>
        </w:trPr>
        <w:tc>
          <w:tcPr>
            <w:tcW w:w="254" w:type="pct"/>
            <w:shd w:val="clear" w:color="auto" w:fill="auto"/>
            <w:vAlign w:val="center"/>
            <w:hideMark/>
            <w:tcPrChange w:id="3074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27625E5" w14:textId="77777777" w:rsidR="00093102" w:rsidRPr="003C02FF" w:rsidRDefault="00093102">
            <w:pPr>
              <w:widowControl w:val="0"/>
              <w:spacing w:before="120" w:after="120"/>
              <w:jc w:val="both"/>
              <w:rPr>
                <w:i/>
                <w:iCs/>
                <w:color w:val="000000"/>
                <w:rPrChange w:id="30743" w:author="James Vu" w:date="2024-04-19T00:26:00Z">
                  <w:rPr>
                    <w:i/>
                    <w:iCs/>
                    <w:color w:val="000000"/>
                    <w:sz w:val="26"/>
                    <w:szCs w:val="26"/>
                  </w:rPr>
                </w:rPrChange>
              </w:rPr>
              <w:pPrChange w:id="30744" w:author="James Vu" w:date="2024-04-18T22:33:00Z">
                <w:pPr>
                  <w:widowControl w:val="0"/>
                  <w:spacing w:before="120" w:after="120"/>
                  <w:jc w:val="center"/>
                </w:pPr>
              </w:pPrChange>
            </w:pPr>
            <w:r w:rsidRPr="003C02FF">
              <w:rPr>
                <w:i/>
                <w:iCs/>
                <w:color w:val="000000"/>
                <w:rPrChange w:id="30745" w:author="James Vu" w:date="2024-04-19T00:26:00Z">
                  <w:rPr>
                    <w:i/>
                    <w:iCs/>
                    <w:color w:val="000000"/>
                    <w:sz w:val="26"/>
                    <w:szCs w:val="26"/>
                  </w:rPr>
                </w:rPrChange>
              </w:rPr>
              <w:t> </w:t>
            </w:r>
          </w:p>
        </w:tc>
        <w:tc>
          <w:tcPr>
            <w:tcW w:w="618" w:type="pct"/>
            <w:shd w:val="clear" w:color="auto" w:fill="auto"/>
            <w:vAlign w:val="center"/>
            <w:hideMark/>
            <w:tcPrChange w:id="3074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998C71D" w14:textId="77777777" w:rsidR="00093102" w:rsidRPr="003C02FF" w:rsidRDefault="00093102">
            <w:pPr>
              <w:widowControl w:val="0"/>
              <w:spacing w:before="120" w:after="120"/>
              <w:jc w:val="both"/>
              <w:rPr>
                <w:i/>
                <w:iCs/>
                <w:color w:val="000000"/>
                <w:rPrChange w:id="30747" w:author="James Vu" w:date="2024-04-19T00:26:00Z">
                  <w:rPr>
                    <w:i/>
                    <w:iCs/>
                    <w:color w:val="000000"/>
                    <w:sz w:val="26"/>
                    <w:szCs w:val="26"/>
                  </w:rPr>
                </w:rPrChange>
              </w:rPr>
              <w:pPrChange w:id="30748" w:author="James Vu" w:date="2024-04-18T22:33:00Z">
                <w:pPr>
                  <w:widowControl w:val="0"/>
                  <w:spacing w:before="120" w:after="120"/>
                  <w:jc w:val="center"/>
                </w:pPr>
              </w:pPrChange>
            </w:pPr>
            <w:r w:rsidRPr="003C02FF">
              <w:rPr>
                <w:i/>
                <w:iCs/>
                <w:color w:val="000000"/>
                <w:rPrChange w:id="30749" w:author="James Vu" w:date="2024-04-19T00:26:00Z">
                  <w:rPr>
                    <w:i/>
                    <w:iCs/>
                    <w:color w:val="000000"/>
                    <w:sz w:val="26"/>
                    <w:szCs w:val="26"/>
                  </w:rPr>
                </w:rPrChange>
              </w:rPr>
              <w:t> </w:t>
            </w:r>
          </w:p>
        </w:tc>
        <w:tc>
          <w:tcPr>
            <w:tcW w:w="1636" w:type="pct"/>
            <w:shd w:val="clear" w:color="auto" w:fill="auto"/>
            <w:hideMark/>
            <w:tcPrChange w:id="3075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351B865E" w14:textId="77777777" w:rsidR="00093102" w:rsidRPr="003C02FF" w:rsidRDefault="00093102">
            <w:pPr>
              <w:widowControl w:val="0"/>
              <w:spacing w:before="120" w:after="120"/>
              <w:jc w:val="both"/>
              <w:rPr>
                <w:i/>
                <w:iCs/>
                <w:color w:val="000000"/>
                <w:rPrChange w:id="30751" w:author="James Vu" w:date="2024-04-19T00:26:00Z">
                  <w:rPr>
                    <w:i/>
                    <w:iCs/>
                    <w:color w:val="000000"/>
                    <w:sz w:val="26"/>
                    <w:szCs w:val="26"/>
                  </w:rPr>
                </w:rPrChange>
              </w:rPr>
              <w:pPrChange w:id="30752" w:author="James Vu" w:date="2024-04-18T22:33:00Z">
                <w:pPr>
                  <w:widowControl w:val="0"/>
                  <w:spacing w:before="120" w:after="120"/>
                  <w:jc w:val="right"/>
                </w:pPr>
              </w:pPrChange>
            </w:pPr>
            <w:r w:rsidRPr="003C02FF">
              <w:rPr>
                <w:i/>
                <w:iCs/>
                <w:color w:val="000000"/>
                <w:rPrChange w:id="30753" w:author="James Vu" w:date="2024-04-19T00:26:00Z">
                  <w:rPr>
                    <w:i/>
                    <w:iCs/>
                    <w:color w:val="000000"/>
                    <w:sz w:val="26"/>
                    <w:szCs w:val="26"/>
                  </w:rPr>
                </w:rPrChange>
              </w:rPr>
              <w:t>Máy tính xách tay</w:t>
            </w:r>
          </w:p>
        </w:tc>
        <w:tc>
          <w:tcPr>
            <w:tcW w:w="439" w:type="pct"/>
            <w:shd w:val="clear" w:color="auto" w:fill="auto"/>
            <w:vAlign w:val="center"/>
            <w:hideMark/>
            <w:tcPrChange w:id="3075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BFE8E06" w14:textId="77777777" w:rsidR="00093102" w:rsidRPr="003C02FF" w:rsidRDefault="00093102">
            <w:pPr>
              <w:widowControl w:val="0"/>
              <w:spacing w:before="120" w:after="120"/>
              <w:jc w:val="both"/>
              <w:rPr>
                <w:i/>
                <w:iCs/>
                <w:color w:val="000000"/>
                <w:rPrChange w:id="30755" w:author="James Vu" w:date="2024-04-19T00:26:00Z">
                  <w:rPr>
                    <w:i/>
                    <w:iCs/>
                    <w:color w:val="000000"/>
                    <w:sz w:val="26"/>
                    <w:szCs w:val="26"/>
                  </w:rPr>
                </w:rPrChange>
              </w:rPr>
              <w:pPrChange w:id="30756" w:author="James Vu" w:date="2024-04-18T22:33:00Z">
                <w:pPr>
                  <w:widowControl w:val="0"/>
                  <w:spacing w:before="120" w:after="120"/>
                  <w:jc w:val="center"/>
                </w:pPr>
              </w:pPrChange>
            </w:pPr>
            <w:r w:rsidRPr="003C02FF">
              <w:rPr>
                <w:i/>
                <w:iCs/>
                <w:color w:val="000000"/>
                <w:rPrChange w:id="30757" w:author="James Vu" w:date="2024-04-19T00:26:00Z">
                  <w:rPr>
                    <w:i/>
                    <w:iCs/>
                    <w:color w:val="000000"/>
                    <w:sz w:val="26"/>
                    <w:szCs w:val="26"/>
                  </w:rPr>
                </w:rPrChange>
              </w:rPr>
              <w:t>ca</w:t>
            </w:r>
          </w:p>
        </w:tc>
        <w:tc>
          <w:tcPr>
            <w:tcW w:w="502" w:type="pct"/>
            <w:shd w:val="clear" w:color="auto" w:fill="auto"/>
            <w:vAlign w:val="center"/>
            <w:hideMark/>
            <w:tcPrChange w:id="3075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F9B8020" w14:textId="77777777" w:rsidR="00093102" w:rsidRPr="003C02FF" w:rsidRDefault="00093102">
            <w:pPr>
              <w:widowControl w:val="0"/>
              <w:spacing w:before="120" w:after="120"/>
              <w:jc w:val="both"/>
              <w:rPr>
                <w:i/>
                <w:iCs/>
                <w:color w:val="000000"/>
                <w:rPrChange w:id="30759" w:author="James Vu" w:date="2024-04-19T00:26:00Z">
                  <w:rPr>
                    <w:i/>
                    <w:iCs/>
                    <w:color w:val="000000"/>
                    <w:sz w:val="26"/>
                    <w:szCs w:val="26"/>
                  </w:rPr>
                </w:rPrChange>
              </w:rPr>
              <w:pPrChange w:id="30760" w:author="James Vu" w:date="2024-04-18T22:33:00Z">
                <w:pPr>
                  <w:widowControl w:val="0"/>
                  <w:spacing w:before="120" w:after="120"/>
                  <w:jc w:val="center"/>
                </w:pPr>
              </w:pPrChange>
            </w:pPr>
            <w:r w:rsidRPr="003C02FF">
              <w:rPr>
                <w:i/>
                <w:iCs/>
                <w:color w:val="000000"/>
                <w:rPrChange w:id="30761" w:author="James Vu" w:date="2024-04-19T00:26:00Z">
                  <w:rPr>
                    <w:i/>
                    <w:iCs/>
                    <w:color w:val="000000"/>
                    <w:sz w:val="26"/>
                    <w:szCs w:val="26"/>
                  </w:rPr>
                </w:rPrChange>
              </w:rPr>
              <w:t>0,5</w:t>
            </w:r>
          </w:p>
        </w:tc>
        <w:tc>
          <w:tcPr>
            <w:tcW w:w="567" w:type="pct"/>
            <w:shd w:val="clear" w:color="auto" w:fill="auto"/>
            <w:hideMark/>
            <w:tcPrChange w:id="3076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B8F46E2" w14:textId="77777777" w:rsidR="00093102" w:rsidRPr="003C02FF" w:rsidRDefault="00093102">
            <w:pPr>
              <w:widowControl w:val="0"/>
              <w:spacing w:before="120" w:after="120"/>
              <w:jc w:val="both"/>
              <w:rPr>
                <w:i/>
                <w:iCs/>
                <w:color w:val="000000"/>
                <w:rPrChange w:id="30763" w:author="James Vu" w:date="2024-04-19T00:26:00Z">
                  <w:rPr>
                    <w:i/>
                    <w:iCs/>
                    <w:color w:val="000000"/>
                    <w:sz w:val="26"/>
                    <w:szCs w:val="26"/>
                  </w:rPr>
                </w:rPrChange>
              </w:rPr>
              <w:pPrChange w:id="30764" w:author="James Vu" w:date="2024-04-18T22:33:00Z">
                <w:pPr>
                  <w:widowControl w:val="0"/>
                  <w:spacing w:before="120" w:after="120"/>
                </w:pPr>
              </w:pPrChange>
            </w:pPr>
            <w:r w:rsidRPr="003C02FF">
              <w:rPr>
                <w:i/>
                <w:iCs/>
                <w:color w:val="000000"/>
                <w:rPrChange w:id="30765" w:author="James Vu" w:date="2024-04-19T00:26:00Z">
                  <w:rPr>
                    <w:i/>
                    <w:iCs/>
                    <w:color w:val="000000"/>
                    <w:sz w:val="26"/>
                    <w:szCs w:val="26"/>
                  </w:rPr>
                </w:rPrChange>
              </w:rPr>
              <w:t xml:space="preserve">         36.699 </w:t>
            </w:r>
          </w:p>
        </w:tc>
        <w:tc>
          <w:tcPr>
            <w:tcW w:w="351" w:type="pct"/>
            <w:shd w:val="clear" w:color="auto" w:fill="auto"/>
            <w:hideMark/>
            <w:tcPrChange w:id="3076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029F1E4D" w14:textId="77777777" w:rsidR="00093102" w:rsidRPr="003C02FF" w:rsidRDefault="00093102">
            <w:pPr>
              <w:widowControl w:val="0"/>
              <w:spacing w:before="120" w:after="120"/>
              <w:jc w:val="both"/>
              <w:rPr>
                <w:i/>
                <w:iCs/>
                <w:color w:val="000000"/>
                <w:rPrChange w:id="30767" w:author="James Vu" w:date="2024-04-19T00:26:00Z">
                  <w:rPr>
                    <w:i/>
                    <w:iCs/>
                    <w:color w:val="000000"/>
                    <w:sz w:val="26"/>
                    <w:szCs w:val="26"/>
                  </w:rPr>
                </w:rPrChange>
              </w:rPr>
              <w:pPrChange w:id="30768" w:author="James Vu" w:date="2024-04-18T22:33:00Z">
                <w:pPr>
                  <w:widowControl w:val="0"/>
                  <w:spacing w:before="120" w:after="120"/>
                  <w:jc w:val="center"/>
                </w:pPr>
              </w:pPrChange>
            </w:pPr>
            <w:r w:rsidRPr="003C02FF">
              <w:rPr>
                <w:i/>
                <w:iCs/>
                <w:color w:val="000000"/>
                <w:rPrChange w:id="30769" w:author="James Vu" w:date="2024-04-19T00:26:00Z">
                  <w:rPr>
                    <w:i/>
                    <w:iCs/>
                    <w:color w:val="000000"/>
                    <w:sz w:val="26"/>
                    <w:szCs w:val="26"/>
                  </w:rPr>
                </w:rPrChange>
              </w:rPr>
              <w:t>1</w:t>
            </w:r>
          </w:p>
        </w:tc>
        <w:tc>
          <w:tcPr>
            <w:tcW w:w="632" w:type="pct"/>
            <w:shd w:val="clear" w:color="auto" w:fill="auto"/>
            <w:hideMark/>
            <w:tcPrChange w:id="3077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D5A2D6A" w14:textId="77777777" w:rsidR="00093102" w:rsidRPr="003C02FF" w:rsidRDefault="00093102">
            <w:pPr>
              <w:widowControl w:val="0"/>
              <w:spacing w:before="120" w:after="120"/>
              <w:jc w:val="both"/>
              <w:rPr>
                <w:i/>
                <w:iCs/>
                <w:color w:val="000000"/>
                <w:rPrChange w:id="30771" w:author="James Vu" w:date="2024-04-19T00:26:00Z">
                  <w:rPr>
                    <w:i/>
                    <w:iCs/>
                    <w:color w:val="000000"/>
                    <w:sz w:val="26"/>
                    <w:szCs w:val="26"/>
                  </w:rPr>
                </w:rPrChange>
              </w:rPr>
              <w:pPrChange w:id="30772" w:author="James Vu" w:date="2024-04-18T22:33:00Z">
                <w:pPr>
                  <w:widowControl w:val="0"/>
                  <w:spacing w:before="120" w:after="120"/>
                </w:pPr>
              </w:pPrChange>
            </w:pPr>
            <w:r w:rsidRPr="003C02FF">
              <w:rPr>
                <w:i/>
                <w:iCs/>
                <w:color w:val="000000"/>
                <w:rPrChange w:id="30773" w:author="James Vu" w:date="2024-04-19T00:26:00Z">
                  <w:rPr>
                    <w:i/>
                    <w:iCs/>
                    <w:color w:val="000000"/>
                    <w:sz w:val="26"/>
                    <w:szCs w:val="26"/>
                  </w:rPr>
                </w:rPrChange>
              </w:rPr>
              <w:t xml:space="preserve">            18.350 </w:t>
            </w:r>
          </w:p>
        </w:tc>
      </w:tr>
      <w:tr w:rsidR="00093102" w:rsidRPr="003C02FF" w14:paraId="6B297FBD" w14:textId="77777777" w:rsidTr="003C02FF">
        <w:trPr>
          <w:trHeight w:val="300"/>
          <w:trPrChange w:id="30774" w:author="James Vu" w:date="2024-04-19T00:26:00Z">
            <w:trPr>
              <w:gridBefore w:val="1"/>
              <w:gridAfter w:val="0"/>
              <w:trHeight w:val="300"/>
            </w:trPr>
          </w:trPrChange>
        </w:trPr>
        <w:tc>
          <w:tcPr>
            <w:tcW w:w="254" w:type="pct"/>
            <w:shd w:val="clear" w:color="auto" w:fill="auto"/>
            <w:vAlign w:val="center"/>
            <w:hideMark/>
            <w:tcPrChange w:id="3077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A2863A0" w14:textId="77777777" w:rsidR="00093102" w:rsidRPr="003C02FF" w:rsidRDefault="00093102">
            <w:pPr>
              <w:widowControl w:val="0"/>
              <w:spacing w:before="120" w:after="120"/>
              <w:jc w:val="both"/>
              <w:rPr>
                <w:b/>
                <w:bCs/>
                <w:color w:val="000000"/>
                <w:rPrChange w:id="30776" w:author="James Vu" w:date="2024-04-19T00:26:00Z">
                  <w:rPr>
                    <w:b/>
                    <w:bCs/>
                    <w:color w:val="000000"/>
                    <w:sz w:val="26"/>
                    <w:szCs w:val="26"/>
                  </w:rPr>
                </w:rPrChange>
              </w:rPr>
              <w:pPrChange w:id="30777" w:author="James Vu" w:date="2024-04-18T22:33:00Z">
                <w:pPr>
                  <w:widowControl w:val="0"/>
                  <w:spacing w:before="120" w:after="120"/>
                  <w:jc w:val="center"/>
                </w:pPr>
              </w:pPrChange>
            </w:pPr>
            <w:r w:rsidRPr="003C02FF">
              <w:rPr>
                <w:b/>
                <w:bCs/>
                <w:color w:val="000000"/>
                <w:rPrChange w:id="30778" w:author="James Vu" w:date="2024-04-19T00:26:00Z">
                  <w:rPr>
                    <w:b/>
                    <w:bCs/>
                    <w:color w:val="000000"/>
                    <w:sz w:val="26"/>
                    <w:szCs w:val="26"/>
                  </w:rPr>
                </w:rPrChange>
              </w:rPr>
              <w:t>5</w:t>
            </w:r>
          </w:p>
        </w:tc>
        <w:tc>
          <w:tcPr>
            <w:tcW w:w="618" w:type="pct"/>
            <w:shd w:val="clear" w:color="auto" w:fill="auto"/>
            <w:vAlign w:val="center"/>
            <w:hideMark/>
            <w:tcPrChange w:id="3077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A82E82F" w14:textId="77777777" w:rsidR="00093102" w:rsidRPr="003C02FF" w:rsidRDefault="00093102">
            <w:pPr>
              <w:widowControl w:val="0"/>
              <w:spacing w:before="120" w:after="120"/>
              <w:jc w:val="both"/>
              <w:rPr>
                <w:b/>
                <w:bCs/>
                <w:color w:val="000000"/>
                <w:rPrChange w:id="30780" w:author="James Vu" w:date="2024-04-19T00:26:00Z">
                  <w:rPr>
                    <w:b/>
                    <w:bCs/>
                    <w:color w:val="000000"/>
                    <w:sz w:val="26"/>
                    <w:szCs w:val="26"/>
                  </w:rPr>
                </w:rPrChange>
              </w:rPr>
              <w:pPrChange w:id="30781" w:author="James Vu" w:date="2024-04-18T22:33:00Z">
                <w:pPr>
                  <w:widowControl w:val="0"/>
                  <w:spacing w:before="120" w:after="120"/>
                  <w:jc w:val="center"/>
                </w:pPr>
              </w:pPrChange>
            </w:pPr>
            <w:r w:rsidRPr="003C02FF">
              <w:rPr>
                <w:b/>
                <w:bCs/>
                <w:color w:val="000000"/>
                <w:rPrChange w:id="30782" w:author="James Vu" w:date="2024-04-19T00:26:00Z">
                  <w:rPr>
                    <w:b/>
                    <w:bCs/>
                    <w:color w:val="000000"/>
                    <w:sz w:val="26"/>
                    <w:szCs w:val="26"/>
                  </w:rPr>
                </w:rPrChange>
              </w:rPr>
              <w:t>01.02.08.01.1</w:t>
            </w:r>
          </w:p>
        </w:tc>
        <w:tc>
          <w:tcPr>
            <w:tcW w:w="1636" w:type="pct"/>
            <w:shd w:val="clear" w:color="auto" w:fill="auto"/>
            <w:hideMark/>
            <w:tcPrChange w:id="3078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B12450B" w14:textId="77777777" w:rsidR="00093102" w:rsidRPr="003C02FF" w:rsidRDefault="00093102">
            <w:pPr>
              <w:widowControl w:val="0"/>
              <w:spacing w:before="120" w:after="120"/>
              <w:jc w:val="both"/>
              <w:rPr>
                <w:b/>
                <w:bCs/>
                <w:color w:val="000000"/>
                <w:rPrChange w:id="30784" w:author="James Vu" w:date="2024-04-19T00:26:00Z">
                  <w:rPr>
                    <w:b/>
                    <w:bCs/>
                    <w:color w:val="000000"/>
                    <w:sz w:val="26"/>
                    <w:szCs w:val="26"/>
                  </w:rPr>
                </w:rPrChange>
              </w:rPr>
              <w:pPrChange w:id="30785" w:author="James Vu" w:date="2024-04-18T22:33:00Z">
                <w:pPr>
                  <w:widowControl w:val="0"/>
                  <w:spacing w:before="120" w:after="120"/>
                </w:pPr>
              </w:pPrChange>
            </w:pPr>
            <w:r w:rsidRPr="003C02FF">
              <w:rPr>
                <w:b/>
                <w:bCs/>
                <w:color w:val="000000"/>
                <w:rPrChange w:id="30786" w:author="James Vu" w:date="2024-04-19T00:26:00Z">
                  <w:rPr>
                    <w:b/>
                    <w:bCs/>
                    <w:color w:val="000000"/>
                    <w:sz w:val="26"/>
                    <w:szCs w:val="26"/>
                  </w:rPr>
                </w:rPrChange>
              </w:rPr>
              <w:t>Lắp đặt tủ máy chủ (Tủ rack 42U)</w:t>
            </w:r>
          </w:p>
        </w:tc>
        <w:tc>
          <w:tcPr>
            <w:tcW w:w="439" w:type="pct"/>
            <w:shd w:val="clear" w:color="auto" w:fill="auto"/>
            <w:vAlign w:val="center"/>
            <w:hideMark/>
            <w:tcPrChange w:id="3078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56EF751C" w14:textId="77777777" w:rsidR="00093102" w:rsidRPr="003C02FF" w:rsidRDefault="00093102">
            <w:pPr>
              <w:widowControl w:val="0"/>
              <w:spacing w:before="120" w:after="120"/>
              <w:jc w:val="both"/>
              <w:rPr>
                <w:b/>
                <w:bCs/>
                <w:color w:val="000000"/>
                <w:rPrChange w:id="30788" w:author="James Vu" w:date="2024-04-19T00:26:00Z">
                  <w:rPr>
                    <w:b/>
                    <w:bCs/>
                    <w:color w:val="000000"/>
                    <w:sz w:val="26"/>
                    <w:szCs w:val="26"/>
                  </w:rPr>
                </w:rPrChange>
              </w:rPr>
              <w:pPrChange w:id="30789" w:author="James Vu" w:date="2024-04-18T22:33:00Z">
                <w:pPr>
                  <w:widowControl w:val="0"/>
                  <w:spacing w:before="120" w:after="120"/>
                  <w:jc w:val="center"/>
                </w:pPr>
              </w:pPrChange>
            </w:pPr>
            <w:r w:rsidRPr="003C02FF">
              <w:rPr>
                <w:b/>
                <w:bCs/>
                <w:color w:val="000000"/>
                <w:rPrChange w:id="30790" w:author="James Vu" w:date="2024-04-19T00:26:00Z">
                  <w:rPr>
                    <w:b/>
                    <w:bCs/>
                    <w:color w:val="000000"/>
                    <w:sz w:val="26"/>
                    <w:szCs w:val="26"/>
                  </w:rPr>
                </w:rPrChange>
              </w:rPr>
              <w:t>Thiết bị</w:t>
            </w:r>
          </w:p>
        </w:tc>
        <w:tc>
          <w:tcPr>
            <w:tcW w:w="502" w:type="pct"/>
            <w:shd w:val="clear" w:color="auto" w:fill="auto"/>
            <w:vAlign w:val="center"/>
            <w:hideMark/>
            <w:tcPrChange w:id="3079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B6CA344" w14:textId="77777777" w:rsidR="00093102" w:rsidRPr="003C02FF" w:rsidRDefault="00093102">
            <w:pPr>
              <w:widowControl w:val="0"/>
              <w:spacing w:before="120" w:after="120"/>
              <w:jc w:val="both"/>
              <w:rPr>
                <w:b/>
                <w:bCs/>
                <w:color w:val="000000"/>
                <w:rPrChange w:id="30792" w:author="James Vu" w:date="2024-04-19T00:26:00Z">
                  <w:rPr>
                    <w:b/>
                    <w:bCs/>
                    <w:color w:val="000000"/>
                    <w:sz w:val="26"/>
                    <w:szCs w:val="26"/>
                  </w:rPr>
                </w:rPrChange>
              </w:rPr>
              <w:pPrChange w:id="30793" w:author="James Vu" w:date="2024-04-18T22:33:00Z">
                <w:pPr>
                  <w:widowControl w:val="0"/>
                  <w:spacing w:before="120" w:after="120"/>
                  <w:jc w:val="center"/>
                </w:pPr>
              </w:pPrChange>
            </w:pPr>
            <w:r w:rsidRPr="003C02FF">
              <w:rPr>
                <w:b/>
                <w:bCs/>
                <w:color w:val="000000"/>
                <w:rPrChange w:id="30794" w:author="James Vu" w:date="2024-04-19T00:26:00Z">
                  <w:rPr>
                    <w:b/>
                    <w:bCs/>
                    <w:color w:val="000000"/>
                    <w:sz w:val="26"/>
                    <w:szCs w:val="26"/>
                  </w:rPr>
                </w:rPrChange>
              </w:rPr>
              <w:t>1</w:t>
            </w:r>
          </w:p>
        </w:tc>
        <w:tc>
          <w:tcPr>
            <w:tcW w:w="567" w:type="pct"/>
            <w:shd w:val="clear" w:color="auto" w:fill="auto"/>
            <w:hideMark/>
            <w:tcPrChange w:id="3079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1C0375A" w14:textId="77777777" w:rsidR="00093102" w:rsidRPr="003C02FF" w:rsidRDefault="00093102">
            <w:pPr>
              <w:widowControl w:val="0"/>
              <w:spacing w:before="120" w:after="120"/>
              <w:jc w:val="both"/>
              <w:rPr>
                <w:b/>
                <w:bCs/>
                <w:color w:val="000000"/>
                <w:rPrChange w:id="30796" w:author="James Vu" w:date="2024-04-19T00:26:00Z">
                  <w:rPr>
                    <w:b/>
                    <w:bCs/>
                    <w:color w:val="000000"/>
                    <w:sz w:val="26"/>
                    <w:szCs w:val="26"/>
                  </w:rPr>
                </w:rPrChange>
              </w:rPr>
              <w:pPrChange w:id="30797" w:author="James Vu" w:date="2024-04-18T22:33:00Z">
                <w:pPr>
                  <w:widowControl w:val="0"/>
                  <w:spacing w:before="120" w:after="120"/>
                </w:pPr>
              </w:pPrChange>
            </w:pPr>
            <w:r w:rsidRPr="003C02FF">
              <w:rPr>
                <w:b/>
                <w:bCs/>
                <w:color w:val="000000"/>
                <w:rPrChange w:id="30798" w:author="James Vu" w:date="2024-04-19T00:26:00Z">
                  <w:rPr>
                    <w:b/>
                    <w:bCs/>
                    <w:color w:val="000000"/>
                    <w:sz w:val="26"/>
                    <w:szCs w:val="26"/>
                  </w:rPr>
                </w:rPrChange>
              </w:rPr>
              <w:t> </w:t>
            </w:r>
          </w:p>
        </w:tc>
        <w:tc>
          <w:tcPr>
            <w:tcW w:w="351" w:type="pct"/>
            <w:shd w:val="clear" w:color="auto" w:fill="auto"/>
            <w:hideMark/>
            <w:tcPrChange w:id="3079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61854C1" w14:textId="77777777" w:rsidR="00093102" w:rsidRPr="003C02FF" w:rsidRDefault="00093102">
            <w:pPr>
              <w:widowControl w:val="0"/>
              <w:spacing w:before="120" w:after="120"/>
              <w:jc w:val="both"/>
              <w:rPr>
                <w:b/>
                <w:bCs/>
                <w:color w:val="000000"/>
                <w:rPrChange w:id="30800" w:author="James Vu" w:date="2024-04-19T00:26:00Z">
                  <w:rPr>
                    <w:b/>
                    <w:bCs/>
                    <w:color w:val="000000"/>
                    <w:sz w:val="26"/>
                    <w:szCs w:val="26"/>
                  </w:rPr>
                </w:rPrChange>
              </w:rPr>
              <w:pPrChange w:id="30801" w:author="James Vu" w:date="2024-04-18T22:33:00Z">
                <w:pPr>
                  <w:widowControl w:val="0"/>
                  <w:spacing w:before="120" w:after="120"/>
                  <w:jc w:val="center"/>
                </w:pPr>
              </w:pPrChange>
            </w:pPr>
            <w:r w:rsidRPr="003C02FF">
              <w:rPr>
                <w:b/>
                <w:bCs/>
                <w:color w:val="000000"/>
                <w:rPrChange w:id="30802" w:author="James Vu" w:date="2024-04-19T00:26:00Z">
                  <w:rPr>
                    <w:b/>
                    <w:bCs/>
                    <w:color w:val="000000"/>
                    <w:sz w:val="26"/>
                    <w:szCs w:val="26"/>
                  </w:rPr>
                </w:rPrChange>
              </w:rPr>
              <w:t> </w:t>
            </w:r>
          </w:p>
        </w:tc>
        <w:tc>
          <w:tcPr>
            <w:tcW w:w="632" w:type="pct"/>
            <w:shd w:val="clear" w:color="auto" w:fill="auto"/>
            <w:hideMark/>
            <w:tcPrChange w:id="3080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E7860E0" w14:textId="77777777" w:rsidR="00093102" w:rsidRPr="003C02FF" w:rsidRDefault="00093102">
            <w:pPr>
              <w:widowControl w:val="0"/>
              <w:spacing w:before="120" w:after="120"/>
              <w:jc w:val="both"/>
              <w:rPr>
                <w:b/>
                <w:bCs/>
                <w:color w:val="000000"/>
                <w:rPrChange w:id="30804" w:author="James Vu" w:date="2024-04-19T00:26:00Z">
                  <w:rPr>
                    <w:b/>
                    <w:bCs/>
                    <w:color w:val="000000"/>
                    <w:sz w:val="26"/>
                    <w:szCs w:val="26"/>
                  </w:rPr>
                </w:rPrChange>
              </w:rPr>
              <w:pPrChange w:id="30805" w:author="James Vu" w:date="2024-04-18T22:33:00Z">
                <w:pPr>
                  <w:widowControl w:val="0"/>
                  <w:spacing w:before="120" w:after="120"/>
                </w:pPr>
              </w:pPrChange>
            </w:pPr>
            <w:r w:rsidRPr="003C02FF">
              <w:rPr>
                <w:b/>
                <w:bCs/>
                <w:color w:val="000000"/>
                <w:rPrChange w:id="30806" w:author="James Vu" w:date="2024-04-19T00:26:00Z">
                  <w:rPr>
                    <w:b/>
                    <w:bCs/>
                    <w:color w:val="000000"/>
                    <w:sz w:val="26"/>
                    <w:szCs w:val="26"/>
                  </w:rPr>
                </w:rPrChange>
              </w:rPr>
              <w:t> </w:t>
            </w:r>
          </w:p>
        </w:tc>
      </w:tr>
      <w:tr w:rsidR="00093102" w:rsidRPr="003C02FF" w14:paraId="657C4CB7" w14:textId="77777777" w:rsidTr="003C02FF">
        <w:trPr>
          <w:trHeight w:val="300"/>
          <w:trPrChange w:id="30807" w:author="James Vu" w:date="2024-04-19T00:26:00Z">
            <w:trPr>
              <w:gridBefore w:val="1"/>
              <w:gridAfter w:val="0"/>
              <w:trHeight w:val="300"/>
            </w:trPr>
          </w:trPrChange>
        </w:trPr>
        <w:tc>
          <w:tcPr>
            <w:tcW w:w="254" w:type="pct"/>
            <w:shd w:val="clear" w:color="auto" w:fill="auto"/>
            <w:vAlign w:val="center"/>
            <w:hideMark/>
            <w:tcPrChange w:id="3080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21653FF" w14:textId="77777777" w:rsidR="00093102" w:rsidRPr="003C02FF" w:rsidRDefault="00093102">
            <w:pPr>
              <w:widowControl w:val="0"/>
              <w:spacing w:before="120" w:after="120"/>
              <w:jc w:val="both"/>
              <w:rPr>
                <w:color w:val="000000"/>
                <w:rPrChange w:id="30809" w:author="James Vu" w:date="2024-04-19T00:26:00Z">
                  <w:rPr>
                    <w:color w:val="000000"/>
                    <w:sz w:val="26"/>
                    <w:szCs w:val="26"/>
                  </w:rPr>
                </w:rPrChange>
              </w:rPr>
              <w:pPrChange w:id="30810" w:author="James Vu" w:date="2024-04-18T22:33:00Z">
                <w:pPr>
                  <w:widowControl w:val="0"/>
                  <w:spacing w:before="120" w:after="120"/>
                  <w:jc w:val="center"/>
                </w:pPr>
              </w:pPrChange>
            </w:pPr>
            <w:r w:rsidRPr="003C02FF">
              <w:rPr>
                <w:color w:val="000000"/>
                <w:rPrChange w:id="30811" w:author="James Vu" w:date="2024-04-19T00:26:00Z">
                  <w:rPr>
                    <w:color w:val="000000"/>
                    <w:sz w:val="26"/>
                    <w:szCs w:val="26"/>
                  </w:rPr>
                </w:rPrChange>
              </w:rPr>
              <w:t> </w:t>
            </w:r>
          </w:p>
        </w:tc>
        <w:tc>
          <w:tcPr>
            <w:tcW w:w="618" w:type="pct"/>
            <w:shd w:val="clear" w:color="auto" w:fill="auto"/>
            <w:vAlign w:val="center"/>
            <w:hideMark/>
            <w:tcPrChange w:id="3081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DA12B7D" w14:textId="77777777" w:rsidR="00093102" w:rsidRPr="003C02FF" w:rsidRDefault="00093102">
            <w:pPr>
              <w:widowControl w:val="0"/>
              <w:spacing w:before="120" w:after="120"/>
              <w:jc w:val="both"/>
              <w:rPr>
                <w:color w:val="000000"/>
                <w:rPrChange w:id="30813" w:author="James Vu" w:date="2024-04-19T00:26:00Z">
                  <w:rPr>
                    <w:color w:val="000000"/>
                    <w:sz w:val="26"/>
                    <w:szCs w:val="26"/>
                  </w:rPr>
                </w:rPrChange>
              </w:rPr>
              <w:pPrChange w:id="30814" w:author="James Vu" w:date="2024-04-18T22:33:00Z">
                <w:pPr>
                  <w:widowControl w:val="0"/>
                  <w:spacing w:before="120" w:after="120"/>
                  <w:jc w:val="center"/>
                </w:pPr>
              </w:pPrChange>
            </w:pPr>
            <w:r w:rsidRPr="003C02FF">
              <w:rPr>
                <w:color w:val="000000"/>
                <w:rPrChange w:id="30815" w:author="James Vu" w:date="2024-04-19T00:26:00Z">
                  <w:rPr>
                    <w:color w:val="000000"/>
                    <w:sz w:val="26"/>
                    <w:szCs w:val="26"/>
                  </w:rPr>
                </w:rPrChange>
              </w:rPr>
              <w:t> </w:t>
            </w:r>
          </w:p>
        </w:tc>
        <w:tc>
          <w:tcPr>
            <w:tcW w:w="1636" w:type="pct"/>
            <w:shd w:val="clear" w:color="auto" w:fill="auto"/>
            <w:hideMark/>
            <w:tcPrChange w:id="3081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B0E29AF" w14:textId="77777777" w:rsidR="00093102" w:rsidRPr="003C02FF" w:rsidRDefault="00093102">
            <w:pPr>
              <w:widowControl w:val="0"/>
              <w:spacing w:before="120" w:after="120"/>
              <w:jc w:val="both"/>
              <w:rPr>
                <w:color w:val="000000"/>
                <w:rPrChange w:id="30817" w:author="James Vu" w:date="2024-04-19T00:26:00Z">
                  <w:rPr>
                    <w:color w:val="000000"/>
                    <w:sz w:val="26"/>
                    <w:szCs w:val="26"/>
                  </w:rPr>
                </w:rPrChange>
              </w:rPr>
              <w:pPrChange w:id="30818" w:author="James Vu" w:date="2024-04-18T22:33:00Z">
                <w:pPr>
                  <w:widowControl w:val="0"/>
                  <w:spacing w:before="120" w:after="120"/>
                </w:pPr>
              </w:pPrChange>
            </w:pPr>
            <w:r w:rsidRPr="003C02FF">
              <w:rPr>
                <w:color w:val="000000"/>
                <w:rPrChange w:id="30819" w:author="James Vu" w:date="2024-04-19T00:26:00Z">
                  <w:rPr>
                    <w:color w:val="000000"/>
                    <w:sz w:val="26"/>
                    <w:szCs w:val="26"/>
                  </w:rPr>
                </w:rPrChange>
              </w:rPr>
              <w:t>a) Vật liệu phụ</w:t>
            </w:r>
          </w:p>
        </w:tc>
        <w:tc>
          <w:tcPr>
            <w:tcW w:w="439" w:type="pct"/>
            <w:shd w:val="clear" w:color="auto" w:fill="auto"/>
            <w:vAlign w:val="center"/>
            <w:hideMark/>
            <w:tcPrChange w:id="3082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961FF27" w14:textId="77777777" w:rsidR="00093102" w:rsidRPr="003C02FF" w:rsidRDefault="00093102">
            <w:pPr>
              <w:widowControl w:val="0"/>
              <w:spacing w:before="120" w:after="120"/>
              <w:jc w:val="both"/>
              <w:rPr>
                <w:color w:val="000000"/>
                <w:rPrChange w:id="30821" w:author="James Vu" w:date="2024-04-19T00:26:00Z">
                  <w:rPr>
                    <w:color w:val="000000"/>
                    <w:sz w:val="26"/>
                    <w:szCs w:val="26"/>
                  </w:rPr>
                </w:rPrChange>
              </w:rPr>
              <w:pPrChange w:id="30822" w:author="James Vu" w:date="2024-04-18T22:33:00Z">
                <w:pPr>
                  <w:widowControl w:val="0"/>
                  <w:spacing w:before="120" w:after="120"/>
                  <w:jc w:val="center"/>
                </w:pPr>
              </w:pPrChange>
            </w:pPr>
            <w:r w:rsidRPr="003C02FF">
              <w:rPr>
                <w:color w:val="000000"/>
                <w:rPrChange w:id="30823" w:author="James Vu" w:date="2024-04-19T00:26:00Z">
                  <w:rPr>
                    <w:color w:val="000000"/>
                    <w:sz w:val="26"/>
                    <w:szCs w:val="26"/>
                  </w:rPr>
                </w:rPrChange>
              </w:rPr>
              <w:t> </w:t>
            </w:r>
          </w:p>
        </w:tc>
        <w:tc>
          <w:tcPr>
            <w:tcW w:w="502" w:type="pct"/>
            <w:shd w:val="clear" w:color="auto" w:fill="auto"/>
            <w:vAlign w:val="center"/>
            <w:hideMark/>
            <w:tcPrChange w:id="3082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F86808A" w14:textId="77777777" w:rsidR="00093102" w:rsidRPr="003C02FF" w:rsidRDefault="00093102">
            <w:pPr>
              <w:widowControl w:val="0"/>
              <w:spacing w:before="120" w:after="120"/>
              <w:jc w:val="both"/>
              <w:rPr>
                <w:color w:val="000000"/>
                <w:rPrChange w:id="30825" w:author="James Vu" w:date="2024-04-19T00:26:00Z">
                  <w:rPr>
                    <w:color w:val="000000"/>
                    <w:sz w:val="26"/>
                    <w:szCs w:val="26"/>
                  </w:rPr>
                </w:rPrChange>
              </w:rPr>
              <w:pPrChange w:id="30826" w:author="James Vu" w:date="2024-04-18T22:33:00Z">
                <w:pPr>
                  <w:widowControl w:val="0"/>
                  <w:spacing w:before="120" w:after="120"/>
                  <w:jc w:val="center"/>
                </w:pPr>
              </w:pPrChange>
            </w:pPr>
            <w:r w:rsidRPr="003C02FF">
              <w:rPr>
                <w:color w:val="000000"/>
                <w:rPrChange w:id="30827" w:author="James Vu" w:date="2024-04-19T00:26:00Z">
                  <w:rPr>
                    <w:color w:val="000000"/>
                    <w:sz w:val="26"/>
                    <w:szCs w:val="26"/>
                  </w:rPr>
                </w:rPrChange>
              </w:rPr>
              <w:t> </w:t>
            </w:r>
          </w:p>
        </w:tc>
        <w:tc>
          <w:tcPr>
            <w:tcW w:w="567" w:type="pct"/>
            <w:shd w:val="clear" w:color="auto" w:fill="auto"/>
            <w:hideMark/>
            <w:tcPrChange w:id="3082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5FE1443" w14:textId="77777777" w:rsidR="00093102" w:rsidRPr="003C02FF" w:rsidRDefault="00093102">
            <w:pPr>
              <w:widowControl w:val="0"/>
              <w:spacing w:before="120" w:after="120"/>
              <w:jc w:val="both"/>
              <w:rPr>
                <w:color w:val="000000"/>
                <w:rPrChange w:id="30829" w:author="James Vu" w:date="2024-04-19T00:26:00Z">
                  <w:rPr>
                    <w:color w:val="000000"/>
                    <w:sz w:val="26"/>
                    <w:szCs w:val="26"/>
                  </w:rPr>
                </w:rPrChange>
              </w:rPr>
              <w:pPrChange w:id="30830" w:author="James Vu" w:date="2024-04-18T22:33:00Z">
                <w:pPr>
                  <w:widowControl w:val="0"/>
                  <w:spacing w:before="120" w:after="120"/>
                </w:pPr>
              </w:pPrChange>
            </w:pPr>
            <w:r w:rsidRPr="003C02FF">
              <w:rPr>
                <w:color w:val="000000"/>
                <w:rPrChange w:id="30831" w:author="James Vu" w:date="2024-04-19T00:26:00Z">
                  <w:rPr>
                    <w:color w:val="000000"/>
                    <w:sz w:val="26"/>
                    <w:szCs w:val="26"/>
                  </w:rPr>
                </w:rPrChange>
              </w:rPr>
              <w:t> </w:t>
            </w:r>
          </w:p>
        </w:tc>
        <w:tc>
          <w:tcPr>
            <w:tcW w:w="351" w:type="pct"/>
            <w:shd w:val="clear" w:color="auto" w:fill="auto"/>
            <w:hideMark/>
            <w:tcPrChange w:id="3083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F5C17EC" w14:textId="77777777" w:rsidR="00093102" w:rsidRPr="003C02FF" w:rsidRDefault="00093102">
            <w:pPr>
              <w:widowControl w:val="0"/>
              <w:spacing w:before="120" w:after="120"/>
              <w:jc w:val="both"/>
              <w:rPr>
                <w:color w:val="000000"/>
                <w:rPrChange w:id="30833" w:author="James Vu" w:date="2024-04-19T00:26:00Z">
                  <w:rPr>
                    <w:color w:val="000000"/>
                    <w:sz w:val="26"/>
                    <w:szCs w:val="26"/>
                  </w:rPr>
                </w:rPrChange>
              </w:rPr>
              <w:pPrChange w:id="30834" w:author="James Vu" w:date="2024-04-18T22:33:00Z">
                <w:pPr>
                  <w:widowControl w:val="0"/>
                  <w:spacing w:before="120" w:after="120"/>
                  <w:jc w:val="center"/>
                </w:pPr>
              </w:pPrChange>
            </w:pPr>
            <w:r w:rsidRPr="003C02FF">
              <w:rPr>
                <w:color w:val="000000"/>
                <w:rPrChange w:id="30835" w:author="James Vu" w:date="2024-04-19T00:26:00Z">
                  <w:rPr>
                    <w:color w:val="000000"/>
                    <w:sz w:val="26"/>
                    <w:szCs w:val="26"/>
                  </w:rPr>
                </w:rPrChange>
              </w:rPr>
              <w:t> </w:t>
            </w:r>
          </w:p>
        </w:tc>
        <w:tc>
          <w:tcPr>
            <w:tcW w:w="632" w:type="pct"/>
            <w:shd w:val="clear" w:color="auto" w:fill="auto"/>
            <w:hideMark/>
            <w:tcPrChange w:id="3083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B0E7A73" w14:textId="2E910DC1" w:rsidR="00093102" w:rsidRPr="003C02FF" w:rsidRDefault="00093102">
            <w:pPr>
              <w:widowControl w:val="0"/>
              <w:spacing w:before="120" w:after="120"/>
              <w:jc w:val="both"/>
              <w:rPr>
                <w:color w:val="000000"/>
                <w:rPrChange w:id="30837" w:author="James Vu" w:date="2024-04-19T00:26:00Z">
                  <w:rPr>
                    <w:color w:val="000000"/>
                    <w:sz w:val="26"/>
                    <w:szCs w:val="26"/>
                  </w:rPr>
                </w:rPrChange>
              </w:rPr>
              <w:pPrChange w:id="30838" w:author="James Vu" w:date="2024-04-18T22:33:00Z">
                <w:pPr>
                  <w:widowControl w:val="0"/>
                  <w:spacing w:before="120" w:after="120"/>
                </w:pPr>
              </w:pPrChange>
            </w:pPr>
            <w:r w:rsidRPr="003C02FF">
              <w:rPr>
                <w:color w:val="000000"/>
                <w:rPrChange w:id="30839" w:author="James Vu" w:date="2024-04-19T00:26:00Z">
                  <w:rPr>
                    <w:color w:val="000000"/>
                    <w:sz w:val="26"/>
                    <w:szCs w:val="26"/>
                  </w:rPr>
                </w:rPrChange>
              </w:rPr>
              <w:t xml:space="preserve">              1</w:t>
            </w:r>
            <w:r w:rsidR="000D7E32" w:rsidRPr="003C02FF">
              <w:rPr>
                <w:color w:val="000000"/>
                <w:rPrChange w:id="30840" w:author="James Vu" w:date="2024-04-19T00:26:00Z">
                  <w:rPr>
                    <w:color w:val="000000"/>
                    <w:sz w:val="26"/>
                    <w:szCs w:val="26"/>
                  </w:rPr>
                </w:rPrChange>
              </w:rPr>
              <w:t>0</w:t>
            </w:r>
            <w:r w:rsidRPr="003C02FF">
              <w:rPr>
                <w:color w:val="000000"/>
                <w:rPrChange w:id="30841" w:author="James Vu" w:date="2024-04-19T00:26:00Z">
                  <w:rPr>
                    <w:color w:val="000000"/>
                    <w:sz w:val="26"/>
                    <w:szCs w:val="26"/>
                  </w:rPr>
                </w:rPrChange>
              </w:rPr>
              <w:t>.</w:t>
            </w:r>
            <w:r w:rsidR="000D7E32" w:rsidRPr="003C02FF">
              <w:rPr>
                <w:color w:val="000000"/>
                <w:rPrChange w:id="30842" w:author="James Vu" w:date="2024-04-19T00:26:00Z">
                  <w:rPr>
                    <w:color w:val="000000"/>
                    <w:sz w:val="26"/>
                    <w:szCs w:val="26"/>
                  </w:rPr>
                </w:rPrChange>
              </w:rPr>
              <w:t>805</w:t>
            </w:r>
            <w:r w:rsidRPr="003C02FF">
              <w:rPr>
                <w:color w:val="000000"/>
                <w:rPrChange w:id="30843" w:author="James Vu" w:date="2024-04-19T00:26:00Z">
                  <w:rPr>
                    <w:color w:val="000000"/>
                    <w:sz w:val="26"/>
                    <w:szCs w:val="26"/>
                  </w:rPr>
                </w:rPrChange>
              </w:rPr>
              <w:t xml:space="preserve"> </w:t>
            </w:r>
          </w:p>
        </w:tc>
      </w:tr>
      <w:tr w:rsidR="00093102" w:rsidRPr="003C02FF" w14:paraId="1E9A7E9D" w14:textId="77777777" w:rsidTr="003C02FF">
        <w:trPr>
          <w:trHeight w:val="300"/>
          <w:trPrChange w:id="30844" w:author="James Vu" w:date="2024-04-19T00:26:00Z">
            <w:trPr>
              <w:gridBefore w:val="1"/>
              <w:gridAfter w:val="0"/>
              <w:trHeight w:val="300"/>
            </w:trPr>
          </w:trPrChange>
        </w:trPr>
        <w:tc>
          <w:tcPr>
            <w:tcW w:w="254" w:type="pct"/>
            <w:shd w:val="clear" w:color="auto" w:fill="auto"/>
            <w:vAlign w:val="center"/>
            <w:hideMark/>
            <w:tcPrChange w:id="3084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C97F87F" w14:textId="77777777" w:rsidR="00093102" w:rsidRPr="003C02FF" w:rsidRDefault="00093102">
            <w:pPr>
              <w:widowControl w:val="0"/>
              <w:spacing w:before="120" w:after="120"/>
              <w:jc w:val="both"/>
              <w:rPr>
                <w:i/>
                <w:iCs/>
                <w:color w:val="000000"/>
                <w:rPrChange w:id="30846" w:author="James Vu" w:date="2024-04-19T00:26:00Z">
                  <w:rPr>
                    <w:i/>
                    <w:iCs/>
                    <w:color w:val="000000"/>
                    <w:sz w:val="26"/>
                    <w:szCs w:val="26"/>
                  </w:rPr>
                </w:rPrChange>
              </w:rPr>
              <w:pPrChange w:id="30847" w:author="James Vu" w:date="2024-04-18T22:33:00Z">
                <w:pPr>
                  <w:widowControl w:val="0"/>
                  <w:spacing w:before="120" w:after="120"/>
                  <w:jc w:val="center"/>
                </w:pPr>
              </w:pPrChange>
            </w:pPr>
            <w:r w:rsidRPr="003C02FF">
              <w:rPr>
                <w:i/>
                <w:iCs/>
                <w:color w:val="000000"/>
                <w:rPrChange w:id="30848" w:author="James Vu" w:date="2024-04-19T00:26:00Z">
                  <w:rPr>
                    <w:i/>
                    <w:iCs/>
                    <w:color w:val="000000"/>
                    <w:sz w:val="26"/>
                    <w:szCs w:val="26"/>
                  </w:rPr>
                </w:rPrChange>
              </w:rPr>
              <w:t> </w:t>
            </w:r>
          </w:p>
        </w:tc>
        <w:tc>
          <w:tcPr>
            <w:tcW w:w="618" w:type="pct"/>
            <w:shd w:val="clear" w:color="auto" w:fill="auto"/>
            <w:vAlign w:val="center"/>
            <w:hideMark/>
            <w:tcPrChange w:id="3084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D250F2F" w14:textId="77777777" w:rsidR="00093102" w:rsidRPr="003C02FF" w:rsidRDefault="00093102">
            <w:pPr>
              <w:widowControl w:val="0"/>
              <w:spacing w:before="120" w:after="120"/>
              <w:jc w:val="both"/>
              <w:rPr>
                <w:i/>
                <w:iCs/>
                <w:color w:val="000000"/>
                <w:rPrChange w:id="30850" w:author="James Vu" w:date="2024-04-19T00:26:00Z">
                  <w:rPr>
                    <w:i/>
                    <w:iCs/>
                    <w:color w:val="000000"/>
                    <w:sz w:val="26"/>
                    <w:szCs w:val="26"/>
                  </w:rPr>
                </w:rPrChange>
              </w:rPr>
              <w:pPrChange w:id="30851" w:author="James Vu" w:date="2024-04-18T22:33:00Z">
                <w:pPr>
                  <w:widowControl w:val="0"/>
                  <w:spacing w:before="120" w:after="120"/>
                  <w:jc w:val="center"/>
                </w:pPr>
              </w:pPrChange>
            </w:pPr>
            <w:r w:rsidRPr="003C02FF">
              <w:rPr>
                <w:i/>
                <w:iCs/>
                <w:color w:val="000000"/>
                <w:rPrChange w:id="30852" w:author="James Vu" w:date="2024-04-19T00:26:00Z">
                  <w:rPr>
                    <w:i/>
                    <w:iCs/>
                    <w:color w:val="000000"/>
                    <w:sz w:val="26"/>
                    <w:szCs w:val="26"/>
                  </w:rPr>
                </w:rPrChange>
              </w:rPr>
              <w:t> </w:t>
            </w:r>
          </w:p>
        </w:tc>
        <w:tc>
          <w:tcPr>
            <w:tcW w:w="1636" w:type="pct"/>
            <w:shd w:val="clear" w:color="auto" w:fill="auto"/>
            <w:hideMark/>
            <w:tcPrChange w:id="3085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31C4390B" w14:textId="77777777" w:rsidR="00093102" w:rsidRPr="003C02FF" w:rsidRDefault="00093102">
            <w:pPr>
              <w:widowControl w:val="0"/>
              <w:spacing w:before="120" w:after="120"/>
              <w:jc w:val="both"/>
              <w:rPr>
                <w:i/>
                <w:iCs/>
                <w:color w:val="000000"/>
                <w:rPrChange w:id="30854" w:author="James Vu" w:date="2024-04-19T00:26:00Z">
                  <w:rPr>
                    <w:i/>
                    <w:iCs/>
                    <w:color w:val="000000"/>
                    <w:sz w:val="26"/>
                    <w:szCs w:val="26"/>
                  </w:rPr>
                </w:rPrChange>
              </w:rPr>
              <w:pPrChange w:id="30855" w:author="James Vu" w:date="2024-04-18T22:33:00Z">
                <w:pPr>
                  <w:widowControl w:val="0"/>
                  <w:spacing w:before="120" w:after="120"/>
                  <w:jc w:val="right"/>
                </w:pPr>
              </w:pPrChange>
            </w:pPr>
            <w:r w:rsidRPr="003C02FF">
              <w:rPr>
                <w:i/>
                <w:iCs/>
                <w:color w:val="000000"/>
                <w:rPrChange w:id="30856" w:author="James Vu" w:date="2024-04-19T00:26:00Z">
                  <w:rPr>
                    <w:i/>
                    <w:iCs/>
                    <w:color w:val="000000"/>
                    <w:sz w:val="26"/>
                    <w:szCs w:val="26"/>
                  </w:rPr>
                </w:rPrChange>
              </w:rPr>
              <w:t>Cồn công nghiệp</w:t>
            </w:r>
          </w:p>
        </w:tc>
        <w:tc>
          <w:tcPr>
            <w:tcW w:w="439" w:type="pct"/>
            <w:shd w:val="clear" w:color="auto" w:fill="auto"/>
            <w:vAlign w:val="center"/>
            <w:hideMark/>
            <w:tcPrChange w:id="3085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FCD32F6" w14:textId="77777777" w:rsidR="00093102" w:rsidRPr="003C02FF" w:rsidRDefault="00093102">
            <w:pPr>
              <w:widowControl w:val="0"/>
              <w:spacing w:before="120" w:after="120"/>
              <w:jc w:val="both"/>
              <w:rPr>
                <w:i/>
                <w:iCs/>
                <w:color w:val="000000"/>
                <w:rPrChange w:id="30858" w:author="James Vu" w:date="2024-04-19T00:26:00Z">
                  <w:rPr>
                    <w:i/>
                    <w:iCs/>
                    <w:color w:val="000000"/>
                    <w:sz w:val="26"/>
                    <w:szCs w:val="26"/>
                  </w:rPr>
                </w:rPrChange>
              </w:rPr>
              <w:pPrChange w:id="30859" w:author="James Vu" w:date="2024-04-18T22:33:00Z">
                <w:pPr>
                  <w:widowControl w:val="0"/>
                  <w:spacing w:before="120" w:after="120"/>
                  <w:jc w:val="center"/>
                </w:pPr>
              </w:pPrChange>
            </w:pPr>
            <w:r w:rsidRPr="003C02FF">
              <w:rPr>
                <w:i/>
                <w:iCs/>
                <w:color w:val="000000"/>
                <w:rPrChange w:id="30860" w:author="James Vu" w:date="2024-04-19T00:26:00Z">
                  <w:rPr>
                    <w:i/>
                    <w:iCs/>
                    <w:color w:val="000000"/>
                    <w:sz w:val="26"/>
                    <w:szCs w:val="26"/>
                  </w:rPr>
                </w:rPrChange>
              </w:rPr>
              <w:t>Lít</w:t>
            </w:r>
          </w:p>
        </w:tc>
        <w:tc>
          <w:tcPr>
            <w:tcW w:w="502" w:type="pct"/>
            <w:shd w:val="clear" w:color="auto" w:fill="auto"/>
            <w:vAlign w:val="center"/>
            <w:hideMark/>
            <w:tcPrChange w:id="3086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E28EAA7" w14:textId="77777777" w:rsidR="00093102" w:rsidRPr="003C02FF" w:rsidRDefault="00093102">
            <w:pPr>
              <w:widowControl w:val="0"/>
              <w:spacing w:before="120" w:after="120"/>
              <w:jc w:val="both"/>
              <w:rPr>
                <w:i/>
                <w:iCs/>
                <w:color w:val="000000"/>
                <w:rPrChange w:id="30862" w:author="James Vu" w:date="2024-04-19T00:26:00Z">
                  <w:rPr>
                    <w:i/>
                    <w:iCs/>
                    <w:color w:val="000000"/>
                    <w:sz w:val="26"/>
                    <w:szCs w:val="26"/>
                  </w:rPr>
                </w:rPrChange>
              </w:rPr>
              <w:pPrChange w:id="30863" w:author="James Vu" w:date="2024-04-18T22:33:00Z">
                <w:pPr>
                  <w:widowControl w:val="0"/>
                  <w:spacing w:before="120" w:after="120"/>
                  <w:jc w:val="center"/>
                </w:pPr>
              </w:pPrChange>
            </w:pPr>
            <w:r w:rsidRPr="003C02FF">
              <w:rPr>
                <w:i/>
                <w:iCs/>
                <w:color w:val="000000"/>
                <w:rPrChange w:id="30864" w:author="James Vu" w:date="2024-04-19T00:26:00Z">
                  <w:rPr>
                    <w:i/>
                    <w:iCs/>
                    <w:color w:val="000000"/>
                    <w:sz w:val="26"/>
                    <w:szCs w:val="26"/>
                  </w:rPr>
                </w:rPrChange>
              </w:rPr>
              <w:t>0,03</w:t>
            </w:r>
          </w:p>
        </w:tc>
        <w:tc>
          <w:tcPr>
            <w:tcW w:w="567" w:type="pct"/>
            <w:shd w:val="clear" w:color="auto" w:fill="auto"/>
            <w:hideMark/>
            <w:tcPrChange w:id="3086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2BEAFA1" w14:textId="77777777" w:rsidR="00093102" w:rsidRPr="003C02FF" w:rsidRDefault="00093102">
            <w:pPr>
              <w:widowControl w:val="0"/>
              <w:spacing w:before="120" w:after="120"/>
              <w:jc w:val="both"/>
              <w:rPr>
                <w:i/>
                <w:iCs/>
                <w:color w:val="000000"/>
                <w:rPrChange w:id="30866" w:author="James Vu" w:date="2024-04-19T00:26:00Z">
                  <w:rPr>
                    <w:i/>
                    <w:iCs/>
                    <w:color w:val="000000"/>
                    <w:sz w:val="26"/>
                    <w:szCs w:val="26"/>
                  </w:rPr>
                </w:rPrChange>
              </w:rPr>
              <w:pPrChange w:id="30867" w:author="James Vu" w:date="2024-04-18T22:33:00Z">
                <w:pPr>
                  <w:widowControl w:val="0"/>
                  <w:spacing w:before="120" w:after="120"/>
                </w:pPr>
              </w:pPrChange>
            </w:pPr>
            <w:r w:rsidRPr="003C02FF">
              <w:rPr>
                <w:i/>
                <w:iCs/>
                <w:color w:val="000000"/>
                <w:rPrChange w:id="30868" w:author="James Vu" w:date="2024-04-19T00:26:00Z">
                  <w:rPr>
                    <w:i/>
                    <w:iCs/>
                    <w:color w:val="000000"/>
                    <w:sz w:val="26"/>
                    <w:szCs w:val="26"/>
                  </w:rPr>
                </w:rPrChange>
              </w:rPr>
              <w:t xml:space="preserve">         23.000 </w:t>
            </w:r>
          </w:p>
        </w:tc>
        <w:tc>
          <w:tcPr>
            <w:tcW w:w="351" w:type="pct"/>
            <w:shd w:val="clear" w:color="auto" w:fill="auto"/>
            <w:hideMark/>
            <w:tcPrChange w:id="3086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8649EB5" w14:textId="77777777" w:rsidR="00093102" w:rsidRPr="003C02FF" w:rsidRDefault="00093102">
            <w:pPr>
              <w:widowControl w:val="0"/>
              <w:spacing w:before="120" w:after="120"/>
              <w:jc w:val="both"/>
              <w:rPr>
                <w:i/>
                <w:iCs/>
                <w:color w:val="000000"/>
                <w:rPrChange w:id="30870" w:author="James Vu" w:date="2024-04-19T00:26:00Z">
                  <w:rPr>
                    <w:i/>
                    <w:iCs/>
                    <w:color w:val="000000"/>
                    <w:sz w:val="26"/>
                    <w:szCs w:val="26"/>
                  </w:rPr>
                </w:rPrChange>
              </w:rPr>
              <w:pPrChange w:id="30871" w:author="James Vu" w:date="2024-04-18T22:33:00Z">
                <w:pPr>
                  <w:widowControl w:val="0"/>
                  <w:spacing w:before="120" w:after="120"/>
                  <w:jc w:val="center"/>
                </w:pPr>
              </w:pPrChange>
            </w:pPr>
            <w:r w:rsidRPr="003C02FF">
              <w:rPr>
                <w:i/>
                <w:iCs/>
                <w:color w:val="000000"/>
                <w:rPrChange w:id="30872" w:author="James Vu" w:date="2024-04-19T00:26:00Z">
                  <w:rPr>
                    <w:i/>
                    <w:iCs/>
                    <w:color w:val="000000"/>
                    <w:sz w:val="26"/>
                    <w:szCs w:val="26"/>
                  </w:rPr>
                </w:rPrChange>
              </w:rPr>
              <w:t>1</w:t>
            </w:r>
          </w:p>
        </w:tc>
        <w:tc>
          <w:tcPr>
            <w:tcW w:w="632" w:type="pct"/>
            <w:shd w:val="clear" w:color="auto" w:fill="auto"/>
            <w:hideMark/>
            <w:tcPrChange w:id="3087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729832F" w14:textId="77777777" w:rsidR="00093102" w:rsidRPr="003C02FF" w:rsidRDefault="00093102">
            <w:pPr>
              <w:widowControl w:val="0"/>
              <w:spacing w:before="120" w:after="120"/>
              <w:jc w:val="both"/>
              <w:rPr>
                <w:i/>
                <w:iCs/>
                <w:color w:val="000000"/>
                <w:rPrChange w:id="30874" w:author="James Vu" w:date="2024-04-19T00:26:00Z">
                  <w:rPr>
                    <w:i/>
                    <w:iCs/>
                    <w:color w:val="000000"/>
                    <w:sz w:val="26"/>
                    <w:szCs w:val="26"/>
                  </w:rPr>
                </w:rPrChange>
              </w:rPr>
              <w:pPrChange w:id="30875" w:author="James Vu" w:date="2024-04-18T22:33:00Z">
                <w:pPr>
                  <w:widowControl w:val="0"/>
                  <w:spacing w:before="120" w:after="120"/>
                </w:pPr>
              </w:pPrChange>
            </w:pPr>
            <w:r w:rsidRPr="003C02FF">
              <w:rPr>
                <w:i/>
                <w:iCs/>
                <w:color w:val="000000"/>
                <w:rPrChange w:id="30876" w:author="James Vu" w:date="2024-04-19T00:26:00Z">
                  <w:rPr>
                    <w:i/>
                    <w:iCs/>
                    <w:color w:val="000000"/>
                    <w:sz w:val="26"/>
                    <w:szCs w:val="26"/>
                  </w:rPr>
                </w:rPrChange>
              </w:rPr>
              <w:t xml:space="preserve">                 690 </w:t>
            </w:r>
          </w:p>
        </w:tc>
      </w:tr>
      <w:tr w:rsidR="00093102" w:rsidRPr="003C02FF" w14:paraId="2EDCF0F1" w14:textId="77777777" w:rsidTr="003C02FF">
        <w:trPr>
          <w:trHeight w:val="300"/>
          <w:trPrChange w:id="30877" w:author="James Vu" w:date="2024-04-19T00:26:00Z">
            <w:trPr>
              <w:gridBefore w:val="1"/>
              <w:gridAfter w:val="0"/>
              <w:trHeight w:val="300"/>
            </w:trPr>
          </w:trPrChange>
        </w:trPr>
        <w:tc>
          <w:tcPr>
            <w:tcW w:w="254" w:type="pct"/>
            <w:shd w:val="clear" w:color="auto" w:fill="auto"/>
            <w:vAlign w:val="center"/>
            <w:hideMark/>
            <w:tcPrChange w:id="3087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7F80D07" w14:textId="77777777" w:rsidR="00093102" w:rsidRPr="003C02FF" w:rsidRDefault="00093102">
            <w:pPr>
              <w:widowControl w:val="0"/>
              <w:spacing w:before="120" w:after="120"/>
              <w:jc w:val="both"/>
              <w:rPr>
                <w:i/>
                <w:iCs/>
                <w:color w:val="000000"/>
                <w:rPrChange w:id="30879" w:author="James Vu" w:date="2024-04-19T00:26:00Z">
                  <w:rPr>
                    <w:i/>
                    <w:iCs/>
                    <w:color w:val="000000"/>
                    <w:sz w:val="26"/>
                    <w:szCs w:val="26"/>
                  </w:rPr>
                </w:rPrChange>
              </w:rPr>
              <w:pPrChange w:id="30880" w:author="James Vu" w:date="2024-04-18T22:33:00Z">
                <w:pPr>
                  <w:widowControl w:val="0"/>
                  <w:spacing w:before="120" w:after="120"/>
                  <w:jc w:val="center"/>
                </w:pPr>
              </w:pPrChange>
            </w:pPr>
            <w:r w:rsidRPr="003C02FF">
              <w:rPr>
                <w:i/>
                <w:iCs/>
                <w:color w:val="000000"/>
                <w:rPrChange w:id="30881" w:author="James Vu" w:date="2024-04-19T00:26:00Z">
                  <w:rPr>
                    <w:i/>
                    <w:iCs/>
                    <w:color w:val="000000"/>
                    <w:sz w:val="26"/>
                    <w:szCs w:val="26"/>
                  </w:rPr>
                </w:rPrChange>
              </w:rPr>
              <w:t> </w:t>
            </w:r>
          </w:p>
        </w:tc>
        <w:tc>
          <w:tcPr>
            <w:tcW w:w="618" w:type="pct"/>
            <w:shd w:val="clear" w:color="auto" w:fill="auto"/>
            <w:vAlign w:val="center"/>
            <w:hideMark/>
            <w:tcPrChange w:id="3088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2187DA9" w14:textId="77777777" w:rsidR="00093102" w:rsidRPr="003C02FF" w:rsidRDefault="00093102">
            <w:pPr>
              <w:widowControl w:val="0"/>
              <w:spacing w:before="120" w:after="120"/>
              <w:jc w:val="both"/>
              <w:rPr>
                <w:i/>
                <w:iCs/>
                <w:color w:val="000000"/>
                <w:rPrChange w:id="30883" w:author="James Vu" w:date="2024-04-19T00:26:00Z">
                  <w:rPr>
                    <w:i/>
                    <w:iCs/>
                    <w:color w:val="000000"/>
                    <w:sz w:val="26"/>
                    <w:szCs w:val="26"/>
                  </w:rPr>
                </w:rPrChange>
              </w:rPr>
              <w:pPrChange w:id="30884" w:author="James Vu" w:date="2024-04-18T22:33:00Z">
                <w:pPr>
                  <w:widowControl w:val="0"/>
                  <w:spacing w:before="120" w:after="120"/>
                  <w:jc w:val="center"/>
                </w:pPr>
              </w:pPrChange>
            </w:pPr>
            <w:r w:rsidRPr="003C02FF">
              <w:rPr>
                <w:i/>
                <w:iCs/>
                <w:color w:val="000000"/>
                <w:rPrChange w:id="30885" w:author="James Vu" w:date="2024-04-19T00:26:00Z">
                  <w:rPr>
                    <w:i/>
                    <w:iCs/>
                    <w:color w:val="000000"/>
                    <w:sz w:val="26"/>
                    <w:szCs w:val="26"/>
                  </w:rPr>
                </w:rPrChange>
              </w:rPr>
              <w:t> </w:t>
            </w:r>
          </w:p>
        </w:tc>
        <w:tc>
          <w:tcPr>
            <w:tcW w:w="1636" w:type="pct"/>
            <w:shd w:val="clear" w:color="auto" w:fill="auto"/>
            <w:hideMark/>
            <w:tcPrChange w:id="3088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3099BE79" w14:textId="377B0E4D" w:rsidR="00093102" w:rsidRPr="003C02FF" w:rsidRDefault="00093102">
            <w:pPr>
              <w:widowControl w:val="0"/>
              <w:spacing w:before="120" w:after="120"/>
              <w:jc w:val="both"/>
              <w:rPr>
                <w:i/>
                <w:iCs/>
                <w:color w:val="000000"/>
                <w:rPrChange w:id="30887" w:author="James Vu" w:date="2024-04-19T00:26:00Z">
                  <w:rPr>
                    <w:i/>
                    <w:iCs/>
                    <w:color w:val="000000"/>
                    <w:sz w:val="26"/>
                    <w:szCs w:val="26"/>
                  </w:rPr>
                </w:rPrChange>
              </w:rPr>
              <w:pPrChange w:id="30888" w:author="James Vu" w:date="2024-04-18T22:33:00Z">
                <w:pPr>
                  <w:widowControl w:val="0"/>
                  <w:spacing w:before="120" w:after="120"/>
                  <w:jc w:val="right"/>
                </w:pPr>
              </w:pPrChange>
            </w:pPr>
            <w:r w:rsidRPr="003C02FF">
              <w:rPr>
                <w:i/>
                <w:iCs/>
                <w:color w:val="000000"/>
                <w:rPrChange w:id="30889" w:author="James Vu" w:date="2024-04-19T00:26:00Z">
                  <w:rPr>
                    <w:i/>
                    <w:iCs/>
                    <w:color w:val="000000"/>
                    <w:sz w:val="26"/>
                    <w:szCs w:val="26"/>
                  </w:rPr>
                </w:rPrChange>
              </w:rPr>
              <w:t>Vít n</w:t>
            </w:r>
            <w:r w:rsidR="00D647DE" w:rsidRPr="003C02FF">
              <w:rPr>
                <w:i/>
                <w:iCs/>
                <w:color w:val="000000"/>
                <w:rPrChange w:id="30890" w:author="James Vu" w:date="2024-04-19T00:26:00Z">
                  <w:rPr>
                    <w:i/>
                    <w:iCs/>
                    <w:color w:val="000000"/>
                    <w:sz w:val="26"/>
                    <w:szCs w:val="26"/>
                  </w:rPr>
                </w:rPrChange>
              </w:rPr>
              <w:t>ở</w:t>
            </w:r>
            <w:r w:rsidRPr="003C02FF">
              <w:rPr>
                <w:i/>
                <w:iCs/>
                <w:color w:val="000000"/>
                <w:rPrChange w:id="30891" w:author="James Vu" w:date="2024-04-19T00:26:00Z">
                  <w:rPr>
                    <w:i/>
                    <w:iCs/>
                    <w:color w:val="000000"/>
                    <w:sz w:val="26"/>
                    <w:szCs w:val="26"/>
                  </w:rPr>
                </w:rPrChange>
              </w:rPr>
              <w:t xml:space="preserve"> M8</w:t>
            </w:r>
          </w:p>
        </w:tc>
        <w:tc>
          <w:tcPr>
            <w:tcW w:w="439" w:type="pct"/>
            <w:shd w:val="clear" w:color="auto" w:fill="auto"/>
            <w:vAlign w:val="center"/>
            <w:hideMark/>
            <w:tcPrChange w:id="3089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52CE806" w14:textId="77777777" w:rsidR="00093102" w:rsidRPr="003C02FF" w:rsidRDefault="00093102">
            <w:pPr>
              <w:widowControl w:val="0"/>
              <w:spacing w:before="120" w:after="120"/>
              <w:jc w:val="both"/>
              <w:rPr>
                <w:i/>
                <w:iCs/>
                <w:color w:val="000000"/>
                <w:rPrChange w:id="30893" w:author="James Vu" w:date="2024-04-19T00:26:00Z">
                  <w:rPr>
                    <w:i/>
                    <w:iCs/>
                    <w:color w:val="000000"/>
                    <w:sz w:val="26"/>
                    <w:szCs w:val="26"/>
                  </w:rPr>
                </w:rPrChange>
              </w:rPr>
              <w:pPrChange w:id="30894" w:author="James Vu" w:date="2024-04-18T22:33:00Z">
                <w:pPr>
                  <w:widowControl w:val="0"/>
                  <w:spacing w:before="120" w:after="120"/>
                  <w:jc w:val="center"/>
                </w:pPr>
              </w:pPrChange>
            </w:pPr>
            <w:r w:rsidRPr="003C02FF">
              <w:rPr>
                <w:i/>
                <w:iCs/>
                <w:color w:val="000000"/>
                <w:rPrChange w:id="30895" w:author="James Vu" w:date="2024-04-19T00:26:00Z">
                  <w:rPr>
                    <w:i/>
                    <w:iCs/>
                    <w:color w:val="000000"/>
                    <w:sz w:val="26"/>
                    <w:szCs w:val="26"/>
                  </w:rPr>
                </w:rPrChange>
              </w:rPr>
              <w:t>Cái</w:t>
            </w:r>
          </w:p>
        </w:tc>
        <w:tc>
          <w:tcPr>
            <w:tcW w:w="502" w:type="pct"/>
            <w:shd w:val="clear" w:color="auto" w:fill="auto"/>
            <w:vAlign w:val="center"/>
            <w:hideMark/>
            <w:tcPrChange w:id="3089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6CDED44" w14:textId="77777777" w:rsidR="00093102" w:rsidRPr="003C02FF" w:rsidRDefault="00093102">
            <w:pPr>
              <w:widowControl w:val="0"/>
              <w:spacing w:before="120" w:after="120"/>
              <w:jc w:val="both"/>
              <w:rPr>
                <w:i/>
                <w:iCs/>
                <w:color w:val="000000"/>
                <w:rPrChange w:id="30897" w:author="James Vu" w:date="2024-04-19T00:26:00Z">
                  <w:rPr>
                    <w:i/>
                    <w:iCs/>
                    <w:color w:val="000000"/>
                    <w:sz w:val="26"/>
                    <w:szCs w:val="26"/>
                  </w:rPr>
                </w:rPrChange>
              </w:rPr>
              <w:pPrChange w:id="30898" w:author="James Vu" w:date="2024-04-18T22:33:00Z">
                <w:pPr>
                  <w:widowControl w:val="0"/>
                  <w:spacing w:before="120" w:after="120"/>
                  <w:jc w:val="center"/>
                </w:pPr>
              </w:pPrChange>
            </w:pPr>
            <w:r w:rsidRPr="003C02FF">
              <w:rPr>
                <w:i/>
                <w:iCs/>
                <w:color w:val="000000"/>
                <w:rPrChange w:id="30899" w:author="James Vu" w:date="2024-04-19T00:26:00Z">
                  <w:rPr>
                    <w:i/>
                    <w:iCs/>
                    <w:color w:val="000000"/>
                    <w:sz w:val="26"/>
                    <w:szCs w:val="26"/>
                  </w:rPr>
                </w:rPrChange>
              </w:rPr>
              <w:t>8</w:t>
            </w:r>
          </w:p>
        </w:tc>
        <w:tc>
          <w:tcPr>
            <w:tcW w:w="567" w:type="pct"/>
            <w:shd w:val="clear" w:color="auto" w:fill="auto"/>
            <w:hideMark/>
            <w:tcPrChange w:id="3090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51447A8" w14:textId="125BBDC2" w:rsidR="00093102" w:rsidRPr="003C02FF" w:rsidRDefault="00093102">
            <w:pPr>
              <w:widowControl w:val="0"/>
              <w:spacing w:before="120" w:after="120"/>
              <w:jc w:val="both"/>
              <w:rPr>
                <w:i/>
                <w:iCs/>
                <w:color w:val="000000"/>
                <w:rPrChange w:id="30901" w:author="James Vu" w:date="2024-04-19T00:26:00Z">
                  <w:rPr>
                    <w:i/>
                    <w:iCs/>
                    <w:color w:val="000000"/>
                    <w:sz w:val="26"/>
                    <w:szCs w:val="26"/>
                  </w:rPr>
                </w:rPrChange>
              </w:rPr>
              <w:pPrChange w:id="30902" w:author="James Vu" w:date="2024-04-18T22:33:00Z">
                <w:pPr>
                  <w:widowControl w:val="0"/>
                  <w:spacing w:before="120" w:after="120"/>
                </w:pPr>
              </w:pPrChange>
            </w:pPr>
            <w:r w:rsidRPr="003C02FF">
              <w:rPr>
                <w:i/>
                <w:iCs/>
                <w:color w:val="000000"/>
                <w:rPrChange w:id="30903" w:author="James Vu" w:date="2024-04-19T00:26:00Z">
                  <w:rPr>
                    <w:i/>
                    <w:iCs/>
                    <w:color w:val="000000"/>
                    <w:sz w:val="26"/>
                    <w:szCs w:val="26"/>
                  </w:rPr>
                </w:rPrChange>
              </w:rPr>
              <w:t xml:space="preserve">           1.</w:t>
            </w:r>
            <w:r w:rsidR="000D7E32" w:rsidRPr="003C02FF">
              <w:rPr>
                <w:i/>
                <w:iCs/>
                <w:color w:val="000000"/>
                <w:rPrChange w:id="30904" w:author="James Vu" w:date="2024-04-19T00:26:00Z">
                  <w:rPr>
                    <w:i/>
                    <w:iCs/>
                    <w:color w:val="000000"/>
                    <w:sz w:val="26"/>
                    <w:szCs w:val="26"/>
                  </w:rPr>
                </w:rPrChange>
              </w:rPr>
              <w:t>2</w:t>
            </w:r>
            <w:r w:rsidRPr="003C02FF">
              <w:rPr>
                <w:i/>
                <w:iCs/>
                <w:color w:val="000000"/>
                <w:rPrChange w:id="30905" w:author="James Vu" w:date="2024-04-19T00:26:00Z">
                  <w:rPr>
                    <w:i/>
                    <w:iCs/>
                    <w:color w:val="000000"/>
                    <w:sz w:val="26"/>
                    <w:szCs w:val="26"/>
                  </w:rPr>
                </w:rPrChange>
              </w:rPr>
              <w:t xml:space="preserve">00 </w:t>
            </w:r>
          </w:p>
        </w:tc>
        <w:tc>
          <w:tcPr>
            <w:tcW w:w="351" w:type="pct"/>
            <w:shd w:val="clear" w:color="auto" w:fill="auto"/>
            <w:hideMark/>
            <w:tcPrChange w:id="3090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060DDEE9" w14:textId="77777777" w:rsidR="00093102" w:rsidRPr="003C02FF" w:rsidRDefault="00093102">
            <w:pPr>
              <w:widowControl w:val="0"/>
              <w:spacing w:before="120" w:after="120"/>
              <w:jc w:val="both"/>
              <w:rPr>
                <w:i/>
                <w:iCs/>
                <w:color w:val="000000"/>
                <w:rPrChange w:id="30907" w:author="James Vu" w:date="2024-04-19T00:26:00Z">
                  <w:rPr>
                    <w:i/>
                    <w:iCs/>
                    <w:color w:val="000000"/>
                    <w:sz w:val="26"/>
                    <w:szCs w:val="26"/>
                  </w:rPr>
                </w:rPrChange>
              </w:rPr>
              <w:pPrChange w:id="30908" w:author="James Vu" w:date="2024-04-18T22:33:00Z">
                <w:pPr>
                  <w:widowControl w:val="0"/>
                  <w:spacing w:before="120" w:after="120"/>
                  <w:jc w:val="center"/>
                </w:pPr>
              </w:pPrChange>
            </w:pPr>
            <w:r w:rsidRPr="003C02FF">
              <w:rPr>
                <w:i/>
                <w:iCs/>
                <w:color w:val="000000"/>
                <w:rPrChange w:id="30909" w:author="James Vu" w:date="2024-04-19T00:26:00Z">
                  <w:rPr>
                    <w:i/>
                    <w:iCs/>
                    <w:color w:val="000000"/>
                    <w:sz w:val="26"/>
                    <w:szCs w:val="26"/>
                  </w:rPr>
                </w:rPrChange>
              </w:rPr>
              <w:t>1</w:t>
            </w:r>
          </w:p>
        </w:tc>
        <w:tc>
          <w:tcPr>
            <w:tcW w:w="632" w:type="pct"/>
            <w:shd w:val="clear" w:color="auto" w:fill="auto"/>
            <w:vAlign w:val="center"/>
            <w:hideMark/>
            <w:tcPrChange w:id="30910" w:author="James Vu" w:date="2024-04-19T00:26:00Z">
              <w:tcPr>
                <w:tcW w:w="632" w:type="pct"/>
                <w:gridSpan w:val="2"/>
                <w:tcBorders>
                  <w:top w:val="nil"/>
                  <w:left w:val="nil"/>
                  <w:bottom w:val="single" w:sz="4" w:space="0" w:color="auto"/>
                  <w:right w:val="single" w:sz="4" w:space="0" w:color="auto"/>
                </w:tcBorders>
                <w:shd w:val="clear" w:color="auto" w:fill="auto"/>
                <w:vAlign w:val="center"/>
                <w:hideMark/>
              </w:tcPr>
            </w:tcPrChange>
          </w:tcPr>
          <w:p w14:paraId="5D2D532E" w14:textId="055C7530" w:rsidR="00093102" w:rsidRPr="003C02FF" w:rsidRDefault="00093102">
            <w:pPr>
              <w:widowControl w:val="0"/>
              <w:spacing w:before="120" w:after="120"/>
              <w:jc w:val="both"/>
              <w:rPr>
                <w:i/>
                <w:iCs/>
                <w:color w:val="000000"/>
                <w:rPrChange w:id="30911" w:author="James Vu" w:date="2024-04-19T00:26:00Z">
                  <w:rPr>
                    <w:i/>
                    <w:iCs/>
                    <w:color w:val="000000"/>
                    <w:sz w:val="26"/>
                    <w:szCs w:val="26"/>
                  </w:rPr>
                </w:rPrChange>
              </w:rPr>
              <w:pPrChange w:id="30912" w:author="James Vu" w:date="2024-04-18T22:33:00Z">
                <w:pPr>
                  <w:widowControl w:val="0"/>
                  <w:spacing w:before="120" w:after="120"/>
                  <w:jc w:val="right"/>
                </w:pPr>
              </w:pPrChange>
            </w:pPr>
            <w:r w:rsidRPr="003C02FF">
              <w:rPr>
                <w:i/>
                <w:iCs/>
                <w:color w:val="000000"/>
                <w:rPrChange w:id="30913" w:author="James Vu" w:date="2024-04-19T00:26:00Z">
                  <w:rPr>
                    <w:i/>
                    <w:iCs/>
                    <w:color w:val="000000"/>
                    <w:sz w:val="26"/>
                    <w:szCs w:val="26"/>
                  </w:rPr>
                </w:rPrChange>
              </w:rPr>
              <w:t xml:space="preserve">            </w:t>
            </w:r>
            <w:r w:rsidR="000D7E32" w:rsidRPr="003C02FF">
              <w:rPr>
                <w:i/>
                <w:iCs/>
                <w:color w:val="000000"/>
                <w:rPrChange w:id="30914" w:author="James Vu" w:date="2024-04-19T00:26:00Z">
                  <w:rPr>
                    <w:i/>
                    <w:iCs/>
                    <w:color w:val="000000"/>
                    <w:sz w:val="26"/>
                    <w:szCs w:val="26"/>
                  </w:rPr>
                </w:rPrChange>
              </w:rPr>
              <w:t>9</w:t>
            </w:r>
            <w:r w:rsidRPr="003C02FF">
              <w:rPr>
                <w:i/>
                <w:iCs/>
                <w:color w:val="000000"/>
                <w:rPrChange w:id="30915" w:author="James Vu" w:date="2024-04-19T00:26:00Z">
                  <w:rPr>
                    <w:i/>
                    <w:iCs/>
                    <w:color w:val="000000"/>
                    <w:sz w:val="26"/>
                    <w:szCs w:val="26"/>
                  </w:rPr>
                </w:rPrChange>
              </w:rPr>
              <w:t>.</w:t>
            </w:r>
            <w:r w:rsidR="000D7E32" w:rsidRPr="003C02FF">
              <w:rPr>
                <w:i/>
                <w:iCs/>
                <w:color w:val="000000"/>
                <w:rPrChange w:id="30916" w:author="James Vu" w:date="2024-04-19T00:26:00Z">
                  <w:rPr>
                    <w:i/>
                    <w:iCs/>
                    <w:color w:val="000000"/>
                    <w:sz w:val="26"/>
                    <w:szCs w:val="26"/>
                  </w:rPr>
                </w:rPrChange>
              </w:rPr>
              <w:t>6</w:t>
            </w:r>
            <w:r w:rsidRPr="003C02FF">
              <w:rPr>
                <w:i/>
                <w:iCs/>
                <w:color w:val="000000"/>
                <w:rPrChange w:id="30917" w:author="James Vu" w:date="2024-04-19T00:26:00Z">
                  <w:rPr>
                    <w:i/>
                    <w:iCs/>
                    <w:color w:val="000000"/>
                    <w:sz w:val="26"/>
                    <w:szCs w:val="26"/>
                  </w:rPr>
                </w:rPrChange>
              </w:rPr>
              <w:t xml:space="preserve">00 </w:t>
            </w:r>
          </w:p>
        </w:tc>
      </w:tr>
      <w:tr w:rsidR="00093102" w:rsidRPr="003C02FF" w14:paraId="69AE2ACF" w14:textId="77777777" w:rsidTr="003C02FF">
        <w:trPr>
          <w:trHeight w:val="300"/>
          <w:trPrChange w:id="30918" w:author="James Vu" w:date="2024-04-19T00:26:00Z">
            <w:trPr>
              <w:gridBefore w:val="1"/>
              <w:gridAfter w:val="0"/>
              <w:trHeight w:val="300"/>
            </w:trPr>
          </w:trPrChange>
        </w:trPr>
        <w:tc>
          <w:tcPr>
            <w:tcW w:w="254" w:type="pct"/>
            <w:shd w:val="clear" w:color="auto" w:fill="auto"/>
            <w:vAlign w:val="center"/>
            <w:hideMark/>
            <w:tcPrChange w:id="3091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D14103C" w14:textId="77777777" w:rsidR="00093102" w:rsidRPr="003C02FF" w:rsidRDefault="00093102">
            <w:pPr>
              <w:widowControl w:val="0"/>
              <w:spacing w:before="120" w:after="120"/>
              <w:jc w:val="both"/>
              <w:rPr>
                <w:i/>
                <w:iCs/>
                <w:color w:val="000000"/>
                <w:rPrChange w:id="30920" w:author="James Vu" w:date="2024-04-19T00:26:00Z">
                  <w:rPr>
                    <w:i/>
                    <w:iCs/>
                    <w:color w:val="000000"/>
                    <w:sz w:val="26"/>
                    <w:szCs w:val="26"/>
                  </w:rPr>
                </w:rPrChange>
              </w:rPr>
              <w:pPrChange w:id="30921" w:author="James Vu" w:date="2024-04-18T22:33:00Z">
                <w:pPr>
                  <w:widowControl w:val="0"/>
                  <w:spacing w:before="120" w:after="120"/>
                  <w:jc w:val="center"/>
                </w:pPr>
              </w:pPrChange>
            </w:pPr>
            <w:r w:rsidRPr="003C02FF">
              <w:rPr>
                <w:i/>
                <w:iCs/>
                <w:color w:val="000000"/>
                <w:rPrChange w:id="30922" w:author="James Vu" w:date="2024-04-19T00:26:00Z">
                  <w:rPr>
                    <w:i/>
                    <w:iCs/>
                    <w:color w:val="000000"/>
                    <w:sz w:val="26"/>
                    <w:szCs w:val="26"/>
                  </w:rPr>
                </w:rPrChange>
              </w:rPr>
              <w:lastRenderedPageBreak/>
              <w:t> </w:t>
            </w:r>
          </w:p>
        </w:tc>
        <w:tc>
          <w:tcPr>
            <w:tcW w:w="618" w:type="pct"/>
            <w:shd w:val="clear" w:color="auto" w:fill="auto"/>
            <w:vAlign w:val="center"/>
            <w:hideMark/>
            <w:tcPrChange w:id="3092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5BFC0F6" w14:textId="77777777" w:rsidR="00093102" w:rsidRPr="003C02FF" w:rsidRDefault="00093102">
            <w:pPr>
              <w:widowControl w:val="0"/>
              <w:spacing w:before="120" w:after="120"/>
              <w:jc w:val="both"/>
              <w:rPr>
                <w:i/>
                <w:iCs/>
                <w:color w:val="000000"/>
                <w:rPrChange w:id="30924" w:author="James Vu" w:date="2024-04-19T00:26:00Z">
                  <w:rPr>
                    <w:i/>
                    <w:iCs/>
                    <w:color w:val="000000"/>
                    <w:sz w:val="26"/>
                    <w:szCs w:val="26"/>
                  </w:rPr>
                </w:rPrChange>
              </w:rPr>
              <w:pPrChange w:id="30925" w:author="James Vu" w:date="2024-04-18T22:33:00Z">
                <w:pPr>
                  <w:widowControl w:val="0"/>
                  <w:spacing w:before="120" w:after="120"/>
                  <w:jc w:val="center"/>
                </w:pPr>
              </w:pPrChange>
            </w:pPr>
            <w:r w:rsidRPr="003C02FF">
              <w:rPr>
                <w:i/>
                <w:iCs/>
                <w:color w:val="000000"/>
                <w:rPrChange w:id="30926" w:author="James Vu" w:date="2024-04-19T00:26:00Z">
                  <w:rPr>
                    <w:i/>
                    <w:iCs/>
                    <w:color w:val="000000"/>
                    <w:sz w:val="26"/>
                    <w:szCs w:val="26"/>
                  </w:rPr>
                </w:rPrChange>
              </w:rPr>
              <w:t> </w:t>
            </w:r>
          </w:p>
        </w:tc>
        <w:tc>
          <w:tcPr>
            <w:tcW w:w="1636" w:type="pct"/>
            <w:shd w:val="clear" w:color="auto" w:fill="auto"/>
            <w:hideMark/>
            <w:tcPrChange w:id="3092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85A7E41" w14:textId="77777777" w:rsidR="00093102" w:rsidRPr="003C02FF" w:rsidRDefault="00093102">
            <w:pPr>
              <w:widowControl w:val="0"/>
              <w:spacing w:before="120" w:after="120"/>
              <w:jc w:val="both"/>
              <w:rPr>
                <w:i/>
                <w:iCs/>
                <w:color w:val="000000"/>
                <w:rPrChange w:id="30928" w:author="James Vu" w:date="2024-04-19T00:26:00Z">
                  <w:rPr>
                    <w:i/>
                    <w:iCs/>
                    <w:color w:val="000000"/>
                    <w:sz w:val="26"/>
                    <w:szCs w:val="26"/>
                  </w:rPr>
                </w:rPrChange>
              </w:rPr>
              <w:pPrChange w:id="30929" w:author="James Vu" w:date="2024-04-18T22:33:00Z">
                <w:pPr>
                  <w:widowControl w:val="0"/>
                  <w:spacing w:before="120" w:after="120"/>
                  <w:jc w:val="right"/>
                </w:pPr>
              </w:pPrChange>
            </w:pPr>
            <w:r w:rsidRPr="003C02FF">
              <w:rPr>
                <w:i/>
                <w:iCs/>
                <w:color w:val="000000"/>
                <w:rPrChange w:id="30930" w:author="James Vu" w:date="2024-04-19T00:26:00Z">
                  <w:rPr>
                    <w:i/>
                    <w:iCs/>
                    <w:color w:val="000000"/>
                    <w:sz w:val="26"/>
                    <w:szCs w:val="26"/>
                  </w:rPr>
                </w:rPrChange>
              </w:rPr>
              <w:t>Vật liệu khác</w:t>
            </w:r>
          </w:p>
        </w:tc>
        <w:tc>
          <w:tcPr>
            <w:tcW w:w="439" w:type="pct"/>
            <w:shd w:val="clear" w:color="auto" w:fill="auto"/>
            <w:vAlign w:val="center"/>
            <w:hideMark/>
            <w:tcPrChange w:id="3093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2AA31C4" w14:textId="77777777" w:rsidR="00093102" w:rsidRPr="003C02FF" w:rsidRDefault="00093102">
            <w:pPr>
              <w:widowControl w:val="0"/>
              <w:spacing w:before="120" w:after="120"/>
              <w:jc w:val="both"/>
              <w:rPr>
                <w:i/>
                <w:iCs/>
                <w:color w:val="000000"/>
                <w:rPrChange w:id="30932" w:author="James Vu" w:date="2024-04-19T00:26:00Z">
                  <w:rPr>
                    <w:i/>
                    <w:iCs/>
                    <w:color w:val="000000"/>
                    <w:sz w:val="26"/>
                    <w:szCs w:val="26"/>
                  </w:rPr>
                </w:rPrChange>
              </w:rPr>
              <w:pPrChange w:id="30933" w:author="James Vu" w:date="2024-04-18T22:33:00Z">
                <w:pPr>
                  <w:widowControl w:val="0"/>
                  <w:spacing w:before="120" w:after="120"/>
                  <w:jc w:val="center"/>
                </w:pPr>
              </w:pPrChange>
            </w:pPr>
            <w:r w:rsidRPr="003C02FF">
              <w:rPr>
                <w:i/>
                <w:iCs/>
                <w:color w:val="000000"/>
                <w:rPrChange w:id="30934" w:author="James Vu" w:date="2024-04-19T00:26:00Z">
                  <w:rPr>
                    <w:i/>
                    <w:iCs/>
                    <w:color w:val="000000"/>
                    <w:sz w:val="26"/>
                    <w:szCs w:val="26"/>
                  </w:rPr>
                </w:rPrChange>
              </w:rPr>
              <w:t>%</w:t>
            </w:r>
          </w:p>
        </w:tc>
        <w:tc>
          <w:tcPr>
            <w:tcW w:w="502" w:type="pct"/>
            <w:shd w:val="clear" w:color="auto" w:fill="auto"/>
            <w:vAlign w:val="center"/>
            <w:hideMark/>
            <w:tcPrChange w:id="3093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6442836" w14:textId="77777777" w:rsidR="00093102" w:rsidRPr="003C02FF" w:rsidRDefault="00093102">
            <w:pPr>
              <w:widowControl w:val="0"/>
              <w:spacing w:before="120" w:after="120"/>
              <w:jc w:val="both"/>
              <w:rPr>
                <w:i/>
                <w:iCs/>
                <w:color w:val="000000"/>
                <w:rPrChange w:id="30936" w:author="James Vu" w:date="2024-04-19T00:26:00Z">
                  <w:rPr>
                    <w:i/>
                    <w:iCs/>
                    <w:color w:val="000000"/>
                    <w:sz w:val="26"/>
                    <w:szCs w:val="26"/>
                  </w:rPr>
                </w:rPrChange>
              </w:rPr>
              <w:pPrChange w:id="30937" w:author="James Vu" w:date="2024-04-18T22:33:00Z">
                <w:pPr>
                  <w:widowControl w:val="0"/>
                  <w:spacing w:before="120" w:after="120"/>
                  <w:jc w:val="center"/>
                </w:pPr>
              </w:pPrChange>
            </w:pPr>
            <w:r w:rsidRPr="003C02FF">
              <w:rPr>
                <w:i/>
                <w:iCs/>
                <w:color w:val="000000"/>
                <w:rPrChange w:id="30938" w:author="James Vu" w:date="2024-04-19T00:26:00Z">
                  <w:rPr>
                    <w:i/>
                    <w:iCs/>
                    <w:color w:val="000000"/>
                    <w:sz w:val="26"/>
                    <w:szCs w:val="26"/>
                  </w:rPr>
                </w:rPrChange>
              </w:rPr>
              <w:t>5</w:t>
            </w:r>
          </w:p>
        </w:tc>
        <w:tc>
          <w:tcPr>
            <w:tcW w:w="567" w:type="pct"/>
            <w:shd w:val="clear" w:color="auto" w:fill="auto"/>
            <w:hideMark/>
            <w:tcPrChange w:id="3093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FC76AB1" w14:textId="77777777" w:rsidR="00093102" w:rsidRPr="003C02FF" w:rsidRDefault="00093102">
            <w:pPr>
              <w:widowControl w:val="0"/>
              <w:spacing w:before="120" w:after="120"/>
              <w:jc w:val="both"/>
              <w:rPr>
                <w:i/>
                <w:iCs/>
                <w:color w:val="000000"/>
                <w:rPrChange w:id="30940" w:author="James Vu" w:date="2024-04-19T00:26:00Z">
                  <w:rPr>
                    <w:i/>
                    <w:iCs/>
                    <w:color w:val="000000"/>
                    <w:sz w:val="26"/>
                    <w:szCs w:val="26"/>
                  </w:rPr>
                </w:rPrChange>
              </w:rPr>
              <w:pPrChange w:id="30941" w:author="James Vu" w:date="2024-04-18T22:33:00Z">
                <w:pPr>
                  <w:widowControl w:val="0"/>
                  <w:spacing w:before="120" w:after="120"/>
                </w:pPr>
              </w:pPrChange>
            </w:pPr>
            <w:r w:rsidRPr="003C02FF">
              <w:rPr>
                <w:i/>
                <w:iCs/>
                <w:color w:val="000000"/>
                <w:rPrChange w:id="30942" w:author="James Vu" w:date="2024-04-19T00:26:00Z">
                  <w:rPr>
                    <w:i/>
                    <w:iCs/>
                    <w:color w:val="000000"/>
                    <w:sz w:val="26"/>
                    <w:szCs w:val="26"/>
                  </w:rPr>
                </w:rPrChange>
              </w:rPr>
              <w:t> </w:t>
            </w:r>
          </w:p>
        </w:tc>
        <w:tc>
          <w:tcPr>
            <w:tcW w:w="351" w:type="pct"/>
            <w:shd w:val="clear" w:color="auto" w:fill="auto"/>
            <w:hideMark/>
            <w:tcPrChange w:id="3094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05508A7" w14:textId="77777777" w:rsidR="00093102" w:rsidRPr="003C02FF" w:rsidRDefault="00093102">
            <w:pPr>
              <w:widowControl w:val="0"/>
              <w:spacing w:before="120" w:after="120"/>
              <w:jc w:val="both"/>
              <w:rPr>
                <w:i/>
                <w:iCs/>
                <w:color w:val="000000"/>
                <w:rPrChange w:id="30944" w:author="James Vu" w:date="2024-04-19T00:26:00Z">
                  <w:rPr>
                    <w:i/>
                    <w:iCs/>
                    <w:color w:val="000000"/>
                    <w:sz w:val="26"/>
                    <w:szCs w:val="26"/>
                  </w:rPr>
                </w:rPrChange>
              </w:rPr>
              <w:pPrChange w:id="30945" w:author="James Vu" w:date="2024-04-18T22:33:00Z">
                <w:pPr>
                  <w:widowControl w:val="0"/>
                  <w:spacing w:before="120" w:after="120"/>
                  <w:jc w:val="center"/>
                </w:pPr>
              </w:pPrChange>
            </w:pPr>
            <w:r w:rsidRPr="003C02FF">
              <w:rPr>
                <w:i/>
                <w:iCs/>
                <w:color w:val="000000"/>
                <w:rPrChange w:id="30946" w:author="James Vu" w:date="2024-04-19T00:26:00Z">
                  <w:rPr>
                    <w:i/>
                    <w:iCs/>
                    <w:color w:val="000000"/>
                    <w:sz w:val="26"/>
                    <w:szCs w:val="26"/>
                  </w:rPr>
                </w:rPrChange>
              </w:rPr>
              <w:t>1</w:t>
            </w:r>
          </w:p>
        </w:tc>
        <w:tc>
          <w:tcPr>
            <w:tcW w:w="632" w:type="pct"/>
            <w:shd w:val="clear" w:color="auto" w:fill="auto"/>
            <w:hideMark/>
            <w:tcPrChange w:id="3094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939CE59" w14:textId="77777777" w:rsidR="00093102" w:rsidRPr="003C02FF" w:rsidRDefault="00093102">
            <w:pPr>
              <w:widowControl w:val="0"/>
              <w:spacing w:before="120" w:after="120"/>
              <w:jc w:val="both"/>
              <w:rPr>
                <w:i/>
                <w:iCs/>
                <w:color w:val="000000"/>
                <w:rPrChange w:id="30948" w:author="James Vu" w:date="2024-04-19T00:26:00Z">
                  <w:rPr>
                    <w:i/>
                    <w:iCs/>
                    <w:color w:val="000000"/>
                    <w:sz w:val="26"/>
                    <w:szCs w:val="26"/>
                  </w:rPr>
                </w:rPrChange>
              </w:rPr>
              <w:pPrChange w:id="30949" w:author="James Vu" w:date="2024-04-18T22:33:00Z">
                <w:pPr>
                  <w:widowControl w:val="0"/>
                  <w:spacing w:before="120" w:after="120"/>
                </w:pPr>
              </w:pPrChange>
            </w:pPr>
            <w:r w:rsidRPr="003C02FF">
              <w:rPr>
                <w:i/>
                <w:iCs/>
                <w:color w:val="000000"/>
                <w:rPrChange w:id="30950" w:author="James Vu" w:date="2024-04-19T00:26:00Z">
                  <w:rPr>
                    <w:i/>
                    <w:iCs/>
                    <w:color w:val="000000"/>
                    <w:sz w:val="26"/>
                    <w:szCs w:val="26"/>
                  </w:rPr>
                </w:rPrChange>
              </w:rPr>
              <w:t xml:space="preserve">                 635 </w:t>
            </w:r>
          </w:p>
        </w:tc>
      </w:tr>
      <w:tr w:rsidR="00093102" w:rsidRPr="003C02FF" w14:paraId="4B7F0CA3" w14:textId="77777777" w:rsidTr="003C02FF">
        <w:trPr>
          <w:trHeight w:val="300"/>
          <w:trPrChange w:id="30951" w:author="James Vu" w:date="2024-04-19T00:26:00Z">
            <w:trPr>
              <w:gridBefore w:val="1"/>
              <w:gridAfter w:val="0"/>
              <w:trHeight w:val="300"/>
            </w:trPr>
          </w:trPrChange>
        </w:trPr>
        <w:tc>
          <w:tcPr>
            <w:tcW w:w="254" w:type="pct"/>
            <w:shd w:val="clear" w:color="auto" w:fill="auto"/>
            <w:vAlign w:val="center"/>
            <w:hideMark/>
            <w:tcPrChange w:id="3095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9AD386A" w14:textId="77777777" w:rsidR="00093102" w:rsidRPr="003C02FF" w:rsidRDefault="00093102">
            <w:pPr>
              <w:widowControl w:val="0"/>
              <w:spacing w:before="120" w:after="120"/>
              <w:jc w:val="both"/>
              <w:rPr>
                <w:color w:val="000000"/>
                <w:rPrChange w:id="30953" w:author="James Vu" w:date="2024-04-19T00:26:00Z">
                  <w:rPr>
                    <w:color w:val="000000"/>
                    <w:sz w:val="26"/>
                    <w:szCs w:val="26"/>
                  </w:rPr>
                </w:rPrChange>
              </w:rPr>
              <w:pPrChange w:id="30954" w:author="James Vu" w:date="2024-04-18T22:33:00Z">
                <w:pPr>
                  <w:widowControl w:val="0"/>
                  <w:spacing w:before="120" w:after="120"/>
                  <w:jc w:val="center"/>
                </w:pPr>
              </w:pPrChange>
            </w:pPr>
            <w:r w:rsidRPr="003C02FF">
              <w:rPr>
                <w:color w:val="000000"/>
                <w:rPrChange w:id="30955" w:author="James Vu" w:date="2024-04-19T00:26:00Z">
                  <w:rPr>
                    <w:color w:val="000000"/>
                    <w:sz w:val="26"/>
                    <w:szCs w:val="26"/>
                  </w:rPr>
                </w:rPrChange>
              </w:rPr>
              <w:t> </w:t>
            </w:r>
          </w:p>
        </w:tc>
        <w:tc>
          <w:tcPr>
            <w:tcW w:w="618" w:type="pct"/>
            <w:shd w:val="clear" w:color="auto" w:fill="auto"/>
            <w:vAlign w:val="center"/>
            <w:hideMark/>
            <w:tcPrChange w:id="3095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55A25F4" w14:textId="77777777" w:rsidR="00093102" w:rsidRPr="003C02FF" w:rsidRDefault="00093102">
            <w:pPr>
              <w:widowControl w:val="0"/>
              <w:spacing w:before="120" w:after="120"/>
              <w:jc w:val="both"/>
              <w:rPr>
                <w:color w:val="000000"/>
                <w:rPrChange w:id="30957" w:author="James Vu" w:date="2024-04-19T00:26:00Z">
                  <w:rPr>
                    <w:color w:val="000000"/>
                    <w:sz w:val="26"/>
                    <w:szCs w:val="26"/>
                  </w:rPr>
                </w:rPrChange>
              </w:rPr>
              <w:pPrChange w:id="30958" w:author="James Vu" w:date="2024-04-18T22:33:00Z">
                <w:pPr>
                  <w:widowControl w:val="0"/>
                  <w:spacing w:before="120" w:after="120"/>
                  <w:jc w:val="center"/>
                </w:pPr>
              </w:pPrChange>
            </w:pPr>
            <w:r w:rsidRPr="003C02FF">
              <w:rPr>
                <w:color w:val="000000"/>
                <w:rPrChange w:id="30959" w:author="James Vu" w:date="2024-04-19T00:26:00Z">
                  <w:rPr>
                    <w:color w:val="000000"/>
                    <w:sz w:val="26"/>
                    <w:szCs w:val="26"/>
                  </w:rPr>
                </w:rPrChange>
              </w:rPr>
              <w:t> </w:t>
            </w:r>
          </w:p>
        </w:tc>
        <w:tc>
          <w:tcPr>
            <w:tcW w:w="1636" w:type="pct"/>
            <w:shd w:val="clear" w:color="auto" w:fill="auto"/>
            <w:hideMark/>
            <w:tcPrChange w:id="3096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E6EED9D" w14:textId="77777777" w:rsidR="00093102" w:rsidRPr="003C02FF" w:rsidRDefault="00093102">
            <w:pPr>
              <w:widowControl w:val="0"/>
              <w:spacing w:before="120" w:after="120"/>
              <w:jc w:val="both"/>
              <w:rPr>
                <w:color w:val="000000"/>
                <w:rPrChange w:id="30961" w:author="James Vu" w:date="2024-04-19T00:26:00Z">
                  <w:rPr>
                    <w:color w:val="000000"/>
                    <w:sz w:val="26"/>
                    <w:szCs w:val="26"/>
                  </w:rPr>
                </w:rPrChange>
              </w:rPr>
              <w:pPrChange w:id="30962" w:author="James Vu" w:date="2024-04-18T22:33:00Z">
                <w:pPr>
                  <w:widowControl w:val="0"/>
                  <w:spacing w:before="120" w:after="120"/>
                </w:pPr>
              </w:pPrChange>
            </w:pPr>
            <w:r w:rsidRPr="003C02FF">
              <w:rPr>
                <w:color w:val="000000"/>
                <w:rPrChange w:id="30963" w:author="James Vu" w:date="2024-04-19T00:26:00Z">
                  <w:rPr>
                    <w:color w:val="000000"/>
                    <w:sz w:val="26"/>
                    <w:szCs w:val="26"/>
                  </w:rPr>
                </w:rPrChange>
              </w:rPr>
              <w:t>b) Nhân công</w:t>
            </w:r>
          </w:p>
        </w:tc>
        <w:tc>
          <w:tcPr>
            <w:tcW w:w="439" w:type="pct"/>
            <w:shd w:val="clear" w:color="auto" w:fill="auto"/>
            <w:vAlign w:val="center"/>
            <w:hideMark/>
            <w:tcPrChange w:id="3096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09E7010" w14:textId="77777777" w:rsidR="00093102" w:rsidRPr="003C02FF" w:rsidRDefault="00093102">
            <w:pPr>
              <w:widowControl w:val="0"/>
              <w:spacing w:before="120" w:after="120"/>
              <w:jc w:val="both"/>
              <w:rPr>
                <w:color w:val="000000"/>
                <w:rPrChange w:id="30965" w:author="James Vu" w:date="2024-04-19T00:26:00Z">
                  <w:rPr>
                    <w:color w:val="000000"/>
                    <w:sz w:val="26"/>
                    <w:szCs w:val="26"/>
                  </w:rPr>
                </w:rPrChange>
              </w:rPr>
              <w:pPrChange w:id="30966" w:author="James Vu" w:date="2024-04-18T22:33:00Z">
                <w:pPr>
                  <w:widowControl w:val="0"/>
                  <w:spacing w:before="120" w:after="120"/>
                  <w:jc w:val="center"/>
                </w:pPr>
              </w:pPrChange>
            </w:pPr>
            <w:r w:rsidRPr="003C02FF">
              <w:rPr>
                <w:color w:val="000000"/>
                <w:rPrChange w:id="30967" w:author="James Vu" w:date="2024-04-19T00:26:00Z">
                  <w:rPr>
                    <w:color w:val="000000"/>
                    <w:sz w:val="26"/>
                    <w:szCs w:val="26"/>
                  </w:rPr>
                </w:rPrChange>
              </w:rPr>
              <w:t> </w:t>
            </w:r>
          </w:p>
        </w:tc>
        <w:tc>
          <w:tcPr>
            <w:tcW w:w="502" w:type="pct"/>
            <w:shd w:val="clear" w:color="auto" w:fill="auto"/>
            <w:vAlign w:val="center"/>
            <w:hideMark/>
            <w:tcPrChange w:id="3096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93DC8FE" w14:textId="77777777" w:rsidR="00093102" w:rsidRPr="003C02FF" w:rsidRDefault="00093102">
            <w:pPr>
              <w:widowControl w:val="0"/>
              <w:spacing w:before="120" w:after="120"/>
              <w:jc w:val="both"/>
              <w:rPr>
                <w:color w:val="000000"/>
                <w:rPrChange w:id="30969" w:author="James Vu" w:date="2024-04-19T00:26:00Z">
                  <w:rPr>
                    <w:color w:val="000000"/>
                    <w:sz w:val="26"/>
                    <w:szCs w:val="26"/>
                  </w:rPr>
                </w:rPrChange>
              </w:rPr>
              <w:pPrChange w:id="30970" w:author="James Vu" w:date="2024-04-18T22:33:00Z">
                <w:pPr>
                  <w:widowControl w:val="0"/>
                  <w:spacing w:before="120" w:after="120"/>
                  <w:jc w:val="center"/>
                </w:pPr>
              </w:pPrChange>
            </w:pPr>
            <w:r w:rsidRPr="003C02FF">
              <w:rPr>
                <w:color w:val="000000"/>
                <w:rPrChange w:id="30971" w:author="James Vu" w:date="2024-04-19T00:26:00Z">
                  <w:rPr>
                    <w:color w:val="000000"/>
                    <w:sz w:val="26"/>
                    <w:szCs w:val="26"/>
                  </w:rPr>
                </w:rPrChange>
              </w:rPr>
              <w:t> </w:t>
            </w:r>
          </w:p>
        </w:tc>
        <w:tc>
          <w:tcPr>
            <w:tcW w:w="567" w:type="pct"/>
            <w:shd w:val="clear" w:color="auto" w:fill="auto"/>
            <w:hideMark/>
            <w:tcPrChange w:id="3097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42546E12" w14:textId="77777777" w:rsidR="00093102" w:rsidRPr="003C02FF" w:rsidRDefault="00093102">
            <w:pPr>
              <w:widowControl w:val="0"/>
              <w:spacing w:before="120" w:after="120"/>
              <w:jc w:val="both"/>
              <w:rPr>
                <w:color w:val="000000"/>
                <w:rPrChange w:id="30973" w:author="James Vu" w:date="2024-04-19T00:26:00Z">
                  <w:rPr>
                    <w:color w:val="000000"/>
                    <w:sz w:val="26"/>
                    <w:szCs w:val="26"/>
                  </w:rPr>
                </w:rPrChange>
              </w:rPr>
              <w:pPrChange w:id="30974" w:author="James Vu" w:date="2024-04-18T22:33:00Z">
                <w:pPr>
                  <w:widowControl w:val="0"/>
                  <w:spacing w:before="120" w:after="120"/>
                </w:pPr>
              </w:pPrChange>
            </w:pPr>
            <w:r w:rsidRPr="003C02FF">
              <w:rPr>
                <w:color w:val="000000"/>
                <w:rPrChange w:id="30975" w:author="James Vu" w:date="2024-04-19T00:26:00Z">
                  <w:rPr>
                    <w:color w:val="000000"/>
                    <w:sz w:val="26"/>
                    <w:szCs w:val="26"/>
                  </w:rPr>
                </w:rPrChange>
              </w:rPr>
              <w:t> </w:t>
            </w:r>
          </w:p>
        </w:tc>
        <w:tc>
          <w:tcPr>
            <w:tcW w:w="351" w:type="pct"/>
            <w:shd w:val="clear" w:color="auto" w:fill="auto"/>
            <w:hideMark/>
            <w:tcPrChange w:id="3097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C0F926A" w14:textId="77777777" w:rsidR="00093102" w:rsidRPr="003C02FF" w:rsidRDefault="00093102">
            <w:pPr>
              <w:widowControl w:val="0"/>
              <w:spacing w:before="120" w:after="120"/>
              <w:jc w:val="both"/>
              <w:rPr>
                <w:color w:val="000000"/>
                <w:rPrChange w:id="30977" w:author="James Vu" w:date="2024-04-19T00:26:00Z">
                  <w:rPr>
                    <w:color w:val="000000"/>
                    <w:sz w:val="26"/>
                    <w:szCs w:val="26"/>
                  </w:rPr>
                </w:rPrChange>
              </w:rPr>
              <w:pPrChange w:id="30978" w:author="James Vu" w:date="2024-04-18T22:33:00Z">
                <w:pPr>
                  <w:widowControl w:val="0"/>
                  <w:spacing w:before="120" w:after="120"/>
                  <w:jc w:val="center"/>
                </w:pPr>
              </w:pPrChange>
            </w:pPr>
            <w:r w:rsidRPr="003C02FF">
              <w:rPr>
                <w:color w:val="000000"/>
                <w:rPrChange w:id="30979" w:author="James Vu" w:date="2024-04-19T00:26:00Z">
                  <w:rPr>
                    <w:color w:val="000000"/>
                    <w:sz w:val="26"/>
                    <w:szCs w:val="26"/>
                  </w:rPr>
                </w:rPrChange>
              </w:rPr>
              <w:t> </w:t>
            </w:r>
          </w:p>
        </w:tc>
        <w:tc>
          <w:tcPr>
            <w:tcW w:w="632" w:type="pct"/>
            <w:shd w:val="clear" w:color="auto" w:fill="auto"/>
            <w:hideMark/>
            <w:tcPrChange w:id="3098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C70B93C" w14:textId="77777777" w:rsidR="00093102" w:rsidRPr="003C02FF" w:rsidRDefault="00093102">
            <w:pPr>
              <w:widowControl w:val="0"/>
              <w:spacing w:before="120" w:after="120"/>
              <w:jc w:val="both"/>
              <w:rPr>
                <w:color w:val="000000"/>
                <w:rPrChange w:id="30981" w:author="James Vu" w:date="2024-04-19T00:26:00Z">
                  <w:rPr>
                    <w:color w:val="000000"/>
                    <w:sz w:val="26"/>
                    <w:szCs w:val="26"/>
                  </w:rPr>
                </w:rPrChange>
              </w:rPr>
              <w:pPrChange w:id="30982" w:author="James Vu" w:date="2024-04-18T22:33:00Z">
                <w:pPr>
                  <w:widowControl w:val="0"/>
                  <w:spacing w:before="120" w:after="120"/>
                </w:pPr>
              </w:pPrChange>
            </w:pPr>
            <w:r w:rsidRPr="003C02FF">
              <w:rPr>
                <w:color w:val="000000"/>
                <w:rPrChange w:id="30983" w:author="James Vu" w:date="2024-04-19T00:26:00Z">
                  <w:rPr>
                    <w:color w:val="000000"/>
                    <w:sz w:val="26"/>
                    <w:szCs w:val="26"/>
                  </w:rPr>
                </w:rPrChange>
              </w:rPr>
              <w:t xml:space="preserve">            141.304 </w:t>
            </w:r>
          </w:p>
        </w:tc>
      </w:tr>
      <w:tr w:rsidR="00093102" w:rsidRPr="003C02FF" w14:paraId="4AE94844" w14:textId="77777777" w:rsidTr="003C02FF">
        <w:trPr>
          <w:trHeight w:val="300"/>
          <w:trPrChange w:id="30984" w:author="James Vu" w:date="2024-04-19T00:26:00Z">
            <w:trPr>
              <w:gridBefore w:val="1"/>
              <w:gridAfter w:val="0"/>
              <w:trHeight w:val="300"/>
            </w:trPr>
          </w:trPrChange>
        </w:trPr>
        <w:tc>
          <w:tcPr>
            <w:tcW w:w="254" w:type="pct"/>
            <w:shd w:val="clear" w:color="auto" w:fill="auto"/>
            <w:vAlign w:val="center"/>
            <w:hideMark/>
            <w:tcPrChange w:id="3098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4149AE3" w14:textId="77777777" w:rsidR="00093102" w:rsidRPr="003C02FF" w:rsidRDefault="00093102">
            <w:pPr>
              <w:widowControl w:val="0"/>
              <w:spacing w:before="120" w:after="120"/>
              <w:jc w:val="both"/>
              <w:rPr>
                <w:i/>
                <w:iCs/>
                <w:color w:val="000000"/>
                <w:rPrChange w:id="30986" w:author="James Vu" w:date="2024-04-19T00:26:00Z">
                  <w:rPr>
                    <w:i/>
                    <w:iCs/>
                    <w:color w:val="000000"/>
                    <w:sz w:val="26"/>
                    <w:szCs w:val="26"/>
                  </w:rPr>
                </w:rPrChange>
              </w:rPr>
              <w:pPrChange w:id="30987" w:author="James Vu" w:date="2024-04-18T22:33:00Z">
                <w:pPr>
                  <w:widowControl w:val="0"/>
                  <w:spacing w:before="120" w:after="120"/>
                  <w:jc w:val="center"/>
                </w:pPr>
              </w:pPrChange>
            </w:pPr>
            <w:r w:rsidRPr="003C02FF">
              <w:rPr>
                <w:i/>
                <w:iCs/>
                <w:color w:val="000000"/>
                <w:rPrChange w:id="30988" w:author="James Vu" w:date="2024-04-19T00:26:00Z">
                  <w:rPr>
                    <w:i/>
                    <w:iCs/>
                    <w:color w:val="000000"/>
                    <w:sz w:val="26"/>
                    <w:szCs w:val="26"/>
                  </w:rPr>
                </w:rPrChange>
              </w:rPr>
              <w:t> </w:t>
            </w:r>
          </w:p>
        </w:tc>
        <w:tc>
          <w:tcPr>
            <w:tcW w:w="618" w:type="pct"/>
            <w:shd w:val="clear" w:color="auto" w:fill="auto"/>
            <w:vAlign w:val="center"/>
            <w:hideMark/>
            <w:tcPrChange w:id="3098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586CFDC" w14:textId="77777777" w:rsidR="00093102" w:rsidRPr="003C02FF" w:rsidRDefault="00093102">
            <w:pPr>
              <w:widowControl w:val="0"/>
              <w:spacing w:before="120" w:after="120"/>
              <w:jc w:val="both"/>
              <w:rPr>
                <w:i/>
                <w:iCs/>
                <w:color w:val="000000"/>
                <w:rPrChange w:id="30990" w:author="James Vu" w:date="2024-04-19T00:26:00Z">
                  <w:rPr>
                    <w:i/>
                    <w:iCs/>
                    <w:color w:val="000000"/>
                    <w:sz w:val="26"/>
                    <w:szCs w:val="26"/>
                  </w:rPr>
                </w:rPrChange>
              </w:rPr>
              <w:pPrChange w:id="30991" w:author="James Vu" w:date="2024-04-18T22:33:00Z">
                <w:pPr>
                  <w:widowControl w:val="0"/>
                  <w:spacing w:before="120" w:after="120"/>
                  <w:jc w:val="center"/>
                </w:pPr>
              </w:pPrChange>
            </w:pPr>
            <w:r w:rsidRPr="003C02FF">
              <w:rPr>
                <w:i/>
                <w:iCs/>
                <w:color w:val="000000"/>
                <w:rPrChange w:id="30992" w:author="James Vu" w:date="2024-04-19T00:26:00Z">
                  <w:rPr>
                    <w:i/>
                    <w:iCs/>
                    <w:color w:val="000000"/>
                    <w:sz w:val="26"/>
                    <w:szCs w:val="26"/>
                  </w:rPr>
                </w:rPrChange>
              </w:rPr>
              <w:t> </w:t>
            </w:r>
          </w:p>
        </w:tc>
        <w:tc>
          <w:tcPr>
            <w:tcW w:w="1636" w:type="pct"/>
            <w:shd w:val="clear" w:color="auto" w:fill="auto"/>
            <w:hideMark/>
            <w:tcPrChange w:id="3099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FE0D2C9" w14:textId="77777777" w:rsidR="00093102" w:rsidRPr="003C02FF" w:rsidRDefault="00093102">
            <w:pPr>
              <w:widowControl w:val="0"/>
              <w:spacing w:before="120" w:after="120"/>
              <w:jc w:val="both"/>
              <w:rPr>
                <w:i/>
                <w:iCs/>
                <w:color w:val="000000"/>
                <w:rPrChange w:id="30994" w:author="James Vu" w:date="2024-04-19T00:26:00Z">
                  <w:rPr>
                    <w:i/>
                    <w:iCs/>
                    <w:color w:val="000000"/>
                    <w:sz w:val="26"/>
                    <w:szCs w:val="26"/>
                  </w:rPr>
                </w:rPrChange>
              </w:rPr>
              <w:pPrChange w:id="30995" w:author="James Vu" w:date="2024-04-18T22:33:00Z">
                <w:pPr>
                  <w:widowControl w:val="0"/>
                  <w:spacing w:before="120" w:after="120"/>
                  <w:jc w:val="right"/>
                </w:pPr>
              </w:pPrChange>
            </w:pPr>
            <w:r w:rsidRPr="003C02FF">
              <w:rPr>
                <w:i/>
                <w:iCs/>
                <w:color w:val="000000"/>
                <w:rPrChange w:id="30996" w:author="James Vu" w:date="2024-04-19T00:26:00Z">
                  <w:rPr>
                    <w:i/>
                    <w:iCs/>
                    <w:color w:val="000000"/>
                    <w:sz w:val="26"/>
                    <w:szCs w:val="26"/>
                  </w:rPr>
                </w:rPrChange>
              </w:rPr>
              <w:t>Công nhân 4/7</w:t>
            </w:r>
          </w:p>
        </w:tc>
        <w:tc>
          <w:tcPr>
            <w:tcW w:w="439" w:type="pct"/>
            <w:shd w:val="clear" w:color="auto" w:fill="auto"/>
            <w:vAlign w:val="center"/>
            <w:hideMark/>
            <w:tcPrChange w:id="3099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F0334C6" w14:textId="77777777" w:rsidR="00093102" w:rsidRPr="003C02FF" w:rsidRDefault="00093102">
            <w:pPr>
              <w:widowControl w:val="0"/>
              <w:spacing w:before="120" w:after="120"/>
              <w:jc w:val="both"/>
              <w:rPr>
                <w:i/>
                <w:iCs/>
                <w:color w:val="000000"/>
                <w:rPrChange w:id="30998" w:author="James Vu" w:date="2024-04-19T00:26:00Z">
                  <w:rPr>
                    <w:i/>
                    <w:iCs/>
                    <w:color w:val="000000"/>
                    <w:sz w:val="26"/>
                    <w:szCs w:val="26"/>
                  </w:rPr>
                </w:rPrChange>
              </w:rPr>
              <w:pPrChange w:id="30999" w:author="James Vu" w:date="2024-04-18T22:33:00Z">
                <w:pPr>
                  <w:widowControl w:val="0"/>
                  <w:spacing w:before="120" w:after="120"/>
                  <w:jc w:val="center"/>
                </w:pPr>
              </w:pPrChange>
            </w:pPr>
            <w:r w:rsidRPr="003C02FF">
              <w:rPr>
                <w:i/>
                <w:iCs/>
                <w:color w:val="000000"/>
                <w:rPrChange w:id="31000" w:author="James Vu" w:date="2024-04-19T00:26:00Z">
                  <w:rPr>
                    <w:i/>
                    <w:iCs/>
                    <w:color w:val="000000"/>
                    <w:sz w:val="26"/>
                    <w:szCs w:val="26"/>
                  </w:rPr>
                </w:rPrChange>
              </w:rPr>
              <w:t>công</w:t>
            </w:r>
          </w:p>
        </w:tc>
        <w:tc>
          <w:tcPr>
            <w:tcW w:w="502" w:type="pct"/>
            <w:shd w:val="clear" w:color="auto" w:fill="auto"/>
            <w:vAlign w:val="center"/>
            <w:hideMark/>
            <w:tcPrChange w:id="3100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90C5BE9" w14:textId="77777777" w:rsidR="00093102" w:rsidRPr="003C02FF" w:rsidRDefault="00093102">
            <w:pPr>
              <w:widowControl w:val="0"/>
              <w:spacing w:before="120" w:after="120"/>
              <w:jc w:val="both"/>
              <w:rPr>
                <w:i/>
                <w:iCs/>
                <w:color w:val="000000"/>
                <w:rPrChange w:id="31002" w:author="James Vu" w:date="2024-04-19T00:26:00Z">
                  <w:rPr>
                    <w:i/>
                    <w:iCs/>
                    <w:color w:val="000000"/>
                    <w:sz w:val="26"/>
                    <w:szCs w:val="26"/>
                  </w:rPr>
                </w:rPrChange>
              </w:rPr>
              <w:pPrChange w:id="31003" w:author="James Vu" w:date="2024-04-18T22:33:00Z">
                <w:pPr>
                  <w:widowControl w:val="0"/>
                  <w:spacing w:before="120" w:after="120"/>
                  <w:jc w:val="center"/>
                </w:pPr>
              </w:pPrChange>
            </w:pPr>
            <w:r w:rsidRPr="003C02FF">
              <w:rPr>
                <w:i/>
                <w:iCs/>
                <w:color w:val="000000"/>
                <w:rPrChange w:id="31004" w:author="James Vu" w:date="2024-04-19T00:26:00Z">
                  <w:rPr>
                    <w:i/>
                    <w:iCs/>
                    <w:color w:val="000000"/>
                    <w:sz w:val="26"/>
                    <w:szCs w:val="26"/>
                  </w:rPr>
                </w:rPrChange>
              </w:rPr>
              <w:t>0,4</w:t>
            </w:r>
          </w:p>
        </w:tc>
        <w:tc>
          <w:tcPr>
            <w:tcW w:w="567" w:type="pct"/>
            <w:shd w:val="clear" w:color="auto" w:fill="auto"/>
            <w:hideMark/>
            <w:tcPrChange w:id="3100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A2EB42A" w14:textId="77777777" w:rsidR="00093102" w:rsidRPr="003C02FF" w:rsidRDefault="00093102">
            <w:pPr>
              <w:widowControl w:val="0"/>
              <w:spacing w:before="120" w:after="120"/>
              <w:jc w:val="both"/>
              <w:rPr>
                <w:i/>
                <w:iCs/>
                <w:color w:val="000000"/>
                <w:rPrChange w:id="31006" w:author="James Vu" w:date="2024-04-19T00:26:00Z">
                  <w:rPr>
                    <w:i/>
                    <w:iCs/>
                    <w:color w:val="000000"/>
                    <w:sz w:val="26"/>
                    <w:szCs w:val="26"/>
                  </w:rPr>
                </w:rPrChange>
              </w:rPr>
              <w:pPrChange w:id="31007" w:author="James Vu" w:date="2024-04-18T22:33:00Z">
                <w:pPr>
                  <w:widowControl w:val="0"/>
                  <w:spacing w:before="120" w:after="120"/>
                </w:pPr>
              </w:pPrChange>
            </w:pPr>
            <w:r w:rsidRPr="003C02FF">
              <w:rPr>
                <w:i/>
                <w:iCs/>
                <w:color w:val="000000"/>
                <w:rPrChange w:id="31008" w:author="James Vu" w:date="2024-04-19T00:26:00Z">
                  <w:rPr>
                    <w:i/>
                    <w:iCs/>
                    <w:color w:val="000000"/>
                    <w:sz w:val="26"/>
                    <w:szCs w:val="26"/>
                  </w:rPr>
                </w:rPrChange>
              </w:rPr>
              <w:t xml:space="preserve">       353.260 </w:t>
            </w:r>
          </w:p>
        </w:tc>
        <w:tc>
          <w:tcPr>
            <w:tcW w:w="351" w:type="pct"/>
            <w:shd w:val="clear" w:color="auto" w:fill="auto"/>
            <w:hideMark/>
            <w:tcPrChange w:id="3100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CC283C7" w14:textId="77777777" w:rsidR="00093102" w:rsidRPr="003C02FF" w:rsidRDefault="00093102">
            <w:pPr>
              <w:widowControl w:val="0"/>
              <w:spacing w:before="120" w:after="120"/>
              <w:jc w:val="both"/>
              <w:rPr>
                <w:i/>
                <w:iCs/>
                <w:color w:val="000000"/>
                <w:rPrChange w:id="31010" w:author="James Vu" w:date="2024-04-19T00:26:00Z">
                  <w:rPr>
                    <w:i/>
                    <w:iCs/>
                    <w:color w:val="000000"/>
                    <w:sz w:val="26"/>
                    <w:szCs w:val="26"/>
                  </w:rPr>
                </w:rPrChange>
              </w:rPr>
              <w:pPrChange w:id="31011" w:author="James Vu" w:date="2024-04-18T22:33:00Z">
                <w:pPr>
                  <w:widowControl w:val="0"/>
                  <w:spacing w:before="120" w:after="120"/>
                  <w:jc w:val="center"/>
                </w:pPr>
              </w:pPrChange>
            </w:pPr>
            <w:r w:rsidRPr="003C02FF">
              <w:rPr>
                <w:i/>
                <w:iCs/>
                <w:color w:val="000000"/>
                <w:rPrChange w:id="31012" w:author="James Vu" w:date="2024-04-19T00:26:00Z">
                  <w:rPr>
                    <w:i/>
                    <w:iCs/>
                    <w:color w:val="000000"/>
                    <w:sz w:val="26"/>
                    <w:szCs w:val="26"/>
                  </w:rPr>
                </w:rPrChange>
              </w:rPr>
              <w:t>1</w:t>
            </w:r>
          </w:p>
        </w:tc>
        <w:tc>
          <w:tcPr>
            <w:tcW w:w="632" w:type="pct"/>
            <w:shd w:val="clear" w:color="auto" w:fill="auto"/>
            <w:hideMark/>
            <w:tcPrChange w:id="3101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D463EF0" w14:textId="77777777" w:rsidR="00093102" w:rsidRPr="003C02FF" w:rsidRDefault="00093102">
            <w:pPr>
              <w:widowControl w:val="0"/>
              <w:spacing w:before="120" w:after="120"/>
              <w:jc w:val="both"/>
              <w:rPr>
                <w:i/>
                <w:iCs/>
                <w:color w:val="000000"/>
                <w:rPrChange w:id="31014" w:author="James Vu" w:date="2024-04-19T00:26:00Z">
                  <w:rPr>
                    <w:i/>
                    <w:iCs/>
                    <w:color w:val="000000"/>
                    <w:sz w:val="26"/>
                    <w:szCs w:val="26"/>
                  </w:rPr>
                </w:rPrChange>
              </w:rPr>
              <w:pPrChange w:id="31015" w:author="James Vu" w:date="2024-04-18T22:33:00Z">
                <w:pPr>
                  <w:widowControl w:val="0"/>
                  <w:spacing w:before="120" w:after="120"/>
                </w:pPr>
              </w:pPrChange>
            </w:pPr>
            <w:r w:rsidRPr="003C02FF">
              <w:rPr>
                <w:i/>
                <w:iCs/>
                <w:color w:val="000000"/>
                <w:rPrChange w:id="31016" w:author="James Vu" w:date="2024-04-19T00:26:00Z">
                  <w:rPr>
                    <w:i/>
                    <w:iCs/>
                    <w:color w:val="000000"/>
                    <w:sz w:val="26"/>
                    <w:szCs w:val="26"/>
                  </w:rPr>
                </w:rPrChange>
              </w:rPr>
              <w:t xml:space="preserve">          141.304 </w:t>
            </w:r>
          </w:p>
        </w:tc>
      </w:tr>
      <w:tr w:rsidR="00093102" w:rsidRPr="003C02FF" w14:paraId="4722A170" w14:textId="77777777" w:rsidTr="003C02FF">
        <w:trPr>
          <w:trHeight w:val="300"/>
          <w:trPrChange w:id="31017" w:author="James Vu" w:date="2024-04-19T00:26:00Z">
            <w:trPr>
              <w:gridBefore w:val="1"/>
              <w:gridAfter w:val="0"/>
              <w:trHeight w:val="300"/>
            </w:trPr>
          </w:trPrChange>
        </w:trPr>
        <w:tc>
          <w:tcPr>
            <w:tcW w:w="254" w:type="pct"/>
            <w:shd w:val="clear" w:color="auto" w:fill="auto"/>
            <w:vAlign w:val="center"/>
            <w:hideMark/>
            <w:tcPrChange w:id="3101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28632B0" w14:textId="77777777" w:rsidR="00093102" w:rsidRPr="003C02FF" w:rsidRDefault="00093102">
            <w:pPr>
              <w:widowControl w:val="0"/>
              <w:spacing w:before="120" w:after="120"/>
              <w:jc w:val="both"/>
              <w:rPr>
                <w:color w:val="000000"/>
                <w:rPrChange w:id="31019" w:author="James Vu" w:date="2024-04-19T00:26:00Z">
                  <w:rPr>
                    <w:color w:val="000000"/>
                    <w:sz w:val="26"/>
                    <w:szCs w:val="26"/>
                  </w:rPr>
                </w:rPrChange>
              </w:rPr>
              <w:pPrChange w:id="31020" w:author="James Vu" w:date="2024-04-18T22:33:00Z">
                <w:pPr>
                  <w:widowControl w:val="0"/>
                  <w:spacing w:before="120" w:after="120"/>
                  <w:jc w:val="center"/>
                </w:pPr>
              </w:pPrChange>
            </w:pPr>
            <w:r w:rsidRPr="003C02FF">
              <w:rPr>
                <w:color w:val="000000"/>
                <w:rPrChange w:id="31021" w:author="James Vu" w:date="2024-04-19T00:26:00Z">
                  <w:rPr>
                    <w:color w:val="000000"/>
                    <w:sz w:val="26"/>
                    <w:szCs w:val="26"/>
                  </w:rPr>
                </w:rPrChange>
              </w:rPr>
              <w:t> </w:t>
            </w:r>
          </w:p>
        </w:tc>
        <w:tc>
          <w:tcPr>
            <w:tcW w:w="618" w:type="pct"/>
            <w:shd w:val="clear" w:color="auto" w:fill="auto"/>
            <w:vAlign w:val="center"/>
            <w:hideMark/>
            <w:tcPrChange w:id="3102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1538FE9" w14:textId="77777777" w:rsidR="00093102" w:rsidRPr="003C02FF" w:rsidRDefault="00093102">
            <w:pPr>
              <w:widowControl w:val="0"/>
              <w:spacing w:before="120" w:after="120"/>
              <w:jc w:val="both"/>
              <w:rPr>
                <w:color w:val="000000"/>
                <w:rPrChange w:id="31023" w:author="James Vu" w:date="2024-04-19T00:26:00Z">
                  <w:rPr>
                    <w:color w:val="000000"/>
                    <w:sz w:val="26"/>
                    <w:szCs w:val="26"/>
                  </w:rPr>
                </w:rPrChange>
              </w:rPr>
              <w:pPrChange w:id="31024" w:author="James Vu" w:date="2024-04-18T22:33:00Z">
                <w:pPr>
                  <w:widowControl w:val="0"/>
                  <w:spacing w:before="120" w:after="120"/>
                  <w:jc w:val="center"/>
                </w:pPr>
              </w:pPrChange>
            </w:pPr>
            <w:r w:rsidRPr="003C02FF">
              <w:rPr>
                <w:color w:val="000000"/>
                <w:rPrChange w:id="31025" w:author="James Vu" w:date="2024-04-19T00:26:00Z">
                  <w:rPr>
                    <w:color w:val="000000"/>
                    <w:sz w:val="26"/>
                    <w:szCs w:val="26"/>
                  </w:rPr>
                </w:rPrChange>
              </w:rPr>
              <w:t> </w:t>
            </w:r>
          </w:p>
        </w:tc>
        <w:tc>
          <w:tcPr>
            <w:tcW w:w="1636" w:type="pct"/>
            <w:shd w:val="clear" w:color="auto" w:fill="auto"/>
            <w:hideMark/>
            <w:tcPrChange w:id="3102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DC4AECB" w14:textId="77777777" w:rsidR="00093102" w:rsidRPr="003C02FF" w:rsidRDefault="00093102">
            <w:pPr>
              <w:widowControl w:val="0"/>
              <w:spacing w:before="120" w:after="120"/>
              <w:jc w:val="both"/>
              <w:rPr>
                <w:color w:val="000000"/>
                <w:rPrChange w:id="31027" w:author="James Vu" w:date="2024-04-19T00:26:00Z">
                  <w:rPr>
                    <w:color w:val="000000"/>
                    <w:sz w:val="26"/>
                    <w:szCs w:val="26"/>
                  </w:rPr>
                </w:rPrChange>
              </w:rPr>
              <w:pPrChange w:id="31028" w:author="James Vu" w:date="2024-04-18T22:33:00Z">
                <w:pPr>
                  <w:widowControl w:val="0"/>
                  <w:spacing w:before="120" w:after="120"/>
                </w:pPr>
              </w:pPrChange>
            </w:pPr>
            <w:r w:rsidRPr="003C02FF">
              <w:rPr>
                <w:color w:val="000000"/>
                <w:rPrChange w:id="31029" w:author="James Vu" w:date="2024-04-19T00:26:00Z">
                  <w:rPr>
                    <w:color w:val="000000"/>
                    <w:sz w:val="26"/>
                    <w:szCs w:val="26"/>
                  </w:rPr>
                </w:rPrChange>
              </w:rPr>
              <w:t>c) Máy thi công</w:t>
            </w:r>
          </w:p>
        </w:tc>
        <w:tc>
          <w:tcPr>
            <w:tcW w:w="439" w:type="pct"/>
            <w:shd w:val="clear" w:color="auto" w:fill="auto"/>
            <w:vAlign w:val="center"/>
            <w:hideMark/>
            <w:tcPrChange w:id="3103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D7270B9" w14:textId="77777777" w:rsidR="00093102" w:rsidRPr="003C02FF" w:rsidRDefault="00093102">
            <w:pPr>
              <w:widowControl w:val="0"/>
              <w:spacing w:before="120" w:after="120"/>
              <w:jc w:val="both"/>
              <w:rPr>
                <w:color w:val="000000"/>
                <w:rPrChange w:id="31031" w:author="James Vu" w:date="2024-04-19T00:26:00Z">
                  <w:rPr>
                    <w:color w:val="000000"/>
                    <w:sz w:val="26"/>
                    <w:szCs w:val="26"/>
                  </w:rPr>
                </w:rPrChange>
              </w:rPr>
              <w:pPrChange w:id="31032" w:author="James Vu" w:date="2024-04-18T22:33:00Z">
                <w:pPr>
                  <w:widowControl w:val="0"/>
                  <w:spacing w:before="120" w:after="120"/>
                  <w:jc w:val="center"/>
                </w:pPr>
              </w:pPrChange>
            </w:pPr>
            <w:r w:rsidRPr="003C02FF">
              <w:rPr>
                <w:color w:val="000000"/>
                <w:rPrChange w:id="31033" w:author="James Vu" w:date="2024-04-19T00:26:00Z">
                  <w:rPr>
                    <w:color w:val="000000"/>
                    <w:sz w:val="26"/>
                    <w:szCs w:val="26"/>
                  </w:rPr>
                </w:rPrChange>
              </w:rPr>
              <w:t> </w:t>
            </w:r>
          </w:p>
        </w:tc>
        <w:tc>
          <w:tcPr>
            <w:tcW w:w="502" w:type="pct"/>
            <w:shd w:val="clear" w:color="auto" w:fill="auto"/>
            <w:vAlign w:val="center"/>
            <w:hideMark/>
            <w:tcPrChange w:id="3103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A5B2DEA" w14:textId="77777777" w:rsidR="00093102" w:rsidRPr="003C02FF" w:rsidRDefault="00093102">
            <w:pPr>
              <w:widowControl w:val="0"/>
              <w:spacing w:before="120" w:after="120"/>
              <w:jc w:val="both"/>
              <w:rPr>
                <w:color w:val="000000"/>
                <w:rPrChange w:id="31035" w:author="James Vu" w:date="2024-04-19T00:26:00Z">
                  <w:rPr>
                    <w:color w:val="000000"/>
                    <w:sz w:val="26"/>
                    <w:szCs w:val="26"/>
                  </w:rPr>
                </w:rPrChange>
              </w:rPr>
              <w:pPrChange w:id="31036" w:author="James Vu" w:date="2024-04-18T22:33:00Z">
                <w:pPr>
                  <w:widowControl w:val="0"/>
                  <w:spacing w:before="120" w:after="120"/>
                  <w:jc w:val="center"/>
                </w:pPr>
              </w:pPrChange>
            </w:pPr>
            <w:r w:rsidRPr="003C02FF">
              <w:rPr>
                <w:color w:val="000000"/>
                <w:rPrChange w:id="31037" w:author="James Vu" w:date="2024-04-19T00:26:00Z">
                  <w:rPr>
                    <w:color w:val="000000"/>
                    <w:sz w:val="26"/>
                    <w:szCs w:val="26"/>
                  </w:rPr>
                </w:rPrChange>
              </w:rPr>
              <w:t> </w:t>
            </w:r>
          </w:p>
        </w:tc>
        <w:tc>
          <w:tcPr>
            <w:tcW w:w="567" w:type="pct"/>
            <w:shd w:val="clear" w:color="auto" w:fill="auto"/>
            <w:hideMark/>
            <w:tcPrChange w:id="3103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6FD5981" w14:textId="77777777" w:rsidR="00093102" w:rsidRPr="003C02FF" w:rsidRDefault="00093102">
            <w:pPr>
              <w:widowControl w:val="0"/>
              <w:spacing w:before="120" w:after="120"/>
              <w:jc w:val="both"/>
              <w:rPr>
                <w:color w:val="000000"/>
                <w:rPrChange w:id="31039" w:author="James Vu" w:date="2024-04-19T00:26:00Z">
                  <w:rPr>
                    <w:color w:val="000000"/>
                    <w:sz w:val="26"/>
                    <w:szCs w:val="26"/>
                  </w:rPr>
                </w:rPrChange>
              </w:rPr>
              <w:pPrChange w:id="31040" w:author="James Vu" w:date="2024-04-18T22:33:00Z">
                <w:pPr>
                  <w:widowControl w:val="0"/>
                  <w:spacing w:before="120" w:after="120"/>
                </w:pPr>
              </w:pPrChange>
            </w:pPr>
            <w:r w:rsidRPr="003C02FF">
              <w:rPr>
                <w:color w:val="000000"/>
                <w:rPrChange w:id="31041" w:author="James Vu" w:date="2024-04-19T00:26:00Z">
                  <w:rPr>
                    <w:color w:val="000000"/>
                    <w:sz w:val="26"/>
                    <w:szCs w:val="26"/>
                  </w:rPr>
                </w:rPrChange>
              </w:rPr>
              <w:t> </w:t>
            </w:r>
          </w:p>
        </w:tc>
        <w:tc>
          <w:tcPr>
            <w:tcW w:w="351" w:type="pct"/>
            <w:shd w:val="clear" w:color="auto" w:fill="auto"/>
            <w:hideMark/>
            <w:tcPrChange w:id="3104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05F6821" w14:textId="77777777" w:rsidR="00093102" w:rsidRPr="003C02FF" w:rsidRDefault="00093102">
            <w:pPr>
              <w:widowControl w:val="0"/>
              <w:spacing w:before="120" w:after="120"/>
              <w:jc w:val="both"/>
              <w:rPr>
                <w:color w:val="000000"/>
                <w:rPrChange w:id="31043" w:author="James Vu" w:date="2024-04-19T00:26:00Z">
                  <w:rPr>
                    <w:color w:val="000000"/>
                    <w:sz w:val="26"/>
                    <w:szCs w:val="26"/>
                  </w:rPr>
                </w:rPrChange>
              </w:rPr>
              <w:pPrChange w:id="31044" w:author="James Vu" w:date="2024-04-18T22:33:00Z">
                <w:pPr>
                  <w:widowControl w:val="0"/>
                  <w:spacing w:before="120" w:after="120"/>
                  <w:jc w:val="center"/>
                </w:pPr>
              </w:pPrChange>
            </w:pPr>
            <w:r w:rsidRPr="003C02FF">
              <w:rPr>
                <w:color w:val="000000"/>
                <w:rPrChange w:id="31045" w:author="James Vu" w:date="2024-04-19T00:26:00Z">
                  <w:rPr>
                    <w:color w:val="000000"/>
                    <w:sz w:val="26"/>
                    <w:szCs w:val="26"/>
                  </w:rPr>
                </w:rPrChange>
              </w:rPr>
              <w:t> </w:t>
            </w:r>
          </w:p>
        </w:tc>
        <w:tc>
          <w:tcPr>
            <w:tcW w:w="632" w:type="pct"/>
            <w:shd w:val="clear" w:color="auto" w:fill="auto"/>
            <w:hideMark/>
            <w:tcPrChange w:id="3104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72A91A7" w14:textId="77777777" w:rsidR="00093102" w:rsidRPr="003C02FF" w:rsidRDefault="00093102">
            <w:pPr>
              <w:widowControl w:val="0"/>
              <w:spacing w:before="120" w:after="120"/>
              <w:jc w:val="both"/>
              <w:rPr>
                <w:color w:val="000000"/>
                <w:rPrChange w:id="31047" w:author="James Vu" w:date="2024-04-19T00:26:00Z">
                  <w:rPr>
                    <w:color w:val="000000"/>
                    <w:sz w:val="26"/>
                    <w:szCs w:val="26"/>
                  </w:rPr>
                </w:rPrChange>
              </w:rPr>
              <w:pPrChange w:id="31048" w:author="James Vu" w:date="2024-04-18T22:33:00Z">
                <w:pPr>
                  <w:widowControl w:val="0"/>
                  <w:spacing w:before="120" w:after="120"/>
                </w:pPr>
              </w:pPrChange>
            </w:pPr>
            <w:r w:rsidRPr="003C02FF">
              <w:rPr>
                <w:color w:val="000000"/>
                <w:rPrChange w:id="31049" w:author="James Vu" w:date="2024-04-19T00:26:00Z">
                  <w:rPr>
                    <w:color w:val="000000"/>
                    <w:sz w:val="26"/>
                    <w:szCs w:val="26"/>
                  </w:rPr>
                </w:rPrChange>
              </w:rPr>
              <w:t xml:space="preserve">                  109 </w:t>
            </w:r>
          </w:p>
        </w:tc>
      </w:tr>
      <w:tr w:rsidR="00093102" w:rsidRPr="003C02FF" w14:paraId="5BED8BE8" w14:textId="77777777" w:rsidTr="003C02FF">
        <w:trPr>
          <w:trHeight w:val="300"/>
          <w:trPrChange w:id="31050" w:author="James Vu" w:date="2024-04-19T00:26:00Z">
            <w:trPr>
              <w:gridBefore w:val="1"/>
              <w:gridAfter w:val="0"/>
              <w:trHeight w:val="300"/>
            </w:trPr>
          </w:trPrChange>
        </w:trPr>
        <w:tc>
          <w:tcPr>
            <w:tcW w:w="254" w:type="pct"/>
            <w:shd w:val="clear" w:color="auto" w:fill="auto"/>
            <w:vAlign w:val="center"/>
            <w:hideMark/>
            <w:tcPrChange w:id="3105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16982380" w14:textId="77777777" w:rsidR="00093102" w:rsidRPr="003C02FF" w:rsidRDefault="00093102">
            <w:pPr>
              <w:widowControl w:val="0"/>
              <w:spacing w:before="120" w:after="120"/>
              <w:jc w:val="both"/>
              <w:rPr>
                <w:i/>
                <w:iCs/>
                <w:color w:val="000000"/>
                <w:rPrChange w:id="31052" w:author="James Vu" w:date="2024-04-19T00:26:00Z">
                  <w:rPr>
                    <w:i/>
                    <w:iCs/>
                    <w:color w:val="000000"/>
                    <w:sz w:val="26"/>
                    <w:szCs w:val="26"/>
                  </w:rPr>
                </w:rPrChange>
              </w:rPr>
              <w:pPrChange w:id="31053" w:author="James Vu" w:date="2024-04-18T22:33:00Z">
                <w:pPr>
                  <w:widowControl w:val="0"/>
                  <w:spacing w:before="120" w:after="120"/>
                  <w:jc w:val="center"/>
                </w:pPr>
              </w:pPrChange>
            </w:pPr>
            <w:r w:rsidRPr="003C02FF">
              <w:rPr>
                <w:i/>
                <w:iCs/>
                <w:color w:val="000000"/>
                <w:rPrChange w:id="31054" w:author="James Vu" w:date="2024-04-19T00:26:00Z">
                  <w:rPr>
                    <w:i/>
                    <w:iCs/>
                    <w:color w:val="000000"/>
                    <w:sz w:val="26"/>
                    <w:szCs w:val="26"/>
                  </w:rPr>
                </w:rPrChange>
              </w:rPr>
              <w:t> </w:t>
            </w:r>
          </w:p>
        </w:tc>
        <w:tc>
          <w:tcPr>
            <w:tcW w:w="618" w:type="pct"/>
            <w:shd w:val="clear" w:color="auto" w:fill="auto"/>
            <w:vAlign w:val="center"/>
            <w:hideMark/>
            <w:tcPrChange w:id="3105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596A8DC" w14:textId="77777777" w:rsidR="00093102" w:rsidRPr="003C02FF" w:rsidRDefault="00093102">
            <w:pPr>
              <w:widowControl w:val="0"/>
              <w:spacing w:before="120" w:after="120"/>
              <w:jc w:val="both"/>
              <w:rPr>
                <w:i/>
                <w:iCs/>
                <w:color w:val="000000"/>
                <w:rPrChange w:id="31056" w:author="James Vu" w:date="2024-04-19T00:26:00Z">
                  <w:rPr>
                    <w:i/>
                    <w:iCs/>
                    <w:color w:val="000000"/>
                    <w:sz w:val="26"/>
                    <w:szCs w:val="26"/>
                  </w:rPr>
                </w:rPrChange>
              </w:rPr>
              <w:pPrChange w:id="31057" w:author="James Vu" w:date="2024-04-18T22:33:00Z">
                <w:pPr>
                  <w:widowControl w:val="0"/>
                  <w:spacing w:before="120" w:after="120"/>
                  <w:jc w:val="center"/>
                </w:pPr>
              </w:pPrChange>
            </w:pPr>
            <w:r w:rsidRPr="003C02FF">
              <w:rPr>
                <w:i/>
                <w:iCs/>
                <w:color w:val="000000"/>
                <w:rPrChange w:id="31058" w:author="James Vu" w:date="2024-04-19T00:26:00Z">
                  <w:rPr>
                    <w:i/>
                    <w:iCs/>
                    <w:color w:val="000000"/>
                    <w:sz w:val="26"/>
                    <w:szCs w:val="26"/>
                  </w:rPr>
                </w:rPrChange>
              </w:rPr>
              <w:t> </w:t>
            </w:r>
          </w:p>
        </w:tc>
        <w:tc>
          <w:tcPr>
            <w:tcW w:w="1636" w:type="pct"/>
            <w:shd w:val="clear" w:color="auto" w:fill="auto"/>
            <w:hideMark/>
            <w:tcPrChange w:id="3105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FD8E513" w14:textId="77777777" w:rsidR="00093102" w:rsidRPr="003C02FF" w:rsidRDefault="00093102">
            <w:pPr>
              <w:widowControl w:val="0"/>
              <w:spacing w:before="120" w:after="120"/>
              <w:jc w:val="both"/>
              <w:rPr>
                <w:i/>
                <w:iCs/>
                <w:color w:val="000000"/>
                <w:rPrChange w:id="31060" w:author="James Vu" w:date="2024-04-19T00:26:00Z">
                  <w:rPr>
                    <w:i/>
                    <w:iCs/>
                    <w:color w:val="000000"/>
                    <w:sz w:val="26"/>
                    <w:szCs w:val="26"/>
                  </w:rPr>
                </w:rPrChange>
              </w:rPr>
              <w:pPrChange w:id="31061" w:author="James Vu" w:date="2024-04-18T22:33:00Z">
                <w:pPr>
                  <w:widowControl w:val="0"/>
                  <w:spacing w:before="120" w:after="120"/>
                  <w:jc w:val="right"/>
                </w:pPr>
              </w:pPrChange>
            </w:pPr>
            <w:r w:rsidRPr="003C02FF">
              <w:rPr>
                <w:i/>
                <w:iCs/>
                <w:color w:val="000000"/>
                <w:rPrChange w:id="31062" w:author="James Vu" w:date="2024-04-19T00:26:00Z">
                  <w:rPr>
                    <w:i/>
                    <w:iCs/>
                    <w:color w:val="000000"/>
                    <w:sz w:val="26"/>
                    <w:szCs w:val="26"/>
                  </w:rPr>
                </w:rPrChange>
              </w:rPr>
              <w:t>Khoan điện cầm tay đa năng 500w</w:t>
            </w:r>
          </w:p>
        </w:tc>
        <w:tc>
          <w:tcPr>
            <w:tcW w:w="439" w:type="pct"/>
            <w:shd w:val="clear" w:color="auto" w:fill="auto"/>
            <w:vAlign w:val="center"/>
            <w:hideMark/>
            <w:tcPrChange w:id="3106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ED8EBFC" w14:textId="77777777" w:rsidR="00093102" w:rsidRPr="003C02FF" w:rsidRDefault="00093102">
            <w:pPr>
              <w:widowControl w:val="0"/>
              <w:spacing w:before="120" w:after="120"/>
              <w:jc w:val="both"/>
              <w:rPr>
                <w:i/>
                <w:iCs/>
                <w:color w:val="000000"/>
                <w:rPrChange w:id="31064" w:author="James Vu" w:date="2024-04-19T00:26:00Z">
                  <w:rPr>
                    <w:i/>
                    <w:iCs/>
                    <w:color w:val="000000"/>
                    <w:sz w:val="26"/>
                    <w:szCs w:val="26"/>
                  </w:rPr>
                </w:rPrChange>
              </w:rPr>
              <w:pPrChange w:id="31065" w:author="James Vu" w:date="2024-04-18T22:33:00Z">
                <w:pPr>
                  <w:widowControl w:val="0"/>
                  <w:spacing w:before="120" w:after="120"/>
                  <w:jc w:val="center"/>
                </w:pPr>
              </w:pPrChange>
            </w:pPr>
            <w:r w:rsidRPr="003C02FF">
              <w:rPr>
                <w:i/>
                <w:iCs/>
                <w:color w:val="000000"/>
                <w:rPrChange w:id="31066" w:author="James Vu" w:date="2024-04-19T00:26:00Z">
                  <w:rPr>
                    <w:i/>
                    <w:iCs/>
                    <w:color w:val="000000"/>
                    <w:sz w:val="26"/>
                    <w:szCs w:val="26"/>
                  </w:rPr>
                </w:rPrChange>
              </w:rPr>
              <w:t>ca</w:t>
            </w:r>
          </w:p>
        </w:tc>
        <w:tc>
          <w:tcPr>
            <w:tcW w:w="502" w:type="pct"/>
            <w:shd w:val="clear" w:color="auto" w:fill="auto"/>
            <w:vAlign w:val="center"/>
            <w:hideMark/>
            <w:tcPrChange w:id="3106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2E1F379" w14:textId="77777777" w:rsidR="00093102" w:rsidRPr="003C02FF" w:rsidRDefault="00093102">
            <w:pPr>
              <w:widowControl w:val="0"/>
              <w:spacing w:before="120" w:after="120"/>
              <w:jc w:val="both"/>
              <w:rPr>
                <w:i/>
                <w:iCs/>
                <w:color w:val="000000"/>
                <w:rPrChange w:id="31068" w:author="James Vu" w:date="2024-04-19T00:26:00Z">
                  <w:rPr>
                    <w:i/>
                    <w:iCs/>
                    <w:color w:val="000000"/>
                    <w:sz w:val="26"/>
                    <w:szCs w:val="26"/>
                  </w:rPr>
                </w:rPrChange>
              </w:rPr>
              <w:pPrChange w:id="31069" w:author="James Vu" w:date="2024-04-18T22:33:00Z">
                <w:pPr>
                  <w:widowControl w:val="0"/>
                  <w:spacing w:before="120" w:after="120"/>
                  <w:jc w:val="center"/>
                </w:pPr>
              </w:pPrChange>
            </w:pPr>
            <w:r w:rsidRPr="003C02FF">
              <w:rPr>
                <w:i/>
                <w:iCs/>
                <w:color w:val="000000"/>
                <w:rPrChange w:id="31070" w:author="James Vu" w:date="2024-04-19T00:26:00Z">
                  <w:rPr>
                    <w:i/>
                    <w:iCs/>
                    <w:color w:val="000000"/>
                    <w:sz w:val="26"/>
                    <w:szCs w:val="26"/>
                  </w:rPr>
                </w:rPrChange>
              </w:rPr>
              <w:t>0,01</w:t>
            </w:r>
          </w:p>
        </w:tc>
        <w:tc>
          <w:tcPr>
            <w:tcW w:w="567" w:type="pct"/>
            <w:shd w:val="clear" w:color="auto" w:fill="auto"/>
            <w:hideMark/>
            <w:tcPrChange w:id="3107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1462307" w14:textId="77777777" w:rsidR="00093102" w:rsidRPr="003C02FF" w:rsidRDefault="00093102">
            <w:pPr>
              <w:widowControl w:val="0"/>
              <w:spacing w:before="120" w:after="120"/>
              <w:jc w:val="both"/>
              <w:rPr>
                <w:i/>
                <w:iCs/>
                <w:color w:val="000000"/>
                <w:rPrChange w:id="31072" w:author="James Vu" w:date="2024-04-19T00:26:00Z">
                  <w:rPr>
                    <w:i/>
                    <w:iCs/>
                    <w:color w:val="000000"/>
                    <w:sz w:val="26"/>
                    <w:szCs w:val="26"/>
                  </w:rPr>
                </w:rPrChange>
              </w:rPr>
              <w:pPrChange w:id="31073" w:author="James Vu" w:date="2024-04-18T22:33:00Z">
                <w:pPr>
                  <w:widowControl w:val="0"/>
                  <w:spacing w:before="120" w:after="120"/>
                </w:pPr>
              </w:pPrChange>
            </w:pPr>
            <w:r w:rsidRPr="003C02FF">
              <w:rPr>
                <w:i/>
                <w:iCs/>
                <w:color w:val="000000"/>
                <w:rPrChange w:id="31074" w:author="James Vu" w:date="2024-04-19T00:26:00Z">
                  <w:rPr>
                    <w:i/>
                    <w:iCs/>
                    <w:color w:val="000000"/>
                    <w:sz w:val="26"/>
                    <w:szCs w:val="26"/>
                  </w:rPr>
                </w:rPrChange>
              </w:rPr>
              <w:t xml:space="preserve">         10.859 </w:t>
            </w:r>
          </w:p>
        </w:tc>
        <w:tc>
          <w:tcPr>
            <w:tcW w:w="351" w:type="pct"/>
            <w:shd w:val="clear" w:color="auto" w:fill="auto"/>
            <w:hideMark/>
            <w:tcPrChange w:id="3107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ABA949E" w14:textId="77777777" w:rsidR="00093102" w:rsidRPr="003C02FF" w:rsidRDefault="00093102">
            <w:pPr>
              <w:widowControl w:val="0"/>
              <w:spacing w:before="120" w:after="120"/>
              <w:jc w:val="both"/>
              <w:rPr>
                <w:i/>
                <w:iCs/>
                <w:color w:val="000000"/>
                <w:rPrChange w:id="31076" w:author="James Vu" w:date="2024-04-19T00:26:00Z">
                  <w:rPr>
                    <w:i/>
                    <w:iCs/>
                    <w:color w:val="000000"/>
                    <w:sz w:val="26"/>
                    <w:szCs w:val="26"/>
                  </w:rPr>
                </w:rPrChange>
              </w:rPr>
              <w:pPrChange w:id="31077" w:author="James Vu" w:date="2024-04-18T22:33:00Z">
                <w:pPr>
                  <w:widowControl w:val="0"/>
                  <w:spacing w:before="120" w:after="120"/>
                  <w:jc w:val="center"/>
                </w:pPr>
              </w:pPrChange>
            </w:pPr>
            <w:r w:rsidRPr="003C02FF">
              <w:rPr>
                <w:i/>
                <w:iCs/>
                <w:color w:val="000000"/>
                <w:rPrChange w:id="31078" w:author="James Vu" w:date="2024-04-19T00:26:00Z">
                  <w:rPr>
                    <w:i/>
                    <w:iCs/>
                    <w:color w:val="000000"/>
                    <w:sz w:val="26"/>
                    <w:szCs w:val="26"/>
                  </w:rPr>
                </w:rPrChange>
              </w:rPr>
              <w:t>1</w:t>
            </w:r>
          </w:p>
        </w:tc>
        <w:tc>
          <w:tcPr>
            <w:tcW w:w="632" w:type="pct"/>
            <w:shd w:val="clear" w:color="auto" w:fill="auto"/>
            <w:hideMark/>
            <w:tcPrChange w:id="3107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2E45069" w14:textId="77777777" w:rsidR="00093102" w:rsidRPr="003C02FF" w:rsidRDefault="00093102">
            <w:pPr>
              <w:widowControl w:val="0"/>
              <w:spacing w:before="120" w:after="120"/>
              <w:jc w:val="both"/>
              <w:rPr>
                <w:i/>
                <w:iCs/>
                <w:color w:val="000000"/>
                <w:rPrChange w:id="31080" w:author="James Vu" w:date="2024-04-19T00:26:00Z">
                  <w:rPr>
                    <w:i/>
                    <w:iCs/>
                    <w:color w:val="000000"/>
                    <w:sz w:val="26"/>
                    <w:szCs w:val="26"/>
                  </w:rPr>
                </w:rPrChange>
              </w:rPr>
              <w:pPrChange w:id="31081" w:author="James Vu" w:date="2024-04-18T22:33:00Z">
                <w:pPr>
                  <w:widowControl w:val="0"/>
                  <w:spacing w:before="120" w:after="120"/>
                </w:pPr>
              </w:pPrChange>
            </w:pPr>
            <w:r w:rsidRPr="003C02FF">
              <w:rPr>
                <w:i/>
                <w:iCs/>
                <w:color w:val="000000"/>
                <w:rPrChange w:id="31082" w:author="James Vu" w:date="2024-04-19T00:26:00Z">
                  <w:rPr>
                    <w:i/>
                    <w:iCs/>
                    <w:color w:val="000000"/>
                    <w:sz w:val="26"/>
                    <w:szCs w:val="26"/>
                  </w:rPr>
                </w:rPrChange>
              </w:rPr>
              <w:t xml:space="preserve">                 109 </w:t>
            </w:r>
          </w:p>
        </w:tc>
      </w:tr>
      <w:tr w:rsidR="00093102" w:rsidRPr="003C02FF" w14:paraId="2E63C299" w14:textId="77777777" w:rsidTr="003C02FF">
        <w:trPr>
          <w:trHeight w:val="570"/>
          <w:trPrChange w:id="31083" w:author="James Vu" w:date="2024-04-19T00:26:00Z">
            <w:trPr>
              <w:gridBefore w:val="1"/>
              <w:gridAfter w:val="0"/>
              <w:trHeight w:val="570"/>
            </w:trPr>
          </w:trPrChange>
        </w:trPr>
        <w:tc>
          <w:tcPr>
            <w:tcW w:w="254" w:type="pct"/>
            <w:shd w:val="clear" w:color="auto" w:fill="auto"/>
            <w:vAlign w:val="center"/>
            <w:hideMark/>
            <w:tcPrChange w:id="3108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31D3339" w14:textId="77777777" w:rsidR="00093102" w:rsidRPr="003C02FF" w:rsidRDefault="00093102">
            <w:pPr>
              <w:widowControl w:val="0"/>
              <w:spacing w:before="120" w:after="120"/>
              <w:jc w:val="both"/>
              <w:rPr>
                <w:b/>
                <w:bCs/>
                <w:color w:val="000000"/>
                <w:rPrChange w:id="31085" w:author="James Vu" w:date="2024-04-19T00:26:00Z">
                  <w:rPr>
                    <w:b/>
                    <w:bCs/>
                    <w:color w:val="000000"/>
                    <w:sz w:val="26"/>
                    <w:szCs w:val="26"/>
                  </w:rPr>
                </w:rPrChange>
              </w:rPr>
              <w:pPrChange w:id="31086" w:author="James Vu" w:date="2024-04-18T22:33:00Z">
                <w:pPr>
                  <w:widowControl w:val="0"/>
                  <w:spacing w:before="120" w:after="120"/>
                  <w:jc w:val="center"/>
                </w:pPr>
              </w:pPrChange>
            </w:pPr>
            <w:r w:rsidRPr="003C02FF">
              <w:rPr>
                <w:b/>
                <w:bCs/>
                <w:color w:val="000000"/>
                <w:rPrChange w:id="31087" w:author="James Vu" w:date="2024-04-19T00:26:00Z">
                  <w:rPr>
                    <w:b/>
                    <w:bCs/>
                    <w:color w:val="000000"/>
                    <w:sz w:val="26"/>
                    <w:szCs w:val="26"/>
                  </w:rPr>
                </w:rPrChange>
              </w:rPr>
              <w:t>6</w:t>
            </w:r>
          </w:p>
        </w:tc>
        <w:tc>
          <w:tcPr>
            <w:tcW w:w="618" w:type="pct"/>
            <w:shd w:val="clear" w:color="auto" w:fill="auto"/>
            <w:vAlign w:val="center"/>
            <w:hideMark/>
            <w:tcPrChange w:id="3108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5242F9C8" w14:textId="77777777" w:rsidR="00093102" w:rsidRPr="003C02FF" w:rsidRDefault="00093102">
            <w:pPr>
              <w:widowControl w:val="0"/>
              <w:spacing w:before="120" w:after="120"/>
              <w:jc w:val="both"/>
              <w:rPr>
                <w:b/>
                <w:bCs/>
                <w:color w:val="000000"/>
                <w:rPrChange w:id="31089" w:author="James Vu" w:date="2024-04-19T00:26:00Z">
                  <w:rPr>
                    <w:b/>
                    <w:bCs/>
                    <w:color w:val="000000"/>
                    <w:sz w:val="26"/>
                    <w:szCs w:val="26"/>
                  </w:rPr>
                </w:rPrChange>
              </w:rPr>
              <w:pPrChange w:id="31090" w:author="James Vu" w:date="2024-04-18T22:33:00Z">
                <w:pPr>
                  <w:widowControl w:val="0"/>
                  <w:spacing w:before="120" w:after="120"/>
                  <w:jc w:val="center"/>
                </w:pPr>
              </w:pPrChange>
            </w:pPr>
            <w:r w:rsidRPr="003C02FF">
              <w:rPr>
                <w:b/>
                <w:bCs/>
                <w:color w:val="000000"/>
                <w:rPrChange w:id="31091" w:author="James Vu" w:date="2024-04-19T00:26:00Z">
                  <w:rPr>
                    <w:b/>
                    <w:bCs/>
                    <w:color w:val="000000"/>
                    <w:sz w:val="26"/>
                    <w:szCs w:val="26"/>
                  </w:rPr>
                </w:rPrChange>
              </w:rPr>
              <w:t>01.08.01.03</w:t>
            </w:r>
          </w:p>
        </w:tc>
        <w:tc>
          <w:tcPr>
            <w:tcW w:w="1636" w:type="pct"/>
            <w:shd w:val="clear" w:color="auto" w:fill="auto"/>
            <w:hideMark/>
            <w:tcPrChange w:id="3109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E7552F5" w14:textId="77777777" w:rsidR="00093102" w:rsidRPr="003C02FF" w:rsidRDefault="00093102">
            <w:pPr>
              <w:widowControl w:val="0"/>
              <w:spacing w:before="120" w:after="120"/>
              <w:jc w:val="both"/>
              <w:rPr>
                <w:b/>
                <w:bCs/>
                <w:color w:val="000000"/>
                <w:rPrChange w:id="31093" w:author="James Vu" w:date="2024-04-19T00:26:00Z">
                  <w:rPr>
                    <w:b/>
                    <w:bCs/>
                    <w:color w:val="000000"/>
                    <w:sz w:val="26"/>
                    <w:szCs w:val="26"/>
                  </w:rPr>
                </w:rPrChange>
              </w:rPr>
              <w:pPrChange w:id="31094" w:author="James Vu" w:date="2024-04-18T22:33:00Z">
                <w:pPr>
                  <w:widowControl w:val="0"/>
                  <w:spacing w:before="120" w:after="120"/>
                </w:pPr>
              </w:pPrChange>
            </w:pPr>
            <w:r w:rsidRPr="003C02FF">
              <w:rPr>
                <w:b/>
                <w:bCs/>
                <w:color w:val="000000"/>
                <w:rPrChange w:id="31095" w:author="James Vu" w:date="2024-04-19T00:26:00Z">
                  <w:rPr>
                    <w:b/>
                    <w:bCs/>
                    <w:color w:val="000000"/>
                    <w:sz w:val="26"/>
                    <w:szCs w:val="26"/>
                  </w:rPr>
                </w:rPrChange>
              </w:rPr>
              <w:t>Lắp đặt và cài đặt FW cho doanh nghiệp lớn (Enterprise và Carrier)</w:t>
            </w:r>
          </w:p>
        </w:tc>
        <w:tc>
          <w:tcPr>
            <w:tcW w:w="439" w:type="pct"/>
            <w:shd w:val="clear" w:color="auto" w:fill="auto"/>
            <w:vAlign w:val="center"/>
            <w:hideMark/>
            <w:tcPrChange w:id="31096"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5FC7106" w14:textId="77777777" w:rsidR="00093102" w:rsidRPr="003C02FF" w:rsidRDefault="00093102">
            <w:pPr>
              <w:widowControl w:val="0"/>
              <w:spacing w:before="120" w:after="120"/>
              <w:jc w:val="both"/>
              <w:rPr>
                <w:b/>
                <w:bCs/>
                <w:color w:val="000000"/>
                <w:rPrChange w:id="31097" w:author="James Vu" w:date="2024-04-19T00:26:00Z">
                  <w:rPr>
                    <w:b/>
                    <w:bCs/>
                    <w:color w:val="000000"/>
                    <w:sz w:val="26"/>
                    <w:szCs w:val="26"/>
                  </w:rPr>
                </w:rPrChange>
              </w:rPr>
              <w:pPrChange w:id="31098" w:author="James Vu" w:date="2024-04-18T22:33:00Z">
                <w:pPr>
                  <w:widowControl w:val="0"/>
                  <w:spacing w:before="120" w:after="120"/>
                  <w:jc w:val="center"/>
                </w:pPr>
              </w:pPrChange>
            </w:pPr>
            <w:r w:rsidRPr="003C02FF">
              <w:rPr>
                <w:b/>
                <w:bCs/>
                <w:color w:val="000000"/>
                <w:rPrChange w:id="31099" w:author="James Vu" w:date="2024-04-19T00:26:00Z">
                  <w:rPr>
                    <w:b/>
                    <w:bCs/>
                    <w:color w:val="000000"/>
                    <w:sz w:val="26"/>
                    <w:szCs w:val="26"/>
                  </w:rPr>
                </w:rPrChange>
              </w:rPr>
              <w:t> </w:t>
            </w:r>
          </w:p>
        </w:tc>
        <w:tc>
          <w:tcPr>
            <w:tcW w:w="502" w:type="pct"/>
            <w:shd w:val="clear" w:color="auto" w:fill="auto"/>
            <w:vAlign w:val="center"/>
            <w:hideMark/>
            <w:tcPrChange w:id="31100"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088BBEF" w14:textId="77777777" w:rsidR="00093102" w:rsidRPr="003C02FF" w:rsidRDefault="00093102">
            <w:pPr>
              <w:widowControl w:val="0"/>
              <w:spacing w:before="120" w:after="120"/>
              <w:jc w:val="both"/>
              <w:rPr>
                <w:b/>
                <w:bCs/>
                <w:color w:val="000000"/>
                <w:rPrChange w:id="31101" w:author="James Vu" w:date="2024-04-19T00:26:00Z">
                  <w:rPr>
                    <w:b/>
                    <w:bCs/>
                    <w:color w:val="000000"/>
                    <w:sz w:val="26"/>
                    <w:szCs w:val="26"/>
                  </w:rPr>
                </w:rPrChange>
              </w:rPr>
              <w:pPrChange w:id="31102" w:author="James Vu" w:date="2024-04-18T22:33:00Z">
                <w:pPr>
                  <w:widowControl w:val="0"/>
                  <w:spacing w:before="120" w:after="120"/>
                  <w:jc w:val="center"/>
                </w:pPr>
              </w:pPrChange>
            </w:pPr>
            <w:r w:rsidRPr="003C02FF">
              <w:rPr>
                <w:b/>
                <w:bCs/>
                <w:color w:val="000000"/>
                <w:rPrChange w:id="31103" w:author="James Vu" w:date="2024-04-19T00:26:00Z">
                  <w:rPr>
                    <w:b/>
                    <w:bCs/>
                    <w:color w:val="000000"/>
                    <w:sz w:val="26"/>
                    <w:szCs w:val="26"/>
                  </w:rPr>
                </w:rPrChange>
              </w:rPr>
              <w:t> </w:t>
            </w:r>
          </w:p>
        </w:tc>
        <w:tc>
          <w:tcPr>
            <w:tcW w:w="567" w:type="pct"/>
            <w:shd w:val="clear" w:color="auto" w:fill="auto"/>
            <w:hideMark/>
            <w:tcPrChange w:id="31104"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89EA7F9" w14:textId="77777777" w:rsidR="00093102" w:rsidRPr="003C02FF" w:rsidRDefault="00093102">
            <w:pPr>
              <w:widowControl w:val="0"/>
              <w:spacing w:before="120" w:after="120"/>
              <w:jc w:val="both"/>
              <w:rPr>
                <w:b/>
                <w:bCs/>
                <w:color w:val="000000"/>
                <w:rPrChange w:id="31105" w:author="James Vu" w:date="2024-04-19T00:26:00Z">
                  <w:rPr>
                    <w:b/>
                    <w:bCs/>
                    <w:color w:val="000000"/>
                    <w:sz w:val="26"/>
                    <w:szCs w:val="26"/>
                  </w:rPr>
                </w:rPrChange>
              </w:rPr>
              <w:pPrChange w:id="31106" w:author="James Vu" w:date="2024-04-18T22:33:00Z">
                <w:pPr>
                  <w:widowControl w:val="0"/>
                  <w:spacing w:before="120" w:after="120"/>
                </w:pPr>
              </w:pPrChange>
            </w:pPr>
            <w:r w:rsidRPr="003C02FF">
              <w:rPr>
                <w:b/>
                <w:bCs/>
                <w:color w:val="000000"/>
                <w:rPrChange w:id="31107" w:author="James Vu" w:date="2024-04-19T00:26:00Z">
                  <w:rPr>
                    <w:b/>
                    <w:bCs/>
                    <w:color w:val="000000"/>
                    <w:sz w:val="26"/>
                    <w:szCs w:val="26"/>
                  </w:rPr>
                </w:rPrChange>
              </w:rPr>
              <w:t> </w:t>
            </w:r>
          </w:p>
        </w:tc>
        <w:tc>
          <w:tcPr>
            <w:tcW w:w="351" w:type="pct"/>
            <w:shd w:val="clear" w:color="auto" w:fill="auto"/>
            <w:hideMark/>
            <w:tcPrChange w:id="31108"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99EE7BA" w14:textId="77777777" w:rsidR="00093102" w:rsidRPr="003C02FF" w:rsidRDefault="00093102">
            <w:pPr>
              <w:widowControl w:val="0"/>
              <w:spacing w:before="120" w:after="120"/>
              <w:jc w:val="both"/>
              <w:rPr>
                <w:b/>
                <w:bCs/>
                <w:color w:val="000000"/>
                <w:rPrChange w:id="31109" w:author="James Vu" w:date="2024-04-19T00:26:00Z">
                  <w:rPr>
                    <w:b/>
                    <w:bCs/>
                    <w:color w:val="000000"/>
                    <w:sz w:val="26"/>
                    <w:szCs w:val="26"/>
                  </w:rPr>
                </w:rPrChange>
              </w:rPr>
              <w:pPrChange w:id="31110" w:author="James Vu" w:date="2024-04-18T22:33:00Z">
                <w:pPr>
                  <w:widowControl w:val="0"/>
                  <w:spacing w:before="120" w:after="120"/>
                  <w:jc w:val="center"/>
                </w:pPr>
              </w:pPrChange>
            </w:pPr>
            <w:r w:rsidRPr="003C02FF">
              <w:rPr>
                <w:b/>
                <w:bCs/>
                <w:color w:val="000000"/>
                <w:rPrChange w:id="31111" w:author="James Vu" w:date="2024-04-19T00:26:00Z">
                  <w:rPr>
                    <w:b/>
                    <w:bCs/>
                    <w:color w:val="000000"/>
                    <w:sz w:val="26"/>
                    <w:szCs w:val="26"/>
                  </w:rPr>
                </w:rPrChange>
              </w:rPr>
              <w:t> </w:t>
            </w:r>
          </w:p>
        </w:tc>
        <w:tc>
          <w:tcPr>
            <w:tcW w:w="632" w:type="pct"/>
            <w:shd w:val="clear" w:color="auto" w:fill="auto"/>
            <w:hideMark/>
            <w:tcPrChange w:id="31112"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02CB68A" w14:textId="77777777" w:rsidR="00093102" w:rsidRPr="003C02FF" w:rsidRDefault="00093102">
            <w:pPr>
              <w:widowControl w:val="0"/>
              <w:spacing w:before="120" w:after="120"/>
              <w:jc w:val="both"/>
              <w:rPr>
                <w:b/>
                <w:bCs/>
                <w:color w:val="000000"/>
                <w:rPrChange w:id="31113" w:author="James Vu" w:date="2024-04-19T00:26:00Z">
                  <w:rPr>
                    <w:b/>
                    <w:bCs/>
                    <w:color w:val="000000"/>
                    <w:sz w:val="26"/>
                    <w:szCs w:val="26"/>
                  </w:rPr>
                </w:rPrChange>
              </w:rPr>
              <w:pPrChange w:id="31114" w:author="James Vu" w:date="2024-04-18T22:33:00Z">
                <w:pPr>
                  <w:widowControl w:val="0"/>
                  <w:spacing w:before="120" w:after="120"/>
                </w:pPr>
              </w:pPrChange>
            </w:pPr>
            <w:r w:rsidRPr="003C02FF">
              <w:rPr>
                <w:b/>
                <w:bCs/>
                <w:color w:val="000000"/>
                <w:rPrChange w:id="31115" w:author="James Vu" w:date="2024-04-19T00:26:00Z">
                  <w:rPr>
                    <w:b/>
                    <w:bCs/>
                    <w:color w:val="000000"/>
                    <w:sz w:val="26"/>
                    <w:szCs w:val="26"/>
                  </w:rPr>
                </w:rPrChange>
              </w:rPr>
              <w:t> </w:t>
            </w:r>
          </w:p>
        </w:tc>
      </w:tr>
      <w:tr w:rsidR="00093102" w:rsidRPr="003C02FF" w14:paraId="15640C1B" w14:textId="77777777" w:rsidTr="003C02FF">
        <w:trPr>
          <w:trHeight w:val="600"/>
          <w:trPrChange w:id="31116" w:author="James Vu" w:date="2024-04-19T00:26:00Z">
            <w:trPr>
              <w:gridBefore w:val="1"/>
              <w:gridAfter w:val="0"/>
              <w:trHeight w:val="600"/>
            </w:trPr>
          </w:trPrChange>
        </w:trPr>
        <w:tc>
          <w:tcPr>
            <w:tcW w:w="254" w:type="pct"/>
            <w:shd w:val="clear" w:color="auto" w:fill="auto"/>
            <w:vAlign w:val="center"/>
            <w:hideMark/>
            <w:tcPrChange w:id="31117"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42D21BA" w14:textId="77777777" w:rsidR="00093102" w:rsidRPr="003C02FF" w:rsidRDefault="00093102">
            <w:pPr>
              <w:widowControl w:val="0"/>
              <w:spacing w:before="120" w:after="120"/>
              <w:jc w:val="both"/>
              <w:rPr>
                <w:color w:val="000000"/>
                <w:rPrChange w:id="31118" w:author="James Vu" w:date="2024-04-19T00:26:00Z">
                  <w:rPr>
                    <w:color w:val="000000"/>
                    <w:sz w:val="26"/>
                    <w:szCs w:val="26"/>
                  </w:rPr>
                </w:rPrChange>
              </w:rPr>
              <w:pPrChange w:id="31119" w:author="James Vu" w:date="2024-04-18T22:33:00Z">
                <w:pPr>
                  <w:widowControl w:val="0"/>
                  <w:spacing w:before="120" w:after="120"/>
                  <w:jc w:val="center"/>
                </w:pPr>
              </w:pPrChange>
            </w:pPr>
            <w:r w:rsidRPr="003C02FF">
              <w:rPr>
                <w:color w:val="000000"/>
                <w:rPrChange w:id="31120" w:author="James Vu" w:date="2024-04-19T00:26:00Z">
                  <w:rPr>
                    <w:color w:val="000000"/>
                    <w:sz w:val="26"/>
                    <w:szCs w:val="26"/>
                  </w:rPr>
                </w:rPrChange>
              </w:rPr>
              <w:t>6.1</w:t>
            </w:r>
          </w:p>
        </w:tc>
        <w:tc>
          <w:tcPr>
            <w:tcW w:w="618" w:type="pct"/>
            <w:shd w:val="clear" w:color="auto" w:fill="auto"/>
            <w:vAlign w:val="center"/>
            <w:hideMark/>
            <w:tcPrChange w:id="31121"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273B49D" w14:textId="77777777" w:rsidR="00093102" w:rsidRPr="003C02FF" w:rsidRDefault="00093102">
            <w:pPr>
              <w:widowControl w:val="0"/>
              <w:spacing w:before="120" w:after="120"/>
              <w:jc w:val="both"/>
              <w:rPr>
                <w:color w:val="000000"/>
                <w:rPrChange w:id="31122" w:author="James Vu" w:date="2024-04-19T00:26:00Z">
                  <w:rPr>
                    <w:color w:val="000000"/>
                    <w:sz w:val="26"/>
                    <w:szCs w:val="26"/>
                  </w:rPr>
                </w:rPrChange>
              </w:rPr>
              <w:pPrChange w:id="31123" w:author="James Vu" w:date="2024-04-18T22:33:00Z">
                <w:pPr>
                  <w:widowControl w:val="0"/>
                  <w:spacing w:before="120" w:after="120"/>
                  <w:jc w:val="center"/>
                </w:pPr>
              </w:pPrChange>
            </w:pPr>
            <w:r w:rsidRPr="003C02FF">
              <w:rPr>
                <w:color w:val="000000"/>
                <w:rPrChange w:id="31124" w:author="James Vu" w:date="2024-04-19T00:26:00Z">
                  <w:rPr>
                    <w:color w:val="000000"/>
                    <w:sz w:val="26"/>
                    <w:szCs w:val="26"/>
                  </w:rPr>
                </w:rPrChange>
              </w:rPr>
              <w:t>01.08.01.03.1</w:t>
            </w:r>
          </w:p>
        </w:tc>
        <w:tc>
          <w:tcPr>
            <w:tcW w:w="1636" w:type="pct"/>
            <w:shd w:val="clear" w:color="auto" w:fill="auto"/>
            <w:hideMark/>
            <w:tcPrChange w:id="31125"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7BE4AEEB" w14:textId="77777777" w:rsidR="00093102" w:rsidRPr="003C02FF" w:rsidRDefault="00093102">
            <w:pPr>
              <w:widowControl w:val="0"/>
              <w:spacing w:before="120" w:after="120"/>
              <w:jc w:val="both"/>
              <w:rPr>
                <w:color w:val="000000"/>
                <w:rPrChange w:id="31126" w:author="James Vu" w:date="2024-04-19T00:26:00Z">
                  <w:rPr>
                    <w:color w:val="000000"/>
                    <w:sz w:val="26"/>
                    <w:szCs w:val="26"/>
                  </w:rPr>
                </w:rPrChange>
              </w:rPr>
              <w:pPrChange w:id="31127" w:author="James Vu" w:date="2024-04-18T22:33:00Z">
                <w:pPr>
                  <w:widowControl w:val="0"/>
                  <w:spacing w:before="120" w:after="120"/>
                </w:pPr>
              </w:pPrChange>
            </w:pPr>
            <w:r w:rsidRPr="003C02FF">
              <w:rPr>
                <w:color w:val="000000"/>
                <w:rPrChange w:id="31128" w:author="James Vu" w:date="2024-04-19T00:26:00Z">
                  <w:rPr>
                    <w:color w:val="000000"/>
                    <w:sz w:val="26"/>
                    <w:szCs w:val="26"/>
                  </w:rPr>
                </w:rPrChange>
              </w:rPr>
              <w:t>Lắp đặt FW cho doanh nghiệp lớn (Enterprise và Carrier)</w:t>
            </w:r>
          </w:p>
        </w:tc>
        <w:tc>
          <w:tcPr>
            <w:tcW w:w="439" w:type="pct"/>
            <w:shd w:val="clear" w:color="auto" w:fill="auto"/>
            <w:vAlign w:val="center"/>
            <w:hideMark/>
            <w:tcPrChange w:id="31129"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F175CF1" w14:textId="77777777" w:rsidR="00093102" w:rsidRPr="003C02FF" w:rsidRDefault="00093102">
            <w:pPr>
              <w:widowControl w:val="0"/>
              <w:spacing w:before="120" w:after="120"/>
              <w:jc w:val="both"/>
              <w:rPr>
                <w:color w:val="000000"/>
                <w:rPrChange w:id="31130" w:author="James Vu" w:date="2024-04-19T00:26:00Z">
                  <w:rPr>
                    <w:color w:val="000000"/>
                    <w:sz w:val="26"/>
                    <w:szCs w:val="26"/>
                  </w:rPr>
                </w:rPrChange>
              </w:rPr>
              <w:pPrChange w:id="31131" w:author="James Vu" w:date="2024-04-18T22:33:00Z">
                <w:pPr>
                  <w:widowControl w:val="0"/>
                  <w:spacing w:before="120" w:after="120"/>
                  <w:jc w:val="center"/>
                </w:pPr>
              </w:pPrChange>
            </w:pPr>
            <w:r w:rsidRPr="003C02FF">
              <w:rPr>
                <w:color w:val="000000"/>
                <w:rPrChange w:id="31132" w:author="James Vu" w:date="2024-04-19T00:26:00Z">
                  <w:rPr>
                    <w:color w:val="000000"/>
                    <w:sz w:val="26"/>
                    <w:szCs w:val="26"/>
                  </w:rPr>
                </w:rPrChange>
              </w:rPr>
              <w:t>1 thiết bị</w:t>
            </w:r>
          </w:p>
        </w:tc>
        <w:tc>
          <w:tcPr>
            <w:tcW w:w="502" w:type="pct"/>
            <w:shd w:val="clear" w:color="auto" w:fill="auto"/>
            <w:vAlign w:val="center"/>
            <w:hideMark/>
            <w:tcPrChange w:id="31133"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E554EDD" w14:textId="77777777" w:rsidR="00093102" w:rsidRPr="003C02FF" w:rsidRDefault="00093102">
            <w:pPr>
              <w:widowControl w:val="0"/>
              <w:spacing w:before="120" w:after="120"/>
              <w:jc w:val="both"/>
              <w:rPr>
                <w:color w:val="000000"/>
                <w:rPrChange w:id="31134" w:author="James Vu" w:date="2024-04-19T00:26:00Z">
                  <w:rPr>
                    <w:color w:val="000000"/>
                    <w:sz w:val="26"/>
                    <w:szCs w:val="26"/>
                  </w:rPr>
                </w:rPrChange>
              </w:rPr>
              <w:pPrChange w:id="31135" w:author="James Vu" w:date="2024-04-18T22:33:00Z">
                <w:pPr>
                  <w:widowControl w:val="0"/>
                  <w:spacing w:before="120" w:after="120"/>
                  <w:jc w:val="center"/>
                </w:pPr>
              </w:pPrChange>
            </w:pPr>
            <w:r w:rsidRPr="003C02FF">
              <w:rPr>
                <w:color w:val="000000"/>
                <w:rPrChange w:id="31136" w:author="James Vu" w:date="2024-04-19T00:26:00Z">
                  <w:rPr>
                    <w:color w:val="000000"/>
                    <w:sz w:val="26"/>
                    <w:szCs w:val="26"/>
                  </w:rPr>
                </w:rPrChange>
              </w:rPr>
              <w:t>1</w:t>
            </w:r>
          </w:p>
        </w:tc>
        <w:tc>
          <w:tcPr>
            <w:tcW w:w="567" w:type="pct"/>
            <w:shd w:val="clear" w:color="auto" w:fill="auto"/>
            <w:hideMark/>
            <w:tcPrChange w:id="31137"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9BF286F" w14:textId="77777777" w:rsidR="00093102" w:rsidRPr="003C02FF" w:rsidRDefault="00093102">
            <w:pPr>
              <w:widowControl w:val="0"/>
              <w:spacing w:before="120" w:after="120"/>
              <w:jc w:val="both"/>
              <w:rPr>
                <w:color w:val="000000"/>
                <w:rPrChange w:id="31138" w:author="James Vu" w:date="2024-04-19T00:26:00Z">
                  <w:rPr>
                    <w:color w:val="000000"/>
                    <w:sz w:val="26"/>
                    <w:szCs w:val="26"/>
                  </w:rPr>
                </w:rPrChange>
              </w:rPr>
              <w:pPrChange w:id="31139" w:author="James Vu" w:date="2024-04-18T22:33:00Z">
                <w:pPr>
                  <w:widowControl w:val="0"/>
                  <w:spacing w:before="120" w:after="120"/>
                </w:pPr>
              </w:pPrChange>
            </w:pPr>
            <w:r w:rsidRPr="003C02FF">
              <w:rPr>
                <w:color w:val="000000"/>
                <w:rPrChange w:id="31140" w:author="James Vu" w:date="2024-04-19T00:26:00Z">
                  <w:rPr>
                    <w:color w:val="000000"/>
                    <w:sz w:val="26"/>
                    <w:szCs w:val="26"/>
                  </w:rPr>
                </w:rPrChange>
              </w:rPr>
              <w:t> </w:t>
            </w:r>
          </w:p>
        </w:tc>
        <w:tc>
          <w:tcPr>
            <w:tcW w:w="351" w:type="pct"/>
            <w:shd w:val="clear" w:color="auto" w:fill="auto"/>
            <w:hideMark/>
            <w:tcPrChange w:id="31141"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57F1459" w14:textId="77777777" w:rsidR="00093102" w:rsidRPr="003C02FF" w:rsidRDefault="00093102">
            <w:pPr>
              <w:widowControl w:val="0"/>
              <w:spacing w:before="120" w:after="120"/>
              <w:jc w:val="both"/>
              <w:rPr>
                <w:color w:val="000000"/>
                <w:rPrChange w:id="31142" w:author="James Vu" w:date="2024-04-19T00:26:00Z">
                  <w:rPr>
                    <w:color w:val="000000"/>
                    <w:sz w:val="26"/>
                    <w:szCs w:val="26"/>
                  </w:rPr>
                </w:rPrChange>
              </w:rPr>
              <w:pPrChange w:id="31143" w:author="James Vu" w:date="2024-04-18T22:33:00Z">
                <w:pPr>
                  <w:widowControl w:val="0"/>
                  <w:spacing w:before="120" w:after="120"/>
                  <w:jc w:val="center"/>
                </w:pPr>
              </w:pPrChange>
            </w:pPr>
            <w:r w:rsidRPr="003C02FF">
              <w:rPr>
                <w:color w:val="000000"/>
                <w:rPrChange w:id="31144" w:author="James Vu" w:date="2024-04-19T00:26:00Z">
                  <w:rPr>
                    <w:color w:val="000000"/>
                    <w:sz w:val="26"/>
                    <w:szCs w:val="26"/>
                  </w:rPr>
                </w:rPrChange>
              </w:rPr>
              <w:t> </w:t>
            </w:r>
          </w:p>
        </w:tc>
        <w:tc>
          <w:tcPr>
            <w:tcW w:w="632" w:type="pct"/>
            <w:shd w:val="clear" w:color="auto" w:fill="auto"/>
            <w:hideMark/>
            <w:tcPrChange w:id="31145"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73C7511" w14:textId="77777777" w:rsidR="00093102" w:rsidRPr="003C02FF" w:rsidRDefault="00093102">
            <w:pPr>
              <w:widowControl w:val="0"/>
              <w:spacing w:before="120" w:after="120"/>
              <w:jc w:val="both"/>
              <w:rPr>
                <w:color w:val="000000"/>
                <w:rPrChange w:id="31146" w:author="James Vu" w:date="2024-04-19T00:26:00Z">
                  <w:rPr>
                    <w:color w:val="000000"/>
                    <w:sz w:val="26"/>
                    <w:szCs w:val="26"/>
                  </w:rPr>
                </w:rPrChange>
              </w:rPr>
              <w:pPrChange w:id="31147" w:author="James Vu" w:date="2024-04-18T22:33:00Z">
                <w:pPr>
                  <w:widowControl w:val="0"/>
                  <w:spacing w:before="120" w:after="120"/>
                </w:pPr>
              </w:pPrChange>
            </w:pPr>
            <w:r w:rsidRPr="003C02FF">
              <w:rPr>
                <w:color w:val="000000"/>
                <w:rPrChange w:id="31148" w:author="James Vu" w:date="2024-04-19T00:26:00Z">
                  <w:rPr>
                    <w:color w:val="000000"/>
                    <w:sz w:val="26"/>
                    <w:szCs w:val="26"/>
                  </w:rPr>
                </w:rPrChange>
              </w:rPr>
              <w:t> </w:t>
            </w:r>
          </w:p>
        </w:tc>
      </w:tr>
      <w:tr w:rsidR="00093102" w:rsidRPr="003C02FF" w14:paraId="5B3CE0F5" w14:textId="77777777" w:rsidTr="003C02FF">
        <w:trPr>
          <w:trHeight w:val="300"/>
          <w:trPrChange w:id="31149" w:author="James Vu" w:date="2024-04-19T00:26:00Z">
            <w:trPr>
              <w:gridBefore w:val="1"/>
              <w:gridAfter w:val="0"/>
              <w:trHeight w:val="300"/>
            </w:trPr>
          </w:trPrChange>
        </w:trPr>
        <w:tc>
          <w:tcPr>
            <w:tcW w:w="254" w:type="pct"/>
            <w:shd w:val="clear" w:color="auto" w:fill="auto"/>
            <w:vAlign w:val="center"/>
            <w:hideMark/>
            <w:tcPrChange w:id="3115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A31361C" w14:textId="77777777" w:rsidR="00093102" w:rsidRPr="003C02FF" w:rsidRDefault="00093102">
            <w:pPr>
              <w:widowControl w:val="0"/>
              <w:spacing w:before="120" w:after="120"/>
              <w:jc w:val="both"/>
              <w:rPr>
                <w:color w:val="000000"/>
                <w:rPrChange w:id="31151" w:author="James Vu" w:date="2024-04-19T00:26:00Z">
                  <w:rPr>
                    <w:color w:val="000000"/>
                    <w:sz w:val="26"/>
                    <w:szCs w:val="26"/>
                  </w:rPr>
                </w:rPrChange>
              </w:rPr>
              <w:pPrChange w:id="31152" w:author="James Vu" w:date="2024-04-18T22:33:00Z">
                <w:pPr>
                  <w:widowControl w:val="0"/>
                  <w:spacing w:before="120" w:after="120"/>
                  <w:jc w:val="center"/>
                </w:pPr>
              </w:pPrChange>
            </w:pPr>
            <w:r w:rsidRPr="003C02FF">
              <w:rPr>
                <w:color w:val="000000"/>
                <w:rPrChange w:id="31153" w:author="James Vu" w:date="2024-04-19T00:26:00Z">
                  <w:rPr>
                    <w:color w:val="000000"/>
                    <w:sz w:val="26"/>
                    <w:szCs w:val="26"/>
                  </w:rPr>
                </w:rPrChange>
              </w:rPr>
              <w:t> </w:t>
            </w:r>
          </w:p>
        </w:tc>
        <w:tc>
          <w:tcPr>
            <w:tcW w:w="618" w:type="pct"/>
            <w:shd w:val="clear" w:color="auto" w:fill="auto"/>
            <w:vAlign w:val="center"/>
            <w:hideMark/>
            <w:tcPrChange w:id="3115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CF5A2E5" w14:textId="77777777" w:rsidR="00093102" w:rsidRPr="003C02FF" w:rsidRDefault="00093102">
            <w:pPr>
              <w:widowControl w:val="0"/>
              <w:spacing w:before="120" w:after="120"/>
              <w:jc w:val="both"/>
              <w:rPr>
                <w:color w:val="000000"/>
                <w:rPrChange w:id="31155" w:author="James Vu" w:date="2024-04-19T00:26:00Z">
                  <w:rPr>
                    <w:color w:val="000000"/>
                    <w:sz w:val="26"/>
                    <w:szCs w:val="26"/>
                  </w:rPr>
                </w:rPrChange>
              </w:rPr>
              <w:pPrChange w:id="31156" w:author="James Vu" w:date="2024-04-18T22:33:00Z">
                <w:pPr>
                  <w:widowControl w:val="0"/>
                  <w:spacing w:before="120" w:after="120"/>
                  <w:jc w:val="center"/>
                </w:pPr>
              </w:pPrChange>
            </w:pPr>
            <w:r w:rsidRPr="003C02FF">
              <w:rPr>
                <w:color w:val="000000"/>
                <w:rPrChange w:id="31157" w:author="James Vu" w:date="2024-04-19T00:26:00Z">
                  <w:rPr>
                    <w:color w:val="000000"/>
                    <w:sz w:val="26"/>
                    <w:szCs w:val="26"/>
                  </w:rPr>
                </w:rPrChange>
              </w:rPr>
              <w:t> </w:t>
            </w:r>
          </w:p>
        </w:tc>
        <w:tc>
          <w:tcPr>
            <w:tcW w:w="1636" w:type="pct"/>
            <w:shd w:val="clear" w:color="auto" w:fill="auto"/>
            <w:hideMark/>
            <w:tcPrChange w:id="3115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676F30C" w14:textId="77777777" w:rsidR="00093102" w:rsidRPr="003C02FF" w:rsidRDefault="00093102">
            <w:pPr>
              <w:widowControl w:val="0"/>
              <w:spacing w:before="120" w:after="120"/>
              <w:jc w:val="both"/>
              <w:rPr>
                <w:color w:val="000000"/>
                <w:rPrChange w:id="31159" w:author="James Vu" w:date="2024-04-19T00:26:00Z">
                  <w:rPr>
                    <w:color w:val="000000"/>
                    <w:sz w:val="26"/>
                    <w:szCs w:val="26"/>
                  </w:rPr>
                </w:rPrChange>
              </w:rPr>
              <w:pPrChange w:id="31160" w:author="James Vu" w:date="2024-04-18T22:33:00Z">
                <w:pPr>
                  <w:widowControl w:val="0"/>
                  <w:spacing w:before="120" w:after="120"/>
                </w:pPr>
              </w:pPrChange>
            </w:pPr>
            <w:r w:rsidRPr="003C02FF">
              <w:rPr>
                <w:color w:val="000000"/>
                <w:rPrChange w:id="31161" w:author="James Vu" w:date="2024-04-19T00:26:00Z">
                  <w:rPr>
                    <w:color w:val="000000"/>
                    <w:sz w:val="26"/>
                    <w:szCs w:val="26"/>
                  </w:rPr>
                </w:rPrChange>
              </w:rPr>
              <w:t>a) Vật liệu phụ</w:t>
            </w:r>
          </w:p>
        </w:tc>
        <w:tc>
          <w:tcPr>
            <w:tcW w:w="439" w:type="pct"/>
            <w:shd w:val="clear" w:color="auto" w:fill="auto"/>
            <w:vAlign w:val="center"/>
            <w:hideMark/>
            <w:tcPrChange w:id="3116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5C56F49D" w14:textId="77777777" w:rsidR="00093102" w:rsidRPr="003C02FF" w:rsidRDefault="00093102">
            <w:pPr>
              <w:widowControl w:val="0"/>
              <w:spacing w:before="120" w:after="120"/>
              <w:jc w:val="both"/>
              <w:rPr>
                <w:color w:val="000000"/>
                <w:rPrChange w:id="31163" w:author="James Vu" w:date="2024-04-19T00:26:00Z">
                  <w:rPr>
                    <w:color w:val="000000"/>
                    <w:sz w:val="26"/>
                    <w:szCs w:val="26"/>
                  </w:rPr>
                </w:rPrChange>
              </w:rPr>
              <w:pPrChange w:id="31164" w:author="James Vu" w:date="2024-04-18T22:33:00Z">
                <w:pPr>
                  <w:widowControl w:val="0"/>
                  <w:spacing w:before="120" w:after="120"/>
                  <w:jc w:val="center"/>
                </w:pPr>
              </w:pPrChange>
            </w:pPr>
            <w:r w:rsidRPr="003C02FF">
              <w:rPr>
                <w:color w:val="000000"/>
                <w:rPrChange w:id="31165" w:author="James Vu" w:date="2024-04-19T00:26:00Z">
                  <w:rPr>
                    <w:color w:val="000000"/>
                    <w:sz w:val="26"/>
                    <w:szCs w:val="26"/>
                  </w:rPr>
                </w:rPrChange>
              </w:rPr>
              <w:t> </w:t>
            </w:r>
          </w:p>
        </w:tc>
        <w:tc>
          <w:tcPr>
            <w:tcW w:w="502" w:type="pct"/>
            <w:shd w:val="clear" w:color="auto" w:fill="auto"/>
            <w:vAlign w:val="center"/>
            <w:hideMark/>
            <w:tcPrChange w:id="3116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EF32266" w14:textId="77777777" w:rsidR="00093102" w:rsidRPr="003C02FF" w:rsidRDefault="00093102">
            <w:pPr>
              <w:widowControl w:val="0"/>
              <w:spacing w:before="120" w:after="120"/>
              <w:jc w:val="both"/>
              <w:rPr>
                <w:color w:val="000000"/>
                <w:rPrChange w:id="31167" w:author="James Vu" w:date="2024-04-19T00:26:00Z">
                  <w:rPr>
                    <w:color w:val="000000"/>
                    <w:sz w:val="26"/>
                    <w:szCs w:val="26"/>
                  </w:rPr>
                </w:rPrChange>
              </w:rPr>
              <w:pPrChange w:id="31168" w:author="James Vu" w:date="2024-04-18T22:33:00Z">
                <w:pPr>
                  <w:widowControl w:val="0"/>
                  <w:spacing w:before="120" w:after="120"/>
                  <w:jc w:val="center"/>
                </w:pPr>
              </w:pPrChange>
            </w:pPr>
            <w:r w:rsidRPr="003C02FF">
              <w:rPr>
                <w:color w:val="000000"/>
                <w:rPrChange w:id="31169" w:author="James Vu" w:date="2024-04-19T00:26:00Z">
                  <w:rPr>
                    <w:color w:val="000000"/>
                    <w:sz w:val="26"/>
                    <w:szCs w:val="26"/>
                  </w:rPr>
                </w:rPrChange>
              </w:rPr>
              <w:t> </w:t>
            </w:r>
          </w:p>
        </w:tc>
        <w:tc>
          <w:tcPr>
            <w:tcW w:w="567" w:type="pct"/>
            <w:shd w:val="clear" w:color="auto" w:fill="auto"/>
            <w:hideMark/>
            <w:tcPrChange w:id="3117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07B6418" w14:textId="77777777" w:rsidR="00093102" w:rsidRPr="003C02FF" w:rsidRDefault="00093102">
            <w:pPr>
              <w:widowControl w:val="0"/>
              <w:spacing w:before="120" w:after="120"/>
              <w:jc w:val="both"/>
              <w:rPr>
                <w:color w:val="000000"/>
                <w:rPrChange w:id="31171" w:author="James Vu" w:date="2024-04-19T00:26:00Z">
                  <w:rPr>
                    <w:color w:val="000000"/>
                    <w:sz w:val="26"/>
                    <w:szCs w:val="26"/>
                  </w:rPr>
                </w:rPrChange>
              </w:rPr>
              <w:pPrChange w:id="31172" w:author="James Vu" w:date="2024-04-18T22:33:00Z">
                <w:pPr>
                  <w:widowControl w:val="0"/>
                  <w:spacing w:before="120" w:after="120"/>
                </w:pPr>
              </w:pPrChange>
            </w:pPr>
            <w:r w:rsidRPr="003C02FF">
              <w:rPr>
                <w:color w:val="000000"/>
                <w:rPrChange w:id="31173" w:author="James Vu" w:date="2024-04-19T00:26:00Z">
                  <w:rPr>
                    <w:color w:val="000000"/>
                    <w:sz w:val="26"/>
                    <w:szCs w:val="26"/>
                  </w:rPr>
                </w:rPrChange>
              </w:rPr>
              <w:t> </w:t>
            </w:r>
          </w:p>
        </w:tc>
        <w:tc>
          <w:tcPr>
            <w:tcW w:w="351" w:type="pct"/>
            <w:shd w:val="clear" w:color="auto" w:fill="auto"/>
            <w:hideMark/>
            <w:tcPrChange w:id="3117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8BBB9AC" w14:textId="77777777" w:rsidR="00093102" w:rsidRPr="003C02FF" w:rsidRDefault="00093102">
            <w:pPr>
              <w:widowControl w:val="0"/>
              <w:spacing w:before="120" w:after="120"/>
              <w:jc w:val="both"/>
              <w:rPr>
                <w:color w:val="000000"/>
                <w:rPrChange w:id="31175" w:author="James Vu" w:date="2024-04-19T00:26:00Z">
                  <w:rPr>
                    <w:color w:val="000000"/>
                    <w:sz w:val="26"/>
                    <w:szCs w:val="26"/>
                  </w:rPr>
                </w:rPrChange>
              </w:rPr>
              <w:pPrChange w:id="31176" w:author="James Vu" w:date="2024-04-18T22:33:00Z">
                <w:pPr>
                  <w:widowControl w:val="0"/>
                  <w:spacing w:before="120" w:after="120"/>
                  <w:jc w:val="center"/>
                </w:pPr>
              </w:pPrChange>
            </w:pPr>
            <w:r w:rsidRPr="003C02FF">
              <w:rPr>
                <w:color w:val="000000"/>
                <w:rPrChange w:id="31177" w:author="James Vu" w:date="2024-04-19T00:26:00Z">
                  <w:rPr>
                    <w:color w:val="000000"/>
                    <w:sz w:val="26"/>
                    <w:szCs w:val="26"/>
                  </w:rPr>
                </w:rPrChange>
              </w:rPr>
              <w:t> </w:t>
            </w:r>
          </w:p>
        </w:tc>
        <w:tc>
          <w:tcPr>
            <w:tcW w:w="632" w:type="pct"/>
            <w:shd w:val="clear" w:color="auto" w:fill="auto"/>
            <w:hideMark/>
            <w:tcPrChange w:id="3117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4CEC3DE" w14:textId="77777777" w:rsidR="00093102" w:rsidRPr="003C02FF" w:rsidRDefault="00093102">
            <w:pPr>
              <w:widowControl w:val="0"/>
              <w:spacing w:before="120" w:after="120"/>
              <w:jc w:val="both"/>
              <w:rPr>
                <w:color w:val="000000"/>
                <w:rPrChange w:id="31179" w:author="James Vu" w:date="2024-04-19T00:26:00Z">
                  <w:rPr>
                    <w:color w:val="000000"/>
                    <w:sz w:val="26"/>
                    <w:szCs w:val="26"/>
                  </w:rPr>
                </w:rPrChange>
              </w:rPr>
              <w:pPrChange w:id="31180" w:author="James Vu" w:date="2024-04-18T22:33:00Z">
                <w:pPr>
                  <w:widowControl w:val="0"/>
                  <w:spacing w:before="120" w:after="120"/>
                </w:pPr>
              </w:pPrChange>
            </w:pPr>
            <w:r w:rsidRPr="003C02FF">
              <w:rPr>
                <w:color w:val="000000"/>
                <w:rPrChange w:id="31181" w:author="James Vu" w:date="2024-04-19T00:26:00Z">
                  <w:rPr>
                    <w:color w:val="000000"/>
                    <w:sz w:val="26"/>
                    <w:szCs w:val="26"/>
                  </w:rPr>
                </w:rPrChange>
              </w:rPr>
              <w:t xml:space="preserve">              11.140 </w:t>
            </w:r>
          </w:p>
        </w:tc>
      </w:tr>
      <w:tr w:rsidR="00093102" w:rsidRPr="003C02FF" w14:paraId="0A829074" w14:textId="77777777" w:rsidTr="003C02FF">
        <w:trPr>
          <w:trHeight w:val="300"/>
          <w:trPrChange w:id="31182" w:author="James Vu" w:date="2024-04-19T00:26:00Z">
            <w:trPr>
              <w:gridBefore w:val="1"/>
              <w:gridAfter w:val="0"/>
              <w:trHeight w:val="300"/>
            </w:trPr>
          </w:trPrChange>
        </w:trPr>
        <w:tc>
          <w:tcPr>
            <w:tcW w:w="254" w:type="pct"/>
            <w:shd w:val="clear" w:color="auto" w:fill="auto"/>
            <w:vAlign w:val="center"/>
            <w:hideMark/>
            <w:tcPrChange w:id="3118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98EF184" w14:textId="77777777" w:rsidR="00093102" w:rsidRPr="003C02FF" w:rsidRDefault="00093102">
            <w:pPr>
              <w:widowControl w:val="0"/>
              <w:spacing w:before="120" w:after="120"/>
              <w:jc w:val="both"/>
              <w:rPr>
                <w:i/>
                <w:iCs/>
                <w:color w:val="000000"/>
                <w:rPrChange w:id="31184" w:author="James Vu" w:date="2024-04-19T00:26:00Z">
                  <w:rPr>
                    <w:i/>
                    <w:iCs/>
                    <w:color w:val="000000"/>
                    <w:sz w:val="26"/>
                    <w:szCs w:val="26"/>
                  </w:rPr>
                </w:rPrChange>
              </w:rPr>
              <w:pPrChange w:id="31185" w:author="James Vu" w:date="2024-04-18T22:33:00Z">
                <w:pPr>
                  <w:widowControl w:val="0"/>
                  <w:spacing w:before="120" w:after="120"/>
                  <w:jc w:val="center"/>
                </w:pPr>
              </w:pPrChange>
            </w:pPr>
            <w:r w:rsidRPr="003C02FF">
              <w:rPr>
                <w:i/>
                <w:iCs/>
                <w:color w:val="000000"/>
                <w:rPrChange w:id="31186" w:author="James Vu" w:date="2024-04-19T00:26:00Z">
                  <w:rPr>
                    <w:i/>
                    <w:iCs/>
                    <w:color w:val="000000"/>
                    <w:sz w:val="26"/>
                    <w:szCs w:val="26"/>
                  </w:rPr>
                </w:rPrChange>
              </w:rPr>
              <w:t> </w:t>
            </w:r>
          </w:p>
        </w:tc>
        <w:tc>
          <w:tcPr>
            <w:tcW w:w="618" w:type="pct"/>
            <w:shd w:val="clear" w:color="auto" w:fill="auto"/>
            <w:vAlign w:val="center"/>
            <w:hideMark/>
            <w:tcPrChange w:id="3118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BD43EFB" w14:textId="77777777" w:rsidR="00093102" w:rsidRPr="003C02FF" w:rsidRDefault="00093102">
            <w:pPr>
              <w:widowControl w:val="0"/>
              <w:spacing w:before="120" w:after="120"/>
              <w:jc w:val="both"/>
              <w:rPr>
                <w:i/>
                <w:iCs/>
                <w:color w:val="000000"/>
                <w:rPrChange w:id="31188" w:author="James Vu" w:date="2024-04-19T00:26:00Z">
                  <w:rPr>
                    <w:i/>
                    <w:iCs/>
                    <w:color w:val="000000"/>
                    <w:sz w:val="26"/>
                    <w:szCs w:val="26"/>
                  </w:rPr>
                </w:rPrChange>
              </w:rPr>
              <w:pPrChange w:id="31189" w:author="James Vu" w:date="2024-04-18T22:33:00Z">
                <w:pPr>
                  <w:widowControl w:val="0"/>
                  <w:spacing w:before="120" w:after="120"/>
                  <w:jc w:val="center"/>
                </w:pPr>
              </w:pPrChange>
            </w:pPr>
            <w:r w:rsidRPr="003C02FF">
              <w:rPr>
                <w:i/>
                <w:iCs/>
                <w:color w:val="000000"/>
                <w:rPrChange w:id="31190" w:author="James Vu" w:date="2024-04-19T00:26:00Z">
                  <w:rPr>
                    <w:i/>
                    <w:iCs/>
                    <w:color w:val="000000"/>
                    <w:sz w:val="26"/>
                    <w:szCs w:val="26"/>
                  </w:rPr>
                </w:rPrChange>
              </w:rPr>
              <w:t> </w:t>
            </w:r>
          </w:p>
        </w:tc>
        <w:tc>
          <w:tcPr>
            <w:tcW w:w="1636" w:type="pct"/>
            <w:shd w:val="clear" w:color="auto" w:fill="auto"/>
            <w:hideMark/>
            <w:tcPrChange w:id="3119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880D77B" w14:textId="77777777" w:rsidR="00093102" w:rsidRPr="003C02FF" w:rsidRDefault="00093102">
            <w:pPr>
              <w:widowControl w:val="0"/>
              <w:spacing w:before="120" w:after="120"/>
              <w:jc w:val="both"/>
              <w:rPr>
                <w:i/>
                <w:iCs/>
                <w:color w:val="000000"/>
                <w:rPrChange w:id="31192" w:author="James Vu" w:date="2024-04-19T00:26:00Z">
                  <w:rPr>
                    <w:i/>
                    <w:iCs/>
                    <w:color w:val="000000"/>
                    <w:sz w:val="26"/>
                    <w:szCs w:val="26"/>
                  </w:rPr>
                </w:rPrChange>
              </w:rPr>
              <w:pPrChange w:id="31193" w:author="James Vu" w:date="2024-04-18T22:33:00Z">
                <w:pPr>
                  <w:widowControl w:val="0"/>
                  <w:spacing w:before="120" w:after="120"/>
                  <w:jc w:val="right"/>
                </w:pPr>
              </w:pPrChange>
            </w:pPr>
            <w:r w:rsidRPr="003C02FF">
              <w:rPr>
                <w:i/>
                <w:iCs/>
                <w:color w:val="000000"/>
                <w:rPrChange w:id="31194" w:author="James Vu" w:date="2024-04-19T00:26:00Z">
                  <w:rPr>
                    <w:i/>
                    <w:iCs/>
                    <w:color w:val="000000"/>
                    <w:sz w:val="26"/>
                    <w:szCs w:val="26"/>
                  </w:rPr>
                </w:rPrChange>
              </w:rPr>
              <w:t>Giấy A4</w:t>
            </w:r>
          </w:p>
        </w:tc>
        <w:tc>
          <w:tcPr>
            <w:tcW w:w="439" w:type="pct"/>
            <w:shd w:val="clear" w:color="auto" w:fill="auto"/>
            <w:vAlign w:val="center"/>
            <w:hideMark/>
            <w:tcPrChange w:id="3119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1D781A5" w14:textId="77777777" w:rsidR="00093102" w:rsidRPr="003C02FF" w:rsidRDefault="00093102">
            <w:pPr>
              <w:widowControl w:val="0"/>
              <w:spacing w:before="120" w:after="120"/>
              <w:jc w:val="both"/>
              <w:rPr>
                <w:i/>
                <w:iCs/>
                <w:color w:val="000000"/>
                <w:rPrChange w:id="31196" w:author="James Vu" w:date="2024-04-19T00:26:00Z">
                  <w:rPr>
                    <w:i/>
                    <w:iCs/>
                    <w:color w:val="000000"/>
                    <w:sz w:val="26"/>
                    <w:szCs w:val="26"/>
                  </w:rPr>
                </w:rPrChange>
              </w:rPr>
              <w:pPrChange w:id="31197" w:author="James Vu" w:date="2024-04-18T22:33:00Z">
                <w:pPr>
                  <w:widowControl w:val="0"/>
                  <w:spacing w:before="120" w:after="120"/>
                  <w:jc w:val="center"/>
                </w:pPr>
              </w:pPrChange>
            </w:pPr>
            <w:r w:rsidRPr="003C02FF">
              <w:rPr>
                <w:i/>
                <w:iCs/>
                <w:color w:val="000000"/>
                <w:rPrChange w:id="31198" w:author="James Vu" w:date="2024-04-19T00:26:00Z">
                  <w:rPr>
                    <w:i/>
                    <w:iCs/>
                    <w:color w:val="000000"/>
                    <w:sz w:val="26"/>
                    <w:szCs w:val="26"/>
                  </w:rPr>
                </w:rPrChange>
              </w:rPr>
              <w:t>Ram</w:t>
            </w:r>
          </w:p>
        </w:tc>
        <w:tc>
          <w:tcPr>
            <w:tcW w:w="502" w:type="pct"/>
            <w:shd w:val="clear" w:color="auto" w:fill="auto"/>
            <w:vAlign w:val="center"/>
            <w:hideMark/>
            <w:tcPrChange w:id="3119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395695D" w14:textId="77777777" w:rsidR="00093102" w:rsidRPr="003C02FF" w:rsidRDefault="00093102">
            <w:pPr>
              <w:widowControl w:val="0"/>
              <w:spacing w:before="120" w:after="120"/>
              <w:jc w:val="both"/>
              <w:rPr>
                <w:i/>
                <w:iCs/>
                <w:color w:val="000000"/>
                <w:rPrChange w:id="31200" w:author="James Vu" w:date="2024-04-19T00:26:00Z">
                  <w:rPr>
                    <w:i/>
                    <w:iCs/>
                    <w:color w:val="000000"/>
                    <w:sz w:val="26"/>
                    <w:szCs w:val="26"/>
                  </w:rPr>
                </w:rPrChange>
              </w:rPr>
              <w:pPrChange w:id="31201" w:author="James Vu" w:date="2024-04-18T22:33:00Z">
                <w:pPr>
                  <w:widowControl w:val="0"/>
                  <w:spacing w:before="120" w:after="120"/>
                  <w:jc w:val="center"/>
                </w:pPr>
              </w:pPrChange>
            </w:pPr>
            <w:r w:rsidRPr="003C02FF">
              <w:rPr>
                <w:i/>
                <w:iCs/>
                <w:color w:val="000000"/>
                <w:rPrChange w:id="31202" w:author="James Vu" w:date="2024-04-19T00:26:00Z">
                  <w:rPr>
                    <w:i/>
                    <w:iCs/>
                    <w:color w:val="000000"/>
                    <w:sz w:val="26"/>
                    <w:szCs w:val="26"/>
                  </w:rPr>
                </w:rPrChange>
              </w:rPr>
              <w:t>0,02</w:t>
            </w:r>
          </w:p>
        </w:tc>
        <w:tc>
          <w:tcPr>
            <w:tcW w:w="567" w:type="pct"/>
            <w:shd w:val="clear" w:color="auto" w:fill="auto"/>
            <w:hideMark/>
            <w:tcPrChange w:id="3120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5F7E723" w14:textId="77777777" w:rsidR="00093102" w:rsidRPr="003C02FF" w:rsidRDefault="00093102">
            <w:pPr>
              <w:widowControl w:val="0"/>
              <w:spacing w:before="120" w:after="120"/>
              <w:jc w:val="both"/>
              <w:rPr>
                <w:i/>
                <w:iCs/>
                <w:color w:val="000000"/>
                <w:rPrChange w:id="31204" w:author="James Vu" w:date="2024-04-19T00:26:00Z">
                  <w:rPr>
                    <w:i/>
                    <w:iCs/>
                    <w:color w:val="000000"/>
                    <w:sz w:val="26"/>
                    <w:szCs w:val="26"/>
                  </w:rPr>
                </w:rPrChange>
              </w:rPr>
              <w:pPrChange w:id="31205" w:author="James Vu" w:date="2024-04-18T22:33:00Z">
                <w:pPr>
                  <w:widowControl w:val="0"/>
                  <w:spacing w:before="120" w:after="120"/>
                </w:pPr>
              </w:pPrChange>
            </w:pPr>
            <w:r w:rsidRPr="003C02FF">
              <w:rPr>
                <w:i/>
                <w:iCs/>
                <w:color w:val="000000"/>
                <w:rPrChange w:id="31206" w:author="James Vu" w:date="2024-04-19T00:26:00Z">
                  <w:rPr>
                    <w:i/>
                    <w:iCs/>
                    <w:color w:val="000000"/>
                    <w:sz w:val="26"/>
                    <w:szCs w:val="26"/>
                  </w:rPr>
                </w:rPrChange>
              </w:rPr>
              <w:t xml:space="preserve">         57.000 </w:t>
            </w:r>
          </w:p>
        </w:tc>
        <w:tc>
          <w:tcPr>
            <w:tcW w:w="351" w:type="pct"/>
            <w:shd w:val="clear" w:color="auto" w:fill="auto"/>
            <w:hideMark/>
            <w:tcPrChange w:id="3120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26ACEBC" w14:textId="77777777" w:rsidR="00093102" w:rsidRPr="003C02FF" w:rsidRDefault="00093102">
            <w:pPr>
              <w:widowControl w:val="0"/>
              <w:spacing w:before="120" w:after="120"/>
              <w:jc w:val="both"/>
              <w:rPr>
                <w:i/>
                <w:iCs/>
                <w:color w:val="000000"/>
                <w:rPrChange w:id="31208" w:author="James Vu" w:date="2024-04-19T00:26:00Z">
                  <w:rPr>
                    <w:i/>
                    <w:iCs/>
                    <w:color w:val="000000"/>
                    <w:sz w:val="26"/>
                    <w:szCs w:val="26"/>
                  </w:rPr>
                </w:rPrChange>
              </w:rPr>
              <w:pPrChange w:id="31209" w:author="James Vu" w:date="2024-04-18T22:33:00Z">
                <w:pPr>
                  <w:widowControl w:val="0"/>
                  <w:spacing w:before="120" w:after="120"/>
                  <w:jc w:val="center"/>
                </w:pPr>
              </w:pPrChange>
            </w:pPr>
            <w:r w:rsidRPr="003C02FF">
              <w:rPr>
                <w:i/>
                <w:iCs/>
                <w:color w:val="000000"/>
                <w:rPrChange w:id="31210" w:author="James Vu" w:date="2024-04-19T00:26:00Z">
                  <w:rPr>
                    <w:i/>
                    <w:iCs/>
                    <w:color w:val="000000"/>
                    <w:sz w:val="26"/>
                    <w:szCs w:val="26"/>
                  </w:rPr>
                </w:rPrChange>
              </w:rPr>
              <w:t>1</w:t>
            </w:r>
          </w:p>
        </w:tc>
        <w:tc>
          <w:tcPr>
            <w:tcW w:w="632" w:type="pct"/>
            <w:shd w:val="clear" w:color="auto" w:fill="auto"/>
            <w:hideMark/>
            <w:tcPrChange w:id="3121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689AB6F" w14:textId="77777777" w:rsidR="00093102" w:rsidRPr="003C02FF" w:rsidRDefault="00093102">
            <w:pPr>
              <w:widowControl w:val="0"/>
              <w:spacing w:before="120" w:after="120"/>
              <w:jc w:val="both"/>
              <w:rPr>
                <w:i/>
                <w:iCs/>
                <w:color w:val="000000"/>
                <w:rPrChange w:id="31212" w:author="James Vu" w:date="2024-04-19T00:26:00Z">
                  <w:rPr>
                    <w:i/>
                    <w:iCs/>
                    <w:color w:val="000000"/>
                    <w:sz w:val="26"/>
                    <w:szCs w:val="26"/>
                  </w:rPr>
                </w:rPrChange>
              </w:rPr>
              <w:pPrChange w:id="31213" w:author="James Vu" w:date="2024-04-18T22:33:00Z">
                <w:pPr>
                  <w:widowControl w:val="0"/>
                  <w:spacing w:before="120" w:after="120"/>
                </w:pPr>
              </w:pPrChange>
            </w:pPr>
            <w:r w:rsidRPr="003C02FF">
              <w:rPr>
                <w:i/>
                <w:iCs/>
                <w:color w:val="000000"/>
                <w:rPrChange w:id="31214" w:author="James Vu" w:date="2024-04-19T00:26:00Z">
                  <w:rPr>
                    <w:i/>
                    <w:iCs/>
                    <w:color w:val="000000"/>
                    <w:sz w:val="26"/>
                    <w:szCs w:val="26"/>
                  </w:rPr>
                </w:rPrChange>
              </w:rPr>
              <w:t xml:space="preserve">              1.140 </w:t>
            </w:r>
          </w:p>
        </w:tc>
      </w:tr>
      <w:tr w:rsidR="00093102" w:rsidRPr="003C02FF" w14:paraId="00F2131C" w14:textId="77777777" w:rsidTr="003C02FF">
        <w:trPr>
          <w:trHeight w:val="300"/>
          <w:trPrChange w:id="31215" w:author="James Vu" w:date="2024-04-19T00:26:00Z">
            <w:trPr>
              <w:gridBefore w:val="1"/>
              <w:gridAfter w:val="0"/>
              <w:trHeight w:val="300"/>
            </w:trPr>
          </w:trPrChange>
        </w:trPr>
        <w:tc>
          <w:tcPr>
            <w:tcW w:w="254" w:type="pct"/>
            <w:shd w:val="clear" w:color="auto" w:fill="auto"/>
            <w:vAlign w:val="center"/>
            <w:hideMark/>
            <w:tcPrChange w:id="3121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DEC5E6C" w14:textId="77777777" w:rsidR="00093102" w:rsidRPr="003C02FF" w:rsidRDefault="00093102">
            <w:pPr>
              <w:widowControl w:val="0"/>
              <w:spacing w:before="120" w:after="120"/>
              <w:jc w:val="both"/>
              <w:rPr>
                <w:i/>
                <w:iCs/>
                <w:color w:val="000000"/>
                <w:rPrChange w:id="31217" w:author="James Vu" w:date="2024-04-19T00:26:00Z">
                  <w:rPr>
                    <w:i/>
                    <w:iCs/>
                    <w:color w:val="000000"/>
                    <w:sz w:val="26"/>
                    <w:szCs w:val="26"/>
                  </w:rPr>
                </w:rPrChange>
              </w:rPr>
              <w:pPrChange w:id="31218" w:author="James Vu" w:date="2024-04-18T22:33:00Z">
                <w:pPr>
                  <w:widowControl w:val="0"/>
                  <w:spacing w:before="120" w:after="120"/>
                  <w:jc w:val="center"/>
                </w:pPr>
              </w:pPrChange>
            </w:pPr>
            <w:r w:rsidRPr="003C02FF">
              <w:rPr>
                <w:i/>
                <w:iCs/>
                <w:color w:val="000000"/>
                <w:rPrChange w:id="31219" w:author="James Vu" w:date="2024-04-19T00:26:00Z">
                  <w:rPr>
                    <w:i/>
                    <w:iCs/>
                    <w:color w:val="000000"/>
                    <w:sz w:val="26"/>
                    <w:szCs w:val="26"/>
                  </w:rPr>
                </w:rPrChange>
              </w:rPr>
              <w:t> </w:t>
            </w:r>
          </w:p>
        </w:tc>
        <w:tc>
          <w:tcPr>
            <w:tcW w:w="618" w:type="pct"/>
            <w:shd w:val="clear" w:color="auto" w:fill="auto"/>
            <w:vAlign w:val="center"/>
            <w:hideMark/>
            <w:tcPrChange w:id="3122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FEF3C7B" w14:textId="77777777" w:rsidR="00093102" w:rsidRPr="003C02FF" w:rsidRDefault="00093102">
            <w:pPr>
              <w:widowControl w:val="0"/>
              <w:spacing w:before="120" w:after="120"/>
              <w:jc w:val="both"/>
              <w:rPr>
                <w:i/>
                <w:iCs/>
                <w:color w:val="000000"/>
                <w:rPrChange w:id="31221" w:author="James Vu" w:date="2024-04-19T00:26:00Z">
                  <w:rPr>
                    <w:i/>
                    <w:iCs/>
                    <w:color w:val="000000"/>
                    <w:sz w:val="26"/>
                    <w:szCs w:val="26"/>
                  </w:rPr>
                </w:rPrChange>
              </w:rPr>
              <w:pPrChange w:id="31222" w:author="James Vu" w:date="2024-04-18T22:33:00Z">
                <w:pPr>
                  <w:widowControl w:val="0"/>
                  <w:spacing w:before="120" w:after="120"/>
                  <w:jc w:val="center"/>
                </w:pPr>
              </w:pPrChange>
            </w:pPr>
            <w:r w:rsidRPr="003C02FF">
              <w:rPr>
                <w:i/>
                <w:iCs/>
                <w:color w:val="000000"/>
                <w:rPrChange w:id="31223" w:author="James Vu" w:date="2024-04-19T00:26:00Z">
                  <w:rPr>
                    <w:i/>
                    <w:iCs/>
                    <w:color w:val="000000"/>
                    <w:sz w:val="26"/>
                    <w:szCs w:val="26"/>
                  </w:rPr>
                </w:rPrChange>
              </w:rPr>
              <w:t> </w:t>
            </w:r>
          </w:p>
        </w:tc>
        <w:tc>
          <w:tcPr>
            <w:tcW w:w="1636" w:type="pct"/>
            <w:shd w:val="clear" w:color="auto" w:fill="auto"/>
            <w:hideMark/>
            <w:tcPrChange w:id="3122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7F0466D" w14:textId="77777777" w:rsidR="00093102" w:rsidRPr="003C02FF" w:rsidRDefault="00093102">
            <w:pPr>
              <w:widowControl w:val="0"/>
              <w:spacing w:before="120" w:after="120"/>
              <w:jc w:val="both"/>
              <w:rPr>
                <w:i/>
                <w:iCs/>
                <w:color w:val="000000"/>
                <w:rPrChange w:id="31225" w:author="James Vu" w:date="2024-04-19T00:26:00Z">
                  <w:rPr>
                    <w:i/>
                    <w:iCs/>
                    <w:color w:val="000000"/>
                    <w:sz w:val="26"/>
                    <w:szCs w:val="26"/>
                  </w:rPr>
                </w:rPrChange>
              </w:rPr>
              <w:pPrChange w:id="31226" w:author="James Vu" w:date="2024-04-18T22:33:00Z">
                <w:pPr>
                  <w:widowControl w:val="0"/>
                  <w:spacing w:before="120" w:after="120"/>
                  <w:jc w:val="right"/>
                </w:pPr>
              </w:pPrChange>
            </w:pPr>
            <w:r w:rsidRPr="003C02FF">
              <w:rPr>
                <w:i/>
                <w:iCs/>
                <w:color w:val="000000"/>
                <w:rPrChange w:id="31227" w:author="James Vu" w:date="2024-04-19T00:26:00Z">
                  <w:rPr>
                    <w:i/>
                    <w:iCs/>
                    <w:color w:val="000000"/>
                    <w:sz w:val="26"/>
                    <w:szCs w:val="26"/>
                  </w:rPr>
                </w:rPrChange>
              </w:rPr>
              <w:t>Lạt nhựa</w:t>
            </w:r>
          </w:p>
        </w:tc>
        <w:tc>
          <w:tcPr>
            <w:tcW w:w="439" w:type="pct"/>
            <w:shd w:val="clear" w:color="auto" w:fill="auto"/>
            <w:vAlign w:val="center"/>
            <w:hideMark/>
            <w:tcPrChange w:id="3122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7CA944B" w14:textId="77777777" w:rsidR="00093102" w:rsidRPr="003C02FF" w:rsidRDefault="00093102">
            <w:pPr>
              <w:widowControl w:val="0"/>
              <w:spacing w:before="120" w:after="120"/>
              <w:jc w:val="both"/>
              <w:rPr>
                <w:i/>
                <w:iCs/>
                <w:color w:val="000000"/>
                <w:rPrChange w:id="31229" w:author="James Vu" w:date="2024-04-19T00:26:00Z">
                  <w:rPr>
                    <w:i/>
                    <w:iCs/>
                    <w:color w:val="000000"/>
                    <w:sz w:val="26"/>
                    <w:szCs w:val="26"/>
                  </w:rPr>
                </w:rPrChange>
              </w:rPr>
              <w:pPrChange w:id="31230" w:author="James Vu" w:date="2024-04-18T22:33:00Z">
                <w:pPr>
                  <w:widowControl w:val="0"/>
                  <w:spacing w:before="120" w:after="120"/>
                  <w:jc w:val="center"/>
                </w:pPr>
              </w:pPrChange>
            </w:pPr>
            <w:r w:rsidRPr="003C02FF">
              <w:rPr>
                <w:i/>
                <w:iCs/>
                <w:color w:val="000000"/>
                <w:rPrChange w:id="31231" w:author="James Vu" w:date="2024-04-19T00:26:00Z">
                  <w:rPr>
                    <w:i/>
                    <w:iCs/>
                    <w:color w:val="000000"/>
                    <w:sz w:val="26"/>
                    <w:szCs w:val="26"/>
                  </w:rPr>
                </w:rPrChange>
              </w:rPr>
              <w:t>Cái</w:t>
            </w:r>
          </w:p>
        </w:tc>
        <w:tc>
          <w:tcPr>
            <w:tcW w:w="502" w:type="pct"/>
            <w:shd w:val="clear" w:color="auto" w:fill="auto"/>
            <w:vAlign w:val="center"/>
            <w:hideMark/>
            <w:tcPrChange w:id="3123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1A7F323" w14:textId="77777777" w:rsidR="00093102" w:rsidRPr="003C02FF" w:rsidRDefault="00093102">
            <w:pPr>
              <w:widowControl w:val="0"/>
              <w:spacing w:before="120" w:after="120"/>
              <w:jc w:val="both"/>
              <w:rPr>
                <w:i/>
                <w:iCs/>
                <w:color w:val="000000"/>
                <w:rPrChange w:id="31233" w:author="James Vu" w:date="2024-04-19T00:26:00Z">
                  <w:rPr>
                    <w:i/>
                    <w:iCs/>
                    <w:color w:val="000000"/>
                    <w:sz w:val="26"/>
                    <w:szCs w:val="26"/>
                  </w:rPr>
                </w:rPrChange>
              </w:rPr>
              <w:pPrChange w:id="31234" w:author="James Vu" w:date="2024-04-18T22:33:00Z">
                <w:pPr>
                  <w:widowControl w:val="0"/>
                  <w:spacing w:before="120" w:after="120"/>
                  <w:jc w:val="center"/>
                </w:pPr>
              </w:pPrChange>
            </w:pPr>
            <w:r w:rsidRPr="003C02FF">
              <w:rPr>
                <w:i/>
                <w:iCs/>
                <w:color w:val="000000"/>
                <w:rPrChange w:id="31235" w:author="James Vu" w:date="2024-04-19T00:26:00Z">
                  <w:rPr>
                    <w:i/>
                    <w:iCs/>
                    <w:color w:val="000000"/>
                    <w:sz w:val="26"/>
                    <w:szCs w:val="26"/>
                  </w:rPr>
                </w:rPrChange>
              </w:rPr>
              <w:t>20</w:t>
            </w:r>
          </w:p>
        </w:tc>
        <w:tc>
          <w:tcPr>
            <w:tcW w:w="567" w:type="pct"/>
            <w:shd w:val="clear" w:color="auto" w:fill="auto"/>
            <w:hideMark/>
            <w:tcPrChange w:id="3123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3276327" w14:textId="77777777" w:rsidR="00093102" w:rsidRPr="003C02FF" w:rsidRDefault="00093102">
            <w:pPr>
              <w:widowControl w:val="0"/>
              <w:spacing w:before="120" w:after="120"/>
              <w:jc w:val="both"/>
              <w:rPr>
                <w:i/>
                <w:iCs/>
                <w:color w:val="000000"/>
                <w:rPrChange w:id="31237" w:author="James Vu" w:date="2024-04-19T00:26:00Z">
                  <w:rPr>
                    <w:i/>
                    <w:iCs/>
                    <w:color w:val="000000"/>
                    <w:sz w:val="26"/>
                    <w:szCs w:val="26"/>
                  </w:rPr>
                </w:rPrChange>
              </w:rPr>
              <w:pPrChange w:id="31238" w:author="James Vu" w:date="2024-04-18T22:33:00Z">
                <w:pPr>
                  <w:widowControl w:val="0"/>
                  <w:spacing w:before="120" w:after="120"/>
                </w:pPr>
              </w:pPrChange>
            </w:pPr>
            <w:r w:rsidRPr="003C02FF">
              <w:rPr>
                <w:i/>
                <w:iCs/>
                <w:color w:val="000000"/>
                <w:rPrChange w:id="31239" w:author="James Vu" w:date="2024-04-19T00:26:00Z">
                  <w:rPr>
                    <w:i/>
                    <w:iCs/>
                    <w:color w:val="000000"/>
                    <w:sz w:val="26"/>
                    <w:szCs w:val="26"/>
                  </w:rPr>
                </w:rPrChange>
              </w:rPr>
              <w:t xml:space="preserve">              500 </w:t>
            </w:r>
          </w:p>
        </w:tc>
        <w:tc>
          <w:tcPr>
            <w:tcW w:w="351" w:type="pct"/>
            <w:shd w:val="clear" w:color="auto" w:fill="auto"/>
            <w:hideMark/>
            <w:tcPrChange w:id="3124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913960C" w14:textId="77777777" w:rsidR="00093102" w:rsidRPr="003C02FF" w:rsidRDefault="00093102">
            <w:pPr>
              <w:widowControl w:val="0"/>
              <w:spacing w:before="120" w:after="120"/>
              <w:jc w:val="both"/>
              <w:rPr>
                <w:i/>
                <w:iCs/>
                <w:color w:val="000000"/>
                <w:rPrChange w:id="31241" w:author="James Vu" w:date="2024-04-19T00:26:00Z">
                  <w:rPr>
                    <w:i/>
                    <w:iCs/>
                    <w:color w:val="000000"/>
                    <w:sz w:val="26"/>
                    <w:szCs w:val="26"/>
                  </w:rPr>
                </w:rPrChange>
              </w:rPr>
              <w:pPrChange w:id="31242" w:author="James Vu" w:date="2024-04-18T22:33:00Z">
                <w:pPr>
                  <w:widowControl w:val="0"/>
                  <w:spacing w:before="120" w:after="120"/>
                  <w:jc w:val="center"/>
                </w:pPr>
              </w:pPrChange>
            </w:pPr>
            <w:r w:rsidRPr="003C02FF">
              <w:rPr>
                <w:i/>
                <w:iCs/>
                <w:color w:val="000000"/>
                <w:rPrChange w:id="31243" w:author="James Vu" w:date="2024-04-19T00:26:00Z">
                  <w:rPr>
                    <w:i/>
                    <w:iCs/>
                    <w:color w:val="000000"/>
                    <w:sz w:val="26"/>
                    <w:szCs w:val="26"/>
                  </w:rPr>
                </w:rPrChange>
              </w:rPr>
              <w:t>1</w:t>
            </w:r>
          </w:p>
        </w:tc>
        <w:tc>
          <w:tcPr>
            <w:tcW w:w="632" w:type="pct"/>
            <w:shd w:val="clear" w:color="auto" w:fill="auto"/>
            <w:hideMark/>
            <w:tcPrChange w:id="3124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F70441F" w14:textId="77777777" w:rsidR="00093102" w:rsidRPr="003C02FF" w:rsidRDefault="00093102">
            <w:pPr>
              <w:widowControl w:val="0"/>
              <w:spacing w:before="120" w:after="120"/>
              <w:jc w:val="both"/>
              <w:rPr>
                <w:i/>
                <w:iCs/>
                <w:color w:val="000000"/>
                <w:rPrChange w:id="31245" w:author="James Vu" w:date="2024-04-19T00:26:00Z">
                  <w:rPr>
                    <w:i/>
                    <w:iCs/>
                    <w:color w:val="000000"/>
                    <w:sz w:val="26"/>
                    <w:szCs w:val="26"/>
                  </w:rPr>
                </w:rPrChange>
              </w:rPr>
              <w:pPrChange w:id="31246" w:author="James Vu" w:date="2024-04-18T22:33:00Z">
                <w:pPr>
                  <w:widowControl w:val="0"/>
                  <w:spacing w:before="120" w:after="120"/>
                </w:pPr>
              </w:pPrChange>
            </w:pPr>
            <w:r w:rsidRPr="003C02FF">
              <w:rPr>
                <w:i/>
                <w:iCs/>
                <w:color w:val="000000"/>
                <w:rPrChange w:id="31247" w:author="James Vu" w:date="2024-04-19T00:26:00Z">
                  <w:rPr>
                    <w:i/>
                    <w:iCs/>
                    <w:color w:val="000000"/>
                    <w:sz w:val="26"/>
                    <w:szCs w:val="26"/>
                  </w:rPr>
                </w:rPrChange>
              </w:rPr>
              <w:t xml:space="preserve">            10.000 </w:t>
            </w:r>
          </w:p>
        </w:tc>
      </w:tr>
      <w:tr w:rsidR="00093102" w:rsidRPr="003C02FF" w14:paraId="022540C0" w14:textId="77777777" w:rsidTr="003C02FF">
        <w:trPr>
          <w:trHeight w:val="300"/>
          <w:trPrChange w:id="31248" w:author="James Vu" w:date="2024-04-19T00:26:00Z">
            <w:trPr>
              <w:gridBefore w:val="1"/>
              <w:gridAfter w:val="0"/>
              <w:trHeight w:val="300"/>
            </w:trPr>
          </w:trPrChange>
        </w:trPr>
        <w:tc>
          <w:tcPr>
            <w:tcW w:w="254" w:type="pct"/>
            <w:shd w:val="clear" w:color="auto" w:fill="auto"/>
            <w:vAlign w:val="center"/>
            <w:hideMark/>
            <w:tcPrChange w:id="3124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1D3D556" w14:textId="77777777" w:rsidR="00093102" w:rsidRPr="003C02FF" w:rsidRDefault="00093102">
            <w:pPr>
              <w:widowControl w:val="0"/>
              <w:spacing w:before="120" w:after="120"/>
              <w:jc w:val="both"/>
              <w:rPr>
                <w:color w:val="000000"/>
                <w:rPrChange w:id="31250" w:author="James Vu" w:date="2024-04-19T00:26:00Z">
                  <w:rPr>
                    <w:color w:val="000000"/>
                    <w:sz w:val="26"/>
                    <w:szCs w:val="26"/>
                  </w:rPr>
                </w:rPrChange>
              </w:rPr>
              <w:pPrChange w:id="31251" w:author="James Vu" w:date="2024-04-18T22:33:00Z">
                <w:pPr>
                  <w:widowControl w:val="0"/>
                  <w:spacing w:before="120" w:after="120"/>
                  <w:jc w:val="center"/>
                </w:pPr>
              </w:pPrChange>
            </w:pPr>
            <w:r w:rsidRPr="003C02FF">
              <w:rPr>
                <w:color w:val="000000"/>
                <w:rPrChange w:id="31252" w:author="James Vu" w:date="2024-04-19T00:26:00Z">
                  <w:rPr>
                    <w:color w:val="000000"/>
                    <w:sz w:val="26"/>
                    <w:szCs w:val="26"/>
                  </w:rPr>
                </w:rPrChange>
              </w:rPr>
              <w:t> </w:t>
            </w:r>
          </w:p>
        </w:tc>
        <w:tc>
          <w:tcPr>
            <w:tcW w:w="618" w:type="pct"/>
            <w:shd w:val="clear" w:color="auto" w:fill="auto"/>
            <w:vAlign w:val="center"/>
            <w:hideMark/>
            <w:tcPrChange w:id="3125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6AC3EFB" w14:textId="77777777" w:rsidR="00093102" w:rsidRPr="003C02FF" w:rsidRDefault="00093102">
            <w:pPr>
              <w:widowControl w:val="0"/>
              <w:spacing w:before="120" w:after="120"/>
              <w:jc w:val="both"/>
              <w:rPr>
                <w:color w:val="000000"/>
                <w:rPrChange w:id="31254" w:author="James Vu" w:date="2024-04-19T00:26:00Z">
                  <w:rPr>
                    <w:color w:val="000000"/>
                    <w:sz w:val="26"/>
                    <w:szCs w:val="26"/>
                  </w:rPr>
                </w:rPrChange>
              </w:rPr>
              <w:pPrChange w:id="31255" w:author="James Vu" w:date="2024-04-18T22:33:00Z">
                <w:pPr>
                  <w:widowControl w:val="0"/>
                  <w:spacing w:before="120" w:after="120"/>
                  <w:jc w:val="center"/>
                </w:pPr>
              </w:pPrChange>
            </w:pPr>
            <w:r w:rsidRPr="003C02FF">
              <w:rPr>
                <w:color w:val="000000"/>
                <w:rPrChange w:id="31256" w:author="James Vu" w:date="2024-04-19T00:26:00Z">
                  <w:rPr>
                    <w:color w:val="000000"/>
                    <w:sz w:val="26"/>
                    <w:szCs w:val="26"/>
                  </w:rPr>
                </w:rPrChange>
              </w:rPr>
              <w:t> </w:t>
            </w:r>
          </w:p>
        </w:tc>
        <w:tc>
          <w:tcPr>
            <w:tcW w:w="1636" w:type="pct"/>
            <w:shd w:val="clear" w:color="auto" w:fill="auto"/>
            <w:hideMark/>
            <w:tcPrChange w:id="3125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8F8CFFD" w14:textId="77777777" w:rsidR="00093102" w:rsidRPr="003C02FF" w:rsidRDefault="00093102">
            <w:pPr>
              <w:widowControl w:val="0"/>
              <w:spacing w:before="120" w:after="120"/>
              <w:jc w:val="both"/>
              <w:rPr>
                <w:color w:val="000000"/>
                <w:rPrChange w:id="31258" w:author="James Vu" w:date="2024-04-19T00:26:00Z">
                  <w:rPr>
                    <w:color w:val="000000"/>
                    <w:sz w:val="26"/>
                    <w:szCs w:val="26"/>
                  </w:rPr>
                </w:rPrChange>
              </w:rPr>
              <w:pPrChange w:id="31259" w:author="James Vu" w:date="2024-04-18T22:33:00Z">
                <w:pPr>
                  <w:widowControl w:val="0"/>
                  <w:spacing w:before="120" w:after="120"/>
                </w:pPr>
              </w:pPrChange>
            </w:pPr>
            <w:r w:rsidRPr="003C02FF">
              <w:rPr>
                <w:color w:val="000000"/>
                <w:rPrChange w:id="31260" w:author="James Vu" w:date="2024-04-19T00:26:00Z">
                  <w:rPr>
                    <w:color w:val="000000"/>
                    <w:sz w:val="26"/>
                    <w:szCs w:val="26"/>
                  </w:rPr>
                </w:rPrChange>
              </w:rPr>
              <w:t>b) Nhân công</w:t>
            </w:r>
          </w:p>
        </w:tc>
        <w:tc>
          <w:tcPr>
            <w:tcW w:w="439" w:type="pct"/>
            <w:shd w:val="clear" w:color="auto" w:fill="auto"/>
            <w:vAlign w:val="center"/>
            <w:hideMark/>
            <w:tcPrChange w:id="3126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C500E94" w14:textId="77777777" w:rsidR="00093102" w:rsidRPr="003C02FF" w:rsidRDefault="00093102">
            <w:pPr>
              <w:widowControl w:val="0"/>
              <w:spacing w:before="120" w:after="120"/>
              <w:jc w:val="both"/>
              <w:rPr>
                <w:color w:val="000000"/>
                <w:rPrChange w:id="31262" w:author="James Vu" w:date="2024-04-19T00:26:00Z">
                  <w:rPr>
                    <w:color w:val="000000"/>
                    <w:sz w:val="26"/>
                    <w:szCs w:val="26"/>
                  </w:rPr>
                </w:rPrChange>
              </w:rPr>
              <w:pPrChange w:id="31263" w:author="James Vu" w:date="2024-04-18T22:33:00Z">
                <w:pPr>
                  <w:widowControl w:val="0"/>
                  <w:spacing w:before="120" w:after="120"/>
                  <w:jc w:val="center"/>
                </w:pPr>
              </w:pPrChange>
            </w:pPr>
            <w:r w:rsidRPr="003C02FF">
              <w:rPr>
                <w:color w:val="000000"/>
                <w:rPrChange w:id="31264" w:author="James Vu" w:date="2024-04-19T00:26:00Z">
                  <w:rPr>
                    <w:color w:val="000000"/>
                    <w:sz w:val="26"/>
                    <w:szCs w:val="26"/>
                  </w:rPr>
                </w:rPrChange>
              </w:rPr>
              <w:t> </w:t>
            </w:r>
          </w:p>
        </w:tc>
        <w:tc>
          <w:tcPr>
            <w:tcW w:w="502" w:type="pct"/>
            <w:shd w:val="clear" w:color="auto" w:fill="auto"/>
            <w:vAlign w:val="center"/>
            <w:hideMark/>
            <w:tcPrChange w:id="3126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64C0C4D" w14:textId="77777777" w:rsidR="00093102" w:rsidRPr="003C02FF" w:rsidRDefault="00093102">
            <w:pPr>
              <w:widowControl w:val="0"/>
              <w:spacing w:before="120" w:after="120"/>
              <w:jc w:val="both"/>
              <w:rPr>
                <w:color w:val="000000"/>
                <w:rPrChange w:id="31266" w:author="James Vu" w:date="2024-04-19T00:26:00Z">
                  <w:rPr>
                    <w:color w:val="000000"/>
                    <w:sz w:val="26"/>
                    <w:szCs w:val="26"/>
                  </w:rPr>
                </w:rPrChange>
              </w:rPr>
              <w:pPrChange w:id="31267" w:author="James Vu" w:date="2024-04-18T22:33:00Z">
                <w:pPr>
                  <w:widowControl w:val="0"/>
                  <w:spacing w:before="120" w:after="120"/>
                  <w:jc w:val="center"/>
                </w:pPr>
              </w:pPrChange>
            </w:pPr>
            <w:r w:rsidRPr="003C02FF">
              <w:rPr>
                <w:color w:val="000000"/>
                <w:rPrChange w:id="31268" w:author="James Vu" w:date="2024-04-19T00:26:00Z">
                  <w:rPr>
                    <w:color w:val="000000"/>
                    <w:sz w:val="26"/>
                    <w:szCs w:val="26"/>
                  </w:rPr>
                </w:rPrChange>
              </w:rPr>
              <w:t> </w:t>
            </w:r>
          </w:p>
        </w:tc>
        <w:tc>
          <w:tcPr>
            <w:tcW w:w="567" w:type="pct"/>
            <w:shd w:val="clear" w:color="auto" w:fill="auto"/>
            <w:hideMark/>
            <w:tcPrChange w:id="3126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E8092DA" w14:textId="77777777" w:rsidR="00093102" w:rsidRPr="003C02FF" w:rsidRDefault="00093102">
            <w:pPr>
              <w:widowControl w:val="0"/>
              <w:spacing w:before="120" w:after="120"/>
              <w:jc w:val="both"/>
              <w:rPr>
                <w:color w:val="000000"/>
                <w:rPrChange w:id="31270" w:author="James Vu" w:date="2024-04-19T00:26:00Z">
                  <w:rPr>
                    <w:color w:val="000000"/>
                    <w:sz w:val="26"/>
                    <w:szCs w:val="26"/>
                  </w:rPr>
                </w:rPrChange>
              </w:rPr>
              <w:pPrChange w:id="31271" w:author="James Vu" w:date="2024-04-18T22:33:00Z">
                <w:pPr>
                  <w:widowControl w:val="0"/>
                  <w:spacing w:before="120" w:after="120"/>
                </w:pPr>
              </w:pPrChange>
            </w:pPr>
            <w:r w:rsidRPr="003C02FF">
              <w:rPr>
                <w:color w:val="000000"/>
                <w:rPrChange w:id="31272" w:author="James Vu" w:date="2024-04-19T00:26:00Z">
                  <w:rPr>
                    <w:color w:val="000000"/>
                    <w:sz w:val="26"/>
                    <w:szCs w:val="26"/>
                  </w:rPr>
                </w:rPrChange>
              </w:rPr>
              <w:t> </w:t>
            </w:r>
          </w:p>
        </w:tc>
        <w:tc>
          <w:tcPr>
            <w:tcW w:w="351" w:type="pct"/>
            <w:shd w:val="clear" w:color="auto" w:fill="auto"/>
            <w:hideMark/>
            <w:tcPrChange w:id="3127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58EADD5" w14:textId="77777777" w:rsidR="00093102" w:rsidRPr="003C02FF" w:rsidRDefault="00093102">
            <w:pPr>
              <w:widowControl w:val="0"/>
              <w:spacing w:before="120" w:after="120"/>
              <w:jc w:val="both"/>
              <w:rPr>
                <w:color w:val="000000"/>
                <w:rPrChange w:id="31274" w:author="James Vu" w:date="2024-04-19T00:26:00Z">
                  <w:rPr>
                    <w:color w:val="000000"/>
                    <w:sz w:val="26"/>
                    <w:szCs w:val="26"/>
                  </w:rPr>
                </w:rPrChange>
              </w:rPr>
              <w:pPrChange w:id="31275" w:author="James Vu" w:date="2024-04-18T22:33:00Z">
                <w:pPr>
                  <w:widowControl w:val="0"/>
                  <w:spacing w:before="120" w:after="120"/>
                  <w:jc w:val="center"/>
                </w:pPr>
              </w:pPrChange>
            </w:pPr>
            <w:r w:rsidRPr="003C02FF">
              <w:rPr>
                <w:color w:val="000000"/>
                <w:rPrChange w:id="31276" w:author="James Vu" w:date="2024-04-19T00:26:00Z">
                  <w:rPr>
                    <w:color w:val="000000"/>
                    <w:sz w:val="26"/>
                    <w:szCs w:val="26"/>
                  </w:rPr>
                </w:rPrChange>
              </w:rPr>
              <w:t> </w:t>
            </w:r>
          </w:p>
        </w:tc>
        <w:tc>
          <w:tcPr>
            <w:tcW w:w="632" w:type="pct"/>
            <w:shd w:val="clear" w:color="auto" w:fill="auto"/>
            <w:hideMark/>
            <w:tcPrChange w:id="3127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DAF88F0" w14:textId="77777777" w:rsidR="00093102" w:rsidRPr="003C02FF" w:rsidRDefault="00093102">
            <w:pPr>
              <w:widowControl w:val="0"/>
              <w:spacing w:before="120" w:after="120"/>
              <w:jc w:val="both"/>
              <w:rPr>
                <w:color w:val="000000"/>
                <w:rPrChange w:id="31278" w:author="James Vu" w:date="2024-04-19T00:26:00Z">
                  <w:rPr>
                    <w:color w:val="000000"/>
                    <w:sz w:val="26"/>
                    <w:szCs w:val="26"/>
                  </w:rPr>
                </w:rPrChange>
              </w:rPr>
              <w:pPrChange w:id="31279" w:author="James Vu" w:date="2024-04-18T22:33:00Z">
                <w:pPr>
                  <w:widowControl w:val="0"/>
                  <w:spacing w:before="120" w:after="120"/>
                </w:pPr>
              </w:pPrChange>
            </w:pPr>
            <w:r w:rsidRPr="003C02FF">
              <w:rPr>
                <w:color w:val="000000"/>
                <w:rPrChange w:id="31280" w:author="James Vu" w:date="2024-04-19T00:26:00Z">
                  <w:rPr>
                    <w:color w:val="000000"/>
                    <w:sz w:val="26"/>
                    <w:szCs w:val="26"/>
                  </w:rPr>
                </w:rPrChange>
              </w:rPr>
              <w:t xml:space="preserve">         1.113.524 </w:t>
            </w:r>
          </w:p>
        </w:tc>
      </w:tr>
      <w:tr w:rsidR="00093102" w:rsidRPr="003C02FF" w14:paraId="5A60AC71" w14:textId="77777777" w:rsidTr="003C02FF">
        <w:trPr>
          <w:trHeight w:val="300"/>
          <w:trPrChange w:id="31281" w:author="James Vu" w:date="2024-04-19T00:26:00Z">
            <w:trPr>
              <w:gridBefore w:val="1"/>
              <w:gridAfter w:val="0"/>
              <w:trHeight w:val="300"/>
            </w:trPr>
          </w:trPrChange>
        </w:trPr>
        <w:tc>
          <w:tcPr>
            <w:tcW w:w="254" w:type="pct"/>
            <w:shd w:val="clear" w:color="auto" w:fill="auto"/>
            <w:vAlign w:val="center"/>
            <w:hideMark/>
            <w:tcPrChange w:id="3128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A31A60B" w14:textId="77777777" w:rsidR="00093102" w:rsidRPr="003C02FF" w:rsidRDefault="00093102">
            <w:pPr>
              <w:widowControl w:val="0"/>
              <w:spacing w:before="120" w:after="120"/>
              <w:jc w:val="both"/>
              <w:rPr>
                <w:i/>
                <w:iCs/>
                <w:color w:val="000000"/>
                <w:rPrChange w:id="31283" w:author="James Vu" w:date="2024-04-19T00:26:00Z">
                  <w:rPr>
                    <w:i/>
                    <w:iCs/>
                    <w:color w:val="000000"/>
                    <w:sz w:val="26"/>
                    <w:szCs w:val="26"/>
                  </w:rPr>
                </w:rPrChange>
              </w:rPr>
              <w:pPrChange w:id="31284" w:author="James Vu" w:date="2024-04-18T22:33:00Z">
                <w:pPr>
                  <w:widowControl w:val="0"/>
                  <w:spacing w:before="120" w:after="120"/>
                  <w:jc w:val="center"/>
                </w:pPr>
              </w:pPrChange>
            </w:pPr>
            <w:r w:rsidRPr="003C02FF">
              <w:rPr>
                <w:i/>
                <w:iCs/>
                <w:color w:val="000000"/>
                <w:rPrChange w:id="31285" w:author="James Vu" w:date="2024-04-19T00:26:00Z">
                  <w:rPr>
                    <w:i/>
                    <w:iCs/>
                    <w:color w:val="000000"/>
                    <w:sz w:val="26"/>
                    <w:szCs w:val="26"/>
                  </w:rPr>
                </w:rPrChange>
              </w:rPr>
              <w:t> </w:t>
            </w:r>
          </w:p>
        </w:tc>
        <w:tc>
          <w:tcPr>
            <w:tcW w:w="618" w:type="pct"/>
            <w:shd w:val="clear" w:color="auto" w:fill="auto"/>
            <w:vAlign w:val="center"/>
            <w:hideMark/>
            <w:tcPrChange w:id="3128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DBBD8DB" w14:textId="77777777" w:rsidR="00093102" w:rsidRPr="003C02FF" w:rsidRDefault="00093102">
            <w:pPr>
              <w:widowControl w:val="0"/>
              <w:spacing w:before="120" w:after="120"/>
              <w:jc w:val="both"/>
              <w:rPr>
                <w:i/>
                <w:iCs/>
                <w:color w:val="000000"/>
                <w:rPrChange w:id="31287" w:author="James Vu" w:date="2024-04-19T00:26:00Z">
                  <w:rPr>
                    <w:i/>
                    <w:iCs/>
                    <w:color w:val="000000"/>
                    <w:sz w:val="26"/>
                    <w:szCs w:val="26"/>
                  </w:rPr>
                </w:rPrChange>
              </w:rPr>
              <w:pPrChange w:id="31288" w:author="James Vu" w:date="2024-04-18T22:33:00Z">
                <w:pPr>
                  <w:widowControl w:val="0"/>
                  <w:spacing w:before="120" w:after="120"/>
                  <w:jc w:val="center"/>
                </w:pPr>
              </w:pPrChange>
            </w:pPr>
            <w:r w:rsidRPr="003C02FF">
              <w:rPr>
                <w:i/>
                <w:iCs/>
                <w:color w:val="000000"/>
                <w:rPrChange w:id="31289" w:author="James Vu" w:date="2024-04-19T00:26:00Z">
                  <w:rPr>
                    <w:i/>
                    <w:iCs/>
                    <w:color w:val="000000"/>
                    <w:sz w:val="26"/>
                    <w:szCs w:val="26"/>
                  </w:rPr>
                </w:rPrChange>
              </w:rPr>
              <w:t> </w:t>
            </w:r>
          </w:p>
        </w:tc>
        <w:tc>
          <w:tcPr>
            <w:tcW w:w="1636" w:type="pct"/>
            <w:shd w:val="clear" w:color="auto" w:fill="auto"/>
            <w:hideMark/>
            <w:tcPrChange w:id="3129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7A7B0067" w14:textId="77777777" w:rsidR="00093102" w:rsidRPr="003C02FF" w:rsidRDefault="00093102">
            <w:pPr>
              <w:widowControl w:val="0"/>
              <w:spacing w:before="120" w:after="120"/>
              <w:jc w:val="both"/>
              <w:rPr>
                <w:i/>
                <w:iCs/>
                <w:color w:val="000000"/>
                <w:rPrChange w:id="31291" w:author="James Vu" w:date="2024-04-19T00:26:00Z">
                  <w:rPr>
                    <w:i/>
                    <w:iCs/>
                    <w:color w:val="000000"/>
                    <w:sz w:val="26"/>
                    <w:szCs w:val="26"/>
                  </w:rPr>
                </w:rPrChange>
              </w:rPr>
              <w:pPrChange w:id="31292" w:author="James Vu" w:date="2024-04-18T22:33:00Z">
                <w:pPr>
                  <w:widowControl w:val="0"/>
                  <w:spacing w:before="120" w:after="120"/>
                  <w:jc w:val="right"/>
                </w:pPr>
              </w:pPrChange>
            </w:pPr>
            <w:r w:rsidRPr="003C02FF">
              <w:rPr>
                <w:i/>
                <w:iCs/>
                <w:color w:val="000000"/>
                <w:rPrChange w:id="31293" w:author="James Vu" w:date="2024-04-19T00:26:00Z">
                  <w:rPr>
                    <w:i/>
                    <w:iCs/>
                    <w:color w:val="000000"/>
                    <w:sz w:val="26"/>
                    <w:szCs w:val="26"/>
                  </w:rPr>
                </w:rPrChange>
              </w:rPr>
              <w:t>Công nhân 5/7</w:t>
            </w:r>
          </w:p>
        </w:tc>
        <w:tc>
          <w:tcPr>
            <w:tcW w:w="439" w:type="pct"/>
            <w:shd w:val="clear" w:color="auto" w:fill="auto"/>
            <w:vAlign w:val="center"/>
            <w:hideMark/>
            <w:tcPrChange w:id="3129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5BCB6E1F" w14:textId="77777777" w:rsidR="00093102" w:rsidRPr="003C02FF" w:rsidRDefault="00093102">
            <w:pPr>
              <w:widowControl w:val="0"/>
              <w:spacing w:before="120" w:after="120"/>
              <w:jc w:val="both"/>
              <w:rPr>
                <w:i/>
                <w:iCs/>
                <w:color w:val="000000"/>
                <w:rPrChange w:id="31295" w:author="James Vu" w:date="2024-04-19T00:26:00Z">
                  <w:rPr>
                    <w:i/>
                    <w:iCs/>
                    <w:color w:val="000000"/>
                    <w:sz w:val="26"/>
                    <w:szCs w:val="26"/>
                  </w:rPr>
                </w:rPrChange>
              </w:rPr>
              <w:pPrChange w:id="31296" w:author="James Vu" w:date="2024-04-18T22:33:00Z">
                <w:pPr>
                  <w:widowControl w:val="0"/>
                  <w:spacing w:before="120" w:after="120"/>
                  <w:jc w:val="center"/>
                </w:pPr>
              </w:pPrChange>
            </w:pPr>
            <w:r w:rsidRPr="003C02FF">
              <w:rPr>
                <w:i/>
                <w:iCs/>
                <w:color w:val="000000"/>
                <w:rPrChange w:id="31297" w:author="James Vu" w:date="2024-04-19T00:26:00Z">
                  <w:rPr>
                    <w:i/>
                    <w:iCs/>
                    <w:color w:val="000000"/>
                    <w:sz w:val="26"/>
                    <w:szCs w:val="26"/>
                  </w:rPr>
                </w:rPrChange>
              </w:rPr>
              <w:t>công</w:t>
            </w:r>
          </w:p>
        </w:tc>
        <w:tc>
          <w:tcPr>
            <w:tcW w:w="502" w:type="pct"/>
            <w:shd w:val="clear" w:color="auto" w:fill="auto"/>
            <w:vAlign w:val="center"/>
            <w:hideMark/>
            <w:tcPrChange w:id="3129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64C7B19" w14:textId="77777777" w:rsidR="00093102" w:rsidRPr="003C02FF" w:rsidRDefault="00093102">
            <w:pPr>
              <w:widowControl w:val="0"/>
              <w:spacing w:before="120" w:after="120"/>
              <w:jc w:val="both"/>
              <w:rPr>
                <w:i/>
                <w:iCs/>
                <w:color w:val="000000"/>
                <w:rPrChange w:id="31299" w:author="James Vu" w:date="2024-04-19T00:26:00Z">
                  <w:rPr>
                    <w:i/>
                    <w:iCs/>
                    <w:color w:val="000000"/>
                    <w:sz w:val="26"/>
                    <w:szCs w:val="26"/>
                  </w:rPr>
                </w:rPrChange>
              </w:rPr>
              <w:pPrChange w:id="31300" w:author="James Vu" w:date="2024-04-18T22:33:00Z">
                <w:pPr>
                  <w:widowControl w:val="0"/>
                  <w:spacing w:before="120" w:after="120"/>
                  <w:jc w:val="center"/>
                </w:pPr>
              </w:pPrChange>
            </w:pPr>
            <w:r w:rsidRPr="003C02FF">
              <w:rPr>
                <w:i/>
                <w:iCs/>
                <w:color w:val="000000"/>
                <w:rPrChange w:id="31301" w:author="James Vu" w:date="2024-04-19T00:26:00Z">
                  <w:rPr>
                    <w:i/>
                    <w:iCs/>
                    <w:color w:val="000000"/>
                    <w:sz w:val="26"/>
                    <w:szCs w:val="26"/>
                  </w:rPr>
                </w:rPrChange>
              </w:rPr>
              <w:t>0,12</w:t>
            </w:r>
          </w:p>
        </w:tc>
        <w:tc>
          <w:tcPr>
            <w:tcW w:w="567" w:type="pct"/>
            <w:shd w:val="clear" w:color="auto" w:fill="auto"/>
            <w:hideMark/>
            <w:tcPrChange w:id="3130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F1B2DC5" w14:textId="77777777" w:rsidR="00093102" w:rsidRPr="003C02FF" w:rsidRDefault="00093102">
            <w:pPr>
              <w:widowControl w:val="0"/>
              <w:spacing w:before="120" w:after="120"/>
              <w:jc w:val="both"/>
              <w:rPr>
                <w:i/>
                <w:iCs/>
                <w:color w:val="000000"/>
                <w:rPrChange w:id="31303" w:author="James Vu" w:date="2024-04-19T00:26:00Z">
                  <w:rPr>
                    <w:i/>
                    <w:iCs/>
                    <w:color w:val="000000"/>
                    <w:sz w:val="26"/>
                    <w:szCs w:val="26"/>
                  </w:rPr>
                </w:rPrChange>
              </w:rPr>
              <w:pPrChange w:id="31304" w:author="James Vu" w:date="2024-04-18T22:33:00Z">
                <w:pPr>
                  <w:widowControl w:val="0"/>
                  <w:spacing w:before="120" w:after="120"/>
                </w:pPr>
              </w:pPrChange>
            </w:pPr>
            <w:r w:rsidRPr="003C02FF">
              <w:rPr>
                <w:i/>
                <w:iCs/>
                <w:color w:val="000000"/>
                <w:rPrChange w:id="31305" w:author="James Vu" w:date="2024-04-19T00:26:00Z">
                  <w:rPr>
                    <w:i/>
                    <w:iCs/>
                    <w:color w:val="000000"/>
                    <w:sz w:val="26"/>
                    <w:szCs w:val="26"/>
                  </w:rPr>
                </w:rPrChange>
              </w:rPr>
              <w:t xml:space="preserve">       418.296 </w:t>
            </w:r>
          </w:p>
        </w:tc>
        <w:tc>
          <w:tcPr>
            <w:tcW w:w="351" w:type="pct"/>
            <w:shd w:val="clear" w:color="auto" w:fill="auto"/>
            <w:hideMark/>
            <w:tcPrChange w:id="3130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0B7C78B" w14:textId="77777777" w:rsidR="00093102" w:rsidRPr="003C02FF" w:rsidRDefault="00093102">
            <w:pPr>
              <w:widowControl w:val="0"/>
              <w:spacing w:before="120" w:after="120"/>
              <w:jc w:val="both"/>
              <w:rPr>
                <w:i/>
                <w:iCs/>
                <w:color w:val="000000"/>
                <w:rPrChange w:id="31307" w:author="James Vu" w:date="2024-04-19T00:26:00Z">
                  <w:rPr>
                    <w:i/>
                    <w:iCs/>
                    <w:color w:val="000000"/>
                    <w:sz w:val="26"/>
                    <w:szCs w:val="26"/>
                  </w:rPr>
                </w:rPrChange>
              </w:rPr>
              <w:pPrChange w:id="31308" w:author="James Vu" w:date="2024-04-18T22:33:00Z">
                <w:pPr>
                  <w:widowControl w:val="0"/>
                  <w:spacing w:before="120" w:after="120"/>
                  <w:jc w:val="center"/>
                </w:pPr>
              </w:pPrChange>
            </w:pPr>
            <w:r w:rsidRPr="003C02FF">
              <w:rPr>
                <w:i/>
                <w:iCs/>
                <w:color w:val="000000"/>
                <w:rPrChange w:id="31309" w:author="James Vu" w:date="2024-04-19T00:26:00Z">
                  <w:rPr>
                    <w:i/>
                    <w:iCs/>
                    <w:color w:val="000000"/>
                    <w:sz w:val="26"/>
                    <w:szCs w:val="26"/>
                  </w:rPr>
                </w:rPrChange>
              </w:rPr>
              <w:t>1</w:t>
            </w:r>
          </w:p>
        </w:tc>
        <w:tc>
          <w:tcPr>
            <w:tcW w:w="632" w:type="pct"/>
            <w:shd w:val="clear" w:color="auto" w:fill="auto"/>
            <w:hideMark/>
            <w:tcPrChange w:id="3131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56EE555" w14:textId="77777777" w:rsidR="00093102" w:rsidRPr="003C02FF" w:rsidRDefault="00093102">
            <w:pPr>
              <w:widowControl w:val="0"/>
              <w:spacing w:before="120" w:after="120"/>
              <w:jc w:val="both"/>
              <w:rPr>
                <w:i/>
                <w:iCs/>
                <w:color w:val="000000"/>
                <w:rPrChange w:id="31311" w:author="James Vu" w:date="2024-04-19T00:26:00Z">
                  <w:rPr>
                    <w:i/>
                    <w:iCs/>
                    <w:color w:val="000000"/>
                    <w:sz w:val="26"/>
                    <w:szCs w:val="26"/>
                  </w:rPr>
                </w:rPrChange>
              </w:rPr>
              <w:pPrChange w:id="31312" w:author="James Vu" w:date="2024-04-18T22:33:00Z">
                <w:pPr>
                  <w:widowControl w:val="0"/>
                  <w:spacing w:before="120" w:after="120"/>
                </w:pPr>
              </w:pPrChange>
            </w:pPr>
            <w:r w:rsidRPr="003C02FF">
              <w:rPr>
                <w:i/>
                <w:iCs/>
                <w:color w:val="000000"/>
                <w:rPrChange w:id="31313" w:author="James Vu" w:date="2024-04-19T00:26:00Z">
                  <w:rPr>
                    <w:i/>
                    <w:iCs/>
                    <w:color w:val="000000"/>
                    <w:sz w:val="26"/>
                    <w:szCs w:val="26"/>
                  </w:rPr>
                </w:rPrChange>
              </w:rPr>
              <w:t xml:space="preserve">            50.195 </w:t>
            </w:r>
          </w:p>
        </w:tc>
      </w:tr>
      <w:tr w:rsidR="00093102" w:rsidRPr="003C02FF" w14:paraId="62F28F5A" w14:textId="77777777" w:rsidTr="003C02FF">
        <w:trPr>
          <w:trHeight w:val="300"/>
          <w:trPrChange w:id="31314" w:author="James Vu" w:date="2024-04-19T00:26:00Z">
            <w:trPr>
              <w:gridBefore w:val="1"/>
              <w:gridAfter w:val="0"/>
              <w:trHeight w:val="300"/>
            </w:trPr>
          </w:trPrChange>
        </w:trPr>
        <w:tc>
          <w:tcPr>
            <w:tcW w:w="254" w:type="pct"/>
            <w:shd w:val="clear" w:color="auto" w:fill="auto"/>
            <w:vAlign w:val="center"/>
            <w:hideMark/>
            <w:tcPrChange w:id="3131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9C45E97" w14:textId="77777777" w:rsidR="00093102" w:rsidRPr="003C02FF" w:rsidRDefault="00093102">
            <w:pPr>
              <w:widowControl w:val="0"/>
              <w:spacing w:before="120" w:after="120"/>
              <w:jc w:val="both"/>
              <w:rPr>
                <w:i/>
                <w:iCs/>
                <w:color w:val="000000"/>
                <w:rPrChange w:id="31316" w:author="James Vu" w:date="2024-04-19T00:26:00Z">
                  <w:rPr>
                    <w:i/>
                    <w:iCs/>
                    <w:color w:val="000000"/>
                    <w:sz w:val="26"/>
                    <w:szCs w:val="26"/>
                  </w:rPr>
                </w:rPrChange>
              </w:rPr>
              <w:pPrChange w:id="31317" w:author="James Vu" w:date="2024-04-18T22:33:00Z">
                <w:pPr>
                  <w:widowControl w:val="0"/>
                  <w:spacing w:before="120" w:after="120"/>
                  <w:jc w:val="center"/>
                </w:pPr>
              </w:pPrChange>
            </w:pPr>
            <w:r w:rsidRPr="003C02FF">
              <w:rPr>
                <w:i/>
                <w:iCs/>
                <w:color w:val="000000"/>
                <w:rPrChange w:id="31318" w:author="James Vu" w:date="2024-04-19T00:26:00Z">
                  <w:rPr>
                    <w:i/>
                    <w:iCs/>
                    <w:color w:val="000000"/>
                    <w:sz w:val="26"/>
                    <w:szCs w:val="26"/>
                  </w:rPr>
                </w:rPrChange>
              </w:rPr>
              <w:t> </w:t>
            </w:r>
          </w:p>
        </w:tc>
        <w:tc>
          <w:tcPr>
            <w:tcW w:w="618" w:type="pct"/>
            <w:shd w:val="clear" w:color="auto" w:fill="auto"/>
            <w:vAlign w:val="center"/>
            <w:hideMark/>
            <w:tcPrChange w:id="3131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D6DA425" w14:textId="77777777" w:rsidR="00093102" w:rsidRPr="003C02FF" w:rsidRDefault="00093102">
            <w:pPr>
              <w:widowControl w:val="0"/>
              <w:spacing w:before="120" w:after="120"/>
              <w:jc w:val="both"/>
              <w:rPr>
                <w:i/>
                <w:iCs/>
                <w:color w:val="000000"/>
                <w:rPrChange w:id="31320" w:author="James Vu" w:date="2024-04-19T00:26:00Z">
                  <w:rPr>
                    <w:i/>
                    <w:iCs/>
                    <w:color w:val="000000"/>
                    <w:sz w:val="26"/>
                    <w:szCs w:val="26"/>
                  </w:rPr>
                </w:rPrChange>
              </w:rPr>
              <w:pPrChange w:id="31321" w:author="James Vu" w:date="2024-04-18T22:33:00Z">
                <w:pPr>
                  <w:widowControl w:val="0"/>
                  <w:spacing w:before="120" w:after="120"/>
                  <w:jc w:val="center"/>
                </w:pPr>
              </w:pPrChange>
            </w:pPr>
            <w:r w:rsidRPr="003C02FF">
              <w:rPr>
                <w:i/>
                <w:iCs/>
                <w:color w:val="000000"/>
                <w:rPrChange w:id="31322" w:author="James Vu" w:date="2024-04-19T00:26:00Z">
                  <w:rPr>
                    <w:i/>
                    <w:iCs/>
                    <w:color w:val="000000"/>
                    <w:sz w:val="26"/>
                    <w:szCs w:val="26"/>
                  </w:rPr>
                </w:rPrChange>
              </w:rPr>
              <w:t> </w:t>
            </w:r>
          </w:p>
        </w:tc>
        <w:tc>
          <w:tcPr>
            <w:tcW w:w="1636" w:type="pct"/>
            <w:shd w:val="clear" w:color="auto" w:fill="auto"/>
            <w:hideMark/>
            <w:tcPrChange w:id="3132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23ED863" w14:textId="77777777" w:rsidR="00093102" w:rsidRPr="003C02FF" w:rsidRDefault="00093102">
            <w:pPr>
              <w:widowControl w:val="0"/>
              <w:spacing w:before="120" w:after="120"/>
              <w:jc w:val="both"/>
              <w:rPr>
                <w:i/>
                <w:iCs/>
                <w:color w:val="000000"/>
                <w:rPrChange w:id="31324" w:author="James Vu" w:date="2024-04-19T00:26:00Z">
                  <w:rPr>
                    <w:i/>
                    <w:iCs/>
                    <w:color w:val="000000"/>
                    <w:sz w:val="26"/>
                    <w:szCs w:val="26"/>
                  </w:rPr>
                </w:rPrChange>
              </w:rPr>
              <w:pPrChange w:id="31325" w:author="James Vu" w:date="2024-04-18T22:33:00Z">
                <w:pPr>
                  <w:widowControl w:val="0"/>
                  <w:spacing w:before="120" w:after="120"/>
                  <w:jc w:val="right"/>
                </w:pPr>
              </w:pPrChange>
            </w:pPr>
            <w:r w:rsidRPr="003C02FF">
              <w:rPr>
                <w:i/>
                <w:iCs/>
                <w:color w:val="000000"/>
                <w:rPrChange w:id="31326" w:author="James Vu" w:date="2024-04-19T00:26:00Z">
                  <w:rPr>
                    <w:i/>
                    <w:iCs/>
                    <w:color w:val="000000"/>
                    <w:sz w:val="26"/>
                    <w:szCs w:val="26"/>
                  </w:rPr>
                </w:rPrChange>
              </w:rPr>
              <w:t>Kỹ sư 4/8</w:t>
            </w:r>
          </w:p>
        </w:tc>
        <w:tc>
          <w:tcPr>
            <w:tcW w:w="439" w:type="pct"/>
            <w:shd w:val="clear" w:color="auto" w:fill="auto"/>
            <w:vAlign w:val="center"/>
            <w:hideMark/>
            <w:tcPrChange w:id="3132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000299B" w14:textId="77777777" w:rsidR="00093102" w:rsidRPr="003C02FF" w:rsidRDefault="00093102">
            <w:pPr>
              <w:widowControl w:val="0"/>
              <w:spacing w:before="120" w:after="120"/>
              <w:jc w:val="both"/>
              <w:rPr>
                <w:i/>
                <w:iCs/>
                <w:color w:val="000000"/>
                <w:rPrChange w:id="31328" w:author="James Vu" w:date="2024-04-19T00:26:00Z">
                  <w:rPr>
                    <w:i/>
                    <w:iCs/>
                    <w:color w:val="000000"/>
                    <w:sz w:val="26"/>
                    <w:szCs w:val="26"/>
                  </w:rPr>
                </w:rPrChange>
              </w:rPr>
              <w:pPrChange w:id="31329" w:author="James Vu" w:date="2024-04-18T22:33:00Z">
                <w:pPr>
                  <w:widowControl w:val="0"/>
                  <w:spacing w:before="120" w:after="120"/>
                  <w:jc w:val="center"/>
                </w:pPr>
              </w:pPrChange>
            </w:pPr>
            <w:r w:rsidRPr="003C02FF">
              <w:rPr>
                <w:i/>
                <w:iCs/>
                <w:color w:val="000000"/>
                <w:rPrChange w:id="31330" w:author="James Vu" w:date="2024-04-19T00:26:00Z">
                  <w:rPr>
                    <w:i/>
                    <w:iCs/>
                    <w:color w:val="000000"/>
                    <w:sz w:val="26"/>
                    <w:szCs w:val="26"/>
                  </w:rPr>
                </w:rPrChange>
              </w:rPr>
              <w:t>công</w:t>
            </w:r>
          </w:p>
        </w:tc>
        <w:tc>
          <w:tcPr>
            <w:tcW w:w="502" w:type="pct"/>
            <w:shd w:val="clear" w:color="auto" w:fill="auto"/>
            <w:vAlign w:val="center"/>
            <w:hideMark/>
            <w:tcPrChange w:id="3133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148D868" w14:textId="77777777" w:rsidR="00093102" w:rsidRPr="003C02FF" w:rsidRDefault="00093102">
            <w:pPr>
              <w:widowControl w:val="0"/>
              <w:spacing w:before="120" w:after="120"/>
              <w:jc w:val="both"/>
              <w:rPr>
                <w:i/>
                <w:iCs/>
                <w:color w:val="000000"/>
                <w:rPrChange w:id="31332" w:author="James Vu" w:date="2024-04-19T00:26:00Z">
                  <w:rPr>
                    <w:i/>
                    <w:iCs/>
                    <w:color w:val="000000"/>
                    <w:sz w:val="26"/>
                    <w:szCs w:val="26"/>
                  </w:rPr>
                </w:rPrChange>
              </w:rPr>
              <w:pPrChange w:id="31333" w:author="James Vu" w:date="2024-04-18T22:33:00Z">
                <w:pPr>
                  <w:widowControl w:val="0"/>
                  <w:spacing w:before="120" w:after="120"/>
                  <w:jc w:val="center"/>
                </w:pPr>
              </w:pPrChange>
            </w:pPr>
            <w:r w:rsidRPr="003C02FF">
              <w:rPr>
                <w:i/>
                <w:iCs/>
                <w:color w:val="000000"/>
                <w:rPrChange w:id="31334" w:author="James Vu" w:date="2024-04-19T00:26:00Z">
                  <w:rPr>
                    <w:i/>
                    <w:iCs/>
                    <w:color w:val="000000"/>
                    <w:sz w:val="26"/>
                    <w:szCs w:val="26"/>
                  </w:rPr>
                </w:rPrChange>
              </w:rPr>
              <w:t>2,2</w:t>
            </w:r>
          </w:p>
        </w:tc>
        <w:tc>
          <w:tcPr>
            <w:tcW w:w="567" w:type="pct"/>
            <w:shd w:val="clear" w:color="auto" w:fill="auto"/>
            <w:hideMark/>
            <w:tcPrChange w:id="3133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2A2D0FF" w14:textId="77777777" w:rsidR="00093102" w:rsidRPr="003C02FF" w:rsidRDefault="00093102">
            <w:pPr>
              <w:widowControl w:val="0"/>
              <w:spacing w:before="120" w:after="120"/>
              <w:jc w:val="both"/>
              <w:rPr>
                <w:i/>
                <w:iCs/>
                <w:color w:val="000000"/>
                <w:rPrChange w:id="31336" w:author="James Vu" w:date="2024-04-19T00:26:00Z">
                  <w:rPr>
                    <w:i/>
                    <w:iCs/>
                    <w:color w:val="000000"/>
                    <w:sz w:val="26"/>
                    <w:szCs w:val="26"/>
                  </w:rPr>
                </w:rPrChange>
              </w:rPr>
              <w:pPrChange w:id="31337" w:author="James Vu" w:date="2024-04-18T22:33:00Z">
                <w:pPr>
                  <w:widowControl w:val="0"/>
                  <w:spacing w:before="120" w:after="120"/>
                </w:pPr>
              </w:pPrChange>
            </w:pPr>
            <w:r w:rsidRPr="003C02FF">
              <w:rPr>
                <w:i/>
                <w:iCs/>
                <w:color w:val="000000"/>
                <w:rPrChange w:id="31338" w:author="James Vu" w:date="2024-04-19T00:26:00Z">
                  <w:rPr>
                    <w:i/>
                    <w:iCs/>
                    <w:color w:val="000000"/>
                    <w:sz w:val="26"/>
                    <w:szCs w:val="26"/>
                  </w:rPr>
                </w:rPrChange>
              </w:rPr>
              <w:t xml:space="preserve">       483.331 </w:t>
            </w:r>
          </w:p>
        </w:tc>
        <w:tc>
          <w:tcPr>
            <w:tcW w:w="351" w:type="pct"/>
            <w:shd w:val="clear" w:color="auto" w:fill="auto"/>
            <w:hideMark/>
            <w:tcPrChange w:id="3133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B388547" w14:textId="77777777" w:rsidR="00093102" w:rsidRPr="003C02FF" w:rsidRDefault="00093102">
            <w:pPr>
              <w:widowControl w:val="0"/>
              <w:spacing w:before="120" w:after="120"/>
              <w:jc w:val="both"/>
              <w:rPr>
                <w:i/>
                <w:iCs/>
                <w:color w:val="000000"/>
                <w:rPrChange w:id="31340" w:author="James Vu" w:date="2024-04-19T00:26:00Z">
                  <w:rPr>
                    <w:i/>
                    <w:iCs/>
                    <w:color w:val="000000"/>
                    <w:sz w:val="26"/>
                    <w:szCs w:val="26"/>
                  </w:rPr>
                </w:rPrChange>
              </w:rPr>
              <w:pPrChange w:id="31341" w:author="James Vu" w:date="2024-04-18T22:33:00Z">
                <w:pPr>
                  <w:widowControl w:val="0"/>
                  <w:spacing w:before="120" w:after="120"/>
                  <w:jc w:val="center"/>
                </w:pPr>
              </w:pPrChange>
            </w:pPr>
            <w:r w:rsidRPr="003C02FF">
              <w:rPr>
                <w:i/>
                <w:iCs/>
                <w:color w:val="000000"/>
                <w:rPrChange w:id="31342" w:author="James Vu" w:date="2024-04-19T00:26:00Z">
                  <w:rPr>
                    <w:i/>
                    <w:iCs/>
                    <w:color w:val="000000"/>
                    <w:sz w:val="26"/>
                    <w:szCs w:val="26"/>
                  </w:rPr>
                </w:rPrChange>
              </w:rPr>
              <w:t>1</w:t>
            </w:r>
          </w:p>
        </w:tc>
        <w:tc>
          <w:tcPr>
            <w:tcW w:w="632" w:type="pct"/>
            <w:shd w:val="clear" w:color="auto" w:fill="auto"/>
            <w:hideMark/>
            <w:tcPrChange w:id="3134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25DC8F2" w14:textId="77777777" w:rsidR="00093102" w:rsidRPr="003C02FF" w:rsidRDefault="00093102">
            <w:pPr>
              <w:widowControl w:val="0"/>
              <w:spacing w:before="120" w:after="120"/>
              <w:jc w:val="both"/>
              <w:rPr>
                <w:i/>
                <w:iCs/>
                <w:color w:val="000000"/>
                <w:rPrChange w:id="31344" w:author="James Vu" w:date="2024-04-19T00:26:00Z">
                  <w:rPr>
                    <w:i/>
                    <w:iCs/>
                    <w:color w:val="000000"/>
                    <w:sz w:val="26"/>
                    <w:szCs w:val="26"/>
                  </w:rPr>
                </w:rPrChange>
              </w:rPr>
              <w:pPrChange w:id="31345" w:author="James Vu" w:date="2024-04-18T22:33:00Z">
                <w:pPr>
                  <w:widowControl w:val="0"/>
                  <w:spacing w:before="120" w:after="120"/>
                </w:pPr>
              </w:pPrChange>
            </w:pPr>
            <w:r w:rsidRPr="003C02FF">
              <w:rPr>
                <w:i/>
                <w:iCs/>
                <w:color w:val="000000"/>
                <w:rPrChange w:id="31346" w:author="James Vu" w:date="2024-04-19T00:26:00Z">
                  <w:rPr>
                    <w:i/>
                    <w:iCs/>
                    <w:color w:val="000000"/>
                    <w:sz w:val="26"/>
                    <w:szCs w:val="26"/>
                  </w:rPr>
                </w:rPrChange>
              </w:rPr>
              <w:t xml:space="preserve">       1.063.329 </w:t>
            </w:r>
          </w:p>
        </w:tc>
      </w:tr>
      <w:tr w:rsidR="00093102" w:rsidRPr="003C02FF" w14:paraId="3F94FA29" w14:textId="77777777" w:rsidTr="003C02FF">
        <w:trPr>
          <w:trHeight w:val="300"/>
          <w:trPrChange w:id="31347" w:author="James Vu" w:date="2024-04-19T00:26:00Z">
            <w:trPr>
              <w:gridBefore w:val="1"/>
              <w:gridAfter w:val="0"/>
              <w:trHeight w:val="300"/>
            </w:trPr>
          </w:trPrChange>
        </w:trPr>
        <w:tc>
          <w:tcPr>
            <w:tcW w:w="254" w:type="pct"/>
            <w:shd w:val="clear" w:color="auto" w:fill="auto"/>
            <w:vAlign w:val="center"/>
            <w:hideMark/>
            <w:tcPrChange w:id="3134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E726CAE" w14:textId="77777777" w:rsidR="00093102" w:rsidRPr="003C02FF" w:rsidRDefault="00093102">
            <w:pPr>
              <w:widowControl w:val="0"/>
              <w:spacing w:before="120" w:after="120"/>
              <w:jc w:val="both"/>
              <w:rPr>
                <w:color w:val="000000"/>
                <w:rPrChange w:id="31349" w:author="James Vu" w:date="2024-04-19T00:26:00Z">
                  <w:rPr>
                    <w:color w:val="000000"/>
                    <w:sz w:val="26"/>
                    <w:szCs w:val="26"/>
                  </w:rPr>
                </w:rPrChange>
              </w:rPr>
              <w:pPrChange w:id="31350" w:author="James Vu" w:date="2024-04-18T22:33:00Z">
                <w:pPr>
                  <w:widowControl w:val="0"/>
                  <w:spacing w:before="120" w:after="120"/>
                  <w:jc w:val="center"/>
                </w:pPr>
              </w:pPrChange>
            </w:pPr>
            <w:r w:rsidRPr="003C02FF">
              <w:rPr>
                <w:color w:val="000000"/>
                <w:rPrChange w:id="31351" w:author="James Vu" w:date="2024-04-19T00:26:00Z">
                  <w:rPr>
                    <w:color w:val="000000"/>
                    <w:sz w:val="26"/>
                    <w:szCs w:val="26"/>
                  </w:rPr>
                </w:rPrChange>
              </w:rPr>
              <w:t> </w:t>
            </w:r>
          </w:p>
        </w:tc>
        <w:tc>
          <w:tcPr>
            <w:tcW w:w="618" w:type="pct"/>
            <w:shd w:val="clear" w:color="auto" w:fill="auto"/>
            <w:vAlign w:val="center"/>
            <w:hideMark/>
            <w:tcPrChange w:id="3135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56C018CA" w14:textId="77777777" w:rsidR="00093102" w:rsidRPr="003C02FF" w:rsidRDefault="00093102">
            <w:pPr>
              <w:widowControl w:val="0"/>
              <w:spacing w:before="120" w:after="120"/>
              <w:jc w:val="both"/>
              <w:rPr>
                <w:color w:val="000000"/>
                <w:rPrChange w:id="31353" w:author="James Vu" w:date="2024-04-19T00:26:00Z">
                  <w:rPr>
                    <w:color w:val="000000"/>
                    <w:sz w:val="26"/>
                    <w:szCs w:val="26"/>
                  </w:rPr>
                </w:rPrChange>
              </w:rPr>
              <w:pPrChange w:id="31354" w:author="James Vu" w:date="2024-04-18T22:33:00Z">
                <w:pPr>
                  <w:widowControl w:val="0"/>
                  <w:spacing w:before="120" w:after="120"/>
                  <w:jc w:val="center"/>
                </w:pPr>
              </w:pPrChange>
            </w:pPr>
            <w:r w:rsidRPr="003C02FF">
              <w:rPr>
                <w:color w:val="000000"/>
                <w:rPrChange w:id="31355" w:author="James Vu" w:date="2024-04-19T00:26:00Z">
                  <w:rPr>
                    <w:color w:val="000000"/>
                    <w:sz w:val="26"/>
                    <w:szCs w:val="26"/>
                  </w:rPr>
                </w:rPrChange>
              </w:rPr>
              <w:t> </w:t>
            </w:r>
          </w:p>
        </w:tc>
        <w:tc>
          <w:tcPr>
            <w:tcW w:w="1636" w:type="pct"/>
            <w:shd w:val="clear" w:color="auto" w:fill="auto"/>
            <w:hideMark/>
            <w:tcPrChange w:id="3135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2283E576" w14:textId="77777777" w:rsidR="00093102" w:rsidRPr="003C02FF" w:rsidRDefault="00093102">
            <w:pPr>
              <w:widowControl w:val="0"/>
              <w:spacing w:before="120" w:after="120"/>
              <w:jc w:val="both"/>
              <w:rPr>
                <w:color w:val="000000"/>
                <w:rPrChange w:id="31357" w:author="James Vu" w:date="2024-04-19T00:26:00Z">
                  <w:rPr>
                    <w:color w:val="000000"/>
                    <w:sz w:val="26"/>
                    <w:szCs w:val="26"/>
                  </w:rPr>
                </w:rPrChange>
              </w:rPr>
              <w:pPrChange w:id="31358" w:author="James Vu" w:date="2024-04-18T22:33:00Z">
                <w:pPr>
                  <w:widowControl w:val="0"/>
                  <w:spacing w:before="120" w:after="120"/>
                </w:pPr>
              </w:pPrChange>
            </w:pPr>
            <w:r w:rsidRPr="003C02FF">
              <w:rPr>
                <w:color w:val="000000"/>
                <w:rPrChange w:id="31359" w:author="James Vu" w:date="2024-04-19T00:26:00Z">
                  <w:rPr>
                    <w:color w:val="000000"/>
                    <w:sz w:val="26"/>
                    <w:szCs w:val="26"/>
                  </w:rPr>
                </w:rPrChange>
              </w:rPr>
              <w:t>c) Máy thi công</w:t>
            </w:r>
          </w:p>
        </w:tc>
        <w:tc>
          <w:tcPr>
            <w:tcW w:w="439" w:type="pct"/>
            <w:shd w:val="clear" w:color="auto" w:fill="auto"/>
            <w:vAlign w:val="center"/>
            <w:hideMark/>
            <w:tcPrChange w:id="3136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9069ECF" w14:textId="77777777" w:rsidR="00093102" w:rsidRPr="003C02FF" w:rsidRDefault="00093102">
            <w:pPr>
              <w:widowControl w:val="0"/>
              <w:spacing w:before="120" w:after="120"/>
              <w:jc w:val="both"/>
              <w:rPr>
                <w:color w:val="000000"/>
                <w:rPrChange w:id="31361" w:author="James Vu" w:date="2024-04-19T00:26:00Z">
                  <w:rPr>
                    <w:color w:val="000000"/>
                    <w:sz w:val="26"/>
                    <w:szCs w:val="26"/>
                  </w:rPr>
                </w:rPrChange>
              </w:rPr>
              <w:pPrChange w:id="31362" w:author="James Vu" w:date="2024-04-18T22:33:00Z">
                <w:pPr>
                  <w:widowControl w:val="0"/>
                  <w:spacing w:before="120" w:after="120"/>
                  <w:jc w:val="center"/>
                </w:pPr>
              </w:pPrChange>
            </w:pPr>
            <w:r w:rsidRPr="003C02FF">
              <w:rPr>
                <w:color w:val="000000"/>
                <w:rPrChange w:id="31363" w:author="James Vu" w:date="2024-04-19T00:26:00Z">
                  <w:rPr>
                    <w:color w:val="000000"/>
                    <w:sz w:val="26"/>
                    <w:szCs w:val="26"/>
                  </w:rPr>
                </w:rPrChange>
              </w:rPr>
              <w:t> </w:t>
            </w:r>
          </w:p>
        </w:tc>
        <w:tc>
          <w:tcPr>
            <w:tcW w:w="502" w:type="pct"/>
            <w:shd w:val="clear" w:color="auto" w:fill="auto"/>
            <w:vAlign w:val="center"/>
            <w:hideMark/>
            <w:tcPrChange w:id="3136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E0734DA" w14:textId="77777777" w:rsidR="00093102" w:rsidRPr="003C02FF" w:rsidRDefault="00093102">
            <w:pPr>
              <w:widowControl w:val="0"/>
              <w:spacing w:before="120" w:after="120"/>
              <w:jc w:val="both"/>
              <w:rPr>
                <w:color w:val="000000"/>
                <w:rPrChange w:id="31365" w:author="James Vu" w:date="2024-04-19T00:26:00Z">
                  <w:rPr>
                    <w:color w:val="000000"/>
                    <w:sz w:val="26"/>
                    <w:szCs w:val="26"/>
                  </w:rPr>
                </w:rPrChange>
              </w:rPr>
              <w:pPrChange w:id="31366" w:author="James Vu" w:date="2024-04-18T22:33:00Z">
                <w:pPr>
                  <w:widowControl w:val="0"/>
                  <w:spacing w:before="120" w:after="120"/>
                  <w:jc w:val="center"/>
                </w:pPr>
              </w:pPrChange>
            </w:pPr>
            <w:r w:rsidRPr="003C02FF">
              <w:rPr>
                <w:color w:val="000000"/>
                <w:rPrChange w:id="31367" w:author="James Vu" w:date="2024-04-19T00:26:00Z">
                  <w:rPr>
                    <w:color w:val="000000"/>
                    <w:sz w:val="26"/>
                    <w:szCs w:val="26"/>
                  </w:rPr>
                </w:rPrChange>
              </w:rPr>
              <w:t> </w:t>
            </w:r>
          </w:p>
        </w:tc>
        <w:tc>
          <w:tcPr>
            <w:tcW w:w="567" w:type="pct"/>
            <w:shd w:val="clear" w:color="auto" w:fill="auto"/>
            <w:hideMark/>
            <w:tcPrChange w:id="3136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5837E3E" w14:textId="77777777" w:rsidR="00093102" w:rsidRPr="003C02FF" w:rsidRDefault="00093102">
            <w:pPr>
              <w:widowControl w:val="0"/>
              <w:spacing w:before="120" w:after="120"/>
              <w:jc w:val="both"/>
              <w:rPr>
                <w:color w:val="000000"/>
                <w:rPrChange w:id="31369" w:author="James Vu" w:date="2024-04-19T00:26:00Z">
                  <w:rPr>
                    <w:color w:val="000000"/>
                    <w:sz w:val="26"/>
                    <w:szCs w:val="26"/>
                  </w:rPr>
                </w:rPrChange>
              </w:rPr>
              <w:pPrChange w:id="31370" w:author="James Vu" w:date="2024-04-18T22:33:00Z">
                <w:pPr>
                  <w:widowControl w:val="0"/>
                  <w:spacing w:before="120" w:after="120"/>
                </w:pPr>
              </w:pPrChange>
            </w:pPr>
            <w:r w:rsidRPr="003C02FF">
              <w:rPr>
                <w:color w:val="000000"/>
                <w:rPrChange w:id="31371" w:author="James Vu" w:date="2024-04-19T00:26:00Z">
                  <w:rPr>
                    <w:color w:val="000000"/>
                    <w:sz w:val="26"/>
                    <w:szCs w:val="26"/>
                  </w:rPr>
                </w:rPrChange>
              </w:rPr>
              <w:t> </w:t>
            </w:r>
          </w:p>
        </w:tc>
        <w:tc>
          <w:tcPr>
            <w:tcW w:w="351" w:type="pct"/>
            <w:shd w:val="clear" w:color="auto" w:fill="auto"/>
            <w:hideMark/>
            <w:tcPrChange w:id="3137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08ECB58" w14:textId="77777777" w:rsidR="00093102" w:rsidRPr="003C02FF" w:rsidRDefault="00093102">
            <w:pPr>
              <w:widowControl w:val="0"/>
              <w:spacing w:before="120" w:after="120"/>
              <w:jc w:val="both"/>
              <w:rPr>
                <w:color w:val="000000"/>
                <w:rPrChange w:id="31373" w:author="James Vu" w:date="2024-04-19T00:26:00Z">
                  <w:rPr>
                    <w:color w:val="000000"/>
                    <w:sz w:val="26"/>
                    <w:szCs w:val="26"/>
                  </w:rPr>
                </w:rPrChange>
              </w:rPr>
              <w:pPrChange w:id="31374" w:author="James Vu" w:date="2024-04-18T22:33:00Z">
                <w:pPr>
                  <w:widowControl w:val="0"/>
                  <w:spacing w:before="120" w:after="120"/>
                  <w:jc w:val="center"/>
                </w:pPr>
              </w:pPrChange>
            </w:pPr>
            <w:r w:rsidRPr="003C02FF">
              <w:rPr>
                <w:color w:val="000000"/>
                <w:rPrChange w:id="31375" w:author="James Vu" w:date="2024-04-19T00:26:00Z">
                  <w:rPr>
                    <w:color w:val="000000"/>
                    <w:sz w:val="26"/>
                    <w:szCs w:val="26"/>
                  </w:rPr>
                </w:rPrChange>
              </w:rPr>
              <w:t> </w:t>
            </w:r>
          </w:p>
        </w:tc>
        <w:tc>
          <w:tcPr>
            <w:tcW w:w="632" w:type="pct"/>
            <w:shd w:val="clear" w:color="auto" w:fill="auto"/>
            <w:hideMark/>
            <w:tcPrChange w:id="3137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11BB900" w14:textId="77777777" w:rsidR="00093102" w:rsidRPr="003C02FF" w:rsidRDefault="00093102">
            <w:pPr>
              <w:widowControl w:val="0"/>
              <w:spacing w:before="120" w:after="120"/>
              <w:jc w:val="both"/>
              <w:rPr>
                <w:color w:val="000000"/>
                <w:rPrChange w:id="31377" w:author="James Vu" w:date="2024-04-19T00:26:00Z">
                  <w:rPr>
                    <w:color w:val="000000"/>
                    <w:sz w:val="26"/>
                    <w:szCs w:val="26"/>
                  </w:rPr>
                </w:rPrChange>
              </w:rPr>
              <w:pPrChange w:id="31378" w:author="James Vu" w:date="2024-04-18T22:33:00Z">
                <w:pPr>
                  <w:widowControl w:val="0"/>
                  <w:spacing w:before="120" w:after="120"/>
                </w:pPr>
              </w:pPrChange>
            </w:pPr>
            <w:r w:rsidRPr="003C02FF">
              <w:rPr>
                <w:color w:val="000000"/>
                <w:rPrChange w:id="31379" w:author="James Vu" w:date="2024-04-19T00:26:00Z">
                  <w:rPr>
                    <w:color w:val="000000"/>
                    <w:sz w:val="26"/>
                    <w:szCs w:val="26"/>
                  </w:rPr>
                </w:rPrChange>
              </w:rPr>
              <w:t xml:space="preserve">              11.010 </w:t>
            </w:r>
          </w:p>
        </w:tc>
      </w:tr>
      <w:tr w:rsidR="00093102" w:rsidRPr="003C02FF" w14:paraId="353AC885" w14:textId="77777777" w:rsidTr="003C02FF">
        <w:trPr>
          <w:trHeight w:val="300"/>
          <w:trPrChange w:id="31380" w:author="James Vu" w:date="2024-04-19T00:26:00Z">
            <w:trPr>
              <w:gridBefore w:val="1"/>
              <w:gridAfter w:val="0"/>
              <w:trHeight w:val="300"/>
            </w:trPr>
          </w:trPrChange>
        </w:trPr>
        <w:tc>
          <w:tcPr>
            <w:tcW w:w="254" w:type="pct"/>
            <w:shd w:val="clear" w:color="auto" w:fill="auto"/>
            <w:vAlign w:val="center"/>
            <w:hideMark/>
            <w:tcPrChange w:id="3138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14DC378" w14:textId="77777777" w:rsidR="00093102" w:rsidRPr="003C02FF" w:rsidRDefault="00093102">
            <w:pPr>
              <w:widowControl w:val="0"/>
              <w:spacing w:before="120" w:after="120"/>
              <w:jc w:val="both"/>
              <w:rPr>
                <w:i/>
                <w:iCs/>
                <w:color w:val="000000"/>
                <w:rPrChange w:id="31382" w:author="James Vu" w:date="2024-04-19T00:26:00Z">
                  <w:rPr>
                    <w:i/>
                    <w:iCs/>
                    <w:color w:val="000000"/>
                    <w:sz w:val="26"/>
                    <w:szCs w:val="26"/>
                  </w:rPr>
                </w:rPrChange>
              </w:rPr>
              <w:pPrChange w:id="31383" w:author="James Vu" w:date="2024-04-18T22:33:00Z">
                <w:pPr>
                  <w:widowControl w:val="0"/>
                  <w:spacing w:before="120" w:after="120"/>
                  <w:jc w:val="center"/>
                </w:pPr>
              </w:pPrChange>
            </w:pPr>
            <w:r w:rsidRPr="003C02FF">
              <w:rPr>
                <w:i/>
                <w:iCs/>
                <w:color w:val="000000"/>
                <w:rPrChange w:id="31384" w:author="James Vu" w:date="2024-04-19T00:26:00Z">
                  <w:rPr>
                    <w:i/>
                    <w:iCs/>
                    <w:color w:val="000000"/>
                    <w:sz w:val="26"/>
                    <w:szCs w:val="26"/>
                  </w:rPr>
                </w:rPrChange>
              </w:rPr>
              <w:t> </w:t>
            </w:r>
          </w:p>
        </w:tc>
        <w:tc>
          <w:tcPr>
            <w:tcW w:w="618" w:type="pct"/>
            <w:shd w:val="clear" w:color="auto" w:fill="auto"/>
            <w:vAlign w:val="center"/>
            <w:hideMark/>
            <w:tcPrChange w:id="3138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F50C4DC" w14:textId="77777777" w:rsidR="00093102" w:rsidRPr="003C02FF" w:rsidRDefault="00093102">
            <w:pPr>
              <w:widowControl w:val="0"/>
              <w:spacing w:before="120" w:after="120"/>
              <w:jc w:val="both"/>
              <w:rPr>
                <w:i/>
                <w:iCs/>
                <w:color w:val="000000"/>
                <w:rPrChange w:id="31386" w:author="James Vu" w:date="2024-04-19T00:26:00Z">
                  <w:rPr>
                    <w:i/>
                    <w:iCs/>
                    <w:color w:val="000000"/>
                    <w:sz w:val="26"/>
                    <w:szCs w:val="26"/>
                  </w:rPr>
                </w:rPrChange>
              </w:rPr>
              <w:pPrChange w:id="31387" w:author="James Vu" w:date="2024-04-18T22:33:00Z">
                <w:pPr>
                  <w:widowControl w:val="0"/>
                  <w:spacing w:before="120" w:after="120"/>
                  <w:jc w:val="center"/>
                </w:pPr>
              </w:pPrChange>
            </w:pPr>
            <w:r w:rsidRPr="003C02FF">
              <w:rPr>
                <w:i/>
                <w:iCs/>
                <w:color w:val="000000"/>
                <w:rPrChange w:id="31388" w:author="James Vu" w:date="2024-04-19T00:26:00Z">
                  <w:rPr>
                    <w:i/>
                    <w:iCs/>
                    <w:color w:val="000000"/>
                    <w:sz w:val="26"/>
                    <w:szCs w:val="26"/>
                  </w:rPr>
                </w:rPrChange>
              </w:rPr>
              <w:t> </w:t>
            </w:r>
          </w:p>
        </w:tc>
        <w:tc>
          <w:tcPr>
            <w:tcW w:w="1636" w:type="pct"/>
            <w:shd w:val="clear" w:color="auto" w:fill="auto"/>
            <w:hideMark/>
            <w:tcPrChange w:id="3138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89D05D6" w14:textId="77777777" w:rsidR="00093102" w:rsidRPr="003C02FF" w:rsidRDefault="00093102">
            <w:pPr>
              <w:widowControl w:val="0"/>
              <w:spacing w:before="120" w:after="120"/>
              <w:jc w:val="both"/>
              <w:rPr>
                <w:i/>
                <w:iCs/>
                <w:color w:val="000000"/>
                <w:rPrChange w:id="31390" w:author="James Vu" w:date="2024-04-19T00:26:00Z">
                  <w:rPr>
                    <w:i/>
                    <w:iCs/>
                    <w:color w:val="000000"/>
                    <w:sz w:val="26"/>
                    <w:szCs w:val="26"/>
                  </w:rPr>
                </w:rPrChange>
              </w:rPr>
              <w:pPrChange w:id="31391" w:author="James Vu" w:date="2024-04-18T22:33:00Z">
                <w:pPr>
                  <w:widowControl w:val="0"/>
                  <w:spacing w:before="120" w:after="120"/>
                  <w:jc w:val="right"/>
                </w:pPr>
              </w:pPrChange>
            </w:pPr>
            <w:r w:rsidRPr="003C02FF">
              <w:rPr>
                <w:i/>
                <w:iCs/>
                <w:color w:val="000000"/>
                <w:rPrChange w:id="31392" w:author="James Vu" w:date="2024-04-19T00:26:00Z">
                  <w:rPr>
                    <w:i/>
                    <w:iCs/>
                    <w:color w:val="000000"/>
                    <w:sz w:val="26"/>
                    <w:szCs w:val="26"/>
                  </w:rPr>
                </w:rPrChange>
              </w:rPr>
              <w:t>Máy tính xách tay</w:t>
            </w:r>
          </w:p>
        </w:tc>
        <w:tc>
          <w:tcPr>
            <w:tcW w:w="439" w:type="pct"/>
            <w:shd w:val="clear" w:color="auto" w:fill="auto"/>
            <w:vAlign w:val="center"/>
            <w:hideMark/>
            <w:tcPrChange w:id="3139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AF5BB62" w14:textId="77777777" w:rsidR="00093102" w:rsidRPr="003C02FF" w:rsidRDefault="00093102">
            <w:pPr>
              <w:widowControl w:val="0"/>
              <w:spacing w:before="120" w:after="120"/>
              <w:jc w:val="both"/>
              <w:rPr>
                <w:i/>
                <w:iCs/>
                <w:color w:val="000000"/>
                <w:rPrChange w:id="31394" w:author="James Vu" w:date="2024-04-19T00:26:00Z">
                  <w:rPr>
                    <w:i/>
                    <w:iCs/>
                    <w:color w:val="000000"/>
                    <w:sz w:val="26"/>
                    <w:szCs w:val="26"/>
                  </w:rPr>
                </w:rPrChange>
              </w:rPr>
              <w:pPrChange w:id="31395" w:author="James Vu" w:date="2024-04-18T22:33:00Z">
                <w:pPr>
                  <w:widowControl w:val="0"/>
                  <w:spacing w:before="120" w:after="120"/>
                  <w:jc w:val="center"/>
                </w:pPr>
              </w:pPrChange>
            </w:pPr>
            <w:r w:rsidRPr="003C02FF">
              <w:rPr>
                <w:i/>
                <w:iCs/>
                <w:color w:val="000000"/>
                <w:rPrChange w:id="31396" w:author="James Vu" w:date="2024-04-19T00:26:00Z">
                  <w:rPr>
                    <w:i/>
                    <w:iCs/>
                    <w:color w:val="000000"/>
                    <w:sz w:val="26"/>
                    <w:szCs w:val="26"/>
                  </w:rPr>
                </w:rPrChange>
              </w:rPr>
              <w:t>ca</w:t>
            </w:r>
          </w:p>
        </w:tc>
        <w:tc>
          <w:tcPr>
            <w:tcW w:w="502" w:type="pct"/>
            <w:shd w:val="clear" w:color="auto" w:fill="auto"/>
            <w:vAlign w:val="center"/>
            <w:hideMark/>
            <w:tcPrChange w:id="3139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02273DF" w14:textId="77777777" w:rsidR="00093102" w:rsidRPr="003C02FF" w:rsidRDefault="00093102">
            <w:pPr>
              <w:widowControl w:val="0"/>
              <w:spacing w:before="120" w:after="120"/>
              <w:jc w:val="both"/>
              <w:rPr>
                <w:i/>
                <w:iCs/>
                <w:color w:val="000000"/>
                <w:rPrChange w:id="31398" w:author="James Vu" w:date="2024-04-19T00:26:00Z">
                  <w:rPr>
                    <w:i/>
                    <w:iCs/>
                    <w:color w:val="000000"/>
                    <w:sz w:val="26"/>
                    <w:szCs w:val="26"/>
                  </w:rPr>
                </w:rPrChange>
              </w:rPr>
              <w:pPrChange w:id="31399" w:author="James Vu" w:date="2024-04-18T22:33:00Z">
                <w:pPr>
                  <w:widowControl w:val="0"/>
                  <w:spacing w:before="120" w:after="120"/>
                  <w:jc w:val="center"/>
                </w:pPr>
              </w:pPrChange>
            </w:pPr>
            <w:r w:rsidRPr="003C02FF">
              <w:rPr>
                <w:i/>
                <w:iCs/>
                <w:color w:val="000000"/>
                <w:rPrChange w:id="31400" w:author="James Vu" w:date="2024-04-19T00:26:00Z">
                  <w:rPr>
                    <w:i/>
                    <w:iCs/>
                    <w:color w:val="000000"/>
                    <w:sz w:val="26"/>
                    <w:szCs w:val="26"/>
                  </w:rPr>
                </w:rPrChange>
              </w:rPr>
              <w:t>0,3</w:t>
            </w:r>
          </w:p>
        </w:tc>
        <w:tc>
          <w:tcPr>
            <w:tcW w:w="567" w:type="pct"/>
            <w:shd w:val="clear" w:color="auto" w:fill="auto"/>
            <w:hideMark/>
            <w:tcPrChange w:id="3140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4C4009C" w14:textId="77777777" w:rsidR="00093102" w:rsidRPr="003C02FF" w:rsidRDefault="00093102">
            <w:pPr>
              <w:widowControl w:val="0"/>
              <w:spacing w:before="120" w:after="120"/>
              <w:jc w:val="both"/>
              <w:rPr>
                <w:i/>
                <w:iCs/>
                <w:color w:val="000000"/>
                <w:rPrChange w:id="31402" w:author="James Vu" w:date="2024-04-19T00:26:00Z">
                  <w:rPr>
                    <w:i/>
                    <w:iCs/>
                    <w:color w:val="000000"/>
                    <w:sz w:val="26"/>
                    <w:szCs w:val="26"/>
                  </w:rPr>
                </w:rPrChange>
              </w:rPr>
              <w:pPrChange w:id="31403" w:author="James Vu" w:date="2024-04-18T22:33:00Z">
                <w:pPr>
                  <w:widowControl w:val="0"/>
                  <w:spacing w:before="120" w:after="120"/>
                </w:pPr>
              </w:pPrChange>
            </w:pPr>
            <w:r w:rsidRPr="003C02FF">
              <w:rPr>
                <w:i/>
                <w:iCs/>
                <w:color w:val="000000"/>
                <w:rPrChange w:id="31404" w:author="James Vu" w:date="2024-04-19T00:26:00Z">
                  <w:rPr>
                    <w:i/>
                    <w:iCs/>
                    <w:color w:val="000000"/>
                    <w:sz w:val="26"/>
                    <w:szCs w:val="26"/>
                  </w:rPr>
                </w:rPrChange>
              </w:rPr>
              <w:t xml:space="preserve">         36.699 </w:t>
            </w:r>
          </w:p>
        </w:tc>
        <w:tc>
          <w:tcPr>
            <w:tcW w:w="351" w:type="pct"/>
            <w:shd w:val="clear" w:color="auto" w:fill="auto"/>
            <w:hideMark/>
            <w:tcPrChange w:id="3140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E584F43" w14:textId="77777777" w:rsidR="00093102" w:rsidRPr="003C02FF" w:rsidRDefault="00093102">
            <w:pPr>
              <w:widowControl w:val="0"/>
              <w:spacing w:before="120" w:after="120"/>
              <w:jc w:val="both"/>
              <w:rPr>
                <w:i/>
                <w:iCs/>
                <w:color w:val="000000"/>
                <w:rPrChange w:id="31406" w:author="James Vu" w:date="2024-04-19T00:26:00Z">
                  <w:rPr>
                    <w:i/>
                    <w:iCs/>
                    <w:color w:val="000000"/>
                    <w:sz w:val="26"/>
                    <w:szCs w:val="26"/>
                  </w:rPr>
                </w:rPrChange>
              </w:rPr>
              <w:pPrChange w:id="31407" w:author="James Vu" w:date="2024-04-18T22:33:00Z">
                <w:pPr>
                  <w:widowControl w:val="0"/>
                  <w:spacing w:before="120" w:after="120"/>
                  <w:jc w:val="center"/>
                </w:pPr>
              </w:pPrChange>
            </w:pPr>
            <w:r w:rsidRPr="003C02FF">
              <w:rPr>
                <w:i/>
                <w:iCs/>
                <w:color w:val="000000"/>
                <w:rPrChange w:id="31408" w:author="James Vu" w:date="2024-04-19T00:26:00Z">
                  <w:rPr>
                    <w:i/>
                    <w:iCs/>
                    <w:color w:val="000000"/>
                    <w:sz w:val="26"/>
                    <w:szCs w:val="26"/>
                  </w:rPr>
                </w:rPrChange>
              </w:rPr>
              <w:t>1</w:t>
            </w:r>
          </w:p>
        </w:tc>
        <w:tc>
          <w:tcPr>
            <w:tcW w:w="632" w:type="pct"/>
            <w:shd w:val="clear" w:color="auto" w:fill="auto"/>
            <w:hideMark/>
            <w:tcPrChange w:id="3140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CE5C171" w14:textId="77777777" w:rsidR="00093102" w:rsidRPr="003C02FF" w:rsidRDefault="00093102">
            <w:pPr>
              <w:widowControl w:val="0"/>
              <w:spacing w:before="120" w:after="120"/>
              <w:jc w:val="both"/>
              <w:rPr>
                <w:i/>
                <w:iCs/>
                <w:color w:val="000000"/>
                <w:rPrChange w:id="31410" w:author="James Vu" w:date="2024-04-19T00:26:00Z">
                  <w:rPr>
                    <w:i/>
                    <w:iCs/>
                    <w:color w:val="000000"/>
                    <w:sz w:val="26"/>
                    <w:szCs w:val="26"/>
                  </w:rPr>
                </w:rPrChange>
              </w:rPr>
              <w:pPrChange w:id="31411" w:author="James Vu" w:date="2024-04-18T22:33:00Z">
                <w:pPr>
                  <w:widowControl w:val="0"/>
                  <w:spacing w:before="120" w:after="120"/>
                </w:pPr>
              </w:pPrChange>
            </w:pPr>
            <w:r w:rsidRPr="003C02FF">
              <w:rPr>
                <w:i/>
                <w:iCs/>
                <w:color w:val="000000"/>
                <w:rPrChange w:id="31412" w:author="James Vu" w:date="2024-04-19T00:26:00Z">
                  <w:rPr>
                    <w:i/>
                    <w:iCs/>
                    <w:color w:val="000000"/>
                    <w:sz w:val="26"/>
                    <w:szCs w:val="26"/>
                  </w:rPr>
                </w:rPrChange>
              </w:rPr>
              <w:t xml:space="preserve">            11.010 </w:t>
            </w:r>
          </w:p>
        </w:tc>
      </w:tr>
      <w:tr w:rsidR="00093102" w:rsidRPr="003C02FF" w14:paraId="401F090B" w14:textId="77777777" w:rsidTr="003C02FF">
        <w:trPr>
          <w:trHeight w:val="600"/>
          <w:trPrChange w:id="31413" w:author="James Vu" w:date="2024-04-19T00:26:00Z">
            <w:trPr>
              <w:gridBefore w:val="1"/>
              <w:gridAfter w:val="0"/>
              <w:trHeight w:val="600"/>
            </w:trPr>
          </w:trPrChange>
        </w:trPr>
        <w:tc>
          <w:tcPr>
            <w:tcW w:w="254" w:type="pct"/>
            <w:shd w:val="clear" w:color="auto" w:fill="auto"/>
            <w:vAlign w:val="center"/>
            <w:hideMark/>
            <w:tcPrChange w:id="3141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B2B6033" w14:textId="77777777" w:rsidR="00093102" w:rsidRPr="003C02FF" w:rsidRDefault="00093102">
            <w:pPr>
              <w:widowControl w:val="0"/>
              <w:spacing w:before="120" w:after="120"/>
              <w:jc w:val="both"/>
              <w:rPr>
                <w:color w:val="000000"/>
                <w:rPrChange w:id="31415" w:author="James Vu" w:date="2024-04-19T00:26:00Z">
                  <w:rPr>
                    <w:color w:val="000000"/>
                    <w:sz w:val="26"/>
                    <w:szCs w:val="26"/>
                  </w:rPr>
                </w:rPrChange>
              </w:rPr>
              <w:pPrChange w:id="31416" w:author="James Vu" w:date="2024-04-18T22:33:00Z">
                <w:pPr>
                  <w:widowControl w:val="0"/>
                  <w:spacing w:before="120" w:after="120"/>
                  <w:jc w:val="center"/>
                </w:pPr>
              </w:pPrChange>
            </w:pPr>
            <w:r w:rsidRPr="003C02FF">
              <w:rPr>
                <w:color w:val="000000"/>
                <w:rPrChange w:id="31417" w:author="James Vu" w:date="2024-04-19T00:26:00Z">
                  <w:rPr>
                    <w:color w:val="000000"/>
                    <w:sz w:val="26"/>
                    <w:szCs w:val="26"/>
                  </w:rPr>
                </w:rPrChange>
              </w:rPr>
              <w:t>6.2</w:t>
            </w:r>
          </w:p>
        </w:tc>
        <w:tc>
          <w:tcPr>
            <w:tcW w:w="618" w:type="pct"/>
            <w:shd w:val="clear" w:color="auto" w:fill="auto"/>
            <w:vAlign w:val="center"/>
            <w:hideMark/>
            <w:tcPrChange w:id="3141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A163BC0" w14:textId="77777777" w:rsidR="00093102" w:rsidRPr="003C02FF" w:rsidRDefault="00093102">
            <w:pPr>
              <w:widowControl w:val="0"/>
              <w:spacing w:before="120" w:after="120"/>
              <w:jc w:val="both"/>
              <w:rPr>
                <w:color w:val="000000"/>
                <w:rPrChange w:id="31419" w:author="James Vu" w:date="2024-04-19T00:26:00Z">
                  <w:rPr>
                    <w:color w:val="000000"/>
                    <w:sz w:val="26"/>
                    <w:szCs w:val="26"/>
                  </w:rPr>
                </w:rPrChange>
              </w:rPr>
              <w:pPrChange w:id="31420" w:author="James Vu" w:date="2024-04-18T22:33:00Z">
                <w:pPr>
                  <w:widowControl w:val="0"/>
                  <w:spacing w:before="120" w:after="120"/>
                  <w:jc w:val="center"/>
                </w:pPr>
              </w:pPrChange>
            </w:pPr>
            <w:r w:rsidRPr="003C02FF">
              <w:rPr>
                <w:color w:val="000000"/>
                <w:rPrChange w:id="31421" w:author="James Vu" w:date="2024-04-19T00:26:00Z">
                  <w:rPr>
                    <w:color w:val="000000"/>
                    <w:sz w:val="26"/>
                    <w:szCs w:val="26"/>
                  </w:rPr>
                </w:rPrChange>
              </w:rPr>
              <w:t xml:space="preserve">01.08.01.03.2 </w:t>
            </w:r>
          </w:p>
        </w:tc>
        <w:tc>
          <w:tcPr>
            <w:tcW w:w="1636" w:type="pct"/>
            <w:shd w:val="clear" w:color="auto" w:fill="auto"/>
            <w:hideMark/>
            <w:tcPrChange w:id="3142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1FF0993" w14:textId="77777777" w:rsidR="00093102" w:rsidRPr="003C02FF" w:rsidRDefault="00093102">
            <w:pPr>
              <w:widowControl w:val="0"/>
              <w:spacing w:before="120" w:after="120"/>
              <w:jc w:val="both"/>
              <w:rPr>
                <w:color w:val="000000"/>
                <w:rPrChange w:id="31423" w:author="James Vu" w:date="2024-04-19T00:26:00Z">
                  <w:rPr>
                    <w:color w:val="000000"/>
                    <w:sz w:val="26"/>
                    <w:szCs w:val="26"/>
                  </w:rPr>
                </w:rPrChange>
              </w:rPr>
              <w:pPrChange w:id="31424" w:author="James Vu" w:date="2024-04-18T22:33:00Z">
                <w:pPr>
                  <w:widowControl w:val="0"/>
                  <w:spacing w:before="120" w:after="120"/>
                </w:pPr>
              </w:pPrChange>
            </w:pPr>
            <w:r w:rsidRPr="003C02FF">
              <w:rPr>
                <w:color w:val="000000"/>
                <w:rPrChange w:id="31425" w:author="James Vu" w:date="2024-04-19T00:26:00Z">
                  <w:rPr>
                    <w:color w:val="000000"/>
                    <w:sz w:val="26"/>
                    <w:szCs w:val="26"/>
                  </w:rPr>
                </w:rPrChange>
              </w:rPr>
              <w:t xml:space="preserve">Cài đặt FW cho doanh nghiệp lớn (Enterprise </w:t>
            </w:r>
            <w:r w:rsidRPr="003C02FF">
              <w:rPr>
                <w:color w:val="000000"/>
                <w:rPrChange w:id="31426" w:author="James Vu" w:date="2024-04-19T00:26:00Z">
                  <w:rPr>
                    <w:color w:val="000000"/>
                    <w:sz w:val="26"/>
                    <w:szCs w:val="26"/>
                  </w:rPr>
                </w:rPrChange>
              </w:rPr>
              <w:lastRenderedPageBreak/>
              <w:t>và Carrier)</w:t>
            </w:r>
          </w:p>
        </w:tc>
        <w:tc>
          <w:tcPr>
            <w:tcW w:w="439" w:type="pct"/>
            <w:shd w:val="clear" w:color="auto" w:fill="auto"/>
            <w:vAlign w:val="center"/>
            <w:hideMark/>
            <w:tcPrChange w:id="3142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01EF132" w14:textId="77777777" w:rsidR="00093102" w:rsidRPr="003C02FF" w:rsidRDefault="00093102">
            <w:pPr>
              <w:widowControl w:val="0"/>
              <w:spacing w:before="120" w:after="120"/>
              <w:jc w:val="both"/>
              <w:rPr>
                <w:color w:val="000000"/>
                <w:rPrChange w:id="31428" w:author="James Vu" w:date="2024-04-19T00:26:00Z">
                  <w:rPr>
                    <w:color w:val="000000"/>
                    <w:sz w:val="26"/>
                    <w:szCs w:val="26"/>
                  </w:rPr>
                </w:rPrChange>
              </w:rPr>
              <w:pPrChange w:id="31429" w:author="James Vu" w:date="2024-04-18T22:33:00Z">
                <w:pPr>
                  <w:widowControl w:val="0"/>
                  <w:spacing w:before="120" w:after="120"/>
                  <w:jc w:val="center"/>
                </w:pPr>
              </w:pPrChange>
            </w:pPr>
            <w:r w:rsidRPr="003C02FF">
              <w:rPr>
                <w:color w:val="000000"/>
                <w:rPrChange w:id="31430" w:author="James Vu" w:date="2024-04-19T00:26:00Z">
                  <w:rPr>
                    <w:color w:val="000000"/>
                    <w:sz w:val="26"/>
                    <w:szCs w:val="26"/>
                  </w:rPr>
                </w:rPrChange>
              </w:rPr>
              <w:lastRenderedPageBreak/>
              <w:t>1 thiết bị</w:t>
            </w:r>
          </w:p>
        </w:tc>
        <w:tc>
          <w:tcPr>
            <w:tcW w:w="502" w:type="pct"/>
            <w:shd w:val="clear" w:color="auto" w:fill="auto"/>
            <w:vAlign w:val="center"/>
            <w:hideMark/>
            <w:tcPrChange w:id="3143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E17C5C3" w14:textId="77777777" w:rsidR="00093102" w:rsidRPr="003C02FF" w:rsidRDefault="00093102">
            <w:pPr>
              <w:widowControl w:val="0"/>
              <w:spacing w:before="120" w:after="120"/>
              <w:jc w:val="both"/>
              <w:rPr>
                <w:color w:val="000000"/>
                <w:rPrChange w:id="31432" w:author="James Vu" w:date="2024-04-19T00:26:00Z">
                  <w:rPr>
                    <w:color w:val="000000"/>
                    <w:sz w:val="26"/>
                    <w:szCs w:val="26"/>
                  </w:rPr>
                </w:rPrChange>
              </w:rPr>
              <w:pPrChange w:id="31433" w:author="James Vu" w:date="2024-04-18T22:33:00Z">
                <w:pPr>
                  <w:widowControl w:val="0"/>
                  <w:spacing w:before="120" w:after="120"/>
                  <w:jc w:val="center"/>
                </w:pPr>
              </w:pPrChange>
            </w:pPr>
            <w:r w:rsidRPr="003C02FF">
              <w:rPr>
                <w:color w:val="000000"/>
                <w:rPrChange w:id="31434" w:author="James Vu" w:date="2024-04-19T00:26:00Z">
                  <w:rPr>
                    <w:color w:val="000000"/>
                    <w:sz w:val="26"/>
                    <w:szCs w:val="26"/>
                  </w:rPr>
                </w:rPrChange>
              </w:rPr>
              <w:t>1</w:t>
            </w:r>
          </w:p>
        </w:tc>
        <w:tc>
          <w:tcPr>
            <w:tcW w:w="567" w:type="pct"/>
            <w:shd w:val="clear" w:color="auto" w:fill="auto"/>
            <w:hideMark/>
            <w:tcPrChange w:id="3143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10A95F7" w14:textId="77777777" w:rsidR="00093102" w:rsidRPr="003C02FF" w:rsidRDefault="00093102">
            <w:pPr>
              <w:widowControl w:val="0"/>
              <w:spacing w:before="120" w:after="120"/>
              <w:jc w:val="both"/>
              <w:rPr>
                <w:color w:val="000000"/>
                <w:rPrChange w:id="31436" w:author="James Vu" w:date="2024-04-19T00:26:00Z">
                  <w:rPr>
                    <w:color w:val="000000"/>
                    <w:sz w:val="26"/>
                    <w:szCs w:val="26"/>
                  </w:rPr>
                </w:rPrChange>
              </w:rPr>
              <w:pPrChange w:id="31437" w:author="James Vu" w:date="2024-04-18T22:33:00Z">
                <w:pPr>
                  <w:widowControl w:val="0"/>
                  <w:spacing w:before="120" w:after="120"/>
                </w:pPr>
              </w:pPrChange>
            </w:pPr>
            <w:r w:rsidRPr="003C02FF">
              <w:rPr>
                <w:color w:val="000000"/>
                <w:rPrChange w:id="31438" w:author="James Vu" w:date="2024-04-19T00:26:00Z">
                  <w:rPr>
                    <w:color w:val="000000"/>
                    <w:sz w:val="26"/>
                    <w:szCs w:val="26"/>
                  </w:rPr>
                </w:rPrChange>
              </w:rPr>
              <w:t> </w:t>
            </w:r>
          </w:p>
        </w:tc>
        <w:tc>
          <w:tcPr>
            <w:tcW w:w="351" w:type="pct"/>
            <w:shd w:val="clear" w:color="auto" w:fill="auto"/>
            <w:hideMark/>
            <w:tcPrChange w:id="3143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E28138C" w14:textId="77777777" w:rsidR="00093102" w:rsidRPr="003C02FF" w:rsidRDefault="00093102">
            <w:pPr>
              <w:widowControl w:val="0"/>
              <w:spacing w:before="120" w:after="120"/>
              <w:jc w:val="both"/>
              <w:rPr>
                <w:color w:val="000000"/>
                <w:rPrChange w:id="31440" w:author="James Vu" w:date="2024-04-19T00:26:00Z">
                  <w:rPr>
                    <w:color w:val="000000"/>
                    <w:sz w:val="26"/>
                    <w:szCs w:val="26"/>
                  </w:rPr>
                </w:rPrChange>
              </w:rPr>
              <w:pPrChange w:id="31441" w:author="James Vu" w:date="2024-04-18T22:33:00Z">
                <w:pPr>
                  <w:widowControl w:val="0"/>
                  <w:spacing w:before="120" w:after="120"/>
                  <w:jc w:val="center"/>
                </w:pPr>
              </w:pPrChange>
            </w:pPr>
            <w:r w:rsidRPr="003C02FF">
              <w:rPr>
                <w:color w:val="000000"/>
                <w:rPrChange w:id="31442" w:author="James Vu" w:date="2024-04-19T00:26:00Z">
                  <w:rPr>
                    <w:color w:val="000000"/>
                    <w:sz w:val="26"/>
                    <w:szCs w:val="26"/>
                  </w:rPr>
                </w:rPrChange>
              </w:rPr>
              <w:t> </w:t>
            </w:r>
          </w:p>
        </w:tc>
        <w:tc>
          <w:tcPr>
            <w:tcW w:w="632" w:type="pct"/>
            <w:shd w:val="clear" w:color="auto" w:fill="auto"/>
            <w:hideMark/>
            <w:tcPrChange w:id="3144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282D481" w14:textId="77777777" w:rsidR="00093102" w:rsidRPr="003C02FF" w:rsidRDefault="00093102">
            <w:pPr>
              <w:widowControl w:val="0"/>
              <w:spacing w:before="120" w:after="120"/>
              <w:jc w:val="both"/>
              <w:rPr>
                <w:color w:val="000000"/>
                <w:rPrChange w:id="31444" w:author="James Vu" w:date="2024-04-19T00:26:00Z">
                  <w:rPr>
                    <w:color w:val="000000"/>
                    <w:sz w:val="26"/>
                    <w:szCs w:val="26"/>
                  </w:rPr>
                </w:rPrChange>
              </w:rPr>
              <w:pPrChange w:id="31445" w:author="James Vu" w:date="2024-04-18T22:33:00Z">
                <w:pPr>
                  <w:widowControl w:val="0"/>
                  <w:spacing w:before="120" w:after="120"/>
                </w:pPr>
              </w:pPrChange>
            </w:pPr>
            <w:r w:rsidRPr="003C02FF">
              <w:rPr>
                <w:color w:val="000000"/>
                <w:rPrChange w:id="31446" w:author="James Vu" w:date="2024-04-19T00:26:00Z">
                  <w:rPr>
                    <w:color w:val="000000"/>
                    <w:sz w:val="26"/>
                    <w:szCs w:val="26"/>
                  </w:rPr>
                </w:rPrChange>
              </w:rPr>
              <w:t> </w:t>
            </w:r>
          </w:p>
        </w:tc>
      </w:tr>
      <w:tr w:rsidR="00093102" w:rsidRPr="003C02FF" w14:paraId="3D75FA63" w14:textId="77777777" w:rsidTr="003C02FF">
        <w:trPr>
          <w:trHeight w:val="300"/>
          <w:trPrChange w:id="31447" w:author="James Vu" w:date="2024-04-19T00:26:00Z">
            <w:trPr>
              <w:gridBefore w:val="1"/>
              <w:gridAfter w:val="0"/>
              <w:trHeight w:val="300"/>
            </w:trPr>
          </w:trPrChange>
        </w:trPr>
        <w:tc>
          <w:tcPr>
            <w:tcW w:w="254" w:type="pct"/>
            <w:shd w:val="clear" w:color="auto" w:fill="auto"/>
            <w:vAlign w:val="center"/>
            <w:hideMark/>
            <w:tcPrChange w:id="3144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1AABCF9" w14:textId="77777777" w:rsidR="00093102" w:rsidRPr="003C02FF" w:rsidRDefault="00093102">
            <w:pPr>
              <w:widowControl w:val="0"/>
              <w:spacing w:before="120" w:after="120"/>
              <w:jc w:val="both"/>
              <w:rPr>
                <w:color w:val="000000"/>
                <w:rPrChange w:id="31449" w:author="James Vu" w:date="2024-04-19T00:26:00Z">
                  <w:rPr>
                    <w:color w:val="000000"/>
                    <w:sz w:val="26"/>
                    <w:szCs w:val="26"/>
                  </w:rPr>
                </w:rPrChange>
              </w:rPr>
              <w:pPrChange w:id="31450" w:author="James Vu" w:date="2024-04-18T22:33:00Z">
                <w:pPr>
                  <w:widowControl w:val="0"/>
                  <w:spacing w:before="120" w:after="120"/>
                  <w:jc w:val="center"/>
                </w:pPr>
              </w:pPrChange>
            </w:pPr>
            <w:r w:rsidRPr="003C02FF">
              <w:rPr>
                <w:color w:val="000000"/>
                <w:rPrChange w:id="31451" w:author="James Vu" w:date="2024-04-19T00:26:00Z">
                  <w:rPr>
                    <w:color w:val="000000"/>
                    <w:sz w:val="26"/>
                    <w:szCs w:val="26"/>
                  </w:rPr>
                </w:rPrChange>
              </w:rPr>
              <w:lastRenderedPageBreak/>
              <w:t> </w:t>
            </w:r>
          </w:p>
        </w:tc>
        <w:tc>
          <w:tcPr>
            <w:tcW w:w="618" w:type="pct"/>
            <w:shd w:val="clear" w:color="auto" w:fill="auto"/>
            <w:vAlign w:val="center"/>
            <w:hideMark/>
            <w:tcPrChange w:id="3145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E2044FF" w14:textId="77777777" w:rsidR="00093102" w:rsidRPr="003C02FF" w:rsidRDefault="00093102">
            <w:pPr>
              <w:widowControl w:val="0"/>
              <w:spacing w:before="120" w:after="120"/>
              <w:jc w:val="both"/>
              <w:rPr>
                <w:color w:val="000000"/>
                <w:rPrChange w:id="31453" w:author="James Vu" w:date="2024-04-19T00:26:00Z">
                  <w:rPr>
                    <w:color w:val="000000"/>
                    <w:sz w:val="26"/>
                    <w:szCs w:val="26"/>
                  </w:rPr>
                </w:rPrChange>
              </w:rPr>
              <w:pPrChange w:id="31454" w:author="James Vu" w:date="2024-04-18T22:33:00Z">
                <w:pPr>
                  <w:widowControl w:val="0"/>
                  <w:spacing w:before="120" w:after="120"/>
                  <w:jc w:val="center"/>
                </w:pPr>
              </w:pPrChange>
            </w:pPr>
            <w:r w:rsidRPr="003C02FF">
              <w:rPr>
                <w:color w:val="000000"/>
                <w:rPrChange w:id="31455" w:author="James Vu" w:date="2024-04-19T00:26:00Z">
                  <w:rPr>
                    <w:color w:val="000000"/>
                    <w:sz w:val="26"/>
                    <w:szCs w:val="26"/>
                  </w:rPr>
                </w:rPrChange>
              </w:rPr>
              <w:t> </w:t>
            </w:r>
          </w:p>
        </w:tc>
        <w:tc>
          <w:tcPr>
            <w:tcW w:w="1636" w:type="pct"/>
            <w:shd w:val="clear" w:color="auto" w:fill="auto"/>
            <w:hideMark/>
            <w:tcPrChange w:id="3145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703A862" w14:textId="77777777" w:rsidR="00093102" w:rsidRPr="003C02FF" w:rsidRDefault="00093102">
            <w:pPr>
              <w:widowControl w:val="0"/>
              <w:spacing w:before="120" w:after="120"/>
              <w:jc w:val="both"/>
              <w:rPr>
                <w:color w:val="000000"/>
                <w:rPrChange w:id="31457" w:author="James Vu" w:date="2024-04-19T00:26:00Z">
                  <w:rPr>
                    <w:color w:val="000000"/>
                    <w:sz w:val="26"/>
                    <w:szCs w:val="26"/>
                  </w:rPr>
                </w:rPrChange>
              </w:rPr>
              <w:pPrChange w:id="31458" w:author="James Vu" w:date="2024-04-18T22:33:00Z">
                <w:pPr>
                  <w:widowControl w:val="0"/>
                  <w:spacing w:before="120" w:after="120"/>
                </w:pPr>
              </w:pPrChange>
            </w:pPr>
            <w:r w:rsidRPr="003C02FF">
              <w:rPr>
                <w:color w:val="000000"/>
                <w:rPrChange w:id="31459" w:author="James Vu" w:date="2024-04-19T00:26:00Z">
                  <w:rPr>
                    <w:color w:val="000000"/>
                    <w:sz w:val="26"/>
                    <w:szCs w:val="26"/>
                  </w:rPr>
                </w:rPrChange>
              </w:rPr>
              <w:t>a) Vật liệu phụ</w:t>
            </w:r>
          </w:p>
        </w:tc>
        <w:tc>
          <w:tcPr>
            <w:tcW w:w="439" w:type="pct"/>
            <w:shd w:val="clear" w:color="auto" w:fill="auto"/>
            <w:vAlign w:val="center"/>
            <w:hideMark/>
            <w:tcPrChange w:id="3146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25F757E" w14:textId="77777777" w:rsidR="00093102" w:rsidRPr="003C02FF" w:rsidRDefault="00093102">
            <w:pPr>
              <w:widowControl w:val="0"/>
              <w:spacing w:before="120" w:after="120"/>
              <w:jc w:val="both"/>
              <w:rPr>
                <w:color w:val="000000"/>
                <w:rPrChange w:id="31461" w:author="James Vu" w:date="2024-04-19T00:26:00Z">
                  <w:rPr>
                    <w:color w:val="000000"/>
                    <w:sz w:val="26"/>
                    <w:szCs w:val="26"/>
                  </w:rPr>
                </w:rPrChange>
              </w:rPr>
              <w:pPrChange w:id="31462" w:author="James Vu" w:date="2024-04-18T22:33:00Z">
                <w:pPr>
                  <w:widowControl w:val="0"/>
                  <w:spacing w:before="120" w:after="120"/>
                  <w:jc w:val="center"/>
                </w:pPr>
              </w:pPrChange>
            </w:pPr>
            <w:r w:rsidRPr="003C02FF">
              <w:rPr>
                <w:color w:val="000000"/>
                <w:rPrChange w:id="31463" w:author="James Vu" w:date="2024-04-19T00:26:00Z">
                  <w:rPr>
                    <w:color w:val="000000"/>
                    <w:sz w:val="26"/>
                    <w:szCs w:val="26"/>
                  </w:rPr>
                </w:rPrChange>
              </w:rPr>
              <w:t> </w:t>
            </w:r>
          </w:p>
        </w:tc>
        <w:tc>
          <w:tcPr>
            <w:tcW w:w="502" w:type="pct"/>
            <w:shd w:val="clear" w:color="auto" w:fill="auto"/>
            <w:vAlign w:val="center"/>
            <w:hideMark/>
            <w:tcPrChange w:id="3146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32B3DF7" w14:textId="77777777" w:rsidR="00093102" w:rsidRPr="003C02FF" w:rsidRDefault="00093102">
            <w:pPr>
              <w:widowControl w:val="0"/>
              <w:spacing w:before="120" w:after="120"/>
              <w:jc w:val="both"/>
              <w:rPr>
                <w:color w:val="000000"/>
                <w:rPrChange w:id="31465" w:author="James Vu" w:date="2024-04-19T00:26:00Z">
                  <w:rPr>
                    <w:color w:val="000000"/>
                    <w:sz w:val="26"/>
                    <w:szCs w:val="26"/>
                  </w:rPr>
                </w:rPrChange>
              </w:rPr>
              <w:pPrChange w:id="31466" w:author="James Vu" w:date="2024-04-18T22:33:00Z">
                <w:pPr>
                  <w:widowControl w:val="0"/>
                  <w:spacing w:before="120" w:after="120"/>
                  <w:jc w:val="center"/>
                </w:pPr>
              </w:pPrChange>
            </w:pPr>
            <w:r w:rsidRPr="003C02FF">
              <w:rPr>
                <w:color w:val="000000"/>
                <w:rPrChange w:id="31467" w:author="James Vu" w:date="2024-04-19T00:26:00Z">
                  <w:rPr>
                    <w:color w:val="000000"/>
                    <w:sz w:val="26"/>
                    <w:szCs w:val="26"/>
                  </w:rPr>
                </w:rPrChange>
              </w:rPr>
              <w:t> </w:t>
            </w:r>
          </w:p>
        </w:tc>
        <w:tc>
          <w:tcPr>
            <w:tcW w:w="567" w:type="pct"/>
            <w:shd w:val="clear" w:color="auto" w:fill="auto"/>
            <w:hideMark/>
            <w:tcPrChange w:id="3146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CF4E260" w14:textId="77777777" w:rsidR="00093102" w:rsidRPr="003C02FF" w:rsidRDefault="00093102">
            <w:pPr>
              <w:widowControl w:val="0"/>
              <w:spacing w:before="120" w:after="120"/>
              <w:jc w:val="both"/>
              <w:rPr>
                <w:color w:val="000000"/>
                <w:rPrChange w:id="31469" w:author="James Vu" w:date="2024-04-19T00:26:00Z">
                  <w:rPr>
                    <w:color w:val="000000"/>
                    <w:sz w:val="26"/>
                    <w:szCs w:val="26"/>
                  </w:rPr>
                </w:rPrChange>
              </w:rPr>
              <w:pPrChange w:id="31470" w:author="James Vu" w:date="2024-04-18T22:33:00Z">
                <w:pPr>
                  <w:widowControl w:val="0"/>
                  <w:spacing w:before="120" w:after="120"/>
                </w:pPr>
              </w:pPrChange>
            </w:pPr>
            <w:r w:rsidRPr="003C02FF">
              <w:rPr>
                <w:color w:val="000000"/>
                <w:rPrChange w:id="31471" w:author="James Vu" w:date="2024-04-19T00:26:00Z">
                  <w:rPr>
                    <w:color w:val="000000"/>
                    <w:sz w:val="26"/>
                    <w:szCs w:val="26"/>
                  </w:rPr>
                </w:rPrChange>
              </w:rPr>
              <w:t> </w:t>
            </w:r>
          </w:p>
        </w:tc>
        <w:tc>
          <w:tcPr>
            <w:tcW w:w="351" w:type="pct"/>
            <w:shd w:val="clear" w:color="auto" w:fill="auto"/>
            <w:hideMark/>
            <w:tcPrChange w:id="3147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99D7F2D" w14:textId="77777777" w:rsidR="00093102" w:rsidRPr="003C02FF" w:rsidRDefault="00093102">
            <w:pPr>
              <w:widowControl w:val="0"/>
              <w:spacing w:before="120" w:after="120"/>
              <w:jc w:val="both"/>
              <w:rPr>
                <w:color w:val="000000"/>
                <w:rPrChange w:id="31473" w:author="James Vu" w:date="2024-04-19T00:26:00Z">
                  <w:rPr>
                    <w:color w:val="000000"/>
                    <w:sz w:val="26"/>
                    <w:szCs w:val="26"/>
                  </w:rPr>
                </w:rPrChange>
              </w:rPr>
              <w:pPrChange w:id="31474" w:author="James Vu" w:date="2024-04-18T22:33:00Z">
                <w:pPr>
                  <w:widowControl w:val="0"/>
                  <w:spacing w:before="120" w:after="120"/>
                  <w:jc w:val="center"/>
                </w:pPr>
              </w:pPrChange>
            </w:pPr>
            <w:r w:rsidRPr="003C02FF">
              <w:rPr>
                <w:color w:val="000000"/>
                <w:rPrChange w:id="31475" w:author="James Vu" w:date="2024-04-19T00:26:00Z">
                  <w:rPr>
                    <w:color w:val="000000"/>
                    <w:sz w:val="26"/>
                    <w:szCs w:val="26"/>
                  </w:rPr>
                </w:rPrChange>
              </w:rPr>
              <w:t> </w:t>
            </w:r>
          </w:p>
        </w:tc>
        <w:tc>
          <w:tcPr>
            <w:tcW w:w="632" w:type="pct"/>
            <w:shd w:val="clear" w:color="auto" w:fill="auto"/>
            <w:hideMark/>
            <w:tcPrChange w:id="3147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A24B665" w14:textId="77777777" w:rsidR="00093102" w:rsidRPr="003C02FF" w:rsidRDefault="00093102">
            <w:pPr>
              <w:widowControl w:val="0"/>
              <w:spacing w:before="120" w:after="120"/>
              <w:jc w:val="both"/>
              <w:rPr>
                <w:color w:val="000000"/>
                <w:rPrChange w:id="31477" w:author="James Vu" w:date="2024-04-19T00:26:00Z">
                  <w:rPr>
                    <w:color w:val="000000"/>
                    <w:sz w:val="26"/>
                    <w:szCs w:val="26"/>
                  </w:rPr>
                </w:rPrChange>
              </w:rPr>
              <w:pPrChange w:id="31478" w:author="James Vu" w:date="2024-04-18T22:33:00Z">
                <w:pPr>
                  <w:widowControl w:val="0"/>
                  <w:spacing w:before="120" w:after="120"/>
                </w:pPr>
              </w:pPrChange>
            </w:pPr>
            <w:r w:rsidRPr="003C02FF">
              <w:rPr>
                <w:color w:val="000000"/>
                <w:rPrChange w:id="31479" w:author="James Vu" w:date="2024-04-19T00:26:00Z">
                  <w:rPr>
                    <w:color w:val="000000"/>
                    <w:sz w:val="26"/>
                    <w:szCs w:val="26"/>
                  </w:rPr>
                </w:rPrChange>
              </w:rPr>
              <w:t xml:space="preserve">                  599 </w:t>
            </w:r>
          </w:p>
        </w:tc>
      </w:tr>
      <w:tr w:rsidR="00093102" w:rsidRPr="003C02FF" w14:paraId="5372A409" w14:textId="77777777" w:rsidTr="003C02FF">
        <w:trPr>
          <w:trHeight w:val="300"/>
          <w:trPrChange w:id="31480" w:author="James Vu" w:date="2024-04-19T00:26:00Z">
            <w:trPr>
              <w:gridBefore w:val="1"/>
              <w:gridAfter w:val="0"/>
              <w:trHeight w:val="300"/>
            </w:trPr>
          </w:trPrChange>
        </w:trPr>
        <w:tc>
          <w:tcPr>
            <w:tcW w:w="254" w:type="pct"/>
            <w:shd w:val="clear" w:color="auto" w:fill="auto"/>
            <w:vAlign w:val="center"/>
            <w:hideMark/>
            <w:tcPrChange w:id="3148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2137C8E" w14:textId="77777777" w:rsidR="00093102" w:rsidRPr="003C02FF" w:rsidRDefault="00093102">
            <w:pPr>
              <w:widowControl w:val="0"/>
              <w:spacing w:before="120" w:after="120"/>
              <w:jc w:val="both"/>
              <w:rPr>
                <w:i/>
                <w:iCs/>
                <w:color w:val="000000"/>
                <w:rPrChange w:id="31482" w:author="James Vu" w:date="2024-04-19T00:26:00Z">
                  <w:rPr>
                    <w:i/>
                    <w:iCs/>
                    <w:color w:val="000000"/>
                    <w:sz w:val="26"/>
                    <w:szCs w:val="26"/>
                  </w:rPr>
                </w:rPrChange>
              </w:rPr>
              <w:pPrChange w:id="31483" w:author="James Vu" w:date="2024-04-18T22:33:00Z">
                <w:pPr>
                  <w:widowControl w:val="0"/>
                  <w:spacing w:before="120" w:after="120"/>
                  <w:jc w:val="center"/>
                </w:pPr>
              </w:pPrChange>
            </w:pPr>
            <w:r w:rsidRPr="003C02FF">
              <w:rPr>
                <w:i/>
                <w:iCs/>
                <w:color w:val="000000"/>
                <w:rPrChange w:id="31484" w:author="James Vu" w:date="2024-04-19T00:26:00Z">
                  <w:rPr>
                    <w:i/>
                    <w:iCs/>
                    <w:color w:val="000000"/>
                    <w:sz w:val="26"/>
                    <w:szCs w:val="26"/>
                  </w:rPr>
                </w:rPrChange>
              </w:rPr>
              <w:t> </w:t>
            </w:r>
          </w:p>
        </w:tc>
        <w:tc>
          <w:tcPr>
            <w:tcW w:w="618" w:type="pct"/>
            <w:shd w:val="clear" w:color="auto" w:fill="auto"/>
            <w:vAlign w:val="center"/>
            <w:hideMark/>
            <w:tcPrChange w:id="3148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09E568F" w14:textId="77777777" w:rsidR="00093102" w:rsidRPr="003C02FF" w:rsidRDefault="00093102">
            <w:pPr>
              <w:widowControl w:val="0"/>
              <w:spacing w:before="120" w:after="120"/>
              <w:jc w:val="both"/>
              <w:rPr>
                <w:i/>
                <w:iCs/>
                <w:color w:val="000000"/>
                <w:rPrChange w:id="31486" w:author="James Vu" w:date="2024-04-19T00:26:00Z">
                  <w:rPr>
                    <w:i/>
                    <w:iCs/>
                    <w:color w:val="000000"/>
                    <w:sz w:val="26"/>
                    <w:szCs w:val="26"/>
                  </w:rPr>
                </w:rPrChange>
              </w:rPr>
              <w:pPrChange w:id="31487" w:author="James Vu" w:date="2024-04-18T22:33:00Z">
                <w:pPr>
                  <w:widowControl w:val="0"/>
                  <w:spacing w:before="120" w:after="120"/>
                  <w:jc w:val="center"/>
                </w:pPr>
              </w:pPrChange>
            </w:pPr>
            <w:r w:rsidRPr="003C02FF">
              <w:rPr>
                <w:i/>
                <w:iCs/>
                <w:color w:val="000000"/>
                <w:rPrChange w:id="31488" w:author="James Vu" w:date="2024-04-19T00:26:00Z">
                  <w:rPr>
                    <w:i/>
                    <w:iCs/>
                    <w:color w:val="000000"/>
                    <w:sz w:val="26"/>
                    <w:szCs w:val="26"/>
                  </w:rPr>
                </w:rPrChange>
              </w:rPr>
              <w:t> </w:t>
            </w:r>
          </w:p>
        </w:tc>
        <w:tc>
          <w:tcPr>
            <w:tcW w:w="1636" w:type="pct"/>
            <w:shd w:val="clear" w:color="auto" w:fill="auto"/>
            <w:hideMark/>
            <w:tcPrChange w:id="3148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56B9946" w14:textId="77777777" w:rsidR="00093102" w:rsidRPr="003C02FF" w:rsidRDefault="00093102">
            <w:pPr>
              <w:widowControl w:val="0"/>
              <w:spacing w:before="120" w:after="120"/>
              <w:jc w:val="both"/>
              <w:rPr>
                <w:i/>
                <w:iCs/>
                <w:color w:val="000000"/>
                <w:rPrChange w:id="31490" w:author="James Vu" w:date="2024-04-19T00:26:00Z">
                  <w:rPr>
                    <w:i/>
                    <w:iCs/>
                    <w:color w:val="000000"/>
                    <w:sz w:val="26"/>
                    <w:szCs w:val="26"/>
                  </w:rPr>
                </w:rPrChange>
              </w:rPr>
              <w:pPrChange w:id="31491" w:author="James Vu" w:date="2024-04-18T22:33:00Z">
                <w:pPr>
                  <w:widowControl w:val="0"/>
                  <w:spacing w:before="120" w:after="120"/>
                  <w:jc w:val="right"/>
                </w:pPr>
              </w:pPrChange>
            </w:pPr>
            <w:r w:rsidRPr="003C02FF">
              <w:rPr>
                <w:i/>
                <w:iCs/>
                <w:color w:val="000000"/>
                <w:rPrChange w:id="31492" w:author="James Vu" w:date="2024-04-19T00:26:00Z">
                  <w:rPr>
                    <w:i/>
                    <w:iCs/>
                    <w:color w:val="000000"/>
                    <w:sz w:val="26"/>
                    <w:szCs w:val="26"/>
                  </w:rPr>
                </w:rPrChange>
              </w:rPr>
              <w:t>Giấy A4</w:t>
            </w:r>
          </w:p>
        </w:tc>
        <w:tc>
          <w:tcPr>
            <w:tcW w:w="439" w:type="pct"/>
            <w:shd w:val="clear" w:color="auto" w:fill="auto"/>
            <w:vAlign w:val="center"/>
            <w:hideMark/>
            <w:tcPrChange w:id="3149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BE3C682" w14:textId="77777777" w:rsidR="00093102" w:rsidRPr="003C02FF" w:rsidRDefault="00093102">
            <w:pPr>
              <w:widowControl w:val="0"/>
              <w:spacing w:before="120" w:after="120"/>
              <w:jc w:val="both"/>
              <w:rPr>
                <w:i/>
                <w:iCs/>
                <w:color w:val="000000"/>
                <w:rPrChange w:id="31494" w:author="James Vu" w:date="2024-04-19T00:26:00Z">
                  <w:rPr>
                    <w:i/>
                    <w:iCs/>
                    <w:color w:val="000000"/>
                    <w:sz w:val="26"/>
                    <w:szCs w:val="26"/>
                  </w:rPr>
                </w:rPrChange>
              </w:rPr>
              <w:pPrChange w:id="31495" w:author="James Vu" w:date="2024-04-18T22:33:00Z">
                <w:pPr>
                  <w:widowControl w:val="0"/>
                  <w:spacing w:before="120" w:after="120"/>
                  <w:jc w:val="center"/>
                </w:pPr>
              </w:pPrChange>
            </w:pPr>
            <w:r w:rsidRPr="003C02FF">
              <w:rPr>
                <w:i/>
                <w:iCs/>
                <w:color w:val="000000"/>
                <w:rPrChange w:id="31496" w:author="James Vu" w:date="2024-04-19T00:26:00Z">
                  <w:rPr>
                    <w:i/>
                    <w:iCs/>
                    <w:color w:val="000000"/>
                    <w:sz w:val="26"/>
                    <w:szCs w:val="26"/>
                  </w:rPr>
                </w:rPrChange>
              </w:rPr>
              <w:t>Ram</w:t>
            </w:r>
          </w:p>
        </w:tc>
        <w:tc>
          <w:tcPr>
            <w:tcW w:w="502" w:type="pct"/>
            <w:shd w:val="clear" w:color="auto" w:fill="auto"/>
            <w:vAlign w:val="center"/>
            <w:hideMark/>
            <w:tcPrChange w:id="3149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C4325EB" w14:textId="77777777" w:rsidR="00093102" w:rsidRPr="003C02FF" w:rsidRDefault="00093102">
            <w:pPr>
              <w:widowControl w:val="0"/>
              <w:spacing w:before="120" w:after="120"/>
              <w:jc w:val="both"/>
              <w:rPr>
                <w:i/>
                <w:iCs/>
                <w:color w:val="000000"/>
                <w:rPrChange w:id="31498" w:author="James Vu" w:date="2024-04-19T00:26:00Z">
                  <w:rPr>
                    <w:i/>
                    <w:iCs/>
                    <w:color w:val="000000"/>
                    <w:sz w:val="26"/>
                    <w:szCs w:val="26"/>
                  </w:rPr>
                </w:rPrChange>
              </w:rPr>
              <w:pPrChange w:id="31499" w:author="James Vu" w:date="2024-04-18T22:33:00Z">
                <w:pPr>
                  <w:widowControl w:val="0"/>
                  <w:spacing w:before="120" w:after="120"/>
                  <w:jc w:val="center"/>
                </w:pPr>
              </w:pPrChange>
            </w:pPr>
            <w:r w:rsidRPr="003C02FF">
              <w:rPr>
                <w:i/>
                <w:iCs/>
                <w:color w:val="000000"/>
                <w:rPrChange w:id="31500" w:author="James Vu" w:date="2024-04-19T00:26:00Z">
                  <w:rPr>
                    <w:i/>
                    <w:iCs/>
                    <w:color w:val="000000"/>
                    <w:sz w:val="26"/>
                    <w:szCs w:val="26"/>
                  </w:rPr>
                </w:rPrChange>
              </w:rPr>
              <w:t>0,01</w:t>
            </w:r>
          </w:p>
        </w:tc>
        <w:tc>
          <w:tcPr>
            <w:tcW w:w="567" w:type="pct"/>
            <w:shd w:val="clear" w:color="auto" w:fill="auto"/>
            <w:hideMark/>
            <w:tcPrChange w:id="3150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7128727" w14:textId="77777777" w:rsidR="00093102" w:rsidRPr="003C02FF" w:rsidRDefault="00093102">
            <w:pPr>
              <w:widowControl w:val="0"/>
              <w:spacing w:before="120" w:after="120"/>
              <w:jc w:val="both"/>
              <w:rPr>
                <w:i/>
                <w:iCs/>
                <w:color w:val="000000"/>
                <w:rPrChange w:id="31502" w:author="James Vu" w:date="2024-04-19T00:26:00Z">
                  <w:rPr>
                    <w:i/>
                    <w:iCs/>
                    <w:color w:val="000000"/>
                    <w:sz w:val="26"/>
                    <w:szCs w:val="26"/>
                  </w:rPr>
                </w:rPrChange>
              </w:rPr>
              <w:pPrChange w:id="31503" w:author="James Vu" w:date="2024-04-18T22:33:00Z">
                <w:pPr>
                  <w:widowControl w:val="0"/>
                  <w:spacing w:before="120" w:after="120"/>
                </w:pPr>
              </w:pPrChange>
            </w:pPr>
            <w:r w:rsidRPr="003C02FF">
              <w:rPr>
                <w:i/>
                <w:iCs/>
                <w:color w:val="000000"/>
                <w:rPrChange w:id="31504" w:author="James Vu" w:date="2024-04-19T00:26:00Z">
                  <w:rPr>
                    <w:i/>
                    <w:iCs/>
                    <w:color w:val="000000"/>
                    <w:sz w:val="26"/>
                    <w:szCs w:val="26"/>
                  </w:rPr>
                </w:rPrChange>
              </w:rPr>
              <w:t xml:space="preserve">         57.000 </w:t>
            </w:r>
          </w:p>
        </w:tc>
        <w:tc>
          <w:tcPr>
            <w:tcW w:w="351" w:type="pct"/>
            <w:shd w:val="clear" w:color="auto" w:fill="auto"/>
            <w:hideMark/>
            <w:tcPrChange w:id="3150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CD7DAC2" w14:textId="77777777" w:rsidR="00093102" w:rsidRPr="003C02FF" w:rsidRDefault="00093102">
            <w:pPr>
              <w:widowControl w:val="0"/>
              <w:spacing w:before="120" w:after="120"/>
              <w:jc w:val="both"/>
              <w:rPr>
                <w:i/>
                <w:iCs/>
                <w:color w:val="000000"/>
                <w:rPrChange w:id="31506" w:author="James Vu" w:date="2024-04-19T00:26:00Z">
                  <w:rPr>
                    <w:i/>
                    <w:iCs/>
                    <w:color w:val="000000"/>
                    <w:sz w:val="26"/>
                    <w:szCs w:val="26"/>
                  </w:rPr>
                </w:rPrChange>
              </w:rPr>
              <w:pPrChange w:id="31507" w:author="James Vu" w:date="2024-04-18T22:33:00Z">
                <w:pPr>
                  <w:widowControl w:val="0"/>
                  <w:spacing w:before="120" w:after="120"/>
                  <w:jc w:val="center"/>
                </w:pPr>
              </w:pPrChange>
            </w:pPr>
            <w:r w:rsidRPr="003C02FF">
              <w:rPr>
                <w:i/>
                <w:iCs/>
                <w:color w:val="000000"/>
                <w:rPrChange w:id="31508" w:author="James Vu" w:date="2024-04-19T00:26:00Z">
                  <w:rPr>
                    <w:i/>
                    <w:iCs/>
                    <w:color w:val="000000"/>
                    <w:sz w:val="26"/>
                    <w:szCs w:val="26"/>
                  </w:rPr>
                </w:rPrChange>
              </w:rPr>
              <w:t>1</w:t>
            </w:r>
          </w:p>
        </w:tc>
        <w:tc>
          <w:tcPr>
            <w:tcW w:w="632" w:type="pct"/>
            <w:shd w:val="clear" w:color="auto" w:fill="auto"/>
            <w:hideMark/>
            <w:tcPrChange w:id="3150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FEFF40F" w14:textId="77777777" w:rsidR="00093102" w:rsidRPr="003C02FF" w:rsidRDefault="00093102">
            <w:pPr>
              <w:widowControl w:val="0"/>
              <w:spacing w:before="120" w:after="120"/>
              <w:jc w:val="both"/>
              <w:rPr>
                <w:i/>
                <w:iCs/>
                <w:color w:val="000000"/>
                <w:rPrChange w:id="31510" w:author="James Vu" w:date="2024-04-19T00:26:00Z">
                  <w:rPr>
                    <w:i/>
                    <w:iCs/>
                    <w:color w:val="000000"/>
                    <w:sz w:val="26"/>
                    <w:szCs w:val="26"/>
                  </w:rPr>
                </w:rPrChange>
              </w:rPr>
              <w:pPrChange w:id="31511" w:author="James Vu" w:date="2024-04-18T22:33:00Z">
                <w:pPr>
                  <w:widowControl w:val="0"/>
                  <w:spacing w:before="120" w:after="120"/>
                </w:pPr>
              </w:pPrChange>
            </w:pPr>
            <w:r w:rsidRPr="003C02FF">
              <w:rPr>
                <w:i/>
                <w:iCs/>
                <w:color w:val="000000"/>
                <w:rPrChange w:id="31512" w:author="James Vu" w:date="2024-04-19T00:26:00Z">
                  <w:rPr>
                    <w:i/>
                    <w:iCs/>
                    <w:color w:val="000000"/>
                    <w:sz w:val="26"/>
                    <w:szCs w:val="26"/>
                  </w:rPr>
                </w:rPrChange>
              </w:rPr>
              <w:t xml:space="preserve">                 570 </w:t>
            </w:r>
          </w:p>
        </w:tc>
      </w:tr>
      <w:tr w:rsidR="00093102" w:rsidRPr="003C02FF" w14:paraId="702AD5CC" w14:textId="77777777" w:rsidTr="003C02FF">
        <w:trPr>
          <w:trHeight w:val="300"/>
          <w:trPrChange w:id="31513" w:author="James Vu" w:date="2024-04-19T00:26:00Z">
            <w:trPr>
              <w:gridBefore w:val="1"/>
              <w:gridAfter w:val="0"/>
              <w:trHeight w:val="300"/>
            </w:trPr>
          </w:trPrChange>
        </w:trPr>
        <w:tc>
          <w:tcPr>
            <w:tcW w:w="254" w:type="pct"/>
            <w:shd w:val="clear" w:color="auto" w:fill="auto"/>
            <w:vAlign w:val="center"/>
            <w:hideMark/>
            <w:tcPrChange w:id="3151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00BDD23" w14:textId="77777777" w:rsidR="00093102" w:rsidRPr="003C02FF" w:rsidRDefault="00093102">
            <w:pPr>
              <w:widowControl w:val="0"/>
              <w:spacing w:before="120" w:after="120"/>
              <w:jc w:val="both"/>
              <w:rPr>
                <w:i/>
                <w:iCs/>
                <w:color w:val="000000"/>
                <w:rPrChange w:id="31515" w:author="James Vu" w:date="2024-04-19T00:26:00Z">
                  <w:rPr>
                    <w:i/>
                    <w:iCs/>
                    <w:color w:val="000000"/>
                    <w:sz w:val="26"/>
                    <w:szCs w:val="26"/>
                  </w:rPr>
                </w:rPrChange>
              </w:rPr>
              <w:pPrChange w:id="31516" w:author="James Vu" w:date="2024-04-18T22:33:00Z">
                <w:pPr>
                  <w:widowControl w:val="0"/>
                  <w:spacing w:before="120" w:after="120"/>
                  <w:jc w:val="center"/>
                </w:pPr>
              </w:pPrChange>
            </w:pPr>
            <w:r w:rsidRPr="003C02FF">
              <w:rPr>
                <w:i/>
                <w:iCs/>
                <w:color w:val="000000"/>
                <w:rPrChange w:id="31517" w:author="James Vu" w:date="2024-04-19T00:26:00Z">
                  <w:rPr>
                    <w:i/>
                    <w:iCs/>
                    <w:color w:val="000000"/>
                    <w:sz w:val="26"/>
                    <w:szCs w:val="26"/>
                  </w:rPr>
                </w:rPrChange>
              </w:rPr>
              <w:t> </w:t>
            </w:r>
          </w:p>
        </w:tc>
        <w:tc>
          <w:tcPr>
            <w:tcW w:w="618" w:type="pct"/>
            <w:shd w:val="clear" w:color="auto" w:fill="auto"/>
            <w:vAlign w:val="center"/>
            <w:hideMark/>
            <w:tcPrChange w:id="3151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22F68D3" w14:textId="77777777" w:rsidR="00093102" w:rsidRPr="003C02FF" w:rsidRDefault="00093102">
            <w:pPr>
              <w:widowControl w:val="0"/>
              <w:spacing w:before="120" w:after="120"/>
              <w:jc w:val="both"/>
              <w:rPr>
                <w:i/>
                <w:iCs/>
                <w:color w:val="000000"/>
                <w:rPrChange w:id="31519" w:author="James Vu" w:date="2024-04-19T00:26:00Z">
                  <w:rPr>
                    <w:i/>
                    <w:iCs/>
                    <w:color w:val="000000"/>
                    <w:sz w:val="26"/>
                    <w:szCs w:val="26"/>
                  </w:rPr>
                </w:rPrChange>
              </w:rPr>
              <w:pPrChange w:id="31520" w:author="James Vu" w:date="2024-04-18T22:33:00Z">
                <w:pPr>
                  <w:widowControl w:val="0"/>
                  <w:spacing w:before="120" w:after="120"/>
                  <w:jc w:val="center"/>
                </w:pPr>
              </w:pPrChange>
            </w:pPr>
            <w:r w:rsidRPr="003C02FF">
              <w:rPr>
                <w:i/>
                <w:iCs/>
                <w:color w:val="000000"/>
                <w:rPrChange w:id="31521" w:author="James Vu" w:date="2024-04-19T00:26:00Z">
                  <w:rPr>
                    <w:i/>
                    <w:iCs/>
                    <w:color w:val="000000"/>
                    <w:sz w:val="26"/>
                    <w:szCs w:val="26"/>
                  </w:rPr>
                </w:rPrChange>
              </w:rPr>
              <w:t> </w:t>
            </w:r>
          </w:p>
        </w:tc>
        <w:tc>
          <w:tcPr>
            <w:tcW w:w="1636" w:type="pct"/>
            <w:shd w:val="clear" w:color="auto" w:fill="auto"/>
            <w:hideMark/>
            <w:tcPrChange w:id="3152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3FD529B7" w14:textId="77777777" w:rsidR="00093102" w:rsidRPr="003C02FF" w:rsidRDefault="00093102">
            <w:pPr>
              <w:widowControl w:val="0"/>
              <w:spacing w:before="120" w:after="120"/>
              <w:jc w:val="both"/>
              <w:rPr>
                <w:i/>
                <w:iCs/>
                <w:color w:val="000000"/>
                <w:rPrChange w:id="31523" w:author="James Vu" w:date="2024-04-19T00:26:00Z">
                  <w:rPr>
                    <w:i/>
                    <w:iCs/>
                    <w:color w:val="000000"/>
                    <w:sz w:val="26"/>
                    <w:szCs w:val="26"/>
                  </w:rPr>
                </w:rPrChange>
              </w:rPr>
              <w:pPrChange w:id="31524" w:author="James Vu" w:date="2024-04-18T22:33:00Z">
                <w:pPr>
                  <w:widowControl w:val="0"/>
                  <w:spacing w:before="120" w:after="120"/>
                  <w:jc w:val="right"/>
                </w:pPr>
              </w:pPrChange>
            </w:pPr>
            <w:r w:rsidRPr="003C02FF">
              <w:rPr>
                <w:i/>
                <w:iCs/>
                <w:color w:val="000000"/>
                <w:rPrChange w:id="31525" w:author="James Vu" w:date="2024-04-19T00:26:00Z">
                  <w:rPr>
                    <w:i/>
                    <w:iCs/>
                    <w:color w:val="000000"/>
                    <w:sz w:val="26"/>
                    <w:szCs w:val="26"/>
                  </w:rPr>
                </w:rPrChange>
              </w:rPr>
              <w:t>Vật liệu khác</w:t>
            </w:r>
          </w:p>
        </w:tc>
        <w:tc>
          <w:tcPr>
            <w:tcW w:w="439" w:type="pct"/>
            <w:shd w:val="clear" w:color="auto" w:fill="auto"/>
            <w:vAlign w:val="center"/>
            <w:hideMark/>
            <w:tcPrChange w:id="31526"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FAE1AC2" w14:textId="77777777" w:rsidR="00093102" w:rsidRPr="003C02FF" w:rsidRDefault="00093102">
            <w:pPr>
              <w:widowControl w:val="0"/>
              <w:spacing w:before="120" w:after="120"/>
              <w:jc w:val="both"/>
              <w:rPr>
                <w:i/>
                <w:iCs/>
                <w:color w:val="000000"/>
                <w:rPrChange w:id="31527" w:author="James Vu" w:date="2024-04-19T00:26:00Z">
                  <w:rPr>
                    <w:i/>
                    <w:iCs/>
                    <w:color w:val="000000"/>
                    <w:sz w:val="26"/>
                    <w:szCs w:val="26"/>
                  </w:rPr>
                </w:rPrChange>
              </w:rPr>
              <w:pPrChange w:id="31528" w:author="James Vu" w:date="2024-04-18T22:33:00Z">
                <w:pPr>
                  <w:widowControl w:val="0"/>
                  <w:spacing w:before="120" w:after="120"/>
                  <w:jc w:val="center"/>
                </w:pPr>
              </w:pPrChange>
            </w:pPr>
            <w:r w:rsidRPr="003C02FF">
              <w:rPr>
                <w:i/>
                <w:iCs/>
                <w:color w:val="000000"/>
                <w:rPrChange w:id="31529" w:author="James Vu" w:date="2024-04-19T00:26:00Z">
                  <w:rPr>
                    <w:i/>
                    <w:iCs/>
                    <w:color w:val="000000"/>
                    <w:sz w:val="26"/>
                    <w:szCs w:val="26"/>
                  </w:rPr>
                </w:rPrChange>
              </w:rPr>
              <w:t>%</w:t>
            </w:r>
          </w:p>
        </w:tc>
        <w:tc>
          <w:tcPr>
            <w:tcW w:w="502" w:type="pct"/>
            <w:shd w:val="clear" w:color="auto" w:fill="auto"/>
            <w:vAlign w:val="center"/>
            <w:hideMark/>
            <w:tcPrChange w:id="31530"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545770C" w14:textId="77777777" w:rsidR="00093102" w:rsidRPr="003C02FF" w:rsidRDefault="00093102">
            <w:pPr>
              <w:widowControl w:val="0"/>
              <w:spacing w:before="120" w:after="120"/>
              <w:jc w:val="both"/>
              <w:rPr>
                <w:i/>
                <w:iCs/>
                <w:color w:val="000000"/>
                <w:rPrChange w:id="31531" w:author="James Vu" w:date="2024-04-19T00:26:00Z">
                  <w:rPr>
                    <w:i/>
                    <w:iCs/>
                    <w:color w:val="000000"/>
                    <w:sz w:val="26"/>
                    <w:szCs w:val="26"/>
                  </w:rPr>
                </w:rPrChange>
              </w:rPr>
              <w:pPrChange w:id="31532" w:author="James Vu" w:date="2024-04-18T22:33:00Z">
                <w:pPr>
                  <w:widowControl w:val="0"/>
                  <w:spacing w:before="120" w:after="120"/>
                  <w:jc w:val="center"/>
                </w:pPr>
              </w:pPrChange>
            </w:pPr>
            <w:r w:rsidRPr="003C02FF">
              <w:rPr>
                <w:i/>
                <w:iCs/>
                <w:color w:val="000000"/>
                <w:rPrChange w:id="31533" w:author="James Vu" w:date="2024-04-19T00:26:00Z">
                  <w:rPr>
                    <w:i/>
                    <w:iCs/>
                    <w:color w:val="000000"/>
                    <w:sz w:val="26"/>
                    <w:szCs w:val="26"/>
                  </w:rPr>
                </w:rPrChange>
              </w:rPr>
              <w:t>5</w:t>
            </w:r>
          </w:p>
        </w:tc>
        <w:tc>
          <w:tcPr>
            <w:tcW w:w="567" w:type="pct"/>
            <w:shd w:val="clear" w:color="auto" w:fill="auto"/>
            <w:hideMark/>
            <w:tcPrChange w:id="31534"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4F4B07E" w14:textId="77777777" w:rsidR="00093102" w:rsidRPr="003C02FF" w:rsidRDefault="00093102">
            <w:pPr>
              <w:widowControl w:val="0"/>
              <w:spacing w:before="120" w:after="120"/>
              <w:jc w:val="both"/>
              <w:rPr>
                <w:i/>
                <w:iCs/>
                <w:color w:val="000000"/>
                <w:rPrChange w:id="31535" w:author="James Vu" w:date="2024-04-19T00:26:00Z">
                  <w:rPr>
                    <w:i/>
                    <w:iCs/>
                    <w:color w:val="000000"/>
                    <w:sz w:val="26"/>
                    <w:szCs w:val="26"/>
                  </w:rPr>
                </w:rPrChange>
              </w:rPr>
              <w:pPrChange w:id="31536" w:author="James Vu" w:date="2024-04-18T22:33:00Z">
                <w:pPr>
                  <w:widowControl w:val="0"/>
                  <w:spacing w:before="120" w:after="120"/>
                </w:pPr>
              </w:pPrChange>
            </w:pPr>
            <w:r w:rsidRPr="003C02FF">
              <w:rPr>
                <w:i/>
                <w:iCs/>
                <w:color w:val="000000"/>
                <w:rPrChange w:id="31537" w:author="James Vu" w:date="2024-04-19T00:26:00Z">
                  <w:rPr>
                    <w:i/>
                    <w:iCs/>
                    <w:color w:val="000000"/>
                    <w:sz w:val="26"/>
                    <w:szCs w:val="26"/>
                  </w:rPr>
                </w:rPrChange>
              </w:rPr>
              <w:t> </w:t>
            </w:r>
          </w:p>
        </w:tc>
        <w:tc>
          <w:tcPr>
            <w:tcW w:w="351" w:type="pct"/>
            <w:shd w:val="clear" w:color="auto" w:fill="auto"/>
            <w:hideMark/>
            <w:tcPrChange w:id="31538"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A23C743" w14:textId="77777777" w:rsidR="00093102" w:rsidRPr="003C02FF" w:rsidRDefault="00093102">
            <w:pPr>
              <w:widowControl w:val="0"/>
              <w:spacing w:before="120" w:after="120"/>
              <w:jc w:val="both"/>
              <w:rPr>
                <w:i/>
                <w:iCs/>
                <w:color w:val="000000"/>
                <w:rPrChange w:id="31539" w:author="James Vu" w:date="2024-04-19T00:26:00Z">
                  <w:rPr>
                    <w:i/>
                    <w:iCs/>
                    <w:color w:val="000000"/>
                    <w:sz w:val="26"/>
                    <w:szCs w:val="26"/>
                  </w:rPr>
                </w:rPrChange>
              </w:rPr>
              <w:pPrChange w:id="31540" w:author="James Vu" w:date="2024-04-18T22:33:00Z">
                <w:pPr>
                  <w:widowControl w:val="0"/>
                  <w:spacing w:before="120" w:after="120"/>
                  <w:jc w:val="center"/>
                </w:pPr>
              </w:pPrChange>
            </w:pPr>
            <w:r w:rsidRPr="003C02FF">
              <w:rPr>
                <w:i/>
                <w:iCs/>
                <w:color w:val="000000"/>
                <w:rPrChange w:id="31541" w:author="James Vu" w:date="2024-04-19T00:26:00Z">
                  <w:rPr>
                    <w:i/>
                    <w:iCs/>
                    <w:color w:val="000000"/>
                    <w:sz w:val="26"/>
                    <w:szCs w:val="26"/>
                  </w:rPr>
                </w:rPrChange>
              </w:rPr>
              <w:t>1</w:t>
            </w:r>
          </w:p>
        </w:tc>
        <w:tc>
          <w:tcPr>
            <w:tcW w:w="632" w:type="pct"/>
            <w:shd w:val="clear" w:color="auto" w:fill="auto"/>
            <w:hideMark/>
            <w:tcPrChange w:id="31542"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59A027FC" w14:textId="77777777" w:rsidR="00093102" w:rsidRPr="003C02FF" w:rsidRDefault="00093102">
            <w:pPr>
              <w:widowControl w:val="0"/>
              <w:spacing w:before="120" w:after="120"/>
              <w:jc w:val="both"/>
              <w:rPr>
                <w:i/>
                <w:iCs/>
                <w:color w:val="000000"/>
                <w:rPrChange w:id="31543" w:author="James Vu" w:date="2024-04-19T00:26:00Z">
                  <w:rPr>
                    <w:i/>
                    <w:iCs/>
                    <w:color w:val="000000"/>
                    <w:sz w:val="26"/>
                    <w:szCs w:val="26"/>
                  </w:rPr>
                </w:rPrChange>
              </w:rPr>
              <w:pPrChange w:id="31544" w:author="James Vu" w:date="2024-04-18T22:33:00Z">
                <w:pPr>
                  <w:widowControl w:val="0"/>
                  <w:spacing w:before="120" w:after="120"/>
                </w:pPr>
              </w:pPrChange>
            </w:pPr>
            <w:r w:rsidRPr="003C02FF">
              <w:rPr>
                <w:i/>
                <w:iCs/>
                <w:color w:val="000000"/>
                <w:rPrChange w:id="31545" w:author="James Vu" w:date="2024-04-19T00:26:00Z">
                  <w:rPr>
                    <w:i/>
                    <w:iCs/>
                    <w:color w:val="000000"/>
                    <w:sz w:val="26"/>
                    <w:szCs w:val="26"/>
                  </w:rPr>
                </w:rPrChange>
              </w:rPr>
              <w:t xml:space="preserve">                   29 </w:t>
            </w:r>
          </w:p>
        </w:tc>
      </w:tr>
      <w:tr w:rsidR="00093102" w:rsidRPr="003C02FF" w14:paraId="48778930" w14:textId="77777777" w:rsidTr="003C02FF">
        <w:trPr>
          <w:trHeight w:val="300"/>
          <w:trPrChange w:id="31546" w:author="James Vu" w:date="2024-04-19T00:26:00Z">
            <w:trPr>
              <w:gridBefore w:val="1"/>
              <w:gridAfter w:val="0"/>
              <w:trHeight w:val="300"/>
            </w:trPr>
          </w:trPrChange>
        </w:trPr>
        <w:tc>
          <w:tcPr>
            <w:tcW w:w="254" w:type="pct"/>
            <w:shd w:val="clear" w:color="auto" w:fill="auto"/>
            <w:vAlign w:val="center"/>
            <w:hideMark/>
            <w:tcPrChange w:id="31547"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658D87D" w14:textId="77777777" w:rsidR="00093102" w:rsidRPr="003C02FF" w:rsidRDefault="00093102">
            <w:pPr>
              <w:widowControl w:val="0"/>
              <w:spacing w:before="120" w:after="120"/>
              <w:jc w:val="both"/>
              <w:rPr>
                <w:color w:val="000000"/>
                <w:rPrChange w:id="31548" w:author="James Vu" w:date="2024-04-19T00:26:00Z">
                  <w:rPr>
                    <w:color w:val="000000"/>
                    <w:sz w:val="26"/>
                    <w:szCs w:val="26"/>
                  </w:rPr>
                </w:rPrChange>
              </w:rPr>
              <w:pPrChange w:id="31549" w:author="James Vu" w:date="2024-04-18T22:33:00Z">
                <w:pPr>
                  <w:widowControl w:val="0"/>
                  <w:spacing w:before="120" w:after="120"/>
                  <w:jc w:val="center"/>
                </w:pPr>
              </w:pPrChange>
            </w:pPr>
            <w:r w:rsidRPr="003C02FF">
              <w:rPr>
                <w:color w:val="000000"/>
                <w:rPrChange w:id="31550" w:author="James Vu" w:date="2024-04-19T00:26:00Z">
                  <w:rPr>
                    <w:color w:val="000000"/>
                    <w:sz w:val="26"/>
                    <w:szCs w:val="26"/>
                  </w:rPr>
                </w:rPrChange>
              </w:rPr>
              <w:t> </w:t>
            </w:r>
          </w:p>
        </w:tc>
        <w:tc>
          <w:tcPr>
            <w:tcW w:w="618" w:type="pct"/>
            <w:shd w:val="clear" w:color="auto" w:fill="auto"/>
            <w:vAlign w:val="center"/>
            <w:hideMark/>
            <w:tcPrChange w:id="31551"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976041D" w14:textId="77777777" w:rsidR="00093102" w:rsidRPr="003C02FF" w:rsidRDefault="00093102">
            <w:pPr>
              <w:widowControl w:val="0"/>
              <w:spacing w:before="120" w:after="120"/>
              <w:jc w:val="both"/>
              <w:rPr>
                <w:color w:val="000000"/>
                <w:rPrChange w:id="31552" w:author="James Vu" w:date="2024-04-19T00:26:00Z">
                  <w:rPr>
                    <w:color w:val="000000"/>
                    <w:sz w:val="26"/>
                    <w:szCs w:val="26"/>
                  </w:rPr>
                </w:rPrChange>
              </w:rPr>
              <w:pPrChange w:id="31553" w:author="James Vu" w:date="2024-04-18T22:33:00Z">
                <w:pPr>
                  <w:widowControl w:val="0"/>
                  <w:spacing w:before="120" w:after="120"/>
                  <w:jc w:val="center"/>
                </w:pPr>
              </w:pPrChange>
            </w:pPr>
            <w:r w:rsidRPr="003C02FF">
              <w:rPr>
                <w:color w:val="000000"/>
                <w:rPrChange w:id="31554" w:author="James Vu" w:date="2024-04-19T00:26:00Z">
                  <w:rPr>
                    <w:color w:val="000000"/>
                    <w:sz w:val="26"/>
                    <w:szCs w:val="26"/>
                  </w:rPr>
                </w:rPrChange>
              </w:rPr>
              <w:t> </w:t>
            </w:r>
          </w:p>
        </w:tc>
        <w:tc>
          <w:tcPr>
            <w:tcW w:w="1636" w:type="pct"/>
            <w:shd w:val="clear" w:color="auto" w:fill="auto"/>
            <w:hideMark/>
            <w:tcPrChange w:id="31555"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F8871B4" w14:textId="77777777" w:rsidR="00093102" w:rsidRPr="003C02FF" w:rsidRDefault="00093102">
            <w:pPr>
              <w:widowControl w:val="0"/>
              <w:spacing w:before="120" w:after="120"/>
              <w:jc w:val="both"/>
              <w:rPr>
                <w:color w:val="000000"/>
                <w:rPrChange w:id="31556" w:author="James Vu" w:date="2024-04-19T00:26:00Z">
                  <w:rPr>
                    <w:color w:val="000000"/>
                    <w:sz w:val="26"/>
                    <w:szCs w:val="26"/>
                  </w:rPr>
                </w:rPrChange>
              </w:rPr>
              <w:pPrChange w:id="31557" w:author="James Vu" w:date="2024-04-18T22:33:00Z">
                <w:pPr>
                  <w:widowControl w:val="0"/>
                  <w:spacing w:before="120" w:after="120"/>
                </w:pPr>
              </w:pPrChange>
            </w:pPr>
            <w:r w:rsidRPr="003C02FF">
              <w:rPr>
                <w:color w:val="000000"/>
                <w:rPrChange w:id="31558" w:author="James Vu" w:date="2024-04-19T00:26:00Z">
                  <w:rPr>
                    <w:color w:val="000000"/>
                    <w:sz w:val="26"/>
                    <w:szCs w:val="26"/>
                  </w:rPr>
                </w:rPrChange>
              </w:rPr>
              <w:t>b) Nhân công</w:t>
            </w:r>
          </w:p>
        </w:tc>
        <w:tc>
          <w:tcPr>
            <w:tcW w:w="439" w:type="pct"/>
            <w:shd w:val="clear" w:color="auto" w:fill="auto"/>
            <w:vAlign w:val="center"/>
            <w:hideMark/>
            <w:tcPrChange w:id="31559"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07EBD78" w14:textId="77777777" w:rsidR="00093102" w:rsidRPr="003C02FF" w:rsidRDefault="00093102">
            <w:pPr>
              <w:widowControl w:val="0"/>
              <w:spacing w:before="120" w:after="120"/>
              <w:jc w:val="both"/>
              <w:rPr>
                <w:color w:val="000000"/>
                <w:rPrChange w:id="31560" w:author="James Vu" w:date="2024-04-19T00:26:00Z">
                  <w:rPr>
                    <w:color w:val="000000"/>
                    <w:sz w:val="26"/>
                    <w:szCs w:val="26"/>
                  </w:rPr>
                </w:rPrChange>
              </w:rPr>
              <w:pPrChange w:id="31561" w:author="James Vu" w:date="2024-04-18T22:33:00Z">
                <w:pPr>
                  <w:widowControl w:val="0"/>
                  <w:spacing w:before="120" w:after="120"/>
                  <w:jc w:val="center"/>
                </w:pPr>
              </w:pPrChange>
            </w:pPr>
            <w:r w:rsidRPr="003C02FF">
              <w:rPr>
                <w:color w:val="000000"/>
                <w:rPrChange w:id="31562" w:author="James Vu" w:date="2024-04-19T00:26:00Z">
                  <w:rPr>
                    <w:color w:val="000000"/>
                    <w:sz w:val="26"/>
                    <w:szCs w:val="26"/>
                  </w:rPr>
                </w:rPrChange>
              </w:rPr>
              <w:t> </w:t>
            </w:r>
          </w:p>
        </w:tc>
        <w:tc>
          <w:tcPr>
            <w:tcW w:w="502" w:type="pct"/>
            <w:shd w:val="clear" w:color="auto" w:fill="auto"/>
            <w:vAlign w:val="center"/>
            <w:hideMark/>
            <w:tcPrChange w:id="31563"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937451E" w14:textId="77777777" w:rsidR="00093102" w:rsidRPr="003C02FF" w:rsidRDefault="00093102">
            <w:pPr>
              <w:widowControl w:val="0"/>
              <w:spacing w:before="120" w:after="120"/>
              <w:jc w:val="both"/>
              <w:rPr>
                <w:color w:val="000000"/>
                <w:rPrChange w:id="31564" w:author="James Vu" w:date="2024-04-19T00:26:00Z">
                  <w:rPr>
                    <w:color w:val="000000"/>
                    <w:sz w:val="26"/>
                    <w:szCs w:val="26"/>
                  </w:rPr>
                </w:rPrChange>
              </w:rPr>
              <w:pPrChange w:id="31565" w:author="James Vu" w:date="2024-04-18T22:33:00Z">
                <w:pPr>
                  <w:widowControl w:val="0"/>
                  <w:spacing w:before="120" w:after="120"/>
                  <w:jc w:val="center"/>
                </w:pPr>
              </w:pPrChange>
            </w:pPr>
            <w:r w:rsidRPr="003C02FF">
              <w:rPr>
                <w:color w:val="000000"/>
                <w:rPrChange w:id="31566" w:author="James Vu" w:date="2024-04-19T00:26:00Z">
                  <w:rPr>
                    <w:color w:val="000000"/>
                    <w:sz w:val="26"/>
                    <w:szCs w:val="26"/>
                  </w:rPr>
                </w:rPrChange>
              </w:rPr>
              <w:t> </w:t>
            </w:r>
          </w:p>
        </w:tc>
        <w:tc>
          <w:tcPr>
            <w:tcW w:w="567" w:type="pct"/>
            <w:shd w:val="clear" w:color="auto" w:fill="auto"/>
            <w:hideMark/>
            <w:tcPrChange w:id="31567"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8633CEE" w14:textId="77777777" w:rsidR="00093102" w:rsidRPr="003C02FF" w:rsidRDefault="00093102">
            <w:pPr>
              <w:widowControl w:val="0"/>
              <w:spacing w:before="120" w:after="120"/>
              <w:jc w:val="both"/>
              <w:rPr>
                <w:color w:val="000000"/>
                <w:rPrChange w:id="31568" w:author="James Vu" w:date="2024-04-19T00:26:00Z">
                  <w:rPr>
                    <w:color w:val="000000"/>
                    <w:sz w:val="26"/>
                    <w:szCs w:val="26"/>
                  </w:rPr>
                </w:rPrChange>
              </w:rPr>
              <w:pPrChange w:id="31569" w:author="James Vu" w:date="2024-04-18T22:33:00Z">
                <w:pPr>
                  <w:widowControl w:val="0"/>
                  <w:spacing w:before="120" w:after="120"/>
                </w:pPr>
              </w:pPrChange>
            </w:pPr>
            <w:r w:rsidRPr="003C02FF">
              <w:rPr>
                <w:color w:val="000000"/>
                <w:rPrChange w:id="31570" w:author="James Vu" w:date="2024-04-19T00:26:00Z">
                  <w:rPr>
                    <w:color w:val="000000"/>
                    <w:sz w:val="26"/>
                    <w:szCs w:val="26"/>
                  </w:rPr>
                </w:rPrChange>
              </w:rPr>
              <w:t> </w:t>
            </w:r>
          </w:p>
        </w:tc>
        <w:tc>
          <w:tcPr>
            <w:tcW w:w="351" w:type="pct"/>
            <w:shd w:val="clear" w:color="auto" w:fill="auto"/>
            <w:hideMark/>
            <w:tcPrChange w:id="31571"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225622C" w14:textId="77777777" w:rsidR="00093102" w:rsidRPr="003C02FF" w:rsidRDefault="00093102">
            <w:pPr>
              <w:widowControl w:val="0"/>
              <w:spacing w:before="120" w:after="120"/>
              <w:jc w:val="both"/>
              <w:rPr>
                <w:color w:val="000000"/>
                <w:rPrChange w:id="31572" w:author="James Vu" w:date="2024-04-19T00:26:00Z">
                  <w:rPr>
                    <w:color w:val="000000"/>
                    <w:sz w:val="26"/>
                    <w:szCs w:val="26"/>
                  </w:rPr>
                </w:rPrChange>
              </w:rPr>
              <w:pPrChange w:id="31573" w:author="James Vu" w:date="2024-04-18T22:33:00Z">
                <w:pPr>
                  <w:widowControl w:val="0"/>
                  <w:spacing w:before="120" w:after="120"/>
                  <w:jc w:val="center"/>
                </w:pPr>
              </w:pPrChange>
            </w:pPr>
            <w:r w:rsidRPr="003C02FF">
              <w:rPr>
                <w:color w:val="000000"/>
                <w:rPrChange w:id="31574" w:author="James Vu" w:date="2024-04-19T00:26:00Z">
                  <w:rPr>
                    <w:color w:val="000000"/>
                    <w:sz w:val="26"/>
                    <w:szCs w:val="26"/>
                  </w:rPr>
                </w:rPrChange>
              </w:rPr>
              <w:t> </w:t>
            </w:r>
          </w:p>
        </w:tc>
        <w:tc>
          <w:tcPr>
            <w:tcW w:w="632" w:type="pct"/>
            <w:shd w:val="clear" w:color="auto" w:fill="auto"/>
            <w:hideMark/>
            <w:tcPrChange w:id="31575"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F33FCD7" w14:textId="77777777" w:rsidR="00093102" w:rsidRPr="003C02FF" w:rsidRDefault="00093102">
            <w:pPr>
              <w:widowControl w:val="0"/>
              <w:spacing w:before="120" w:after="120"/>
              <w:jc w:val="both"/>
              <w:rPr>
                <w:color w:val="000000"/>
                <w:rPrChange w:id="31576" w:author="James Vu" w:date="2024-04-19T00:26:00Z">
                  <w:rPr>
                    <w:color w:val="000000"/>
                    <w:sz w:val="26"/>
                    <w:szCs w:val="26"/>
                  </w:rPr>
                </w:rPrChange>
              </w:rPr>
              <w:pPrChange w:id="31577" w:author="James Vu" w:date="2024-04-18T22:33:00Z">
                <w:pPr>
                  <w:widowControl w:val="0"/>
                  <w:spacing w:before="120" w:after="120"/>
                </w:pPr>
              </w:pPrChange>
            </w:pPr>
            <w:r w:rsidRPr="003C02FF">
              <w:rPr>
                <w:color w:val="000000"/>
                <w:rPrChange w:id="31578" w:author="James Vu" w:date="2024-04-19T00:26:00Z">
                  <w:rPr>
                    <w:color w:val="000000"/>
                    <w:sz w:val="26"/>
                    <w:szCs w:val="26"/>
                  </w:rPr>
                </w:rPrChange>
              </w:rPr>
              <w:t xml:space="preserve">            796.683 </w:t>
            </w:r>
          </w:p>
        </w:tc>
      </w:tr>
      <w:tr w:rsidR="00093102" w:rsidRPr="003C02FF" w14:paraId="6A5FE426" w14:textId="77777777" w:rsidTr="003C02FF">
        <w:trPr>
          <w:trHeight w:val="300"/>
          <w:trPrChange w:id="31579" w:author="James Vu" w:date="2024-04-19T00:26:00Z">
            <w:trPr>
              <w:gridBefore w:val="1"/>
              <w:gridAfter w:val="0"/>
              <w:trHeight w:val="300"/>
            </w:trPr>
          </w:trPrChange>
        </w:trPr>
        <w:tc>
          <w:tcPr>
            <w:tcW w:w="254" w:type="pct"/>
            <w:shd w:val="clear" w:color="auto" w:fill="auto"/>
            <w:vAlign w:val="center"/>
            <w:hideMark/>
            <w:tcPrChange w:id="3158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CD6E269" w14:textId="77777777" w:rsidR="00093102" w:rsidRPr="003C02FF" w:rsidRDefault="00093102">
            <w:pPr>
              <w:widowControl w:val="0"/>
              <w:spacing w:before="120" w:after="120"/>
              <w:jc w:val="both"/>
              <w:rPr>
                <w:i/>
                <w:iCs/>
                <w:color w:val="000000"/>
                <w:rPrChange w:id="31581" w:author="James Vu" w:date="2024-04-19T00:26:00Z">
                  <w:rPr>
                    <w:i/>
                    <w:iCs/>
                    <w:color w:val="000000"/>
                    <w:sz w:val="26"/>
                    <w:szCs w:val="26"/>
                  </w:rPr>
                </w:rPrChange>
              </w:rPr>
              <w:pPrChange w:id="31582" w:author="James Vu" w:date="2024-04-18T22:33:00Z">
                <w:pPr>
                  <w:widowControl w:val="0"/>
                  <w:spacing w:before="120" w:after="120"/>
                  <w:jc w:val="center"/>
                </w:pPr>
              </w:pPrChange>
            </w:pPr>
            <w:r w:rsidRPr="003C02FF">
              <w:rPr>
                <w:i/>
                <w:iCs/>
                <w:color w:val="000000"/>
                <w:rPrChange w:id="31583" w:author="James Vu" w:date="2024-04-19T00:26:00Z">
                  <w:rPr>
                    <w:i/>
                    <w:iCs/>
                    <w:color w:val="000000"/>
                    <w:sz w:val="26"/>
                    <w:szCs w:val="26"/>
                  </w:rPr>
                </w:rPrChange>
              </w:rPr>
              <w:t> </w:t>
            </w:r>
          </w:p>
        </w:tc>
        <w:tc>
          <w:tcPr>
            <w:tcW w:w="618" w:type="pct"/>
            <w:shd w:val="clear" w:color="auto" w:fill="auto"/>
            <w:vAlign w:val="center"/>
            <w:hideMark/>
            <w:tcPrChange w:id="3158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4AB8A62B" w14:textId="77777777" w:rsidR="00093102" w:rsidRPr="003C02FF" w:rsidRDefault="00093102">
            <w:pPr>
              <w:widowControl w:val="0"/>
              <w:spacing w:before="120" w:after="120"/>
              <w:jc w:val="both"/>
              <w:rPr>
                <w:i/>
                <w:iCs/>
                <w:color w:val="000000"/>
                <w:rPrChange w:id="31585" w:author="James Vu" w:date="2024-04-19T00:26:00Z">
                  <w:rPr>
                    <w:i/>
                    <w:iCs/>
                    <w:color w:val="000000"/>
                    <w:sz w:val="26"/>
                    <w:szCs w:val="26"/>
                  </w:rPr>
                </w:rPrChange>
              </w:rPr>
              <w:pPrChange w:id="31586" w:author="James Vu" w:date="2024-04-18T22:33:00Z">
                <w:pPr>
                  <w:widowControl w:val="0"/>
                  <w:spacing w:before="120" w:after="120"/>
                  <w:jc w:val="center"/>
                </w:pPr>
              </w:pPrChange>
            </w:pPr>
            <w:r w:rsidRPr="003C02FF">
              <w:rPr>
                <w:i/>
                <w:iCs/>
                <w:color w:val="000000"/>
                <w:rPrChange w:id="31587" w:author="James Vu" w:date="2024-04-19T00:26:00Z">
                  <w:rPr>
                    <w:i/>
                    <w:iCs/>
                    <w:color w:val="000000"/>
                    <w:sz w:val="26"/>
                    <w:szCs w:val="26"/>
                  </w:rPr>
                </w:rPrChange>
              </w:rPr>
              <w:t> </w:t>
            </w:r>
          </w:p>
        </w:tc>
        <w:tc>
          <w:tcPr>
            <w:tcW w:w="1636" w:type="pct"/>
            <w:shd w:val="clear" w:color="auto" w:fill="auto"/>
            <w:hideMark/>
            <w:tcPrChange w:id="3158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28CB992A" w14:textId="77777777" w:rsidR="00093102" w:rsidRPr="003C02FF" w:rsidRDefault="00093102">
            <w:pPr>
              <w:widowControl w:val="0"/>
              <w:spacing w:before="120" w:after="120"/>
              <w:jc w:val="both"/>
              <w:rPr>
                <w:i/>
                <w:iCs/>
                <w:color w:val="000000"/>
                <w:rPrChange w:id="31589" w:author="James Vu" w:date="2024-04-19T00:26:00Z">
                  <w:rPr>
                    <w:i/>
                    <w:iCs/>
                    <w:color w:val="000000"/>
                    <w:sz w:val="26"/>
                    <w:szCs w:val="26"/>
                  </w:rPr>
                </w:rPrChange>
              </w:rPr>
              <w:pPrChange w:id="31590" w:author="James Vu" w:date="2024-04-18T22:33:00Z">
                <w:pPr>
                  <w:widowControl w:val="0"/>
                  <w:spacing w:before="120" w:after="120"/>
                  <w:jc w:val="right"/>
                </w:pPr>
              </w:pPrChange>
            </w:pPr>
            <w:r w:rsidRPr="003C02FF">
              <w:rPr>
                <w:i/>
                <w:iCs/>
                <w:color w:val="000000"/>
                <w:rPrChange w:id="31591" w:author="James Vu" w:date="2024-04-19T00:26:00Z">
                  <w:rPr>
                    <w:i/>
                    <w:iCs/>
                    <w:color w:val="000000"/>
                    <w:sz w:val="26"/>
                    <w:szCs w:val="26"/>
                  </w:rPr>
                </w:rPrChange>
              </w:rPr>
              <w:t>Kỹ sư 2/8</w:t>
            </w:r>
          </w:p>
        </w:tc>
        <w:tc>
          <w:tcPr>
            <w:tcW w:w="439" w:type="pct"/>
            <w:shd w:val="clear" w:color="auto" w:fill="auto"/>
            <w:vAlign w:val="center"/>
            <w:hideMark/>
            <w:tcPrChange w:id="3159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5BF960F" w14:textId="77777777" w:rsidR="00093102" w:rsidRPr="003C02FF" w:rsidRDefault="00093102">
            <w:pPr>
              <w:widowControl w:val="0"/>
              <w:spacing w:before="120" w:after="120"/>
              <w:jc w:val="both"/>
              <w:rPr>
                <w:i/>
                <w:iCs/>
                <w:color w:val="000000"/>
                <w:rPrChange w:id="31593" w:author="James Vu" w:date="2024-04-19T00:26:00Z">
                  <w:rPr>
                    <w:i/>
                    <w:iCs/>
                    <w:color w:val="000000"/>
                    <w:sz w:val="26"/>
                    <w:szCs w:val="26"/>
                  </w:rPr>
                </w:rPrChange>
              </w:rPr>
              <w:pPrChange w:id="31594" w:author="James Vu" w:date="2024-04-18T22:33:00Z">
                <w:pPr>
                  <w:widowControl w:val="0"/>
                  <w:spacing w:before="120" w:after="120"/>
                  <w:jc w:val="center"/>
                </w:pPr>
              </w:pPrChange>
            </w:pPr>
            <w:r w:rsidRPr="003C02FF">
              <w:rPr>
                <w:i/>
                <w:iCs/>
                <w:color w:val="000000"/>
                <w:rPrChange w:id="31595" w:author="James Vu" w:date="2024-04-19T00:26:00Z">
                  <w:rPr>
                    <w:i/>
                    <w:iCs/>
                    <w:color w:val="000000"/>
                    <w:sz w:val="26"/>
                    <w:szCs w:val="26"/>
                  </w:rPr>
                </w:rPrChange>
              </w:rPr>
              <w:t>công</w:t>
            </w:r>
          </w:p>
        </w:tc>
        <w:tc>
          <w:tcPr>
            <w:tcW w:w="502" w:type="pct"/>
            <w:shd w:val="clear" w:color="auto" w:fill="auto"/>
            <w:vAlign w:val="center"/>
            <w:hideMark/>
            <w:tcPrChange w:id="3159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1EC80F6" w14:textId="77777777" w:rsidR="00093102" w:rsidRPr="003C02FF" w:rsidRDefault="00093102">
            <w:pPr>
              <w:widowControl w:val="0"/>
              <w:spacing w:before="120" w:after="120"/>
              <w:jc w:val="both"/>
              <w:rPr>
                <w:i/>
                <w:iCs/>
                <w:color w:val="000000"/>
                <w:rPrChange w:id="31597" w:author="James Vu" w:date="2024-04-19T00:26:00Z">
                  <w:rPr>
                    <w:i/>
                    <w:iCs/>
                    <w:color w:val="000000"/>
                    <w:sz w:val="26"/>
                    <w:szCs w:val="26"/>
                  </w:rPr>
                </w:rPrChange>
              </w:rPr>
              <w:pPrChange w:id="31598" w:author="James Vu" w:date="2024-04-18T22:33:00Z">
                <w:pPr>
                  <w:widowControl w:val="0"/>
                  <w:spacing w:before="120" w:after="120"/>
                  <w:jc w:val="center"/>
                </w:pPr>
              </w:pPrChange>
            </w:pPr>
            <w:r w:rsidRPr="003C02FF">
              <w:rPr>
                <w:i/>
                <w:iCs/>
                <w:color w:val="000000"/>
                <w:rPrChange w:id="31599" w:author="James Vu" w:date="2024-04-19T00:26:00Z">
                  <w:rPr>
                    <w:i/>
                    <w:iCs/>
                    <w:color w:val="000000"/>
                    <w:sz w:val="26"/>
                    <w:szCs w:val="26"/>
                  </w:rPr>
                </w:rPrChange>
              </w:rPr>
              <w:t>0,8</w:t>
            </w:r>
          </w:p>
        </w:tc>
        <w:tc>
          <w:tcPr>
            <w:tcW w:w="567" w:type="pct"/>
            <w:shd w:val="clear" w:color="auto" w:fill="auto"/>
            <w:hideMark/>
            <w:tcPrChange w:id="3160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91C2A18" w14:textId="77777777" w:rsidR="00093102" w:rsidRPr="003C02FF" w:rsidRDefault="00093102">
            <w:pPr>
              <w:widowControl w:val="0"/>
              <w:spacing w:before="120" w:after="120"/>
              <w:jc w:val="both"/>
              <w:rPr>
                <w:i/>
                <w:iCs/>
                <w:color w:val="000000"/>
                <w:rPrChange w:id="31601" w:author="James Vu" w:date="2024-04-19T00:26:00Z">
                  <w:rPr>
                    <w:i/>
                    <w:iCs/>
                    <w:color w:val="000000"/>
                    <w:sz w:val="26"/>
                    <w:szCs w:val="26"/>
                  </w:rPr>
                </w:rPrChange>
              </w:rPr>
              <w:pPrChange w:id="31602" w:author="James Vu" w:date="2024-04-18T22:33:00Z">
                <w:pPr>
                  <w:widowControl w:val="0"/>
                  <w:spacing w:before="120" w:after="120"/>
                </w:pPr>
              </w:pPrChange>
            </w:pPr>
            <w:r w:rsidRPr="003C02FF">
              <w:rPr>
                <w:i/>
                <w:iCs/>
                <w:color w:val="000000"/>
                <w:rPrChange w:id="31603" w:author="James Vu" w:date="2024-04-19T00:26:00Z">
                  <w:rPr>
                    <w:i/>
                    <w:iCs/>
                    <w:color w:val="000000"/>
                    <w:sz w:val="26"/>
                    <w:szCs w:val="26"/>
                  </w:rPr>
                </w:rPrChange>
              </w:rPr>
              <w:t xml:space="preserve">       391.690 </w:t>
            </w:r>
          </w:p>
        </w:tc>
        <w:tc>
          <w:tcPr>
            <w:tcW w:w="351" w:type="pct"/>
            <w:shd w:val="clear" w:color="auto" w:fill="auto"/>
            <w:hideMark/>
            <w:tcPrChange w:id="3160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887B48F" w14:textId="77777777" w:rsidR="00093102" w:rsidRPr="003C02FF" w:rsidRDefault="00093102">
            <w:pPr>
              <w:widowControl w:val="0"/>
              <w:spacing w:before="120" w:after="120"/>
              <w:jc w:val="both"/>
              <w:rPr>
                <w:i/>
                <w:iCs/>
                <w:color w:val="000000"/>
                <w:rPrChange w:id="31605" w:author="James Vu" w:date="2024-04-19T00:26:00Z">
                  <w:rPr>
                    <w:i/>
                    <w:iCs/>
                    <w:color w:val="000000"/>
                    <w:sz w:val="26"/>
                    <w:szCs w:val="26"/>
                  </w:rPr>
                </w:rPrChange>
              </w:rPr>
              <w:pPrChange w:id="31606" w:author="James Vu" w:date="2024-04-18T22:33:00Z">
                <w:pPr>
                  <w:widowControl w:val="0"/>
                  <w:spacing w:before="120" w:after="120"/>
                  <w:jc w:val="center"/>
                </w:pPr>
              </w:pPrChange>
            </w:pPr>
            <w:r w:rsidRPr="003C02FF">
              <w:rPr>
                <w:i/>
                <w:iCs/>
                <w:color w:val="000000"/>
                <w:rPrChange w:id="31607" w:author="James Vu" w:date="2024-04-19T00:26:00Z">
                  <w:rPr>
                    <w:i/>
                    <w:iCs/>
                    <w:color w:val="000000"/>
                    <w:sz w:val="26"/>
                    <w:szCs w:val="26"/>
                  </w:rPr>
                </w:rPrChange>
              </w:rPr>
              <w:t>1</w:t>
            </w:r>
          </w:p>
        </w:tc>
        <w:tc>
          <w:tcPr>
            <w:tcW w:w="632" w:type="pct"/>
            <w:shd w:val="clear" w:color="auto" w:fill="auto"/>
            <w:hideMark/>
            <w:tcPrChange w:id="3160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926A39F" w14:textId="77777777" w:rsidR="00093102" w:rsidRPr="003C02FF" w:rsidRDefault="00093102">
            <w:pPr>
              <w:widowControl w:val="0"/>
              <w:spacing w:before="120" w:after="120"/>
              <w:jc w:val="both"/>
              <w:rPr>
                <w:i/>
                <w:iCs/>
                <w:color w:val="000000"/>
                <w:rPrChange w:id="31609" w:author="James Vu" w:date="2024-04-19T00:26:00Z">
                  <w:rPr>
                    <w:i/>
                    <w:iCs/>
                    <w:color w:val="000000"/>
                    <w:sz w:val="26"/>
                    <w:szCs w:val="26"/>
                  </w:rPr>
                </w:rPrChange>
              </w:rPr>
              <w:pPrChange w:id="31610" w:author="James Vu" w:date="2024-04-18T22:33:00Z">
                <w:pPr>
                  <w:widowControl w:val="0"/>
                  <w:spacing w:before="120" w:after="120"/>
                </w:pPr>
              </w:pPrChange>
            </w:pPr>
            <w:r w:rsidRPr="003C02FF">
              <w:rPr>
                <w:i/>
                <w:iCs/>
                <w:color w:val="000000"/>
                <w:rPrChange w:id="31611" w:author="James Vu" w:date="2024-04-19T00:26:00Z">
                  <w:rPr>
                    <w:i/>
                    <w:iCs/>
                    <w:color w:val="000000"/>
                    <w:sz w:val="26"/>
                    <w:szCs w:val="26"/>
                  </w:rPr>
                </w:rPrChange>
              </w:rPr>
              <w:t xml:space="preserve">          313.352 </w:t>
            </w:r>
          </w:p>
        </w:tc>
      </w:tr>
      <w:tr w:rsidR="00093102" w:rsidRPr="003C02FF" w14:paraId="42B8592C" w14:textId="77777777" w:rsidTr="003C02FF">
        <w:trPr>
          <w:trHeight w:val="300"/>
          <w:trPrChange w:id="31612" w:author="James Vu" w:date="2024-04-19T00:26:00Z">
            <w:trPr>
              <w:gridBefore w:val="1"/>
              <w:gridAfter w:val="0"/>
              <w:trHeight w:val="300"/>
            </w:trPr>
          </w:trPrChange>
        </w:trPr>
        <w:tc>
          <w:tcPr>
            <w:tcW w:w="254" w:type="pct"/>
            <w:shd w:val="clear" w:color="auto" w:fill="auto"/>
            <w:vAlign w:val="center"/>
            <w:hideMark/>
            <w:tcPrChange w:id="3161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BC07A64" w14:textId="77777777" w:rsidR="00093102" w:rsidRPr="003C02FF" w:rsidRDefault="00093102">
            <w:pPr>
              <w:widowControl w:val="0"/>
              <w:spacing w:before="120" w:after="120"/>
              <w:jc w:val="both"/>
              <w:rPr>
                <w:i/>
                <w:iCs/>
                <w:color w:val="000000"/>
                <w:rPrChange w:id="31614" w:author="James Vu" w:date="2024-04-19T00:26:00Z">
                  <w:rPr>
                    <w:i/>
                    <w:iCs/>
                    <w:color w:val="000000"/>
                    <w:sz w:val="26"/>
                    <w:szCs w:val="26"/>
                  </w:rPr>
                </w:rPrChange>
              </w:rPr>
              <w:pPrChange w:id="31615" w:author="James Vu" w:date="2024-04-18T22:33:00Z">
                <w:pPr>
                  <w:widowControl w:val="0"/>
                  <w:spacing w:before="120" w:after="120"/>
                  <w:jc w:val="center"/>
                </w:pPr>
              </w:pPrChange>
            </w:pPr>
            <w:r w:rsidRPr="003C02FF">
              <w:rPr>
                <w:i/>
                <w:iCs/>
                <w:color w:val="000000"/>
                <w:rPrChange w:id="31616" w:author="James Vu" w:date="2024-04-19T00:26:00Z">
                  <w:rPr>
                    <w:i/>
                    <w:iCs/>
                    <w:color w:val="000000"/>
                    <w:sz w:val="26"/>
                    <w:szCs w:val="26"/>
                  </w:rPr>
                </w:rPrChange>
              </w:rPr>
              <w:t> </w:t>
            </w:r>
          </w:p>
        </w:tc>
        <w:tc>
          <w:tcPr>
            <w:tcW w:w="618" w:type="pct"/>
            <w:shd w:val="clear" w:color="auto" w:fill="auto"/>
            <w:vAlign w:val="center"/>
            <w:hideMark/>
            <w:tcPrChange w:id="3161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2244072" w14:textId="77777777" w:rsidR="00093102" w:rsidRPr="003C02FF" w:rsidRDefault="00093102">
            <w:pPr>
              <w:widowControl w:val="0"/>
              <w:spacing w:before="120" w:after="120"/>
              <w:jc w:val="both"/>
              <w:rPr>
                <w:i/>
                <w:iCs/>
                <w:color w:val="000000"/>
                <w:rPrChange w:id="31618" w:author="James Vu" w:date="2024-04-19T00:26:00Z">
                  <w:rPr>
                    <w:i/>
                    <w:iCs/>
                    <w:color w:val="000000"/>
                    <w:sz w:val="26"/>
                    <w:szCs w:val="26"/>
                  </w:rPr>
                </w:rPrChange>
              </w:rPr>
              <w:pPrChange w:id="31619" w:author="James Vu" w:date="2024-04-18T22:33:00Z">
                <w:pPr>
                  <w:widowControl w:val="0"/>
                  <w:spacing w:before="120" w:after="120"/>
                  <w:jc w:val="center"/>
                </w:pPr>
              </w:pPrChange>
            </w:pPr>
            <w:r w:rsidRPr="003C02FF">
              <w:rPr>
                <w:i/>
                <w:iCs/>
                <w:color w:val="000000"/>
                <w:rPrChange w:id="31620" w:author="James Vu" w:date="2024-04-19T00:26:00Z">
                  <w:rPr>
                    <w:i/>
                    <w:iCs/>
                    <w:color w:val="000000"/>
                    <w:sz w:val="26"/>
                    <w:szCs w:val="26"/>
                  </w:rPr>
                </w:rPrChange>
              </w:rPr>
              <w:t> </w:t>
            </w:r>
          </w:p>
        </w:tc>
        <w:tc>
          <w:tcPr>
            <w:tcW w:w="1636" w:type="pct"/>
            <w:shd w:val="clear" w:color="auto" w:fill="auto"/>
            <w:hideMark/>
            <w:tcPrChange w:id="3162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3C92177" w14:textId="77777777" w:rsidR="00093102" w:rsidRPr="003C02FF" w:rsidRDefault="00093102">
            <w:pPr>
              <w:widowControl w:val="0"/>
              <w:spacing w:before="120" w:after="120"/>
              <w:jc w:val="both"/>
              <w:rPr>
                <w:i/>
                <w:iCs/>
                <w:color w:val="000000"/>
                <w:rPrChange w:id="31622" w:author="James Vu" w:date="2024-04-19T00:26:00Z">
                  <w:rPr>
                    <w:i/>
                    <w:iCs/>
                    <w:color w:val="000000"/>
                    <w:sz w:val="26"/>
                    <w:szCs w:val="26"/>
                  </w:rPr>
                </w:rPrChange>
              </w:rPr>
              <w:pPrChange w:id="31623" w:author="James Vu" w:date="2024-04-18T22:33:00Z">
                <w:pPr>
                  <w:widowControl w:val="0"/>
                  <w:spacing w:before="120" w:after="120"/>
                  <w:jc w:val="right"/>
                </w:pPr>
              </w:pPrChange>
            </w:pPr>
            <w:r w:rsidRPr="003C02FF">
              <w:rPr>
                <w:i/>
                <w:iCs/>
                <w:color w:val="000000"/>
                <w:rPrChange w:id="31624" w:author="James Vu" w:date="2024-04-19T00:26:00Z">
                  <w:rPr>
                    <w:i/>
                    <w:iCs/>
                    <w:color w:val="000000"/>
                    <w:sz w:val="26"/>
                    <w:szCs w:val="26"/>
                  </w:rPr>
                </w:rPrChange>
              </w:rPr>
              <w:t>Kỹ sư 4/8</w:t>
            </w:r>
          </w:p>
        </w:tc>
        <w:tc>
          <w:tcPr>
            <w:tcW w:w="439" w:type="pct"/>
            <w:shd w:val="clear" w:color="auto" w:fill="auto"/>
            <w:vAlign w:val="center"/>
            <w:hideMark/>
            <w:tcPrChange w:id="3162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615BA15" w14:textId="77777777" w:rsidR="00093102" w:rsidRPr="003C02FF" w:rsidRDefault="00093102">
            <w:pPr>
              <w:widowControl w:val="0"/>
              <w:spacing w:before="120" w:after="120"/>
              <w:jc w:val="both"/>
              <w:rPr>
                <w:i/>
                <w:iCs/>
                <w:color w:val="000000"/>
                <w:rPrChange w:id="31626" w:author="James Vu" w:date="2024-04-19T00:26:00Z">
                  <w:rPr>
                    <w:i/>
                    <w:iCs/>
                    <w:color w:val="000000"/>
                    <w:sz w:val="26"/>
                    <w:szCs w:val="26"/>
                  </w:rPr>
                </w:rPrChange>
              </w:rPr>
              <w:pPrChange w:id="31627" w:author="James Vu" w:date="2024-04-18T22:33:00Z">
                <w:pPr>
                  <w:widowControl w:val="0"/>
                  <w:spacing w:before="120" w:after="120"/>
                  <w:jc w:val="center"/>
                </w:pPr>
              </w:pPrChange>
            </w:pPr>
            <w:r w:rsidRPr="003C02FF">
              <w:rPr>
                <w:i/>
                <w:iCs/>
                <w:color w:val="000000"/>
                <w:rPrChange w:id="31628" w:author="James Vu" w:date="2024-04-19T00:26:00Z">
                  <w:rPr>
                    <w:i/>
                    <w:iCs/>
                    <w:color w:val="000000"/>
                    <w:sz w:val="26"/>
                    <w:szCs w:val="26"/>
                  </w:rPr>
                </w:rPrChange>
              </w:rPr>
              <w:t>công</w:t>
            </w:r>
          </w:p>
        </w:tc>
        <w:tc>
          <w:tcPr>
            <w:tcW w:w="502" w:type="pct"/>
            <w:shd w:val="clear" w:color="auto" w:fill="auto"/>
            <w:vAlign w:val="center"/>
            <w:hideMark/>
            <w:tcPrChange w:id="3162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A908806" w14:textId="77777777" w:rsidR="00093102" w:rsidRPr="003C02FF" w:rsidRDefault="00093102">
            <w:pPr>
              <w:widowControl w:val="0"/>
              <w:spacing w:before="120" w:after="120"/>
              <w:jc w:val="both"/>
              <w:rPr>
                <w:i/>
                <w:iCs/>
                <w:color w:val="000000"/>
                <w:rPrChange w:id="31630" w:author="James Vu" w:date="2024-04-19T00:26:00Z">
                  <w:rPr>
                    <w:i/>
                    <w:iCs/>
                    <w:color w:val="000000"/>
                    <w:sz w:val="26"/>
                    <w:szCs w:val="26"/>
                  </w:rPr>
                </w:rPrChange>
              </w:rPr>
              <w:pPrChange w:id="31631" w:author="James Vu" w:date="2024-04-18T22:33:00Z">
                <w:pPr>
                  <w:widowControl w:val="0"/>
                  <w:spacing w:before="120" w:after="120"/>
                  <w:jc w:val="center"/>
                </w:pPr>
              </w:pPrChange>
            </w:pPr>
            <w:r w:rsidRPr="003C02FF">
              <w:rPr>
                <w:i/>
                <w:iCs/>
                <w:color w:val="000000"/>
                <w:rPrChange w:id="31632" w:author="James Vu" w:date="2024-04-19T00:26:00Z">
                  <w:rPr>
                    <w:i/>
                    <w:iCs/>
                    <w:color w:val="000000"/>
                    <w:sz w:val="26"/>
                    <w:szCs w:val="26"/>
                  </w:rPr>
                </w:rPrChange>
              </w:rPr>
              <w:t>1</w:t>
            </w:r>
          </w:p>
        </w:tc>
        <w:tc>
          <w:tcPr>
            <w:tcW w:w="567" w:type="pct"/>
            <w:shd w:val="clear" w:color="auto" w:fill="auto"/>
            <w:hideMark/>
            <w:tcPrChange w:id="3163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5BF4A90" w14:textId="77777777" w:rsidR="00093102" w:rsidRPr="003C02FF" w:rsidRDefault="00093102">
            <w:pPr>
              <w:widowControl w:val="0"/>
              <w:spacing w:before="120" w:after="120"/>
              <w:jc w:val="both"/>
              <w:rPr>
                <w:i/>
                <w:iCs/>
                <w:color w:val="000000"/>
                <w:rPrChange w:id="31634" w:author="James Vu" w:date="2024-04-19T00:26:00Z">
                  <w:rPr>
                    <w:i/>
                    <w:iCs/>
                    <w:color w:val="000000"/>
                    <w:sz w:val="26"/>
                    <w:szCs w:val="26"/>
                  </w:rPr>
                </w:rPrChange>
              </w:rPr>
              <w:pPrChange w:id="31635" w:author="James Vu" w:date="2024-04-18T22:33:00Z">
                <w:pPr>
                  <w:widowControl w:val="0"/>
                  <w:spacing w:before="120" w:after="120"/>
                </w:pPr>
              </w:pPrChange>
            </w:pPr>
            <w:r w:rsidRPr="003C02FF">
              <w:rPr>
                <w:i/>
                <w:iCs/>
                <w:color w:val="000000"/>
                <w:rPrChange w:id="31636" w:author="James Vu" w:date="2024-04-19T00:26:00Z">
                  <w:rPr>
                    <w:i/>
                    <w:iCs/>
                    <w:color w:val="000000"/>
                    <w:sz w:val="26"/>
                    <w:szCs w:val="26"/>
                  </w:rPr>
                </w:rPrChange>
              </w:rPr>
              <w:t xml:space="preserve">       483.331 </w:t>
            </w:r>
          </w:p>
        </w:tc>
        <w:tc>
          <w:tcPr>
            <w:tcW w:w="351" w:type="pct"/>
            <w:shd w:val="clear" w:color="auto" w:fill="auto"/>
            <w:hideMark/>
            <w:tcPrChange w:id="3163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69C3DDE" w14:textId="77777777" w:rsidR="00093102" w:rsidRPr="003C02FF" w:rsidRDefault="00093102">
            <w:pPr>
              <w:widowControl w:val="0"/>
              <w:spacing w:before="120" w:after="120"/>
              <w:jc w:val="both"/>
              <w:rPr>
                <w:i/>
                <w:iCs/>
                <w:color w:val="000000"/>
                <w:rPrChange w:id="31638" w:author="James Vu" w:date="2024-04-19T00:26:00Z">
                  <w:rPr>
                    <w:i/>
                    <w:iCs/>
                    <w:color w:val="000000"/>
                    <w:sz w:val="26"/>
                    <w:szCs w:val="26"/>
                  </w:rPr>
                </w:rPrChange>
              </w:rPr>
              <w:pPrChange w:id="31639" w:author="James Vu" w:date="2024-04-18T22:33:00Z">
                <w:pPr>
                  <w:widowControl w:val="0"/>
                  <w:spacing w:before="120" w:after="120"/>
                  <w:jc w:val="center"/>
                </w:pPr>
              </w:pPrChange>
            </w:pPr>
            <w:r w:rsidRPr="003C02FF">
              <w:rPr>
                <w:i/>
                <w:iCs/>
                <w:color w:val="000000"/>
                <w:rPrChange w:id="31640" w:author="James Vu" w:date="2024-04-19T00:26:00Z">
                  <w:rPr>
                    <w:i/>
                    <w:iCs/>
                    <w:color w:val="000000"/>
                    <w:sz w:val="26"/>
                    <w:szCs w:val="26"/>
                  </w:rPr>
                </w:rPrChange>
              </w:rPr>
              <w:t>1</w:t>
            </w:r>
          </w:p>
        </w:tc>
        <w:tc>
          <w:tcPr>
            <w:tcW w:w="632" w:type="pct"/>
            <w:shd w:val="clear" w:color="auto" w:fill="auto"/>
            <w:hideMark/>
            <w:tcPrChange w:id="3164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2FE5966" w14:textId="77777777" w:rsidR="00093102" w:rsidRPr="003C02FF" w:rsidRDefault="00093102">
            <w:pPr>
              <w:widowControl w:val="0"/>
              <w:spacing w:before="120" w:after="120"/>
              <w:jc w:val="both"/>
              <w:rPr>
                <w:i/>
                <w:iCs/>
                <w:color w:val="000000"/>
                <w:rPrChange w:id="31642" w:author="James Vu" w:date="2024-04-19T00:26:00Z">
                  <w:rPr>
                    <w:i/>
                    <w:iCs/>
                    <w:color w:val="000000"/>
                    <w:sz w:val="26"/>
                    <w:szCs w:val="26"/>
                  </w:rPr>
                </w:rPrChange>
              </w:rPr>
              <w:pPrChange w:id="31643" w:author="James Vu" w:date="2024-04-18T22:33:00Z">
                <w:pPr>
                  <w:widowControl w:val="0"/>
                  <w:spacing w:before="120" w:after="120"/>
                </w:pPr>
              </w:pPrChange>
            </w:pPr>
            <w:r w:rsidRPr="003C02FF">
              <w:rPr>
                <w:i/>
                <w:iCs/>
                <w:color w:val="000000"/>
                <w:rPrChange w:id="31644" w:author="James Vu" w:date="2024-04-19T00:26:00Z">
                  <w:rPr>
                    <w:i/>
                    <w:iCs/>
                    <w:color w:val="000000"/>
                    <w:sz w:val="26"/>
                    <w:szCs w:val="26"/>
                  </w:rPr>
                </w:rPrChange>
              </w:rPr>
              <w:t xml:space="preserve">          483.331 </w:t>
            </w:r>
          </w:p>
        </w:tc>
      </w:tr>
      <w:tr w:rsidR="00093102" w:rsidRPr="003C02FF" w14:paraId="6AF25C92" w14:textId="77777777" w:rsidTr="003C02FF">
        <w:trPr>
          <w:trHeight w:val="300"/>
          <w:trPrChange w:id="31645" w:author="James Vu" w:date="2024-04-19T00:26:00Z">
            <w:trPr>
              <w:gridBefore w:val="1"/>
              <w:gridAfter w:val="0"/>
              <w:trHeight w:val="300"/>
            </w:trPr>
          </w:trPrChange>
        </w:trPr>
        <w:tc>
          <w:tcPr>
            <w:tcW w:w="254" w:type="pct"/>
            <w:shd w:val="clear" w:color="auto" w:fill="auto"/>
            <w:vAlign w:val="center"/>
            <w:hideMark/>
            <w:tcPrChange w:id="3164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541D2E3" w14:textId="77777777" w:rsidR="00093102" w:rsidRPr="003C02FF" w:rsidRDefault="00093102">
            <w:pPr>
              <w:widowControl w:val="0"/>
              <w:spacing w:before="120" w:after="120"/>
              <w:jc w:val="both"/>
              <w:rPr>
                <w:color w:val="000000"/>
                <w:rPrChange w:id="31647" w:author="James Vu" w:date="2024-04-19T00:26:00Z">
                  <w:rPr>
                    <w:color w:val="000000"/>
                    <w:sz w:val="26"/>
                    <w:szCs w:val="26"/>
                  </w:rPr>
                </w:rPrChange>
              </w:rPr>
              <w:pPrChange w:id="31648" w:author="James Vu" w:date="2024-04-18T22:33:00Z">
                <w:pPr>
                  <w:widowControl w:val="0"/>
                  <w:spacing w:before="120" w:after="120"/>
                  <w:jc w:val="center"/>
                </w:pPr>
              </w:pPrChange>
            </w:pPr>
            <w:r w:rsidRPr="003C02FF">
              <w:rPr>
                <w:color w:val="000000"/>
                <w:rPrChange w:id="31649" w:author="James Vu" w:date="2024-04-19T00:26:00Z">
                  <w:rPr>
                    <w:color w:val="000000"/>
                    <w:sz w:val="26"/>
                    <w:szCs w:val="26"/>
                  </w:rPr>
                </w:rPrChange>
              </w:rPr>
              <w:t> </w:t>
            </w:r>
          </w:p>
        </w:tc>
        <w:tc>
          <w:tcPr>
            <w:tcW w:w="618" w:type="pct"/>
            <w:shd w:val="clear" w:color="auto" w:fill="auto"/>
            <w:vAlign w:val="center"/>
            <w:hideMark/>
            <w:tcPrChange w:id="3165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9442981" w14:textId="77777777" w:rsidR="00093102" w:rsidRPr="003C02FF" w:rsidRDefault="00093102">
            <w:pPr>
              <w:widowControl w:val="0"/>
              <w:spacing w:before="120" w:after="120"/>
              <w:jc w:val="both"/>
              <w:rPr>
                <w:color w:val="000000"/>
                <w:rPrChange w:id="31651" w:author="James Vu" w:date="2024-04-19T00:26:00Z">
                  <w:rPr>
                    <w:color w:val="000000"/>
                    <w:sz w:val="26"/>
                    <w:szCs w:val="26"/>
                  </w:rPr>
                </w:rPrChange>
              </w:rPr>
              <w:pPrChange w:id="31652" w:author="James Vu" w:date="2024-04-18T22:33:00Z">
                <w:pPr>
                  <w:widowControl w:val="0"/>
                  <w:spacing w:before="120" w:after="120"/>
                  <w:jc w:val="center"/>
                </w:pPr>
              </w:pPrChange>
            </w:pPr>
            <w:r w:rsidRPr="003C02FF">
              <w:rPr>
                <w:color w:val="000000"/>
                <w:rPrChange w:id="31653" w:author="James Vu" w:date="2024-04-19T00:26:00Z">
                  <w:rPr>
                    <w:color w:val="000000"/>
                    <w:sz w:val="26"/>
                    <w:szCs w:val="26"/>
                  </w:rPr>
                </w:rPrChange>
              </w:rPr>
              <w:t> </w:t>
            </w:r>
          </w:p>
        </w:tc>
        <w:tc>
          <w:tcPr>
            <w:tcW w:w="1636" w:type="pct"/>
            <w:shd w:val="clear" w:color="auto" w:fill="auto"/>
            <w:hideMark/>
            <w:tcPrChange w:id="3165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6F907F1" w14:textId="77777777" w:rsidR="00093102" w:rsidRPr="003C02FF" w:rsidRDefault="00093102">
            <w:pPr>
              <w:widowControl w:val="0"/>
              <w:spacing w:before="120" w:after="120"/>
              <w:jc w:val="both"/>
              <w:rPr>
                <w:color w:val="000000"/>
                <w:rPrChange w:id="31655" w:author="James Vu" w:date="2024-04-19T00:26:00Z">
                  <w:rPr>
                    <w:color w:val="000000"/>
                    <w:sz w:val="26"/>
                    <w:szCs w:val="26"/>
                  </w:rPr>
                </w:rPrChange>
              </w:rPr>
              <w:pPrChange w:id="31656" w:author="James Vu" w:date="2024-04-18T22:33:00Z">
                <w:pPr>
                  <w:widowControl w:val="0"/>
                  <w:spacing w:before="120" w:after="120"/>
                </w:pPr>
              </w:pPrChange>
            </w:pPr>
            <w:r w:rsidRPr="003C02FF">
              <w:rPr>
                <w:color w:val="000000"/>
                <w:rPrChange w:id="31657" w:author="James Vu" w:date="2024-04-19T00:26:00Z">
                  <w:rPr>
                    <w:color w:val="000000"/>
                    <w:sz w:val="26"/>
                    <w:szCs w:val="26"/>
                  </w:rPr>
                </w:rPrChange>
              </w:rPr>
              <w:t>c) Máy thi công</w:t>
            </w:r>
          </w:p>
        </w:tc>
        <w:tc>
          <w:tcPr>
            <w:tcW w:w="439" w:type="pct"/>
            <w:shd w:val="clear" w:color="auto" w:fill="auto"/>
            <w:vAlign w:val="center"/>
            <w:hideMark/>
            <w:tcPrChange w:id="3165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AB2665F" w14:textId="77777777" w:rsidR="00093102" w:rsidRPr="003C02FF" w:rsidRDefault="00093102">
            <w:pPr>
              <w:widowControl w:val="0"/>
              <w:spacing w:before="120" w:after="120"/>
              <w:jc w:val="both"/>
              <w:rPr>
                <w:color w:val="000000"/>
                <w:rPrChange w:id="31659" w:author="James Vu" w:date="2024-04-19T00:26:00Z">
                  <w:rPr>
                    <w:color w:val="000000"/>
                    <w:sz w:val="26"/>
                    <w:szCs w:val="26"/>
                  </w:rPr>
                </w:rPrChange>
              </w:rPr>
              <w:pPrChange w:id="31660" w:author="James Vu" w:date="2024-04-18T22:33:00Z">
                <w:pPr>
                  <w:widowControl w:val="0"/>
                  <w:spacing w:before="120" w:after="120"/>
                  <w:jc w:val="center"/>
                </w:pPr>
              </w:pPrChange>
            </w:pPr>
            <w:r w:rsidRPr="003C02FF">
              <w:rPr>
                <w:color w:val="000000"/>
                <w:rPrChange w:id="31661" w:author="James Vu" w:date="2024-04-19T00:26:00Z">
                  <w:rPr>
                    <w:color w:val="000000"/>
                    <w:sz w:val="26"/>
                    <w:szCs w:val="26"/>
                  </w:rPr>
                </w:rPrChange>
              </w:rPr>
              <w:t> </w:t>
            </w:r>
          </w:p>
        </w:tc>
        <w:tc>
          <w:tcPr>
            <w:tcW w:w="502" w:type="pct"/>
            <w:shd w:val="clear" w:color="auto" w:fill="auto"/>
            <w:vAlign w:val="center"/>
            <w:hideMark/>
            <w:tcPrChange w:id="3166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90DF85E" w14:textId="77777777" w:rsidR="00093102" w:rsidRPr="003C02FF" w:rsidRDefault="00093102">
            <w:pPr>
              <w:widowControl w:val="0"/>
              <w:spacing w:before="120" w:after="120"/>
              <w:jc w:val="both"/>
              <w:rPr>
                <w:color w:val="000000"/>
                <w:rPrChange w:id="31663" w:author="James Vu" w:date="2024-04-19T00:26:00Z">
                  <w:rPr>
                    <w:color w:val="000000"/>
                    <w:sz w:val="26"/>
                    <w:szCs w:val="26"/>
                  </w:rPr>
                </w:rPrChange>
              </w:rPr>
              <w:pPrChange w:id="31664" w:author="James Vu" w:date="2024-04-18T22:33:00Z">
                <w:pPr>
                  <w:widowControl w:val="0"/>
                  <w:spacing w:before="120" w:after="120"/>
                  <w:jc w:val="center"/>
                </w:pPr>
              </w:pPrChange>
            </w:pPr>
            <w:r w:rsidRPr="003C02FF">
              <w:rPr>
                <w:color w:val="000000"/>
                <w:rPrChange w:id="31665" w:author="James Vu" w:date="2024-04-19T00:26:00Z">
                  <w:rPr>
                    <w:color w:val="000000"/>
                    <w:sz w:val="26"/>
                    <w:szCs w:val="26"/>
                  </w:rPr>
                </w:rPrChange>
              </w:rPr>
              <w:t> </w:t>
            </w:r>
          </w:p>
        </w:tc>
        <w:tc>
          <w:tcPr>
            <w:tcW w:w="567" w:type="pct"/>
            <w:shd w:val="clear" w:color="auto" w:fill="auto"/>
            <w:hideMark/>
            <w:tcPrChange w:id="3166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7FE0E48" w14:textId="77777777" w:rsidR="00093102" w:rsidRPr="003C02FF" w:rsidRDefault="00093102">
            <w:pPr>
              <w:widowControl w:val="0"/>
              <w:spacing w:before="120" w:after="120"/>
              <w:jc w:val="both"/>
              <w:rPr>
                <w:color w:val="000000"/>
                <w:rPrChange w:id="31667" w:author="James Vu" w:date="2024-04-19T00:26:00Z">
                  <w:rPr>
                    <w:color w:val="000000"/>
                    <w:sz w:val="26"/>
                    <w:szCs w:val="26"/>
                  </w:rPr>
                </w:rPrChange>
              </w:rPr>
              <w:pPrChange w:id="31668" w:author="James Vu" w:date="2024-04-18T22:33:00Z">
                <w:pPr>
                  <w:widowControl w:val="0"/>
                  <w:spacing w:before="120" w:after="120"/>
                </w:pPr>
              </w:pPrChange>
            </w:pPr>
            <w:r w:rsidRPr="003C02FF">
              <w:rPr>
                <w:color w:val="000000"/>
                <w:rPrChange w:id="31669" w:author="James Vu" w:date="2024-04-19T00:26:00Z">
                  <w:rPr>
                    <w:color w:val="000000"/>
                    <w:sz w:val="26"/>
                    <w:szCs w:val="26"/>
                  </w:rPr>
                </w:rPrChange>
              </w:rPr>
              <w:t> </w:t>
            </w:r>
          </w:p>
        </w:tc>
        <w:tc>
          <w:tcPr>
            <w:tcW w:w="351" w:type="pct"/>
            <w:shd w:val="clear" w:color="auto" w:fill="auto"/>
            <w:hideMark/>
            <w:tcPrChange w:id="3167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876BBB8" w14:textId="77777777" w:rsidR="00093102" w:rsidRPr="003C02FF" w:rsidRDefault="00093102">
            <w:pPr>
              <w:widowControl w:val="0"/>
              <w:spacing w:before="120" w:after="120"/>
              <w:jc w:val="both"/>
              <w:rPr>
                <w:color w:val="000000"/>
                <w:rPrChange w:id="31671" w:author="James Vu" w:date="2024-04-19T00:26:00Z">
                  <w:rPr>
                    <w:color w:val="000000"/>
                    <w:sz w:val="26"/>
                    <w:szCs w:val="26"/>
                  </w:rPr>
                </w:rPrChange>
              </w:rPr>
              <w:pPrChange w:id="31672" w:author="James Vu" w:date="2024-04-18T22:33:00Z">
                <w:pPr>
                  <w:widowControl w:val="0"/>
                  <w:spacing w:before="120" w:after="120"/>
                  <w:jc w:val="center"/>
                </w:pPr>
              </w:pPrChange>
            </w:pPr>
            <w:r w:rsidRPr="003C02FF">
              <w:rPr>
                <w:color w:val="000000"/>
                <w:rPrChange w:id="31673" w:author="James Vu" w:date="2024-04-19T00:26:00Z">
                  <w:rPr>
                    <w:color w:val="000000"/>
                    <w:sz w:val="26"/>
                    <w:szCs w:val="26"/>
                  </w:rPr>
                </w:rPrChange>
              </w:rPr>
              <w:t> </w:t>
            </w:r>
          </w:p>
        </w:tc>
        <w:tc>
          <w:tcPr>
            <w:tcW w:w="632" w:type="pct"/>
            <w:shd w:val="clear" w:color="auto" w:fill="auto"/>
            <w:hideMark/>
            <w:tcPrChange w:id="3167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E0C5A55" w14:textId="77777777" w:rsidR="00093102" w:rsidRPr="003C02FF" w:rsidRDefault="00093102">
            <w:pPr>
              <w:widowControl w:val="0"/>
              <w:spacing w:before="120" w:after="120"/>
              <w:jc w:val="both"/>
              <w:rPr>
                <w:color w:val="000000"/>
                <w:rPrChange w:id="31675" w:author="James Vu" w:date="2024-04-19T00:26:00Z">
                  <w:rPr>
                    <w:color w:val="000000"/>
                    <w:sz w:val="26"/>
                    <w:szCs w:val="26"/>
                  </w:rPr>
                </w:rPrChange>
              </w:rPr>
              <w:pPrChange w:id="31676" w:author="James Vu" w:date="2024-04-18T22:33:00Z">
                <w:pPr>
                  <w:widowControl w:val="0"/>
                  <w:spacing w:before="120" w:after="120"/>
                </w:pPr>
              </w:pPrChange>
            </w:pPr>
            <w:r w:rsidRPr="003C02FF">
              <w:rPr>
                <w:color w:val="000000"/>
                <w:rPrChange w:id="31677" w:author="James Vu" w:date="2024-04-19T00:26:00Z">
                  <w:rPr>
                    <w:color w:val="000000"/>
                    <w:sz w:val="26"/>
                    <w:szCs w:val="26"/>
                  </w:rPr>
                </w:rPrChange>
              </w:rPr>
              <w:t xml:space="preserve">              11.010 </w:t>
            </w:r>
          </w:p>
        </w:tc>
      </w:tr>
      <w:tr w:rsidR="00093102" w:rsidRPr="003C02FF" w14:paraId="482C2D95" w14:textId="77777777" w:rsidTr="003C02FF">
        <w:trPr>
          <w:trHeight w:val="300"/>
          <w:trPrChange w:id="31678" w:author="James Vu" w:date="2024-04-19T00:26:00Z">
            <w:trPr>
              <w:gridBefore w:val="1"/>
              <w:gridAfter w:val="0"/>
              <w:trHeight w:val="300"/>
            </w:trPr>
          </w:trPrChange>
        </w:trPr>
        <w:tc>
          <w:tcPr>
            <w:tcW w:w="254" w:type="pct"/>
            <w:shd w:val="clear" w:color="auto" w:fill="auto"/>
            <w:vAlign w:val="center"/>
            <w:hideMark/>
            <w:tcPrChange w:id="3167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ED64A3E" w14:textId="77777777" w:rsidR="00093102" w:rsidRPr="003C02FF" w:rsidRDefault="00093102">
            <w:pPr>
              <w:widowControl w:val="0"/>
              <w:spacing w:before="120" w:after="120"/>
              <w:jc w:val="both"/>
              <w:rPr>
                <w:i/>
                <w:iCs/>
                <w:color w:val="000000"/>
                <w:rPrChange w:id="31680" w:author="James Vu" w:date="2024-04-19T00:26:00Z">
                  <w:rPr>
                    <w:i/>
                    <w:iCs/>
                    <w:color w:val="000000"/>
                    <w:sz w:val="26"/>
                    <w:szCs w:val="26"/>
                  </w:rPr>
                </w:rPrChange>
              </w:rPr>
              <w:pPrChange w:id="31681" w:author="James Vu" w:date="2024-04-18T22:33:00Z">
                <w:pPr>
                  <w:widowControl w:val="0"/>
                  <w:spacing w:before="120" w:after="120"/>
                  <w:jc w:val="center"/>
                </w:pPr>
              </w:pPrChange>
            </w:pPr>
            <w:r w:rsidRPr="003C02FF">
              <w:rPr>
                <w:i/>
                <w:iCs/>
                <w:color w:val="000000"/>
                <w:rPrChange w:id="31682" w:author="James Vu" w:date="2024-04-19T00:26:00Z">
                  <w:rPr>
                    <w:i/>
                    <w:iCs/>
                    <w:color w:val="000000"/>
                    <w:sz w:val="26"/>
                    <w:szCs w:val="26"/>
                  </w:rPr>
                </w:rPrChange>
              </w:rPr>
              <w:t> </w:t>
            </w:r>
          </w:p>
        </w:tc>
        <w:tc>
          <w:tcPr>
            <w:tcW w:w="618" w:type="pct"/>
            <w:shd w:val="clear" w:color="auto" w:fill="auto"/>
            <w:vAlign w:val="center"/>
            <w:hideMark/>
            <w:tcPrChange w:id="3168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DEB1A72" w14:textId="77777777" w:rsidR="00093102" w:rsidRPr="003C02FF" w:rsidRDefault="00093102">
            <w:pPr>
              <w:widowControl w:val="0"/>
              <w:spacing w:before="120" w:after="120"/>
              <w:jc w:val="both"/>
              <w:rPr>
                <w:i/>
                <w:iCs/>
                <w:color w:val="000000"/>
                <w:rPrChange w:id="31684" w:author="James Vu" w:date="2024-04-19T00:26:00Z">
                  <w:rPr>
                    <w:i/>
                    <w:iCs/>
                    <w:color w:val="000000"/>
                    <w:sz w:val="26"/>
                    <w:szCs w:val="26"/>
                  </w:rPr>
                </w:rPrChange>
              </w:rPr>
              <w:pPrChange w:id="31685" w:author="James Vu" w:date="2024-04-18T22:33:00Z">
                <w:pPr>
                  <w:widowControl w:val="0"/>
                  <w:spacing w:before="120" w:after="120"/>
                  <w:jc w:val="center"/>
                </w:pPr>
              </w:pPrChange>
            </w:pPr>
            <w:r w:rsidRPr="003C02FF">
              <w:rPr>
                <w:i/>
                <w:iCs/>
                <w:color w:val="000000"/>
                <w:rPrChange w:id="31686" w:author="James Vu" w:date="2024-04-19T00:26:00Z">
                  <w:rPr>
                    <w:i/>
                    <w:iCs/>
                    <w:color w:val="000000"/>
                    <w:sz w:val="26"/>
                    <w:szCs w:val="26"/>
                  </w:rPr>
                </w:rPrChange>
              </w:rPr>
              <w:t> </w:t>
            </w:r>
          </w:p>
        </w:tc>
        <w:tc>
          <w:tcPr>
            <w:tcW w:w="1636" w:type="pct"/>
            <w:shd w:val="clear" w:color="auto" w:fill="auto"/>
            <w:hideMark/>
            <w:tcPrChange w:id="3168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2F624CE0" w14:textId="77777777" w:rsidR="00093102" w:rsidRPr="003C02FF" w:rsidRDefault="00093102">
            <w:pPr>
              <w:widowControl w:val="0"/>
              <w:spacing w:before="120" w:after="120"/>
              <w:jc w:val="both"/>
              <w:rPr>
                <w:i/>
                <w:iCs/>
                <w:color w:val="000000"/>
                <w:rPrChange w:id="31688" w:author="James Vu" w:date="2024-04-19T00:26:00Z">
                  <w:rPr>
                    <w:i/>
                    <w:iCs/>
                    <w:color w:val="000000"/>
                    <w:sz w:val="26"/>
                    <w:szCs w:val="26"/>
                  </w:rPr>
                </w:rPrChange>
              </w:rPr>
              <w:pPrChange w:id="31689" w:author="James Vu" w:date="2024-04-18T22:33:00Z">
                <w:pPr>
                  <w:widowControl w:val="0"/>
                  <w:spacing w:before="120" w:after="120"/>
                  <w:jc w:val="right"/>
                </w:pPr>
              </w:pPrChange>
            </w:pPr>
            <w:r w:rsidRPr="003C02FF">
              <w:rPr>
                <w:i/>
                <w:iCs/>
                <w:color w:val="000000"/>
                <w:rPrChange w:id="31690" w:author="James Vu" w:date="2024-04-19T00:26:00Z">
                  <w:rPr>
                    <w:i/>
                    <w:iCs/>
                    <w:color w:val="000000"/>
                    <w:sz w:val="26"/>
                    <w:szCs w:val="26"/>
                  </w:rPr>
                </w:rPrChange>
              </w:rPr>
              <w:t>Máy tính xách tay</w:t>
            </w:r>
          </w:p>
        </w:tc>
        <w:tc>
          <w:tcPr>
            <w:tcW w:w="439" w:type="pct"/>
            <w:shd w:val="clear" w:color="auto" w:fill="auto"/>
            <w:vAlign w:val="center"/>
            <w:hideMark/>
            <w:tcPrChange w:id="3169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92BEF76" w14:textId="77777777" w:rsidR="00093102" w:rsidRPr="003C02FF" w:rsidRDefault="00093102">
            <w:pPr>
              <w:widowControl w:val="0"/>
              <w:spacing w:before="120" w:after="120"/>
              <w:jc w:val="both"/>
              <w:rPr>
                <w:i/>
                <w:iCs/>
                <w:color w:val="000000"/>
                <w:rPrChange w:id="31692" w:author="James Vu" w:date="2024-04-19T00:26:00Z">
                  <w:rPr>
                    <w:i/>
                    <w:iCs/>
                    <w:color w:val="000000"/>
                    <w:sz w:val="26"/>
                    <w:szCs w:val="26"/>
                  </w:rPr>
                </w:rPrChange>
              </w:rPr>
              <w:pPrChange w:id="31693" w:author="James Vu" w:date="2024-04-18T22:33:00Z">
                <w:pPr>
                  <w:widowControl w:val="0"/>
                  <w:spacing w:before="120" w:after="120"/>
                  <w:jc w:val="center"/>
                </w:pPr>
              </w:pPrChange>
            </w:pPr>
            <w:r w:rsidRPr="003C02FF">
              <w:rPr>
                <w:i/>
                <w:iCs/>
                <w:color w:val="000000"/>
                <w:rPrChange w:id="31694" w:author="James Vu" w:date="2024-04-19T00:26:00Z">
                  <w:rPr>
                    <w:i/>
                    <w:iCs/>
                    <w:color w:val="000000"/>
                    <w:sz w:val="26"/>
                    <w:szCs w:val="26"/>
                  </w:rPr>
                </w:rPrChange>
              </w:rPr>
              <w:t>ca</w:t>
            </w:r>
          </w:p>
        </w:tc>
        <w:tc>
          <w:tcPr>
            <w:tcW w:w="502" w:type="pct"/>
            <w:shd w:val="clear" w:color="auto" w:fill="auto"/>
            <w:vAlign w:val="center"/>
            <w:hideMark/>
            <w:tcPrChange w:id="3169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58E63A6" w14:textId="77777777" w:rsidR="00093102" w:rsidRPr="003C02FF" w:rsidRDefault="00093102">
            <w:pPr>
              <w:widowControl w:val="0"/>
              <w:spacing w:before="120" w:after="120"/>
              <w:jc w:val="both"/>
              <w:rPr>
                <w:i/>
                <w:iCs/>
                <w:color w:val="000000"/>
                <w:rPrChange w:id="31696" w:author="James Vu" w:date="2024-04-19T00:26:00Z">
                  <w:rPr>
                    <w:i/>
                    <w:iCs/>
                    <w:color w:val="000000"/>
                    <w:sz w:val="26"/>
                    <w:szCs w:val="26"/>
                  </w:rPr>
                </w:rPrChange>
              </w:rPr>
              <w:pPrChange w:id="31697" w:author="James Vu" w:date="2024-04-18T22:33:00Z">
                <w:pPr>
                  <w:widowControl w:val="0"/>
                  <w:spacing w:before="120" w:after="120"/>
                  <w:jc w:val="center"/>
                </w:pPr>
              </w:pPrChange>
            </w:pPr>
            <w:r w:rsidRPr="003C02FF">
              <w:rPr>
                <w:i/>
                <w:iCs/>
                <w:color w:val="000000"/>
                <w:rPrChange w:id="31698" w:author="James Vu" w:date="2024-04-19T00:26:00Z">
                  <w:rPr>
                    <w:i/>
                    <w:iCs/>
                    <w:color w:val="000000"/>
                    <w:sz w:val="26"/>
                    <w:szCs w:val="26"/>
                  </w:rPr>
                </w:rPrChange>
              </w:rPr>
              <w:t>0,3</w:t>
            </w:r>
          </w:p>
        </w:tc>
        <w:tc>
          <w:tcPr>
            <w:tcW w:w="567" w:type="pct"/>
            <w:shd w:val="clear" w:color="auto" w:fill="auto"/>
            <w:hideMark/>
            <w:tcPrChange w:id="3169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291B2B7" w14:textId="77777777" w:rsidR="00093102" w:rsidRPr="003C02FF" w:rsidRDefault="00093102">
            <w:pPr>
              <w:widowControl w:val="0"/>
              <w:spacing w:before="120" w:after="120"/>
              <w:jc w:val="both"/>
              <w:rPr>
                <w:i/>
                <w:iCs/>
                <w:color w:val="000000"/>
                <w:rPrChange w:id="31700" w:author="James Vu" w:date="2024-04-19T00:26:00Z">
                  <w:rPr>
                    <w:i/>
                    <w:iCs/>
                    <w:color w:val="000000"/>
                    <w:sz w:val="26"/>
                    <w:szCs w:val="26"/>
                  </w:rPr>
                </w:rPrChange>
              </w:rPr>
              <w:pPrChange w:id="31701" w:author="James Vu" w:date="2024-04-18T22:33:00Z">
                <w:pPr>
                  <w:widowControl w:val="0"/>
                  <w:spacing w:before="120" w:after="120"/>
                </w:pPr>
              </w:pPrChange>
            </w:pPr>
            <w:r w:rsidRPr="003C02FF">
              <w:rPr>
                <w:i/>
                <w:iCs/>
                <w:color w:val="000000"/>
                <w:rPrChange w:id="31702" w:author="James Vu" w:date="2024-04-19T00:26:00Z">
                  <w:rPr>
                    <w:i/>
                    <w:iCs/>
                    <w:color w:val="000000"/>
                    <w:sz w:val="26"/>
                    <w:szCs w:val="26"/>
                  </w:rPr>
                </w:rPrChange>
              </w:rPr>
              <w:t xml:space="preserve">         36.699 </w:t>
            </w:r>
          </w:p>
        </w:tc>
        <w:tc>
          <w:tcPr>
            <w:tcW w:w="351" w:type="pct"/>
            <w:shd w:val="clear" w:color="auto" w:fill="auto"/>
            <w:hideMark/>
            <w:tcPrChange w:id="3170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A820766" w14:textId="77777777" w:rsidR="00093102" w:rsidRPr="003C02FF" w:rsidRDefault="00093102">
            <w:pPr>
              <w:widowControl w:val="0"/>
              <w:spacing w:before="120" w:after="120"/>
              <w:jc w:val="both"/>
              <w:rPr>
                <w:i/>
                <w:iCs/>
                <w:color w:val="000000"/>
                <w:rPrChange w:id="31704" w:author="James Vu" w:date="2024-04-19T00:26:00Z">
                  <w:rPr>
                    <w:i/>
                    <w:iCs/>
                    <w:color w:val="000000"/>
                    <w:sz w:val="26"/>
                    <w:szCs w:val="26"/>
                  </w:rPr>
                </w:rPrChange>
              </w:rPr>
              <w:pPrChange w:id="31705" w:author="James Vu" w:date="2024-04-18T22:33:00Z">
                <w:pPr>
                  <w:widowControl w:val="0"/>
                  <w:spacing w:before="120" w:after="120"/>
                  <w:jc w:val="center"/>
                </w:pPr>
              </w:pPrChange>
            </w:pPr>
            <w:r w:rsidRPr="003C02FF">
              <w:rPr>
                <w:i/>
                <w:iCs/>
                <w:color w:val="000000"/>
                <w:rPrChange w:id="31706" w:author="James Vu" w:date="2024-04-19T00:26:00Z">
                  <w:rPr>
                    <w:i/>
                    <w:iCs/>
                    <w:color w:val="000000"/>
                    <w:sz w:val="26"/>
                    <w:szCs w:val="26"/>
                  </w:rPr>
                </w:rPrChange>
              </w:rPr>
              <w:t>1</w:t>
            </w:r>
          </w:p>
        </w:tc>
        <w:tc>
          <w:tcPr>
            <w:tcW w:w="632" w:type="pct"/>
            <w:shd w:val="clear" w:color="auto" w:fill="auto"/>
            <w:hideMark/>
            <w:tcPrChange w:id="3170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962A3A1" w14:textId="77777777" w:rsidR="00093102" w:rsidRPr="003C02FF" w:rsidRDefault="00093102">
            <w:pPr>
              <w:widowControl w:val="0"/>
              <w:spacing w:before="120" w:after="120"/>
              <w:jc w:val="both"/>
              <w:rPr>
                <w:i/>
                <w:iCs/>
                <w:color w:val="000000"/>
                <w:rPrChange w:id="31708" w:author="James Vu" w:date="2024-04-19T00:26:00Z">
                  <w:rPr>
                    <w:i/>
                    <w:iCs/>
                    <w:color w:val="000000"/>
                    <w:sz w:val="26"/>
                    <w:szCs w:val="26"/>
                  </w:rPr>
                </w:rPrChange>
              </w:rPr>
              <w:pPrChange w:id="31709" w:author="James Vu" w:date="2024-04-18T22:33:00Z">
                <w:pPr>
                  <w:widowControl w:val="0"/>
                  <w:spacing w:before="120" w:after="120"/>
                </w:pPr>
              </w:pPrChange>
            </w:pPr>
            <w:r w:rsidRPr="003C02FF">
              <w:rPr>
                <w:i/>
                <w:iCs/>
                <w:color w:val="000000"/>
                <w:rPrChange w:id="31710" w:author="James Vu" w:date="2024-04-19T00:26:00Z">
                  <w:rPr>
                    <w:i/>
                    <w:iCs/>
                    <w:color w:val="000000"/>
                    <w:sz w:val="26"/>
                    <w:szCs w:val="26"/>
                  </w:rPr>
                </w:rPrChange>
              </w:rPr>
              <w:t xml:space="preserve">            11.010 </w:t>
            </w:r>
          </w:p>
        </w:tc>
      </w:tr>
      <w:tr w:rsidR="00093102" w:rsidRPr="003C02FF" w14:paraId="79AA5AEB" w14:textId="77777777" w:rsidTr="003C02FF">
        <w:trPr>
          <w:trHeight w:val="570"/>
          <w:trPrChange w:id="31711" w:author="James Vu" w:date="2024-04-19T00:26:00Z">
            <w:trPr>
              <w:gridBefore w:val="1"/>
              <w:gridAfter w:val="0"/>
              <w:trHeight w:val="570"/>
            </w:trPr>
          </w:trPrChange>
        </w:trPr>
        <w:tc>
          <w:tcPr>
            <w:tcW w:w="254" w:type="pct"/>
            <w:shd w:val="clear" w:color="auto" w:fill="auto"/>
            <w:vAlign w:val="center"/>
            <w:hideMark/>
            <w:tcPrChange w:id="3171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1DD7BA7" w14:textId="77777777" w:rsidR="00093102" w:rsidRPr="003C02FF" w:rsidRDefault="00093102">
            <w:pPr>
              <w:widowControl w:val="0"/>
              <w:spacing w:before="120" w:after="120"/>
              <w:jc w:val="both"/>
              <w:rPr>
                <w:b/>
                <w:bCs/>
                <w:color w:val="000000"/>
                <w:rPrChange w:id="31713" w:author="James Vu" w:date="2024-04-19T00:26:00Z">
                  <w:rPr>
                    <w:b/>
                    <w:bCs/>
                    <w:color w:val="000000"/>
                    <w:sz w:val="26"/>
                    <w:szCs w:val="26"/>
                  </w:rPr>
                </w:rPrChange>
              </w:rPr>
              <w:pPrChange w:id="31714" w:author="James Vu" w:date="2024-04-18T22:33:00Z">
                <w:pPr>
                  <w:widowControl w:val="0"/>
                  <w:spacing w:before="120" w:after="120"/>
                  <w:jc w:val="center"/>
                </w:pPr>
              </w:pPrChange>
            </w:pPr>
            <w:r w:rsidRPr="003C02FF">
              <w:rPr>
                <w:b/>
                <w:bCs/>
                <w:color w:val="000000"/>
                <w:rPrChange w:id="31715" w:author="James Vu" w:date="2024-04-19T00:26:00Z">
                  <w:rPr>
                    <w:b/>
                    <w:bCs/>
                    <w:color w:val="000000"/>
                    <w:sz w:val="26"/>
                    <w:szCs w:val="26"/>
                  </w:rPr>
                </w:rPrChange>
              </w:rPr>
              <w:t>7</w:t>
            </w:r>
          </w:p>
        </w:tc>
        <w:tc>
          <w:tcPr>
            <w:tcW w:w="618" w:type="pct"/>
            <w:shd w:val="clear" w:color="auto" w:fill="auto"/>
            <w:vAlign w:val="center"/>
            <w:hideMark/>
            <w:tcPrChange w:id="3171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8DD9D4C" w14:textId="77777777" w:rsidR="00093102" w:rsidRPr="003C02FF" w:rsidRDefault="00093102">
            <w:pPr>
              <w:widowControl w:val="0"/>
              <w:spacing w:before="120" w:after="120"/>
              <w:jc w:val="both"/>
              <w:rPr>
                <w:b/>
                <w:bCs/>
                <w:color w:val="000000"/>
                <w:rPrChange w:id="31717" w:author="James Vu" w:date="2024-04-19T00:26:00Z">
                  <w:rPr>
                    <w:b/>
                    <w:bCs/>
                    <w:color w:val="000000"/>
                    <w:sz w:val="26"/>
                    <w:szCs w:val="26"/>
                  </w:rPr>
                </w:rPrChange>
              </w:rPr>
              <w:pPrChange w:id="31718" w:author="James Vu" w:date="2024-04-18T22:33:00Z">
                <w:pPr>
                  <w:widowControl w:val="0"/>
                  <w:spacing w:before="120" w:after="120"/>
                  <w:jc w:val="center"/>
                </w:pPr>
              </w:pPrChange>
            </w:pPr>
            <w:r w:rsidRPr="003C02FF">
              <w:rPr>
                <w:b/>
                <w:bCs/>
                <w:color w:val="000000"/>
                <w:rPrChange w:id="31719" w:author="James Vu" w:date="2024-04-19T00:26:00Z">
                  <w:rPr>
                    <w:b/>
                    <w:bCs/>
                    <w:color w:val="000000"/>
                    <w:sz w:val="26"/>
                    <w:szCs w:val="26"/>
                  </w:rPr>
                </w:rPrChange>
              </w:rPr>
              <w:t>01.01.02.00</w:t>
            </w:r>
          </w:p>
        </w:tc>
        <w:tc>
          <w:tcPr>
            <w:tcW w:w="1636" w:type="pct"/>
            <w:shd w:val="clear" w:color="auto" w:fill="auto"/>
            <w:hideMark/>
            <w:tcPrChange w:id="3172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38E8281A" w14:textId="77777777" w:rsidR="00093102" w:rsidRPr="003C02FF" w:rsidRDefault="00093102">
            <w:pPr>
              <w:widowControl w:val="0"/>
              <w:spacing w:before="120" w:after="120"/>
              <w:jc w:val="both"/>
              <w:rPr>
                <w:b/>
                <w:bCs/>
                <w:color w:val="000000"/>
                <w:rPrChange w:id="31721" w:author="James Vu" w:date="2024-04-19T00:26:00Z">
                  <w:rPr>
                    <w:b/>
                    <w:bCs/>
                    <w:color w:val="000000"/>
                    <w:sz w:val="26"/>
                    <w:szCs w:val="26"/>
                  </w:rPr>
                </w:rPrChange>
              </w:rPr>
              <w:pPrChange w:id="31722" w:author="James Vu" w:date="2024-04-18T22:33:00Z">
                <w:pPr>
                  <w:widowControl w:val="0"/>
                  <w:spacing w:before="120" w:after="120"/>
                </w:pPr>
              </w:pPrChange>
            </w:pPr>
            <w:r w:rsidRPr="003C02FF">
              <w:rPr>
                <w:b/>
                <w:bCs/>
                <w:color w:val="000000"/>
                <w:rPrChange w:id="31723" w:author="James Vu" w:date="2024-04-19T00:26:00Z">
                  <w:rPr>
                    <w:b/>
                    <w:bCs/>
                    <w:color w:val="000000"/>
                    <w:sz w:val="26"/>
                    <w:szCs w:val="26"/>
                  </w:rPr>
                </w:rPrChange>
              </w:rPr>
              <w:t>Lắp đặt và cài đặt thiết bị chuyển mạch loại lớn (Enterprice và Carrier)</w:t>
            </w:r>
          </w:p>
        </w:tc>
        <w:tc>
          <w:tcPr>
            <w:tcW w:w="439" w:type="pct"/>
            <w:shd w:val="clear" w:color="auto" w:fill="auto"/>
            <w:vAlign w:val="center"/>
            <w:hideMark/>
            <w:tcPrChange w:id="3172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D574FD4" w14:textId="77777777" w:rsidR="00093102" w:rsidRPr="003C02FF" w:rsidRDefault="00093102">
            <w:pPr>
              <w:widowControl w:val="0"/>
              <w:spacing w:before="120" w:after="120"/>
              <w:jc w:val="both"/>
              <w:rPr>
                <w:b/>
                <w:bCs/>
                <w:color w:val="000000"/>
                <w:rPrChange w:id="31725" w:author="James Vu" w:date="2024-04-19T00:26:00Z">
                  <w:rPr>
                    <w:b/>
                    <w:bCs/>
                    <w:color w:val="000000"/>
                    <w:sz w:val="26"/>
                    <w:szCs w:val="26"/>
                  </w:rPr>
                </w:rPrChange>
              </w:rPr>
              <w:pPrChange w:id="31726" w:author="James Vu" w:date="2024-04-18T22:33:00Z">
                <w:pPr>
                  <w:widowControl w:val="0"/>
                  <w:spacing w:before="120" w:after="120"/>
                  <w:jc w:val="center"/>
                </w:pPr>
              </w:pPrChange>
            </w:pPr>
            <w:r w:rsidRPr="003C02FF">
              <w:rPr>
                <w:b/>
                <w:bCs/>
                <w:color w:val="000000"/>
                <w:rPrChange w:id="31727" w:author="James Vu" w:date="2024-04-19T00:26:00Z">
                  <w:rPr>
                    <w:b/>
                    <w:bCs/>
                    <w:color w:val="000000"/>
                    <w:sz w:val="26"/>
                    <w:szCs w:val="26"/>
                  </w:rPr>
                </w:rPrChange>
              </w:rPr>
              <w:t> </w:t>
            </w:r>
          </w:p>
        </w:tc>
        <w:tc>
          <w:tcPr>
            <w:tcW w:w="502" w:type="pct"/>
            <w:shd w:val="clear" w:color="auto" w:fill="auto"/>
            <w:vAlign w:val="center"/>
            <w:hideMark/>
            <w:tcPrChange w:id="3172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99E3E72" w14:textId="77777777" w:rsidR="00093102" w:rsidRPr="003C02FF" w:rsidRDefault="00093102">
            <w:pPr>
              <w:widowControl w:val="0"/>
              <w:spacing w:before="120" w:after="120"/>
              <w:jc w:val="both"/>
              <w:rPr>
                <w:b/>
                <w:bCs/>
                <w:color w:val="000000"/>
                <w:rPrChange w:id="31729" w:author="James Vu" w:date="2024-04-19T00:26:00Z">
                  <w:rPr>
                    <w:b/>
                    <w:bCs/>
                    <w:color w:val="000000"/>
                    <w:sz w:val="26"/>
                    <w:szCs w:val="26"/>
                  </w:rPr>
                </w:rPrChange>
              </w:rPr>
              <w:pPrChange w:id="31730" w:author="James Vu" w:date="2024-04-18T22:33:00Z">
                <w:pPr>
                  <w:widowControl w:val="0"/>
                  <w:spacing w:before="120" w:after="120"/>
                  <w:jc w:val="center"/>
                </w:pPr>
              </w:pPrChange>
            </w:pPr>
            <w:r w:rsidRPr="003C02FF">
              <w:rPr>
                <w:b/>
                <w:bCs/>
                <w:color w:val="000000"/>
                <w:rPrChange w:id="31731" w:author="James Vu" w:date="2024-04-19T00:26:00Z">
                  <w:rPr>
                    <w:b/>
                    <w:bCs/>
                    <w:color w:val="000000"/>
                    <w:sz w:val="26"/>
                    <w:szCs w:val="26"/>
                  </w:rPr>
                </w:rPrChange>
              </w:rPr>
              <w:t> </w:t>
            </w:r>
          </w:p>
        </w:tc>
        <w:tc>
          <w:tcPr>
            <w:tcW w:w="567" w:type="pct"/>
            <w:shd w:val="clear" w:color="auto" w:fill="auto"/>
            <w:hideMark/>
            <w:tcPrChange w:id="3173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6CE91BA" w14:textId="77777777" w:rsidR="00093102" w:rsidRPr="003C02FF" w:rsidRDefault="00093102">
            <w:pPr>
              <w:widowControl w:val="0"/>
              <w:spacing w:before="120" w:after="120"/>
              <w:jc w:val="both"/>
              <w:rPr>
                <w:b/>
                <w:bCs/>
                <w:color w:val="000000"/>
                <w:rPrChange w:id="31733" w:author="James Vu" w:date="2024-04-19T00:26:00Z">
                  <w:rPr>
                    <w:b/>
                    <w:bCs/>
                    <w:color w:val="000000"/>
                    <w:sz w:val="26"/>
                    <w:szCs w:val="26"/>
                  </w:rPr>
                </w:rPrChange>
              </w:rPr>
              <w:pPrChange w:id="31734" w:author="James Vu" w:date="2024-04-18T22:33:00Z">
                <w:pPr>
                  <w:widowControl w:val="0"/>
                  <w:spacing w:before="120" w:after="120"/>
                </w:pPr>
              </w:pPrChange>
            </w:pPr>
            <w:r w:rsidRPr="003C02FF">
              <w:rPr>
                <w:b/>
                <w:bCs/>
                <w:color w:val="000000"/>
                <w:rPrChange w:id="31735" w:author="James Vu" w:date="2024-04-19T00:26:00Z">
                  <w:rPr>
                    <w:b/>
                    <w:bCs/>
                    <w:color w:val="000000"/>
                    <w:sz w:val="26"/>
                    <w:szCs w:val="26"/>
                  </w:rPr>
                </w:rPrChange>
              </w:rPr>
              <w:t> </w:t>
            </w:r>
          </w:p>
        </w:tc>
        <w:tc>
          <w:tcPr>
            <w:tcW w:w="351" w:type="pct"/>
            <w:shd w:val="clear" w:color="auto" w:fill="auto"/>
            <w:hideMark/>
            <w:tcPrChange w:id="3173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DB95F24" w14:textId="77777777" w:rsidR="00093102" w:rsidRPr="003C02FF" w:rsidRDefault="00093102">
            <w:pPr>
              <w:widowControl w:val="0"/>
              <w:spacing w:before="120" w:after="120"/>
              <w:jc w:val="both"/>
              <w:rPr>
                <w:b/>
                <w:bCs/>
                <w:color w:val="000000"/>
                <w:rPrChange w:id="31737" w:author="James Vu" w:date="2024-04-19T00:26:00Z">
                  <w:rPr>
                    <w:b/>
                    <w:bCs/>
                    <w:color w:val="000000"/>
                    <w:sz w:val="26"/>
                    <w:szCs w:val="26"/>
                  </w:rPr>
                </w:rPrChange>
              </w:rPr>
              <w:pPrChange w:id="31738" w:author="James Vu" w:date="2024-04-18T22:33:00Z">
                <w:pPr>
                  <w:widowControl w:val="0"/>
                  <w:spacing w:before="120" w:after="120"/>
                  <w:jc w:val="center"/>
                </w:pPr>
              </w:pPrChange>
            </w:pPr>
            <w:r w:rsidRPr="003C02FF">
              <w:rPr>
                <w:b/>
                <w:bCs/>
                <w:color w:val="000000"/>
                <w:rPrChange w:id="31739" w:author="James Vu" w:date="2024-04-19T00:26:00Z">
                  <w:rPr>
                    <w:b/>
                    <w:bCs/>
                    <w:color w:val="000000"/>
                    <w:sz w:val="26"/>
                    <w:szCs w:val="26"/>
                  </w:rPr>
                </w:rPrChange>
              </w:rPr>
              <w:t> </w:t>
            </w:r>
          </w:p>
        </w:tc>
        <w:tc>
          <w:tcPr>
            <w:tcW w:w="632" w:type="pct"/>
            <w:shd w:val="clear" w:color="auto" w:fill="auto"/>
            <w:hideMark/>
            <w:tcPrChange w:id="3174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B83C85D" w14:textId="77777777" w:rsidR="00093102" w:rsidRPr="003C02FF" w:rsidRDefault="00093102">
            <w:pPr>
              <w:widowControl w:val="0"/>
              <w:spacing w:before="120" w:after="120"/>
              <w:jc w:val="both"/>
              <w:rPr>
                <w:b/>
                <w:bCs/>
                <w:color w:val="000000"/>
                <w:rPrChange w:id="31741" w:author="James Vu" w:date="2024-04-19T00:26:00Z">
                  <w:rPr>
                    <w:b/>
                    <w:bCs/>
                    <w:color w:val="000000"/>
                    <w:sz w:val="26"/>
                    <w:szCs w:val="26"/>
                  </w:rPr>
                </w:rPrChange>
              </w:rPr>
              <w:pPrChange w:id="31742" w:author="James Vu" w:date="2024-04-18T22:33:00Z">
                <w:pPr>
                  <w:widowControl w:val="0"/>
                  <w:spacing w:before="120" w:after="120"/>
                </w:pPr>
              </w:pPrChange>
            </w:pPr>
            <w:r w:rsidRPr="003C02FF">
              <w:rPr>
                <w:b/>
                <w:bCs/>
                <w:color w:val="000000"/>
                <w:rPrChange w:id="31743" w:author="James Vu" w:date="2024-04-19T00:26:00Z">
                  <w:rPr>
                    <w:b/>
                    <w:bCs/>
                    <w:color w:val="000000"/>
                    <w:sz w:val="26"/>
                    <w:szCs w:val="26"/>
                  </w:rPr>
                </w:rPrChange>
              </w:rPr>
              <w:t> </w:t>
            </w:r>
          </w:p>
        </w:tc>
      </w:tr>
      <w:tr w:rsidR="00093102" w:rsidRPr="003C02FF" w14:paraId="5D9D386A" w14:textId="77777777" w:rsidTr="003C02FF">
        <w:trPr>
          <w:trHeight w:val="600"/>
          <w:trPrChange w:id="31744" w:author="James Vu" w:date="2024-04-19T00:26:00Z">
            <w:trPr>
              <w:gridBefore w:val="1"/>
              <w:gridAfter w:val="0"/>
              <w:trHeight w:val="600"/>
            </w:trPr>
          </w:trPrChange>
        </w:trPr>
        <w:tc>
          <w:tcPr>
            <w:tcW w:w="254" w:type="pct"/>
            <w:shd w:val="clear" w:color="auto" w:fill="auto"/>
            <w:vAlign w:val="center"/>
            <w:hideMark/>
            <w:tcPrChange w:id="3174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176EDFFC" w14:textId="77777777" w:rsidR="00093102" w:rsidRPr="003C02FF" w:rsidRDefault="00093102">
            <w:pPr>
              <w:widowControl w:val="0"/>
              <w:spacing w:before="120" w:after="120"/>
              <w:jc w:val="both"/>
              <w:rPr>
                <w:color w:val="000000"/>
                <w:rPrChange w:id="31746" w:author="James Vu" w:date="2024-04-19T00:26:00Z">
                  <w:rPr>
                    <w:color w:val="000000"/>
                    <w:sz w:val="26"/>
                    <w:szCs w:val="26"/>
                  </w:rPr>
                </w:rPrChange>
              </w:rPr>
              <w:pPrChange w:id="31747" w:author="James Vu" w:date="2024-04-18T22:33:00Z">
                <w:pPr>
                  <w:widowControl w:val="0"/>
                  <w:spacing w:before="120" w:after="120"/>
                  <w:jc w:val="center"/>
                </w:pPr>
              </w:pPrChange>
            </w:pPr>
            <w:r w:rsidRPr="003C02FF">
              <w:rPr>
                <w:color w:val="000000"/>
                <w:rPrChange w:id="31748" w:author="James Vu" w:date="2024-04-19T00:26:00Z">
                  <w:rPr>
                    <w:color w:val="000000"/>
                    <w:sz w:val="26"/>
                    <w:szCs w:val="26"/>
                  </w:rPr>
                </w:rPrChange>
              </w:rPr>
              <w:t>7.1</w:t>
            </w:r>
          </w:p>
        </w:tc>
        <w:tc>
          <w:tcPr>
            <w:tcW w:w="618" w:type="pct"/>
            <w:shd w:val="clear" w:color="auto" w:fill="auto"/>
            <w:vAlign w:val="center"/>
            <w:hideMark/>
            <w:tcPrChange w:id="3174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3938EB5" w14:textId="77777777" w:rsidR="00093102" w:rsidRPr="003C02FF" w:rsidRDefault="00093102">
            <w:pPr>
              <w:widowControl w:val="0"/>
              <w:spacing w:before="120" w:after="120"/>
              <w:jc w:val="both"/>
              <w:rPr>
                <w:color w:val="000000"/>
                <w:rPrChange w:id="31750" w:author="James Vu" w:date="2024-04-19T00:26:00Z">
                  <w:rPr>
                    <w:color w:val="000000"/>
                    <w:sz w:val="26"/>
                    <w:szCs w:val="26"/>
                  </w:rPr>
                </w:rPrChange>
              </w:rPr>
              <w:pPrChange w:id="31751" w:author="James Vu" w:date="2024-04-18T22:33:00Z">
                <w:pPr>
                  <w:widowControl w:val="0"/>
                  <w:spacing w:before="120" w:after="120"/>
                  <w:jc w:val="center"/>
                </w:pPr>
              </w:pPrChange>
            </w:pPr>
            <w:r w:rsidRPr="003C02FF">
              <w:rPr>
                <w:color w:val="000000"/>
                <w:rPrChange w:id="31752" w:author="James Vu" w:date="2024-04-19T00:26:00Z">
                  <w:rPr>
                    <w:color w:val="000000"/>
                    <w:sz w:val="26"/>
                    <w:szCs w:val="26"/>
                  </w:rPr>
                </w:rPrChange>
              </w:rPr>
              <w:t>01.01.02.01</w:t>
            </w:r>
          </w:p>
        </w:tc>
        <w:tc>
          <w:tcPr>
            <w:tcW w:w="1636" w:type="pct"/>
            <w:shd w:val="clear" w:color="auto" w:fill="auto"/>
            <w:hideMark/>
            <w:tcPrChange w:id="3175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ED66629" w14:textId="77777777" w:rsidR="00093102" w:rsidRPr="003C02FF" w:rsidRDefault="00093102">
            <w:pPr>
              <w:widowControl w:val="0"/>
              <w:spacing w:before="120" w:after="120"/>
              <w:jc w:val="both"/>
              <w:rPr>
                <w:color w:val="000000"/>
                <w:rPrChange w:id="31754" w:author="James Vu" w:date="2024-04-19T00:26:00Z">
                  <w:rPr>
                    <w:color w:val="000000"/>
                    <w:sz w:val="26"/>
                    <w:szCs w:val="26"/>
                  </w:rPr>
                </w:rPrChange>
              </w:rPr>
              <w:pPrChange w:id="31755" w:author="James Vu" w:date="2024-04-18T22:33:00Z">
                <w:pPr>
                  <w:widowControl w:val="0"/>
                  <w:spacing w:before="120" w:after="120"/>
                </w:pPr>
              </w:pPrChange>
            </w:pPr>
            <w:r w:rsidRPr="003C02FF">
              <w:rPr>
                <w:color w:val="000000"/>
                <w:rPrChange w:id="31756" w:author="James Vu" w:date="2024-04-19T00:26:00Z">
                  <w:rPr>
                    <w:color w:val="000000"/>
                    <w:sz w:val="26"/>
                    <w:szCs w:val="26"/>
                  </w:rPr>
                </w:rPrChange>
              </w:rPr>
              <w:t xml:space="preserve">Lắp đặt thiết bị chuyển mạch loại lớn (Enterprice và Carrier) </w:t>
            </w:r>
          </w:p>
        </w:tc>
        <w:tc>
          <w:tcPr>
            <w:tcW w:w="439" w:type="pct"/>
            <w:shd w:val="clear" w:color="auto" w:fill="auto"/>
            <w:vAlign w:val="center"/>
            <w:hideMark/>
            <w:tcPrChange w:id="3175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219F369" w14:textId="77777777" w:rsidR="00093102" w:rsidRPr="003C02FF" w:rsidRDefault="00093102">
            <w:pPr>
              <w:widowControl w:val="0"/>
              <w:spacing w:before="120" w:after="120"/>
              <w:jc w:val="both"/>
              <w:rPr>
                <w:color w:val="000000"/>
                <w:rPrChange w:id="31758" w:author="James Vu" w:date="2024-04-19T00:26:00Z">
                  <w:rPr>
                    <w:color w:val="000000"/>
                    <w:sz w:val="26"/>
                    <w:szCs w:val="26"/>
                  </w:rPr>
                </w:rPrChange>
              </w:rPr>
              <w:pPrChange w:id="31759" w:author="James Vu" w:date="2024-04-18T22:33:00Z">
                <w:pPr>
                  <w:widowControl w:val="0"/>
                  <w:spacing w:before="120" w:after="120"/>
                  <w:jc w:val="center"/>
                </w:pPr>
              </w:pPrChange>
            </w:pPr>
            <w:r w:rsidRPr="003C02FF">
              <w:rPr>
                <w:color w:val="000000"/>
                <w:rPrChange w:id="31760" w:author="James Vu" w:date="2024-04-19T00:26:00Z">
                  <w:rPr>
                    <w:color w:val="000000"/>
                    <w:sz w:val="26"/>
                    <w:szCs w:val="26"/>
                  </w:rPr>
                </w:rPrChange>
              </w:rPr>
              <w:t>1 thiết bị</w:t>
            </w:r>
          </w:p>
        </w:tc>
        <w:tc>
          <w:tcPr>
            <w:tcW w:w="502" w:type="pct"/>
            <w:shd w:val="clear" w:color="auto" w:fill="auto"/>
            <w:vAlign w:val="center"/>
            <w:hideMark/>
            <w:tcPrChange w:id="3176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89BC5AE" w14:textId="77777777" w:rsidR="00093102" w:rsidRPr="003C02FF" w:rsidRDefault="00093102">
            <w:pPr>
              <w:widowControl w:val="0"/>
              <w:spacing w:before="120" w:after="120"/>
              <w:jc w:val="both"/>
              <w:rPr>
                <w:color w:val="000000"/>
                <w:rPrChange w:id="31762" w:author="James Vu" w:date="2024-04-19T00:26:00Z">
                  <w:rPr>
                    <w:color w:val="000000"/>
                    <w:sz w:val="26"/>
                    <w:szCs w:val="26"/>
                  </w:rPr>
                </w:rPrChange>
              </w:rPr>
              <w:pPrChange w:id="31763" w:author="James Vu" w:date="2024-04-18T22:33:00Z">
                <w:pPr>
                  <w:widowControl w:val="0"/>
                  <w:spacing w:before="120" w:after="120"/>
                  <w:jc w:val="center"/>
                </w:pPr>
              </w:pPrChange>
            </w:pPr>
            <w:r w:rsidRPr="003C02FF">
              <w:rPr>
                <w:color w:val="000000"/>
                <w:rPrChange w:id="31764" w:author="James Vu" w:date="2024-04-19T00:26:00Z">
                  <w:rPr>
                    <w:color w:val="000000"/>
                    <w:sz w:val="26"/>
                    <w:szCs w:val="26"/>
                  </w:rPr>
                </w:rPrChange>
              </w:rPr>
              <w:t>1</w:t>
            </w:r>
          </w:p>
        </w:tc>
        <w:tc>
          <w:tcPr>
            <w:tcW w:w="567" w:type="pct"/>
            <w:shd w:val="clear" w:color="auto" w:fill="auto"/>
            <w:hideMark/>
            <w:tcPrChange w:id="3176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AFB8970" w14:textId="77777777" w:rsidR="00093102" w:rsidRPr="003C02FF" w:rsidRDefault="00093102">
            <w:pPr>
              <w:widowControl w:val="0"/>
              <w:spacing w:before="120" w:after="120"/>
              <w:jc w:val="both"/>
              <w:rPr>
                <w:color w:val="000000"/>
                <w:rPrChange w:id="31766" w:author="James Vu" w:date="2024-04-19T00:26:00Z">
                  <w:rPr>
                    <w:color w:val="000000"/>
                    <w:sz w:val="26"/>
                    <w:szCs w:val="26"/>
                  </w:rPr>
                </w:rPrChange>
              </w:rPr>
              <w:pPrChange w:id="31767" w:author="James Vu" w:date="2024-04-18T22:33:00Z">
                <w:pPr>
                  <w:widowControl w:val="0"/>
                  <w:spacing w:before="120" w:after="120"/>
                </w:pPr>
              </w:pPrChange>
            </w:pPr>
            <w:r w:rsidRPr="003C02FF">
              <w:rPr>
                <w:color w:val="000000"/>
                <w:rPrChange w:id="31768" w:author="James Vu" w:date="2024-04-19T00:26:00Z">
                  <w:rPr>
                    <w:color w:val="000000"/>
                    <w:sz w:val="26"/>
                    <w:szCs w:val="26"/>
                  </w:rPr>
                </w:rPrChange>
              </w:rPr>
              <w:t> </w:t>
            </w:r>
          </w:p>
        </w:tc>
        <w:tc>
          <w:tcPr>
            <w:tcW w:w="351" w:type="pct"/>
            <w:shd w:val="clear" w:color="auto" w:fill="auto"/>
            <w:hideMark/>
            <w:tcPrChange w:id="3176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ED476BD" w14:textId="77777777" w:rsidR="00093102" w:rsidRPr="003C02FF" w:rsidRDefault="00093102">
            <w:pPr>
              <w:widowControl w:val="0"/>
              <w:spacing w:before="120" w:after="120"/>
              <w:jc w:val="both"/>
              <w:rPr>
                <w:color w:val="000000"/>
                <w:rPrChange w:id="31770" w:author="James Vu" w:date="2024-04-19T00:26:00Z">
                  <w:rPr>
                    <w:color w:val="000000"/>
                    <w:sz w:val="26"/>
                    <w:szCs w:val="26"/>
                  </w:rPr>
                </w:rPrChange>
              </w:rPr>
              <w:pPrChange w:id="31771" w:author="James Vu" w:date="2024-04-18T22:33:00Z">
                <w:pPr>
                  <w:widowControl w:val="0"/>
                  <w:spacing w:before="120" w:after="120"/>
                  <w:jc w:val="center"/>
                </w:pPr>
              </w:pPrChange>
            </w:pPr>
            <w:r w:rsidRPr="003C02FF">
              <w:rPr>
                <w:color w:val="000000"/>
                <w:rPrChange w:id="31772" w:author="James Vu" w:date="2024-04-19T00:26:00Z">
                  <w:rPr>
                    <w:color w:val="000000"/>
                    <w:sz w:val="26"/>
                    <w:szCs w:val="26"/>
                  </w:rPr>
                </w:rPrChange>
              </w:rPr>
              <w:t> </w:t>
            </w:r>
          </w:p>
        </w:tc>
        <w:tc>
          <w:tcPr>
            <w:tcW w:w="632" w:type="pct"/>
            <w:shd w:val="clear" w:color="auto" w:fill="auto"/>
            <w:hideMark/>
            <w:tcPrChange w:id="3177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7DBFD9D" w14:textId="77777777" w:rsidR="00093102" w:rsidRPr="003C02FF" w:rsidRDefault="00093102">
            <w:pPr>
              <w:widowControl w:val="0"/>
              <w:spacing w:before="120" w:after="120"/>
              <w:jc w:val="both"/>
              <w:rPr>
                <w:color w:val="000000"/>
                <w:rPrChange w:id="31774" w:author="James Vu" w:date="2024-04-19T00:26:00Z">
                  <w:rPr>
                    <w:color w:val="000000"/>
                    <w:sz w:val="26"/>
                    <w:szCs w:val="26"/>
                  </w:rPr>
                </w:rPrChange>
              </w:rPr>
              <w:pPrChange w:id="31775" w:author="James Vu" w:date="2024-04-18T22:33:00Z">
                <w:pPr>
                  <w:widowControl w:val="0"/>
                  <w:spacing w:before="120" w:after="120"/>
                </w:pPr>
              </w:pPrChange>
            </w:pPr>
            <w:r w:rsidRPr="003C02FF">
              <w:rPr>
                <w:color w:val="000000"/>
                <w:rPrChange w:id="31776" w:author="James Vu" w:date="2024-04-19T00:26:00Z">
                  <w:rPr>
                    <w:color w:val="000000"/>
                    <w:sz w:val="26"/>
                    <w:szCs w:val="26"/>
                  </w:rPr>
                </w:rPrChange>
              </w:rPr>
              <w:t> </w:t>
            </w:r>
          </w:p>
        </w:tc>
      </w:tr>
      <w:tr w:rsidR="00093102" w:rsidRPr="003C02FF" w14:paraId="29EF0B0A" w14:textId="77777777" w:rsidTr="003C02FF">
        <w:trPr>
          <w:trHeight w:val="300"/>
          <w:trPrChange w:id="31777" w:author="James Vu" w:date="2024-04-19T00:26:00Z">
            <w:trPr>
              <w:gridBefore w:val="1"/>
              <w:gridAfter w:val="0"/>
              <w:trHeight w:val="300"/>
            </w:trPr>
          </w:trPrChange>
        </w:trPr>
        <w:tc>
          <w:tcPr>
            <w:tcW w:w="254" w:type="pct"/>
            <w:shd w:val="clear" w:color="auto" w:fill="auto"/>
            <w:vAlign w:val="center"/>
            <w:hideMark/>
            <w:tcPrChange w:id="3177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38A262D" w14:textId="77777777" w:rsidR="00093102" w:rsidRPr="003C02FF" w:rsidRDefault="00093102">
            <w:pPr>
              <w:widowControl w:val="0"/>
              <w:spacing w:before="120" w:after="120"/>
              <w:jc w:val="both"/>
              <w:rPr>
                <w:color w:val="000000"/>
                <w:rPrChange w:id="31779" w:author="James Vu" w:date="2024-04-19T00:26:00Z">
                  <w:rPr>
                    <w:color w:val="000000"/>
                    <w:sz w:val="26"/>
                    <w:szCs w:val="26"/>
                  </w:rPr>
                </w:rPrChange>
              </w:rPr>
              <w:pPrChange w:id="31780" w:author="James Vu" w:date="2024-04-18T22:33:00Z">
                <w:pPr>
                  <w:widowControl w:val="0"/>
                  <w:spacing w:before="120" w:after="120"/>
                  <w:jc w:val="center"/>
                </w:pPr>
              </w:pPrChange>
            </w:pPr>
            <w:r w:rsidRPr="003C02FF">
              <w:rPr>
                <w:color w:val="000000"/>
                <w:rPrChange w:id="31781" w:author="James Vu" w:date="2024-04-19T00:26:00Z">
                  <w:rPr>
                    <w:color w:val="000000"/>
                    <w:sz w:val="26"/>
                    <w:szCs w:val="26"/>
                  </w:rPr>
                </w:rPrChange>
              </w:rPr>
              <w:t> </w:t>
            </w:r>
          </w:p>
        </w:tc>
        <w:tc>
          <w:tcPr>
            <w:tcW w:w="618" w:type="pct"/>
            <w:shd w:val="clear" w:color="auto" w:fill="auto"/>
            <w:vAlign w:val="center"/>
            <w:hideMark/>
            <w:tcPrChange w:id="3178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5E78D3A" w14:textId="77777777" w:rsidR="00093102" w:rsidRPr="003C02FF" w:rsidRDefault="00093102">
            <w:pPr>
              <w:widowControl w:val="0"/>
              <w:spacing w:before="120" w:after="120"/>
              <w:jc w:val="both"/>
              <w:rPr>
                <w:color w:val="000000"/>
                <w:rPrChange w:id="31783" w:author="James Vu" w:date="2024-04-19T00:26:00Z">
                  <w:rPr>
                    <w:color w:val="000000"/>
                    <w:sz w:val="26"/>
                    <w:szCs w:val="26"/>
                  </w:rPr>
                </w:rPrChange>
              </w:rPr>
              <w:pPrChange w:id="31784" w:author="James Vu" w:date="2024-04-18T22:33:00Z">
                <w:pPr>
                  <w:widowControl w:val="0"/>
                  <w:spacing w:before="120" w:after="120"/>
                  <w:jc w:val="center"/>
                </w:pPr>
              </w:pPrChange>
            </w:pPr>
            <w:r w:rsidRPr="003C02FF">
              <w:rPr>
                <w:color w:val="000000"/>
                <w:rPrChange w:id="31785" w:author="James Vu" w:date="2024-04-19T00:26:00Z">
                  <w:rPr>
                    <w:color w:val="000000"/>
                    <w:sz w:val="26"/>
                    <w:szCs w:val="26"/>
                  </w:rPr>
                </w:rPrChange>
              </w:rPr>
              <w:t> </w:t>
            </w:r>
          </w:p>
        </w:tc>
        <w:tc>
          <w:tcPr>
            <w:tcW w:w="1636" w:type="pct"/>
            <w:shd w:val="clear" w:color="auto" w:fill="auto"/>
            <w:hideMark/>
            <w:tcPrChange w:id="3178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F21ADBA" w14:textId="77777777" w:rsidR="00093102" w:rsidRPr="003C02FF" w:rsidRDefault="00093102">
            <w:pPr>
              <w:widowControl w:val="0"/>
              <w:spacing w:before="120" w:after="120"/>
              <w:jc w:val="both"/>
              <w:rPr>
                <w:color w:val="000000"/>
                <w:rPrChange w:id="31787" w:author="James Vu" w:date="2024-04-19T00:26:00Z">
                  <w:rPr>
                    <w:color w:val="000000"/>
                    <w:sz w:val="26"/>
                    <w:szCs w:val="26"/>
                  </w:rPr>
                </w:rPrChange>
              </w:rPr>
              <w:pPrChange w:id="31788" w:author="James Vu" w:date="2024-04-18T22:33:00Z">
                <w:pPr>
                  <w:widowControl w:val="0"/>
                  <w:spacing w:before="120" w:after="120"/>
                </w:pPr>
              </w:pPrChange>
            </w:pPr>
            <w:r w:rsidRPr="003C02FF">
              <w:rPr>
                <w:color w:val="000000"/>
                <w:rPrChange w:id="31789" w:author="James Vu" w:date="2024-04-19T00:26:00Z">
                  <w:rPr>
                    <w:color w:val="000000"/>
                    <w:sz w:val="26"/>
                    <w:szCs w:val="26"/>
                  </w:rPr>
                </w:rPrChange>
              </w:rPr>
              <w:t>a) Vật liệu phụ</w:t>
            </w:r>
          </w:p>
        </w:tc>
        <w:tc>
          <w:tcPr>
            <w:tcW w:w="439" w:type="pct"/>
            <w:shd w:val="clear" w:color="auto" w:fill="auto"/>
            <w:vAlign w:val="center"/>
            <w:hideMark/>
            <w:tcPrChange w:id="3179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A12B998" w14:textId="77777777" w:rsidR="00093102" w:rsidRPr="003C02FF" w:rsidRDefault="00093102">
            <w:pPr>
              <w:widowControl w:val="0"/>
              <w:spacing w:before="120" w:after="120"/>
              <w:jc w:val="both"/>
              <w:rPr>
                <w:color w:val="000000"/>
                <w:rPrChange w:id="31791" w:author="James Vu" w:date="2024-04-19T00:26:00Z">
                  <w:rPr>
                    <w:color w:val="000000"/>
                    <w:sz w:val="26"/>
                    <w:szCs w:val="26"/>
                  </w:rPr>
                </w:rPrChange>
              </w:rPr>
              <w:pPrChange w:id="31792" w:author="James Vu" w:date="2024-04-18T22:33:00Z">
                <w:pPr>
                  <w:widowControl w:val="0"/>
                  <w:spacing w:before="120" w:after="120"/>
                  <w:jc w:val="center"/>
                </w:pPr>
              </w:pPrChange>
            </w:pPr>
            <w:r w:rsidRPr="003C02FF">
              <w:rPr>
                <w:color w:val="000000"/>
                <w:rPrChange w:id="31793" w:author="James Vu" w:date="2024-04-19T00:26:00Z">
                  <w:rPr>
                    <w:color w:val="000000"/>
                    <w:sz w:val="26"/>
                    <w:szCs w:val="26"/>
                  </w:rPr>
                </w:rPrChange>
              </w:rPr>
              <w:t> </w:t>
            </w:r>
          </w:p>
        </w:tc>
        <w:tc>
          <w:tcPr>
            <w:tcW w:w="502" w:type="pct"/>
            <w:shd w:val="clear" w:color="auto" w:fill="auto"/>
            <w:vAlign w:val="center"/>
            <w:hideMark/>
            <w:tcPrChange w:id="3179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B66F454" w14:textId="77777777" w:rsidR="00093102" w:rsidRPr="003C02FF" w:rsidRDefault="00093102">
            <w:pPr>
              <w:widowControl w:val="0"/>
              <w:spacing w:before="120" w:after="120"/>
              <w:jc w:val="both"/>
              <w:rPr>
                <w:color w:val="000000"/>
                <w:rPrChange w:id="31795" w:author="James Vu" w:date="2024-04-19T00:26:00Z">
                  <w:rPr>
                    <w:color w:val="000000"/>
                    <w:sz w:val="26"/>
                    <w:szCs w:val="26"/>
                  </w:rPr>
                </w:rPrChange>
              </w:rPr>
              <w:pPrChange w:id="31796" w:author="James Vu" w:date="2024-04-18T22:33:00Z">
                <w:pPr>
                  <w:widowControl w:val="0"/>
                  <w:spacing w:before="120" w:after="120"/>
                  <w:jc w:val="center"/>
                </w:pPr>
              </w:pPrChange>
            </w:pPr>
            <w:r w:rsidRPr="003C02FF">
              <w:rPr>
                <w:color w:val="000000"/>
                <w:rPrChange w:id="31797" w:author="James Vu" w:date="2024-04-19T00:26:00Z">
                  <w:rPr>
                    <w:color w:val="000000"/>
                    <w:sz w:val="26"/>
                    <w:szCs w:val="26"/>
                  </w:rPr>
                </w:rPrChange>
              </w:rPr>
              <w:t> </w:t>
            </w:r>
          </w:p>
        </w:tc>
        <w:tc>
          <w:tcPr>
            <w:tcW w:w="567" w:type="pct"/>
            <w:shd w:val="clear" w:color="auto" w:fill="auto"/>
            <w:hideMark/>
            <w:tcPrChange w:id="3179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7B81AF2" w14:textId="77777777" w:rsidR="00093102" w:rsidRPr="003C02FF" w:rsidRDefault="00093102">
            <w:pPr>
              <w:widowControl w:val="0"/>
              <w:spacing w:before="120" w:after="120"/>
              <w:jc w:val="both"/>
              <w:rPr>
                <w:color w:val="000000"/>
                <w:rPrChange w:id="31799" w:author="James Vu" w:date="2024-04-19T00:26:00Z">
                  <w:rPr>
                    <w:color w:val="000000"/>
                    <w:sz w:val="26"/>
                    <w:szCs w:val="26"/>
                  </w:rPr>
                </w:rPrChange>
              </w:rPr>
              <w:pPrChange w:id="31800" w:author="James Vu" w:date="2024-04-18T22:33:00Z">
                <w:pPr>
                  <w:widowControl w:val="0"/>
                  <w:spacing w:before="120" w:after="120"/>
                </w:pPr>
              </w:pPrChange>
            </w:pPr>
            <w:r w:rsidRPr="003C02FF">
              <w:rPr>
                <w:color w:val="000000"/>
                <w:rPrChange w:id="31801" w:author="James Vu" w:date="2024-04-19T00:26:00Z">
                  <w:rPr>
                    <w:color w:val="000000"/>
                    <w:sz w:val="26"/>
                    <w:szCs w:val="26"/>
                  </w:rPr>
                </w:rPrChange>
              </w:rPr>
              <w:t> </w:t>
            </w:r>
          </w:p>
        </w:tc>
        <w:tc>
          <w:tcPr>
            <w:tcW w:w="351" w:type="pct"/>
            <w:shd w:val="clear" w:color="auto" w:fill="auto"/>
            <w:hideMark/>
            <w:tcPrChange w:id="3180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CEEAD59" w14:textId="77777777" w:rsidR="00093102" w:rsidRPr="003C02FF" w:rsidRDefault="00093102">
            <w:pPr>
              <w:widowControl w:val="0"/>
              <w:spacing w:before="120" w:after="120"/>
              <w:jc w:val="both"/>
              <w:rPr>
                <w:color w:val="000000"/>
                <w:rPrChange w:id="31803" w:author="James Vu" w:date="2024-04-19T00:26:00Z">
                  <w:rPr>
                    <w:color w:val="000000"/>
                    <w:sz w:val="26"/>
                    <w:szCs w:val="26"/>
                  </w:rPr>
                </w:rPrChange>
              </w:rPr>
              <w:pPrChange w:id="31804" w:author="James Vu" w:date="2024-04-18T22:33:00Z">
                <w:pPr>
                  <w:widowControl w:val="0"/>
                  <w:spacing w:before="120" w:after="120"/>
                  <w:jc w:val="center"/>
                </w:pPr>
              </w:pPrChange>
            </w:pPr>
            <w:r w:rsidRPr="003C02FF">
              <w:rPr>
                <w:color w:val="000000"/>
                <w:rPrChange w:id="31805" w:author="James Vu" w:date="2024-04-19T00:26:00Z">
                  <w:rPr>
                    <w:color w:val="000000"/>
                    <w:sz w:val="26"/>
                    <w:szCs w:val="26"/>
                  </w:rPr>
                </w:rPrChange>
              </w:rPr>
              <w:t> </w:t>
            </w:r>
          </w:p>
        </w:tc>
        <w:tc>
          <w:tcPr>
            <w:tcW w:w="632" w:type="pct"/>
            <w:shd w:val="clear" w:color="auto" w:fill="auto"/>
            <w:hideMark/>
            <w:tcPrChange w:id="3180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B7D1DDB" w14:textId="77777777" w:rsidR="00093102" w:rsidRPr="003C02FF" w:rsidRDefault="00093102">
            <w:pPr>
              <w:widowControl w:val="0"/>
              <w:spacing w:before="120" w:after="120"/>
              <w:jc w:val="both"/>
              <w:rPr>
                <w:color w:val="000000"/>
                <w:rPrChange w:id="31807" w:author="James Vu" w:date="2024-04-19T00:26:00Z">
                  <w:rPr>
                    <w:color w:val="000000"/>
                    <w:sz w:val="26"/>
                    <w:szCs w:val="26"/>
                  </w:rPr>
                </w:rPrChange>
              </w:rPr>
              <w:pPrChange w:id="31808" w:author="James Vu" w:date="2024-04-18T22:33:00Z">
                <w:pPr>
                  <w:widowControl w:val="0"/>
                  <w:spacing w:before="120" w:after="120"/>
                </w:pPr>
              </w:pPrChange>
            </w:pPr>
            <w:r w:rsidRPr="003C02FF">
              <w:rPr>
                <w:color w:val="000000"/>
                <w:rPrChange w:id="31809" w:author="James Vu" w:date="2024-04-19T00:26:00Z">
                  <w:rPr>
                    <w:color w:val="000000"/>
                    <w:sz w:val="26"/>
                    <w:szCs w:val="26"/>
                  </w:rPr>
                </w:rPrChange>
              </w:rPr>
              <w:t xml:space="preserve">                  599 </w:t>
            </w:r>
          </w:p>
        </w:tc>
      </w:tr>
      <w:tr w:rsidR="00093102" w:rsidRPr="003C02FF" w14:paraId="1FF8940E" w14:textId="77777777" w:rsidTr="003C02FF">
        <w:trPr>
          <w:trHeight w:val="300"/>
          <w:trPrChange w:id="31810" w:author="James Vu" w:date="2024-04-19T00:26:00Z">
            <w:trPr>
              <w:gridBefore w:val="1"/>
              <w:gridAfter w:val="0"/>
              <w:trHeight w:val="300"/>
            </w:trPr>
          </w:trPrChange>
        </w:trPr>
        <w:tc>
          <w:tcPr>
            <w:tcW w:w="254" w:type="pct"/>
            <w:shd w:val="clear" w:color="auto" w:fill="auto"/>
            <w:vAlign w:val="center"/>
            <w:hideMark/>
            <w:tcPrChange w:id="3181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287461D" w14:textId="77777777" w:rsidR="00093102" w:rsidRPr="003C02FF" w:rsidRDefault="00093102">
            <w:pPr>
              <w:widowControl w:val="0"/>
              <w:spacing w:before="120" w:after="120"/>
              <w:jc w:val="both"/>
              <w:rPr>
                <w:i/>
                <w:iCs/>
                <w:color w:val="000000"/>
                <w:rPrChange w:id="31812" w:author="James Vu" w:date="2024-04-19T00:26:00Z">
                  <w:rPr>
                    <w:i/>
                    <w:iCs/>
                    <w:color w:val="000000"/>
                    <w:sz w:val="26"/>
                    <w:szCs w:val="26"/>
                  </w:rPr>
                </w:rPrChange>
              </w:rPr>
              <w:pPrChange w:id="31813" w:author="James Vu" w:date="2024-04-18T22:33:00Z">
                <w:pPr>
                  <w:widowControl w:val="0"/>
                  <w:spacing w:before="120" w:after="120"/>
                  <w:jc w:val="center"/>
                </w:pPr>
              </w:pPrChange>
            </w:pPr>
            <w:r w:rsidRPr="003C02FF">
              <w:rPr>
                <w:i/>
                <w:iCs/>
                <w:color w:val="000000"/>
                <w:rPrChange w:id="31814" w:author="James Vu" w:date="2024-04-19T00:26:00Z">
                  <w:rPr>
                    <w:i/>
                    <w:iCs/>
                    <w:color w:val="000000"/>
                    <w:sz w:val="26"/>
                    <w:szCs w:val="26"/>
                  </w:rPr>
                </w:rPrChange>
              </w:rPr>
              <w:t> </w:t>
            </w:r>
          </w:p>
        </w:tc>
        <w:tc>
          <w:tcPr>
            <w:tcW w:w="618" w:type="pct"/>
            <w:shd w:val="clear" w:color="auto" w:fill="auto"/>
            <w:vAlign w:val="center"/>
            <w:hideMark/>
            <w:tcPrChange w:id="3181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A99AB51" w14:textId="77777777" w:rsidR="00093102" w:rsidRPr="003C02FF" w:rsidRDefault="00093102">
            <w:pPr>
              <w:widowControl w:val="0"/>
              <w:spacing w:before="120" w:after="120"/>
              <w:jc w:val="both"/>
              <w:rPr>
                <w:i/>
                <w:iCs/>
                <w:color w:val="000000"/>
                <w:rPrChange w:id="31816" w:author="James Vu" w:date="2024-04-19T00:26:00Z">
                  <w:rPr>
                    <w:i/>
                    <w:iCs/>
                    <w:color w:val="000000"/>
                    <w:sz w:val="26"/>
                    <w:szCs w:val="26"/>
                  </w:rPr>
                </w:rPrChange>
              </w:rPr>
              <w:pPrChange w:id="31817" w:author="James Vu" w:date="2024-04-18T22:33:00Z">
                <w:pPr>
                  <w:widowControl w:val="0"/>
                  <w:spacing w:before="120" w:after="120"/>
                  <w:jc w:val="center"/>
                </w:pPr>
              </w:pPrChange>
            </w:pPr>
            <w:r w:rsidRPr="003C02FF">
              <w:rPr>
                <w:i/>
                <w:iCs/>
                <w:color w:val="000000"/>
                <w:rPrChange w:id="31818" w:author="James Vu" w:date="2024-04-19T00:26:00Z">
                  <w:rPr>
                    <w:i/>
                    <w:iCs/>
                    <w:color w:val="000000"/>
                    <w:sz w:val="26"/>
                    <w:szCs w:val="26"/>
                  </w:rPr>
                </w:rPrChange>
              </w:rPr>
              <w:t> </w:t>
            </w:r>
          </w:p>
        </w:tc>
        <w:tc>
          <w:tcPr>
            <w:tcW w:w="1636" w:type="pct"/>
            <w:shd w:val="clear" w:color="auto" w:fill="auto"/>
            <w:hideMark/>
            <w:tcPrChange w:id="3181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44E01AA" w14:textId="77777777" w:rsidR="00093102" w:rsidRPr="003C02FF" w:rsidRDefault="00093102">
            <w:pPr>
              <w:widowControl w:val="0"/>
              <w:spacing w:before="120" w:after="120"/>
              <w:jc w:val="both"/>
              <w:rPr>
                <w:i/>
                <w:iCs/>
                <w:color w:val="000000"/>
                <w:rPrChange w:id="31820" w:author="James Vu" w:date="2024-04-19T00:26:00Z">
                  <w:rPr>
                    <w:i/>
                    <w:iCs/>
                    <w:color w:val="000000"/>
                    <w:sz w:val="26"/>
                    <w:szCs w:val="26"/>
                  </w:rPr>
                </w:rPrChange>
              </w:rPr>
              <w:pPrChange w:id="31821" w:author="James Vu" w:date="2024-04-18T22:33:00Z">
                <w:pPr>
                  <w:widowControl w:val="0"/>
                  <w:spacing w:before="120" w:after="120"/>
                  <w:jc w:val="right"/>
                </w:pPr>
              </w:pPrChange>
            </w:pPr>
            <w:r w:rsidRPr="003C02FF">
              <w:rPr>
                <w:i/>
                <w:iCs/>
                <w:color w:val="000000"/>
                <w:rPrChange w:id="31822" w:author="James Vu" w:date="2024-04-19T00:26:00Z">
                  <w:rPr>
                    <w:i/>
                    <w:iCs/>
                    <w:color w:val="000000"/>
                    <w:sz w:val="26"/>
                    <w:szCs w:val="26"/>
                  </w:rPr>
                </w:rPrChange>
              </w:rPr>
              <w:t>Giấy A4</w:t>
            </w:r>
          </w:p>
        </w:tc>
        <w:tc>
          <w:tcPr>
            <w:tcW w:w="439" w:type="pct"/>
            <w:shd w:val="clear" w:color="auto" w:fill="auto"/>
            <w:vAlign w:val="center"/>
            <w:hideMark/>
            <w:tcPrChange w:id="3182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FA2BC4A" w14:textId="77777777" w:rsidR="00093102" w:rsidRPr="003C02FF" w:rsidRDefault="00093102">
            <w:pPr>
              <w:widowControl w:val="0"/>
              <w:spacing w:before="120" w:after="120"/>
              <w:jc w:val="both"/>
              <w:rPr>
                <w:i/>
                <w:iCs/>
                <w:color w:val="000000"/>
                <w:rPrChange w:id="31824" w:author="James Vu" w:date="2024-04-19T00:26:00Z">
                  <w:rPr>
                    <w:i/>
                    <w:iCs/>
                    <w:color w:val="000000"/>
                    <w:sz w:val="26"/>
                    <w:szCs w:val="26"/>
                  </w:rPr>
                </w:rPrChange>
              </w:rPr>
              <w:pPrChange w:id="31825" w:author="James Vu" w:date="2024-04-18T22:33:00Z">
                <w:pPr>
                  <w:widowControl w:val="0"/>
                  <w:spacing w:before="120" w:after="120"/>
                  <w:jc w:val="center"/>
                </w:pPr>
              </w:pPrChange>
            </w:pPr>
            <w:r w:rsidRPr="003C02FF">
              <w:rPr>
                <w:i/>
                <w:iCs/>
                <w:color w:val="000000"/>
                <w:rPrChange w:id="31826" w:author="James Vu" w:date="2024-04-19T00:26:00Z">
                  <w:rPr>
                    <w:i/>
                    <w:iCs/>
                    <w:color w:val="000000"/>
                    <w:sz w:val="26"/>
                    <w:szCs w:val="26"/>
                  </w:rPr>
                </w:rPrChange>
              </w:rPr>
              <w:t>Ram</w:t>
            </w:r>
          </w:p>
        </w:tc>
        <w:tc>
          <w:tcPr>
            <w:tcW w:w="502" w:type="pct"/>
            <w:shd w:val="clear" w:color="auto" w:fill="auto"/>
            <w:vAlign w:val="center"/>
            <w:hideMark/>
            <w:tcPrChange w:id="3182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11E1B14" w14:textId="77777777" w:rsidR="00093102" w:rsidRPr="003C02FF" w:rsidRDefault="00093102">
            <w:pPr>
              <w:widowControl w:val="0"/>
              <w:spacing w:before="120" w:after="120"/>
              <w:jc w:val="both"/>
              <w:rPr>
                <w:i/>
                <w:iCs/>
                <w:color w:val="000000"/>
                <w:rPrChange w:id="31828" w:author="James Vu" w:date="2024-04-19T00:26:00Z">
                  <w:rPr>
                    <w:i/>
                    <w:iCs/>
                    <w:color w:val="000000"/>
                    <w:sz w:val="26"/>
                    <w:szCs w:val="26"/>
                  </w:rPr>
                </w:rPrChange>
              </w:rPr>
              <w:pPrChange w:id="31829" w:author="James Vu" w:date="2024-04-18T22:33:00Z">
                <w:pPr>
                  <w:widowControl w:val="0"/>
                  <w:spacing w:before="120" w:after="120"/>
                  <w:jc w:val="center"/>
                </w:pPr>
              </w:pPrChange>
            </w:pPr>
            <w:r w:rsidRPr="003C02FF">
              <w:rPr>
                <w:i/>
                <w:iCs/>
                <w:color w:val="000000"/>
                <w:rPrChange w:id="31830" w:author="James Vu" w:date="2024-04-19T00:26:00Z">
                  <w:rPr>
                    <w:i/>
                    <w:iCs/>
                    <w:color w:val="000000"/>
                    <w:sz w:val="26"/>
                    <w:szCs w:val="26"/>
                  </w:rPr>
                </w:rPrChange>
              </w:rPr>
              <w:t>0,01</w:t>
            </w:r>
          </w:p>
        </w:tc>
        <w:tc>
          <w:tcPr>
            <w:tcW w:w="567" w:type="pct"/>
            <w:shd w:val="clear" w:color="auto" w:fill="auto"/>
            <w:hideMark/>
            <w:tcPrChange w:id="3183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B01B0F2" w14:textId="77777777" w:rsidR="00093102" w:rsidRPr="003C02FF" w:rsidRDefault="00093102">
            <w:pPr>
              <w:widowControl w:val="0"/>
              <w:spacing w:before="120" w:after="120"/>
              <w:jc w:val="both"/>
              <w:rPr>
                <w:i/>
                <w:iCs/>
                <w:color w:val="000000"/>
                <w:rPrChange w:id="31832" w:author="James Vu" w:date="2024-04-19T00:26:00Z">
                  <w:rPr>
                    <w:i/>
                    <w:iCs/>
                    <w:color w:val="000000"/>
                    <w:sz w:val="26"/>
                    <w:szCs w:val="26"/>
                  </w:rPr>
                </w:rPrChange>
              </w:rPr>
              <w:pPrChange w:id="31833" w:author="James Vu" w:date="2024-04-18T22:33:00Z">
                <w:pPr>
                  <w:widowControl w:val="0"/>
                  <w:spacing w:before="120" w:after="120"/>
                </w:pPr>
              </w:pPrChange>
            </w:pPr>
            <w:r w:rsidRPr="003C02FF">
              <w:rPr>
                <w:i/>
                <w:iCs/>
                <w:color w:val="000000"/>
                <w:rPrChange w:id="31834" w:author="James Vu" w:date="2024-04-19T00:26:00Z">
                  <w:rPr>
                    <w:i/>
                    <w:iCs/>
                    <w:color w:val="000000"/>
                    <w:sz w:val="26"/>
                    <w:szCs w:val="26"/>
                  </w:rPr>
                </w:rPrChange>
              </w:rPr>
              <w:t xml:space="preserve">         57.000 </w:t>
            </w:r>
          </w:p>
        </w:tc>
        <w:tc>
          <w:tcPr>
            <w:tcW w:w="351" w:type="pct"/>
            <w:shd w:val="clear" w:color="auto" w:fill="auto"/>
            <w:hideMark/>
            <w:tcPrChange w:id="3183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AEE1638" w14:textId="77777777" w:rsidR="00093102" w:rsidRPr="003C02FF" w:rsidRDefault="00093102">
            <w:pPr>
              <w:widowControl w:val="0"/>
              <w:spacing w:before="120" w:after="120"/>
              <w:jc w:val="both"/>
              <w:rPr>
                <w:i/>
                <w:iCs/>
                <w:color w:val="000000"/>
                <w:rPrChange w:id="31836" w:author="James Vu" w:date="2024-04-19T00:26:00Z">
                  <w:rPr>
                    <w:i/>
                    <w:iCs/>
                    <w:color w:val="000000"/>
                    <w:sz w:val="26"/>
                    <w:szCs w:val="26"/>
                  </w:rPr>
                </w:rPrChange>
              </w:rPr>
              <w:pPrChange w:id="31837" w:author="James Vu" w:date="2024-04-18T22:33:00Z">
                <w:pPr>
                  <w:widowControl w:val="0"/>
                  <w:spacing w:before="120" w:after="120"/>
                  <w:jc w:val="center"/>
                </w:pPr>
              </w:pPrChange>
            </w:pPr>
            <w:r w:rsidRPr="003C02FF">
              <w:rPr>
                <w:i/>
                <w:iCs/>
                <w:color w:val="000000"/>
                <w:rPrChange w:id="31838" w:author="James Vu" w:date="2024-04-19T00:26:00Z">
                  <w:rPr>
                    <w:i/>
                    <w:iCs/>
                    <w:color w:val="000000"/>
                    <w:sz w:val="26"/>
                    <w:szCs w:val="26"/>
                  </w:rPr>
                </w:rPrChange>
              </w:rPr>
              <w:t>1</w:t>
            </w:r>
          </w:p>
        </w:tc>
        <w:tc>
          <w:tcPr>
            <w:tcW w:w="632" w:type="pct"/>
            <w:shd w:val="clear" w:color="auto" w:fill="auto"/>
            <w:hideMark/>
            <w:tcPrChange w:id="3183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AD7482C" w14:textId="77777777" w:rsidR="00093102" w:rsidRPr="003C02FF" w:rsidRDefault="00093102">
            <w:pPr>
              <w:widowControl w:val="0"/>
              <w:spacing w:before="120" w:after="120"/>
              <w:jc w:val="both"/>
              <w:rPr>
                <w:i/>
                <w:iCs/>
                <w:color w:val="000000"/>
                <w:rPrChange w:id="31840" w:author="James Vu" w:date="2024-04-19T00:26:00Z">
                  <w:rPr>
                    <w:i/>
                    <w:iCs/>
                    <w:color w:val="000000"/>
                    <w:sz w:val="26"/>
                    <w:szCs w:val="26"/>
                  </w:rPr>
                </w:rPrChange>
              </w:rPr>
              <w:pPrChange w:id="31841" w:author="James Vu" w:date="2024-04-18T22:33:00Z">
                <w:pPr>
                  <w:widowControl w:val="0"/>
                  <w:spacing w:before="120" w:after="120"/>
                </w:pPr>
              </w:pPrChange>
            </w:pPr>
            <w:r w:rsidRPr="003C02FF">
              <w:rPr>
                <w:i/>
                <w:iCs/>
                <w:color w:val="000000"/>
                <w:rPrChange w:id="31842" w:author="James Vu" w:date="2024-04-19T00:26:00Z">
                  <w:rPr>
                    <w:i/>
                    <w:iCs/>
                    <w:color w:val="000000"/>
                    <w:sz w:val="26"/>
                    <w:szCs w:val="26"/>
                  </w:rPr>
                </w:rPrChange>
              </w:rPr>
              <w:t xml:space="preserve">                 570 </w:t>
            </w:r>
          </w:p>
        </w:tc>
      </w:tr>
      <w:tr w:rsidR="00093102" w:rsidRPr="003C02FF" w14:paraId="120B381A" w14:textId="77777777" w:rsidTr="003C02FF">
        <w:trPr>
          <w:trHeight w:val="300"/>
          <w:trPrChange w:id="31843" w:author="James Vu" w:date="2024-04-19T00:26:00Z">
            <w:trPr>
              <w:gridBefore w:val="1"/>
              <w:gridAfter w:val="0"/>
              <w:trHeight w:val="300"/>
            </w:trPr>
          </w:trPrChange>
        </w:trPr>
        <w:tc>
          <w:tcPr>
            <w:tcW w:w="254" w:type="pct"/>
            <w:shd w:val="clear" w:color="auto" w:fill="auto"/>
            <w:vAlign w:val="center"/>
            <w:hideMark/>
            <w:tcPrChange w:id="3184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1E54AF49" w14:textId="77777777" w:rsidR="00093102" w:rsidRPr="003C02FF" w:rsidRDefault="00093102">
            <w:pPr>
              <w:widowControl w:val="0"/>
              <w:spacing w:before="120" w:after="120"/>
              <w:jc w:val="both"/>
              <w:rPr>
                <w:i/>
                <w:iCs/>
                <w:color w:val="000000"/>
                <w:rPrChange w:id="31845" w:author="James Vu" w:date="2024-04-19T00:26:00Z">
                  <w:rPr>
                    <w:i/>
                    <w:iCs/>
                    <w:color w:val="000000"/>
                    <w:sz w:val="26"/>
                    <w:szCs w:val="26"/>
                  </w:rPr>
                </w:rPrChange>
              </w:rPr>
              <w:pPrChange w:id="31846" w:author="James Vu" w:date="2024-04-18T22:33:00Z">
                <w:pPr>
                  <w:widowControl w:val="0"/>
                  <w:spacing w:before="120" w:after="120"/>
                  <w:jc w:val="center"/>
                </w:pPr>
              </w:pPrChange>
            </w:pPr>
            <w:r w:rsidRPr="003C02FF">
              <w:rPr>
                <w:i/>
                <w:iCs/>
                <w:color w:val="000000"/>
                <w:rPrChange w:id="31847" w:author="James Vu" w:date="2024-04-19T00:26:00Z">
                  <w:rPr>
                    <w:i/>
                    <w:iCs/>
                    <w:color w:val="000000"/>
                    <w:sz w:val="26"/>
                    <w:szCs w:val="26"/>
                  </w:rPr>
                </w:rPrChange>
              </w:rPr>
              <w:t> </w:t>
            </w:r>
          </w:p>
        </w:tc>
        <w:tc>
          <w:tcPr>
            <w:tcW w:w="618" w:type="pct"/>
            <w:shd w:val="clear" w:color="auto" w:fill="auto"/>
            <w:vAlign w:val="center"/>
            <w:hideMark/>
            <w:tcPrChange w:id="3184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1D540F6" w14:textId="77777777" w:rsidR="00093102" w:rsidRPr="003C02FF" w:rsidRDefault="00093102">
            <w:pPr>
              <w:widowControl w:val="0"/>
              <w:spacing w:before="120" w:after="120"/>
              <w:jc w:val="both"/>
              <w:rPr>
                <w:i/>
                <w:iCs/>
                <w:color w:val="000000"/>
                <w:rPrChange w:id="31849" w:author="James Vu" w:date="2024-04-19T00:26:00Z">
                  <w:rPr>
                    <w:i/>
                    <w:iCs/>
                    <w:color w:val="000000"/>
                    <w:sz w:val="26"/>
                    <w:szCs w:val="26"/>
                  </w:rPr>
                </w:rPrChange>
              </w:rPr>
              <w:pPrChange w:id="31850" w:author="James Vu" w:date="2024-04-18T22:33:00Z">
                <w:pPr>
                  <w:widowControl w:val="0"/>
                  <w:spacing w:before="120" w:after="120"/>
                  <w:jc w:val="center"/>
                </w:pPr>
              </w:pPrChange>
            </w:pPr>
            <w:r w:rsidRPr="003C02FF">
              <w:rPr>
                <w:i/>
                <w:iCs/>
                <w:color w:val="000000"/>
                <w:rPrChange w:id="31851" w:author="James Vu" w:date="2024-04-19T00:26:00Z">
                  <w:rPr>
                    <w:i/>
                    <w:iCs/>
                    <w:color w:val="000000"/>
                    <w:sz w:val="26"/>
                    <w:szCs w:val="26"/>
                  </w:rPr>
                </w:rPrChange>
              </w:rPr>
              <w:t> </w:t>
            </w:r>
          </w:p>
        </w:tc>
        <w:tc>
          <w:tcPr>
            <w:tcW w:w="1636" w:type="pct"/>
            <w:shd w:val="clear" w:color="auto" w:fill="auto"/>
            <w:hideMark/>
            <w:tcPrChange w:id="3185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D29F51B" w14:textId="77777777" w:rsidR="00093102" w:rsidRPr="003C02FF" w:rsidRDefault="00093102">
            <w:pPr>
              <w:widowControl w:val="0"/>
              <w:spacing w:before="120" w:after="120"/>
              <w:jc w:val="both"/>
              <w:rPr>
                <w:i/>
                <w:iCs/>
                <w:color w:val="000000"/>
                <w:rPrChange w:id="31853" w:author="James Vu" w:date="2024-04-19T00:26:00Z">
                  <w:rPr>
                    <w:i/>
                    <w:iCs/>
                    <w:color w:val="000000"/>
                    <w:sz w:val="26"/>
                    <w:szCs w:val="26"/>
                  </w:rPr>
                </w:rPrChange>
              </w:rPr>
              <w:pPrChange w:id="31854" w:author="James Vu" w:date="2024-04-18T22:33:00Z">
                <w:pPr>
                  <w:widowControl w:val="0"/>
                  <w:spacing w:before="120" w:after="120"/>
                  <w:jc w:val="right"/>
                </w:pPr>
              </w:pPrChange>
            </w:pPr>
            <w:r w:rsidRPr="003C02FF">
              <w:rPr>
                <w:i/>
                <w:iCs/>
                <w:color w:val="000000"/>
                <w:rPrChange w:id="31855" w:author="James Vu" w:date="2024-04-19T00:26:00Z">
                  <w:rPr>
                    <w:i/>
                    <w:iCs/>
                    <w:color w:val="000000"/>
                    <w:sz w:val="26"/>
                    <w:szCs w:val="26"/>
                  </w:rPr>
                </w:rPrChange>
              </w:rPr>
              <w:t>Vật liệu khác</w:t>
            </w:r>
          </w:p>
        </w:tc>
        <w:tc>
          <w:tcPr>
            <w:tcW w:w="439" w:type="pct"/>
            <w:shd w:val="clear" w:color="auto" w:fill="auto"/>
            <w:vAlign w:val="center"/>
            <w:hideMark/>
            <w:tcPrChange w:id="31856"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DAD018C" w14:textId="77777777" w:rsidR="00093102" w:rsidRPr="003C02FF" w:rsidRDefault="00093102">
            <w:pPr>
              <w:widowControl w:val="0"/>
              <w:spacing w:before="120" w:after="120"/>
              <w:jc w:val="both"/>
              <w:rPr>
                <w:i/>
                <w:iCs/>
                <w:color w:val="000000"/>
                <w:rPrChange w:id="31857" w:author="James Vu" w:date="2024-04-19T00:26:00Z">
                  <w:rPr>
                    <w:i/>
                    <w:iCs/>
                    <w:color w:val="000000"/>
                    <w:sz w:val="26"/>
                    <w:szCs w:val="26"/>
                  </w:rPr>
                </w:rPrChange>
              </w:rPr>
              <w:pPrChange w:id="31858" w:author="James Vu" w:date="2024-04-18T22:33:00Z">
                <w:pPr>
                  <w:widowControl w:val="0"/>
                  <w:spacing w:before="120" w:after="120"/>
                  <w:jc w:val="center"/>
                </w:pPr>
              </w:pPrChange>
            </w:pPr>
            <w:r w:rsidRPr="003C02FF">
              <w:rPr>
                <w:i/>
                <w:iCs/>
                <w:color w:val="000000"/>
                <w:rPrChange w:id="31859" w:author="James Vu" w:date="2024-04-19T00:26:00Z">
                  <w:rPr>
                    <w:i/>
                    <w:iCs/>
                    <w:color w:val="000000"/>
                    <w:sz w:val="26"/>
                    <w:szCs w:val="26"/>
                  </w:rPr>
                </w:rPrChange>
              </w:rPr>
              <w:t>%</w:t>
            </w:r>
          </w:p>
        </w:tc>
        <w:tc>
          <w:tcPr>
            <w:tcW w:w="502" w:type="pct"/>
            <w:shd w:val="clear" w:color="auto" w:fill="auto"/>
            <w:vAlign w:val="center"/>
            <w:hideMark/>
            <w:tcPrChange w:id="31860"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121318C" w14:textId="77777777" w:rsidR="00093102" w:rsidRPr="003C02FF" w:rsidRDefault="00093102">
            <w:pPr>
              <w:widowControl w:val="0"/>
              <w:spacing w:before="120" w:after="120"/>
              <w:jc w:val="both"/>
              <w:rPr>
                <w:i/>
                <w:iCs/>
                <w:color w:val="000000"/>
                <w:rPrChange w:id="31861" w:author="James Vu" w:date="2024-04-19T00:26:00Z">
                  <w:rPr>
                    <w:i/>
                    <w:iCs/>
                    <w:color w:val="000000"/>
                    <w:sz w:val="26"/>
                    <w:szCs w:val="26"/>
                  </w:rPr>
                </w:rPrChange>
              </w:rPr>
              <w:pPrChange w:id="31862" w:author="James Vu" w:date="2024-04-18T22:33:00Z">
                <w:pPr>
                  <w:widowControl w:val="0"/>
                  <w:spacing w:before="120" w:after="120"/>
                  <w:jc w:val="center"/>
                </w:pPr>
              </w:pPrChange>
            </w:pPr>
            <w:r w:rsidRPr="003C02FF">
              <w:rPr>
                <w:i/>
                <w:iCs/>
                <w:color w:val="000000"/>
                <w:rPrChange w:id="31863" w:author="James Vu" w:date="2024-04-19T00:26:00Z">
                  <w:rPr>
                    <w:i/>
                    <w:iCs/>
                    <w:color w:val="000000"/>
                    <w:sz w:val="26"/>
                    <w:szCs w:val="26"/>
                  </w:rPr>
                </w:rPrChange>
              </w:rPr>
              <w:t>5</w:t>
            </w:r>
          </w:p>
        </w:tc>
        <w:tc>
          <w:tcPr>
            <w:tcW w:w="567" w:type="pct"/>
            <w:shd w:val="clear" w:color="auto" w:fill="auto"/>
            <w:hideMark/>
            <w:tcPrChange w:id="31864"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176B1F5" w14:textId="77777777" w:rsidR="00093102" w:rsidRPr="003C02FF" w:rsidRDefault="00093102">
            <w:pPr>
              <w:widowControl w:val="0"/>
              <w:spacing w:before="120" w:after="120"/>
              <w:jc w:val="both"/>
              <w:rPr>
                <w:i/>
                <w:iCs/>
                <w:color w:val="000000"/>
                <w:rPrChange w:id="31865" w:author="James Vu" w:date="2024-04-19T00:26:00Z">
                  <w:rPr>
                    <w:i/>
                    <w:iCs/>
                    <w:color w:val="000000"/>
                    <w:sz w:val="26"/>
                    <w:szCs w:val="26"/>
                  </w:rPr>
                </w:rPrChange>
              </w:rPr>
              <w:pPrChange w:id="31866" w:author="James Vu" w:date="2024-04-18T22:33:00Z">
                <w:pPr>
                  <w:widowControl w:val="0"/>
                  <w:spacing w:before="120" w:after="120"/>
                </w:pPr>
              </w:pPrChange>
            </w:pPr>
            <w:r w:rsidRPr="003C02FF">
              <w:rPr>
                <w:i/>
                <w:iCs/>
                <w:color w:val="000000"/>
                <w:rPrChange w:id="31867" w:author="James Vu" w:date="2024-04-19T00:26:00Z">
                  <w:rPr>
                    <w:i/>
                    <w:iCs/>
                    <w:color w:val="000000"/>
                    <w:sz w:val="26"/>
                    <w:szCs w:val="26"/>
                  </w:rPr>
                </w:rPrChange>
              </w:rPr>
              <w:t> </w:t>
            </w:r>
          </w:p>
        </w:tc>
        <w:tc>
          <w:tcPr>
            <w:tcW w:w="351" w:type="pct"/>
            <w:shd w:val="clear" w:color="auto" w:fill="auto"/>
            <w:hideMark/>
            <w:tcPrChange w:id="31868"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195E5A2" w14:textId="77777777" w:rsidR="00093102" w:rsidRPr="003C02FF" w:rsidRDefault="00093102">
            <w:pPr>
              <w:widowControl w:val="0"/>
              <w:spacing w:before="120" w:after="120"/>
              <w:jc w:val="both"/>
              <w:rPr>
                <w:i/>
                <w:iCs/>
                <w:color w:val="000000"/>
                <w:rPrChange w:id="31869" w:author="James Vu" w:date="2024-04-19T00:26:00Z">
                  <w:rPr>
                    <w:i/>
                    <w:iCs/>
                    <w:color w:val="000000"/>
                    <w:sz w:val="26"/>
                    <w:szCs w:val="26"/>
                  </w:rPr>
                </w:rPrChange>
              </w:rPr>
              <w:pPrChange w:id="31870" w:author="James Vu" w:date="2024-04-18T22:33:00Z">
                <w:pPr>
                  <w:widowControl w:val="0"/>
                  <w:spacing w:before="120" w:after="120"/>
                  <w:jc w:val="center"/>
                </w:pPr>
              </w:pPrChange>
            </w:pPr>
            <w:r w:rsidRPr="003C02FF">
              <w:rPr>
                <w:i/>
                <w:iCs/>
                <w:color w:val="000000"/>
                <w:rPrChange w:id="31871" w:author="James Vu" w:date="2024-04-19T00:26:00Z">
                  <w:rPr>
                    <w:i/>
                    <w:iCs/>
                    <w:color w:val="000000"/>
                    <w:sz w:val="26"/>
                    <w:szCs w:val="26"/>
                  </w:rPr>
                </w:rPrChange>
              </w:rPr>
              <w:t>1</w:t>
            </w:r>
          </w:p>
        </w:tc>
        <w:tc>
          <w:tcPr>
            <w:tcW w:w="632" w:type="pct"/>
            <w:shd w:val="clear" w:color="auto" w:fill="auto"/>
            <w:hideMark/>
            <w:tcPrChange w:id="31872"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E976BB0" w14:textId="77777777" w:rsidR="00093102" w:rsidRPr="003C02FF" w:rsidRDefault="00093102">
            <w:pPr>
              <w:widowControl w:val="0"/>
              <w:spacing w:before="120" w:after="120"/>
              <w:jc w:val="both"/>
              <w:rPr>
                <w:i/>
                <w:iCs/>
                <w:color w:val="000000"/>
                <w:rPrChange w:id="31873" w:author="James Vu" w:date="2024-04-19T00:26:00Z">
                  <w:rPr>
                    <w:i/>
                    <w:iCs/>
                    <w:color w:val="000000"/>
                    <w:sz w:val="26"/>
                    <w:szCs w:val="26"/>
                  </w:rPr>
                </w:rPrChange>
              </w:rPr>
              <w:pPrChange w:id="31874" w:author="James Vu" w:date="2024-04-18T22:33:00Z">
                <w:pPr>
                  <w:widowControl w:val="0"/>
                  <w:spacing w:before="120" w:after="120"/>
                </w:pPr>
              </w:pPrChange>
            </w:pPr>
            <w:r w:rsidRPr="003C02FF">
              <w:rPr>
                <w:i/>
                <w:iCs/>
                <w:color w:val="000000"/>
                <w:rPrChange w:id="31875" w:author="James Vu" w:date="2024-04-19T00:26:00Z">
                  <w:rPr>
                    <w:i/>
                    <w:iCs/>
                    <w:color w:val="000000"/>
                    <w:sz w:val="26"/>
                    <w:szCs w:val="26"/>
                  </w:rPr>
                </w:rPrChange>
              </w:rPr>
              <w:t xml:space="preserve">                   29 </w:t>
            </w:r>
          </w:p>
        </w:tc>
      </w:tr>
      <w:tr w:rsidR="00093102" w:rsidRPr="003C02FF" w14:paraId="3B8F091A" w14:textId="77777777" w:rsidTr="003C02FF">
        <w:trPr>
          <w:trHeight w:val="300"/>
          <w:trPrChange w:id="31876" w:author="James Vu" w:date="2024-04-19T00:26:00Z">
            <w:trPr>
              <w:gridBefore w:val="1"/>
              <w:gridAfter w:val="0"/>
              <w:trHeight w:val="300"/>
            </w:trPr>
          </w:trPrChange>
        </w:trPr>
        <w:tc>
          <w:tcPr>
            <w:tcW w:w="254" w:type="pct"/>
            <w:shd w:val="clear" w:color="auto" w:fill="auto"/>
            <w:vAlign w:val="center"/>
            <w:hideMark/>
            <w:tcPrChange w:id="31877"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373E5FB" w14:textId="77777777" w:rsidR="00093102" w:rsidRPr="003C02FF" w:rsidRDefault="00093102">
            <w:pPr>
              <w:widowControl w:val="0"/>
              <w:spacing w:before="120" w:after="120"/>
              <w:jc w:val="both"/>
              <w:rPr>
                <w:color w:val="000000"/>
                <w:rPrChange w:id="31878" w:author="James Vu" w:date="2024-04-19T00:26:00Z">
                  <w:rPr>
                    <w:color w:val="000000"/>
                    <w:sz w:val="26"/>
                    <w:szCs w:val="26"/>
                  </w:rPr>
                </w:rPrChange>
              </w:rPr>
              <w:pPrChange w:id="31879" w:author="James Vu" w:date="2024-04-18T22:33:00Z">
                <w:pPr>
                  <w:widowControl w:val="0"/>
                  <w:spacing w:before="120" w:after="120"/>
                  <w:jc w:val="center"/>
                </w:pPr>
              </w:pPrChange>
            </w:pPr>
            <w:r w:rsidRPr="003C02FF">
              <w:rPr>
                <w:color w:val="000000"/>
                <w:rPrChange w:id="31880" w:author="James Vu" w:date="2024-04-19T00:26:00Z">
                  <w:rPr>
                    <w:color w:val="000000"/>
                    <w:sz w:val="26"/>
                    <w:szCs w:val="26"/>
                  </w:rPr>
                </w:rPrChange>
              </w:rPr>
              <w:t> </w:t>
            </w:r>
          </w:p>
        </w:tc>
        <w:tc>
          <w:tcPr>
            <w:tcW w:w="618" w:type="pct"/>
            <w:shd w:val="clear" w:color="auto" w:fill="auto"/>
            <w:vAlign w:val="center"/>
            <w:hideMark/>
            <w:tcPrChange w:id="31881"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04AB24A" w14:textId="77777777" w:rsidR="00093102" w:rsidRPr="003C02FF" w:rsidRDefault="00093102">
            <w:pPr>
              <w:widowControl w:val="0"/>
              <w:spacing w:before="120" w:after="120"/>
              <w:jc w:val="both"/>
              <w:rPr>
                <w:color w:val="000000"/>
                <w:rPrChange w:id="31882" w:author="James Vu" w:date="2024-04-19T00:26:00Z">
                  <w:rPr>
                    <w:color w:val="000000"/>
                    <w:sz w:val="26"/>
                    <w:szCs w:val="26"/>
                  </w:rPr>
                </w:rPrChange>
              </w:rPr>
              <w:pPrChange w:id="31883" w:author="James Vu" w:date="2024-04-18T22:33:00Z">
                <w:pPr>
                  <w:widowControl w:val="0"/>
                  <w:spacing w:before="120" w:after="120"/>
                  <w:jc w:val="center"/>
                </w:pPr>
              </w:pPrChange>
            </w:pPr>
            <w:r w:rsidRPr="003C02FF">
              <w:rPr>
                <w:color w:val="000000"/>
                <w:rPrChange w:id="31884" w:author="James Vu" w:date="2024-04-19T00:26:00Z">
                  <w:rPr>
                    <w:color w:val="000000"/>
                    <w:sz w:val="26"/>
                    <w:szCs w:val="26"/>
                  </w:rPr>
                </w:rPrChange>
              </w:rPr>
              <w:t> </w:t>
            </w:r>
          </w:p>
        </w:tc>
        <w:tc>
          <w:tcPr>
            <w:tcW w:w="1636" w:type="pct"/>
            <w:shd w:val="clear" w:color="auto" w:fill="auto"/>
            <w:hideMark/>
            <w:tcPrChange w:id="31885"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CA68E22" w14:textId="77777777" w:rsidR="00093102" w:rsidRPr="003C02FF" w:rsidRDefault="00093102">
            <w:pPr>
              <w:widowControl w:val="0"/>
              <w:spacing w:before="120" w:after="120"/>
              <w:jc w:val="both"/>
              <w:rPr>
                <w:color w:val="000000"/>
                <w:rPrChange w:id="31886" w:author="James Vu" w:date="2024-04-19T00:26:00Z">
                  <w:rPr>
                    <w:color w:val="000000"/>
                    <w:sz w:val="26"/>
                    <w:szCs w:val="26"/>
                  </w:rPr>
                </w:rPrChange>
              </w:rPr>
              <w:pPrChange w:id="31887" w:author="James Vu" w:date="2024-04-18T22:33:00Z">
                <w:pPr>
                  <w:widowControl w:val="0"/>
                  <w:spacing w:before="120" w:after="120"/>
                </w:pPr>
              </w:pPrChange>
            </w:pPr>
            <w:r w:rsidRPr="003C02FF">
              <w:rPr>
                <w:color w:val="000000"/>
                <w:rPrChange w:id="31888" w:author="James Vu" w:date="2024-04-19T00:26:00Z">
                  <w:rPr>
                    <w:color w:val="000000"/>
                    <w:sz w:val="26"/>
                    <w:szCs w:val="26"/>
                  </w:rPr>
                </w:rPrChange>
              </w:rPr>
              <w:t>b) Nhân công</w:t>
            </w:r>
          </w:p>
        </w:tc>
        <w:tc>
          <w:tcPr>
            <w:tcW w:w="439" w:type="pct"/>
            <w:shd w:val="clear" w:color="auto" w:fill="auto"/>
            <w:vAlign w:val="center"/>
            <w:hideMark/>
            <w:tcPrChange w:id="31889"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CA7929B" w14:textId="77777777" w:rsidR="00093102" w:rsidRPr="003C02FF" w:rsidRDefault="00093102">
            <w:pPr>
              <w:widowControl w:val="0"/>
              <w:spacing w:before="120" w:after="120"/>
              <w:jc w:val="both"/>
              <w:rPr>
                <w:color w:val="000000"/>
                <w:rPrChange w:id="31890" w:author="James Vu" w:date="2024-04-19T00:26:00Z">
                  <w:rPr>
                    <w:color w:val="000000"/>
                    <w:sz w:val="26"/>
                    <w:szCs w:val="26"/>
                  </w:rPr>
                </w:rPrChange>
              </w:rPr>
              <w:pPrChange w:id="31891" w:author="James Vu" w:date="2024-04-18T22:33:00Z">
                <w:pPr>
                  <w:widowControl w:val="0"/>
                  <w:spacing w:before="120" w:after="120"/>
                  <w:jc w:val="center"/>
                </w:pPr>
              </w:pPrChange>
            </w:pPr>
            <w:r w:rsidRPr="003C02FF">
              <w:rPr>
                <w:color w:val="000000"/>
                <w:rPrChange w:id="31892" w:author="James Vu" w:date="2024-04-19T00:26:00Z">
                  <w:rPr>
                    <w:color w:val="000000"/>
                    <w:sz w:val="26"/>
                    <w:szCs w:val="26"/>
                  </w:rPr>
                </w:rPrChange>
              </w:rPr>
              <w:t> </w:t>
            </w:r>
          </w:p>
        </w:tc>
        <w:tc>
          <w:tcPr>
            <w:tcW w:w="502" w:type="pct"/>
            <w:shd w:val="clear" w:color="auto" w:fill="auto"/>
            <w:vAlign w:val="center"/>
            <w:hideMark/>
            <w:tcPrChange w:id="31893"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3B01FA5" w14:textId="77777777" w:rsidR="00093102" w:rsidRPr="003C02FF" w:rsidRDefault="00093102">
            <w:pPr>
              <w:widowControl w:val="0"/>
              <w:spacing w:before="120" w:after="120"/>
              <w:jc w:val="both"/>
              <w:rPr>
                <w:color w:val="000000"/>
                <w:rPrChange w:id="31894" w:author="James Vu" w:date="2024-04-19T00:26:00Z">
                  <w:rPr>
                    <w:color w:val="000000"/>
                    <w:sz w:val="26"/>
                    <w:szCs w:val="26"/>
                  </w:rPr>
                </w:rPrChange>
              </w:rPr>
              <w:pPrChange w:id="31895" w:author="James Vu" w:date="2024-04-18T22:33:00Z">
                <w:pPr>
                  <w:widowControl w:val="0"/>
                  <w:spacing w:before="120" w:after="120"/>
                  <w:jc w:val="center"/>
                </w:pPr>
              </w:pPrChange>
            </w:pPr>
            <w:r w:rsidRPr="003C02FF">
              <w:rPr>
                <w:color w:val="000000"/>
                <w:rPrChange w:id="31896" w:author="James Vu" w:date="2024-04-19T00:26:00Z">
                  <w:rPr>
                    <w:color w:val="000000"/>
                    <w:sz w:val="26"/>
                    <w:szCs w:val="26"/>
                  </w:rPr>
                </w:rPrChange>
              </w:rPr>
              <w:t> </w:t>
            </w:r>
          </w:p>
        </w:tc>
        <w:tc>
          <w:tcPr>
            <w:tcW w:w="567" w:type="pct"/>
            <w:shd w:val="clear" w:color="auto" w:fill="auto"/>
            <w:hideMark/>
            <w:tcPrChange w:id="31897"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6BAE6E4" w14:textId="77777777" w:rsidR="00093102" w:rsidRPr="003C02FF" w:rsidRDefault="00093102">
            <w:pPr>
              <w:widowControl w:val="0"/>
              <w:spacing w:before="120" w:after="120"/>
              <w:jc w:val="both"/>
              <w:rPr>
                <w:color w:val="000000"/>
                <w:rPrChange w:id="31898" w:author="James Vu" w:date="2024-04-19T00:26:00Z">
                  <w:rPr>
                    <w:color w:val="000000"/>
                    <w:sz w:val="26"/>
                    <w:szCs w:val="26"/>
                  </w:rPr>
                </w:rPrChange>
              </w:rPr>
              <w:pPrChange w:id="31899" w:author="James Vu" w:date="2024-04-18T22:33:00Z">
                <w:pPr>
                  <w:widowControl w:val="0"/>
                  <w:spacing w:before="120" w:after="120"/>
                </w:pPr>
              </w:pPrChange>
            </w:pPr>
            <w:r w:rsidRPr="003C02FF">
              <w:rPr>
                <w:color w:val="000000"/>
                <w:rPrChange w:id="31900" w:author="James Vu" w:date="2024-04-19T00:26:00Z">
                  <w:rPr>
                    <w:color w:val="000000"/>
                    <w:sz w:val="26"/>
                    <w:szCs w:val="26"/>
                  </w:rPr>
                </w:rPrChange>
              </w:rPr>
              <w:t> </w:t>
            </w:r>
          </w:p>
        </w:tc>
        <w:tc>
          <w:tcPr>
            <w:tcW w:w="351" w:type="pct"/>
            <w:shd w:val="clear" w:color="auto" w:fill="auto"/>
            <w:hideMark/>
            <w:tcPrChange w:id="31901"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B388C85" w14:textId="77777777" w:rsidR="00093102" w:rsidRPr="003C02FF" w:rsidRDefault="00093102">
            <w:pPr>
              <w:widowControl w:val="0"/>
              <w:spacing w:before="120" w:after="120"/>
              <w:jc w:val="both"/>
              <w:rPr>
                <w:color w:val="000000"/>
                <w:rPrChange w:id="31902" w:author="James Vu" w:date="2024-04-19T00:26:00Z">
                  <w:rPr>
                    <w:color w:val="000000"/>
                    <w:sz w:val="26"/>
                    <w:szCs w:val="26"/>
                  </w:rPr>
                </w:rPrChange>
              </w:rPr>
              <w:pPrChange w:id="31903" w:author="James Vu" w:date="2024-04-18T22:33:00Z">
                <w:pPr>
                  <w:widowControl w:val="0"/>
                  <w:spacing w:before="120" w:after="120"/>
                  <w:jc w:val="center"/>
                </w:pPr>
              </w:pPrChange>
            </w:pPr>
            <w:r w:rsidRPr="003C02FF">
              <w:rPr>
                <w:color w:val="000000"/>
                <w:rPrChange w:id="31904" w:author="James Vu" w:date="2024-04-19T00:26:00Z">
                  <w:rPr>
                    <w:color w:val="000000"/>
                    <w:sz w:val="26"/>
                    <w:szCs w:val="26"/>
                  </w:rPr>
                </w:rPrChange>
              </w:rPr>
              <w:t> </w:t>
            </w:r>
          </w:p>
        </w:tc>
        <w:tc>
          <w:tcPr>
            <w:tcW w:w="632" w:type="pct"/>
            <w:shd w:val="clear" w:color="auto" w:fill="auto"/>
            <w:hideMark/>
            <w:tcPrChange w:id="31905"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373C665" w14:textId="77777777" w:rsidR="00093102" w:rsidRPr="003C02FF" w:rsidRDefault="00093102">
            <w:pPr>
              <w:widowControl w:val="0"/>
              <w:spacing w:before="120" w:after="120"/>
              <w:jc w:val="both"/>
              <w:rPr>
                <w:color w:val="000000"/>
                <w:rPrChange w:id="31906" w:author="James Vu" w:date="2024-04-19T00:26:00Z">
                  <w:rPr>
                    <w:color w:val="000000"/>
                    <w:sz w:val="26"/>
                    <w:szCs w:val="26"/>
                  </w:rPr>
                </w:rPrChange>
              </w:rPr>
              <w:pPrChange w:id="31907" w:author="James Vu" w:date="2024-04-18T22:33:00Z">
                <w:pPr>
                  <w:widowControl w:val="0"/>
                  <w:spacing w:before="120" w:after="120"/>
                </w:pPr>
              </w:pPrChange>
            </w:pPr>
            <w:r w:rsidRPr="003C02FF">
              <w:rPr>
                <w:color w:val="000000"/>
                <w:rPrChange w:id="31908" w:author="James Vu" w:date="2024-04-19T00:26:00Z">
                  <w:rPr>
                    <w:color w:val="000000"/>
                    <w:sz w:val="26"/>
                    <w:szCs w:val="26"/>
                  </w:rPr>
                </w:rPrChange>
              </w:rPr>
              <w:t xml:space="preserve">            830.532 </w:t>
            </w:r>
          </w:p>
        </w:tc>
      </w:tr>
      <w:tr w:rsidR="00093102" w:rsidRPr="003C02FF" w14:paraId="5D3A2410" w14:textId="77777777" w:rsidTr="003C02FF">
        <w:trPr>
          <w:trHeight w:val="300"/>
          <w:trPrChange w:id="31909" w:author="James Vu" w:date="2024-04-19T00:26:00Z">
            <w:trPr>
              <w:gridBefore w:val="1"/>
              <w:gridAfter w:val="0"/>
              <w:trHeight w:val="300"/>
            </w:trPr>
          </w:trPrChange>
        </w:trPr>
        <w:tc>
          <w:tcPr>
            <w:tcW w:w="254" w:type="pct"/>
            <w:shd w:val="clear" w:color="auto" w:fill="auto"/>
            <w:vAlign w:val="center"/>
            <w:hideMark/>
            <w:tcPrChange w:id="3191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95D0063" w14:textId="77777777" w:rsidR="00093102" w:rsidRPr="003C02FF" w:rsidRDefault="00093102">
            <w:pPr>
              <w:widowControl w:val="0"/>
              <w:spacing w:before="120" w:after="120"/>
              <w:jc w:val="both"/>
              <w:rPr>
                <w:i/>
                <w:iCs/>
                <w:color w:val="000000"/>
                <w:rPrChange w:id="31911" w:author="James Vu" w:date="2024-04-19T00:26:00Z">
                  <w:rPr>
                    <w:i/>
                    <w:iCs/>
                    <w:color w:val="000000"/>
                    <w:sz w:val="26"/>
                    <w:szCs w:val="26"/>
                  </w:rPr>
                </w:rPrChange>
              </w:rPr>
              <w:pPrChange w:id="31912" w:author="James Vu" w:date="2024-04-18T22:33:00Z">
                <w:pPr>
                  <w:widowControl w:val="0"/>
                  <w:spacing w:before="120" w:after="120"/>
                  <w:jc w:val="center"/>
                </w:pPr>
              </w:pPrChange>
            </w:pPr>
            <w:r w:rsidRPr="003C02FF">
              <w:rPr>
                <w:i/>
                <w:iCs/>
                <w:color w:val="000000"/>
                <w:rPrChange w:id="31913" w:author="James Vu" w:date="2024-04-19T00:26:00Z">
                  <w:rPr>
                    <w:i/>
                    <w:iCs/>
                    <w:color w:val="000000"/>
                    <w:sz w:val="26"/>
                    <w:szCs w:val="26"/>
                  </w:rPr>
                </w:rPrChange>
              </w:rPr>
              <w:t> </w:t>
            </w:r>
          </w:p>
        </w:tc>
        <w:tc>
          <w:tcPr>
            <w:tcW w:w="618" w:type="pct"/>
            <w:shd w:val="clear" w:color="auto" w:fill="auto"/>
            <w:vAlign w:val="center"/>
            <w:hideMark/>
            <w:tcPrChange w:id="3191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FE4BCEA" w14:textId="77777777" w:rsidR="00093102" w:rsidRPr="003C02FF" w:rsidRDefault="00093102">
            <w:pPr>
              <w:widowControl w:val="0"/>
              <w:spacing w:before="120" w:after="120"/>
              <w:jc w:val="both"/>
              <w:rPr>
                <w:i/>
                <w:iCs/>
                <w:color w:val="000000"/>
                <w:rPrChange w:id="31915" w:author="James Vu" w:date="2024-04-19T00:26:00Z">
                  <w:rPr>
                    <w:i/>
                    <w:iCs/>
                    <w:color w:val="000000"/>
                    <w:sz w:val="26"/>
                    <w:szCs w:val="26"/>
                  </w:rPr>
                </w:rPrChange>
              </w:rPr>
              <w:pPrChange w:id="31916" w:author="James Vu" w:date="2024-04-18T22:33:00Z">
                <w:pPr>
                  <w:widowControl w:val="0"/>
                  <w:spacing w:before="120" w:after="120"/>
                  <w:jc w:val="center"/>
                </w:pPr>
              </w:pPrChange>
            </w:pPr>
            <w:r w:rsidRPr="003C02FF">
              <w:rPr>
                <w:i/>
                <w:iCs/>
                <w:color w:val="000000"/>
                <w:rPrChange w:id="31917" w:author="James Vu" w:date="2024-04-19T00:26:00Z">
                  <w:rPr>
                    <w:i/>
                    <w:iCs/>
                    <w:color w:val="000000"/>
                    <w:sz w:val="26"/>
                    <w:szCs w:val="26"/>
                  </w:rPr>
                </w:rPrChange>
              </w:rPr>
              <w:t> </w:t>
            </w:r>
          </w:p>
        </w:tc>
        <w:tc>
          <w:tcPr>
            <w:tcW w:w="1636" w:type="pct"/>
            <w:shd w:val="clear" w:color="auto" w:fill="auto"/>
            <w:hideMark/>
            <w:tcPrChange w:id="3191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5304D08" w14:textId="77777777" w:rsidR="00093102" w:rsidRPr="003C02FF" w:rsidRDefault="00093102">
            <w:pPr>
              <w:widowControl w:val="0"/>
              <w:spacing w:before="120" w:after="120"/>
              <w:jc w:val="both"/>
              <w:rPr>
                <w:i/>
                <w:iCs/>
                <w:color w:val="000000"/>
                <w:rPrChange w:id="31919" w:author="James Vu" w:date="2024-04-19T00:26:00Z">
                  <w:rPr>
                    <w:i/>
                    <w:iCs/>
                    <w:color w:val="000000"/>
                    <w:sz w:val="26"/>
                    <w:szCs w:val="26"/>
                  </w:rPr>
                </w:rPrChange>
              </w:rPr>
              <w:pPrChange w:id="31920" w:author="James Vu" w:date="2024-04-18T22:33:00Z">
                <w:pPr>
                  <w:widowControl w:val="0"/>
                  <w:spacing w:before="120" w:after="120"/>
                  <w:jc w:val="right"/>
                </w:pPr>
              </w:pPrChange>
            </w:pPr>
            <w:r w:rsidRPr="003C02FF">
              <w:rPr>
                <w:i/>
                <w:iCs/>
                <w:color w:val="000000"/>
                <w:rPrChange w:id="31921" w:author="James Vu" w:date="2024-04-19T00:26:00Z">
                  <w:rPr>
                    <w:i/>
                    <w:iCs/>
                    <w:color w:val="000000"/>
                    <w:sz w:val="26"/>
                    <w:szCs w:val="26"/>
                  </w:rPr>
                </w:rPrChange>
              </w:rPr>
              <w:t>Công nhân 5/7</w:t>
            </w:r>
          </w:p>
        </w:tc>
        <w:tc>
          <w:tcPr>
            <w:tcW w:w="439" w:type="pct"/>
            <w:shd w:val="clear" w:color="auto" w:fill="auto"/>
            <w:vAlign w:val="center"/>
            <w:hideMark/>
            <w:tcPrChange w:id="3192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907CE4D" w14:textId="77777777" w:rsidR="00093102" w:rsidRPr="003C02FF" w:rsidRDefault="00093102">
            <w:pPr>
              <w:widowControl w:val="0"/>
              <w:spacing w:before="120" w:after="120"/>
              <w:jc w:val="both"/>
              <w:rPr>
                <w:i/>
                <w:iCs/>
                <w:color w:val="000000"/>
                <w:rPrChange w:id="31923" w:author="James Vu" w:date="2024-04-19T00:26:00Z">
                  <w:rPr>
                    <w:i/>
                    <w:iCs/>
                    <w:color w:val="000000"/>
                    <w:sz w:val="26"/>
                    <w:szCs w:val="26"/>
                  </w:rPr>
                </w:rPrChange>
              </w:rPr>
              <w:pPrChange w:id="31924" w:author="James Vu" w:date="2024-04-18T22:33:00Z">
                <w:pPr>
                  <w:widowControl w:val="0"/>
                  <w:spacing w:before="120" w:after="120"/>
                  <w:jc w:val="center"/>
                </w:pPr>
              </w:pPrChange>
            </w:pPr>
            <w:r w:rsidRPr="003C02FF">
              <w:rPr>
                <w:i/>
                <w:iCs/>
                <w:color w:val="000000"/>
                <w:rPrChange w:id="31925" w:author="James Vu" w:date="2024-04-19T00:26:00Z">
                  <w:rPr>
                    <w:i/>
                    <w:iCs/>
                    <w:color w:val="000000"/>
                    <w:sz w:val="26"/>
                    <w:szCs w:val="26"/>
                  </w:rPr>
                </w:rPrChange>
              </w:rPr>
              <w:t>công</w:t>
            </w:r>
          </w:p>
        </w:tc>
        <w:tc>
          <w:tcPr>
            <w:tcW w:w="502" w:type="pct"/>
            <w:shd w:val="clear" w:color="auto" w:fill="auto"/>
            <w:vAlign w:val="center"/>
            <w:hideMark/>
            <w:tcPrChange w:id="3192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B8221C3" w14:textId="77777777" w:rsidR="00093102" w:rsidRPr="003C02FF" w:rsidRDefault="00093102">
            <w:pPr>
              <w:widowControl w:val="0"/>
              <w:spacing w:before="120" w:after="120"/>
              <w:jc w:val="both"/>
              <w:rPr>
                <w:i/>
                <w:iCs/>
                <w:color w:val="000000"/>
                <w:rPrChange w:id="31927" w:author="James Vu" w:date="2024-04-19T00:26:00Z">
                  <w:rPr>
                    <w:i/>
                    <w:iCs/>
                    <w:color w:val="000000"/>
                    <w:sz w:val="26"/>
                    <w:szCs w:val="26"/>
                  </w:rPr>
                </w:rPrChange>
              </w:rPr>
              <w:pPrChange w:id="31928" w:author="James Vu" w:date="2024-04-18T22:33:00Z">
                <w:pPr>
                  <w:widowControl w:val="0"/>
                  <w:spacing w:before="120" w:after="120"/>
                  <w:jc w:val="center"/>
                </w:pPr>
              </w:pPrChange>
            </w:pPr>
            <w:r w:rsidRPr="003C02FF">
              <w:rPr>
                <w:i/>
                <w:iCs/>
                <w:color w:val="000000"/>
                <w:rPrChange w:id="31929" w:author="James Vu" w:date="2024-04-19T00:26:00Z">
                  <w:rPr>
                    <w:i/>
                    <w:iCs/>
                    <w:color w:val="000000"/>
                    <w:sz w:val="26"/>
                    <w:szCs w:val="26"/>
                  </w:rPr>
                </w:rPrChange>
              </w:rPr>
              <w:t>0,3</w:t>
            </w:r>
          </w:p>
        </w:tc>
        <w:tc>
          <w:tcPr>
            <w:tcW w:w="567" w:type="pct"/>
            <w:shd w:val="clear" w:color="auto" w:fill="auto"/>
            <w:hideMark/>
            <w:tcPrChange w:id="3193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A55FBC0" w14:textId="77777777" w:rsidR="00093102" w:rsidRPr="003C02FF" w:rsidRDefault="00093102">
            <w:pPr>
              <w:widowControl w:val="0"/>
              <w:spacing w:before="120" w:after="120"/>
              <w:jc w:val="both"/>
              <w:rPr>
                <w:i/>
                <w:iCs/>
                <w:color w:val="000000"/>
                <w:rPrChange w:id="31931" w:author="James Vu" w:date="2024-04-19T00:26:00Z">
                  <w:rPr>
                    <w:i/>
                    <w:iCs/>
                    <w:color w:val="000000"/>
                    <w:sz w:val="26"/>
                    <w:szCs w:val="26"/>
                  </w:rPr>
                </w:rPrChange>
              </w:rPr>
              <w:pPrChange w:id="31932" w:author="James Vu" w:date="2024-04-18T22:33:00Z">
                <w:pPr>
                  <w:widowControl w:val="0"/>
                  <w:spacing w:before="120" w:after="120"/>
                </w:pPr>
              </w:pPrChange>
            </w:pPr>
            <w:r w:rsidRPr="003C02FF">
              <w:rPr>
                <w:i/>
                <w:iCs/>
                <w:color w:val="000000"/>
                <w:rPrChange w:id="31933" w:author="James Vu" w:date="2024-04-19T00:26:00Z">
                  <w:rPr>
                    <w:i/>
                    <w:iCs/>
                    <w:color w:val="000000"/>
                    <w:sz w:val="26"/>
                    <w:szCs w:val="26"/>
                  </w:rPr>
                </w:rPrChange>
              </w:rPr>
              <w:t xml:space="preserve">       418.296 </w:t>
            </w:r>
          </w:p>
        </w:tc>
        <w:tc>
          <w:tcPr>
            <w:tcW w:w="351" w:type="pct"/>
            <w:shd w:val="clear" w:color="auto" w:fill="auto"/>
            <w:hideMark/>
            <w:tcPrChange w:id="3193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0FA7BA49" w14:textId="77777777" w:rsidR="00093102" w:rsidRPr="003C02FF" w:rsidRDefault="00093102">
            <w:pPr>
              <w:widowControl w:val="0"/>
              <w:spacing w:before="120" w:after="120"/>
              <w:jc w:val="both"/>
              <w:rPr>
                <w:i/>
                <w:iCs/>
                <w:color w:val="000000"/>
                <w:rPrChange w:id="31935" w:author="James Vu" w:date="2024-04-19T00:26:00Z">
                  <w:rPr>
                    <w:i/>
                    <w:iCs/>
                    <w:color w:val="000000"/>
                    <w:sz w:val="26"/>
                    <w:szCs w:val="26"/>
                  </w:rPr>
                </w:rPrChange>
              </w:rPr>
              <w:pPrChange w:id="31936" w:author="James Vu" w:date="2024-04-18T22:33:00Z">
                <w:pPr>
                  <w:widowControl w:val="0"/>
                  <w:spacing w:before="120" w:after="120"/>
                  <w:jc w:val="center"/>
                </w:pPr>
              </w:pPrChange>
            </w:pPr>
            <w:r w:rsidRPr="003C02FF">
              <w:rPr>
                <w:i/>
                <w:iCs/>
                <w:color w:val="000000"/>
                <w:rPrChange w:id="31937" w:author="James Vu" w:date="2024-04-19T00:26:00Z">
                  <w:rPr>
                    <w:i/>
                    <w:iCs/>
                    <w:color w:val="000000"/>
                    <w:sz w:val="26"/>
                    <w:szCs w:val="26"/>
                  </w:rPr>
                </w:rPrChange>
              </w:rPr>
              <w:t>1</w:t>
            </w:r>
          </w:p>
        </w:tc>
        <w:tc>
          <w:tcPr>
            <w:tcW w:w="632" w:type="pct"/>
            <w:shd w:val="clear" w:color="auto" w:fill="auto"/>
            <w:hideMark/>
            <w:tcPrChange w:id="3193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0A24B93" w14:textId="77777777" w:rsidR="00093102" w:rsidRPr="003C02FF" w:rsidRDefault="00093102">
            <w:pPr>
              <w:widowControl w:val="0"/>
              <w:spacing w:before="120" w:after="120"/>
              <w:jc w:val="both"/>
              <w:rPr>
                <w:i/>
                <w:iCs/>
                <w:color w:val="000000"/>
                <w:rPrChange w:id="31939" w:author="James Vu" w:date="2024-04-19T00:26:00Z">
                  <w:rPr>
                    <w:i/>
                    <w:iCs/>
                    <w:color w:val="000000"/>
                    <w:sz w:val="26"/>
                    <w:szCs w:val="26"/>
                  </w:rPr>
                </w:rPrChange>
              </w:rPr>
              <w:pPrChange w:id="31940" w:author="James Vu" w:date="2024-04-18T22:33:00Z">
                <w:pPr>
                  <w:widowControl w:val="0"/>
                  <w:spacing w:before="120" w:after="120"/>
                </w:pPr>
              </w:pPrChange>
            </w:pPr>
            <w:r w:rsidRPr="003C02FF">
              <w:rPr>
                <w:i/>
                <w:iCs/>
                <w:color w:val="000000"/>
                <w:rPrChange w:id="31941" w:author="James Vu" w:date="2024-04-19T00:26:00Z">
                  <w:rPr>
                    <w:i/>
                    <w:iCs/>
                    <w:color w:val="000000"/>
                    <w:sz w:val="26"/>
                    <w:szCs w:val="26"/>
                  </w:rPr>
                </w:rPrChange>
              </w:rPr>
              <w:t xml:space="preserve">          125.489 </w:t>
            </w:r>
          </w:p>
        </w:tc>
      </w:tr>
      <w:tr w:rsidR="00093102" w:rsidRPr="003C02FF" w14:paraId="3A989F58" w14:textId="77777777" w:rsidTr="003C02FF">
        <w:trPr>
          <w:trHeight w:val="300"/>
          <w:trPrChange w:id="31942" w:author="James Vu" w:date="2024-04-19T00:26:00Z">
            <w:trPr>
              <w:gridBefore w:val="1"/>
              <w:gridAfter w:val="0"/>
              <w:trHeight w:val="300"/>
            </w:trPr>
          </w:trPrChange>
        </w:trPr>
        <w:tc>
          <w:tcPr>
            <w:tcW w:w="254" w:type="pct"/>
            <w:shd w:val="clear" w:color="auto" w:fill="auto"/>
            <w:vAlign w:val="center"/>
            <w:hideMark/>
            <w:tcPrChange w:id="3194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1A86559A" w14:textId="77777777" w:rsidR="00093102" w:rsidRPr="003C02FF" w:rsidRDefault="00093102">
            <w:pPr>
              <w:widowControl w:val="0"/>
              <w:spacing w:before="120" w:after="120"/>
              <w:jc w:val="both"/>
              <w:rPr>
                <w:i/>
                <w:iCs/>
                <w:color w:val="000000"/>
                <w:rPrChange w:id="31944" w:author="James Vu" w:date="2024-04-19T00:26:00Z">
                  <w:rPr>
                    <w:i/>
                    <w:iCs/>
                    <w:color w:val="000000"/>
                    <w:sz w:val="26"/>
                    <w:szCs w:val="26"/>
                  </w:rPr>
                </w:rPrChange>
              </w:rPr>
              <w:pPrChange w:id="31945" w:author="James Vu" w:date="2024-04-18T22:33:00Z">
                <w:pPr>
                  <w:widowControl w:val="0"/>
                  <w:spacing w:before="120" w:after="120"/>
                  <w:jc w:val="center"/>
                </w:pPr>
              </w:pPrChange>
            </w:pPr>
            <w:r w:rsidRPr="003C02FF">
              <w:rPr>
                <w:i/>
                <w:iCs/>
                <w:color w:val="000000"/>
                <w:rPrChange w:id="31946" w:author="James Vu" w:date="2024-04-19T00:26:00Z">
                  <w:rPr>
                    <w:i/>
                    <w:iCs/>
                    <w:color w:val="000000"/>
                    <w:sz w:val="26"/>
                    <w:szCs w:val="26"/>
                  </w:rPr>
                </w:rPrChange>
              </w:rPr>
              <w:lastRenderedPageBreak/>
              <w:t> </w:t>
            </w:r>
          </w:p>
        </w:tc>
        <w:tc>
          <w:tcPr>
            <w:tcW w:w="618" w:type="pct"/>
            <w:shd w:val="clear" w:color="auto" w:fill="auto"/>
            <w:vAlign w:val="center"/>
            <w:hideMark/>
            <w:tcPrChange w:id="3194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E8EBBFB" w14:textId="77777777" w:rsidR="00093102" w:rsidRPr="003C02FF" w:rsidRDefault="00093102">
            <w:pPr>
              <w:widowControl w:val="0"/>
              <w:spacing w:before="120" w:after="120"/>
              <w:jc w:val="both"/>
              <w:rPr>
                <w:i/>
                <w:iCs/>
                <w:color w:val="000000"/>
                <w:rPrChange w:id="31948" w:author="James Vu" w:date="2024-04-19T00:26:00Z">
                  <w:rPr>
                    <w:i/>
                    <w:iCs/>
                    <w:color w:val="000000"/>
                    <w:sz w:val="26"/>
                    <w:szCs w:val="26"/>
                  </w:rPr>
                </w:rPrChange>
              </w:rPr>
              <w:pPrChange w:id="31949" w:author="James Vu" w:date="2024-04-18T22:33:00Z">
                <w:pPr>
                  <w:widowControl w:val="0"/>
                  <w:spacing w:before="120" w:after="120"/>
                  <w:jc w:val="center"/>
                </w:pPr>
              </w:pPrChange>
            </w:pPr>
            <w:r w:rsidRPr="003C02FF">
              <w:rPr>
                <w:i/>
                <w:iCs/>
                <w:color w:val="000000"/>
                <w:rPrChange w:id="31950" w:author="James Vu" w:date="2024-04-19T00:26:00Z">
                  <w:rPr>
                    <w:i/>
                    <w:iCs/>
                    <w:color w:val="000000"/>
                    <w:sz w:val="26"/>
                    <w:szCs w:val="26"/>
                  </w:rPr>
                </w:rPrChange>
              </w:rPr>
              <w:t> </w:t>
            </w:r>
          </w:p>
        </w:tc>
        <w:tc>
          <w:tcPr>
            <w:tcW w:w="1636" w:type="pct"/>
            <w:shd w:val="clear" w:color="auto" w:fill="auto"/>
            <w:hideMark/>
            <w:tcPrChange w:id="3195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34CE4727" w14:textId="77777777" w:rsidR="00093102" w:rsidRPr="003C02FF" w:rsidRDefault="00093102">
            <w:pPr>
              <w:widowControl w:val="0"/>
              <w:spacing w:before="120" w:after="120"/>
              <w:jc w:val="both"/>
              <w:rPr>
                <w:i/>
                <w:iCs/>
                <w:color w:val="000000"/>
                <w:rPrChange w:id="31952" w:author="James Vu" w:date="2024-04-19T00:26:00Z">
                  <w:rPr>
                    <w:i/>
                    <w:iCs/>
                    <w:color w:val="000000"/>
                    <w:sz w:val="26"/>
                    <w:szCs w:val="26"/>
                  </w:rPr>
                </w:rPrChange>
              </w:rPr>
              <w:pPrChange w:id="31953" w:author="James Vu" w:date="2024-04-18T22:33:00Z">
                <w:pPr>
                  <w:widowControl w:val="0"/>
                  <w:spacing w:before="120" w:after="120"/>
                  <w:jc w:val="right"/>
                </w:pPr>
              </w:pPrChange>
            </w:pPr>
            <w:r w:rsidRPr="003C02FF">
              <w:rPr>
                <w:i/>
                <w:iCs/>
                <w:color w:val="000000"/>
                <w:rPrChange w:id="31954" w:author="James Vu" w:date="2024-04-19T00:26:00Z">
                  <w:rPr>
                    <w:i/>
                    <w:iCs/>
                    <w:color w:val="000000"/>
                    <w:sz w:val="26"/>
                    <w:szCs w:val="26"/>
                  </w:rPr>
                </w:rPrChange>
              </w:rPr>
              <w:t>Kỹ sư 2/8</w:t>
            </w:r>
          </w:p>
        </w:tc>
        <w:tc>
          <w:tcPr>
            <w:tcW w:w="439" w:type="pct"/>
            <w:shd w:val="clear" w:color="auto" w:fill="auto"/>
            <w:vAlign w:val="center"/>
            <w:hideMark/>
            <w:tcPrChange w:id="3195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88C7B22" w14:textId="77777777" w:rsidR="00093102" w:rsidRPr="003C02FF" w:rsidRDefault="00093102">
            <w:pPr>
              <w:widowControl w:val="0"/>
              <w:spacing w:before="120" w:after="120"/>
              <w:jc w:val="both"/>
              <w:rPr>
                <w:i/>
                <w:iCs/>
                <w:color w:val="000000"/>
                <w:rPrChange w:id="31956" w:author="James Vu" w:date="2024-04-19T00:26:00Z">
                  <w:rPr>
                    <w:i/>
                    <w:iCs/>
                    <w:color w:val="000000"/>
                    <w:sz w:val="26"/>
                    <w:szCs w:val="26"/>
                  </w:rPr>
                </w:rPrChange>
              </w:rPr>
              <w:pPrChange w:id="31957" w:author="James Vu" w:date="2024-04-18T22:33:00Z">
                <w:pPr>
                  <w:widowControl w:val="0"/>
                  <w:spacing w:before="120" w:after="120"/>
                  <w:jc w:val="center"/>
                </w:pPr>
              </w:pPrChange>
            </w:pPr>
            <w:r w:rsidRPr="003C02FF">
              <w:rPr>
                <w:i/>
                <w:iCs/>
                <w:color w:val="000000"/>
                <w:rPrChange w:id="31958" w:author="James Vu" w:date="2024-04-19T00:26:00Z">
                  <w:rPr>
                    <w:i/>
                    <w:iCs/>
                    <w:color w:val="000000"/>
                    <w:sz w:val="26"/>
                    <w:szCs w:val="26"/>
                  </w:rPr>
                </w:rPrChange>
              </w:rPr>
              <w:t>công</w:t>
            </w:r>
          </w:p>
        </w:tc>
        <w:tc>
          <w:tcPr>
            <w:tcW w:w="502" w:type="pct"/>
            <w:shd w:val="clear" w:color="auto" w:fill="auto"/>
            <w:vAlign w:val="center"/>
            <w:hideMark/>
            <w:tcPrChange w:id="3195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05CAAA1" w14:textId="77777777" w:rsidR="00093102" w:rsidRPr="003C02FF" w:rsidRDefault="00093102">
            <w:pPr>
              <w:widowControl w:val="0"/>
              <w:spacing w:before="120" w:after="120"/>
              <w:jc w:val="both"/>
              <w:rPr>
                <w:i/>
                <w:iCs/>
                <w:color w:val="000000"/>
                <w:rPrChange w:id="31960" w:author="James Vu" w:date="2024-04-19T00:26:00Z">
                  <w:rPr>
                    <w:i/>
                    <w:iCs/>
                    <w:color w:val="000000"/>
                    <w:sz w:val="26"/>
                    <w:szCs w:val="26"/>
                  </w:rPr>
                </w:rPrChange>
              </w:rPr>
              <w:pPrChange w:id="31961" w:author="James Vu" w:date="2024-04-18T22:33:00Z">
                <w:pPr>
                  <w:widowControl w:val="0"/>
                  <w:spacing w:before="120" w:after="120"/>
                  <w:jc w:val="center"/>
                </w:pPr>
              </w:pPrChange>
            </w:pPr>
            <w:r w:rsidRPr="003C02FF">
              <w:rPr>
                <w:i/>
                <w:iCs/>
                <w:color w:val="000000"/>
                <w:rPrChange w:id="31962" w:author="James Vu" w:date="2024-04-19T00:26:00Z">
                  <w:rPr>
                    <w:i/>
                    <w:iCs/>
                    <w:color w:val="000000"/>
                    <w:sz w:val="26"/>
                    <w:szCs w:val="26"/>
                  </w:rPr>
                </w:rPrChange>
              </w:rPr>
              <w:t>1,8</w:t>
            </w:r>
          </w:p>
        </w:tc>
        <w:tc>
          <w:tcPr>
            <w:tcW w:w="567" w:type="pct"/>
            <w:shd w:val="clear" w:color="auto" w:fill="auto"/>
            <w:hideMark/>
            <w:tcPrChange w:id="3196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E0AD62E" w14:textId="77777777" w:rsidR="00093102" w:rsidRPr="003C02FF" w:rsidRDefault="00093102">
            <w:pPr>
              <w:widowControl w:val="0"/>
              <w:spacing w:before="120" w:after="120"/>
              <w:jc w:val="both"/>
              <w:rPr>
                <w:i/>
                <w:iCs/>
                <w:color w:val="000000"/>
                <w:rPrChange w:id="31964" w:author="James Vu" w:date="2024-04-19T00:26:00Z">
                  <w:rPr>
                    <w:i/>
                    <w:iCs/>
                    <w:color w:val="000000"/>
                    <w:sz w:val="26"/>
                    <w:szCs w:val="26"/>
                  </w:rPr>
                </w:rPrChange>
              </w:rPr>
              <w:pPrChange w:id="31965" w:author="James Vu" w:date="2024-04-18T22:33:00Z">
                <w:pPr>
                  <w:widowControl w:val="0"/>
                  <w:spacing w:before="120" w:after="120"/>
                </w:pPr>
              </w:pPrChange>
            </w:pPr>
            <w:r w:rsidRPr="003C02FF">
              <w:rPr>
                <w:i/>
                <w:iCs/>
                <w:color w:val="000000"/>
                <w:rPrChange w:id="31966" w:author="James Vu" w:date="2024-04-19T00:26:00Z">
                  <w:rPr>
                    <w:i/>
                    <w:iCs/>
                    <w:color w:val="000000"/>
                    <w:sz w:val="26"/>
                    <w:szCs w:val="26"/>
                  </w:rPr>
                </w:rPrChange>
              </w:rPr>
              <w:t xml:space="preserve">       391.690 </w:t>
            </w:r>
          </w:p>
        </w:tc>
        <w:tc>
          <w:tcPr>
            <w:tcW w:w="351" w:type="pct"/>
            <w:shd w:val="clear" w:color="auto" w:fill="auto"/>
            <w:hideMark/>
            <w:tcPrChange w:id="3196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0C76791" w14:textId="77777777" w:rsidR="00093102" w:rsidRPr="003C02FF" w:rsidRDefault="00093102">
            <w:pPr>
              <w:widowControl w:val="0"/>
              <w:spacing w:before="120" w:after="120"/>
              <w:jc w:val="both"/>
              <w:rPr>
                <w:i/>
                <w:iCs/>
                <w:color w:val="000000"/>
                <w:rPrChange w:id="31968" w:author="James Vu" w:date="2024-04-19T00:26:00Z">
                  <w:rPr>
                    <w:i/>
                    <w:iCs/>
                    <w:color w:val="000000"/>
                    <w:sz w:val="26"/>
                    <w:szCs w:val="26"/>
                  </w:rPr>
                </w:rPrChange>
              </w:rPr>
              <w:pPrChange w:id="31969" w:author="James Vu" w:date="2024-04-18T22:33:00Z">
                <w:pPr>
                  <w:widowControl w:val="0"/>
                  <w:spacing w:before="120" w:after="120"/>
                  <w:jc w:val="center"/>
                </w:pPr>
              </w:pPrChange>
            </w:pPr>
            <w:r w:rsidRPr="003C02FF">
              <w:rPr>
                <w:i/>
                <w:iCs/>
                <w:color w:val="000000"/>
                <w:rPrChange w:id="31970" w:author="James Vu" w:date="2024-04-19T00:26:00Z">
                  <w:rPr>
                    <w:i/>
                    <w:iCs/>
                    <w:color w:val="000000"/>
                    <w:sz w:val="26"/>
                    <w:szCs w:val="26"/>
                  </w:rPr>
                </w:rPrChange>
              </w:rPr>
              <w:t>1</w:t>
            </w:r>
          </w:p>
        </w:tc>
        <w:tc>
          <w:tcPr>
            <w:tcW w:w="632" w:type="pct"/>
            <w:shd w:val="clear" w:color="auto" w:fill="auto"/>
            <w:hideMark/>
            <w:tcPrChange w:id="3197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CDD231B" w14:textId="77777777" w:rsidR="00093102" w:rsidRPr="003C02FF" w:rsidRDefault="00093102">
            <w:pPr>
              <w:widowControl w:val="0"/>
              <w:spacing w:before="120" w:after="120"/>
              <w:jc w:val="both"/>
              <w:rPr>
                <w:i/>
                <w:iCs/>
                <w:color w:val="000000"/>
                <w:rPrChange w:id="31972" w:author="James Vu" w:date="2024-04-19T00:26:00Z">
                  <w:rPr>
                    <w:i/>
                    <w:iCs/>
                    <w:color w:val="000000"/>
                    <w:sz w:val="26"/>
                    <w:szCs w:val="26"/>
                  </w:rPr>
                </w:rPrChange>
              </w:rPr>
              <w:pPrChange w:id="31973" w:author="James Vu" w:date="2024-04-18T22:33:00Z">
                <w:pPr>
                  <w:widowControl w:val="0"/>
                  <w:spacing w:before="120" w:after="120"/>
                </w:pPr>
              </w:pPrChange>
            </w:pPr>
            <w:r w:rsidRPr="003C02FF">
              <w:rPr>
                <w:i/>
                <w:iCs/>
                <w:color w:val="000000"/>
                <w:rPrChange w:id="31974" w:author="James Vu" w:date="2024-04-19T00:26:00Z">
                  <w:rPr>
                    <w:i/>
                    <w:iCs/>
                    <w:color w:val="000000"/>
                    <w:sz w:val="26"/>
                    <w:szCs w:val="26"/>
                  </w:rPr>
                </w:rPrChange>
              </w:rPr>
              <w:t xml:space="preserve">          705.043 </w:t>
            </w:r>
          </w:p>
        </w:tc>
      </w:tr>
      <w:tr w:rsidR="00093102" w:rsidRPr="003C02FF" w14:paraId="0E768CBD" w14:textId="77777777" w:rsidTr="003C02FF">
        <w:trPr>
          <w:trHeight w:val="300"/>
          <w:trPrChange w:id="31975" w:author="James Vu" w:date="2024-04-19T00:26:00Z">
            <w:trPr>
              <w:gridBefore w:val="1"/>
              <w:gridAfter w:val="0"/>
              <w:trHeight w:val="300"/>
            </w:trPr>
          </w:trPrChange>
        </w:trPr>
        <w:tc>
          <w:tcPr>
            <w:tcW w:w="254" w:type="pct"/>
            <w:shd w:val="clear" w:color="auto" w:fill="auto"/>
            <w:vAlign w:val="center"/>
            <w:hideMark/>
            <w:tcPrChange w:id="3197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C25D953" w14:textId="77777777" w:rsidR="00093102" w:rsidRPr="003C02FF" w:rsidRDefault="00093102">
            <w:pPr>
              <w:widowControl w:val="0"/>
              <w:spacing w:before="120" w:after="120"/>
              <w:jc w:val="both"/>
              <w:rPr>
                <w:color w:val="000000"/>
                <w:rPrChange w:id="31977" w:author="James Vu" w:date="2024-04-19T00:26:00Z">
                  <w:rPr>
                    <w:color w:val="000000"/>
                    <w:sz w:val="26"/>
                    <w:szCs w:val="26"/>
                  </w:rPr>
                </w:rPrChange>
              </w:rPr>
              <w:pPrChange w:id="31978" w:author="James Vu" w:date="2024-04-18T22:33:00Z">
                <w:pPr>
                  <w:widowControl w:val="0"/>
                  <w:spacing w:before="120" w:after="120"/>
                  <w:jc w:val="center"/>
                </w:pPr>
              </w:pPrChange>
            </w:pPr>
            <w:r w:rsidRPr="003C02FF">
              <w:rPr>
                <w:color w:val="000000"/>
                <w:rPrChange w:id="31979" w:author="James Vu" w:date="2024-04-19T00:26:00Z">
                  <w:rPr>
                    <w:color w:val="000000"/>
                    <w:sz w:val="26"/>
                    <w:szCs w:val="26"/>
                  </w:rPr>
                </w:rPrChange>
              </w:rPr>
              <w:t> </w:t>
            </w:r>
          </w:p>
        </w:tc>
        <w:tc>
          <w:tcPr>
            <w:tcW w:w="618" w:type="pct"/>
            <w:shd w:val="clear" w:color="auto" w:fill="auto"/>
            <w:vAlign w:val="center"/>
            <w:hideMark/>
            <w:tcPrChange w:id="3198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30EFD47" w14:textId="77777777" w:rsidR="00093102" w:rsidRPr="003C02FF" w:rsidRDefault="00093102">
            <w:pPr>
              <w:widowControl w:val="0"/>
              <w:spacing w:before="120" w:after="120"/>
              <w:jc w:val="both"/>
              <w:rPr>
                <w:color w:val="000000"/>
                <w:rPrChange w:id="31981" w:author="James Vu" w:date="2024-04-19T00:26:00Z">
                  <w:rPr>
                    <w:color w:val="000000"/>
                    <w:sz w:val="26"/>
                    <w:szCs w:val="26"/>
                  </w:rPr>
                </w:rPrChange>
              </w:rPr>
              <w:pPrChange w:id="31982" w:author="James Vu" w:date="2024-04-18T22:33:00Z">
                <w:pPr>
                  <w:widowControl w:val="0"/>
                  <w:spacing w:before="120" w:after="120"/>
                  <w:jc w:val="center"/>
                </w:pPr>
              </w:pPrChange>
            </w:pPr>
            <w:r w:rsidRPr="003C02FF">
              <w:rPr>
                <w:color w:val="000000"/>
                <w:rPrChange w:id="31983" w:author="James Vu" w:date="2024-04-19T00:26:00Z">
                  <w:rPr>
                    <w:color w:val="000000"/>
                    <w:sz w:val="26"/>
                    <w:szCs w:val="26"/>
                  </w:rPr>
                </w:rPrChange>
              </w:rPr>
              <w:t> </w:t>
            </w:r>
          </w:p>
        </w:tc>
        <w:tc>
          <w:tcPr>
            <w:tcW w:w="1636" w:type="pct"/>
            <w:shd w:val="clear" w:color="auto" w:fill="auto"/>
            <w:hideMark/>
            <w:tcPrChange w:id="3198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1174225" w14:textId="77777777" w:rsidR="00093102" w:rsidRPr="003C02FF" w:rsidRDefault="00093102">
            <w:pPr>
              <w:widowControl w:val="0"/>
              <w:spacing w:before="120" w:after="120"/>
              <w:jc w:val="both"/>
              <w:rPr>
                <w:color w:val="000000"/>
                <w:rPrChange w:id="31985" w:author="James Vu" w:date="2024-04-19T00:26:00Z">
                  <w:rPr>
                    <w:color w:val="000000"/>
                    <w:sz w:val="26"/>
                    <w:szCs w:val="26"/>
                  </w:rPr>
                </w:rPrChange>
              </w:rPr>
              <w:pPrChange w:id="31986" w:author="James Vu" w:date="2024-04-18T22:33:00Z">
                <w:pPr>
                  <w:widowControl w:val="0"/>
                  <w:spacing w:before="120" w:after="120"/>
                </w:pPr>
              </w:pPrChange>
            </w:pPr>
            <w:r w:rsidRPr="003C02FF">
              <w:rPr>
                <w:color w:val="000000"/>
                <w:rPrChange w:id="31987" w:author="James Vu" w:date="2024-04-19T00:26:00Z">
                  <w:rPr>
                    <w:color w:val="000000"/>
                    <w:sz w:val="26"/>
                    <w:szCs w:val="26"/>
                  </w:rPr>
                </w:rPrChange>
              </w:rPr>
              <w:t>c) Máy thi công</w:t>
            </w:r>
          </w:p>
        </w:tc>
        <w:tc>
          <w:tcPr>
            <w:tcW w:w="439" w:type="pct"/>
            <w:shd w:val="clear" w:color="auto" w:fill="auto"/>
            <w:vAlign w:val="center"/>
            <w:hideMark/>
            <w:tcPrChange w:id="3198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4514581" w14:textId="77777777" w:rsidR="00093102" w:rsidRPr="003C02FF" w:rsidRDefault="00093102">
            <w:pPr>
              <w:widowControl w:val="0"/>
              <w:spacing w:before="120" w:after="120"/>
              <w:jc w:val="both"/>
              <w:rPr>
                <w:color w:val="000000"/>
                <w:rPrChange w:id="31989" w:author="James Vu" w:date="2024-04-19T00:26:00Z">
                  <w:rPr>
                    <w:color w:val="000000"/>
                    <w:sz w:val="26"/>
                    <w:szCs w:val="26"/>
                  </w:rPr>
                </w:rPrChange>
              </w:rPr>
              <w:pPrChange w:id="31990" w:author="James Vu" w:date="2024-04-18T22:33:00Z">
                <w:pPr>
                  <w:widowControl w:val="0"/>
                  <w:spacing w:before="120" w:after="120"/>
                  <w:jc w:val="center"/>
                </w:pPr>
              </w:pPrChange>
            </w:pPr>
            <w:r w:rsidRPr="003C02FF">
              <w:rPr>
                <w:color w:val="000000"/>
                <w:rPrChange w:id="31991" w:author="James Vu" w:date="2024-04-19T00:26:00Z">
                  <w:rPr>
                    <w:color w:val="000000"/>
                    <w:sz w:val="26"/>
                    <w:szCs w:val="26"/>
                  </w:rPr>
                </w:rPrChange>
              </w:rPr>
              <w:t> </w:t>
            </w:r>
          </w:p>
        </w:tc>
        <w:tc>
          <w:tcPr>
            <w:tcW w:w="502" w:type="pct"/>
            <w:shd w:val="clear" w:color="auto" w:fill="auto"/>
            <w:vAlign w:val="center"/>
            <w:hideMark/>
            <w:tcPrChange w:id="3199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CE44B50" w14:textId="77777777" w:rsidR="00093102" w:rsidRPr="003C02FF" w:rsidRDefault="00093102">
            <w:pPr>
              <w:widowControl w:val="0"/>
              <w:spacing w:before="120" w:after="120"/>
              <w:jc w:val="both"/>
              <w:rPr>
                <w:color w:val="000000"/>
                <w:rPrChange w:id="31993" w:author="James Vu" w:date="2024-04-19T00:26:00Z">
                  <w:rPr>
                    <w:color w:val="000000"/>
                    <w:sz w:val="26"/>
                    <w:szCs w:val="26"/>
                  </w:rPr>
                </w:rPrChange>
              </w:rPr>
              <w:pPrChange w:id="31994" w:author="James Vu" w:date="2024-04-18T22:33:00Z">
                <w:pPr>
                  <w:widowControl w:val="0"/>
                  <w:spacing w:before="120" w:after="120"/>
                  <w:jc w:val="center"/>
                </w:pPr>
              </w:pPrChange>
            </w:pPr>
            <w:r w:rsidRPr="003C02FF">
              <w:rPr>
                <w:color w:val="000000"/>
                <w:rPrChange w:id="31995" w:author="James Vu" w:date="2024-04-19T00:26:00Z">
                  <w:rPr>
                    <w:color w:val="000000"/>
                    <w:sz w:val="26"/>
                    <w:szCs w:val="26"/>
                  </w:rPr>
                </w:rPrChange>
              </w:rPr>
              <w:t> </w:t>
            </w:r>
          </w:p>
        </w:tc>
        <w:tc>
          <w:tcPr>
            <w:tcW w:w="567" w:type="pct"/>
            <w:shd w:val="clear" w:color="auto" w:fill="auto"/>
            <w:hideMark/>
            <w:tcPrChange w:id="3199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D2A3A04" w14:textId="77777777" w:rsidR="00093102" w:rsidRPr="003C02FF" w:rsidRDefault="00093102">
            <w:pPr>
              <w:widowControl w:val="0"/>
              <w:spacing w:before="120" w:after="120"/>
              <w:jc w:val="both"/>
              <w:rPr>
                <w:color w:val="000000"/>
                <w:rPrChange w:id="31997" w:author="James Vu" w:date="2024-04-19T00:26:00Z">
                  <w:rPr>
                    <w:color w:val="000000"/>
                    <w:sz w:val="26"/>
                    <w:szCs w:val="26"/>
                  </w:rPr>
                </w:rPrChange>
              </w:rPr>
              <w:pPrChange w:id="31998" w:author="James Vu" w:date="2024-04-18T22:33:00Z">
                <w:pPr>
                  <w:widowControl w:val="0"/>
                  <w:spacing w:before="120" w:after="120"/>
                </w:pPr>
              </w:pPrChange>
            </w:pPr>
            <w:r w:rsidRPr="003C02FF">
              <w:rPr>
                <w:color w:val="000000"/>
                <w:rPrChange w:id="31999" w:author="James Vu" w:date="2024-04-19T00:26:00Z">
                  <w:rPr>
                    <w:color w:val="000000"/>
                    <w:sz w:val="26"/>
                    <w:szCs w:val="26"/>
                  </w:rPr>
                </w:rPrChange>
              </w:rPr>
              <w:t> </w:t>
            </w:r>
          </w:p>
        </w:tc>
        <w:tc>
          <w:tcPr>
            <w:tcW w:w="351" w:type="pct"/>
            <w:shd w:val="clear" w:color="auto" w:fill="auto"/>
            <w:hideMark/>
            <w:tcPrChange w:id="3200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8009255" w14:textId="77777777" w:rsidR="00093102" w:rsidRPr="003C02FF" w:rsidRDefault="00093102">
            <w:pPr>
              <w:widowControl w:val="0"/>
              <w:spacing w:before="120" w:after="120"/>
              <w:jc w:val="both"/>
              <w:rPr>
                <w:color w:val="000000"/>
                <w:rPrChange w:id="32001" w:author="James Vu" w:date="2024-04-19T00:26:00Z">
                  <w:rPr>
                    <w:color w:val="000000"/>
                    <w:sz w:val="26"/>
                    <w:szCs w:val="26"/>
                  </w:rPr>
                </w:rPrChange>
              </w:rPr>
              <w:pPrChange w:id="32002" w:author="James Vu" w:date="2024-04-18T22:33:00Z">
                <w:pPr>
                  <w:widowControl w:val="0"/>
                  <w:spacing w:before="120" w:after="120"/>
                  <w:jc w:val="center"/>
                </w:pPr>
              </w:pPrChange>
            </w:pPr>
            <w:r w:rsidRPr="003C02FF">
              <w:rPr>
                <w:color w:val="000000"/>
                <w:rPrChange w:id="32003" w:author="James Vu" w:date="2024-04-19T00:26:00Z">
                  <w:rPr>
                    <w:color w:val="000000"/>
                    <w:sz w:val="26"/>
                    <w:szCs w:val="26"/>
                  </w:rPr>
                </w:rPrChange>
              </w:rPr>
              <w:t> </w:t>
            </w:r>
          </w:p>
        </w:tc>
        <w:tc>
          <w:tcPr>
            <w:tcW w:w="632" w:type="pct"/>
            <w:shd w:val="clear" w:color="auto" w:fill="auto"/>
            <w:hideMark/>
            <w:tcPrChange w:id="3200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8FA896B" w14:textId="77777777" w:rsidR="00093102" w:rsidRPr="003C02FF" w:rsidRDefault="00093102">
            <w:pPr>
              <w:widowControl w:val="0"/>
              <w:spacing w:before="120" w:after="120"/>
              <w:jc w:val="both"/>
              <w:rPr>
                <w:color w:val="000000"/>
                <w:rPrChange w:id="32005" w:author="James Vu" w:date="2024-04-19T00:26:00Z">
                  <w:rPr>
                    <w:color w:val="000000"/>
                    <w:sz w:val="26"/>
                    <w:szCs w:val="26"/>
                  </w:rPr>
                </w:rPrChange>
              </w:rPr>
              <w:pPrChange w:id="32006" w:author="James Vu" w:date="2024-04-18T22:33:00Z">
                <w:pPr>
                  <w:widowControl w:val="0"/>
                  <w:spacing w:before="120" w:after="120"/>
                </w:pPr>
              </w:pPrChange>
            </w:pPr>
            <w:r w:rsidRPr="003C02FF">
              <w:rPr>
                <w:color w:val="000000"/>
                <w:rPrChange w:id="32007" w:author="James Vu" w:date="2024-04-19T00:26:00Z">
                  <w:rPr>
                    <w:color w:val="000000"/>
                    <w:sz w:val="26"/>
                    <w:szCs w:val="26"/>
                  </w:rPr>
                </w:rPrChange>
              </w:rPr>
              <w:t xml:space="preserve">                9.175 </w:t>
            </w:r>
          </w:p>
        </w:tc>
      </w:tr>
      <w:tr w:rsidR="00093102" w:rsidRPr="003C02FF" w14:paraId="42F17D8D" w14:textId="77777777" w:rsidTr="003C02FF">
        <w:trPr>
          <w:trHeight w:val="300"/>
          <w:trPrChange w:id="32008" w:author="James Vu" w:date="2024-04-19T00:26:00Z">
            <w:trPr>
              <w:gridBefore w:val="1"/>
              <w:gridAfter w:val="0"/>
              <w:trHeight w:val="300"/>
            </w:trPr>
          </w:trPrChange>
        </w:trPr>
        <w:tc>
          <w:tcPr>
            <w:tcW w:w="254" w:type="pct"/>
            <w:shd w:val="clear" w:color="auto" w:fill="auto"/>
            <w:vAlign w:val="center"/>
            <w:hideMark/>
            <w:tcPrChange w:id="3200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501F158" w14:textId="77777777" w:rsidR="00093102" w:rsidRPr="003C02FF" w:rsidRDefault="00093102">
            <w:pPr>
              <w:widowControl w:val="0"/>
              <w:spacing w:before="120" w:after="120"/>
              <w:jc w:val="both"/>
              <w:rPr>
                <w:i/>
                <w:iCs/>
                <w:color w:val="000000"/>
                <w:rPrChange w:id="32010" w:author="James Vu" w:date="2024-04-19T00:26:00Z">
                  <w:rPr>
                    <w:i/>
                    <w:iCs/>
                    <w:color w:val="000000"/>
                    <w:sz w:val="26"/>
                    <w:szCs w:val="26"/>
                  </w:rPr>
                </w:rPrChange>
              </w:rPr>
              <w:pPrChange w:id="32011" w:author="James Vu" w:date="2024-04-18T22:33:00Z">
                <w:pPr>
                  <w:widowControl w:val="0"/>
                  <w:spacing w:before="120" w:after="120"/>
                  <w:jc w:val="center"/>
                </w:pPr>
              </w:pPrChange>
            </w:pPr>
            <w:r w:rsidRPr="003C02FF">
              <w:rPr>
                <w:i/>
                <w:iCs/>
                <w:color w:val="000000"/>
                <w:rPrChange w:id="32012" w:author="James Vu" w:date="2024-04-19T00:26:00Z">
                  <w:rPr>
                    <w:i/>
                    <w:iCs/>
                    <w:color w:val="000000"/>
                    <w:sz w:val="26"/>
                    <w:szCs w:val="26"/>
                  </w:rPr>
                </w:rPrChange>
              </w:rPr>
              <w:t> </w:t>
            </w:r>
          </w:p>
        </w:tc>
        <w:tc>
          <w:tcPr>
            <w:tcW w:w="618" w:type="pct"/>
            <w:shd w:val="clear" w:color="auto" w:fill="auto"/>
            <w:vAlign w:val="center"/>
            <w:hideMark/>
            <w:tcPrChange w:id="3201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694B022" w14:textId="77777777" w:rsidR="00093102" w:rsidRPr="003C02FF" w:rsidRDefault="00093102">
            <w:pPr>
              <w:widowControl w:val="0"/>
              <w:spacing w:before="120" w:after="120"/>
              <w:jc w:val="both"/>
              <w:rPr>
                <w:i/>
                <w:iCs/>
                <w:color w:val="000000"/>
                <w:rPrChange w:id="32014" w:author="James Vu" w:date="2024-04-19T00:26:00Z">
                  <w:rPr>
                    <w:i/>
                    <w:iCs/>
                    <w:color w:val="000000"/>
                    <w:sz w:val="26"/>
                    <w:szCs w:val="26"/>
                  </w:rPr>
                </w:rPrChange>
              </w:rPr>
              <w:pPrChange w:id="32015" w:author="James Vu" w:date="2024-04-18T22:33:00Z">
                <w:pPr>
                  <w:widowControl w:val="0"/>
                  <w:spacing w:before="120" w:after="120"/>
                  <w:jc w:val="center"/>
                </w:pPr>
              </w:pPrChange>
            </w:pPr>
            <w:r w:rsidRPr="003C02FF">
              <w:rPr>
                <w:i/>
                <w:iCs/>
                <w:color w:val="000000"/>
                <w:rPrChange w:id="32016" w:author="James Vu" w:date="2024-04-19T00:26:00Z">
                  <w:rPr>
                    <w:i/>
                    <w:iCs/>
                    <w:color w:val="000000"/>
                    <w:sz w:val="26"/>
                    <w:szCs w:val="26"/>
                  </w:rPr>
                </w:rPrChange>
              </w:rPr>
              <w:t> </w:t>
            </w:r>
          </w:p>
        </w:tc>
        <w:tc>
          <w:tcPr>
            <w:tcW w:w="1636" w:type="pct"/>
            <w:shd w:val="clear" w:color="auto" w:fill="auto"/>
            <w:hideMark/>
            <w:tcPrChange w:id="3201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7135E93B" w14:textId="77777777" w:rsidR="00093102" w:rsidRPr="003C02FF" w:rsidRDefault="00093102">
            <w:pPr>
              <w:widowControl w:val="0"/>
              <w:spacing w:before="120" w:after="120"/>
              <w:jc w:val="both"/>
              <w:rPr>
                <w:i/>
                <w:iCs/>
                <w:color w:val="000000"/>
                <w:rPrChange w:id="32018" w:author="James Vu" w:date="2024-04-19T00:26:00Z">
                  <w:rPr>
                    <w:i/>
                    <w:iCs/>
                    <w:color w:val="000000"/>
                    <w:sz w:val="26"/>
                    <w:szCs w:val="26"/>
                  </w:rPr>
                </w:rPrChange>
              </w:rPr>
              <w:pPrChange w:id="32019" w:author="James Vu" w:date="2024-04-18T22:33:00Z">
                <w:pPr>
                  <w:widowControl w:val="0"/>
                  <w:spacing w:before="120" w:after="120"/>
                  <w:jc w:val="right"/>
                </w:pPr>
              </w:pPrChange>
            </w:pPr>
            <w:r w:rsidRPr="003C02FF">
              <w:rPr>
                <w:i/>
                <w:iCs/>
                <w:color w:val="000000"/>
                <w:rPrChange w:id="32020" w:author="James Vu" w:date="2024-04-19T00:26:00Z">
                  <w:rPr>
                    <w:i/>
                    <w:iCs/>
                    <w:color w:val="000000"/>
                    <w:sz w:val="26"/>
                    <w:szCs w:val="26"/>
                  </w:rPr>
                </w:rPrChange>
              </w:rPr>
              <w:t>Máy tính xách tay</w:t>
            </w:r>
          </w:p>
        </w:tc>
        <w:tc>
          <w:tcPr>
            <w:tcW w:w="439" w:type="pct"/>
            <w:shd w:val="clear" w:color="auto" w:fill="auto"/>
            <w:vAlign w:val="center"/>
            <w:hideMark/>
            <w:tcPrChange w:id="3202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C417751" w14:textId="77777777" w:rsidR="00093102" w:rsidRPr="003C02FF" w:rsidRDefault="00093102">
            <w:pPr>
              <w:widowControl w:val="0"/>
              <w:spacing w:before="120" w:after="120"/>
              <w:jc w:val="both"/>
              <w:rPr>
                <w:i/>
                <w:iCs/>
                <w:color w:val="000000"/>
                <w:rPrChange w:id="32022" w:author="James Vu" w:date="2024-04-19T00:26:00Z">
                  <w:rPr>
                    <w:i/>
                    <w:iCs/>
                    <w:color w:val="000000"/>
                    <w:sz w:val="26"/>
                    <w:szCs w:val="26"/>
                  </w:rPr>
                </w:rPrChange>
              </w:rPr>
              <w:pPrChange w:id="32023" w:author="James Vu" w:date="2024-04-18T22:33:00Z">
                <w:pPr>
                  <w:widowControl w:val="0"/>
                  <w:spacing w:before="120" w:after="120"/>
                  <w:jc w:val="center"/>
                </w:pPr>
              </w:pPrChange>
            </w:pPr>
            <w:r w:rsidRPr="003C02FF">
              <w:rPr>
                <w:i/>
                <w:iCs/>
                <w:color w:val="000000"/>
                <w:rPrChange w:id="32024" w:author="James Vu" w:date="2024-04-19T00:26:00Z">
                  <w:rPr>
                    <w:i/>
                    <w:iCs/>
                    <w:color w:val="000000"/>
                    <w:sz w:val="26"/>
                    <w:szCs w:val="26"/>
                  </w:rPr>
                </w:rPrChange>
              </w:rPr>
              <w:t>ca</w:t>
            </w:r>
          </w:p>
        </w:tc>
        <w:tc>
          <w:tcPr>
            <w:tcW w:w="502" w:type="pct"/>
            <w:shd w:val="clear" w:color="auto" w:fill="auto"/>
            <w:vAlign w:val="center"/>
            <w:hideMark/>
            <w:tcPrChange w:id="3202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68B3412" w14:textId="77777777" w:rsidR="00093102" w:rsidRPr="003C02FF" w:rsidRDefault="00093102">
            <w:pPr>
              <w:widowControl w:val="0"/>
              <w:spacing w:before="120" w:after="120"/>
              <w:jc w:val="both"/>
              <w:rPr>
                <w:i/>
                <w:iCs/>
                <w:color w:val="000000"/>
                <w:rPrChange w:id="32026" w:author="James Vu" w:date="2024-04-19T00:26:00Z">
                  <w:rPr>
                    <w:i/>
                    <w:iCs/>
                    <w:color w:val="000000"/>
                    <w:sz w:val="26"/>
                    <w:szCs w:val="26"/>
                  </w:rPr>
                </w:rPrChange>
              </w:rPr>
              <w:pPrChange w:id="32027" w:author="James Vu" w:date="2024-04-18T22:33:00Z">
                <w:pPr>
                  <w:widowControl w:val="0"/>
                  <w:spacing w:before="120" w:after="120"/>
                  <w:jc w:val="center"/>
                </w:pPr>
              </w:pPrChange>
            </w:pPr>
            <w:r w:rsidRPr="003C02FF">
              <w:rPr>
                <w:i/>
                <w:iCs/>
                <w:color w:val="000000"/>
                <w:rPrChange w:id="32028" w:author="James Vu" w:date="2024-04-19T00:26:00Z">
                  <w:rPr>
                    <w:i/>
                    <w:iCs/>
                    <w:color w:val="000000"/>
                    <w:sz w:val="26"/>
                    <w:szCs w:val="26"/>
                  </w:rPr>
                </w:rPrChange>
              </w:rPr>
              <w:t>0,25</w:t>
            </w:r>
          </w:p>
        </w:tc>
        <w:tc>
          <w:tcPr>
            <w:tcW w:w="567" w:type="pct"/>
            <w:shd w:val="clear" w:color="auto" w:fill="auto"/>
            <w:hideMark/>
            <w:tcPrChange w:id="3202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559619F" w14:textId="77777777" w:rsidR="00093102" w:rsidRPr="003C02FF" w:rsidRDefault="00093102">
            <w:pPr>
              <w:widowControl w:val="0"/>
              <w:spacing w:before="120" w:after="120"/>
              <w:jc w:val="both"/>
              <w:rPr>
                <w:i/>
                <w:iCs/>
                <w:color w:val="000000"/>
                <w:rPrChange w:id="32030" w:author="James Vu" w:date="2024-04-19T00:26:00Z">
                  <w:rPr>
                    <w:i/>
                    <w:iCs/>
                    <w:color w:val="000000"/>
                    <w:sz w:val="26"/>
                    <w:szCs w:val="26"/>
                  </w:rPr>
                </w:rPrChange>
              </w:rPr>
              <w:pPrChange w:id="32031" w:author="James Vu" w:date="2024-04-18T22:33:00Z">
                <w:pPr>
                  <w:widowControl w:val="0"/>
                  <w:spacing w:before="120" w:after="120"/>
                </w:pPr>
              </w:pPrChange>
            </w:pPr>
            <w:r w:rsidRPr="003C02FF">
              <w:rPr>
                <w:i/>
                <w:iCs/>
                <w:color w:val="000000"/>
                <w:rPrChange w:id="32032" w:author="James Vu" w:date="2024-04-19T00:26:00Z">
                  <w:rPr>
                    <w:i/>
                    <w:iCs/>
                    <w:color w:val="000000"/>
                    <w:sz w:val="26"/>
                    <w:szCs w:val="26"/>
                  </w:rPr>
                </w:rPrChange>
              </w:rPr>
              <w:t xml:space="preserve">         36.699 </w:t>
            </w:r>
          </w:p>
        </w:tc>
        <w:tc>
          <w:tcPr>
            <w:tcW w:w="351" w:type="pct"/>
            <w:shd w:val="clear" w:color="auto" w:fill="auto"/>
            <w:hideMark/>
            <w:tcPrChange w:id="3203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102C464" w14:textId="77777777" w:rsidR="00093102" w:rsidRPr="003C02FF" w:rsidRDefault="00093102">
            <w:pPr>
              <w:widowControl w:val="0"/>
              <w:spacing w:before="120" w:after="120"/>
              <w:jc w:val="both"/>
              <w:rPr>
                <w:i/>
                <w:iCs/>
                <w:color w:val="000000"/>
                <w:rPrChange w:id="32034" w:author="James Vu" w:date="2024-04-19T00:26:00Z">
                  <w:rPr>
                    <w:i/>
                    <w:iCs/>
                    <w:color w:val="000000"/>
                    <w:sz w:val="26"/>
                    <w:szCs w:val="26"/>
                  </w:rPr>
                </w:rPrChange>
              </w:rPr>
              <w:pPrChange w:id="32035" w:author="James Vu" w:date="2024-04-18T22:33:00Z">
                <w:pPr>
                  <w:widowControl w:val="0"/>
                  <w:spacing w:before="120" w:after="120"/>
                  <w:jc w:val="center"/>
                </w:pPr>
              </w:pPrChange>
            </w:pPr>
            <w:r w:rsidRPr="003C02FF">
              <w:rPr>
                <w:i/>
                <w:iCs/>
                <w:color w:val="000000"/>
                <w:rPrChange w:id="32036" w:author="James Vu" w:date="2024-04-19T00:26:00Z">
                  <w:rPr>
                    <w:i/>
                    <w:iCs/>
                    <w:color w:val="000000"/>
                    <w:sz w:val="26"/>
                    <w:szCs w:val="26"/>
                  </w:rPr>
                </w:rPrChange>
              </w:rPr>
              <w:t>1</w:t>
            </w:r>
          </w:p>
        </w:tc>
        <w:tc>
          <w:tcPr>
            <w:tcW w:w="632" w:type="pct"/>
            <w:shd w:val="clear" w:color="auto" w:fill="auto"/>
            <w:hideMark/>
            <w:tcPrChange w:id="3203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234E994" w14:textId="77777777" w:rsidR="00093102" w:rsidRPr="003C02FF" w:rsidRDefault="00093102">
            <w:pPr>
              <w:widowControl w:val="0"/>
              <w:spacing w:before="120" w:after="120"/>
              <w:jc w:val="both"/>
              <w:rPr>
                <w:i/>
                <w:iCs/>
                <w:color w:val="000000"/>
                <w:rPrChange w:id="32038" w:author="James Vu" w:date="2024-04-19T00:26:00Z">
                  <w:rPr>
                    <w:i/>
                    <w:iCs/>
                    <w:color w:val="000000"/>
                    <w:sz w:val="26"/>
                    <w:szCs w:val="26"/>
                  </w:rPr>
                </w:rPrChange>
              </w:rPr>
              <w:pPrChange w:id="32039" w:author="James Vu" w:date="2024-04-18T22:33:00Z">
                <w:pPr>
                  <w:widowControl w:val="0"/>
                  <w:spacing w:before="120" w:after="120"/>
                </w:pPr>
              </w:pPrChange>
            </w:pPr>
            <w:r w:rsidRPr="003C02FF">
              <w:rPr>
                <w:i/>
                <w:iCs/>
                <w:color w:val="000000"/>
                <w:rPrChange w:id="32040" w:author="James Vu" w:date="2024-04-19T00:26:00Z">
                  <w:rPr>
                    <w:i/>
                    <w:iCs/>
                    <w:color w:val="000000"/>
                    <w:sz w:val="26"/>
                    <w:szCs w:val="26"/>
                  </w:rPr>
                </w:rPrChange>
              </w:rPr>
              <w:t xml:space="preserve">              9.175 </w:t>
            </w:r>
          </w:p>
        </w:tc>
      </w:tr>
      <w:tr w:rsidR="00093102" w:rsidRPr="003C02FF" w14:paraId="4B1F6932" w14:textId="77777777" w:rsidTr="003C02FF">
        <w:trPr>
          <w:trHeight w:val="600"/>
          <w:trPrChange w:id="32041" w:author="James Vu" w:date="2024-04-19T00:26:00Z">
            <w:trPr>
              <w:gridBefore w:val="1"/>
              <w:gridAfter w:val="0"/>
              <w:trHeight w:val="600"/>
            </w:trPr>
          </w:trPrChange>
        </w:trPr>
        <w:tc>
          <w:tcPr>
            <w:tcW w:w="254" w:type="pct"/>
            <w:shd w:val="clear" w:color="auto" w:fill="auto"/>
            <w:vAlign w:val="center"/>
            <w:hideMark/>
            <w:tcPrChange w:id="3204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56A5933" w14:textId="77777777" w:rsidR="00093102" w:rsidRPr="003C02FF" w:rsidRDefault="00093102">
            <w:pPr>
              <w:widowControl w:val="0"/>
              <w:spacing w:before="120" w:after="120"/>
              <w:jc w:val="both"/>
              <w:rPr>
                <w:color w:val="000000"/>
                <w:rPrChange w:id="32043" w:author="James Vu" w:date="2024-04-19T00:26:00Z">
                  <w:rPr>
                    <w:color w:val="000000"/>
                    <w:sz w:val="26"/>
                    <w:szCs w:val="26"/>
                  </w:rPr>
                </w:rPrChange>
              </w:rPr>
              <w:pPrChange w:id="32044" w:author="James Vu" w:date="2024-04-18T22:33:00Z">
                <w:pPr>
                  <w:widowControl w:val="0"/>
                  <w:spacing w:before="120" w:after="120"/>
                  <w:jc w:val="center"/>
                </w:pPr>
              </w:pPrChange>
            </w:pPr>
            <w:r w:rsidRPr="003C02FF">
              <w:rPr>
                <w:color w:val="000000"/>
                <w:rPrChange w:id="32045" w:author="James Vu" w:date="2024-04-19T00:26:00Z">
                  <w:rPr>
                    <w:color w:val="000000"/>
                    <w:sz w:val="26"/>
                    <w:szCs w:val="26"/>
                  </w:rPr>
                </w:rPrChange>
              </w:rPr>
              <w:t>7.2</w:t>
            </w:r>
          </w:p>
        </w:tc>
        <w:tc>
          <w:tcPr>
            <w:tcW w:w="618" w:type="pct"/>
            <w:shd w:val="clear" w:color="auto" w:fill="auto"/>
            <w:vAlign w:val="center"/>
            <w:hideMark/>
            <w:tcPrChange w:id="3204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BECD53E" w14:textId="77777777" w:rsidR="00093102" w:rsidRPr="003C02FF" w:rsidRDefault="00093102">
            <w:pPr>
              <w:widowControl w:val="0"/>
              <w:spacing w:before="120" w:after="120"/>
              <w:jc w:val="both"/>
              <w:rPr>
                <w:color w:val="000000"/>
                <w:rPrChange w:id="32047" w:author="James Vu" w:date="2024-04-19T00:26:00Z">
                  <w:rPr>
                    <w:color w:val="000000"/>
                    <w:sz w:val="26"/>
                    <w:szCs w:val="26"/>
                  </w:rPr>
                </w:rPrChange>
              </w:rPr>
              <w:pPrChange w:id="32048" w:author="James Vu" w:date="2024-04-18T22:33:00Z">
                <w:pPr>
                  <w:widowControl w:val="0"/>
                  <w:spacing w:before="120" w:after="120"/>
                  <w:jc w:val="center"/>
                </w:pPr>
              </w:pPrChange>
            </w:pPr>
            <w:r w:rsidRPr="003C02FF">
              <w:rPr>
                <w:color w:val="000000"/>
                <w:rPrChange w:id="32049" w:author="James Vu" w:date="2024-04-19T00:26:00Z">
                  <w:rPr>
                    <w:color w:val="000000"/>
                    <w:sz w:val="26"/>
                    <w:szCs w:val="26"/>
                  </w:rPr>
                </w:rPrChange>
              </w:rPr>
              <w:t xml:space="preserve">01.01.02.02 </w:t>
            </w:r>
          </w:p>
        </w:tc>
        <w:tc>
          <w:tcPr>
            <w:tcW w:w="1636" w:type="pct"/>
            <w:shd w:val="clear" w:color="auto" w:fill="auto"/>
            <w:hideMark/>
            <w:tcPrChange w:id="3205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7BD6B96" w14:textId="77777777" w:rsidR="00093102" w:rsidRPr="003C02FF" w:rsidRDefault="00093102">
            <w:pPr>
              <w:widowControl w:val="0"/>
              <w:spacing w:before="120" w:after="120"/>
              <w:jc w:val="both"/>
              <w:rPr>
                <w:color w:val="000000"/>
                <w:rPrChange w:id="32051" w:author="James Vu" w:date="2024-04-19T00:26:00Z">
                  <w:rPr>
                    <w:color w:val="000000"/>
                    <w:sz w:val="26"/>
                    <w:szCs w:val="26"/>
                  </w:rPr>
                </w:rPrChange>
              </w:rPr>
              <w:pPrChange w:id="32052" w:author="James Vu" w:date="2024-04-18T22:33:00Z">
                <w:pPr>
                  <w:widowControl w:val="0"/>
                  <w:spacing w:before="120" w:after="120"/>
                </w:pPr>
              </w:pPrChange>
            </w:pPr>
            <w:r w:rsidRPr="003C02FF">
              <w:rPr>
                <w:color w:val="000000"/>
                <w:rPrChange w:id="32053" w:author="James Vu" w:date="2024-04-19T00:26:00Z">
                  <w:rPr>
                    <w:color w:val="000000"/>
                    <w:sz w:val="26"/>
                    <w:szCs w:val="26"/>
                  </w:rPr>
                </w:rPrChange>
              </w:rPr>
              <w:t xml:space="preserve">Cài đặt thiết bị chuyển mạch loại lớn (Enterprice và Carrier) </w:t>
            </w:r>
          </w:p>
        </w:tc>
        <w:tc>
          <w:tcPr>
            <w:tcW w:w="439" w:type="pct"/>
            <w:shd w:val="clear" w:color="auto" w:fill="auto"/>
            <w:vAlign w:val="center"/>
            <w:hideMark/>
            <w:tcPrChange w:id="3205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8D53EF1" w14:textId="77777777" w:rsidR="00093102" w:rsidRPr="003C02FF" w:rsidRDefault="00093102">
            <w:pPr>
              <w:widowControl w:val="0"/>
              <w:spacing w:before="120" w:after="120"/>
              <w:jc w:val="both"/>
              <w:rPr>
                <w:color w:val="000000"/>
                <w:rPrChange w:id="32055" w:author="James Vu" w:date="2024-04-19T00:26:00Z">
                  <w:rPr>
                    <w:color w:val="000000"/>
                    <w:sz w:val="26"/>
                    <w:szCs w:val="26"/>
                  </w:rPr>
                </w:rPrChange>
              </w:rPr>
              <w:pPrChange w:id="32056" w:author="James Vu" w:date="2024-04-18T22:33:00Z">
                <w:pPr>
                  <w:widowControl w:val="0"/>
                  <w:spacing w:before="120" w:after="120"/>
                  <w:jc w:val="center"/>
                </w:pPr>
              </w:pPrChange>
            </w:pPr>
            <w:r w:rsidRPr="003C02FF">
              <w:rPr>
                <w:color w:val="000000"/>
                <w:rPrChange w:id="32057" w:author="James Vu" w:date="2024-04-19T00:26:00Z">
                  <w:rPr>
                    <w:color w:val="000000"/>
                    <w:sz w:val="26"/>
                    <w:szCs w:val="26"/>
                  </w:rPr>
                </w:rPrChange>
              </w:rPr>
              <w:t>1 thiết bị</w:t>
            </w:r>
          </w:p>
        </w:tc>
        <w:tc>
          <w:tcPr>
            <w:tcW w:w="502" w:type="pct"/>
            <w:shd w:val="clear" w:color="auto" w:fill="auto"/>
            <w:vAlign w:val="center"/>
            <w:hideMark/>
            <w:tcPrChange w:id="3205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7DCA181" w14:textId="77777777" w:rsidR="00093102" w:rsidRPr="003C02FF" w:rsidRDefault="00093102">
            <w:pPr>
              <w:widowControl w:val="0"/>
              <w:spacing w:before="120" w:after="120"/>
              <w:jc w:val="both"/>
              <w:rPr>
                <w:color w:val="000000"/>
                <w:rPrChange w:id="32059" w:author="James Vu" w:date="2024-04-19T00:26:00Z">
                  <w:rPr>
                    <w:color w:val="000000"/>
                    <w:sz w:val="26"/>
                    <w:szCs w:val="26"/>
                  </w:rPr>
                </w:rPrChange>
              </w:rPr>
              <w:pPrChange w:id="32060" w:author="James Vu" w:date="2024-04-18T22:33:00Z">
                <w:pPr>
                  <w:widowControl w:val="0"/>
                  <w:spacing w:before="120" w:after="120"/>
                  <w:jc w:val="center"/>
                </w:pPr>
              </w:pPrChange>
            </w:pPr>
            <w:r w:rsidRPr="003C02FF">
              <w:rPr>
                <w:color w:val="000000"/>
                <w:rPrChange w:id="32061" w:author="James Vu" w:date="2024-04-19T00:26:00Z">
                  <w:rPr>
                    <w:color w:val="000000"/>
                    <w:sz w:val="26"/>
                    <w:szCs w:val="26"/>
                  </w:rPr>
                </w:rPrChange>
              </w:rPr>
              <w:t>1</w:t>
            </w:r>
          </w:p>
        </w:tc>
        <w:tc>
          <w:tcPr>
            <w:tcW w:w="567" w:type="pct"/>
            <w:shd w:val="clear" w:color="auto" w:fill="auto"/>
            <w:hideMark/>
            <w:tcPrChange w:id="3206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462CB8AA" w14:textId="77777777" w:rsidR="00093102" w:rsidRPr="003C02FF" w:rsidRDefault="00093102">
            <w:pPr>
              <w:widowControl w:val="0"/>
              <w:spacing w:before="120" w:after="120"/>
              <w:jc w:val="both"/>
              <w:rPr>
                <w:color w:val="000000"/>
                <w:rPrChange w:id="32063" w:author="James Vu" w:date="2024-04-19T00:26:00Z">
                  <w:rPr>
                    <w:color w:val="000000"/>
                    <w:sz w:val="26"/>
                    <w:szCs w:val="26"/>
                  </w:rPr>
                </w:rPrChange>
              </w:rPr>
              <w:pPrChange w:id="32064" w:author="James Vu" w:date="2024-04-18T22:33:00Z">
                <w:pPr>
                  <w:widowControl w:val="0"/>
                  <w:spacing w:before="120" w:after="120"/>
                </w:pPr>
              </w:pPrChange>
            </w:pPr>
            <w:r w:rsidRPr="003C02FF">
              <w:rPr>
                <w:color w:val="000000"/>
                <w:rPrChange w:id="32065" w:author="James Vu" w:date="2024-04-19T00:26:00Z">
                  <w:rPr>
                    <w:color w:val="000000"/>
                    <w:sz w:val="26"/>
                    <w:szCs w:val="26"/>
                  </w:rPr>
                </w:rPrChange>
              </w:rPr>
              <w:t> </w:t>
            </w:r>
          </w:p>
        </w:tc>
        <w:tc>
          <w:tcPr>
            <w:tcW w:w="351" w:type="pct"/>
            <w:shd w:val="clear" w:color="auto" w:fill="auto"/>
            <w:hideMark/>
            <w:tcPrChange w:id="3206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CB533B1" w14:textId="77777777" w:rsidR="00093102" w:rsidRPr="003C02FF" w:rsidRDefault="00093102">
            <w:pPr>
              <w:widowControl w:val="0"/>
              <w:spacing w:before="120" w:after="120"/>
              <w:jc w:val="both"/>
              <w:rPr>
                <w:color w:val="000000"/>
                <w:rPrChange w:id="32067" w:author="James Vu" w:date="2024-04-19T00:26:00Z">
                  <w:rPr>
                    <w:color w:val="000000"/>
                    <w:sz w:val="26"/>
                    <w:szCs w:val="26"/>
                  </w:rPr>
                </w:rPrChange>
              </w:rPr>
              <w:pPrChange w:id="32068" w:author="James Vu" w:date="2024-04-18T22:33:00Z">
                <w:pPr>
                  <w:widowControl w:val="0"/>
                  <w:spacing w:before="120" w:after="120"/>
                  <w:jc w:val="center"/>
                </w:pPr>
              </w:pPrChange>
            </w:pPr>
            <w:r w:rsidRPr="003C02FF">
              <w:rPr>
                <w:color w:val="000000"/>
                <w:rPrChange w:id="32069" w:author="James Vu" w:date="2024-04-19T00:26:00Z">
                  <w:rPr>
                    <w:color w:val="000000"/>
                    <w:sz w:val="26"/>
                    <w:szCs w:val="26"/>
                  </w:rPr>
                </w:rPrChange>
              </w:rPr>
              <w:t> </w:t>
            </w:r>
          </w:p>
        </w:tc>
        <w:tc>
          <w:tcPr>
            <w:tcW w:w="632" w:type="pct"/>
            <w:shd w:val="clear" w:color="auto" w:fill="auto"/>
            <w:hideMark/>
            <w:tcPrChange w:id="3207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E8CD04A" w14:textId="77777777" w:rsidR="00093102" w:rsidRPr="003C02FF" w:rsidRDefault="00093102">
            <w:pPr>
              <w:widowControl w:val="0"/>
              <w:spacing w:before="120" w:after="120"/>
              <w:jc w:val="both"/>
              <w:rPr>
                <w:color w:val="000000"/>
                <w:rPrChange w:id="32071" w:author="James Vu" w:date="2024-04-19T00:26:00Z">
                  <w:rPr>
                    <w:color w:val="000000"/>
                    <w:sz w:val="26"/>
                    <w:szCs w:val="26"/>
                  </w:rPr>
                </w:rPrChange>
              </w:rPr>
              <w:pPrChange w:id="32072" w:author="James Vu" w:date="2024-04-18T22:33:00Z">
                <w:pPr>
                  <w:widowControl w:val="0"/>
                  <w:spacing w:before="120" w:after="120"/>
                </w:pPr>
              </w:pPrChange>
            </w:pPr>
            <w:r w:rsidRPr="003C02FF">
              <w:rPr>
                <w:color w:val="000000"/>
                <w:rPrChange w:id="32073" w:author="James Vu" w:date="2024-04-19T00:26:00Z">
                  <w:rPr>
                    <w:color w:val="000000"/>
                    <w:sz w:val="26"/>
                    <w:szCs w:val="26"/>
                  </w:rPr>
                </w:rPrChange>
              </w:rPr>
              <w:t> </w:t>
            </w:r>
          </w:p>
        </w:tc>
      </w:tr>
      <w:tr w:rsidR="00093102" w:rsidRPr="003C02FF" w14:paraId="69D4BF8A" w14:textId="77777777" w:rsidTr="003C02FF">
        <w:trPr>
          <w:trHeight w:val="300"/>
          <w:trPrChange w:id="32074" w:author="James Vu" w:date="2024-04-19T00:26:00Z">
            <w:trPr>
              <w:gridBefore w:val="1"/>
              <w:gridAfter w:val="0"/>
              <w:trHeight w:val="300"/>
            </w:trPr>
          </w:trPrChange>
        </w:trPr>
        <w:tc>
          <w:tcPr>
            <w:tcW w:w="254" w:type="pct"/>
            <w:shd w:val="clear" w:color="auto" w:fill="auto"/>
            <w:vAlign w:val="center"/>
            <w:hideMark/>
            <w:tcPrChange w:id="3207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F13737E" w14:textId="77777777" w:rsidR="00093102" w:rsidRPr="003C02FF" w:rsidRDefault="00093102">
            <w:pPr>
              <w:widowControl w:val="0"/>
              <w:spacing w:before="120" w:after="120"/>
              <w:jc w:val="both"/>
              <w:rPr>
                <w:color w:val="000000"/>
                <w:rPrChange w:id="32076" w:author="James Vu" w:date="2024-04-19T00:26:00Z">
                  <w:rPr>
                    <w:color w:val="000000"/>
                    <w:sz w:val="26"/>
                    <w:szCs w:val="26"/>
                  </w:rPr>
                </w:rPrChange>
              </w:rPr>
              <w:pPrChange w:id="32077" w:author="James Vu" w:date="2024-04-18T22:33:00Z">
                <w:pPr>
                  <w:widowControl w:val="0"/>
                  <w:spacing w:before="120" w:after="120"/>
                  <w:jc w:val="center"/>
                </w:pPr>
              </w:pPrChange>
            </w:pPr>
            <w:r w:rsidRPr="003C02FF">
              <w:rPr>
                <w:color w:val="000000"/>
                <w:rPrChange w:id="32078" w:author="James Vu" w:date="2024-04-19T00:26:00Z">
                  <w:rPr>
                    <w:color w:val="000000"/>
                    <w:sz w:val="26"/>
                    <w:szCs w:val="26"/>
                  </w:rPr>
                </w:rPrChange>
              </w:rPr>
              <w:t> </w:t>
            </w:r>
          </w:p>
        </w:tc>
        <w:tc>
          <w:tcPr>
            <w:tcW w:w="618" w:type="pct"/>
            <w:shd w:val="clear" w:color="auto" w:fill="auto"/>
            <w:vAlign w:val="center"/>
            <w:hideMark/>
            <w:tcPrChange w:id="3207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8425175" w14:textId="77777777" w:rsidR="00093102" w:rsidRPr="003C02FF" w:rsidRDefault="00093102">
            <w:pPr>
              <w:widowControl w:val="0"/>
              <w:spacing w:before="120" w:after="120"/>
              <w:jc w:val="both"/>
              <w:rPr>
                <w:color w:val="000000"/>
                <w:rPrChange w:id="32080" w:author="James Vu" w:date="2024-04-19T00:26:00Z">
                  <w:rPr>
                    <w:color w:val="000000"/>
                    <w:sz w:val="26"/>
                    <w:szCs w:val="26"/>
                  </w:rPr>
                </w:rPrChange>
              </w:rPr>
              <w:pPrChange w:id="32081" w:author="James Vu" w:date="2024-04-18T22:33:00Z">
                <w:pPr>
                  <w:widowControl w:val="0"/>
                  <w:spacing w:before="120" w:after="120"/>
                  <w:jc w:val="center"/>
                </w:pPr>
              </w:pPrChange>
            </w:pPr>
            <w:r w:rsidRPr="003C02FF">
              <w:rPr>
                <w:color w:val="000000"/>
                <w:rPrChange w:id="32082" w:author="James Vu" w:date="2024-04-19T00:26:00Z">
                  <w:rPr>
                    <w:color w:val="000000"/>
                    <w:sz w:val="26"/>
                    <w:szCs w:val="26"/>
                  </w:rPr>
                </w:rPrChange>
              </w:rPr>
              <w:t> </w:t>
            </w:r>
          </w:p>
        </w:tc>
        <w:tc>
          <w:tcPr>
            <w:tcW w:w="1636" w:type="pct"/>
            <w:shd w:val="clear" w:color="auto" w:fill="auto"/>
            <w:hideMark/>
            <w:tcPrChange w:id="3208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233BE78C" w14:textId="77777777" w:rsidR="00093102" w:rsidRPr="003C02FF" w:rsidRDefault="00093102">
            <w:pPr>
              <w:widowControl w:val="0"/>
              <w:spacing w:before="120" w:after="120"/>
              <w:jc w:val="both"/>
              <w:rPr>
                <w:color w:val="000000"/>
                <w:rPrChange w:id="32084" w:author="James Vu" w:date="2024-04-19T00:26:00Z">
                  <w:rPr>
                    <w:color w:val="000000"/>
                    <w:sz w:val="26"/>
                    <w:szCs w:val="26"/>
                  </w:rPr>
                </w:rPrChange>
              </w:rPr>
              <w:pPrChange w:id="32085" w:author="James Vu" w:date="2024-04-18T22:33:00Z">
                <w:pPr>
                  <w:widowControl w:val="0"/>
                  <w:spacing w:before="120" w:after="120"/>
                </w:pPr>
              </w:pPrChange>
            </w:pPr>
            <w:r w:rsidRPr="003C02FF">
              <w:rPr>
                <w:color w:val="000000"/>
                <w:rPrChange w:id="32086" w:author="James Vu" w:date="2024-04-19T00:26:00Z">
                  <w:rPr>
                    <w:color w:val="000000"/>
                    <w:sz w:val="26"/>
                    <w:szCs w:val="26"/>
                  </w:rPr>
                </w:rPrChange>
              </w:rPr>
              <w:t>a) Vật liệu phụ</w:t>
            </w:r>
          </w:p>
        </w:tc>
        <w:tc>
          <w:tcPr>
            <w:tcW w:w="439" w:type="pct"/>
            <w:shd w:val="clear" w:color="auto" w:fill="auto"/>
            <w:vAlign w:val="center"/>
            <w:hideMark/>
            <w:tcPrChange w:id="3208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C2EAB05" w14:textId="77777777" w:rsidR="00093102" w:rsidRPr="003C02FF" w:rsidRDefault="00093102">
            <w:pPr>
              <w:widowControl w:val="0"/>
              <w:spacing w:before="120" w:after="120"/>
              <w:jc w:val="both"/>
              <w:rPr>
                <w:color w:val="000000"/>
                <w:rPrChange w:id="32088" w:author="James Vu" w:date="2024-04-19T00:26:00Z">
                  <w:rPr>
                    <w:color w:val="000000"/>
                    <w:sz w:val="26"/>
                    <w:szCs w:val="26"/>
                  </w:rPr>
                </w:rPrChange>
              </w:rPr>
              <w:pPrChange w:id="32089" w:author="James Vu" w:date="2024-04-18T22:33:00Z">
                <w:pPr>
                  <w:widowControl w:val="0"/>
                  <w:spacing w:before="120" w:after="120"/>
                  <w:jc w:val="center"/>
                </w:pPr>
              </w:pPrChange>
            </w:pPr>
            <w:r w:rsidRPr="003C02FF">
              <w:rPr>
                <w:color w:val="000000"/>
                <w:rPrChange w:id="32090" w:author="James Vu" w:date="2024-04-19T00:26:00Z">
                  <w:rPr>
                    <w:color w:val="000000"/>
                    <w:sz w:val="26"/>
                    <w:szCs w:val="26"/>
                  </w:rPr>
                </w:rPrChange>
              </w:rPr>
              <w:t> </w:t>
            </w:r>
          </w:p>
        </w:tc>
        <w:tc>
          <w:tcPr>
            <w:tcW w:w="502" w:type="pct"/>
            <w:shd w:val="clear" w:color="auto" w:fill="auto"/>
            <w:vAlign w:val="center"/>
            <w:hideMark/>
            <w:tcPrChange w:id="3209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563AB65" w14:textId="77777777" w:rsidR="00093102" w:rsidRPr="003C02FF" w:rsidRDefault="00093102">
            <w:pPr>
              <w:widowControl w:val="0"/>
              <w:spacing w:before="120" w:after="120"/>
              <w:jc w:val="both"/>
              <w:rPr>
                <w:color w:val="000000"/>
                <w:rPrChange w:id="32092" w:author="James Vu" w:date="2024-04-19T00:26:00Z">
                  <w:rPr>
                    <w:color w:val="000000"/>
                    <w:sz w:val="26"/>
                    <w:szCs w:val="26"/>
                  </w:rPr>
                </w:rPrChange>
              </w:rPr>
              <w:pPrChange w:id="32093" w:author="James Vu" w:date="2024-04-18T22:33:00Z">
                <w:pPr>
                  <w:widowControl w:val="0"/>
                  <w:spacing w:before="120" w:after="120"/>
                  <w:jc w:val="center"/>
                </w:pPr>
              </w:pPrChange>
            </w:pPr>
            <w:r w:rsidRPr="003C02FF">
              <w:rPr>
                <w:color w:val="000000"/>
                <w:rPrChange w:id="32094" w:author="James Vu" w:date="2024-04-19T00:26:00Z">
                  <w:rPr>
                    <w:color w:val="000000"/>
                    <w:sz w:val="26"/>
                    <w:szCs w:val="26"/>
                  </w:rPr>
                </w:rPrChange>
              </w:rPr>
              <w:t> </w:t>
            </w:r>
          </w:p>
        </w:tc>
        <w:tc>
          <w:tcPr>
            <w:tcW w:w="567" w:type="pct"/>
            <w:shd w:val="clear" w:color="auto" w:fill="auto"/>
            <w:hideMark/>
            <w:tcPrChange w:id="3209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4BB30D98" w14:textId="77777777" w:rsidR="00093102" w:rsidRPr="003C02FF" w:rsidRDefault="00093102">
            <w:pPr>
              <w:widowControl w:val="0"/>
              <w:spacing w:before="120" w:after="120"/>
              <w:jc w:val="both"/>
              <w:rPr>
                <w:color w:val="000000"/>
                <w:rPrChange w:id="32096" w:author="James Vu" w:date="2024-04-19T00:26:00Z">
                  <w:rPr>
                    <w:color w:val="000000"/>
                    <w:sz w:val="26"/>
                    <w:szCs w:val="26"/>
                  </w:rPr>
                </w:rPrChange>
              </w:rPr>
              <w:pPrChange w:id="32097" w:author="James Vu" w:date="2024-04-18T22:33:00Z">
                <w:pPr>
                  <w:widowControl w:val="0"/>
                  <w:spacing w:before="120" w:after="120"/>
                </w:pPr>
              </w:pPrChange>
            </w:pPr>
            <w:r w:rsidRPr="003C02FF">
              <w:rPr>
                <w:color w:val="000000"/>
                <w:rPrChange w:id="32098" w:author="James Vu" w:date="2024-04-19T00:26:00Z">
                  <w:rPr>
                    <w:color w:val="000000"/>
                    <w:sz w:val="26"/>
                    <w:szCs w:val="26"/>
                  </w:rPr>
                </w:rPrChange>
              </w:rPr>
              <w:t> </w:t>
            </w:r>
          </w:p>
        </w:tc>
        <w:tc>
          <w:tcPr>
            <w:tcW w:w="351" w:type="pct"/>
            <w:shd w:val="clear" w:color="auto" w:fill="auto"/>
            <w:hideMark/>
            <w:tcPrChange w:id="3209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F1D5A22" w14:textId="77777777" w:rsidR="00093102" w:rsidRPr="003C02FF" w:rsidRDefault="00093102">
            <w:pPr>
              <w:widowControl w:val="0"/>
              <w:spacing w:before="120" w:after="120"/>
              <w:jc w:val="both"/>
              <w:rPr>
                <w:color w:val="000000"/>
                <w:rPrChange w:id="32100" w:author="James Vu" w:date="2024-04-19T00:26:00Z">
                  <w:rPr>
                    <w:color w:val="000000"/>
                    <w:sz w:val="26"/>
                    <w:szCs w:val="26"/>
                  </w:rPr>
                </w:rPrChange>
              </w:rPr>
              <w:pPrChange w:id="32101" w:author="James Vu" w:date="2024-04-18T22:33:00Z">
                <w:pPr>
                  <w:widowControl w:val="0"/>
                  <w:spacing w:before="120" w:after="120"/>
                  <w:jc w:val="center"/>
                </w:pPr>
              </w:pPrChange>
            </w:pPr>
            <w:r w:rsidRPr="003C02FF">
              <w:rPr>
                <w:color w:val="000000"/>
                <w:rPrChange w:id="32102" w:author="James Vu" w:date="2024-04-19T00:26:00Z">
                  <w:rPr>
                    <w:color w:val="000000"/>
                    <w:sz w:val="26"/>
                    <w:szCs w:val="26"/>
                  </w:rPr>
                </w:rPrChange>
              </w:rPr>
              <w:t> </w:t>
            </w:r>
          </w:p>
        </w:tc>
        <w:tc>
          <w:tcPr>
            <w:tcW w:w="632" w:type="pct"/>
            <w:shd w:val="clear" w:color="auto" w:fill="auto"/>
            <w:hideMark/>
            <w:tcPrChange w:id="3210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417A2FF" w14:textId="77777777" w:rsidR="00093102" w:rsidRPr="003C02FF" w:rsidRDefault="00093102">
            <w:pPr>
              <w:widowControl w:val="0"/>
              <w:spacing w:before="120" w:after="120"/>
              <w:jc w:val="both"/>
              <w:rPr>
                <w:color w:val="000000"/>
                <w:rPrChange w:id="32104" w:author="James Vu" w:date="2024-04-19T00:26:00Z">
                  <w:rPr>
                    <w:color w:val="000000"/>
                    <w:sz w:val="26"/>
                    <w:szCs w:val="26"/>
                  </w:rPr>
                </w:rPrChange>
              </w:rPr>
              <w:pPrChange w:id="32105" w:author="James Vu" w:date="2024-04-18T22:33:00Z">
                <w:pPr>
                  <w:widowControl w:val="0"/>
                  <w:spacing w:before="120" w:after="120"/>
                </w:pPr>
              </w:pPrChange>
            </w:pPr>
            <w:r w:rsidRPr="003C02FF">
              <w:rPr>
                <w:color w:val="000000"/>
                <w:rPrChange w:id="32106" w:author="James Vu" w:date="2024-04-19T00:26:00Z">
                  <w:rPr>
                    <w:color w:val="000000"/>
                    <w:sz w:val="26"/>
                    <w:szCs w:val="26"/>
                  </w:rPr>
                </w:rPrChange>
              </w:rPr>
              <w:t xml:space="preserve">                  599 </w:t>
            </w:r>
          </w:p>
        </w:tc>
      </w:tr>
      <w:tr w:rsidR="00093102" w:rsidRPr="003C02FF" w14:paraId="1C1295D7" w14:textId="77777777" w:rsidTr="003C02FF">
        <w:trPr>
          <w:trHeight w:val="300"/>
          <w:trPrChange w:id="32107" w:author="James Vu" w:date="2024-04-19T00:26:00Z">
            <w:trPr>
              <w:gridBefore w:val="1"/>
              <w:gridAfter w:val="0"/>
              <w:trHeight w:val="300"/>
            </w:trPr>
          </w:trPrChange>
        </w:trPr>
        <w:tc>
          <w:tcPr>
            <w:tcW w:w="254" w:type="pct"/>
            <w:shd w:val="clear" w:color="auto" w:fill="auto"/>
            <w:vAlign w:val="center"/>
            <w:hideMark/>
            <w:tcPrChange w:id="3210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1C50619" w14:textId="77777777" w:rsidR="00093102" w:rsidRPr="003C02FF" w:rsidRDefault="00093102">
            <w:pPr>
              <w:widowControl w:val="0"/>
              <w:spacing w:before="120" w:after="120"/>
              <w:jc w:val="both"/>
              <w:rPr>
                <w:i/>
                <w:iCs/>
                <w:color w:val="000000"/>
                <w:rPrChange w:id="32109" w:author="James Vu" w:date="2024-04-19T00:26:00Z">
                  <w:rPr>
                    <w:i/>
                    <w:iCs/>
                    <w:color w:val="000000"/>
                    <w:sz w:val="26"/>
                    <w:szCs w:val="26"/>
                  </w:rPr>
                </w:rPrChange>
              </w:rPr>
              <w:pPrChange w:id="32110" w:author="James Vu" w:date="2024-04-18T22:33:00Z">
                <w:pPr>
                  <w:widowControl w:val="0"/>
                  <w:spacing w:before="120" w:after="120"/>
                  <w:jc w:val="center"/>
                </w:pPr>
              </w:pPrChange>
            </w:pPr>
            <w:r w:rsidRPr="003C02FF">
              <w:rPr>
                <w:i/>
                <w:iCs/>
                <w:color w:val="000000"/>
                <w:rPrChange w:id="32111" w:author="James Vu" w:date="2024-04-19T00:26:00Z">
                  <w:rPr>
                    <w:i/>
                    <w:iCs/>
                    <w:color w:val="000000"/>
                    <w:sz w:val="26"/>
                    <w:szCs w:val="26"/>
                  </w:rPr>
                </w:rPrChange>
              </w:rPr>
              <w:t> </w:t>
            </w:r>
          </w:p>
        </w:tc>
        <w:tc>
          <w:tcPr>
            <w:tcW w:w="618" w:type="pct"/>
            <w:shd w:val="clear" w:color="auto" w:fill="auto"/>
            <w:vAlign w:val="center"/>
            <w:hideMark/>
            <w:tcPrChange w:id="3211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E87B551" w14:textId="77777777" w:rsidR="00093102" w:rsidRPr="003C02FF" w:rsidRDefault="00093102">
            <w:pPr>
              <w:widowControl w:val="0"/>
              <w:spacing w:before="120" w:after="120"/>
              <w:jc w:val="both"/>
              <w:rPr>
                <w:i/>
                <w:iCs/>
                <w:color w:val="000000"/>
                <w:rPrChange w:id="32113" w:author="James Vu" w:date="2024-04-19T00:26:00Z">
                  <w:rPr>
                    <w:i/>
                    <w:iCs/>
                    <w:color w:val="000000"/>
                    <w:sz w:val="26"/>
                    <w:szCs w:val="26"/>
                  </w:rPr>
                </w:rPrChange>
              </w:rPr>
              <w:pPrChange w:id="32114" w:author="James Vu" w:date="2024-04-18T22:33:00Z">
                <w:pPr>
                  <w:widowControl w:val="0"/>
                  <w:spacing w:before="120" w:after="120"/>
                  <w:jc w:val="center"/>
                </w:pPr>
              </w:pPrChange>
            </w:pPr>
            <w:r w:rsidRPr="003C02FF">
              <w:rPr>
                <w:i/>
                <w:iCs/>
                <w:color w:val="000000"/>
                <w:rPrChange w:id="32115" w:author="James Vu" w:date="2024-04-19T00:26:00Z">
                  <w:rPr>
                    <w:i/>
                    <w:iCs/>
                    <w:color w:val="000000"/>
                    <w:sz w:val="26"/>
                    <w:szCs w:val="26"/>
                  </w:rPr>
                </w:rPrChange>
              </w:rPr>
              <w:t> </w:t>
            </w:r>
          </w:p>
        </w:tc>
        <w:tc>
          <w:tcPr>
            <w:tcW w:w="1636" w:type="pct"/>
            <w:shd w:val="clear" w:color="auto" w:fill="auto"/>
            <w:hideMark/>
            <w:tcPrChange w:id="3211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7439BCC" w14:textId="77777777" w:rsidR="00093102" w:rsidRPr="003C02FF" w:rsidRDefault="00093102">
            <w:pPr>
              <w:widowControl w:val="0"/>
              <w:spacing w:before="120" w:after="120"/>
              <w:jc w:val="both"/>
              <w:rPr>
                <w:i/>
                <w:iCs/>
                <w:color w:val="000000"/>
                <w:rPrChange w:id="32117" w:author="James Vu" w:date="2024-04-19T00:26:00Z">
                  <w:rPr>
                    <w:i/>
                    <w:iCs/>
                    <w:color w:val="000000"/>
                    <w:sz w:val="26"/>
                    <w:szCs w:val="26"/>
                  </w:rPr>
                </w:rPrChange>
              </w:rPr>
              <w:pPrChange w:id="32118" w:author="James Vu" w:date="2024-04-18T22:33:00Z">
                <w:pPr>
                  <w:widowControl w:val="0"/>
                  <w:spacing w:before="120" w:after="120"/>
                  <w:jc w:val="right"/>
                </w:pPr>
              </w:pPrChange>
            </w:pPr>
            <w:r w:rsidRPr="003C02FF">
              <w:rPr>
                <w:i/>
                <w:iCs/>
                <w:color w:val="000000"/>
                <w:rPrChange w:id="32119" w:author="James Vu" w:date="2024-04-19T00:26:00Z">
                  <w:rPr>
                    <w:i/>
                    <w:iCs/>
                    <w:color w:val="000000"/>
                    <w:sz w:val="26"/>
                    <w:szCs w:val="26"/>
                  </w:rPr>
                </w:rPrChange>
              </w:rPr>
              <w:t>Giấy A4</w:t>
            </w:r>
          </w:p>
        </w:tc>
        <w:tc>
          <w:tcPr>
            <w:tcW w:w="439" w:type="pct"/>
            <w:shd w:val="clear" w:color="auto" w:fill="auto"/>
            <w:vAlign w:val="center"/>
            <w:hideMark/>
            <w:tcPrChange w:id="3212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57BCC3DD" w14:textId="77777777" w:rsidR="00093102" w:rsidRPr="003C02FF" w:rsidRDefault="00093102">
            <w:pPr>
              <w:widowControl w:val="0"/>
              <w:spacing w:before="120" w:after="120"/>
              <w:jc w:val="both"/>
              <w:rPr>
                <w:i/>
                <w:iCs/>
                <w:color w:val="000000"/>
                <w:rPrChange w:id="32121" w:author="James Vu" w:date="2024-04-19T00:26:00Z">
                  <w:rPr>
                    <w:i/>
                    <w:iCs/>
                    <w:color w:val="000000"/>
                    <w:sz w:val="26"/>
                    <w:szCs w:val="26"/>
                  </w:rPr>
                </w:rPrChange>
              </w:rPr>
              <w:pPrChange w:id="32122" w:author="James Vu" w:date="2024-04-18T22:33:00Z">
                <w:pPr>
                  <w:widowControl w:val="0"/>
                  <w:spacing w:before="120" w:after="120"/>
                  <w:jc w:val="center"/>
                </w:pPr>
              </w:pPrChange>
            </w:pPr>
            <w:r w:rsidRPr="003C02FF">
              <w:rPr>
                <w:i/>
                <w:iCs/>
                <w:color w:val="000000"/>
                <w:rPrChange w:id="32123" w:author="James Vu" w:date="2024-04-19T00:26:00Z">
                  <w:rPr>
                    <w:i/>
                    <w:iCs/>
                    <w:color w:val="000000"/>
                    <w:sz w:val="26"/>
                    <w:szCs w:val="26"/>
                  </w:rPr>
                </w:rPrChange>
              </w:rPr>
              <w:t>Ram</w:t>
            </w:r>
          </w:p>
        </w:tc>
        <w:tc>
          <w:tcPr>
            <w:tcW w:w="502" w:type="pct"/>
            <w:shd w:val="clear" w:color="auto" w:fill="auto"/>
            <w:vAlign w:val="center"/>
            <w:hideMark/>
            <w:tcPrChange w:id="3212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FB2DE8E" w14:textId="77777777" w:rsidR="00093102" w:rsidRPr="003C02FF" w:rsidRDefault="00093102">
            <w:pPr>
              <w:widowControl w:val="0"/>
              <w:spacing w:before="120" w:after="120"/>
              <w:jc w:val="both"/>
              <w:rPr>
                <w:i/>
                <w:iCs/>
                <w:color w:val="000000"/>
                <w:rPrChange w:id="32125" w:author="James Vu" w:date="2024-04-19T00:26:00Z">
                  <w:rPr>
                    <w:i/>
                    <w:iCs/>
                    <w:color w:val="000000"/>
                    <w:sz w:val="26"/>
                    <w:szCs w:val="26"/>
                  </w:rPr>
                </w:rPrChange>
              </w:rPr>
              <w:pPrChange w:id="32126" w:author="James Vu" w:date="2024-04-18T22:33:00Z">
                <w:pPr>
                  <w:widowControl w:val="0"/>
                  <w:spacing w:before="120" w:after="120"/>
                  <w:jc w:val="center"/>
                </w:pPr>
              </w:pPrChange>
            </w:pPr>
            <w:r w:rsidRPr="003C02FF">
              <w:rPr>
                <w:i/>
                <w:iCs/>
                <w:color w:val="000000"/>
                <w:rPrChange w:id="32127" w:author="James Vu" w:date="2024-04-19T00:26:00Z">
                  <w:rPr>
                    <w:i/>
                    <w:iCs/>
                    <w:color w:val="000000"/>
                    <w:sz w:val="26"/>
                    <w:szCs w:val="26"/>
                  </w:rPr>
                </w:rPrChange>
              </w:rPr>
              <w:t>0,01</w:t>
            </w:r>
          </w:p>
        </w:tc>
        <w:tc>
          <w:tcPr>
            <w:tcW w:w="567" w:type="pct"/>
            <w:shd w:val="clear" w:color="auto" w:fill="auto"/>
            <w:hideMark/>
            <w:tcPrChange w:id="3212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C10F5A9" w14:textId="77777777" w:rsidR="00093102" w:rsidRPr="003C02FF" w:rsidRDefault="00093102">
            <w:pPr>
              <w:widowControl w:val="0"/>
              <w:spacing w:before="120" w:after="120"/>
              <w:jc w:val="both"/>
              <w:rPr>
                <w:i/>
                <w:iCs/>
                <w:color w:val="000000"/>
                <w:rPrChange w:id="32129" w:author="James Vu" w:date="2024-04-19T00:26:00Z">
                  <w:rPr>
                    <w:i/>
                    <w:iCs/>
                    <w:color w:val="000000"/>
                    <w:sz w:val="26"/>
                    <w:szCs w:val="26"/>
                  </w:rPr>
                </w:rPrChange>
              </w:rPr>
              <w:pPrChange w:id="32130" w:author="James Vu" w:date="2024-04-18T22:33:00Z">
                <w:pPr>
                  <w:widowControl w:val="0"/>
                  <w:spacing w:before="120" w:after="120"/>
                </w:pPr>
              </w:pPrChange>
            </w:pPr>
            <w:r w:rsidRPr="003C02FF">
              <w:rPr>
                <w:i/>
                <w:iCs/>
                <w:color w:val="000000"/>
                <w:rPrChange w:id="32131" w:author="James Vu" w:date="2024-04-19T00:26:00Z">
                  <w:rPr>
                    <w:i/>
                    <w:iCs/>
                    <w:color w:val="000000"/>
                    <w:sz w:val="26"/>
                    <w:szCs w:val="26"/>
                  </w:rPr>
                </w:rPrChange>
              </w:rPr>
              <w:t xml:space="preserve">         57.000 </w:t>
            </w:r>
          </w:p>
        </w:tc>
        <w:tc>
          <w:tcPr>
            <w:tcW w:w="351" w:type="pct"/>
            <w:shd w:val="clear" w:color="auto" w:fill="auto"/>
            <w:hideMark/>
            <w:tcPrChange w:id="3213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01AD027B" w14:textId="77777777" w:rsidR="00093102" w:rsidRPr="003C02FF" w:rsidRDefault="00093102">
            <w:pPr>
              <w:widowControl w:val="0"/>
              <w:spacing w:before="120" w:after="120"/>
              <w:jc w:val="both"/>
              <w:rPr>
                <w:i/>
                <w:iCs/>
                <w:color w:val="000000"/>
                <w:rPrChange w:id="32133" w:author="James Vu" w:date="2024-04-19T00:26:00Z">
                  <w:rPr>
                    <w:i/>
                    <w:iCs/>
                    <w:color w:val="000000"/>
                    <w:sz w:val="26"/>
                    <w:szCs w:val="26"/>
                  </w:rPr>
                </w:rPrChange>
              </w:rPr>
              <w:pPrChange w:id="32134" w:author="James Vu" w:date="2024-04-18T22:33:00Z">
                <w:pPr>
                  <w:widowControl w:val="0"/>
                  <w:spacing w:before="120" w:after="120"/>
                  <w:jc w:val="center"/>
                </w:pPr>
              </w:pPrChange>
            </w:pPr>
            <w:r w:rsidRPr="003C02FF">
              <w:rPr>
                <w:i/>
                <w:iCs/>
                <w:color w:val="000000"/>
                <w:rPrChange w:id="32135" w:author="James Vu" w:date="2024-04-19T00:26:00Z">
                  <w:rPr>
                    <w:i/>
                    <w:iCs/>
                    <w:color w:val="000000"/>
                    <w:sz w:val="26"/>
                    <w:szCs w:val="26"/>
                  </w:rPr>
                </w:rPrChange>
              </w:rPr>
              <w:t>1</w:t>
            </w:r>
          </w:p>
        </w:tc>
        <w:tc>
          <w:tcPr>
            <w:tcW w:w="632" w:type="pct"/>
            <w:shd w:val="clear" w:color="auto" w:fill="auto"/>
            <w:hideMark/>
            <w:tcPrChange w:id="3213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544D0FE" w14:textId="77777777" w:rsidR="00093102" w:rsidRPr="003C02FF" w:rsidRDefault="00093102">
            <w:pPr>
              <w:widowControl w:val="0"/>
              <w:spacing w:before="120" w:after="120"/>
              <w:jc w:val="both"/>
              <w:rPr>
                <w:i/>
                <w:iCs/>
                <w:color w:val="000000"/>
                <w:rPrChange w:id="32137" w:author="James Vu" w:date="2024-04-19T00:26:00Z">
                  <w:rPr>
                    <w:i/>
                    <w:iCs/>
                    <w:color w:val="000000"/>
                    <w:sz w:val="26"/>
                    <w:szCs w:val="26"/>
                  </w:rPr>
                </w:rPrChange>
              </w:rPr>
              <w:pPrChange w:id="32138" w:author="James Vu" w:date="2024-04-18T22:33:00Z">
                <w:pPr>
                  <w:widowControl w:val="0"/>
                  <w:spacing w:before="120" w:after="120"/>
                </w:pPr>
              </w:pPrChange>
            </w:pPr>
            <w:r w:rsidRPr="003C02FF">
              <w:rPr>
                <w:i/>
                <w:iCs/>
                <w:color w:val="000000"/>
                <w:rPrChange w:id="32139" w:author="James Vu" w:date="2024-04-19T00:26:00Z">
                  <w:rPr>
                    <w:i/>
                    <w:iCs/>
                    <w:color w:val="000000"/>
                    <w:sz w:val="26"/>
                    <w:szCs w:val="26"/>
                  </w:rPr>
                </w:rPrChange>
              </w:rPr>
              <w:t xml:space="preserve">                 570 </w:t>
            </w:r>
          </w:p>
        </w:tc>
      </w:tr>
      <w:tr w:rsidR="00093102" w:rsidRPr="003C02FF" w14:paraId="30B948AC" w14:textId="77777777" w:rsidTr="003C02FF">
        <w:trPr>
          <w:trHeight w:val="300"/>
          <w:trPrChange w:id="32140" w:author="James Vu" w:date="2024-04-19T00:26:00Z">
            <w:trPr>
              <w:gridBefore w:val="1"/>
              <w:gridAfter w:val="0"/>
              <w:trHeight w:val="300"/>
            </w:trPr>
          </w:trPrChange>
        </w:trPr>
        <w:tc>
          <w:tcPr>
            <w:tcW w:w="254" w:type="pct"/>
            <w:shd w:val="clear" w:color="auto" w:fill="auto"/>
            <w:vAlign w:val="center"/>
            <w:hideMark/>
            <w:tcPrChange w:id="3214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100B235D" w14:textId="77777777" w:rsidR="00093102" w:rsidRPr="003C02FF" w:rsidRDefault="00093102">
            <w:pPr>
              <w:widowControl w:val="0"/>
              <w:spacing w:before="120" w:after="120"/>
              <w:jc w:val="both"/>
              <w:rPr>
                <w:i/>
                <w:iCs/>
                <w:color w:val="000000"/>
                <w:rPrChange w:id="32142" w:author="James Vu" w:date="2024-04-19T00:26:00Z">
                  <w:rPr>
                    <w:i/>
                    <w:iCs/>
                    <w:color w:val="000000"/>
                    <w:sz w:val="26"/>
                    <w:szCs w:val="26"/>
                  </w:rPr>
                </w:rPrChange>
              </w:rPr>
              <w:pPrChange w:id="32143" w:author="James Vu" w:date="2024-04-18T22:33:00Z">
                <w:pPr>
                  <w:widowControl w:val="0"/>
                  <w:spacing w:before="120" w:after="120"/>
                  <w:jc w:val="center"/>
                </w:pPr>
              </w:pPrChange>
            </w:pPr>
            <w:r w:rsidRPr="003C02FF">
              <w:rPr>
                <w:i/>
                <w:iCs/>
                <w:color w:val="000000"/>
                <w:rPrChange w:id="32144" w:author="James Vu" w:date="2024-04-19T00:26:00Z">
                  <w:rPr>
                    <w:i/>
                    <w:iCs/>
                    <w:color w:val="000000"/>
                    <w:sz w:val="26"/>
                    <w:szCs w:val="26"/>
                  </w:rPr>
                </w:rPrChange>
              </w:rPr>
              <w:t> </w:t>
            </w:r>
          </w:p>
        </w:tc>
        <w:tc>
          <w:tcPr>
            <w:tcW w:w="618" w:type="pct"/>
            <w:shd w:val="clear" w:color="auto" w:fill="auto"/>
            <w:vAlign w:val="center"/>
            <w:hideMark/>
            <w:tcPrChange w:id="3214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16585A7D" w14:textId="77777777" w:rsidR="00093102" w:rsidRPr="003C02FF" w:rsidRDefault="00093102">
            <w:pPr>
              <w:widowControl w:val="0"/>
              <w:spacing w:before="120" w:after="120"/>
              <w:jc w:val="both"/>
              <w:rPr>
                <w:i/>
                <w:iCs/>
                <w:color w:val="000000"/>
                <w:rPrChange w:id="32146" w:author="James Vu" w:date="2024-04-19T00:26:00Z">
                  <w:rPr>
                    <w:i/>
                    <w:iCs/>
                    <w:color w:val="000000"/>
                    <w:sz w:val="26"/>
                    <w:szCs w:val="26"/>
                  </w:rPr>
                </w:rPrChange>
              </w:rPr>
              <w:pPrChange w:id="32147" w:author="James Vu" w:date="2024-04-18T22:33:00Z">
                <w:pPr>
                  <w:widowControl w:val="0"/>
                  <w:spacing w:before="120" w:after="120"/>
                  <w:jc w:val="center"/>
                </w:pPr>
              </w:pPrChange>
            </w:pPr>
            <w:r w:rsidRPr="003C02FF">
              <w:rPr>
                <w:i/>
                <w:iCs/>
                <w:color w:val="000000"/>
                <w:rPrChange w:id="32148" w:author="James Vu" w:date="2024-04-19T00:26:00Z">
                  <w:rPr>
                    <w:i/>
                    <w:iCs/>
                    <w:color w:val="000000"/>
                    <w:sz w:val="26"/>
                    <w:szCs w:val="26"/>
                  </w:rPr>
                </w:rPrChange>
              </w:rPr>
              <w:t> </w:t>
            </w:r>
          </w:p>
        </w:tc>
        <w:tc>
          <w:tcPr>
            <w:tcW w:w="1636" w:type="pct"/>
            <w:shd w:val="clear" w:color="auto" w:fill="auto"/>
            <w:hideMark/>
            <w:tcPrChange w:id="3214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6942D9F" w14:textId="77777777" w:rsidR="00093102" w:rsidRPr="003C02FF" w:rsidRDefault="00093102">
            <w:pPr>
              <w:widowControl w:val="0"/>
              <w:spacing w:before="120" w:after="120"/>
              <w:jc w:val="both"/>
              <w:rPr>
                <w:i/>
                <w:iCs/>
                <w:color w:val="000000"/>
                <w:rPrChange w:id="32150" w:author="James Vu" w:date="2024-04-19T00:26:00Z">
                  <w:rPr>
                    <w:i/>
                    <w:iCs/>
                    <w:color w:val="000000"/>
                    <w:sz w:val="26"/>
                    <w:szCs w:val="26"/>
                  </w:rPr>
                </w:rPrChange>
              </w:rPr>
              <w:pPrChange w:id="32151" w:author="James Vu" w:date="2024-04-18T22:33:00Z">
                <w:pPr>
                  <w:widowControl w:val="0"/>
                  <w:spacing w:before="120" w:after="120"/>
                  <w:jc w:val="right"/>
                </w:pPr>
              </w:pPrChange>
            </w:pPr>
            <w:r w:rsidRPr="003C02FF">
              <w:rPr>
                <w:i/>
                <w:iCs/>
                <w:color w:val="000000"/>
                <w:rPrChange w:id="32152" w:author="James Vu" w:date="2024-04-19T00:26:00Z">
                  <w:rPr>
                    <w:i/>
                    <w:iCs/>
                    <w:color w:val="000000"/>
                    <w:sz w:val="26"/>
                    <w:szCs w:val="26"/>
                  </w:rPr>
                </w:rPrChange>
              </w:rPr>
              <w:t>Vật liệu khác</w:t>
            </w:r>
          </w:p>
        </w:tc>
        <w:tc>
          <w:tcPr>
            <w:tcW w:w="439" w:type="pct"/>
            <w:shd w:val="clear" w:color="auto" w:fill="auto"/>
            <w:vAlign w:val="center"/>
            <w:hideMark/>
            <w:tcPrChange w:id="3215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DA72028" w14:textId="77777777" w:rsidR="00093102" w:rsidRPr="003C02FF" w:rsidRDefault="00093102">
            <w:pPr>
              <w:widowControl w:val="0"/>
              <w:spacing w:before="120" w:after="120"/>
              <w:jc w:val="both"/>
              <w:rPr>
                <w:i/>
                <w:iCs/>
                <w:color w:val="000000"/>
                <w:rPrChange w:id="32154" w:author="James Vu" w:date="2024-04-19T00:26:00Z">
                  <w:rPr>
                    <w:i/>
                    <w:iCs/>
                    <w:color w:val="000000"/>
                    <w:sz w:val="26"/>
                    <w:szCs w:val="26"/>
                  </w:rPr>
                </w:rPrChange>
              </w:rPr>
              <w:pPrChange w:id="32155" w:author="James Vu" w:date="2024-04-18T22:33:00Z">
                <w:pPr>
                  <w:widowControl w:val="0"/>
                  <w:spacing w:before="120" w:after="120"/>
                  <w:jc w:val="center"/>
                </w:pPr>
              </w:pPrChange>
            </w:pPr>
            <w:r w:rsidRPr="003C02FF">
              <w:rPr>
                <w:i/>
                <w:iCs/>
                <w:color w:val="000000"/>
                <w:rPrChange w:id="32156" w:author="James Vu" w:date="2024-04-19T00:26:00Z">
                  <w:rPr>
                    <w:i/>
                    <w:iCs/>
                    <w:color w:val="000000"/>
                    <w:sz w:val="26"/>
                    <w:szCs w:val="26"/>
                  </w:rPr>
                </w:rPrChange>
              </w:rPr>
              <w:t>%</w:t>
            </w:r>
          </w:p>
        </w:tc>
        <w:tc>
          <w:tcPr>
            <w:tcW w:w="502" w:type="pct"/>
            <w:shd w:val="clear" w:color="auto" w:fill="auto"/>
            <w:vAlign w:val="center"/>
            <w:hideMark/>
            <w:tcPrChange w:id="3215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F894784" w14:textId="77777777" w:rsidR="00093102" w:rsidRPr="003C02FF" w:rsidRDefault="00093102">
            <w:pPr>
              <w:widowControl w:val="0"/>
              <w:spacing w:before="120" w:after="120"/>
              <w:jc w:val="both"/>
              <w:rPr>
                <w:i/>
                <w:iCs/>
                <w:color w:val="000000"/>
                <w:rPrChange w:id="32158" w:author="James Vu" w:date="2024-04-19T00:26:00Z">
                  <w:rPr>
                    <w:i/>
                    <w:iCs/>
                    <w:color w:val="000000"/>
                    <w:sz w:val="26"/>
                    <w:szCs w:val="26"/>
                  </w:rPr>
                </w:rPrChange>
              </w:rPr>
              <w:pPrChange w:id="32159" w:author="James Vu" w:date="2024-04-18T22:33:00Z">
                <w:pPr>
                  <w:widowControl w:val="0"/>
                  <w:spacing w:before="120" w:after="120"/>
                  <w:jc w:val="center"/>
                </w:pPr>
              </w:pPrChange>
            </w:pPr>
            <w:r w:rsidRPr="003C02FF">
              <w:rPr>
                <w:i/>
                <w:iCs/>
                <w:color w:val="000000"/>
                <w:rPrChange w:id="32160" w:author="James Vu" w:date="2024-04-19T00:26:00Z">
                  <w:rPr>
                    <w:i/>
                    <w:iCs/>
                    <w:color w:val="000000"/>
                    <w:sz w:val="26"/>
                    <w:szCs w:val="26"/>
                  </w:rPr>
                </w:rPrChange>
              </w:rPr>
              <w:t>5</w:t>
            </w:r>
          </w:p>
        </w:tc>
        <w:tc>
          <w:tcPr>
            <w:tcW w:w="567" w:type="pct"/>
            <w:shd w:val="clear" w:color="auto" w:fill="auto"/>
            <w:hideMark/>
            <w:tcPrChange w:id="3216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0897A81" w14:textId="77777777" w:rsidR="00093102" w:rsidRPr="003C02FF" w:rsidRDefault="00093102">
            <w:pPr>
              <w:widowControl w:val="0"/>
              <w:spacing w:before="120" w:after="120"/>
              <w:jc w:val="both"/>
              <w:rPr>
                <w:i/>
                <w:iCs/>
                <w:color w:val="000000"/>
                <w:rPrChange w:id="32162" w:author="James Vu" w:date="2024-04-19T00:26:00Z">
                  <w:rPr>
                    <w:i/>
                    <w:iCs/>
                    <w:color w:val="000000"/>
                    <w:sz w:val="26"/>
                    <w:szCs w:val="26"/>
                  </w:rPr>
                </w:rPrChange>
              </w:rPr>
              <w:pPrChange w:id="32163" w:author="James Vu" w:date="2024-04-18T22:33:00Z">
                <w:pPr>
                  <w:widowControl w:val="0"/>
                  <w:spacing w:before="120" w:after="120"/>
                </w:pPr>
              </w:pPrChange>
            </w:pPr>
            <w:r w:rsidRPr="003C02FF">
              <w:rPr>
                <w:i/>
                <w:iCs/>
                <w:color w:val="000000"/>
                <w:rPrChange w:id="32164" w:author="James Vu" w:date="2024-04-19T00:26:00Z">
                  <w:rPr>
                    <w:i/>
                    <w:iCs/>
                    <w:color w:val="000000"/>
                    <w:sz w:val="26"/>
                    <w:szCs w:val="26"/>
                  </w:rPr>
                </w:rPrChange>
              </w:rPr>
              <w:t> </w:t>
            </w:r>
          </w:p>
        </w:tc>
        <w:tc>
          <w:tcPr>
            <w:tcW w:w="351" w:type="pct"/>
            <w:shd w:val="clear" w:color="auto" w:fill="auto"/>
            <w:hideMark/>
            <w:tcPrChange w:id="3216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52D81C1" w14:textId="77777777" w:rsidR="00093102" w:rsidRPr="003C02FF" w:rsidRDefault="00093102">
            <w:pPr>
              <w:widowControl w:val="0"/>
              <w:spacing w:before="120" w:after="120"/>
              <w:jc w:val="both"/>
              <w:rPr>
                <w:i/>
                <w:iCs/>
                <w:color w:val="000000"/>
                <w:rPrChange w:id="32166" w:author="James Vu" w:date="2024-04-19T00:26:00Z">
                  <w:rPr>
                    <w:i/>
                    <w:iCs/>
                    <w:color w:val="000000"/>
                    <w:sz w:val="26"/>
                    <w:szCs w:val="26"/>
                  </w:rPr>
                </w:rPrChange>
              </w:rPr>
              <w:pPrChange w:id="32167" w:author="James Vu" w:date="2024-04-18T22:33:00Z">
                <w:pPr>
                  <w:widowControl w:val="0"/>
                  <w:spacing w:before="120" w:after="120"/>
                  <w:jc w:val="center"/>
                </w:pPr>
              </w:pPrChange>
            </w:pPr>
            <w:r w:rsidRPr="003C02FF">
              <w:rPr>
                <w:i/>
                <w:iCs/>
                <w:color w:val="000000"/>
                <w:rPrChange w:id="32168" w:author="James Vu" w:date="2024-04-19T00:26:00Z">
                  <w:rPr>
                    <w:i/>
                    <w:iCs/>
                    <w:color w:val="000000"/>
                    <w:sz w:val="26"/>
                    <w:szCs w:val="26"/>
                  </w:rPr>
                </w:rPrChange>
              </w:rPr>
              <w:t>1</w:t>
            </w:r>
          </w:p>
        </w:tc>
        <w:tc>
          <w:tcPr>
            <w:tcW w:w="632" w:type="pct"/>
            <w:shd w:val="clear" w:color="auto" w:fill="auto"/>
            <w:hideMark/>
            <w:tcPrChange w:id="3216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5DD78940" w14:textId="77777777" w:rsidR="00093102" w:rsidRPr="003C02FF" w:rsidRDefault="00093102">
            <w:pPr>
              <w:widowControl w:val="0"/>
              <w:spacing w:before="120" w:after="120"/>
              <w:jc w:val="both"/>
              <w:rPr>
                <w:i/>
                <w:iCs/>
                <w:color w:val="000000"/>
                <w:rPrChange w:id="32170" w:author="James Vu" w:date="2024-04-19T00:26:00Z">
                  <w:rPr>
                    <w:i/>
                    <w:iCs/>
                    <w:color w:val="000000"/>
                    <w:sz w:val="26"/>
                    <w:szCs w:val="26"/>
                  </w:rPr>
                </w:rPrChange>
              </w:rPr>
              <w:pPrChange w:id="32171" w:author="James Vu" w:date="2024-04-18T22:33:00Z">
                <w:pPr>
                  <w:widowControl w:val="0"/>
                  <w:spacing w:before="120" w:after="120"/>
                </w:pPr>
              </w:pPrChange>
            </w:pPr>
            <w:r w:rsidRPr="003C02FF">
              <w:rPr>
                <w:i/>
                <w:iCs/>
                <w:color w:val="000000"/>
                <w:rPrChange w:id="32172" w:author="James Vu" w:date="2024-04-19T00:26:00Z">
                  <w:rPr>
                    <w:i/>
                    <w:iCs/>
                    <w:color w:val="000000"/>
                    <w:sz w:val="26"/>
                    <w:szCs w:val="26"/>
                  </w:rPr>
                </w:rPrChange>
              </w:rPr>
              <w:t xml:space="preserve">                   29 </w:t>
            </w:r>
          </w:p>
        </w:tc>
      </w:tr>
      <w:tr w:rsidR="00093102" w:rsidRPr="003C02FF" w14:paraId="30D67BE2" w14:textId="77777777" w:rsidTr="003C02FF">
        <w:trPr>
          <w:trHeight w:val="300"/>
          <w:trPrChange w:id="32173" w:author="James Vu" w:date="2024-04-19T00:26:00Z">
            <w:trPr>
              <w:gridBefore w:val="1"/>
              <w:gridAfter w:val="0"/>
              <w:trHeight w:val="300"/>
            </w:trPr>
          </w:trPrChange>
        </w:trPr>
        <w:tc>
          <w:tcPr>
            <w:tcW w:w="254" w:type="pct"/>
            <w:shd w:val="clear" w:color="auto" w:fill="auto"/>
            <w:vAlign w:val="center"/>
            <w:hideMark/>
            <w:tcPrChange w:id="3217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F25C1F4" w14:textId="77777777" w:rsidR="00093102" w:rsidRPr="003C02FF" w:rsidRDefault="00093102">
            <w:pPr>
              <w:widowControl w:val="0"/>
              <w:spacing w:before="120" w:after="120"/>
              <w:jc w:val="both"/>
              <w:rPr>
                <w:color w:val="000000"/>
                <w:rPrChange w:id="32175" w:author="James Vu" w:date="2024-04-19T00:26:00Z">
                  <w:rPr>
                    <w:color w:val="000000"/>
                    <w:sz w:val="26"/>
                    <w:szCs w:val="26"/>
                  </w:rPr>
                </w:rPrChange>
              </w:rPr>
              <w:pPrChange w:id="32176" w:author="James Vu" w:date="2024-04-18T22:33:00Z">
                <w:pPr>
                  <w:widowControl w:val="0"/>
                  <w:spacing w:before="120" w:after="120"/>
                  <w:jc w:val="center"/>
                </w:pPr>
              </w:pPrChange>
            </w:pPr>
            <w:r w:rsidRPr="003C02FF">
              <w:rPr>
                <w:color w:val="000000"/>
                <w:rPrChange w:id="32177" w:author="James Vu" w:date="2024-04-19T00:26:00Z">
                  <w:rPr>
                    <w:color w:val="000000"/>
                    <w:sz w:val="26"/>
                    <w:szCs w:val="26"/>
                  </w:rPr>
                </w:rPrChange>
              </w:rPr>
              <w:t> </w:t>
            </w:r>
          </w:p>
        </w:tc>
        <w:tc>
          <w:tcPr>
            <w:tcW w:w="618" w:type="pct"/>
            <w:shd w:val="clear" w:color="auto" w:fill="auto"/>
            <w:vAlign w:val="center"/>
            <w:hideMark/>
            <w:tcPrChange w:id="3217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68E94D0" w14:textId="77777777" w:rsidR="00093102" w:rsidRPr="003C02FF" w:rsidRDefault="00093102">
            <w:pPr>
              <w:widowControl w:val="0"/>
              <w:spacing w:before="120" w:after="120"/>
              <w:jc w:val="both"/>
              <w:rPr>
                <w:color w:val="000000"/>
                <w:rPrChange w:id="32179" w:author="James Vu" w:date="2024-04-19T00:26:00Z">
                  <w:rPr>
                    <w:color w:val="000000"/>
                    <w:sz w:val="26"/>
                    <w:szCs w:val="26"/>
                  </w:rPr>
                </w:rPrChange>
              </w:rPr>
              <w:pPrChange w:id="32180" w:author="James Vu" w:date="2024-04-18T22:33:00Z">
                <w:pPr>
                  <w:widowControl w:val="0"/>
                  <w:spacing w:before="120" w:after="120"/>
                  <w:jc w:val="center"/>
                </w:pPr>
              </w:pPrChange>
            </w:pPr>
            <w:r w:rsidRPr="003C02FF">
              <w:rPr>
                <w:color w:val="000000"/>
                <w:rPrChange w:id="32181" w:author="James Vu" w:date="2024-04-19T00:26:00Z">
                  <w:rPr>
                    <w:color w:val="000000"/>
                    <w:sz w:val="26"/>
                    <w:szCs w:val="26"/>
                  </w:rPr>
                </w:rPrChange>
              </w:rPr>
              <w:t> </w:t>
            </w:r>
          </w:p>
        </w:tc>
        <w:tc>
          <w:tcPr>
            <w:tcW w:w="1636" w:type="pct"/>
            <w:shd w:val="clear" w:color="auto" w:fill="auto"/>
            <w:hideMark/>
            <w:tcPrChange w:id="3218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6EFF456" w14:textId="77777777" w:rsidR="00093102" w:rsidRPr="003C02FF" w:rsidRDefault="00093102">
            <w:pPr>
              <w:widowControl w:val="0"/>
              <w:spacing w:before="120" w:after="120"/>
              <w:jc w:val="both"/>
              <w:rPr>
                <w:color w:val="000000"/>
                <w:rPrChange w:id="32183" w:author="James Vu" w:date="2024-04-19T00:26:00Z">
                  <w:rPr>
                    <w:color w:val="000000"/>
                    <w:sz w:val="26"/>
                    <w:szCs w:val="26"/>
                  </w:rPr>
                </w:rPrChange>
              </w:rPr>
              <w:pPrChange w:id="32184" w:author="James Vu" w:date="2024-04-18T22:33:00Z">
                <w:pPr>
                  <w:widowControl w:val="0"/>
                  <w:spacing w:before="120" w:after="120"/>
                </w:pPr>
              </w:pPrChange>
            </w:pPr>
            <w:r w:rsidRPr="003C02FF">
              <w:rPr>
                <w:color w:val="000000"/>
                <w:rPrChange w:id="32185" w:author="James Vu" w:date="2024-04-19T00:26:00Z">
                  <w:rPr>
                    <w:color w:val="000000"/>
                    <w:sz w:val="26"/>
                    <w:szCs w:val="26"/>
                  </w:rPr>
                </w:rPrChange>
              </w:rPr>
              <w:t>b) Nhân công</w:t>
            </w:r>
          </w:p>
        </w:tc>
        <w:tc>
          <w:tcPr>
            <w:tcW w:w="439" w:type="pct"/>
            <w:shd w:val="clear" w:color="auto" w:fill="auto"/>
            <w:vAlign w:val="center"/>
            <w:hideMark/>
            <w:tcPrChange w:id="32186"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E7D5BFC" w14:textId="77777777" w:rsidR="00093102" w:rsidRPr="003C02FF" w:rsidRDefault="00093102">
            <w:pPr>
              <w:widowControl w:val="0"/>
              <w:spacing w:before="120" w:after="120"/>
              <w:jc w:val="both"/>
              <w:rPr>
                <w:color w:val="000000"/>
                <w:rPrChange w:id="32187" w:author="James Vu" w:date="2024-04-19T00:26:00Z">
                  <w:rPr>
                    <w:color w:val="000000"/>
                    <w:sz w:val="26"/>
                    <w:szCs w:val="26"/>
                  </w:rPr>
                </w:rPrChange>
              </w:rPr>
              <w:pPrChange w:id="32188" w:author="James Vu" w:date="2024-04-18T22:33:00Z">
                <w:pPr>
                  <w:widowControl w:val="0"/>
                  <w:spacing w:before="120" w:after="120"/>
                  <w:jc w:val="center"/>
                </w:pPr>
              </w:pPrChange>
            </w:pPr>
            <w:r w:rsidRPr="003C02FF">
              <w:rPr>
                <w:color w:val="000000"/>
                <w:rPrChange w:id="32189" w:author="James Vu" w:date="2024-04-19T00:26:00Z">
                  <w:rPr>
                    <w:color w:val="000000"/>
                    <w:sz w:val="26"/>
                    <w:szCs w:val="26"/>
                  </w:rPr>
                </w:rPrChange>
              </w:rPr>
              <w:t> </w:t>
            </w:r>
          </w:p>
        </w:tc>
        <w:tc>
          <w:tcPr>
            <w:tcW w:w="502" w:type="pct"/>
            <w:shd w:val="clear" w:color="auto" w:fill="auto"/>
            <w:vAlign w:val="center"/>
            <w:hideMark/>
            <w:tcPrChange w:id="32190"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A3EBD18" w14:textId="77777777" w:rsidR="00093102" w:rsidRPr="003C02FF" w:rsidRDefault="00093102">
            <w:pPr>
              <w:widowControl w:val="0"/>
              <w:spacing w:before="120" w:after="120"/>
              <w:jc w:val="both"/>
              <w:rPr>
                <w:color w:val="000000"/>
                <w:rPrChange w:id="32191" w:author="James Vu" w:date="2024-04-19T00:26:00Z">
                  <w:rPr>
                    <w:color w:val="000000"/>
                    <w:sz w:val="26"/>
                    <w:szCs w:val="26"/>
                  </w:rPr>
                </w:rPrChange>
              </w:rPr>
              <w:pPrChange w:id="32192" w:author="James Vu" w:date="2024-04-18T22:33:00Z">
                <w:pPr>
                  <w:widowControl w:val="0"/>
                  <w:spacing w:before="120" w:after="120"/>
                  <w:jc w:val="center"/>
                </w:pPr>
              </w:pPrChange>
            </w:pPr>
            <w:r w:rsidRPr="003C02FF">
              <w:rPr>
                <w:color w:val="000000"/>
                <w:rPrChange w:id="32193" w:author="James Vu" w:date="2024-04-19T00:26:00Z">
                  <w:rPr>
                    <w:color w:val="000000"/>
                    <w:sz w:val="26"/>
                    <w:szCs w:val="26"/>
                  </w:rPr>
                </w:rPrChange>
              </w:rPr>
              <w:t> </w:t>
            </w:r>
          </w:p>
        </w:tc>
        <w:tc>
          <w:tcPr>
            <w:tcW w:w="567" w:type="pct"/>
            <w:shd w:val="clear" w:color="auto" w:fill="auto"/>
            <w:hideMark/>
            <w:tcPrChange w:id="32194"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3E926CD" w14:textId="77777777" w:rsidR="00093102" w:rsidRPr="003C02FF" w:rsidRDefault="00093102">
            <w:pPr>
              <w:widowControl w:val="0"/>
              <w:spacing w:before="120" w:after="120"/>
              <w:jc w:val="both"/>
              <w:rPr>
                <w:color w:val="000000"/>
                <w:rPrChange w:id="32195" w:author="James Vu" w:date="2024-04-19T00:26:00Z">
                  <w:rPr>
                    <w:color w:val="000000"/>
                    <w:sz w:val="26"/>
                    <w:szCs w:val="26"/>
                  </w:rPr>
                </w:rPrChange>
              </w:rPr>
              <w:pPrChange w:id="32196" w:author="James Vu" w:date="2024-04-18T22:33:00Z">
                <w:pPr>
                  <w:widowControl w:val="0"/>
                  <w:spacing w:before="120" w:after="120"/>
                </w:pPr>
              </w:pPrChange>
            </w:pPr>
            <w:r w:rsidRPr="003C02FF">
              <w:rPr>
                <w:color w:val="000000"/>
                <w:rPrChange w:id="32197" w:author="James Vu" w:date="2024-04-19T00:26:00Z">
                  <w:rPr>
                    <w:color w:val="000000"/>
                    <w:sz w:val="26"/>
                    <w:szCs w:val="26"/>
                  </w:rPr>
                </w:rPrChange>
              </w:rPr>
              <w:t> </w:t>
            </w:r>
          </w:p>
        </w:tc>
        <w:tc>
          <w:tcPr>
            <w:tcW w:w="351" w:type="pct"/>
            <w:shd w:val="clear" w:color="auto" w:fill="auto"/>
            <w:hideMark/>
            <w:tcPrChange w:id="32198"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2823B38" w14:textId="77777777" w:rsidR="00093102" w:rsidRPr="003C02FF" w:rsidRDefault="00093102">
            <w:pPr>
              <w:widowControl w:val="0"/>
              <w:spacing w:before="120" w:after="120"/>
              <w:jc w:val="both"/>
              <w:rPr>
                <w:color w:val="000000"/>
                <w:rPrChange w:id="32199" w:author="James Vu" w:date="2024-04-19T00:26:00Z">
                  <w:rPr>
                    <w:color w:val="000000"/>
                    <w:sz w:val="26"/>
                    <w:szCs w:val="26"/>
                  </w:rPr>
                </w:rPrChange>
              </w:rPr>
              <w:pPrChange w:id="32200" w:author="James Vu" w:date="2024-04-18T22:33:00Z">
                <w:pPr>
                  <w:widowControl w:val="0"/>
                  <w:spacing w:before="120" w:after="120"/>
                  <w:jc w:val="center"/>
                </w:pPr>
              </w:pPrChange>
            </w:pPr>
            <w:r w:rsidRPr="003C02FF">
              <w:rPr>
                <w:color w:val="000000"/>
                <w:rPrChange w:id="32201" w:author="James Vu" w:date="2024-04-19T00:26:00Z">
                  <w:rPr>
                    <w:color w:val="000000"/>
                    <w:sz w:val="26"/>
                    <w:szCs w:val="26"/>
                  </w:rPr>
                </w:rPrChange>
              </w:rPr>
              <w:t> </w:t>
            </w:r>
          </w:p>
        </w:tc>
        <w:tc>
          <w:tcPr>
            <w:tcW w:w="632" w:type="pct"/>
            <w:shd w:val="clear" w:color="auto" w:fill="auto"/>
            <w:hideMark/>
            <w:tcPrChange w:id="32202"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926CEC1" w14:textId="77777777" w:rsidR="00093102" w:rsidRPr="003C02FF" w:rsidRDefault="00093102">
            <w:pPr>
              <w:widowControl w:val="0"/>
              <w:spacing w:before="120" w:after="120"/>
              <w:jc w:val="both"/>
              <w:rPr>
                <w:color w:val="000000"/>
                <w:rPrChange w:id="32203" w:author="James Vu" w:date="2024-04-19T00:26:00Z">
                  <w:rPr>
                    <w:color w:val="000000"/>
                    <w:sz w:val="26"/>
                    <w:szCs w:val="26"/>
                  </w:rPr>
                </w:rPrChange>
              </w:rPr>
              <w:pPrChange w:id="32204" w:author="James Vu" w:date="2024-04-18T22:33:00Z">
                <w:pPr>
                  <w:widowControl w:val="0"/>
                  <w:spacing w:before="120" w:after="120"/>
                </w:pPr>
              </w:pPrChange>
            </w:pPr>
            <w:r w:rsidRPr="003C02FF">
              <w:rPr>
                <w:color w:val="000000"/>
                <w:rPrChange w:id="32205" w:author="James Vu" w:date="2024-04-19T00:26:00Z">
                  <w:rPr>
                    <w:color w:val="000000"/>
                    <w:sz w:val="26"/>
                    <w:szCs w:val="26"/>
                  </w:rPr>
                </w:rPrChange>
              </w:rPr>
              <w:t xml:space="preserve">            628.331 </w:t>
            </w:r>
          </w:p>
        </w:tc>
      </w:tr>
      <w:tr w:rsidR="00093102" w:rsidRPr="003C02FF" w14:paraId="7E837F56" w14:textId="77777777" w:rsidTr="003C02FF">
        <w:trPr>
          <w:trHeight w:val="300"/>
          <w:trPrChange w:id="32206" w:author="James Vu" w:date="2024-04-19T00:26:00Z">
            <w:trPr>
              <w:gridBefore w:val="1"/>
              <w:gridAfter w:val="0"/>
              <w:trHeight w:val="300"/>
            </w:trPr>
          </w:trPrChange>
        </w:trPr>
        <w:tc>
          <w:tcPr>
            <w:tcW w:w="254" w:type="pct"/>
            <w:shd w:val="clear" w:color="auto" w:fill="auto"/>
            <w:vAlign w:val="center"/>
            <w:hideMark/>
            <w:tcPrChange w:id="32207"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F5B68AA" w14:textId="77777777" w:rsidR="00093102" w:rsidRPr="003C02FF" w:rsidRDefault="00093102">
            <w:pPr>
              <w:widowControl w:val="0"/>
              <w:spacing w:before="120" w:after="120"/>
              <w:jc w:val="both"/>
              <w:rPr>
                <w:i/>
                <w:iCs/>
                <w:color w:val="000000"/>
                <w:rPrChange w:id="32208" w:author="James Vu" w:date="2024-04-19T00:26:00Z">
                  <w:rPr>
                    <w:i/>
                    <w:iCs/>
                    <w:color w:val="000000"/>
                    <w:sz w:val="26"/>
                    <w:szCs w:val="26"/>
                  </w:rPr>
                </w:rPrChange>
              </w:rPr>
              <w:pPrChange w:id="32209" w:author="James Vu" w:date="2024-04-18T22:33:00Z">
                <w:pPr>
                  <w:widowControl w:val="0"/>
                  <w:spacing w:before="120" w:after="120"/>
                  <w:jc w:val="center"/>
                </w:pPr>
              </w:pPrChange>
            </w:pPr>
            <w:r w:rsidRPr="003C02FF">
              <w:rPr>
                <w:i/>
                <w:iCs/>
                <w:color w:val="000000"/>
                <w:rPrChange w:id="32210" w:author="James Vu" w:date="2024-04-19T00:26:00Z">
                  <w:rPr>
                    <w:i/>
                    <w:iCs/>
                    <w:color w:val="000000"/>
                    <w:sz w:val="26"/>
                    <w:szCs w:val="26"/>
                  </w:rPr>
                </w:rPrChange>
              </w:rPr>
              <w:t> </w:t>
            </w:r>
          </w:p>
        </w:tc>
        <w:tc>
          <w:tcPr>
            <w:tcW w:w="618" w:type="pct"/>
            <w:shd w:val="clear" w:color="auto" w:fill="auto"/>
            <w:vAlign w:val="center"/>
            <w:hideMark/>
            <w:tcPrChange w:id="32211"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0CB1A3F" w14:textId="77777777" w:rsidR="00093102" w:rsidRPr="003C02FF" w:rsidRDefault="00093102">
            <w:pPr>
              <w:widowControl w:val="0"/>
              <w:spacing w:before="120" w:after="120"/>
              <w:jc w:val="both"/>
              <w:rPr>
                <w:i/>
                <w:iCs/>
                <w:color w:val="000000"/>
                <w:rPrChange w:id="32212" w:author="James Vu" w:date="2024-04-19T00:26:00Z">
                  <w:rPr>
                    <w:i/>
                    <w:iCs/>
                    <w:color w:val="000000"/>
                    <w:sz w:val="26"/>
                    <w:szCs w:val="26"/>
                  </w:rPr>
                </w:rPrChange>
              </w:rPr>
              <w:pPrChange w:id="32213" w:author="James Vu" w:date="2024-04-18T22:33:00Z">
                <w:pPr>
                  <w:widowControl w:val="0"/>
                  <w:spacing w:before="120" w:after="120"/>
                  <w:jc w:val="center"/>
                </w:pPr>
              </w:pPrChange>
            </w:pPr>
            <w:r w:rsidRPr="003C02FF">
              <w:rPr>
                <w:i/>
                <w:iCs/>
                <w:color w:val="000000"/>
                <w:rPrChange w:id="32214" w:author="James Vu" w:date="2024-04-19T00:26:00Z">
                  <w:rPr>
                    <w:i/>
                    <w:iCs/>
                    <w:color w:val="000000"/>
                    <w:sz w:val="26"/>
                    <w:szCs w:val="26"/>
                  </w:rPr>
                </w:rPrChange>
              </w:rPr>
              <w:t> </w:t>
            </w:r>
          </w:p>
        </w:tc>
        <w:tc>
          <w:tcPr>
            <w:tcW w:w="1636" w:type="pct"/>
            <w:shd w:val="clear" w:color="auto" w:fill="auto"/>
            <w:hideMark/>
            <w:tcPrChange w:id="32215"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ABAD094" w14:textId="77777777" w:rsidR="00093102" w:rsidRPr="003C02FF" w:rsidRDefault="00093102">
            <w:pPr>
              <w:widowControl w:val="0"/>
              <w:spacing w:before="120" w:after="120"/>
              <w:jc w:val="both"/>
              <w:rPr>
                <w:i/>
                <w:iCs/>
                <w:color w:val="000000"/>
                <w:rPrChange w:id="32216" w:author="James Vu" w:date="2024-04-19T00:26:00Z">
                  <w:rPr>
                    <w:i/>
                    <w:iCs/>
                    <w:color w:val="000000"/>
                    <w:sz w:val="26"/>
                    <w:szCs w:val="26"/>
                  </w:rPr>
                </w:rPrChange>
              </w:rPr>
              <w:pPrChange w:id="32217" w:author="James Vu" w:date="2024-04-18T22:33:00Z">
                <w:pPr>
                  <w:widowControl w:val="0"/>
                  <w:spacing w:before="120" w:after="120"/>
                  <w:jc w:val="right"/>
                </w:pPr>
              </w:pPrChange>
            </w:pPr>
            <w:r w:rsidRPr="003C02FF">
              <w:rPr>
                <w:i/>
                <w:iCs/>
                <w:color w:val="000000"/>
                <w:rPrChange w:id="32218" w:author="James Vu" w:date="2024-04-19T00:26:00Z">
                  <w:rPr>
                    <w:i/>
                    <w:iCs/>
                    <w:color w:val="000000"/>
                    <w:sz w:val="26"/>
                    <w:szCs w:val="26"/>
                  </w:rPr>
                </w:rPrChange>
              </w:rPr>
              <w:t>Kỹ sư 4/8</w:t>
            </w:r>
          </w:p>
        </w:tc>
        <w:tc>
          <w:tcPr>
            <w:tcW w:w="439" w:type="pct"/>
            <w:shd w:val="clear" w:color="auto" w:fill="auto"/>
            <w:vAlign w:val="center"/>
            <w:hideMark/>
            <w:tcPrChange w:id="32219"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BE0BAF9" w14:textId="77777777" w:rsidR="00093102" w:rsidRPr="003C02FF" w:rsidRDefault="00093102">
            <w:pPr>
              <w:widowControl w:val="0"/>
              <w:spacing w:before="120" w:after="120"/>
              <w:jc w:val="both"/>
              <w:rPr>
                <w:i/>
                <w:iCs/>
                <w:color w:val="000000"/>
                <w:rPrChange w:id="32220" w:author="James Vu" w:date="2024-04-19T00:26:00Z">
                  <w:rPr>
                    <w:i/>
                    <w:iCs/>
                    <w:color w:val="000000"/>
                    <w:sz w:val="26"/>
                    <w:szCs w:val="26"/>
                  </w:rPr>
                </w:rPrChange>
              </w:rPr>
              <w:pPrChange w:id="32221" w:author="James Vu" w:date="2024-04-18T22:33:00Z">
                <w:pPr>
                  <w:widowControl w:val="0"/>
                  <w:spacing w:before="120" w:after="120"/>
                  <w:jc w:val="center"/>
                </w:pPr>
              </w:pPrChange>
            </w:pPr>
            <w:r w:rsidRPr="003C02FF">
              <w:rPr>
                <w:i/>
                <w:iCs/>
                <w:color w:val="000000"/>
                <w:rPrChange w:id="32222" w:author="James Vu" w:date="2024-04-19T00:26:00Z">
                  <w:rPr>
                    <w:i/>
                    <w:iCs/>
                    <w:color w:val="000000"/>
                    <w:sz w:val="26"/>
                    <w:szCs w:val="26"/>
                  </w:rPr>
                </w:rPrChange>
              </w:rPr>
              <w:t>công</w:t>
            </w:r>
          </w:p>
        </w:tc>
        <w:tc>
          <w:tcPr>
            <w:tcW w:w="502" w:type="pct"/>
            <w:shd w:val="clear" w:color="auto" w:fill="auto"/>
            <w:vAlign w:val="center"/>
            <w:hideMark/>
            <w:tcPrChange w:id="32223"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771A9F1" w14:textId="77777777" w:rsidR="00093102" w:rsidRPr="003C02FF" w:rsidRDefault="00093102">
            <w:pPr>
              <w:widowControl w:val="0"/>
              <w:spacing w:before="120" w:after="120"/>
              <w:jc w:val="both"/>
              <w:rPr>
                <w:i/>
                <w:iCs/>
                <w:color w:val="000000"/>
                <w:rPrChange w:id="32224" w:author="James Vu" w:date="2024-04-19T00:26:00Z">
                  <w:rPr>
                    <w:i/>
                    <w:iCs/>
                    <w:color w:val="000000"/>
                    <w:sz w:val="26"/>
                    <w:szCs w:val="26"/>
                  </w:rPr>
                </w:rPrChange>
              </w:rPr>
              <w:pPrChange w:id="32225" w:author="James Vu" w:date="2024-04-18T22:33:00Z">
                <w:pPr>
                  <w:widowControl w:val="0"/>
                  <w:spacing w:before="120" w:after="120"/>
                  <w:jc w:val="center"/>
                </w:pPr>
              </w:pPrChange>
            </w:pPr>
            <w:r w:rsidRPr="003C02FF">
              <w:rPr>
                <w:i/>
                <w:iCs/>
                <w:color w:val="000000"/>
                <w:rPrChange w:id="32226" w:author="James Vu" w:date="2024-04-19T00:26:00Z">
                  <w:rPr>
                    <w:i/>
                    <w:iCs/>
                    <w:color w:val="000000"/>
                    <w:sz w:val="26"/>
                    <w:szCs w:val="26"/>
                  </w:rPr>
                </w:rPrChange>
              </w:rPr>
              <w:t>1,3</w:t>
            </w:r>
          </w:p>
        </w:tc>
        <w:tc>
          <w:tcPr>
            <w:tcW w:w="567" w:type="pct"/>
            <w:shd w:val="clear" w:color="auto" w:fill="auto"/>
            <w:hideMark/>
            <w:tcPrChange w:id="32227"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E9140F6" w14:textId="77777777" w:rsidR="00093102" w:rsidRPr="003C02FF" w:rsidRDefault="00093102">
            <w:pPr>
              <w:widowControl w:val="0"/>
              <w:spacing w:before="120" w:after="120"/>
              <w:jc w:val="both"/>
              <w:rPr>
                <w:i/>
                <w:iCs/>
                <w:color w:val="000000"/>
                <w:rPrChange w:id="32228" w:author="James Vu" w:date="2024-04-19T00:26:00Z">
                  <w:rPr>
                    <w:i/>
                    <w:iCs/>
                    <w:color w:val="000000"/>
                    <w:sz w:val="26"/>
                    <w:szCs w:val="26"/>
                  </w:rPr>
                </w:rPrChange>
              </w:rPr>
              <w:pPrChange w:id="32229" w:author="James Vu" w:date="2024-04-18T22:33:00Z">
                <w:pPr>
                  <w:widowControl w:val="0"/>
                  <w:spacing w:before="120" w:after="120"/>
                </w:pPr>
              </w:pPrChange>
            </w:pPr>
            <w:r w:rsidRPr="003C02FF">
              <w:rPr>
                <w:i/>
                <w:iCs/>
                <w:color w:val="000000"/>
                <w:rPrChange w:id="32230" w:author="James Vu" w:date="2024-04-19T00:26:00Z">
                  <w:rPr>
                    <w:i/>
                    <w:iCs/>
                    <w:color w:val="000000"/>
                    <w:sz w:val="26"/>
                    <w:szCs w:val="26"/>
                  </w:rPr>
                </w:rPrChange>
              </w:rPr>
              <w:t xml:space="preserve">       483.331 </w:t>
            </w:r>
          </w:p>
        </w:tc>
        <w:tc>
          <w:tcPr>
            <w:tcW w:w="351" w:type="pct"/>
            <w:shd w:val="clear" w:color="auto" w:fill="auto"/>
            <w:hideMark/>
            <w:tcPrChange w:id="32231"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5762956" w14:textId="77777777" w:rsidR="00093102" w:rsidRPr="003C02FF" w:rsidRDefault="00093102">
            <w:pPr>
              <w:widowControl w:val="0"/>
              <w:spacing w:before="120" w:after="120"/>
              <w:jc w:val="both"/>
              <w:rPr>
                <w:i/>
                <w:iCs/>
                <w:color w:val="000000"/>
                <w:rPrChange w:id="32232" w:author="James Vu" w:date="2024-04-19T00:26:00Z">
                  <w:rPr>
                    <w:i/>
                    <w:iCs/>
                    <w:color w:val="000000"/>
                    <w:sz w:val="26"/>
                    <w:szCs w:val="26"/>
                  </w:rPr>
                </w:rPrChange>
              </w:rPr>
              <w:pPrChange w:id="32233" w:author="James Vu" w:date="2024-04-18T22:33:00Z">
                <w:pPr>
                  <w:widowControl w:val="0"/>
                  <w:spacing w:before="120" w:after="120"/>
                  <w:jc w:val="center"/>
                </w:pPr>
              </w:pPrChange>
            </w:pPr>
            <w:r w:rsidRPr="003C02FF">
              <w:rPr>
                <w:i/>
                <w:iCs/>
                <w:color w:val="000000"/>
                <w:rPrChange w:id="32234" w:author="James Vu" w:date="2024-04-19T00:26:00Z">
                  <w:rPr>
                    <w:i/>
                    <w:iCs/>
                    <w:color w:val="000000"/>
                    <w:sz w:val="26"/>
                    <w:szCs w:val="26"/>
                  </w:rPr>
                </w:rPrChange>
              </w:rPr>
              <w:t>1</w:t>
            </w:r>
          </w:p>
        </w:tc>
        <w:tc>
          <w:tcPr>
            <w:tcW w:w="632" w:type="pct"/>
            <w:shd w:val="clear" w:color="auto" w:fill="auto"/>
            <w:hideMark/>
            <w:tcPrChange w:id="32235"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11C8768" w14:textId="77777777" w:rsidR="00093102" w:rsidRPr="003C02FF" w:rsidRDefault="00093102">
            <w:pPr>
              <w:widowControl w:val="0"/>
              <w:spacing w:before="120" w:after="120"/>
              <w:jc w:val="both"/>
              <w:rPr>
                <w:i/>
                <w:iCs/>
                <w:color w:val="000000"/>
                <w:rPrChange w:id="32236" w:author="James Vu" w:date="2024-04-19T00:26:00Z">
                  <w:rPr>
                    <w:i/>
                    <w:iCs/>
                    <w:color w:val="000000"/>
                    <w:sz w:val="26"/>
                    <w:szCs w:val="26"/>
                  </w:rPr>
                </w:rPrChange>
              </w:rPr>
              <w:pPrChange w:id="32237" w:author="James Vu" w:date="2024-04-18T22:33:00Z">
                <w:pPr>
                  <w:widowControl w:val="0"/>
                  <w:spacing w:before="120" w:after="120"/>
                </w:pPr>
              </w:pPrChange>
            </w:pPr>
            <w:r w:rsidRPr="003C02FF">
              <w:rPr>
                <w:i/>
                <w:iCs/>
                <w:color w:val="000000"/>
                <w:rPrChange w:id="32238" w:author="James Vu" w:date="2024-04-19T00:26:00Z">
                  <w:rPr>
                    <w:i/>
                    <w:iCs/>
                    <w:color w:val="000000"/>
                    <w:sz w:val="26"/>
                    <w:szCs w:val="26"/>
                  </w:rPr>
                </w:rPrChange>
              </w:rPr>
              <w:t xml:space="preserve">          628.331 </w:t>
            </w:r>
          </w:p>
        </w:tc>
      </w:tr>
      <w:tr w:rsidR="00093102" w:rsidRPr="003C02FF" w14:paraId="4CF43B97" w14:textId="77777777" w:rsidTr="003C02FF">
        <w:trPr>
          <w:trHeight w:val="300"/>
          <w:trPrChange w:id="32239" w:author="James Vu" w:date="2024-04-19T00:26:00Z">
            <w:trPr>
              <w:gridBefore w:val="1"/>
              <w:gridAfter w:val="0"/>
              <w:trHeight w:val="300"/>
            </w:trPr>
          </w:trPrChange>
        </w:trPr>
        <w:tc>
          <w:tcPr>
            <w:tcW w:w="254" w:type="pct"/>
            <w:shd w:val="clear" w:color="auto" w:fill="auto"/>
            <w:vAlign w:val="center"/>
            <w:hideMark/>
            <w:tcPrChange w:id="3224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15B90F4A" w14:textId="77777777" w:rsidR="00093102" w:rsidRPr="003C02FF" w:rsidRDefault="00093102">
            <w:pPr>
              <w:widowControl w:val="0"/>
              <w:spacing w:before="120" w:after="120"/>
              <w:jc w:val="both"/>
              <w:rPr>
                <w:color w:val="000000"/>
                <w:rPrChange w:id="32241" w:author="James Vu" w:date="2024-04-19T00:26:00Z">
                  <w:rPr>
                    <w:color w:val="000000"/>
                    <w:sz w:val="26"/>
                    <w:szCs w:val="26"/>
                  </w:rPr>
                </w:rPrChange>
              </w:rPr>
              <w:pPrChange w:id="32242" w:author="James Vu" w:date="2024-04-18T22:33:00Z">
                <w:pPr>
                  <w:widowControl w:val="0"/>
                  <w:spacing w:before="120" w:after="120"/>
                  <w:jc w:val="center"/>
                </w:pPr>
              </w:pPrChange>
            </w:pPr>
            <w:r w:rsidRPr="003C02FF">
              <w:rPr>
                <w:color w:val="000000"/>
                <w:rPrChange w:id="32243" w:author="James Vu" w:date="2024-04-19T00:26:00Z">
                  <w:rPr>
                    <w:color w:val="000000"/>
                    <w:sz w:val="26"/>
                    <w:szCs w:val="26"/>
                  </w:rPr>
                </w:rPrChange>
              </w:rPr>
              <w:t> </w:t>
            </w:r>
          </w:p>
        </w:tc>
        <w:tc>
          <w:tcPr>
            <w:tcW w:w="618" w:type="pct"/>
            <w:shd w:val="clear" w:color="auto" w:fill="auto"/>
            <w:vAlign w:val="center"/>
            <w:hideMark/>
            <w:tcPrChange w:id="3224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78C45E6" w14:textId="77777777" w:rsidR="00093102" w:rsidRPr="003C02FF" w:rsidRDefault="00093102">
            <w:pPr>
              <w:widowControl w:val="0"/>
              <w:spacing w:before="120" w:after="120"/>
              <w:jc w:val="both"/>
              <w:rPr>
                <w:color w:val="000000"/>
                <w:rPrChange w:id="32245" w:author="James Vu" w:date="2024-04-19T00:26:00Z">
                  <w:rPr>
                    <w:color w:val="000000"/>
                    <w:sz w:val="26"/>
                    <w:szCs w:val="26"/>
                  </w:rPr>
                </w:rPrChange>
              </w:rPr>
              <w:pPrChange w:id="32246" w:author="James Vu" w:date="2024-04-18T22:33:00Z">
                <w:pPr>
                  <w:widowControl w:val="0"/>
                  <w:spacing w:before="120" w:after="120"/>
                  <w:jc w:val="center"/>
                </w:pPr>
              </w:pPrChange>
            </w:pPr>
            <w:r w:rsidRPr="003C02FF">
              <w:rPr>
                <w:color w:val="000000"/>
                <w:rPrChange w:id="32247" w:author="James Vu" w:date="2024-04-19T00:26:00Z">
                  <w:rPr>
                    <w:color w:val="000000"/>
                    <w:sz w:val="26"/>
                    <w:szCs w:val="26"/>
                  </w:rPr>
                </w:rPrChange>
              </w:rPr>
              <w:t> </w:t>
            </w:r>
          </w:p>
        </w:tc>
        <w:tc>
          <w:tcPr>
            <w:tcW w:w="1636" w:type="pct"/>
            <w:shd w:val="clear" w:color="auto" w:fill="auto"/>
            <w:hideMark/>
            <w:tcPrChange w:id="3224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B627559" w14:textId="77777777" w:rsidR="00093102" w:rsidRPr="003C02FF" w:rsidRDefault="00093102">
            <w:pPr>
              <w:widowControl w:val="0"/>
              <w:spacing w:before="120" w:after="120"/>
              <w:jc w:val="both"/>
              <w:rPr>
                <w:color w:val="000000"/>
                <w:rPrChange w:id="32249" w:author="James Vu" w:date="2024-04-19T00:26:00Z">
                  <w:rPr>
                    <w:color w:val="000000"/>
                    <w:sz w:val="26"/>
                    <w:szCs w:val="26"/>
                  </w:rPr>
                </w:rPrChange>
              </w:rPr>
              <w:pPrChange w:id="32250" w:author="James Vu" w:date="2024-04-18T22:33:00Z">
                <w:pPr>
                  <w:widowControl w:val="0"/>
                  <w:spacing w:before="120" w:after="120"/>
                </w:pPr>
              </w:pPrChange>
            </w:pPr>
            <w:r w:rsidRPr="003C02FF">
              <w:rPr>
                <w:color w:val="000000"/>
                <w:rPrChange w:id="32251" w:author="James Vu" w:date="2024-04-19T00:26:00Z">
                  <w:rPr>
                    <w:color w:val="000000"/>
                    <w:sz w:val="26"/>
                    <w:szCs w:val="26"/>
                  </w:rPr>
                </w:rPrChange>
              </w:rPr>
              <w:t>c) Máy thi công</w:t>
            </w:r>
          </w:p>
        </w:tc>
        <w:tc>
          <w:tcPr>
            <w:tcW w:w="439" w:type="pct"/>
            <w:shd w:val="clear" w:color="auto" w:fill="auto"/>
            <w:vAlign w:val="center"/>
            <w:hideMark/>
            <w:tcPrChange w:id="3225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B3CCDA4" w14:textId="77777777" w:rsidR="00093102" w:rsidRPr="003C02FF" w:rsidRDefault="00093102">
            <w:pPr>
              <w:widowControl w:val="0"/>
              <w:spacing w:before="120" w:after="120"/>
              <w:jc w:val="both"/>
              <w:rPr>
                <w:color w:val="000000"/>
                <w:rPrChange w:id="32253" w:author="James Vu" w:date="2024-04-19T00:26:00Z">
                  <w:rPr>
                    <w:color w:val="000000"/>
                    <w:sz w:val="26"/>
                    <w:szCs w:val="26"/>
                  </w:rPr>
                </w:rPrChange>
              </w:rPr>
              <w:pPrChange w:id="32254" w:author="James Vu" w:date="2024-04-18T22:33:00Z">
                <w:pPr>
                  <w:widowControl w:val="0"/>
                  <w:spacing w:before="120" w:after="120"/>
                  <w:jc w:val="center"/>
                </w:pPr>
              </w:pPrChange>
            </w:pPr>
            <w:r w:rsidRPr="003C02FF">
              <w:rPr>
                <w:color w:val="000000"/>
                <w:rPrChange w:id="32255" w:author="James Vu" w:date="2024-04-19T00:26:00Z">
                  <w:rPr>
                    <w:color w:val="000000"/>
                    <w:sz w:val="26"/>
                    <w:szCs w:val="26"/>
                  </w:rPr>
                </w:rPrChange>
              </w:rPr>
              <w:t> </w:t>
            </w:r>
          </w:p>
        </w:tc>
        <w:tc>
          <w:tcPr>
            <w:tcW w:w="502" w:type="pct"/>
            <w:shd w:val="clear" w:color="auto" w:fill="auto"/>
            <w:vAlign w:val="center"/>
            <w:hideMark/>
            <w:tcPrChange w:id="3225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6AA0584" w14:textId="77777777" w:rsidR="00093102" w:rsidRPr="003C02FF" w:rsidRDefault="00093102">
            <w:pPr>
              <w:widowControl w:val="0"/>
              <w:spacing w:before="120" w:after="120"/>
              <w:jc w:val="both"/>
              <w:rPr>
                <w:color w:val="000000"/>
                <w:rPrChange w:id="32257" w:author="James Vu" w:date="2024-04-19T00:26:00Z">
                  <w:rPr>
                    <w:color w:val="000000"/>
                    <w:sz w:val="26"/>
                    <w:szCs w:val="26"/>
                  </w:rPr>
                </w:rPrChange>
              </w:rPr>
              <w:pPrChange w:id="32258" w:author="James Vu" w:date="2024-04-18T22:33:00Z">
                <w:pPr>
                  <w:widowControl w:val="0"/>
                  <w:spacing w:before="120" w:after="120"/>
                  <w:jc w:val="center"/>
                </w:pPr>
              </w:pPrChange>
            </w:pPr>
            <w:r w:rsidRPr="003C02FF">
              <w:rPr>
                <w:color w:val="000000"/>
                <w:rPrChange w:id="32259" w:author="James Vu" w:date="2024-04-19T00:26:00Z">
                  <w:rPr>
                    <w:color w:val="000000"/>
                    <w:sz w:val="26"/>
                    <w:szCs w:val="26"/>
                  </w:rPr>
                </w:rPrChange>
              </w:rPr>
              <w:t> </w:t>
            </w:r>
          </w:p>
        </w:tc>
        <w:tc>
          <w:tcPr>
            <w:tcW w:w="567" w:type="pct"/>
            <w:shd w:val="clear" w:color="auto" w:fill="auto"/>
            <w:hideMark/>
            <w:tcPrChange w:id="3226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3A25307" w14:textId="77777777" w:rsidR="00093102" w:rsidRPr="003C02FF" w:rsidRDefault="00093102">
            <w:pPr>
              <w:widowControl w:val="0"/>
              <w:spacing w:before="120" w:after="120"/>
              <w:jc w:val="both"/>
              <w:rPr>
                <w:color w:val="000000"/>
                <w:rPrChange w:id="32261" w:author="James Vu" w:date="2024-04-19T00:26:00Z">
                  <w:rPr>
                    <w:color w:val="000000"/>
                    <w:sz w:val="26"/>
                    <w:szCs w:val="26"/>
                  </w:rPr>
                </w:rPrChange>
              </w:rPr>
              <w:pPrChange w:id="32262" w:author="James Vu" w:date="2024-04-18T22:33:00Z">
                <w:pPr>
                  <w:widowControl w:val="0"/>
                  <w:spacing w:before="120" w:after="120"/>
                </w:pPr>
              </w:pPrChange>
            </w:pPr>
            <w:r w:rsidRPr="003C02FF">
              <w:rPr>
                <w:color w:val="000000"/>
                <w:rPrChange w:id="32263" w:author="James Vu" w:date="2024-04-19T00:26:00Z">
                  <w:rPr>
                    <w:color w:val="000000"/>
                    <w:sz w:val="26"/>
                    <w:szCs w:val="26"/>
                  </w:rPr>
                </w:rPrChange>
              </w:rPr>
              <w:t> </w:t>
            </w:r>
          </w:p>
        </w:tc>
        <w:tc>
          <w:tcPr>
            <w:tcW w:w="351" w:type="pct"/>
            <w:shd w:val="clear" w:color="auto" w:fill="auto"/>
            <w:hideMark/>
            <w:tcPrChange w:id="3226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557DE40" w14:textId="77777777" w:rsidR="00093102" w:rsidRPr="003C02FF" w:rsidRDefault="00093102">
            <w:pPr>
              <w:widowControl w:val="0"/>
              <w:spacing w:before="120" w:after="120"/>
              <w:jc w:val="both"/>
              <w:rPr>
                <w:color w:val="000000"/>
                <w:rPrChange w:id="32265" w:author="James Vu" w:date="2024-04-19T00:26:00Z">
                  <w:rPr>
                    <w:color w:val="000000"/>
                    <w:sz w:val="26"/>
                    <w:szCs w:val="26"/>
                  </w:rPr>
                </w:rPrChange>
              </w:rPr>
              <w:pPrChange w:id="32266" w:author="James Vu" w:date="2024-04-18T22:33:00Z">
                <w:pPr>
                  <w:widowControl w:val="0"/>
                  <w:spacing w:before="120" w:after="120"/>
                  <w:jc w:val="center"/>
                </w:pPr>
              </w:pPrChange>
            </w:pPr>
            <w:r w:rsidRPr="003C02FF">
              <w:rPr>
                <w:color w:val="000000"/>
                <w:rPrChange w:id="32267" w:author="James Vu" w:date="2024-04-19T00:26:00Z">
                  <w:rPr>
                    <w:color w:val="000000"/>
                    <w:sz w:val="26"/>
                    <w:szCs w:val="26"/>
                  </w:rPr>
                </w:rPrChange>
              </w:rPr>
              <w:t> </w:t>
            </w:r>
          </w:p>
        </w:tc>
        <w:tc>
          <w:tcPr>
            <w:tcW w:w="632" w:type="pct"/>
            <w:shd w:val="clear" w:color="auto" w:fill="auto"/>
            <w:hideMark/>
            <w:tcPrChange w:id="3226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6F62B9F" w14:textId="77777777" w:rsidR="00093102" w:rsidRPr="003C02FF" w:rsidRDefault="00093102">
            <w:pPr>
              <w:widowControl w:val="0"/>
              <w:spacing w:before="120" w:after="120"/>
              <w:jc w:val="both"/>
              <w:rPr>
                <w:color w:val="000000"/>
                <w:rPrChange w:id="32269" w:author="James Vu" w:date="2024-04-19T00:26:00Z">
                  <w:rPr>
                    <w:color w:val="000000"/>
                    <w:sz w:val="26"/>
                    <w:szCs w:val="26"/>
                  </w:rPr>
                </w:rPrChange>
              </w:rPr>
              <w:pPrChange w:id="32270" w:author="James Vu" w:date="2024-04-18T22:33:00Z">
                <w:pPr>
                  <w:widowControl w:val="0"/>
                  <w:spacing w:before="120" w:after="120"/>
                </w:pPr>
              </w:pPrChange>
            </w:pPr>
            <w:r w:rsidRPr="003C02FF">
              <w:rPr>
                <w:color w:val="000000"/>
                <w:rPrChange w:id="32271" w:author="James Vu" w:date="2024-04-19T00:26:00Z">
                  <w:rPr>
                    <w:color w:val="000000"/>
                    <w:sz w:val="26"/>
                    <w:szCs w:val="26"/>
                  </w:rPr>
                </w:rPrChange>
              </w:rPr>
              <w:t xml:space="preserve">                9.175 </w:t>
            </w:r>
          </w:p>
        </w:tc>
      </w:tr>
      <w:tr w:rsidR="00093102" w:rsidRPr="003C02FF" w14:paraId="41CA68B2" w14:textId="77777777" w:rsidTr="003C02FF">
        <w:trPr>
          <w:trHeight w:val="300"/>
          <w:trPrChange w:id="32272" w:author="James Vu" w:date="2024-04-19T00:26:00Z">
            <w:trPr>
              <w:gridBefore w:val="1"/>
              <w:gridAfter w:val="0"/>
              <w:trHeight w:val="300"/>
            </w:trPr>
          </w:trPrChange>
        </w:trPr>
        <w:tc>
          <w:tcPr>
            <w:tcW w:w="254" w:type="pct"/>
            <w:shd w:val="clear" w:color="auto" w:fill="auto"/>
            <w:vAlign w:val="center"/>
            <w:hideMark/>
            <w:tcPrChange w:id="3227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09EFEF9" w14:textId="77777777" w:rsidR="00093102" w:rsidRPr="003C02FF" w:rsidRDefault="00093102">
            <w:pPr>
              <w:widowControl w:val="0"/>
              <w:spacing w:before="120" w:after="120"/>
              <w:jc w:val="both"/>
              <w:rPr>
                <w:i/>
                <w:iCs/>
                <w:color w:val="000000"/>
                <w:rPrChange w:id="32274" w:author="James Vu" w:date="2024-04-19T00:26:00Z">
                  <w:rPr>
                    <w:i/>
                    <w:iCs/>
                    <w:color w:val="000000"/>
                    <w:sz w:val="26"/>
                    <w:szCs w:val="26"/>
                  </w:rPr>
                </w:rPrChange>
              </w:rPr>
              <w:pPrChange w:id="32275" w:author="James Vu" w:date="2024-04-18T22:33:00Z">
                <w:pPr>
                  <w:widowControl w:val="0"/>
                  <w:spacing w:before="120" w:after="120"/>
                  <w:jc w:val="center"/>
                </w:pPr>
              </w:pPrChange>
            </w:pPr>
            <w:r w:rsidRPr="003C02FF">
              <w:rPr>
                <w:i/>
                <w:iCs/>
                <w:color w:val="000000"/>
                <w:rPrChange w:id="32276" w:author="James Vu" w:date="2024-04-19T00:26:00Z">
                  <w:rPr>
                    <w:i/>
                    <w:iCs/>
                    <w:color w:val="000000"/>
                    <w:sz w:val="26"/>
                    <w:szCs w:val="26"/>
                  </w:rPr>
                </w:rPrChange>
              </w:rPr>
              <w:t> </w:t>
            </w:r>
          </w:p>
        </w:tc>
        <w:tc>
          <w:tcPr>
            <w:tcW w:w="618" w:type="pct"/>
            <w:shd w:val="clear" w:color="auto" w:fill="auto"/>
            <w:vAlign w:val="center"/>
            <w:hideMark/>
            <w:tcPrChange w:id="3227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EA87E9B" w14:textId="77777777" w:rsidR="00093102" w:rsidRPr="003C02FF" w:rsidRDefault="00093102">
            <w:pPr>
              <w:widowControl w:val="0"/>
              <w:spacing w:before="120" w:after="120"/>
              <w:jc w:val="both"/>
              <w:rPr>
                <w:i/>
                <w:iCs/>
                <w:color w:val="000000"/>
                <w:rPrChange w:id="32278" w:author="James Vu" w:date="2024-04-19T00:26:00Z">
                  <w:rPr>
                    <w:i/>
                    <w:iCs/>
                    <w:color w:val="000000"/>
                    <w:sz w:val="26"/>
                    <w:szCs w:val="26"/>
                  </w:rPr>
                </w:rPrChange>
              </w:rPr>
              <w:pPrChange w:id="32279" w:author="James Vu" w:date="2024-04-18T22:33:00Z">
                <w:pPr>
                  <w:widowControl w:val="0"/>
                  <w:spacing w:before="120" w:after="120"/>
                  <w:jc w:val="center"/>
                </w:pPr>
              </w:pPrChange>
            </w:pPr>
            <w:r w:rsidRPr="003C02FF">
              <w:rPr>
                <w:i/>
                <w:iCs/>
                <w:color w:val="000000"/>
                <w:rPrChange w:id="32280" w:author="James Vu" w:date="2024-04-19T00:26:00Z">
                  <w:rPr>
                    <w:i/>
                    <w:iCs/>
                    <w:color w:val="000000"/>
                    <w:sz w:val="26"/>
                    <w:szCs w:val="26"/>
                  </w:rPr>
                </w:rPrChange>
              </w:rPr>
              <w:t> </w:t>
            </w:r>
          </w:p>
        </w:tc>
        <w:tc>
          <w:tcPr>
            <w:tcW w:w="1636" w:type="pct"/>
            <w:shd w:val="clear" w:color="auto" w:fill="auto"/>
            <w:hideMark/>
            <w:tcPrChange w:id="3228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210DEC95" w14:textId="77777777" w:rsidR="00093102" w:rsidRPr="003C02FF" w:rsidRDefault="00093102">
            <w:pPr>
              <w:widowControl w:val="0"/>
              <w:spacing w:before="120" w:after="120"/>
              <w:jc w:val="both"/>
              <w:rPr>
                <w:i/>
                <w:iCs/>
                <w:color w:val="000000"/>
                <w:rPrChange w:id="32282" w:author="James Vu" w:date="2024-04-19T00:26:00Z">
                  <w:rPr>
                    <w:i/>
                    <w:iCs/>
                    <w:color w:val="000000"/>
                    <w:sz w:val="26"/>
                    <w:szCs w:val="26"/>
                  </w:rPr>
                </w:rPrChange>
              </w:rPr>
              <w:pPrChange w:id="32283" w:author="James Vu" w:date="2024-04-18T22:33:00Z">
                <w:pPr>
                  <w:widowControl w:val="0"/>
                  <w:spacing w:before="120" w:after="120"/>
                  <w:jc w:val="right"/>
                </w:pPr>
              </w:pPrChange>
            </w:pPr>
            <w:r w:rsidRPr="003C02FF">
              <w:rPr>
                <w:i/>
                <w:iCs/>
                <w:color w:val="000000"/>
                <w:rPrChange w:id="32284" w:author="James Vu" w:date="2024-04-19T00:26:00Z">
                  <w:rPr>
                    <w:i/>
                    <w:iCs/>
                    <w:color w:val="000000"/>
                    <w:sz w:val="26"/>
                    <w:szCs w:val="26"/>
                  </w:rPr>
                </w:rPrChange>
              </w:rPr>
              <w:t>Máy tính xách tay</w:t>
            </w:r>
          </w:p>
        </w:tc>
        <w:tc>
          <w:tcPr>
            <w:tcW w:w="439" w:type="pct"/>
            <w:shd w:val="clear" w:color="auto" w:fill="auto"/>
            <w:vAlign w:val="center"/>
            <w:hideMark/>
            <w:tcPrChange w:id="3228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E39D5BD" w14:textId="77777777" w:rsidR="00093102" w:rsidRPr="003C02FF" w:rsidRDefault="00093102">
            <w:pPr>
              <w:widowControl w:val="0"/>
              <w:spacing w:before="120" w:after="120"/>
              <w:jc w:val="both"/>
              <w:rPr>
                <w:i/>
                <w:iCs/>
                <w:color w:val="000000"/>
                <w:rPrChange w:id="32286" w:author="James Vu" w:date="2024-04-19T00:26:00Z">
                  <w:rPr>
                    <w:i/>
                    <w:iCs/>
                    <w:color w:val="000000"/>
                    <w:sz w:val="26"/>
                    <w:szCs w:val="26"/>
                  </w:rPr>
                </w:rPrChange>
              </w:rPr>
              <w:pPrChange w:id="32287" w:author="James Vu" w:date="2024-04-18T22:33:00Z">
                <w:pPr>
                  <w:widowControl w:val="0"/>
                  <w:spacing w:before="120" w:after="120"/>
                  <w:jc w:val="center"/>
                </w:pPr>
              </w:pPrChange>
            </w:pPr>
            <w:r w:rsidRPr="003C02FF">
              <w:rPr>
                <w:i/>
                <w:iCs/>
                <w:color w:val="000000"/>
                <w:rPrChange w:id="32288" w:author="James Vu" w:date="2024-04-19T00:26:00Z">
                  <w:rPr>
                    <w:i/>
                    <w:iCs/>
                    <w:color w:val="000000"/>
                    <w:sz w:val="26"/>
                    <w:szCs w:val="26"/>
                  </w:rPr>
                </w:rPrChange>
              </w:rPr>
              <w:t>ca</w:t>
            </w:r>
          </w:p>
        </w:tc>
        <w:tc>
          <w:tcPr>
            <w:tcW w:w="502" w:type="pct"/>
            <w:shd w:val="clear" w:color="auto" w:fill="auto"/>
            <w:vAlign w:val="center"/>
            <w:hideMark/>
            <w:tcPrChange w:id="3228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BC983AE" w14:textId="77777777" w:rsidR="00093102" w:rsidRPr="003C02FF" w:rsidRDefault="00093102">
            <w:pPr>
              <w:widowControl w:val="0"/>
              <w:spacing w:before="120" w:after="120"/>
              <w:jc w:val="both"/>
              <w:rPr>
                <w:i/>
                <w:iCs/>
                <w:color w:val="000000"/>
                <w:rPrChange w:id="32290" w:author="James Vu" w:date="2024-04-19T00:26:00Z">
                  <w:rPr>
                    <w:i/>
                    <w:iCs/>
                    <w:color w:val="000000"/>
                    <w:sz w:val="26"/>
                    <w:szCs w:val="26"/>
                  </w:rPr>
                </w:rPrChange>
              </w:rPr>
              <w:pPrChange w:id="32291" w:author="James Vu" w:date="2024-04-18T22:33:00Z">
                <w:pPr>
                  <w:widowControl w:val="0"/>
                  <w:spacing w:before="120" w:after="120"/>
                  <w:jc w:val="center"/>
                </w:pPr>
              </w:pPrChange>
            </w:pPr>
            <w:r w:rsidRPr="003C02FF">
              <w:rPr>
                <w:i/>
                <w:iCs/>
                <w:color w:val="000000"/>
                <w:rPrChange w:id="32292" w:author="James Vu" w:date="2024-04-19T00:26:00Z">
                  <w:rPr>
                    <w:i/>
                    <w:iCs/>
                    <w:color w:val="000000"/>
                    <w:sz w:val="26"/>
                    <w:szCs w:val="26"/>
                  </w:rPr>
                </w:rPrChange>
              </w:rPr>
              <w:t>0,25</w:t>
            </w:r>
          </w:p>
        </w:tc>
        <w:tc>
          <w:tcPr>
            <w:tcW w:w="567" w:type="pct"/>
            <w:shd w:val="clear" w:color="auto" w:fill="auto"/>
            <w:hideMark/>
            <w:tcPrChange w:id="3229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7CCDAA1C" w14:textId="77777777" w:rsidR="00093102" w:rsidRPr="003C02FF" w:rsidRDefault="00093102">
            <w:pPr>
              <w:widowControl w:val="0"/>
              <w:spacing w:before="120" w:after="120"/>
              <w:jc w:val="both"/>
              <w:rPr>
                <w:i/>
                <w:iCs/>
                <w:color w:val="000000"/>
                <w:rPrChange w:id="32294" w:author="James Vu" w:date="2024-04-19T00:26:00Z">
                  <w:rPr>
                    <w:i/>
                    <w:iCs/>
                    <w:color w:val="000000"/>
                    <w:sz w:val="26"/>
                    <w:szCs w:val="26"/>
                  </w:rPr>
                </w:rPrChange>
              </w:rPr>
              <w:pPrChange w:id="32295" w:author="James Vu" w:date="2024-04-18T22:33:00Z">
                <w:pPr>
                  <w:widowControl w:val="0"/>
                  <w:spacing w:before="120" w:after="120"/>
                </w:pPr>
              </w:pPrChange>
            </w:pPr>
            <w:r w:rsidRPr="003C02FF">
              <w:rPr>
                <w:i/>
                <w:iCs/>
                <w:color w:val="000000"/>
                <w:rPrChange w:id="32296" w:author="James Vu" w:date="2024-04-19T00:26:00Z">
                  <w:rPr>
                    <w:i/>
                    <w:iCs/>
                    <w:color w:val="000000"/>
                    <w:sz w:val="26"/>
                    <w:szCs w:val="26"/>
                  </w:rPr>
                </w:rPrChange>
              </w:rPr>
              <w:t xml:space="preserve">         36.699 </w:t>
            </w:r>
          </w:p>
        </w:tc>
        <w:tc>
          <w:tcPr>
            <w:tcW w:w="351" w:type="pct"/>
            <w:shd w:val="clear" w:color="auto" w:fill="auto"/>
            <w:hideMark/>
            <w:tcPrChange w:id="3229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903F6C5" w14:textId="77777777" w:rsidR="00093102" w:rsidRPr="003C02FF" w:rsidRDefault="00093102">
            <w:pPr>
              <w:widowControl w:val="0"/>
              <w:spacing w:before="120" w:after="120"/>
              <w:jc w:val="both"/>
              <w:rPr>
                <w:i/>
                <w:iCs/>
                <w:color w:val="000000"/>
                <w:rPrChange w:id="32298" w:author="James Vu" w:date="2024-04-19T00:26:00Z">
                  <w:rPr>
                    <w:i/>
                    <w:iCs/>
                    <w:color w:val="000000"/>
                    <w:sz w:val="26"/>
                    <w:szCs w:val="26"/>
                  </w:rPr>
                </w:rPrChange>
              </w:rPr>
              <w:pPrChange w:id="32299" w:author="James Vu" w:date="2024-04-18T22:33:00Z">
                <w:pPr>
                  <w:widowControl w:val="0"/>
                  <w:spacing w:before="120" w:after="120"/>
                  <w:jc w:val="center"/>
                </w:pPr>
              </w:pPrChange>
            </w:pPr>
            <w:r w:rsidRPr="003C02FF">
              <w:rPr>
                <w:i/>
                <w:iCs/>
                <w:color w:val="000000"/>
                <w:rPrChange w:id="32300" w:author="James Vu" w:date="2024-04-19T00:26:00Z">
                  <w:rPr>
                    <w:i/>
                    <w:iCs/>
                    <w:color w:val="000000"/>
                    <w:sz w:val="26"/>
                    <w:szCs w:val="26"/>
                  </w:rPr>
                </w:rPrChange>
              </w:rPr>
              <w:t>1</w:t>
            </w:r>
          </w:p>
        </w:tc>
        <w:tc>
          <w:tcPr>
            <w:tcW w:w="632" w:type="pct"/>
            <w:shd w:val="clear" w:color="auto" w:fill="auto"/>
            <w:hideMark/>
            <w:tcPrChange w:id="3230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81ED47C" w14:textId="77777777" w:rsidR="00093102" w:rsidRPr="003C02FF" w:rsidRDefault="00093102">
            <w:pPr>
              <w:widowControl w:val="0"/>
              <w:spacing w:before="120" w:after="120"/>
              <w:jc w:val="both"/>
              <w:rPr>
                <w:i/>
                <w:iCs/>
                <w:color w:val="000000"/>
                <w:rPrChange w:id="32302" w:author="James Vu" w:date="2024-04-19T00:26:00Z">
                  <w:rPr>
                    <w:i/>
                    <w:iCs/>
                    <w:color w:val="000000"/>
                    <w:sz w:val="26"/>
                    <w:szCs w:val="26"/>
                  </w:rPr>
                </w:rPrChange>
              </w:rPr>
              <w:pPrChange w:id="32303" w:author="James Vu" w:date="2024-04-18T22:33:00Z">
                <w:pPr>
                  <w:widowControl w:val="0"/>
                  <w:spacing w:before="120" w:after="120"/>
                </w:pPr>
              </w:pPrChange>
            </w:pPr>
            <w:r w:rsidRPr="003C02FF">
              <w:rPr>
                <w:i/>
                <w:iCs/>
                <w:color w:val="000000"/>
                <w:rPrChange w:id="32304" w:author="James Vu" w:date="2024-04-19T00:26:00Z">
                  <w:rPr>
                    <w:i/>
                    <w:iCs/>
                    <w:color w:val="000000"/>
                    <w:sz w:val="26"/>
                    <w:szCs w:val="26"/>
                  </w:rPr>
                </w:rPrChange>
              </w:rPr>
              <w:t xml:space="preserve">              9.175 </w:t>
            </w:r>
          </w:p>
        </w:tc>
      </w:tr>
      <w:tr w:rsidR="00093102" w:rsidRPr="003C02FF" w14:paraId="1A6B94DD" w14:textId="77777777" w:rsidTr="003C02FF">
        <w:trPr>
          <w:trHeight w:val="570"/>
          <w:trPrChange w:id="32305" w:author="James Vu" w:date="2024-04-19T00:26:00Z">
            <w:trPr>
              <w:gridBefore w:val="1"/>
              <w:gridAfter w:val="0"/>
              <w:trHeight w:val="570"/>
            </w:trPr>
          </w:trPrChange>
        </w:trPr>
        <w:tc>
          <w:tcPr>
            <w:tcW w:w="254" w:type="pct"/>
            <w:shd w:val="clear" w:color="auto" w:fill="auto"/>
            <w:vAlign w:val="center"/>
            <w:hideMark/>
            <w:tcPrChange w:id="3230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D1F51BA" w14:textId="77777777" w:rsidR="00093102" w:rsidRPr="003C02FF" w:rsidRDefault="00093102">
            <w:pPr>
              <w:widowControl w:val="0"/>
              <w:spacing w:before="120" w:after="120"/>
              <w:jc w:val="both"/>
              <w:rPr>
                <w:b/>
                <w:bCs/>
                <w:color w:val="000000"/>
                <w:rPrChange w:id="32307" w:author="James Vu" w:date="2024-04-19T00:26:00Z">
                  <w:rPr>
                    <w:b/>
                    <w:bCs/>
                    <w:color w:val="000000"/>
                    <w:sz w:val="26"/>
                    <w:szCs w:val="26"/>
                  </w:rPr>
                </w:rPrChange>
              </w:rPr>
              <w:pPrChange w:id="32308" w:author="James Vu" w:date="2024-04-18T22:33:00Z">
                <w:pPr>
                  <w:widowControl w:val="0"/>
                  <w:spacing w:before="120" w:after="120"/>
                  <w:jc w:val="center"/>
                </w:pPr>
              </w:pPrChange>
            </w:pPr>
            <w:r w:rsidRPr="003C02FF">
              <w:rPr>
                <w:b/>
                <w:bCs/>
                <w:color w:val="000000"/>
                <w:rPrChange w:id="32309" w:author="James Vu" w:date="2024-04-19T00:26:00Z">
                  <w:rPr>
                    <w:b/>
                    <w:bCs/>
                    <w:color w:val="000000"/>
                    <w:sz w:val="26"/>
                    <w:szCs w:val="26"/>
                  </w:rPr>
                </w:rPrChange>
              </w:rPr>
              <w:t>8</w:t>
            </w:r>
          </w:p>
        </w:tc>
        <w:tc>
          <w:tcPr>
            <w:tcW w:w="618" w:type="pct"/>
            <w:shd w:val="clear" w:color="auto" w:fill="auto"/>
            <w:vAlign w:val="center"/>
            <w:hideMark/>
            <w:tcPrChange w:id="3231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58F16FA" w14:textId="77777777" w:rsidR="00093102" w:rsidRPr="003C02FF" w:rsidRDefault="00093102">
            <w:pPr>
              <w:widowControl w:val="0"/>
              <w:spacing w:before="120" w:after="120"/>
              <w:jc w:val="both"/>
              <w:rPr>
                <w:b/>
                <w:bCs/>
                <w:color w:val="000000"/>
                <w:rPrChange w:id="32311" w:author="James Vu" w:date="2024-04-19T00:26:00Z">
                  <w:rPr>
                    <w:b/>
                    <w:bCs/>
                    <w:color w:val="000000"/>
                    <w:sz w:val="26"/>
                    <w:szCs w:val="26"/>
                  </w:rPr>
                </w:rPrChange>
              </w:rPr>
              <w:pPrChange w:id="32312" w:author="James Vu" w:date="2024-04-18T22:33:00Z">
                <w:pPr>
                  <w:widowControl w:val="0"/>
                  <w:spacing w:before="120" w:after="120"/>
                  <w:jc w:val="center"/>
                </w:pPr>
              </w:pPrChange>
            </w:pPr>
            <w:r w:rsidRPr="003C02FF">
              <w:rPr>
                <w:b/>
                <w:bCs/>
                <w:color w:val="000000"/>
                <w:rPrChange w:id="32313" w:author="James Vu" w:date="2024-04-19T00:26:00Z">
                  <w:rPr>
                    <w:b/>
                    <w:bCs/>
                    <w:color w:val="000000"/>
                    <w:sz w:val="26"/>
                    <w:szCs w:val="26"/>
                  </w:rPr>
                </w:rPrChange>
              </w:rPr>
              <w:t>01.08.02.04</w:t>
            </w:r>
          </w:p>
        </w:tc>
        <w:tc>
          <w:tcPr>
            <w:tcW w:w="1636" w:type="pct"/>
            <w:shd w:val="clear" w:color="auto" w:fill="auto"/>
            <w:hideMark/>
            <w:tcPrChange w:id="3231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D713675" w14:textId="77777777" w:rsidR="00093102" w:rsidRPr="003C02FF" w:rsidRDefault="00093102">
            <w:pPr>
              <w:widowControl w:val="0"/>
              <w:spacing w:before="120" w:after="120"/>
              <w:jc w:val="both"/>
              <w:rPr>
                <w:b/>
                <w:bCs/>
                <w:color w:val="000000"/>
                <w:rPrChange w:id="32315" w:author="James Vu" w:date="2024-04-19T00:26:00Z">
                  <w:rPr>
                    <w:b/>
                    <w:bCs/>
                    <w:color w:val="000000"/>
                    <w:sz w:val="26"/>
                    <w:szCs w:val="26"/>
                  </w:rPr>
                </w:rPrChange>
              </w:rPr>
              <w:pPrChange w:id="32316" w:author="James Vu" w:date="2024-04-18T22:33:00Z">
                <w:pPr>
                  <w:widowControl w:val="0"/>
                  <w:spacing w:before="120" w:after="120"/>
                </w:pPr>
              </w:pPrChange>
            </w:pPr>
            <w:r w:rsidRPr="003C02FF">
              <w:rPr>
                <w:b/>
                <w:bCs/>
                <w:color w:val="000000"/>
                <w:rPrChange w:id="32317" w:author="James Vu" w:date="2024-04-19T00:26:00Z">
                  <w:rPr>
                    <w:b/>
                    <w:bCs/>
                    <w:color w:val="000000"/>
                    <w:sz w:val="26"/>
                    <w:szCs w:val="26"/>
                  </w:rPr>
                </w:rPrChange>
              </w:rPr>
              <w:t>Lắp đặt và cài đặt thiết bị chuyên dụng khác (Bộ lưu điện)</w:t>
            </w:r>
          </w:p>
        </w:tc>
        <w:tc>
          <w:tcPr>
            <w:tcW w:w="439" w:type="pct"/>
            <w:shd w:val="clear" w:color="auto" w:fill="auto"/>
            <w:vAlign w:val="center"/>
            <w:hideMark/>
            <w:tcPrChange w:id="3231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5B4304D6" w14:textId="77777777" w:rsidR="00093102" w:rsidRPr="003C02FF" w:rsidRDefault="00093102">
            <w:pPr>
              <w:widowControl w:val="0"/>
              <w:spacing w:before="120" w:after="120"/>
              <w:jc w:val="both"/>
              <w:rPr>
                <w:b/>
                <w:bCs/>
                <w:color w:val="000000"/>
                <w:rPrChange w:id="32319" w:author="James Vu" w:date="2024-04-19T00:26:00Z">
                  <w:rPr>
                    <w:b/>
                    <w:bCs/>
                    <w:color w:val="000000"/>
                    <w:sz w:val="26"/>
                    <w:szCs w:val="26"/>
                  </w:rPr>
                </w:rPrChange>
              </w:rPr>
              <w:pPrChange w:id="32320" w:author="James Vu" w:date="2024-04-18T22:33:00Z">
                <w:pPr>
                  <w:widowControl w:val="0"/>
                  <w:spacing w:before="120" w:after="120"/>
                  <w:jc w:val="center"/>
                </w:pPr>
              </w:pPrChange>
            </w:pPr>
            <w:r w:rsidRPr="003C02FF">
              <w:rPr>
                <w:b/>
                <w:bCs/>
                <w:color w:val="000000"/>
                <w:rPrChange w:id="32321" w:author="James Vu" w:date="2024-04-19T00:26:00Z">
                  <w:rPr>
                    <w:b/>
                    <w:bCs/>
                    <w:color w:val="000000"/>
                    <w:sz w:val="26"/>
                    <w:szCs w:val="26"/>
                  </w:rPr>
                </w:rPrChange>
              </w:rPr>
              <w:t> </w:t>
            </w:r>
          </w:p>
        </w:tc>
        <w:tc>
          <w:tcPr>
            <w:tcW w:w="502" w:type="pct"/>
            <w:shd w:val="clear" w:color="auto" w:fill="auto"/>
            <w:vAlign w:val="center"/>
            <w:hideMark/>
            <w:tcPrChange w:id="3232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51D79E2" w14:textId="77777777" w:rsidR="00093102" w:rsidRPr="003C02FF" w:rsidRDefault="00093102">
            <w:pPr>
              <w:widowControl w:val="0"/>
              <w:spacing w:before="120" w:after="120"/>
              <w:jc w:val="both"/>
              <w:rPr>
                <w:b/>
                <w:bCs/>
                <w:color w:val="000000"/>
                <w:rPrChange w:id="32323" w:author="James Vu" w:date="2024-04-19T00:26:00Z">
                  <w:rPr>
                    <w:b/>
                    <w:bCs/>
                    <w:color w:val="000000"/>
                    <w:sz w:val="26"/>
                    <w:szCs w:val="26"/>
                  </w:rPr>
                </w:rPrChange>
              </w:rPr>
              <w:pPrChange w:id="32324" w:author="James Vu" w:date="2024-04-18T22:33:00Z">
                <w:pPr>
                  <w:widowControl w:val="0"/>
                  <w:spacing w:before="120" w:after="120"/>
                  <w:jc w:val="center"/>
                </w:pPr>
              </w:pPrChange>
            </w:pPr>
            <w:r w:rsidRPr="003C02FF">
              <w:rPr>
                <w:b/>
                <w:bCs/>
                <w:color w:val="000000"/>
                <w:rPrChange w:id="32325" w:author="James Vu" w:date="2024-04-19T00:26:00Z">
                  <w:rPr>
                    <w:b/>
                    <w:bCs/>
                    <w:color w:val="000000"/>
                    <w:sz w:val="26"/>
                    <w:szCs w:val="26"/>
                  </w:rPr>
                </w:rPrChange>
              </w:rPr>
              <w:t> </w:t>
            </w:r>
          </w:p>
        </w:tc>
        <w:tc>
          <w:tcPr>
            <w:tcW w:w="567" w:type="pct"/>
            <w:shd w:val="clear" w:color="auto" w:fill="auto"/>
            <w:hideMark/>
            <w:tcPrChange w:id="3232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46D99B68" w14:textId="77777777" w:rsidR="00093102" w:rsidRPr="003C02FF" w:rsidRDefault="00093102">
            <w:pPr>
              <w:widowControl w:val="0"/>
              <w:spacing w:before="120" w:after="120"/>
              <w:jc w:val="both"/>
              <w:rPr>
                <w:b/>
                <w:bCs/>
                <w:color w:val="000000"/>
                <w:rPrChange w:id="32327" w:author="James Vu" w:date="2024-04-19T00:26:00Z">
                  <w:rPr>
                    <w:b/>
                    <w:bCs/>
                    <w:color w:val="000000"/>
                    <w:sz w:val="26"/>
                    <w:szCs w:val="26"/>
                  </w:rPr>
                </w:rPrChange>
              </w:rPr>
              <w:pPrChange w:id="32328" w:author="James Vu" w:date="2024-04-18T22:33:00Z">
                <w:pPr>
                  <w:widowControl w:val="0"/>
                  <w:spacing w:before="120" w:after="120"/>
                </w:pPr>
              </w:pPrChange>
            </w:pPr>
            <w:r w:rsidRPr="003C02FF">
              <w:rPr>
                <w:b/>
                <w:bCs/>
                <w:color w:val="000000"/>
                <w:rPrChange w:id="32329" w:author="James Vu" w:date="2024-04-19T00:26:00Z">
                  <w:rPr>
                    <w:b/>
                    <w:bCs/>
                    <w:color w:val="000000"/>
                    <w:sz w:val="26"/>
                    <w:szCs w:val="26"/>
                  </w:rPr>
                </w:rPrChange>
              </w:rPr>
              <w:t> </w:t>
            </w:r>
          </w:p>
        </w:tc>
        <w:tc>
          <w:tcPr>
            <w:tcW w:w="351" w:type="pct"/>
            <w:shd w:val="clear" w:color="auto" w:fill="auto"/>
            <w:hideMark/>
            <w:tcPrChange w:id="3233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52BC97D" w14:textId="77777777" w:rsidR="00093102" w:rsidRPr="003C02FF" w:rsidRDefault="00093102">
            <w:pPr>
              <w:widowControl w:val="0"/>
              <w:spacing w:before="120" w:after="120"/>
              <w:jc w:val="both"/>
              <w:rPr>
                <w:b/>
                <w:bCs/>
                <w:color w:val="000000"/>
                <w:rPrChange w:id="32331" w:author="James Vu" w:date="2024-04-19T00:26:00Z">
                  <w:rPr>
                    <w:b/>
                    <w:bCs/>
                    <w:color w:val="000000"/>
                    <w:sz w:val="26"/>
                    <w:szCs w:val="26"/>
                  </w:rPr>
                </w:rPrChange>
              </w:rPr>
              <w:pPrChange w:id="32332" w:author="James Vu" w:date="2024-04-18T22:33:00Z">
                <w:pPr>
                  <w:widowControl w:val="0"/>
                  <w:spacing w:before="120" w:after="120"/>
                  <w:jc w:val="center"/>
                </w:pPr>
              </w:pPrChange>
            </w:pPr>
            <w:r w:rsidRPr="003C02FF">
              <w:rPr>
                <w:b/>
                <w:bCs/>
                <w:color w:val="000000"/>
                <w:rPrChange w:id="32333" w:author="James Vu" w:date="2024-04-19T00:26:00Z">
                  <w:rPr>
                    <w:b/>
                    <w:bCs/>
                    <w:color w:val="000000"/>
                    <w:sz w:val="26"/>
                    <w:szCs w:val="26"/>
                  </w:rPr>
                </w:rPrChange>
              </w:rPr>
              <w:t> </w:t>
            </w:r>
          </w:p>
        </w:tc>
        <w:tc>
          <w:tcPr>
            <w:tcW w:w="632" w:type="pct"/>
            <w:shd w:val="clear" w:color="auto" w:fill="auto"/>
            <w:hideMark/>
            <w:tcPrChange w:id="3233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BDD78AF" w14:textId="77777777" w:rsidR="00093102" w:rsidRPr="003C02FF" w:rsidRDefault="00093102">
            <w:pPr>
              <w:widowControl w:val="0"/>
              <w:spacing w:before="120" w:after="120"/>
              <w:jc w:val="both"/>
              <w:rPr>
                <w:b/>
                <w:bCs/>
                <w:color w:val="000000"/>
                <w:rPrChange w:id="32335" w:author="James Vu" w:date="2024-04-19T00:26:00Z">
                  <w:rPr>
                    <w:b/>
                    <w:bCs/>
                    <w:color w:val="000000"/>
                    <w:sz w:val="26"/>
                    <w:szCs w:val="26"/>
                  </w:rPr>
                </w:rPrChange>
              </w:rPr>
              <w:pPrChange w:id="32336" w:author="James Vu" w:date="2024-04-18T22:33:00Z">
                <w:pPr>
                  <w:widowControl w:val="0"/>
                  <w:spacing w:before="120" w:after="120"/>
                </w:pPr>
              </w:pPrChange>
            </w:pPr>
            <w:r w:rsidRPr="003C02FF">
              <w:rPr>
                <w:b/>
                <w:bCs/>
                <w:color w:val="000000"/>
                <w:rPrChange w:id="32337" w:author="James Vu" w:date="2024-04-19T00:26:00Z">
                  <w:rPr>
                    <w:b/>
                    <w:bCs/>
                    <w:color w:val="000000"/>
                    <w:sz w:val="26"/>
                    <w:szCs w:val="26"/>
                  </w:rPr>
                </w:rPrChange>
              </w:rPr>
              <w:t> </w:t>
            </w:r>
          </w:p>
        </w:tc>
      </w:tr>
      <w:tr w:rsidR="00093102" w:rsidRPr="003C02FF" w14:paraId="60168C55" w14:textId="77777777" w:rsidTr="003C02FF">
        <w:trPr>
          <w:trHeight w:val="600"/>
          <w:trPrChange w:id="32338" w:author="James Vu" w:date="2024-04-19T00:26:00Z">
            <w:trPr>
              <w:gridBefore w:val="1"/>
              <w:gridAfter w:val="0"/>
              <w:trHeight w:val="600"/>
            </w:trPr>
          </w:trPrChange>
        </w:trPr>
        <w:tc>
          <w:tcPr>
            <w:tcW w:w="254" w:type="pct"/>
            <w:shd w:val="clear" w:color="auto" w:fill="auto"/>
            <w:vAlign w:val="center"/>
            <w:hideMark/>
            <w:tcPrChange w:id="3233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C3A9A1C" w14:textId="77777777" w:rsidR="00093102" w:rsidRPr="003C02FF" w:rsidRDefault="00093102">
            <w:pPr>
              <w:widowControl w:val="0"/>
              <w:spacing w:before="120" w:after="120"/>
              <w:jc w:val="both"/>
              <w:rPr>
                <w:color w:val="000000"/>
                <w:rPrChange w:id="32340" w:author="James Vu" w:date="2024-04-19T00:26:00Z">
                  <w:rPr>
                    <w:color w:val="000000"/>
                    <w:sz w:val="26"/>
                    <w:szCs w:val="26"/>
                  </w:rPr>
                </w:rPrChange>
              </w:rPr>
              <w:pPrChange w:id="32341" w:author="James Vu" w:date="2024-04-18T22:33:00Z">
                <w:pPr>
                  <w:widowControl w:val="0"/>
                  <w:spacing w:before="120" w:after="120"/>
                  <w:jc w:val="center"/>
                </w:pPr>
              </w:pPrChange>
            </w:pPr>
            <w:r w:rsidRPr="003C02FF">
              <w:rPr>
                <w:color w:val="000000"/>
                <w:rPrChange w:id="32342" w:author="James Vu" w:date="2024-04-19T00:26:00Z">
                  <w:rPr>
                    <w:color w:val="000000"/>
                    <w:sz w:val="26"/>
                    <w:szCs w:val="26"/>
                  </w:rPr>
                </w:rPrChange>
              </w:rPr>
              <w:t>8.1</w:t>
            </w:r>
          </w:p>
        </w:tc>
        <w:tc>
          <w:tcPr>
            <w:tcW w:w="618" w:type="pct"/>
            <w:shd w:val="clear" w:color="auto" w:fill="auto"/>
            <w:vAlign w:val="center"/>
            <w:hideMark/>
            <w:tcPrChange w:id="3234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5F36E402" w14:textId="77777777" w:rsidR="00093102" w:rsidRPr="003C02FF" w:rsidRDefault="00093102">
            <w:pPr>
              <w:widowControl w:val="0"/>
              <w:spacing w:before="120" w:after="120"/>
              <w:jc w:val="both"/>
              <w:rPr>
                <w:color w:val="000000"/>
                <w:rPrChange w:id="32344" w:author="James Vu" w:date="2024-04-19T00:26:00Z">
                  <w:rPr>
                    <w:color w:val="000000"/>
                    <w:sz w:val="26"/>
                    <w:szCs w:val="26"/>
                  </w:rPr>
                </w:rPrChange>
              </w:rPr>
              <w:pPrChange w:id="32345" w:author="James Vu" w:date="2024-04-18T22:33:00Z">
                <w:pPr>
                  <w:widowControl w:val="0"/>
                  <w:spacing w:before="120" w:after="120"/>
                  <w:jc w:val="center"/>
                </w:pPr>
              </w:pPrChange>
            </w:pPr>
            <w:r w:rsidRPr="003C02FF">
              <w:rPr>
                <w:color w:val="000000"/>
                <w:rPrChange w:id="32346" w:author="James Vu" w:date="2024-04-19T00:26:00Z">
                  <w:rPr>
                    <w:color w:val="000000"/>
                    <w:sz w:val="26"/>
                    <w:szCs w:val="26"/>
                  </w:rPr>
                </w:rPrChange>
              </w:rPr>
              <w:t>01.08.02.04.1</w:t>
            </w:r>
          </w:p>
        </w:tc>
        <w:tc>
          <w:tcPr>
            <w:tcW w:w="1636" w:type="pct"/>
            <w:shd w:val="clear" w:color="auto" w:fill="auto"/>
            <w:hideMark/>
            <w:tcPrChange w:id="3234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7D617A3" w14:textId="77777777" w:rsidR="00093102" w:rsidRPr="003C02FF" w:rsidRDefault="00093102">
            <w:pPr>
              <w:widowControl w:val="0"/>
              <w:spacing w:before="120" w:after="120"/>
              <w:jc w:val="both"/>
              <w:rPr>
                <w:color w:val="000000"/>
                <w:rPrChange w:id="32348" w:author="James Vu" w:date="2024-04-19T00:26:00Z">
                  <w:rPr>
                    <w:color w:val="000000"/>
                    <w:sz w:val="26"/>
                    <w:szCs w:val="26"/>
                  </w:rPr>
                </w:rPrChange>
              </w:rPr>
              <w:pPrChange w:id="32349" w:author="James Vu" w:date="2024-04-18T22:33:00Z">
                <w:pPr>
                  <w:widowControl w:val="0"/>
                  <w:spacing w:before="120" w:after="120"/>
                </w:pPr>
              </w:pPrChange>
            </w:pPr>
            <w:r w:rsidRPr="003C02FF">
              <w:rPr>
                <w:color w:val="000000"/>
                <w:rPrChange w:id="32350" w:author="James Vu" w:date="2024-04-19T00:26:00Z">
                  <w:rPr>
                    <w:color w:val="000000"/>
                    <w:sz w:val="26"/>
                    <w:szCs w:val="26"/>
                  </w:rPr>
                </w:rPrChange>
              </w:rPr>
              <w:t>Lắp đặt thiết bị chuyên dụng khác (Bộ lưu điện)</w:t>
            </w:r>
          </w:p>
        </w:tc>
        <w:tc>
          <w:tcPr>
            <w:tcW w:w="439" w:type="pct"/>
            <w:shd w:val="clear" w:color="auto" w:fill="auto"/>
            <w:vAlign w:val="center"/>
            <w:hideMark/>
            <w:tcPrChange w:id="3235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B55AC2B" w14:textId="77777777" w:rsidR="00093102" w:rsidRPr="003C02FF" w:rsidRDefault="00093102">
            <w:pPr>
              <w:widowControl w:val="0"/>
              <w:spacing w:before="120" w:after="120"/>
              <w:jc w:val="both"/>
              <w:rPr>
                <w:color w:val="000000"/>
                <w:rPrChange w:id="32352" w:author="James Vu" w:date="2024-04-19T00:26:00Z">
                  <w:rPr>
                    <w:color w:val="000000"/>
                    <w:sz w:val="26"/>
                    <w:szCs w:val="26"/>
                  </w:rPr>
                </w:rPrChange>
              </w:rPr>
              <w:pPrChange w:id="32353" w:author="James Vu" w:date="2024-04-18T22:33:00Z">
                <w:pPr>
                  <w:widowControl w:val="0"/>
                  <w:spacing w:before="120" w:after="120"/>
                  <w:jc w:val="center"/>
                </w:pPr>
              </w:pPrChange>
            </w:pPr>
            <w:r w:rsidRPr="003C02FF">
              <w:rPr>
                <w:color w:val="000000"/>
                <w:rPrChange w:id="32354" w:author="James Vu" w:date="2024-04-19T00:26:00Z">
                  <w:rPr>
                    <w:color w:val="000000"/>
                    <w:sz w:val="26"/>
                    <w:szCs w:val="26"/>
                  </w:rPr>
                </w:rPrChange>
              </w:rPr>
              <w:t>1 thiết bị</w:t>
            </w:r>
          </w:p>
        </w:tc>
        <w:tc>
          <w:tcPr>
            <w:tcW w:w="502" w:type="pct"/>
            <w:shd w:val="clear" w:color="auto" w:fill="auto"/>
            <w:vAlign w:val="center"/>
            <w:hideMark/>
            <w:tcPrChange w:id="3235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0BAD34D" w14:textId="77777777" w:rsidR="00093102" w:rsidRPr="003C02FF" w:rsidRDefault="00093102">
            <w:pPr>
              <w:widowControl w:val="0"/>
              <w:spacing w:before="120" w:after="120"/>
              <w:jc w:val="both"/>
              <w:rPr>
                <w:color w:val="000000"/>
                <w:rPrChange w:id="32356" w:author="James Vu" w:date="2024-04-19T00:26:00Z">
                  <w:rPr>
                    <w:color w:val="000000"/>
                    <w:sz w:val="26"/>
                    <w:szCs w:val="26"/>
                  </w:rPr>
                </w:rPrChange>
              </w:rPr>
              <w:pPrChange w:id="32357" w:author="James Vu" w:date="2024-04-18T22:33:00Z">
                <w:pPr>
                  <w:widowControl w:val="0"/>
                  <w:spacing w:before="120" w:after="120"/>
                  <w:jc w:val="center"/>
                </w:pPr>
              </w:pPrChange>
            </w:pPr>
            <w:r w:rsidRPr="003C02FF">
              <w:rPr>
                <w:color w:val="000000"/>
                <w:rPrChange w:id="32358" w:author="James Vu" w:date="2024-04-19T00:26:00Z">
                  <w:rPr>
                    <w:color w:val="000000"/>
                    <w:sz w:val="26"/>
                    <w:szCs w:val="26"/>
                  </w:rPr>
                </w:rPrChange>
              </w:rPr>
              <w:t>1</w:t>
            </w:r>
          </w:p>
        </w:tc>
        <w:tc>
          <w:tcPr>
            <w:tcW w:w="567" w:type="pct"/>
            <w:shd w:val="clear" w:color="auto" w:fill="auto"/>
            <w:hideMark/>
            <w:tcPrChange w:id="3235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A48F71C" w14:textId="77777777" w:rsidR="00093102" w:rsidRPr="003C02FF" w:rsidRDefault="00093102">
            <w:pPr>
              <w:widowControl w:val="0"/>
              <w:spacing w:before="120" w:after="120"/>
              <w:jc w:val="both"/>
              <w:rPr>
                <w:color w:val="000000"/>
                <w:rPrChange w:id="32360" w:author="James Vu" w:date="2024-04-19T00:26:00Z">
                  <w:rPr>
                    <w:color w:val="000000"/>
                    <w:sz w:val="26"/>
                    <w:szCs w:val="26"/>
                  </w:rPr>
                </w:rPrChange>
              </w:rPr>
              <w:pPrChange w:id="32361" w:author="James Vu" w:date="2024-04-18T22:33:00Z">
                <w:pPr>
                  <w:widowControl w:val="0"/>
                  <w:spacing w:before="120" w:after="120"/>
                </w:pPr>
              </w:pPrChange>
            </w:pPr>
            <w:r w:rsidRPr="003C02FF">
              <w:rPr>
                <w:color w:val="000000"/>
                <w:rPrChange w:id="32362" w:author="James Vu" w:date="2024-04-19T00:26:00Z">
                  <w:rPr>
                    <w:color w:val="000000"/>
                    <w:sz w:val="26"/>
                    <w:szCs w:val="26"/>
                  </w:rPr>
                </w:rPrChange>
              </w:rPr>
              <w:t> </w:t>
            </w:r>
          </w:p>
        </w:tc>
        <w:tc>
          <w:tcPr>
            <w:tcW w:w="351" w:type="pct"/>
            <w:shd w:val="clear" w:color="auto" w:fill="auto"/>
            <w:hideMark/>
            <w:tcPrChange w:id="3236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C3CA140" w14:textId="77777777" w:rsidR="00093102" w:rsidRPr="003C02FF" w:rsidRDefault="00093102">
            <w:pPr>
              <w:widowControl w:val="0"/>
              <w:spacing w:before="120" w:after="120"/>
              <w:jc w:val="both"/>
              <w:rPr>
                <w:color w:val="000000"/>
                <w:rPrChange w:id="32364" w:author="James Vu" w:date="2024-04-19T00:26:00Z">
                  <w:rPr>
                    <w:color w:val="000000"/>
                    <w:sz w:val="26"/>
                    <w:szCs w:val="26"/>
                  </w:rPr>
                </w:rPrChange>
              </w:rPr>
              <w:pPrChange w:id="32365" w:author="James Vu" w:date="2024-04-18T22:33:00Z">
                <w:pPr>
                  <w:widowControl w:val="0"/>
                  <w:spacing w:before="120" w:after="120"/>
                  <w:jc w:val="center"/>
                </w:pPr>
              </w:pPrChange>
            </w:pPr>
            <w:r w:rsidRPr="003C02FF">
              <w:rPr>
                <w:color w:val="000000"/>
                <w:rPrChange w:id="32366" w:author="James Vu" w:date="2024-04-19T00:26:00Z">
                  <w:rPr>
                    <w:color w:val="000000"/>
                    <w:sz w:val="26"/>
                    <w:szCs w:val="26"/>
                  </w:rPr>
                </w:rPrChange>
              </w:rPr>
              <w:t> </w:t>
            </w:r>
          </w:p>
        </w:tc>
        <w:tc>
          <w:tcPr>
            <w:tcW w:w="632" w:type="pct"/>
            <w:shd w:val="clear" w:color="auto" w:fill="auto"/>
            <w:hideMark/>
            <w:tcPrChange w:id="3236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D02D0F2" w14:textId="77777777" w:rsidR="00093102" w:rsidRPr="003C02FF" w:rsidRDefault="00093102">
            <w:pPr>
              <w:widowControl w:val="0"/>
              <w:spacing w:before="120" w:after="120"/>
              <w:jc w:val="both"/>
              <w:rPr>
                <w:color w:val="000000"/>
                <w:rPrChange w:id="32368" w:author="James Vu" w:date="2024-04-19T00:26:00Z">
                  <w:rPr>
                    <w:color w:val="000000"/>
                    <w:sz w:val="26"/>
                    <w:szCs w:val="26"/>
                  </w:rPr>
                </w:rPrChange>
              </w:rPr>
              <w:pPrChange w:id="32369" w:author="James Vu" w:date="2024-04-18T22:33:00Z">
                <w:pPr>
                  <w:widowControl w:val="0"/>
                  <w:spacing w:before="120" w:after="120"/>
                </w:pPr>
              </w:pPrChange>
            </w:pPr>
            <w:r w:rsidRPr="003C02FF">
              <w:rPr>
                <w:color w:val="000000"/>
                <w:rPrChange w:id="32370" w:author="James Vu" w:date="2024-04-19T00:26:00Z">
                  <w:rPr>
                    <w:color w:val="000000"/>
                    <w:sz w:val="26"/>
                    <w:szCs w:val="26"/>
                  </w:rPr>
                </w:rPrChange>
              </w:rPr>
              <w:t> </w:t>
            </w:r>
          </w:p>
        </w:tc>
      </w:tr>
      <w:tr w:rsidR="00093102" w:rsidRPr="003C02FF" w14:paraId="5F195F40" w14:textId="77777777" w:rsidTr="003C02FF">
        <w:trPr>
          <w:trHeight w:val="300"/>
          <w:trPrChange w:id="32371" w:author="James Vu" w:date="2024-04-19T00:26:00Z">
            <w:trPr>
              <w:gridBefore w:val="1"/>
              <w:gridAfter w:val="0"/>
              <w:trHeight w:val="300"/>
            </w:trPr>
          </w:trPrChange>
        </w:trPr>
        <w:tc>
          <w:tcPr>
            <w:tcW w:w="254" w:type="pct"/>
            <w:shd w:val="clear" w:color="auto" w:fill="auto"/>
            <w:vAlign w:val="center"/>
            <w:hideMark/>
            <w:tcPrChange w:id="3237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C129077" w14:textId="77777777" w:rsidR="00093102" w:rsidRPr="003C02FF" w:rsidRDefault="00093102">
            <w:pPr>
              <w:widowControl w:val="0"/>
              <w:spacing w:before="120" w:after="120"/>
              <w:jc w:val="both"/>
              <w:rPr>
                <w:color w:val="000000"/>
                <w:rPrChange w:id="32373" w:author="James Vu" w:date="2024-04-19T00:26:00Z">
                  <w:rPr>
                    <w:color w:val="000000"/>
                    <w:sz w:val="26"/>
                    <w:szCs w:val="26"/>
                  </w:rPr>
                </w:rPrChange>
              </w:rPr>
              <w:pPrChange w:id="32374" w:author="James Vu" w:date="2024-04-18T22:33:00Z">
                <w:pPr>
                  <w:widowControl w:val="0"/>
                  <w:spacing w:before="120" w:after="120"/>
                  <w:jc w:val="center"/>
                </w:pPr>
              </w:pPrChange>
            </w:pPr>
            <w:r w:rsidRPr="003C02FF">
              <w:rPr>
                <w:color w:val="000000"/>
                <w:rPrChange w:id="32375" w:author="James Vu" w:date="2024-04-19T00:26:00Z">
                  <w:rPr>
                    <w:color w:val="000000"/>
                    <w:sz w:val="26"/>
                    <w:szCs w:val="26"/>
                  </w:rPr>
                </w:rPrChange>
              </w:rPr>
              <w:t> </w:t>
            </w:r>
          </w:p>
        </w:tc>
        <w:tc>
          <w:tcPr>
            <w:tcW w:w="618" w:type="pct"/>
            <w:shd w:val="clear" w:color="auto" w:fill="auto"/>
            <w:vAlign w:val="center"/>
            <w:hideMark/>
            <w:tcPrChange w:id="3237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4F3CFB2C" w14:textId="77777777" w:rsidR="00093102" w:rsidRPr="003C02FF" w:rsidRDefault="00093102">
            <w:pPr>
              <w:widowControl w:val="0"/>
              <w:spacing w:before="120" w:after="120"/>
              <w:jc w:val="both"/>
              <w:rPr>
                <w:color w:val="000000"/>
                <w:rPrChange w:id="32377" w:author="James Vu" w:date="2024-04-19T00:26:00Z">
                  <w:rPr>
                    <w:color w:val="000000"/>
                    <w:sz w:val="26"/>
                    <w:szCs w:val="26"/>
                  </w:rPr>
                </w:rPrChange>
              </w:rPr>
              <w:pPrChange w:id="32378" w:author="James Vu" w:date="2024-04-18T22:33:00Z">
                <w:pPr>
                  <w:widowControl w:val="0"/>
                  <w:spacing w:before="120" w:after="120"/>
                  <w:jc w:val="center"/>
                </w:pPr>
              </w:pPrChange>
            </w:pPr>
            <w:r w:rsidRPr="003C02FF">
              <w:rPr>
                <w:color w:val="000000"/>
                <w:rPrChange w:id="32379" w:author="James Vu" w:date="2024-04-19T00:26:00Z">
                  <w:rPr>
                    <w:color w:val="000000"/>
                    <w:sz w:val="26"/>
                    <w:szCs w:val="26"/>
                  </w:rPr>
                </w:rPrChange>
              </w:rPr>
              <w:t> </w:t>
            </w:r>
          </w:p>
        </w:tc>
        <w:tc>
          <w:tcPr>
            <w:tcW w:w="1636" w:type="pct"/>
            <w:shd w:val="clear" w:color="auto" w:fill="auto"/>
            <w:hideMark/>
            <w:tcPrChange w:id="3238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717CADEF" w14:textId="77777777" w:rsidR="00093102" w:rsidRPr="003C02FF" w:rsidRDefault="00093102">
            <w:pPr>
              <w:widowControl w:val="0"/>
              <w:spacing w:before="120" w:after="120"/>
              <w:jc w:val="both"/>
              <w:rPr>
                <w:color w:val="000000"/>
                <w:rPrChange w:id="32381" w:author="James Vu" w:date="2024-04-19T00:26:00Z">
                  <w:rPr>
                    <w:color w:val="000000"/>
                    <w:sz w:val="26"/>
                    <w:szCs w:val="26"/>
                  </w:rPr>
                </w:rPrChange>
              </w:rPr>
              <w:pPrChange w:id="32382" w:author="James Vu" w:date="2024-04-18T22:33:00Z">
                <w:pPr>
                  <w:widowControl w:val="0"/>
                  <w:spacing w:before="120" w:after="120"/>
                </w:pPr>
              </w:pPrChange>
            </w:pPr>
            <w:r w:rsidRPr="003C02FF">
              <w:rPr>
                <w:color w:val="000000"/>
                <w:rPrChange w:id="32383" w:author="James Vu" w:date="2024-04-19T00:26:00Z">
                  <w:rPr>
                    <w:color w:val="000000"/>
                    <w:sz w:val="26"/>
                    <w:szCs w:val="26"/>
                  </w:rPr>
                </w:rPrChange>
              </w:rPr>
              <w:t>a) Vật liệu phụ</w:t>
            </w:r>
          </w:p>
        </w:tc>
        <w:tc>
          <w:tcPr>
            <w:tcW w:w="439" w:type="pct"/>
            <w:shd w:val="clear" w:color="auto" w:fill="auto"/>
            <w:vAlign w:val="center"/>
            <w:hideMark/>
            <w:tcPrChange w:id="3238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572999B1" w14:textId="77777777" w:rsidR="00093102" w:rsidRPr="003C02FF" w:rsidRDefault="00093102">
            <w:pPr>
              <w:widowControl w:val="0"/>
              <w:spacing w:before="120" w:after="120"/>
              <w:jc w:val="both"/>
              <w:rPr>
                <w:color w:val="000000"/>
                <w:rPrChange w:id="32385" w:author="James Vu" w:date="2024-04-19T00:26:00Z">
                  <w:rPr>
                    <w:color w:val="000000"/>
                    <w:sz w:val="26"/>
                    <w:szCs w:val="26"/>
                  </w:rPr>
                </w:rPrChange>
              </w:rPr>
              <w:pPrChange w:id="32386" w:author="James Vu" w:date="2024-04-18T22:33:00Z">
                <w:pPr>
                  <w:widowControl w:val="0"/>
                  <w:spacing w:before="120" w:after="120"/>
                  <w:jc w:val="center"/>
                </w:pPr>
              </w:pPrChange>
            </w:pPr>
            <w:r w:rsidRPr="003C02FF">
              <w:rPr>
                <w:color w:val="000000"/>
                <w:rPrChange w:id="32387" w:author="James Vu" w:date="2024-04-19T00:26:00Z">
                  <w:rPr>
                    <w:color w:val="000000"/>
                    <w:sz w:val="26"/>
                    <w:szCs w:val="26"/>
                  </w:rPr>
                </w:rPrChange>
              </w:rPr>
              <w:t> </w:t>
            </w:r>
          </w:p>
        </w:tc>
        <w:tc>
          <w:tcPr>
            <w:tcW w:w="502" w:type="pct"/>
            <w:shd w:val="clear" w:color="auto" w:fill="auto"/>
            <w:vAlign w:val="center"/>
            <w:hideMark/>
            <w:tcPrChange w:id="3238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1F9FC7B" w14:textId="77777777" w:rsidR="00093102" w:rsidRPr="003C02FF" w:rsidRDefault="00093102">
            <w:pPr>
              <w:widowControl w:val="0"/>
              <w:spacing w:before="120" w:after="120"/>
              <w:jc w:val="both"/>
              <w:rPr>
                <w:color w:val="000000"/>
                <w:rPrChange w:id="32389" w:author="James Vu" w:date="2024-04-19T00:26:00Z">
                  <w:rPr>
                    <w:color w:val="000000"/>
                    <w:sz w:val="26"/>
                    <w:szCs w:val="26"/>
                  </w:rPr>
                </w:rPrChange>
              </w:rPr>
              <w:pPrChange w:id="32390" w:author="James Vu" w:date="2024-04-18T22:33:00Z">
                <w:pPr>
                  <w:widowControl w:val="0"/>
                  <w:spacing w:before="120" w:after="120"/>
                  <w:jc w:val="center"/>
                </w:pPr>
              </w:pPrChange>
            </w:pPr>
            <w:r w:rsidRPr="003C02FF">
              <w:rPr>
                <w:color w:val="000000"/>
                <w:rPrChange w:id="32391" w:author="James Vu" w:date="2024-04-19T00:26:00Z">
                  <w:rPr>
                    <w:color w:val="000000"/>
                    <w:sz w:val="26"/>
                    <w:szCs w:val="26"/>
                  </w:rPr>
                </w:rPrChange>
              </w:rPr>
              <w:t> </w:t>
            </w:r>
          </w:p>
        </w:tc>
        <w:tc>
          <w:tcPr>
            <w:tcW w:w="567" w:type="pct"/>
            <w:shd w:val="clear" w:color="auto" w:fill="auto"/>
            <w:hideMark/>
            <w:tcPrChange w:id="3239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E57EB14" w14:textId="77777777" w:rsidR="00093102" w:rsidRPr="003C02FF" w:rsidRDefault="00093102">
            <w:pPr>
              <w:widowControl w:val="0"/>
              <w:spacing w:before="120" w:after="120"/>
              <w:jc w:val="both"/>
              <w:rPr>
                <w:color w:val="000000"/>
                <w:rPrChange w:id="32393" w:author="James Vu" w:date="2024-04-19T00:26:00Z">
                  <w:rPr>
                    <w:color w:val="000000"/>
                    <w:sz w:val="26"/>
                    <w:szCs w:val="26"/>
                  </w:rPr>
                </w:rPrChange>
              </w:rPr>
              <w:pPrChange w:id="32394" w:author="James Vu" w:date="2024-04-18T22:33:00Z">
                <w:pPr>
                  <w:widowControl w:val="0"/>
                  <w:spacing w:before="120" w:after="120"/>
                </w:pPr>
              </w:pPrChange>
            </w:pPr>
            <w:r w:rsidRPr="003C02FF">
              <w:rPr>
                <w:color w:val="000000"/>
                <w:rPrChange w:id="32395" w:author="James Vu" w:date="2024-04-19T00:26:00Z">
                  <w:rPr>
                    <w:color w:val="000000"/>
                    <w:sz w:val="26"/>
                    <w:szCs w:val="26"/>
                  </w:rPr>
                </w:rPrChange>
              </w:rPr>
              <w:t> </w:t>
            </w:r>
          </w:p>
        </w:tc>
        <w:tc>
          <w:tcPr>
            <w:tcW w:w="351" w:type="pct"/>
            <w:shd w:val="clear" w:color="auto" w:fill="auto"/>
            <w:hideMark/>
            <w:tcPrChange w:id="3239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DE2236D" w14:textId="77777777" w:rsidR="00093102" w:rsidRPr="003C02FF" w:rsidRDefault="00093102">
            <w:pPr>
              <w:widowControl w:val="0"/>
              <w:spacing w:before="120" w:after="120"/>
              <w:jc w:val="both"/>
              <w:rPr>
                <w:color w:val="000000"/>
                <w:rPrChange w:id="32397" w:author="James Vu" w:date="2024-04-19T00:26:00Z">
                  <w:rPr>
                    <w:color w:val="000000"/>
                    <w:sz w:val="26"/>
                    <w:szCs w:val="26"/>
                  </w:rPr>
                </w:rPrChange>
              </w:rPr>
              <w:pPrChange w:id="32398" w:author="James Vu" w:date="2024-04-18T22:33:00Z">
                <w:pPr>
                  <w:widowControl w:val="0"/>
                  <w:spacing w:before="120" w:after="120"/>
                  <w:jc w:val="center"/>
                </w:pPr>
              </w:pPrChange>
            </w:pPr>
            <w:r w:rsidRPr="003C02FF">
              <w:rPr>
                <w:color w:val="000000"/>
                <w:rPrChange w:id="32399" w:author="James Vu" w:date="2024-04-19T00:26:00Z">
                  <w:rPr>
                    <w:color w:val="000000"/>
                    <w:sz w:val="26"/>
                    <w:szCs w:val="26"/>
                  </w:rPr>
                </w:rPrChange>
              </w:rPr>
              <w:t> </w:t>
            </w:r>
          </w:p>
        </w:tc>
        <w:tc>
          <w:tcPr>
            <w:tcW w:w="632" w:type="pct"/>
            <w:shd w:val="clear" w:color="auto" w:fill="auto"/>
            <w:hideMark/>
            <w:tcPrChange w:id="3240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5775D92C" w14:textId="77777777" w:rsidR="00093102" w:rsidRPr="003C02FF" w:rsidRDefault="00093102">
            <w:pPr>
              <w:widowControl w:val="0"/>
              <w:spacing w:before="120" w:after="120"/>
              <w:jc w:val="both"/>
              <w:rPr>
                <w:color w:val="000000"/>
                <w:rPrChange w:id="32401" w:author="James Vu" w:date="2024-04-19T00:26:00Z">
                  <w:rPr>
                    <w:color w:val="000000"/>
                    <w:sz w:val="26"/>
                    <w:szCs w:val="26"/>
                  </w:rPr>
                </w:rPrChange>
              </w:rPr>
              <w:pPrChange w:id="32402" w:author="James Vu" w:date="2024-04-18T22:33:00Z">
                <w:pPr>
                  <w:widowControl w:val="0"/>
                  <w:spacing w:before="120" w:after="120"/>
                </w:pPr>
              </w:pPrChange>
            </w:pPr>
            <w:r w:rsidRPr="003C02FF">
              <w:rPr>
                <w:color w:val="000000"/>
                <w:rPrChange w:id="32403" w:author="James Vu" w:date="2024-04-19T00:26:00Z">
                  <w:rPr>
                    <w:color w:val="000000"/>
                    <w:sz w:val="26"/>
                    <w:szCs w:val="26"/>
                  </w:rPr>
                </w:rPrChange>
              </w:rPr>
              <w:t xml:space="preserve">                1.140 </w:t>
            </w:r>
          </w:p>
        </w:tc>
      </w:tr>
      <w:tr w:rsidR="00093102" w:rsidRPr="003C02FF" w14:paraId="6C1BA50B" w14:textId="77777777" w:rsidTr="003C02FF">
        <w:trPr>
          <w:trHeight w:val="300"/>
          <w:trPrChange w:id="32404" w:author="James Vu" w:date="2024-04-19T00:26:00Z">
            <w:trPr>
              <w:gridBefore w:val="1"/>
              <w:gridAfter w:val="0"/>
              <w:trHeight w:val="300"/>
            </w:trPr>
          </w:trPrChange>
        </w:trPr>
        <w:tc>
          <w:tcPr>
            <w:tcW w:w="254" w:type="pct"/>
            <w:shd w:val="clear" w:color="auto" w:fill="auto"/>
            <w:vAlign w:val="center"/>
            <w:hideMark/>
            <w:tcPrChange w:id="3240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B67F429" w14:textId="77777777" w:rsidR="00093102" w:rsidRPr="003C02FF" w:rsidRDefault="00093102">
            <w:pPr>
              <w:widowControl w:val="0"/>
              <w:spacing w:before="120" w:after="120"/>
              <w:jc w:val="both"/>
              <w:rPr>
                <w:i/>
                <w:iCs/>
                <w:color w:val="000000"/>
                <w:rPrChange w:id="32406" w:author="James Vu" w:date="2024-04-19T00:26:00Z">
                  <w:rPr>
                    <w:i/>
                    <w:iCs/>
                    <w:color w:val="000000"/>
                    <w:sz w:val="26"/>
                    <w:szCs w:val="26"/>
                  </w:rPr>
                </w:rPrChange>
              </w:rPr>
              <w:pPrChange w:id="32407" w:author="James Vu" w:date="2024-04-18T22:33:00Z">
                <w:pPr>
                  <w:widowControl w:val="0"/>
                  <w:spacing w:before="120" w:after="120"/>
                  <w:jc w:val="center"/>
                </w:pPr>
              </w:pPrChange>
            </w:pPr>
            <w:r w:rsidRPr="003C02FF">
              <w:rPr>
                <w:i/>
                <w:iCs/>
                <w:color w:val="000000"/>
                <w:rPrChange w:id="32408" w:author="James Vu" w:date="2024-04-19T00:26:00Z">
                  <w:rPr>
                    <w:i/>
                    <w:iCs/>
                    <w:color w:val="000000"/>
                    <w:sz w:val="26"/>
                    <w:szCs w:val="26"/>
                  </w:rPr>
                </w:rPrChange>
              </w:rPr>
              <w:t> </w:t>
            </w:r>
          </w:p>
        </w:tc>
        <w:tc>
          <w:tcPr>
            <w:tcW w:w="618" w:type="pct"/>
            <w:shd w:val="clear" w:color="auto" w:fill="auto"/>
            <w:vAlign w:val="center"/>
            <w:hideMark/>
            <w:tcPrChange w:id="3240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E0EC7E7" w14:textId="77777777" w:rsidR="00093102" w:rsidRPr="003C02FF" w:rsidRDefault="00093102">
            <w:pPr>
              <w:widowControl w:val="0"/>
              <w:spacing w:before="120" w:after="120"/>
              <w:jc w:val="both"/>
              <w:rPr>
                <w:i/>
                <w:iCs/>
                <w:color w:val="000000"/>
                <w:rPrChange w:id="32410" w:author="James Vu" w:date="2024-04-19T00:26:00Z">
                  <w:rPr>
                    <w:i/>
                    <w:iCs/>
                    <w:color w:val="000000"/>
                    <w:sz w:val="26"/>
                    <w:szCs w:val="26"/>
                  </w:rPr>
                </w:rPrChange>
              </w:rPr>
              <w:pPrChange w:id="32411" w:author="James Vu" w:date="2024-04-18T22:33:00Z">
                <w:pPr>
                  <w:widowControl w:val="0"/>
                  <w:spacing w:before="120" w:after="120"/>
                  <w:jc w:val="center"/>
                </w:pPr>
              </w:pPrChange>
            </w:pPr>
            <w:r w:rsidRPr="003C02FF">
              <w:rPr>
                <w:i/>
                <w:iCs/>
                <w:color w:val="000000"/>
                <w:rPrChange w:id="32412" w:author="James Vu" w:date="2024-04-19T00:26:00Z">
                  <w:rPr>
                    <w:i/>
                    <w:iCs/>
                    <w:color w:val="000000"/>
                    <w:sz w:val="26"/>
                    <w:szCs w:val="26"/>
                  </w:rPr>
                </w:rPrChange>
              </w:rPr>
              <w:t> </w:t>
            </w:r>
          </w:p>
        </w:tc>
        <w:tc>
          <w:tcPr>
            <w:tcW w:w="1636" w:type="pct"/>
            <w:shd w:val="clear" w:color="auto" w:fill="auto"/>
            <w:hideMark/>
            <w:tcPrChange w:id="3241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81797E5" w14:textId="77777777" w:rsidR="00093102" w:rsidRPr="003C02FF" w:rsidRDefault="00093102">
            <w:pPr>
              <w:widowControl w:val="0"/>
              <w:spacing w:before="120" w:after="120"/>
              <w:jc w:val="both"/>
              <w:rPr>
                <w:i/>
                <w:iCs/>
                <w:color w:val="000000"/>
                <w:rPrChange w:id="32414" w:author="James Vu" w:date="2024-04-19T00:26:00Z">
                  <w:rPr>
                    <w:i/>
                    <w:iCs/>
                    <w:color w:val="000000"/>
                    <w:sz w:val="26"/>
                    <w:szCs w:val="26"/>
                  </w:rPr>
                </w:rPrChange>
              </w:rPr>
              <w:pPrChange w:id="32415" w:author="James Vu" w:date="2024-04-18T22:33:00Z">
                <w:pPr>
                  <w:widowControl w:val="0"/>
                  <w:spacing w:before="120" w:after="120"/>
                  <w:jc w:val="right"/>
                </w:pPr>
              </w:pPrChange>
            </w:pPr>
            <w:r w:rsidRPr="003C02FF">
              <w:rPr>
                <w:i/>
                <w:iCs/>
                <w:color w:val="000000"/>
                <w:rPrChange w:id="32416" w:author="James Vu" w:date="2024-04-19T00:26:00Z">
                  <w:rPr>
                    <w:i/>
                    <w:iCs/>
                    <w:color w:val="000000"/>
                    <w:sz w:val="26"/>
                    <w:szCs w:val="26"/>
                  </w:rPr>
                </w:rPrChange>
              </w:rPr>
              <w:t>Giấy A4</w:t>
            </w:r>
          </w:p>
        </w:tc>
        <w:tc>
          <w:tcPr>
            <w:tcW w:w="439" w:type="pct"/>
            <w:shd w:val="clear" w:color="auto" w:fill="auto"/>
            <w:vAlign w:val="center"/>
            <w:hideMark/>
            <w:tcPrChange w:id="3241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C2B281F" w14:textId="77777777" w:rsidR="00093102" w:rsidRPr="003C02FF" w:rsidRDefault="00093102">
            <w:pPr>
              <w:widowControl w:val="0"/>
              <w:spacing w:before="120" w:after="120"/>
              <w:jc w:val="both"/>
              <w:rPr>
                <w:i/>
                <w:iCs/>
                <w:color w:val="000000"/>
                <w:rPrChange w:id="32418" w:author="James Vu" w:date="2024-04-19T00:26:00Z">
                  <w:rPr>
                    <w:i/>
                    <w:iCs/>
                    <w:color w:val="000000"/>
                    <w:sz w:val="26"/>
                    <w:szCs w:val="26"/>
                  </w:rPr>
                </w:rPrChange>
              </w:rPr>
              <w:pPrChange w:id="32419" w:author="James Vu" w:date="2024-04-18T22:33:00Z">
                <w:pPr>
                  <w:widowControl w:val="0"/>
                  <w:spacing w:before="120" w:after="120"/>
                  <w:jc w:val="center"/>
                </w:pPr>
              </w:pPrChange>
            </w:pPr>
            <w:r w:rsidRPr="003C02FF">
              <w:rPr>
                <w:i/>
                <w:iCs/>
                <w:color w:val="000000"/>
                <w:rPrChange w:id="32420" w:author="James Vu" w:date="2024-04-19T00:26:00Z">
                  <w:rPr>
                    <w:i/>
                    <w:iCs/>
                    <w:color w:val="000000"/>
                    <w:sz w:val="26"/>
                    <w:szCs w:val="26"/>
                  </w:rPr>
                </w:rPrChange>
              </w:rPr>
              <w:t>Ram</w:t>
            </w:r>
          </w:p>
        </w:tc>
        <w:tc>
          <w:tcPr>
            <w:tcW w:w="502" w:type="pct"/>
            <w:shd w:val="clear" w:color="auto" w:fill="auto"/>
            <w:vAlign w:val="center"/>
            <w:hideMark/>
            <w:tcPrChange w:id="3242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EAF17BC" w14:textId="77777777" w:rsidR="00093102" w:rsidRPr="003C02FF" w:rsidRDefault="00093102">
            <w:pPr>
              <w:widowControl w:val="0"/>
              <w:spacing w:before="120" w:after="120"/>
              <w:jc w:val="both"/>
              <w:rPr>
                <w:i/>
                <w:iCs/>
                <w:color w:val="000000"/>
                <w:rPrChange w:id="32422" w:author="James Vu" w:date="2024-04-19T00:26:00Z">
                  <w:rPr>
                    <w:i/>
                    <w:iCs/>
                    <w:color w:val="000000"/>
                    <w:sz w:val="26"/>
                    <w:szCs w:val="26"/>
                  </w:rPr>
                </w:rPrChange>
              </w:rPr>
              <w:pPrChange w:id="32423" w:author="James Vu" w:date="2024-04-18T22:33:00Z">
                <w:pPr>
                  <w:widowControl w:val="0"/>
                  <w:spacing w:before="120" w:after="120"/>
                  <w:jc w:val="center"/>
                </w:pPr>
              </w:pPrChange>
            </w:pPr>
            <w:r w:rsidRPr="003C02FF">
              <w:rPr>
                <w:i/>
                <w:iCs/>
                <w:color w:val="000000"/>
                <w:rPrChange w:id="32424" w:author="James Vu" w:date="2024-04-19T00:26:00Z">
                  <w:rPr>
                    <w:i/>
                    <w:iCs/>
                    <w:color w:val="000000"/>
                    <w:sz w:val="26"/>
                    <w:szCs w:val="26"/>
                  </w:rPr>
                </w:rPrChange>
              </w:rPr>
              <w:t>0,02</w:t>
            </w:r>
          </w:p>
        </w:tc>
        <w:tc>
          <w:tcPr>
            <w:tcW w:w="567" w:type="pct"/>
            <w:shd w:val="clear" w:color="auto" w:fill="auto"/>
            <w:hideMark/>
            <w:tcPrChange w:id="3242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E2E657C" w14:textId="77777777" w:rsidR="00093102" w:rsidRPr="003C02FF" w:rsidRDefault="00093102">
            <w:pPr>
              <w:widowControl w:val="0"/>
              <w:spacing w:before="120" w:after="120"/>
              <w:jc w:val="both"/>
              <w:rPr>
                <w:i/>
                <w:iCs/>
                <w:color w:val="000000"/>
                <w:rPrChange w:id="32426" w:author="James Vu" w:date="2024-04-19T00:26:00Z">
                  <w:rPr>
                    <w:i/>
                    <w:iCs/>
                    <w:color w:val="000000"/>
                    <w:sz w:val="26"/>
                    <w:szCs w:val="26"/>
                  </w:rPr>
                </w:rPrChange>
              </w:rPr>
              <w:pPrChange w:id="32427" w:author="James Vu" w:date="2024-04-18T22:33:00Z">
                <w:pPr>
                  <w:widowControl w:val="0"/>
                  <w:spacing w:before="120" w:after="120"/>
                </w:pPr>
              </w:pPrChange>
            </w:pPr>
            <w:r w:rsidRPr="003C02FF">
              <w:rPr>
                <w:i/>
                <w:iCs/>
                <w:color w:val="000000"/>
                <w:rPrChange w:id="32428" w:author="James Vu" w:date="2024-04-19T00:26:00Z">
                  <w:rPr>
                    <w:i/>
                    <w:iCs/>
                    <w:color w:val="000000"/>
                    <w:sz w:val="26"/>
                    <w:szCs w:val="26"/>
                  </w:rPr>
                </w:rPrChange>
              </w:rPr>
              <w:t xml:space="preserve">         57.000 </w:t>
            </w:r>
          </w:p>
        </w:tc>
        <w:tc>
          <w:tcPr>
            <w:tcW w:w="351" w:type="pct"/>
            <w:shd w:val="clear" w:color="auto" w:fill="auto"/>
            <w:hideMark/>
            <w:tcPrChange w:id="3242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4F805E3" w14:textId="77777777" w:rsidR="00093102" w:rsidRPr="003C02FF" w:rsidRDefault="00093102">
            <w:pPr>
              <w:widowControl w:val="0"/>
              <w:spacing w:before="120" w:after="120"/>
              <w:jc w:val="both"/>
              <w:rPr>
                <w:i/>
                <w:iCs/>
                <w:color w:val="000000"/>
                <w:rPrChange w:id="32430" w:author="James Vu" w:date="2024-04-19T00:26:00Z">
                  <w:rPr>
                    <w:i/>
                    <w:iCs/>
                    <w:color w:val="000000"/>
                    <w:sz w:val="26"/>
                    <w:szCs w:val="26"/>
                  </w:rPr>
                </w:rPrChange>
              </w:rPr>
              <w:pPrChange w:id="32431" w:author="James Vu" w:date="2024-04-18T22:33:00Z">
                <w:pPr>
                  <w:widowControl w:val="0"/>
                  <w:spacing w:before="120" w:after="120"/>
                  <w:jc w:val="center"/>
                </w:pPr>
              </w:pPrChange>
            </w:pPr>
            <w:r w:rsidRPr="003C02FF">
              <w:rPr>
                <w:i/>
                <w:iCs/>
                <w:color w:val="000000"/>
                <w:rPrChange w:id="32432" w:author="James Vu" w:date="2024-04-19T00:26:00Z">
                  <w:rPr>
                    <w:i/>
                    <w:iCs/>
                    <w:color w:val="000000"/>
                    <w:sz w:val="26"/>
                    <w:szCs w:val="26"/>
                  </w:rPr>
                </w:rPrChange>
              </w:rPr>
              <w:t>1</w:t>
            </w:r>
          </w:p>
        </w:tc>
        <w:tc>
          <w:tcPr>
            <w:tcW w:w="632" w:type="pct"/>
            <w:shd w:val="clear" w:color="auto" w:fill="auto"/>
            <w:hideMark/>
            <w:tcPrChange w:id="3243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A06A602" w14:textId="77777777" w:rsidR="00093102" w:rsidRPr="003C02FF" w:rsidRDefault="00093102">
            <w:pPr>
              <w:widowControl w:val="0"/>
              <w:spacing w:before="120" w:after="120"/>
              <w:jc w:val="both"/>
              <w:rPr>
                <w:i/>
                <w:iCs/>
                <w:color w:val="000000"/>
                <w:rPrChange w:id="32434" w:author="James Vu" w:date="2024-04-19T00:26:00Z">
                  <w:rPr>
                    <w:i/>
                    <w:iCs/>
                    <w:color w:val="000000"/>
                    <w:sz w:val="26"/>
                    <w:szCs w:val="26"/>
                  </w:rPr>
                </w:rPrChange>
              </w:rPr>
              <w:pPrChange w:id="32435" w:author="James Vu" w:date="2024-04-18T22:33:00Z">
                <w:pPr>
                  <w:widowControl w:val="0"/>
                  <w:spacing w:before="120" w:after="120"/>
                </w:pPr>
              </w:pPrChange>
            </w:pPr>
            <w:r w:rsidRPr="003C02FF">
              <w:rPr>
                <w:i/>
                <w:iCs/>
                <w:color w:val="000000"/>
                <w:rPrChange w:id="32436" w:author="James Vu" w:date="2024-04-19T00:26:00Z">
                  <w:rPr>
                    <w:i/>
                    <w:iCs/>
                    <w:color w:val="000000"/>
                    <w:sz w:val="26"/>
                    <w:szCs w:val="26"/>
                  </w:rPr>
                </w:rPrChange>
              </w:rPr>
              <w:t xml:space="preserve">              1.140 </w:t>
            </w:r>
          </w:p>
        </w:tc>
      </w:tr>
      <w:tr w:rsidR="00093102" w:rsidRPr="003C02FF" w14:paraId="631E7204" w14:textId="77777777" w:rsidTr="003C02FF">
        <w:trPr>
          <w:trHeight w:val="300"/>
          <w:trPrChange w:id="32437" w:author="James Vu" w:date="2024-04-19T00:26:00Z">
            <w:trPr>
              <w:gridBefore w:val="1"/>
              <w:gridAfter w:val="0"/>
              <w:trHeight w:val="300"/>
            </w:trPr>
          </w:trPrChange>
        </w:trPr>
        <w:tc>
          <w:tcPr>
            <w:tcW w:w="254" w:type="pct"/>
            <w:shd w:val="clear" w:color="auto" w:fill="auto"/>
            <w:vAlign w:val="center"/>
            <w:hideMark/>
            <w:tcPrChange w:id="3243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B977CD2" w14:textId="77777777" w:rsidR="00093102" w:rsidRPr="003C02FF" w:rsidRDefault="00093102">
            <w:pPr>
              <w:widowControl w:val="0"/>
              <w:spacing w:before="120" w:after="120"/>
              <w:jc w:val="both"/>
              <w:rPr>
                <w:color w:val="000000"/>
                <w:rPrChange w:id="32439" w:author="James Vu" w:date="2024-04-19T00:26:00Z">
                  <w:rPr>
                    <w:color w:val="000000"/>
                    <w:sz w:val="26"/>
                    <w:szCs w:val="26"/>
                  </w:rPr>
                </w:rPrChange>
              </w:rPr>
              <w:pPrChange w:id="32440" w:author="James Vu" w:date="2024-04-18T22:33:00Z">
                <w:pPr>
                  <w:widowControl w:val="0"/>
                  <w:spacing w:before="120" w:after="120"/>
                  <w:jc w:val="center"/>
                </w:pPr>
              </w:pPrChange>
            </w:pPr>
            <w:r w:rsidRPr="003C02FF">
              <w:rPr>
                <w:color w:val="000000"/>
                <w:rPrChange w:id="32441" w:author="James Vu" w:date="2024-04-19T00:26:00Z">
                  <w:rPr>
                    <w:color w:val="000000"/>
                    <w:sz w:val="26"/>
                    <w:szCs w:val="26"/>
                  </w:rPr>
                </w:rPrChange>
              </w:rPr>
              <w:t> </w:t>
            </w:r>
          </w:p>
        </w:tc>
        <w:tc>
          <w:tcPr>
            <w:tcW w:w="618" w:type="pct"/>
            <w:shd w:val="clear" w:color="auto" w:fill="auto"/>
            <w:vAlign w:val="center"/>
            <w:hideMark/>
            <w:tcPrChange w:id="3244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D9C7ECB" w14:textId="77777777" w:rsidR="00093102" w:rsidRPr="003C02FF" w:rsidRDefault="00093102">
            <w:pPr>
              <w:widowControl w:val="0"/>
              <w:spacing w:before="120" w:after="120"/>
              <w:jc w:val="both"/>
              <w:rPr>
                <w:color w:val="000000"/>
                <w:rPrChange w:id="32443" w:author="James Vu" w:date="2024-04-19T00:26:00Z">
                  <w:rPr>
                    <w:color w:val="000000"/>
                    <w:sz w:val="26"/>
                    <w:szCs w:val="26"/>
                  </w:rPr>
                </w:rPrChange>
              </w:rPr>
              <w:pPrChange w:id="32444" w:author="James Vu" w:date="2024-04-18T22:33:00Z">
                <w:pPr>
                  <w:widowControl w:val="0"/>
                  <w:spacing w:before="120" w:after="120"/>
                  <w:jc w:val="center"/>
                </w:pPr>
              </w:pPrChange>
            </w:pPr>
            <w:r w:rsidRPr="003C02FF">
              <w:rPr>
                <w:color w:val="000000"/>
                <w:rPrChange w:id="32445" w:author="James Vu" w:date="2024-04-19T00:26:00Z">
                  <w:rPr>
                    <w:color w:val="000000"/>
                    <w:sz w:val="26"/>
                    <w:szCs w:val="26"/>
                  </w:rPr>
                </w:rPrChange>
              </w:rPr>
              <w:t> </w:t>
            </w:r>
          </w:p>
        </w:tc>
        <w:tc>
          <w:tcPr>
            <w:tcW w:w="1636" w:type="pct"/>
            <w:shd w:val="clear" w:color="auto" w:fill="auto"/>
            <w:hideMark/>
            <w:tcPrChange w:id="3244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77B93159" w14:textId="77777777" w:rsidR="00093102" w:rsidRPr="003C02FF" w:rsidRDefault="00093102">
            <w:pPr>
              <w:widowControl w:val="0"/>
              <w:spacing w:before="120" w:after="120"/>
              <w:jc w:val="both"/>
              <w:rPr>
                <w:color w:val="000000"/>
                <w:rPrChange w:id="32447" w:author="James Vu" w:date="2024-04-19T00:26:00Z">
                  <w:rPr>
                    <w:color w:val="000000"/>
                    <w:sz w:val="26"/>
                    <w:szCs w:val="26"/>
                  </w:rPr>
                </w:rPrChange>
              </w:rPr>
              <w:pPrChange w:id="32448" w:author="James Vu" w:date="2024-04-18T22:33:00Z">
                <w:pPr>
                  <w:widowControl w:val="0"/>
                  <w:spacing w:before="120" w:after="120"/>
                </w:pPr>
              </w:pPrChange>
            </w:pPr>
            <w:r w:rsidRPr="003C02FF">
              <w:rPr>
                <w:color w:val="000000"/>
                <w:rPrChange w:id="32449" w:author="James Vu" w:date="2024-04-19T00:26:00Z">
                  <w:rPr>
                    <w:color w:val="000000"/>
                    <w:sz w:val="26"/>
                    <w:szCs w:val="26"/>
                  </w:rPr>
                </w:rPrChange>
              </w:rPr>
              <w:t>b) Nhân công</w:t>
            </w:r>
          </w:p>
        </w:tc>
        <w:tc>
          <w:tcPr>
            <w:tcW w:w="439" w:type="pct"/>
            <w:shd w:val="clear" w:color="auto" w:fill="auto"/>
            <w:vAlign w:val="center"/>
            <w:hideMark/>
            <w:tcPrChange w:id="3245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6A70A10" w14:textId="77777777" w:rsidR="00093102" w:rsidRPr="003C02FF" w:rsidRDefault="00093102">
            <w:pPr>
              <w:widowControl w:val="0"/>
              <w:spacing w:before="120" w:after="120"/>
              <w:jc w:val="both"/>
              <w:rPr>
                <w:color w:val="000000"/>
                <w:rPrChange w:id="32451" w:author="James Vu" w:date="2024-04-19T00:26:00Z">
                  <w:rPr>
                    <w:color w:val="000000"/>
                    <w:sz w:val="26"/>
                    <w:szCs w:val="26"/>
                  </w:rPr>
                </w:rPrChange>
              </w:rPr>
              <w:pPrChange w:id="32452" w:author="James Vu" w:date="2024-04-18T22:33:00Z">
                <w:pPr>
                  <w:widowControl w:val="0"/>
                  <w:spacing w:before="120" w:after="120"/>
                  <w:jc w:val="center"/>
                </w:pPr>
              </w:pPrChange>
            </w:pPr>
            <w:r w:rsidRPr="003C02FF">
              <w:rPr>
                <w:color w:val="000000"/>
                <w:rPrChange w:id="32453" w:author="James Vu" w:date="2024-04-19T00:26:00Z">
                  <w:rPr>
                    <w:color w:val="000000"/>
                    <w:sz w:val="26"/>
                    <w:szCs w:val="26"/>
                  </w:rPr>
                </w:rPrChange>
              </w:rPr>
              <w:t> </w:t>
            </w:r>
          </w:p>
        </w:tc>
        <w:tc>
          <w:tcPr>
            <w:tcW w:w="502" w:type="pct"/>
            <w:shd w:val="clear" w:color="auto" w:fill="auto"/>
            <w:vAlign w:val="center"/>
            <w:hideMark/>
            <w:tcPrChange w:id="3245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139BC7D" w14:textId="77777777" w:rsidR="00093102" w:rsidRPr="003C02FF" w:rsidRDefault="00093102">
            <w:pPr>
              <w:widowControl w:val="0"/>
              <w:spacing w:before="120" w:after="120"/>
              <w:jc w:val="both"/>
              <w:rPr>
                <w:color w:val="000000"/>
                <w:rPrChange w:id="32455" w:author="James Vu" w:date="2024-04-19T00:26:00Z">
                  <w:rPr>
                    <w:color w:val="000000"/>
                    <w:sz w:val="26"/>
                    <w:szCs w:val="26"/>
                  </w:rPr>
                </w:rPrChange>
              </w:rPr>
              <w:pPrChange w:id="32456" w:author="James Vu" w:date="2024-04-18T22:33:00Z">
                <w:pPr>
                  <w:widowControl w:val="0"/>
                  <w:spacing w:before="120" w:after="120"/>
                  <w:jc w:val="center"/>
                </w:pPr>
              </w:pPrChange>
            </w:pPr>
            <w:r w:rsidRPr="003C02FF">
              <w:rPr>
                <w:color w:val="000000"/>
                <w:rPrChange w:id="32457" w:author="James Vu" w:date="2024-04-19T00:26:00Z">
                  <w:rPr>
                    <w:color w:val="000000"/>
                    <w:sz w:val="26"/>
                    <w:szCs w:val="26"/>
                  </w:rPr>
                </w:rPrChange>
              </w:rPr>
              <w:t> </w:t>
            </w:r>
          </w:p>
        </w:tc>
        <w:tc>
          <w:tcPr>
            <w:tcW w:w="567" w:type="pct"/>
            <w:shd w:val="clear" w:color="auto" w:fill="auto"/>
            <w:hideMark/>
            <w:tcPrChange w:id="3245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F00D57C" w14:textId="77777777" w:rsidR="00093102" w:rsidRPr="003C02FF" w:rsidRDefault="00093102">
            <w:pPr>
              <w:widowControl w:val="0"/>
              <w:spacing w:before="120" w:after="120"/>
              <w:jc w:val="both"/>
              <w:rPr>
                <w:color w:val="000000"/>
                <w:rPrChange w:id="32459" w:author="James Vu" w:date="2024-04-19T00:26:00Z">
                  <w:rPr>
                    <w:color w:val="000000"/>
                    <w:sz w:val="26"/>
                    <w:szCs w:val="26"/>
                  </w:rPr>
                </w:rPrChange>
              </w:rPr>
              <w:pPrChange w:id="32460" w:author="James Vu" w:date="2024-04-18T22:33:00Z">
                <w:pPr>
                  <w:widowControl w:val="0"/>
                  <w:spacing w:before="120" w:after="120"/>
                </w:pPr>
              </w:pPrChange>
            </w:pPr>
            <w:r w:rsidRPr="003C02FF">
              <w:rPr>
                <w:color w:val="000000"/>
                <w:rPrChange w:id="32461" w:author="James Vu" w:date="2024-04-19T00:26:00Z">
                  <w:rPr>
                    <w:color w:val="000000"/>
                    <w:sz w:val="26"/>
                    <w:szCs w:val="26"/>
                  </w:rPr>
                </w:rPrChange>
              </w:rPr>
              <w:t> </w:t>
            </w:r>
          </w:p>
        </w:tc>
        <w:tc>
          <w:tcPr>
            <w:tcW w:w="351" w:type="pct"/>
            <w:shd w:val="clear" w:color="auto" w:fill="auto"/>
            <w:hideMark/>
            <w:tcPrChange w:id="3246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E0ADA3A" w14:textId="77777777" w:rsidR="00093102" w:rsidRPr="003C02FF" w:rsidRDefault="00093102">
            <w:pPr>
              <w:widowControl w:val="0"/>
              <w:spacing w:before="120" w:after="120"/>
              <w:jc w:val="both"/>
              <w:rPr>
                <w:color w:val="000000"/>
                <w:rPrChange w:id="32463" w:author="James Vu" w:date="2024-04-19T00:26:00Z">
                  <w:rPr>
                    <w:color w:val="000000"/>
                    <w:sz w:val="26"/>
                    <w:szCs w:val="26"/>
                  </w:rPr>
                </w:rPrChange>
              </w:rPr>
              <w:pPrChange w:id="32464" w:author="James Vu" w:date="2024-04-18T22:33:00Z">
                <w:pPr>
                  <w:widowControl w:val="0"/>
                  <w:spacing w:before="120" w:after="120"/>
                  <w:jc w:val="center"/>
                </w:pPr>
              </w:pPrChange>
            </w:pPr>
            <w:r w:rsidRPr="003C02FF">
              <w:rPr>
                <w:color w:val="000000"/>
                <w:rPrChange w:id="32465" w:author="James Vu" w:date="2024-04-19T00:26:00Z">
                  <w:rPr>
                    <w:color w:val="000000"/>
                    <w:sz w:val="26"/>
                    <w:szCs w:val="26"/>
                  </w:rPr>
                </w:rPrChange>
              </w:rPr>
              <w:t> </w:t>
            </w:r>
          </w:p>
        </w:tc>
        <w:tc>
          <w:tcPr>
            <w:tcW w:w="632" w:type="pct"/>
            <w:shd w:val="clear" w:color="auto" w:fill="auto"/>
            <w:hideMark/>
            <w:tcPrChange w:id="3246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2162B74B" w14:textId="77777777" w:rsidR="00093102" w:rsidRPr="003C02FF" w:rsidRDefault="00093102">
            <w:pPr>
              <w:widowControl w:val="0"/>
              <w:spacing w:before="120" w:after="120"/>
              <w:jc w:val="both"/>
              <w:rPr>
                <w:color w:val="000000"/>
                <w:rPrChange w:id="32467" w:author="James Vu" w:date="2024-04-19T00:26:00Z">
                  <w:rPr>
                    <w:color w:val="000000"/>
                    <w:sz w:val="26"/>
                    <w:szCs w:val="26"/>
                  </w:rPr>
                </w:rPrChange>
              </w:rPr>
              <w:pPrChange w:id="32468" w:author="James Vu" w:date="2024-04-18T22:33:00Z">
                <w:pPr>
                  <w:widowControl w:val="0"/>
                  <w:spacing w:before="120" w:after="120"/>
                </w:pPr>
              </w:pPrChange>
            </w:pPr>
            <w:r w:rsidRPr="003C02FF">
              <w:rPr>
                <w:color w:val="000000"/>
                <w:rPrChange w:id="32469" w:author="James Vu" w:date="2024-04-19T00:26:00Z">
                  <w:rPr>
                    <w:color w:val="000000"/>
                    <w:sz w:val="26"/>
                    <w:szCs w:val="26"/>
                  </w:rPr>
                </w:rPrChange>
              </w:rPr>
              <w:t xml:space="preserve">            629.366 </w:t>
            </w:r>
          </w:p>
        </w:tc>
      </w:tr>
      <w:tr w:rsidR="00093102" w:rsidRPr="003C02FF" w14:paraId="04C0DE05" w14:textId="77777777" w:rsidTr="003C02FF">
        <w:trPr>
          <w:trHeight w:val="300"/>
          <w:trPrChange w:id="32470" w:author="James Vu" w:date="2024-04-19T00:26:00Z">
            <w:trPr>
              <w:gridBefore w:val="1"/>
              <w:gridAfter w:val="0"/>
              <w:trHeight w:val="300"/>
            </w:trPr>
          </w:trPrChange>
        </w:trPr>
        <w:tc>
          <w:tcPr>
            <w:tcW w:w="254" w:type="pct"/>
            <w:shd w:val="clear" w:color="auto" w:fill="auto"/>
            <w:vAlign w:val="center"/>
            <w:hideMark/>
            <w:tcPrChange w:id="3247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208DF05" w14:textId="77777777" w:rsidR="00093102" w:rsidRPr="003C02FF" w:rsidRDefault="00093102">
            <w:pPr>
              <w:widowControl w:val="0"/>
              <w:spacing w:before="120" w:after="120"/>
              <w:jc w:val="both"/>
              <w:rPr>
                <w:i/>
                <w:iCs/>
                <w:color w:val="000000"/>
                <w:rPrChange w:id="32472" w:author="James Vu" w:date="2024-04-19T00:26:00Z">
                  <w:rPr>
                    <w:i/>
                    <w:iCs/>
                    <w:color w:val="000000"/>
                    <w:sz w:val="26"/>
                    <w:szCs w:val="26"/>
                  </w:rPr>
                </w:rPrChange>
              </w:rPr>
              <w:pPrChange w:id="32473" w:author="James Vu" w:date="2024-04-18T22:33:00Z">
                <w:pPr>
                  <w:widowControl w:val="0"/>
                  <w:spacing w:before="120" w:after="120"/>
                  <w:jc w:val="center"/>
                </w:pPr>
              </w:pPrChange>
            </w:pPr>
            <w:r w:rsidRPr="003C02FF">
              <w:rPr>
                <w:i/>
                <w:iCs/>
                <w:color w:val="000000"/>
                <w:rPrChange w:id="32474" w:author="James Vu" w:date="2024-04-19T00:26:00Z">
                  <w:rPr>
                    <w:i/>
                    <w:iCs/>
                    <w:color w:val="000000"/>
                    <w:sz w:val="26"/>
                    <w:szCs w:val="26"/>
                  </w:rPr>
                </w:rPrChange>
              </w:rPr>
              <w:lastRenderedPageBreak/>
              <w:t> </w:t>
            </w:r>
          </w:p>
        </w:tc>
        <w:tc>
          <w:tcPr>
            <w:tcW w:w="618" w:type="pct"/>
            <w:shd w:val="clear" w:color="auto" w:fill="auto"/>
            <w:vAlign w:val="center"/>
            <w:hideMark/>
            <w:tcPrChange w:id="3247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496074F1" w14:textId="77777777" w:rsidR="00093102" w:rsidRPr="003C02FF" w:rsidRDefault="00093102">
            <w:pPr>
              <w:widowControl w:val="0"/>
              <w:spacing w:before="120" w:after="120"/>
              <w:jc w:val="both"/>
              <w:rPr>
                <w:i/>
                <w:iCs/>
                <w:color w:val="000000"/>
                <w:rPrChange w:id="32476" w:author="James Vu" w:date="2024-04-19T00:26:00Z">
                  <w:rPr>
                    <w:i/>
                    <w:iCs/>
                    <w:color w:val="000000"/>
                    <w:sz w:val="26"/>
                    <w:szCs w:val="26"/>
                  </w:rPr>
                </w:rPrChange>
              </w:rPr>
              <w:pPrChange w:id="32477" w:author="James Vu" w:date="2024-04-18T22:33:00Z">
                <w:pPr>
                  <w:widowControl w:val="0"/>
                  <w:spacing w:before="120" w:after="120"/>
                  <w:jc w:val="center"/>
                </w:pPr>
              </w:pPrChange>
            </w:pPr>
            <w:r w:rsidRPr="003C02FF">
              <w:rPr>
                <w:i/>
                <w:iCs/>
                <w:color w:val="000000"/>
                <w:rPrChange w:id="32478" w:author="James Vu" w:date="2024-04-19T00:26:00Z">
                  <w:rPr>
                    <w:i/>
                    <w:iCs/>
                    <w:color w:val="000000"/>
                    <w:sz w:val="26"/>
                    <w:szCs w:val="26"/>
                  </w:rPr>
                </w:rPrChange>
              </w:rPr>
              <w:t> </w:t>
            </w:r>
          </w:p>
        </w:tc>
        <w:tc>
          <w:tcPr>
            <w:tcW w:w="1636" w:type="pct"/>
            <w:shd w:val="clear" w:color="auto" w:fill="auto"/>
            <w:hideMark/>
            <w:tcPrChange w:id="3247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4732F40" w14:textId="77777777" w:rsidR="00093102" w:rsidRPr="003C02FF" w:rsidRDefault="00093102">
            <w:pPr>
              <w:widowControl w:val="0"/>
              <w:spacing w:before="120" w:after="120"/>
              <w:jc w:val="both"/>
              <w:rPr>
                <w:i/>
                <w:iCs/>
                <w:color w:val="000000"/>
                <w:rPrChange w:id="32480" w:author="James Vu" w:date="2024-04-19T00:26:00Z">
                  <w:rPr>
                    <w:i/>
                    <w:iCs/>
                    <w:color w:val="000000"/>
                    <w:sz w:val="26"/>
                    <w:szCs w:val="26"/>
                  </w:rPr>
                </w:rPrChange>
              </w:rPr>
              <w:pPrChange w:id="32481" w:author="James Vu" w:date="2024-04-18T22:33:00Z">
                <w:pPr>
                  <w:widowControl w:val="0"/>
                  <w:spacing w:before="120" w:after="120"/>
                  <w:jc w:val="right"/>
                </w:pPr>
              </w:pPrChange>
            </w:pPr>
            <w:r w:rsidRPr="003C02FF">
              <w:rPr>
                <w:i/>
                <w:iCs/>
                <w:color w:val="000000"/>
                <w:rPrChange w:id="32482" w:author="James Vu" w:date="2024-04-19T00:26:00Z">
                  <w:rPr>
                    <w:i/>
                    <w:iCs/>
                    <w:color w:val="000000"/>
                    <w:sz w:val="26"/>
                    <w:szCs w:val="26"/>
                  </w:rPr>
                </w:rPrChange>
              </w:rPr>
              <w:t>Công nhân 5/7</w:t>
            </w:r>
          </w:p>
        </w:tc>
        <w:tc>
          <w:tcPr>
            <w:tcW w:w="439" w:type="pct"/>
            <w:shd w:val="clear" w:color="auto" w:fill="auto"/>
            <w:vAlign w:val="center"/>
            <w:hideMark/>
            <w:tcPrChange w:id="3248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1E85ABB" w14:textId="77777777" w:rsidR="00093102" w:rsidRPr="003C02FF" w:rsidRDefault="00093102">
            <w:pPr>
              <w:widowControl w:val="0"/>
              <w:spacing w:before="120" w:after="120"/>
              <w:jc w:val="both"/>
              <w:rPr>
                <w:i/>
                <w:iCs/>
                <w:color w:val="000000"/>
                <w:rPrChange w:id="32484" w:author="James Vu" w:date="2024-04-19T00:26:00Z">
                  <w:rPr>
                    <w:i/>
                    <w:iCs/>
                    <w:color w:val="000000"/>
                    <w:sz w:val="26"/>
                    <w:szCs w:val="26"/>
                  </w:rPr>
                </w:rPrChange>
              </w:rPr>
              <w:pPrChange w:id="32485" w:author="James Vu" w:date="2024-04-18T22:33:00Z">
                <w:pPr>
                  <w:widowControl w:val="0"/>
                  <w:spacing w:before="120" w:after="120"/>
                  <w:jc w:val="center"/>
                </w:pPr>
              </w:pPrChange>
            </w:pPr>
            <w:r w:rsidRPr="003C02FF">
              <w:rPr>
                <w:i/>
                <w:iCs/>
                <w:color w:val="000000"/>
                <w:rPrChange w:id="32486" w:author="James Vu" w:date="2024-04-19T00:26:00Z">
                  <w:rPr>
                    <w:i/>
                    <w:iCs/>
                    <w:color w:val="000000"/>
                    <w:sz w:val="26"/>
                    <w:szCs w:val="26"/>
                  </w:rPr>
                </w:rPrChange>
              </w:rPr>
              <w:t>công</w:t>
            </w:r>
          </w:p>
        </w:tc>
        <w:tc>
          <w:tcPr>
            <w:tcW w:w="502" w:type="pct"/>
            <w:shd w:val="clear" w:color="auto" w:fill="auto"/>
            <w:vAlign w:val="center"/>
            <w:hideMark/>
            <w:tcPrChange w:id="3248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9ED7F6A" w14:textId="77777777" w:rsidR="00093102" w:rsidRPr="003C02FF" w:rsidRDefault="00093102">
            <w:pPr>
              <w:widowControl w:val="0"/>
              <w:spacing w:before="120" w:after="120"/>
              <w:jc w:val="both"/>
              <w:rPr>
                <w:i/>
                <w:iCs/>
                <w:color w:val="000000"/>
                <w:rPrChange w:id="32488" w:author="James Vu" w:date="2024-04-19T00:26:00Z">
                  <w:rPr>
                    <w:i/>
                    <w:iCs/>
                    <w:color w:val="000000"/>
                    <w:sz w:val="26"/>
                    <w:szCs w:val="26"/>
                  </w:rPr>
                </w:rPrChange>
              </w:rPr>
              <w:pPrChange w:id="32489" w:author="James Vu" w:date="2024-04-18T22:33:00Z">
                <w:pPr>
                  <w:widowControl w:val="0"/>
                  <w:spacing w:before="120" w:after="120"/>
                  <w:jc w:val="center"/>
                </w:pPr>
              </w:pPrChange>
            </w:pPr>
            <w:r w:rsidRPr="003C02FF">
              <w:rPr>
                <w:i/>
                <w:iCs/>
                <w:color w:val="000000"/>
                <w:rPrChange w:id="32490" w:author="James Vu" w:date="2024-04-19T00:26:00Z">
                  <w:rPr>
                    <w:i/>
                    <w:iCs/>
                    <w:color w:val="000000"/>
                    <w:sz w:val="26"/>
                    <w:szCs w:val="26"/>
                  </w:rPr>
                </w:rPrChange>
              </w:rPr>
              <w:t>0,1</w:t>
            </w:r>
          </w:p>
        </w:tc>
        <w:tc>
          <w:tcPr>
            <w:tcW w:w="567" w:type="pct"/>
            <w:shd w:val="clear" w:color="auto" w:fill="auto"/>
            <w:hideMark/>
            <w:tcPrChange w:id="3249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73DEA49" w14:textId="77777777" w:rsidR="00093102" w:rsidRPr="003C02FF" w:rsidRDefault="00093102">
            <w:pPr>
              <w:widowControl w:val="0"/>
              <w:spacing w:before="120" w:after="120"/>
              <w:jc w:val="both"/>
              <w:rPr>
                <w:i/>
                <w:iCs/>
                <w:color w:val="000000"/>
                <w:rPrChange w:id="32492" w:author="James Vu" w:date="2024-04-19T00:26:00Z">
                  <w:rPr>
                    <w:i/>
                    <w:iCs/>
                    <w:color w:val="000000"/>
                    <w:sz w:val="26"/>
                    <w:szCs w:val="26"/>
                  </w:rPr>
                </w:rPrChange>
              </w:rPr>
              <w:pPrChange w:id="32493" w:author="James Vu" w:date="2024-04-18T22:33:00Z">
                <w:pPr>
                  <w:widowControl w:val="0"/>
                  <w:spacing w:before="120" w:after="120"/>
                </w:pPr>
              </w:pPrChange>
            </w:pPr>
            <w:r w:rsidRPr="003C02FF">
              <w:rPr>
                <w:i/>
                <w:iCs/>
                <w:color w:val="000000"/>
                <w:rPrChange w:id="32494" w:author="James Vu" w:date="2024-04-19T00:26:00Z">
                  <w:rPr>
                    <w:i/>
                    <w:iCs/>
                    <w:color w:val="000000"/>
                    <w:sz w:val="26"/>
                    <w:szCs w:val="26"/>
                  </w:rPr>
                </w:rPrChange>
              </w:rPr>
              <w:t xml:space="preserve">       418.296 </w:t>
            </w:r>
          </w:p>
        </w:tc>
        <w:tc>
          <w:tcPr>
            <w:tcW w:w="351" w:type="pct"/>
            <w:shd w:val="clear" w:color="auto" w:fill="auto"/>
            <w:hideMark/>
            <w:tcPrChange w:id="3249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D51D81E" w14:textId="77777777" w:rsidR="00093102" w:rsidRPr="003C02FF" w:rsidRDefault="00093102">
            <w:pPr>
              <w:widowControl w:val="0"/>
              <w:spacing w:before="120" w:after="120"/>
              <w:jc w:val="both"/>
              <w:rPr>
                <w:i/>
                <w:iCs/>
                <w:color w:val="000000"/>
                <w:rPrChange w:id="32496" w:author="James Vu" w:date="2024-04-19T00:26:00Z">
                  <w:rPr>
                    <w:i/>
                    <w:iCs/>
                    <w:color w:val="000000"/>
                    <w:sz w:val="26"/>
                    <w:szCs w:val="26"/>
                  </w:rPr>
                </w:rPrChange>
              </w:rPr>
              <w:pPrChange w:id="32497" w:author="James Vu" w:date="2024-04-18T22:33:00Z">
                <w:pPr>
                  <w:widowControl w:val="0"/>
                  <w:spacing w:before="120" w:after="120"/>
                  <w:jc w:val="center"/>
                </w:pPr>
              </w:pPrChange>
            </w:pPr>
            <w:r w:rsidRPr="003C02FF">
              <w:rPr>
                <w:i/>
                <w:iCs/>
                <w:color w:val="000000"/>
                <w:rPrChange w:id="32498" w:author="James Vu" w:date="2024-04-19T00:26:00Z">
                  <w:rPr>
                    <w:i/>
                    <w:iCs/>
                    <w:color w:val="000000"/>
                    <w:sz w:val="26"/>
                    <w:szCs w:val="26"/>
                  </w:rPr>
                </w:rPrChange>
              </w:rPr>
              <w:t>1</w:t>
            </w:r>
          </w:p>
        </w:tc>
        <w:tc>
          <w:tcPr>
            <w:tcW w:w="632" w:type="pct"/>
            <w:shd w:val="clear" w:color="auto" w:fill="auto"/>
            <w:hideMark/>
            <w:tcPrChange w:id="3249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7DD02CA" w14:textId="77777777" w:rsidR="00093102" w:rsidRPr="003C02FF" w:rsidRDefault="00093102">
            <w:pPr>
              <w:widowControl w:val="0"/>
              <w:spacing w:before="120" w:after="120"/>
              <w:jc w:val="both"/>
              <w:rPr>
                <w:i/>
                <w:iCs/>
                <w:color w:val="000000"/>
                <w:rPrChange w:id="32500" w:author="James Vu" w:date="2024-04-19T00:26:00Z">
                  <w:rPr>
                    <w:i/>
                    <w:iCs/>
                    <w:color w:val="000000"/>
                    <w:sz w:val="26"/>
                    <w:szCs w:val="26"/>
                  </w:rPr>
                </w:rPrChange>
              </w:rPr>
              <w:pPrChange w:id="32501" w:author="James Vu" w:date="2024-04-18T22:33:00Z">
                <w:pPr>
                  <w:widowControl w:val="0"/>
                  <w:spacing w:before="120" w:after="120"/>
                </w:pPr>
              </w:pPrChange>
            </w:pPr>
            <w:r w:rsidRPr="003C02FF">
              <w:rPr>
                <w:i/>
                <w:iCs/>
                <w:color w:val="000000"/>
                <w:rPrChange w:id="32502" w:author="James Vu" w:date="2024-04-19T00:26:00Z">
                  <w:rPr>
                    <w:i/>
                    <w:iCs/>
                    <w:color w:val="000000"/>
                    <w:sz w:val="26"/>
                    <w:szCs w:val="26"/>
                  </w:rPr>
                </w:rPrChange>
              </w:rPr>
              <w:t xml:space="preserve">            41.830 </w:t>
            </w:r>
          </w:p>
        </w:tc>
      </w:tr>
      <w:tr w:rsidR="00093102" w:rsidRPr="003C02FF" w14:paraId="647D1C16" w14:textId="77777777" w:rsidTr="003C02FF">
        <w:trPr>
          <w:trHeight w:val="300"/>
          <w:trPrChange w:id="32503" w:author="James Vu" w:date="2024-04-19T00:26:00Z">
            <w:trPr>
              <w:gridBefore w:val="1"/>
              <w:gridAfter w:val="0"/>
              <w:trHeight w:val="300"/>
            </w:trPr>
          </w:trPrChange>
        </w:trPr>
        <w:tc>
          <w:tcPr>
            <w:tcW w:w="254" w:type="pct"/>
            <w:shd w:val="clear" w:color="auto" w:fill="auto"/>
            <w:vAlign w:val="center"/>
            <w:hideMark/>
            <w:tcPrChange w:id="3250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6122919" w14:textId="77777777" w:rsidR="00093102" w:rsidRPr="003C02FF" w:rsidRDefault="00093102">
            <w:pPr>
              <w:widowControl w:val="0"/>
              <w:spacing w:before="120" w:after="120"/>
              <w:jc w:val="both"/>
              <w:rPr>
                <w:i/>
                <w:iCs/>
                <w:color w:val="000000"/>
                <w:rPrChange w:id="32505" w:author="James Vu" w:date="2024-04-19T00:26:00Z">
                  <w:rPr>
                    <w:i/>
                    <w:iCs/>
                    <w:color w:val="000000"/>
                    <w:sz w:val="26"/>
                    <w:szCs w:val="26"/>
                  </w:rPr>
                </w:rPrChange>
              </w:rPr>
              <w:pPrChange w:id="32506" w:author="James Vu" w:date="2024-04-18T22:33:00Z">
                <w:pPr>
                  <w:widowControl w:val="0"/>
                  <w:spacing w:before="120" w:after="120"/>
                  <w:jc w:val="center"/>
                </w:pPr>
              </w:pPrChange>
            </w:pPr>
            <w:r w:rsidRPr="003C02FF">
              <w:rPr>
                <w:i/>
                <w:iCs/>
                <w:color w:val="000000"/>
                <w:rPrChange w:id="32507" w:author="James Vu" w:date="2024-04-19T00:26:00Z">
                  <w:rPr>
                    <w:i/>
                    <w:iCs/>
                    <w:color w:val="000000"/>
                    <w:sz w:val="26"/>
                    <w:szCs w:val="26"/>
                  </w:rPr>
                </w:rPrChange>
              </w:rPr>
              <w:t> </w:t>
            </w:r>
          </w:p>
        </w:tc>
        <w:tc>
          <w:tcPr>
            <w:tcW w:w="618" w:type="pct"/>
            <w:shd w:val="clear" w:color="auto" w:fill="auto"/>
            <w:vAlign w:val="center"/>
            <w:hideMark/>
            <w:tcPrChange w:id="3250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1BFA8A2" w14:textId="77777777" w:rsidR="00093102" w:rsidRPr="003C02FF" w:rsidRDefault="00093102">
            <w:pPr>
              <w:widowControl w:val="0"/>
              <w:spacing w:before="120" w:after="120"/>
              <w:jc w:val="both"/>
              <w:rPr>
                <w:i/>
                <w:iCs/>
                <w:color w:val="000000"/>
                <w:rPrChange w:id="32509" w:author="James Vu" w:date="2024-04-19T00:26:00Z">
                  <w:rPr>
                    <w:i/>
                    <w:iCs/>
                    <w:color w:val="000000"/>
                    <w:sz w:val="26"/>
                    <w:szCs w:val="26"/>
                  </w:rPr>
                </w:rPrChange>
              </w:rPr>
              <w:pPrChange w:id="32510" w:author="James Vu" w:date="2024-04-18T22:33:00Z">
                <w:pPr>
                  <w:widowControl w:val="0"/>
                  <w:spacing w:before="120" w:after="120"/>
                  <w:jc w:val="center"/>
                </w:pPr>
              </w:pPrChange>
            </w:pPr>
            <w:r w:rsidRPr="003C02FF">
              <w:rPr>
                <w:i/>
                <w:iCs/>
                <w:color w:val="000000"/>
                <w:rPrChange w:id="32511" w:author="James Vu" w:date="2024-04-19T00:26:00Z">
                  <w:rPr>
                    <w:i/>
                    <w:iCs/>
                    <w:color w:val="000000"/>
                    <w:sz w:val="26"/>
                    <w:szCs w:val="26"/>
                  </w:rPr>
                </w:rPrChange>
              </w:rPr>
              <w:t> </w:t>
            </w:r>
          </w:p>
        </w:tc>
        <w:tc>
          <w:tcPr>
            <w:tcW w:w="1636" w:type="pct"/>
            <w:shd w:val="clear" w:color="auto" w:fill="auto"/>
            <w:hideMark/>
            <w:tcPrChange w:id="3251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20B50EC5" w14:textId="77777777" w:rsidR="00093102" w:rsidRPr="003C02FF" w:rsidRDefault="00093102">
            <w:pPr>
              <w:widowControl w:val="0"/>
              <w:spacing w:before="120" w:after="120"/>
              <w:jc w:val="both"/>
              <w:rPr>
                <w:i/>
                <w:iCs/>
                <w:color w:val="000000"/>
                <w:rPrChange w:id="32513" w:author="James Vu" w:date="2024-04-19T00:26:00Z">
                  <w:rPr>
                    <w:i/>
                    <w:iCs/>
                    <w:color w:val="000000"/>
                    <w:sz w:val="26"/>
                    <w:szCs w:val="26"/>
                  </w:rPr>
                </w:rPrChange>
              </w:rPr>
              <w:pPrChange w:id="32514" w:author="James Vu" w:date="2024-04-18T22:33:00Z">
                <w:pPr>
                  <w:widowControl w:val="0"/>
                  <w:spacing w:before="120" w:after="120"/>
                  <w:jc w:val="right"/>
                </w:pPr>
              </w:pPrChange>
            </w:pPr>
            <w:r w:rsidRPr="003C02FF">
              <w:rPr>
                <w:i/>
                <w:iCs/>
                <w:color w:val="000000"/>
                <w:rPrChange w:id="32515" w:author="James Vu" w:date="2024-04-19T00:26:00Z">
                  <w:rPr>
                    <w:i/>
                    <w:iCs/>
                    <w:color w:val="000000"/>
                    <w:sz w:val="26"/>
                    <w:szCs w:val="26"/>
                  </w:rPr>
                </w:rPrChange>
              </w:rPr>
              <w:t>Kỹ sư 2/8</w:t>
            </w:r>
          </w:p>
        </w:tc>
        <w:tc>
          <w:tcPr>
            <w:tcW w:w="439" w:type="pct"/>
            <w:shd w:val="clear" w:color="auto" w:fill="auto"/>
            <w:vAlign w:val="center"/>
            <w:hideMark/>
            <w:tcPrChange w:id="32516"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5D044CB8" w14:textId="77777777" w:rsidR="00093102" w:rsidRPr="003C02FF" w:rsidRDefault="00093102">
            <w:pPr>
              <w:widowControl w:val="0"/>
              <w:spacing w:before="120" w:after="120"/>
              <w:jc w:val="both"/>
              <w:rPr>
                <w:i/>
                <w:iCs/>
                <w:color w:val="000000"/>
                <w:rPrChange w:id="32517" w:author="James Vu" w:date="2024-04-19T00:26:00Z">
                  <w:rPr>
                    <w:i/>
                    <w:iCs/>
                    <w:color w:val="000000"/>
                    <w:sz w:val="26"/>
                    <w:szCs w:val="26"/>
                  </w:rPr>
                </w:rPrChange>
              </w:rPr>
              <w:pPrChange w:id="32518" w:author="James Vu" w:date="2024-04-18T22:33:00Z">
                <w:pPr>
                  <w:widowControl w:val="0"/>
                  <w:spacing w:before="120" w:after="120"/>
                  <w:jc w:val="center"/>
                </w:pPr>
              </w:pPrChange>
            </w:pPr>
            <w:r w:rsidRPr="003C02FF">
              <w:rPr>
                <w:i/>
                <w:iCs/>
                <w:color w:val="000000"/>
                <w:rPrChange w:id="32519" w:author="James Vu" w:date="2024-04-19T00:26:00Z">
                  <w:rPr>
                    <w:i/>
                    <w:iCs/>
                    <w:color w:val="000000"/>
                    <w:sz w:val="26"/>
                    <w:szCs w:val="26"/>
                  </w:rPr>
                </w:rPrChange>
              </w:rPr>
              <w:t>công</w:t>
            </w:r>
          </w:p>
        </w:tc>
        <w:tc>
          <w:tcPr>
            <w:tcW w:w="502" w:type="pct"/>
            <w:shd w:val="clear" w:color="auto" w:fill="auto"/>
            <w:vAlign w:val="center"/>
            <w:hideMark/>
            <w:tcPrChange w:id="32520"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9000EAE" w14:textId="77777777" w:rsidR="00093102" w:rsidRPr="003C02FF" w:rsidRDefault="00093102">
            <w:pPr>
              <w:widowControl w:val="0"/>
              <w:spacing w:before="120" w:after="120"/>
              <w:jc w:val="both"/>
              <w:rPr>
                <w:i/>
                <w:iCs/>
                <w:color w:val="000000"/>
                <w:rPrChange w:id="32521" w:author="James Vu" w:date="2024-04-19T00:26:00Z">
                  <w:rPr>
                    <w:i/>
                    <w:iCs/>
                    <w:color w:val="000000"/>
                    <w:sz w:val="26"/>
                    <w:szCs w:val="26"/>
                  </w:rPr>
                </w:rPrChange>
              </w:rPr>
              <w:pPrChange w:id="32522" w:author="James Vu" w:date="2024-04-18T22:33:00Z">
                <w:pPr>
                  <w:widowControl w:val="0"/>
                  <w:spacing w:before="120" w:after="120"/>
                  <w:jc w:val="center"/>
                </w:pPr>
              </w:pPrChange>
            </w:pPr>
            <w:r w:rsidRPr="003C02FF">
              <w:rPr>
                <w:i/>
                <w:iCs/>
                <w:color w:val="000000"/>
                <w:rPrChange w:id="32523" w:author="James Vu" w:date="2024-04-19T00:26:00Z">
                  <w:rPr>
                    <w:i/>
                    <w:iCs/>
                    <w:color w:val="000000"/>
                    <w:sz w:val="26"/>
                    <w:szCs w:val="26"/>
                  </w:rPr>
                </w:rPrChange>
              </w:rPr>
              <w:t>1,5</w:t>
            </w:r>
          </w:p>
        </w:tc>
        <w:tc>
          <w:tcPr>
            <w:tcW w:w="567" w:type="pct"/>
            <w:shd w:val="clear" w:color="auto" w:fill="auto"/>
            <w:hideMark/>
            <w:tcPrChange w:id="32524"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23FE8E6" w14:textId="77777777" w:rsidR="00093102" w:rsidRPr="003C02FF" w:rsidRDefault="00093102">
            <w:pPr>
              <w:widowControl w:val="0"/>
              <w:spacing w:before="120" w:after="120"/>
              <w:jc w:val="both"/>
              <w:rPr>
                <w:i/>
                <w:iCs/>
                <w:color w:val="000000"/>
                <w:rPrChange w:id="32525" w:author="James Vu" w:date="2024-04-19T00:26:00Z">
                  <w:rPr>
                    <w:i/>
                    <w:iCs/>
                    <w:color w:val="000000"/>
                    <w:sz w:val="26"/>
                    <w:szCs w:val="26"/>
                  </w:rPr>
                </w:rPrChange>
              </w:rPr>
              <w:pPrChange w:id="32526" w:author="James Vu" w:date="2024-04-18T22:33:00Z">
                <w:pPr>
                  <w:widowControl w:val="0"/>
                  <w:spacing w:before="120" w:after="120"/>
                </w:pPr>
              </w:pPrChange>
            </w:pPr>
            <w:r w:rsidRPr="003C02FF">
              <w:rPr>
                <w:i/>
                <w:iCs/>
                <w:color w:val="000000"/>
                <w:rPrChange w:id="32527" w:author="James Vu" w:date="2024-04-19T00:26:00Z">
                  <w:rPr>
                    <w:i/>
                    <w:iCs/>
                    <w:color w:val="000000"/>
                    <w:sz w:val="26"/>
                    <w:szCs w:val="26"/>
                  </w:rPr>
                </w:rPrChange>
              </w:rPr>
              <w:t xml:space="preserve">       391.690 </w:t>
            </w:r>
          </w:p>
        </w:tc>
        <w:tc>
          <w:tcPr>
            <w:tcW w:w="351" w:type="pct"/>
            <w:shd w:val="clear" w:color="auto" w:fill="auto"/>
            <w:hideMark/>
            <w:tcPrChange w:id="32528"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8D6A887" w14:textId="77777777" w:rsidR="00093102" w:rsidRPr="003C02FF" w:rsidRDefault="00093102">
            <w:pPr>
              <w:widowControl w:val="0"/>
              <w:spacing w:before="120" w:after="120"/>
              <w:jc w:val="both"/>
              <w:rPr>
                <w:i/>
                <w:iCs/>
                <w:color w:val="000000"/>
                <w:rPrChange w:id="32529" w:author="James Vu" w:date="2024-04-19T00:26:00Z">
                  <w:rPr>
                    <w:i/>
                    <w:iCs/>
                    <w:color w:val="000000"/>
                    <w:sz w:val="26"/>
                    <w:szCs w:val="26"/>
                  </w:rPr>
                </w:rPrChange>
              </w:rPr>
              <w:pPrChange w:id="32530" w:author="James Vu" w:date="2024-04-18T22:33:00Z">
                <w:pPr>
                  <w:widowControl w:val="0"/>
                  <w:spacing w:before="120" w:after="120"/>
                  <w:jc w:val="center"/>
                </w:pPr>
              </w:pPrChange>
            </w:pPr>
            <w:r w:rsidRPr="003C02FF">
              <w:rPr>
                <w:i/>
                <w:iCs/>
                <w:color w:val="000000"/>
                <w:rPrChange w:id="32531" w:author="James Vu" w:date="2024-04-19T00:26:00Z">
                  <w:rPr>
                    <w:i/>
                    <w:iCs/>
                    <w:color w:val="000000"/>
                    <w:sz w:val="26"/>
                    <w:szCs w:val="26"/>
                  </w:rPr>
                </w:rPrChange>
              </w:rPr>
              <w:t>1</w:t>
            </w:r>
          </w:p>
        </w:tc>
        <w:tc>
          <w:tcPr>
            <w:tcW w:w="632" w:type="pct"/>
            <w:shd w:val="clear" w:color="auto" w:fill="auto"/>
            <w:hideMark/>
            <w:tcPrChange w:id="32532"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E0C2F3D" w14:textId="77777777" w:rsidR="00093102" w:rsidRPr="003C02FF" w:rsidRDefault="00093102">
            <w:pPr>
              <w:widowControl w:val="0"/>
              <w:spacing w:before="120" w:after="120"/>
              <w:jc w:val="both"/>
              <w:rPr>
                <w:i/>
                <w:iCs/>
                <w:color w:val="000000"/>
                <w:rPrChange w:id="32533" w:author="James Vu" w:date="2024-04-19T00:26:00Z">
                  <w:rPr>
                    <w:i/>
                    <w:iCs/>
                    <w:color w:val="000000"/>
                    <w:sz w:val="26"/>
                    <w:szCs w:val="26"/>
                  </w:rPr>
                </w:rPrChange>
              </w:rPr>
              <w:pPrChange w:id="32534" w:author="James Vu" w:date="2024-04-18T22:33:00Z">
                <w:pPr>
                  <w:widowControl w:val="0"/>
                  <w:spacing w:before="120" w:after="120"/>
                </w:pPr>
              </w:pPrChange>
            </w:pPr>
            <w:r w:rsidRPr="003C02FF">
              <w:rPr>
                <w:i/>
                <w:iCs/>
                <w:color w:val="000000"/>
                <w:rPrChange w:id="32535" w:author="James Vu" w:date="2024-04-19T00:26:00Z">
                  <w:rPr>
                    <w:i/>
                    <w:iCs/>
                    <w:color w:val="000000"/>
                    <w:sz w:val="26"/>
                    <w:szCs w:val="26"/>
                  </w:rPr>
                </w:rPrChange>
              </w:rPr>
              <w:t xml:space="preserve">          587.536 </w:t>
            </w:r>
          </w:p>
        </w:tc>
      </w:tr>
      <w:tr w:rsidR="00093102" w:rsidRPr="003C02FF" w14:paraId="45D7755E" w14:textId="77777777" w:rsidTr="003C02FF">
        <w:trPr>
          <w:trHeight w:val="300"/>
          <w:trPrChange w:id="32536" w:author="James Vu" w:date="2024-04-19T00:26:00Z">
            <w:trPr>
              <w:gridBefore w:val="1"/>
              <w:gridAfter w:val="0"/>
              <w:trHeight w:val="300"/>
            </w:trPr>
          </w:trPrChange>
        </w:trPr>
        <w:tc>
          <w:tcPr>
            <w:tcW w:w="254" w:type="pct"/>
            <w:shd w:val="clear" w:color="auto" w:fill="auto"/>
            <w:vAlign w:val="center"/>
            <w:hideMark/>
            <w:tcPrChange w:id="32537"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EAB6B9C" w14:textId="77777777" w:rsidR="00093102" w:rsidRPr="003C02FF" w:rsidRDefault="00093102">
            <w:pPr>
              <w:widowControl w:val="0"/>
              <w:spacing w:before="120" w:after="120"/>
              <w:jc w:val="both"/>
              <w:rPr>
                <w:color w:val="000000"/>
                <w:rPrChange w:id="32538" w:author="James Vu" w:date="2024-04-19T00:26:00Z">
                  <w:rPr>
                    <w:color w:val="000000"/>
                    <w:sz w:val="26"/>
                    <w:szCs w:val="26"/>
                  </w:rPr>
                </w:rPrChange>
              </w:rPr>
              <w:pPrChange w:id="32539" w:author="James Vu" w:date="2024-04-18T22:33:00Z">
                <w:pPr>
                  <w:widowControl w:val="0"/>
                  <w:spacing w:before="120" w:after="120"/>
                  <w:jc w:val="center"/>
                </w:pPr>
              </w:pPrChange>
            </w:pPr>
            <w:r w:rsidRPr="003C02FF">
              <w:rPr>
                <w:color w:val="000000"/>
                <w:rPrChange w:id="32540" w:author="James Vu" w:date="2024-04-19T00:26:00Z">
                  <w:rPr>
                    <w:color w:val="000000"/>
                    <w:sz w:val="26"/>
                    <w:szCs w:val="26"/>
                  </w:rPr>
                </w:rPrChange>
              </w:rPr>
              <w:t> </w:t>
            </w:r>
          </w:p>
        </w:tc>
        <w:tc>
          <w:tcPr>
            <w:tcW w:w="618" w:type="pct"/>
            <w:shd w:val="clear" w:color="auto" w:fill="auto"/>
            <w:vAlign w:val="center"/>
            <w:hideMark/>
            <w:tcPrChange w:id="32541"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14BFD91" w14:textId="77777777" w:rsidR="00093102" w:rsidRPr="003C02FF" w:rsidRDefault="00093102">
            <w:pPr>
              <w:widowControl w:val="0"/>
              <w:spacing w:before="120" w:after="120"/>
              <w:jc w:val="both"/>
              <w:rPr>
                <w:color w:val="000000"/>
                <w:rPrChange w:id="32542" w:author="James Vu" w:date="2024-04-19T00:26:00Z">
                  <w:rPr>
                    <w:color w:val="000000"/>
                    <w:sz w:val="26"/>
                    <w:szCs w:val="26"/>
                  </w:rPr>
                </w:rPrChange>
              </w:rPr>
              <w:pPrChange w:id="32543" w:author="James Vu" w:date="2024-04-18T22:33:00Z">
                <w:pPr>
                  <w:widowControl w:val="0"/>
                  <w:spacing w:before="120" w:after="120"/>
                  <w:jc w:val="center"/>
                </w:pPr>
              </w:pPrChange>
            </w:pPr>
            <w:r w:rsidRPr="003C02FF">
              <w:rPr>
                <w:color w:val="000000"/>
                <w:rPrChange w:id="32544" w:author="James Vu" w:date="2024-04-19T00:26:00Z">
                  <w:rPr>
                    <w:color w:val="000000"/>
                    <w:sz w:val="26"/>
                    <w:szCs w:val="26"/>
                  </w:rPr>
                </w:rPrChange>
              </w:rPr>
              <w:t> </w:t>
            </w:r>
          </w:p>
        </w:tc>
        <w:tc>
          <w:tcPr>
            <w:tcW w:w="1636" w:type="pct"/>
            <w:shd w:val="clear" w:color="auto" w:fill="auto"/>
            <w:hideMark/>
            <w:tcPrChange w:id="32545"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B4B5880" w14:textId="77777777" w:rsidR="00093102" w:rsidRPr="003C02FF" w:rsidRDefault="00093102">
            <w:pPr>
              <w:widowControl w:val="0"/>
              <w:spacing w:before="120" w:after="120"/>
              <w:jc w:val="both"/>
              <w:rPr>
                <w:color w:val="000000"/>
                <w:rPrChange w:id="32546" w:author="James Vu" w:date="2024-04-19T00:26:00Z">
                  <w:rPr>
                    <w:color w:val="000000"/>
                    <w:sz w:val="26"/>
                    <w:szCs w:val="26"/>
                  </w:rPr>
                </w:rPrChange>
              </w:rPr>
              <w:pPrChange w:id="32547" w:author="James Vu" w:date="2024-04-18T22:33:00Z">
                <w:pPr>
                  <w:widowControl w:val="0"/>
                  <w:spacing w:before="120" w:after="120"/>
                </w:pPr>
              </w:pPrChange>
            </w:pPr>
            <w:r w:rsidRPr="003C02FF">
              <w:rPr>
                <w:color w:val="000000"/>
                <w:rPrChange w:id="32548" w:author="James Vu" w:date="2024-04-19T00:26:00Z">
                  <w:rPr>
                    <w:color w:val="000000"/>
                    <w:sz w:val="26"/>
                    <w:szCs w:val="26"/>
                  </w:rPr>
                </w:rPrChange>
              </w:rPr>
              <w:t>c) Máy thi công</w:t>
            </w:r>
          </w:p>
        </w:tc>
        <w:tc>
          <w:tcPr>
            <w:tcW w:w="439" w:type="pct"/>
            <w:shd w:val="clear" w:color="auto" w:fill="auto"/>
            <w:vAlign w:val="center"/>
            <w:hideMark/>
            <w:tcPrChange w:id="32549"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48F0283" w14:textId="77777777" w:rsidR="00093102" w:rsidRPr="003C02FF" w:rsidRDefault="00093102">
            <w:pPr>
              <w:widowControl w:val="0"/>
              <w:spacing w:before="120" w:after="120"/>
              <w:jc w:val="both"/>
              <w:rPr>
                <w:color w:val="000000"/>
                <w:rPrChange w:id="32550" w:author="James Vu" w:date="2024-04-19T00:26:00Z">
                  <w:rPr>
                    <w:color w:val="000000"/>
                    <w:sz w:val="26"/>
                    <w:szCs w:val="26"/>
                  </w:rPr>
                </w:rPrChange>
              </w:rPr>
              <w:pPrChange w:id="32551" w:author="James Vu" w:date="2024-04-18T22:33:00Z">
                <w:pPr>
                  <w:widowControl w:val="0"/>
                  <w:spacing w:before="120" w:after="120"/>
                  <w:jc w:val="center"/>
                </w:pPr>
              </w:pPrChange>
            </w:pPr>
            <w:r w:rsidRPr="003C02FF">
              <w:rPr>
                <w:color w:val="000000"/>
                <w:rPrChange w:id="32552" w:author="James Vu" w:date="2024-04-19T00:26:00Z">
                  <w:rPr>
                    <w:color w:val="000000"/>
                    <w:sz w:val="26"/>
                    <w:szCs w:val="26"/>
                  </w:rPr>
                </w:rPrChange>
              </w:rPr>
              <w:t> </w:t>
            </w:r>
          </w:p>
        </w:tc>
        <w:tc>
          <w:tcPr>
            <w:tcW w:w="502" w:type="pct"/>
            <w:shd w:val="clear" w:color="auto" w:fill="auto"/>
            <w:vAlign w:val="center"/>
            <w:hideMark/>
            <w:tcPrChange w:id="32553"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D6042FE" w14:textId="77777777" w:rsidR="00093102" w:rsidRPr="003C02FF" w:rsidRDefault="00093102">
            <w:pPr>
              <w:widowControl w:val="0"/>
              <w:spacing w:before="120" w:after="120"/>
              <w:jc w:val="both"/>
              <w:rPr>
                <w:color w:val="000000"/>
                <w:rPrChange w:id="32554" w:author="James Vu" w:date="2024-04-19T00:26:00Z">
                  <w:rPr>
                    <w:color w:val="000000"/>
                    <w:sz w:val="26"/>
                    <w:szCs w:val="26"/>
                  </w:rPr>
                </w:rPrChange>
              </w:rPr>
              <w:pPrChange w:id="32555" w:author="James Vu" w:date="2024-04-18T22:33:00Z">
                <w:pPr>
                  <w:widowControl w:val="0"/>
                  <w:spacing w:before="120" w:after="120"/>
                  <w:jc w:val="center"/>
                </w:pPr>
              </w:pPrChange>
            </w:pPr>
            <w:r w:rsidRPr="003C02FF">
              <w:rPr>
                <w:color w:val="000000"/>
                <w:rPrChange w:id="32556" w:author="James Vu" w:date="2024-04-19T00:26:00Z">
                  <w:rPr>
                    <w:color w:val="000000"/>
                    <w:sz w:val="26"/>
                    <w:szCs w:val="26"/>
                  </w:rPr>
                </w:rPrChange>
              </w:rPr>
              <w:t> </w:t>
            </w:r>
          </w:p>
        </w:tc>
        <w:tc>
          <w:tcPr>
            <w:tcW w:w="567" w:type="pct"/>
            <w:shd w:val="clear" w:color="auto" w:fill="auto"/>
            <w:hideMark/>
            <w:tcPrChange w:id="32557"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0F6D739" w14:textId="77777777" w:rsidR="00093102" w:rsidRPr="003C02FF" w:rsidRDefault="00093102">
            <w:pPr>
              <w:widowControl w:val="0"/>
              <w:spacing w:before="120" w:after="120"/>
              <w:jc w:val="both"/>
              <w:rPr>
                <w:color w:val="000000"/>
                <w:rPrChange w:id="32558" w:author="James Vu" w:date="2024-04-19T00:26:00Z">
                  <w:rPr>
                    <w:color w:val="000000"/>
                    <w:sz w:val="26"/>
                    <w:szCs w:val="26"/>
                  </w:rPr>
                </w:rPrChange>
              </w:rPr>
              <w:pPrChange w:id="32559" w:author="James Vu" w:date="2024-04-18T22:33:00Z">
                <w:pPr>
                  <w:widowControl w:val="0"/>
                  <w:spacing w:before="120" w:after="120"/>
                </w:pPr>
              </w:pPrChange>
            </w:pPr>
            <w:r w:rsidRPr="003C02FF">
              <w:rPr>
                <w:color w:val="000000"/>
                <w:rPrChange w:id="32560" w:author="James Vu" w:date="2024-04-19T00:26:00Z">
                  <w:rPr>
                    <w:color w:val="000000"/>
                    <w:sz w:val="26"/>
                    <w:szCs w:val="26"/>
                  </w:rPr>
                </w:rPrChange>
              </w:rPr>
              <w:t> </w:t>
            </w:r>
          </w:p>
        </w:tc>
        <w:tc>
          <w:tcPr>
            <w:tcW w:w="351" w:type="pct"/>
            <w:shd w:val="clear" w:color="auto" w:fill="auto"/>
            <w:hideMark/>
            <w:tcPrChange w:id="32561"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78AB9473" w14:textId="77777777" w:rsidR="00093102" w:rsidRPr="003C02FF" w:rsidRDefault="00093102">
            <w:pPr>
              <w:widowControl w:val="0"/>
              <w:spacing w:before="120" w:after="120"/>
              <w:jc w:val="both"/>
              <w:rPr>
                <w:color w:val="000000"/>
                <w:rPrChange w:id="32562" w:author="James Vu" w:date="2024-04-19T00:26:00Z">
                  <w:rPr>
                    <w:color w:val="000000"/>
                    <w:sz w:val="26"/>
                    <w:szCs w:val="26"/>
                  </w:rPr>
                </w:rPrChange>
              </w:rPr>
              <w:pPrChange w:id="32563" w:author="James Vu" w:date="2024-04-18T22:33:00Z">
                <w:pPr>
                  <w:widowControl w:val="0"/>
                  <w:spacing w:before="120" w:after="120"/>
                  <w:jc w:val="center"/>
                </w:pPr>
              </w:pPrChange>
            </w:pPr>
            <w:r w:rsidRPr="003C02FF">
              <w:rPr>
                <w:color w:val="000000"/>
                <w:rPrChange w:id="32564" w:author="James Vu" w:date="2024-04-19T00:26:00Z">
                  <w:rPr>
                    <w:color w:val="000000"/>
                    <w:sz w:val="26"/>
                    <w:szCs w:val="26"/>
                  </w:rPr>
                </w:rPrChange>
              </w:rPr>
              <w:t> </w:t>
            </w:r>
          </w:p>
        </w:tc>
        <w:tc>
          <w:tcPr>
            <w:tcW w:w="632" w:type="pct"/>
            <w:shd w:val="clear" w:color="auto" w:fill="auto"/>
            <w:hideMark/>
            <w:tcPrChange w:id="32565"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96AEB72" w14:textId="77777777" w:rsidR="00093102" w:rsidRPr="003C02FF" w:rsidRDefault="00093102">
            <w:pPr>
              <w:widowControl w:val="0"/>
              <w:spacing w:before="120" w:after="120"/>
              <w:jc w:val="both"/>
              <w:rPr>
                <w:color w:val="000000"/>
                <w:rPrChange w:id="32566" w:author="James Vu" w:date="2024-04-19T00:26:00Z">
                  <w:rPr>
                    <w:color w:val="000000"/>
                    <w:sz w:val="26"/>
                    <w:szCs w:val="26"/>
                  </w:rPr>
                </w:rPrChange>
              </w:rPr>
              <w:pPrChange w:id="32567" w:author="James Vu" w:date="2024-04-18T22:33:00Z">
                <w:pPr>
                  <w:widowControl w:val="0"/>
                  <w:spacing w:before="120" w:after="120"/>
                </w:pPr>
              </w:pPrChange>
            </w:pPr>
            <w:r w:rsidRPr="003C02FF">
              <w:rPr>
                <w:color w:val="000000"/>
                <w:rPrChange w:id="32568" w:author="James Vu" w:date="2024-04-19T00:26:00Z">
                  <w:rPr>
                    <w:color w:val="000000"/>
                    <w:sz w:val="26"/>
                    <w:szCs w:val="26"/>
                  </w:rPr>
                </w:rPrChange>
              </w:rPr>
              <w:t xml:space="preserve">              14.680 </w:t>
            </w:r>
          </w:p>
        </w:tc>
      </w:tr>
      <w:tr w:rsidR="00093102" w:rsidRPr="003C02FF" w14:paraId="3E84D2BC" w14:textId="77777777" w:rsidTr="003C02FF">
        <w:trPr>
          <w:trHeight w:val="300"/>
          <w:trPrChange w:id="32569" w:author="James Vu" w:date="2024-04-19T00:26:00Z">
            <w:trPr>
              <w:gridBefore w:val="1"/>
              <w:gridAfter w:val="0"/>
              <w:trHeight w:val="300"/>
            </w:trPr>
          </w:trPrChange>
        </w:trPr>
        <w:tc>
          <w:tcPr>
            <w:tcW w:w="254" w:type="pct"/>
            <w:shd w:val="clear" w:color="auto" w:fill="auto"/>
            <w:vAlign w:val="center"/>
            <w:hideMark/>
            <w:tcPrChange w:id="3257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5BE61C6" w14:textId="77777777" w:rsidR="00093102" w:rsidRPr="003C02FF" w:rsidRDefault="00093102">
            <w:pPr>
              <w:widowControl w:val="0"/>
              <w:spacing w:before="120" w:after="120"/>
              <w:jc w:val="both"/>
              <w:rPr>
                <w:i/>
                <w:iCs/>
                <w:color w:val="000000"/>
                <w:rPrChange w:id="32571" w:author="James Vu" w:date="2024-04-19T00:26:00Z">
                  <w:rPr>
                    <w:i/>
                    <w:iCs/>
                    <w:color w:val="000000"/>
                    <w:sz w:val="26"/>
                    <w:szCs w:val="26"/>
                  </w:rPr>
                </w:rPrChange>
              </w:rPr>
              <w:pPrChange w:id="32572" w:author="James Vu" w:date="2024-04-18T22:33:00Z">
                <w:pPr>
                  <w:widowControl w:val="0"/>
                  <w:spacing w:before="120" w:after="120"/>
                  <w:jc w:val="center"/>
                </w:pPr>
              </w:pPrChange>
            </w:pPr>
            <w:r w:rsidRPr="003C02FF">
              <w:rPr>
                <w:i/>
                <w:iCs/>
                <w:color w:val="000000"/>
                <w:rPrChange w:id="32573" w:author="James Vu" w:date="2024-04-19T00:26:00Z">
                  <w:rPr>
                    <w:i/>
                    <w:iCs/>
                    <w:color w:val="000000"/>
                    <w:sz w:val="26"/>
                    <w:szCs w:val="26"/>
                  </w:rPr>
                </w:rPrChange>
              </w:rPr>
              <w:t> </w:t>
            </w:r>
          </w:p>
        </w:tc>
        <w:tc>
          <w:tcPr>
            <w:tcW w:w="618" w:type="pct"/>
            <w:shd w:val="clear" w:color="auto" w:fill="auto"/>
            <w:vAlign w:val="center"/>
            <w:hideMark/>
            <w:tcPrChange w:id="3257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3B9E5D6" w14:textId="77777777" w:rsidR="00093102" w:rsidRPr="003C02FF" w:rsidRDefault="00093102">
            <w:pPr>
              <w:widowControl w:val="0"/>
              <w:spacing w:before="120" w:after="120"/>
              <w:jc w:val="both"/>
              <w:rPr>
                <w:i/>
                <w:iCs/>
                <w:color w:val="000000"/>
                <w:rPrChange w:id="32575" w:author="James Vu" w:date="2024-04-19T00:26:00Z">
                  <w:rPr>
                    <w:i/>
                    <w:iCs/>
                    <w:color w:val="000000"/>
                    <w:sz w:val="26"/>
                    <w:szCs w:val="26"/>
                  </w:rPr>
                </w:rPrChange>
              </w:rPr>
              <w:pPrChange w:id="32576" w:author="James Vu" w:date="2024-04-18T22:33:00Z">
                <w:pPr>
                  <w:widowControl w:val="0"/>
                  <w:spacing w:before="120" w:after="120"/>
                  <w:jc w:val="center"/>
                </w:pPr>
              </w:pPrChange>
            </w:pPr>
            <w:r w:rsidRPr="003C02FF">
              <w:rPr>
                <w:i/>
                <w:iCs/>
                <w:color w:val="000000"/>
                <w:rPrChange w:id="32577" w:author="James Vu" w:date="2024-04-19T00:26:00Z">
                  <w:rPr>
                    <w:i/>
                    <w:iCs/>
                    <w:color w:val="000000"/>
                    <w:sz w:val="26"/>
                    <w:szCs w:val="26"/>
                  </w:rPr>
                </w:rPrChange>
              </w:rPr>
              <w:t> </w:t>
            </w:r>
          </w:p>
        </w:tc>
        <w:tc>
          <w:tcPr>
            <w:tcW w:w="1636" w:type="pct"/>
            <w:shd w:val="clear" w:color="auto" w:fill="auto"/>
            <w:hideMark/>
            <w:tcPrChange w:id="3257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2DB314CA" w14:textId="77777777" w:rsidR="00093102" w:rsidRPr="003C02FF" w:rsidRDefault="00093102">
            <w:pPr>
              <w:widowControl w:val="0"/>
              <w:spacing w:before="120" w:after="120"/>
              <w:jc w:val="both"/>
              <w:rPr>
                <w:i/>
                <w:iCs/>
                <w:color w:val="000000"/>
                <w:rPrChange w:id="32579" w:author="James Vu" w:date="2024-04-19T00:26:00Z">
                  <w:rPr>
                    <w:i/>
                    <w:iCs/>
                    <w:color w:val="000000"/>
                    <w:sz w:val="26"/>
                    <w:szCs w:val="26"/>
                  </w:rPr>
                </w:rPrChange>
              </w:rPr>
              <w:pPrChange w:id="32580" w:author="James Vu" w:date="2024-04-18T22:33:00Z">
                <w:pPr>
                  <w:widowControl w:val="0"/>
                  <w:spacing w:before="120" w:after="120"/>
                  <w:jc w:val="right"/>
                </w:pPr>
              </w:pPrChange>
            </w:pPr>
            <w:r w:rsidRPr="003C02FF">
              <w:rPr>
                <w:i/>
                <w:iCs/>
                <w:color w:val="000000"/>
                <w:rPrChange w:id="32581" w:author="James Vu" w:date="2024-04-19T00:26:00Z">
                  <w:rPr>
                    <w:i/>
                    <w:iCs/>
                    <w:color w:val="000000"/>
                    <w:sz w:val="26"/>
                    <w:szCs w:val="26"/>
                  </w:rPr>
                </w:rPrChange>
              </w:rPr>
              <w:t>Máy tính xách tay</w:t>
            </w:r>
          </w:p>
        </w:tc>
        <w:tc>
          <w:tcPr>
            <w:tcW w:w="439" w:type="pct"/>
            <w:shd w:val="clear" w:color="auto" w:fill="auto"/>
            <w:vAlign w:val="center"/>
            <w:hideMark/>
            <w:tcPrChange w:id="3258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A315F40" w14:textId="77777777" w:rsidR="00093102" w:rsidRPr="003C02FF" w:rsidRDefault="00093102">
            <w:pPr>
              <w:widowControl w:val="0"/>
              <w:spacing w:before="120" w:after="120"/>
              <w:jc w:val="both"/>
              <w:rPr>
                <w:i/>
                <w:iCs/>
                <w:color w:val="000000"/>
                <w:rPrChange w:id="32583" w:author="James Vu" w:date="2024-04-19T00:26:00Z">
                  <w:rPr>
                    <w:i/>
                    <w:iCs/>
                    <w:color w:val="000000"/>
                    <w:sz w:val="26"/>
                    <w:szCs w:val="26"/>
                  </w:rPr>
                </w:rPrChange>
              </w:rPr>
              <w:pPrChange w:id="32584" w:author="James Vu" w:date="2024-04-18T22:33:00Z">
                <w:pPr>
                  <w:widowControl w:val="0"/>
                  <w:spacing w:before="120" w:after="120"/>
                  <w:jc w:val="center"/>
                </w:pPr>
              </w:pPrChange>
            </w:pPr>
            <w:r w:rsidRPr="003C02FF">
              <w:rPr>
                <w:i/>
                <w:iCs/>
                <w:color w:val="000000"/>
                <w:rPrChange w:id="32585" w:author="James Vu" w:date="2024-04-19T00:26:00Z">
                  <w:rPr>
                    <w:i/>
                    <w:iCs/>
                    <w:color w:val="000000"/>
                    <w:sz w:val="26"/>
                    <w:szCs w:val="26"/>
                  </w:rPr>
                </w:rPrChange>
              </w:rPr>
              <w:t>ca</w:t>
            </w:r>
          </w:p>
        </w:tc>
        <w:tc>
          <w:tcPr>
            <w:tcW w:w="502" w:type="pct"/>
            <w:shd w:val="clear" w:color="auto" w:fill="auto"/>
            <w:vAlign w:val="center"/>
            <w:hideMark/>
            <w:tcPrChange w:id="3258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31FFA3B" w14:textId="77777777" w:rsidR="00093102" w:rsidRPr="003C02FF" w:rsidRDefault="00093102">
            <w:pPr>
              <w:widowControl w:val="0"/>
              <w:spacing w:before="120" w:after="120"/>
              <w:jc w:val="both"/>
              <w:rPr>
                <w:i/>
                <w:iCs/>
                <w:color w:val="000000"/>
                <w:rPrChange w:id="32587" w:author="James Vu" w:date="2024-04-19T00:26:00Z">
                  <w:rPr>
                    <w:i/>
                    <w:iCs/>
                    <w:color w:val="000000"/>
                    <w:sz w:val="26"/>
                    <w:szCs w:val="26"/>
                  </w:rPr>
                </w:rPrChange>
              </w:rPr>
              <w:pPrChange w:id="32588" w:author="James Vu" w:date="2024-04-18T22:33:00Z">
                <w:pPr>
                  <w:widowControl w:val="0"/>
                  <w:spacing w:before="120" w:after="120"/>
                  <w:jc w:val="center"/>
                </w:pPr>
              </w:pPrChange>
            </w:pPr>
            <w:r w:rsidRPr="003C02FF">
              <w:rPr>
                <w:i/>
                <w:iCs/>
                <w:color w:val="000000"/>
                <w:rPrChange w:id="32589" w:author="James Vu" w:date="2024-04-19T00:26:00Z">
                  <w:rPr>
                    <w:i/>
                    <w:iCs/>
                    <w:color w:val="000000"/>
                    <w:sz w:val="26"/>
                    <w:szCs w:val="26"/>
                  </w:rPr>
                </w:rPrChange>
              </w:rPr>
              <w:t>0,4</w:t>
            </w:r>
          </w:p>
        </w:tc>
        <w:tc>
          <w:tcPr>
            <w:tcW w:w="567" w:type="pct"/>
            <w:shd w:val="clear" w:color="auto" w:fill="auto"/>
            <w:hideMark/>
            <w:tcPrChange w:id="3259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CCF9D6C" w14:textId="77777777" w:rsidR="00093102" w:rsidRPr="003C02FF" w:rsidRDefault="00093102">
            <w:pPr>
              <w:widowControl w:val="0"/>
              <w:spacing w:before="120" w:after="120"/>
              <w:jc w:val="both"/>
              <w:rPr>
                <w:i/>
                <w:iCs/>
                <w:color w:val="000000"/>
                <w:rPrChange w:id="32591" w:author="James Vu" w:date="2024-04-19T00:26:00Z">
                  <w:rPr>
                    <w:i/>
                    <w:iCs/>
                    <w:color w:val="000000"/>
                    <w:sz w:val="26"/>
                    <w:szCs w:val="26"/>
                  </w:rPr>
                </w:rPrChange>
              </w:rPr>
              <w:pPrChange w:id="32592" w:author="James Vu" w:date="2024-04-18T22:33:00Z">
                <w:pPr>
                  <w:widowControl w:val="0"/>
                  <w:spacing w:before="120" w:after="120"/>
                </w:pPr>
              </w:pPrChange>
            </w:pPr>
            <w:r w:rsidRPr="003C02FF">
              <w:rPr>
                <w:i/>
                <w:iCs/>
                <w:color w:val="000000"/>
                <w:rPrChange w:id="32593" w:author="James Vu" w:date="2024-04-19T00:26:00Z">
                  <w:rPr>
                    <w:i/>
                    <w:iCs/>
                    <w:color w:val="000000"/>
                    <w:sz w:val="26"/>
                    <w:szCs w:val="26"/>
                  </w:rPr>
                </w:rPrChange>
              </w:rPr>
              <w:t xml:space="preserve">         36.699 </w:t>
            </w:r>
          </w:p>
        </w:tc>
        <w:tc>
          <w:tcPr>
            <w:tcW w:w="351" w:type="pct"/>
            <w:shd w:val="clear" w:color="auto" w:fill="auto"/>
            <w:hideMark/>
            <w:tcPrChange w:id="3259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3D718F8" w14:textId="77777777" w:rsidR="00093102" w:rsidRPr="003C02FF" w:rsidRDefault="00093102">
            <w:pPr>
              <w:widowControl w:val="0"/>
              <w:spacing w:before="120" w:after="120"/>
              <w:jc w:val="both"/>
              <w:rPr>
                <w:i/>
                <w:iCs/>
                <w:color w:val="000000"/>
                <w:rPrChange w:id="32595" w:author="James Vu" w:date="2024-04-19T00:26:00Z">
                  <w:rPr>
                    <w:i/>
                    <w:iCs/>
                    <w:color w:val="000000"/>
                    <w:sz w:val="26"/>
                    <w:szCs w:val="26"/>
                  </w:rPr>
                </w:rPrChange>
              </w:rPr>
              <w:pPrChange w:id="32596" w:author="James Vu" w:date="2024-04-18T22:33:00Z">
                <w:pPr>
                  <w:widowControl w:val="0"/>
                  <w:spacing w:before="120" w:after="120"/>
                  <w:jc w:val="center"/>
                </w:pPr>
              </w:pPrChange>
            </w:pPr>
            <w:r w:rsidRPr="003C02FF">
              <w:rPr>
                <w:i/>
                <w:iCs/>
                <w:color w:val="000000"/>
                <w:rPrChange w:id="32597" w:author="James Vu" w:date="2024-04-19T00:26:00Z">
                  <w:rPr>
                    <w:i/>
                    <w:iCs/>
                    <w:color w:val="000000"/>
                    <w:sz w:val="26"/>
                    <w:szCs w:val="26"/>
                  </w:rPr>
                </w:rPrChange>
              </w:rPr>
              <w:t>1</w:t>
            </w:r>
          </w:p>
        </w:tc>
        <w:tc>
          <w:tcPr>
            <w:tcW w:w="632" w:type="pct"/>
            <w:shd w:val="clear" w:color="auto" w:fill="auto"/>
            <w:hideMark/>
            <w:tcPrChange w:id="3259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DE5A8AE" w14:textId="77777777" w:rsidR="00093102" w:rsidRPr="003C02FF" w:rsidRDefault="00093102">
            <w:pPr>
              <w:widowControl w:val="0"/>
              <w:spacing w:before="120" w:after="120"/>
              <w:jc w:val="both"/>
              <w:rPr>
                <w:i/>
                <w:iCs/>
                <w:color w:val="000000"/>
                <w:rPrChange w:id="32599" w:author="James Vu" w:date="2024-04-19T00:26:00Z">
                  <w:rPr>
                    <w:i/>
                    <w:iCs/>
                    <w:color w:val="000000"/>
                    <w:sz w:val="26"/>
                    <w:szCs w:val="26"/>
                  </w:rPr>
                </w:rPrChange>
              </w:rPr>
              <w:pPrChange w:id="32600" w:author="James Vu" w:date="2024-04-18T22:33:00Z">
                <w:pPr>
                  <w:widowControl w:val="0"/>
                  <w:spacing w:before="120" w:after="120"/>
                </w:pPr>
              </w:pPrChange>
            </w:pPr>
            <w:r w:rsidRPr="003C02FF">
              <w:rPr>
                <w:i/>
                <w:iCs/>
                <w:color w:val="000000"/>
                <w:rPrChange w:id="32601" w:author="James Vu" w:date="2024-04-19T00:26:00Z">
                  <w:rPr>
                    <w:i/>
                    <w:iCs/>
                    <w:color w:val="000000"/>
                    <w:sz w:val="26"/>
                    <w:szCs w:val="26"/>
                  </w:rPr>
                </w:rPrChange>
              </w:rPr>
              <w:t xml:space="preserve">            14.680 </w:t>
            </w:r>
          </w:p>
        </w:tc>
      </w:tr>
      <w:tr w:rsidR="00093102" w:rsidRPr="003C02FF" w14:paraId="359CE249" w14:textId="77777777" w:rsidTr="003C02FF">
        <w:trPr>
          <w:trHeight w:val="600"/>
          <w:trPrChange w:id="32602" w:author="James Vu" w:date="2024-04-19T00:26:00Z">
            <w:trPr>
              <w:gridBefore w:val="1"/>
              <w:gridAfter w:val="0"/>
              <w:trHeight w:val="600"/>
            </w:trPr>
          </w:trPrChange>
        </w:trPr>
        <w:tc>
          <w:tcPr>
            <w:tcW w:w="254" w:type="pct"/>
            <w:shd w:val="clear" w:color="auto" w:fill="auto"/>
            <w:vAlign w:val="center"/>
            <w:hideMark/>
            <w:tcPrChange w:id="3260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89540A1" w14:textId="77777777" w:rsidR="00093102" w:rsidRPr="003C02FF" w:rsidRDefault="00093102">
            <w:pPr>
              <w:widowControl w:val="0"/>
              <w:spacing w:before="120" w:after="120"/>
              <w:jc w:val="both"/>
              <w:rPr>
                <w:color w:val="000000"/>
                <w:rPrChange w:id="32604" w:author="James Vu" w:date="2024-04-19T00:26:00Z">
                  <w:rPr>
                    <w:color w:val="000000"/>
                    <w:sz w:val="26"/>
                    <w:szCs w:val="26"/>
                  </w:rPr>
                </w:rPrChange>
              </w:rPr>
              <w:pPrChange w:id="32605" w:author="James Vu" w:date="2024-04-18T22:33:00Z">
                <w:pPr>
                  <w:widowControl w:val="0"/>
                  <w:spacing w:before="120" w:after="120"/>
                  <w:jc w:val="center"/>
                </w:pPr>
              </w:pPrChange>
            </w:pPr>
            <w:r w:rsidRPr="003C02FF">
              <w:rPr>
                <w:color w:val="000000"/>
                <w:rPrChange w:id="32606" w:author="James Vu" w:date="2024-04-19T00:26:00Z">
                  <w:rPr>
                    <w:color w:val="000000"/>
                    <w:sz w:val="26"/>
                    <w:szCs w:val="26"/>
                  </w:rPr>
                </w:rPrChange>
              </w:rPr>
              <w:t>8.2</w:t>
            </w:r>
          </w:p>
        </w:tc>
        <w:tc>
          <w:tcPr>
            <w:tcW w:w="618" w:type="pct"/>
            <w:shd w:val="clear" w:color="auto" w:fill="auto"/>
            <w:vAlign w:val="center"/>
            <w:hideMark/>
            <w:tcPrChange w:id="3260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0DD1B28" w14:textId="77777777" w:rsidR="00093102" w:rsidRPr="003C02FF" w:rsidRDefault="00093102">
            <w:pPr>
              <w:widowControl w:val="0"/>
              <w:spacing w:before="120" w:after="120"/>
              <w:jc w:val="both"/>
              <w:rPr>
                <w:color w:val="000000"/>
                <w:rPrChange w:id="32608" w:author="James Vu" w:date="2024-04-19T00:26:00Z">
                  <w:rPr>
                    <w:color w:val="000000"/>
                    <w:sz w:val="26"/>
                    <w:szCs w:val="26"/>
                  </w:rPr>
                </w:rPrChange>
              </w:rPr>
              <w:pPrChange w:id="32609" w:author="James Vu" w:date="2024-04-18T22:33:00Z">
                <w:pPr>
                  <w:widowControl w:val="0"/>
                  <w:spacing w:before="120" w:after="120"/>
                  <w:jc w:val="center"/>
                </w:pPr>
              </w:pPrChange>
            </w:pPr>
            <w:r w:rsidRPr="003C02FF">
              <w:rPr>
                <w:color w:val="000000"/>
                <w:rPrChange w:id="32610" w:author="James Vu" w:date="2024-04-19T00:26:00Z">
                  <w:rPr>
                    <w:color w:val="000000"/>
                    <w:sz w:val="26"/>
                    <w:szCs w:val="26"/>
                  </w:rPr>
                </w:rPrChange>
              </w:rPr>
              <w:t>01.08.02.04.2</w:t>
            </w:r>
          </w:p>
        </w:tc>
        <w:tc>
          <w:tcPr>
            <w:tcW w:w="1636" w:type="pct"/>
            <w:shd w:val="clear" w:color="auto" w:fill="auto"/>
            <w:hideMark/>
            <w:tcPrChange w:id="3261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D67AFFD" w14:textId="77777777" w:rsidR="00093102" w:rsidRPr="003C02FF" w:rsidRDefault="00093102">
            <w:pPr>
              <w:widowControl w:val="0"/>
              <w:spacing w:before="120" w:after="120"/>
              <w:jc w:val="both"/>
              <w:rPr>
                <w:color w:val="000000"/>
                <w:rPrChange w:id="32612" w:author="James Vu" w:date="2024-04-19T00:26:00Z">
                  <w:rPr>
                    <w:color w:val="000000"/>
                    <w:sz w:val="26"/>
                    <w:szCs w:val="26"/>
                  </w:rPr>
                </w:rPrChange>
              </w:rPr>
              <w:pPrChange w:id="32613" w:author="James Vu" w:date="2024-04-18T22:33:00Z">
                <w:pPr>
                  <w:widowControl w:val="0"/>
                  <w:spacing w:before="120" w:after="120"/>
                </w:pPr>
              </w:pPrChange>
            </w:pPr>
            <w:r w:rsidRPr="003C02FF">
              <w:rPr>
                <w:color w:val="000000"/>
                <w:rPrChange w:id="32614" w:author="James Vu" w:date="2024-04-19T00:26:00Z">
                  <w:rPr>
                    <w:color w:val="000000"/>
                    <w:sz w:val="26"/>
                    <w:szCs w:val="26"/>
                  </w:rPr>
                </w:rPrChange>
              </w:rPr>
              <w:t>Cài đặt thiết bị chuyên dụng khác (Bộ lưu điện)</w:t>
            </w:r>
          </w:p>
        </w:tc>
        <w:tc>
          <w:tcPr>
            <w:tcW w:w="439" w:type="pct"/>
            <w:shd w:val="clear" w:color="auto" w:fill="auto"/>
            <w:vAlign w:val="center"/>
            <w:hideMark/>
            <w:tcPrChange w:id="3261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DD74A50" w14:textId="77777777" w:rsidR="00093102" w:rsidRPr="003C02FF" w:rsidRDefault="00093102">
            <w:pPr>
              <w:widowControl w:val="0"/>
              <w:spacing w:before="120" w:after="120"/>
              <w:jc w:val="both"/>
              <w:rPr>
                <w:color w:val="000000"/>
                <w:rPrChange w:id="32616" w:author="James Vu" w:date="2024-04-19T00:26:00Z">
                  <w:rPr>
                    <w:color w:val="000000"/>
                    <w:sz w:val="26"/>
                    <w:szCs w:val="26"/>
                  </w:rPr>
                </w:rPrChange>
              </w:rPr>
              <w:pPrChange w:id="32617" w:author="James Vu" w:date="2024-04-18T22:33:00Z">
                <w:pPr>
                  <w:widowControl w:val="0"/>
                  <w:spacing w:before="120" w:after="120"/>
                  <w:jc w:val="center"/>
                </w:pPr>
              </w:pPrChange>
            </w:pPr>
            <w:r w:rsidRPr="003C02FF">
              <w:rPr>
                <w:color w:val="000000"/>
                <w:rPrChange w:id="32618" w:author="James Vu" w:date="2024-04-19T00:26:00Z">
                  <w:rPr>
                    <w:color w:val="000000"/>
                    <w:sz w:val="26"/>
                    <w:szCs w:val="26"/>
                  </w:rPr>
                </w:rPrChange>
              </w:rPr>
              <w:t>1 thiết bị</w:t>
            </w:r>
          </w:p>
        </w:tc>
        <w:tc>
          <w:tcPr>
            <w:tcW w:w="502" w:type="pct"/>
            <w:shd w:val="clear" w:color="auto" w:fill="auto"/>
            <w:vAlign w:val="center"/>
            <w:hideMark/>
            <w:tcPrChange w:id="3261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374AAAE4" w14:textId="77777777" w:rsidR="00093102" w:rsidRPr="003C02FF" w:rsidRDefault="00093102">
            <w:pPr>
              <w:widowControl w:val="0"/>
              <w:spacing w:before="120" w:after="120"/>
              <w:jc w:val="both"/>
              <w:rPr>
                <w:color w:val="000000"/>
                <w:rPrChange w:id="32620" w:author="James Vu" w:date="2024-04-19T00:26:00Z">
                  <w:rPr>
                    <w:color w:val="000000"/>
                    <w:sz w:val="26"/>
                    <w:szCs w:val="26"/>
                  </w:rPr>
                </w:rPrChange>
              </w:rPr>
              <w:pPrChange w:id="32621" w:author="James Vu" w:date="2024-04-18T22:33:00Z">
                <w:pPr>
                  <w:widowControl w:val="0"/>
                  <w:spacing w:before="120" w:after="120"/>
                  <w:jc w:val="center"/>
                </w:pPr>
              </w:pPrChange>
            </w:pPr>
            <w:r w:rsidRPr="003C02FF">
              <w:rPr>
                <w:color w:val="000000"/>
                <w:rPrChange w:id="32622" w:author="James Vu" w:date="2024-04-19T00:26:00Z">
                  <w:rPr>
                    <w:color w:val="000000"/>
                    <w:sz w:val="26"/>
                    <w:szCs w:val="26"/>
                  </w:rPr>
                </w:rPrChange>
              </w:rPr>
              <w:t>1</w:t>
            </w:r>
          </w:p>
        </w:tc>
        <w:tc>
          <w:tcPr>
            <w:tcW w:w="567" w:type="pct"/>
            <w:shd w:val="clear" w:color="auto" w:fill="auto"/>
            <w:hideMark/>
            <w:tcPrChange w:id="3262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468ABFC6" w14:textId="77777777" w:rsidR="00093102" w:rsidRPr="003C02FF" w:rsidRDefault="00093102">
            <w:pPr>
              <w:widowControl w:val="0"/>
              <w:spacing w:before="120" w:after="120"/>
              <w:jc w:val="both"/>
              <w:rPr>
                <w:color w:val="000000"/>
                <w:rPrChange w:id="32624" w:author="James Vu" w:date="2024-04-19T00:26:00Z">
                  <w:rPr>
                    <w:color w:val="000000"/>
                    <w:sz w:val="26"/>
                    <w:szCs w:val="26"/>
                  </w:rPr>
                </w:rPrChange>
              </w:rPr>
              <w:pPrChange w:id="32625" w:author="James Vu" w:date="2024-04-18T22:33:00Z">
                <w:pPr>
                  <w:widowControl w:val="0"/>
                  <w:spacing w:before="120" w:after="120"/>
                </w:pPr>
              </w:pPrChange>
            </w:pPr>
            <w:r w:rsidRPr="003C02FF">
              <w:rPr>
                <w:color w:val="000000"/>
                <w:rPrChange w:id="32626" w:author="James Vu" w:date="2024-04-19T00:26:00Z">
                  <w:rPr>
                    <w:color w:val="000000"/>
                    <w:sz w:val="26"/>
                    <w:szCs w:val="26"/>
                  </w:rPr>
                </w:rPrChange>
              </w:rPr>
              <w:t> </w:t>
            </w:r>
          </w:p>
        </w:tc>
        <w:tc>
          <w:tcPr>
            <w:tcW w:w="351" w:type="pct"/>
            <w:shd w:val="clear" w:color="auto" w:fill="auto"/>
            <w:hideMark/>
            <w:tcPrChange w:id="3262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3EBEBB1" w14:textId="77777777" w:rsidR="00093102" w:rsidRPr="003C02FF" w:rsidRDefault="00093102">
            <w:pPr>
              <w:widowControl w:val="0"/>
              <w:spacing w:before="120" w:after="120"/>
              <w:jc w:val="both"/>
              <w:rPr>
                <w:color w:val="000000"/>
                <w:rPrChange w:id="32628" w:author="James Vu" w:date="2024-04-19T00:26:00Z">
                  <w:rPr>
                    <w:color w:val="000000"/>
                    <w:sz w:val="26"/>
                    <w:szCs w:val="26"/>
                  </w:rPr>
                </w:rPrChange>
              </w:rPr>
              <w:pPrChange w:id="32629" w:author="James Vu" w:date="2024-04-18T22:33:00Z">
                <w:pPr>
                  <w:widowControl w:val="0"/>
                  <w:spacing w:before="120" w:after="120"/>
                  <w:jc w:val="center"/>
                </w:pPr>
              </w:pPrChange>
            </w:pPr>
            <w:r w:rsidRPr="003C02FF">
              <w:rPr>
                <w:color w:val="000000"/>
                <w:rPrChange w:id="32630" w:author="James Vu" w:date="2024-04-19T00:26:00Z">
                  <w:rPr>
                    <w:color w:val="000000"/>
                    <w:sz w:val="26"/>
                    <w:szCs w:val="26"/>
                  </w:rPr>
                </w:rPrChange>
              </w:rPr>
              <w:t> </w:t>
            </w:r>
          </w:p>
        </w:tc>
        <w:tc>
          <w:tcPr>
            <w:tcW w:w="632" w:type="pct"/>
            <w:shd w:val="clear" w:color="auto" w:fill="auto"/>
            <w:hideMark/>
            <w:tcPrChange w:id="3263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CBDBA32" w14:textId="77777777" w:rsidR="00093102" w:rsidRPr="003C02FF" w:rsidRDefault="00093102">
            <w:pPr>
              <w:widowControl w:val="0"/>
              <w:spacing w:before="120" w:after="120"/>
              <w:jc w:val="both"/>
              <w:rPr>
                <w:color w:val="000000"/>
                <w:rPrChange w:id="32632" w:author="James Vu" w:date="2024-04-19T00:26:00Z">
                  <w:rPr>
                    <w:color w:val="000000"/>
                    <w:sz w:val="26"/>
                    <w:szCs w:val="26"/>
                  </w:rPr>
                </w:rPrChange>
              </w:rPr>
              <w:pPrChange w:id="32633" w:author="James Vu" w:date="2024-04-18T22:33:00Z">
                <w:pPr>
                  <w:widowControl w:val="0"/>
                  <w:spacing w:before="120" w:after="120"/>
                </w:pPr>
              </w:pPrChange>
            </w:pPr>
            <w:r w:rsidRPr="003C02FF">
              <w:rPr>
                <w:color w:val="000000"/>
                <w:rPrChange w:id="32634" w:author="James Vu" w:date="2024-04-19T00:26:00Z">
                  <w:rPr>
                    <w:color w:val="000000"/>
                    <w:sz w:val="26"/>
                    <w:szCs w:val="26"/>
                  </w:rPr>
                </w:rPrChange>
              </w:rPr>
              <w:t> </w:t>
            </w:r>
          </w:p>
        </w:tc>
      </w:tr>
      <w:tr w:rsidR="00093102" w:rsidRPr="003C02FF" w14:paraId="6108EA32" w14:textId="77777777" w:rsidTr="003C02FF">
        <w:trPr>
          <w:trHeight w:val="300"/>
          <w:trPrChange w:id="32635" w:author="James Vu" w:date="2024-04-19T00:26:00Z">
            <w:trPr>
              <w:gridBefore w:val="1"/>
              <w:gridAfter w:val="0"/>
              <w:trHeight w:val="300"/>
            </w:trPr>
          </w:trPrChange>
        </w:trPr>
        <w:tc>
          <w:tcPr>
            <w:tcW w:w="254" w:type="pct"/>
            <w:shd w:val="clear" w:color="auto" w:fill="auto"/>
            <w:vAlign w:val="center"/>
            <w:hideMark/>
            <w:tcPrChange w:id="3263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EA1E75B" w14:textId="77777777" w:rsidR="00093102" w:rsidRPr="003C02FF" w:rsidRDefault="00093102">
            <w:pPr>
              <w:widowControl w:val="0"/>
              <w:spacing w:before="120" w:after="120"/>
              <w:jc w:val="both"/>
              <w:rPr>
                <w:color w:val="000000"/>
                <w:rPrChange w:id="32637" w:author="James Vu" w:date="2024-04-19T00:26:00Z">
                  <w:rPr>
                    <w:color w:val="000000"/>
                    <w:sz w:val="26"/>
                    <w:szCs w:val="26"/>
                  </w:rPr>
                </w:rPrChange>
              </w:rPr>
              <w:pPrChange w:id="32638" w:author="James Vu" w:date="2024-04-18T22:33:00Z">
                <w:pPr>
                  <w:widowControl w:val="0"/>
                  <w:spacing w:before="120" w:after="120"/>
                  <w:jc w:val="center"/>
                </w:pPr>
              </w:pPrChange>
            </w:pPr>
            <w:r w:rsidRPr="003C02FF">
              <w:rPr>
                <w:color w:val="000000"/>
                <w:rPrChange w:id="32639" w:author="James Vu" w:date="2024-04-19T00:26:00Z">
                  <w:rPr>
                    <w:color w:val="000000"/>
                    <w:sz w:val="26"/>
                    <w:szCs w:val="26"/>
                  </w:rPr>
                </w:rPrChange>
              </w:rPr>
              <w:t> </w:t>
            </w:r>
          </w:p>
        </w:tc>
        <w:tc>
          <w:tcPr>
            <w:tcW w:w="618" w:type="pct"/>
            <w:shd w:val="clear" w:color="auto" w:fill="auto"/>
            <w:vAlign w:val="center"/>
            <w:hideMark/>
            <w:tcPrChange w:id="3264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43569ED" w14:textId="77777777" w:rsidR="00093102" w:rsidRPr="003C02FF" w:rsidRDefault="00093102">
            <w:pPr>
              <w:widowControl w:val="0"/>
              <w:spacing w:before="120" w:after="120"/>
              <w:jc w:val="both"/>
              <w:rPr>
                <w:color w:val="000000"/>
                <w:rPrChange w:id="32641" w:author="James Vu" w:date="2024-04-19T00:26:00Z">
                  <w:rPr>
                    <w:color w:val="000000"/>
                    <w:sz w:val="26"/>
                    <w:szCs w:val="26"/>
                  </w:rPr>
                </w:rPrChange>
              </w:rPr>
              <w:pPrChange w:id="32642" w:author="James Vu" w:date="2024-04-18T22:33:00Z">
                <w:pPr>
                  <w:widowControl w:val="0"/>
                  <w:spacing w:before="120" w:after="120"/>
                  <w:jc w:val="center"/>
                </w:pPr>
              </w:pPrChange>
            </w:pPr>
            <w:r w:rsidRPr="003C02FF">
              <w:rPr>
                <w:color w:val="000000"/>
                <w:rPrChange w:id="32643" w:author="James Vu" w:date="2024-04-19T00:26:00Z">
                  <w:rPr>
                    <w:color w:val="000000"/>
                    <w:sz w:val="26"/>
                    <w:szCs w:val="26"/>
                  </w:rPr>
                </w:rPrChange>
              </w:rPr>
              <w:t> </w:t>
            </w:r>
          </w:p>
        </w:tc>
        <w:tc>
          <w:tcPr>
            <w:tcW w:w="1636" w:type="pct"/>
            <w:shd w:val="clear" w:color="auto" w:fill="auto"/>
            <w:hideMark/>
            <w:tcPrChange w:id="3264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02D50BD" w14:textId="77777777" w:rsidR="00093102" w:rsidRPr="003C02FF" w:rsidRDefault="00093102">
            <w:pPr>
              <w:widowControl w:val="0"/>
              <w:spacing w:before="120" w:after="120"/>
              <w:jc w:val="both"/>
              <w:rPr>
                <w:color w:val="000000"/>
                <w:rPrChange w:id="32645" w:author="James Vu" w:date="2024-04-19T00:26:00Z">
                  <w:rPr>
                    <w:color w:val="000000"/>
                    <w:sz w:val="26"/>
                    <w:szCs w:val="26"/>
                  </w:rPr>
                </w:rPrChange>
              </w:rPr>
              <w:pPrChange w:id="32646" w:author="James Vu" w:date="2024-04-18T22:33:00Z">
                <w:pPr>
                  <w:widowControl w:val="0"/>
                  <w:spacing w:before="120" w:after="120"/>
                </w:pPr>
              </w:pPrChange>
            </w:pPr>
            <w:r w:rsidRPr="003C02FF">
              <w:rPr>
                <w:color w:val="000000"/>
                <w:rPrChange w:id="32647" w:author="James Vu" w:date="2024-04-19T00:26:00Z">
                  <w:rPr>
                    <w:color w:val="000000"/>
                    <w:sz w:val="26"/>
                    <w:szCs w:val="26"/>
                  </w:rPr>
                </w:rPrChange>
              </w:rPr>
              <w:t>a) Vật liệu phụ</w:t>
            </w:r>
          </w:p>
        </w:tc>
        <w:tc>
          <w:tcPr>
            <w:tcW w:w="439" w:type="pct"/>
            <w:shd w:val="clear" w:color="auto" w:fill="auto"/>
            <w:vAlign w:val="center"/>
            <w:hideMark/>
            <w:tcPrChange w:id="3264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357F1982" w14:textId="77777777" w:rsidR="00093102" w:rsidRPr="003C02FF" w:rsidRDefault="00093102">
            <w:pPr>
              <w:widowControl w:val="0"/>
              <w:spacing w:before="120" w:after="120"/>
              <w:jc w:val="both"/>
              <w:rPr>
                <w:color w:val="000000"/>
                <w:rPrChange w:id="32649" w:author="James Vu" w:date="2024-04-19T00:26:00Z">
                  <w:rPr>
                    <w:color w:val="000000"/>
                    <w:sz w:val="26"/>
                    <w:szCs w:val="26"/>
                  </w:rPr>
                </w:rPrChange>
              </w:rPr>
              <w:pPrChange w:id="32650" w:author="James Vu" w:date="2024-04-18T22:33:00Z">
                <w:pPr>
                  <w:widowControl w:val="0"/>
                  <w:spacing w:before="120" w:after="120"/>
                  <w:jc w:val="center"/>
                </w:pPr>
              </w:pPrChange>
            </w:pPr>
            <w:r w:rsidRPr="003C02FF">
              <w:rPr>
                <w:color w:val="000000"/>
                <w:rPrChange w:id="32651" w:author="James Vu" w:date="2024-04-19T00:26:00Z">
                  <w:rPr>
                    <w:color w:val="000000"/>
                    <w:sz w:val="26"/>
                    <w:szCs w:val="26"/>
                  </w:rPr>
                </w:rPrChange>
              </w:rPr>
              <w:t> </w:t>
            </w:r>
          </w:p>
        </w:tc>
        <w:tc>
          <w:tcPr>
            <w:tcW w:w="502" w:type="pct"/>
            <w:shd w:val="clear" w:color="auto" w:fill="auto"/>
            <w:vAlign w:val="center"/>
            <w:hideMark/>
            <w:tcPrChange w:id="3265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68026891" w14:textId="77777777" w:rsidR="00093102" w:rsidRPr="003C02FF" w:rsidRDefault="00093102">
            <w:pPr>
              <w:widowControl w:val="0"/>
              <w:spacing w:before="120" w:after="120"/>
              <w:jc w:val="both"/>
              <w:rPr>
                <w:color w:val="000000"/>
                <w:rPrChange w:id="32653" w:author="James Vu" w:date="2024-04-19T00:26:00Z">
                  <w:rPr>
                    <w:color w:val="000000"/>
                    <w:sz w:val="26"/>
                    <w:szCs w:val="26"/>
                  </w:rPr>
                </w:rPrChange>
              </w:rPr>
              <w:pPrChange w:id="32654" w:author="James Vu" w:date="2024-04-18T22:33:00Z">
                <w:pPr>
                  <w:widowControl w:val="0"/>
                  <w:spacing w:before="120" w:after="120"/>
                  <w:jc w:val="center"/>
                </w:pPr>
              </w:pPrChange>
            </w:pPr>
            <w:r w:rsidRPr="003C02FF">
              <w:rPr>
                <w:color w:val="000000"/>
                <w:rPrChange w:id="32655" w:author="James Vu" w:date="2024-04-19T00:26:00Z">
                  <w:rPr>
                    <w:color w:val="000000"/>
                    <w:sz w:val="26"/>
                    <w:szCs w:val="26"/>
                  </w:rPr>
                </w:rPrChange>
              </w:rPr>
              <w:t> </w:t>
            </w:r>
          </w:p>
        </w:tc>
        <w:tc>
          <w:tcPr>
            <w:tcW w:w="567" w:type="pct"/>
            <w:shd w:val="clear" w:color="auto" w:fill="auto"/>
            <w:hideMark/>
            <w:tcPrChange w:id="3265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F72626F" w14:textId="77777777" w:rsidR="00093102" w:rsidRPr="003C02FF" w:rsidRDefault="00093102">
            <w:pPr>
              <w:widowControl w:val="0"/>
              <w:spacing w:before="120" w:after="120"/>
              <w:jc w:val="both"/>
              <w:rPr>
                <w:color w:val="000000"/>
                <w:rPrChange w:id="32657" w:author="James Vu" w:date="2024-04-19T00:26:00Z">
                  <w:rPr>
                    <w:color w:val="000000"/>
                    <w:sz w:val="26"/>
                    <w:szCs w:val="26"/>
                  </w:rPr>
                </w:rPrChange>
              </w:rPr>
              <w:pPrChange w:id="32658" w:author="James Vu" w:date="2024-04-18T22:33:00Z">
                <w:pPr>
                  <w:widowControl w:val="0"/>
                  <w:spacing w:before="120" w:after="120"/>
                </w:pPr>
              </w:pPrChange>
            </w:pPr>
            <w:r w:rsidRPr="003C02FF">
              <w:rPr>
                <w:color w:val="000000"/>
                <w:rPrChange w:id="32659" w:author="James Vu" w:date="2024-04-19T00:26:00Z">
                  <w:rPr>
                    <w:color w:val="000000"/>
                    <w:sz w:val="26"/>
                    <w:szCs w:val="26"/>
                  </w:rPr>
                </w:rPrChange>
              </w:rPr>
              <w:t> </w:t>
            </w:r>
          </w:p>
        </w:tc>
        <w:tc>
          <w:tcPr>
            <w:tcW w:w="351" w:type="pct"/>
            <w:shd w:val="clear" w:color="auto" w:fill="auto"/>
            <w:hideMark/>
            <w:tcPrChange w:id="3266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2371B69" w14:textId="77777777" w:rsidR="00093102" w:rsidRPr="003C02FF" w:rsidRDefault="00093102">
            <w:pPr>
              <w:widowControl w:val="0"/>
              <w:spacing w:before="120" w:after="120"/>
              <w:jc w:val="both"/>
              <w:rPr>
                <w:color w:val="000000"/>
                <w:rPrChange w:id="32661" w:author="James Vu" w:date="2024-04-19T00:26:00Z">
                  <w:rPr>
                    <w:color w:val="000000"/>
                    <w:sz w:val="26"/>
                    <w:szCs w:val="26"/>
                  </w:rPr>
                </w:rPrChange>
              </w:rPr>
              <w:pPrChange w:id="32662" w:author="James Vu" w:date="2024-04-18T22:33:00Z">
                <w:pPr>
                  <w:widowControl w:val="0"/>
                  <w:spacing w:before="120" w:after="120"/>
                  <w:jc w:val="center"/>
                </w:pPr>
              </w:pPrChange>
            </w:pPr>
            <w:r w:rsidRPr="003C02FF">
              <w:rPr>
                <w:color w:val="000000"/>
                <w:rPrChange w:id="32663" w:author="James Vu" w:date="2024-04-19T00:26:00Z">
                  <w:rPr>
                    <w:color w:val="000000"/>
                    <w:sz w:val="26"/>
                    <w:szCs w:val="26"/>
                  </w:rPr>
                </w:rPrChange>
              </w:rPr>
              <w:t> </w:t>
            </w:r>
          </w:p>
        </w:tc>
        <w:tc>
          <w:tcPr>
            <w:tcW w:w="632" w:type="pct"/>
            <w:shd w:val="clear" w:color="auto" w:fill="auto"/>
            <w:hideMark/>
            <w:tcPrChange w:id="3266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72351E1" w14:textId="77777777" w:rsidR="00093102" w:rsidRPr="003C02FF" w:rsidRDefault="00093102">
            <w:pPr>
              <w:widowControl w:val="0"/>
              <w:spacing w:before="120" w:after="120"/>
              <w:jc w:val="both"/>
              <w:rPr>
                <w:color w:val="000000"/>
                <w:rPrChange w:id="32665" w:author="James Vu" w:date="2024-04-19T00:26:00Z">
                  <w:rPr>
                    <w:color w:val="000000"/>
                    <w:sz w:val="26"/>
                    <w:szCs w:val="26"/>
                  </w:rPr>
                </w:rPrChange>
              </w:rPr>
              <w:pPrChange w:id="32666" w:author="James Vu" w:date="2024-04-18T22:33:00Z">
                <w:pPr>
                  <w:widowControl w:val="0"/>
                  <w:spacing w:before="120" w:after="120"/>
                </w:pPr>
              </w:pPrChange>
            </w:pPr>
            <w:r w:rsidRPr="003C02FF">
              <w:rPr>
                <w:color w:val="000000"/>
                <w:rPrChange w:id="32667" w:author="James Vu" w:date="2024-04-19T00:26:00Z">
                  <w:rPr>
                    <w:color w:val="000000"/>
                    <w:sz w:val="26"/>
                    <w:szCs w:val="26"/>
                  </w:rPr>
                </w:rPrChange>
              </w:rPr>
              <w:t xml:space="preserve">                5.570 </w:t>
            </w:r>
          </w:p>
        </w:tc>
      </w:tr>
      <w:tr w:rsidR="00093102" w:rsidRPr="003C02FF" w14:paraId="0EC3AB86" w14:textId="77777777" w:rsidTr="003C02FF">
        <w:trPr>
          <w:trHeight w:val="300"/>
          <w:trPrChange w:id="32668" w:author="James Vu" w:date="2024-04-19T00:26:00Z">
            <w:trPr>
              <w:gridBefore w:val="1"/>
              <w:gridAfter w:val="0"/>
              <w:trHeight w:val="300"/>
            </w:trPr>
          </w:trPrChange>
        </w:trPr>
        <w:tc>
          <w:tcPr>
            <w:tcW w:w="254" w:type="pct"/>
            <w:shd w:val="clear" w:color="auto" w:fill="auto"/>
            <w:vAlign w:val="center"/>
            <w:hideMark/>
            <w:tcPrChange w:id="3266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E0D689E" w14:textId="77777777" w:rsidR="00093102" w:rsidRPr="003C02FF" w:rsidRDefault="00093102">
            <w:pPr>
              <w:widowControl w:val="0"/>
              <w:spacing w:before="120" w:after="120"/>
              <w:jc w:val="both"/>
              <w:rPr>
                <w:i/>
                <w:iCs/>
                <w:color w:val="000000"/>
                <w:rPrChange w:id="32670" w:author="James Vu" w:date="2024-04-19T00:26:00Z">
                  <w:rPr>
                    <w:i/>
                    <w:iCs/>
                    <w:color w:val="000000"/>
                    <w:sz w:val="26"/>
                    <w:szCs w:val="26"/>
                  </w:rPr>
                </w:rPrChange>
              </w:rPr>
              <w:pPrChange w:id="32671" w:author="James Vu" w:date="2024-04-18T22:33:00Z">
                <w:pPr>
                  <w:widowControl w:val="0"/>
                  <w:spacing w:before="120" w:after="120"/>
                  <w:jc w:val="center"/>
                </w:pPr>
              </w:pPrChange>
            </w:pPr>
            <w:r w:rsidRPr="003C02FF">
              <w:rPr>
                <w:i/>
                <w:iCs/>
                <w:color w:val="000000"/>
                <w:rPrChange w:id="32672" w:author="James Vu" w:date="2024-04-19T00:26:00Z">
                  <w:rPr>
                    <w:i/>
                    <w:iCs/>
                    <w:color w:val="000000"/>
                    <w:sz w:val="26"/>
                    <w:szCs w:val="26"/>
                  </w:rPr>
                </w:rPrChange>
              </w:rPr>
              <w:t> </w:t>
            </w:r>
          </w:p>
        </w:tc>
        <w:tc>
          <w:tcPr>
            <w:tcW w:w="618" w:type="pct"/>
            <w:shd w:val="clear" w:color="auto" w:fill="auto"/>
            <w:vAlign w:val="center"/>
            <w:hideMark/>
            <w:tcPrChange w:id="3267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537330D1" w14:textId="77777777" w:rsidR="00093102" w:rsidRPr="003C02FF" w:rsidRDefault="00093102">
            <w:pPr>
              <w:widowControl w:val="0"/>
              <w:spacing w:before="120" w:after="120"/>
              <w:jc w:val="both"/>
              <w:rPr>
                <w:i/>
                <w:iCs/>
                <w:color w:val="000000"/>
                <w:rPrChange w:id="32674" w:author="James Vu" w:date="2024-04-19T00:26:00Z">
                  <w:rPr>
                    <w:i/>
                    <w:iCs/>
                    <w:color w:val="000000"/>
                    <w:sz w:val="26"/>
                    <w:szCs w:val="26"/>
                  </w:rPr>
                </w:rPrChange>
              </w:rPr>
              <w:pPrChange w:id="32675" w:author="James Vu" w:date="2024-04-18T22:33:00Z">
                <w:pPr>
                  <w:widowControl w:val="0"/>
                  <w:spacing w:before="120" w:after="120"/>
                  <w:jc w:val="center"/>
                </w:pPr>
              </w:pPrChange>
            </w:pPr>
            <w:r w:rsidRPr="003C02FF">
              <w:rPr>
                <w:i/>
                <w:iCs/>
                <w:color w:val="000000"/>
                <w:rPrChange w:id="32676" w:author="James Vu" w:date="2024-04-19T00:26:00Z">
                  <w:rPr>
                    <w:i/>
                    <w:iCs/>
                    <w:color w:val="000000"/>
                    <w:sz w:val="26"/>
                    <w:szCs w:val="26"/>
                  </w:rPr>
                </w:rPrChange>
              </w:rPr>
              <w:t> </w:t>
            </w:r>
          </w:p>
        </w:tc>
        <w:tc>
          <w:tcPr>
            <w:tcW w:w="1636" w:type="pct"/>
            <w:shd w:val="clear" w:color="auto" w:fill="auto"/>
            <w:hideMark/>
            <w:tcPrChange w:id="3267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5249D58" w14:textId="77777777" w:rsidR="00093102" w:rsidRPr="003C02FF" w:rsidRDefault="00093102">
            <w:pPr>
              <w:widowControl w:val="0"/>
              <w:spacing w:before="120" w:after="120"/>
              <w:jc w:val="both"/>
              <w:rPr>
                <w:i/>
                <w:iCs/>
                <w:color w:val="000000"/>
                <w:rPrChange w:id="32678" w:author="James Vu" w:date="2024-04-19T00:26:00Z">
                  <w:rPr>
                    <w:i/>
                    <w:iCs/>
                    <w:color w:val="000000"/>
                    <w:sz w:val="26"/>
                    <w:szCs w:val="26"/>
                  </w:rPr>
                </w:rPrChange>
              </w:rPr>
              <w:pPrChange w:id="32679" w:author="James Vu" w:date="2024-04-18T22:33:00Z">
                <w:pPr>
                  <w:widowControl w:val="0"/>
                  <w:spacing w:before="120" w:after="120"/>
                  <w:jc w:val="right"/>
                </w:pPr>
              </w:pPrChange>
            </w:pPr>
            <w:r w:rsidRPr="003C02FF">
              <w:rPr>
                <w:i/>
                <w:iCs/>
                <w:color w:val="000000"/>
                <w:rPrChange w:id="32680" w:author="James Vu" w:date="2024-04-19T00:26:00Z">
                  <w:rPr>
                    <w:i/>
                    <w:iCs/>
                    <w:color w:val="000000"/>
                    <w:sz w:val="26"/>
                    <w:szCs w:val="26"/>
                  </w:rPr>
                </w:rPrChange>
              </w:rPr>
              <w:t>Giấy A4</w:t>
            </w:r>
          </w:p>
        </w:tc>
        <w:tc>
          <w:tcPr>
            <w:tcW w:w="439" w:type="pct"/>
            <w:shd w:val="clear" w:color="auto" w:fill="auto"/>
            <w:vAlign w:val="center"/>
            <w:hideMark/>
            <w:tcPrChange w:id="3268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8B4DD28" w14:textId="77777777" w:rsidR="00093102" w:rsidRPr="003C02FF" w:rsidRDefault="00093102">
            <w:pPr>
              <w:widowControl w:val="0"/>
              <w:spacing w:before="120" w:after="120"/>
              <w:jc w:val="both"/>
              <w:rPr>
                <w:i/>
                <w:iCs/>
                <w:color w:val="000000"/>
                <w:rPrChange w:id="32682" w:author="James Vu" w:date="2024-04-19T00:26:00Z">
                  <w:rPr>
                    <w:i/>
                    <w:iCs/>
                    <w:color w:val="000000"/>
                    <w:sz w:val="26"/>
                    <w:szCs w:val="26"/>
                  </w:rPr>
                </w:rPrChange>
              </w:rPr>
              <w:pPrChange w:id="32683" w:author="James Vu" w:date="2024-04-18T22:33:00Z">
                <w:pPr>
                  <w:widowControl w:val="0"/>
                  <w:spacing w:before="120" w:after="120"/>
                  <w:jc w:val="center"/>
                </w:pPr>
              </w:pPrChange>
            </w:pPr>
            <w:r w:rsidRPr="003C02FF">
              <w:rPr>
                <w:i/>
                <w:iCs/>
                <w:color w:val="000000"/>
                <w:rPrChange w:id="32684" w:author="James Vu" w:date="2024-04-19T00:26:00Z">
                  <w:rPr>
                    <w:i/>
                    <w:iCs/>
                    <w:color w:val="000000"/>
                    <w:sz w:val="26"/>
                    <w:szCs w:val="26"/>
                  </w:rPr>
                </w:rPrChange>
              </w:rPr>
              <w:t>Ram</w:t>
            </w:r>
          </w:p>
        </w:tc>
        <w:tc>
          <w:tcPr>
            <w:tcW w:w="502" w:type="pct"/>
            <w:shd w:val="clear" w:color="auto" w:fill="auto"/>
            <w:vAlign w:val="center"/>
            <w:hideMark/>
            <w:tcPrChange w:id="3268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D953D77" w14:textId="77777777" w:rsidR="00093102" w:rsidRPr="003C02FF" w:rsidRDefault="00093102">
            <w:pPr>
              <w:widowControl w:val="0"/>
              <w:spacing w:before="120" w:after="120"/>
              <w:jc w:val="both"/>
              <w:rPr>
                <w:i/>
                <w:iCs/>
                <w:color w:val="000000"/>
                <w:rPrChange w:id="32686" w:author="James Vu" w:date="2024-04-19T00:26:00Z">
                  <w:rPr>
                    <w:i/>
                    <w:iCs/>
                    <w:color w:val="000000"/>
                    <w:sz w:val="26"/>
                    <w:szCs w:val="26"/>
                  </w:rPr>
                </w:rPrChange>
              </w:rPr>
              <w:pPrChange w:id="32687" w:author="James Vu" w:date="2024-04-18T22:33:00Z">
                <w:pPr>
                  <w:widowControl w:val="0"/>
                  <w:spacing w:before="120" w:after="120"/>
                  <w:jc w:val="center"/>
                </w:pPr>
              </w:pPrChange>
            </w:pPr>
            <w:r w:rsidRPr="003C02FF">
              <w:rPr>
                <w:i/>
                <w:iCs/>
                <w:color w:val="000000"/>
                <w:rPrChange w:id="32688" w:author="James Vu" w:date="2024-04-19T00:26:00Z">
                  <w:rPr>
                    <w:i/>
                    <w:iCs/>
                    <w:color w:val="000000"/>
                    <w:sz w:val="26"/>
                    <w:szCs w:val="26"/>
                  </w:rPr>
                </w:rPrChange>
              </w:rPr>
              <w:t>0,01</w:t>
            </w:r>
          </w:p>
        </w:tc>
        <w:tc>
          <w:tcPr>
            <w:tcW w:w="567" w:type="pct"/>
            <w:shd w:val="clear" w:color="auto" w:fill="auto"/>
            <w:hideMark/>
            <w:tcPrChange w:id="3268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163FAAF" w14:textId="77777777" w:rsidR="00093102" w:rsidRPr="003C02FF" w:rsidRDefault="00093102">
            <w:pPr>
              <w:widowControl w:val="0"/>
              <w:spacing w:before="120" w:after="120"/>
              <w:jc w:val="both"/>
              <w:rPr>
                <w:i/>
                <w:iCs/>
                <w:color w:val="000000"/>
                <w:rPrChange w:id="32690" w:author="James Vu" w:date="2024-04-19T00:26:00Z">
                  <w:rPr>
                    <w:i/>
                    <w:iCs/>
                    <w:color w:val="000000"/>
                    <w:sz w:val="26"/>
                    <w:szCs w:val="26"/>
                  </w:rPr>
                </w:rPrChange>
              </w:rPr>
              <w:pPrChange w:id="32691" w:author="James Vu" w:date="2024-04-18T22:33:00Z">
                <w:pPr>
                  <w:widowControl w:val="0"/>
                  <w:spacing w:before="120" w:after="120"/>
                </w:pPr>
              </w:pPrChange>
            </w:pPr>
            <w:r w:rsidRPr="003C02FF">
              <w:rPr>
                <w:i/>
                <w:iCs/>
                <w:color w:val="000000"/>
                <w:rPrChange w:id="32692" w:author="James Vu" w:date="2024-04-19T00:26:00Z">
                  <w:rPr>
                    <w:i/>
                    <w:iCs/>
                    <w:color w:val="000000"/>
                    <w:sz w:val="26"/>
                    <w:szCs w:val="26"/>
                  </w:rPr>
                </w:rPrChange>
              </w:rPr>
              <w:t xml:space="preserve">         57.000 </w:t>
            </w:r>
          </w:p>
        </w:tc>
        <w:tc>
          <w:tcPr>
            <w:tcW w:w="351" w:type="pct"/>
            <w:shd w:val="clear" w:color="auto" w:fill="auto"/>
            <w:hideMark/>
            <w:tcPrChange w:id="3269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3950089" w14:textId="77777777" w:rsidR="00093102" w:rsidRPr="003C02FF" w:rsidRDefault="00093102">
            <w:pPr>
              <w:widowControl w:val="0"/>
              <w:spacing w:before="120" w:after="120"/>
              <w:jc w:val="both"/>
              <w:rPr>
                <w:i/>
                <w:iCs/>
                <w:color w:val="000000"/>
                <w:rPrChange w:id="32694" w:author="James Vu" w:date="2024-04-19T00:26:00Z">
                  <w:rPr>
                    <w:i/>
                    <w:iCs/>
                    <w:color w:val="000000"/>
                    <w:sz w:val="26"/>
                    <w:szCs w:val="26"/>
                  </w:rPr>
                </w:rPrChange>
              </w:rPr>
              <w:pPrChange w:id="32695" w:author="James Vu" w:date="2024-04-18T22:33:00Z">
                <w:pPr>
                  <w:widowControl w:val="0"/>
                  <w:spacing w:before="120" w:after="120"/>
                  <w:jc w:val="center"/>
                </w:pPr>
              </w:pPrChange>
            </w:pPr>
            <w:r w:rsidRPr="003C02FF">
              <w:rPr>
                <w:i/>
                <w:iCs/>
                <w:color w:val="000000"/>
                <w:rPrChange w:id="32696" w:author="James Vu" w:date="2024-04-19T00:26:00Z">
                  <w:rPr>
                    <w:i/>
                    <w:iCs/>
                    <w:color w:val="000000"/>
                    <w:sz w:val="26"/>
                    <w:szCs w:val="26"/>
                  </w:rPr>
                </w:rPrChange>
              </w:rPr>
              <w:t>1</w:t>
            </w:r>
          </w:p>
        </w:tc>
        <w:tc>
          <w:tcPr>
            <w:tcW w:w="632" w:type="pct"/>
            <w:shd w:val="clear" w:color="auto" w:fill="auto"/>
            <w:hideMark/>
            <w:tcPrChange w:id="3269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642765E" w14:textId="77777777" w:rsidR="00093102" w:rsidRPr="003C02FF" w:rsidRDefault="00093102">
            <w:pPr>
              <w:widowControl w:val="0"/>
              <w:spacing w:before="120" w:after="120"/>
              <w:jc w:val="both"/>
              <w:rPr>
                <w:i/>
                <w:iCs/>
                <w:color w:val="000000"/>
                <w:rPrChange w:id="32698" w:author="James Vu" w:date="2024-04-19T00:26:00Z">
                  <w:rPr>
                    <w:i/>
                    <w:iCs/>
                    <w:color w:val="000000"/>
                    <w:sz w:val="26"/>
                    <w:szCs w:val="26"/>
                  </w:rPr>
                </w:rPrChange>
              </w:rPr>
              <w:pPrChange w:id="32699" w:author="James Vu" w:date="2024-04-18T22:33:00Z">
                <w:pPr>
                  <w:widowControl w:val="0"/>
                  <w:spacing w:before="120" w:after="120"/>
                </w:pPr>
              </w:pPrChange>
            </w:pPr>
            <w:r w:rsidRPr="003C02FF">
              <w:rPr>
                <w:i/>
                <w:iCs/>
                <w:color w:val="000000"/>
                <w:rPrChange w:id="32700" w:author="James Vu" w:date="2024-04-19T00:26:00Z">
                  <w:rPr>
                    <w:i/>
                    <w:iCs/>
                    <w:color w:val="000000"/>
                    <w:sz w:val="26"/>
                    <w:szCs w:val="26"/>
                  </w:rPr>
                </w:rPrChange>
              </w:rPr>
              <w:t xml:space="preserve">                 570 </w:t>
            </w:r>
          </w:p>
        </w:tc>
      </w:tr>
      <w:tr w:rsidR="00093102" w:rsidRPr="003C02FF" w14:paraId="2224B2F5" w14:textId="77777777" w:rsidTr="003C02FF">
        <w:trPr>
          <w:trHeight w:val="300"/>
          <w:trPrChange w:id="32701" w:author="James Vu" w:date="2024-04-19T00:26:00Z">
            <w:trPr>
              <w:gridBefore w:val="1"/>
              <w:gridAfter w:val="0"/>
              <w:trHeight w:val="300"/>
            </w:trPr>
          </w:trPrChange>
        </w:trPr>
        <w:tc>
          <w:tcPr>
            <w:tcW w:w="254" w:type="pct"/>
            <w:shd w:val="clear" w:color="auto" w:fill="auto"/>
            <w:vAlign w:val="center"/>
            <w:hideMark/>
            <w:tcPrChange w:id="3270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397F013" w14:textId="77777777" w:rsidR="00093102" w:rsidRPr="003C02FF" w:rsidRDefault="00093102">
            <w:pPr>
              <w:widowControl w:val="0"/>
              <w:spacing w:before="120" w:after="120"/>
              <w:jc w:val="both"/>
              <w:rPr>
                <w:i/>
                <w:iCs/>
                <w:color w:val="000000"/>
                <w:rPrChange w:id="32703" w:author="James Vu" w:date="2024-04-19T00:26:00Z">
                  <w:rPr>
                    <w:i/>
                    <w:iCs/>
                    <w:color w:val="000000"/>
                    <w:sz w:val="26"/>
                    <w:szCs w:val="26"/>
                  </w:rPr>
                </w:rPrChange>
              </w:rPr>
              <w:pPrChange w:id="32704" w:author="James Vu" w:date="2024-04-18T22:33:00Z">
                <w:pPr>
                  <w:widowControl w:val="0"/>
                  <w:spacing w:before="120" w:after="120"/>
                  <w:jc w:val="center"/>
                </w:pPr>
              </w:pPrChange>
            </w:pPr>
            <w:r w:rsidRPr="003C02FF">
              <w:rPr>
                <w:i/>
                <w:iCs/>
                <w:color w:val="000000"/>
                <w:rPrChange w:id="32705" w:author="James Vu" w:date="2024-04-19T00:26:00Z">
                  <w:rPr>
                    <w:i/>
                    <w:iCs/>
                    <w:color w:val="000000"/>
                    <w:sz w:val="26"/>
                    <w:szCs w:val="26"/>
                  </w:rPr>
                </w:rPrChange>
              </w:rPr>
              <w:t> </w:t>
            </w:r>
          </w:p>
        </w:tc>
        <w:tc>
          <w:tcPr>
            <w:tcW w:w="618" w:type="pct"/>
            <w:shd w:val="clear" w:color="auto" w:fill="auto"/>
            <w:vAlign w:val="center"/>
            <w:hideMark/>
            <w:tcPrChange w:id="3270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76E1CBCF" w14:textId="77777777" w:rsidR="00093102" w:rsidRPr="003C02FF" w:rsidRDefault="00093102">
            <w:pPr>
              <w:widowControl w:val="0"/>
              <w:spacing w:before="120" w:after="120"/>
              <w:jc w:val="both"/>
              <w:rPr>
                <w:i/>
                <w:iCs/>
                <w:color w:val="000000"/>
                <w:rPrChange w:id="32707" w:author="James Vu" w:date="2024-04-19T00:26:00Z">
                  <w:rPr>
                    <w:i/>
                    <w:iCs/>
                    <w:color w:val="000000"/>
                    <w:sz w:val="26"/>
                    <w:szCs w:val="26"/>
                  </w:rPr>
                </w:rPrChange>
              </w:rPr>
              <w:pPrChange w:id="32708" w:author="James Vu" w:date="2024-04-18T22:33:00Z">
                <w:pPr>
                  <w:widowControl w:val="0"/>
                  <w:spacing w:before="120" w:after="120"/>
                  <w:jc w:val="center"/>
                </w:pPr>
              </w:pPrChange>
            </w:pPr>
            <w:r w:rsidRPr="003C02FF">
              <w:rPr>
                <w:i/>
                <w:iCs/>
                <w:color w:val="000000"/>
                <w:rPrChange w:id="32709" w:author="James Vu" w:date="2024-04-19T00:26:00Z">
                  <w:rPr>
                    <w:i/>
                    <w:iCs/>
                    <w:color w:val="000000"/>
                    <w:sz w:val="26"/>
                    <w:szCs w:val="26"/>
                  </w:rPr>
                </w:rPrChange>
              </w:rPr>
              <w:t> </w:t>
            </w:r>
          </w:p>
        </w:tc>
        <w:tc>
          <w:tcPr>
            <w:tcW w:w="1636" w:type="pct"/>
            <w:shd w:val="clear" w:color="auto" w:fill="auto"/>
            <w:hideMark/>
            <w:tcPrChange w:id="3271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F54CC45" w14:textId="77777777" w:rsidR="00093102" w:rsidRPr="003C02FF" w:rsidRDefault="00093102">
            <w:pPr>
              <w:widowControl w:val="0"/>
              <w:spacing w:before="120" w:after="120"/>
              <w:jc w:val="both"/>
              <w:rPr>
                <w:i/>
                <w:iCs/>
                <w:color w:val="000000"/>
                <w:rPrChange w:id="32711" w:author="James Vu" w:date="2024-04-19T00:26:00Z">
                  <w:rPr>
                    <w:i/>
                    <w:iCs/>
                    <w:color w:val="000000"/>
                    <w:sz w:val="26"/>
                    <w:szCs w:val="26"/>
                  </w:rPr>
                </w:rPrChange>
              </w:rPr>
              <w:pPrChange w:id="32712" w:author="James Vu" w:date="2024-04-18T22:33:00Z">
                <w:pPr>
                  <w:widowControl w:val="0"/>
                  <w:spacing w:before="120" w:after="120"/>
                  <w:jc w:val="right"/>
                </w:pPr>
              </w:pPrChange>
            </w:pPr>
            <w:r w:rsidRPr="003C02FF">
              <w:rPr>
                <w:i/>
                <w:iCs/>
                <w:color w:val="000000"/>
                <w:rPrChange w:id="32713" w:author="James Vu" w:date="2024-04-19T00:26:00Z">
                  <w:rPr>
                    <w:i/>
                    <w:iCs/>
                    <w:color w:val="000000"/>
                    <w:sz w:val="26"/>
                    <w:szCs w:val="26"/>
                  </w:rPr>
                </w:rPrChange>
              </w:rPr>
              <w:t>Lạt nhựa 5x200mm</w:t>
            </w:r>
          </w:p>
        </w:tc>
        <w:tc>
          <w:tcPr>
            <w:tcW w:w="439" w:type="pct"/>
            <w:shd w:val="clear" w:color="auto" w:fill="auto"/>
            <w:vAlign w:val="center"/>
            <w:hideMark/>
            <w:tcPrChange w:id="3271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32D4784" w14:textId="77777777" w:rsidR="00093102" w:rsidRPr="003C02FF" w:rsidRDefault="00093102">
            <w:pPr>
              <w:widowControl w:val="0"/>
              <w:spacing w:before="120" w:after="120"/>
              <w:jc w:val="both"/>
              <w:rPr>
                <w:i/>
                <w:iCs/>
                <w:color w:val="000000"/>
                <w:rPrChange w:id="32715" w:author="James Vu" w:date="2024-04-19T00:26:00Z">
                  <w:rPr>
                    <w:i/>
                    <w:iCs/>
                    <w:color w:val="000000"/>
                    <w:sz w:val="26"/>
                    <w:szCs w:val="26"/>
                  </w:rPr>
                </w:rPrChange>
              </w:rPr>
              <w:pPrChange w:id="32716" w:author="James Vu" w:date="2024-04-18T22:33:00Z">
                <w:pPr>
                  <w:widowControl w:val="0"/>
                  <w:spacing w:before="120" w:after="120"/>
                  <w:jc w:val="center"/>
                </w:pPr>
              </w:pPrChange>
            </w:pPr>
            <w:r w:rsidRPr="003C02FF">
              <w:rPr>
                <w:i/>
                <w:iCs/>
                <w:color w:val="000000"/>
                <w:rPrChange w:id="32717" w:author="James Vu" w:date="2024-04-19T00:26:00Z">
                  <w:rPr>
                    <w:i/>
                    <w:iCs/>
                    <w:color w:val="000000"/>
                    <w:sz w:val="26"/>
                    <w:szCs w:val="26"/>
                  </w:rPr>
                </w:rPrChange>
              </w:rPr>
              <w:t>Cái</w:t>
            </w:r>
          </w:p>
        </w:tc>
        <w:tc>
          <w:tcPr>
            <w:tcW w:w="502" w:type="pct"/>
            <w:shd w:val="clear" w:color="auto" w:fill="auto"/>
            <w:vAlign w:val="center"/>
            <w:hideMark/>
            <w:tcPrChange w:id="3271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B1D3B43" w14:textId="77777777" w:rsidR="00093102" w:rsidRPr="003C02FF" w:rsidRDefault="00093102">
            <w:pPr>
              <w:widowControl w:val="0"/>
              <w:spacing w:before="120" w:after="120"/>
              <w:jc w:val="both"/>
              <w:rPr>
                <w:i/>
                <w:iCs/>
                <w:color w:val="000000"/>
                <w:rPrChange w:id="32719" w:author="James Vu" w:date="2024-04-19T00:26:00Z">
                  <w:rPr>
                    <w:i/>
                    <w:iCs/>
                    <w:color w:val="000000"/>
                    <w:sz w:val="26"/>
                    <w:szCs w:val="26"/>
                  </w:rPr>
                </w:rPrChange>
              </w:rPr>
              <w:pPrChange w:id="32720" w:author="James Vu" w:date="2024-04-18T22:33:00Z">
                <w:pPr>
                  <w:widowControl w:val="0"/>
                  <w:spacing w:before="120" w:after="120"/>
                  <w:jc w:val="center"/>
                </w:pPr>
              </w:pPrChange>
            </w:pPr>
            <w:r w:rsidRPr="003C02FF">
              <w:rPr>
                <w:i/>
                <w:iCs/>
                <w:color w:val="000000"/>
                <w:rPrChange w:id="32721" w:author="James Vu" w:date="2024-04-19T00:26:00Z">
                  <w:rPr>
                    <w:i/>
                    <w:iCs/>
                    <w:color w:val="000000"/>
                    <w:sz w:val="26"/>
                    <w:szCs w:val="26"/>
                  </w:rPr>
                </w:rPrChange>
              </w:rPr>
              <w:t>10</w:t>
            </w:r>
          </w:p>
        </w:tc>
        <w:tc>
          <w:tcPr>
            <w:tcW w:w="567" w:type="pct"/>
            <w:shd w:val="clear" w:color="auto" w:fill="auto"/>
            <w:hideMark/>
            <w:tcPrChange w:id="3272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B776EE8" w14:textId="77777777" w:rsidR="00093102" w:rsidRPr="003C02FF" w:rsidRDefault="00093102">
            <w:pPr>
              <w:widowControl w:val="0"/>
              <w:spacing w:before="120" w:after="120"/>
              <w:jc w:val="both"/>
              <w:rPr>
                <w:i/>
                <w:iCs/>
                <w:color w:val="000000"/>
                <w:rPrChange w:id="32723" w:author="James Vu" w:date="2024-04-19T00:26:00Z">
                  <w:rPr>
                    <w:i/>
                    <w:iCs/>
                    <w:color w:val="000000"/>
                    <w:sz w:val="26"/>
                    <w:szCs w:val="26"/>
                  </w:rPr>
                </w:rPrChange>
              </w:rPr>
              <w:pPrChange w:id="32724" w:author="James Vu" w:date="2024-04-18T22:33:00Z">
                <w:pPr>
                  <w:widowControl w:val="0"/>
                  <w:spacing w:before="120" w:after="120"/>
                </w:pPr>
              </w:pPrChange>
            </w:pPr>
            <w:r w:rsidRPr="003C02FF">
              <w:rPr>
                <w:i/>
                <w:iCs/>
                <w:color w:val="000000"/>
                <w:rPrChange w:id="32725" w:author="James Vu" w:date="2024-04-19T00:26:00Z">
                  <w:rPr>
                    <w:i/>
                    <w:iCs/>
                    <w:color w:val="000000"/>
                    <w:sz w:val="26"/>
                    <w:szCs w:val="26"/>
                  </w:rPr>
                </w:rPrChange>
              </w:rPr>
              <w:t xml:space="preserve">              500 </w:t>
            </w:r>
          </w:p>
        </w:tc>
        <w:tc>
          <w:tcPr>
            <w:tcW w:w="351" w:type="pct"/>
            <w:shd w:val="clear" w:color="auto" w:fill="auto"/>
            <w:hideMark/>
            <w:tcPrChange w:id="3272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FE6848A" w14:textId="77777777" w:rsidR="00093102" w:rsidRPr="003C02FF" w:rsidRDefault="00093102">
            <w:pPr>
              <w:widowControl w:val="0"/>
              <w:spacing w:before="120" w:after="120"/>
              <w:jc w:val="both"/>
              <w:rPr>
                <w:i/>
                <w:iCs/>
                <w:color w:val="000000"/>
                <w:rPrChange w:id="32727" w:author="James Vu" w:date="2024-04-19T00:26:00Z">
                  <w:rPr>
                    <w:i/>
                    <w:iCs/>
                    <w:color w:val="000000"/>
                    <w:sz w:val="26"/>
                    <w:szCs w:val="26"/>
                  </w:rPr>
                </w:rPrChange>
              </w:rPr>
              <w:pPrChange w:id="32728" w:author="James Vu" w:date="2024-04-18T22:33:00Z">
                <w:pPr>
                  <w:widowControl w:val="0"/>
                  <w:spacing w:before="120" w:after="120"/>
                  <w:jc w:val="center"/>
                </w:pPr>
              </w:pPrChange>
            </w:pPr>
            <w:r w:rsidRPr="003C02FF">
              <w:rPr>
                <w:i/>
                <w:iCs/>
                <w:color w:val="000000"/>
                <w:rPrChange w:id="32729" w:author="James Vu" w:date="2024-04-19T00:26:00Z">
                  <w:rPr>
                    <w:i/>
                    <w:iCs/>
                    <w:color w:val="000000"/>
                    <w:sz w:val="26"/>
                    <w:szCs w:val="26"/>
                  </w:rPr>
                </w:rPrChange>
              </w:rPr>
              <w:t>1</w:t>
            </w:r>
          </w:p>
        </w:tc>
        <w:tc>
          <w:tcPr>
            <w:tcW w:w="632" w:type="pct"/>
            <w:shd w:val="clear" w:color="auto" w:fill="auto"/>
            <w:hideMark/>
            <w:tcPrChange w:id="3273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97755D5" w14:textId="77777777" w:rsidR="00093102" w:rsidRPr="003C02FF" w:rsidRDefault="00093102">
            <w:pPr>
              <w:widowControl w:val="0"/>
              <w:spacing w:before="120" w:after="120"/>
              <w:jc w:val="both"/>
              <w:rPr>
                <w:i/>
                <w:iCs/>
                <w:color w:val="000000"/>
                <w:rPrChange w:id="32731" w:author="James Vu" w:date="2024-04-19T00:26:00Z">
                  <w:rPr>
                    <w:i/>
                    <w:iCs/>
                    <w:color w:val="000000"/>
                    <w:sz w:val="26"/>
                    <w:szCs w:val="26"/>
                  </w:rPr>
                </w:rPrChange>
              </w:rPr>
              <w:pPrChange w:id="32732" w:author="James Vu" w:date="2024-04-18T22:33:00Z">
                <w:pPr>
                  <w:widowControl w:val="0"/>
                  <w:spacing w:before="120" w:after="120"/>
                </w:pPr>
              </w:pPrChange>
            </w:pPr>
            <w:r w:rsidRPr="003C02FF">
              <w:rPr>
                <w:i/>
                <w:iCs/>
                <w:color w:val="000000"/>
                <w:rPrChange w:id="32733" w:author="James Vu" w:date="2024-04-19T00:26:00Z">
                  <w:rPr>
                    <w:i/>
                    <w:iCs/>
                    <w:color w:val="000000"/>
                    <w:sz w:val="26"/>
                    <w:szCs w:val="26"/>
                  </w:rPr>
                </w:rPrChange>
              </w:rPr>
              <w:t xml:space="preserve">              5.000 </w:t>
            </w:r>
          </w:p>
        </w:tc>
      </w:tr>
      <w:tr w:rsidR="00093102" w:rsidRPr="003C02FF" w14:paraId="3B690CBC" w14:textId="77777777" w:rsidTr="003C02FF">
        <w:trPr>
          <w:trHeight w:val="300"/>
          <w:trPrChange w:id="32734" w:author="James Vu" w:date="2024-04-19T00:26:00Z">
            <w:trPr>
              <w:gridBefore w:val="1"/>
              <w:gridAfter w:val="0"/>
              <w:trHeight w:val="300"/>
            </w:trPr>
          </w:trPrChange>
        </w:trPr>
        <w:tc>
          <w:tcPr>
            <w:tcW w:w="254" w:type="pct"/>
            <w:shd w:val="clear" w:color="auto" w:fill="auto"/>
            <w:vAlign w:val="center"/>
            <w:hideMark/>
            <w:tcPrChange w:id="3273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4F22E07" w14:textId="77777777" w:rsidR="00093102" w:rsidRPr="003C02FF" w:rsidRDefault="00093102">
            <w:pPr>
              <w:widowControl w:val="0"/>
              <w:spacing w:before="120" w:after="120"/>
              <w:jc w:val="both"/>
              <w:rPr>
                <w:color w:val="000000"/>
                <w:rPrChange w:id="32736" w:author="James Vu" w:date="2024-04-19T00:26:00Z">
                  <w:rPr>
                    <w:color w:val="000000"/>
                    <w:sz w:val="26"/>
                    <w:szCs w:val="26"/>
                  </w:rPr>
                </w:rPrChange>
              </w:rPr>
              <w:pPrChange w:id="32737" w:author="James Vu" w:date="2024-04-18T22:33:00Z">
                <w:pPr>
                  <w:widowControl w:val="0"/>
                  <w:spacing w:before="120" w:after="120"/>
                  <w:jc w:val="center"/>
                </w:pPr>
              </w:pPrChange>
            </w:pPr>
            <w:r w:rsidRPr="003C02FF">
              <w:rPr>
                <w:color w:val="000000"/>
                <w:rPrChange w:id="32738" w:author="James Vu" w:date="2024-04-19T00:26:00Z">
                  <w:rPr>
                    <w:color w:val="000000"/>
                    <w:sz w:val="26"/>
                    <w:szCs w:val="26"/>
                  </w:rPr>
                </w:rPrChange>
              </w:rPr>
              <w:t> </w:t>
            </w:r>
          </w:p>
        </w:tc>
        <w:tc>
          <w:tcPr>
            <w:tcW w:w="618" w:type="pct"/>
            <w:shd w:val="clear" w:color="auto" w:fill="auto"/>
            <w:vAlign w:val="center"/>
            <w:hideMark/>
            <w:tcPrChange w:id="3273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9DCB842" w14:textId="77777777" w:rsidR="00093102" w:rsidRPr="003C02FF" w:rsidRDefault="00093102">
            <w:pPr>
              <w:widowControl w:val="0"/>
              <w:spacing w:before="120" w:after="120"/>
              <w:jc w:val="both"/>
              <w:rPr>
                <w:color w:val="000000"/>
                <w:rPrChange w:id="32740" w:author="James Vu" w:date="2024-04-19T00:26:00Z">
                  <w:rPr>
                    <w:color w:val="000000"/>
                    <w:sz w:val="26"/>
                    <w:szCs w:val="26"/>
                  </w:rPr>
                </w:rPrChange>
              </w:rPr>
              <w:pPrChange w:id="32741" w:author="James Vu" w:date="2024-04-18T22:33:00Z">
                <w:pPr>
                  <w:widowControl w:val="0"/>
                  <w:spacing w:before="120" w:after="120"/>
                  <w:jc w:val="center"/>
                </w:pPr>
              </w:pPrChange>
            </w:pPr>
            <w:r w:rsidRPr="003C02FF">
              <w:rPr>
                <w:color w:val="000000"/>
                <w:rPrChange w:id="32742" w:author="James Vu" w:date="2024-04-19T00:26:00Z">
                  <w:rPr>
                    <w:color w:val="000000"/>
                    <w:sz w:val="26"/>
                    <w:szCs w:val="26"/>
                  </w:rPr>
                </w:rPrChange>
              </w:rPr>
              <w:t> </w:t>
            </w:r>
          </w:p>
        </w:tc>
        <w:tc>
          <w:tcPr>
            <w:tcW w:w="1636" w:type="pct"/>
            <w:shd w:val="clear" w:color="auto" w:fill="auto"/>
            <w:hideMark/>
            <w:tcPrChange w:id="3274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73957D3C" w14:textId="77777777" w:rsidR="00093102" w:rsidRPr="003C02FF" w:rsidRDefault="00093102">
            <w:pPr>
              <w:widowControl w:val="0"/>
              <w:spacing w:before="120" w:after="120"/>
              <w:jc w:val="both"/>
              <w:rPr>
                <w:color w:val="000000"/>
                <w:rPrChange w:id="32744" w:author="James Vu" w:date="2024-04-19T00:26:00Z">
                  <w:rPr>
                    <w:color w:val="000000"/>
                    <w:sz w:val="26"/>
                    <w:szCs w:val="26"/>
                  </w:rPr>
                </w:rPrChange>
              </w:rPr>
              <w:pPrChange w:id="32745" w:author="James Vu" w:date="2024-04-18T22:33:00Z">
                <w:pPr>
                  <w:widowControl w:val="0"/>
                  <w:spacing w:before="120" w:after="120"/>
                </w:pPr>
              </w:pPrChange>
            </w:pPr>
            <w:r w:rsidRPr="003C02FF">
              <w:rPr>
                <w:color w:val="000000"/>
                <w:rPrChange w:id="32746" w:author="James Vu" w:date="2024-04-19T00:26:00Z">
                  <w:rPr>
                    <w:color w:val="000000"/>
                    <w:sz w:val="26"/>
                    <w:szCs w:val="26"/>
                  </w:rPr>
                </w:rPrChange>
              </w:rPr>
              <w:t>b) Nhân công</w:t>
            </w:r>
          </w:p>
        </w:tc>
        <w:tc>
          <w:tcPr>
            <w:tcW w:w="439" w:type="pct"/>
            <w:shd w:val="clear" w:color="auto" w:fill="auto"/>
            <w:vAlign w:val="center"/>
            <w:hideMark/>
            <w:tcPrChange w:id="3274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8F26F04" w14:textId="77777777" w:rsidR="00093102" w:rsidRPr="003C02FF" w:rsidRDefault="00093102">
            <w:pPr>
              <w:widowControl w:val="0"/>
              <w:spacing w:before="120" w:after="120"/>
              <w:jc w:val="both"/>
              <w:rPr>
                <w:color w:val="000000"/>
                <w:rPrChange w:id="32748" w:author="James Vu" w:date="2024-04-19T00:26:00Z">
                  <w:rPr>
                    <w:color w:val="000000"/>
                    <w:sz w:val="26"/>
                    <w:szCs w:val="26"/>
                  </w:rPr>
                </w:rPrChange>
              </w:rPr>
              <w:pPrChange w:id="32749" w:author="James Vu" w:date="2024-04-18T22:33:00Z">
                <w:pPr>
                  <w:widowControl w:val="0"/>
                  <w:spacing w:before="120" w:after="120"/>
                  <w:jc w:val="center"/>
                </w:pPr>
              </w:pPrChange>
            </w:pPr>
            <w:r w:rsidRPr="003C02FF">
              <w:rPr>
                <w:color w:val="000000"/>
                <w:rPrChange w:id="32750" w:author="James Vu" w:date="2024-04-19T00:26:00Z">
                  <w:rPr>
                    <w:color w:val="000000"/>
                    <w:sz w:val="26"/>
                    <w:szCs w:val="26"/>
                  </w:rPr>
                </w:rPrChange>
              </w:rPr>
              <w:t> </w:t>
            </w:r>
          </w:p>
        </w:tc>
        <w:tc>
          <w:tcPr>
            <w:tcW w:w="502" w:type="pct"/>
            <w:shd w:val="clear" w:color="auto" w:fill="auto"/>
            <w:vAlign w:val="center"/>
            <w:hideMark/>
            <w:tcPrChange w:id="3275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799CEFD" w14:textId="77777777" w:rsidR="00093102" w:rsidRPr="003C02FF" w:rsidRDefault="00093102">
            <w:pPr>
              <w:widowControl w:val="0"/>
              <w:spacing w:before="120" w:after="120"/>
              <w:jc w:val="both"/>
              <w:rPr>
                <w:color w:val="000000"/>
                <w:rPrChange w:id="32752" w:author="James Vu" w:date="2024-04-19T00:26:00Z">
                  <w:rPr>
                    <w:color w:val="000000"/>
                    <w:sz w:val="26"/>
                    <w:szCs w:val="26"/>
                  </w:rPr>
                </w:rPrChange>
              </w:rPr>
              <w:pPrChange w:id="32753" w:author="James Vu" w:date="2024-04-18T22:33:00Z">
                <w:pPr>
                  <w:widowControl w:val="0"/>
                  <w:spacing w:before="120" w:after="120"/>
                  <w:jc w:val="center"/>
                </w:pPr>
              </w:pPrChange>
            </w:pPr>
            <w:r w:rsidRPr="003C02FF">
              <w:rPr>
                <w:color w:val="000000"/>
                <w:rPrChange w:id="32754" w:author="James Vu" w:date="2024-04-19T00:26:00Z">
                  <w:rPr>
                    <w:color w:val="000000"/>
                    <w:sz w:val="26"/>
                    <w:szCs w:val="26"/>
                  </w:rPr>
                </w:rPrChange>
              </w:rPr>
              <w:t> </w:t>
            </w:r>
          </w:p>
        </w:tc>
        <w:tc>
          <w:tcPr>
            <w:tcW w:w="567" w:type="pct"/>
            <w:shd w:val="clear" w:color="auto" w:fill="auto"/>
            <w:hideMark/>
            <w:tcPrChange w:id="3275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2A66DEC" w14:textId="77777777" w:rsidR="00093102" w:rsidRPr="003C02FF" w:rsidRDefault="00093102">
            <w:pPr>
              <w:widowControl w:val="0"/>
              <w:spacing w:before="120" w:after="120"/>
              <w:jc w:val="both"/>
              <w:rPr>
                <w:color w:val="000000"/>
                <w:rPrChange w:id="32756" w:author="James Vu" w:date="2024-04-19T00:26:00Z">
                  <w:rPr>
                    <w:color w:val="000000"/>
                    <w:sz w:val="26"/>
                    <w:szCs w:val="26"/>
                  </w:rPr>
                </w:rPrChange>
              </w:rPr>
              <w:pPrChange w:id="32757" w:author="James Vu" w:date="2024-04-18T22:33:00Z">
                <w:pPr>
                  <w:widowControl w:val="0"/>
                  <w:spacing w:before="120" w:after="120"/>
                </w:pPr>
              </w:pPrChange>
            </w:pPr>
            <w:r w:rsidRPr="003C02FF">
              <w:rPr>
                <w:color w:val="000000"/>
                <w:rPrChange w:id="32758" w:author="James Vu" w:date="2024-04-19T00:26:00Z">
                  <w:rPr>
                    <w:color w:val="000000"/>
                    <w:sz w:val="26"/>
                    <w:szCs w:val="26"/>
                  </w:rPr>
                </w:rPrChange>
              </w:rPr>
              <w:t> </w:t>
            </w:r>
          </w:p>
        </w:tc>
        <w:tc>
          <w:tcPr>
            <w:tcW w:w="351" w:type="pct"/>
            <w:shd w:val="clear" w:color="auto" w:fill="auto"/>
            <w:hideMark/>
            <w:tcPrChange w:id="3275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45D39814" w14:textId="77777777" w:rsidR="00093102" w:rsidRPr="003C02FF" w:rsidRDefault="00093102">
            <w:pPr>
              <w:widowControl w:val="0"/>
              <w:spacing w:before="120" w:after="120"/>
              <w:jc w:val="both"/>
              <w:rPr>
                <w:color w:val="000000"/>
                <w:rPrChange w:id="32760" w:author="James Vu" w:date="2024-04-19T00:26:00Z">
                  <w:rPr>
                    <w:color w:val="000000"/>
                    <w:sz w:val="26"/>
                    <w:szCs w:val="26"/>
                  </w:rPr>
                </w:rPrChange>
              </w:rPr>
              <w:pPrChange w:id="32761" w:author="James Vu" w:date="2024-04-18T22:33:00Z">
                <w:pPr>
                  <w:widowControl w:val="0"/>
                  <w:spacing w:before="120" w:after="120"/>
                  <w:jc w:val="center"/>
                </w:pPr>
              </w:pPrChange>
            </w:pPr>
            <w:r w:rsidRPr="003C02FF">
              <w:rPr>
                <w:color w:val="000000"/>
                <w:rPrChange w:id="32762" w:author="James Vu" w:date="2024-04-19T00:26:00Z">
                  <w:rPr>
                    <w:color w:val="000000"/>
                    <w:sz w:val="26"/>
                    <w:szCs w:val="26"/>
                  </w:rPr>
                </w:rPrChange>
              </w:rPr>
              <w:t> </w:t>
            </w:r>
          </w:p>
        </w:tc>
        <w:tc>
          <w:tcPr>
            <w:tcW w:w="632" w:type="pct"/>
            <w:shd w:val="clear" w:color="auto" w:fill="auto"/>
            <w:hideMark/>
            <w:tcPrChange w:id="3276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17E0A96" w14:textId="77777777" w:rsidR="00093102" w:rsidRPr="003C02FF" w:rsidRDefault="00093102">
            <w:pPr>
              <w:widowControl w:val="0"/>
              <w:spacing w:before="120" w:after="120"/>
              <w:jc w:val="both"/>
              <w:rPr>
                <w:color w:val="000000"/>
                <w:rPrChange w:id="32764" w:author="James Vu" w:date="2024-04-19T00:26:00Z">
                  <w:rPr>
                    <w:color w:val="000000"/>
                    <w:sz w:val="26"/>
                    <w:szCs w:val="26"/>
                  </w:rPr>
                </w:rPrChange>
              </w:rPr>
              <w:pPrChange w:id="32765" w:author="James Vu" w:date="2024-04-18T22:33:00Z">
                <w:pPr>
                  <w:widowControl w:val="0"/>
                  <w:spacing w:before="120" w:after="120"/>
                </w:pPr>
              </w:pPrChange>
            </w:pPr>
            <w:r w:rsidRPr="003C02FF">
              <w:rPr>
                <w:color w:val="000000"/>
                <w:rPrChange w:id="32766" w:author="James Vu" w:date="2024-04-19T00:26:00Z">
                  <w:rPr>
                    <w:color w:val="000000"/>
                    <w:sz w:val="26"/>
                    <w:szCs w:val="26"/>
                  </w:rPr>
                </w:rPrChange>
              </w:rPr>
              <w:t xml:space="preserve">            966.662 </w:t>
            </w:r>
          </w:p>
        </w:tc>
      </w:tr>
      <w:tr w:rsidR="00093102" w:rsidRPr="003C02FF" w14:paraId="26BFE654" w14:textId="77777777" w:rsidTr="003C02FF">
        <w:trPr>
          <w:trHeight w:val="300"/>
          <w:trPrChange w:id="32767" w:author="James Vu" w:date="2024-04-19T00:26:00Z">
            <w:trPr>
              <w:gridBefore w:val="1"/>
              <w:gridAfter w:val="0"/>
              <w:trHeight w:val="300"/>
            </w:trPr>
          </w:trPrChange>
        </w:trPr>
        <w:tc>
          <w:tcPr>
            <w:tcW w:w="254" w:type="pct"/>
            <w:shd w:val="clear" w:color="auto" w:fill="auto"/>
            <w:vAlign w:val="center"/>
            <w:hideMark/>
            <w:tcPrChange w:id="3276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81A65E2" w14:textId="77777777" w:rsidR="00093102" w:rsidRPr="003C02FF" w:rsidRDefault="00093102">
            <w:pPr>
              <w:widowControl w:val="0"/>
              <w:spacing w:before="120" w:after="120"/>
              <w:jc w:val="both"/>
              <w:rPr>
                <w:i/>
                <w:iCs/>
                <w:color w:val="000000"/>
                <w:rPrChange w:id="32769" w:author="James Vu" w:date="2024-04-19T00:26:00Z">
                  <w:rPr>
                    <w:i/>
                    <w:iCs/>
                    <w:color w:val="000000"/>
                    <w:sz w:val="26"/>
                    <w:szCs w:val="26"/>
                  </w:rPr>
                </w:rPrChange>
              </w:rPr>
              <w:pPrChange w:id="32770" w:author="James Vu" w:date="2024-04-18T22:33:00Z">
                <w:pPr>
                  <w:widowControl w:val="0"/>
                  <w:spacing w:before="120" w:after="120"/>
                  <w:jc w:val="center"/>
                </w:pPr>
              </w:pPrChange>
            </w:pPr>
            <w:r w:rsidRPr="003C02FF">
              <w:rPr>
                <w:i/>
                <w:iCs/>
                <w:color w:val="000000"/>
                <w:rPrChange w:id="32771" w:author="James Vu" w:date="2024-04-19T00:26:00Z">
                  <w:rPr>
                    <w:i/>
                    <w:iCs/>
                    <w:color w:val="000000"/>
                    <w:sz w:val="26"/>
                    <w:szCs w:val="26"/>
                  </w:rPr>
                </w:rPrChange>
              </w:rPr>
              <w:t> </w:t>
            </w:r>
          </w:p>
        </w:tc>
        <w:tc>
          <w:tcPr>
            <w:tcW w:w="618" w:type="pct"/>
            <w:shd w:val="clear" w:color="auto" w:fill="auto"/>
            <w:vAlign w:val="center"/>
            <w:hideMark/>
            <w:tcPrChange w:id="3277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37C363EC" w14:textId="77777777" w:rsidR="00093102" w:rsidRPr="003C02FF" w:rsidRDefault="00093102">
            <w:pPr>
              <w:widowControl w:val="0"/>
              <w:spacing w:before="120" w:after="120"/>
              <w:jc w:val="both"/>
              <w:rPr>
                <w:i/>
                <w:iCs/>
                <w:color w:val="000000"/>
                <w:rPrChange w:id="32773" w:author="James Vu" w:date="2024-04-19T00:26:00Z">
                  <w:rPr>
                    <w:i/>
                    <w:iCs/>
                    <w:color w:val="000000"/>
                    <w:sz w:val="26"/>
                    <w:szCs w:val="26"/>
                  </w:rPr>
                </w:rPrChange>
              </w:rPr>
              <w:pPrChange w:id="32774" w:author="James Vu" w:date="2024-04-18T22:33:00Z">
                <w:pPr>
                  <w:widowControl w:val="0"/>
                  <w:spacing w:before="120" w:after="120"/>
                  <w:jc w:val="center"/>
                </w:pPr>
              </w:pPrChange>
            </w:pPr>
            <w:r w:rsidRPr="003C02FF">
              <w:rPr>
                <w:i/>
                <w:iCs/>
                <w:color w:val="000000"/>
                <w:rPrChange w:id="32775" w:author="James Vu" w:date="2024-04-19T00:26:00Z">
                  <w:rPr>
                    <w:i/>
                    <w:iCs/>
                    <w:color w:val="000000"/>
                    <w:sz w:val="26"/>
                    <w:szCs w:val="26"/>
                  </w:rPr>
                </w:rPrChange>
              </w:rPr>
              <w:t> </w:t>
            </w:r>
          </w:p>
        </w:tc>
        <w:tc>
          <w:tcPr>
            <w:tcW w:w="1636" w:type="pct"/>
            <w:shd w:val="clear" w:color="auto" w:fill="auto"/>
            <w:hideMark/>
            <w:tcPrChange w:id="3277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DDD1FE3" w14:textId="77777777" w:rsidR="00093102" w:rsidRPr="003C02FF" w:rsidRDefault="00093102">
            <w:pPr>
              <w:widowControl w:val="0"/>
              <w:spacing w:before="120" w:after="120"/>
              <w:jc w:val="both"/>
              <w:rPr>
                <w:i/>
                <w:iCs/>
                <w:color w:val="000000"/>
                <w:rPrChange w:id="32777" w:author="James Vu" w:date="2024-04-19T00:26:00Z">
                  <w:rPr>
                    <w:i/>
                    <w:iCs/>
                    <w:color w:val="000000"/>
                    <w:sz w:val="26"/>
                    <w:szCs w:val="26"/>
                  </w:rPr>
                </w:rPrChange>
              </w:rPr>
              <w:pPrChange w:id="32778" w:author="James Vu" w:date="2024-04-18T22:33:00Z">
                <w:pPr>
                  <w:widowControl w:val="0"/>
                  <w:spacing w:before="120" w:after="120"/>
                  <w:jc w:val="right"/>
                </w:pPr>
              </w:pPrChange>
            </w:pPr>
            <w:r w:rsidRPr="003C02FF">
              <w:rPr>
                <w:i/>
                <w:iCs/>
                <w:color w:val="000000"/>
                <w:rPrChange w:id="32779" w:author="James Vu" w:date="2024-04-19T00:26:00Z">
                  <w:rPr>
                    <w:i/>
                    <w:iCs/>
                    <w:color w:val="000000"/>
                    <w:sz w:val="26"/>
                    <w:szCs w:val="26"/>
                  </w:rPr>
                </w:rPrChange>
              </w:rPr>
              <w:t>Kỹ sư 4/8</w:t>
            </w:r>
          </w:p>
        </w:tc>
        <w:tc>
          <w:tcPr>
            <w:tcW w:w="439" w:type="pct"/>
            <w:shd w:val="clear" w:color="auto" w:fill="auto"/>
            <w:vAlign w:val="center"/>
            <w:hideMark/>
            <w:tcPrChange w:id="3278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71D286D" w14:textId="77777777" w:rsidR="00093102" w:rsidRPr="003C02FF" w:rsidRDefault="00093102">
            <w:pPr>
              <w:widowControl w:val="0"/>
              <w:spacing w:before="120" w:after="120"/>
              <w:jc w:val="both"/>
              <w:rPr>
                <w:i/>
                <w:iCs/>
                <w:color w:val="000000"/>
                <w:rPrChange w:id="32781" w:author="James Vu" w:date="2024-04-19T00:26:00Z">
                  <w:rPr>
                    <w:i/>
                    <w:iCs/>
                    <w:color w:val="000000"/>
                    <w:sz w:val="26"/>
                    <w:szCs w:val="26"/>
                  </w:rPr>
                </w:rPrChange>
              </w:rPr>
              <w:pPrChange w:id="32782" w:author="James Vu" w:date="2024-04-18T22:33:00Z">
                <w:pPr>
                  <w:widowControl w:val="0"/>
                  <w:spacing w:before="120" w:after="120"/>
                  <w:jc w:val="center"/>
                </w:pPr>
              </w:pPrChange>
            </w:pPr>
            <w:r w:rsidRPr="003C02FF">
              <w:rPr>
                <w:i/>
                <w:iCs/>
                <w:color w:val="000000"/>
                <w:rPrChange w:id="32783" w:author="James Vu" w:date="2024-04-19T00:26:00Z">
                  <w:rPr>
                    <w:i/>
                    <w:iCs/>
                    <w:color w:val="000000"/>
                    <w:sz w:val="26"/>
                    <w:szCs w:val="26"/>
                  </w:rPr>
                </w:rPrChange>
              </w:rPr>
              <w:t>công</w:t>
            </w:r>
          </w:p>
        </w:tc>
        <w:tc>
          <w:tcPr>
            <w:tcW w:w="502" w:type="pct"/>
            <w:shd w:val="clear" w:color="auto" w:fill="auto"/>
            <w:vAlign w:val="center"/>
            <w:hideMark/>
            <w:tcPrChange w:id="3278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4A492BA" w14:textId="77777777" w:rsidR="00093102" w:rsidRPr="003C02FF" w:rsidRDefault="00093102">
            <w:pPr>
              <w:widowControl w:val="0"/>
              <w:spacing w:before="120" w:after="120"/>
              <w:jc w:val="both"/>
              <w:rPr>
                <w:i/>
                <w:iCs/>
                <w:color w:val="000000"/>
                <w:rPrChange w:id="32785" w:author="James Vu" w:date="2024-04-19T00:26:00Z">
                  <w:rPr>
                    <w:i/>
                    <w:iCs/>
                    <w:color w:val="000000"/>
                    <w:sz w:val="26"/>
                    <w:szCs w:val="26"/>
                  </w:rPr>
                </w:rPrChange>
              </w:rPr>
              <w:pPrChange w:id="32786" w:author="James Vu" w:date="2024-04-18T22:33:00Z">
                <w:pPr>
                  <w:widowControl w:val="0"/>
                  <w:spacing w:before="120" w:after="120"/>
                  <w:jc w:val="center"/>
                </w:pPr>
              </w:pPrChange>
            </w:pPr>
            <w:r w:rsidRPr="003C02FF">
              <w:rPr>
                <w:i/>
                <w:iCs/>
                <w:color w:val="000000"/>
                <w:rPrChange w:id="32787" w:author="James Vu" w:date="2024-04-19T00:26:00Z">
                  <w:rPr>
                    <w:i/>
                    <w:iCs/>
                    <w:color w:val="000000"/>
                    <w:sz w:val="26"/>
                    <w:szCs w:val="26"/>
                  </w:rPr>
                </w:rPrChange>
              </w:rPr>
              <w:t>2</w:t>
            </w:r>
          </w:p>
        </w:tc>
        <w:tc>
          <w:tcPr>
            <w:tcW w:w="567" w:type="pct"/>
            <w:shd w:val="clear" w:color="auto" w:fill="auto"/>
            <w:hideMark/>
            <w:tcPrChange w:id="3278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89D94BB" w14:textId="77777777" w:rsidR="00093102" w:rsidRPr="003C02FF" w:rsidRDefault="00093102">
            <w:pPr>
              <w:widowControl w:val="0"/>
              <w:spacing w:before="120" w:after="120"/>
              <w:jc w:val="both"/>
              <w:rPr>
                <w:i/>
                <w:iCs/>
                <w:color w:val="000000"/>
                <w:rPrChange w:id="32789" w:author="James Vu" w:date="2024-04-19T00:26:00Z">
                  <w:rPr>
                    <w:i/>
                    <w:iCs/>
                    <w:color w:val="000000"/>
                    <w:sz w:val="26"/>
                    <w:szCs w:val="26"/>
                  </w:rPr>
                </w:rPrChange>
              </w:rPr>
              <w:pPrChange w:id="32790" w:author="James Vu" w:date="2024-04-18T22:33:00Z">
                <w:pPr>
                  <w:widowControl w:val="0"/>
                  <w:spacing w:before="120" w:after="120"/>
                </w:pPr>
              </w:pPrChange>
            </w:pPr>
            <w:r w:rsidRPr="003C02FF">
              <w:rPr>
                <w:i/>
                <w:iCs/>
                <w:color w:val="000000"/>
                <w:rPrChange w:id="32791" w:author="James Vu" w:date="2024-04-19T00:26:00Z">
                  <w:rPr>
                    <w:i/>
                    <w:iCs/>
                    <w:color w:val="000000"/>
                    <w:sz w:val="26"/>
                    <w:szCs w:val="26"/>
                  </w:rPr>
                </w:rPrChange>
              </w:rPr>
              <w:t xml:space="preserve">       483.331 </w:t>
            </w:r>
          </w:p>
        </w:tc>
        <w:tc>
          <w:tcPr>
            <w:tcW w:w="351" w:type="pct"/>
            <w:shd w:val="clear" w:color="auto" w:fill="auto"/>
            <w:hideMark/>
            <w:tcPrChange w:id="3279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05F9564" w14:textId="77777777" w:rsidR="00093102" w:rsidRPr="003C02FF" w:rsidRDefault="00093102">
            <w:pPr>
              <w:widowControl w:val="0"/>
              <w:spacing w:before="120" w:after="120"/>
              <w:jc w:val="both"/>
              <w:rPr>
                <w:i/>
                <w:iCs/>
                <w:color w:val="000000"/>
                <w:rPrChange w:id="32793" w:author="James Vu" w:date="2024-04-19T00:26:00Z">
                  <w:rPr>
                    <w:i/>
                    <w:iCs/>
                    <w:color w:val="000000"/>
                    <w:sz w:val="26"/>
                    <w:szCs w:val="26"/>
                  </w:rPr>
                </w:rPrChange>
              </w:rPr>
              <w:pPrChange w:id="32794" w:author="James Vu" w:date="2024-04-18T22:33:00Z">
                <w:pPr>
                  <w:widowControl w:val="0"/>
                  <w:spacing w:before="120" w:after="120"/>
                  <w:jc w:val="center"/>
                </w:pPr>
              </w:pPrChange>
            </w:pPr>
            <w:r w:rsidRPr="003C02FF">
              <w:rPr>
                <w:i/>
                <w:iCs/>
                <w:color w:val="000000"/>
                <w:rPrChange w:id="32795" w:author="James Vu" w:date="2024-04-19T00:26:00Z">
                  <w:rPr>
                    <w:i/>
                    <w:iCs/>
                    <w:color w:val="000000"/>
                    <w:sz w:val="26"/>
                    <w:szCs w:val="26"/>
                  </w:rPr>
                </w:rPrChange>
              </w:rPr>
              <w:t>1</w:t>
            </w:r>
          </w:p>
        </w:tc>
        <w:tc>
          <w:tcPr>
            <w:tcW w:w="632" w:type="pct"/>
            <w:shd w:val="clear" w:color="auto" w:fill="auto"/>
            <w:hideMark/>
            <w:tcPrChange w:id="3279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DF2CD6F" w14:textId="77777777" w:rsidR="00093102" w:rsidRPr="003C02FF" w:rsidRDefault="00093102">
            <w:pPr>
              <w:widowControl w:val="0"/>
              <w:spacing w:before="120" w:after="120"/>
              <w:jc w:val="both"/>
              <w:rPr>
                <w:i/>
                <w:iCs/>
                <w:color w:val="000000"/>
                <w:rPrChange w:id="32797" w:author="James Vu" w:date="2024-04-19T00:26:00Z">
                  <w:rPr>
                    <w:i/>
                    <w:iCs/>
                    <w:color w:val="000000"/>
                    <w:sz w:val="26"/>
                    <w:szCs w:val="26"/>
                  </w:rPr>
                </w:rPrChange>
              </w:rPr>
              <w:pPrChange w:id="32798" w:author="James Vu" w:date="2024-04-18T22:33:00Z">
                <w:pPr>
                  <w:widowControl w:val="0"/>
                  <w:spacing w:before="120" w:after="120"/>
                </w:pPr>
              </w:pPrChange>
            </w:pPr>
            <w:r w:rsidRPr="003C02FF">
              <w:rPr>
                <w:i/>
                <w:iCs/>
                <w:color w:val="000000"/>
                <w:rPrChange w:id="32799" w:author="James Vu" w:date="2024-04-19T00:26:00Z">
                  <w:rPr>
                    <w:i/>
                    <w:iCs/>
                    <w:color w:val="000000"/>
                    <w:sz w:val="26"/>
                    <w:szCs w:val="26"/>
                  </w:rPr>
                </w:rPrChange>
              </w:rPr>
              <w:t xml:space="preserve">          966.662 </w:t>
            </w:r>
          </w:p>
        </w:tc>
      </w:tr>
      <w:tr w:rsidR="00093102" w:rsidRPr="003C02FF" w14:paraId="2DF9B209" w14:textId="77777777" w:rsidTr="003C02FF">
        <w:trPr>
          <w:trHeight w:val="300"/>
          <w:trPrChange w:id="32800" w:author="James Vu" w:date="2024-04-19T00:26:00Z">
            <w:trPr>
              <w:gridBefore w:val="1"/>
              <w:gridAfter w:val="0"/>
              <w:trHeight w:val="300"/>
            </w:trPr>
          </w:trPrChange>
        </w:trPr>
        <w:tc>
          <w:tcPr>
            <w:tcW w:w="254" w:type="pct"/>
            <w:shd w:val="clear" w:color="auto" w:fill="auto"/>
            <w:vAlign w:val="center"/>
            <w:hideMark/>
            <w:tcPrChange w:id="3280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AF3F78A" w14:textId="77777777" w:rsidR="00093102" w:rsidRPr="003C02FF" w:rsidRDefault="00093102">
            <w:pPr>
              <w:widowControl w:val="0"/>
              <w:spacing w:before="120" w:after="120"/>
              <w:jc w:val="both"/>
              <w:rPr>
                <w:color w:val="000000"/>
                <w:rPrChange w:id="32802" w:author="James Vu" w:date="2024-04-19T00:26:00Z">
                  <w:rPr>
                    <w:color w:val="000000"/>
                    <w:sz w:val="26"/>
                    <w:szCs w:val="26"/>
                  </w:rPr>
                </w:rPrChange>
              </w:rPr>
              <w:pPrChange w:id="32803" w:author="James Vu" w:date="2024-04-18T22:33:00Z">
                <w:pPr>
                  <w:widowControl w:val="0"/>
                  <w:spacing w:before="120" w:after="120"/>
                  <w:jc w:val="center"/>
                </w:pPr>
              </w:pPrChange>
            </w:pPr>
            <w:r w:rsidRPr="003C02FF">
              <w:rPr>
                <w:color w:val="000000"/>
                <w:rPrChange w:id="32804" w:author="James Vu" w:date="2024-04-19T00:26:00Z">
                  <w:rPr>
                    <w:color w:val="000000"/>
                    <w:sz w:val="26"/>
                    <w:szCs w:val="26"/>
                  </w:rPr>
                </w:rPrChange>
              </w:rPr>
              <w:t> </w:t>
            </w:r>
          </w:p>
        </w:tc>
        <w:tc>
          <w:tcPr>
            <w:tcW w:w="618" w:type="pct"/>
            <w:shd w:val="clear" w:color="auto" w:fill="auto"/>
            <w:vAlign w:val="center"/>
            <w:hideMark/>
            <w:tcPrChange w:id="3280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C6C267F" w14:textId="77777777" w:rsidR="00093102" w:rsidRPr="003C02FF" w:rsidRDefault="00093102">
            <w:pPr>
              <w:widowControl w:val="0"/>
              <w:spacing w:before="120" w:after="120"/>
              <w:jc w:val="both"/>
              <w:rPr>
                <w:color w:val="000000"/>
                <w:rPrChange w:id="32806" w:author="James Vu" w:date="2024-04-19T00:26:00Z">
                  <w:rPr>
                    <w:color w:val="000000"/>
                    <w:sz w:val="26"/>
                    <w:szCs w:val="26"/>
                  </w:rPr>
                </w:rPrChange>
              </w:rPr>
              <w:pPrChange w:id="32807" w:author="James Vu" w:date="2024-04-18T22:33:00Z">
                <w:pPr>
                  <w:widowControl w:val="0"/>
                  <w:spacing w:before="120" w:after="120"/>
                  <w:jc w:val="center"/>
                </w:pPr>
              </w:pPrChange>
            </w:pPr>
            <w:r w:rsidRPr="003C02FF">
              <w:rPr>
                <w:color w:val="000000"/>
                <w:rPrChange w:id="32808" w:author="James Vu" w:date="2024-04-19T00:26:00Z">
                  <w:rPr>
                    <w:color w:val="000000"/>
                    <w:sz w:val="26"/>
                    <w:szCs w:val="26"/>
                  </w:rPr>
                </w:rPrChange>
              </w:rPr>
              <w:t> </w:t>
            </w:r>
          </w:p>
        </w:tc>
        <w:tc>
          <w:tcPr>
            <w:tcW w:w="1636" w:type="pct"/>
            <w:shd w:val="clear" w:color="auto" w:fill="auto"/>
            <w:hideMark/>
            <w:tcPrChange w:id="3280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C0DCD47" w14:textId="77777777" w:rsidR="00093102" w:rsidRPr="003C02FF" w:rsidRDefault="00093102">
            <w:pPr>
              <w:widowControl w:val="0"/>
              <w:spacing w:before="120" w:after="120"/>
              <w:jc w:val="both"/>
              <w:rPr>
                <w:color w:val="000000"/>
                <w:rPrChange w:id="32810" w:author="James Vu" w:date="2024-04-19T00:26:00Z">
                  <w:rPr>
                    <w:color w:val="000000"/>
                    <w:sz w:val="26"/>
                    <w:szCs w:val="26"/>
                  </w:rPr>
                </w:rPrChange>
              </w:rPr>
              <w:pPrChange w:id="32811" w:author="James Vu" w:date="2024-04-18T22:33:00Z">
                <w:pPr>
                  <w:widowControl w:val="0"/>
                  <w:spacing w:before="120" w:after="120"/>
                </w:pPr>
              </w:pPrChange>
            </w:pPr>
            <w:r w:rsidRPr="003C02FF">
              <w:rPr>
                <w:color w:val="000000"/>
                <w:rPrChange w:id="32812" w:author="James Vu" w:date="2024-04-19T00:26:00Z">
                  <w:rPr>
                    <w:color w:val="000000"/>
                    <w:sz w:val="26"/>
                    <w:szCs w:val="26"/>
                  </w:rPr>
                </w:rPrChange>
              </w:rPr>
              <w:t>c) Máy thi công</w:t>
            </w:r>
          </w:p>
        </w:tc>
        <w:tc>
          <w:tcPr>
            <w:tcW w:w="439" w:type="pct"/>
            <w:shd w:val="clear" w:color="auto" w:fill="auto"/>
            <w:vAlign w:val="center"/>
            <w:hideMark/>
            <w:tcPrChange w:id="3281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888C914" w14:textId="77777777" w:rsidR="00093102" w:rsidRPr="003C02FF" w:rsidRDefault="00093102">
            <w:pPr>
              <w:widowControl w:val="0"/>
              <w:spacing w:before="120" w:after="120"/>
              <w:jc w:val="both"/>
              <w:rPr>
                <w:color w:val="000000"/>
                <w:rPrChange w:id="32814" w:author="James Vu" w:date="2024-04-19T00:26:00Z">
                  <w:rPr>
                    <w:color w:val="000000"/>
                    <w:sz w:val="26"/>
                    <w:szCs w:val="26"/>
                  </w:rPr>
                </w:rPrChange>
              </w:rPr>
              <w:pPrChange w:id="32815" w:author="James Vu" w:date="2024-04-18T22:33:00Z">
                <w:pPr>
                  <w:widowControl w:val="0"/>
                  <w:spacing w:before="120" w:after="120"/>
                  <w:jc w:val="center"/>
                </w:pPr>
              </w:pPrChange>
            </w:pPr>
            <w:r w:rsidRPr="003C02FF">
              <w:rPr>
                <w:color w:val="000000"/>
                <w:rPrChange w:id="32816" w:author="James Vu" w:date="2024-04-19T00:26:00Z">
                  <w:rPr>
                    <w:color w:val="000000"/>
                    <w:sz w:val="26"/>
                    <w:szCs w:val="26"/>
                  </w:rPr>
                </w:rPrChange>
              </w:rPr>
              <w:t> </w:t>
            </w:r>
          </w:p>
        </w:tc>
        <w:tc>
          <w:tcPr>
            <w:tcW w:w="502" w:type="pct"/>
            <w:shd w:val="clear" w:color="auto" w:fill="auto"/>
            <w:vAlign w:val="center"/>
            <w:hideMark/>
            <w:tcPrChange w:id="3281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296C528" w14:textId="77777777" w:rsidR="00093102" w:rsidRPr="003C02FF" w:rsidRDefault="00093102">
            <w:pPr>
              <w:widowControl w:val="0"/>
              <w:spacing w:before="120" w:after="120"/>
              <w:jc w:val="both"/>
              <w:rPr>
                <w:color w:val="000000"/>
                <w:rPrChange w:id="32818" w:author="James Vu" w:date="2024-04-19T00:26:00Z">
                  <w:rPr>
                    <w:color w:val="000000"/>
                    <w:sz w:val="26"/>
                    <w:szCs w:val="26"/>
                  </w:rPr>
                </w:rPrChange>
              </w:rPr>
              <w:pPrChange w:id="32819" w:author="James Vu" w:date="2024-04-18T22:33:00Z">
                <w:pPr>
                  <w:widowControl w:val="0"/>
                  <w:spacing w:before="120" w:after="120"/>
                  <w:jc w:val="center"/>
                </w:pPr>
              </w:pPrChange>
            </w:pPr>
            <w:r w:rsidRPr="003C02FF">
              <w:rPr>
                <w:color w:val="000000"/>
                <w:rPrChange w:id="32820" w:author="James Vu" w:date="2024-04-19T00:26:00Z">
                  <w:rPr>
                    <w:color w:val="000000"/>
                    <w:sz w:val="26"/>
                    <w:szCs w:val="26"/>
                  </w:rPr>
                </w:rPrChange>
              </w:rPr>
              <w:t> </w:t>
            </w:r>
          </w:p>
        </w:tc>
        <w:tc>
          <w:tcPr>
            <w:tcW w:w="567" w:type="pct"/>
            <w:shd w:val="clear" w:color="auto" w:fill="auto"/>
            <w:hideMark/>
            <w:tcPrChange w:id="3282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D164E8B" w14:textId="77777777" w:rsidR="00093102" w:rsidRPr="003C02FF" w:rsidRDefault="00093102">
            <w:pPr>
              <w:widowControl w:val="0"/>
              <w:spacing w:before="120" w:after="120"/>
              <w:jc w:val="both"/>
              <w:rPr>
                <w:color w:val="000000"/>
                <w:rPrChange w:id="32822" w:author="James Vu" w:date="2024-04-19T00:26:00Z">
                  <w:rPr>
                    <w:color w:val="000000"/>
                    <w:sz w:val="26"/>
                    <w:szCs w:val="26"/>
                  </w:rPr>
                </w:rPrChange>
              </w:rPr>
              <w:pPrChange w:id="32823" w:author="James Vu" w:date="2024-04-18T22:33:00Z">
                <w:pPr>
                  <w:widowControl w:val="0"/>
                  <w:spacing w:before="120" w:after="120"/>
                </w:pPr>
              </w:pPrChange>
            </w:pPr>
            <w:r w:rsidRPr="003C02FF">
              <w:rPr>
                <w:color w:val="000000"/>
                <w:rPrChange w:id="32824" w:author="James Vu" w:date="2024-04-19T00:26:00Z">
                  <w:rPr>
                    <w:color w:val="000000"/>
                    <w:sz w:val="26"/>
                    <w:szCs w:val="26"/>
                  </w:rPr>
                </w:rPrChange>
              </w:rPr>
              <w:t> </w:t>
            </w:r>
          </w:p>
        </w:tc>
        <w:tc>
          <w:tcPr>
            <w:tcW w:w="351" w:type="pct"/>
            <w:shd w:val="clear" w:color="auto" w:fill="auto"/>
            <w:hideMark/>
            <w:tcPrChange w:id="3282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0BD0217D" w14:textId="77777777" w:rsidR="00093102" w:rsidRPr="003C02FF" w:rsidRDefault="00093102">
            <w:pPr>
              <w:widowControl w:val="0"/>
              <w:spacing w:before="120" w:after="120"/>
              <w:jc w:val="both"/>
              <w:rPr>
                <w:color w:val="000000"/>
                <w:rPrChange w:id="32826" w:author="James Vu" w:date="2024-04-19T00:26:00Z">
                  <w:rPr>
                    <w:color w:val="000000"/>
                    <w:sz w:val="26"/>
                    <w:szCs w:val="26"/>
                  </w:rPr>
                </w:rPrChange>
              </w:rPr>
              <w:pPrChange w:id="32827" w:author="James Vu" w:date="2024-04-18T22:33:00Z">
                <w:pPr>
                  <w:widowControl w:val="0"/>
                  <w:spacing w:before="120" w:after="120"/>
                  <w:jc w:val="center"/>
                </w:pPr>
              </w:pPrChange>
            </w:pPr>
            <w:r w:rsidRPr="003C02FF">
              <w:rPr>
                <w:color w:val="000000"/>
                <w:rPrChange w:id="32828" w:author="James Vu" w:date="2024-04-19T00:26:00Z">
                  <w:rPr>
                    <w:color w:val="000000"/>
                    <w:sz w:val="26"/>
                    <w:szCs w:val="26"/>
                  </w:rPr>
                </w:rPrChange>
              </w:rPr>
              <w:t> </w:t>
            </w:r>
          </w:p>
        </w:tc>
        <w:tc>
          <w:tcPr>
            <w:tcW w:w="632" w:type="pct"/>
            <w:shd w:val="clear" w:color="auto" w:fill="auto"/>
            <w:hideMark/>
            <w:tcPrChange w:id="3282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4AA16DAF" w14:textId="77777777" w:rsidR="00093102" w:rsidRPr="003C02FF" w:rsidRDefault="00093102">
            <w:pPr>
              <w:widowControl w:val="0"/>
              <w:spacing w:before="120" w:after="120"/>
              <w:jc w:val="both"/>
              <w:rPr>
                <w:color w:val="000000"/>
                <w:rPrChange w:id="32830" w:author="James Vu" w:date="2024-04-19T00:26:00Z">
                  <w:rPr>
                    <w:color w:val="000000"/>
                    <w:sz w:val="26"/>
                    <w:szCs w:val="26"/>
                  </w:rPr>
                </w:rPrChange>
              </w:rPr>
              <w:pPrChange w:id="32831" w:author="James Vu" w:date="2024-04-18T22:33:00Z">
                <w:pPr>
                  <w:widowControl w:val="0"/>
                  <w:spacing w:before="120" w:after="120"/>
                </w:pPr>
              </w:pPrChange>
            </w:pPr>
            <w:r w:rsidRPr="003C02FF">
              <w:rPr>
                <w:color w:val="000000"/>
                <w:rPrChange w:id="32832" w:author="James Vu" w:date="2024-04-19T00:26:00Z">
                  <w:rPr>
                    <w:color w:val="000000"/>
                    <w:sz w:val="26"/>
                    <w:szCs w:val="26"/>
                  </w:rPr>
                </w:rPrChange>
              </w:rPr>
              <w:t xml:space="preserve">              14.680 </w:t>
            </w:r>
          </w:p>
        </w:tc>
      </w:tr>
      <w:tr w:rsidR="00093102" w:rsidRPr="003C02FF" w14:paraId="32D95C17" w14:textId="77777777" w:rsidTr="003C02FF">
        <w:trPr>
          <w:trHeight w:val="300"/>
          <w:trPrChange w:id="32833" w:author="James Vu" w:date="2024-04-19T00:26:00Z">
            <w:trPr>
              <w:gridBefore w:val="1"/>
              <w:gridAfter w:val="0"/>
              <w:trHeight w:val="300"/>
            </w:trPr>
          </w:trPrChange>
        </w:trPr>
        <w:tc>
          <w:tcPr>
            <w:tcW w:w="254" w:type="pct"/>
            <w:shd w:val="clear" w:color="auto" w:fill="auto"/>
            <w:vAlign w:val="center"/>
            <w:hideMark/>
            <w:tcPrChange w:id="32834"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F2FC67B" w14:textId="77777777" w:rsidR="00093102" w:rsidRPr="003C02FF" w:rsidRDefault="00093102">
            <w:pPr>
              <w:widowControl w:val="0"/>
              <w:spacing w:before="120" w:after="120"/>
              <w:jc w:val="both"/>
              <w:rPr>
                <w:i/>
                <w:iCs/>
                <w:color w:val="000000"/>
                <w:rPrChange w:id="32835" w:author="James Vu" w:date="2024-04-19T00:26:00Z">
                  <w:rPr>
                    <w:i/>
                    <w:iCs/>
                    <w:color w:val="000000"/>
                    <w:sz w:val="26"/>
                    <w:szCs w:val="26"/>
                  </w:rPr>
                </w:rPrChange>
              </w:rPr>
              <w:pPrChange w:id="32836" w:author="James Vu" w:date="2024-04-18T22:33:00Z">
                <w:pPr>
                  <w:widowControl w:val="0"/>
                  <w:spacing w:before="120" w:after="120"/>
                  <w:jc w:val="center"/>
                </w:pPr>
              </w:pPrChange>
            </w:pPr>
            <w:r w:rsidRPr="003C02FF">
              <w:rPr>
                <w:i/>
                <w:iCs/>
                <w:color w:val="000000"/>
                <w:rPrChange w:id="32837" w:author="James Vu" w:date="2024-04-19T00:26:00Z">
                  <w:rPr>
                    <w:i/>
                    <w:iCs/>
                    <w:color w:val="000000"/>
                    <w:sz w:val="26"/>
                    <w:szCs w:val="26"/>
                  </w:rPr>
                </w:rPrChange>
              </w:rPr>
              <w:t> </w:t>
            </w:r>
          </w:p>
        </w:tc>
        <w:tc>
          <w:tcPr>
            <w:tcW w:w="618" w:type="pct"/>
            <w:shd w:val="clear" w:color="auto" w:fill="auto"/>
            <w:vAlign w:val="center"/>
            <w:hideMark/>
            <w:tcPrChange w:id="32838"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46DE33E6" w14:textId="77777777" w:rsidR="00093102" w:rsidRPr="003C02FF" w:rsidRDefault="00093102">
            <w:pPr>
              <w:widowControl w:val="0"/>
              <w:spacing w:before="120" w:after="120"/>
              <w:jc w:val="both"/>
              <w:rPr>
                <w:i/>
                <w:iCs/>
                <w:color w:val="000000"/>
                <w:rPrChange w:id="32839" w:author="James Vu" w:date="2024-04-19T00:26:00Z">
                  <w:rPr>
                    <w:i/>
                    <w:iCs/>
                    <w:color w:val="000000"/>
                    <w:sz w:val="26"/>
                    <w:szCs w:val="26"/>
                  </w:rPr>
                </w:rPrChange>
              </w:rPr>
              <w:pPrChange w:id="32840" w:author="James Vu" w:date="2024-04-18T22:33:00Z">
                <w:pPr>
                  <w:widowControl w:val="0"/>
                  <w:spacing w:before="120" w:after="120"/>
                  <w:jc w:val="center"/>
                </w:pPr>
              </w:pPrChange>
            </w:pPr>
            <w:r w:rsidRPr="003C02FF">
              <w:rPr>
                <w:i/>
                <w:iCs/>
                <w:color w:val="000000"/>
                <w:rPrChange w:id="32841" w:author="James Vu" w:date="2024-04-19T00:26:00Z">
                  <w:rPr>
                    <w:i/>
                    <w:iCs/>
                    <w:color w:val="000000"/>
                    <w:sz w:val="26"/>
                    <w:szCs w:val="26"/>
                  </w:rPr>
                </w:rPrChange>
              </w:rPr>
              <w:t> </w:t>
            </w:r>
          </w:p>
        </w:tc>
        <w:tc>
          <w:tcPr>
            <w:tcW w:w="1636" w:type="pct"/>
            <w:shd w:val="clear" w:color="auto" w:fill="auto"/>
            <w:hideMark/>
            <w:tcPrChange w:id="32842"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579E8E0" w14:textId="77777777" w:rsidR="00093102" w:rsidRPr="003C02FF" w:rsidRDefault="00093102">
            <w:pPr>
              <w:widowControl w:val="0"/>
              <w:spacing w:before="120" w:after="120"/>
              <w:jc w:val="both"/>
              <w:rPr>
                <w:i/>
                <w:iCs/>
                <w:color w:val="000000"/>
                <w:rPrChange w:id="32843" w:author="James Vu" w:date="2024-04-19T00:26:00Z">
                  <w:rPr>
                    <w:i/>
                    <w:iCs/>
                    <w:color w:val="000000"/>
                    <w:sz w:val="26"/>
                    <w:szCs w:val="26"/>
                  </w:rPr>
                </w:rPrChange>
              </w:rPr>
              <w:pPrChange w:id="32844" w:author="James Vu" w:date="2024-04-18T22:33:00Z">
                <w:pPr>
                  <w:widowControl w:val="0"/>
                  <w:spacing w:before="120" w:after="120"/>
                  <w:jc w:val="right"/>
                </w:pPr>
              </w:pPrChange>
            </w:pPr>
            <w:r w:rsidRPr="003C02FF">
              <w:rPr>
                <w:i/>
                <w:iCs/>
                <w:color w:val="000000"/>
                <w:rPrChange w:id="32845" w:author="James Vu" w:date="2024-04-19T00:26:00Z">
                  <w:rPr>
                    <w:i/>
                    <w:iCs/>
                    <w:color w:val="000000"/>
                    <w:sz w:val="26"/>
                    <w:szCs w:val="26"/>
                  </w:rPr>
                </w:rPrChange>
              </w:rPr>
              <w:t>Máy tính xách tay</w:t>
            </w:r>
          </w:p>
        </w:tc>
        <w:tc>
          <w:tcPr>
            <w:tcW w:w="439" w:type="pct"/>
            <w:shd w:val="clear" w:color="auto" w:fill="auto"/>
            <w:vAlign w:val="center"/>
            <w:hideMark/>
            <w:tcPrChange w:id="32846"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40E7CFE9" w14:textId="77777777" w:rsidR="00093102" w:rsidRPr="003C02FF" w:rsidRDefault="00093102">
            <w:pPr>
              <w:widowControl w:val="0"/>
              <w:spacing w:before="120" w:after="120"/>
              <w:jc w:val="both"/>
              <w:rPr>
                <w:i/>
                <w:iCs/>
                <w:color w:val="000000"/>
                <w:rPrChange w:id="32847" w:author="James Vu" w:date="2024-04-19T00:26:00Z">
                  <w:rPr>
                    <w:i/>
                    <w:iCs/>
                    <w:color w:val="000000"/>
                    <w:sz w:val="26"/>
                    <w:szCs w:val="26"/>
                  </w:rPr>
                </w:rPrChange>
              </w:rPr>
              <w:pPrChange w:id="32848" w:author="James Vu" w:date="2024-04-18T22:33:00Z">
                <w:pPr>
                  <w:widowControl w:val="0"/>
                  <w:spacing w:before="120" w:after="120"/>
                  <w:jc w:val="center"/>
                </w:pPr>
              </w:pPrChange>
            </w:pPr>
            <w:r w:rsidRPr="003C02FF">
              <w:rPr>
                <w:i/>
                <w:iCs/>
                <w:color w:val="000000"/>
                <w:rPrChange w:id="32849" w:author="James Vu" w:date="2024-04-19T00:26:00Z">
                  <w:rPr>
                    <w:i/>
                    <w:iCs/>
                    <w:color w:val="000000"/>
                    <w:sz w:val="26"/>
                    <w:szCs w:val="26"/>
                  </w:rPr>
                </w:rPrChange>
              </w:rPr>
              <w:t>ca</w:t>
            </w:r>
          </w:p>
        </w:tc>
        <w:tc>
          <w:tcPr>
            <w:tcW w:w="502" w:type="pct"/>
            <w:shd w:val="clear" w:color="auto" w:fill="auto"/>
            <w:vAlign w:val="center"/>
            <w:hideMark/>
            <w:tcPrChange w:id="32850"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8200520" w14:textId="77777777" w:rsidR="00093102" w:rsidRPr="003C02FF" w:rsidRDefault="00093102">
            <w:pPr>
              <w:widowControl w:val="0"/>
              <w:spacing w:before="120" w:after="120"/>
              <w:jc w:val="both"/>
              <w:rPr>
                <w:i/>
                <w:iCs/>
                <w:color w:val="000000"/>
                <w:rPrChange w:id="32851" w:author="James Vu" w:date="2024-04-19T00:26:00Z">
                  <w:rPr>
                    <w:i/>
                    <w:iCs/>
                    <w:color w:val="000000"/>
                    <w:sz w:val="26"/>
                    <w:szCs w:val="26"/>
                  </w:rPr>
                </w:rPrChange>
              </w:rPr>
              <w:pPrChange w:id="32852" w:author="James Vu" w:date="2024-04-18T22:33:00Z">
                <w:pPr>
                  <w:widowControl w:val="0"/>
                  <w:spacing w:before="120" w:after="120"/>
                  <w:jc w:val="center"/>
                </w:pPr>
              </w:pPrChange>
            </w:pPr>
            <w:r w:rsidRPr="003C02FF">
              <w:rPr>
                <w:i/>
                <w:iCs/>
                <w:color w:val="000000"/>
                <w:rPrChange w:id="32853" w:author="James Vu" w:date="2024-04-19T00:26:00Z">
                  <w:rPr>
                    <w:i/>
                    <w:iCs/>
                    <w:color w:val="000000"/>
                    <w:sz w:val="26"/>
                    <w:szCs w:val="26"/>
                  </w:rPr>
                </w:rPrChange>
              </w:rPr>
              <w:t>0,4</w:t>
            </w:r>
          </w:p>
        </w:tc>
        <w:tc>
          <w:tcPr>
            <w:tcW w:w="567" w:type="pct"/>
            <w:shd w:val="clear" w:color="auto" w:fill="auto"/>
            <w:hideMark/>
            <w:tcPrChange w:id="32854"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1F714A2F" w14:textId="77777777" w:rsidR="00093102" w:rsidRPr="003C02FF" w:rsidRDefault="00093102">
            <w:pPr>
              <w:widowControl w:val="0"/>
              <w:spacing w:before="120" w:after="120"/>
              <w:jc w:val="both"/>
              <w:rPr>
                <w:i/>
                <w:iCs/>
                <w:color w:val="000000"/>
                <w:rPrChange w:id="32855" w:author="James Vu" w:date="2024-04-19T00:26:00Z">
                  <w:rPr>
                    <w:i/>
                    <w:iCs/>
                    <w:color w:val="000000"/>
                    <w:sz w:val="26"/>
                    <w:szCs w:val="26"/>
                  </w:rPr>
                </w:rPrChange>
              </w:rPr>
              <w:pPrChange w:id="32856" w:author="James Vu" w:date="2024-04-18T22:33:00Z">
                <w:pPr>
                  <w:widowControl w:val="0"/>
                  <w:spacing w:before="120" w:after="120"/>
                </w:pPr>
              </w:pPrChange>
            </w:pPr>
            <w:r w:rsidRPr="003C02FF">
              <w:rPr>
                <w:i/>
                <w:iCs/>
                <w:color w:val="000000"/>
                <w:rPrChange w:id="32857" w:author="James Vu" w:date="2024-04-19T00:26:00Z">
                  <w:rPr>
                    <w:i/>
                    <w:iCs/>
                    <w:color w:val="000000"/>
                    <w:sz w:val="26"/>
                    <w:szCs w:val="26"/>
                  </w:rPr>
                </w:rPrChange>
              </w:rPr>
              <w:t xml:space="preserve">         36.699 </w:t>
            </w:r>
          </w:p>
        </w:tc>
        <w:tc>
          <w:tcPr>
            <w:tcW w:w="351" w:type="pct"/>
            <w:shd w:val="clear" w:color="auto" w:fill="auto"/>
            <w:hideMark/>
            <w:tcPrChange w:id="32858"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837B155" w14:textId="77777777" w:rsidR="00093102" w:rsidRPr="003C02FF" w:rsidRDefault="00093102">
            <w:pPr>
              <w:widowControl w:val="0"/>
              <w:spacing w:before="120" w:after="120"/>
              <w:jc w:val="both"/>
              <w:rPr>
                <w:i/>
                <w:iCs/>
                <w:color w:val="000000"/>
                <w:rPrChange w:id="32859" w:author="James Vu" w:date="2024-04-19T00:26:00Z">
                  <w:rPr>
                    <w:i/>
                    <w:iCs/>
                    <w:color w:val="000000"/>
                    <w:sz w:val="26"/>
                    <w:szCs w:val="26"/>
                  </w:rPr>
                </w:rPrChange>
              </w:rPr>
              <w:pPrChange w:id="32860" w:author="James Vu" w:date="2024-04-18T22:33:00Z">
                <w:pPr>
                  <w:widowControl w:val="0"/>
                  <w:spacing w:before="120" w:after="120"/>
                  <w:jc w:val="center"/>
                </w:pPr>
              </w:pPrChange>
            </w:pPr>
            <w:r w:rsidRPr="003C02FF">
              <w:rPr>
                <w:i/>
                <w:iCs/>
                <w:color w:val="000000"/>
                <w:rPrChange w:id="32861" w:author="James Vu" w:date="2024-04-19T00:26:00Z">
                  <w:rPr>
                    <w:i/>
                    <w:iCs/>
                    <w:color w:val="000000"/>
                    <w:sz w:val="26"/>
                    <w:szCs w:val="26"/>
                  </w:rPr>
                </w:rPrChange>
              </w:rPr>
              <w:t>1</w:t>
            </w:r>
          </w:p>
        </w:tc>
        <w:tc>
          <w:tcPr>
            <w:tcW w:w="632" w:type="pct"/>
            <w:shd w:val="clear" w:color="auto" w:fill="auto"/>
            <w:hideMark/>
            <w:tcPrChange w:id="32862"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B9AF5EC" w14:textId="77777777" w:rsidR="00093102" w:rsidRPr="003C02FF" w:rsidRDefault="00093102">
            <w:pPr>
              <w:widowControl w:val="0"/>
              <w:spacing w:before="120" w:after="120"/>
              <w:jc w:val="both"/>
              <w:rPr>
                <w:i/>
                <w:iCs/>
                <w:color w:val="000000"/>
                <w:rPrChange w:id="32863" w:author="James Vu" w:date="2024-04-19T00:26:00Z">
                  <w:rPr>
                    <w:i/>
                    <w:iCs/>
                    <w:color w:val="000000"/>
                    <w:sz w:val="26"/>
                    <w:szCs w:val="26"/>
                  </w:rPr>
                </w:rPrChange>
              </w:rPr>
              <w:pPrChange w:id="32864" w:author="James Vu" w:date="2024-04-18T22:33:00Z">
                <w:pPr>
                  <w:widowControl w:val="0"/>
                  <w:spacing w:before="120" w:after="120"/>
                </w:pPr>
              </w:pPrChange>
            </w:pPr>
            <w:r w:rsidRPr="003C02FF">
              <w:rPr>
                <w:i/>
                <w:iCs/>
                <w:color w:val="000000"/>
                <w:rPrChange w:id="32865" w:author="James Vu" w:date="2024-04-19T00:26:00Z">
                  <w:rPr>
                    <w:i/>
                    <w:iCs/>
                    <w:color w:val="000000"/>
                    <w:sz w:val="26"/>
                    <w:szCs w:val="26"/>
                  </w:rPr>
                </w:rPrChange>
              </w:rPr>
              <w:t xml:space="preserve">            14.680 </w:t>
            </w:r>
          </w:p>
        </w:tc>
      </w:tr>
      <w:tr w:rsidR="00093102" w:rsidRPr="003C02FF" w14:paraId="13F90BCD" w14:textId="77777777" w:rsidTr="003C02FF">
        <w:trPr>
          <w:trHeight w:val="570"/>
          <w:trPrChange w:id="32866" w:author="James Vu" w:date="2024-04-19T00:26:00Z">
            <w:trPr>
              <w:gridBefore w:val="1"/>
              <w:gridAfter w:val="0"/>
              <w:trHeight w:val="570"/>
            </w:trPr>
          </w:trPrChange>
        </w:trPr>
        <w:tc>
          <w:tcPr>
            <w:tcW w:w="254" w:type="pct"/>
            <w:shd w:val="clear" w:color="auto" w:fill="auto"/>
            <w:vAlign w:val="center"/>
            <w:hideMark/>
            <w:tcPrChange w:id="32867"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7AEB3D9" w14:textId="77777777" w:rsidR="00093102" w:rsidRPr="003C02FF" w:rsidRDefault="00093102">
            <w:pPr>
              <w:widowControl w:val="0"/>
              <w:spacing w:before="120" w:after="120"/>
              <w:jc w:val="both"/>
              <w:rPr>
                <w:b/>
                <w:bCs/>
                <w:color w:val="000000"/>
                <w:rPrChange w:id="32868" w:author="James Vu" w:date="2024-04-19T00:26:00Z">
                  <w:rPr>
                    <w:b/>
                    <w:bCs/>
                    <w:color w:val="000000"/>
                    <w:sz w:val="26"/>
                    <w:szCs w:val="26"/>
                  </w:rPr>
                </w:rPrChange>
              </w:rPr>
              <w:pPrChange w:id="32869" w:author="James Vu" w:date="2024-04-18T22:33:00Z">
                <w:pPr>
                  <w:widowControl w:val="0"/>
                  <w:spacing w:before="120" w:after="120"/>
                  <w:jc w:val="center"/>
                </w:pPr>
              </w:pPrChange>
            </w:pPr>
            <w:r w:rsidRPr="003C02FF">
              <w:rPr>
                <w:b/>
                <w:bCs/>
                <w:color w:val="000000"/>
                <w:rPrChange w:id="32870" w:author="James Vu" w:date="2024-04-19T00:26:00Z">
                  <w:rPr>
                    <w:b/>
                    <w:bCs/>
                    <w:color w:val="000000"/>
                    <w:sz w:val="26"/>
                    <w:szCs w:val="26"/>
                  </w:rPr>
                </w:rPrChange>
              </w:rPr>
              <w:t>9</w:t>
            </w:r>
          </w:p>
        </w:tc>
        <w:tc>
          <w:tcPr>
            <w:tcW w:w="618" w:type="pct"/>
            <w:shd w:val="clear" w:color="auto" w:fill="auto"/>
            <w:vAlign w:val="center"/>
            <w:hideMark/>
            <w:tcPrChange w:id="32871"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4366F56" w14:textId="77777777" w:rsidR="00093102" w:rsidRPr="003C02FF" w:rsidRDefault="00093102">
            <w:pPr>
              <w:widowControl w:val="0"/>
              <w:spacing w:before="120" w:after="120"/>
              <w:jc w:val="both"/>
              <w:rPr>
                <w:b/>
                <w:bCs/>
                <w:color w:val="000000"/>
                <w:rPrChange w:id="32872" w:author="James Vu" w:date="2024-04-19T00:26:00Z">
                  <w:rPr>
                    <w:b/>
                    <w:bCs/>
                    <w:color w:val="000000"/>
                    <w:sz w:val="26"/>
                    <w:szCs w:val="26"/>
                  </w:rPr>
                </w:rPrChange>
              </w:rPr>
              <w:pPrChange w:id="32873" w:author="James Vu" w:date="2024-04-18T22:33:00Z">
                <w:pPr>
                  <w:widowControl w:val="0"/>
                  <w:spacing w:before="120" w:after="120"/>
                  <w:jc w:val="center"/>
                </w:pPr>
              </w:pPrChange>
            </w:pPr>
            <w:r w:rsidRPr="003C02FF">
              <w:rPr>
                <w:b/>
                <w:bCs/>
                <w:color w:val="000000"/>
                <w:rPrChange w:id="32874" w:author="James Vu" w:date="2024-04-19T00:26:00Z">
                  <w:rPr>
                    <w:b/>
                    <w:bCs/>
                    <w:color w:val="000000"/>
                    <w:sz w:val="26"/>
                    <w:szCs w:val="26"/>
                  </w:rPr>
                </w:rPrChange>
              </w:rPr>
              <w:t>01.04.06.00</w:t>
            </w:r>
          </w:p>
        </w:tc>
        <w:tc>
          <w:tcPr>
            <w:tcW w:w="1636" w:type="pct"/>
            <w:shd w:val="clear" w:color="auto" w:fill="auto"/>
            <w:hideMark/>
            <w:tcPrChange w:id="32875"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75A187A" w14:textId="77777777" w:rsidR="00093102" w:rsidRPr="003C02FF" w:rsidRDefault="00093102">
            <w:pPr>
              <w:widowControl w:val="0"/>
              <w:spacing w:before="120" w:after="120"/>
              <w:jc w:val="both"/>
              <w:rPr>
                <w:b/>
                <w:bCs/>
                <w:color w:val="000000"/>
                <w:rPrChange w:id="32876" w:author="James Vu" w:date="2024-04-19T00:26:00Z">
                  <w:rPr>
                    <w:b/>
                    <w:bCs/>
                    <w:color w:val="000000"/>
                    <w:sz w:val="26"/>
                    <w:szCs w:val="26"/>
                  </w:rPr>
                </w:rPrChange>
              </w:rPr>
              <w:pPrChange w:id="32877" w:author="James Vu" w:date="2024-04-18T22:33:00Z">
                <w:pPr>
                  <w:widowControl w:val="0"/>
                  <w:spacing w:before="120" w:after="120"/>
                </w:pPr>
              </w:pPrChange>
            </w:pPr>
            <w:r w:rsidRPr="003C02FF">
              <w:rPr>
                <w:b/>
                <w:bCs/>
                <w:color w:val="000000"/>
                <w:rPrChange w:id="32878" w:author="James Vu" w:date="2024-04-19T00:26:00Z">
                  <w:rPr>
                    <w:b/>
                    <w:bCs/>
                    <w:color w:val="000000"/>
                    <w:sz w:val="26"/>
                    <w:szCs w:val="26"/>
                  </w:rPr>
                </w:rPrChange>
              </w:rPr>
              <w:t>Lắp đặt và cài đặt thiết bị lưu trữ liên kết các thiết bị lưu trữ trên mạng (SAN)</w:t>
            </w:r>
          </w:p>
        </w:tc>
        <w:tc>
          <w:tcPr>
            <w:tcW w:w="439" w:type="pct"/>
            <w:shd w:val="clear" w:color="auto" w:fill="auto"/>
            <w:vAlign w:val="center"/>
            <w:hideMark/>
            <w:tcPrChange w:id="32879"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669B8D0" w14:textId="77777777" w:rsidR="00093102" w:rsidRPr="003C02FF" w:rsidRDefault="00093102">
            <w:pPr>
              <w:widowControl w:val="0"/>
              <w:spacing w:before="120" w:after="120"/>
              <w:jc w:val="both"/>
              <w:rPr>
                <w:color w:val="000000"/>
                <w:rPrChange w:id="32880" w:author="James Vu" w:date="2024-04-19T00:26:00Z">
                  <w:rPr>
                    <w:color w:val="000000"/>
                    <w:sz w:val="26"/>
                    <w:szCs w:val="26"/>
                  </w:rPr>
                </w:rPrChange>
              </w:rPr>
              <w:pPrChange w:id="32881" w:author="James Vu" w:date="2024-04-18T22:33:00Z">
                <w:pPr>
                  <w:widowControl w:val="0"/>
                  <w:spacing w:before="120" w:after="120"/>
                  <w:jc w:val="center"/>
                </w:pPr>
              </w:pPrChange>
            </w:pPr>
            <w:r w:rsidRPr="003C02FF">
              <w:rPr>
                <w:color w:val="000000"/>
                <w:rPrChange w:id="32882" w:author="James Vu" w:date="2024-04-19T00:26:00Z">
                  <w:rPr>
                    <w:color w:val="000000"/>
                    <w:sz w:val="26"/>
                    <w:szCs w:val="26"/>
                  </w:rPr>
                </w:rPrChange>
              </w:rPr>
              <w:t>1 thiết bị</w:t>
            </w:r>
          </w:p>
        </w:tc>
        <w:tc>
          <w:tcPr>
            <w:tcW w:w="502" w:type="pct"/>
            <w:shd w:val="clear" w:color="auto" w:fill="auto"/>
            <w:vAlign w:val="center"/>
            <w:hideMark/>
            <w:tcPrChange w:id="32883"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50E4021E" w14:textId="77777777" w:rsidR="00093102" w:rsidRPr="003C02FF" w:rsidRDefault="00093102">
            <w:pPr>
              <w:widowControl w:val="0"/>
              <w:spacing w:before="120" w:after="120"/>
              <w:jc w:val="both"/>
              <w:rPr>
                <w:color w:val="000000"/>
                <w:rPrChange w:id="32884" w:author="James Vu" w:date="2024-04-19T00:26:00Z">
                  <w:rPr>
                    <w:color w:val="000000"/>
                    <w:sz w:val="26"/>
                    <w:szCs w:val="26"/>
                  </w:rPr>
                </w:rPrChange>
              </w:rPr>
              <w:pPrChange w:id="32885" w:author="James Vu" w:date="2024-04-18T22:33:00Z">
                <w:pPr>
                  <w:widowControl w:val="0"/>
                  <w:spacing w:before="120" w:after="120"/>
                  <w:jc w:val="center"/>
                </w:pPr>
              </w:pPrChange>
            </w:pPr>
            <w:r w:rsidRPr="003C02FF">
              <w:rPr>
                <w:color w:val="000000"/>
                <w:rPrChange w:id="32886" w:author="James Vu" w:date="2024-04-19T00:26:00Z">
                  <w:rPr>
                    <w:color w:val="000000"/>
                    <w:sz w:val="26"/>
                    <w:szCs w:val="26"/>
                  </w:rPr>
                </w:rPrChange>
              </w:rPr>
              <w:t>1</w:t>
            </w:r>
          </w:p>
        </w:tc>
        <w:tc>
          <w:tcPr>
            <w:tcW w:w="567" w:type="pct"/>
            <w:shd w:val="clear" w:color="auto" w:fill="auto"/>
            <w:hideMark/>
            <w:tcPrChange w:id="32887"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6320ACB" w14:textId="77777777" w:rsidR="00093102" w:rsidRPr="003C02FF" w:rsidRDefault="00093102">
            <w:pPr>
              <w:widowControl w:val="0"/>
              <w:spacing w:before="120" w:after="120"/>
              <w:jc w:val="both"/>
              <w:rPr>
                <w:b/>
                <w:bCs/>
                <w:color w:val="000000"/>
                <w:rPrChange w:id="32888" w:author="James Vu" w:date="2024-04-19T00:26:00Z">
                  <w:rPr>
                    <w:b/>
                    <w:bCs/>
                    <w:color w:val="000000"/>
                    <w:sz w:val="26"/>
                    <w:szCs w:val="26"/>
                  </w:rPr>
                </w:rPrChange>
              </w:rPr>
              <w:pPrChange w:id="32889" w:author="James Vu" w:date="2024-04-18T22:33:00Z">
                <w:pPr>
                  <w:widowControl w:val="0"/>
                  <w:spacing w:before="120" w:after="120"/>
                </w:pPr>
              </w:pPrChange>
            </w:pPr>
            <w:r w:rsidRPr="003C02FF">
              <w:rPr>
                <w:b/>
                <w:bCs/>
                <w:color w:val="000000"/>
                <w:rPrChange w:id="32890" w:author="James Vu" w:date="2024-04-19T00:26:00Z">
                  <w:rPr>
                    <w:b/>
                    <w:bCs/>
                    <w:color w:val="000000"/>
                    <w:sz w:val="26"/>
                    <w:szCs w:val="26"/>
                  </w:rPr>
                </w:rPrChange>
              </w:rPr>
              <w:t> </w:t>
            </w:r>
          </w:p>
        </w:tc>
        <w:tc>
          <w:tcPr>
            <w:tcW w:w="351" w:type="pct"/>
            <w:shd w:val="clear" w:color="auto" w:fill="auto"/>
            <w:hideMark/>
            <w:tcPrChange w:id="32891"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58D4FC0A" w14:textId="77777777" w:rsidR="00093102" w:rsidRPr="003C02FF" w:rsidRDefault="00093102">
            <w:pPr>
              <w:widowControl w:val="0"/>
              <w:spacing w:before="120" w:after="120"/>
              <w:jc w:val="both"/>
              <w:rPr>
                <w:b/>
                <w:bCs/>
                <w:color w:val="000000"/>
                <w:rPrChange w:id="32892" w:author="James Vu" w:date="2024-04-19T00:26:00Z">
                  <w:rPr>
                    <w:b/>
                    <w:bCs/>
                    <w:color w:val="000000"/>
                    <w:sz w:val="26"/>
                    <w:szCs w:val="26"/>
                  </w:rPr>
                </w:rPrChange>
              </w:rPr>
              <w:pPrChange w:id="32893" w:author="James Vu" w:date="2024-04-18T22:33:00Z">
                <w:pPr>
                  <w:widowControl w:val="0"/>
                  <w:spacing w:before="120" w:after="120"/>
                  <w:jc w:val="center"/>
                </w:pPr>
              </w:pPrChange>
            </w:pPr>
            <w:r w:rsidRPr="003C02FF">
              <w:rPr>
                <w:b/>
                <w:bCs/>
                <w:color w:val="000000"/>
                <w:rPrChange w:id="32894" w:author="James Vu" w:date="2024-04-19T00:26:00Z">
                  <w:rPr>
                    <w:b/>
                    <w:bCs/>
                    <w:color w:val="000000"/>
                    <w:sz w:val="26"/>
                    <w:szCs w:val="26"/>
                  </w:rPr>
                </w:rPrChange>
              </w:rPr>
              <w:t> </w:t>
            </w:r>
          </w:p>
        </w:tc>
        <w:tc>
          <w:tcPr>
            <w:tcW w:w="632" w:type="pct"/>
            <w:shd w:val="clear" w:color="auto" w:fill="auto"/>
            <w:hideMark/>
            <w:tcPrChange w:id="32895"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DD5F3DB" w14:textId="77777777" w:rsidR="00093102" w:rsidRPr="003C02FF" w:rsidRDefault="00093102">
            <w:pPr>
              <w:widowControl w:val="0"/>
              <w:spacing w:before="120" w:after="120"/>
              <w:jc w:val="both"/>
              <w:rPr>
                <w:b/>
                <w:bCs/>
                <w:color w:val="000000"/>
                <w:rPrChange w:id="32896" w:author="James Vu" w:date="2024-04-19T00:26:00Z">
                  <w:rPr>
                    <w:b/>
                    <w:bCs/>
                    <w:color w:val="000000"/>
                    <w:sz w:val="26"/>
                    <w:szCs w:val="26"/>
                  </w:rPr>
                </w:rPrChange>
              </w:rPr>
              <w:pPrChange w:id="32897" w:author="James Vu" w:date="2024-04-18T22:33:00Z">
                <w:pPr>
                  <w:widowControl w:val="0"/>
                  <w:spacing w:before="120" w:after="120"/>
                </w:pPr>
              </w:pPrChange>
            </w:pPr>
            <w:r w:rsidRPr="003C02FF">
              <w:rPr>
                <w:b/>
                <w:bCs/>
                <w:color w:val="000000"/>
                <w:rPrChange w:id="32898" w:author="James Vu" w:date="2024-04-19T00:26:00Z">
                  <w:rPr>
                    <w:b/>
                    <w:bCs/>
                    <w:color w:val="000000"/>
                    <w:sz w:val="26"/>
                    <w:szCs w:val="26"/>
                  </w:rPr>
                </w:rPrChange>
              </w:rPr>
              <w:t> </w:t>
            </w:r>
          </w:p>
        </w:tc>
      </w:tr>
      <w:tr w:rsidR="00093102" w:rsidRPr="003C02FF" w14:paraId="5B912171" w14:textId="77777777" w:rsidTr="003C02FF">
        <w:trPr>
          <w:trHeight w:val="300"/>
          <w:trPrChange w:id="32899" w:author="James Vu" w:date="2024-04-19T00:26:00Z">
            <w:trPr>
              <w:gridBefore w:val="1"/>
              <w:gridAfter w:val="0"/>
              <w:trHeight w:val="300"/>
            </w:trPr>
          </w:trPrChange>
        </w:trPr>
        <w:tc>
          <w:tcPr>
            <w:tcW w:w="254" w:type="pct"/>
            <w:shd w:val="clear" w:color="auto" w:fill="auto"/>
            <w:vAlign w:val="center"/>
            <w:hideMark/>
            <w:tcPrChange w:id="32900"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4467909" w14:textId="77777777" w:rsidR="00093102" w:rsidRPr="003C02FF" w:rsidRDefault="00093102">
            <w:pPr>
              <w:widowControl w:val="0"/>
              <w:spacing w:before="120" w:after="120"/>
              <w:jc w:val="both"/>
              <w:rPr>
                <w:color w:val="000000"/>
                <w:rPrChange w:id="32901" w:author="James Vu" w:date="2024-04-19T00:26:00Z">
                  <w:rPr>
                    <w:color w:val="000000"/>
                    <w:sz w:val="26"/>
                    <w:szCs w:val="26"/>
                  </w:rPr>
                </w:rPrChange>
              </w:rPr>
              <w:pPrChange w:id="32902" w:author="James Vu" w:date="2024-04-18T22:33:00Z">
                <w:pPr>
                  <w:widowControl w:val="0"/>
                  <w:spacing w:before="120" w:after="120"/>
                  <w:jc w:val="center"/>
                </w:pPr>
              </w:pPrChange>
            </w:pPr>
            <w:r w:rsidRPr="003C02FF">
              <w:rPr>
                <w:color w:val="000000"/>
                <w:rPrChange w:id="32903" w:author="James Vu" w:date="2024-04-19T00:26:00Z">
                  <w:rPr>
                    <w:color w:val="000000"/>
                    <w:sz w:val="26"/>
                    <w:szCs w:val="26"/>
                  </w:rPr>
                </w:rPrChange>
              </w:rPr>
              <w:t> </w:t>
            </w:r>
          </w:p>
        </w:tc>
        <w:tc>
          <w:tcPr>
            <w:tcW w:w="618" w:type="pct"/>
            <w:shd w:val="clear" w:color="auto" w:fill="auto"/>
            <w:vAlign w:val="center"/>
            <w:hideMark/>
            <w:tcPrChange w:id="32904"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E9E25A3" w14:textId="77777777" w:rsidR="00093102" w:rsidRPr="003C02FF" w:rsidRDefault="00093102">
            <w:pPr>
              <w:widowControl w:val="0"/>
              <w:spacing w:before="120" w:after="120"/>
              <w:jc w:val="both"/>
              <w:rPr>
                <w:color w:val="000000"/>
                <w:rPrChange w:id="32905" w:author="James Vu" w:date="2024-04-19T00:26:00Z">
                  <w:rPr>
                    <w:color w:val="000000"/>
                    <w:sz w:val="26"/>
                    <w:szCs w:val="26"/>
                  </w:rPr>
                </w:rPrChange>
              </w:rPr>
              <w:pPrChange w:id="32906" w:author="James Vu" w:date="2024-04-18T22:33:00Z">
                <w:pPr>
                  <w:widowControl w:val="0"/>
                  <w:spacing w:before="120" w:after="120"/>
                  <w:jc w:val="center"/>
                </w:pPr>
              </w:pPrChange>
            </w:pPr>
            <w:r w:rsidRPr="003C02FF">
              <w:rPr>
                <w:color w:val="000000"/>
                <w:rPrChange w:id="32907" w:author="James Vu" w:date="2024-04-19T00:26:00Z">
                  <w:rPr>
                    <w:color w:val="000000"/>
                    <w:sz w:val="26"/>
                    <w:szCs w:val="26"/>
                  </w:rPr>
                </w:rPrChange>
              </w:rPr>
              <w:t> </w:t>
            </w:r>
          </w:p>
        </w:tc>
        <w:tc>
          <w:tcPr>
            <w:tcW w:w="1636" w:type="pct"/>
            <w:shd w:val="clear" w:color="auto" w:fill="auto"/>
            <w:hideMark/>
            <w:tcPrChange w:id="32908"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416B01E" w14:textId="77777777" w:rsidR="00093102" w:rsidRPr="003C02FF" w:rsidRDefault="00093102">
            <w:pPr>
              <w:widowControl w:val="0"/>
              <w:spacing w:before="120" w:after="120"/>
              <w:jc w:val="both"/>
              <w:rPr>
                <w:color w:val="000000"/>
                <w:rPrChange w:id="32909" w:author="James Vu" w:date="2024-04-19T00:26:00Z">
                  <w:rPr>
                    <w:color w:val="000000"/>
                    <w:sz w:val="26"/>
                    <w:szCs w:val="26"/>
                  </w:rPr>
                </w:rPrChange>
              </w:rPr>
              <w:pPrChange w:id="32910" w:author="James Vu" w:date="2024-04-18T22:33:00Z">
                <w:pPr>
                  <w:widowControl w:val="0"/>
                  <w:spacing w:before="120" w:after="120"/>
                </w:pPr>
              </w:pPrChange>
            </w:pPr>
            <w:r w:rsidRPr="003C02FF">
              <w:rPr>
                <w:color w:val="000000"/>
                <w:rPrChange w:id="32911" w:author="James Vu" w:date="2024-04-19T00:26:00Z">
                  <w:rPr>
                    <w:color w:val="000000"/>
                    <w:sz w:val="26"/>
                    <w:szCs w:val="26"/>
                  </w:rPr>
                </w:rPrChange>
              </w:rPr>
              <w:t>a) Vật liệu phụ</w:t>
            </w:r>
          </w:p>
        </w:tc>
        <w:tc>
          <w:tcPr>
            <w:tcW w:w="439" w:type="pct"/>
            <w:shd w:val="clear" w:color="auto" w:fill="auto"/>
            <w:vAlign w:val="center"/>
            <w:hideMark/>
            <w:tcPrChange w:id="32912"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56F1077" w14:textId="77777777" w:rsidR="00093102" w:rsidRPr="003C02FF" w:rsidRDefault="00093102">
            <w:pPr>
              <w:widowControl w:val="0"/>
              <w:spacing w:before="120" w:after="120"/>
              <w:jc w:val="both"/>
              <w:rPr>
                <w:color w:val="000000"/>
                <w:rPrChange w:id="32913" w:author="James Vu" w:date="2024-04-19T00:26:00Z">
                  <w:rPr>
                    <w:color w:val="000000"/>
                    <w:sz w:val="26"/>
                    <w:szCs w:val="26"/>
                  </w:rPr>
                </w:rPrChange>
              </w:rPr>
              <w:pPrChange w:id="32914" w:author="James Vu" w:date="2024-04-18T22:33:00Z">
                <w:pPr>
                  <w:widowControl w:val="0"/>
                  <w:spacing w:before="120" w:after="120"/>
                  <w:jc w:val="center"/>
                </w:pPr>
              </w:pPrChange>
            </w:pPr>
            <w:r w:rsidRPr="003C02FF">
              <w:rPr>
                <w:color w:val="000000"/>
                <w:rPrChange w:id="32915" w:author="James Vu" w:date="2024-04-19T00:26:00Z">
                  <w:rPr>
                    <w:color w:val="000000"/>
                    <w:sz w:val="26"/>
                    <w:szCs w:val="26"/>
                  </w:rPr>
                </w:rPrChange>
              </w:rPr>
              <w:t> </w:t>
            </w:r>
          </w:p>
        </w:tc>
        <w:tc>
          <w:tcPr>
            <w:tcW w:w="502" w:type="pct"/>
            <w:shd w:val="clear" w:color="auto" w:fill="auto"/>
            <w:vAlign w:val="center"/>
            <w:hideMark/>
            <w:tcPrChange w:id="32916"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0D78D75" w14:textId="77777777" w:rsidR="00093102" w:rsidRPr="003C02FF" w:rsidRDefault="00093102">
            <w:pPr>
              <w:widowControl w:val="0"/>
              <w:spacing w:before="120" w:after="120"/>
              <w:jc w:val="both"/>
              <w:rPr>
                <w:color w:val="000000"/>
                <w:rPrChange w:id="32917" w:author="James Vu" w:date="2024-04-19T00:26:00Z">
                  <w:rPr>
                    <w:color w:val="000000"/>
                    <w:sz w:val="26"/>
                    <w:szCs w:val="26"/>
                  </w:rPr>
                </w:rPrChange>
              </w:rPr>
              <w:pPrChange w:id="32918" w:author="James Vu" w:date="2024-04-18T22:33:00Z">
                <w:pPr>
                  <w:widowControl w:val="0"/>
                  <w:spacing w:before="120" w:after="120"/>
                  <w:jc w:val="center"/>
                </w:pPr>
              </w:pPrChange>
            </w:pPr>
            <w:r w:rsidRPr="003C02FF">
              <w:rPr>
                <w:color w:val="000000"/>
                <w:rPrChange w:id="32919" w:author="James Vu" w:date="2024-04-19T00:26:00Z">
                  <w:rPr>
                    <w:color w:val="000000"/>
                    <w:sz w:val="26"/>
                    <w:szCs w:val="26"/>
                  </w:rPr>
                </w:rPrChange>
              </w:rPr>
              <w:t> </w:t>
            </w:r>
          </w:p>
        </w:tc>
        <w:tc>
          <w:tcPr>
            <w:tcW w:w="567" w:type="pct"/>
            <w:shd w:val="clear" w:color="auto" w:fill="auto"/>
            <w:hideMark/>
            <w:tcPrChange w:id="32920"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285A8E75" w14:textId="77777777" w:rsidR="00093102" w:rsidRPr="003C02FF" w:rsidRDefault="00093102">
            <w:pPr>
              <w:widowControl w:val="0"/>
              <w:spacing w:before="120" w:after="120"/>
              <w:jc w:val="both"/>
              <w:rPr>
                <w:color w:val="000000"/>
                <w:rPrChange w:id="32921" w:author="James Vu" w:date="2024-04-19T00:26:00Z">
                  <w:rPr>
                    <w:color w:val="000000"/>
                    <w:sz w:val="26"/>
                    <w:szCs w:val="26"/>
                  </w:rPr>
                </w:rPrChange>
              </w:rPr>
              <w:pPrChange w:id="32922" w:author="James Vu" w:date="2024-04-18T22:33:00Z">
                <w:pPr>
                  <w:widowControl w:val="0"/>
                  <w:spacing w:before="120" w:after="120"/>
                </w:pPr>
              </w:pPrChange>
            </w:pPr>
            <w:r w:rsidRPr="003C02FF">
              <w:rPr>
                <w:color w:val="000000"/>
                <w:rPrChange w:id="32923" w:author="James Vu" w:date="2024-04-19T00:26:00Z">
                  <w:rPr>
                    <w:color w:val="000000"/>
                    <w:sz w:val="26"/>
                    <w:szCs w:val="26"/>
                  </w:rPr>
                </w:rPrChange>
              </w:rPr>
              <w:t> </w:t>
            </w:r>
          </w:p>
        </w:tc>
        <w:tc>
          <w:tcPr>
            <w:tcW w:w="351" w:type="pct"/>
            <w:shd w:val="clear" w:color="auto" w:fill="auto"/>
            <w:hideMark/>
            <w:tcPrChange w:id="32924"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517E6E3" w14:textId="77777777" w:rsidR="00093102" w:rsidRPr="003C02FF" w:rsidRDefault="00093102">
            <w:pPr>
              <w:widowControl w:val="0"/>
              <w:spacing w:before="120" w:after="120"/>
              <w:jc w:val="both"/>
              <w:rPr>
                <w:color w:val="000000"/>
                <w:rPrChange w:id="32925" w:author="James Vu" w:date="2024-04-19T00:26:00Z">
                  <w:rPr>
                    <w:color w:val="000000"/>
                    <w:sz w:val="26"/>
                    <w:szCs w:val="26"/>
                  </w:rPr>
                </w:rPrChange>
              </w:rPr>
              <w:pPrChange w:id="32926" w:author="James Vu" w:date="2024-04-18T22:33:00Z">
                <w:pPr>
                  <w:widowControl w:val="0"/>
                  <w:spacing w:before="120" w:after="120"/>
                  <w:jc w:val="center"/>
                </w:pPr>
              </w:pPrChange>
            </w:pPr>
            <w:r w:rsidRPr="003C02FF">
              <w:rPr>
                <w:color w:val="000000"/>
                <w:rPrChange w:id="32927" w:author="James Vu" w:date="2024-04-19T00:26:00Z">
                  <w:rPr>
                    <w:color w:val="000000"/>
                    <w:sz w:val="26"/>
                    <w:szCs w:val="26"/>
                  </w:rPr>
                </w:rPrChange>
              </w:rPr>
              <w:t> </w:t>
            </w:r>
          </w:p>
        </w:tc>
        <w:tc>
          <w:tcPr>
            <w:tcW w:w="632" w:type="pct"/>
            <w:shd w:val="clear" w:color="auto" w:fill="auto"/>
            <w:hideMark/>
            <w:tcPrChange w:id="32928"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10157C5" w14:textId="77777777" w:rsidR="00093102" w:rsidRPr="003C02FF" w:rsidRDefault="00093102">
            <w:pPr>
              <w:widowControl w:val="0"/>
              <w:spacing w:before="120" w:after="120"/>
              <w:jc w:val="both"/>
              <w:rPr>
                <w:color w:val="000000"/>
                <w:rPrChange w:id="32929" w:author="James Vu" w:date="2024-04-19T00:26:00Z">
                  <w:rPr>
                    <w:color w:val="000000"/>
                    <w:sz w:val="26"/>
                    <w:szCs w:val="26"/>
                  </w:rPr>
                </w:rPrChange>
              </w:rPr>
              <w:pPrChange w:id="32930" w:author="James Vu" w:date="2024-04-18T22:33:00Z">
                <w:pPr>
                  <w:widowControl w:val="0"/>
                  <w:spacing w:before="120" w:after="120"/>
                </w:pPr>
              </w:pPrChange>
            </w:pPr>
            <w:r w:rsidRPr="003C02FF">
              <w:rPr>
                <w:color w:val="000000"/>
                <w:rPrChange w:id="32931" w:author="James Vu" w:date="2024-04-19T00:26:00Z">
                  <w:rPr>
                    <w:color w:val="000000"/>
                    <w:sz w:val="26"/>
                    <w:szCs w:val="26"/>
                  </w:rPr>
                </w:rPrChange>
              </w:rPr>
              <w:t xml:space="preserve">                4.830 </w:t>
            </w:r>
          </w:p>
        </w:tc>
      </w:tr>
      <w:tr w:rsidR="00093102" w:rsidRPr="003C02FF" w14:paraId="2EADCD5A" w14:textId="77777777" w:rsidTr="003C02FF">
        <w:trPr>
          <w:trHeight w:val="300"/>
          <w:trPrChange w:id="32932" w:author="James Vu" w:date="2024-04-19T00:26:00Z">
            <w:trPr>
              <w:gridBefore w:val="1"/>
              <w:gridAfter w:val="0"/>
              <w:trHeight w:val="300"/>
            </w:trPr>
          </w:trPrChange>
        </w:trPr>
        <w:tc>
          <w:tcPr>
            <w:tcW w:w="254" w:type="pct"/>
            <w:shd w:val="clear" w:color="auto" w:fill="auto"/>
            <w:vAlign w:val="center"/>
            <w:hideMark/>
            <w:tcPrChange w:id="32933"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9BCD612" w14:textId="77777777" w:rsidR="00093102" w:rsidRPr="003C02FF" w:rsidRDefault="00093102">
            <w:pPr>
              <w:widowControl w:val="0"/>
              <w:spacing w:before="120" w:after="120"/>
              <w:jc w:val="both"/>
              <w:rPr>
                <w:i/>
                <w:iCs/>
                <w:color w:val="000000"/>
                <w:rPrChange w:id="32934" w:author="James Vu" w:date="2024-04-19T00:26:00Z">
                  <w:rPr>
                    <w:i/>
                    <w:iCs/>
                    <w:color w:val="000000"/>
                    <w:sz w:val="26"/>
                    <w:szCs w:val="26"/>
                  </w:rPr>
                </w:rPrChange>
              </w:rPr>
              <w:pPrChange w:id="32935" w:author="James Vu" w:date="2024-04-18T22:33:00Z">
                <w:pPr>
                  <w:widowControl w:val="0"/>
                  <w:spacing w:before="120" w:after="120"/>
                  <w:jc w:val="center"/>
                </w:pPr>
              </w:pPrChange>
            </w:pPr>
            <w:r w:rsidRPr="003C02FF">
              <w:rPr>
                <w:i/>
                <w:iCs/>
                <w:color w:val="000000"/>
                <w:rPrChange w:id="32936" w:author="James Vu" w:date="2024-04-19T00:26:00Z">
                  <w:rPr>
                    <w:i/>
                    <w:iCs/>
                    <w:color w:val="000000"/>
                    <w:sz w:val="26"/>
                    <w:szCs w:val="26"/>
                  </w:rPr>
                </w:rPrChange>
              </w:rPr>
              <w:t> </w:t>
            </w:r>
          </w:p>
        </w:tc>
        <w:tc>
          <w:tcPr>
            <w:tcW w:w="618" w:type="pct"/>
            <w:shd w:val="clear" w:color="auto" w:fill="auto"/>
            <w:vAlign w:val="center"/>
            <w:hideMark/>
            <w:tcPrChange w:id="32937"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C6D7192" w14:textId="77777777" w:rsidR="00093102" w:rsidRPr="003C02FF" w:rsidRDefault="00093102">
            <w:pPr>
              <w:widowControl w:val="0"/>
              <w:spacing w:before="120" w:after="120"/>
              <w:jc w:val="both"/>
              <w:rPr>
                <w:i/>
                <w:iCs/>
                <w:color w:val="000000"/>
                <w:rPrChange w:id="32938" w:author="James Vu" w:date="2024-04-19T00:26:00Z">
                  <w:rPr>
                    <w:i/>
                    <w:iCs/>
                    <w:color w:val="000000"/>
                    <w:sz w:val="26"/>
                    <w:szCs w:val="26"/>
                  </w:rPr>
                </w:rPrChange>
              </w:rPr>
              <w:pPrChange w:id="32939" w:author="James Vu" w:date="2024-04-18T22:33:00Z">
                <w:pPr>
                  <w:widowControl w:val="0"/>
                  <w:spacing w:before="120" w:after="120"/>
                  <w:jc w:val="center"/>
                </w:pPr>
              </w:pPrChange>
            </w:pPr>
            <w:r w:rsidRPr="003C02FF">
              <w:rPr>
                <w:i/>
                <w:iCs/>
                <w:color w:val="000000"/>
                <w:rPrChange w:id="32940" w:author="James Vu" w:date="2024-04-19T00:26:00Z">
                  <w:rPr>
                    <w:i/>
                    <w:iCs/>
                    <w:color w:val="000000"/>
                    <w:sz w:val="26"/>
                    <w:szCs w:val="26"/>
                  </w:rPr>
                </w:rPrChange>
              </w:rPr>
              <w:t> </w:t>
            </w:r>
          </w:p>
        </w:tc>
        <w:tc>
          <w:tcPr>
            <w:tcW w:w="1636" w:type="pct"/>
            <w:shd w:val="clear" w:color="auto" w:fill="auto"/>
            <w:hideMark/>
            <w:tcPrChange w:id="32941"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5DAA9945" w14:textId="77777777" w:rsidR="00093102" w:rsidRPr="003C02FF" w:rsidRDefault="00093102">
            <w:pPr>
              <w:widowControl w:val="0"/>
              <w:spacing w:before="120" w:after="120"/>
              <w:jc w:val="both"/>
              <w:rPr>
                <w:i/>
                <w:iCs/>
                <w:color w:val="000000"/>
                <w:rPrChange w:id="32942" w:author="James Vu" w:date="2024-04-19T00:26:00Z">
                  <w:rPr>
                    <w:i/>
                    <w:iCs/>
                    <w:color w:val="000000"/>
                    <w:sz w:val="26"/>
                    <w:szCs w:val="26"/>
                  </w:rPr>
                </w:rPrChange>
              </w:rPr>
              <w:pPrChange w:id="32943" w:author="James Vu" w:date="2024-04-18T22:33:00Z">
                <w:pPr>
                  <w:widowControl w:val="0"/>
                  <w:spacing w:before="120" w:after="120"/>
                  <w:jc w:val="right"/>
                </w:pPr>
              </w:pPrChange>
            </w:pPr>
            <w:r w:rsidRPr="003C02FF">
              <w:rPr>
                <w:i/>
                <w:iCs/>
                <w:color w:val="000000"/>
                <w:rPrChange w:id="32944" w:author="James Vu" w:date="2024-04-19T00:26:00Z">
                  <w:rPr>
                    <w:i/>
                    <w:iCs/>
                    <w:color w:val="000000"/>
                    <w:sz w:val="26"/>
                    <w:szCs w:val="26"/>
                  </w:rPr>
                </w:rPrChange>
              </w:rPr>
              <w:t>Cồn công nghiệp</w:t>
            </w:r>
          </w:p>
        </w:tc>
        <w:tc>
          <w:tcPr>
            <w:tcW w:w="439" w:type="pct"/>
            <w:shd w:val="clear" w:color="auto" w:fill="auto"/>
            <w:vAlign w:val="center"/>
            <w:hideMark/>
            <w:tcPrChange w:id="32945"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74C6E4D9" w14:textId="77777777" w:rsidR="00093102" w:rsidRPr="003C02FF" w:rsidRDefault="00093102">
            <w:pPr>
              <w:widowControl w:val="0"/>
              <w:spacing w:before="120" w:after="120"/>
              <w:jc w:val="both"/>
              <w:rPr>
                <w:i/>
                <w:iCs/>
                <w:color w:val="000000"/>
                <w:rPrChange w:id="32946" w:author="James Vu" w:date="2024-04-19T00:26:00Z">
                  <w:rPr>
                    <w:i/>
                    <w:iCs/>
                    <w:color w:val="000000"/>
                    <w:sz w:val="26"/>
                    <w:szCs w:val="26"/>
                  </w:rPr>
                </w:rPrChange>
              </w:rPr>
              <w:pPrChange w:id="32947" w:author="James Vu" w:date="2024-04-18T22:33:00Z">
                <w:pPr>
                  <w:widowControl w:val="0"/>
                  <w:spacing w:before="120" w:after="120"/>
                  <w:jc w:val="center"/>
                </w:pPr>
              </w:pPrChange>
            </w:pPr>
            <w:r w:rsidRPr="003C02FF">
              <w:rPr>
                <w:i/>
                <w:iCs/>
                <w:color w:val="000000"/>
                <w:rPrChange w:id="32948" w:author="James Vu" w:date="2024-04-19T00:26:00Z">
                  <w:rPr>
                    <w:i/>
                    <w:iCs/>
                    <w:color w:val="000000"/>
                    <w:sz w:val="26"/>
                    <w:szCs w:val="26"/>
                  </w:rPr>
                </w:rPrChange>
              </w:rPr>
              <w:t>Lít</w:t>
            </w:r>
          </w:p>
        </w:tc>
        <w:tc>
          <w:tcPr>
            <w:tcW w:w="502" w:type="pct"/>
            <w:shd w:val="clear" w:color="auto" w:fill="auto"/>
            <w:vAlign w:val="center"/>
            <w:hideMark/>
            <w:tcPrChange w:id="32949"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0D46518C" w14:textId="77777777" w:rsidR="00093102" w:rsidRPr="003C02FF" w:rsidRDefault="00093102">
            <w:pPr>
              <w:widowControl w:val="0"/>
              <w:spacing w:before="120" w:after="120"/>
              <w:jc w:val="both"/>
              <w:rPr>
                <w:i/>
                <w:iCs/>
                <w:color w:val="000000"/>
                <w:rPrChange w:id="32950" w:author="James Vu" w:date="2024-04-19T00:26:00Z">
                  <w:rPr>
                    <w:i/>
                    <w:iCs/>
                    <w:color w:val="000000"/>
                    <w:sz w:val="26"/>
                    <w:szCs w:val="26"/>
                  </w:rPr>
                </w:rPrChange>
              </w:rPr>
              <w:pPrChange w:id="32951" w:author="James Vu" w:date="2024-04-18T22:33:00Z">
                <w:pPr>
                  <w:widowControl w:val="0"/>
                  <w:spacing w:before="120" w:after="120"/>
                  <w:jc w:val="center"/>
                </w:pPr>
              </w:pPrChange>
            </w:pPr>
            <w:r w:rsidRPr="003C02FF">
              <w:rPr>
                <w:i/>
                <w:iCs/>
                <w:color w:val="000000"/>
                <w:rPrChange w:id="32952" w:author="James Vu" w:date="2024-04-19T00:26:00Z">
                  <w:rPr>
                    <w:i/>
                    <w:iCs/>
                    <w:color w:val="000000"/>
                    <w:sz w:val="26"/>
                    <w:szCs w:val="26"/>
                  </w:rPr>
                </w:rPrChange>
              </w:rPr>
              <w:t>0,2</w:t>
            </w:r>
          </w:p>
        </w:tc>
        <w:tc>
          <w:tcPr>
            <w:tcW w:w="567" w:type="pct"/>
            <w:shd w:val="clear" w:color="auto" w:fill="auto"/>
            <w:hideMark/>
            <w:tcPrChange w:id="32953"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5DB30CF3" w14:textId="77777777" w:rsidR="00093102" w:rsidRPr="003C02FF" w:rsidRDefault="00093102">
            <w:pPr>
              <w:widowControl w:val="0"/>
              <w:spacing w:before="120" w:after="120"/>
              <w:jc w:val="both"/>
              <w:rPr>
                <w:i/>
                <w:iCs/>
                <w:color w:val="000000"/>
                <w:rPrChange w:id="32954" w:author="James Vu" w:date="2024-04-19T00:26:00Z">
                  <w:rPr>
                    <w:i/>
                    <w:iCs/>
                    <w:color w:val="000000"/>
                    <w:sz w:val="26"/>
                    <w:szCs w:val="26"/>
                  </w:rPr>
                </w:rPrChange>
              </w:rPr>
              <w:pPrChange w:id="32955" w:author="James Vu" w:date="2024-04-18T22:33:00Z">
                <w:pPr>
                  <w:widowControl w:val="0"/>
                  <w:spacing w:before="120" w:after="120"/>
                </w:pPr>
              </w:pPrChange>
            </w:pPr>
            <w:r w:rsidRPr="003C02FF">
              <w:rPr>
                <w:i/>
                <w:iCs/>
                <w:color w:val="000000"/>
                <w:rPrChange w:id="32956" w:author="James Vu" w:date="2024-04-19T00:26:00Z">
                  <w:rPr>
                    <w:i/>
                    <w:iCs/>
                    <w:color w:val="000000"/>
                    <w:sz w:val="26"/>
                    <w:szCs w:val="26"/>
                  </w:rPr>
                </w:rPrChange>
              </w:rPr>
              <w:t xml:space="preserve">         23.000 </w:t>
            </w:r>
          </w:p>
        </w:tc>
        <w:tc>
          <w:tcPr>
            <w:tcW w:w="351" w:type="pct"/>
            <w:shd w:val="clear" w:color="auto" w:fill="auto"/>
            <w:hideMark/>
            <w:tcPrChange w:id="32957"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9049CBF" w14:textId="77777777" w:rsidR="00093102" w:rsidRPr="003C02FF" w:rsidRDefault="00093102">
            <w:pPr>
              <w:widowControl w:val="0"/>
              <w:spacing w:before="120" w:after="120"/>
              <w:jc w:val="both"/>
              <w:rPr>
                <w:i/>
                <w:iCs/>
                <w:color w:val="000000"/>
                <w:rPrChange w:id="32958" w:author="James Vu" w:date="2024-04-19T00:26:00Z">
                  <w:rPr>
                    <w:i/>
                    <w:iCs/>
                    <w:color w:val="000000"/>
                    <w:sz w:val="26"/>
                    <w:szCs w:val="26"/>
                  </w:rPr>
                </w:rPrChange>
              </w:rPr>
              <w:pPrChange w:id="32959" w:author="James Vu" w:date="2024-04-18T22:33:00Z">
                <w:pPr>
                  <w:widowControl w:val="0"/>
                  <w:spacing w:before="120" w:after="120"/>
                  <w:jc w:val="center"/>
                </w:pPr>
              </w:pPrChange>
            </w:pPr>
            <w:r w:rsidRPr="003C02FF">
              <w:rPr>
                <w:i/>
                <w:iCs/>
                <w:color w:val="000000"/>
                <w:rPrChange w:id="32960" w:author="James Vu" w:date="2024-04-19T00:26:00Z">
                  <w:rPr>
                    <w:i/>
                    <w:iCs/>
                    <w:color w:val="000000"/>
                    <w:sz w:val="26"/>
                    <w:szCs w:val="26"/>
                  </w:rPr>
                </w:rPrChange>
              </w:rPr>
              <w:t>1</w:t>
            </w:r>
          </w:p>
        </w:tc>
        <w:tc>
          <w:tcPr>
            <w:tcW w:w="632" w:type="pct"/>
            <w:shd w:val="clear" w:color="auto" w:fill="auto"/>
            <w:hideMark/>
            <w:tcPrChange w:id="32961"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00FE1665" w14:textId="77777777" w:rsidR="00093102" w:rsidRPr="003C02FF" w:rsidRDefault="00093102">
            <w:pPr>
              <w:widowControl w:val="0"/>
              <w:spacing w:before="120" w:after="120"/>
              <w:jc w:val="both"/>
              <w:rPr>
                <w:i/>
                <w:iCs/>
                <w:color w:val="000000"/>
                <w:rPrChange w:id="32962" w:author="James Vu" w:date="2024-04-19T00:26:00Z">
                  <w:rPr>
                    <w:i/>
                    <w:iCs/>
                    <w:color w:val="000000"/>
                    <w:sz w:val="26"/>
                    <w:szCs w:val="26"/>
                  </w:rPr>
                </w:rPrChange>
              </w:rPr>
              <w:pPrChange w:id="32963" w:author="James Vu" w:date="2024-04-18T22:33:00Z">
                <w:pPr>
                  <w:widowControl w:val="0"/>
                  <w:spacing w:before="120" w:after="120"/>
                </w:pPr>
              </w:pPrChange>
            </w:pPr>
            <w:r w:rsidRPr="003C02FF">
              <w:rPr>
                <w:i/>
                <w:iCs/>
                <w:color w:val="000000"/>
                <w:rPrChange w:id="32964" w:author="James Vu" w:date="2024-04-19T00:26:00Z">
                  <w:rPr>
                    <w:i/>
                    <w:iCs/>
                    <w:color w:val="000000"/>
                    <w:sz w:val="26"/>
                    <w:szCs w:val="26"/>
                  </w:rPr>
                </w:rPrChange>
              </w:rPr>
              <w:t xml:space="preserve">              4.600 </w:t>
            </w:r>
          </w:p>
        </w:tc>
      </w:tr>
      <w:tr w:rsidR="00093102" w:rsidRPr="003C02FF" w14:paraId="454B9608" w14:textId="77777777" w:rsidTr="003C02FF">
        <w:trPr>
          <w:trHeight w:val="300"/>
          <w:trPrChange w:id="32965" w:author="James Vu" w:date="2024-04-19T00:26:00Z">
            <w:trPr>
              <w:gridBefore w:val="1"/>
              <w:gridAfter w:val="0"/>
              <w:trHeight w:val="300"/>
            </w:trPr>
          </w:trPrChange>
        </w:trPr>
        <w:tc>
          <w:tcPr>
            <w:tcW w:w="254" w:type="pct"/>
            <w:shd w:val="clear" w:color="auto" w:fill="auto"/>
            <w:vAlign w:val="center"/>
            <w:hideMark/>
            <w:tcPrChange w:id="32966"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CABB310" w14:textId="77777777" w:rsidR="00093102" w:rsidRPr="003C02FF" w:rsidRDefault="00093102">
            <w:pPr>
              <w:widowControl w:val="0"/>
              <w:spacing w:before="120" w:after="120"/>
              <w:jc w:val="both"/>
              <w:rPr>
                <w:i/>
                <w:iCs/>
                <w:color w:val="000000"/>
                <w:rPrChange w:id="32967" w:author="James Vu" w:date="2024-04-19T00:26:00Z">
                  <w:rPr>
                    <w:i/>
                    <w:iCs/>
                    <w:color w:val="000000"/>
                    <w:sz w:val="26"/>
                    <w:szCs w:val="26"/>
                  </w:rPr>
                </w:rPrChange>
              </w:rPr>
              <w:pPrChange w:id="32968" w:author="James Vu" w:date="2024-04-18T22:33:00Z">
                <w:pPr>
                  <w:widowControl w:val="0"/>
                  <w:spacing w:before="120" w:after="120"/>
                  <w:jc w:val="center"/>
                </w:pPr>
              </w:pPrChange>
            </w:pPr>
            <w:r w:rsidRPr="003C02FF">
              <w:rPr>
                <w:i/>
                <w:iCs/>
                <w:color w:val="000000"/>
                <w:rPrChange w:id="32969" w:author="James Vu" w:date="2024-04-19T00:26:00Z">
                  <w:rPr>
                    <w:i/>
                    <w:iCs/>
                    <w:color w:val="000000"/>
                    <w:sz w:val="26"/>
                    <w:szCs w:val="26"/>
                  </w:rPr>
                </w:rPrChange>
              </w:rPr>
              <w:t> </w:t>
            </w:r>
          </w:p>
        </w:tc>
        <w:tc>
          <w:tcPr>
            <w:tcW w:w="618" w:type="pct"/>
            <w:shd w:val="clear" w:color="auto" w:fill="auto"/>
            <w:vAlign w:val="center"/>
            <w:hideMark/>
            <w:tcPrChange w:id="32970"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42014916" w14:textId="77777777" w:rsidR="00093102" w:rsidRPr="003C02FF" w:rsidRDefault="00093102">
            <w:pPr>
              <w:widowControl w:val="0"/>
              <w:spacing w:before="120" w:after="120"/>
              <w:jc w:val="both"/>
              <w:rPr>
                <w:i/>
                <w:iCs/>
                <w:color w:val="000000"/>
                <w:rPrChange w:id="32971" w:author="James Vu" w:date="2024-04-19T00:26:00Z">
                  <w:rPr>
                    <w:i/>
                    <w:iCs/>
                    <w:color w:val="000000"/>
                    <w:sz w:val="26"/>
                    <w:szCs w:val="26"/>
                  </w:rPr>
                </w:rPrChange>
              </w:rPr>
              <w:pPrChange w:id="32972" w:author="James Vu" w:date="2024-04-18T22:33:00Z">
                <w:pPr>
                  <w:widowControl w:val="0"/>
                  <w:spacing w:before="120" w:after="120"/>
                  <w:jc w:val="center"/>
                </w:pPr>
              </w:pPrChange>
            </w:pPr>
            <w:r w:rsidRPr="003C02FF">
              <w:rPr>
                <w:i/>
                <w:iCs/>
                <w:color w:val="000000"/>
                <w:rPrChange w:id="32973" w:author="James Vu" w:date="2024-04-19T00:26:00Z">
                  <w:rPr>
                    <w:i/>
                    <w:iCs/>
                    <w:color w:val="000000"/>
                    <w:sz w:val="26"/>
                    <w:szCs w:val="26"/>
                  </w:rPr>
                </w:rPrChange>
              </w:rPr>
              <w:t> </w:t>
            </w:r>
          </w:p>
        </w:tc>
        <w:tc>
          <w:tcPr>
            <w:tcW w:w="1636" w:type="pct"/>
            <w:shd w:val="clear" w:color="auto" w:fill="auto"/>
            <w:hideMark/>
            <w:tcPrChange w:id="32974"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65DB219" w14:textId="77777777" w:rsidR="00093102" w:rsidRPr="003C02FF" w:rsidRDefault="00093102">
            <w:pPr>
              <w:widowControl w:val="0"/>
              <w:spacing w:before="120" w:after="120"/>
              <w:jc w:val="both"/>
              <w:rPr>
                <w:i/>
                <w:iCs/>
                <w:color w:val="000000"/>
                <w:rPrChange w:id="32975" w:author="James Vu" w:date="2024-04-19T00:26:00Z">
                  <w:rPr>
                    <w:i/>
                    <w:iCs/>
                    <w:color w:val="000000"/>
                    <w:sz w:val="26"/>
                    <w:szCs w:val="26"/>
                  </w:rPr>
                </w:rPrChange>
              </w:rPr>
              <w:pPrChange w:id="32976" w:author="James Vu" w:date="2024-04-18T22:33:00Z">
                <w:pPr>
                  <w:widowControl w:val="0"/>
                  <w:spacing w:before="120" w:after="120"/>
                  <w:jc w:val="right"/>
                </w:pPr>
              </w:pPrChange>
            </w:pPr>
            <w:r w:rsidRPr="003C02FF">
              <w:rPr>
                <w:i/>
                <w:iCs/>
                <w:color w:val="000000"/>
                <w:rPrChange w:id="32977" w:author="James Vu" w:date="2024-04-19T00:26:00Z">
                  <w:rPr>
                    <w:i/>
                    <w:iCs/>
                    <w:color w:val="000000"/>
                    <w:sz w:val="26"/>
                    <w:szCs w:val="26"/>
                  </w:rPr>
                </w:rPrChange>
              </w:rPr>
              <w:t>Vật liệu khác</w:t>
            </w:r>
          </w:p>
        </w:tc>
        <w:tc>
          <w:tcPr>
            <w:tcW w:w="439" w:type="pct"/>
            <w:shd w:val="clear" w:color="auto" w:fill="auto"/>
            <w:vAlign w:val="center"/>
            <w:hideMark/>
            <w:tcPrChange w:id="32978"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3865282" w14:textId="77777777" w:rsidR="00093102" w:rsidRPr="003C02FF" w:rsidRDefault="00093102">
            <w:pPr>
              <w:widowControl w:val="0"/>
              <w:spacing w:before="120" w:after="120"/>
              <w:jc w:val="both"/>
              <w:rPr>
                <w:i/>
                <w:iCs/>
                <w:color w:val="000000"/>
                <w:rPrChange w:id="32979" w:author="James Vu" w:date="2024-04-19T00:26:00Z">
                  <w:rPr>
                    <w:i/>
                    <w:iCs/>
                    <w:color w:val="000000"/>
                    <w:sz w:val="26"/>
                    <w:szCs w:val="26"/>
                  </w:rPr>
                </w:rPrChange>
              </w:rPr>
              <w:pPrChange w:id="32980" w:author="James Vu" w:date="2024-04-18T22:33:00Z">
                <w:pPr>
                  <w:widowControl w:val="0"/>
                  <w:spacing w:before="120" w:after="120"/>
                  <w:jc w:val="center"/>
                </w:pPr>
              </w:pPrChange>
            </w:pPr>
            <w:r w:rsidRPr="003C02FF">
              <w:rPr>
                <w:i/>
                <w:iCs/>
                <w:color w:val="000000"/>
                <w:rPrChange w:id="32981" w:author="James Vu" w:date="2024-04-19T00:26:00Z">
                  <w:rPr>
                    <w:i/>
                    <w:iCs/>
                    <w:color w:val="000000"/>
                    <w:sz w:val="26"/>
                    <w:szCs w:val="26"/>
                  </w:rPr>
                </w:rPrChange>
              </w:rPr>
              <w:t>%</w:t>
            </w:r>
          </w:p>
        </w:tc>
        <w:tc>
          <w:tcPr>
            <w:tcW w:w="502" w:type="pct"/>
            <w:shd w:val="clear" w:color="auto" w:fill="auto"/>
            <w:vAlign w:val="center"/>
            <w:hideMark/>
            <w:tcPrChange w:id="32982"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23180E82" w14:textId="77777777" w:rsidR="00093102" w:rsidRPr="003C02FF" w:rsidRDefault="00093102">
            <w:pPr>
              <w:widowControl w:val="0"/>
              <w:spacing w:before="120" w:after="120"/>
              <w:jc w:val="both"/>
              <w:rPr>
                <w:i/>
                <w:iCs/>
                <w:color w:val="000000"/>
                <w:rPrChange w:id="32983" w:author="James Vu" w:date="2024-04-19T00:26:00Z">
                  <w:rPr>
                    <w:i/>
                    <w:iCs/>
                    <w:color w:val="000000"/>
                    <w:sz w:val="26"/>
                    <w:szCs w:val="26"/>
                  </w:rPr>
                </w:rPrChange>
              </w:rPr>
              <w:pPrChange w:id="32984" w:author="James Vu" w:date="2024-04-18T22:33:00Z">
                <w:pPr>
                  <w:widowControl w:val="0"/>
                  <w:spacing w:before="120" w:after="120"/>
                  <w:jc w:val="center"/>
                </w:pPr>
              </w:pPrChange>
            </w:pPr>
            <w:r w:rsidRPr="003C02FF">
              <w:rPr>
                <w:i/>
                <w:iCs/>
                <w:color w:val="000000"/>
                <w:rPrChange w:id="32985" w:author="James Vu" w:date="2024-04-19T00:26:00Z">
                  <w:rPr>
                    <w:i/>
                    <w:iCs/>
                    <w:color w:val="000000"/>
                    <w:sz w:val="26"/>
                    <w:szCs w:val="26"/>
                  </w:rPr>
                </w:rPrChange>
              </w:rPr>
              <w:t>5</w:t>
            </w:r>
          </w:p>
        </w:tc>
        <w:tc>
          <w:tcPr>
            <w:tcW w:w="567" w:type="pct"/>
            <w:shd w:val="clear" w:color="auto" w:fill="auto"/>
            <w:hideMark/>
            <w:tcPrChange w:id="32986"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CF15D6D" w14:textId="77777777" w:rsidR="00093102" w:rsidRPr="003C02FF" w:rsidRDefault="00093102">
            <w:pPr>
              <w:widowControl w:val="0"/>
              <w:spacing w:before="120" w:after="120"/>
              <w:jc w:val="both"/>
              <w:rPr>
                <w:i/>
                <w:iCs/>
                <w:color w:val="000000"/>
                <w:rPrChange w:id="32987" w:author="James Vu" w:date="2024-04-19T00:26:00Z">
                  <w:rPr>
                    <w:i/>
                    <w:iCs/>
                    <w:color w:val="000000"/>
                    <w:sz w:val="26"/>
                    <w:szCs w:val="26"/>
                  </w:rPr>
                </w:rPrChange>
              </w:rPr>
              <w:pPrChange w:id="32988" w:author="James Vu" w:date="2024-04-18T22:33:00Z">
                <w:pPr>
                  <w:widowControl w:val="0"/>
                  <w:spacing w:before="120" w:after="120"/>
                </w:pPr>
              </w:pPrChange>
            </w:pPr>
            <w:r w:rsidRPr="003C02FF">
              <w:rPr>
                <w:i/>
                <w:iCs/>
                <w:color w:val="000000"/>
                <w:rPrChange w:id="32989" w:author="James Vu" w:date="2024-04-19T00:26:00Z">
                  <w:rPr>
                    <w:i/>
                    <w:iCs/>
                    <w:color w:val="000000"/>
                    <w:sz w:val="26"/>
                    <w:szCs w:val="26"/>
                  </w:rPr>
                </w:rPrChange>
              </w:rPr>
              <w:t> </w:t>
            </w:r>
          </w:p>
        </w:tc>
        <w:tc>
          <w:tcPr>
            <w:tcW w:w="351" w:type="pct"/>
            <w:shd w:val="clear" w:color="auto" w:fill="auto"/>
            <w:hideMark/>
            <w:tcPrChange w:id="32990"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029A1464" w14:textId="77777777" w:rsidR="00093102" w:rsidRPr="003C02FF" w:rsidRDefault="00093102">
            <w:pPr>
              <w:widowControl w:val="0"/>
              <w:spacing w:before="120" w:after="120"/>
              <w:jc w:val="both"/>
              <w:rPr>
                <w:i/>
                <w:iCs/>
                <w:color w:val="000000"/>
                <w:rPrChange w:id="32991" w:author="James Vu" w:date="2024-04-19T00:26:00Z">
                  <w:rPr>
                    <w:i/>
                    <w:iCs/>
                    <w:color w:val="000000"/>
                    <w:sz w:val="26"/>
                    <w:szCs w:val="26"/>
                  </w:rPr>
                </w:rPrChange>
              </w:rPr>
              <w:pPrChange w:id="32992" w:author="James Vu" w:date="2024-04-18T22:33:00Z">
                <w:pPr>
                  <w:widowControl w:val="0"/>
                  <w:spacing w:before="120" w:after="120"/>
                  <w:jc w:val="center"/>
                </w:pPr>
              </w:pPrChange>
            </w:pPr>
            <w:r w:rsidRPr="003C02FF">
              <w:rPr>
                <w:i/>
                <w:iCs/>
                <w:color w:val="000000"/>
                <w:rPrChange w:id="32993" w:author="James Vu" w:date="2024-04-19T00:26:00Z">
                  <w:rPr>
                    <w:i/>
                    <w:iCs/>
                    <w:color w:val="000000"/>
                    <w:sz w:val="26"/>
                    <w:szCs w:val="26"/>
                  </w:rPr>
                </w:rPrChange>
              </w:rPr>
              <w:t>1</w:t>
            </w:r>
          </w:p>
        </w:tc>
        <w:tc>
          <w:tcPr>
            <w:tcW w:w="632" w:type="pct"/>
            <w:shd w:val="clear" w:color="auto" w:fill="auto"/>
            <w:hideMark/>
            <w:tcPrChange w:id="32994"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C0CE21E" w14:textId="77777777" w:rsidR="00093102" w:rsidRPr="003C02FF" w:rsidRDefault="00093102">
            <w:pPr>
              <w:widowControl w:val="0"/>
              <w:spacing w:before="120" w:after="120"/>
              <w:jc w:val="both"/>
              <w:rPr>
                <w:i/>
                <w:iCs/>
                <w:color w:val="000000"/>
                <w:rPrChange w:id="32995" w:author="James Vu" w:date="2024-04-19T00:26:00Z">
                  <w:rPr>
                    <w:i/>
                    <w:iCs/>
                    <w:color w:val="000000"/>
                    <w:sz w:val="26"/>
                    <w:szCs w:val="26"/>
                  </w:rPr>
                </w:rPrChange>
              </w:rPr>
              <w:pPrChange w:id="32996" w:author="James Vu" w:date="2024-04-18T22:33:00Z">
                <w:pPr>
                  <w:widowControl w:val="0"/>
                  <w:spacing w:before="120" w:after="120"/>
                </w:pPr>
              </w:pPrChange>
            </w:pPr>
            <w:r w:rsidRPr="003C02FF">
              <w:rPr>
                <w:i/>
                <w:iCs/>
                <w:color w:val="000000"/>
                <w:rPrChange w:id="32997" w:author="James Vu" w:date="2024-04-19T00:26:00Z">
                  <w:rPr>
                    <w:i/>
                    <w:iCs/>
                    <w:color w:val="000000"/>
                    <w:sz w:val="26"/>
                    <w:szCs w:val="26"/>
                  </w:rPr>
                </w:rPrChange>
              </w:rPr>
              <w:t xml:space="preserve">                 230 </w:t>
            </w:r>
          </w:p>
        </w:tc>
      </w:tr>
      <w:tr w:rsidR="00093102" w:rsidRPr="003C02FF" w14:paraId="2A1E409D" w14:textId="77777777" w:rsidTr="003C02FF">
        <w:trPr>
          <w:trHeight w:val="300"/>
          <w:trPrChange w:id="32998" w:author="James Vu" w:date="2024-04-19T00:26:00Z">
            <w:trPr>
              <w:gridBefore w:val="1"/>
              <w:gridAfter w:val="0"/>
              <w:trHeight w:val="300"/>
            </w:trPr>
          </w:trPrChange>
        </w:trPr>
        <w:tc>
          <w:tcPr>
            <w:tcW w:w="254" w:type="pct"/>
            <w:shd w:val="clear" w:color="auto" w:fill="auto"/>
            <w:vAlign w:val="center"/>
            <w:hideMark/>
            <w:tcPrChange w:id="32999"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FC7887E" w14:textId="77777777" w:rsidR="00093102" w:rsidRPr="003C02FF" w:rsidRDefault="00093102">
            <w:pPr>
              <w:widowControl w:val="0"/>
              <w:spacing w:before="120" w:after="120"/>
              <w:jc w:val="both"/>
              <w:rPr>
                <w:color w:val="000000"/>
                <w:rPrChange w:id="33000" w:author="James Vu" w:date="2024-04-19T00:26:00Z">
                  <w:rPr>
                    <w:color w:val="000000"/>
                    <w:sz w:val="26"/>
                    <w:szCs w:val="26"/>
                  </w:rPr>
                </w:rPrChange>
              </w:rPr>
              <w:pPrChange w:id="33001" w:author="James Vu" w:date="2024-04-18T22:33:00Z">
                <w:pPr>
                  <w:widowControl w:val="0"/>
                  <w:spacing w:before="120" w:after="120"/>
                  <w:jc w:val="center"/>
                </w:pPr>
              </w:pPrChange>
            </w:pPr>
            <w:r w:rsidRPr="003C02FF">
              <w:rPr>
                <w:color w:val="000000"/>
                <w:rPrChange w:id="33002" w:author="James Vu" w:date="2024-04-19T00:26:00Z">
                  <w:rPr>
                    <w:color w:val="000000"/>
                    <w:sz w:val="26"/>
                    <w:szCs w:val="26"/>
                  </w:rPr>
                </w:rPrChange>
              </w:rPr>
              <w:lastRenderedPageBreak/>
              <w:t> </w:t>
            </w:r>
          </w:p>
        </w:tc>
        <w:tc>
          <w:tcPr>
            <w:tcW w:w="618" w:type="pct"/>
            <w:shd w:val="clear" w:color="auto" w:fill="auto"/>
            <w:vAlign w:val="center"/>
            <w:hideMark/>
            <w:tcPrChange w:id="33003"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24CC56F1" w14:textId="77777777" w:rsidR="00093102" w:rsidRPr="003C02FF" w:rsidRDefault="00093102">
            <w:pPr>
              <w:widowControl w:val="0"/>
              <w:spacing w:before="120" w:after="120"/>
              <w:jc w:val="both"/>
              <w:rPr>
                <w:color w:val="000000"/>
                <w:rPrChange w:id="33004" w:author="James Vu" w:date="2024-04-19T00:26:00Z">
                  <w:rPr>
                    <w:color w:val="000000"/>
                    <w:sz w:val="26"/>
                    <w:szCs w:val="26"/>
                  </w:rPr>
                </w:rPrChange>
              </w:rPr>
              <w:pPrChange w:id="33005" w:author="James Vu" w:date="2024-04-18T22:33:00Z">
                <w:pPr>
                  <w:widowControl w:val="0"/>
                  <w:spacing w:before="120" w:after="120"/>
                  <w:jc w:val="center"/>
                </w:pPr>
              </w:pPrChange>
            </w:pPr>
            <w:r w:rsidRPr="003C02FF">
              <w:rPr>
                <w:color w:val="000000"/>
                <w:rPrChange w:id="33006" w:author="James Vu" w:date="2024-04-19T00:26:00Z">
                  <w:rPr>
                    <w:color w:val="000000"/>
                    <w:sz w:val="26"/>
                    <w:szCs w:val="26"/>
                  </w:rPr>
                </w:rPrChange>
              </w:rPr>
              <w:t> </w:t>
            </w:r>
          </w:p>
        </w:tc>
        <w:tc>
          <w:tcPr>
            <w:tcW w:w="1636" w:type="pct"/>
            <w:shd w:val="clear" w:color="auto" w:fill="auto"/>
            <w:hideMark/>
            <w:tcPrChange w:id="33007"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4E30171E" w14:textId="77777777" w:rsidR="00093102" w:rsidRPr="003C02FF" w:rsidRDefault="00093102">
            <w:pPr>
              <w:widowControl w:val="0"/>
              <w:spacing w:before="120" w:after="120"/>
              <w:jc w:val="both"/>
              <w:rPr>
                <w:color w:val="000000"/>
                <w:rPrChange w:id="33008" w:author="James Vu" w:date="2024-04-19T00:26:00Z">
                  <w:rPr>
                    <w:color w:val="000000"/>
                    <w:sz w:val="26"/>
                    <w:szCs w:val="26"/>
                  </w:rPr>
                </w:rPrChange>
              </w:rPr>
              <w:pPrChange w:id="33009" w:author="James Vu" w:date="2024-04-18T22:33:00Z">
                <w:pPr>
                  <w:widowControl w:val="0"/>
                  <w:spacing w:before="120" w:after="120"/>
                </w:pPr>
              </w:pPrChange>
            </w:pPr>
            <w:r w:rsidRPr="003C02FF">
              <w:rPr>
                <w:color w:val="000000"/>
                <w:rPrChange w:id="33010" w:author="James Vu" w:date="2024-04-19T00:26:00Z">
                  <w:rPr>
                    <w:color w:val="000000"/>
                    <w:sz w:val="26"/>
                    <w:szCs w:val="26"/>
                  </w:rPr>
                </w:rPrChange>
              </w:rPr>
              <w:t>b) Nhân công</w:t>
            </w:r>
          </w:p>
        </w:tc>
        <w:tc>
          <w:tcPr>
            <w:tcW w:w="439" w:type="pct"/>
            <w:shd w:val="clear" w:color="auto" w:fill="auto"/>
            <w:vAlign w:val="center"/>
            <w:hideMark/>
            <w:tcPrChange w:id="33011"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25F3C340" w14:textId="77777777" w:rsidR="00093102" w:rsidRPr="003C02FF" w:rsidRDefault="00093102">
            <w:pPr>
              <w:widowControl w:val="0"/>
              <w:spacing w:before="120" w:after="120"/>
              <w:jc w:val="both"/>
              <w:rPr>
                <w:color w:val="000000"/>
                <w:rPrChange w:id="33012" w:author="James Vu" w:date="2024-04-19T00:26:00Z">
                  <w:rPr>
                    <w:color w:val="000000"/>
                    <w:sz w:val="26"/>
                    <w:szCs w:val="26"/>
                  </w:rPr>
                </w:rPrChange>
              </w:rPr>
              <w:pPrChange w:id="33013" w:author="James Vu" w:date="2024-04-18T22:33:00Z">
                <w:pPr>
                  <w:widowControl w:val="0"/>
                  <w:spacing w:before="120" w:after="120"/>
                  <w:jc w:val="center"/>
                </w:pPr>
              </w:pPrChange>
            </w:pPr>
            <w:r w:rsidRPr="003C02FF">
              <w:rPr>
                <w:color w:val="000000"/>
                <w:rPrChange w:id="33014" w:author="James Vu" w:date="2024-04-19T00:26:00Z">
                  <w:rPr>
                    <w:color w:val="000000"/>
                    <w:sz w:val="26"/>
                    <w:szCs w:val="26"/>
                  </w:rPr>
                </w:rPrChange>
              </w:rPr>
              <w:t> </w:t>
            </w:r>
          </w:p>
        </w:tc>
        <w:tc>
          <w:tcPr>
            <w:tcW w:w="502" w:type="pct"/>
            <w:shd w:val="clear" w:color="auto" w:fill="auto"/>
            <w:vAlign w:val="center"/>
            <w:hideMark/>
            <w:tcPrChange w:id="33015"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3963091" w14:textId="77777777" w:rsidR="00093102" w:rsidRPr="003C02FF" w:rsidRDefault="00093102">
            <w:pPr>
              <w:widowControl w:val="0"/>
              <w:spacing w:before="120" w:after="120"/>
              <w:jc w:val="both"/>
              <w:rPr>
                <w:color w:val="000000"/>
                <w:rPrChange w:id="33016" w:author="James Vu" w:date="2024-04-19T00:26:00Z">
                  <w:rPr>
                    <w:color w:val="000000"/>
                    <w:sz w:val="26"/>
                    <w:szCs w:val="26"/>
                  </w:rPr>
                </w:rPrChange>
              </w:rPr>
              <w:pPrChange w:id="33017" w:author="James Vu" w:date="2024-04-18T22:33:00Z">
                <w:pPr>
                  <w:widowControl w:val="0"/>
                  <w:spacing w:before="120" w:after="120"/>
                  <w:jc w:val="center"/>
                </w:pPr>
              </w:pPrChange>
            </w:pPr>
            <w:r w:rsidRPr="003C02FF">
              <w:rPr>
                <w:color w:val="000000"/>
                <w:rPrChange w:id="33018" w:author="James Vu" w:date="2024-04-19T00:26:00Z">
                  <w:rPr>
                    <w:color w:val="000000"/>
                    <w:sz w:val="26"/>
                    <w:szCs w:val="26"/>
                  </w:rPr>
                </w:rPrChange>
              </w:rPr>
              <w:t> </w:t>
            </w:r>
          </w:p>
        </w:tc>
        <w:tc>
          <w:tcPr>
            <w:tcW w:w="567" w:type="pct"/>
            <w:shd w:val="clear" w:color="auto" w:fill="auto"/>
            <w:hideMark/>
            <w:tcPrChange w:id="33019"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3D1D4A4" w14:textId="77777777" w:rsidR="00093102" w:rsidRPr="003C02FF" w:rsidRDefault="00093102">
            <w:pPr>
              <w:widowControl w:val="0"/>
              <w:spacing w:before="120" w:after="120"/>
              <w:jc w:val="both"/>
              <w:rPr>
                <w:color w:val="000000"/>
                <w:rPrChange w:id="33020" w:author="James Vu" w:date="2024-04-19T00:26:00Z">
                  <w:rPr>
                    <w:color w:val="000000"/>
                    <w:sz w:val="26"/>
                    <w:szCs w:val="26"/>
                  </w:rPr>
                </w:rPrChange>
              </w:rPr>
              <w:pPrChange w:id="33021" w:author="James Vu" w:date="2024-04-18T22:33:00Z">
                <w:pPr>
                  <w:widowControl w:val="0"/>
                  <w:spacing w:before="120" w:after="120"/>
                </w:pPr>
              </w:pPrChange>
            </w:pPr>
            <w:r w:rsidRPr="003C02FF">
              <w:rPr>
                <w:color w:val="000000"/>
                <w:rPrChange w:id="33022" w:author="James Vu" w:date="2024-04-19T00:26:00Z">
                  <w:rPr>
                    <w:color w:val="000000"/>
                    <w:sz w:val="26"/>
                    <w:szCs w:val="26"/>
                  </w:rPr>
                </w:rPrChange>
              </w:rPr>
              <w:t> </w:t>
            </w:r>
          </w:p>
        </w:tc>
        <w:tc>
          <w:tcPr>
            <w:tcW w:w="351" w:type="pct"/>
            <w:shd w:val="clear" w:color="auto" w:fill="auto"/>
            <w:hideMark/>
            <w:tcPrChange w:id="33023"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23D74044" w14:textId="77777777" w:rsidR="00093102" w:rsidRPr="003C02FF" w:rsidRDefault="00093102">
            <w:pPr>
              <w:widowControl w:val="0"/>
              <w:spacing w:before="120" w:after="120"/>
              <w:jc w:val="both"/>
              <w:rPr>
                <w:color w:val="000000"/>
                <w:rPrChange w:id="33024" w:author="James Vu" w:date="2024-04-19T00:26:00Z">
                  <w:rPr>
                    <w:color w:val="000000"/>
                    <w:sz w:val="26"/>
                    <w:szCs w:val="26"/>
                  </w:rPr>
                </w:rPrChange>
              </w:rPr>
              <w:pPrChange w:id="33025" w:author="James Vu" w:date="2024-04-18T22:33:00Z">
                <w:pPr>
                  <w:widowControl w:val="0"/>
                  <w:spacing w:before="120" w:after="120"/>
                  <w:jc w:val="center"/>
                </w:pPr>
              </w:pPrChange>
            </w:pPr>
            <w:r w:rsidRPr="003C02FF">
              <w:rPr>
                <w:color w:val="000000"/>
                <w:rPrChange w:id="33026" w:author="James Vu" w:date="2024-04-19T00:26:00Z">
                  <w:rPr>
                    <w:color w:val="000000"/>
                    <w:sz w:val="26"/>
                    <w:szCs w:val="26"/>
                  </w:rPr>
                </w:rPrChange>
              </w:rPr>
              <w:t> </w:t>
            </w:r>
          </w:p>
        </w:tc>
        <w:tc>
          <w:tcPr>
            <w:tcW w:w="632" w:type="pct"/>
            <w:shd w:val="clear" w:color="auto" w:fill="auto"/>
            <w:hideMark/>
            <w:tcPrChange w:id="33027"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3C93C62" w14:textId="77777777" w:rsidR="00093102" w:rsidRPr="003C02FF" w:rsidRDefault="00093102">
            <w:pPr>
              <w:widowControl w:val="0"/>
              <w:spacing w:before="120" w:after="120"/>
              <w:jc w:val="both"/>
              <w:rPr>
                <w:color w:val="000000"/>
                <w:rPrChange w:id="33028" w:author="James Vu" w:date="2024-04-19T00:26:00Z">
                  <w:rPr>
                    <w:color w:val="000000"/>
                    <w:sz w:val="26"/>
                    <w:szCs w:val="26"/>
                  </w:rPr>
                </w:rPrChange>
              </w:rPr>
              <w:pPrChange w:id="33029" w:author="James Vu" w:date="2024-04-18T22:33:00Z">
                <w:pPr>
                  <w:widowControl w:val="0"/>
                  <w:spacing w:before="120" w:after="120"/>
                </w:pPr>
              </w:pPrChange>
            </w:pPr>
            <w:r w:rsidRPr="003C02FF">
              <w:rPr>
                <w:color w:val="000000"/>
                <w:rPrChange w:id="33030" w:author="James Vu" w:date="2024-04-19T00:26:00Z">
                  <w:rPr>
                    <w:color w:val="000000"/>
                    <w:sz w:val="26"/>
                    <w:szCs w:val="26"/>
                  </w:rPr>
                </w:rPrChange>
              </w:rPr>
              <w:t xml:space="preserve">         2.456.564 </w:t>
            </w:r>
          </w:p>
        </w:tc>
      </w:tr>
      <w:tr w:rsidR="00093102" w:rsidRPr="003C02FF" w14:paraId="3DF67EE2" w14:textId="77777777" w:rsidTr="003C02FF">
        <w:trPr>
          <w:trHeight w:val="300"/>
          <w:trPrChange w:id="33031" w:author="James Vu" w:date="2024-04-19T00:26:00Z">
            <w:trPr>
              <w:gridBefore w:val="1"/>
              <w:gridAfter w:val="0"/>
              <w:trHeight w:val="300"/>
            </w:trPr>
          </w:trPrChange>
        </w:trPr>
        <w:tc>
          <w:tcPr>
            <w:tcW w:w="254" w:type="pct"/>
            <w:shd w:val="clear" w:color="auto" w:fill="auto"/>
            <w:vAlign w:val="center"/>
            <w:hideMark/>
            <w:tcPrChange w:id="33032"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5A185AC" w14:textId="77777777" w:rsidR="00093102" w:rsidRPr="003C02FF" w:rsidRDefault="00093102">
            <w:pPr>
              <w:widowControl w:val="0"/>
              <w:spacing w:before="120" w:after="120"/>
              <w:jc w:val="both"/>
              <w:rPr>
                <w:i/>
                <w:iCs/>
                <w:color w:val="000000"/>
                <w:rPrChange w:id="33033" w:author="James Vu" w:date="2024-04-19T00:26:00Z">
                  <w:rPr>
                    <w:i/>
                    <w:iCs/>
                    <w:color w:val="000000"/>
                    <w:sz w:val="26"/>
                    <w:szCs w:val="26"/>
                  </w:rPr>
                </w:rPrChange>
              </w:rPr>
              <w:pPrChange w:id="33034" w:author="James Vu" w:date="2024-04-18T22:33:00Z">
                <w:pPr>
                  <w:widowControl w:val="0"/>
                  <w:spacing w:before="120" w:after="120"/>
                  <w:jc w:val="center"/>
                </w:pPr>
              </w:pPrChange>
            </w:pPr>
            <w:r w:rsidRPr="003C02FF">
              <w:rPr>
                <w:i/>
                <w:iCs/>
                <w:color w:val="000000"/>
                <w:rPrChange w:id="33035" w:author="James Vu" w:date="2024-04-19T00:26:00Z">
                  <w:rPr>
                    <w:i/>
                    <w:iCs/>
                    <w:color w:val="000000"/>
                    <w:sz w:val="26"/>
                    <w:szCs w:val="26"/>
                  </w:rPr>
                </w:rPrChange>
              </w:rPr>
              <w:t> </w:t>
            </w:r>
          </w:p>
        </w:tc>
        <w:tc>
          <w:tcPr>
            <w:tcW w:w="618" w:type="pct"/>
            <w:shd w:val="clear" w:color="auto" w:fill="auto"/>
            <w:vAlign w:val="center"/>
            <w:hideMark/>
            <w:tcPrChange w:id="33036"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09211FF" w14:textId="77777777" w:rsidR="00093102" w:rsidRPr="003C02FF" w:rsidRDefault="00093102">
            <w:pPr>
              <w:widowControl w:val="0"/>
              <w:spacing w:before="120" w:after="120"/>
              <w:jc w:val="both"/>
              <w:rPr>
                <w:i/>
                <w:iCs/>
                <w:color w:val="000000"/>
                <w:rPrChange w:id="33037" w:author="James Vu" w:date="2024-04-19T00:26:00Z">
                  <w:rPr>
                    <w:i/>
                    <w:iCs/>
                    <w:color w:val="000000"/>
                    <w:sz w:val="26"/>
                    <w:szCs w:val="26"/>
                  </w:rPr>
                </w:rPrChange>
              </w:rPr>
              <w:pPrChange w:id="33038" w:author="James Vu" w:date="2024-04-18T22:33:00Z">
                <w:pPr>
                  <w:widowControl w:val="0"/>
                  <w:spacing w:before="120" w:after="120"/>
                  <w:jc w:val="center"/>
                </w:pPr>
              </w:pPrChange>
            </w:pPr>
            <w:r w:rsidRPr="003C02FF">
              <w:rPr>
                <w:i/>
                <w:iCs/>
                <w:color w:val="000000"/>
                <w:rPrChange w:id="33039" w:author="James Vu" w:date="2024-04-19T00:26:00Z">
                  <w:rPr>
                    <w:i/>
                    <w:iCs/>
                    <w:color w:val="000000"/>
                    <w:sz w:val="26"/>
                    <w:szCs w:val="26"/>
                  </w:rPr>
                </w:rPrChange>
              </w:rPr>
              <w:t> </w:t>
            </w:r>
          </w:p>
        </w:tc>
        <w:tc>
          <w:tcPr>
            <w:tcW w:w="1636" w:type="pct"/>
            <w:shd w:val="clear" w:color="auto" w:fill="auto"/>
            <w:hideMark/>
            <w:tcPrChange w:id="33040"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7EC9166F" w14:textId="77777777" w:rsidR="00093102" w:rsidRPr="003C02FF" w:rsidRDefault="00093102">
            <w:pPr>
              <w:widowControl w:val="0"/>
              <w:spacing w:before="120" w:after="120"/>
              <w:jc w:val="both"/>
              <w:rPr>
                <w:i/>
                <w:iCs/>
                <w:color w:val="000000"/>
                <w:rPrChange w:id="33041" w:author="James Vu" w:date="2024-04-19T00:26:00Z">
                  <w:rPr>
                    <w:i/>
                    <w:iCs/>
                    <w:color w:val="000000"/>
                    <w:sz w:val="26"/>
                    <w:szCs w:val="26"/>
                  </w:rPr>
                </w:rPrChange>
              </w:rPr>
              <w:pPrChange w:id="33042" w:author="James Vu" w:date="2024-04-18T22:33:00Z">
                <w:pPr>
                  <w:widowControl w:val="0"/>
                  <w:spacing w:before="120" w:after="120"/>
                  <w:jc w:val="right"/>
                </w:pPr>
              </w:pPrChange>
            </w:pPr>
            <w:r w:rsidRPr="003C02FF">
              <w:rPr>
                <w:i/>
                <w:iCs/>
                <w:color w:val="000000"/>
                <w:rPrChange w:id="33043" w:author="James Vu" w:date="2024-04-19T00:26:00Z">
                  <w:rPr>
                    <w:i/>
                    <w:iCs/>
                    <w:color w:val="000000"/>
                    <w:sz w:val="26"/>
                    <w:szCs w:val="26"/>
                  </w:rPr>
                </w:rPrChange>
              </w:rPr>
              <w:t>Công nhân 4/7</w:t>
            </w:r>
          </w:p>
        </w:tc>
        <w:tc>
          <w:tcPr>
            <w:tcW w:w="439" w:type="pct"/>
            <w:shd w:val="clear" w:color="auto" w:fill="auto"/>
            <w:vAlign w:val="center"/>
            <w:hideMark/>
            <w:tcPrChange w:id="33044"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036EA660" w14:textId="77777777" w:rsidR="00093102" w:rsidRPr="003C02FF" w:rsidRDefault="00093102">
            <w:pPr>
              <w:widowControl w:val="0"/>
              <w:spacing w:before="120" w:after="120"/>
              <w:jc w:val="both"/>
              <w:rPr>
                <w:i/>
                <w:iCs/>
                <w:color w:val="000000"/>
                <w:rPrChange w:id="33045" w:author="James Vu" w:date="2024-04-19T00:26:00Z">
                  <w:rPr>
                    <w:i/>
                    <w:iCs/>
                    <w:color w:val="000000"/>
                    <w:sz w:val="26"/>
                    <w:szCs w:val="26"/>
                  </w:rPr>
                </w:rPrChange>
              </w:rPr>
              <w:pPrChange w:id="33046" w:author="James Vu" w:date="2024-04-18T22:33:00Z">
                <w:pPr>
                  <w:widowControl w:val="0"/>
                  <w:spacing w:before="120" w:after="120"/>
                  <w:jc w:val="center"/>
                </w:pPr>
              </w:pPrChange>
            </w:pPr>
            <w:r w:rsidRPr="003C02FF">
              <w:rPr>
                <w:i/>
                <w:iCs/>
                <w:color w:val="000000"/>
                <w:rPrChange w:id="33047" w:author="James Vu" w:date="2024-04-19T00:26:00Z">
                  <w:rPr>
                    <w:i/>
                    <w:iCs/>
                    <w:color w:val="000000"/>
                    <w:sz w:val="26"/>
                    <w:szCs w:val="26"/>
                  </w:rPr>
                </w:rPrChange>
              </w:rPr>
              <w:t>công</w:t>
            </w:r>
          </w:p>
        </w:tc>
        <w:tc>
          <w:tcPr>
            <w:tcW w:w="502" w:type="pct"/>
            <w:shd w:val="clear" w:color="auto" w:fill="auto"/>
            <w:vAlign w:val="center"/>
            <w:hideMark/>
            <w:tcPrChange w:id="33048"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6F16E3E" w14:textId="77777777" w:rsidR="00093102" w:rsidRPr="003C02FF" w:rsidRDefault="00093102">
            <w:pPr>
              <w:widowControl w:val="0"/>
              <w:spacing w:before="120" w:after="120"/>
              <w:jc w:val="both"/>
              <w:rPr>
                <w:i/>
                <w:iCs/>
                <w:color w:val="000000"/>
                <w:rPrChange w:id="33049" w:author="James Vu" w:date="2024-04-19T00:26:00Z">
                  <w:rPr>
                    <w:i/>
                    <w:iCs/>
                    <w:color w:val="000000"/>
                    <w:sz w:val="26"/>
                    <w:szCs w:val="26"/>
                  </w:rPr>
                </w:rPrChange>
              </w:rPr>
              <w:pPrChange w:id="33050" w:author="James Vu" w:date="2024-04-18T22:33:00Z">
                <w:pPr>
                  <w:widowControl w:val="0"/>
                  <w:spacing w:before="120" w:after="120"/>
                  <w:jc w:val="center"/>
                </w:pPr>
              </w:pPrChange>
            </w:pPr>
            <w:r w:rsidRPr="003C02FF">
              <w:rPr>
                <w:i/>
                <w:iCs/>
                <w:color w:val="000000"/>
                <w:rPrChange w:id="33051" w:author="James Vu" w:date="2024-04-19T00:26:00Z">
                  <w:rPr>
                    <w:i/>
                    <w:iCs/>
                    <w:color w:val="000000"/>
                    <w:sz w:val="26"/>
                    <w:szCs w:val="26"/>
                  </w:rPr>
                </w:rPrChange>
              </w:rPr>
              <w:t>2</w:t>
            </w:r>
          </w:p>
        </w:tc>
        <w:tc>
          <w:tcPr>
            <w:tcW w:w="567" w:type="pct"/>
            <w:shd w:val="clear" w:color="auto" w:fill="auto"/>
            <w:hideMark/>
            <w:tcPrChange w:id="33052"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371F114C" w14:textId="77777777" w:rsidR="00093102" w:rsidRPr="003C02FF" w:rsidRDefault="00093102">
            <w:pPr>
              <w:widowControl w:val="0"/>
              <w:spacing w:before="120" w:after="120"/>
              <w:jc w:val="both"/>
              <w:rPr>
                <w:i/>
                <w:iCs/>
                <w:color w:val="000000"/>
                <w:rPrChange w:id="33053" w:author="James Vu" w:date="2024-04-19T00:26:00Z">
                  <w:rPr>
                    <w:i/>
                    <w:iCs/>
                    <w:color w:val="000000"/>
                    <w:sz w:val="26"/>
                    <w:szCs w:val="26"/>
                  </w:rPr>
                </w:rPrChange>
              </w:rPr>
              <w:pPrChange w:id="33054" w:author="James Vu" w:date="2024-04-18T22:33:00Z">
                <w:pPr>
                  <w:widowControl w:val="0"/>
                  <w:spacing w:before="120" w:after="120"/>
                </w:pPr>
              </w:pPrChange>
            </w:pPr>
            <w:r w:rsidRPr="003C02FF">
              <w:rPr>
                <w:i/>
                <w:iCs/>
                <w:color w:val="000000"/>
                <w:rPrChange w:id="33055" w:author="James Vu" w:date="2024-04-19T00:26:00Z">
                  <w:rPr>
                    <w:i/>
                    <w:iCs/>
                    <w:color w:val="000000"/>
                    <w:sz w:val="26"/>
                    <w:szCs w:val="26"/>
                  </w:rPr>
                </w:rPrChange>
              </w:rPr>
              <w:t xml:space="preserve">       353.260 </w:t>
            </w:r>
          </w:p>
        </w:tc>
        <w:tc>
          <w:tcPr>
            <w:tcW w:w="351" w:type="pct"/>
            <w:shd w:val="clear" w:color="auto" w:fill="auto"/>
            <w:hideMark/>
            <w:tcPrChange w:id="33056"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3DE7631B" w14:textId="77777777" w:rsidR="00093102" w:rsidRPr="003C02FF" w:rsidRDefault="00093102">
            <w:pPr>
              <w:widowControl w:val="0"/>
              <w:spacing w:before="120" w:after="120"/>
              <w:jc w:val="both"/>
              <w:rPr>
                <w:i/>
                <w:iCs/>
                <w:color w:val="000000"/>
                <w:rPrChange w:id="33057" w:author="James Vu" w:date="2024-04-19T00:26:00Z">
                  <w:rPr>
                    <w:i/>
                    <w:iCs/>
                    <w:color w:val="000000"/>
                    <w:sz w:val="26"/>
                    <w:szCs w:val="26"/>
                  </w:rPr>
                </w:rPrChange>
              </w:rPr>
              <w:pPrChange w:id="33058" w:author="James Vu" w:date="2024-04-18T22:33:00Z">
                <w:pPr>
                  <w:widowControl w:val="0"/>
                  <w:spacing w:before="120" w:after="120"/>
                  <w:jc w:val="center"/>
                </w:pPr>
              </w:pPrChange>
            </w:pPr>
            <w:r w:rsidRPr="003C02FF">
              <w:rPr>
                <w:i/>
                <w:iCs/>
                <w:color w:val="000000"/>
                <w:rPrChange w:id="33059" w:author="James Vu" w:date="2024-04-19T00:26:00Z">
                  <w:rPr>
                    <w:i/>
                    <w:iCs/>
                    <w:color w:val="000000"/>
                    <w:sz w:val="26"/>
                    <w:szCs w:val="26"/>
                  </w:rPr>
                </w:rPrChange>
              </w:rPr>
              <w:t>1</w:t>
            </w:r>
          </w:p>
        </w:tc>
        <w:tc>
          <w:tcPr>
            <w:tcW w:w="632" w:type="pct"/>
            <w:shd w:val="clear" w:color="auto" w:fill="auto"/>
            <w:hideMark/>
            <w:tcPrChange w:id="33060"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70D1DC1F" w14:textId="77777777" w:rsidR="00093102" w:rsidRPr="003C02FF" w:rsidRDefault="00093102">
            <w:pPr>
              <w:widowControl w:val="0"/>
              <w:spacing w:before="120" w:after="120"/>
              <w:jc w:val="both"/>
              <w:rPr>
                <w:i/>
                <w:iCs/>
                <w:color w:val="000000"/>
                <w:rPrChange w:id="33061" w:author="James Vu" w:date="2024-04-19T00:26:00Z">
                  <w:rPr>
                    <w:i/>
                    <w:iCs/>
                    <w:color w:val="000000"/>
                    <w:sz w:val="26"/>
                    <w:szCs w:val="26"/>
                  </w:rPr>
                </w:rPrChange>
              </w:rPr>
              <w:pPrChange w:id="33062" w:author="James Vu" w:date="2024-04-18T22:33:00Z">
                <w:pPr>
                  <w:widowControl w:val="0"/>
                  <w:spacing w:before="120" w:after="120"/>
                </w:pPr>
              </w:pPrChange>
            </w:pPr>
            <w:r w:rsidRPr="003C02FF">
              <w:rPr>
                <w:i/>
                <w:iCs/>
                <w:color w:val="000000"/>
                <w:rPrChange w:id="33063" w:author="James Vu" w:date="2024-04-19T00:26:00Z">
                  <w:rPr>
                    <w:i/>
                    <w:iCs/>
                    <w:color w:val="000000"/>
                    <w:sz w:val="26"/>
                    <w:szCs w:val="26"/>
                  </w:rPr>
                </w:rPrChange>
              </w:rPr>
              <w:t xml:space="preserve">          706.521 </w:t>
            </w:r>
          </w:p>
        </w:tc>
      </w:tr>
      <w:tr w:rsidR="00093102" w:rsidRPr="003C02FF" w14:paraId="09ADEAAF" w14:textId="77777777" w:rsidTr="003C02FF">
        <w:trPr>
          <w:trHeight w:val="300"/>
          <w:trPrChange w:id="33064" w:author="James Vu" w:date="2024-04-19T00:26:00Z">
            <w:trPr>
              <w:gridBefore w:val="1"/>
              <w:gridAfter w:val="0"/>
              <w:trHeight w:val="300"/>
            </w:trPr>
          </w:trPrChange>
        </w:trPr>
        <w:tc>
          <w:tcPr>
            <w:tcW w:w="254" w:type="pct"/>
            <w:shd w:val="clear" w:color="auto" w:fill="auto"/>
            <w:vAlign w:val="center"/>
            <w:hideMark/>
            <w:tcPrChange w:id="33065"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46E740D" w14:textId="77777777" w:rsidR="00093102" w:rsidRPr="003C02FF" w:rsidRDefault="00093102">
            <w:pPr>
              <w:widowControl w:val="0"/>
              <w:spacing w:before="120" w:after="120"/>
              <w:jc w:val="both"/>
              <w:rPr>
                <w:i/>
                <w:iCs/>
                <w:color w:val="000000"/>
                <w:rPrChange w:id="33066" w:author="James Vu" w:date="2024-04-19T00:26:00Z">
                  <w:rPr>
                    <w:i/>
                    <w:iCs/>
                    <w:color w:val="000000"/>
                    <w:sz w:val="26"/>
                    <w:szCs w:val="26"/>
                  </w:rPr>
                </w:rPrChange>
              </w:rPr>
              <w:pPrChange w:id="33067" w:author="James Vu" w:date="2024-04-18T22:33:00Z">
                <w:pPr>
                  <w:widowControl w:val="0"/>
                  <w:spacing w:before="120" w:after="120"/>
                  <w:jc w:val="center"/>
                </w:pPr>
              </w:pPrChange>
            </w:pPr>
            <w:r w:rsidRPr="003C02FF">
              <w:rPr>
                <w:i/>
                <w:iCs/>
                <w:color w:val="000000"/>
                <w:rPrChange w:id="33068" w:author="James Vu" w:date="2024-04-19T00:26:00Z">
                  <w:rPr>
                    <w:i/>
                    <w:iCs/>
                    <w:color w:val="000000"/>
                    <w:sz w:val="26"/>
                    <w:szCs w:val="26"/>
                  </w:rPr>
                </w:rPrChange>
              </w:rPr>
              <w:t> </w:t>
            </w:r>
          </w:p>
        </w:tc>
        <w:tc>
          <w:tcPr>
            <w:tcW w:w="618" w:type="pct"/>
            <w:shd w:val="clear" w:color="auto" w:fill="auto"/>
            <w:vAlign w:val="center"/>
            <w:hideMark/>
            <w:tcPrChange w:id="33069"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0C66E94C" w14:textId="77777777" w:rsidR="00093102" w:rsidRPr="003C02FF" w:rsidRDefault="00093102">
            <w:pPr>
              <w:widowControl w:val="0"/>
              <w:spacing w:before="120" w:after="120"/>
              <w:jc w:val="both"/>
              <w:rPr>
                <w:i/>
                <w:iCs/>
                <w:color w:val="000000"/>
                <w:rPrChange w:id="33070" w:author="James Vu" w:date="2024-04-19T00:26:00Z">
                  <w:rPr>
                    <w:i/>
                    <w:iCs/>
                    <w:color w:val="000000"/>
                    <w:sz w:val="26"/>
                    <w:szCs w:val="26"/>
                  </w:rPr>
                </w:rPrChange>
              </w:rPr>
              <w:pPrChange w:id="33071" w:author="James Vu" w:date="2024-04-18T22:33:00Z">
                <w:pPr>
                  <w:widowControl w:val="0"/>
                  <w:spacing w:before="120" w:after="120"/>
                  <w:jc w:val="center"/>
                </w:pPr>
              </w:pPrChange>
            </w:pPr>
            <w:r w:rsidRPr="003C02FF">
              <w:rPr>
                <w:i/>
                <w:iCs/>
                <w:color w:val="000000"/>
                <w:rPrChange w:id="33072" w:author="James Vu" w:date="2024-04-19T00:26:00Z">
                  <w:rPr>
                    <w:i/>
                    <w:iCs/>
                    <w:color w:val="000000"/>
                    <w:sz w:val="26"/>
                    <w:szCs w:val="26"/>
                  </w:rPr>
                </w:rPrChange>
              </w:rPr>
              <w:t> </w:t>
            </w:r>
          </w:p>
        </w:tc>
        <w:tc>
          <w:tcPr>
            <w:tcW w:w="1636" w:type="pct"/>
            <w:shd w:val="clear" w:color="auto" w:fill="auto"/>
            <w:hideMark/>
            <w:tcPrChange w:id="33073"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6310C287" w14:textId="77777777" w:rsidR="00093102" w:rsidRPr="003C02FF" w:rsidRDefault="00093102">
            <w:pPr>
              <w:widowControl w:val="0"/>
              <w:spacing w:before="120" w:after="120"/>
              <w:jc w:val="both"/>
              <w:rPr>
                <w:i/>
                <w:iCs/>
                <w:color w:val="000000"/>
                <w:rPrChange w:id="33074" w:author="James Vu" w:date="2024-04-19T00:26:00Z">
                  <w:rPr>
                    <w:i/>
                    <w:iCs/>
                    <w:color w:val="000000"/>
                    <w:sz w:val="26"/>
                    <w:szCs w:val="26"/>
                  </w:rPr>
                </w:rPrChange>
              </w:rPr>
              <w:pPrChange w:id="33075" w:author="James Vu" w:date="2024-04-18T22:33:00Z">
                <w:pPr>
                  <w:widowControl w:val="0"/>
                  <w:spacing w:before="120" w:after="120"/>
                  <w:jc w:val="right"/>
                </w:pPr>
              </w:pPrChange>
            </w:pPr>
            <w:r w:rsidRPr="003C02FF">
              <w:rPr>
                <w:i/>
                <w:iCs/>
                <w:color w:val="000000"/>
                <w:rPrChange w:id="33076" w:author="James Vu" w:date="2024-04-19T00:26:00Z">
                  <w:rPr>
                    <w:i/>
                    <w:iCs/>
                    <w:color w:val="000000"/>
                    <w:sz w:val="26"/>
                    <w:szCs w:val="26"/>
                  </w:rPr>
                </w:rPrChange>
              </w:rPr>
              <w:t>Kỹ sư 3/8</w:t>
            </w:r>
          </w:p>
        </w:tc>
        <w:tc>
          <w:tcPr>
            <w:tcW w:w="439" w:type="pct"/>
            <w:shd w:val="clear" w:color="auto" w:fill="auto"/>
            <w:vAlign w:val="center"/>
            <w:hideMark/>
            <w:tcPrChange w:id="33077"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15039E8C" w14:textId="77777777" w:rsidR="00093102" w:rsidRPr="003C02FF" w:rsidRDefault="00093102">
            <w:pPr>
              <w:widowControl w:val="0"/>
              <w:spacing w:before="120" w:after="120"/>
              <w:jc w:val="both"/>
              <w:rPr>
                <w:i/>
                <w:iCs/>
                <w:color w:val="000000"/>
                <w:rPrChange w:id="33078" w:author="James Vu" w:date="2024-04-19T00:26:00Z">
                  <w:rPr>
                    <w:i/>
                    <w:iCs/>
                    <w:color w:val="000000"/>
                    <w:sz w:val="26"/>
                    <w:szCs w:val="26"/>
                  </w:rPr>
                </w:rPrChange>
              </w:rPr>
              <w:pPrChange w:id="33079" w:author="James Vu" w:date="2024-04-18T22:33:00Z">
                <w:pPr>
                  <w:widowControl w:val="0"/>
                  <w:spacing w:before="120" w:after="120"/>
                  <w:jc w:val="center"/>
                </w:pPr>
              </w:pPrChange>
            </w:pPr>
            <w:r w:rsidRPr="003C02FF">
              <w:rPr>
                <w:i/>
                <w:iCs/>
                <w:color w:val="000000"/>
                <w:rPrChange w:id="33080" w:author="James Vu" w:date="2024-04-19T00:26:00Z">
                  <w:rPr>
                    <w:i/>
                    <w:iCs/>
                    <w:color w:val="000000"/>
                    <w:sz w:val="26"/>
                    <w:szCs w:val="26"/>
                  </w:rPr>
                </w:rPrChange>
              </w:rPr>
              <w:t>công</w:t>
            </w:r>
          </w:p>
        </w:tc>
        <w:tc>
          <w:tcPr>
            <w:tcW w:w="502" w:type="pct"/>
            <w:shd w:val="clear" w:color="auto" w:fill="auto"/>
            <w:vAlign w:val="center"/>
            <w:hideMark/>
            <w:tcPrChange w:id="33081"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46E60ABF" w14:textId="77777777" w:rsidR="00093102" w:rsidRPr="003C02FF" w:rsidRDefault="00093102">
            <w:pPr>
              <w:widowControl w:val="0"/>
              <w:spacing w:before="120" w:after="120"/>
              <w:jc w:val="both"/>
              <w:rPr>
                <w:i/>
                <w:iCs/>
                <w:color w:val="000000"/>
                <w:rPrChange w:id="33082" w:author="James Vu" w:date="2024-04-19T00:26:00Z">
                  <w:rPr>
                    <w:i/>
                    <w:iCs/>
                    <w:color w:val="000000"/>
                    <w:sz w:val="26"/>
                    <w:szCs w:val="26"/>
                  </w:rPr>
                </w:rPrChange>
              </w:rPr>
              <w:pPrChange w:id="33083" w:author="James Vu" w:date="2024-04-18T22:33:00Z">
                <w:pPr>
                  <w:widowControl w:val="0"/>
                  <w:spacing w:before="120" w:after="120"/>
                  <w:jc w:val="center"/>
                </w:pPr>
              </w:pPrChange>
            </w:pPr>
            <w:r w:rsidRPr="003C02FF">
              <w:rPr>
                <w:i/>
                <w:iCs/>
                <w:color w:val="000000"/>
                <w:rPrChange w:id="33084" w:author="James Vu" w:date="2024-04-19T00:26:00Z">
                  <w:rPr>
                    <w:i/>
                    <w:iCs/>
                    <w:color w:val="000000"/>
                    <w:sz w:val="26"/>
                    <w:szCs w:val="26"/>
                  </w:rPr>
                </w:rPrChange>
              </w:rPr>
              <w:t>4</w:t>
            </w:r>
          </w:p>
        </w:tc>
        <w:tc>
          <w:tcPr>
            <w:tcW w:w="567" w:type="pct"/>
            <w:shd w:val="clear" w:color="auto" w:fill="auto"/>
            <w:hideMark/>
            <w:tcPrChange w:id="33085"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02370979" w14:textId="77777777" w:rsidR="00093102" w:rsidRPr="003C02FF" w:rsidRDefault="00093102">
            <w:pPr>
              <w:widowControl w:val="0"/>
              <w:spacing w:before="120" w:after="120"/>
              <w:jc w:val="both"/>
              <w:rPr>
                <w:i/>
                <w:iCs/>
                <w:color w:val="000000"/>
                <w:rPrChange w:id="33086" w:author="James Vu" w:date="2024-04-19T00:26:00Z">
                  <w:rPr>
                    <w:i/>
                    <w:iCs/>
                    <w:color w:val="000000"/>
                    <w:sz w:val="26"/>
                    <w:szCs w:val="26"/>
                  </w:rPr>
                </w:rPrChange>
              </w:rPr>
              <w:pPrChange w:id="33087" w:author="James Vu" w:date="2024-04-18T22:33:00Z">
                <w:pPr>
                  <w:widowControl w:val="0"/>
                  <w:spacing w:before="120" w:after="120"/>
                </w:pPr>
              </w:pPrChange>
            </w:pPr>
            <w:r w:rsidRPr="003C02FF">
              <w:rPr>
                <w:i/>
                <w:iCs/>
                <w:color w:val="000000"/>
                <w:rPrChange w:id="33088" w:author="James Vu" w:date="2024-04-19T00:26:00Z">
                  <w:rPr>
                    <w:i/>
                    <w:iCs/>
                    <w:color w:val="000000"/>
                    <w:sz w:val="26"/>
                    <w:szCs w:val="26"/>
                  </w:rPr>
                </w:rPrChange>
              </w:rPr>
              <w:t xml:space="preserve">       437.511 </w:t>
            </w:r>
          </w:p>
        </w:tc>
        <w:tc>
          <w:tcPr>
            <w:tcW w:w="351" w:type="pct"/>
            <w:shd w:val="clear" w:color="auto" w:fill="auto"/>
            <w:hideMark/>
            <w:tcPrChange w:id="33089"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4731065" w14:textId="77777777" w:rsidR="00093102" w:rsidRPr="003C02FF" w:rsidRDefault="00093102">
            <w:pPr>
              <w:widowControl w:val="0"/>
              <w:spacing w:before="120" w:after="120"/>
              <w:jc w:val="both"/>
              <w:rPr>
                <w:i/>
                <w:iCs/>
                <w:color w:val="000000"/>
                <w:rPrChange w:id="33090" w:author="James Vu" w:date="2024-04-19T00:26:00Z">
                  <w:rPr>
                    <w:i/>
                    <w:iCs/>
                    <w:color w:val="000000"/>
                    <w:sz w:val="26"/>
                    <w:szCs w:val="26"/>
                  </w:rPr>
                </w:rPrChange>
              </w:rPr>
              <w:pPrChange w:id="33091" w:author="James Vu" w:date="2024-04-18T22:33:00Z">
                <w:pPr>
                  <w:widowControl w:val="0"/>
                  <w:spacing w:before="120" w:after="120"/>
                  <w:jc w:val="center"/>
                </w:pPr>
              </w:pPrChange>
            </w:pPr>
            <w:r w:rsidRPr="003C02FF">
              <w:rPr>
                <w:i/>
                <w:iCs/>
                <w:color w:val="000000"/>
                <w:rPrChange w:id="33092" w:author="James Vu" w:date="2024-04-19T00:26:00Z">
                  <w:rPr>
                    <w:i/>
                    <w:iCs/>
                    <w:color w:val="000000"/>
                    <w:sz w:val="26"/>
                    <w:szCs w:val="26"/>
                  </w:rPr>
                </w:rPrChange>
              </w:rPr>
              <w:t>1</w:t>
            </w:r>
          </w:p>
        </w:tc>
        <w:tc>
          <w:tcPr>
            <w:tcW w:w="632" w:type="pct"/>
            <w:shd w:val="clear" w:color="auto" w:fill="auto"/>
            <w:hideMark/>
            <w:tcPrChange w:id="33093"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1D48B755" w14:textId="77777777" w:rsidR="00093102" w:rsidRPr="003C02FF" w:rsidRDefault="00093102">
            <w:pPr>
              <w:widowControl w:val="0"/>
              <w:spacing w:before="120" w:after="120"/>
              <w:jc w:val="both"/>
              <w:rPr>
                <w:i/>
                <w:iCs/>
                <w:color w:val="000000"/>
                <w:rPrChange w:id="33094" w:author="James Vu" w:date="2024-04-19T00:26:00Z">
                  <w:rPr>
                    <w:i/>
                    <w:iCs/>
                    <w:color w:val="000000"/>
                    <w:sz w:val="26"/>
                    <w:szCs w:val="26"/>
                  </w:rPr>
                </w:rPrChange>
              </w:rPr>
              <w:pPrChange w:id="33095" w:author="James Vu" w:date="2024-04-18T22:33:00Z">
                <w:pPr>
                  <w:widowControl w:val="0"/>
                  <w:spacing w:before="120" w:after="120"/>
                </w:pPr>
              </w:pPrChange>
            </w:pPr>
            <w:r w:rsidRPr="003C02FF">
              <w:rPr>
                <w:i/>
                <w:iCs/>
                <w:color w:val="000000"/>
                <w:rPrChange w:id="33096" w:author="James Vu" w:date="2024-04-19T00:26:00Z">
                  <w:rPr>
                    <w:i/>
                    <w:iCs/>
                    <w:color w:val="000000"/>
                    <w:sz w:val="26"/>
                    <w:szCs w:val="26"/>
                  </w:rPr>
                </w:rPrChange>
              </w:rPr>
              <w:t xml:space="preserve">       1.750.043 </w:t>
            </w:r>
          </w:p>
        </w:tc>
      </w:tr>
      <w:tr w:rsidR="00093102" w:rsidRPr="003C02FF" w14:paraId="4D3717FB" w14:textId="77777777" w:rsidTr="003C02FF">
        <w:trPr>
          <w:trHeight w:val="300"/>
          <w:trPrChange w:id="33097" w:author="James Vu" w:date="2024-04-19T00:26:00Z">
            <w:trPr>
              <w:gridBefore w:val="1"/>
              <w:gridAfter w:val="0"/>
              <w:trHeight w:val="300"/>
            </w:trPr>
          </w:trPrChange>
        </w:trPr>
        <w:tc>
          <w:tcPr>
            <w:tcW w:w="254" w:type="pct"/>
            <w:shd w:val="clear" w:color="auto" w:fill="auto"/>
            <w:vAlign w:val="center"/>
            <w:hideMark/>
            <w:tcPrChange w:id="33098"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010F4E4" w14:textId="77777777" w:rsidR="00093102" w:rsidRPr="003C02FF" w:rsidRDefault="00093102">
            <w:pPr>
              <w:widowControl w:val="0"/>
              <w:spacing w:before="120" w:after="120"/>
              <w:jc w:val="both"/>
              <w:rPr>
                <w:color w:val="000000"/>
                <w:rPrChange w:id="33099" w:author="James Vu" w:date="2024-04-19T00:26:00Z">
                  <w:rPr>
                    <w:color w:val="000000"/>
                    <w:sz w:val="26"/>
                    <w:szCs w:val="26"/>
                  </w:rPr>
                </w:rPrChange>
              </w:rPr>
              <w:pPrChange w:id="33100" w:author="James Vu" w:date="2024-04-18T22:33:00Z">
                <w:pPr>
                  <w:widowControl w:val="0"/>
                  <w:spacing w:before="120" w:after="120"/>
                  <w:jc w:val="center"/>
                </w:pPr>
              </w:pPrChange>
            </w:pPr>
            <w:r w:rsidRPr="003C02FF">
              <w:rPr>
                <w:color w:val="000000"/>
                <w:rPrChange w:id="33101" w:author="James Vu" w:date="2024-04-19T00:26:00Z">
                  <w:rPr>
                    <w:color w:val="000000"/>
                    <w:sz w:val="26"/>
                    <w:szCs w:val="26"/>
                  </w:rPr>
                </w:rPrChange>
              </w:rPr>
              <w:t> </w:t>
            </w:r>
          </w:p>
        </w:tc>
        <w:tc>
          <w:tcPr>
            <w:tcW w:w="618" w:type="pct"/>
            <w:shd w:val="clear" w:color="auto" w:fill="auto"/>
            <w:vAlign w:val="center"/>
            <w:hideMark/>
            <w:tcPrChange w:id="33102"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558FCD4E" w14:textId="77777777" w:rsidR="00093102" w:rsidRPr="003C02FF" w:rsidRDefault="00093102">
            <w:pPr>
              <w:widowControl w:val="0"/>
              <w:spacing w:before="120" w:after="120"/>
              <w:jc w:val="both"/>
              <w:rPr>
                <w:color w:val="000000"/>
                <w:rPrChange w:id="33103" w:author="James Vu" w:date="2024-04-19T00:26:00Z">
                  <w:rPr>
                    <w:color w:val="000000"/>
                    <w:sz w:val="26"/>
                    <w:szCs w:val="26"/>
                  </w:rPr>
                </w:rPrChange>
              </w:rPr>
              <w:pPrChange w:id="33104" w:author="James Vu" w:date="2024-04-18T22:33:00Z">
                <w:pPr>
                  <w:widowControl w:val="0"/>
                  <w:spacing w:before="120" w:after="120"/>
                  <w:jc w:val="center"/>
                </w:pPr>
              </w:pPrChange>
            </w:pPr>
            <w:r w:rsidRPr="003C02FF">
              <w:rPr>
                <w:color w:val="000000"/>
                <w:rPrChange w:id="33105" w:author="James Vu" w:date="2024-04-19T00:26:00Z">
                  <w:rPr>
                    <w:color w:val="000000"/>
                    <w:sz w:val="26"/>
                    <w:szCs w:val="26"/>
                  </w:rPr>
                </w:rPrChange>
              </w:rPr>
              <w:t> </w:t>
            </w:r>
          </w:p>
        </w:tc>
        <w:tc>
          <w:tcPr>
            <w:tcW w:w="1636" w:type="pct"/>
            <w:shd w:val="clear" w:color="auto" w:fill="auto"/>
            <w:hideMark/>
            <w:tcPrChange w:id="33106"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08C41A8E" w14:textId="77777777" w:rsidR="00093102" w:rsidRPr="003C02FF" w:rsidRDefault="00093102">
            <w:pPr>
              <w:widowControl w:val="0"/>
              <w:spacing w:before="120" w:after="120"/>
              <w:jc w:val="both"/>
              <w:rPr>
                <w:color w:val="000000"/>
                <w:rPrChange w:id="33107" w:author="James Vu" w:date="2024-04-19T00:26:00Z">
                  <w:rPr>
                    <w:color w:val="000000"/>
                    <w:sz w:val="26"/>
                    <w:szCs w:val="26"/>
                  </w:rPr>
                </w:rPrChange>
              </w:rPr>
              <w:pPrChange w:id="33108" w:author="James Vu" w:date="2024-04-18T22:33:00Z">
                <w:pPr>
                  <w:widowControl w:val="0"/>
                  <w:spacing w:before="120" w:after="120"/>
                </w:pPr>
              </w:pPrChange>
            </w:pPr>
            <w:r w:rsidRPr="003C02FF">
              <w:rPr>
                <w:color w:val="000000"/>
                <w:rPrChange w:id="33109" w:author="James Vu" w:date="2024-04-19T00:26:00Z">
                  <w:rPr>
                    <w:color w:val="000000"/>
                    <w:sz w:val="26"/>
                    <w:szCs w:val="26"/>
                  </w:rPr>
                </w:rPrChange>
              </w:rPr>
              <w:t>c) Máy thi công</w:t>
            </w:r>
          </w:p>
        </w:tc>
        <w:tc>
          <w:tcPr>
            <w:tcW w:w="439" w:type="pct"/>
            <w:shd w:val="clear" w:color="auto" w:fill="auto"/>
            <w:vAlign w:val="center"/>
            <w:hideMark/>
            <w:tcPrChange w:id="33110"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63B7EAB" w14:textId="77777777" w:rsidR="00093102" w:rsidRPr="003C02FF" w:rsidRDefault="00093102">
            <w:pPr>
              <w:widowControl w:val="0"/>
              <w:spacing w:before="120" w:after="120"/>
              <w:jc w:val="both"/>
              <w:rPr>
                <w:color w:val="000000"/>
                <w:rPrChange w:id="33111" w:author="James Vu" w:date="2024-04-19T00:26:00Z">
                  <w:rPr>
                    <w:color w:val="000000"/>
                    <w:sz w:val="26"/>
                    <w:szCs w:val="26"/>
                  </w:rPr>
                </w:rPrChange>
              </w:rPr>
              <w:pPrChange w:id="33112" w:author="James Vu" w:date="2024-04-18T22:33:00Z">
                <w:pPr>
                  <w:widowControl w:val="0"/>
                  <w:spacing w:before="120" w:after="120"/>
                  <w:jc w:val="center"/>
                </w:pPr>
              </w:pPrChange>
            </w:pPr>
            <w:r w:rsidRPr="003C02FF">
              <w:rPr>
                <w:color w:val="000000"/>
                <w:rPrChange w:id="33113" w:author="James Vu" w:date="2024-04-19T00:26:00Z">
                  <w:rPr>
                    <w:color w:val="000000"/>
                    <w:sz w:val="26"/>
                    <w:szCs w:val="26"/>
                  </w:rPr>
                </w:rPrChange>
              </w:rPr>
              <w:t> </w:t>
            </w:r>
          </w:p>
        </w:tc>
        <w:tc>
          <w:tcPr>
            <w:tcW w:w="502" w:type="pct"/>
            <w:shd w:val="clear" w:color="auto" w:fill="auto"/>
            <w:vAlign w:val="center"/>
            <w:hideMark/>
            <w:tcPrChange w:id="33114"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13775219" w14:textId="77777777" w:rsidR="00093102" w:rsidRPr="003C02FF" w:rsidRDefault="00093102">
            <w:pPr>
              <w:widowControl w:val="0"/>
              <w:spacing w:before="120" w:after="120"/>
              <w:jc w:val="both"/>
              <w:rPr>
                <w:color w:val="000000"/>
                <w:rPrChange w:id="33115" w:author="James Vu" w:date="2024-04-19T00:26:00Z">
                  <w:rPr>
                    <w:color w:val="000000"/>
                    <w:sz w:val="26"/>
                    <w:szCs w:val="26"/>
                  </w:rPr>
                </w:rPrChange>
              </w:rPr>
              <w:pPrChange w:id="33116" w:author="James Vu" w:date="2024-04-18T22:33:00Z">
                <w:pPr>
                  <w:widowControl w:val="0"/>
                  <w:spacing w:before="120" w:after="120"/>
                  <w:jc w:val="center"/>
                </w:pPr>
              </w:pPrChange>
            </w:pPr>
            <w:r w:rsidRPr="003C02FF">
              <w:rPr>
                <w:color w:val="000000"/>
                <w:rPrChange w:id="33117" w:author="James Vu" w:date="2024-04-19T00:26:00Z">
                  <w:rPr>
                    <w:color w:val="000000"/>
                    <w:sz w:val="26"/>
                    <w:szCs w:val="26"/>
                  </w:rPr>
                </w:rPrChange>
              </w:rPr>
              <w:t> </w:t>
            </w:r>
          </w:p>
        </w:tc>
        <w:tc>
          <w:tcPr>
            <w:tcW w:w="567" w:type="pct"/>
            <w:shd w:val="clear" w:color="auto" w:fill="auto"/>
            <w:hideMark/>
            <w:tcPrChange w:id="33118"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39532BE" w14:textId="77777777" w:rsidR="00093102" w:rsidRPr="003C02FF" w:rsidRDefault="00093102">
            <w:pPr>
              <w:widowControl w:val="0"/>
              <w:spacing w:before="120" w:after="120"/>
              <w:jc w:val="both"/>
              <w:rPr>
                <w:color w:val="000000"/>
                <w:rPrChange w:id="33119" w:author="James Vu" w:date="2024-04-19T00:26:00Z">
                  <w:rPr>
                    <w:color w:val="000000"/>
                    <w:sz w:val="26"/>
                    <w:szCs w:val="26"/>
                  </w:rPr>
                </w:rPrChange>
              </w:rPr>
              <w:pPrChange w:id="33120" w:author="James Vu" w:date="2024-04-18T22:33:00Z">
                <w:pPr>
                  <w:widowControl w:val="0"/>
                  <w:spacing w:before="120" w:after="120"/>
                </w:pPr>
              </w:pPrChange>
            </w:pPr>
            <w:r w:rsidRPr="003C02FF">
              <w:rPr>
                <w:color w:val="000000"/>
                <w:rPrChange w:id="33121" w:author="James Vu" w:date="2024-04-19T00:26:00Z">
                  <w:rPr>
                    <w:color w:val="000000"/>
                    <w:sz w:val="26"/>
                    <w:szCs w:val="26"/>
                  </w:rPr>
                </w:rPrChange>
              </w:rPr>
              <w:t> </w:t>
            </w:r>
          </w:p>
        </w:tc>
        <w:tc>
          <w:tcPr>
            <w:tcW w:w="351" w:type="pct"/>
            <w:shd w:val="clear" w:color="auto" w:fill="auto"/>
            <w:hideMark/>
            <w:tcPrChange w:id="33122"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6DC87C8F" w14:textId="77777777" w:rsidR="00093102" w:rsidRPr="003C02FF" w:rsidRDefault="00093102">
            <w:pPr>
              <w:widowControl w:val="0"/>
              <w:spacing w:before="120" w:after="120"/>
              <w:jc w:val="both"/>
              <w:rPr>
                <w:color w:val="000000"/>
                <w:rPrChange w:id="33123" w:author="James Vu" w:date="2024-04-19T00:26:00Z">
                  <w:rPr>
                    <w:color w:val="000000"/>
                    <w:sz w:val="26"/>
                    <w:szCs w:val="26"/>
                  </w:rPr>
                </w:rPrChange>
              </w:rPr>
              <w:pPrChange w:id="33124" w:author="James Vu" w:date="2024-04-18T22:33:00Z">
                <w:pPr>
                  <w:widowControl w:val="0"/>
                  <w:spacing w:before="120" w:after="120"/>
                  <w:jc w:val="center"/>
                </w:pPr>
              </w:pPrChange>
            </w:pPr>
            <w:r w:rsidRPr="003C02FF">
              <w:rPr>
                <w:color w:val="000000"/>
                <w:rPrChange w:id="33125" w:author="James Vu" w:date="2024-04-19T00:26:00Z">
                  <w:rPr>
                    <w:color w:val="000000"/>
                    <w:sz w:val="26"/>
                    <w:szCs w:val="26"/>
                  </w:rPr>
                </w:rPrChange>
              </w:rPr>
              <w:t> </w:t>
            </w:r>
          </w:p>
        </w:tc>
        <w:tc>
          <w:tcPr>
            <w:tcW w:w="632" w:type="pct"/>
            <w:shd w:val="clear" w:color="auto" w:fill="auto"/>
            <w:hideMark/>
            <w:tcPrChange w:id="33126"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3F5F7C7A" w14:textId="77777777" w:rsidR="00093102" w:rsidRPr="003C02FF" w:rsidRDefault="00093102">
            <w:pPr>
              <w:widowControl w:val="0"/>
              <w:spacing w:before="120" w:after="120"/>
              <w:jc w:val="both"/>
              <w:rPr>
                <w:color w:val="000000"/>
                <w:rPrChange w:id="33127" w:author="James Vu" w:date="2024-04-19T00:26:00Z">
                  <w:rPr>
                    <w:color w:val="000000"/>
                    <w:sz w:val="26"/>
                    <w:szCs w:val="26"/>
                  </w:rPr>
                </w:rPrChange>
              </w:rPr>
              <w:pPrChange w:id="33128" w:author="James Vu" w:date="2024-04-18T22:33:00Z">
                <w:pPr>
                  <w:widowControl w:val="0"/>
                  <w:spacing w:before="120" w:after="120"/>
                </w:pPr>
              </w:pPrChange>
            </w:pPr>
            <w:r w:rsidRPr="003C02FF">
              <w:rPr>
                <w:color w:val="000000"/>
                <w:rPrChange w:id="33129" w:author="James Vu" w:date="2024-04-19T00:26:00Z">
                  <w:rPr>
                    <w:color w:val="000000"/>
                    <w:sz w:val="26"/>
                    <w:szCs w:val="26"/>
                  </w:rPr>
                </w:rPrChange>
              </w:rPr>
              <w:t xml:space="preserve">              55.049 </w:t>
            </w:r>
          </w:p>
        </w:tc>
      </w:tr>
      <w:tr w:rsidR="00093102" w:rsidRPr="003C02FF" w14:paraId="591D33DD" w14:textId="77777777" w:rsidTr="003C02FF">
        <w:trPr>
          <w:trHeight w:val="300"/>
          <w:trPrChange w:id="33130" w:author="James Vu" w:date="2024-04-19T00:26:00Z">
            <w:trPr>
              <w:gridBefore w:val="1"/>
              <w:gridAfter w:val="0"/>
              <w:trHeight w:val="300"/>
            </w:trPr>
          </w:trPrChange>
        </w:trPr>
        <w:tc>
          <w:tcPr>
            <w:tcW w:w="254" w:type="pct"/>
            <w:shd w:val="clear" w:color="auto" w:fill="auto"/>
            <w:vAlign w:val="center"/>
            <w:hideMark/>
            <w:tcPrChange w:id="33131" w:author="James Vu" w:date="2024-04-19T00:26:00Z">
              <w:tcPr>
                <w:tcW w:w="254" w:type="pct"/>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59FD2D9" w14:textId="77777777" w:rsidR="00093102" w:rsidRPr="003C02FF" w:rsidRDefault="00093102">
            <w:pPr>
              <w:widowControl w:val="0"/>
              <w:spacing w:before="120" w:after="120"/>
              <w:jc w:val="both"/>
              <w:rPr>
                <w:i/>
                <w:iCs/>
                <w:color w:val="000000"/>
                <w:rPrChange w:id="33132" w:author="James Vu" w:date="2024-04-19T00:26:00Z">
                  <w:rPr>
                    <w:i/>
                    <w:iCs/>
                    <w:color w:val="000000"/>
                    <w:sz w:val="26"/>
                    <w:szCs w:val="26"/>
                  </w:rPr>
                </w:rPrChange>
              </w:rPr>
              <w:pPrChange w:id="33133" w:author="James Vu" w:date="2024-04-18T22:33:00Z">
                <w:pPr>
                  <w:widowControl w:val="0"/>
                  <w:spacing w:before="120" w:after="120"/>
                  <w:jc w:val="center"/>
                </w:pPr>
              </w:pPrChange>
            </w:pPr>
            <w:r w:rsidRPr="003C02FF">
              <w:rPr>
                <w:i/>
                <w:iCs/>
                <w:color w:val="000000"/>
                <w:rPrChange w:id="33134" w:author="James Vu" w:date="2024-04-19T00:26:00Z">
                  <w:rPr>
                    <w:i/>
                    <w:iCs/>
                    <w:color w:val="000000"/>
                    <w:sz w:val="26"/>
                    <w:szCs w:val="26"/>
                  </w:rPr>
                </w:rPrChange>
              </w:rPr>
              <w:t> </w:t>
            </w:r>
          </w:p>
        </w:tc>
        <w:tc>
          <w:tcPr>
            <w:tcW w:w="618" w:type="pct"/>
            <w:shd w:val="clear" w:color="auto" w:fill="auto"/>
            <w:vAlign w:val="center"/>
            <w:hideMark/>
            <w:tcPrChange w:id="33135" w:author="James Vu" w:date="2024-04-19T00:26:00Z">
              <w:tcPr>
                <w:tcW w:w="618" w:type="pct"/>
                <w:gridSpan w:val="2"/>
                <w:tcBorders>
                  <w:top w:val="nil"/>
                  <w:left w:val="nil"/>
                  <w:bottom w:val="single" w:sz="4" w:space="0" w:color="auto"/>
                  <w:right w:val="single" w:sz="4" w:space="0" w:color="auto"/>
                </w:tcBorders>
                <w:shd w:val="clear" w:color="auto" w:fill="auto"/>
                <w:vAlign w:val="center"/>
                <w:hideMark/>
              </w:tcPr>
            </w:tcPrChange>
          </w:tcPr>
          <w:p w14:paraId="6F68A06D" w14:textId="77777777" w:rsidR="00093102" w:rsidRPr="003C02FF" w:rsidRDefault="00093102">
            <w:pPr>
              <w:widowControl w:val="0"/>
              <w:spacing w:before="120" w:after="120"/>
              <w:jc w:val="both"/>
              <w:rPr>
                <w:i/>
                <w:iCs/>
                <w:color w:val="000000"/>
                <w:rPrChange w:id="33136" w:author="James Vu" w:date="2024-04-19T00:26:00Z">
                  <w:rPr>
                    <w:i/>
                    <w:iCs/>
                    <w:color w:val="000000"/>
                    <w:sz w:val="26"/>
                    <w:szCs w:val="26"/>
                  </w:rPr>
                </w:rPrChange>
              </w:rPr>
              <w:pPrChange w:id="33137" w:author="James Vu" w:date="2024-04-18T22:33:00Z">
                <w:pPr>
                  <w:widowControl w:val="0"/>
                  <w:spacing w:before="120" w:after="120"/>
                  <w:jc w:val="center"/>
                </w:pPr>
              </w:pPrChange>
            </w:pPr>
            <w:r w:rsidRPr="003C02FF">
              <w:rPr>
                <w:i/>
                <w:iCs/>
                <w:color w:val="000000"/>
                <w:rPrChange w:id="33138" w:author="James Vu" w:date="2024-04-19T00:26:00Z">
                  <w:rPr>
                    <w:i/>
                    <w:iCs/>
                    <w:color w:val="000000"/>
                    <w:sz w:val="26"/>
                    <w:szCs w:val="26"/>
                  </w:rPr>
                </w:rPrChange>
              </w:rPr>
              <w:t> </w:t>
            </w:r>
          </w:p>
        </w:tc>
        <w:tc>
          <w:tcPr>
            <w:tcW w:w="1636" w:type="pct"/>
            <w:shd w:val="clear" w:color="auto" w:fill="auto"/>
            <w:hideMark/>
            <w:tcPrChange w:id="33139" w:author="James Vu" w:date="2024-04-19T00:26:00Z">
              <w:tcPr>
                <w:tcW w:w="1636" w:type="pct"/>
                <w:gridSpan w:val="2"/>
                <w:tcBorders>
                  <w:top w:val="nil"/>
                  <w:left w:val="nil"/>
                  <w:bottom w:val="single" w:sz="4" w:space="0" w:color="auto"/>
                  <w:right w:val="single" w:sz="4" w:space="0" w:color="auto"/>
                </w:tcBorders>
                <w:shd w:val="clear" w:color="auto" w:fill="auto"/>
                <w:hideMark/>
              </w:tcPr>
            </w:tcPrChange>
          </w:tcPr>
          <w:p w14:paraId="1BDF6E62" w14:textId="77777777" w:rsidR="00093102" w:rsidRPr="003C02FF" w:rsidRDefault="00093102">
            <w:pPr>
              <w:widowControl w:val="0"/>
              <w:spacing w:before="120" w:after="120"/>
              <w:jc w:val="both"/>
              <w:rPr>
                <w:i/>
                <w:iCs/>
                <w:color w:val="000000"/>
                <w:rPrChange w:id="33140" w:author="James Vu" w:date="2024-04-19T00:26:00Z">
                  <w:rPr>
                    <w:i/>
                    <w:iCs/>
                    <w:color w:val="000000"/>
                    <w:sz w:val="26"/>
                    <w:szCs w:val="26"/>
                  </w:rPr>
                </w:rPrChange>
              </w:rPr>
              <w:pPrChange w:id="33141" w:author="James Vu" w:date="2024-04-18T22:33:00Z">
                <w:pPr>
                  <w:widowControl w:val="0"/>
                  <w:spacing w:before="120" w:after="120"/>
                  <w:jc w:val="right"/>
                </w:pPr>
              </w:pPrChange>
            </w:pPr>
            <w:r w:rsidRPr="003C02FF">
              <w:rPr>
                <w:i/>
                <w:iCs/>
                <w:color w:val="000000"/>
                <w:rPrChange w:id="33142" w:author="James Vu" w:date="2024-04-19T00:26:00Z">
                  <w:rPr>
                    <w:i/>
                    <w:iCs/>
                    <w:color w:val="000000"/>
                    <w:sz w:val="26"/>
                    <w:szCs w:val="26"/>
                  </w:rPr>
                </w:rPrChange>
              </w:rPr>
              <w:t>Máy tính xách tay</w:t>
            </w:r>
          </w:p>
        </w:tc>
        <w:tc>
          <w:tcPr>
            <w:tcW w:w="439" w:type="pct"/>
            <w:shd w:val="clear" w:color="auto" w:fill="auto"/>
            <w:vAlign w:val="center"/>
            <w:hideMark/>
            <w:tcPrChange w:id="33143" w:author="James Vu" w:date="2024-04-19T00:26:00Z">
              <w:tcPr>
                <w:tcW w:w="439" w:type="pct"/>
                <w:tcBorders>
                  <w:top w:val="nil"/>
                  <w:left w:val="nil"/>
                  <w:bottom w:val="single" w:sz="4" w:space="0" w:color="auto"/>
                  <w:right w:val="single" w:sz="4" w:space="0" w:color="auto"/>
                </w:tcBorders>
                <w:shd w:val="clear" w:color="auto" w:fill="auto"/>
                <w:vAlign w:val="center"/>
                <w:hideMark/>
              </w:tcPr>
            </w:tcPrChange>
          </w:tcPr>
          <w:p w14:paraId="659A77F2" w14:textId="77777777" w:rsidR="00093102" w:rsidRPr="003C02FF" w:rsidRDefault="00093102">
            <w:pPr>
              <w:widowControl w:val="0"/>
              <w:spacing w:before="120" w:after="120"/>
              <w:jc w:val="both"/>
              <w:rPr>
                <w:i/>
                <w:iCs/>
                <w:color w:val="000000"/>
                <w:rPrChange w:id="33144" w:author="James Vu" w:date="2024-04-19T00:26:00Z">
                  <w:rPr>
                    <w:i/>
                    <w:iCs/>
                    <w:color w:val="000000"/>
                    <w:sz w:val="26"/>
                    <w:szCs w:val="26"/>
                  </w:rPr>
                </w:rPrChange>
              </w:rPr>
              <w:pPrChange w:id="33145" w:author="James Vu" w:date="2024-04-18T22:33:00Z">
                <w:pPr>
                  <w:widowControl w:val="0"/>
                  <w:spacing w:before="120" w:after="120"/>
                  <w:jc w:val="center"/>
                </w:pPr>
              </w:pPrChange>
            </w:pPr>
            <w:r w:rsidRPr="003C02FF">
              <w:rPr>
                <w:i/>
                <w:iCs/>
                <w:color w:val="000000"/>
                <w:rPrChange w:id="33146" w:author="James Vu" w:date="2024-04-19T00:26:00Z">
                  <w:rPr>
                    <w:i/>
                    <w:iCs/>
                    <w:color w:val="000000"/>
                    <w:sz w:val="26"/>
                    <w:szCs w:val="26"/>
                  </w:rPr>
                </w:rPrChange>
              </w:rPr>
              <w:t>ca</w:t>
            </w:r>
          </w:p>
        </w:tc>
        <w:tc>
          <w:tcPr>
            <w:tcW w:w="502" w:type="pct"/>
            <w:shd w:val="clear" w:color="auto" w:fill="auto"/>
            <w:vAlign w:val="center"/>
            <w:hideMark/>
            <w:tcPrChange w:id="33147" w:author="James Vu" w:date="2024-04-19T00:26:00Z">
              <w:tcPr>
                <w:tcW w:w="502" w:type="pct"/>
                <w:tcBorders>
                  <w:top w:val="nil"/>
                  <w:left w:val="nil"/>
                  <w:bottom w:val="single" w:sz="4" w:space="0" w:color="auto"/>
                  <w:right w:val="single" w:sz="4" w:space="0" w:color="auto"/>
                </w:tcBorders>
                <w:shd w:val="clear" w:color="auto" w:fill="auto"/>
                <w:vAlign w:val="center"/>
                <w:hideMark/>
              </w:tcPr>
            </w:tcPrChange>
          </w:tcPr>
          <w:p w14:paraId="71F870A7" w14:textId="77777777" w:rsidR="00093102" w:rsidRPr="003C02FF" w:rsidRDefault="00093102">
            <w:pPr>
              <w:widowControl w:val="0"/>
              <w:spacing w:before="120" w:after="120"/>
              <w:jc w:val="both"/>
              <w:rPr>
                <w:i/>
                <w:iCs/>
                <w:color w:val="000000"/>
                <w:rPrChange w:id="33148" w:author="James Vu" w:date="2024-04-19T00:26:00Z">
                  <w:rPr>
                    <w:i/>
                    <w:iCs/>
                    <w:color w:val="000000"/>
                    <w:sz w:val="26"/>
                    <w:szCs w:val="26"/>
                  </w:rPr>
                </w:rPrChange>
              </w:rPr>
              <w:pPrChange w:id="33149" w:author="James Vu" w:date="2024-04-18T22:33:00Z">
                <w:pPr>
                  <w:widowControl w:val="0"/>
                  <w:spacing w:before="120" w:after="120"/>
                  <w:jc w:val="center"/>
                </w:pPr>
              </w:pPrChange>
            </w:pPr>
            <w:r w:rsidRPr="003C02FF">
              <w:rPr>
                <w:i/>
                <w:iCs/>
                <w:color w:val="000000"/>
                <w:rPrChange w:id="33150" w:author="James Vu" w:date="2024-04-19T00:26:00Z">
                  <w:rPr>
                    <w:i/>
                    <w:iCs/>
                    <w:color w:val="000000"/>
                    <w:sz w:val="26"/>
                    <w:szCs w:val="26"/>
                  </w:rPr>
                </w:rPrChange>
              </w:rPr>
              <w:t>1,5</w:t>
            </w:r>
          </w:p>
        </w:tc>
        <w:tc>
          <w:tcPr>
            <w:tcW w:w="567" w:type="pct"/>
            <w:shd w:val="clear" w:color="auto" w:fill="auto"/>
            <w:hideMark/>
            <w:tcPrChange w:id="33151" w:author="James Vu" w:date="2024-04-19T00:26:00Z">
              <w:tcPr>
                <w:tcW w:w="567" w:type="pct"/>
                <w:gridSpan w:val="2"/>
                <w:tcBorders>
                  <w:top w:val="nil"/>
                  <w:left w:val="nil"/>
                  <w:bottom w:val="single" w:sz="4" w:space="0" w:color="auto"/>
                  <w:right w:val="single" w:sz="4" w:space="0" w:color="auto"/>
                </w:tcBorders>
                <w:shd w:val="clear" w:color="auto" w:fill="auto"/>
                <w:hideMark/>
              </w:tcPr>
            </w:tcPrChange>
          </w:tcPr>
          <w:p w14:paraId="6306AC87" w14:textId="77777777" w:rsidR="00093102" w:rsidRPr="003C02FF" w:rsidRDefault="00093102">
            <w:pPr>
              <w:widowControl w:val="0"/>
              <w:spacing w:before="120" w:after="120"/>
              <w:jc w:val="both"/>
              <w:rPr>
                <w:i/>
                <w:iCs/>
                <w:color w:val="000000"/>
                <w:rPrChange w:id="33152" w:author="James Vu" w:date="2024-04-19T00:26:00Z">
                  <w:rPr>
                    <w:i/>
                    <w:iCs/>
                    <w:color w:val="000000"/>
                    <w:sz w:val="26"/>
                    <w:szCs w:val="26"/>
                  </w:rPr>
                </w:rPrChange>
              </w:rPr>
              <w:pPrChange w:id="33153" w:author="James Vu" w:date="2024-04-18T22:33:00Z">
                <w:pPr>
                  <w:widowControl w:val="0"/>
                  <w:spacing w:before="120" w:after="120"/>
                </w:pPr>
              </w:pPrChange>
            </w:pPr>
            <w:r w:rsidRPr="003C02FF">
              <w:rPr>
                <w:i/>
                <w:iCs/>
                <w:color w:val="000000"/>
                <w:rPrChange w:id="33154" w:author="James Vu" w:date="2024-04-19T00:26:00Z">
                  <w:rPr>
                    <w:i/>
                    <w:iCs/>
                    <w:color w:val="000000"/>
                    <w:sz w:val="26"/>
                    <w:szCs w:val="26"/>
                  </w:rPr>
                </w:rPrChange>
              </w:rPr>
              <w:t xml:space="preserve">         36.699 </w:t>
            </w:r>
          </w:p>
        </w:tc>
        <w:tc>
          <w:tcPr>
            <w:tcW w:w="351" w:type="pct"/>
            <w:shd w:val="clear" w:color="auto" w:fill="auto"/>
            <w:hideMark/>
            <w:tcPrChange w:id="33155" w:author="James Vu" w:date="2024-04-19T00:26:00Z">
              <w:tcPr>
                <w:tcW w:w="351" w:type="pct"/>
                <w:gridSpan w:val="2"/>
                <w:tcBorders>
                  <w:top w:val="nil"/>
                  <w:left w:val="nil"/>
                  <w:bottom w:val="single" w:sz="4" w:space="0" w:color="auto"/>
                  <w:right w:val="single" w:sz="4" w:space="0" w:color="auto"/>
                </w:tcBorders>
                <w:shd w:val="clear" w:color="auto" w:fill="auto"/>
                <w:hideMark/>
              </w:tcPr>
            </w:tcPrChange>
          </w:tcPr>
          <w:p w14:paraId="1215AC9C" w14:textId="77777777" w:rsidR="00093102" w:rsidRPr="003C02FF" w:rsidRDefault="00093102">
            <w:pPr>
              <w:widowControl w:val="0"/>
              <w:spacing w:before="120" w:after="120"/>
              <w:jc w:val="both"/>
              <w:rPr>
                <w:i/>
                <w:iCs/>
                <w:color w:val="000000"/>
                <w:rPrChange w:id="33156" w:author="James Vu" w:date="2024-04-19T00:26:00Z">
                  <w:rPr>
                    <w:i/>
                    <w:iCs/>
                    <w:color w:val="000000"/>
                    <w:sz w:val="26"/>
                    <w:szCs w:val="26"/>
                  </w:rPr>
                </w:rPrChange>
              </w:rPr>
              <w:pPrChange w:id="33157" w:author="James Vu" w:date="2024-04-18T22:33:00Z">
                <w:pPr>
                  <w:widowControl w:val="0"/>
                  <w:spacing w:before="120" w:after="120"/>
                  <w:jc w:val="center"/>
                </w:pPr>
              </w:pPrChange>
            </w:pPr>
            <w:r w:rsidRPr="003C02FF">
              <w:rPr>
                <w:i/>
                <w:iCs/>
                <w:color w:val="000000"/>
                <w:rPrChange w:id="33158" w:author="James Vu" w:date="2024-04-19T00:26:00Z">
                  <w:rPr>
                    <w:i/>
                    <w:iCs/>
                    <w:color w:val="000000"/>
                    <w:sz w:val="26"/>
                    <w:szCs w:val="26"/>
                  </w:rPr>
                </w:rPrChange>
              </w:rPr>
              <w:t>1</w:t>
            </w:r>
          </w:p>
        </w:tc>
        <w:tc>
          <w:tcPr>
            <w:tcW w:w="632" w:type="pct"/>
            <w:shd w:val="clear" w:color="auto" w:fill="auto"/>
            <w:hideMark/>
            <w:tcPrChange w:id="33159" w:author="James Vu" w:date="2024-04-19T00:26:00Z">
              <w:tcPr>
                <w:tcW w:w="632" w:type="pct"/>
                <w:gridSpan w:val="2"/>
                <w:tcBorders>
                  <w:top w:val="nil"/>
                  <w:left w:val="nil"/>
                  <w:bottom w:val="single" w:sz="4" w:space="0" w:color="auto"/>
                  <w:right w:val="single" w:sz="4" w:space="0" w:color="auto"/>
                </w:tcBorders>
                <w:shd w:val="clear" w:color="auto" w:fill="auto"/>
                <w:hideMark/>
              </w:tcPr>
            </w:tcPrChange>
          </w:tcPr>
          <w:p w14:paraId="648B8FEC" w14:textId="77777777" w:rsidR="00093102" w:rsidRPr="003C02FF" w:rsidRDefault="00093102">
            <w:pPr>
              <w:widowControl w:val="0"/>
              <w:spacing w:before="120" w:after="120"/>
              <w:jc w:val="both"/>
              <w:rPr>
                <w:i/>
                <w:iCs/>
                <w:color w:val="000000"/>
                <w:rPrChange w:id="33160" w:author="James Vu" w:date="2024-04-19T00:26:00Z">
                  <w:rPr>
                    <w:i/>
                    <w:iCs/>
                    <w:color w:val="000000"/>
                    <w:sz w:val="26"/>
                    <w:szCs w:val="26"/>
                  </w:rPr>
                </w:rPrChange>
              </w:rPr>
              <w:pPrChange w:id="33161" w:author="James Vu" w:date="2024-04-18T22:33:00Z">
                <w:pPr>
                  <w:widowControl w:val="0"/>
                  <w:spacing w:before="120" w:after="120"/>
                </w:pPr>
              </w:pPrChange>
            </w:pPr>
            <w:r w:rsidRPr="003C02FF">
              <w:rPr>
                <w:i/>
                <w:iCs/>
                <w:color w:val="000000"/>
                <w:rPrChange w:id="33162" w:author="James Vu" w:date="2024-04-19T00:26:00Z">
                  <w:rPr>
                    <w:i/>
                    <w:iCs/>
                    <w:color w:val="000000"/>
                    <w:sz w:val="26"/>
                    <w:szCs w:val="26"/>
                  </w:rPr>
                </w:rPrChange>
              </w:rPr>
              <w:t xml:space="preserve">            55.049 </w:t>
            </w:r>
          </w:p>
        </w:tc>
      </w:tr>
    </w:tbl>
    <w:p w14:paraId="6B78FD68" w14:textId="0902D93F" w:rsidR="000124BC" w:rsidRPr="00167CE0" w:rsidRDefault="00093102">
      <w:pPr>
        <w:widowControl w:val="0"/>
        <w:spacing w:before="120" w:after="120" w:line="360" w:lineRule="atLeast"/>
        <w:ind w:firstLine="567"/>
        <w:jc w:val="both"/>
        <w:rPr>
          <w:b/>
          <w:bCs/>
          <w:sz w:val="28"/>
          <w:szCs w:val="28"/>
          <w:rPrChange w:id="33163" w:author="James Vu" w:date="2024-04-18T22:33:00Z">
            <w:rPr>
              <w:b/>
              <w:bCs/>
            </w:rPr>
          </w:rPrChange>
        </w:rPr>
        <w:pPrChange w:id="33164" w:author="James Vu" w:date="2024-04-18T22:33:00Z">
          <w:pPr>
            <w:widowControl w:val="0"/>
            <w:spacing w:before="120" w:after="120" w:line="360" w:lineRule="atLeast"/>
            <w:ind w:firstLine="567"/>
          </w:pPr>
        </w:pPrChange>
      </w:pPr>
      <w:r w:rsidRPr="00167CE0">
        <w:rPr>
          <w:b/>
          <w:bCs/>
          <w:sz w:val="28"/>
          <w:szCs w:val="28"/>
          <w:rPrChange w:id="33165" w:author="James Vu" w:date="2024-04-18T22:33:00Z">
            <w:rPr>
              <w:b/>
              <w:bCs/>
            </w:rPr>
          </w:rPrChange>
        </w:rPr>
        <w:t>c. Bảng giá vật liệu, đơn giá máy thi công</w:t>
      </w:r>
    </w:p>
    <w:p w14:paraId="0AB430EA" w14:textId="0637FF78" w:rsidR="00FB210F" w:rsidRPr="00167CE0" w:rsidRDefault="00FB210F">
      <w:pPr>
        <w:widowControl w:val="0"/>
        <w:spacing w:before="120" w:after="120" w:line="360" w:lineRule="atLeast"/>
        <w:ind w:firstLine="567"/>
        <w:jc w:val="both"/>
        <w:rPr>
          <w:sz w:val="28"/>
          <w:szCs w:val="28"/>
          <w:rPrChange w:id="33166" w:author="James Vu" w:date="2024-04-18T22:33:00Z">
            <w:rPr/>
          </w:rPrChange>
        </w:rPr>
        <w:pPrChange w:id="33167" w:author="James Vu" w:date="2024-04-18T22:33:00Z">
          <w:pPr>
            <w:widowControl w:val="0"/>
            <w:spacing w:before="120" w:after="120" w:line="360" w:lineRule="atLeast"/>
            <w:ind w:firstLine="567"/>
          </w:pPr>
        </w:pPrChange>
      </w:pPr>
      <w:r w:rsidRPr="00167CE0">
        <w:rPr>
          <w:sz w:val="28"/>
          <w:szCs w:val="28"/>
          <w:rPrChange w:id="33168" w:author="James Vu" w:date="2024-04-18T22:33:00Z">
            <w:rPr/>
          </w:rPrChange>
        </w:rPr>
        <w:t>Bảng giá vật liệu, đơn giá máy thi công căn cứ tại phụ lục 1 và phụ lục 3 ban hành kèm theo công văn số 2519/BTTTT-KHTC ngày 04/9/2014 của Bộ Thông tin và Truyền thông về việc Đơn giá lắp đặt phần cứng và cài đặt ứng dụng công nghệ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3169" w:author="James Vu" w:date="2024-04-18T23:50: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204"/>
        <w:gridCol w:w="5401"/>
        <w:gridCol w:w="1688"/>
        <w:gridCol w:w="1688"/>
        <w:gridCol w:w="4468"/>
        <w:tblGridChange w:id="33170">
          <w:tblGrid>
            <w:gridCol w:w="1204"/>
            <w:gridCol w:w="5401"/>
            <w:gridCol w:w="1688"/>
            <w:gridCol w:w="1688"/>
            <w:gridCol w:w="4468"/>
          </w:tblGrid>
        </w:tblGridChange>
      </w:tblGrid>
      <w:tr w:rsidR="00B658BD" w:rsidRPr="00B053AF" w14:paraId="2F31B604" w14:textId="77777777" w:rsidTr="00B053AF">
        <w:trPr>
          <w:tblHeader/>
          <w:trPrChange w:id="33171" w:author="James Vu" w:date="2024-04-18T23:50:00Z">
            <w:trPr>
              <w:tblHeader/>
            </w:trPr>
          </w:trPrChange>
        </w:trPr>
        <w:tc>
          <w:tcPr>
            <w:tcW w:w="417" w:type="pct"/>
            <w:shd w:val="clear" w:color="auto" w:fill="auto"/>
            <w:vAlign w:val="center"/>
            <w:hideMark/>
            <w:tcPrChange w:id="33172" w:author="James Vu" w:date="2024-04-18T23:50:00Z">
              <w:tcPr>
                <w:tcW w:w="417" w:type="pct"/>
                <w:shd w:val="clear" w:color="auto" w:fill="DBE5F1" w:themeFill="accent1" w:themeFillTint="33"/>
                <w:vAlign w:val="center"/>
                <w:hideMark/>
              </w:tcPr>
            </w:tcPrChange>
          </w:tcPr>
          <w:p w14:paraId="365B05A4" w14:textId="77777777" w:rsidR="00D647DE" w:rsidRPr="00B053AF" w:rsidRDefault="00D647DE">
            <w:pPr>
              <w:widowControl w:val="0"/>
              <w:spacing w:before="120" w:after="120"/>
              <w:jc w:val="both"/>
              <w:rPr>
                <w:b/>
                <w:bCs/>
                <w:color w:val="000000"/>
                <w:rPrChange w:id="33173" w:author="James Vu" w:date="2024-04-18T23:50:00Z">
                  <w:rPr>
                    <w:b/>
                    <w:bCs/>
                    <w:color w:val="000000"/>
                    <w:sz w:val="26"/>
                    <w:szCs w:val="26"/>
                  </w:rPr>
                </w:rPrChange>
              </w:rPr>
              <w:pPrChange w:id="33174" w:author="James Vu" w:date="2024-04-18T22:33:00Z">
                <w:pPr>
                  <w:widowControl w:val="0"/>
                  <w:spacing w:before="120" w:after="120"/>
                  <w:jc w:val="center"/>
                </w:pPr>
              </w:pPrChange>
            </w:pPr>
            <w:r w:rsidRPr="00B053AF">
              <w:rPr>
                <w:b/>
                <w:bCs/>
                <w:color w:val="000000"/>
                <w:rPrChange w:id="33175" w:author="James Vu" w:date="2024-04-18T23:50:00Z">
                  <w:rPr>
                    <w:b/>
                    <w:bCs/>
                    <w:color w:val="000000"/>
                    <w:sz w:val="26"/>
                    <w:szCs w:val="26"/>
                  </w:rPr>
                </w:rPrChange>
              </w:rPr>
              <w:t>STT</w:t>
            </w:r>
          </w:p>
        </w:tc>
        <w:tc>
          <w:tcPr>
            <w:tcW w:w="1869" w:type="pct"/>
            <w:shd w:val="clear" w:color="auto" w:fill="auto"/>
            <w:vAlign w:val="center"/>
            <w:hideMark/>
            <w:tcPrChange w:id="33176" w:author="James Vu" w:date="2024-04-18T23:50:00Z">
              <w:tcPr>
                <w:tcW w:w="1869" w:type="pct"/>
                <w:shd w:val="clear" w:color="auto" w:fill="DBE5F1" w:themeFill="accent1" w:themeFillTint="33"/>
                <w:vAlign w:val="center"/>
                <w:hideMark/>
              </w:tcPr>
            </w:tcPrChange>
          </w:tcPr>
          <w:p w14:paraId="5CF4326D" w14:textId="77777777" w:rsidR="00D647DE" w:rsidRPr="00B053AF" w:rsidRDefault="00D647DE">
            <w:pPr>
              <w:widowControl w:val="0"/>
              <w:spacing w:before="120" w:after="120"/>
              <w:jc w:val="both"/>
              <w:rPr>
                <w:b/>
                <w:bCs/>
                <w:color w:val="000000"/>
                <w:rPrChange w:id="33177" w:author="James Vu" w:date="2024-04-18T23:50:00Z">
                  <w:rPr>
                    <w:b/>
                    <w:bCs/>
                    <w:color w:val="000000"/>
                    <w:sz w:val="26"/>
                    <w:szCs w:val="26"/>
                  </w:rPr>
                </w:rPrChange>
              </w:rPr>
              <w:pPrChange w:id="33178" w:author="James Vu" w:date="2024-04-18T22:33:00Z">
                <w:pPr>
                  <w:widowControl w:val="0"/>
                  <w:spacing w:before="120" w:after="120"/>
                  <w:jc w:val="center"/>
                </w:pPr>
              </w:pPrChange>
            </w:pPr>
            <w:r w:rsidRPr="00B053AF">
              <w:rPr>
                <w:b/>
                <w:bCs/>
                <w:color w:val="000000"/>
                <w:rPrChange w:id="33179" w:author="James Vu" w:date="2024-04-18T23:50:00Z">
                  <w:rPr>
                    <w:b/>
                    <w:bCs/>
                    <w:color w:val="000000"/>
                    <w:sz w:val="26"/>
                    <w:szCs w:val="26"/>
                  </w:rPr>
                </w:rPrChange>
              </w:rPr>
              <w:t>Tên vật liệu</w:t>
            </w:r>
          </w:p>
        </w:tc>
        <w:tc>
          <w:tcPr>
            <w:tcW w:w="584" w:type="pct"/>
            <w:shd w:val="clear" w:color="auto" w:fill="auto"/>
            <w:vAlign w:val="center"/>
            <w:hideMark/>
            <w:tcPrChange w:id="33180" w:author="James Vu" w:date="2024-04-18T23:50:00Z">
              <w:tcPr>
                <w:tcW w:w="584" w:type="pct"/>
                <w:shd w:val="clear" w:color="auto" w:fill="DBE5F1" w:themeFill="accent1" w:themeFillTint="33"/>
                <w:vAlign w:val="center"/>
                <w:hideMark/>
              </w:tcPr>
            </w:tcPrChange>
          </w:tcPr>
          <w:p w14:paraId="1F3F753D" w14:textId="77777777" w:rsidR="00D647DE" w:rsidRPr="00B053AF" w:rsidRDefault="00D647DE">
            <w:pPr>
              <w:widowControl w:val="0"/>
              <w:spacing w:before="120" w:after="120"/>
              <w:jc w:val="both"/>
              <w:rPr>
                <w:b/>
                <w:bCs/>
                <w:color w:val="000000"/>
                <w:rPrChange w:id="33181" w:author="James Vu" w:date="2024-04-18T23:50:00Z">
                  <w:rPr>
                    <w:b/>
                    <w:bCs/>
                    <w:color w:val="000000"/>
                    <w:sz w:val="26"/>
                    <w:szCs w:val="26"/>
                  </w:rPr>
                </w:rPrChange>
              </w:rPr>
              <w:pPrChange w:id="33182" w:author="James Vu" w:date="2024-04-18T22:33:00Z">
                <w:pPr>
                  <w:widowControl w:val="0"/>
                  <w:spacing w:before="120" w:after="120"/>
                  <w:jc w:val="center"/>
                </w:pPr>
              </w:pPrChange>
            </w:pPr>
            <w:r w:rsidRPr="00B053AF">
              <w:rPr>
                <w:b/>
                <w:bCs/>
                <w:color w:val="000000"/>
                <w:rPrChange w:id="33183" w:author="James Vu" w:date="2024-04-18T23:50:00Z">
                  <w:rPr>
                    <w:b/>
                    <w:bCs/>
                    <w:color w:val="000000"/>
                    <w:sz w:val="26"/>
                    <w:szCs w:val="26"/>
                  </w:rPr>
                </w:rPrChange>
              </w:rPr>
              <w:t>Đơn vị tính</w:t>
            </w:r>
          </w:p>
        </w:tc>
        <w:tc>
          <w:tcPr>
            <w:tcW w:w="584" w:type="pct"/>
            <w:shd w:val="clear" w:color="auto" w:fill="auto"/>
            <w:vAlign w:val="center"/>
            <w:hideMark/>
            <w:tcPrChange w:id="33184" w:author="James Vu" w:date="2024-04-18T23:50:00Z">
              <w:tcPr>
                <w:tcW w:w="584" w:type="pct"/>
                <w:shd w:val="clear" w:color="auto" w:fill="DBE5F1" w:themeFill="accent1" w:themeFillTint="33"/>
                <w:vAlign w:val="center"/>
                <w:hideMark/>
              </w:tcPr>
            </w:tcPrChange>
          </w:tcPr>
          <w:p w14:paraId="60815F61" w14:textId="77777777" w:rsidR="00D647DE" w:rsidRPr="00B053AF" w:rsidRDefault="00D647DE">
            <w:pPr>
              <w:widowControl w:val="0"/>
              <w:spacing w:before="120" w:after="120"/>
              <w:jc w:val="both"/>
              <w:rPr>
                <w:b/>
                <w:bCs/>
                <w:color w:val="000000"/>
                <w:rPrChange w:id="33185" w:author="James Vu" w:date="2024-04-18T23:50:00Z">
                  <w:rPr>
                    <w:b/>
                    <w:bCs/>
                    <w:color w:val="000000"/>
                    <w:sz w:val="26"/>
                    <w:szCs w:val="26"/>
                  </w:rPr>
                </w:rPrChange>
              </w:rPr>
              <w:pPrChange w:id="33186" w:author="James Vu" w:date="2024-04-18T22:33:00Z">
                <w:pPr>
                  <w:widowControl w:val="0"/>
                  <w:spacing w:before="120" w:after="120"/>
                  <w:jc w:val="center"/>
                </w:pPr>
              </w:pPrChange>
            </w:pPr>
            <w:r w:rsidRPr="00B053AF">
              <w:rPr>
                <w:b/>
                <w:bCs/>
                <w:color w:val="000000"/>
                <w:rPrChange w:id="33187" w:author="James Vu" w:date="2024-04-18T23:50:00Z">
                  <w:rPr>
                    <w:b/>
                    <w:bCs/>
                    <w:color w:val="000000"/>
                    <w:sz w:val="26"/>
                    <w:szCs w:val="26"/>
                  </w:rPr>
                </w:rPrChange>
              </w:rPr>
              <w:t>Giá Vật liệu</w:t>
            </w:r>
          </w:p>
        </w:tc>
        <w:tc>
          <w:tcPr>
            <w:tcW w:w="1546" w:type="pct"/>
            <w:shd w:val="clear" w:color="auto" w:fill="auto"/>
            <w:vAlign w:val="center"/>
            <w:hideMark/>
            <w:tcPrChange w:id="33188" w:author="James Vu" w:date="2024-04-18T23:50:00Z">
              <w:tcPr>
                <w:tcW w:w="1546" w:type="pct"/>
                <w:shd w:val="clear" w:color="auto" w:fill="DBE5F1" w:themeFill="accent1" w:themeFillTint="33"/>
                <w:vAlign w:val="center"/>
                <w:hideMark/>
              </w:tcPr>
            </w:tcPrChange>
          </w:tcPr>
          <w:p w14:paraId="5E34EB3F" w14:textId="77777777" w:rsidR="00D647DE" w:rsidRPr="00B053AF" w:rsidRDefault="00D647DE">
            <w:pPr>
              <w:widowControl w:val="0"/>
              <w:spacing w:before="120" w:after="120"/>
              <w:jc w:val="both"/>
              <w:rPr>
                <w:b/>
                <w:bCs/>
                <w:color w:val="000000"/>
                <w:rPrChange w:id="33189" w:author="James Vu" w:date="2024-04-18T23:50:00Z">
                  <w:rPr>
                    <w:b/>
                    <w:bCs/>
                    <w:color w:val="000000"/>
                    <w:sz w:val="26"/>
                    <w:szCs w:val="26"/>
                  </w:rPr>
                </w:rPrChange>
              </w:rPr>
              <w:pPrChange w:id="33190" w:author="James Vu" w:date="2024-04-18T22:33:00Z">
                <w:pPr>
                  <w:widowControl w:val="0"/>
                  <w:spacing w:before="120" w:after="120"/>
                  <w:jc w:val="center"/>
                </w:pPr>
              </w:pPrChange>
            </w:pPr>
            <w:r w:rsidRPr="00B053AF">
              <w:rPr>
                <w:b/>
                <w:bCs/>
                <w:color w:val="000000"/>
                <w:rPrChange w:id="33191" w:author="James Vu" w:date="2024-04-18T23:50:00Z">
                  <w:rPr>
                    <w:b/>
                    <w:bCs/>
                    <w:color w:val="000000"/>
                    <w:sz w:val="26"/>
                    <w:szCs w:val="26"/>
                  </w:rPr>
                </w:rPrChange>
              </w:rPr>
              <w:t>Ghi chú</w:t>
            </w:r>
          </w:p>
        </w:tc>
      </w:tr>
      <w:tr w:rsidR="00AA0D29" w:rsidRPr="00B053AF" w14:paraId="6080D4BD" w14:textId="77777777" w:rsidTr="00B053AF">
        <w:tc>
          <w:tcPr>
            <w:tcW w:w="417" w:type="pct"/>
            <w:shd w:val="clear" w:color="auto" w:fill="auto"/>
            <w:vAlign w:val="center"/>
            <w:hideMark/>
            <w:tcPrChange w:id="33192" w:author="James Vu" w:date="2024-04-18T23:50:00Z">
              <w:tcPr>
                <w:tcW w:w="417" w:type="pct"/>
                <w:shd w:val="clear" w:color="000000" w:fill="FFFFFF"/>
                <w:vAlign w:val="center"/>
                <w:hideMark/>
              </w:tcPr>
            </w:tcPrChange>
          </w:tcPr>
          <w:p w14:paraId="21208109" w14:textId="77777777" w:rsidR="00D647DE" w:rsidRPr="00B053AF" w:rsidRDefault="00D647DE">
            <w:pPr>
              <w:widowControl w:val="0"/>
              <w:spacing w:before="120" w:after="120"/>
              <w:jc w:val="both"/>
              <w:rPr>
                <w:b/>
                <w:bCs/>
                <w:color w:val="000000"/>
                <w:rPrChange w:id="33193" w:author="James Vu" w:date="2024-04-18T23:50:00Z">
                  <w:rPr>
                    <w:b/>
                    <w:bCs/>
                    <w:color w:val="000000"/>
                    <w:sz w:val="26"/>
                    <w:szCs w:val="26"/>
                  </w:rPr>
                </w:rPrChange>
              </w:rPr>
              <w:pPrChange w:id="33194" w:author="James Vu" w:date="2024-04-18T22:33:00Z">
                <w:pPr>
                  <w:widowControl w:val="0"/>
                  <w:spacing w:before="120" w:after="120"/>
                  <w:jc w:val="center"/>
                </w:pPr>
              </w:pPrChange>
            </w:pPr>
            <w:r w:rsidRPr="00B053AF">
              <w:rPr>
                <w:b/>
                <w:bCs/>
                <w:color w:val="000000"/>
                <w:rPrChange w:id="33195" w:author="James Vu" w:date="2024-04-18T23:50:00Z">
                  <w:rPr>
                    <w:b/>
                    <w:bCs/>
                    <w:color w:val="000000"/>
                    <w:sz w:val="26"/>
                    <w:szCs w:val="26"/>
                  </w:rPr>
                </w:rPrChange>
              </w:rPr>
              <w:t>I</w:t>
            </w:r>
          </w:p>
        </w:tc>
        <w:tc>
          <w:tcPr>
            <w:tcW w:w="1869" w:type="pct"/>
            <w:shd w:val="clear" w:color="auto" w:fill="auto"/>
            <w:vAlign w:val="center"/>
            <w:hideMark/>
            <w:tcPrChange w:id="33196" w:author="James Vu" w:date="2024-04-18T23:50:00Z">
              <w:tcPr>
                <w:tcW w:w="1869" w:type="pct"/>
                <w:shd w:val="clear" w:color="000000" w:fill="FFFFFF"/>
                <w:vAlign w:val="center"/>
                <w:hideMark/>
              </w:tcPr>
            </w:tcPrChange>
          </w:tcPr>
          <w:p w14:paraId="7702F7FB" w14:textId="39C10B7D" w:rsidR="00D647DE" w:rsidRPr="00B053AF" w:rsidRDefault="00D647DE">
            <w:pPr>
              <w:widowControl w:val="0"/>
              <w:spacing w:before="120" w:after="120"/>
              <w:jc w:val="both"/>
              <w:rPr>
                <w:b/>
                <w:bCs/>
                <w:color w:val="000000"/>
                <w:rPrChange w:id="33197" w:author="James Vu" w:date="2024-04-18T23:50:00Z">
                  <w:rPr>
                    <w:b/>
                    <w:bCs/>
                    <w:color w:val="000000"/>
                    <w:sz w:val="26"/>
                    <w:szCs w:val="26"/>
                  </w:rPr>
                </w:rPrChange>
              </w:rPr>
              <w:pPrChange w:id="33198" w:author="James Vu" w:date="2024-04-18T22:33:00Z">
                <w:pPr>
                  <w:widowControl w:val="0"/>
                  <w:spacing w:before="120" w:after="120"/>
                </w:pPr>
              </w:pPrChange>
            </w:pPr>
            <w:r w:rsidRPr="00B053AF">
              <w:rPr>
                <w:b/>
                <w:bCs/>
                <w:color w:val="000000"/>
                <w:rPrChange w:id="33199" w:author="James Vu" w:date="2024-04-18T23:50:00Z">
                  <w:rPr>
                    <w:b/>
                    <w:bCs/>
                    <w:color w:val="000000"/>
                    <w:sz w:val="26"/>
                    <w:szCs w:val="26"/>
                  </w:rPr>
                </w:rPrChange>
              </w:rPr>
              <w:t>Vật liệu</w:t>
            </w:r>
          </w:p>
        </w:tc>
        <w:tc>
          <w:tcPr>
            <w:tcW w:w="584" w:type="pct"/>
            <w:shd w:val="clear" w:color="auto" w:fill="auto"/>
            <w:vAlign w:val="center"/>
            <w:hideMark/>
            <w:tcPrChange w:id="33200" w:author="James Vu" w:date="2024-04-18T23:50:00Z">
              <w:tcPr>
                <w:tcW w:w="584" w:type="pct"/>
                <w:shd w:val="clear" w:color="000000" w:fill="FFFFFF"/>
                <w:vAlign w:val="center"/>
                <w:hideMark/>
              </w:tcPr>
            </w:tcPrChange>
          </w:tcPr>
          <w:p w14:paraId="47F03D7D" w14:textId="77777777" w:rsidR="00D647DE" w:rsidRPr="00B053AF" w:rsidRDefault="00D647DE">
            <w:pPr>
              <w:widowControl w:val="0"/>
              <w:spacing w:before="120" w:after="120"/>
              <w:jc w:val="both"/>
              <w:rPr>
                <w:color w:val="000000"/>
                <w:rPrChange w:id="33201" w:author="James Vu" w:date="2024-04-18T23:50:00Z">
                  <w:rPr>
                    <w:color w:val="000000"/>
                    <w:sz w:val="26"/>
                    <w:szCs w:val="26"/>
                  </w:rPr>
                </w:rPrChange>
              </w:rPr>
              <w:pPrChange w:id="33202" w:author="James Vu" w:date="2024-04-18T22:33:00Z">
                <w:pPr>
                  <w:widowControl w:val="0"/>
                  <w:spacing w:before="120" w:after="120"/>
                  <w:jc w:val="center"/>
                </w:pPr>
              </w:pPrChange>
            </w:pPr>
            <w:r w:rsidRPr="00B053AF">
              <w:rPr>
                <w:color w:val="000000"/>
                <w:rPrChange w:id="33203" w:author="James Vu" w:date="2024-04-18T23:50:00Z">
                  <w:rPr>
                    <w:color w:val="000000"/>
                    <w:sz w:val="26"/>
                    <w:szCs w:val="26"/>
                  </w:rPr>
                </w:rPrChange>
              </w:rPr>
              <w:t> </w:t>
            </w:r>
          </w:p>
        </w:tc>
        <w:tc>
          <w:tcPr>
            <w:tcW w:w="584" w:type="pct"/>
            <w:shd w:val="clear" w:color="auto" w:fill="auto"/>
            <w:vAlign w:val="center"/>
            <w:hideMark/>
            <w:tcPrChange w:id="33204" w:author="James Vu" w:date="2024-04-18T23:50:00Z">
              <w:tcPr>
                <w:tcW w:w="584" w:type="pct"/>
                <w:shd w:val="clear" w:color="000000" w:fill="FFFFFF"/>
                <w:vAlign w:val="center"/>
                <w:hideMark/>
              </w:tcPr>
            </w:tcPrChange>
          </w:tcPr>
          <w:p w14:paraId="6673AE10" w14:textId="77777777" w:rsidR="00D647DE" w:rsidRPr="00B053AF" w:rsidRDefault="00D647DE">
            <w:pPr>
              <w:widowControl w:val="0"/>
              <w:spacing w:before="120" w:after="120"/>
              <w:jc w:val="both"/>
              <w:rPr>
                <w:color w:val="000000"/>
                <w:rPrChange w:id="33205" w:author="James Vu" w:date="2024-04-18T23:50:00Z">
                  <w:rPr>
                    <w:color w:val="000000"/>
                    <w:sz w:val="26"/>
                    <w:szCs w:val="26"/>
                  </w:rPr>
                </w:rPrChange>
              </w:rPr>
              <w:pPrChange w:id="33206" w:author="James Vu" w:date="2024-04-18T22:33:00Z">
                <w:pPr>
                  <w:widowControl w:val="0"/>
                  <w:spacing w:before="120" w:after="120"/>
                  <w:jc w:val="right"/>
                </w:pPr>
              </w:pPrChange>
            </w:pPr>
            <w:r w:rsidRPr="00B053AF">
              <w:rPr>
                <w:color w:val="000000"/>
                <w:rPrChange w:id="33207" w:author="James Vu" w:date="2024-04-18T23:50:00Z">
                  <w:rPr>
                    <w:color w:val="000000"/>
                    <w:sz w:val="26"/>
                    <w:szCs w:val="26"/>
                  </w:rPr>
                </w:rPrChange>
              </w:rPr>
              <w:t> </w:t>
            </w:r>
          </w:p>
        </w:tc>
        <w:tc>
          <w:tcPr>
            <w:tcW w:w="1546" w:type="pct"/>
            <w:shd w:val="clear" w:color="auto" w:fill="auto"/>
            <w:vAlign w:val="center"/>
            <w:hideMark/>
            <w:tcPrChange w:id="33208" w:author="James Vu" w:date="2024-04-18T23:50:00Z">
              <w:tcPr>
                <w:tcW w:w="1546" w:type="pct"/>
                <w:shd w:val="clear" w:color="000000" w:fill="FFFFFF"/>
                <w:vAlign w:val="center"/>
                <w:hideMark/>
              </w:tcPr>
            </w:tcPrChange>
          </w:tcPr>
          <w:p w14:paraId="7EE98ADA" w14:textId="77777777" w:rsidR="00D647DE" w:rsidRPr="00B053AF" w:rsidRDefault="00D647DE">
            <w:pPr>
              <w:widowControl w:val="0"/>
              <w:spacing w:before="120" w:after="120"/>
              <w:jc w:val="both"/>
              <w:rPr>
                <w:color w:val="000000"/>
                <w:rPrChange w:id="33209" w:author="James Vu" w:date="2024-04-18T23:50:00Z">
                  <w:rPr>
                    <w:color w:val="000000"/>
                    <w:sz w:val="26"/>
                    <w:szCs w:val="26"/>
                  </w:rPr>
                </w:rPrChange>
              </w:rPr>
              <w:pPrChange w:id="33210" w:author="James Vu" w:date="2024-04-18T22:33:00Z">
                <w:pPr>
                  <w:widowControl w:val="0"/>
                  <w:spacing w:before="120" w:after="120"/>
                  <w:jc w:val="center"/>
                </w:pPr>
              </w:pPrChange>
            </w:pPr>
            <w:r w:rsidRPr="00B053AF">
              <w:rPr>
                <w:color w:val="000000"/>
                <w:rPrChange w:id="33211" w:author="James Vu" w:date="2024-04-18T23:50:00Z">
                  <w:rPr>
                    <w:color w:val="000000"/>
                    <w:sz w:val="26"/>
                    <w:szCs w:val="26"/>
                  </w:rPr>
                </w:rPrChange>
              </w:rPr>
              <w:t> </w:t>
            </w:r>
          </w:p>
        </w:tc>
      </w:tr>
      <w:tr w:rsidR="00AA0D29" w:rsidRPr="00B053AF" w14:paraId="239FC940" w14:textId="77777777" w:rsidTr="00B053AF">
        <w:tc>
          <w:tcPr>
            <w:tcW w:w="417" w:type="pct"/>
            <w:shd w:val="clear" w:color="auto" w:fill="auto"/>
            <w:vAlign w:val="center"/>
            <w:hideMark/>
            <w:tcPrChange w:id="33212" w:author="James Vu" w:date="2024-04-18T23:50:00Z">
              <w:tcPr>
                <w:tcW w:w="417" w:type="pct"/>
                <w:shd w:val="clear" w:color="000000" w:fill="FFFFFF"/>
                <w:vAlign w:val="center"/>
                <w:hideMark/>
              </w:tcPr>
            </w:tcPrChange>
          </w:tcPr>
          <w:p w14:paraId="496E4721" w14:textId="77777777" w:rsidR="00D647DE" w:rsidRPr="00B053AF" w:rsidRDefault="00D647DE">
            <w:pPr>
              <w:widowControl w:val="0"/>
              <w:spacing w:before="120" w:after="120"/>
              <w:jc w:val="both"/>
              <w:rPr>
                <w:color w:val="000000"/>
                <w:rPrChange w:id="33213" w:author="James Vu" w:date="2024-04-18T23:50:00Z">
                  <w:rPr>
                    <w:color w:val="000000"/>
                    <w:sz w:val="26"/>
                    <w:szCs w:val="26"/>
                  </w:rPr>
                </w:rPrChange>
              </w:rPr>
              <w:pPrChange w:id="33214" w:author="James Vu" w:date="2024-04-18T22:33:00Z">
                <w:pPr>
                  <w:widowControl w:val="0"/>
                  <w:spacing w:before="120" w:after="120"/>
                  <w:jc w:val="center"/>
                </w:pPr>
              </w:pPrChange>
            </w:pPr>
            <w:r w:rsidRPr="00B053AF">
              <w:rPr>
                <w:color w:val="000000"/>
                <w:rPrChange w:id="33215" w:author="James Vu" w:date="2024-04-18T23:50:00Z">
                  <w:rPr>
                    <w:color w:val="000000"/>
                    <w:sz w:val="26"/>
                    <w:szCs w:val="26"/>
                  </w:rPr>
                </w:rPrChange>
              </w:rPr>
              <w:t>1</w:t>
            </w:r>
          </w:p>
        </w:tc>
        <w:tc>
          <w:tcPr>
            <w:tcW w:w="1869" w:type="pct"/>
            <w:shd w:val="clear" w:color="auto" w:fill="auto"/>
            <w:vAlign w:val="center"/>
            <w:hideMark/>
            <w:tcPrChange w:id="33216" w:author="James Vu" w:date="2024-04-18T23:50:00Z">
              <w:tcPr>
                <w:tcW w:w="1869" w:type="pct"/>
                <w:shd w:val="clear" w:color="000000" w:fill="FFFFFF"/>
                <w:vAlign w:val="center"/>
                <w:hideMark/>
              </w:tcPr>
            </w:tcPrChange>
          </w:tcPr>
          <w:p w14:paraId="26AB891E" w14:textId="77777777" w:rsidR="00D647DE" w:rsidRPr="00B053AF" w:rsidRDefault="00D647DE">
            <w:pPr>
              <w:widowControl w:val="0"/>
              <w:spacing w:before="120" w:after="120"/>
              <w:jc w:val="both"/>
              <w:rPr>
                <w:color w:val="000000"/>
                <w:rPrChange w:id="33217" w:author="James Vu" w:date="2024-04-18T23:50:00Z">
                  <w:rPr>
                    <w:color w:val="000000"/>
                    <w:sz w:val="26"/>
                    <w:szCs w:val="26"/>
                  </w:rPr>
                </w:rPrChange>
              </w:rPr>
              <w:pPrChange w:id="33218" w:author="James Vu" w:date="2024-04-18T22:33:00Z">
                <w:pPr>
                  <w:widowControl w:val="0"/>
                  <w:spacing w:before="120" w:after="120"/>
                </w:pPr>
              </w:pPrChange>
            </w:pPr>
            <w:r w:rsidRPr="00B053AF">
              <w:rPr>
                <w:color w:val="000000"/>
                <w:rPrChange w:id="33219" w:author="James Vu" w:date="2024-04-18T23:50:00Z">
                  <w:rPr>
                    <w:color w:val="000000"/>
                    <w:sz w:val="26"/>
                    <w:szCs w:val="26"/>
                  </w:rPr>
                </w:rPrChange>
              </w:rPr>
              <w:t>Vít, nở M8</w:t>
            </w:r>
          </w:p>
        </w:tc>
        <w:tc>
          <w:tcPr>
            <w:tcW w:w="584" w:type="pct"/>
            <w:shd w:val="clear" w:color="auto" w:fill="auto"/>
            <w:vAlign w:val="center"/>
            <w:hideMark/>
            <w:tcPrChange w:id="33220" w:author="James Vu" w:date="2024-04-18T23:50:00Z">
              <w:tcPr>
                <w:tcW w:w="584" w:type="pct"/>
                <w:shd w:val="clear" w:color="000000" w:fill="FFFFFF"/>
                <w:vAlign w:val="center"/>
                <w:hideMark/>
              </w:tcPr>
            </w:tcPrChange>
          </w:tcPr>
          <w:p w14:paraId="1DB80C5B" w14:textId="77777777" w:rsidR="00D647DE" w:rsidRPr="00B053AF" w:rsidRDefault="00D647DE">
            <w:pPr>
              <w:widowControl w:val="0"/>
              <w:spacing w:before="120" w:after="120"/>
              <w:jc w:val="both"/>
              <w:rPr>
                <w:color w:val="000000"/>
                <w:rPrChange w:id="33221" w:author="James Vu" w:date="2024-04-18T23:50:00Z">
                  <w:rPr>
                    <w:color w:val="000000"/>
                    <w:sz w:val="26"/>
                    <w:szCs w:val="26"/>
                  </w:rPr>
                </w:rPrChange>
              </w:rPr>
              <w:pPrChange w:id="33222" w:author="James Vu" w:date="2024-04-18T22:33:00Z">
                <w:pPr>
                  <w:widowControl w:val="0"/>
                  <w:spacing w:before="120" w:after="120"/>
                  <w:jc w:val="center"/>
                </w:pPr>
              </w:pPrChange>
            </w:pPr>
            <w:r w:rsidRPr="00B053AF">
              <w:rPr>
                <w:color w:val="000000"/>
                <w:rPrChange w:id="33223" w:author="James Vu" w:date="2024-04-18T23:50:00Z">
                  <w:rPr>
                    <w:color w:val="000000"/>
                    <w:sz w:val="26"/>
                    <w:szCs w:val="26"/>
                  </w:rPr>
                </w:rPrChange>
              </w:rPr>
              <w:t>Bộ</w:t>
            </w:r>
          </w:p>
        </w:tc>
        <w:tc>
          <w:tcPr>
            <w:tcW w:w="584" w:type="pct"/>
            <w:shd w:val="clear" w:color="auto" w:fill="auto"/>
            <w:vAlign w:val="center"/>
            <w:hideMark/>
            <w:tcPrChange w:id="33224" w:author="James Vu" w:date="2024-04-18T23:50:00Z">
              <w:tcPr>
                <w:tcW w:w="584" w:type="pct"/>
                <w:shd w:val="clear" w:color="000000" w:fill="FFFFFF"/>
                <w:vAlign w:val="center"/>
                <w:hideMark/>
              </w:tcPr>
            </w:tcPrChange>
          </w:tcPr>
          <w:p w14:paraId="38BECB56" w14:textId="77777777" w:rsidR="00D647DE" w:rsidRPr="00B053AF" w:rsidRDefault="00D647DE">
            <w:pPr>
              <w:widowControl w:val="0"/>
              <w:spacing w:before="120" w:after="120"/>
              <w:jc w:val="both"/>
              <w:rPr>
                <w:color w:val="000000"/>
                <w:rPrChange w:id="33225" w:author="James Vu" w:date="2024-04-18T23:50:00Z">
                  <w:rPr>
                    <w:color w:val="000000"/>
                    <w:sz w:val="26"/>
                    <w:szCs w:val="26"/>
                  </w:rPr>
                </w:rPrChange>
              </w:rPr>
              <w:pPrChange w:id="33226" w:author="James Vu" w:date="2024-04-18T22:33:00Z">
                <w:pPr>
                  <w:widowControl w:val="0"/>
                  <w:spacing w:before="120" w:after="120"/>
                  <w:jc w:val="right"/>
                </w:pPr>
              </w:pPrChange>
            </w:pPr>
            <w:r w:rsidRPr="00B053AF">
              <w:rPr>
                <w:color w:val="000000"/>
                <w:rPrChange w:id="33227" w:author="James Vu" w:date="2024-04-18T23:50:00Z">
                  <w:rPr>
                    <w:color w:val="000000"/>
                    <w:sz w:val="26"/>
                    <w:szCs w:val="26"/>
                  </w:rPr>
                </w:rPrChange>
              </w:rPr>
              <w:t>1.200</w:t>
            </w:r>
          </w:p>
        </w:tc>
        <w:tc>
          <w:tcPr>
            <w:tcW w:w="1546" w:type="pct"/>
            <w:shd w:val="clear" w:color="auto" w:fill="auto"/>
            <w:vAlign w:val="center"/>
            <w:hideMark/>
            <w:tcPrChange w:id="33228" w:author="James Vu" w:date="2024-04-18T23:50:00Z">
              <w:tcPr>
                <w:tcW w:w="1546" w:type="pct"/>
                <w:shd w:val="clear" w:color="000000" w:fill="FFFFFF"/>
                <w:vAlign w:val="center"/>
                <w:hideMark/>
              </w:tcPr>
            </w:tcPrChange>
          </w:tcPr>
          <w:p w14:paraId="0A8B78A3" w14:textId="77777777" w:rsidR="00D647DE" w:rsidRPr="00B053AF" w:rsidRDefault="00D647DE">
            <w:pPr>
              <w:widowControl w:val="0"/>
              <w:spacing w:before="120" w:after="120"/>
              <w:jc w:val="both"/>
              <w:rPr>
                <w:color w:val="000000"/>
                <w:rPrChange w:id="33229" w:author="James Vu" w:date="2024-04-18T23:50:00Z">
                  <w:rPr>
                    <w:color w:val="000000"/>
                    <w:sz w:val="26"/>
                    <w:szCs w:val="26"/>
                  </w:rPr>
                </w:rPrChange>
              </w:rPr>
              <w:pPrChange w:id="33230" w:author="James Vu" w:date="2024-04-18T22:33:00Z">
                <w:pPr>
                  <w:widowControl w:val="0"/>
                  <w:spacing w:before="120" w:after="120"/>
                  <w:jc w:val="center"/>
                </w:pPr>
              </w:pPrChange>
            </w:pPr>
            <w:r w:rsidRPr="00B053AF">
              <w:rPr>
                <w:color w:val="000000"/>
                <w:rPrChange w:id="33231" w:author="James Vu" w:date="2024-04-18T23:50:00Z">
                  <w:rPr>
                    <w:color w:val="000000"/>
                    <w:sz w:val="26"/>
                    <w:szCs w:val="26"/>
                  </w:rPr>
                </w:rPrChange>
              </w:rPr>
              <w:t> </w:t>
            </w:r>
          </w:p>
        </w:tc>
      </w:tr>
      <w:tr w:rsidR="00B658BD" w:rsidRPr="00B053AF" w14:paraId="2D5AC3AB" w14:textId="77777777" w:rsidTr="00B053AF">
        <w:tc>
          <w:tcPr>
            <w:tcW w:w="417" w:type="pct"/>
            <w:shd w:val="clear" w:color="auto" w:fill="auto"/>
            <w:vAlign w:val="center"/>
            <w:hideMark/>
            <w:tcPrChange w:id="33232" w:author="James Vu" w:date="2024-04-18T23:50:00Z">
              <w:tcPr>
                <w:tcW w:w="417" w:type="pct"/>
                <w:shd w:val="clear" w:color="000000" w:fill="FFFFFF"/>
                <w:vAlign w:val="center"/>
                <w:hideMark/>
              </w:tcPr>
            </w:tcPrChange>
          </w:tcPr>
          <w:p w14:paraId="43F87364" w14:textId="77777777" w:rsidR="00D647DE" w:rsidRPr="00B053AF" w:rsidRDefault="00D647DE">
            <w:pPr>
              <w:widowControl w:val="0"/>
              <w:spacing w:before="120" w:after="120"/>
              <w:jc w:val="both"/>
              <w:rPr>
                <w:color w:val="000000"/>
                <w:rPrChange w:id="33233" w:author="James Vu" w:date="2024-04-18T23:50:00Z">
                  <w:rPr>
                    <w:color w:val="000000"/>
                    <w:sz w:val="26"/>
                    <w:szCs w:val="26"/>
                  </w:rPr>
                </w:rPrChange>
              </w:rPr>
              <w:pPrChange w:id="33234" w:author="James Vu" w:date="2024-04-18T22:33:00Z">
                <w:pPr>
                  <w:widowControl w:val="0"/>
                  <w:spacing w:before="120" w:after="120"/>
                  <w:jc w:val="center"/>
                </w:pPr>
              </w:pPrChange>
            </w:pPr>
            <w:r w:rsidRPr="00B053AF">
              <w:rPr>
                <w:color w:val="000000"/>
                <w:rPrChange w:id="33235" w:author="James Vu" w:date="2024-04-18T23:50:00Z">
                  <w:rPr>
                    <w:color w:val="000000"/>
                    <w:sz w:val="26"/>
                    <w:szCs w:val="26"/>
                  </w:rPr>
                </w:rPrChange>
              </w:rPr>
              <w:t>2</w:t>
            </w:r>
          </w:p>
        </w:tc>
        <w:tc>
          <w:tcPr>
            <w:tcW w:w="1869" w:type="pct"/>
            <w:shd w:val="clear" w:color="auto" w:fill="auto"/>
            <w:vAlign w:val="center"/>
            <w:tcPrChange w:id="33236" w:author="James Vu" w:date="2024-04-18T23:50:00Z">
              <w:tcPr>
                <w:tcW w:w="1869" w:type="pct"/>
                <w:shd w:val="clear" w:color="000000" w:fill="FFFFFF"/>
                <w:vAlign w:val="center"/>
              </w:tcPr>
            </w:tcPrChange>
          </w:tcPr>
          <w:p w14:paraId="2D6FA6AF" w14:textId="0DB5D607" w:rsidR="00D647DE" w:rsidRPr="00B053AF" w:rsidRDefault="00B658BD">
            <w:pPr>
              <w:widowControl w:val="0"/>
              <w:spacing w:before="120" w:after="120"/>
              <w:jc w:val="both"/>
              <w:rPr>
                <w:color w:val="000000"/>
                <w:rPrChange w:id="33237" w:author="James Vu" w:date="2024-04-18T23:50:00Z">
                  <w:rPr>
                    <w:color w:val="000000"/>
                    <w:sz w:val="26"/>
                    <w:szCs w:val="26"/>
                  </w:rPr>
                </w:rPrChange>
              </w:rPr>
              <w:pPrChange w:id="33238" w:author="James Vu" w:date="2024-04-18T22:33:00Z">
                <w:pPr>
                  <w:widowControl w:val="0"/>
                  <w:spacing w:before="120" w:after="120"/>
                </w:pPr>
              </w:pPrChange>
            </w:pPr>
            <w:r w:rsidRPr="00B053AF">
              <w:rPr>
                <w:color w:val="000000"/>
                <w:rPrChange w:id="33239" w:author="James Vu" w:date="2024-04-18T23:50:00Z">
                  <w:rPr>
                    <w:color w:val="000000"/>
                    <w:sz w:val="26"/>
                    <w:szCs w:val="26"/>
                  </w:rPr>
                </w:rPrChange>
              </w:rPr>
              <w:t>Lạt nhựa 5x200mm</w:t>
            </w:r>
          </w:p>
        </w:tc>
        <w:tc>
          <w:tcPr>
            <w:tcW w:w="584" w:type="pct"/>
            <w:shd w:val="clear" w:color="auto" w:fill="auto"/>
            <w:vAlign w:val="center"/>
            <w:tcPrChange w:id="33240" w:author="James Vu" w:date="2024-04-18T23:50:00Z">
              <w:tcPr>
                <w:tcW w:w="584" w:type="pct"/>
                <w:shd w:val="clear" w:color="000000" w:fill="FFFFFF"/>
                <w:vAlign w:val="center"/>
              </w:tcPr>
            </w:tcPrChange>
          </w:tcPr>
          <w:p w14:paraId="2F5A5BDF" w14:textId="25B5FEB1" w:rsidR="00D647DE" w:rsidRPr="00B053AF" w:rsidRDefault="00B658BD">
            <w:pPr>
              <w:widowControl w:val="0"/>
              <w:spacing w:before="120" w:after="120"/>
              <w:jc w:val="both"/>
              <w:rPr>
                <w:color w:val="000000"/>
                <w:rPrChange w:id="33241" w:author="James Vu" w:date="2024-04-18T23:50:00Z">
                  <w:rPr>
                    <w:color w:val="000000"/>
                    <w:sz w:val="26"/>
                    <w:szCs w:val="26"/>
                  </w:rPr>
                </w:rPrChange>
              </w:rPr>
              <w:pPrChange w:id="33242" w:author="James Vu" w:date="2024-04-18T22:33:00Z">
                <w:pPr>
                  <w:widowControl w:val="0"/>
                  <w:spacing w:before="120" w:after="120"/>
                  <w:jc w:val="center"/>
                </w:pPr>
              </w:pPrChange>
            </w:pPr>
            <w:r w:rsidRPr="00B053AF">
              <w:rPr>
                <w:color w:val="000000"/>
                <w:rPrChange w:id="33243" w:author="James Vu" w:date="2024-04-18T23:50:00Z">
                  <w:rPr>
                    <w:color w:val="000000"/>
                    <w:sz w:val="26"/>
                    <w:szCs w:val="26"/>
                  </w:rPr>
                </w:rPrChange>
              </w:rPr>
              <w:t>Cái</w:t>
            </w:r>
          </w:p>
        </w:tc>
        <w:tc>
          <w:tcPr>
            <w:tcW w:w="584" w:type="pct"/>
            <w:shd w:val="clear" w:color="auto" w:fill="auto"/>
            <w:vAlign w:val="center"/>
            <w:tcPrChange w:id="33244" w:author="James Vu" w:date="2024-04-18T23:50:00Z">
              <w:tcPr>
                <w:tcW w:w="584" w:type="pct"/>
                <w:shd w:val="clear" w:color="000000" w:fill="FFFFFF"/>
                <w:vAlign w:val="center"/>
              </w:tcPr>
            </w:tcPrChange>
          </w:tcPr>
          <w:p w14:paraId="38833AC0" w14:textId="60051C7A" w:rsidR="00D647DE" w:rsidRPr="00B053AF" w:rsidRDefault="00B658BD">
            <w:pPr>
              <w:widowControl w:val="0"/>
              <w:spacing w:before="120" w:after="120"/>
              <w:jc w:val="both"/>
              <w:rPr>
                <w:color w:val="000000"/>
                <w:rPrChange w:id="33245" w:author="James Vu" w:date="2024-04-18T23:50:00Z">
                  <w:rPr>
                    <w:color w:val="000000"/>
                    <w:sz w:val="26"/>
                    <w:szCs w:val="26"/>
                  </w:rPr>
                </w:rPrChange>
              </w:rPr>
              <w:pPrChange w:id="33246" w:author="James Vu" w:date="2024-04-18T22:33:00Z">
                <w:pPr>
                  <w:widowControl w:val="0"/>
                  <w:spacing w:before="120" w:after="120"/>
                  <w:jc w:val="right"/>
                </w:pPr>
              </w:pPrChange>
            </w:pPr>
            <w:r w:rsidRPr="00B053AF">
              <w:rPr>
                <w:color w:val="000000"/>
                <w:rPrChange w:id="33247" w:author="James Vu" w:date="2024-04-18T23:50:00Z">
                  <w:rPr>
                    <w:color w:val="000000"/>
                    <w:sz w:val="26"/>
                    <w:szCs w:val="26"/>
                  </w:rPr>
                </w:rPrChange>
              </w:rPr>
              <w:t>500</w:t>
            </w:r>
          </w:p>
        </w:tc>
        <w:tc>
          <w:tcPr>
            <w:tcW w:w="1546" w:type="pct"/>
            <w:shd w:val="clear" w:color="auto" w:fill="auto"/>
            <w:vAlign w:val="center"/>
            <w:hideMark/>
            <w:tcPrChange w:id="33248" w:author="James Vu" w:date="2024-04-18T23:50:00Z">
              <w:tcPr>
                <w:tcW w:w="1546" w:type="pct"/>
                <w:shd w:val="clear" w:color="000000" w:fill="FFFFFF"/>
                <w:vAlign w:val="center"/>
                <w:hideMark/>
              </w:tcPr>
            </w:tcPrChange>
          </w:tcPr>
          <w:p w14:paraId="1D71AF32" w14:textId="77777777" w:rsidR="00D647DE" w:rsidRPr="00B053AF" w:rsidRDefault="00D647DE">
            <w:pPr>
              <w:widowControl w:val="0"/>
              <w:spacing w:before="120" w:after="120"/>
              <w:jc w:val="both"/>
              <w:rPr>
                <w:color w:val="000000"/>
                <w:rPrChange w:id="33249" w:author="James Vu" w:date="2024-04-18T23:50:00Z">
                  <w:rPr>
                    <w:color w:val="000000"/>
                    <w:sz w:val="26"/>
                    <w:szCs w:val="26"/>
                  </w:rPr>
                </w:rPrChange>
              </w:rPr>
              <w:pPrChange w:id="33250" w:author="James Vu" w:date="2024-04-18T22:33:00Z">
                <w:pPr>
                  <w:widowControl w:val="0"/>
                  <w:spacing w:before="120" w:after="120"/>
                  <w:jc w:val="center"/>
                </w:pPr>
              </w:pPrChange>
            </w:pPr>
            <w:r w:rsidRPr="00B053AF">
              <w:rPr>
                <w:color w:val="000000"/>
                <w:rPrChange w:id="33251" w:author="James Vu" w:date="2024-04-18T23:50:00Z">
                  <w:rPr>
                    <w:color w:val="000000"/>
                    <w:sz w:val="26"/>
                    <w:szCs w:val="26"/>
                  </w:rPr>
                </w:rPrChange>
              </w:rPr>
              <w:t> </w:t>
            </w:r>
          </w:p>
        </w:tc>
      </w:tr>
      <w:tr w:rsidR="00AA0D29" w:rsidRPr="00B053AF" w14:paraId="38E0F8F5" w14:textId="77777777" w:rsidTr="00B053AF">
        <w:tc>
          <w:tcPr>
            <w:tcW w:w="417" w:type="pct"/>
            <w:shd w:val="clear" w:color="auto" w:fill="auto"/>
            <w:vAlign w:val="center"/>
            <w:tcPrChange w:id="33252" w:author="James Vu" w:date="2024-04-18T23:50:00Z">
              <w:tcPr>
                <w:tcW w:w="417" w:type="pct"/>
                <w:shd w:val="clear" w:color="000000" w:fill="FFFFFF"/>
                <w:vAlign w:val="center"/>
              </w:tcPr>
            </w:tcPrChange>
          </w:tcPr>
          <w:p w14:paraId="11C2ADA0" w14:textId="29BBA699" w:rsidR="00D647DE" w:rsidRPr="00B053AF" w:rsidRDefault="00D647DE">
            <w:pPr>
              <w:widowControl w:val="0"/>
              <w:spacing w:before="120" w:after="120"/>
              <w:jc w:val="both"/>
              <w:rPr>
                <w:color w:val="000000"/>
                <w:rPrChange w:id="33253" w:author="James Vu" w:date="2024-04-18T23:50:00Z">
                  <w:rPr>
                    <w:color w:val="000000"/>
                    <w:sz w:val="26"/>
                    <w:szCs w:val="26"/>
                  </w:rPr>
                </w:rPrChange>
              </w:rPr>
              <w:pPrChange w:id="33254" w:author="James Vu" w:date="2024-04-18T22:33:00Z">
                <w:pPr>
                  <w:widowControl w:val="0"/>
                  <w:spacing w:before="120" w:after="120"/>
                  <w:jc w:val="center"/>
                </w:pPr>
              </w:pPrChange>
            </w:pPr>
            <w:r w:rsidRPr="00B053AF">
              <w:rPr>
                <w:color w:val="000000"/>
                <w:rPrChange w:id="33255" w:author="James Vu" w:date="2024-04-18T23:50:00Z">
                  <w:rPr>
                    <w:color w:val="000000"/>
                    <w:sz w:val="26"/>
                    <w:szCs w:val="26"/>
                  </w:rPr>
                </w:rPrChange>
              </w:rPr>
              <w:t>3</w:t>
            </w:r>
          </w:p>
        </w:tc>
        <w:tc>
          <w:tcPr>
            <w:tcW w:w="1869" w:type="pct"/>
            <w:shd w:val="clear" w:color="auto" w:fill="auto"/>
            <w:vAlign w:val="center"/>
            <w:tcPrChange w:id="33256" w:author="James Vu" w:date="2024-04-18T23:50:00Z">
              <w:tcPr>
                <w:tcW w:w="1869" w:type="pct"/>
                <w:shd w:val="clear" w:color="000000" w:fill="FFFFFF"/>
                <w:vAlign w:val="center"/>
              </w:tcPr>
            </w:tcPrChange>
          </w:tcPr>
          <w:p w14:paraId="748B962F" w14:textId="38A8811E" w:rsidR="00D647DE" w:rsidRPr="00B053AF" w:rsidRDefault="00D647DE">
            <w:pPr>
              <w:widowControl w:val="0"/>
              <w:spacing w:before="120" w:after="120"/>
              <w:jc w:val="both"/>
              <w:rPr>
                <w:color w:val="000000"/>
                <w:rPrChange w:id="33257" w:author="James Vu" w:date="2024-04-18T23:50:00Z">
                  <w:rPr>
                    <w:color w:val="000000"/>
                    <w:sz w:val="26"/>
                    <w:szCs w:val="26"/>
                  </w:rPr>
                </w:rPrChange>
              </w:rPr>
              <w:pPrChange w:id="33258" w:author="James Vu" w:date="2024-04-18T22:33:00Z">
                <w:pPr>
                  <w:widowControl w:val="0"/>
                  <w:spacing w:before="120" w:after="120"/>
                </w:pPr>
              </w:pPrChange>
            </w:pPr>
            <w:r w:rsidRPr="00B053AF">
              <w:rPr>
                <w:color w:val="000000"/>
                <w:rPrChange w:id="33259" w:author="James Vu" w:date="2024-04-18T23:50:00Z">
                  <w:rPr>
                    <w:color w:val="000000"/>
                    <w:sz w:val="26"/>
                    <w:szCs w:val="26"/>
                  </w:rPr>
                </w:rPrChange>
              </w:rPr>
              <w:t>Cồn công nghiệp</w:t>
            </w:r>
          </w:p>
        </w:tc>
        <w:tc>
          <w:tcPr>
            <w:tcW w:w="584" w:type="pct"/>
            <w:shd w:val="clear" w:color="auto" w:fill="auto"/>
            <w:vAlign w:val="center"/>
            <w:tcPrChange w:id="33260" w:author="James Vu" w:date="2024-04-18T23:50:00Z">
              <w:tcPr>
                <w:tcW w:w="584" w:type="pct"/>
                <w:shd w:val="clear" w:color="000000" w:fill="FFFFFF"/>
                <w:vAlign w:val="center"/>
              </w:tcPr>
            </w:tcPrChange>
          </w:tcPr>
          <w:p w14:paraId="2A0D78B8" w14:textId="705C3B1F" w:rsidR="00D647DE" w:rsidRPr="00B053AF" w:rsidRDefault="00B658BD">
            <w:pPr>
              <w:widowControl w:val="0"/>
              <w:spacing w:before="120" w:after="120"/>
              <w:jc w:val="both"/>
              <w:rPr>
                <w:color w:val="000000"/>
                <w:rPrChange w:id="33261" w:author="James Vu" w:date="2024-04-18T23:50:00Z">
                  <w:rPr>
                    <w:color w:val="000000"/>
                    <w:sz w:val="26"/>
                    <w:szCs w:val="26"/>
                  </w:rPr>
                </w:rPrChange>
              </w:rPr>
              <w:pPrChange w:id="33262" w:author="James Vu" w:date="2024-04-18T22:33:00Z">
                <w:pPr>
                  <w:widowControl w:val="0"/>
                  <w:spacing w:before="120" w:after="120"/>
                  <w:jc w:val="center"/>
                </w:pPr>
              </w:pPrChange>
            </w:pPr>
            <w:r w:rsidRPr="00B053AF">
              <w:rPr>
                <w:color w:val="000000"/>
                <w:rPrChange w:id="33263" w:author="James Vu" w:date="2024-04-18T23:50:00Z">
                  <w:rPr>
                    <w:color w:val="000000"/>
                    <w:sz w:val="26"/>
                    <w:szCs w:val="26"/>
                  </w:rPr>
                </w:rPrChange>
              </w:rPr>
              <w:t>Lít</w:t>
            </w:r>
          </w:p>
        </w:tc>
        <w:tc>
          <w:tcPr>
            <w:tcW w:w="584" w:type="pct"/>
            <w:shd w:val="clear" w:color="auto" w:fill="auto"/>
            <w:vAlign w:val="center"/>
            <w:tcPrChange w:id="33264" w:author="James Vu" w:date="2024-04-18T23:50:00Z">
              <w:tcPr>
                <w:tcW w:w="584" w:type="pct"/>
                <w:shd w:val="clear" w:color="000000" w:fill="FFFFFF"/>
                <w:vAlign w:val="center"/>
              </w:tcPr>
            </w:tcPrChange>
          </w:tcPr>
          <w:p w14:paraId="61DCF732" w14:textId="200715C0" w:rsidR="00D647DE" w:rsidRPr="00B053AF" w:rsidRDefault="00B658BD">
            <w:pPr>
              <w:widowControl w:val="0"/>
              <w:spacing w:before="120" w:after="120"/>
              <w:jc w:val="both"/>
              <w:rPr>
                <w:color w:val="000000"/>
                <w:rPrChange w:id="33265" w:author="James Vu" w:date="2024-04-18T23:50:00Z">
                  <w:rPr>
                    <w:color w:val="000000"/>
                    <w:sz w:val="26"/>
                    <w:szCs w:val="26"/>
                  </w:rPr>
                </w:rPrChange>
              </w:rPr>
              <w:pPrChange w:id="33266" w:author="James Vu" w:date="2024-04-18T22:33:00Z">
                <w:pPr>
                  <w:widowControl w:val="0"/>
                  <w:spacing w:before="120" w:after="120"/>
                  <w:jc w:val="right"/>
                </w:pPr>
              </w:pPrChange>
            </w:pPr>
            <w:r w:rsidRPr="00B053AF">
              <w:rPr>
                <w:color w:val="000000"/>
                <w:rPrChange w:id="33267" w:author="James Vu" w:date="2024-04-18T23:50:00Z">
                  <w:rPr>
                    <w:color w:val="000000"/>
                    <w:sz w:val="26"/>
                    <w:szCs w:val="26"/>
                  </w:rPr>
                </w:rPrChange>
              </w:rPr>
              <w:t>23.000</w:t>
            </w:r>
          </w:p>
        </w:tc>
        <w:tc>
          <w:tcPr>
            <w:tcW w:w="1546" w:type="pct"/>
            <w:shd w:val="clear" w:color="auto" w:fill="auto"/>
            <w:vAlign w:val="center"/>
            <w:tcPrChange w:id="33268" w:author="James Vu" w:date="2024-04-18T23:50:00Z">
              <w:tcPr>
                <w:tcW w:w="1546" w:type="pct"/>
                <w:shd w:val="clear" w:color="000000" w:fill="FFFFFF"/>
                <w:vAlign w:val="center"/>
              </w:tcPr>
            </w:tcPrChange>
          </w:tcPr>
          <w:p w14:paraId="75041686" w14:textId="77777777" w:rsidR="00D647DE" w:rsidRPr="00B053AF" w:rsidRDefault="00D647DE">
            <w:pPr>
              <w:widowControl w:val="0"/>
              <w:spacing w:before="120" w:after="120"/>
              <w:jc w:val="both"/>
              <w:rPr>
                <w:color w:val="000000"/>
                <w:rPrChange w:id="33269" w:author="James Vu" w:date="2024-04-18T23:50:00Z">
                  <w:rPr>
                    <w:color w:val="000000"/>
                    <w:sz w:val="26"/>
                    <w:szCs w:val="26"/>
                  </w:rPr>
                </w:rPrChange>
              </w:rPr>
              <w:pPrChange w:id="33270" w:author="James Vu" w:date="2024-04-18T22:33:00Z">
                <w:pPr>
                  <w:widowControl w:val="0"/>
                  <w:spacing w:before="120" w:after="120"/>
                  <w:jc w:val="center"/>
                </w:pPr>
              </w:pPrChange>
            </w:pPr>
          </w:p>
        </w:tc>
      </w:tr>
      <w:tr w:rsidR="00D647DE" w:rsidRPr="00B053AF" w14:paraId="4125AC2F" w14:textId="77777777" w:rsidTr="00B053AF">
        <w:tc>
          <w:tcPr>
            <w:tcW w:w="417" w:type="pct"/>
            <w:shd w:val="clear" w:color="auto" w:fill="auto"/>
            <w:vAlign w:val="center"/>
            <w:tcPrChange w:id="33271" w:author="James Vu" w:date="2024-04-18T23:50:00Z">
              <w:tcPr>
                <w:tcW w:w="417" w:type="pct"/>
                <w:shd w:val="clear" w:color="000000" w:fill="FFFFFF"/>
                <w:vAlign w:val="center"/>
              </w:tcPr>
            </w:tcPrChange>
          </w:tcPr>
          <w:p w14:paraId="1B3DC959" w14:textId="5D4B707F" w:rsidR="00D647DE" w:rsidRPr="00B053AF" w:rsidRDefault="00D647DE">
            <w:pPr>
              <w:widowControl w:val="0"/>
              <w:spacing w:before="120" w:after="120"/>
              <w:jc w:val="both"/>
              <w:rPr>
                <w:color w:val="000000"/>
                <w:rPrChange w:id="33272" w:author="James Vu" w:date="2024-04-18T23:50:00Z">
                  <w:rPr>
                    <w:color w:val="000000"/>
                    <w:sz w:val="26"/>
                    <w:szCs w:val="26"/>
                  </w:rPr>
                </w:rPrChange>
              </w:rPr>
              <w:pPrChange w:id="33273" w:author="James Vu" w:date="2024-04-18T22:33:00Z">
                <w:pPr>
                  <w:widowControl w:val="0"/>
                  <w:spacing w:before="120" w:after="120"/>
                  <w:jc w:val="center"/>
                </w:pPr>
              </w:pPrChange>
            </w:pPr>
            <w:r w:rsidRPr="00B053AF">
              <w:rPr>
                <w:color w:val="000000"/>
                <w:rPrChange w:id="33274" w:author="James Vu" w:date="2024-04-18T23:50:00Z">
                  <w:rPr>
                    <w:color w:val="000000"/>
                    <w:sz w:val="26"/>
                    <w:szCs w:val="26"/>
                  </w:rPr>
                </w:rPrChange>
              </w:rPr>
              <w:t>4</w:t>
            </w:r>
          </w:p>
        </w:tc>
        <w:tc>
          <w:tcPr>
            <w:tcW w:w="1869" w:type="pct"/>
            <w:shd w:val="clear" w:color="auto" w:fill="auto"/>
            <w:vAlign w:val="center"/>
            <w:tcPrChange w:id="33275" w:author="James Vu" w:date="2024-04-18T23:50:00Z">
              <w:tcPr>
                <w:tcW w:w="1869" w:type="pct"/>
                <w:shd w:val="clear" w:color="000000" w:fill="FFFFFF"/>
                <w:vAlign w:val="center"/>
              </w:tcPr>
            </w:tcPrChange>
          </w:tcPr>
          <w:p w14:paraId="2C622C8E" w14:textId="276BC0DD" w:rsidR="00D647DE" w:rsidRPr="00B053AF" w:rsidRDefault="00D647DE">
            <w:pPr>
              <w:widowControl w:val="0"/>
              <w:spacing w:before="120" w:after="120"/>
              <w:jc w:val="both"/>
              <w:rPr>
                <w:color w:val="000000"/>
                <w:rPrChange w:id="33276" w:author="James Vu" w:date="2024-04-18T23:50:00Z">
                  <w:rPr>
                    <w:color w:val="000000"/>
                    <w:sz w:val="26"/>
                    <w:szCs w:val="26"/>
                  </w:rPr>
                </w:rPrChange>
              </w:rPr>
              <w:pPrChange w:id="33277" w:author="James Vu" w:date="2024-04-18T22:33:00Z">
                <w:pPr>
                  <w:widowControl w:val="0"/>
                  <w:spacing w:before="120" w:after="120"/>
                </w:pPr>
              </w:pPrChange>
            </w:pPr>
            <w:r w:rsidRPr="00B053AF">
              <w:rPr>
                <w:color w:val="000000"/>
                <w:rPrChange w:id="33278" w:author="James Vu" w:date="2024-04-18T23:50:00Z">
                  <w:rPr>
                    <w:color w:val="000000"/>
                    <w:sz w:val="26"/>
                    <w:szCs w:val="26"/>
                  </w:rPr>
                </w:rPrChange>
              </w:rPr>
              <w:t>Giấy A4</w:t>
            </w:r>
          </w:p>
        </w:tc>
        <w:tc>
          <w:tcPr>
            <w:tcW w:w="584" w:type="pct"/>
            <w:shd w:val="clear" w:color="auto" w:fill="auto"/>
            <w:vAlign w:val="center"/>
            <w:tcPrChange w:id="33279" w:author="James Vu" w:date="2024-04-18T23:50:00Z">
              <w:tcPr>
                <w:tcW w:w="584" w:type="pct"/>
                <w:shd w:val="clear" w:color="000000" w:fill="FFFFFF"/>
                <w:vAlign w:val="center"/>
              </w:tcPr>
            </w:tcPrChange>
          </w:tcPr>
          <w:p w14:paraId="4D541987" w14:textId="5F2281BD" w:rsidR="00D647DE" w:rsidRPr="00B053AF" w:rsidRDefault="00B658BD">
            <w:pPr>
              <w:widowControl w:val="0"/>
              <w:spacing w:before="120" w:after="120"/>
              <w:jc w:val="both"/>
              <w:rPr>
                <w:color w:val="000000"/>
                <w:rPrChange w:id="33280" w:author="James Vu" w:date="2024-04-18T23:50:00Z">
                  <w:rPr>
                    <w:color w:val="000000"/>
                    <w:sz w:val="26"/>
                    <w:szCs w:val="26"/>
                  </w:rPr>
                </w:rPrChange>
              </w:rPr>
              <w:pPrChange w:id="33281" w:author="James Vu" w:date="2024-04-18T22:33:00Z">
                <w:pPr>
                  <w:widowControl w:val="0"/>
                  <w:spacing w:before="120" w:after="120"/>
                  <w:jc w:val="center"/>
                </w:pPr>
              </w:pPrChange>
            </w:pPr>
            <w:r w:rsidRPr="00B053AF">
              <w:rPr>
                <w:color w:val="000000"/>
                <w:rPrChange w:id="33282" w:author="James Vu" w:date="2024-04-18T23:50:00Z">
                  <w:rPr>
                    <w:color w:val="000000"/>
                    <w:sz w:val="26"/>
                    <w:szCs w:val="26"/>
                  </w:rPr>
                </w:rPrChange>
              </w:rPr>
              <w:t>Ram</w:t>
            </w:r>
          </w:p>
        </w:tc>
        <w:tc>
          <w:tcPr>
            <w:tcW w:w="584" w:type="pct"/>
            <w:shd w:val="clear" w:color="auto" w:fill="auto"/>
            <w:vAlign w:val="center"/>
            <w:tcPrChange w:id="33283" w:author="James Vu" w:date="2024-04-18T23:50:00Z">
              <w:tcPr>
                <w:tcW w:w="584" w:type="pct"/>
                <w:shd w:val="clear" w:color="000000" w:fill="FFFFFF"/>
                <w:vAlign w:val="center"/>
              </w:tcPr>
            </w:tcPrChange>
          </w:tcPr>
          <w:p w14:paraId="2E6436FF" w14:textId="35A3C98B" w:rsidR="00D647DE" w:rsidRPr="00B053AF" w:rsidRDefault="00B658BD">
            <w:pPr>
              <w:widowControl w:val="0"/>
              <w:spacing w:before="120" w:after="120"/>
              <w:jc w:val="both"/>
              <w:rPr>
                <w:color w:val="000000"/>
                <w:rPrChange w:id="33284" w:author="James Vu" w:date="2024-04-18T23:50:00Z">
                  <w:rPr>
                    <w:color w:val="000000"/>
                    <w:sz w:val="26"/>
                    <w:szCs w:val="26"/>
                  </w:rPr>
                </w:rPrChange>
              </w:rPr>
              <w:pPrChange w:id="33285" w:author="James Vu" w:date="2024-04-18T22:33:00Z">
                <w:pPr>
                  <w:widowControl w:val="0"/>
                  <w:spacing w:before="120" w:after="120"/>
                  <w:jc w:val="right"/>
                </w:pPr>
              </w:pPrChange>
            </w:pPr>
            <w:r w:rsidRPr="00B053AF">
              <w:rPr>
                <w:color w:val="000000"/>
                <w:rPrChange w:id="33286" w:author="James Vu" w:date="2024-04-18T23:50:00Z">
                  <w:rPr>
                    <w:color w:val="000000"/>
                    <w:sz w:val="26"/>
                    <w:szCs w:val="26"/>
                  </w:rPr>
                </w:rPrChange>
              </w:rPr>
              <w:t>57.000</w:t>
            </w:r>
          </w:p>
        </w:tc>
        <w:tc>
          <w:tcPr>
            <w:tcW w:w="1546" w:type="pct"/>
            <w:shd w:val="clear" w:color="auto" w:fill="auto"/>
            <w:vAlign w:val="center"/>
            <w:tcPrChange w:id="33287" w:author="James Vu" w:date="2024-04-18T23:50:00Z">
              <w:tcPr>
                <w:tcW w:w="1546" w:type="pct"/>
                <w:shd w:val="clear" w:color="000000" w:fill="FFFFFF"/>
                <w:vAlign w:val="center"/>
              </w:tcPr>
            </w:tcPrChange>
          </w:tcPr>
          <w:p w14:paraId="559E9E24" w14:textId="77777777" w:rsidR="00D647DE" w:rsidRPr="00B053AF" w:rsidRDefault="00D647DE">
            <w:pPr>
              <w:widowControl w:val="0"/>
              <w:spacing w:before="120" w:after="120"/>
              <w:jc w:val="both"/>
              <w:rPr>
                <w:color w:val="000000"/>
                <w:rPrChange w:id="33288" w:author="James Vu" w:date="2024-04-18T23:50:00Z">
                  <w:rPr>
                    <w:color w:val="000000"/>
                    <w:sz w:val="26"/>
                    <w:szCs w:val="26"/>
                  </w:rPr>
                </w:rPrChange>
              </w:rPr>
              <w:pPrChange w:id="33289" w:author="James Vu" w:date="2024-04-18T22:33:00Z">
                <w:pPr>
                  <w:widowControl w:val="0"/>
                  <w:spacing w:before="120" w:after="120"/>
                  <w:jc w:val="center"/>
                </w:pPr>
              </w:pPrChange>
            </w:pPr>
          </w:p>
        </w:tc>
      </w:tr>
      <w:tr w:rsidR="00D647DE" w:rsidRPr="00B053AF" w14:paraId="5A7F0687" w14:textId="77777777" w:rsidTr="00B053AF">
        <w:tc>
          <w:tcPr>
            <w:tcW w:w="417" w:type="pct"/>
            <w:shd w:val="clear" w:color="auto" w:fill="auto"/>
            <w:vAlign w:val="center"/>
            <w:tcPrChange w:id="33290" w:author="James Vu" w:date="2024-04-18T23:50:00Z">
              <w:tcPr>
                <w:tcW w:w="417" w:type="pct"/>
                <w:shd w:val="clear" w:color="000000" w:fill="FFFFFF"/>
                <w:vAlign w:val="center"/>
              </w:tcPr>
            </w:tcPrChange>
          </w:tcPr>
          <w:p w14:paraId="65CDE137" w14:textId="562A590F" w:rsidR="00D647DE" w:rsidRPr="00B053AF" w:rsidRDefault="00D647DE">
            <w:pPr>
              <w:widowControl w:val="0"/>
              <w:spacing w:before="120" w:after="120"/>
              <w:jc w:val="both"/>
              <w:rPr>
                <w:color w:val="000000"/>
                <w:rPrChange w:id="33291" w:author="James Vu" w:date="2024-04-18T23:50:00Z">
                  <w:rPr>
                    <w:color w:val="000000"/>
                    <w:sz w:val="26"/>
                    <w:szCs w:val="26"/>
                  </w:rPr>
                </w:rPrChange>
              </w:rPr>
              <w:pPrChange w:id="33292" w:author="James Vu" w:date="2024-04-18T22:33:00Z">
                <w:pPr>
                  <w:widowControl w:val="0"/>
                  <w:spacing w:before="120" w:after="120"/>
                  <w:jc w:val="center"/>
                </w:pPr>
              </w:pPrChange>
            </w:pPr>
            <w:r w:rsidRPr="00B053AF">
              <w:rPr>
                <w:color w:val="000000"/>
                <w:rPrChange w:id="33293" w:author="James Vu" w:date="2024-04-18T23:50:00Z">
                  <w:rPr>
                    <w:color w:val="000000"/>
                    <w:sz w:val="26"/>
                    <w:szCs w:val="26"/>
                  </w:rPr>
                </w:rPrChange>
              </w:rPr>
              <w:t>5</w:t>
            </w:r>
          </w:p>
        </w:tc>
        <w:tc>
          <w:tcPr>
            <w:tcW w:w="1869" w:type="pct"/>
            <w:shd w:val="clear" w:color="auto" w:fill="auto"/>
            <w:vAlign w:val="center"/>
            <w:tcPrChange w:id="33294" w:author="James Vu" w:date="2024-04-18T23:50:00Z">
              <w:tcPr>
                <w:tcW w:w="1869" w:type="pct"/>
                <w:shd w:val="clear" w:color="000000" w:fill="FFFFFF"/>
                <w:vAlign w:val="center"/>
              </w:tcPr>
            </w:tcPrChange>
          </w:tcPr>
          <w:p w14:paraId="2645DE0A" w14:textId="617DD037" w:rsidR="00D647DE" w:rsidRPr="00B053AF" w:rsidRDefault="00D647DE">
            <w:pPr>
              <w:widowControl w:val="0"/>
              <w:spacing w:before="120" w:after="120"/>
              <w:jc w:val="both"/>
              <w:rPr>
                <w:color w:val="000000"/>
                <w:rPrChange w:id="33295" w:author="James Vu" w:date="2024-04-18T23:50:00Z">
                  <w:rPr>
                    <w:color w:val="000000"/>
                    <w:sz w:val="26"/>
                    <w:szCs w:val="26"/>
                  </w:rPr>
                </w:rPrChange>
              </w:rPr>
              <w:pPrChange w:id="33296" w:author="James Vu" w:date="2024-04-18T22:33:00Z">
                <w:pPr>
                  <w:widowControl w:val="0"/>
                  <w:spacing w:before="120" w:after="120"/>
                </w:pPr>
              </w:pPrChange>
            </w:pPr>
            <w:r w:rsidRPr="00B053AF">
              <w:rPr>
                <w:color w:val="000000"/>
                <w:rPrChange w:id="33297" w:author="James Vu" w:date="2024-04-18T23:50:00Z">
                  <w:rPr>
                    <w:color w:val="000000"/>
                    <w:sz w:val="26"/>
                    <w:szCs w:val="26"/>
                  </w:rPr>
                </w:rPrChange>
              </w:rPr>
              <w:t>Đĩa DVD</w:t>
            </w:r>
          </w:p>
        </w:tc>
        <w:tc>
          <w:tcPr>
            <w:tcW w:w="584" w:type="pct"/>
            <w:shd w:val="clear" w:color="auto" w:fill="auto"/>
            <w:vAlign w:val="center"/>
            <w:tcPrChange w:id="33298" w:author="James Vu" w:date="2024-04-18T23:50:00Z">
              <w:tcPr>
                <w:tcW w:w="584" w:type="pct"/>
                <w:shd w:val="clear" w:color="000000" w:fill="FFFFFF"/>
                <w:vAlign w:val="center"/>
              </w:tcPr>
            </w:tcPrChange>
          </w:tcPr>
          <w:p w14:paraId="6163DE0D" w14:textId="4D4DFF6A" w:rsidR="00D647DE" w:rsidRPr="00B053AF" w:rsidRDefault="00B658BD">
            <w:pPr>
              <w:widowControl w:val="0"/>
              <w:spacing w:before="120" w:after="120"/>
              <w:jc w:val="both"/>
              <w:rPr>
                <w:color w:val="000000"/>
                <w:rPrChange w:id="33299" w:author="James Vu" w:date="2024-04-18T23:50:00Z">
                  <w:rPr>
                    <w:color w:val="000000"/>
                    <w:sz w:val="26"/>
                    <w:szCs w:val="26"/>
                  </w:rPr>
                </w:rPrChange>
              </w:rPr>
              <w:pPrChange w:id="33300" w:author="James Vu" w:date="2024-04-18T22:33:00Z">
                <w:pPr>
                  <w:widowControl w:val="0"/>
                  <w:spacing w:before="120" w:after="120"/>
                  <w:jc w:val="center"/>
                </w:pPr>
              </w:pPrChange>
            </w:pPr>
            <w:r w:rsidRPr="00B053AF">
              <w:rPr>
                <w:color w:val="000000"/>
                <w:rPrChange w:id="33301" w:author="James Vu" w:date="2024-04-18T23:50:00Z">
                  <w:rPr>
                    <w:color w:val="000000"/>
                    <w:sz w:val="26"/>
                    <w:szCs w:val="26"/>
                  </w:rPr>
                </w:rPrChange>
              </w:rPr>
              <w:t>Cái</w:t>
            </w:r>
          </w:p>
        </w:tc>
        <w:tc>
          <w:tcPr>
            <w:tcW w:w="584" w:type="pct"/>
            <w:shd w:val="clear" w:color="auto" w:fill="auto"/>
            <w:vAlign w:val="center"/>
            <w:tcPrChange w:id="33302" w:author="James Vu" w:date="2024-04-18T23:50:00Z">
              <w:tcPr>
                <w:tcW w:w="584" w:type="pct"/>
                <w:shd w:val="clear" w:color="000000" w:fill="FFFFFF"/>
                <w:vAlign w:val="center"/>
              </w:tcPr>
            </w:tcPrChange>
          </w:tcPr>
          <w:p w14:paraId="4F4A904F" w14:textId="73446800" w:rsidR="00D647DE" w:rsidRPr="00B053AF" w:rsidRDefault="00B658BD">
            <w:pPr>
              <w:widowControl w:val="0"/>
              <w:spacing w:before="120" w:after="120"/>
              <w:jc w:val="both"/>
              <w:rPr>
                <w:color w:val="000000"/>
                <w:rPrChange w:id="33303" w:author="James Vu" w:date="2024-04-18T23:50:00Z">
                  <w:rPr>
                    <w:color w:val="000000"/>
                    <w:sz w:val="26"/>
                    <w:szCs w:val="26"/>
                  </w:rPr>
                </w:rPrChange>
              </w:rPr>
              <w:pPrChange w:id="33304" w:author="James Vu" w:date="2024-04-18T22:33:00Z">
                <w:pPr>
                  <w:widowControl w:val="0"/>
                  <w:spacing w:before="120" w:after="120"/>
                  <w:jc w:val="right"/>
                </w:pPr>
              </w:pPrChange>
            </w:pPr>
            <w:r w:rsidRPr="00B053AF">
              <w:rPr>
                <w:color w:val="000000"/>
                <w:rPrChange w:id="33305" w:author="James Vu" w:date="2024-04-18T23:50:00Z">
                  <w:rPr>
                    <w:color w:val="000000"/>
                    <w:sz w:val="26"/>
                    <w:szCs w:val="26"/>
                  </w:rPr>
                </w:rPrChange>
              </w:rPr>
              <w:t>14.000</w:t>
            </w:r>
          </w:p>
        </w:tc>
        <w:tc>
          <w:tcPr>
            <w:tcW w:w="1546" w:type="pct"/>
            <w:shd w:val="clear" w:color="auto" w:fill="auto"/>
            <w:vAlign w:val="center"/>
            <w:tcPrChange w:id="33306" w:author="James Vu" w:date="2024-04-18T23:50:00Z">
              <w:tcPr>
                <w:tcW w:w="1546" w:type="pct"/>
                <w:shd w:val="clear" w:color="000000" w:fill="FFFFFF"/>
                <w:vAlign w:val="center"/>
              </w:tcPr>
            </w:tcPrChange>
          </w:tcPr>
          <w:p w14:paraId="7A8EFCA4" w14:textId="799FEC9C" w:rsidR="00D647DE" w:rsidRPr="00B053AF" w:rsidRDefault="00B658BD">
            <w:pPr>
              <w:widowControl w:val="0"/>
              <w:spacing w:before="120" w:after="120"/>
              <w:jc w:val="both"/>
              <w:rPr>
                <w:color w:val="000000"/>
                <w:rPrChange w:id="33307" w:author="James Vu" w:date="2024-04-18T23:50:00Z">
                  <w:rPr>
                    <w:color w:val="000000"/>
                    <w:sz w:val="26"/>
                    <w:szCs w:val="26"/>
                  </w:rPr>
                </w:rPrChange>
              </w:rPr>
              <w:pPrChange w:id="33308" w:author="James Vu" w:date="2024-04-18T22:33:00Z">
                <w:pPr>
                  <w:widowControl w:val="0"/>
                  <w:spacing w:before="120" w:after="120"/>
                  <w:jc w:val="center"/>
                </w:pPr>
              </w:pPrChange>
            </w:pPr>
            <w:r w:rsidRPr="00B053AF">
              <w:rPr>
                <w:color w:val="000000"/>
                <w:rPrChange w:id="33309" w:author="James Vu" w:date="2024-04-18T23:50:00Z">
                  <w:rPr>
                    <w:color w:val="000000"/>
                    <w:sz w:val="26"/>
                    <w:szCs w:val="26"/>
                  </w:rPr>
                </w:rPrChange>
              </w:rPr>
              <w:t>MAXELL</w:t>
            </w:r>
          </w:p>
        </w:tc>
      </w:tr>
      <w:tr w:rsidR="00B658BD" w:rsidRPr="00B053AF" w14:paraId="4B05683B" w14:textId="77777777" w:rsidTr="00B053AF">
        <w:tc>
          <w:tcPr>
            <w:tcW w:w="417" w:type="pct"/>
            <w:shd w:val="clear" w:color="auto" w:fill="auto"/>
            <w:vAlign w:val="center"/>
            <w:tcPrChange w:id="33310" w:author="James Vu" w:date="2024-04-18T23:50:00Z">
              <w:tcPr>
                <w:tcW w:w="417" w:type="pct"/>
                <w:shd w:val="clear" w:color="000000" w:fill="FFFFFF"/>
                <w:vAlign w:val="center"/>
              </w:tcPr>
            </w:tcPrChange>
          </w:tcPr>
          <w:p w14:paraId="5166B7FD" w14:textId="297C6F75" w:rsidR="00B658BD" w:rsidRPr="00B053AF" w:rsidRDefault="00B658BD">
            <w:pPr>
              <w:widowControl w:val="0"/>
              <w:spacing w:before="120" w:after="120"/>
              <w:jc w:val="both"/>
              <w:rPr>
                <w:color w:val="000000"/>
                <w:rPrChange w:id="33311" w:author="James Vu" w:date="2024-04-18T23:50:00Z">
                  <w:rPr>
                    <w:color w:val="000000"/>
                    <w:sz w:val="26"/>
                    <w:szCs w:val="26"/>
                  </w:rPr>
                </w:rPrChange>
              </w:rPr>
              <w:pPrChange w:id="33312" w:author="James Vu" w:date="2024-04-18T22:33:00Z">
                <w:pPr>
                  <w:widowControl w:val="0"/>
                  <w:spacing w:before="120" w:after="120"/>
                  <w:jc w:val="center"/>
                </w:pPr>
              </w:pPrChange>
            </w:pPr>
            <w:r w:rsidRPr="00B053AF">
              <w:rPr>
                <w:color w:val="000000"/>
                <w:rPrChange w:id="33313" w:author="James Vu" w:date="2024-04-18T23:50:00Z">
                  <w:rPr>
                    <w:color w:val="000000"/>
                    <w:sz w:val="26"/>
                    <w:szCs w:val="26"/>
                  </w:rPr>
                </w:rPrChange>
              </w:rPr>
              <w:t>6</w:t>
            </w:r>
          </w:p>
        </w:tc>
        <w:tc>
          <w:tcPr>
            <w:tcW w:w="1869" w:type="pct"/>
            <w:shd w:val="clear" w:color="auto" w:fill="auto"/>
            <w:vAlign w:val="center"/>
            <w:tcPrChange w:id="33314" w:author="James Vu" w:date="2024-04-18T23:50:00Z">
              <w:tcPr>
                <w:tcW w:w="1869" w:type="pct"/>
                <w:shd w:val="clear" w:color="000000" w:fill="FFFFFF"/>
                <w:vAlign w:val="center"/>
              </w:tcPr>
            </w:tcPrChange>
          </w:tcPr>
          <w:p w14:paraId="6CAD4497" w14:textId="0FEACBCE" w:rsidR="00B658BD" w:rsidRPr="00B053AF" w:rsidRDefault="00B658BD">
            <w:pPr>
              <w:widowControl w:val="0"/>
              <w:spacing w:before="120" w:after="120"/>
              <w:jc w:val="both"/>
              <w:rPr>
                <w:color w:val="000000"/>
                <w:rPrChange w:id="33315" w:author="James Vu" w:date="2024-04-18T23:50:00Z">
                  <w:rPr>
                    <w:color w:val="000000"/>
                    <w:sz w:val="26"/>
                    <w:szCs w:val="26"/>
                  </w:rPr>
                </w:rPrChange>
              </w:rPr>
              <w:pPrChange w:id="33316" w:author="James Vu" w:date="2024-04-18T22:33:00Z">
                <w:pPr>
                  <w:widowControl w:val="0"/>
                  <w:spacing w:before="120" w:after="120"/>
                </w:pPr>
              </w:pPrChange>
            </w:pPr>
            <w:r w:rsidRPr="00B053AF">
              <w:rPr>
                <w:color w:val="000000"/>
                <w:rPrChange w:id="33317" w:author="James Vu" w:date="2024-04-18T23:50:00Z">
                  <w:rPr>
                    <w:color w:val="000000"/>
                    <w:sz w:val="26"/>
                    <w:szCs w:val="26"/>
                  </w:rPr>
                </w:rPrChange>
              </w:rPr>
              <w:t>Đĩa CD</w:t>
            </w:r>
          </w:p>
        </w:tc>
        <w:tc>
          <w:tcPr>
            <w:tcW w:w="584" w:type="pct"/>
            <w:shd w:val="clear" w:color="auto" w:fill="auto"/>
            <w:vAlign w:val="center"/>
            <w:tcPrChange w:id="33318" w:author="James Vu" w:date="2024-04-18T23:50:00Z">
              <w:tcPr>
                <w:tcW w:w="584" w:type="pct"/>
                <w:shd w:val="clear" w:color="000000" w:fill="FFFFFF"/>
                <w:vAlign w:val="center"/>
              </w:tcPr>
            </w:tcPrChange>
          </w:tcPr>
          <w:p w14:paraId="4E2D5355" w14:textId="408F4D65" w:rsidR="00B658BD" w:rsidRPr="00B053AF" w:rsidRDefault="00B658BD">
            <w:pPr>
              <w:widowControl w:val="0"/>
              <w:spacing w:before="120" w:after="120"/>
              <w:jc w:val="both"/>
              <w:rPr>
                <w:color w:val="000000"/>
                <w:rPrChange w:id="33319" w:author="James Vu" w:date="2024-04-18T23:50:00Z">
                  <w:rPr>
                    <w:color w:val="000000"/>
                    <w:sz w:val="26"/>
                    <w:szCs w:val="26"/>
                  </w:rPr>
                </w:rPrChange>
              </w:rPr>
              <w:pPrChange w:id="33320" w:author="James Vu" w:date="2024-04-18T22:33:00Z">
                <w:pPr>
                  <w:widowControl w:val="0"/>
                  <w:spacing w:before="120" w:after="120"/>
                  <w:jc w:val="center"/>
                </w:pPr>
              </w:pPrChange>
            </w:pPr>
            <w:r w:rsidRPr="00B053AF">
              <w:rPr>
                <w:color w:val="000000"/>
                <w:rPrChange w:id="33321" w:author="James Vu" w:date="2024-04-18T23:50:00Z">
                  <w:rPr>
                    <w:color w:val="000000"/>
                    <w:sz w:val="26"/>
                    <w:szCs w:val="26"/>
                  </w:rPr>
                </w:rPrChange>
              </w:rPr>
              <w:t>Cái</w:t>
            </w:r>
          </w:p>
        </w:tc>
        <w:tc>
          <w:tcPr>
            <w:tcW w:w="584" w:type="pct"/>
            <w:shd w:val="clear" w:color="auto" w:fill="auto"/>
            <w:vAlign w:val="center"/>
            <w:tcPrChange w:id="33322" w:author="James Vu" w:date="2024-04-18T23:50:00Z">
              <w:tcPr>
                <w:tcW w:w="584" w:type="pct"/>
                <w:shd w:val="clear" w:color="000000" w:fill="FFFFFF"/>
                <w:vAlign w:val="center"/>
              </w:tcPr>
            </w:tcPrChange>
          </w:tcPr>
          <w:p w14:paraId="3BE2D519" w14:textId="7F12DF24" w:rsidR="00B658BD" w:rsidRPr="00B053AF" w:rsidRDefault="00B658BD">
            <w:pPr>
              <w:widowControl w:val="0"/>
              <w:spacing w:before="120" w:after="120"/>
              <w:jc w:val="both"/>
              <w:rPr>
                <w:color w:val="000000"/>
                <w:rPrChange w:id="33323" w:author="James Vu" w:date="2024-04-18T23:50:00Z">
                  <w:rPr>
                    <w:color w:val="000000"/>
                    <w:sz w:val="26"/>
                    <w:szCs w:val="26"/>
                  </w:rPr>
                </w:rPrChange>
              </w:rPr>
              <w:pPrChange w:id="33324" w:author="James Vu" w:date="2024-04-18T22:33:00Z">
                <w:pPr>
                  <w:widowControl w:val="0"/>
                  <w:spacing w:before="120" w:after="120"/>
                  <w:jc w:val="right"/>
                </w:pPr>
              </w:pPrChange>
            </w:pPr>
            <w:r w:rsidRPr="00B053AF">
              <w:rPr>
                <w:color w:val="000000"/>
                <w:rPrChange w:id="33325" w:author="James Vu" w:date="2024-04-18T23:50:00Z">
                  <w:rPr>
                    <w:color w:val="000000"/>
                    <w:sz w:val="26"/>
                    <w:szCs w:val="26"/>
                  </w:rPr>
                </w:rPrChange>
              </w:rPr>
              <w:t>10.000</w:t>
            </w:r>
          </w:p>
        </w:tc>
        <w:tc>
          <w:tcPr>
            <w:tcW w:w="1546" w:type="pct"/>
            <w:shd w:val="clear" w:color="auto" w:fill="auto"/>
            <w:vAlign w:val="center"/>
            <w:tcPrChange w:id="33326" w:author="James Vu" w:date="2024-04-18T23:50:00Z">
              <w:tcPr>
                <w:tcW w:w="1546" w:type="pct"/>
                <w:shd w:val="clear" w:color="000000" w:fill="FFFFFF"/>
                <w:vAlign w:val="center"/>
              </w:tcPr>
            </w:tcPrChange>
          </w:tcPr>
          <w:p w14:paraId="0815E52B" w14:textId="58B885D6" w:rsidR="00B658BD" w:rsidRPr="00B053AF" w:rsidRDefault="00B658BD">
            <w:pPr>
              <w:widowControl w:val="0"/>
              <w:spacing w:before="120" w:after="120"/>
              <w:jc w:val="both"/>
              <w:rPr>
                <w:color w:val="000000"/>
                <w:rPrChange w:id="33327" w:author="James Vu" w:date="2024-04-18T23:50:00Z">
                  <w:rPr>
                    <w:color w:val="000000"/>
                    <w:sz w:val="26"/>
                    <w:szCs w:val="26"/>
                  </w:rPr>
                </w:rPrChange>
              </w:rPr>
              <w:pPrChange w:id="33328" w:author="James Vu" w:date="2024-04-18T22:33:00Z">
                <w:pPr>
                  <w:widowControl w:val="0"/>
                  <w:spacing w:before="120" w:after="120"/>
                  <w:jc w:val="center"/>
                </w:pPr>
              </w:pPrChange>
            </w:pPr>
            <w:r w:rsidRPr="00B053AF">
              <w:rPr>
                <w:color w:val="000000"/>
                <w:rPrChange w:id="33329" w:author="James Vu" w:date="2024-04-18T23:50:00Z">
                  <w:rPr>
                    <w:color w:val="000000"/>
                    <w:sz w:val="26"/>
                    <w:szCs w:val="26"/>
                  </w:rPr>
                </w:rPrChange>
              </w:rPr>
              <w:t>MAXELL</w:t>
            </w:r>
          </w:p>
        </w:tc>
      </w:tr>
      <w:tr w:rsidR="00B658BD" w:rsidRPr="00B053AF" w14:paraId="1A3ACB0C" w14:textId="77777777" w:rsidTr="00B053AF">
        <w:tc>
          <w:tcPr>
            <w:tcW w:w="417" w:type="pct"/>
            <w:shd w:val="clear" w:color="auto" w:fill="auto"/>
            <w:vAlign w:val="center"/>
            <w:tcPrChange w:id="33330" w:author="James Vu" w:date="2024-04-18T23:50:00Z">
              <w:tcPr>
                <w:tcW w:w="417" w:type="pct"/>
                <w:shd w:val="clear" w:color="000000" w:fill="FFFFFF"/>
                <w:vAlign w:val="center"/>
              </w:tcPr>
            </w:tcPrChange>
          </w:tcPr>
          <w:p w14:paraId="3A04594F" w14:textId="54EDA77F" w:rsidR="00B658BD" w:rsidRPr="00B053AF" w:rsidRDefault="00B658BD">
            <w:pPr>
              <w:widowControl w:val="0"/>
              <w:spacing w:before="120" w:after="120"/>
              <w:jc w:val="both"/>
              <w:rPr>
                <w:b/>
                <w:bCs/>
                <w:color w:val="000000"/>
                <w:rPrChange w:id="33331" w:author="James Vu" w:date="2024-04-18T23:50:00Z">
                  <w:rPr>
                    <w:b/>
                    <w:bCs/>
                    <w:color w:val="000000"/>
                    <w:sz w:val="26"/>
                    <w:szCs w:val="26"/>
                  </w:rPr>
                </w:rPrChange>
              </w:rPr>
              <w:pPrChange w:id="33332" w:author="James Vu" w:date="2024-04-18T22:33:00Z">
                <w:pPr>
                  <w:widowControl w:val="0"/>
                  <w:spacing w:before="120" w:after="120"/>
                  <w:jc w:val="center"/>
                </w:pPr>
              </w:pPrChange>
            </w:pPr>
            <w:r w:rsidRPr="00B053AF">
              <w:rPr>
                <w:b/>
                <w:bCs/>
                <w:color w:val="000000"/>
                <w:rPrChange w:id="33333" w:author="James Vu" w:date="2024-04-18T23:50:00Z">
                  <w:rPr>
                    <w:b/>
                    <w:bCs/>
                    <w:color w:val="000000"/>
                    <w:sz w:val="26"/>
                    <w:szCs w:val="26"/>
                  </w:rPr>
                </w:rPrChange>
              </w:rPr>
              <w:lastRenderedPageBreak/>
              <w:t>II</w:t>
            </w:r>
          </w:p>
        </w:tc>
        <w:tc>
          <w:tcPr>
            <w:tcW w:w="1869" w:type="pct"/>
            <w:shd w:val="clear" w:color="auto" w:fill="auto"/>
            <w:vAlign w:val="center"/>
            <w:tcPrChange w:id="33334" w:author="James Vu" w:date="2024-04-18T23:50:00Z">
              <w:tcPr>
                <w:tcW w:w="1869" w:type="pct"/>
                <w:shd w:val="clear" w:color="000000" w:fill="FFFFFF"/>
                <w:vAlign w:val="center"/>
              </w:tcPr>
            </w:tcPrChange>
          </w:tcPr>
          <w:p w14:paraId="53E2F08F" w14:textId="7A8D1D6E" w:rsidR="00B658BD" w:rsidRPr="00B053AF" w:rsidRDefault="00B658BD">
            <w:pPr>
              <w:widowControl w:val="0"/>
              <w:spacing w:before="120" w:after="120"/>
              <w:jc w:val="both"/>
              <w:rPr>
                <w:b/>
                <w:bCs/>
                <w:color w:val="000000"/>
                <w:rPrChange w:id="33335" w:author="James Vu" w:date="2024-04-18T23:50:00Z">
                  <w:rPr>
                    <w:b/>
                    <w:bCs/>
                    <w:color w:val="000000"/>
                    <w:sz w:val="26"/>
                    <w:szCs w:val="26"/>
                  </w:rPr>
                </w:rPrChange>
              </w:rPr>
              <w:pPrChange w:id="33336" w:author="James Vu" w:date="2024-04-18T22:33:00Z">
                <w:pPr>
                  <w:widowControl w:val="0"/>
                  <w:spacing w:before="120" w:after="120"/>
                </w:pPr>
              </w:pPrChange>
            </w:pPr>
            <w:r w:rsidRPr="00B053AF">
              <w:rPr>
                <w:b/>
                <w:bCs/>
                <w:color w:val="000000"/>
                <w:rPrChange w:id="33337" w:author="James Vu" w:date="2024-04-18T23:50:00Z">
                  <w:rPr>
                    <w:b/>
                    <w:bCs/>
                    <w:color w:val="000000"/>
                    <w:sz w:val="26"/>
                    <w:szCs w:val="26"/>
                  </w:rPr>
                </w:rPrChange>
              </w:rPr>
              <w:t>Máy thi công</w:t>
            </w:r>
          </w:p>
        </w:tc>
        <w:tc>
          <w:tcPr>
            <w:tcW w:w="584" w:type="pct"/>
            <w:shd w:val="clear" w:color="auto" w:fill="auto"/>
            <w:vAlign w:val="center"/>
            <w:tcPrChange w:id="33338" w:author="James Vu" w:date="2024-04-18T23:50:00Z">
              <w:tcPr>
                <w:tcW w:w="584" w:type="pct"/>
                <w:shd w:val="clear" w:color="000000" w:fill="FFFFFF"/>
                <w:vAlign w:val="center"/>
              </w:tcPr>
            </w:tcPrChange>
          </w:tcPr>
          <w:p w14:paraId="44337504" w14:textId="77777777" w:rsidR="00B658BD" w:rsidRPr="00B053AF" w:rsidRDefault="00B658BD">
            <w:pPr>
              <w:widowControl w:val="0"/>
              <w:spacing w:before="120" w:after="120"/>
              <w:jc w:val="both"/>
              <w:rPr>
                <w:b/>
                <w:bCs/>
                <w:color w:val="000000"/>
                <w:rPrChange w:id="33339" w:author="James Vu" w:date="2024-04-18T23:50:00Z">
                  <w:rPr>
                    <w:b/>
                    <w:bCs/>
                    <w:color w:val="000000"/>
                    <w:sz w:val="26"/>
                    <w:szCs w:val="26"/>
                  </w:rPr>
                </w:rPrChange>
              </w:rPr>
              <w:pPrChange w:id="33340" w:author="James Vu" w:date="2024-04-18T22:33:00Z">
                <w:pPr>
                  <w:widowControl w:val="0"/>
                  <w:spacing w:before="120" w:after="120"/>
                  <w:jc w:val="center"/>
                </w:pPr>
              </w:pPrChange>
            </w:pPr>
          </w:p>
        </w:tc>
        <w:tc>
          <w:tcPr>
            <w:tcW w:w="584" w:type="pct"/>
            <w:shd w:val="clear" w:color="auto" w:fill="auto"/>
            <w:vAlign w:val="center"/>
            <w:tcPrChange w:id="33341" w:author="James Vu" w:date="2024-04-18T23:50:00Z">
              <w:tcPr>
                <w:tcW w:w="584" w:type="pct"/>
                <w:shd w:val="clear" w:color="000000" w:fill="FFFFFF"/>
                <w:vAlign w:val="center"/>
              </w:tcPr>
            </w:tcPrChange>
          </w:tcPr>
          <w:p w14:paraId="051CF6D8" w14:textId="77777777" w:rsidR="00B658BD" w:rsidRPr="00B053AF" w:rsidRDefault="00B658BD">
            <w:pPr>
              <w:widowControl w:val="0"/>
              <w:spacing w:before="120" w:after="120"/>
              <w:jc w:val="both"/>
              <w:rPr>
                <w:b/>
                <w:bCs/>
                <w:color w:val="000000"/>
                <w:rPrChange w:id="33342" w:author="James Vu" w:date="2024-04-18T23:50:00Z">
                  <w:rPr>
                    <w:b/>
                    <w:bCs/>
                    <w:color w:val="000000"/>
                    <w:sz w:val="26"/>
                    <w:szCs w:val="26"/>
                  </w:rPr>
                </w:rPrChange>
              </w:rPr>
              <w:pPrChange w:id="33343" w:author="James Vu" w:date="2024-04-18T22:33:00Z">
                <w:pPr>
                  <w:widowControl w:val="0"/>
                  <w:spacing w:before="120" w:after="120"/>
                  <w:jc w:val="right"/>
                </w:pPr>
              </w:pPrChange>
            </w:pPr>
          </w:p>
        </w:tc>
        <w:tc>
          <w:tcPr>
            <w:tcW w:w="1546" w:type="pct"/>
            <w:shd w:val="clear" w:color="auto" w:fill="auto"/>
            <w:vAlign w:val="center"/>
            <w:tcPrChange w:id="33344" w:author="James Vu" w:date="2024-04-18T23:50:00Z">
              <w:tcPr>
                <w:tcW w:w="1546" w:type="pct"/>
                <w:shd w:val="clear" w:color="000000" w:fill="FFFFFF"/>
                <w:vAlign w:val="center"/>
              </w:tcPr>
            </w:tcPrChange>
          </w:tcPr>
          <w:p w14:paraId="43366E85" w14:textId="77777777" w:rsidR="00B658BD" w:rsidRPr="00B053AF" w:rsidRDefault="00B658BD">
            <w:pPr>
              <w:widowControl w:val="0"/>
              <w:spacing w:before="120" w:after="120"/>
              <w:jc w:val="both"/>
              <w:rPr>
                <w:b/>
                <w:bCs/>
                <w:color w:val="000000"/>
                <w:rPrChange w:id="33345" w:author="James Vu" w:date="2024-04-18T23:50:00Z">
                  <w:rPr>
                    <w:b/>
                    <w:bCs/>
                    <w:color w:val="000000"/>
                    <w:sz w:val="26"/>
                    <w:szCs w:val="26"/>
                  </w:rPr>
                </w:rPrChange>
              </w:rPr>
              <w:pPrChange w:id="33346" w:author="James Vu" w:date="2024-04-18T22:33:00Z">
                <w:pPr>
                  <w:widowControl w:val="0"/>
                  <w:spacing w:before="120" w:after="120"/>
                  <w:jc w:val="center"/>
                </w:pPr>
              </w:pPrChange>
            </w:pPr>
          </w:p>
        </w:tc>
      </w:tr>
      <w:tr w:rsidR="00B658BD" w:rsidRPr="00B053AF" w14:paraId="37D804F4" w14:textId="77777777" w:rsidTr="00B053AF">
        <w:tc>
          <w:tcPr>
            <w:tcW w:w="417" w:type="pct"/>
            <w:shd w:val="clear" w:color="auto" w:fill="auto"/>
            <w:vAlign w:val="center"/>
            <w:tcPrChange w:id="33347" w:author="James Vu" w:date="2024-04-18T23:50:00Z">
              <w:tcPr>
                <w:tcW w:w="417" w:type="pct"/>
                <w:shd w:val="clear" w:color="000000" w:fill="FFFFFF"/>
                <w:vAlign w:val="center"/>
              </w:tcPr>
            </w:tcPrChange>
          </w:tcPr>
          <w:p w14:paraId="449DFB23" w14:textId="6393CF31" w:rsidR="00B658BD" w:rsidRPr="00B053AF" w:rsidRDefault="00B658BD">
            <w:pPr>
              <w:widowControl w:val="0"/>
              <w:spacing w:before="120" w:after="120"/>
              <w:jc w:val="both"/>
              <w:rPr>
                <w:color w:val="000000"/>
                <w:rPrChange w:id="33348" w:author="James Vu" w:date="2024-04-18T23:50:00Z">
                  <w:rPr>
                    <w:color w:val="000000"/>
                    <w:sz w:val="26"/>
                    <w:szCs w:val="26"/>
                  </w:rPr>
                </w:rPrChange>
              </w:rPr>
              <w:pPrChange w:id="33349" w:author="James Vu" w:date="2024-04-18T22:33:00Z">
                <w:pPr>
                  <w:widowControl w:val="0"/>
                  <w:spacing w:before="120" w:after="120"/>
                  <w:jc w:val="center"/>
                </w:pPr>
              </w:pPrChange>
            </w:pPr>
            <w:r w:rsidRPr="00B053AF">
              <w:rPr>
                <w:color w:val="000000"/>
                <w:rPrChange w:id="33350" w:author="James Vu" w:date="2024-04-18T23:50:00Z">
                  <w:rPr>
                    <w:color w:val="000000"/>
                    <w:sz w:val="26"/>
                    <w:szCs w:val="26"/>
                  </w:rPr>
                </w:rPrChange>
              </w:rPr>
              <w:t>1</w:t>
            </w:r>
          </w:p>
        </w:tc>
        <w:tc>
          <w:tcPr>
            <w:tcW w:w="1869" w:type="pct"/>
            <w:shd w:val="clear" w:color="auto" w:fill="auto"/>
            <w:vAlign w:val="center"/>
            <w:tcPrChange w:id="33351" w:author="James Vu" w:date="2024-04-18T23:50:00Z">
              <w:tcPr>
                <w:tcW w:w="1869" w:type="pct"/>
                <w:shd w:val="clear" w:color="000000" w:fill="FFFFFF"/>
                <w:vAlign w:val="center"/>
              </w:tcPr>
            </w:tcPrChange>
          </w:tcPr>
          <w:p w14:paraId="7BB8502B" w14:textId="59561581" w:rsidR="00B658BD" w:rsidRPr="00B053AF" w:rsidRDefault="00B658BD">
            <w:pPr>
              <w:widowControl w:val="0"/>
              <w:spacing w:before="120" w:after="120"/>
              <w:jc w:val="both"/>
              <w:rPr>
                <w:color w:val="000000"/>
                <w:rPrChange w:id="33352" w:author="James Vu" w:date="2024-04-18T23:50:00Z">
                  <w:rPr>
                    <w:color w:val="000000"/>
                    <w:sz w:val="26"/>
                    <w:szCs w:val="26"/>
                  </w:rPr>
                </w:rPrChange>
              </w:rPr>
              <w:pPrChange w:id="33353" w:author="James Vu" w:date="2024-04-18T22:33:00Z">
                <w:pPr>
                  <w:widowControl w:val="0"/>
                  <w:spacing w:before="120" w:after="120"/>
                </w:pPr>
              </w:pPrChange>
            </w:pPr>
            <w:r w:rsidRPr="00B053AF">
              <w:rPr>
                <w:color w:val="000000"/>
                <w:rPrChange w:id="33354" w:author="James Vu" w:date="2024-04-18T23:50:00Z">
                  <w:rPr>
                    <w:color w:val="000000"/>
                    <w:sz w:val="26"/>
                    <w:szCs w:val="26"/>
                  </w:rPr>
                </w:rPrChange>
              </w:rPr>
              <w:t>Máy tính xách tay</w:t>
            </w:r>
          </w:p>
        </w:tc>
        <w:tc>
          <w:tcPr>
            <w:tcW w:w="584" w:type="pct"/>
            <w:shd w:val="clear" w:color="auto" w:fill="auto"/>
            <w:vAlign w:val="center"/>
            <w:tcPrChange w:id="33355" w:author="James Vu" w:date="2024-04-18T23:50:00Z">
              <w:tcPr>
                <w:tcW w:w="584" w:type="pct"/>
                <w:shd w:val="clear" w:color="000000" w:fill="FFFFFF"/>
                <w:vAlign w:val="center"/>
              </w:tcPr>
            </w:tcPrChange>
          </w:tcPr>
          <w:p w14:paraId="68E87562" w14:textId="094A0503" w:rsidR="00B658BD" w:rsidRPr="00B053AF" w:rsidRDefault="00B658BD">
            <w:pPr>
              <w:widowControl w:val="0"/>
              <w:spacing w:before="120" w:after="120"/>
              <w:jc w:val="both"/>
              <w:rPr>
                <w:color w:val="000000"/>
                <w:rPrChange w:id="33356" w:author="James Vu" w:date="2024-04-18T23:50:00Z">
                  <w:rPr>
                    <w:color w:val="000000"/>
                    <w:sz w:val="26"/>
                    <w:szCs w:val="26"/>
                  </w:rPr>
                </w:rPrChange>
              </w:rPr>
              <w:pPrChange w:id="33357" w:author="James Vu" w:date="2024-04-18T22:33:00Z">
                <w:pPr>
                  <w:widowControl w:val="0"/>
                  <w:spacing w:before="120" w:after="120"/>
                  <w:jc w:val="center"/>
                </w:pPr>
              </w:pPrChange>
            </w:pPr>
            <w:r w:rsidRPr="00B053AF">
              <w:rPr>
                <w:color w:val="000000"/>
                <w:rPrChange w:id="33358" w:author="James Vu" w:date="2024-04-18T23:50:00Z">
                  <w:rPr>
                    <w:color w:val="000000"/>
                    <w:sz w:val="26"/>
                    <w:szCs w:val="26"/>
                  </w:rPr>
                </w:rPrChange>
              </w:rPr>
              <w:t>Ca</w:t>
            </w:r>
          </w:p>
        </w:tc>
        <w:tc>
          <w:tcPr>
            <w:tcW w:w="584" w:type="pct"/>
            <w:shd w:val="clear" w:color="auto" w:fill="auto"/>
            <w:vAlign w:val="center"/>
            <w:tcPrChange w:id="33359" w:author="James Vu" w:date="2024-04-18T23:50:00Z">
              <w:tcPr>
                <w:tcW w:w="584" w:type="pct"/>
                <w:shd w:val="clear" w:color="000000" w:fill="FFFFFF"/>
                <w:vAlign w:val="center"/>
              </w:tcPr>
            </w:tcPrChange>
          </w:tcPr>
          <w:p w14:paraId="38EC22DE" w14:textId="7D9F1F65" w:rsidR="00B658BD" w:rsidRPr="00B053AF" w:rsidRDefault="00B658BD">
            <w:pPr>
              <w:widowControl w:val="0"/>
              <w:spacing w:before="120" w:after="120"/>
              <w:jc w:val="both"/>
              <w:rPr>
                <w:color w:val="000000"/>
                <w:rPrChange w:id="33360" w:author="James Vu" w:date="2024-04-18T23:50:00Z">
                  <w:rPr>
                    <w:color w:val="000000"/>
                    <w:sz w:val="26"/>
                    <w:szCs w:val="26"/>
                  </w:rPr>
                </w:rPrChange>
              </w:rPr>
              <w:pPrChange w:id="33361" w:author="James Vu" w:date="2024-04-18T22:33:00Z">
                <w:pPr>
                  <w:widowControl w:val="0"/>
                  <w:spacing w:before="120" w:after="120"/>
                  <w:jc w:val="right"/>
                </w:pPr>
              </w:pPrChange>
            </w:pPr>
            <w:r w:rsidRPr="00B053AF">
              <w:rPr>
                <w:color w:val="000000"/>
                <w:rPrChange w:id="33362" w:author="James Vu" w:date="2024-04-18T23:50:00Z">
                  <w:rPr>
                    <w:color w:val="000000"/>
                    <w:sz w:val="26"/>
                    <w:szCs w:val="26"/>
                  </w:rPr>
                </w:rPrChange>
              </w:rPr>
              <w:t>36.699</w:t>
            </w:r>
          </w:p>
        </w:tc>
        <w:tc>
          <w:tcPr>
            <w:tcW w:w="1546" w:type="pct"/>
            <w:shd w:val="clear" w:color="auto" w:fill="auto"/>
            <w:vAlign w:val="center"/>
            <w:tcPrChange w:id="33363" w:author="James Vu" w:date="2024-04-18T23:50:00Z">
              <w:tcPr>
                <w:tcW w:w="1546" w:type="pct"/>
                <w:shd w:val="clear" w:color="000000" w:fill="FFFFFF"/>
                <w:vAlign w:val="center"/>
              </w:tcPr>
            </w:tcPrChange>
          </w:tcPr>
          <w:p w14:paraId="56027890" w14:textId="2F3EE6D8" w:rsidR="00B658BD" w:rsidRPr="00B053AF" w:rsidRDefault="00B658BD">
            <w:pPr>
              <w:widowControl w:val="0"/>
              <w:spacing w:before="120" w:after="120"/>
              <w:jc w:val="both"/>
              <w:rPr>
                <w:color w:val="000000"/>
                <w:rPrChange w:id="33364" w:author="James Vu" w:date="2024-04-18T23:50:00Z">
                  <w:rPr>
                    <w:color w:val="000000"/>
                    <w:sz w:val="26"/>
                    <w:szCs w:val="26"/>
                  </w:rPr>
                </w:rPrChange>
              </w:rPr>
              <w:pPrChange w:id="33365" w:author="James Vu" w:date="2024-04-18T22:33:00Z">
                <w:pPr>
                  <w:widowControl w:val="0"/>
                  <w:spacing w:before="120" w:after="120"/>
                  <w:jc w:val="center"/>
                </w:pPr>
              </w:pPrChange>
            </w:pPr>
            <w:r w:rsidRPr="00B053AF">
              <w:rPr>
                <w:color w:val="000000"/>
                <w:rPrChange w:id="33366" w:author="James Vu" w:date="2024-04-18T23:50:00Z">
                  <w:rPr>
                    <w:color w:val="000000"/>
                    <w:sz w:val="26"/>
                    <w:szCs w:val="26"/>
                  </w:rPr>
                </w:rPrChange>
              </w:rPr>
              <w:t>Chip Intel Core 15, Ram 4G</w:t>
            </w:r>
          </w:p>
        </w:tc>
      </w:tr>
      <w:tr w:rsidR="00B658BD" w:rsidRPr="00B053AF" w14:paraId="20EA7F5D" w14:textId="77777777" w:rsidTr="00B053AF">
        <w:tc>
          <w:tcPr>
            <w:tcW w:w="417" w:type="pct"/>
            <w:shd w:val="clear" w:color="auto" w:fill="auto"/>
            <w:vAlign w:val="center"/>
            <w:tcPrChange w:id="33367" w:author="James Vu" w:date="2024-04-18T23:50:00Z">
              <w:tcPr>
                <w:tcW w:w="417" w:type="pct"/>
                <w:shd w:val="clear" w:color="000000" w:fill="FFFFFF"/>
                <w:vAlign w:val="center"/>
              </w:tcPr>
            </w:tcPrChange>
          </w:tcPr>
          <w:p w14:paraId="03857645" w14:textId="5F24DCF6" w:rsidR="00B658BD" w:rsidRPr="00B053AF" w:rsidRDefault="00B658BD">
            <w:pPr>
              <w:widowControl w:val="0"/>
              <w:spacing w:before="120" w:after="120"/>
              <w:jc w:val="both"/>
              <w:rPr>
                <w:color w:val="000000"/>
                <w:rPrChange w:id="33368" w:author="James Vu" w:date="2024-04-18T23:50:00Z">
                  <w:rPr>
                    <w:color w:val="000000"/>
                    <w:sz w:val="26"/>
                    <w:szCs w:val="26"/>
                  </w:rPr>
                </w:rPrChange>
              </w:rPr>
              <w:pPrChange w:id="33369" w:author="James Vu" w:date="2024-04-18T22:33:00Z">
                <w:pPr>
                  <w:widowControl w:val="0"/>
                  <w:spacing w:before="120" w:after="120"/>
                  <w:jc w:val="center"/>
                </w:pPr>
              </w:pPrChange>
            </w:pPr>
            <w:r w:rsidRPr="00B053AF">
              <w:rPr>
                <w:color w:val="000000"/>
                <w:rPrChange w:id="33370" w:author="James Vu" w:date="2024-04-18T23:50:00Z">
                  <w:rPr>
                    <w:color w:val="000000"/>
                    <w:sz w:val="26"/>
                    <w:szCs w:val="26"/>
                  </w:rPr>
                </w:rPrChange>
              </w:rPr>
              <w:t>2</w:t>
            </w:r>
          </w:p>
        </w:tc>
        <w:tc>
          <w:tcPr>
            <w:tcW w:w="1869" w:type="pct"/>
            <w:shd w:val="clear" w:color="auto" w:fill="auto"/>
            <w:vAlign w:val="center"/>
            <w:tcPrChange w:id="33371" w:author="James Vu" w:date="2024-04-18T23:50:00Z">
              <w:tcPr>
                <w:tcW w:w="1869" w:type="pct"/>
                <w:shd w:val="clear" w:color="000000" w:fill="FFFFFF"/>
                <w:vAlign w:val="center"/>
              </w:tcPr>
            </w:tcPrChange>
          </w:tcPr>
          <w:p w14:paraId="3216F2BC" w14:textId="7C1C6B9C" w:rsidR="00B658BD" w:rsidRPr="00B053AF" w:rsidRDefault="00B658BD">
            <w:pPr>
              <w:widowControl w:val="0"/>
              <w:spacing w:before="120" w:after="120"/>
              <w:jc w:val="both"/>
              <w:rPr>
                <w:color w:val="000000"/>
                <w:rPrChange w:id="33372" w:author="James Vu" w:date="2024-04-18T23:50:00Z">
                  <w:rPr>
                    <w:color w:val="000000"/>
                    <w:sz w:val="26"/>
                    <w:szCs w:val="26"/>
                  </w:rPr>
                </w:rPrChange>
              </w:rPr>
              <w:pPrChange w:id="33373" w:author="James Vu" w:date="2024-04-18T22:33:00Z">
                <w:pPr>
                  <w:widowControl w:val="0"/>
                  <w:spacing w:before="120" w:after="120"/>
                </w:pPr>
              </w:pPrChange>
            </w:pPr>
            <w:r w:rsidRPr="00B053AF">
              <w:rPr>
                <w:color w:val="000000"/>
                <w:rPrChange w:id="33374" w:author="James Vu" w:date="2024-04-18T23:50:00Z">
                  <w:rPr>
                    <w:color w:val="000000"/>
                    <w:sz w:val="26"/>
                    <w:szCs w:val="26"/>
                  </w:rPr>
                </w:rPrChange>
              </w:rPr>
              <w:t>Máy Khoan điện cầm tay đa năng 550W Hãng Bosch Đức GSB 1300</w:t>
            </w:r>
          </w:p>
        </w:tc>
        <w:tc>
          <w:tcPr>
            <w:tcW w:w="584" w:type="pct"/>
            <w:shd w:val="clear" w:color="auto" w:fill="auto"/>
            <w:vAlign w:val="center"/>
            <w:tcPrChange w:id="33375" w:author="James Vu" w:date="2024-04-18T23:50:00Z">
              <w:tcPr>
                <w:tcW w:w="584" w:type="pct"/>
                <w:shd w:val="clear" w:color="000000" w:fill="FFFFFF"/>
                <w:vAlign w:val="center"/>
              </w:tcPr>
            </w:tcPrChange>
          </w:tcPr>
          <w:p w14:paraId="356ADC95" w14:textId="0EB28379" w:rsidR="00B658BD" w:rsidRPr="00B053AF" w:rsidRDefault="00B658BD">
            <w:pPr>
              <w:widowControl w:val="0"/>
              <w:spacing w:before="120" w:after="120"/>
              <w:jc w:val="both"/>
              <w:rPr>
                <w:color w:val="000000"/>
                <w:rPrChange w:id="33376" w:author="James Vu" w:date="2024-04-18T23:50:00Z">
                  <w:rPr>
                    <w:color w:val="000000"/>
                    <w:sz w:val="26"/>
                    <w:szCs w:val="26"/>
                  </w:rPr>
                </w:rPrChange>
              </w:rPr>
              <w:pPrChange w:id="33377" w:author="James Vu" w:date="2024-04-18T22:33:00Z">
                <w:pPr>
                  <w:widowControl w:val="0"/>
                  <w:spacing w:before="120" w:after="120"/>
                  <w:jc w:val="center"/>
                </w:pPr>
              </w:pPrChange>
            </w:pPr>
            <w:r w:rsidRPr="00B053AF">
              <w:rPr>
                <w:color w:val="000000"/>
                <w:rPrChange w:id="33378" w:author="James Vu" w:date="2024-04-18T23:50:00Z">
                  <w:rPr>
                    <w:color w:val="000000"/>
                    <w:sz w:val="26"/>
                    <w:szCs w:val="26"/>
                  </w:rPr>
                </w:rPrChange>
              </w:rPr>
              <w:t>Ca</w:t>
            </w:r>
          </w:p>
        </w:tc>
        <w:tc>
          <w:tcPr>
            <w:tcW w:w="584" w:type="pct"/>
            <w:shd w:val="clear" w:color="auto" w:fill="auto"/>
            <w:vAlign w:val="center"/>
            <w:tcPrChange w:id="33379" w:author="James Vu" w:date="2024-04-18T23:50:00Z">
              <w:tcPr>
                <w:tcW w:w="584" w:type="pct"/>
                <w:shd w:val="clear" w:color="000000" w:fill="FFFFFF"/>
                <w:vAlign w:val="center"/>
              </w:tcPr>
            </w:tcPrChange>
          </w:tcPr>
          <w:p w14:paraId="5F9D0224" w14:textId="1B111964" w:rsidR="00B658BD" w:rsidRPr="00B053AF" w:rsidRDefault="00B658BD">
            <w:pPr>
              <w:widowControl w:val="0"/>
              <w:spacing w:before="120" w:after="120"/>
              <w:jc w:val="both"/>
              <w:rPr>
                <w:color w:val="000000"/>
                <w:rPrChange w:id="33380" w:author="James Vu" w:date="2024-04-18T23:50:00Z">
                  <w:rPr>
                    <w:color w:val="000000"/>
                    <w:sz w:val="26"/>
                    <w:szCs w:val="26"/>
                  </w:rPr>
                </w:rPrChange>
              </w:rPr>
              <w:pPrChange w:id="33381" w:author="James Vu" w:date="2024-04-18T22:33:00Z">
                <w:pPr>
                  <w:widowControl w:val="0"/>
                  <w:spacing w:before="120" w:after="120"/>
                  <w:jc w:val="right"/>
                </w:pPr>
              </w:pPrChange>
            </w:pPr>
            <w:r w:rsidRPr="00B053AF">
              <w:rPr>
                <w:color w:val="000000"/>
                <w:rPrChange w:id="33382" w:author="James Vu" w:date="2024-04-18T23:50:00Z">
                  <w:rPr>
                    <w:color w:val="000000"/>
                    <w:sz w:val="26"/>
                    <w:szCs w:val="26"/>
                  </w:rPr>
                </w:rPrChange>
              </w:rPr>
              <w:t>10.859</w:t>
            </w:r>
          </w:p>
        </w:tc>
        <w:tc>
          <w:tcPr>
            <w:tcW w:w="1546" w:type="pct"/>
            <w:shd w:val="clear" w:color="auto" w:fill="auto"/>
            <w:vAlign w:val="center"/>
            <w:tcPrChange w:id="33383" w:author="James Vu" w:date="2024-04-18T23:50:00Z">
              <w:tcPr>
                <w:tcW w:w="1546" w:type="pct"/>
                <w:shd w:val="clear" w:color="000000" w:fill="FFFFFF"/>
                <w:vAlign w:val="center"/>
              </w:tcPr>
            </w:tcPrChange>
          </w:tcPr>
          <w:p w14:paraId="2567F9E5" w14:textId="471B3176" w:rsidR="00B658BD" w:rsidRPr="00B053AF" w:rsidRDefault="00B658BD">
            <w:pPr>
              <w:widowControl w:val="0"/>
              <w:spacing w:before="120" w:after="120"/>
              <w:jc w:val="both"/>
              <w:rPr>
                <w:color w:val="000000"/>
                <w:rPrChange w:id="33384" w:author="James Vu" w:date="2024-04-18T23:50:00Z">
                  <w:rPr>
                    <w:color w:val="000000"/>
                    <w:sz w:val="26"/>
                    <w:szCs w:val="26"/>
                  </w:rPr>
                </w:rPrChange>
              </w:rPr>
              <w:pPrChange w:id="33385" w:author="James Vu" w:date="2024-04-18T22:33:00Z">
                <w:pPr>
                  <w:widowControl w:val="0"/>
                  <w:spacing w:before="120" w:after="120"/>
                  <w:jc w:val="center"/>
                </w:pPr>
              </w:pPrChange>
            </w:pPr>
            <w:r w:rsidRPr="00B053AF">
              <w:rPr>
                <w:color w:val="000000"/>
                <w:rPrChange w:id="33386" w:author="James Vu" w:date="2024-04-18T23:50:00Z">
                  <w:rPr>
                    <w:color w:val="000000"/>
                    <w:sz w:val="26"/>
                    <w:szCs w:val="26"/>
                  </w:rPr>
                </w:rPrChange>
              </w:rPr>
              <w:t>Hãng Bosch (Đức), GSB 1300</w:t>
            </w:r>
          </w:p>
        </w:tc>
      </w:tr>
    </w:tbl>
    <w:p w14:paraId="513F8753" w14:textId="77777777" w:rsidR="00093102" w:rsidRPr="00167CE0" w:rsidRDefault="00093102">
      <w:pPr>
        <w:widowControl w:val="0"/>
        <w:spacing w:before="120" w:after="120" w:line="360" w:lineRule="atLeast"/>
        <w:jc w:val="both"/>
        <w:rPr>
          <w:b/>
          <w:bCs/>
          <w:sz w:val="28"/>
          <w:szCs w:val="28"/>
          <w:rPrChange w:id="33387" w:author="James Vu" w:date="2024-04-18T22:33:00Z">
            <w:rPr>
              <w:b/>
              <w:bCs/>
            </w:rPr>
          </w:rPrChange>
        </w:rPr>
        <w:pPrChange w:id="33388" w:author="James Vu" w:date="2024-04-18T22:33:00Z">
          <w:pPr>
            <w:widowControl w:val="0"/>
            <w:spacing w:before="120" w:after="120" w:line="360" w:lineRule="atLeast"/>
          </w:pPr>
        </w:pPrChange>
      </w:pPr>
    </w:p>
    <w:p w14:paraId="1898F3FB" w14:textId="64E5C562" w:rsidR="007E5E6E" w:rsidRPr="00167CE0" w:rsidRDefault="007E5E6E">
      <w:pPr>
        <w:widowControl w:val="0"/>
        <w:spacing w:before="120" w:after="120"/>
        <w:jc w:val="both"/>
        <w:rPr>
          <w:b/>
          <w:bCs/>
          <w:sz w:val="28"/>
          <w:szCs w:val="28"/>
          <w:lang w:val="it-IT"/>
          <w:rPrChange w:id="33389" w:author="James Vu" w:date="2024-04-18T22:33:00Z">
            <w:rPr>
              <w:b/>
              <w:bCs/>
              <w:sz w:val="26"/>
              <w:szCs w:val="26"/>
              <w:lang w:val="it-IT"/>
            </w:rPr>
          </w:rPrChange>
        </w:rPr>
        <w:pPrChange w:id="33390" w:author="James Vu" w:date="2024-04-18T22:33:00Z">
          <w:pPr>
            <w:widowControl w:val="0"/>
            <w:spacing w:before="120" w:after="120"/>
          </w:pPr>
        </w:pPrChange>
      </w:pPr>
    </w:p>
    <w:p w14:paraId="5DD23484" w14:textId="77777777" w:rsidR="007E5E6E" w:rsidRPr="00167CE0" w:rsidRDefault="007E5E6E">
      <w:pPr>
        <w:widowControl w:val="0"/>
        <w:spacing w:before="120" w:after="120"/>
        <w:jc w:val="both"/>
        <w:rPr>
          <w:b/>
          <w:bCs/>
          <w:sz w:val="28"/>
          <w:szCs w:val="28"/>
          <w:lang w:val="it-IT"/>
          <w:rPrChange w:id="33391" w:author="James Vu" w:date="2024-04-18T22:33:00Z">
            <w:rPr>
              <w:b/>
              <w:bCs/>
              <w:sz w:val="26"/>
              <w:szCs w:val="26"/>
              <w:lang w:val="it-IT"/>
            </w:rPr>
          </w:rPrChange>
        </w:rPr>
        <w:pPrChange w:id="33392" w:author="James Vu" w:date="2024-04-18T22:33:00Z">
          <w:pPr>
            <w:widowControl w:val="0"/>
            <w:spacing w:before="120" w:after="120"/>
          </w:pPr>
        </w:pPrChange>
      </w:pPr>
      <w:r w:rsidRPr="00167CE0">
        <w:rPr>
          <w:b/>
          <w:bCs/>
          <w:sz w:val="28"/>
          <w:szCs w:val="28"/>
          <w:lang w:val="it-IT"/>
          <w:rPrChange w:id="33393" w:author="James Vu" w:date="2024-04-18T22:33:00Z">
            <w:rPr>
              <w:b/>
              <w:bCs/>
              <w:sz w:val="26"/>
              <w:szCs w:val="26"/>
              <w:lang w:val="it-IT"/>
            </w:rPr>
          </w:rPrChange>
        </w:rPr>
        <w:br w:type="page"/>
      </w:r>
    </w:p>
    <w:p w14:paraId="19DAF7AB" w14:textId="77DE8CA0" w:rsidR="00C523C9" w:rsidRPr="00167CE0" w:rsidRDefault="00A079F8">
      <w:pPr>
        <w:widowControl w:val="0"/>
        <w:jc w:val="both"/>
        <w:outlineLvl w:val="0"/>
        <w:rPr>
          <w:b/>
          <w:bCs/>
          <w:sz w:val="28"/>
          <w:szCs w:val="28"/>
          <w:lang w:val="it-IT"/>
          <w:rPrChange w:id="33394" w:author="James Vu" w:date="2024-04-18T22:33:00Z">
            <w:rPr>
              <w:b/>
              <w:bCs/>
              <w:sz w:val="26"/>
              <w:szCs w:val="26"/>
              <w:lang w:val="it-IT"/>
            </w:rPr>
          </w:rPrChange>
        </w:rPr>
        <w:pPrChange w:id="33395" w:author="James Vu" w:date="2024-04-18T22:33:00Z">
          <w:pPr>
            <w:widowControl w:val="0"/>
            <w:jc w:val="center"/>
            <w:outlineLvl w:val="0"/>
          </w:pPr>
        </w:pPrChange>
      </w:pPr>
      <w:r w:rsidRPr="00167CE0">
        <w:rPr>
          <w:b/>
          <w:bCs/>
          <w:sz w:val="28"/>
          <w:szCs w:val="28"/>
          <w:lang w:val="it-IT"/>
          <w:rPrChange w:id="33396" w:author="James Vu" w:date="2024-04-18T22:33:00Z">
            <w:rPr>
              <w:b/>
              <w:bCs/>
              <w:sz w:val="26"/>
              <w:szCs w:val="26"/>
              <w:lang w:val="it-IT"/>
            </w:rPr>
          </w:rPrChange>
        </w:rPr>
        <w:lastRenderedPageBreak/>
        <w:t>PHỤ LỤC I</w:t>
      </w:r>
      <w:r w:rsidR="000843E6" w:rsidRPr="00167CE0">
        <w:rPr>
          <w:b/>
          <w:bCs/>
          <w:sz w:val="28"/>
          <w:szCs w:val="28"/>
          <w:lang w:val="it-IT"/>
          <w:rPrChange w:id="33397" w:author="James Vu" w:date="2024-04-18T22:33:00Z">
            <w:rPr>
              <w:b/>
              <w:bCs/>
              <w:sz w:val="26"/>
              <w:szCs w:val="26"/>
              <w:lang w:val="it-IT"/>
            </w:rPr>
          </w:rPrChange>
        </w:rPr>
        <w:t>V</w:t>
      </w:r>
    </w:p>
    <w:p w14:paraId="3BDC6CE5" w14:textId="59C0EB33" w:rsidR="00C523C9" w:rsidRPr="00167CE0" w:rsidRDefault="00C523C9">
      <w:pPr>
        <w:widowControl w:val="0"/>
        <w:jc w:val="both"/>
        <w:outlineLvl w:val="0"/>
        <w:rPr>
          <w:b/>
          <w:w w:val="105"/>
          <w:sz w:val="28"/>
          <w:szCs w:val="28"/>
          <w:lang w:val="it-IT"/>
          <w:rPrChange w:id="33398" w:author="James Vu" w:date="2024-04-18T22:33:00Z">
            <w:rPr>
              <w:b/>
              <w:w w:val="105"/>
              <w:sz w:val="26"/>
              <w:szCs w:val="26"/>
              <w:lang w:val="it-IT"/>
            </w:rPr>
          </w:rPrChange>
        </w:rPr>
        <w:pPrChange w:id="33399" w:author="James Vu" w:date="2024-04-18T22:33:00Z">
          <w:pPr>
            <w:widowControl w:val="0"/>
            <w:jc w:val="center"/>
            <w:outlineLvl w:val="0"/>
          </w:pPr>
        </w:pPrChange>
      </w:pPr>
      <w:r w:rsidRPr="00167CE0">
        <w:rPr>
          <w:b/>
          <w:w w:val="105"/>
          <w:sz w:val="28"/>
          <w:szCs w:val="28"/>
          <w:lang w:val="it-IT"/>
          <w:rPrChange w:id="33400" w:author="James Vu" w:date="2024-04-18T22:33:00Z">
            <w:rPr>
              <w:b/>
              <w:w w:val="105"/>
              <w:sz w:val="26"/>
              <w:szCs w:val="26"/>
              <w:lang w:val="it-IT"/>
            </w:rPr>
          </w:rPrChange>
        </w:rPr>
        <w:t xml:space="preserve">CHI PHÍ </w:t>
      </w:r>
      <w:r w:rsidR="009D4431" w:rsidRPr="00167CE0">
        <w:rPr>
          <w:b/>
          <w:w w:val="105"/>
          <w:sz w:val="28"/>
          <w:szCs w:val="28"/>
          <w:lang w:val="it-IT"/>
          <w:rPrChange w:id="33401" w:author="James Vu" w:date="2024-04-18T22:33:00Z">
            <w:rPr>
              <w:b/>
              <w:w w:val="105"/>
              <w:sz w:val="26"/>
              <w:szCs w:val="26"/>
              <w:lang w:val="it-IT"/>
            </w:rPr>
          </w:rPrChange>
        </w:rPr>
        <w:t>XÂY DỰNG HỆ THỐNG/</w:t>
      </w:r>
      <w:r w:rsidRPr="00167CE0">
        <w:rPr>
          <w:b/>
          <w:w w:val="105"/>
          <w:sz w:val="28"/>
          <w:szCs w:val="28"/>
          <w:lang w:val="it-IT"/>
          <w:rPrChange w:id="33402" w:author="James Vu" w:date="2024-04-18T22:33:00Z">
            <w:rPr>
              <w:b/>
              <w:w w:val="105"/>
              <w:sz w:val="26"/>
              <w:szCs w:val="26"/>
              <w:lang w:val="it-IT"/>
            </w:rPr>
          </w:rPrChange>
        </w:rPr>
        <w:t>PHẦN MỀM, XÂY DỰNG CƠ SỞ DỮ LIỆU</w:t>
      </w:r>
    </w:p>
    <w:p w14:paraId="124A6157" w14:textId="5750013A" w:rsidR="00C523C9" w:rsidRPr="00167CE0" w:rsidDel="001F08AC" w:rsidRDefault="00C523C9">
      <w:pPr>
        <w:pStyle w:val="ListParagraph"/>
        <w:widowControl w:val="0"/>
        <w:numPr>
          <w:ilvl w:val="0"/>
          <w:numId w:val="52"/>
        </w:numPr>
        <w:spacing w:before="120" w:after="120"/>
        <w:ind w:left="714" w:hanging="357"/>
        <w:jc w:val="both"/>
        <w:outlineLvl w:val="1"/>
        <w:rPr>
          <w:del w:id="33403" w:author="James Vu" w:date="2024-04-18T23:35:00Z"/>
          <w:b/>
          <w:w w:val="105"/>
          <w:sz w:val="28"/>
          <w:szCs w:val="28"/>
          <w:lang w:val="it-IT"/>
          <w:rPrChange w:id="33404" w:author="James Vu" w:date="2024-04-18T22:33:00Z">
            <w:rPr>
              <w:del w:id="33405" w:author="James Vu" w:date="2024-04-18T23:35:00Z"/>
              <w:b/>
              <w:w w:val="105"/>
              <w:lang w:val="it-IT"/>
            </w:rPr>
          </w:rPrChange>
        </w:rPr>
        <w:pPrChange w:id="33406" w:author="James Vu" w:date="2024-04-18T22:33:00Z">
          <w:pPr>
            <w:pStyle w:val="ListParagraph"/>
            <w:widowControl w:val="0"/>
            <w:numPr>
              <w:numId w:val="52"/>
            </w:numPr>
            <w:spacing w:before="120" w:after="120"/>
            <w:ind w:left="714" w:hanging="357"/>
            <w:outlineLvl w:val="1"/>
          </w:pPr>
        </w:pPrChange>
      </w:pPr>
      <w:del w:id="33407" w:author="James Vu" w:date="2024-04-18T23:35:00Z">
        <w:r w:rsidRPr="00167CE0" w:rsidDel="001F08AC">
          <w:rPr>
            <w:b/>
            <w:w w:val="105"/>
            <w:sz w:val="28"/>
            <w:szCs w:val="28"/>
            <w:lang w:val="it-IT"/>
            <w:rPrChange w:id="33408" w:author="James Vu" w:date="2024-04-18T22:33:00Z">
              <w:rPr>
                <w:b/>
                <w:w w:val="105"/>
                <w:lang w:val="it-IT"/>
              </w:rPr>
            </w:rPrChange>
          </w:rPr>
          <w:delText xml:space="preserve">Chi phí </w:delText>
        </w:r>
        <w:r w:rsidR="009D4431" w:rsidRPr="00167CE0" w:rsidDel="001F08AC">
          <w:rPr>
            <w:b/>
            <w:w w:val="105"/>
            <w:sz w:val="28"/>
            <w:szCs w:val="28"/>
            <w:lang w:val="it-IT"/>
            <w:rPrChange w:id="33409" w:author="James Vu" w:date="2024-04-18T22:33:00Z">
              <w:rPr>
                <w:b/>
                <w:w w:val="105"/>
                <w:lang w:val="it-IT"/>
              </w:rPr>
            </w:rPrChange>
          </w:rPr>
          <w:delText>xây dựng hệ thống/phần mềm</w:delText>
        </w:r>
      </w:del>
    </w:p>
    <w:p w14:paraId="4A84F968" w14:textId="77777777" w:rsidR="00C523C9" w:rsidRPr="00167CE0" w:rsidRDefault="00C523C9">
      <w:pPr>
        <w:widowControl w:val="0"/>
        <w:spacing w:before="120" w:after="120"/>
        <w:jc w:val="both"/>
        <w:rPr>
          <w:i/>
          <w:iCs/>
          <w:sz w:val="28"/>
          <w:szCs w:val="28"/>
          <w:lang w:val="it-IT"/>
          <w:rPrChange w:id="33410" w:author="James Vu" w:date="2024-04-18T22:33:00Z">
            <w:rPr>
              <w:i/>
              <w:iCs/>
              <w:sz w:val="26"/>
              <w:szCs w:val="26"/>
              <w:lang w:val="it-IT"/>
            </w:rPr>
          </w:rPrChange>
        </w:rPr>
        <w:pPrChange w:id="33411" w:author="James Vu" w:date="2024-04-18T22:33:00Z">
          <w:pPr>
            <w:widowControl w:val="0"/>
            <w:spacing w:before="120" w:after="120"/>
            <w:jc w:val="right"/>
          </w:pPr>
        </w:pPrChange>
      </w:pPr>
      <w:r w:rsidRPr="00167CE0">
        <w:rPr>
          <w:i/>
          <w:iCs/>
          <w:sz w:val="28"/>
          <w:szCs w:val="28"/>
          <w:lang w:val="it-IT"/>
          <w:rPrChange w:id="33412" w:author="James Vu" w:date="2024-04-18T22:33:00Z">
            <w:rPr>
              <w:i/>
              <w:iCs/>
              <w:sz w:val="26"/>
              <w:szCs w:val="26"/>
              <w:lang w:val="it-IT"/>
            </w:rPr>
          </w:rPrChange>
        </w:rPr>
        <w:t>Đơn vị tính: Việt Nam Đồng</w:t>
      </w:r>
    </w:p>
    <w:tbl>
      <w:tblPr>
        <w:tblW w:w="5000" w:type="pct"/>
        <w:tblLayout w:type="fixed"/>
        <w:tblLook w:val="04A0" w:firstRow="1" w:lastRow="0" w:firstColumn="1" w:lastColumn="0" w:noHBand="0" w:noVBand="1"/>
      </w:tblPr>
      <w:tblGrid>
        <w:gridCol w:w="537"/>
        <w:gridCol w:w="1705"/>
        <w:gridCol w:w="2078"/>
        <w:gridCol w:w="1393"/>
        <w:gridCol w:w="1035"/>
        <w:gridCol w:w="1849"/>
        <w:gridCol w:w="1951"/>
        <w:gridCol w:w="1072"/>
        <w:gridCol w:w="1884"/>
        <w:gridCol w:w="945"/>
      </w:tblGrid>
      <w:tr w:rsidR="00531D1C" w:rsidRPr="00167CE0" w:rsidDel="001F08AC" w14:paraId="1BDDF8DE" w14:textId="7BFFB502" w:rsidTr="006E6FBA">
        <w:trPr>
          <w:trHeight w:val="672"/>
          <w:tblHeader/>
          <w:del w:id="33413" w:author="James Vu" w:date="2024-04-18T23:35:00Z"/>
        </w:trPr>
        <w:tc>
          <w:tcPr>
            <w:tcW w:w="186" w:type="pct"/>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2D92AD9D" w14:textId="6E5FD312" w:rsidR="00FC28D6" w:rsidRPr="00167CE0" w:rsidDel="001F08AC" w:rsidRDefault="00FC28D6">
            <w:pPr>
              <w:widowControl w:val="0"/>
              <w:spacing w:before="120" w:after="120"/>
              <w:jc w:val="both"/>
              <w:rPr>
                <w:del w:id="33414" w:author="James Vu" w:date="2024-04-18T23:35:00Z"/>
                <w:b/>
                <w:bCs/>
                <w:color w:val="000000"/>
                <w:sz w:val="28"/>
                <w:szCs w:val="28"/>
                <w:rPrChange w:id="33415" w:author="James Vu" w:date="2024-04-18T22:33:00Z">
                  <w:rPr>
                    <w:del w:id="33416" w:author="James Vu" w:date="2024-04-18T23:35:00Z"/>
                    <w:b/>
                    <w:bCs/>
                    <w:color w:val="000000"/>
                    <w:sz w:val="26"/>
                    <w:szCs w:val="26"/>
                  </w:rPr>
                </w:rPrChange>
              </w:rPr>
              <w:pPrChange w:id="33417" w:author="James Vu" w:date="2024-04-18T22:33:00Z">
                <w:pPr>
                  <w:widowControl w:val="0"/>
                  <w:spacing w:before="120" w:after="120"/>
                  <w:jc w:val="center"/>
                </w:pPr>
              </w:pPrChange>
            </w:pPr>
            <w:del w:id="33418" w:author="James Vu" w:date="2024-04-18T23:35:00Z">
              <w:r w:rsidRPr="00167CE0" w:rsidDel="001F08AC">
                <w:rPr>
                  <w:b/>
                  <w:bCs/>
                  <w:color w:val="000000"/>
                  <w:sz w:val="28"/>
                  <w:szCs w:val="28"/>
                  <w:lang w:val="en-GB"/>
                  <w:rPrChange w:id="33419" w:author="James Vu" w:date="2024-04-18T22:33:00Z">
                    <w:rPr>
                      <w:b/>
                      <w:bCs/>
                      <w:color w:val="000000"/>
                      <w:sz w:val="26"/>
                      <w:szCs w:val="26"/>
                      <w:lang w:val="en-GB"/>
                    </w:rPr>
                  </w:rPrChange>
                </w:rPr>
                <w:delText>TT</w:delText>
              </w:r>
            </w:del>
          </w:p>
        </w:tc>
        <w:tc>
          <w:tcPr>
            <w:tcW w:w="590" w:type="pct"/>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F1B21E5" w14:textId="183B8BFC" w:rsidR="00FC28D6" w:rsidRPr="00167CE0" w:rsidDel="001F08AC" w:rsidRDefault="00FC28D6">
            <w:pPr>
              <w:widowControl w:val="0"/>
              <w:spacing w:before="120" w:after="120"/>
              <w:jc w:val="both"/>
              <w:rPr>
                <w:del w:id="33420" w:author="James Vu" w:date="2024-04-18T23:35:00Z"/>
                <w:b/>
                <w:bCs/>
                <w:color w:val="000000"/>
                <w:sz w:val="28"/>
                <w:szCs w:val="28"/>
                <w:rPrChange w:id="33421" w:author="James Vu" w:date="2024-04-18T22:33:00Z">
                  <w:rPr>
                    <w:del w:id="33422" w:author="James Vu" w:date="2024-04-18T23:35:00Z"/>
                    <w:b/>
                    <w:bCs/>
                    <w:color w:val="000000"/>
                    <w:sz w:val="26"/>
                    <w:szCs w:val="26"/>
                  </w:rPr>
                </w:rPrChange>
              </w:rPr>
              <w:pPrChange w:id="33423" w:author="James Vu" w:date="2024-04-18T22:33:00Z">
                <w:pPr>
                  <w:widowControl w:val="0"/>
                  <w:spacing w:before="120" w:after="120"/>
                  <w:jc w:val="center"/>
                </w:pPr>
              </w:pPrChange>
            </w:pPr>
            <w:del w:id="33424" w:author="James Vu" w:date="2024-04-18T23:35:00Z">
              <w:r w:rsidRPr="00167CE0" w:rsidDel="001F08AC">
                <w:rPr>
                  <w:b/>
                  <w:bCs/>
                  <w:color w:val="000000"/>
                  <w:sz w:val="28"/>
                  <w:szCs w:val="28"/>
                  <w:lang w:val="en-GB"/>
                  <w:rPrChange w:id="33425" w:author="James Vu" w:date="2024-04-18T22:33:00Z">
                    <w:rPr>
                      <w:b/>
                      <w:bCs/>
                      <w:color w:val="000000"/>
                      <w:sz w:val="26"/>
                      <w:szCs w:val="26"/>
                      <w:lang w:val="en-GB"/>
                    </w:rPr>
                  </w:rPrChange>
                </w:rPr>
                <w:delText>Tên hạng mục</w:delText>
              </w:r>
            </w:del>
          </w:p>
        </w:tc>
        <w:tc>
          <w:tcPr>
            <w:tcW w:w="719" w:type="pct"/>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7EF0416D" w14:textId="2C8B88EC" w:rsidR="00FC28D6" w:rsidRPr="00167CE0" w:rsidDel="001F08AC" w:rsidRDefault="00FC28D6">
            <w:pPr>
              <w:widowControl w:val="0"/>
              <w:spacing w:before="120" w:after="120"/>
              <w:jc w:val="both"/>
              <w:rPr>
                <w:del w:id="33426" w:author="James Vu" w:date="2024-04-18T23:35:00Z"/>
                <w:b/>
                <w:bCs/>
                <w:color w:val="000000"/>
                <w:sz w:val="28"/>
                <w:szCs w:val="28"/>
                <w:rPrChange w:id="33427" w:author="James Vu" w:date="2024-04-18T22:33:00Z">
                  <w:rPr>
                    <w:del w:id="33428" w:author="James Vu" w:date="2024-04-18T23:35:00Z"/>
                    <w:b/>
                    <w:bCs/>
                    <w:color w:val="000000"/>
                    <w:sz w:val="26"/>
                    <w:szCs w:val="26"/>
                  </w:rPr>
                </w:rPrChange>
              </w:rPr>
              <w:pPrChange w:id="33429" w:author="James Vu" w:date="2024-04-18T22:33:00Z">
                <w:pPr>
                  <w:widowControl w:val="0"/>
                  <w:spacing w:before="120" w:after="120"/>
                  <w:jc w:val="center"/>
                </w:pPr>
              </w:pPrChange>
            </w:pPr>
            <w:del w:id="33430" w:author="James Vu" w:date="2024-04-18T23:35:00Z">
              <w:r w:rsidRPr="00167CE0" w:rsidDel="001F08AC">
                <w:rPr>
                  <w:b/>
                  <w:bCs/>
                  <w:color w:val="000000"/>
                  <w:sz w:val="28"/>
                  <w:szCs w:val="28"/>
                  <w:lang w:val="en-GB"/>
                  <w:rPrChange w:id="33431" w:author="James Vu" w:date="2024-04-18T22:33:00Z">
                    <w:rPr>
                      <w:b/>
                      <w:bCs/>
                      <w:color w:val="000000"/>
                      <w:sz w:val="26"/>
                      <w:szCs w:val="26"/>
                      <w:lang w:val="en-GB"/>
                    </w:rPr>
                  </w:rPrChange>
                </w:rPr>
                <w:delText>Chi tiết hạng mục</w:delText>
              </w:r>
            </w:del>
          </w:p>
        </w:tc>
        <w:tc>
          <w:tcPr>
            <w:tcW w:w="482" w:type="pct"/>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20B00E2" w14:textId="14710DFF" w:rsidR="00FC28D6" w:rsidRPr="00167CE0" w:rsidDel="001F08AC" w:rsidRDefault="00FC28D6">
            <w:pPr>
              <w:widowControl w:val="0"/>
              <w:spacing w:before="120" w:after="120"/>
              <w:jc w:val="both"/>
              <w:rPr>
                <w:del w:id="33432" w:author="James Vu" w:date="2024-04-18T23:35:00Z"/>
                <w:b/>
                <w:bCs/>
                <w:color w:val="000000"/>
                <w:sz w:val="28"/>
                <w:szCs w:val="28"/>
                <w:rPrChange w:id="33433" w:author="James Vu" w:date="2024-04-18T22:33:00Z">
                  <w:rPr>
                    <w:del w:id="33434" w:author="James Vu" w:date="2024-04-18T23:35:00Z"/>
                    <w:b/>
                    <w:bCs/>
                    <w:color w:val="000000"/>
                    <w:sz w:val="26"/>
                    <w:szCs w:val="26"/>
                  </w:rPr>
                </w:rPrChange>
              </w:rPr>
              <w:pPrChange w:id="33435" w:author="James Vu" w:date="2024-04-18T22:33:00Z">
                <w:pPr>
                  <w:widowControl w:val="0"/>
                  <w:spacing w:before="120" w:after="120"/>
                  <w:jc w:val="center"/>
                </w:pPr>
              </w:pPrChange>
            </w:pPr>
            <w:del w:id="33436" w:author="James Vu" w:date="2024-04-18T23:35:00Z">
              <w:r w:rsidRPr="00167CE0" w:rsidDel="001F08AC">
                <w:rPr>
                  <w:b/>
                  <w:bCs/>
                  <w:color w:val="000000"/>
                  <w:sz w:val="28"/>
                  <w:szCs w:val="28"/>
                  <w:lang w:val="en-GB"/>
                  <w:rPrChange w:id="33437" w:author="James Vu" w:date="2024-04-18T22:33:00Z">
                    <w:rPr>
                      <w:b/>
                      <w:bCs/>
                      <w:color w:val="000000"/>
                      <w:sz w:val="26"/>
                      <w:szCs w:val="26"/>
                      <w:lang w:val="en-GB"/>
                    </w:rPr>
                  </w:rPrChange>
                </w:rPr>
                <w:delText>Đơn vị tính</w:delText>
              </w:r>
            </w:del>
          </w:p>
        </w:tc>
        <w:tc>
          <w:tcPr>
            <w:tcW w:w="358" w:type="pct"/>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B2DDBE8" w14:textId="444350DC" w:rsidR="00FC28D6" w:rsidRPr="00167CE0" w:rsidDel="001F08AC" w:rsidRDefault="00FC28D6">
            <w:pPr>
              <w:widowControl w:val="0"/>
              <w:spacing w:before="120" w:after="120"/>
              <w:jc w:val="both"/>
              <w:rPr>
                <w:del w:id="33438" w:author="James Vu" w:date="2024-04-18T23:35:00Z"/>
                <w:b/>
                <w:bCs/>
                <w:color w:val="000000"/>
                <w:sz w:val="28"/>
                <w:szCs w:val="28"/>
                <w:rPrChange w:id="33439" w:author="James Vu" w:date="2024-04-18T22:33:00Z">
                  <w:rPr>
                    <w:del w:id="33440" w:author="James Vu" w:date="2024-04-18T23:35:00Z"/>
                    <w:b/>
                    <w:bCs/>
                    <w:color w:val="000000"/>
                    <w:sz w:val="26"/>
                    <w:szCs w:val="26"/>
                  </w:rPr>
                </w:rPrChange>
              </w:rPr>
              <w:pPrChange w:id="33441" w:author="James Vu" w:date="2024-04-18T22:33:00Z">
                <w:pPr>
                  <w:widowControl w:val="0"/>
                  <w:spacing w:before="120" w:after="120"/>
                  <w:jc w:val="center"/>
                </w:pPr>
              </w:pPrChange>
            </w:pPr>
            <w:del w:id="33442" w:author="James Vu" w:date="2024-04-18T23:35:00Z">
              <w:r w:rsidRPr="00167CE0" w:rsidDel="001F08AC">
                <w:rPr>
                  <w:b/>
                  <w:bCs/>
                  <w:color w:val="000000"/>
                  <w:sz w:val="28"/>
                  <w:szCs w:val="28"/>
                  <w:lang w:val="en-GB"/>
                  <w:rPrChange w:id="33443" w:author="James Vu" w:date="2024-04-18T22:33:00Z">
                    <w:rPr>
                      <w:b/>
                      <w:bCs/>
                      <w:color w:val="000000"/>
                      <w:sz w:val="26"/>
                      <w:szCs w:val="26"/>
                      <w:lang w:val="en-GB"/>
                    </w:rPr>
                  </w:rPrChange>
                </w:rPr>
                <w:delText>Số lượng</w:delText>
              </w:r>
            </w:del>
          </w:p>
        </w:tc>
        <w:tc>
          <w:tcPr>
            <w:tcW w:w="640" w:type="pct"/>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095A2C26" w14:textId="4248ECD0" w:rsidR="00FC28D6" w:rsidRPr="00167CE0" w:rsidDel="001F08AC" w:rsidRDefault="00FC28D6">
            <w:pPr>
              <w:widowControl w:val="0"/>
              <w:spacing w:before="120" w:after="120"/>
              <w:jc w:val="both"/>
              <w:rPr>
                <w:del w:id="33444" w:author="James Vu" w:date="2024-04-18T23:35:00Z"/>
                <w:b/>
                <w:bCs/>
                <w:color w:val="000000"/>
                <w:sz w:val="28"/>
                <w:szCs w:val="28"/>
                <w:rPrChange w:id="33445" w:author="James Vu" w:date="2024-04-18T22:33:00Z">
                  <w:rPr>
                    <w:del w:id="33446" w:author="James Vu" w:date="2024-04-18T23:35:00Z"/>
                    <w:b/>
                    <w:bCs/>
                    <w:color w:val="000000"/>
                    <w:sz w:val="26"/>
                    <w:szCs w:val="26"/>
                  </w:rPr>
                </w:rPrChange>
              </w:rPr>
              <w:pPrChange w:id="33447" w:author="James Vu" w:date="2024-04-18T22:33:00Z">
                <w:pPr>
                  <w:widowControl w:val="0"/>
                  <w:spacing w:before="120" w:after="120"/>
                  <w:jc w:val="center"/>
                </w:pPr>
              </w:pPrChange>
            </w:pPr>
            <w:del w:id="33448" w:author="James Vu" w:date="2024-04-18T23:35:00Z">
              <w:r w:rsidRPr="00167CE0" w:rsidDel="001F08AC">
                <w:rPr>
                  <w:b/>
                  <w:bCs/>
                  <w:color w:val="000000"/>
                  <w:sz w:val="28"/>
                  <w:szCs w:val="28"/>
                  <w:lang w:val="en-GB"/>
                  <w:rPrChange w:id="33449" w:author="James Vu" w:date="2024-04-18T22:33:00Z">
                    <w:rPr>
                      <w:b/>
                      <w:bCs/>
                      <w:color w:val="000000"/>
                      <w:sz w:val="26"/>
                      <w:szCs w:val="26"/>
                      <w:lang w:val="en-GB"/>
                    </w:rPr>
                  </w:rPrChange>
                </w:rPr>
                <w:delText>Đơn giá</w:delText>
              </w:r>
            </w:del>
          </w:p>
        </w:tc>
        <w:tc>
          <w:tcPr>
            <w:tcW w:w="675"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35C719D" w14:textId="7A972418" w:rsidR="00FC28D6" w:rsidRPr="00167CE0" w:rsidDel="001F08AC" w:rsidRDefault="00FC28D6">
            <w:pPr>
              <w:widowControl w:val="0"/>
              <w:spacing w:before="120" w:after="120"/>
              <w:jc w:val="both"/>
              <w:rPr>
                <w:del w:id="33450" w:author="James Vu" w:date="2024-04-18T23:35:00Z"/>
                <w:b/>
                <w:bCs/>
                <w:color w:val="000000"/>
                <w:sz w:val="28"/>
                <w:szCs w:val="28"/>
                <w:rPrChange w:id="33451" w:author="James Vu" w:date="2024-04-18T22:33:00Z">
                  <w:rPr>
                    <w:del w:id="33452" w:author="James Vu" w:date="2024-04-18T23:35:00Z"/>
                    <w:b/>
                    <w:bCs/>
                    <w:color w:val="000000"/>
                    <w:sz w:val="26"/>
                    <w:szCs w:val="26"/>
                  </w:rPr>
                </w:rPrChange>
              </w:rPr>
              <w:pPrChange w:id="33453" w:author="James Vu" w:date="2024-04-18T22:33:00Z">
                <w:pPr>
                  <w:widowControl w:val="0"/>
                  <w:spacing w:before="120" w:after="120"/>
                  <w:jc w:val="center"/>
                </w:pPr>
              </w:pPrChange>
            </w:pPr>
            <w:del w:id="33454" w:author="James Vu" w:date="2024-04-18T23:35:00Z">
              <w:r w:rsidRPr="00167CE0" w:rsidDel="001F08AC">
                <w:rPr>
                  <w:b/>
                  <w:bCs/>
                  <w:color w:val="000000"/>
                  <w:sz w:val="28"/>
                  <w:szCs w:val="28"/>
                  <w:rPrChange w:id="33455" w:author="James Vu" w:date="2024-04-18T22:33:00Z">
                    <w:rPr>
                      <w:b/>
                      <w:bCs/>
                      <w:color w:val="000000"/>
                      <w:sz w:val="26"/>
                      <w:szCs w:val="26"/>
                    </w:rPr>
                  </w:rPrChange>
                </w:rPr>
                <w:delText xml:space="preserve">Thành tiền </w:delText>
              </w:r>
              <w:r w:rsidRPr="00167CE0" w:rsidDel="001F08AC">
                <w:rPr>
                  <w:b/>
                  <w:bCs/>
                  <w:color w:val="000000"/>
                  <w:sz w:val="28"/>
                  <w:szCs w:val="28"/>
                  <w:rPrChange w:id="33456" w:author="James Vu" w:date="2024-04-18T22:33:00Z">
                    <w:rPr>
                      <w:b/>
                      <w:bCs/>
                      <w:color w:val="000000"/>
                      <w:sz w:val="26"/>
                      <w:szCs w:val="26"/>
                    </w:rPr>
                  </w:rPrChange>
                </w:rPr>
                <w:br/>
                <w:delText>(trước VAT)</w:delText>
              </w:r>
            </w:del>
          </w:p>
        </w:tc>
        <w:tc>
          <w:tcPr>
            <w:tcW w:w="371" w:type="pct"/>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6C7F7CA2" w14:textId="158E8A4D" w:rsidR="00FC28D6" w:rsidRPr="00167CE0" w:rsidDel="001F08AC" w:rsidRDefault="00FC28D6">
            <w:pPr>
              <w:widowControl w:val="0"/>
              <w:spacing w:before="120" w:after="120"/>
              <w:jc w:val="both"/>
              <w:rPr>
                <w:del w:id="33457" w:author="James Vu" w:date="2024-04-18T23:35:00Z"/>
                <w:b/>
                <w:bCs/>
                <w:color w:val="000000"/>
                <w:sz w:val="28"/>
                <w:szCs w:val="28"/>
                <w:rPrChange w:id="33458" w:author="James Vu" w:date="2024-04-18T22:33:00Z">
                  <w:rPr>
                    <w:del w:id="33459" w:author="James Vu" w:date="2024-04-18T23:35:00Z"/>
                    <w:b/>
                    <w:bCs/>
                    <w:color w:val="000000"/>
                    <w:sz w:val="26"/>
                    <w:szCs w:val="26"/>
                  </w:rPr>
                </w:rPrChange>
              </w:rPr>
              <w:pPrChange w:id="33460" w:author="James Vu" w:date="2024-04-18T22:33:00Z">
                <w:pPr>
                  <w:widowControl w:val="0"/>
                  <w:spacing w:before="120" w:after="120"/>
                  <w:jc w:val="center"/>
                </w:pPr>
              </w:pPrChange>
            </w:pPr>
            <w:del w:id="33461" w:author="James Vu" w:date="2024-04-18T23:35:00Z">
              <w:r w:rsidRPr="00167CE0" w:rsidDel="001F08AC">
                <w:rPr>
                  <w:b/>
                  <w:bCs/>
                  <w:color w:val="000000"/>
                  <w:sz w:val="28"/>
                  <w:szCs w:val="28"/>
                  <w:lang w:val="en-GB"/>
                  <w:rPrChange w:id="33462" w:author="James Vu" w:date="2024-04-18T22:33:00Z">
                    <w:rPr>
                      <w:b/>
                      <w:bCs/>
                      <w:color w:val="000000"/>
                      <w:sz w:val="26"/>
                      <w:szCs w:val="26"/>
                      <w:lang w:val="en-GB"/>
                    </w:rPr>
                  </w:rPrChange>
                </w:rPr>
                <w:delText>Thuế VAT</w:delText>
              </w:r>
            </w:del>
          </w:p>
        </w:tc>
        <w:tc>
          <w:tcPr>
            <w:tcW w:w="652"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71DD4291" w14:textId="296AC019" w:rsidR="00FC28D6" w:rsidRPr="00167CE0" w:rsidDel="001F08AC" w:rsidRDefault="00FC28D6">
            <w:pPr>
              <w:widowControl w:val="0"/>
              <w:spacing w:before="120" w:after="120"/>
              <w:jc w:val="both"/>
              <w:rPr>
                <w:del w:id="33463" w:author="James Vu" w:date="2024-04-18T23:35:00Z"/>
                <w:b/>
                <w:bCs/>
                <w:color w:val="000000"/>
                <w:sz w:val="28"/>
                <w:szCs w:val="28"/>
                <w:rPrChange w:id="33464" w:author="James Vu" w:date="2024-04-18T22:33:00Z">
                  <w:rPr>
                    <w:del w:id="33465" w:author="James Vu" w:date="2024-04-18T23:35:00Z"/>
                    <w:b/>
                    <w:bCs/>
                    <w:color w:val="000000"/>
                    <w:sz w:val="26"/>
                    <w:szCs w:val="26"/>
                  </w:rPr>
                </w:rPrChange>
              </w:rPr>
              <w:pPrChange w:id="33466" w:author="James Vu" w:date="2024-04-18T22:33:00Z">
                <w:pPr>
                  <w:widowControl w:val="0"/>
                  <w:spacing w:before="120" w:after="120"/>
                  <w:jc w:val="center"/>
                </w:pPr>
              </w:pPrChange>
            </w:pPr>
            <w:del w:id="33467" w:author="James Vu" w:date="2024-04-18T23:35:00Z">
              <w:r w:rsidRPr="00167CE0" w:rsidDel="001F08AC">
                <w:rPr>
                  <w:b/>
                  <w:bCs/>
                  <w:color w:val="000000"/>
                  <w:sz w:val="28"/>
                  <w:szCs w:val="28"/>
                  <w:rPrChange w:id="33468" w:author="James Vu" w:date="2024-04-18T22:33:00Z">
                    <w:rPr>
                      <w:b/>
                      <w:bCs/>
                      <w:color w:val="000000"/>
                      <w:sz w:val="26"/>
                      <w:szCs w:val="26"/>
                    </w:rPr>
                  </w:rPrChange>
                </w:rPr>
                <w:delText>Thành tiền</w:delText>
              </w:r>
              <w:r w:rsidRPr="00167CE0" w:rsidDel="001F08AC">
                <w:rPr>
                  <w:b/>
                  <w:bCs/>
                  <w:color w:val="000000"/>
                  <w:sz w:val="28"/>
                  <w:szCs w:val="28"/>
                  <w:rPrChange w:id="33469" w:author="James Vu" w:date="2024-04-18T22:33:00Z">
                    <w:rPr>
                      <w:b/>
                      <w:bCs/>
                      <w:color w:val="000000"/>
                      <w:sz w:val="26"/>
                      <w:szCs w:val="26"/>
                    </w:rPr>
                  </w:rPrChange>
                </w:rPr>
                <w:br/>
                <w:delText>(Sau VAT)</w:delText>
              </w:r>
            </w:del>
          </w:p>
        </w:tc>
        <w:tc>
          <w:tcPr>
            <w:tcW w:w="327" w:type="pct"/>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04FAE49" w14:textId="7B44084F" w:rsidR="00FC28D6" w:rsidRPr="00167CE0" w:rsidDel="001F08AC" w:rsidRDefault="00FC28D6">
            <w:pPr>
              <w:widowControl w:val="0"/>
              <w:spacing w:before="120" w:after="120"/>
              <w:jc w:val="both"/>
              <w:rPr>
                <w:del w:id="33470" w:author="James Vu" w:date="2024-04-18T23:35:00Z"/>
                <w:b/>
                <w:bCs/>
                <w:color w:val="000000"/>
                <w:sz w:val="28"/>
                <w:szCs w:val="28"/>
                <w:rPrChange w:id="33471" w:author="James Vu" w:date="2024-04-18T22:33:00Z">
                  <w:rPr>
                    <w:del w:id="33472" w:author="James Vu" w:date="2024-04-18T23:35:00Z"/>
                    <w:b/>
                    <w:bCs/>
                    <w:color w:val="000000"/>
                    <w:sz w:val="26"/>
                    <w:szCs w:val="26"/>
                  </w:rPr>
                </w:rPrChange>
              </w:rPr>
              <w:pPrChange w:id="33473" w:author="James Vu" w:date="2024-04-18T22:33:00Z">
                <w:pPr>
                  <w:widowControl w:val="0"/>
                  <w:spacing w:before="120" w:after="120"/>
                  <w:jc w:val="center"/>
                </w:pPr>
              </w:pPrChange>
            </w:pPr>
            <w:del w:id="33474" w:author="James Vu" w:date="2024-04-18T23:35:00Z">
              <w:r w:rsidRPr="00167CE0" w:rsidDel="001F08AC">
                <w:rPr>
                  <w:b/>
                  <w:bCs/>
                  <w:color w:val="000000"/>
                  <w:sz w:val="28"/>
                  <w:szCs w:val="28"/>
                  <w:lang w:val="en-GB"/>
                  <w:rPrChange w:id="33475" w:author="James Vu" w:date="2024-04-18T22:33:00Z">
                    <w:rPr>
                      <w:b/>
                      <w:bCs/>
                      <w:color w:val="000000"/>
                      <w:sz w:val="26"/>
                      <w:szCs w:val="26"/>
                      <w:lang w:val="en-GB"/>
                    </w:rPr>
                  </w:rPrChange>
                </w:rPr>
                <w:delText>Ghi chú</w:delText>
              </w:r>
            </w:del>
          </w:p>
        </w:tc>
      </w:tr>
      <w:tr w:rsidR="00A079F8" w:rsidRPr="00167CE0" w:rsidDel="001F08AC" w14:paraId="52C9B6BC" w14:textId="5B3D4B0E" w:rsidTr="006E6FBA">
        <w:trPr>
          <w:trHeight w:val="336"/>
          <w:del w:id="33476" w:author="James Vu" w:date="2024-04-18T23:35:00Z"/>
        </w:trPr>
        <w:tc>
          <w:tcPr>
            <w:tcW w:w="186" w:type="pct"/>
            <w:vMerge w:val="restart"/>
            <w:tcBorders>
              <w:top w:val="nil"/>
              <w:left w:val="single" w:sz="4" w:space="0" w:color="auto"/>
              <w:bottom w:val="single" w:sz="4" w:space="0" w:color="auto"/>
              <w:right w:val="single" w:sz="4" w:space="0" w:color="auto"/>
            </w:tcBorders>
            <w:shd w:val="clear" w:color="auto" w:fill="auto"/>
            <w:vAlign w:val="center"/>
            <w:hideMark/>
          </w:tcPr>
          <w:p w14:paraId="2DA12807" w14:textId="169F41A0" w:rsidR="00FC28D6" w:rsidRPr="00167CE0" w:rsidDel="001F08AC" w:rsidRDefault="00FC28D6">
            <w:pPr>
              <w:widowControl w:val="0"/>
              <w:spacing w:before="120" w:after="120"/>
              <w:jc w:val="both"/>
              <w:rPr>
                <w:del w:id="33477" w:author="James Vu" w:date="2024-04-18T23:35:00Z"/>
                <w:color w:val="000000"/>
                <w:sz w:val="28"/>
                <w:szCs w:val="28"/>
                <w:rPrChange w:id="33478" w:author="James Vu" w:date="2024-04-18T22:33:00Z">
                  <w:rPr>
                    <w:del w:id="33479" w:author="James Vu" w:date="2024-04-18T23:35:00Z"/>
                    <w:color w:val="000000"/>
                    <w:sz w:val="26"/>
                    <w:szCs w:val="26"/>
                  </w:rPr>
                </w:rPrChange>
              </w:rPr>
              <w:pPrChange w:id="33480" w:author="James Vu" w:date="2024-04-18T22:33:00Z">
                <w:pPr>
                  <w:widowControl w:val="0"/>
                  <w:spacing w:before="120" w:after="120"/>
                  <w:jc w:val="center"/>
                </w:pPr>
              </w:pPrChange>
            </w:pPr>
            <w:del w:id="33481" w:author="James Vu" w:date="2024-04-18T23:35:00Z">
              <w:r w:rsidRPr="00167CE0" w:rsidDel="001F08AC">
                <w:rPr>
                  <w:color w:val="000000"/>
                  <w:sz w:val="28"/>
                  <w:szCs w:val="28"/>
                  <w:rPrChange w:id="33482" w:author="James Vu" w:date="2024-04-18T22:33:00Z">
                    <w:rPr>
                      <w:color w:val="000000"/>
                      <w:sz w:val="26"/>
                      <w:szCs w:val="26"/>
                    </w:rPr>
                  </w:rPrChange>
                </w:rPr>
                <w:delText>1</w:delText>
              </w:r>
            </w:del>
          </w:p>
        </w:tc>
        <w:tc>
          <w:tcPr>
            <w:tcW w:w="590" w:type="pct"/>
            <w:vMerge w:val="restart"/>
            <w:tcBorders>
              <w:top w:val="nil"/>
              <w:left w:val="single" w:sz="4" w:space="0" w:color="auto"/>
              <w:bottom w:val="single" w:sz="4" w:space="0" w:color="auto"/>
              <w:right w:val="single" w:sz="4" w:space="0" w:color="auto"/>
            </w:tcBorders>
            <w:shd w:val="clear" w:color="auto" w:fill="auto"/>
            <w:vAlign w:val="center"/>
            <w:hideMark/>
          </w:tcPr>
          <w:p w14:paraId="1A89640B" w14:textId="40F1C7AD" w:rsidR="00FC28D6" w:rsidRPr="00167CE0" w:rsidDel="001F08AC" w:rsidRDefault="00FC28D6">
            <w:pPr>
              <w:widowControl w:val="0"/>
              <w:spacing w:before="120" w:after="120"/>
              <w:jc w:val="both"/>
              <w:rPr>
                <w:del w:id="33483" w:author="James Vu" w:date="2024-04-18T23:35:00Z"/>
                <w:color w:val="000000"/>
                <w:sz w:val="28"/>
                <w:szCs w:val="28"/>
                <w:rPrChange w:id="33484" w:author="James Vu" w:date="2024-04-18T22:33:00Z">
                  <w:rPr>
                    <w:del w:id="33485" w:author="James Vu" w:date="2024-04-18T23:35:00Z"/>
                    <w:color w:val="000000"/>
                    <w:sz w:val="26"/>
                    <w:szCs w:val="26"/>
                  </w:rPr>
                </w:rPrChange>
              </w:rPr>
              <w:pPrChange w:id="33486" w:author="James Vu" w:date="2024-04-18T22:33:00Z">
                <w:pPr>
                  <w:widowControl w:val="0"/>
                  <w:spacing w:before="120" w:after="120"/>
                  <w:jc w:val="center"/>
                </w:pPr>
              </w:pPrChange>
            </w:pPr>
            <w:del w:id="33487" w:author="James Vu" w:date="2024-04-18T23:35:00Z">
              <w:r w:rsidRPr="00167CE0" w:rsidDel="001F08AC">
                <w:rPr>
                  <w:color w:val="000000"/>
                  <w:sz w:val="28"/>
                  <w:szCs w:val="28"/>
                  <w:rPrChange w:id="33488" w:author="James Vu" w:date="2024-04-18T22:33:00Z">
                    <w:rPr>
                      <w:color w:val="000000"/>
                      <w:sz w:val="26"/>
                      <w:szCs w:val="26"/>
                    </w:rPr>
                  </w:rPrChange>
                </w:rPr>
                <w:delText xml:space="preserve">Xây dựng hệ thống cổng thông tin dữ liệu ngành nông nghiệp </w:delText>
              </w:r>
            </w:del>
          </w:p>
        </w:tc>
        <w:tc>
          <w:tcPr>
            <w:tcW w:w="719" w:type="pct"/>
            <w:tcBorders>
              <w:top w:val="nil"/>
              <w:left w:val="nil"/>
              <w:bottom w:val="single" w:sz="4" w:space="0" w:color="auto"/>
              <w:right w:val="single" w:sz="4" w:space="0" w:color="auto"/>
            </w:tcBorders>
            <w:shd w:val="clear" w:color="auto" w:fill="auto"/>
            <w:vAlign w:val="center"/>
            <w:hideMark/>
          </w:tcPr>
          <w:p w14:paraId="23CFC91F" w14:textId="2D424290" w:rsidR="00FC28D6" w:rsidRPr="00167CE0" w:rsidDel="001F08AC" w:rsidRDefault="00FC28D6">
            <w:pPr>
              <w:widowControl w:val="0"/>
              <w:spacing w:before="120" w:after="120"/>
              <w:jc w:val="both"/>
              <w:rPr>
                <w:del w:id="33489" w:author="James Vu" w:date="2024-04-18T23:35:00Z"/>
                <w:color w:val="000000"/>
                <w:sz w:val="28"/>
                <w:szCs w:val="28"/>
                <w:rPrChange w:id="33490" w:author="James Vu" w:date="2024-04-18T22:33:00Z">
                  <w:rPr>
                    <w:del w:id="33491" w:author="James Vu" w:date="2024-04-18T23:35:00Z"/>
                    <w:color w:val="000000"/>
                    <w:sz w:val="26"/>
                    <w:szCs w:val="26"/>
                  </w:rPr>
                </w:rPrChange>
              </w:rPr>
              <w:pPrChange w:id="33492" w:author="James Vu" w:date="2024-04-18T22:33:00Z">
                <w:pPr>
                  <w:widowControl w:val="0"/>
                  <w:spacing w:before="120" w:after="120"/>
                </w:pPr>
              </w:pPrChange>
            </w:pPr>
            <w:del w:id="33493" w:author="James Vu" w:date="2024-04-18T23:35:00Z">
              <w:r w:rsidRPr="00167CE0" w:rsidDel="001F08AC">
                <w:rPr>
                  <w:color w:val="000000"/>
                  <w:sz w:val="28"/>
                  <w:szCs w:val="28"/>
                  <w:rPrChange w:id="33494" w:author="James Vu" w:date="2024-04-18T22:33:00Z">
                    <w:rPr>
                      <w:color w:val="000000"/>
                      <w:sz w:val="26"/>
                      <w:szCs w:val="26"/>
                    </w:rPr>
                  </w:rPrChange>
                </w:rPr>
                <w:delText>- Quản trị cổng thông tin;</w:delText>
              </w:r>
            </w:del>
          </w:p>
        </w:tc>
        <w:tc>
          <w:tcPr>
            <w:tcW w:w="482" w:type="pct"/>
            <w:tcBorders>
              <w:top w:val="nil"/>
              <w:left w:val="nil"/>
              <w:bottom w:val="single" w:sz="4" w:space="0" w:color="auto"/>
              <w:right w:val="single" w:sz="4" w:space="0" w:color="auto"/>
            </w:tcBorders>
            <w:shd w:val="clear" w:color="auto" w:fill="auto"/>
            <w:vAlign w:val="center"/>
            <w:hideMark/>
          </w:tcPr>
          <w:p w14:paraId="75637CE8" w14:textId="43CDFBAB" w:rsidR="00FC28D6" w:rsidRPr="00167CE0" w:rsidDel="001F08AC" w:rsidRDefault="00FC28D6">
            <w:pPr>
              <w:widowControl w:val="0"/>
              <w:spacing w:before="120" w:after="120"/>
              <w:jc w:val="both"/>
              <w:rPr>
                <w:del w:id="33495" w:author="James Vu" w:date="2024-04-18T23:35:00Z"/>
                <w:color w:val="000000"/>
                <w:sz w:val="28"/>
                <w:szCs w:val="28"/>
                <w:rPrChange w:id="33496" w:author="James Vu" w:date="2024-04-18T22:33:00Z">
                  <w:rPr>
                    <w:del w:id="33497" w:author="James Vu" w:date="2024-04-18T23:35:00Z"/>
                    <w:color w:val="000000"/>
                    <w:sz w:val="26"/>
                    <w:szCs w:val="26"/>
                  </w:rPr>
                </w:rPrChange>
              </w:rPr>
              <w:pPrChange w:id="33498" w:author="James Vu" w:date="2024-04-18T22:33:00Z">
                <w:pPr>
                  <w:widowControl w:val="0"/>
                  <w:spacing w:before="120" w:after="120"/>
                  <w:jc w:val="center"/>
                </w:pPr>
              </w:pPrChange>
            </w:pPr>
            <w:del w:id="33499" w:author="James Vu" w:date="2024-04-18T23:35:00Z">
              <w:r w:rsidRPr="00167CE0" w:rsidDel="001F08AC">
                <w:rPr>
                  <w:color w:val="000000"/>
                  <w:sz w:val="28"/>
                  <w:szCs w:val="28"/>
                  <w:rPrChange w:id="33500" w:author="James Vu" w:date="2024-04-18T22:33:00Z">
                    <w:rPr>
                      <w:color w:val="000000"/>
                      <w:sz w:val="26"/>
                      <w:szCs w:val="26"/>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04BBB789" w14:textId="430AECF4" w:rsidR="00FC28D6" w:rsidRPr="00167CE0" w:rsidDel="001F08AC" w:rsidRDefault="00FC28D6">
            <w:pPr>
              <w:widowControl w:val="0"/>
              <w:spacing w:before="120" w:after="120"/>
              <w:jc w:val="both"/>
              <w:rPr>
                <w:del w:id="33501" w:author="James Vu" w:date="2024-04-18T23:35:00Z"/>
                <w:color w:val="000000"/>
                <w:sz w:val="28"/>
                <w:szCs w:val="28"/>
                <w:rPrChange w:id="33502" w:author="James Vu" w:date="2024-04-18T22:33:00Z">
                  <w:rPr>
                    <w:del w:id="33503" w:author="James Vu" w:date="2024-04-18T23:35:00Z"/>
                    <w:color w:val="000000"/>
                    <w:sz w:val="26"/>
                    <w:szCs w:val="26"/>
                  </w:rPr>
                </w:rPrChange>
              </w:rPr>
              <w:pPrChange w:id="33504" w:author="James Vu" w:date="2024-04-18T22:33:00Z">
                <w:pPr>
                  <w:widowControl w:val="0"/>
                  <w:spacing w:before="120" w:after="120"/>
                  <w:jc w:val="center"/>
                </w:pPr>
              </w:pPrChange>
            </w:pPr>
            <w:del w:id="33505" w:author="James Vu" w:date="2024-04-18T23:35:00Z">
              <w:r w:rsidRPr="00167CE0" w:rsidDel="001F08AC">
                <w:rPr>
                  <w:color w:val="000000"/>
                  <w:sz w:val="28"/>
                  <w:szCs w:val="28"/>
                  <w:rPrChange w:id="33506" w:author="James Vu" w:date="2024-04-18T22:33:00Z">
                    <w:rPr>
                      <w:color w:val="000000"/>
                      <w:sz w:val="26"/>
                      <w:szCs w:val="26"/>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307CC1EF" w14:textId="175F2839" w:rsidR="00FC28D6" w:rsidRPr="00167CE0" w:rsidDel="001F08AC" w:rsidRDefault="00FC28D6">
            <w:pPr>
              <w:widowControl w:val="0"/>
              <w:spacing w:before="120" w:after="120"/>
              <w:jc w:val="both"/>
              <w:rPr>
                <w:del w:id="33507" w:author="James Vu" w:date="2024-04-18T23:35:00Z"/>
                <w:color w:val="000000"/>
                <w:sz w:val="28"/>
                <w:szCs w:val="28"/>
                <w:rPrChange w:id="33508" w:author="James Vu" w:date="2024-04-18T22:33:00Z">
                  <w:rPr>
                    <w:del w:id="33509" w:author="James Vu" w:date="2024-04-18T23:35:00Z"/>
                    <w:color w:val="000000"/>
                    <w:sz w:val="26"/>
                    <w:szCs w:val="26"/>
                  </w:rPr>
                </w:rPrChange>
              </w:rPr>
              <w:pPrChange w:id="33510" w:author="James Vu" w:date="2024-04-18T22:33:00Z">
                <w:pPr>
                  <w:widowControl w:val="0"/>
                  <w:spacing w:before="120" w:after="120"/>
                  <w:jc w:val="right"/>
                </w:pPr>
              </w:pPrChange>
            </w:pPr>
            <w:del w:id="33511" w:author="James Vu" w:date="2024-04-18T23:35:00Z">
              <w:r w:rsidRPr="00167CE0" w:rsidDel="001F08AC">
                <w:rPr>
                  <w:color w:val="000000"/>
                  <w:sz w:val="28"/>
                  <w:szCs w:val="28"/>
                  <w:lang w:val="en-GB"/>
                  <w:rPrChange w:id="33512" w:author="James Vu" w:date="2024-04-18T22:33:00Z">
                    <w:rPr>
                      <w:color w:val="000000"/>
                      <w:sz w:val="26"/>
                      <w:szCs w:val="26"/>
                      <w:lang w:val="en-GB"/>
                    </w:rPr>
                  </w:rPrChange>
                </w:rPr>
                <w:delText>400.000.000</w:delText>
              </w:r>
            </w:del>
          </w:p>
        </w:tc>
        <w:tc>
          <w:tcPr>
            <w:tcW w:w="675" w:type="pct"/>
            <w:tcBorders>
              <w:top w:val="nil"/>
              <w:left w:val="nil"/>
              <w:bottom w:val="single" w:sz="4" w:space="0" w:color="auto"/>
              <w:right w:val="single" w:sz="4" w:space="0" w:color="auto"/>
            </w:tcBorders>
            <w:shd w:val="clear" w:color="auto" w:fill="auto"/>
            <w:vAlign w:val="center"/>
            <w:hideMark/>
          </w:tcPr>
          <w:p w14:paraId="3D28CC62" w14:textId="0DF56B74" w:rsidR="00FC28D6" w:rsidRPr="00167CE0" w:rsidDel="001F08AC" w:rsidRDefault="00FC28D6">
            <w:pPr>
              <w:widowControl w:val="0"/>
              <w:spacing w:before="120" w:after="120"/>
              <w:jc w:val="both"/>
              <w:rPr>
                <w:del w:id="33513" w:author="James Vu" w:date="2024-04-18T23:35:00Z"/>
                <w:color w:val="000000"/>
                <w:sz w:val="28"/>
                <w:szCs w:val="28"/>
                <w:rPrChange w:id="33514" w:author="James Vu" w:date="2024-04-18T22:33:00Z">
                  <w:rPr>
                    <w:del w:id="33515" w:author="James Vu" w:date="2024-04-18T23:35:00Z"/>
                    <w:color w:val="000000"/>
                    <w:sz w:val="26"/>
                    <w:szCs w:val="26"/>
                  </w:rPr>
                </w:rPrChange>
              </w:rPr>
              <w:pPrChange w:id="33516" w:author="James Vu" w:date="2024-04-18T22:33:00Z">
                <w:pPr>
                  <w:widowControl w:val="0"/>
                  <w:spacing w:before="120" w:after="120"/>
                  <w:jc w:val="right"/>
                </w:pPr>
              </w:pPrChange>
            </w:pPr>
            <w:del w:id="33517" w:author="James Vu" w:date="2024-04-18T23:35:00Z">
              <w:r w:rsidRPr="00167CE0" w:rsidDel="001F08AC">
                <w:rPr>
                  <w:color w:val="000000"/>
                  <w:sz w:val="28"/>
                  <w:szCs w:val="28"/>
                  <w:rPrChange w:id="33518" w:author="James Vu" w:date="2024-04-18T22:33:00Z">
                    <w:rPr>
                      <w:color w:val="000000"/>
                      <w:sz w:val="26"/>
                      <w:szCs w:val="26"/>
                    </w:rPr>
                  </w:rPrChange>
                </w:rPr>
                <w:delText>400.000.000</w:delText>
              </w:r>
            </w:del>
          </w:p>
        </w:tc>
        <w:tc>
          <w:tcPr>
            <w:tcW w:w="371" w:type="pct"/>
            <w:tcBorders>
              <w:top w:val="nil"/>
              <w:left w:val="nil"/>
              <w:bottom w:val="single" w:sz="4" w:space="0" w:color="auto"/>
              <w:right w:val="single" w:sz="4" w:space="0" w:color="auto"/>
            </w:tcBorders>
            <w:shd w:val="clear" w:color="auto" w:fill="auto"/>
            <w:vAlign w:val="center"/>
            <w:hideMark/>
          </w:tcPr>
          <w:p w14:paraId="6135AE48" w14:textId="66D4A396" w:rsidR="00FC28D6" w:rsidRPr="00167CE0" w:rsidDel="001F08AC" w:rsidRDefault="00FC28D6">
            <w:pPr>
              <w:widowControl w:val="0"/>
              <w:spacing w:before="120" w:after="120"/>
              <w:jc w:val="both"/>
              <w:rPr>
                <w:del w:id="33519" w:author="James Vu" w:date="2024-04-18T23:35:00Z"/>
                <w:color w:val="000000"/>
                <w:sz w:val="28"/>
                <w:szCs w:val="28"/>
                <w:rPrChange w:id="33520" w:author="James Vu" w:date="2024-04-18T22:33:00Z">
                  <w:rPr>
                    <w:del w:id="33521" w:author="James Vu" w:date="2024-04-18T23:35:00Z"/>
                    <w:color w:val="000000"/>
                    <w:sz w:val="26"/>
                    <w:szCs w:val="26"/>
                  </w:rPr>
                </w:rPrChange>
              </w:rPr>
              <w:pPrChange w:id="33522" w:author="James Vu" w:date="2024-04-18T22:33:00Z">
                <w:pPr>
                  <w:widowControl w:val="0"/>
                  <w:spacing w:before="120" w:after="120"/>
                  <w:jc w:val="right"/>
                </w:pPr>
              </w:pPrChange>
            </w:pPr>
            <w:del w:id="33523" w:author="James Vu" w:date="2024-04-18T23:35:00Z">
              <w:r w:rsidRPr="00167CE0" w:rsidDel="001F08AC">
                <w:rPr>
                  <w:color w:val="000000"/>
                  <w:sz w:val="28"/>
                  <w:szCs w:val="28"/>
                  <w:rPrChange w:id="33524"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636BE276" w14:textId="0E1931E1" w:rsidR="00FC28D6" w:rsidRPr="00167CE0" w:rsidDel="001F08AC" w:rsidRDefault="00FC28D6">
            <w:pPr>
              <w:widowControl w:val="0"/>
              <w:spacing w:before="120" w:after="120"/>
              <w:jc w:val="both"/>
              <w:rPr>
                <w:del w:id="33525" w:author="James Vu" w:date="2024-04-18T23:35:00Z"/>
                <w:color w:val="000000"/>
                <w:sz w:val="28"/>
                <w:szCs w:val="28"/>
                <w:rPrChange w:id="33526" w:author="James Vu" w:date="2024-04-18T22:33:00Z">
                  <w:rPr>
                    <w:del w:id="33527" w:author="James Vu" w:date="2024-04-18T23:35:00Z"/>
                    <w:color w:val="000000"/>
                    <w:sz w:val="26"/>
                    <w:szCs w:val="26"/>
                  </w:rPr>
                </w:rPrChange>
              </w:rPr>
              <w:pPrChange w:id="33528" w:author="James Vu" w:date="2024-04-18T22:33:00Z">
                <w:pPr>
                  <w:widowControl w:val="0"/>
                  <w:spacing w:before="120" w:after="120"/>
                  <w:jc w:val="right"/>
                </w:pPr>
              </w:pPrChange>
            </w:pPr>
            <w:del w:id="33529" w:author="James Vu" w:date="2024-04-18T23:35:00Z">
              <w:r w:rsidRPr="00167CE0" w:rsidDel="001F08AC">
                <w:rPr>
                  <w:color w:val="000000"/>
                  <w:sz w:val="28"/>
                  <w:szCs w:val="28"/>
                  <w:lang w:val="en-GB"/>
                  <w:rPrChange w:id="33530" w:author="James Vu" w:date="2024-04-18T22:33:00Z">
                    <w:rPr>
                      <w:color w:val="000000"/>
                      <w:sz w:val="26"/>
                      <w:szCs w:val="26"/>
                      <w:lang w:val="en-GB"/>
                    </w:rPr>
                  </w:rPrChange>
                </w:rPr>
                <w:delText>400.000.000</w:delText>
              </w:r>
            </w:del>
          </w:p>
        </w:tc>
        <w:tc>
          <w:tcPr>
            <w:tcW w:w="327" w:type="pct"/>
            <w:vMerge w:val="restart"/>
            <w:tcBorders>
              <w:top w:val="nil"/>
              <w:left w:val="single" w:sz="4" w:space="0" w:color="auto"/>
              <w:bottom w:val="single" w:sz="4" w:space="0" w:color="auto"/>
              <w:right w:val="single" w:sz="4" w:space="0" w:color="auto"/>
            </w:tcBorders>
            <w:shd w:val="clear" w:color="auto" w:fill="auto"/>
            <w:vAlign w:val="center"/>
            <w:hideMark/>
          </w:tcPr>
          <w:p w14:paraId="3CDBAEB2" w14:textId="18C867A8" w:rsidR="00FC28D6" w:rsidRPr="00167CE0" w:rsidDel="001F08AC" w:rsidRDefault="00FC28D6">
            <w:pPr>
              <w:widowControl w:val="0"/>
              <w:spacing w:before="120" w:after="120"/>
              <w:jc w:val="both"/>
              <w:rPr>
                <w:del w:id="33531" w:author="James Vu" w:date="2024-04-18T23:35:00Z"/>
                <w:color w:val="000000"/>
                <w:sz w:val="28"/>
                <w:szCs w:val="28"/>
                <w:rPrChange w:id="33532" w:author="James Vu" w:date="2024-04-18T22:33:00Z">
                  <w:rPr>
                    <w:del w:id="33533" w:author="James Vu" w:date="2024-04-18T23:35:00Z"/>
                    <w:color w:val="000000"/>
                    <w:sz w:val="26"/>
                    <w:szCs w:val="26"/>
                  </w:rPr>
                </w:rPrChange>
              </w:rPr>
              <w:pPrChange w:id="33534" w:author="James Vu" w:date="2024-04-18T22:33:00Z">
                <w:pPr>
                  <w:widowControl w:val="0"/>
                  <w:spacing w:before="120" w:after="120"/>
                  <w:jc w:val="center"/>
                </w:pPr>
              </w:pPrChange>
            </w:pPr>
            <w:del w:id="33535" w:author="James Vu" w:date="2024-04-18T23:35:00Z">
              <w:r w:rsidRPr="00167CE0" w:rsidDel="001F08AC">
                <w:rPr>
                  <w:color w:val="000000"/>
                  <w:sz w:val="28"/>
                  <w:szCs w:val="28"/>
                  <w:rPrChange w:id="33536" w:author="James Vu" w:date="2024-04-18T22:33:00Z">
                    <w:rPr>
                      <w:color w:val="000000"/>
                      <w:sz w:val="26"/>
                      <w:szCs w:val="26"/>
                    </w:rPr>
                  </w:rPrChange>
                </w:rPr>
                <w:delText>Báo giá</w:delText>
              </w:r>
            </w:del>
          </w:p>
        </w:tc>
      </w:tr>
      <w:tr w:rsidR="00A079F8" w:rsidRPr="00167CE0" w:rsidDel="001F08AC" w14:paraId="530F5FE0" w14:textId="09FDB5FF" w:rsidTr="006E6FBA">
        <w:trPr>
          <w:trHeight w:val="672"/>
          <w:del w:id="33537"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1F741C7F" w14:textId="59754CAC" w:rsidR="00FC28D6" w:rsidRPr="00167CE0" w:rsidDel="001F08AC" w:rsidRDefault="00FC28D6">
            <w:pPr>
              <w:widowControl w:val="0"/>
              <w:spacing w:before="120" w:after="120"/>
              <w:jc w:val="both"/>
              <w:rPr>
                <w:del w:id="33538" w:author="James Vu" w:date="2024-04-18T23:35:00Z"/>
                <w:color w:val="000000"/>
                <w:sz w:val="28"/>
                <w:szCs w:val="28"/>
                <w:rPrChange w:id="33539" w:author="James Vu" w:date="2024-04-18T22:33:00Z">
                  <w:rPr>
                    <w:del w:id="33540" w:author="James Vu" w:date="2024-04-18T23:35:00Z"/>
                    <w:color w:val="000000"/>
                    <w:sz w:val="26"/>
                    <w:szCs w:val="26"/>
                  </w:rPr>
                </w:rPrChange>
              </w:rPr>
              <w:pPrChange w:id="33541"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4475F194" w14:textId="040B549B" w:rsidR="00FC28D6" w:rsidRPr="00167CE0" w:rsidDel="001F08AC" w:rsidRDefault="00FC28D6">
            <w:pPr>
              <w:widowControl w:val="0"/>
              <w:spacing w:before="120" w:after="120"/>
              <w:jc w:val="both"/>
              <w:rPr>
                <w:del w:id="33542" w:author="James Vu" w:date="2024-04-18T23:35:00Z"/>
                <w:color w:val="000000"/>
                <w:sz w:val="28"/>
                <w:szCs w:val="28"/>
                <w:rPrChange w:id="33543" w:author="James Vu" w:date="2024-04-18T22:33:00Z">
                  <w:rPr>
                    <w:del w:id="33544" w:author="James Vu" w:date="2024-04-18T23:35:00Z"/>
                    <w:color w:val="000000"/>
                    <w:sz w:val="26"/>
                    <w:szCs w:val="26"/>
                  </w:rPr>
                </w:rPrChange>
              </w:rPr>
              <w:pPrChange w:id="33545"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7BC19281" w14:textId="003B359F" w:rsidR="00FC28D6" w:rsidRPr="00167CE0" w:rsidDel="001F08AC" w:rsidRDefault="00FC28D6">
            <w:pPr>
              <w:widowControl w:val="0"/>
              <w:spacing w:before="120" w:after="120"/>
              <w:jc w:val="both"/>
              <w:rPr>
                <w:del w:id="33546" w:author="James Vu" w:date="2024-04-18T23:35:00Z"/>
                <w:color w:val="000000"/>
                <w:sz w:val="28"/>
                <w:szCs w:val="28"/>
                <w:rPrChange w:id="33547" w:author="James Vu" w:date="2024-04-18T22:33:00Z">
                  <w:rPr>
                    <w:del w:id="33548" w:author="James Vu" w:date="2024-04-18T23:35:00Z"/>
                    <w:color w:val="000000"/>
                    <w:sz w:val="26"/>
                    <w:szCs w:val="26"/>
                  </w:rPr>
                </w:rPrChange>
              </w:rPr>
              <w:pPrChange w:id="33549" w:author="James Vu" w:date="2024-04-18T22:33:00Z">
                <w:pPr>
                  <w:widowControl w:val="0"/>
                  <w:spacing w:before="120" w:after="120"/>
                </w:pPr>
              </w:pPrChange>
            </w:pPr>
            <w:del w:id="33550" w:author="James Vu" w:date="2024-04-18T23:35:00Z">
              <w:r w:rsidRPr="00167CE0" w:rsidDel="001F08AC">
                <w:rPr>
                  <w:color w:val="000000"/>
                  <w:sz w:val="28"/>
                  <w:szCs w:val="28"/>
                  <w:rPrChange w:id="33551" w:author="James Vu" w:date="2024-04-18T22:33:00Z">
                    <w:rPr>
                      <w:color w:val="000000"/>
                      <w:sz w:val="26"/>
                      <w:szCs w:val="26"/>
                    </w:rPr>
                  </w:rPrChange>
                </w:rPr>
                <w:delText>- Quản lý người dùng cổng;</w:delText>
              </w:r>
            </w:del>
          </w:p>
        </w:tc>
        <w:tc>
          <w:tcPr>
            <w:tcW w:w="482" w:type="pct"/>
            <w:tcBorders>
              <w:top w:val="nil"/>
              <w:left w:val="nil"/>
              <w:bottom w:val="single" w:sz="4" w:space="0" w:color="auto"/>
              <w:right w:val="single" w:sz="4" w:space="0" w:color="auto"/>
            </w:tcBorders>
            <w:shd w:val="clear" w:color="auto" w:fill="auto"/>
            <w:vAlign w:val="center"/>
            <w:hideMark/>
          </w:tcPr>
          <w:p w14:paraId="4C1E539A" w14:textId="52368704" w:rsidR="00FC28D6" w:rsidRPr="00167CE0" w:rsidDel="001F08AC" w:rsidRDefault="00FC28D6">
            <w:pPr>
              <w:widowControl w:val="0"/>
              <w:spacing w:before="120" w:after="120"/>
              <w:jc w:val="both"/>
              <w:rPr>
                <w:del w:id="33552" w:author="James Vu" w:date="2024-04-18T23:35:00Z"/>
                <w:color w:val="000000"/>
                <w:sz w:val="28"/>
                <w:szCs w:val="28"/>
                <w:rPrChange w:id="33553" w:author="James Vu" w:date="2024-04-18T22:33:00Z">
                  <w:rPr>
                    <w:del w:id="33554" w:author="James Vu" w:date="2024-04-18T23:35:00Z"/>
                    <w:color w:val="000000"/>
                    <w:sz w:val="26"/>
                    <w:szCs w:val="26"/>
                  </w:rPr>
                </w:rPrChange>
              </w:rPr>
              <w:pPrChange w:id="33555" w:author="James Vu" w:date="2024-04-18T22:33:00Z">
                <w:pPr>
                  <w:widowControl w:val="0"/>
                  <w:spacing w:before="120" w:after="120"/>
                  <w:jc w:val="center"/>
                </w:pPr>
              </w:pPrChange>
            </w:pPr>
            <w:del w:id="33556" w:author="James Vu" w:date="2024-04-18T23:35:00Z">
              <w:r w:rsidRPr="00167CE0" w:rsidDel="001F08AC">
                <w:rPr>
                  <w:color w:val="000000"/>
                  <w:sz w:val="28"/>
                  <w:szCs w:val="28"/>
                  <w:lang w:val="en-GB"/>
                  <w:rPrChange w:id="33557"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427A14C9" w14:textId="757695B1" w:rsidR="00FC28D6" w:rsidRPr="00167CE0" w:rsidDel="001F08AC" w:rsidRDefault="00FC28D6">
            <w:pPr>
              <w:widowControl w:val="0"/>
              <w:spacing w:before="120" w:after="120"/>
              <w:jc w:val="both"/>
              <w:rPr>
                <w:del w:id="33558" w:author="James Vu" w:date="2024-04-18T23:35:00Z"/>
                <w:color w:val="000000"/>
                <w:sz w:val="28"/>
                <w:szCs w:val="28"/>
                <w:rPrChange w:id="33559" w:author="James Vu" w:date="2024-04-18T22:33:00Z">
                  <w:rPr>
                    <w:del w:id="33560" w:author="James Vu" w:date="2024-04-18T23:35:00Z"/>
                    <w:color w:val="000000"/>
                    <w:sz w:val="26"/>
                    <w:szCs w:val="26"/>
                  </w:rPr>
                </w:rPrChange>
              </w:rPr>
              <w:pPrChange w:id="33561" w:author="James Vu" w:date="2024-04-18T22:33:00Z">
                <w:pPr>
                  <w:widowControl w:val="0"/>
                  <w:spacing w:before="120" w:after="120"/>
                  <w:jc w:val="center"/>
                </w:pPr>
              </w:pPrChange>
            </w:pPr>
            <w:del w:id="33562" w:author="James Vu" w:date="2024-04-18T23:35:00Z">
              <w:r w:rsidRPr="00167CE0" w:rsidDel="001F08AC">
                <w:rPr>
                  <w:color w:val="000000"/>
                  <w:sz w:val="28"/>
                  <w:szCs w:val="28"/>
                  <w:lang w:val="en-GB"/>
                  <w:rPrChange w:id="33563"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607C34B1" w14:textId="455F69EC" w:rsidR="00FC28D6" w:rsidRPr="00167CE0" w:rsidDel="001F08AC" w:rsidRDefault="00FC28D6">
            <w:pPr>
              <w:widowControl w:val="0"/>
              <w:spacing w:before="120" w:after="120"/>
              <w:jc w:val="both"/>
              <w:rPr>
                <w:del w:id="33564" w:author="James Vu" w:date="2024-04-18T23:35:00Z"/>
                <w:color w:val="000000"/>
                <w:sz w:val="28"/>
                <w:szCs w:val="28"/>
                <w:rPrChange w:id="33565" w:author="James Vu" w:date="2024-04-18T22:33:00Z">
                  <w:rPr>
                    <w:del w:id="33566" w:author="James Vu" w:date="2024-04-18T23:35:00Z"/>
                    <w:color w:val="000000"/>
                    <w:sz w:val="26"/>
                    <w:szCs w:val="26"/>
                  </w:rPr>
                </w:rPrChange>
              </w:rPr>
              <w:pPrChange w:id="33567" w:author="James Vu" w:date="2024-04-18T22:33:00Z">
                <w:pPr>
                  <w:widowControl w:val="0"/>
                  <w:spacing w:before="120" w:after="120"/>
                  <w:jc w:val="right"/>
                </w:pPr>
              </w:pPrChange>
            </w:pPr>
            <w:del w:id="33568" w:author="James Vu" w:date="2024-04-18T23:35:00Z">
              <w:r w:rsidRPr="00167CE0" w:rsidDel="001F08AC">
                <w:rPr>
                  <w:color w:val="000000"/>
                  <w:sz w:val="28"/>
                  <w:szCs w:val="28"/>
                  <w:lang w:val="en-GB"/>
                  <w:rPrChange w:id="33569" w:author="James Vu" w:date="2024-04-18T22:33:00Z">
                    <w:rPr>
                      <w:color w:val="000000"/>
                      <w:sz w:val="26"/>
                      <w:szCs w:val="26"/>
                      <w:lang w:val="en-GB"/>
                    </w:rPr>
                  </w:rPrChange>
                </w:rPr>
                <w:delText>100.000.000</w:delText>
              </w:r>
            </w:del>
          </w:p>
        </w:tc>
        <w:tc>
          <w:tcPr>
            <w:tcW w:w="675" w:type="pct"/>
            <w:tcBorders>
              <w:top w:val="nil"/>
              <w:left w:val="nil"/>
              <w:bottom w:val="single" w:sz="4" w:space="0" w:color="auto"/>
              <w:right w:val="single" w:sz="4" w:space="0" w:color="auto"/>
            </w:tcBorders>
            <w:shd w:val="clear" w:color="auto" w:fill="auto"/>
            <w:vAlign w:val="center"/>
            <w:hideMark/>
          </w:tcPr>
          <w:p w14:paraId="17FE43B1" w14:textId="6558CCE3" w:rsidR="00FC28D6" w:rsidRPr="00167CE0" w:rsidDel="001F08AC" w:rsidRDefault="00FC28D6">
            <w:pPr>
              <w:widowControl w:val="0"/>
              <w:spacing w:before="120" w:after="120"/>
              <w:jc w:val="both"/>
              <w:rPr>
                <w:del w:id="33570" w:author="James Vu" w:date="2024-04-18T23:35:00Z"/>
                <w:color w:val="000000"/>
                <w:sz w:val="28"/>
                <w:szCs w:val="28"/>
                <w:rPrChange w:id="33571" w:author="James Vu" w:date="2024-04-18T22:33:00Z">
                  <w:rPr>
                    <w:del w:id="33572" w:author="James Vu" w:date="2024-04-18T23:35:00Z"/>
                    <w:color w:val="000000"/>
                    <w:sz w:val="26"/>
                    <w:szCs w:val="26"/>
                  </w:rPr>
                </w:rPrChange>
              </w:rPr>
              <w:pPrChange w:id="33573" w:author="James Vu" w:date="2024-04-18T22:33:00Z">
                <w:pPr>
                  <w:widowControl w:val="0"/>
                  <w:spacing w:before="120" w:after="120"/>
                  <w:jc w:val="right"/>
                </w:pPr>
              </w:pPrChange>
            </w:pPr>
            <w:del w:id="33574" w:author="James Vu" w:date="2024-04-18T23:35:00Z">
              <w:r w:rsidRPr="00167CE0" w:rsidDel="001F08AC">
                <w:rPr>
                  <w:color w:val="000000"/>
                  <w:sz w:val="28"/>
                  <w:szCs w:val="28"/>
                  <w:rPrChange w:id="33575" w:author="James Vu" w:date="2024-04-18T22:33:00Z">
                    <w:rPr>
                      <w:color w:val="000000"/>
                      <w:sz w:val="26"/>
                      <w:szCs w:val="26"/>
                    </w:rPr>
                  </w:rPrChange>
                </w:rPr>
                <w:delText>100.000.000</w:delText>
              </w:r>
            </w:del>
          </w:p>
        </w:tc>
        <w:tc>
          <w:tcPr>
            <w:tcW w:w="371" w:type="pct"/>
            <w:tcBorders>
              <w:top w:val="nil"/>
              <w:left w:val="nil"/>
              <w:bottom w:val="single" w:sz="4" w:space="0" w:color="auto"/>
              <w:right w:val="single" w:sz="4" w:space="0" w:color="auto"/>
            </w:tcBorders>
            <w:shd w:val="clear" w:color="auto" w:fill="auto"/>
            <w:vAlign w:val="center"/>
            <w:hideMark/>
          </w:tcPr>
          <w:p w14:paraId="1077AB87" w14:textId="4A975842" w:rsidR="00FC28D6" w:rsidRPr="00167CE0" w:rsidDel="001F08AC" w:rsidRDefault="00FC28D6">
            <w:pPr>
              <w:widowControl w:val="0"/>
              <w:spacing w:before="120" w:after="120"/>
              <w:jc w:val="both"/>
              <w:rPr>
                <w:del w:id="33576" w:author="James Vu" w:date="2024-04-18T23:35:00Z"/>
                <w:color w:val="000000"/>
                <w:sz w:val="28"/>
                <w:szCs w:val="28"/>
                <w:rPrChange w:id="33577" w:author="James Vu" w:date="2024-04-18T22:33:00Z">
                  <w:rPr>
                    <w:del w:id="33578" w:author="James Vu" w:date="2024-04-18T23:35:00Z"/>
                    <w:color w:val="000000"/>
                    <w:sz w:val="26"/>
                    <w:szCs w:val="26"/>
                  </w:rPr>
                </w:rPrChange>
              </w:rPr>
              <w:pPrChange w:id="33579" w:author="James Vu" w:date="2024-04-18T22:33:00Z">
                <w:pPr>
                  <w:widowControl w:val="0"/>
                  <w:spacing w:before="120" w:after="120"/>
                  <w:jc w:val="right"/>
                </w:pPr>
              </w:pPrChange>
            </w:pPr>
            <w:del w:id="33580" w:author="James Vu" w:date="2024-04-18T23:35:00Z">
              <w:r w:rsidRPr="00167CE0" w:rsidDel="001F08AC">
                <w:rPr>
                  <w:color w:val="000000"/>
                  <w:sz w:val="28"/>
                  <w:szCs w:val="28"/>
                  <w:rPrChange w:id="33581"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59FC25CB" w14:textId="4959CCCD" w:rsidR="00FC28D6" w:rsidRPr="00167CE0" w:rsidDel="001F08AC" w:rsidRDefault="00FC28D6">
            <w:pPr>
              <w:widowControl w:val="0"/>
              <w:spacing w:before="120" w:after="120"/>
              <w:jc w:val="both"/>
              <w:rPr>
                <w:del w:id="33582" w:author="James Vu" w:date="2024-04-18T23:35:00Z"/>
                <w:color w:val="000000"/>
                <w:sz w:val="28"/>
                <w:szCs w:val="28"/>
                <w:rPrChange w:id="33583" w:author="James Vu" w:date="2024-04-18T22:33:00Z">
                  <w:rPr>
                    <w:del w:id="33584" w:author="James Vu" w:date="2024-04-18T23:35:00Z"/>
                    <w:color w:val="000000"/>
                    <w:sz w:val="26"/>
                    <w:szCs w:val="26"/>
                  </w:rPr>
                </w:rPrChange>
              </w:rPr>
              <w:pPrChange w:id="33585" w:author="James Vu" w:date="2024-04-18T22:33:00Z">
                <w:pPr>
                  <w:widowControl w:val="0"/>
                  <w:spacing w:before="120" w:after="120"/>
                  <w:jc w:val="right"/>
                </w:pPr>
              </w:pPrChange>
            </w:pPr>
            <w:del w:id="33586" w:author="James Vu" w:date="2024-04-18T23:35:00Z">
              <w:r w:rsidRPr="00167CE0" w:rsidDel="001F08AC">
                <w:rPr>
                  <w:color w:val="000000"/>
                  <w:sz w:val="28"/>
                  <w:szCs w:val="28"/>
                  <w:lang w:val="en-GB"/>
                  <w:rPrChange w:id="33587" w:author="James Vu" w:date="2024-04-18T22:33:00Z">
                    <w:rPr>
                      <w:color w:val="000000"/>
                      <w:sz w:val="26"/>
                      <w:szCs w:val="26"/>
                      <w:lang w:val="en-GB"/>
                    </w:rPr>
                  </w:rPrChange>
                </w:rPr>
                <w:delText>100.000.000</w:delText>
              </w:r>
            </w:del>
          </w:p>
        </w:tc>
        <w:tc>
          <w:tcPr>
            <w:tcW w:w="327" w:type="pct"/>
            <w:vMerge/>
            <w:tcBorders>
              <w:top w:val="nil"/>
              <w:left w:val="single" w:sz="4" w:space="0" w:color="auto"/>
              <w:bottom w:val="single" w:sz="4" w:space="0" w:color="auto"/>
              <w:right w:val="single" w:sz="4" w:space="0" w:color="auto"/>
            </w:tcBorders>
            <w:vAlign w:val="center"/>
            <w:hideMark/>
          </w:tcPr>
          <w:p w14:paraId="3942CF16" w14:textId="1512B6DB" w:rsidR="00FC28D6" w:rsidRPr="00167CE0" w:rsidDel="001F08AC" w:rsidRDefault="00FC28D6">
            <w:pPr>
              <w:widowControl w:val="0"/>
              <w:spacing w:before="120" w:after="120"/>
              <w:jc w:val="both"/>
              <w:rPr>
                <w:del w:id="33588" w:author="James Vu" w:date="2024-04-18T23:35:00Z"/>
                <w:color w:val="000000"/>
                <w:sz w:val="28"/>
                <w:szCs w:val="28"/>
                <w:rPrChange w:id="33589" w:author="James Vu" w:date="2024-04-18T22:33:00Z">
                  <w:rPr>
                    <w:del w:id="33590" w:author="James Vu" w:date="2024-04-18T23:35:00Z"/>
                    <w:color w:val="000000"/>
                    <w:sz w:val="26"/>
                    <w:szCs w:val="26"/>
                  </w:rPr>
                </w:rPrChange>
              </w:rPr>
              <w:pPrChange w:id="33591" w:author="James Vu" w:date="2024-04-18T22:33:00Z">
                <w:pPr>
                  <w:widowControl w:val="0"/>
                  <w:spacing w:before="120" w:after="120"/>
                </w:pPr>
              </w:pPrChange>
            </w:pPr>
          </w:p>
        </w:tc>
      </w:tr>
      <w:tr w:rsidR="00A079F8" w:rsidRPr="00167CE0" w:rsidDel="001F08AC" w14:paraId="5878EED9" w14:textId="51E2C30B" w:rsidTr="006E6FBA">
        <w:trPr>
          <w:trHeight w:val="672"/>
          <w:del w:id="33592"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0FDDE8E6" w14:textId="653BA138" w:rsidR="00FC28D6" w:rsidRPr="00167CE0" w:rsidDel="001F08AC" w:rsidRDefault="00FC28D6">
            <w:pPr>
              <w:widowControl w:val="0"/>
              <w:spacing w:before="120" w:after="120"/>
              <w:jc w:val="both"/>
              <w:rPr>
                <w:del w:id="33593" w:author="James Vu" w:date="2024-04-18T23:35:00Z"/>
                <w:color w:val="000000"/>
                <w:sz w:val="28"/>
                <w:szCs w:val="28"/>
                <w:rPrChange w:id="33594" w:author="James Vu" w:date="2024-04-18T22:33:00Z">
                  <w:rPr>
                    <w:del w:id="33595" w:author="James Vu" w:date="2024-04-18T23:35:00Z"/>
                    <w:color w:val="000000"/>
                    <w:sz w:val="26"/>
                    <w:szCs w:val="26"/>
                  </w:rPr>
                </w:rPrChange>
              </w:rPr>
              <w:pPrChange w:id="33596"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4F3C6ED5" w14:textId="3BA4DA47" w:rsidR="00FC28D6" w:rsidRPr="00167CE0" w:rsidDel="001F08AC" w:rsidRDefault="00FC28D6">
            <w:pPr>
              <w:widowControl w:val="0"/>
              <w:spacing w:before="120" w:after="120"/>
              <w:jc w:val="both"/>
              <w:rPr>
                <w:del w:id="33597" w:author="James Vu" w:date="2024-04-18T23:35:00Z"/>
                <w:color w:val="000000"/>
                <w:sz w:val="28"/>
                <w:szCs w:val="28"/>
                <w:rPrChange w:id="33598" w:author="James Vu" w:date="2024-04-18T22:33:00Z">
                  <w:rPr>
                    <w:del w:id="33599" w:author="James Vu" w:date="2024-04-18T23:35:00Z"/>
                    <w:color w:val="000000"/>
                    <w:sz w:val="26"/>
                    <w:szCs w:val="26"/>
                  </w:rPr>
                </w:rPrChange>
              </w:rPr>
              <w:pPrChange w:id="33600"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5C74D2D2" w14:textId="1F93E067" w:rsidR="00FC28D6" w:rsidRPr="00167CE0" w:rsidDel="001F08AC" w:rsidRDefault="00FC28D6">
            <w:pPr>
              <w:widowControl w:val="0"/>
              <w:spacing w:before="120" w:after="120"/>
              <w:jc w:val="both"/>
              <w:rPr>
                <w:del w:id="33601" w:author="James Vu" w:date="2024-04-18T23:35:00Z"/>
                <w:color w:val="000000"/>
                <w:sz w:val="28"/>
                <w:szCs w:val="28"/>
                <w:rPrChange w:id="33602" w:author="James Vu" w:date="2024-04-18T22:33:00Z">
                  <w:rPr>
                    <w:del w:id="33603" w:author="James Vu" w:date="2024-04-18T23:35:00Z"/>
                    <w:color w:val="000000"/>
                    <w:sz w:val="26"/>
                    <w:szCs w:val="26"/>
                  </w:rPr>
                </w:rPrChange>
              </w:rPr>
              <w:pPrChange w:id="33604" w:author="James Vu" w:date="2024-04-18T22:33:00Z">
                <w:pPr>
                  <w:widowControl w:val="0"/>
                  <w:spacing w:before="120" w:after="120"/>
                </w:pPr>
              </w:pPrChange>
            </w:pPr>
            <w:del w:id="33605" w:author="James Vu" w:date="2024-04-18T23:35:00Z">
              <w:r w:rsidRPr="00167CE0" w:rsidDel="001F08AC">
                <w:rPr>
                  <w:color w:val="000000"/>
                  <w:sz w:val="28"/>
                  <w:szCs w:val="28"/>
                  <w:rPrChange w:id="33606" w:author="James Vu" w:date="2024-04-18T22:33:00Z">
                    <w:rPr>
                      <w:color w:val="000000"/>
                      <w:sz w:val="26"/>
                      <w:szCs w:val="26"/>
                    </w:rPr>
                  </w:rPrChange>
                </w:rPr>
                <w:delText>- Quản lý văn bản, tài liệu…</w:delText>
              </w:r>
            </w:del>
          </w:p>
        </w:tc>
        <w:tc>
          <w:tcPr>
            <w:tcW w:w="482" w:type="pct"/>
            <w:tcBorders>
              <w:top w:val="nil"/>
              <w:left w:val="nil"/>
              <w:bottom w:val="single" w:sz="4" w:space="0" w:color="auto"/>
              <w:right w:val="single" w:sz="4" w:space="0" w:color="auto"/>
            </w:tcBorders>
            <w:shd w:val="clear" w:color="auto" w:fill="auto"/>
            <w:vAlign w:val="center"/>
            <w:hideMark/>
          </w:tcPr>
          <w:p w14:paraId="08C89C48" w14:textId="150C39B1" w:rsidR="00FC28D6" w:rsidRPr="00167CE0" w:rsidDel="001F08AC" w:rsidRDefault="00FC28D6">
            <w:pPr>
              <w:widowControl w:val="0"/>
              <w:spacing w:before="120" w:after="120"/>
              <w:jc w:val="both"/>
              <w:rPr>
                <w:del w:id="33607" w:author="James Vu" w:date="2024-04-18T23:35:00Z"/>
                <w:color w:val="000000"/>
                <w:sz w:val="28"/>
                <w:szCs w:val="28"/>
                <w:rPrChange w:id="33608" w:author="James Vu" w:date="2024-04-18T22:33:00Z">
                  <w:rPr>
                    <w:del w:id="33609" w:author="James Vu" w:date="2024-04-18T23:35:00Z"/>
                    <w:color w:val="000000"/>
                    <w:sz w:val="26"/>
                    <w:szCs w:val="26"/>
                  </w:rPr>
                </w:rPrChange>
              </w:rPr>
              <w:pPrChange w:id="33610" w:author="James Vu" w:date="2024-04-18T22:33:00Z">
                <w:pPr>
                  <w:widowControl w:val="0"/>
                  <w:spacing w:before="120" w:after="120"/>
                  <w:jc w:val="center"/>
                </w:pPr>
              </w:pPrChange>
            </w:pPr>
            <w:del w:id="33611" w:author="James Vu" w:date="2024-04-18T23:35:00Z">
              <w:r w:rsidRPr="00167CE0" w:rsidDel="001F08AC">
                <w:rPr>
                  <w:color w:val="000000"/>
                  <w:sz w:val="28"/>
                  <w:szCs w:val="28"/>
                  <w:lang w:val="en-GB"/>
                  <w:rPrChange w:id="33612"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13202F68" w14:textId="61205C59" w:rsidR="00FC28D6" w:rsidRPr="00167CE0" w:rsidDel="001F08AC" w:rsidRDefault="00FC28D6">
            <w:pPr>
              <w:widowControl w:val="0"/>
              <w:spacing w:before="120" w:after="120"/>
              <w:jc w:val="both"/>
              <w:rPr>
                <w:del w:id="33613" w:author="James Vu" w:date="2024-04-18T23:35:00Z"/>
                <w:color w:val="000000"/>
                <w:sz w:val="28"/>
                <w:szCs w:val="28"/>
                <w:rPrChange w:id="33614" w:author="James Vu" w:date="2024-04-18T22:33:00Z">
                  <w:rPr>
                    <w:del w:id="33615" w:author="James Vu" w:date="2024-04-18T23:35:00Z"/>
                    <w:color w:val="000000"/>
                    <w:sz w:val="26"/>
                    <w:szCs w:val="26"/>
                  </w:rPr>
                </w:rPrChange>
              </w:rPr>
              <w:pPrChange w:id="33616" w:author="James Vu" w:date="2024-04-18T22:33:00Z">
                <w:pPr>
                  <w:widowControl w:val="0"/>
                  <w:spacing w:before="120" w:after="120"/>
                  <w:jc w:val="center"/>
                </w:pPr>
              </w:pPrChange>
            </w:pPr>
            <w:del w:id="33617" w:author="James Vu" w:date="2024-04-18T23:35:00Z">
              <w:r w:rsidRPr="00167CE0" w:rsidDel="001F08AC">
                <w:rPr>
                  <w:color w:val="000000"/>
                  <w:sz w:val="28"/>
                  <w:szCs w:val="28"/>
                  <w:lang w:val="en-GB"/>
                  <w:rPrChange w:id="33618"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54C75390" w14:textId="23471BEC" w:rsidR="00FC28D6" w:rsidRPr="00167CE0" w:rsidDel="001F08AC" w:rsidRDefault="00FC28D6">
            <w:pPr>
              <w:widowControl w:val="0"/>
              <w:spacing w:before="120" w:after="120"/>
              <w:jc w:val="both"/>
              <w:rPr>
                <w:del w:id="33619" w:author="James Vu" w:date="2024-04-18T23:35:00Z"/>
                <w:color w:val="000000"/>
                <w:sz w:val="28"/>
                <w:szCs w:val="28"/>
                <w:rPrChange w:id="33620" w:author="James Vu" w:date="2024-04-18T22:33:00Z">
                  <w:rPr>
                    <w:del w:id="33621" w:author="James Vu" w:date="2024-04-18T23:35:00Z"/>
                    <w:color w:val="000000"/>
                    <w:sz w:val="26"/>
                    <w:szCs w:val="26"/>
                  </w:rPr>
                </w:rPrChange>
              </w:rPr>
              <w:pPrChange w:id="33622" w:author="James Vu" w:date="2024-04-18T22:33:00Z">
                <w:pPr>
                  <w:widowControl w:val="0"/>
                  <w:spacing w:before="120" w:after="120"/>
                  <w:jc w:val="right"/>
                </w:pPr>
              </w:pPrChange>
            </w:pPr>
            <w:del w:id="33623" w:author="James Vu" w:date="2024-04-18T23:35:00Z">
              <w:r w:rsidRPr="00167CE0" w:rsidDel="001F08AC">
                <w:rPr>
                  <w:color w:val="000000"/>
                  <w:sz w:val="28"/>
                  <w:szCs w:val="28"/>
                  <w:lang w:val="en-GB"/>
                  <w:rPrChange w:id="33624" w:author="James Vu" w:date="2024-04-18T22:33:00Z">
                    <w:rPr>
                      <w:color w:val="000000"/>
                      <w:sz w:val="26"/>
                      <w:szCs w:val="26"/>
                      <w:lang w:val="en-GB"/>
                    </w:rPr>
                  </w:rPrChange>
                </w:rPr>
                <w:delText>100.000.000</w:delText>
              </w:r>
            </w:del>
          </w:p>
        </w:tc>
        <w:tc>
          <w:tcPr>
            <w:tcW w:w="675" w:type="pct"/>
            <w:tcBorders>
              <w:top w:val="nil"/>
              <w:left w:val="nil"/>
              <w:bottom w:val="single" w:sz="4" w:space="0" w:color="auto"/>
              <w:right w:val="single" w:sz="4" w:space="0" w:color="auto"/>
            </w:tcBorders>
            <w:shd w:val="clear" w:color="auto" w:fill="auto"/>
            <w:vAlign w:val="center"/>
            <w:hideMark/>
          </w:tcPr>
          <w:p w14:paraId="7DDDB0A6" w14:textId="785800CF" w:rsidR="00FC28D6" w:rsidRPr="00167CE0" w:rsidDel="001F08AC" w:rsidRDefault="00FC28D6">
            <w:pPr>
              <w:widowControl w:val="0"/>
              <w:spacing w:before="120" w:after="120"/>
              <w:jc w:val="both"/>
              <w:rPr>
                <w:del w:id="33625" w:author="James Vu" w:date="2024-04-18T23:35:00Z"/>
                <w:color w:val="000000"/>
                <w:sz w:val="28"/>
                <w:szCs w:val="28"/>
                <w:rPrChange w:id="33626" w:author="James Vu" w:date="2024-04-18T22:33:00Z">
                  <w:rPr>
                    <w:del w:id="33627" w:author="James Vu" w:date="2024-04-18T23:35:00Z"/>
                    <w:color w:val="000000"/>
                    <w:sz w:val="26"/>
                    <w:szCs w:val="26"/>
                  </w:rPr>
                </w:rPrChange>
              </w:rPr>
              <w:pPrChange w:id="33628" w:author="James Vu" w:date="2024-04-18T22:33:00Z">
                <w:pPr>
                  <w:widowControl w:val="0"/>
                  <w:spacing w:before="120" w:after="120"/>
                  <w:jc w:val="right"/>
                </w:pPr>
              </w:pPrChange>
            </w:pPr>
            <w:del w:id="33629" w:author="James Vu" w:date="2024-04-18T23:35:00Z">
              <w:r w:rsidRPr="00167CE0" w:rsidDel="001F08AC">
                <w:rPr>
                  <w:color w:val="000000"/>
                  <w:sz w:val="28"/>
                  <w:szCs w:val="28"/>
                  <w:rPrChange w:id="33630" w:author="James Vu" w:date="2024-04-18T22:33:00Z">
                    <w:rPr>
                      <w:color w:val="000000"/>
                      <w:sz w:val="26"/>
                      <w:szCs w:val="26"/>
                    </w:rPr>
                  </w:rPrChange>
                </w:rPr>
                <w:delText>100.000.000</w:delText>
              </w:r>
            </w:del>
          </w:p>
        </w:tc>
        <w:tc>
          <w:tcPr>
            <w:tcW w:w="371" w:type="pct"/>
            <w:tcBorders>
              <w:top w:val="nil"/>
              <w:left w:val="nil"/>
              <w:bottom w:val="single" w:sz="4" w:space="0" w:color="auto"/>
              <w:right w:val="single" w:sz="4" w:space="0" w:color="auto"/>
            </w:tcBorders>
            <w:shd w:val="clear" w:color="auto" w:fill="auto"/>
            <w:vAlign w:val="center"/>
            <w:hideMark/>
          </w:tcPr>
          <w:p w14:paraId="3CCEBB61" w14:textId="744CBC10" w:rsidR="00FC28D6" w:rsidRPr="00167CE0" w:rsidDel="001F08AC" w:rsidRDefault="00FC28D6">
            <w:pPr>
              <w:widowControl w:val="0"/>
              <w:spacing w:before="120" w:after="120"/>
              <w:jc w:val="both"/>
              <w:rPr>
                <w:del w:id="33631" w:author="James Vu" w:date="2024-04-18T23:35:00Z"/>
                <w:color w:val="000000"/>
                <w:sz w:val="28"/>
                <w:szCs w:val="28"/>
                <w:rPrChange w:id="33632" w:author="James Vu" w:date="2024-04-18T22:33:00Z">
                  <w:rPr>
                    <w:del w:id="33633" w:author="James Vu" w:date="2024-04-18T23:35:00Z"/>
                    <w:color w:val="000000"/>
                    <w:sz w:val="26"/>
                    <w:szCs w:val="26"/>
                  </w:rPr>
                </w:rPrChange>
              </w:rPr>
              <w:pPrChange w:id="33634" w:author="James Vu" w:date="2024-04-18T22:33:00Z">
                <w:pPr>
                  <w:widowControl w:val="0"/>
                  <w:spacing w:before="120" w:after="120"/>
                  <w:jc w:val="right"/>
                </w:pPr>
              </w:pPrChange>
            </w:pPr>
            <w:del w:id="33635" w:author="James Vu" w:date="2024-04-18T23:35:00Z">
              <w:r w:rsidRPr="00167CE0" w:rsidDel="001F08AC">
                <w:rPr>
                  <w:color w:val="000000"/>
                  <w:sz w:val="28"/>
                  <w:szCs w:val="28"/>
                  <w:rPrChange w:id="33636"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61F74171" w14:textId="73AFB6CE" w:rsidR="00FC28D6" w:rsidRPr="00167CE0" w:rsidDel="001F08AC" w:rsidRDefault="00FC28D6">
            <w:pPr>
              <w:widowControl w:val="0"/>
              <w:spacing w:before="120" w:after="120"/>
              <w:jc w:val="both"/>
              <w:rPr>
                <w:del w:id="33637" w:author="James Vu" w:date="2024-04-18T23:35:00Z"/>
                <w:color w:val="000000"/>
                <w:sz w:val="28"/>
                <w:szCs w:val="28"/>
                <w:rPrChange w:id="33638" w:author="James Vu" w:date="2024-04-18T22:33:00Z">
                  <w:rPr>
                    <w:del w:id="33639" w:author="James Vu" w:date="2024-04-18T23:35:00Z"/>
                    <w:color w:val="000000"/>
                    <w:sz w:val="26"/>
                    <w:szCs w:val="26"/>
                  </w:rPr>
                </w:rPrChange>
              </w:rPr>
              <w:pPrChange w:id="33640" w:author="James Vu" w:date="2024-04-18T22:33:00Z">
                <w:pPr>
                  <w:widowControl w:val="0"/>
                  <w:spacing w:before="120" w:after="120"/>
                  <w:jc w:val="right"/>
                </w:pPr>
              </w:pPrChange>
            </w:pPr>
            <w:del w:id="33641" w:author="James Vu" w:date="2024-04-18T23:35:00Z">
              <w:r w:rsidRPr="00167CE0" w:rsidDel="001F08AC">
                <w:rPr>
                  <w:color w:val="000000"/>
                  <w:sz w:val="28"/>
                  <w:szCs w:val="28"/>
                  <w:lang w:val="en-GB"/>
                  <w:rPrChange w:id="33642" w:author="James Vu" w:date="2024-04-18T22:33:00Z">
                    <w:rPr>
                      <w:color w:val="000000"/>
                      <w:sz w:val="26"/>
                      <w:szCs w:val="26"/>
                      <w:lang w:val="en-GB"/>
                    </w:rPr>
                  </w:rPrChange>
                </w:rPr>
                <w:delText>100.000.000</w:delText>
              </w:r>
            </w:del>
          </w:p>
        </w:tc>
        <w:tc>
          <w:tcPr>
            <w:tcW w:w="327" w:type="pct"/>
            <w:vMerge/>
            <w:tcBorders>
              <w:top w:val="nil"/>
              <w:left w:val="single" w:sz="4" w:space="0" w:color="auto"/>
              <w:bottom w:val="single" w:sz="4" w:space="0" w:color="auto"/>
              <w:right w:val="single" w:sz="4" w:space="0" w:color="auto"/>
            </w:tcBorders>
            <w:vAlign w:val="center"/>
            <w:hideMark/>
          </w:tcPr>
          <w:p w14:paraId="659677A5" w14:textId="3704E570" w:rsidR="00FC28D6" w:rsidRPr="00167CE0" w:rsidDel="001F08AC" w:rsidRDefault="00FC28D6">
            <w:pPr>
              <w:widowControl w:val="0"/>
              <w:spacing w:before="120" w:after="120"/>
              <w:jc w:val="both"/>
              <w:rPr>
                <w:del w:id="33643" w:author="James Vu" w:date="2024-04-18T23:35:00Z"/>
                <w:color w:val="000000"/>
                <w:sz w:val="28"/>
                <w:szCs w:val="28"/>
                <w:rPrChange w:id="33644" w:author="James Vu" w:date="2024-04-18T22:33:00Z">
                  <w:rPr>
                    <w:del w:id="33645" w:author="James Vu" w:date="2024-04-18T23:35:00Z"/>
                    <w:color w:val="000000"/>
                    <w:sz w:val="26"/>
                    <w:szCs w:val="26"/>
                  </w:rPr>
                </w:rPrChange>
              </w:rPr>
              <w:pPrChange w:id="33646" w:author="James Vu" w:date="2024-04-18T22:33:00Z">
                <w:pPr>
                  <w:widowControl w:val="0"/>
                  <w:spacing w:before="120" w:after="120"/>
                </w:pPr>
              </w:pPrChange>
            </w:pPr>
          </w:p>
        </w:tc>
      </w:tr>
      <w:tr w:rsidR="00A079F8" w:rsidRPr="00167CE0" w:rsidDel="001F08AC" w14:paraId="6CDC020C" w14:textId="07CF84FF" w:rsidTr="006E6FBA">
        <w:trPr>
          <w:trHeight w:val="672"/>
          <w:del w:id="33647"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326FE8FA" w14:textId="0361502C" w:rsidR="00FC28D6" w:rsidRPr="00167CE0" w:rsidDel="001F08AC" w:rsidRDefault="00FC28D6">
            <w:pPr>
              <w:widowControl w:val="0"/>
              <w:spacing w:before="120" w:after="120"/>
              <w:jc w:val="both"/>
              <w:rPr>
                <w:del w:id="33648" w:author="James Vu" w:date="2024-04-18T23:35:00Z"/>
                <w:color w:val="000000"/>
                <w:sz w:val="28"/>
                <w:szCs w:val="28"/>
                <w:rPrChange w:id="33649" w:author="James Vu" w:date="2024-04-18T22:33:00Z">
                  <w:rPr>
                    <w:del w:id="33650" w:author="James Vu" w:date="2024-04-18T23:35:00Z"/>
                    <w:color w:val="000000"/>
                    <w:sz w:val="26"/>
                    <w:szCs w:val="26"/>
                  </w:rPr>
                </w:rPrChange>
              </w:rPr>
              <w:pPrChange w:id="33651"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0A49991D" w14:textId="474D4CED" w:rsidR="00FC28D6" w:rsidRPr="00167CE0" w:rsidDel="001F08AC" w:rsidRDefault="00FC28D6">
            <w:pPr>
              <w:widowControl w:val="0"/>
              <w:spacing w:before="120" w:after="120"/>
              <w:jc w:val="both"/>
              <w:rPr>
                <w:del w:id="33652" w:author="James Vu" w:date="2024-04-18T23:35:00Z"/>
                <w:color w:val="000000"/>
                <w:sz w:val="28"/>
                <w:szCs w:val="28"/>
                <w:rPrChange w:id="33653" w:author="James Vu" w:date="2024-04-18T22:33:00Z">
                  <w:rPr>
                    <w:del w:id="33654" w:author="James Vu" w:date="2024-04-18T23:35:00Z"/>
                    <w:color w:val="000000"/>
                    <w:sz w:val="26"/>
                    <w:szCs w:val="26"/>
                  </w:rPr>
                </w:rPrChange>
              </w:rPr>
              <w:pPrChange w:id="33655"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44839C4A" w14:textId="67C53BBB" w:rsidR="00FC28D6" w:rsidRPr="00167CE0" w:rsidDel="001F08AC" w:rsidRDefault="00FC28D6">
            <w:pPr>
              <w:widowControl w:val="0"/>
              <w:spacing w:before="120" w:after="120"/>
              <w:jc w:val="both"/>
              <w:rPr>
                <w:del w:id="33656" w:author="James Vu" w:date="2024-04-18T23:35:00Z"/>
                <w:color w:val="000000"/>
                <w:sz w:val="28"/>
                <w:szCs w:val="28"/>
                <w:rPrChange w:id="33657" w:author="James Vu" w:date="2024-04-18T22:33:00Z">
                  <w:rPr>
                    <w:del w:id="33658" w:author="James Vu" w:date="2024-04-18T23:35:00Z"/>
                    <w:color w:val="000000"/>
                    <w:sz w:val="26"/>
                    <w:szCs w:val="26"/>
                  </w:rPr>
                </w:rPrChange>
              </w:rPr>
              <w:pPrChange w:id="33659" w:author="James Vu" w:date="2024-04-18T22:33:00Z">
                <w:pPr>
                  <w:widowControl w:val="0"/>
                  <w:spacing w:before="120" w:after="120"/>
                </w:pPr>
              </w:pPrChange>
            </w:pPr>
            <w:del w:id="33660" w:author="James Vu" w:date="2024-04-18T23:35:00Z">
              <w:r w:rsidRPr="00167CE0" w:rsidDel="001F08AC">
                <w:rPr>
                  <w:color w:val="000000"/>
                  <w:sz w:val="28"/>
                  <w:szCs w:val="28"/>
                  <w:rPrChange w:id="33661" w:author="James Vu" w:date="2024-04-18T22:33:00Z">
                    <w:rPr>
                      <w:color w:val="000000"/>
                      <w:sz w:val="26"/>
                      <w:szCs w:val="26"/>
                    </w:rPr>
                  </w:rPrChange>
                </w:rPr>
                <w:delText>- Quản lý tin tức trên cổng thông tin;</w:delText>
              </w:r>
            </w:del>
          </w:p>
        </w:tc>
        <w:tc>
          <w:tcPr>
            <w:tcW w:w="482" w:type="pct"/>
            <w:tcBorders>
              <w:top w:val="nil"/>
              <w:left w:val="nil"/>
              <w:bottom w:val="single" w:sz="4" w:space="0" w:color="auto"/>
              <w:right w:val="single" w:sz="4" w:space="0" w:color="auto"/>
            </w:tcBorders>
            <w:shd w:val="clear" w:color="auto" w:fill="auto"/>
            <w:vAlign w:val="center"/>
            <w:hideMark/>
          </w:tcPr>
          <w:p w14:paraId="080FA9EA" w14:textId="2A281E52" w:rsidR="00FC28D6" w:rsidRPr="00167CE0" w:rsidDel="001F08AC" w:rsidRDefault="00FC28D6">
            <w:pPr>
              <w:widowControl w:val="0"/>
              <w:spacing w:before="120" w:after="120"/>
              <w:jc w:val="both"/>
              <w:rPr>
                <w:del w:id="33662" w:author="James Vu" w:date="2024-04-18T23:35:00Z"/>
                <w:color w:val="000000"/>
                <w:sz w:val="28"/>
                <w:szCs w:val="28"/>
                <w:rPrChange w:id="33663" w:author="James Vu" w:date="2024-04-18T22:33:00Z">
                  <w:rPr>
                    <w:del w:id="33664" w:author="James Vu" w:date="2024-04-18T23:35:00Z"/>
                    <w:color w:val="000000"/>
                    <w:sz w:val="26"/>
                    <w:szCs w:val="26"/>
                  </w:rPr>
                </w:rPrChange>
              </w:rPr>
              <w:pPrChange w:id="33665" w:author="James Vu" w:date="2024-04-18T22:33:00Z">
                <w:pPr>
                  <w:widowControl w:val="0"/>
                  <w:spacing w:before="120" w:after="120"/>
                  <w:jc w:val="center"/>
                </w:pPr>
              </w:pPrChange>
            </w:pPr>
            <w:del w:id="33666" w:author="James Vu" w:date="2024-04-18T23:35:00Z">
              <w:r w:rsidRPr="00167CE0" w:rsidDel="001F08AC">
                <w:rPr>
                  <w:color w:val="000000"/>
                  <w:sz w:val="28"/>
                  <w:szCs w:val="28"/>
                  <w:lang w:val="en-GB"/>
                  <w:rPrChange w:id="33667"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5BF6201E" w14:textId="46918902" w:rsidR="00FC28D6" w:rsidRPr="00167CE0" w:rsidDel="001F08AC" w:rsidRDefault="00FC28D6">
            <w:pPr>
              <w:widowControl w:val="0"/>
              <w:spacing w:before="120" w:after="120"/>
              <w:jc w:val="both"/>
              <w:rPr>
                <w:del w:id="33668" w:author="James Vu" w:date="2024-04-18T23:35:00Z"/>
                <w:color w:val="000000"/>
                <w:sz w:val="28"/>
                <w:szCs w:val="28"/>
                <w:rPrChange w:id="33669" w:author="James Vu" w:date="2024-04-18T22:33:00Z">
                  <w:rPr>
                    <w:del w:id="33670" w:author="James Vu" w:date="2024-04-18T23:35:00Z"/>
                    <w:color w:val="000000"/>
                    <w:sz w:val="26"/>
                    <w:szCs w:val="26"/>
                  </w:rPr>
                </w:rPrChange>
              </w:rPr>
              <w:pPrChange w:id="33671" w:author="James Vu" w:date="2024-04-18T22:33:00Z">
                <w:pPr>
                  <w:widowControl w:val="0"/>
                  <w:spacing w:before="120" w:after="120"/>
                  <w:jc w:val="center"/>
                </w:pPr>
              </w:pPrChange>
            </w:pPr>
            <w:del w:id="33672" w:author="James Vu" w:date="2024-04-18T23:35:00Z">
              <w:r w:rsidRPr="00167CE0" w:rsidDel="001F08AC">
                <w:rPr>
                  <w:color w:val="000000"/>
                  <w:sz w:val="28"/>
                  <w:szCs w:val="28"/>
                  <w:lang w:val="en-GB"/>
                  <w:rPrChange w:id="33673"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0C3AFBE3" w14:textId="72E2F7C3" w:rsidR="00FC28D6" w:rsidRPr="00167CE0" w:rsidDel="001F08AC" w:rsidRDefault="00FC28D6">
            <w:pPr>
              <w:widowControl w:val="0"/>
              <w:spacing w:before="120" w:after="120"/>
              <w:jc w:val="both"/>
              <w:rPr>
                <w:del w:id="33674" w:author="James Vu" w:date="2024-04-18T23:35:00Z"/>
                <w:color w:val="000000"/>
                <w:sz w:val="28"/>
                <w:szCs w:val="28"/>
                <w:rPrChange w:id="33675" w:author="James Vu" w:date="2024-04-18T22:33:00Z">
                  <w:rPr>
                    <w:del w:id="33676" w:author="James Vu" w:date="2024-04-18T23:35:00Z"/>
                    <w:color w:val="000000"/>
                    <w:sz w:val="26"/>
                    <w:szCs w:val="26"/>
                  </w:rPr>
                </w:rPrChange>
              </w:rPr>
              <w:pPrChange w:id="33677" w:author="James Vu" w:date="2024-04-18T22:33:00Z">
                <w:pPr>
                  <w:widowControl w:val="0"/>
                  <w:spacing w:before="120" w:after="120"/>
                  <w:jc w:val="right"/>
                </w:pPr>
              </w:pPrChange>
            </w:pPr>
            <w:del w:id="33678" w:author="James Vu" w:date="2024-04-18T23:35:00Z">
              <w:r w:rsidRPr="00167CE0" w:rsidDel="001F08AC">
                <w:rPr>
                  <w:color w:val="000000"/>
                  <w:sz w:val="28"/>
                  <w:szCs w:val="28"/>
                  <w:lang w:val="en-GB"/>
                  <w:rPrChange w:id="33679" w:author="James Vu" w:date="2024-04-18T22:33:00Z">
                    <w:rPr>
                      <w:color w:val="000000"/>
                      <w:sz w:val="26"/>
                      <w:szCs w:val="26"/>
                      <w:lang w:val="en-GB"/>
                    </w:rPr>
                  </w:rPrChange>
                </w:rPr>
                <w:delText>50.000.000</w:delText>
              </w:r>
            </w:del>
          </w:p>
        </w:tc>
        <w:tc>
          <w:tcPr>
            <w:tcW w:w="675" w:type="pct"/>
            <w:tcBorders>
              <w:top w:val="nil"/>
              <w:left w:val="nil"/>
              <w:bottom w:val="single" w:sz="4" w:space="0" w:color="auto"/>
              <w:right w:val="single" w:sz="4" w:space="0" w:color="auto"/>
            </w:tcBorders>
            <w:shd w:val="clear" w:color="auto" w:fill="auto"/>
            <w:vAlign w:val="center"/>
            <w:hideMark/>
          </w:tcPr>
          <w:p w14:paraId="4DDDF6E6" w14:textId="47650A0B" w:rsidR="00FC28D6" w:rsidRPr="00167CE0" w:rsidDel="001F08AC" w:rsidRDefault="00FC28D6">
            <w:pPr>
              <w:widowControl w:val="0"/>
              <w:spacing w:before="120" w:after="120"/>
              <w:jc w:val="both"/>
              <w:rPr>
                <w:del w:id="33680" w:author="James Vu" w:date="2024-04-18T23:35:00Z"/>
                <w:color w:val="000000"/>
                <w:sz w:val="28"/>
                <w:szCs w:val="28"/>
                <w:rPrChange w:id="33681" w:author="James Vu" w:date="2024-04-18T22:33:00Z">
                  <w:rPr>
                    <w:del w:id="33682" w:author="James Vu" w:date="2024-04-18T23:35:00Z"/>
                    <w:color w:val="000000"/>
                    <w:sz w:val="26"/>
                    <w:szCs w:val="26"/>
                  </w:rPr>
                </w:rPrChange>
              </w:rPr>
              <w:pPrChange w:id="33683" w:author="James Vu" w:date="2024-04-18T22:33:00Z">
                <w:pPr>
                  <w:widowControl w:val="0"/>
                  <w:spacing w:before="120" w:after="120"/>
                  <w:jc w:val="right"/>
                </w:pPr>
              </w:pPrChange>
            </w:pPr>
            <w:del w:id="33684" w:author="James Vu" w:date="2024-04-18T23:35:00Z">
              <w:r w:rsidRPr="00167CE0" w:rsidDel="001F08AC">
                <w:rPr>
                  <w:color w:val="000000"/>
                  <w:sz w:val="28"/>
                  <w:szCs w:val="28"/>
                  <w:rPrChange w:id="33685" w:author="James Vu" w:date="2024-04-18T22:33:00Z">
                    <w:rPr>
                      <w:color w:val="000000"/>
                      <w:sz w:val="26"/>
                      <w:szCs w:val="26"/>
                    </w:rPr>
                  </w:rPrChange>
                </w:rPr>
                <w:delText>50.000.000</w:delText>
              </w:r>
            </w:del>
          </w:p>
        </w:tc>
        <w:tc>
          <w:tcPr>
            <w:tcW w:w="371" w:type="pct"/>
            <w:tcBorders>
              <w:top w:val="nil"/>
              <w:left w:val="nil"/>
              <w:bottom w:val="single" w:sz="4" w:space="0" w:color="auto"/>
              <w:right w:val="single" w:sz="4" w:space="0" w:color="auto"/>
            </w:tcBorders>
            <w:shd w:val="clear" w:color="auto" w:fill="auto"/>
            <w:vAlign w:val="center"/>
            <w:hideMark/>
          </w:tcPr>
          <w:p w14:paraId="5755C1AD" w14:textId="30DCD91E" w:rsidR="00FC28D6" w:rsidRPr="00167CE0" w:rsidDel="001F08AC" w:rsidRDefault="00FC28D6">
            <w:pPr>
              <w:widowControl w:val="0"/>
              <w:spacing w:before="120" w:after="120"/>
              <w:jc w:val="both"/>
              <w:rPr>
                <w:del w:id="33686" w:author="James Vu" w:date="2024-04-18T23:35:00Z"/>
                <w:color w:val="000000"/>
                <w:sz w:val="28"/>
                <w:szCs w:val="28"/>
                <w:rPrChange w:id="33687" w:author="James Vu" w:date="2024-04-18T22:33:00Z">
                  <w:rPr>
                    <w:del w:id="33688" w:author="James Vu" w:date="2024-04-18T23:35:00Z"/>
                    <w:color w:val="000000"/>
                    <w:sz w:val="26"/>
                    <w:szCs w:val="26"/>
                  </w:rPr>
                </w:rPrChange>
              </w:rPr>
              <w:pPrChange w:id="33689" w:author="James Vu" w:date="2024-04-18T22:33:00Z">
                <w:pPr>
                  <w:widowControl w:val="0"/>
                  <w:spacing w:before="120" w:after="120"/>
                  <w:jc w:val="right"/>
                </w:pPr>
              </w:pPrChange>
            </w:pPr>
            <w:del w:id="33690" w:author="James Vu" w:date="2024-04-18T23:35:00Z">
              <w:r w:rsidRPr="00167CE0" w:rsidDel="001F08AC">
                <w:rPr>
                  <w:color w:val="000000"/>
                  <w:sz w:val="28"/>
                  <w:szCs w:val="28"/>
                  <w:rPrChange w:id="33691"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0FF3E7D0" w14:textId="514A3E0D" w:rsidR="00FC28D6" w:rsidRPr="00167CE0" w:rsidDel="001F08AC" w:rsidRDefault="00FC28D6">
            <w:pPr>
              <w:widowControl w:val="0"/>
              <w:spacing w:before="120" w:after="120"/>
              <w:jc w:val="both"/>
              <w:rPr>
                <w:del w:id="33692" w:author="James Vu" w:date="2024-04-18T23:35:00Z"/>
                <w:color w:val="000000"/>
                <w:sz w:val="28"/>
                <w:szCs w:val="28"/>
                <w:rPrChange w:id="33693" w:author="James Vu" w:date="2024-04-18T22:33:00Z">
                  <w:rPr>
                    <w:del w:id="33694" w:author="James Vu" w:date="2024-04-18T23:35:00Z"/>
                    <w:color w:val="000000"/>
                    <w:sz w:val="26"/>
                    <w:szCs w:val="26"/>
                  </w:rPr>
                </w:rPrChange>
              </w:rPr>
              <w:pPrChange w:id="33695" w:author="James Vu" w:date="2024-04-18T22:33:00Z">
                <w:pPr>
                  <w:widowControl w:val="0"/>
                  <w:spacing w:before="120" w:after="120"/>
                  <w:jc w:val="right"/>
                </w:pPr>
              </w:pPrChange>
            </w:pPr>
            <w:del w:id="33696" w:author="James Vu" w:date="2024-04-18T23:35:00Z">
              <w:r w:rsidRPr="00167CE0" w:rsidDel="001F08AC">
                <w:rPr>
                  <w:color w:val="000000"/>
                  <w:sz w:val="28"/>
                  <w:szCs w:val="28"/>
                  <w:lang w:val="en-GB"/>
                  <w:rPrChange w:id="33697" w:author="James Vu" w:date="2024-04-18T22:33:00Z">
                    <w:rPr>
                      <w:color w:val="000000"/>
                      <w:sz w:val="26"/>
                      <w:szCs w:val="26"/>
                      <w:lang w:val="en-GB"/>
                    </w:rPr>
                  </w:rPrChange>
                </w:rPr>
                <w:delText>50.000.000</w:delText>
              </w:r>
            </w:del>
          </w:p>
        </w:tc>
        <w:tc>
          <w:tcPr>
            <w:tcW w:w="327" w:type="pct"/>
            <w:vMerge/>
            <w:tcBorders>
              <w:top w:val="nil"/>
              <w:left w:val="single" w:sz="4" w:space="0" w:color="auto"/>
              <w:bottom w:val="single" w:sz="4" w:space="0" w:color="auto"/>
              <w:right w:val="single" w:sz="4" w:space="0" w:color="auto"/>
            </w:tcBorders>
            <w:vAlign w:val="center"/>
            <w:hideMark/>
          </w:tcPr>
          <w:p w14:paraId="1B10C180" w14:textId="283B58EF" w:rsidR="00FC28D6" w:rsidRPr="00167CE0" w:rsidDel="001F08AC" w:rsidRDefault="00FC28D6">
            <w:pPr>
              <w:widowControl w:val="0"/>
              <w:spacing w:before="120" w:after="120"/>
              <w:jc w:val="both"/>
              <w:rPr>
                <w:del w:id="33698" w:author="James Vu" w:date="2024-04-18T23:35:00Z"/>
                <w:color w:val="000000"/>
                <w:sz w:val="28"/>
                <w:szCs w:val="28"/>
                <w:rPrChange w:id="33699" w:author="James Vu" w:date="2024-04-18T22:33:00Z">
                  <w:rPr>
                    <w:del w:id="33700" w:author="James Vu" w:date="2024-04-18T23:35:00Z"/>
                    <w:color w:val="000000"/>
                    <w:sz w:val="26"/>
                    <w:szCs w:val="26"/>
                  </w:rPr>
                </w:rPrChange>
              </w:rPr>
              <w:pPrChange w:id="33701" w:author="James Vu" w:date="2024-04-18T22:33:00Z">
                <w:pPr>
                  <w:widowControl w:val="0"/>
                  <w:spacing w:before="120" w:after="120"/>
                </w:pPr>
              </w:pPrChange>
            </w:pPr>
          </w:p>
        </w:tc>
      </w:tr>
      <w:tr w:rsidR="00A079F8" w:rsidRPr="00167CE0" w:rsidDel="001F08AC" w14:paraId="4B22D5CD" w14:textId="7419ABCD" w:rsidTr="006E6FBA">
        <w:trPr>
          <w:trHeight w:val="1008"/>
          <w:del w:id="33702"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4F476930" w14:textId="3F2DD8A5" w:rsidR="00FC28D6" w:rsidRPr="00167CE0" w:rsidDel="001F08AC" w:rsidRDefault="00FC28D6">
            <w:pPr>
              <w:widowControl w:val="0"/>
              <w:spacing w:before="120" w:after="120"/>
              <w:jc w:val="both"/>
              <w:rPr>
                <w:del w:id="33703" w:author="James Vu" w:date="2024-04-18T23:35:00Z"/>
                <w:color w:val="000000"/>
                <w:sz w:val="28"/>
                <w:szCs w:val="28"/>
                <w:rPrChange w:id="33704" w:author="James Vu" w:date="2024-04-18T22:33:00Z">
                  <w:rPr>
                    <w:del w:id="33705" w:author="James Vu" w:date="2024-04-18T23:35:00Z"/>
                    <w:color w:val="000000"/>
                    <w:sz w:val="26"/>
                    <w:szCs w:val="26"/>
                  </w:rPr>
                </w:rPrChange>
              </w:rPr>
              <w:pPrChange w:id="33706"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019B46C2" w14:textId="5CDCF9A5" w:rsidR="00FC28D6" w:rsidRPr="00167CE0" w:rsidDel="001F08AC" w:rsidRDefault="00FC28D6">
            <w:pPr>
              <w:widowControl w:val="0"/>
              <w:spacing w:before="120" w:after="120"/>
              <w:jc w:val="both"/>
              <w:rPr>
                <w:del w:id="33707" w:author="James Vu" w:date="2024-04-18T23:35:00Z"/>
                <w:color w:val="000000"/>
                <w:sz w:val="28"/>
                <w:szCs w:val="28"/>
                <w:rPrChange w:id="33708" w:author="James Vu" w:date="2024-04-18T22:33:00Z">
                  <w:rPr>
                    <w:del w:id="33709" w:author="James Vu" w:date="2024-04-18T23:35:00Z"/>
                    <w:color w:val="000000"/>
                    <w:sz w:val="26"/>
                    <w:szCs w:val="26"/>
                  </w:rPr>
                </w:rPrChange>
              </w:rPr>
              <w:pPrChange w:id="33710"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3CF63EAB" w14:textId="64BD5B5D" w:rsidR="00FC28D6" w:rsidRPr="00167CE0" w:rsidDel="001F08AC" w:rsidRDefault="00FC28D6">
            <w:pPr>
              <w:widowControl w:val="0"/>
              <w:spacing w:before="120" w:after="120"/>
              <w:jc w:val="both"/>
              <w:rPr>
                <w:del w:id="33711" w:author="James Vu" w:date="2024-04-18T23:35:00Z"/>
                <w:color w:val="000000"/>
                <w:sz w:val="28"/>
                <w:szCs w:val="28"/>
                <w:rPrChange w:id="33712" w:author="James Vu" w:date="2024-04-18T22:33:00Z">
                  <w:rPr>
                    <w:del w:id="33713" w:author="James Vu" w:date="2024-04-18T23:35:00Z"/>
                    <w:color w:val="000000"/>
                    <w:sz w:val="26"/>
                    <w:szCs w:val="26"/>
                  </w:rPr>
                </w:rPrChange>
              </w:rPr>
              <w:pPrChange w:id="33714" w:author="James Vu" w:date="2024-04-18T22:33:00Z">
                <w:pPr>
                  <w:widowControl w:val="0"/>
                  <w:spacing w:before="120" w:after="120"/>
                </w:pPr>
              </w:pPrChange>
            </w:pPr>
            <w:del w:id="33715" w:author="James Vu" w:date="2024-04-18T23:35:00Z">
              <w:r w:rsidRPr="00167CE0" w:rsidDel="001F08AC">
                <w:rPr>
                  <w:color w:val="000000"/>
                  <w:sz w:val="28"/>
                  <w:szCs w:val="28"/>
                  <w:rPrChange w:id="33716" w:author="James Vu" w:date="2024-04-18T22:33:00Z">
                    <w:rPr>
                      <w:color w:val="000000"/>
                      <w:sz w:val="26"/>
                      <w:szCs w:val="26"/>
                    </w:rPr>
                  </w:rPrChange>
                </w:rPr>
                <w:delText>- Tra cứu thông tin dữ liệu lĩnh vực nông nghiệp;</w:delText>
              </w:r>
            </w:del>
          </w:p>
        </w:tc>
        <w:tc>
          <w:tcPr>
            <w:tcW w:w="482" w:type="pct"/>
            <w:tcBorders>
              <w:top w:val="nil"/>
              <w:left w:val="nil"/>
              <w:bottom w:val="single" w:sz="4" w:space="0" w:color="auto"/>
              <w:right w:val="single" w:sz="4" w:space="0" w:color="auto"/>
            </w:tcBorders>
            <w:shd w:val="clear" w:color="auto" w:fill="auto"/>
            <w:vAlign w:val="center"/>
            <w:hideMark/>
          </w:tcPr>
          <w:p w14:paraId="4DCEF6D2" w14:textId="397CCDAF" w:rsidR="00FC28D6" w:rsidRPr="00167CE0" w:rsidDel="001F08AC" w:rsidRDefault="00FC28D6">
            <w:pPr>
              <w:widowControl w:val="0"/>
              <w:spacing w:before="120" w:after="120"/>
              <w:jc w:val="both"/>
              <w:rPr>
                <w:del w:id="33717" w:author="James Vu" w:date="2024-04-18T23:35:00Z"/>
                <w:color w:val="000000"/>
                <w:sz w:val="28"/>
                <w:szCs w:val="28"/>
                <w:rPrChange w:id="33718" w:author="James Vu" w:date="2024-04-18T22:33:00Z">
                  <w:rPr>
                    <w:del w:id="33719" w:author="James Vu" w:date="2024-04-18T23:35:00Z"/>
                    <w:color w:val="000000"/>
                    <w:sz w:val="26"/>
                    <w:szCs w:val="26"/>
                  </w:rPr>
                </w:rPrChange>
              </w:rPr>
              <w:pPrChange w:id="33720" w:author="James Vu" w:date="2024-04-18T22:33:00Z">
                <w:pPr>
                  <w:widowControl w:val="0"/>
                  <w:spacing w:before="120" w:after="120"/>
                  <w:jc w:val="center"/>
                </w:pPr>
              </w:pPrChange>
            </w:pPr>
            <w:del w:id="33721" w:author="James Vu" w:date="2024-04-18T23:35:00Z">
              <w:r w:rsidRPr="00167CE0" w:rsidDel="001F08AC">
                <w:rPr>
                  <w:color w:val="000000"/>
                  <w:sz w:val="28"/>
                  <w:szCs w:val="28"/>
                  <w:lang w:val="en-GB"/>
                  <w:rPrChange w:id="33722"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17DFAD49" w14:textId="7C460965" w:rsidR="00FC28D6" w:rsidRPr="00167CE0" w:rsidDel="001F08AC" w:rsidRDefault="00FC28D6">
            <w:pPr>
              <w:widowControl w:val="0"/>
              <w:spacing w:before="120" w:after="120"/>
              <w:jc w:val="both"/>
              <w:rPr>
                <w:del w:id="33723" w:author="James Vu" w:date="2024-04-18T23:35:00Z"/>
                <w:color w:val="000000"/>
                <w:sz w:val="28"/>
                <w:szCs w:val="28"/>
                <w:rPrChange w:id="33724" w:author="James Vu" w:date="2024-04-18T22:33:00Z">
                  <w:rPr>
                    <w:del w:id="33725" w:author="James Vu" w:date="2024-04-18T23:35:00Z"/>
                    <w:color w:val="000000"/>
                    <w:sz w:val="26"/>
                    <w:szCs w:val="26"/>
                  </w:rPr>
                </w:rPrChange>
              </w:rPr>
              <w:pPrChange w:id="33726" w:author="James Vu" w:date="2024-04-18T22:33:00Z">
                <w:pPr>
                  <w:widowControl w:val="0"/>
                  <w:spacing w:before="120" w:after="120"/>
                  <w:jc w:val="center"/>
                </w:pPr>
              </w:pPrChange>
            </w:pPr>
            <w:del w:id="33727" w:author="James Vu" w:date="2024-04-18T23:35:00Z">
              <w:r w:rsidRPr="00167CE0" w:rsidDel="001F08AC">
                <w:rPr>
                  <w:color w:val="000000"/>
                  <w:sz w:val="28"/>
                  <w:szCs w:val="28"/>
                  <w:lang w:val="en-GB"/>
                  <w:rPrChange w:id="33728"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7B077892" w14:textId="1FB6B222" w:rsidR="00FC28D6" w:rsidRPr="00167CE0" w:rsidDel="001F08AC" w:rsidRDefault="00FC28D6">
            <w:pPr>
              <w:widowControl w:val="0"/>
              <w:spacing w:before="120" w:after="120"/>
              <w:jc w:val="both"/>
              <w:rPr>
                <w:del w:id="33729" w:author="James Vu" w:date="2024-04-18T23:35:00Z"/>
                <w:color w:val="000000"/>
                <w:sz w:val="28"/>
                <w:szCs w:val="28"/>
                <w:rPrChange w:id="33730" w:author="James Vu" w:date="2024-04-18T22:33:00Z">
                  <w:rPr>
                    <w:del w:id="33731" w:author="James Vu" w:date="2024-04-18T23:35:00Z"/>
                    <w:color w:val="000000"/>
                    <w:sz w:val="26"/>
                    <w:szCs w:val="26"/>
                  </w:rPr>
                </w:rPrChange>
              </w:rPr>
              <w:pPrChange w:id="33732" w:author="James Vu" w:date="2024-04-18T22:33:00Z">
                <w:pPr>
                  <w:widowControl w:val="0"/>
                  <w:spacing w:before="120" w:after="120"/>
                  <w:jc w:val="right"/>
                </w:pPr>
              </w:pPrChange>
            </w:pPr>
            <w:del w:id="33733" w:author="James Vu" w:date="2024-04-18T23:35:00Z">
              <w:r w:rsidRPr="00167CE0" w:rsidDel="001F08AC">
                <w:rPr>
                  <w:color w:val="000000"/>
                  <w:sz w:val="28"/>
                  <w:szCs w:val="28"/>
                  <w:lang w:val="en-GB"/>
                  <w:rPrChange w:id="33734" w:author="James Vu" w:date="2024-04-18T22:33:00Z">
                    <w:rPr>
                      <w:color w:val="000000"/>
                      <w:sz w:val="26"/>
                      <w:szCs w:val="26"/>
                      <w:lang w:val="en-GB"/>
                    </w:rPr>
                  </w:rPrChange>
                </w:rPr>
                <w:delText>400.000.000</w:delText>
              </w:r>
            </w:del>
          </w:p>
        </w:tc>
        <w:tc>
          <w:tcPr>
            <w:tcW w:w="675" w:type="pct"/>
            <w:tcBorders>
              <w:top w:val="nil"/>
              <w:left w:val="nil"/>
              <w:bottom w:val="single" w:sz="4" w:space="0" w:color="auto"/>
              <w:right w:val="single" w:sz="4" w:space="0" w:color="auto"/>
            </w:tcBorders>
            <w:shd w:val="clear" w:color="auto" w:fill="auto"/>
            <w:vAlign w:val="center"/>
            <w:hideMark/>
          </w:tcPr>
          <w:p w14:paraId="68A97BF0" w14:textId="2DB1D462" w:rsidR="00FC28D6" w:rsidRPr="00167CE0" w:rsidDel="001F08AC" w:rsidRDefault="00FC28D6">
            <w:pPr>
              <w:widowControl w:val="0"/>
              <w:spacing w:before="120" w:after="120"/>
              <w:jc w:val="both"/>
              <w:rPr>
                <w:del w:id="33735" w:author="James Vu" w:date="2024-04-18T23:35:00Z"/>
                <w:color w:val="000000"/>
                <w:sz w:val="28"/>
                <w:szCs w:val="28"/>
                <w:rPrChange w:id="33736" w:author="James Vu" w:date="2024-04-18T22:33:00Z">
                  <w:rPr>
                    <w:del w:id="33737" w:author="James Vu" w:date="2024-04-18T23:35:00Z"/>
                    <w:color w:val="000000"/>
                    <w:sz w:val="26"/>
                    <w:szCs w:val="26"/>
                  </w:rPr>
                </w:rPrChange>
              </w:rPr>
              <w:pPrChange w:id="33738" w:author="James Vu" w:date="2024-04-18T22:33:00Z">
                <w:pPr>
                  <w:widowControl w:val="0"/>
                  <w:spacing w:before="120" w:after="120"/>
                  <w:jc w:val="right"/>
                </w:pPr>
              </w:pPrChange>
            </w:pPr>
            <w:del w:id="33739" w:author="James Vu" w:date="2024-04-18T23:35:00Z">
              <w:r w:rsidRPr="00167CE0" w:rsidDel="001F08AC">
                <w:rPr>
                  <w:color w:val="000000"/>
                  <w:sz w:val="28"/>
                  <w:szCs w:val="28"/>
                  <w:rPrChange w:id="33740" w:author="James Vu" w:date="2024-04-18T22:33:00Z">
                    <w:rPr>
                      <w:color w:val="000000"/>
                      <w:sz w:val="26"/>
                      <w:szCs w:val="26"/>
                    </w:rPr>
                  </w:rPrChange>
                </w:rPr>
                <w:delText>400.000.000</w:delText>
              </w:r>
            </w:del>
          </w:p>
        </w:tc>
        <w:tc>
          <w:tcPr>
            <w:tcW w:w="371" w:type="pct"/>
            <w:tcBorders>
              <w:top w:val="nil"/>
              <w:left w:val="nil"/>
              <w:bottom w:val="single" w:sz="4" w:space="0" w:color="auto"/>
              <w:right w:val="single" w:sz="4" w:space="0" w:color="auto"/>
            </w:tcBorders>
            <w:shd w:val="clear" w:color="auto" w:fill="auto"/>
            <w:vAlign w:val="center"/>
            <w:hideMark/>
          </w:tcPr>
          <w:p w14:paraId="49048C9D" w14:textId="5EA6B018" w:rsidR="00FC28D6" w:rsidRPr="00167CE0" w:rsidDel="001F08AC" w:rsidRDefault="00FC28D6">
            <w:pPr>
              <w:widowControl w:val="0"/>
              <w:spacing w:before="120" w:after="120"/>
              <w:jc w:val="both"/>
              <w:rPr>
                <w:del w:id="33741" w:author="James Vu" w:date="2024-04-18T23:35:00Z"/>
                <w:color w:val="000000"/>
                <w:sz w:val="28"/>
                <w:szCs w:val="28"/>
                <w:rPrChange w:id="33742" w:author="James Vu" w:date="2024-04-18T22:33:00Z">
                  <w:rPr>
                    <w:del w:id="33743" w:author="James Vu" w:date="2024-04-18T23:35:00Z"/>
                    <w:color w:val="000000"/>
                    <w:sz w:val="26"/>
                    <w:szCs w:val="26"/>
                  </w:rPr>
                </w:rPrChange>
              </w:rPr>
              <w:pPrChange w:id="33744" w:author="James Vu" w:date="2024-04-18T22:33:00Z">
                <w:pPr>
                  <w:widowControl w:val="0"/>
                  <w:spacing w:before="120" w:after="120"/>
                  <w:jc w:val="right"/>
                </w:pPr>
              </w:pPrChange>
            </w:pPr>
            <w:del w:id="33745" w:author="James Vu" w:date="2024-04-18T23:35:00Z">
              <w:r w:rsidRPr="00167CE0" w:rsidDel="001F08AC">
                <w:rPr>
                  <w:color w:val="000000"/>
                  <w:sz w:val="28"/>
                  <w:szCs w:val="28"/>
                  <w:rPrChange w:id="33746"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4E93487D" w14:textId="152213BB" w:rsidR="00FC28D6" w:rsidRPr="00167CE0" w:rsidDel="001F08AC" w:rsidRDefault="00FC28D6">
            <w:pPr>
              <w:widowControl w:val="0"/>
              <w:spacing w:before="120" w:after="120"/>
              <w:jc w:val="both"/>
              <w:rPr>
                <w:del w:id="33747" w:author="James Vu" w:date="2024-04-18T23:35:00Z"/>
                <w:color w:val="000000"/>
                <w:sz w:val="28"/>
                <w:szCs w:val="28"/>
                <w:rPrChange w:id="33748" w:author="James Vu" w:date="2024-04-18T22:33:00Z">
                  <w:rPr>
                    <w:del w:id="33749" w:author="James Vu" w:date="2024-04-18T23:35:00Z"/>
                    <w:color w:val="000000"/>
                    <w:sz w:val="26"/>
                    <w:szCs w:val="26"/>
                  </w:rPr>
                </w:rPrChange>
              </w:rPr>
              <w:pPrChange w:id="33750" w:author="James Vu" w:date="2024-04-18T22:33:00Z">
                <w:pPr>
                  <w:widowControl w:val="0"/>
                  <w:spacing w:before="120" w:after="120"/>
                  <w:jc w:val="right"/>
                </w:pPr>
              </w:pPrChange>
            </w:pPr>
            <w:del w:id="33751" w:author="James Vu" w:date="2024-04-18T23:35:00Z">
              <w:r w:rsidRPr="00167CE0" w:rsidDel="001F08AC">
                <w:rPr>
                  <w:color w:val="000000"/>
                  <w:sz w:val="28"/>
                  <w:szCs w:val="28"/>
                  <w:lang w:val="en-GB"/>
                  <w:rPrChange w:id="33752" w:author="James Vu" w:date="2024-04-18T22:33:00Z">
                    <w:rPr>
                      <w:color w:val="000000"/>
                      <w:sz w:val="26"/>
                      <w:szCs w:val="26"/>
                      <w:lang w:val="en-GB"/>
                    </w:rPr>
                  </w:rPrChange>
                </w:rPr>
                <w:delText>400.000.000</w:delText>
              </w:r>
            </w:del>
          </w:p>
        </w:tc>
        <w:tc>
          <w:tcPr>
            <w:tcW w:w="327" w:type="pct"/>
            <w:vMerge/>
            <w:tcBorders>
              <w:top w:val="nil"/>
              <w:left w:val="single" w:sz="4" w:space="0" w:color="auto"/>
              <w:bottom w:val="single" w:sz="4" w:space="0" w:color="auto"/>
              <w:right w:val="single" w:sz="4" w:space="0" w:color="auto"/>
            </w:tcBorders>
            <w:vAlign w:val="center"/>
            <w:hideMark/>
          </w:tcPr>
          <w:p w14:paraId="0350BB01" w14:textId="575BB41D" w:rsidR="00FC28D6" w:rsidRPr="00167CE0" w:rsidDel="001F08AC" w:rsidRDefault="00FC28D6">
            <w:pPr>
              <w:widowControl w:val="0"/>
              <w:spacing w:before="120" w:after="120"/>
              <w:jc w:val="both"/>
              <w:rPr>
                <w:del w:id="33753" w:author="James Vu" w:date="2024-04-18T23:35:00Z"/>
                <w:color w:val="000000"/>
                <w:sz w:val="28"/>
                <w:szCs w:val="28"/>
                <w:rPrChange w:id="33754" w:author="James Vu" w:date="2024-04-18T22:33:00Z">
                  <w:rPr>
                    <w:del w:id="33755" w:author="James Vu" w:date="2024-04-18T23:35:00Z"/>
                    <w:color w:val="000000"/>
                    <w:sz w:val="26"/>
                    <w:szCs w:val="26"/>
                  </w:rPr>
                </w:rPrChange>
              </w:rPr>
              <w:pPrChange w:id="33756" w:author="James Vu" w:date="2024-04-18T22:33:00Z">
                <w:pPr>
                  <w:widowControl w:val="0"/>
                  <w:spacing w:before="120" w:after="120"/>
                </w:pPr>
              </w:pPrChange>
            </w:pPr>
          </w:p>
        </w:tc>
      </w:tr>
      <w:tr w:rsidR="00A079F8" w:rsidRPr="00167CE0" w:rsidDel="001F08AC" w14:paraId="5C4F8080" w14:textId="1BF5A0DB" w:rsidTr="006E6FBA">
        <w:trPr>
          <w:trHeight w:val="1344"/>
          <w:del w:id="33757"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1270FB69" w14:textId="17E0CD90" w:rsidR="00FC28D6" w:rsidRPr="00167CE0" w:rsidDel="001F08AC" w:rsidRDefault="00FC28D6">
            <w:pPr>
              <w:widowControl w:val="0"/>
              <w:spacing w:before="120" w:after="120"/>
              <w:jc w:val="both"/>
              <w:rPr>
                <w:del w:id="33758" w:author="James Vu" w:date="2024-04-18T23:35:00Z"/>
                <w:color w:val="000000"/>
                <w:sz w:val="28"/>
                <w:szCs w:val="28"/>
                <w:rPrChange w:id="33759" w:author="James Vu" w:date="2024-04-18T22:33:00Z">
                  <w:rPr>
                    <w:del w:id="33760" w:author="James Vu" w:date="2024-04-18T23:35:00Z"/>
                    <w:color w:val="000000"/>
                    <w:sz w:val="26"/>
                    <w:szCs w:val="26"/>
                  </w:rPr>
                </w:rPrChange>
              </w:rPr>
              <w:pPrChange w:id="33761"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13699EC6" w14:textId="263ACAFB" w:rsidR="00FC28D6" w:rsidRPr="00167CE0" w:rsidDel="001F08AC" w:rsidRDefault="00FC28D6">
            <w:pPr>
              <w:widowControl w:val="0"/>
              <w:spacing w:before="120" w:after="120"/>
              <w:jc w:val="both"/>
              <w:rPr>
                <w:del w:id="33762" w:author="James Vu" w:date="2024-04-18T23:35:00Z"/>
                <w:color w:val="000000"/>
                <w:sz w:val="28"/>
                <w:szCs w:val="28"/>
                <w:rPrChange w:id="33763" w:author="James Vu" w:date="2024-04-18T22:33:00Z">
                  <w:rPr>
                    <w:del w:id="33764" w:author="James Vu" w:date="2024-04-18T23:35:00Z"/>
                    <w:color w:val="000000"/>
                    <w:sz w:val="26"/>
                    <w:szCs w:val="26"/>
                  </w:rPr>
                </w:rPrChange>
              </w:rPr>
              <w:pPrChange w:id="33765"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55FCCB2D" w14:textId="1AF96B20" w:rsidR="00FC28D6" w:rsidRPr="00167CE0" w:rsidDel="001F08AC" w:rsidRDefault="00FC28D6">
            <w:pPr>
              <w:widowControl w:val="0"/>
              <w:spacing w:before="120" w:after="120"/>
              <w:jc w:val="both"/>
              <w:rPr>
                <w:del w:id="33766" w:author="James Vu" w:date="2024-04-18T23:35:00Z"/>
                <w:color w:val="000000"/>
                <w:sz w:val="28"/>
                <w:szCs w:val="28"/>
                <w:rPrChange w:id="33767" w:author="James Vu" w:date="2024-04-18T22:33:00Z">
                  <w:rPr>
                    <w:del w:id="33768" w:author="James Vu" w:date="2024-04-18T23:35:00Z"/>
                    <w:color w:val="000000"/>
                    <w:sz w:val="26"/>
                    <w:szCs w:val="26"/>
                  </w:rPr>
                </w:rPrChange>
              </w:rPr>
              <w:pPrChange w:id="33769" w:author="James Vu" w:date="2024-04-18T22:33:00Z">
                <w:pPr>
                  <w:widowControl w:val="0"/>
                  <w:spacing w:before="120" w:after="120"/>
                </w:pPr>
              </w:pPrChange>
            </w:pPr>
            <w:del w:id="33770" w:author="James Vu" w:date="2024-04-18T23:35:00Z">
              <w:r w:rsidRPr="00167CE0" w:rsidDel="001F08AC">
                <w:rPr>
                  <w:color w:val="000000"/>
                  <w:sz w:val="28"/>
                  <w:szCs w:val="28"/>
                  <w:rPrChange w:id="33771" w:author="James Vu" w:date="2024-04-18T22:33:00Z">
                    <w:rPr>
                      <w:color w:val="000000"/>
                      <w:sz w:val="26"/>
                      <w:szCs w:val="26"/>
                    </w:rPr>
                  </w:rPrChange>
                </w:rPr>
                <w:delText>- Hiển trị, tra cứu thông tin các lớp đối tượng trên bản đồ ngành nông nghiệp;</w:delText>
              </w:r>
            </w:del>
          </w:p>
        </w:tc>
        <w:tc>
          <w:tcPr>
            <w:tcW w:w="482" w:type="pct"/>
            <w:tcBorders>
              <w:top w:val="nil"/>
              <w:left w:val="nil"/>
              <w:bottom w:val="single" w:sz="4" w:space="0" w:color="auto"/>
              <w:right w:val="single" w:sz="4" w:space="0" w:color="auto"/>
            </w:tcBorders>
            <w:shd w:val="clear" w:color="auto" w:fill="auto"/>
            <w:vAlign w:val="center"/>
            <w:hideMark/>
          </w:tcPr>
          <w:p w14:paraId="5E0B4E7E" w14:textId="30F4534A" w:rsidR="00FC28D6" w:rsidRPr="00167CE0" w:rsidDel="001F08AC" w:rsidRDefault="00FC28D6">
            <w:pPr>
              <w:widowControl w:val="0"/>
              <w:spacing w:before="120" w:after="120"/>
              <w:jc w:val="both"/>
              <w:rPr>
                <w:del w:id="33772" w:author="James Vu" w:date="2024-04-18T23:35:00Z"/>
                <w:color w:val="000000"/>
                <w:sz w:val="28"/>
                <w:szCs w:val="28"/>
                <w:rPrChange w:id="33773" w:author="James Vu" w:date="2024-04-18T22:33:00Z">
                  <w:rPr>
                    <w:del w:id="33774" w:author="James Vu" w:date="2024-04-18T23:35:00Z"/>
                    <w:color w:val="000000"/>
                    <w:sz w:val="26"/>
                    <w:szCs w:val="26"/>
                  </w:rPr>
                </w:rPrChange>
              </w:rPr>
              <w:pPrChange w:id="33775" w:author="James Vu" w:date="2024-04-18T22:33:00Z">
                <w:pPr>
                  <w:widowControl w:val="0"/>
                  <w:spacing w:before="120" w:after="120"/>
                  <w:jc w:val="center"/>
                </w:pPr>
              </w:pPrChange>
            </w:pPr>
            <w:del w:id="33776" w:author="James Vu" w:date="2024-04-18T23:35:00Z">
              <w:r w:rsidRPr="00167CE0" w:rsidDel="001F08AC">
                <w:rPr>
                  <w:color w:val="000000"/>
                  <w:sz w:val="28"/>
                  <w:szCs w:val="28"/>
                  <w:lang w:val="en-GB"/>
                  <w:rPrChange w:id="33777"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72CF2D1C" w14:textId="3D943185" w:rsidR="00FC28D6" w:rsidRPr="00167CE0" w:rsidDel="001F08AC" w:rsidRDefault="00FC28D6">
            <w:pPr>
              <w:widowControl w:val="0"/>
              <w:spacing w:before="120" w:after="120"/>
              <w:jc w:val="both"/>
              <w:rPr>
                <w:del w:id="33778" w:author="James Vu" w:date="2024-04-18T23:35:00Z"/>
                <w:color w:val="000000"/>
                <w:sz w:val="28"/>
                <w:szCs w:val="28"/>
                <w:rPrChange w:id="33779" w:author="James Vu" w:date="2024-04-18T22:33:00Z">
                  <w:rPr>
                    <w:del w:id="33780" w:author="James Vu" w:date="2024-04-18T23:35:00Z"/>
                    <w:color w:val="000000"/>
                    <w:sz w:val="26"/>
                    <w:szCs w:val="26"/>
                  </w:rPr>
                </w:rPrChange>
              </w:rPr>
              <w:pPrChange w:id="33781" w:author="James Vu" w:date="2024-04-18T22:33:00Z">
                <w:pPr>
                  <w:widowControl w:val="0"/>
                  <w:spacing w:before="120" w:after="120"/>
                  <w:jc w:val="center"/>
                </w:pPr>
              </w:pPrChange>
            </w:pPr>
            <w:del w:id="33782" w:author="James Vu" w:date="2024-04-18T23:35:00Z">
              <w:r w:rsidRPr="00167CE0" w:rsidDel="001F08AC">
                <w:rPr>
                  <w:color w:val="000000"/>
                  <w:sz w:val="28"/>
                  <w:szCs w:val="28"/>
                  <w:lang w:val="en-GB"/>
                  <w:rPrChange w:id="33783"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1102763F" w14:textId="223907F7" w:rsidR="00FC28D6" w:rsidRPr="00167CE0" w:rsidDel="001F08AC" w:rsidRDefault="00FC28D6">
            <w:pPr>
              <w:widowControl w:val="0"/>
              <w:spacing w:before="120" w:after="120"/>
              <w:jc w:val="both"/>
              <w:rPr>
                <w:del w:id="33784" w:author="James Vu" w:date="2024-04-18T23:35:00Z"/>
                <w:color w:val="000000"/>
                <w:sz w:val="28"/>
                <w:szCs w:val="28"/>
                <w:rPrChange w:id="33785" w:author="James Vu" w:date="2024-04-18T22:33:00Z">
                  <w:rPr>
                    <w:del w:id="33786" w:author="James Vu" w:date="2024-04-18T23:35:00Z"/>
                    <w:color w:val="000000"/>
                    <w:sz w:val="26"/>
                    <w:szCs w:val="26"/>
                  </w:rPr>
                </w:rPrChange>
              </w:rPr>
              <w:pPrChange w:id="33787" w:author="James Vu" w:date="2024-04-18T22:33:00Z">
                <w:pPr>
                  <w:widowControl w:val="0"/>
                  <w:spacing w:before="120" w:after="120"/>
                  <w:jc w:val="right"/>
                </w:pPr>
              </w:pPrChange>
            </w:pPr>
            <w:del w:id="33788" w:author="James Vu" w:date="2024-04-18T23:35:00Z">
              <w:r w:rsidRPr="00167CE0" w:rsidDel="001F08AC">
                <w:rPr>
                  <w:color w:val="000000"/>
                  <w:sz w:val="28"/>
                  <w:szCs w:val="28"/>
                  <w:lang w:val="en-GB"/>
                  <w:rPrChange w:id="33789" w:author="James Vu" w:date="2024-04-18T22:33:00Z">
                    <w:rPr>
                      <w:color w:val="000000"/>
                      <w:sz w:val="26"/>
                      <w:szCs w:val="26"/>
                      <w:lang w:val="en-GB"/>
                    </w:rPr>
                  </w:rPrChange>
                </w:rPr>
                <w:delText>500.000.000</w:delText>
              </w:r>
            </w:del>
          </w:p>
        </w:tc>
        <w:tc>
          <w:tcPr>
            <w:tcW w:w="675" w:type="pct"/>
            <w:tcBorders>
              <w:top w:val="nil"/>
              <w:left w:val="nil"/>
              <w:bottom w:val="single" w:sz="4" w:space="0" w:color="auto"/>
              <w:right w:val="single" w:sz="4" w:space="0" w:color="auto"/>
            </w:tcBorders>
            <w:shd w:val="clear" w:color="auto" w:fill="auto"/>
            <w:vAlign w:val="center"/>
            <w:hideMark/>
          </w:tcPr>
          <w:p w14:paraId="267F1818" w14:textId="146441B3" w:rsidR="00FC28D6" w:rsidRPr="00167CE0" w:rsidDel="001F08AC" w:rsidRDefault="00FC28D6">
            <w:pPr>
              <w:widowControl w:val="0"/>
              <w:spacing w:before="120" w:after="120"/>
              <w:jc w:val="both"/>
              <w:rPr>
                <w:del w:id="33790" w:author="James Vu" w:date="2024-04-18T23:35:00Z"/>
                <w:color w:val="000000"/>
                <w:sz w:val="28"/>
                <w:szCs w:val="28"/>
                <w:rPrChange w:id="33791" w:author="James Vu" w:date="2024-04-18T22:33:00Z">
                  <w:rPr>
                    <w:del w:id="33792" w:author="James Vu" w:date="2024-04-18T23:35:00Z"/>
                    <w:color w:val="000000"/>
                    <w:sz w:val="26"/>
                    <w:szCs w:val="26"/>
                  </w:rPr>
                </w:rPrChange>
              </w:rPr>
              <w:pPrChange w:id="33793" w:author="James Vu" w:date="2024-04-18T22:33:00Z">
                <w:pPr>
                  <w:widowControl w:val="0"/>
                  <w:spacing w:before="120" w:after="120"/>
                  <w:jc w:val="right"/>
                </w:pPr>
              </w:pPrChange>
            </w:pPr>
            <w:del w:id="33794" w:author="James Vu" w:date="2024-04-18T23:35:00Z">
              <w:r w:rsidRPr="00167CE0" w:rsidDel="001F08AC">
                <w:rPr>
                  <w:color w:val="000000"/>
                  <w:sz w:val="28"/>
                  <w:szCs w:val="28"/>
                  <w:rPrChange w:id="33795" w:author="James Vu" w:date="2024-04-18T22:33:00Z">
                    <w:rPr>
                      <w:color w:val="000000"/>
                      <w:sz w:val="26"/>
                      <w:szCs w:val="26"/>
                    </w:rPr>
                  </w:rPrChange>
                </w:rPr>
                <w:delText>500.000.000</w:delText>
              </w:r>
            </w:del>
          </w:p>
        </w:tc>
        <w:tc>
          <w:tcPr>
            <w:tcW w:w="371" w:type="pct"/>
            <w:tcBorders>
              <w:top w:val="nil"/>
              <w:left w:val="nil"/>
              <w:bottom w:val="single" w:sz="4" w:space="0" w:color="auto"/>
              <w:right w:val="single" w:sz="4" w:space="0" w:color="auto"/>
            </w:tcBorders>
            <w:shd w:val="clear" w:color="auto" w:fill="auto"/>
            <w:vAlign w:val="center"/>
            <w:hideMark/>
          </w:tcPr>
          <w:p w14:paraId="74CC15F3" w14:textId="5ADD7701" w:rsidR="00FC28D6" w:rsidRPr="00167CE0" w:rsidDel="001F08AC" w:rsidRDefault="00FC28D6">
            <w:pPr>
              <w:widowControl w:val="0"/>
              <w:spacing w:before="120" w:after="120"/>
              <w:jc w:val="both"/>
              <w:rPr>
                <w:del w:id="33796" w:author="James Vu" w:date="2024-04-18T23:35:00Z"/>
                <w:color w:val="000000"/>
                <w:sz w:val="28"/>
                <w:szCs w:val="28"/>
                <w:rPrChange w:id="33797" w:author="James Vu" w:date="2024-04-18T22:33:00Z">
                  <w:rPr>
                    <w:del w:id="33798" w:author="James Vu" w:date="2024-04-18T23:35:00Z"/>
                    <w:color w:val="000000"/>
                    <w:sz w:val="26"/>
                    <w:szCs w:val="26"/>
                  </w:rPr>
                </w:rPrChange>
              </w:rPr>
              <w:pPrChange w:id="33799" w:author="James Vu" w:date="2024-04-18T22:33:00Z">
                <w:pPr>
                  <w:widowControl w:val="0"/>
                  <w:spacing w:before="120" w:after="120"/>
                  <w:jc w:val="right"/>
                </w:pPr>
              </w:pPrChange>
            </w:pPr>
            <w:del w:id="33800" w:author="James Vu" w:date="2024-04-18T23:35:00Z">
              <w:r w:rsidRPr="00167CE0" w:rsidDel="001F08AC">
                <w:rPr>
                  <w:color w:val="000000"/>
                  <w:sz w:val="28"/>
                  <w:szCs w:val="28"/>
                  <w:rPrChange w:id="33801"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5473052F" w14:textId="7E62CD5F" w:rsidR="00FC28D6" w:rsidRPr="00167CE0" w:rsidDel="001F08AC" w:rsidRDefault="00FC28D6">
            <w:pPr>
              <w:widowControl w:val="0"/>
              <w:spacing w:before="120" w:after="120"/>
              <w:jc w:val="both"/>
              <w:rPr>
                <w:del w:id="33802" w:author="James Vu" w:date="2024-04-18T23:35:00Z"/>
                <w:color w:val="000000"/>
                <w:sz w:val="28"/>
                <w:szCs w:val="28"/>
                <w:rPrChange w:id="33803" w:author="James Vu" w:date="2024-04-18T22:33:00Z">
                  <w:rPr>
                    <w:del w:id="33804" w:author="James Vu" w:date="2024-04-18T23:35:00Z"/>
                    <w:color w:val="000000"/>
                    <w:sz w:val="26"/>
                    <w:szCs w:val="26"/>
                  </w:rPr>
                </w:rPrChange>
              </w:rPr>
              <w:pPrChange w:id="33805" w:author="James Vu" w:date="2024-04-18T22:33:00Z">
                <w:pPr>
                  <w:widowControl w:val="0"/>
                  <w:spacing w:before="120" w:after="120"/>
                  <w:jc w:val="right"/>
                </w:pPr>
              </w:pPrChange>
            </w:pPr>
            <w:del w:id="33806" w:author="James Vu" w:date="2024-04-18T23:35:00Z">
              <w:r w:rsidRPr="00167CE0" w:rsidDel="001F08AC">
                <w:rPr>
                  <w:color w:val="000000"/>
                  <w:sz w:val="28"/>
                  <w:szCs w:val="28"/>
                  <w:lang w:val="en-GB"/>
                  <w:rPrChange w:id="33807" w:author="James Vu" w:date="2024-04-18T22:33:00Z">
                    <w:rPr>
                      <w:color w:val="000000"/>
                      <w:sz w:val="26"/>
                      <w:szCs w:val="26"/>
                      <w:lang w:val="en-GB"/>
                    </w:rPr>
                  </w:rPrChange>
                </w:rPr>
                <w:delText>500.000.000</w:delText>
              </w:r>
            </w:del>
          </w:p>
        </w:tc>
        <w:tc>
          <w:tcPr>
            <w:tcW w:w="327" w:type="pct"/>
            <w:vMerge/>
            <w:tcBorders>
              <w:top w:val="nil"/>
              <w:left w:val="single" w:sz="4" w:space="0" w:color="auto"/>
              <w:bottom w:val="single" w:sz="4" w:space="0" w:color="auto"/>
              <w:right w:val="single" w:sz="4" w:space="0" w:color="auto"/>
            </w:tcBorders>
            <w:vAlign w:val="center"/>
            <w:hideMark/>
          </w:tcPr>
          <w:p w14:paraId="5B9ACA4B" w14:textId="2F6DA23C" w:rsidR="00FC28D6" w:rsidRPr="00167CE0" w:rsidDel="001F08AC" w:rsidRDefault="00FC28D6">
            <w:pPr>
              <w:widowControl w:val="0"/>
              <w:spacing w:before="120" w:after="120"/>
              <w:jc w:val="both"/>
              <w:rPr>
                <w:del w:id="33808" w:author="James Vu" w:date="2024-04-18T23:35:00Z"/>
                <w:color w:val="000000"/>
                <w:sz w:val="28"/>
                <w:szCs w:val="28"/>
                <w:rPrChange w:id="33809" w:author="James Vu" w:date="2024-04-18T22:33:00Z">
                  <w:rPr>
                    <w:del w:id="33810" w:author="James Vu" w:date="2024-04-18T23:35:00Z"/>
                    <w:color w:val="000000"/>
                    <w:sz w:val="26"/>
                    <w:szCs w:val="26"/>
                  </w:rPr>
                </w:rPrChange>
              </w:rPr>
              <w:pPrChange w:id="33811" w:author="James Vu" w:date="2024-04-18T22:33:00Z">
                <w:pPr>
                  <w:widowControl w:val="0"/>
                  <w:spacing w:before="120" w:after="120"/>
                </w:pPr>
              </w:pPrChange>
            </w:pPr>
          </w:p>
        </w:tc>
      </w:tr>
      <w:tr w:rsidR="00A079F8" w:rsidRPr="00167CE0" w:rsidDel="001F08AC" w14:paraId="245DC7F1" w14:textId="4807E53F" w:rsidTr="006E6FBA">
        <w:trPr>
          <w:trHeight w:val="672"/>
          <w:del w:id="33812"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7101A5DC" w14:textId="3928A8DB" w:rsidR="00FC28D6" w:rsidRPr="00167CE0" w:rsidDel="001F08AC" w:rsidRDefault="00FC28D6">
            <w:pPr>
              <w:widowControl w:val="0"/>
              <w:spacing w:before="120" w:after="120"/>
              <w:jc w:val="both"/>
              <w:rPr>
                <w:del w:id="33813" w:author="James Vu" w:date="2024-04-18T23:35:00Z"/>
                <w:color w:val="000000"/>
                <w:sz w:val="28"/>
                <w:szCs w:val="28"/>
                <w:rPrChange w:id="33814" w:author="James Vu" w:date="2024-04-18T22:33:00Z">
                  <w:rPr>
                    <w:del w:id="33815" w:author="James Vu" w:date="2024-04-18T23:35:00Z"/>
                    <w:color w:val="000000"/>
                    <w:sz w:val="26"/>
                    <w:szCs w:val="26"/>
                  </w:rPr>
                </w:rPrChange>
              </w:rPr>
              <w:pPrChange w:id="33816"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6744D052" w14:textId="67E2B558" w:rsidR="00FC28D6" w:rsidRPr="00167CE0" w:rsidDel="001F08AC" w:rsidRDefault="00FC28D6">
            <w:pPr>
              <w:widowControl w:val="0"/>
              <w:spacing w:before="120" w:after="120"/>
              <w:jc w:val="both"/>
              <w:rPr>
                <w:del w:id="33817" w:author="James Vu" w:date="2024-04-18T23:35:00Z"/>
                <w:color w:val="000000"/>
                <w:sz w:val="28"/>
                <w:szCs w:val="28"/>
                <w:rPrChange w:id="33818" w:author="James Vu" w:date="2024-04-18T22:33:00Z">
                  <w:rPr>
                    <w:del w:id="33819" w:author="James Vu" w:date="2024-04-18T23:35:00Z"/>
                    <w:color w:val="000000"/>
                    <w:sz w:val="26"/>
                    <w:szCs w:val="26"/>
                  </w:rPr>
                </w:rPrChange>
              </w:rPr>
              <w:pPrChange w:id="33820"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55F8CD1A" w14:textId="4F86771E" w:rsidR="00FC28D6" w:rsidRPr="00167CE0" w:rsidDel="001F08AC" w:rsidRDefault="00FC28D6">
            <w:pPr>
              <w:widowControl w:val="0"/>
              <w:spacing w:before="120" w:after="120"/>
              <w:jc w:val="both"/>
              <w:rPr>
                <w:del w:id="33821" w:author="James Vu" w:date="2024-04-18T23:35:00Z"/>
                <w:color w:val="000000"/>
                <w:sz w:val="28"/>
                <w:szCs w:val="28"/>
                <w:rPrChange w:id="33822" w:author="James Vu" w:date="2024-04-18T22:33:00Z">
                  <w:rPr>
                    <w:del w:id="33823" w:author="James Vu" w:date="2024-04-18T23:35:00Z"/>
                    <w:color w:val="000000"/>
                    <w:sz w:val="26"/>
                    <w:szCs w:val="26"/>
                  </w:rPr>
                </w:rPrChange>
              </w:rPr>
              <w:pPrChange w:id="33824" w:author="James Vu" w:date="2024-04-18T22:33:00Z">
                <w:pPr>
                  <w:widowControl w:val="0"/>
                  <w:spacing w:before="120" w:after="120"/>
                </w:pPr>
              </w:pPrChange>
            </w:pPr>
            <w:del w:id="33825" w:author="James Vu" w:date="2024-04-18T23:35:00Z">
              <w:r w:rsidRPr="00167CE0" w:rsidDel="001F08AC">
                <w:rPr>
                  <w:color w:val="000000"/>
                  <w:sz w:val="28"/>
                  <w:szCs w:val="28"/>
                  <w:rPrChange w:id="33826" w:author="James Vu" w:date="2024-04-18T22:33:00Z">
                    <w:rPr>
                      <w:color w:val="000000"/>
                      <w:sz w:val="26"/>
                      <w:szCs w:val="26"/>
                    </w:rPr>
                  </w:rPrChange>
                </w:rPr>
                <w:delText>- Công bố các thông tin, số liệu nông nghiệp;</w:delText>
              </w:r>
            </w:del>
          </w:p>
        </w:tc>
        <w:tc>
          <w:tcPr>
            <w:tcW w:w="482" w:type="pct"/>
            <w:tcBorders>
              <w:top w:val="nil"/>
              <w:left w:val="nil"/>
              <w:bottom w:val="single" w:sz="4" w:space="0" w:color="auto"/>
              <w:right w:val="single" w:sz="4" w:space="0" w:color="auto"/>
            </w:tcBorders>
            <w:shd w:val="clear" w:color="auto" w:fill="auto"/>
            <w:vAlign w:val="center"/>
            <w:hideMark/>
          </w:tcPr>
          <w:p w14:paraId="44E14D30" w14:textId="02AF8E71" w:rsidR="00FC28D6" w:rsidRPr="00167CE0" w:rsidDel="001F08AC" w:rsidRDefault="00FC28D6">
            <w:pPr>
              <w:widowControl w:val="0"/>
              <w:spacing w:before="120" w:after="120"/>
              <w:jc w:val="both"/>
              <w:rPr>
                <w:del w:id="33827" w:author="James Vu" w:date="2024-04-18T23:35:00Z"/>
                <w:color w:val="000000"/>
                <w:sz w:val="28"/>
                <w:szCs w:val="28"/>
                <w:rPrChange w:id="33828" w:author="James Vu" w:date="2024-04-18T22:33:00Z">
                  <w:rPr>
                    <w:del w:id="33829" w:author="James Vu" w:date="2024-04-18T23:35:00Z"/>
                    <w:color w:val="000000"/>
                    <w:sz w:val="26"/>
                    <w:szCs w:val="26"/>
                  </w:rPr>
                </w:rPrChange>
              </w:rPr>
              <w:pPrChange w:id="33830" w:author="James Vu" w:date="2024-04-18T22:33:00Z">
                <w:pPr>
                  <w:widowControl w:val="0"/>
                  <w:spacing w:before="120" w:after="120"/>
                  <w:jc w:val="center"/>
                </w:pPr>
              </w:pPrChange>
            </w:pPr>
            <w:del w:id="33831" w:author="James Vu" w:date="2024-04-18T23:35:00Z">
              <w:r w:rsidRPr="00167CE0" w:rsidDel="001F08AC">
                <w:rPr>
                  <w:color w:val="000000"/>
                  <w:sz w:val="28"/>
                  <w:szCs w:val="28"/>
                  <w:lang w:val="en-GB"/>
                  <w:rPrChange w:id="33832"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125B161D" w14:textId="021F416E" w:rsidR="00FC28D6" w:rsidRPr="00167CE0" w:rsidDel="001F08AC" w:rsidRDefault="00FC28D6">
            <w:pPr>
              <w:widowControl w:val="0"/>
              <w:spacing w:before="120" w:after="120"/>
              <w:jc w:val="both"/>
              <w:rPr>
                <w:del w:id="33833" w:author="James Vu" w:date="2024-04-18T23:35:00Z"/>
                <w:color w:val="000000"/>
                <w:sz w:val="28"/>
                <w:szCs w:val="28"/>
                <w:rPrChange w:id="33834" w:author="James Vu" w:date="2024-04-18T22:33:00Z">
                  <w:rPr>
                    <w:del w:id="33835" w:author="James Vu" w:date="2024-04-18T23:35:00Z"/>
                    <w:color w:val="000000"/>
                    <w:sz w:val="26"/>
                    <w:szCs w:val="26"/>
                  </w:rPr>
                </w:rPrChange>
              </w:rPr>
              <w:pPrChange w:id="33836" w:author="James Vu" w:date="2024-04-18T22:33:00Z">
                <w:pPr>
                  <w:widowControl w:val="0"/>
                  <w:spacing w:before="120" w:after="120"/>
                  <w:jc w:val="center"/>
                </w:pPr>
              </w:pPrChange>
            </w:pPr>
            <w:del w:id="33837" w:author="James Vu" w:date="2024-04-18T23:35:00Z">
              <w:r w:rsidRPr="00167CE0" w:rsidDel="001F08AC">
                <w:rPr>
                  <w:color w:val="000000"/>
                  <w:sz w:val="28"/>
                  <w:szCs w:val="28"/>
                  <w:lang w:val="en-GB"/>
                  <w:rPrChange w:id="33838"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4B6C0AAF" w14:textId="08B9B987" w:rsidR="00FC28D6" w:rsidRPr="00167CE0" w:rsidDel="001F08AC" w:rsidRDefault="00FC28D6">
            <w:pPr>
              <w:widowControl w:val="0"/>
              <w:spacing w:before="120" w:after="120"/>
              <w:jc w:val="both"/>
              <w:rPr>
                <w:del w:id="33839" w:author="James Vu" w:date="2024-04-18T23:35:00Z"/>
                <w:color w:val="000000"/>
                <w:sz w:val="28"/>
                <w:szCs w:val="28"/>
                <w:rPrChange w:id="33840" w:author="James Vu" w:date="2024-04-18T22:33:00Z">
                  <w:rPr>
                    <w:del w:id="33841" w:author="James Vu" w:date="2024-04-18T23:35:00Z"/>
                    <w:color w:val="000000"/>
                    <w:sz w:val="26"/>
                    <w:szCs w:val="26"/>
                  </w:rPr>
                </w:rPrChange>
              </w:rPr>
              <w:pPrChange w:id="33842" w:author="James Vu" w:date="2024-04-18T22:33:00Z">
                <w:pPr>
                  <w:widowControl w:val="0"/>
                  <w:spacing w:before="120" w:after="120"/>
                  <w:jc w:val="right"/>
                </w:pPr>
              </w:pPrChange>
            </w:pPr>
            <w:del w:id="33843" w:author="James Vu" w:date="2024-04-18T23:35:00Z">
              <w:r w:rsidRPr="00167CE0" w:rsidDel="001F08AC">
                <w:rPr>
                  <w:color w:val="000000"/>
                  <w:sz w:val="28"/>
                  <w:szCs w:val="28"/>
                  <w:lang w:val="en-GB"/>
                  <w:rPrChange w:id="33844" w:author="James Vu" w:date="2024-04-18T22:33:00Z">
                    <w:rPr>
                      <w:color w:val="000000"/>
                      <w:sz w:val="26"/>
                      <w:szCs w:val="26"/>
                      <w:lang w:val="en-GB"/>
                    </w:rPr>
                  </w:rPrChange>
                </w:rPr>
                <w:delText>500.000.000</w:delText>
              </w:r>
            </w:del>
          </w:p>
        </w:tc>
        <w:tc>
          <w:tcPr>
            <w:tcW w:w="675" w:type="pct"/>
            <w:tcBorders>
              <w:top w:val="nil"/>
              <w:left w:val="nil"/>
              <w:bottom w:val="single" w:sz="4" w:space="0" w:color="auto"/>
              <w:right w:val="single" w:sz="4" w:space="0" w:color="auto"/>
            </w:tcBorders>
            <w:shd w:val="clear" w:color="auto" w:fill="auto"/>
            <w:vAlign w:val="center"/>
            <w:hideMark/>
          </w:tcPr>
          <w:p w14:paraId="0AE2C59A" w14:textId="55B5E150" w:rsidR="00FC28D6" w:rsidRPr="00167CE0" w:rsidDel="001F08AC" w:rsidRDefault="00FC28D6">
            <w:pPr>
              <w:widowControl w:val="0"/>
              <w:spacing w:before="120" w:after="120"/>
              <w:jc w:val="both"/>
              <w:rPr>
                <w:del w:id="33845" w:author="James Vu" w:date="2024-04-18T23:35:00Z"/>
                <w:color w:val="000000"/>
                <w:sz w:val="28"/>
                <w:szCs w:val="28"/>
                <w:rPrChange w:id="33846" w:author="James Vu" w:date="2024-04-18T22:33:00Z">
                  <w:rPr>
                    <w:del w:id="33847" w:author="James Vu" w:date="2024-04-18T23:35:00Z"/>
                    <w:color w:val="000000"/>
                    <w:sz w:val="26"/>
                    <w:szCs w:val="26"/>
                  </w:rPr>
                </w:rPrChange>
              </w:rPr>
              <w:pPrChange w:id="33848" w:author="James Vu" w:date="2024-04-18T22:33:00Z">
                <w:pPr>
                  <w:widowControl w:val="0"/>
                  <w:spacing w:before="120" w:after="120"/>
                  <w:jc w:val="right"/>
                </w:pPr>
              </w:pPrChange>
            </w:pPr>
            <w:del w:id="33849" w:author="James Vu" w:date="2024-04-18T23:35:00Z">
              <w:r w:rsidRPr="00167CE0" w:rsidDel="001F08AC">
                <w:rPr>
                  <w:color w:val="000000"/>
                  <w:sz w:val="28"/>
                  <w:szCs w:val="28"/>
                  <w:rPrChange w:id="33850" w:author="James Vu" w:date="2024-04-18T22:33:00Z">
                    <w:rPr>
                      <w:color w:val="000000"/>
                      <w:sz w:val="26"/>
                      <w:szCs w:val="26"/>
                    </w:rPr>
                  </w:rPrChange>
                </w:rPr>
                <w:delText>500.000.000</w:delText>
              </w:r>
            </w:del>
          </w:p>
        </w:tc>
        <w:tc>
          <w:tcPr>
            <w:tcW w:w="371" w:type="pct"/>
            <w:tcBorders>
              <w:top w:val="nil"/>
              <w:left w:val="nil"/>
              <w:bottom w:val="single" w:sz="4" w:space="0" w:color="auto"/>
              <w:right w:val="single" w:sz="4" w:space="0" w:color="auto"/>
            </w:tcBorders>
            <w:shd w:val="clear" w:color="auto" w:fill="auto"/>
            <w:vAlign w:val="center"/>
            <w:hideMark/>
          </w:tcPr>
          <w:p w14:paraId="38C3593F" w14:textId="177BD8B8" w:rsidR="00FC28D6" w:rsidRPr="00167CE0" w:rsidDel="001F08AC" w:rsidRDefault="00FC28D6">
            <w:pPr>
              <w:widowControl w:val="0"/>
              <w:spacing w:before="120" w:after="120"/>
              <w:jc w:val="both"/>
              <w:rPr>
                <w:del w:id="33851" w:author="James Vu" w:date="2024-04-18T23:35:00Z"/>
                <w:color w:val="000000"/>
                <w:sz w:val="28"/>
                <w:szCs w:val="28"/>
                <w:rPrChange w:id="33852" w:author="James Vu" w:date="2024-04-18T22:33:00Z">
                  <w:rPr>
                    <w:del w:id="33853" w:author="James Vu" w:date="2024-04-18T23:35:00Z"/>
                    <w:color w:val="000000"/>
                    <w:sz w:val="26"/>
                    <w:szCs w:val="26"/>
                  </w:rPr>
                </w:rPrChange>
              </w:rPr>
              <w:pPrChange w:id="33854" w:author="James Vu" w:date="2024-04-18T22:33:00Z">
                <w:pPr>
                  <w:widowControl w:val="0"/>
                  <w:spacing w:before="120" w:after="120"/>
                  <w:jc w:val="right"/>
                </w:pPr>
              </w:pPrChange>
            </w:pPr>
            <w:del w:id="33855" w:author="James Vu" w:date="2024-04-18T23:35:00Z">
              <w:r w:rsidRPr="00167CE0" w:rsidDel="001F08AC">
                <w:rPr>
                  <w:color w:val="000000"/>
                  <w:sz w:val="28"/>
                  <w:szCs w:val="28"/>
                  <w:rPrChange w:id="33856"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3943977C" w14:textId="7AD2F5F3" w:rsidR="00FC28D6" w:rsidRPr="00167CE0" w:rsidDel="001F08AC" w:rsidRDefault="00FC28D6">
            <w:pPr>
              <w:widowControl w:val="0"/>
              <w:spacing w:before="120" w:after="120"/>
              <w:jc w:val="both"/>
              <w:rPr>
                <w:del w:id="33857" w:author="James Vu" w:date="2024-04-18T23:35:00Z"/>
                <w:color w:val="000000"/>
                <w:sz w:val="28"/>
                <w:szCs w:val="28"/>
                <w:rPrChange w:id="33858" w:author="James Vu" w:date="2024-04-18T22:33:00Z">
                  <w:rPr>
                    <w:del w:id="33859" w:author="James Vu" w:date="2024-04-18T23:35:00Z"/>
                    <w:color w:val="000000"/>
                    <w:sz w:val="26"/>
                    <w:szCs w:val="26"/>
                  </w:rPr>
                </w:rPrChange>
              </w:rPr>
              <w:pPrChange w:id="33860" w:author="James Vu" w:date="2024-04-18T22:33:00Z">
                <w:pPr>
                  <w:widowControl w:val="0"/>
                  <w:spacing w:before="120" w:after="120"/>
                  <w:jc w:val="right"/>
                </w:pPr>
              </w:pPrChange>
            </w:pPr>
            <w:del w:id="33861" w:author="James Vu" w:date="2024-04-18T23:35:00Z">
              <w:r w:rsidRPr="00167CE0" w:rsidDel="001F08AC">
                <w:rPr>
                  <w:color w:val="000000"/>
                  <w:sz w:val="28"/>
                  <w:szCs w:val="28"/>
                  <w:lang w:val="en-GB"/>
                  <w:rPrChange w:id="33862" w:author="James Vu" w:date="2024-04-18T22:33:00Z">
                    <w:rPr>
                      <w:color w:val="000000"/>
                      <w:sz w:val="26"/>
                      <w:szCs w:val="26"/>
                      <w:lang w:val="en-GB"/>
                    </w:rPr>
                  </w:rPrChange>
                </w:rPr>
                <w:delText>500.000.000</w:delText>
              </w:r>
            </w:del>
          </w:p>
        </w:tc>
        <w:tc>
          <w:tcPr>
            <w:tcW w:w="327" w:type="pct"/>
            <w:vMerge/>
            <w:tcBorders>
              <w:top w:val="nil"/>
              <w:left w:val="single" w:sz="4" w:space="0" w:color="auto"/>
              <w:bottom w:val="single" w:sz="4" w:space="0" w:color="auto"/>
              <w:right w:val="single" w:sz="4" w:space="0" w:color="auto"/>
            </w:tcBorders>
            <w:vAlign w:val="center"/>
            <w:hideMark/>
          </w:tcPr>
          <w:p w14:paraId="71174277" w14:textId="0A325587" w:rsidR="00FC28D6" w:rsidRPr="00167CE0" w:rsidDel="001F08AC" w:rsidRDefault="00FC28D6">
            <w:pPr>
              <w:widowControl w:val="0"/>
              <w:spacing w:before="120" w:after="120"/>
              <w:jc w:val="both"/>
              <w:rPr>
                <w:del w:id="33863" w:author="James Vu" w:date="2024-04-18T23:35:00Z"/>
                <w:color w:val="000000"/>
                <w:sz w:val="28"/>
                <w:szCs w:val="28"/>
                <w:rPrChange w:id="33864" w:author="James Vu" w:date="2024-04-18T22:33:00Z">
                  <w:rPr>
                    <w:del w:id="33865" w:author="James Vu" w:date="2024-04-18T23:35:00Z"/>
                    <w:color w:val="000000"/>
                    <w:sz w:val="26"/>
                    <w:szCs w:val="26"/>
                  </w:rPr>
                </w:rPrChange>
              </w:rPr>
              <w:pPrChange w:id="33866" w:author="James Vu" w:date="2024-04-18T22:33:00Z">
                <w:pPr>
                  <w:widowControl w:val="0"/>
                  <w:spacing w:before="120" w:after="120"/>
                </w:pPr>
              </w:pPrChange>
            </w:pPr>
          </w:p>
        </w:tc>
      </w:tr>
      <w:tr w:rsidR="00A079F8" w:rsidRPr="00167CE0" w:rsidDel="001F08AC" w14:paraId="79ED7CB2" w14:textId="7D82EAEC" w:rsidTr="006E6FBA">
        <w:trPr>
          <w:trHeight w:val="1008"/>
          <w:del w:id="33867"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3CCC3401" w14:textId="71F28D7B" w:rsidR="00FC28D6" w:rsidRPr="00167CE0" w:rsidDel="001F08AC" w:rsidRDefault="00FC28D6">
            <w:pPr>
              <w:widowControl w:val="0"/>
              <w:spacing w:before="120" w:after="120"/>
              <w:jc w:val="both"/>
              <w:rPr>
                <w:del w:id="33868" w:author="James Vu" w:date="2024-04-18T23:35:00Z"/>
                <w:color w:val="000000"/>
                <w:sz w:val="28"/>
                <w:szCs w:val="28"/>
                <w:rPrChange w:id="33869" w:author="James Vu" w:date="2024-04-18T22:33:00Z">
                  <w:rPr>
                    <w:del w:id="33870" w:author="James Vu" w:date="2024-04-18T23:35:00Z"/>
                    <w:color w:val="000000"/>
                    <w:sz w:val="26"/>
                    <w:szCs w:val="26"/>
                  </w:rPr>
                </w:rPrChange>
              </w:rPr>
              <w:pPrChange w:id="33871"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00F3E0D6" w14:textId="012AA199" w:rsidR="00FC28D6" w:rsidRPr="00167CE0" w:rsidDel="001F08AC" w:rsidRDefault="00FC28D6">
            <w:pPr>
              <w:widowControl w:val="0"/>
              <w:spacing w:before="120" w:after="120"/>
              <w:jc w:val="both"/>
              <w:rPr>
                <w:del w:id="33872" w:author="James Vu" w:date="2024-04-18T23:35:00Z"/>
                <w:color w:val="000000"/>
                <w:sz w:val="28"/>
                <w:szCs w:val="28"/>
                <w:rPrChange w:id="33873" w:author="James Vu" w:date="2024-04-18T22:33:00Z">
                  <w:rPr>
                    <w:del w:id="33874" w:author="James Vu" w:date="2024-04-18T23:35:00Z"/>
                    <w:color w:val="000000"/>
                    <w:sz w:val="26"/>
                    <w:szCs w:val="26"/>
                  </w:rPr>
                </w:rPrChange>
              </w:rPr>
              <w:pPrChange w:id="33875"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27051662" w14:textId="0C80FF5C" w:rsidR="00FC28D6" w:rsidRPr="00167CE0" w:rsidDel="001F08AC" w:rsidRDefault="00FC28D6">
            <w:pPr>
              <w:widowControl w:val="0"/>
              <w:spacing w:before="120" w:after="120"/>
              <w:jc w:val="both"/>
              <w:rPr>
                <w:del w:id="33876" w:author="James Vu" w:date="2024-04-18T23:35:00Z"/>
                <w:color w:val="000000"/>
                <w:sz w:val="28"/>
                <w:szCs w:val="28"/>
                <w:rPrChange w:id="33877" w:author="James Vu" w:date="2024-04-18T22:33:00Z">
                  <w:rPr>
                    <w:del w:id="33878" w:author="James Vu" w:date="2024-04-18T23:35:00Z"/>
                    <w:color w:val="000000"/>
                    <w:sz w:val="26"/>
                    <w:szCs w:val="26"/>
                  </w:rPr>
                </w:rPrChange>
              </w:rPr>
              <w:pPrChange w:id="33879" w:author="James Vu" w:date="2024-04-18T22:33:00Z">
                <w:pPr>
                  <w:widowControl w:val="0"/>
                  <w:spacing w:before="120" w:after="120"/>
                </w:pPr>
              </w:pPrChange>
            </w:pPr>
            <w:del w:id="33880" w:author="James Vu" w:date="2024-04-18T23:35:00Z">
              <w:r w:rsidRPr="00167CE0" w:rsidDel="001F08AC">
                <w:rPr>
                  <w:color w:val="000000"/>
                  <w:sz w:val="28"/>
                  <w:szCs w:val="28"/>
                  <w:rPrChange w:id="33881" w:author="James Vu" w:date="2024-04-18T22:33:00Z">
                    <w:rPr>
                      <w:color w:val="000000"/>
                      <w:sz w:val="26"/>
                      <w:szCs w:val="26"/>
                    </w:rPr>
                  </w:rPrChange>
                </w:rPr>
                <w:delText>-Tích hợp, phân tích, hiển thị dữ liệu không gian;</w:delText>
              </w:r>
            </w:del>
          </w:p>
        </w:tc>
        <w:tc>
          <w:tcPr>
            <w:tcW w:w="482" w:type="pct"/>
            <w:tcBorders>
              <w:top w:val="nil"/>
              <w:left w:val="nil"/>
              <w:bottom w:val="single" w:sz="4" w:space="0" w:color="auto"/>
              <w:right w:val="single" w:sz="4" w:space="0" w:color="auto"/>
            </w:tcBorders>
            <w:shd w:val="clear" w:color="auto" w:fill="auto"/>
            <w:vAlign w:val="center"/>
            <w:hideMark/>
          </w:tcPr>
          <w:p w14:paraId="093880A0" w14:textId="319642A8" w:rsidR="00FC28D6" w:rsidRPr="00167CE0" w:rsidDel="001F08AC" w:rsidRDefault="00FC28D6">
            <w:pPr>
              <w:widowControl w:val="0"/>
              <w:spacing w:before="120" w:after="120"/>
              <w:jc w:val="both"/>
              <w:rPr>
                <w:del w:id="33882" w:author="James Vu" w:date="2024-04-18T23:35:00Z"/>
                <w:color w:val="000000"/>
                <w:sz w:val="28"/>
                <w:szCs w:val="28"/>
                <w:rPrChange w:id="33883" w:author="James Vu" w:date="2024-04-18T22:33:00Z">
                  <w:rPr>
                    <w:del w:id="33884" w:author="James Vu" w:date="2024-04-18T23:35:00Z"/>
                    <w:color w:val="000000"/>
                    <w:sz w:val="26"/>
                    <w:szCs w:val="26"/>
                  </w:rPr>
                </w:rPrChange>
              </w:rPr>
              <w:pPrChange w:id="33885" w:author="James Vu" w:date="2024-04-18T22:33:00Z">
                <w:pPr>
                  <w:widowControl w:val="0"/>
                  <w:spacing w:before="120" w:after="120"/>
                  <w:jc w:val="center"/>
                </w:pPr>
              </w:pPrChange>
            </w:pPr>
            <w:del w:id="33886" w:author="James Vu" w:date="2024-04-18T23:35:00Z">
              <w:r w:rsidRPr="00167CE0" w:rsidDel="001F08AC">
                <w:rPr>
                  <w:color w:val="000000"/>
                  <w:sz w:val="28"/>
                  <w:szCs w:val="28"/>
                  <w:lang w:val="en-GB"/>
                  <w:rPrChange w:id="33887"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57AB42FE" w14:textId="38CFBA19" w:rsidR="00FC28D6" w:rsidRPr="00167CE0" w:rsidDel="001F08AC" w:rsidRDefault="00FC28D6">
            <w:pPr>
              <w:widowControl w:val="0"/>
              <w:spacing w:before="120" w:after="120"/>
              <w:jc w:val="both"/>
              <w:rPr>
                <w:del w:id="33888" w:author="James Vu" w:date="2024-04-18T23:35:00Z"/>
                <w:color w:val="000000"/>
                <w:sz w:val="28"/>
                <w:szCs w:val="28"/>
                <w:rPrChange w:id="33889" w:author="James Vu" w:date="2024-04-18T22:33:00Z">
                  <w:rPr>
                    <w:del w:id="33890" w:author="James Vu" w:date="2024-04-18T23:35:00Z"/>
                    <w:color w:val="000000"/>
                    <w:sz w:val="26"/>
                    <w:szCs w:val="26"/>
                  </w:rPr>
                </w:rPrChange>
              </w:rPr>
              <w:pPrChange w:id="33891" w:author="James Vu" w:date="2024-04-18T22:33:00Z">
                <w:pPr>
                  <w:widowControl w:val="0"/>
                  <w:spacing w:before="120" w:after="120"/>
                  <w:jc w:val="center"/>
                </w:pPr>
              </w:pPrChange>
            </w:pPr>
            <w:del w:id="33892" w:author="James Vu" w:date="2024-04-18T23:35:00Z">
              <w:r w:rsidRPr="00167CE0" w:rsidDel="001F08AC">
                <w:rPr>
                  <w:color w:val="000000"/>
                  <w:sz w:val="28"/>
                  <w:szCs w:val="28"/>
                  <w:lang w:val="en-GB"/>
                  <w:rPrChange w:id="33893"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6035E9B1" w14:textId="2346BC03" w:rsidR="00FC28D6" w:rsidRPr="00167CE0" w:rsidDel="001F08AC" w:rsidRDefault="00FC28D6">
            <w:pPr>
              <w:widowControl w:val="0"/>
              <w:spacing w:before="120" w:after="120"/>
              <w:jc w:val="both"/>
              <w:rPr>
                <w:del w:id="33894" w:author="James Vu" w:date="2024-04-18T23:35:00Z"/>
                <w:color w:val="000000"/>
                <w:sz w:val="28"/>
                <w:szCs w:val="28"/>
                <w:rPrChange w:id="33895" w:author="James Vu" w:date="2024-04-18T22:33:00Z">
                  <w:rPr>
                    <w:del w:id="33896" w:author="James Vu" w:date="2024-04-18T23:35:00Z"/>
                    <w:color w:val="000000"/>
                    <w:sz w:val="26"/>
                    <w:szCs w:val="26"/>
                  </w:rPr>
                </w:rPrChange>
              </w:rPr>
              <w:pPrChange w:id="33897" w:author="James Vu" w:date="2024-04-18T22:33:00Z">
                <w:pPr>
                  <w:widowControl w:val="0"/>
                  <w:spacing w:before="120" w:after="120"/>
                  <w:jc w:val="right"/>
                </w:pPr>
              </w:pPrChange>
            </w:pPr>
            <w:del w:id="33898" w:author="James Vu" w:date="2024-04-18T23:35:00Z">
              <w:r w:rsidRPr="00167CE0" w:rsidDel="001F08AC">
                <w:rPr>
                  <w:color w:val="000000"/>
                  <w:sz w:val="28"/>
                  <w:szCs w:val="28"/>
                  <w:lang w:val="en-GB"/>
                  <w:rPrChange w:id="33899" w:author="James Vu" w:date="2024-04-18T22:33:00Z">
                    <w:rPr>
                      <w:color w:val="000000"/>
                      <w:sz w:val="26"/>
                      <w:szCs w:val="26"/>
                      <w:lang w:val="en-GB"/>
                    </w:rPr>
                  </w:rPrChange>
                </w:rPr>
                <w:delText>700.000.000</w:delText>
              </w:r>
            </w:del>
          </w:p>
        </w:tc>
        <w:tc>
          <w:tcPr>
            <w:tcW w:w="675" w:type="pct"/>
            <w:tcBorders>
              <w:top w:val="nil"/>
              <w:left w:val="nil"/>
              <w:bottom w:val="single" w:sz="4" w:space="0" w:color="auto"/>
              <w:right w:val="single" w:sz="4" w:space="0" w:color="auto"/>
            </w:tcBorders>
            <w:shd w:val="clear" w:color="auto" w:fill="auto"/>
            <w:vAlign w:val="center"/>
            <w:hideMark/>
          </w:tcPr>
          <w:p w14:paraId="0F53248A" w14:textId="1677C196" w:rsidR="00FC28D6" w:rsidRPr="00167CE0" w:rsidDel="001F08AC" w:rsidRDefault="00FC28D6">
            <w:pPr>
              <w:widowControl w:val="0"/>
              <w:spacing w:before="120" w:after="120"/>
              <w:jc w:val="both"/>
              <w:rPr>
                <w:del w:id="33900" w:author="James Vu" w:date="2024-04-18T23:35:00Z"/>
                <w:color w:val="000000"/>
                <w:sz w:val="28"/>
                <w:szCs w:val="28"/>
                <w:rPrChange w:id="33901" w:author="James Vu" w:date="2024-04-18T22:33:00Z">
                  <w:rPr>
                    <w:del w:id="33902" w:author="James Vu" w:date="2024-04-18T23:35:00Z"/>
                    <w:color w:val="000000"/>
                    <w:sz w:val="26"/>
                    <w:szCs w:val="26"/>
                  </w:rPr>
                </w:rPrChange>
              </w:rPr>
              <w:pPrChange w:id="33903" w:author="James Vu" w:date="2024-04-18T22:33:00Z">
                <w:pPr>
                  <w:widowControl w:val="0"/>
                  <w:spacing w:before="120" w:after="120"/>
                  <w:jc w:val="right"/>
                </w:pPr>
              </w:pPrChange>
            </w:pPr>
            <w:del w:id="33904" w:author="James Vu" w:date="2024-04-18T23:35:00Z">
              <w:r w:rsidRPr="00167CE0" w:rsidDel="001F08AC">
                <w:rPr>
                  <w:color w:val="000000"/>
                  <w:sz w:val="28"/>
                  <w:szCs w:val="28"/>
                  <w:rPrChange w:id="33905" w:author="James Vu" w:date="2024-04-18T22:33:00Z">
                    <w:rPr>
                      <w:color w:val="000000"/>
                      <w:sz w:val="26"/>
                      <w:szCs w:val="26"/>
                    </w:rPr>
                  </w:rPrChange>
                </w:rPr>
                <w:delText>700.000.000</w:delText>
              </w:r>
            </w:del>
          </w:p>
        </w:tc>
        <w:tc>
          <w:tcPr>
            <w:tcW w:w="371" w:type="pct"/>
            <w:tcBorders>
              <w:top w:val="nil"/>
              <w:left w:val="nil"/>
              <w:bottom w:val="single" w:sz="4" w:space="0" w:color="auto"/>
              <w:right w:val="single" w:sz="4" w:space="0" w:color="auto"/>
            </w:tcBorders>
            <w:shd w:val="clear" w:color="auto" w:fill="auto"/>
            <w:vAlign w:val="center"/>
            <w:hideMark/>
          </w:tcPr>
          <w:p w14:paraId="03AD7191" w14:textId="3D169329" w:rsidR="00FC28D6" w:rsidRPr="00167CE0" w:rsidDel="001F08AC" w:rsidRDefault="00FC28D6">
            <w:pPr>
              <w:widowControl w:val="0"/>
              <w:spacing w:before="120" w:after="120"/>
              <w:jc w:val="both"/>
              <w:rPr>
                <w:del w:id="33906" w:author="James Vu" w:date="2024-04-18T23:35:00Z"/>
                <w:color w:val="000000"/>
                <w:sz w:val="28"/>
                <w:szCs w:val="28"/>
                <w:rPrChange w:id="33907" w:author="James Vu" w:date="2024-04-18T22:33:00Z">
                  <w:rPr>
                    <w:del w:id="33908" w:author="James Vu" w:date="2024-04-18T23:35:00Z"/>
                    <w:color w:val="000000"/>
                    <w:sz w:val="26"/>
                    <w:szCs w:val="26"/>
                  </w:rPr>
                </w:rPrChange>
              </w:rPr>
              <w:pPrChange w:id="33909" w:author="James Vu" w:date="2024-04-18T22:33:00Z">
                <w:pPr>
                  <w:widowControl w:val="0"/>
                  <w:spacing w:before="120" w:after="120"/>
                  <w:jc w:val="right"/>
                </w:pPr>
              </w:pPrChange>
            </w:pPr>
            <w:del w:id="33910" w:author="James Vu" w:date="2024-04-18T23:35:00Z">
              <w:r w:rsidRPr="00167CE0" w:rsidDel="001F08AC">
                <w:rPr>
                  <w:color w:val="000000"/>
                  <w:sz w:val="28"/>
                  <w:szCs w:val="28"/>
                  <w:rPrChange w:id="33911"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2FEA7A54" w14:textId="120C2313" w:rsidR="00FC28D6" w:rsidRPr="00167CE0" w:rsidDel="001F08AC" w:rsidRDefault="00FC28D6">
            <w:pPr>
              <w:widowControl w:val="0"/>
              <w:spacing w:before="120" w:after="120"/>
              <w:jc w:val="both"/>
              <w:rPr>
                <w:del w:id="33912" w:author="James Vu" w:date="2024-04-18T23:35:00Z"/>
                <w:color w:val="000000"/>
                <w:sz w:val="28"/>
                <w:szCs w:val="28"/>
                <w:rPrChange w:id="33913" w:author="James Vu" w:date="2024-04-18T22:33:00Z">
                  <w:rPr>
                    <w:del w:id="33914" w:author="James Vu" w:date="2024-04-18T23:35:00Z"/>
                    <w:color w:val="000000"/>
                    <w:sz w:val="26"/>
                    <w:szCs w:val="26"/>
                  </w:rPr>
                </w:rPrChange>
              </w:rPr>
              <w:pPrChange w:id="33915" w:author="James Vu" w:date="2024-04-18T22:33:00Z">
                <w:pPr>
                  <w:widowControl w:val="0"/>
                  <w:spacing w:before="120" w:after="120"/>
                  <w:jc w:val="right"/>
                </w:pPr>
              </w:pPrChange>
            </w:pPr>
            <w:del w:id="33916" w:author="James Vu" w:date="2024-04-18T23:35:00Z">
              <w:r w:rsidRPr="00167CE0" w:rsidDel="001F08AC">
                <w:rPr>
                  <w:color w:val="000000"/>
                  <w:sz w:val="28"/>
                  <w:szCs w:val="28"/>
                  <w:lang w:val="en-GB"/>
                  <w:rPrChange w:id="33917" w:author="James Vu" w:date="2024-04-18T22:33:00Z">
                    <w:rPr>
                      <w:color w:val="000000"/>
                      <w:sz w:val="26"/>
                      <w:szCs w:val="26"/>
                      <w:lang w:val="en-GB"/>
                    </w:rPr>
                  </w:rPrChange>
                </w:rPr>
                <w:delText>700.000.000</w:delText>
              </w:r>
            </w:del>
          </w:p>
        </w:tc>
        <w:tc>
          <w:tcPr>
            <w:tcW w:w="327" w:type="pct"/>
            <w:vMerge/>
            <w:tcBorders>
              <w:top w:val="nil"/>
              <w:left w:val="single" w:sz="4" w:space="0" w:color="auto"/>
              <w:bottom w:val="single" w:sz="4" w:space="0" w:color="auto"/>
              <w:right w:val="single" w:sz="4" w:space="0" w:color="auto"/>
            </w:tcBorders>
            <w:vAlign w:val="center"/>
            <w:hideMark/>
          </w:tcPr>
          <w:p w14:paraId="5163BA43" w14:textId="76AA476C" w:rsidR="00FC28D6" w:rsidRPr="00167CE0" w:rsidDel="001F08AC" w:rsidRDefault="00FC28D6">
            <w:pPr>
              <w:widowControl w:val="0"/>
              <w:spacing w:before="120" w:after="120"/>
              <w:jc w:val="both"/>
              <w:rPr>
                <w:del w:id="33918" w:author="James Vu" w:date="2024-04-18T23:35:00Z"/>
                <w:color w:val="000000"/>
                <w:sz w:val="28"/>
                <w:szCs w:val="28"/>
                <w:rPrChange w:id="33919" w:author="James Vu" w:date="2024-04-18T22:33:00Z">
                  <w:rPr>
                    <w:del w:id="33920" w:author="James Vu" w:date="2024-04-18T23:35:00Z"/>
                    <w:color w:val="000000"/>
                    <w:sz w:val="26"/>
                    <w:szCs w:val="26"/>
                  </w:rPr>
                </w:rPrChange>
              </w:rPr>
              <w:pPrChange w:id="33921" w:author="James Vu" w:date="2024-04-18T22:33:00Z">
                <w:pPr>
                  <w:widowControl w:val="0"/>
                  <w:spacing w:before="120" w:after="120"/>
                </w:pPr>
              </w:pPrChange>
            </w:pPr>
          </w:p>
        </w:tc>
      </w:tr>
      <w:tr w:rsidR="00A079F8" w:rsidRPr="00167CE0" w:rsidDel="001F08AC" w14:paraId="18B4B170" w14:textId="7A32C5E9" w:rsidTr="006E6FBA">
        <w:trPr>
          <w:trHeight w:val="1008"/>
          <w:del w:id="33922"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26D5A922" w14:textId="227B6722" w:rsidR="00FC28D6" w:rsidRPr="00167CE0" w:rsidDel="001F08AC" w:rsidRDefault="00FC28D6">
            <w:pPr>
              <w:widowControl w:val="0"/>
              <w:spacing w:before="120" w:after="120"/>
              <w:jc w:val="both"/>
              <w:rPr>
                <w:del w:id="33923" w:author="James Vu" w:date="2024-04-18T23:35:00Z"/>
                <w:color w:val="000000"/>
                <w:sz w:val="28"/>
                <w:szCs w:val="28"/>
                <w:rPrChange w:id="33924" w:author="James Vu" w:date="2024-04-18T22:33:00Z">
                  <w:rPr>
                    <w:del w:id="33925" w:author="James Vu" w:date="2024-04-18T23:35:00Z"/>
                    <w:color w:val="000000"/>
                    <w:sz w:val="26"/>
                    <w:szCs w:val="26"/>
                  </w:rPr>
                </w:rPrChange>
              </w:rPr>
              <w:pPrChange w:id="33926"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6DC6498D" w14:textId="73303F84" w:rsidR="00FC28D6" w:rsidRPr="00167CE0" w:rsidDel="001F08AC" w:rsidRDefault="00FC28D6">
            <w:pPr>
              <w:widowControl w:val="0"/>
              <w:spacing w:before="120" w:after="120"/>
              <w:jc w:val="both"/>
              <w:rPr>
                <w:del w:id="33927" w:author="James Vu" w:date="2024-04-18T23:35:00Z"/>
                <w:color w:val="000000"/>
                <w:sz w:val="28"/>
                <w:szCs w:val="28"/>
                <w:rPrChange w:id="33928" w:author="James Vu" w:date="2024-04-18T22:33:00Z">
                  <w:rPr>
                    <w:del w:id="33929" w:author="James Vu" w:date="2024-04-18T23:35:00Z"/>
                    <w:color w:val="000000"/>
                    <w:sz w:val="26"/>
                    <w:szCs w:val="26"/>
                  </w:rPr>
                </w:rPrChange>
              </w:rPr>
              <w:pPrChange w:id="33930"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6B009C02" w14:textId="633E18A4" w:rsidR="00FC28D6" w:rsidRPr="00167CE0" w:rsidDel="001F08AC" w:rsidRDefault="00FC28D6">
            <w:pPr>
              <w:widowControl w:val="0"/>
              <w:spacing w:before="120" w:after="120"/>
              <w:jc w:val="both"/>
              <w:rPr>
                <w:del w:id="33931" w:author="James Vu" w:date="2024-04-18T23:35:00Z"/>
                <w:color w:val="000000"/>
                <w:sz w:val="28"/>
                <w:szCs w:val="28"/>
                <w:rPrChange w:id="33932" w:author="James Vu" w:date="2024-04-18T22:33:00Z">
                  <w:rPr>
                    <w:del w:id="33933" w:author="James Vu" w:date="2024-04-18T23:35:00Z"/>
                    <w:color w:val="000000"/>
                    <w:sz w:val="26"/>
                    <w:szCs w:val="26"/>
                  </w:rPr>
                </w:rPrChange>
              </w:rPr>
              <w:pPrChange w:id="33934" w:author="James Vu" w:date="2024-04-18T22:33:00Z">
                <w:pPr>
                  <w:widowControl w:val="0"/>
                  <w:spacing w:before="120" w:after="120"/>
                </w:pPr>
              </w:pPrChange>
            </w:pPr>
            <w:del w:id="33935" w:author="James Vu" w:date="2024-04-18T23:35:00Z">
              <w:r w:rsidRPr="00167CE0" w:rsidDel="001F08AC">
                <w:rPr>
                  <w:color w:val="000000"/>
                  <w:sz w:val="28"/>
                  <w:szCs w:val="28"/>
                  <w:rPrChange w:id="33936" w:author="James Vu" w:date="2024-04-18T22:33:00Z">
                    <w:rPr>
                      <w:color w:val="000000"/>
                      <w:sz w:val="26"/>
                      <w:szCs w:val="26"/>
                    </w:rPr>
                  </w:rPrChange>
                </w:rPr>
                <w:delText>- Chia sẻ dữ liệu GIS nông nghiệp cho các hệ thống khác;</w:delText>
              </w:r>
            </w:del>
          </w:p>
        </w:tc>
        <w:tc>
          <w:tcPr>
            <w:tcW w:w="482" w:type="pct"/>
            <w:tcBorders>
              <w:top w:val="nil"/>
              <w:left w:val="nil"/>
              <w:bottom w:val="single" w:sz="4" w:space="0" w:color="auto"/>
              <w:right w:val="single" w:sz="4" w:space="0" w:color="auto"/>
            </w:tcBorders>
            <w:shd w:val="clear" w:color="auto" w:fill="auto"/>
            <w:vAlign w:val="center"/>
            <w:hideMark/>
          </w:tcPr>
          <w:p w14:paraId="116DE740" w14:textId="3621F495" w:rsidR="00FC28D6" w:rsidRPr="00167CE0" w:rsidDel="001F08AC" w:rsidRDefault="00FC28D6">
            <w:pPr>
              <w:widowControl w:val="0"/>
              <w:spacing w:before="120" w:after="120"/>
              <w:jc w:val="both"/>
              <w:rPr>
                <w:del w:id="33937" w:author="James Vu" w:date="2024-04-18T23:35:00Z"/>
                <w:color w:val="000000"/>
                <w:sz w:val="28"/>
                <w:szCs w:val="28"/>
                <w:rPrChange w:id="33938" w:author="James Vu" w:date="2024-04-18T22:33:00Z">
                  <w:rPr>
                    <w:del w:id="33939" w:author="James Vu" w:date="2024-04-18T23:35:00Z"/>
                    <w:color w:val="000000"/>
                    <w:sz w:val="26"/>
                    <w:szCs w:val="26"/>
                  </w:rPr>
                </w:rPrChange>
              </w:rPr>
              <w:pPrChange w:id="33940" w:author="James Vu" w:date="2024-04-18T22:33:00Z">
                <w:pPr>
                  <w:widowControl w:val="0"/>
                  <w:spacing w:before="120" w:after="120"/>
                  <w:jc w:val="center"/>
                </w:pPr>
              </w:pPrChange>
            </w:pPr>
            <w:del w:id="33941" w:author="James Vu" w:date="2024-04-18T23:35:00Z">
              <w:r w:rsidRPr="00167CE0" w:rsidDel="001F08AC">
                <w:rPr>
                  <w:color w:val="000000"/>
                  <w:sz w:val="28"/>
                  <w:szCs w:val="28"/>
                  <w:lang w:val="en-GB"/>
                  <w:rPrChange w:id="33942"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404D32BB" w14:textId="499FB4DE" w:rsidR="00FC28D6" w:rsidRPr="00167CE0" w:rsidDel="001F08AC" w:rsidRDefault="00FC28D6">
            <w:pPr>
              <w:widowControl w:val="0"/>
              <w:spacing w:before="120" w:after="120"/>
              <w:jc w:val="both"/>
              <w:rPr>
                <w:del w:id="33943" w:author="James Vu" w:date="2024-04-18T23:35:00Z"/>
                <w:color w:val="000000"/>
                <w:sz w:val="28"/>
                <w:szCs w:val="28"/>
                <w:rPrChange w:id="33944" w:author="James Vu" w:date="2024-04-18T22:33:00Z">
                  <w:rPr>
                    <w:del w:id="33945" w:author="James Vu" w:date="2024-04-18T23:35:00Z"/>
                    <w:color w:val="000000"/>
                    <w:sz w:val="26"/>
                    <w:szCs w:val="26"/>
                  </w:rPr>
                </w:rPrChange>
              </w:rPr>
              <w:pPrChange w:id="33946" w:author="James Vu" w:date="2024-04-18T22:33:00Z">
                <w:pPr>
                  <w:widowControl w:val="0"/>
                  <w:spacing w:before="120" w:after="120"/>
                  <w:jc w:val="center"/>
                </w:pPr>
              </w:pPrChange>
            </w:pPr>
            <w:del w:id="33947" w:author="James Vu" w:date="2024-04-18T23:35:00Z">
              <w:r w:rsidRPr="00167CE0" w:rsidDel="001F08AC">
                <w:rPr>
                  <w:color w:val="000000"/>
                  <w:sz w:val="28"/>
                  <w:szCs w:val="28"/>
                  <w:lang w:val="en-GB"/>
                  <w:rPrChange w:id="33948"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6C9FF76A" w14:textId="536C404D" w:rsidR="00FC28D6" w:rsidRPr="00167CE0" w:rsidDel="001F08AC" w:rsidRDefault="00FC28D6">
            <w:pPr>
              <w:widowControl w:val="0"/>
              <w:spacing w:before="120" w:after="120"/>
              <w:jc w:val="both"/>
              <w:rPr>
                <w:del w:id="33949" w:author="James Vu" w:date="2024-04-18T23:35:00Z"/>
                <w:color w:val="000000"/>
                <w:sz w:val="28"/>
                <w:szCs w:val="28"/>
                <w:rPrChange w:id="33950" w:author="James Vu" w:date="2024-04-18T22:33:00Z">
                  <w:rPr>
                    <w:del w:id="33951" w:author="James Vu" w:date="2024-04-18T23:35:00Z"/>
                    <w:color w:val="000000"/>
                    <w:sz w:val="26"/>
                    <w:szCs w:val="26"/>
                  </w:rPr>
                </w:rPrChange>
              </w:rPr>
              <w:pPrChange w:id="33952" w:author="James Vu" w:date="2024-04-18T22:33:00Z">
                <w:pPr>
                  <w:widowControl w:val="0"/>
                  <w:spacing w:before="120" w:after="120"/>
                  <w:jc w:val="right"/>
                </w:pPr>
              </w:pPrChange>
            </w:pPr>
            <w:del w:id="33953" w:author="James Vu" w:date="2024-04-18T23:35:00Z">
              <w:r w:rsidRPr="00167CE0" w:rsidDel="001F08AC">
                <w:rPr>
                  <w:color w:val="000000"/>
                  <w:sz w:val="28"/>
                  <w:szCs w:val="28"/>
                  <w:lang w:val="en-GB"/>
                  <w:rPrChange w:id="33954" w:author="James Vu" w:date="2024-04-18T22:33:00Z">
                    <w:rPr>
                      <w:color w:val="000000"/>
                      <w:sz w:val="26"/>
                      <w:szCs w:val="26"/>
                      <w:lang w:val="en-GB"/>
                    </w:rPr>
                  </w:rPrChange>
                </w:rPr>
                <w:delText>500.000.000</w:delText>
              </w:r>
            </w:del>
          </w:p>
        </w:tc>
        <w:tc>
          <w:tcPr>
            <w:tcW w:w="675" w:type="pct"/>
            <w:tcBorders>
              <w:top w:val="nil"/>
              <w:left w:val="nil"/>
              <w:bottom w:val="single" w:sz="4" w:space="0" w:color="auto"/>
              <w:right w:val="single" w:sz="4" w:space="0" w:color="auto"/>
            </w:tcBorders>
            <w:shd w:val="clear" w:color="auto" w:fill="auto"/>
            <w:vAlign w:val="center"/>
            <w:hideMark/>
          </w:tcPr>
          <w:p w14:paraId="4FE38249" w14:textId="3C995881" w:rsidR="00FC28D6" w:rsidRPr="00167CE0" w:rsidDel="001F08AC" w:rsidRDefault="00FC28D6">
            <w:pPr>
              <w:widowControl w:val="0"/>
              <w:spacing w:before="120" w:after="120"/>
              <w:jc w:val="both"/>
              <w:rPr>
                <w:del w:id="33955" w:author="James Vu" w:date="2024-04-18T23:35:00Z"/>
                <w:color w:val="000000"/>
                <w:sz w:val="28"/>
                <w:szCs w:val="28"/>
                <w:rPrChange w:id="33956" w:author="James Vu" w:date="2024-04-18T22:33:00Z">
                  <w:rPr>
                    <w:del w:id="33957" w:author="James Vu" w:date="2024-04-18T23:35:00Z"/>
                    <w:color w:val="000000"/>
                    <w:sz w:val="26"/>
                    <w:szCs w:val="26"/>
                  </w:rPr>
                </w:rPrChange>
              </w:rPr>
              <w:pPrChange w:id="33958" w:author="James Vu" w:date="2024-04-18T22:33:00Z">
                <w:pPr>
                  <w:widowControl w:val="0"/>
                  <w:spacing w:before="120" w:after="120"/>
                  <w:jc w:val="right"/>
                </w:pPr>
              </w:pPrChange>
            </w:pPr>
            <w:del w:id="33959" w:author="James Vu" w:date="2024-04-18T23:35:00Z">
              <w:r w:rsidRPr="00167CE0" w:rsidDel="001F08AC">
                <w:rPr>
                  <w:color w:val="000000"/>
                  <w:sz w:val="28"/>
                  <w:szCs w:val="28"/>
                  <w:rPrChange w:id="33960" w:author="James Vu" w:date="2024-04-18T22:33:00Z">
                    <w:rPr>
                      <w:color w:val="000000"/>
                      <w:sz w:val="26"/>
                      <w:szCs w:val="26"/>
                    </w:rPr>
                  </w:rPrChange>
                </w:rPr>
                <w:delText>500.000.000</w:delText>
              </w:r>
            </w:del>
          </w:p>
        </w:tc>
        <w:tc>
          <w:tcPr>
            <w:tcW w:w="371" w:type="pct"/>
            <w:tcBorders>
              <w:top w:val="nil"/>
              <w:left w:val="nil"/>
              <w:bottom w:val="single" w:sz="4" w:space="0" w:color="auto"/>
              <w:right w:val="single" w:sz="4" w:space="0" w:color="auto"/>
            </w:tcBorders>
            <w:shd w:val="clear" w:color="auto" w:fill="auto"/>
            <w:vAlign w:val="center"/>
            <w:hideMark/>
          </w:tcPr>
          <w:p w14:paraId="660A1032" w14:textId="2C5E77D8" w:rsidR="00FC28D6" w:rsidRPr="00167CE0" w:rsidDel="001F08AC" w:rsidRDefault="00FC28D6">
            <w:pPr>
              <w:widowControl w:val="0"/>
              <w:spacing w:before="120" w:after="120"/>
              <w:jc w:val="both"/>
              <w:rPr>
                <w:del w:id="33961" w:author="James Vu" w:date="2024-04-18T23:35:00Z"/>
                <w:color w:val="000000"/>
                <w:sz w:val="28"/>
                <w:szCs w:val="28"/>
                <w:rPrChange w:id="33962" w:author="James Vu" w:date="2024-04-18T22:33:00Z">
                  <w:rPr>
                    <w:del w:id="33963" w:author="James Vu" w:date="2024-04-18T23:35:00Z"/>
                    <w:color w:val="000000"/>
                    <w:sz w:val="26"/>
                    <w:szCs w:val="26"/>
                  </w:rPr>
                </w:rPrChange>
              </w:rPr>
              <w:pPrChange w:id="33964" w:author="James Vu" w:date="2024-04-18T22:33:00Z">
                <w:pPr>
                  <w:widowControl w:val="0"/>
                  <w:spacing w:before="120" w:after="120"/>
                  <w:jc w:val="right"/>
                </w:pPr>
              </w:pPrChange>
            </w:pPr>
            <w:del w:id="33965" w:author="James Vu" w:date="2024-04-18T23:35:00Z">
              <w:r w:rsidRPr="00167CE0" w:rsidDel="001F08AC">
                <w:rPr>
                  <w:color w:val="000000"/>
                  <w:sz w:val="28"/>
                  <w:szCs w:val="28"/>
                  <w:rPrChange w:id="33966"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2B1C3AA9" w14:textId="0B4D0CDC" w:rsidR="00FC28D6" w:rsidRPr="00167CE0" w:rsidDel="001F08AC" w:rsidRDefault="00FC28D6">
            <w:pPr>
              <w:widowControl w:val="0"/>
              <w:spacing w:before="120" w:after="120"/>
              <w:jc w:val="both"/>
              <w:rPr>
                <w:del w:id="33967" w:author="James Vu" w:date="2024-04-18T23:35:00Z"/>
                <w:color w:val="000000"/>
                <w:sz w:val="28"/>
                <w:szCs w:val="28"/>
                <w:rPrChange w:id="33968" w:author="James Vu" w:date="2024-04-18T22:33:00Z">
                  <w:rPr>
                    <w:del w:id="33969" w:author="James Vu" w:date="2024-04-18T23:35:00Z"/>
                    <w:color w:val="000000"/>
                    <w:sz w:val="26"/>
                    <w:szCs w:val="26"/>
                  </w:rPr>
                </w:rPrChange>
              </w:rPr>
              <w:pPrChange w:id="33970" w:author="James Vu" w:date="2024-04-18T22:33:00Z">
                <w:pPr>
                  <w:widowControl w:val="0"/>
                  <w:spacing w:before="120" w:after="120"/>
                  <w:jc w:val="right"/>
                </w:pPr>
              </w:pPrChange>
            </w:pPr>
            <w:del w:id="33971" w:author="James Vu" w:date="2024-04-18T23:35:00Z">
              <w:r w:rsidRPr="00167CE0" w:rsidDel="001F08AC">
                <w:rPr>
                  <w:color w:val="000000"/>
                  <w:sz w:val="28"/>
                  <w:szCs w:val="28"/>
                  <w:lang w:val="en-GB"/>
                  <w:rPrChange w:id="33972" w:author="James Vu" w:date="2024-04-18T22:33:00Z">
                    <w:rPr>
                      <w:color w:val="000000"/>
                      <w:sz w:val="26"/>
                      <w:szCs w:val="26"/>
                      <w:lang w:val="en-GB"/>
                    </w:rPr>
                  </w:rPrChange>
                </w:rPr>
                <w:delText>500.000.000</w:delText>
              </w:r>
            </w:del>
          </w:p>
        </w:tc>
        <w:tc>
          <w:tcPr>
            <w:tcW w:w="327" w:type="pct"/>
            <w:vMerge/>
            <w:tcBorders>
              <w:top w:val="nil"/>
              <w:left w:val="single" w:sz="4" w:space="0" w:color="auto"/>
              <w:bottom w:val="single" w:sz="4" w:space="0" w:color="auto"/>
              <w:right w:val="single" w:sz="4" w:space="0" w:color="auto"/>
            </w:tcBorders>
            <w:vAlign w:val="center"/>
            <w:hideMark/>
          </w:tcPr>
          <w:p w14:paraId="75033FD4" w14:textId="25F319D5" w:rsidR="00FC28D6" w:rsidRPr="00167CE0" w:rsidDel="001F08AC" w:rsidRDefault="00FC28D6">
            <w:pPr>
              <w:widowControl w:val="0"/>
              <w:spacing w:before="120" w:after="120"/>
              <w:jc w:val="both"/>
              <w:rPr>
                <w:del w:id="33973" w:author="James Vu" w:date="2024-04-18T23:35:00Z"/>
                <w:color w:val="000000"/>
                <w:sz w:val="28"/>
                <w:szCs w:val="28"/>
                <w:rPrChange w:id="33974" w:author="James Vu" w:date="2024-04-18T22:33:00Z">
                  <w:rPr>
                    <w:del w:id="33975" w:author="James Vu" w:date="2024-04-18T23:35:00Z"/>
                    <w:color w:val="000000"/>
                    <w:sz w:val="26"/>
                    <w:szCs w:val="26"/>
                  </w:rPr>
                </w:rPrChange>
              </w:rPr>
              <w:pPrChange w:id="33976" w:author="James Vu" w:date="2024-04-18T22:33:00Z">
                <w:pPr>
                  <w:widowControl w:val="0"/>
                  <w:spacing w:before="120" w:after="120"/>
                </w:pPr>
              </w:pPrChange>
            </w:pPr>
          </w:p>
        </w:tc>
      </w:tr>
      <w:tr w:rsidR="00A079F8" w:rsidRPr="00167CE0" w:rsidDel="001F08AC" w14:paraId="635E2F59" w14:textId="56CA39BC" w:rsidTr="006E6FBA">
        <w:trPr>
          <w:trHeight w:val="1008"/>
          <w:del w:id="33977"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6707CE42" w14:textId="08DF6B11" w:rsidR="00FC28D6" w:rsidRPr="00167CE0" w:rsidDel="001F08AC" w:rsidRDefault="00FC28D6">
            <w:pPr>
              <w:widowControl w:val="0"/>
              <w:spacing w:before="120" w:after="120"/>
              <w:jc w:val="both"/>
              <w:rPr>
                <w:del w:id="33978" w:author="James Vu" w:date="2024-04-18T23:35:00Z"/>
                <w:color w:val="000000"/>
                <w:sz w:val="28"/>
                <w:szCs w:val="28"/>
                <w:rPrChange w:id="33979" w:author="James Vu" w:date="2024-04-18T22:33:00Z">
                  <w:rPr>
                    <w:del w:id="33980" w:author="James Vu" w:date="2024-04-18T23:35:00Z"/>
                    <w:color w:val="000000"/>
                    <w:sz w:val="26"/>
                    <w:szCs w:val="26"/>
                  </w:rPr>
                </w:rPrChange>
              </w:rPr>
              <w:pPrChange w:id="33981"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31809923" w14:textId="7E1B228B" w:rsidR="00FC28D6" w:rsidRPr="00167CE0" w:rsidDel="001F08AC" w:rsidRDefault="00FC28D6">
            <w:pPr>
              <w:widowControl w:val="0"/>
              <w:spacing w:before="120" w:after="120"/>
              <w:jc w:val="both"/>
              <w:rPr>
                <w:del w:id="33982" w:author="James Vu" w:date="2024-04-18T23:35:00Z"/>
                <w:color w:val="000000"/>
                <w:sz w:val="28"/>
                <w:szCs w:val="28"/>
                <w:rPrChange w:id="33983" w:author="James Vu" w:date="2024-04-18T22:33:00Z">
                  <w:rPr>
                    <w:del w:id="33984" w:author="James Vu" w:date="2024-04-18T23:35:00Z"/>
                    <w:color w:val="000000"/>
                    <w:sz w:val="26"/>
                    <w:szCs w:val="26"/>
                  </w:rPr>
                </w:rPrChange>
              </w:rPr>
              <w:pPrChange w:id="33985"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2D7FA16B" w14:textId="66A76B4F" w:rsidR="00FC28D6" w:rsidRPr="00167CE0" w:rsidDel="001F08AC" w:rsidRDefault="00FC28D6">
            <w:pPr>
              <w:widowControl w:val="0"/>
              <w:spacing w:before="120" w:after="120"/>
              <w:jc w:val="both"/>
              <w:rPr>
                <w:del w:id="33986" w:author="James Vu" w:date="2024-04-18T23:35:00Z"/>
                <w:color w:val="000000"/>
                <w:sz w:val="28"/>
                <w:szCs w:val="28"/>
                <w:rPrChange w:id="33987" w:author="James Vu" w:date="2024-04-18T22:33:00Z">
                  <w:rPr>
                    <w:del w:id="33988" w:author="James Vu" w:date="2024-04-18T23:35:00Z"/>
                    <w:color w:val="000000"/>
                    <w:sz w:val="26"/>
                    <w:szCs w:val="26"/>
                  </w:rPr>
                </w:rPrChange>
              </w:rPr>
              <w:pPrChange w:id="33989" w:author="James Vu" w:date="2024-04-18T22:33:00Z">
                <w:pPr>
                  <w:widowControl w:val="0"/>
                  <w:spacing w:before="120" w:after="120"/>
                </w:pPr>
              </w:pPrChange>
            </w:pPr>
            <w:del w:id="33990" w:author="James Vu" w:date="2024-04-18T23:35:00Z">
              <w:r w:rsidRPr="00167CE0" w:rsidDel="001F08AC">
                <w:rPr>
                  <w:color w:val="000000"/>
                  <w:sz w:val="28"/>
                  <w:szCs w:val="28"/>
                  <w:rPrChange w:id="33991" w:author="James Vu" w:date="2024-04-18T22:33:00Z">
                    <w:rPr>
                      <w:color w:val="000000"/>
                      <w:sz w:val="26"/>
                      <w:szCs w:val="26"/>
                    </w:rPr>
                  </w:rPrChange>
                </w:rPr>
                <w:delText>- Phân tích dữ liệu trên nền tảng GIS và hỗ trợ ra quyết định</w:delText>
              </w:r>
            </w:del>
          </w:p>
        </w:tc>
        <w:tc>
          <w:tcPr>
            <w:tcW w:w="482" w:type="pct"/>
            <w:tcBorders>
              <w:top w:val="nil"/>
              <w:left w:val="nil"/>
              <w:bottom w:val="single" w:sz="4" w:space="0" w:color="auto"/>
              <w:right w:val="single" w:sz="4" w:space="0" w:color="auto"/>
            </w:tcBorders>
            <w:shd w:val="clear" w:color="auto" w:fill="auto"/>
            <w:vAlign w:val="center"/>
            <w:hideMark/>
          </w:tcPr>
          <w:p w14:paraId="14604736" w14:textId="26DC2519" w:rsidR="00FC28D6" w:rsidRPr="00167CE0" w:rsidDel="001F08AC" w:rsidRDefault="00FC28D6">
            <w:pPr>
              <w:widowControl w:val="0"/>
              <w:spacing w:before="120" w:after="120"/>
              <w:jc w:val="both"/>
              <w:rPr>
                <w:del w:id="33992" w:author="James Vu" w:date="2024-04-18T23:35:00Z"/>
                <w:color w:val="000000"/>
                <w:sz w:val="28"/>
                <w:szCs w:val="28"/>
                <w:rPrChange w:id="33993" w:author="James Vu" w:date="2024-04-18T22:33:00Z">
                  <w:rPr>
                    <w:del w:id="33994" w:author="James Vu" w:date="2024-04-18T23:35:00Z"/>
                    <w:color w:val="000000"/>
                    <w:sz w:val="26"/>
                    <w:szCs w:val="26"/>
                  </w:rPr>
                </w:rPrChange>
              </w:rPr>
              <w:pPrChange w:id="33995" w:author="James Vu" w:date="2024-04-18T22:33:00Z">
                <w:pPr>
                  <w:widowControl w:val="0"/>
                  <w:spacing w:before="120" w:after="120"/>
                  <w:jc w:val="center"/>
                </w:pPr>
              </w:pPrChange>
            </w:pPr>
            <w:del w:id="33996" w:author="James Vu" w:date="2024-04-18T23:35:00Z">
              <w:r w:rsidRPr="00167CE0" w:rsidDel="001F08AC">
                <w:rPr>
                  <w:color w:val="000000"/>
                  <w:sz w:val="28"/>
                  <w:szCs w:val="28"/>
                  <w:lang w:val="en-GB"/>
                  <w:rPrChange w:id="33997"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4C98A514" w14:textId="09A70ECB" w:rsidR="00FC28D6" w:rsidRPr="00167CE0" w:rsidDel="001F08AC" w:rsidRDefault="00FC28D6">
            <w:pPr>
              <w:widowControl w:val="0"/>
              <w:spacing w:before="120" w:after="120"/>
              <w:jc w:val="both"/>
              <w:rPr>
                <w:del w:id="33998" w:author="James Vu" w:date="2024-04-18T23:35:00Z"/>
                <w:color w:val="000000"/>
                <w:sz w:val="28"/>
                <w:szCs w:val="28"/>
                <w:rPrChange w:id="33999" w:author="James Vu" w:date="2024-04-18T22:33:00Z">
                  <w:rPr>
                    <w:del w:id="34000" w:author="James Vu" w:date="2024-04-18T23:35:00Z"/>
                    <w:color w:val="000000"/>
                    <w:sz w:val="26"/>
                    <w:szCs w:val="26"/>
                  </w:rPr>
                </w:rPrChange>
              </w:rPr>
              <w:pPrChange w:id="34001" w:author="James Vu" w:date="2024-04-18T22:33:00Z">
                <w:pPr>
                  <w:widowControl w:val="0"/>
                  <w:spacing w:before="120" w:after="120"/>
                  <w:jc w:val="center"/>
                </w:pPr>
              </w:pPrChange>
            </w:pPr>
            <w:del w:id="34002" w:author="James Vu" w:date="2024-04-18T23:35:00Z">
              <w:r w:rsidRPr="00167CE0" w:rsidDel="001F08AC">
                <w:rPr>
                  <w:color w:val="000000"/>
                  <w:sz w:val="28"/>
                  <w:szCs w:val="28"/>
                  <w:lang w:val="en-GB"/>
                  <w:rPrChange w:id="34003"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1701CE87" w14:textId="3B49E3D9" w:rsidR="00FC28D6" w:rsidRPr="00167CE0" w:rsidDel="001F08AC" w:rsidRDefault="00FC28D6">
            <w:pPr>
              <w:widowControl w:val="0"/>
              <w:spacing w:before="120" w:after="120"/>
              <w:jc w:val="both"/>
              <w:rPr>
                <w:del w:id="34004" w:author="James Vu" w:date="2024-04-18T23:35:00Z"/>
                <w:color w:val="000000"/>
                <w:sz w:val="28"/>
                <w:szCs w:val="28"/>
                <w:rPrChange w:id="34005" w:author="James Vu" w:date="2024-04-18T22:33:00Z">
                  <w:rPr>
                    <w:del w:id="34006" w:author="James Vu" w:date="2024-04-18T23:35:00Z"/>
                    <w:color w:val="000000"/>
                    <w:sz w:val="26"/>
                    <w:szCs w:val="26"/>
                  </w:rPr>
                </w:rPrChange>
              </w:rPr>
              <w:pPrChange w:id="34007" w:author="James Vu" w:date="2024-04-18T22:33:00Z">
                <w:pPr>
                  <w:widowControl w:val="0"/>
                  <w:spacing w:before="120" w:after="120"/>
                  <w:jc w:val="right"/>
                </w:pPr>
              </w:pPrChange>
            </w:pPr>
            <w:del w:id="34008" w:author="James Vu" w:date="2024-04-18T23:35:00Z">
              <w:r w:rsidRPr="00167CE0" w:rsidDel="001F08AC">
                <w:rPr>
                  <w:color w:val="000000"/>
                  <w:sz w:val="28"/>
                  <w:szCs w:val="28"/>
                  <w:lang w:val="en-GB"/>
                  <w:rPrChange w:id="34009" w:author="James Vu" w:date="2024-04-18T22:33:00Z">
                    <w:rPr>
                      <w:color w:val="000000"/>
                      <w:sz w:val="26"/>
                      <w:szCs w:val="26"/>
                      <w:lang w:val="en-GB"/>
                    </w:rPr>
                  </w:rPrChange>
                </w:rPr>
                <w:delText>2.600.000.000</w:delText>
              </w:r>
            </w:del>
          </w:p>
        </w:tc>
        <w:tc>
          <w:tcPr>
            <w:tcW w:w="675" w:type="pct"/>
            <w:tcBorders>
              <w:top w:val="nil"/>
              <w:left w:val="nil"/>
              <w:bottom w:val="single" w:sz="4" w:space="0" w:color="auto"/>
              <w:right w:val="single" w:sz="4" w:space="0" w:color="auto"/>
            </w:tcBorders>
            <w:shd w:val="clear" w:color="auto" w:fill="auto"/>
            <w:vAlign w:val="center"/>
            <w:hideMark/>
          </w:tcPr>
          <w:p w14:paraId="3B5CD7DA" w14:textId="29812394" w:rsidR="00FC28D6" w:rsidRPr="00167CE0" w:rsidDel="001F08AC" w:rsidRDefault="00FC28D6">
            <w:pPr>
              <w:widowControl w:val="0"/>
              <w:spacing w:before="120" w:after="120"/>
              <w:jc w:val="both"/>
              <w:rPr>
                <w:del w:id="34010" w:author="James Vu" w:date="2024-04-18T23:35:00Z"/>
                <w:color w:val="000000"/>
                <w:sz w:val="28"/>
                <w:szCs w:val="28"/>
                <w:rPrChange w:id="34011" w:author="James Vu" w:date="2024-04-18T22:33:00Z">
                  <w:rPr>
                    <w:del w:id="34012" w:author="James Vu" w:date="2024-04-18T23:35:00Z"/>
                    <w:color w:val="000000"/>
                    <w:sz w:val="26"/>
                    <w:szCs w:val="26"/>
                  </w:rPr>
                </w:rPrChange>
              </w:rPr>
              <w:pPrChange w:id="34013" w:author="James Vu" w:date="2024-04-18T22:33:00Z">
                <w:pPr>
                  <w:widowControl w:val="0"/>
                  <w:spacing w:before="120" w:after="120"/>
                  <w:jc w:val="right"/>
                </w:pPr>
              </w:pPrChange>
            </w:pPr>
            <w:del w:id="34014" w:author="James Vu" w:date="2024-04-18T23:35:00Z">
              <w:r w:rsidRPr="00167CE0" w:rsidDel="001F08AC">
                <w:rPr>
                  <w:color w:val="000000"/>
                  <w:sz w:val="28"/>
                  <w:szCs w:val="28"/>
                  <w:rPrChange w:id="34015" w:author="James Vu" w:date="2024-04-18T22:33:00Z">
                    <w:rPr>
                      <w:color w:val="000000"/>
                      <w:sz w:val="26"/>
                      <w:szCs w:val="26"/>
                    </w:rPr>
                  </w:rPrChange>
                </w:rPr>
                <w:delText>2.600.000.000</w:delText>
              </w:r>
            </w:del>
          </w:p>
        </w:tc>
        <w:tc>
          <w:tcPr>
            <w:tcW w:w="371" w:type="pct"/>
            <w:tcBorders>
              <w:top w:val="nil"/>
              <w:left w:val="nil"/>
              <w:bottom w:val="single" w:sz="4" w:space="0" w:color="auto"/>
              <w:right w:val="single" w:sz="4" w:space="0" w:color="auto"/>
            </w:tcBorders>
            <w:shd w:val="clear" w:color="auto" w:fill="auto"/>
            <w:vAlign w:val="center"/>
            <w:hideMark/>
          </w:tcPr>
          <w:p w14:paraId="73D1929F" w14:textId="2FAB0574" w:rsidR="00FC28D6" w:rsidRPr="00167CE0" w:rsidDel="001F08AC" w:rsidRDefault="00FC28D6">
            <w:pPr>
              <w:widowControl w:val="0"/>
              <w:spacing w:before="120" w:after="120"/>
              <w:jc w:val="both"/>
              <w:rPr>
                <w:del w:id="34016" w:author="James Vu" w:date="2024-04-18T23:35:00Z"/>
                <w:color w:val="000000"/>
                <w:sz w:val="28"/>
                <w:szCs w:val="28"/>
                <w:rPrChange w:id="34017" w:author="James Vu" w:date="2024-04-18T22:33:00Z">
                  <w:rPr>
                    <w:del w:id="34018" w:author="James Vu" w:date="2024-04-18T23:35:00Z"/>
                    <w:color w:val="000000"/>
                    <w:sz w:val="26"/>
                    <w:szCs w:val="26"/>
                  </w:rPr>
                </w:rPrChange>
              </w:rPr>
              <w:pPrChange w:id="34019" w:author="James Vu" w:date="2024-04-18T22:33:00Z">
                <w:pPr>
                  <w:widowControl w:val="0"/>
                  <w:spacing w:before="120" w:after="120"/>
                  <w:jc w:val="right"/>
                </w:pPr>
              </w:pPrChange>
            </w:pPr>
            <w:del w:id="34020" w:author="James Vu" w:date="2024-04-18T23:35:00Z">
              <w:r w:rsidRPr="00167CE0" w:rsidDel="001F08AC">
                <w:rPr>
                  <w:color w:val="000000"/>
                  <w:sz w:val="28"/>
                  <w:szCs w:val="28"/>
                  <w:rPrChange w:id="34021"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49F2C217" w14:textId="5B6C5BED" w:rsidR="00FC28D6" w:rsidRPr="00167CE0" w:rsidDel="001F08AC" w:rsidRDefault="00FC28D6">
            <w:pPr>
              <w:widowControl w:val="0"/>
              <w:spacing w:before="120" w:after="120"/>
              <w:jc w:val="both"/>
              <w:rPr>
                <w:del w:id="34022" w:author="James Vu" w:date="2024-04-18T23:35:00Z"/>
                <w:color w:val="000000"/>
                <w:sz w:val="28"/>
                <w:szCs w:val="28"/>
                <w:rPrChange w:id="34023" w:author="James Vu" w:date="2024-04-18T22:33:00Z">
                  <w:rPr>
                    <w:del w:id="34024" w:author="James Vu" w:date="2024-04-18T23:35:00Z"/>
                    <w:color w:val="000000"/>
                    <w:sz w:val="26"/>
                    <w:szCs w:val="26"/>
                  </w:rPr>
                </w:rPrChange>
              </w:rPr>
              <w:pPrChange w:id="34025" w:author="James Vu" w:date="2024-04-18T22:33:00Z">
                <w:pPr>
                  <w:widowControl w:val="0"/>
                  <w:spacing w:before="120" w:after="120"/>
                  <w:jc w:val="right"/>
                </w:pPr>
              </w:pPrChange>
            </w:pPr>
            <w:del w:id="34026" w:author="James Vu" w:date="2024-04-18T23:35:00Z">
              <w:r w:rsidRPr="00167CE0" w:rsidDel="001F08AC">
                <w:rPr>
                  <w:color w:val="000000"/>
                  <w:sz w:val="28"/>
                  <w:szCs w:val="28"/>
                  <w:lang w:val="en-GB"/>
                  <w:rPrChange w:id="34027" w:author="James Vu" w:date="2024-04-18T22:33:00Z">
                    <w:rPr>
                      <w:color w:val="000000"/>
                      <w:sz w:val="26"/>
                      <w:szCs w:val="26"/>
                      <w:lang w:val="en-GB"/>
                    </w:rPr>
                  </w:rPrChange>
                </w:rPr>
                <w:delText>2.600.000.000</w:delText>
              </w:r>
            </w:del>
          </w:p>
        </w:tc>
        <w:tc>
          <w:tcPr>
            <w:tcW w:w="327" w:type="pct"/>
            <w:vMerge/>
            <w:tcBorders>
              <w:top w:val="nil"/>
              <w:left w:val="single" w:sz="4" w:space="0" w:color="auto"/>
              <w:bottom w:val="single" w:sz="4" w:space="0" w:color="auto"/>
              <w:right w:val="single" w:sz="4" w:space="0" w:color="auto"/>
            </w:tcBorders>
            <w:vAlign w:val="center"/>
            <w:hideMark/>
          </w:tcPr>
          <w:p w14:paraId="010CCE97" w14:textId="670F7361" w:rsidR="00FC28D6" w:rsidRPr="00167CE0" w:rsidDel="001F08AC" w:rsidRDefault="00FC28D6">
            <w:pPr>
              <w:widowControl w:val="0"/>
              <w:spacing w:before="120" w:after="120"/>
              <w:jc w:val="both"/>
              <w:rPr>
                <w:del w:id="34028" w:author="James Vu" w:date="2024-04-18T23:35:00Z"/>
                <w:color w:val="000000"/>
                <w:sz w:val="28"/>
                <w:szCs w:val="28"/>
                <w:rPrChange w:id="34029" w:author="James Vu" w:date="2024-04-18T22:33:00Z">
                  <w:rPr>
                    <w:del w:id="34030" w:author="James Vu" w:date="2024-04-18T23:35:00Z"/>
                    <w:color w:val="000000"/>
                    <w:sz w:val="26"/>
                    <w:szCs w:val="26"/>
                  </w:rPr>
                </w:rPrChange>
              </w:rPr>
              <w:pPrChange w:id="34031" w:author="James Vu" w:date="2024-04-18T22:33:00Z">
                <w:pPr>
                  <w:widowControl w:val="0"/>
                  <w:spacing w:before="120" w:after="120"/>
                </w:pPr>
              </w:pPrChange>
            </w:pPr>
          </w:p>
        </w:tc>
      </w:tr>
      <w:tr w:rsidR="00FC28D6" w:rsidRPr="00167CE0" w:rsidDel="001F08AC" w14:paraId="41721FE9" w14:textId="35671F93" w:rsidTr="006E6FBA">
        <w:trPr>
          <w:trHeight w:val="336"/>
          <w:del w:id="34032" w:author="James Vu" w:date="2024-04-18T23:35:00Z"/>
        </w:trPr>
        <w:tc>
          <w:tcPr>
            <w:tcW w:w="2335"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2F4B67E3" w14:textId="0C08CDBB" w:rsidR="00FC28D6" w:rsidRPr="00167CE0" w:rsidDel="001F08AC" w:rsidRDefault="00FC28D6">
            <w:pPr>
              <w:widowControl w:val="0"/>
              <w:spacing w:before="120" w:after="120"/>
              <w:jc w:val="both"/>
              <w:rPr>
                <w:del w:id="34033" w:author="James Vu" w:date="2024-04-18T23:35:00Z"/>
                <w:b/>
                <w:bCs/>
                <w:color w:val="000000"/>
                <w:sz w:val="28"/>
                <w:szCs w:val="28"/>
                <w:rPrChange w:id="34034" w:author="James Vu" w:date="2024-04-18T22:33:00Z">
                  <w:rPr>
                    <w:del w:id="34035" w:author="James Vu" w:date="2024-04-18T23:35:00Z"/>
                    <w:b/>
                    <w:bCs/>
                    <w:color w:val="000000"/>
                    <w:sz w:val="26"/>
                    <w:szCs w:val="26"/>
                  </w:rPr>
                </w:rPrChange>
              </w:rPr>
              <w:pPrChange w:id="34036" w:author="James Vu" w:date="2024-04-18T22:33:00Z">
                <w:pPr>
                  <w:widowControl w:val="0"/>
                  <w:spacing w:before="120" w:after="120"/>
                  <w:jc w:val="center"/>
                </w:pPr>
              </w:pPrChange>
            </w:pPr>
            <w:del w:id="34037" w:author="James Vu" w:date="2024-04-18T23:35:00Z">
              <w:r w:rsidRPr="00167CE0" w:rsidDel="001F08AC">
                <w:rPr>
                  <w:b/>
                  <w:bCs/>
                  <w:color w:val="000000"/>
                  <w:sz w:val="28"/>
                  <w:szCs w:val="28"/>
                  <w:lang w:val="en-GB"/>
                  <w:rPrChange w:id="34038" w:author="James Vu" w:date="2024-04-18T22:33:00Z">
                    <w:rPr>
                      <w:b/>
                      <w:bCs/>
                      <w:color w:val="000000"/>
                      <w:sz w:val="26"/>
                      <w:szCs w:val="26"/>
                      <w:lang w:val="en-GB"/>
                    </w:rPr>
                  </w:rPrChange>
                </w:rPr>
                <w:delText>Tổng</w:delText>
              </w:r>
            </w:del>
          </w:p>
        </w:tc>
        <w:tc>
          <w:tcPr>
            <w:tcW w:w="640" w:type="pct"/>
            <w:tcBorders>
              <w:top w:val="nil"/>
              <w:left w:val="nil"/>
              <w:bottom w:val="single" w:sz="4" w:space="0" w:color="auto"/>
              <w:right w:val="single" w:sz="4" w:space="0" w:color="auto"/>
            </w:tcBorders>
            <w:shd w:val="clear" w:color="auto" w:fill="auto"/>
            <w:vAlign w:val="center"/>
            <w:hideMark/>
          </w:tcPr>
          <w:p w14:paraId="7ADD4CBF" w14:textId="681E8925" w:rsidR="00FC28D6" w:rsidRPr="00167CE0" w:rsidDel="001F08AC" w:rsidRDefault="00FC28D6">
            <w:pPr>
              <w:widowControl w:val="0"/>
              <w:spacing w:before="120" w:after="120"/>
              <w:jc w:val="both"/>
              <w:rPr>
                <w:del w:id="34039" w:author="James Vu" w:date="2024-04-18T23:35:00Z"/>
                <w:b/>
                <w:bCs/>
                <w:color w:val="000000"/>
                <w:sz w:val="28"/>
                <w:szCs w:val="28"/>
                <w:rPrChange w:id="34040" w:author="James Vu" w:date="2024-04-18T22:33:00Z">
                  <w:rPr>
                    <w:del w:id="34041" w:author="James Vu" w:date="2024-04-18T23:35:00Z"/>
                    <w:b/>
                    <w:bCs/>
                    <w:color w:val="000000"/>
                    <w:sz w:val="26"/>
                    <w:szCs w:val="26"/>
                  </w:rPr>
                </w:rPrChange>
              </w:rPr>
              <w:pPrChange w:id="34042" w:author="James Vu" w:date="2024-04-18T22:33:00Z">
                <w:pPr>
                  <w:widowControl w:val="0"/>
                  <w:spacing w:before="120" w:after="120"/>
                  <w:jc w:val="right"/>
                </w:pPr>
              </w:pPrChange>
            </w:pPr>
            <w:del w:id="34043" w:author="James Vu" w:date="2024-04-18T23:35:00Z">
              <w:r w:rsidRPr="00167CE0" w:rsidDel="001F08AC">
                <w:rPr>
                  <w:b/>
                  <w:bCs/>
                  <w:color w:val="000000"/>
                  <w:sz w:val="28"/>
                  <w:szCs w:val="28"/>
                  <w:lang w:val="en-GB"/>
                  <w:rPrChange w:id="34044" w:author="James Vu" w:date="2024-04-18T22:33:00Z">
                    <w:rPr>
                      <w:b/>
                      <w:bCs/>
                      <w:color w:val="000000"/>
                      <w:sz w:val="26"/>
                      <w:szCs w:val="26"/>
                      <w:lang w:val="en-GB"/>
                    </w:rPr>
                  </w:rPrChange>
                </w:rPr>
                <w:delText>5.850.000.000</w:delText>
              </w:r>
            </w:del>
          </w:p>
        </w:tc>
        <w:tc>
          <w:tcPr>
            <w:tcW w:w="675" w:type="pct"/>
            <w:tcBorders>
              <w:top w:val="nil"/>
              <w:left w:val="nil"/>
              <w:bottom w:val="single" w:sz="4" w:space="0" w:color="auto"/>
              <w:right w:val="single" w:sz="4" w:space="0" w:color="auto"/>
            </w:tcBorders>
            <w:shd w:val="clear" w:color="auto" w:fill="auto"/>
            <w:vAlign w:val="center"/>
            <w:hideMark/>
          </w:tcPr>
          <w:p w14:paraId="16D64110" w14:textId="3016447B" w:rsidR="00FC28D6" w:rsidRPr="00167CE0" w:rsidDel="001F08AC" w:rsidRDefault="00FC28D6">
            <w:pPr>
              <w:widowControl w:val="0"/>
              <w:spacing w:before="120" w:after="120"/>
              <w:jc w:val="both"/>
              <w:rPr>
                <w:del w:id="34045" w:author="James Vu" w:date="2024-04-18T23:35:00Z"/>
                <w:b/>
                <w:bCs/>
                <w:color w:val="000000"/>
                <w:sz w:val="28"/>
                <w:szCs w:val="28"/>
                <w:rPrChange w:id="34046" w:author="James Vu" w:date="2024-04-18T22:33:00Z">
                  <w:rPr>
                    <w:del w:id="34047" w:author="James Vu" w:date="2024-04-18T23:35:00Z"/>
                    <w:b/>
                    <w:bCs/>
                    <w:color w:val="000000"/>
                    <w:sz w:val="26"/>
                    <w:szCs w:val="26"/>
                  </w:rPr>
                </w:rPrChange>
              </w:rPr>
              <w:pPrChange w:id="34048" w:author="James Vu" w:date="2024-04-18T22:33:00Z">
                <w:pPr>
                  <w:widowControl w:val="0"/>
                  <w:spacing w:before="120" w:after="120"/>
                  <w:jc w:val="right"/>
                </w:pPr>
              </w:pPrChange>
            </w:pPr>
            <w:del w:id="34049" w:author="James Vu" w:date="2024-04-18T23:35:00Z">
              <w:r w:rsidRPr="00167CE0" w:rsidDel="001F08AC">
                <w:rPr>
                  <w:b/>
                  <w:bCs/>
                  <w:color w:val="000000"/>
                  <w:sz w:val="28"/>
                  <w:szCs w:val="28"/>
                  <w:rPrChange w:id="34050" w:author="James Vu" w:date="2024-04-18T22:33:00Z">
                    <w:rPr>
                      <w:b/>
                      <w:bCs/>
                      <w:color w:val="000000"/>
                      <w:sz w:val="26"/>
                      <w:szCs w:val="26"/>
                    </w:rPr>
                  </w:rPrChange>
                </w:rPr>
                <w:delText>5.850.000.000</w:delText>
              </w:r>
            </w:del>
          </w:p>
        </w:tc>
        <w:tc>
          <w:tcPr>
            <w:tcW w:w="371" w:type="pct"/>
            <w:tcBorders>
              <w:top w:val="nil"/>
              <w:left w:val="nil"/>
              <w:bottom w:val="single" w:sz="4" w:space="0" w:color="auto"/>
              <w:right w:val="single" w:sz="4" w:space="0" w:color="auto"/>
            </w:tcBorders>
            <w:shd w:val="clear" w:color="auto" w:fill="auto"/>
            <w:vAlign w:val="center"/>
            <w:hideMark/>
          </w:tcPr>
          <w:p w14:paraId="348AB816" w14:textId="077BB6C1" w:rsidR="00FC28D6" w:rsidRPr="00167CE0" w:rsidDel="001F08AC" w:rsidRDefault="00FC28D6">
            <w:pPr>
              <w:widowControl w:val="0"/>
              <w:spacing w:before="120" w:after="120"/>
              <w:jc w:val="both"/>
              <w:rPr>
                <w:del w:id="34051" w:author="James Vu" w:date="2024-04-18T23:35:00Z"/>
                <w:b/>
                <w:bCs/>
                <w:color w:val="000000"/>
                <w:sz w:val="28"/>
                <w:szCs w:val="28"/>
                <w:rPrChange w:id="34052" w:author="James Vu" w:date="2024-04-18T22:33:00Z">
                  <w:rPr>
                    <w:del w:id="34053" w:author="James Vu" w:date="2024-04-18T23:35:00Z"/>
                    <w:b/>
                    <w:bCs/>
                    <w:color w:val="000000"/>
                    <w:sz w:val="26"/>
                    <w:szCs w:val="26"/>
                  </w:rPr>
                </w:rPrChange>
              </w:rPr>
              <w:pPrChange w:id="34054" w:author="James Vu" w:date="2024-04-18T22:33:00Z">
                <w:pPr>
                  <w:widowControl w:val="0"/>
                  <w:spacing w:before="120" w:after="120"/>
                  <w:jc w:val="right"/>
                </w:pPr>
              </w:pPrChange>
            </w:pPr>
            <w:del w:id="34055" w:author="James Vu" w:date="2024-04-18T23:35:00Z">
              <w:r w:rsidRPr="00167CE0" w:rsidDel="001F08AC">
                <w:rPr>
                  <w:b/>
                  <w:bCs/>
                  <w:color w:val="000000"/>
                  <w:sz w:val="28"/>
                  <w:szCs w:val="28"/>
                  <w:rPrChange w:id="34056" w:author="James Vu" w:date="2024-04-18T22:33:00Z">
                    <w:rPr>
                      <w:b/>
                      <w:bCs/>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48C50373" w14:textId="4380423E" w:rsidR="00FC28D6" w:rsidRPr="00167CE0" w:rsidDel="001F08AC" w:rsidRDefault="00FC28D6">
            <w:pPr>
              <w:widowControl w:val="0"/>
              <w:spacing w:before="120" w:after="120"/>
              <w:jc w:val="both"/>
              <w:rPr>
                <w:del w:id="34057" w:author="James Vu" w:date="2024-04-18T23:35:00Z"/>
                <w:b/>
                <w:bCs/>
                <w:color w:val="000000"/>
                <w:sz w:val="28"/>
                <w:szCs w:val="28"/>
                <w:rPrChange w:id="34058" w:author="James Vu" w:date="2024-04-18T22:33:00Z">
                  <w:rPr>
                    <w:del w:id="34059" w:author="James Vu" w:date="2024-04-18T23:35:00Z"/>
                    <w:b/>
                    <w:bCs/>
                    <w:color w:val="000000"/>
                    <w:sz w:val="26"/>
                    <w:szCs w:val="26"/>
                  </w:rPr>
                </w:rPrChange>
              </w:rPr>
              <w:pPrChange w:id="34060" w:author="James Vu" w:date="2024-04-18T22:33:00Z">
                <w:pPr>
                  <w:widowControl w:val="0"/>
                  <w:spacing w:before="120" w:after="120"/>
                  <w:jc w:val="right"/>
                </w:pPr>
              </w:pPrChange>
            </w:pPr>
            <w:del w:id="34061" w:author="James Vu" w:date="2024-04-18T23:35:00Z">
              <w:r w:rsidRPr="00167CE0" w:rsidDel="001F08AC">
                <w:rPr>
                  <w:b/>
                  <w:bCs/>
                  <w:color w:val="000000"/>
                  <w:sz w:val="28"/>
                  <w:szCs w:val="28"/>
                  <w:lang w:val="en-GB"/>
                  <w:rPrChange w:id="34062" w:author="James Vu" w:date="2024-04-18T22:33:00Z">
                    <w:rPr>
                      <w:b/>
                      <w:bCs/>
                      <w:color w:val="000000"/>
                      <w:sz w:val="26"/>
                      <w:szCs w:val="26"/>
                      <w:lang w:val="en-GB"/>
                    </w:rPr>
                  </w:rPrChange>
                </w:rPr>
                <w:delText>5.</w:delText>
              </w:r>
              <w:r w:rsidR="00B52218" w:rsidRPr="00167CE0" w:rsidDel="001F08AC">
                <w:rPr>
                  <w:b/>
                  <w:bCs/>
                  <w:color w:val="000000"/>
                  <w:sz w:val="28"/>
                  <w:szCs w:val="28"/>
                  <w:lang w:val="en-GB"/>
                  <w:rPrChange w:id="34063" w:author="James Vu" w:date="2024-04-18T22:33:00Z">
                    <w:rPr>
                      <w:b/>
                      <w:bCs/>
                      <w:color w:val="000000"/>
                      <w:sz w:val="26"/>
                      <w:szCs w:val="26"/>
                      <w:lang w:val="en-GB"/>
                    </w:rPr>
                  </w:rPrChange>
                </w:rPr>
                <w:delText>85</w:delText>
              </w:r>
              <w:r w:rsidRPr="00167CE0" w:rsidDel="001F08AC">
                <w:rPr>
                  <w:b/>
                  <w:bCs/>
                  <w:color w:val="000000"/>
                  <w:sz w:val="28"/>
                  <w:szCs w:val="28"/>
                  <w:lang w:val="en-GB"/>
                  <w:rPrChange w:id="34064" w:author="James Vu" w:date="2024-04-18T22:33:00Z">
                    <w:rPr>
                      <w:b/>
                      <w:bCs/>
                      <w:color w:val="000000"/>
                      <w:sz w:val="26"/>
                      <w:szCs w:val="26"/>
                      <w:lang w:val="en-GB"/>
                    </w:rPr>
                  </w:rPrChange>
                </w:rPr>
                <w:delText>0.000.000</w:delText>
              </w:r>
            </w:del>
          </w:p>
        </w:tc>
        <w:tc>
          <w:tcPr>
            <w:tcW w:w="327" w:type="pct"/>
            <w:tcBorders>
              <w:top w:val="nil"/>
              <w:left w:val="nil"/>
              <w:bottom w:val="single" w:sz="4" w:space="0" w:color="auto"/>
              <w:right w:val="single" w:sz="4" w:space="0" w:color="auto"/>
            </w:tcBorders>
            <w:shd w:val="clear" w:color="auto" w:fill="auto"/>
            <w:vAlign w:val="center"/>
            <w:hideMark/>
          </w:tcPr>
          <w:p w14:paraId="49223C5A" w14:textId="272E4704" w:rsidR="00FC28D6" w:rsidRPr="00167CE0" w:rsidDel="001F08AC" w:rsidRDefault="00FC28D6">
            <w:pPr>
              <w:widowControl w:val="0"/>
              <w:spacing w:before="120" w:after="120"/>
              <w:jc w:val="both"/>
              <w:rPr>
                <w:del w:id="34065" w:author="James Vu" w:date="2024-04-18T23:35:00Z"/>
                <w:b/>
                <w:bCs/>
                <w:color w:val="000000"/>
                <w:sz w:val="28"/>
                <w:szCs w:val="28"/>
                <w:rPrChange w:id="34066" w:author="James Vu" w:date="2024-04-18T22:33:00Z">
                  <w:rPr>
                    <w:del w:id="34067" w:author="James Vu" w:date="2024-04-18T23:35:00Z"/>
                    <w:b/>
                    <w:bCs/>
                    <w:color w:val="000000"/>
                    <w:sz w:val="26"/>
                    <w:szCs w:val="26"/>
                  </w:rPr>
                </w:rPrChange>
              </w:rPr>
              <w:pPrChange w:id="34068" w:author="James Vu" w:date="2024-04-18T22:33:00Z">
                <w:pPr>
                  <w:widowControl w:val="0"/>
                  <w:spacing w:before="120" w:after="120"/>
                </w:pPr>
              </w:pPrChange>
            </w:pPr>
            <w:del w:id="34069" w:author="James Vu" w:date="2024-04-18T23:35:00Z">
              <w:r w:rsidRPr="00167CE0" w:rsidDel="001F08AC">
                <w:rPr>
                  <w:b/>
                  <w:bCs/>
                  <w:color w:val="000000"/>
                  <w:sz w:val="28"/>
                  <w:szCs w:val="28"/>
                  <w:lang w:val="en-GB"/>
                  <w:rPrChange w:id="34070" w:author="James Vu" w:date="2024-04-18T22:33:00Z">
                    <w:rPr>
                      <w:b/>
                      <w:bCs/>
                      <w:color w:val="000000"/>
                      <w:sz w:val="26"/>
                      <w:szCs w:val="26"/>
                      <w:lang w:val="en-GB"/>
                    </w:rPr>
                  </w:rPrChange>
                </w:rPr>
                <w:delText> </w:delText>
              </w:r>
            </w:del>
          </w:p>
        </w:tc>
      </w:tr>
      <w:tr w:rsidR="00A079F8" w:rsidRPr="00167CE0" w:rsidDel="001F08AC" w14:paraId="68B1AB34" w14:textId="33C3D0F7" w:rsidTr="006E6FBA">
        <w:trPr>
          <w:trHeight w:val="1752"/>
          <w:del w:id="34071" w:author="James Vu" w:date="2024-04-18T23:35:00Z"/>
        </w:trPr>
        <w:tc>
          <w:tcPr>
            <w:tcW w:w="186" w:type="pct"/>
            <w:vMerge w:val="restart"/>
            <w:tcBorders>
              <w:top w:val="nil"/>
              <w:left w:val="single" w:sz="4" w:space="0" w:color="auto"/>
              <w:bottom w:val="single" w:sz="4" w:space="0" w:color="auto"/>
              <w:right w:val="single" w:sz="4" w:space="0" w:color="auto"/>
            </w:tcBorders>
            <w:shd w:val="clear" w:color="auto" w:fill="auto"/>
            <w:vAlign w:val="center"/>
            <w:hideMark/>
          </w:tcPr>
          <w:p w14:paraId="523F17F8" w14:textId="51113D97" w:rsidR="00FC28D6" w:rsidRPr="00167CE0" w:rsidDel="001F08AC" w:rsidRDefault="00FC28D6">
            <w:pPr>
              <w:widowControl w:val="0"/>
              <w:spacing w:before="120" w:after="120"/>
              <w:jc w:val="both"/>
              <w:rPr>
                <w:del w:id="34072" w:author="James Vu" w:date="2024-04-18T23:35:00Z"/>
                <w:color w:val="000000"/>
                <w:sz w:val="28"/>
                <w:szCs w:val="28"/>
                <w:rPrChange w:id="34073" w:author="James Vu" w:date="2024-04-18T22:33:00Z">
                  <w:rPr>
                    <w:del w:id="34074" w:author="James Vu" w:date="2024-04-18T23:35:00Z"/>
                    <w:color w:val="000000"/>
                    <w:sz w:val="26"/>
                    <w:szCs w:val="26"/>
                  </w:rPr>
                </w:rPrChange>
              </w:rPr>
              <w:pPrChange w:id="34075" w:author="James Vu" w:date="2024-04-18T22:33:00Z">
                <w:pPr>
                  <w:widowControl w:val="0"/>
                  <w:spacing w:before="120" w:after="120"/>
                  <w:jc w:val="center"/>
                </w:pPr>
              </w:pPrChange>
            </w:pPr>
            <w:del w:id="34076" w:author="James Vu" w:date="2024-04-18T23:35:00Z">
              <w:r w:rsidRPr="00167CE0" w:rsidDel="001F08AC">
                <w:rPr>
                  <w:color w:val="000000"/>
                  <w:sz w:val="28"/>
                  <w:szCs w:val="28"/>
                  <w:rPrChange w:id="34077" w:author="James Vu" w:date="2024-04-18T22:33:00Z">
                    <w:rPr>
                      <w:color w:val="000000"/>
                      <w:sz w:val="26"/>
                      <w:szCs w:val="26"/>
                    </w:rPr>
                  </w:rPrChange>
                </w:rPr>
                <w:delText>2</w:delText>
              </w:r>
            </w:del>
          </w:p>
        </w:tc>
        <w:tc>
          <w:tcPr>
            <w:tcW w:w="590" w:type="pct"/>
            <w:vMerge w:val="restart"/>
            <w:tcBorders>
              <w:top w:val="nil"/>
              <w:left w:val="single" w:sz="4" w:space="0" w:color="auto"/>
              <w:bottom w:val="single" w:sz="4" w:space="0" w:color="auto"/>
              <w:right w:val="single" w:sz="4" w:space="0" w:color="auto"/>
            </w:tcBorders>
            <w:shd w:val="clear" w:color="auto" w:fill="auto"/>
            <w:vAlign w:val="center"/>
            <w:hideMark/>
          </w:tcPr>
          <w:p w14:paraId="59875544" w14:textId="1CF569A4" w:rsidR="00FC28D6" w:rsidRPr="00167CE0" w:rsidDel="001F08AC" w:rsidRDefault="00FC28D6">
            <w:pPr>
              <w:widowControl w:val="0"/>
              <w:spacing w:before="120" w:after="120"/>
              <w:jc w:val="both"/>
              <w:rPr>
                <w:del w:id="34078" w:author="James Vu" w:date="2024-04-18T23:35:00Z"/>
                <w:color w:val="000000"/>
                <w:sz w:val="28"/>
                <w:szCs w:val="28"/>
                <w:rPrChange w:id="34079" w:author="James Vu" w:date="2024-04-18T22:33:00Z">
                  <w:rPr>
                    <w:del w:id="34080" w:author="James Vu" w:date="2024-04-18T23:35:00Z"/>
                    <w:color w:val="000000"/>
                    <w:sz w:val="26"/>
                    <w:szCs w:val="26"/>
                  </w:rPr>
                </w:rPrChange>
              </w:rPr>
              <w:pPrChange w:id="34081" w:author="James Vu" w:date="2024-04-18T22:33:00Z">
                <w:pPr>
                  <w:widowControl w:val="0"/>
                  <w:spacing w:before="120" w:after="120"/>
                  <w:jc w:val="center"/>
                </w:pPr>
              </w:pPrChange>
            </w:pPr>
            <w:del w:id="34082" w:author="James Vu" w:date="2024-04-18T23:35:00Z">
              <w:r w:rsidRPr="00167CE0" w:rsidDel="001F08AC">
                <w:rPr>
                  <w:color w:val="000000"/>
                  <w:sz w:val="28"/>
                  <w:szCs w:val="28"/>
                  <w:lang w:eastAsia="en-GB"/>
                  <w:rPrChange w:id="34083" w:author="James Vu" w:date="2024-04-18T22:33:00Z">
                    <w:rPr>
                      <w:color w:val="000000"/>
                      <w:sz w:val="26"/>
                      <w:szCs w:val="26"/>
                      <w:lang w:eastAsia="en-GB"/>
                    </w:rPr>
                  </w:rPrChange>
                </w:rPr>
                <w:delText>Phần mềm quản lý, cập nhật CSDL bao gồm CSDL dùng chung và CSDL chuyên ngành các lĩnh vực của ngành</w:delText>
              </w:r>
            </w:del>
          </w:p>
        </w:tc>
        <w:tc>
          <w:tcPr>
            <w:tcW w:w="719" w:type="pct"/>
            <w:tcBorders>
              <w:top w:val="nil"/>
              <w:left w:val="nil"/>
              <w:bottom w:val="single" w:sz="4" w:space="0" w:color="auto"/>
              <w:right w:val="single" w:sz="4" w:space="0" w:color="auto"/>
            </w:tcBorders>
            <w:shd w:val="clear" w:color="auto" w:fill="auto"/>
            <w:vAlign w:val="center"/>
            <w:hideMark/>
          </w:tcPr>
          <w:p w14:paraId="37DEF92E" w14:textId="09067C17" w:rsidR="00FC28D6" w:rsidRPr="00167CE0" w:rsidDel="001F08AC" w:rsidRDefault="00FC28D6">
            <w:pPr>
              <w:widowControl w:val="0"/>
              <w:spacing w:before="120" w:after="120"/>
              <w:jc w:val="both"/>
              <w:rPr>
                <w:del w:id="34084" w:author="James Vu" w:date="2024-04-18T23:35:00Z"/>
                <w:color w:val="000000"/>
                <w:sz w:val="28"/>
                <w:szCs w:val="28"/>
                <w:rPrChange w:id="34085" w:author="James Vu" w:date="2024-04-18T22:33:00Z">
                  <w:rPr>
                    <w:del w:id="34086" w:author="James Vu" w:date="2024-04-18T23:35:00Z"/>
                    <w:color w:val="000000"/>
                    <w:sz w:val="26"/>
                    <w:szCs w:val="26"/>
                  </w:rPr>
                </w:rPrChange>
              </w:rPr>
              <w:pPrChange w:id="34087" w:author="James Vu" w:date="2024-04-18T22:33:00Z">
                <w:pPr>
                  <w:widowControl w:val="0"/>
                  <w:spacing w:before="120" w:after="120"/>
                </w:pPr>
              </w:pPrChange>
            </w:pPr>
            <w:del w:id="34088" w:author="James Vu" w:date="2024-04-18T23:35:00Z">
              <w:r w:rsidRPr="00167CE0" w:rsidDel="001F08AC">
                <w:rPr>
                  <w:color w:val="000000"/>
                  <w:sz w:val="28"/>
                  <w:szCs w:val="28"/>
                  <w:rPrChange w:id="34089" w:author="James Vu" w:date="2024-04-18T22:33:00Z">
                    <w:rPr>
                      <w:color w:val="000000"/>
                      <w:sz w:val="26"/>
                      <w:szCs w:val="26"/>
                    </w:rPr>
                  </w:rPrChange>
                </w:rPr>
                <w:delText>- Quản lý. cập nhật trực tuyến các CSDL dùng chung và CSDL chuyên ngành trên nền tảng Web</w:delText>
              </w:r>
            </w:del>
          </w:p>
        </w:tc>
        <w:tc>
          <w:tcPr>
            <w:tcW w:w="482" w:type="pct"/>
            <w:tcBorders>
              <w:top w:val="nil"/>
              <w:left w:val="nil"/>
              <w:bottom w:val="single" w:sz="4" w:space="0" w:color="auto"/>
              <w:right w:val="single" w:sz="4" w:space="0" w:color="auto"/>
            </w:tcBorders>
            <w:shd w:val="clear" w:color="auto" w:fill="auto"/>
            <w:vAlign w:val="center"/>
            <w:hideMark/>
          </w:tcPr>
          <w:p w14:paraId="000A2DA3" w14:textId="38F7CC61" w:rsidR="00FC28D6" w:rsidRPr="00167CE0" w:rsidDel="001F08AC" w:rsidRDefault="00FC28D6">
            <w:pPr>
              <w:widowControl w:val="0"/>
              <w:spacing w:before="120" w:after="120"/>
              <w:jc w:val="both"/>
              <w:rPr>
                <w:del w:id="34090" w:author="James Vu" w:date="2024-04-18T23:35:00Z"/>
                <w:color w:val="000000"/>
                <w:sz w:val="28"/>
                <w:szCs w:val="28"/>
                <w:rPrChange w:id="34091" w:author="James Vu" w:date="2024-04-18T22:33:00Z">
                  <w:rPr>
                    <w:del w:id="34092" w:author="James Vu" w:date="2024-04-18T23:35:00Z"/>
                    <w:color w:val="000000"/>
                    <w:sz w:val="26"/>
                    <w:szCs w:val="26"/>
                  </w:rPr>
                </w:rPrChange>
              </w:rPr>
              <w:pPrChange w:id="34093" w:author="James Vu" w:date="2024-04-18T22:33:00Z">
                <w:pPr>
                  <w:widowControl w:val="0"/>
                  <w:spacing w:before="120" w:after="120"/>
                  <w:jc w:val="center"/>
                </w:pPr>
              </w:pPrChange>
            </w:pPr>
            <w:del w:id="34094" w:author="James Vu" w:date="2024-04-18T23:35:00Z">
              <w:r w:rsidRPr="00167CE0" w:rsidDel="001F08AC">
                <w:rPr>
                  <w:color w:val="000000"/>
                  <w:sz w:val="28"/>
                  <w:szCs w:val="28"/>
                  <w:rPrChange w:id="34095" w:author="James Vu" w:date="2024-04-18T22:33:00Z">
                    <w:rPr>
                      <w:color w:val="000000"/>
                      <w:sz w:val="26"/>
                      <w:szCs w:val="26"/>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2185641D" w14:textId="646CF91C" w:rsidR="00FC28D6" w:rsidRPr="00167CE0" w:rsidDel="001F08AC" w:rsidRDefault="00FC28D6">
            <w:pPr>
              <w:widowControl w:val="0"/>
              <w:spacing w:before="120" w:after="120"/>
              <w:jc w:val="both"/>
              <w:rPr>
                <w:del w:id="34096" w:author="James Vu" w:date="2024-04-18T23:35:00Z"/>
                <w:color w:val="000000"/>
                <w:sz w:val="28"/>
                <w:szCs w:val="28"/>
                <w:rPrChange w:id="34097" w:author="James Vu" w:date="2024-04-18T22:33:00Z">
                  <w:rPr>
                    <w:del w:id="34098" w:author="James Vu" w:date="2024-04-18T23:35:00Z"/>
                    <w:color w:val="000000"/>
                    <w:sz w:val="26"/>
                    <w:szCs w:val="26"/>
                  </w:rPr>
                </w:rPrChange>
              </w:rPr>
              <w:pPrChange w:id="34099" w:author="James Vu" w:date="2024-04-18T22:33:00Z">
                <w:pPr>
                  <w:widowControl w:val="0"/>
                  <w:spacing w:before="120" w:after="120"/>
                  <w:jc w:val="center"/>
                </w:pPr>
              </w:pPrChange>
            </w:pPr>
            <w:del w:id="34100" w:author="James Vu" w:date="2024-04-18T23:35:00Z">
              <w:r w:rsidRPr="00167CE0" w:rsidDel="001F08AC">
                <w:rPr>
                  <w:color w:val="000000"/>
                  <w:sz w:val="28"/>
                  <w:szCs w:val="28"/>
                  <w:rPrChange w:id="34101" w:author="James Vu" w:date="2024-04-18T22:33:00Z">
                    <w:rPr>
                      <w:color w:val="000000"/>
                      <w:sz w:val="26"/>
                      <w:szCs w:val="26"/>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155E7239" w14:textId="0E0ECEE2" w:rsidR="00FC28D6" w:rsidRPr="00167CE0" w:rsidDel="001F08AC" w:rsidRDefault="00FC28D6">
            <w:pPr>
              <w:widowControl w:val="0"/>
              <w:spacing w:before="120" w:after="120"/>
              <w:jc w:val="both"/>
              <w:rPr>
                <w:del w:id="34102" w:author="James Vu" w:date="2024-04-18T23:35:00Z"/>
                <w:color w:val="000000"/>
                <w:sz w:val="28"/>
                <w:szCs w:val="28"/>
                <w:rPrChange w:id="34103" w:author="James Vu" w:date="2024-04-18T22:33:00Z">
                  <w:rPr>
                    <w:del w:id="34104" w:author="James Vu" w:date="2024-04-18T23:35:00Z"/>
                    <w:color w:val="000000"/>
                    <w:sz w:val="26"/>
                    <w:szCs w:val="26"/>
                  </w:rPr>
                </w:rPrChange>
              </w:rPr>
              <w:pPrChange w:id="34105" w:author="James Vu" w:date="2024-04-18T22:33:00Z">
                <w:pPr>
                  <w:widowControl w:val="0"/>
                  <w:spacing w:before="120" w:after="120"/>
                  <w:jc w:val="right"/>
                </w:pPr>
              </w:pPrChange>
            </w:pPr>
            <w:del w:id="34106" w:author="James Vu" w:date="2024-04-18T23:35:00Z">
              <w:r w:rsidRPr="00167CE0" w:rsidDel="001F08AC">
                <w:rPr>
                  <w:color w:val="000000"/>
                  <w:sz w:val="28"/>
                  <w:szCs w:val="28"/>
                  <w:lang w:val="en-GB"/>
                  <w:rPrChange w:id="34107" w:author="James Vu" w:date="2024-04-18T22:33:00Z">
                    <w:rPr>
                      <w:color w:val="000000"/>
                      <w:sz w:val="26"/>
                      <w:szCs w:val="26"/>
                      <w:lang w:val="en-GB"/>
                    </w:rPr>
                  </w:rPrChange>
                </w:rPr>
                <w:delText>1.500.000.000</w:delText>
              </w:r>
            </w:del>
          </w:p>
        </w:tc>
        <w:tc>
          <w:tcPr>
            <w:tcW w:w="675" w:type="pct"/>
            <w:tcBorders>
              <w:top w:val="nil"/>
              <w:left w:val="nil"/>
              <w:bottom w:val="single" w:sz="4" w:space="0" w:color="auto"/>
              <w:right w:val="single" w:sz="4" w:space="0" w:color="auto"/>
            </w:tcBorders>
            <w:shd w:val="clear" w:color="auto" w:fill="auto"/>
            <w:vAlign w:val="center"/>
            <w:hideMark/>
          </w:tcPr>
          <w:p w14:paraId="6350B2F8" w14:textId="1009D644" w:rsidR="00FC28D6" w:rsidRPr="00167CE0" w:rsidDel="001F08AC" w:rsidRDefault="00FC28D6">
            <w:pPr>
              <w:widowControl w:val="0"/>
              <w:spacing w:before="120" w:after="120"/>
              <w:jc w:val="both"/>
              <w:rPr>
                <w:del w:id="34108" w:author="James Vu" w:date="2024-04-18T23:35:00Z"/>
                <w:color w:val="000000"/>
                <w:sz w:val="28"/>
                <w:szCs w:val="28"/>
                <w:rPrChange w:id="34109" w:author="James Vu" w:date="2024-04-18T22:33:00Z">
                  <w:rPr>
                    <w:del w:id="34110" w:author="James Vu" w:date="2024-04-18T23:35:00Z"/>
                    <w:color w:val="000000"/>
                    <w:sz w:val="26"/>
                    <w:szCs w:val="26"/>
                  </w:rPr>
                </w:rPrChange>
              </w:rPr>
              <w:pPrChange w:id="34111" w:author="James Vu" w:date="2024-04-18T22:33:00Z">
                <w:pPr>
                  <w:widowControl w:val="0"/>
                  <w:spacing w:before="120" w:after="120"/>
                  <w:jc w:val="right"/>
                </w:pPr>
              </w:pPrChange>
            </w:pPr>
            <w:del w:id="34112" w:author="James Vu" w:date="2024-04-18T23:35:00Z">
              <w:r w:rsidRPr="00167CE0" w:rsidDel="001F08AC">
                <w:rPr>
                  <w:color w:val="000000"/>
                  <w:sz w:val="28"/>
                  <w:szCs w:val="28"/>
                  <w:rPrChange w:id="34113" w:author="James Vu" w:date="2024-04-18T22:33:00Z">
                    <w:rPr>
                      <w:color w:val="000000"/>
                      <w:sz w:val="26"/>
                      <w:szCs w:val="26"/>
                    </w:rPr>
                  </w:rPrChange>
                </w:rPr>
                <w:delText>1.500.000.000</w:delText>
              </w:r>
            </w:del>
          </w:p>
        </w:tc>
        <w:tc>
          <w:tcPr>
            <w:tcW w:w="371" w:type="pct"/>
            <w:tcBorders>
              <w:top w:val="nil"/>
              <w:left w:val="nil"/>
              <w:bottom w:val="single" w:sz="4" w:space="0" w:color="auto"/>
              <w:right w:val="single" w:sz="4" w:space="0" w:color="auto"/>
            </w:tcBorders>
            <w:shd w:val="clear" w:color="auto" w:fill="auto"/>
            <w:vAlign w:val="center"/>
            <w:hideMark/>
          </w:tcPr>
          <w:p w14:paraId="29EED220" w14:textId="5E46C11F" w:rsidR="00FC28D6" w:rsidRPr="00167CE0" w:rsidDel="001F08AC" w:rsidRDefault="00FC28D6">
            <w:pPr>
              <w:widowControl w:val="0"/>
              <w:spacing w:before="120" w:after="120"/>
              <w:jc w:val="both"/>
              <w:rPr>
                <w:del w:id="34114" w:author="James Vu" w:date="2024-04-18T23:35:00Z"/>
                <w:color w:val="000000"/>
                <w:sz w:val="28"/>
                <w:szCs w:val="28"/>
                <w:rPrChange w:id="34115" w:author="James Vu" w:date="2024-04-18T22:33:00Z">
                  <w:rPr>
                    <w:del w:id="34116" w:author="James Vu" w:date="2024-04-18T23:35:00Z"/>
                    <w:color w:val="000000"/>
                    <w:sz w:val="26"/>
                    <w:szCs w:val="26"/>
                  </w:rPr>
                </w:rPrChange>
              </w:rPr>
              <w:pPrChange w:id="34117" w:author="James Vu" w:date="2024-04-18T22:33:00Z">
                <w:pPr>
                  <w:widowControl w:val="0"/>
                  <w:spacing w:before="120" w:after="120"/>
                  <w:jc w:val="right"/>
                </w:pPr>
              </w:pPrChange>
            </w:pPr>
            <w:del w:id="34118" w:author="James Vu" w:date="2024-04-18T23:35:00Z">
              <w:r w:rsidRPr="00167CE0" w:rsidDel="001F08AC">
                <w:rPr>
                  <w:color w:val="000000"/>
                  <w:sz w:val="28"/>
                  <w:szCs w:val="28"/>
                  <w:rPrChange w:id="34119"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49FFDD08" w14:textId="4C1C4E6D" w:rsidR="00FC28D6" w:rsidRPr="00167CE0" w:rsidDel="001F08AC" w:rsidRDefault="00FC28D6">
            <w:pPr>
              <w:widowControl w:val="0"/>
              <w:spacing w:before="120" w:after="120"/>
              <w:jc w:val="both"/>
              <w:rPr>
                <w:del w:id="34120" w:author="James Vu" w:date="2024-04-18T23:35:00Z"/>
                <w:color w:val="000000"/>
                <w:sz w:val="28"/>
                <w:szCs w:val="28"/>
                <w:rPrChange w:id="34121" w:author="James Vu" w:date="2024-04-18T22:33:00Z">
                  <w:rPr>
                    <w:del w:id="34122" w:author="James Vu" w:date="2024-04-18T23:35:00Z"/>
                    <w:color w:val="000000"/>
                    <w:sz w:val="26"/>
                    <w:szCs w:val="26"/>
                  </w:rPr>
                </w:rPrChange>
              </w:rPr>
              <w:pPrChange w:id="34123" w:author="James Vu" w:date="2024-04-18T22:33:00Z">
                <w:pPr>
                  <w:widowControl w:val="0"/>
                  <w:spacing w:before="120" w:after="120"/>
                  <w:jc w:val="right"/>
                </w:pPr>
              </w:pPrChange>
            </w:pPr>
            <w:del w:id="34124" w:author="James Vu" w:date="2024-04-18T23:35:00Z">
              <w:r w:rsidRPr="00167CE0" w:rsidDel="001F08AC">
                <w:rPr>
                  <w:color w:val="000000"/>
                  <w:sz w:val="28"/>
                  <w:szCs w:val="28"/>
                  <w:lang w:val="en-GB"/>
                  <w:rPrChange w:id="34125" w:author="James Vu" w:date="2024-04-18T22:33:00Z">
                    <w:rPr>
                      <w:color w:val="000000"/>
                      <w:sz w:val="26"/>
                      <w:szCs w:val="26"/>
                      <w:lang w:val="en-GB"/>
                    </w:rPr>
                  </w:rPrChange>
                </w:rPr>
                <w:delText>1.500.000.000</w:delText>
              </w:r>
            </w:del>
          </w:p>
        </w:tc>
        <w:tc>
          <w:tcPr>
            <w:tcW w:w="327" w:type="pct"/>
            <w:vMerge w:val="restart"/>
            <w:tcBorders>
              <w:top w:val="nil"/>
              <w:left w:val="single" w:sz="4" w:space="0" w:color="auto"/>
              <w:bottom w:val="single" w:sz="4" w:space="0" w:color="auto"/>
              <w:right w:val="single" w:sz="4" w:space="0" w:color="auto"/>
            </w:tcBorders>
            <w:shd w:val="clear" w:color="auto" w:fill="auto"/>
            <w:vAlign w:val="center"/>
            <w:hideMark/>
          </w:tcPr>
          <w:p w14:paraId="77CF59B7" w14:textId="225BB88D" w:rsidR="00FC28D6" w:rsidRPr="00167CE0" w:rsidDel="001F08AC" w:rsidRDefault="00FC28D6">
            <w:pPr>
              <w:widowControl w:val="0"/>
              <w:spacing w:before="120" w:after="120"/>
              <w:jc w:val="both"/>
              <w:rPr>
                <w:del w:id="34126" w:author="James Vu" w:date="2024-04-18T23:35:00Z"/>
                <w:color w:val="000000"/>
                <w:sz w:val="28"/>
                <w:szCs w:val="28"/>
                <w:rPrChange w:id="34127" w:author="James Vu" w:date="2024-04-18T22:33:00Z">
                  <w:rPr>
                    <w:del w:id="34128" w:author="James Vu" w:date="2024-04-18T23:35:00Z"/>
                    <w:color w:val="000000"/>
                    <w:sz w:val="26"/>
                    <w:szCs w:val="26"/>
                  </w:rPr>
                </w:rPrChange>
              </w:rPr>
              <w:pPrChange w:id="34129" w:author="James Vu" w:date="2024-04-18T22:33:00Z">
                <w:pPr>
                  <w:widowControl w:val="0"/>
                  <w:spacing w:before="120" w:after="120"/>
                  <w:jc w:val="center"/>
                </w:pPr>
              </w:pPrChange>
            </w:pPr>
            <w:del w:id="34130" w:author="James Vu" w:date="2024-04-18T23:35:00Z">
              <w:r w:rsidRPr="00167CE0" w:rsidDel="001F08AC">
                <w:rPr>
                  <w:color w:val="000000"/>
                  <w:sz w:val="28"/>
                  <w:szCs w:val="28"/>
                  <w:rPrChange w:id="34131" w:author="James Vu" w:date="2024-04-18T22:33:00Z">
                    <w:rPr>
                      <w:color w:val="000000"/>
                      <w:sz w:val="26"/>
                      <w:szCs w:val="26"/>
                    </w:rPr>
                  </w:rPrChange>
                </w:rPr>
                <w:delText>Báo giá</w:delText>
              </w:r>
            </w:del>
          </w:p>
        </w:tc>
      </w:tr>
      <w:tr w:rsidR="00A079F8" w:rsidRPr="00167CE0" w:rsidDel="001F08AC" w14:paraId="737E0B9A" w14:textId="4CF95290" w:rsidTr="006E6FBA">
        <w:trPr>
          <w:trHeight w:val="1680"/>
          <w:del w:id="34132"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0301CF1F" w14:textId="7A34621A" w:rsidR="00FC28D6" w:rsidRPr="00167CE0" w:rsidDel="001F08AC" w:rsidRDefault="00FC28D6">
            <w:pPr>
              <w:widowControl w:val="0"/>
              <w:spacing w:before="120" w:after="120"/>
              <w:jc w:val="both"/>
              <w:rPr>
                <w:del w:id="34133" w:author="James Vu" w:date="2024-04-18T23:35:00Z"/>
                <w:color w:val="000000"/>
                <w:sz w:val="28"/>
                <w:szCs w:val="28"/>
                <w:rPrChange w:id="34134" w:author="James Vu" w:date="2024-04-18T22:33:00Z">
                  <w:rPr>
                    <w:del w:id="34135" w:author="James Vu" w:date="2024-04-18T23:35:00Z"/>
                    <w:color w:val="000000"/>
                    <w:sz w:val="26"/>
                    <w:szCs w:val="26"/>
                  </w:rPr>
                </w:rPrChange>
              </w:rPr>
              <w:pPrChange w:id="34136"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77739AF2" w14:textId="46A47F7F" w:rsidR="00FC28D6" w:rsidRPr="00167CE0" w:rsidDel="001F08AC" w:rsidRDefault="00FC28D6">
            <w:pPr>
              <w:widowControl w:val="0"/>
              <w:spacing w:before="120" w:after="120"/>
              <w:jc w:val="both"/>
              <w:rPr>
                <w:del w:id="34137" w:author="James Vu" w:date="2024-04-18T23:35:00Z"/>
                <w:color w:val="000000"/>
                <w:sz w:val="28"/>
                <w:szCs w:val="28"/>
                <w:rPrChange w:id="34138" w:author="James Vu" w:date="2024-04-18T22:33:00Z">
                  <w:rPr>
                    <w:del w:id="34139" w:author="James Vu" w:date="2024-04-18T23:35:00Z"/>
                    <w:color w:val="000000"/>
                    <w:sz w:val="26"/>
                    <w:szCs w:val="26"/>
                  </w:rPr>
                </w:rPrChange>
              </w:rPr>
              <w:pPrChange w:id="34140"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290C2915" w14:textId="5D8A604C" w:rsidR="00FC28D6" w:rsidRPr="00167CE0" w:rsidDel="001F08AC" w:rsidRDefault="00FC28D6">
            <w:pPr>
              <w:widowControl w:val="0"/>
              <w:spacing w:before="120" w:after="120"/>
              <w:jc w:val="both"/>
              <w:rPr>
                <w:del w:id="34141" w:author="James Vu" w:date="2024-04-18T23:35:00Z"/>
                <w:color w:val="000000"/>
                <w:sz w:val="28"/>
                <w:szCs w:val="28"/>
                <w:rPrChange w:id="34142" w:author="James Vu" w:date="2024-04-18T22:33:00Z">
                  <w:rPr>
                    <w:del w:id="34143" w:author="James Vu" w:date="2024-04-18T23:35:00Z"/>
                    <w:color w:val="000000"/>
                    <w:sz w:val="26"/>
                    <w:szCs w:val="26"/>
                  </w:rPr>
                </w:rPrChange>
              </w:rPr>
              <w:pPrChange w:id="34144" w:author="James Vu" w:date="2024-04-18T22:33:00Z">
                <w:pPr>
                  <w:widowControl w:val="0"/>
                  <w:spacing w:before="120" w:after="120"/>
                </w:pPr>
              </w:pPrChange>
            </w:pPr>
            <w:del w:id="34145" w:author="James Vu" w:date="2024-04-18T23:35:00Z">
              <w:r w:rsidRPr="00167CE0" w:rsidDel="001F08AC">
                <w:rPr>
                  <w:color w:val="000000"/>
                  <w:sz w:val="28"/>
                  <w:szCs w:val="28"/>
                  <w:rPrChange w:id="34146" w:author="James Vu" w:date="2024-04-18T22:33:00Z">
                    <w:rPr>
                      <w:color w:val="000000"/>
                      <w:sz w:val="26"/>
                      <w:szCs w:val="26"/>
                    </w:rPr>
                  </w:rPrChange>
                </w:rPr>
                <w:delText xml:space="preserve">- Tích hợp đồng bộ dữ liệu được cập nhật lên Cổng thông tin ngành Nông nghiệp và hệ thống GIS Khánh Hòa </w:delText>
              </w:r>
            </w:del>
          </w:p>
        </w:tc>
        <w:tc>
          <w:tcPr>
            <w:tcW w:w="482" w:type="pct"/>
            <w:tcBorders>
              <w:top w:val="nil"/>
              <w:left w:val="nil"/>
              <w:bottom w:val="single" w:sz="4" w:space="0" w:color="auto"/>
              <w:right w:val="single" w:sz="4" w:space="0" w:color="auto"/>
            </w:tcBorders>
            <w:shd w:val="clear" w:color="auto" w:fill="auto"/>
            <w:vAlign w:val="center"/>
            <w:hideMark/>
          </w:tcPr>
          <w:p w14:paraId="5290DC13" w14:textId="49C6F0B0" w:rsidR="00FC28D6" w:rsidRPr="00167CE0" w:rsidDel="001F08AC" w:rsidRDefault="00FC28D6">
            <w:pPr>
              <w:widowControl w:val="0"/>
              <w:spacing w:before="120" w:after="120"/>
              <w:jc w:val="both"/>
              <w:rPr>
                <w:del w:id="34147" w:author="James Vu" w:date="2024-04-18T23:35:00Z"/>
                <w:color w:val="000000"/>
                <w:sz w:val="28"/>
                <w:szCs w:val="28"/>
                <w:rPrChange w:id="34148" w:author="James Vu" w:date="2024-04-18T22:33:00Z">
                  <w:rPr>
                    <w:del w:id="34149" w:author="James Vu" w:date="2024-04-18T23:35:00Z"/>
                    <w:color w:val="000000"/>
                    <w:sz w:val="26"/>
                    <w:szCs w:val="26"/>
                  </w:rPr>
                </w:rPrChange>
              </w:rPr>
              <w:pPrChange w:id="34150" w:author="James Vu" w:date="2024-04-18T22:33:00Z">
                <w:pPr>
                  <w:widowControl w:val="0"/>
                  <w:spacing w:before="120" w:after="120"/>
                  <w:jc w:val="center"/>
                </w:pPr>
              </w:pPrChange>
            </w:pPr>
            <w:del w:id="34151" w:author="James Vu" w:date="2024-04-18T23:35:00Z">
              <w:r w:rsidRPr="00167CE0" w:rsidDel="001F08AC">
                <w:rPr>
                  <w:color w:val="000000"/>
                  <w:sz w:val="28"/>
                  <w:szCs w:val="28"/>
                  <w:lang w:val="en-GB"/>
                  <w:rPrChange w:id="34152"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1A57AFC1" w14:textId="2515220E" w:rsidR="00FC28D6" w:rsidRPr="00167CE0" w:rsidDel="001F08AC" w:rsidRDefault="00FC28D6">
            <w:pPr>
              <w:widowControl w:val="0"/>
              <w:spacing w:before="120" w:after="120"/>
              <w:jc w:val="both"/>
              <w:rPr>
                <w:del w:id="34153" w:author="James Vu" w:date="2024-04-18T23:35:00Z"/>
                <w:color w:val="000000"/>
                <w:sz w:val="28"/>
                <w:szCs w:val="28"/>
                <w:rPrChange w:id="34154" w:author="James Vu" w:date="2024-04-18T22:33:00Z">
                  <w:rPr>
                    <w:del w:id="34155" w:author="James Vu" w:date="2024-04-18T23:35:00Z"/>
                    <w:color w:val="000000"/>
                    <w:sz w:val="26"/>
                    <w:szCs w:val="26"/>
                  </w:rPr>
                </w:rPrChange>
              </w:rPr>
              <w:pPrChange w:id="34156" w:author="James Vu" w:date="2024-04-18T22:33:00Z">
                <w:pPr>
                  <w:widowControl w:val="0"/>
                  <w:spacing w:before="120" w:after="120"/>
                  <w:jc w:val="center"/>
                </w:pPr>
              </w:pPrChange>
            </w:pPr>
            <w:del w:id="34157" w:author="James Vu" w:date="2024-04-18T23:35:00Z">
              <w:r w:rsidRPr="00167CE0" w:rsidDel="001F08AC">
                <w:rPr>
                  <w:color w:val="000000"/>
                  <w:sz w:val="28"/>
                  <w:szCs w:val="28"/>
                  <w:lang w:val="en-GB"/>
                  <w:rPrChange w:id="34158"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30FE3357" w14:textId="3C3EFD27" w:rsidR="00FC28D6" w:rsidRPr="00167CE0" w:rsidDel="001F08AC" w:rsidRDefault="00FC28D6">
            <w:pPr>
              <w:widowControl w:val="0"/>
              <w:spacing w:before="120" w:after="120"/>
              <w:jc w:val="both"/>
              <w:rPr>
                <w:del w:id="34159" w:author="James Vu" w:date="2024-04-18T23:35:00Z"/>
                <w:color w:val="000000"/>
                <w:sz w:val="28"/>
                <w:szCs w:val="28"/>
                <w:rPrChange w:id="34160" w:author="James Vu" w:date="2024-04-18T22:33:00Z">
                  <w:rPr>
                    <w:del w:id="34161" w:author="James Vu" w:date="2024-04-18T23:35:00Z"/>
                    <w:color w:val="000000"/>
                    <w:sz w:val="26"/>
                    <w:szCs w:val="26"/>
                  </w:rPr>
                </w:rPrChange>
              </w:rPr>
              <w:pPrChange w:id="34162" w:author="James Vu" w:date="2024-04-18T22:33:00Z">
                <w:pPr>
                  <w:widowControl w:val="0"/>
                  <w:spacing w:before="120" w:after="120"/>
                  <w:jc w:val="right"/>
                </w:pPr>
              </w:pPrChange>
            </w:pPr>
            <w:del w:id="34163" w:author="James Vu" w:date="2024-04-18T23:35:00Z">
              <w:r w:rsidRPr="00167CE0" w:rsidDel="001F08AC">
                <w:rPr>
                  <w:color w:val="000000"/>
                  <w:sz w:val="28"/>
                  <w:szCs w:val="28"/>
                  <w:rPrChange w:id="34164" w:author="James Vu" w:date="2024-04-18T22:33:00Z">
                    <w:rPr>
                      <w:color w:val="000000"/>
                      <w:sz w:val="26"/>
                      <w:szCs w:val="26"/>
                    </w:rPr>
                  </w:rPrChange>
                </w:rPr>
                <w:delText>500.000.000</w:delText>
              </w:r>
            </w:del>
          </w:p>
        </w:tc>
        <w:tc>
          <w:tcPr>
            <w:tcW w:w="675" w:type="pct"/>
            <w:tcBorders>
              <w:top w:val="nil"/>
              <w:left w:val="nil"/>
              <w:bottom w:val="single" w:sz="4" w:space="0" w:color="auto"/>
              <w:right w:val="single" w:sz="4" w:space="0" w:color="auto"/>
            </w:tcBorders>
            <w:shd w:val="clear" w:color="auto" w:fill="auto"/>
            <w:vAlign w:val="center"/>
            <w:hideMark/>
          </w:tcPr>
          <w:p w14:paraId="23045B3C" w14:textId="454B5263" w:rsidR="00FC28D6" w:rsidRPr="00167CE0" w:rsidDel="001F08AC" w:rsidRDefault="00FC28D6">
            <w:pPr>
              <w:widowControl w:val="0"/>
              <w:spacing w:before="120" w:after="120"/>
              <w:jc w:val="both"/>
              <w:rPr>
                <w:del w:id="34165" w:author="James Vu" w:date="2024-04-18T23:35:00Z"/>
                <w:color w:val="000000"/>
                <w:sz w:val="28"/>
                <w:szCs w:val="28"/>
                <w:rPrChange w:id="34166" w:author="James Vu" w:date="2024-04-18T22:33:00Z">
                  <w:rPr>
                    <w:del w:id="34167" w:author="James Vu" w:date="2024-04-18T23:35:00Z"/>
                    <w:color w:val="000000"/>
                    <w:sz w:val="26"/>
                    <w:szCs w:val="26"/>
                  </w:rPr>
                </w:rPrChange>
              </w:rPr>
              <w:pPrChange w:id="34168" w:author="James Vu" w:date="2024-04-18T22:33:00Z">
                <w:pPr>
                  <w:widowControl w:val="0"/>
                  <w:spacing w:before="120" w:after="120"/>
                  <w:jc w:val="right"/>
                </w:pPr>
              </w:pPrChange>
            </w:pPr>
            <w:del w:id="34169" w:author="James Vu" w:date="2024-04-18T23:35:00Z">
              <w:r w:rsidRPr="00167CE0" w:rsidDel="001F08AC">
                <w:rPr>
                  <w:color w:val="000000"/>
                  <w:sz w:val="28"/>
                  <w:szCs w:val="28"/>
                  <w:rPrChange w:id="34170" w:author="James Vu" w:date="2024-04-18T22:33:00Z">
                    <w:rPr>
                      <w:color w:val="000000"/>
                      <w:sz w:val="26"/>
                      <w:szCs w:val="26"/>
                    </w:rPr>
                  </w:rPrChange>
                </w:rPr>
                <w:delText>500.000.000</w:delText>
              </w:r>
            </w:del>
          </w:p>
        </w:tc>
        <w:tc>
          <w:tcPr>
            <w:tcW w:w="371" w:type="pct"/>
            <w:tcBorders>
              <w:top w:val="nil"/>
              <w:left w:val="nil"/>
              <w:bottom w:val="single" w:sz="4" w:space="0" w:color="auto"/>
              <w:right w:val="single" w:sz="4" w:space="0" w:color="auto"/>
            </w:tcBorders>
            <w:shd w:val="clear" w:color="auto" w:fill="auto"/>
            <w:vAlign w:val="center"/>
            <w:hideMark/>
          </w:tcPr>
          <w:p w14:paraId="792CE356" w14:textId="403838A6" w:rsidR="00FC28D6" w:rsidRPr="00167CE0" w:rsidDel="001F08AC" w:rsidRDefault="00FC28D6">
            <w:pPr>
              <w:widowControl w:val="0"/>
              <w:spacing w:before="120" w:after="120"/>
              <w:jc w:val="both"/>
              <w:rPr>
                <w:del w:id="34171" w:author="James Vu" w:date="2024-04-18T23:35:00Z"/>
                <w:color w:val="000000"/>
                <w:sz w:val="28"/>
                <w:szCs w:val="28"/>
                <w:rPrChange w:id="34172" w:author="James Vu" w:date="2024-04-18T22:33:00Z">
                  <w:rPr>
                    <w:del w:id="34173" w:author="James Vu" w:date="2024-04-18T23:35:00Z"/>
                    <w:color w:val="000000"/>
                    <w:sz w:val="26"/>
                    <w:szCs w:val="26"/>
                  </w:rPr>
                </w:rPrChange>
              </w:rPr>
              <w:pPrChange w:id="34174" w:author="James Vu" w:date="2024-04-18T22:33:00Z">
                <w:pPr>
                  <w:widowControl w:val="0"/>
                  <w:spacing w:before="120" w:after="120"/>
                  <w:jc w:val="right"/>
                </w:pPr>
              </w:pPrChange>
            </w:pPr>
            <w:del w:id="34175" w:author="James Vu" w:date="2024-04-18T23:35:00Z">
              <w:r w:rsidRPr="00167CE0" w:rsidDel="001F08AC">
                <w:rPr>
                  <w:color w:val="000000"/>
                  <w:sz w:val="28"/>
                  <w:szCs w:val="28"/>
                  <w:rPrChange w:id="34176"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4A1A5294" w14:textId="46382E9D" w:rsidR="00FC28D6" w:rsidRPr="00167CE0" w:rsidDel="001F08AC" w:rsidRDefault="00FC28D6">
            <w:pPr>
              <w:widowControl w:val="0"/>
              <w:spacing w:before="120" w:after="120"/>
              <w:jc w:val="both"/>
              <w:rPr>
                <w:del w:id="34177" w:author="James Vu" w:date="2024-04-18T23:35:00Z"/>
                <w:color w:val="000000"/>
                <w:sz w:val="28"/>
                <w:szCs w:val="28"/>
                <w:rPrChange w:id="34178" w:author="James Vu" w:date="2024-04-18T22:33:00Z">
                  <w:rPr>
                    <w:del w:id="34179" w:author="James Vu" w:date="2024-04-18T23:35:00Z"/>
                    <w:color w:val="000000"/>
                    <w:sz w:val="26"/>
                    <w:szCs w:val="26"/>
                  </w:rPr>
                </w:rPrChange>
              </w:rPr>
              <w:pPrChange w:id="34180" w:author="James Vu" w:date="2024-04-18T22:33:00Z">
                <w:pPr>
                  <w:widowControl w:val="0"/>
                  <w:spacing w:before="120" w:after="120"/>
                  <w:jc w:val="right"/>
                </w:pPr>
              </w:pPrChange>
            </w:pPr>
            <w:del w:id="34181" w:author="James Vu" w:date="2024-04-18T23:35:00Z">
              <w:r w:rsidRPr="00167CE0" w:rsidDel="001F08AC">
                <w:rPr>
                  <w:color w:val="000000"/>
                  <w:sz w:val="28"/>
                  <w:szCs w:val="28"/>
                  <w:rPrChange w:id="34182" w:author="James Vu" w:date="2024-04-18T22:33:00Z">
                    <w:rPr>
                      <w:color w:val="000000"/>
                      <w:sz w:val="26"/>
                      <w:szCs w:val="26"/>
                    </w:rPr>
                  </w:rPrChange>
                </w:rPr>
                <w:delText>500.000.000</w:delText>
              </w:r>
            </w:del>
          </w:p>
        </w:tc>
        <w:tc>
          <w:tcPr>
            <w:tcW w:w="327" w:type="pct"/>
            <w:vMerge/>
            <w:tcBorders>
              <w:top w:val="nil"/>
              <w:left w:val="single" w:sz="4" w:space="0" w:color="auto"/>
              <w:bottom w:val="single" w:sz="4" w:space="0" w:color="auto"/>
              <w:right w:val="single" w:sz="4" w:space="0" w:color="auto"/>
            </w:tcBorders>
            <w:vAlign w:val="center"/>
            <w:hideMark/>
          </w:tcPr>
          <w:p w14:paraId="6EDEC6D0" w14:textId="74611F43" w:rsidR="00FC28D6" w:rsidRPr="00167CE0" w:rsidDel="001F08AC" w:rsidRDefault="00FC28D6">
            <w:pPr>
              <w:widowControl w:val="0"/>
              <w:spacing w:before="120" w:after="120"/>
              <w:jc w:val="both"/>
              <w:rPr>
                <w:del w:id="34183" w:author="James Vu" w:date="2024-04-18T23:35:00Z"/>
                <w:color w:val="000000"/>
                <w:sz w:val="28"/>
                <w:szCs w:val="28"/>
                <w:rPrChange w:id="34184" w:author="James Vu" w:date="2024-04-18T22:33:00Z">
                  <w:rPr>
                    <w:del w:id="34185" w:author="James Vu" w:date="2024-04-18T23:35:00Z"/>
                    <w:color w:val="000000"/>
                    <w:sz w:val="26"/>
                    <w:szCs w:val="26"/>
                  </w:rPr>
                </w:rPrChange>
              </w:rPr>
              <w:pPrChange w:id="34186" w:author="James Vu" w:date="2024-04-18T22:33:00Z">
                <w:pPr>
                  <w:widowControl w:val="0"/>
                  <w:spacing w:before="120" w:after="120"/>
                </w:pPr>
              </w:pPrChange>
            </w:pPr>
          </w:p>
        </w:tc>
      </w:tr>
      <w:tr w:rsidR="00A079F8" w:rsidRPr="00167CE0" w:rsidDel="001F08AC" w14:paraId="0B0CCE5C" w14:textId="59AE7E1D" w:rsidTr="006E6FBA">
        <w:trPr>
          <w:trHeight w:val="672"/>
          <w:del w:id="34187"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458FFE78" w14:textId="13E13682" w:rsidR="00FC28D6" w:rsidRPr="00167CE0" w:rsidDel="001F08AC" w:rsidRDefault="00FC28D6">
            <w:pPr>
              <w:widowControl w:val="0"/>
              <w:spacing w:before="120" w:after="120"/>
              <w:jc w:val="both"/>
              <w:rPr>
                <w:del w:id="34188" w:author="James Vu" w:date="2024-04-18T23:35:00Z"/>
                <w:color w:val="000000"/>
                <w:sz w:val="28"/>
                <w:szCs w:val="28"/>
                <w:rPrChange w:id="34189" w:author="James Vu" w:date="2024-04-18T22:33:00Z">
                  <w:rPr>
                    <w:del w:id="34190" w:author="James Vu" w:date="2024-04-18T23:35:00Z"/>
                    <w:color w:val="000000"/>
                    <w:sz w:val="26"/>
                    <w:szCs w:val="26"/>
                  </w:rPr>
                </w:rPrChange>
              </w:rPr>
              <w:pPrChange w:id="34191"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40220E3F" w14:textId="41F4C4AF" w:rsidR="00FC28D6" w:rsidRPr="00167CE0" w:rsidDel="001F08AC" w:rsidRDefault="00FC28D6">
            <w:pPr>
              <w:widowControl w:val="0"/>
              <w:spacing w:before="120" w:after="120"/>
              <w:jc w:val="both"/>
              <w:rPr>
                <w:del w:id="34192" w:author="James Vu" w:date="2024-04-18T23:35:00Z"/>
                <w:color w:val="000000"/>
                <w:sz w:val="28"/>
                <w:szCs w:val="28"/>
                <w:rPrChange w:id="34193" w:author="James Vu" w:date="2024-04-18T22:33:00Z">
                  <w:rPr>
                    <w:del w:id="34194" w:author="James Vu" w:date="2024-04-18T23:35:00Z"/>
                    <w:color w:val="000000"/>
                    <w:sz w:val="26"/>
                    <w:szCs w:val="26"/>
                  </w:rPr>
                </w:rPrChange>
              </w:rPr>
              <w:pPrChange w:id="34195"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758959C1" w14:textId="0107E7E8" w:rsidR="00FC28D6" w:rsidRPr="00167CE0" w:rsidDel="001F08AC" w:rsidRDefault="00FC28D6">
            <w:pPr>
              <w:widowControl w:val="0"/>
              <w:spacing w:before="120" w:after="120"/>
              <w:jc w:val="both"/>
              <w:rPr>
                <w:del w:id="34196" w:author="James Vu" w:date="2024-04-18T23:35:00Z"/>
                <w:color w:val="000000"/>
                <w:sz w:val="28"/>
                <w:szCs w:val="28"/>
                <w:rPrChange w:id="34197" w:author="James Vu" w:date="2024-04-18T22:33:00Z">
                  <w:rPr>
                    <w:del w:id="34198" w:author="James Vu" w:date="2024-04-18T23:35:00Z"/>
                    <w:color w:val="000000"/>
                    <w:sz w:val="26"/>
                    <w:szCs w:val="26"/>
                  </w:rPr>
                </w:rPrChange>
              </w:rPr>
              <w:pPrChange w:id="34199" w:author="James Vu" w:date="2024-04-18T22:33:00Z">
                <w:pPr>
                  <w:widowControl w:val="0"/>
                  <w:spacing w:before="120" w:after="120"/>
                </w:pPr>
              </w:pPrChange>
            </w:pPr>
            <w:del w:id="34200" w:author="James Vu" w:date="2024-04-18T23:35:00Z">
              <w:r w:rsidRPr="00167CE0" w:rsidDel="001F08AC">
                <w:rPr>
                  <w:color w:val="000000"/>
                  <w:sz w:val="28"/>
                  <w:szCs w:val="28"/>
                  <w:rPrChange w:id="34201" w:author="James Vu" w:date="2024-04-18T22:33:00Z">
                    <w:rPr>
                      <w:color w:val="000000"/>
                      <w:sz w:val="26"/>
                      <w:szCs w:val="26"/>
                    </w:rPr>
                  </w:rPrChange>
                </w:rPr>
                <w:delText>- Xử lý. cập nhật. dữ liệu GIS nông nghiệp.</w:delText>
              </w:r>
            </w:del>
          </w:p>
        </w:tc>
        <w:tc>
          <w:tcPr>
            <w:tcW w:w="482" w:type="pct"/>
            <w:tcBorders>
              <w:top w:val="nil"/>
              <w:left w:val="nil"/>
              <w:bottom w:val="single" w:sz="4" w:space="0" w:color="auto"/>
              <w:right w:val="single" w:sz="4" w:space="0" w:color="auto"/>
            </w:tcBorders>
            <w:shd w:val="clear" w:color="auto" w:fill="auto"/>
            <w:vAlign w:val="center"/>
            <w:hideMark/>
          </w:tcPr>
          <w:p w14:paraId="31453D45" w14:textId="02D1D52C" w:rsidR="00FC28D6" w:rsidRPr="00167CE0" w:rsidDel="001F08AC" w:rsidRDefault="00FC28D6">
            <w:pPr>
              <w:widowControl w:val="0"/>
              <w:spacing w:before="120" w:after="120"/>
              <w:jc w:val="both"/>
              <w:rPr>
                <w:del w:id="34202" w:author="James Vu" w:date="2024-04-18T23:35:00Z"/>
                <w:color w:val="000000"/>
                <w:sz w:val="28"/>
                <w:szCs w:val="28"/>
                <w:rPrChange w:id="34203" w:author="James Vu" w:date="2024-04-18T22:33:00Z">
                  <w:rPr>
                    <w:del w:id="34204" w:author="James Vu" w:date="2024-04-18T23:35:00Z"/>
                    <w:color w:val="000000"/>
                    <w:sz w:val="26"/>
                    <w:szCs w:val="26"/>
                  </w:rPr>
                </w:rPrChange>
              </w:rPr>
              <w:pPrChange w:id="34205" w:author="James Vu" w:date="2024-04-18T22:33:00Z">
                <w:pPr>
                  <w:widowControl w:val="0"/>
                  <w:spacing w:before="120" w:after="120"/>
                  <w:jc w:val="center"/>
                </w:pPr>
              </w:pPrChange>
            </w:pPr>
            <w:del w:id="34206" w:author="James Vu" w:date="2024-04-18T23:35:00Z">
              <w:r w:rsidRPr="00167CE0" w:rsidDel="001F08AC">
                <w:rPr>
                  <w:color w:val="000000"/>
                  <w:sz w:val="28"/>
                  <w:szCs w:val="28"/>
                  <w:lang w:val="en-GB"/>
                  <w:rPrChange w:id="34207"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484C5928" w14:textId="5C9E3172" w:rsidR="00FC28D6" w:rsidRPr="00167CE0" w:rsidDel="001F08AC" w:rsidRDefault="00FC28D6">
            <w:pPr>
              <w:widowControl w:val="0"/>
              <w:spacing w:before="120" w:after="120"/>
              <w:jc w:val="both"/>
              <w:rPr>
                <w:del w:id="34208" w:author="James Vu" w:date="2024-04-18T23:35:00Z"/>
                <w:color w:val="000000"/>
                <w:sz w:val="28"/>
                <w:szCs w:val="28"/>
                <w:rPrChange w:id="34209" w:author="James Vu" w:date="2024-04-18T22:33:00Z">
                  <w:rPr>
                    <w:del w:id="34210" w:author="James Vu" w:date="2024-04-18T23:35:00Z"/>
                    <w:color w:val="000000"/>
                    <w:sz w:val="26"/>
                    <w:szCs w:val="26"/>
                  </w:rPr>
                </w:rPrChange>
              </w:rPr>
              <w:pPrChange w:id="34211" w:author="James Vu" w:date="2024-04-18T22:33:00Z">
                <w:pPr>
                  <w:widowControl w:val="0"/>
                  <w:spacing w:before="120" w:after="120"/>
                  <w:jc w:val="center"/>
                </w:pPr>
              </w:pPrChange>
            </w:pPr>
            <w:del w:id="34212" w:author="James Vu" w:date="2024-04-18T23:35:00Z">
              <w:r w:rsidRPr="00167CE0" w:rsidDel="001F08AC">
                <w:rPr>
                  <w:color w:val="000000"/>
                  <w:sz w:val="28"/>
                  <w:szCs w:val="28"/>
                  <w:lang w:val="en-GB"/>
                  <w:rPrChange w:id="34213"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34052C3F" w14:textId="7B2A74BE" w:rsidR="00FC28D6" w:rsidRPr="00167CE0" w:rsidDel="001F08AC" w:rsidRDefault="00FC28D6">
            <w:pPr>
              <w:widowControl w:val="0"/>
              <w:spacing w:before="120" w:after="120"/>
              <w:jc w:val="both"/>
              <w:rPr>
                <w:del w:id="34214" w:author="James Vu" w:date="2024-04-18T23:35:00Z"/>
                <w:color w:val="000000"/>
                <w:sz w:val="28"/>
                <w:szCs w:val="28"/>
                <w:rPrChange w:id="34215" w:author="James Vu" w:date="2024-04-18T22:33:00Z">
                  <w:rPr>
                    <w:del w:id="34216" w:author="James Vu" w:date="2024-04-18T23:35:00Z"/>
                    <w:color w:val="000000"/>
                    <w:sz w:val="26"/>
                    <w:szCs w:val="26"/>
                  </w:rPr>
                </w:rPrChange>
              </w:rPr>
              <w:pPrChange w:id="34217" w:author="James Vu" w:date="2024-04-18T22:33:00Z">
                <w:pPr>
                  <w:widowControl w:val="0"/>
                  <w:spacing w:before="120" w:after="120"/>
                  <w:jc w:val="right"/>
                </w:pPr>
              </w:pPrChange>
            </w:pPr>
            <w:del w:id="34218" w:author="James Vu" w:date="2024-04-18T23:35:00Z">
              <w:r w:rsidRPr="00167CE0" w:rsidDel="001F08AC">
                <w:rPr>
                  <w:color w:val="000000"/>
                  <w:sz w:val="28"/>
                  <w:szCs w:val="28"/>
                  <w:rPrChange w:id="34219" w:author="James Vu" w:date="2024-04-18T22:33:00Z">
                    <w:rPr>
                      <w:color w:val="000000"/>
                      <w:sz w:val="26"/>
                      <w:szCs w:val="26"/>
                    </w:rPr>
                  </w:rPrChange>
                </w:rPr>
                <w:delText>500.000.000</w:delText>
              </w:r>
            </w:del>
          </w:p>
        </w:tc>
        <w:tc>
          <w:tcPr>
            <w:tcW w:w="675" w:type="pct"/>
            <w:tcBorders>
              <w:top w:val="nil"/>
              <w:left w:val="nil"/>
              <w:bottom w:val="single" w:sz="4" w:space="0" w:color="auto"/>
              <w:right w:val="single" w:sz="4" w:space="0" w:color="auto"/>
            </w:tcBorders>
            <w:shd w:val="clear" w:color="auto" w:fill="auto"/>
            <w:vAlign w:val="center"/>
            <w:hideMark/>
          </w:tcPr>
          <w:p w14:paraId="457F4920" w14:textId="38F30D5F" w:rsidR="00FC28D6" w:rsidRPr="00167CE0" w:rsidDel="001F08AC" w:rsidRDefault="00FC28D6">
            <w:pPr>
              <w:widowControl w:val="0"/>
              <w:spacing w:before="120" w:after="120"/>
              <w:jc w:val="both"/>
              <w:rPr>
                <w:del w:id="34220" w:author="James Vu" w:date="2024-04-18T23:35:00Z"/>
                <w:color w:val="000000"/>
                <w:sz w:val="28"/>
                <w:szCs w:val="28"/>
                <w:rPrChange w:id="34221" w:author="James Vu" w:date="2024-04-18T22:33:00Z">
                  <w:rPr>
                    <w:del w:id="34222" w:author="James Vu" w:date="2024-04-18T23:35:00Z"/>
                    <w:color w:val="000000"/>
                    <w:sz w:val="26"/>
                    <w:szCs w:val="26"/>
                  </w:rPr>
                </w:rPrChange>
              </w:rPr>
              <w:pPrChange w:id="34223" w:author="James Vu" w:date="2024-04-18T22:33:00Z">
                <w:pPr>
                  <w:widowControl w:val="0"/>
                  <w:spacing w:before="120" w:after="120"/>
                  <w:jc w:val="right"/>
                </w:pPr>
              </w:pPrChange>
            </w:pPr>
            <w:del w:id="34224" w:author="James Vu" w:date="2024-04-18T23:35:00Z">
              <w:r w:rsidRPr="00167CE0" w:rsidDel="001F08AC">
                <w:rPr>
                  <w:color w:val="000000"/>
                  <w:sz w:val="28"/>
                  <w:szCs w:val="28"/>
                  <w:rPrChange w:id="34225" w:author="James Vu" w:date="2024-04-18T22:33:00Z">
                    <w:rPr>
                      <w:color w:val="000000"/>
                      <w:sz w:val="26"/>
                      <w:szCs w:val="26"/>
                    </w:rPr>
                  </w:rPrChange>
                </w:rPr>
                <w:delText>500.000.000</w:delText>
              </w:r>
            </w:del>
          </w:p>
        </w:tc>
        <w:tc>
          <w:tcPr>
            <w:tcW w:w="371" w:type="pct"/>
            <w:tcBorders>
              <w:top w:val="nil"/>
              <w:left w:val="nil"/>
              <w:bottom w:val="single" w:sz="4" w:space="0" w:color="auto"/>
              <w:right w:val="single" w:sz="4" w:space="0" w:color="auto"/>
            </w:tcBorders>
            <w:shd w:val="clear" w:color="auto" w:fill="auto"/>
            <w:vAlign w:val="center"/>
            <w:hideMark/>
          </w:tcPr>
          <w:p w14:paraId="3F251B1B" w14:textId="50874531" w:rsidR="00FC28D6" w:rsidRPr="00167CE0" w:rsidDel="001F08AC" w:rsidRDefault="00FC28D6">
            <w:pPr>
              <w:widowControl w:val="0"/>
              <w:spacing w:before="120" w:after="120"/>
              <w:jc w:val="both"/>
              <w:rPr>
                <w:del w:id="34226" w:author="James Vu" w:date="2024-04-18T23:35:00Z"/>
                <w:color w:val="000000"/>
                <w:sz w:val="28"/>
                <w:szCs w:val="28"/>
                <w:rPrChange w:id="34227" w:author="James Vu" w:date="2024-04-18T22:33:00Z">
                  <w:rPr>
                    <w:del w:id="34228" w:author="James Vu" w:date="2024-04-18T23:35:00Z"/>
                    <w:color w:val="000000"/>
                    <w:sz w:val="26"/>
                    <w:szCs w:val="26"/>
                  </w:rPr>
                </w:rPrChange>
              </w:rPr>
              <w:pPrChange w:id="34229" w:author="James Vu" w:date="2024-04-18T22:33:00Z">
                <w:pPr>
                  <w:widowControl w:val="0"/>
                  <w:spacing w:before="120" w:after="120"/>
                  <w:jc w:val="right"/>
                </w:pPr>
              </w:pPrChange>
            </w:pPr>
            <w:del w:id="34230" w:author="James Vu" w:date="2024-04-18T23:35:00Z">
              <w:r w:rsidRPr="00167CE0" w:rsidDel="001F08AC">
                <w:rPr>
                  <w:color w:val="000000"/>
                  <w:sz w:val="28"/>
                  <w:szCs w:val="28"/>
                  <w:rPrChange w:id="34231"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0D8DA36B" w14:textId="026ED032" w:rsidR="00FC28D6" w:rsidRPr="00167CE0" w:rsidDel="001F08AC" w:rsidRDefault="00FC28D6">
            <w:pPr>
              <w:widowControl w:val="0"/>
              <w:spacing w:before="120" w:after="120"/>
              <w:jc w:val="both"/>
              <w:rPr>
                <w:del w:id="34232" w:author="James Vu" w:date="2024-04-18T23:35:00Z"/>
                <w:color w:val="000000"/>
                <w:sz w:val="28"/>
                <w:szCs w:val="28"/>
                <w:rPrChange w:id="34233" w:author="James Vu" w:date="2024-04-18T22:33:00Z">
                  <w:rPr>
                    <w:del w:id="34234" w:author="James Vu" w:date="2024-04-18T23:35:00Z"/>
                    <w:color w:val="000000"/>
                    <w:sz w:val="26"/>
                    <w:szCs w:val="26"/>
                  </w:rPr>
                </w:rPrChange>
              </w:rPr>
              <w:pPrChange w:id="34235" w:author="James Vu" w:date="2024-04-18T22:33:00Z">
                <w:pPr>
                  <w:widowControl w:val="0"/>
                  <w:spacing w:before="120" w:after="120"/>
                  <w:jc w:val="right"/>
                </w:pPr>
              </w:pPrChange>
            </w:pPr>
            <w:del w:id="34236" w:author="James Vu" w:date="2024-04-18T23:35:00Z">
              <w:r w:rsidRPr="00167CE0" w:rsidDel="001F08AC">
                <w:rPr>
                  <w:color w:val="000000"/>
                  <w:sz w:val="28"/>
                  <w:szCs w:val="28"/>
                  <w:rPrChange w:id="34237" w:author="James Vu" w:date="2024-04-18T22:33:00Z">
                    <w:rPr>
                      <w:color w:val="000000"/>
                      <w:sz w:val="26"/>
                      <w:szCs w:val="26"/>
                    </w:rPr>
                  </w:rPrChange>
                </w:rPr>
                <w:delText>500.000.000</w:delText>
              </w:r>
            </w:del>
          </w:p>
        </w:tc>
        <w:tc>
          <w:tcPr>
            <w:tcW w:w="327" w:type="pct"/>
            <w:vMerge/>
            <w:tcBorders>
              <w:top w:val="nil"/>
              <w:left w:val="single" w:sz="4" w:space="0" w:color="auto"/>
              <w:bottom w:val="single" w:sz="4" w:space="0" w:color="auto"/>
              <w:right w:val="single" w:sz="4" w:space="0" w:color="auto"/>
            </w:tcBorders>
            <w:vAlign w:val="center"/>
            <w:hideMark/>
          </w:tcPr>
          <w:p w14:paraId="0DC2F3BA" w14:textId="7035C409" w:rsidR="00FC28D6" w:rsidRPr="00167CE0" w:rsidDel="001F08AC" w:rsidRDefault="00FC28D6">
            <w:pPr>
              <w:widowControl w:val="0"/>
              <w:spacing w:before="120" w:after="120"/>
              <w:jc w:val="both"/>
              <w:rPr>
                <w:del w:id="34238" w:author="James Vu" w:date="2024-04-18T23:35:00Z"/>
                <w:color w:val="000000"/>
                <w:sz w:val="28"/>
                <w:szCs w:val="28"/>
                <w:rPrChange w:id="34239" w:author="James Vu" w:date="2024-04-18T22:33:00Z">
                  <w:rPr>
                    <w:del w:id="34240" w:author="James Vu" w:date="2024-04-18T23:35:00Z"/>
                    <w:color w:val="000000"/>
                    <w:sz w:val="26"/>
                    <w:szCs w:val="26"/>
                  </w:rPr>
                </w:rPrChange>
              </w:rPr>
              <w:pPrChange w:id="34241" w:author="James Vu" w:date="2024-04-18T22:33:00Z">
                <w:pPr>
                  <w:widowControl w:val="0"/>
                  <w:spacing w:before="120" w:after="120"/>
                </w:pPr>
              </w:pPrChange>
            </w:pPr>
          </w:p>
        </w:tc>
      </w:tr>
      <w:tr w:rsidR="00A079F8" w:rsidRPr="00167CE0" w:rsidDel="001F08AC" w14:paraId="7A7E57A1" w14:textId="19C92925" w:rsidTr="006E6FBA">
        <w:trPr>
          <w:trHeight w:val="672"/>
          <w:del w:id="34242"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05556436" w14:textId="1628FE12" w:rsidR="00FC28D6" w:rsidRPr="00167CE0" w:rsidDel="001F08AC" w:rsidRDefault="00FC28D6">
            <w:pPr>
              <w:widowControl w:val="0"/>
              <w:spacing w:before="120" w:after="120"/>
              <w:jc w:val="both"/>
              <w:rPr>
                <w:del w:id="34243" w:author="James Vu" w:date="2024-04-18T23:35:00Z"/>
                <w:color w:val="000000"/>
                <w:sz w:val="28"/>
                <w:szCs w:val="28"/>
                <w:rPrChange w:id="34244" w:author="James Vu" w:date="2024-04-18T22:33:00Z">
                  <w:rPr>
                    <w:del w:id="34245" w:author="James Vu" w:date="2024-04-18T23:35:00Z"/>
                    <w:color w:val="000000"/>
                    <w:sz w:val="26"/>
                    <w:szCs w:val="26"/>
                  </w:rPr>
                </w:rPrChange>
              </w:rPr>
              <w:pPrChange w:id="34246"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37F2155A" w14:textId="3DA7C2B8" w:rsidR="00FC28D6" w:rsidRPr="00167CE0" w:rsidDel="001F08AC" w:rsidRDefault="00FC28D6">
            <w:pPr>
              <w:widowControl w:val="0"/>
              <w:spacing w:before="120" w:after="120"/>
              <w:jc w:val="both"/>
              <w:rPr>
                <w:del w:id="34247" w:author="James Vu" w:date="2024-04-18T23:35:00Z"/>
                <w:color w:val="000000"/>
                <w:sz w:val="28"/>
                <w:szCs w:val="28"/>
                <w:rPrChange w:id="34248" w:author="James Vu" w:date="2024-04-18T22:33:00Z">
                  <w:rPr>
                    <w:del w:id="34249" w:author="James Vu" w:date="2024-04-18T23:35:00Z"/>
                    <w:color w:val="000000"/>
                    <w:sz w:val="26"/>
                    <w:szCs w:val="26"/>
                  </w:rPr>
                </w:rPrChange>
              </w:rPr>
              <w:pPrChange w:id="34250"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5D29FE34" w14:textId="78CCE4E2" w:rsidR="00FC28D6" w:rsidRPr="00167CE0" w:rsidDel="001F08AC" w:rsidRDefault="00FC28D6">
            <w:pPr>
              <w:widowControl w:val="0"/>
              <w:spacing w:before="120" w:after="120"/>
              <w:jc w:val="both"/>
              <w:rPr>
                <w:del w:id="34251" w:author="James Vu" w:date="2024-04-18T23:35:00Z"/>
                <w:color w:val="000000"/>
                <w:sz w:val="28"/>
                <w:szCs w:val="28"/>
                <w:rPrChange w:id="34252" w:author="James Vu" w:date="2024-04-18T22:33:00Z">
                  <w:rPr>
                    <w:del w:id="34253" w:author="James Vu" w:date="2024-04-18T23:35:00Z"/>
                    <w:color w:val="000000"/>
                    <w:sz w:val="26"/>
                    <w:szCs w:val="26"/>
                  </w:rPr>
                </w:rPrChange>
              </w:rPr>
              <w:pPrChange w:id="34254" w:author="James Vu" w:date="2024-04-18T22:33:00Z">
                <w:pPr>
                  <w:widowControl w:val="0"/>
                  <w:spacing w:before="120" w:after="120"/>
                </w:pPr>
              </w:pPrChange>
            </w:pPr>
            <w:del w:id="34255" w:author="James Vu" w:date="2024-04-18T23:35:00Z">
              <w:r w:rsidRPr="00167CE0" w:rsidDel="001F08AC">
                <w:rPr>
                  <w:color w:val="000000"/>
                  <w:sz w:val="28"/>
                  <w:szCs w:val="28"/>
                  <w:rPrChange w:id="34256" w:author="James Vu" w:date="2024-04-18T22:33:00Z">
                    <w:rPr>
                      <w:color w:val="000000"/>
                      <w:sz w:val="26"/>
                      <w:szCs w:val="26"/>
                    </w:rPr>
                  </w:rPrChange>
                </w:rPr>
                <w:delText xml:space="preserve">- Xây dựng biểu mẫu thu thập dữ liệu động </w:delText>
              </w:r>
            </w:del>
          </w:p>
        </w:tc>
        <w:tc>
          <w:tcPr>
            <w:tcW w:w="482" w:type="pct"/>
            <w:tcBorders>
              <w:top w:val="nil"/>
              <w:left w:val="nil"/>
              <w:bottom w:val="single" w:sz="4" w:space="0" w:color="auto"/>
              <w:right w:val="single" w:sz="4" w:space="0" w:color="auto"/>
            </w:tcBorders>
            <w:shd w:val="clear" w:color="auto" w:fill="auto"/>
            <w:vAlign w:val="center"/>
            <w:hideMark/>
          </w:tcPr>
          <w:p w14:paraId="2F09E8EF" w14:textId="274C42D9" w:rsidR="00FC28D6" w:rsidRPr="00167CE0" w:rsidDel="001F08AC" w:rsidRDefault="00FC28D6">
            <w:pPr>
              <w:widowControl w:val="0"/>
              <w:spacing w:before="120" w:after="120"/>
              <w:jc w:val="both"/>
              <w:rPr>
                <w:del w:id="34257" w:author="James Vu" w:date="2024-04-18T23:35:00Z"/>
                <w:color w:val="000000"/>
                <w:sz w:val="28"/>
                <w:szCs w:val="28"/>
                <w:rPrChange w:id="34258" w:author="James Vu" w:date="2024-04-18T22:33:00Z">
                  <w:rPr>
                    <w:del w:id="34259" w:author="James Vu" w:date="2024-04-18T23:35:00Z"/>
                    <w:color w:val="000000"/>
                    <w:sz w:val="26"/>
                    <w:szCs w:val="26"/>
                  </w:rPr>
                </w:rPrChange>
              </w:rPr>
              <w:pPrChange w:id="34260" w:author="James Vu" w:date="2024-04-18T22:33:00Z">
                <w:pPr>
                  <w:widowControl w:val="0"/>
                  <w:spacing w:before="120" w:after="120"/>
                  <w:jc w:val="center"/>
                </w:pPr>
              </w:pPrChange>
            </w:pPr>
            <w:del w:id="34261" w:author="James Vu" w:date="2024-04-18T23:35:00Z">
              <w:r w:rsidRPr="00167CE0" w:rsidDel="001F08AC">
                <w:rPr>
                  <w:color w:val="000000"/>
                  <w:sz w:val="28"/>
                  <w:szCs w:val="28"/>
                  <w:lang w:val="en-GB"/>
                  <w:rPrChange w:id="34262"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2A39DCB6" w14:textId="16DFED55" w:rsidR="00FC28D6" w:rsidRPr="00167CE0" w:rsidDel="001F08AC" w:rsidRDefault="00FC28D6">
            <w:pPr>
              <w:widowControl w:val="0"/>
              <w:spacing w:before="120" w:after="120"/>
              <w:jc w:val="both"/>
              <w:rPr>
                <w:del w:id="34263" w:author="James Vu" w:date="2024-04-18T23:35:00Z"/>
                <w:color w:val="000000"/>
                <w:sz w:val="28"/>
                <w:szCs w:val="28"/>
                <w:rPrChange w:id="34264" w:author="James Vu" w:date="2024-04-18T22:33:00Z">
                  <w:rPr>
                    <w:del w:id="34265" w:author="James Vu" w:date="2024-04-18T23:35:00Z"/>
                    <w:color w:val="000000"/>
                    <w:sz w:val="26"/>
                    <w:szCs w:val="26"/>
                  </w:rPr>
                </w:rPrChange>
              </w:rPr>
              <w:pPrChange w:id="34266" w:author="James Vu" w:date="2024-04-18T22:33:00Z">
                <w:pPr>
                  <w:widowControl w:val="0"/>
                  <w:spacing w:before="120" w:after="120"/>
                  <w:jc w:val="center"/>
                </w:pPr>
              </w:pPrChange>
            </w:pPr>
            <w:del w:id="34267" w:author="James Vu" w:date="2024-04-18T23:35:00Z">
              <w:r w:rsidRPr="00167CE0" w:rsidDel="001F08AC">
                <w:rPr>
                  <w:color w:val="000000"/>
                  <w:sz w:val="28"/>
                  <w:szCs w:val="28"/>
                  <w:lang w:val="en-GB"/>
                  <w:rPrChange w:id="34268"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08D4FB53" w14:textId="539A270D" w:rsidR="00FC28D6" w:rsidRPr="00167CE0" w:rsidDel="001F08AC" w:rsidRDefault="00FC28D6">
            <w:pPr>
              <w:widowControl w:val="0"/>
              <w:spacing w:before="120" w:after="120"/>
              <w:jc w:val="both"/>
              <w:rPr>
                <w:del w:id="34269" w:author="James Vu" w:date="2024-04-18T23:35:00Z"/>
                <w:color w:val="000000"/>
                <w:sz w:val="28"/>
                <w:szCs w:val="28"/>
                <w:rPrChange w:id="34270" w:author="James Vu" w:date="2024-04-18T22:33:00Z">
                  <w:rPr>
                    <w:del w:id="34271" w:author="James Vu" w:date="2024-04-18T23:35:00Z"/>
                    <w:color w:val="000000"/>
                    <w:sz w:val="26"/>
                    <w:szCs w:val="26"/>
                  </w:rPr>
                </w:rPrChange>
              </w:rPr>
              <w:pPrChange w:id="34272" w:author="James Vu" w:date="2024-04-18T22:33:00Z">
                <w:pPr>
                  <w:widowControl w:val="0"/>
                  <w:spacing w:before="120" w:after="120"/>
                  <w:jc w:val="right"/>
                </w:pPr>
              </w:pPrChange>
            </w:pPr>
            <w:del w:id="34273" w:author="James Vu" w:date="2024-04-18T23:35:00Z">
              <w:r w:rsidRPr="00167CE0" w:rsidDel="001F08AC">
                <w:rPr>
                  <w:color w:val="000000"/>
                  <w:sz w:val="28"/>
                  <w:szCs w:val="28"/>
                  <w:rPrChange w:id="34274" w:author="James Vu" w:date="2024-04-18T22:33:00Z">
                    <w:rPr>
                      <w:color w:val="000000"/>
                      <w:sz w:val="26"/>
                      <w:szCs w:val="26"/>
                    </w:rPr>
                  </w:rPrChange>
                </w:rPr>
                <w:delText>700.000.000</w:delText>
              </w:r>
            </w:del>
          </w:p>
        </w:tc>
        <w:tc>
          <w:tcPr>
            <w:tcW w:w="675" w:type="pct"/>
            <w:tcBorders>
              <w:top w:val="nil"/>
              <w:left w:val="nil"/>
              <w:bottom w:val="single" w:sz="4" w:space="0" w:color="auto"/>
              <w:right w:val="single" w:sz="4" w:space="0" w:color="auto"/>
            </w:tcBorders>
            <w:shd w:val="clear" w:color="auto" w:fill="auto"/>
            <w:vAlign w:val="center"/>
            <w:hideMark/>
          </w:tcPr>
          <w:p w14:paraId="6DBA6462" w14:textId="2DEBBD7E" w:rsidR="00FC28D6" w:rsidRPr="00167CE0" w:rsidDel="001F08AC" w:rsidRDefault="00FC28D6">
            <w:pPr>
              <w:widowControl w:val="0"/>
              <w:spacing w:before="120" w:after="120"/>
              <w:jc w:val="both"/>
              <w:rPr>
                <w:del w:id="34275" w:author="James Vu" w:date="2024-04-18T23:35:00Z"/>
                <w:color w:val="000000"/>
                <w:sz w:val="28"/>
                <w:szCs w:val="28"/>
                <w:rPrChange w:id="34276" w:author="James Vu" w:date="2024-04-18T22:33:00Z">
                  <w:rPr>
                    <w:del w:id="34277" w:author="James Vu" w:date="2024-04-18T23:35:00Z"/>
                    <w:color w:val="000000"/>
                    <w:sz w:val="26"/>
                    <w:szCs w:val="26"/>
                  </w:rPr>
                </w:rPrChange>
              </w:rPr>
              <w:pPrChange w:id="34278" w:author="James Vu" w:date="2024-04-18T22:33:00Z">
                <w:pPr>
                  <w:widowControl w:val="0"/>
                  <w:spacing w:before="120" w:after="120"/>
                  <w:jc w:val="right"/>
                </w:pPr>
              </w:pPrChange>
            </w:pPr>
            <w:del w:id="34279" w:author="James Vu" w:date="2024-04-18T23:35:00Z">
              <w:r w:rsidRPr="00167CE0" w:rsidDel="001F08AC">
                <w:rPr>
                  <w:color w:val="000000"/>
                  <w:sz w:val="28"/>
                  <w:szCs w:val="28"/>
                  <w:rPrChange w:id="34280" w:author="James Vu" w:date="2024-04-18T22:33:00Z">
                    <w:rPr>
                      <w:color w:val="000000"/>
                      <w:sz w:val="26"/>
                      <w:szCs w:val="26"/>
                    </w:rPr>
                  </w:rPrChange>
                </w:rPr>
                <w:delText>700.000.000</w:delText>
              </w:r>
            </w:del>
          </w:p>
        </w:tc>
        <w:tc>
          <w:tcPr>
            <w:tcW w:w="371" w:type="pct"/>
            <w:tcBorders>
              <w:top w:val="nil"/>
              <w:left w:val="nil"/>
              <w:bottom w:val="single" w:sz="4" w:space="0" w:color="auto"/>
              <w:right w:val="single" w:sz="4" w:space="0" w:color="auto"/>
            </w:tcBorders>
            <w:shd w:val="clear" w:color="auto" w:fill="auto"/>
            <w:vAlign w:val="center"/>
            <w:hideMark/>
          </w:tcPr>
          <w:p w14:paraId="22A9FD83" w14:textId="478F06E3" w:rsidR="00FC28D6" w:rsidRPr="00167CE0" w:rsidDel="001F08AC" w:rsidRDefault="00FC28D6">
            <w:pPr>
              <w:widowControl w:val="0"/>
              <w:spacing w:before="120" w:after="120"/>
              <w:jc w:val="both"/>
              <w:rPr>
                <w:del w:id="34281" w:author="James Vu" w:date="2024-04-18T23:35:00Z"/>
                <w:color w:val="000000"/>
                <w:sz w:val="28"/>
                <w:szCs w:val="28"/>
                <w:rPrChange w:id="34282" w:author="James Vu" w:date="2024-04-18T22:33:00Z">
                  <w:rPr>
                    <w:del w:id="34283" w:author="James Vu" w:date="2024-04-18T23:35:00Z"/>
                    <w:color w:val="000000"/>
                    <w:sz w:val="26"/>
                    <w:szCs w:val="26"/>
                  </w:rPr>
                </w:rPrChange>
              </w:rPr>
              <w:pPrChange w:id="34284" w:author="James Vu" w:date="2024-04-18T22:33:00Z">
                <w:pPr>
                  <w:widowControl w:val="0"/>
                  <w:spacing w:before="120" w:after="120"/>
                  <w:jc w:val="right"/>
                </w:pPr>
              </w:pPrChange>
            </w:pPr>
            <w:del w:id="34285" w:author="James Vu" w:date="2024-04-18T23:35:00Z">
              <w:r w:rsidRPr="00167CE0" w:rsidDel="001F08AC">
                <w:rPr>
                  <w:color w:val="000000"/>
                  <w:sz w:val="28"/>
                  <w:szCs w:val="28"/>
                  <w:rPrChange w:id="34286"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6E6F5272" w14:textId="31AFF3CB" w:rsidR="00FC28D6" w:rsidRPr="00167CE0" w:rsidDel="001F08AC" w:rsidRDefault="00FC28D6">
            <w:pPr>
              <w:widowControl w:val="0"/>
              <w:spacing w:before="120" w:after="120"/>
              <w:jc w:val="both"/>
              <w:rPr>
                <w:del w:id="34287" w:author="James Vu" w:date="2024-04-18T23:35:00Z"/>
                <w:color w:val="000000"/>
                <w:sz w:val="28"/>
                <w:szCs w:val="28"/>
                <w:rPrChange w:id="34288" w:author="James Vu" w:date="2024-04-18T22:33:00Z">
                  <w:rPr>
                    <w:del w:id="34289" w:author="James Vu" w:date="2024-04-18T23:35:00Z"/>
                    <w:color w:val="000000"/>
                    <w:sz w:val="26"/>
                    <w:szCs w:val="26"/>
                  </w:rPr>
                </w:rPrChange>
              </w:rPr>
              <w:pPrChange w:id="34290" w:author="James Vu" w:date="2024-04-18T22:33:00Z">
                <w:pPr>
                  <w:widowControl w:val="0"/>
                  <w:spacing w:before="120" w:after="120"/>
                  <w:jc w:val="right"/>
                </w:pPr>
              </w:pPrChange>
            </w:pPr>
            <w:del w:id="34291" w:author="James Vu" w:date="2024-04-18T23:35:00Z">
              <w:r w:rsidRPr="00167CE0" w:rsidDel="001F08AC">
                <w:rPr>
                  <w:color w:val="000000"/>
                  <w:sz w:val="28"/>
                  <w:szCs w:val="28"/>
                  <w:rPrChange w:id="34292" w:author="James Vu" w:date="2024-04-18T22:33:00Z">
                    <w:rPr>
                      <w:color w:val="000000"/>
                      <w:sz w:val="26"/>
                      <w:szCs w:val="26"/>
                    </w:rPr>
                  </w:rPrChange>
                </w:rPr>
                <w:delText>700.000.000</w:delText>
              </w:r>
            </w:del>
          </w:p>
        </w:tc>
        <w:tc>
          <w:tcPr>
            <w:tcW w:w="327" w:type="pct"/>
            <w:vMerge/>
            <w:tcBorders>
              <w:top w:val="nil"/>
              <w:left w:val="single" w:sz="4" w:space="0" w:color="auto"/>
              <w:bottom w:val="single" w:sz="4" w:space="0" w:color="auto"/>
              <w:right w:val="single" w:sz="4" w:space="0" w:color="auto"/>
            </w:tcBorders>
            <w:vAlign w:val="center"/>
            <w:hideMark/>
          </w:tcPr>
          <w:p w14:paraId="3FBAC0AC" w14:textId="4628797A" w:rsidR="00FC28D6" w:rsidRPr="00167CE0" w:rsidDel="001F08AC" w:rsidRDefault="00FC28D6">
            <w:pPr>
              <w:widowControl w:val="0"/>
              <w:spacing w:before="120" w:after="120"/>
              <w:jc w:val="both"/>
              <w:rPr>
                <w:del w:id="34293" w:author="James Vu" w:date="2024-04-18T23:35:00Z"/>
                <w:color w:val="000000"/>
                <w:sz w:val="28"/>
                <w:szCs w:val="28"/>
                <w:rPrChange w:id="34294" w:author="James Vu" w:date="2024-04-18T22:33:00Z">
                  <w:rPr>
                    <w:del w:id="34295" w:author="James Vu" w:date="2024-04-18T23:35:00Z"/>
                    <w:color w:val="000000"/>
                    <w:sz w:val="26"/>
                    <w:szCs w:val="26"/>
                  </w:rPr>
                </w:rPrChange>
              </w:rPr>
              <w:pPrChange w:id="34296" w:author="James Vu" w:date="2024-04-18T22:33:00Z">
                <w:pPr>
                  <w:widowControl w:val="0"/>
                  <w:spacing w:before="120" w:after="120"/>
                </w:pPr>
              </w:pPrChange>
            </w:pPr>
          </w:p>
        </w:tc>
      </w:tr>
      <w:tr w:rsidR="00A079F8" w:rsidRPr="00167CE0" w:rsidDel="001F08AC" w14:paraId="6DE7787E" w14:textId="73FA2C70" w:rsidTr="006E6FBA">
        <w:trPr>
          <w:trHeight w:val="1008"/>
          <w:del w:id="34297"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5BF4B0D3" w14:textId="553C3287" w:rsidR="00FC28D6" w:rsidRPr="00167CE0" w:rsidDel="001F08AC" w:rsidRDefault="00FC28D6">
            <w:pPr>
              <w:widowControl w:val="0"/>
              <w:spacing w:before="120" w:after="120"/>
              <w:jc w:val="both"/>
              <w:rPr>
                <w:del w:id="34298" w:author="James Vu" w:date="2024-04-18T23:35:00Z"/>
                <w:color w:val="000000"/>
                <w:sz w:val="28"/>
                <w:szCs w:val="28"/>
                <w:rPrChange w:id="34299" w:author="James Vu" w:date="2024-04-18T22:33:00Z">
                  <w:rPr>
                    <w:del w:id="34300" w:author="James Vu" w:date="2024-04-18T23:35:00Z"/>
                    <w:color w:val="000000"/>
                    <w:sz w:val="26"/>
                    <w:szCs w:val="26"/>
                  </w:rPr>
                </w:rPrChange>
              </w:rPr>
              <w:pPrChange w:id="34301"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553079E0" w14:textId="016B46D4" w:rsidR="00FC28D6" w:rsidRPr="00167CE0" w:rsidDel="001F08AC" w:rsidRDefault="00FC28D6">
            <w:pPr>
              <w:widowControl w:val="0"/>
              <w:spacing w:before="120" w:after="120"/>
              <w:jc w:val="both"/>
              <w:rPr>
                <w:del w:id="34302" w:author="James Vu" w:date="2024-04-18T23:35:00Z"/>
                <w:color w:val="000000"/>
                <w:sz w:val="28"/>
                <w:szCs w:val="28"/>
                <w:rPrChange w:id="34303" w:author="James Vu" w:date="2024-04-18T22:33:00Z">
                  <w:rPr>
                    <w:del w:id="34304" w:author="James Vu" w:date="2024-04-18T23:35:00Z"/>
                    <w:color w:val="000000"/>
                    <w:sz w:val="26"/>
                    <w:szCs w:val="26"/>
                  </w:rPr>
                </w:rPrChange>
              </w:rPr>
              <w:pPrChange w:id="34305"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3FC05D71" w14:textId="1E3B9EBC" w:rsidR="00FC28D6" w:rsidRPr="00167CE0" w:rsidDel="001F08AC" w:rsidRDefault="00FC28D6">
            <w:pPr>
              <w:widowControl w:val="0"/>
              <w:spacing w:before="120" w:after="120"/>
              <w:jc w:val="both"/>
              <w:rPr>
                <w:del w:id="34306" w:author="James Vu" w:date="2024-04-18T23:35:00Z"/>
                <w:color w:val="000000"/>
                <w:sz w:val="28"/>
                <w:szCs w:val="28"/>
                <w:rPrChange w:id="34307" w:author="James Vu" w:date="2024-04-18T22:33:00Z">
                  <w:rPr>
                    <w:del w:id="34308" w:author="James Vu" w:date="2024-04-18T23:35:00Z"/>
                    <w:color w:val="000000"/>
                    <w:sz w:val="26"/>
                    <w:szCs w:val="26"/>
                  </w:rPr>
                </w:rPrChange>
              </w:rPr>
              <w:pPrChange w:id="34309" w:author="James Vu" w:date="2024-04-18T22:33:00Z">
                <w:pPr>
                  <w:widowControl w:val="0"/>
                  <w:spacing w:before="120" w:after="120"/>
                </w:pPr>
              </w:pPrChange>
            </w:pPr>
            <w:del w:id="34310" w:author="James Vu" w:date="2024-04-18T23:35:00Z">
              <w:r w:rsidRPr="00167CE0" w:rsidDel="001F08AC">
                <w:rPr>
                  <w:color w:val="000000"/>
                  <w:sz w:val="28"/>
                  <w:szCs w:val="28"/>
                  <w:rPrChange w:id="34311" w:author="James Vu" w:date="2024-04-18T22:33:00Z">
                    <w:rPr>
                      <w:color w:val="000000"/>
                      <w:sz w:val="26"/>
                      <w:szCs w:val="26"/>
                    </w:rPr>
                  </w:rPrChange>
                </w:rPr>
                <w:delText>- Thu thập cập nhật CSDL trên nền tảng Mobile</w:delText>
              </w:r>
            </w:del>
          </w:p>
        </w:tc>
        <w:tc>
          <w:tcPr>
            <w:tcW w:w="482" w:type="pct"/>
            <w:tcBorders>
              <w:top w:val="nil"/>
              <w:left w:val="nil"/>
              <w:bottom w:val="single" w:sz="4" w:space="0" w:color="auto"/>
              <w:right w:val="single" w:sz="4" w:space="0" w:color="auto"/>
            </w:tcBorders>
            <w:shd w:val="clear" w:color="auto" w:fill="auto"/>
            <w:vAlign w:val="center"/>
            <w:hideMark/>
          </w:tcPr>
          <w:p w14:paraId="51CD9470" w14:textId="2CC1FC78" w:rsidR="00FC28D6" w:rsidRPr="00167CE0" w:rsidDel="001F08AC" w:rsidRDefault="00FC28D6">
            <w:pPr>
              <w:widowControl w:val="0"/>
              <w:spacing w:before="120" w:after="120"/>
              <w:jc w:val="both"/>
              <w:rPr>
                <w:del w:id="34312" w:author="James Vu" w:date="2024-04-18T23:35:00Z"/>
                <w:color w:val="000000"/>
                <w:sz w:val="28"/>
                <w:szCs w:val="28"/>
                <w:rPrChange w:id="34313" w:author="James Vu" w:date="2024-04-18T22:33:00Z">
                  <w:rPr>
                    <w:del w:id="34314" w:author="James Vu" w:date="2024-04-18T23:35:00Z"/>
                    <w:color w:val="000000"/>
                    <w:sz w:val="26"/>
                    <w:szCs w:val="26"/>
                  </w:rPr>
                </w:rPrChange>
              </w:rPr>
              <w:pPrChange w:id="34315" w:author="James Vu" w:date="2024-04-18T22:33:00Z">
                <w:pPr>
                  <w:widowControl w:val="0"/>
                  <w:spacing w:before="120" w:after="120"/>
                  <w:jc w:val="center"/>
                </w:pPr>
              </w:pPrChange>
            </w:pPr>
            <w:del w:id="34316" w:author="James Vu" w:date="2024-04-18T23:35:00Z">
              <w:r w:rsidRPr="00167CE0" w:rsidDel="001F08AC">
                <w:rPr>
                  <w:color w:val="000000"/>
                  <w:sz w:val="28"/>
                  <w:szCs w:val="28"/>
                  <w:lang w:val="en-GB"/>
                  <w:rPrChange w:id="34317"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56C4651A" w14:textId="66A603E0" w:rsidR="00FC28D6" w:rsidRPr="00167CE0" w:rsidDel="001F08AC" w:rsidRDefault="00FC28D6">
            <w:pPr>
              <w:widowControl w:val="0"/>
              <w:spacing w:before="120" w:after="120"/>
              <w:jc w:val="both"/>
              <w:rPr>
                <w:del w:id="34318" w:author="James Vu" w:date="2024-04-18T23:35:00Z"/>
                <w:color w:val="000000"/>
                <w:sz w:val="28"/>
                <w:szCs w:val="28"/>
                <w:rPrChange w:id="34319" w:author="James Vu" w:date="2024-04-18T22:33:00Z">
                  <w:rPr>
                    <w:del w:id="34320" w:author="James Vu" w:date="2024-04-18T23:35:00Z"/>
                    <w:color w:val="000000"/>
                    <w:sz w:val="26"/>
                    <w:szCs w:val="26"/>
                  </w:rPr>
                </w:rPrChange>
              </w:rPr>
              <w:pPrChange w:id="34321" w:author="James Vu" w:date="2024-04-18T22:33:00Z">
                <w:pPr>
                  <w:widowControl w:val="0"/>
                  <w:spacing w:before="120" w:after="120"/>
                  <w:jc w:val="center"/>
                </w:pPr>
              </w:pPrChange>
            </w:pPr>
            <w:del w:id="34322" w:author="James Vu" w:date="2024-04-18T23:35:00Z">
              <w:r w:rsidRPr="00167CE0" w:rsidDel="001F08AC">
                <w:rPr>
                  <w:color w:val="000000"/>
                  <w:sz w:val="28"/>
                  <w:szCs w:val="28"/>
                  <w:lang w:val="en-GB"/>
                  <w:rPrChange w:id="34323"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47677D2C" w14:textId="48401D2A" w:rsidR="00FC28D6" w:rsidRPr="00167CE0" w:rsidDel="001F08AC" w:rsidRDefault="00FC28D6">
            <w:pPr>
              <w:widowControl w:val="0"/>
              <w:spacing w:before="120" w:after="120"/>
              <w:jc w:val="both"/>
              <w:rPr>
                <w:del w:id="34324" w:author="James Vu" w:date="2024-04-18T23:35:00Z"/>
                <w:color w:val="000000"/>
                <w:sz w:val="28"/>
                <w:szCs w:val="28"/>
                <w:rPrChange w:id="34325" w:author="James Vu" w:date="2024-04-18T22:33:00Z">
                  <w:rPr>
                    <w:del w:id="34326" w:author="James Vu" w:date="2024-04-18T23:35:00Z"/>
                    <w:color w:val="000000"/>
                    <w:sz w:val="26"/>
                    <w:szCs w:val="26"/>
                  </w:rPr>
                </w:rPrChange>
              </w:rPr>
              <w:pPrChange w:id="34327" w:author="James Vu" w:date="2024-04-18T22:33:00Z">
                <w:pPr>
                  <w:widowControl w:val="0"/>
                  <w:spacing w:before="120" w:after="120"/>
                  <w:jc w:val="right"/>
                </w:pPr>
              </w:pPrChange>
            </w:pPr>
            <w:del w:id="34328" w:author="James Vu" w:date="2024-04-18T23:35:00Z">
              <w:r w:rsidRPr="00167CE0" w:rsidDel="001F08AC">
                <w:rPr>
                  <w:color w:val="000000"/>
                  <w:sz w:val="28"/>
                  <w:szCs w:val="28"/>
                  <w:rPrChange w:id="34329" w:author="James Vu" w:date="2024-04-18T22:33:00Z">
                    <w:rPr>
                      <w:color w:val="000000"/>
                      <w:sz w:val="26"/>
                      <w:szCs w:val="26"/>
                    </w:rPr>
                  </w:rPrChange>
                </w:rPr>
                <w:delText>800.000.000</w:delText>
              </w:r>
            </w:del>
          </w:p>
        </w:tc>
        <w:tc>
          <w:tcPr>
            <w:tcW w:w="675" w:type="pct"/>
            <w:tcBorders>
              <w:top w:val="nil"/>
              <w:left w:val="nil"/>
              <w:bottom w:val="single" w:sz="4" w:space="0" w:color="auto"/>
              <w:right w:val="single" w:sz="4" w:space="0" w:color="auto"/>
            </w:tcBorders>
            <w:shd w:val="clear" w:color="auto" w:fill="auto"/>
            <w:vAlign w:val="center"/>
            <w:hideMark/>
          </w:tcPr>
          <w:p w14:paraId="6839DBF2" w14:textId="7B76846C" w:rsidR="00FC28D6" w:rsidRPr="00167CE0" w:rsidDel="001F08AC" w:rsidRDefault="00FC28D6">
            <w:pPr>
              <w:widowControl w:val="0"/>
              <w:spacing w:before="120" w:after="120"/>
              <w:jc w:val="both"/>
              <w:rPr>
                <w:del w:id="34330" w:author="James Vu" w:date="2024-04-18T23:35:00Z"/>
                <w:color w:val="000000"/>
                <w:sz w:val="28"/>
                <w:szCs w:val="28"/>
                <w:rPrChange w:id="34331" w:author="James Vu" w:date="2024-04-18T22:33:00Z">
                  <w:rPr>
                    <w:del w:id="34332" w:author="James Vu" w:date="2024-04-18T23:35:00Z"/>
                    <w:color w:val="000000"/>
                    <w:sz w:val="26"/>
                    <w:szCs w:val="26"/>
                  </w:rPr>
                </w:rPrChange>
              </w:rPr>
              <w:pPrChange w:id="34333" w:author="James Vu" w:date="2024-04-18T22:33:00Z">
                <w:pPr>
                  <w:widowControl w:val="0"/>
                  <w:spacing w:before="120" w:after="120"/>
                  <w:jc w:val="right"/>
                </w:pPr>
              </w:pPrChange>
            </w:pPr>
            <w:del w:id="34334" w:author="James Vu" w:date="2024-04-18T23:35:00Z">
              <w:r w:rsidRPr="00167CE0" w:rsidDel="001F08AC">
                <w:rPr>
                  <w:color w:val="000000"/>
                  <w:sz w:val="28"/>
                  <w:szCs w:val="28"/>
                  <w:rPrChange w:id="34335" w:author="James Vu" w:date="2024-04-18T22:33:00Z">
                    <w:rPr>
                      <w:color w:val="000000"/>
                      <w:sz w:val="26"/>
                      <w:szCs w:val="26"/>
                    </w:rPr>
                  </w:rPrChange>
                </w:rPr>
                <w:delText>800.000.000</w:delText>
              </w:r>
            </w:del>
          </w:p>
        </w:tc>
        <w:tc>
          <w:tcPr>
            <w:tcW w:w="371" w:type="pct"/>
            <w:tcBorders>
              <w:top w:val="nil"/>
              <w:left w:val="nil"/>
              <w:bottom w:val="single" w:sz="4" w:space="0" w:color="auto"/>
              <w:right w:val="single" w:sz="4" w:space="0" w:color="auto"/>
            </w:tcBorders>
            <w:shd w:val="clear" w:color="auto" w:fill="auto"/>
            <w:vAlign w:val="center"/>
            <w:hideMark/>
          </w:tcPr>
          <w:p w14:paraId="0EB7C063" w14:textId="3583CDD0" w:rsidR="00FC28D6" w:rsidRPr="00167CE0" w:rsidDel="001F08AC" w:rsidRDefault="00FC28D6">
            <w:pPr>
              <w:widowControl w:val="0"/>
              <w:spacing w:before="120" w:after="120"/>
              <w:jc w:val="both"/>
              <w:rPr>
                <w:del w:id="34336" w:author="James Vu" w:date="2024-04-18T23:35:00Z"/>
                <w:color w:val="000000"/>
                <w:sz w:val="28"/>
                <w:szCs w:val="28"/>
                <w:rPrChange w:id="34337" w:author="James Vu" w:date="2024-04-18T22:33:00Z">
                  <w:rPr>
                    <w:del w:id="34338" w:author="James Vu" w:date="2024-04-18T23:35:00Z"/>
                    <w:color w:val="000000"/>
                    <w:sz w:val="26"/>
                    <w:szCs w:val="26"/>
                  </w:rPr>
                </w:rPrChange>
              </w:rPr>
              <w:pPrChange w:id="34339" w:author="James Vu" w:date="2024-04-18T22:33:00Z">
                <w:pPr>
                  <w:widowControl w:val="0"/>
                  <w:spacing w:before="120" w:after="120"/>
                  <w:jc w:val="right"/>
                </w:pPr>
              </w:pPrChange>
            </w:pPr>
            <w:del w:id="34340" w:author="James Vu" w:date="2024-04-18T23:35:00Z">
              <w:r w:rsidRPr="00167CE0" w:rsidDel="001F08AC">
                <w:rPr>
                  <w:color w:val="000000"/>
                  <w:sz w:val="28"/>
                  <w:szCs w:val="28"/>
                  <w:rPrChange w:id="34341"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3A5C57E7" w14:textId="499B9C5B" w:rsidR="00FC28D6" w:rsidRPr="00167CE0" w:rsidDel="001F08AC" w:rsidRDefault="00FC28D6">
            <w:pPr>
              <w:widowControl w:val="0"/>
              <w:spacing w:before="120" w:after="120"/>
              <w:jc w:val="both"/>
              <w:rPr>
                <w:del w:id="34342" w:author="James Vu" w:date="2024-04-18T23:35:00Z"/>
                <w:color w:val="000000"/>
                <w:sz w:val="28"/>
                <w:szCs w:val="28"/>
                <w:rPrChange w:id="34343" w:author="James Vu" w:date="2024-04-18T22:33:00Z">
                  <w:rPr>
                    <w:del w:id="34344" w:author="James Vu" w:date="2024-04-18T23:35:00Z"/>
                    <w:color w:val="000000"/>
                    <w:sz w:val="26"/>
                    <w:szCs w:val="26"/>
                  </w:rPr>
                </w:rPrChange>
              </w:rPr>
              <w:pPrChange w:id="34345" w:author="James Vu" w:date="2024-04-18T22:33:00Z">
                <w:pPr>
                  <w:widowControl w:val="0"/>
                  <w:spacing w:before="120" w:after="120"/>
                  <w:jc w:val="right"/>
                </w:pPr>
              </w:pPrChange>
            </w:pPr>
            <w:del w:id="34346" w:author="James Vu" w:date="2024-04-18T23:35:00Z">
              <w:r w:rsidRPr="00167CE0" w:rsidDel="001F08AC">
                <w:rPr>
                  <w:color w:val="000000"/>
                  <w:sz w:val="28"/>
                  <w:szCs w:val="28"/>
                  <w:rPrChange w:id="34347" w:author="James Vu" w:date="2024-04-18T22:33:00Z">
                    <w:rPr>
                      <w:color w:val="000000"/>
                      <w:sz w:val="26"/>
                      <w:szCs w:val="26"/>
                    </w:rPr>
                  </w:rPrChange>
                </w:rPr>
                <w:delText>800.000.000</w:delText>
              </w:r>
            </w:del>
          </w:p>
        </w:tc>
        <w:tc>
          <w:tcPr>
            <w:tcW w:w="327" w:type="pct"/>
            <w:vMerge/>
            <w:tcBorders>
              <w:top w:val="nil"/>
              <w:left w:val="single" w:sz="4" w:space="0" w:color="auto"/>
              <w:bottom w:val="single" w:sz="4" w:space="0" w:color="auto"/>
              <w:right w:val="single" w:sz="4" w:space="0" w:color="auto"/>
            </w:tcBorders>
            <w:vAlign w:val="center"/>
            <w:hideMark/>
          </w:tcPr>
          <w:p w14:paraId="03A50CC4" w14:textId="71CA2BAB" w:rsidR="00FC28D6" w:rsidRPr="00167CE0" w:rsidDel="001F08AC" w:rsidRDefault="00FC28D6">
            <w:pPr>
              <w:widowControl w:val="0"/>
              <w:spacing w:before="120" w:after="120"/>
              <w:jc w:val="both"/>
              <w:rPr>
                <w:del w:id="34348" w:author="James Vu" w:date="2024-04-18T23:35:00Z"/>
                <w:color w:val="000000"/>
                <w:sz w:val="28"/>
                <w:szCs w:val="28"/>
                <w:rPrChange w:id="34349" w:author="James Vu" w:date="2024-04-18T22:33:00Z">
                  <w:rPr>
                    <w:del w:id="34350" w:author="James Vu" w:date="2024-04-18T23:35:00Z"/>
                    <w:color w:val="000000"/>
                    <w:sz w:val="26"/>
                    <w:szCs w:val="26"/>
                  </w:rPr>
                </w:rPrChange>
              </w:rPr>
              <w:pPrChange w:id="34351" w:author="James Vu" w:date="2024-04-18T22:33:00Z">
                <w:pPr>
                  <w:widowControl w:val="0"/>
                  <w:spacing w:before="120" w:after="120"/>
                </w:pPr>
              </w:pPrChange>
            </w:pPr>
          </w:p>
        </w:tc>
      </w:tr>
      <w:tr w:rsidR="00FC28D6" w:rsidRPr="00167CE0" w:rsidDel="001F08AC" w14:paraId="2F7FB383" w14:textId="51D6554F" w:rsidTr="006E6FBA">
        <w:trPr>
          <w:trHeight w:val="336"/>
          <w:del w:id="34352" w:author="James Vu" w:date="2024-04-18T23:35:00Z"/>
        </w:trPr>
        <w:tc>
          <w:tcPr>
            <w:tcW w:w="2335"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40669F0" w14:textId="76B02F8A" w:rsidR="00FC28D6" w:rsidRPr="00167CE0" w:rsidDel="001F08AC" w:rsidRDefault="00FC28D6">
            <w:pPr>
              <w:widowControl w:val="0"/>
              <w:spacing w:before="120" w:after="120"/>
              <w:jc w:val="both"/>
              <w:rPr>
                <w:del w:id="34353" w:author="James Vu" w:date="2024-04-18T23:35:00Z"/>
                <w:b/>
                <w:bCs/>
                <w:color w:val="000000"/>
                <w:sz w:val="28"/>
                <w:szCs w:val="28"/>
                <w:rPrChange w:id="34354" w:author="James Vu" w:date="2024-04-18T22:33:00Z">
                  <w:rPr>
                    <w:del w:id="34355" w:author="James Vu" w:date="2024-04-18T23:35:00Z"/>
                    <w:b/>
                    <w:bCs/>
                    <w:color w:val="000000"/>
                    <w:sz w:val="26"/>
                    <w:szCs w:val="26"/>
                  </w:rPr>
                </w:rPrChange>
              </w:rPr>
              <w:pPrChange w:id="34356" w:author="James Vu" w:date="2024-04-18T22:33:00Z">
                <w:pPr>
                  <w:widowControl w:val="0"/>
                  <w:spacing w:before="120" w:after="120"/>
                  <w:jc w:val="center"/>
                </w:pPr>
              </w:pPrChange>
            </w:pPr>
            <w:del w:id="34357" w:author="James Vu" w:date="2024-04-18T23:35:00Z">
              <w:r w:rsidRPr="00167CE0" w:rsidDel="001F08AC">
                <w:rPr>
                  <w:b/>
                  <w:bCs/>
                  <w:color w:val="000000"/>
                  <w:sz w:val="28"/>
                  <w:szCs w:val="28"/>
                  <w:lang w:val="en-GB"/>
                  <w:rPrChange w:id="34358" w:author="James Vu" w:date="2024-04-18T22:33:00Z">
                    <w:rPr>
                      <w:b/>
                      <w:bCs/>
                      <w:color w:val="000000"/>
                      <w:sz w:val="26"/>
                      <w:szCs w:val="26"/>
                      <w:lang w:val="en-GB"/>
                    </w:rPr>
                  </w:rPrChange>
                </w:rPr>
                <w:delText>Tổng</w:delText>
              </w:r>
            </w:del>
          </w:p>
        </w:tc>
        <w:tc>
          <w:tcPr>
            <w:tcW w:w="640" w:type="pct"/>
            <w:tcBorders>
              <w:top w:val="nil"/>
              <w:left w:val="nil"/>
              <w:bottom w:val="single" w:sz="4" w:space="0" w:color="auto"/>
              <w:right w:val="single" w:sz="4" w:space="0" w:color="auto"/>
            </w:tcBorders>
            <w:shd w:val="clear" w:color="auto" w:fill="auto"/>
            <w:vAlign w:val="center"/>
            <w:hideMark/>
          </w:tcPr>
          <w:p w14:paraId="651B193E" w14:textId="463B1F91" w:rsidR="00FC28D6" w:rsidRPr="00167CE0" w:rsidDel="001F08AC" w:rsidRDefault="00FC28D6">
            <w:pPr>
              <w:widowControl w:val="0"/>
              <w:spacing w:before="120" w:after="120"/>
              <w:jc w:val="both"/>
              <w:rPr>
                <w:del w:id="34359" w:author="James Vu" w:date="2024-04-18T23:35:00Z"/>
                <w:b/>
                <w:bCs/>
                <w:color w:val="000000"/>
                <w:sz w:val="28"/>
                <w:szCs w:val="28"/>
                <w:rPrChange w:id="34360" w:author="James Vu" w:date="2024-04-18T22:33:00Z">
                  <w:rPr>
                    <w:del w:id="34361" w:author="James Vu" w:date="2024-04-18T23:35:00Z"/>
                    <w:b/>
                    <w:bCs/>
                    <w:color w:val="000000"/>
                    <w:sz w:val="26"/>
                    <w:szCs w:val="26"/>
                  </w:rPr>
                </w:rPrChange>
              </w:rPr>
              <w:pPrChange w:id="34362" w:author="James Vu" w:date="2024-04-18T22:33:00Z">
                <w:pPr>
                  <w:widowControl w:val="0"/>
                  <w:spacing w:before="120" w:after="120"/>
                  <w:jc w:val="right"/>
                </w:pPr>
              </w:pPrChange>
            </w:pPr>
            <w:del w:id="34363" w:author="James Vu" w:date="2024-04-18T23:35:00Z">
              <w:r w:rsidRPr="00167CE0" w:rsidDel="001F08AC">
                <w:rPr>
                  <w:b/>
                  <w:bCs/>
                  <w:color w:val="000000"/>
                  <w:sz w:val="28"/>
                  <w:szCs w:val="28"/>
                  <w:rPrChange w:id="34364" w:author="James Vu" w:date="2024-04-18T22:33:00Z">
                    <w:rPr>
                      <w:b/>
                      <w:bCs/>
                      <w:color w:val="000000"/>
                      <w:sz w:val="26"/>
                      <w:szCs w:val="26"/>
                    </w:rPr>
                  </w:rPrChange>
                </w:rPr>
                <w:delText>4.000.000.000</w:delText>
              </w:r>
            </w:del>
          </w:p>
        </w:tc>
        <w:tc>
          <w:tcPr>
            <w:tcW w:w="675" w:type="pct"/>
            <w:tcBorders>
              <w:top w:val="nil"/>
              <w:left w:val="nil"/>
              <w:bottom w:val="single" w:sz="4" w:space="0" w:color="auto"/>
              <w:right w:val="single" w:sz="4" w:space="0" w:color="auto"/>
            </w:tcBorders>
            <w:shd w:val="clear" w:color="auto" w:fill="auto"/>
            <w:vAlign w:val="center"/>
            <w:hideMark/>
          </w:tcPr>
          <w:p w14:paraId="5BA43F6E" w14:textId="036F9AB5" w:rsidR="00FC28D6" w:rsidRPr="00167CE0" w:rsidDel="001F08AC" w:rsidRDefault="00FC28D6">
            <w:pPr>
              <w:widowControl w:val="0"/>
              <w:spacing w:before="120" w:after="120"/>
              <w:jc w:val="both"/>
              <w:rPr>
                <w:del w:id="34365" w:author="James Vu" w:date="2024-04-18T23:35:00Z"/>
                <w:b/>
                <w:bCs/>
                <w:color w:val="000000"/>
                <w:sz w:val="28"/>
                <w:szCs w:val="28"/>
                <w:rPrChange w:id="34366" w:author="James Vu" w:date="2024-04-18T22:33:00Z">
                  <w:rPr>
                    <w:del w:id="34367" w:author="James Vu" w:date="2024-04-18T23:35:00Z"/>
                    <w:b/>
                    <w:bCs/>
                    <w:color w:val="000000"/>
                    <w:sz w:val="26"/>
                    <w:szCs w:val="26"/>
                  </w:rPr>
                </w:rPrChange>
              </w:rPr>
              <w:pPrChange w:id="34368" w:author="James Vu" w:date="2024-04-18T22:33:00Z">
                <w:pPr>
                  <w:widowControl w:val="0"/>
                  <w:spacing w:before="120" w:after="120"/>
                  <w:jc w:val="right"/>
                </w:pPr>
              </w:pPrChange>
            </w:pPr>
            <w:del w:id="34369" w:author="James Vu" w:date="2024-04-18T23:35:00Z">
              <w:r w:rsidRPr="00167CE0" w:rsidDel="001F08AC">
                <w:rPr>
                  <w:b/>
                  <w:bCs/>
                  <w:color w:val="000000"/>
                  <w:sz w:val="28"/>
                  <w:szCs w:val="28"/>
                  <w:rPrChange w:id="34370" w:author="James Vu" w:date="2024-04-18T22:33:00Z">
                    <w:rPr>
                      <w:b/>
                      <w:bCs/>
                      <w:color w:val="000000"/>
                      <w:sz w:val="26"/>
                      <w:szCs w:val="26"/>
                    </w:rPr>
                  </w:rPrChange>
                </w:rPr>
                <w:delText>4.000.000.000</w:delText>
              </w:r>
            </w:del>
          </w:p>
        </w:tc>
        <w:tc>
          <w:tcPr>
            <w:tcW w:w="371" w:type="pct"/>
            <w:tcBorders>
              <w:top w:val="nil"/>
              <w:left w:val="nil"/>
              <w:bottom w:val="single" w:sz="4" w:space="0" w:color="auto"/>
              <w:right w:val="single" w:sz="4" w:space="0" w:color="auto"/>
            </w:tcBorders>
            <w:shd w:val="clear" w:color="auto" w:fill="auto"/>
            <w:vAlign w:val="center"/>
            <w:hideMark/>
          </w:tcPr>
          <w:p w14:paraId="47224BFB" w14:textId="5F67D7A6" w:rsidR="00FC28D6" w:rsidRPr="00167CE0" w:rsidDel="001F08AC" w:rsidRDefault="00FC28D6">
            <w:pPr>
              <w:widowControl w:val="0"/>
              <w:spacing w:before="120" w:after="120"/>
              <w:jc w:val="both"/>
              <w:rPr>
                <w:del w:id="34371" w:author="James Vu" w:date="2024-04-18T23:35:00Z"/>
                <w:b/>
                <w:bCs/>
                <w:color w:val="000000"/>
                <w:sz w:val="28"/>
                <w:szCs w:val="28"/>
                <w:rPrChange w:id="34372" w:author="James Vu" w:date="2024-04-18T22:33:00Z">
                  <w:rPr>
                    <w:del w:id="34373" w:author="James Vu" w:date="2024-04-18T23:35:00Z"/>
                    <w:b/>
                    <w:bCs/>
                    <w:color w:val="000000"/>
                    <w:sz w:val="26"/>
                    <w:szCs w:val="26"/>
                  </w:rPr>
                </w:rPrChange>
              </w:rPr>
              <w:pPrChange w:id="34374" w:author="James Vu" w:date="2024-04-18T22:33:00Z">
                <w:pPr>
                  <w:widowControl w:val="0"/>
                  <w:spacing w:before="120" w:after="120"/>
                  <w:jc w:val="right"/>
                </w:pPr>
              </w:pPrChange>
            </w:pPr>
            <w:del w:id="34375" w:author="James Vu" w:date="2024-04-18T23:35:00Z">
              <w:r w:rsidRPr="00167CE0" w:rsidDel="001F08AC">
                <w:rPr>
                  <w:b/>
                  <w:bCs/>
                  <w:color w:val="000000"/>
                  <w:sz w:val="28"/>
                  <w:szCs w:val="28"/>
                  <w:rPrChange w:id="34376" w:author="James Vu" w:date="2024-04-18T22:33:00Z">
                    <w:rPr>
                      <w:b/>
                      <w:bCs/>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09C9C10A" w14:textId="0C5B017B" w:rsidR="00FC28D6" w:rsidRPr="00167CE0" w:rsidDel="001F08AC" w:rsidRDefault="00FC28D6">
            <w:pPr>
              <w:widowControl w:val="0"/>
              <w:spacing w:before="120" w:after="120"/>
              <w:jc w:val="both"/>
              <w:rPr>
                <w:del w:id="34377" w:author="James Vu" w:date="2024-04-18T23:35:00Z"/>
                <w:b/>
                <w:bCs/>
                <w:color w:val="000000"/>
                <w:sz w:val="28"/>
                <w:szCs w:val="28"/>
                <w:rPrChange w:id="34378" w:author="James Vu" w:date="2024-04-18T22:33:00Z">
                  <w:rPr>
                    <w:del w:id="34379" w:author="James Vu" w:date="2024-04-18T23:35:00Z"/>
                    <w:b/>
                    <w:bCs/>
                    <w:color w:val="000000"/>
                    <w:sz w:val="26"/>
                    <w:szCs w:val="26"/>
                  </w:rPr>
                </w:rPrChange>
              </w:rPr>
              <w:pPrChange w:id="34380" w:author="James Vu" w:date="2024-04-18T22:33:00Z">
                <w:pPr>
                  <w:widowControl w:val="0"/>
                  <w:spacing w:before="120" w:after="120"/>
                  <w:jc w:val="right"/>
                </w:pPr>
              </w:pPrChange>
            </w:pPr>
            <w:del w:id="34381" w:author="James Vu" w:date="2024-04-18T23:35:00Z">
              <w:r w:rsidRPr="00167CE0" w:rsidDel="001F08AC">
                <w:rPr>
                  <w:b/>
                  <w:bCs/>
                  <w:color w:val="000000"/>
                  <w:sz w:val="28"/>
                  <w:szCs w:val="28"/>
                  <w:rPrChange w:id="34382" w:author="James Vu" w:date="2024-04-18T22:33:00Z">
                    <w:rPr>
                      <w:b/>
                      <w:bCs/>
                      <w:color w:val="000000"/>
                      <w:sz w:val="26"/>
                      <w:szCs w:val="26"/>
                    </w:rPr>
                  </w:rPrChange>
                </w:rPr>
                <w:delText>4.000.000.000</w:delText>
              </w:r>
            </w:del>
          </w:p>
        </w:tc>
        <w:tc>
          <w:tcPr>
            <w:tcW w:w="327" w:type="pct"/>
            <w:tcBorders>
              <w:top w:val="nil"/>
              <w:left w:val="nil"/>
              <w:bottom w:val="single" w:sz="4" w:space="0" w:color="auto"/>
              <w:right w:val="single" w:sz="4" w:space="0" w:color="auto"/>
            </w:tcBorders>
            <w:shd w:val="clear" w:color="auto" w:fill="auto"/>
            <w:vAlign w:val="center"/>
            <w:hideMark/>
          </w:tcPr>
          <w:p w14:paraId="1BFF62D8" w14:textId="355D280D" w:rsidR="00FC28D6" w:rsidRPr="00167CE0" w:rsidDel="001F08AC" w:rsidRDefault="00FC28D6">
            <w:pPr>
              <w:widowControl w:val="0"/>
              <w:spacing w:before="120" w:after="120"/>
              <w:jc w:val="both"/>
              <w:rPr>
                <w:del w:id="34383" w:author="James Vu" w:date="2024-04-18T23:35:00Z"/>
                <w:b/>
                <w:bCs/>
                <w:color w:val="000000"/>
                <w:sz w:val="28"/>
                <w:szCs w:val="28"/>
                <w:rPrChange w:id="34384" w:author="James Vu" w:date="2024-04-18T22:33:00Z">
                  <w:rPr>
                    <w:del w:id="34385" w:author="James Vu" w:date="2024-04-18T23:35:00Z"/>
                    <w:b/>
                    <w:bCs/>
                    <w:color w:val="000000"/>
                    <w:sz w:val="26"/>
                    <w:szCs w:val="26"/>
                  </w:rPr>
                </w:rPrChange>
              </w:rPr>
              <w:pPrChange w:id="34386" w:author="James Vu" w:date="2024-04-18T22:33:00Z">
                <w:pPr>
                  <w:widowControl w:val="0"/>
                  <w:spacing w:before="120" w:after="120"/>
                </w:pPr>
              </w:pPrChange>
            </w:pPr>
            <w:del w:id="34387" w:author="James Vu" w:date="2024-04-18T23:35:00Z">
              <w:r w:rsidRPr="00167CE0" w:rsidDel="001F08AC">
                <w:rPr>
                  <w:b/>
                  <w:bCs/>
                  <w:color w:val="000000"/>
                  <w:sz w:val="28"/>
                  <w:szCs w:val="28"/>
                  <w:lang w:val="en-GB"/>
                  <w:rPrChange w:id="34388" w:author="James Vu" w:date="2024-04-18T22:33:00Z">
                    <w:rPr>
                      <w:b/>
                      <w:bCs/>
                      <w:color w:val="000000"/>
                      <w:sz w:val="26"/>
                      <w:szCs w:val="26"/>
                      <w:lang w:val="en-GB"/>
                    </w:rPr>
                  </w:rPrChange>
                </w:rPr>
                <w:delText> </w:delText>
              </w:r>
            </w:del>
          </w:p>
        </w:tc>
      </w:tr>
      <w:tr w:rsidR="00A079F8" w:rsidRPr="00167CE0" w:rsidDel="001F08AC" w14:paraId="636F5AE4" w14:textId="178948DD" w:rsidTr="006E6FBA">
        <w:trPr>
          <w:trHeight w:val="214"/>
          <w:del w:id="34389" w:author="James Vu" w:date="2024-04-18T23:35:00Z"/>
        </w:trPr>
        <w:tc>
          <w:tcPr>
            <w:tcW w:w="186" w:type="pct"/>
            <w:vMerge w:val="restart"/>
            <w:tcBorders>
              <w:top w:val="nil"/>
              <w:left w:val="single" w:sz="4" w:space="0" w:color="auto"/>
              <w:bottom w:val="single" w:sz="4" w:space="0" w:color="auto"/>
              <w:right w:val="single" w:sz="4" w:space="0" w:color="auto"/>
            </w:tcBorders>
            <w:shd w:val="clear" w:color="auto" w:fill="auto"/>
            <w:vAlign w:val="center"/>
            <w:hideMark/>
          </w:tcPr>
          <w:p w14:paraId="51168786" w14:textId="09BB64D9" w:rsidR="00FC28D6" w:rsidRPr="00167CE0" w:rsidDel="001F08AC" w:rsidRDefault="00FC28D6">
            <w:pPr>
              <w:widowControl w:val="0"/>
              <w:spacing w:before="120" w:after="120"/>
              <w:jc w:val="both"/>
              <w:rPr>
                <w:del w:id="34390" w:author="James Vu" w:date="2024-04-18T23:35:00Z"/>
                <w:color w:val="000000"/>
                <w:sz w:val="28"/>
                <w:szCs w:val="28"/>
                <w:rPrChange w:id="34391" w:author="James Vu" w:date="2024-04-18T22:33:00Z">
                  <w:rPr>
                    <w:del w:id="34392" w:author="James Vu" w:date="2024-04-18T23:35:00Z"/>
                    <w:color w:val="000000"/>
                    <w:sz w:val="26"/>
                    <w:szCs w:val="26"/>
                  </w:rPr>
                </w:rPrChange>
              </w:rPr>
              <w:pPrChange w:id="34393" w:author="James Vu" w:date="2024-04-18T22:33:00Z">
                <w:pPr>
                  <w:widowControl w:val="0"/>
                  <w:spacing w:before="120" w:after="120"/>
                  <w:jc w:val="center"/>
                </w:pPr>
              </w:pPrChange>
            </w:pPr>
            <w:del w:id="34394" w:author="James Vu" w:date="2024-04-18T23:35:00Z">
              <w:r w:rsidRPr="00167CE0" w:rsidDel="001F08AC">
                <w:rPr>
                  <w:color w:val="000000"/>
                  <w:sz w:val="28"/>
                  <w:szCs w:val="28"/>
                  <w:rPrChange w:id="34395" w:author="James Vu" w:date="2024-04-18T22:33:00Z">
                    <w:rPr>
                      <w:color w:val="000000"/>
                      <w:sz w:val="26"/>
                      <w:szCs w:val="26"/>
                    </w:rPr>
                  </w:rPrChange>
                </w:rPr>
                <w:delText>3</w:delText>
              </w:r>
            </w:del>
          </w:p>
        </w:tc>
        <w:tc>
          <w:tcPr>
            <w:tcW w:w="590" w:type="pct"/>
            <w:vMerge w:val="restart"/>
            <w:tcBorders>
              <w:top w:val="nil"/>
              <w:left w:val="single" w:sz="4" w:space="0" w:color="auto"/>
              <w:bottom w:val="single" w:sz="4" w:space="0" w:color="auto"/>
              <w:right w:val="single" w:sz="4" w:space="0" w:color="auto"/>
            </w:tcBorders>
            <w:shd w:val="clear" w:color="auto" w:fill="auto"/>
            <w:vAlign w:val="center"/>
            <w:hideMark/>
          </w:tcPr>
          <w:p w14:paraId="6859FED6" w14:textId="489DB1F3" w:rsidR="00FC28D6" w:rsidRPr="00167CE0" w:rsidDel="001F08AC" w:rsidRDefault="00FC28D6">
            <w:pPr>
              <w:widowControl w:val="0"/>
              <w:spacing w:before="120" w:after="120"/>
              <w:jc w:val="both"/>
              <w:rPr>
                <w:del w:id="34396" w:author="James Vu" w:date="2024-04-18T23:35:00Z"/>
                <w:color w:val="000000"/>
                <w:sz w:val="28"/>
                <w:szCs w:val="28"/>
                <w:rPrChange w:id="34397" w:author="James Vu" w:date="2024-04-18T22:33:00Z">
                  <w:rPr>
                    <w:del w:id="34398" w:author="James Vu" w:date="2024-04-18T23:35:00Z"/>
                    <w:color w:val="000000"/>
                    <w:sz w:val="26"/>
                    <w:szCs w:val="26"/>
                  </w:rPr>
                </w:rPrChange>
              </w:rPr>
              <w:pPrChange w:id="34399" w:author="James Vu" w:date="2024-04-18T22:33:00Z">
                <w:pPr>
                  <w:widowControl w:val="0"/>
                  <w:spacing w:before="120" w:after="120"/>
                  <w:jc w:val="center"/>
                </w:pPr>
              </w:pPrChange>
            </w:pPr>
            <w:del w:id="34400" w:author="James Vu" w:date="2024-04-18T23:35:00Z">
              <w:r w:rsidRPr="00167CE0" w:rsidDel="001F08AC">
                <w:rPr>
                  <w:color w:val="000000"/>
                  <w:sz w:val="28"/>
                  <w:szCs w:val="28"/>
                  <w:rPrChange w:id="34401" w:author="James Vu" w:date="2024-04-18T22:33:00Z">
                    <w:rPr>
                      <w:color w:val="000000"/>
                      <w:sz w:val="26"/>
                      <w:szCs w:val="26"/>
                    </w:rPr>
                  </w:rPrChange>
                </w:rPr>
                <w:delText xml:space="preserve">Xây dựng phần mềm xử lý nghiệp vụ cho các lĩnh vực của ngành </w:delText>
              </w:r>
            </w:del>
          </w:p>
        </w:tc>
        <w:tc>
          <w:tcPr>
            <w:tcW w:w="719" w:type="pct"/>
            <w:tcBorders>
              <w:top w:val="nil"/>
              <w:left w:val="nil"/>
              <w:bottom w:val="single" w:sz="4" w:space="0" w:color="auto"/>
              <w:right w:val="single" w:sz="4" w:space="0" w:color="auto"/>
            </w:tcBorders>
            <w:shd w:val="clear" w:color="auto" w:fill="auto"/>
            <w:vAlign w:val="center"/>
            <w:hideMark/>
          </w:tcPr>
          <w:p w14:paraId="5F924BCE" w14:textId="4C18ABB9" w:rsidR="00FC28D6" w:rsidRPr="00167CE0" w:rsidDel="001F08AC" w:rsidRDefault="00FC28D6">
            <w:pPr>
              <w:widowControl w:val="0"/>
              <w:spacing w:before="120" w:after="120"/>
              <w:jc w:val="both"/>
              <w:rPr>
                <w:del w:id="34402" w:author="James Vu" w:date="2024-04-18T23:35:00Z"/>
                <w:color w:val="000000"/>
                <w:sz w:val="28"/>
                <w:szCs w:val="28"/>
                <w:rPrChange w:id="34403" w:author="James Vu" w:date="2024-04-18T22:33:00Z">
                  <w:rPr>
                    <w:del w:id="34404" w:author="James Vu" w:date="2024-04-18T23:35:00Z"/>
                    <w:color w:val="000000"/>
                    <w:sz w:val="26"/>
                    <w:szCs w:val="26"/>
                  </w:rPr>
                </w:rPrChange>
              </w:rPr>
              <w:pPrChange w:id="34405" w:author="James Vu" w:date="2024-04-18T22:33:00Z">
                <w:pPr>
                  <w:widowControl w:val="0"/>
                  <w:spacing w:before="120" w:after="120"/>
                </w:pPr>
              </w:pPrChange>
            </w:pPr>
            <w:del w:id="34406" w:author="James Vu" w:date="2024-04-18T23:35:00Z">
              <w:r w:rsidRPr="00167CE0" w:rsidDel="001F08AC">
                <w:rPr>
                  <w:color w:val="000000"/>
                  <w:sz w:val="28"/>
                  <w:szCs w:val="28"/>
                  <w:rPrChange w:id="34407" w:author="James Vu" w:date="2024-04-18T22:33:00Z">
                    <w:rPr>
                      <w:color w:val="000000"/>
                      <w:sz w:val="26"/>
                      <w:szCs w:val="26"/>
                    </w:rPr>
                  </w:rPrChange>
                </w:rPr>
                <w:delText>- Phân hệ xử lý nghiệp vụ các lĩnh vực lĩnh chính: thủy sản, chăn nuôi, trồng trọt, quản lý chất lượng nông, lâm, thủy sản theo quy trình động.</w:delText>
              </w:r>
            </w:del>
          </w:p>
        </w:tc>
        <w:tc>
          <w:tcPr>
            <w:tcW w:w="482" w:type="pct"/>
            <w:tcBorders>
              <w:top w:val="nil"/>
              <w:left w:val="nil"/>
              <w:bottom w:val="single" w:sz="4" w:space="0" w:color="auto"/>
              <w:right w:val="single" w:sz="4" w:space="0" w:color="auto"/>
            </w:tcBorders>
            <w:shd w:val="clear" w:color="auto" w:fill="auto"/>
            <w:vAlign w:val="center"/>
            <w:hideMark/>
          </w:tcPr>
          <w:p w14:paraId="0A73058A" w14:textId="0A2CBD2C" w:rsidR="00FC28D6" w:rsidRPr="00167CE0" w:rsidDel="001F08AC" w:rsidRDefault="00FC28D6">
            <w:pPr>
              <w:widowControl w:val="0"/>
              <w:spacing w:before="120" w:after="120"/>
              <w:jc w:val="both"/>
              <w:rPr>
                <w:del w:id="34408" w:author="James Vu" w:date="2024-04-18T23:35:00Z"/>
                <w:color w:val="000000"/>
                <w:sz w:val="28"/>
                <w:szCs w:val="28"/>
                <w:rPrChange w:id="34409" w:author="James Vu" w:date="2024-04-18T22:33:00Z">
                  <w:rPr>
                    <w:del w:id="34410" w:author="James Vu" w:date="2024-04-18T23:35:00Z"/>
                    <w:color w:val="000000"/>
                    <w:sz w:val="26"/>
                    <w:szCs w:val="26"/>
                  </w:rPr>
                </w:rPrChange>
              </w:rPr>
              <w:pPrChange w:id="34411" w:author="James Vu" w:date="2024-04-18T22:33:00Z">
                <w:pPr>
                  <w:widowControl w:val="0"/>
                  <w:spacing w:before="120" w:after="120"/>
                  <w:jc w:val="center"/>
                </w:pPr>
              </w:pPrChange>
            </w:pPr>
            <w:del w:id="34412" w:author="James Vu" w:date="2024-04-18T23:35:00Z">
              <w:r w:rsidRPr="00167CE0" w:rsidDel="001F08AC">
                <w:rPr>
                  <w:color w:val="000000"/>
                  <w:sz w:val="28"/>
                  <w:szCs w:val="28"/>
                  <w:rPrChange w:id="34413" w:author="James Vu" w:date="2024-04-18T22:33:00Z">
                    <w:rPr>
                      <w:color w:val="000000"/>
                      <w:sz w:val="26"/>
                      <w:szCs w:val="26"/>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79A84197" w14:textId="55B866DE" w:rsidR="00FC28D6" w:rsidRPr="00167CE0" w:rsidDel="001F08AC" w:rsidRDefault="00FC28D6">
            <w:pPr>
              <w:widowControl w:val="0"/>
              <w:spacing w:before="120" w:after="120"/>
              <w:jc w:val="both"/>
              <w:rPr>
                <w:del w:id="34414" w:author="James Vu" w:date="2024-04-18T23:35:00Z"/>
                <w:color w:val="000000"/>
                <w:sz w:val="28"/>
                <w:szCs w:val="28"/>
                <w:rPrChange w:id="34415" w:author="James Vu" w:date="2024-04-18T22:33:00Z">
                  <w:rPr>
                    <w:del w:id="34416" w:author="James Vu" w:date="2024-04-18T23:35:00Z"/>
                    <w:color w:val="000000"/>
                    <w:sz w:val="26"/>
                    <w:szCs w:val="26"/>
                  </w:rPr>
                </w:rPrChange>
              </w:rPr>
              <w:pPrChange w:id="34417" w:author="James Vu" w:date="2024-04-18T22:33:00Z">
                <w:pPr>
                  <w:widowControl w:val="0"/>
                  <w:spacing w:before="120" w:after="120"/>
                  <w:jc w:val="center"/>
                </w:pPr>
              </w:pPrChange>
            </w:pPr>
            <w:del w:id="34418" w:author="James Vu" w:date="2024-04-18T23:35:00Z">
              <w:r w:rsidRPr="00167CE0" w:rsidDel="001F08AC">
                <w:rPr>
                  <w:color w:val="000000"/>
                  <w:sz w:val="28"/>
                  <w:szCs w:val="28"/>
                  <w:rPrChange w:id="34419" w:author="James Vu" w:date="2024-04-18T22:33:00Z">
                    <w:rPr>
                      <w:color w:val="000000"/>
                      <w:sz w:val="26"/>
                      <w:szCs w:val="26"/>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46E9427A" w14:textId="5DF78E41" w:rsidR="00FC28D6" w:rsidRPr="00167CE0" w:rsidDel="001F08AC" w:rsidRDefault="00FC28D6">
            <w:pPr>
              <w:widowControl w:val="0"/>
              <w:spacing w:before="120" w:after="120"/>
              <w:jc w:val="both"/>
              <w:rPr>
                <w:del w:id="34420" w:author="James Vu" w:date="2024-04-18T23:35:00Z"/>
                <w:color w:val="000000"/>
                <w:sz w:val="28"/>
                <w:szCs w:val="28"/>
                <w:rPrChange w:id="34421" w:author="James Vu" w:date="2024-04-18T22:33:00Z">
                  <w:rPr>
                    <w:del w:id="34422" w:author="James Vu" w:date="2024-04-18T23:35:00Z"/>
                    <w:color w:val="000000"/>
                    <w:sz w:val="26"/>
                    <w:szCs w:val="26"/>
                  </w:rPr>
                </w:rPrChange>
              </w:rPr>
              <w:pPrChange w:id="34423" w:author="James Vu" w:date="2024-04-18T22:33:00Z">
                <w:pPr>
                  <w:widowControl w:val="0"/>
                  <w:spacing w:before="120" w:after="120"/>
                  <w:jc w:val="right"/>
                </w:pPr>
              </w:pPrChange>
            </w:pPr>
            <w:del w:id="34424" w:author="James Vu" w:date="2024-04-18T23:35:00Z">
              <w:r w:rsidRPr="00167CE0" w:rsidDel="001F08AC">
                <w:rPr>
                  <w:color w:val="000000"/>
                  <w:sz w:val="28"/>
                  <w:szCs w:val="28"/>
                  <w:rPrChange w:id="34425" w:author="James Vu" w:date="2024-04-18T22:33:00Z">
                    <w:rPr>
                      <w:color w:val="000000"/>
                      <w:sz w:val="26"/>
                      <w:szCs w:val="26"/>
                    </w:rPr>
                  </w:rPrChange>
                </w:rPr>
                <w:delText>4.000.000.000</w:delText>
              </w:r>
            </w:del>
          </w:p>
        </w:tc>
        <w:tc>
          <w:tcPr>
            <w:tcW w:w="675" w:type="pct"/>
            <w:tcBorders>
              <w:top w:val="nil"/>
              <w:left w:val="nil"/>
              <w:bottom w:val="single" w:sz="4" w:space="0" w:color="auto"/>
              <w:right w:val="single" w:sz="4" w:space="0" w:color="auto"/>
            </w:tcBorders>
            <w:shd w:val="clear" w:color="auto" w:fill="auto"/>
            <w:vAlign w:val="center"/>
            <w:hideMark/>
          </w:tcPr>
          <w:p w14:paraId="7DA82FA3" w14:textId="4B9539EE" w:rsidR="00FC28D6" w:rsidRPr="00167CE0" w:rsidDel="001F08AC" w:rsidRDefault="00FC28D6">
            <w:pPr>
              <w:widowControl w:val="0"/>
              <w:spacing w:before="120" w:after="120"/>
              <w:jc w:val="both"/>
              <w:rPr>
                <w:del w:id="34426" w:author="James Vu" w:date="2024-04-18T23:35:00Z"/>
                <w:color w:val="000000"/>
                <w:sz w:val="28"/>
                <w:szCs w:val="28"/>
                <w:rPrChange w:id="34427" w:author="James Vu" w:date="2024-04-18T22:33:00Z">
                  <w:rPr>
                    <w:del w:id="34428" w:author="James Vu" w:date="2024-04-18T23:35:00Z"/>
                    <w:color w:val="000000"/>
                    <w:sz w:val="26"/>
                    <w:szCs w:val="26"/>
                  </w:rPr>
                </w:rPrChange>
              </w:rPr>
              <w:pPrChange w:id="34429" w:author="James Vu" w:date="2024-04-18T22:33:00Z">
                <w:pPr>
                  <w:widowControl w:val="0"/>
                  <w:spacing w:before="120" w:after="120"/>
                  <w:jc w:val="right"/>
                </w:pPr>
              </w:pPrChange>
            </w:pPr>
            <w:del w:id="34430" w:author="James Vu" w:date="2024-04-18T23:35:00Z">
              <w:r w:rsidRPr="00167CE0" w:rsidDel="001F08AC">
                <w:rPr>
                  <w:color w:val="000000"/>
                  <w:sz w:val="28"/>
                  <w:szCs w:val="28"/>
                  <w:rPrChange w:id="34431" w:author="James Vu" w:date="2024-04-18T22:33:00Z">
                    <w:rPr>
                      <w:color w:val="000000"/>
                      <w:sz w:val="26"/>
                      <w:szCs w:val="26"/>
                    </w:rPr>
                  </w:rPrChange>
                </w:rPr>
                <w:delText>4.000.000.000</w:delText>
              </w:r>
            </w:del>
          </w:p>
        </w:tc>
        <w:tc>
          <w:tcPr>
            <w:tcW w:w="371" w:type="pct"/>
            <w:tcBorders>
              <w:top w:val="nil"/>
              <w:left w:val="nil"/>
              <w:bottom w:val="single" w:sz="4" w:space="0" w:color="auto"/>
              <w:right w:val="single" w:sz="4" w:space="0" w:color="auto"/>
            </w:tcBorders>
            <w:shd w:val="clear" w:color="auto" w:fill="auto"/>
            <w:vAlign w:val="center"/>
            <w:hideMark/>
          </w:tcPr>
          <w:p w14:paraId="383880F1" w14:textId="3B4F7C78" w:rsidR="00FC28D6" w:rsidRPr="00167CE0" w:rsidDel="001F08AC" w:rsidRDefault="00FC28D6">
            <w:pPr>
              <w:widowControl w:val="0"/>
              <w:spacing w:before="120" w:after="120"/>
              <w:jc w:val="both"/>
              <w:rPr>
                <w:del w:id="34432" w:author="James Vu" w:date="2024-04-18T23:35:00Z"/>
                <w:color w:val="000000"/>
                <w:sz w:val="28"/>
                <w:szCs w:val="28"/>
                <w:rPrChange w:id="34433" w:author="James Vu" w:date="2024-04-18T22:33:00Z">
                  <w:rPr>
                    <w:del w:id="34434" w:author="James Vu" w:date="2024-04-18T23:35:00Z"/>
                    <w:color w:val="000000"/>
                    <w:sz w:val="26"/>
                    <w:szCs w:val="26"/>
                  </w:rPr>
                </w:rPrChange>
              </w:rPr>
              <w:pPrChange w:id="34435" w:author="James Vu" w:date="2024-04-18T22:33:00Z">
                <w:pPr>
                  <w:widowControl w:val="0"/>
                  <w:spacing w:before="120" w:after="120"/>
                  <w:jc w:val="right"/>
                </w:pPr>
              </w:pPrChange>
            </w:pPr>
            <w:del w:id="34436" w:author="James Vu" w:date="2024-04-18T23:35:00Z">
              <w:r w:rsidRPr="00167CE0" w:rsidDel="001F08AC">
                <w:rPr>
                  <w:color w:val="000000"/>
                  <w:sz w:val="28"/>
                  <w:szCs w:val="28"/>
                  <w:rPrChange w:id="34437"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6AB779C9" w14:textId="4E3661BC" w:rsidR="00FC28D6" w:rsidRPr="00167CE0" w:rsidDel="001F08AC" w:rsidRDefault="00FC28D6">
            <w:pPr>
              <w:widowControl w:val="0"/>
              <w:spacing w:before="120" w:after="120"/>
              <w:jc w:val="both"/>
              <w:rPr>
                <w:del w:id="34438" w:author="James Vu" w:date="2024-04-18T23:35:00Z"/>
                <w:color w:val="000000"/>
                <w:sz w:val="28"/>
                <w:szCs w:val="28"/>
                <w:rPrChange w:id="34439" w:author="James Vu" w:date="2024-04-18T22:33:00Z">
                  <w:rPr>
                    <w:del w:id="34440" w:author="James Vu" w:date="2024-04-18T23:35:00Z"/>
                    <w:color w:val="000000"/>
                    <w:sz w:val="26"/>
                    <w:szCs w:val="26"/>
                  </w:rPr>
                </w:rPrChange>
              </w:rPr>
              <w:pPrChange w:id="34441" w:author="James Vu" w:date="2024-04-18T22:33:00Z">
                <w:pPr>
                  <w:widowControl w:val="0"/>
                  <w:spacing w:before="120" w:after="120"/>
                  <w:jc w:val="right"/>
                </w:pPr>
              </w:pPrChange>
            </w:pPr>
            <w:del w:id="34442" w:author="James Vu" w:date="2024-04-18T23:35:00Z">
              <w:r w:rsidRPr="00167CE0" w:rsidDel="001F08AC">
                <w:rPr>
                  <w:color w:val="000000"/>
                  <w:sz w:val="28"/>
                  <w:szCs w:val="28"/>
                  <w:rPrChange w:id="34443" w:author="James Vu" w:date="2024-04-18T22:33:00Z">
                    <w:rPr>
                      <w:color w:val="000000"/>
                      <w:sz w:val="26"/>
                      <w:szCs w:val="26"/>
                    </w:rPr>
                  </w:rPrChange>
                </w:rPr>
                <w:delText>4.000.000.000</w:delText>
              </w:r>
            </w:del>
          </w:p>
        </w:tc>
        <w:tc>
          <w:tcPr>
            <w:tcW w:w="327" w:type="pct"/>
            <w:vMerge w:val="restart"/>
            <w:tcBorders>
              <w:top w:val="nil"/>
              <w:left w:val="single" w:sz="4" w:space="0" w:color="auto"/>
              <w:bottom w:val="single" w:sz="4" w:space="0" w:color="auto"/>
              <w:right w:val="single" w:sz="4" w:space="0" w:color="auto"/>
            </w:tcBorders>
            <w:shd w:val="clear" w:color="auto" w:fill="auto"/>
            <w:vAlign w:val="center"/>
            <w:hideMark/>
          </w:tcPr>
          <w:p w14:paraId="1BC804DD" w14:textId="7EF852B1" w:rsidR="00FC28D6" w:rsidRPr="00167CE0" w:rsidDel="001F08AC" w:rsidRDefault="00FC28D6">
            <w:pPr>
              <w:widowControl w:val="0"/>
              <w:spacing w:before="120" w:after="120"/>
              <w:jc w:val="both"/>
              <w:rPr>
                <w:del w:id="34444" w:author="James Vu" w:date="2024-04-18T23:35:00Z"/>
                <w:color w:val="FF0000"/>
                <w:sz w:val="28"/>
                <w:szCs w:val="28"/>
                <w:rPrChange w:id="34445" w:author="James Vu" w:date="2024-04-18T22:33:00Z">
                  <w:rPr>
                    <w:del w:id="34446" w:author="James Vu" w:date="2024-04-18T23:35:00Z"/>
                    <w:color w:val="FF0000"/>
                    <w:sz w:val="26"/>
                    <w:szCs w:val="26"/>
                  </w:rPr>
                </w:rPrChange>
              </w:rPr>
              <w:pPrChange w:id="34447" w:author="James Vu" w:date="2024-04-18T22:33:00Z">
                <w:pPr>
                  <w:widowControl w:val="0"/>
                  <w:spacing w:before="120" w:after="120"/>
                  <w:jc w:val="center"/>
                </w:pPr>
              </w:pPrChange>
            </w:pPr>
            <w:del w:id="34448" w:author="James Vu" w:date="2024-04-18T23:35:00Z">
              <w:r w:rsidRPr="00167CE0" w:rsidDel="001F08AC">
                <w:rPr>
                  <w:color w:val="FF0000"/>
                  <w:sz w:val="28"/>
                  <w:szCs w:val="28"/>
                  <w:rPrChange w:id="34449" w:author="James Vu" w:date="2024-04-18T22:33:00Z">
                    <w:rPr>
                      <w:color w:val="FF0000"/>
                      <w:sz w:val="26"/>
                      <w:szCs w:val="26"/>
                    </w:rPr>
                  </w:rPrChange>
                </w:rPr>
                <w:delText>Báo giá</w:delText>
              </w:r>
            </w:del>
          </w:p>
        </w:tc>
      </w:tr>
      <w:tr w:rsidR="00A079F8" w:rsidRPr="00167CE0" w:rsidDel="001F08AC" w14:paraId="46568360" w14:textId="2FC626FF" w:rsidTr="006E6FBA">
        <w:trPr>
          <w:trHeight w:val="1008"/>
          <w:del w:id="34450"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41FEB70B" w14:textId="08BD03CE" w:rsidR="00FC28D6" w:rsidRPr="00167CE0" w:rsidDel="001F08AC" w:rsidRDefault="00FC28D6">
            <w:pPr>
              <w:widowControl w:val="0"/>
              <w:spacing w:before="120" w:after="120"/>
              <w:jc w:val="both"/>
              <w:rPr>
                <w:del w:id="34451" w:author="James Vu" w:date="2024-04-18T23:35:00Z"/>
                <w:color w:val="000000"/>
                <w:sz w:val="28"/>
                <w:szCs w:val="28"/>
                <w:rPrChange w:id="34452" w:author="James Vu" w:date="2024-04-18T22:33:00Z">
                  <w:rPr>
                    <w:del w:id="34453" w:author="James Vu" w:date="2024-04-18T23:35:00Z"/>
                    <w:color w:val="000000"/>
                    <w:sz w:val="26"/>
                    <w:szCs w:val="26"/>
                  </w:rPr>
                </w:rPrChange>
              </w:rPr>
              <w:pPrChange w:id="34454"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63C0EF25" w14:textId="5647AE2E" w:rsidR="00FC28D6" w:rsidRPr="00167CE0" w:rsidDel="001F08AC" w:rsidRDefault="00FC28D6">
            <w:pPr>
              <w:widowControl w:val="0"/>
              <w:spacing w:before="120" w:after="120"/>
              <w:jc w:val="both"/>
              <w:rPr>
                <w:del w:id="34455" w:author="James Vu" w:date="2024-04-18T23:35:00Z"/>
                <w:color w:val="000000"/>
                <w:sz w:val="28"/>
                <w:szCs w:val="28"/>
                <w:rPrChange w:id="34456" w:author="James Vu" w:date="2024-04-18T22:33:00Z">
                  <w:rPr>
                    <w:del w:id="34457" w:author="James Vu" w:date="2024-04-18T23:35:00Z"/>
                    <w:color w:val="000000"/>
                    <w:sz w:val="26"/>
                    <w:szCs w:val="26"/>
                  </w:rPr>
                </w:rPrChange>
              </w:rPr>
              <w:pPrChange w:id="34458"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7BA34996" w14:textId="252A6758" w:rsidR="00FC28D6" w:rsidRPr="00167CE0" w:rsidDel="001F08AC" w:rsidRDefault="00FC28D6">
            <w:pPr>
              <w:widowControl w:val="0"/>
              <w:spacing w:before="120" w:after="120"/>
              <w:jc w:val="both"/>
              <w:rPr>
                <w:del w:id="34459" w:author="James Vu" w:date="2024-04-18T23:35:00Z"/>
                <w:color w:val="000000"/>
                <w:sz w:val="28"/>
                <w:szCs w:val="28"/>
                <w:rPrChange w:id="34460" w:author="James Vu" w:date="2024-04-18T22:33:00Z">
                  <w:rPr>
                    <w:del w:id="34461" w:author="James Vu" w:date="2024-04-18T23:35:00Z"/>
                    <w:color w:val="000000"/>
                    <w:sz w:val="26"/>
                    <w:szCs w:val="26"/>
                  </w:rPr>
                </w:rPrChange>
              </w:rPr>
              <w:pPrChange w:id="34462" w:author="James Vu" w:date="2024-04-18T22:33:00Z">
                <w:pPr>
                  <w:widowControl w:val="0"/>
                  <w:spacing w:before="120" w:after="120"/>
                </w:pPr>
              </w:pPrChange>
            </w:pPr>
            <w:del w:id="34463" w:author="James Vu" w:date="2024-04-18T23:35:00Z">
              <w:r w:rsidRPr="00167CE0" w:rsidDel="001F08AC">
                <w:rPr>
                  <w:color w:val="000000"/>
                  <w:sz w:val="28"/>
                  <w:szCs w:val="28"/>
                  <w:rPrChange w:id="34464" w:author="James Vu" w:date="2024-04-18T22:33:00Z">
                    <w:rPr>
                      <w:color w:val="000000"/>
                      <w:sz w:val="26"/>
                      <w:szCs w:val="26"/>
                    </w:rPr>
                  </w:rPrChange>
                </w:rPr>
                <w:delText>- Phân công, giám sát thực hiện các quy trình, nghiệp vụ.</w:delText>
              </w:r>
            </w:del>
          </w:p>
        </w:tc>
        <w:tc>
          <w:tcPr>
            <w:tcW w:w="482" w:type="pct"/>
            <w:tcBorders>
              <w:top w:val="nil"/>
              <w:left w:val="nil"/>
              <w:bottom w:val="single" w:sz="4" w:space="0" w:color="auto"/>
              <w:right w:val="single" w:sz="4" w:space="0" w:color="auto"/>
            </w:tcBorders>
            <w:shd w:val="clear" w:color="auto" w:fill="auto"/>
            <w:vAlign w:val="center"/>
            <w:hideMark/>
          </w:tcPr>
          <w:p w14:paraId="424AF5F4" w14:textId="246170FD" w:rsidR="00FC28D6" w:rsidRPr="00167CE0" w:rsidDel="001F08AC" w:rsidRDefault="00FC28D6">
            <w:pPr>
              <w:widowControl w:val="0"/>
              <w:spacing w:before="120" w:after="120"/>
              <w:jc w:val="both"/>
              <w:rPr>
                <w:del w:id="34465" w:author="James Vu" w:date="2024-04-18T23:35:00Z"/>
                <w:color w:val="000000"/>
                <w:sz w:val="28"/>
                <w:szCs w:val="28"/>
                <w:rPrChange w:id="34466" w:author="James Vu" w:date="2024-04-18T22:33:00Z">
                  <w:rPr>
                    <w:del w:id="34467" w:author="James Vu" w:date="2024-04-18T23:35:00Z"/>
                    <w:color w:val="000000"/>
                    <w:sz w:val="26"/>
                    <w:szCs w:val="26"/>
                  </w:rPr>
                </w:rPrChange>
              </w:rPr>
              <w:pPrChange w:id="34468" w:author="James Vu" w:date="2024-04-18T22:33:00Z">
                <w:pPr>
                  <w:widowControl w:val="0"/>
                  <w:spacing w:before="120" w:after="120"/>
                  <w:jc w:val="center"/>
                </w:pPr>
              </w:pPrChange>
            </w:pPr>
            <w:del w:id="34469" w:author="James Vu" w:date="2024-04-18T23:35:00Z">
              <w:r w:rsidRPr="00167CE0" w:rsidDel="001F08AC">
                <w:rPr>
                  <w:color w:val="000000"/>
                  <w:sz w:val="28"/>
                  <w:szCs w:val="28"/>
                  <w:lang w:val="en-GB"/>
                  <w:rPrChange w:id="34470"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50CA7239" w14:textId="120BA8F9" w:rsidR="00FC28D6" w:rsidRPr="00167CE0" w:rsidDel="001F08AC" w:rsidRDefault="00FC28D6">
            <w:pPr>
              <w:widowControl w:val="0"/>
              <w:spacing w:before="120" w:after="120"/>
              <w:jc w:val="both"/>
              <w:rPr>
                <w:del w:id="34471" w:author="James Vu" w:date="2024-04-18T23:35:00Z"/>
                <w:color w:val="000000"/>
                <w:sz w:val="28"/>
                <w:szCs w:val="28"/>
                <w:rPrChange w:id="34472" w:author="James Vu" w:date="2024-04-18T22:33:00Z">
                  <w:rPr>
                    <w:del w:id="34473" w:author="James Vu" w:date="2024-04-18T23:35:00Z"/>
                    <w:color w:val="000000"/>
                    <w:sz w:val="26"/>
                    <w:szCs w:val="26"/>
                  </w:rPr>
                </w:rPrChange>
              </w:rPr>
              <w:pPrChange w:id="34474" w:author="James Vu" w:date="2024-04-18T22:33:00Z">
                <w:pPr>
                  <w:widowControl w:val="0"/>
                  <w:spacing w:before="120" w:after="120"/>
                  <w:jc w:val="center"/>
                </w:pPr>
              </w:pPrChange>
            </w:pPr>
            <w:del w:id="34475" w:author="James Vu" w:date="2024-04-18T23:35:00Z">
              <w:r w:rsidRPr="00167CE0" w:rsidDel="001F08AC">
                <w:rPr>
                  <w:color w:val="000000"/>
                  <w:sz w:val="28"/>
                  <w:szCs w:val="28"/>
                  <w:lang w:val="en-GB"/>
                  <w:rPrChange w:id="34476"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018CD3B8" w14:textId="08E26BA5" w:rsidR="00FC28D6" w:rsidRPr="00167CE0" w:rsidDel="001F08AC" w:rsidRDefault="00FC28D6">
            <w:pPr>
              <w:widowControl w:val="0"/>
              <w:spacing w:before="120" w:after="120"/>
              <w:jc w:val="both"/>
              <w:rPr>
                <w:del w:id="34477" w:author="James Vu" w:date="2024-04-18T23:35:00Z"/>
                <w:color w:val="000000"/>
                <w:sz w:val="28"/>
                <w:szCs w:val="28"/>
                <w:rPrChange w:id="34478" w:author="James Vu" w:date="2024-04-18T22:33:00Z">
                  <w:rPr>
                    <w:del w:id="34479" w:author="James Vu" w:date="2024-04-18T23:35:00Z"/>
                    <w:color w:val="000000"/>
                    <w:sz w:val="26"/>
                    <w:szCs w:val="26"/>
                  </w:rPr>
                </w:rPrChange>
              </w:rPr>
              <w:pPrChange w:id="34480" w:author="James Vu" w:date="2024-04-18T22:33:00Z">
                <w:pPr>
                  <w:widowControl w:val="0"/>
                  <w:spacing w:before="120" w:after="120"/>
                  <w:jc w:val="right"/>
                </w:pPr>
              </w:pPrChange>
            </w:pPr>
            <w:del w:id="34481" w:author="James Vu" w:date="2024-04-18T23:35:00Z">
              <w:r w:rsidRPr="00167CE0" w:rsidDel="001F08AC">
                <w:rPr>
                  <w:color w:val="000000"/>
                  <w:sz w:val="28"/>
                  <w:szCs w:val="28"/>
                  <w:lang w:val="en-GB"/>
                  <w:rPrChange w:id="34482" w:author="James Vu" w:date="2024-04-18T22:33:00Z">
                    <w:rPr>
                      <w:color w:val="000000"/>
                      <w:sz w:val="26"/>
                      <w:szCs w:val="26"/>
                      <w:lang w:val="en-GB"/>
                    </w:rPr>
                  </w:rPrChange>
                </w:rPr>
                <w:delText>1.200.000.000</w:delText>
              </w:r>
            </w:del>
          </w:p>
        </w:tc>
        <w:tc>
          <w:tcPr>
            <w:tcW w:w="675" w:type="pct"/>
            <w:tcBorders>
              <w:top w:val="nil"/>
              <w:left w:val="nil"/>
              <w:bottom w:val="single" w:sz="4" w:space="0" w:color="auto"/>
              <w:right w:val="single" w:sz="4" w:space="0" w:color="auto"/>
            </w:tcBorders>
            <w:shd w:val="clear" w:color="auto" w:fill="auto"/>
            <w:vAlign w:val="center"/>
            <w:hideMark/>
          </w:tcPr>
          <w:p w14:paraId="12A2F99C" w14:textId="7CB42188" w:rsidR="00FC28D6" w:rsidRPr="00167CE0" w:rsidDel="001F08AC" w:rsidRDefault="00FC28D6">
            <w:pPr>
              <w:widowControl w:val="0"/>
              <w:spacing w:before="120" w:after="120"/>
              <w:jc w:val="both"/>
              <w:rPr>
                <w:del w:id="34483" w:author="James Vu" w:date="2024-04-18T23:35:00Z"/>
                <w:color w:val="000000"/>
                <w:sz w:val="28"/>
                <w:szCs w:val="28"/>
                <w:rPrChange w:id="34484" w:author="James Vu" w:date="2024-04-18T22:33:00Z">
                  <w:rPr>
                    <w:del w:id="34485" w:author="James Vu" w:date="2024-04-18T23:35:00Z"/>
                    <w:color w:val="000000"/>
                    <w:sz w:val="26"/>
                    <w:szCs w:val="26"/>
                  </w:rPr>
                </w:rPrChange>
              </w:rPr>
              <w:pPrChange w:id="34486" w:author="James Vu" w:date="2024-04-18T22:33:00Z">
                <w:pPr>
                  <w:widowControl w:val="0"/>
                  <w:spacing w:before="120" w:after="120"/>
                  <w:jc w:val="right"/>
                </w:pPr>
              </w:pPrChange>
            </w:pPr>
            <w:del w:id="34487" w:author="James Vu" w:date="2024-04-18T23:35:00Z">
              <w:r w:rsidRPr="00167CE0" w:rsidDel="001F08AC">
                <w:rPr>
                  <w:color w:val="000000"/>
                  <w:sz w:val="28"/>
                  <w:szCs w:val="28"/>
                  <w:rPrChange w:id="34488" w:author="James Vu" w:date="2024-04-18T22:33:00Z">
                    <w:rPr>
                      <w:color w:val="000000"/>
                      <w:sz w:val="26"/>
                      <w:szCs w:val="26"/>
                    </w:rPr>
                  </w:rPrChange>
                </w:rPr>
                <w:delText>1.200.000.000</w:delText>
              </w:r>
            </w:del>
          </w:p>
        </w:tc>
        <w:tc>
          <w:tcPr>
            <w:tcW w:w="371" w:type="pct"/>
            <w:tcBorders>
              <w:top w:val="nil"/>
              <w:left w:val="nil"/>
              <w:bottom w:val="single" w:sz="4" w:space="0" w:color="auto"/>
              <w:right w:val="single" w:sz="4" w:space="0" w:color="auto"/>
            </w:tcBorders>
            <w:shd w:val="clear" w:color="auto" w:fill="auto"/>
            <w:vAlign w:val="center"/>
            <w:hideMark/>
          </w:tcPr>
          <w:p w14:paraId="114E9F41" w14:textId="70279066" w:rsidR="00FC28D6" w:rsidRPr="00167CE0" w:rsidDel="001F08AC" w:rsidRDefault="00FC28D6">
            <w:pPr>
              <w:widowControl w:val="0"/>
              <w:spacing w:before="120" w:after="120"/>
              <w:jc w:val="both"/>
              <w:rPr>
                <w:del w:id="34489" w:author="James Vu" w:date="2024-04-18T23:35:00Z"/>
                <w:color w:val="000000"/>
                <w:sz w:val="28"/>
                <w:szCs w:val="28"/>
                <w:rPrChange w:id="34490" w:author="James Vu" w:date="2024-04-18T22:33:00Z">
                  <w:rPr>
                    <w:del w:id="34491" w:author="James Vu" w:date="2024-04-18T23:35:00Z"/>
                    <w:color w:val="000000"/>
                    <w:sz w:val="26"/>
                    <w:szCs w:val="26"/>
                  </w:rPr>
                </w:rPrChange>
              </w:rPr>
              <w:pPrChange w:id="34492" w:author="James Vu" w:date="2024-04-18T22:33:00Z">
                <w:pPr>
                  <w:widowControl w:val="0"/>
                  <w:spacing w:before="120" w:after="120"/>
                  <w:jc w:val="right"/>
                </w:pPr>
              </w:pPrChange>
            </w:pPr>
            <w:del w:id="34493" w:author="James Vu" w:date="2024-04-18T23:35:00Z">
              <w:r w:rsidRPr="00167CE0" w:rsidDel="001F08AC">
                <w:rPr>
                  <w:color w:val="000000"/>
                  <w:sz w:val="28"/>
                  <w:szCs w:val="28"/>
                  <w:rPrChange w:id="34494"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10404DD5" w14:textId="58C1CB1C" w:rsidR="00FC28D6" w:rsidRPr="00167CE0" w:rsidDel="001F08AC" w:rsidRDefault="00FC28D6">
            <w:pPr>
              <w:widowControl w:val="0"/>
              <w:spacing w:before="120" w:after="120"/>
              <w:jc w:val="both"/>
              <w:rPr>
                <w:del w:id="34495" w:author="James Vu" w:date="2024-04-18T23:35:00Z"/>
                <w:color w:val="000000"/>
                <w:sz w:val="28"/>
                <w:szCs w:val="28"/>
                <w:rPrChange w:id="34496" w:author="James Vu" w:date="2024-04-18T22:33:00Z">
                  <w:rPr>
                    <w:del w:id="34497" w:author="James Vu" w:date="2024-04-18T23:35:00Z"/>
                    <w:color w:val="000000"/>
                    <w:sz w:val="26"/>
                    <w:szCs w:val="26"/>
                  </w:rPr>
                </w:rPrChange>
              </w:rPr>
              <w:pPrChange w:id="34498" w:author="James Vu" w:date="2024-04-18T22:33:00Z">
                <w:pPr>
                  <w:widowControl w:val="0"/>
                  <w:spacing w:before="120" w:after="120"/>
                  <w:jc w:val="right"/>
                </w:pPr>
              </w:pPrChange>
            </w:pPr>
            <w:del w:id="34499" w:author="James Vu" w:date="2024-04-18T23:35:00Z">
              <w:r w:rsidRPr="00167CE0" w:rsidDel="001F08AC">
                <w:rPr>
                  <w:color w:val="000000"/>
                  <w:sz w:val="28"/>
                  <w:szCs w:val="28"/>
                  <w:lang w:val="en-GB"/>
                  <w:rPrChange w:id="34500" w:author="James Vu" w:date="2024-04-18T22:33:00Z">
                    <w:rPr>
                      <w:color w:val="000000"/>
                      <w:sz w:val="26"/>
                      <w:szCs w:val="26"/>
                      <w:lang w:val="en-GB"/>
                    </w:rPr>
                  </w:rPrChange>
                </w:rPr>
                <w:delText>1.200.000.000</w:delText>
              </w:r>
            </w:del>
          </w:p>
        </w:tc>
        <w:tc>
          <w:tcPr>
            <w:tcW w:w="327" w:type="pct"/>
            <w:vMerge/>
            <w:tcBorders>
              <w:top w:val="nil"/>
              <w:left w:val="single" w:sz="4" w:space="0" w:color="auto"/>
              <w:bottom w:val="single" w:sz="4" w:space="0" w:color="auto"/>
              <w:right w:val="single" w:sz="4" w:space="0" w:color="auto"/>
            </w:tcBorders>
            <w:vAlign w:val="center"/>
            <w:hideMark/>
          </w:tcPr>
          <w:p w14:paraId="0DF68B9B" w14:textId="1D99C924" w:rsidR="00FC28D6" w:rsidRPr="00167CE0" w:rsidDel="001F08AC" w:rsidRDefault="00FC28D6">
            <w:pPr>
              <w:widowControl w:val="0"/>
              <w:spacing w:before="120" w:after="120"/>
              <w:jc w:val="both"/>
              <w:rPr>
                <w:del w:id="34501" w:author="James Vu" w:date="2024-04-18T23:35:00Z"/>
                <w:color w:val="FF0000"/>
                <w:sz w:val="28"/>
                <w:szCs w:val="28"/>
                <w:rPrChange w:id="34502" w:author="James Vu" w:date="2024-04-18T22:33:00Z">
                  <w:rPr>
                    <w:del w:id="34503" w:author="James Vu" w:date="2024-04-18T23:35:00Z"/>
                    <w:color w:val="FF0000"/>
                    <w:sz w:val="26"/>
                    <w:szCs w:val="26"/>
                  </w:rPr>
                </w:rPrChange>
              </w:rPr>
              <w:pPrChange w:id="34504" w:author="James Vu" w:date="2024-04-18T22:33:00Z">
                <w:pPr>
                  <w:widowControl w:val="0"/>
                  <w:spacing w:before="120" w:after="120"/>
                </w:pPr>
              </w:pPrChange>
            </w:pPr>
          </w:p>
        </w:tc>
      </w:tr>
      <w:tr w:rsidR="00A079F8" w:rsidRPr="00167CE0" w:rsidDel="001F08AC" w14:paraId="5E354280" w14:textId="7D199D11" w:rsidTr="006E6FBA">
        <w:trPr>
          <w:trHeight w:val="1344"/>
          <w:del w:id="34505"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7FFAD5B2" w14:textId="5FD2D1F6" w:rsidR="00FC28D6" w:rsidRPr="00167CE0" w:rsidDel="001F08AC" w:rsidRDefault="00FC28D6">
            <w:pPr>
              <w:widowControl w:val="0"/>
              <w:spacing w:before="120" w:after="120"/>
              <w:jc w:val="both"/>
              <w:rPr>
                <w:del w:id="34506" w:author="James Vu" w:date="2024-04-18T23:35:00Z"/>
                <w:color w:val="000000"/>
                <w:sz w:val="28"/>
                <w:szCs w:val="28"/>
                <w:rPrChange w:id="34507" w:author="James Vu" w:date="2024-04-18T22:33:00Z">
                  <w:rPr>
                    <w:del w:id="34508" w:author="James Vu" w:date="2024-04-18T23:35:00Z"/>
                    <w:color w:val="000000"/>
                    <w:sz w:val="26"/>
                    <w:szCs w:val="26"/>
                  </w:rPr>
                </w:rPrChange>
              </w:rPr>
              <w:pPrChange w:id="34509"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54E511B0" w14:textId="35CDB597" w:rsidR="00FC28D6" w:rsidRPr="00167CE0" w:rsidDel="001F08AC" w:rsidRDefault="00FC28D6">
            <w:pPr>
              <w:widowControl w:val="0"/>
              <w:spacing w:before="120" w:after="120"/>
              <w:jc w:val="both"/>
              <w:rPr>
                <w:del w:id="34510" w:author="James Vu" w:date="2024-04-18T23:35:00Z"/>
                <w:color w:val="000000"/>
                <w:sz w:val="28"/>
                <w:szCs w:val="28"/>
                <w:rPrChange w:id="34511" w:author="James Vu" w:date="2024-04-18T22:33:00Z">
                  <w:rPr>
                    <w:del w:id="34512" w:author="James Vu" w:date="2024-04-18T23:35:00Z"/>
                    <w:color w:val="000000"/>
                    <w:sz w:val="26"/>
                    <w:szCs w:val="26"/>
                  </w:rPr>
                </w:rPrChange>
              </w:rPr>
              <w:pPrChange w:id="34513"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72E468DF" w14:textId="62E0921F" w:rsidR="00FC28D6" w:rsidRPr="00167CE0" w:rsidDel="001F08AC" w:rsidRDefault="00FC28D6">
            <w:pPr>
              <w:widowControl w:val="0"/>
              <w:spacing w:before="120" w:after="120"/>
              <w:jc w:val="both"/>
              <w:rPr>
                <w:del w:id="34514" w:author="James Vu" w:date="2024-04-18T23:35:00Z"/>
                <w:color w:val="000000"/>
                <w:sz w:val="28"/>
                <w:szCs w:val="28"/>
                <w:rPrChange w:id="34515" w:author="James Vu" w:date="2024-04-18T22:33:00Z">
                  <w:rPr>
                    <w:del w:id="34516" w:author="James Vu" w:date="2024-04-18T23:35:00Z"/>
                    <w:color w:val="000000"/>
                    <w:sz w:val="26"/>
                    <w:szCs w:val="26"/>
                  </w:rPr>
                </w:rPrChange>
              </w:rPr>
              <w:pPrChange w:id="34517" w:author="James Vu" w:date="2024-04-18T22:33:00Z">
                <w:pPr>
                  <w:widowControl w:val="0"/>
                  <w:spacing w:before="120" w:after="120"/>
                </w:pPr>
              </w:pPrChange>
            </w:pPr>
            <w:del w:id="34518" w:author="James Vu" w:date="2024-04-18T23:35:00Z">
              <w:r w:rsidRPr="00167CE0" w:rsidDel="001F08AC">
                <w:rPr>
                  <w:color w:val="000000"/>
                  <w:sz w:val="28"/>
                  <w:szCs w:val="28"/>
                  <w:rPrChange w:id="34519" w:author="James Vu" w:date="2024-04-18T22:33:00Z">
                    <w:rPr>
                      <w:color w:val="000000"/>
                      <w:sz w:val="26"/>
                      <w:szCs w:val="26"/>
                    </w:rPr>
                  </w:rPrChange>
                </w:rPr>
                <w:delText>- Tổng hợp, báo cáo, nhắc nhở việc thực hiện và xử lý các quy trình nghiệp vụ thời gian thực.</w:delText>
              </w:r>
            </w:del>
          </w:p>
        </w:tc>
        <w:tc>
          <w:tcPr>
            <w:tcW w:w="482" w:type="pct"/>
            <w:tcBorders>
              <w:top w:val="nil"/>
              <w:left w:val="nil"/>
              <w:bottom w:val="single" w:sz="4" w:space="0" w:color="auto"/>
              <w:right w:val="single" w:sz="4" w:space="0" w:color="auto"/>
            </w:tcBorders>
            <w:shd w:val="clear" w:color="auto" w:fill="auto"/>
            <w:vAlign w:val="center"/>
            <w:hideMark/>
          </w:tcPr>
          <w:p w14:paraId="3F982E58" w14:textId="652BDE93" w:rsidR="00FC28D6" w:rsidRPr="00167CE0" w:rsidDel="001F08AC" w:rsidRDefault="00FC28D6">
            <w:pPr>
              <w:widowControl w:val="0"/>
              <w:spacing w:before="120" w:after="120"/>
              <w:jc w:val="both"/>
              <w:rPr>
                <w:del w:id="34520" w:author="James Vu" w:date="2024-04-18T23:35:00Z"/>
                <w:color w:val="000000"/>
                <w:sz w:val="28"/>
                <w:szCs w:val="28"/>
                <w:rPrChange w:id="34521" w:author="James Vu" w:date="2024-04-18T22:33:00Z">
                  <w:rPr>
                    <w:del w:id="34522" w:author="James Vu" w:date="2024-04-18T23:35:00Z"/>
                    <w:color w:val="000000"/>
                    <w:sz w:val="26"/>
                    <w:szCs w:val="26"/>
                  </w:rPr>
                </w:rPrChange>
              </w:rPr>
              <w:pPrChange w:id="34523" w:author="James Vu" w:date="2024-04-18T22:33:00Z">
                <w:pPr>
                  <w:widowControl w:val="0"/>
                  <w:spacing w:before="120" w:after="120"/>
                  <w:jc w:val="center"/>
                </w:pPr>
              </w:pPrChange>
            </w:pPr>
            <w:del w:id="34524" w:author="James Vu" w:date="2024-04-18T23:35:00Z">
              <w:r w:rsidRPr="00167CE0" w:rsidDel="001F08AC">
                <w:rPr>
                  <w:color w:val="000000"/>
                  <w:sz w:val="28"/>
                  <w:szCs w:val="28"/>
                  <w:lang w:val="en-GB"/>
                  <w:rPrChange w:id="34525"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4C36BF35" w14:textId="18AA4542" w:rsidR="00FC28D6" w:rsidRPr="00167CE0" w:rsidDel="001F08AC" w:rsidRDefault="00FC28D6">
            <w:pPr>
              <w:widowControl w:val="0"/>
              <w:spacing w:before="120" w:after="120"/>
              <w:jc w:val="both"/>
              <w:rPr>
                <w:del w:id="34526" w:author="James Vu" w:date="2024-04-18T23:35:00Z"/>
                <w:color w:val="000000"/>
                <w:sz w:val="28"/>
                <w:szCs w:val="28"/>
                <w:rPrChange w:id="34527" w:author="James Vu" w:date="2024-04-18T22:33:00Z">
                  <w:rPr>
                    <w:del w:id="34528" w:author="James Vu" w:date="2024-04-18T23:35:00Z"/>
                    <w:color w:val="000000"/>
                    <w:sz w:val="26"/>
                    <w:szCs w:val="26"/>
                  </w:rPr>
                </w:rPrChange>
              </w:rPr>
              <w:pPrChange w:id="34529" w:author="James Vu" w:date="2024-04-18T22:33:00Z">
                <w:pPr>
                  <w:widowControl w:val="0"/>
                  <w:spacing w:before="120" w:after="120"/>
                  <w:jc w:val="center"/>
                </w:pPr>
              </w:pPrChange>
            </w:pPr>
            <w:del w:id="34530" w:author="James Vu" w:date="2024-04-18T23:35:00Z">
              <w:r w:rsidRPr="00167CE0" w:rsidDel="001F08AC">
                <w:rPr>
                  <w:color w:val="000000"/>
                  <w:sz w:val="28"/>
                  <w:szCs w:val="28"/>
                  <w:lang w:val="en-GB"/>
                  <w:rPrChange w:id="34531"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6B523AE7" w14:textId="5C8902DA" w:rsidR="00FC28D6" w:rsidRPr="00167CE0" w:rsidDel="001F08AC" w:rsidRDefault="00FC28D6">
            <w:pPr>
              <w:widowControl w:val="0"/>
              <w:spacing w:before="120" w:after="120"/>
              <w:jc w:val="both"/>
              <w:rPr>
                <w:del w:id="34532" w:author="James Vu" w:date="2024-04-18T23:35:00Z"/>
                <w:color w:val="000000"/>
                <w:sz w:val="28"/>
                <w:szCs w:val="28"/>
                <w:rPrChange w:id="34533" w:author="James Vu" w:date="2024-04-18T22:33:00Z">
                  <w:rPr>
                    <w:del w:id="34534" w:author="James Vu" w:date="2024-04-18T23:35:00Z"/>
                    <w:color w:val="000000"/>
                    <w:sz w:val="26"/>
                    <w:szCs w:val="26"/>
                  </w:rPr>
                </w:rPrChange>
              </w:rPr>
              <w:pPrChange w:id="34535" w:author="James Vu" w:date="2024-04-18T22:33:00Z">
                <w:pPr>
                  <w:widowControl w:val="0"/>
                  <w:spacing w:before="120" w:after="120"/>
                  <w:jc w:val="right"/>
                </w:pPr>
              </w:pPrChange>
            </w:pPr>
            <w:del w:id="34536" w:author="James Vu" w:date="2024-04-18T23:35:00Z">
              <w:r w:rsidRPr="00167CE0" w:rsidDel="001F08AC">
                <w:rPr>
                  <w:color w:val="000000"/>
                  <w:sz w:val="28"/>
                  <w:szCs w:val="28"/>
                  <w:lang w:val="en-GB"/>
                  <w:rPrChange w:id="34537" w:author="James Vu" w:date="2024-04-18T22:33:00Z">
                    <w:rPr>
                      <w:color w:val="000000"/>
                      <w:sz w:val="26"/>
                      <w:szCs w:val="26"/>
                      <w:lang w:val="en-GB"/>
                    </w:rPr>
                  </w:rPrChange>
                </w:rPr>
                <w:delText>1.200.000.000</w:delText>
              </w:r>
            </w:del>
          </w:p>
        </w:tc>
        <w:tc>
          <w:tcPr>
            <w:tcW w:w="675" w:type="pct"/>
            <w:tcBorders>
              <w:top w:val="nil"/>
              <w:left w:val="nil"/>
              <w:bottom w:val="single" w:sz="4" w:space="0" w:color="auto"/>
              <w:right w:val="single" w:sz="4" w:space="0" w:color="auto"/>
            </w:tcBorders>
            <w:shd w:val="clear" w:color="auto" w:fill="auto"/>
            <w:vAlign w:val="center"/>
            <w:hideMark/>
          </w:tcPr>
          <w:p w14:paraId="4CAAAA47" w14:textId="09DA9D01" w:rsidR="00FC28D6" w:rsidRPr="00167CE0" w:rsidDel="001F08AC" w:rsidRDefault="00FC28D6">
            <w:pPr>
              <w:widowControl w:val="0"/>
              <w:spacing w:before="120" w:after="120"/>
              <w:jc w:val="both"/>
              <w:rPr>
                <w:del w:id="34538" w:author="James Vu" w:date="2024-04-18T23:35:00Z"/>
                <w:color w:val="000000"/>
                <w:sz w:val="28"/>
                <w:szCs w:val="28"/>
                <w:rPrChange w:id="34539" w:author="James Vu" w:date="2024-04-18T22:33:00Z">
                  <w:rPr>
                    <w:del w:id="34540" w:author="James Vu" w:date="2024-04-18T23:35:00Z"/>
                    <w:color w:val="000000"/>
                    <w:sz w:val="26"/>
                    <w:szCs w:val="26"/>
                  </w:rPr>
                </w:rPrChange>
              </w:rPr>
              <w:pPrChange w:id="34541" w:author="James Vu" w:date="2024-04-18T22:33:00Z">
                <w:pPr>
                  <w:widowControl w:val="0"/>
                  <w:spacing w:before="120" w:after="120"/>
                  <w:jc w:val="right"/>
                </w:pPr>
              </w:pPrChange>
            </w:pPr>
            <w:del w:id="34542" w:author="James Vu" w:date="2024-04-18T23:35:00Z">
              <w:r w:rsidRPr="00167CE0" w:rsidDel="001F08AC">
                <w:rPr>
                  <w:color w:val="000000"/>
                  <w:sz w:val="28"/>
                  <w:szCs w:val="28"/>
                  <w:rPrChange w:id="34543" w:author="James Vu" w:date="2024-04-18T22:33:00Z">
                    <w:rPr>
                      <w:color w:val="000000"/>
                      <w:sz w:val="26"/>
                      <w:szCs w:val="26"/>
                    </w:rPr>
                  </w:rPrChange>
                </w:rPr>
                <w:delText>1.200.000.000</w:delText>
              </w:r>
            </w:del>
          </w:p>
        </w:tc>
        <w:tc>
          <w:tcPr>
            <w:tcW w:w="371" w:type="pct"/>
            <w:tcBorders>
              <w:top w:val="nil"/>
              <w:left w:val="nil"/>
              <w:bottom w:val="single" w:sz="4" w:space="0" w:color="auto"/>
              <w:right w:val="single" w:sz="4" w:space="0" w:color="auto"/>
            </w:tcBorders>
            <w:shd w:val="clear" w:color="auto" w:fill="auto"/>
            <w:vAlign w:val="center"/>
            <w:hideMark/>
          </w:tcPr>
          <w:p w14:paraId="4A533118" w14:textId="1C208957" w:rsidR="00FC28D6" w:rsidRPr="00167CE0" w:rsidDel="001F08AC" w:rsidRDefault="00FC28D6">
            <w:pPr>
              <w:widowControl w:val="0"/>
              <w:spacing w:before="120" w:after="120"/>
              <w:jc w:val="both"/>
              <w:rPr>
                <w:del w:id="34544" w:author="James Vu" w:date="2024-04-18T23:35:00Z"/>
                <w:color w:val="000000"/>
                <w:sz w:val="28"/>
                <w:szCs w:val="28"/>
                <w:rPrChange w:id="34545" w:author="James Vu" w:date="2024-04-18T22:33:00Z">
                  <w:rPr>
                    <w:del w:id="34546" w:author="James Vu" w:date="2024-04-18T23:35:00Z"/>
                    <w:color w:val="000000"/>
                    <w:sz w:val="26"/>
                    <w:szCs w:val="26"/>
                  </w:rPr>
                </w:rPrChange>
              </w:rPr>
              <w:pPrChange w:id="34547" w:author="James Vu" w:date="2024-04-18T22:33:00Z">
                <w:pPr>
                  <w:widowControl w:val="0"/>
                  <w:spacing w:before="120" w:after="120"/>
                  <w:jc w:val="right"/>
                </w:pPr>
              </w:pPrChange>
            </w:pPr>
            <w:del w:id="34548" w:author="James Vu" w:date="2024-04-18T23:35:00Z">
              <w:r w:rsidRPr="00167CE0" w:rsidDel="001F08AC">
                <w:rPr>
                  <w:color w:val="000000"/>
                  <w:sz w:val="28"/>
                  <w:szCs w:val="28"/>
                  <w:rPrChange w:id="34549"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748F549C" w14:textId="1AA62915" w:rsidR="00FC28D6" w:rsidRPr="00167CE0" w:rsidDel="001F08AC" w:rsidRDefault="00FC28D6">
            <w:pPr>
              <w:widowControl w:val="0"/>
              <w:spacing w:before="120" w:after="120"/>
              <w:jc w:val="both"/>
              <w:rPr>
                <w:del w:id="34550" w:author="James Vu" w:date="2024-04-18T23:35:00Z"/>
                <w:color w:val="000000"/>
                <w:sz w:val="28"/>
                <w:szCs w:val="28"/>
                <w:rPrChange w:id="34551" w:author="James Vu" w:date="2024-04-18T22:33:00Z">
                  <w:rPr>
                    <w:del w:id="34552" w:author="James Vu" w:date="2024-04-18T23:35:00Z"/>
                    <w:color w:val="000000"/>
                    <w:sz w:val="26"/>
                    <w:szCs w:val="26"/>
                  </w:rPr>
                </w:rPrChange>
              </w:rPr>
              <w:pPrChange w:id="34553" w:author="James Vu" w:date="2024-04-18T22:33:00Z">
                <w:pPr>
                  <w:widowControl w:val="0"/>
                  <w:spacing w:before="120" w:after="120"/>
                  <w:jc w:val="right"/>
                </w:pPr>
              </w:pPrChange>
            </w:pPr>
            <w:del w:id="34554" w:author="James Vu" w:date="2024-04-18T23:35:00Z">
              <w:r w:rsidRPr="00167CE0" w:rsidDel="001F08AC">
                <w:rPr>
                  <w:color w:val="000000"/>
                  <w:sz w:val="28"/>
                  <w:szCs w:val="28"/>
                  <w:lang w:val="en-GB"/>
                  <w:rPrChange w:id="34555" w:author="James Vu" w:date="2024-04-18T22:33:00Z">
                    <w:rPr>
                      <w:color w:val="000000"/>
                      <w:sz w:val="26"/>
                      <w:szCs w:val="26"/>
                      <w:lang w:val="en-GB"/>
                    </w:rPr>
                  </w:rPrChange>
                </w:rPr>
                <w:delText>1.200.000.000</w:delText>
              </w:r>
            </w:del>
          </w:p>
        </w:tc>
        <w:tc>
          <w:tcPr>
            <w:tcW w:w="327" w:type="pct"/>
            <w:vMerge/>
            <w:tcBorders>
              <w:top w:val="nil"/>
              <w:left w:val="single" w:sz="4" w:space="0" w:color="auto"/>
              <w:bottom w:val="single" w:sz="4" w:space="0" w:color="auto"/>
              <w:right w:val="single" w:sz="4" w:space="0" w:color="auto"/>
            </w:tcBorders>
            <w:vAlign w:val="center"/>
            <w:hideMark/>
          </w:tcPr>
          <w:p w14:paraId="39ADDE48" w14:textId="7382D45B" w:rsidR="00FC28D6" w:rsidRPr="00167CE0" w:rsidDel="001F08AC" w:rsidRDefault="00FC28D6">
            <w:pPr>
              <w:widowControl w:val="0"/>
              <w:spacing w:before="120" w:after="120"/>
              <w:jc w:val="both"/>
              <w:rPr>
                <w:del w:id="34556" w:author="James Vu" w:date="2024-04-18T23:35:00Z"/>
                <w:color w:val="FF0000"/>
                <w:sz w:val="28"/>
                <w:szCs w:val="28"/>
                <w:rPrChange w:id="34557" w:author="James Vu" w:date="2024-04-18T22:33:00Z">
                  <w:rPr>
                    <w:del w:id="34558" w:author="James Vu" w:date="2024-04-18T23:35:00Z"/>
                    <w:color w:val="FF0000"/>
                    <w:sz w:val="26"/>
                    <w:szCs w:val="26"/>
                  </w:rPr>
                </w:rPrChange>
              </w:rPr>
              <w:pPrChange w:id="34559" w:author="James Vu" w:date="2024-04-18T22:33:00Z">
                <w:pPr>
                  <w:widowControl w:val="0"/>
                  <w:spacing w:before="120" w:after="120"/>
                </w:pPr>
              </w:pPrChange>
            </w:pPr>
          </w:p>
        </w:tc>
      </w:tr>
      <w:tr w:rsidR="00A079F8" w:rsidRPr="00167CE0" w:rsidDel="001F08AC" w14:paraId="68B10127" w14:textId="000AFEFD" w:rsidTr="006E6FBA">
        <w:trPr>
          <w:trHeight w:val="1008"/>
          <w:del w:id="34560" w:author="James Vu" w:date="2024-04-18T23:35:00Z"/>
        </w:trPr>
        <w:tc>
          <w:tcPr>
            <w:tcW w:w="186" w:type="pct"/>
            <w:vMerge/>
            <w:tcBorders>
              <w:top w:val="nil"/>
              <w:left w:val="single" w:sz="4" w:space="0" w:color="auto"/>
              <w:bottom w:val="single" w:sz="4" w:space="0" w:color="auto"/>
              <w:right w:val="single" w:sz="4" w:space="0" w:color="auto"/>
            </w:tcBorders>
            <w:vAlign w:val="center"/>
            <w:hideMark/>
          </w:tcPr>
          <w:p w14:paraId="3C451A3E" w14:textId="5AAB98AC" w:rsidR="00FC28D6" w:rsidRPr="00167CE0" w:rsidDel="001F08AC" w:rsidRDefault="00FC28D6">
            <w:pPr>
              <w:widowControl w:val="0"/>
              <w:spacing w:before="120" w:after="120"/>
              <w:jc w:val="both"/>
              <w:rPr>
                <w:del w:id="34561" w:author="James Vu" w:date="2024-04-18T23:35:00Z"/>
                <w:color w:val="000000"/>
                <w:sz w:val="28"/>
                <w:szCs w:val="28"/>
                <w:rPrChange w:id="34562" w:author="James Vu" w:date="2024-04-18T22:33:00Z">
                  <w:rPr>
                    <w:del w:id="34563" w:author="James Vu" w:date="2024-04-18T23:35:00Z"/>
                    <w:color w:val="000000"/>
                    <w:sz w:val="26"/>
                    <w:szCs w:val="26"/>
                  </w:rPr>
                </w:rPrChange>
              </w:rPr>
              <w:pPrChange w:id="34564" w:author="James Vu" w:date="2024-04-18T22:33:00Z">
                <w:pPr>
                  <w:widowControl w:val="0"/>
                  <w:spacing w:before="120" w:after="120"/>
                </w:pPr>
              </w:pPrChange>
            </w:pPr>
          </w:p>
        </w:tc>
        <w:tc>
          <w:tcPr>
            <w:tcW w:w="590" w:type="pct"/>
            <w:vMerge/>
            <w:tcBorders>
              <w:top w:val="nil"/>
              <w:left w:val="single" w:sz="4" w:space="0" w:color="auto"/>
              <w:bottom w:val="single" w:sz="4" w:space="0" w:color="auto"/>
              <w:right w:val="single" w:sz="4" w:space="0" w:color="auto"/>
            </w:tcBorders>
            <w:vAlign w:val="center"/>
            <w:hideMark/>
          </w:tcPr>
          <w:p w14:paraId="420C8C06" w14:textId="040CF64C" w:rsidR="00FC28D6" w:rsidRPr="00167CE0" w:rsidDel="001F08AC" w:rsidRDefault="00FC28D6">
            <w:pPr>
              <w:widowControl w:val="0"/>
              <w:spacing w:before="120" w:after="120"/>
              <w:jc w:val="both"/>
              <w:rPr>
                <w:del w:id="34565" w:author="James Vu" w:date="2024-04-18T23:35:00Z"/>
                <w:color w:val="000000"/>
                <w:sz w:val="28"/>
                <w:szCs w:val="28"/>
                <w:rPrChange w:id="34566" w:author="James Vu" w:date="2024-04-18T22:33:00Z">
                  <w:rPr>
                    <w:del w:id="34567" w:author="James Vu" w:date="2024-04-18T23:35:00Z"/>
                    <w:color w:val="000000"/>
                    <w:sz w:val="26"/>
                    <w:szCs w:val="26"/>
                  </w:rPr>
                </w:rPrChange>
              </w:rPr>
              <w:pPrChange w:id="34568" w:author="James Vu" w:date="2024-04-18T22:33:00Z">
                <w:pPr>
                  <w:widowControl w:val="0"/>
                  <w:spacing w:before="120" w:after="120"/>
                </w:pPr>
              </w:pPrChange>
            </w:pPr>
          </w:p>
        </w:tc>
        <w:tc>
          <w:tcPr>
            <w:tcW w:w="719" w:type="pct"/>
            <w:tcBorders>
              <w:top w:val="nil"/>
              <w:left w:val="nil"/>
              <w:bottom w:val="single" w:sz="4" w:space="0" w:color="auto"/>
              <w:right w:val="single" w:sz="4" w:space="0" w:color="auto"/>
            </w:tcBorders>
            <w:shd w:val="clear" w:color="auto" w:fill="auto"/>
            <w:vAlign w:val="center"/>
            <w:hideMark/>
          </w:tcPr>
          <w:p w14:paraId="7664914D" w14:textId="4B149E54" w:rsidR="00FC28D6" w:rsidRPr="00167CE0" w:rsidDel="001F08AC" w:rsidRDefault="00FC28D6">
            <w:pPr>
              <w:widowControl w:val="0"/>
              <w:spacing w:before="120" w:after="120"/>
              <w:jc w:val="both"/>
              <w:rPr>
                <w:del w:id="34569" w:author="James Vu" w:date="2024-04-18T23:35:00Z"/>
                <w:color w:val="000000"/>
                <w:sz w:val="28"/>
                <w:szCs w:val="28"/>
                <w:rPrChange w:id="34570" w:author="James Vu" w:date="2024-04-18T22:33:00Z">
                  <w:rPr>
                    <w:del w:id="34571" w:author="James Vu" w:date="2024-04-18T23:35:00Z"/>
                    <w:color w:val="000000"/>
                    <w:sz w:val="26"/>
                    <w:szCs w:val="26"/>
                  </w:rPr>
                </w:rPrChange>
              </w:rPr>
              <w:pPrChange w:id="34572" w:author="James Vu" w:date="2024-04-18T22:33:00Z">
                <w:pPr>
                  <w:widowControl w:val="0"/>
                  <w:spacing w:before="120" w:after="120"/>
                </w:pPr>
              </w:pPrChange>
            </w:pPr>
            <w:del w:id="34573" w:author="James Vu" w:date="2024-04-18T23:35:00Z">
              <w:r w:rsidRPr="00167CE0" w:rsidDel="001F08AC">
                <w:rPr>
                  <w:color w:val="000000"/>
                  <w:sz w:val="28"/>
                  <w:szCs w:val="28"/>
                  <w:rPrChange w:id="34574" w:author="James Vu" w:date="2024-04-18T22:33:00Z">
                    <w:rPr>
                      <w:color w:val="000000"/>
                      <w:sz w:val="26"/>
                      <w:szCs w:val="26"/>
                    </w:rPr>
                  </w:rPrChange>
                </w:rPr>
                <w:delText>- Công bố, công khai tiến độ và các bước xử lý nghiệp vụ.</w:delText>
              </w:r>
            </w:del>
          </w:p>
        </w:tc>
        <w:tc>
          <w:tcPr>
            <w:tcW w:w="482" w:type="pct"/>
            <w:tcBorders>
              <w:top w:val="nil"/>
              <w:left w:val="nil"/>
              <w:bottom w:val="single" w:sz="4" w:space="0" w:color="auto"/>
              <w:right w:val="single" w:sz="4" w:space="0" w:color="auto"/>
            </w:tcBorders>
            <w:shd w:val="clear" w:color="auto" w:fill="auto"/>
            <w:vAlign w:val="center"/>
            <w:hideMark/>
          </w:tcPr>
          <w:p w14:paraId="0B272FFC" w14:textId="49779F97" w:rsidR="00FC28D6" w:rsidRPr="00167CE0" w:rsidDel="001F08AC" w:rsidRDefault="00FC28D6">
            <w:pPr>
              <w:widowControl w:val="0"/>
              <w:spacing w:before="120" w:after="120"/>
              <w:jc w:val="both"/>
              <w:rPr>
                <w:del w:id="34575" w:author="James Vu" w:date="2024-04-18T23:35:00Z"/>
                <w:color w:val="000000"/>
                <w:sz w:val="28"/>
                <w:szCs w:val="28"/>
                <w:rPrChange w:id="34576" w:author="James Vu" w:date="2024-04-18T22:33:00Z">
                  <w:rPr>
                    <w:del w:id="34577" w:author="James Vu" w:date="2024-04-18T23:35:00Z"/>
                    <w:color w:val="000000"/>
                    <w:sz w:val="26"/>
                    <w:szCs w:val="26"/>
                  </w:rPr>
                </w:rPrChange>
              </w:rPr>
              <w:pPrChange w:id="34578" w:author="James Vu" w:date="2024-04-18T22:33:00Z">
                <w:pPr>
                  <w:widowControl w:val="0"/>
                  <w:spacing w:before="120" w:after="120"/>
                  <w:jc w:val="center"/>
                </w:pPr>
              </w:pPrChange>
            </w:pPr>
            <w:del w:id="34579" w:author="James Vu" w:date="2024-04-18T23:35:00Z">
              <w:r w:rsidRPr="00167CE0" w:rsidDel="001F08AC">
                <w:rPr>
                  <w:color w:val="000000"/>
                  <w:sz w:val="28"/>
                  <w:szCs w:val="28"/>
                  <w:lang w:val="en-GB"/>
                  <w:rPrChange w:id="34580" w:author="James Vu" w:date="2024-04-18T22:33:00Z">
                    <w:rPr>
                      <w:color w:val="000000"/>
                      <w:sz w:val="26"/>
                      <w:szCs w:val="26"/>
                      <w:lang w:val="en-GB"/>
                    </w:rPr>
                  </w:rPrChange>
                </w:rPr>
                <w:delText>Mô đun</w:delText>
              </w:r>
            </w:del>
          </w:p>
        </w:tc>
        <w:tc>
          <w:tcPr>
            <w:tcW w:w="358" w:type="pct"/>
            <w:tcBorders>
              <w:top w:val="nil"/>
              <w:left w:val="nil"/>
              <w:bottom w:val="single" w:sz="4" w:space="0" w:color="auto"/>
              <w:right w:val="single" w:sz="4" w:space="0" w:color="auto"/>
            </w:tcBorders>
            <w:shd w:val="clear" w:color="auto" w:fill="auto"/>
            <w:vAlign w:val="center"/>
            <w:hideMark/>
          </w:tcPr>
          <w:p w14:paraId="79689782" w14:textId="5BF9E163" w:rsidR="00FC28D6" w:rsidRPr="00167CE0" w:rsidDel="001F08AC" w:rsidRDefault="00FC28D6">
            <w:pPr>
              <w:widowControl w:val="0"/>
              <w:spacing w:before="120" w:after="120"/>
              <w:jc w:val="both"/>
              <w:rPr>
                <w:del w:id="34581" w:author="James Vu" w:date="2024-04-18T23:35:00Z"/>
                <w:color w:val="000000"/>
                <w:sz w:val="28"/>
                <w:szCs w:val="28"/>
                <w:rPrChange w:id="34582" w:author="James Vu" w:date="2024-04-18T22:33:00Z">
                  <w:rPr>
                    <w:del w:id="34583" w:author="James Vu" w:date="2024-04-18T23:35:00Z"/>
                    <w:color w:val="000000"/>
                    <w:sz w:val="26"/>
                    <w:szCs w:val="26"/>
                  </w:rPr>
                </w:rPrChange>
              </w:rPr>
              <w:pPrChange w:id="34584" w:author="James Vu" w:date="2024-04-18T22:33:00Z">
                <w:pPr>
                  <w:widowControl w:val="0"/>
                  <w:spacing w:before="120" w:after="120"/>
                  <w:jc w:val="center"/>
                </w:pPr>
              </w:pPrChange>
            </w:pPr>
            <w:del w:id="34585" w:author="James Vu" w:date="2024-04-18T23:35:00Z">
              <w:r w:rsidRPr="00167CE0" w:rsidDel="001F08AC">
                <w:rPr>
                  <w:color w:val="000000"/>
                  <w:sz w:val="28"/>
                  <w:szCs w:val="28"/>
                  <w:lang w:val="en-GB"/>
                  <w:rPrChange w:id="34586" w:author="James Vu" w:date="2024-04-18T22:33:00Z">
                    <w:rPr>
                      <w:color w:val="000000"/>
                      <w:sz w:val="26"/>
                      <w:szCs w:val="26"/>
                      <w:lang w:val="en-GB"/>
                    </w:rPr>
                  </w:rPrChange>
                </w:rPr>
                <w:delText>1</w:delText>
              </w:r>
            </w:del>
          </w:p>
        </w:tc>
        <w:tc>
          <w:tcPr>
            <w:tcW w:w="640" w:type="pct"/>
            <w:tcBorders>
              <w:top w:val="nil"/>
              <w:left w:val="nil"/>
              <w:bottom w:val="single" w:sz="4" w:space="0" w:color="auto"/>
              <w:right w:val="single" w:sz="4" w:space="0" w:color="auto"/>
            </w:tcBorders>
            <w:shd w:val="clear" w:color="auto" w:fill="auto"/>
            <w:vAlign w:val="center"/>
            <w:hideMark/>
          </w:tcPr>
          <w:p w14:paraId="3C894293" w14:textId="21C7E968" w:rsidR="00FC28D6" w:rsidRPr="00167CE0" w:rsidDel="001F08AC" w:rsidRDefault="00FC28D6">
            <w:pPr>
              <w:widowControl w:val="0"/>
              <w:spacing w:before="120" w:after="120"/>
              <w:jc w:val="both"/>
              <w:rPr>
                <w:del w:id="34587" w:author="James Vu" w:date="2024-04-18T23:35:00Z"/>
                <w:color w:val="000000"/>
                <w:sz w:val="28"/>
                <w:szCs w:val="28"/>
                <w:rPrChange w:id="34588" w:author="James Vu" w:date="2024-04-18T22:33:00Z">
                  <w:rPr>
                    <w:del w:id="34589" w:author="James Vu" w:date="2024-04-18T23:35:00Z"/>
                    <w:color w:val="000000"/>
                    <w:sz w:val="26"/>
                    <w:szCs w:val="26"/>
                  </w:rPr>
                </w:rPrChange>
              </w:rPr>
              <w:pPrChange w:id="34590" w:author="James Vu" w:date="2024-04-18T22:33:00Z">
                <w:pPr>
                  <w:widowControl w:val="0"/>
                  <w:spacing w:before="120" w:after="120"/>
                  <w:jc w:val="right"/>
                </w:pPr>
              </w:pPrChange>
            </w:pPr>
            <w:del w:id="34591" w:author="James Vu" w:date="2024-04-18T23:35:00Z">
              <w:r w:rsidRPr="00167CE0" w:rsidDel="001F08AC">
                <w:rPr>
                  <w:color w:val="000000"/>
                  <w:sz w:val="28"/>
                  <w:szCs w:val="28"/>
                  <w:lang w:val="en-GB"/>
                  <w:rPrChange w:id="34592" w:author="James Vu" w:date="2024-04-18T22:33:00Z">
                    <w:rPr>
                      <w:color w:val="000000"/>
                      <w:sz w:val="26"/>
                      <w:szCs w:val="26"/>
                      <w:lang w:val="en-GB"/>
                    </w:rPr>
                  </w:rPrChange>
                </w:rPr>
                <w:delText>600.000.000</w:delText>
              </w:r>
            </w:del>
          </w:p>
        </w:tc>
        <w:tc>
          <w:tcPr>
            <w:tcW w:w="675" w:type="pct"/>
            <w:tcBorders>
              <w:top w:val="nil"/>
              <w:left w:val="nil"/>
              <w:bottom w:val="single" w:sz="4" w:space="0" w:color="auto"/>
              <w:right w:val="single" w:sz="4" w:space="0" w:color="auto"/>
            </w:tcBorders>
            <w:shd w:val="clear" w:color="auto" w:fill="auto"/>
            <w:vAlign w:val="center"/>
            <w:hideMark/>
          </w:tcPr>
          <w:p w14:paraId="78CBCE0D" w14:textId="1D89D07E" w:rsidR="00FC28D6" w:rsidRPr="00167CE0" w:rsidDel="001F08AC" w:rsidRDefault="00FC28D6">
            <w:pPr>
              <w:widowControl w:val="0"/>
              <w:spacing w:before="120" w:after="120"/>
              <w:jc w:val="both"/>
              <w:rPr>
                <w:del w:id="34593" w:author="James Vu" w:date="2024-04-18T23:35:00Z"/>
                <w:color w:val="000000"/>
                <w:sz w:val="28"/>
                <w:szCs w:val="28"/>
                <w:rPrChange w:id="34594" w:author="James Vu" w:date="2024-04-18T22:33:00Z">
                  <w:rPr>
                    <w:del w:id="34595" w:author="James Vu" w:date="2024-04-18T23:35:00Z"/>
                    <w:color w:val="000000"/>
                    <w:sz w:val="26"/>
                    <w:szCs w:val="26"/>
                  </w:rPr>
                </w:rPrChange>
              </w:rPr>
              <w:pPrChange w:id="34596" w:author="James Vu" w:date="2024-04-18T22:33:00Z">
                <w:pPr>
                  <w:widowControl w:val="0"/>
                  <w:spacing w:before="120" w:after="120"/>
                  <w:jc w:val="right"/>
                </w:pPr>
              </w:pPrChange>
            </w:pPr>
            <w:del w:id="34597" w:author="James Vu" w:date="2024-04-18T23:35:00Z">
              <w:r w:rsidRPr="00167CE0" w:rsidDel="001F08AC">
                <w:rPr>
                  <w:color w:val="000000"/>
                  <w:sz w:val="28"/>
                  <w:szCs w:val="28"/>
                  <w:rPrChange w:id="34598" w:author="James Vu" w:date="2024-04-18T22:33:00Z">
                    <w:rPr>
                      <w:color w:val="000000"/>
                      <w:sz w:val="26"/>
                      <w:szCs w:val="26"/>
                    </w:rPr>
                  </w:rPrChange>
                </w:rPr>
                <w:delText>600.000.000</w:delText>
              </w:r>
            </w:del>
          </w:p>
        </w:tc>
        <w:tc>
          <w:tcPr>
            <w:tcW w:w="371" w:type="pct"/>
            <w:tcBorders>
              <w:top w:val="nil"/>
              <w:left w:val="nil"/>
              <w:bottom w:val="single" w:sz="4" w:space="0" w:color="auto"/>
              <w:right w:val="single" w:sz="4" w:space="0" w:color="auto"/>
            </w:tcBorders>
            <w:shd w:val="clear" w:color="auto" w:fill="auto"/>
            <w:vAlign w:val="center"/>
            <w:hideMark/>
          </w:tcPr>
          <w:p w14:paraId="3DACC1F5" w14:textId="47EA3D78" w:rsidR="00FC28D6" w:rsidRPr="00167CE0" w:rsidDel="001F08AC" w:rsidRDefault="00FC28D6">
            <w:pPr>
              <w:widowControl w:val="0"/>
              <w:spacing w:before="120" w:after="120"/>
              <w:jc w:val="both"/>
              <w:rPr>
                <w:del w:id="34599" w:author="James Vu" w:date="2024-04-18T23:35:00Z"/>
                <w:color w:val="000000"/>
                <w:sz w:val="28"/>
                <w:szCs w:val="28"/>
                <w:rPrChange w:id="34600" w:author="James Vu" w:date="2024-04-18T22:33:00Z">
                  <w:rPr>
                    <w:del w:id="34601" w:author="James Vu" w:date="2024-04-18T23:35:00Z"/>
                    <w:color w:val="000000"/>
                    <w:sz w:val="26"/>
                    <w:szCs w:val="26"/>
                  </w:rPr>
                </w:rPrChange>
              </w:rPr>
              <w:pPrChange w:id="34602" w:author="James Vu" w:date="2024-04-18T22:33:00Z">
                <w:pPr>
                  <w:widowControl w:val="0"/>
                  <w:spacing w:before="120" w:after="120"/>
                  <w:jc w:val="right"/>
                </w:pPr>
              </w:pPrChange>
            </w:pPr>
            <w:del w:id="34603" w:author="James Vu" w:date="2024-04-18T23:35:00Z">
              <w:r w:rsidRPr="00167CE0" w:rsidDel="001F08AC">
                <w:rPr>
                  <w:color w:val="000000"/>
                  <w:sz w:val="28"/>
                  <w:szCs w:val="28"/>
                  <w:rPrChange w:id="34604" w:author="James Vu" w:date="2024-04-18T22:33:00Z">
                    <w:rPr>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2799A9F3" w14:textId="73ECE275" w:rsidR="00FC28D6" w:rsidRPr="00167CE0" w:rsidDel="001F08AC" w:rsidRDefault="00FC28D6">
            <w:pPr>
              <w:widowControl w:val="0"/>
              <w:spacing w:before="120" w:after="120"/>
              <w:jc w:val="both"/>
              <w:rPr>
                <w:del w:id="34605" w:author="James Vu" w:date="2024-04-18T23:35:00Z"/>
                <w:color w:val="000000"/>
                <w:sz w:val="28"/>
                <w:szCs w:val="28"/>
                <w:rPrChange w:id="34606" w:author="James Vu" w:date="2024-04-18T22:33:00Z">
                  <w:rPr>
                    <w:del w:id="34607" w:author="James Vu" w:date="2024-04-18T23:35:00Z"/>
                    <w:color w:val="000000"/>
                    <w:sz w:val="26"/>
                    <w:szCs w:val="26"/>
                  </w:rPr>
                </w:rPrChange>
              </w:rPr>
              <w:pPrChange w:id="34608" w:author="James Vu" w:date="2024-04-18T22:33:00Z">
                <w:pPr>
                  <w:widowControl w:val="0"/>
                  <w:spacing w:before="120" w:after="120"/>
                  <w:jc w:val="right"/>
                </w:pPr>
              </w:pPrChange>
            </w:pPr>
            <w:del w:id="34609" w:author="James Vu" w:date="2024-04-18T23:35:00Z">
              <w:r w:rsidRPr="00167CE0" w:rsidDel="001F08AC">
                <w:rPr>
                  <w:color w:val="000000"/>
                  <w:sz w:val="28"/>
                  <w:szCs w:val="28"/>
                  <w:lang w:val="en-GB"/>
                  <w:rPrChange w:id="34610" w:author="James Vu" w:date="2024-04-18T22:33:00Z">
                    <w:rPr>
                      <w:color w:val="000000"/>
                      <w:sz w:val="26"/>
                      <w:szCs w:val="26"/>
                      <w:lang w:val="en-GB"/>
                    </w:rPr>
                  </w:rPrChange>
                </w:rPr>
                <w:delText>600.000.000</w:delText>
              </w:r>
            </w:del>
          </w:p>
        </w:tc>
        <w:tc>
          <w:tcPr>
            <w:tcW w:w="327" w:type="pct"/>
            <w:vMerge/>
            <w:tcBorders>
              <w:top w:val="nil"/>
              <w:left w:val="single" w:sz="4" w:space="0" w:color="auto"/>
              <w:bottom w:val="single" w:sz="4" w:space="0" w:color="auto"/>
              <w:right w:val="single" w:sz="4" w:space="0" w:color="auto"/>
            </w:tcBorders>
            <w:vAlign w:val="center"/>
            <w:hideMark/>
          </w:tcPr>
          <w:p w14:paraId="4D198FDD" w14:textId="61B88D20" w:rsidR="00FC28D6" w:rsidRPr="00167CE0" w:rsidDel="001F08AC" w:rsidRDefault="00FC28D6">
            <w:pPr>
              <w:widowControl w:val="0"/>
              <w:spacing w:before="120" w:after="120"/>
              <w:jc w:val="both"/>
              <w:rPr>
                <w:del w:id="34611" w:author="James Vu" w:date="2024-04-18T23:35:00Z"/>
                <w:color w:val="FF0000"/>
                <w:sz w:val="28"/>
                <w:szCs w:val="28"/>
                <w:rPrChange w:id="34612" w:author="James Vu" w:date="2024-04-18T22:33:00Z">
                  <w:rPr>
                    <w:del w:id="34613" w:author="James Vu" w:date="2024-04-18T23:35:00Z"/>
                    <w:color w:val="FF0000"/>
                    <w:sz w:val="26"/>
                    <w:szCs w:val="26"/>
                  </w:rPr>
                </w:rPrChange>
              </w:rPr>
              <w:pPrChange w:id="34614" w:author="James Vu" w:date="2024-04-18T22:33:00Z">
                <w:pPr>
                  <w:widowControl w:val="0"/>
                  <w:spacing w:before="120" w:after="120"/>
                </w:pPr>
              </w:pPrChange>
            </w:pPr>
          </w:p>
        </w:tc>
      </w:tr>
      <w:tr w:rsidR="00FC28D6" w:rsidRPr="00167CE0" w:rsidDel="001F08AC" w14:paraId="6D02EE6C" w14:textId="63A8E504" w:rsidTr="006E6FBA">
        <w:trPr>
          <w:trHeight w:val="904"/>
          <w:del w:id="34615" w:author="James Vu" w:date="2024-04-18T23:35:00Z"/>
        </w:trPr>
        <w:tc>
          <w:tcPr>
            <w:tcW w:w="2335"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9861646" w14:textId="25C397DC" w:rsidR="00FC28D6" w:rsidRPr="00167CE0" w:rsidDel="001F08AC" w:rsidRDefault="00FC28D6">
            <w:pPr>
              <w:widowControl w:val="0"/>
              <w:spacing w:before="120" w:after="120"/>
              <w:jc w:val="both"/>
              <w:rPr>
                <w:del w:id="34616" w:author="James Vu" w:date="2024-04-18T23:35:00Z"/>
                <w:b/>
                <w:bCs/>
                <w:color w:val="000000"/>
                <w:sz w:val="28"/>
                <w:szCs w:val="28"/>
                <w:rPrChange w:id="34617" w:author="James Vu" w:date="2024-04-18T22:33:00Z">
                  <w:rPr>
                    <w:del w:id="34618" w:author="James Vu" w:date="2024-04-18T23:35:00Z"/>
                    <w:b/>
                    <w:bCs/>
                    <w:color w:val="000000"/>
                    <w:sz w:val="26"/>
                    <w:szCs w:val="26"/>
                  </w:rPr>
                </w:rPrChange>
              </w:rPr>
              <w:pPrChange w:id="34619" w:author="James Vu" w:date="2024-04-18T22:33:00Z">
                <w:pPr>
                  <w:widowControl w:val="0"/>
                  <w:spacing w:before="120" w:after="120"/>
                  <w:jc w:val="center"/>
                </w:pPr>
              </w:pPrChange>
            </w:pPr>
            <w:del w:id="34620" w:author="James Vu" w:date="2024-04-18T23:35:00Z">
              <w:r w:rsidRPr="00167CE0" w:rsidDel="001F08AC">
                <w:rPr>
                  <w:b/>
                  <w:bCs/>
                  <w:color w:val="000000"/>
                  <w:sz w:val="28"/>
                  <w:szCs w:val="28"/>
                  <w:lang w:val="en-GB"/>
                  <w:rPrChange w:id="34621" w:author="James Vu" w:date="2024-04-18T22:33:00Z">
                    <w:rPr>
                      <w:b/>
                      <w:bCs/>
                      <w:color w:val="000000"/>
                      <w:sz w:val="26"/>
                      <w:szCs w:val="26"/>
                      <w:lang w:val="en-GB"/>
                    </w:rPr>
                  </w:rPrChange>
                </w:rPr>
                <w:delText>Tổng</w:delText>
              </w:r>
            </w:del>
          </w:p>
        </w:tc>
        <w:tc>
          <w:tcPr>
            <w:tcW w:w="640" w:type="pct"/>
            <w:tcBorders>
              <w:top w:val="nil"/>
              <w:left w:val="nil"/>
              <w:bottom w:val="single" w:sz="4" w:space="0" w:color="auto"/>
              <w:right w:val="single" w:sz="4" w:space="0" w:color="auto"/>
            </w:tcBorders>
            <w:shd w:val="clear" w:color="auto" w:fill="auto"/>
            <w:vAlign w:val="center"/>
            <w:hideMark/>
          </w:tcPr>
          <w:p w14:paraId="581164DA" w14:textId="79CE1574" w:rsidR="00FC28D6" w:rsidRPr="00167CE0" w:rsidDel="001F08AC" w:rsidRDefault="00FC28D6">
            <w:pPr>
              <w:widowControl w:val="0"/>
              <w:spacing w:before="120" w:after="120"/>
              <w:jc w:val="both"/>
              <w:rPr>
                <w:del w:id="34622" w:author="James Vu" w:date="2024-04-18T23:35:00Z"/>
                <w:b/>
                <w:bCs/>
                <w:color w:val="000000"/>
                <w:sz w:val="28"/>
                <w:szCs w:val="28"/>
                <w:rPrChange w:id="34623" w:author="James Vu" w:date="2024-04-18T22:33:00Z">
                  <w:rPr>
                    <w:del w:id="34624" w:author="James Vu" w:date="2024-04-18T23:35:00Z"/>
                    <w:b/>
                    <w:bCs/>
                    <w:color w:val="000000"/>
                    <w:sz w:val="26"/>
                    <w:szCs w:val="26"/>
                  </w:rPr>
                </w:rPrChange>
              </w:rPr>
              <w:pPrChange w:id="34625" w:author="James Vu" w:date="2024-04-18T22:33:00Z">
                <w:pPr>
                  <w:widowControl w:val="0"/>
                  <w:spacing w:before="120" w:after="120"/>
                  <w:jc w:val="right"/>
                </w:pPr>
              </w:pPrChange>
            </w:pPr>
            <w:del w:id="34626" w:author="James Vu" w:date="2024-04-18T23:35:00Z">
              <w:r w:rsidRPr="00167CE0" w:rsidDel="001F08AC">
                <w:rPr>
                  <w:b/>
                  <w:bCs/>
                  <w:color w:val="000000"/>
                  <w:sz w:val="28"/>
                  <w:szCs w:val="28"/>
                  <w:lang w:val="en-GB"/>
                  <w:rPrChange w:id="34627" w:author="James Vu" w:date="2024-04-18T22:33:00Z">
                    <w:rPr>
                      <w:b/>
                      <w:bCs/>
                      <w:color w:val="000000"/>
                      <w:sz w:val="26"/>
                      <w:szCs w:val="26"/>
                      <w:lang w:val="en-GB"/>
                    </w:rPr>
                  </w:rPrChange>
                </w:rPr>
                <w:delText>7.000.000.000</w:delText>
              </w:r>
            </w:del>
          </w:p>
        </w:tc>
        <w:tc>
          <w:tcPr>
            <w:tcW w:w="675" w:type="pct"/>
            <w:tcBorders>
              <w:top w:val="nil"/>
              <w:left w:val="nil"/>
              <w:bottom w:val="single" w:sz="4" w:space="0" w:color="auto"/>
              <w:right w:val="single" w:sz="4" w:space="0" w:color="auto"/>
            </w:tcBorders>
            <w:shd w:val="clear" w:color="auto" w:fill="auto"/>
            <w:vAlign w:val="center"/>
            <w:hideMark/>
          </w:tcPr>
          <w:p w14:paraId="2E56EED7" w14:textId="6AE539CD" w:rsidR="00FC28D6" w:rsidRPr="00167CE0" w:rsidDel="001F08AC" w:rsidRDefault="00FC28D6">
            <w:pPr>
              <w:widowControl w:val="0"/>
              <w:spacing w:before="120" w:after="120"/>
              <w:jc w:val="both"/>
              <w:rPr>
                <w:del w:id="34628" w:author="James Vu" w:date="2024-04-18T23:35:00Z"/>
                <w:b/>
                <w:bCs/>
                <w:color w:val="000000"/>
                <w:sz w:val="28"/>
                <w:szCs w:val="28"/>
                <w:rPrChange w:id="34629" w:author="James Vu" w:date="2024-04-18T22:33:00Z">
                  <w:rPr>
                    <w:del w:id="34630" w:author="James Vu" w:date="2024-04-18T23:35:00Z"/>
                    <w:b/>
                    <w:bCs/>
                    <w:color w:val="000000"/>
                    <w:sz w:val="26"/>
                    <w:szCs w:val="26"/>
                  </w:rPr>
                </w:rPrChange>
              </w:rPr>
              <w:pPrChange w:id="34631" w:author="James Vu" w:date="2024-04-18T22:33:00Z">
                <w:pPr>
                  <w:widowControl w:val="0"/>
                  <w:spacing w:before="120" w:after="120"/>
                  <w:jc w:val="right"/>
                </w:pPr>
              </w:pPrChange>
            </w:pPr>
            <w:del w:id="34632" w:author="James Vu" w:date="2024-04-18T23:35:00Z">
              <w:r w:rsidRPr="00167CE0" w:rsidDel="001F08AC">
                <w:rPr>
                  <w:b/>
                  <w:bCs/>
                  <w:color w:val="000000"/>
                  <w:sz w:val="28"/>
                  <w:szCs w:val="28"/>
                  <w:rPrChange w:id="34633" w:author="James Vu" w:date="2024-04-18T22:33:00Z">
                    <w:rPr>
                      <w:b/>
                      <w:bCs/>
                      <w:color w:val="000000"/>
                      <w:sz w:val="26"/>
                      <w:szCs w:val="26"/>
                    </w:rPr>
                  </w:rPrChange>
                </w:rPr>
                <w:delText>7.000.000.000</w:delText>
              </w:r>
            </w:del>
          </w:p>
        </w:tc>
        <w:tc>
          <w:tcPr>
            <w:tcW w:w="371" w:type="pct"/>
            <w:tcBorders>
              <w:top w:val="nil"/>
              <w:left w:val="nil"/>
              <w:bottom w:val="single" w:sz="4" w:space="0" w:color="auto"/>
              <w:right w:val="single" w:sz="4" w:space="0" w:color="auto"/>
            </w:tcBorders>
            <w:shd w:val="clear" w:color="auto" w:fill="auto"/>
            <w:vAlign w:val="center"/>
            <w:hideMark/>
          </w:tcPr>
          <w:p w14:paraId="58157A4E" w14:textId="27281A71" w:rsidR="00FC28D6" w:rsidRPr="00167CE0" w:rsidDel="001F08AC" w:rsidRDefault="00FC28D6">
            <w:pPr>
              <w:widowControl w:val="0"/>
              <w:spacing w:before="120" w:after="120"/>
              <w:jc w:val="both"/>
              <w:rPr>
                <w:del w:id="34634" w:author="James Vu" w:date="2024-04-18T23:35:00Z"/>
                <w:b/>
                <w:bCs/>
                <w:color w:val="000000"/>
                <w:sz w:val="28"/>
                <w:szCs w:val="28"/>
                <w:rPrChange w:id="34635" w:author="James Vu" w:date="2024-04-18T22:33:00Z">
                  <w:rPr>
                    <w:del w:id="34636" w:author="James Vu" w:date="2024-04-18T23:35:00Z"/>
                    <w:b/>
                    <w:bCs/>
                    <w:color w:val="000000"/>
                    <w:sz w:val="26"/>
                    <w:szCs w:val="26"/>
                  </w:rPr>
                </w:rPrChange>
              </w:rPr>
              <w:pPrChange w:id="34637" w:author="James Vu" w:date="2024-04-18T22:33:00Z">
                <w:pPr>
                  <w:widowControl w:val="0"/>
                  <w:spacing w:before="120" w:after="120"/>
                  <w:jc w:val="right"/>
                </w:pPr>
              </w:pPrChange>
            </w:pPr>
            <w:del w:id="34638" w:author="James Vu" w:date="2024-04-18T23:35:00Z">
              <w:r w:rsidRPr="00167CE0" w:rsidDel="001F08AC">
                <w:rPr>
                  <w:b/>
                  <w:bCs/>
                  <w:color w:val="000000"/>
                  <w:sz w:val="28"/>
                  <w:szCs w:val="28"/>
                  <w:rPrChange w:id="34639" w:author="James Vu" w:date="2024-04-18T22:33:00Z">
                    <w:rPr>
                      <w:b/>
                      <w:bCs/>
                      <w:color w:val="000000"/>
                      <w:sz w:val="26"/>
                      <w:szCs w:val="26"/>
                    </w:rPr>
                  </w:rPrChange>
                </w:rPr>
                <w:delText> </w:delText>
              </w:r>
            </w:del>
          </w:p>
        </w:tc>
        <w:tc>
          <w:tcPr>
            <w:tcW w:w="652" w:type="pct"/>
            <w:tcBorders>
              <w:top w:val="nil"/>
              <w:left w:val="nil"/>
              <w:bottom w:val="single" w:sz="4" w:space="0" w:color="auto"/>
              <w:right w:val="single" w:sz="4" w:space="0" w:color="auto"/>
            </w:tcBorders>
            <w:shd w:val="clear" w:color="auto" w:fill="auto"/>
            <w:vAlign w:val="center"/>
            <w:hideMark/>
          </w:tcPr>
          <w:p w14:paraId="4B01F81F" w14:textId="1DB2ED48" w:rsidR="00FC28D6" w:rsidRPr="00167CE0" w:rsidDel="001F08AC" w:rsidRDefault="00FC28D6">
            <w:pPr>
              <w:widowControl w:val="0"/>
              <w:spacing w:before="120" w:after="120"/>
              <w:jc w:val="both"/>
              <w:rPr>
                <w:del w:id="34640" w:author="James Vu" w:date="2024-04-18T23:35:00Z"/>
                <w:b/>
                <w:bCs/>
                <w:color w:val="000000"/>
                <w:sz w:val="28"/>
                <w:szCs w:val="28"/>
                <w:rPrChange w:id="34641" w:author="James Vu" w:date="2024-04-18T22:33:00Z">
                  <w:rPr>
                    <w:del w:id="34642" w:author="James Vu" w:date="2024-04-18T23:35:00Z"/>
                    <w:b/>
                    <w:bCs/>
                    <w:color w:val="000000"/>
                    <w:sz w:val="26"/>
                    <w:szCs w:val="26"/>
                  </w:rPr>
                </w:rPrChange>
              </w:rPr>
              <w:pPrChange w:id="34643" w:author="James Vu" w:date="2024-04-18T22:33:00Z">
                <w:pPr>
                  <w:widowControl w:val="0"/>
                  <w:spacing w:before="120" w:after="120"/>
                  <w:jc w:val="right"/>
                </w:pPr>
              </w:pPrChange>
            </w:pPr>
            <w:del w:id="34644" w:author="James Vu" w:date="2024-04-18T23:35:00Z">
              <w:r w:rsidRPr="00167CE0" w:rsidDel="001F08AC">
                <w:rPr>
                  <w:b/>
                  <w:bCs/>
                  <w:color w:val="000000"/>
                  <w:sz w:val="28"/>
                  <w:szCs w:val="28"/>
                  <w:lang w:val="en-GB"/>
                  <w:rPrChange w:id="34645" w:author="James Vu" w:date="2024-04-18T22:33:00Z">
                    <w:rPr>
                      <w:b/>
                      <w:bCs/>
                      <w:color w:val="000000"/>
                      <w:sz w:val="26"/>
                      <w:szCs w:val="26"/>
                      <w:lang w:val="en-GB"/>
                    </w:rPr>
                  </w:rPrChange>
                </w:rPr>
                <w:delText>7.000.000.000</w:delText>
              </w:r>
            </w:del>
          </w:p>
        </w:tc>
        <w:tc>
          <w:tcPr>
            <w:tcW w:w="327" w:type="pct"/>
            <w:tcBorders>
              <w:top w:val="nil"/>
              <w:left w:val="nil"/>
              <w:bottom w:val="single" w:sz="4" w:space="0" w:color="auto"/>
              <w:right w:val="single" w:sz="4" w:space="0" w:color="auto"/>
            </w:tcBorders>
            <w:shd w:val="clear" w:color="auto" w:fill="auto"/>
            <w:vAlign w:val="center"/>
            <w:hideMark/>
          </w:tcPr>
          <w:p w14:paraId="2598ABC8" w14:textId="2FE0F1CC" w:rsidR="00FC28D6" w:rsidRPr="00167CE0" w:rsidDel="001F08AC" w:rsidRDefault="00FC28D6">
            <w:pPr>
              <w:widowControl w:val="0"/>
              <w:spacing w:before="120" w:after="120"/>
              <w:jc w:val="both"/>
              <w:rPr>
                <w:del w:id="34646" w:author="James Vu" w:date="2024-04-18T23:35:00Z"/>
                <w:b/>
                <w:bCs/>
                <w:color w:val="FF0000"/>
                <w:sz w:val="28"/>
                <w:szCs w:val="28"/>
                <w:rPrChange w:id="34647" w:author="James Vu" w:date="2024-04-18T22:33:00Z">
                  <w:rPr>
                    <w:del w:id="34648" w:author="James Vu" w:date="2024-04-18T23:35:00Z"/>
                    <w:b/>
                    <w:bCs/>
                    <w:color w:val="FF0000"/>
                    <w:sz w:val="26"/>
                    <w:szCs w:val="26"/>
                  </w:rPr>
                </w:rPrChange>
              </w:rPr>
              <w:pPrChange w:id="34649" w:author="James Vu" w:date="2024-04-18T22:33:00Z">
                <w:pPr>
                  <w:widowControl w:val="0"/>
                  <w:spacing w:before="120" w:after="120"/>
                </w:pPr>
              </w:pPrChange>
            </w:pPr>
            <w:del w:id="34650" w:author="James Vu" w:date="2024-04-18T23:35:00Z">
              <w:r w:rsidRPr="00167CE0" w:rsidDel="001F08AC">
                <w:rPr>
                  <w:b/>
                  <w:bCs/>
                  <w:color w:val="FF0000"/>
                  <w:sz w:val="28"/>
                  <w:szCs w:val="28"/>
                  <w:lang w:val="en-GB"/>
                  <w:rPrChange w:id="34651" w:author="James Vu" w:date="2024-04-18T22:33:00Z">
                    <w:rPr>
                      <w:b/>
                      <w:bCs/>
                      <w:color w:val="FF0000"/>
                      <w:sz w:val="26"/>
                      <w:szCs w:val="26"/>
                      <w:lang w:val="en-GB"/>
                    </w:rPr>
                  </w:rPrChange>
                </w:rPr>
                <w:delText> </w:delText>
              </w:r>
            </w:del>
          </w:p>
        </w:tc>
      </w:tr>
      <w:tr w:rsidR="006E6FBA" w:rsidRPr="00167CE0" w:rsidDel="001F08AC" w14:paraId="5B9F8979" w14:textId="2B10C540" w:rsidTr="006E6FBA">
        <w:trPr>
          <w:trHeight w:val="691"/>
          <w:del w:id="34652" w:author="James Vu" w:date="2024-04-18T23:35:00Z"/>
        </w:trPr>
        <w:tc>
          <w:tcPr>
            <w:tcW w:w="2335" w:type="pct"/>
            <w:gridSpan w:val="5"/>
            <w:tcBorders>
              <w:top w:val="nil"/>
              <w:left w:val="single" w:sz="4" w:space="0" w:color="auto"/>
              <w:bottom w:val="single" w:sz="4" w:space="0" w:color="auto"/>
              <w:right w:val="single" w:sz="4" w:space="0" w:color="auto"/>
            </w:tcBorders>
            <w:shd w:val="clear" w:color="auto" w:fill="auto"/>
            <w:vAlign w:val="center"/>
            <w:hideMark/>
          </w:tcPr>
          <w:p w14:paraId="04C97C26" w14:textId="71F59A68" w:rsidR="006E6FBA" w:rsidRPr="00167CE0" w:rsidDel="001F08AC" w:rsidRDefault="006E6FBA">
            <w:pPr>
              <w:widowControl w:val="0"/>
              <w:spacing w:before="120" w:after="120"/>
              <w:jc w:val="both"/>
              <w:rPr>
                <w:del w:id="34653" w:author="James Vu" w:date="2024-04-18T23:35:00Z"/>
                <w:b/>
                <w:bCs/>
                <w:color w:val="000000"/>
                <w:sz w:val="28"/>
                <w:szCs w:val="28"/>
                <w:rPrChange w:id="34654" w:author="James Vu" w:date="2024-04-18T22:33:00Z">
                  <w:rPr>
                    <w:del w:id="34655" w:author="James Vu" w:date="2024-04-18T23:35:00Z"/>
                    <w:b/>
                    <w:bCs/>
                    <w:color w:val="000000"/>
                    <w:sz w:val="26"/>
                    <w:szCs w:val="26"/>
                  </w:rPr>
                </w:rPrChange>
              </w:rPr>
              <w:pPrChange w:id="34656" w:author="James Vu" w:date="2024-04-18T22:33:00Z">
                <w:pPr>
                  <w:widowControl w:val="0"/>
                  <w:spacing w:before="120" w:after="120"/>
                  <w:jc w:val="center"/>
                </w:pPr>
              </w:pPrChange>
            </w:pPr>
            <w:del w:id="34657" w:author="James Vu" w:date="2024-04-18T23:35:00Z">
              <w:r w:rsidRPr="00167CE0" w:rsidDel="001F08AC">
                <w:rPr>
                  <w:color w:val="000000"/>
                  <w:sz w:val="28"/>
                  <w:szCs w:val="28"/>
                  <w:lang w:val="en-GB"/>
                  <w:rPrChange w:id="34658" w:author="James Vu" w:date="2024-04-18T22:33:00Z">
                    <w:rPr>
                      <w:color w:val="000000"/>
                      <w:sz w:val="26"/>
                      <w:szCs w:val="26"/>
                      <w:lang w:val="en-GB"/>
                    </w:rPr>
                  </w:rPrChange>
                </w:rPr>
                <w:delText> </w:delText>
              </w:r>
              <w:r w:rsidRPr="00167CE0" w:rsidDel="001F08AC">
                <w:rPr>
                  <w:b/>
                  <w:bCs/>
                  <w:color w:val="000000"/>
                  <w:sz w:val="28"/>
                  <w:szCs w:val="28"/>
                  <w:rPrChange w:id="34659" w:author="James Vu" w:date="2024-04-18T22:33:00Z">
                    <w:rPr>
                      <w:b/>
                      <w:bCs/>
                      <w:color w:val="000000"/>
                      <w:sz w:val="26"/>
                      <w:szCs w:val="26"/>
                    </w:rPr>
                  </w:rPrChange>
                </w:rPr>
                <w:delText>TỔNG CỘNG </w:delText>
              </w:r>
            </w:del>
          </w:p>
        </w:tc>
        <w:tc>
          <w:tcPr>
            <w:tcW w:w="640" w:type="pct"/>
            <w:tcBorders>
              <w:top w:val="nil"/>
              <w:left w:val="nil"/>
              <w:bottom w:val="single" w:sz="4" w:space="0" w:color="auto"/>
              <w:right w:val="single" w:sz="4" w:space="0" w:color="auto"/>
            </w:tcBorders>
            <w:shd w:val="clear" w:color="auto" w:fill="auto"/>
            <w:vAlign w:val="center"/>
            <w:hideMark/>
          </w:tcPr>
          <w:p w14:paraId="40AC649E" w14:textId="65855CEE" w:rsidR="006E6FBA" w:rsidRPr="00167CE0" w:rsidDel="001F08AC" w:rsidRDefault="006E6FBA">
            <w:pPr>
              <w:widowControl w:val="0"/>
              <w:spacing w:before="120" w:after="120"/>
              <w:jc w:val="both"/>
              <w:rPr>
                <w:del w:id="34660" w:author="James Vu" w:date="2024-04-18T23:35:00Z"/>
                <w:b/>
                <w:bCs/>
                <w:color w:val="000000"/>
                <w:sz w:val="28"/>
                <w:szCs w:val="28"/>
                <w:rPrChange w:id="34661" w:author="James Vu" w:date="2024-04-18T22:33:00Z">
                  <w:rPr>
                    <w:del w:id="34662" w:author="James Vu" w:date="2024-04-18T23:35:00Z"/>
                    <w:b/>
                    <w:bCs/>
                    <w:color w:val="000000"/>
                    <w:sz w:val="26"/>
                    <w:szCs w:val="26"/>
                  </w:rPr>
                </w:rPrChange>
              </w:rPr>
              <w:pPrChange w:id="34663" w:author="James Vu" w:date="2024-04-18T22:33:00Z">
                <w:pPr>
                  <w:widowControl w:val="0"/>
                  <w:spacing w:before="120" w:after="120"/>
                  <w:jc w:val="right"/>
                </w:pPr>
              </w:pPrChange>
            </w:pPr>
            <w:del w:id="34664" w:author="James Vu" w:date="2024-04-18T23:35:00Z">
              <w:r w:rsidRPr="00167CE0" w:rsidDel="001F08AC">
                <w:rPr>
                  <w:b/>
                  <w:bCs/>
                  <w:color w:val="000000"/>
                  <w:sz w:val="28"/>
                  <w:szCs w:val="28"/>
                  <w:lang w:val="en-GB"/>
                  <w:rPrChange w:id="34665" w:author="James Vu" w:date="2024-04-18T22:33:00Z">
                    <w:rPr>
                      <w:b/>
                      <w:bCs/>
                      <w:color w:val="000000"/>
                      <w:sz w:val="26"/>
                      <w:szCs w:val="26"/>
                      <w:lang w:val="en-GB"/>
                    </w:rPr>
                  </w:rPrChange>
                </w:rPr>
                <w:delText>16.850.000.000</w:delText>
              </w:r>
            </w:del>
          </w:p>
        </w:tc>
        <w:tc>
          <w:tcPr>
            <w:tcW w:w="675" w:type="pct"/>
            <w:tcBorders>
              <w:top w:val="nil"/>
              <w:left w:val="nil"/>
              <w:bottom w:val="single" w:sz="4" w:space="0" w:color="auto"/>
              <w:right w:val="single" w:sz="4" w:space="0" w:color="auto"/>
            </w:tcBorders>
            <w:shd w:val="clear" w:color="auto" w:fill="auto"/>
            <w:vAlign w:val="center"/>
            <w:hideMark/>
          </w:tcPr>
          <w:p w14:paraId="309CDEAF" w14:textId="001F328F" w:rsidR="006E6FBA" w:rsidRPr="00167CE0" w:rsidDel="001F08AC" w:rsidRDefault="006E6FBA">
            <w:pPr>
              <w:widowControl w:val="0"/>
              <w:spacing w:before="120" w:after="120"/>
              <w:jc w:val="both"/>
              <w:rPr>
                <w:del w:id="34666" w:author="James Vu" w:date="2024-04-18T23:35:00Z"/>
                <w:b/>
                <w:bCs/>
                <w:color w:val="000000"/>
                <w:sz w:val="28"/>
                <w:szCs w:val="28"/>
                <w:rPrChange w:id="34667" w:author="James Vu" w:date="2024-04-18T22:33:00Z">
                  <w:rPr>
                    <w:del w:id="34668" w:author="James Vu" w:date="2024-04-18T23:35:00Z"/>
                    <w:b/>
                    <w:bCs/>
                    <w:color w:val="000000"/>
                    <w:sz w:val="26"/>
                    <w:szCs w:val="26"/>
                  </w:rPr>
                </w:rPrChange>
              </w:rPr>
              <w:pPrChange w:id="34669" w:author="James Vu" w:date="2024-04-18T22:33:00Z">
                <w:pPr>
                  <w:widowControl w:val="0"/>
                  <w:spacing w:before="120" w:after="120"/>
                  <w:jc w:val="right"/>
                </w:pPr>
              </w:pPrChange>
            </w:pPr>
            <w:del w:id="34670" w:author="James Vu" w:date="2024-04-18T23:35:00Z">
              <w:r w:rsidRPr="00167CE0" w:rsidDel="001F08AC">
                <w:rPr>
                  <w:b/>
                  <w:bCs/>
                  <w:color w:val="000000"/>
                  <w:sz w:val="28"/>
                  <w:szCs w:val="28"/>
                  <w:rPrChange w:id="34671" w:author="James Vu" w:date="2024-04-18T22:33:00Z">
                    <w:rPr>
                      <w:b/>
                      <w:bCs/>
                      <w:color w:val="000000"/>
                      <w:sz w:val="26"/>
                      <w:szCs w:val="26"/>
                    </w:rPr>
                  </w:rPrChange>
                </w:rPr>
                <w:delText>16.850.000.000</w:delText>
              </w:r>
            </w:del>
          </w:p>
        </w:tc>
        <w:tc>
          <w:tcPr>
            <w:tcW w:w="371" w:type="pct"/>
            <w:tcBorders>
              <w:top w:val="nil"/>
              <w:left w:val="nil"/>
              <w:bottom w:val="single" w:sz="4" w:space="0" w:color="auto"/>
              <w:right w:val="single" w:sz="4" w:space="0" w:color="auto"/>
            </w:tcBorders>
            <w:shd w:val="clear" w:color="auto" w:fill="auto"/>
            <w:vAlign w:val="center"/>
            <w:hideMark/>
          </w:tcPr>
          <w:p w14:paraId="0D17BEE3" w14:textId="76ABDC70" w:rsidR="006E6FBA" w:rsidRPr="00167CE0" w:rsidDel="001F08AC" w:rsidRDefault="006E6FBA">
            <w:pPr>
              <w:widowControl w:val="0"/>
              <w:spacing w:before="120" w:after="120"/>
              <w:jc w:val="both"/>
              <w:rPr>
                <w:del w:id="34672" w:author="James Vu" w:date="2024-04-18T23:35:00Z"/>
                <w:b/>
                <w:bCs/>
                <w:color w:val="000000"/>
                <w:sz w:val="28"/>
                <w:szCs w:val="28"/>
                <w:rPrChange w:id="34673" w:author="James Vu" w:date="2024-04-18T22:33:00Z">
                  <w:rPr>
                    <w:del w:id="34674" w:author="James Vu" w:date="2024-04-18T23:35:00Z"/>
                    <w:b/>
                    <w:bCs/>
                    <w:color w:val="000000"/>
                    <w:sz w:val="26"/>
                    <w:szCs w:val="26"/>
                  </w:rPr>
                </w:rPrChange>
              </w:rPr>
              <w:pPrChange w:id="34675" w:author="James Vu" w:date="2024-04-18T22:33:00Z">
                <w:pPr>
                  <w:widowControl w:val="0"/>
                  <w:spacing w:before="120" w:after="120"/>
                  <w:jc w:val="right"/>
                </w:pPr>
              </w:pPrChange>
            </w:pPr>
            <w:del w:id="34676" w:author="James Vu" w:date="2024-04-18T23:35:00Z">
              <w:r w:rsidRPr="00167CE0" w:rsidDel="001F08AC">
                <w:rPr>
                  <w:b/>
                  <w:bCs/>
                  <w:color w:val="000000"/>
                  <w:sz w:val="28"/>
                  <w:szCs w:val="28"/>
                  <w:rPrChange w:id="34677" w:author="James Vu" w:date="2024-04-18T22:33:00Z">
                    <w:rPr>
                      <w:b/>
                      <w:bCs/>
                      <w:color w:val="000000"/>
                      <w:sz w:val="26"/>
                      <w:szCs w:val="26"/>
                    </w:rPr>
                  </w:rPrChange>
                </w:rPr>
                <w:delText>0</w:delText>
              </w:r>
            </w:del>
          </w:p>
        </w:tc>
        <w:tc>
          <w:tcPr>
            <w:tcW w:w="652" w:type="pct"/>
            <w:tcBorders>
              <w:top w:val="nil"/>
              <w:left w:val="nil"/>
              <w:bottom w:val="single" w:sz="4" w:space="0" w:color="auto"/>
              <w:right w:val="single" w:sz="4" w:space="0" w:color="auto"/>
            </w:tcBorders>
            <w:shd w:val="clear" w:color="auto" w:fill="auto"/>
            <w:vAlign w:val="center"/>
            <w:hideMark/>
          </w:tcPr>
          <w:p w14:paraId="6302BFBD" w14:textId="2D2142A1" w:rsidR="006E6FBA" w:rsidRPr="00167CE0" w:rsidDel="001F08AC" w:rsidRDefault="006E6FBA">
            <w:pPr>
              <w:widowControl w:val="0"/>
              <w:spacing w:before="120" w:after="120"/>
              <w:jc w:val="both"/>
              <w:rPr>
                <w:del w:id="34678" w:author="James Vu" w:date="2024-04-18T23:35:00Z"/>
                <w:b/>
                <w:bCs/>
                <w:color w:val="000000"/>
                <w:sz w:val="28"/>
                <w:szCs w:val="28"/>
                <w:rPrChange w:id="34679" w:author="James Vu" w:date="2024-04-18T22:33:00Z">
                  <w:rPr>
                    <w:del w:id="34680" w:author="James Vu" w:date="2024-04-18T23:35:00Z"/>
                    <w:b/>
                    <w:bCs/>
                    <w:color w:val="000000"/>
                    <w:sz w:val="26"/>
                    <w:szCs w:val="26"/>
                  </w:rPr>
                </w:rPrChange>
              </w:rPr>
              <w:pPrChange w:id="34681" w:author="James Vu" w:date="2024-04-18T22:33:00Z">
                <w:pPr>
                  <w:widowControl w:val="0"/>
                  <w:spacing w:before="120" w:after="120"/>
                  <w:jc w:val="right"/>
                </w:pPr>
              </w:pPrChange>
            </w:pPr>
            <w:del w:id="34682" w:author="James Vu" w:date="2024-04-18T23:35:00Z">
              <w:r w:rsidRPr="00167CE0" w:rsidDel="001F08AC">
                <w:rPr>
                  <w:b/>
                  <w:bCs/>
                  <w:color w:val="000000"/>
                  <w:sz w:val="28"/>
                  <w:szCs w:val="28"/>
                  <w:rPrChange w:id="34683" w:author="James Vu" w:date="2024-04-18T22:33:00Z">
                    <w:rPr>
                      <w:b/>
                      <w:bCs/>
                      <w:color w:val="000000"/>
                      <w:sz w:val="26"/>
                      <w:szCs w:val="26"/>
                    </w:rPr>
                  </w:rPrChange>
                </w:rPr>
                <w:delText>16.850.000.000</w:delText>
              </w:r>
            </w:del>
          </w:p>
        </w:tc>
        <w:tc>
          <w:tcPr>
            <w:tcW w:w="327" w:type="pct"/>
            <w:tcBorders>
              <w:top w:val="nil"/>
              <w:left w:val="nil"/>
              <w:bottom w:val="single" w:sz="4" w:space="0" w:color="auto"/>
              <w:right w:val="single" w:sz="4" w:space="0" w:color="auto"/>
            </w:tcBorders>
            <w:shd w:val="clear" w:color="auto" w:fill="auto"/>
            <w:vAlign w:val="center"/>
            <w:hideMark/>
          </w:tcPr>
          <w:p w14:paraId="7B82951E" w14:textId="2B565BE9" w:rsidR="006E6FBA" w:rsidRPr="00167CE0" w:rsidDel="001F08AC" w:rsidRDefault="006E6FBA">
            <w:pPr>
              <w:widowControl w:val="0"/>
              <w:spacing w:before="120" w:after="120"/>
              <w:jc w:val="both"/>
              <w:rPr>
                <w:del w:id="34684" w:author="James Vu" w:date="2024-04-18T23:35:00Z"/>
                <w:color w:val="000000"/>
                <w:sz w:val="28"/>
                <w:szCs w:val="28"/>
                <w:rPrChange w:id="34685" w:author="James Vu" w:date="2024-04-18T22:33:00Z">
                  <w:rPr>
                    <w:del w:id="34686" w:author="James Vu" w:date="2024-04-18T23:35:00Z"/>
                    <w:color w:val="000000"/>
                    <w:sz w:val="26"/>
                    <w:szCs w:val="26"/>
                  </w:rPr>
                </w:rPrChange>
              </w:rPr>
              <w:pPrChange w:id="34687" w:author="James Vu" w:date="2024-04-18T22:33:00Z">
                <w:pPr>
                  <w:widowControl w:val="0"/>
                  <w:spacing w:before="120" w:after="120"/>
                  <w:jc w:val="center"/>
                </w:pPr>
              </w:pPrChange>
            </w:pPr>
            <w:del w:id="34688" w:author="James Vu" w:date="2024-04-18T23:35:00Z">
              <w:r w:rsidRPr="00167CE0" w:rsidDel="001F08AC">
                <w:rPr>
                  <w:color w:val="000000"/>
                  <w:sz w:val="28"/>
                  <w:szCs w:val="28"/>
                  <w:rPrChange w:id="34689" w:author="James Vu" w:date="2024-04-18T22:33:00Z">
                    <w:rPr>
                      <w:color w:val="000000"/>
                      <w:sz w:val="26"/>
                      <w:szCs w:val="26"/>
                    </w:rPr>
                  </w:rPrChange>
                </w:rPr>
                <w:delText> </w:delText>
              </w:r>
            </w:del>
          </w:p>
        </w:tc>
      </w:tr>
    </w:tbl>
    <w:p w14:paraId="2D98BC92" w14:textId="77777777" w:rsidR="00F803BD" w:rsidRDefault="00F803BD" w:rsidP="001F08AC">
      <w:pPr>
        <w:widowControl w:val="0"/>
        <w:spacing w:before="120" w:after="120"/>
        <w:jc w:val="both"/>
        <w:rPr>
          <w:ins w:id="34690" w:author="James Vu" w:date="2024-04-18T23:36:00Z"/>
          <w:bCs/>
          <w:w w:val="105"/>
          <w:sz w:val="28"/>
          <w:szCs w:val="28"/>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4691" w:author="James Vu" w:date="2024-04-19T00:26:00Z">
          <w:tblPr>
            <w:tblW w:w="0" w:type="auto"/>
            <w:tblLook w:val="04A0" w:firstRow="1" w:lastRow="0" w:firstColumn="1" w:lastColumn="0" w:noHBand="0" w:noVBand="1"/>
          </w:tblPr>
        </w:tblPrChange>
      </w:tblPr>
      <w:tblGrid>
        <w:gridCol w:w="697"/>
        <w:gridCol w:w="1804"/>
        <w:gridCol w:w="1974"/>
        <w:gridCol w:w="888"/>
        <w:gridCol w:w="997"/>
        <w:gridCol w:w="1481"/>
        <w:gridCol w:w="1927"/>
        <w:gridCol w:w="1416"/>
        <w:gridCol w:w="1676"/>
        <w:gridCol w:w="1589"/>
        <w:tblGridChange w:id="34692">
          <w:tblGrid>
            <w:gridCol w:w="697"/>
            <w:gridCol w:w="1804"/>
            <w:gridCol w:w="1974"/>
            <w:gridCol w:w="888"/>
            <w:gridCol w:w="997"/>
            <w:gridCol w:w="1481"/>
            <w:gridCol w:w="115"/>
            <w:gridCol w:w="1771"/>
            <w:gridCol w:w="41"/>
            <w:gridCol w:w="1375"/>
            <w:gridCol w:w="41"/>
            <w:gridCol w:w="1675"/>
            <w:gridCol w:w="1"/>
            <w:gridCol w:w="1589"/>
          </w:tblGrid>
        </w:tblGridChange>
      </w:tblGrid>
      <w:tr w:rsidR="001F08AC" w:rsidRPr="00B053AF" w14:paraId="5E343CC8" w14:textId="77777777" w:rsidTr="003C02FF">
        <w:trPr>
          <w:trHeight w:val="20"/>
          <w:ins w:id="34693" w:author="James Vu" w:date="2024-04-18T23:36:00Z"/>
          <w:trPrChange w:id="34694" w:author="James Vu" w:date="2024-04-19T00:26:00Z">
            <w:trPr>
              <w:trHeight w:val="20"/>
            </w:trPr>
          </w:trPrChange>
        </w:trPr>
        <w:tc>
          <w:tcPr>
            <w:tcW w:w="697" w:type="dxa"/>
            <w:shd w:val="clear" w:color="auto" w:fill="auto"/>
            <w:noWrap/>
            <w:vAlign w:val="center"/>
            <w:hideMark/>
            <w:tcPrChange w:id="34695" w:author="James Vu" w:date="2024-04-19T00:26:00Z">
              <w:tcPr>
                <w:tcW w:w="697" w:type="dxa"/>
                <w:tcBorders>
                  <w:top w:val="single" w:sz="4" w:space="0" w:color="auto"/>
                  <w:left w:val="single" w:sz="4" w:space="0" w:color="auto"/>
                  <w:bottom w:val="single" w:sz="4" w:space="0" w:color="auto"/>
                  <w:right w:val="single" w:sz="4" w:space="0" w:color="auto"/>
                </w:tcBorders>
                <w:shd w:val="clear" w:color="000000" w:fill="C4D79B"/>
                <w:noWrap/>
                <w:vAlign w:val="center"/>
                <w:hideMark/>
              </w:tcPr>
            </w:tcPrChange>
          </w:tcPr>
          <w:p w14:paraId="6A75208C" w14:textId="6493E183" w:rsidR="001F08AC" w:rsidRPr="00B053AF" w:rsidRDefault="001F08AC">
            <w:pPr>
              <w:jc w:val="center"/>
              <w:rPr>
                <w:ins w:id="34696" w:author="James Vu" w:date="2024-04-18T23:36:00Z"/>
                <w:b/>
                <w:bCs/>
                <w:color w:val="000000"/>
                <w:sz w:val="22"/>
                <w:szCs w:val="22"/>
                <w:rPrChange w:id="34697" w:author="James Vu" w:date="2024-04-18T23:49:00Z">
                  <w:rPr>
                    <w:ins w:id="34698" w:author="James Vu" w:date="2024-04-18T23:36:00Z"/>
                    <w:b/>
                    <w:bCs/>
                    <w:color w:val="000000"/>
                    <w:sz w:val="26"/>
                    <w:szCs w:val="26"/>
                  </w:rPr>
                </w:rPrChange>
              </w:rPr>
            </w:pPr>
            <w:ins w:id="34699" w:author="James Vu" w:date="2024-04-18T23:36:00Z">
              <w:r w:rsidRPr="00B053AF">
                <w:rPr>
                  <w:b/>
                  <w:bCs/>
                  <w:color w:val="000000"/>
                  <w:sz w:val="22"/>
                  <w:szCs w:val="22"/>
                  <w:rPrChange w:id="34700" w:author="James Vu" w:date="2024-04-18T23:49:00Z">
                    <w:rPr>
                      <w:b/>
                      <w:bCs/>
                      <w:color w:val="000000"/>
                      <w:sz w:val="26"/>
                      <w:szCs w:val="26"/>
                    </w:rPr>
                  </w:rPrChange>
                </w:rPr>
                <w:t>TT</w:t>
              </w:r>
            </w:ins>
          </w:p>
        </w:tc>
        <w:tc>
          <w:tcPr>
            <w:tcW w:w="1804" w:type="dxa"/>
            <w:shd w:val="clear" w:color="auto" w:fill="auto"/>
            <w:noWrap/>
            <w:vAlign w:val="center"/>
            <w:hideMark/>
            <w:tcPrChange w:id="34701" w:author="James Vu" w:date="2024-04-19T00:26:00Z">
              <w:tcPr>
                <w:tcW w:w="1804" w:type="dxa"/>
                <w:tcBorders>
                  <w:top w:val="single" w:sz="4" w:space="0" w:color="auto"/>
                  <w:left w:val="nil"/>
                  <w:bottom w:val="single" w:sz="4" w:space="0" w:color="auto"/>
                  <w:right w:val="single" w:sz="4" w:space="0" w:color="auto"/>
                </w:tcBorders>
                <w:shd w:val="clear" w:color="000000" w:fill="C4D79B"/>
                <w:noWrap/>
                <w:vAlign w:val="center"/>
                <w:hideMark/>
              </w:tcPr>
            </w:tcPrChange>
          </w:tcPr>
          <w:p w14:paraId="2A6E9598" w14:textId="77777777" w:rsidR="001F08AC" w:rsidRPr="00B053AF" w:rsidRDefault="001F08AC">
            <w:pPr>
              <w:jc w:val="center"/>
              <w:rPr>
                <w:ins w:id="34702" w:author="James Vu" w:date="2024-04-18T23:36:00Z"/>
                <w:b/>
                <w:bCs/>
                <w:color w:val="000000"/>
                <w:sz w:val="22"/>
                <w:szCs w:val="22"/>
                <w:rPrChange w:id="34703" w:author="James Vu" w:date="2024-04-18T23:49:00Z">
                  <w:rPr>
                    <w:ins w:id="34704" w:author="James Vu" w:date="2024-04-18T23:36:00Z"/>
                    <w:b/>
                    <w:bCs/>
                    <w:color w:val="000000"/>
                    <w:sz w:val="26"/>
                    <w:szCs w:val="26"/>
                  </w:rPr>
                </w:rPrChange>
              </w:rPr>
            </w:pPr>
            <w:ins w:id="34705" w:author="James Vu" w:date="2024-04-18T23:36:00Z">
              <w:r w:rsidRPr="00B053AF">
                <w:rPr>
                  <w:b/>
                  <w:bCs/>
                  <w:color w:val="000000"/>
                  <w:sz w:val="22"/>
                  <w:szCs w:val="22"/>
                  <w:rPrChange w:id="34706" w:author="James Vu" w:date="2024-04-18T23:49:00Z">
                    <w:rPr>
                      <w:b/>
                      <w:bCs/>
                      <w:color w:val="000000"/>
                      <w:sz w:val="26"/>
                      <w:szCs w:val="26"/>
                    </w:rPr>
                  </w:rPrChange>
                </w:rPr>
                <w:t>Tên hạng mục</w:t>
              </w:r>
            </w:ins>
          </w:p>
        </w:tc>
        <w:tc>
          <w:tcPr>
            <w:tcW w:w="1974" w:type="dxa"/>
            <w:shd w:val="clear" w:color="auto" w:fill="auto"/>
            <w:vAlign w:val="center"/>
            <w:hideMark/>
            <w:tcPrChange w:id="34707" w:author="James Vu" w:date="2024-04-19T00:26:00Z">
              <w:tcPr>
                <w:tcW w:w="1974" w:type="dxa"/>
                <w:tcBorders>
                  <w:top w:val="single" w:sz="4" w:space="0" w:color="auto"/>
                  <w:left w:val="nil"/>
                  <w:bottom w:val="single" w:sz="4" w:space="0" w:color="auto"/>
                  <w:right w:val="single" w:sz="4" w:space="0" w:color="auto"/>
                </w:tcBorders>
                <w:shd w:val="clear" w:color="000000" w:fill="C4D79B"/>
                <w:vAlign w:val="center"/>
                <w:hideMark/>
              </w:tcPr>
            </w:tcPrChange>
          </w:tcPr>
          <w:p w14:paraId="6F6DAFEC" w14:textId="77777777" w:rsidR="001F08AC" w:rsidRPr="00B053AF" w:rsidRDefault="001F08AC">
            <w:pPr>
              <w:jc w:val="center"/>
              <w:rPr>
                <w:ins w:id="34708" w:author="James Vu" w:date="2024-04-18T23:36:00Z"/>
                <w:b/>
                <w:bCs/>
                <w:color w:val="000000"/>
                <w:sz w:val="22"/>
                <w:szCs w:val="22"/>
                <w:rPrChange w:id="34709" w:author="James Vu" w:date="2024-04-18T23:49:00Z">
                  <w:rPr>
                    <w:ins w:id="34710" w:author="James Vu" w:date="2024-04-18T23:36:00Z"/>
                    <w:b/>
                    <w:bCs/>
                    <w:color w:val="000000"/>
                    <w:sz w:val="26"/>
                    <w:szCs w:val="26"/>
                  </w:rPr>
                </w:rPrChange>
              </w:rPr>
            </w:pPr>
            <w:ins w:id="34711" w:author="James Vu" w:date="2024-04-18T23:36:00Z">
              <w:r w:rsidRPr="00B053AF">
                <w:rPr>
                  <w:b/>
                  <w:bCs/>
                  <w:color w:val="000000"/>
                  <w:sz w:val="22"/>
                  <w:szCs w:val="22"/>
                  <w:rPrChange w:id="34712" w:author="James Vu" w:date="2024-04-18T23:49:00Z">
                    <w:rPr>
                      <w:b/>
                      <w:bCs/>
                      <w:color w:val="000000"/>
                      <w:sz w:val="26"/>
                      <w:szCs w:val="26"/>
                    </w:rPr>
                  </w:rPrChange>
                </w:rPr>
                <w:t>Mô tả tính năng hoạt động chính trong phần mềm nội bộ</w:t>
              </w:r>
            </w:ins>
          </w:p>
        </w:tc>
        <w:tc>
          <w:tcPr>
            <w:tcW w:w="888" w:type="dxa"/>
            <w:shd w:val="clear" w:color="auto" w:fill="auto"/>
            <w:noWrap/>
            <w:vAlign w:val="center"/>
            <w:hideMark/>
            <w:tcPrChange w:id="34713" w:author="James Vu" w:date="2024-04-19T00:26:00Z">
              <w:tcPr>
                <w:tcW w:w="888" w:type="dxa"/>
                <w:tcBorders>
                  <w:top w:val="single" w:sz="4" w:space="0" w:color="auto"/>
                  <w:left w:val="nil"/>
                  <w:bottom w:val="single" w:sz="4" w:space="0" w:color="auto"/>
                  <w:right w:val="single" w:sz="4" w:space="0" w:color="auto"/>
                </w:tcBorders>
                <w:shd w:val="clear" w:color="000000" w:fill="C4D79B"/>
                <w:noWrap/>
                <w:vAlign w:val="center"/>
                <w:hideMark/>
              </w:tcPr>
            </w:tcPrChange>
          </w:tcPr>
          <w:p w14:paraId="5E02EA6B" w14:textId="77777777" w:rsidR="001F08AC" w:rsidRPr="00B053AF" w:rsidRDefault="001F08AC">
            <w:pPr>
              <w:jc w:val="center"/>
              <w:rPr>
                <w:ins w:id="34714" w:author="James Vu" w:date="2024-04-18T23:36:00Z"/>
                <w:b/>
                <w:bCs/>
                <w:color w:val="000000"/>
                <w:sz w:val="22"/>
                <w:szCs w:val="22"/>
                <w:rPrChange w:id="34715" w:author="James Vu" w:date="2024-04-18T23:49:00Z">
                  <w:rPr>
                    <w:ins w:id="34716" w:author="James Vu" w:date="2024-04-18T23:36:00Z"/>
                    <w:b/>
                    <w:bCs/>
                    <w:color w:val="000000"/>
                    <w:sz w:val="26"/>
                    <w:szCs w:val="26"/>
                  </w:rPr>
                </w:rPrChange>
              </w:rPr>
            </w:pPr>
            <w:ins w:id="34717" w:author="James Vu" w:date="2024-04-18T23:36:00Z">
              <w:r w:rsidRPr="00B053AF">
                <w:rPr>
                  <w:b/>
                  <w:bCs/>
                  <w:color w:val="000000"/>
                  <w:sz w:val="22"/>
                  <w:szCs w:val="22"/>
                  <w:rPrChange w:id="34718" w:author="James Vu" w:date="2024-04-18T23:49:00Z">
                    <w:rPr>
                      <w:b/>
                      <w:bCs/>
                      <w:color w:val="000000"/>
                      <w:sz w:val="26"/>
                      <w:szCs w:val="26"/>
                    </w:rPr>
                  </w:rPrChange>
                </w:rPr>
                <w:t>Đơn vị tính</w:t>
              </w:r>
            </w:ins>
          </w:p>
        </w:tc>
        <w:tc>
          <w:tcPr>
            <w:tcW w:w="997" w:type="dxa"/>
            <w:shd w:val="clear" w:color="auto" w:fill="auto"/>
            <w:noWrap/>
            <w:vAlign w:val="center"/>
            <w:hideMark/>
            <w:tcPrChange w:id="34719" w:author="James Vu" w:date="2024-04-19T00:26:00Z">
              <w:tcPr>
                <w:tcW w:w="997" w:type="dxa"/>
                <w:tcBorders>
                  <w:top w:val="single" w:sz="4" w:space="0" w:color="auto"/>
                  <w:left w:val="nil"/>
                  <w:bottom w:val="single" w:sz="4" w:space="0" w:color="auto"/>
                  <w:right w:val="single" w:sz="4" w:space="0" w:color="auto"/>
                </w:tcBorders>
                <w:shd w:val="clear" w:color="000000" w:fill="C4D79B"/>
                <w:noWrap/>
                <w:vAlign w:val="center"/>
                <w:hideMark/>
              </w:tcPr>
            </w:tcPrChange>
          </w:tcPr>
          <w:p w14:paraId="30E7E41D" w14:textId="77777777" w:rsidR="001F08AC" w:rsidRPr="00B053AF" w:rsidRDefault="001F08AC">
            <w:pPr>
              <w:jc w:val="center"/>
              <w:rPr>
                <w:ins w:id="34720" w:author="James Vu" w:date="2024-04-18T23:36:00Z"/>
                <w:b/>
                <w:bCs/>
                <w:color w:val="000000"/>
                <w:sz w:val="22"/>
                <w:szCs w:val="22"/>
                <w:rPrChange w:id="34721" w:author="James Vu" w:date="2024-04-18T23:49:00Z">
                  <w:rPr>
                    <w:ins w:id="34722" w:author="James Vu" w:date="2024-04-18T23:36:00Z"/>
                    <w:b/>
                    <w:bCs/>
                    <w:color w:val="000000"/>
                    <w:sz w:val="26"/>
                    <w:szCs w:val="26"/>
                  </w:rPr>
                </w:rPrChange>
              </w:rPr>
            </w:pPr>
            <w:ins w:id="34723" w:author="James Vu" w:date="2024-04-18T23:36:00Z">
              <w:r w:rsidRPr="00B053AF">
                <w:rPr>
                  <w:b/>
                  <w:bCs/>
                  <w:color w:val="000000"/>
                  <w:sz w:val="22"/>
                  <w:szCs w:val="22"/>
                  <w:rPrChange w:id="34724" w:author="James Vu" w:date="2024-04-18T23:49:00Z">
                    <w:rPr>
                      <w:b/>
                      <w:bCs/>
                      <w:color w:val="000000"/>
                      <w:sz w:val="26"/>
                      <w:szCs w:val="26"/>
                    </w:rPr>
                  </w:rPrChange>
                </w:rPr>
                <w:t>Số lượng</w:t>
              </w:r>
            </w:ins>
          </w:p>
        </w:tc>
        <w:tc>
          <w:tcPr>
            <w:tcW w:w="1290" w:type="dxa"/>
            <w:shd w:val="clear" w:color="auto" w:fill="auto"/>
            <w:noWrap/>
            <w:vAlign w:val="center"/>
            <w:hideMark/>
            <w:tcPrChange w:id="34725" w:author="James Vu" w:date="2024-04-19T00:26:00Z">
              <w:tcPr>
                <w:tcW w:w="1290" w:type="dxa"/>
                <w:gridSpan w:val="2"/>
                <w:tcBorders>
                  <w:top w:val="single" w:sz="4" w:space="0" w:color="auto"/>
                  <w:left w:val="nil"/>
                  <w:bottom w:val="single" w:sz="4" w:space="0" w:color="auto"/>
                  <w:right w:val="single" w:sz="4" w:space="0" w:color="auto"/>
                </w:tcBorders>
                <w:shd w:val="clear" w:color="000000" w:fill="C4D79B"/>
                <w:noWrap/>
                <w:vAlign w:val="center"/>
                <w:hideMark/>
              </w:tcPr>
            </w:tcPrChange>
          </w:tcPr>
          <w:p w14:paraId="4B26ECD3" w14:textId="77777777" w:rsidR="001F08AC" w:rsidRPr="00B053AF" w:rsidRDefault="001F08AC">
            <w:pPr>
              <w:jc w:val="center"/>
              <w:rPr>
                <w:ins w:id="34726" w:author="James Vu" w:date="2024-04-18T23:36:00Z"/>
                <w:b/>
                <w:bCs/>
                <w:color w:val="000000"/>
                <w:sz w:val="22"/>
                <w:szCs w:val="22"/>
                <w:rPrChange w:id="34727" w:author="James Vu" w:date="2024-04-18T23:49:00Z">
                  <w:rPr>
                    <w:ins w:id="34728" w:author="James Vu" w:date="2024-04-18T23:36:00Z"/>
                    <w:b/>
                    <w:bCs/>
                    <w:color w:val="000000"/>
                    <w:sz w:val="26"/>
                    <w:szCs w:val="26"/>
                  </w:rPr>
                </w:rPrChange>
              </w:rPr>
            </w:pPr>
            <w:ins w:id="34729" w:author="James Vu" w:date="2024-04-18T23:36:00Z">
              <w:r w:rsidRPr="00B053AF">
                <w:rPr>
                  <w:b/>
                  <w:bCs/>
                  <w:color w:val="000000"/>
                  <w:sz w:val="22"/>
                  <w:szCs w:val="22"/>
                  <w:rPrChange w:id="34730" w:author="James Vu" w:date="2024-04-18T23:49:00Z">
                    <w:rPr>
                      <w:b/>
                      <w:bCs/>
                      <w:color w:val="000000"/>
                      <w:sz w:val="26"/>
                      <w:szCs w:val="26"/>
                    </w:rPr>
                  </w:rPrChange>
                </w:rPr>
                <w:t>Đơn giá</w:t>
              </w:r>
            </w:ins>
          </w:p>
        </w:tc>
        <w:tc>
          <w:tcPr>
            <w:tcW w:w="2079" w:type="dxa"/>
            <w:shd w:val="clear" w:color="auto" w:fill="auto"/>
            <w:vAlign w:val="center"/>
            <w:hideMark/>
            <w:tcPrChange w:id="34731" w:author="James Vu" w:date="2024-04-19T00:26:00Z">
              <w:tcPr>
                <w:tcW w:w="2079" w:type="dxa"/>
                <w:tcBorders>
                  <w:top w:val="single" w:sz="4" w:space="0" w:color="auto"/>
                  <w:left w:val="nil"/>
                  <w:bottom w:val="single" w:sz="4" w:space="0" w:color="auto"/>
                  <w:right w:val="single" w:sz="4" w:space="0" w:color="auto"/>
                </w:tcBorders>
                <w:shd w:val="clear" w:color="000000" w:fill="C4D79B"/>
                <w:vAlign w:val="center"/>
                <w:hideMark/>
              </w:tcPr>
            </w:tcPrChange>
          </w:tcPr>
          <w:p w14:paraId="2F582EA6" w14:textId="77777777" w:rsidR="001F08AC" w:rsidRPr="00B053AF" w:rsidRDefault="001F08AC">
            <w:pPr>
              <w:jc w:val="center"/>
              <w:rPr>
                <w:ins w:id="34732" w:author="James Vu" w:date="2024-04-18T23:36:00Z"/>
                <w:b/>
                <w:bCs/>
                <w:color w:val="000000"/>
                <w:sz w:val="22"/>
                <w:szCs w:val="22"/>
                <w:rPrChange w:id="34733" w:author="James Vu" w:date="2024-04-18T23:49:00Z">
                  <w:rPr>
                    <w:ins w:id="34734" w:author="James Vu" w:date="2024-04-18T23:36:00Z"/>
                    <w:b/>
                    <w:bCs/>
                    <w:color w:val="000000"/>
                    <w:sz w:val="26"/>
                    <w:szCs w:val="26"/>
                  </w:rPr>
                </w:rPrChange>
              </w:rPr>
            </w:pPr>
            <w:ins w:id="34735" w:author="James Vu" w:date="2024-04-18T23:36:00Z">
              <w:r w:rsidRPr="00B053AF">
                <w:rPr>
                  <w:b/>
                  <w:bCs/>
                  <w:color w:val="000000"/>
                  <w:sz w:val="22"/>
                  <w:szCs w:val="22"/>
                  <w:rPrChange w:id="34736" w:author="James Vu" w:date="2024-04-18T23:49:00Z">
                    <w:rPr>
                      <w:b/>
                      <w:bCs/>
                      <w:color w:val="000000"/>
                      <w:sz w:val="26"/>
                      <w:szCs w:val="26"/>
                    </w:rPr>
                  </w:rPrChange>
                </w:rPr>
                <w:t xml:space="preserve">Thành tiền </w:t>
              </w:r>
              <w:r w:rsidRPr="00B053AF">
                <w:rPr>
                  <w:b/>
                  <w:bCs/>
                  <w:color w:val="000000"/>
                  <w:sz w:val="22"/>
                  <w:szCs w:val="22"/>
                  <w:rPrChange w:id="34737" w:author="James Vu" w:date="2024-04-18T23:49:00Z">
                    <w:rPr>
                      <w:b/>
                      <w:bCs/>
                      <w:color w:val="000000"/>
                      <w:sz w:val="26"/>
                      <w:szCs w:val="26"/>
                    </w:rPr>
                  </w:rPrChange>
                </w:rPr>
                <w:br/>
                <w:t>(trước VAT)</w:t>
              </w:r>
            </w:ins>
          </w:p>
        </w:tc>
        <w:tc>
          <w:tcPr>
            <w:tcW w:w="1416" w:type="dxa"/>
            <w:shd w:val="clear" w:color="auto" w:fill="auto"/>
            <w:noWrap/>
            <w:vAlign w:val="center"/>
            <w:hideMark/>
            <w:tcPrChange w:id="34738" w:author="James Vu" w:date="2024-04-19T00:26:00Z">
              <w:tcPr>
                <w:tcW w:w="1416" w:type="dxa"/>
                <w:gridSpan w:val="2"/>
                <w:tcBorders>
                  <w:top w:val="single" w:sz="4" w:space="0" w:color="auto"/>
                  <w:left w:val="nil"/>
                  <w:bottom w:val="single" w:sz="4" w:space="0" w:color="auto"/>
                  <w:right w:val="single" w:sz="4" w:space="0" w:color="auto"/>
                </w:tcBorders>
                <w:shd w:val="clear" w:color="000000" w:fill="C4D79B"/>
                <w:noWrap/>
                <w:vAlign w:val="center"/>
                <w:hideMark/>
              </w:tcPr>
            </w:tcPrChange>
          </w:tcPr>
          <w:p w14:paraId="65026188" w14:textId="77777777" w:rsidR="001F08AC" w:rsidRPr="00B053AF" w:rsidRDefault="001F08AC">
            <w:pPr>
              <w:jc w:val="center"/>
              <w:rPr>
                <w:ins w:id="34739" w:author="James Vu" w:date="2024-04-18T23:36:00Z"/>
                <w:b/>
                <w:bCs/>
                <w:color w:val="000000"/>
                <w:sz w:val="22"/>
                <w:szCs w:val="22"/>
                <w:rPrChange w:id="34740" w:author="James Vu" w:date="2024-04-18T23:49:00Z">
                  <w:rPr>
                    <w:ins w:id="34741" w:author="James Vu" w:date="2024-04-18T23:36:00Z"/>
                    <w:b/>
                    <w:bCs/>
                    <w:color w:val="000000"/>
                    <w:sz w:val="26"/>
                    <w:szCs w:val="26"/>
                  </w:rPr>
                </w:rPrChange>
              </w:rPr>
            </w:pPr>
            <w:ins w:id="34742" w:author="James Vu" w:date="2024-04-18T23:36:00Z">
              <w:r w:rsidRPr="00B053AF">
                <w:rPr>
                  <w:b/>
                  <w:bCs/>
                  <w:color w:val="000000"/>
                  <w:sz w:val="22"/>
                  <w:szCs w:val="22"/>
                  <w:rPrChange w:id="34743" w:author="James Vu" w:date="2024-04-18T23:49:00Z">
                    <w:rPr>
                      <w:b/>
                      <w:bCs/>
                      <w:color w:val="000000"/>
                      <w:sz w:val="26"/>
                      <w:szCs w:val="26"/>
                    </w:rPr>
                  </w:rPrChange>
                </w:rPr>
                <w:t>Thuế VAT</w:t>
              </w:r>
            </w:ins>
          </w:p>
        </w:tc>
        <w:tc>
          <w:tcPr>
            <w:tcW w:w="1715" w:type="dxa"/>
            <w:shd w:val="clear" w:color="auto" w:fill="auto"/>
            <w:vAlign w:val="center"/>
            <w:hideMark/>
            <w:tcPrChange w:id="34744" w:author="James Vu" w:date="2024-04-19T00:26:00Z">
              <w:tcPr>
                <w:tcW w:w="1715" w:type="dxa"/>
                <w:gridSpan w:val="2"/>
                <w:tcBorders>
                  <w:top w:val="single" w:sz="4" w:space="0" w:color="auto"/>
                  <w:left w:val="nil"/>
                  <w:bottom w:val="single" w:sz="4" w:space="0" w:color="auto"/>
                  <w:right w:val="single" w:sz="4" w:space="0" w:color="auto"/>
                </w:tcBorders>
                <w:shd w:val="clear" w:color="000000" w:fill="C4D79B"/>
                <w:vAlign w:val="center"/>
                <w:hideMark/>
              </w:tcPr>
            </w:tcPrChange>
          </w:tcPr>
          <w:p w14:paraId="27648655" w14:textId="77777777" w:rsidR="001F08AC" w:rsidRPr="00B053AF" w:rsidRDefault="001F08AC">
            <w:pPr>
              <w:jc w:val="center"/>
              <w:rPr>
                <w:ins w:id="34745" w:author="James Vu" w:date="2024-04-18T23:36:00Z"/>
                <w:b/>
                <w:bCs/>
                <w:color w:val="000000"/>
                <w:sz w:val="22"/>
                <w:szCs w:val="22"/>
                <w:rPrChange w:id="34746" w:author="James Vu" w:date="2024-04-18T23:49:00Z">
                  <w:rPr>
                    <w:ins w:id="34747" w:author="James Vu" w:date="2024-04-18T23:36:00Z"/>
                    <w:b/>
                    <w:bCs/>
                    <w:color w:val="000000"/>
                    <w:sz w:val="26"/>
                    <w:szCs w:val="26"/>
                  </w:rPr>
                </w:rPrChange>
              </w:rPr>
            </w:pPr>
            <w:ins w:id="34748" w:author="James Vu" w:date="2024-04-18T23:36:00Z">
              <w:r w:rsidRPr="00B053AF">
                <w:rPr>
                  <w:b/>
                  <w:bCs/>
                  <w:color w:val="000000"/>
                  <w:sz w:val="22"/>
                  <w:szCs w:val="22"/>
                  <w:rPrChange w:id="34749" w:author="James Vu" w:date="2024-04-18T23:49:00Z">
                    <w:rPr>
                      <w:b/>
                      <w:bCs/>
                      <w:color w:val="000000"/>
                      <w:sz w:val="26"/>
                      <w:szCs w:val="26"/>
                    </w:rPr>
                  </w:rPrChange>
                </w:rPr>
                <w:t>Thành tiền</w:t>
              </w:r>
              <w:r w:rsidRPr="00B053AF">
                <w:rPr>
                  <w:b/>
                  <w:bCs/>
                  <w:color w:val="000000"/>
                  <w:sz w:val="22"/>
                  <w:szCs w:val="22"/>
                  <w:rPrChange w:id="34750" w:author="James Vu" w:date="2024-04-18T23:49:00Z">
                    <w:rPr>
                      <w:b/>
                      <w:bCs/>
                      <w:color w:val="000000"/>
                      <w:sz w:val="26"/>
                      <w:szCs w:val="26"/>
                    </w:rPr>
                  </w:rPrChange>
                </w:rPr>
                <w:br/>
                <w:t>(Sau VAT)</w:t>
              </w:r>
            </w:ins>
          </w:p>
        </w:tc>
        <w:tc>
          <w:tcPr>
            <w:tcW w:w="1589" w:type="dxa"/>
            <w:shd w:val="clear" w:color="auto" w:fill="auto"/>
            <w:noWrap/>
            <w:vAlign w:val="center"/>
            <w:hideMark/>
            <w:tcPrChange w:id="34751" w:author="James Vu" w:date="2024-04-19T00:26:00Z">
              <w:tcPr>
                <w:tcW w:w="1589" w:type="dxa"/>
                <w:gridSpan w:val="2"/>
                <w:tcBorders>
                  <w:top w:val="single" w:sz="4" w:space="0" w:color="auto"/>
                  <w:left w:val="nil"/>
                  <w:bottom w:val="single" w:sz="4" w:space="0" w:color="auto"/>
                  <w:right w:val="single" w:sz="4" w:space="0" w:color="auto"/>
                </w:tcBorders>
                <w:shd w:val="clear" w:color="000000" w:fill="C4D79B"/>
                <w:noWrap/>
                <w:vAlign w:val="center"/>
                <w:hideMark/>
              </w:tcPr>
            </w:tcPrChange>
          </w:tcPr>
          <w:p w14:paraId="5682423F" w14:textId="77777777" w:rsidR="001F08AC" w:rsidRPr="00B053AF" w:rsidRDefault="001F08AC">
            <w:pPr>
              <w:jc w:val="center"/>
              <w:rPr>
                <w:ins w:id="34752" w:author="James Vu" w:date="2024-04-18T23:36:00Z"/>
                <w:b/>
                <w:bCs/>
                <w:color w:val="000000"/>
                <w:sz w:val="22"/>
                <w:szCs w:val="22"/>
                <w:rPrChange w:id="34753" w:author="James Vu" w:date="2024-04-18T23:49:00Z">
                  <w:rPr>
                    <w:ins w:id="34754" w:author="James Vu" w:date="2024-04-18T23:36:00Z"/>
                    <w:b/>
                    <w:bCs/>
                    <w:color w:val="000000"/>
                    <w:sz w:val="26"/>
                    <w:szCs w:val="26"/>
                  </w:rPr>
                </w:rPrChange>
              </w:rPr>
            </w:pPr>
            <w:ins w:id="34755" w:author="James Vu" w:date="2024-04-18T23:36:00Z">
              <w:r w:rsidRPr="00B053AF">
                <w:rPr>
                  <w:b/>
                  <w:bCs/>
                  <w:color w:val="000000"/>
                  <w:sz w:val="22"/>
                  <w:szCs w:val="22"/>
                  <w:rPrChange w:id="34756" w:author="James Vu" w:date="2024-04-18T23:49:00Z">
                    <w:rPr>
                      <w:b/>
                      <w:bCs/>
                      <w:color w:val="000000"/>
                      <w:sz w:val="26"/>
                      <w:szCs w:val="26"/>
                    </w:rPr>
                  </w:rPrChange>
                </w:rPr>
                <w:t>Ghi chú</w:t>
              </w:r>
            </w:ins>
          </w:p>
        </w:tc>
      </w:tr>
      <w:tr w:rsidR="001F08AC" w:rsidRPr="00B053AF" w14:paraId="7E0F00E0" w14:textId="77777777" w:rsidTr="003C02FF">
        <w:trPr>
          <w:trHeight w:val="20"/>
          <w:ins w:id="34757" w:author="James Vu" w:date="2024-04-18T23:36:00Z"/>
          <w:trPrChange w:id="34758" w:author="James Vu" w:date="2024-04-19T00:26:00Z">
            <w:trPr>
              <w:trHeight w:val="20"/>
            </w:trPr>
          </w:trPrChange>
        </w:trPr>
        <w:tc>
          <w:tcPr>
            <w:tcW w:w="697" w:type="dxa"/>
            <w:shd w:val="clear" w:color="auto" w:fill="auto"/>
            <w:noWrap/>
            <w:vAlign w:val="center"/>
            <w:hideMark/>
            <w:tcPrChange w:id="34759" w:author="James Vu" w:date="2024-04-19T00:26:00Z">
              <w:tcPr>
                <w:tcW w:w="697" w:type="dxa"/>
                <w:tcBorders>
                  <w:top w:val="nil"/>
                  <w:left w:val="single" w:sz="4" w:space="0" w:color="auto"/>
                  <w:bottom w:val="single" w:sz="4" w:space="0" w:color="auto"/>
                  <w:right w:val="single" w:sz="4" w:space="0" w:color="auto"/>
                </w:tcBorders>
                <w:shd w:val="clear" w:color="000000" w:fill="D8E4BC"/>
                <w:noWrap/>
                <w:vAlign w:val="center"/>
                <w:hideMark/>
              </w:tcPr>
            </w:tcPrChange>
          </w:tcPr>
          <w:p w14:paraId="150CB2F4" w14:textId="77777777" w:rsidR="001F08AC" w:rsidRPr="00B053AF" w:rsidRDefault="001F08AC">
            <w:pPr>
              <w:jc w:val="center"/>
              <w:rPr>
                <w:ins w:id="34760" w:author="James Vu" w:date="2024-04-18T23:36:00Z"/>
                <w:b/>
                <w:bCs/>
                <w:color w:val="000000"/>
                <w:sz w:val="22"/>
                <w:szCs w:val="22"/>
                <w:rPrChange w:id="34761" w:author="James Vu" w:date="2024-04-18T23:49:00Z">
                  <w:rPr>
                    <w:ins w:id="34762" w:author="James Vu" w:date="2024-04-18T23:36:00Z"/>
                    <w:b/>
                    <w:bCs/>
                    <w:color w:val="000000"/>
                    <w:sz w:val="26"/>
                    <w:szCs w:val="26"/>
                  </w:rPr>
                </w:rPrChange>
              </w:rPr>
            </w:pPr>
            <w:ins w:id="34763" w:author="James Vu" w:date="2024-04-18T23:36:00Z">
              <w:r w:rsidRPr="00B053AF">
                <w:rPr>
                  <w:b/>
                  <w:bCs/>
                  <w:color w:val="000000"/>
                  <w:sz w:val="22"/>
                  <w:szCs w:val="22"/>
                  <w:rPrChange w:id="34764" w:author="James Vu" w:date="2024-04-18T23:49:00Z">
                    <w:rPr>
                      <w:b/>
                      <w:bCs/>
                      <w:color w:val="000000"/>
                      <w:sz w:val="26"/>
                      <w:szCs w:val="26"/>
                    </w:rPr>
                  </w:rPrChange>
                </w:rPr>
                <w:t>1</w:t>
              </w:r>
            </w:ins>
          </w:p>
        </w:tc>
        <w:tc>
          <w:tcPr>
            <w:tcW w:w="1804" w:type="dxa"/>
            <w:shd w:val="clear" w:color="auto" w:fill="auto"/>
            <w:noWrap/>
            <w:vAlign w:val="center"/>
            <w:hideMark/>
            <w:tcPrChange w:id="34765" w:author="James Vu" w:date="2024-04-19T00:26:00Z">
              <w:tcPr>
                <w:tcW w:w="1804" w:type="dxa"/>
                <w:tcBorders>
                  <w:top w:val="nil"/>
                  <w:left w:val="nil"/>
                  <w:bottom w:val="single" w:sz="4" w:space="0" w:color="auto"/>
                  <w:right w:val="single" w:sz="4" w:space="0" w:color="auto"/>
                </w:tcBorders>
                <w:shd w:val="clear" w:color="000000" w:fill="D8E4BC"/>
                <w:noWrap/>
                <w:vAlign w:val="center"/>
                <w:hideMark/>
              </w:tcPr>
            </w:tcPrChange>
          </w:tcPr>
          <w:p w14:paraId="2339FC81" w14:textId="77777777" w:rsidR="001F08AC" w:rsidRPr="00B053AF" w:rsidRDefault="001F08AC">
            <w:pPr>
              <w:rPr>
                <w:ins w:id="34766" w:author="James Vu" w:date="2024-04-18T23:36:00Z"/>
                <w:b/>
                <w:bCs/>
                <w:color w:val="000000"/>
                <w:sz w:val="22"/>
                <w:szCs w:val="22"/>
                <w:rPrChange w:id="34767" w:author="James Vu" w:date="2024-04-18T23:49:00Z">
                  <w:rPr>
                    <w:ins w:id="34768" w:author="James Vu" w:date="2024-04-18T23:36:00Z"/>
                    <w:b/>
                    <w:bCs/>
                    <w:color w:val="000000"/>
                    <w:sz w:val="26"/>
                    <w:szCs w:val="26"/>
                  </w:rPr>
                </w:rPrChange>
              </w:rPr>
            </w:pPr>
            <w:ins w:id="34769" w:author="James Vu" w:date="2024-04-18T23:36:00Z">
              <w:r w:rsidRPr="00B053AF">
                <w:rPr>
                  <w:b/>
                  <w:bCs/>
                  <w:color w:val="000000"/>
                  <w:sz w:val="22"/>
                  <w:szCs w:val="22"/>
                  <w:rPrChange w:id="34770" w:author="James Vu" w:date="2024-04-18T23:49:00Z">
                    <w:rPr>
                      <w:b/>
                      <w:bCs/>
                      <w:color w:val="000000"/>
                      <w:sz w:val="26"/>
                      <w:szCs w:val="26"/>
                    </w:rPr>
                  </w:rPrChange>
                </w:rPr>
                <w:t>Xây dựng Cổng dữ liệu Nông nghiệp tỉnh Khánh Hòa (Giai đoạn 1)</w:t>
              </w:r>
            </w:ins>
          </w:p>
        </w:tc>
        <w:tc>
          <w:tcPr>
            <w:tcW w:w="1974" w:type="dxa"/>
            <w:shd w:val="clear" w:color="auto" w:fill="auto"/>
            <w:noWrap/>
            <w:vAlign w:val="center"/>
            <w:hideMark/>
            <w:tcPrChange w:id="34771" w:author="James Vu" w:date="2024-04-19T00:26:00Z">
              <w:tcPr>
                <w:tcW w:w="1974" w:type="dxa"/>
                <w:tcBorders>
                  <w:top w:val="nil"/>
                  <w:left w:val="nil"/>
                  <w:bottom w:val="single" w:sz="4" w:space="0" w:color="auto"/>
                  <w:right w:val="single" w:sz="4" w:space="0" w:color="auto"/>
                </w:tcBorders>
                <w:shd w:val="clear" w:color="000000" w:fill="D8E4BC"/>
                <w:noWrap/>
                <w:vAlign w:val="center"/>
                <w:hideMark/>
              </w:tcPr>
            </w:tcPrChange>
          </w:tcPr>
          <w:p w14:paraId="0298ADBE" w14:textId="77777777" w:rsidR="001F08AC" w:rsidRPr="00B053AF" w:rsidRDefault="001F08AC">
            <w:pPr>
              <w:rPr>
                <w:ins w:id="34772" w:author="James Vu" w:date="2024-04-18T23:36:00Z"/>
                <w:b/>
                <w:bCs/>
                <w:color w:val="000000"/>
                <w:sz w:val="22"/>
                <w:szCs w:val="22"/>
                <w:rPrChange w:id="34773" w:author="James Vu" w:date="2024-04-18T23:49:00Z">
                  <w:rPr>
                    <w:ins w:id="34774" w:author="James Vu" w:date="2024-04-18T23:36:00Z"/>
                    <w:b/>
                    <w:bCs/>
                    <w:color w:val="000000"/>
                    <w:sz w:val="26"/>
                    <w:szCs w:val="26"/>
                  </w:rPr>
                </w:rPrChange>
              </w:rPr>
            </w:pPr>
            <w:ins w:id="34775" w:author="James Vu" w:date="2024-04-18T23:36:00Z">
              <w:r w:rsidRPr="00B053AF">
                <w:rPr>
                  <w:b/>
                  <w:bCs/>
                  <w:color w:val="000000"/>
                  <w:sz w:val="22"/>
                  <w:szCs w:val="22"/>
                  <w:rPrChange w:id="34776" w:author="James Vu" w:date="2024-04-18T23:49:00Z">
                    <w:rPr>
                      <w:b/>
                      <w:bCs/>
                      <w:color w:val="000000"/>
                      <w:sz w:val="26"/>
                      <w:szCs w:val="26"/>
                    </w:rPr>
                  </w:rPrChange>
                </w:rPr>
                <w:t> </w:t>
              </w:r>
            </w:ins>
          </w:p>
        </w:tc>
        <w:tc>
          <w:tcPr>
            <w:tcW w:w="888" w:type="dxa"/>
            <w:shd w:val="clear" w:color="auto" w:fill="auto"/>
            <w:noWrap/>
            <w:vAlign w:val="center"/>
            <w:hideMark/>
            <w:tcPrChange w:id="34777" w:author="James Vu" w:date="2024-04-19T00:26:00Z">
              <w:tcPr>
                <w:tcW w:w="888" w:type="dxa"/>
                <w:tcBorders>
                  <w:top w:val="nil"/>
                  <w:left w:val="nil"/>
                  <w:bottom w:val="single" w:sz="4" w:space="0" w:color="auto"/>
                  <w:right w:val="single" w:sz="4" w:space="0" w:color="auto"/>
                </w:tcBorders>
                <w:shd w:val="clear" w:color="000000" w:fill="D8E4BC"/>
                <w:noWrap/>
                <w:vAlign w:val="center"/>
                <w:hideMark/>
              </w:tcPr>
            </w:tcPrChange>
          </w:tcPr>
          <w:p w14:paraId="364E1370" w14:textId="77777777" w:rsidR="001F08AC" w:rsidRPr="00B053AF" w:rsidRDefault="001F08AC">
            <w:pPr>
              <w:jc w:val="center"/>
              <w:rPr>
                <w:ins w:id="34778" w:author="James Vu" w:date="2024-04-18T23:36:00Z"/>
                <w:b/>
                <w:bCs/>
                <w:color w:val="000000"/>
                <w:sz w:val="22"/>
                <w:szCs w:val="22"/>
                <w:rPrChange w:id="34779" w:author="James Vu" w:date="2024-04-18T23:49:00Z">
                  <w:rPr>
                    <w:ins w:id="34780" w:author="James Vu" w:date="2024-04-18T23:36:00Z"/>
                    <w:b/>
                    <w:bCs/>
                    <w:color w:val="000000"/>
                    <w:sz w:val="26"/>
                    <w:szCs w:val="26"/>
                  </w:rPr>
                </w:rPrChange>
              </w:rPr>
            </w:pPr>
            <w:ins w:id="34781" w:author="James Vu" w:date="2024-04-18T23:36:00Z">
              <w:r w:rsidRPr="00B053AF">
                <w:rPr>
                  <w:b/>
                  <w:bCs/>
                  <w:color w:val="000000"/>
                  <w:sz w:val="22"/>
                  <w:szCs w:val="22"/>
                  <w:rPrChange w:id="34782" w:author="James Vu" w:date="2024-04-18T23:49:00Z">
                    <w:rPr>
                      <w:b/>
                      <w:bCs/>
                      <w:color w:val="000000"/>
                      <w:sz w:val="26"/>
                      <w:szCs w:val="26"/>
                    </w:rPr>
                  </w:rPrChange>
                </w:rPr>
                <w:t> </w:t>
              </w:r>
            </w:ins>
          </w:p>
        </w:tc>
        <w:tc>
          <w:tcPr>
            <w:tcW w:w="997" w:type="dxa"/>
            <w:shd w:val="clear" w:color="auto" w:fill="auto"/>
            <w:noWrap/>
            <w:vAlign w:val="center"/>
            <w:hideMark/>
            <w:tcPrChange w:id="34783" w:author="James Vu" w:date="2024-04-19T00:26:00Z">
              <w:tcPr>
                <w:tcW w:w="997" w:type="dxa"/>
                <w:tcBorders>
                  <w:top w:val="nil"/>
                  <w:left w:val="nil"/>
                  <w:bottom w:val="single" w:sz="4" w:space="0" w:color="auto"/>
                  <w:right w:val="single" w:sz="4" w:space="0" w:color="auto"/>
                </w:tcBorders>
                <w:shd w:val="clear" w:color="000000" w:fill="D8E4BC"/>
                <w:noWrap/>
                <w:vAlign w:val="center"/>
                <w:hideMark/>
              </w:tcPr>
            </w:tcPrChange>
          </w:tcPr>
          <w:p w14:paraId="6C4C791E" w14:textId="77777777" w:rsidR="001F08AC" w:rsidRPr="00B053AF" w:rsidRDefault="001F08AC">
            <w:pPr>
              <w:jc w:val="center"/>
              <w:rPr>
                <w:ins w:id="34784" w:author="James Vu" w:date="2024-04-18T23:36:00Z"/>
                <w:b/>
                <w:bCs/>
                <w:color w:val="000000"/>
                <w:sz w:val="22"/>
                <w:szCs w:val="22"/>
                <w:rPrChange w:id="34785" w:author="James Vu" w:date="2024-04-18T23:49:00Z">
                  <w:rPr>
                    <w:ins w:id="34786" w:author="James Vu" w:date="2024-04-18T23:36:00Z"/>
                    <w:b/>
                    <w:bCs/>
                    <w:color w:val="000000"/>
                    <w:sz w:val="26"/>
                    <w:szCs w:val="26"/>
                  </w:rPr>
                </w:rPrChange>
              </w:rPr>
            </w:pPr>
            <w:ins w:id="34787" w:author="James Vu" w:date="2024-04-18T23:36:00Z">
              <w:r w:rsidRPr="00B053AF">
                <w:rPr>
                  <w:b/>
                  <w:bCs/>
                  <w:color w:val="000000"/>
                  <w:sz w:val="22"/>
                  <w:szCs w:val="22"/>
                  <w:rPrChange w:id="34788" w:author="James Vu" w:date="2024-04-18T23:49:00Z">
                    <w:rPr>
                      <w:b/>
                      <w:bCs/>
                      <w:color w:val="000000"/>
                      <w:sz w:val="26"/>
                      <w:szCs w:val="26"/>
                    </w:rPr>
                  </w:rPrChange>
                </w:rPr>
                <w:t> </w:t>
              </w:r>
            </w:ins>
          </w:p>
        </w:tc>
        <w:tc>
          <w:tcPr>
            <w:tcW w:w="1290" w:type="dxa"/>
            <w:shd w:val="clear" w:color="auto" w:fill="auto"/>
            <w:noWrap/>
            <w:vAlign w:val="center"/>
            <w:hideMark/>
            <w:tcPrChange w:id="34789" w:author="James Vu" w:date="2024-04-19T00:26:00Z">
              <w:tcPr>
                <w:tcW w:w="1290" w:type="dxa"/>
                <w:gridSpan w:val="2"/>
                <w:tcBorders>
                  <w:top w:val="nil"/>
                  <w:left w:val="nil"/>
                  <w:bottom w:val="single" w:sz="4" w:space="0" w:color="auto"/>
                  <w:right w:val="single" w:sz="4" w:space="0" w:color="auto"/>
                </w:tcBorders>
                <w:shd w:val="clear" w:color="000000" w:fill="D8E4BC"/>
                <w:noWrap/>
                <w:vAlign w:val="center"/>
                <w:hideMark/>
              </w:tcPr>
            </w:tcPrChange>
          </w:tcPr>
          <w:p w14:paraId="4CCF650A" w14:textId="77777777" w:rsidR="001F08AC" w:rsidRPr="00B053AF" w:rsidRDefault="001F08AC">
            <w:pPr>
              <w:jc w:val="center"/>
              <w:rPr>
                <w:ins w:id="34790" w:author="James Vu" w:date="2024-04-18T23:36:00Z"/>
                <w:b/>
                <w:bCs/>
                <w:color w:val="000000"/>
                <w:sz w:val="22"/>
                <w:szCs w:val="22"/>
                <w:rPrChange w:id="34791" w:author="James Vu" w:date="2024-04-18T23:49:00Z">
                  <w:rPr>
                    <w:ins w:id="34792" w:author="James Vu" w:date="2024-04-18T23:36:00Z"/>
                    <w:b/>
                    <w:bCs/>
                    <w:color w:val="000000"/>
                    <w:sz w:val="26"/>
                    <w:szCs w:val="26"/>
                  </w:rPr>
                </w:rPrChange>
              </w:rPr>
            </w:pPr>
            <w:ins w:id="34793" w:author="James Vu" w:date="2024-04-18T23:36:00Z">
              <w:r w:rsidRPr="00B053AF">
                <w:rPr>
                  <w:b/>
                  <w:bCs/>
                  <w:color w:val="000000"/>
                  <w:sz w:val="22"/>
                  <w:szCs w:val="22"/>
                  <w:rPrChange w:id="34794" w:author="James Vu" w:date="2024-04-18T23:49:00Z">
                    <w:rPr>
                      <w:b/>
                      <w:bCs/>
                      <w:color w:val="000000"/>
                      <w:sz w:val="26"/>
                      <w:szCs w:val="26"/>
                    </w:rPr>
                  </w:rPrChange>
                </w:rPr>
                <w:t> </w:t>
              </w:r>
            </w:ins>
          </w:p>
        </w:tc>
        <w:tc>
          <w:tcPr>
            <w:tcW w:w="2079" w:type="dxa"/>
            <w:shd w:val="clear" w:color="auto" w:fill="auto"/>
            <w:vAlign w:val="center"/>
            <w:hideMark/>
            <w:tcPrChange w:id="34795" w:author="James Vu" w:date="2024-04-19T00:26:00Z">
              <w:tcPr>
                <w:tcW w:w="2079" w:type="dxa"/>
                <w:tcBorders>
                  <w:top w:val="nil"/>
                  <w:left w:val="nil"/>
                  <w:bottom w:val="single" w:sz="4" w:space="0" w:color="auto"/>
                  <w:right w:val="single" w:sz="4" w:space="0" w:color="auto"/>
                </w:tcBorders>
                <w:shd w:val="clear" w:color="000000" w:fill="D8E4BC"/>
                <w:vAlign w:val="center"/>
                <w:hideMark/>
              </w:tcPr>
            </w:tcPrChange>
          </w:tcPr>
          <w:p w14:paraId="4B64151C" w14:textId="77777777" w:rsidR="001F08AC" w:rsidRPr="00B053AF" w:rsidRDefault="001F08AC">
            <w:pPr>
              <w:jc w:val="center"/>
              <w:rPr>
                <w:ins w:id="34796" w:author="James Vu" w:date="2024-04-18T23:36:00Z"/>
                <w:b/>
                <w:bCs/>
                <w:color w:val="000000"/>
                <w:sz w:val="22"/>
                <w:szCs w:val="22"/>
                <w:rPrChange w:id="34797" w:author="James Vu" w:date="2024-04-18T23:49:00Z">
                  <w:rPr>
                    <w:ins w:id="34798" w:author="James Vu" w:date="2024-04-18T23:36:00Z"/>
                    <w:b/>
                    <w:bCs/>
                    <w:color w:val="000000"/>
                    <w:sz w:val="26"/>
                    <w:szCs w:val="26"/>
                  </w:rPr>
                </w:rPrChange>
              </w:rPr>
            </w:pPr>
            <w:ins w:id="34799" w:author="James Vu" w:date="2024-04-18T23:36:00Z">
              <w:r w:rsidRPr="00B053AF">
                <w:rPr>
                  <w:b/>
                  <w:bCs/>
                  <w:color w:val="000000"/>
                  <w:sz w:val="22"/>
                  <w:szCs w:val="22"/>
                  <w:rPrChange w:id="34800" w:author="James Vu" w:date="2024-04-18T23:49:00Z">
                    <w:rPr>
                      <w:b/>
                      <w:bCs/>
                      <w:color w:val="000000"/>
                      <w:sz w:val="26"/>
                      <w:szCs w:val="26"/>
                    </w:rPr>
                  </w:rPrChange>
                </w:rPr>
                <w:t> </w:t>
              </w:r>
            </w:ins>
          </w:p>
        </w:tc>
        <w:tc>
          <w:tcPr>
            <w:tcW w:w="1416" w:type="dxa"/>
            <w:shd w:val="clear" w:color="auto" w:fill="auto"/>
            <w:vAlign w:val="center"/>
            <w:hideMark/>
            <w:tcPrChange w:id="34801" w:author="James Vu" w:date="2024-04-19T00:26:00Z">
              <w:tcPr>
                <w:tcW w:w="1416" w:type="dxa"/>
                <w:gridSpan w:val="2"/>
                <w:tcBorders>
                  <w:top w:val="nil"/>
                  <w:left w:val="nil"/>
                  <w:bottom w:val="single" w:sz="4" w:space="0" w:color="auto"/>
                  <w:right w:val="single" w:sz="4" w:space="0" w:color="auto"/>
                </w:tcBorders>
                <w:shd w:val="clear" w:color="000000" w:fill="D8E4BC"/>
                <w:vAlign w:val="center"/>
                <w:hideMark/>
              </w:tcPr>
            </w:tcPrChange>
          </w:tcPr>
          <w:p w14:paraId="598AC343" w14:textId="77777777" w:rsidR="001F08AC" w:rsidRPr="00B053AF" w:rsidRDefault="001F08AC">
            <w:pPr>
              <w:jc w:val="center"/>
              <w:rPr>
                <w:ins w:id="34802" w:author="James Vu" w:date="2024-04-18T23:36:00Z"/>
                <w:b/>
                <w:bCs/>
                <w:color w:val="000000"/>
                <w:sz w:val="22"/>
                <w:szCs w:val="22"/>
                <w:rPrChange w:id="34803" w:author="James Vu" w:date="2024-04-18T23:49:00Z">
                  <w:rPr>
                    <w:ins w:id="34804" w:author="James Vu" w:date="2024-04-18T23:36:00Z"/>
                    <w:b/>
                    <w:bCs/>
                    <w:color w:val="000000"/>
                    <w:sz w:val="26"/>
                    <w:szCs w:val="26"/>
                  </w:rPr>
                </w:rPrChange>
              </w:rPr>
            </w:pPr>
            <w:ins w:id="34805" w:author="James Vu" w:date="2024-04-18T23:36:00Z">
              <w:r w:rsidRPr="00B053AF">
                <w:rPr>
                  <w:b/>
                  <w:bCs/>
                  <w:color w:val="000000"/>
                  <w:sz w:val="22"/>
                  <w:szCs w:val="22"/>
                  <w:rPrChange w:id="34806" w:author="James Vu" w:date="2024-04-18T23:49:00Z">
                    <w:rPr>
                      <w:b/>
                      <w:bCs/>
                      <w:color w:val="000000"/>
                      <w:sz w:val="26"/>
                      <w:szCs w:val="26"/>
                    </w:rPr>
                  </w:rPrChange>
                </w:rPr>
                <w:t> </w:t>
              </w:r>
            </w:ins>
          </w:p>
        </w:tc>
        <w:tc>
          <w:tcPr>
            <w:tcW w:w="1715" w:type="dxa"/>
            <w:shd w:val="clear" w:color="auto" w:fill="auto"/>
            <w:vAlign w:val="center"/>
            <w:hideMark/>
            <w:tcPrChange w:id="34807" w:author="James Vu" w:date="2024-04-19T00:26:00Z">
              <w:tcPr>
                <w:tcW w:w="1715" w:type="dxa"/>
                <w:gridSpan w:val="2"/>
                <w:tcBorders>
                  <w:top w:val="nil"/>
                  <w:left w:val="nil"/>
                  <w:bottom w:val="single" w:sz="4" w:space="0" w:color="auto"/>
                  <w:right w:val="single" w:sz="4" w:space="0" w:color="auto"/>
                </w:tcBorders>
                <w:shd w:val="clear" w:color="000000" w:fill="D8E4BC"/>
                <w:vAlign w:val="center"/>
                <w:hideMark/>
              </w:tcPr>
            </w:tcPrChange>
          </w:tcPr>
          <w:p w14:paraId="3B71D75A" w14:textId="77777777" w:rsidR="001F08AC" w:rsidRPr="00B053AF" w:rsidRDefault="001F08AC">
            <w:pPr>
              <w:jc w:val="center"/>
              <w:rPr>
                <w:ins w:id="34808" w:author="James Vu" w:date="2024-04-18T23:36:00Z"/>
                <w:b/>
                <w:bCs/>
                <w:color w:val="000000"/>
                <w:sz w:val="22"/>
                <w:szCs w:val="22"/>
                <w:rPrChange w:id="34809" w:author="James Vu" w:date="2024-04-18T23:49:00Z">
                  <w:rPr>
                    <w:ins w:id="34810" w:author="James Vu" w:date="2024-04-18T23:36:00Z"/>
                    <w:b/>
                    <w:bCs/>
                    <w:color w:val="000000"/>
                    <w:sz w:val="26"/>
                    <w:szCs w:val="26"/>
                  </w:rPr>
                </w:rPrChange>
              </w:rPr>
            </w:pPr>
            <w:ins w:id="34811" w:author="James Vu" w:date="2024-04-18T23:36:00Z">
              <w:r w:rsidRPr="00B053AF">
                <w:rPr>
                  <w:b/>
                  <w:bCs/>
                  <w:color w:val="000000"/>
                  <w:sz w:val="22"/>
                  <w:szCs w:val="22"/>
                  <w:rPrChange w:id="34812" w:author="James Vu" w:date="2024-04-18T23:49:00Z">
                    <w:rPr>
                      <w:b/>
                      <w:bCs/>
                      <w:color w:val="000000"/>
                      <w:sz w:val="26"/>
                      <w:szCs w:val="26"/>
                    </w:rPr>
                  </w:rPrChange>
                </w:rPr>
                <w:t> </w:t>
              </w:r>
            </w:ins>
          </w:p>
        </w:tc>
        <w:tc>
          <w:tcPr>
            <w:tcW w:w="1589" w:type="dxa"/>
            <w:shd w:val="clear" w:color="auto" w:fill="auto"/>
            <w:noWrap/>
            <w:vAlign w:val="center"/>
            <w:hideMark/>
            <w:tcPrChange w:id="34813" w:author="James Vu" w:date="2024-04-19T00:26:00Z">
              <w:tcPr>
                <w:tcW w:w="1589" w:type="dxa"/>
                <w:gridSpan w:val="2"/>
                <w:tcBorders>
                  <w:top w:val="nil"/>
                  <w:left w:val="nil"/>
                  <w:bottom w:val="single" w:sz="4" w:space="0" w:color="auto"/>
                  <w:right w:val="single" w:sz="4" w:space="0" w:color="auto"/>
                </w:tcBorders>
                <w:shd w:val="clear" w:color="000000" w:fill="D8E4BC"/>
                <w:noWrap/>
                <w:vAlign w:val="center"/>
                <w:hideMark/>
              </w:tcPr>
            </w:tcPrChange>
          </w:tcPr>
          <w:p w14:paraId="195F74C2" w14:textId="77777777" w:rsidR="001F08AC" w:rsidRPr="00B053AF" w:rsidRDefault="001F08AC">
            <w:pPr>
              <w:rPr>
                <w:ins w:id="34814" w:author="James Vu" w:date="2024-04-18T23:36:00Z"/>
                <w:b/>
                <w:bCs/>
                <w:color w:val="000000"/>
                <w:sz w:val="22"/>
                <w:szCs w:val="22"/>
                <w:rPrChange w:id="34815" w:author="James Vu" w:date="2024-04-18T23:49:00Z">
                  <w:rPr>
                    <w:ins w:id="34816" w:author="James Vu" w:date="2024-04-18T23:36:00Z"/>
                    <w:b/>
                    <w:bCs/>
                    <w:color w:val="000000"/>
                    <w:sz w:val="26"/>
                    <w:szCs w:val="26"/>
                  </w:rPr>
                </w:rPrChange>
              </w:rPr>
            </w:pPr>
            <w:ins w:id="34817" w:author="James Vu" w:date="2024-04-18T23:36:00Z">
              <w:r w:rsidRPr="00B053AF">
                <w:rPr>
                  <w:b/>
                  <w:bCs/>
                  <w:color w:val="000000"/>
                  <w:sz w:val="22"/>
                  <w:szCs w:val="22"/>
                  <w:rPrChange w:id="34818" w:author="James Vu" w:date="2024-04-18T23:49:00Z">
                    <w:rPr>
                      <w:b/>
                      <w:bCs/>
                      <w:color w:val="000000"/>
                      <w:sz w:val="26"/>
                      <w:szCs w:val="26"/>
                    </w:rPr>
                  </w:rPrChange>
                </w:rPr>
                <w:t> </w:t>
              </w:r>
            </w:ins>
          </w:p>
        </w:tc>
      </w:tr>
      <w:tr w:rsidR="00B053AF" w:rsidRPr="00B053AF" w14:paraId="1288A4F0" w14:textId="77777777" w:rsidTr="003C02FF">
        <w:trPr>
          <w:trHeight w:val="20"/>
          <w:ins w:id="34819" w:author="James Vu" w:date="2024-04-18T23:36:00Z"/>
          <w:trPrChange w:id="34820" w:author="James Vu" w:date="2024-04-19T00:26:00Z">
            <w:trPr>
              <w:trHeight w:val="20"/>
            </w:trPr>
          </w:trPrChange>
        </w:trPr>
        <w:tc>
          <w:tcPr>
            <w:tcW w:w="697" w:type="dxa"/>
            <w:shd w:val="clear" w:color="auto" w:fill="auto"/>
            <w:vAlign w:val="center"/>
            <w:hideMark/>
            <w:tcPrChange w:id="34821"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20A19FBE" w14:textId="77777777" w:rsidR="001F08AC" w:rsidRPr="00B053AF" w:rsidRDefault="001F08AC">
            <w:pPr>
              <w:jc w:val="center"/>
              <w:rPr>
                <w:ins w:id="34822" w:author="James Vu" w:date="2024-04-18T23:36:00Z"/>
                <w:color w:val="000000"/>
                <w:sz w:val="22"/>
                <w:szCs w:val="22"/>
                <w:rPrChange w:id="34823" w:author="James Vu" w:date="2024-04-18T23:49:00Z">
                  <w:rPr>
                    <w:ins w:id="34824" w:author="James Vu" w:date="2024-04-18T23:36:00Z"/>
                    <w:color w:val="000000"/>
                    <w:sz w:val="26"/>
                    <w:szCs w:val="26"/>
                  </w:rPr>
                </w:rPrChange>
              </w:rPr>
            </w:pPr>
            <w:ins w:id="34825" w:author="James Vu" w:date="2024-04-18T23:36:00Z">
              <w:r w:rsidRPr="00B053AF">
                <w:rPr>
                  <w:color w:val="000000"/>
                  <w:sz w:val="22"/>
                  <w:szCs w:val="22"/>
                  <w:rPrChange w:id="34826" w:author="James Vu" w:date="2024-04-18T23:49:00Z">
                    <w:rPr>
                      <w:color w:val="000000"/>
                      <w:sz w:val="26"/>
                      <w:szCs w:val="26"/>
                    </w:rPr>
                  </w:rPrChange>
                </w:rPr>
                <w:t>1.1</w:t>
              </w:r>
            </w:ins>
          </w:p>
        </w:tc>
        <w:tc>
          <w:tcPr>
            <w:tcW w:w="1804" w:type="dxa"/>
            <w:shd w:val="clear" w:color="auto" w:fill="auto"/>
            <w:vAlign w:val="center"/>
            <w:hideMark/>
            <w:tcPrChange w:id="34827"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7379F3FE" w14:textId="77777777" w:rsidR="001F08AC" w:rsidRPr="00B053AF" w:rsidRDefault="001F08AC">
            <w:pPr>
              <w:rPr>
                <w:ins w:id="34828" w:author="James Vu" w:date="2024-04-18T23:36:00Z"/>
                <w:color w:val="000000"/>
                <w:sz w:val="22"/>
                <w:szCs w:val="22"/>
                <w:rPrChange w:id="34829" w:author="James Vu" w:date="2024-04-18T23:49:00Z">
                  <w:rPr>
                    <w:ins w:id="34830" w:author="James Vu" w:date="2024-04-18T23:36:00Z"/>
                    <w:color w:val="000000"/>
                    <w:sz w:val="26"/>
                    <w:szCs w:val="26"/>
                  </w:rPr>
                </w:rPrChange>
              </w:rPr>
            </w:pPr>
            <w:ins w:id="34831" w:author="James Vu" w:date="2024-04-18T23:36:00Z">
              <w:r w:rsidRPr="00B053AF">
                <w:rPr>
                  <w:color w:val="000000"/>
                  <w:sz w:val="22"/>
                  <w:szCs w:val="22"/>
                  <w:rPrChange w:id="34832" w:author="James Vu" w:date="2024-04-18T23:49:00Z">
                    <w:rPr>
                      <w:color w:val="000000"/>
                      <w:sz w:val="26"/>
                      <w:szCs w:val="26"/>
                    </w:rPr>
                  </w:rPrChange>
                </w:rPr>
                <w:t>Thuê chuyên gia: xây dựng kiến trúc hệ thống kỹ thuật , tính năng chi tiết của phần mềm nội bộ và các hoạt động khác</w:t>
              </w:r>
            </w:ins>
          </w:p>
        </w:tc>
        <w:tc>
          <w:tcPr>
            <w:tcW w:w="1974" w:type="dxa"/>
            <w:shd w:val="clear" w:color="auto" w:fill="auto"/>
            <w:vAlign w:val="center"/>
            <w:hideMark/>
            <w:tcPrChange w:id="34833"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28924B6A" w14:textId="77777777" w:rsidR="001F08AC" w:rsidRPr="00B053AF" w:rsidRDefault="001F08AC">
            <w:pPr>
              <w:rPr>
                <w:ins w:id="34834" w:author="James Vu" w:date="2024-04-18T23:36:00Z"/>
                <w:color w:val="000000"/>
                <w:sz w:val="22"/>
                <w:szCs w:val="22"/>
                <w:rPrChange w:id="34835" w:author="James Vu" w:date="2024-04-18T23:49:00Z">
                  <w:rPr>
                    <w:ins w:id="34836" w:author="James Vu" w:date="2024-04-18T23:36:00Z"/>
                    <w:color w:val="000000"/>
                    <w:sz w:val="26"/>
                    <w:szCs w:val="26"/>
                  </w:rPr>
                </w:rPrChange>
              </w:rPr>
            </w:pPr>
            <w:ins w:id="34837" w:author="James Vu" w:date="2024-04-18T23:36:00Z">
              <w:r w:rsidRPr="00B053AF">
                <w:rPr>
                  <w:color w:val="000000"/>
                  <w:sz w:val="22"/>
                  <w:szCs w:val="22"/>
                  <w:rPrChange w:id="34838" w:author="James Vu" w:date="2024-04-18T23:49:00Z">
                    <w:rPr>
                      <w:color w:val="000000"/>
                      <w:sz w:val="26"/>
                      <w:szCs w:val="26"/>
                    </w:rPr>
                  </w:rPrChange>
                </w:rPr>
                <w:t> </w:t>
              </w:r>
            </w:ins>
          </w:p>
        </w:tc>
        <w:tc>
          <w:tcPr>
            <w:tcW w:w="888" w:type="dxa"/>
            <w:shd w:val="clear" w:color="auto" w:fill="auto"/>
            <w:vAlign w:val="center"/>
            <w:hideMark/>
            <w:tcPrChange w:id="34839"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0F63E9D1" w14:textId="77777777" w:rsidR="001F08AC" w:rsidRPr="00B053AF" w:rsidRDefault="001F08AC">
            <w:pPr>
              <w:jc w:val="center"/>
              <w:rPr>
                <w:ins w:id="34840" w:author="James Vu" w:date="2024-04-18T23:36:00Z"/>
                <w:color w:val="000000"/>
                <w:sz w:val="22"/>
                <w:szCs w:val="22"/>
                <w:rPrChange w:id="34841" w:author="James Vu" w:date="2024-04-18T23:49:00Z">
                  <w:rPr>
                    <w:ins w:id="34842" w:author="James Vu" w:date="2024-04-18T23:36:00Z"/>
                    <w:color w:val="000000"/>
                    <w:sz w:val="26"/>
                    <w:szCs w:val="26"/>
                  </w:rPr>
                </w:rPrChange>
              </w:rPr>
            </w:pPr>
            <w:ins w:id="34843" w:author="James Vu" w:date="2024-04-18T23:36:00Z">
              <w:r w:rsidRPr="00B053AF">
                <w:rPr>
                  <w:color w:val="000000"/>
                  <w:sz w:val="22"/>
                  <w:szCs w:val="22"/>
                  <w:rPrChange w:id="34844" w:author="James Vu" w:date="2024-04-18T23:49:00Z">
                    <w:rPr>
                      <w:color w:val="000000"/>
                      <w:sz w:val="26"/>
                      <w:szCs w:val="26"/>
                    </w:rPr>
                  </w:rPrChange>
                </w:rPr>
                <w:t>Gói</w:t>
              </w:r>
            </w:ins>
          </w:p>
        </w:tc>
        <w:tc>
          <w:tcPr>
            <w:tcW w:w="997" w:type="dxa"/>
            <w:shd w:val="clear" w:color="auto" w:fill="auto"/>
            <w:vAlign w:val="center"/>
            <w:hideMark/>
            <w:tcPrChange w:id="34845"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070DB545" w14:textId="77777777" w:rsidR="001F08AC" w:rsidRPr="00B053AF" w:rsidRDefault="001F08AC">
            <w:pPr>
              <w:jc w:val="center"/>
              <w:rPr>
                <w:ins w:id="34846" w:author="James Vu" w:date="2024-04-18T23:36:00Z"/>
                <w:color w:val="000000"/>
                <w:sz w:val="22"/>
                <w:szCs w:val="22"/>
                <w:rPrChange w:id="34847" w:author="James Vu" w:date="2024-04-18T23:49:00Z">
                  <w:rPr>
                    <w:ins w:id="34848" w:author="James Vu" w:date="2024-04-18T23:36:00Z"/>
                    <w:color w:val="000000"/>
                    <w:sz w:val="26"/>
                    <w:szCs w:val="26"/>
                  </w:rPr>
                </w:rPrChange>
              </w:rPr>
            </w:pPr>
            <w:ins w:id="34849" w:author="James Vu" w:date="2024-04-18T23:36:00Z">
              <w:r w:rsidRPr="00B053AF">
                <w:rPr>
                  <w:color w:val="000000"/>
                  <w:sz w:val="22"/>
                  <w:szCs w:val="22"/>
                  <w:rPrChange w:id="34850" w:author="James Vu" w:date="2024-04-18T23:49:00Z">
                    <w:rPr>
                      <w:color w:val="000000"/>
                      <w:sz w:val="26"/>
                      <w:szCs w:val="26"/>
                    </w:rPr>
                  </w:rPrChange>
                </w:rPr>
                <w:t>1</w:t>
              </w:r>
            </w:ins>
          </w:p>
        </w:tc>
        <w:tc>
          <w:tcPr>
            <w:tcW w:w="1290" w:type="dxa"/>
            <w:shd w:val="clear" w:color="auto" w:fill="auto"/>
            <w:vAlign w:val="center"/>
            <w:hideMark/>
            <w:tcPrChange w:id="34851"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33EFD057" w14:textId="77777777" w:rsidR="001F08AC" w:rsidRPr="00B053AF" w:rsidRDefault="001F08AC">
            <w:pPr>
              <w:jc w:val="center"/>
              <w:rPr>
                <w:ins w:id="34852" w:author="James Vu" w:date="2024-04-18T23:36:00Z"/>
                <w:color w:val="000000"/>
                <w:sz w:val="22"/>
                <w:szCs w:val="22"/>
                <w:rPrChange w:id="34853" w:author="James Vu" w:date="2024-04-18T23:49:00Z">
                  <w:rPr>
                    <w:ins w:id="34854" w:author="James Vu" w:date="2024-04-18T23:36:00Z"/>
                    <w:color w:val="000000"/>
                    <w:sz w:val="26"/>
                    <w:szCs w:val="26"/>
                  </w:rPr>
                </w:rPrChange>
              </w:rPr>
            </w:pPr>
            <w:ins w:id="34855" w:author="James Vu" w:date="2024-04-18T23:36:00Z">
              <w:r w:rsidRPr="00B053AF">
                <w:rPr>
                  <w:color w:val="000000"/>
                  <w:sz w:val="22"/>
                  <w:szCs w:val="22"/>
                  <w:rPrChange w:id="34856" w:author="James Vu" w:date="2024-04-18T23:49:00Z">
                    <w:rPr>
                      <w:color w:val="000000"/>
                      <w:sz w:val="26"/>
                      <w:szCs w:val="26"/>
                    </w:rPr>
                  </w:rPrChange>
                </w:rPr>
                <w:t>350.000.000</w:t>
              </w:r>
            </w:ins>
          </w:p>
        </w:tc>
        <w:tc>
          <w:tcPr>
            <w:tcW w:w="2079" w:type="dxa"/>
            <w:shd w:val="clear" w:color="auto" w:fill="auto"/>
            <w:vAlign w:val="center"/>
            <w:hideMark/>
            <w:tcPrChange w:id="34857"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12185CE5" w14:textId="77777777" w:rsidR="001F08AC" w:rsidRPr="00B053AF" w:rsidRDefault="001F08AC">
            <w:pPr>
              <w:jc w:val="center"/>
              <w:rPr>
                <w:ins w:id="34858" w:author="James Vu" w:date="2024-04-18T23:36:00Z"/>
                <w:color w:val="000000"/>
                <w:sz w:val="22"/>
                <w:szCs w:val="22"/>
                <w:rPrChange w:id="34859" w:author="James Vu" w:date="2024-04-18T23:49:00Z">
                  <w:rPr>
                    <w:ins w:id="34860" w:author="James Vu" w:date="2024-04-18T23:36:00Z"/>
                    <w:color w:val="000000"/>
                    <w:sz w:val="26"/>
                    <w:szCs w:val="26"/>
                  </w:rPr>
                </w:rPrChange>
              </w:rPr>
            </w:pPr>
            <w:ins w:id="34861" w:author="James Vu" w:date="2024-04-18T23:36:00Z">
              <w:r w:rsidRPr="00B053AF">
                <w:rPr>
                  <w:color w:val="000000"/>
                  <w:sz w:val="22"/>
                  <w:szCs w:val="22"/>
                  <w:rPrChange w:id="34862" w:author="James Vu" w:date="2024-04-18T23:49:00Z">
                    <w:rPr>
                      <w:color w:val="000000"/>
                      <w:sz w:val="26"/>
                      <w:szCs w:val="26"/>
                    </w:rPr>
                  </w:rPrChange>
                </w:rPr>
                <w:t>350.000.000</w:t>
              </w:r>
            </w:ins>
          </w:p>
        </w:tc>
        <w:tc>
          <w:tcPr>
            <w:tcW w:w="1416" w:type="dxa"/>
            <w:shd w:val="clear" w:color="auto" w:fill="auto"/>
            <w:vAlign w:val="center"/>
            <w:hideMark/>
            <w:tcPrChange w:id="34863"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4BB07503" w14:textId="77777777" w:rsidR="001F08AC" w:rsidRPr="00B053AF" w:rsidRDefault="001F08AC">
            <w:pPr>
              <w:jc w:val="center"/>
              <w:rPr>
                <w:ins w:id="34864" w:author="James Vu" w:date="2024-04-18T23:36:00Z"/>
                <w:color w:val="000000"/>
                <w:sz w:val="22"/>
                <w:szCs w:val="22"/>
                <w:rPrChange w:id="34865" w:author="James Vu" w:date="2024-04-18T23:49:00Z">
                  <w:rPr>
                    <w:ins w:id="34866" w:author="James Vu" w:date="2024-04-18T23:36:00Z"/>
                    <w:color w:val="000000"/>
                    <w:sz w:val="26"/>
                    <w:szCs w:val="26"/>
                  </w:rPr>
                </w:rPrChange>
              </w:rPr>
            </w:pPr>
            <w:ins w:id="34867" w:author="James Vu" w:date="2024-04-18T23:36:00Z">
              <w:r w:rsidRPr="00B053AF">
                <w:rPr>
                  <w:color w:val="000000"/>
                  <w:sz w:val="22"/>
                  <w:szCs w:val="22"/>
                  <w:rPrChange w:id="34868" w:author="James Vu" w:date="2024-04-18T23:49:00Z">
                    <w:rPr>
                      <w:color w:val="000000"/>
                      <w:sz w:val="26"/>
                      <w:szCs w:val="26"/>
                    </w:rPr>
                  </w:rPrChange>
                </w:rPr>
                <w:t>35.000.000</w:t>
              </w:r>
            </w:ins>
          </w:p>
        </w:tc>
        <w:tc>
          <w:tcPr>
            <w:tcW w:w="1715" w:type="dxa"/>
            <w:shd w:val="clear" w:color="auto" w:fill="auto"/>
            <w:vAlign w:val="center"/>
            <w:hideMark/>
            <w:tcPrChange w:id="34869"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4B85DA4B" w14:textId="77777777" w:rsidR="001F08AC" w:rsidRPr="00B053AF" w:rsidRDefault="001F08AC">
            <w:pPr>
              <w:jc w:val="center"/>
              <w:rPr>
                <w:ins w:id="34870" w:author="James Vu" w:date="2024-04-18T23:36:00Z"/>
                <w:color w:val="000000"/>
                <w:sz w:val="22"/>
                <w:szCs w:val="22"/>
                <w:rPrChange w:id="34871" w:author="James Vu" w:date="2024-04-18T23:49:00Z">
                  <w:rPr>
                    <w:ins w:id="34872" w:author="James Vu" w:date="2024-04-18T23:36:00Z"/>
                    <w:color w:val="000000"/>
                    <w:sz w:val="26"/>
                    <w:szCs w:val="26"/>
                  </w:rPr>
                </w:rPrChange>
              </w:rPr>
            </w:pPr>
            <w:ins w:id="34873" w:author="James Vu" w:date="2024-04-18T23:36:00Z">
              <w:r w:rsidRPr="00B053AF">
                <w:rPr>
                  <w:color w:val="000000"/>
                  <w:sz w:val="22"/>
                  <w:szCs w:val="22"/>
                  <w:rPrChange w:id="34874" w:author="James Vu" w:date="2024-04-18T23:49:00Z">
                    <w:rPr>
                      <w:color w:val="000000"/>
                      <w:sz w:val="26"/>
                      <w:szCs w:val="26"/>
                    </w:rPr>
                  </w:rPrChange>
                </w:rPr>
                <w:t>385.000.000</w:t>
              </w:r>
            </w:ins>
          </w:p>
        </w:tc>
        <w:tc>
          <w:tcPr>
            <w:tcW w:w="1589" w:type="dxa"/>
            <w:shd w:val="clear" w:color="auto" w:fill="auto"/>
            <w:vAlign w:val="center"/>
            <w:hideMark/>
            <w:tcPrChange w:id="34875"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69143FCB" w14:textId="77777777" w:rsidR="001F08AC" w:rsidRPr="00B053AF" w:rsidRDefault="001F08AC">
            <w:pPr>
              <w:rPr>
                <w:ins w:id="34876" w:author="James Vu" w:date="2024-04-18T23:36:00Z"/>
                <w:color w:val="000000"/>
                <w:sz w:val="22"/>
                <w:szCs w:val="22"/>
                <w:rPrChange w:id="34877" w:author="James Vu" w:date="2024-04-18T23:49:00Z">
                  <w:rPr>
                    <w:ins w:id="34878" w:author="James Vu" w:date="2024-04-18T23:36:00Z"/>
                    <w:color w:val="000000"/>
                    <w:sz w:val="26"/>
                    <w:szCs w:val="26"/>
                  </w:rPr>
                </w:rPrChange>
              </w:rPr>
            </w:pPr>
            <w:ins w:id="34879" w:author="James Vu" w:date="2024-04-18T23:36:00Z">
              <w:r w:rsidRPr="00B053AF">
                <w:rPr>
                  <w:color w:val="000000"/>
                  <w:sz w:val="22"/>
                  <w:szCs w:val="22"/>
                  <w:rPrChange w:id="34880" w:author="James Vu" w:date="2024-04-18T23:49:00Z">
                    <w:rPr>
                      <w:color w:val="000000"/>
                      <w:sz w:val="26"/>
                      <w:szCs w:val="26"/>
                    </w:rPr>
                  </w:rPrChange>
                </w:rPr>
                <w:t>Báo giá dự toán và triển khai thực hiện theo báo giá thực tế tại thời điểm triển khai</w:t>
              </w:r>
            </w:ins>
          </w:p>
        </w:tc>
      </w:tr>
      <w:tr w:rsidR="00B053AF" w:rsidRPr="00B053AF" w14:paraId="13ADA9F7" w14:textId="77777777" w:rsidTr="003C02FF">
        <w:trPr>
          <w:trHeight w:val="20"/>
          <w:ins w:id="34881" w:author="James Vu" w:date="2024-04-18T23:36:00Z"/>
          <w:trPrChange w:id="34882" w:author="James Vu" w:date="2024-04-19T00:26:00Z">
            <w:trPr>
              <w:trHeight w:val="20"/>
            </w:trPr>
          </w:trPrChange>
        </w:trPr>
        <w:tc>
          <w:tcPr>
            <w:tcW w:w="697" w:type="dxa"/>
            <w:shd w:val="clear" w:color="auto" w:fill="auto"/>
            <w:vAlign w:val="center"/>
            <w:hideMark/>
            <w:tcPrChange w:id="34883"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5C05E2B4" w14:textId="77777777" w:rsidR="001F08AC" w:rsidRPr="00B053AF" w:rsidRDefault="001F08AC">
            <w:pPr>
              <w:jc w:val="center"/>
              <w:rPr>
                <w:ins w:id="34884" w:author="James Vu" w:date="2024-04-18T23:36:00Z"/>
                <w:color w:val="000000"/>
                <w:sz w:val="22"/>
                <w:szCs w:val="22"/>
                <w:rPrChange w:id="34885" w:author="James Vu" w:date="2024-04-18T23:49:00Z">
                  <w:rPr>
                    <w:ins w:id="34886" w:author="James Vu" w:date="2024-04-18T23:36:00Z"/>
                    <w:color w:val="000000"/>
                    <w:sz w:val="26"/>
                    <w:szCs w:val="26"/>
                  </w:rPr>
                </w:rPrChange>
              </w:rPr>
            </w:pPr>
            <w:ins w:id="34887" w:author="James Vu" w:date="2024-04-18T23:36:00Z">
              <w:r w:rsidRPr="00B053AF">
                <w:rPr>
                  <w:color w:val="000000"/>
                  <w:sz w:val="22"/>
                  <w:szCs w:val="22"/>
                  <w:rPrChange w:id="34888" w:author="James Vu" w:date="2024-04-18T23:49:00Z">
                    <w:rPr>
                      <w:color w:val="000000"/>
                      <w:sz w:val="26"/>
                      <w:szCs w:val="26"/>
                    </w:rPr>
                  </w:rPrChange>
                </w:rPr>
                <w:t>1.2</w:t>
              </w:r>
            </w:ins>
          </w:p>
        </w:tc>
        <w:tc>
          <w:tcPr>
            <w:tcW w:w="1804" w:type="dxa"/>
            <w:shd w:val="clear" w:color="auto" w:fill="auto"/>
            <w:vAlign w:val="center"/>
            <w:hideMark/>
            <w:tcPrChange w:id="34889"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68D6FFE2" w14:textId="77777777" w:rsidR="001F08AC" w:rsidRPr="00B053AF" w:rsidRDefault="001F08AC">
            <w:pPr>
              <w:rPr>
                <w:ins w:id="34890" w:author="James Vu" w:date="2024-04-18T23:36:00Z"/>
                <w:color w:val="000000"/>
                <w:sz w:val="22"/>
                <w:szCs w:val="22"/>
                <w:rPrChange w:id="34891" w:author="James Vu" w:date="2024-04-18T23:49:00Z">
                  <w:rPr>
                    <w:ins w:id="34892" w:author="James Vu" w:date="2024-04-18T23:36:00Z"/>
                    <w:color w:val="000000"/>
                    <w:sz w:val="26"/>
                    <w:szCs w:val="26"/>
                  </w:rPr>
                </w:rPrChange>
              </w:rPr>
            </w:pPr>
            <w:ins w:id="34893" w:author="James Vu" w:date="2024-04-18T23:36:00Z">
              <w:r w:rsidRPr="00B053AF">
                <w:rPr>
                  <w:color w:val="000000"/>
                  <w:sz w:val="22"/>
                  <w:szCs w:val="22"/>
                  <w:rPrChange w:id="34894" w:author="James Vu" w:date="2024-04-18T23:49:00Z">
                    <w:rPr>
                      <w:color w:val="000000"/>
                      <w:sz w:val="26"/>
                      <w:szCs w:val="26"/>
                    </w:rPr>
                  </w:rPrChange>
                </w:rPr>
                <w:t>Xây dựng Cổng dữ liệu Nông nghiệp tỉnh Khánh Hòa (Giai đoạn 1)</w:t>
              </w:r>
            </w:ins>
          </w:p>
        </w:tc>
        <w:tc>
          <w:tcPr>
            <w:tcW w:w="1974" w:type="dxa"/>
            <w:shd w:val="clear" w:color="auto" w:fill="auto"/>
            <w:vAlign w:val="center"/>
            <w:hideMark/>
            <w:tcPrChange w:id="34895"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1B2381E8" w14:textId="77777777" w:rsidR="001F08AC" w:rsidRPr="00B053AF" w:rsidRDefault="001F08AC">
            <w:pPr>
              <w:rPr>
                <w:ins w:id="34896" w:author="James Vu" w:date="2024-04-18T23:36:00Z"/>
                <w:color w:val="000000"/>
                <w:sz w:val="22"/>
                <w:szCs w:val="22"/>
                <w:rPrChange w:id="34897" w:author="James Vu" w:date="2024-04-18T23:49:00Z">
                  <w:rPr>
                    <w:ins w:id="34898" w:author="James Vu" w:date="2024-04-18T23:36:00Z"/>
                    <w:color w:val="000000"/>
                    <w:sz w:val="26"/>
                    <w:szCs w:val="26"/>
                  </w:rPr>
                </w:rPrChange>
              </w:rPr>
            </w:pPr>
            <w:ins w:id="34899" w:author="James Vu" w:date="2024-04-18T23:36:00Z">
              <w:r w:rsidRPr="00B053AF">
                <w:rPr>
                  <w:color w:val="000000"/>
                  <w:sz w:val="22"/>
                  <w:szCs w:val="22"/>
                  <w:rPrChange w:id="34900" w:author="James Vu" w:date="2024-04-18T23:49:00Z">
                    <w:rPr>
                      <w:color w:val="000000"/>
                      <w:sz w:val="26"/>
                      <w:szCs w:val="26"/>
                    </w:rPr>
                  </w:rPrChange>
                </w:rPr>
                <w:t>Truy cập và Quản lý Người Dùng</w:t>
              </w:r>
              <w:r w:rsidRPr="00B053AF">
                <w:rPr>
                  <w:color w:val="000000"/>
                  <w:sz w:val="22"/>
                  <w:szCs w:val="22"/>
                  <w:rPrChange w:id="34901" w:author="James Vu" w:date="2024-04-18T23:49:00Z">
                    <w:rPr>
                      <w:color w:val="000000"/>
                      <w:sz w:val="26"/>
                      <w:szCs w:val="26"/>
                    </w:rPr>
                  </w:rPrChange>
                </w:rPr>
                <w:br/>
                <w:t>Truy Vấn và Tra Cứu Thông Tin</w:t>
              </w:r>
              <w:r w:rsidRPr="00B053AF">
                <w:rPr>
                  <w:color w:val="000000"/>
                  <w:sz w:val="22"/>
                  <w:szCs w:val="22"/>
                  <w:rPrChange w:id="34902" w:author="James Vu" w:date="2024-04-18T23:49:00Z">
                    <w:rPr>
                      <w:color w:val="000000"/>
                      <w:sz w:val="26"/>
                      <w:szCs w:val="26"/>
                    </w:rPr>
                  </w:rPrChange>
                </w:rPr>
                <w:br/>
                <w:t>Tích hợp và Quản lý Dữ liệu</w:t>
              </w:r>
              <w:r w:rsidRPr="00B053AF">
                <w:rPr>
                  <w:color w:val="000000"/>
                  <w:sz w:val="22"/>
                  <w:szCs w:val="22"/>
                  <w:rPrChange w:id="34903" w:author="James Vu" w:date="2024-04-18T23:49:00Z">
                    <w:rPr>
                      <w:color w:val="000000"/>
                      <w:sz w:val="26"/>
                      <w:szCs w:val="26"/>
                    </w:rPr>
                  </w:rPrChange>
                </w:rPr>
                <w:br/>
                <w:t>Phân tích Dữ liệu</w:t>
              </w:r>
              <w:r w:rsidRPr="00B053AF">
                <w:rPr>
                  <w:color w:val="000000"/>
                  <w:sz w:val="22"/>
                  <w:szCs w:val="22"/>
                  <w:rPrChange w:id="34904" w:author="James Vu" w:date="2024-04-18T23:49:00Z">
                    <w:rPr>
                      <w:color w:val="000000"/>
                      <w:sz w:val="26"/>
                      <w:szCs w:val="26"/>
                    </w:rPr>
                  </w:rPrChange>
                </w:rPr>
                <w:br/>
                <w:t>Giao Diện Người Dùng</w:t>
              </w:r>
              <w:r w:rsidRPr="00B053AF">
                <w:rPr>
                  <w:color w:val="000000"/>
                  <w:sz w:val="22"/>
                  <w:szCs w:val="22"/>
                  <w:rPrChange w:id="34905" w:author="James Vu" w:date="2024-04-18T23:49:00Z">
                    <w:rPr>
                      <w:color w:val="000000"/>
                      <w:sz w:val="26"/>
                      <w:szCs w:val="26"/>
                    </w:rPr>
                  </w:rPrChange>
                </w:rPr>
                <w:br/>
                <w:t>Hỗ trợ và Đào tạo Người Dùng</w:t>
              </w:r>
              <w:r w:rsidRPr="00B053AF">
                <w:rPr>
                  <w:color w:val="000000"/>
                  <w:sz w:val="22"/>
                  <w:szCs w:val="22"/>
                  <w:rPrChange w:id="34906" w:author="James Vu" w:date="2024-04-18T23:49:00Z">
                    <w:rPr>
                      <w:color w:val="000000"/>
                      <w:sz w:val="26"/>
                      <w:szCs w:val="26"/>
                    </w:rPr>
                  </w:rPrChange>
                </w:rPr>
                <w:br/>
                <w:t>Bảo Mật và Quản lý Rủi Ro</w:t>
              </w:r>
              <w:r w:rsidRPr="00B053AF">
                <w:rPr>
                  <w:color w:val="000000"/>
                  <w:sz w:val="22"/>
                  <w:szCs w:val="22"/>
                  <w:rPrChange w:id="34907" w:author="James Vu" w:date="2024-04-18T23:49:00Z">
                    <w:rPr>
                      <w:color w:val="000000"/>
                      <w:sz w:val="26"/>
                      <w:szCs w:val="26"/>
                    </w:rPr>
                  </w:rPrChange>
                </w:rPr>
                <w:br/>
              </w:r>
              <w:r w:rsidRPr="00B053AF">
                <w:rPr>
                  <w:color w:val="000000"/>
                  <w:sz w:val="22"/>
                  <w:szCs w:val="22"/>
                  <w:rPrChange w:id="34908" w:author="James Vu" w:date="2024-04-18T23:49:00Z">
                    <w:rPr>
                      <w:color w:val="000000"/>
                      <w:sz w:val="26"/>
                      <w:szCs w:val="26"/>
                    </w:rPr>
                  </w:rPrChange>
                </w:rPr>
                <w:lastRenderedPageBreak/>
                <w:t>Phản hồi và Cải tiến</w:t>
              </w:r>
              <w:r w:rsidRPr="00B053AF">
                <w:rPr>
                  <w:color w:val="000000"/>
                  <w:sz w:val="22"/>
                  <w:szCs w:val="22"/>
                  <w:rPrChange w:id="34909" w:author="James Vu" w:date="2024-04-18T23:49:00Z">
                    <w:rPr>
                      <w:color w:val="000000"/>
                      <w:sz w:val="26"/>
                      <w:szCs w:val="26"/>
                    </w:rPr>
                  </w:rPrChange>
                </w:rPr>
                <w:br/>
                <w:t>Quản lý Liên kết và Tích hợp</w:t>
              </w:r>
              <w:r w:rsidRPr="00B053AF">
                <w:rPr>
                  <w:color w:val="000000"/>
                  <w:sz w:val="22"/>
                  <w:szCs w:val="22"/>
                  <w:rPrChange w:id="34910" w:author="James Vu" w:date="2024-04-18T23:49:00Z">
                    <w:rPr>
                      <w:color w:val="000000"/>
                      <w:sz w:val="26"/>
                      <w:szCs w:val="26"/>
                    </w:rPr>
                  </w:rPrChange>
                </w:rPr>
                <w:br/>
                <w:t>Tính Năng Trao Đổi và Chia Sẻ Thông Tin</w:t>
              </w:r>
              <w:r w:rsidRPr="00B053AF">
                <w:rPr>
                  <w:color w:val="000000"/>
                  <w:sz w:val="22"/>
                  <w:szCs w:val="22"/>
                  <w:rPrChange w:id="34911" w:author="James Vu" w:date="2024-04-18T23:49:00Z">
                    <w:rPr>
                      <w:color w:val="000000"/>
                      <w:sz w:val="26"/>
                      <w:szCs w:val="26"/>
                    </w:rPr>
                  </w:rPrChange>
                </w:rPr>
                <w:br/>
                <w:t>Quản lý Thông Tin Nông Sản</w:t>
              </w:r>
              <w:r w:rsidRPr="00B053AF">
                <w:rPr>
                  <w:color w:val="000000"/>
                  <w:sz w:val="22"/>
                  <w:szCs w:val="22"/>
                  <w:rPrChange w:id="34912" w:author="James Vu" w:date="2024-04-18T23:49:00Z">
                    <w:rPr>
                      <w:color w:val="000000"/>
                      <w:sz w:val="26"/>
                      <w:szCs w:val="26"/>
                    </w:rPr>
                  </w:rPrChange>
                </w:rPr>
                <w:br/>
                <w:t>Tính Năng Giáo Dục và Tư Vấn</w:t>
              </w:r>
              <w:r w:rsidRPr="00B053AF">
                <w:rPr>
                  <w:color w:val="000000"/>
                  <w:sz w:val="22"/>
                  <w:szCs w:val="22"/>
                  <w:rPrChange w:id="34913" w:author="James Vu" w:date="2024-04-18T23:49:00Z">
                    <w:rPr>
                      <w:color w:val="000000"/>
                      <w:sz w:val="26"/>
                      <w:szCs w:val="26"/>
                    </w:rPr>
                  </w:rPrChange>
                </w:rPr>
                <w:br/>
                <w:t>Quản Lý Dữ Liệu Khí Tượng Thủy Văn</w:t>
              </w:r>
              <w:r w:rsidRPr="00B053AF">
                <w:rPr>
                  <w:color w:val="000000"/>
                  <w:sz w:val="22"/>
                  <w:szCs w:val="22"/>
                  <w:rPrChange w:id="34914" w:author="James Vu" w:date="2024-04-18T23:49:00Z">
                    <w:rPr>
                      <w:color w:val="000000"/>
                      <w:sz w:val="26"/>
                      <w:szCs w:val="26"/>
                    </w:rPr>
                  </w:rPrChange>
                </w:rPr>
                <w:br/>
                <w:t>Quản lý Văn Bản và Tài Liệu Pháp Lý</w:t>
              </w:r>
              <w:r w:rsidRPr="00B053AF">
                <w:rPr>
                  <w:color w:val="000000"/>
                  <w:sz w:val="22"/>
                  <w:szCs w:val="22"/>
                  <w:rPrChange w:id="34915" w:author="James Vu" w:date="2024-04-18T23:49:00Z">
                    <w:rPr>
                      <w:color w:val="000000"/>
                      <w:sz w:val="26"/>
                      <w:szCs w:val="26"/>
                    </w:rPr>
                  </w:rPrChange>
                </w:rPr>
                <w:br/>
                <w:t>Cộng Đồng và Truyền thông</w:t>
              </w:r>
              <w:r w:rsidRPr="00B053AF">
                <w:rPr>
                  <w:color w:val="000000"/>
                  <w:sz w:val="22"/>
                  <w:szCs w:val="22"/>
                  <w:rPrChange w:id="34916" w:author="James Vu" w:date="2024-04-18T23:49:00Z">
                    <w:rPr>
                      <w:color w:val="000000"/>
                      <w:sz w:val="26"/>
                      <w:szCs w:val="26"/>
                    </w:rPr>
                  </w:rPrChange>
                </w:rPr>
                <w:br/>
                <w:t>Quản lý Sự Kiện và Hội Thảo</w:t>
              </w:r>
              <w:r w:rsidRPr="00B053AF">
                <w:rPr>
                  <w:color w:val="000000"/>
                  <w:sz w:val="22"/>
                  <w:szCs w:val="22"/>
                  <w:rPrChange w:id="34917" w:author="James Vu" w:date="2024-04-18T23:49:00Z">
                    <w:rPr>
                      <w:color w:val="000000"/>
                      <w:sz w:val="26"/>
                      <w:szCs w:val="26"/>
                    </w:rPr>
                  </w:rPrChange>
                </w:rPr>
                <w:br/>
                <w:t>Quản Lý Các Chương Trình Hỗ Trợ và Tài Chính</w:t>
              </w:r>
              <w:r w:rsidRPr="00B053AF">
                <w:rPr>
                  <w:color w:val="000000"/>
                  <w:sz w:val="22"/>
                  <w:szCs w:val="22"/>
                  <w:rPrChange w:id="34918" w:author="James Vu" w:date="2024-04-18T23:49:00Z">
                    <w:rPr>
                      <w:color w:val="000000"/>
                      <w:sz w:val="26"/>
                      <w:szCs w:val="26"/>
                    </w:rPr>
                  </w:rPrChange>
                </w:rPr>
                <w:br/>
                <w:t>Sức Khỏe Cộng Đồng</w:t>
              </w:r>
              <w:r w:rsidRPr="00B053AF">
                <w:rPr>
                  <w:color w:val="000000"/>
                  <w:sz w:val="22"/>
                  <w:szCs w:val="22"/>
                  <w:rPrChange w:id="34919" w:author="James Vu" w:date="2024-04-18T23:49:00Z">
                    <w:rPr>
                      <w:color w:val="000000"/>
                      <w:sz w:val="26"/>
                      <w:szCs w:val="26"/>
                    </w:rPr>
                  </w:rPrChange>
                </w:rPr>
                <w:br/>
                <w:t>Tổng hợp Thông tin công bố trong hệ thống liên kết</w:t>
              </w:r>
              <w:r w:rsidRPr="00B053AF">
                <w:rPr>
                  <w:color w:val="000000"/>
                  <w:sz w:val="22"/>
                  <w:szCs w:val="22"/>
                  <w:rPrChange w:id="34920" w:author="James Vu" w:date="2024-04-18T23:49:00Z">
                    <w:rPr>
                      <w:color w:val="000000"/>
                      <w:sz w:val="26"/>
                      <w:szCs w:val="26"/>
                    </w:rPr>
                  </w:rPrChange>
                </w:rPr>
                <w:br/>
                <w:t>Danh sách các giao diện thực hiện trên nền tảng Web Portal</w:t>
              </w:r>
            </w:ins>
          </w:p>
        </w:tc>
        <w:tc>
          <w:tcPr>
            <w:tcW w:w="888" w:type="dxa"/>
            <w:shd w:val="clear" w:color="auto" w:fill="auto"/>
            <w:vAlign w:val="center"/>
            <w:hideMark/>
            <w:tcPrChange w:id="34921"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3C3B5DF9" w14:textId="77777777" w:rsidR="001F08AC" w:rsidRPr="00B053AF" w:rsidRDefault="001F08AC">
            <w:pPr>
              <w:jc w:val="center"/>
              <w:rPr>
                <w:ins w:id="34922" w:author="James Vu" w:date="2024-04-18T23:36:00Z"/>
                <w:color w:val="000000"/>
                <w:sz w:val="22"/>
                <w:szCs w:val="22"/>
                <w:rPrChange w:id="34923" w:author="James Vu" w:date="2024-04-18T23:49:00Z">
                  <w:rPr>
                    <w:ins w:id="34924" w:author="James Vu" w:date="2024-04-18T23:36:00Z"/>
                    <w:color w:val="000000"/>
                    <w:sz w:val="26"/>
                    <w:szCs w:val="26"/>
                  </w:rPr>
                </w:rPrChange>
              </w:rPr>
            </w:pPr>
            <w:ins w:id="34925" w:author="James Vu" w:date="2024-04-18T23:36:00Z">
              <w:r w:rsidRPr="00B053AF">
                <w:rPr>
                  <w:color w:val="000000"/>
                  <w:sz w:val="22"/>
                  <w:szCs w:val="22"/>
                  <w:rPrChange w:id="34926" w:author="James Vu" w:date="2024-04-18T23:49:00Z">
                    <w:rPr>
                      <w:color w:val="000000"/>
                      <w:sz w:val="26"/>
                      <w:szCs w:val="26"/>
                    </w:rPr>
                  </w:rPrChange>
                </w:rPr>
                <w:lastRenderedPageBreak/>
                <w:t>Gói phần mềm</w:t>
              </w:r>
            </w:ins>
          </w:p>
        </w:tc>
        <w:tc>
          <w:tcPr>
            <w:tcW w:w="997" w:type="dxa"/>
            <w:shd w:val="clear" w:color="auto" w:fill="auto"/>
            <w:vAlign w:val="center"/>
            <w:hideMark/>
            <w:tcPrChange w:id="34927"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4C90F83E" w14:textId="77777777" w:rsidR="001F08AC" w:rsidRPr="00B053AF" w:rsidRDefault="001F08AC">
            <w:pPr>
              <w:jc w:val="center"/>
              <w:rPr>
                <w:ins w:id="34928" w:author="James Vu" w:date="2024-04-18T23:36:00Z"/>
                <w:color w:val="000000"/>
                <w:sz w:val="22"/>
                <w:szCs w:val="22"/>
                <w:rPrChange w:id="34929" w:author="James Vu" w:date="2024-04-18T23:49:00Z">
                  <w:rPr>
                    <w:ins w:id="34930" w:author="James Vu" w:date="2024-04-18T23:36:00Z"/>
                    <w:color w:val="000000"/>
                    <w:sz w:val="26"/>
                    <w:szCs w:val="26"/>
                  </w:rPr>
                </w:rPrChange>
              </w:rPr>
            </w:pPr>
            <w:ins w:id="34931" w:author="James Vu" w:date="2024-04-18T23:36:00Z">
              <w:r w:rsidRPr="00B053AF">
                <w:rPr>
                  <w:color w:val="000000"/>
                  <w:sz w:val="22"/>
                  <w:szCs w:val="22"/>
                  <w:rPrChange w:id="34932" w:author="James Vu" w:date="2024-04-18T23:49:00Z">
                    <w:rPr>
                      <w:color w:val="000000"/>
                      <w:sz w:val="26"/>
                      <w:szCs w:val="26"/>
                    </w:rPr>
                  </w:rPrChange>
                </w:rPr>
                <w:t>1</w:t>
              </w:r>
            </w:ins>
          </w:p>
        </w:tc>
        <w:tc>
          <w:tcPr>
            <w:tcW w:w="1290" w:type="dxa"/>
            <w:shd w:val="clear" w:color="auto" w:fill="auto"/>
            <w:vAlign w:val="center"/>
            <w:hideMark/>
            <w:tcPrChange w:id="34933"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709033BE" w14:textId="77777777" w:rsidR="001F08AC" w:rsidRPr="00B053AF" w:rsidRDefault="001F08AC">
            <w:pPr>
              <w:jc w:val="center"/>
              <w:rPr>
                <w:ins w:id="34934" w:author="James Vu" w:date="2024-04-18T23:36:00Z"/>
                <w:color w:val="000000"/>
                <w:sz w:val="22"/>
                <w:szCs w:val="22"/>
                <w:rPrChange w:id="34935" w:author="James Vu" w:date="2024-04-18T23:49:00Z">
                  <w:rPr>
                    <w:ins w:id="34936" w:author="James Vu" w:date="2024-04-18T23:36:00Z"/>
                    <w:color w:val="000000"/>
                    <w:sz w:val="26"/>
                    <w:szCs w:val="26"/>
                  </w:rPr>
                </w:rPrChange>
              </w:rPr>
            </w:pPr>
            <w:ins w:id="34937" w:author="James Vu" w:date="2024-04-18T23:36:00Z">
              <w:r w:rsidRPr="00B053AF">
                <w:rPr>
                  <w:color w:val="000000"/>
                  <w:sz w:val="22"/>
                  <w:szCs w:val="22"/>
                  <w:rPrChange w:id="34938" w:author="James Vu" w:date="2024-04-18T23:49:00Z">
                    <w:rPr>
                      <w:color w:val="000000"/>
                      <w:sz w:val="26"/>
                      <w:szCs w:val="26"/>
                    </w:rPr>
                  </w:rPrChange>
                </w:rPr>
                <w:t>1.431.000.000</w:t>
              </w:r>
            </w:ins>
          </w:p>
        </w:tc>
        <w:tc>
          <w:tcPr>
            <w:tcW w:w="2079" w:type="dxa"/>
            <w:shd w:val="clear" w:color="auto" w:fill="auto"/>
            <w:vAlign w:val="center"/>
            <w:hideMark/>
            <w:tcPrChange w:id="34939"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671DFC54" w14:textId="77777777" w:rsidR="001F08AC" w:rsidRPr="00B053AF" w:rsidRDefault="001F08AC">
            <w:pPr>
              <w:jc w:val="center"/>
              <w:rPr>
                <w:ins w:id="34940" w:author="James Vu" w:date="2024-04-18T23:36:00Z"/>
                <w:color w:val="000000"/>
                <w:sz w:val="22"/>
                <w:szCs w:val="22"/>
                <w:rPrChange w:id="34941" w:author="James Vu" w:date="2024-04-18T23:49:00Z">
                  <w:rPr>
                    <w:ins w:id="34942" w:author="James Vu" w:date="2024-04-18T23:36:00Z"/>
                    <w:color w:val="000000"/>
                    <w:sz w:val="26"/>
                    <w:szCs w:val="26"/>
                  </w:rPr>
                </w:rPrChange>
              </w:rPr>
            </w:pPr>
            <w:ins w:id="34943" w:author="James Vu" w:date="2024-04-18T23:36:00Z">
              <w:r w:rsidRPr="00B053AF">
                <w:rPr>
                  <w:color w:val="000000"/>
                  <w:sz w:val="22"/>
                  <w:szCs w:val="22"/>
                  <w:rPrChange w:id="34944" w:author="James Vu" w:date="2024-04-18T23:49:00Z">
                    <w:rPr>
                      <w:color w:val="000000"/>
                      <w:sz w:val="26"/>
                      <w:szCs w:val="26"/>
                    </w:rPr>
                  </w:rPrChange>
                </w:rPr>
                <w:t>1.431.000.000</w:t>
              </w:r>
            </w:ins>
          </w:p>
        </w:tc>
        <w:tc>
          <w:tcPr>
            <w:tcW w:w="1416" w:type="dxa"/>
            <w:shd w:val="clear" w:color="auto" w:fill="auto"/>
            <w:vAlign w:val="center"/>
            <w:hideMark/>
            <w:tcPrChange w:id="34945"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0466098C" w14:textId="77777777" w:rsidR="001F08AC" w:rsidRPr="00B053AF" w:rsidRDefault="001F08AC">
            <w:pPr>
              <w:jc w:val="center"/>
              <w:rPr>
                <w:ins w:id="34946" w:author="James Vu" w:date="2024-04-18T23:36:00Z"/>
                <w:color w:val="000000"/>
                <w:sz w:val="22"/>
                <w:szCs w:val="22"/>
                <w:rPrChange w:id="34947" w:author="James Vu" w:date="2024-04-18T23:49:00Z">
                  <w:rPr>
                    <w:ins w:id="34948" w:author="James Vu" w:date="2024-04-18T23:36:00Z"/>
                    <w:color w:val="000000"/>
                    <w:sz w:val="26"/>
                    <w:szCs w:val="26"/>
                  </w:rPr>
                </w:rPrChange>
              </w:rPr>
            </w:pPr>
            <w:ins w:id="34949" w:author="James Vu" w:date="2024-04-18T23:36:00Z">
              <w:r w:rsidRPr="00B053AF">
                <w:rPr>
                  <w:color w:val="000000"/>
                  <w:sz w:val="22"/>
                  <w:szCs w:val="22"/>
                  <w:rPrChange w:id="34950" w:author="James Vu" w:date="2024-04-18T23:49:00Z">
                    <w:rPr>
                      <w:color w:val="000000"/>
                      <w:sz w:val="26"/>
                      <w:szCs w:val="26"/>
                    </w:rPr>
                  </w:rPrChange>
                </w:rPr>
                <w:t>0</w:t>
              </w:r>
            </w:ins>
          </w:p>
        </w:tc>
        <w:tc>
          <w:tcPr>
            <w:tcW w:w="1715" w:type="dxa"/>
            <w:shd w:val="clear" w:color="auto" w:fill="auto"/>
            <w:vAlign w:val="center"/>
            <w:hideMark/>
            <w:tcPrChange w:id="34951"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5988E9F8" w14:textId="77777777" w:rsidR="001F08AC" w:rsidRPr="00B053AF" w:rsidRDefault="001F08AC">
            <w:pPr>
              <w:jc w:val="center"/>
              <w:rPr>
                <w:ins w:id="34952" w:author="James Vu" w:date="2024-04-18T23:36:00Z"/>
                <w:color w:val="000000"/>
                <w:sz w:val="22"/>
                <w:szCs w:val="22"/>
                <w:rPrChange w:id="34953" w:author="James Vu" w:date="2024-04-18T23:49:00Z">
                  <w:rPr>
                    <w:ins w:id="34954" w:author="James Vu" w:date="2024-04-18T23:36:00Z"/>
                    <w:color w:val="000000"/>
                    <w:sz w:val="26"/>
                    <w:szCs w:val="26"/>
                  </w:rPr>
                </w:rPrChange>
              </w:rPr>
            </w:pPr>
            <w:ins w:id="34955" w:author="James Vu" w:date="2024-04-18T23:36:00Z">
              <w:r w:rsidRPr="00B053AF">
                <w:rPr>
                  <w:color w:val="000000"/>
                  <w:sz w:val="22"/>
                  <w:szCs w:val="22"/>
                  <w:rPrChange w:id="34956" w:author="James Vu" w:date="2024-04-18T23:49:00Z">
                    <w:rPr>
                      <w:color w:val="000000"/>
                      <w:sz w:val="26"/>
                      <w:szCs w:val="26"/>
                    </w:rPr>
                  </w:rPrChange>
                </w:rPr>
                <w:t>1.431.000.000</w:t>
              </w:r>
            </w:ins>
          </w:p>
        </w:tc>
        <w:tc>
          <w:tcPr>
            <w:tcW w:w="1589" w:type="dxa"/>
            <w:shd w:val="clear" w:color="auto" w:fill="auto"/>
            <w:vAlign w:val="center"/>
            <w:hideMark/>
            <w:tcPrChange w:id="34957"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7484AC14" w14:textId="77777777" w:rsidR="001F08AC" w:rsidRPr="00B053AF" w:rsidRDefault="001F08AC">
            <w:pPr>
              <w:rPr>
                <w:ins w:id="34958" w:author="James Vu" w:date="2024-04-18T23:36:00Z"/>
                <w:color w:val="000000"/>
                <w:sz w:val="22"/>
                <w:szCs w:val="22"/>
                <w:rPrChange w:id="34959" w:author="James Vu" w:date="2024-04-18T23:49:00Z">
                  <w:rPr>
                    <w:ins w:id="34960" w:author="James Vu" w:date="2024-04-18T23:36:00Z"/>
                    <w:color w:val="000000"/>
                    <w:sz w:val="26"/>
                    <w:szCs w:val="26"/>
                  </w:rPr>
                </w:rPrChange>
              </w:rPr>
            </w:pPr>
            <w:ins w:id="34961" w:author="James Vu" w:date="2024-04-18T23:36:00Z">
              <w:r w:rsidRPr="00B053AF">
                <w:rPr>
                  <w:color w:val="000000"/>
                  <w:sz w:val="22"/>
                  <w:szCs w:val="22"/>
                  <w:rPrChange w:id="34962" w:author="James Vu" w:date="2024-04-18T23:49:00Z">
                    <w:rPr>
                      <w:color w:val="000000"/>
                      <w:sz w:val="26"/>
                      <w:szCs w:val="26"/>
                    </w:rPr>
                  </w:rPrChange>
                </w:rPr>
                <w:t>Báo giá dự toán và triển khai thực hiện theo CV 2589/BTTTT-ƯDCNTT (Hướng dẫn xác định chi phí phát triển, nâng cấp phần mềm nội bộ)</w:t>
              </w:r>
            </w:ins>
          </w:p>
        </w:tc>
      </w:tr>
      <w:tr w:rsidR="001F08AC" w:rsidRPr="00B053AF" w14:paraId="4ED859D5" w14:textId="77777777" w:rsidTr="003C02FF">
        <w:trPr>
          <w:trHeight w:val="20"/>
          <w:ins w:id="34963" w:author="James Vu" w:date="2024-04-18T23:36:00Z"/>
          <w:trPrChange w:id="34964" w:author="James Vu" w:date="2024-04-19T00:26:00Z">
            <w:trPr>
              <w:trHeight w:val="20"/>
            </w:trPr>
          </w:trPrChange>
        </w:trPr>
        <w:tc>
          <w:tcPr>
            <w:tcW w:w="697" w:type="dxa"/>
            <w:shd w:val="clear" w:color="auto" w:fill="auto"/>
            <w:vAlign w:val="center"/>
            <w:hideMark/>
            <w:tcPrChange w:id="34965" w:author="James Vu" w:date="2024-04-19T00:26:00Z">
              <w:tcPr>
                <w:tcW w:w="697" w:type="dxa"/>
                <w:tcBorders>
                  <w:top w:val="nil"/>
                  <w:left w:val="single" w:sz="4" w:space="0" w:color="auto"/>
                  <w:bottom w:val="single" w:sz="4" w:space="0" w:color="auto"/>
                  <w:right w:val="single" w:sz="4" w:space="0" w:color="auto"/>
                </w:tcBorders>
                <w:shd w:val="clear" w:color="000000" w:fill="C4D79B"/>
                <w:vAlign w:val="center"/>
                <w:hideMark/>
              </w:tcPr>
            </w:tcPrChange>
          </w:tcPr>
          <w:p w14:paraId="0F9402F0" w14:textId="77777777" w:rsidR="001F08AC" w:rsidRPr="00B053AF" w:rsidRDefault="001F08AC">
            <w:pPr>
              <w:jc w:val="center"/>
              <w:rPr>
                <w:ins w:id="34966" w:author="James Vu" w:date="2024-04-18T23:36:00Z"/>
                <w:b/>
                <w:bCs/>
                <w:color w:val="000000"/>
                <w:sz w:val="22"/>
                <w:szCs w:val="22"/>
                <w:rPrChange w:id="34967" w:author="James Vu" w:date="2024-04-18T23:49:00Z">
                  <w:rPr>
                    <w:ins w:id="34968" w:author="James Vu" w:date="2024-04-18T23:36:00Z"/>
                    <w:b/>
                    <w:bCs/>
                    <w:color w:val="000000"/>
                    <w:sz w:val="26"/>
                    <w:szCs w:val="26"/>
                  </w:rPr>
                </w:rPrChange>
              </w:rPr>
            </w:pPr>
            <w:ins w:id="34969" w:author="James Vu" w:date="2024-04-18T23:36:00Z">
              <w:r w:rsidRPr="00B053AF">
                <w:rPr>
                  <w:b/>
                  <w:bCs/>
                  <w:color w:val="000000"/>
                  <w:sz w:val="22"/>
                  <w:szCs w:val="22"/>
                  <w:rPrChange w:id="34970" w:author="James Vu" w:date="2024-04-18T23:49:00Z">
                    <w:rPr>
                      <w:b/>
                      <w:bCs/>
                      <w:color w:val="000000"/>
                      <w:sz w:val="26"/>
                      <w:szCs w:val="26"/>
                    </w:rPr>
                  </w:rPrChange>
                </w:rPr>
                <w:lastRenderedPageBreak/>
                <w:t> </w:t>
              </w:r>
            </w:ins>
          </w:p>
        </w:tc>
        <w:tc>
          <w:tcPr>
            <w:tcW w:w="1804" w:type="dxa"/>
            <w:shd w:val="clear" w:color="auto" w:fill="auto"/>
            <w:vAlign w:val="center"/>
            <w:hideMark/>
            <w:tcPrChange w:id="34971" w:author="James Vu" w:date="2024-04-19T00:26:00Z">
              <w:tcPr>
                <w:tcW w:w="1804" w:type="dxa"/>
                <w:tcBorders>
                  <w:top w:val="nil"/>
                  <w:left w:val="nil"/>
                  <w:bottom w:val="single" w:sz="4" w:space="0" w:color="auto"/>
                  <w:right w:val="single" w:sz="4" w:space="0" w:color="auto"/>
                </w:tcBorders>
                <w:shd w:val="clear" w:color="000000" w:fill="C4D79B"/>
                <w:vAlign w:val="center"/>
                <w:hideMark/>
              </w:tcPr>
            </w:tcPrChange>
          </w:tcPr>
          <w:p w14:paraId="3C4168C9" w14:textId="77777777" w:rsidR="001F08AC" w:rsidRPr="00B053AF" w:rsidRDefault="001F08AC">
            <w:pPr>
              <w:rPr>
                <w:ins w:id="34972" w:author="James Vu" w:date="2024-04-18T23:36:00Z"/>
                <w:b/>
                <w:bCs/>
                <w:color w:val="000000"/>
                <w:sz w:val="22"/>
                <w:szCs w:val="22"/>
                <w:rPrChange w:id="34973" w:author="James Vu" w:date="2024-04-18T23:49:00Z">
                  <w:rPr>
                    <w:ins w:id="34974" w:author="James Vu" w:date="2024-04-18T23:36:00Z"/>
                    <w:b/>
                    <w:bCs/>
                    <w:color w:val="000000"/>
                    <w:sz w:val="26"/>
                    <w:szCs w:val="26"/>
                  </w:rPr>
                </w:rPrChange>
              </w:rPr>
            </w:pPr>
            <w:ins w:id="34975" w:author="James Vu" w:date="2024-04-18T23:36:00Z">
              <w:r w:rsidRPr="00B053AF">
                <w:rPr>
                  <w:b/>
                  <w:bCs/>
                  <w:color w:val="000000"/>
                  <w:sz w:val="22"/>
                  <w:szCs w:val="22"/>
                  <w:rPrChange w:id="34976" w:author="James Vu" w:date="2024-04-18T23:49:00Z">
                    <w:rPr>
                      <w:b/>
                      <w:bCs/>
                      <w:color w:val="000000"/>
                      <w:sz w:val="26"/>
                      <w:szCs w:val="26"/>
                    </w:rPr>
                  </w:rPrChange>
                </w:rPr>
                <w:t>Tổng Cộng</w:t>
              </w:r>
            </w:ins>
          </w:p>
        </w:tc>
        <w:tc>
          <w:tcPr>
            <w:tcW w:w="1974" w:type="dxa"/>
            <w:shd w:val="clear" w:color="auto" w:fill="auto"/>
            <w:vAlign w:val="center"/>
            <w:hideMark/>
            <w:tcPrChange w:id="34977" w:author="James Vu" w:date="2024-04-19T00:26:00Z">
              <w:tcPr>
                <w:tcW w:w="1974" w:type="dxa"/>
                <w:tcBorders>
                  <w:top w:val="nil"/>
                  <w:left w:val="nil"/>
                  <w:bottom w:val="single" w:sz="4" w:space="0" w:color="auto"/>
                  <w:right w:val="single" w:sz="4" w:space="0" w:color="auto"/>
                </w:tcBorders>
                <w:shd w:val="clear" w:color="000000" w:fill="C4D79B"/>
                <w:vAlign w:val="center"/>
                <w:hideMark/>
              </w:tcPr>
            </w:tcPrChange>
          </w:tcPr>
          <w:p w14:paraId="345DB851" w14:textId="77777777" w:rsidR="001F08AC" w:rsidRPr="00B053AF" w:rsidRDefault="001F08AC">
            <w:pPr>
              <w:rPr>
                <w:ins w:id="34978" w:author="James Vu" w:date="2024-04-18T23:36:00Z"/>
                <w:b/>
                <w:bCs/>
                <w:color w:val="000000"/>
                <w:sz w:val="22"/>
                <w:szCs w:val="22"/>
                <w:rPrChange w:id="34979" w:author="James Vu" w:date="2024-04-18T23:49:00Z">
                  <w:rPr>
                    <w:ins w:id="34980" w:author="James Vu" w:date="2024-04-18T23:36:00Z"/>
                    <w:b/>
                    <w:bCs/>
                    <w:color w:val="000000"/>
                    <w:sz w:val="26"/>
                    <w:szCs w:val="26"/>
                  </w:rPr>
                </w:rPrChange>
              </w:rPr>
            </w:pPr>
            <w:ins w:id="34981" w:author="James Vu" w:date="2024-04-18T23:36:00Z">
              <w:r w:rsidRPr="00B053AF">
                <w:rPr>
                  <w:b/>
                  <w:bCs/>
                  <w:color w:val="000000"/>
                  <w:sz w:val="22"/>
                  <w:szCs w:val="22"/>
                  <w:rPrChange w:id="34982" w:author="James Vu" w:date="2024-04-18T23:49:00Z">
                    <w:rPr>
                      <w:b/>
                      <w:bCs/>
                      <w:color w:val="000000"/>
                      <w:sz w:val="26"/>
                      <w:szCs w:val="26"/>
                    </w:rPr>
                  </w:rPrChange>
                </w:rPr>
                <w:t> </w:t>
              </w:r>
            </w:ins>
          </w:p>
        </w:tc>
        <w:tc>
          <w:tcPr>
            <w:tcW w:w="888" w:type="dxa"/>
            <w:shd w:val="clear" w:color="auto" w:fill="auto"/>
            <w:vAlign w:val="center"/>
            <w:hideMark/>
            <w:tcPrChange w:id="34983" w:author="James Vu" w:date="2024-04-19T00:26:00Z">
              <w:tcPr>
                <w:tcW w:w="888" w:type="dxa"/>
                <w:tcBorders>
                  <w:top w:val="nil"/>
                  <w:left w:val="nil"/>
                  <w:bottom w:val="single" w:sz="4" w:space="0" w:color="auto"/>
                  <w:right w:val="single" w:sz="4" w:space="0" w:color="auto"/>
                </w:tcBorders>
                <w:shd w:val="clear" w:color="000000" w:fill="C4D79B"/>
                <w:vAlign w:val="center"/>
                <w:hideMark/>
              </w:tcPr>
            </w:tcPrChange>
          </w:tcPr>
          <w:p w14:paraId="0A74D857" w14:textId="77777777" w:rsidR="001F08AC" w:rsidRPr="00B053AF" w:rsidRDefault="001F08AC">
            <w:pPr>
              <w:jc w:val="center"/>
              <w:rPr>
                <w:ins w:id="34984" w:author="James Vu" w:date="2024-04-18T23:36:00Z"/>
                <w:b/>
                <w:bCs/>
                <w:color w:val="000000"/>
                <w:sz w:val="22"/>
                <w:szCs w:val="22"/>
                <w:rPrChange w:id="34985" w:author="James Vu" w:date="2024-04-18T23:49:00Z">
                  <w:rPr>
                    <w:ins w:id="34986" w:author="James Vu" w:date="2024-04-18T23:36:00Z"/>
                    <w:b/>
                    <w:bCs/>
                    <w:color w:val="000000"/>
                    <w:sz w:val="26"/>
                    <w:szCs w:val="26"/>
                  </w:rPr>
                </w:rPrChange>
              </w:rPr>
            </w:pPr>
            <w:ins w:id="34987" w:author="James Vu" w:date="2024-04-18T23:36:00Z">
              <w:r w:rsidRPr="00B053AF">
                <w:rPr>
                  <w:b/>
                  <w:bCs/>
                  <w:color w:val="000000"/>
                  <w:sz w:val="22"/>
                  <w:szCs w:val="22"/>
                  <w:rPrChange w:id="34988" w:author="James Vu" w:date="2024-04-18T23:49:00Z">
                    <w:rPr>
                      <w:b/>
                      <w:bCs/>
                      <w:color w:val="000000"/>
                      <w:sz w:val="26"/>
                      <w:szCs w:val="26"/>
                    </w:rPr>
                  </w:rPrChange>
                </w:rPr>
                <w:t> </w:t>
              </w:r>
            </w:ins>
          </w:p>
        </w:tc>
        <w:tc>
          <w:tcPr>
            <w:tcW w:w="997" w:type="dxa"/>
            <w:shd w:val="clear" w:color="auto" w:fill="auto"/>
            <w:vAlign w:val="center"/>
            <w:hideMark/>
            <w:tcPrChange w:id="34989" w:author="James Vu" w:date="2024-04-19T00:26:00Z">
              <w:tcPr>
                <w:tcW w:w="997" w:type="dxa"/>
                <w:tcBorders>
                  <w:top w:val="nil"/>
                  <w:left w:val="nil"/>
                  <w:bottom w:val="single" w:sz="4" w:space="0" w:color="auto"/>
                  <w:right w:val="single" w:sz="4" w:space="0" w:color="auto"/>
                </w:tcBorders>
                <w:shd w:val="clear" w:color="000000" w:fill="C4D79B"/>
                <w:vAlign w:val="center"/>
                <w:hideMark/>
              </w:tcPr>
            </w:tcPrChange>
          </w:tcPr>
          <w:p w14:paraId="3F9C3E13" w14:textId="77777777" w:rsidR="001F08AC" w:rsidRPr="00B053AF" w:rsidRDefault="001F08AC">
            <w:pPr>
              <w:jc w:val="center"/>
              <w:rPr>
                <w:ins w:id="34990" w:author="James Vu" w:date="2024-04-18T23:36:00Z"/>
                <w:b/>
                <w:bCs/>
                <w:color w:val="000000"/>
                <w:sz w:val="22"/>
                <w:szCs w:val="22"/>
                <w:rPrChange w:id="34991" w:author="James Vu" w:date="2024-04-18T23:49:00Z">
                  <w:rPr>
                    <w:ins w:id="34992" w:author="James Vu" w:date="2024-04-18T23:36:00Z"/>
                    <w:b/>
                    <w:bCs/>
                    <w:color w:val="000000"/>
                    <w:sz w:val="26"/>
                    <w:szCs w:val="26"/>
                  </w:rPr>
                </w:rPrChange>
              </w:rPr>
            </w:pPr>
            <w:ins w:id="34993" w:author="James Vu" w:date="2024-04-18T23:36:00Z">
              <w:r w:rsidRPr="00B053AF">
                <w:rPr>
                  <w:b/>
                  <w:bCs/>
                  <w:color w:val="000000"/>
                  <w:sz w:val="22"/>
                  <w:szCs w:val="22"/>
                  <w:rPrChange w:id="34994" w:author="James Vu" w:date="2024-04-18T23:49:00Z">
                    <w:rPr>
                      <w:b/>
                      <w:bCs/>
                      <w:color w:val="000000"/>
                      <w:sz w:val="26"/>
                      <w:szCs w:val="26"/>
                    </w:rPr>
                  </w:rPrChange>
                </w:rPr>
                <w:t> </w:t>
              </w:r>
            </w:ins>
          </w:p>
        </w:tc>
        <w:tc>
          <w:tcPr>
            <w:tcW w:w="1290" w:type="dxa"/>
            <w:shd w:val="clear" w:color="auto" w:fill="auto"/>
            <w:vAlign w:val="center"/>
            <w:hideMark/>
            <w:tcPrChange w:id="34995" w:author="James Vu" w:date="2024-04-19T00:26:00Z">
              <w:tcPr>
                <w:tcW w:w="1290" w:type="dxa"/>
                <w:gridSpan w:val="2"/>
                <w:tcBorders>
                  <w:top w:val="nil"/>
                  <w:left w:val="nil"/>
                  <w:bottom w:val="single" w:sz="4" w:space="0" w:color="auto"/>
                  <w:right w:val="single" w:sz="4" w:space="0" w:color="auto"/>
                </w:tcBorders>
                <w:shd w:val="clear" w:color="000000" w:fill="C4D79B"/>
                <w:vAlign w:val="center"/>
                <w:hideMark/>
              </w:tcPr>
            </w:tcPrChange>
          </w:tcPr>
          <w:p w14:paraId="680628C8" w14:textId="77777777" w:rsidR="001F08AC" w:rsidRPr="00B053AF" w:rsidRDefault="001F08AC">
            <w:pPr>
              <w:jc w:val="center"/>
              <w:rPr>
                <w:ins w:id="34996" w:author="James Vu" w:date="2024-04-18T23:36:00Z"/>
                <w:b/>
                <w:bCs/>
                <w:color w:val="000000"/>
                <w:sz w:val="22"/>
                <w:szCs w:val="22"/>
                <w:rPrChange w:id="34997" w:author="James Vu" w:date="2024-04-18T23:49:00Z">
                  <w:rPr>
                    <w:ins w:id="34998" w:author="James Vu" w:date="2024-04-18T23:36:00Z"/>
                    <w:b/>
                    <w:bCs/>
                    <w:color w:val="000000"/>
                    <w:sz w:val="26"/>
                    <w:szCs w:val="26"/>
                  </w:rPr>
                </w:rPrChange>
              </w:rPr>
            </w:pPr>
            <w:ins w:id="34999" w:author="James Vu" w:date="2024-04-18T23:36:00Z">
              <w:r w:rsidRPr="00B053AF">
                <w:rPr>
                  <w:b/>
                  <w:bCs/>
                  <w:color w:val="000000"/>
                  <w:sz w:val="22"/>
                  <w:szCs w:val="22"/>
                  <w:rPrChange w:id="35000" w:author="James Vu" w:date="2024-04-18T23:49:00Z">
                    <w:rPr>
                      <w:b/>
                      <w:bCs/>
                      <w:color w:val="000000"/>
                      <w:sz w:val="26"/>
                      <w:szCs w:val="26"/>
                    </w:rPr>
                  </w:rPrChange>
                </w:rPr>
                <w:t> </w:t>
              </w:r>
            </w:ins>
          </w:p>
        </w:tc>
        <w:tc>
          <w:tcPr>
            <w:tcW w:w="2079" w:type="dxa"/>
            <w:shd w:val="clear" w:color="auto" w:fill="auto"/>
            <w:vAlign w:val="center"/>
            <w:hideMark/>
            <w:tcPrChange w:id="35001" w:author="James Vu" w:date="2024-04-19T00:26:00Z">
              <w:tcPr>
                <w:tcW w:w="2079" w:type="dxa"/>
                <w:tcBorders>
                  <w:top w:val="nil"/>
                  <w:left w:val="nil"/>
                  <w:bottom w:val="single" w:sz="4" w:space="0" w:color="auto"/>
                  <w:right w:val="single" w:sz="4" w:space="0" w:color="auto"/>
                </w:tcBorders>
                <w:shd w:val="clear" w:color="000000" w:fill="C4D79B"/>
                <w:vAlign w:val="center"/>
                <w:hideMark/>
              </w:tcPr>
            </w:tcPrChange>
          </w:tcPr>
          <w:p w14:paraId="4F575E3E" w14:textId="77777777" w:rsidR="001F08AC" w:rsidRPr="00B053AF" w:rsidRDefault="001F08AC">
            <w:pPr>
              <w:jc w:val="center"/>
              <w:rPr>
                <w:ins w:id="35002" w:author="James Vu" w:date="2024-04-18T23:36:00Z"/>
                <w:b/>
                <w:bCs/>
                <w:color w:val="000000"/>
                <w:sz w:val="22"/>
                <w:szCs w:val="22"/>
                <w:rPrChange w:id="35003" w:author="James Vu" w:date="2024-04-18T23:49:00Z">
                  <w:rPr>
                    <w:ins w:id="35004" w:author="James Vu" w:date="2024-04-18T23:36:00Z"/>
                    <w:b/>
                    <w:bCs/>
                    <w:color w:val="000000"/>
                    <w:sz w:val="26"/>
                    <w:szCs w:val="26"/>
                  </w:rPr>
                </w:rPrChange>
              </w:rPr>
            </w:pPr>
            <w:ins w:id="35005" w:author="James Vu" w:date="2024-04-18T23:36:00Z">
              <w:r w:rsidRPr="00B053AF">
                <w:rPr>
                  <w:b/>
                  <w:bCs/>
                  <w:color w:val="000000"/>
                  <w:sz w:val="22"/>
                  <w:szCs w:val="22"/>
                  <w:rPrChange w:id="35006" w:author="James Vu" w:date="2024-04-18T23:49:00Z">
                    <w:rPr>
                      <w:b/>
                      <w:bCs/>
                      <w:color w:val="000000"/>
                      <w:sz w:val="26"/>
                      <w:szCs w:val="26"/>
                    </w:rPr>
                  </w:rPrChange>
                </w:rPr>
                <w:t>1.781.000.000</w:t>
              </w:r>
            </w:ins>
          </w:p>
        </w:tc>
        <w:tc>
          <w:tcPr>
            <w:tcW w:w="1416" w:type="dxa"/>
            <w:shd w:val="clear" w:color="auto" w:fill="auto"/>
            <w:vAlign w:val="center"/>
            <w:hideMark/>
            <w:tcPrChange w:id="35007" w:author="James Vu" w:date="2024-04-19T00:26:00Z">
              <w:tcPr>
                <w:tcW w:w="1416" w:type="dxa"/>
                <w:gridSpan w:val="2"/>
                <w:tcBorders>
                  <w:top w:val="nil"/>
                  <w:left w:val="nil"/>
                  <w:bottom w:val="single" w:sz="4" w:space="0" w:color="auto"/>
                  <w:right w:val="single" w:sz="4" w:space="0" w:color="auto"/>
                </w:tcBorders>
                <w:shd w:val="clear" w:color="000000" w:fill="C4D79B"/>
                <w:vAlign w:val="center"/>
                <w:hideMark/>
              </w:tcPr>
            </w:tcPrChange>
          </w:tcPr>
          <w:p w14:paraId="65C74557" w14:textId="77777777" w:rsidR="001F08AC" w:rsidRPr="00B053AF" w:rsidRDefault="001F08AC">
            <w:pPr>
              <w:jc w:val="center"/>
              <w:rPr>
                <w:ins w:id="35008" w:author="James Vu" w:date="2024-04-18T23:36:00Z"/>
                <w:b/>
                <w:bCs/>
                <w:color w:val="000000"/>
                <w:sz w:val="22"/>
                <w:szCs w:val="22"/>
                <w:rPrChange w:id="35009" w:author="James Vu" w:date="2024-04-18T23:49:00Z">
                  <w:rPr>
                    <w:ins w:id="35010" w:author="James Vu" w:date="2024-04-18T23:36:00Z"/>
                    <w:b/>
                    <w:bCs/>
                    <w:color w:val="000000"/>
                    <w:sz w:val="26"/>
                    <w:szCs w:val="26"/>
                  </w:rPr>
                </w:rPrChange>
              </w:rPr>
            </w:pPr>
            <w:ins w:id="35011" w:author="James Vu" w:date="2024-04-18T23:36:00Z">
              <w:r w:rsidRPr="00B053AF">
                <w:rPr>
                  <w:b/>
                  <w:bCs/>
                  <w:color w:val="000000"/>
                  <w:sz w:val="22"/>
                  <w:szCs w:val="22"/>
                  <w:rPrChange w:id="35012" w:author="James Vu" w:date="2024-04-18T23:49:00Z">
                    <w:rPr>
                      <w:b/>
                      <w:bCs/>
                      <w:color w:val="000000"/>
                      <w:sz w:val="26"/>
                      <w:szCs w:val="26"/>
                    </w:rPr>
                  </w:rPrChange>
                </w:rPr>
                <w:t>35.000.000</w:t>
              </w:r>
            </w:ins>
          </w:p>
        </w:tc>
        <w:tc>
          <w:tcPr>
            <w:tcW w:w="1715" w:type="dxa"/>
            <w:shd w:val="clear" w:color="auto" w:fill="auto"/>
            <w:vAlign w:val="center"/>
            <w:hideMark/>
            <w:tcPrChange w:id="35013" w:author="James Vu" w:date="2024-04-19T00:26:00Z">
              <w:tcPr>
                <w:tcW w:w="1715" w:type="dxa"/>
                <w:gridSpan w:val="2"/>
                <w:tcBorders>
                  <w:top w:val="nil"/>
                  <w:left w:val="nil"/>
                  <w:bottom w:val="single" w:sz="4" w:space="0" w:color="auto"/>
                  <w:right w:val="single" w:sz="4" w:space="0" w:color="auto"/>
                </w:tcBorders>
                <w:shd w:val="clear" w:color="000000" w:fill="C4D79B"/>
                <w:vAlign w:val="center"/>
                <w:hideMark/>
              </w:tcPr>
            </w:tcPrChange>
          </w:tcPr>
          <w:p w14:paraId="28BC0C20" w14:textId="77777777" w:rsidR="001F08AC" w:rsidRPr="00B053AF" w:rsidRDefault="001F08AC">
            <w:pPr>
              <w:jc w:val="center"/>
              <w:rPr>
                <w:ins w:id="35014" w:author="James Vu" w:date="2024-04-18T23:36:00Z"/>
                <w:b/>
                <w:bCs/>
                <w:color w:val="000000"/>
                <w:sz w:val="22"/>
                <w:szCs w:val="22"/>
                <w:rPrChange w:id="35015" w:author="James Vu" w:date="2024-04-18T23:49:00Z">
                  <w:rPr>
                    <w:ins w:id="35016" w:author="James Vu" w:date="2024-04-18T23:36:00Z"/>
                    <w:b/>
                    <w:bCs/>
                    <w:color w:val="000000"/>
                    <w:sz w:val="26"/>
                    <w:szCs w:val="26"/>
                  </w:rPr>
                </w:rPrChange>
              </w:rPr>
            </w:pPr>
            <w:ins w:id="35017" w:author="James Vu" w:date="2024-04-18T23:36:00Z">
              <w:r w:rsidRPr="00B053AF">
                <w:rPr>
                  <w:b/>
                  <w:bCs/>
                  <w:color w:val="000000"/>
                  <w:sz w:val="22"/>
                  <w:szCs w:val="22"/>
                  <w:rPrChange w:id="35018" w:author="James Vu" w:date="2024-04-18T23:49:00Z">
                    <w:rPr>
                      <w:b/>
                      <w:bCs/>
                      <w:color w:val="000000"/>
                      <w:sz w:val="26"/>
                      <w:szCs w:val="26"/>
                    </w:rPr>
                  </w:rPrChange>
                </w:rPr>
                <w:t>1.816.000.000</w:t>
              </w:r>
            </w:ins>
          </w:p>
        </w:tc>
        <w:tc>
          <w:tcPr>
            <w:tcW w:w="1589" w:type="dxa"/>
            <w:shd w:val="clear" w:color="auto" w:fill="auto"/>
            <w:vAlign w:val="center"/>
            <w:hideMark/>
            <w:tcPrChange w:id="35019" w:author="James Vu" w:date="2024-04-19T00:26:00Z">
              <w:tcPr>
                <w:tcW w:w="1589" w:type="dxa"/>
                <w:gridSpan w:val="2"/>
                <w:tcBorders>
                  <w:top w:val="nil"/>
                  <w:left w:val="nil"/>
                  <w:bottom w:val="single" w:sz="4" w:space="0" w:color="auto"/>
                  <w:right w:val="single" w:sz="4" w:space="0" w:color="auto"/>
                </w:tcBorders>
                <w:shd w:val="clear" w:color="000000" w:fill="C4D79B"/>
                <w:vAlign w:val="center"/>
                <w:hideMark/>
              </w:tcPr>
            </w:tcPrChange>
          </w:tcPr>
          <w:p w14:paraId="5129E238" w14:textId="77777777" w:rsidR="001F08AC" w:rsidRPr="00B053AF" w:rsidRDefault="001F08AC">
            <w:pPr>
              <w:rPr>
                <w:ins w:id="35020" w:author="James Vu" w:date="2024-04-18T23:36:00Z"/>
                <w:b/>
                <w:bCs/>
                <w:color w:val="000000"/>
                <w:sz w:val="22"/>
                <w:szCs w:val="22"/>
                <w:rPrChange w:id="35021" w:author="James Vu" w:date="2024-04-18T23:49:00Z">
                  <w:rPr>
                    <w:ins w:id="35022" w:author="James Vu" w:date="2024-04-18T23:36:00Z"/>
                    <w:b/>
                    <w:bCs/>
                    <w:color w:val="000000"/>
                    <w:sz w:val="26"/>
                    <w:szCs w:val="26"/>
                  </w:rPr>
                </w:rPrChange>
              </w:rPr>
            </w:pPr>
            <w:ins w:id="35023" w:author="James Vu" w:date="2024-04-18T23:36:00Z">
              <w:r w:rsidRPr="00B053AF">
                <w:rPr>
                  <w:b/>
                  <w:bCs/>
                  <w:color w:val="000000"/>
                  <w:sz w:val="22"/>
                  <w:szCs w:val="22"/>
                  <w:rPrChange w:id="35024" w:author="James Vu" w:date="2024-04-18T23:49:00Z">
                    <w:rPr>
                      <w:b/>
                      <w:bCs/>
                      <w:color w:val="000000"/>
                      <w:sz w:val="26"/>
                      <w:szCs w:val="26"/>
                    </w:rPr>
                  </w:rPrChange>
                </w:rPr>
                <w:t> </w:t>
              </w:r>
            </w:ins>
          </w:p>
        </w:tc>
      </w:tr>
      <w:tr w:rsidR="001F08AC" w:rsidRPr="00B053AF" w14:paraId="73809C1F" w14:textId="77777777" w:rsidTr="003C02FF">
        <w:trPr>
          <w:trHeight w:val="20"/>
          <w:ins w:id="35025" w:author="James Vu" w:date="2024-04-18T23:36:00Z"/>
          <w:trPrChange w:id="35026" w:author="James Vu" w:date="2024-04-19T00:26:00Z">
            <w:trPr>
              <w:trHeight w:val="20"/>
            </w:trPr>
          </w:trPrChange>
        </w:trPr>
        <w:tc>
          <w:tcPr>
            <w:tcW w:w="697" w:type="dxa"/>
            <w:shd w:val="clear" w:color="auto" w:fill="auto"/>
            <w:noWrap/>
            <w:vAlign w:val="center"/>
            <w:hideMark/>
            <w:tcPrChange w:id="35027" w:author="James Vu" w:date="2024-04-19T00:26:00Z">
              <w:tcPr>
                <w:tcW w:w="697" w:type="dxa"/>
                <w:tcBorders>
                  <w:top w:val="nil"/>
                  <w:left w:val="single" w:sz="4" w:space="0" w:color="auto"/>
                  <w:bottom w:val="single" w:sz="4" w:space="0" w:color="auto"/>
                  <w:right w:val="single" w:sz="4" w:space="0" w:color="auto"/>
                </w:tcBorders>
                <w:shd w:val="clear" w:color="000000" w:fill="D8E4BC"/>
                <w:noWrap/>
                <w:vAlign w:val="center"/>
                <w:hideMark/>
              </w:tcPr>
            </w:tcPrChange>
          </w:tcPr>
          <w:p w14:paraId="5CFB11E6" w14:textId="77777777" w:rsidR="001F08AC" w:rsidRPr="00B053AF" w:rsidRDefault="001F08AC">
            <w:pPr>
              <w:jc w:val="center"/>
              <w:rPr>
                <w:ins w:id="35028" w:author="James Vu" w:date="2024-04-18T23:36:00Z"/>
                <w:b/>
                <w:bCs/>
                <w:color w:val="000000"/>
                <w:sz w:val="22"/>
                <w:szCs w:val="22"/>
                <w:rPrChange w:id="35029" w:author="James Vu" w:date="2024-04-18T23:49:00Z">
                  <w:rPr>
                    <w:ins w:id="35030" w:author="James Vu" w:date="2024-04-18T23:36:00Z"/>
                    <w:b/>
                    <w:bCs/>
                    <w:color w:val="000000"/>
                    <w:sz w:val="26"/>
                    <w:szCs w:val="26"/>
                  </w:rPr>
                </w:rPrChange>
              </w:rPr>
            </w:pPr>
            <w:ins w:id="35031" w:author="James Vu" w:date="2024-04-18T23:36:00Z">
              <w:r w:rsidRPr="00B053AF">
                <w:rPr>
                  <w:b/>
                  <w:bCs/>
                  <w:color w:val="000000"/>
                  <w:sz w:val="22"/>
                  <w:szCs w:val="22"/>
                  <w:rPrChange w:id="35032" w:author="James Vu" w:date="2024-04-18T23:49:00Z">
                    <w:rPr>
                      <w:b/>
                      <w:bCs/>
                      <w:color w:val="000000"/>
                      <w:sz w:val="26"/>
                      <w:szCs w:val="26"/>
                    </w:rPr>
                  </w:rPrChange>
                </w:rPr>
                <w:t>2</w:t>
              </w:r>
            </w:ins>
          </w:p>
        </w:tc>
        <w:tc>
          <w:tcPr>
            <w:tcW w:w="1804" w:type="dxa"/>
            <w:shd w:val="clear" w:color="auto" w:fill="auto"/>
            <w:noWrap/>
            <w:vAlign w:val="center"/>
            <w:hideMark/>
            <w:tcPrChange w:id="35033" w:author="James Vu" w:date="2024-04-19T00:26:00Z">
              <w:tcPr>
                <w:tcW w:w="1804" w:type="dxa"/>
                <w:tcBorders>
                  <w:top w:val="nil"/>
                  <w:left w:val="nil"/>
                  <w:bottom w:val="single" w:sz="4" w:space="0" w:color="auto"/>
                  <w:right w:val="single" w:sz="4" w:space="0" w:color="auto"/>
                </w:tcBorders>
                <w:shd w:val="clear" w:color="000000" w:fill="D8E4BC"/>
                <w:noWrap/>
                <w:vAlign w:val="center"/>
                <w:hideMark/>
              </w:tcPr>
            </w:tcPrChange>
          </w:tcPr>
          <w:p w14:paraId="26EA965F" w14:textId="77777777" w:rsidR="001F08AC" w:rsidRPr="00B053AF" w:rsidRDefault="001F08AC">
            <w:pPr>
              <w:rPr>
                <w:ins w:id="35034" w:author="James Vu" w:date="2024-04-18T23:36:00Z"/>
                <w:b/>
                <w:bCs/>
                <w:color w:val="000000"/>
                <w:sz w:val="22"/>
                <w:szCs w:val="22"/>
                <w:rPrChange w:id="35035" w:author="James Vu" w:date="2024-04-18T23:49:00Z">
                  <w:rPr>
                    <w:ins w:id="35036" w:author="James Vu" w:date="2024-04-18T23:36:00Z"/>
                    <w:b/>
                    <w:bCs/>
                    <w:color w:val="000000"/>
                    <w:sz w:val="26"/>
                    <w:szCs w:val="26"/>
                  </w:rPr>
                </w:rPrChange>
              </w:rPr>
            </w:pPr>
            <w:ins w:id="35037" w:author="James Vu" w:date="2024-04-18T23:36:00Z">
              <w:r w:rsidRPr="00B053AF">
                <w:rPr>
                  <w:b/>
                  <w:bCs/>
                  <w:color w:val="000000"/>
                  <w:sz w:val="22"/>
                  <w:szCs w:val="22"/>
                  <w:rPrChange w:id="35038" w:author="James Vu" w:date="2024-04-18T23:49:00Z">
                    <w:rPr>
                      <w:b/>
                      <w:bCs/>
                      <w:color w:val="000000"/>
                      <w:sz w:val="26"/>
                      <w:szCs w:val="26"/>
                    </w:rPr>
                  </w:rPrChange>
                </w:rPr>
                <w:t xml:space="preserve">Xây dựng Hệ thống trục dữ liệu Nông </w:t>
              </w:r>
              <w:r w:rsidRPr="00B053AF">
                <w:rPr>
                  <w:b/>
                  <w:bCs/>
                  <w:color w:val="000000"/>
                  <w:sz w:val="22"/>
                  <w:szCs w:val="22"/>
                  <w:rPrChange w:id="35039" w:author="James Vu" w:date="2024-04-18T23:49:00Z">
                    <w:rPr>
                      <w:b/>
                      <w:bCs/>
                      <w:color w:val="000000"/>
                      <w:sz w:val="26"/>
                      <w:szCs w:val="26"/>
                    </w:rPr>
                  </w:rPrChange>
                </w:rPr>
                <w:lastRenderedPageBreak/>
                <w:t>nghiệp tỉnh Khánh hòa (Giai đoạn 1)</w:t>
              </w:r>
            </w:ins>
          </w:p>
        </w:tc>
        <w:tc>
          <w:tcPr>
            <w:tcW w:w="1974" w:type="dxa"/>
            <w:shd w:val="clear" w:color="auto" w:fill="auto"/>
            <w:noWrap/>
            <w:vAlign w:val="center"/>
            <w:hideMark/>
            <w:tcPrChange w:id="35040" w:author="James Vu" w:date="2024-04-19T00:26:00Z">
              <w:tcPr>
                <w:tcW w:w="1974" w:type="dxa"/>
                <w:tcBorders>
                  <w:top w:val="nil"/>
                  <w:left w:val="nil"/>
                  <w:bottom w:val="single" w:sz="4" w:space="0" w:color="auto"/>
                  <w:right w:val="single" w:sz="4" w:space="0" w:color="auto"/>
                </w:tcBorders>
                <w:shd w:val="clear" w:color="000000" w:fill="D8E4BC"/>
                <w:noWrap/>
                <w:vAlign w:val="center"/>
                <w:hideMark/>
              </w:tcPr>
            </w:tcPrChange>
          </w:tcPr>
          <w:p w14:paraId="109790FB" w14:textId="77777777" w:rsidR="001F08AC" w:rsidRPr="00B053AF" w:rsidRDefault="001F08AC">
            <w:pPr>
              <w:rPr>
                <w:ins w:id="35041" w:author="James Vu" w:date="2024-04-18T23:36:00Z"/>
                <w:b/>
                <w:bCs/>
                <w:color w:val="000000"/>
                <w:sz w:val="22"/>
                <w:szCs w:val="22"/>
                <w:rPrChange w:id="35042" w:author="James Vu" w:date="2024-04-18T23:49:00Z">
                  <w:rPr>
                    <w:ins w:id="35043" w:author="James Vu" w:date="2024-04-18T23:36:00Z"/>
                    <w:b/>
                    <w:bCs/>
                    <w:color w:val="000000"/>
                    <w:sz w:val="26"/>
                    <w:szCs w:val="26"/>
                  </w:rPr>
                </w:rPrChange>
              </w:rPr>
            </w:pPr>
            <w:ins w:id="35044" w:author="James Vu" w:date="2024-04-18T23:36:00Z">
              <w:r w:rsidRPr="00B053AF">
                <w:rPr>
                  <w:b/>
                  <w:bCs/>
                  <w:color w:val="000000"/>
                  <w:sz w:val="22"/>
                  <w:szCs w:val="22"/>
                  <w:rPrChange w:id="35045" w:author="James Vu" w:date="2024-04-18T23:49:00Z">
                    <w:rPr>
                      <w:b/>
                      <w:bCs/>
                      <w:color w:val="000000"/>
                      <w:sz w:val="26"/>
                      <w:szCs w:val="26"/>
                    </w:rPr>
                  </w:rPrChange>
                </w:rPr>
                <w:lastRenderedPageBreak/>
                <w:t> </w:t>
              </w:r>
            </w:ins>
          </w:p>
        </w:tc>
        <w:tc>
          <w:tcPr>
            <w:tcW w:w="888" w:type="dxa"/>
            <w:shd w:val="clear" w:color="auto" w:fill="auto"/>
            <w:noWrap/>
            <w:vAlign w:val="center"/>
            <w:hideMark/>
            <w:tcPrChange w:id="35046" w:author="James Vu" w:date="2024-04-19T00:26:00Z">
              <w:tcPr>
                <w:tcW w:w="888" w:type="dxa"/>
                <w:tcBorders>
                  <w:top w:val="nil"/>
                  <w:left w:val="nil"/>
                  <w:bottom w:val="single" w:sz="4" w:space="0" w:color="auto"/>
                  <w:right w:val="single" w:sz="4" w:space="0" w:color="auto"/>
                </w:tcBorders>
                <w:shd w:val="clear" w:color="000000" w:fill="D8E4BC"/>
                <w:noWrap/>
                <w:vAlign w:val="center"/>
                <w:hideMark/>
              </w:tcPr>
            </w:tcPrChange>
          </w:tcPr>
          <w:p w14:paraId="21A1B830" w14:textId="77777777" w:rsidR="001F08AC" w:rsidRPr="00B053AF" w:rsidRDefault="001F08AC">
            <w:pPr>
              <w:jc w:val="center"/>
              <w:rPr>
                <w:ins w:id="35047" w:author="James Vu" w:date="2024-04-18T23:36:00Z"/>
                <w:b/>
                <w:bCs/>
                <w:color w:val="000000"/>
                <w:sz w:val="22"/>
                <w:szCs w:val="22"/>
                <w:rPrChange w:id="35048" w:author="James Vu" w:date="2024-04-18T23:49:00Z">
                  <w:rPr>
                    <w:ins w:id="35049" w:author="James Vu" w:date="2024-04-18T23:36:00Z"/>
                    <w:b/>
                    <w:bCs/>
                    <w:color w:val="000000"/>
                    <w:sz w:val="26"/>
                    <w:szCs w:val="26"/>
                  </w:rPr>
                </w:rPrChange>
              </w:rPr>
            </w:pPr>
            <w:ins w:id="35050" w:author="James Vu" w:date="2024-04-18T23:36:00Z">
              <w:r w:rsidRPr="00B053AF">
                <w:rPr>
                  <w:b/>
                  <w:bCs/>
                  <w:color w:val="000000"/>
                  <w:sz w:val="22"/>
                  <w:szCs w:val="22"/>
                  <w:rPrChange w:id="35051" w:author="James Vu" w:date="2024-04-18T23:49:00Z">
                    <w:rPr>
                      <w:b/>
                      <w:bCs/>
                      <w:color w:val="000000"/>
                      <w:sz w:val="26"/>
                      <w:szCs w:val="26"/>
                    </w:rPr>
                  </w:rPrChange>
                </w:rPr>
                <w:t> </w:t>
              </w:r>
            </w:ins>
          </w:p>
        </w:tc>
        <w:tc>
          <w:tcPr>
            <w:tcW w:w="997" w:type="dxa"/>
            <w:shd w:val="clear" w:color="auto" w:fill="auto"/>
            <w:noWrap/>
            <w:vAlign w:val="center"/>
            <w:hideMark/>
            <w:tcPrChange w:id="35052" w:author="James Vu" w:date="2024-04-19T00:26:00Z">
              <w:tcPr>
                <w:tcW w:w="997" w:type="dxa"/>
                <w:tcBorders>
                  <w:top w:val="nil"/>
                  <w:left w:val="nil"/>
                  <w:bottom w:val="single" w:sz="4" w:space="0" w:color="auto"/>
                  <w:right w:val="single" w:sz="4" w:space="0" w:color="auto"/>
                </w:tcBorders>
                <w:shd w:val="clear" w:color="000000" w:fill="D8E4BC"/>
                <w:noWrap/>
                <w:vAlign w:val="center"/>
                <w:hideMark/>
              </w:tcPr>
            </w:tcPrChange>
          </w:tcPr>
          <w:p w14:paraId="5423DC75" w14:textId="77777777" w:rsidR="001F08AC" w:rsidRPr="00B053AF" w:rsidRDefault="001F08AC">
            <w:pPr>
              <w:jc w:val="center"/>
              <w:rPr>
                <w:ins w:id="35053" w:author="James Vu" w:date="2024-04-18T23:36:00Z"/>
                <w:b/>
                <w:bCs/>
                <w:color w:val="000000"/>
                <w:sz w:val="22"/>
                <w:szCs w:val="22"/>
                <w:rPrChange w:id="35054" w:author="James Vu" w:date="2024-04-18T23:49:00Z">
                  <w:rPr>
                    <w:ins w:id="35055" w:author="James Vu" w:date="2024-04-18T23:36:00Z"/>
                    <w:b/>
                    <w:bCs/>
                    <w:color w:val="000000"/>
                    <w:sz w:val="26"/>
                    <w:szCs w:val="26"/>
                  </w:rPr>
                </w:rPrChange>
              </w:rPr>
            </w:pPr>
            <w:ins w:id="35056" w:author="James Vu" w:date="2024-04-18T23:36:00Z">
              <w:r w:rsidRPr="00B053AF">
                <w:rPr>
                  <w:b/>
                  <w:bCs/>
                  <w:color w:val="000000"/>
                  <w:sz w:val="22"/>
                  <w:szCs w:val="22"/>
                  <w:rPrChange w:id="35057" w:author="James Vu" w:date="2024-04-18T23:49:00Z">
                    <w:rPr>
                      <w:b/>
                      <w:bCs/>
                      <w:color w:val="000000"/>
                      <w:sz w:val="26"/>
                      <w:szCs w:val="26"/>
                    </w:rPr>
                  </w:rPrChange>
                </w:rPr>
                <w:t> </w:t>
              </w:r>
            </w:ins>
          </w:p>
        </w:tc>
        <w:tc>
          <w:tcPr>
            <w:tcW w:w="1290" w:type="dxa"/>
            <w:shd w:val="clear" w:color="auto" w:fill="auto"/>
            <w:noWrap/>
            <w:vAlign w:val="center"/>
            <w:hideMark/>
            <w:tcPrChange w:id="35058" w:author="James Vu" w:date="2024-04-19T00:26:00Z">
              <w:tcPr>
                <w:tcW w:w="1290" w:type="dxa"/>
                <w:gridSpan w:val="2"/>
                <w:tcBorders>
                  <w:top w:val="nil"/>
                  <w:left w:val="nil"/>
                  <w:bottom w:val="single" w:sz="4" w:space="0" w:color="auto"/>
                  <w:right w:val="single" w:sz="4" w:space="0" w:color="auto"/>
                </w:tcBorders>
                <w:shd w:val="clear" w:color="000000" w:fill="D8E4BC"/>
                <w:noWrap/>
                <w:vAlign w:val="center"/>
                <w:hideMark/>
              </w:tcPr>
            </w:tcPrChange>
          </w:tcPr>
          <w:p w14:paraId="7ECD583B" w14:textId="77777777" w:rsidR="001F08AC" w:rsidRPr="00B053AF" w:rsidRDefault="001F08AC">
            <w:pPr>
              <w:jc w:val="center"/>
              <w:rPr>
                <w:ins w:id="35059" w:author="James Vu" w:date="2024-04-18T23:36:00Z"/>
                <w:b/>
                <w:bCs/>
                <w:color w:val="000000"/>
                <w:sz w:val="22"/>
                <w:szCs w:val="22"/>
                <w:rPrChange w:id="35060" w:author="James Vu" w:date="2024-04-18T23:49:00Z">
                  <w:rPr>
                    <w:ins w:id="35061" w:author="James Vu" w:date="2024-04-18T23:36:00Z"/>
                    <w:b/>
                    <w:bCs/>
                    <w:color w:val="000000"/>
                    <w:sz w:val="26"/>
                    <w:szCs w:val="26"/>
                  </w:rPr>
                </w:rPrChange>
              </w:rPr>
            </w:pPr>
            <w:ins w:id="35062" w:author="James Vu" w:date="2024-04-18T23:36:00Z">
              <w:r w:rsidRPr="00B053AF">
                <w:rPr>
                  <w:b/>
                  <w:bCs/>
                  <w:color w:val="000000"/>
                  <w:sz w:val="22"/>
                  <w:szCs w:val="22"/>
                  <w:rPrChange w:id="35063" w:author="James Vu" w:date="2024-04-18T23:49:00Z">
                    <w:rPr>
                      <w:b/>
                      <w:bCs/>
                      <w:color w:val="000000"/>
                      <w:sz w:val="26"/>
                      <w:szCs w:val="26"/>
                    </w:rPr>
                  </w:rPrChange>
                </w:rPr>
                <w:t> </w:t>
              </w:r>
            </w:ins>
          </w:p>
        </w:tc>
        <w:tc>
          <w:tcPr>
            <w:tcW w:w="2079" w:type="dxa"/>
            <w:shd w:val="clear" w:color="auto" w:fill="auto"/>
            <w:vAlign w:val="center"/>
            <w:hideMark/>
            <w:tcPrChange w:id="35064" w:author="James Vu" w:date="2024-04-19T00:26:00Z">
              <w:tcPr>
                <w:tcW w:w="2079" w:type="dxa"/>
                <w:tcBorders>
                  <w:top w:val="nil"/>
                  <w:left w:val="nil"/>
                  <w:bottom w:val="single" w:sz="4" w:space="0" w:color="auto"/>
                  <w:right w:val="single" w:sz="4" w:space="0" w:color="auto"/>
                </w:tcBorders>
                <w:shd w:val="clear" w:color="000000" w:fill="D8E4BC"/>
                <w:vAlign w:val="center"/>
                <w:hideMark/>
              </w:tcPr>
            </w:tcPrChange>
          </w:tcPr>
          <w:p w14:paraId="26BEC692" w14:textId="77777777" w:rsidR="001F08AC" w:rsidRPr="00B053AF" w:rsidRDefault="001F08AC">
            <w:pPr>
              <w:jc w:val="center"/>
              <w:rPr>
                <w:ins w:id="35065" w:author="James Vu" w:date="2024-04-18T23:36:00Z"/>
                <w:b/>
                <w:bCs/>
                <w:color w:val="000000"/>
                <w:sz w:val="22"/>
                <w:szCs w:val="22"/>
                <w:rPrChange w:id="35066" w:author="James Vu" w:date="2024-04-18T23:49:00Z">
                  <w:rPr>
                    <w:ins w:id="35067" w:author="James Vu" w:date="2024-04-18T23:36:00Z"/>
                    <w:b/>
                    <w:bCs/>
                    <w:color w:val="000000"/>
                    <w:sz w:val="26"/>
                    <w:szCs w:val="26"/>
                  </w:rPr>
                </w:rPrChange>
              </w:rPr>
            </w:pPr>
            <w:ins w:id="35068" w:author="James Vu" w:date="2024-04-18T23:36:00Z">
              <w:r w:rsidRPr="00B053AF">
                <w:rPr>
                  <w:b/>
                  <w:bCs/>
                  <w:color w:val="000000"/>
                  <w:sz w:val="22"/>
                  <w:szCs w:val="22"/>
                  <w:rPrChange w:id="35069" w:author="James Vu" w:date="2024-04-18T23:49:00Z">
                    <w:rPr>
                      <w:b/>
                      <w:bCs/>
                      <w:color w:val="000000"/>
                      <w:sz w:val="26"/>
                      <w:szCs w:val="26"/>
                    </w:rPr>
                  </w:rPrChange>
                </w:rPr>
                <w:t> </w:t>
              </w:r>
            </w:ins>
          </w:p>
        </w:tc>
        <w:tc>
          <w:tcPr>
            <w:tcW w:w="1416" w:type="dxa"/>
            <w:shd w:val="clear" w:color="auto" w:fill="auto"/>
            <w:vAlign w:val="center"/>
            <w:hideMark/>
            <w:tcPrChange w:id="35070" w:author="James Vu" w:date="2024-04-19T00:26:00Z">
              <w:tcPr>
                <w:tcW w:w="1416" w:type="dxa"/>
                <w:gridSpan w:val="2"/>
                <w:tcBorders>
                  <w:top w:val="nil"/>
                  <w:left w:val="nil"/>
                  <w:bottom w:val="single" w:sz="4" w:space="0" w:color="auto"/>
                  <w:right w:val="single" w:sz="4" w:space="0" w:color="auto"/>
                </w:tcBorders>
                <w:shd w:val="clear" w:color="000000" w:fill="D8E4BC"/>
                <w:vAlign w:val="center"/>
                <w:hideMark/>
              </w:tcPr>
            </w:tcPrChange>
          </w:tcPr>
          <w:p w14:paraId="7FD4A188" w14:textId="77777777" w:rsidR="001F08AC" w:rsidRPr="00B053AF" w:rsidRDefault="001F08AC">
            <w:pPr>
              <w:jc w:val="center"/>
              <w:rPr>
                <w:ins w:id="35071" w:author="James Vu" w:date="2024-04-18T23:36:00Z"/>
                <w:b/>
                <w:bCs/>
                <w:color w:val="000000"/>
                <w:sz w:val="22"/>
                <w:szCs w:val="22"/>
                <w:rPrChange w:id="35072" w:author="James Vu" w:date="2024-04-18T23:49:00Z">
                  <w:rPr>
                    <w:ins w:id="35073" w:author="James Vu" w:date="2024-04-18T23:36:00Z"/>
                    <w:b/>
                    <w:bCs/>
                    <w:color w:val="000000"/>
                    <w:sz w:val="26"/>
                    <w:szCs w:val="26"/>
                  </w:rPr>
                </w:rPrChange>
              </w:rPr>
            </w:pPr>
            <w:ins w:id="35074" w:author="James Vu" w:date="2024-04-18T23:36:00Z">
              <w:r w:rsidRPr="00B053AF">
                <w:rPr>
                  <w:b/>
                  <w:bCs/>
                  <w:color w:val="000000"/>
                  <w:sz w:val="22"/>
                  <w:szCs w:val="22"/>
                  <w:rPrChange w:id="35075" w:author="James Vu" w:date="2024-04-18T23:49:00Z">
                    <w:rPr>
                      <w:b/>
                      <w:bCs/>
                      <w:color w:val="000000"/>
                      <w:sz w:val="26"/>
                      <w:szCs w:val="26"/>
                    </w:rPr>
                  </w:rPrChange>
                </w:rPr>
                <w:t> </w:t>
              </w:r>
            </w:ins>
          </w:p>
        </w:tc>
        <w:tc>
          <w:tcPr>
            <w:tcW w:w="1715" w:type="dxa"/>
            <w:shd w:val="clear" w:color="auto" w:fill="auto"/>
            <w:vAlign w:val="center"/>
            <w:hideMark/>
            <w:tcPrChange w:id="35076" w:author="James Vu" w:date="2024-04-19T00:26:00Z">
              <w:tcPr>
                <w:tcW w:w="1715" w:type="dxa"/>
                <w:gridSpan w:val="2"/>
                <w:tcBorders>
                  <w:top w:val="nil"/>
                  <w:left w:val="nil"/>
                  <w:bottom w:val="single" w:sz="4" w:space="0" w:color="auto"/>
                  <w:right w:val="single" w:sz="4" w:space="0" w:color="auto"/>
                </w:tcBorders>
                <w:shd w:val="clear" w:color="000000" w:fill="D8E4BC"/>
                <w:vAlign w:val="center"/>
                <w:hideMark/>
              </w:tcPr>
            </w:tcPrChange>
          </w:tcPr>
          <w:p w14:paraId="1B45DE16" w14:textId="77777777" w:rsidR="001F08AC" w:rsidRPr="00B053AF" w:rsidRDefault="001F08AC">
            <w:pPr>
              <w:jc w:val="center"/>
              <w:rPr>
                <w:ins w:id="35077" w:author="James Vu" w:date="2024-04-18T23:36:00Z"/>
                <w:b/>
                <w:bCs/>
                <w:color w:val="000000"/>
                <w:sz w:val="22"/>
                <w:szCs w:val="22"/>
                <w:rPrChange w:id="35078" w:author="James Vu" w:date="2024-04-18T23:49:00Z">
                  <w:rPr>
                    <w:ins w:id="35079" w:author="James Vu" w:date="2024-04-18T23:36:00Z"/>
                    <w:b/>
                    <w:bCs/>
                    <w:color w:val="000000"/>
                    <w:sz w:val="26"/>
                    <w:szCs w:val="26"/>
                  </w:rPr>
                </w:rPrChange>
              </w:rPr>
            </w:pPr>
            <w:ins w:id="35080" w:author="James Vu" w:date="2024-04-18T23:36:00Z">
              <w:r w:rsidRPr="00B053AF">
                <w:rPr>
                  <w:b/>
                  <w:bCs/>
                  <w:color w:val="000000"/>
                  <w:sz w:val="22"/>
                  <w:szCs w:val="22"/>
                  <w:rPrChange w:id="35081" w:author="James Vu" w:date="2024-04-18T23:49:00Z">
                    <w:rPr>
                      <w:b/>
                      <w:bCs/>
                      <w:color w:val="000000"/>
                      <w:sz w:val="26"/>
                      <w:szCs w:val="26"/>
                    </w:rPr>
                  </w:rPrChange>
                </w:rPr>
                <w:t> </w:t>
              </w:r>
            </w:ins>
          </w:p>
        </w:tc>
        <w:tc>
          <w:tcPr>
            <w:tcW w:w="1589" w:type="dxa"/>
            <w:shd w:val="clear" w:color="auto" w:fill="auto"/>
            <w:noWrap/>
            <w:vAlign w:val="center"/>
            <w:hideMark/>
            <w:tcPrChange w:id="35082" w:author="James Vu" w:date="2024-04-19T00:26:00Z">
              <w:tcPr>
                <w:tcW w:w="1589" w:type="dxa"/>
                <w:gridSpan w:val="2"/>
                <w:tcBorders>
                  <w:top w:val="nil"/>
                  <w:left w:val="nil"/>
                  <w:bottom w:val="single" w:sz="4" w:space="0" w:color="auto"/>
                  <w:right w:val="single" w:sz="4" w:space="0" w:color="auto"/>
                </w:tcBorders>
                <w:shd w:val="clear" w:color="000000" w:fill="D8E4BC"/>
                <w:noWrap/>
                <w:vAlign w:val="center"/>
                <w:hideMark/>
              </w:tcPr>
            </w:tcPrChange>
          </w:tcPr>
          <w:p w14:paraId="6265B93F" w14:textId="77777777" w:rsidR="001F08AC" w:rsidRPr="00B053AF" w:rsidRDefault="001F08AC">
            <w:pPr>
              <w:rPr>
                <w:ins w:id="35083" w:author="James Vu" w:date="2024-04-18T23:36:00Z"/>
                <w:b/>
                <w:bCs/>
                <w:color w:val="000000"/>
                <w:sz w:val="22"/>
                <w:szCs w:val="22"/>
                <w:rPrChange w:id="35084" w:author="James Vu" w:date="2024-04-18T23:49:00Z">
                  <w:rPr>
                    <w:ins w:id="35085" w:author="James Vu" w:date="2024-04-18T23:36:00Z"/>
                    <w:b/>
                    <w:bCs/>
                    <w:color w:val="000000"/>
                    <w:sz w:val="26"/>
                    <w:szCs w:val="26"/>
                  </w:rPr>
                </w:rPrChange>
              </w:rPr>
            </w:pPr>
            <w:ins w:id="35086" w:author="James Vu" w:date="2024-04-18T23:36:00Z">
              <w:r w:rsidRPr="00B053AF">
                <w:rPr>
                  <w:b/>
                  <w:bCs/>
                  <w:color w:val="000000"/>
                  <w:sz w:val="22"/>
                  <w:szCs w:val="22"/>
                  <w:rPrChange w:id="35087" w:author="James Vu" w:date="2024-04-18T23:49:00Z">
                    <w:rPr>
                      <w:b/>
                      <w:bCs/>
                      <w:color w:val="000000"/>
                      <w:sz w:val="26"/>
                      <w:szCs w:val="26"/>
                    </w:rPr>
                  </w:rPrChange>
                </w:rPr>
                <w:t> </w:t>
              </w:r>
            </w:ins>
          </w:p>
        </w:tc>
      </w:tr>
      <w:tr w:rsidR="00B053AF" w:rsidRPr="00B053AF" w14:paraId="06B68DE8" w14:textId="77777777" w:rsidTr="003C02FF">
        <w:trPr>
          <w:trHeight w:val="20"/>
          <w:ins w:id="35088" w:author="James Vu" w:date="2024-04-18T23:36:00Z"/>
          <w:trPrChange w:id="35089" w:author="James Vu" w:date="2024-04-19T00:26:00Z">
            <w:trPr>
              <w:trHeight w:val="20"/>
            </w:trPr>
          </w:trPrChange>
        </w:trPr>
        <w:tc>
          <w:tcPr>
            <w:tcW w:w="697" w:type="dxa"/>
            <w:shd w:val="clear" w:color="auto" w:fill="auto"/>
            <w:vAlign w:val="center"/>
            <w:hideMark/>
            <w:tcPrChange w:id="35090"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27F2433B" w14:textId="77777777" w:rsidR="001F08AC" w:rsidRPr="00B053AF" w:rsidRDefault="001F08AC">
            <w:pPr>
              <w:jc w:val="center"/>
              <w:rPr>
                <w:ins w:id="35091" w:author="James Vu" w:date="2024-04-18T23:36:00Z"/>
                <w:color w:val="000000"/>
                <w:sz w:val="22"/>
                <w:szCs w:val="22"/>
                <w:rPrChange w:id="35092" w:author="James Vu" w:date="2024-04-18T23:49:00Z">
                  <w:rPr>
                    <w:ins w:id="35093" w:author="James Vu" w:date="2024-04-18T23:36:00Z"/>
                    <w:color w:val="000000"/>
                    <w:sz w:val="26"/>
                    <w:szCs w:val="26"/>
                  </w:rPr>
                </w:rPrChange>
              </w:rPr>
            </w:pPr>
            <w:ins w:id="35094" w:author="James Vu" w:date="2024-04-18T23:36:00Z">
              <w:r w:rsidRPr="00B053AF">
                <w:rPr>
                  <w:color w:val="000000"/>
                  <w:sz w:val="22"/>
                  <w:szCs w:val="22"/>
                  <w:rPrChange w:id="35095" w:author="James Vu" w:date="2024-04-18T23:49:00Z">
                    <w:rPr>
                      <w:color w:val="000000"/>
                      <w:sz w:val="26"/>
                      <w:szCs w:val="26"/>
                    </w:rPr>
                  </w:rPrChange>
                </w:rPr>
                <w:lastRenderedPageBreak/>
                <w:t>2.1</w:t>
              </w:r>
            </w:ins>
          </w:p>
        </w:tc>
        <w:tc>
          <w:tcPr>
            <w:tcW w:w="1804" w:type="dxa"/>
            <w:shd w:val="clear" w:color="auto" w:fill="auto"/>
            <w:vAlign w:val="center"/>
            <w:hideMark/>
            <w:tcPrChange w:id="35096"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1409EC8D" w14:textId="77777777" w:rsidR="001F08AC" w:rsidRPr="00B053AF" w:rsidRDefault="001F08AC">
            <w:pPr>
              <w:rPr>
                <w:ins w:id="35097" w:author="James Vu" w:date="2024-04-18T23:36:00Z"/>
                <w:color w:val="000000"/>
                <w:sz w:val="22"/>
                <w:szCs w:val="22"/>
                <w:rPrChange w:id="35098" w:author="James Vu" w:date="2024-04-18T23:49:00Z">
                  <w:rPr>
                    <w:ins w:id="35099" w:author="James Vu" w:date="2024-04-18T23:36:00Z"/>
                    <w:color w:val="000000"/>
                    <w:sz w:val="26"/>
                    <w:szCs w:val="26"/>
                  </w:rPr>
                </w:rPrChange>
              </w:rPr>
            </w:pPr>
            <w:ins w:id="35100" w:author="James Vu" w:date="2024-04-18T23:36:00Z">
              <w:r w:rsidRPr="00B053AF">
                <w:rPr>
                  <w:color w:val="000000"/>
                  <w:sz w:val="22"/>
                  <w:szCs w:val="22"/>
                  <w:rPrChange w:id="35101" w:author="James Vu" w:date="2024-04-18T23:49:00Z">
                    <w:rPr>
                      <w:color w:val="000000"/>
                      <w:sz w:val="26"/>
                      <w:szCs w:val="26"/>
                    </w:rPr>
                  </w:rPrChange>
                </w:rPr>
                <w:t>Thuê chuyên gia: xây dựng kiến trúc hệ thống kỹ thuật , tính năng chi tiết của phần mềm nội bộ thiết kế mô hình kiến trúc dữ liệu và các hoạt động khác</w:t>
              </w:r>
            </w:ins>
          </w:p>
        </w:tc>
        <w:tc>
          <w:tcPr>
            <w:tcW w:w="1974" w:type="dxa"/>
            <w:shd w:val="clear" w:color="auto" w:fill="auto"/>
            <w:vAlign w:val="center"/>
            <w:hideMark/>
            <w:tcPrChange w:id="35102"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5BC4A6F3" w14:textId="77777777" w:rsidR="001F08AC" w:rsidRPr="00B053AF" w:rsidRDefault="001F08AC">
            <w:pPr>
              <w:rPr>
                <w:ins w:id="35103" w:author="James Vu" w:date="2024-04-18T23:36:00Z"/>
                <w:color w:val="000000"/>
                <w:sz w:val="22"/>
                <w:szCs w:val="22"/>
                <w:rPrChange w:id="35104" w:author="James Vu" w:date="2024-04-18T23:49:00Z">
                  <w:rPr>
                    <w:ins w:id="35105" w:author="James Vu" w:date="2024-04-18T23:36:00Z"/>
                    <w:color w:val="000000"/>
                    <w:sz w:val="26"/>
                    <w:szCs w:val="26"/>
                  </w:rPr>
                </w:rPrChange>
              </w:rPr>
            </w:pPr>
            <w:ins w:id="35106" w:author="James Vu" w:date="2024-04-18T23:36:00Z">
              <w:r w:rsidRPr="00B053AF">
                <w:rPr>
                  <w:color w:val="000000"/>
                  <w:sz w:val="22"/>
                  <w:szCs w:val="22"/>
                  <w:rPrChange w:id="35107" w:author="James Vu" w:date="2024-04-18T23:49:00Z">
                    <w:rPr>
                      <w:color w:val="000000"/>
                      <w:sz w:val="26"/>
                      <w:szCs w:val="26"/>
                    </w:rPr>
                  </w:rPrChange>
                </w:rPr>
                <w:t> </w:t>
              </w:r>
            </w:ins>
          </w:p>
        </w:tc>
        <w:tc>
          <w:tcPr>
            <w:tcW w:w="888" w:type="dxa"/>
            <w:shd w:val="clear" w:color="auto" w:fill="auto"/>
            <w:vAlign w:val="center"/>
            <w:hideMark/>
            <w:tcPrChange w:id="35108"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2245AE4B" w14:textId="77777777" w:rsidR="001F08AC" w:rsidRPr="00B053AF" w:rsidRDefault="001F08AC">
            <w:pPr>
              <w:jc w:val="center"/>
              <w:rPr>
                <w:ins w:id="35109" w:author="James Vu" w:date="2024-04-18T23:36:00Z"/>
                <w:color w:val="000000"/>
                <w:sz w:val="22"/>
                <w:szCs w:val="22"/>
                <w:rPrChange w:id="35110" w:author="James Vu" w:date="2024-04-18T23:49:00Z">
                  <w:rPr>
                    <w:ins w:id="35111" w:author="James Vu" w:date="2024-04-18T23:36:00Z"/>
                    <w:color w:val="000000"/>
                    <w:sz w:val="26"/>
                    <w:szCs w:val="26"/>
                  </w:rPr>
                </w:rPrChange>
              </w:rPr>
            </w:pPr>
            <w:ins w:id="35112" w:author="James Vu" w:date="2024-04-18T23:36:00Z">
              <w:r w:rsidRPr="00B053AF">
                <w:rPr>
                  <w:color w:val="000000"/>
                  <w:sz w:val="22"/>
                  <w:szCs w:val="22"/>
                  <w:rPrChange w:id="35113" w:author="James Vu" w:date="2024-04-18T23:49:00Z">
                    <w:rPr>
                      <w:color w:val="000000"/>
                      <w:sz w:val="26"/>
                      <w:szCs w:val="26"/>
                    </w:rPr>
                  </w:rPrChange>
                </w:rPr>
                <w:t>Gói</w:t>
              </w:r>
            </w:ins>
          </w:p>
        </w:tc>
        <w:tc>
          <w:tcPr>
            <w:tcW w:w="997" w:type="dxa"/>
            <w:shd w:val="clear" w:color="auto" w:fill="auto"/>
            <w:vAlign w:val="center"/>
            <w:hideMark/>
            <w:tcPrChange w:id="35114"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663C29F1" w14:textId="77777777" w:rsidR="001F08AC" w:rsidRPr="00B053AF" w:rsidRDefault="001F08AC">
            <w:pPr>
              <w:jc w:val="center"/>
              <w:rPr>
                <w:ins w:id="35115" w:author="James Vu" w:date="2024-04-18T23:36:00Z"/>
                <w:color w:val="000000"/>
                <w:sz w:val="22"/>
                <w:szCs w:val="22"/>
                <w:rPrChange w:id="35116" w:author="James Vu" w:date="2024-04-18T23:49:00Z">
                  <w:rPr>
                    <w:ins w:id="35117" w:author="James Vu" w:date="2024-04-18T23:36:00Z"/>
                    <w:color w:val="000000"/>
                    <w:sz w:val="26"/>
                    <w:szCs w:val="26"/>
                  </w:rPr>
                </w:rPrChange>
              </w:rPr>
            </w:pPr>
            <w:ins w:id="35118" w:author="James Vu" w:date="2024-04-18T23:36:00Z">
              <w:r w:rsidRPr="00B053AF">
                <w:rPr>
                  <w:color w:val="000000"/>
                  <w:sz w:val="22"/>
                  <w:szCs w:val="22"/>
                  <w:rPrChange w:id="35119" w:author="James Vu" w:date="2024-04-18T23:49:00Z">
                    <w:rPr>
                      <w:color w:val="000000"/>
                      <w:sz w:val="26"/>
                      <w:szCs w:val="26"/>
                    </w:rPr>
                  </w:rPrChange>
                </w:rPr>
                <w:t>1</w:t>
              </w:r>
            </w:ins>
          </w:p>
        </w:tc>
        <w:tc>
          <w:tcPr>
            <w:tcW w:w="1290" w:type="dxa"/>
            <w:shd w:val="clear" w:color="auto" w:fill="auto"/>
            <w:vAlign w:val="center"/>
            <w:hideMark/>
            <w:tcPrChange w:id="35120"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2D21F352" w14:textId="77777777" w:rsidR="001F08AC" w:rsidRPr="00B053AF" w:rsidRDefault="001F08AC">
            <w:pPr>
              <w:jc w:val="center"/>
              <w:rPr>
                <w:ins w:id="35121" w:author="James Vu" w:date="2024-04-18T23:36:00Z"/>
                <w:color w:val="000000"/>
                <w:sz w:val="22"/>
                <w:szCs w:val="22"/>
                <w:rPrChange w:id="35122" w:author="James Vu" w:date="2024-04-18T23:49:00Z">
                  <w:rPr>
                    <w:ins w:id="35123" w:author="James Vu" w:date="2024-04-18T23:36:00Z"/>
                    <w:color w:val="000000"/>
                    <w:sz w:val="26"/>
                    <w:szCs w:val="26"/>
                  </w:rPr>
                </w:rPrChange>
              </w:rPr>
            </w:pPr>
            <w:ins w:id="35124" w:author="James Vu" w:date="2024-04-18T23:36:00Z">
              <w:r w:rsidRPr="00B053AF">
                <w:rPr>
                  <w:color w:val="000000"/>
                  <w:sz w:val="22"/>
                  <w:szCs w:val="22"/>
                  <w:rPrChange w:id="35125" w:author="James Vu" w:date="2024-04-18T23:49:00Z">
                    <w:rPr>
                      <w:color w:val="000000"/>
                      <w:sz w:val="26"/>
                      <w:szCs w:val="26"/>
                    </w:rPr>
                  </w:rPrChange>
                </w:rPr>
                <w:t>750.000.000</w:t>
              </w:r>
            </w:ins>
          </w:p>
        </w:tc>
        <w:tc>
          <w:tcPr>
            <w:tcW w:w="2079" w:type="dxa"/>
            <w:shd w:val="clear" w:color="auto" w:fill="auto"/>
            <w:vAlign w:val="center"/>
            <w:hideMark/>
            <w:tcPrChange w:id="35126"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0A80526E" w14:textId="77777777" w:rsidR="001F08AC" w:rsidRPr="00B053AF" w:rsidRDefault="001F08AC">
            <w:pPr>
              <w:jc w:val="center"/>
              <w:rPr>
                <w:ins w:id="35127" w:author="James Vu" w:date="2024-04-18T23:36:00Z"/>
                <w:color w:val="000000"/>
                <w:sz w:val="22"/>
                <w:szCs w:val="22"/>
                <w:rPrChange w:id="35128" w:author="James Vu" w:date="2024-04-18T23:49:00Z">
                  <w:rPr>
                    <w:ins w:id="35129" w:author="James Vu" w:date="2024-04-18T23:36:00Z"/>
                    <w:color w:val="000000"/>
                    <w:sz w:val="26"/>
                    <w:szCs w:val="26"/>
                  </w:rPr>
                </w:rPrChange>
              </w:rPr>
            </w:pPr>
            <w:ins w:id="35130" w:author="James Vu" w:date="2024-04-18T23:36:00Z">
              <w:r w:rsidRPr="00B053AF">
                <w:rPr>
                  <w:color w:val="000000"/>
                  <w:sz w:val="22"/>
                  <w:szCs w:val="22"/>
                  <w:rPrChange w:id="35131" w:author="James Vu" w:date="2024-04-18T23:49:00Z">
                    <w:rPr>
                      <w:color w:val="000000"/>
                      <w:sz w:val="26"/>
                      <w:szCs w:val="26"/>
                    </w:rPr>
                  </w:rPrChange>
                </w:rPr>
                <w:t>750.000.000</w:t>
              </w:r>
            </w:ins>
          </w:p>
        </w:tc>
        <w:tc>
          <w:tcPr>
            <w:tcW w:w="1416" w:type="dxa"/>
            <w:shd w:val="clear" w:color="auto" w:fill="auto"/>
            <w:vAlign w:val="center"/>
            <w:hideMark/>
            <w:tcPrChange w:id="35132"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77E6FDEE" w14:textId="77777777" w:rsidR="001F08AC" w:rsidRPr="00B053AF" w:rsidRDefault="001F08AC">
            <w:pPr>
              <w:jc w:val="center"/>
              <w:rPr>
                <w:ins w:id="35133" w:author="James Vu" w:date="2024-04-18T23:36:00Z"/>
                <w:color w:val="000000"/>
                <w:sz w:val="22"/>
                <w:szCs w:val="22"/>
                <w:rPrChange w:id="35134" w:author="James Vu" w:date="2024-04-18T23:49:00Z">
                  <w:rPr>
                    <w:ins w:id="35135" w:author="James Vu" w:date="2024-04-18T23:36:00Z"/>
                    <w:color w:val="000000"/>
                    <w:sz w:val="26"/>
                    <w:szCs w:val="26"/>
                  </w:rPr>
                </w:rPrChange>
              </w:rPr>
            </w:pPr>
            <w:ins w:id="35136" w:author="James Vu" w:date="2024-04-18T23:36:00Z">
              <w:r w:rsidRPr="00B053AF">
                <w:rPr>
                  <w:color w:val="000000"/>
                  <w:sz w:val="22"/>
                  <w:szCs w:val="22"/>
                  <w:rPrChange w:id="35137" w:author="James Vu" w:date="2024-04-18T23:49:00Z">
                    <w:rPr>
                      <w:color w:val="000000"/>
                      <w:sz w:val="26"/>
                      <w:szCs w:val="26"/>
                    </w:rPr>
                  </w:rPrChange>
                </w:rPr>
                <w:t>75.000.000</w:t>
              </w:r>
            </w:ins>
          </w:p>
        </w:tc>
        <w:tc>
          <w:tcPr>
            <w:tcW w:w="1715" w:type="dxa"/>
            <w:shd w:val="clear" w:color="auto" w:fill="auto"/>
            <w:vAlign w:val="center"/>
            <w:hideMark/>
            <w:tcPrChange w:id="35138"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73A88799" w14:textId="77777777" w:rsidR="001F08AC" w:rsidRPr="00B053AF" w:rsidRDefault="001F08AC">
            <w:pPr>
              <w:jc w:val="center"/>
              <w:rPr>
                <w:ins w:id="35139" w:author="James Vu" w:date="2024-04-18T23:36:00Z"/>
                <w:color w:val="000000"/>
                <w:sz w:val="22"/>
                <w:szCs w:val="22"/>
                <w:rPrChange w:id="35140" w:author="James Vu" w:date="2024-04-18T23:49:00Z">
                  <w:rPr>
                    <w:ins w:id="35141" w:author="James Vu" w:date="2024-04-18T23:36:00Z"/>
                    <w:color w:val="000000"/>
                    <w:sz w:val="26"/>
                    <w:szCs w:val="26"/>
                  </w:rPr>
                </w:rPrChange>
              </w:rPr>
            </w:pPr>
            <w:ins w:id="35142" w:author="James Vu" w:date="2024-04-18T23:36:00Z">
              <w:r w:rsidRPr="00B053AF">
                <w:rPr>
                  <w:color w:val="000000"/>
                  <w:sz w:val="22"/>
                  <w:szCs w:val="22"/>
                  <w:rPrChange w:id="35143" w:author="James Vu" w:date="2024-04-18T23:49:00Z">
                    <w:rPr>
                      <w:color w:val="000000"/>
                      <w:sz w:val="26"/>
                      <w:szCs w:val="26"/>
                    </w:rPr>
                  </w:rPrChange>
                </w:rPr>
                <w:t>825.000.000</w:t>
              </w:r>
            </w:ins>
          </w:p>
        </w:tc>
        <w:tc>
          <w:tcPr>
            <w:tcW w:w="1589" w:type="dxa"/>
            <w:shd w:val="clear" w:color="auto" w:fill="auto"/>
            <w:vAlign w:val="center"/>
            <w:hideMark/>
            <w:tcPrChange w:id="35144"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2366E741" w14:textId="77777777" w:rsidR="001F08AC" w:rsidRPr="00B053AF" w:rsidRDefault="001F08AC">
            <w:pPr>
              <w:rPr>
                <w:ins w:id="35145" w:author="James Vu" w:date="2024-04-18T23:36:00Z"/>
                <w:color w:val="000000"/>
                <w:sz w:val="22"/>
                <w:szCs w:val="22"/>
                <w:rPrChange w:id="35146" w:author="James Vu" w:date="2024-04-18T23:49:00Z">
                  <w:rPr>
                    <w:ins w:id="35147" w:author="James Vu" w:date="2024-04-18T23:36:00Z"/>
                    <w:color w:val="000000"/>
                    <w:sz w:val="26"/>
                    <w:szCs w:val="26"/>
                  </w:rPr>
                </w:rPrChange>
              </w:rPr>
            </w:pPr>
            <w:ins w:id="35148" w:author="James Vu" w:date="2024-04-18T23:36:00Z">
              <w:r w:rsidRPr="00B053AF">
                <w:rPr>
                  <w:color w:val="000000"/>
                  <w:sz w:val="22"/>
                  <w:szCs w:val="22"/>
                  <w:rPrChange w:id="35149" w:author="James Vu" w:date="2024-04-18T23:49:00Z">
                    <w:rPr>
                      <w:color w:val="000000"/>
                      <w:sz w:val="26"/>
                      <w:szCs w:val="26"/>
                    </w:rPr>
                  </w:rPrChange>
                </w:rPr>
                <w:t>Báo giá dự toán và triển khai thực hiện theo báo giá thực tế tại thời điểm triển khai</w:t>
              </w:r>
            </w:ins>
          </w:p>
        </w:tc>
      </w:tr>
      <w:tr w:rsidR="00B053AF" w:rsidRPr="00B053AF" w14:paraId="474F8760" w14:textId="77777777" w:rsidTr="003C02FF">
        <w:trPr>
          <w:trHeight w:val="20"/>
          <w:ins w:id="35150" w:author="James Vu" w:date="2024-04-18T23:36:00Z"/>
          <w:trPrChange w:id="35151" w:author="James Vu" w:date="2024-04-19T00:26:00Z">
            <w:trPr>
              <w:trHeight w:val="20"/>
            </w:trPr>
          </w:trPrChange>
        </w:trPr>
        <w:tc>
          <w:tcPr>
            <w:tcW w:w="697" w:type="dxa"/>
            <w:shd w:val="clear" w:color="auto" w:fill="auto"/>
            <w:vAlign w:val="center"/>
            <w:hideMark/>
            <w:tcPrChange w:id="35152"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65F75D25" w14:textId="77777777" w:rsidR="001F08AC" w:rsidRPr="00B053AF" w:rsidRDefault="001F08AC">
            <w:pPr>
              <w:jc w:val="center"/>
              <w:rPr>
                <w:ins w:id="35153" w:author="James Vu" w:date="2024-04-18T23:36:00Z"/>
                <w:color w:val="000000"/>
                <w:sz w:val="22"/>
                <w:szCs w:val="22"/>
                <w:rPrChange w:id="35154" w:author="James Vu" w:date="2024-04-18T23:49:00Z">
                  <w:rPr>
                    <w:ins w:id="35155" w:author="James Vu" w:date="2024-04-18T23:36:00Z"/>
                    <w:color w:val="000000"/>
                    <w:sz w:val="26"/>
                    <w:szCs w:val="26"/>
                  </w:rPr>
                </w:rPrChange>
              </w:rPr>
            </w:pPr>
            <w:ins w:id="35156" w:author="James Vu" w:date="2024-04-18T23:36:00Z">
              <w:r w:rsidRPr="00B053AF">
                <w:rPr>
                  <w:color w:val="000000"/>
                  <w:sz w:val="22"/>
                  <w:szCs w:val="22"/>
                  <w:rPrChange w:id="35157" w:author="James Vu" w:date="2024-04-18T23:49:00Z">
                    <w:rPr>
                      <w:color w:val="000000"/>
                      <w:sz w:val="26"/>
                      <w:szCs w:val="26"/>
                    </w:rPr>
                  </w:rPrChange>
                </w:rPr>
                <w:t>2.2</w:t>
              </w:r>
            </w:ins>
          </w:p>
        </w:tc>
        <w:tc>
          <w:tcPr>
            <w:tcW w:w="1804" w:type="dxa"/>
            <w:shd w:val="clear" w:color="auto" w:fill="auto"/>
            <w:vAlign w:val="center"/>
            <w:hideMark/>
            <w:tcPrChange w:id="35158"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5DBD39F8" w14:textId="77777777" w:rsidR="001F08AC" w:rsidRPr="00B053AF" w:rsidRDefault="001F08AC">
            <w:pPr>
              <w:rPr>
                <w:ins w:id="35159" w:author="James Vu" w:date="2024-04-18T23:36:00Z"/>
                <w:color w:val="000000"/>
                <w:sz w:val="22"/>
                <w:szCs w:val="22"/>
                <w:rPrChange w:id="35160" w:author="James Vu" w:date="2024-04-18T23:49:00Z">
                  <w:rPr>
                    <w:ins w:id="35161" w:author="James Vu" w:date="2024-04-18T23:36:00Z"/>
                    <w:color w:val="000000"/>
                    <w:sz w:val="26"/>
                    <w:szCs w:val="26"/>
                  </w:rPr>
                </w:rPrChange>
              </w:rPr>
            </w:pPr>
            <w:ins w:id="35162" w:author="James Vu" w:date="2024-04-18T23:36:00Z">
              <w:r w:rsidRPr="00B053AF">
                <w:rPr>
                  <w:color w:val="000000"/>
                  <w:sz w:val="22"/>
                  <w:szCs w:val="22"/>
                  <w:rPrChange w:id="35163" w:author="James Vu" w:date="2024-04-18T23:49:00Z">
                    <w:rPr>
                      <w:color w:val="000000"/>
                      <w:sz w:val="26"/>
                      <w:szCs w:val="26"/>
                    </w:rPr>
                  </w:rPrChange>
                </w:rPr>
                <w:t>Xây dựng Hệ thống trục dữ liệu Nông nghiệp tỉnh Khánh hòa (Giai đoạn 1)</w:t>
              </w:r>
            </w:ins>
          </w:p>
        </w:tc>
        <w:tc>
          <w:tcPr>
            <w:tcW w:w="1974" w:type="dxa"/>
            <w:shd w:val="clear" w:color="auto" w:fill="auto"/>
            <w:vAlign w:val="center"/>
            <w:hideMark/>
            <w:tcPrChange w:id="35164"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3F65BDA7" w14:textId="77777777" w:rsidR="001F08AC" w:rsidRPr="00B053AF" w:rsidRDefault="001F08AC">
            <w:pPr>
              <w:rPr>
                <w:ins w:id="35165" w:author="James Vu" w:date="2024-04-18T23:36:00Z"/>
                <w:color w:val="000000"/>
                <w:sz w:val="22"/>
                <w:szCs w:val="22"/>
                <w:rPrChange w:id="35166" w:author="James Vu" w:date="2024-04-18T23:49:00Z">
                  <w:rPr>
                    <w:ins w:id="35167" w:author="James Vu" w:date="2024-04-18T23:36:00Z"/>
                    <w:color w:val="000000"/>
                    <w:sz w:val="26"/>
                    <w:szCs w:val="26"/>
                  </w:rPr>
                </w:rPrChange>
              </w:rPr>
            </w:pPr>
            <w:ins w:id="35168" w:author="James Vu" w:date="2024-04-18T23:36:00Z">
              <w:r w:rsidRPr="00B053AF">
                <w:rPr>
                  <w:color w:val="000000"/>
                  <w:sz w:val="22"/>
                  <w:szCs w:val="22"/>
                  <w:rPrChange w:id="35169" w:author="James Vu" w:date="2024-04-18T23:49:00Z">
                    <w:rPr>
                      <w:color w:val="000000"/>
                      <w:sz w:val="26"/>
                      <w:szCs w:val="26"/>
                    </w:rPr>
                  </w:rPrChange>
                </w:rPr>
                <w:t>Quản lý người dùng</w:t>
              </w:r>
              <w:r w:rsidRPr="00B053AF">
                <w:rPr>
                  <w:color w:val="000000"/>
                  <w:sz w:val="22"/>
                  <w:szCs w:val="22"/>
                  <w:rPrChange w:id="35170" w:author="James Vu" w:date="2024-04-18T23:49:00Z">
                    <w:rPr>
                      <w:color w:val="000000"/>
                      <w:sz w:val="26"/>
                      <w:szCs w:val="26"/>
                    </w:rPr>
                  </w:rPrChange>
                </w:rPr>
                <w:br/>
                <w:t>Phân quyền và truy cập</w:t>
              </w:r>
              <w:r w:rsidRPr="00B053AF">
                <w:rPr>
                  <w:color w:val="000000"/>
                  <w:sz w:val="22"/>
                  <w:szCs w:val="22"/>
                  <w:rPrChange w:id="35171" w:author="James Vu" w:date="2024-04-18T23:49:00Z">
                    <w:rPr>
                      <w:color w:val="000000"/>
                      <w:sz w:val="26"/>
                      <w:szCs w:val="26"/>
                    </w:rPr>
                  </w:rPrChange>
                </w:rPr>
                <w:br/>
                <w:t>Tích hợp dữ liệu</w:t>
              </w:r>
              <w:r w:rsidRPr="00B053AF">
                <w:rPr>
                  <w:color w:val="000000"/>
                  <w:sz w:val="22"/>
                  <w:szCs w:val="22"/>
                  <w:rPrChange w:id="35172" w:author="James Vu" w:date="2024-04-18T23:49:00Z">
                    <w:rPr>
                      <w:color w:val="000000"/>
                      <w:sz w:val="26"/>
                      <w:szCs w:val="26"/>
                    </w:rPr>
                  </w:rPrChange>
                </w:rPr>
                <w:br/>
                <w:t>Đăng nhập và xác thực</w:t>
              </w:r>
              <w:r w:rsidRPr="00B053AF">
                <w:rPr>
                  <w:color w:val="000000"/>
                  <w:sz w:val="22"/>
                  <w:szCs w:val="22"/>
                  <w:rPrChange w:id="35173" w:author="James Vu" w:date="2024-04-18T23:49:00Z">
                    <w:rPr>
                      <w:color w:val="000000"/>
                      <w:sz w:val="26"/>
                      <w:szCs w:val="26"/>
                    </w:rPr>
                  </w:rPrChange>
                </w:rPr>
                <w:br/>
                <w:t>Bảo mật dữ liệu</w:t>
              </w:r>
              <w:r w:rsidRPr="00B053AF">
                <w:rPr>
                  <w:color w:val="000000"/>
                  <w:sz w:val="22"/>
                  <w:szCs w:val="22"/>
                  <w:rPrChange w:id="35174" w:author="James Vu" w:date="2024-04-18T23:49:00Z">
                    <w:rPr>
                      <w:color w:val="000000"/>
                      <w:sz w:val="26"/>
                      <w:szCs w:val="26"/>
                    </w:rPr>
                  </w:rPrChange>
                </w:rPr>
                <w:br/>
                <w:t>Giao diện người dùng</w:t>
              </w:r>
              <w:r w:rsidRPr="00B053AF">
                <w:rPr>
                  <w:color w:val="000000"/>
                  <w:sz w:val="22"/>
                  <w:szCs w:val="22"/>
                  <w:rPrChange w:id="35175" w:author="James Vu" w:date="2024-04-18T23:49:00Z">
                    <w:rPr>
                      <w:color w:val="000000"/>
                      <w:sz w:val="26"/>
                      <w:szCs w:val="26"/>
                    </w:rPr>
                  </w:rPrChange>
                </w:rPr>
                <w:br/>
                <w:t>Quản lý dữ liệu thời gian thực</w:t>
              </w:r>
              <w:r w:rsidRPr="00B053AF">
                <w:rPr>
                  <w:color w:val="000000"/>
                  <w:sz w:val="22"/>
                  <w:szCs w:val="22"/>
                  <w:rPrChange w:id="35176" w:author="James Vu" w:date="2024-04-18T23:49:00Z">
                    <w:rPr>
                      <w:color w:val="000000"/>
                      <w:sz w:val="26"/>
                      <w:szCs w:val="26"/>
                    </w:rPr>
                  </w:rPrChange>
                </w:rPr>
                <w:br/>
                <w:t>Quản lý dữ liệu lịch sử</w:t>
              </w:r>
              <w:r w:rsidRPr="00B053AF">
                <w:rPr>
                  <w:color w:val="000000"/>
                  <w:sz w:val="22"/>
                  <w:szCs w:val="22"/>
                  <w:rPrChange w:id="35177" w:author="James Vu" w:date="2024-04-18T23:49:00Z">
                    <w:rPr>
                      <w:color w:val="000000"/>
                      <w:sz w:val="26"/>
                      <w:szCs w:val="26"/>
                    </w:rPr>
                  </w:rPrChange>
                </w:rPr>
                <w:br/>
                <w:t>Báo cáo và phân tích</w:t>
              </w:r>
              <w:r w:rsidRPr="00B053AF">
                <w:rPr>
                  <w:color w:val="000000"/>
                  <w:sz w:val="22"/>
                  <w:szCs w:val="22"/>
                  <w:rPrChange w:id="35178" w:author="James Vu" w:date="2024-04-18T23:49:00Z">
                    <w:rPr>
                      <w:color w:val="000000"/>
                      <w:sz w:val="26"/>
                      <w:szCs w:val="26"/>
                    </w:rPr>
                  </w:rPrChange>
                </w:rPr>
                <w:br/>
                <w:t>Đồng bộ và tích hợp dữ liệu</w:t>
              </w:r>
              <w:r w:rsidRPr="00B053AF">
                <w:rPr>
                  <w:color w:val="000000"/>
                  <w:sz w:val="22"/>
                  <w:szCs w:val="22"/>
                  <w:rPrChange w:id="35179" w:author="James Vu" w:date="2024-04-18T23:49:00Z">
                    <w:rPr>
                      <w:color w:val="000000"/>
                      <w:sz w:val="26"/>
                      <w:szCs w:val="26"/>
                    </w:rPr>
                  </w:rPrChange>
                </w:rPr>
                <w:br/>
                <w:t>Cảnh báo và thông báo</w:t>
              </w:r>
              <w:r w:rsidRPr="00B053AF">
                <w:rPr>
                  <w:color w:val="000000"/>
                  <w:sz w:val="22"/>
                  <w:szCs w:val="22"/>
                  <w:rPrChange w:id="35180" w:author="James Vu" w:date="2024-04-18T23:49:00Z">
                    <w:rPr>
                      <w:color w:val="000000"/>
                      <w:sz w:val="26"/>
                      <w:szCs w:val="26"/>
                    </w:rPr>
                  </w:rPrChange>
                </w:rPr>
                <w:br/>
                <w:t>Quản lý sự cố và vấn đề</w:t>
              </w:r>
              <w:r w:rsidRPr="00B053AF">
                <w:rPr>
                  <w:color w:val="000000"/>
                  <w:sz w:val="22"/>
                  <w:szCs w:val="22"/>
                  <w:rPrChange w:id="35181" w:author="James Vu" w:date="2024-04-18T23:49:00Z">
                    <w:rPr>
                      <w:color w:val="000000"/>
                      <w:sz w:val="26"/>
                      <w:szCs w:val="26"/>
                    </w:rPr>
                  </w:rPrChange>
                </w:rPr>
                <w:br/>
                <w:t>Quản lý chuỗi cung ứng</w:t>
              </w:r>
              <w:r w:rsidRPr="00B053AF">
                <w:rPr>
                  <w:color w:val="000000"/>
                  <w:sz w:val="22"/>
                  <w:szCs w:val="22"/>
                  <w:rPrChange w:id="35182" w:author="James Vu" w:date="2024-04-18T23:49:00Z">
                    <w:rPr>
                      <w:color w:val="000000"/>
                      <w:sz w:val="26"/>
                      <w:szCs w:val="26"/>
                    </w:rPr>
                  </w:rPrChange>
                </w:rPr>
                <w:br/>
              </w:r>
              <w:r w:rsidRPr="00B053AF">
                <w:rPr>
                  <w:color w:val="000000"/>
                  <w:sz w:val="22"/>
                  <w:szCs w:val="22"/>
                  <w:rPrChange w:id="35183" w:author="James Vu" w:date="2024-04-18T23:49:00Z">
                    <w:rPr>
                      <w:color w:val="000000"/>
                      <w:sz w:val="26"/>
                      <w:szCs w:val="26"/>
                    </w:rPr>
                  </w:rPrChange>
                </w:rPr>
                <w:lastRenderedPageBreak/>
                <w:t>Hỗ trợ quyết định</w:t>
              </w:r>
              <w:r w:rsidRPr="00B053AF">
                <w:rPr>
                  <w:color w:val="000000"/>
                  <w:sz w:val="22"/>
                  <w:szCs w:val="22"/>
                  <w:rPrChange w:id="35184" w:author="James Vu" w:date="2024-04-18T23:49:00Z">
                    <w:rPr>
                      <w:color w:val="000000"/>
                      <w:sz w:val="26"/>
                      <w:szCs w:val="26"/>
                    </w:rPr>
                  </w:rPrChange>
                </w:rPr>
                <w:br/>
                <w:t>Quản lý thời tiết và môi trường</w:t>
              </w:r>
              <w:r w:rsidRPr="00B053AF">
                <w:rPr>
                  <w:color w:val="000000"/>
                  <w:sz w:val="22"/>
                  <w:szCs w:val="22"/>
                  <w:rPrChange w:id="35185" w:author="James Vu" w:date="2024-04-18T23:49:00Z">
                    <w:rPr>
                      <w:color w:val="000000"/>
                      <w:sz w:val="26"/>
                      <w:szCs w:val="26"/>
                    </w:rPr>
                  </w:rPrChange>
                </w:rPr>
                <w:br/>
                <w:t>Quản lý hoạt động nông nghiệp chuyên môn</w:t>
              </w:r>
              <w:r w:rsidRPr="00B053AF">
                <w:rPr>
                  <w:color w:val="000000"/>
                  <w:sz w:val="22"/>
                  <w:szCs w:val="22"/>
                  <w:rPrChange w:id="35186" w:author="James Vu" w:date="2024-04-18T23:49:00Z">
                    <w:rPr>
                      <w:color w:val="000000"/>
                      <w:sz w:val="26"/>
                      <w:szCs w:val="26"/>
                    </w:rPr>
                  </w:rPrChange>
                </w:rPr>
                <w:br/>
                <w:t>Tổng hợp và đồng bộ dữ liệu liên kết</w:t>
              </w:r>
              <w:r w:rsidRPr="00B053AF">
                <w:rPr>
                  <w:color w:val="000000"/>
                  <w:sz w:val="22"/>
                  <w:szCs w:val="22"/>
                  <w:rPrChange w:id="35187" w:author="James Vu" w:date="2024-04-18T23:49:00Z">
                    <w:rPr>
                      <w:color w:val="000000"/>
                      <w:sz w:val="26"/>
                      <w:szCs w:val="26"/>
                    </w:rPr>
                  </w:rPrChange>
                </w:rPr>
                <w:br/>
                <w:t>Danh sách các giao diện thực hiện trên nền tảng Web Portal</w:t>
              </w:r>
            </w:ins>
          </w:p>
        </w:tc>
        <w:tc>
          <w:tcPr>
            <w:tcW w:w="888" w:type="dxa"/>
            <w:shd w:val="clear" w:color="auto" w:fill="auto"/>
            <w:vAlign w:val="center"/>
            <w:hideMark/>
            <w:tcPrChange w:id="35188"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3D299259" w14:textId="77777777" w:rsidR="001F08AC" w:rsidRPr="00B053AF" w:rsidRDefault="001F08AC">
            <w:pPr>
              <w:jc w:val="center"/>
              <w:rPr>
                <w:ins w:id="35189" w:author="James Vu" w:date="2024-04-18T23:36:00Z"/>
                <w:color w:val="000000"/>
                <w:sz w:val="22"/>
                <w:szCs w:val="22"/>
                <w:rPrChange w:id="35190" w:author="James Vu" w:date="2024-04-18T23:49:00Z">
                  <w:rPr>
                    <w:ins w:id="35191" w:author="James Vu" w:date="2024-04-18T23:36:00Z"/>
                    <w:color w:val="000000"/>
                    <w:sz w:val="26"/>
                    <w:szCs w:val="26"/>
                  </w:rPr>
                </w:rPrChange>
              </w:rPr>
            </w:pPr>
            <w:ins w:id="35192" w:author="James Vu" w:date="2024-04-18T23:36:00Z">
              <w:r w:rsidRPr="00B053AF">
                <w:rPr>
                  <w:color w:val="000000"/>
                  <w:sz w:val="22"/>
                  <w:szCs w:val="22"/>
                  <w:rPrChange w:id="35193" w:author="James Vu" w:date="2024-04-18T23:49:00Z">
                    <w:rPr>
                      <w:color w:val="000000"/>
                      <w:sz w:val="26"/>
                      <w:szCs w:val="26"/>
                    </w:rPr>
                  </w:rPrChange>
                </w:rPr>
                <w:lastRenderedPageBreak/>
                <w:t>Gói phần mềm</w:t>
              </w:r>
            </w:ins>
          </w:p>
        </w:tc>
        <w:tc>
          <w:tcPr>
            <w:tcW w:w="997" w:type="dxa"/>
            <w:shd w:val="clear" w:color="auto" w:fill="auto"/>
            <w:vAlign w:val="center"/>
            <w:hideMark/>
            <w:tcPrChange w:id="35194"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7EE042A2" w14:textId="77777777" w:rsidR="001F08AC" w:rsidRPr="00B053AF" w:rsidRDefault="001F08AC">
            <w:pPr>
              <w:jc w:val="center"/>
              <w:rPr>
                <w:ins w:id="35195" w:author="James Vu" w:date="2024-04-18T23:36:00Z"/>
                <w:color w:val="000000"/>
                <w:sz w:val="22"/>
                <w:szCs w:val="22"/>
                <w:rPrChange w:id="35196" w:author="James Vu" w:date="2024-04-18T23:49:00Z">
                  <w:rPr>
                    <w:ins w:id="35197" w:author="James Vu" w:date="2024-04-18T23:36:00Z"/>
                    <w:color w:val="000000"/>
                    <w:sz w:val="26"/>
                    <w:szCs w:val="26"/>
                  </w:rPr>
                </w:rPrChange>
              </w:rPr>
            </w:pPr>
            <w:ins w:id="35198" w:author="James Vu" w:date="2024-04-18T23:36:00Z">
              <w:r w:rsidRPr="00B053AF">
                <w:rPr>
                  <w:color w:val="000000"/>
                  <w:sz w:val="22"/>
                  <w:szCs w:val="22"/>
                  <w:rPrChange w:id="35199" w:author="James Vu" w:date="2024-04-18T23:49:00Z">
                    <w:rPr>
                      <w:color w:val="000000"/>
                      <w:sz w:val="26"/>
                      <w:szCs w:val="26"/>
                    </w:rPr>
                  </w:rPrChange>
                </w:rPr>
                <w:t>1</w:t>
              </w:r>
            </w:ins>
          </w:p>
        </w:tc>
        <w:tc>
          <w:tcPr>
            <w:tcW w:w="1290" w:type="dxa"/>
            <w:shd w:val="clear" w:color="auto" w:fill="auto"/>
            <w:vAlign w:val="center"/>
            <w:hideMark/>
            <w:tcPrChange w:id="35200"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7C694D0A" w14:textId="77777777" w:rsidR="001F08AC" w:rsidRPr="00B053AF" w:rsidRDefault="001F08AC">
            <w:pPr>
              <w:jc w:val="center"/>
              <w:rPr>
                <w:ins w:id="35201" w:author="James Vu" w:date="2024-04-18T23:36:00Z"/>
                <w:color w:val="000000"/>
                <w:sz w:val="22"/>
                <w:szCs w:val="22"/>
                <w:rPrChange w:id="35202" w:author="James Vu" w:date="2024-04-18T23:49:00Z">
                  <w:rPr>
                    <w:ins w:id="35203" w:author="James Vu" w:date="2024-04-18T23:36:00Z"/>
                    <w:color w:val="000000"/>
                    <w:sz w:val="26"/>
                    <w:szCs w:val="26"/>
                  </w:rPr>
                </w:rPrChange>
              </w:rPr>
            </w:pPr>
            <w:ins w:id="35204" w:author="James Vu" w:date="2024-04-18T23:36:00Z">
              <w:r w:rsidRPr="00B053AF">
                <w:rPr>
                  <w:color w:val="000000"/>
                  <w:sz w:val="22"/>
                  <w:szCs w:val="22"/>
                  <w:rPrChange w:id="35205" w:author="James Vu" w:date="2024-04-18T23:49:00Z">
                    <w:rPr>
                      <w:color w:val="000000"/>
                      <w:sz w:val="26"/>
                      <w:szCs w:val="26"/>
                    </w:rPr>
                  </w:rPrChange>
                </w:rPr>
                <w:t>1.422.000.000</w:t>
              </w:r>
            </w:ins>
          </w:p>
        </w:tc>
        <w:tc>
          <w:tcPr>
            <w:tcW w:w="2079" w:type="dxa"/>
            <w:shd w:val="clear" w:color="auto" w:fill="auto"/>
            <w:vAlign w:val="center"/>
            <w:hideMark/>
            <w:tcPrChange w:id="35206"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6EBD7323" w14:textId="77777777" w:rsidR="001F08AC" w:rsidRPr="00B053AF" w:rsidRDefault="001F08AC">
            <w:pPr>
              <w:jc w:val="center"/>
              <w:rPr>
                <w:ins w:id="35207" w:author="James Vu" w:date="2024-04-18T23:36:00Z"/>
                <w:color w:val="000000"/>
                <w:sz w:val="22"/>
                <w:szCs w:val="22"/>
                <w:rPrChange w:id="35208" w:author="James Vu" w:date="2024-04-18T23:49:00Z">
                  <w:rPr>
                    <w:ins w:id="35209" w:author="James Vu" w:date="2024-04-18T23:36:00Z"/>
                    <w:color w:val="000000"/>
                    <w:sz w:val="26"/>
                    <w:szCs w:val="26"/>
                  </w:rPr>
                </w:rPrChange>
              </w:rPr>
            </w:pPr>
            <w:ins w:id="35210" w:author="James Vu" w:date="2024-04-18T23:36:00Z">
              <w:r w:rsidRPr="00B053AF">
                <w:rPr>
                  <w:color w:val="000000"/>
                  <w:sz w:val="22"/>
                  <w:szCs w:val="22"/>
                  <w:rPrChange w:id="35211" w:author="James Vu" w:date="2024-04-18T23:49:00Z">
                    <w:rPr>
                      <w:color w:val="000000"/>
                      <w:sz w:val="26"/>
                      <w:szCs w:val="26"/>
                    </w:rPr>
                  </w:rPrChange>
                </w:rPr>
                <w:t>1.422.000.000</w:t>
              </w:r>
            </w:ins>
          </w:p>
        </w:tc>
        <w:tc>
          <w:tcPr>
            <w:tcW w:w="1416" w:type="dxa"/>
            <w:shd w:val="clear" w:color="auto" w:fill="auto"/>
            <w:vAlign w:val="center"/>
            <w:hideMark/>
            <w:tcPrChange w:id="35212"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74F70551" w14:textId="77777777" w:rsidR="001F08AC" w:rsidRPr="00B053AF" w:rsidRDefault="001F08AC">
            <w:pPr>
              <w:jc w:val="center"/>
              <w:rPr>
                <w:ins w:id="35213" w:author="James Vu" w:date="2024-04-18T23:36:00Z"/>
                <w:color w:val="000000"/>
                <w:sz w:val="22"/>
                <w:szCs w:val="22"/>
                <w:rPrChange w:id="35214" w:author="James Vu" w:date="2024-04-18T23:49:00Z">
                  <w:rPr>
                    <w:ins w:id="35215" w:author="James Vu" w:date="2024-04-18T23:36:00Z"/>
                    <w:color w:val="000000"/>
                    <w:sz w:val="26"/>
                    <w:szCs w:val="26"/>
                  </w:rPr>
                </w:rPrChange>
              </w:rPr>
            </w:pPr>
            <w:ins w:id="35216" w:author="James Vu" w:date="2024-04-18T23:36:00Z">
              <w:r w:rsidRPr="00B053AF">
                <w:rPr>
                  <w:color w:val="000000"/>
                  <w:sz w:val="22"/>
                  <w:szCs w:val="22"/>
                  <w:rPrChange w:id="35217" w:author="James Vu" w:date="2024-04-18T23:49:00Z">
                    <w:rPr>
                      <w:color w:val="000000"/>
                      <w:sz w:val="26"/>
                      <w:szCs w:val="26"/>
                    </w:rPr>
                  </w:rPrChange>
                </w:rPr>
                <w:t>0</w:t>
              </w:r>
            </w:ins>
          </w:p>
        </w:tc>
        <w:tc>
          <w:tcPr>
            <w:tcW w:w="1715" w:type="dxa"/>
            <w:shd w:val="clear" w:color="auto" w:fill="auto"/>
            <w:vAlign w:val="center"/>
            <w:hideMark/>
            <w:tcPrChange w:id="35218"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4393DB27" w14:textId="77777777" w:rsidR="001F08AC" w:rsidRPr="00B053AF" w:rsidRDefault="001F08AC">
            <w:pPr>
              <w:jc w:val="center"/>
              <w:rPr>
                <w:ins w:id="35219" w:author="James Vu" w:date="2024-04-18T23:36:00Z"/>
                <w:color w:val="000000"/>
                <w:sz w:val="22"/>
                <w:szCs w:val="22"/>
                <w:rPrChange w:id="35220" w:author="James Vu" w:date="2024-04-18T23:49:00Z">
                  <w:rPr>
                    <w:ins w:id="35221" w:author="James Vu" w:date="2024-04-18T23:36:00Z"/>
                    <w:color w:val="000000"/>
                    <w:sz w:val="26"/>
                    <w:szCs w:val="26"/>
                  </w:rPr>
                </w:rPrChange>
              </w:rPr>
            </w:pPr>
            <w:ins w:id="35222" w:author="James Vu" w:date="2024-04-18T23:36:00Z">
              <w:r w:rsidRPr="00B053AF">
                <w:rPr>
                  <w:color w:val="000000"/>
                  <w:sz w:val="22"/>
                  <w:szCs w:val="22"/>
                  <w:rPrChange w:id="35223" w:author="James Vu" w:date="2024-04-18T23:49:00Z">
                    <w:rPr>
                      <w:color w:val="000000"/>
                      <w:sz w:val="26"/>
                      <w:szCs w:val="26"/>
                    </w:rPr>
                  </w:rPrChange>
                </w:rPr>
                <w:t>1.422.000.000</w:t>
              </w:r>
            </w:ins>
          </w:p>
        </w:tc>
        <w:tc>
          <w:tcPr>
            <w:tcW w:w="1589" w:type="dxa"/>
            <w:shd w:val="clear" w:color="auto" w:fill="auto"/>
            <w:vAlign w:val="center"/>
            <w:hideMark/>
            <w:tcPrChange w:id="35224"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1A4B4235" w14:textId="77777777" w:rsidR="001F08AC" w:rsidRPr="00B053AF" w:rsidRDefault="001F08AC">
            <w:pPr>
              <w:rPr>
                <w:ins w:id="35225" w:author="James Vu" w:date="2024-04-18T23:36:00Z"/>
                <w:color w:val="000000"/>
                <w:sz w:val="22"/>
                <w:szCs w:val="22"/>
                <w:rPrChange w:id="35226" w:author="James Vu" w:date="2024-04-18T23:49:00Z">
                  <w:rPr>
                    <w:ins w:id="35227" w:author="James Vu" w:date="2024-04-18T23:36:00Z"/>
                    <w:color w:val="000000"/>
                    <w:sz w:val="26"/>
                    <w:szCs w:val="26"/>
                  </w:rPr>
                </w:rPrChange>
              </w:rPr>
            </w:pPr>
            <w:ins w:id="35228" w:author="James Vu" w:date="2024-04-18T23:36:00Z">
              <w:r w:rsidRPr="00B053AF">
                <w:rPr>
                  <w:color w:val="000000"/>
                  <w:sz w:val="22"/>
                  <w:szCs w:val="22"/>
                  <w:rPrChange w:id="35229" w:author="James Vu" w:date="2024-04-18T23:49:00Z">
                    <w:rPr>
                      <w:color w:val="000000"/>
                      <w:sz w:val="26"/>
                      <w:szCs w:val="26"/>
                    </w:rPr>
                  </w:rPrChange>
                </w:rPr>
                <w:t>Báo giá dự toán và triển khai thực hiện theo CV 2589/BTTTT-ƯDCNTT (Hướng dẫn xác định chi phí phát triển, nâng cấp phần mềm nội bộ)</w:t>
              </w:r>
            </w:ins>
          </w:p>
        </w:tc>
      </w:tr>
      <w:tr w:rsidR="001F08AC" w:rsidRPr="00B053AF" w14:paraId="79AA58E0" w14:textId="77777777" w:rsidTr="003C02FF">
        <w:trPr>
          <w:trHeight w:val="20"/>
          <w:ins w:id="35230" w:author="James Vu" w:date="2024-04-18T23:36:00Z"/>
          <w:trPrChange w:id="35231" w:author="James Vu" w:date="2024-04-19T00:26:00Z">
            <w:trPr>
              <w:trHeight w:val="20"/>
            </w:trPr>
          </w:trPrChange>
        </w:trPr>
        <w:tc>
          <w:tcPr>
            <w:tcW w:w="697" w:type="dxa"/>
            <w:shd w:val="clear" w:color="auto" w:fill="auto"/>
            <w:vAlign w:val="center"/>
            <w:hideMark/>
            <w:tcPrChange w:id="35232" w:author="James Vu" w:date="2024-04-19T00:26:00Z">
              <w:tcPr>
                <w:tcW w:w="697" w:type="dxa"/>
                <w:tcBorders>
                  <w:top w:val="nil"/>
                  <w:left w:val="single" w:sz="4" w:space="0" w:color="auto"/>
                  <w:bottom w:val="single" w:sz="4" w:space="0" w:color="auto"/>
                  <w:right w:val="single" w:sz="4" w:space="0" w:color="auto"/>
                </w:tcBorders>
                <w:shd w:val="clear" w:color="000000" w:fill="C4D79B"/>
                <w:vAlign w:val="center"/>
                <w:hideMark/>
              </w:tcPr>
            </w:tcPrChange>
          </w:tcPr>
          <w:p w14:paraId="78CDAFB1" w14:textId="77777777" w:rsidR="001F08AC" w:rsidRPr="00B053AF" w:rsidRDefault="001F08AC">
            <w:pPr>
              <w:jc w:val="center"/>
              <w:rPr>
                <w:ins w:id="35233" w:author="James Vu" w:date="2024-04-18T23:36:00Z"/>
                <w:b/>
                <w:bCs/>
                <w:color w:val="000000"/>
                <w:sz w:val="22"/>
                <w:szCs w:val="22"/>
                <w:rPrChange w:id="35234" w:author="James Vu" w:date="2024-04-18T23:49:00Z">
                  <w:rPr>
                    <w:ins w:id="35235" w:author="James Vu" w:date="2024-04-18T23:36:00Z"/>
                    <w:b/>
                    <w:bCs/>
                    <w:color w:val="000000"/>
                    <w:sz w:val="26"/>
                    <w:szCs w:val="26"/>
                  </w:rPr>
                </w:rPrChange>
              </w:rPr>
            </w:pPr>
            <w:ins w:id="35236" w:author="James Vu" w:date="2024-04-18T23:36:00Z">
              <w:r w:rsidRPr="00B053AF">
                <w:rPr>
                  <w:b/>
                  <w:bCs/>
                  <w:color w:val="000000"/>
                  <w:sz w:val="22"/>
                  <w:szCs w:val="22"/>
                  <w:rPrChange w:id="35237" w:author="James Vu" w:date="2024-04-18T23:49:00Z">
                    <w:rPr>
                      <w:b/>
                      <w:bCs/>
                      <w:color w:val="000000"/>
                      <w:sz w:val="26"/>
                      <w:szCs w:val="26"/>
                    </w:rPr>
                  </w:rPrChange>
                </w:rPr>
                <w:lastRenderedPageBreak/>
                <w:t> </w:t>
              </w:r>
            </w:ins>
          </w:p>
        </w:tc>
        <w:tc>
          <w:tcPr>
            <w:tcW w:w="1804" w:type="dxa"/>
            <w:shd w:val="clear" w:color="auto" w:fill="auto"/>
            <w:vAlign w:val="center"/>
            <w:hideMark/>
            <w:tcPrChange w:id="35238" w:author="James Vu" w:date="2024-04-19T00:26:00Z">
              <w:tcPr>
                <w:tcW w:w="1804" w:type="dxa"/>
                <w:tcBorders>
                  <w:top w:val="nil"/>
                  <w:left w:val="nil"/>
                  <w:bottom w:val="single" w:sz="4" w:space="0" w:color="auto"/>
                  <w:right w:val="single" w:sz="4" w:space="0" w:color="auto"/>
                </w:tcBorders>
                <w:shd w:val="clear" w:color="000000" w:fill="C4D79B"/>
                <w:vAlign w:val="center"/>
                <w:hideMark/>
              </w:tcPr>
            </w:tcPrChange>
          </w:tcPr>
          <w:p w14:paraId="05DA13E3" w14:textId="77777777" w:rsidR="001F08AC" w:rsidRPr="00B053AF" w:rsidRDefault="001F08AC">
            <w:pPr>
              <w:rPr>
                <w:ins w:id="35239" w:author="James Vu" w:date="2024-04-18T23:36:00Z"/>
                <w:b/>
                <w:bCs/>
                <w:color w:val="000000"/>
                <w:sz w:val="22"/>
                <w:szCs w:val="22"/>
                <w:rPrChange w:id="35240" w:author="James Vu" w:date="2024-04-18T23:49:00Z">
                  <w:rPr>
                    <w:ins w:id="35241" w:author="James Vu" w:date="2024-04-18T23:36:00Z"/>
                    <w:b/>
                    <w:bCs/>
                    <w:color w:val="000000"/>
                    <w:sz w:val="26"/>
                    <w:szCs w:val="26"/>
                  </w:rPr>
                </w:rPrChange>
              </w:rPr>
            </w:pPr>
            <w:ins w:id="35242" w:author="James Vu" w:date="2024-04-18T23:36:00Z">
              <w:r w:rsidRPr="00B053AF">
                <w:rPr>
                  <w:b/>
                  <w:bCs/>
                  <w:color w:val="000000"/>
                  <w:sz w:val="22"/>
                  <w:szCs w:val="22"/>
                  <w:rPrChange w:id="35243" w:author="James Vu" w:date="2024-04-18T23:49:00Z">
                    <w:rPr>
                      <w:b/>
                      <w:bCs/>
                      <w:color w:val="000000"/>
                      <w:sz w:val="26"/>
                      <w:szCs w:val="26"/>
                    </w:rPr>
                  </w:rPrChange>
                </w:rPr>
                <w:t>Tổng Cộng</w:t>
              </w:r>
            </w:ins>
          </w:p>
        </w:tc>
        <w:tc>
          <w:tcPr>
            <w:tcW w:w="1974" w:type="dxa"/>
            <w:shd w:val="clear" w:color="auto" w:fill="auto"/>
            <w:vAlign w:val="center"/>
            <w:hideMark/>
            <w:tcPrChange w:id="35244" w:author="James Vu" w:date="2024-04-19T00:26:00Z">
              <w:tcPr>
                <w:tcW w:w="1974" w:type="dxa"/>
                <w:tcBorders>
                  <w:top w:val="nil"/>
                  <w:left w:val="nil"/>
                  <w:bottom w:val="single" w:sz="4" w:space="0" w:color="auto"/>
                  <w:right w:val="single" w:sz="4" w:space="0" w:color="auto"/>
                </w:tcBorders>
                <w:shd w:val="clear" w:color="000000" w:fill="C4D79B"/>
                <w:vAlign w:val="center"/>
                <w:hideMark/>
              </w:tcPr>
            </w:tcPrChange>
          </w:tcPr>
          <w:p w14:paraId="1A39A53D" w14:textId="77777777" w:rsidR="001F08AC" w:rsidRPr="00B053AF" w:rsidRDefault="001F08AC">
            <w:pPr>
              <w:rPr>
                <w:ins w:id="35245" w:author="James Vu" w:date="2024-04-18T23:36:00Z"/>
                <w:b/>
                <w:bCs/>
                <w:color w:val="000000"/>
                <w:sz w:val="22"/>
                <w:szCs w:val="22"/>
                <w:rPrChange w:id="35246" w:author="James Vu" w:date="2024-04-18T23:49:00Z">
                  <w:rPr>
                    <w:ins w:id="35247" w:author="James Vu" w:date="2024-04-18T23:36:00Z"/>
                    <w:b/>
                    <w:bCs/>
                    <w:color w:val="000000"/>
                    <w:sz w:val="26"/>
                    <w:szCs w:val="26"/>
                  </w:rPr>
                </w:rPrChange>
              </w:rPr>
            </w:pPr>
            <w:ins w:id="35248" w:author="James Vu" w:date="2024-04-18T23:36:00Z">
              <w:r w:rsidRPr="00B053AF">
                <w:rPr>
                  <w:b/>
                  <w:bCs/>
                  <w:color w:val="000000"/>
                  <w:sz w:val="22"/>
                  <w:szCs w:val="22"/>
                  <w:rPrChange w:id="35249" w:author="James Vu" w:date="2024-04-18T23:49:00Z">
                    <w:rPr>
                      <w:b/>
                      <w:bCs/>
                      <w:color w:val="000000"/>
                      <w:sz w:val="26"/>
                      <w:szCs w:val="26"/>
                    </w:rPr>
                  </w:rPrChange>
                </w:rPr>
                <w:t> </w:t>
              </w:r>
            </w:ins>
          </w:p>
        </w:tc>
        <w:tc>
          <w:tcPr>
            <w:tcW w:w="888" w:type="dxa"/>
            <w:shd w:val="clear" w:color="auto" w:fill="auto"/>
            <w:vAlign w:val="center"/>
            <w:hideMark/>
            <w:tcPrChange w:id="35250" w:author="James Vu" w:date="2024-04-19T00:26:00Z">
              <w:tcPr>
                <w:tcW w:w="888" w:type="dxa"/>
                <w:tcBorders>
                  <w:top w:val="nil"/>
                  <w:left w:val="nil"/>
                  <w:bottom w:val="single" w:sz="4" w:space="0" w:color="auto"/>
                  <w:right w:val="single" w:sz="4" w:space="0" w:color="auto"/>
                </w:tcBorders>
                <w:shd w:val="clear" w:color="000000" w:fill="C4D79B"/>
                <w:vAlign w:val="center"/>
                <w:hideMark/>
              </w:tcPr>
            </w:tcPrChange>
          </w:tcPr>
          <w:p w14:paraId="3084CA5C" w14:textId="77777777" w:rsidR="001F08AC" w:rsidRPr="00B053AF" w:rsidRDefault="001F08AC">
            <w:pPr>
              <w:jc w:val="center"/>
              <w:rPr>
                <w:ins w:id="35251" w:author="James Vu" w:date="2024-04-18T23:36:00Z"/>
                <w:b/>
                <w:bCs/>
                <w:color w:val="000000"/>
                <w:sz w:val="22"/>
                <w:szCs w:val="22"/>
                <w:rPrChange w:id="35252" w:author="James Vu" w:date="2024-04-18T23:49:00Z">
                  <w:rPr>
                    <w:ins w:id="35253" w:author="James Vu" w:date="2024-04-18T23:36:00Z"/>
                    <w:b/>
                    <w:bCs/>
                    <w:color w:val="000000"/>
                    <w:sz w:val="26"/>
                    <w:szCs w:val="26"/>
                  </w:rPr>
                </w:rPrChange>
              </w:rPr>
            </w:pPr>
            <w:ins w:id="35254" w:author="James Vu" w:date="2024-04-18T23:36:00Z">
              <w:r w:rsidRPr="00B053AF">
                <w:rPr>
                  <w:b/>
                  <w:bCs/>
                  <w:color w:val="000000"/>
                  <w:sz w:val="22"/>
                  <w:szCs w:val="22"/>
                  <w:rPrChange w:id="35255" w:author="James Vu" w:date="2024-04-18T23:49:00Z">
                    <w:rPr>
                      <w:b/>
                      <w:bCs/>
                      <w:color w:val="000000"/>
                      <w:sz w:val="26"/>
                      <w:szCs w:val="26"/>
                    </w:rPr>
                  </w:rPrChange>
                </w:rPr>
                <w:t> </w:t>
              </w:r>
            </w:ins>
          </w:p>
        </w:tc>
        <w:tc>
          <w:tcPr>
            <w:tcW w:w="997" w:type="dxa"/>
            <w:shd w:val="clear" w:color="auto" w:fill="auto"/>
            <w:vAlign w:val="center"/>
            <w:hideMark/>
            <w:tcPrChange w:id="35256" w:author="James Vu" w:date="2024-04-19T00:26:00Z">
              <w:tcPr>
                <w:tcW w:w="997" w:type="dxa"/>
                <w:tcBorders>
                  <w:top w:val="nil"/>
                  <w:left w:val="nil"/>
                  <w:bottom w:val="single" w:sz="4" w:space="0" w:color="auto"/>
                  <w:right w:val="single" w:sz="4" w:space="0" w:color="auto"/>
                </w:tcBorders>
                <w:shd w:val="clear" w:color="000000" w:fill="C4D79B"/>
                <w:vAlign w:val="center"/>
                <w:hideMark/>
              </w:tcPr>
            </w:tcPrChange>
          </w:tcPr>
          <w:p w14:paraId="715403E9" w14:textId="77777777" w:rsidR="001F08AC" w:rsidRPr="00B053AF" w:rsidRDefault="001F08AC">
            <w:pPr>
              <w:jc w:val="center"/>
              <w:rPr>
                <w:ins w:id="35257" w:author="James Vu" w:date="2024-04-18T23:36:00Z"/>
                <w:b/>
                <w:bCs/>
                <w:color w:val="000000"/>
                <w:sz w:val="22"/>
                <w:szCs w:val="22"/>
                <w:rPrChange w:id="35258" w:author="James Vu" w:date="2024-04-18T23:49:00Z">
                  <w:rPr>
                    <w:ins w:id="35259" w:author="James Vu" w:date="2024-04-18T23:36:00Z"/>
                    <w:b/>
                    <w:bCs/>
                    <w:color w:val="000000"/>
                    <w:sz w:val="26"/>
                    <w:szCs w:val="26"/>
                  </w:rPr>
                </w:rPrChange>
              </w:rPr>
            </w:pPr>
            <w:ins w:id="35260" w:author="James Vu" w:date="2024-04-18T23:36:00Z">
              <w:r w:rsidRPr="00B053AF">
                <w:rPr>
                  <w:b/>
                  <w:bCs/>
                  <w:color w:val="000000"/>
                  <w:sz w:val="22"/>
                  <w:szCs w:val="22"/>
                  <w:rPrChange w:id="35261" w:author="James Vu" w:date="2024-04-18T23:49:00Z">
                    <w:rPr>
                      <w:b/>
                      <w:bCs/>
                      <w:color w:val="000000"/>
                      <w:sz w:val="26"/>
                      <w:szCs w:val="26"/>
                    </w:rPr>
                  </w:rPrChange>
                </w:rPr>
                <w:t> </w:t>
              </w:r>
            </w:ins>
          </w:p>
        </w:tc>
        <w:tc>
          <w:tcPr>
            <w:tcW w:w="1290" w:type="dxa"/>
            <w:shd w:val="clear" w:color="auto" w:fill="auto"/>
            <w:vAlign w:val="center"/>
            <w:hideMark/>
            <w:tcPrChange w:id="35262" w:author="James Vu" w:date="2024-04-19T00:26:00Z">
              <w:tcPr>
                <w:tcW w:w="1290" w:type="dxa"/>
                <w:gridSpan w:val="2"/>
                <w:tcBorders>
                  <w:top w:val="nil"/>
                  <w:left w:val="nil"/>
                  <w:bottom w:val="single" w:sz="4" w:space="0" w:color="auto"/>
                  <w:right w:val="single" w:sz="4" w:space="0" w:color="auto"/>
                </w:tcBorders>
                <w:shd w:val="clear" w:color="000000" w:fill="C4D79B"/>
                <w:vAlign w:val="center"/>
                <w:hideMark/>
              </w:tcPr>
            </w:tcPrChange>
          </w:tcPr>
          <w:p w14:paraId="3F26EF57" w14:textId="77777777" w:rsidR="001F08AC" w:rsidRPr="00B053AF" w:rsidRDefault="001F08AC">
            <w:pPr>
              <w:jc w:val="center"/>
              <w:rPr>
                <w:ins w:id="35263" w:author="James Vu" w:date="2024-04-18T23:36:00Z"/>
                <w:b/>
                <w:bCs/>
                <w:color w:val="000000"/>
                <w:sz w:val="22"/>
                <w:szCs w:val="22"/>
                <w:rPrChange w:id="35264" w:author="James Vu" w:date="2024-04-18T23:49:00Z">
                  <w:rPr>
                    <w:ins w:id="35265" w:author="James Vu" w:date="2024-04-18T23:36:00Z"/>
                    <w:b/>
                    <w:bCs/>
                    <w:color w:val="000000"/>
                    <w:sz w:val="26"/>
                    <w:szCs w:val="26"/>
                  </w:rPr>
                </w:rPrChange>
              </w:rPr>
            </w:pPr>
            <w:ins w:id="35266" w:author="James Vu" w:date="2024-04-18T23:36:00Z">
              <w:r w:rsidRPr="00B053AF">
                <w:rPr>
                  <w:b/>
                  <w:bCs/>
                  <w:color w:val="000000"/>
                  <w:sz w:val="22"/>
                  <w:szCs w:val="22"/>
                  <w:rPrChange w:id="35267" w:author="James Vu" w:date="2024-04-18T23:49:00Z">
                    <w:rPr>
                      <w:b/>
                      <w:bCs/>
                      <w:color w:val="000000"/>
                      <w:sz w:val="26"/>
                      <w:szCs w:val="26"/>
                    </w:rPr>
                  </w:rPrChange>
                </w:rPr>
                <w:t> </w:t>
              </w:r>
            </w:ins>
          </w:p>
        </w:tc>
        <w:tc>
          <w:tcPr>
            <w:tcW w:w="2079" w:type="dxa"/>
            <w:shd w:val="clear" w:color="auto" w:fill="auto"/>
            <w:vAlign w:val="center"/>
            <w:hideMark/>
            <w:tcPrChange w:id="35268" w:author="James Vu" w:date="2024-04-19T00:26:00Z">
              <w:tcPr>
                <w:tcW w:w="2079" w:type="dxa"/>
                <w:tcBorders>
                  <w:top w:val="nil"/>
                  <w:left w:val="nil"/>
                  <w:bottom w:val="single" w:sz="4" w:space="0" w:color="auto"/>
                  <w:right w:val="single" w:sz="4" w:space="0" w:color="auto"/>
                </w:tcBorders>
                <w:shd w:val="clear" w:color="000000" w:fill="C4D79B"/>
                <w:vAlign w:val="center"/>
                <w:hideMark/>
              </w:tcPr>
            </w:tcPrChange>
          </w:tcPr>
          <w:p w14:paraId="53B8B372" w14:textId="77777777" w:rsidR="001F08AC" w:rsidRPr="00B053AF" w:rsidRDefault="001F08AC">
            <w:pPr>
              <w:jc w:val="center"/>
              <w:rPr>
                <w:ins w:id="35269" w:author="James Vu" w:date="2024-04-18T23:36:00Z"/>
                <w:b/>
                <w:bCs/>
                <w:color w:val="000000"/>
                <w:sz w:val="22"/>
                <w:szCs w:val="22"/>
                <w:rPrChange w:id="35270" w:author="James Vu" w:date="2024-04-18T23:49:00Z">
                  <w:rPr>
                    <w:ins w:id="35271" w:author="James Vu" w:date="2024-04-18T23:36:00Z"/>
                    <w:b/>
                    <w:bCs/>
                    <w:color w:val="000000"/>
                    <w:sz w:val="26"/>
                    <w:szCs w:val="26"/>
                  </w:rPr>
                </w:rPrChange>
              </w:rPr>
            </w:pPr>
            <w:ins w:id="35272" w:author="James Vu" w:date="2024-04-18T23:36:00Z">
              <w:r w:rsidRPr="00B053AF">
                <w:rPr>
                  <w:b/>
                  <w:bCs/>
                  <w:color w:val="000000"/>
                  <w:sz w:val="22"/>
                  <w:szCs w:val="22"/>
                  <w:rPrChange w:id="35273" w:author="James Vu" w:date="2024-04-18T23:49:00Z">
                    <w:rPr>
                      <w:b/>
                      <w:bCs/>
                      <w:color w:val="000000"/>
                      <w:sz w:val="26"/>
                      <w:szCs w:val="26"/>
                    </w:rPr>
                  </w:rPrChange>
                </w:rPr>
                <w:t>2.172.000.000</w:t>
              </w:r>
            </w:ins>
          </w:p>
        </w:tc>
        <w:tc>
          <w:tcPr>
            <w:tcW w:w="1416" w:type="dxa"/>
            <w:shd w:val="clear" w:color="auto" w:fill="auto"/>
            <w:vAlign w:val="center"/>
            <w:hideMark/>
            <w:tcPrChange w:id="35274" w:author="James Vu" w:date="2024-04-19T00:26:00Z">
              <w:tcPr>
                <w:tcW w:w="1416" w:type="dxa"/>
                <w:gridSpan w:val="2"/>
                <w:tcBorders>
                  <w:top w:val="nil"/>
                  <w:left w:val="nil"/>
                  <w:bottom w:val="single" w:sz="4" w:space="0" w:color="auto"/>
                  <w:right w:val="single" w:sz="4" w:space="0" w:color="auto"/>
                </w:tcBorders>
                <w:shd w:val="clear" w:color="000000" w:fill="C4D79B"/>
                <w:vAlign w:val="center"/>
                <w:hideMark/>
              </w:tcPr>
            </w:tcPrChange>
          </w:tcPr>
          <w:p w14:paraId="6FC90A42" w14:textId="77777777" w:rsidR="001F08AC" w:rsidRPr="00B053AF" w:rsidRDefault="001F08AC">
            <w:pPr>
              <w:jc w:val="center"/>
              <w:rPr>
                <w:ins w:id="35275" w:author="James Vu" w:date="2024-04-18T23:36:00Z"/>
                <w:b/>
                <w:bCs/>
                <w:color w:val="000000"/>
                <w:sz w:val="22"/>
                <w:szCs w:val="22"/>
                <w:rPrChange w:id="35276" w:author="James Vu" w:date="2024-04-18T23:49:00Z">
                  <w:rPr>
                    <w:ins w:id="35277" w:author="James Vu" w:date="2024-04-18T23:36:00Z"/>
                    <w:b/>
                    <w:bCs/>
                    <w:color w:val="000000"/>
                    <w:sz w:val="26"/>
                    <w:szCs w:val="26"/>
                  </w:rPr>
                </w:rPrChange>
              </w:rPr>
            </w:pPr>
            <w:ins w:id="35278" w:author="James Vu" w:date="2024-04-18T23:36:00Z">
              <w:r w:rsidRPr="00B053AF">
                <w:rPr>
                  <w:b/>
                  <w:bCs/>
                  <w:color w:val="000000"/>
                  <w:sz w:val="22"/>
                  <w:szCs w:val="22"/>
                  <w:rPrChange w:id="35279" w:author="James Vu" w:date="2024-04-18T23:49:00Z">
                    <w:rPr>
                      <w:b/>
                      <w:bCs/>
                      <w:color w:val="000000"/>
                      <w:sz w:val="26"/>
                      <w:szCs w:val="26"/>
                    </w:rPr>
                  </w:rPrChange>
                </w:rPr>
                <w:t>75.000.000</w:t>
              </w:r>
            </w:ins>
          </w:p>
        </w:tc>
        <w:tc>
          <w:tcPr>
            <w:tcW w:w="1715" w:type="dxa"/>
            <w:shd w:val="clear" w:color="auto" w:fill="auto"/>
            <w:vAlign w:val="center"/>
            <w:hideMark/>
            <w:tcPrChange w:id="35280" w:author="James Vu" w:date="2024-04-19T00:26:00Z">
              <w:tcPr>
                <w:tcW w:w="1715" w:type="dxa"/>
                <w:gridSpan w:val="2"/>
                <w:tcBorders>
                  <w:top w:val="nil"/>
                  <w:left w:val="nil"/>
                  <w:bottom w:val="single" w:sz="4" w:space="0" w:color="auto"/>
                  <w:right w:val="single" w:sz="4" w:space="0" w:color="auto"/>
                </w:tcBorders>
                <w:shd w:val="clear" w:color="000000" w:fill="C4D79B"/>
                <w:vAlign w:val="center"/>
                <w:hideMark/>
              </w:tcPr>
            </w:tcPrChange>
          </w:tcPr>
          <w:p w14:paraId="0E9B6AC2" w14:textId="77777777" w:rsidR="001F08AC" w:rsidRPr="00B053AF" w:rsidRDefault="001F08AC">
            <w:pPr>
              <w:jc w:val="center"/>
              <w:rPr>
                <w:ins w:id="35281" w:author="James Vu" w:date="2024-04-18T23:36:00Z"/>
                <w:b/>
                <w:bCs/>
                <w:color w:val="000000"/>
                <w:sz w:val="22"/>
                <w:szCs w:val="22"/>
                <w:rPrChange w:id="35282" w:author="James Vu" w:date="2024-04-18T23:49:00Z">
                  <w:rPr>
                    <w:ins w:id="35283" w:author="James Vu" w:date="2024-04-18T23:36:00Z"/>
                    <w:b/>
                    <w:bCs/>
                    <w:color w:val="000000"/>
                    <w:sz w:val="26"/>
                    <w:szCs w:val="26"/>
                  </w:rPr>
                </w:rPrChange>
              </w:rPr>
            </w:pPr>
            <w:ins w:id="35284" w:author="James Vu" w:date="2024-04-18T23:36:00Z">
              <w:r w:rsidRPr="00B053AF">
                <w:rPr>
                  <w:b/>
                  <w:bCs/>
                  <w:color w:val="000000"/>
                  <w:sz w:val="22"/>
                  <w:szCs w:val="22"/>
                  <w:rPrChange w:id="35285" w:author="James Vu" w:date="2024-04-18T23:49:00Z">
                    <w:rPr>
                      <w:b/>
                      <w:bCs/>
                      <w:color w:val="000000"/>
                      <w:sz w:val="26"/>
                      <w:szCs w:val="26"/>
                    </w:rPr>
                  </w:rPrChange>
                </w:rPr>
                <w:t>2.247.000.000</w:t>
              </w:r>
            </w:ins>
          </w:p>
        </w:tc>
        <w:tc>
          <w:tcPr>
            <w:tcW w:w="1589" w:type="dxa"/>
            <w:shd w:val="clear" w:color="auto" w:fill="auto"/>
            <w:vAlign w:val="center"/>
            <w:hideMark/>
            <w:tcPrChange w:id="35286" w:author="James Vu" w:date="2024-04-19T00:26:00Z">
              <w:tcPr>
                <w:tcW w:w="1589" w:type="dxa"/>
                <w:gridSpan w:val="2"/>
                <w:tcBorders>
                  <w:top w:val="nil"/>
                  <w:left w:val="nil"/>
                  <w:bottom w:val="single" w:sz="4" w:space="0" w:color="auto"/>
                  <w:right w:val="single" w:sz="4" w:space="0" w:color="auto"/>
                </w:tcBorders>
                <w:shd w:val="clear" w:color="000000" w:fill="C4D79B"/>
                <w:vAlign w:val="center"/>
                <w:hideMark/>
              </w:tcPr>
            </w:tcPrChange>
          </w:tcPr>
          <w:p w14:paraId="7B5B53CA" w14:textId="77777777" w:rsidR="001F08AC" w:rsidRPr="00B053AF" w:rsidRDefault="001F08AC">
            <w:pPr>
              <w:rPr>
                <w:ins w:id="35287" w:author="James Vu" w:date="2024-04-18T23:36:00Z"/>
                <w:b/>
                <w:bCs/>
                <w:color w:val="000000"/>
                <w:sz w:val="22"/>
                <w:szCs w:val="22"/>
                <w:rPrChange w:id="35288" w:author="James Vu" w:date="2024-04-18T23:49:00Z">
                  <w:rPr>
                    <w:ins w:id="35289" w:author="James Vu" w:date="2024-04-18T23:36:00Z"/>
                    <w:b/>
                    <w:bCs/>
                    <w:color w:val="000000"/>
                    <w:sz w:val="26"/>
                    <w:szCs w:val="26"/>
                  </w:rPr>
                </w:rPrChange>
              </w:rPr>
            </w:pPr>
            <w:ins w:id="35290" w:author="James Vu" w:date="2024-04-18T23:36:00Z">
              <w:r w:rsidRPr="00B053AF">
                <w:rPr>
                  <w:b/>
                  <w:bCs/>
                  <w:color w:val="000000"/>
                  <w:sz w:val="22"/>
                  <w:szCs w:val="22"/>
                  <w:rPrChange w:id="35291" w:author="James Vu" w:date="2024-04-18T23:49:00Z">
                    <w:rPr>
                      <w:b/>
                      <w:bCs/>
                      <w:color w:val="000000"/>
                      <w:sz w:val="26"/>
                      <w:szCs w:val="26"/>
                    </w:rPr>
                  </w:rPrChange>
                </w:rPr>
                <w:t> </w:t>
              </w:r>
            </w:ins>
          </w:p>
        </w:tc>
      </w:tr>
      <w:tr w:rsidR="001F08AC" w:rsidRPr="00B053AF" w14:paraId="0FFE8939" w14:textId="77777777" w:rsidTr="003C02FF">
        <w:trPr>
          <w:trHeight w:val="20"/>
          <w:ins w:id="35292" w:author="James Vu" w:date="2024-04-18T23:36:00Z"/>
          <w:trPrChange w:id="35293" w:author="James Vu" w:date="2024-04-19T00:26:00Z">
            <w:trPr>
              <w:trHeight w:val="20"/>
            </w:trPr>
          </w:trPrChange>
        </w:trPr>
        <w:tc>
          <w:tcPr>
            <w:tcW w:w="697" w:type="dxa"/>
            <w:shd w:val="clear" w:color="auto" w:fill="auto"/>
            <w:noWrap/>
            <w:vAlign w:val="center"/>
            <w:hideMark/>
            <w:tcPrChange w:id="35294" w:author="James Vu" w:date="2024-04-19T00:26:00Z">
              <w:tcPr>
                <w:tcW w:w="697" w:type="dxa"/>
                <w:tcBorders>
                  <w:top w:val="nil"/>
                  <w:left w:val="single" w:sz="4" w:space="0" w:color="auto"/>
                  <w:bottom w:val="single" w:sz="4" w:space="0" w:color="auto"/>
                  <w:right w:val="single" w:sz="4" w:space="0" w:color="auto"/>
                </w:tcBorders>
                <w:shd w:val="clear" w:color="000000" w:fill="D8E4BC"/>
                <w:noWrap/>
                <w:vAlign w:val="center"/>
                <w:hideMark/>
              </w:tcPr>
            </w:tcPrChange>
          </w:tcPr>
          <w:p w14:paraId="17208A2E" w14:textId="77777777" w:rsidR="001F08AC" w:rsidRPr="00B053AF" w:rsidRDefault="001F08AC">
            <w:pPr>
              <w:jc w:val="center"/>
              <w:rPr>
                <w:ins w:id="35295" w:author="James Vu" w:date="2024-04-18T23:36:00Z"/>
                <w:b/>
                <w:bCs/>
                <w:color w:val="000000"/>
                <w:sz w:val="22"/>
                <w:szCs w:val="22"/>
                <w:rPrChange w:id="35296" w:author="James Vu" w:date="2024-04-18T23:49:00Z">
                  <w:rPr>
                    <w:ins w:id="35297" w:author="James Vu" w:date="2024-04-18T23:36:00Z"/>
                    <w:b/>
                    <w:bCs/>
                    <w:color w:val="000000"/>
                    <w:sz w:val="26"/>
                    <w:szCs w:val="26"/>
                  </w:rPr>
                </w:rPrChange>
              </w:rPr>
            </w:pPr>
            <w:ins w:id="35298" w:author="James Vu" w:date="2024-04-18T23:36:00Z">
              <w:r w:rsidRPr="00B053AF">
                <w:rPr>
                  <w:b/>
                  <w:bCs/>
                  <w:color w:val="000000"/>
                  <w:sz w:val="22"/>
                  <w:szCs w:val="22"/>
                  <w:rPrChange w:id="35299" w:author="James Vu" w:date="2024-04-18T23:49:00Z">
                    <w:rPr>
                      <w:b/>
                      <w:bCs/>
                      <w:color w:val="000000"/>
                      <w:sz w:val="26"/>
                      <w:szCs w:val="26"/>
                    </w:rPr>
                  </w:rPrChange>
                </w:rPr>
                <w:t>3</w:t>
              </w:r>
            </w:ins>
          </w:p>
        </w:tc>
        <w:tc>
          <w:tcPr>
            <w:tcW w:w="1804" w:type="dxa"/>
            <w:shd w:val="clear" w:color="auto" w:fill="auto"/>
            <w:noWrap/>
            <w:vAlign w:val="center"/>
            <w:hideMark/>
            <w:tcPrChange w:id="35300" w:author="James Vu" w:date="2024-04-19T00:26:00Z">
              <w:tcPr>
                <w:tcW w:w="1804" w:type="dxa"/>
                <w:tcBorders>
                  <w:top w:val="nil"/>
                  <w:left w:val="nil"/>
                  <w:bottom w:val="single" w:sz="4" w:space="0" w:color="auto"/>
                  <w:right w:val="single" w:sz="4" w:space="0" w:color="auto"/>
                </w:tcBorders>
                <w:shd w:val="clear" w:color="000000" w:fill="D8E4BC"/>
                <w:noWrap/>
                <w:vAlign w:val="center"/>
                <w:hideMark/>
              </w:tcPr>
            </w:tcPrChange>
          </w:tcPr>
          <w:p w14:paraId="5661C37A" w14:textId="77777777" w:rsidR="001F08AC" w:rsidRPr="00B053AF" w:rsidRDefault="001F08AC">
            <w:pPr>
              <w:rPr>
                <w:ins w:id="35301" w:author="James Vu" w:date="2024-04-18T23:36:00Z"/>
                <w:b/>
                <w:bCs/>
                <w:color w:val="000000"/>
                <w:sz w:val="22"/>
                <w:szCs w:val="22"/>
                <w:rPrChange w:id="35302" w:author="James Vu" w:date="2024-04-18T23:49:00Z">
                  <w:rPr>
                    <w:ins w:id="35303" w:author="James Vu" w:date="2024-04-18T23:36:00Z"/>
                    <w:b/>
                    <w:bCs/>
                    <w:color w:val="000000"/>
                    <w:sz w:val="26"/>
                    <w:szCs w:val="26"/>
                  </w:rPr>
                </w:rPrChange>
              </w:rPr>
            </w:pPr>
            <w:ins w:id="35304" w:author="James Vu" w:date="2024-04-18T23:36:00Z">
              <w:r w:rsidRPr="00B053AF">
                <w:rPr>
                  <w:b/>
                  <w:bCs/>
                  <w:color w:val="000000"/>
                  <w:sz w:val="22"/>
                  <w:szCs w:val="22"/>
                  <w:rPrChange w:id="35305" w:author="James Vu" w:date="2024-04-18T23:49:00Z">
                    <w:rPr>
                      <w:b/>
                      <w:bCs/>
                      <w:color w:val="000000"/>
                      <w:sz w:val="26"/>
                      <w:szCs w:val="26"/>
                    </w:rPr>
                  </w:rPrChange>
                </w:rPr>
                <w:t>Xây dựng Hệ tính năng quản lý quy trình nghiệp vụ Nông nghiệp tỉnh Khánh Hòa (Giai đoạn 1)</w:t>
              </w:r>
            </w:ins>
          </w:p>
        </w:tc>
        <w:tc>
          <w:tcPr>
            <w:tcW w:w="1974" w:type="dxa"/>
            <w:shd w:val="clear" w:color="auto" w:fill="auto"/>
            <w:noWrap/>
            <w:vAlign w:val="center"/>
            <w:hideMark/>
            <w:tcPrChange w:id="35306" w:author="James Vu" w:date="2024-04-19T00:26:00Z">
              <w:tcPr>
                <w:tcW w:w="1974" w:type="dxa"/>
                <w:tcBorders>
                  <w:top w:val="nil"/>
                  <w:left w:val="nil"/>
                  <w:bottom w:val="single" w:sz="4" w:space="0" w:color="auto"/>
                  <w:right w:val="single" w:sz="4" w:space="0" w:color="auto"/>
                </w:tcBorders>
                <w:shd w:val="clear" w:color="000000" w:fill="D8E4BC"/>
                <w:noWrap/>
                <w:vAlign w:val="center"/>
                <w:hideMark/>
              </w:tcPr>
            </w:tcPrChange>
          </w:tcPr>
          <w:p w14:paraId="7F950512" w14:textId="77777777" w:rsidR="001F08AC" w:rsidRPr="00B053AF" w:rsidRDefault="001F08AC">
            <w:pPr>
              <w:rPr>
                <w:ins w:id="35307" w:author="James Vu" w:date="2024-04-18T23:36:00Z"/>
                <w:b/>
                <w:bCs/>
                <w:color w:val="000000"/>
                <w:sz w:val="22"/>
                <w:szCs w:val="22"/>
                <w:rPrChange w:id="35308" w:author="James Vu" w:date="2024-04-18T23:49:00Z">
                  <w:rPr>
                    <w:ins w:id="35309" w:author="James Vu" w:date="2024-04-18T23:36:00Z"/>
                    <w:b/>
                    <w:bCs/>
                    <w:color w:val="000000"/>
                    <w:sz w:val="26"/>
                    <w:szCs w:val="26"/>
                  </w:rPr>
                </w:rPrChange>
              </w:rPr>
            </w:pPr>
            <w:ins w:id="35310" w:author="James Vu" w:date="2024-04-18T23:36:00Z">
              <w:r w:rsidRPr="00B053AF">
                <w:rPr>
                  <w:b/>
                  <w:bCs/>
                  <w:color w:val="000000"/>
                  <w:sz w:val="22"/>
                  <w:szCs w:val="22"/>
                  <w:rPrChange w:id="35311" w:author="James Vu" w:date="2024-04-18T23:49:00Z">
                    <w:rPr>
                      <w:b/>
                      <w:bCs/>
                      <w:color w:val="000000"/>
                      <w:sz w:val="26"/>
                      <w:szCs w:val="26"/>
                    </w:rPr>
                  </w:rPrChange>
                </w:rPr>
                <w:t> </w:t>
              </w:r>
            </w:ins>
          </w:p>
        </w:tc>
        <w:tc>
          <w:tcPr>
            <w:tcW w:w="888" w:type="dxa"/>
            <w:shd w:val="clear" w:color="auto" w:fill="auto"/>
            <w:noWrap/>
            <w:vAlign w:val="center"/>
            <w:hideMark/>
            <w:tcPrChange w:id="35312" w:author="James Vu" w:date="2024-04-19T00:26:00Z">
              <w:tcPr>
                <w:tcW w:w="888" w:type="dxa"/>
                <w:tcBorders>
                  <w:top w:val="nil"/>
                  <w:left w:val="nil"/>
                  <w:bottom w:val="single" w:sz="4" w:space="0" w:color="auto"/>
                  <w:right w:val="single" w:sz="4" w:space="0" w:color="auto"/>
                </w:tcBorders>
                <w:shd w:val="clear" w:color="000000" w:fill="D8E4BC"/>
                <w:noWrap/>
                <w:vAlign w:val="center"/>
                <w:hideMark/>
              </w:tcPr>
            </w:tcPrChange>
          </w:tcPr>
          <w:p w14:paraId="12F07702" w14:textId="77777777" w:rsidR="001F08AC" w:rsidRPr="00B053AF" w:rsidRDefault="001F08AC">
            <w:pPr>
              <w:jc w:val="center"/>
              <w:rPr>
                <w:ins w:id="35313" w:author="James Vu" w:date="2024-04-18T23:36:00Z"/>
                <w:b/>
                <w:bCs/>
                <w:color w:val="000000"/>
                <w:sz w:val="22"/>
                <w:szCs w:val="22"/>
                <w:rPrChange w:id="35314" w:author="James Vu" w:date="2024-04-18T23:49:00Z">
                  <w:rPr>
                    <w:ins w:id="35315" w:author="James Vu" w:date="2024-04-18T23:36:00Z"/>
                    <w:b/>
                    <w:bCs/>
                    <w:color w:val="000000"/>
                    <w:sz w:val="26"/>
                    <w:szCs w:val="26"/>
                  </w:rPr>
                </w:rPrChange>
              </w:rPr>
            </w:pPr>
            <w:ins w:id="35316" w:author="James Vu" w:date="2024-04-18T23:36:00Z">
              <w:r w:rsidRPr="00B053AF">
                <w:rPr>
                  <w:b/>
                  <w:bCs/>
                  <w:color w:val="000000"/>
                  <w:sz w:val="22"/>
                  <w:szCs w:val="22"/>
                  <w:rPrChange w:id="35317" w:author="James Vu" w:date="2024-04-18T23:49:00Z">
                    <w:rPr>
                      <w:b/>
                      <w:bCs/>
                      <w:color w:val="000000"/>
                      <w:sz w:val="26"/>
                      <w:szCs w:val="26"/>
                    </w:rPr>
                  </w:rPrChange>
                </w:rPr>
                <w:t> </w:t>
              </w:r>
            </w:ins>
          </w:p>
        </w:tc>
        <w:tc>
          <w:tcPr>
            <w:tcW w:w="997" w:type="dxa"/>
            <w:shd w:val="clear" w:color="auto" w:fill="auto"/>
            <w:noWrap/>
            <w:vAlign w:val="center"/>
            <w:hideMark/>
            <w:tcPrChange w:id="35318" w:author="James Vu" w:date="2024-04-19T00:26:00Z">
              <w:tcPr>
                <w:tcW w:w="997" w:type="dxa"/>
                <w:tcBorders>
                  <w:top w:val="nil"/>
                  <w:left w:val="nil"/>
                  <w:bottom w:val="single" w:sz="4" w:space="0" w:color="auto"/>
                  <w:right w:val="single" w:sz="4" w:space="0" w:color="auto"/>
                </w:tcBorders>
                <w:shd w:val="clear" w:color="000000" w:fill="D8E4BC"/>
                <w:noWrap/>
                <w:vAlign w:val="center"/>
                <w:hideMark/>
              </w:tcPr>
            </w:tcPrChange>
          </w:tcPr>
          <w:p w14:paraId="2E1237C2" w14:textId="77777777" w:rsidR="001F08AC" w:rsidRPr="00B053AF" w:rsidRDefault="001F08AC">
            <w:pPr>
              <w:jc w:val="center"/>
              <w:rPr>
                <w:ins w:id="35319" w:author="James Vu" w:date="2024-04-18T23:36:00Z"/>
                <w:b/>
                <w:bCs/>
                <w:color w:val="000000"/>
                <w:sz w:val="22"/>
                <w:szCs w:val="22"/>
                <w:rPrChange w:id="35320" w:author="James Vu" w:date="2024-04-18T23:49:00Z">
                  <w:rPr>
                    <w:ins w:id="35321" w:author="James Vu" w:date="2024-04-18T23:36:00Z"/>
                    <w:b/>
                    <w:bCs/>
                    <w:color w:val="000000"/>
                    <w:sz w:val="26"/>
                    <w:szCs w:val="26"/>
                  </w:rPr>
                </w:rPrChange>
              </w:rPr>
            </w:pPr>
            <w:ins w:id="35322" w:author="James Vu" w:date="2024-04-18T23:36:00Z">
              <w:r w:rsidRPr="00B053AF">
                <w:rPr>
                  <w:b/>
                  <w:bCs/>
                  <w:color w:val="000000"/>
                  <w:sz w:val="22"/>
                  <w:szCs w:val="22"/>
                  <w:rPrChange w:id="35323" w:author="James Vu" w:date="2024-04-18T23:49:00Z">
                    <w:rPr>
                      <w:b/>
                      <w:bCs/>
                      <w:color w:val="000000"/>
                      <w:sz w:val="26"/>
                      <w:szCs w:val="26"/>
                    </w:rPr>
                  </w:rPrChange>
                </w:rPr>
                <w:t> </w:t>
              </w:r>
            </w:ins>
          </w:p>
        </w:tc>
        <w:tc>
          <w:tcPr>
            <w:tcW w:w="1290" w:type="dxa"/>
            <w:shd w:val="clear" w:color="auto" w:fill="auto"/>
            <w:noWrap/>
            <w:vAlign w:val="center"/>
            <w:hideMark/>
            <w:tcPrChange w:id="35324" w:author="James Vu" w:date="2024-04-19T00:26:00Z">
              <w:tcPr>
                <w:tcW w:w="1290" w:type="dxa"/>
                <w:gridSpan w:val="2"/>
                <w:tcBorders>
                  <w:top w:val="nil"/>
                  <w:left w:val="nil"/>
                  <w:bottom w:val="single" w:sz="4" w:space="0" w:color="auto"/>
                  <w:right w:val="single" w:sz="4" w:space="0" w:color="auto"/>
                </w:tcBorders>
                <w:shd w:val="clear" w:color="000000" w:fill="D8E4BC"/>
                <w:noWrap/>
                <w:vAlign w:val="center"/>
                <w:hideMark/>
              </w:tcPr>
            </w:tcPrChange>
          </w:tcPr>
          <w:p w14:paraId="0BF1D184" w14:textId="77777777" w:rsidR="001F08AC" w:rsidRPr="00B053AF" w:rsidRDefault="001F08AC">
            <w:pPr>
              <w:jc w:val="center"/>
              <w:rPr>
                <w:ins w:id="35325" w:author="James Vu" w:date="2024-04-18T23:36:00Z"/>
                <w:b/>
                <w:bCs/>
                <w:color w:val="000000"/>
                <w:sz w:val="22"/>
                <w:szCs w:val="22"/>
                <w:rPrChange w:id="35326" w:author="James Vu" w:date="2024-04-18T23:49:00Z">
                  <w:rPr>
                    <w:ins w:id="35327" w:author="James Vu" w:date="2024-04-18T23:36:00Z"/>
                    <w:b/>
                    <w:bCs/>
                    <w:color w:val="000000"/>
                    <w:sz w:val="26"/>
                    <w:szCs w:val="26"/>
                  </w:rPr>
                </w:rPrChange>
              </w:rPr>
            </w:pPr>
            <w:ins w:id="35328" w:author="James Vu" w:date="2024-04-18T23:36:00Z">
              <w:r w:rsidRPr="00B053AF">
                <w:rPr>
                  <w:b/>
                  <w:bCs/>
                  <w:color w:val="000000"/>
                  <w:sz w:val="22"/>
                  <w:szCs w:val="22"/>
                  <w:rPrChange w:id="35329" w:author="James Vu" w:date="2024-04-18T23:49:00Z">
                    <w:rPr>
                      <w:b/>
                      <w:bCs/>
                      <w:color w:val="000000"/>
                      <w:sz w:val="26"/>
                      <w:szCs w:val="26"/>
                    </w:rPr>
                  </w:rPrChange>
                </w:rPr>
                <w:t> </w:t>
              </w:r>
            </w:ins>
          </w:p>
        </w:tc>
        <w:tc>
          <w:tcPr>
            <w:tcW w:w="2079" w:type="dxa"/>
            <w:shd w:val="clear" w:color="auto" w:fill="auto"/>
            <w:vAlign w:val="center"/>
            <w:hideMark/>
            <w:tcPrChange w:id="35330" w:author="James Vu" w:date="2024-04-19T00:26:00Z">
              <w:tcPr>
                <w:tcW w:w="2079" w:type="dxa"/>
                <w:tcBorders>
                  <w:top w:val="nil"/>
                  <w:left w:val="nil"/>
                  <w:bottom w:val="single" w:sz="4" w:space="0" w:color="auto"/>
                  <w:right w:val="single" w:sz="4" w:space="0" w:color="auto"/>
                </w:tcBorders>
                <w:shd w:val="clear" w:color="000000" w:fill="D8E4BC"/>
                <w:vAlign w:val="center"/>
                <w:hideMark/>
              </w:tcPr>
            </w:tcPrChange>
          </w:tcPr>
          <w:p w14:paraId="56FF65BB" w14:textId="77777777" w:rsidR="001F08AC" w:rsidRPr="00B053AF" w:rsidRDefault="001F08AC">
            <w:pPr>
              <w:jc w:val="center"/>
              <w:rPr>
                <w:ins w:id="35331" w:author="James Vu" w:date="2024-04-18T23:36:00Z"/>
                <w:b/>
                <w:bCs/>
                <w:color w:val="000000"/>
                <w:sz w:val="22"/>
                <w:szCs w:val="22"/>
                <w:rPrChange w:id="35332" w:author="James Vu" w:date="2024-04-18T23:49:00Z">
                  <w:rPr>
                    <w:ins w:id="35333" w:author="James Vu" w:date="2024-04-18T23:36:00Z"/>
                    <w:b/>
                    <w:bCs/>
                    <w:color w:val="000000"/>
                    <w:sz w:val="26"/>
                    <w:szCs w:val="26"/>
                  </w:rPr>
                </w:rPrChange>
              </w:rPr>
            </w:pPr>
            <w:ins w:id="35334" w:author="James Vu" w:date="2024-04-18T23:36:00Z">
              <w:r w:rsidRPr="00B053AF">
                <w:rPr>
                  <w:b/>
                  <w:bCs/>
                  <w:color w:val="000000"/>
                  <w:sz w:val="22"/>
                  <w:szCs w:val="22"/>
                  <w:rPrChange w:id="35335" w:author="James Vu" w:date="2024-04-18T23:49:00Z">
                    <w:rPr>
                      <w:b/>
                      <w:bCs/>
                      <w:color w:val="000000"/>
                      <w:sz w:val="26"/>
                      <w:szCs w:val="26"/>
                    </w:rPr>
                  </w:rPrChange>
                </w:rPr>
                <w:t> </w:t>
              </w:r>
            </w:ins>
          </w:p>
        </w:tc>
        <w:tc>
          <w:tcPr>
            <w:tcW w:w="1416" w:type="dxa"/>
            <w:shd w:val="clear" w:color="auto" w:fill="auto"/>
            <w:vAlign w:val="center"/>
            <w:hideMark/>
            <w:tcPrChange w:id="35336" w:author="James Vu" w:date="2024-04-19T00:26:00Z">
              <w:tcPr>
                <w:tcW w:w="1416" w:type="dxa"/>
                <w:gridSpan w:val="2"/>
                <w:tcBorders>
                  <w:top w:val="nil"/>
                  <w:left w:val="nil"/>
                  <w:bottom w:val="single" w:sz="4" w:space="0" w:color="auto"/>
                  <w:right w:val="single" w:sz="4" w:space="0" w:color="auto"/>
                </w:tcBorders>
                <w:shd w:val="clear" w:color="000000" w:fill="D8E4BC"/>
                <w:vAlign w:val="center"/>
                <w:hideMark/>
              </w:tcPr>
            </w:tcPrChange>
          </w:tcPr>
          <w:p w14:paraId="1EEE9A4A" w14:textId="77777777" w:rsidR="001F08AC" w:rsidRPr="00B053AF" w:rsidRDefault="001F08AC">
            <w:pPr>
              <w:jc w:val="center"/>
              <w:rPr>
                <w:ins w:id="35337" w:author="James Vu" w:date="2024-04-18T23:36:00Z"/>
                <w:b/>
                <w:bCs/>
                <w:color w:val="000000"/>
                <w:sz w:val="22"/>
                <w:szCs w:val="22"/>
                <w:rPrChange w:id="35338" w:author="James Vu" w:date="2024-04-18T23:49:00Z">
                  <w:rPr>
                    <w:ins w:id="35339" w:author="James Vu" w:date="2024-04-18T23:36:00Z"/>
                    <w:b/>
                    <w:bCs/>
                    <w:color w:val="000000"/>
                    <w:sz w:val="26"/>
                    <w:szCs w:val="26"/>
                  </w:rPr>
                </w:rPrChange>
              </w:rPr>
            </w:pPr>
            <w:ins w:id="35340" w:author="James Vu" w:date="2024-04-18T23:36:00Z">
              <w:r w:rsidRPr="00B053AF">
                <w:rPr>
                  <w:b/>
                  <w:bCs/>
                  <w:color w:val="000000"/>
                  <w:sz w:val="22"/>
                  <w:szCs w:val="22"/>
                  <w:rPrChange w:id="35341" w:author="James Vu" w:date="2024-04-18T23:49:00Z">
                    <w:rPr>
                      <w:b/>
                      <w:bCs/>
                      <w:color w:val="000000"/>
                      <w:sz w:val="26"/>
                      <w:szCs w:val="26"/>
                    </w:rPr>
                  </w:rPrChange>
                </w:rPr>
                <w:t> </w:t>
              </w:r>
            </w:ins>
          </w:p>
        </w:tc>
        <w:tc>
          <w:tcPr>
            <w:tcW w:w="1715" w:type="dxa"/>
            <w:shd w:val="clear" w:color="auto" w:fill="auto"/>
            <w:vAlign w:val="center"/>
            <w:hideMark/>
            <w:tcPrChange w:id="35342" w:author="James Vu" w:date="2024-04-19T00:26:00Z">
              <w:tcPr>
                <w:tcW w:w="1715" w:type="dxa"/>
                <w:gridSpan w:val="2"/>
                <w:tcBorders>
                  <w:top w:val="nil"/>
                  <w:left w:val="nil"/>
                  <w:bottom w:val="single" w:sz="4" w:space="0" w:color="auto"/>
                  <w:right w:val="single" w:sz="4" w:space="0" w:color="auto"/>
                </w:tcBorders>
                <w:shd w:val="clear" w:color="000000" w:fill="D8E4BC"/>
                <w:vAlign w:val="center"/>
                <w:hideMark/>
              </w:tcPr>
            </w:tcPrChange>
          </w:tcPr>
          <w:p w14:paraId="42A1DD2D" w14:textId="77777777" w:rsidR="001F08AC" w:rsidRPr="00B053AF" w:rsidRDefault="001F08AC">
            <w:pPr>
              <w:jc w:val="center"/>
              <w:rPr>
                <w:ins w:id="35343" w:author="James Vu" w:date="2024-04-18T23:36:00Z"/>
                <w:b/>
                <w:bCs/>
                <w:color w:val="000000"/>
                <w:sz w:val="22"/>
                <w:szCs w:val="22"/>
                <w:rPrChange w:id="35344" w:author="James Vu" w:date="2024-04-18T23:49:00Z">
                  <w:rPr>
                    <w:ins w:id="35345" w:author="James Vu" w:date="2024-04-18T23:36:00Z"/>
                    <w:b/>
                    <w:bCs/>
                    <w:color w:val="000000"/>
                    <w:sz w:val="26"/>
                    <w:szCs w:val="26"/>
                  </w:rPr>
                </w:rPrChange>
              </w:rPr>
            </w:pPr>
            <w:ins w:id="35346" w:author="James Vu" w:date="2024-04-18T23:36:00Z">
              <w:r w:rsidRPr="00B053AF">
                <w:rPr>
                  <w:b/>
                  <w:bCs/>
                  <w:color w:val="000000"/>
                  <w:sz w:val="22"/>
                  <w:szCs w:val="22"/>
                  <w:rPrChange w:id="35347" w:author="James Vu" w:date="2024-04-18T23:49:00Z">
                    <w:rPr>
                      <w:b/>
                      <w:bCs/>
                      <w:color w:val="000000"/>
                      <w:sz w:val="26"/>
                      <w:szCs w:val="26"/>
                    </w:rPr>
                  </w:rPrChange>
                </w:rPr>
                <w:t> </w:t>
              </w:r>
            </w:ins>
          </w:p>
        </w:tc>
        <w:tc>
          <w:tcPr>
            <w:tcW w:w="1589" w:type="dxa"/>
            <w:shd w:val="clear" w:color="auto" w:fill="auto"/>
            <w:noWrap/>
            <w:vAlign w:val="center"/>
            <w:hideMark/>
            <w:tcPrChange w:id="35348" w:author="James Vu" w:date="2024-04-19T00:26:00Z">
              <w:tcPr>
                <w:tcW w:w="1589" w:type="dxa"/>
                <w:gridSpan w:val="2"/>
                <w:tcBorders>
                  <w:top w:val="nil"/>
                  <w:left w:val="nil"/>
                  <w:bottom w:val="single" w:sz="4" w:space="0" w:color="auto"/>
                  <w:right w:val="single" w:sz="4" w:space="0" w:color="auto"/>
                </w:tcBorders>
                <w:shd w:val="clear" w:color="000000" w:fill="D8E4BC"/>
                <w:noWrap/>
                <w:vAlign w:val="center"/>
                <w:hideMark/>
              </w:tcPr>
            </w:tcPrChange>
          </w:tcPr>
          <w:p w14:paraId="56AEEE73" w14:textId="77777777" w:rsidR="001F08AC" w:rsidRPr="00B053AF" w:rsidRDefault="001F08AC">
            <w:pPr>
              <w:rPr>
                <w:ins w:id="35349" w:author="James Vu" w:date="2024-04-18T23:36:00Z"/>
                <w:b/>
                <w:bCs/>
                <w:color w:val="000000"/>
                <w:sz w:val="22"/>
                <w:szCs w:val="22"/>
                <w:rPrChange w:id="35350" w:author="James Vu" w:date="2024-04-18T23:49:00Z">
                  <w:rPr>
                    <w:ins w:id="35351" w:author="James Vu" w:date="2024-04-18T23:36:00Z"/>
                    <w:b/>
                    <w:bCs/>
                    <w:color w:val="000000"/>
                    <w:sz w:val="26"/>
                    <w:szCs w:val="26"/>
                  </w:rPr>
                </w:rPrChange>
              </w:rPr>
            </w:pPr>
            <w:ins w:id="35352" w:author="James Vu" w:date="2024-04-18T23:36:00Z">
              <w:r w:rsidRPr="00B053AF">
                <w:rPr>
                  <w:b/>
                  <w:bCs/>
                  <w:color w:val="000000"/>
                  <w:sz w:val="22"/>
                  <w:szCs w:val="22"/>
                  <w:rPrChange w:id="35353" w:author="James Vu" w:date="2024-04-18T23:49:00Z">
                    <w:rPr>
                      <w:b/>
                      <w:bCs/>
                      <w:color w:val="000000"/>
                      <w:sz w:val="26"/>
                      <w:szCs w:val="26"/>
                    </w:rPr>
                  </w:rPrChange>
                </w:rPr>
                <w:t> </w:t>
              </w:r>
            </w:ins>
          </w:p>
        </w:tc>
      </w:tr>
      <w:tr w:rsidR="001F08AC" w:rsidRPr="00B053AF" w14:paraId="25581AED" w14:textId="77777777" w:rsidTr="003C02FF">
        <w:trPr>
          <w:trHeight w:val="20"/>
          <w:ins w:id="35354" w:author="James Vu" w:date="2024-04-18T23:36:00Z"/>
          <w:trPrChange w:id="35355" w:author="James Vu" w:date="2024-04-19T00:26:00Z">
            <w:trPr>
              <w:trHeight w:val="20"/>
            </w:trPr>
          </w:trPrChange>
        </w:trPr>
        <w:tc>
          <w:tcPr>
            <w:tcW w:w="697" w:type="dxa"/>
            <w:shd w:val="clear" w:color="auto" w:fill="auto"/>
            <w:noWrap/>
            <w:vAlign w:val="center"/>
            <w:hideMark/>
            <w:tcPrChange w:id="35356" w:author="James Vu" w:date="2024-04-19T00:26:00Z">
              <w:tcPr>
                <w:tcW w:w="697" w:type="dxa"/>
                <w:tcBorders>
                  <w:top w:val="nil"/>
                  <w:left w:val="single" w:sz="4" w:space="0" w:color="auto"/>
                  <w:bottom w:val="single" w:sz="4" w:space="0" w:color="auto"/>
                  <w:right w:val="single" w:sz="4" w:space="0" w:color="auto"/>
                </w:tcBorders>
                <w:shd w:val="clear" w:color="000000" w:fill="EBF1DE"/>
                <w:noWrap/>
                <w:vAlign w:val="center"/>
                <w:hideMark/>
              </w:tcPr>
            </w:tcPrChange>
          </w:tcPr>
          <w:p w14:paraId="32E30236" w14:textId="77777777" w:rsidR="001F08AC" w:rsidRPr="00B053AF" w:rsidRDefault="001F08AC">
            <w:pPr>
              <w:jc w:val="center"/>
              <w:rPr>
                <w:ins w:id="35357" w:author="James Vu" w:date="2024-04-18T23:36:00Z"/>
                <w:b/>
                <w:bCs/>
                <w:color w:val="000000"/>
                <w:sz w:val="22"/>
                <w:szCs w:val="22"/>
                <w:rPrChange w:id="35358" w:author="James Vu" w:date="2024-04-18T23:49:00Z">
                  <w:rPr>
                    <w:ins w:id="35359" w:author="James Vu" w:date="2024-04-18T23:36:00Z"/>
                    <w:b/>
                    <w:bCs/>
                    <w:color w:val="000000"/>
                    <w:sz w:val="26"/>
                    <w:szCs w:val="26"/>
                  </w:rPr>
                </w:rPrChange>
              </w:rPr>
            </w:pPr>
            <w:ins w:id="35360" w:author="James Vu" w:date="2024-04-18T23:36:00Z">
              <w:r w:rsidRPr="00B053AF">
                <w:rPr>
                  <w:b/>
                  <w:bCs/>
                  <w:color w:val="000000"/>
                  <w:sz w:val="22"/>
                  <w:szCs w:val="22"/>
                  <w:rPrChange w:id="35361" w:author="James Vu" w:date="2024-04-18T23:49:00Z">
                    <w:rPr>
                      <w:b/>
                      <w:bCs/>
                      <w:color w:val="000000"/>
                      <w:sz w:val="26"/>
                      <w:szCs w:val="26"/>
                    </w:rPr>
                  </w:rPrChange>
                </w:rPr>
                <w:t>3.1</w:t>
              </w:r>
            </w:ins>
          </w:p>
        </w:tc>
        <w:tc>
          <w:tcPr>
            <w:tcW w:w="1804" w:type="dxa"/>
            <w:shd w:val="clear" w:color="auto" w:fill="auto"/>
            <w:noWrap/>
            <w:vAlign w:val="center"/>
            <w:hideMark/>
            <w:tcPrChange w:id="35362" w:author="James Vu" w:date="2024-04-19T00:26:00Z">
              <w:tcPr>
                <w:tcW w:w="1804" w:type="dxa"/>
                <w:tcBorders>
                  <w:top w:val="nil"/>
                  <w:left w:val="nil"/>
                  <w:bottom w:val="single" w:sz="4" w:space="0" w:color="auto"/>
                  <w:right w:val="single" w:sz="4" w:space="0" w:color="auto"/>
                </w:tcBorders>
                <w:shd w:val="clear" w:color="000000" w:fill="EBF1DE"/>
                <w:noWrap/>
                <w:vAlign w:val="center"/>
                <w:hideMark/>
              </w:tcPr>
            </w:tcPrChange>
          </w:tcPr>
          <w:p w14:paraId="49D8956D" w14:textId="77777777" w:rsidR="001F08AC" w:rsidRPr="00B053AF" w:rsidRDefault="001F08AC">
            <w:pPr>
              <w:rPr>
                <w:ins w:id="35363" w:author="James Vu" w:date="2024-04-18T23:36:00Z"/>
                <w:b/>
                <w:bCs/>
                <w:color w:val="000000"/>
                <w:sz w:val="22"/>
                <w:szCs w:val="22"/>
                <w:rPrChange w:id="35364" w:author="James Vu" w:date="2024-04-18T23:49:00Z">
                  <w:rPr>
                    <w:ins w:id="35365" w:author="James Vu" w:date="2024-04-18T23:36:00Z"/>
                    <w:b/>
                    <w:bCs/>
                    <w:color w:val="000000"/>
                    <w:sz w:val="26"/>
                    <w:szCs w:val="26"/>
                  </w:rPr>
                </w:rPrChange>
              </w:rPr>
            </w:pPr>
            <w:ins w:id="35366" w:author="James Vu" w:date="2024-04-18T23:36:00Z">
              <w:r w:rsidRPr="00B053AF">
                <w:rPr>
                  <w:b/>
                  <w:bCs/>
                  <w:color w:val="000000"/>
                  <w:sz w:val="22"/>
                  <w:szCs w:val="22"/>
                  <w:rPrChange w:id="35367" w:author="James Vu" w:date="2024-04-18T23:49:00Z">
                    <w:rPr>
                      <w:b/>
                      <w:bCs/>
                      <w:color w:val="000000"/>
                      <w:sz w:val="26"/>
                      <w:szCs w:val="26"/>
                    </w:rPr>
                  </w:rPrChange>
                </w:rPr>
                <w:t>Hệ tính năng về lĩnh vực trồng trọt và bảo vệ thực vật tỉnh Khánh Hòa (Giai đoạn 1)</w:t>
              </w:r>
            </w:ins>
          </w:p>
        </w:tc>
        <w:tc>
          <w:tcPr>
            <w:tcW w:w="1974" w:type="dxa"/>
            <w:shd w:val="clear" w:color="auto" w:fill="auto"/>
            <w:noWrap/>
            <w:vAlign w:val="center"/>
            <w:hideMark/>
            <w:tcPrChange w:id="35368" w:author="James Vu" w:date="2024-04-19T00:26:00Z">
              <w:tcPr>
                <w:tcW w:w="1974" w:type="dxa"/>
                <w:tcBorders>
                  <w:top w:val="nil"/>
                  <w:left w:val="nil"/>
                  <w:bottom w:val="single" w:sz="4" w:space="0" w:color="auto"/>
                  <w:right w:val="single" w:sz="4" w:space="0" w:color="auto"/>
                </w:tcBorders>
                <w:shd w:val="clear" w:color="000000" w:fill="EBF1DE"/>
                <w:noWrap/>
                <w:vAlign w:val="center"/>
                <w:hideMark/>
              </w:tcPr>
            </w:tcPrChange>
          </w:tcPr>
          <w:p w14:paraId="14E95F33" w14:textId="77777777" w:rsidR="001F08AC" w:rsidRPr="00B053AF" w:rsidRDefault="001F08AC">
            <w:pPr>
              <w:rPr>
                <w:ins w:id="35369" w:author="James Vu" w:date="2024-04-18T23:36:00Z"/>
                <w:b/>
                <w:bCs/>
                <w:color w:val="000000"/>
                <w:sz w:val="22"/>
                <w:szCs w:val="22"/>
                <w:rPrChange w:id="35370" w:author="James Vu" w:date="2024-04-18T23:49:00Z">
                  <w:rPr>
                    <w:ins w:id="35371" w:author="James Vu" w:date="2024-04-18T23:36:00Z"/>
                    <w:b/>
                    <w:bCs/>
                    <w:color w:val="000000"/>
                    <w:sz w:val="26"/>
                    <w:szCs w:val="26"/>
                  </w:rPr>
                </w:rPrChange>
              </w:rPr>
            </w:pPr>
            <w:ins w:id="35372" w:author="James Vu" w:date="2024-04-18T23:36:00Z">
              <w:r w:rsidRPr="00B053AF">
                <w:rPr>
                  <w:b/>
                  <w:bCs/>
                  <w:color w:val="000000"/>
                  <w:sz w:val="22"/>
                  <w:szCs w:val="22"/>
                  <w:rPrChange w:id="35373" w:author="James Vu" w:date="2024-04-18T23:49:00Z">
                    <w:rPr>
                      <w:b/>
                      <w:bCs/>
                      <w:color w:val="000000"/>
                      <w:sz w:val="26"/>
                      <w:szCs w:val="26"/>
                    </w:rPr>
                  </w:rPrChange>
                </w:rPr>
                <w:t> </w:t>
              </w:r>
            </w:ins>
          </w:p>
        </w:tc>
        <w:tc>
          <w:tcPr>
            <w:tcW w:w="888" w:type="dxa"/>
            <w:shd w:val="clear" w:color="auto" w:fill="auto"/>
            <w:noWrap/>
            <w:vAlign w:val="center"/>
            <w:hideMark/>
            <w:tcPrChange w:id="35374" w:author="James Vu" w:date="2024-04-19T00:26:00Z">
              <w:tcPr>
                <w:tcW w:w="888" w:type="dxa"/>
                <w:tcBorders>
                  <w:top w:val="nil"/>
                  <w:left w:val="nil"/>
                  <w:bottom w:val="single" w:sz="4" w:space="0" w:color="auto"/>
                  <w:right w:val="single" w:sz="4" w:space="0" w:color="auto"/>
                </w:tcBorders>
                <w:shd w:val="clear" w:color="000000" w:fill="EBF1DE"/>
                <w:noWrap/>
                <w:vAlign w:val="center"/>
                <w:hideMark/>
              </w:tcPr>
            </w:tcPrChange>
          </w:tcPr>
          <w:p w14:paraId="57F5F0E2" w14:textId="77777777" w:rsidR="001F08AC" w:rsidRPr="00B053AF" w:rsidRDefault="001F08AC">
            <w:pPr>
              <w:jc w:val="center"/>
              <w:rPr>
                <w:ins w:id="35375" w:author="James Vu" w:date="2024-04-18T23:36:00Z"/>
                <w:b/>
                <w:bCs/>
                <w:color w:val="000000"/>
                <w:sz w:val="22"/>
                <w:szCs w:val="22"/>
                <w:rPrChange w:id="35376" w:author="James Vu" w:date="2024-04-18T23:49:00Z">
                  <w:rPr>
                    <w:ins w:id="35377" w:author="James Vu" w:date="2024-04-18T23:36:00Z"/>
                    <w:b/>
                    <w:bCs/>
                    <w:color w:val="000000"/>
                    <w:sz w:val="26"/>
                    <w:szCs w:val="26"/>
                  </w:rPr>
                </w:rPrChange>
              </w:rPr>
            </w:pPr>
            <w:ins w:id="35378" w:author="James Vu" w:date="2024-04-18T23:36:00Z">
              <w:r w:rsidRPr="00B053AF">
                <w:rPr>
                  <w:b/>
                  <w:bCs/>
                  <w:color w:val="000000"/>
                  <w:sz w:val="22"/>
                  <w:szCs w:val="22"/>
                  <w:rPrChange w:id="35379" w:author="James Vu" w:date="2024-04-18T23:49:00Z">
                    <w:rPr>
                      <w:b/>
                      <w:bCs/>
                      <w:color w:val="000000"/>
                      <w:sz w:val="26"/>
                      <w:szCs w:val="26"/>
                    </w:rPr>
                  </w:rPrChange>
                </w:rPr>
                <w:t> </w:t>
              </w:r>
            </w:ins>
          </w:p>
        </w:tc>
        <w:tc>
          <w:tcPr>
            <w:tcW w:w="997" w:type="dxa"/>
            <w:shd w:val="clear" w:color="auto" w:fill="auto"/>
            <w:noWrap/>
            <w:vAlign w:val="center"/>
            <w:hideMark/>
            <w:tcPrChange w:id="35380" w:author="James Vu" w:date="2024-04-19T00:26:00Z">
              <w:tcPr>
                <w:tcW w:w="997" w:type="dxa"/>
                <w:tcBorders>
                  <w:top w:val="nil"/>
                  <w:left w:val="nil"/>
                  <w:bottom w:val="single" w:sz="4" w:space="0" w:color="auto"/>
                  <w:right w:val="single" w:sz="4" w:space="0" w:color="auto"/>
                </w:tcBorders>
                <w:shd w:val="clear" w:color="000000" w:fill="EBF1DE"/>
                <w:noWrap/>
                <w:vAlign w:val="center"/>
                <w:hideMark/>
              </w:tcPr>
            </w:tcPrChange>
          </w:tcPr>
          <w:p w14:paraId="1126E146" w14:textId="77777777" w:rsidR="001F08AC" w:rsidRPr="00B053AF" w:rsidRDefault="001F08AC">
            <w:pPr>
              <w:jc w:val="center"/>
              <w:rPr>
                <w:ins w:id="35381" w:author="James Vu" w:date="2024-04-18T23:36:00Z"/>
                <w:b/>
                <w:bCs/>
                <w:color w:val="000000"/>
                <w:sz w:val="22"/>
                <w:szCs w:val="22"/>
                <w:rPrChange w:id="35382" w:author="James Vu" w:date="2024-04-18T23:49:00Z">
                  <w:rPr>
                    <w:ins w:id="35383" w:author="James Vu" w:date="2024-04-18T23:36:00Z"/>
                    <w:b/>
                    <w:bCs/>
                    <w:color w:val="000000"/>
                    <w:sz w:val="26"/>
                    <w:szCs w:val="26"/>
                  </w:rPr>
                </w:rPrChange>
              </w:rPr>
            </w:pPr>
            <w:ins w:id="35384" w:author="James Vu" w:date="2024-04-18T23:36:00Z">
              <w:r w:rsidRPr="00B053AF">
                <w:rPr>
                  <w:b/>
                  <w:bCs/>
                  <w:color w:val="000000"/>
                  <w:sz w:val="22"/>
                  <w:szCs w:val="22"/>
                  <w:rPrChange w:id="35385" w:author="James Vu" w:date="2024-04-18T23:49:00Z">
                    <w:rPr>
                      <w:b/>
                      <w:bCs/>
                      <w:color w:val="000000"/>
                      <w:sz w:val="26"/>
                      <w:szCs w:val="26"/>
                    </w:rPr>
                  </w:rPrChange>
                </w:rPr>
                <w:t> </w:t>
              </w:r>
            </w:ins>
          </w:p>
        </w:tc>
        <w:tc>
          <w:tcPr>
            <w:tcW w:w="1290" w:type="dxa"/>
            <w:shd w:val="clear" w:color="auto" w:fill="auto"/>
            <w:noWrap/>
            <w:vAlign w:val="center"/>
            <w:hideMark/>
            <w:tcPrChange w:id="35386" w:author="James Vu" w:date="2024-04-19T00:26:00Z">
              <w:tcPr>
                <w:tcW w:w="1290" w:type="dxa"/>
                <w:gridSpan w:val="2"/>
                <w:tcBorders>
                  <w:top w:val="nil"/>
                  <w:left w:val="nil"/>
                  <w:bottom w:val="single" w:sz="4" w:space="0" w:color="auto"/>
                  <w:right w:val="single" w:sz="4" w:space="0" w:color="auto"/>
                </w:tcBorders>
                <w:shd w:val="clear" w:color="000000" w:fill="EBF1DE"/>
                <w:noWrap/>
                <w:vAlign w:val="center"/>
                <w:hideMark/>
              </w:tcPr>
            </w:tcPrChange>
          </w:tcPr>
          <w:p w14:paraId="1B9D05BC" w14:textId="77777777" w:rsidR="001F08AC" w:rsidRPr="00B053AF" w:rsidRDefault="001F08AC">
            <w:pPr>
              <w:jc w:val="center"/>
              <w:rPr>
                <w:ins w:id="35387" w:author="James Vu" w:date="2024-04-18T23:36:00Z"/>
                <w:b/>
                <w:bCs/>
                <w:color w:val="000000"/>
                <w:sz w:val="22"/>
                <w:szCs w:val="22"/>
                <w:rPrChange w:id="35388" w:author="James Vu" w:date="2024-04-18T23:49:00Z">
                  <w:rPr>
                    <w:ins w:id="35389" w:author="James Vu" w:date="2024-04-18T23:36:00Z"/>
                    <w:b/>
                    <w:bCs/>
                    <w:color w:val="000000"/>
                    <w:sz w:val="26"/>
                    <w:szCs w:val="26"/>
                  </w:rPr>
                </w:rPrChange>
              </w:rPr>
            </w:pPr>
            <w:ins w:id="35390" w:author="James Vu" w:date="2024-04-18T23:36:00Z">
              <w:r w:rsidRPr="00B053AF">
                <w:rPr>
                  <w:b/>
                  <w:bCs/>
                  <w:color w:val="000000"/>
                  <w:sz w:val="22"/>
                  <w:szCs w:val="22"/>
                  <w:rPrChange w:id="35391" w:author="James Vu" w:date="2024-04-18T23:49:00Z">
                    <w:rPr>
                      <w:b/>
                      <w:bCs/>
                      <w:color w:val="000000"/>
                      <w:sz w:val="26"/>
                      <w:szCs w:val="26"/>
                    </w:rPr>
                  </w:rPrChange>
                </w:rPr>
                <w:t> </w:t>
              </w:r>
            </w:ins>
          </w:p>
        </w:tc>
        <w:tc>
          <w:tcPr>
            <w:tcW w:w="2079" w:type="dxa"/>
            <w:shd w:val="clear" w:color="auto" w:fill="auto"/>
            <w:vAlign w:val="center"/>
            <w:hideMark/>
            <w:tcPrChange w:id="35392" w:author="James Vu" w:date="2024-04-19T00:26:00Z">
              <w:tcPr>
                <w:tcW w:w="2079" w:type="dxa"/>
                <w:tcBorders>
                  <w:top w:val="nil"/>
                  <w:left w:val="nil"/>
                  <w:bottom w:val="single" w:sz="4" w:space="0" w:color="auto"/>
                  <w:right w:val="single" w:sz="4" w:space="0" w:color="auto"/>
                </w:tcBorders>
                <w:shd w:val="clear" w:color="000000" w:fill="EBF1DE"/>
                <w:vAlign w:val="center"/>
                <w:hideMark/>
              </w:tcPr>
            </w:tcPrChange>
          </w:tcPr>
          <w:p w14:paraId="71F1C5D3" w14:textId="77777777" w:rsidR="001F08AC" w:rsidRPr="00B053AF" w:rsidRDefault="001F08AC">
            <w:pPr>
              <w:jc w:val="center"/>
              <w:rPr>
                <w:ins w:id="35393" w:author="James Vu" w:date="2024-04-18T23:36:00Z"/>
                <w:b/>
                <w:bCs/>
                <w:color w:val="000000"/>
                <w:sz w:val="22"/>
                <w:szCs w:val="22"/>
                <w:rPrChange w:id="35394" w:author="James Vu" w:date="2024-04-18T23:49:00Z">
                  <w:rPr>
                    <w:ins w:id="35395" w:author="James Vu" w:date="2024-04-18T23:36:00Z"/>
                    <w:b/>
                    <w:bCs/>
                    <w:color w:val="000000"/>
                    <w:sz w:val="26"/>
                    <w:szCs w:val="26"/>
                  </w:rPr>
                </w:rPrChange>
              </w:rPr>
            </w:pPr>
            <w:ins w:id="35396" w:author="James Vu" w:date="2024-04-18T23:36:00Z">
              <w:r w:rsidRPr="00B053AF">
                <w:rPr>
                  <w:b/>
                  <w:bCs/>
                  <w:color w:val="000000"/>
                  <w:sz w:val="22"/>
                  <w:szCs w:val="22"/>
                  <w:rPrChange w:id="35397" w:author="James Vu" w:date="2024-04-18T23:49:00Z">
                    <w:rPr>
                      <w:b/>
                      <w:bCs/>
                      <w:color w:val="000000"/>
                      <w:sz w:val="26"/>
                      <w:szCs w:val="26"/>
                    </w:rPr>
                  </w:rPrChange>
                </w:rPr>
                <w:t> </w:t>
              </w:r>
            </w:ins>
          </w:p>
        </w:tc>
        <w:tc>
          <w:tcPr>
            <w:tcW w:w="1416" w:type="dxa"/>
            <w:shd w:val="clear" w:color="auto" w:fill="auto"/>
            <w:vAlign w:val="center"/>
            <w:hideMark/>
            <w:tcPrChange w:id="35398" w:author="James Vu" w:date="2024-04-19T00:26:00Z">
              <w:tcPr>
                <w:tcW w:w="1416" w:type="dxa"/>
                <w:gridSpan w:val="2"/>
                <w:tcBorders>
                  <w:top w:val="nil"/>
                  <w:left w:val="nil"/>
                  <w:bottom w:val="single" w:sz="4" w:space="0" w:color="auto"/>
                  <w:right w:val="single" w:sz="4" w:space="0" w:color="auto"/>
                </w:tcBorders>
                <w:shd w:val="clear" w:color="000000" w:fill="EBF1DE"/>
                <w:vAlign w:val="center"/>
                <w:hideMark/>
              </w:tcPr>
            </w:tcPrChange>
          </w:tcPr>
          <w:p w14:paraId="633F2942" w14:textId="77777777" w:rsidR="001F08AC" w:rsidRPr="00B053AF" w:rsidRDefault="001F08AC">
            <w:pPr>
              <w:jc w:val="center"/>
              <w:rPr>
                <w:ins w:id="35399" w:author="James Vu" w:date="2024-04-18T23:36:00Z"/>
                <w:b/>
                <w:bCs/>
                <w:color w:val="000000"/>
                <w:sz w:val="22"/>
                <w:szCs w:val="22"/>
                <w:rPrChange w:id="35400" w:author="James Vu" w:date="2024-04-18T23:49:00Z">
                  <w:rPr>
                    <w:ins w:id="35401" w:author="James Vu" w:date="2024-04-18T23:36:00Z"/>
                    <w:b/>
                    <w:bCs/>
                    <w:color w:val="000000"/>
                    <w:sz w:val="26"/>
                    <w:szCs w:val="26"/>
                  </w:rPr>
                </w:rPrChange>
              </w:rPr>
            </w:pPr>
            <w:ins w:id="35402" w:author="James Vu" w:date="2024-04-18T23:36:00Z">
              <w:r w:rsidRPr="00B053AF">
                <w:rPr>
                  <w:b/>
                  <w:bCs/>
                  <w:color w:val="000000"/>
                  <w:sz w:val="22"/>
                  <w:szCs w:val="22"/>
                  <w:rPrChange w:id="35403" w:author="James Vu" w:date="2024-04-18T23:49:00Z">
                    <w:rPr>
                      <w:b/>
                      <w:bCs/>
                      <w:color w:val="000000"/>
                      <w:sz w:val="26"/>
                      <w:szCs w:val="26"/>
                    </w:rPr>
                  </w:rPrChange>
                </w:rPr>
                <w:t> </w:t>
              </w:r>
            </w:ins>
          </w:p>
        </w:tc>
        <w:tc>
          <w:tcPr>
            <w:tcW w:w="1715" w:type="dxa"/>
            <w:shd w:val="clear" w:color="auto" w:fill="auto"/>
            <w:vAlign w:val="center"/>
            <w:hideMark/>
            <w:tcPrChange w:id="35404" w:author="James Vu" w:date="2024-04-19T00:26:00Z">
              <w:tcPr>
                <w:tcW w:w="1715" w:type="dxa"/>
                <w:gridSpan w:val="2"/>
                <w:tcBorders>
                  <w:top w:val="nil"/>
                  <w:left w:val="nil"/>
                  <w:bottom w:val="single" w:sz="4" w:space="0" w:color="auto"/>
                  <w:right w:val="single" w:sz="4" w:space="0" w:color="auto"/>
                </w:tcBorders>
                <w:shd w:val="clear" w:color="000000" w:fill="EBF1DE"/>
                <w:vAlign w:val="center"/>
                <w:hideMark/>
              </w:tcPr>
            </w:tcPrChange>
          </w:tcPr>
          <w:p w14:paraId="091EC1B1" w14:textId="77777777" w:rsidR="001F08AC" w:rsidRPr="00B053AF" w:rsidRDefault="001F08AC">
            <w:pPr>
              <w:jc w:val="center"/>
              <w:rPr>
                <w:ins w:id="35405" w:author="James Vu" w:date="2024-04-18T23:36:00Z"/>
                <w:b/>
                <w:bCs/>
                <w:color w:val="000000"/>
                <w:sz w:val="22"/>
                <w:szCs w:val="22"/>
                <w:rPrChange w:id="35406" w:author="James Vu" w:date="2024-04-18T23:49:00Z">
                  <w:rPr>
                    <w:ins w:id="35407" w:author="James Vu" w:date="2024-04-18T23:36:00Z"/>
                    <w:b/>
                    <w:bCs/>
                    <w:color w:val="000000"/>
                    <w:sz w:val="26"/>
                    <w:szCs w:val="26"/>
                  </w:rPr>
                </w:rPrChange>
              </w:rPr>
            </w:pPr>
            <w:ins w:id="35408" w:author="James Vu" w:date="2024-04-18T23:36:00Z">
              <w:r w:rsidRPr="00B053AF">
                <w:rPr>
                  <w:b/>
                  <w:bCs/>
                  <w:color w:val="000000"/>
                  <w:sz w:val="22"/>
                  <w:szCs w:val="22"/>
                  <w:rPrChange w:id="35409" w:author="James Vu" w:date="2024-04-18T23:49:00Z">
                    <w:rPr>
                      <w:b/>
                      <w:bCs/>
                      <w:color w:val="000000"/>
                      <w:sz w:val="26"/>
                      <w:szCs w:val="26"/>
                    </w:rPr>
                  </w:rPrChange>
                </w:rPr>
                <w:t> </w:t>
              </w:r>
            </w:ins>
          </w:p>
        </w:tc>
        <w:tc>
          <w:tcPr>
            <w:tcW w:w="1589" w:type="dxa"/>
            <w:shd w:val="clear" w:color="auto" w:fill="auto"/>
            <w:noWrap/>
            <w:vAlign w:val="center"/>
            <w:hideMark/>
            <w:tcPrChange w:id="35410" w:author="James Vu" w:date="2024-04-19T00:26:00Z">
              <w:tcPr>
                <w:tcW w:w="1589" w:type="dxa"/>
                <w:gridSpan w:val="2"/>
                <w:tcBorders>
                  <w:top w:val="nil"/>
                  <w:left w:val="nil"/>
                  <w:bottom w:val="single" w:sz="4" w:space="0" w:color="auto"/>
                  <w:right w:val="single" w:sz="4" w:space="0" w:color="auto"/>
                </w:tcBorders>
                <w:shd w:val="clear" w:color="000000" w:fill="EBF1DE"/>
                <w:noWrap/>
                <w:vAlign w:val="center"/>
                <w:hideMark/>
              </w:tcPr>
            </w:tcPrChange>
          </w:tcPr>
          <w:p w14:paraId="7BF94850" w14:textId="77777777" w:rsidR="001F08AC" w:rsidRPr="00B053AF" w:rsidRDefault="001F08AC">
            <w:pPr>
              <w:rPr>
                <w:ins w:id="35411" w:author="James Vu" w:date="2024-04-18T23:36:00Z"/>
                <w:b/>
                <w:bCs/>
                <w:color w:val="000000"/>
                <w:sz w:val="22"/>
                <w:szCs w:val="22"/>
                <w:rPrChange w:id="35412" w:author="James Vu" w:date="2024-04-18T23:49:00Z">
                  <w:rPr>
                    <w:ins w:id="35413" w:author="James Vu" w:date="2024-04-18T23:36:00Z"/>
                    <w:b/>
                    <w:bCs/>
                    <w:color w:val="000000"/>
                    <w:sz w:val="26"/>
                    <w:szCs w:val="26"/>
                  </w:rPr>
                </w:rPrChange>
              </w:rPr>
            </w:pPr>
            <w:ins w:id="35414" w:author="James Vu" w:date="2024-04-18T23:36:00Z">
              <w:r w:rsidRPr="00B053AF">
                <w:rPr>
                  <w:b/>
                  <w:bCs/>
                  <w:color w:val="000000"/>
                  <w:sz w:val="22"/>
                  <w:szCs w:val="22"/>
                  <w:rPrChange w:id="35415" w:author="James Vu" w:date="2024-04-18T23:49:00Z">
                    <w:rPr>
                      <w:b/>
                      <w:bCs/>
                      <w:color w:val="000000"/>
                      <w:sz w:val="26"/>
                      <w:szCs w:val="26"/>
                    </w:rPr>
                  </w:rPrChange>
                </w:rPr>
                <w:t> </w:t>
              </w:r>
            </w:ins>
          </w:p>
        </w:tc>
      </w:tr>
      <w:tr w:rsidR="00B053AF" w:rsidRPr="00B053AF" w14:paraId="066BDEFE" w14:textId="77777777" w:rsidTr="003C02FF">
        <w:trPr>
          <w:trHeight w:val="20"/>
          <w:ins w:id="35416" w:author="James Vu" w:date="2024-04-18T23:36:00Z"/>
          <w:trPrChange w:id="35417" w:author="James Vu" w:date="2024-04-19T00:26:00Z">
            <w:trPr>
              <w:trHeight w:val="20"/>
            </w:trPr>
          </w:trPrChange>
        </w:trPr>
        <w:tc>
          <w:tcPr>
            <w:tcW w:w="697" w:type="dxa"/>
            <w:shd w:val="clear" w:color="auto" w:fill="auto"/>
            <w:vAlign w:val="center"/>
            <w:hideMark/>
            <w:tcPrChange w:id="35418"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400DC54C" w14:textId="77777777" w:rsidR="001F08AC" w:rsidRPr="00B053AF" w:rsidRDefault="001F08AC">
            <w:pPr>
              <w:jc w:val="center"/>
              <w:rPr>
                <w:ins w:id="35419" w:author="James Vu" w:date="2024-04-18T23:36:00Z"/>
                <w:color w:val="000000"/>
                <w:sz w:val="22"/>
                <w:szCs w:val="22"/>
                <w:rPrChange w:id="35420" w:author="James Vu" w:date="2024-04-18T23:49:00Z">
                  <w:rPr>
                    <w:ins w:id="35421" w:author="James Vu" w:date="2024-04-18T23:36:00Z"/>
                    <w:color w:val="000000"/>
                    <w:sz w:val="26"/>
                    <w:szCs w:val="26"/>
                  </w:rPr>
                </w:rPrChange>
              </w:rPr>
            </w:pPr>
            <w:ins w:id="35422" w:author="James Vu" w:date="2024-04-18T23:36:00Z">
              <w:r w:rsidRPr="00B053AF">
                <w:rPr>
                  <w:color w:val="000000"/>
                  <w:sz w:val="22"/>
                  <w:szCs w:val="22"/>
                  <w:rPrChange w:id="35423" w:author="James Vu" w:date="2024-04-18T23:49:00Z">
                    <w:rPr>
                      <w:color w:val="000000"/>
                      <w:sz w:val="26"/>
                      <w:szCs w:val="26"/>
                    </w:rPr>
                  </w:rPrChange>
                </w:rPr>
                <w:t>3.1.1</w:t>
              </w:r>
            </w:ins>
          </w:p>
        </w:tc>
        <w:tc>
          <w:tcPr>
            <w:tcW w:w="1804" w:type="dxa"/>
            <w:shd w:val="clear" w:color="auto" w:fill="auto"/>
            <w:vAlign w:val="center"/>
            <w:hideMark/>
            <w:tcPrChange w:id="35424"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6B56CE39" w14:textId="77777777" w:rsidR="001F08AC" w:rsidRPr="00B053AF" w:rsidRDefault="001F08AC">
            <w:pPr>
              <w:rPr>
                <w:ins w:id="35425" w:author="James Vu" w:date="2024-04-18T23:36:00Z"/>
                <w:color w:val="000000"/>
                <w:sz w:val="22"/>
                <w:szCs w:val="22"/>
                <w:rPrChange w:id="35426" w:author="James Vu" w:date="2024-04-18T23:49:00Z">
                  <w:rPr>
                    <w:ins w:id="35427" w:author="James Vu" w:date="2024-04-18T23:36:00Z"/>
                    <w:color w:val="000000"/>
                    <w:sz w:val="26"/>
                    <w:szCs w:val="26"/>
                  </w:rPr>
                </w:rPrChange>
              </w:rPr>
            </w:pPr>
            <w:ins w:id="35428" w:author="James Vu" w:date="2024-04-18T23:36:00Z">
              <w:r w:rsidRPr="00B053AF">
                <w:rPr>
                  <w:color w:val="000000"/>
                  <w:sz w:val="22"/>
                  <w:szCs w:val="22"/>
                  <w:rPrChange w:id="35429" w:author="James Vu" w:date="2024-04-18T23:49:00Z">
                    <w:rPr>
                      <w:color w:val="000000"/>
                      <w:sz w:val="26"/>
                      <w:szCs w:val="26"/>
                    </w:rPr>
                  </w:rPrChange>
                </w:rPr>
                <w:t>Thuê chuyên gia: xây dựng kiến trúc hệ thống kỹ thuật , tính năng chi tiết của phần mềm nội bộ, phân tích số hoá quy trình nghiệp vụ và các hoạt động khác</w:t>
              </w:r>
            </w:ins>
          </w:p>
        </w:tc>
        <w:tc>
          <w:tcPr>
            <w:tcW w:w="1974" w:type="dxa"/>
            <w:shd w:val="clear" w:color="auto" w:fill="auto"/>
            <w:vAlign w:val="center"/>
            <w:hideMark/>
            <w:tcPrChange w:id="35430"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7C3243D5" w14:textId="77777777" w:rsidR="001F08AC" w:rsidRPr="00B053AF" w:rsidRDefault="001F08AC">
            <w:pPr>
              <w:rPr>
                <w:ins w:id="35431" w:author="James Vu" w:date="2024-04-18T23:36:00Z"/>
                <w:color w:val="000000"/>
                <w:sz w:val="22"/>
                <w:szCs w:val="22"/>
                <w:rPrChange w:id="35432" w:author="James Vu" w:date="2024-04-18T23:49:00Z">
                  <w:rPr>
                    <w:ins w:id="35433" w:author="James Vu" w:date="2024-04-18T23:36:00Z"/>
                    <w:color w:val="000000"/>
                    <w:sz w:val="26"/>
                    <w:szCs w:val="26"/>
                  </w:rPr>
                </w:rPrChange>
              </w:rPr>
            </w:pPr>
            <w:ins w:id="35434" w:author="James Vu" w:date="2024-04-18T23:36:00Z">
              <w:r w:rsidRPr="00B053AF">
                <w:rPr>
                  <w:color w:val="000000"/>
                  <w:sz w:val="22"/>
                  <w:szCs w:val="22"/>
                  <w:rPrChange w:id="35435" w:author="James Vu" w:date="2024-04-18T23:49:00Z">
                    <w:rPr>
                      <w:color w:val="000000"/>
                      <w:sz w:val="26"/>
                      <w:szCs w:val="26"/>
                    </w:rPr>
                  </w:rPrChange>
                </w:rPr>
                <w:t> </w:t>
              </w:r>
            </w:ins>
          </w:p>
        </w:tc>
        <w:tc>
          <w:tcPr>
            <w:tcW w:w="888" w:type="dxa"/>
            <w:shd w:val="clear" w:color="auto" w:fill="auto"/>
            <w:vAlign w:val="center"/>
            <w:hideMark/>
            <w:tcPrChange w:id="35436"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2F614E92" w14:textId="77777777" w:rsidR="001F08AC" w:rsidRPr="00B053AF" w:rsidRDefault="001F08AC">
            <w:pPr>
              <w:jc w:val="center"/>
              <w:rPr>
                <w:ins w:id="35437" w:author="James Vu" w:date="2024-04-18T23:36:00Z"/>
                <w:color w:val="000000"/>
                <w:sz w:val="22"/>
                <w:szCs w:val="22"/>
                <w:rPrChange w:id="35438" w:author="James Vu" w:date="2024-04-18T23:49:00Z">
                  <w:rPr>
                    <w:ins w:id="35439" w:author="James Vu" w:date="2024-04-18T23:36:00Z"/>
                    <w:color w:val="000000"/>
                    <w:sz w:val="26"/>
                    <w:szCs w:val="26"/>
                  </w:rPr>
                </w:rPrChange>
              </w:rPr>
            </w:pPr>
            <w:ins w:id="35440" w:author="James Vu" w:date="2024-04-18T23:36:00Z">
              <w:r w:rsidRPr="00B053AF">
                <w:rPr>
                  <w:color w:val="000000"/>
                  <w:sz w:val="22"/>
                  <w:szCs w:val="22"/>
                  <w:rPrChange w:id="35441" w:author="James Vu" w:date="2024-04-18T23:49:00Z">
                    <w:rPr>
                      <w:color w:val="000000"/>
                      <w:sz w:val="26"/>
                      <w:szCs w:val="26"/>
                    </w:rPr>
                  </w:rPrChange>
                </w:rPr>
                <w:t>Gói</w:t>
              </w:r>
            </w:ins>
          </w:p>
        </w:tc>
        <w:tc>
          <w:tcPr>
            <w:tcW w:w="997" w:type="dxa"/>
            <w:shd w:val="clear" w:color="auto" w:fill="auto"/>
            <w:vAlign w:val="center"/>
            <w:hideMark/>
            <w:tcPrChange w:id="35442"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43100B2F" w14:textId="77777777" w:rsidR="001F08AC" w:rsidRPr="00B053AF" w:rsidRDefault="001F08AC">
            <w:pPr>
              <w:jc w:val="center"/>
              <w:rPr>
                <w:ins w:id="35443" w:author="James Vu" w:date="2024-04-18T23:36:00Z"/>
                <w:color w:val="000000"/>
                <w:sz w:val="22"/>
                <w:szCs w:val="22"/>
                <w:rPrChange w:id="35444" w:author="James Vu" w:date="2024-04-18T23:49:00Z">
                  <w:rPr>
                    <w:ins w:id="35445" w:author="James Vu" w:date="2024-04-18T23:36:00Z"/>
                    <w:color w:val="000000"/>
                    <w:sz w:val="26"/>
                    <w:szCs w:val="26"/>
                  </w:rPr>
                </w:rPrChange>
              </w:rPr>
            </w:pPr>
            <w:ins w:id="35446" w:author="James Vu" w:date="2024-04-18T23:36:00Z">
              <w:r w:rsidRPr="00B053AF">
                <w:rPr>
                  <w:color w:val="000000"/>
                  <w:sz w:val="22"/>
                  <w:szCs w:val="22"/>
                  <w:rPrChange w:id="35447" w:author="James Vu" w:date="2024-04-18T23:49:00Z">
                    <w:rPr>
                      <w:color w:val="000000"/>
                      <w:sz w:val="26"/>
                      <w:szCs w:val="26"/>
                    </w:rPr>
                  </w:rPrChange>
                </w:rPr>
                <w:t>1</w:t>
              </w:r>
            </w:ins>
          </w:p>
        </w:tc>
        <w:tc>
          <w:tcPr>
            <w:tcW w:w="1290" w:type="dxa"/>
            <w:shd w:val="clear" w:color="auto" w:fill="auto"/>
            <w:vAlign w:val="center"/>
            <w:hideMark/>
            <w:tcPrChange w:id="35448"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5989E33D" w14:textId="77777777" w:rsidR="001F08AC" w:rsidRPr="00B053AF" w:rsidRDefault="001F08AC">
            <w:pPr>
              <w:jc w:val="center"/>
              <w:rPr>
                <w:ins w:id="35449" w:author="James Vu" w:date="2024-04-18T23:36:00Z"/>
                <w:color w:val="000000"/>
                <w:sz w:val="22"/>
                <w:szCs w:val="22"/>
                <w:rPrChange w:id="35450" w:author="James Vu" w:date="2024-04-18T23:49:00Z">
                  <w:rPr>
                    <w:ins w:id="35451" w:author="James Vu" w:date="2024-04-18T23:36:00Z"/>
                    <w:color w:val="000000"/>
                    <w:sz w:val="26"/>
                    <w:szCs w:val="26"/>
                  </w:rPr>
                </w:rPrChange>
              </w:rPr>
            </w:pPr>
            <w:ins w:id="35452" w:author="James Vu" w:date="2024-04-18T23:36:00Z">
              <w:r w:rsidRPr="00B053AF">
                <w:rPr>
                  <w:color w:val="000000"/>
                  <w:sz w:val="22"/>
                  <w:szCs w:val="22"/>
                  <w:rPrChange w:id="35453" w:author="James Vu" w:date="2024-04-18T23:49:00Z">
                    <w:rPr>
                      <w:color w:val="000000"/>
                      <w:sz w:val="26"/>
                      <w:szCs w:val="26"/>
                    </w:rPr>
                  </w:rPrChange>
                </w:rPr>
                <w:t>400.000.000</w:t>
              </w:r>
            </w:ins>
          </w:p>
        </w:tc>
        <w:tc>
          <w:tcPr>
            <w:tcW w:w="2079" w:type="dxa"/>
            <w:shd w:val="clear" w:color="auto" w:fill="auto"/>
            <w:vAlign w:val="center"/>
            <w:hideMark/>
            <w:tcPrChange w:id="35454"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19DF7AD9" w14:textId="77777777" w:rsidR="001F08AC" w:rsidRPr="00B053AF" w:rsidRDefault="001F08AC">
            <w:pPr>
              <w:jc w:val="center"/>
              <w:rPr>
                <w:ins w:id="35455" w:author="James Vu" w:date="2024-04-18T23:36:00Z"/>
                <w:color w:val="000000"/>
                <w:sz w:val="22"/>
                <w:szCs w:val="22"/>
                <w:rPrChange w:id="35456" w:author="James Vu" w:date="2024-04-18T23:49:00Z">
                  <w:rPr>
                    <w:ins w:id="35457" w:author="James Vu" w:date="2024-04-18T23:36:00Z"/>
                    <w:color w:val="000000"/>
                    <w:sz w:val="26"/>
                    <w:szCs w:val="26"/>
                  </w:rPr>
                </w:rPrChange>
              </w:rPr>
            </w:pPr>
            <w:ins w:id="35458" w:author="James Vu" w:date="2024-04-18T23:36:00Z">
              <w:r w:rsidRPr="00B053AF">
                <w:rPr>
                  <w:color w:val="000000"/>
                  <w:sz w:val="22"/>
                  <w:szCs w:val="22"/>
                  <w:rPrChange w:id="35459" w:author="James Vu" w:date="2024-04-18T23:49:00Z">
                    <w:rPr>
                      <w:color w:val="000000"/>
                      <w:sz w:val="26"/>
                      <w:szCs w:val="26"/>
                    </w:rPr>
                  </w:rPrChange>
                </w:rPr>
                <w:t>400.000.000</w:t>
              </w:r>
            </w:ins>
          </w:p>
        </w:tc>
        <w:tc>
          <w:tcPr>
            <w:tcW w:w="1416" w:type="dxa"/>
            <w:shd w:val="clear" w:color="auto" w:fill="auto"/>
            <w:vAlign w:val="center"/>
            <w:hideMark/>
            <w:tcPrChange w:id="35460"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2D788896" w14:textId="77777777" w:rsidR="001F08AC" w:rsidRPr="00B053AF" w:rsidRDefault="001F08AC">
            <w:pPr>
              <w:jc w:val="center"/>
              <w:rPr>
                <w:ins w:id="35461" w:author="James Vu" w:date="2024-04-18T23:36:00Z"/>
                <w:color w:val="000000"/>
                <w:sz w:val="22"/>
                <w:szCs w:val="22"/>
                <w:rPrChange w:id="35462" w:author="James Vu" w:date="2024-04-18T23:49:00Z">
                  <w:rPr>
                    <w:ins w:id="35463" w:author="James Vu" w:date="2024-04-18T23:36:00Z"/>
                    <w:color w:val="000000"/>
                    <w:sz w:val="26"/>
                    <w:szCs w:val="26"/>
                  </w:rPr>
                </w:rPrChange>
              </w:rPr>
            </w:pPr>
            <w:ins w:id="35464" w:author="James Vu" w:date="2024-04-18T23:36:00Z">
              <w:r w:rsidRPr="00B053AF">
                <w:rPr>
                  <w:color w:val="000000"/>
                  <w:sz w:val="22"/>
                  <w:szCs w:val="22"/>
                  <w:rPrChange w:id="35465" w:author="James Vu" w:date="2024-04-18T23:49:00Z">
                    <w:rPr>
                      <w:color w:val="000000"/>
                      <w:sz w:val="26"/>
                      <w:szCs w:val="26"/>
                    </w:rPr>
                  </w:rPrChange>
                </w:rPr>
                <w:t>40.000.000</w:t>
              </w:r>
            </w:ins>
          </w:p>
        </w:tc>
        <w:tc>
          <w:tcPr>
            <w:tcW w:w="1715" w:type="dxa"/>
            <w:shd w:val="clear" w:color="auto" w:fill="auto"/>
            <w:vAlign w:val="center"/>
            <w:hideMark/>
            <w:tcPrChange w:id="35466"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041CAD59" w14:textId="77777777" w:rsidR="001F08AC" w:rsidRPr="00B053AF" w:rsidRDefault="001F08AC">
            <w:pPr>
              <w:jc w:val="center"/>
              <w:rPr>
                <w:ins w:id="35467" w:author="James Vu" w:date="2024-04-18T23:36:00Z"/>
                <w:color w:val="000000"/>
                <w:sz w:val="22"/>
                <w:szCs w:val="22"/>
                <w:rPrChange w:id="35468" w:author="James Vu" w:date="2024-04-18T23:49:00Z">
                  <w:rPr>
                    <w:ins w:id="35469" w:author="James Vu" w:date="2024-04-18T23:36:00Z"/>
                    <w:color w:val="000000"/>
                    <w:sz w:val="26"/>
                    <w:szCs w:val="26"/>
                  </w:rPr>
                </w:rPrChange>
              </w:rPr>
            </w:pPr>
            <w:ins w:id="35470" w:author="James Vu" w:date="2024-04-18T23:36:00Z">
              <w:r w:rsidRPr="00B053AF">
                <w:rPr>
                  <w:color w:val="000000"/>
                  <w:sz w:val="22"/>
                  <w:szCs w:val="22"/>
                  <w:rPrChange w:id="35471" w:author="James Vu" w:date="2024-04-18T23:49:00Z">
                    <w:rPr>
                      <w:color w:val="000000"/>
                      <w:sz w:val="26"/>
                      <w:szCs w:val="26"/>
                    </w:rPr>
                  </w:rPrChange>
                </w:rPr>
                <w:t>440.000.000</w:t>
              </w:r>
            </w:ins>
          </w:p>
        </w:tc>
        <w:tc>
          <w:tcPr>
            <w:tcW w:w="1589" w:type="dxa"/>
            <w:shd w:val="clear" w:color="auto" w:fill="auto"/>
            <w:vAlign w:val="center"/>
            <w:hideMark/>
            <w:tcPrChange w:id="35472"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5B32F46A" w14:textId="77777777" w:rsidR="001F08AC" w:rsidRPr="00B053AF" w:rsidRDefault="001F08AC">
            <w:pPr>
              <w:rPr>
                <w:ins w:id="35473" w:author="James Vu" w:date="2024-04-18T23:36:00Z"/>
                <w:color w:val="000000"/>
                <w:sz w:val="22"/>
                <w:szCs w:val="22"/>
                <w:rPrChange w:id="35474" w:author="James Vu" w:date="2024-04-18T23:49:00Z">
                  <w:rPr>
                    <w:ins w:id="35475" w:author="James Vu" w:date="2024-04-18T23:36:00Z"/>
                    <w:color w:val="000000"/>
                    <w:sz w:val="26"/>
                    <w:szCs w:val="26"/>
                  </w:rPr>
                </w:rPrChange>
              </w:rPr>
            </w:pPr>
            <w:ins w:id="35476" w:author="James Vu" w:date="2024-04-18T23:36:00Z">
              <w:r w:rsidRPr="00B053AF">
                <w:rPr>
                  <w:color w:val="000000"/>
                  <w:sz w:val="22"/>
                  <w:szCs w:val="22"/>
                  <w:rPrChange w:id="35477" w:author="James Vu" w:date="2024-04-18T23:49:00Z">
                    <w:rPr>
                      <w:color w:val="000000"/>
                      <w:sz w:val="26"/>
                      <w:szCs w:val="26"/>
                    </w:rPr>
                  </w:rPrChange>
                </w:rPr>
                <w:t>Báo giá dự toán và triển khai thực hiện theo báo giá thực tế tại thời điểm triển khai</w:t>
              </w:r>
            </w:ins>
          </w:p>
        </w:tc>
      </w:tr>
      <w:tr w:rsidR="00B053AF" w:rsidRPr="00B053AF" w14:paraId="09F43D96" w14:textId="77777777" w:rsidTr="003C02FF">
        <w:trPr>
          <w:trHeight w:val="20"/>
          <w:ins w:id="35478" w:author="James Vu" w:date="2024-04-18T23:36:00Z"/>
          <w:trPrChange w:id="35479" w:author="James Vu" w:date="2024-04-19T00:26:00Z">
            <w:trPr>
              <w:trHeight w:val="20"/>
            </w:trPr>
          </w:trPrChange>
        </w:trPr>
        <w:tc>
          <w:tcPr>
            <w:tcW w:w="697" w:type="dxa"/>
            <w:shd w:val="clear" w:color="auto" w:fill="auto"/>
            <w:vAlign w:val="center"/>
            <w:hideMark/>
            <w:tcPrChange w:id="35480"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004FA8B6" w14:textId="77777777" w:rsidR="001F08AC" w:rsidRPr="00B053AF" w:rsidRDefault="001F08AC">
            <w:pPr>
              <w:jc w:val="center"/>
              <w:rPr>
                <w:ins w:id="35481" w:author="James Vu" w:date="2024-04-18T23:36:00Z"/>
                <w:color w:val="000000"/>
                <w:sz w:val="22"/>
                <w:szCs w:val="22"/>
                <w:rPrChange w:id="35482" w:author="James Vu" w:date="2024-04-18T23:49:00Z">
                  <w:rPr>
                    <w:ins w:id="35483" w:author="James Vu" w:date="2024-04-18T23:36:00Z"/>
                    <w:color w:val="000000"/>
                    <w:sz w:val="26"/>
                    <w:szCs w:val="26"/>
                  </w:rPr>
                </w:rPrChange>
              </w:rPr>
            </w:pPr>
            <w:ins w:id="35484" w:author="James Vu" w:date="2024-04-18T23:36:00Z">
              <w:r w:rsidRPr="00B053AF">
                <w:rPr>
                  <w:color w:val="000000"/>
                  <w:sz w:val="22"/>
                  <w:szCs w:val="22"/>
                  <w:rPrChange w:id="35485" w:author="James Vu" w:date="2024-04-18T23:49:00Z">
                    <w:rPr>
                      <w:color w:val="000000"/>
                      <w:sz w:val="26"/>
                      <w:szCs w:val="26"/>
                    </w:rPr>
                  </w:rPrChange>
                </w:rPr>
                <w:lastRenderedPageBreak/>
                <w:t>3.1.2</w:t>
              </w:r>
            </w:ins>
          </w:p>
        </w:tc>
        <w:tc>
          <w:tcPr>
            <w:tcW w:w="1804" w:type="dxa"/>
            <w:shd w:val="clear" w:color="auto" w:fill="auto"/>
            <w:vAlign w:val="center"/>
            <w:hideMark/>
            <w:tcPrChange w:id="35486"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0B08014C" w14:textId="77777777" w:rsidR="001F08AC" w:rsidRPr="00B053AF" w:rsidRDefault="001F08AC">
            <w:pPr>
              <w:rPr>
                <w:ins w:id="35487" w:author="James Vu" w:date="2024-04-18T23:36:00Z"/>
                <w:color w:val="000000"/>
                <w:sz w:val="22"/>
                <w:szCs w:val="22"/>
                <w:rPrChange w:id="35488" w:author="James Vu" w:date="2024-04-18T23:49:00Z">
                  <w:rPr>
                    <w:ins w:id="35489" w:author="James Vu" w:date="2024-04-18T23:36:00Z"/>
                    <w:color w:val="000000"/>
                    <w:sz w:val="26"/>
                    <w:szCs w:val="26"/>
                  </w:rPr>
                </w:rPrChange>
              </w:rPr>
            </w:pPr>
            <w:ins w:id="35490" w:author="James Vu" w:date="2024-04-18T23:36:00Z">
              <w:r w:rsidRPr="00B053AF">
                <w:rPr>
                  <w:color w:val="000000"/>
                  <w:sz w:val="22"/>
                  <w:szCs w:val="22"/>
                  <w:rPrChange w:id="35491" w:author="James Vu" w:date="2024-04-18T23:49:00Z">
                    <w:rPr>
                      <w:color w:val="000000"/>
                      <w:sz w:val="26"/>
                      <w:szCs w:val="26"/>
                    </w:rPr>
                  </w:rPrChange>
                </w:rPr>
                <w:t>Xây dựng Hệ tính năng về lĩnh vực trồng trọt và bảo vệ thực vật tỉnh Khánh Hòa (Giai đoạn 1)</w:t>
              </w:r>
            </w:ins>
          </w:p>
        </w:tc>
        <w:tc>
          <w:tcPr>
            <w:tcW w:w="1974" w:type="dxa"/>
            <w:shd w:val="clear" w:color="auto" w:fill="auto"/>
            <w:vAlign w:val="center"/>
            <w:hideMark/>
            <w:tcPrChange w:id="35492"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4D267669" w14:textId="77777777" w:rsidR="001F08AC" w:rsidRPr="00B053AF" w:rsidRDefault="001F08AC">
            <w:pPr>
              <w:rPr>
                <w:ins w:id="35493" w:author="James Vu" w:date="2024-04-18T23:36:00Z"/>
                <w:color w:val="000000"/>
                <w:sz w:val="22"/>
                <w:szCs w:val="22"/>
                <w:rPrChange w:id="35494" w:author="James Vu" w:date="2024-04-18T23:49:00Z">
                  <w:rPr>
                    <w:ins w:id="35495" w:author="James Vu" w:date="2024-04-18T23:36:00Z"/>
                    <w:color w:val="000000"/>
                    <w:sz w:val="26"/>
                    <w:szCs w:val="26"/>
                  </w:rPr>
                </w:rPrChange>
              </w:rPr>
            </w:pPr>
            <w:ins w:id="35496" w:author="James Vu" w:date="2024-04-18T23:36:00Z">
              <w:r w:rsidRPr="00B053AF">
                <w:rPr>
                  <w:color w:val="000000"/>
                  <w:sz w:val="22"/>
                  <w:szCs w:val="22"/>
                  <w:rPrChange w:id="35497" w:author="James Vu" w:date="2024-04-18T23:49:00Z">
                    <w:rPr>
                      <w:color w:val="000000"/>
                      <w:sz w:val="26"/>
                      <w:szCs w:val="26"/>
                    </w:rPr>
                  </w:rPrChange>
                </w:rPr>
                <w:t>Quản lý Hồ Sơ Nông Dân và Hợp Tác Xã</w:t>
              </w:r>
              <w:r w:rsidRPr="00B053AF">
                <w:rPr>
                  <w:color w:val="000000"/>
                  <w:sz w:val="22"/>
                  <w:szCs w:val="22"/>
                  <w:rPrChange w:id="35498" w:author="James Vu" w:date="2024-04-18T23:49:00Z">
                    <w:rPr>
                      <w:color w:val="000000"/>
                      <w:sz w:val="26"/>
                      <w:szCs w:val="26"/>
                    </w:rPr>
                  </w:rPrChange>
                </w:rPr>
                <w:br/>
                <w:t>Quản lý Vùng Nguyên Liệu và Trồng Trọt</w:t>
              </w:r>
              <w:r w:rsidRPr="00B053AF">
                <w:rPr>
                  <w:color w:val="000000"/>
                  <w:sz w:val="22"/>
                  <w:szCs w:val="22"/>
                  <w:rPrChange w:id="35499" w:author="James Vu" w:date="2024-04-18T23:49:00Z">
                    <w:rPr>
                      <w:color w:val="000000"/>
                      <w:sz w:val="26"/>
                      <w:szCs w:val="26"/>
                    </w:rPr>
                  </w:rPrChange>
                </w:rPr>
                <w:br/>
                <w:t>Quản Lý Vật Tư Nông Nghiệp</w:t>
              </w:r>
              <w:r w:rsidRPr="00B053AF">
                <w:rPr>
                  <w:color w:val="000000"/>
                  <w:sz w:val="22"/>
                  <w:szCs w:val="22"/>
                  <w:rPrChange w:id="35500" w:author="James Vu" w:date="2024-04-18T23:49:00Z">
                    <w:rPr>
                      <w:color w:val="000000"/>
                      <w:sz w:val="26"/>
                      <w:szCs w:val="26"/>
                    </w:rPr>
                  </w:rPrChange>
                </w:rPr>
                <w:br/>
                <w:t>Thông Tin và Khuyến Nông</w:t>
              </w:r>
              <w:r w:rsidRPr="00B053AF">
                <w:rPr>
                  <w:color w:val="000000"/>
                  <w:sz w:val="22"/>
                  <w:szCs w:val="22"/>
                  <w:rPrChange w:id="35501" w:author="James Vu" w:date="2024-04-18T23:49:00Z">
                    <w:rPr>
                      <w:color w:val="000000"/>
                      <w:sz w:val="26"/>
                      <w:szCs w:val="26"/>
                    </w:rPr>
                  </w:rPrChange>
                </w:rPr>
                <w:br/>
                <w:t>Công Cụ Đồng Bộ Dữ Liệu và Báo Cáo</w:t>
              </w:r>
              <w:r w:rsidRPr="00B053AF">
                <w:rPr>
                  <w:color w:val="000000"/>
                  <w:sz w:val="22"/>
                  <w:szCs w:val="22"/>
                  <w:rPrChange w:id="35502" w:author="James Vu" w:date="2024-04-18T23:49:00Z">
                    <w:rPr>
                      <w:color w:val="000000"/>
                      <w:sz w:val="26"/>
                      <w:szCs w:val="26"/>
                    </w:rPr>
                  </w:rPrChange>
                </w:rPr>
                <w:br/>
                <w:t>Hệ Thống Phân Quyền</w:t>
              </w:r>
              <w:r w:rsidRPr="00B053AF">
                <w:rPr>
                  <w:color w:val="000000"/>
                  <w:sz w:val="22"/>
                  <w:szCs w:val="22"/>
                  <w:rPrChange w:id="35503" w:author="James Vu" w:date="2024-04-18T23:49:00Z">
                    <w:rPr>
                      <w:color w:val="000000"/>
                      <w:sz w:val="26"/>
                      <w:szCs w:val="26"/>
                    </w:rPr>
                  </w:rPrChange>
                </w:rPr>
                <w:br/>
                <w:t>Tích Hợp và Liên Kết Dữ Liệu</w:t>
              </w:r>
              <w:r w:rsidRPr="00B053AF">
                <w:rPr>
                  <w:color w:val="000000"/>
                  <w:sz w:val="22"/>
                  <w:szCs w:val="22"/>
                  <w:rPrChange w:id="35504" w:author="James Vu" w:date="2024-04-18T23:49:00Z">
                    <w:rPr>
                      <w:color w:val="000000"/>
                      <w:sz w:val="26"/>
                      <w:szCs w:val="26"/>
                    </w:rPr>
                  </w:rPrChange>
                </w:rPr>
                <w:br/>
                <w:t>Quản lý Dữ liệu Địa lý và Bản đồ</w:t>
              </w:r>
              <w:r w:rsidRPr="00B053AF">
                <w:rPr>
                  <w:color w:val="000000"/>
                  <w:sz w:val="22"/>
                  <w:szCs w:val="22"/>
                  <w:rPrChange w:id="35505" w:author="James Vu" w:date="2024-04-18T23:49:00Z">
                    <w:rPr>
                      <w:color w:val="000000"/>
                      <w:sz w:val="26"/>
                      <w:szCs w:val="26"/>
                    </w:rPr>
                  </w:rPrChange>
                </w:rPr>
                <w:br/>
                <w:t>Quản lý Sản xuất và Hiệu suất</w:t>
              </w:r>
              <w:r w:rsidRPr="00B053AF">
                <w:rPr>
                  <w:color w:val="000000"/>
                  <w:sz w:val="22"/>
                  <w:szCs w:val="22"/>
                  <w:rPrChange w:id="35506" w:author="James Vu" w:date="2024-04-18T23:49:00Z">
                    <w:rPr>
                      <w:color w:val="000000"/>
                      <w:sz w:val="26"/>
                      <w:szCs w:val="26"/>
                    </w:rPr>
                  </w:rPrChange>
                </w:rPr>
                <w:br/>
                <w:t>Tương tác và Giao tiếp với Nông dân</w:t>
              </w:r>
              <w:r w:rsidRPr="00B053AF">
                <w:rPr>
                  <w:color w:val="000000"/>
                  <w:sz w:val="22"/>
                  <w:szCs w:val="22"/>
                  <w:rPrChange w:id="35507" w:author="James Vu" w:date="2024-04-18T23:49:00Z">
                    <w:rPr>
                      <w:color w:val="000000"/>
                      <w:sz w:val="26"/>
                      <w:szCs w:val="26"/>
                    </w:rPr>
                  </w:rPrChange>
                </w:rPr>
                <w:br/>
                <w:t>Quản lý Chứng nhận và Quy Trình</w:t>
              </w:r>
              <w:r w:rsidRPr="00B053AF">
                <w:rPr>
                  <w:color w:val="000000"/>
                  <w:sz w:val="22"/>
                  <w:szCs w:val="22"/>
                  <w:rPrChange w:id="35508" w:author="James Vu" w:date="2024-04-18T23:49:00Z">
                    <w:rPr>
                      <w:color w:val="000000"/>
                      <w:sz w:val="26"/>
                      <w:szCs w:val="26"/>
                    </w:rPr>
                  </w:rPrChange>
                </w:rPr>
                <w:br/>
                <w:t>Quản lý Rủi ro và Thích ứng</w:t>
              </w:r>
              <w:r w:rsidRPr="00B053AF">
                <w:rPr>
                  <w:color w:val="000000"/>
                  <w:sz w:val="22"/>
                  <w:szCs w:val="22"/>
                  <w:rPrChange w:id="35509" w:author="James Vu" w:date="2024-04-18T23:49:00Z">
                    <w:rPr>
                      <w:color w:val="000000"/>
                      <w:sz w:val="26"/>
                      <w:szCs w:val="26"/>
                    </w:rPr>
                  </w:rPrChange>
                </w:rPr>
                <w:br/>
                <w:t>Đào Tạo Và Phát Triển Kỹ Năng</w:t>
              </w:r>
              <w:r w:rsidRPr="00B053AF">
                <w:rPr>
                  <w:color w:val="000000"/>
                  <w:sz w:val="22"/>
                  <w:szCs w:val="22"/>
                  <w:rPrChange w:id="35510" w:author="James Vu" w:date="2024-04-18T23:49:00Z">
                    <w:rPr>
                      <w:color w:val="000000"/>
                      <w:sz w:val="26"/>
                      <w:szCs w:val="26"/>
                    </w:rPr>
                  </w:rPrChange>
                </w:rPr>
                <w:br/>
                <w:t>Đăng Ký Mã Số Vùng Trồng và Mã Số Cơ Sở Đóng Gói</w:t>
              </w:r>
              <w:r w:rsidRPr="00B053AF">
                <w:rPr>
                  <w:color w:val="000000"/>
                  <w:sz w:val="22"/>
                  <w:szCs w:val="22"/>
                  <w:rPrChange w:id="35511" w:author="James Vu" w:date="2024-04-18T23:49:00Z">
                    <w:rPr>
                      <w:color w:val="000000"/>
                      <w:sz w:val="26"/>
                      <w:szCs w:val="26"/>
                    </w:rPr>
                  </w:rPrChange>
                </w:rPr>
                <w:br/>
                <w:t>Quản lý Thông Tin và Tài Liệu Nông Nghiệp</w:t>
              </w:r>
              <w:r w:rsidRPr="00B053AF">
                <w:rPr>
                  <w:color w:val="000000"/>
                  <w:sz w:val="22"/>
                  <w:szCs w:val="22"/>
                  <w:rPrChange w:id="35512" w:author="James Vu" w:date="2024-04-18T23:49:00Z">
                    <w:rPr>
                      <w:color w:val="000000"/>
                      <w:sz w:val="26"/>
                      <w:szCs w:val="26"/>
                    </w:rPr>
                  </w:rPrChange>
                </w:rPr>
                <w:br/>
                <w:t>Số hóa Biểu Mẫu</w:t>
              </w:r>
              <w:r w:rsidRPr="00B053AF">
                <w:rPr>
                  <w:color w:val="000000"/>
                  <w:sz w:val="22"/>
                  <w:szCs w:val="22"/>
                  <w:rPrChange w:id="35513" w:author="James Vu" w:date="2024-04-18T23:49:00Z">
                    <w:rPr>
                      <w:color w:val="000000"/>
                      <w:sz w:val="26"/>
                      <w:szCs w:val="26"/>
                    </w:rPr>
                  </w:rPrChange>
                </w:rPr>
                <w:br/>
              </w:r>
              <w:r w:rsidRPr="00B053AF">
                <w:rPr>
                  <w:color w:val="000000"/>
                  <w:sz w:val="22"/>
                  <w:szCs w:val="22"/>
                  <w:rPrChange w:id="35514" w:author="James Vu" w:date="2024-04-18T23:49:00Z">
                    <w:rPr>
                      <w:color w:val="000000"/>
                      <w:sz w:val="26"/>
                      <w:szCs w:val="26"/>
                    </w:rPr>
                  </w:rPrChange>
                </w:rPr>
                <w:lastRenderedPageBreak/>
                <w:t>Tùy Chỉnh Biểu Mẫu</w:t>
              </w:r>
              <w:r w:rsidRPr="00B053AF">
                <w:rPr>
                  <w:color w:val="000000"/>
                  <w:sz w:val="22"/>
                  <w:szCs w:val="22"/>
                  <w:rPrChange w:id="35515" w:author="James Vu" w:date="2024-04-18T23:49:00Z">
                    <w:rPr>
                      <w:color w:val="000000"/>
                      <w:sz w:val="26"/>
                      <w:szCs w:val="26"/>
                    </w:rPr>
                  </w:rPrChange>
                </w:rPr>
                <w:br/>
                <w:t>Xuất Biểu Mẫu Đa Định Dạng</w:t>
              </w:r>
              <w:r w:rsidRPr="00B053AF">
                <w:rPr>
                  <w:color w:val="000000"/>
                  <w:sz w:val="22"/>
                  <w:szCs w:val="22"/>
                  <w:rPrChange w:id="35516" w:author="James Vu" w:date="2024-04-18T23:49:00Z">
                    <w:rPr>
                      <w:color w:val="000000"/>
                      <w:sz w:val="26"/>
                      <w:szCs w:val="26"/>
                    </w:rPr>
                  </w:rPrChange>
                </w:rPr>
                <w:br/>
                <w:t>Đồng Bộ Hóa Thông Tin vào Biểu Mẫu</w:t>
              </w:r>
              <w:r w:rsidRPr="00B053AF">
                <w:rPr>
                  <w:color w:val="000000"/>
                  <w:sz w:val="22"/>
                  <w:szCs w:val="22"/>
                  <w:rPrChange w:id="35517" w:author="James Vu" w:date="2024-04-18T23:49:00Z">
                    <w:rPr>
                      <w:color w:val="000000"/>
                      <w:sz w:val="26"/>
                      <w:szCs w:val="26"/>
                    </w:rPr>
                  </w:rPrChange>
                </w:rPr>
                <w:br/>
                <w:t>Tương Tác Người Dùng với Biểu Mẫu</w:t>
              </w:r>
              <w:r w:rsidRPr="00B053AF">
                <w:rPr>
                  <w:color w:val="000000"/>
                  <w:sz w:val="22"/>
                  <w:szCs w:val="22"/>
                  <w:rPrChange w:id="35518" w:author="James Vu" w:date="2024-04-18T23:49:00Z">
                    <w:rPr>
                      <w:color w:val="000000"/>
                      <w:sz w:val="26"/>
                      <w:szCs w:val="26"/>
                    </w:rPr>
                  </w:rPrChange>
                </w:rPr>
                <w:br/>
                <w:t>Báo cáo Và Thống Kê</w:t>
              </w:r>
              <w:r w:rsidRPr="00B053AF">
                <w:rPr>
                  <w:color w:val="000000"/>
                  <w:sz w:val="22"/>
                  <w:szCs w:val="22"/>
                  <w:rPrChange w:id="35519" w:author="James Vu" w:date="2024-04-18T23:49:00Z">
                    <w:rPr>
                      <w:color w:val="000000"/>
                      <w:sz w:val="26"/>
                      <w:szCs w:val="26"/>
                    </w:rPr>
                  </w:rPrChange>
                </w:rPr>
                <w:br/>
                <w:t>Ứng Dụng Di Động (Android Và iOS)</w:t>
              </w:r>
              <w:r w:rsidRPr="00B053AF">
                <w:rPr>
                  <w:color w:val="000000"/>
                  <w:sz w:val="22"/>
                  <w:szCs w:val="22"/>
                  <w:rPrChange w:id="35520" w:author="James Vu" w:date="2024-04-18T23:49:00Z">
                    <w:rPr>
                      <w:color w:val="000000"/>
                      <w:sz w:val="26"/>
                      <w:szCs w:val="26"/>
                    </w:rPr>
                  </w:rPrChange>
                </w:rPr>
                <w:br/>
                <w:t>Danh sách các giao diện thực hiện trên nền tảng Web Portal</w:t>
              </w:r>
            </w:ins>
          </w:p>
        </w:tc>
        <w:tc>
          <w:tcPr>
            <w:tcW w:w="888" w:type="dxa"/>
            <w:shd w:val="clear" w:color="auto" w:fill="auto"/>
            <w:vAlign w:val="center"/>
            <w:hideMark/>
            <w:tcPrChange w:id="35521"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57996C08" w14:textId="77777777" w:rsidR="001F08AC" w:rsidRPr="00B053AF" w:rsidRDefault="001F08AC">
            <w:pPr>
              <w:jc w:val="center"/>
              <w:rPr>
                <w:ins w:id="35522" w:author="James Vu" w:date="2024-04-18T23:36:00Z"/>
                <w:color w:val="000000"/>
                <w:sz w:val="22"/>
                <w:szCs w:val="22"/>
                <w:rPrChange w:id="35523" w:author="James Vu" w:date="2024-04-18T23:49:00Z">
                  <w:rPr>
                    <w:ins w:id="35524" w:author="James Vu" w:date="2024-04-18T23:36:00Z"/>
                    <w:color w:val="000000"/>
                    <w:sz w:val="26"/>
                    <w:szCs w:val="26"/>
                  </w:rPr>
                </w:rPrChange>
              </w:rPr>
            </w:pPr>
            <w:ins w:id="35525" w:author="James Vu" w:date="2024-04-18T23:36:00Z">
              <w:r w:rsidRPr="00B053AF">
                <w:rPr>
                  <w:color w:val="000000"/>
                  <w:sz w:val="22"/>
                  <w:szCs w:val="22"/>
                  <w:rPrChange w:id="35526" w:author="James Vu" w:date="2024-04-18T23:49:00Z">
                    <w:rPr>
                      <w:color w:val="000000"/>
                      <w:sz w:val="26"/>
                      <w:szCs w:val="26"/>
                    </w:rPr>
                  </w:rPrChange>
                </w:rPr>
                <w:lastRenderedPageBreak/>
                <w:t>Gói phần mềm</w:t>
              </w:r>
            </w:ins>
          </w:p>
        </w:tc>
        <w:tc>
          <w:tcPr>
            <w:tcW w:w="997" w:type="dxa"/>
            <w:shd w:val="clear" w:color="auto" w:fill="auto"/>
            <w:vAlign w:val="center"/>
            <w:hideMark/>
            <w:tcPrChange w:id="35527"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33D24DEB" w14:textId="77777777" w:rsidR="001F08AC" w:rsidRPr="00B053AF" w:rsidRDefault="001F08AC">
            <w:pPr>
              <w:jc w:val="center"/>
              <w:rPr>
                <w:ins w:id="35528" w:author="James Vu" w:date="2024-04-18T23:36:00Z"/>
                <w:color w:val="000000"/>
                <w:sz w:val="22"/>
                <w:szCs w:val="22"/>
                <w:rPrChange w:id="35529" w:author="James Vu" w:date="2024-04-18T23:49:00Z">
                  <w:rPr>
                    <w:ins w:id="35530" w:author="James Vu" w:date="2024-04-18T23:36:00Z"/>
                    <w:color w:val="000000"/>
                    <w:sz w:val="26"/>
                    <w:szCs w:val="26"/>
                  </w:rPr>
                </w:rPrChange>
              </w:rPr>
            </w:pPr>
            <w:ins w:id="35531" w:author="James Vu" w:date="2024-04-18T23:36:00Z">
              <w:r w:rsidRPr="00B053AF">
                <w:rPr>
                  <w:color w:val="000000"/>
                  <w:sz w:val="22"/>
                  <w:szCs w:val="22"/>
                  <w:rPrChange w:id="35532" w:author="James Vu" w:date="2024-04-18T23:49:00Z">
                    <w:rPr>
                      <w:color w:val="000000"/>
                      <w:sz w:val="26"/>
                      <w:szCs w:val="26"/>
                    </w:rPr>
                  </w:rPrChange>
                </w:rPr>
                <w:t>1</w:t>
              </w:r>
            </w:ins>
          </w:p>
        </w:tc>
        <w:tc>
          <w:tcPr>
            <w:tcW w:w="1290" w:type="dxa"/>
            <w:shd w:val="clear" w:color="auto" w:fill="auto"/>
            <w:vAlign w:val="center"/>
            <w:hideMark/>
            <w:tcPrChange w:id="35533"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2603F023" w14:textId="77777777" w:rsidR="001F08AC" w:rsidRPr="00B053AF" w:rsidRDefault="001F08AC">
            <w:pPr>
              <w:jc w:val="center"/>
              <w:rPr>
                <w:ins w:id="35534" w:author="James Vu" w:date="2024-04-18T23:36:00Z"/>
                <w:color w:val="000000"/>
                <w:sz w:val="22"/>
                <w:szCs w:val="22"/>
                <w:rPrChange w:id="35535" w:author="James Vu" w:date="2024-04-18T23:49:00Z">
                  <w:rPr>
                    <w:ins w:id="35536" w:author="James Vu" w:date="2024-04-18T23:36:00Z"/>
                    <w:color w:val="000000"/>
                    <w:sz w:val="26"/>
                    <w:szCs w:val="26"/>
                  </w:rPr>
                </w:rPrChange>
              </w:rPr>
            </w:pPr>
            <w:ins w:id="35537" w:author="James Vu" w:date="2024-04-18T23:36:00Z">
              <w:r w:rsidRPr="00B053AF">
                <w:rPr>
                  <w:color w:val="000000"/>
                  <w:sz w:val="22"/>
                  <w:szCs w:val="22"/>
                  <w:rPrChange w:id="35538" w:author="James Vu" w:date="2024-04-18T23:49:00Z">
                    <w:rPr>
                      <w:color w:val="000000"/>
                      <w:sz w:val="26"/>
                      <w:szCs w:val="26"/>
                    </w:rPr>
                  </w:rPrChange>
                </w:rPr>
                <w:t>1.332.000.000</w:t>
              </w:r>
            </w:ins>
          </w:p>
        </w:tc>
        <w:tc>
          <w:tcPr>
            <w:tcW w:w="2079" w:type="dxa"/>
            <w:shd w:val="clear" w:color="auto" w:fill="auto"/>
            <w:vAlign w:val="center"/>
            <w:hideMark/>
            <w:tcPrChange w:id="35539"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0020384C" w14:textId="77777777" w:rsidR="001F08AC" w:rsidRPr="00B053AF" w:rsidRDefault="001F08AC">
            <w:pPr>
              <w:jc w:val="center"/>
              <w:rPr>
                <w:ins w:id="35540" w:author="James Vu" w:date="2024-04-18T23:36:00Z"/>
                <w:color w:val="000000"/>
                <w:sz w:val="22"/>
                <w:szCs w:val="22"/>
                <w:rPrChange w:id="35541" w:author="James Vu" w:date="2024-04-18T23:49:00Z">
                  <w:rPr>
                    <w:ins w:id="35542" w:author="James Vu" w:date="2024-04-18T23:36:00Z"/>
                    <w:color w:val="000000"/>
                    <w:sz w:val="26"/>
                    <w:szCs w:val="26"/>
                  </w:rPr>
                </w:rPrChange>
              </w:rPr>
            </w:pPr>
            <w:ins w:id="35543" w:author="James Vu" w:date="2024-04-18T23:36:00Z">
              <w:r w:rsidRPr="00B053AF">
                <w:rPr>
                  <w:color w:val="000000"/>
                  <w:sz w:val="22"/>
                  <w:szCs w:val="22"/>
                  <w:rPrChange w:id="35544" w:author="James Vu" w:date="2024-04-18T23:49:00Z">
                    <w:rPr>
                      <w:color w:val="000000"/>
                      <w:sz w:val="26"/>
                      <w:szCs w:val="26"/>
                    </w:rPr>
                  </w:rPrChange>
                </w:rPr>
                <w:t>1.332.000.000</w:t>
              </w:r>
            </w:ins>
          </w:p>
        </w:tc>
        <w:tc>
          <w:tcPr>
            <w:tcW w:w="1416" w:type="dxa"/>
            <w:shd w:val="clear" w:color="auto" w:fill="auto"/>
            <w:vAlign w:val="center"/>
            <w:hideMark/>
            <w:tcPrChange w:id="35545"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6F1C7D52" w14:textId="77777777" w:rsidR="001F08AC" w:rsidRPr="00B053AF" w:rsidRDefault="001F08AC">
            <w:pPr>
              <w:jc w:val="center"/>
              <w:rPr>
                <w:ins w:id="35546" w:author="James Vu" w:date="2024-04-18T23:36:00Z"/>
                <w:color w:val="000000"/>
                <w:sz w:val="22"/>
                <w:szCs w:val="22"/>
                <w:rPrChange w:id="35547" w:author="James Vu" w:date="2024-04-18T23:49:00Z">
                  <w:rPr>
                    <w:ins w:id="35548" w:author="James Vu" w:date="2024-04-18T23:36:00Z"/>
                    <w:color w:val="000000"/>
                    <w:sz w:val="26"/>
                    <w:szCs w:val="26"/>
                  </w:rPr>
                </w:rPrChange>
              </w:rPr>
            </w:pPr>
            <w:ins w:id="35549" w:author="James Vu" w:date="2024-04-18T23:36:00Z">
              <w:r w:rsidRPr="00B053AF">
                <w:rPr>
                  <w:color w:val="000000"/>
                  <w:sz w:val="22"/>
                  <w:szCs w:val="22"/>
                  <w:rPrChange w:id="35550" w:author="James Vu" w:date="2024-04-18T23:49:00Z">
                    <w:rPr>
                      <w:color w:val="000000"/>
                      <w:sz w:val="26"/>
                      <w:szCs w:val="26"/>
                    </w:rPr>
                  </w:rPrChange>
                </w:rPr>
                <w:t>0</w:t>
              </w:r>
            </w:ins>
          </w:p>
        </w:tc>
        <w:tc>
          <w:tcPr>
            <w:tcW w:w="1715" w:type="dxa"/>
            <w:shd w:val="clear" w:color="auto" w:fill="auto"/>
            <w:vAlign w:val="center"/>
            <w:hideMark/>
            <w:tcPrChange w:id="35551"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33009818" w14:textId="77777777" w:rsidR="001F08AC" w:rsidRPr="00B053AF" w:rsidRDefault="001F08AC">
            <w:pPr>
              <w:jc w:val="center"/>
              <w:rPr>
                <w:ins w:id="35552" w:author="James Vu" w:date="2024-04-18T23:36:00Z"/>
                <w:color w:val="000000"/>
                <w:sz w:val="22"/>
                <w:szCs w:val="22"/>
                <w:rPrChange w:id="35553" w:author="James Vu" w:date="2024-04-18T23:49:00Z">
                  <w:rPr>
                    <w:ins w:id="35554" w:author="James Vu" w:date="2024-04-18T23:36:00Z"/>
                    <w:color w:val="000000"/>
                    <w:sz w:val="26"/>
                    <w:szCs w:val="26"/>
                  </w:rPr>
                </w:rPrChange>
              </w:rPr>
            </w:pPr>
            <w:ins w:id="35555" w:author="James Vu" w:date="2024-04-18T23:36:00Z">
              <w:r w:rsidRPr="00B053AF">
                <w:rPr>
                  <w:color w:val="000000"/>
                  <w:sz w:val="22"/>
                  <w:szCs w:val="22"/>
                  <w:rPrChange w:id="35556" w:author="James Vu" w:date="2024-04-18T23:49:00Z">
                    <w:rPr>
                      <w:color w:val="000000"/>
                      <w:sz w:val="26"/>
                      <w:szCs w:val="26"/>
                    </w:rPr>
                  </w:rPrChange>
                </w:rPr>
                <w:t>1.332.000.000</w:t>
              </w:r>
            </w:ins>
          </w:p>
        </w:tc>
        <w:tc>
          <w:tcPr>
            <w:tcW w:w="1589" w:type="dxa"/>
            <w:shd w:val="clear" w:color="auto" w:fill="auto"/>
            <w:vAlign w:val="center"/>
            <w:hideMark/>
            <w:tcPrChange w:id="35557"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38D7A8C3" w14:textId="77777777" w:rsidR="001F08AC" w:rsidRPr="00B053AF" w:rsidRDefault="001F08AC">
            <w:pPr>
              <w:rPr>
                <w:ins w:id="35558" w:author="James Vu" w:date="2024-04-18T23:36:00Z"/>
                <w:color w:val="000000"/>
                <w:sz w:val="22"/>
                <w:szCs w:val="22"/>
                <w:rPrChange w:id="35559" w:author="James Vu" w:date="2024-04-18T23:49:00Z">
                  <w:rPr>
                    <w:ins w:id="35560" w:author="James Vu" w:date="2024-04-18T23:36:00Z"/>
                    <w:color w:val="000000"/>
                    <w:sz w:val="26"/>
                    <w:szCs w:val="26"/>
                  </w:rPr>
                </w:rPrChange>
              </w:rPr>
            </w:pPr>
            <w:ins w:id="35561" w:author="James Vu" w:date="2024-04-18T23:36:00Z">
              <w:r w:rsidRPr="00B053AF">
                <w:rPr>
                  <w:color w:val="000000"/>
                  <w:sz w:val="22"/>
                  <w:szCs w:val="22"/>
                  <w:rPrChange w:id="35562" w:author="James Vu" w:date="2024-04-18T23:49:00Z">
                    <w:rPr>
                      <w:color w:val="000000"/>
                      <w:sz w:val="26"/>
                      <w:szCs w:val="26"/>
                    </w:rPr>
                  </w:rPrChange>
                </w:rPr>
                <w:t>Báo giá dự toán và triển khai thực hiện theo CV 2589/BTTTT-ƯDCNTT (Hướng dẫn xác định chi phí phát triển, nâng cấp phần mềm nội bộ)</w:t>
              </w:r>
            </w:ins>
          </w:p>
        </w:tc>
      </w:tr>
      <w:tr w:rsidR="001F08AC" w:rsidRPr="00B053AF" w14:paraId="51AD668A" w14:textId="77777777" w:rsidTr="003C02FF">
        <w:trPr>
          <w:trHeight w:val="20"/>
          <w:ins w:id="35563" w:author="James Vu" w:date="2024-04-18T23:36:00Z"/>
          <w:trPrChange w:id="35564" w:author="James Vu" w:date="2024-04-19T00:26:00Z">
            <w:trPr>
              <w:trHeight w:val="20"/>
            </w:trPr>
          </w:trPrChange>
        </w:trPr>
        <w:tc>
          <w:tcPr>
            <w:tcW w:w="697" w:type="dxa"/>
            <w:shd w:val="clear" w:color="auto" w:fill="auto"/>
            <w:vAlign w:val="center"/>
            <w:hideMark/>
            <w:tcPrChange w:id="35565" w:author="James Vu" w:date="2024-04-19T00:26:00Z">
              <w:tcPr>
                <w:tcW w:w="697" w:type="dxa"/>
                <w:tcBorders>
                  <w:top w:val="nil"/>
                  <w:left w:val="single" w:sz="4" w:space="0" w:color="auto"/>
                  <w:bottom w:val="single" w:sz="4" w:space="0" w:color="auto"/>
                  <w:right w:val="single" w:sz="4" w:space="0" w:color="auto"/>
                </w:tcBorders>
                <w:shd w:val="clear" w:color="000000" w:fill="C4D79B"/>
                <w:vAlign w:val="center"/>
                <w:hideMark/>
              </w:tcPr>
            </w:tcPrChange>
          </w:tcPr>
          <w:p w14:paraId="652C1CC6" w14:textId="77777777" w:rsidR="001F08AC" w:rsidRPr="00B053AF" w:rsidRDefault="001F08AC">
            <w:pPr>
              <w:jc w:val="center"/>
              <w:rPr>
                <w:ins w:id="35566" w:author="James Vu" w:date="2024-04-18T23:36:00Z"/>
                <w:b/>
                <w:bCs/>
                <w:color w:val="000000"/>
                <w:sz w:val="22"/>
                <w:szCs w:val="22"/>
                <w:rPrChange w:id="35567" w:author="James Vu" w:date="2024-04-18T23:49:00Z">
                  <w:rPr>
                    <w:ins w:id="35568" w:author="James Vu" w:date="2024-04-18T23:36:00Z"/>
                    <w:b/>
                    <w:bCs/>
                    <w:color w:val="000000"/>
                    <w:sz w:val="26"/>
                    <w:szCs w:val="26"/>
                  </w:rPr>
                </w:rPrChange>
              </w:rPr>
            </w:pPr>
            <w:ins w:id="35569" w:author="James Vu" w:date="2024-04-18T23:36:00Z">
              <w:r w:rsidRPr="00B053AF">
                <w:rPr>
                  <w:b/>
                  <w:bCs/>
                  <w:color w:val="000000"/>
                  <w:sz w:val="22"/>
                  <w:szCs w:val="22"/>
                  <w:rPrChange w:id="35570" w:author="James Vu" w:date="2024-04-18T23:49:00Z">
                    <w:rPr>
                      <w:b/>
                      <w:bCs/>
                      <w:color w:val="000000"/>
                      <w:sz w:val="26"/>
                      <w:szCs w:val="26"/>
                    </w:rPr>
                  </w:rPrChange>
                </w:rPr>
                <w:lastRenderedPageBreak/>
                <w:t> </w:t>
              </w:r>
            </w:ins>
          </w:p>
        </w:tc>
        <w:tc>
          <w:tcPr>
            <w:tcW w:w="1804" w:type="dxa"/>
            <w:shd w:val="clear" w:color="auto" w:fill="auto"/>
            <w:vAlign w:val="center"/>
            <w:hideMark/>
            <w:tcPrChange w:id="35571" w:author="James Vu" w:date="2024-04-19T00:26:00Z">
              <w:tcPr>
                <w:tcW w:w="1804" w:type="dxa"/>
                <w:tcBorders>
                  <w:top w:val="nil"/>
                  <w:left w:val="nil"/>
                  <w:bottom w:val="single" w:sz="4" w:space="0" w:color="auto"/>
                  <w:right w:val="single" w:sz="4" w:space="0" w:color="auto"/>
                </w:tcBorders>
                <w:shd w:val="clear" w:color="000000" w:fill="C4D79B"/>
                <w:vAlign w:val="center"/>
                <w:hideMark/>
              </w:tcPr>
            </w:tcPrChange>
          </w:tcPr>
          <w:p w14:paraId="6858C386" w14:textId="77777777" w:rsidR="001F08AC" w:rsidRPr="00B053AF" w:rsidRDefault="001F08AC">
            <w:pPr>
              <w:rPr>
                <w:ins w:id="35572" w:author="James Vu" w:date="2024-04-18T23:36:00Z"/>
                <w:b/>
                <w:bCs/>
                <w:color w:val="000000"/>
                <w:sz w:val="22"/>
                <w:szCs w:val="22"/>
                <w:rPrChange w:id="35573" w:author="James Vu" w:date="2024-04-18T23:49:00Z">
                  <w:rPr>
                    <w:ins w:id="35574" w:author="James Vu" w:date="2024-04-18T23:36:00Z"/>
                    <w:b/>
                    <w:bCs/>
                    <w:color w:val="000000"/>
                    <w:sz w:val="26"/>
                    <w:szCs w:val="26"/>
                  </w:rPr>
                </w:rPrChange>
              </w:rPr>
            </w:pPr>
            <w:ins w:id="35575" w:author="James Vu" w:date="2024-04-18T23:36:00Z">
              <w:r w:rsidRPr="00B053AF">
                <w:rPr>
                  <w:b/>
                  <w:bCs/>
                  <w:color w:val="000000"/>
                  <w:sz w:val="22"/>
                  <w:szCs w:val="22"/>
                  <w:rPrChange w:id="35576" w:author="James Vu" w:date="2024-04-18T23:49:00Z">
                    <w:rPr>
                      <w:b/>
                      <w:bCs/>
                      <w:color w:val="000000"/>
                      <w:sz w:val="26"/>
                      <w:szCs w:val="26"/>
                    </w:rPr>
                  </w:rPrChange>
                </w:rPr>
                <w:t>Tổng Cộng</w:t>
              </w:r>
            </w:ins>
          </w:p>
        </w:tc>
        <w:tc>
          <w:tcPr>
            <w:tcW w:w="1974" w:type="dxa"/>
            <w:shd w:val="clear" w:color="auto" w:fill="auto"/>
            <w:vAlign w:val="center"/>
            <w:hideMark/>
            <w:tcPrChange w:id="35577" w:author="James Vu" w:date="2024-04-19T00:26:00Z">
              <w:tcPr>
                <w:tcW w:w="1974" w:type="dxa"/>
                <w:tcBorders>
                  <w:top w:val="nil"/>
                  <w:left w:val="nil"/>
                  <w:bottom w:val="single" w:sz="4" w:space="0" w:color="auto"/>
                  <w:right w:val="single" w:sz="4" w:space="0" w:color="auto"/>
                </w:tcBorders>
                <w:shd w:val="clear" w:color="000000" w:fill="C4D79B"/>
                <w:vAlign w:val="center"/>
                <w:hideMark/>
              </w:tcPr>
            </w:tcPrChange>
          </w:tcPr>
          <w:p w14:paraId="3051E597" w14:textId="77777777" w:rsidR="001F08AC" w:rsidRPr="00B053AF" w:rsidRDefault="001F08AC">
            <w:pPr>
              <w:rPr>
                <w:ins w:id="35578" w:author="James Vu" w:date="2024-04-18T23:36:00Z"/>
                <w:b/>
                <w:bCs/>
                <w:color w:val="000000"/>
                <w:sz w:val="22"/>
                <w:szCs w:val="22"/>
                <w:rPrChange w:id="35579" w:author="James Vu" w:date="2024-04-18T23:49:00Z">
                  <w:rPr>
                    <w:ins w:id="35580" w:author="James Vu" w:date="2024-04-18T23:36:00Z"/>
                    <w:b/>
                    <w:bCs/>
                    <w:color w:val="000000"/>
                    <w:sz w:val="26"/>
                    <w:szCs w:val="26"/>
                  </w:rPr>
                </w:rPrChange>
              </w:rPr>
            </w:pPr>
            <w:ins w:id="35581" w:author="James Vu" w:date="2024-04-18T23:36:00Z">
              <w:r w:rsidRPr="00B053AF">
                <w:rPr>
                  <w:b/>
                  <w:bCs/>
                  <w:color w:val="000000"/>
                  <w:sz w:val="22"/>
                  <w:szCs w:val="22"/>
                  <w:rPrChange w:id="35582" w:author="James Vu" w:date="2024-04-18T23:49:00Z">
                    <w:rPr>
                      <w:b/>
                      <w:bCs/>
                      <w:color w:val="000000"/>
                      <w:sz w:val="26"/>
                      <w:szCs w:val="26"/>
                    </w:rPr>
                  </w:rPrChange>
                </w:rPr>
                <w:t> </w:t>
              </w:r>
            </w:ins>
          </w:p>
        </w:tc>
        <w:tc>
          <w:tcPr>
            <w:tcW w:w="888" w:type="dxa"/>
            <w:shd w:val="clear" w:color="auto" w:fill="auto"/>
            <w:vAlign w:val="center"/>
            <w:hideMark/>
            <w:tcPrChange w:id="35583" w:author="James Vu" w:date="2024-04-19T00:26:00Z">
              <w:tcPr>
                <w:tcW w:w="888" w:type="dxa"/>
                <w:tcBorders>
                  <w:top w:val="nil"/>
                  <w:left w:val="nil"/>
                  <w:bottom w:val="single" w:sz="4" w:space="0" w:color="auto"/>
                  <w:right w:val="single" w:sz="4" w:space="0" w:color="auto"/>
                </w:tcBorders>
                <w:shd w:val="clear" w:color="000000" w:fill="C4D79B"/>
                <w:vAlign w:val="center"/>
                <w:hideMark/>
              </w:tcPr>
            </w:tcPrChange>
          </w:tcPr>
          <w:p w14:paraId="50E199A3" w14:textId="77777777" w:rsidR="001F08AC" w:rsidRPr="00B053AF" w:rsidRDefault="001F08AC">
            <w:pPr>
              <w:jc w:val="center"/>
              <w:rPr>
                <w:ins w:id="35584" w:author="James Vu" w:date="2024-04-18T23:36:00Z"/>
                <w:b/>
                <w:bCs/>
                <w:color w:val="000000"/>
                <w:sz w:val="22"/>
                <w:szCs w:val="22"/>
                <w:rPrChange w:id="35585" w:author="James Vu" w:date="2024-04-18T23:49:00Z">
                  <w:rPr>
                    <w:ins w:id="35586" w:author="James Vu" w:date="2024-04-18T23:36:00Z"/>
                    <w:b/>
                    <w:bCs/>
                    <w:color w:val="000000"/>
                    <w:sz w:val="26"/>
                    <w:szCs w:val="26"/>
                  </w:rPr>
                </w:rPrChange>
              </w:rPr>
            </w:pPr>
            <w:ins w:id="35587" w:author="James Vu" w:date="2024-04-18T23:36:00Z">
              <w:r w:rsidRPr="00B053AF">
                <w:rPr>
                  <w:b/>
                  <w:bCs/>
                  <w:color w:val="000000"/>
                  <w:sz w:val="22"/>
                  <w:szCs w:val="22"/>
                  <w:rPrChange w:id="35588" w:author="James Vu" w:date="2024-04-18T23:49:00Z">
                    <w:rPr>
                      <w:b/>
                      <w:bCs/>
                      <w:color w:val="000000"/>
                      <w:sz w:val="26"/>
                      <w:szCs w:val="26"/>
                    </w:rPr>
                  </w:rPrChange>
                </w:rPr>
                <w:t> </w:t>
              </w:r>
            </w:ins>
          </w:p>
        </w:tc>
        <w:tc>
          <w:tcPr>
            <w:tcW w:w="997" w:type="dxa"/>
            <w:shd w:val="clear" w:color="auto" w:fill="auto"/>
            <w:vAlign w:val="center"/>
            <w:hideMark/>
            <w:tcPrChange w:id="35589" w:author="James Vu" w:date="2024-04-19T00:26:00Z">
              <w:tcPr>
                <w:tcW w:w="997" w:type="dxa"/>
                <w:tcBorders>
                  <w:top w:val="nil"/>
                  <w:left w:val="nil"/>
                  <w:bottom w:val="single" w:sz="4" w:space="0" w:color="auto"/>
                  <w:right w:val="single" w:sz="4" w:space="0" w:color="auto"/>
                </w:tcBorders>
                <w:shd w:val="clear" w:color="000000" w:fill="C4D79B"/>
                <w:vAlign w:val="center"/>
                <w:hideMark/>
              </w:tcPr>
            </w:tcPrChange>
          </w:tcPr>
          <w:p w14:paraId="79CFDC80" w14:textId="77777777" w:rsidR="001F08AC" w:rsidRPr="00B053AF" w:rsidRDefault="001F08AC">
            <w:pPr>
              <w:jc w:val="center"/>
              <w:rPr>
                <w:ins w:id="35590" w:author="James Vu" w:date="2024-04-18T23:36:00Z"/>
                <w:b/>
                <w:bCs/>
                <w:color w:val="000000"/>
                <w:sz w:val="22"/>
                <w:szCs w:val="22"/>
                <w:rPrChange w:id="35591" w:author="James Vu" w:date="2024-04-18T23:49:00Z">
                  <w:rPr>
                    <w:ins w:id="35592" w:author="James Vu" w:date="2024-04-18T23:36:00Z"/>
                    <w:b/>
                    <w:bCs/>
                    <w:color w:val="000000"/>
                    <w:sz w:val="26"/>
                    <w:szCs w:val="26"/>
                  </w:rPr>
                </w:rPrChange>
              </w:rPr>
            </w:pPr>
            <w:ins w:id="35593" w:author="James Vu" w:date="2024-04-18T23:36:00Z">
              <w:r w:rsidRPr="00B053AF">
                <w:rPr>
                  <w:b/>
                  <w:bCs/>
                  <w:color w:val="000000"/>
                  <w:sz w:val="22"/>
                  <w:szCs w:val="22"/>
                  <w:rPrChange w:id="35594" w:author="James Vu" w:date="2024-04-18T23:49:00Z">
                    <w:rPr>
                      <w:b/>
                      <w:bCs/>
                      <w:color w:val="000000"/>
                      <w:sz w:val="26"/>
                      <w:szCs w:val="26"/>
                    </w:rPr>
                  </w:rPrChange>
                </w:rPr>
                <w:t> </w:t>
              </w:r>
            </w:ins>
          </w:p>
        </w:tc>
        <w:tc>
          <w:tcPr>
            <w:tcW w:w="1290" w:type="dxa"/>
            <w:shd w:val="clear" w:color="auto" w:fill="auto"/>
            <w:vAlign w:val="center"/>
            <w:hideMark/>
            <w:tcPrChange w:id="35595" w:author="James Vu" w:date="2024-04-19T00:26:00Z">
              <w:tcPr>
                <w:tcW w:w="1290" w:type="dxa"/>
                <w:gridSpan w:val="2"/>
                <w:tcBorders>
                  <w:top w:val="nil"/>
                  <w:left w:val="nil"/>
                  <w:bottom w:val="single" w:sz="4" w:space="0" w:color="auto"/>
                  <w:right w:val="single" w:sz="4" w:space="0" w:color="auto"/>
                </w:tcBorders>
                <w:shd w:val="clear" w:color="000000" w:fill="C4D79B"/>
                <w:vAlign w:val="center"/>
                <w:hideMark/>
              </w:tcPr>
            </w:tcPrChange>
          </w:tcPr>
          <w:p w14:paraId="364B15FC" w14:textId="77777777" w:rsidR="001F08AC" w:rsidRPr="00B053AF" w:rsidRDefault="001F08AC">
            <w:pPr>
              <w:jc w:val="center"/>
              <w:rPr>
                <w:ins w:id="35596" w:author="James Vu" w:date="2024-04-18T23:36:00Z"/>
                <w:b/>
                <w:bCs/>
                <w:color w:val="000000"/>
                <w:sz w:val="22"/>
                <w:szCs w:val="22"/>
                <w:rPrChange w:id="35597" w:author="James Vu" w:date="2024-04-18T23:49:00Z">
                  <w:rPr>
                    <w:ins w:id="35598" w:author="James Vu" w:date="2024-04-18T23:36:00Z"/>
                    <w:b/>
                    <w:bCs/>
                    <w:color w:val="000000"/>
                    <w:sz w:val="26"/>
                    <w:szCs w:val="26"/>
                  </w:rPr>
                </w:rPrChange>
              </w:rPr>
            </w:pPr>
            <w:ins w:id="35599" w:author="James Vu" w:date="2024-04-18T23:36:00Z">
              <w:r w:rsidRPr="00B053AF">
                <w:rPr>
                  <w:b/>
                  <w:bCs/>
                  <w:color w:val="000000"/>
                  <w:sz w:val="22"/>
                  <w:szCs w:val="22"/>
                  <w:rPrChange w:id="35600" w:author="James Vu" w:date="2024-04-18T23:49:00Z">
                    <w:rPr>
                      <w:b/>
                      <w:bCs/>
                      <w:color w:val="000000"/>
                      <w:sz w:val="26"/>
                      <w:szCs w:val="26"/>
                    </w:rPr>
                  </w:rPrChange>
                </w:rPr>
                <w:t> </w:t>
              </w:r>
            </w:ins>
          </w:p>
        </w:tc>
        <w:tc>
          <w:tcPr>
            <w:tcW w:w="2079" w:type="dxa"/>
            <w:shd w:val="clear" w:color="auto" w:fill="auto"/>
            <w:vAlign w:val="center"/>
            <w:hideMark/>
            <w:tcPrChange w:id="35601" w:author="James Vu" w:date="2024-04-19T00:26:00Z">
              <w:tcPr>
                <w:tcW w:w="2079" w:type="dxa"/>
                <w:tcBorders>
                  <w:top w:val="nil"/>
                  <w:left w:val="nil"/>
                  <w:bottom w:val="single" w:sz="4" w:space="0" w:color="auto"/>
                  <w:right w:val="single" w:sz="4" w:space="0" w:color="auto"/>
                </w:tcBorders>
                <w:shd w:val="clear" w:color="000000" w:fill="C4D79B"/>
                <w:vAlign w:val="center"/>
                <w:hideMark/>
              </w:tcPr>
            </w:tcPrChange>
          </w:tcPr>
          <w:p w14:paraId="79972535" w14:textId="77777777" w:rsidR="001F08AC" w:rsidRPr="00B053AF" w:rsidRDefault="001F08AC">
            <w:pPr>
              <w:jc w:val="center"/>
              <w:rPr>
                <w:ins w:id="35602" w:author="James Vu" w:date="2024-04-18T23:36:00Z"/>
                <w:b/>
                <w:bCs/>
                <w:color w:val="000000"/>
                <w:sz w:val="22"/>
                <w:szCs w:val="22"/>
                <w:rPrChange w:id="35603" w:author="James Vu" w:date="2024-04-18T23:49:00Z">
                  <w:rPr>
                    <w:ins w:id="35604" w:author="James Vu" w:date="2024-04-18T23:36:00Z"/>
                    <w:b/>
                    <w:bCs/>
                    <w:color w:val="000000"/>
                    <w:sz w:val="26"/>
                    <w:szCs w:val="26"/>
                  </w:rPr>
                </w:rPrChange>
              </w:rPr>
            </w:pPr>
            <w:ins w:id="35605" w:author="James Vu" w:date="2024-04-18T23:36:00Z">
              <w:r w:rsidRPr="00B053AF">
                <w:rPr>
                  <w:b/>
                  <w:bCs/>
                  <w:color w:val="000000"/>
                  <w:sz w:val="22"/>
                  <w:szCs w:val="22"/>
                  <w:rPrChange w:id="35606" w:author="James Vu" w:date="2024-04-18T23:49:00Z">
                    <w:rPr>
                      <w:b/>
                      <w:bCs/>
                      <w:color w:val="000000"/>
                      <w:sz w:val="26"/>
                      <w:szCs w:val="26"/>
                    </w:rPr>
                  </w:rPrChange>
                </w:rPr>
                <w:t>1.732.000.000</w:t>
              </w:r>
            </w:ins>
          </w:p>
        </w:tc>
        <w:tc>
          <w:tcPr>
            <w:tcW w:w="1416" w:type="dxa"/>
            <w:shd w:val="clear" w:color="auto" w:fill="auto"/>
            <w:vAlign w:val="center"/>
            <w:hideMark/>
            <w:tcPrChange w:id="35607" w:author="James Vu" w:date="2024-04-19T00:26:00Z">
              <w:tcPr>
                <w:tcW w:w="1416" w:type="dxa"/>
                <w:gridSpan w:val="2"/>
                <w:tcBorders>
                  <w:top w:val="nil"/>
                  <w:left w:val="nil"/>
                  <w:bottom w:val="single" w:sz="4" w:space="0" w:color="auto"/>
                  <w:right w:val="single" w:sz="4" w:space="0" w:color="auto"/>
                </w:tcBorders>
                <w:shd w:val="clear" w:color="000000" w:fill="C4D79B"/>
                <w:vAlign w:val="center"/>
                <w:hideMark/>
              </w:tcPr>
            </w:tcPrChange>
          </w:tcPr>
          <w:p w14:paraId="367B5917" w14:textId="77777777" w:rsidR="001F08AC" w:rsidRPr="00B053AF" w:rsidRDefault="001F08AC">
            <w:pPr>
              <w:jc w:val="center"/>
              <w:rPr>
                <w:ins w:id="35608" w:author="James Vu" w:date="2024-04-18T23:36:00Z"/>
                <w:b/>
                <w:bCs/>
                <w:color w:val="000000"/>
                <w:sz w:val="22"/>
                <w:szCs w:val="22"/>
                <w:rPrChange w:id="35609" w:author="James Vu" w:date="2024-04-18T23:49:00Z">
                  <w:rPr>
                    <w:ins w:id="35610" w:author="James Vu" w:date="2024-04-18T23:36:00Z"/>
                    <w:b/>
                    <w:bCs/>
                    <w:color w:val="000000"/>
                    <w:sz w:val="26"/>
                    <w:szCs w:val="26"/>
                  </w:rPr>
                </w:rPrChange>
              </w:rPr>
            </w:pPr>
            <w:ins w:id="35611" w:author="James Vu" w:date="2024-04-18T23:36:00Z">
              <w:r w:rsidRPr="00B053AF">
                <w:rPr>
                  <w:b/>
                  <w:bCs/>
                  <w:color w:val="000000"/>
                  <w:sz w:val="22"/>
                  <w:szCs w:val="22"/>
                  <w:rPrChange w:id="35612" w:author="James Vu" w:date="2024-04-18T23:49:00Z">
                    <w:rPr>
                      <w:b/>
                      <w:bCs/>
                      <w:color w:val="000000"/>
                      <w:sz w:val="26"/>
                      <w:szCs w:val="26"/>
                    </w:rPr>
                  </w:rPrChange>
                </w:rPr>
                <w:t>40.000.000</w:t>
              </w:r>
            </w:ins>
          </w:p>
        </w:tc>
        <w:tc>
          <w:tcPr>
            <w:tcW w:w="1715" w:type="dxa"/>
            <w:shd w:val="clear" w:color="auto" w:fill="auto"/>
            <w:vAlign w:val="center"/>
            <w:hideMark/>
            <w:tcPrChange w:id="35613" w:author="James Vu" w:date="2024-04-19T00:26:00Z">
              <w:tcPr>
                <w:tcW w:w="1715" w:type="dxa"/>
                <w:gridSpan w:val="2"/>
                <w:tcBorders>
                  <w:top w:val="nil"/>
                  <w:left w:val="nil"/>
                  <w:bottom w:val="single" w:sz="4" w:space="0" w:color="auto"/>
                  <w:right w:val="single" w:sz="4" w:space="0" w:color="auto"/>
                </w:tcBorders>
                <w:shd w:val="clear" w:color="000000" w:fill="C4D79B"/>
                <w:vAlign w:val="center"/>
                <w:hideMark/>
              </w:tcPr>
            </w:tcPrChange>
          </w:tcPr>
          <w:p w14:paraId="3515A458" w14:textId="77777777" w:rsidR="001F08AC" w:rsidRPr="00B053AF" w:rsidRDefault="001F08AC">
            <w:pPr>
              <w:jc w:val="center"/>
              <w:rPr>
                <w:ins w:id="35614" w:author="James Vu" w:date="2024-04-18T23:36:00Z"/>
                <w:b/>
                <w:bCs/>
                <w:color w:val="000000"/>
                <w:sz w:val="22"/>
                <w:szCs w:val="22"/>
                <w:rPrChange w:id="35615" w:author="James Vu" w:date="2024-04-18T23:49:00Z">
                  <w:rPr>
                    <w:ins w:id="35616" w:author="James Vu" w:date="2024-04-18T23:36:00Z"/>
                    <w:b/>
                    <w:bCs/>
                    <w:color w:val="000000"/>
                    <w:sz w:val="26"/>
                    <w:szCs w:val="26"/>
                  </w:rPr>
                </w:rPrChange>
              </w:rPr>
            </w:pPr>
            <w:ins w:id="35617" w:author="James Vu" w:date="2024-04-18T23:36:00Z">
              <w:r w:rsidRPr="00B053AF">
                <w:rPr>
                  <w:b/>
                  <w:bCs/>
                  <w:color w:val="000000"/>
                  <w:sz w:val="22"/>
                  <w:szCs w:val="22"/>
                  <w:rPrChange w:id="35618" w:author="James Vu" w:date="2024-04-18T23:49:00Z">
                    <w:rPr>
                      <w:b/>
                      <w:bCs/>
                      <w:color w:val="000000"/>
                      <w:sz w:val="26"/>
                      <w:szCs w:val="26"/>
                    </w:rPr>
                  </w:rPrChange>
                </w:rPr>
                <w:t>1.772.000.000</w:t>
              </w:r>
            </w:ins>
          </w:p>
        </w:tc>
        <w:tc>
          <w:tcPr>
            <w:tcW w:w="1589" w:type="dxa"/>
            <w:shd w:val="clear" w:color="auto" w:fill="auto"/>
            <w:vAlign w:val="center"/>
            <w:hideMark/>
            <w:tcPrChange w:id="35619" w:author="James Vu" w:date="2024-04-19T00:26:00Z">
              <w:tcPr>
                <w:tcW w:w="1589" w:type="dxa"/>
                <w:gridSpan w:val="2"/>
                <w:tcBorders>
                  <w:top w:val="nil"/>
                  <w:left w:val="nil"/>
                  <w:bottom w:val="single" w:sz="4" w:space="0" w:color="auto"/>
                  <w:right w:val="single" w:sz="4" w:space="0" w:color="auto"/>
                </w:tcBorders>
                <w:shd w:val="clear" w:color="000000" w:fill="C4D79B"/>
                <w:vAlign w:val="center"/>
                <w:hideMark/>
              </w:tcPr>
            </w:tcPrChange>
          </w:tcPr>
          <w:p w14:paraId="1A4E8768" w14:textId="77777777" w:rsidR="001F08AC" w:rsidRPr="00B053AF" w:rsidRDefault="001F08AC">
            <w:pPr>
              <w:rPr>
                <w:ins w:id="35620" w:author="James Vu" w:date="2024-04-18T23:36:00Z"/>
                <w:b/>
                <w:bCs/>
                <w:color w:val="000000"/>
                <w:sz w:val="22"/>
                <w:szCs w:val="22"/>
                <w:rPrChange w:id="35621" w:author="James Vu" w:date="2024-04-18T23:49:00Z">
                  <w:rPr>
                    <w:ins w:id="35622" w:author="James Vu" w:date="2024-04-18T23:36:00Z"/>
                    <w:b/>
                    <w:bCs/>
                    <w:color w:val="000000"/>
                    <w:sz w:val="26"/>
                    <w:szCs w:val="26"/>
                  </w:rPr>
                </w:rPrChange>
              </w:rPr>
            </w:pPr>
            <w:ins w:id="35623" w:author="James Vu" w:date="2024-04-18T23:36:00Z">
              <w:r w:rsidRPr="00B053AF">
                <w:rPr>
                  <w:b/>
                  <w:bCs/>
                  <w:color w:val="000000"/>
                  <w:sz w:val="22"/>
                  <w:szCs w:val="22"/>
                  <w:rPrChange w:id="35624" w:author="James Vu" w:date="2024-04-18T23:49:00Z">
                    <w:rPr>
                      <w:b/>
                      <w:bCs/>
                      <w:color w:val="000000"/>
                      <w:sz w:val="26"/>
                      <w:szCs w:val="26"/>
                    </w:rPr>
                  </w:rPrChange>
                </w:rPr>
                <w:t> </w:t>
              </w:r>
            </w:ins>
          </w:p>
        </w:tc>
      </w:tr>
      <w:tr w:rsidR="001F08AC" w:rsidRPr="00B053AF" w14:paraId="3A97484E" w14:textId="77777777" w:rsidTr="003C02FF">
        <w:trPr>
          <w:trHeight w:val="20"/>
          <w:ins w:id="35625" w:author="James Vu" w:date="2024-04-18T23:36:00Z"/>
          <w:trPrChange w:id="35626" w:author="James Vu" w:date="2024-04-19T00:26:00Z">
            <w:trPr>
              <w:trHeight w:val="20"/>
            </w:trPr>
          </w:trPrChange>
        </w:trPr>
        <w:tc>
          <w:tcPr>
            <w:tcW w:w="697" w:type="dxa"/>
            <w:shd w:val="clear" w:color="auto" w:fill="auto"/>
            <w:noWrap/>
            <w:vAlign w:val="center"/>
            <w:hideMark/>
            <w:tcPrChange w:id="35627" w:author="James Vu" w:date="2024-04-19T00:26:00Z">
              <w:tcPr>
                <w:tcW w:w="697" w:type="dxa"/>
                <w:tcBorders>
                  <w:top w:val="nil"/>
                  <w:left w:val="single" w:sz="4" w:space="0" w:color="auto"/>
                  <w:bottom w:val="single" w:sz="4" w:space="0" w:color="auto"/>
                  <w:right w:val="single" w:sz="4" w:space="0" w:color="auto"/>
                </w:tcBorders>
                <w:shd w:val="clear" w:color="000000" w:fill="EBF1DE"/>
                <w:noWrap/>
                <w:vAlign w:val="center"/>
                <w:hideMark/>
              </w:tcPr>
            </w:tcPrChange>
          </w:tcPr>
          <w:p w14:paraId="04439A19" w14:textId="77777777" w:rsidR="001F08AC" w:rsidRPr="00B053AF" w:rsidRDefault="001F08AC">
            <w:pPr>
              <w:jc w:val="center"/>
              <w:rPr>
                <w:ins w:id="35628" w:author="James Vu" w:date="2024-04-18T23:36:00Z"/>
                <w:b/>
                <w:bCs/>
                <w:color w:val="000000"/>
                <w:sz w:val="22"/>
                <w:szCs w:val="22"/>
                <w:rPrChange w:id="35629" w:author="James Vu" w:date="2024-04-18T23:49:00Z">
                  <w:rPr>
                    <w:ins w:id="35630" w:author="James Vu" w:date="2024-04-18T23:36:00Z"/>
                    <w:b/>
                    <w:bCs/>
                    <w:color w:val="000000"/>
                    <w:sz w:val="26"/>
                    <w:szCs w:val="26"/>
                  </w:rPr>
                </w:rPrChange>
              </w:rPr>
            </w:pPr>
            <w:ins w:id="35631" w:author="James Vu" w:date="2024-04-18T23:36:00Z">
              <w:r w:rsidRPr="00B053AF">
                <w:rPr>
                  <w:b/>
                  <w:bCs/>
                  <w:color w:val="000000"/>
                  <w:sz w:val="22"/>
                  <w:szCs w:val="22"/>
                  <w:rPrChange w:id="35632" w:author="James Vu" w:date="2024-04-18T23:49:00Z">
                    <w:rPr>
                      <w:b/>
                      <w:bCs/>
                      <w:color w:val="000000"/>
                      <w:sz w:val="26"/>
                      <w:szCs w:val="26"/>
                    </w:rPr>
                  </w:rPrChange>
                </w:rPr>
                <w:t>3.2</w:t>
              </w:r>
            </w:ins>
          </w:p>
        </w:tc>
        <w:tc>
          <w:tcPr>
            <w:tcW w:w="1804" w:type="dxa"/>
            <w:shd w:val="clear" w:color="auto" w:fill="auto"/>
            <w:noWrap/>
            <w:vAlign w:val="center"/>
            <w:hideMark/>
            <w:tcPrChange w:id="35633" w:author="James Vu" w:date="2024-04-19T00:26:00Z">
              <w:tcPr>
                <w:tcW w:w="1804" w:type="dxa"/>
                <w:tcBorders>
                  <w:top w:val="nil"/>
                  <w:left w:val="nil"/>
                  <w:bottom w:val="single" w:sz="4" w:space="0" w:color="auto"/>
                  <w:right w:val="single" w:sz="4" w:space="0" w:color="auto"/>
                </w:tcBorders>
                <w:shd w:val="clear" w:color="000000" w:fill="EBF1DE"/>
                <w:noWrap/>
                <w:vAlign w:val="center"/>
                <w:hideMark/>
              </w:tcPr>
            </w:tcPrChange>
          </w:tcPr>
          <w:p w14:paraId="307B5C04" w14:textId="77777777" w:rsidR="001F08AC" w:rsidRPr="00B053AF" w:rsidRDefault="001F08AC">
            <w:pPr>
              <w:rPr>
                <w:ins w:id="35634" w:author="James Vu" w:date="2024-04-18T23:36:00Z"/>
                <w:b/>
                <w:bCs/>
                <w:color w:val="000000"/>
                <w:sz w:val="22"/>
                <w:szCs w:val="22"/>
                <w:rPrChange w:id="35635" w:author="James Vu" w:date="2024-04-18T23:49:00Z">
                  <w:rPr>
                    <w:ins w:id="35636" w:author="James Vu" w:date="2024-04-18T23:36:00Z"/>
                    <w:b/>
                    <w:bCs/>
                    <w:color w:val="000000"/>
                    <w:sz w:val="26"/>
                    <w:szCs w:val="26"/>
                  </w:rPr>
                </w:rPrChange>
              </w:rPr>
            </w:pPr>
            <w:ins w:id="35637" w:author="James Vu" w:date="2024-04-18T23:36:00Z">
              <w:r w:rsidRPr="00B053AF">
                <w:rPr>
                  <w:b/>
                  <w:bCs/>
                  <w:color w:val="000000"/>
                  <w:sz w:val="22"/>
                  <w:szCs w:val="22"/>
                  <w:rPrChange w:id="35638" w:author="James Vu" w:date="2024-04-18T23:49:00Z">
                    <w:rPr>
                      <w:b/>
                      <w:bCs/>
                      <w:color w:val="000000"/>
                      <w:sz w:val="26"/>
                      <w:szCs w:val="26"/>
                    </w:rPr>
                  </w:rPrChange>
                </w:rPr>
                <w:t>Hệ tính năng về lĩnh vực quản lý chất lượng nông, lâm, thủy sản tỉnh Khánh Hòa (Giai đoạn 1)</w:t>
              </w:r>
            </w:ins>
          </w:p>
        </w:tc>
        <w:tc>
          <w:tcPr>
            <w:tcW w:w="1974" w:type="dxa"/>
            <w:shd w:val="clear" w:color="auto" w:fill="auto"/>
            <w:noWrap/>
            <w:vAlign w:val="center"/>
            <w:hideMark/>
            <w:tcPrChange w:id="35639" w:author="James Vu" w:date="2024-04-19T00:26:00Z">
              <w:tcPr>
                <w:tcW w:w="1974" w:type="dxa"/>
                <w:tcBorders>
                  <w:top w:val="nil"/>
                  <w:left w:val="nil"/>
                  <w:bottom w:val="single" w:sz="4" w:space="0" w:color="auto"/>
                  <w:right w:val="single" w:sz="4" w:space="0" w:color="auto"/>
                </w:tcBorders>
                <w:shd w:val="clear" w:color="000000" w:fill="EBF1DE"/>
                <w:noWrap/>
                <w:vAlign w:val="center"/>
                <w:hideMark/>
              </w:tcPr>
            </w:tcPrChange>
          </w:tcPr>
          <w:p w14:paraId="0785E25E" w14:textId="77777777" w:rsidR="001F08AC" w:rsidRPr="00B053AF" w:rsidRDefault="001F08AC">
            <w:pPr>
              <w:rPr>
                <w:ins w:id="35640" w:author="James Vu" w:date="2024-04-18T23:36:00Z"/>
                <w:b/>
                <w:bCs/>
                <w:color w:val="000000"/>
                <w:sz w:val="22"/>
                <w:szCs w:val="22"/>
                <w:rPrChange w:id="35641" w:author="James Vu" w:date="2024-04-18T23:49:00Z">
                  <w:rPr>
                    <w:ins w:id="35642" w:author="James Vu" w:date="2024-04-18T23:36:00Z"/>
                    <w:b/>
                    <w:bCs/>
                    <w:color w:val="000000"/>
                    <w:sz w:val="26"/>
                    <w:szCs w:val="26"/>
                  </w:rPr>
                </w:rPrChange>
              </w:rPr>
            </w:pPr>
            <w:ins w:id="35643" w:author="James Vu" w:date="2024-04-18T23:36:00Z">
              <w:r w:rsidRPr="00B053AF">
                <w:rPr>
                  <w:b/>
                  <w:bCs/>
                  <w:color w:val="000000"/>
                  <w:sz w:val="22"/>
                  <w:szCs w:val="22"/>
                  <w:rPrChange w:id="35644" w:author="James Vu" w:date="2024-04-18T23:49:00Z">
                    <w:rPr>
                      <w:b/>
                      <w:bCs/>
                      <w:color w:val="000000"/>
                      <w:sz w:val="26"/>
                      <w:szCs w:val="26"/>
                    </w:rPr>
                  </w:rPrChange>
                </w:rPr>
                <w:t> </w:t>
              </w:r>
            </w:ins>
          </w:p>
        </w:tc>
        <w:tc>
          <w:tcPr>
            <w:tcW w:w="888" w:type="dxa"/>
            <w:shd w:val="clear" w:color="auto" w:fill="auto"/>
            <w:noWrap/>
            <w:vAlign w:val="center"/>
            <w:hideMark/>
            <w:tcPrChange w:id="35645" w:author="James Vu" w:date="2024-04-19T00:26:00Z">
              <w:tcPr>
                <w:tcW w:w="888" w:type="dxa"/>
                <w:tcBorders>
                  <w:top w:val="nil"/>
                  <w:left w:val="nil"/>
                  <w:bottom w:val="single" w:sz="4" w:space="0" w:color="auto"/>
                  <w:right w:val="single" w:sz="4" w:space="0" w:color="auto"/>
                </w:tcBorders>
                <w:shd w:val="clear" w:color="000000" w:fill="EBF1DE"/>
                <w:noWrap/>
                <w:vAlign w:val="center"/>
                <w:hideMark/>
              </w:tcPr>
            </w:tcPrChange>
          </w:tcPr>
          <w:p w14:paraId="3649EC9E" w14:textId="77777777" w:rsidR="001F08AC" w:rsidRPr="00B053AF" w:rsidRDefault="001F08AC">
            <w:pPr>
              <w:jc w:val="center"/>
              <w:rPr>
                <w:ins w:id="35646" w:author="James Vu" w:date="2024-04-18T23:36:00Z"/>
                <w:b/>
                <w:bCs/>
                <w:color w:val="000000"/>
                <w:sz w:val="22"/>
                <w:szCs w:val="22"/>
                <w:rPrChange w:id="35647" w:author="James Vu" w:date="2024-04-18T23:49:00Z">
                  <w:rPr>
                    <w:ins w:id="35648" w:author="James Vu" w:date="2024-04-18T23:36:00Z"/>
                    <w:b/>
                    <w:bCs/>
                    <w:color w:val="000000"/>
                    <w:sz w:val="26"/>
                    <w:szCs w:val="26"/>
                  </w:rPr>
                </w:rPrChange>
              </w:rPr>
            </w:pPr>
            <w:ins w:id="35649" w:author="James Vu" w:date="2024-04-18T23:36:00Z">
              <w:r w:rsidRPr="00B053AF">
                <w:rPr>
                  <w:b/>
                  <w:bCs/>
                  <w:color w:val="000000"/>
                  <w:sz w:val="22"/>
                  <w:szCs w:val="22"/>
                  <w:rPrChange w:id="35650" w:author="James Vu" w:date="2024-04-18T23:49:00Z">
                    <w:rPr>
                      <w:b/>
                      <w:bCs/>
                      <w:color w:val="000000"/>
                      <w:sz w:val="26"/>
                      <w:szCs w:val="26"/>
                    </w:rPr>
                  </w:rPrChange>
                </w:rPr>
                <w:t> </w:t>
              </w:r>
            </w:ins>
          </w:p>
        </w:tc>
        <w:tc>
          <w:tcPr>
            <w:tcW w:w="997" w:type="dxa"/>
            <w:shd w:val="clear" w:color="auto" w:fill="auto"/>
            <w:noWrap/>
            <w:vAlign w:val="center"/>
            <w:hideMark/>
            <w:tcPrChange w:id="35651" w:author="James Vu" w:date="2024-04-19T00:26:00Z">
              <w:tcPr>
                <w:tcW w:w="997" w:type="dxa"/>
                <w:tcBorders>
                  <w:top w:val="nil"/>
                  <w:left w:val="nil"/>
                  <w:bottom w:val="single" w:sz="4" w:space="0" w:color="auto"/>
                  <w:right w:val="single" w:sz="4" w:space="0" w:color="auto"/>
                </w:tcBorders>
                <w:shd w:val="clear" w:color="000000" w:fill="EBF1DE"/>
                <w:noWrap/>
                <w:vAlign w:val="center"/>
                <w:hideMark/>
              </w:tcPr>
            </w:tcPrChange>
          </w:tcPr>
          <w:p w14:paraId="4D073347" w14:textId="77777777" w:rsidR="001F08AC" w:rsidRPr="00B053AF" w:rsidRDefault="001F08AC">
            <w:pPr>
              <w:jc w:val="center"/>
              <w:rPr>
                <w:ins w:id="35652" w:author="James Vu" w:date="2024-04-18T23:36:00Z"/>
                <w:b/>
                <w:bCs/>
                <w:color w:val="000000"/>
                <w:sz w:val="22"/>
                <w:szCs w:val="22"/>
                <w:rPrChange w:id="35653" w:author="James Vu" w:date="2024-04-18T23:49:00Z">
                  <w:rPr>
                    <w:ins w:id="35654" w:author="James Vu" w:date="2024-04-18T23:36:00Z"/>
                    <w:b/>
                    <w:bCs/>
                    <w:color w:val="000000"/>
                    <w:sz w:val="26"/>
                    <w:szCs w:val="26"/>
                  </w:rPr>
                </w:rPrChange>
              </w:rPr>
            </w:pPr>
            <w:ins w:id="35655" w:author="James Vu" w:date="2024-04-18T23:36:00Z">
              <w:r w:rsidRPr="00B053AF">
                <w:rPr>
                  <w:b/>
                  <w:bCs/>
                  <w:color w:val="000000"/>
                  <w:sz w:val="22"/>
                  <w:szCs w:val="22"/>
                  <w:rPrChange w:id="35656" w:author="James Vu" w:date="2024-04-18T23:49:00Z">
                    <w:rPr>
                      <w:b/>
                      <w:bCs/>
                      <w:color w:val="000000"/>
                      <w:sz w:val="26"/>
                      <w:szCs w:val="26"/>
                    </w:rPr>
                  </w:rPrChange>
                </w:rPr>
                <w:t> </w:t>
              </w:r>
            </w:ins>
          </w:p>
        </w:tc>
        <w:tc>
          <w:tcPr>
            <w:tcW w:w="1290" w:type="dxa"/>
            <w:shd w:val="clear" w:color="auto" w:fill="auto"/>
            <w:noWrap/>
            <w:vAlign w:val="center"/>
            <w:hideMark/>
            <w:tcPrChange w:id="35657" w:author="James Vu" w:date="2024-04-19T00:26:00Z">
              <w:tcPr>
                <w:tcW w:w="1290" w:type="dxa"/>
                <w:gridSpan w:val="2"/>
                <w:tcBorders>
                  <w:top w:val="nil"/>
                  <w:left w:val="nil"/>
                  <w:bottom w:val="single" w:sz="4" w:space="0" w:color="auto"/>
                  <w:right w:val="single" w:sz="4" w:space="0" w:color="auto"/>
                </w:tcBorders>
                <w:shd w:val="clear" w:color="000000" w:fill="EBF1DE"/>
                <w:noWrap/>
                <w:vAlign w:val="center"/>
                <w:hideMark/>
              </w:tcPr>
            </w:tcPrChange>
          </w:tcPr>
          <w:p w14:paraId="28470861" w14:textId="77777777" w:rsidR="001F08AC" w:rsidRPr="00B053AF" w:rsidRDefault="001F08AC">
            <w:pPr>
              <w:jc w:val="center"/>
              <w:rPr>
                <w:ins w:id="35658" w:author="James Vu" w:date="2024-04-18T23:36:00Z"/>
                <w:b/>
                <w:bCs/>
                <w:color w:val="000000"/>
                <w:sz w:val="22"/>
                <w:szCs w:val="22"/>
                <w:rPrChange w:id="35659" w:author="James Vu" w:date="2024-04-18T23:49:00Z">
                  <w:rPr>
                    <w:ins w:id="35660" w:author="James Vu" w:date="2024-04-18T23:36:00Z"/>
                    <w:b/>
                    <w:bCs/>
                    <w:color w:val="000000"/>
                    <w:sz w:val="26"/>
                    <w:szCs w:val="26"/>
                  </w:rPr>
                </w:rPrChange>
              </w:rPr>
            </w:pPr>
            <w:ins w:id="35661" w:author="James Vu" w:date="2024-04-18T23:36:00Z">
              <w:r w:rsidRPr="00B053AF">
                <w:rPr>
                  <w:b/>
                  <w:bCs/>
                  <w:color w:val="000000"/>
                  <w:sz w:val="22"/>
                  <w:szCs w:val="22"/>
                  <w:rPrChange w:id="35662" w:author="James Vu" w:date="2024-04-18T23:49:00Z">
                    <w:rPr>
                      <w:b/>
                      <w:bCs/>
                      <w:color w:val="000000"/>
                      <w:sz w:val="26"/>
                      <w:szCs w:val="26"/>
                    </w:rPr>
                  </w:rPrChange>
                </w:rPr>
                <w:t> </w:t>
              </w:r>
            </w:ins>
          </w:p>
        </w:tc>
        <w:tc>
          <w:tcPr>
            <w:tcW w:w="2079" w:type="dxa"/>
            <w:shd w:val="clear" w:color="auto" w:fill="auto"/>
            <w:vAlign w:val="center"/>
            <w:hideMark/>
            <w:tcPrChange w:id="35663" w:author="James Vu" w:date="2024-04-19T00:26:00Z">
              <w:tcPr>
                <w:tcW w:w="2079" w:type="dxa"/>
                <w:tcBorders>
                  <w:top w:val="nil"/>
                  <w:left w:val="nil"/>
                  <w:bottom w:val="single" w:sz="4" w:space="0" w:color="auto"/>
                  <w:right w:val="single" w:sz="4" w:space="0" w:color="auto"/>
                </w:tcBorders>
                <w:shd w:val="clear" w:color="000000" w:fill="EBF1DE"/>
                <w:vAlign w:val="center"/>
                <w:hideMark/>
              </w:tcPr>
            </w:tcPrChange>
          </w:tcPr>
          <w:p w14:paraId="4819460F" w14:textId="77777777" w:rsidR="001F08AC" w:rsidRPr="00B053AF" w:rsidRDefault="001F08AC">
            <w:pPr>
              <w:jc w:val="center"/>
              <w:rPr>
                <w:ins w:id="35664" w:author="James Vu" w:date="2024-04-18T23:36:00Z"/>
                <w:b/>
                <w:bCs/>
                <w:color w:val="000000"/>
                <w:sz w:val="22"/>
                <w:szCs w:val="22"/>
                <w:rPrChange w:id="35665" w:author="James Vu" w:date="2024-04-18T23:49:00Z">
                  <w:rPr>
                    <w:ins w:id="35666" w:author="James Vu" w:date="2024-04-18T23:36:00Z"/>
                    <w:b/>
                    <w:bCs/>
                    <w:color w:val="000000"/>
                    <w:sz w:val="26"/>
                    <w:szCs w:val="26"/>
                  </w:rPr>
                </w:rPrChange>
              </w:rPr>
            </w:pPr>
            <w:ins w:id="35667" w:author="James Vu" w:date="2024-04-18T23:36:00Z">
              <w:r w:rsidRPr="00B053AF">
                <w:rPr>
                  <w:b/>
                  <w:bCs/>
                  <w:color w:val="000000"/>
                  <w:sz w:val="22"/>
                  <w:szCs w:val="22"/>
                  <w:rPrChange w:id="35668" w:author="James Vu" w:date="2024-04-18T23:49:00Z">
                    <w:rPr>
                      <w:b/>
                      <w:bCs/>
                      <w:color w:val="000000"/>
                      <w:sz w:val="26"/>
                      <w:szCs w:val="26"/>
                    </w:rPr>
                  </w:rPrChange>
                </w:rPr>
                <w:t> </w:t>
              </w:r>
            </w:ins>
          </w:p>
        </w:tc>
        <w:tc>
          <w:tcPr>
            <w:tcW w:w="1416" w:type="dxa"/>
            <w:shd w:val="clear" w:color="auto" w:fill="auto"/>
            <w:vAlign w:val="center"/>
            <w:hideMark/>
            <w:tcPrChange w:id="35669" w:author="James Vu" w:date="2024-04-19T00:26:00Z">
              <w:tcPr>
                <w:tcW w:w="1416" w:type="dxa"/>
                <w:gridSpan w:val="2"/>
                <w:tcBorders>
                  <w:top w:val="nil"/>
                  <w:left w:val="nil"/>
                  <w:bottom w:val="single" w:sz="4" w:space="0" w:color="auto"/>
                  <w:right w:val="single" w:sz="4" w:space="0" w:color="auto"/>
                </w:tcBorders>
                <w:shd w:val="clear" w:color="000000" w:fill="EBF1DE"/>
                <w:vAlign w:val="center"/>
                <w:hideMark/>
              </w:tcPr>
            </w:tcPrChange>
          </w:tcPr>
          <w:p w14:paraId="0CA1789B" w14:textId="77777777" w:rsidR="001F08AC" w:rsidRPr="00B053AF" w:rsidRDefault="001F08AC">
            <w:pPr>
              <w:jc w:val="center"/>
              <w:rPr>
                <w:ins w:id="35670" w:author="James Vu" w:date="2024-04-18T23:36:00Z"/>
                <w:b/>
                <w:bCs/>
                <w:color w:val="000000"/>
                <w:sz w:val="22"/>
                <w:szCs w:val="22"/>
                <w:rPrChange w:id="35671" w:author="James Vu" w:date="2024-04-18T23:49:00Z">
                  <w:rPr>
                    <w:ins w:id="35672" w:author="James Vu" w:date="2024-04-18T23:36:00Z"/>
                    <w:b/>
                    <w:bCs/>
                    <w:color w:val="000000"/>
                    <w:sz w:val="26"/>
                    <w:szCs w:val="26"/>
                  </w:rPr>
                </w:rPrChange>
              </w:rPr>
            </w:pPr>
            <w:ins w:id="35673" w:author="James Vu" w:date="2024-04-18T23:36:00Z">
              <w:r w:rsidRPr="00B053AF">
                <w:rPr>
                  <w:b/>
                  <w:bCs/>
                  <w:color w:val="000000"/>
                  <w:sz w:val="22"/>
                  <w:szCs w:val="22"/>
                  <w:rPrChange w:id="35674" w:author="James Vu" w:date="2024-04-18T23:49:00Z">
                    <w:rPr>
                      <w:b/>
                      <w:bCs/>
                      <w:color w:val="000000"/>
                      <w:sz w:val="26"/>
                      <w:szCs w:val="26"/>
                    </w:rPr>
                  </w:rPrChange>
                </w:rPr>
                <w:t> </w:t>
              </w:r>
            </w:ins>
          </w:p>
        </w:tc>
        <w:tc>
          <w:tcPr>
            <w:tcW w:w="1715" w:type="dxa"/>
            <w:shd w:val="clear" w:color="auto" w:fill="auto"/>
            <w:vAlign w:val="center"/>
            <w:hideMark/>
            <w:tcPrChange w:id="35675" w:author="James Vu" w:date="2024-04-19T00:26:00Z">
              <w:tcPr>
                <w:tcW w:w="1715" w:type="dxa"/>
                <w:gridSpan w:val="2"/>
                <w:tcBorders>
                  <w:top w:val="nil"/>
                  <w:left w:val="nil"/>
                  <w:bottom w:val="single" w:sz="4" w:space="0" w:color="auto"/>
                  <w:right w:val="single" w:sz="4" w:space="0" w:color="auto"/>
                </w:tcBorders>
                <w:shd w:val="clear" w:color="000000" w:fill="EBF1DE"/>
                <w:vAlign w:val="center"/>
                <w:hideMark/>
              </w:tcPr>
            </w:tcPrChange>
          </w:tcPr>
          <w:p w14:paraId="299C8CE7" w14:textId="77777777" w:rsidR="001F08AC" w:rsidRPr="00B053AF" w:rsidRDefault="001F08AC">
            <w:pPr>
              <w:jc w:val="center"/>
              <w:rPr>
                <w:ins w:id="35676" w:author="James Vu" w:date="2024-04-18T23:36:00Z"/>
                <w:b/>
                <w:bCs/>
                <w:color w:val="000000"/>
                <w:sz w:val="22"/>
                <w:szCs w:val="22"/>
                <w:rPrChange w:id="35677" w:author="James Vu" w:date="2024-04-18T23:49:00Z">
                  <w:rPr>
                    <w:ins w:id="35678" w:author="James Vu" w:date="2024-04-18T23:36:00Z"/>
                    <w:b/>
                    <w:bCs/>
                    <w:color w:val="000000"/>
                    <w:sz w:val="26"/>
                    <w:szCs w:val="26"/>
                  </w:rPr>
                </w:rPrChange>
              </w:rPr>
            </w:pPr>
            <w:ins w:id="35679" w:author="James Vu" w:date="2024-04-18T23:36:00Z">
              <w:r w:rsidRPr="00B053AF">
                <w:rPr>
                  <w:b/>
                  <w:bCs/>
                  <w:color w:val="000000"/>
                  <w:sz w:val="22"/>
                  <w:szCs w:val="22"/>
                  <w:rPrChange w:id="35680" w:author="James Vu" w:date="2024-04-18T23:49:00Z">
                    <w:rPr>
                      <w:b/>
                      <w:bCs/>
                      <w:color w:val="000000"/>
                      <w:sz w:val="26"/>
                      <w:szCs w:val="26"/>
                    </w:rPr>
                  </w:rPrChange>
                </w:rPr>
                <w:t> </w:t>
              </w:r>
            </w:ins>
          </w:p>
        </w:tc>
        <w:tc>
          <w:tcPr>
            <w:tcW w:w="1589" w:type="dxa"/>
            <w:shd w:val="clear" w:color="auto" w:fill="auto"/>
            <w:noWrap/>
            <w:vAlign w:val="center"/>
            <w:hideMark/>
            <w:tcPrChange w:id="35681" w:author="James Vu" w:date="2024-04-19T00:26:00Z">
              <w:tcPr>
                <w:tcW w:w="1589" w:type="dxa"/>
                <w:gridSpan w:val="2"/>
                <w:tcBorders>
                  <w:top w:val="nil"/>
                  <w:left w:val="nil"/>
                  <w:bottom w:val="single" w:sz="4" w:space="0" w:color="auto"/>
                  <w:right w:val="single" w:sz="4" w:space="0" w:color="auto"/>
                </w:tcBorders>
                <w:shd w:val="clear" w:color="000000" w:fill="EBF1DE"/>
                <w:noWrap/>
                <w:vAlign w:val="center"/>
                <w:hideMark/>
              </w:tcPr>
            </w:tcPrChange>
          </w:tcPr>
          <w:p w14:paraId="75D65567" w14:textId="77777777" w:rsidR="001F08AC" w:rsidRPr="00B053AF" w:rsidRDefault="001F08AC">
            <w:pPr>
              <w:rPr>
                <w:ins w:id="35682" w:author="James Vu" w:date="2024-04-18T23:36:00Z"/>
                <w:b/>
                <w:bCs/>
                <w:color w:val="000000"/>
                <w:sz w:val="22"/>
                <w:szCs w:val="22"/>
                <w:rPrChange w:id="35683" w:author="James Vu" w:date="2024-04-18T23:49:00Z">
                  <w:rPr>
                    <w:ins w:id="35684" w:author="James Vu" w:date="2024-04-18T23:36:00Z"/>
                    <w:b/>
                    <w:bCs/>
                    <w:color w:val="000000"/>
                    <w:sz w:val="26"/>
                    <w:szCs w:val="26"/>
                  </w:rPr>
                </w:rPrChange>
              </w:rPr>
            </w:pPr>
            <w:ins w:id="35685" w:author="James Vu" w:date="2024-04-18T23:36:00Z">
              <w:r w:rsidRPr="00B053AF">
                <w:rPr>
                  <w:b/>
                  <w:bCs/>
                  <w:color w:val="000000"/>
                  <w:sz w:val="22"/>
                  <w:szCs w:val="22"/>
                  <w:rPrChange w:id="35686" w:author="James Vu" w:date="2024-04-18T23:49:00Z">
                    <w:rPr>
                      <w:b/>
                      <w:bCs/>
                      <w:color w:val="000000"/>
                      <w:sz w:val="26"/>
                      <w:szCs w:val="26"/>
                    </w:rPr>
                  </w:rPrChange>
                </w:rPr>
                <w:t> </w:t>
              </w:r>
            </w:ins>
          </w:p>
        </w:tc>
      </w:tr>
      <w:tr w:rsidR="00B053AF" w:rsidRPr="00B053AF" w14:paraId="3C8928C5" w14:textId="77777777" w:rsidTr="003C02FF">
        <w:trPr>
          <w:trHeight w:val="20"/>
          <w:ins w:id="35687" w:author="James Vu" w:date="2024-04-18T23:36:00Z"/>
          <w:trPrChange w:id="35688" w:author="James Vu" w:date="2024-04-19T00:26:00Z">
            <w:trPr>
              <w:trHeight w:val="20"/>
            </w:trPr>
          </w:trPrChange>
        </w:trPr>
        <w:tc>
          <w:tcPr>
            <w:tcW w:w="697" w:type="dxa"/>
            <w:shd w:val="clear" w:color="auto" w:fill="auto"/>
            <w:vAlign w:val="center"/>
            <w:hideMark/>
            <w:tcPrChange w:id="35689"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58BDA3CA" w14:textId="77777777" w:rsidR="001F08AC" w:rsidRPr="00B053AF" w:rsidRDefault="001F08AC">
            <w:pPr>
              <w:jc w:val="center"/>
              <w:rPr>
                <w:ins w:id="35690" w:author="James Vu" w:date="2024-04-18T23:36:00Z"/>
                <w:color w:val="000000"/>
                <w:sz w:val="22"/>
                <w:szCs w:val="22"/>
                <w:rPrChange w:id="35691" w:author="James Vu" w:date="2024-04-18T23:49:00Z">
                  <w:rPr>
                    <w:ins w:id="35692" w:author="James Vu" w:date="2024-04-18T23:36:00Z"/>
                    <w:color w:val="000000"/>
                    <w:sz w:val="26"/>
                    <w:szCs w:val="26"/>
                  </w:rPr>
                </w:rPrChange>
              </w:rPr>
            </w:pPr>
            <w:ins w:id="35693" w:author="James Vu" w:date="2024-04-18T23:36:00Z">
              <w:r w:rsidRPr="00B053AF">
                <w:rPr>
                  <w:color w:val="000000"/>
                  <w:sz w:val="22"/>
                  <w:szCs w:val="22"/>
                  <w:rPrChange w:id="35694" w:author="James Vu" w:date="2024-04-18T23:49:00Z">
                    <w:rPr>
                      <w:color w:val="000000"/>
                      <w:sz w:val="26"/>
                      <w:szCs w:val="26"/>
                    </w:rPr>
                  </w:rPrChange>
                </w:rPr>
                <w:t>3.2.1</w:t>
              </w:r>
            </w:ins>
          </w:p>
        </w:tc>
        <w:tc>
          <w:tcPr>
            <w:tcW w:w="1804" w:type="dxa"/>
            <w:shd w:val="clear" w:color="auto" w:fill="auto"/>
            <w:vAlign w:val="center"/>
            <w:hideMark/>
            <w:tcPrChange w:id="35695"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7E4152D9" w14:textId="77777777" w:rsidR="001F08AC" w:rsidRPr="00B053AF" w:rsidRDefault="001F08AC">
            <w:pPr>
              <w:rPr>
                <w:ins w:id="35696" w:author="James Vu" w:date="2024-04-18T23:36:00Z"/>
                <w:color w:val="000000"/>
                <w:sz w:val="22"/>
                <w:szCs w:val="22"/>
                <w:rPrChange w:id="35697" w:author="James Vu" w:date="2024-04-18T23:49:00Z">
                  <w:rPr>
                    <w:ins w:id="35698" w:author="James Vu" w:date="2024-04-18T23:36:00Z"/>
                    <w:color w:val="000000"/>
                    <w:sz w:val="26"/>
                    <w:szCs w:val="26"/>
                  </w:rPr>
                </w:rPrChange>
              </w:rPr>
            </w:pPr>
            <w:ins w:id="35699" w:author="James Vu" w:date="2024-04-18T23:36:00Z">
              <w:r w:rsidRPr="00B053AF">
                <w:rPr>
                  <w:color w:val="000000"/>
                  <w:sz w:val="22"/>
                  <w:szCs w:val="22"/>
                  <w:rPrChange w:id="35700" w:author="James Vu" w:date="2024-04-18T23:49:00Z">
                    <w:rPr>
                      <w:color w:val="000000"/>
                      <w:sz w:val="26"/>
                      <w:szCs w:val="26"/>
                    </w:rPr>
                  </w:rPrChange>
                </w:rPr>
                <w:t>Thuê chuyên gia: xây dựng kiến trúc hệ thống kỹ thuật , tính năng chi tiết của phần mềm nội bộ, phân tích số hoá quy trình nghiệp vụ và các hoạt động khác</w:t>
              </w:r>
            </w:ins>
          </w:p>
        </w:tc>
        <w:tc>
          <w:tcPr>
            <w:tcW w:w="1974" w:type="dxa"/>
            <w:shd w:val="clear" w:color="auto" w:fill="auto"/>
            <w:vAlign w:val="center"/>
            <w:hideMark/>
            <w:tcPrChange w:id="35701"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2B144033" w14:textId="77777777" w:rsidR="001F08AC" w:rsidRPr="00B053AF" w:rsidRDefault="001F08AC">
            <w:pPr>
              <w:rPr>
                <w:ins w:id="35702" w:author="James Vu" w:date="2024-04-18T23:36:00Z"/>
                <w:color w:val="000000"/>
                <w:sz w:val="22"/>
                <w:szCs w:val="22"/>
                <w:rPrChange w:id="35703" w:author="James Vu" w:date="2024-04-18T23:49:00Z">
                  <w:rPr>
                    <w:ins w:id="35704" w:author="James Vu" w:date="2024-04-18T23:36:00Z"/>
                    <w:color w:val="000000"/>
                    <w:sz w:val="26"/>
                    <w:szCs w:val="26"/>
                  </w:rPr>
                </w:rPrChange>
              </w:rPr>
            </w:pPr>
            <w:ins w:id="35705" w:author="James Vu" w:date="2024-04-18T23:36:00Z">
              <w:r w:rsidRPr="00B053AF">
                <w:rPr>
                  <w:color w:val="000000"/>
                  <w:sz w:val="22"/>
                  <w:szCs w:val="22"/>
                  <w:rPrChange w:id="35706" w:author="James Vu" w:date="2024-04-18T23:49:00Z">
                    <w:rPr>
                      <w:color w:val="000000"/>
                      <w:sz w:val="26"/>
                      <w:szCs w:val="26"/>
                    </w:rPr>
                  </w:rPrChange>
                </w:rPr>
                <w:t> </w:t>
              </w:r>
            </w:ins>
          </w:p>
        </w:tc>
        <w:tc>
          <w:tcPr>
            <w:tcW w:w="888" w:type="dxa"/>
            <w:shd w:val="clear" w:color="auto" w:fill="auto"/>
            <w:vAlign w:val="center"/>
            <w:hideMark/>
            <w:tcPrChange w:id="35707"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42EFB79F" w14:textId="77777777" w:rsidR="001F08AC" w:rsidRPr="00B053AF" w:rsidRDefault="001F08AC">
            <w:pPr>
              <w:jc w:val="center"/>
              <w:rPr>
                <w:ins w:id="35708" w:author="James Vu" w:date="2024-04-18T23:36:00Z"/>
                <w:color w:val="000000"/>
                <w:sz w:val="22"/>
                <w:szCs w:val="22"/>
                <w:rPrChange w:id="35709" w:author="James Vu" w:date="2024-04-18T23:49:00Z">
                  <w:rPr>
                    <w:ins w:id="35710" w:author="James Vu" w:date="2024-04-18T23:36:00Z"/>
                    <w:color w:val="000000"/>
                    <w:sz w:val="26"/>
                    <w:szCs w:val="26"/>
                  </w:rPr>
                </w:rPrChange>
              </w:rPr>
            </w:pPr>
            <w:ins w:id="35711" w:author="James Vu" w:date="2024-04-18T23:36:00Z">
              <w:r w:rsidRPr="00B053AF">
                <w:rPr>
                  <w:color w:val="000000"/>
                  <w:sz w:val="22"/>
                  <w:szCs w:val="22"/>
                  <w:rPrChange w:id="35712" w:author="James Vu" w:date="2024-04-18T23:49:00Z">
                    <w:rPr>
                      <w:color w:val="000000"/>
                      <w:sz w:val="26"/>
                      <w:szCs w:val="26"/>
                    </w:rPr>
                  </w:rPrChange>
                </w:rPr>
                <w:t>Gói</w:t>
              </w:r>
            </w:ins>
          </w:p>
        </w:tc>
        <w:tc>
          <w:tcPr>
            <w:tcW w:w="997" w:type="dxa"/>
            <w:shd w:val="clear" w:color="auto" w:fill="auto"/>
            <w:vAlign w:val="center"/>
            <w:hideMark/>
            <w:tcPrChange w:id="35713"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01643977" w14:textId="77777777" w:rsidR="001F08AC" w:rsidRPr="00B053AF" w:rsidRDefault="001F08AC">
            <w:pPr>
              <w:jc w:val="center"/>
              <w:rPr>
                <w:ins w:id="35714" w:author="James Vu" w:date="2024-04-18T23:36:00Z"/>
                <w:color w:val="000000"/>
                <w:sz w:val="22"/>
                <w:szCs w:val="22"/>
                <w:rPrChange w:id="35715" w:author="James Vu" w:date="2024-04-18T23:49:00Z">
                  <w:rPr>
                    <w:ins w:id="35716" w:author="James Vu" w:date="2024-04-18T23:36:00Z"/>
                    <w:color w:val="000000"/>
                    <w:sz w:val="26"/>
                    <w:szCs w:val="26"/>
                  </w:rPr>
                </w:rPrChange>
              </w:rPr>
            </w:pPr>
            <w:ins w:id="35717" w:author="James Vu" w:date="2024-04-18T23:36:00Z">
              <w:r w:rsidRPr="00B053AF">
                <w:rPr>
                  <w:color w:val="000000"/>
                  <w:sz w:val="22"/>
                  <w:szCs w:val="22"/>
                  <w:rPrChange w:id="35718" w:author="James Vu" w:date="2024-04-18T23:49:00Z">
                    <w:rPr>
                      <w:color w:val="000000"/>
                      <w:sz w:val="26"/>
                      <w:szCs w:val="26"/>
                    </w:rPr>
                  </w:rPrChange>
                </w:rPr>
                <w:t>1</w:t>
              </w:r>
            </w:ins>
          </w:p>
        </w:tc>
        <w:tc>
          <w:tcPr>
            <w:tcW w:w="1290" w:type="dxa"/>
            <w:shd w:val="clear" w:color="auto" w:fill="auto"/>
            <w:vAlign w:val="center"/>
            <w:hideMark/>
            <w:tcPrChange w:id="35719"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7CFD3084" w14:textId="77777777" w:rsidR="001F08AC" w:rsidRPr="00B053AF" w:rsidRDefault="001F08AC">
            <w:pPr>
              <w:jc w:val="center"/>
              <w:rPr>
                <w:ins w:id="35720" w:author="James Vu" w:date="2024-04-18T23:36:00Z"/>
                <w:color w:val="000000"/>
                <w:sz w:val="22"/>
                <w:szCs w:val="22"/>
                <w:rPrChange w:id="35721" w:author="James Vu" w:date="2024-04-18T23:49:00Z">
                  <w:rPr>
                    <w:ins w:id="35722" w:author="James Vu" w:date="2024-04-18T23:36:00Z"/>
                    <w:color w:val="000000"/>
                    <w:sz w:val="26"/>
                    <w:szCs w:val="26"/>
                  </w:rPr>
                </w:rPrChange>
              </w:rPr>
            </w:pPr>
            <w:ins w:id="35723" w:author="James Vu" w:date="2024-04-18T23:36:00Z">
              <w:r w:rsidRPr="00B053AF">
                <w:rPr>
                  <w:color w:val="000000"/>
                  <w:sz w:val="22"/>
                  <w:szCs w:val="22"/>
                  <w:rPrChange w:id="35724" w:author="James Vu" w:date="2024-04-18T23:49:00Z">
                    <w:rPr>
                      <w:color w:val="000000"/>
                      <w:sz w:val="26"/>
                      <w:szCs w:val="26"/>
                    </w:rPr>
                  </w:rPrChange>
                </w:rPr>
                <w:t>450.000.000</w:t>
              </w:r>
            </w:ins>
          </w:p>
        </w:tc>
        <w:tc>
          <w:tcPr>
            <w:tcW w:w="2079" w:type="dxa"/>
            <w:shd w:val="clear" w:color="auto" w:fill="auto"/>
            <w:vAlign w:val="center"/>
            <w:hideMark/>
            <w:tcPrChange w:id="35725"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183B3131" w14:textId="77777777" w:rsidR="001F08AC" w:rsidRPr="00B053AF" w:rsidRDefault="001F08AC">
            <w:pPr>
              <w:jc w:val="center"/>
              <w:rPr>
                <w:ins w:id="35726" w:author="James Vu" w:date="2024-04-18T23:36:00Z"/>
                <w:color w:val="000000"/>
                <w:sz w:val="22"/>
                <w:szCs w:val="22"/>
                <w:rPrChange w:id="35727" w:author="James Vu" w:date="2024-04-18T23:49:00Z">
                  <w:rPr>
                    <w:ins w:id="35728" w:author="James Vu" w:date="2024-04-18T23:36:00Z"/>
                    <w:color w:val="000000"/>
                    <w:sz w:val="26"/>
                    <w:szCs w:val="26"/>
                  </w:rPr>
                </w:rPrChange>
              </w:rPr>
            </w:pPr>
            <w:ins w:id="35729" w:author="James Vu" w:date="2024-04-18T23:36:00Z">
              <w:r w:rsidRPr="00B053AF">
                <w:rPr>
                  <w:color w:val="000000"/>
                  <w:sz w:val="22"/>
                  <w:szCs w:val="22"/>
                  <w:rPrChange w:id="35730" w:author="James Vu" w:date="2024-04-18T23:49:00Z">
                    <w:rPr>
                      <w:color w:val="000000"/>
                      <w:sz w:val="26"/>
                      <w:szCs w:val="26"/>
                    </w:rPr>
                  </w:rPrChange>
                </w:rPr>
                <w:t>450.000.000</w:t>
              </w:r>
            </w:ins>
          </w:p>
        </w:tc>
        <w:tc>
          <w:tcPr>
            <w:tcW w:w="1416" w:type="dxa"/>
            <w:shd w:val="clear" w:color="auto" w:fill="auto"/>
            <w:vAlign w:val="center"/>
            <w:hideMark/>
            <w:tcPrChange w:id="35731"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31DADFC5" w14:textId="77777777" w:rsidR="001F08AC" w:rsidRPr="00B053AF" w:rsidRDefault="001F08AC">
            <w:pPr>
              <w:jc w:val="center"/>
              <w:rPr>
                <w:ins w:id="35732" w:author="James Vu" w:date="2024-04-18T23:36:00Z"/>
                <w:color w:val="000000"/>
                <w:sz w:val="22"/>
                <w:szCs w:val="22"/>
                <w:rPrChange w:id="35733" w:author="James Vu" w:date="2024-04-18T23:49:00Z">
                  <w:rPr>
                    <w:ins w:id="35734" w:author="James Vu" w:date="2024-04-18T23:36:00Z"/>
                    <w:color w:val="000000"/>
                    <w:sz w:val="26"/>
                    <w:szCs w:val="26"/>
                  </w:rPr>
                </w:rPrChange>
              </w:rPr>
            </w:pPr>
            <w:ins w:id="35735" w:author="James Vu" w:date="2024-04-18T23:36:00Z">
              <w:r w:rsidRPr="00B053AF">
                <w:rPr>
                  <w:color w:val="000000"/>
                  <w:sz w:val="22"/>
                  <w:szCs w:val="22"/>
                  <w:rPrChange w:id="35736" w:author="James Vu" w:date="2024-04-18T23:49:00Z">
                    <w:rPr>
                      <w:color w:val="000000"/>
                      <w:sz w:val="26"/>
                      <w:szCs w:val="26"/>
                    </w:rPr>
                  </w:rPrChange>
                </w:rPr>
                <w:t>45.000.000</w:t>
              </w:r>
            </w:ins>
          </w:p>
        </w:tc>
        <w:tc>
          <w:tcPr>
            <w:tcW w:w="1715" w:type="dxa"/>
            <w:shd w:val="clear" w:color="auto" w:fill="auto"/>
            <w:vAlign w:val="center"/>
            <w:hideMark/>
            <w:tcPrChange w:id="35737"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34C76089" w14:textId="77777777" w:rsidR="001F08AC" w:rsidRPr="00B053AF" w:rsidRDefault="001F08AC">
            <w:pPr>
              <w:jc w:val="center"/>
              <w:rPr>
                <w:ins w:id="35738" w:author="James Vu" w:date="2024-04-18T23:36:00Z"/>
                <w:color w:val="000000"/>
                <w:sz w:val="22"/>
                <w:szCs w:val="22"/>
                <w:rPrChange w:id="35739" w:author="James Vu" w:date="2024-04-18T23:49:00Z">
                  <w:rPr>
                    <w:ins w:id="35740" w:author="James Vu" w:date="2024-04-18T23:36:00Z"/>
                    <w:color w:val="000000"/>
                    <w:sz w:val="26"/>
                    <w:szCs w:val="26"/>
                  </w:rPr>
                </w:rPrChange>
              </w:rPr>
            </w:pPr>
            <w:ins w:id="35741" w:author="James Vu" w:date="2024-04-18T23:36:00Z">
              <w:r w:rsidRPr="00B053AF">
                <w:rPr>
                  <w:color w:val="000000"/>
                  <w:sz w:val="22"/>
                  <w:szCs w:val="22"/>
                  <w:rPrChange w:id="35742" w:author="James Vu" w:date="2024-04-18T23:49:00Z">
                    <w:rPr>
                      <w:color w:val="000000"/>
                      <w:sz w:val="26"/>
                      <w:szCs w:val="26"/>
                    </w:rPr>
                  </w:rPrChange>
                </w:rPr>
                <w:t>495.000.000</w:t>
              </w:r>
            </w:ins>
          </w:p>
        </w:tc>
        <w:tc>
          <w:tcPr>
            <w:tcW w:w="1589" w:type="dxa"/>
            <w:shd w:val="clear" w:color="auto" w:fill="auto"/>
            <w:vAlign w:val="center"/>
            <w:hideMark/>
            <w:tcPrChange w:id="35743"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5FCF24AF" w14:textId="77777777" w:rsidR="001F08AC" w:rsidRPr="00B053AF" w:rsidRDefault="001F08AC">
            <w:pPr>
              <w:rPr>
                <w:ins w:id="35744" w:author="James Vu" w:date="2024-04-18T23:36:00Z"/>
                <w:color w:val="000000"/>
                <w:sz w:val="22"/>
                <w:szCs w:val="22"/>
                <w:rPrChange w:id="35745" w:author="James Vu" w:date="2024-04-18T23:49:00Z">
                  <w:rPr>
                    <w:ins w:id="35746" w:author="James Vu" w:date="2024-04-18T23:36:00Z"/>
                    <w:color w:val="000000"/>
                    <w:sz w:val="26"/>
                    <w:szCs w:val="26"/>
                  </w:rPr>
                </w:rPrChange>
              </w:rPr>
            </w:pPr>
            <w:ins w:id="35747" w:author="James Vu" w:date="2024-04-18T23:36:00Z">
              <w:r w:rsidRPr="00B053AF">
                <w:rPr>
                  <w:color w:val="000000"/>
                  <w:sz w:val="22"/>
                  <w:szCs w:val="22"/>
                  <w:rPrChange w:id="35748" w:author="James Vu" w:date="2024-04-18T23:49:00Z">
                    <w:rPr>
                      <w:color w:val="000000"/>
                      <w:sz w:val="26"/>
                      <w:szCs w:val="26"/>
                    </w:rPr>
                  </w:rPrChange>
                </w:rPr>
                <w:t>Báo giá dự toán và triển khai thực hiện theo báo giá thực tế tại thời điểm triển khai</w:t>
              </w:r>
            </w:ins>
          </w:p>
        </w:tc>
      </w:tr>
      <w:tr w:rsidR="00B053AF" w:rsidRPr="00B053AF" w14:paraId="39034391" w14:textId="77777777" w:rsidTr="003C02FF">
        <w:trPr>
          <w:trHeight w:val="20"/>
          <w:ins w:id="35749" w:author="James Vu" w:date="2024-04-18T23:36:00Z"/>
          <w:trPrChange w:id="35750" w:author="James Vu" w:date="2024-04-19T00:26:00Z">
            <w:trPr>
              <w:trHeight w:val="20"/>
            </w:trPr>
          </w:trPrChange>
        </w:trPr>
        <w:tc>
          <w:tcPr>
            <w:tcW w:w="697" w:type="dxa"/>
            <w:shd w:val="clear" w:color="auto" w:fill="auto"/>
            <w:vAlign w:val="center"/>
            <w:hideMark/>
            <w:tcPrChange w:id="35751"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4C379290" w14:textId="77777777" w:rsidR="001F08AC" w:rsidRPr="00B053AF" w:rsidRDefault="001F08AC">
            <w:pPr>
              <w:jc w:val="center"/>
              <w:rPr>
                <w:ins w:id="35752" w:author="James Vu" w:date="2024-04-18T23:36:00Z"/>
                <w:color w:val="000000"/>
                <w:sz w:val="22"/>
                <w:szCs w:val="22"/>
                <w:rPrChange w:id="35753" w:author="James Vu" w:date="2024-04-18T23:49:00Z">
                  <w:rPr>
                    <w:ins w:id="35754" w:author="James Vu" w:date="2024-04-18T23:36:00Z"/>
                    <w:color w:val="000000"/>
                    <w:sz w:val="26"/>
                    <w:szCs w:val="26"/>
                  </w:rPr>
                </w:rPrChange>
              </w:rPr>
            </w:pPr>
            <w:ins w:id="35755" w:author="James Vu" w:date="2024-04-18T23:36:00Z">
              <w:r w:rsidRPr="00B053AF">
                <w:rPr>
                  <w:color w:val="000000"/>
                  <w:sz w:val="22"/>
                  <w:szCs w:val="22"/>
                  <w:rPrChange w:id="35756" w:author="James Vu" w:date="2024-04-18T23:49:00Z">
                    <w:rPr>
                      <w:color w:val="000000"/>
                      <w:sz w:val="26"/>
                      <w:szCs w:val="26"/>
                    </w:rPr>
                  </w:rPrChange>
                </w:rPr>
                <w:lastRenderedPageBreak/>
                <w:t>3.2.2</w:t>
              </w:r>
            </w:ins>
          </w:p>
        </w:tc>
        <w:tc>
          <w:tcPr>
            <w:tcW w:w="1804" w:type="dxa"/>
            <w:shd w:val="clear" w:color="auto" w:fill="auto"/>
            <w:vAlign w:val="center"/>
            <w:hideMark/>
            <w:tcPrChange w:id="35757"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0AFE7562" w14:textId="77777777" w:rsidR="001F08AC" w:rsidRPr="00B053AF" w:rsidRDefault="001F08AC">
            <w:pPr>
              <w:rPr>
                <w:ins w:id="35758" w:author="James Vu" w:date="2024-04-18T23:36:00Z"/>
                <w:color w:val="000000"/>
                <w:sz w:val="22"/>
                <w:szCs w:val="22"/>
                <w:rPrChange w:id="35759" w:author="James Vu" w:date="2024-04-18T23:49:00Z">
                  <w:rPr>
                    <w:ins w:id="35760" w:author="James Vu" w:date="2024-04-18T23:36:00Z"/>
                    <w:color w:val="000000"/>
                    <w:sz w:val="26"/>
                    <w:szCs w:val="26"/>
                  </w:rPr>
                </w:rPrChange>
              </w:rPr>
            </w:pPr>
            <w:ins w:id="35761" w:author="James Vu" w:date="2024-04-18T23:36:00Z">
              <w:r w:rsidRPr="00B053AF">
                <w:rPr>
                  <w:color w:val="000000"/>
                  <w:sz w:val="22"/>
                  <w:szCs w:val="22"/>
                  <w:rPrChange w:id="35762" w:author="James Vu" w:date="2024-04-18T23:49:00Z">
                    <w:rPr>
                      <w:color w:val="000000"/>
                      <w:sz w:val="26"/>
                      <w:szCs w:val="26"/>
                    </w:rPr>
                  </w:rPrChange>
                </w:rPr>
                <w:t>Xây dựng Hệ tính năng về lĩnh vực quản lý chất lượng nông, lâm, thủy sản tỉnh Khánh Hòa (Giai đoạn 1)</w:t>
              </w:r>
            </w:ins>
          </w:p>
        </w:tc>
        <w:tc>
          <w:tcPr>
            <w:tcW w:w="1974" w:type="dxa"/>
            <w:shd w:val="clear" w:color="auto" w:fill="auto"/>
            <w:vAlign w:val="center"/>
            <w:hideMark/>
            <w:tcPrChange w:id="35763"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5EE9E6A0" w14:textId="77777777" w:rsidR="001F08AC" w:rsidRPr="00B053AF" w:rsidRDefault="001F08AC">
            <w:pPr>
              <w:rPr>
                <w:ins w:id="35764" w:author="James Vu" w:date="2024-04-18T23:36:00Z"/>
                <w:color w:val="000000"/>
                <w:sz w:val="22"/>
                <w:szCs w:val="22"/>
                <w:rPrChange w:id="35765" w:author="James Vu" w:date="2024-04-18T23:49:00Z">
                  <w:rPr>
                    <w:ins w:id="35766" w:author="James Vu" w:date="2024-04-18T23:36:00Z"/>
                    <w:color w:val="000000"/>
                    <w:sz w:val="26"/>
                    <w:szCs w:val="26"/>
                  </w:rPr>
                </w:rPrChange>
              </w:rPr>
            </w:pPr>
            <w:ins w:id="35767" w:author="James Vu" w:date="2024-04-18T23:36:00Z">
              <w:r w:rsidRPr="00B053AF">
                <w:rPr>
                  <w:color w:val="000000"/>
                  <w:sz w:val="22"/>
                  <w:szCs w:val="22"/>
                  <w:rPrChange w:id="35768" w:author="James Vu" w:date="2024-04-18T23:49:00Z">
                    <w:rPr>
                      <w:color w:val="000000"/>
                      <w:sz w:val="26"/>
                      <w:szCs w:val="26"/>
                    </w:rPr>
                  </w:rPrChange>
                </w:rPr>
                <w:t>Quản lý Phân Quyền</w:t>
              </w:r>
              <w:r w:rsidRPr="00B053AF">
                <w:rPr>
                  <w:color w:val="000000"/>
                  <w:sz w:val="22"/>
                  <w:szCs w:val="22"/>
                  <w:rPrChange w:id="35769" w:author="James Vu" w:date="2024-04-18T23:49:00Z">
                    <w:rPr>
                      <w:color w:val="000000"/>
                      <w:sz w:val="26"/>
                      <w:szCs w:val="26"/>
                    </w:rPr>
                  </w:rPrChange>
                </w:rPr>
                <w:br/>
                <w:t>Thẩm định An Toàn Thực Phẩm (ATTP)</w:t>
              </w:r>
              <w:r w:rsidRPr="00B053AF">
                <w:rPr>
                  <w:color w:val="000000"/>
                  <w:sz w:val="22"/>
                  <w:szCs w:val="22"/>
                  <w:rPrChange w:id="35770" w:author="James Vu" w:date="2024-04-18T23:49:00Z">
                    <w:rPr>
                      <w:color w:val="000000"/>
                      <w:sz w:val="26"/>
                      <w:szCs w:val="26"/>
                    </w:rPr>
                  </w:rPrChange>
                </w:rPr>
                <w:br/>
                <w:t>Giám sát dư lượng và tạp chất</w:t>
              </w:r>
              <w:r w:rsidRPr="00B053AF">
                <w:rPr>
                  <w:color w:val="000000"/>
                  <w:sz w:val="22"/>
                  <w:szCs w:val="22"/>
                  <w:rPrChange w:id="35771" w:author="James Vu" w:date="2024-04-18T23:49:00Z">
                    <w:rPr>
                      <w:color w:val="000000"/>
                      <w:sz w:val="26"/>
                      <w:szCs w:val="26"/>
                    </w:rPr>
                  </w:rPrChange>
                </w:rPr>
                <w:br/>
                <w:t>Quản lý chuỗi cung ứng ATTP</w:t>
              </w:r>
              <w:r w:rsidRPr="00B053AF">
                <w:rPr>
                  <w:color w:val="000000"/>
                  <w:sz w:val="22"/>
                  <w:szCs w:val="22"/>
                  <w:rPrChange w:id="35772" w:author="James Vu" w:date="2024-04-18T23:49:00Z">
                    <w:rPr>
                      <w:color w:val="000000"/>
                      <w:sz w:val="26"/>
                      <w:szCs w:val="26"/>
                    </w:rPr>
                  </w:rPrChange>
                </w:rPr>
                <w:br/>
                <w:t>Tự công bố sản phẩm và Cam kết thông tư 17</w:t>
              </w:r>
              <w:r w:rsidRPr="00B053AF">
                <w:rPr>
                  <w:color w:val="000000"/>
                  <w:sz w:val="22"/>
                  <w:szCs w:val="22"/>
                  <w:rPrChange w:id="35773" w:author="James Vu" w:date="2024-04-18T23:49:00Z">
                    <w:rPr>
                      <w:color w:val="000000"/>
                      <w:sz w:val="26"/>
                      <w:szCs w:val="26"/>
                    </w:rPr>
                  </w:rPrChange>
                </w:rPr>
                <w:br/>
                <w:t>Nhuyễn Thể 2 Mảnh Vỏ và ATTP sau thu hoạch</w:t>
              </w:r>
              <w:r w:rsidRPr="00B053AF">
                <w:rPr>
                  <w:color w:val="000000"/>
                  <w:sz w:val="22"/>
                  <w:szCs w:val="22"/>
                  <w:rPrChange w:id="35774" w:author="James Vu" w:date="2024-04-18T23:49:00Z">
                    <w:rPr>
                      <w:color w:val="000000"/>
                      <w:sz w:val="26"/>
                      <w:szCs w:val="26"/>
                    </w:rPr>
                  </w:rPrChange>
                </w:rPr>
                <w:br/>
                <w:t>Kiến Thức ATTP</w:t>
              </w:r>
              <w:r w:rsidRPr="00B053AF">
                <w:rPr>
                  <w:color w:val="000000"/>
                  <w:sz w:val="22"/>
                  <w:szCs w:val="22"/>
                  <w:rPrChange w:id="35775" w:author="James Vu" w:date="2024-04-18T23:49:00Z">
                    <w:rPr>
                      <w:color w:val="000000"/>
                      <w:sz w:val="26"/>
                      <w:szCs w:val="26"/>
                    </w:rPr>
                  </w:rPrChange>
                </w:rPr>
                <w:br/>
                <w:t>Hệ thống Báo cáo và Tổng hợp</w:t>
              </w:r>
              <w:r w:rsidRPr="00B053AF">
                <w:rPr>
                  <w:color w:val="000000"/>
                  <w:sz w:val="22"/>
                  <w:szCs w:val="22"/>
                  <w:rPrChange w:id="35776" w:author="James Vu" w:date="2024-04-18T23:49:00Z">
                    <w:rPr>
                      <w:color w:val="000000"/>
                      <w:sz w:val="26"/>
                      <w:szCs w:val="26"/>
                    </w:rPr>
                  </w:rPrChange>
                </w:rPr>
                <w:br/>
                <w:t>Giao tiếp và Hỗ trợ Người Dùng</w:t>
              </w:r>
              <w:r w:rsidRPr="00B053AF">
                <w:rPr>
                  <w:color w:val="000000"/>
                  <w:sz w:val="22"/>
                  <w:szCs w:val="22"/>
                  <w:rPrChange w:id="35777" w:author="James Vu" w:date="2024-04-18T23:49:00Z">
                    <w:rPr>
                      <w:color w:val="000000"/>
                      <w:sz w:val="26"/>
                      <w:szCs w:val="26"/>
                    </w:rPr>
                  </w:rPrChange>
                </w:rPr>
                <w:br/>
                <w:t>Đảm bảo Tuân thủ và Quản lý Chất lượng</w:t>
              </w:r>
              <w:r w:rsidRPr="00B053AF">
                <w:rPr>
                  <w:color w:val="000000"/>
                  <w:sz w:val="22"/>
                  <w:szCs w:val="22"/>
                  <w:rPrChange w:id="35778" w:author="James Vu" w:date="2024-04-18T23:49:00Z">
                    <w:rPr>
                      <w:color w:val="000000"/>
                      <w:sz w:val="26"/>
                      <w:szCs w:val="26"/>
                    </w:rPr>
                  </w:rPrChange>
                </w:rPr>
                <w:br/>
                <w:t>Số hóa Biểu Mẫu</w:t>
              </w:r>
              <w:r w:rsidRPr="00B053AF">
                <w:rPr>
                  <w:color w:val="000000"/>
                  <w:sz w:val="22"/>
                  <w:szCs w:val="22"/>
                  <w:rPrChange w:id="35779" w:author="James Vu" w:date="2024-04-18T23:49:00Z">
                    <w:rPr>
                      <w:color w:val="000000"/>
                      <w:sz w:val="26"/>
                      <w:szCs w:val="26"/>
                    </w:rPr>
                  </w:rPrChange>
                </w:rPr>
                <w:br/>
                <w:t>Tùy Chỉnh Biểu Mẫu</w:t>
              </w:r>
              <w:r w:rsidRPr="00B053AF">
                <w:rPr>
                  <w:color w:val="000000"/>
                  <w:sz w:val="22"/>
                  <w:szCs w:val="22"/>
                  <w:rPrChange w:id="35780" w:author="James Vu" w:date="2024-04-18T23:49:00Z">
                    <w:rPr>
                      <w:color w:val="000000"/>
                      <w:sz w:val="26"/>
                      <w:szCs w:val="26"/>
                    </w:rPr>
                  </w:rPrChange>
                </w:rPr>
                <w:br/>
                <w:t>Xuất Biểu Mẫu Đa Định Dạng</w:t>
              </w:r>
              <w:r w:rsidRPr="00B053AF">
                <w:rPr>
                  <w:color w:val="000000"/>
                  <w:sz w:val="22"/>
                  <w:szCs w:val="22"/>
                  <w:rPrChange w:id="35781" w:author="James Vu" w:date="2024-04-18T23:49:00Z">
                    <w:rPr>
                      <w:color w:val="000000"/>
                      <w:sz w:val="26"/>
                      <w:szCs w:val="26"/>
                    </w:rPr>
                  </w:rPrChange>
                </w:rPr>
                <w:br/>
                <w:t>Đồng Bộ Hóa Thông Tin vào Biểu Mẫu</w:t>
              </w:r>
              <w:r w:rsidRPr="00B053AF">
                <w:rPr>
                  <w:color w:val="000000"/>
                  <w:sz w:val="22"/>
                  <w:szCs w:val="22"/>
                  <w:rPrChange w:id="35782" w:author="James Vu" w:date="2024-04-18T23:49:00Z">
                    <w:rPr>
                      <w:color w:val="000000"/>
                      <w:sz w:val="26"/>
                      <w:szCs w:val="26"/>
                    </w:rPr>
                  </w:rPrChange>
                </w:rPr>
                <w:br/>
                <w:t>Tương Tác Người Dùng với Biểu Mẫu</w:t>
              </w:r>
              <w:r w:rsidRPr="00B053AF">
                <w:rPr>
                  <w:color w:val="000000"/>
                  <w:sz w:val="22"/>
                  <w:szCs w:val="22"/>
                  <w:rPrChange w:id="35783" w:author="James Vu" w:date="2024-04-18T23:49:00Z">
                    <w:rPr>
                      <w:color w:val="000000"/>
                      <w:sz w:val="26"/>
                      <w:szCs w:val="26"/>
                    </w:rPr>
                  </w:rPrChange>
                </w:rPr>
                <w:br/>
                <w:t>Báo cáo Và Thống Kê</w:t>
              </w:r>
              <w:r w:rsidRPr="00B053AF">
                <w:rPr>
                  <w:color w:val="000000"/>
                  <w:sz w:val="22"/>
                  <w:szCs w:val="22"/>
                  <w:rPrChange w:id="35784" w:author="James Vu" w:date="2024-04-18T23:49:00Z">
                    <w:rPr>
                      <w:color w:val="000000"/>
                      <w:sz w:val="26"/>
                      <w:szCs w:val="26"/>
                    </w:rPr>
                  </w:rPrChange>
                </w:rPr>
                <w:br/>
                <w:t xml:space="preserve">Ứng Dụng Di Động </w:t>
              </w:r>
              <w:r w:rsidRPr="00B053AF">
                <w:rPr>
                  <w:color w:val="000000"/>
                  <w:sz w:val="22"/>
                  <w:szCs w:val="22"/>
                  <w:rPrChange w:id="35785" w:author="James Vu" w:date="2024-04-18T23:49:00Z">
                    <w:rPr>
                      <w:color w:val="000000"/>
                      <w:sz w:val="26"/>
                      <w:szCs w:val="26"/>
                    </w:rPr>
                  </w:rPrChange>
                </w:rPr>
                <w:lastRenderedPageBreak/>
                <w:t>(Android Và iOS)</w:t>
              </w:r>
              <w:r w:rsidRPr="00B053AF">
                <w:rPr>
                  <w:color w:val="000000"/>
                  <w:sz w:val="22"/>
                  <w:szCs w:val="22"/>
                  <w:rPrChange w:id="35786" w:author="James Vu" w:date="2024-04-18T23:49:00Z">
                    <w:rPr>
                      <w:color w:val="000000"/>
                      <w:sz w:val="26"/>
                      <w:szCs w:val="26"/>
                    </w:rPr>
                  </w:rPrChange>
                </w:rPr>
                <w:br/>
                <w:t>Danh sách các giao diện thực hiện trên nền tảng Web Portal</w:t>
              </w:r>
            </w:ins>
          </w:p>
        </w:tc>
        <w:tc>
          <w:tcPr>
            <w:tcW w:w="888" w:type="dxa"/>
            <w:shd w:val="clear" w:color="auto" w:fill="auto"/>
            <w:vAlign w:val="center"/>
            <w:hideMark/>
            <w:tcPrChange w:id="35787"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4E41608A" w14:textId="77777777" w:rsidR="001F08AC" w:rsidRPr="00B053AF" w:rsidRDefault="001F08AC">
            <w:pPr>
              <w:jc w:val="center"/>
              <w:rPr>
                <w:ins w:id="35788" w:author="James Vu" w:date="2024-04-18T23:36:00Z"/>
                <w:color w:val="000000"/>
                <w:sz w:val="22"/>
                <w:szCs w:val="22"/>
                <w:rPrChange w:id="35789" w:author="James Vu" w:date="2024-04-18T23:49:00Z">
                  <w:rPr>
                    <w:ins w:id="35790" w:author="James Vu" w:date="2024-04-18T23:36:00Z"/>
                    <w:color w:val="000000"/>
                    <w:sz w:val="26"/>
                    <w:szCs w:val="26"/>
                  </w:rPr>
                </w:rPrChange>
              </w:rPr>
            </w:pPr>
            <w:ins w:id="35791" w:author="James Vu" w:date="2024-04-18T23:36:00Z">
              <w:r w:rsidRPr="00B053AF">
                <w:rPr>
                  <w:color w:val="000000"/>
                  <w:sz w:val="22"/>
                  <w:szCs w:val="22"/>
                  <w:rPrChange w:id="35792" w:author="James Vu" w:date="2024-04-18T23:49:00Z">
                    <w:rPr>
                      <w:color w:val="000000"/>
                      <w:sz w:val="26"/>
                      <w:szCs w:val="26"/>
                    </w:rPr>
                  </w:rPrChange>
                </w:rPr>
                <w:lastRenderedPageBreak/>
                <w:t>Gói phần mềm</w:t>
              </w:r>
            </w:ins>
          </w:p>
        </w:tc>
        <w:tc>
          <w:tcPr>
            <w:tcW w:w="997" w:type="dxa"/>
            <w:shd w:val="clear" w:color="auto" w:fill="auto"/>
            <w:vAlign w:val="center"/>
            <w:hideMark/>
            <w:tcPrChange w:id="35793"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3D2174DC" w14:textId="77777777" w:rsidR="001F08AC" w:rsidRPr="00B053AF" w:rsidRDefault="001F08AC">
            <w:pPr>
              <w:jc w:val="center"/>
              <w:rPr>
                <w:ins w:id="35794" w:author="James Vu" w:date="2024-04-18T23:36:00Z"/>
                <w:color w:val="000000"/>
                <w:sz w:val="22"/>
                <w:szCs w:val="22"/>
                <w:rPrChange w:id="35795" w:author="James Vu" w:date="2024-04-18T23:49:00Z">
                  <w:rPr>
                    <w:ins w:id="35796" w:author="James Vu" w:date="2024-04-18T23:36:00Z"/>
                    <w:color w:val="000000"/>
                    <w:sz w:val="26"/>
                    <w:szCs w:val="26"/>
                  </w:rPr>
                </w:rPrChange>
              </w:rPr>
            </w:pPr>
            <w:ins w:id="35797" w:author="James Vu" w:date="2024-04-18T23:36:00Z">
              <w:r w:rsidRPr="00B053AF">
                <w:rPr>
                  <w:color w:val="000000"/>
                  <w:sz w:val="22"/>
                  <w:szCs w:val="22"/>
                  <w:rPrChange w:id="35798" w:author="James Vu" w:date="2024-04-18T23:49:00Z">
                    <w:rPr>
                      <w:color w:val="000000"/>
                      <w:sz w:val="26"/>
                      <w:szCs w:val="26"/>
                    </w:rPr>
                  </w:rPrChange>
                </w:rPr>
                <w:t>1</w:t>
              </w:r>
            </w:ins>
          </w:p>
        </w:tc>
        <w:tc>
          <w:tcPr>
            <w:tcW w:w="1290" w:type="dxa"/>
            <w:shd w:val="clear" w:color="auto" w:fill="auto"/>
            <w:vAlign w:val="center"/>
            <w:hideMark/>
            <w:tcPrChange w:id="35799"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478CF6E2" w14:textId="77777777" w:rsidR="001F08AC" w:rsidRPr="00B053AF" w:rsidRDefault="001F08AC">
            <w:pPr>
              <w:jc w:val="center"/>
              <w:rPr>
                <w:ins w:id="35800" w:author="James Vu" w:date="2024-04-18T23:36:00Z"/>
                <w:color w:val="000000"/>
                <w:sz w:val="22"/>
                <w:szCs w:val="22"/>
                <w:rPrChange w:id="35801" w:author="James Vu" w:date="2024-04-18T23:49:00Z">
                  <w:rPr>
                    <w:ins w:id="35802" w:author="James Vu" w:date="2024-04-18T23:36:00Z"/>
                    <w:color w:val="000000"/>
                    <w:sz w:val="26"/>
                    <w:szCs w:val="26"/>
                  </w:rPr>
                </w:rPrChange>
              </w:rPr>
            </w:pPr>
            <w:ins w:id="35803" w:author="James Vu" w:date="2024-04-18T23:36:00Z">
              <w:r w:rsidRPr="00B053AF">
                <w:rPr>
                  <w:color w:val="000000"/>
                  <w:sz w:val="22"/>
                  <w:szCs w:val="22"/>
                  <w:rPrChange w:id="35804" w:author="James Vu" w:date="2024-04-18T23:49:00Z">
                    <w:rPr>
                      <w:color w:val="000000"/>
                      <w:sz w:val="26"/>
                      <w:szCs w:val="26"/>
                    </w:rPr>
                  </w:rPrChange>
                </w:rPr>
                <w:t>1.341.000.000</w:t>
              </w:r>
            </w:ins>
          </w:p>
        </w:tc>
        <w:tc>
          <w:tcPr>
            <w:tcW w:w="2079" w:type="dxa"/>
            <w:shd w:val="clear" w:color="auto" w:fill="auto"/>
            <w:vAlign w:val="center"/>
            <w:hideMark/>
            <w:tcPrChange w:id="35805"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05E82993" w14:textId="77777777" w:rsidR="001F08AC" w:rsidRPr="00B053AF" w:rsidRDefault="001F08AC">
            <w:pPr>
              <w:jc w:val="center"/>
              <w:rPr>
                <w:ins w:id="35806" w:author="James Vu" w:date="2024-04-18T23:36:00Z"/>
                <w:color w:val="000000"/>
                <w:sz w:val="22"/>
                <w:szCs w:val="22"/>
                <w:rPrChange w:id="35807" w:author="James Vu" w:date="2024-04-18T23:49:00Z">
                  <w:rPr>
                    <w:ins w:id="35808" w:author="James Vu" w:date="2024-04-18T23:36:00Z"/>
                    <w:color w:val="000000"/>
                    <w:sz w:val="26"/>
                    <w:szCs w:val="26"/>
                  </w:rPr>
                </w:rPrChange>
              </w:rPr>
            </w:pPr>
            <w:ins w:id="35809" w:author="James Vu" w:date="2024-04-18T23:36:00Z">
              <w:r w:rsidRPr="00B053AF">
                <w:rPr>
                  <w:color w:val="000000"/>
                  <w:sz w:val="22"/>
                  <w:szCs w:val="22"/>
                  <w:rPrChange w:id="35810" w:author="James Vu" w:date="2024-04-18T23:49:00Z">
                    <w:rPr>
                      <w:color w:val="000000"/>
                      <w:sz w:val="26"/>
                      <w:szCs w:val="26"/>
                    </w:rPr>
                  </w:rPrChange>
                </w:rPr>
                <w:t>1.341.000.000</w:t>
              </w:r>
            </w:ins>
          </w:p>
        </w:tc>
        <w:tc>
          <w:tcPr>
            <w:tcW w:w="1416" w:type="dxa"/>
            <w:shd w:val="clear" w:color="auto" w:fill="auto"/>
            <w:vAlign w:val="center"/>
            <w:hideMark/>
            <w:tcPrChange w:id="35811"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368FAE57" w14:textId="77777777" w:rsidR="001F08AC" w:rsidRPr="00B053AF" w:rsidRDefault="001F08AC">
            <w:pPr>
              <w:jc w:val="center"/>
              <w:rPr>
                <w:ins w:id="35812" w:author="James Vu" w:date="2024-04-18T23:36:00Z"/>
                <w:color w:val="000000"/>
                <w:sz w:val="22"/>
                <w:szCs w:val="22"/>
                <w:rPrChange w:id="35813" w:author="James Vu" w:date="2024-04-18T23:49:00Z">
                  <w:rPr>
                    <w:ins w:id="35814" w:author="James Vu" w:date="2024-04-18T23:36:00Z"/>
                    <w:color w:val="000000"/>
                    <w:sz w:val="26"/>
                    <w:szCs w:val="26"/>
                  </w:rPr>
                </w:rPrChange>
              </w:rPr>
            </w:pPr>
            <w:ins w:id="35815" w:author="James Vu" w:date="2024-04-18T23:36:00Z">
              <w:r w:rsidRPr="00B053AF">
                <w:rPr>
                  <w:color w:val="000000"/>
                  <w:sz w:val="22"/>
                  <w:szCs w:val="22"/>
                  <w:rPrChange w:id="35816" w:author="James Vu" w:date="2024-04-18T23:49:00Z">
                    <w:rPr>
                      <w:color w:val="000000"/>
                      <w:sz w:val="26"/>
                      <w:szCs w:val="26"/>
                    </w:rPr>
                  </w:rPrChange>
                </w:rPr>
                <w:t>0</w:t>
              </w:r>
            </w:ins>
          </w:p>
        </w:tc>
        <w:tc>
          <w:tcPr>
            <w:tcW w:w="1715" w:type="dxa"/>
            <w:shd w:val="clear" w:color="auto" w:fill="auto"/>
            <w:vAlign w:val="center"/>
            <w:hideMark/>
            <w:tcPrChange w:id="35817"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41201373" w14:textId="77777777" w:rsidR="001F08AC" w:rsidRPr="00B053AF" w:rsidRDefault="001F08AC">
            <w:pPr>
              <w:jc w:val="center"/>
              <w:rPr>
                <w:ins w:id="35818" w:author="James Vu" w:date="2024-04-18T23:36:00Z"/>
                <w:color w:val="000000"/>
                <w:sz w:val="22"/>
                <w:szCs w:val="22"/>
                <w:rPrChange w:id="35819" w:author="James Vu" w:date="2024-04-18T23:49:00Z">
                  <w:rPr>
                    <w:ins w:id="35820" w:author="James Vu" w:date="2024-04-18T23:36:00Z"/>
                    <w:color w:val="000000"/>
                    <w:sz w:val="26"/>
                    <w:szCs w:val="26"/>
                  </w:rPr>
                </w:rPrChange>
              </w:rPr>
            </w:pPr>
            <w:ins w:id="35821" w:author="James Vu" w:date="2024-04-18T23:36:00Z">
              <w:r w:rsidRPr="00B053AF">
                <w:rPr>
                  <w:color w:val="000000"/>
                  <w:sz w:val="22"/>
                  <w:szCs w:val="22"/>
                  <w:rPrChange w:id="35822" w:author="James Vu" w:date="2024-04-18T23:49:00Z">
                    <w:rPr>
                      <w:color w:val="000000"/>
                      <w:sz w:val="26"/>
                      <w:szCs w:val="26"/>
                    </w:rPr>
                  </w:rPrChange>
                </w:rPr>
                <w:t>1.341.000.000</w:t>
              </w:r>
            </w:ins>
          </w:p>
        </w:tc>
        <w:tc>
          <w:tcPr>
            <w:tcW w:w="1589" w:type="dxa"/>
            <w:shd w:val="clear" w:color="auto" w:fill="auto"/>
            <w:vAlign w:val="center"/>
            <w:hideMark/>
            <w:tcPrChange w:id="35823"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06970670" w14:textId="77777777" w:rsidR="001F08AC" w:rsidRPr="00B053AF" w:rsidRDefault="001F08AC">
            <w:pPr>
              <w:rPr>
                <w:ins w:id="35824" w:author="James Vu" w:date="2024-04-18T23:36:00Z"/>
                <w:color w:val="000000"/>
                <w:sz w:val="22"/>
                <w:szCs w:val="22"/>
                <w:rPrChange w:id="35825" w:author="James Vu" w:date="2024-04-18T23:49:00Z">
                  <w:rPr>
                    <w:ins w:id="35826" w:author="James Vu" w:date="2024-04-18T23:36:00Z"/>
                    <w:color w:val="000000"/>
                    <w:sz w:val="26"/>
                    <w:szCs w:val="26"/>
                  </w:rPr>
                </w:rPrChange>
              </w:rPr>
            </w:pPr>
            <w:ins w:id="35827" w:author="James Vu" w:date="2024-04-18T23:36:00Z">
              <w:r w:rsidRPr="00B053AF">
                <w:rPr>
                  <w:color w:val="000000"/>
                  <w:sz w:val="22"/>
                  <w:szCs w:val="22"/>
                  <w:rPrChange w:id="35828" w:author="James Vu" w:date="2024-04-18T23:49:00Z">
                    <w:rPr>
                      <w:color w:val="000000"/>
                      <w:sz w:val="26"/>
                      <w:szCs w:val="26"/>
                    </w:rPr>
                  </w:rPrChange>
                </w:rPr>
                <w:t>Báo giá dự toán và triển khai thực hiện theo CV 2589/BTTTT-ƯDCNTT (Hướng dẫn xác định chi phí phát triển, nâng cấp phần mềm nội bộ)</w:t>
              </w:r>
            </w:ins>
          </w:p>
        </w:tc>
      </w:tr>
      <w:tr w:rsidR="001F08AC" w:rsidRPr="00B053AF" w14:paraId="12015554" w14:textId="77777777" w:rsidTr="003C02FF">
        <w:trPr>
          <w:trHeight w:val="20"/>
          <w:ins w:id="35829" w:author="James Vu" w:date="2024-04-18T23:36:00Z"/>
          <w:trPrChange w:id="35830" w:author="James Vu" w:date="2024-04-19T00:26:00Z">
            <w:trPr>
              <w:trHeight w:val="20"/>
            </w:trPr>
          </w:trPrChange>
        </w:trPr>
        <w:tc>
          <w:tcPr>
            <w:tcW w:w="697" w:type="dxa"/>
            <w:shd w:val="clear" w:color="auto" w:fill="auto"/>
            <w:vAlign w:val="center"/>
            <w:hideMark/>
            <w:tcPrChange w:id="35831" w:author="James Vu" w:date="2024-04-19T00:26:00Z">
              <w:tcPr>
                <w:tcW w:w="697" w:type="dxa"/>
                <w:tcBorders>
                  <w:top w:val="nil"/>
                  <w:left w:val="single" w:sz="4" w:space="0" w:color="auto"/>
                  <w:bottom w:val="single" w:sz="4" w:space="0" w:color="auto"/>
                  <w:right w:val="single" w:sz="4" w:space="0" w:color="auto"/>
                </w:tcBorders>
                <w:shd w:val="clear" w:color="000000" w:fill="C4D79B"/>
                <w:vAlign w:val="center"/>
                <w:hideMark/>
              </w:tcPr>
            </w:tcPrChange>
          </w:tcPr>
          <w:p w14:paraId="78CBBA9A" w14:textId="77777777" w:rsidR="001F08AC" w:rsidRPr="00B053AF" w:rsidRDefault="001F08AC">
            <w:pPr>
              <w:jc w:val="center"/>
              <w:rPr>
                <w:ins w:id="35832" w:author="James Vu" w:date="2024-04-18T23:36:00Z"/>
                <w:b/>
                <w:bCs/>
                <w:color w:val="000000"/>
                <w:sz w:val="22"/>
                <w:szCs w:val="22"/>
                <w:rPrChange w:id="35833" w:author="James Vu" w:date="2024-04-18T23:49:00Z">
                  <w:rPr>
                    <w:ins w:id="35834" w:author="James Vu" w:date="2024-04-18T23:36:00Z"/>
                    <w:b/>
                    <w:bCs/>
                    <w:color w:val="000000"/>
                    <w:sz w:val="26"/>
                    <w:szCs w:val="26"/>
                  </w:rPr>
                </w:rPrChange>
              </w:rPr>
            </w:pPr>
            <w:ins w:id="35835" w:author="James Vu" w:date="2024-04-18T23:36:00Z">
              <w:r w:rsidRPr="00B053AF">
                <w:rPr>
                  <w:b/>
                  <w:bCs/>
                  <w:color w:val="000000"/>
                  <w:sz w:val="22"/>
                  <w:szCs w:val="22"/>
                  <w:rPrChange w:id="35836" w:author="James Vu" w:date="2024-04-18T23:49:00Z">
                    <w:rPr>
                      <w:b/>
                      <w:bCs/>
                      <w:color w:val="000000"/>
                      <w:sz w:val="26"/>
                      <w:szCs w:val="26"/>
                    </w:rPr>
                  </w:rPrChange>
                </w:rPr>
                <w:lastRenderedPageBreak/>
                <w:t> </w:t>
              </w:r>
            </w:ins>
          </w:p>
        </w:tc>
        <w:tc>
          <w:tcPr>
            <w:tcW w:w="1804" w:type="dxa"/>
            <w:shd w:val="clear" w:color="auto" w:fill="auto"/>
            <w:vAlign w:val="center"/>
            <w:hideMark/>
            <w:tcPrChange w:id="35837" w:author="James Vu" w:date="2024-04-19T00:26:00Z">
              <w:tcPr>
                <w:tcW w:w="1804" w:type="dxa"/>
                <w:tcBorders>
                  <w:top w:val="nil"/>
                  <w:left w:val="nil"/>
                  <w:bottom w:val="single" w:sz="4" w:space="0" w:color="auto"/>
                  <w:right w:val="single" w:sz="4" w:space="0" w:color="auto"/>
                </w:tcBorders>
                <w:shd w:val="clear" w:color="000000" w:fill="C4D79B"/>
                <w:vAlign w:val="center"/>
                <w:hideMark/>
              </w:tcPr>
            </w:tcPrChange>
          </w:tcPr>
          <w:p w14:paraId="3AC2A540" w14:textId="77777777" w:rsidR="001F08AC" w:rsidRPr="00B053AF" w:rsidRDefault="001F08AC">
            <w:pPr>
              <w:rPr>
                <w:ins w:id="35838" w:author="James Vu" w:date="2024-04-18T23:36:00Z"/>
                <w:b/>
                <w:bCs/>
                <w:color w:val="000000"/>
                <w:sz w:val="22"/>
                <w:szCs w:val="22"/>
                <w:rPrChange w:id="35839" w:author="James Vu" w:date="2024-04-18T23:49:00Z">
                  <w:rPr>
                    <w:ins w:id="35840" w:author="James Vu" w:date="2024-04-18T23:36:00Z"/>
                    <w:b/>
                    <w:bCs/>
                    <w:color w:val="000000"/>
                    <w:sz w:val="26"/>
                    <w:szCs w:val="26"/>
                  </w:rPr>
                </w:rPrChange>
              </w:rPr>
            </w:pPr>
            <w:ins w:id="35841" w:author="James Vu" w:date="2024-04-18T23:36:00Z">
              <w:r w:rsidRPr="00B053AF">
                <w:rPr>
                  <w:b/>
                  <w:bCs/>
                  <w:color w:val="000000"/>
                  <w:sz w:val="22"/>
                  <w:szCs w:val="22"/>
                  <w:rPrChange w:id="35842" w:author="James Vu" w:date="2024-04-18T23:49:00Z">
                    <w:rPr>
                      <w:b/>
                      <w:bCs/>
                      <w:color w:val="000000"/>
                      <w:sz w:val="26"/>
                      <w:szCs w:val="26"/>
                    </w:rPr>
                  </w:rPrChange>
                </w:rPr>
                <w:t>Tổng Cộng</w:t>
              </w:r>
            </w:ins>
          </w:p>
        </w:tc>
        <w:tc>
          <w:tcPr>
            <w:tcW w:w="1974" w:type="dxa"/>
            <w:shd w:val="clear" w:color="auto" w:fill="auto"/>
            <w:vAlign w:val="center"/>
            <w:hideMark/>
            <w:tcPrChange w:id="35843" w:author="James Vu" w:date="2024-04-19T00:26:00Z">
              <w:tcPr>
                <w:tcW w:w="1974" w:type="dxa"/>
                <w:tcBorders>
                  <w:top w:val="nil"/>
                  <w:left w:val="nil"/>
                  <w:bottom w:val="single" w:sz="4" w:space="0" w:color="auto"/>
                  <w:right w:val="single" w:sz="4" w:space="0" w:color="auto"/>
                </w:tcBorders>
                <w:shd w:val="clear" w:color="000000" w:fill="C4D79B"/>
                <w:vAlign w:val="center"/>
                <w:hideMark/>
              </w:tcPr>
            </w:tcPrChange>
          </w:tcPr>
          <w:p w14:paraId="584A531A" w14:textId="77777777" w:rsidR="001F08AC" w:rsidRPr="00B053AF" w:rsidRDefault="001F08AC">
            <w:pPr>
              <w:rPr>
                <w:ins w:id="35844" w:author="James Vu" w:date="2024-04-18T23:36:00Z"/>
                <w:b/>
                <w:bCs/>
                <w:color w:val="000000"/>
                <w:sz w:val="22"/>
                <w:szCs w:val="22"/>
                <w:rPrChange w:id="35845" w:author="James Vu" w:date="2024-04-18T23:49:00Z">
                  <w:rPr>
                    <w:ins w:id="35846" w:author="James Vu" w:date="2024-04-18T23:36:00Z"/>
                    <w:b/>
                    <w:bCs/>
                    <w:color w:val="000000"/>
                    <w:sz w:val="26"/>
                    <w:szCs w:val="26"/>
                  </w:rPr>
                </w:rPrChange>
              </w:rPr>
            </w:pPr>
            <w:ins w:id="35847" w:author="James Vu" w:date="2024-04-18T23:36:00Z">
              <w:r w:rsidRPr="00B053AF">
                <w:rPr>
                  <w:b/>
                  <w:bCs/>
                  <w:color w:val="000000"/>
                  <w:sz w:val="22"/>
                  <w:szCs w:val="22"/>
                  <w:rPrChange w:id="35848" w:author="James Vu" w:date="2024-04-18T23:49:00Z">
                    <w:rPr>
                      <w:b/>
                      <w:bCs/>
                      <w:color w:val="000000"/>
                      <w:sz w:val="26"/>
                      <w:szCs w:val="26"/>
                    </w:rPr>
                  </w:rPrChange>
                </w:rPr>
                <w:t> </w:t>
              </w:r>
            </w:ins>
          </w:p>
        </w:tc>
        <w:tc>
          <w:tcPr>
            <w:tcW w:w="888" w:type="dxa"/>
            <w:shd w:val="clear" w:color="auto" w:fill="auto"/>
            <w:vAlign w:val="center"/>
            <w:hideMark/>
            <w:tcPrChange w:id="35849" w:author="James Vu" w:date="2024-04-19T00:26:00Z">
              <w:tcPr>
                <w:tcW w:w="888" w:type="dxa"/>
                <w:tcBorders>
                  <w:top w:val="nil"/>
                  <w:left w:val="nil"/>
                  <w:bottom w:val="single" w:sz="4" w:space="0" w:color="auto"/>
                  <w:right w:val="single" w:sz="4" w:space="0" w:color="auto"/>
                </w:tcBorders>
                <w:shd w:val="clear" w:color="000000" w:fill="C4D79B"/>
                <w:vAlign w:val="center"/>
                <w:hideMark/>
              </w:tcPr>
            </w:tcPrChange>
          </w:tcPr>
          <w:p w14:paraId="3662F7E5" w14:textId="77777777" w:rsidR="001F08AC" w:rsidRPr="00B053AF" w:rsidRDefault="001F08AC">
            <w:pPr>
              <w:jc w:val="center"/>
              <w:rPr>
                <w:ins w:id="35850" w:author="James Vu" w:date="2024-04-18T23:36:00Z"/>
                <w:b/>
                <w:bCs/>
                <w:color w:val="000000"/>
                <w:sz w:val="22"/>
                <w:szCs w:val="22"/>
                <w:rPrChange w:id="35851" w:author="James Vu" w:date="2024-04-18T23:49:00Z">
                  <w:rPr>
                    <w:ins w:id="35852" w:author="James Vu" w:date="2024-04-18T23:36:00Z"/>
                    <w:b/>
                    <w:bCs/>
                    <w:color w:val="000000"/>
                    <w:sz w:val="26"/>
                    <w:szCs w:val="26"/>
                  </w:rPr>
                </w:rPrChange>
              </w:rPr>
            </w:pPr>
            <w:ins w:id="35853" w:author="James Vu" w:date="2024-04-18T23:36:00Z">
              <w:r w:rsidRPr="00B053AF">
                <w:rPr>
                  <w:b/>
                  <w:bCs/>
                  <w:color w:val="000000"/>
                  <w:sz w:val="22"/>
                  <w:szCs w:val="22"/>
                  <w:rPrChange w:id="35854" w:author="James Vu" w:date="2024-04-18T23:49:00Z">
                    <w:rPr>
                      <w:b/>
                      <w:bCs/>
                      <w:color w:val="000000"/>
                      <w:sz w:val="26"/>
                      <w:szCs w:val="26"/>
                    </w:rPr>
                  </w:rPrChange>
                </w:rPr>
                <w:t> </w:t>
              </w:r>
            </w:ins>
          </w:p>
        </w:tc>
        <w:tc>
          <w:tcPr>
            <w:tcW w:w="997" w:type="dxa"/>
            <w:shd w:val="clear" w:color="auto" w:fill="auto"/>
            <w:vAlign w:val="center"/>
            <w:hideMark/>
            <w:tcPrChange w:id="35855" w:author="James Vu" w:date="2024-04-19T00:26:00Z">
              <w:tcPr>
                <w:tcW w:w="997" w:type="dxa"/>
                <w:tcBorders>
                  <w:top w:val="nil"/>
                  <w:left w:val="nil"/>
                  <w:bottom w:val="single" w:sz="4" w:space="0" w:color="auto"/>
                  <w:right w:val="single" w:sz="4" w:space="0" w:color="auto"/>
                </w:tcBorders>
                <w:shd w:val="clear" w:color="000000" w:fill="C4D79B"/>
                <w:vAlign w:val="center"/>
                <w:hideMark/>
              </w:tcPr>
            </w:tcPrChange>
          </w:tcPr>
          <w:p w14:paraId="0DCCD1CE" w14:textId="77777777" w:rsidR="001F08AC" w:rsidRPr="00B053AF" w:rsidRDefault="001F08AC">
            <w:pPr>
              <w:jc w:val="center"/>
              <w:rPr>
                <w:ins w:id="35856" w:author="James Vu" w:date="2024-04-18T23:36:00Z"/>
                <w:b/>
                <w:bCs/>
                <w:color w:val="000000"/>
                <w:sz w:val="22"/>
                <w:szCs w:val="22"/>
                <w:rPrChange w:id="35857" w:author="James Vu" w:date="2024-04-18T23:49:00Z">
                  <w:rPr>
                    <w:ins w:id="35858" w:author="James Vu" w:date="2024-04-18T23:36:00Z"/>
                    <w:b/>
                    <w:bCs/>
                    <w:color w:val="000000"/>
                    <w:sz w:val="26"/>
                    <w:szCs w:val="26"/>
                  </w:rPr>
                </w:rPrChange>
              </w:rPr>
            </w:pPr>
            <w:ins w:id="35859" w:author="James Vu" w:date="2024-04-18T23:36:00Z">
              <w:r w:rsidRPr="00B053AF">
                <w:rPr>
                  <w:b/>
                  <w:bCs/>
                  <w:color w:val="000000"/>
                  <w:sz w:val="22"/>
                  <w:szCs w:val="22"/>
                  <w:rPrChange w:id="35860" w:author="James Vu" w:date="2024-04-18T23:49:00Z">
                    <w:rPr>
                      <w:b/>
                      <w:bCs/>
                      <w:color w:val="000000"/>
                      <w:sz w:val="26"/>
                      <w:szCs w:val="26"/>
                    </w:rPr>
                  </w:rPrChange>
                </w:rPr>
                <w:t> </w:t>
              </w:r>
            </w:ins>
          </w:p>
        </w:tc>
        <w:tc>
          <w:tcPr>
            <w:tcW w:w="1290" w:type="dxa"/>
            <w:shd w:val="clear" w:color="auto" w:fill="auto"/>
            <w:vAlign w:val="center"/>
            <w:hideMark/>
            <w:tcPrChange w:id="35861" w:author="James Vu" w:date="2024-04-19T00:26:00Z">
              <w:tcPr>
                <w:tcW w:w="1290" w:type="dxa"/>
                <w:gridSpan w:val="2"/>
                <w:tcBorders>
                  <w:top w:val="nil"/>
                  <w:left w:val="nil"/>
                  <w:bottom w:val="single" w:sz="4" w:space="0" w:color="auto"/>
                  <w:right w:val="single" w:sz="4" w:space="0" w:color="auto"/>
                </w:tcBorders>
                <w:shd w:val="clear" w:color="000000" w:fill="C4D79B"/>
                <w:vAlign w:val="center"/>
                <w:hideMark/>
              </w:tcPr>
            </w:tcPrChange>
          </w:tcPr>
          <w:p w14:paraId="05997580" w14:textId="77777777" w:rsidR="001F08AC" w:rsidRPr="00B053AF" w:rsidRDefault="001F08AC">
            <w:pPr>
              <w:jc w:val="center"/>
              <w:rPr>
                <w:ins w:id="35862" w:author="James Vu" w:date="2024-04-18T23:36:00Z"/>
                <w:b/>
                <w:bCs/>
                <w:color w:val="000000"/>
                <w:sz w:val="22"/>
                <w:szCs w:val="22"/>
                <w:rPrChange w:id="35863" w:author="James Vu" w:date="2024-04-18T23:49:00Z">
                  <w:rPr>
                    <w:ins w:id="35864" w:author="James Vu" w:date="2024-04-18T23:36:00Z"/>
                    <w:b/>
                    <w:bCs/>
                    <w:color w:val="000000"/>
                    <w:sz w:val="26"/>
                    <w:szCs w:val="26"/>
                  </w:rPr>
                </w:rPrChange>
              </w:rPr>
            </w:pPr>
            <w:ins w:id="35865" w:author="James Vu" w:date="2024-04-18T23:36:00Z">
              <w:r w:rsidRPr="00B053AF">
                <w:rPr>
                  <w:b/>
                  <w:bCs/>
                  <w:color w:val="000000"/>
                  <w:sz w:val="22"/>
                  <w:szCs w:val="22"/>
                  <w:rPrChange w:id="35866" w:author="James Vu" w:date="2024-04-18T23:49:00Z">
                    <w:rPr>
                      <w:b/>
                      <w:bCs/>
                      <w:color w:val="000000"/>
                      <w:sz w:val="26"/>
                      <w:szCs w:val="26"/>
                    </w:rPr>
                  </w:rPrChange>
                </w:rPr>
                <w:t> </w:t>
              </w:r>
            </w:ins>
          </w:p>
        </w:tc>
        <w:tc>
          <w:tcPr>
            <w:tcW w:w="2079" w:type="dxa"/>
            <w:shd w:val="clear" w:color="auto" w:fill="auto"/>
            <w:vAlign w:val="center"/>
            <w:hideMark/>
            <w:tcPrChange w:id="35867" w:author="James Vu" w:date="2024-04-19T00:26:00Z">
              <w:tcPr>
                <w:tcW w:w="2079" w:type="dxa"/>
                <w:tcBorders>
                  <w:top w:val="nil"/>
                  <w:left w:val="nil"/>
                  <w:bottom w:val="single" w:sz="4" w:space="0" w:color="auto"/>
                  <w:right w:val="single" w:sz="4" w:space="0" w:color="auto"/>
                </w:tcBorders>
                <w:shd w:val="clear" w:color="000000" w:fill="C4D79B"/>
                <w:vAlign w:val="center"/>
                <w:hideMark/>
              </w:tcPr>
            </w:tcPrChange>
          </w:tcPr>
          <w:p w14:paraId="6B3D62AC" w14:textId="77777777" w:rsidR="001F08AC" w:rsidRPr="00B053AF" w:rsidRDefault="001F08AC">
            <w:pPr>
              <w:jc w:val="center"/>
              <w:rPr>
                <w:ins w:id="35868" w:author="James Vu" w:date="2024-04-18T23:36:00Z"/>
                <w:b/>
                <w:bCs/>
                <w:color w:val="000000"/>
                <w:sz w:val="22"/>
                <w:szCs w:val="22"/>
                <w:rPrChange w:id="35869" w:author="James Vu" w:date="2024-04-18T23:49:00Z">
                  <w:rPr>
                    <w:ins w:id="35870" w:author="James Vu" w:date="2024-04-18T23:36:00Z"/>
                    <w:b/>
                    <w:bCs/>
                    <w:color w:val="000000"/>
                    <w:sz w:val="26"/>
                    <w:szCs w:val="26"/>
                  </w:rPr>
                </w:rPrChange>
              </w:rPr>
            </w:pPr>
            <w:ins w:id="35871" w:author="James Vu" w:date="2024-04-18T23:36:00Z">
              <w:r w:rsidRPr="00B053AF">
                <w:rPr>
                  <w:b/>
                  <w:bCs/>
                  <w:color w:val="000000"/>
                  <w:sz w:val="22"/>
                  <w:szCs w:val="22"/>
                  <w:rPrChange w:id="35872" w:author="James Vu" w:date="2024-04-18T23:49:00Z">
                    <w:rPr>
                      <w:b/>
                      <w:bCs/>
                      <w:color w:val="000000"/>
                      <w:sz w:val="26"/>
                      <w:szCs w:val="26"/>
                    </w:rPr>
                  </w:rPrChange>
                </w:rPr>
                <w:t>1.791.000.000</w:t>
              </w:r>
            </w:ins>
          </w:p>
        </w:tc>
        <w:tc>
          <w:tcPr>
            <w:tcW w:w="1416" w:type="dxa"/>
            <w:shd w:val="clear" w:color="auto" w:fill="auto"/>
            <w:vAlign w:val="center"/>
            <w:hideMark/>
            <w:tcPrChange w:id="35873" w:author="James Vu" w:date="2024-04-19T00:26:00Z">
              <w:tcPr>
                <w:tcW w:w="1416" w:type="dxa"/>
                <w:gridSpan w:val="2"/>
                <w:tcBorders>
                  <w:top w:val="nil"/>
                  <w:left w:val="nil"/>
                  <w:bottom w:val="single" w:sz="4" w:space="0" w:color="auto"/>
                  <w:right w:val="single" w:sz="4" w:space="0" w:color="auto"/>
                </w:tcBorders>
                <w:shd w:val="clear" w:color="000000" w:fill="C4D79B"/>
                <w:vAlign w:val="center"/>
                <w:hideMark/>
              </w:tcPr>
            </w:tcPrChange>
          </w:tcPr>
          <w:p w14:paraId="2CFF6303" w14:textId="77777777" w:rsidR="001F08AC" w:rsidRPr="00B053AF" w:rsidRDefault="001F08AC">
            <w:pPr>
              <w:jc w:val="center"/>
              <w:rPr>
                <w:ins w:id="35874" w:author="James Vu" w:date="2024-04-18T23:36:00Z"/>
                <w:b/>
                <w:bCs/>
                <w:color w:val="000000"/>
                <w:sz w:val="22"/>
                <w:szCs w:val="22"/>
                <w:rPrChange w:id="35875" w:author="James Vu" w:date="2024-04-18T23:49:00Z">
                  <w:rPr>
                    <w:ins w:id="35876" w:author="James Vu" w:date="2024-04-18T23:36:00Z"/>
                    <w:b/>
                    <w:bCs/>
                    <w:color w:val="000000"/>
                    <w:sz w:val="26"/>
                    <w:szCs w:val="26"/>
                  </w:rPr>
                </w:rPrChange>
              </w:rPr>
            </w:pPr>
            <w:ins w:id="35877" w:author="James Vu" w:date="2024-04-18T23:36:00Z">
              <w:r w:rsidRPr="00B053AF">
                <w:rPr>
                  <w:b/>
                  <w:bCs/>
                  <w:color w:val="000000"/>
                  <w:sz w:val="22"/>
                  <w:szCs w:val="22"/>
                  <w:rPrChange w:id="35878" w:author="James Vu" w:date="2024-04-18T23:49:00Z">
                    <w:rPr>
                      <w:b/>
                      <w:bCs/>
                      <w:color w:val="000000"/>
                      <w:sz w:val="26"/>
                      <w:szCs w:val="26"/>
                    </w:rPr>
                  </w:rPrChange>
                </w:rPr>
                <w:t>45.000.000</w:t>
              </w:r>
            </w:ins>
          </w:p>
        </w:tc>
        <w:tc>
          <w:tcPr>
            <w:tcW w:w="1715" w:type="dxa"/>
            <w:shd w:val="clear" w:color="auto" w:fill="auto"/>
            <w:vAlign w:val="center"/>
            <w:hideMark/>
            <w:tcPrChange w:id="35879" w:author="James Vu" w:date="2024-04-19T00:26:00Z">
              <w:tcPr>
                <w:tcW w:w="1715" w:type="dxa"/>
                <w:gridSpan w:val="2"/>
                <w:tcBorders>
                  <w:top w:val="nil"/>
                  <w:left w:val="nil"/>
                  <w:bottom w:val="single" w:sz="4" w:space="0" w:color="auto"/>
                  <w:right w:val="single" w:sz="4" w:space="0" w:color="auto"/>
                </w:tcBorders>
                <w:shd w:val="clear" w:color="000000" w:fill="C4D79B"/>
                <w:vAlign w:val="center"/>
                <w:hideMark/>
              </w:tcPr>
            </w:tcPrChange>
          </w:tcPr>
          <w:p w14:paraId="5C862D99" w14:textId="77777777" w:rsidR="001F08AC" w:rsidRPr="00B053AF" w:rsidRDefault="001F08AC">
            <w:pPr>
              <w:jc w:val="center"/>
              <w:rPr>
                <w:ins w:id="35880" w:author="James Vu" w:date="2024-04-18T23:36:00Z"/>
                <w:b/>
                <w:bCs/>
                <w:color w:val="000000"/>
                <w:sz w:val="22"/>
                <w:szCs w:val="22"/>
                <w:rPrChange w:id="35881" w:author="James Vu" w:date="2024-04-18T23:49:00Z">
                  <w:rPr>
                    <w:ins w:id="35882" w:author="James Vu" w:date="2024-04-18T23:36:00Z"/>
                    <w:b/>
                    <w:bCs/>
                    <w:color w:val="000000"/>
                    <w:sz w:val="26"/>
                    <w:szCs w:val="26"/>
                  </w:rPr>
                </w:rPrChange>
              </w:rPr>
            </w:pPr>
            <w:ins w:id="35883" w:author="James Vu" w:date="2024-04-18T23:36:00Z">
              <w:r w:rsidRPr="00B053AF">
                <w:rPr>
                  <w:b/>
                  <w:bCs/>
                  <w:color w:val="000000"/>
                  <w:sz w:val="22"/>
                  <w:szCs w:val="22"/>
                  <w:rPrChange w:id="35884" w:author="James Vu" w:date="2024-04-18T23:49:00Z">
                    <w:rPr>
                      <w:b/>
                      <w:bCs/>
                      <w:color w:val="000000"/>
                      <w:sz w:val="26"/>
                      <w:szCs w:val="26"/>
                    </w:rPr>
                  </w:rPrChange>
                </w:rPr>
                <w:t>1.836.000.000</w:t>
              </w:r>
            </w:ins>
          </w:p>
        </w:tc>
        <w:tc>
          <w:tcPr>
            <w:tcW w:w="1589" w:type="dxa"/>
            <w:shd w:val="clear" w:color="auto" w:fill="auto"/>
            <w:vAlign w:val="center"/>
            <w:hideMark/>
            <w:tcPrChange w:id="35885" w:author="James Vu" w:date="2024-04-19T00:26:00Z">
              <w:tcPr>
                <w:tcW w:w="1589" w:type="dxa"/>
                <w:gridSpan w:val="2"/>
                <w:tcBorders>
                  <w:top w:val="nil"/>
                  <w:left w:val="nil"/>
                  <w:bottom w:val="single" w:sz="4" w:space="0" w:color="auto"/>
                  <w:right w:val="single" w:sz="4" w:space="0" w:color="auto"/>
                </w:tcBorders>
                <w:shd w:val="clear" w:color="000000" w:fill="C4D79B"/>
                <w:vAlign w:val="center"/>
                <w:hideMark/>
              </w:tcPr>
            </w:tcPrChange>
          </w:tcPr>
          <w:p w14:paraId="229039AD" w14:textId="77777777" w:rsidR="001F08AC" w:rsidRPr="00B053AF" w:rsidRDefault="001F08AC">
            <w:pPr>
              <w:rPr>
                <w:ins w:id="35886" w:author="James Vu" w:date="2024-04-18T23:36:00Z"/>
                <w:b/>
                <w:bCs/>
                <w:color w:val="000000"/>
                <w:sz w:val="22"/>
                <w:szCs w:val="22"/>
                <w:rPrChange w:id="35887" w:author="James Vu" w:date="2024-04-18T23:49:00Z">
                  <w:rPr>
                    <w:ins w:id="35888" w:author="James Vu" w:date="2024-04-18T23:36:00Z"/>
                    <w:b/>
                    <w:bCs/>
                    <w:color w:val="000000"/>
                    <w:sz w:val="26"/>
                    <w:szCs w:val="26"/>
                  </w:rPr>
                </w:rPrChange>
              </w:rPr>
            </w:pPr>
            <w:ins w:id="35889" w:author="James Vu" w:date="2024-04-18T23:36:00Z">
              <w:r w:rsidRPr="00B053AF">
                <w:rPr>
                  <w:b/>
                  <w:bCs/>
                  <w:color w:val="000000"/>
                  <w:sz w:val="22"/>
                  <w:szCs w:val="22"/>
                  <w:rPrChange w:id="35890" w:author="James Vu" w:date="2024-04-18T23:49:00Z">
                    <w:rPr>
                      <w:b/>
                      <w:bCs/>
                      <w:color w:val="000000"/>
                      <w:sz w:val="26"/>
                      <w:szCs w:val="26"/>
                    </w:rPr>
                  </w:rPrChange>
                </w:rPr>
                <w:t> </w:t>
              </w:r>
            </w:ins>
          </w:p>
        </w:tc>
      </w:tr>
      <w:tr w:rsidR="001F08AC" w:rsidRPr="00B053AF" w14:paraId="46DD247C" w14:textId="77777777" w:rsidTr="003C02FF">
        <w:trPr>
          <w:trHeight w:val="20"/>
          <w:ins w:id="35891" w:author="James Vu" w:date="2024-04-18T23:36:00Z"/>
          <w:trPrChange w:id="35892" w:author="James Vu" w:date="2024-04-19T00:26:00Z">
            <w:trPr>
              <w:trHeight w:val="20"/>
            </w:trPr>
          </w:trPrChange>
        </w:trPr>
        <w:tc>
          <w:tcPr>
            <w:tcW w:w="697" w:type="dxa"/>
            <w:shd w:val="clear" w:color="auto" w:fill="auto"/>
            <w:noWrap/>
            <w:vAlign w:val="center"/>
            <w:hideMark/>
            <w:tcPrChange w:id="35893" w:author="James Vu" w:date="2024-04-19T00:26:00Z">
              <w:tcPr>
                <w:tcW w:w="697" w:type="dxa"/>
                <w:tcBorders>
                  <w:top w:val="nil"/>
                  <w:left w:val="single" w:sz="4" w:space="0" w:color="auto"/>
                  <w:bottom w:val="single" w:sz="4" w:space="0" w:color="auto"/>
                  <w:right w:val="single" w:sz="4" w:space="0" w:color="auto"/>
                </w:tcBorders>
                <w:shd w:val="clear" w:color="000000" w:fill="EBF1DE"/>
                <w:noWrap/>
                <w:vAlign w:val="center"/>
                <w:hideMark/>
              </w:tcPr>
            </w:tcPrChange>
          </w:tcPr>
          <w:p w14:paraId="583322D3" w14:textId="77777777" w:rsidR="001F08AC" w:rsidRPr="00B053AF" w:rsidRDefault="001F08AC">
            <w:pPr>
              <w:jc w:val="center"/>
              <w:rPr>
                <w:ins w:id="35894" w:author="James Vu" w:date="2024-04-18T23:36:00Z"/>
                <w:b/>
                <w:bCs/>
                <w:color w:val="000000"/>
                <w:sz w:val="22"/>
                <w:szCs w:val="22"/>
                <w:rPrChange w:id="35895" w:author="James Vu" w:date="2024-04-18T23:49:00Z">
                  <w:rPr>
                    <w:ins w:id="35896" w:author="James Vu" w:date="2024-04-18T23:36:00Z"/>
                    <w:b/>
                    <w:bCs/>
                    <w:color w:val="000000"/>
                    <w:sz w:val="26"/>
                    <w:szCs w:val="26"/>
                  </w:rPr>
                </w:rPrChange>
              </w:rPr>
            </w:pPr>
            <w:ins w:id="35897" w:author="James Vu" w:date="2024-04-18T23:36:00Z">
              <w:r w:rsidRPr="00B053AF">
                <w:rPr>
                  <w:b/>
                  <w:bCs/>
                  <w:color w:val="000000"/>
                  <w:sz w:val="22"/>
                  <w:szCs w:val="22"/>
                  <w:rPrChange w:id="35898" w:author="James Vu" w:date="2024-04-18T23:49:00Z">
                    <w:rPr>
                      <w:b/>
                      <w:bCs/>
                      <w:color w:val="000000"/>
                      <w:sz w:val="26"/>
                      <w:szCs w:val="26"/>
                    </w:rPr>
                  </w:rPrChange>
                </w:rPr>
                <w:t>3.3</w:t>
              </w:r>
            </w:ins>
          </w:p>
        </w:tc>
        <w:tc>
          <w:tcPr>
            <w:tcW w:w="1804" w:type="dxa"/>
            <w:shd w:val="clear" w:color="auto" w:fill="auto"/>
            <w:noWrap/>
            <w:vAlign w:val="center"/>
            <w:hideMark/>
            <w:tcPrChange w:id="35899" w:author="James Vu" w:date="2024-04-19T00:26:00Z">
              <w:tcPr>
                <w:tcW w:w="1804" w:type="dxa"/>
                <w:tcBorders>
                  <w:top w:val="nil"/>
                  <w:left w:val="nil"/>
                  <w:bottom w:val="single" w:sz="4" w:space="0" w:color="auto"/>
                  <w:right w:val="single" w:sz="4" w:space="0" w:color="auto"/>
                </w:tcBorders>
                <w:shd w:val="clear" w:color="000000" w:fill="EBF1DE"/>
                <w:noWrap/>
                <w:vAlign w:val="center"/>
                <w:hideMark/>
              </w:tcPr>
            </w:tcPrChange>
          </w:tcPr>
          <w:p w14:paraId="3CCBD20B" w14:textId="77777777" w:rsidR="001F08AC" w:rsidRPr="00B053AF" w:rsidRDefault="001F08AC">
            <w:pPr>
              <w:rPr>
                <w:ins w:id="35900" w:author="James Vu" w:date="2024-04-18T23:36:00Z"/>
                <w:b/>
                <w:bCs/>
                <w:color w:val="000000"/>
                <w:sz w:val="22"/>
                <w:szCs w:val="22"/>
                <w:rPrChange w:id="35901" w:author="James Vu" w:date="2024-04-18T23:49:00Z">
                  <w:rPr>
                    <w:ins w:id="35902" w:author="James Vu" w:date="2024-04-18T23:36:00Z"/>
                    <w:b/>
                    <w:bCs/>
                    <w:color w:val="000000"/>
                    <w:sz w:val="26"/>
                    <w:szCs w:val="26"/>
                  </w:rPr>
                </w:rPrChange>
              </w:rPr>
            </w:pPr>
            <w:ins w:id="35903" w:author="James Vu" w:date="2024-04-18T23:36:00Z">
              <w:r w:rsidRPr="00B053AF">
                <w:rPr>
                  <w:b/>
                  <w:bCs/>
                  <w:color w:val="000000"/>
                  <w:sz w:val="22"/>
                  <w:szCs w:val="22"/>
                  <w:rPrChange w:id="35904" w:author="James Vu" w:date="2024-04-18T23:49:00Z">
                    <w:rPr>
                      <w:b/>
                      <w:bCs/>
                      <w:color w:val="000000"/>
                      <w:sz w:val="26"/>
                      <w:szCs w:val="26"/>
                    </w:rPr>
                  </w:rPrChange>
                </w:rPr>
                <w:t>Hệ tính năng về lĩnh vực thủy sản tỉnh Khánh Hòa (Giai đoạn 1)</w:t>
              </w:r>
            </w:ins>
          </w:p>
        </w:tc>
        <w:tc>
          <w:tcPr>
            <w:tcW w:w="1974" w:type="dxa"/>
            <w:shd w:val="clear" w:color="auto" w:fill="auto"/>
            <w:noWrap/>
            <w:vAlign w:val="center"/>
            <w:hideMark/>
            <w:tcPrChange w:id="35905" w:author="James Vu" w:date="2024-04-19T00:26:00Z">
              <w:tcPr>
                <w:tcW w:w="1974" w:type="dxa"/>
                <w:tcBorders>
                  <w:top w:val="nil"/>
                  <w:left w:val="nil"/>
                  <w:bottom w:val="single" w:sz="4" w:space="0" w:color="auto"/>
                  <w:right w:val="single" w:sz="4" w:space="0" w:color="auto"/>
                </w:tcBorders>
                <w:shd w:val="clear" w:color="000000" w:fill="EBF1DE"/>
                <w:noWrap/>
                <w:vAlign w:val="center"/>
                <w:hideMark/>
              </w:tcPr>
            </w:tcPrChange>
          </w:tcPr>
          <w:p w14:paraId="7245BE38" w14:textId="77777777" w:rsidR="001F08AC" w:rsidRPr="00B053AF" w:rsidRDefault="001F08AC">
            <w:pPr>
              <w:rPr>
                <w:ins w:id="35906" w:author="James Vu" w:date="2024-04-18T23:36:00Z"/>
                <w:b/>
                <w:bCs/>
                <w:color w:val="000000"/>
                <w:sz w:val="22"/>
                <w:szCs w:val="22"/>
                <w:rPrChange w:id="35907" w:author="James Vu" w:date="2024-04-18T23:49:00Z">
                  <w:rPr>
                    <w:ins w:id="35908" w:author="James Vu" w:date="2024-04-18T23:36:00Z"/>
                    <w:b/>
                    <w:bCs/>
                    <w:color w:val="000000"/>
                    <w:sz w:val="26"/>
                    <w:szCs w:val="26"/>
                  </w:rPr>
                </w:rPrChange>
              </w:rPr>
            </w:pPr>
            <w:ins w:id="35909" w:author="James Vu" w:date="2024-04-18T23:36:00Z">
              <w:r w:rsidRPr="00B053AF">
                <w:rPr>
                  <w:b/>
                  <w:bCs/>
                  <w:color w:val="000000"/>
                  <w:sz w:val="22"/>
                  <w:szCs w:val="22"/>
                  <w:rPrChange w:id="35910" w:author="James Vu" w:date="2024-04-18T23:49:00Z">
                    <w:rPr>
                      <w:b/>
                      <w:bCs/>
                      <w:color w:val="000000"/>
                      <w:sz w:val="26"/>
                      <w:szCs w:val="26"/>
                    </w:rPr>
                  </w:rPrChange>
                </w:rPr>
                <w:t> </w:t>
              </w:r>
            </w:ins>
          </w:p>
        </w:tc>
        <w:tc>
          <w:tcPr>
            <w:tcW w:w="888" w:type="dxa"/>
            <w:shd w:val="clear" w:color="auto" w:fill="auto"/>
            <w:noWrap/>
            <w:vAlign w:val="center"/>
            <w:hideMark/>
            <w:tcPrChange w:id="35911" w:author="James Vu" w:date="2024-04-19T00:26:00Z">
              <w:tcPr>
                <w:tcW w:w="888" w:type="dxa"/>
                <w:tcBorders>
                  <w:top w:val="nil"/>
                  <w:left w:val="nil"/>
                  <w:bottom w:val="single" w:sz="4" w:space="0" w:color="auto"/>
                  <w:right w:val="single" w:sz="4" w:space="0" w:color="auto"/>
                </w:tcBorders>
                <w:shd w:val="clear" w:color="000000" w:fill="EBF1DE"/>
                <w:noWrap/>
                <w:vAlign w:val="center"/>
                <w:hideMark/>
              </w:tcPr>
            </w:tcPrChange>
          </w:tcPr>
          <w:p w14:paraId="789F5C75" w14:textId="77777777" w:rsidR="001F08AC" w:rsidRPr="00B053AF" w:rsidRDefault="001F08AC">
            <w:pPr>
              <w:jc w:val="center"/>
              <w:rPr>
                <w:ins w:id="35912" w:author="James Vu" w:date="2024-04-18T23:36:00Z"/>
                <w:b/>
                <w:bCs/>
                <w:color w:val="000000"/>
                <w:sz w:val="22"/>
                <w:szCs w:val="22"/>
                <w:rPrChange w:id="35913" w:author="James Vu" w:date="2024-04-18T23:49:00Z">
                  <w:rPr>
                    <w:ins w:id="35914" w:author="James Vu" w:date="2024-04-18T23:36:00Z"/>
                    <w:b/>
                    <w:bCs/>
                    <w:color w:val="000000"/>
                    <w:sz w:val="26"/>
                    <w:szCs w:val="26"/>
                  </w:rPr>
                </w:rPrChange>
              </w:rPr>
            </w:pPr>
            <w:ins w:id="35915" w:author="James Vu" w:date="2024-04-18T23:36:00Z">
              <w:r w:rsidRPr="00B053AF">
                <w:rPr>
                  <w:b/>
                  <w:bCs/>
                  <w:color w:val="000000"/>
                  <w:sz w:val="22"/>
                  <w:szCs w:val="22"/>
                  <w:rPrChange w:id="35916" w:author="James Vu" w:date="2024-04-18T23:49:00Z">
                    <w:rPr>
                      <w:b/>
                      <w:bCs/>
                      <w:color w:val="000000"/>
                      <w:sz w:val="26"/>
                      <w:szCs w:val="26"/>
                    </w:rPr>
                  </w:rPrChange>
                </w:rPr>
                <w:t> </w:t>
              </w:r>
            </w:ins>
          </w:p>
        </w:tc>
        <w:tc>
          <w:tcPr>
            <w:tcW w:w="997" w:type="dxa"/>
            <w:shd w:val="clear" w:color="auto" w:fill="auto"/>
            <w:noWrap/>
            <w:vAlign w:val="center"/>
            <w:hideMark/>
            <w:tcPrChange w:id="35917" w:author="James Vu" w:date="2024-04-19T00:26:00Z">
              <w:tcPr>
                <w:tcW w:w="997" w:type="dxa"/>
                <w:tcBorders>
                  <w:top w:val="nil"/>
                  <w:left w:val="nil"/>
                  <w:bottom w:val="single" w:sz="4" w:space="0" w:color="auto"/>
                  <w:right w:val="single" w:sz="4" w:space="0" w:color="auto"/>
                </w:tcBorders>
                <w:shd w:val="clear" w:color="000000" w:fill="EBF1DE"/>
                <w:noWrap/>
                <w:vAlign w:val="center"/>
                <w:hideMark/>
              </w:tcPr>
            </w:tcPrChange>
          </w:tcPr>
          <w:p w14:paraId="14AAE6EC" w14:textId="77777777" w:rsidR="001F08AC" w:rsidRPr="00B053AF" w:rsidRDefault="001F08AC">
            <w:pPr>
              <w:jc w:val="center"/>
              <w:rPr>
                <w:ins w:id="35918" w:author="James Vu" w:date="2024-04-18T23:36:00Z"/>
                <w:b/>
                <w:bCs/>
                <w:color w:val="000000"/>
                <w:sz w:val="22"/>
                <w:szCs w:val="22"/>
                <w:rPrChange w:id="35919" w:author="James Vu" w:date="2024-04-18T23:49:00Z">
                  <w:rPr>
                    <w:ins w:id="35920" w:author="James Vu" w:date="2024-04-18T23:36:00Z"/>
                    <w:b/>
                    <w:bCs/>
                    <w:color w:val="000000"/>
                    <w:sz w:val="26"/>
                    <w:szCs w:val="26"/>
                  </w:rPr>
                </w:rPrChange>
              </w:rPr>
            </w:pPr>
            <w:ins w:id="35921" w:author="James Vu" w:date="2024-04-18T23:36:00Z">
              <w:r w:rsidRPr="00B053AF">
                <w:rPr>
                  <w:b/>
                  <w:bCs/>
                  <w:color w:val="000000"/>
                  <w:sz w:val="22"/>
                  <w:szCs w:val="22"/>
                  <w:rPrChange w:id="35922" w:author="James Vu" w:date="2024-04-18T23:49:00Z">
                    <w:rPr>
                      <w:b/>
                      <w:bCs/>
                      <w:color w:val="000000"/>
                      <w:sz w:val="26"/>
                      <w:szCs w:val="26"/>
                    </w:rPr>
                  </w:rPrChange>
                </w:rPr>
                <w:t> </w:t>
              </w:r>
            </w:ins>
          </w:p>
        </w:tc>
        <w:tc>
          <w:tcPr>
            <w:tcW w:w="1290" w:type="dxa"/>
            <w:shd w:val="clear" w:color="auto" w:fill="auto"/>
            <w:noWrap/>
            <w:vAlign w:val="center"/>
            <w:hideMark/>
            <w:tcPrChange w:id="35923" w:author="James Vu" w:date="2024-04-19T00:26:00Z">
              <w:tcPr>
                <w:tcW w:w="1290" w:type="dxa"/>
                <w:gridSpan w:val="2"/>
                <w:tcBorders>
                  <w:top w:val="nil"/>
                  <w:left w:val="nil"/>
                  <w:bottom w:val="single" w:sz="4" w:space="0" w:color="auto"/>
                  <w:right w:val="single" w:sz="4" w:space="0" w:color="auto"/>
                </w:tcBorders>
                <w:shd w:val="clear" w:color="000000" w:fill="EBF1DE"/>
                <w:noWrap/>
                <w:vAlign w:val="center"/>
                <w:hideMark/>
              </w:tcPr>
            </w:tcPrChange>
          </w:tcPr>
          <w:p w14:paraId="7B69AD4B" w14:textId="77777777" w:rsidR="001F08AC" w:rsidRPr="00B053AF" w:rsidRDefault="001F08AC">
            <w:pPr>
              <w:jc w:val="center"/>
              <w:rPr>
                <w:ins w:id="35924" w:author="James Vu" w:date="2024-04-18T23:36:00Z"/>
                <w:b/>
                <w:bCs/>
                <w:color w:val="000000"/>
                <w:sz w:val="22"/>
                <w:szCs w:val="22"/>
                <w:rPrChange w:id="35925" w:author="James Vu" w:date="2024-04-18T23:49:00Z">
                  <w:rPr>
                    <w:ins w:id="35926" w:author="James Vu" w:date="2024-04-18T23:36:00Z"/>
                    <w:b/>
                    <w:bCs/>
                    <w:color w:val="000000"/>
                    <w:sz w:val="26"/>
                    <w:szCs w:val="26"/>
                  </w:rPr>
                </w:rPrChange>
              </w:rPr>
            </w:pPr>
            <w:ins w:id="35927" w:author="James Vu" w:date="2024-04-18T23:36:00Z">
              <w:r w:rsidRPr="00B053AF">
                <w:rPr>
                  <w:b/>
                  <w:bCs/>
                  <w:color w:val="000000"/>
                  <w:sz w:val="22"/>
                  <w:szCs w:val="22"/>
                  <w:rPrChange w:id="35928" w:author="James Vu" w:date="2024-04-18T23:49:00Z">
                    <w:rPr>
                      <w:b/>
                      <w:bCs/>
                      <w:color w:val="000000"/>
                      <w:sz w:val="26"/>
                      <w:szCs w:val="26"/>
                    </w:rPr>
                  </w:rPrChange>
                </w:rPr>
                <w:t> </w:t>
              </w:r>
            </w:ins>
          </w:p>
        </w:tc>
        <w:tc>
          <w:tcPr>
            <w:tcW w:w="2079" w:type="dxa"/>
            <w:shd w:val="clear" w:color="auto" w:fill="auto"/>
            <w:vAlign w:val="center"/>
            <w:hideMark/>
            <w:tcPrChange w:id="35929" w:author="James Vu" w:date="2024-04-19T00:26:00Z">
              <w:tcPr>
                <w:tcW w:w="2079" w:type="dxa"/>
                <w:tcBorders>
                  <w:top w:val="nil"/>
                  <w:left w:val="nil"/>
                  <w:bottom w:val="single" w:sz="4" w:space="0" w:color="auto"/>
                  <w:right w:val="single" w:sz="4" w:space="0" w:color="auto"/>
                </w:tcBorders>
                <w:shd w:val="clear" w:color="000000" w:fill="EBF1DE"/>
                <w:vAlign w:val="center"/>
                <w:hideMark/>
              </w:tcPr>
            </w:tcPrChange>
          </w:tcPr>
          <w:p w14:paraId="202A13FA" w14:textId="77777777" w:rsidR="001F08AC" w:rsidRPr="00B053AF" w:rsidRDefault="001F08AC">
            <w:pPr>
              <w:jc w:val="center"/>
              <w:rPr>
                <w:ins w:id="35930" w:author="James Vu" w:date="2024-04-18T23:36:00Z"/>
                <w:b/>
                <w:bCs/>
                <w:color w:val="000000"/>
                <w:sz w:val="22"/>
                <w:szCs w:val="22"/>
                <w:rPrChange w:id="35931" w:author="James Vu" w:date="2024-04-18T23:49:00Z">
                  <w:rPr>
                    <w:ins w:id="35932" w:author="James Vu" w:date="2024-04-18T23:36:00Z"/>
                    <w:b/>
                    <w:bCs/>
                    <w:color w:val="000000"/>
                    <w:sz w:val="26"/>
                    <w:szCs w:val="26"/>
                  </w:rPr>
                </w:rPrChange>
              </w:rPr>
            </w:pPr>
            <w:ins w:id="35933" w:author="James Vu" w:date="2024-04-18T23:36:00Z">
              <w:r w:rsidRPr="00B053AF">
                <w:rPr>
                  <w:b/>
                  <w:bCs/>
                  <w:color w:val="000000"/>
                  <w:sz w:val="22"/>
                  <w:szCs w:val="22"/>
                  <w:rPrChange w:id="35934" w:author="James Vu" w:date="2024-04-18T23:49:00Z">
                    <w:rPr>
                      <w:b/>
                      <w:bCs/>
                      <w:color w:val="000000"/>
                      <w:sz w:val="26"/>
                      <w:szCs w:val="26"/>
                    </w:rPr>
                  </w:rPrChange>
                </w:rPr>
                <w:t> </w:t>
              </w:r>
            </w:ins>
          </w:p>
        </w:tc>
        <w:tc>
          <w:tcPr>
            <w:tcW w:w="1416" w:type="dxa"/>
            <w:shd w:val="clear" w:color="auto" w:fill="auto"/>
            <w:vAlign w:val="center"/>
            <w:hideMark/>
            <w:tcPrChange w:id="35935" w:author="James Vu" w:date="2024-04-19T00:26:00Z">
              <w:tcPr>
                <w:tcW w:w="1416" w:type="dxa"/>
                <w:gridSpan w:val="2"/>
                <w:tcBorders>
                  <w:top w:val="nil"/>
                  <w:left w:val="nil"/>
                  <w:bottom w:val="single" w:sz="4" w:space="0" w:color="auto"/>
                  <w:right w:val="single" w:sz="4" w:space="0" w:color="auto"/>
                </w:tcBorders>
                <w:shd w:val="clear" w:color="000000" w:fill="EBF1DE"/>
                <w:vAlign w:val="center"/>
                <w:hideMark/>
              </w:tcPr>
            </w:tcPrChange>
          </w:tcPr>
          <w:p w14:paraId="094D2FB8" w14:textId="77777777" w:rsidR="001F08AC" w:rsidRPr="00B053AF" w:rsidRDefault="001F08AC">
            <w:pPr>
              <w:jc w:val="center"/>
              <w:rPr>
                <w:ins w:id="35936" w:author="James Vu" w:date="2024-04-18T23:36:00Z"/>
                <w:b/>
                <w:bCs/>
                <w:color w:val="000000"/>
                <w:sz w:val="22"/>
                <w:szCs w:val="22"/>
                <w:rPrChange w:id="35937" w:author="James Vu" w:date="2024-04-18T23:49:00Z">
                  <w:rPr>
                    <w:ins w:id="35938" w:author="James Vu" w:date="2024-04-18T23:36:00Z"/>
                    <w:b/>
                    <w:bCs/>
                    <w:color w:val="000000"/>
                    <w:sz w:val="26"/>
                    <w:szCs w:val="26"/>
                  </w:rPr>
                </w:rPrChange>
              </w:rPr>
            </w:pPr>
            <w:ins w:id="35939" w:author="James Vu" w:date="2024-04-18T23:36:00Z">
              <w:r w:rsidRPr="00B053AF">
                <w:rPr>
                  <w:b/>
                  <w:bCs/>
                  <w:color w:val="000000"/>
                  <w:sz w:val="22"/>
                  <w:szCs w:val="22"/>
                  <w:rPrChange w:id="35940" w:author="James Vu" w:date="2024-04-18T23:49:00Z">
                    <w:rPr>
                      <w:b/>
                      <w:bCs/>
                      <w:color w:val="000000"/>
                      <w:sz w:val="26"/>
                      <w:szCs w:val="26"/>
                    </w:rPr>
                  </w:rPrChange>
                </w:rPr>
                <w:t> </w:t>
              </w:r>
            </w:ins>
          </w:p>
        </w:tc>
        <w:tc>
          <w:tcPr>
            <w:tcW w:w="1715" w:type="dxa"/>
            <w:shd w:val="clear" w:color="auto" w:fill="auto"/>
            <w:vAlign w:val="center"/>
            <w:hideMark/>
            <w:tcPrChange w:id="35941" w:author="James Vu" w:date="2024-04-19T00:26:00Z">
              <w:tcPr>
                <w:tcW w:w="1715" w:type="dxa"/>
                <w:gridSpan w:val="2"/>
                <w:tcBorders>
                  <w:top w:val="nil"/>
                  <w:left w:val="nil"/>
                  <w:bottom w:val="single" w:sz="4" w:space="0" w:color="auto"/>
                  <w:right w:val="single" w:sz="4" w:space="0" w:color="auto"/>
                </w:tcBorders>
                <w:shd w:val="clear" w:color="000000" w:fill="EBF1DE"/>
                <w:vAlign w:val="center"/>
                <w:hideMark/>
              </w:tcPr>
            </w:tcPrChange>
          </w:tcPr>
          <w:p w14:paraId="712C6DC6" w14:textId="77777777" w:rsidR="001F08AC" w:rsidRPr="00B053AF" w:rsidRDefault="001F08AC">
            <w:pPr>
              <w:jc w:val="center"/>
              <w:rPr>
                <w:ins w:id="35942" w:author="James Vu" w:date="2024-04-18T23:36:00Z"/>
                <w:b/>
                <w:bCs/>
                <w:color w:val="000000"/>
                <w:sz w:val="22"/>
                <w:szCs w:val="22"/>
                <w:rPrChange w:id="35943" w:author="James Vu" w:date="2024-04-18T23:49:00Z">
                  <w:rPr>
                    <w:ins w:id="35944" w:author="James Vu" w:date="2024-04-18T23:36:00Z"/>
                    <w:b/>
                    <w:bCs/>
                    <w:color w:val="000000"/>
                    <w:sz w:val="26"/>
                    <w:szCs w:val="26"/>
                  </w:rPr>
                </w:rPrChange>
              </w:rPr>
            </w:pPr>
            <w:ins w:id="35945" w:author="James Vu" w:date="2024-04-18T23:36:00Z">
              <w:r w:rsidRPr="00B053AF">
                <w:rPr>
                  <w:b/>
                  <w:bCs/>
                  <w:color w:val="000000"/>
                  <w:sz w:val="22"/>
                  <w:szCs w:val="22"/>
                  <w:rPrChange w:id="35946" w:author="James Vu" w:date="2024-04-18T23:49:00Z">
                    <w:rPr>
                      <w:b/>
                      <w:bCs/>
                      <w:color w:val="000000"/>
                      <w:sz w:val="26"/>
                      <w:szCs w:val="26"/>
                    </w:rPr>
                  </w:rPrChange>
                </w:rPr>
                <w:t> </w:t>
              </w:r>
            </w:ins>
          </w:p>
        </w:tc>
        <w:tc>
          <w:tcPr>
            <w:tcW w:w="1589" w:type="dxa"/>
            <w:shd w:val="clear" w:color="auto" w:fill="auto"/>
            <w:noWrap/>
            <w:vAlign w:val="center"/>
            <w:hideMark/>
            <w:tcPrChange w:id="35947" w:author="James Vu" w:date="2024-04-19T00:26:00Z">
              <w:tcPr>
                <w:tcW w:w="1589" w:type="dxa"/>
                <w:gridSpan w:val="2"/>
                <w:tcBorders>
                  <w:top w:val="nil"/>
                  <w:left w:val="nil"/>
                  <w:bottom w:val="single" w:sz="4" w:space="0" w:color="auto"/>
                  <w:right w:val="single" w:sz="4" w:space="0" w:color="auto"/>
                </w:tcBorders>
                <w:shd w:val="clear" w:color="000000" w:fill="EBF1DE"/>
                <w:noWrap/>
                <w:vAlign w:val="center"/>
                <w:hideMark/>
              </w:tcPr>
            </w:tcPrChange>
          </w:tcPr>
          <w:p w14:paraId="507C2D27" w14:textId="77777777" w:rsidR="001F08AC" w:rsidRPr="00B053AF" w:rsidRDefault="001F08AC">
            <w:pPr>
              <w:rPr>
                <w:ins w:id="35948" w:author="James Vu" w:date="2024-04-18T23:36:00Z"/>
                <w:b/>
                <w:bCs/>
                <w:color w:val="000000"/>
                <w:sz w:val="22"/>
                <w:szCs w:val="22"/>
                <w:rPrChange w:id="35949" w:author="James Vu" w:date="2024-04-18T23:49:00Z">
                  <w:rPr>
                    <w:ins w:id="35950" w:author="James Vu" w:date="2024-04-18T23:36:00Z"/>
                    <w:b/>
                    <w:bCs/>
                    <w:color w:val="000000"/>
                    <w:sz w:val="26"/>
                    <w:szCs w:val="26"/>
                  </w:rPr>
                </w:rPrChange>
              </w:rPr>
            </w:pPr>
            <w:ins w:id="35951" w:author="James Vu" w:date="2024-04-18T23:36:00Z">
              <w:r w:rsidRPr="00B053AF">
                <w:rPr>
                  <w:b/>
                  <w:bCs/>
                  <w:color w:val="000000"/>
                  <w:sz w:val="22"/>
                  <w:szCs w:val="22"/>
                  <w:rPrChange w:id="35952" w:author="James Vu" w:date="2024-04-18T23:49:00Z">
                    <w:rPr>
                      <w:b/>
                      <w:bCs/>
                      <w:color w:val="000000"/>
                      <w:sz w:val="26"/>
                      <w:szCs w:val="26"/>
                    </w:rPr>
                  </w:rPrChange>
                </w:rPr>
                <w:t> </w:t>
              </w:r>
            </w:ins>
          </w:p>
        </w:tc>
      </w:tr>
      <w:tr w:rsidR="00B053AF" w:rsidRPr="00B053AF" w14:paraId="1F13A24A" w14:textId="77777777" w:rsidTr="003C02FF">
        <w:trPr>
          <w:trHeight w:val="20"/>
          <w:ins w:id="35953" w:author="James Vu" w:date="2024-04-18T23:36:00Z"/>
          <w:trPrChange w:id="35954" w:author="James Vu" w:date="2024-04-19T00:26:00Z">
            <w:trPr>
              <w:trHeight w:val="20"/>
            </w:trPr>
          </w:trPrChange>
        </w:trPr>
        <w:tc>
          <w:tcPr>
            <w:tcW w:w="697" w:type="dxa"/>
            <w:shd w:val="clear" w:color="auto" w:fill="auto"/>
            <w:vAlign w:val="center"/>
            <w:hideMark/>
            <w:tcPrChange w:id="35955"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2CCD716E" w14:textId="77777777" w:rsidR="001F08AC" w:rsidRPr="00B053AF" w:rsidRDefault="001F08AC">
            <w:pPr>
              <w:jc w:val="center"/>
              <w:rPr>
                <w:ins w:id="35956" w:author="James Vu" w:date="2024-04-18T23:36:00Z"/>
                <w:color w:val="000000"/>
                <w:sz w:val="22"/>
                <w:szCs w:val="22"/>
                <w:rPrChange w:id="35957" w:author="James Vu" w:date="2024-04-18T23:49:00Z">
                  <w:rPr>
                    <w:ins w:id="35958" w:author="James Vu" w:date="2024-04-18T23:36:00Z"/>
                    <w:color w:val="000000"/>
                    <w:sz w:val="26"/>
                    <w:szCs w:val="26"/>
                  </w:rPr>
                </w:rPrChange>
              </w:rPr>
            </w:pPr>
            <w:ins w:id="35959" w:author="James Vu" w:date="2024-04-18T23:36:00Z">
              <w:r w:rsidRPr="00B053AF">
                <w:rPr>
                  <w:color w:val="000000"/>
                  <w:sz w:val="22"/>
                  <w:szCs w:val="22"/>
                  <w:rPrChange w:id="35960" w:author="James Vu" w:date="2024-04-18T23:49:00Z">
                    <w:rPr>
                      <w:color w:val="000000"/>
                      <w:sz w:val="26"/>
                      <w:szCs w:val="26"/>
                    </w:rPr>
                  </w:rPrChange>
                </w:rPr>
                <w:t>3.3.1</w:t>
              </w:r>
            </w:ins>
          </w:p>
        </w:tc>
        <w:tc>
          <w:tcPr>
            <w:tcW w:w="1804" w:type="dxa"/>
            <w:shd w:val="clear" w:color="auto" w:fill="auto"/>
            <w:vAlign w:val="center"/>
            <w:hideMark/>
            <w:tcPrChange w:id="35961"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60854E45" w14:textId="77777777" w:rsidR="001F08AC" w:rsidRPr="00B053AF" w:rsidRDefault="001F08AC">
            <w:pPr>
              <w:rPr>
                <w:ins w:id="35962" w:author="James Vu" w:date="2024-04-18T23:36:00Z"/>
                <w:color w:val="000000"/>
                <w:sz w:val="22"/>
                <w:szCs w:val="22"/>
                <w:rPrChange w:id="35963" w:author="James Vu" w:date="2024-04-18T23:49:00Z">
                  <w:rPr>
                    <w:ins w:id="35964" w:author="James Vu" w:date="2024-04-18T23:36:00Z"/>
                    <w:color w:val="000000"/>
                    <w:sz w:val="26"/>
                    <w:szCs w:val="26"/>
                  </w:rPr>
                </w:rPrChange>
              </w:rPr>
            </w:pPr>
            <w:ins w:id="35965" w:author="James Vu" w:date="2024-04-18T23:36:00Z">
              <w:r w:rsidRPr="00B053AF">
                <w:rPr>
                  <w:color w:val="000000"/>
                  <w:sz w:val="22"/>
                  <w:szCs w:val="22"/>
                  <w:rPrChange w:id="35966" w:author="James Vu" w:date="2024-04-18T23:49:00Z">
                    <w:rPr>
                      <w:color w:val="000000"/>
                      <w:sz w:val="26"/>
                      <w:szCs w:val="26"/>
                    </w:rPr>
                  </w:rPrChange>
                </w:rPr>
                <w:t>Thuê chuyên gia: xây dựng kiến trúc hệ thống kỹ thuật , tính năng chi tiết của phần mềm nội bộ, phân tích số hoá quy trình nghiệp vụ và các hoạt động khác</w:t>
              </w:r>
            </w:ins>
          </w:p>
        </w:tc>
        <w:tc>
          <w:tcPr>
            <w:tcW w:w="1974" w:type="dxa"/>
            <w:shd w:val="clear" w:color="auto" w:fill="auto"/>
            <w:vAlign w:val="center"/>
            <w:hideMark/>
            <w:tcPrChange w:id="35967"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75188794" w14:textId="77777777" w:rsidR="001F08AC" w:rsidRPr="00B053AF" w:rsidRDefault="001F08AC">
            <w:pPr>
              <w:rPr>
                <w:ins w:id="35968" w:author="James Vu" w:date="2024-04-18T23:36:00Z"/>
                <w:color w:val="000000"/>
                <w:sz w:val="22"/>
                <w:szCs w:val="22"/>
                <w:rPrChange w:id="35969" w:author="James Vu" w:date="2024-04-18T23:49:00Z">
                  <w:rPr>
                    <w:ins w:id="35970" w:author="James Vu" w:date="2024-04-18T23:36:00Z"/>
                    <w:color w:val="000000"/>
                    <w:sz w:val="26"/>
                    <w:szCs w:val="26"/>
                  </w:rPr>
                </w:rPrChange>
              </w:rPr>
            </w:pPr>
            <w:ins w:id="35971" w:author="James Vu" w:date="2024-04-18T23:36:00Z">
              <w:r w:rsidRPr="00B053AF">
                <w:rPr>
                  <w:color w:val="000000"/>
                  <w:sz w:val="22"/>
                  <w:szCs w:val="22"/>
                  <w:rPrChange w:id="35972" w:author="James Vu" w:date="2024-04-18T23:49:00Z">
                    <w:rPr>
                      <w:color w:val="000000"/>
                      <w:sz w:val="26"/>
                      <w:szCs w:val="26"/>
                    </w:rPr>
                  </w:rPrChange>
                </w:rPr>
                <w:t> </w:t>
              </w:r>
            </w:ins>
          </w:p>
        </w:tc>
        <w:tc>
          <w:tcPr>
            <w:tcW w:w="888" w:type="dxa"/>
            <w:shd w:val="clear" w:color="auto" w:fill="auto"/>
            <w:vAlign w:val="center"/>
            <w:hideMark/>
            <w:tcPrChange w:id="35973"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491622CA" w14:textId="77777777" w:rsidR="001F08AC" w:rsidRPr="00B053AF" w:rsidRDefault="001F08AC">
            <w:pPr>
              <w:jc w:val="center"/>
              <w:rPr>
                <w:ins w:id="35974" w:author="James Vu" w:date="2024-04-18T23:36:00Z"/>
                <w:color w:val="000000"/>
                <w:sz w:val="22"/>
                <w:szCs w:val="22"/>
                <w:rPrChange w:id="35975" w:author="James Vu" w:date="2024-04-18T23:49:00Z">
                  <w:rPr>
                    <w:ins w:id="35976" w:author="James Vu" w:date="2024-04-18T23:36:00Z"/>
                    <w:color w:val="000000"/>
                    <w:sz w:val="26"/>
                    <w:szCs w:val="26"/>
                  </w:rPr>
                </w:rPrChange>
              </w:rPr>
            </w:pPr>
            <w:ins w:id="35977" w:author="James Vu" w:date="2024-04-18T23:36:00Z">
              <w:r w:rsidRPr="00B053AF">
                <w:rPr>
                  <w:color w:val="000000"/>
                  <w:sz w:val="22"/>
                  <w:szCs w:val="22"/>
                  <w:rPrChange w:id="35978" w:author="James Vu" w:date="2024-04-18T23:49:00Z">
                    <w:rPr>
                      <w:color w:val="000000"/>
                      <w:sz w:val="26"/>
                      <w:szCs w:val="26"/>
                    </w:rPr>
                  </w:rPrChange>
                </w:rPr>
                <w:t>Gói</w:t>
              </w:r>
            </w:ins>
          </w:p>
        </w:tc>
        <w:tc>
          <w:tcPr>
            <w:tcW w:w="997" w:type="dxa"/>
            <w:shd w:val="clear" w:color="auto" w:fill="auto"/>
            <w:vAlign w:val="center"/>
            <w:hideMark/>
            <w:tcPrChange w:id="35979"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71417A1E" w14:textId="77777777" w:rsidR="001F08AC" w:rsidRPr="00B053AF" w:rsidRDefault="001F08AC">
            <w:pPr>
              <w:jc w:val="center"/>
              <w:rPr>
                <w:ins w:id="35980" w:author="James Vu" w:date="2024-04-18T23:36:00Z"/>
                <w:color w:val="000000"/>
                <w:sz w:val="22"/>
                <w:szCs w:val="22"/>
                <w:rPrChange w:id="35981" w:author="James Vu" w:date="2024-04-18T23:49:00Z">
                  <w:rPr>
                    <w:ins w:id="35982" w:author="James Vu" w:date="2024-04-18T23:36:00Z"/>
                    <w:color w:val="000000"/>
                    <w:sz w:val="26"/>
                    <w:szCs w:val="26"/>
                  </w:rPr>
                </w:rPrChange>
              </w:rPr>
            </w:pPr>
            <w:ins w:id="35983" w:author="James Vu" w:date="2024-04-18T23:36:00Z">
              <w:r w:rsidRPr="00B053AF">
                <w:rPr>
                  <w:color w:val="000000"/>
                  <w:sz w:val="22"/>
                  <w:szCs w:val="22"/>
                  <w:rPrChange w:id="35984" w:author="James Vu" w:date="2024-04-18T23:49:00Z">
                    <w:rPr>
                      <w:color w:val="000000"/>
                      <w:sz w:val="26"/>
                      <w:szCs w:val="26"/>
                    </w:rPr>
                  </w:rPrChange>
                </w:rPr>
                <w:t>1</w:t>
              </w:r>
            </w:ins>
          </w:p>
        </w:tc>
        <w:tc>
          <w:tcPr>
            <w:tcW w:w="1290" w:type="dxa"/>
            <w:shd w:val="clear" w:color="auto" w:fill="auto"/>
            <w:vAlign w:val="center"/>
            <w:hideMark/>
            <w:tcPrChange w:id="35985"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77F6CFD3" w14:textId="77777777" w:rsidR="001F08AC" w:rsidRPr="00B053AF" w:rsidRDefault="001F08AC">
            <w:pPr>
              <w:jc w:val="center"/>
              <w:rPr>
                <w:ins w:id="35986" w:author="James Vu" w:date="2024-04-18T23:36:00Z"/>
                <w:color w:val="000000"/>
                <w:sz w:val="22"/>
                <w:szCs w:val="22"/>
                <w:rPrChange w:id="35987" w:author="James Vu" w:date="2024-04-18T23:49:00Z">
                  <w:rPr>
                    <w:ins w:id="35988" w:author="James Vu" w:date="2024-04-18T23:36:00Z"/>
                    <w:color w:val="000000"/>
                    <w:sz w:val="26"/>
                    <w:szCs w:val="26"/>
                  </w:rPr>
                </w:rPrChange>
              </w:rPr>
            </w:pPr>
            <w:ins w:id="35989" w:author="James Vu" w:date="2024-04-18T23:36:00Z">
              <w:r w:rsidRPr="00B053AF">
                <w:rPr>
                  <w:color w:val="000000"/>
                  <w:sz w:val="22"/>
                  <w:szCs w:val="22"/>
                  <w:rPrChange w:id="35990" w:author="James Vu" w:date="2024-04-18T23:49:00Z">
                    <w:rPr>
                      <w:color w:val="000000"/>
                      <w:sz w:val="26"/>
                      <w:szCs w:val="26"/>
                    </w:rPr>
                  </w:rPrChange>
                </w:rPr>
                <w:t>400.000.000</w:t>
              </w:r>
            </w:ins>
          </w:p>
        </w:tc>
        <w:tc>
          <w:tcPr>
            <w:tcW w:w="2079" w:type="dxa"/>
            <w:shd w:val="clear" w:color="auto" w:fill="auto"/>
            <w:vAlign w:val="center"/>
            <w:hideMark/>
            <w:tcPrChange w:id="35991"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528FC651" w14:textId="77777777" w:rsidR="001F08AC" w:rsidRPr="00B053AF" w:rsidRDefault="001F08AC">
            <w:pPr>
              <w:jc w:val="center"/>
              <w:rPr>
                <w:ins w:id="35992" w:author="James Vu" w:date="2024-04-18T23:36:00Z"/>
                <w:color w:val="000000"/>
                <w:sz w:val="22"/>
                <w:szCs w:val="22"/>
                <w:rPrChange w:id="35993" w:author="James Vu" w:date="2024-04-18T23:49:00Z">
                  <w:rPr>
                    <w:ins w:id="35994" w:author="James Vu" w:date="2024-04-18T23:36:00Z"/>
                    <w:color w:val="000000"/>
                    <w:sz w:val="26"/>
                    <w:szCs w:val="26"/>
                  </w:rPr>
                </w:rPrChange>
              </w:rPr>
            </w:pPr>
            <w:ins w:id="35995" w:author="James Vu" w:date="2024-04-18T23:36:00Z">
              <w:r w:rsidRPr="00B053AF">
                <w:rPr>
                  <w:color w:val="000000"/>
                  <w:sz w:val="22"/>
                  <w:szCs w:val="22"/>
                  <w:rPrChange w:id="35996" w:author="James Vu" w:date="2024-04-18T23:49:00Z">
                    <w:rPr>
                      <w:color w:val="000000"/>
                      <w:sz w:val="26"/>
                      <w:szCs w:val="26"/>
                    </w:rPr>
                  </w:rPrChange>
                </w:rPr>
                <w:t>400.000.000</w:t>
              </w:r>
            </w:ins>
          </w:p>
        </w:tc>
        <w:tc>
          <w:tcPr>
            <w:tcW w:w="1416" w:type="dxa"/>
            <w:shd w:val="clear" w:color="auto" w:fill="auto"/>
            <w:vAlign w:val="center"/>
            <w:hideMark/>
            <w:tcPrChange w:id="35997"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70B7E438" w14:textId="77777777" w:rsidR="001F08AC" w:rsidRPr="00B053AF" w:rsidRDefault="001F08AC">
            <w:pPr>
              <w:jc w:val="center"/>
              <w:rPr>
                <w:ins w:id="35998" w:author="James Vu" w:date="2024-04-18T23:36:00Z"/>
                <w:color w:val="000000"/>
                <w:sz w:val="22"/>
                <w:szCs w:val="22"/>
                <w:rPrChange w:id="35999" w:author="James Vu" w:date="2024-04-18T23:49:00Z">
                  <w:rPr>
                    <w:ins w:id="36000" w:author="James Vu" w:date="2024-04-18T23:36:00Z"/>
                    <w:color w:val="000000"/>
                    <w:sz w:val="26"/>
                    <w:szCs w:val="26"/>
                  </w:rPr>
                </w:rPrChange>
              </w:rPr>
            </w:pPr>
            <w:ins w:id="36001" w:author="James Vu" w:date="2024-04-18T23:36:00Z">
              <w:r w:rsidRPr="00B053AF">
                <w:rPr>
                  <w:color w:val="000000"/>
                  <w:sz w:val="22"/>
                  <w:szCs w:val="22"/>
                  <w:rPrChange w:id="36002" w:author="James Vu" w:date="2024-04-18T23:49:00Z">
                    <w:rPr>
                      <w:color w:val="000000"/>
                      <w:sz w:val="26"/>
                      <w:szCs w:val="26"/>
                    </w:rPr>
                  </w:rPrChange>
                </w:rPr>
                <w:t>40.000.000</w:t>
              </w:r>
            </w:ins>
          </w:p>
        </w:tc>
        <w:tc>
          <w:tcPr>
            <w:tcW w:w="1715" w:type="dxa"/>
            <w:shd w:val="clear" w:color="auto" w:fill="auto"/>
            <w:vAlign w:val="center"/>
            <w:hideMark/>
            <w:tcPrChange w:id="36003"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59BB2D88" w14:textId="77777777" w:rsidR="001F08AC" w:rsidRPr="00B053AF" w:rsidRDefault="001F08AC">
            <w:pPr>
              <w:jc w:val="center"/>
              <w:rPr>
                <w:ins w:id="36004" w:author="James Vu" w:date="2024-04-18T23:36:00Z"/>
                <w:color w:val="000000"/>
                <w:sz w:val="22"/>
                <w:szCs w:val="22"/>
                <w:rPrChange w:id="36005" w:author="James Vu" w:date="2024-04-18T23:49:00Z">
                  <w:rPr>
                    <w:ins w:id="36006" w:author="James Vu" w:date="2024-04-18T23:36:00Z"/>
                    <w:color w:val="000000"/>
                    <w:sz w:val="26"/>
                    <w:szCs w:val="26"/>
                  </w:rPr>
                </w:rPrChange>
              </w:rPr>
            </w:pPr>
            <w:ins w:id="36007" w:author="James Vu" w:date="2024-04-18T23:36:00Z">
              <w:r w:rsidRPr="00B053AF">
                <w:rPr>
                  <w:color w:val="000000"/>
                  <w:sz w:val="22"/>
                  <w:szCs w:val="22"/>
                  <w:rPrChange w:id="36008" w:author="James Vu" w:date="2024-04-18T23:49:00Z">
                    <w:rPr>
                      <w:color w:val="000000"/>
                      <w:sz w:val="26"/>
                      <w:szCs w:val="26"/>
                    </w:rPr>
                  </w:rPrChange>
                </w:rPr>
                <w:t>440.000.000</w:t>
              </w:r>
            </w:ins>
          </w:p>
        </w:tc>
        <w:tc>
          <w:tcPr>
            <w:tcW w:w="1589" w:type="dxa"/>
            <w:shd w:val="clear" w:color="auto" w:fill="auto"/>
            <w:vAlign w:val="center"/>
            <w:hideMark/>
            <w:tcPrChange w:id="36009"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7CCE978A" w14:textId="77777777" w:rsidR="001F08AC" w:rsidRPr="00B053AF" w:rsidRDefault="001F08AC">
            <w:pPr>
              <w:rPr>
                <w:ins w:id="36010" w:author="James Vu" w:date="2024-04-18T23:36:00Z"/>
                <w:color w:val="000000"/>
                <w:sz w:val="22"/>
                <w:szCs w:val="22"/>
                <w:rPrChange w:id="36011" w:author="James Vu" w:date="2024-04-18T23:49:00Z">
                  <w:rPr>
                    <w:ins w:id="36012" w:author="James Vu" w:date="2024-04-18T23:36:00Z"/>
                    <w:color w:val="000000"/>
                    <w:sz w:val="26"/>
                    <w:szCs w:val="26"/>
                  </w:rPr>
                </w:rPrChange>
              </w:rPr>
            </w:pPr>
            <w:ins w:id="36013" w:author="James Vu" w:date="2024-04-18T23:36:00Z">
              <w:r w:rsidRPr="00B053AF">
                <w:rPr>
                  <w:color w:val="000000"/>
                  <w:sz w:val="22"/>
                  <w:szCs w:val="22"/>
                  <w:rPrChange w:id="36014" w:author="James Vu" w:date="2024-04-18T23:49:00Z">
                    <w:rPr>
                      <w:color w:val="000000"/>
                      <w:sz w:val="26"/>
                      <w:szCs w:val="26"/>
                    </w:rPr>
                  </w:rPrChange>
                </w:rPr>
                <w:t>Báo giá dự toán và triển khai thực hiện theo báo giá thực tế tại thời điểm triển khai</w:t>
              </w:r>
            </w:ins>
          </w:p>
        </w:tc>
      </w:tr>
      <w:tr w:rsidR="00B053AF" w:rsidRPr="00B053AF" w14:paraId="2AB1A2E6" w14:textId="77777777" w:rsidTr="003C02FF">
        <w:trPr>
          <w:trHeight w:val="20"/>
          <w:ins w:id="36015" w:author="James Vu" w:date="2024-04-18T23:36:00Z"/>
          <w:trPrChange w:id="36016" w:author="James Vu" w:date="2024-04-19T00:26:00Z">
            <w:trPr>
              <w:trHeight w:val="20"/>
            </w:trPr>
          </w:trPrChange>
        </w:trPr>
        <w:tc>
          <w:tcPr>
            <w:tcW w:w="697" w:type="dxa"/>
            <w:shd w:val="clear" w:color="auto" w:fill="auto"/>
            <w:vAlign w:val="center"/>
            <w:hideMark/>
            <w:tcPrChange w:id="36017"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2194A888" w14:textId="77777777" w:rsidR="001F08AC" w:rsidRPr="00B053AF" w:rsidRDefault="001F08AC">
            <w:pPr>
              <w:jc w:val="center"/>
              <w:rPr>
                <w:ins w:id="36018" w:author="James Vu" w:date="2024-04-18T23:36:00Z"/>
                <w:color w:val="000000"/>
                <w:sz w:val="22"/>
                <w:szCs w:val="22"/>
                <w:rPrChange w:id="36019" w:author="James Vu" w:date="2024-04-18T23:49:00Z">
                  <w:rPr>
                    <w:ins w:id="36020" w:author="James Vu" w:date="2024-04-18T23:36:00Z"/>
                    <w:color w:val="000000"/>
                    <w:sz w:val="26"/>
                    <w:szCs w:val="26"/>
                  </w:rPr>
                </w:rPrChange>
              </w:rPr>
            </w:pPr>
            <w:ins w:id="36021" w:author="James Vu" w:date="2024-04-18T23:36:00Z">
              <w:r w:rsidRPr="00B053AF">
                <w:rPr>
                  <w:color w:val="000000"/>
                  <w:sz w:val="22"/>
                  <w:szCs w:val="22"/>
                  <w:rPrChange w:id="36022" w:author="James Vu" w:date="2024-04-18T23:49:00Z">
                    <w:rPr>
                      <w:color w:val="000000"/>
                      <w:sz w:val="26"/>
                      <w:szCs w:val="26"/>
                    </w:rPr>
                  </w:rPrChange>
                </w:rPr>
                <w:t>3.3.2</w:t>
              </w:r>
            </w:ins>
          </w:p>
        </w:tc>
        <w:tc>
          <w:tcPr>
            <w:tcW w:w="1804" w:type="dxa"/>
            <w:shd w:val="clear" w:color="auto" w:fill="auto"/>
            <w:vAlign w:val="center"/>
            <w:hideMark/>
            <w:tcPrChange w:id="36023"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5F1221C0" w14:textId="77777777" w:rsidR="001F08AC" w:rsidRPr="00B053AF" w:rsidRDefault="001F08AC">
            <w:pPr>
              <w:rPr>
                <w:ins w:id="36024" w:author="James Vu" w:date="2024-04-18T23:36:00Z"/>
                <w:color w:val="000000"/>
                <w:sz w:val="22"/>
                <w:szCs w:val="22"/>
                <w:rPrChange w:id="36025" w:author="James Vu" w:date="2024-04-18T23:49:00Z">
                  <w:rPr>
                    <w:ins w:id="36026" w:author="James Vu" w:date="2024-04-18T23:36:00Z"/>
                    <w:color w:val="000000"/>
                    <w:sz w:val="26"/>
                    <w:szCs w:val="26"/>
                  </w:rPr>
                </w:rPrChange>
              </w:rPr>
            </w:pPr>
            <w:ins w:id="36027" w:author="James Vu" w:date="2024-04-18T23:36:00Z">
              <w:r w:rsidRPr="00B053AF">
                <w:rPr>
                  <w:color w:val="000000"/>
                  <w:sz w:val="22"/>
                  <w:szCs w:val="22"/>
                  <w:rPrChange w:id="36028" w:author="James Vu" w:date="2024-04-18T23:49:00Z">
                    <w:rPr>
                      <w:color w:val="000000"/>
                      <w:sz w:val="26"/>
                      <w:szCs w:val="26"/>
                    </w:rPr>
                  </w:rPrChange>
                </w:rPr>
                <w:t>Xây dựng Hệ tính năng về lĩnh vực thủy sản tỉnh Khánh Hòa (Giai đoạn 1)</w:t>
              </w:r>
            </w:ins>
          </w:p>
        </w:tc>
        <w:tc>
          <w:tcPr>
            <w:tcW w:w="1974" w:type="dxa"/>
            <w:shd w:val="clear" w:color="auto" w:fill="auto"/>
            <w:vAlign w:val="center"/>
            <w:hideMark/>
            <w:tcPrChange w:id="36029"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55A5B35E" w14:textId="77777777" w:rsidR="001F08AC" w:rsidRPr="00B053AF" w:rsidRDefault="001F08AC">
            <w:pPr>
              <w:rPr>
                <w:ins w:id="36030" w:author="James Vu" w:date="2024-04-18T23:36:00Z"/>
                <w:color w:val="000000"/>
                <w:sz w:val="22"/>
                <w:szCs w:val="22"/>
                <w:rPrChange w:id="36031" w:author="James Vu" w:date="2024-04-18T23:49:00Z">
                  <w:rPr>
                    <w:ins w:id="36032" w:author="James Vu" w:date="2024-04-18T23:36:00Z"/>
                    <w:color w:val="000000"/>
                    <w:sz w:val="26"/>
                    <w:szCs w:val="26"/>
                  </w:rPr>
                </w:rPrChange>
              </w:rPr>
            </w:pPr>
            <w:ins w:id="36033" w:author="James Vu" w:date="2024-04-18T23:36:00Z">
              <w:r w:rsidRPr="00B053AF">
                <w:rPr>
                  <w:color w:val="000000"/>
                  <w:sz w:val="22"/>
                  <w:szCs w:val="22"/>
                  <w:rPrChange w:id="36034" w:author="James Vu" w:date="2024-04-18T23:49:00Z">
                    <w:rPr>
                      <w:color w:val="000000"/>
                      <w:sz w:val="26"/>
                      <w:szCs w:val="26"/>
                    </w:rPr>
                  </w:rPrChange>
                </w:rPr>
                <w:t>Quản lý Phân Quyền và Tài Khoản</w:t>
              </w:r>
              <w:r w:rsidRPr="00B053AF">
                <w:rPr>
                  <w:color w:val="000000"/>
                  <w:sz w:val="22"/>
                  <w:szCs w:val="22"/>
                  <w:rPrChange w:id="36035" w:author="James Vu" w:date="2024-04-18T23:49:00Z">
                    <w:rPr>
                      <w:color w:val="000000"/>
                      <w:sz w:val="26"/>
                      <w:szCs w:val="26"/>
                    </w:rPr>
                  </w:rPrChange>
                </w:rPr>
                <w:br/>
                <w:t>Quản lý Thông Tin và Dữ Liệu Thủy Sản</w:t>
              </w:r>
              <w:r w:rsidRPr="00B053AF">
                <w:rPr>
                  <w:color w:val="000000"/>
                  <w:sz w:val="22"/>
                  <w:szCs w:val="22"/>
                  <w:rPrChange w:id="36036" w:author="James Vu" w:date="2024-04-18T23:49:00Z">
                    <w:rPr>
                      <w:color w:val="000000"/>
                      <w:sz w:val="26"/>
                      <w:szCs w:val="26"/>
                    </w:rPr>
                  </w:rPrChange>
                </w:rPr>
                <w:br/>
                <w:t>Quản Lý và Điều Hướng Khai Thác Thủy Sản</w:t>
              </w:r>
              <w:r w:rsidRPr="00B053AF">
                <w:rPr>
                  <w:color w:val="000000"/>
                  <w:sz w:val="22"/>
                  <w:szCs w:val="22"/>
                  <w:rPrChange w:id="36037" w:author="James Vu" w:date="2024-04-18T23:49:00Z">
                    <w:rPr>
                      <w:color w:val="000000"/>
                      <w:sz w:val="26"/>
                      <w:szCs w:val="26"/>
                    </w:rPr>
                  </w:rPrChange>
                </w:rPr>
                <w:br/>
                <w:t>Bảo Tồn và Phát Triển Nguồn Lợi Thủy Sản</w:t>
              </w:r>
              <w:r w:rsidRPr="00B053AF">
                <w:rPr>
                  <w:color w:val="000000"/>
                  <w:sz w:val="22"/>
                  <w:szCs w:val="22"/>
                  <w:rPrChange w:id="36038" w:author="James Vu" w:date="2024-04-18T23:49:00Z">
                    <w:rPr>
                      <w:color w:val="000000"/>
                      <w:sz w:val="26"/>
                      <w:szCs w:val="26"/>
                    </w:rPr>
                  </w:rPrChange>
                </w:rPr>
                <w:br/>
                <w:t>Hướng Dẫn và Quản Lý Nuôi Trồng Thủy Sản</w:t>
              </w:r>
              <w:r w:rsidRPr="00B053AF">
                <w:rPr>
                  <w:color w:val="000000"/>
                  <w:sz w:val="22"/>
                  <w:szCs w:val="22"/>
                  <w:rPrChange w:id="36039" w:author="James Vu" w:date="2024-04-18T23:49:00Z">
                    <w:rPr>
                      <w:color w:val="000000"/>
                      <w:sz w:val="26"/>
                      <w:szCs w:val="26"/>
                    </w:rPr>
                  </w:rPrChange>
                </w:rPr>
                <w:br/>
                <w:t xml:space="preserve">Quản Lý Giống </w:t>
              </w:r>
              <w:r w:rsidRPr="00B053AF">
                <w:rPr>
                  <w:color w:val="000000"/>
                  <w:sz w:val="22"/>
                  <w:szCs w:val="22"/>
                  <w:rPrChange w:id="36040" w:author="James Vu" w:date="2024-04-18T23:49:00Z">
                    <w:rPr>
                      <w:color w:val="000000"/>
                      <w:sz w:val="26"/>
                      <w:szCs w:val="26"/>
                    </w:rPr>
                  </w:rPrChange>
                </w:rPr>
                <w:lastRenderedPageBreak/>
                <w:t>Thủy Sản</w:t>
              </w:r>
              <w:r w:rsidRPr="00B053AF">
                <w:rPr>
                  <w:color w:val="000000"/>
                  <w:sz w:val="22"/>
                  <w:szCs w:val="22"/>
                  <w:rPrChange w:id="36041" w:author="James Vu" w:date="2024-04-18T23:49:00Z">
                    <w:rPr>
                      <w:color w:val="000000"/>
                      <w:sz w:val="26"/>
                      <w:szCs w:val="26"/>
                    </w:rPr>
                  </w:rPrChange>
                </w:rPr>
                <w:br/>
                <w:t>Quản Lý Thức Ăn và Nguyên Liệu Thủy Sản</w:t>
              </w:r>
              <w:r w:rsidRPr="00B053AF">
                <w:rPr>
                  <w:color w:val="000000"/>
                  <w:sz w:val="22"/>
                  <w:szCs w:val="22"/>
                  <w:rPrChange w:id="36042" w:author="James Vu" w:date="2024-04-18T23:49:00Z">
                    <w:rPr>
                      <w:color w:val="000000"/>
                      <w:sz w:val="26"/>
                      <w:szCs w:val="26"/>
                    </w:rPr>
                  </w:rPrChange>
                </w:rPr>
                <w:br/>
                <w:t>Quản Lý Môi Trường Nuôi Trồng</w:t>
              </w:r>
              <w:r w:rsidRPr="00B053AF">
                <w:rPr>
                  <w:color w:val="000000"/>
                  <w:sz w:val="22"/>
                  <w:szCs w:val="22"/>
                  <w:rPrChange w:id="36043" w:author="James Vu" w:date="2024-04-18T23:49:00Z">
                    <w:rPr>
                      <w:color w:val="000000"/>
                      <w:sz w:val="26"/>
                      <w:szCs w:val="26"/>
                    </w:rPr>
                  </w:rPrChange>
                </w:rPr>
                <w:br/>
                <w:t>Kiểm Dịch và An Toàn Thực Phẩm Thủy Sản</w:t>
              </w:r>
              <w:r w:rsidRPr="00B053AF">
                <w:rPr>
                  <w:color w:val="000000"/>
                  <w:sz w:val="22"/>
                  <w:szCs w:val="22"/>
                  <w:rPrChange w:id="36044" w:author="James Vu" w:date="2024-04-18T23:49:00Z">
                    <w:rPr>
                      <w:color w:val="000000"/>
                      <w:sz w:val="26"/>
                      <w:szCs w:val="26"/>
                    </w:rPr>
                  </w:rPrChange>
                </w:rPr>
                <w:br/>
                <w:t>Quản Lý Vùng Nuôi và Bản Đồ</w:t>
              </w:r>
              <w:r w:rsidRPr="00B053AF">
                <w:rPr>
                  <w:color w:val="000000"/>
                  <w:sz w:val="22"/>
                  <w:szCs w:val="22"/>
                  <w:rPrChange w:id="36045" w:author="James Vu" w:date="2024-04-18T23:49:00Z">
                    <w:rPr>
                      <w:color w:val="000000"/>
                      <w:sz w:val="26"/>
                      <w:szCs w:val="26"/>
                    </w:rPr>
                  </w:rPrChange>
                </w:rPr>
                <w:br/>
                <w:t>Quản Lý và Phân Tích Dữ Liệu</w:t>
              </w:r>
              <w:r w:rsidRPr="00B053AF">
                <w:rPr>
                  <w:color w:val="000000"/>
                  <w:sz w:val="22"/>
                  <w:szCs w:val="22"/>
                  <w:rPrChange w:id="36046" w:author="James Vu" w:date="2024-04-18T23:49:00Z">
                    <w:rPr>
                      <w:color w:val="000000"/>
                      <w:sz w:val="26"/>
                      <w:szCs w:val="26"/>
                    </w:rPr>
                  </w:rPrChange>
                </w:rPr>
                <w:br/>
                <w:t>Quản lý Mã Số và Đăng Ký</w:t>
              </w:r>
              <w:r w:rsidRPr="00B053AF">
                <w:rPr>
                  <w:color w:val="000000"/>
                  <w:sz w:val="22"/>
                  <w:szCs w:val="22"/>
                  <w:rPrChange w:id="36047" w:author="James Vu" w:date="2024-04-18T23:49:00Z">
                    <w:rPr>
                      <w:color w:val="000000"/>
                      <w:sz w:val="26"/>
                      <w:szCs w:val="26"/>
                    </w:rPr>
                  </w:rPrChange>
                </w:rPr>
                <w:br/>
                <w:t>Báo cáo và Phân tích Dữ Liệu</w:t>
              </w:r>
              <w:r w:rsidRPr="00B053AF">
                <w:rPr>
                  <w:color w:val="000000"/>
                  <w:sz w:val="22"/>
                  <w:szCs w:val="22"/>
                  <w:rPrChange w:id="36048" w:author="James Vu" w:date="2024-04-18T23:49:00Z">
                    <w:rPr>
                      <w:color w:val="000000"/>
                      <w:sz w:val="26"/>
                      <w:szCs w:val="26"/>
                    </w:rPr>
                  </w:rPrChange>
                </w:rPr>
                <w:br/>
                <w:t>Tích Hợp và Liên Kết Dữ Liệu</w:t>
              </w:r>
              <w:r w:rsidRPr="00B053AF">
                <w:rPr>
                  <w:color w:val="000000"/>
                  <w:sz w:val="22"/>
                  <w:szCs w:val="22"/>
                  <w:rPrChange w:id="36049" w:author="James Vu" w:date="2024-04-18T23:49:00Z">
                    <w:rPr>
                      <w:color w:val="000000"/>
                      <w:sz w:val="26"/>
                      <w:szCs w:val="26"/>
                    </w:rPr>
                  </w:rPrChange>
                </w:rPr>
                <w:br/>
                <w:t>Số hóa Biểu Mẫu</w:t>
              </w:r>
              <w:r w:rsidRPr="00B053AF">
                <w:rPr>
                  <w:color w:val="000000"/>
                  <w:sz w:val="22"/>
                  <w:szCs w:val="22"/>
                  <w:rPrChange w:id="36050" w:author="James Vu" w:date="2024-04-18T23:49:00Z">
                    <w:rPr>
                      <w:color w:val="000000"/>
                      <w:sz w:val="26"/>
                      <w:szCs w:val="26"/>
                    </w:rPr>
                  </w:rPrChange>
                </w:rPr>
                <w:br/>
                <w:t>Tùy Chỉnh Biểu Mẫu</w:t>
              </w:r>
              <w:r w:rsidRPr="00B053AF">
                <w:rPr>
                  <w:color w:val="000000"/>
                  <w:sz w:val="22"/>
                  <w:szCs w:val="22"/>
                  <w:rPrChange w:id="36051" w:author="James Vu" w:date="2024-04-18T23:49:00Z">
                    <w:rPr>
                      <w:color w:val="000000"/>
                      <w:sz w:val="26"/>
                      <w:szCs w:val="26"/>
                    </w:rPr>
                  </w:rPrChange>
                </w:rPr>
                <w:br/>
                <w:t>Xuất Biểu Mẫu Đa Định Dạng</w:t>
              </w:r>
              <w:r w:rsidRPr="00B053AF">
                <w:rPr>
                  <w:color w:val="000000"/>
                  <w:sz w:val="22"/>
                  <w:szCs w:val="22"/>
                  <w:rPrChange w:id="36052" w:author="James Vu" w:date="2024-04-18T23:49:00Z">
                    <w:rPr>
                      <w:color w:val="000000"/>
                      <w:sz w:val="26"/>
                      <w:szCs w:val="26"/>
                    </w:rPr>
                  </w:rPrChange>
                </w:rPr>
                <w:br/>
                <w:t>Đồng Bộ Hóa Thông Tin vào Biểu Mẫu</w:t>
              </w:r>
              <w:r w:rsidRPr="00B053AF">
                <w:rPr>
                  <w:color w:val="000000"/>
                  <w:sz w:val="22"/>
                  <w:szCs w:val="22"/>
                  <w:rPrChange w:id="36053" w:author="James Vu" w:date="2024-04-18T23:49:00Z">
                    <w:rPr>
                      <w:color w:val="000000"/>
                      <w:sz w:val="26"/>
                      <w:szCs w:val="26"/>
                    </w:rPr>
                  </w:rPrChange>
                </w:rPr>
                <w:br/>
                <w:t>Tương Tác Người Dùng với Biểu Mẫu</w:t>
              </w:r>
              <w:r w:rsidRPr="00B053AF">
                <w:rPr>
                  <w:color w:val="000000"/>
                  <w:sz w:val="22"/>
                  <w:szCs w:val="22"/>
                  <w:rPrChange w:id="36054" w:author="James Vu" w:date="2024-04-18T23:49:00Z">
                    <w:rPr>
                      <w:color w:val="000000"/>
                      <w:sz w:val="26"/>
                      <w:szCs w:val="26"/>
                    </w:rPr>
                  </w:rPrChange>
                </w:rPr>
                <w:br/>
                <w:t>Báo cáo Và Thống Kê</w:t>
              </w:r>
              <w:r w:rsidRPr="00B053AF">
                <w:rPr>
                  <w:color w:val="000000"/>
                  <w:sz w:val="22"/>
                  <w:szCs w:val="22"/>
                  <w:rPrChange w:id="36055" w:author="James Vu" w:date="2024-04-18T23:49:00Z">
                    <w:rPr>
                      <w:color w:val="000000"/>
                      <w:sz w:val="26"/>
                      <w:szCs w:val="26"/>
                    </w:rPr>
                  </w:rPrChange>
                </w:rPr>
                <w:br/>
                <w:t>Ứng Dụng Di Động (Android Và iOS)</w:t>
              </w:r>
              <w:r w:rsidRPr="00B053AF">
                <w:rPr>
                  <w:color w:val="000000"/>
                  <w:sz w:val="22"/>
                  <w:szCs w:val="22"/>
                  <w:rPrChange w:id="36056" w:author="James Vu" w:date="2024-04-18T23:49:00Z">
                    <w:rPr>
                      <w:color w:val="000000"/>
                      <w:sz w:val="26"/>
                      <w:szCs w:val="26"/>
                    </w:rPr>
                  </w:rPrChange>
                </w:rPr>
                <w:br/>
                <w:t xml:space="preserve">Danh sách các giao diện thực hiện trên </w:t>
              </w:r>
              <w:r w:rsidRPr="00B053AF">
                <w:rPr>
                  <w:color w:val="000000"/>
                  <w:sz w:val="22"/>
                  <w:szCs w:val="22"/>
                  <w:rPrChange w:id="36057" w:author="James Vu" w:date="2024-04-18T23:49:00Z">
                    <w:rPr>
                      <w:color w:val="000000"/>
                      <w:sz w:val="26"/>
                      <w:szCs w:val="26"/>
                    </w:rPr>
                  </w:rPrChange>
                </w:rPr>
                <w:lastRenderedPageBreak/>
                <w:t>nền tảng Web Portal</w:t>
              </w:r>
            </w:ins>
          </w:p>
        </w:tc>
        <w:tc>
          <w:tcPr>
            <w:tcW w:w="888" w:type="dxa"/>
            <w:shd w:val="clear" w:color="auto" w:fill="auto"/>
            <w:vAlign w:val="center"/>
            <w:hideMark/>
            <w:tcPrChange w:id="36058"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50DEF736" w14:textId="77777777" w:rsidR="001F08AC" w:rsidRPr="00B053AF" w:rsidRDefault="001F08AC">
            <w:pPr>
              <w:jc w:val="center"/>
              <w:rPr>
                <w:ins w:id="36059" w:author="James Vu" w:date="2024-04-18T23:36:00Z"/>
                <w:color w:val="000000"/>
                <w:sz w:val="22"/>
                <w:szCs w:val="22"/>
                <w:rPrChange w:id="36060" w:author="James Vu" w:date="2024-04-18T23:49:00Z">
                  <w:rPr>
                    <w:ins w:id="36061" w:author="James Vu" w:date="2024-04-18T23:36:00Z"/>
                    <w:color w:val="000000"/>
                    <w:sz w:val="26"/>
                    <w:szCs w:val="26"/>
                  </w:rPr>
                </w:rPrChange>
              </w:rPr>
            </w:pPr>
            <w:ins w:id="36062" w:author="James Vu" w:date="2024-04-18T23:36:00Z">
              <w:r w:rsidRPr="00B053AF">
                <w:rPr>
                  <w:color w:val="000000"/>
                  <w:sz w:val="22"/>
                  <w:szCs w:val="22"/>
                  <w:rPrChange w:id="36063" w:author="James Vu" w:date="2024-04-18T23:49:00Z">
                    <w:rPr>
                      <w:color w:val="000000"/>
                      <w:sz w:val="26"/>
                      <w:szCs w:val="26"/>
                    </w:rPr>
                  </w:rPrChange>
                </w:rPr>
                <w:lastRenderedPageBreak/>
                <w:t>Gói phần mềm</w:t>
              </w:r>
            </w:ins>
          </w:p>
        </w:tc>
        <w:tc>
          <w:tcPr>
            <w:tcW w:w="997" w:type="dxa"/>
            <w:shd w:val="clear" w:color="auto" w:fill="auto"/>
            <w:vAlign w:val="center"/>
            <w:hideMark/>
            <w:tcPrChange w:id="36064"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14BEB932" w14:textId="77777777" w:rsidR="001F08AC" w:rsidRPr="00B053AF" w:rsidRDefault="001F08AC">
            <w:pPr>
              <w:jc w:val="center"/>
              <w:rPr>
                <w:ins w:id="36065" w:author="James Vu" w:date="2024-04-18T23:36:00Z"/>
                <w:color w:val="000000"/>
                <w:sz w:val="22"/>
                <w:szCs w:val="22"/>
                <w:rPrChange w:id="36066" w:author="James Vu" w:date="2024-04-18T23:49:00Z">
                  <w:rPr>
                    <w:ins w:id="36067" w:author="James Vu" w:date="2024-04-18T23:36:00Z"/>
                    <w:color w:val="000000"/>
                    <w:sz w:val="26"/>
                    <w:szCs w:val="26"/>
                  </w:rPr>
                </w:rPrChange>
              </w:rPr>
            </w:pPr>
            <w:ins w:id="36068" w:author="James Vu" w:date="2024-04-18T23:36:00Z">
              <w:r w:rsidRPr="00B053AF">
                <w:rPr>
                  <w:color w:val="000000"/>
                  <w:sz w:val="22"/>
                  <w:szCs w:val="22"/>
                  <w:rPrChange w:id="36069" w:author="James Vu" w:date="2024-04-18T23:49:00Z">
                    <w:rPr>
                      <w:color w:val="000000"/>
                      <w:sz w:val="26"/>
                      <w:szCs w:val="26"/>
                    </w:rPr>
                  </w:rPrChange>
                </w:rPr>
                <w:t>1</w:t>
              </w:r>
            </w:ins>
          </w:p>
        </w:tc>
        <w:tc>
          <w:tcPr>
            <w:tcW w:w="1290" w:type="dxa"/>
            <w:shd w:val="clear" w:color="auto" w:fill="auto"/>
            <w:vAlign w:val="center"/>
            <w:hideMark/>
            <w:tcPrChange w:id="36070"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73D38030" w14:textId="77777777" w:rsidR="001F08AC" w:rsidRPr="00B053AF" w:rsidRDefault="001F08AC">
            <w:pPr>
              <w:jc w:val="center"/>
              <w:rPr>
                <w:ins w:id="36071" w:author="James Vu" w:date="2024-04-18T23:36:00Z"/>
                <w:color w:val="000000"/>
                <w:sz w:val="22"/>
                <w:szCs w:val="22"/>
                <w:rPrChange w:id="36072" w:author="James Vu" w:date="2024-04-18T23:49:00Z">
                  <w:rPr>
                    <w:ins w:id="36073" w:author="James Vu" w:date="2024-04-18T23:36:00Z"/>
                    <w:color w:val="000000"/>
                    <w:sz w:val="26"/>
                    <w:szCs w:val="26"/>
                  </w:rPr>
                </w:rPrChange>
              </w:rPr>
            </w:pPr>
            <w:ins w:id="36074" w:author="James Vu" w:date="2024-04-18T23:36:00Z">
              <w:r w:rsidRPr="00B053AF">
                <w:rPr>
                  <w:color w:val="000000"/>
                  <w:sz w:val="22"/>
                  <w:szCs w:val="22"/>
                  <w:rPrChange w:id="36075" w:author="James Vu" w:date="2024-04-18T23:49:00Z">
                    <w:rPr>
                      <w:color w:val="000000"/>
                      <w:sz w:val="26"/>
                      <w:szCs w:val="26"/>
                    </w:rPr>
                  </w:rPrChange>
                </w:rPr>
                <w:t>1.287.000.000</w:t>
              </w:r>
            </w:ins>
          </w:p>
        </w:tc>
        <w:tc>
          <w:tcPr>
            <w:tcW w:w="2079" w:type="dxa"/>
            <w:shd w:val="clear" w:color="auto" w:fill="auto"/>
            <w:vAlign w:val="center"/>
            <w:hideMark/>
            <w:tcPrChange w:id="36076"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13E9A727" w14:textId="77777777" w:rsidR="001F08AC" w:rsidRPr="00B053AF" w:rsidRDefault="001F08AC">
            <w:pPr>
              <w:jc w:val="center"/>
              <w:rPr>
                <w:ins w:id="36077" w:author="James Vu" w:date="2024-04-18T23:36:00Z"/>
                <w:color w:val="000000"/>
                <w:sz w:val="22"/>
                <w:szCs w:val="22"/>
                <w:rPrChange w:id="36078" w:author="James Vu" w:date="2024-04-18T23:49:00Z">
                  <w:rPr>
                    <w:ins w:id="36079" w:author="James Vu" w:date="2024-04-18T23:36:00Z"/>
                    <w:color w:val="000000"/>
                    <w:sz w:val="26"/>
                    <w:szCs w:val="26"/>
                  </w:rPr>
                </w:rPrChange>
              </w:rPr>
            </w:pPr>
            <w:ins w:id="36080" w:author="James Vu" w:date="2024-04-18T23:36:00Z">
              <w:r w:rsidRPr="00B053AF">
                <w:rPr>
                  <w:color w:val="000000"/>
                  <w:sz w:val="22"/>
                  <w:szCs w:val="22"/>
                  <w:rPrChange w:id="36081" w:author="James Vu" w:date="2024-04-18T23:49:00Z">
                    <w:rPr>
                      <w:color w:val="000000"/>
                      <w:sz w:val="26"/>
                      <w:szCs w:val="26"/>
                    </w:rPr>
                  </w:rPrChange>
                </w:rPr>
                <w:t>1.287.000.000</w:t>
              </w:r>
            </w:ins>
          </w:p>
        </w:tc>
        <w:tc>
          <w:tcPr>
            <w:tcW w:w="1416" w:type="dxa"/>
            <w:shd w:val="clear" w:color="auto" w:fill="auto"/>
            <w:vAlign w:val="center"/>
            <w:hideMark/>
            <w:tcPrChange w:id="36082"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05BE446F" w14:textId="77777777" w:rsidR="001F08AC" w:rsidRPr="00B053AF" w:rsidRDefault="001F08AC">
            <w:pPr>
              <w:jc w:val="center"/>
              <w:rPr>
                <w:ins w:id="36083" w:author="James Vu" w:date="2024-04-18T23:36:00Z"/>
                <w:color w:val="000000"/>
                <w:sz w:val="22"/>
                <w:szCs w:val="22"/>
                <w:rPrChange w:id="36084" w:author="James Vu" w:date="2024-04-18T23:49:00Z">
                  <w:rPr>
                    <w:ins w:id="36085" w:author="James Vu" w:date="2024-04-18T23:36:00Z"/>
                    <w:color w:val="000000"/>
                    <w:sz w:val="26"/>
                    <w:szCs w:val="26"/>
                  </w:rPr>
                </w:rPrChange>
              </w:rPr>
            </w:pPr>
            <w:ins w:id="36086" w:author="James Vu" w:date="2024-04-18T23:36:00Z">
              <w:r w:rsidRPr="00B053AF">
                <w:rPr>
                  <w:color w:val="000000"/>
                  <w:sz w:val="22"/>
                  <w:szCs w:val="22"/>
                  <w:rPrChange w:id="36087" w:author="James Vu" w:date="2024-04-18T23:49:00Z">
                    <w:rPr>
                      <w:color w:val="000000"/>
                      <w:sz w:val="26"/>
                      <w:szCs w:val="26"/>
                    </w:rPr>
                  </w:rPrChange>
                </w:rPr>
                <w:t>0</w:t>
              </w:r>
            </w:ins>
          </w:p>
        </w:tc>
        <w:tc>
          <w:tcPr>
            <w:tcW w:w="1715" w:type="dxa"/>
            <w:shd w:val="clear" w:color="auto" w:fill="auto"/>
            <w:vAlign w:val="center"/>
            <w:hideMark/>
            <w:tcPrChange w:id="36088"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6F5411D1" w14:textId="77777777" w:rsidR="001F08AC" w:rsidRPr="00B053AF" w:rsidRDefault="001F08AC">
            <w:pPr>
              <w:jc w:val="center"/>
              <w:rPr>
                <w:ins w:id="36089" w:author="James Vu" w:date="2024-04-18T23:36:00Z"/>
                <w:color w:val="000000"/>
                <w:sz w:val="22"/>
                <w:szCs w:val="22"/>
                <w:rPrChange w:id="36090" w:author="James Vu" w:date="2024-04-18T23:49:00Z">
                  <w:rPr>
                    <w:ins w:id="36091" w:author="James Vu" w:date="2024-04-18T23:36:00Z"/>
                    <w:color w:val="000000"/>
                    <w:sz w:val="26"/>
                    <w:szCs w:val="26"/>
                  </w:rPr>
                </w:rPrChange>
              </w:rPr>
            </w:pPr>
            <w:ins w:id="36092" w:author="James Vu" w:date="2024-04-18T23:36:00Z">
              <w:r w:rsidRPr="00B053AF">
                <w:rPr>
                  <w:color w:val="000000"/>
                  <w:sz w:val="22"/>
                  <w:szCs w:val="22"/>
                  <w:rPrChange w:id="36093" w:author="James Vu" w:date="2024-04-18T23:49:00Z">
                    <w:rPr>
                      <w:color w:val="000000"/>
                      <w:sz w:val="26"/>
                      <w:szCs w:val="26"/>
                    </w:rPr>
                  </w:rPrChange>
                </w:rPr>
                <w:t>1.287.000.000</w:t>
              </w:r>
            </w:ins>
          </w:p>
        </w:tc>
        <w:tc>
          <w:tcPr>
            <w:tcW w:w="1589" w:type="dxa"/>
            <w:shd w:val="clear" w:color="auto" w:fill="auto"/>
            <w:vAlign w:val="center"/>
            <w:hideMark/>
            <w:tcPrChange w:id="36094"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073C614F" w14:textId="77777777" w:rsidR="001F08AC" w:rsidRPr="00B053AF" w:rsidRDefault="001F08AC">
            <w:pPr>
              <w:rPr>
                <w:ins w:id="36095" w:author="James Vu" w:date="2024-04-18T23:36:00Z"/>
                <w:color w:val="000000"/>
                <w:sz w:val="22"/>
                <w:szCs w:val="22"/>
                <w:rPrChange w:id="36096" w:author="James Vu" w:date="2024-04-18T23:49:00Z">
                  <w:rPr>
                    <w:ins w:id="36097" w:author="James Vu" w:date="2024-04-18T23:36:00Z"/>
                    <w:color w:val="000000"/>
                    <w:sz w:val="26"/>
                    <w:szCs w:val="26"/>
                  </w:rPr>
                </w:rPrChange>
              </w:rPr>
            </w:pPr>
            <w:ins w:id="36098" w:author="James Vu" w:date="2024-04-18T23:36:00Z">
              <w:r w:rsidRPr="00B053AF">
                <w:rPr>
                  <w:color w:val="000000"/>
                  <w:sz w:val="22"/>
                  <w:szCs w:val="22"/>
                  <w:rPrChange w:id="36099" w:author="James Vu" w:date="2024-04-18T23:49:00Z">
                    <w:rPr>
                      <w:color w:val="000000"/>
                      <w:sz w:val="26"/>
                      <w:szCs w:val="26"/>
                    </w:rPr>
                  </w:rPrChange>
                </w:rPr>
                <w:t>Báo giá dự toán và triển khai thực hiện theo CV 2589/BTTTT-ƯDCNTT (Hướng dẫn xác định chi phí phát triển, nâng cấp phần mềm nội bộ)</w:t>
              </w:r>
            </w:ins>
          </w:p>
        </w:tc>
      </w:tr>
      <w:tr w:rsidR="001F08AC" w:rsidRPr="00B053AF" w14:paraId="21CE5271" w14:textId="77777777" w:rsidTr="003C02FF">
        <w:trPr>
          <w:trHeight w:val="20"/>
          <w:ins w:id="36100" w:author="James Vu" w:date="2024-04-18T23:36:00Z"/>
          <w:trPrChange w:id="36101" w:author="James Vu" w:date="2024-04-19T00:26:00Z">
            <w:trPr>
              <w:trHeight w:val="20"/>
            </w:trPr>
          </w:trPrChange>
        </w:trPr>
        <w:tc>
          <w:tcPr>
            <w:tcW w:w="697" w:type="dxa"/>
            <w:shd w:val="clear" w:color="auto" w:fill="auto"/>
            <w:vAlign w:val="center"/>
            <w:hideMark/>
            <w:tcPrChange w:id="36102" w:author="James Vu" w:date="2024-04-19T00:26:00Z">
              <w:tcPr>
                <w:tcW w:w="697" w:type="dxa"/>
                <w:tcBorders>
                  <w:top w:val="nil"/>
                  <w:left w:val="single" w:sz="4" w:space="0" w:color="auto"/>
                  <w:bottom w:val="single" w:sz="4" w:space="0" w:color="auto"/>
                  <w:right w:val="single" w:sz="4" w:space="0" w:color="auto"/>
                </w:tcBorders>
                <w:shd w:val="clear" w:color="000000" w:fill="C4D79B"/>
                <w:vAlign w:val="center"/>
                <w:hideMark/>
              </w:tcPr>
            </w:tcPrChange>
          </w:tcPr>
          <w:p w14:paraId="3B58FA2C" w14:textId="77777777" w:rsidR="001F08AC" w:rsidRPr="00B053AF" w:rsidRDefault="001F08AC">
            <w:pPr>
              <w:jc w:val="center"/>
              <w:rPr>
                <w:ins w:id="36103" w:author="James Vu" w:date="2024-04-18T23:36:00Z"/>
                <w:b/>
                <w:bCs/>
                <w:color w:val="000000"/>
                <w:sz w:val="22"/>
                <w:szCs w:val="22"/>
                <w:rPrChange w:id="36104" w:author="James Vu" w:date="2024-04-18T23:49:00Z">
                  <w:rPr>
                    <w:ins w:id="36105" w:author="James Vu" w:date="2024-04-18T23:36:00Z"/>
                    <w:b/>
                    <w:bCs/>
                    <w:color w:val="000000"/>
                    <w:sz w:val="26"/>
                    <w:szCs w:val="26"/>
                  </w:rPr>
                </w:rPrChange>
              </w:rPr>
            </w:pPr>
            <w:ins w:id="36106" w:author="James Vu" w:date="2024-04-18T23:36:00Z">
              <w:r w:rsidRPr="00B053AF">
                <w:rPr>
                  <w:b/>
                  <w:bCs/>
                  <w:color w:val="000000"/>
                  <w:sz w:val="22"/>
                  <w:szCs w:val="22"/>
                  <w:rPrChange w:id="36107" w:author="James Vu" w:date="2024-04-18T23:49:00Z">
                    <w:rPr>
                      <w:b/>
                      <w:bCs/>
                      <w:color w:val="000000"/>
                      <w:sz w:val="26"/>
                      <w:szCs w:val="26"/>
                    </w:rPr>
                  </w:rPrChange>
                </w:rPr>
                <w:lastRenderedPageBreak/>
                <w:t> </w:t>
              </w:r>
            </w:ins>
          </w:p>
        </w:tc>
        <w:tc>
          <w:tcPr>
            <w:tcW w:w="1804" w:type="dxa"/>
            <w:shd w:val="clear" w:color="auto" w:fill="auto"/>
            <w:vAlign w:val="center"/>
            <w:hideMark/>
            <w:tcPrChange w:id="36108" w:author="James Vu" w:date="2024-04-19T00:26:00Z">
              <w:tcPr>
                <w:tcW w:w="1804" w:type="dxa"/>
                <w:tcBorders>
                  <w:top w:val="nil"/>
                  <w:left w:val="nil"/>
                  <w:bottom w:val="single" w:sz="4" w:space="0" w:color="auto"/>
                  <w:right w:val="single" w:sz="4" w:space="0" w:color="auto"/>
                </w:tcBorders>
                <w:shd w:val="clear" w:color="000000" w:fill="C4D79B"/>
                <w:vAlign w:val="center"/>
                <w:hideMark/>
              </w:tcPr>
            </w:tcPrChange>
          </w:tcPr>
          <w:p w14:paraId="5F82386F" w14:textId="77777777" w:rsidR="001F08AC" w:rsidRPr="00B053AF" w:rsidRDefault="001F08AC">
            <w:pPr>
              <w:rPr>
                <w:ins w:id="36109" w:author="James Vu" w:date="2024-04-18T23:36:00Z"/>
                <w:b/>
                <w:bCs/>
                <w:color w:val="000000"/>
                <w:sz w:val="22"/>
                <w:szCs w:val="22"/>
                <w:rPrChange w:id="36110" w:author="James Vu" w:date="2024-04-18T23:49:00Z">
                  <w:rPr>
                    <w:ins w:id="36111" w:author="James Vu" w:date="2024-04-18T23:36:00Z"/>
                    <w:b/>
                    <w:bCs/>
                    <w:color w:val="000000"/>
                    <w:sz w:val="26"/>
                    <w:szCs w:val="26"/>
                  </w:rPr>
                </w:rPrChange>
              </w:rPr>
            </w:pPr>
            <w:ins w:id="36112" w:author="James Vu" w:date="2024-04-18T23:36:00Z">
              <w:r w:rsidRPr="00B053AF">
                <w:rPr>
                  <w:b/>
                  <w:bCs/>
                  <w:color w:val="000000"/>
                  <w:sz w:val="22"/>
                  <w:szCs w:val="22"/>
                  <w:rPrChange w:id="36113" w:author="James Vu" w:date="2024-04-18T23:49:00Z">
                    <w:rPr>
                      <w:b/>
                      <w:bCs/>
                      <w:color w:val="000000"/>
                      <w:sz w:val="26"/>
                      <w:szCs w:val="26"/>
                    </w:rPr>
                  </w:rPrChange>
                </w:rPr>
                <w:t>Tổng Cộng</w:t>
              </w:r>
            </w:ins>
          </w:p>
        </w:tc>
        <w:tc>
          <w:tcPr>
            <w:tcW w:w="1974" w:type="dxa"/>
            <w:shd w:val="clear" w:color="auto" w:fill="auto"/>
            <w:vAlign w:val="center"/>
            <w:hideMark/>
            <w:tcPrChange w:id="36114" w:author="James Vu" w:date="2024-04-19T00:26:00Z">
              <w:tcPr>
                <w:tcW w:w="1974" w:type="dxa"/>
                <w:tcBorders>
                  <w:top w:val="nil"/>
                  <w:left w:val="nil"/>
                  <w:bottom w:val="single" w:sz="4" w:space="0" w:color="auto"/>
                  <w:right w:val="single" w:sz="4" w:space="0" w:color="auto"/>
                </w:tcBorders>
                <w:shd w:val="clear" w:color="000000" w:fill="C4D79B"/>
                <w:vAlign w:val="center"/>
                <w:hideMark/>
              </w:tcPr>
            </w:tcPrChange>
          </w:tcPr>
          <w:p w14:paraId="21BBDAFC" w14:textId="77777777" w:rsidR="001F08AC" w:rsidRPr="00B053AF" w:rsidRDefault="001F08AC">
            <w:pPr>
              <w:rPr>
                <w:ins w:id="36115" w:author="James Vu" w:date="2024-04-18T23:36:00Z"/>
                <w:b/>
                <w:bCs/>
                <w:color w:val="000000"/>
                <w:sz w:val="22"/>
                <w:szCs w:val="22"/>
                <w:rPrChange w:id="36116" w:author="James Vu" w:date="2024-04-18T23:49:00Z">
                  <w:rPr>
                    <w:ins w:id="36117" w:author="James Vu" w:date="2024-04-18T23:36:00Z"/>
                    <w:b/>
                    <w:bCs/>
                    <w:color w:val="000000"/>
                    <w:sz w:val="26"/>
                    <w:szCs w:val="26"/>
                  </w:rPr>
                </w:rPrChange>
              </w:rPr>
            </w:pPr>
            <w:ins w:id="36118" w:author="James Vu" w:date="2024-04-18T23:36:00Z">
              <w:r w:rsidRPr="00B053AF">
                <w:rPr>
                  <w:b/>
                  <w:bCs/>
                  <w:color w:val="000000"/>
                  <w:sz w:val="22"/>
                  <w:szCs w:val="22"/>
                  <w:rPrChange w:id="36119" w:author="James Vu" w:date="2024-04-18T23:49:00Z">
                    <w:rPr>
                      <w:b/>
                      <w:bCs/>
                      <w:color w:val="000000"/>
                      <w:sz w:val="26"/>
                      <w:szCs w:val="26"/>
                    </w:rPr>
                  </w:rPrChange>
                </w:rPr>
                <w:t> </w:t>
              </w:r>
            </w:ins>
          </w:p>
        </w:tc>
        <w:tc>
          <w:tcPr>
            <w:tcW w:w="888" w:type="dxa"/>
            <w:shd w:val="clear" w:color="auto" w:fill="auto"/>
            <w:vAlign w:val="center"/>
            <w:hideMark/>
            <w:tcPrChange w:id="36120" w:author="James Vu" w:date="2024-04-19T00:26:00Z">
              <w:tcPr>
                <w:tcW w:w="888" w:type="dxa"/>
                <w:tcBorders>
                  <w:top w:val="nil"/>
                  <w:left w:val="nil"/>
                  <w:bottom w:val="single" w:sz="4" w:space="0" w:color="auto"/>
                  <w:right w:val="single" w:sz="4" w:space="0" w:color="auto"/>
                </w:tcBorders>
                <w:shd w:val="clear" w:color="000000" w:fill="C4D79B"/>
                <w:vAlign w:val="center"/>
                <w:hideMark/>
              </w:tcPr>
            </w:tcPrChange>
          </w:tcPr>
          <w:p w14:paraId="3ECCB529" w14:textId="77777777" w:rsidR="001F08AC" w:rsidRPr="00B053AF" w:rsidRDefault="001F08AC">
            <w:pPr>
              <w:jc w:val="center"/>
              <w:rPr>
                <w:ins w:id="36121" w:author="James Vu" w:date="2024-04-18T23:36:00Z"/>
                <w:b/>
                <w:bCs/>
                <w:color w:val="000000"/>
                <w:sz w:val="22"/>
                <w:szCs w:val="22"/>
                <w:rPrChange w:id="36122" w:author="James Vu" w:date="2024-04-18T23:49:00Z">
                  <w:rPr>
                    <w:ins w:id="36123" w:author="James Vu" w:date="2024-04-18T23:36:00Z"/>
                    <w:b/>
                    <w:bCs/>
                    <w:color w:val="000000"/>
                    <w:sz w:val="26"/>
                    <w:szCs w:val="26"/>
                  </w:rPr>
                </w:rPrChange>
              </w:rPr>
            </w:pPr>
            <w:ins w:id="36124" w:author="James Vu" w:date="2024-04-18T23:36:00Z">
              <w:r w:rsidRPr="00B053AF">
                <w:rPr>
                  <w:b/>
                  <w:bCs/>
                  <w:color w:val="000000"/>
                  <w:sz w:val="22"/>
                  <w:szCs w:val="22"/>
                  <w:rPrChange w:id="36125" w:author="James Vu" w:date="2024-04-18T23:49:00Z">
                    <w:rPr>
                      <w:b/>
                      <w:bCs/>
                      <w:color w:val="000000"/>
                      <w:sz w:val="26"/>
                      <w:szCs w:val="26"/>
                    </w:rPr>
                  </w:rPrChange>
                </w:rPr>
                <w:t> </w:t>
              </w:r>
            </w:ins>
          </w:p>
        </w:tc>
        <w:tc>
          <w:tcPr>
            <w:tcW w:w="997" w:type="dxa"/>
            <w:shd w:val="clear" w:color="auto" w:fill="auto"/>
            <w:vAlign w:val="center"/>
            <w:hideMark/>
            <w:tcPrChange w:id="36126" w:author="James Vu" w:date="2024-04-19T00:26:00Z">
              <w:tcPr>
                <w:tcW w:w="997" w:type="dxa"/>
                <w:tcBorders>
                  <w:top w:val="nil"/>
                  <w:left w:val="nil"/>
                  <w:bottom w:val="single" w:sz="4" w:space="0" w:color="auto"/>
                  <w:right w:val="single" w:sz="4" w:space="0" w:color="auto"/>
                </w:tcBorders>
                <w:shd w:val="clear" w:color="000000" w:fill="C4D79B"/>
                <w:vAlign w:val="center"/>
                <w:hideMark/>
              </w:tcPr>
            </w:tcPrChange>
          </w:tcPr>
          <w:p w14:paraId="4E4EC7E6" w14:textId="77777777" w:rsidR="001F08AC" w:rsidRPr="00B053AF" w:rsidRDefault="001F08AC">
            <w:pPr>
              <w:jc w:val="center"/>
              <w:rPr>
                <w:ins w:id="36127" w:author="James Vu" w:date="2024-04-18T23:36:00Z"/>
                <w:b/>
                <w:bCs/>
                <w:color w:val="000000"/>
                <w:sz w:val="22"/>
                <w:szCs w:val="22"/>
                <w:rPrChange w:id="36128" w:author="James Vu" w:date="2024-04-18T23:49:00Z">
                  <w:rPr>
                    <w:ins w:id="36129" w:author="James Vu" w:date="2024-04-18T23:36:00Z"/>
                    <w:b/>
                    <w:bCs/>
                    <w:color w:val="000000"/>
                    <w:sz w:val="26"/>
                    <w:szCs w:val="26"/>
                  </w:rPr>
                </w:rPrChange>
              </w:rPr>
            </w:pPr>
            <w:ins w:id="36130" w:author="James Vu" w:date="2024-04-18T23:36:00Z">
              <w:r w:rsidRPr="00B053AF">
                <w:rPr>
                  <w:b/>
                  <w:bCs/>
                  <w:color w:val="000000"/>
                  <w:sz w:val="22"/>
                  <w:szCs w:val="22"/>
                  <w:rPrChange w:id="36131" w:author="James Vu" w:date="2024-04-18T23:49:00Z">
                    <w:rPr>
                      <w:b/>
                      <w:bCs/>
                      <w:color w:val="000000"/>
                      <w:sz w:val="26"/>
                      <w:szCs w:val="26"/>
                    </w:rPr>
                  </w:rPrChange>
                </w:rPr>
                <w:t> </w:t>
              </w:r>
            </w:ins>
          </w:p>
        </w:tc>
        <w:tc>
          <w:tcPr>
            <w:tcW w:w="1290" w:type="dxa"/>
            <w:shd w:val="clear" w:color="auto" w:fill="auto"/>
            <w:vAlign w:val="center"/>
            <w:hideMark/>
            <w:tcPrChange w:id="36132" w:author="James Vu" w:date="2024-04-19T00:26:00Z">
              <w:tcPr>
                <w:tcW w:w="1290" w:type="dxa"/>
                <w:gridSpan w:val="2"/>
                <w:tcBorders>
                  <w:top w:val="nil"/>
                  <w:left w:val="nil"/>
                  <w:bottom w:val="single" w:sz="4" w:space="0" w:color="auto"/>
                  <w:right w:val="single" w:sz="4" w:space="0" w:color="auto"/>
                </w:tcBorders>
                <w:shd w:val="clear" w:color="000000" w:fill="C4D79B"/>
                <w:vAlign w:val="center"/>
                <w:hideMark/>
              </w:tcPr>
            </w:tcPrChange>
          </w:tcPr>
          <w:p w14:paraId="3F57B2DF" w14:textId="77777777" w:rsidR="001F08AC" w:rsidRPr="00B053AF" w:rsidRDefault="001F08AC">
            <w:pPr>
              <w:jc w:val="center"/>
              <w:rPr>
                <w:ins w:id="36133" w:author="James Vu" w:date="2024-04-18T23:36:00Z"/>
                <w:b/>
                <w:bCs/>
                <w:color w:val="000000"/>
                <w:sz w:val="22"/>
                <w:szCs w:val="22"/>
                <w:rPrChange w:id="36134" w:author="James Vu" w:date="2024-04-18T23:49:00Z">
                  <w:rPr>
                    <w:ins w:id="36135" w:author="James Vu" w:date="2024-04-18T23:36:00Z"/>
                    <w:b/>
                    <w:bCs/>
                    <w:color w:val="000000"/>
                    <w:sz w:val="26"/>
                    <w:szCs w:val="26"/>
                  </w:rPr>
                </w:rPrChange>
              </w:rPr>
            </w:pPr>
            <w:ins w:id="36136" w:author="James Vu" w:date="2024-04-18T23:36:00Z">
              <w:r w:rsidRPr="00B053AF">
                <w:rPr>
                  <w:b/>
                  <w:bCs/>
                  <w:color w:val="000000"/>
                  <w:sz w:val="22"/>
                  <w:szCs w:val="22"/>
                  <w:rPrChange w:id="36137" w:author="James Vu" w:date="2024-04-18T23:49:00Z">
                    <w:rPr>
                      <w:b/>
                      <w:bCs/>
                      <w:color w:val="000000"/>
                      <w:sz w:val="26"/>
                      <w:szCs w:val="26"/>
                    </w:rPr>
                  </w:rPrChange>
                </w:rPr>
                <w:t> </w:t>
              </w:r>
            </w:ins>
          </w:p>
        </w:tc>
        <w:tc>
          <w:tcPr>
            <w:tcW w:w="2079" w:type="dxa"/>
            <w:shd w:val="clear" w:color="auto" w:fill="auto"/>
            <w:vAlign w:val="center"/>
            <w:hideMark/>
            <w:tcPrChange w:id="36138" w:author="James Vu" w:date="2024-04-19T00:26:00Z">
              <w:tcPr>
                <w:tcW w:w="2079" w:type="dxa"/>
                <w:tcBorders>
                  <w:top w:val="nil"/>
                  <w:left w:val="nil"/>
                  <w:bottom w:val="single" w:sz="4" w:space="0" w:color="auto"/>
                  <w:right w:val="single" w:sz="4" w:space="0" w:color="auto"/>
                </w:tcBorders>
                <w:shd w:val="clear" w:color="000000" w:fill="C4D79B"/>
                <w:vAlign w:val="center"/>
                <w:hideMark/>
              </w:tcPr>
            </w:tcPrChange>
          </w:tcPr>
          <w:p w14:paraId="2275F991" w14:textId="77777777" w:rsidR="001F08AC" w:rsidRPr="00B053AF" w:rsidRDefault="001F08AC">
            <w:pPr>
              <w:jc w:val="center"/>
              <w:rPr>
                <w:ins w:id="36139" w:author="James Vu" w:date="2024-04-18T23:36:00Z"/>
                <w:b/>
                <w:bCs/>
                <w:color w:val="000000"/>
                <w:sz w:val="22"/>
                <w:szCs w:val="22"/>
                <w:rPrChange w:id="36140" w:author="James Vu" w:date="2024-04-18T23:49:00Z">
                  <w:rPr>
                    <w:ins w:id="36141" w:author="James Vu" w:date="2024-04-18T23:36:00Z"/>
                    <w:b/>
                    <w:bCs/>
                    <w:color w:val="000000"/>
                    <w:sz w:val="26"/>
                    <w:szCs w:val="26"/>
                  </w:rPr>
                </w:rPrChange>
              </w:rPr>
            </w:pPr>
            <w:ins w:id="36142" w:author="James Vu" w:date="2024-04-18T23:36:00Z">
              <w:r w:rsidRPr="00B053AF">
                <w:rPr>
                  <w:b/>
                  <w:bCs/>
                  <w:color w:val="000000"/>
                  <w:sz w:val="22"/>
                  <w:szCs w:val="22"/>
                  <w:rPrChange w:id="36143" w:author="James Vu" w:date="2024-04-18T23:49:00Z">
                    <w:rPr>
                      <w:b/>
                      <w:bCs/>
                      <w:color w:val="000000"/>
                      <w:sz w:val="26"/>
                      <w:szCs w:val="26"/>
                    </w:rPr>
                  </w:rPrChange>
                </w:rPr>
                <w:t>1.687.000.000</w:t>
              </w:r>
            </w:ins>
          </w:p>
        </w:tc>
        <w:tc>
          <w:tcPr>
            <w:tcW w:w="1416" w:type="dxa"/>
            <w:shd w:val="clear" w:color="auto" w:fill="auto"/>
            <w:vAlign w:val="center"/>
            <w:hideMark/>
            <w:tcPrChange w:id="36144" w:author="James Vu" w:date="2024-04-19T00:26:00Z">
              <w:tcPr>
                <w:tcW w:w="1416" w:type="dxa"/>
                <w:gridSpan w:val="2"/>
                <w:tcBorders>
                  <w:top w:val="nil"/>
                  <w:left w:val="nil"/>
                  <w:bottom w:val="single" w:sz="4" w:space="0" w:color="auto"/>
                  <w:right w:val="single" w:sz="4" w:space="0" w:color="auto"/>
                </w:tcBorders>
                <w:shd w:val="clear" w:color="000000" w:fill="C4D79B"/>
                <w:vAlign w:val="center"/>
                <w:hideMark/>
              </w:tcPr>
            </w:tcPrChange>
          </w:tcPr>
          <w:p w14:paraId="22F40060" w14:textId="77777777" w:rsidR="001F08AC" w:rsidRPr="00B053AF" w:rsidRDefault="001F08AC">
            <w:pPr>
              <w:jc w:val="center"/>
              <w:rPr>
                <w:ins w:id="36145" w:author="James Vu" w:date="2024-04-18T23:36:00Z"/>
                <w:b/>
                <w:bCs/>
                <w:color w:val="000000"/>
                <w:sz w:val="22"/>
                <w:szCs w:val="22"/>
                <w:rPrChange w:id="36146" w:author="James Vu" w:date="2024-04-18T23:49:00Z">
                  <w:rPr>
                    <w:ins w:id="36147" w:author="James Vu" w:date="2024-04-18T23:36:00Z"/>
                    <w:b/>
                    <w:bCs/>
                    <w:color w:val="000000"/>
                    <w:sz w:val="26"/>
                    <w:szCs w:val="26"/>
                  </w:rPr>
                </w:rPrChange>
              </w:rPr>
            </w:pPr>
            <w:ins w:id="36148" w:author="James Vu" w:date="2024-04-18T23:36:00Z">
              <w:r w:rsidRPr="00B053AF">
                <w:rPr>
                  <w:b/>
                  <w:bCs/>
                  <w:color w:val="000000"/>
                  <w:sz w:val="22"/>
                  <w:szCs w:val="22"/>
                  <w:rPrChange w:id="36149" w:author="James Vu" w:date="2024-04-18T23:49:00Z">
                    <w:rPr>
                      <w:b/>
                      <w:bCs/>
                      <w:color w:val="000000"/>
                      <w:sz w:val="26"/>
                      <w:szCs w:val="26"/>
                    </w:rPr>
                  </w:rPrChange>
                </w:rPr>
                <w:t>40.000.000</w:t>
              </w:r>
            </w:ins>
          </w:p>
        </w:tc>
        <w:tc>
          <w:tcPr>
            <w:tcW w:w="1715" w:type="dxa"/>
            <w:shd w:val="clear" w:color="auto" w:fill="auto"/>
            <w:vAlign w:val="center"/>
            <w:hideMark/>
            <w:tcPrChange w:id="36150" w:author="James Vu" w:date="2024-04-19T00:26:00Z">
              <w:tcPr>
                <w:tcW w:w="1715" w:type="dxa"/>
                <w:gridSpan w:val="2"/>
                <w:tcBorders>
                  <w:top w:val="nil"/>
                  <w:left w:val="nil"/>
                  <w:bottom w:val="single" w:sz="4" w:space="0" w:color="auto"/>
                  <w:right w:val="single" w:sz="4" w:space="0" w:color="auto"/>
                </w:tcBorders>
                <w:shd w:val="clear" w:color="000000" w:fill="C4D79B"/>
                <w:vAlign w:val="center"/>
                <w:hideMark/>
              </w:tcPr>
            </w:tcPrChange>
          </w:tcPr>
          <w:p w14:paraId="05BF2E68" w14:textId="77777777" w:rsidR="001F08AC" w:rsidRPr="00B053AF" w:rsidRDefault="001F08AC">
            <w:pPr>
              <w:jc w:val="center"/>
              <w:rPr>
                <w:ins w:id="36151" w:author="James Vu" w:date="2024-04-18T23:36:00Z"/>
                <w:b/>
                <w:bCs/>
                <w:color w:val="000000"/>
                <w:sz w:val="22"/>
                <w:szCs w:val="22"/>
                <w:rPrChange w:id="36152" w:author="James Vu" w:date="2024-04-18T23:49:00Z">
                  <w:rPr>
                    <w:ins w:id="36153" w:author="James Vu" w:date="2024-04-18T23:36:00Z"/>
                    <w:b/>
                    <w:bCs/>
                    <w:color w:val="000000"/>
                    <w:sz w:val="26"/>
                    <w:szCs w:val="26"/>
                  </w:rPr>
                </w:rPrChange>
              </w:rPr>
            </w:pPr>
            <w:ins w:id="36154" w:author="James Vu" w:date="2024-04-18T23:36:00Z">
              <w:r w:rsidRPr="00B053AF">
                <w:rPr>
                  <w:b/>
                  <w:bCs/>
                  <w:color w:val="000000"/>
                  <w:sz w:val="22"/>
                  <w:szCs w:val="22"/>
                  <w:rPrChange w:id="36155" w:author="James Vu" w:date="2024-04-18T23:49:00Z">
                    <w:rPr>
                      <w:b/>
                      <w:bCs/>
                      <w:color w:val="000000"/>
                      <w:sz w:val="26"/>
                      <w:szCs w:val="26"/>
                    </w:rPr>
                  </w:rPrChange>
                </w:rPr>
                <w:t>1.727.000.000</w:t>
              </w:r>
            </w:ins>
          </w:p>
        </w:tc>
        <w:tc>
          <w:tcPr>
            <w:tcW w:w="1589" w:type="dxa"/>
            <w:shd w:val="clear" w:color="auto" w:fill="auto"/>
            <w:vAlign w:val="center"/>
            <w:hideMark/>
            <w:tcPrChange w:id="36156" w:author="James Vu" w:date="2024-04-19T00:26:00Z">
              <w:tcPr>
                <w:tcW w:w="1589" w:type="dxa"/>
                <w:gridSpan w:val="2"/>
                <w:tcBorders>
                  <w:top w:val="nil"/>
                  <w:left w:val="nil"/>
                  <w:bottom w:val="single" w:sz="4" w:space="0" w:color="auto"/>
                  <w:right w:val="single" w:sz="4" w:space="0" w:color="auto"/>
                </w:tcBorders>
                <w:shd w:val="clear" w:color="000000" w:fill="C4D79B"/>
                <w:vAlign w:val="center"/>
                <w:hideMark/>
              </w:tcPr>
            </w:tcPrChange>
          </w:tcPr>
          <w:p w14:paraId="126402DB" w14:textId="77777777" w:rsidR="001F08AC" w:rsidRPr="00B053AF" w:rsidRDefault="001F08AC">
            <w:pPr>
              <w:rPr>
                <w:ins w:id="36157" w:author="James Vu" w:date="2024-04-18T23:36:00Z"/>
                <w:b/>
                <w:bCs/>
                <w:color w:val="000000"/>
                <w:sz w:val="22"/>
                <w:szCs w:val="22"/>
                <w:rPrChange w:id="36158" w:author="James Vu" w:date="2024-04-18T23:49:00Z">
                  <w:rPr>
                    <w:ins w:id="36159" w:author="James Vu" w:date="2024-04-18T23:36:00Z"/>
                    <w:b/>
                    <w:bCs/>
                    <w:color w:val="000000"/>
                    <w:sz w:val="26"/>
                    <w:szCs w:val="26"/>
                  </w:rPr>
                </w:rPrChange>
              </w:rPr>
            </w:pPr>
            <w:ins w:id="36160" w:author="James Vu" w:date="2024-04-18T23:36:00Z">
              <w:r w:rsidRPr="00B053AF">
                <w:rPr>
                  <w:b/>
                  <w:bCs/>
                  <w:color w:val="000000"/>
                  <w:sz w:val="22"/>
                  <w:szCs w:val="22"/>
                  <w:rPrChange w:id="36161" w:author="James Vu" w:date="2024-04-18T23:49:00Z">
                    <w:rPr>
                      <w:b/>
                      <w:bCs/>
                      <w:color w:val="000000"/>
                      <w:sz w:val="26"/>
                      <w:szCs w:val="26"/>
                    </w:rPr>
                  </w:rPrChange>
                </w:rPr>
                <w:t> </w:t>
              </w:r>
            </w:ins>
          </w:p>
        </w:tc>
      </w:tr>
      <w:tr w:rsidR="001F08AC" w:rsidRPr="00B053AF" w14:paraId="2F3F6F38" w14:textId="77777777" w:rsidTr="003C02FF">
        <w:trPr>
          <w:trHeight w:val="20"/>
          <w:ins w:id="36162" w:author="James Vu" w:date="2024-04-18T23:36:00Z"/>
          <w:trPrChange w:id="36163" w:author="James Vu" w:date="2024-04-19T00:26:00Z">
            <w:trPr>
              <w:trHeight w:val="20"/>
            </w:trPr>
          </w:trPrChange>
        </w:trPr>
        <w:tc>
          <w:tcPr>
            <w:tcW w:w="697" w:type="dxa"/>
            <w:shd w:val="clear" w:color="auto" w:fill="auto"/>
            <w:noWrap/>
            <w:vAlign w:val="center"/>
            <w:hideMark/>
            <w:tcPrChange w:id="36164" w:author="James Vu" w:date="2024-04-19T00:26:00Z">
              <w:tcPr>
                <w:tcW w:w="697" w:type="dxa"/>
                <w:tcBorders>
                  <w:top w:val="nil"/>
                  <w:left w:val="single" w:sz="4" w:space="0" w:color="auto"/>
                  <w:bottom w:val="single" w:sz="4" w:space="0" w:color="auto"/>
                  <w:right w:val="single" w:sz="4" w:space="0" w:color="auto"/>
                </w:tcBorders>
                <w:shd w:val="clear" w:color="000000" w:fill="EBF1DE"/>
                <w:noWrap/>
                <w:vAlign w:val="center"/>
                <w:hideMark/>
              </w:tcPr>
            </w:tcPrChange>
          </w:tcPr>
          <w:p w14:paraId="033D8C73" w14:textId="77777777" w:rsidR="001F08AC" w:rsidRPr="00B053AF" w:rsidRDefault="001F08AC">
            <w:pPr>
              <w:jc w:val="center"/>
              <w:rPr>
                <w:ins w:id="36165" w:author="James Vu" w:date="2024-04-18T23:36:00Z"/>
                <w:b/>
                <w:bCs/>
                <w:color w:val="000000"/>
                <w:sz w:val="22"/>
                <w:szCs w:val="22"/>
                <w:rPrChange w:id="36166" w:author="James Vu" w:date="2024-04-18T23:49:00Z">
                  <w:rPr>
                    <w:ins w:id="36167" w:author="James Vu" w:date="2024-04-18T23:36:00Z"/>
                    <w:b/>
                    <w:bCs/>
                    <w:color w:val="000000"/>
                    <w:sz w:val="26"/>
                    <w:szCs w:val="26"/>
                  </w:rPr>
                </w:rPrChange>
              </w:rPr>
            </w:pPr>
            <w:ins w:id="36168" w:author="James Vu" w:date="2024-04-18T23:36:00Z">
              <w:r w:rsidRPr="00B053AF">
                <w:rPr>
                  <w:b/>
                  <w:bCs/>
                  <w:color w:val="000000"/>
                  <w:sz w:val="22"/>
                  <w:szCs w:val="22"/>
                  <w:rPrChange w:id="36169" w:author="James Vu" w:date="2024-04-18T23:49:00Z">
                    <w:rPr>
                      <w:b/>
                      <w:bCs/>
                      <w:color w:val="000000"/>
                      <w:sz w:val="26"/>
                      <w:szCs w:val="26"/>
                    </w:rPr>
                  </w:rPrChange>
                </w:rPr>
                <w:t>3.4</w:t>
              </w:r>
            </w:ins>
          </w:p>
        </w:tc>
        <w:tc>
          <w:tcPr>
            <w:tcW w:w="1804" w:type="dxa"/>
            <w:shd w:val="clear" w:color="auto" w:fill="auto"/>
            <w:noWrap/>
            <w:vAlign w:val="center"/>
            <w:hideMark/>
            <w:tcPrChange w:id="36170" w:author="James Vu" w:date="2024-04-19T00:26:00Z">
              <w:tcPr>
                <w:tcW w:w="1804" w:type="dxa"/>
                <w:tcBorders>
                  <w:top w:val="nil"/>
                  <w:left w:val="nil"/>
                  <w:bottom w:val="single" w:sz="4" w:space="0" w:color="auto"/>
                  <w:right w:val="single" w:sz="4" w:space="0" w:color="auto"/>
                </w:tcBorders>
                <w:shd w:val="clear" w:color="000000" w:fill="EBF1DE"/>
                <w:noWrap/>
                <w:vAlign w:val="center"/>
                <w:hideMark/>
              </w:tcPr>
            </w:tcPrChange>
          </w:tcPr>
          <w:p w14:paraId="6B41D19F" w14:textId="77777777" w:rsidR="001F08AC" w:rsidRPr="00B053AF" w:rsidRDefault="001F08AC">
            <w:pPr>
              <w:rPr>
                <w:ins w:id="36171" w:author="James Vu" w:date="2024-04-18T23:36:00Z"/>
                <w:b/>
                <w:bCs/>
                <w:color w:val="000000"/>
                <w:sz w:val="22"/>
                <w:szCs w:val="22"/>
                <w:rPrChange w:id="36172" w:author="James Vu" w:date="2024-04-18T23:49:00Z">
                  <w:rPr>
                    <w:ins w:id="36173" w:author="James Vu" w:date="2024-04-18T23:36:00Z"/>
                    <w:b/>
                    <w:bCs/>
                    <w:color w:val="000000"/>
                    <w:sz w:val="26"/>
                    <w:szCs w:val="26"/>
                  </w:rPr>
                </w:rPrChange>
              </w:rPr>
            </w:pPr>
            <w:ins w:id="36174" w:author="James Vu" w:date="2024-04-18T23:36:00Z">
              <w:r w:rsidRPr="00B053AF">
                <w:rPr>
                  <w:b/>
                  <w:bCs/>
                  <w:color w:val="000000"/>
                  <w:sz w:val="22"/>
                  <w:szCs w:val="22"/>
                  <w:rPrChange w:id="36175" w:author="James Vu" w:date="2024-04-18T23:49:00Z">
                    <w:rPr>
                      <w:b/>
                      <w:bCs/>
                      <w:color w:val="000000"/>
                      <w:sz w:val="26"/>
                      <w:szCs w:val="26"/>
                    </w:rPr>
                  </w:rPrChange>
                </w:rPr>
                <w:t>Hệ tính năng về lĩnh vực phát triển nông thôn tỉnh Khánh Hòa (Giai đoạn 1)</w:t>
              </w:r>
            </w:ins>
          </w:p>
        </w:tc>
        <w:tc>
          <w:tcPr>
            <w:tcW w:w="1974" w:type="dxa"/>
            <w:shd w:val="clear" w:color="auto" w:fill="auto"/>
            <w:noWrap/>
            <w:vAlign w:val="center"/>
            <w:hideMark/>
            <w:tcPrChange w:id="36176" w:author="James Vu" w:date="2024-04-19T00:26:00Z">
              <w:tcPr>
                <w:tcW w:w="1974" w:type="dxa"/>
                <w:tcBorders>
                  <w:top w:val="nil"/>
                  <w:left w:val="nil"/>
                  <w:bottom w:val="single" w:sz="4" w:space="0" w:color="auto"/>
                  <w:right w:val="single" w:sz="4" w:space="0" w:color="auto"/>
                </w:tcBorders>
                <w:shd w:val="clear" w:color="000000" w:fill="EBF1DE"/>
                <w:noWrap/>
                <w:vAlign w:val="center"/>
                <w:hideMark/>
              </w:tcPr>
            </w:tcPrChange>
          </w:tcPr>
          <w:p w14:paraId="5713A34B" w14:textId="77777777" w:rsidR="001F08AC" w:rsidRPr="00B053AF" w:rsidRDefault="001F08AC">
            <w:pPr>
              <w:rPr>
                <w:ins w:id="36177" w:author="James Vu" w:date="2024-04-18T23:36:00Z"/>
                <w:b/>
                <w:bCs/>
                <w:color w:val="000000"/>
                <w:sz w:val="22"/>
                <w:szCs w:val="22"/>
                <w:rPrChange w:id="36178" w:author="James Vu" w:date="2024-04-18T23:49:00Z">
                  <w:rPr>
                    <w:ins w:id="36179" w:author="James Vu" w:date="2024-04-18T23:36:00Z"/>
                    <w:b/>
                    <w:bCs/>
                    <w:color w:val="000000"/>
                    <w:sz w:val="26"/>
                    <w:szCs w:val="26"/>
                  </w:rPr>
                </w:rPrChange>
              </w:rPr>
            </w:pPr>
            <w:ins w:id="36180" w:author="James Vu" w:date="2024-04-18T23:36:00Z">
              <w:r w:rsidRPr="00B053AF">
                <w:rPr>
                  <w:b/>
                  <w:bCs/>
                  <w:color w:val="000000"/>
                  <w:sz w:val="22"/>
                  <w:szCs w:val="22"/>
                  <w:rPrChange w:id="36181" w:author="James Vu" w:date="2024-04-18T23:49:00Z">
                    <w:rPr>
                      <w:b/>
                      <w:bCs/>
                      <w:color w:val="000000"/>
                      <w:sz w:val="26"/>
                      <w:szCs w:val="26"/>
                    </w:rPr>
                  </w:rPrChange>
                </w:rPr>
                <w:t> </w:t>
              </w:r>
            </w:ins>
          </w:p>
        </w:tc>
        <w:tc>
          <w:tcPr>
            <w:tcW w:w="888" w:type="dxa"/>
            <w:shd w:val="clear" w:color="auto" w:fill="auto"/>
            <w:noWrap/>
            <w:vAlign w:val="center"/>
            <w:hideMark/>
            <w:tcPrChange w:id="36182" w:author="James Vu" w:date="2024-04-19T00:26:00Z">
              <w:tcPr>
                <w:tcW w:w="888" w:type="dxa"/>
                <w:tcBorders>
                  <w:top w:val="nil"/>
                  <w:left w:val="nil"/>
                  <w:bottom w:val="single" w:sz="4" w:space="0" w:color="auto"/>
                  <w:right w:val="single" w:sz="4" w:space="0" w:color="auto"/>
                </w:tcBorders>
                <w:shd w:val="clear" w:color="000000" w:fill="EBF1DE"/>
                <w:noWrap/>
                <w:vAlign w:val="center"/>
                <w:hideMark/>
              </w:tcPr>
            </w:tcPrChange>
          </w:tcPr>
          <w:p w14:paraId="276C5F9F" w14:textId="77777777" w:rsidR="001F08AC" w:rsidRPr="00B053AF" w:rsidRDefault="001F08AC">
            <w:pPr>
              <w:jc w:val="center"/>
              <w:rPr>
                <w:ins w:id="36183" w:author="James Vu" w:date="2024-04-18T23:36:00Z"/>
                <w:b/>
                <w:bCs/>
                <w:color w:val="000000"/>
                <w:sz w:val="22"/>
                <w:szCs w:val="22"/>
                <w:rPrChange w:id="36184" w:author="James Vu" w:date="2024-04-18T23:49:00Z">
                  <w:rPr>
                    <w:ins w:id="36185" w:author="James Vu" w:date="2024-04-18T23:36:00Z"/>
                    <w:b/>
                    <w:bCs/>
                    <w:color w:val="000000"/>
                    <w:sz w:val="26"/>
                    <w:szCs w:val="26"/>
                  </w:rPr>
                </w:rPrChange>
              </w:rPr>
            </w:pPr>
            <w:ins w:id="36186" w:author="James Vu" w:date="2024-04-18T23:36:00Z">
              <w:r w:rsidRPr="00B053AF">
                <w:rPr>
                  <w:b/>
                  <w:bCs/>
                  <w:color w:val="000000"/>
                  <w:sz w:val="22"/>
                  <w:szCs w:val="22"/>
                  <w:rPrChange w:id="36187" w:author="James Vu" w:date="2024-04-18T23:49:00Z">
                    <w:rPr>
                      <w:b/>
                      <w:bCs/>
                      <w:color w:val="000000"/>
                      <w:sz w:val="26"/>
                      <w:szCs w:val="26"/>
                    </w:rPr>
                  </w:rPrChange>
                </w:rPr>
                <w:t> </w:t>
              </w:r>
            </w:ins>
          </w:p>
        </w:tc>
        <w:tc>
          <w:tcPr>
            <w:tcW w:w="997" w:type="dxa"/>
            <w:shd w:val="clear" w:color="auto" w:fill="auto"/>
            <w:noWrap/>
            <w:vAlign w:val="center"/>
            <w:hideMark/>
            <w:tcPrChange w:id="36188" w:author="James Vu" w:date="2024-04-19T00:26:00Z">
              <w:tcPr>
                <w:tcW w:w="997" w:type="dxa"/>
                <w:tcBorders>
                  <w:top w:val="nil"/>
                  <w:left w:val="nil"/>
                  <w:bottom w:val="single" w:sz="4" w:space="0" w:color="auto"/>
                  <w:right w:val="single" w:sz="4" w:space="0" w:color="auto"/>
                </w:tcBorders>
                <w:shd w:val="clear" w:color="000000" w:fill="EBF1DE"/>
                <w:noWrap/>
                <w:vAlign w:val="center"/>
                <w:hideMark/>
              </w:tcPr>
            </w:tcPrChange>
          </w:tcPr>
          <w:p w14:paraId="039D1568" w14:textId="77777777" w:rsidR="001F08AC" w:rsidRPr="00B053AF" w:rsidRDefault="001F08AC">
            <w:pPr>
              <w:jc w:val="center"/>
              <w:rPr>
                <w:ins w:id="36189" w:author="James Vu" w:date="2024-04-18T23:36:00Z"/>
                <w:b/>
                <w:bCs/>
                <w:color w:val="000000"/>
                <w:sz w:val="22"/>
                <w:szCs w:val="22"/>
                <w:rPrChange w:id="36190" w:author="James Vu" w:date="2024-04-18T23:49:00Z">
                  <w:rPr>
                    <w:ins w:id="36191" w:author="James Vu" w:date="2024-04-18T23:36:00Z"/>
                    <w:b/>
                    <w:bCs/>
                    <w:color w:val="000000"/>
                    <w:sz w:val="26"/>
                    <w:szCs w:val="26"/>
                  </w:rPr>
                </w:rPrChange>
              </w:rPr>
            </w:pPr>
            <w:ins w:id="36192" w:author="James Vu" w:date="2024-04-18T23:36:00Z">
              <w:r w:rsidRPr="00B053AF">
                <w:rPr>
                  <w:b/>
                  <w:bCs/>
                  <w:color w:val="000000"/>
                  <w:sz w:val="22"/>
                  <w:szCs w:val="22"/>
                  <w:rPrChange w:id="36193" w:author="James Vu" w:date="2024-04-18T23:49:00Z">
                    <w:rPr>
                      <w:b/>
                      <w:bCs/>
                      <w:color w:val="000000"/>
                      <w:sz w:val="26"/>
                      <w:szCs w:val="26"/>
                    </w:rPr>
                  </w:rPrChange>
                </w:rPr>
                <w:t> </w:t>
              </w:r>
            </w:ins>
          </w:p>
        </w:tc>
        <w:tc>
          <w:tcPr>
            <w:tcW w:w="1290" w:type="dxa"/>
            <w:shd w:val="clear" w:color="auto" w:fill="auto"/>
            <w:noWrap/>
            <w:vAlign w:val="center"/>
            <w:hideMark/>
            <w:tcPrChange w:id="36194" w:author="James Vu" w:date="2024-04-19T00:26:00Z">
              <w:tcPr>
                <w:tcW w:w="1290" w:type="dxa"/>
                <w:gridSpan w:val="2"/>
                <w:tcBorders>
                  <w:top w:val="nil"/>
                  <w:left w:val="nil"/>
                  <w:bottom w:val="single" w:sz="4" w:space="0" w:color="auto"/>
                  <w:right w:val="single" w:sz="4" w:space="0" w:color="auto"/>
                </w:tcBorders>
                <w:shd w:val="clear" w:color="000000" w:fill="EBF1DE"/>
                <w:noWrap/>
                <w:vAlign w:val="center"/>
                <w:hideMark/>
              </w:tcPr>
            </w:tcPrChange>
          </w:tcPr>
          <w:p w14:paraId="3C4AE490" w14:textId="77777777" w:rsidR="001F08AC" w:rsidRPr="00B053AF" w:rsidRDefault="001F08AC">
            <w:pPr>
              <w:jc w:val="center"/>
              <w:rPr>
                <w:ins w:id="36195" w:author="James Vu" w:date="2024-04-18T23:36:00Z"/>
                <w:b/>
                <w:bCs/>
                <w:color w:val="000000"/>
                <w:sz w:val="22"/>
                <w:szCs w:val="22"/>
                <w:rPrChange w:id="36196" w:author="James Vu" w:date="2024-04-18T23:49:00Z">
                  <w:rPr>
                    <w:ins w:id="36197" w:author="James Vu" w:date="2024-04-18T23:36:00Z"/>
                    <w:b/>
                    <w:bCs/>
                    <w:color w:val="000000"/>
                    <w:sz w:val="26"/>
                    <w:szCs w:val="26"/>
                  </w:rPr>
                </w:rPrChange>
              </w:rPr>
            </w:pPr>
            <w:ins w:id="36198" w:author="James Vu" w:date="2024-04-18T23:36:00Z">
              <w:r w:rsidRPr="00B053AF">
                <w:rPr>
                  <w:b/>
                  <w:bCs/>
                  <w:color w:val="000000"/>
                  <w:sz w:val="22"/>
                  <w:szCs w:val="22"/>
                  <w:rPrChange w:id="36199" w:author="James Vu" w:date="2024-04-18T23:49:00Z">
                    <w:rPr>
                      <w:b/>
                      <w:bCs/>
                      <w:color w:val="000000"/>
                      <w:sz w:val="26"/>
                      <w:szCs w:val="26"/>
                    </w:rPr>
                  </w:rPrChange>
                </w:rPr>
                <w:t> </w:t>
              </w:r>
            </w:ins>
          </w:p>
        </w:tc>
        <w:tc>
          <w:tcPr>
            <w:tcW w:w="2079" w:type="dxa"/>
            <w:shd w:val="clear" w:color="auto" w:fill="auto"/>
            <w:vAlign w:val="center"/>
            <w:hideMark/>
            <w:tcPrChange w:id="36200" w:author="James Vu" w:date="2024-04-19T00:26:00Z">
              <w:tcPr>
                <w:tcW w:w="2079" w:type="dxa"/>
                <w:tcBorders>
                  <w:top w:val="nil"/>
                  <w:left w:val="nil"/>
                  <w:bottom w:val="single" w:sz="4" w:space="0" w:color="auto"/>
                  <w:right w:val="single" w:sz="4" w:space="0" w:color="auto"/>
                </w:tcBorders>
                <w:shd w:val="clear" w:color="000000" w:fill="EBF1DE"/>
                <w:vAlign w:val="center"/>
                <w:hideMark/>
              </w:tcPr>
            </w:tcPrChange>
          </w:tcPr>
          <w:p w14:paraId="202F417B" w14:textId="77777777" w:rsidR="001F08AC" w:rsidRPr="00B053AF" w:rsidRDefault="001F08AC">
            <w:pPr>
              <w:jc w:val="center"/>
              <w:rPr>
                <w:ins w:id="36201" w:author="James Vu" w:date="2024-04-18T23:36:00Z"/>
                <w:b/>
                <w:bCs/>
                <w:color w:val="000000"/>
                <w:sz w:val="22"/>
                <w:szCs w:val="22"/>
                <w:rPrChange w:id="36202" w:author="James Vu" w:date="2024-04-18T23:49:00Z">
                  <w:rPr>
                    <w:ins w:id="36203" w:author="James Vu" w:date="2024-04-18T23:36:00Z"/>
                    <w:b/>
                    <w:bCs/>
                    <w:color w:val="000000"/>
                    <w:sz w:val="26"/>
                    <w:szCs w:val="26"/>
                  </w:rPr>
                </w:rPrChange>
              </w:rPr>
            </w:pPr>
            <w:ins w:id="36204" w:author="James Vu" w:date="2024-04-18T23:36:00Z">
              <w:r w:rsidRPr="00B053AF">
                <w:rPr>
                  <w:b/>
                  <w:bCs/>
                  <w:color w:val="000000"/>
                  <w:sz w:val="22"/>
                  <w:szCs w:val="22"/>
                  <w:rPrChange w:id="36205" w:author="James Vu" w:date="2024-04-18T23:49:00Z">
                    <w:rPr>
                      <w:b/>
                      <w:bCs/>
                      <w:color w:val="000000"/>
                      <w:sz w:val="26"/>
                      <w:szCs w:val="26"/>
                    </w:rPr>
                  </w:rPrChange>
                </w:rPr>
                <w:t> </w:t>
              </w:r>
            </w:ins>
          </w:p>
        </w:tc>
        <w:tc>
          <w:tcPr>
            <w:tcW w:w="1416" w:type="dxa"/>
            <w:shd w:val="clear" w:color="auto" w:fill="auto"/>
            <w:vAlign w:val="center"/>
            <w:hideMark/>
            <w:tcPrChange w:id="36206" w:author="James Vu" w:date="2024-04-19T00:26:00Z">
              <w:tcPr>
                <w:tcW w:w="1416" w:type="dxa"/>
                <w:gridSpan w:val="2"/>
                <w:tcBorders>
                  <w:top w:val="nil"/>
                  <w:left w:val="nil"/>
                  <w:bottom w:val="single" w:sz="4" w:space="0" w:color="auto"/>
                  <w:right w:val="single" w:sz="4" w:space="0" w:color="auto"/>
                </w:tcBorders>
                <w:shd w:val="clear" w:color="000000" w:fill="EBF1DE"/>
                <w:vAlign w:val="center"/>
                <w:hideMark/>
              </w:tcPr>
            </w:tcPrChange>
          </w:tcPr>
          <w:p w14:paraId="4FEFC501" w14:textId="77777777" w:rsidR="001F08AC" w:rsidRPr="00B053AF" w:rsidRDefault="001F08AC">
            <w:pPr>
              <w:jc w:val="center"/>
              <w:rPr>
                <w:ins w:id="36207" w:author="James Vu" w:date="2024-04-18T23:36:00Z"/>
                <w:b/>
                <w:bCs/>
                <w:color w:val="000000"/>
                <w:sz w:val="22"/>
                <w:szCs w:val="22"/>
                <w:rPrChange w:id="36208" w:author="James Vu" w:date="2024-04-18T23:49:00Z">
                  <w:rPr>
                    <w:ins w:id="36209" w:author="James Vu" w:date="2024-04-18T23:36:00Z"/>
                    <w:b/>
                    <w:bCs/>
                    <w:color w:val="000000"/>
                    <w:sz w:val="26"/>
                    <w:szCs w:val="26"/>
                  </w:rPr>
                </w:rPrChange>
              </w:rPr>
            </w:pPr>
            <w:ins w:id="36210" w:author="James Vu" w:date="2024-04-18T23:36:00Z">
              <w:r w:rsidRPr="00B053AF">
                <w:rPr>
                  <w:b/>
                  <w:bCs/>
                  <w:color w:val="000000"/>
                  <w:sz w:val="22"/>
                  <w:szCs w:val="22"/>
                  <w:rPrChange w:id="36211" w:author="James Vu" w:date="2024-04-18T23:49:00Z">
                    <w:rPr>
                      <w:b/>
                      <w:bCs/>
                      <w:color w:val="000000"/>
                      <w:sz w:val="26"/>
                      <w:szCs w:val="26"/>
                    </w:rPr>
                  </w:rPrChange>
                </w:rPr>
                <w:t> </w:t>
              </w:r>
            </w:ins>
          </w:p>
        </w:tc>
        <w:tc>
          <w:tcPr>
            <w:tcW w:w="1715" w:type="dxa"/>
            <w:shd w:val="clear" w:color="auto" w:fill="auto"/>
            <w:vAlign w:val="center"/>
            <w:hideMark/>
            <w:tcPrChange w:id="36212" w:author="James Vu" w:date="2024-04-19T00:26:00Z">
              <w:tcPr>
                <w:tcW w:w="1715" w:type="dxa"/>
                <w:gridSpan w:val="2"/>
                <w:tcBorders>
                  <w:top w:val="nil"/>
                  <w:left w:val="nil"/>
                  <w:bottom w:val="single" w:sz="4" w:space="0" w:color="auto"/>
                  <w:right w:val="single" w:sz="4" w:space="0" w:color="auto"/>
                </w:tcBorders>
                <w:shd w:val="clear" w:color="000000" w:fill="EBF1DE"/>
                <w:vAlign w:val="center"/>
                <w:hideMark/>
              </w:tcPr>
            </w:tcPrChange>
          </w:tcPr>
          <w:p w14:paraId="3C658F7B" w14:textId="77777777" w:rsidR="001F08AC" w:rsidRPr="00B053AF" w:rsidRDefault="001F08AC">
            <w:pPr>
              <w:jc w:val="center"/>
              <w:rPr>
                <w:ins w:id="36213" w:author="James Vu" w:date="2024-04-18T23:36:00Z"/>
                <w:b/>
                <w:bCs/>
                <w:color w:val="000000"/>
                <w:sz w:val="22"/>
                <w:szCs w:val="22"/>
                <w:rPrChange w:id="36214" w:author="James Vu" w:date="2024-04-18T23:49:00Z">
                  <w:rPr>
                    <w:ins w:id="36215" w:author="James Vu" w:date="2024-04-18T23:36:00Z"/>
                    <w:b/>
                    <w:bCs/>
                    <w:color w:val="000000"/>
                    <w:sz w:val="26"/>
                    <w:szCs w:val="26"/>
                  </w:rPr>
                </w:rPrChange>
              </w:rPr>
            </w:pPr>
            <w:ins w:id="36216" w:author="James Vu" w:date="2024-04-18T23:36:00Z">
              <w:r w:rsidRPr="00B053AF">
                <w:rPr>
                  <w:b/>
                  <w:bCs/>
                  <w:color w:val="000000"/>
                  <w:sz w:val="22"/>
                  <w:szCs w:val="22"/>
                  <w:rPrChange w:id="36217" w:author="James Vu" w:date="2024-04-18T23:49:00Z">
                    <w:rPr>
                      <w:b/>
                      <w:bCs/>
                      <w:color w:val="000000"/>
                      <w:sz w:val="26"/>
                      <w:szCs w:val="26"/>
                    </w:rPr>
                  </w:rPrChange>
                </w:rPr>
                <w:t> </w:t>
              </w:r>
            </w:ins>
          </w:p>
        </w:tc>
        <w:tc>
          <w:tcPr>
            <w:tcW w:w="1589" w:type="dxa"/>
            <w:shd w:val="clear" w:color="auto" w:fill="auto"/>
            <w:noWrap/>
            <w:vAlign w:val="center"/>
            <w:hideMark/>
            <w:tcPrChange w:id="36218" w:author="James Vu" w:date="2024-04-19T00:26:00Z">
              <w:tcPr>
                <w:tcW w:w="1589" w:type="dxa"/>
                <w:gridSpan w:val="2"/>
                <w:tcBorders>
                  <w:top w:val="nil"/>
                  <w:left w:val="nil"/>
                  <w:bottom w:val="single" w:sz="4" w:space="0" w:color="auto"/>
                  <w:right w:val="single" w:sz="4" w:space="0" w:color="auto"/>
                </w:tcBorders>
                <w:shd w:val="clear" w:color="000000" w:fill="EBF1DE"/>
                <w:noWrap/>
                <w:vAlign w:val="center"/>
                <w:hideMark/>
              </w:tcPr>
            </w:tcPrChange>
          </w:tcPr>
          <w:p w14:paraId="1F3E2C8A" w14:textId="77777777" w:rsidR="001F08AC" w:rsidRPr="00B053AF" w:rsidRDefault="001F08AC">
            <w:pPr>
              <w:rPr>
                <w:ins w:id="36219" w:author="James Vu" w:date="2024-04-18T23:36:00Z"/>
                <w:b/>
                <w:bCs/>
                <w:color w:val="000000"/>
                <w:sz w:val="22"/>
                <w:szCs w:val="22"/>
                <w:rPrChange w:id="36220" w:author="James Vu" w:date="2024-04-18T23:49:00Z">
                  <w:rPr>
                    <w:ins w:id="36221" w:author="James Vu" w:date="2024-04-18T23:36:00Z"/>
                    <w:b/>
                    <w:bCs/>
                    <w:color w:val="000000"/>
                    <w:sz w:val="26"/>
                    <w:szCs w:val="26"/>
                  </w:rPr>
                </w:rPrChange>
              </w:rPr>
            </w:pPr>
            <w:ins w:id="36222" w:author="James Vu" w:date="2024-04-18T23:36:00Z">
              <w:r w:rsidRPr="00B053AF">
                <w:rPr>
                  <w:b/>
                  <w:bCs/>
                  <w:color w:val="000000"/>
                  <w:sz w:val="22"/>
                  <w:szCs w:val="22"/>
                  <w:rPrChange w:id="36223" w:author="James Vu" w:date="2024-04-18T23:49:00Z">
                    <w:rPr>
                      <w:b/>
                      <w:bCs/>
                      <w:color w:val="000000"/>
                      <w:sz w:val="26"/>
                      <w:szCs w:val="26"/>
                    </w:rPr>
                  </w:rPrChange>
                </w:rPr>
                <w:t> </w:t>
              </w:r>
            </w:ins>
          </w:p>
        </w:tc>
      </w:tr>
      <w:tr w:rsidR="00B053AF" w:rsidRPr="00B053AF" w14:paraId="0255B9CB" w14:textId="77777777" w:rsidTr="003C02FF">
        <w:trPr>
          <w:trHeight w:val="20"/>
          <w:ins w:id="36224" w:author="James Vu" w:date="2024-04-18T23:36:00Z"/>
          <w:trPrChange w:id="36225" w:author="James Vu" w:date="2024-04-19T00:26:00Z">
            <w:trPr>
              <w:trHeight w:val="20"/>
            </w:trPr>
          </w:trPrChange>
        </w:trPr>
        <w:tc>
          <w:tcPr>
            <w:tcW w:w="697" w:type="dxa"/>
            <w:shd w:val="clear" w:color="auto" w:fill="auto"/>
            <w:vAlign w:val="center"/>
            <w:hideMark/>
            <w:tcPrChange w:id="36226"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2F9A7CF4" w14:textId="77777777" w:rsidR="001F08AC" w:rsidRPr="00B053AF" w:rsidRDefault="001F08AC">
            <w:pPr>
              <w:jc w:val="center"/>
              <w:rPr>
                <w:ins w:id="36227" w:author="James Vu" w:date="2024-04-18T23:36:00Z"/>
                <w:color w:val="000000"/>
                <w:sz w:val="22"/>
                <w:szCs w:val="22"/>
                <w:rPrChange w:id="36228" w:author="James Vu" w:date="2024-04-18T23:49:00Z">
                  <w:rPr>
                    <w:ins w:id="36229" w:author="James Vu" w:date="2024-04-18T23:36:00Z"/>
                    <w:color w:val="000000"/>
                    <w:sz w:val="26"/>
                    <w:szCs w:val="26"/>
                  </w:rPr>
                </w:rPrChange>
              </w:rPr>
            </w:pPr>
            <w:ins w:id="36230" w:author="James Vu" w:date="2024-04-18T23:36:00Z">
              <w:r w:rsidRPr="00B053AF">
                <w:rPr>
                  <w:color w:val="000000"/>
                  <w:sz w:val="22"/>
                  <w:szCs w:val="22"/>
                  <w:rPrChange w:id="36231" w:author="James Vu" w:date="2024-04-18T23:49:00Z">
                    <w:rPr>
                      <w:color w:val="000000"/>
                      <w:sz w:val="26"/>
                      <w:szCs w:val="26"/>
                    </w:rPr>
                  </w:rPrChange>
                </w:rPr>
                <w:t>3.4.1</w:t>
              </w:r>
            </w:ins>
          </w:p>
        </w:tc>
        <w:tc>
          <w:tcPr>
            <w:tcW w:w="1804" w:type="dxa"/>
            <w:shd w:val="clear" w:color="auto" w:fill="auto"/>
            <w:vAlign w:val="center"/>
            <w:hideMark/>
            <w:tcPrChange w:id="36232"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54B86CAA" w14:textId="77777777" w:rsidR="001F08AC" w:rsidRPr="00B053AF" w:rsidRDefault="001F08AC">
            <w:pPr>
              <w:rPr>
                <w:ins w:id="36233" w:author="James Vu" w:date="2024-04-18T23:36:00Z"/>
                <w:color w:val="000000"/>
                <w:sz w:val="22"/>
                <w:szCs w:val="22"/>
                <w:rPrChange w:id="36234" w:author="James Vu" w:date="2024-04-18T23:49:00Z">
                  <w:rPr>
                    <w:ins w:id="36235" w:author="James Vu" w:date="2024-04-18T23:36:00Z"/>
                    <w:color w:val="000000"/>
                    <w:sz w:val="26"/>
                    <w:szCs w:val="26"/>
                  </w:rPr>
                </w:rPrChange>
              </w:rPr>
            </w:pPr>
            <w:ins w:id="36236" w:author="James Vu" w:date="2024-04-18T23:36:00Z">
              <w:r w:rsidRPr="00B053AF">
                <w:rPr>
                  <w:color w:val="000000"/>
                  <w:sz w:val="22"/>
                  <w:szCs w:val="22"/>
                  <w:rPrChange w:id="36237" w:author="James Vu" w:date="2024-04-18T23:49:00Z">
                    <w:rPr>
                      <w:color w:val="000000"/>
                      <w:sz w:val="26"/>
                      <w:szCs w:val="26"/>
                    </w:rPr>
                  </w:rPrChange>
                </w:rPr>
                <w:t>Thuê chuyên gia: dựng kiến trúc hệ thống kỹ thuật , tính năng chi tiết của phần mềm nội bộ, phân tích số hoá quy trình nghiệp vụ và các hoạt động khác</w:t>
              </w:r>
            </w:ins>
          </w:p>
        </w:tc>
        <w:tc>
          <w:tcPr>
            <w:tcW w:w="1974" w:type="dxa"/>
            <w:shd w:val="clear" w:color="auto" w:fill="auto"/>
            <w:vAlign w:val="center"/>
            <w:hideMark/>
            <w:tcPrChange w:id="36238"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422D8F4C" w14:textId="77777777" w:rsidR="001F08AC" w:rsidRPr="00B053AF" w:rsidRDefault="001F08AC">
            <w:pPr>
              <w:rPr>
                <w:ins w:id="36239" w:author="James Vu" w:date="2024-04-18T23:36:00Z"/>
                <w:color w:val="000000"/>
                <w:sz w:val="22"/>
                <w:szCs w:val="22"/>
                <w:rPrChange w:id="36240" w:author="James Vu" w:date="2024-04-18T23:49:00Z">
                  <w:rPr>
                    <w:ins w:id="36241" w:author="James Vu" w:date="2024-04-18T23:36:00Z"/>
                    <w:color w:val="000000"/>
                    <w:sz w:val="26"/>
                    <w:szCs w:val="26"/>
                  </w:rPr>
                </w:rPrChange>
              </w:rPr>
            </w:pPr>
            <w:ins w:id="36242" w:author="James Vu" w:date="2024-04-18T23:36:00Z">
              <w:r w:rsidRPr="00B053AF">
                <w:rPr>
                  <w:color w:val="000000"/>
                  <w:sz w:val="22"/>
                  <w:szCs w:val="22"/>
                  <w:rPrChange w:id="36243" w:author="James Vu" w:date="2024-04-18T23:49:00Z">
                    <w:rPr>
                      <w:color w:val="000000"/>
                      <w:sz w:val="26"/>
                      <w:szCs w:val="26"/>
                    </w:rPr>
                  </w:rPrChange>
                </w:rPr>
                <w:t> </w:t>
              </w:r>
            </w:ins>
          </w:p>
        </w:tc>
        <w:tc>
          <w:tcPr>
            <w:tcW w:w="888" w:type="dxa"/>
            <w:shd w:val="clear" w:color="auto" w:fill="auto"/>
            <w:vAlign w:val="center"/>
            <w:hideMark/>
            <w:tcPrChange w:id="36244"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68DF32C5" w14:textId="77777777" w:rsidR="001F08AC" w:rsidRPr="00B053AF" w:rsidRDefault="001F08AC">
            <w:pPr>
              <w:jc w:val="center"/>
              <w:rPr>
                <w:ins w:id="36245" w:author="James Vu" w:date="2024-04-18T23:36:00Z"/>
                <w:color w:val="000000"/>
                <w:sz w:val="22"/>
                <w:szCs w:val="22"/>
                <w:rPrChange w:id="36246" w:author="James Vu" w:date="2024-04-18T23:49:00Z">
                  <w:rPr>
                    <w:ins w:id="36247" w:author="James Vu" w:date="2024-04-18T23:36:00Z"/>
                    <w:color w:val="000000"/>
                    <w:sz w:val="26"/>
                    <w:szCs w:val="26"/>
                  </w:rPr>
                </w:rPrChange>
              </w:rPr>
            </w:pPr>
            <w:ins w:id="36248" w:author="James Vu" w:date="2024-04-18T23:36:00Z">
              <w:r w:rsidRPr="00B053AF">
                <w:rPr>
                  <w:color w:val="000000"/>
                  <w:sz w:val="22"/>
                  <w:szCs w:val="22"/>
                  <w:rPrChange w:id="36249" w:author="James Vu" w:date="2024-04-18T23:49:00Z">
                    <w:rPr>
                      <w:color w:val="000000"/>
                      <w:sz w:val="26"/>
                      <w:szCs w:val="26"/>
                    </w:rPr>
                  </w:rPrChange>
                </w:rPr>
                <w:t>Gói</w:t>
              </w:r>
            </w:ins>
          </w:p>
        </w:tc>
        <w:tc>
          <w:tcPr>
            <w:tcW w:w="997" w:type="dxa"/>
            <w:shd w:val="clear" w:color="auto" w:fill="auto"/>
            <w:vAlign w:val="center"/>
            <w:hideMark/>
            <w:tcPrChange w:id="36250"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55AB9970" w14:textId="77777777" w:rsidR="001F08AC" w:rsidRPr="00B053AF" w:rsidRDefault="001F08AC">
            <w:pPr>
              <w:jc w:val="center"/>
              <w:rPr>
                <w:ins w:id="36251" w:author="James Vu" w:date="2024-04-18T23:36:00Z"/>
                <w:color w:val="000000"/>
                <w:sz w:val="22"/>
                <w:szCs w:val="22"/>
                <w:rPrChange w:id="36252" w:author="James Vu" w:date="2024-04-18T23:49:00Z">
                  <w:rPr>
                    <w:ins w:id="36253" w:author="James Vu" w:date="2024-04-18T23:36:00Z"/>
                    <w:color w:val="000000"/>
                    <w:sz w:val="26"/>
                    <w:szCs w:val="26"/>
                  </w:rPr>
                </w:rPrChange>
              </w:rPr>
            </w:pPr>
            <w:ins w:id="36254" w:author="James Vu" w:date="2024-04-18T23:36:00Z">
              <w:r w:rsidRPr="00B053AF">
                <w:rPr>
                  <w:color w:val="000000"/>
                  <w:sz w:val="22"/>
                  <w:szCs w:val="22"/>
                  <w:rPrChange w:id="36255" w:author="James Vu" w:date="2024-04-18T23:49:00Z">
                    <w:rPr>
                      <w:color w:val="000000"/>
                      <w:sz w:val="26"/>
                      <w:szCs w:val="26"/>
                    </w:rPr>
                  </w:rPrChange>
                </w:rPr>
                <w:t>1</w:t>
              </w:r>
            </w:ins>
          </w:p>
        </w:tc>
        <w:tc>
          <w:tcPr>
            <w:tcW w:w="1290" w:type="dxa"/>
            <w:shd w:val="clear" w:color="auto" w:fill="auto"/>
            <w:vAlign w:val="center"/>
            <w:hideMark/>
            <w:tcPrChange w:id="36256"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332A50C7" w14:textId="77777777" w:rsidR="001F08AC" w:rsidRPr="00B053AF" w:rsidRDefault="001F08AC">
            <w:pPr>
              <w:jc w:val="center"/>
              <w:rPr>
                <w:ins w:id="36257" w:author="James Vu" w:date="2024-04-18T23:36:00Z"/>
                <w:color w:val="000000"/>
                <w:sz w:val="22"/>
                <w:szCs w:val="22"/>
                <w:rPrChange w:id="36258" w:author="James Vu" w:date="2024-04-18T23:49:00Z">
                  <w:rPr>
                    <w:ins w:id="36259" w:author="James Vu" w:date="2024-04-18T23:36:00Z"/>
                    <w:color w:val="000000"/>
                    <w:sz w:val="26"/>
                    <w:szCs w:val="26"/>
                  </w:rPr>
                </w:rPrChange>
              </w:rPr>
            </w:pPr>
            <w:ins w:id="36260" w:author="James Vu" w:date="2024-04-18T23:36:00Z">
              <w:r w:rsidRPr="00B053AF">
                <w:rPr>
                  <w:color w:val="000000"/>
                  <w:sz w:val="22"/>
                  <w:szCs w:val="22"/>
                  <w:rPrChange w:id="36261" w:author="James Vu" w:date="2024-04-18T23:49:00Z">
                    <w:rPr>
                      <w:color w:val="000000"/>
                      <w:sz w:val="26"/>
                      <w:szCs w:val="26"/>
                    </w:rPr>
                  </w:rPrChange>
                </w:rPr>
                <w:t>350.000.000</w:t>
              </w:r>
            </w:ins>
          </w:p>
        </w:tc>
        <w:tc>
          <w:tcPr>
            <w:tcW w:w="2079" w:type="dxa"/>
            <w:shd w:val="clear" w:color="auto" w:fill="auto"/>
            <w:vAlign w:val="center"/>
            <w:hideMark/>
            <w:tcPrChange w:id="36262"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7969BC21" w14:textId="77777777" w:rsidR="001F08AC" w:rsidRPr="00B053AF" w:rsidRDefault="001F08AC">
            <w:pPr>
              <w:jc w:val="center"/>
              <w:rPr>
                <w:ins w:id="36263" w:author="James Vu" w:date="2024-04-18T23:36:00Z"/>
                <w:color w:val="000000"/>
                <w:sz w:val="22"/>
                <w:szCs w:val="22"/>
                <w:rPrChange w:id="36264" w:author="James Vu" w:date="2024-04-18T23:49:00Z">
                  <w:rPr>
                    <w:ins w:id="36265" w:author="James Vu" w:date="2024-04-18T23:36:00Z"/>
                    <w:color w:val="000000"/>
                    <w:sz w:val="26"/>
                    <w:szCs w:val="26"/>
                  </w:rPr>
                </w:rPrChange>
              </w:rPr>
            </w:pPr>
            <w:ins w:id="36266" w:author="James Vu" w:date="2024-04-18T23:36:00Z">
              <w:r w:rsidRPr="00B053AF">
                <w:rPr>
                  <w:color w:val="000000"/>
                  <w:sz w:val="22"/>
                  <w:szCs w:val="22"/>
                  <w:rPrChange w:id="36267" w:author="James Vu" w:date="2024-04-18T23:49:00Z">
                    <w:rPr>
                      <w:color w:val="000000"/>
                      <w:sz w:val="26"/>
                      <w:szCs w:val="26"/>
                    </w:rPr>
                  </w:rPrChange>
                </w:rPr>
                <w:t>350.000.000</w:t>
              </w:r>
            </w:ins>
          </w:p>
        </w:tc>
        <w:tc>
          <w:tcPr>
            <w:tcW w:w="1416" w:type="dxa"/>
            <w:shd w:val="clear" w:color="auto" w:fill="auto"/>
            <w:vAlign w:val="center"/>
            <w:hideMark/>
            <w:tcPrChange w:id="36268"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68633605" w14:textId="77777777" w:rsidR="001F08AC" w:rsidRPr="00B053AF" w:rsidRDefault="001F08AC">
            <w:pPr>
              <w:jc w:val="center"/>
              <w:rPr>
                <w:ins w:id="36269" w:author="James Vu" w:date="2024-04-18T23:36:00Z"/>
                <w:color w:val="000000"/>
                <w:sz w:val="22"/>
                <w:szCs w:val="22"/>
                <w:rPrChange w:id="36270" w:author="James Vu" w:date="2024-04-18T23:49:00Z">
                  <w:rPr>
                    <w:ins w:id="36271" w:author="James Vu" w:date="2024-04-18T23:36:00Z"/>
                    <w:color w:val="000000"/>
                    <w:sz w:val="26"/>
                    <w:szCs w:val="26"/>
                  </w:rPr>
                </w:rPrChange>
              </w:rPr>
            </w:pPr>
            <w:ins w:id="36272" w:author="James Vu" w:date="2024-04-18T23:36:00Z">
              <w:r w:rsidRPr="00B053AF">
                <w:rPr>
                  <w:color w:val="000000"/>
                  <w:sz w:val="22"/>
                  <w:szCs w:val="22"/>
                  <w:rPrChange w:id="36273" w:author="James Vu" w:date="2024-04-18T23:49:00Z">
                    <w:rPr>
                      <w:color w:val="000000"/>
                      <w:sz w:val="26"/>
                      <w:szCs w:val="26"/>
                    </w:rPr>
                  </w:rPrChange>
                </w:rPr>
                <w:t>35.000.000</w:t>
              </w:r>
            </w:ins>
          </w:p>
        </w:tc>
        <w:tc>
          <w:tcPr>
            <w:tcW w:w="1715" w:type="dxa"/>
            <w:shd w:val="clear" w:color="auto" w:fill="auto"/>
            <w:vAlign w:val="center"/>
            <w:hideMark/>
            <w:tcPrChange w:id="36274"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411C5D92" w14:textId="77777777" w:rsidR="001F08AC" w:rsidRPr="00B053AF" w:rsidRDefault="001F08AC">
            <w:pPr>
              <w:jc w:val="center"/>
              <w:rPr>
                <w:ins w:id="36275" w:author="James Vu" w:date="2024-04-18T23:36:00Z"/>
                <w:color w:val="000000"/>
                <w:sz w:val="22"/>
                <w:szCs w:val="22"/>
                <w:rPrChange w:id="36276" w:author="James Vu" w:date="2024-04-18T23:49:00Z">
                  <w:rPr>
                    <w:ins w:id="36277" w:author="James Vu" w:date="2024-04-18T23:36:00Z"/>
                    <w:color w:val="000000"/>
                    <w:sz w:val="26"/>
                    <w:szCs w:val="26"/>
                  </w:rPr>
                </w:rPrChange>
              </w:rPr>
            </w:pPr>
            <w:ins w:id="36278" w:author="James Vu" w:date="2024-04-18T23:36:00Z">
              <w:r w:rsidRPr="00B053AF">
                <w:rPr>
                  <w:color w:val="000000"/>
                  <w:sz w:val="22"/>
                  <w:szCs w:val="22"/>
                  <w:rPrChange w:id="36279" w:author="James Vu" w:date="2024-04-18T23:49:00Z">
                    <w:rPr>
                      <w:color w:val="000000"/>
                      <w:sz w:val="26"/>
                      <w:szCs w:val="26"/>
                    </w:rPr>
                  </w:rPrChange>
                </w:rPr>
                <w:t>385.000.000</w:t>
              </w:r>
            </w:ins>
          </w:p>
        </w:tc>
        <w:tc>
          <w:tcPr>
            <w:tcW w:w="1589" w:type="dxa"/>
            <w:shd w:val="clear" w:color="auto" w:fill="auto"/>
            <w:vAlign w:val="center"/>
            <w:hideMark/>
            <w:tcPrChange w:id="36280"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783E7843" w14:textId="77777777" w:rsidR="001F08AC" w:rsidRPr="00B053AF" w:rsidRDefault="001F08AC">
            <w:pPr>
              <w:rPr>
                <w:ins w:id="36281" w:author="James Vu" w:date="2024-04-18T23:36:00Z"/>
                <w:color w:val="000000"/>
                <w:sz w:val="22"/>
                <w:szCs w:val="22"/>
                <w:rPrChange w:id="36282" w:author="James Vu" w:date="2024-04-18T23:49:00Z">
                  <w:rPr>
                    <w:ins w:id="36283" w:author="James Vu" w:date="2024-04-18T23:36:00Z"/>
                    <w:color w:val="000000"/>
                    <w:sz w:val="26"/>
                    <w:szCs w:val="26"/>
                  </w:rPr>
                </w:rPrChange>
              </w:rPr>
            </w:pPr>
            <w:ins w:id="36284" w:author="James Vu" w:date="2024-04-18T23:36:00Z">
              <w:r w:rsidRPr="00B053AF">
                <w:rPr>
                  <w:color w:val="000000"/>
                  <w:sz w:val="22"/>
                  <w:szCs w:val="22"/>
                  <w:rPrChange w:id="36285" w:author="James Vu" w:date="2024-04-18T23:49:00Z">
                    <w:rPr>
                      <w:color w:val="000000"/>
                      <w:sz w:val="26"/>
                      <w:szCs w:val="26"/>
                    </w:rPr>
                  </w:rPrChange>
                </w:rPr>
                <w:t>Báo giá dự toán và triển khai thực hiện theo báo giá thực tế tại thời điểm triển khai</w:t>
              </w:r>
            </w:ins>
          </w:p>
        </w:tc>
      </w:tr>
      <w:tr w:rsidR="00B053AF" w:rsidRPr="00B053AF" w14:paraId="3FE0E23E" w14:textId="77777777" w:rsidTr="003C02FF">
        <w:trPr>
          <w:trHeight w:val="20"/>
          <w:ins w:id="36286" w:author="James Vu" w:date="2024-04-18T23:36:00Z"/>
          <w:trPrChange w:id="36287" w:author="James Vu" w:date="2024-04-19T00:26:00Z">
            <w:trPr>
              <w:trHeight w:val="20"/>
            </w:trPr>
          </w:trPrChange>
        </w:trPr>
        <w:tc>
          <w:tcPr>
            <w:tcW w:w="697" w:type="dxa"/>
            <w:shd w:val="clear" w:color="auto" w:fill="auto"/>
            <w:vAlign w:val="center"/>
            <w:hideMark/>
            <w:tcPrChange w:id="36288"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6B84188E" w14:textId="77777777" w:rsidR="001F08AC" w:rsidRPr="00B053AF" w:rsidRDefault="001F08AC">
            <w:pPr>
              <w:jc w:val="center"/>
              <w:rPr>
                <w:ins w:id="36289" w:author="James Vu" w:date="2024-04-18T23:36:00Z"/>
                <w:color w:val="000000"/>
                <w:sz w:val="22"/>
                <w:szCs w:val="22"/>
                <w:rPrChange w:id="36290" w:author="James Vu" w:date="2024-04-18T23:49:00Z">
                  <w:rPr>
                    <w:ins w:id="36291" w:author="James Vu" w:date="2024-04-18T23:36:00Z"/>
                    <w:color w:val="000000"/>
                    <w:sz w:val="26"/>
                    <w:szCs w:val="26"/>
                  </w:rPr>
                </w:rPrChange>
              </w:rPr>
            </w:pPr>
            <w:ins w:id="36292" w:author="James Vu" w:date="2024-04-18T23:36:00Z">
              <w:r w:rsidRPr="00B053AF">
                <w:rPr>
                  <w:color w:val="000000"/>
                  <w:sz w:val="22"/>
                  <w:szCs w:val="22"/>
                  <w:rPrChange w:id="36293" w:author="James Vu" w:date="2024-04-18T23:49:00Z">
                    <w:rPr>
                      <w:color w:val="000000"/>
                      <w:sz w:val="26"/>
                      <w:szCs w:val="26"/>
                    </w:rPr>
                  </w:rPrChange>
                </w:rPr>
                <w:t>3.4.2</w:t>
              </w:r>
            </w:ins>
          </w:p>
        </w:tc>
        <w:tc>
          <w:tcPr>
            <w:tcW w:w="1804" w:type="dxa"/>
            <w:shd w:val="clear" w:color="auto" w:fill="auto"/>
            <w:vAlign w:val="center"/>
            <w:hideMark/>
            <w:tcPrChange w:id="36294"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45AEE770" w14:textId="77777777" w:rsidR="001F08AC" w:rsidRPr="00B053AF" w:rsidRDefault="001F08AC">
            <w:pPr>
              <w:rPr>
                <w:ins w:id="36295" w:author="James Vu" w:date="2024-04-18T23:36:00Z"/>
                <w:color w:val="000000"/>
                <w:sz w:val="22"/>
                <w:szCs w:val="22"/>
                <w:rPrChange w:id="36296" w:author="James Vu" w:date="2024-04-18T23:49:00Z">
                  <w:rPr>
                    <w:ins w:id="36297" w:author="James Vu" w:date="2024-04-18T23:36:00Z"/>
                    <w:color w:val="000000"/>
                    <w:sz w:val="26"/>
                    <w:szCs w:val="26"/>
                  </w:rPr>
                </w:rPrChange>
              </w:rPr>
            </w:pPr>
            <w:ins w:id="36298" w:author="James Vu" w:date="2024-04-18T23:36:00Z">
              <w:r w:rsidRPr="00B053AF">
                <w:rPr>
                  <w:color w:val="000000"/>
                  <w:sz w:val="22"/>
                  <w:szCs w:val="22"/>
                  <w:rPrChange w:id="36299" w:author="James Vu" w:date="2024-04-18T23:49:00Z">
                    <w:rPr>
                      <w:color w:val="000000"/>
                      <w:sz w:val="26"/>
                      <w:szCs w:val="26"/>
                    </w:rPr>
                  </w:rPrChange>
                </w:rPr>
                <w:t>Xây dựng Hệ tính năng về lĩnh vực phát triển nông thôn tỉnh Khánh Hòa (Giai đoạn 1)</w:t>
              </w:r>
            </w:ins>
          </w:p>
        </w:tc>
        <w:tc>
          <w:tcPr>
            <w:tcW w:w="1974" w:type="dxa"/>
            <w:shd w:val="clear" w:color="auto" w:fill="auto"/>
            <w:vAlign w:val="center"/>
            <w:hideMark/>
            <w:tcPrChange w:id="36300"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61F18415" w14:textId="77777777" w:rsidR="001F08AC" w:rsidRPr="00B053AF" w:rsidRDefault="001F08AC">
            <w:pPr>
              <w:rPr>
                <w:ins w:id="36301" w:author="James Vu" w:date="2024-04-18T23:36:00Z"/>
                <w:color w:val="000000"/>
                <w:sz w:val="22"/>
                <w:szCs w:val="22"/>
                <w:rPrChange w:id="36302" w:author="James Vu" w:date="2024-04-18T23:49:00Z">
                  <w:rPr>
                    <w:ins w:id="36303" w:author="James Vu" w:date="2024-04-18T23:36:00Z"/>
                    <w:color w:val="000000"/>
                    <w:sz w:val="26"/>
                    <w:szCs w:val="26"/>
                  </w:rPr>
                </w:rPrChange>
              </w:rPr>
            </w:pPr>
            <w:ins w:id="36304" w:author="James Vu" w:date="2024-04-18T23:36:00Z">
              <w:r w:rsidRPr="00B053AF">
                <w:rPr>
                  <w:color w:val="000000"/>
                  <w:sz w:val="22"/>
                  <w:szCs w:val="22"/>
                  <w:rPrChange w:id="36305" w:author="James Vu" w:date="2024-04-18T23:49:00Z">
                    <w:rPr>
                      <w:color w:val="000000"/>
                      <w:sz w:val="26"/>
                      <w:szCs w:val="26"/>
                    </w:rPr>
                  </w:rPrChange>
                </w:rPr>
                <w:t>Quản lý Phân Quyền</w:t>
              </w:r>
              <w:r w:rsidRPr="00B053AF">
                <w:rPr>
                  <w:color w:val="000000"/>
                  <w:sz w:val="22"/>
                  <w:szCs w:val="22"/>
                  <w:rPrChange w:id="36306" w:author="James Vu" w:date="2024-04-18T23:49:00Z">
                    <w:rPr>
                      <w:color w:val="000000"/>
                      <w:sz w:val="26"/>
                      <w:szCs w:val="26"/>
                    </w:rPr>
                  </w:rPrChange>
                </w:rPr>
                <w:br/>
                <w:t>Giám Sát và Quản Lý Hợp Tác Xã</w:t>
              </w:r>
              <w:r w:rsidRPr="00B053AF">
                <w:rPr>
                  <w:color w:val="000000"/>
                  <w:sz w:val="22"/>
                  <w:szCs w:val="22"/>
                  <w:rPrChange w:id="36307" w:author="James Vu" w:date="2024-04-18T23:49:00Z">
                    <w:rPr>
                      <w:color w:val="000000"/>
                      <w:sz w:val="26"/>
                      <w:szCs w:val="26"/>
                    </w:rPr>
                  </w:rPrChange>
                </w:rPr>
                <w:br/>
                <w:t>Quản Lý Làng Nghề và Nghệ Nhân</w:t>
              </w:r>
              <w:r w:rsidRPr="00B053AF">
                <w:rPr>
                  <w:color w:val="000000"/>
                  <w:sz w:val="22"/>
                  <w:szCs w:val="22"/>
                  <w:rPrChange w:id="36308" w:author="James Vu" w:date="2024-04-18T23:49:00Z">
                    <w:rPr>
                      <w:color w:val="000000"/>
                      <w:sz w:val="26"/>
                      <w:szCs w:val="26"/>
                    </w:rPr>
                  </w:rPrChange>
                </w:rPr>
                <w:br/>
                <w:t>Quản Lý Dân Cư và Xóa Nghèo</w:t>
              </w:r>
              <w:r w:rsidRPr="00B053AF">
                <w:rPr>
                  <w:color w:val="000000"/>
                  <w:sz w:val="22"/>
                  <w:szCs w:val="22"/>
                  <w:rPrChange w:id="36309" w:author="James Vu" w:date="2024-04-18T23:49:00Z">
                    <w:rPr>
                      <w:color w:val="000000"/>
                      <w:sz w:val="26"/>
                      <w:szCs w:val="26"/>
                    </w:rPr>
                  </w:rPrChange>
                </w:rPr>
                <w:br/>
                <w:t>Quản lý thông tin diêm dân và diêm nghiệp</w:t>
              </w:r>
              <w:r w:rsidRPr="00B053AF">
                <w:rPr>
                  <w:color w:val="000000"/>
                  <w:sz w:val="22"/>
                  <w:szCs w:val="22"/>
                  <w:rPrChange w:id="36310" w:author="James Vu" w:date="2024-04-18T23:49:00Z">
                    <w:rPr>
                      <w:color w:val="000000"/>
                      <w:sz w:val="26"/>
                      <w:szCs w:val="26"/>
                    </w:rPr>
                  </w:rPrChange>
                </w:rPr>
                <w:br/>
                <w:t>Vẽ và quản lý bản đồ khu vực sản xuất muối</w:t>
              </w:r>
              <w:r w:rsidRPr="00B053AF">
                <w:rPr>
                  <w:color w:val="000000"/>
                  <w:sz w:val="22"/>
                  <w:szCs w:val="22"/>
                  <w:rPrChange w:id="36311" w:author="James Vu" w:date="2024-04-18T23:49:00Z">
                    <w:rPr>
                      <w:color w:val="000000"/>
                      <w:sz w:val="26"/>
                      <w:szCs w:val="26"/>
                    </w:rPr>
                  </w:rPrChange>
                </w:rPr>
                <w:br/>
                <w:t>Quản lý và phát triển chuỗi cung ứng muối</w:t>
              </w:r>
              <w:r w:rsidRPr="00B053AF">
                <w:rPr>
                  <w:color w:val="000000"/>
                  <w:sz w:val="22"/>
                  <w:szCs w:val="22"/>
                  <w:rPrChange w:id="36312" w:author="James Vu" w:date="2024-04-18T23:49:00Z">
                    <w:rPr>
                      <w:color w:val="000000"/>
                      <w:sz w:val="26"/>
                      <w:szCs w:val="26"/>
                    </w:rPr>
                  </w:rPrChange>
                </w:rPr>
                <w:br/>
                <w:t xml:space="preserve">Báo cáo và phân tích hoạt động sản </w:t>
              </w:r>
              <w:r w:rsidRPr="00B053AF">
                <w:rPr>
                  <w:color w:val="000000"/>
                  <w:sz w:val="22"/>
                  <w:szCs w:val="22"/>
                  <w:rPrChange w:id="36313" w:author="James Vu" w:date="2024-04-18T23:49:00Z">
                    <w:rPr>
                      <w:color w:val="000000"/>
                      <w:sz w:val="26"/>
                      <w:szCs w:val="26"/>
                    </w:rPr>
                  </w:rPrChange>
                </w:rPr>
                <w:lastRenderedPageBreak/>
                <w:t>xuất muối</w:t>
              </w:r>
              <w:r w:rsidRPr="00B053AF">
                <w:rPr>
                  <w:color w:val="000000"/>
                  <w:sz w:val="22"/>
                  <w:szCs w:val="22"/>
                  <w:rPrChange w:id="36314" w:author="James Vu" w:date="2024-04-18T23:49:00Z">
                    <w:rPr>
                      <w:color w:val="000000"/>
                      <w:sz w:val="26"/>
                      <w:szCs w:val="26"/>
                    </w:rPr>
                  </w:rPrChange>
                </w:rPr>
                <w:br/>
                <w:t>Phân Tích Thống Kê và Báo Cáo</w:t>
              </w:r>
              <w:r w:rsidRPr="00B053AF">
                <w:rPr>
                  <w:color w:val="000000"/>
                  <w:sz w:val="22"/>
                  <w:szCs w:val="22"/>
                  <w:rPrChange w:id="36315" w:author="James Vu" w:date="2024-04-18T23:49:00Z">
                    <w:rPr>
                      <w:color w:val="000000"/>
                      <w:sz w:val="26"/>
                      <w:szCs w:val="26"/>
                    </w:rPr>
                  </w:rPrChange>
                </w:rPr>
                <w:br/>
                <w:t>Tích Hợp và Đồng Bộ Hóa Dữ Liệu</w:t>
              </w:r>
              <w:r w:rsidRPr="00B053AF">
                <w:rPr>
                  <w:color w:val="000000"/>
                  <w:sz w:val="22"/>
                  <w:szCs w:val="22"/>
                  <w:rPrChange w:id="36316" w:author="James Vu" w:date="2024-04-18T23:49:00Z">
                    <w:rPr>
                      <w:color w:val="000000"/>
                      <w:sz w:val="26"/>
                      <w:szCs w:val="26"/>
                    </w:rPr>
                  </w:rPrChange>
                </w:rPr>
                <w:br/>
                <w:t>Hỗ Trợ và Đào Tạo</w:t>
              </w:r>
              <w:r w:rsidRPr="00B053AF">
                <w:rPr>
                  <w:color w:val="000000"/>
                  <w:sz w:val="22"/>
                  <w:szCs w:val="22"/>
                  <w:rPrChange w:id="36317" w:author="James Vu" w:date="2024-04-18T23:49:00Z">
                    <w:rPr>
                      <w:color w:val="000000"/>
                      <w:sz w:val="26"/>
                      <w:szCs w:val="26"/>
                    </w:rPr>
                  </w:rPrChange>
                </w:rPr>
                <w:br/>
                <w:t>Số hóa Biểu Mẫu</w:t>
              </w:r>
              <w:r w:rsidRPr="00B053AF">
                <w:rPr>
                  <w:color w:val="000000"/>
                  <w:sz w:val="22"/>
                  <w:szCs w:val="22"/>
                  <w:rPrChange w:id="36318" w:author="James Vu" w:date="2024-04-18T23:49:00Z">
                    <w:rPr>
                      <w:color w:val="000000"/>
                      <w:sz w:val="26"/>
                      <w:szCs w:val="26"/>
                    </w:rPr>
                  </w:rPrChange>
                </w:rPr>
                <w:br/>
                <w:t>Tùy Chỉnh Biểu Mẫu</w:t>
              </w:r>
              <w:r w:rsidRPr="00B053AF">
                <w:rPr>
                  <w:color w:val="000000"/>
                  <w:sz w:val="22"/>
                  <w:szCs w:val="22"/>
                  <w:rPrChange w:id="36319" w:author="James Vu" w:date="2024-04-18T23:49:00Z">
                    <w:rPr>
                      <w:color w:val="000000"/>
                      <w:sz w:val="26"/>
                      <w:szCs w:val="26"/>
                    </w:rPr>
                  </w:rPrChange>
                </w:rPr>
                <w:br/>
                <w:t>Xuất Biểu Mẫu Đa Định Dạng</w:t>
              </w:r>
              <w:r w:rsidRPr="00B053AF">
                <w:rPr>
                  <w:color w:val="000000"/>
                  <w:sz w:val="22"/>
                  <w:szCs w:val="22"/>
                  <w:rPrChange w:id="36320" w:author="James Vu" w:date="2024-04-18T23:49:00Z">
                    <w:rPr>
                      <w:color w:val="000000"/>
                      <w:sz w:val="26"/>
                      <w:szCs w:val="26"/>
                    </w:rPr>
                  </w:rPrChange>
                </w:rPr>
                <w:br/>
                <w:t>Đồng Bộ Hóa Thông Tin vào Biểu Mẫu</w:t>
              </w:r>
              <w:r w:rsidRPr="00B053AF">
                <w:rPr>
                  <w:color w:val="000000"/>
                  <w:sz w:val="22"/>
                  <w:szCs w:val="22"/>
                  <w:rPrChange w:id="36321" w:author="James Vu" w:date="2024-04-18T23:49:00Z">
                    <w:rPr>
                      <w:color w:val="000000"/>
                      <w:sz w:val="26"/>
                      <w:szCs w:val="26"/>
                    </w:rPr>
                  </w:rPrChange>
                </w:rPr>
                <w:br/>
                <w:t>Tương Tác Người Dùng với Biểu Mẫu</w:t>
              </w:r>
              <w:r w:rsidRPr="00B053AF">
                <w:rPr>
                  <w:color w:val="000000"/>
                  <w:sz w:val="22"/>
                  <w:szCs w:val="22"/>
                  <w:rPrChange w:id="36322" w:author="James Vu" w:date="2024-04-18T23:49:00Z">
                    <w:rPr>
                      <w:color w:val="000000"/>
                      <w:sz w:val="26"/>
                      <w:szCs w:val="26"/>
                    </w:rPr>
                  </w:rPrChange>
                </w:rPr>
                <w:br/>
                <w:t>Báo cáo Và Thống Kê</w:t>
              </w:r>
              <w:r w:rsidRPr="00B053AF">
                <w:rPr>
                  <w:color w:val="000000"/>
                  <w:sz w:val="22"/>
                  <w:szCs w:val="22"/>
                  <w:rPrChange w:id="36323" w:author="James Vu" w:date="2024-04-18T23:49:00Z">
                    <w:rPr>
                      <w:color w:val="000000"/>
                      <w:sz w:val="26"/>
                      <w:szCs w:val="26"/>
                    </w:rPr>
                  </w:rPrChange>
                </w:rPr>
                <w:br/>
                <w:t>Ứng Dụng Di Động (Android Và iOS)</w:t>
              </w:r>
              <w:r w:rsidRPr="00B053AF">
                <w:rPr>
                  <w:color w:val="000000"/>
                  <w:sz w:val="22"/>
                  <w:szCs w:val="22"/>
                  <w:rPrChange w:id="36324" w:author="James Vu" w:date="2024-04-18T23:49:00Z">
                    <w:rPr>
                      <w:color w:val="000000"/>
                      <w:sz w:val="26"/>
                      <w:szCs w:val="26"/>
                    </w:rPr>
                  </w:rPrChange>
                </w:rPr>
                <w:br/>
                <w:t>Danh sách các giao diện thực hiện trên nền tảng Web Portal</w:t>
              </w:r>
            </w:ins>
          </w:p>
        </w:tc>
        <w:tc>
          <w:tcPr>
            <w:tcW w:w="888" w:type="dxa"/>
            <w:shd w:val="clear" w:color="auto" w:fill="auto"/>
            <w:vAlign w:val="center"/>
            <w:hideMark/>
            <w:tcPrChange w:id="36325"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09651603" w14:textId="77777777" w:rsidR="001F08AC" w:rsidRPr="00B053AF" w:rsidRDefault="001F08AC">
            <w:pPr>
              <w:jc w:val="center"/>
              <w:rPr>
                <w:ins w:id="36326" w:author="James Vu" w:date="2024-04-18T23:36:00Z"/>
                <w:color w:val="000000"/>
                <w:sz w:val="22"/>
                <w:szCs w:val="22"/>
                <w:rPrChange w:id="36327" w:author="James Vu" w:date="2024-04-18T23:49:00Z">
                  <w:rPr>
                    <w:ins w:id="36328" w:author="James Vu" w:date="2024-04-18T23:36:00Z"/>
                    <w:color w:val="000000"/>
                    <w:sz w:val="26"/>
                    <w:szCs w:val="26"/>
                  </w:rPr>
                </w:rPrChange>
              </w:rPr>
            </w:pPr>
            <w:ins w:id="36329" w:author="James Vu" w:date="2024-04-18T23:36:00Z">
              <w:r w:rsidRPr="00B053AF">
                <w:rPr>
                  <w:color w:val="000000"/>
                  <w:sz w:val="22"/>
                  <w:szCs w:val="22"/>
                  <w:rPrChange w:id="36330" w:author="James Vu" w:date="2024-04-18T23:49:00Z">
                    <w:rPr>
                      <w:color w:val="000000"/>
                      <w:sz w:val="26"/>
                      <w:szCs w:val="26"/>
                    </w:rPr>
                  </w:rPrChange>
                </w:rPr>
                <w:lastRenderedPageBreak/>
                <w:t>Gói phần mềm</w:t>
              </w:r>
            </w:ins>
          </w:p>
        </w:tc>
        <w:tc>
          <w:tcPr>
            <w:tcW w:w="997" w:type="dxa"/>
            <w:shd w:val="clear" w:color="auto" w:fill="auto"/>
            <w:vAlign w:val="center"/>
            <w:hideMark/>
            <w:tcPrChange w:id="36331"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060A38A6" w14:textId="77777777" w:rsidR="001F08AC" w:rsidRPr="00B053AF" w:rsidRDefault="001F08AC">
            <w:pPr>
              <w:jc w:val="center"/>
              <w:rPr>
                <w:ins w:id="36332" w:author="James Vu" w:date="2024-04-18T23:36:00Z"/>
                <w:color w:val="000000"/>
                <w:sz w:val="22"/>
                <w:szCs w:val="22"/>
                <w:rPrChange w:id="36333" w:author="James Vu" w:date="2024-04-18T23:49:00Z">
                  <w:rPr>
                    <w:ins w:id="36334" w:author="James Vu" w:date="2024-04-18T23:36:00Z"/>
                    <w:color w:val="000000"/>
                    <w:sz w:val="26"/>
                    <w:szCs w:val="26"/>
                  </w:rPr>
                </w:rPrChange>
              </w:rPr>
            </w:pPr>
            <w:ins w:id="36335" w:author="James Vu" w:date="2024-04-18T23:36:00Z">
              <w:r w:rsidRPr="00B053AF">
                <w:rPr>
                  <w:color w:val="000000"/>
                  <w:sz w:val="22"/>
                  <w:szCs w:val="22"/>
                  <w:rPrChange w:id="36336" w:author="James Vu" w:date="2024-04-18T23:49:00Z">
                    <w:rPr>
                      <w:color w:val="000000"/>
                      <w:sz w:val="26"/>
                      <w:szCs w:val="26"/>
                    </w:rPr>
                  </w:rPrChange>
                </w:rPr>
                <w:t>1</w:t>
              </w:r>
            </w:ins>
          </w:p>
        </w:tc>
        <w:tc>
          <w:tcPr>
            <w:tcW w:w="1290" w:type="dxa"/>
            <w:shd w:val="clear" w:color="auto" w:fill="auto"/>
            <w:vAlign w:val="center"/>
            <w:hideMark/>
            <w:tcPrChange w:id="36337"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512BFDB0" w14:textId="77777777" w:rsidR="001F08AC" w:rsidRPr="00B053AF" w:rsidRDefault="001F08AC">
            <w:pPr>
              <w:jc w:val="center"/>
              <w:rPr>
                <w:ins w:id="36338" w:author="James Vu" w:date="2024-04-18T23:36:00Z"/>
                <w:color w:val="000000"/>
                <w:sz w:val="22"/>
                <w:szCs w:val="22"/>
                <w:rPrChange w:id="36339" w:author="James Vu" w:date="2024-04-18T23:49:00Z">
                  <w:rPr>
                    <w:ins w:id="36340" w:author="James Vu" w:date="2024-04-18T23:36:00Z"/>
                    <w:color w:val="000000"/>
                    <w:sz w:val="26"/>
                    <w:szCs w:val="26"/>
                  </w:rPr>
                </w:rPrChange>
              </w:rPr>
            </w:pPr>
            <w:ins w:id="36341" w:author="James Vu" w:date="2024-04-18T23:36:00Z">
              <w:r w:rsidRPr="00B053AF">
                <w:rPr>
                  <w:color w:val="000000"/>
                  <w:sz w:val="22"/>
                  <w:szCs w:val="22"/>
                  <w:rPrChange w:id="36342" w:author="James Vu" w:date="2024-04-18T23:49:00Z">
                    <w:rPr>
                      <w:color w:val="000000"/>
                      <w:sz w:val="26"/>
                      <w:szCs w:val="26"/>
                    </w:rPr>
                  </w:rPrChange>
                </w:rPr>
                <w:t>1.350.000.000</w:t>
              </w:r>
            </w:ins>
          </w:p>
        </w:tc>
        <w:tc>
          <w:tcPr>
            <w:tcW w:w="2079" w:type="dxa"/>
            <w:shd w:val="clear" w:color="auto" w:fill="auto"/>
            <w:vAlign w:val="center"/>
            <w:hideMark/>
            <w:tcPrChange w:id="36343"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1FB02A6C" w14:textId="77777777" w:rsidR="001F08AC" w:rsidRPr="00B053AF" w:rsidRDefault="001F08AC">
            <w:pPr>
              <w:jc w:val="center"/>
              <w:rPr>
                <w:ins w:id="36344" w:author="James Vu" w:date="2024-04-18T23:36:00Z"/>
                <w:color w:val="000000"/>
                <w:sz w:val="22"/>
                <w:szCs w:val="22"/>
                <w:rPrChange w:id="36345" w:author="James Vu" w:date="2024-04-18T23:49:00Z">
                  <w:rPr>
                    <w:ins w:id="36346" w:author="James Vu" w:date="2024-04-18T23:36:00Z"/>
                    <w:color w:val="000000"/>
                    <w:sz w:val="26"/>
                    <w:szCs w:val="26"/>
                  </w:rPr>
                </w:rPrChange>
              </w:rPr>
            </w:pPr>
            <w:ins w:id="36347" w:author="James Vu" w:date="2024-04-18T23:36:00Z">
              <w:r w:rsidRPr="00B053AF">
                <w:rPr>
                  <w:color w:val="000000"/>
                  <w:sz w:val="22"/>
                  <w:szCs w:val="22"/>
                  <w:rPrChange w:id="36348" w:author="James Vu" w:date="2024-04-18T23:49:00Z">
                    <w:rPr>
                      <w:color w:val="000000"/>
                      <w:sz w:val="26"/>
                      <w:szCs w:val="26"/>
                    </w:rPr>
                  </w:rPrChange>
                </w:rPr>
                <w:t>1.350.000.000</w:t>
              </w:r>
            </w:ins>
          </w:p>
        </w:tc>
        <w:tc>
          <w:tcPr>
            <w:tcW w:w="1416" w:type="dxa"/>
            <w:shd w:val="clear" w:color="auto" w:fill="auto"/>
            <w:vAlign w:val="center"/>
            <w:hideMark/>
            <w:tcPrChange w:id="36349"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445830C6" w14:textId="77777777" w:rsidR="001F08AC" w:rsidRPr="00B053AF" w:rsidRDefault="001F08AC">
            <w:pPr>
              <w:jc w:val="center"/>
              <w:rPr>
                <w:ins w:id="36350" w:author="James Vu" w:date="2024-04-18T23:36:00Z"/>
                <w:color w:val="000000"/>
                <w:sz w:val="22"/>
                <w:szCs w:val="22"/>
                <w:rPrChange w:id="36351" w:author="James Vu" w:date="2024-04-18T23:49:00Z">
                  <w:rPr>
                    <w:ins w:id="36352" w:author="James Vu" w:date="2024-04-18T23:36:00Z"/>
                    <w:color w:val="000000"/>
                    <w:sz w:val="26"/>
                    <w:szCs w:val="26"/>
                  </w:rPr>
                </w:rPrChange>
              </w:rPr>
            </w:pPr>
            <w:ins w:id="36353" w:author="James Vu" w:date="2024-04-18T23:36:00Z">
              <w:r w:rsidRPr="00B053AF">
                <w:rPr>
                  <w:color w:val="000000"/>
                  <w:sz w:val="22"/>
                  <w:szCs w:val="22"/>
                  <w:rPrChange w:id="36354" w:author="James Vu" w:date="2024-04-18T23:49:00Z">
                    <w:rPr>
                      <w:color w:val="000000"/>
                      <w:sz w:val="26"/>
                      <w:szCs w:val="26"/>
                    </w:rPr>
                  </w:rPrChange>
                </w:rPr>
                <w:t>0</w:t>
              </w:r>
            </w:ins>
          </w:p>
        </w:tc>
        <w:tc>
          <w:tcPr>
            <w:tcW w:w="1715" w:type="dxa"/>
            <w:shd w:val="clear" w:color="auto" w:fill="auto"/>
            <w:vAlign w:val="center"/>
            <w:hideMark/>
            <w:tcPrChange w:id="36355"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0653F6F9" w14:textId="77777777" w:rsidR="001F08AC" w:rsidRPr="00B053AF" w:rsidRDefault="001F08AC">
            <w:pPr>
              <w:jc w:val="center"/>
              <w:rPr>
                <w:ins w:id="36356" w:author="James Vu" w:date="2024-04-18T23:36:00Z"/>
                <w:color w:val="000000"/>
                <w:sz w:val="22"/>
                <w:szCs w:val="22"/>
                <w:rPrChange w:id="36357" w:author="James Vu" w:date="2024-04-18T23:49:00Z">
                  <w:rPr>
                    <w:ins w:id="36358" w:author="James Vu" w:date="2024-04-18T23:36:00Z"/>
                    <w:color w:val="000000"/>
                    <w:sz w:val="26"/>
                    <w:szCs w:val="26"/>
                  </w:rPr>
                </w:rPrChange>
              </w:rPr>
            </w:pPr>
            <w:ins w:id="36359" w:author="James Vu" w:date="2024-04-18T23:36:00Z">
              <w:r w:rsidRPr="00B053AF">
                <w:rPr>
                  <w:color w:val="000000"/>
                  <w:sz w:val="22"/>
                  <w:szCs w:val="22"/>
                  <w:rPrChange w:id="36360" w:author="James Vu" w:date="2024-04-18T23:49:00Z">
                    <w:rPr>
                      <w:color w:val="000000"/>
                      <w:sz w:val="26"/>
                      <w:szCs w:val="26"/>
                    </w:rPr>
                  </w:rPrChange>
                </w:rPr>
                <w:t>1.350.000.000</w:t>
              </w:r>
            </w:ins>
          </w:p>
        </w:tc>
        <w:tc>
          <w:tcPr>
            <w:tcW w:w="1589" w:type="dxa"/>
            <w:shd w:val="clear" w:color="auto" w:fill="auto"/>
            <w:vAlign w:val="center"/>
            <w:hideMark/>
            <w:tcPrChange w:id="36361"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5E36562B" w14:textId="77777777" w:rsidR="001F08AC" w:rsidRPr="00B053AF" w:rsidRDefault="001F08AC">
            <w:pPr>
              <w:rPr>
                <w:ins w:id="36362" w:author="James Vu" w:date="2024-04-18T23:36:00Z"/>
                <w:color w:val="000000"/>
                <w:sz w:val="22"/>
                <w:szCs w:val="22"/>
                <w:rPrChange w:id="36363" w:author="James Vu" w:date="2024-04-18T23:49:00Z">
                  <w:rPr>
                    <w:ins w:id="36364" w:author="James Vu" w:date="2024-04-18T23:36:00Z"/>
                    <w:color w:val="000000"/>
                    <w:sz w:val="26"/>
                    <w:szCs w:val="26"/>
                  </w:rPr>
                </w:rPrChange>
              </w:rPr>
            </w:pPr>
            <w:ins w:id="36365" w:author="James Vu" w:date="2024-04-18T23:36:00Z">
              <w:r w:rsidRPr="00B053AF">
                <w:rPr>
                  <w:color w:val="000000"/>
                  <w:sz w:val="22"/>
                  <w:szCs w:val="22"/>
                  <w:rPrChange w:id="36366" w:author="James Vu" w:date="2024-04-18T23:49:00Z">
                    <w:rPr>
                      <w:color w:val="000000"/>
                      <w:sz w:val="26"/>
                      <w:szCs w:val="26"/>
                    </w:rPr>
                  </w:rPrChange>
                </w:rPr>
                <w:t>Báo giá dự toán và triển khai thực hiện theo CV 2589/BTTTT-ƯDCNTT (Hướng dẫn xác định chi phí phát triển, nâng cấp phần mềm nội bộ)</w:t>
              </w:r>
            </w:ins>
          </w:p>
        </w:tc>
      </w:tr>
      <w:tr w:rsidR="001F08AC" w:rsidRPr="00B053AF" w14:paraId="0E202959" w14:textId="77777777" w:rsidTr="003C02FF">
        <w:trPr>
          <w:trHeight w:val="20"/>
          <w:ins w:id="36367" w:author="James Vu" w:date="2024-04-18T23:36:00Z"/>
          <w:trPrChange w:id="36368" w:author="James Vu" w:date="2024-04-19T00:26:00Z">
            <w:trPr>
              <w:trHeight w:val="20"/>
            </w:trPr>
          </w:trPrChange>
        </w:trPr>
        <w:tc>
          <w:tcPr>
            <w:tcW w:w="697" w:type="dxa"/>
            <w:shd w:val="clear" w:color="auto" w:fill="auto"/>
            <w:vAlign w:val="center"/>
            <w:hideMark/>
            <w:tcPrChange w:id="36369" w:author="James Vu" w:date="2024-04-19T00:26:00Z">
              <w:tcPr>
                <w:tcW w:w="697" w:type="dxa"/>
                <w:tcBorders>
                  <w:top w:val="nil"/>
                  <w:left w:val="single" w:sz="4" w:space="0" w:color="auto"/>
                  <w:bottom w:val="single" w:sz="4" w:space="0" w:color="auto"/>
                  <w:right w:val="single" w:sz="4" w:space="0" w:color="auto"/>
                </w:tcBorders>
                <w:shd w:val="clear" w:color="000000" w:fill="C4D79B"/>
                <w:vAlign w:val="center"/>
                <w:hideMark/>
              </w:tcPr>
            </w:tcPrChange>
          </w:tcPr>
          <w:p w14:paraId="0FF6F3B2" w14:textId="77777777" w:rsidR="001F08AC" w:rsidRPr="00B053AF" w:rsidRDefault="001F08AC">
            <w:pPr>
              <w:jc w:val="center"/>
              <w:rPr>
                <w:ins w:id="36370" w:author="James Vu" w:date="2024-04-18T23:36:00Z"/>
                <w:b/>
                <w:bCs/>
                <w:color w:val="000000"/>
                <w:sz w:val="22"/>
                <w:szCs w:val="22"/>
                <w:rPrChange w:id="36371" w:author="James Vu" w:date="2024-04-18T23:49:00Z">
                  <w:rPr>
                    <w:ins w:id="36372" w:author="James Vu" w:date="2024-04-18T23:36:00Z"/>
                    <w:b/>
                    <w:bCs/>
                    <w:color w:val="000000"/>
                    <w:sz w:val="26"/>
                    <w:szCs w:val="26"/>
                  </w:rPr>
                </w:rPrChange>
              </w:rPr>
            </w:pPr>
            <w:ins w:id="36373" w:author="James Vu" w:date="2024-04-18T23:36:00Z">
              <w:r w:rsidRPr="00B053AF">
                <w:rPr>
                  <w:b/>
                  <w:bCs/>
                  <w:color w:val="000000"/>
                  <w:sz w:val="22"/>
                  <w:szCs w:val="22"/>
                  <w:rPrChange w:id="36374" w:author="James Vu" w:date="2024-04-18T23:49:00Z">
                    <w:rPr>
                      <w:b/>
                      <w:bCs/>
                      <w:color w:val="000000"/>
                      <w:sz w:val="26"/>
                      <w:szCs w:val="26"/>
                    </w:rPr>
                  </w:rPrChange>
                </w:rPr>
                <w:lastRenderedPageBreak/>
                <w:t> </w:t>
              </w:r>
            </w:ins>
          </w:p>
        </w:tc>
        <w:tc>
          <w:tcPr>
            <w:tcW w:w="1804" w:type="dxa"/>
            <w:shd w:val="clear" w:color="auto" w:fill="auto"/>
            <w:vAlign w:val="center"/>
            <w:hideMark/>
            <w:tcPrChange w:id="36375" w:author="James Vu" w:date="2024-04-19T00:26:00Z">
              <w:tcPr>
                <w:tcW w:w="1804" w:type="dxa"/>
                <w:tcBorders>
                  <w:top w:val="nil"/>
                  <w:left w:val="nil"/>
                  <w:bottom w:val="single" w:sz="4" w:space="0" w:color="auto"/>
                  <w:right w:val="single" w:sz="4" w:space="0" w:color="auto"/>
                </w:tcBorders>
                <w:shd w:val="clear" w:color="000000" w:fill="C4D79B"/>
                <w:vAlign w:val="center"/>
                <w:hideMark/>
              </w:tcPr>
            </w:tcPrChange>
          </w:tcPr>
          <w:p w14:paraId="0FEFAD70" w14:textId="77777777" w:rsidR="001F08AC" w:rsidRPr="00B053AF" w:rsidRDefault="001F08AC">
            <w:pPr>
              <w:rPr>
                <w:ins w:id="36376" w:author="James Vu" w:date="2024-04-18T23:36:00Z"/>
                <w:b/>
                <w:bCs/>
                <w:color w:val="000000"/>
                <w:sz w:val="22"/>
                <w:szCs w:val="22"/>
                <w:rPrChange w:id="36377" w:author="James Vu" w:date="2024-04-18T23:49:00Z">
                  <w:rPr>
                    <w:ins w:id="36378" w:author="James Vu" w:date="2024-04-18T23:36:00Z"/>
                    <w:b/>
                    <w:bCs/>
                    <w:color w:val="000000"/>
                    <w:sz w:val="26"/>
                    <w:szCs w:val="26"/>
                  </w:rPr>
                </w:rPrChange>
              </w:rPr>
            </w:pPr>
            <w:ins w:id="36379" w:author="James Vu" w:date="2024-04-18T23:36:00Z">
              <w:r w:rsidRPr="00B053AF">
                <w:rPr>
                  <w:b/>
                  <w:bCs/>
                  <w:color w:val="000000"/>
                  <w:sz w:val="22"/>
                  <w:szCs w:val="22"/>
                  <w:rPrChange w:id="36380" w:author="James Vu" w:date="2024-04-18T23:49:00Z">
                    <w:rPr>
                      <w:b/>
                      <w:bCs/>
                      <w:color w:val="000000"/>
                      <w:sz w:val="26"/>
                      <w:szCs w:val="26"/>
                    </w:rPr>
                  </w:rPrChange>
                </w:rPr>
                <w:t>Tổng Cộng</w:t>
              </w:r>
            </w:ins>
          </w:p>
        </w:tc>
        <w:tc>
          <w:tcPr>
            <w:tcW w:w="1974" w:type="dxa"/>
            <w:shd w:val="clear" w:color="auto" w:fill="auto"/>
            <w:vAlign w:val="center"/>
            <w:hideMark/>
            <w:tcPrChange w:id="36381" w:author="James Vu" w:date="2024-04-19T00:26:00Z">
              <w:tcPr>
                <w:tcW w:w="1974" w:type="dxa"/>
                <w:tcBorders>
                  <w:top w:val="nil"/>
                  <w:left w:val="nil"/>
                  <w:bottom w:val="single" w:sz="4" w:space="0" w:color="auto"/>
                  <w:right w:val="single" w:sz="4" w:space="0" w:color="auto"/>
                </w:tcBorders>
                <w:shd w:val="clear" w:color="000000" w:fill="C4D79B"/>
                <w:vAlign w:val="center"/>
                <w:hideMark/>
              </w:tcPr>
            </w:tcPrChange>
          </w:tcPr>
          <w:p w14:paraId="78DD56E2" w14:textId="77777777" w:rsidR="001F08AC" w:rsidRPr="00B053AF" w:rsidRDefault="001F08AC">
            <w:pPr>
              <w:rPr>
                <w:ins w:id="36382" w:author="James Vu" w:date="2024-04-18T23:36:00Z"/>
                <w:b/>
                <w:bCs/>
                <w:color w:val="000000"/>
                <w:sz w:val="22"/>
                <w:szCs w:val="22"/>
                <w:rPrChange w:id="36383" w:author="James Vu" w:date="2024-04-18T23:49:00Z">
                  <w:rPr>
                    <w:ins w:id="36384" w:author="James Vu" w:date="2024-04-18T23:36:00Z"/>
                    <w:b/>
                    <w:bCs/>
                    <w:color w:val="000000"/>
                    <w:sz w:val="26"/>
                    <w:szCs w:val="26"/>
                  </w:rPr>
                </w:rPrChange>
              </w:rPr>
            </w:pPr>
            <w:ins w:id="36385" w:author="James Vu" w:date="2024-04-18T23:36:00Z">
              <w:r w:rsidRPr="00B053AF">
                <w:rPr>
                  <w:b/>
                  <w:bCs/>
                  <w:color w:val="000000"/>
                  <w:sz w:val="22"/>
                  <w:szCs w:val="22"/>
                  <w:rPrChange w:id="36386" w:author="James Vu" w:date="2024-04-18T23:49:00Z">
                    <w:rPr>
                      <w:b/>
                      <w:bCs/>
                      <w:color w:val="000000"/>
                      <w:sz w:val="26"/>
                      <w:szCs w:val="26"/>
                    </w:rPr>
                  </w:rPrChange>
                </w:rPr>
                <w:t> </w:t>
              </w:r>
            </w:ins>
          </w:p>
        </w:tc>
        <w:tc>
          <w:tcPr>
            <w:tcW w:w="888" w:type="dxa"/>
            <w:shd w:val="clear" w:color="auto" w:fill="auto"/>
            <w:vAlign w:val="center"/>
            <w:hideMark/>
            <w:tcPrChange w:id="36387" w:author="James Vu" w:date="2024-04-19T00:26:00Z">
              <w:tcPr>
                <w:tcW w:w="888" w:type="dxa"/>
                <w:tcBorders>
                  <w:top w:val="nil"/>
                  <w:left w:val="nil"/>
                  <w:bottom w:val="single" w:sz="4" w:space="0" w:color="auto"/>
                  <w:right w:val="single" w:sz="4" w:space="0" w:color="auto"/>
                </w:tcBorders>
                <w:shd w:val="clear" w:color="000000" w:fill="C4D79B"/>
                <w:vAlign w:val="center"/>
                <w:hideMark/>
              </w:tcPr>
            </w:tcPrChange>
          </w:tcPr>
          <w:p w14:paraId="5E5B1AF4" w14:textId="77777777" w:rsidR="001F08AC" w:rsidRPr="00B053AF" w:rsidRDefault="001F08AC">
            <w:pPr>
              <w:jc w:val="center"/>
              <w:rPr>
                <w:ins w:id="36388" w:author="James Vu" w:date="2024-04-18T23:36:00Z"/>
                <w:b/>
                <w:bCs/>
                <w:color w:val="000000"/>
                <w:sz w:val="22"/>
                <w:szCs w:val="22"/>
                <w:rPrChange w:id="36389" w:author="James Vu" w:date="2024-04-18T23:49:00Z">
                  <w:rPr>
                    <w:ins w:id="36390" w:author="James Vu" w:date="2024-04-18T23:36:00Z"/>
                    <w:b/>
                    <w:bCs/>
                    <w:color w:val="000000"/>
                    <w:sz w:val="26"/>
                    <w:szCs w:val="26"/>
                  </w:rPr>
                </w:rPrChange>
              </w:rPr>
            </w:pPr>
            <w:ins w:id="36391" w:author="James Vu" w:date="2024-04-18T23:36:00Z">
              <w:r w:rsidRPr="00B053AF">
                <w:rPr>
                  <w:b/>
                  <w:bCs/>
                  <w:color w:val="000000"/>
                  <w:sz w:val="22"/>
                  <w:szCs w:val="22"/>
                  <w:rPrChange w:id="36392" w:author="James Vu" w:date="2024-04-18T23:49:00Z">
                    <w:rPr>
                      <w:b/>
                      <w:bCs/>
                      <w:color w:val="000000"/>
                      <w:sz w:val="26"/>
                      <w:szCs w:val="26"/>
                    </w:rPr>
                  </w:rPrChange>
                </w:rPr>
                <w:t> </w:t>
              </w:r>
            </w:ins>
          </w:p>
        </w:tc>
        <w:tc>
          <w:tcPr>
            <w:tcW w:w="997" w:type="dxa"/>
            <w:shd w:val="clear" w:color="auto" w:fill="auto"/>
            <w:vAlign w:val="center"/>
            <w:hideMark/>
            <w:tcPrChange w:id="36393" w:author="James Vu" w:date="2024-04-19T00:26:00Z">
              <w:tcPr>
                <w:tcW w:w="997" w:type="dxa"/>
                <w:tcBorders>
                  <w:top w:val="nil"/>
                  <w:left w:val="nil"/>
                  <w:bottom w:val="single" w:sz="4" w:space="0" w:color="auto"/>
                  <w:right w:val="single" w:sz="4" w:space="0" w:color="auto"/>
                </w:tcBorders>
                <w:shd w:val="clear" w:color="000000" w:fill="C4D79B"/>
                <w:vAlign w:val="center"/>
                <w:hideMark/>
              </w:tcPr>
            </w:tcPrChange>
          </w:tcPr>
          <w:p w14:paraId="6825F069" w14:textId="77777777" w:rsidR="001F08AC" w:rsidRPr="00B053AF" w:rsidRDefault="001F08AC">
            <w:pPr>
              <w:jc w:val="center"/>
              <w:rPr>
                <w:ins w:id="36394" w:author="James Vu" w:date="2024-04-18T23:36:00Z"/>
                <w:b/>
                <w:bCs/>
                <w:color w:val="000000"/>
                <w:sz w:val="22"/>
                <w:szCs w:val="22"/>
                <w:rPrChange w:id="36395" w:author="James Vu" w:date="2024-04-18T23:49:00Z">
                  <w:rPr>
                    <w:ins w:id="36396" w:author="James Vu" w:date="2024-04-18T23:36:00Z"/>
                    <w:b/>
                    <w:bCs/>
                    <w:color w:val="000000"/>
                    <w:sz w:val="26"/>
                    <w:szCs w:val="26"/>
                  </w:rPr>
                </w:rPrChange>
              </w:rPr>
            </w:pPr>
            <w:ins w:id="36397" w:author="James Vu" w:date="2024-04-18T23:36:00Z">
              <w:r w:rsidRPr="00B053AF">
                <w:rPr>
                  <w:b/>
                  <w:bCs/>
                  <w:color w:val="000000"/>
                  <w:sz w:val="22"/>
                  <w:szCs w:val="22"/>
                  <w:rPrChange w:id="36398" w:author="James Vu" w:date="2024-04-18T23:49:00Z">
                    <w:rPr>
                      <w:b/>
                      <w:bCs/>
                      <w:color w:val="000000"/>
                      <w:sz w:val="26"/>
                      <w:szCs w:val="26"/>
                    </w:rPr>
                  </w:rPrChange>
                </w:rPr>
                <w:t> </w:t>
              </w:r>
            </w:ins>
          </w:p>
        </w:tc>
        <w:tc>
          <w:tcPr>
            <w:tcW w:w="1290" w:type="dxa"/>
            <w:shd w:val="clear" w:color="auto" w:fill="auto"/>
            <w:vAlign w:val="center"/>
            <w:hideMark/>
            <w:tcPrChange w:id="36399" w:author="James Vu" w:date="2024-04-19T00:26:00Z">
              <w:tcPr>
                <w:tcW w:w="1290" w:type="dxa"/>
                <w:gridSpan w:val="2"/>
                <w:tcBorders>
                  <w:top w:val="nil"/>
                  <w:left w:val="nil"/>
                  <w:bottom w:val="single" w:sz="4" w:space="0" w:color="auto"/>
                  <w:right w:val="single" w:sz="4" w:space="0" w:color="auto"/>
                </w:tcBorders>
                <w:shd w:val="clear" w:color="000000" w:fill="C4D79B"/>
                <w:vAlign w:val="center"/>
                <w:hideMark/>
              </w:tcPr>
            </w:tcPrChange>
          </w:tcPr>
          <w:p w14:paraId="1284C9F5" w14:textId="77777777" w:rsidR="001F08AC" w:rsidRPr="00B053AF" w:rsidRDefault="001F08AC">
            <w:pPr>
              <w:jc w:val="center"/>
              <w:rPr>
                <w:ins w:id="36400" w:author="James Vu" w:date="2024-04-18T23:36:00Z"/>
                <w:b/>
                <w:bCs/>
                <w:color w:val="000000"/>
                <w:sz w:val="22"/>
                <w:szCs w:val="22"/>
                <w:rPrChange w:id="36401" w:author="James Vu" w:date="2024-04-18T23:49:00Z">
                  <w:rPr>
                    <w:ins w:id="36402" w:author="James Vu" w:date="2024-04-18T23:36:00Z"/>
                    <w:b/>
                    <w:bCs/>
                    <w:color w:val="000000"/>
                    <w:sz w:val="26"/>
                    <w:szCs w:val="26"/>
                  </w:rPr>
                </w:rPrChange>
              </w:rPr>
            </w:pPr>
            <w:ins w:id="36403" w:author="James Vu" w:date="2024-04-18T23:36:00Z">
              <w:r w:rsidRPr="00B053AF">
                <w:rPr>
                  <w:b/>
                  <w:bCs/>
                  <w:color w:val="000000"/>
                  <w:sz w:val="22"/>
                  <w:szCs w:val="22"/>
                  <w:rPrChange w:id="36404" w:author="James Vu" w:date="2024-04-18T23:49:00Z">
                    <w:rPr>
                      <w:b/>
                      <w:bCs/>
                      <w:color w:val="000000"/>
                      <w:sz w:val="26"/>
                      <w:szCs w:val="26"/>
                    </w:rPr>
                  </w:rPrChange>
                </w:rPr>
                <w:t> </w:t>
              </w:r>
            </w:ins>
          </w:p>
        </w:tc>
        <w:tc>
          <w:tcPr>
            <w:tcW w:w="2079" w:type="dxa"/>
            <w:shd w:val="clear" w:color="auto" w:fill="auto"/>
            <w:vAlign w:val="center"/>
            <w:hideMark/>
            <w:tcPrChange w:id="36405" w:author="James Vu" w:date="2024-04-19T00:26:00Z">
              <w:tcPr>
                <w:tcW w:w="2079" w:type="dxa"/>
                <w:tcBorders>
                  <w:top w:val="nil"/>
                  <w:left w:val="nil"/>
                  <w:bottom w:val="single" w:sz="4" w:space="0" w:color="auto"/>
                  <w:right w:val="single" w:sz="4" w:space="0" w:color="auto"/>
                </w:tcBorders>
                <w:shd w:val="clear" w:color="000000" w:fill="C4D79B"/>
                <w:vAlign w:val="center"/>
                <w:hideMark/>
              </w:tcPr>
            </w:tcPrChange>
          </w:tcPr>
          <w:p w14:paraId="0B447F5E" w14:textId="77777777" w:rsidR="001F08AC" w:rsidRPr="00B053AF" w:rsidRDefault="001F08AC">
            <w:pPr>
              <w:jc w:val="center"/>
              <w:rPr>
                <w:ins w:id="36406" w:author="James Vu" w:date="2024-04-18T23:36:00Z"/>
                <w:b/>
                <w:bCs/>
                <w:color w:val="000000"/>
                <w:sz w:val="22"/>
                <w:szCs w:val="22"/>
                <w:rPrChange w:id="36407" w:author="James Vu" w:date="2024-04-18T23:49:00Z">
                  <w:rPr>
                    <w:ins w:id="36408" w:author="James Vu" w:date="2024-04-18T23:36:00Z"/>
                    <w:b/>
                    <w:bCs/>
                    <w:color w:val="000000"/>
                    <w:sz w:val="26"/>
                    <w:szCs w:val="26"/>
                  </w:rPr>
                </w:rPrChange>
              </w:rPr>
            </w:pPr>
            <w:ins w:id="36409" w:author="James Vu" w:date="2024-04-18T23:36:00Z">
              <w:r w:rsidRPr="00B053AF">
                <w:rPr>
                  <w:b/>
                  <w:bCs/>
                  <w:color w:val="000000"/>
                  <w:sz w:val="22"/>
                  <w:szCs w:val="22"/>
                  <w:rPrChange w:id="36410" w:author="James Vu" w:date="2024-04-18T23:49:00Z">
                    <w:rPr>
                      <w:b/>
                      <w:bCs/>
                      <w:color w:val="000000"/>
                      <w:sz w:val="26"/>
                      <w:szCs w:val="26"/>
                    </w:rPr>
                  </w:rPrChange>
                </w:rPr>
                <w:t>1.700.000.000</w:t>
              </w:r>
            </w:ins>
          </w:p>
        </w:tc>
        <w:tc>
          <w:tcPr>
            <w:tcW w:w="1416" w:type="dxa"/>
            <w:shd w:val="clear" w:color="auto" w:fill="auto"/>
            <w:vAlign w:val="center"/>
            <w:hideMark/>
            <w:tcPrChange w:id="36411" w:author="James Vu" w:date="2024-04-19T00:26:00Z">
              <w:tcPr>
                <w:tcW w:w="1416" w:type="dxa"/>
                <w:gridSpan w:val="2"/>
                <w:tcBorders>
                  <w:top w:val="nil"/>
                  <w:left w:val="nil"/>
                  <w:bottom w:val="single" w:sz="4" w:space="0" w:color="auto"/>
                  <w:right w:val="single" w:sz="4" w:space="0" w:color="auto"/>
                </w:tcBorders>
                <w:shd w:val="clear" w:color="000000" w:fill="C4D79B"/>
                <w:vAlign w:val="center"/>
                <w:hideMark/>
              </w:tcPr>
            </w:tcPrChange>
          </w:tcPr>
          <w:p w14:paraId="5DD6F7F0" w14:textId="77777777" w:rsidR="001F08AC" w:rsidRPr="00B053AF" w:rsidRDefault="001F08AC">
            <w:pPr>
              <w:jc w:val="center"/>
              <w:rPr>
                <w:ins w:id="36412" w:author="James Vu" w:date="2024-04-18T23:36:00Z"/>
                <w:b/>
                <w:bCs/>
                <w:color w:val="000000"/>
                <w:sz w:val="22"/>
                <w:szCs w:val="22"/>
                <w:rPrChange w:id="36413" w:author="James Vu" w:date="2024-04-18T23:49:00Z">
                  <w:rPr>
                    <w:ins w:id="36414" w:author="James Vu" w:date="2024-04-18T23:36:00Z"/>
                    <w:b/>
                    <w:bCs/>
                    <w:color w:val="000000"/>
                    <w:sz w:val="26"/>
                    <w:szCs w:val="26"/>
                  </w:rPr>
                </w:rPrChange>
              </w:rPr>
            </w:pPr>
            <w:ins w:id="36415" w:author="James Vu" w:date="2024-04-18T23:36:00Z">
              <w:r w:rsidRPr="00B053AF">
                <w:rPr>
                  <w:b/>
                  <w:bCs/>
                  <w:color w:val="000000"/>
                  <w:sz w:val="22"/>
                  <w:szCs w:val="22"/>
                  <w:rPrChange w:id="36416" w:author="James Vu" w:date="2024-04-18T23:49:00Z">
                    <w:rPr>
                      <w:b/>
                      <w:bCs/>
                      <w:color w:val="000000"/>
                      <w:sz w:val="26"/>
                      <w:szCs w:val="26"/>
                    </w:rPr>
                  </w:rPrChange>
                </w:rPr>
                <w:t>35.000.000</w:t>
              </w:r>
            </w:ins>
          </w:p>
        </w:tc>
        <w:tc>
          <w:tcPr>
            <w:tcW w:w="1715" w:type="dxa"/>
            <w:shd w:val="clear" w:color="auto" w:fill="auto"/>
            <w:vAlign w:val="center"/>
            <w:hideMark/>
            <w:tcPrChange w:id="36417" w:author="James Vu" w:date="2024-04-19T00:26:00Z">
              <w:tcPr>
                <w:tcW w:w="1715" w:type="dxa"/>
                <w:gridSpan w:val="2"/>
                <w:tcBorders>
                  <w:top w:val="nil"/>
                  <w:left w:val="nil"/>
                  <w:bottom w:val="single" w:sz="4" w:space="0" w:color="auto"/>
                  <w:right w:val="single" w:sz="4" w:space="0" w:color="auto"/>
                </w:tcBorders>
                <w:shd w:val="clear" w:color="000000" w:fill="C4D79B"/>
                <w:vAlign w:val="center"/>
                <w:hideMark/>
              </w:tcPr>
            </w:tcPrChange>
          </w:tcPr>
          <w:p w14:paraId="1AF29445" w14:textId="77777777" w:rsidR="001F08AC" w:rsidRPr="00B053AF" w:rsidRDefault="001F08AC">
            <w:pPr>
              <w:jc w:val="center"/>
              <w:rPr>
                <w:ins w:id="36418" w:author="James Vu" w:date="2024-04-18T23:36:00Z"/>
                <w:b/>
                <w:bCs/>
                <w:color w:val="000000"/>
                <w:sz w:val="22"/>
                <w:szCs w:val="22"/>
                <w:rPrChange w:id="36419" w:author="James Vu" w:date="2024-04-18T23:49:00Z">
                  <w:rPr>
                    <w:ins w:id="36420" w:author="James Vu" w:date="2024-04-18T23:36:00Z"/>
                    <w:b/>
                    <w:bCs/>
                    <w:color w:val="000000"/>
                    <w:sz w:val="26"/>
                    <w:szCs w:val="26"/>
                  </w:rPr>
                </w:rPrChange>
              </w:rPr>
            </w:pPr>
            <w:ins w:id="36421" w:author="James Vu" w:date="2024-04-18T23:36:00Z">
              <w:r w:rsidRPr="00B053AF">
                <w:rPr>
                  <w:b/>
                  <w:bCs/>
                  <w:color w:val="000000"/>
                  <w:sz w:val="22"/>
                  <w:szCs w:val="22"/>
                  <w:rPrChange w:id="36422" w:author="James Vu" w:date="2024-04-18T23:49:00Z">
                    <w:rPr>
                      <w:b/>
                      <w:bCs/>
                      <w:color w:val="000000"/>
                      <w:sz w:val="26"/>
                      <w:szCs w:val="26"/>
                    </w:rPr>
                  </w:rPrChange>
                </w:rPr>
                <w:t>1.735.000.000</w:t>
              </w:r>
            </w:ins>
          </w:p>
        </w:tc>
        <w:tc>
          <w:tcPr>
            <w:tcW w:w="1589" w:type="dxa"/>
            <w:shd w:val="clear" w:color="auto" w:fill="auto"/>
            <w:vAlign w:val="center"/>
            <w:hideMark/>
            <w:tcPrChange w:id="36423" w:author="James Vu" w:date="2024-04-19T00:26:00Z">
              <w:tcPr>
                <w:tcW w:w="1589" w:type="dxa"/>
                <w:gridSpan w:val="2"/>
                <w:tcBorders>
                  <w:top w:val="nil"/>
                  <w:left w:val="nil"/>
                  <w:bottom w:val="single" w:sz="4" w:space="0" w:color="auto"/>
                  <w:right w:val="single" w:sz="4" w:space="0" w:color="auto"/>
                </w:tcBorders>
                <w:shd w:val="clear" w:color="000000" w:fill="C4D79B"/>
                <w:vAlign w:val="center"/>
                <w:hideMark/>
              </w:tcPr>
            </w:tcPrChange>
          </w:tcPr>
          <w:p w14:paraId="672EEBFD" w14:textId="77777777" w:rsidR="001F08AC" w:rsidRPr="00B053AF" w:rsidRDefault="001F08AC">
            <w:pPr>
              <w:rPr>
                <w:ins w:id="36424" w:author="James Vu" w:date="2024-04-18T23:36:00Z"/>
                <w:b/>
                <w:bCs/>
                <w:color w:val="000000"/>
                <w:sz w:val="22"/>
                <w:szCs w:val="22"/>
                <w:rPrChange w:id="36425" w:author="James Vu" w:date="2024-04-18T23:49:00Z">
                  <w:rPr>
                    <w:ins w:id="36426" w:author="James Vu" w:date="2024-04-18T23:36:00Z"/>
                    <w:b/>
                    <w:bCs/>
                    <w:color w:val="000000"/>
                    <w:sz w:val="26"/>
                    <w:szCs w:val="26"/>
                  </w:rPr>
                </w:rPrChange>
              </w:rPr>
            </w:pPr>
            <w:ins w:id="36427" w:author="James Vu" w:date="2024-04-18T23:36:00Z">
              <w:r w:rsidRPr="00B053AF">
                <w:rPr>
                  <w:b/>
                  <w:bCs/>
                  <w:color w:val="000000"/>
                  <w:sz w:val="22"/>
                  <w:szCs w:val="22"/>
                  <w:rPrChange w:id="36428" w:author="James Vu" w:date="2024-04-18T23:49:00Z">
                    <w:rPr>
                      <w:b/>
                      <w:bCs/>
                      <w:color w:val="000000"/>
                      <w:sz w:val="26"/>
                      <w:szCs w:val="26"/>
                    </w:rPr>
                  </w:rPrChange>
                </w:rPr>
                <w:t> </w:t>
              </w:r>
            </w:ins>
          </w:p>
        </w:tc>
      </w:tr>
      <w:tr w:rsidR="001F08AC" w:rsidRPr="00B053AF" w14:paraId="03FE6C6B" w14:textId="77777777" w:rsidTr="003C02FF">
        <w:trPr>
          <w:trHeight w:val="20"/>
          <w:ins w:id="36429" w:author="James Vu" w:date="2024-04-18T23:36:00Z"/>
          <w:trPrChange w:id="36430" w:author="James Vu" w:date="2024-04-19T00:26:00Z">
            <w:trPr>
              <w:trHeight w:val="20"/>
            </w:trPr>
          </w:trPrChange>
        </w:trPr>
        <w:tc>
          <w:tcPr>
            <w:tcW w:w="697" w:type="dxa"/>
            <w:shd w:val="clear" w:color="auto" w:fill="auto"/>
            <w:noWrap/>
            <w:vAlign w:val="center"/>
            <w:hideMark/>
            <w:tcPrChange w:id="36431" w:author="James Vu" w:date="2024-04-19T00:26:00Z">
              <w:tcPr>
                <w:tcW w:w="697" w:type="dxa"/>
                <w:tcBorders>
                  <w:top w:val="nil"/>
                  <w:left w:val="single" w:sz="4" w:space="0" w:color="auto"/>
                  <w:bottom w:val="single" w:sz="4" w:space="0" w:color="auto"/>
                  <w:right w:val="single" w:sz="4" w:space="0" w:color="auto"/>
                </w:tcBorders>
                <w:shd w:val="clear" w:color="000000" w:fill="EBF1DE"/>
                <w:noWrap/>
                <w:vAlign w:val="center"/>
                <w:hideMark/>
              </w:tcPr>
            </w:tcPrChange>
          </w:tcPr>
          <w:p w14:paraId="02DEE60C" w14:textId="77777777" w:rsidR="001F08AC" w:rsidRPr="00B053AF" w:rsidRDefault="001F08AC">
            <w:pPr>
              <w:jc w:val="center"/>
              <w:rPr>
                <w:ins w:id="36432" w:author="James Vu" w:date="2024-04-18T23:36:00Z"/>
                <w:b/>
                <w:bCs/>
                <w:color w:val="000000"/>
                <w:sz w:val="22"/>
                <w:szCs w:val="22"/>
                <w:rPrChange w:id="36433" w:author="James Vu" w:date="2024-04-18T23:49:00Z">
                  <w:rPr>
                    <w:ins w:id="36434" w:author="James Vu" w:date="2024-04-18T23:36:00Z"/>
                    <w:b/>
                    <w:bCs/>
                    <w:color w:val="000000"/>
                    <w:sz w:val="26"/>
                    <w:szCs w:val="26"/>
                  </w:rPr>
                </w:rPrChange>
              </w:rPr>
            </w:pPr>
            <w:ins w:id="36435" w:author="James Vu" w:date="2024-04-18T23:36:00Z">
              <w:r w:rsidRPr="00B053AF">
                <w:rPr>
                  <w:b/>
                  <w:bCs/>
                  <w:color w:val="000000"/>
                  <w:sz w:val="22"/>
                  <w:szCs w:val="22"/>
                  <w:rPrChange w:id="36436" w:author="James Vu" w:date="2024-04-18T23:49:00Z">
                    <w:rPr>
                      <w:b/>
                      <w:bCs/>
                      <w:color w:val="000000"/>
                      <w:sz w:val="26"/>
                      <w:szCs w:val="26"/>
                    </w:rPr>
                  </w:rPrChange>
                </w:rPr>
                <w:t>3.5</w:t>
              </w:r>
            </w:ins>
          </w:p>
        </w:tc>
        <w:tc>
          <w:tcPr>
            <w:tcW w:w="1804" w:type="dxa"/>
            <w:shd w:val="clear" w:color="auto" w:fill="auto"/>
            <w:noWrap/>
            <w:vAlign w:val="center"/>
            <w:hideMark/>
            <w:tcPrChange w:id="36437" w:author="James Vu" w:date="2024-04-19T00:26:00Z">
              <w:tcPr>
                <w:tcW w:w="1804" w:type="dxa"/>
                <w:tcBorders>
                  <w:top w:val="nil"/>
                  <w:left w:val="nil"/>
                  <w:bottom w:val="single" w:sz="4" w:space="0" w:color="auto"/>
                  <w:right w:val="single" w:sz="4" w:space="0" w:color="auto"/>
                </w:tcBorders>
                <w:shd w:val="clear" w:color="000000" w:fill="EBF1DE"/>
                <w:noWrap/>
                <w:vAlign w:val="center"/>
                <w:hideMark/>
              </w:tcPr>
            </w:tcPrChange>
          </w:tcPr>
          <w:p w14:paraId="3C2BFC01" w14:textId="77777777" w:rsidR="001F08AC" w:rsidRPr="00B053AF" w:rsidRDefault="001F08AC">
            <w:pPr>
              <w:rPr>
                <w:ins w:id="36438" w:author="James Vu" w:date="2024-04-18T23:36:00Z"/>
                <w:b/>
                <w:bCs/>
                <w:color w:val="000000"/>
                <w:sz w:val="22"/>
                <w:szCs w:val="22"/>
                <w:rPrChange w:id="36439" w:author="James Vu" w:date="2024-04-18T23:49:00Z">
                  <w:rPr>
                    <w:ins w:id="36440" w:author="James Vu" w:date="2024-04-18T23:36:00Z"/>
                    <w:b/>
                    <w:bCs/>
                    <w:color w:val="000000"/>
                    <w:sz w:val="26"/>
                    <w:szCs w:val="26"/>
                  </w:rPr>
                </w:rPrChange>
              </w:rPr>
            </w:pPr>
            <w:ins w:id="36441" w:author="James Vu" w:date="2024-04-18T23:36:00Z">
              <w:r w:rsidRPr="00B053AF">
                <w:rPr>
                  <w:b/>
                  <w:bCs/>
                  <w:color w:val="000000"/>
                  <w:sz w:val="22"/>
                  <w:szCs w:val="22"/>
                  <w:rPrChange w:id="36442" w:author="James Vu" w:date="2024-04-18T23:49:00Z">
                    <w:rPr>
                      <w:b/>
                      <w:bCs/>
                      <w:color w:val="000000"/>
                      <w:sz w:val="26"/>
                      <w:szCs w:val="26"/>
                    </w:rPr>
                  </w:rPrChange>
                </w:rPr>
                <w:t>Hệ tính năng về lĩnh vực xây dựng nông thôn mới tỉnh Khánh Hòa (Giai đoạn 1)</w:t>
              </w:r>
            </w:ins>
          </w:p>
        </w:tc>
        <w:tc>
          <w:tcPr>
            <w:tcW w:w="1974" w:type="dxa"/>
            <w:shd w:val="clear" w:color="auto" w:fill="auto"/>
            <w:noWrap/>
            <w:vAlign w:val="center"/>
            <w:hideMark/>
            <w:tcPrChange w:id="36443" w:author="James Vu" w:date="2024-04-19T00:26:00Z">
              <w:tcPr>
                <w:tcW w:w="1974" w:type="dxa"/>
                <w:tcBorders>
                  <w:top w:val="nil"/>
                  <w:left w:val="nil"/>
                  <w:bottom w:val="single" w:sz="4" w:space="0" w:color="auto"/>
                  <w:right w:val="single" w:sz="4" w:space="0" w:color="auto"/>
                </w:tcBorders>
                <w:shd w:val="clear" w:color="000000" w:fill="EBF1DE"/>
                <w:noWrap/>
                <w:vAlign w:val="center"/>
                <w:hideMark/>
              </w:tcPr>
            </w:tcPrChange>
          </w:tcPr>
          <w:p w14:paraId="7E6F7B31" w14:textId="77777777" w:rsidR="001F08AC" w:rsidRPr="00B053AF" w:rsidRDefault="001F08AC">
            <w:pPr>
              <w:rPr>
                <w:ins w:id="36444" w:author="James Vu" w:date="2024-04-18T23:36:00Z"/>
                <w:b/>
                <w:bCs/>
                <w:color w:val="000000"/>
                <w:sz w:val="22"/>
                <w:szCs w:val="22"/>
                <w:rPrChange w:id="36445" w:author="James Vu" w:date="2024-04-18T23:49:00Z">
                  <w:rPr>
                    <w:ins w:id="36446" w:author="James Vu" w:date="2024-04-18T23:36:00Z"/>
                    <w:b/>
                    <w:bCs/>
                    <w:color w:val="000000"/>
                    <w:sz w:val="26"/>
                    <w:szCs w:val="26"/>
                  </w:rPr>
                </w:rPrChange>
              </w:rPr>
            </w:pPr>
            <w:ins w:id="36447" w:author="James Vu" w:date="2024-04-18T23:36:00Z">
              <w:r w:rsidRPr="00B053AF">
                <w:rPr>
                  <w:b/>
                  <w:bCs/>
                  <w:color w:val="000000"/>
                  <w:sz w:val="22"/>
                  <w:szCs w:val="22"/>
                  <w:rPrChange w:id="36448" w:author="James Vu" w:date="2024-04-18T23:49:00Z">
                    <w:rPr>
                      <w:b/>
                      <w:bCs/>
                      <w:color w:val="000000"/>
                      <w:sz w:val="26"/>
                      <w:szCs w:val="26"/>
                    </w:rPr>
                  </w:rPrChange>
                </w:rPr>
                <w:t> </w:t>
              </w:r>
            </w:ins>
          </w:p>
        </w:tc>
        <w:tc>
          <w:tcPr>
            <w:tcW w:w="888" w:type="dxa"/>
            <w:shd w:val="clear" w:color="auto" w:fill="auto"/>
            <w:noWrap/>
            <w:vAlign w:val="center"/>
            <w:hideMark/>
            <w:tcPrChange w:id="36449" w:author="James Vu" w:date="2024-04-19T00:26:00Z">
              <w:tcPr>
                <w:tcW w:w="888" w:type="dxa"/>
                <w:tcBorders>
                  <w:top w:val="nil"/>
                  <w:left w:val="nil"/>
                  <w:bottom w:val="single" w:sz="4" w:space="0" w:color="auto"/>
                  <w:right w:val="single" w:sz="4" w:space="0" w:color="auto"/>
                </w:tcBorders>
                <w:shd w:val="clear" w:color="000000" w:fill="EBF1DE"/>
                <w:noWrap/>
                <w:vAlign w:val="center"/>
                <w:hideMark/>
              </w:tcPr>
            </w:tcPrChange>
          </w:tcPr>
          <w:p w14:paraId="15D60CED" w14:textId="77777777" w:rsidR="001F08AC" w:rsidRPr="00B053AF" w:rsidRDefault="001F08AC">
            <w:pPr>
              <w:jc w:val="center"/>
              <w:rPr>
                <w:ins w:id="36450" w:author="James Vu" w:date="2024-04-18T23:36:00Z"/>
                <w:b/>
                <w:bCs/>
                <w:color w:val="000000"/>
                <w:sz w:val="22"/>
                <w:szCs w:val="22"/>
                <w:rPrChange w:id="36451" w:author="James Vu" w:date="2024-04-18T23:49:00Z">
                  <w:rPr>
                    <w:ins w:id="36452" w:author="James Vu" w:date="2024-04-18T23:36:00Z"/>
                    <w:b/>
                    <w:bCs/>
                    <w:color w:val="000000"/>
                    <w:sz w:val="26"/>
                    <w:szCs w:val="26"/>
                  </w:rPr>
                </w:rPrChange>
              </w:rPr>
            </w:pPr>
            <w:ins w:id="36453" w:author="James Vu" w:date="2024-04-18T23:36:00Z">
              <w:r w:rsidRPr="00B053AF">
                <w:rPr>
                  <w:b/>
                  <w:bCs/>
                  <w:color w:val="000000"/>
                  <w:sz w:val="22"/>
                  <w:szCs w:val="22"/>
                  <w:rPrChange w:id="36454" w:author="James Vu" w:date="2024-04-18T23:49:00Z">
                    <w:rPr>
                      <w:b/>
                      <w:bCs/>
                      <w:color w:val="000000"/>
                      <w:sz w:val="26"/>
                      <w:szCs w:val="26"/>
                    </w:rPr>
                  </w:rPrChange>
                </w:rPr>
                <w:t> </w:t>
              </w:r>
            </w:ins>
          </w:p>
        </w:tc>
        <w:tc>
          <w:tcPr>
            <w:tcW w:w="997" w:type="dxa"/>
            <w:shd w:val="clear" w:color="auto" w:fill="auto"/>
            <w:noWrap/>
            <w:vAlign w:val="center"/>
            <w:hideMark/>
            <w:tcPrChange w:id="36455" w:author="James Vu" w:date="2024-04-19T00:26:00Z">
              <w:tcPr>
                <w:tcW w:w="997" w:type="dxa"/>
                <w:tcBorders>
                  <w:top w:val="nil"/>
                  <w:left w:val="nil"/>
                  <w:bottom w:val="single" w:sz="4" w:space="0" w:color="auto"/>
                  <w:right w:val="single" w:sz="4" w:space="0" w:color="auto"/>
                </w:tcBorders>
                <w:shd w:val="clear" w:color="000000" w:fill="EBF1DE"/>
                <w:noWrap/>
                <w:vAlign w:val="center"/>
                <w:hideMark/>
              </w:tcPr>
            </w:tcPrChange>
          </w:tcPr>
          <w:p w14:paraId="4FBA98D1" w14:textId="77777777" w:rsidR="001F08AC" w:rsidRPr="00B053AF" w:rsidRDefault="001F08AC">
            <w:pPr>
              <w:jc w:val="center"/>
              <w:rPr>
                <w:ins w:id="36456" w:author="James Vu" w:date="2024-04-18T23:36:00Z"/>
                <w:b/>
                <w:bCs/>
                <w:color w:val="000000"/>
                <w:sz w:val="22"/>
                <w:szCs w:val="22"/>
                <w:rPrChange w:id="36457" w:author="James Vu" w:date="2024-04-18T23:49:00Z">
                  <w:rPr>
                    <w:ins w:id="36458" w:author="James Vu" w:date="2024-04-18T23:36:00Z"/>
                    <w:b/>
                    <w:bCs/>
                    <w:color w:val="000000"/>
                    <w:sz w:val="26"/>
                    <w:szCs w:val="26"/>
                  </w:rPr>
                </w:rPrChange>
              </w:rPr>
            </w:pPr>
            <w:ins w:id="36459" w:author="James Vu" w:date="2024-04-18T23:36:00Z">
              <w:r w:rsidRPr="00B053AF">
                <w:rPr>
                  <w:b/>
                  <w:bCs/>
                  <w:color w:val="000000"/>
                  <w:sz w:val="22"/>
                  <w:szCs w:val="22"/>
                  <w:rPrChange w:id="36460" w:author="James Vu" w:date="2024-04-18T23:49:00Z">
                    <w:rPr>
                      <w:b/>
                      <w:bCs/>
                      <w:color w:val="000000"/>
                      <w:sz w:val="26"/>
                      <w:szCs w:val="26"/>
                    </w:rPr>
                  </w:rPrChange>
                </w:rPr>
                <w:t> </w:t>
              </w:r>
            </w:ins>
          </w:p>
        </w:tc>
        <w:tc>
          <w:tcPr>
            <w:tcW w:w="1290" w:type="dxa"/>
            <w:shd w:val="clear" w:color="auto" w:fill="auto"/>
            <w:noWrap/>
            <w:vAlign w:val="center"/>
            <w:hideMark/>
            <w:tcPrChange w:id="36461" w:author="James Vu" w:date="2024-04-19T00:26:00Z">
              <w:tcPr>
                <w:tcW w:w="1290" w:type="dxa"/>
                <w:gridSpan w:val="2"/>
                <w:tcBorders>
                  <w:top w:val="nil"/>
                  <w:left w:val="nil"/>
                  <w:bottom w:val="single" w:sz="4" w:space="0" w:color="auto"/>
                  <w:right w:val="single" w:sz="4" w:space="0" w:color="auto"/>
                </w:tcBorders>
                <w:shd w:val="clear" w:color="000000" w:fill="EBF1DE"/>
                <w:noWrap/>
                <w:vAlign w:val="center"/>
                <w:hideMark/>
              </w:tcPr>
            </w:tcPrChange>
          </w:tcPr>
          <w:p w14:paraId="44857705" w14:textId="77777777" w:rsidR="001F08AC" w:rsidRPr="00B053AF" w:rsidRDefault="001F08AC">
            <w:pPr>
              <w:jc w:val="center"/>
              <w:rPr>
                <w:ins w:id="36462" w:author="James Vu" w:date="2024-04-18T23:36:00Z"/>
                <w:b/>
                <w:bCs/>
                <w:color w:val="000000"/>
                <w:sz w:val="22"/>
                <w:szCs w:val="22"/>
                <w:rPrChange w:id="36463" w:author="James Vu" w:date="2024-04-18T23:49:00Z">
                  <w:rPr>
                    <w:ins w:id="36464" w:author="James Vu" w:date="2024-04-18T23:36:00Z"/>
                    <w:b/>
                    <w:bCs/>
                    <w:color w:val="000000"/>
                    <w:sz w:val="26"/>
                    <w:szCs w:val="26"/>
                  </w:rPr>
                </w:rPrChange>
              </w:rPr>
            </w:pPr>
            <w:ins w:id="36465" w:author="James Vu" w:date="2024-04-18T23:36:00Z">
              <w:r w:rsidRPr="00B053AF">
                <w:rPr>
                  <w:b/>
                  <w:bCs/>
                  <w:color w:val="000000"/>
                  <w:sz w:val="22"/>
                  <w:szCs w:val="22"/>
                  <w:rPrChange w:id="36466" w:author="James Vu" w:date="2024-04-18T23:49:00Z">
                    <w:rPr>
                      <w:b/>
                      <w:bCs/>
                      <w:color w:val="000000"/>
                      <w:sz w:val="26"/>
                      <w:szCs w:val="26"/>
                    </w:rPr>
                  </w:rPrChange>
                </w:rPr>
                <w:t> </w:t>
              </w:r>
            </w:ins>
          </w:p>
        </w:tc>
        <w:tc>
          <w:tcPr>
            <w:tcW w:w="2079" w:type="dxa"/>
            <w:shd w:val="clear" w:color="auto" w:fill="auto"/>
            <w:vAlign w:val="center"/>
            <w:hideMark/>
            <w:tcPrChange w:id="36467" w:author="James Vu" w:date="2024-04-19T00:26:00Z">
              <w:tcPr>
                <w:tcW w:w="2079" w:type="dxa"/>
                <w:tcBorders>
                  <w:top w:val="nil"/>
                  <w:left w:val="nil"/>
                  <w:bottom w:val="single" w:sz="4" w:space="0" w:color="auto"/>
                  <w:right w:val="single" w:sz="4" w:space="0" w:color="auto"/>
                </w:tcBorders>
                <w:shd w:val="clear" w:color="000000" w:fill="EBF1DE"/>
                <w:vAlign w:val="center"/>
                <w:hideMark/>
              </w:tcPr>
            </w:tcPrChange>
          </w:tcPr>
          <w:p w14:paraId="4F33E6A3" w14:textId="77777777" w:rsidR="001F08AC" w:rsidRPr="00B053AF" w:rsidRDefault="001F08AC">
            <w:pPr>
              <w:jc w:val="center"/>
              <w:rPr>
                <w:ins w:id="36468" w:author="James Vu" w:date="2024-04-18T23:36:00Z"/>
                <w:b/>
                <w:bCs/>
                <w:color w:val="000000"/>
                <w:sz w:val="22"/>
                <w:szCs w:val="22"/>
                <w:rPrChange w:id="36469" w:author="James Vu" w:date="2024-04-18T23:49:00Z">
                  <w:rPr>
                    <w:ins w:id="36470" w:author="James Vu" w:date="2024-04-18T23:36:00Z"/>
                    <w:b/>
                    <w:bCs/>
                    <w:color w:val="000000"/>
                    <w:sz w:val="26"/>
                    <w:szCs w:val="26"/>
                  </w:rPr>
                </w:rPrChange>
              </w:rPr>
            </w:pPr>
            <w:ins w:id="36471" w:author="James Vu" w:date="2024-04-18T23:36:00Z">
              <w:r w:rsidRPr="00B053AF">
                <w:rPr>
                  <w:b/>
                  <w:bCs/>
                  <w:color w:val="000000"/>
                  <w:sz w:val="22"/>
                  <w:szCs w:val="22"/>
                  <w:rPrChange w:id="36472" w:author="James Vu" w:date="2024-04-18T23:49:00Z">
                    <w:rPr>
                      <w:b/>
                      <w:bCs/>
                      <w:color w:val="000000"/>
                      <w:sz w:val="26"/>
                      <w:szCs w:val="26"/>
                    </w:rPr>
                  </w:rPrChange>
                </w:rPr>
                <w:t> </w:t>
              </w:r>
            </w:ins>
          </w:p>
        </w:tc>
        <w:tc>
          <w:tcPr>
            <w:tcW w:w="1416" w:type="dxa"/>
            <w:shd w:val="clear" w:color="auto" w:fill="auto"/>
            <w:vAlign w:val="center"/>
            <w:hideMark/>
            <w:tcPrChange w:id="36473" w:author="James Vu" w:date="2024-04-19T00:26:00Z">
              <w:tcPr>
                <w:tcW w:w="1416" w:type="dxa"/>
                <w:gridSpan w:val="2"/>
                <w:tcBorders>
                  <w:top w:val="nil"/>
                  <w:left w:val="nil"/>
                  <w:bottom w:val="single" w:sz="4" w:space="0" w:color="auto"/>
                  <w:right w:val="single" w:sz="4" w:space="0" w:color="auto"/>
                </w:tcBorders>
                <w:shd w:val="clear" w:color="000000" w:fill="EBF1DE"/>
                <w:vAlign w:val="center"/>
                <w:hideMark/>
              </w:tcPr>
            </w:tcPrChange>
          </w:tcPr>
          <w:p w14:paraId="1523E3AB" w14:textId="77777777" w:rsidR="001F08AC" w:rsidRPr="00B053AF" w:rsidRDefault="001F08AC">
            <w:pPr>
              <w:jc w:val="center"/>
              <w:rPr>
                <w:ins w:id="36474" w:author="James Vu" w:date="2024-04-18T23:36:00Z"/>
                <w:b/>
                <w:bCs/>
                <w:color w:val="000000"/>
                <w:sz w:val="22"/>
                <w:szCs w:val="22"/>
                <w:rPrChange w:id="36475" w:author="James Vu" w:date="2024-04-18T23:49:00Z">
                  <w:rPr>
                    <w:ins w:id="36476" w:author="James Vu" w:date="2024-04-18T23:36:00Z"/>
                    <w:b/>
                    <w:bCs/>
                    <w:color w:val="000000"/>
                    <w:sz w:val="26"/>
                    <w:szCs w:val="26"/>
                  </w:rPr>
                </w:rPrChange>
              </w:rPr>
            </w:pPr>
            <w:ins w:id="36477" w:author="James Vu" w:date="2024-04-18T23:36:00Z">
              <w:r w:rsidRPr="00B053AF">
                <w:rPr>
                  <w:b/>
                  <w:bCs/>
                  <w:color w:val="000000"/>
                  <w:sz w:val="22"/>
                  <w:szCs w:val="22"/>
                  <w:rPrChange w:id="36478" w:author="James Vu" w:date="2024-04-18T23:49:00Z">
                    <w:rPr>
                      <w:b/>
                      <w:bCs/>
                      <w:color w:val="000000"/>
                      <w:sz w:val="26"/>
                      <w:szCs w:val="26"/>
                    </w:rPr>
                  </w:rPrChange>
                </w:rPr>
                <w:t> </w:t>
              </w:r>
            </w:ins>
          </w:p>
        </w:tc>
        <w:tc>
          <w:tcPr>
            <w:tcW w:w="1715" w:type="dxa"/>
            <w:shd w:val="clear" w:color="auto" w:fill="auto"/>
            <w:vAlign w:val="center"/>
            <w:hideMark/>
            <w:tcPrChange w:id="36479" w:author="James Vu" w:date="2024-04-19T00:26:00Z">
              <w:tcPr>
                <w:tcW w:w="1715" w:type="dxa"/>
                <w:gridSpan w:val="2"/>
                <w:tcBorders>
                  <w:top w:val="nil"/>
                  <w:left w:val="nil"/>
                  <w:bottom w:val="single" w:sz="4" w:space="0" w:color="auto"/>
                  <w:right w:val="single" w:sz="4" w:space="0" w:color="auto"/>
                </w:tcBorders>
                <w:shd w:val="clear" w:color="000000" w:fill="EBF1DE"/>
                <w:vAlign w:val="center"/>
                <w:hideMark/>
              </w:tcPr>
            </w:tcPrChange>
          </w:tcPr>
          <w:p w14:paraId="1CE1D28B" w14:textId="77777777" w:rsidR="001F08AC" w:rsidRPr="00B053AF" w:rsidRDefault="001F08AC">
            <w:pPr>
              <w:jc w:val="center"/>
              <w:rPr>
                <w:ins w:id="36480" w:author="James Vu" w:date="2024-04-18T23:36:00Z"/>
                <w:b/>
                <w:bCs/>
                <w:color w:val="000000"/>
                <w:sz w:val="22"/>
                <w:szCs w:val="22"/>
                <w:rPrChange w:id="36481" w:author="James Vu" w:date="2024-04-18T23:49:00Z">
                  <w:rPr>
                    <w:ins w:id="36482" w:author="James Vu" w:date="2024-04-18T23:36:00Z"/>
                    <w:b/>
                    <w:bCs/>
                    <w:color w:val="000000"/>
                    <w:sz w:val="26"/>
                    <w:szCs w:val="26"/>
                  </w:rPr>
                </w:rPrChange>
              </w:rPr>
            </w:pPr>
            <w:ins w:id="36483" w:author="James Vu" w:date="2024-04-18T23:36:00Z">
              <w:r w:rsidRPr="00B053AF">
                <w:rPr>
                  <w:b/>
                  <w:bCs/>
                  <w:color w:val="000000"/>
                  <w:sz w:val="22"/>
                  <w:szCs w:val="22"/>
                  <w:rPrChange w:id="36484" w:author="James Vu" w:date="2024-04-18T23:49:00Z">
                    <w:rPr>
                      <w:b/>
                      <w:bCs/>
                      <w:color w:val="000000"/>
                      <w:sz w:val="26"/>
                      <w:szCs w:val="26"/>
                    </w:rPr>
                  </w:rPrChange>
                </w:rPr>
                <w:t> </w:t>
              </w:r>
            </w:ins>
          </w:p>
        </w:tc>
        <w:tc>
          <w:tcPr>
            <w:tcW w:w="1589" w:type="dxa"/>
            <w:shd w:val="clear" w:color="auto" w:fill="auto"/>
            <w:noWrap/>
            <w:vAlign w:val="center"/>
            <w:hideMark/>
            <w:tcPrChange w:id="36485" w:author="James Vu" w:date="2024-04-19T00:26:00Z">
              <w:tcPr>
                <w:tcW w:w="1589" w:type="dxa"/>
                <w:gridSpan w:val="2"/>
                <w:tcBorders>
                  <w:top w:val="nil"/>
                  <w:left w:val="nil"/>
                  <w:bottom w:val="single" w:sz="4" w:space="0" w:color="auto"/>
                  <w:right w:val="single" w:sz="4" w:space="0" w:color="auto"/>
                </w:tcBorders>
                <w:shd w:val="clear" w:color="000000" w:fill="EBF1DE"/>
                <w:noWrap/>
                <w:vAlign w:val="center"/>
                <w:hideMark/>
              </w:tcPr>
            </w:tcPrChange>
          </w:tcPr>
          <w:p w14:paraId="1E56D38C" w14:textId="77777777" w:rsidR="001F08AC" w:rsidRPr="00B053AF" w:rsidRDefault="001F08AC">
            <w:pPr>
              <w:rPr>
                <w:ins w:id="36486" w:author="James Vu" w:date="2024-04-18T23:36:00Z"/>
                <w:b/>
                <w:bCs/>
                <w:color w:val="000000"/>
                <w:sz w:val="22"/>
                <w:szCs w:val="22"/>
                <w:rPrChange w:id="36487" w:author="James Vu" w:date="2024-04-18T23:49:00Z">
                  <w:rPr>
                    <w:ins w:id="36488" w:author="James Vu" w:date="2024-04-18T23:36:00Z"/>
                    <w:b/>
                    <w:bCs/>
                    <w:color w:val="000000"/>
                    <w:sz w:val="26"/>
                    <w:szCs w:val="26"/>
                  </w:rPr>
                </w:rPrChange>
              </w:rPr>
            </w:pPr>
            <w:ins w:id="36489" w:author="James Vu" w:date="2024-04-18T23:36:00Z">
              <w:r w:rsidRPr="00B053AF">
                <w:rPr>
                  <w:b/>
                  <w:bCs/>
                  <w:color w:val="000000"/>
                  <w:sz w:val="22"/>
                  <w:szCs w:val="22"/>
                  <w:rPrChange w:id="36490" w:author="James Vu" w:date="2024-04-18T23:49:00Z">
                    <w:rPr>
                      <w:b/>
                      <w:bCs/>
                      <w:color w:val="000000"/>
                      <w:sz w:val="26"/>
                      <w:szCs w:val="26"/>
                    </w:rPr>
                  </w:rPrChange>
                </w:rPr>
                <w:t> </w:t>
              </w:r>
            </w:ins>
          </w:p>
        </w:tc>
      </w:tr>
      <w:tr w:rsidR="00B053AF" w:rsidRPr="00B053AF" w14:paraId="06EAC435" w14:textId="77777777" w:rsidTr="003C02FF">
        <w:trPr>
          <w:trHeight w:val="20"/>
          <w:ins w:id="36491" w:author="James Vu" w:date="2024-04-18T23:36:00Z"/>
          <w:trPrChange w:id="36492" w:author="James Vu" w:date="2024-04-19T00:26:00Z">
            <w:trPr>
              <w:trHeight w:val="20"/>
            </w:trPr>
          </w:trPrChange>
        </w:trPr>
        <w:tc>
          <w:tcPr>
            <w:tcW w:w="697" w:type="dxa"/>
            <w:shd w:val="clear" w:color="auto" w:fill="auto"/>
            <w:vAlign w:val="center"/>
            <w:hideMark/>
            <w:tcPrChange w:id="36493"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5291EE15" w14:textId="77777777" w:rsidR="001F08AC" w:rsidRPr="00B053AF" w:rsidRDefault="001F08AC">
            <w:pPr>
              <w:jc w:val="center"/>
              <w:rPr>
                <w:ins w:id="36494" w:author="James Vu" w:date="2024-04-18T23:36:00Z"/>
                <w:color w:val="000000"/>
                <w:sz w:val="22"/>
                <w:szCs w:val="22"/>
                <w:rPrChange w:id="36495" w:author="James Vu" w:date="2024-04-18T23:49:00Z">
                  <w:rPr>
                    <w:ins w:id="36496" w:author="James Vu" w:date="2024-04-18T23:36:00Z"/>
                    <w:color w:val="000000"/>
                    <w:sz w:val="26"/>
                    <w:szCs w:val="26"/>
                  </w:rPr>
                </w:rPrChange>
              </w:rPr>
            </w:pPr>
            <w:ins w:id="36497" w:author="James Vu" w:date="2024-04-18T23:36:00Z">
              <w:r w:rsidRPr="00B053AF">
                <w:rPr>
                  <w:color w:val="000000"/>
                  <w:sz w:val="22"/>
                  <w:szCs w:val="22"/>
                  <w:rPrChange w:id="36498" w:author="James Vu" w:date="2024-04-18T23:49:00Z">
                    <w:rPr>
                      <w:color w:val="000000"/>
                      <w:sz w:val="26"/>
                      <w:szCs w:val="26"/>
                    </w:rPr>
                  </w:rPrChange>
                </w:rPr>
                <w:t>3.5.1</w:t>
              </w:r>
            </w:ins>
          </w:p>
        </w:tc>
        <w:tc>
          <w:tcPr>
            <w:tcW w:w="1804" w:type="dxa"/>
            <w:shd w:val="clear" w:color="auto" w:fill="auto"/>
            <w:vAlign w:val="center"/>
            <w:hideMark/>
            <w:tcPrChange w:id="36499"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436771B9" w14:textId="77777777" w:rsidR="001F08AC" w:rsidRPr="00B053AF" w:rsidRDefault="001F08AC">
            <w:pPr>
              <w:rPr>
                <w:ins w:id="36500" w:author="James Vu" w:date="2024-04-18T23:36:00Z"/>
                <w:color w:val="000000"/>
                <w:sz w:val="22"/>
                <w:szCs w:val="22"/>
                <w:rPrChange w:id="36501" w:author="James Vu" w:date="2024-04-18T23:49:00Z">
                  <w:rPr>
                    <w:ins w:id="36502" w:author="James Vu" w:date="2024-04-18T23:36:00Z"/>
                    <w:color w:val="000000"/>
                    <w:sz w:val="26"/>
                    <w:szCs w:val="26"/>
                  </w:rPr>
                </w:rPrChange>
              </w:rPr>
            </w:pPr>
            <w:ins w:id="36503" w:author="James Vu" w:date="2024-04-18T23:36:00Z">
              <w:r w:rsidRPr="00B053AF">
                <w:rPr>
                  <w:color w:val="000000"/>
                  <w:sz w:val="22"/>
                  <w:szCs w:val="22"/>
                  <w:rPrChange w:id="36504" w:author="James Vu" w:date="2024-04-18T23:49:00Z">
                    <w:rPr>
                      <w:color w:val="000000"/>
                      <w:sz w:val="26"/>
                      <w:szCs w:val="26"/>
                    </w:rPr>
                  </w:rPrChange>
                </w:rPr>
                <w:t xml:space="preserve">Thuê chuyên gia: xây dựng kiến trúc hệ thống kỹ thuật , tính năng chi tiết của phần </w:t>
              </w:r>
              <w:r w:rsidRPr="00B053AF">
                <w:rPr>
                  <w:color w:val="000000"/>
                  <w:sz w:val="22"/>
                  <w:szCs w:val="22"/>
                  <w:rPrChange w:id="36505" w:author="James Vu" w:date="2024-04-18T23:49:00Z">
                    <w:rPr>
                      <w:color w:val="000000"/>
                      <w:sz w:val="26"/>
                      <w:szCs w:val="26"/>
                    </w:rPr>
                  </w:rPrChange>
                </w:rPr>
                <w:lastRenderedPageBreak/>
                <w:t>mềm nội bộ, phân tích số hoá quy trình nghiệp vụ và các hoạt động khác</w:t>
              </w:r>
            </w:ins>
          </w:p>
        </w:tc>
        <w:tc>
          <w:tcPr>
            <w:tcW w:w="1974" w:type="dxa"/>
            <w:shd w:val="clear" w:color="auto" w:fill="auto"/>
            <w:vAlign w:val="center"/>
            <w:hideMark/>
            <w:tcPrChange w:id="36506"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728294BB" w14:textId="77777777" w:rsidR="001F08AC" w:rsidRPr="00B053AF" w:rsidRDefault="001F08AC">
            <w:pPr>
              <w:rPr>
                <w:ins w:id="36507" w:author="James Vu" w:date="2024-04-18T23:36:00Z"/>
                <w:color w:val="000000"/>
                <w:sz w:val="22"/>
                <w:szCs w:val="22"/>
                <w:rPrChange w:id="36508" w:author="James Vu" w:date="2024-04-18T23:49:00Z">
                  <w:rPr>
                    <w:ins w:id="36509" w:author="James Vu" w:date="2024-04-18T23:36:00Z"/>
                    <w:color w:val="000000"/>
                    <w:sz w:val="26"/>
                    <w:szCs w:val="26"/>
                  </w:rPr>
                </w:rPrChange>
              </w:rPr>
            </w:pPr>
            <w:ins w:id="36510" w:author="James Vu" w:date="2024-04-18T23:36:00Z">
              <w:r w:rsidRPr="00B053AF">
                <w:rPr>
                  <w:color w:val="000000"/>
                  <w:sz w:val="22"/>
                  <w:szCs w:val="22"/>
                  <w:rPrChange w:id="36511" w:author="James Vu" w:date="2024-04-18T23:49:00Z">
                    <w:rPr>
                      <w:color w:val="000000"/>
                      <w:sz w:val="26"/>
                      <w:szCs w:val="26"/>
                    </w:rPr>
                  </w:rPrChange>
                </w:rPr>
                <w:lastRenderedPageBreak/>
                <w:t> </w:t>
              </w:r>
            </w:ins>
          </w:p>
        </w:tc>
        <w:tc>
          <w:tcPr>
            <w:tcW w:w="888" w:type="dxa"/>
            <w:shd w:val="clear" w:color="auto" w:fill="auto"/>
            <w:vAlign w:val="center"/>
            <w:hideMark/>
            <w:tcPrChange w:id="36512"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1690B190" w14:textId="77777777" w:rsidR="001F08AC" w:rsidRPr="00B053AF" w:rsidRDefault="001F08AC">
            <w:pPr>
              <w:jc w:val="center"/>
              <w:rPr>
                <w:ins w:id="36513" w:author="James Vu" w:date="2024-04-18T23:36:00Z"/>
                <w:color w:val="000000"/>
                <w:sz w:val="22"/>
                <w:szCs w:val="22"/>
                <w:rPrChange w:id="36514" w:author="James Vu" w:date="2024-04-18T23:49:00Z">
                  <w:rPr>
                    <w:ins w:id="36515" w:author="James Vu" w:date="2024-04-18T23:36:00Z"/>
                    <w:color w:val="000000"/>
                    <w:sz w:val="26"/>
                    <w:szCs w:val="26"/>
                  </w:rPr>
                </w:rPrChange>
              </w:rPr>
            </w:pPr>
            <w:ins w:id="36516" w:author="James Vu" w:date="2024-04-18T23:36:00Z">
              <w:r w:rsidRPr="00B053AF">
                <w:rPr>
                  <w:color w:val="000000"/>
                  <w:sz w:val="22"/>
                  <w:szCs w:val="22"/>
                  <w:rPrChange w:id="36517" w:author="James Vu" w:date="2024-04-18T23:49:00Z">
                    <w:rPr>
                      <w:color w:val="000000"/>
                      <w:sz w:val="26"/>
                      <w:szCs w:val="26"/>
                    </w:rPr>
                  </w:rPrChange>
                </w:rPr>
                <w:t>Gói</w:t>
              </w:r>
            </w:ins>
          </w:p>
        </w:tc>
        <w:tc>
          <w:tcPr>
            <w:tcW w:w="997" w:type="dxa"/>
            <w:shd w:val="clear" w:color="auto" w:fill="auto"/>
            <w:vAlign w:val="center"/>
            <w:hideMark/>
            <w:tcPrChange w:id="36518"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47F89CE1" w14:textId="77777777" w:rsidR="001F08AC" w:rsidRPr="00B053AF" w:rsidRDefault="001F08AC">
            <w:pPr>
              <w:jc w:val="center"/>
              <w:rPr>
                <w:ins w:id="36519" w:author="James Vu" w:date="2024-04-18T23:36:00Z"/>
                <w:color w:val="000000"/>
                <w:sz w:val="22"/>
                <w:szCs w:val="22"/>
                <w:rPrChange w:id="36520" w:author="James Vu" w:date="2024-04-18T23:49:00Z">
                  <w:rPr>
                    <w:ins w:id="36521" w:author="James Vu" w:date="2024-04-18T23:36:00Z"/>
                    <w:color w:val="000000"/>
                    <w:sz w:val="26"/>
                    <w:szCs w:val="26"/>
                  </w:rPr>
                </w:rPrChange>
              </w:rPr>
            </w:pPr>
            <w:ins w:id="36522" w:author="James Vu" w:date="2024-04-18T23:36:00Z">
              <w:r w:rsidRPr="00B053AF">
                <w:rPr>
                  <w:color w:val="000000"/>
                  <w:sz w:val="22"/>
                  <w:szCs w:val="22"/>
                  <w:rPrChange w:id="36523" w:author="James Vu" w:date="2024-04-18T23:49:00Z">
                    <w:rPr>
                      <w:color w:val="000000"/>
                      <w:sz w:val="26"/>
                      <w:szCs w:val="26"/>
                    </w:rPr>
                  </w:rPrChange>
                </w:rPr>
                <w:t>1</w:t>
              </w:r>
            </w:ins>
          </w:p>
        </w:tc>
        <w:tc>
          <w:tcPr>
            <w:tcW w:w="1290" w:type="dxa"/>
            <w:shd w:val="clear" w:color="auto" w:fill="auto"/>
            <w:vAlign w:val="center"/>
            <w:hideMark/>
            <w:tcPrChange w:id="36524"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27A74D17" w14:textId="77777777" w:rsidR="001F08AC" w:rsidRPr="00B053AF" w:rsidRDefault="001F08AC">
            <w:pPr>
              <w:jc w:val="center"/>
              <w:rPr>
                <w:ins w:id="36525" w:author="James Vu" w:date="2024-04-18T23:36:00Z"/>
                <w:color w:val="000000"/>
                <w:sz w:val="22"/>
                <w:szCs w:val="22"/>
                <w:rPrChange w:id="36526" w:author="James Vu" w:date="2024-04-18T23:49:00Z">
                  <w:rPr>
                    <w:ins w:id="36527" w:author="James Vu" w:date="2024-04-18T23:36:00Z"/>
                    <w:color w:val="000000"/>
                    <w:sz w:val="26"/>
                    <w:szCs w:val="26"/>
                  </w:rPr>
                </w:rPrChange>
              </w:rPr>
            </w:pPr>
            <w:ins w:id="36528" w:author="James Vu" w:date="2024-04-18T23:36:00Z">
              <w:r w:rsidRPr="00B053AF">
                <w:rPr>
                  <w:color w:val="000000"/>
                  <w:sz w:val="22"/>
                  <w:szCs w:val="22"/>
                  <w:rPrChange w:id="36529" w:author="James Vu" w:date="2024-04-18T23:49:00Z">
                    <w:rPr>
                      <w:color w:val="000000"/>
                      <w:sz w:val="26"/>
                      <w:szCs w:val="26"/>
                    </w:rPr>
                  </w:rPrChange>
                </w:rPr>
                <w:t>300.000.000</w:t>
              </w:r>
            </w:ins>
          </w:p>
        </w:tc>
        <w:tc>
          <w:tcPr>
            <w:tcW w:w="2079" w:type="dxa"/>
            <w:shd w:val="clear" w:color="auto" w:fill="auto"/>
            <w:vAlign w:val="center"/>
            <w:hideMark/>
            <w:tcPrChange w:id="36530"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58452DAA" w14:textId="77777777" w:rsidR="001F08AC" w:rsidRPr="00B053AF" w:rsidRDefault="001F08AC">
            <w:pPr>
              <w:jc w:val="center"/>
              <w:rPr>
                <w:ins w:id="36531" w:author="James Vu" w:date="2024-04-18T23:36:00Z"/>
                <w:color w:val="000000"/>
                <w:sz w:val="22"/>
                <w:szCs w:val="22"/>
                <w:rPrChange w:id="36532" w:author="James Vu" w:date="2024-04-18T23:49:00Z">
                  <w:rPr>
                    <w:ins w:id="36533" w:author="James Vu" w:date="2024-04-18T23:36:00Z"/>
                    <w:color w:val="000000"/>
                    <w:sz w:val="26"/>
                    <w:szCs w:val="26"/>
                  </w:rPr>
                </w:rPrChange>
              </w:rPr>
            </w:pPr>
            <w:ins w:id="36534" w:author="James Vu" w:date="2024-04-18T23:36:00Z">
              <w:r w:rsidRPr="00B053AF">
                <w:rPr>
                  <w:color w:val="000000"/>
                  <w:sz w:val="22"/>
                  <w:szCs w:val="22"/>
                  <w:rPrChange w:id="36535" w:author="James Vu" w:date="2024-04-18T23:49:00Z">
                    <w:rPr>
                      <w:color w:val="000000"/>
                      <w:sz w:val="26"/>
                      <w:szCs w:val="26"/>
                    </w:rPr>
                  </w:rPrChange>
                </w:rPr>
                <w:t>300.000.000</w:t>
              </w:r>
            </w:ins>
          </w:p>
        </w:tc>
        <w:tc>
          <w:tcPr>
            <w:tcW w:w="1416" w:type="dxa"/>
            <w:shd w:val="clear" w:color="auto" w:fill="auto"/>
            <w:vAlign w:val="center"/>
            <w:hideMark/>
            <w:tcPrChange w:id="36536"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70F5C971" w14:textId="77777777" w:rsidR="001F08AC" w:rsidRPr="00B053AF" w:rsidRDefault="001F08AC">
            <w:pPr>
              <w:jc w:val="center"/>
              <w:rPr>
                <w:ins w:id="36537" w:author="James Vu" w:date="2024-04-18T23:36:00Z"/>
                <w:color w:val="000000"/>
                <w:sz w:val="22"/>
                <w:szCs w:val="22"/>
                <w:rPrChange w:id="36538" w:author="James Vu" w:date="2024-04-18T23:49:00Z">
                  <w:rPr>
                    <w:ins w:id="36539" w:author="James Vu" w:date="2024-04-18T23:36:00Z"/>
                    <w:color w:val="000000"/>
                    <w:sz w:val="26"/>
                    <w:szCs w:val="26"/>
                  </w:rPr>
                </w:rPrChange>
              </w:rPr>
            </w:pPr>
            <w:ins w:id="36540" w:author="James Vu" w:date="2024-04-18T23:36:00Z">
              <w:r w:rsidRPr="00B053AF">
                <w:rPr>
                  <w:color w:val="000000"/>
                  <w:sz w:val="22"/>
                  <w:szCs w:val="22"/>
                  <w:rPrChange w:id="36541" w:author="James Vu" w:date="2024-04-18T23:49:00Z">
                    <w:rPr>
                      <w:color w:val="000000"/>
                      <w:sz w:val="26"/>
                      <w:szCs w:val="26"/>
                    </w:rPr>
                  </w:rPrChange>
                </w:rPr>
                <w:t>30.000.000</w:t>
              </w:r>
            </w:ins>
          </w:p>
        </w:tc>
        <w:tc>
          <w:tcPr>
            <w:tcW w:w="1715" w:type="dxa"/>
            <w:shd w:val="clear" w:color="auto" w:fill="auto"/>
            <w:vAlign w:val="center"/>
            <w:hideMark/>
            <w:tcPrChange w:id="36542"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203DE977" w14:textId="77777777" w:rsidR="001F08AC" w:rsidRPr="00B053AF" w:rsidRDefault="001F08AC">
            <w:pPr>
              <w:jc w:val="center"/>
              <w:rPr>
                <w:ins w:id="36543" w:author="James Vu" w:date="2024-04-18T23:36:00Z"/>
                <w:color w:val="000000"/>
                <w:sz w:val="22"/>
                <w:szCs w:val="22"/>
                <w:rPrChange w:id="36544" w:author="James Vu" w:date="2024-04-18T23:49:00Z">
                  <w:rPr>
                    <w:ins w:id="36545" w:author="James Vu" w:date="2024-04-18T23:36:00Z"/>
                    <w:color w:val="000000"/>
                    <w:sz w:val="26"/>
                    <w:szCs w:val="26"/>
                  </w:rPr>
                </w:rPrChange>
              </w:rPr>
            </w:pPr>
            <w:ins w:id="36546" w:author="James Vu" w:date="2024-04-18T23:36:00Z">
              <w:r w:rsidRPr="00B053AF">
                <w:rPr>
                  <w:color w:val="000000"/>
                  <w:sz w:val="22"/>
                  <w:szCs w:val="22"/>
                  <w:rPrChange w:id="36547" w:author="James Vu" w:date="2024-04-18T23:49:00Z">
                    <w:rPr>
                      <w:color w:val="000000"/>
                      <w:sz w:val="26"/>
                      <w:szCs w:val="26"/>
                    </w:rPr>
                  </w:rPrChange>
                </w:rPr>
                <w:t>330.000.000</w:t>
              </w:r>
            </w:ins>
          </w:p>
        </w:tc>
        <w:tc>
          <w:tcPr>
            <w:tcW w:w="1589" w:type="dxa"/>
            <w:shd w:val="clear" w:color="auto" w:fill="auto"/>
            <w:vAlign w:val="center"/>
            <w:hideMark/>
            <w:tcPrChange w:id="36548"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023245FD" w14:textId="77777777" w:rsidR="001F08AC" w:rsidRPr="00B053AF" w:rsidRDefault="001F08AC">
            <w:pPr>
              <w:rPr>
                <w:ins w:id="36549" w:author="James Vu" w:date="2024-04-18T23:36:00Z"/>
                <w:color w:val="000000"/>
                <w:sz w:val="22"/>
                <w:szCs w:val="22"/>
                <w:rPrChange w:id="36550" w:author="James Vu" w:date="2024-04-18T23:49:00Z">
                  <w:rPr>
                    <w:ins w:id="36551" w:author="James Vu" w:date="2024-04-18T23:36:00Z"/>
                    <w:color w:val="000000"/>
                    <w:sz w:val="26"/>
                    <w:szCs w:val="26"/>
                  </w:rPr>
                </w:rPrChange>
              </w:rPr>
            </w:pPr>
            <w:ins w:id="36552" w:author="James Vu" w:date="2024-04-18T23:36:00Z">
              <w:r w:rsidRPr="00B053AF">
                <w:rPr>
                  <w:color w:val="000000"/>
                  <w:sz w:val="22"/>
                  <w:szCs w:val="22"/>
                  <w:rPrChange w:id="36553" w:author="James Vu" w:date="2024-04-18T23:49:00Z">
                    <w:rPr>
                      <w:color w:val="000000"/>
                      <w:sz w:val="26"/>
                      <w:szCs w:val="26"/>
                    </w:rPr>
                  </w:rPrChange>
                </w:rPr>
                <w:t xml:space="preserve">Báo giá dự toán và triển khai thực hiện theo báo giá </w:t>
              </w:r>
              <w:r w:rsidRPr="00B053AF">
                <w:rPr>
                  <w:color w:val="000000"/>
                  <w:sz w:val="22"/>
                  <w:szCs w:val="22"/>
                  <w:rPrChange w:id="36554" w:author="James Vu" w:date="2024-04-18T23:49:00Z">
                    <w:rPr>
                      <w:color w:val="000000"/>
                      <w:sz w:val="26"/>
                      <w:szCs w:val="26"/>
                    </w:rPr>
                  </w:rPrChange>
                </w:rPr>
                <w:lastRenderedPageBreak/>
                <w:t>thực tế tại thời điểm triển khai</w:t>
              </w:r>
            </w:ins>
          </w:p>
        </w:tc>
      </w:tr>
      <w:tr w:rsidR="00B053AF" w:rsidRPr="00B053AF" w14:paraId="138F6F84" w14:textId="77777777" w:rsidTr="003C02FF">
        <w:trPr>
          <w:trHeight w:val="20"/>
          <w:ins w:id="36555" w:author="James Vu" w:date="2024-04-18T23:36:00Z"/>
          <w:trPrChange w:id="36556" w:author="James Vu" w:date="2024-04-19T00:26:00Z">
            <w:trPr>
              <w:trHeight w:val="20"/>
            </w:trPr>
          </w:trPrChange>
        </w:trPr>
        <w:tc>
          <w:tcPr>
            <w:tcW w:w="697" w:type="dxa"/>
            <w:shd w:val="clear" w:color="auto" w:fill="auto"/>
            <w:vAlign w:val="center"/>
            <w:hideMark/>
            <w:tcPrChange w:id="36557"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4F221590" w14:textId="77777777" w:rsidR="001F08AC" w:rsidRPr="00B053AF" w:rsidRDefault="001F08AC">
            <w:pPr>
              <w:jc w:val="center"/>
              <w:rPr>
                <w:ins w:id="36558" w:author="James Vu" w:date="2024-04-18T23:36:00Z"/>
                <w:color w:val="000000"/>
                <w:sz w:val="22"/>
                <w:szCs w:val="22"/>
                <w:rPrChange w:id="36559" w:author="James Vu" w:date="2024-04-18T23:49:00Z">
                  <w:rPr>
                    <w:ins w:id="36560" w:author="James Vu" w:date="2024-04-18T23:36:00Z"/>
                    <w:color w:val="000000"/>
                    <w:sz w:val="26"/>
                    <w:szCs w:val="26"/>
                  </w:rPr>
                </w:rPrChange>
              </w:rPr>
            </w:pPr>
            <w:ins w:id="36561" w:author="James Vu" w:date="2024-04-18T23:36:00Z">
              <w:r w:rsidRPr="00B053AF">
                <w:rPr>
                  <w:color w:val="000000"/>
                  <w:sz w:val="22"/>
                  <w:szCs w:val="22"/>
                  <w:rPrChange w:id="36562" w:author="James Vu" w:date="2024-04-18T23:49:00Z">
                    <w:rPr>
                      <w:color w:val="000000"/>
                      <w:sz w:val="26"/>
                      <w:szCs w:val="26"/>
                    </w:rPr>
                  </w:rPrChange>
                </w:rPr>
                <w:lastRenderedPageBreak/>
                <w:t>3.5.2</w:t>
              </w:r>
            </w:ins>
          </w:p>
        </w:tc>
        <w:tc>
          <w:tcPr>
            <w:tcW w:w="1804" w:type="dxa"/>
            <w:shd w:val="clear" w:color="auto" w:fill="auto"/>
            <w:vAlign w:val="center"/>
            <w:hideMark/>
            <w:tcPrChange w:id="36563"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69A220D5" w14:textId="77777777" w:rsidR="001F08AC" w:rsidRPr="00B053AF" w:rsidRDefault="001F08AC">
            <w:pPr>
              <w:rPr>
                <w:ins w:id="36564" w:author="James Vu" w:date="2024-04-18T23:36:00Z"/>
                <w:color w:val="000000"/>
                <w:sz w:val="22"/>
                <w:szCs w:val="22"/>
                <w:rPrChange w:id="36565" w:author="James Vu" w:date="2024-04-18T23:49:00Z">
                  <w:rPr>
                    <w:ins w:id="36566" w:author="James Vu" w:date="2024-04-18T23:36:00Z"/>
                    <w:color w:val="000000"/>
                    <w:sz w:val="26"/>
                    <w:szCs w:val="26"/>
                  </w:rPr>
                </w:rPrChange>
              </w:rPr>
            </w:pPr>
            <w:ins w:id="36567" w:author="James Vu" w:date="2024-04-18T23:36:00Z">
              <w:r w:rsidRPr="00B053AF">
                <w:rPr>
                  <w:color w:val="000000"/>
                  <w:sz w:val="22"/>
                  <w:szCs w:val="22"/>
                  <w:rPrChange w:id="36568" w:author="James Vu" w:date="2024-04-18T23:49:00Z">
                    <w:rPr>
                      <w:color w:val="000000"/>
                      <w:sz w:val="26"/>
                      <w:szCs w:val="26"/>
                    </w:rPr>
                  </w:rPrChange>
                </w:rPr>
                <w:t>Xây dựng Hệ tính năng về lĩnh vực xây dựng nông thôn mới tỉnh Khánh Hòa (Giai đoạn 1)</w:t>
              </w:r>
            </w:ins>
          </w:p>
        </w:tc>
        <w:tc>
          <w:tcPr>
            <w:tcW w:w="1974" w:type="dxa"/>
            <w:shd w:val="clear" w:color="auto" w:fill="auto"/>
            <w:vAlign w:val="center"/>
            <w:hideMark/>
            <w:tcPrChange w:id="36569"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0BD27E53" w14:textId="77777777" w:rsidR="001F08AC" w:rsidRPr="00B053AF" w:rsidRDefault="001F08AC">
            <w:pPr>
              <w:rPr>
                <w:ins w:id="36570" w:author="James Vu" w:date="2024-04-18T23:36:00Z"/>
                <w:color w:val="000000"/>
                <w:sz w:val="22"/>
                <w:szCs w:val="22"/>
                <w:rPrChange w:id="36571" w:author="James Vu" w:date="2024-04-18T23:49:00Z">
                  <w:rPr>
                    <w:ins w:id="36572" w:author="James Vu" w:date="2024-04-18T23:36:00Z"/>
                    <w:color w:val="000000"/>
                    <w:sz w:val="26"/>
                    <w:szCs w:val="26"/>
                  </w:rPr>
                </w:rPrChange>
              </w:rPr>
            </w:pPr>
            <w:ins w:id="36573" w:author="James Vu" w:date="2024-04-18T23:36:00Z">
              <w:r w:rsidRPr="00B053AF">
                <w:rPr>
                  <w:color w:val="000000"/>
                  <w:sz w:val="22"/>
                  <w:szCs w:val="22"/>
                  <w:rPrChange w:id="36574" w:author="James Vu" w:date="2024-04-18T23:49:00Z">
                    <w:rPr>
                      <w:color w:val="000000"/>
                      <w:sz w:val="26"/>
                      <w:szCs w:val="26"/>
                    </w:rPr>
                  </w:rPrChange>
                </w:rPr>
                <w:t>Quản Lý Phân Quyền Người Dùng</w:t>
              </w:r>
              <w:r w:rsidRPr="00B053AF">
                <w:rPr>
                  <w:color w:val="000000"/>
                  <w:sz w:val="22"/>
                  <w:szCs w:val="22"/>
                  <w:rPrChange w:id="36575" w:author="James Vu" w:date="2024-04-18T23:49:00Z">
                    <w:rPr>
                      <w:color w:val="000000"/>
                      <w:sz w:val="26"/>
                      <w:szCs w:val="26"/>
                    </w:rPr>
                  </w:rPrChange>
                </w:rPr>
                <w:br/>
                <w:t>Nền Tảng Tuyên Truyền và Tập Huấn</w:t>
              </w:r>
              <w:r w:rsidRPr="00B053AF">
                <w:rPr>
                  <w:color w:val="000000"/>
                  <w:sz w:val="22"/>
                  <w:szCs w:val="22"/>
                  <w:rPrChange w:id="36576" w:author="James Vu" w:date="2024-04-18T23:49:00Z">
                    <w:rPr>
                      <w:color w:val="000000"/>
                      <w:sz w:val="26"/>
                      <w:szCs w:val="26"/>
                    </w:rPr>
                  </w:rPrChange>
                </w:rPr>
                <w:br/>
                <w:t>Quản Lý Dự Án Hạ Tầng</w:t>
              </w:r>
              <w:r w:rsidRPr="00B053AF">
                <w:rPr>
                  <w:color w:val="000000"/>
                  <w:sz w:val="22"/>
                  <w:szCs w:val="22"/>
                  <w:rPrChange w:id="36577" w:author="James Vu" w:date="2024-04-18T23:49:00Z">
                    <w:rPr>
                      <w:color w:val="000000"/>
                      <w:sz w:val="26"/>
                      <w:szCs w:val="26"/>
                    </w:rPr>
                  </w:rPrChange>
                </w:rPr>
                <w:br/>
                <w:t>Phát Triển Sản Xuất Nông Nghiệp</w:t>
              </w:r>
              <w:r w:rsidRPr="00B053AF">
                <w:rPr>
                  <w:color w:val="000000"/>
                  <w:sz w:val="22"/>
                  <w:szCs w:val="22"/>
                  <w:rPrChange w:id="36578" w:author="James Vu" w:date="2024-04-18T23:49:00Z">
                    <w:rPr>
                      <w:color w:val="000000"/>
                      <w:sz w:val="26"/>
                      <w:szCs w:val="26"/>
                    </w:rPr>
                  </w:rPrChange>
                </w:rPr>
                <w:br/>
                <w:t>Quản Lý Sản Phẩm OCOP</w:t>
              </w:r>
              <w:r w:rsidRPr="00B053AF">
                <w:rPr>
                  <w:color w:val="000000"/>
                  <w:sz w:val="22"/>
                  <w:szCs w:val="22"/>
                  <w:rPrChange w:id="36579" w:author="James Vu" w:date="2024-04-18T23:49:00Z">
                    <w:rPr>
                      <w:color w:val="000000"/>
                      <w:sz w:val="26"/>
                      <w:szCs w:val="26"/>
                    </w:rPr>
                  </w:rPrChange>
                </w:rPr>
                <w:br/>
                <w:t>Hệ Thống Kết Nối Thương Mại</w:t>
              </w:r>
              <w:r w:rsidRPr="00B053AF">
                <w:rPr>
                  <w:color w:val="000000"/>
                  <w:sz w:val="22"/>
                  <w:szCs w:val="22"/>
                  <w:rPrChange w:id="36580" w:author="James Vu" w:date="2024-04-18T23:49:00Z">
                    <w:rPr>
                      <w:color w:val="000000"/>
                      <w:sz w:val="26"/>
                      <w:szCs w:val="26"/>
                    </w:rPr>
                  </w:rPrChange>
                </w:rPr>
                <w:br/>
                <w:t>Quảng Bá và Xúc Tiến Thương Mại</w:t>
              </w:r>
              <w:r w:rsidRPr="00B053AF">
                <w:rPr>
                  <w:color w:val="000000"/>
                  <w:sz w:val="22"/>
                  <w:szCs w:val="22"/>
                  <w:rPrChange w:id="36581" w:author="James Vu" w:date="2024-04-18T23:49:00Z">
                    <w:rPr>
                      <w:color w:val="000000"/>
                      <w:sz w:val="26"/>
                      <w:szCs w:val="26"/>
                    </w:rPr>
                  </w:rPrChange>
                </w:rPr>
                <w:br/>
                <w:t>Liên Kết Du Lịch Cộng Đồng</w:t>
              </w:r>
              <w:r w:rsidRPr="00B053AF">
                <w:rPr>
                  <w:color w:val="000000"/>
                  <w:sz w:val="22"/>
                  <w:szCs w:val="22"/>
                  <w:rPrChange w:id="36582" w:author="James Vu" w:date="2024-04-18T23:49:00Z">
                    <w:rPr>
                      <w:color w:val="000000"/>
                      <w:sz w:val="26"/>
                      <w:szCs w:val="26"/>
                    </w:rPr>
                  </w:rPrChange>
                </w:rPr>
                <w:br/>
                <w:t>Phát Triển Chủ Thể OCOP</w:t>
              </w:r>
              <w:r w:rsidRPr="00B053AF">
                <w:rPr>
                  <w:color w:val="000000"/>
                  <w:sz w:val="22"/>
                  <w:szCs w:val="22"/>
                  <w:rPrChange w:id="36583" w:author="James Vu" w:date="2024-04-18T23:49:00Z">
                    <w:rPr>
                      <w:color w:val="000000"/>
                      <w:sz w:val="26"/>
                      <w:szCs w:val="26"/>
                    </w:rPr>
                  </w:rPrChange>
                </w:rPr>
                <w:br/>
                <w:t>Báo Cáo Tổng Hợp</w:t>
              </w:r>
              <w:r w:rsidRPr="00B053AF">
                <w:rPr>
                  <w:color w:val="000000"/>
                  <w:sz w:val="22"/>
                  <w:szCs w:val="22"/>
                  <w:rPrChange w:id="36584" w:author="James Vu" w:date="2024-04-18T23:49:00Z">
                    <w:rPr>
                      <w:color w:val="000000"/>
                      <w:sz w:val="26"/>
                      <w:szCs w:val="26"/>
                    </w:rPr>
                  </w:rPrChange>
                </w:rPr>
                <w:br/>
                <w:t>Thống Kê Tương Tác Người Dùng</w:t>
              </w:r>
              <w:r w:rsidRPr="00B053AF">
                <w:rPr>
                  <w:color w:val="000000"/>
                  <w:sz w:val="22"/>
                  <w:szCs w:val="22"/>
                  <w:rPrChange w:id="36585" w:author="James Vu" w:date="2024-04-18T23:49:00Z">
                    <w:rPr>
                      <w:color w:val="000000"/>
                      <w:sz w:val="26"/>
                      <w:szCs w:val="26"/>
                    </w:rPr>
                  </w:rPrChange>
                </w:rPr>
                <w:br/>
                <w:t>Quản Lý Dữ Liệu Thị Trường</w:t>
              </w:r>
              <w:r w:rsidRPr="00B053AF">
                <w:rPr>
                  <w:color w:val="000000"/>
                  <w:sz w:val="22"/>
                  <w:szCs w:val="22"/>
                  <w:rPrChange w:id="36586" w:author="James Vu" w:date="2024-04-18T23:49:00Z">
                    <w:rPr>
                      <w:color w:val="000000"/>
                      <w:sz w:val="26"/>
                      <w:szCs w:val="26"/>
                    </w:rPr>
                  </w:rPrChange>
                </w:rPr>
                <w:br/>
                <w:t>Số hóa Biểu Mẫu</w:t>
              </w:r>
              <w:r w:rsidRPr="00B053AF">
                <w:rPr>
                  <w:color w:val="000000"/>
                  <w:sz w:val="22"/>
                  <w:szCs w:val="22"/>
                  <w:rPrChange w:id="36587" w:author="James Vu" w:date="2024-04-18T23:49:00Z">
                    <w:rPr>
                      <w:color w:val="000000"/>
                      <w:sz w:val="26"/>
                      <w:szCs w:val="26"/>
                    </w:rPr>
                  </w:rPrChange>
                </w:rPr>
                <w:br/>
                <w:t>Tùy Chỉnh Biểu Mẫu</w:t>
              </w:r>
              <w:r w:rsidRPr="00B053AF">
                <w:rPr>
                  <w:color w:val="000000"/>
                  <w:sz w:val="22"/>
                  <w:szCs w:val="22"/>
                  <w:rPrChange w:id="36588" w:author="James Vu" w:date="2024-04-18T23:49:00Z">
                    <w:rPr>
                      <w:color w:val="000000"/>
                      <w:sz w:val="26"/>
                      <w:szCs w:val="26"/>
                    </w:rPr>
                  </w:rPrChange>
                </w:rPr>
                <w:br/>
                <w:t>Xuất Biểu Mẫu Đa Định Dạng</w:t>
              </w:r>
              <w:r w:rsidRPr="00B053AF">
                <w:rPr>
                  <w:color w:val="000000"/>
                  <w:sz w:val="22"/>
                  <w:szCs w:val="22"/>
                  <w:rPrChange w:id="36589" w:author="James Vu" w:date="2024-04-18T23:49:00Z">
                    <w:rPr>
                      <w:color w:val="000000"/>
                      <w:sz w:val="26"/>
                      <w:szCs w:val="26"/>
                    </w:rPr>
                  </w:rPrChange>
                </w:rPr>
                <w:br/>
                <w:t>Đồng Bộ Hóa Thông Tin vào Biểu Mẫu</w:t>
              </w:r>
              <w:r w:rsidRPr="00B053AF">
                <w:rPr>
                  <w:color w:val="000000"/>
                  <w:sz w:val="22"/>
                  <w:szCs w:val="22"/>
                  <w:rPrChange w:id="36590" w:author="James Vu" w:date="2024-04-18T23:49:00Z">
                    <w:rPr>
                      <w:color w:val="000000"/>
                      <w:sz w:val="26"/>
                      <w:szCs w:val="26"/>
                    </w:rPr>
                  </w:rPrChange>
                </w:rPr>
                <w:br/>
              </w:r>
              <w:r w:rsidRPr="00B053AF">
                <w:rPr>
                  <w:color w:val="000000"/>
                  <w:sz w:val="22"/>
                  <w:szCs w:val="22"/>
                  <w:rPrChange w:id="36591" w:author="James Vu" w:date="2024-04-18T23:49:00Z">
                    <w:rPr>
                      <w:color w:val="000000"/>
                      <w:sz w:val="26"/>
                      <w:szCs w:val="26"/>
                    </w:rPr>
                  </w:rPrChange>
                </w:rPr>
                <w:lastRenderedPageBreak/>
                <w:t>Tương Tác Người Dùng với Biểu Mẫu</w:t>
              </w:r>
              <w:r w:rsidRPr="00B053AF">
                <w:rPr>
                  <w:color w:val="000000"/>
                  <w:sz w:val="22"/>
                  <w:szCs w:val="22"/>
                  <w:rPrChange w:id="36592" w:author="James Vu" w:date="2024-04-18T23:49:00Z">
                    <w:rPr>
                      <w:color w:val="000000"/>
                      <w:sz w:val="26"/>
                      <w:szCs w:val="26"/>
                    </w:rPr>
                  </w:rPrChange>
                </w:rPr>
                <w:br/>
                <w:t>Báo cáo Và Thống Kê</w:t>
              </w:r>
              <w:r w:rsidRPr="00B053AF">
                <w:rPr>
                  <w:color w:val="000000"/>
                  <w:sz w:val="22"/>
                  <w:szCs w:val="22"/>
                  <w:rPrChange w:id="36593" w:author="James Vu" w:date="2024-04-18T23:49:00Z">
                    <w:rPr>
                      <w:color w:val="000000"/>
                      <w:sz w:val="26"/>
                      <w:szCs w:val="26"/>
                    </w:rPr>
                  </w:rPrChange>
                </w:rPr>
                <w:br/>
                <w:t>Ứng Dụng Di Động (Android Và iOS)</w:t>
              </w:r>
              <w:r w:rsidRPr="00B053AF">
                <w:rPr>
                  <w:color w:val="000000"/>
                  <w:sz w:val="22"/>
                  <w:szCs w:val="22"/>
                  <w:rPrChange w:id="36594" w:author="James Vu" w:date="2024-04-18T23:49:00Z">
                    <w:rPr>
                      <w:color w:val="000000"/>
                      <w:sz w:val="26"/>
                      <w:szCs w:val="26"/>
                    </w:rPr>
                  </w:rPrChange>
                </w:rPr>
                <w:br/>
                <w:t>Danh sách các giao diện thực hiện trên nền tảng Web Portal</w:t>
              </w:r>
            </w:ins>
          </w:p>
        </w:tc>
        <w:tc>
          <w:tcPr>
            <w:tcW w:w="888" w:type="dxa"/>
            <w:shd w:val="clear" w:color="auto" w:fill="auto"/>
            <w:vAlign w:val="center"/>
            <w:hideMark/>
            <w:tcPrChange w:id="36595"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2544DBB2" w14:textId="77777777" w:rsidR="001F08AC" w:rsidRPr="00B053AF" w:rsidRDefault="001F08AC">
            <w:pPr>
              <w:jc w:val="center"/>
              <w:rPr>
                <w:ins w:id="36596" w:author="James Vu" w:date="2024-04-18T23:36:00Z"/>
                <w:color w:val="000000"/>
                <w:sz w:val="22"/>
                <w:szCs w:val="22"/>
                <w:rPrChange w:id="36597" w:author="James Vu" w:date="2024-04-18T23:49:00Z">
                  <w:rPr>
                    <w:ins w:id="36598" w:author="James Vu" w:date="2024-04-18T23:36:00Z"/>
                    <w:color w:val="000000"/>
                    <w:sz w:val="26"/>
                    <w:szCs w:val="26"/>
                  </w:rPr>
                </w:rPrChange>
              </w:rPr>
            </w:pPr>
            <w:ins w:id="36599" w:author="James Vu" w:date="2024-04-18T23:36:00Z">
              <w:r w:rsidRPr="00B053AF">
                <w:rPr>
                  <w:color w:val="000000"/>
                  <w:sz w:val="22"/>
                  <w:szCs w:val="22"/>
                  <w:rPrChange w:id="36600" w:author="James Vu" w:date="2024-04-18T23:49:00Z">
                    <w:rPr>
                      <w:color w:val="000000"/>
                      <w:sz w:val="26"/>
                      <w:szCs w:val="26"/>
                    </w:rPr>
                  </w:rPrChange>
                </w:rPr>
                <w:lastRenderedPageBreak/>
                <w:t>Gói phần mềm</w:t>
              </w:r>
            </w:ins>
          </w:p>
        </w:tc>
        <w:tc>
          <w:tcPr>
            <w:tcW w:w="997" w:type="dxa"/>
            <w:shd w:val="clear" w:color="auto" w:fill="auto"/>
            <w:vAlign w:val="center"/>
            <w:hideMark/>
            <w:tcPrChange w:id="36601"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5DACEF37" w14:textId="77777777" w:rsidR="001F08AC" w:rsidRPr="00B053AF" w:rsidRDefault="001F08AC">
            <w:pPr>
              <w:jc w:val="center"/>
              <w:rPr>
                <w:ins w:id="36602" w:author="James Vu" w:date="2024-04-18T23:36:00Z"/>
                <w:color w:val="000000"/>
                <w:sz w:val="22"/>
                <w:szCs w:val="22"/>
                <w:rPrChange w:id="36603" w:author="James Vu" w:date="2024-04-18T23:49:00Z">
                  <w:rPr>
                    <w:ins w:id="36604" w:author="James Vu" w:date="2024-04-18T23:36:00Z"/>
                    <w:color w:val="000000"/>
                    <w:sz w:val="26"/>
                    <w:szCs w:val="26"/>
                  </w:rPr>
                </w:rPrChange>
              </w:rPr>
            </w:pPr>
            <w:ins w:id="36605" w:author="James Vu" w:date="2024-04-18T23:36:00Z">
              <w:r w:rsidRPr="00B053AF">
                <w:rPr>
                  <w:color w:val="000000"/>
                  <w:sz w:val="22"/>
                  <w:szCs w:val="22"/>
                  <w:rPrChange w:id="36606" w:author="James Vu" w:date="2024-04-18T23:49:00Z">
                    <w:rPr>
                      <w:color w:val="000000"/>
                      <w:sz w:val="26"/>
                      <w:szCs w:val="26"/>
                    </w:rPr>
                  </w:rPrChange>
                </w:rPr>
                <w:t>1</w:t>
              </w:r>
            </w:ins>
          </w:p>
        </w:tc>
        <w:tc>
          <w:tcPr>
            <w:tcW w:w="1290" w:type="dxa"/>
            <w:shd w:val="clear" w:color="auto" w:fill="auto"/>
            <w:vAlign w:val="center"/>
            <w:hideMark/>
            <w:tcPrChange w:id="36607"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4E61E99F" w14:textId="77777777" w:rsidR="001F08AC" w:rsidRPr="00B053AF" w:rsidRDefault="001F08AC">
            <w:pPr>
              <w:jc w:val="center"/>
              <w:rPr>
                <w:ins w:id="36608" w:author="James Vu" w:date="2024-04-18T23:36:00Z"/>
                <w:color w:val="000000"/>
                <w:sz w:val="22"/>
                <w:szCs w:val="22"/>
                <w:rPrChange w:id="36609" w:author="James Vu" w:date="2024-04-18T23:49:00Z">
                  <w:rPr>
                    <w:ins w:id="36610" w:author="James Vu" w:date="2024-04-18T23:36:00Z"/>
                    <w:color w:val="000000"/>
                    <w:sz w:val="26"/>
                    <w:szCs w:val="26"/>
                  </w:rPr>
                </w:rPrChange>
              </w:rPr>
            </w:pPr>
            <w:ins w:id="36611" w:author="James Vu" w:date="2024-04-18T23:36:00Z">
              <w:r w:rsidRPr="00B053AF">
                <w:rPr>
                  <w:color w:val="000000"/>
                  <w:sz w:val="22"/>
                  <w:szCs w:val="22"/>
                  <w:rPrChange w:id="36612" w:author="James Vu" w:date="2024-04-18T23:49:00Z">
                    <w:rPr>
                      <w:color w:val="000000"/>
                      <w:sz w:val="26"/>
                      <w:szCs w:val="26"/>
                    </w:rPr>
                  </w:rPrChange>
                </w:rPr>
                <w:t>1.170.000.000</w:t>
              </w:r>
            </w:ins>
          </w:p>
        </w:tc>
        <w:tc>
          <w:tcPr>
            <w:tcW w:w="2079" w:type="dxa"/>
            <w:shd w:val="clear" w:color="auto" w:fill="auto"/>
            <w:vAlign w:val="center"/>
            <w:hideMark/>
            <w:tcPrChange w:id="36613"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1D4C4E08" w14:textId="77777777" w:rsidR="001F08AC" w:rsidRPr="00B053AF" w:rsidRDefault="001F08AC">
            <w:pPr>
              <w:jc w:val="center"/>
              <w:rPr>
                <w:ins w:id="36614" w:author="James Vu" w:date="2024-04-18T23:36:00Z"/>
                <w:color w:val="000000"/>
                <w:sz w:val="22"/>
                <w:szCs w:val="22"/>
                <w:rPrChange w:id="36615" w:author="James Vu" w:date="2024-04-18T23:49:00Z">
                  <w:rPr>
                    <w:ins w:id="36616" w:author="James Vu" w:date="2024-04-18T23:36:00Z"/>
                    <w:color w:val="000000"/>
                    <w:sz w:val="26"/>
                    <w:szCs w:val="26"/>
                  </w:rPr>
                </w:rPrChange>
              </w:rPr>
            </w:pPr>
            <w:ins w:id="36617" w:author="James Vu" w:date="2024-04-18T23:36:00Z">
              <w:r w:rsidRPr="00B053AF">
                <w:rPr>
                  <w:color w:val="000000"/>
                  <w:sz w:val="22"/>
                  <w:szCs w:val="22"/>
                  <w:rPrChange w:id="36618" w:author="James Vu" w:date="2024-04-18T23:49:00Z">
                    <w:rPr>
                      <w:color w:val="000000"/>
                      <w:sz w:val="26"/>
                      <w:szCs w:val="26"/>
                    </w:rPr>
                  </w:rPrChange>
                </w:rPr>
                <w:t>1.170.000.000</w:t>
              </w:r>
            </w:ins>
          </w:p>
        </w:tc>
        <w:tc>
          <w:tcPr>
            <w:tcW w:w="1416" w:type="dxa"/>
            <w:shd w:val="clear" w:color="auto" w:fill="auto"/>
            <w:vAlign w:val="center"/>
            <w:hideMark/>
            <w:tcPrChange w:id="36619"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135A5782" w14:textId="77777777" w:rsidR="001F08AC" w:rsidRPr="00B053AF" w:rsidRDefault="001F08AC">
            <w:pPr>
              <w:jc w:val="center"/>
              <w:rPr>
                <w:ins w:id="36620" w:author="James Vu" w:date="2024-04-18T23:36:00Z"/>
                <w:color w:val="000000"/>
                <w:sz w:val="22"/>
                <w:szCs w:val="22"/>
                <w:rPrChange w:id="36621" w:author="James Vu" w:date="2024-04-18T23:49:00Z">
                  <w:rPr>
                    <w:ins w:id="36622" w:author="James Vu" w:date="2024-04-18T23:36:00Z"/>
                    <w:color w:val="000000"/>
                    <w:sz w:val="26"/>
                    <w:szCs w:val="26"/>
                  </w:rPr>
                </w:rPrChange>
              </w:rPr>
            </w:pPr>
            <w:ins w:id="36623" w:author="James Vu" w:date="2024-04-18T23:36:00Z">
              <w:r w:rsidRPr="00B053AF">
                <w:rPr>
                  <w:color w:val="000000"/>
                  <w:sz w:val="22"/>
                  <w:szCs w:val="22"/>
                  <w:rPrChange w:id="36624" w:author="James Vu" w:date="2024-04-18T23:49:00Z">
                    <w:rPr>
                      <w:color w:val="000000"/>
                      <w:sz w:val="26"/>
                      <w:szCs w:val="26"/>
                    </w:rPr>
                  </w:rPrChange>
                </w:rPr>
                <w:t>0</w:t>
              </w:r>
            </w:ins>
          </w:p>
        </w:tc>
        <w:tc>
          <w:tcPr>
            <w:tcW w:w="1715" w:type="dxa"/>
            <w:shd w:val="clear" w:color="auto" w:fill="auto"/>
            <w:vAlign w:val="center"/>
            <w:hideMark/>
            <w:tcPrChange w:id="36625"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0BDBDE76" w14:textId="77777777" w:rsidR="001F08AC" w:rsidRPr="00B053AF" w:rsidRDefault="001F08AC">
            <w:pPr>
              <w:jc w:val="center"/>
              <w:rPr>
                <w:ins w:id="36626" w:author="James Vu" w:date="2024-04-18T23:36:00Z"/>
                <w:color w:val="000000"/>
                <w:sz w:val="22"/>
                <w:szCs w:val="22"/>
                <w:rPrChange w:id="36627" w:author="James Vu" w:date="2024-04-18T23:49:00Z">
                  <w:rPr>
                    <w:ins w:id="36628" w:author="James Vu" w:date="2024-04-18T23:36:00Z"/>
                    <w:color w:val="000000"/>
                    <w:sz w:val="26"/>
                    <w:szCs w:val="26"/>
                  </w:rPr>
                </w:rPrChange>
              </w:rPr>
            </w:pPr>
            <w:ins w:id="36629" w:author="James Vu" w:date="2024-04-18T23:36:00Z">
              <w:r w:rsidRPr="00B053AF">
                <w:rPr>
                  <w:color w:val="000000"/>
                  <w:sz w:val="22"/>
                  <w:szCs w:val="22"/>
                  <w:rPrChange w:id="36630" w:author="James Vu" w:date="2024-04-18T23:49:00Z">
                    <w:rPr>
                      <w:color w:val="000000"/>
                      <w:sz w:val="26"/>
                      <w:szCs w:val="26"/>
                    </w:rPr>
                  </w:rPrChange>
                </w:rPr>
                <w:t>1.170.000.000</w:t>
              </w:r>
            </w:ins>
          </w:p>
        </w:tc>
        <w:tc>
          <w:tcPr>
            <w:tcW w:w="1589" w:type="dxa"/>
            <w:shd w:val="clear" w:color="auto" w:fill="auto"/>
            <w:vAlign w:val="center"/>
            <w:hideMark/>
            <w:tcPrChange w:id="36631"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0CF20C3E" w14:textId="77777777" w:rsidR="001F08AC" w:rsidRPr="00B053AF" w:rsidRDefault="001F08AC">
            <w:pPr>
              <w:rPr>
                <w:ins w:id="36632" w:author="James Vu" w:date="2024-04-18T23:36:00Z"/>
                <w:color w:val="000000"/>
                <w:sz w:val="22"/>
                <w:szCs w:val="22"/>
                <w:rPrChange w:id="36633" w:author="James Vu" w:date="2024-04-18T23:49:00Z">
                  <w:rPr>
                    <w:ins w:id="36634" w:author="James Vu" w:date="2024-04-18T23:36:00Z"/>
                    <w:color w:val="000000"/>
                    <w:sz w:val="26"/>
                    <w:szCs w:val="26"/>
                  </w:rPr>
                </w:rPrChange>
              </w:rPr>
            </w:pPr>
            <w:ins w:id="36635" w:author="James Vu" w:date="2024-04-18T23:36:00Z">
              <w:r w:rsidRPr="00B053AF">
                <w:rPr>
                  <w:color w:val="000000"/>
                  <w:sz w:val="22"/>
                  <w:szCs w:val="22"/>
                  <w:rPrChange w:id="36636" w:author="James Vu" w:date="2024-04-18T23:49:00Z">
                    <w:rPr>
                      <w:color w:val="000000"/>
                      <w:sz w:val="26"/>
                      <w:szCs w:val="26"/>
                    </w:rPr>
                  </w:rPrChange>
                </w:rPr>
                <w:t>Báo giá dự toán và triển khai thực hiện theo CV 2589/BTTTT-ƯDCNTT (Hướng dẫn xác định chi phí phát triển, nâng cấp phần mềm nội bộ)</w:t>
              </w:r>
            </w:ins>
          </w:p>
        </w:tc>
      </w:tr>
      <w:tr w:rsidR="001F08AC" w:rsidRPr="00B053AF" w14:paraId="6D10621A" w14:textId="77777777" w:rsidTr="003C02FF">
        <w:trPr>
          <w:trHeight w:val="20"/>
          <w:ins w:id="36637" w:author="James Vu" w:date="2024-04-18T23:36:00Z"/>
          <w:trPrChange w:id="36638" w:author="James Vu" w:date="2024-04-19T00:26:00Z">
            <w:trPr>
              <w:trHeight w:val="20"/>
            </w:trPr>
          </w:trPrChange>
        </w:trPr>
        <w:tc>
          <w:tcPr>
            <w:tcW w:w="697" w:type="dxa"/>
            <w:shd w:val="clear" w:color="auto" w:fill="auto"/>
            <w:vAlign w:val="center"/>
            <w:hideMark/>
            <w:tcPrChange w:id="36639" w:author="James Vu" w:date="2024-04-19T00:26:00Z">
              <w:tcPr>
                <w:tcW w:w="697" w:type="dxa"/>
                <w:tcBorders>
                  <w:top w:val="nil"/>
                  <w:left w:val="single" w:sz="4" w:space="0" w:color="auto"/>
                  <w:bottom w:val="single" w:sz="4" w:space="0" w:color="auto"/>
                  <w:right w:val="single" w:sz="4" w:space="0" w:color="auto"/>
                </w:tcBorders>
                <w:shd w:val="clear" w:color="000000" w:fill="C4D79B"/>
                <w:vAlign w:val="center"/>
                <w:hideMark/>
              </w:tcPr>
            </w:tcPrChange>
          </w:tcPr>
          <w:p w14:paraId="07FB9449" w14:textId="77777777" w:rsidR="001F08AC" w:rsidRPr="00B053AF" w:rsidRDefault="001F08AC">
            <w:pPr>
              <w:jc w:val="center"/>
              <w:rPr>
                <w:ins w:id="36640" w:author="James Vu" w:date="2024-04-18T23:36:00Z"/>
                <w:b/>
                <w:bCs/>
                <w:color w:val="000000"/>
                <w:sz w:val="22"/>
                <w:szCs w:val="22"/>
                <w:rPrChange w:id="36641" w:author="James Vu" w:date="2024-04-18T23:49:00Z">
                  <w:rPr>
                    <w:ins w:id="36642" w:author="James Vu" w:date="2024-04-18T23:36:00Z"/>
                    <w:b/>
                    <w:bCs/>
                    <w:color w:val="000000"/>
                    <w:sz w:val="26"/>
                    <w:szCs w:val="26"/>
                  </w:rPr>
                </w:rPrChange>
              </w:rPr>
            </w:pPr>
            <w:ins w:id="36643" w:author="James Vu" w:date="2024-04-18T23:36:00Z">
              <w:r w:rsidRPr="00B053AF">
                <w:rPr>
                  <w:b/>
                  <w:bCs/>
                  <w:color w:val="000000"/>
                  <w:sz w:val="22"/>
                  <w:szCs w:val="22"/>
                  <w:rPrChange w:id="36644" w:author="James Vu" w:date="2024-04-18T23:49:00Z">
                    <w:rPr>
                      <w:b/>
                      <w:bCs/>
                      <w:color w:val="000000"/>
                      <w:sz w:val="26"/>
                      <w:szCs w:val="26"/>
                    </w:rPr>
                  </w:rPrChange>
                </w:rPr>
                <w:lastRenderedPageBreak/>
                <w:t> </w:t>
              </w:r>
            </w:ins>
          </w:p>
        </w:tc>
        <w:tc>
          <w:tcPr>
            <w:tcW w:w="1804" w:type="dxa"/>
            <w:shd w:val="clear" w:color="auto" w:fill="auto"/>
            <w:vAlign w:val="center"/>
            <w:hideMark/>
            <w:tcPrChange w:id="36645" w:author="James Vu" w:date="2024-04-19T00:26:00Z">
              <w:tcPr>
                <w:tcW w:w="1804" w:type="dxa"/>
                <w:tcBorders>
                  <w:top w:val="nil"/>
                  <w:left w:val="nil"/>
                  <w:bottom w:val="single" w:sz="4" w:space="0" w:color="auto"/>
                  <w:right w:val="single" w:sz="4" w:space="0" w:color="auto"/>
                </w:tcBorders>
                <w:shd w:val="clear" w:color="000000" w:fill="C4D79B"/>
                <w:vAlign w:val="center"/>
                <w:hideMark/>
              </w:tcPr>
            </w:tcPrChange>
          </w:tcPr>
          <w:p w14:paraId="59746FDD" w14:textId="77777777" w:rsidR="001F08AC" w:rsidRPr="00B053AF" w:rsidRDefault="001F08AC">
            <w:pPr>
              <w:rPr>
                <w:ins w:id="36646" w:author="James Vu" w:date="2024-04-18T23:36:00Z"/>
                <w:b/>
                <w:bCs/>
                <w:color w:val="000000"/>
                <w:sz w:val="22"/>
                <w:szCs w:val="22"/>
                <w:rPrChange w:id="36647" w:author="James Vu" w:date="2024-04-18T23:49:00Z">
                  <w:rPr>
                    <w:ins w:id="36648" w:author="James Vu" w:date="2024-04-18T23:36:00Z"/>
                    <w:b/>
                    <w:bCs/>
                    <w:color w:val="000000"/>
                    <w:sz w:val="26"/>
                    <w:szCs w:val="26"/>
                  </w:rPr>
                </w:rPrChange>
              </w:rPr>
            </w:pPr>
            <w:ins w:id="36649" w:author="James Vu" w:date="2024-04-18T23:36:00Z">
              <w:r w:rsidRPr="00B053AF">
                <w:rPr>
                  <w:b/>
                  <w:bCs/>
                  <w:color w:val="000000"/>
                  <w:sz w:val="22"/>
                  <w:szCs w:val="22"/>
                  <w:rPrChange w:id="36650" w:author="James Vu" w:date="2024-04-18T23:49:00Z">
                    <w:rPr>
                      <w:b/>
                      <w:bCs/>
                      <w:color w:val="000000"/>
                      <w:sz w:val="26"/>
                      <w:szCs w:val="26"/>
                    </w:rPr>
                  </w:rPrChange>
                </w:rPr>
                <w:t>Tổng Cộng</w:t>
              </w:r>
            </w:ins>
          </w:p>
        </w:tc>
        <w:tc>
          <w:tcPr>
            <w:tcW w:w="1974" w:type="dxa"/>
            <w:shd w:val="clear" w:color="auto" w:fill="auto"/>
            <w:vAlign w:val="center"/>
            <w:hideMark/>
            <w:tcPrChange w:id="36651" w:author="James Vu" w:date="2024-04-19T00:26:00Z">
              <w:tcPr>
                <w:tcW w:w="1974" w:type="dxa"/>
                <w:tcBorders>
                  <w:top w:val="nil"/>
                  <w:left w:val="nil"/>
                  <w:bottom w:val="single" w:sz="4" w:space="0" w:color="auto"/>
                  <w:right w:val="single" w:sz="4" w:space="0" w:color="auto"/>
                </w:tcBorders>
                <w:shd w:val="clear" w:color="000000" w:fill="C4D79B"/>
                <w:vAlign w:val="center"/>
                <w:hideMark/>
              </w:tcPr>
            </w:tcPrChange>
          </w:tcPr>
          <w:p w14:paraId="62F445BA" w14:textId="77777777" w:rsidR="001F08AC" w:rsidRPr="00B053AF" w:rsidRDefault="001F08AC">
            <w:pPr>
              <w:rPr>
                <w:ins w:id="36652" w:author="James Vu" w:date="2024-04-18T23:36:00Z"/>
                <w:b/>
                <w:bCs/>
                <w:color w:val="000000"/>
                <w:sz w:val="22"/>
                <w:szCs w:val="22"/>
                <w:rPrChange w:id="36653" w:author="James Vu" w:date="2024-04-18T23:49:00Z">
                  <w:rPr>
                    <w:ins w:id="36654" w:author="James Vu" w:date="2024-04-18T23:36:00Z"/>
                    <w:b/>
                    <w:bCs/>
                    <w:color w:val="000000"/>
                    <w:sz w:val="26"/>
                    <w:szCs w:val="26"/>
                  </w:rPr>
                </w:rPrChange>
              </w:rPr>
            </w:pPr>
            <w:ins w:id="36655" w:author="James Vu" w:date="2024-04-18T23:36:00Z">
              <w:r w:rsidRPr="00B053AF">
                <w:rPr>
                  <w:b/>
                  <w:bCs/>
                  <w:color w:val="000000"/>
                  <w:sz w:val="22"/>
                  <w:szCs w:val="22"/>
                  <w:rPrChange w:id="36656" w:author="James Vu" w:date="2024-04-18T23:49:00Z">
                    <w:rPr>
                      <w:b/>
                      <w:bCs/>
                      <w:color w:val="000000"/>
                      <w:sz w:val="26"/>
                      <w:szCs w:val="26"/>
                    </w:rPr>
                  </w:rPrChange>
                </w:rPr>
                <w:t> </w:t>
              </w:r>
            </w:ins>
          </w:p>
        </w:tc>
        <w:tc>
          <w:tcPr>
            <w:tcW w:w="888" w:type="dxa"/>
            <w:shd w:val="clear" w:color="auto" w:fill="auto"/>
            <w:vAlign w:val="center"/>
            <w:hideMark/>
            <w:tcPrChange w:id="36657" w:author="James Vu" w:date="2024-04-19T00:26:00Z">
              <w:tcPr>
                <w:tcW w:w="888" w:type="dxa"/>
                <w:tcBorders>
                  <w:top w:val="nil"/>
                  <w:left w:val="nil"/>
                  <w:bottom w:val="single" w:sz="4" w:space="0" w:color="auto"/>
                  <w:right w:val="single" w:sz="4" w:space="0" w:color="auto"/>
                </w:tcBorders>
                <w:shd w:val="clear" w:color="000000" w:fill="C4D79B"/>
                <w:vAlign w:val="center"/>
                <w:hideMark/>
              </w:tcPr>
            </w:tcPrChange>
          </w:tcPr>
          <w:p w14:paraId="5023E59C" w14:textId="77777777" w:rsidR="001F08AC" w:rsidRPr="00B053AF" w:rsidRDefault="001F08AC">
            <w:pPr>
              <w:jc w:val="center"/>
              <w:rPr>
                <w:ins w:id="36658" w:author="James Vu" w:date="2024-04-18T23:36:00Z"/>
                <w:b/>
                <w:bCs/>
                <w:color w:val="000000"/>
                <w:sz w:val="22"/>
                <w:szCs w:val="22"/>
                <w:rPrChange w:id="36659" w:author="James Vu" w:date="2024-04-18T23:49:00Z">
                  <w:rPr>
                    <w:ins w:id="36660" w:author="James Vu" w:date="2024-04-18T23:36:00Z"/>
                    <w:b/>
                    <w:bCs/>
                    <w:color w:val="000000"/>
                    <w:sz w:val="26"/>
                    <w:szCs w:val="26"/>
                  </w:rPr>
                </w:rPrChange>
              </w:rPr>
            </w:pPr>
            <w:ins w:id="36661" w:author="James Vu" w:date="2024-04-18T23:36:00Z">
              <w:r w:rsidRPr="00B053AF">
                <w:rPr>
                  <w:b/>
                  <w:bCs/>
                  <w:color w:val="000000"/>
                  <w:sz w:val="22"/>
                  <w:szCs w:val="22"/>
                  <w:rPrChange w:id="36662" w:author="James Vu" w:date="2024-04-18T23:49:00Z">
                    <w:rPr>
                      <w:b/>
                      <w:bCs/>
                      <w:color w:val="000000"/>
                      <w:sz w:val="26"/>
                      <w:szCs w:val="26"/>
                    </w:rPr>
                  </w:rPrChange>
                </w:rPr>
                <w:t> </w:t>
              </w:r>
            </w:ins>
          </w:p>
        </w:tc>
        <w:tc>
          <w:tcPr>
            <w:tcW w:w="997" w:type="dxa"/>
            <w:shd w:val="clear" w:color="auto" w:fill="auto"/>
            <w:vAlign w:val="center"/>
            <w:hideMark/>
            <w:tcPrChange w:id="36663" w:author="James Vu" w:date="2024-04-19T00:26:00Z">
              <w:tcPr>
                <w:tcW w:w="997" w:type="dxa"/>
                <w:tcBorders>
                  <w:top w:val="nil"/>
                  <w:left w:val="nil"/>
                  <w:bottom w:val="single" w:sz="4" w:space="0" w:color="auto"/>
                  <w:right w:val="single" w:sz="4" w:space="0" w:color="auto"/>
                </w:tcBorders>
                <w:shd w:val="clear" w:color="000000" w:fill="C4D79B"/>
                <w:vAlign w:val="center"/>
                <w:hideMark/>
              </w:tcPr>
            </w:tcPrChange>
          </w:tcPr>
          <w:p w14:paraId="0C2C60E0" w14:textId="77777777" w:rsidR="001F08AC" w:rsidRPr="00B053AF" w:rsidRDefault="001F08AC">
            <w:pPr>
              <w:jc w:val="center"/>
              <w:rPr>
                <w:ins w:id="36664" w:author="James Vu" w:date="2024-04-18T23:36:00Z"/>
                <w:b/>
                <w:bCs/>
                <w:color w:val="000000"/>
                <w:sz w:val="22"/>
                <w:szCs w:val="22"/>
                <w:rPrChange w:id="36665" w:author="James Vu" w:date="2024-04-18T23:49:00Z">
                  <w:rPr>
                    <w:ins w:id="36666" w:author="James Vu" w:date="2024-04-18T23:36:00Z"/>
                    <w:b/>
                    <w:bCs/>
                    <w:color w:val="000000"/>
                    <w:sz w:val="26"/>
                    <w:szCs w:val="26"/>
                  </w:rPr>
                </w:rPrChange>
              </w:rPr>
            </w:pPr>
            <w:ins w:id="36667" w:author="James Vu" w:date="2024-04-18T23:36:00Z">
              <w:r w:rsidRPr="00B053AF">
                <w:rPr>
                  <w:b/>
                  <w:bCs/>
                  <w:color w:val="000000"/>
                  <w:sz w:val="22"/>
                  <w:szCs w:val="22"/>
                  <w:rPrChange w:id="36668" w:author="James Vu" w:date="2024-04-18T23:49:00Z">
                    <w:rPr>
                      <w:b/>
                      <w:bCs/>
                      <w:color w:val="000000"/>
                      <w:sz w:val="26"/>
                      <w:szCs w:val="26"/>
                    </w:rPr>
                  </w:rPrChange>
                </w:rPr>
                <w:t> </w:t>
              </w:r>
            </w:ins>
          </w:p>
        </w:tc>
        <w:tc>
          <w:tcPr>
            <w:tcW w:w="1290" w:type="dxa"/>
            <w:shd w:val="clear" w:color="auto" w:fill="auto"/>
            <w:vAlign w:val="center"/>
            <w:hideMark/>
            <w:tcPrChange w:id="36669" w:author="James Vu" w:date="2024-04-19T00:26:00Z">
              <w:tcPr>
                <w:tcW w:w="1290" w:type="dxa"/>
                <w:gridSpan w:val="2"/>
                <w:tcBorders>
                  <w:top w:val="nil"/>
                  <w:left w:val="nil"/>
                  <w:bottom w:val="single" w:sz="4" w:space="0" w:color="auto"/>
                  <w:right w:val="single" w:sz="4" w:space="0" w:color="auto"/>
                </w:tcBorders>
                <w:shd w:val="clear" w:color="000000" w:fill="C4D79B"/>
                <w:vAlign w:val="center"/>
                <w:hideMark/>
              </w:tcPr>
            </w:tcPrChange>
          </w:tcPr>
          <w:p w14:paraId="1D8D24A1" w14:textId="77777777" w:rsidR="001F08AC" w:rsidRPr="00B053AF" w:rsidRDefault="001F08AC">
            <w:pPr>
              <w:jc w:val="center"/>
              <w:rPr>
                <w:ins w:id="36670" w:author="James Vu" w:date="2024-04-18T23:36:00Z"/>
                <w:b/>
                <w:bCs/>
                <w:color w:val="000000"/>
                <w:sz w:val="22"/>
                <w:szCs w:val="22"/>
                <w:rPrChange w:id="36671" w:author="James Vu" w:date="2024-04-18T23:49:00Z">
                  <w:rPr>
                    <w:ins w:id="36672" w:author="James Vu" w:date="2024-04-18T23:36:00Z"/>
                    <w:b/>
                    <w:bCs/>
                    <w:color w:val="000000"/>
                    <w:sz w:val="26"/>
                    <w:szCs w:val="26"/>
                  </w:rPr>
                </w:rPrChange>
              </w:rPr>
            </w:pPr>
            <w:ins w:id="36673" w:author="James Vu" w:date="2024-04-18T23:36:00Z">
              <w:r w:rsidRPr="00B053AF">
                <w:rPr>
                  <w:b/>
                  <w:bCs/>
                  <w:color w:val="000000"/>
                  <w:sz w:val="22"/>
                  <w:szCs w:val="22"/>
                  <w:rPrChange w:id="36674" w:author="James Vu" w:date="2024-04-18T23:49:00Z">
                    <w:rPr>
                      <w:b/>
                      <w:bCs/>
                      <w:color w:val="000000"/>
                      <w:sz w:val="26"/>
                      <w:szCs w:val="26"/>
                    </w:rPr>
                  </w:rPrChange>
                </w:rPr>
                <w:t> </w:t>
              </w:r>
            </w:ins>
          </w:p>
        </w:tc>
        <w:tc>
          <w:tcPr>
            <w:tcW w:w="2079" w:type="dxa"/>
            <w:shd w:val="clear" w:color="auto" w:fill="auto"/>
            <w:vAlign w:val="center"/>
            <w:hideMark/>
            <w:tcPrChange w:id="36675" w:author="James Vu" w:date="2024-04-19T00:26:00Z">
              <w:tcPr>
                <w:tcW w:w="2079" w:type="dxa"/>
                <w:tcBorders>
                  <w:top w:val="nil"/>
                  <w:left w:val="nil"/>
                  <w:bottom w:val="single" w:sz="4" w:space="0" w:color="auto"/>
                  <w:right w:val="single" w:sz="4" w:space="0" w:color="auto"/>
                </w:tcBorders>
                <w:shd w:val="clear" w:color="000000" w:fill="C4D79B"/>
                <w:vAlign w:val="center"/>
                <w:hideMark/>
              </w:tcPr>
            </w:tcPrChange>
          </w:tcPr>
          <w:p w14:paraId="4AC2F141" w14:textId="77777777" w:rsidR="001F08AC" w:rsidRPr="00B053AF" w:rsidRDefault="001F08AC">
            <w:pPr>
              <w:jc w:val="center"/>
              <w:rPr>
                <w:ins w:id="36676" w:author="James Vu" w:date="2024-04-18T23:36:00Z"/>
                <w:b/>
                <w:bCs/>
                <w:color w:val="000000"/>
                <w:sz w:val="22"/>
                <w:szCs w:val="22"/>
                <w:rPrChange w:id="36677" w:author="James Vu" w:date="2024-04-18T23:49:00Z">
                  <w:rPr>
                    <w:ins w:id="36678" w:author="James Vu" w:date="2024-04-18T23:36:00Z"/>
                    <w:b/>
                    <w:bCs/>
                    <w:color w:val="000000"/>
                    <w:sz w:val="26"/>
                    <w:szCs w:val="26"/>
                  </w:rPr>
                </w:rPrChange>
              </w:rPr>
            </w:pPr>
            <w:ins w:id="36679" w:author="James Vu" w:date="2024-04-18T23:36:00Z">
              <w:r w:rsidRPr="00B053AF">
                <w:rPr>
                  <w:b/>
                  <w:bCs/>
                  <w:color w:val="000000"/>
                  <w:sz w:val="22"/>
                  <w:szCs w:val="22"/>
                  <w:rPrChange w:id="36680" w:author="James Vu" w:date="2024-04-18T23:49:00Z">
                    <w:rPr>
                      <w:b/>
                      <w:bCs/>
                      <w:color w:val="000000"/>
                      <w:sz w:val="26"/>
                      <w:szCs w:val="26"/>
                    </w:rPr>
                  </w:rPrChange>
                </w:rPr>
                <w:t>1.470.000.000</w:t>
              </w:r>
            </w:ins>
          </w:p>
        </w:tc>
        <w:tc>
          <w:tcPr>
            <w:tcW w:w="1416" w:type="dxa"/>
            <w:shd w:val="clear" w:color="auto" w:fill="auto"/>
            <w:vAlign w:val="center"/>
            <w:hideMark/>
            <w:tcPrChange w:id="36681" w:author="James Vu" w:date="2024-04-19T00:26:00Z">
              <w:tcPr>
                <w:tcW w:w="1416" w:type="dxa"/>
                <w:gridSpan w:val="2"/>
                <w:tcBorders>
                  <w:top w:val="nil"/>
                  <w:left w:val="nil"/>
                  <w:bottom w:val="single" w:sz="4" w:space="0" w:color="auto"/>
                  <w:right w:val="single" w:sz="4" w:space="0" w:color="auto"/>
                </w:tcBorders>
                <w:shd w:val="clear" w:color="000000" w:fill="C4D79B"/>
                <w:vAlign w:val="center"/>
                <w:hideMark/>
              </w:tcPr>
            </w:tcPrChange>
          </w:tcPr>
          <w:p w14:paraId="33AE305E" w14:textId="77777777" w:rsidR="001F08AC" w:rsidRPr="00B053AF" w:rsidRDefault="001F08AC">
            <w:pPr>
              <w:jc w:val="center"/>
              <w:rPr>
                <w:ins w:id="36682" w:author="James Vu" w:date="2024-04-18T23:36:00Z"/>
                <w:b/>
                <w:bCs/>
                <w:color w:val="000000"/>
                <w:sz w:val="22"/>
                <w:szCs w:val="22"/>
                <w:rPrChange w:id="36683" w:author="James Vu" w:date="2024-04-18T23:49:00Z">
                  <w:rPr>
                    <w:ins w:id="36684" w:author="James Vu" w:date="2024-04-18T23:36:00Z"/>
                    <w:b/>
                    <w:bCs/>
                    <w:color w:val="000000"/>
                    <w:sz w:val="26"/>
                    <w:szCs w:val="26"/>
                  </w:rPr>
                </w:rPrChange>
              </w:rPr>
            </w:pPr>
            <w:ins w:id="36685" w:author="James Vu" w:date="2024-04-18T23:36:00Z">
              <w:r w:rsidRPr="00B053AF">
                <w:rPr>
                  <w:b/>
                  <w:bCs/>
                  <w:color w:val="000000"/>
                  <w:sz w:val="22"/>
                  <w:szCs w:val="22"/>
                  <w:rPrChange w:id="36686" w:author="James Vu" w:date="2024-04-18T23:49:00Z">
                    <w:rPr>
                      <w:b/>
                      <w:bCs/>
                      <w:color w:val="000000"/>
                      <w:sz w:val="26"/>
                      <w:szCs w:val="26"/>
                    </w:rPr>
                  </w:rPrChange>
                </w:rPr>
                <w:t>30.000.000</w:t>
              </w:r>
            </w:ins>
          </w:p>
        </w:tc>
        <w:tc>
          <w:tcPr>
            <w:tcW w:w="1715" w:type="dxa"/>
            <w:shd w:val="clear" w:color="auto" w:fill="auto"/>
            <w:vAlign w:val="center"/>
            <w:hideMark/>
            <w:tcPrChange w:id="36687" w:author="James Vu" w:date="2024-04-19T00:26:00Z">
              <w:tcPr>
                <w:tcW w:w="1715" w:type="dxa"/>
                <w:gridSpan w:val="2"/>
                <w:tcBorders>
                  <w:top w:val="nil"/>
                  <w:left w:val="nil"/>
                  <w:bottom w:val="single" w:sz="4" w:space="0" w:color="auto"/>
                  <w:right w:val="single" w:sz="4" w:space="0" w:color="auto"/>
                </w:tcBorders>
                <w:shd w:val="clear" w:color="000000" w:fill="C4D79B"/>
                <w:vAlign w:val="center"/>
                <w:hideMark/>
              </w:tcPr>
            </w:tcPrChange>
          </w:tcPr>
          <w:p w14:paraId="3C825340" w14:textId="77777777" w:rsidR="001F08AC" w:rsidRPr="00B053AF" w:rsidRDefault="001F08AC">
            <w:pPr>
              <w:jc w:val="center"/>
              <w:rPr>
                <w:ins w:id="36688" w:author="James Vu" w:date="2024-04-18T23:36:00Z"/>
                <w:b/>
                <w:bCs/>
                <w:color w:val="000000"/>
                <w:sz w:val="22"/>
                <w:szCs w:val="22"/>
                <w:rPrChange w:id="36689" w:author="James Vu" w:date="2024-04-18T23:49:00Z">
                  <w:rPr>
                    <w:ins w:id="36690" w:author="James Vu" w:date="2024-04-18T23:36:00Z"/>
                    <w:b/>
                    <w:bCs/>
                    <w:color w:val="000000"/>
                    <w:sz w:val="26"/>
                    <w:szCs w:val="26"/>
                  </w:rPr>
                </w:rPrChange>
              </w:rPr>
            </w:pPr>
            <w:ins w:id="36691" w:author="James Vu" w:date="2024-04-18T23:36:00Z">
              <w:r w:rsidRPr="00B053AF">
                <w:rPr>
                  <w:b/>
                  <w:bCs/>
                  <w:color w:val="000000"/>
                  <w:sz w:val="22"/>
                  <w:szCs w:val="22"/>
                  <w:rPrChange w:id="36692" w:author="James Vu" w:date="2024-04-18T23:49:00Z">
                    <w:rPr>
                      <w:b/>
                      <w:bCs/>
                      <w:color w:val="000000"/>
                      <w:sz w:val="26"/>
                      <w:szCs w:val="26"/>
                    </w:rPr>
                  </w:rPrChange>
                </w:rPr>
                <w:t>1.500.000.000</w:t>
              </w:r>
            </w:ins>
          </w:p>
        </w:tc>
        <w:tc>
          <w:tcPr>
            <w:tcW w:w="1589" w:type="dxa"/>
            <w:shd w:val="clear" w:color="auto" w:fill="auto"/>
            <w:vAlign w:val="center"/>
            <w:hideMark/>
            <w:tcPrChange w:id="36693" w:author="James Vu" w:date="2024-04-19T00:26:00Z">
              <w:tcPr>
                <w:tcW w:w="1589" w:type="dxa"/>
                <w:gridSpan w:val="2"/>
                <w:tcBorders>
                  <w:top w:val="nil"/>
                  <w:left w:val="nil"/>
                  <w:bottom w:val="single" w:sz="4" w:space="0" w:color="auto"/>
                  <w:right w:val="single" w:sz="4" w:space="0" w:color="auto"/>
                </w:tcBorders>
                <w:shd w:val="clear" w:color="000000" w:fill="C4D79B"/>
                <w:vAlign w:val="center"/>
                <w:hideMark/>
              </w:tcPr>
            </w:tcPrChange>
          </w:tcPr>
          <w:p w14:paraId="6EC09491" w14:textId="77777777" w:rsidR="001F08AC" w:rsidRPr="00B053AF" w:rsidRDefault="001F08AC">
            <w:pPr>
              <w:rPr>
                <w:ins w:id="36694" w:author="James Vu" w:date="2024-04-18T23:36:00Z"/>
                <w:b/>
                <w:bCs/>
                <w:color w:val="000000"/>
                <w:sz w:val="22"/>
                <w:szCs w:val="22"/>
                <w:rPrChange w:id="36695" w:author="James Vu" w:date="2024-04-18T23:49:00Z">
                  <w:rPr>
                    <w:ins w:id="36696" w:author="James Vu" w:date="2024-04-18T23:36:00Z"/>
                    <w:b/>
                    <w:bCs/>
                    <w:color w:val="000000"/>
                    <w:sz w:val="26"/>
                    <w:szCs w:val="26"/>
                  </w:rPr>
                </w:rPrChange>
              </w:rPr>
            </w:pPr>
            <w:ins w:id="36697" w:author="James Vu" w:date="2024-04-18T23:36:00Z">
              <w:r w:rsidRPr="00B053AF">
                <w:rPr>
                  <w:b/>
                  <w:bCs/>
                  <w:color w:val="000000"/>
                  <w:sz w:val="22"/>
                  <w:szCs w:val="22"/>
                  <w:rPrChange w:id="36698" w:author="James Vu" w:date="2024-04-18T23:49:00Z">
                    <w:rPr>
                      <w:b/>
                      <w:bCs/>
                      <w:color w:val="000000"/>
                      <w:sz w:val="26"/>
                      <w:szCs w:val="26"/>
                    </w:rPr>
                  </w:rPrChange>
                </w:rPr>
                <w:t> </w:t>
              </w:r>
            </w:ins>
          </w:p>
        </w:tc>
      </w:tr>
      <w:tr w:rsidR="001F08AC" w:rsidRPr="00B053AF" w14:paraId="4C95B8AD" w14:textId="77777777" w:rsidTr="003C02FF">
        <w:trPr>
          <w:trHeight w:val="20"/>
          <w:ins w:id="36699" w:author="James Vu" w:date="2024-04-18T23:36:00Z"/>
          <w:trPrChange w:id="36700" w:author="James Vu" w:date="2024-04-19T00:26:00Z">
            <w:trPr>
              <w:trHeight w:val="20"/>
            </w:trPr>
          </w:trPrChange>
        </w:trPr>
        <w:tc>
          <w:tcPr>
            <w:tcW w:w="697" w:type="dxa"/>
            <w:shd w:val="clear" w:color="auto" w:fill="auto"/>
            <w:noWrap/>
            <w:vAlign w:val="center"/>
            <w:hideMark/>
            <w:tcPrChange w:id="36701" w:author="James Vu" w:date="2024-04-19T00:26:00Z">
              <w:tcPr>
                <w:tcW w:w="697" w:type="dxa"/>
                <w:tcBorders>
                  <w:top w:val="nil"/>
                  <w:left w:val="single" w:sz="4" w:space="0" w:color="auto"/>
                  <w:bottom w:val="single" w:sz="4" w:space="0" w:color="auto"/>
                  <w:right w:val="single" w:sz="4" w:space="0" w:color="auto"/>
                </w:tcBorders>
                <w:shd w:val="clear" w:color="000000" w:fill="EBF1DE"/>
                <w:noWrap/>
                <w:vAlign w:val="center"/>
                <w:hideMark/>
              </w:tcPr>
            </w:tcPrChange>
          </w:tcPr>
          <w:p w14:paraId="28908126" w14:textId="77777777" w:rsidR="001F08AC" w:rsidRPr="00B053AF" w:rsidRDefault="001F08AC">
            <w:pPr>
              <w:jc w:val="center"/>
              <w:rPr>
                <w:ins w:id="36702" w:author="James Vu" w:date="2024-04-18T23:36:00Z"/>
                <w:b/>
                <w:bCs/>
                <w:color w:val="000000"/>
                <w:sz w:val="22"/>
                <w:szCs w:val="22"/>
                <w:rPrChange w:id="36703" w:author="James Vu" w:date="2024-04-18T23:49:00Z">
                  <w:rPr>
                    <w:ins w:id="36704" w:author="James Vu" w:date="2024-04-18T23:36:00Z"/>
                    <w:b/>
                    <w:bCs/>
                    <w:color w:val="000000"/>
                    <w:sz w:val="26"/>
                    <w:szCs w:val="26"/>
                  </w:rPr>
                </w:rPrChange>
              </w:rPr>
            </w:pPr>
            <w:ins w:id="36705" w:author="James Vu" w:date="2024-04-18T23:36:00Z">
              <w:r w:rsidRPr="00B053AF">
                <w:rPr>
                  <w:b/>
                  <w:bCs/>
                  <w:color w:val="000000"/>
                  <w:sz w:val="22"/>
                  <w:szCs w:val="22"/>
                  <w:rPrChange w:id="36706" w:author="James Vu" w:date="2024-04-18T23:49:00Z">
                    <w:rPr>
                      <w:b/>
                      <w:bCs/>
                      <w:color w:val="000000"/>
                      <w:sz w:val="26"/>
                      <w:szCs w:val="26"/>
                    </w:rPr>
                  </w:rPrChange>
                </w:rPr>
                <w:t>3.6</w:t>
              </w:r>
            </w:ins>
          </w:p>
        </w:tc>
        <w:tc>
          <w:tcPr>
            <w:tcW w:w="1804" w:type="dxa"/>
            <w:shd w:val="clear" w:color="auto" w:fill="auto"/>
            <w:noWrap/>
            <w:vAlign w:val="center"/>
            <w:hideMark/>
            <w:tcPrChange w:id="36707" w:author="James Vu" w:date="2024-04-19T00:26:00Z">
              <w:tcPr>
                <w:tcW w:w="1804" w:type="dxa"/>
                <w:tcBorders>
                  <w:top w:val="nil"/>
                  <w:left w:val="nil"/>
                  <w:bottom w:val="single" w:sz="4" w:space="0" w:color="auto"/>
                  <w:right w:val="single" w:sz="4" w:space="0" w:color="auto"/>
                </w:tcBorders>
                <w:shd w:val="clear" w:color="000000" w:fill="EBF1DE"/>
                <w:noWrap/>
                <w:vAlign w:val="center"/>
                <w:hideMark/>
              </w:tcPr>
            </w:tcPrChange>
          </w:tcPr>
          <w:p w14:paraId="4AB75277" w14:textId="77777777" w:rsidR="001F08AC" w:rsidRPr="00B053AF" w:rsidRDefault="001F08AC">
            <w:pPr>
              <w:rPr>
                <w:ins w:id="36708" w:author="James Vu" w:date="2024-04-18T23:36:00Z"/>
                <w:b/>
                <w:bCs/>
                <w:color w:val="000000"/>
                <w:sz w:val="22"/>
                <w:szCs w:val="22"/>
                <w:rPrChange w:id="36709" w:author="James Vu" w:date="2024-04-18T23:49:00Z">
                  <w:rPr>
                    <w:ins w:id="36710" w:author="James Vu" w:date="2024-04-18T23:36:00Z"/>
                    <w:b/>
                    <w:bCs/>
                    <w:color w:val="000000"/>
                    <w:sz w:val="26"/>
                    <w:szCs w:val="26"/>
                  </w:rPr>
                </w:rPrChange>
              </w:rPr>
            </w:pPr>
            <w:ins w:id="36711" w:author="James Vu" w:date="2024-04-18T23:36:00Z">
              <w:r w:rsidRPr="00B053AF">
                <w:rPr>
                  <w:b/>
                  <w:bCs/>
                  <w:color w:val="000000"/>
                  <w:sz w:val="22"/>
                  <w:szCs w:val="22"/>
                  <w:rPrChange w:id="36712" w:author="James Vu" w:date="2024-04-18T23:49:00Z">
                    <w:rPr>
                      <w:b/>
                      <w:bCs/>
                      <w:color w:val="000000"/>
                      <w:sz w:val="26"/>
                      <w:szCs w:val="26"/>
                    </w:rPr>
                  </w:rPrChange>
                </w:rPr>
                <w:t>Hệ tính năng về lĩnh vực chăn nuôi, thú ý tỉnh Khánh Hòa (Giai đoạn 1)</w:t>
              </w:r>
            </w:ins>
          </w:p>
        </w:tc>
        <w:tc>
          <w:tcPr>
            <w:tcW w:w="1974" w:type="dxa"/>
            <w:shd w:val="clear" w:color="auto" w:fill="auto"/>
            <w:noWrap/>
            <w:vAlign w:val="center"/>
            <w:hideMark/>
            <w:tcPrChange w:id="36713" w:author="James Vu" w:date="2024-04-19T00:26:00Z">
              <w:tcPr>
                <w:tcW w:w="1974" w:type="dxa"/>
                <w:tcBorders>
                  <w:top w:val="nil"/>
                  <w:left w:val="nil"/>
                  <w:bottom w:val="single" w:sz="4" w:space="0" w:color="auto"/>
                  <w:right w:val="single" w:sz="4" w:space="0" w:color="auto"/>
                </w:tcBorders>
                <w:shd w:val="clear" w:color="000000" w:fill="EBF1DE"/>
                <w:noWrap/>
                <w:vAlign w:val="center"/>
                <w:hideMark/>
              </w:tcPr>
            </w:tcPrChange>
          </w:tcPr>
          <w:p w14:paraId="75E379E4" w14:textId="77777777" w:rsidR="001F08AC" w:rsidRPr="00B053AF" w:rsidRDefault="001F08AC">
            <w:pPr>
              <w:rPr>
                <w:ins w:id="36714" w:author="James Vu" w:date="2024-04-18T23:36:00Z"/>
                <w:b/>
                <w:bCs/>
                <w:color w:val="000000"/>
                <w:sz w:val="22"/>
                <w:szCs w:val="22"/>
                <w:rPrChange w:id="36715" w:author="James Vu" w:date="2024-04-18T23:49:00Z">
                  <w:rPr>
                    <w:ins w:id="36716" w:author="James Vu" w:date="2024-04-18T23:36:00Z"/>
                    <w:b/>
                    <w:bCs/>
                    <w:color w:val="000000"/>
                    <w:sz w:val="26"/>
                    <w:szCs w:val="26"/>
                  </w:rPr>
                </w:rPrChange>
              </w:rPr>
            </w:pPr>
            <w:ins w:id="36717" w:author="James Vu" w:date="2024-04-18T23:36:00Z">
              <w:r w:rsidRPr="00B053AF">
                <w:rPr>
                  <w:b/>
                  <w:bCs/>
                  <w:color w:val="000000"/>
                  <w:sz w:val="22"/>
                  <w:szCs w:val="22"/>
                  <w:rPrChange w:id="36718" w:author="James Vu" w:date="2024-04-18T23:49:00Z">
                    <w:rPr>
                      <w:b/>
                      <w:bCs/>
                      <w:color w:val="000000"/>
                      <w:sz w:val="26"/>
                      <w:szCs w:val="26"/>
                    </w:rPr>
                  </w:rPrChange>
                </w:rPr>
                <w:t> </w:t>
              </w:r>
            </w:ins>
          </w:p>
        </w:tc>
        <w:tc>
          <w:tcPr>
            <w:tcW w:w="888" w:type="dxa"/>
            <w:shd w:val="clear" w:color="auto" w:fill="auto"/>
            <w:noWrap/>
            <w:vAlign w:val="center"/>
            <w:hideMark/>
            <w:tcPrChange w:id="36719" w:author="James Vu" w:date="2024-04-19T00:26:00Z">
              <w:tcPr>
                <w:tcW w:w="888" w:type="dxa"/>
                <w:tcBorders>
                  <w:top w:val="nil"/>
                  <w:left w:val="nil"/>
                  <w:bottom w:val="single" w:sz="4" w:space="0" w:color="auto"/>
                  <w:right w:val="single" w:sz="4" w:space="0" w:color="auto"/>
                </w:tcBorders>
                <w:shd w:val="clear" w:color="000000" w:fill="EBF1DE"/>
                <w:noWrap/>
                <w:vAlign w:val="center"/>
                <w:hideMark/>
              </w:tcPr>
            </w:tcPrChange>
          </w:tcPr>
          <w:p w14:paraId="32C817CA" w14:textId="77777777" w:rsidR="001F08AC" w:rsidRPr="00B053AF" w:rsidRDefault="001F08AC">
            <w:pPr>
              <w:jc w:val="center"/>
              <w:rPr>
                <w:ins w:id="36720" w:author="James Vu" w:date="2024-04-18T23:36:00Z"/>
                <w:b/>
                <w:bCs/>
                <w:color w:val="000000"/>
                <w:sz w:val="22"/>
                <w:szCs w:val="22"/>
                <w:rPrChange w:id="36721" w:author="James Vu" w:date="2024-04-18T23:49:00Z">
                  <w:rPr>
                    <w:ins w:id="36722" w:author="James Vu" w:date="2024-04-18T23:36:00Z"/>
                    <w:b/>
                    <w:bCs/>
                    <w:color w:val="000000"/>
                    <w:sz w:val="26"/>
                    <w:szCs w:val="26"/>
                  </w:rPr>
                </w:rPrChange>
              </w:rPr>
            </w:pPr>
            <w:ins w:id="36723" w:author="James Vu" w:date="2024-04-18T23:36:00Z">
              <w:r w:rsidRPr="00B053AF">
                <w:rPr>
                  <w:b/>
                  <w:bCs/>
                  <w:color w:val="000000"/>
                  <w:sz w:val="22"/>
                  <w:szCs w:val="22"/>
                  <w:rPrChange w:id="36724" w:author="James Vu" w:date="2024-04-18T23:49:00Z">
                    <w:rPr>
                      <w:b/>
                      <w:bCs/>
                      <w:color w:val="000000"/>
                      <w:sz w:val="26"/>
                      <w:szCs w:val="26"/>
                    </w:rPr>
                  </w:rPrChange>
                </w:rPr>
                <w:t> </w:t>
              </w:r>
            </w:ins>
          </w:p>
        </w:tc>
        <w:tc>
          <w:tcPr>
            <w:tcW w:w="997" w:type="dxa"/>
            <w:shd w:val="clear" w:color="auto" w:fill="auto"/>
            <w:noWrap/>
            <w:vAlign w:val="center"/>
            <w:hideMark/>
            <w:tcPrChange w:id="36725" w:author="James Vu" w:date="2024-04-19T00:26:00Z">
              <w:tcPr>
                <w:tcW w:w="997" w:type="dxa"/>
                <w:tcBorders>
                  <w:top w:val="nil"/>
                  <w:left w:val="nil"/>
                  <w:bottom w:val="single" w:sz="4" w:space="0" w:color="auto"/>
                  <w:right w:val="single" w:sz="4" w:space="0" w:color="auto"/>
                </w:tcBorders>
                <w:shd w:val="clear" w:color="000000" w:fill="EBF1DE"/>
                <w:noWrap/>
                <w:vAlign w:val="center"/>
                <w:hideMark/>
              </w:tcPr>
            </w:tcPrChange>
          </w:tcPr>
          <w:p w14:paraId="414572E1" w14:textId="77777777" w:rsidR="001F08AC" w:rsidRPr="00B053AF" w:rsidRDefault="001F08AC">
            <w:pPr>
              <w:jc w:val="center"/>
              <w:rPr>
                <w:ins w:id="36726" w:author="James Vu" w:date="2024-04-18T23:36:00Z"/>
                <w:b/>
                <w:bCs/>
                <w:color w:val="000000"/>
                <w:sz w:val="22"/>
                <w:szCs w:val="22"/>
                <w:rPrChange w:id="36727" w:author="James Vu" w:date="2024-04-18T23:49:00Z">
                  <w:rPr>
                    <w:ins w:id="36728" w:author="James Vu" w:date="2024-04-18T23:36:00Z"/>
                    <w:b/>
                    <w:bCs/>
                    <w:color w:val="000000"/>
                    <w:sz w:val="26"/>
                    <w:szCs w:val="26"/>
                  </w:rPr>
                </w:rPrChange>
              </w:rPr>
            </w:pPr>
            <w:ins w:id="36729" w:author="James Vu" w:date="2024-04-18T23:36:00Z">
              <w:r w:rsidRPr="00B053AF">
                <w:rPr>
                  <w:b/>
                  <w:bCs/>
                  <w:color w:val="000000"/>
                  <w:sz w:val="22"/>
                  <w:szCs w:val="22"/>
                  <w:rPrChange w:id="36730" w:author="James Vu" w:date="2024-04-18T23:49:00Z">
                    <w:rPr>
                      <w:b/>
                      <w:bCs/>
                      <w:color w:val="000000"/>
                      <w:sz w:val="26"/>
                      <w:szCs w:val="26"/>
                    </w:rPr>
                  </w:rPrChange>
                </w:rPr>
                <w:t> </w:t>
              </w:r>
            </w:ins>
          </w:p>
        </w:tc>
        <w:tc>
          <w:tcPr>
            <w:tcW w:w="1290" w:type="dxa"/>
            <w:shd w:val="clear" w:color="auto" w:fill="auto"/>
            <w:noWrap/>
            <w:vAlign w:val="center"/>
            <w:hideMark/>
            <w:tcPrChange w:id="36731" w:author="James Vu" w:date="2024-04-19T00:26:00Z">
              <w:tcPr>
                <w:tcW w:w="1290" w:type="dxa"/>
                <w:gridSpan w:val="2"/>
                <w:tcBorders>
                  <w:top w:val="nil"/>
                  <w:left w:val="nil"/>
                  <w:bottom w:val="single" w:sz="4" w:space="0" w:color="auto"/>
                  <w:right w:val="single" w:sz="4" w:space="0" w:color="auto"/>
                </w:tcBorders>
                <w:shd w:val="clear" w:color="000000" w:fill="EBF1DE"/>
                <w:noWrap/>
                <w:vAlign w:val="center"/>
                <w:hideMark/>
              </w:tcPr>
            </w:tcPrChange>
          </w:tcPr>
          <w:p w14:paraId="2054FB0E" w14:textId="77777777" w:rsidR="001F08AC" w:rsidRPr="00B053AF" w:rsidRDefault="001F08AC">
            <w:pPr>
              <w:jc w:val="center"/>
              <w:rPr>
                <w:ins w:id="36732" w:author="James Vu" w:date="2024-04-18T23:36:00Z"/>
                <w:b/>
                <w:bCs/>
                <w:color w:val="000000"/>
                <w:sz w:val="22"/>
                <w:szCs w:val="22"/>
                <w:rPrChange w:id="36733" w:author="James Vu" w:date="2024-04-18T23:49:00Z">
                  <w:rPr>
                    <w:ins w:id="36734" w:author="James Vu" w:date="2024-04-18T23:36:00Z"/>
                    <w:b/>
                    <w:bCs/>
                    <w:color w:val="000000"/>
                    <w:sz w:val="26"/>
                    <w:szCs w:val="26"/>
                  </w:rPr>
                </w:rPrChange>
              </w:rPr>
            </w:pPr>
            <w:ins w:id="36735" w:author="James Vu" w:date="2024-04-18T23:36:00Z">
              <w:r w:rsidRPr="00B053AF">
                <w:rPr>
                  <w:b/>
                  <w:bCs/>
                  <w:color w:val="000000"/>
                  <w:sz w:val="22"/>
                  <w:szCs w:val="22"/>
                  <w:rPrChange w:id="36736" w:author="James Vu" w:date="2024-04-18T23:49:00Z">
                    <w:rPr>
                      <w:b/>
                      <w:bCs/>
                      <w:color w:val="000000"/>
                      <w:sz w:val="26"/>
                      <w:szCs w:val="26"/>
                    </w:rPr>
                  </w:rPrChange>
                </w:rPr>
                <w:t> </w:t>
              </w:r>
            </w:ins>
          </w:p>
        </w:tc>
        <w:tc>
          <w:tcPr>
            <w:tcW w:w="2079" w:type="dxa"/>
            <w:shd w:val="clear" w:color="auto" w:fill="auto"/>
            <w:vAlign w:val="center"/>
            <w:hideMark/>
            <w:tcPrChange w:id="36737" w:author="James Vu" w:date="2024-04-19T00:26:00Z">
              <w:tcPr>
                <w:tcW w:w="2079" w:type="dxa"/>
                <w:tcBorders>
                  <w:top w:val="nil"/>
                  <w:left w:val="nil"/>
                  <w:bottom w:val="single" w:sz="4" w:space="0" w:color="auto"/>
                  <w:right w:val="single" w:sz="4" w:space="0" w:color="auto"/>
                </w:tcBorders>
                <w:shd w:val="clear" w:color="000000" w:fill="EBF1DE"/>
                <w:vAlign w:val="center"/>
                <w:hideMark/>
              </w:tcPr>
            </w:tcPrChange>
          </w:tcPr>
          <w:p w14:paraId="77300F57" w14:textId="77777777" w:rsidR="001F08AC" w:rsidRPr="00B053AF" w:rsidRDefault="001F08AC">
            <w:pPr>
              <w:jc w:val="center"/>
              <w:rPr>
                <w:ins w:id="36738" w:author="James Vu" w:date="2024-04-18T23:36:00Z"/>
                <w:b/>
                <w:bCs/>
                <w:color w:val="000000"/>
                <w:sz w:val="22"/>
                <w:szCs w:val="22"/>
                <w:rPrChange w:id="36739" w:author="James Vu" w:date="2024-04-18T23:49:00Z">
                  <w:rPr>
                    <w:ins w:id="36740" w:author="James Vu" w:date="2024-04-18T23:36:00Z"/>
                    <w:b/>
                    <w:bCs/>
                    <w:color w:val="000000"/>
                    <w:sz w:val="26"/>
                    <w:szCs w:val="26"/>
                  </w:rPr>
                </w:rPrChange>
              </w:rPr>
            </w:pPr>
            <w:ins w:id="36741" w:author="James Vu" w:date="2024-04-18T23:36:00Z">
              <w:r w:rsidRPr="00B053AF">
                <w:rPr>
                  <w:b/>
                  <w:bCs/>
                  <w:color w:val="000000"/>
                  <w:sz w:val="22"/>
                  <w:szCs w:val="22"/>
                  <w:rPrChange w:id="36742" w:author="James Vu" w:date="2024-04-18T23:49:00Z">
                    <w:rPr>
                      <w:b/>
                      <w:bCs/>
                      <w:color w:val="000000"/>
                      <w:sz w:val="26"/>
                      <w:szCs w:val="26"/>
                    </w:rPr>
                  </w:rPrChange>
                </w:rPr>
                <w:t> </w:t>
              </w:r>
            </w:ins>
          </w:p>
        </w:tc>
        <w:tc>
          <w:tcPr>
            <w:tcW w:w="1416" w:type="dxa"/>
            <w:shd w:val="clear" w:color="auto" w:fill="auto"/>
            <w:vAlign w:val="center"/>
            <w:hideMark/>
            <w:tcPrChange w:id="36743" w:author="James Vu" w:date="2024-04-19T00:26:00Z">
              <w:tcPr>
                <w:tcW w:w="1416" w:type="dxa"/>
                <w:gridSpan w:val="2"/>
                <w:tcBorders>
                  <w:top w:val="nil"/>
                  <w:left w:val="nil"/>
                  <w:bottom w:val="single" w:sz="4" w:space="0" w:color="auto"/>
                  <w:right w:val="single" w:sz="4" w:space="0" w:color="auto"/>
                </w:tcBorders>
                <w:shd w:val="clear" w:color="000000" w:fill="EBF1DE"/>
                <w:vAlign w:val="center"/>
                <w:hideMark/>
              </w:tcPr>
            </w:tcPrChange>
          </w:tcPr>
          <w:p w14:paraId="09C972D9" w14:textId="77777777" w:rsidR="001F08AC" w:rsidRPr="00B053AF" w:rsidRDefault="001F08AC">
            <w:pPr>
              <w:jc w:val="center"/>
              <w:rPr>
                <w:ins w:id="36744" w:author="James Vu" w:date="2024-04-18T23:36:00Z"/>
                <w:b/>
                <w:bCs/>
                <w:color w:val="000000"/>
                <w:sz w:val="22"/>
                <w:szCs w:val="22"/>
                <w:rPrChange w:id="36745" w:author="James Vu" w:date="2024-04-18T23:49:00Z">
                  <w:rPr>
                    <w:ins w:id="36746" w:author="James Vu" w:date="2024-04-18T23:36:00Z"/>
                    <w:b/>
                    <w:bCs/>
                    <w:color w:val="000000"/>
                    <w:sz w:val="26"/>
                    <w:szCs w:val="26"/>
                  </w:rPr>
                </w:rPrChange>
              </w:rPr>
            </w:pPr>
            <w:ins w:id="36747" w:author="James Vu" w:date="2024-04-18T23:36:00Z">
              <w:r w:rsidRPr="00B053AF">
                <w:rPr>
                  <w:b/>
                  <w:bCs/>
                  <w:color w:val="000000"/>
                  <w:sz w:val="22"/>
                  <w:szCs w:val="22"/>
                  <w:rPrChange w:id="36748" w:author="James Vu" w:date="2024-04-18T23:49:00Z">
                    <w:rPr>
                      <w:b/>
                      <w:bCs/>
                      <w:color w:val="000000"/>
                      <w:sz w:val="26"/>
                      <w:szCs w:val="26"/>
                    </w:rPr>
                  </w:rPrChange>
                </w:rPr>
                <w:t> </w:t>
              </w:r>
            </w:ins>
          </w:p>
        </w:tc>
        <w:tc>
          <w:tcPr>
            <w:tcW w:w="1715" w:type="dxa"/>
            <w:shd w:val="clear" w:color="auto" w:fill="auto"/>
            <w:vAlign w:val="center"/>
            <w:hideMark/>
            <w:tcPrChange w:id="36749" w:author="James Vu" w:date="2024-04-19T00:26:00Z">
              <w:tcPr>
                <w:tcW w:w="1715" w:type="dxa"/>
                <w:gridSpan w:val="2"/>
                <w:tcBorders>
                  <w:top w:val="nil"/>
                  <w:left w:val="nil"/>
                  <w:bottom w:val="single" w:sz="4" w:space="0" w:color="auto"/>
                  <w:right w:val="single" w:sz="4" w:space="0" w:color="auto"/>
                </w:tcBorders>
                <w:shd w:val="clear" w:color="000000" w:fill="EBF1DE"/>
                <w:vAlign w:val="center"/>
                <w:hideMark/>
              </w:tcPr>
            </w:tcPrChange>
          </w:tcPr>
          <w:p w14:paraId="10479413" w14:textId="77777777" w:rsidR="001F08AC" w:rsidRPr="00B053AF" w:rsidRDefault="001F08AC">
            <w:pPr>
              <w:jc w:val="center"/>
              <w:rPr>
                <w:ins w:id="36750" w:author="James Vu" w:date="2024-04-18T23:36:00Z"/>
                <w:b/>
                <w:bCs/>
                <w:color w:val="000000"/>
                <w:sz w:val="22"/>
                <w:szCs w:val="22"/>
                <w:rPrChange w:id="36751" w:author="James Vu" w:date="2024-04-18T23:49:00Z">
                  <w:rPr>
                    <w:ins w:id="36752" w:author="James Vu" w:date="2024-04-18T23:36:00Z"/>
                    <w:b/>
                    <w:bCs/>
                    <w:color w:val="000000"/>
                    <w:sz w:val="26"/>
                    <w:szCs w:val="26"/>
                  </w:rPr>
                </w:rPrChange>
              </w:rPr>
            </w:pPr>
            <w:ins w:id="36753" w:author="James Vu" w:date="2024-04-18T23:36:00Z">
              <w:r w:rsidRPr="00B053AF">
                <w:rPr>
                  <w:b/>
                  <w:bCs/>
                  <w:color w:val="000000"/>
                  <w:sz w:val="22"/>
                  <w:szCs w:val="22"/>
                  <w:rPrChange w:id="36754" w:author="James Vu" w:date="2024-04-18T23:49:00Z">
                    <w:rPr>
                      <w:b/>
                      <w:bCs/>
                      <w:color w:val="000000"/>
                      <w:sz w:val="26"/>
                      <w:szCs w:val="26"/>
                    </w:rPr>
                  </w:rPrChange>
                </w:rPr>
                <w:t> </w:t>
              </w:r>
            </w:ins>
          </w:p>
        </w:tc>
        <w:tc>
          <w:tcPr>
            <w:tcW w:w="1589" w:type="dxa"/>
            <w:shd w:val="clear" w:color="auto" w:fill="auto"/>
            <w:noWrap/>
            <w:vAlign w:val="center"/>
            <w:hideMark/>
            <w:tcPrChange w:id="36755" w:author="James Vu" w:date="2024-04-19T00:26:00Z">
              <w:tcPr>
                <w:tcW w:w="1589" w:type="dxa"/>
                <w:gridSpan w:val="2"/>
                <w:tcBorders>
                  <w:top w:val="nil"/>
                  <w:left w:val="nil"/>
                  <w:bottom w:val="single" w:sz="4" w:space="0" w:color="auto"/>
                  <w:right w:val="single" w:sz="4" w:space="0" w:color="auto"/>
                </w:tcBorders>
                <w:shd w:val="clear" w:color="000000" w:fill="EBF1DE"/>
                <w:noWrap/>
                <w:vAlign w:val="center"/>
                <w:hideMark/>
              </w:tcPr>
            </w:tcPrChange>
          </w:tcPr>
          <w:p w14:paraId="25085AF2" w14:textId="77777777" w:rsidR="001F08AC" w:rsidRPr="00B053AF" w:rsidRDefault="001F08AC">
            <w:pPr>
              <w:rPr>
                <w:ins w:id="36756" w:author="James Vu" w:date="2024-04-18T23:36:00Z"/>
                <w:b/>
                <w:bCs/>
                <w:color w:val="000000"/>
                <w:sz w:val="22"/>
                <w:szCs w:val="22"/>
                <w:rPrChange w:id="36757" w:author="James Vu" w:date="2024-04-18T23:49:00Z">
                  <w:rPr>
                    <w:ins w:id="36758" w:author="James Vu" w:date="2024-04-18T23:36:00Z"/>
                    <w:b/>
                    <w:bCs/>
                    <w:color w:val="000000"/>
                    <w:sz w:val="26"/>
                    <w:szCs w:val="26"/>
                  </w:rPr>
                </w:rPrChange>
              </w:rPr>
            </w:pPr>
            <w:ins w:id="36759" w:author="James Vu" w:date="2024-04-18T23:36:00Z">
              <w:r w:rsidRPr="00B053AF">
                <w:rPr>
                  <w:b/>
                  <w:bCs/>
                  <w:color w:val="000000"/>
                  <w:sz w:val="22"/>
                  <w:szCs w:val="22"/>
                  <w:rPrChange w:id="36760" w:author="James Vu" w:date="2024-04-18T23:49:00Z">
                    <w:rPr>
                      <w:b/>
                      <w:bCs/>
                      <w:color w:val="000000"/>
                      <w:sz w:val="26"/>
                      <w:szCs w:val="26"/>
                    </w:rPr>
                  </w:rPrChange>
                </w:rPr>
                <w:t> </w:t>
              </w:r>
            </w:ins>
          </w:p>
        </w:tc>
      </w:tr>
      <w:tr w:rsidR="00B053AF" w:rsidRPr="00B053AF" w14:paraId="0B3A1F77" w14:textId="77777777" w:rsidTr="003C02FF">
        <w:trPr>
          <w:trHeight w:val="20"/>
          <w:ins w:id="36761" w:author="James Vu" w:date="2024-04-18T23:36:00Z"/>
          <w:trPrChange w:id="36762" w:author="James Vu" w:date="2024-04-19T00:26:00Z">
            <w:trPr>
              <w:trHeight w:val="20"/>
            </w:trPr>
          </w:trPrChange>
        </w:trPr>
        <w:tc>
          <w:tcPr>
            <w:tcW w:w="697" w:type="dxa"/>
            <w:shd w:val="clear" w:color="auto" w:fill="auto"/>
            <w:vAlign w:val="center"/>
            <w:hideMark/>
            <w:tcPrChange w:id="36763"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26DA989F" w14:textId="77777777" w:rsidR="001F08AC" w:rsidRPr="00B053AF" w:rsidRDefault="001F08AC">
            <w:pPr>
              <w:jc w:val="center"/>
              <w:rPr>
                <w:ins w:id="36764" w:author="James Vu" w:date="2024-04-18T23:36:00Z"/>
                <w:color w:val="000000"/>
                <w:sz w:val="22"/>
                <w:szCs w:val="22"/>
                <w:rPrChange w:id="36765" w:author="James Vu" w:date="2024-04-18T23:49:00Z">
                  <w:rPr>
                    <w:ins w:id="36766" w:author="James Vu" w:date="2024-04-18T23:36:00Z"/>
                    <w:color w:val="000000"/>
                    <w:sz w:val="26"/>
                    <w:szCs w:val="26"/>
                  </w:rPr>
                </w:rPrChange>
              </w:rPr>
            </w:pPr>
            <w:ins w:id="36767" w:author="James Vu" w:date="2024-04-18T23:36:00Z">
              <w:r w:rsidRPr="00B053AF">
                <w:rPr>
                  <w:color w:val="000000"/>
                  <w:sz w:val="22"/>
                  <w:szCs w:val="22"/>
                  <w:rPrChange w:id="36768" w:author="James Vu" w:date="2024-04-18T23:49:00Z">
                    <w:rPr>
                      <w:color w:val="000000"/>
                      <w:sz w:val="26"/>
                      <w:szCs w:val="26"/>
                    </w:rPr>
                  </w:rPrChange>
                </w:rPr>
                <w:t>3.6.1</w:t>
              </w:r>
            </w:ins>
          </w:p>
        </w:tc>
        <w:tc>
          <w:tcPr>
            <w:tcW w:w="1804" w:type="dxa"/>
            <w:shd w:val="clear" w:color="auto" w:fill="auto"/>
            <w:vAlign w:val="center"/>
            <w:hideMark/>
            <w:tcPrChange w:id="36769"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2B1DC216" w14:textId="77777777" w:rsidR="001F08AC" w:rsidRPr="00B053AF" w:rsidRDefault="001F08AC">
            <w:pPr>
              <w:rPr>
                <w:ins w:id="36770" w:author="James Vu" w:date="2024-04-18T23:36:00Z"/>
                <w:color w:val="000000"/>
                <w:sz w:val="22"/>
                <w:szCs w:val="22"/>
                <w:rPrChange w:id="36771" w:author="James Vu" w:date="2024-04-18T23:49:00Z">
                  <w:rPr>
                    <w:ins w:id="36772" w:author="James Vu" w:date="2024-04-18T23:36:00Z"/>
                    <w:color w:val="000000"/>
                    <w:sz w:val="26"/>
                    <w:szCs w:val="26"/>
                  </w:rPr>
                </w:rPrChange>
              </w:rPr>
            </w:pPr>
            <w:ins w:id="36773" w:author="James Vu" w:date="2024-04-18T23:36:00Z">
              <w:r w:rsidRPr="00B053AF">
                <w:rPr>
                  <w:color w:val="000000"/>
                  <w:sz w:val="22"/>
                  <w:szCs w:val="22"/>
                  <w:rPrChange w:id="36774" w:author="James Vu" w:date="2024-04-18T23:49:00Z">
                    <w:rPr>
                      <w:color w:val="000000"/>
                      <w:sz w:val="26"/>
                      <w:szCs w:val="26"/>
                    </w:rPr>
                  </w:rPrChange>
                </w:rPr>
                <w:t>Thuê chuyên gia: xây dựng kiến trúc hệ thống kỹ thuật , tính năng chi tiết của phần mềm nội bộ, phân tích số hoá quy trình nghiệp vụ và các hoạt động khác</w:t>
              </w:r>
            </w:ins>
          </w:p>
        </w:tc>
        <w:tc>
          <w:tcPr>
            <w:tcW w:w="1974" w:type="dxa"/>
            <w:shd w:val="clear" w:color="auto" w:fill="auto"/>
            <w:vAlign w:val="center"/>
            <w:hideMark/>
            <w:tcPrChange w:id="36775"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2FAB93EB" w14:textId="77777777" w:rsidR="001F08AC" w:rsidRPr="00B053AF" w:rsidRDefault="001F08AC">
            <w:pPr>
              <w:rPr>
                <w:ins w:id="36776" w:author="James Vu" w:date="2024-04-18T23:36:00Z"/>
                <w:color w:val="000000"/>
                <w:sz w:val="22"/>
                <w:szCs w:val="22"/>
                <w:rPrChange w:id="36777" w:author="James Vu" w:date="2024-04-18T23:49:00Z">
                  <w:rPr>
                    <w:ins w:id="36778" w:author="James Vu" w:date="2024-04-18T23:36:00Z"/>
                    <w:color w:val="000000"/>
                    <w:sz w:val="26"/>
                    <w:szCs w:val="26"/>
                  </w:rPr>
                </w:rPrChange>
              </w:rPr>
            </w:pPr>
            <w:ins w:id="36779" w:author="James Vu" w:date="2024-04-18T23:36:00Z">
              <w:r w:rsidRPr="00B053AF">
                <w:rPr>
                  <w:color w:val="000000"/>
                  <w:sz w:val="22"/>
                  <w:szCs w:val="22"/>
                  <w:rPrChange w:id="36780" w:author="James Vu" w:date="2024-04-18T23:49:00Z">
                    <w:rPr>
                      <w:color w:val="000000"/>
                      <w:sz w:val="26"/>
                      <w:szCs w:val="26"/>
                    </w:rPr>
                  </w:rPrChange>
                </w:rPr>
                <w:t> </w:t>
              </w:r>
            </w:ins>
          </w:p>
        </w:tc>
        <w:tc>
          <w:tcPr>
            <w:tcW w:w="888" w:type="dxa"/>
            <w:shd w:val="clear" w:color="auto" w:fill="auto"/>
            <w:vAlign w:val="center"/>
            <w:hideMark/>
            <w:tcPrChange w:id="36781"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6456749D" w14:textId="77777777" w:rsidR="001F08AC" w:rsidRPr="00B053AF" w:rsidRDefault="001F08AC">
            <w:pPr>
              <w:jc w:val="center"/>
              <w:rPr>
                <w:ins w:id="36782" w:author="James Vu" w:date="2024-04-18T23:36:00Z"/>
                <w:color w:val="000000"/>
                <w:sz w:val="22"/>
                <w:szCs w:val="22"/>
                <w:rPrChange w:id="36783" w:author="James Vu" w:date="2024-04-18T23:49:00Z">
                  <w:rPr>
                    <w:ins w:id="36784" w:author="James Vu" w:date="2024-04-18T23:36:00Z"/>
                    <w:color w:val="000000"/>
                    <w:sz w:val="26"/>
                    <w:szCs w:val="26"/>
                  </w:rPr>
                </w:rPrChange>
              </w:rPr>
            </w:pPr>
            <w:ins w:id="36785" w:author="James Vu" w:date="2024-04-18T23:36:00Z">
              <w:r w:rsidRPr="00B053AF">
                <w:rPr>
                  <w:color w:val="000000"/>
                  <w:sz w:val="22"/>
                  <w:szCs w:val="22"/>
                  <w:rPrChange w:id="36786" w:author="James Vu" w:date="2024-04-18T23:49:00Z">
                    <w:rPr>
                      <w:color w:val="000000"/>
                      <w:sz w:val="26"/>
                      <w:szCs w:val="26"/>
                    </w:rPr>
                  </w:rPrChange>
                </w:rPr>
                <w:t>Gói</w:t>
              </w:r>
            </w:ins>
          </w:p>
        </w:tc>
        <w:tc>
          <w:tcPr>
            <w:tcW w:w="997" w:type="dxa"/>
            <w:shd w:val="clear" w:color="auto" w:fill="auto"/>
            <w:vAlign w:val="center"/>
            <w:hideMark/>
            <w:tcPrChange w:id="36787"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63C4877F" w14:textId="77777777" w:rsidR="001F08AC" w:rsidRPr="00B053AF" w:rsidRDefault="001F08AC">
            <w:pPr>
              <w:jc w:val="center"/>
              <w:rPr>
                <w:ins w:id="36788" w:author="James Vu" w:date="2024-04-18T23:36:00Z"/>
                <w:color w:val="000000"/>
                <w:sz w:val="22"/>
                <w:szCs w:val="22"/>
                <w:rPrChange w:id="36789" w:author="James Vu" w:date="2024-04-18T23:49:00Z">
                  <w:rPr>
                    <w:ins w:id="36790" w:author="James Vu" w:date="2024-04-18T23:36:00Z"/>
                    <w:color w:val="000000"/>
                    <w:sz w:val="26"/>
                    <w:szCs w:val="26"/>
                  </w:rPr>
                </w:rPrChange>
              </w:rPr>
            </w:pPr>
            <w:ins w:id="36791" w:author="James Vu" w:date="2024-04-18T23:36:00Z">
              <w:r w:rsidRPr="00B053AF">
                <w:rPr>
                  <w:color w:val="000000"/>
                  <w:sz w:val="22"/>
                  <w:szCs w:val="22"/>
                  <w:rPrChange w:id="36792" w:author="James Vu" w:date="2024-04-18T23:49:00Z">
                    <w:rPr>
                      <w:color w:val="000000"/>
                      <w:sz w:val="26"/>
                      <w:szCs w:val="26"/>
                    </w:rPr>
                  </w:rPrChange>
                </w:rPr>
                <w:t>1</w:t>
              </w:r>
            </w:ins>
          </w:p>
        </w:tc>
        <w:tc>
          <w:tcPr>
            <w:tcW w:w="1290" w:type="dxa"/>
            <w:shd w:val="clear" w:color="auto" w:fill="auto"/>
            <w:vAlign w:val="center"/>
            <w:hideMark/>
            <w:tcPrChange w:id="36793"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058EF286" w14:textId="77777777" w:rsidR="001F08AC" w:rsidRPr="00B053AF" w:rsidRDefault="001F08AC">
            <w:pPr>
              <w:jc w:val="center"/>
              <w:rPr>
                <w:ins w:id="36794" w:author="James Vu" w:date="2024-04-18T23:36:00Z"/>
                <w:color w:val="000000"/>
                <w:sz w:val="22"/>
                <w:szCs w:val="22"/>
                <w:rPrChange w:id="36795" w:author="James Vu" w:date="2024-04-18T23:49:00Z">
                  <w:rPr>
                    <w:ins w:id="36796" w:author="James Vu" w:date="2024-04-18T23:36:00Z"/>
                    <w:color w:val="000000"/>
                    <w:sz w:val="26"/>
                    <w:szCs w:val="26"/>
                  </w:rPr>
                </w:rPrChange>
              </w:rPr>
            </w:pPr>
            <w:ins w:id="36797" w:author="James Vu" w:date="2024-04-18T23:36:00Z">
              <w:r w:rsidRPr="00B053AF">
                <w:rPr>
                  <w:color w:val="000000"/>
                  <w:sz w:val="22"/>
                  <w:szCs w:val="22"/>
                  <w:rPrChange w:id="36798" w:author="James Vu" w:date="2024-04-18T23:49:00Z">
                    <w:rPr>
                      <w:color w:val="000000"/>
                      <w:sz w:val="26"/>
                      <w:szCs w:val="26"/>
                    </w:rPr>
                  </w:rPrChange>
                </w:rPr>
                <w:t>400.000.000</w:t>
              </w:r>
            </w:ins>
          </w:p>
        </w:tc>
        <w:tc>
          <w:tcPr>
            <w:tcW w:w="2079" w:type="dxa"/>
            <w:shd w:val="clear" w:color="auto" w:fill="auto"/>
            <w:vAlign w:val="center"/>
            <w:hideMark/>
            <w:tcPrChange w:id="36799"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57FABAEC" w14:textId="77777777" w:rsidR="001F08AC" w:rsidRPr="00B053AF" w:rsidRDefault="001F08AC">
            <w:pPr>
              <w:jc w:val="center"/>
              <w:rPr>
                <w:ins w:id="36800" w:author="James Vu" w:date="2024-04-18T23:36:00Z"/>
                <w:color w:val="000000"/>
                <w:sz w:val="22"/>
                <w:szCs w:val="22"/>
                <w:rPrChange w:id="36801" w:author="James Vu" w:date="2024-04-18T23:49:00Z">
                  <w:rPr>
                    <w:ins w:id="36802" w:author="James Vu" w:date="2024-04-18T23:36:00Z"/>
                    <w:color w:val="000000"/>
                    <w:sz w:val="26"/>
                    <w:szCs w:val="26"/>
                  </w:rPr>
                </w:rPrChange>
              </w:rPr>
            </w:pPr>
            <w:ins w:id="36803" w:author="James Vu" w:date="2024-04-18T23:36:00Z">
              <w:r w:rsidRPr="00B053AF">
                <w:rPr>
                  <w:color w:val="000000"/>
                  <w:sz w:val="22"/>
                  <w:szCs w:val="22"/>
                  <w:rPrChange w:id="36804" w:author="James Vu" w:date="2024-04-18T23:49:00Z">
                    <w:rPr>
                      <w:color w:val="000000"/>
                      <w:sz w:val="26"/>
                      <w:szCs w:val="26"/>
                    </w:rPr>
                  </w:rPrChange>
                </w:rPr>
                <w:t>400.000.000</w:t>
              </w:r>
            </w:ins>
          </w:p>
        </w:tc>
        <w:tc>
          <w:tcPr>
            <w:tcW w:w="1416" w:type="dxa"/>
            <w:shd w:val="clear" w:color="auto" w:fill="auto"/>
            <w:vAlign w:val="center"/>
            <w:hideMark/>
            <w:tcPrChange w:id="36805"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48E1CB12" w14:textId="77777777" w:rsidR="001F08AC" w:rsidRPr="00B053AF" w:rsidRDefault="001F08AC">
            <w:pPr>
              <w:jc w:val="center"/>
              <w:rPr>
                <w:ins w:id="36806" w:author="James Vu" w:date="2024-04-18T23:36:00Z"/>
                <w:color w:val="000000"/>
                <w:sz w:val="22"/>
                <w:szCs w:val="22"/>
                <w:rPrChange w:id="36807" w:author="James Vu" w:date="2024-04-18T23:49:00Z">
                  <w:rPr>
                    <w:ins w:id="36808" w:author="James Vu" w:date="2024-04-18T23:36:00Z"/>
                    <w:color w:val="000000"/>
                    <w:sz w:val="26"/>
                    <w:szCs w:val="26"/>
                  </w:rPr>
                </w:rPrChange>
              </w:rPr>
            </w:pPr>
            <w:ins w:id="36809" w:author="James Vu" w:date="2024-04-18T23:36:00Z">
              <w:r w:rsidRPr="00B053AF">
                <w:rPr>
                  <w:color w:val="000000"/>
                  <w:sz w:val="22"/>
                  <w:szCs w:val="22"/>
                  <w:rPrChange w:id="36810" w:author="James Vu" w:date="2024-04-18T23:49:00Z">
                    <w:rPr>
                      <w:color w:val="000000"/>
                      <w:sz w:val="26"/>
                      <w:szCs w:val="26"/>
                    </w:rPr>
                  </w:rPrChange>
                </w:rPr>
                <w:t>40.000.000</w:t>
              </w:r>
            </w:ins>
          </w:p>
        </w:tc>
        <w:tc>
          <w:tcPr>
            <w:tcW w:w="1715" w:type="dxa"/>
            <w:shd w:val="clear" w:color="auto" w:fill="auto"/>
            <w:vAlign w:val="center"/>
            <w:hideMark/>
            <w:tcPrChange w:id="36811"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19385B7E" w14:textId="77777777" w:rsidR="001F08AC" w:rsidRPr="00B053AF" w:rsidRDefault="001F08AC">
            <w:pPr>
              <w:jc w:val="center"/>
              <w:rPr>
                <w:ins w:id="36812" w:author="James Vu" w:date="2024-04-18T23:36:00Z"/>
                <w:color w:val="000000"/>
                <w:sz w:val="22"/>
                <w:szCs w:val="22"/>
                <w:rPrChange w:id="36813" w:author="James Vu" w:date="2024-04-18T23:49:00Z">
                  <w:rPr>
                    <w:ins w:id="36814" w:author="James Vu" w:date="2024-04-18T23:36:00Z"/>
                    <w:color w:val="000000"/>
                    <w:sz w:val="26"/>
                    <w:szCs w:val="26"/>
                  </w:rPr>
                </w:rPrChange>
              </w:rPr>
            </w:pPr>
            <w:ins w:id="36815" w:author="James Vu" w:date="2024-04-18T23:36:00Z">
              <w:r w:rsidRPr="00B053AF">
                <w:rPr>
                  <w:color w:val="000000"/>
                  <w:sz w:val="22"/>
                  <w:szCs w:val="22"/>
                  <w:rPrChange w:id="36816" w:author="James Vu" w:date="2024-04-18T23:49:00Z">
                    <w:rPr>
                      <w:color w:val="000000"/>
                      <w:sz w:val="26"/>
                      <w:szCs w:val="26"/>
                    </w:rPr>
                  </w:rPrChange>
                </w:rPr>
                <w:t>440.000.000</w:t>
              </w:r>
            </w:ins>
          </w:p>
        </w:tc>
        <w:tc>
          <w:tcPr>
            <w:tcW w:w="1589" w:type="dxa"/>
            <w:shd w:val="clear" w:color="auto" w:fill="auto"/>
            <w:vAlign w:val="center"/>
            <w:hideMark/>
            <w:tcPrChange w:id="36817"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221A9E1B" w14:textId="77777777" w:rsidR="001F08AC" w:rsidRPr="00B053AF" w:rsidRDefault="001F08AC">
            <w:pPr>
              <w:rPr>
                <w:ins w:id="36818" w:author="James Vu" w:date="2024-04-18T23:36:00Z"/>
                <w:color w:val="000000"/>
                <w:sz w:val="22"/>
                <w:szCs w:val="22"/>
                <w:rPrChange w:id="36819" w:author="James Vu" w:date="2024-04-18T23:49:00Z">
                  <w:rPr>
                    <w:ins w:id="36820" w:author="James Vu" w:date="2024-04-18T23:36:00Z"/>
                    <w:color w:val="000000"/>
                    <w:sz w:val="26"/>
                    <w:szCs w:val="26"/>
                  </w:rPr>
                </w:rPrChange>
              </w:rPr>
            </w:pPr>
            <w:ins w:id="36821" w:author="James Vu" w:date="2024-04-18T23:36:00Z">
              <w:r w:rsidRPr="00B053AF">
                <w:rPr>
                  <w:color w:val="000000"/>
                  <w:sz w:val="22"/>
                  <w:szCs w:val="22"/>
                  <w:rPrChange w:id="36822" w:author="James Vu" w:date="2024-04-18T23:49:00Z">
                    <w:rPr>
                      <w:color w:val="000000"/>
                      <w:sz w:val="26"/>
                      <w:szCs w:val="26"/>
                    </w:rPr>
                  </w:rPrChange>
                </w:rPr>
                <w:t>Báo giá dự toán và triển khai thực hiện theo báo giá thực tế tại thời điểm triển khai</w:t>
              </w:r>
            </w:ins>
          </w:p>
        </w:tc>
      </w:tr>
      <w:tr w:rsidR="00B053AF" w:rsidRPr="00B053AF" w14:paraId="74F71373" w14:textId="77777777" w:rsidTr="003C02FF">
        <w:trPr>
          <w:trHeight w:val="20"/>
          <w:ins w:id="36823" w:author="James Vu" w:date="2024-04-18T23:36:00Z"/>
          <w:trPrChange w:id="36824" w:author="James Vu" w:date="2024-04-19T00:26:00Z">
            <w:trPr>
              <w:trHeight w:val="20"/>
            </w:trPr>
          </w:trPrChange>
        </w:trPr>
        <w:tc>
          <w:tcPr>
            <w:tcW w:w="697" w:type="dxa"/>
            <w:shd w:val="clear" w:color="auto" w:fill="auto"/>
            <w:vAlign w:val="center"/>
            <w:hideMark/>
            <w:tcPrChange w:id="36825"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4134D817" w14:textId="77777777" w:rsidR="001F08AC" w:rsidRPr="00B053AF" w:rsidRDefault="001F08AC">
            <w:pPr>
              <w:jc w:val="center"/>
              <w:rPr>
                <w:ins w:id="36826" w:author="James Vu" w:date="2024-04-18T23:36:00Z"/>
                <w:color w:val="000000"/>
                <w:sz w:val="22"/>
                <w:szCs w:val="22"/>
                <w:rPrChange w:id="36827" w:author="James Vu" w:date="2024-04-18T23:49:00Z">
                  <w:rPr>
                    <w:ins w:id="36828" w:author="James Vu" w:date="2024-04-18T23:36:00Z"/>
                    <w:color w:val="000000"/>
                    <w:sz w:val="26"/>
                    <w:szCs w:val="26"/>
                  </w:rPr>
                </w:rPrChange>
              </w:rPr>
            </w:pPr>
            <w:ins w:id="36829" w:author="James Vu" w:date="2024-04-18T23:36:00Z">
              <w:r w:rsidRPr="00B053AF">
                <w:rPr>
                  <w:color w:val="000000"/>
                  <w:sz w:val="22"/>
                  <w:szCs w:val="22"/>
                  <w:rPrChange w:id="36830" w:author="James Vu" w:date="2024-04-18T23:49:00Z">
                    <w:rPr>
                      <w:color w:val="000000"/>
                      <w:sz w:val="26"/>
                      <w:szCs w:val="26"/>
                    </w:rPr>
                  </w:rPrChange>
                </w:rPr>
                <w:t>3.6.2</w:t>
              </w:r>
            </w:ins>
          </w:p>
        </w:tc>
        <w:tc>
          <w:tcPr>
            <w:tcW w:w="1804" w:type="dxa"/>
            <w:shd w:val="clear" w:color="auto" w:fill="auto"/>
            <w:vAlign w:val="center"/>
            <w:hideMark/>
            <w:tcPrChange w:id="36831"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2352C04D" w14:textId="77777777" w:rsidR="001F08AC" w:rsidRPr="00B053AF" w:rsidRDefault="001F08AC">
            <w:pPr>
              <w:rPr>
                <w:ins w:id="36832" w:author="James Vu" w:date="2024-04-18T23:36:00Z"/>
                <w:color w:val="000000"/>
                <w:sz w:val="22"/>
                <w:szCs w:val="22"/>
                <w:rPrChange w:id="36833" w:author="James Vu" w:date="2024-04-18T23:49:00Z">
                  <w:rPr>
                    <w:ins w:id="36834" w:author="James Vu" w:date="2024-04-18T23:36:00Z"/>
                    <w:color w:val="000000"/>
                    <w:sz w:val="26"/>
                    <w:szCs w:val="26"/>
                  </w:rPr>
                </w:rPrChange>
              </w:rPr>
            </w:pPr>
            <w:ins w:id="36835" w:author="James Vu" w:date="2024-04-18T23:36:00Z">
              <w:r w:rsidRPr="00B053AF">
                <w:rPr>
                  <w:color w:val="000000"/>
                  <w:sz w:val="22"/>
                  <w:szCs w:val="22"/>
                  <w:rPrChange w:id="36836" w:author="James Vu" w:date="2024-04-18T23:49:00Z">
                    <w:rPr>
                      <w:color w:val="000000"/>
                      <w:sz w:val="26"/>
                      <w:szCs w:val="26"/>
                    </w:rPr>
                  </w:rPrChange>
                </w:rPr>
                <w:t>Xây dựng Hệ tính năng về lĩnh vực chăn nuôi, thú ý tỉnh Khánh Hòa (Giai đoạn 1)</w:t>
              </w:r>
            </w:ins>
          </w:p>
        </w:tc>
        <w:tc>
          <w:tcPr>
            <w:tcW w:w="1974" w:type="dxa"/>
            <w:shd w:val="clear" w:color="auto" w:fill="auto"/>
            <w:vAlign w:val="center"/>
            <w:hideMark/>
            <w:tcPrChange w:id="36837"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38A80A90" w14:textId="77777777" w:rsidR="001F08AC" w:rsidRPr="00B053AF" w:rsidRDefault="001F08AC">
            <w:pPr>
              <w:rPr>
                <w:ins w:id="36838" w:author="James Vu" w:date="2024-04-18T23:36:00Z"/>
                <w:color w:val="000000"/>
                <w:sz w:val="22"/>
                <w:szCs w:val="22"/>
                <w:rPrChange w:id="36839" w:author="James Vu" w:date="2024-04-18T23:49:00Z">
                  <w:rPr>
                    <w:ins w:id="36840" w:author="James Vu" w:date="2024-04-18T23:36:00Z"/>
                    <w:color w:val="000000"/>
                    <w:sz w:val="26"/>
                    <w:szCs w:val="26"/>
                  </w:rPr>
                </w:rPrChange>
              </w:rPr>
            </w:pPr>
            <w:ins w:id="36841" w:author="James Vu" w:date="2024-04-18T23:36:00Z">
              <w:r w:rsidRPr="00B053AF">
                <w:rPr>
                  <w:color w:val="000000"/>
                  <w:sz w:val="22"/>
                  <w:szCs w:val="22"/>
                  <w:rPrChange w:id="36842" w:author="James Vu" w:date="2024-04-18T23:49:00Z">
                    <w:rPr>
                      <w:color w:val="000000"/>
                      <w:sz w:val="26"/>
                      <w:szCs w:val="26"/>
                    </w:rPr>
                  </w:rPrChange>
                </w:rPr>
                <w:t>Quản lý Phân Quyền và Tài Khoản</w:t>
              </w:r>
              <w:r w:rsidRPr="00B053AF">
                <w:rPr>
                  <w:color w:val="000000"/>
                  <w:sz w:val="22"/>
                  <w:szCs w:val="22"/>
                  <w:rPrChange w:id="36843" w:author="James Vu" w:date="2024-04-18T23:49:00Z">
                    <w:rPr>
                      <w:color w:val="000000"/>
                      <w:sz w:val="26"/>
                      <w:szCs w:val="26"/>
                    </w:rPr>
                  </w:rPrChange>
                </w:rPr>
                <w:br/>
                <w:t>Hướng Dẫn Sản Xuất Chăn Nuôi</w:t>
              </w:r>
              <w:r w:rsidRPr="00B053AF">
                <w:rPr>
                  <w:color w:val="000000"/>
                  <w:sz w:val="22"/>
                  <w:szCs w:val="22"/>
                  <w:rPrChange w:id="36844" w:author="James Vu" w:date="2024-04-18T23:49:00Z">
                    <w:rPr>
                      <w:color w:val="000000"/>
                      <w:sz w:val="26"/>
                      <w:szCs w:val="26"/>
                    </w:rPr>
                  </w:rPrChange>
                </w:rPr>
                <w:br/>
                <w:t>Quản Lý Và Đánh Giá Giống Vật Nuôi</w:t>
              </w:r>
              <w:r w:rsidRPr="00B053AF">
                <w:rPr>
                  <w:color w:val="000000"/>
                  <w:sz w:val="22"/>
                  <w:szCs w:val="22"/>
                  <w:rPrChange w:id="36845" w:author="James Vu" w:date="2024-04-18T23:49:00Z">
                    <w:rPr>
                      <w:color w:val="000000"/>
                      <w:sz w:val="26"/>
                      <w:szCs w:val="26"/>
                    </w:rPr>
                  </w:rPrChange>
                </w:rPr>
                <w:br/>
                <w:t>Quản Lý Thức Ăn Chăn Nuôi</w:t>
              </w:r>
              <w:r w:rsidRPr="00B053AF">
                <w:rPr>
                  <w:color w:val="000000"/>
                  <w:sz w:val="22"/>
                  <w:szCs w:val="22"/>
                  <w:rPrChange w:id="36846" w:author="James Vu" w:date="2024-04-18T23:49:00Z">
                    <w:rPr>
                      <w:color w:val="000000"/>
                      <w:sz w:val="26"/>
                      <w:szCs w:val="26"/>
                    </w:rPr>
                  </w:rPrChange>
                </w:rPr>
                <w:br/>
              </w:r>
              <w:r w:rsidRPr="00B053AF">
                <w:rPr>
                  <w:color w:val="000000"/>
                  <w:sz w:val="22"/>
                  <w:szCs w:val="22"/>
                  <w:rPrChange w:id="36847" w:author="James Vu" w:date="2024-04-18T23:49:00Z">
                    <w:rPr>
                      <w:color w:val="000000"/>
                      <w:sz w:val="26"/>
                      <w:szCs w:val="26"/>
                    </w:rPr>
                  </w:rPrChange>
                </w:rPr>
                <w:lastRenderedPageBreak/>
                <w:t>Bảo Vệ Môi Trường Chăn Nuôi</w:t>
              </w:r>
              <w:r w:rsidRPr="00B053AF">
                <w:rPr>
                  <w:color w:val="000000"/>
                  <w:sz w:val="22"/>
                  <w:szCs w:val="22"/>
                  <w:rPrChange w:id="36848" w:author="James Vu" w:date="2024-04-18T23:49:00Z">
                    <w:rPr>
                      <w:color w:val="000000"/>
                      <w:sz w:val="26"/>
                      <w:szCs w:val="26"/>
                    </w:rPr>
                  </w:rPrChange>
                </w:rPr>
                <w:br/>
                <w:t>Quản Lý Dịch Bệnh Động Vật</w:t>
              </w:r>
              <w:r w:rsidRPr="00B053AF">
                <w:rPr>
                  <w:color w:val="000000"/>
                  <w:sz w:val="22"/>
                  <w:szCs w:val="22"/>
                  <w:rPrChange w:id="36849" w:author="James Vu" w:date="2024-04-18T23:49:00Z">
                    <w:rPr>
                      <w:color w:val="000000"/>
                      <w:sz w:val="26"/>
                      <w:szCs w:val="26"/>
                    </w:rPr>
                  </w:rPrChange>
                </w:rPr>
                <w:br/>
                <w:t>Kiểm Dịch Và Kiểm Soát Giết Mổ</w:t>
              </w:r>
              <w:r w:rsidRPr="00B053AF">
                <w:rPr>
                  <w:color w:val="000000"/>
                  <w:sz w:val="22"/>
                  <w:szCs w:val="22"/>
                  <w:rPrChange w:id="36850" w:author="James Vu" w:date="2024-04-18T23:49:00Z">
                    <w:rPr>
                      <w:color w:val="000000"/>
                      <w:sz w:val="26"/>
                      <w:szCs w:val="26"/>
                    </w:rPr>
                  </w:rPrChange>
                </w:rPr>
                <w:br/>
                <w:t>Quản Lý Thuốc Thú Y Và Chế Phẩm Sinh Học</w:t>
              </w:r>
              <w:r w:rsidRPr="00B053AF">
                <w:rPr>
                  <w:color w:val="000000"/>
                  <w:sz w:val="22"/>
                  <w:szCs w:val="22"/>
                  <w:rPrChange w:id="36851" w:author="James Vu" w:date="2024-04-18T23:49:00Z">
                    <w:rPr>
                      <w:color w:val="000000"/>
                      <w:sz w:val="26"/>
                      <w:szCs w:val="26"/>
                    </w:rPr>
                  </w:rPrChange>
                </w:rPr>
                <w:br/>
                <w:t>Quản Lý Vùng Nuôi Yến</w:t>
              </w:r>
              <w:r w:rsidRPr="00B053AF">
                <w:rPr>
                  <w:color w:val="000000"/>
                  <w:sz w:val="22"/>
                  <w:szCs w:val="22"/>
                  <w:rPrChange w:id="36852" w:author="James Vu" w:date="2024-04-18T23:49:00Z">
                    <w:rPr>
                      <w:color w:val="000000"/>
                      <w:sz w:val="26"/>
                      <w:szCs w:val="26"/>
                    </w:rPr>
                  </w:rPrChange>
                </w:rPr>
                <w:br/>
                <w:t>Quản Lý Nhà Yến</w:t>
              </w:r>
              <w:r w:rsidRPr="00B053AF">
                <w:rPr>
                  <w:color w:val="000000"/>
                  <w:sz w:val="22"/>
                  <w:szCs w:val="22"/>
                  <w:rPrChange w:id="36853" w:author="James Vu" w:date="2024-04-18T23:49:00Z">
                    <w:rPr>
                      <w:color w:val="000000"/>
                      <w:sz w:val="26"/>
                      <w:szCs w:val="26"/>
                    </w:rPr>
                  </w:rPrChange>
                </w:rPr>
                <w:br/>
                <w:t>Quản Lý Sản Phẩm Yến và Chuỗi Cung Ứng</w:t>
              </w:r>
              <w:r w:rsidRPr="00B053AF">
                <w:rPr>
                  <w:color w:val="000000"/>
                  <w:sz w:val="22"/>
                  <w:szCs w:val="22"/>
                  <w:rPrChange w:id="36854" w:author="James Vu" w:date="2024-04-18T23:49:00Z">
                    <w:rPr>
                      <w:color w:val="000000"/>
                      <w:sz w:val="26"/>
                      <w:szCs w:val="26"/>
                    </w:rPr>
                  </w:rPrChange>
                </w:rPr>
                <w:br/>
                <w:t>Liên Kết với Hệ Thống Quản Lý Chất Lượng Nông Lâm Thuỷ Sản</w:t>
              </w:r>
              <w:r w:rsidRPr="00B053AF">
                <w:rPr>
                  <w:color w:val="000000"/>
                  <w:sz w:val="22"/>
                  <w:szCs w:val="22"/>
                  <w:rPrChange w:id="36855" w:author="James Vu" w:date="2024-04-18T23:49:00Z">
                    <w:rPr>
                      <w:color w:val="000000"/>
                      <w:sz w:val="26"/>
                      <w:szCs w:val="26"/>
                    </w:rPr>
                  </w:rPrChange>
                </w:rPr>
                <w:br/>
                <w:t>Báo cáo Và Phân Tích Dữ liệu Chăn Nuôi</w:t>
              </w:r>
              <w:r w:rsidRPr="00B053AF">
                <w:rPr>
                  <w:color w:val="000000"/>
                  <w:sz w:val="22"/>
                  <w:szCs w:val="22"/>
                  <w:rPrChange w:id="36856" w:author="James Vu" w:date="2024-04-18T23:49:00Z">
                    <w:rPr>
                      <w:color w:val="000000"/>
                      <w:sz w:val="26"/>
                      <w:szCs w:val="26"/>
                    </w:rPr>
                  </w:rPrChange>
                </w:rPr>
                <w:br/>
                <w:t>Tổng Hợp Dữ Liệu Trên Bản Đồ Số</w:t>
              </w:r>
              <w:r w:rsidRPr="00B053AF">
                <w:rPr>
                  <w:color w:val="000000"/>
                  <w:sz w:val="22"/>
                  <w:szCs w:val="22"/>
                  <w:rPrChange w:id="36857" w:author="James Vu" w:date="2024-04-18T23:49:00Z">
                    <w:rPr>
                      <w:color w:val="000000"/>
                      <w:sz w:val="26"/>
                      <w:szCs w:val="26"/>
                    </w:rPr>
                  </w:rPrChange>
                </w:rPr>
                <w:br/>
                <w:t>Số hóa Biểu Mẫu</w:t>
              </w:r>
              <w:r w:rsidRPr="00B053AF">
                <w:rPr>
                  <w:color w:val="000000"/>
                  <w:sz w:val="22"/>
                  <w:szCs w:val="22"/>
                  <w:rPrChange w:id="36858" w:author="James Vu" w:date="2024-04-18T23:49:00Z">
                    <w:rPr>
                      <w:color w:val="000000"/>
                      <w:sz w:val="26"/>
                      <w:szCs w:val="26"/>
                    </w:rPr>
                  </w:rPrChange>
                </w:rPr>
                <w:br/>
                <w:t>Tùy Chỉnh Biểu Mẫu</w:t>
              </w:r>
              <w:r w:rsidRPr="00B053AF">
                <w:rPr>
                  <w:color w:val="000000"/>
                  <w:sz w:val="22"/>
                  <w:szCs w:val="22"/>
                  <w:rPrChange w:id="36859" w:author="James Vu" w:date="2024-04-18T23:49:00Z">
                    <w:rPr>
                      <w:color w:val="000000"/>
                      <w:sz w:val="26"/>
                      <w:szCs w:val="26"/>
                    </w:rPr>
                  </w:rPrChange>
                </w:rPr>
                <w:br/>
                <w:t>Xuất Biểu Mẫu Đa Định Dạng</w:t>
              </w:r>
              <w:r w:rsidRPr="00B053AF">
                <w:rPr>
                  <w:color w:val="000000"/>
                  <w:sz w:val="22"/>
                  <w:szCs w:val="22"/>
                  <w:rPrChange w:id="36860" w:author="James Vu" w:date="2024-04-18T23:49:00Z">
                    <w:rPr>
                      <w:color w:val="000000"/>
                      <w:sz w:val="26"/>
                      <w:szCs w:val="26"/>
                    </w:rPr>
                  </w:rPrChange>
                </w:rPr>
                <w:br/>
                <w:t>Đồng Bộ Hóa Thông Tin vào Biểu Mẫu</w:t>
              </w:r>
              <w:r w:rsidRPr="00B053AF">
                <w:rPr>
                  <w:color w:val="000000"/>
                  <w:sz w:val="22"/>
                  <w:szCs w:val="22"/>
                  <w:rPrChange w:id="36861" w:author="James Vu" w:date="2024-04-18T23:49:00Z">
                    <w:rPr>
                      <w:color w:val="000000"/>
                      <w:sz w:val="26"/>
                      <w:szCs w:val="26"/>
                    </w:rPr>
                  </w:rPrChange>
                </w:rPr>
                <w:br/>
                <w:t>Tương Tác Người Dùng với Biểu Mẫu</w:t>
              </w:r>
              <w:r w:rsidRPr="00B053AF">
                <w:rPr>
                  <w:color w:val="000000"/>
                  <w:sz w:val="22"/>
                  <w:szCs w:val="22"/>
                  <w:rPrChange w:id="36862" w:author="James Vu" w:date="2024-04-18T23:49:00Z">
                    <w:rPr>
                      <w:color w:val="000000"/>
                      <w:sz w:val="26"/>
                      <w:szCs w:val="26"/>
                    </w:rPr>
                  </w:rPrChange>
                </w:rPr>
                <w:br/>
                <w:t>Báo cáo Và Thống Kê</w:t>
              </w:r>
              <w:r w:rsidRPr="00B053AF">
                <w:rPr>
                  <w:color w:val="000000"/>
                  <w:sz w:val="22"/>
                  <w:szCs w:val="22"/>
                  <w:rPrChange w:id="36863" w:author="James Vu" w:date="2024-04-18T23:49:00Z">
                    <w:rPr>
                      <w:color w:val="000000"/>
                      <w:sz w:val="26"/>
                      <w:szCs w:val="26"/>
                    </w:rPr>
                  </w:rPrChange>
                </w:rPr>
                <w:br/>
              </w:r>
              <w:r w:rsidRPr="00B053AF">
                <w:rPr>
                  <w:color w:val="000000"/>
                  <w:sz w:val="22"/>
                  <w:szCs w:val="22"/>
                  <w:rPrChange w:id="36864" w:author="James Vu" w:date="2024-04-18T23:49:00Z">
                    <w:rPr>
                      <w:color w:val="000000"/>
                      <w:sz w:val="26"/>
                      <w:szCs w:val="26"/>
                    </w:rPr>
                  </w:rPrChange>
                </w:rPr>
                <w:lastRenderedPageBreak/>
                <w:t>Ứng Dụng Di Động (Android Và iOS)</w:t>
              </w:r>
              <w:r w:rsidRPr="00B053AF">
                <w:rPr>
                  <w:color w:val="000000"/>
                  <w:sz w:val="22"/>
                  <w:szCs w:val="22"/>
                  <w:rPrChange w:id="36865" w:author="James Vu" w:date="2024-04-18T23:49:00Z">
                    <w:rPr>
                      <w:color w:val="000000"/>
                      <w:sz w:val="26"/>
                      <w:szCs w:val="26"/>
                    </w:rPr>
                  </w:rPrChange>
                </w:rPr>
                <w:br/>
                <w:t>Danh sách các giao diện thực hiện trên nền tảng Web Portal</w:t>
              </w:r>
            </w:ins>
          </w:p>
        </w:tc>
        <w:tc>
          <w:tcPr>
            <w:tcW w:w="888" w:type="dxa"/>
            <w:shd w:val="clear" w:color="auto" w:fill="auto"/>
            <w:vAlign w:val="center"/>
            <w:hideMark/>
            <w:tcPrChange w:id="36866"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21A9FFD2" w14:textId="77777777" w:rsidR="001F08AC" w:rsidRPr="00B053AF" w:rsidRDefault="001F08AC">
            <w:pPr>
              <w:jc w:val="center"/>
              <w:rPr>
                <w:ins w:id="36867" w:author="James Vu" w:date="2024-04-18T23:36:00Z"/>
                <w:color w:val="000000"/>
                <w:sz w:val="22"/>
                <w:szCs w:val="22"/>
                <w:rPrChange w:id="36868" w:author="James Vu" w:date="2024-04-18T23:49:00Z">
                  <w:rPr>
                    <w:ins w:id="36869" w:author="James Vu" w:date="2024-04-18T23:36:00Z"/>
                    <w:color w:val="000000"/>
                    <w:sz w:val="26"/>
                    <w:szCs w:val="26"/>
                  </w:rPr>
                </w:rPrChange>
              </w:rPr>
            </w:pPr>
            <w:ins w:id="36870" w:author="James Vu" w:date="2024-04-18T23:36:00Z">
              <w:r w:rsidRPr="00B053AF">
                <w:rPr>
                  <w:color w:val="000000"/>
                  <w:sz w:val="22"/>
                  <w:szCs w:val="22"/>
                  <w:rPrChange w:id="36871" w:author="James Vu" w:date="2024-04-18T23:49:00Z">
                    <w:rPr>
                      <w:color w:val="000000"/>
                      <w:sz w:val="26"/>
                      <w:szCs w:val="26"/>
                    </w:rPr>
                  </w:rPrChange>
                </w:rPr>
                <w:lastRenderedPageBreak/>
                <w:t>Gói phần mềm</w:t>
              </w:r>
            </w:ins>
          </w:p>
        </w:tc>
        <w:tc>
          <w:tcPr>
            <w:tcW w:w="997" w:type="dxa"/>
            <w:shd w:val="clear" w:color="auto" w:fill="auto"/>
            <w:vAlign w:val="center"/>
            <w:hideMark/>
            <w:tcPrChange w:id="36872"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11C7D609" w14:textId="77777777" w:rsidR="001F08AC" w:rsidRPr="00B053AF" w:rsidRDefault="001F08AC">
            <w:pPr>
              <w:jc w:val="center"/>
              <w:rPr>
                <w:ins w:id="36873" w:author="James Vu" w:date="2024-04-18T23:36:00Z"/>
                <w:color w:val="000000"/>
                <w:sz w:val="22"/>
                <w:szCs w:val="22"/>
                <w:rPrChange w:id="36874" w:author="James Vu" w:date="2024-04-18T23:49:00Z">
                  <w:rPr>
                    <w:ins w:id="36875" w:author="James Vu" w:date="2024-04-18T23:36:00Z"/>
                    <w:color w:val="000000"/>
                    <w:sz w:val="26"/>
                    <w:szCs w:val="26"/>
                  </w:rPr>
                </w:rPrChange>
              </w:rPr>
            </w:pPr>
            <w:ins w:id="36876" w:author="James Vu" w:date="2024-04-18T23:36:00Z">
              <w:r w:rsidRPr="00B053AF">
                <w:rPr>
                  <w:color w:val="000000"/>
                  <w:sz w:val="22"/>
                  <w:szCs w:val="22"/>
                  <w:rPrChange w:id="36877" w:author="James Vu" w:date="2024-04-18T23:49:00Z">
                    <w:rPr>
                      <w:color w:val="000000"/>
                      <w:sz w:val="26"/>
                      <w:szCs w:val="26"/>
                    </w:rPr>
                  </w:rPrChange>
                </w:rPr>
                <w:t>1</w:t>
              </w:r>
            </w:ins>
          </w:p>
        </w:tc>
        <w:tc>
          <w:tcPr>
            <w:tcW w:w="1290" w:type="dxa"/>
            <w:shd w:val="clear" w:color="auto" w:fill="auto"/>
            <w:vAlign w:val="center"/>
            <w:hideMark/>
            <w:tcPrChange w:id="36878"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3A6ADA55" w14:textId="77777777" w:rsidR="001F08AC" w:rsidRPr="00B053AF" w:rsidRDefault="001F08AC">
            <w:pPr>
              <w:jc w:val="center"/>
              <w:rPr>
                <w:ins w:id="36879" w:author="James Vu" w:date="2024-04-18T23:36:00Z"/>
                <w:color w:val="000000"/>
                <w:sz w:val="22"/>
                <w:szCs w:val="22"/>
                <w:rPrChange w:id="36880" w:author="James Vu" w:date="2024-04-18T23:49:00Z">
                  <w:rPr>
                    <w:ins w:id="36881" w:author="James Vu" w:date="2024-04-18T23:36:00Z"/>
                    <w:color w:val="000000"/>
                    <w:sz w:val="26"/>
                    <w:szCs w:val="26"/>
                  </w:rPr>
                </w:rPrChange>
              </w:rPr>
            </w:pPr>
            <w:ins w:id="36882" w:author="James Vu" w:date="2024-04-18T23:36:00Z">
              <w:r w:rsidRPr="00B053AF">
                <w:rPr>
                  <w:color w:val="000000"/>
                  <w:sz w:val="22"/>
                  <w:szCs w:val="22"/>
                  <w:rPrChange w:id="36883" w:author="James Vu" w:date="2024-04-18T23:49:00Z">
                    <w:rPr>
                      <w:color w:val="000000"/>
                      <w:sz w:val="26"/>
                      <w:szCs w:val="26"/>
                    </w:rPr>
                  </w:rPrChange>
                </w:rPr>
                <w:t>1.422.000.000</w:t>
              </w:r>
            </w:ins>
          </w:p>
        </w:tc>
        <w:tc>
          <w:tcPr>
            <w:tcW w:w="2079" w:type="dxa"/>
            <w:shd w:val="clear" w:color="auto" w:fill="auto"/>
            <w:vAlign w:val="center"/>
            <w:hideMark/>
            <w:tcPrChange w:id="36884"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3046B829" w14:textId="77777777" w:rsidR="001F08AC" w:rsidRPr="00B053AF" w:rsidRDefault="001F08AC">
            <w:pPr>
              <w:jc w:val="center"/>
              <w:rPr>
                <w:ins w:id="36885" w:author="James Vu" w:date="2024-04-18T23:36:00Z"/>
                <w:color w:val="000000"/>
                <w:sz w:val="22"/>
                <w:szCs w:val="22"/>
                <w:rPrChange w:id="36886" w:author="James Vu" w:date="2024-04-18T23:49:00Z">
                  <w:rPr>
                    <w:ins w:id="36887" w:author="James Vu" w:date="2024-04-18T23:36:00Z"/>
                    <w:color w:val="000000"/>
                    <w:sz w:val="26"/>
                    <w:szCs w:val="26"/>
                  </w:rPr>
                </w:rPrChange>
              </w:rPr>
            </w:pPr>
            <w:ins w:id="36888" w:author="James Vu" w:date="2024-04-18T23:36:00Z">
              <w:r w:rsidRPr="00B053AF">
                <w:rPr>
                  <w:color w:val="000000"/>
                  <w:sz w:val="22"/>
                  <w:szCs w:val="22"/>
                  <w:rPrChange w:id="36889" w:author="James Vu" w:date="2024-04-18T23:49:00Z">
                    <w:rPr>
                      <w:color w:val="000000"/>
                      <w:sz w:val="26"/>
                      <w:szCs w:val="26"/>
                    </w:rPr>
                  </w:rPrChange>
                </w:rPr>
                <w:t>1.422.000.000</w:t>
              </w:r>
            </w:ins>
          </w:p>
        </w:tc>
        <w:tc>
          <w:tcPr>
            <w:tcW w:w="1416" w:type="dxa"/>
            <w:shd w:val="clear" w:color="auto" w:fill="auto"/>
            <w:vAlign w:val="center"/>
            <w:hideMark/>
            <w:tcPrChange w:id="36890"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2413C919" w14:textId="77777777" w:rsidR="001F08AC" w:rsidRPr="00B053AF" w:rsidRDefault="001F08AC">
            <w:pPr>
              <w:jc w:val="center"/>
              <w:rPr>
                <w:ins w:id="36891" w:author="James Vu" w:date="2024-04-18T23:36:00Z"/>
                <w:color w:val="000000"/>
                <w:sz w:val="22"/>
                <w:szCs w:val="22"/>
                <w:rPrChange w:id="36892" w:author="James Vu" w:date="2024-04-18T23:49:00Z">
                  <w:rPr>
                    <w:ins w:id="36893" w:author="James Vu" w:date="2024-04-18T23:36:00Z"/>
                    <w:color w:val="000000"/>
                    <w:sz w:val="26"/>
                    <w:szCs w:val="26"/>
                  </w:rPr>
                </w:rPrChange>
              </w:rPr>
            </w:pPr>
            <w:ins w:id="36894" w:author="James Vu" w:date="2024-04-18T23:36:00Z">
              <w:r w:rsidRPr="00B053AF">
                <w:rPr>
                  <w:color w:val="000000"/>
                  <w:sz w:val="22"/>
                  <w:szCs w:val="22"/>
                  <w:rPrChange w:id="36895" w:author="James Vu" w:date="2024-04-18T23:49:00Z">
                    <w:rPr>
                      <w:color w:val="000000"/>
                      <w:sz w:val="26"/>
                      <w:szCs w:val="26"/>
                    </w:rPr>
                  </w:rPrChange>
                </w:rPr>
                <w:t>0</w:t>
              </w:r>
            </w:ins>
          </w:p>
        </w:tc>
        <w:tc>
          <w:tcPr>
            <w:tcW w:w="1715" w:type="dxa"/>
            <w:shd w:val="clear" w:color="auto" w:fill="auto"/>
            <w:vAlign w:val="center"/>
            <w:hideMark/>
            <w:tcPrChange w:id="36896"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26169382" w14:textId="77777777" w:rsidR="001F08AC" w:rsidRPr="00B053AF" w:rsidRDefault="001F08AC">
            <w:pPr>
              <w:jc w:val="center"/>
              <w:rPr>
                <w:ins w:id="36897" w:author="James Vu" w:date="2024-04-18T23:36:00Z"/>
                <w:color w:val="000000"/>
                <w:sz w:val="22"/>
                <w:szCs w:val="22"/>
                <w:rPrChange w:id="36898" w:author="James Vu" w:date="2024-04-18T23:49:00Z">
                  <w:rPr>
                    <w:ins w:id="36899" w:author="James Vu" w:date="2024-04-18T23:36:00Z"/>
                    <w:color w:val="000000"/>
                    <w:sz w:val="26"/>
                    <w:szCs w:val="26"/>
                  </w:rPr>
                </w:rPrChange>
              </w:rPr>
            </w:pPr>
            <w:ins w:id="36900" w:author="James Vu" w:date="2024-04-18T23:36:00Z">
              <w:r w:rsidRPr="00B053AF">
                <w:rPr>
                  <w:color w:val="000000"/>
                  <w:sz w:val="22"/>
                  <w:szCs w:val="22"/>
                  <w:rPrChange w:id="36901" w:author="James Vu" w:date="2024-04-18T23:49:00Z">
                    <w:rPr>
                      <w:color w:val="000000"/>
                      <w:sz w:val="26"/>
                      <w:szCs w:val="26"/>
                    </w:rPr>
                  </w:rPrChange>
                </w:rPr>
                <w:t>1.422.000.000</w:t>
              </w:r>
            </w:ins>
          </w:p>
        </w:tc>
        <w:tc>
          <w:tcPr>
            <w:tcW w:w="1589" w:type="dxa"/>
            <w:shd w:val="clear" w:color="auto" w:fill="auto"/>
            <w:vAlign w:val="center"/>
            <w:hideMark/>
            <w:tcPrChange w:id="36902"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4B25AA62" w14:textId="77777777" w:rsidR="001F08AC" w:rsidRPr="00B053AF" w:rsidRDefault="001F08AC">
            <w:pPr>
              <w:rPr>
                <w:ins w:id="36903" w:author="James Vu" w:date="2024-04-18T23:36:00Z"/>
                <w:color w:val="000000"/>
                <w:sz w:val="22"/>
                <w:szCs w:val="22"/>
                <w:rPrChange w:id="36904" w:author="James Vu" w:date="2024-04-18T23:49:00Z">
                  <w:rPr>
                    <w:ins w:id="36905" w:author="James Vu" w:date="2024-04-18T23:36:00Z"/>
                    <w:color w:val="000000"/>
                    <w:sz w:val="26"/>
                    <w:szCs w:val="26"/>
                  </w:rPr>
                </w:rPrChange>
              </w:rPr>
            </w:pPr>
            <w:ins w:id="36906" w:author="James Vu" w:date="2024-04-18T23:36:00Z">
              <w:r w:rsidRPr="00B053AF">
                <w:rPr>
                  <w:color w:val="000000"/>
                  <w:sz w:val="22"/>
                  <w:szCs w:val="22"/>
                  <w:rPrChange w:id="36907" w:author="James Vu" w:date="2024-04-18T23:49:00Z">
                    <w:rPr>
                      <w:color w:val="000000"/>
                      <w:sz w:val="26"/>
                      <w:szCs w:val="26"/>
                    </w:rPr>
                  </w:rPrChange>
                </w:rPr>
                <w:t xml:space="preserve">Báo giá dự toán và triển khai thực hiện theo CV 2589/BTTTT-ƯDCNTT (Hướng dẫn xác định chi phí phát triển, </w:t>
              </w:r>
              <w:r w:rsidRPr="00B053AF">
                <w:rPr>
                  <w:color w:val="000000"/>
                  <w:sz w:val="22"/>
                  <w:szCs w:val="22"/>
                  <w:rPrChange w:id="36908" w:author="James Vu" w:date="2024-04-18T23:49:00Z">
                    <w:rPr>
                      <w:color w:val="000000"/>
                      <w:sz w:val="26"/>
                      <w:szCs w:val="26"/>
                    </w:rPr>
                  </w:rPrChange>
                </w:rPr>
                <w:lastRenderedPageBreak/>
                <w:t>nâng cấp phần mềm nội bộ)</w:t>
              </w:r>
            </w:ins>
          </w:p>
        </w:tc>
      </w:tr>
      <w:tr w:rsidR="001F08AC" w:rsidRPr="00B053AF" w14:paraId="33D86B85" w14:textId="77777777" w:rsidTr="003C02FF">
        <w:trPr>
          <w:trHeight w:val="20"/>
          <w:ins w:id="36909" w:author="James Vu" w:date="2024-04-18T23:36:00Z"/>
          <w:trPrChange w:id="36910" w:author="James Vu" w:date="2024-04-19T00:26:00Z">
            <w:trPr>
              <w:trHeight w:val="20"/>
            </w:trPr>
          </w:trPrChange>
        </w:trPr>
        <w:tc>
          <w:tcPr>
            <w:tcW w:w="697" w:type="dxa"/>
            <w:shd w:val="clear" w:color="auto" w:fill="auto"/>
            <w:vAlign w:val="center"/>
            <w:hideMark/>
            <w:tcPrChange w:id="36911" w:author="James Vu" w:date="2024-04-19T00:26:00Z">
              <w:tcPr>
                <w:tcW w:w="697" w:type="dxa"/>
                <w:tcBorders>
                  <w:top w:val="nil"/>
                  <w:left w:val="single" w:sz="4" w:space="0" w:color="auto"/>
                  <w:bottom w:val="single" w:sz="4" w:space="0" w:color="auto"/>
                  <w:right w:val="single" w:sz="4" w:space="0" w:color="auto"/>
                </w:tcBorders>
                <w:shd w:val="clear" w:color="000000" w:fill="C4D79B"/>
                <w:vAlign w:val="center"/>
                <w:hideMark/>
              </w:tcPr>
            </w:tcPrChange>
          </w:tcPr>
          <w:p w14:paraId="2F132507" w14:textId="77777777" w:rsidR="001F08AC" w:rsidRPr="00B053AF" w:rsidRDefault="001F08AC">
            <w:pPr>
              <w:jc w:val="center"/>
              <w:rPr>
                <w:ins w:id="36912" w:author="James Vu" w:date="2024-04-18T23:36:00Z"/>
                <w:b/>
                <w:bCs/>
                <w:color w:val="000000"/>
                <w:sz w:val="22"/>
                <w:szCs w:val="22"/>
                <w:rPrChange w:id="36913" w:author="James Vu" w:date="2024-04-18T23:49:00Z">
                  <w:rPr>
                    <w:ins w:id="36914" w:author="James Vu" w:date="2024-04-18T23:36:00Z"/>
                    <w:b/>
                    <w:bCs/>
                    <w:color w:val="000000"/>
                    <w:sz w:val="26"/>
                    <w:szCs w:val="26"/>
                  </w:rPr>
                </w:rPrChange>
              </w:rPr>
            </w:pPr>
            <w:ins w:id="36915" w:author="James Vu" w:date="2024-04-18T23:36:00Z">
              <w:r w:rsidRPr="00B053AF">
                <w:rPr>
                  <w:b/>
                  <w:bCs/>
                  <w:color w:val="000000"/>
                  <w:sz w:val="22"/>
                  <w:szCs w:val="22"/>
                  <w:rPrChange w:id="36916" w:author="James Vu" w:date="2024-04-18T23:49:00Z">
                    <w:rPr>
                      <w:b/>
                      <w:bCs/>
                      <w:color w:val="000000"/>
                      <w:sz w:val="26"/>
                      <w:szCs w:val="26"/>
                    </w:rPr>
                  </w:rPrChange>
                </w:rPr>
                <w:lastRenderedPageBreak/>
                <w:t> </w:t>
              </w:r>
            </w:ins>
          </w:p>
        </w:tc>
        <w:tc>
          <w:tcPr>
            <w:tcW w:w="1804" w:type="dxa"/>
            <w:shd w:val="clear" w:color="auto" w:fill="auto"/>
            <w:vAlign w:val="center"/>
            <w:hideMark/>
            <w:tcPrChange w:id="36917" w:author="James Vu" w:date="2024-04-19T00:26:00Z">
              <w:tcPr>
                <w:tcW w:w="1804" w:type="dxa"/>
                <w:tcBorders>
                  <w:top w:val="nil"/>
                  <w:left w:val="nil"/>
                  <w:bottom w:val="single" w:sz="4" w:space="0" w:color="auto"/>
                  <w:right w:val="single" w:sz="4" w:space="0" w:color="auto"/>
                </w:tcBorders>
                <w:shd w:val="clear" w:color="000000" w:fill="C4D79B"/>
                <w:vAlign w:val="center"/>
                <w:hideMark/>
              </w:tcPr>
            </w:tcPrChange>
          </w:tcPr>
          <w:p w14:paraId="0C804028" w14:textId="77777777" w:rsidR="001F08AC" w:rsidRPr="00B053AF" w:rsidRDefault="001F08AC">
            <w:pPr>
              <w:rPr>
                <w:ins w:id="36918" w:author="James Vu" w:date="2024-04-18T23:36:00Z"/>
                <w:b/>
                <w:bCs/>
                <w:color w:val="000000"/>
                <w:sz w:val="22"/>
                <w:szCs w:val="22"/>
                <w:rPrChange w:id="36919" w:author="James Vu" w:date="2024-04-18T23:49:00Z">
                  <w:rPr>
                    <w:ins w:id="36920" w:author="James Vu" w:date="2024-04-18T23:36:00Z"/>
                    <w:b/>
                    <w:bCs/>
                    <w:color w:val="000000"/>
                    <w:sz w:val="26"/>
                    <w:szCs w:val="26"/>
                  </w:rPr>
                </w:rPrChange>
              </w:rPr>
            </w:pPr>
            <w:ins w:id="36921" w:author="James Vu" w:date="2024-04-18T23:36:00Z">
              <w:r w:rsidRPr="00B053AF">
                <w:rPr>
                  <w:b/>
                  <w:bCs/>
                  <w:color w:val="000000"/>
                  <w:sz w:val="22"/>
                  <w:szCs w:val="22"/>
                  <w:rPrChange w:id="36922" w:author="James Vu" w:date="2024-04-18T23:49:00Z">
                    <w:rPr>
                      <w:b/>
                      <w:bCs/>
                      <w:color w:val="000000"/>
                      <w:sz w:val="26"/>
                      <w:szCs w:val="26"/>
                    </w:rPr>
                  </w:rPrChange>
                </w:rPr>
                <w:t>Tổng Cộng</w:t>
              </w:r>
            </w:ins>
          </w:p>
        </w:tc>
        <w:tc>
          <w:tcPr>
            <w:tcW w:w="1974" w:type="dxa"/>
            <w:shd w:val="clear" w:color="auto" w:fill="auto"/>
            <w:vAlign w:val="center"/>
            <w:hideMark/>
            <w:tcPrChange w:id="36923" w:author="James Vu" w:date="2024-04-19T00:26:00Z">
              <w:tcPr>
                <w:tcW w:w="1974" w:type="dxa"/>
                <w:tcBorders>
                  <w:top w:val="nil"/>
                  <w:left w:val="nil"/>
                  <w:bottom w:val="single" w:sz="4" w:space="0" w:color="auto"/>
                  <w:right w:val="single" w:sz="4" w:space="0" w:color="auto"/>
                </w:tcBorders>
                <w:shd w:val="clear" w:color="000000" w:fill="C4D79B"/>
                <w:vAlign w:val="center"/>
                <w:hideMark/>
              </w:tcPr>
            </w:tcPrChange>
          </w:tcPr>
          <w:p w14:paraId="2F2A045E" w14:textId="77777777" w:rsidR="001F08AC" w:rsidRPr="00B053AF" w:rsidRDefault="001F08AC">
            <w:pPr>
              <w:rPr>
                <w:ins w:id="36924" w:author="James Vu" w:date="2024-04-18T23:36:00Z"/>
                <w:b/>
                <w:bCs/>
                <w:color w:val="000000"/>
                <w:sz w:val="22"/>
                <w:szCs w:val="22"/>
                <w:rPrChange w:id="36925" w:author="James Vu" w:date="2024-04-18T23:49:00Z">
                  <w:rPr>
                    <w:ins w:id="36926" w:author="James Vu" w:date="2024-04-18T23:36:00Z"/>
                    <w:b/>
                    <w:bCs/>
                    <w:color w:val="000000"/>
                    <w:sz w:val="26"/>
                    <w:szCs w:val="26"/>
                  </w:rPr>
                </w:rPrChange>
              </w:rPr>
            </w:pPr>
            <w:ins w:id="36927" w:author="James Vu" w:date="2024-04-18T23:36:00Z">
              <w:r w:rsidRPr="00B053AF">
                <w:rPr>
                  <w:b/>
                  <w:bCs/>
                  <w:color w:val="000000"/>
                  <w:sz w:val="22"/>
                  <w:szCs w:val="22"/>
                  <w:rPrChange w:id="36928" w:author="James Vu" w:date="2024-04-18T23:49:00Z">
                    <w:rPr>
                      <w:b/>
                      <w:bCs/>
                      <w:color w:val="000000"/>
                      <w:sz w:val="26"/>
                      <w:szCs w:val="26"/>
                    </w:rPr>
                  </w:rPrChange>
                </w:rPr>
                <w:t> </w:t>
              </w:r>
            </w:ins>
          </w:p>
        </w:tc>
        <w:tc>
          <w:tcPr>
            <w:tcW w:w="888" w:type="dxa"/>
            <w:shd w:val="clear" w:color="auto" w:fill="auto"/>
            <w:vAlign w:val="center"/>
            <w:hideMark/>
            <w:tcPrChange w:id="36929" w:author="James Vu" w:date="2024-04-19T00:26:00Z">
              <w:tcPr>
                <w:tcW w:w="888" w:type="dxa"/>
                <w:tcBorders>
                  <w:top w:val="nil"/>
                  <w:left w:val="nil"/>
                  <w:bottom w:val="single" w:sz="4" w:space="0" w:color="auto"/>
                  <w:right w:val="single" w:sz="4" w:space="0" w:color="auto"/>
                </w:tcBorders>
                <w:shd w:val="clear" w:color="000000" w:fill="C4D79B"/>
                <w:vAlign w:val="center"/>
                <w:hideMark/>
              </w:tcPr>
            </w:tcPrChange>
          </w:tcPr>
          <w:p w14:paraId="79F648B6" w14:textId="77777777" w:rsidR="001F08AC" w:rsidRPr="00B053AF" w:rsidRDefault="001F08AC">
            <w:pPr>
              <w:jc w:val="center"/>
              <w:rPr>
                <w:ins w:id="36930" w:author="James Vu" w:date="2024-04-18T23:36:00Z"/>
                <w:b/>
                <w:bCs/>
                <w:color w:val="000000"/>
                <w:sz w:val="22"/>
                <w:szCs w:val="22"/>
                <w:rPrChange w:id="36931" w:author="James Vu" w:date="2024-04-18T23:49:00Z">
                  <w:rPr>
                    <w:ins w:id="36932" w:author="James Vu" w:date="2024-04-18T23:36:00Z"/>
                    <w:b/>
                    <w:bCs/>
                    <w:color w:val="000000"/>
                    <w:sz w:val="26"/>
                    <w:szCs w:val="26"/>
                  </w:rPr>
                </w:rPrChange>
              </w:rPr>
            </w:pPr>
            <w:ins w:id="36933" w:author="James Vu" w:date="2024-04-18T23:36:00Z">
              <w:r w:rsidRPr="00B053AF">
                <w:rPr>
                  <w:b/>
                  <w:bCs/>
                  <w:color w:val="000000"/>
                  <w:sz w:val="22"/>
                  <w:szCs w:val="22"/>
                  <w:rPrChange w:id="36934" w:author="James Vu" w:date="2024-04-18T23:49:00Z">
                    <w:rPr>
                      <w:b/>
                      <w:bCs/>
                      <w:color w:val="000000"/>
                      <w:sz w:val="26"/>
                      <w:szCs w:val="26"/>
                    </w:rPr>
                  </w:rPrChange>
                </w:rPr>
                <w:t> </w:t>
              </w:r>
            </w:ins>
          </w:p>
        </w:tc>
        <w:tc>
          <w:tcPr>
            <w:tcW w:w="997" w:type="dxa"/>
            <w:shd w:val="clear" w:color="auto" w:fill="auto"/>
            <w:vAlign w:val="center"/>
            <w:hideMark/>
            <w:tcPrChange w:id="36935" w:author="James Vu" w:date="2024-04-19T00:26:00Z">
              <w:tcPr>
                <w:tcW w:w="997" w:type="dxa"/>
                <w:tcBorders>
                  <w:top w:val="nil"/>
                  <w:left w:val="nil"/>
                  <w:bottom w:val="single" w:sz="4" w:space="0" w:color="auto"/>
                  <w:right w:val="single" w:sz="4" w:space="0" w:color="auto"/>
                </w:tcBorders>
                <w:shd w:val="clear" w:color="000000" w:fill="C4D79B"/>
                <w:vAlign w:val="center"/>
                <w:hideMark/>
              </w:tcPr>
            </w:tcPrChange>
          </w:tcPr>
          <w:p w14:paraId="785061A7" w14:textId="77777777" w:rsidR="001F08AC" w:rsidRPr="00B053AF" w:rsidRDefault="001F08AC">
            <w:pPr>
              <w:jc w:val="center"/>
              <w:rPr>
                <w:ins w:id="36936" w:author="James Vu" w:date="2024-04-18T23:36:00Z"/>
                <w:b/>
                <w:bCs/>
                <w:color w:val="000000"/>
                <w:sz w:val="22"/>
                <w:szCs w:val="22"/>
                <w:rPrChange w:id="36937" w:author="James Vu" w:date="2024-04-18T23:49:00Z">
                  <w:rPr>
                    <w:ins w:id="36938" w:author="James Vu" w:date="2024-04-18T23:36:00Z"/>
                    <w:b/>
                    <w:bCs/>
                    <w:color w:val="000000"/>
                    <w:sz w:val="26"/>
                    <w:szCs w:val="26"/>
                  </w:rPr>
                </w:rPrChange>
              </w:rPr>
            </w:pPr>
            <w:ins w:id="36939" w:author="James Vu" w:date="2024-04-18T23:36:00Z">
              <w:r w:rsidRPr="00B053AF">
                <w:rPr>
                  <w:b/>
                  <w:bCs/>
                  <w:color w:val="000000"/>
                  <w:sz w:val="22"/>
                  <w:szCs w:val="22"/>
                  <w:rPrChange w:id="36940" w:author="James Vu" w:date="2024-04-18T23:49:00Z">
                    <w:rPr>
                      <w:b/>
                      <w:bCs/>
                      <w:color w:val="000000"/>
                      <w:sz w:val="26"/>
                      <w:szCs w:val="26"/>
                    </w:rPr>
                  </w:rPrChange>
                </w:rPr>
                <w:t> </w:t>
              </w:r>
            </w:ins>
          </w:p>
        </w:tc>
        <w:tc>
          <w:tcPr>
            <w:tcW w:w="1290" w:type="dxa"/>
            <w:shd w:val="clear" w:color="auto" w:fill="auto"/>
            <w:vAlign w:val="center"/>
            <w:hideMark/>
            <w:tcPrChange w:id="36941" w:author="James Vu" w:date="2024-04-19T00:26:00Z">
              <w:tcPr>
                <w:tcW w:w="1290" w:type="dxa"/>
                <w:gridSpan w:val="2"/>
                <w:tcBorders>
                  <w:top w:val="nil"/>
                  <w:left w:val="nil"/>
                  <w:bottom w:val="single" w:sz="4" w:space="0" w:color="auto"/>
                  <w:right w:val="single" w:sz="4" w:space="0" w:color="auto"/>
                </w:tcBorders>
                <w:shd w:val="clear" w:color="000000" w:fill="C4D79B"/>
                <w:vAlign w:val="center"/>
                <w:hideMark/>
              </w:tcPr>
            </w:tcPrChange>
          </w:tcPr>
          <w:p w14:paraId="3EBF4751" w14:textId="77777777" w:rsidR="001F08AC" w:rsidRPr="00B053AF" w:rsidRDefault="001F08AC">
            <w:pPr>
              <w:jc w:val="center"/>
              <w:rPr>
                <w:ins w:id="36942" w:author="James Vu" w:date="2024-04-18T23:36:00Z"/>
                <w:b/>
                <w:bCs/>
                <w:color w:val="000000"/>
                <w:sz w:val="22"/>
                <w:szCs w:val="22"/>
                <w:rPrChange w:id="36943" w:author="James Vu" w:date="2024-04-18T23:49:00Z">
                  <w:rPr>
                    <w:ins w:id="36944" w:author="James Vu" w:date="2024-04-18T23:36:00Z"/>
                    <w:b/>
                    <w:bCs/>
                    <w:color w:val="000000"/>
                    <w:sz w:val="26"/>
                    <w:szCs w:val="26"/>
                  </w:rPr>
                </w:rPrChange>
              </w:rPr>
            </w:pPr>
            <w:ins w:id="36945" w:author="James Vu" w:date="2024-04-18T23:36:00Z">
              <w:r w:rsidRPr="00B053AF">
                <w:rPr>
                  <w:b/>
                  <w:bCs/>
                  <w:color w:val="000000"/>
                  <w:sz w:val="22"/>
                  <w:szCs w:val="22"/>
                  <w:rPrChange w:id="36946" w:author="James Vu" w:date="2024-04-18T23:49:00Z">
                    <w:rPr>
                      <w:b/>
                      <w:bCs/>
                      <w:color w:val="000000"/>
                      <w:sz w:val="26"/>
                      <w:szCs w:val="26"/>
                    </w:rPr>
                  </w:rPrChange>
                </w:rPr>
                <w:t> </w:t>
              </w:r>
            </w:ins>
          </w:p>
        </w:tc>
        <w:tc>
          <w:tcPr>
            <w:tcW w:w="2079" w:type="dxa"/>
            <w:shd w:val="clear" w:color="auto" w:fill="auto"/>
            <w:vAlign w:val="center"/>
            <w:hideMark/>
            <w:tcPrChange w:id="36947" w:author="James Vu" w:date="2024-04-19T00:26:00Z">
              <w:tcPr>
                <w:tcW w:w="2079" w:type="dxa"/>
                <w:tcBorders>
                  <w:top w:val="nil"/>
                  <w:left w:val="nil"/>
                  <w:bottom w:val="single" w:sz="4" w:space="0" w:color="auto"/>
                  <w:right w:val="single" w:sz="4" w:space="0" w:color="auto"/>
                </w:tcBorders>
                <w:shd w:val="clear" w:color="000000" w:fill="C4D79B"/>
                <w:vAlign w:val="center"/>
                <w:hideMark/>
              </w:tcPr>
            </w:tcPrChange>
          </w:tcPr>
          <w:p w14:paraId="4B1FCDCF" w14:textId="77777777" w:rsidR="001F08AC" w:rsidRPr="00B053AF" w:rsidRDefault="001F08AC">
            <w:pPr>
              <w:jc w:val="center"/>
              <w:rPr>
                <w:ins w:id="36948" w:author="James Vu" w:date="2024-04-18T23:36:00Z"/>
                <w:b/>
                <w:bCs/>
                <w:color w:val="000000"/>
                <w:sz w:val="22"/>
                <w:szCs w:val="22"/>
                <w:rPrChange w:id="36949" w:author="James Vu" w:date="2024-04-18T23:49:00Z">
                  <w:rPr>
                    <w:ins w:id="36950" w:author="James Vu" w:date="2024-04-18T23:36:00Z"/>
                    <w:b/>
                    <w:bCs/>
                    <w:color w:val="000000"/>
                    <w:sz w:val="26"/>
                    <w:szCs w:val="26"/>
                  </w:rPr>
                </w:rPrChange>
              </w:rPr>
            </w:pPr>
            <w:ins w:id="36951" w:author="James Vu" w:date="2024-04-18T23:36:00Z">
              <w:r w:rsidRPr="00B053AF">
                <w:rPr>
                  <w:b/>
                  <w:bCs/>
                  <w:color w:val="000000"/>
                  <w:sz w:val="22"/>
                  <w:szCs w:val="22"/>
                  <w:rPrChange w:id="36952" w:author="James Vu" w:date="2024-04-18T23:49:00Z">
                    <w:rPr>
                      <w:b/>
                      <w:bCs/>
                      <w:color w:val="000000"/>
                      <w:sz w:val="26"/>
                      <w:szCs w:val="26"/>
                    </w:rPr>
                  </w:rPrChange>
                </w:rPr>
                <w:t>1.822.000.000</w:t>
              </w:r>
            </w:ins>
          </w:p>
        </w:tc>
        <w:tc>
          <w:tcPr>
            <w:tcW w:w="1416" w:type="dxa"/>
            <w:shd w:val="clear" w:color="auto" w:fill="auto"/>
            <w:vAlign w:val="center"/>
            <w:hideMark/>
            <w:tcPrChange w:id="36953" w:author="James Vu" w:date="2024-04-19T00:26:00Z">
              <w:tcPr>
                <w:tcW w:w="1416" w:type="dxa"/>
                <w:gridSpan w:val="2"/>
                <w:tcBorders>
                  <w:top w:val="nil"/>
                  <w:left w:val="nil"/>
                  <w:bottom w:val="single" w:sz="4" w:space="0" w:color="auto"/>
                  <w:right w:val="single" w:sz="4" w:space="0" w:color="auto"/>
                </w:tcBorders>
                <w:shd w:val="clear" w:color="000000" w:fill="C4D79B"/>
                <w:vAlign w:val="center"/>
                <w:hideMark/>
              </w:tcPr>
            </w:tcPrChange>
          </w:tcPr>
          <w:p w14:paraId="1E2760CF" w14:textId="77777777" w:rsidR="001F08AC" w:rsidRPr="00B053AF" w:rsidRDefault="001F08AC">
            <w:pPr>
              <w:jc w:val="center"/>
              <w:rPr>
                <w:ins w:id="36954" w:author="James Vu" w:date="2024-04-18T23:36:00Z"/>
                <w:b/>
                <w:bCs/>
                <w:color w:val="000000"/>
                <w:sz w:val="22"/>
                <w:szCs w:val="22"/>
                <w:rPrChange w:id="36955" w:author="James Vu" w:date="2024-04-18T23:49:00Z">
                  <w:rPr>
                    <w:ins w:id="36956" w:author="James Vu" w:date="2024-04-18T23:36:00Z"/>
                    <w:b/>
                    <w:bCs/>
                    <w:color w:val="000000"/>
                    <w:sz w:val="26"/>
                    <w:szCs w:val="26"/>
                  </w:rPr>
                </w:rPrChange>
              </w:rPr>
            </w:pPr>
            <w:ins w:id="36957" w:author="James Vu" w:date="2024-04-18T23:36:00Z">
              <w:r w:rsidRPr="00B053AF">
                <w:rPr>
                  <w:b/>
                  <w:bCs/>
                  <w:color w:val="000000"/>
                  <w:sz w:val="22"/>
                  <w:szCs w:val="22"/>
                  <w:rPrChange w:id="36958" w:author="James Vu" w:date="2024-04-18T23:49:00Z">
                    <w:rPr>
                      <w:b/>
                      <w:bCs/>
                      <w:color w:val="000000"/>
                      <w:sz w:val="26"/>
                      <w:szCs w:val="26"/>
                    </w:rPr>
                  </w:rPrChange>
                </w:rPr>
                <w:t>40.000.000</w:t>
              </w:r>
            </w:ins>
          </w:p>
        </w:tc>
        <w:tc>
          <w:tcPr>
            <w:tcW w:w="1715" w:type="dxa"/>
            <w:shd w:val="clear" w:color="auto" w:fill="auto"/>
            <w:vAlign w:val="center"/>
            <w:hideMark/>
            <w:tcPrChange w:id="36959" w:author="James Vu" w:date="2024-04-19T00:26:00Z">
              <w:tcPr>
                <w:tcW w:w="1715" w:type="dxa"/>
                <w:gridSpan w:val="2"/>
                <w:tcBorders>
                  <w:top w:val="nil"/>
                  <w:left w:val="nil"/>
                  <w:bottom w:val="single" w:sz="4" w:space="0" w:color="auto"/>
                  <w:right w:val="single" w:sz="4" w:space="0" w:color="auto"/>
                </w:tcBorders>
                <w:shd w:val="clear" w:color="000000" w:fill="C4D79B"/>
                <w:vAlign w:val="center"/>
                <w:hideMark/>
              </w:tcPr>
            </w:tcPrChange>
          </w:tcPr>
          <w:p w14:paraId="67B99A2C" w14:textId="77777777" w:rsidR="001F08AC" w:rsidRPr="00B053AF" w:rsidRDefault="001F08AC">
            <w:pPr>
              <w:jc w:val="center"/>
              <w:rPr>
                <w:ins w:id="36960" w:author="James Vu" w:date="2024-04-18T23:36:00Z"/>
                <w:b/>
                <w:bCs/>
                <w:color w:val="000000"/>
                <w:sz w:val="22"/>
                <w:szCs w:val="22"/>
                <w:rPrChange w:id="36961" w:author="James Vu" w:date="2024-04-18T23:49:00Z">
                  <w:rPr>
                    <w:ins w:id="36962" w:author="James Vu" w:date="2024-04-18T23:36:00Z"/>
                    <w:b/>
                    <w:bCs/>
                    <w:color w:val="000000"/>
                    <w:sz w:val="26"/>
                    <w:szCs w:val="26"/>
                  </w:rPr>
                </w:rPrChange>
              </w:rPr>
            </w:pPr>
            <w:ins w:id="36963" w:author="James Vu" w:date="2024-04-18T23:36:00Z">
              <w:r w:rsidRPr="00B053AF">
                <w:rPr>
                  <w:b/>
                  <w:bCs/>
                  <w:color w:val="000000"/>
                  <w:sz w:val="22"/>
                  <w:szCs w:val="22"/>
                  <w:rPrChange w:id="36964" w:author="James Vu" w:date="2024-04-18T23:49:00Z">
                    <w:rPr>
                      <w:b/>
                      <w:bCs/>
                      <w:color w:val="000000"/>
                      <w:sz w:val="26"/>
                      <w:szCs w:val="26"/>
                    </w:rPr>
                  </w:rPrChange>
                </w:rPr>
                <w:t>1.862.000.000</w:t>
              </w:r>
            </w:ins>
          </w:p>
        </w:tc>
        <w:tc>
          <w:tcPr>
            <w:tcW w:w="1589" w:type="dxa"/>
            <w:shd w:val="clear" w:color="auto" w:fill="auto"/>
            <w:vAlign w:val="center"/>
            <w:hideMark/>
            <w:tcPrChange w:id="36965" w:author="James Vu" w:date="2024-04-19T00:26:00Z">
              <w:tcPr>
                <w:tcW w:w="1589" w:type="dxa"/>
                <w:gridSpan w:val="2"/>
                <w:tcBorders>
                  <w:top w:val="nil"/>
                  <w:left w:val="nil"/>
                  <w:bottom w:val="single" w:sz="4" w:space="0" w:color="auto"/>
                  <w:right w:val="single" w:sz="4" w:space="0" w:color="auto"/>
                </w:tcBorders>
                <w:shd w:val="clear" w:color="000000" w:fill="C4D79B"/>
                <w:vAlign w:val="center"/>
                <w:hideMark/>
              </w:tcPr>
            </w:tcPrChange>
          </w:tcPr>
          <w:p w14:paraId="565C73EF" w14:textId="77777777" w:rsidR="001F08AC" w:rsidRPr="00B053AF" w:rsidRDefault="001F08AC">
            <w:pPr>
              <w:rPr>
                <w:ins w:id="36966" w:author="James Vu" w:date="2024-04-18T23:36:00Z"/>
                <w:b/>
                <w:bCs/>
                <w:color w:val="000000"/>
                <w:sz w:val="22"/>
                <w:szCs w:val="22"/>
                <w:rPrChange w:id="36967" w:author="James Vu" w:date="2024-04-18T23:49:00Z">
                  <w:rPr>
                    <w:ins w:id="36968" w:author="James Vu" w:date="2024-04-18T23:36:00Z"/>
                    <w:b/>
                    <w:bCs/>
                    <w:color w:val="000000"/>
                    <w:sz w:val="26"/>
                    <w:szCs w:val="26"/>
                  </w:rPr>
                </w:rPrChange>
              </w:rPr>
            </w:pPr>
            <w:ins w:id="36969" w:author="James Vu" w:date="2024-04-18T23:36:00Z">
              <w:r w:rsidRPr="00B053AF">
                <w:rPr>
                  <w:b/>
                  <w:bCs/>
                  <w:color w:val="000000"/>
                  <w:sz w:val="22"/>
                  <w:szCs w:val="22"/>
                  <w:rPrChange w:id="36970" w:author="James Vu" w:date="2024-04-18T23:49:00Z">
                    <w:rPr>
                      <w:b/>
                      <w:bCs/>
                      <w:color w:val="000000"/>
                      <w:sz w:val="26"/>
                      <w:szCs w:val="26"/>
                    </w:rPr>
                  </w:rPrChange>
                </w:rPr>
                <w:t> </w:t>
              </w:r>
            </w:ins>
          </w:p>
        </w:tc>
      </w:tr>
      <w:tr w:rsidR="001F08AC" w:rsidRPr="00B053AF" w14:paraId="0C53B2E9" w14:textId="77777777" w:rsidTr="003C02FF">
        <w:trPr>
          <w:trHeight w:val="20"/>
          <w:ins w:id="36971" w:author="James Vu" w:date="2024-04-18T23:36:00Z"/>
          <w:trPrChange w:id="36972" w:author="James Vu" w:date="2024-04-19T00:26:00Z">
            <w:trPr>
              <w:trHeight w:val="20"/>
            </w:trPr>
          </w:trPrChange>
        </w:trPr>
        <w:tc>
          <w:tcPr>
            <w:tcW w:w="697" w:type="dxa"/>
            <w:shd w:val="clear" w:color="auto" w:fill="auto"/>
            <w:noWrap/>
            <w:vAlign w:val="center"/>
            <w:hideMark/>
            <w:tcPrChange w:id="36973" w:author="James Vu" w:date="2024-04-19T00:26:00Z">
              <w:tcPr>
                <w:tcW w:w="697" w:type="dxa"/>
                <w:tcBorders>
                  <w:top w:val="nil"/>
                  <w:left w:val="single" w:sz="4" w:space="0" w:color="auto"/>
                  <w:bottom w:val="single" w:sz="4" w:space="0" w:color="auto"/>
                  <w:right w:val="single" w:sz="4" w:space="0" w:color="auto"/>
                </w:tcBorders>
                <w:shd w:val="clear" w:color="000000" w:fill="EBF1DE"/>
                <w:noWrap/>
                <w:vAlign w:val="center"/>
                <w:hideMark/>
              </w:tcPr>
            </w:tcPrChange>
          </w:tcPr>
          <w:p w14:paraId="10A1A30A" w14:textId="77777777" w:rsidR="001F08AC" w:rsidRPr="00B053AF" w:rsidRDefault="001F08AC">
            <w:pPr>
              <w:jc w:val="center"/>
              <w:rPr>
                <w:ins w:id="36974" w:author="James Vu" w:date="2024-04-18T23:36:00Z"/>
                <w:b/>
                <w:bCs/>
                <w:color w:val="000000"/>
                <w:sz w:val="22"/>
                <w:szCs w:val="22"/>
                <w:rPrChange w:id="36975" w:author="James Vu" w:date="2024-04-18T23:49:00Z">
                  <w:rPr>
                    <w:ins w:id="36976" w:author="James Vu" w:date="2024-04-18T23:36:00Z"/>
                    <w:b/>
                    <w:bCs/>
                    <w:color w:val="000000"/>
                    <w:sz w:val="26"/>
                    <w:szCs w:val="26"/>
                  </w:rPr>
                </w:rPrChange>
              </w:rPr>
            </w:pPr>
            <w:ins w:id="36977" w:author="James Vu" w:date="2024-04-18T23:36:00Z">
              <w:r w:rsidRPr="00B053AF">
                <w:rPr>
                  <w:b/>
                  <w:bCs/>
                  <w:color w:val="000000"/>
                  <w:sz w:val="22"/>
                  <w:szCs w:val="22"/>
                  <w:rPrChange w:id="36978" w:author="James Vu" w:date="2024-04-18T23:49:00Z">
                    <w:rPr>
                      <w:b/>
                      <w:bCs/>
                      <w:color w:val="000000"/>
                      <w:sz w:val="26"/>
                      <w:szCs w:val="26"/>
                    </w:rPr>
                  </w:rPrChange>
                </w:rPr>
                <w:t>3.7</w:t>
              </w:r>
            </w:ins>
          </w:p>
        </w:tc>
        <w:tc>
          <w:tcPr>
            <w:tcW w:w="1804" w:type="dxa"/>
            <w:shd w:val="clear" w:color="auto" w:fill="auto"/>
            <w:noWrap/>
            <w:vAlign w:val="center"/>
            <w:hideMark/>
            <w:tcPrChange w:id="36979" w:author="James Vu" w:date="2024-04-19T00:26:00Z">
              <w:tcPr>
                <w:tcW w:w="1804" w:type="dxa"/>
                <w:tcBorders>
                  <w:top w:val="nil"/>
                  <w:left w:val="nil"/>
                  <w:bottom w:val="single" w:sz="4" w:space="0" w:color="auto"/>
                  <w:right w:val="single" w:sz="4" w:space="0" w:color="auto"/>
                </w:tcBorders>
                <w:shd w:val="clear" w:color="000000" w:fill="EBF1DE"/>
                <w:noWrap/>
                <w:vAlign w:val="center"/>
                <w:hideMark/>
              </w:tcPr>
            </w:tcPrChange>
          </w:tcPr>
          <w:p w14:paraId="23F86251" w14:textId="77777777" w:rsidR="001F08AC" w:rsidRPr="00B053AF" w:rsidRDefault="001F08AC">
            <w:pPr>
              <w:rPr>
                <w:ins w:id="36980" w:author="James Vu" w:date="2024-04-18T23:36:00Z"/>
                <w:b/>
                <w:bCs/>
                <w:color w:val="000000"/>
                <w:sz w:val="22"/>
                <w:szCs w:val="22"/>
                <w:rPrChange w:id="36981" w:author="James Vu" w:date="2024-04-18T23:49:00Z">
                  <w:rPr>
                    <w:ins w:id="36982" w:author="James Vu" w:date="2024-04-18T23:36:00Z"/>
                    <w:b/>
                    <w:bCs/>
                    <w:color w:val="000000"/>
                    <w:sz w:val="26"/>
                    <w:szCs w:val="26"/>
                  </w:rPr>
                </w:rPrChange>
              </w:rPr>
            </w:pPr>
            <w:ins w:id="36983" w:author="James Vu" w:date="2024-04-18T23:36:00Z">
              <w:r w:rsidRPr="00B053AF">
                <w:rPr>
                  <w:b/>
                  <w:bCs/>
                  <w:color w:val="000000"/>
                  <w:sz w:val="22"/>
                  <w:szCs w:val="22"/>
                  <w:rPrChange w:id="36984" w:author="James Vu" w:date="2024-04-18T23:49:00Z">
                    <w:rPr>
                      <w:b/>
                      <w:bCs/>
                      <w:color w:val="000000"/>
                      <w:sz w:val="26"/>
                      <w:szCs w:val="26"/>
                    </w:rPr>
                  </w:rPrChange>
                </w:rPr>
                <w:t>Hệ tính năng về lĩnh vực thủy lợi, phòng chống thiên tai tỉnh Khánh Hòa (Giai đoạn 1)</w:t>
              </w:r>
            </w:ins>
          </w:p>
        </w:tc>
        <w:tc>
          <w:tcPr>
            <w:tcW w:w="1974" w:type="dxa"/>
            <w:shd w:val="clear" w:color="auto" w:fill="auto"/>
            <w:noWrap/>
            <w:vAlign w:val="center"/>
            <w:hideMark/>
            <w:tcPrChange w:id="36985" w:author="James Vu" w:date="2024-04-19T00:26:00Z">
              <w:tcPr>
                <w:tcW w:w="1974" w:type="dxa"/>
                <w:tcBorders>
                  <w:top w:val="nil"/>
                  <w:left w:val="nil"/>
                  <w:bottom w:val="single" w:sz="4" w:space="0" w:color="auto"/>
                  <w:right w:val="single" w:sz="4" w:space="0" w:color="auto"/>
                </w:tcBorders>
                <w:shd w:val="clear" w:color="000000" w:fill="EBF1DE"/>
                <w:noWrap/>
                <w:vAlign w:val="center"/>
                <w:hideMark/>
              </w:tcPr>
            </w:tcPrChange>
          </w:tcPr>
          <w:p w14:paraId="0AE0934C" w14:textId="77777777" w:rsidR="001F08AC" w:rsidRPr="00B053AF" w:rsidRDefault="001F08AC">
            <w:pPr>
              <w:rPr>
                <w:ins w:id="36986" w:author="James Vu" w:date="2024-04-18T23:36:00Z"/>
                <w:b/>
                <w:bCs/>
                <w:color w:val="000000"/>
                <w:sz w:val="22"/>
                <w:szCs w:val="22"/>
                <w:rPrChange w:id="36987" w:author="James Vu" w:date="2024-04-18T23:49:00Z">
                  <w:rPr>
                    <w:ins w:id="36988" w:author="James Vu" w:date="2024-04-18T23:36:00Z"/>
                    <w:b/>
                    <w:bCs/>
                    <w:color w:val="000000"/>
                    <w:sz w:val="26"/>
                    <w:szCs w:val="26"/>
                  </w:rPr>
                </w:rPrChange>
              </w:rPr>
            </w:pPr>
            <w:ins w:id="36989" w:author="James Vu" w:date="2024-04-18T23:36:00Z">
              <w:r w:rsidRPr="00B053AF">
                <w:rPr>
                  <w:b/>
                  <w:bCs/>
                  <w:color w:val="000000"/>
                  <w:sz w:val="22"/>
                  <w:szCs w:val="22"/>
                  <w:rPrChange w:id="36990" w:author="James Vu" w:date="2024-04-18T23:49:00Z">
                    <w:rPr>
                      <w:b/>
                      <w:bCs/>
                      <w:color w:val="000000"/>
                      <w:sz w:val="26"/>
                      <w:szCs w:val="26"/>
                    </w:rPr>
                  </w:rPrChange>
                </w:rPr>
                <w:t> </w:t>
              </w:r>
            </w:ins>
          </w:p>
        </w:tc>
        <w:tc>
          <w:tcPr>
            <w:tcW w:w="888" w:type="dxa"/>
            <w:shd w:val="clear" w:color="auto" w:fill="auto"/>
            <w:noWrap/>
            <w:vAlign w:val="center"/>
            <w:hideMark/>
            <w:tcPrChange w:id="36991" w:author="James Vu" w:date="2024-04-19T00:26:00Z">
              <w:tcPr>
                <w:tcW w:w="888" w:type="dxa"/>
                <w:tcBorders>
                  <w:top w:val="nil"/>
                  <w:left w:val="nil"/>
                  <w:bottom w:val="single" w:sz="4" w:space="0" w:color="auto"/>
                  <w:right w:val="single" w:sz="4" w:space="0" w:color="auto"/>
                </w:tcBorders>
                <w:shd w:val="clear" w:color="000000" w:fill="EBF1DE"/>
                <w:noWrap/>
                <w:vAlign w:val="center"/>
                <w:hideMark/>
              </w:tcPr>
            </w:tcPrChange>
          </w:tcPr>
          <w:p w14:paraId="647F843A" w14:textId="77777777" w:rsidR="001F08AC" w:rsidRPr="00B053AF" w:rsidRDefault="001F08AC">
            <w:pPr>
              <w:jc w:val="center"/>
              <w:rPr>
                <w:ins w:id="36992" w:author="James Vu" w:date="2024-04-18T23:36:00Z"/>
                <w:b/>
                <w:bCs/>
                <w:color w:val="000000"/>
                <w:sz w:val="22"/>
                <w:szCs w:val="22"/>
                <w:rPrChange w:id="36993" w:author="James Vu" w:date="2024-04-18T23:49:00Z">
                  <w:rPr>
                    <w:ins w:id="36994" w:author="James Vu" w:date="2024-04-18T23:36:00Z"/>
                    <w:b/>
                    <w:bCs/>
                    <w:color w:val="000000"/>
                    <w:sz w:val="26"/>
                    <w:szCs w:val="26"/>
                  </w:rPr>
                </w:rPrChange>
              </w:rPr>
            </w:pPr>
            <w:ins w:id="36995" w:author="James Vu" w:date="2024-04-18T23:36:00Z">
              <w:r w:rsidRPr="00B053AF">
                <w:rPr>
                  <w:b/>
                  <w:bCs/>
                  <w:color w:val="000000"/>
                  <w:sz w:val="22"/>
                  <w:szCs w:val="22"/>
                  <w:rPrChange w:id="36996" w:author="James Vu" w:date="2024-04-18T23:49:00Z">
                    <w:rPr>
                      <w:b/>
                      <w:bCs/>
                      <w:color w:val="000000"/>
                      <w:sz w:val="26"/>
                      <w:szCs w:val="26"/>
                    </w:rPr>
                  </w:rPrChange>
                </w:rPr>
                <w:t> </w:t>
              </w:r>
            </w:ins>
          </w:p>
        </w:tc>
        <w:tc>
          <w:tcPr>
            <w:tcW w:w="997" w:type="dxa"/>
            <w:shd w:val="clear" w:color="auto" w:fill="auto"/>
            <w:noWrap/>
            <w:vAlign w:val="center"/>
            <w:hideMark/>
            <w:tcPrChange w:id="36997" w:author="James Vu" w:date="2024-04-19T00:26:00Z">
              <w:tcPr>
                <w:tcW w:w="997" w:type="dxa"/>
                <w:tcBorders>
                  <w:top w:val="nil"/>
                  <w:left w:val="nil"/>
                  <w:bottom w:val="single" w:sz="4" w:space="0" w:color="auto"/>
                  <w:right w:val="single" w:sz="4" w:space="0" w:color="auto"/>
                </w:tcBorders>
                <w:shd w:val="clear" w:color="000000" w:fill="EBF1DE"/>
                <w:noWrap/>
                <w:vAlign w:val="center"/>
                <w:hideMark/>
              </w:tcPr>
            </w:tcPrChange>
          </w:tcPr>
          <w:p w14:paraId="0B009910" w14:textId="77777777" w:rsidR="001F08AC" w:rsidRPr="00B053AF" w:rsidRDefault="001F08AC">
            <w:pPr>
              <w:jc w:val="center"/>
              <w:rPr>
                <w:ins w:id="36998" w:author="James Vu" w:date="2024-04-18T23:36:00Z"/>
                <w:b/>
                <w:bCs/>
                <w:color w:val="000000"/>
                <w:sz w:val="22"/>
                <w:szCs w:val="22"/>
                <w:rPrChange w:id="36999" w:author="James Vu" w:date="2024-04-18T23:49:00Z">
                  <w:rPr>
                    <w:ins w:id="37000" w:author="James Vu" w:date="2024-04-18T23:36:00Z"/>
                    <w:b/>
                    <w:bCs/>
                    <w:color w:val="000000"/>
                    <w:sz w:val="26"/>
                    <w:szCs w:val="26"/>
                  </w:rPr>
                </w:rPrChange>
              </w:rPr>
            </w:pPr>
            <w:ins w:id="37001" w:author="James Vu" w:date="2024-04-18T23:36:00Z">
              <w:r w:rsidRPr="00B053AF">
                <w:rPr>
                  <w:b/>
                  <w:bCs/>
                  <w:color w:val="000000"/>
                  <w:sz w:val="22"/>
                  <w:szCs w:val="22"/>
                  <w:rPrChange w:id="37002" w:author="James Vu" w:date="2024-04-18T23:49:00Z">
                    <w:rPr>
                      <w:b/>
                      <w:bCs/>
                      <w:color w:val="000000"/>
                      <w:sz w:val="26"/>
                      <w:szCs w:val="26"/>
                    </w:rPr>
                  </w:rPrChange>
                </w:rPr>
                <w:t> </w:t>
              </w:r>
            </w:ins>
          </w:p>
        </w:tc>
        <w:tc>
          <w:tcPr>
            <w:tcW w:w="1290" w:type="dxa"/>
            <w:shd w:val="clear" w:color="auto" w:fill="auto"/>
            <w:noWrap/>
            <w:vAlign w:val="center"/>
            <w:hideMark/>
            <w:tcPrChange w:id="37003" w:author="James Vu" w:date="2024-04-19T00:26:00Z">
              <w:tcPr>
                <w:tcW w:w="1290" w:type="dxa"/>
                <w:gridSpan w:val="2"/>
                <w:tcBorders>
                  <w:top w:val="nil"/>
                  <w:left w:val="nil"/>
                  <w:bottom w:val="single" w:sz="4" w:space="0" w:color="auto"/>
                  <w:right w:val="single" w:sz="4" w:space="0" w:color="auto"/>
                </w:tcBorders>
                <w:shd w:val="clear" w:color="000000" w:fill="EBF1DE"/>
                <w:noWrap/>
                <w:vAlign w:val="center"/>
                <w:hideMark/>
              </w:tcPr>
            </w:tcPrChange>
          </w:tcPr>
          <w:p w14:paraId="30FCB52F" w14:textId="77777777" w:rsidR="001F08AC" w:rsidRPr="00B053AF" w:rsidRDefault="001F08AC">
            <w:pPr>
              <w:jc w:val="center"/>
              <w:rPr>
                <w:ins w:id="37004" w:author="James Vu" w:date="2024-04-18T23:36:00Z"/>
                <w:b/>
                <w:bCs/>
                <w:color w:val="000000"/>
                <w:sz w:val="22"/>
                <w:szCs w:val="22"/>
                <w:rPrChange w:id="37005" w:author="James Vu" w:date="2024-04-18T23:49:00Z">
                  <w:rPr>
                    <w:ins w:id="37006" w:author="James Vu" w:date="2024-04-18T23:36:00Z"/>
                    <w:b/>
                    <w:bCs/>
                    <w:color w:val="000000"/>
                    <w:sz w:val="26"/>
                    <w:szCs w:val="26"/>
                  </w:rPr>
                </w:rPrChange>
              </w:rPr>
            </w:pPr>
            <w:ins w:id="37007" w:author="James Vu" w:date="2024-04-18T23:36:00Z">
              <w:r w:rsidRPr="00B053AF">
                <w:rPr>
                  <w:b/>
                  <w:bCs/>
                  <w:color w:val="000000"/>
                  <w:sz w:val="22"/>
                  <w:szCs w:val="22"/>
                  <w:rPrChange w:id="37008" w:author="James Vu" w:date="2024-04-18T23:49:00Z">
                    <w:rPr>
                      <w:b/>
                      <w:bCs/>
                      <w:color w:val="000000"/>
                      <w:sz w:val="26"/>
                      <w:szCs w:val="26"/>
                    </w:rPr>
                  </w:rPrChange>
                </w:rPr>
                <w:t> </w:t>
              </w:r>
            </w:ins>
          </w:p>
        </w:tc>
        <w:tc>
          <w:tcPr>
            <w:tcW w:w="2079" w:type="dxa"/>
            <w:shd w:val="clear" w:color="auto" w:fill="auto"/>
            <w:vAlign w:val="center"/>
            <w:hideMark/>
            <w:tcPrChange w:id="37009" w:author="James Vu" w:date="2024-04-19T00:26:00Z">
              <w:tcPr>
                <w:tcW w:w="2079" w:type="dxa"/>
                <w:tcBorders>
                  <w:top w:val="nil"/>
                  <w:left w:val="nil"/>
                  <w:bottom w:val="single" w:sz="4" w:space="0" w:color="auto"/>
                  <w:right w:val="single" w:sz="4" w:space="0" w:color="auto"/>
                </w:tcBorders>
                <w:shd w:val="clear" w:color="000000" w:fill="EBF1DE"/>
                <w:vAlign w:val="center"/>
                <w:hideMark/>
              </w:tcPr>
            </w:tcPrChange>
          </w:tcPr>
          <w:p w14:paraId="69BF92A8" w14:textId="77777777" w:rsidR="001F08AC" w:rsidRPr="00B053AF" w:rsidRDefault="001F08AC">
            <w:pPr>
              <w:jc w:val="center"/>
              <w:rPr>
                <w:ins w:id="37010" w:author="James Vu" w:date="2024-04-18T23:36:00Z"/>
                <w:b/>
                <w:bCs/>
                <w:color w:val="000000"/>
                <w:sz w:val="22"/>
                <w:szCs w:val="22"/>
                <w:rPrChange w:id="37011" w:author="James Vu" w:date="2024-04-18T23:49:00Z">
                  <w:rPr>
                    <w:ins w:id="37012" w:author="James Vu" w:date="2024-04-18T23:36:00Z"/>
                    <w:b/>
                    <w:bCs/>
                    <w:color w:val="000000"/>
                    <w:sz w:val="26"/>
                    <w:szCs w:val="26"/>
                  </w:rPr>
                </w:rPrChange>
              </w:rPr>
            </w:pPr>
            <w:ins w:id="37013" w:author="James Vu" w:date="2024-04-18T23:36:00Z">
              <w:r w:rsidRPr="00B053AF">
                <w:rPr>
                  <w:b/>
                  <w:bCs/>
                  <w:color w:val="000000"/>
                  <w:sz w:val="22"/>
                  <w:szCs w:val="22"/>
                  <w:rPrChange w:id="37014" w:author="James Vu" w:date="2024-04-18T23:49:00Z">
                    <w:rPr>
                      <w:b/>
                      <w:bCs/>
                      <w:color w:val="000000"/>
                      <w:sz w:val="26"/>
                      <w:szCs w:val="26"/>
                    </w:rPr>
                  </w:rPrChange>
                </w:rPr>
                <w:t> </w:t>
              </w:r>
            </w:ins>
          </w:p>
        </w:tc>
        <w:tc>
          <w:tcPr>
            <w:tcW w:w="1416" w:type="dxa"/>
            <w:shd w:val="clear" w:color="auto" w:fill="auto"/>
            <w:vAlign w:val="center"/>
            <w:hideMark/>
            <w:tcPrChange w:id="37015" w:author="James Vu" w:date="2024-04-19T00:26:00Z">
              <w:tcPr>
                <w:tcW w:w="1416" w:type="dxa"/>
                <w:gridSpan w:val="2"/>
                <w:tcBorders>
                  <w:top w:val="nil"/>
                  <w:left w:val="nil"/>
                  <w:bottom w:val="single" w:sz="4" w:space="0" w:color="auto"/>
                  <w:right w:val="single" w:sz="4" w:space="0" w:color="auto"/>
                </w:tcBorders>
                <w:shd w:val="clear" w:color="000000" w:fill="EBF1DE"/>
                <w:vAlign w:val="center"/>
                <w:hideMark/>
              </w:tcPr>
            </w:tcPrChange>
          </w:tcPr>
          <w:p w14:paraId="756A14EA" w14:textId="77777777" w:rsidR="001F08AC" w:rsidRPr="00B053AF" w:rsidRDefault="001F08AC">
            <w:pPr>
              <w:jc w:val="center"/>
              <w:rPr>
                <w:ins w:id="37016" w:author="James Vu" w:date="2024-04-18T23:36:00Z"/>
                <w:b/>
                <w:bCs/>
                <w:color w:val="000000"/>
                <w:sz w:val="22"/>
                <w:szCs w:val="22"/>
                <w:rPrChange w:id="37017" w:author="James Vu" w:date="2024-04-18T23:49:00Z">
                  <w:rPr>
                    <w:ins w:id="37018" w:author="James Vu" w:date="2024-04-18T23:36:00Z"/>
                    <w:b/>
                    <w:bCs/>
                    <w:color w:val="000000"/>
                    <w:sz w:val="26"/>
                    <w:szCs w:val="26"/>
                  </w:rPr>
                </w:rPrChange>
              </w:rPr>
            </w:pPr>
            <w:ins w:id="37019" w:author="James Vu" w:date="2024-04-18T23:36:00Z">
              <w:r w:rsidRPr="00B053AF">
                <w:rPr>
                  <w:b/>
                  <w:bCs/>
                  <w:color w:val="000000"/>
                  <w:sz w:val="22"/>
                  <w:szCs w:val="22"/>
                  <w:rPrChange w:id="37020" w:author="James Vu" w:date="2024-04-18T23:49:00Z">
                    <w:rPr>
                      <w:b/>
                      <w:bCs/>
                      <w:color w:val="000000"/>
                      <w:sz w:val="26"/>
                      <w:szCs w:val="26"/>
                    </w:rPr>
                  </w:rPrChange>
                </w:rPr>
                <w:t> </w:t>
              </w:r>
            </w:ins>
          </w:p>
        </w:tc>
        <w:tc>
          <w:tcPr>
            <w:tcW w:w="1715" w:type="dxa"/>
            <w:shd w:val="clear" w:color="auto" w:fill="auto"/>
            <w:vAlign w:val="center"/>
            <w:hideMark/>
            <w:tcPrChange w:id="37021" w:author="James Vu" w:date="2024-04-19T00:26:00Z">
              <w:tcPr>
                <w:tcW w:w="1715" w:type="dxa"/>
                <w:gridSpan w:val="2"/>
                <w:tcBorders>
                  <w:top w:val="nil"/>
                  <w:left w:val="nil"/>
                  <w:bottom w:val="single" w:sz="4" w:space="0" w:color="auto"/>
                  <w:right w:val="single" w:sz="4" w:space="0" w:color="auto"/>
                </w:tcBorders>
                <w:shd w:val="clear" w:color="000000" w:fill="EBF1DE"/>
                <w:vAlign w:val="center"/>
                <w:hideMark/>
              </w:tcPr>
            </w:tcPrChange>
          </w:tcPr>
          <w:p w14:paraId="01B145B4" w14:textId="77777777" w:rsidR="001F08AC" w:rsidRPr="00B053AF" w:rsidRDefault="001F08AC">
            <w:pPr>
              <w:jc w:val="center"/>
              <w:rPr>
                <w:ins w:id="37022" w:author="James Vu" w:date="2024-04-18T23:36:00Z"/>
                <w:b/>
                <w:bCs/>
                <w:color w:val="000000"/>
                <w:sz w:val="22"/>
                <w:szCs w:val="22"/>
                <w:rPrChange w:id="37023" w:author="James Vu" w:date="2024-04-18T23:49:00Z">
                  <w:rPr>
                    <w:ins w:id="37024" w:author="James Vu" w:date="2024-04-18T23:36:00Z"/>
                    <w:b/>
                    <w:bCs/>
                    <w:color w:val="000000"/>
                    <w:sz w:val="26"/>
                    <w:szCs w:val="26"/>
                  </w:rPr>
                </w:rPrChange>
              </w:rPr>
            </w:pPr>
            <w:ins w:id="37025" w:author="James Vu" w:date="2024-04-18T23:36:00Z">
              <w:r w:rsidRPr="00B053AF">
                <w:rPr>
                  <w:b/>
                  <w:bCs/>
                  <w:color w:val="000000"/>
                  <w:sz w:val="22"/>
                  <w:szCs w:val="22"/>
                  <w:rPrChange w:id="37026" w:author="James Vu" w:date="2024-04-18T23:49:00Z">
                    <w:rPr>
                      <w:b/>
                      <w:bCs/>
                      <w:color w:val="000000"/>
                      <w:sz w:val="26"/>
                      <w:szCs w:val="26"/>
                    </w:rPr>
                  </w:rPrChange>
                </w:rPr>
                <w:t> </w:t>
              </w:r>
            </w:ins>
          </w:p>
        </w:tc>
        <w:tc>
          <w:tcPr>
            <w:tcW w:w="1589" w:type="dxa"/>
            <w:shd w:val="clear" w:color="auto" w:fill="auto"/>
            <w:noWrap/>
            <w:vAlign w:val="center"/>
            <w:hideMark/>
            <w:tcPrChange w:id="37027" w:author="James Vu" w:date="2024-04-19T00:26:00Z">
              <w:tcPr>
                <w:tcW w:w="1589" w:type="dxa"/>
                <w:gridSpan w:val="2"/>
                <w:tcBorders>
                  <w:top w:val="nil"/>
                  <w:left w:val="nil"/>
                  <w:bottom w:val="single" w:sz="4" w:space="0" w:color="auto"/>
                  <w:right w:val="single" w:sz="4" w:space="0" w:color="auto"/>
                </w:tcBorders>
                <w:shd w:val="clear" w:color="000000" w:fill="EBF1DE"/>
                <w:noWrap/>
                <w:vAlign w:val="center"/>
                <w:hideMark/>
              </w:tcPr>
            </w:tcPrChange>
          </w:tcPr>
          <w:p w14:paraId="08CBC510" w14:textId="77777777" w:rsidR="001F08AC" w:rsidRPr="00B053AF" w:rsidRDefault="001F08AC">
            <w:pPr>
              <w:rPr>
                <w:ins w:id="37028" w:author="James Vu" w:date="2024-04-18T23:36:00Z"/>
                <w:b/>
                <w:bCs/>
                <w:color w:val="000000"/>
                <w:sz w:val="22"/>
                <w:szCs w:val="22"/>
                <w:rPrChange w:id="37029" w:author="James Vu" w:date="2024-04-18T23:49:00Z">
                  <w:rPr>
                    <w:ins w:id="37030" w:author="James Vu" w:date="2024-04-18T23:36:00Z"/>
                    <w:b/>
                    <w:bCs/>
                    <w:color w:val="000000"/>
                    <w:sz w:val="26"/>
                    <w:szCs w:val="26"/>
                  </w:rPr>
                </w:rPrChange>
              </w:rPr>
            </w:pPr>
            <w:ins w:id="37031" w:author="James Vu" w:date="2024-04-18T23:36:00Z">
              <w:r w:rsidRPr="00B053AF">
                <w:rPr>
                  <w:b/>
                  <w:bCs/>
                  <w:color w:val="000000"/>
                  <w:sz w:val="22"/>
                  <w:szCs w:val="22"/>
                  <w:rPrChange w:id="37032" w:author="James Vu" w:date="2024-04-18T23:49:00Z">
                    <w:rPr>
                      <w:b/>
                      <w:bCs/>
                      <w:color w:val="000000"/>
                      <w:sz w:val="26"/>
                      <w:szCs w:val="26"/>
                    </w:rPr>
                  </w:rPrChange>
                </w:rPr>
                <w:t> </w:t>
              </w:r>
            </w:ins>
          </w:p>
        </w:tc>
      </w:tr>
      <w:tr w:rsidR="00B053AF" w:rsidRPr="00B053AF" w14:paraId="0BBC23FD" w14:textId="77777777" w:rsidTr="003C02FF">
        <w:trPr>
          <w:trHeight w:val="20"/>
          <w:ins w:id="37033" w:author="James Vu" w:date="2024-04-18T23:36:00Z"/>
          <w:trPrChange w:id="37034" w:author="James Vu" w:date="2024-04-19T00:26:00Z">
            <w:trPr>
              <w:trHeight w:val="20"/>
            </w:trPr>
          </w:trPrChange>
        </w:trPr>
        <w:tc>
          <w:tcPr>
            <w:tcW w:w="697" w:type="dxa"/>
            <w:shd w:val="clear" w:color="auto" w:fill="auto"/>
            <w:vAlign w:val="center"/>
            <w:hideMark/>
            <w:tcPrChange w:id="37035"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020352AE" w14:textId="77777777" w:rsidR="001F08AC" w:rsidRPr="00B053AF" w:rsidRDefault="001F08AC">
            <w:pPr>
              <w:jc w:val="center"/>
              <w:rPr>
                <w:ins w:id="37036" w:author="James Vu" w:date="2024-04-18T23:36:00Z"/>
                <w:color w:val="000000"/>
                <w:sz w:val="22"/>
                <w:szCs w:val="22"/>
                <w:rPrChange w:id="37037" w:author="James Vu" w:date="2024-04-18T23:49:00Z">
                  <w:rPr>
                    <w:ins w:id="37038" w:author="James Vu" w:date="2024-04-18T23:36:00Z"/>
                    <w:color w:val="000000"/>
                    <w:sz w:val="26"/>
                    <w:szCs w:val="26"/>
                  </w:rPr>
                </w:rPrChange>
              </w:rPr>
            </w:pPr>
            <w:ins w:id="37039" w:author="James Vu" w:date="2024-04-18T23:36:00Z">
              <w:r w:rsidRPr="00B053AF">
                <w:rPr>
                  <w:color w:val="000000"/>
                  <w:sz w:val="22"/>
                  <w:szCs w:val="22"/>
                  <w:rPrChange w:id="37040" w:author="James Vu" w:date="2024-04-18T23:49:00Z">
                    <w:rPr>
                      <w:color w:val="000000"/>
                      <w:sz w:val="26"/>
                      <w:szCs w:val="26"/>
                    </w:rPr>
                  </w:rPrChange>
                </w:rPr>
                <w:t>3.7.1</w:t>
              </w:r>
            </w:ins>
          </w:p>
        </w:tc>
        <w:tc>
          <w:tcPr>
            <w:tcW w:w="1804" w:type="dxa"/>
            <w:shd w:val="clear" w:color="auto" w:fill="auto"/>
            <w:vAlign w:val="center"/>
            <w:hideMark/>
            <w:tcPrChange w:id="37041"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548790B7" w14:textId="77777777" w:rsidR="001F08AC" w:rsidRPr="00B053AF" w:rsidRDefault="001F08AC">
            <w:pPr>
              <w:rPr>
                <w:ins w:id="37042" w:author="James Vu" w:date="2024-04-18T23:36:00Z"/>
                <w:color w:val="000000"/>
                <w:sz w:val="22"/>
                <w:szCs w:val="22"/>
                <w:rPrChange w:id="37043" w:author="James Vu" w:date="2024-04-18T23:49:00Z">
                  <w:rPr>
                    <w:ins w:id="37044" w:author="James Vu" w:date="2024-04-18T23:36:00Z"/>
                    <w:color w:val="000000"/>
                    <w:sz w:val="26"/>
                    <w:szCs w:val="26"/>
                  </w:rPr>
                </w:rPrChange>
              </w:rPr>
            </w:pPr>
            <w:ins w:id="37045" w:author="James Vu" w:date="2024-04-18T23:36:00Z">
              <w:r w:rsidRPr="00B053AF">
                <w:rPr>
                  <w:color w:val="000000"/>
                  <w:sz w:val="22"/>
                  <w:szCs w:val="22"/>
                  <w:rPrChange w:id="37046" w:author="James Vu" w:date="2024-04-18T23:49:00Z">
                    <w:rPr>
                      <w:color w:val="000000"/>
                      <w:sz w:val="26"/>
                      <w:szCs w:val="26"/>
                    </w:rPr>
                  </w:rPrChange>
                </w:rPr>
                <w:t>Thuê chuyên gia: xây dựng kiến trúc hệ thống kỹ thuật , tính năng chi tiết của phần mềm nội bộ, phân tích số hoá quy trình nghiệp vụ và các hoạt động khác</w:t>
              </w:r>
            </w:ins>
          </w:p>
        </w:tc>
        <w:tc>
          <w:tcPr>
            <w:tcW w:w="1974" w:type="dxa"/>
            <w:shd w:val="clear" w:color="auto" w:fill="auto"/>
            <w:vAlign w:val="center"/>
            <w:hideMark/>
            <w:tcPrChange w:id="37047"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6FC79590" w14:textId="77777777" w:rsidR="001F08AC" w:rsidRPr="00B053AF" w:rsidRDefault="001F08AC">
            <w:pPr>
              <w:rPr>
                <w:ins w:id="37048" w:author="James Vu" w:date="2024-04-18T23:36:00Z"/>
                <w:color w:val="000000"/>
                <w:sz w:val="22"/>
                <w:szCs w:val="22"/>
                <w:rPrChange w:id="37049" w:author="James Vu" w:date="2024-04-18T23:49:00Z">
                  <w:rPr>
                    <w:ins w:id="37050" w:author="James Vu" w:date="2024-04-18T23:36:00Z"/>
                    <w:color w:val="000000"/>
                    <w:sz w:val="26"/>
                    <w:szCs w:val="26"/>
                  </w:rPr>
                </w:rPrChange>
              </w:rPr>
            </w:pPr>
            <w:ins w:id="37051" w:author="James Vu" w:date="2024-04-18T23:36:00Z">
              <w:r w:rsidRPr="00B053AF">
                <w:rPr>
                  <w:color w:val="000000"/>
                  <w:sz w:val="22"/>
                  <w:szCs w:val="22"/>
                  <w:rPrChange w:id="37052" w:author="James Vu" w:date="2024-04-18T23:49:00Z">
                    <w:rPr>
                      <w:color w:val="000000"/>
                      <w:sz w:val="26"/>
                      <w:szCs w:val="26"/>
                    </w:rPr>
                  </w:rPrChange>
                </w:rPr>
                <w:t> </w:t>
              </w:r>
            </w:ins>
          </w:p>
        </w:tc>
        <w:tc>
          <w:tcPr>
            <w:tcW w:w="888" w:type="dxa"/>
            <w:shd w:val="clear" w:color="auto" w:fill="auto"/>
            <w:vAlign w:val="center"/>
            <w:hideMark/>
            <w:tcPrChange w:id="37053"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56C195BF" w14:textId="77777777" w:rsidR="001F08AC" w:rsidRPr="00B053AF" w:rsidRDefault="001F08AC">
            <w:pPr>
              <w:jc w:val="center"/>
              <w:rPr>
                <w:ins w:id="37054" w:author="James Vu" w:date="2024-04-18T23:36:00Z"/>
                <w:color w:val="000000"/>
                <w:sz w:val="22"/>
                <w:szCs w:val="22"/>
                <w:rPrChange w:id="37055" w:author="James Vu" w:date="2024-04-18T23:49:00Z">
                  <w:rPr>
                    <w:ins w:id="37056" w:author="James Vu" w:date="2024-04-18T23:36:00Z"/>
                    <w:color w:val="000000"/>
                    <w:sz w:val="26"/>
                    <w:szCs w:val="26"/>
                  </w:rPr>
                </w:rPrChange>
              </w:rPr>
            </w:pPr>
            <w:ins w:id="37057" w:author="James Vu" w:date="2024-04-18T23:36:00Z">
              <w:r w:rsidRPr="00B053AF">
                <w:rPr>
                  <w:color w:val="000000"/>
                  <w:sz w:val="22"/>
                  <w:szCs w:val="22"/>
                  <w:rPrChange w:id="37058" w:author="James Vu" w:date="2024-04-18T23:49:00Z">
                    <w:rPr>
                      <w:color w:val="000000"/>
                      <w:sz w:val="26"/>
                      <w:szCs w:val="26"/>
                    </w:rPr>
                  </w:rPrChange>
                </w:rPr>
                <w:t>Gói</w:t>
              </w:r>
            </w:ins>
          </w:p>
        </w:tc>
        <w:tc>
          <w:tcPr>
            <w:tcW w:w="997" w:type="dxa"/>
            <w:shd w:val="clear" w:color="auto" w:fill="auto"/>
            <w:vAlign w:val="center"/>
            <w:hideMark/>
            <w:tcPrChange w:id="37059"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5B9A9188" w14:textId="77777777" w:rsidR="001F08AC" w:rsidRPr="00B053AF" w:rsidRDefault="001F08AC">
            <w:pPr>
              <w:jc w:val="center"/>
              <w:rPr>
                <w:ins w:id="37060" w:author="James Vu" w:date="2024-04-18T23:36:00Z"/>
                <w:color w:val="000000"/>
                <w:sz w:val="22"/>
                <w:szCs w:val="22"/>
                <w:rPrChange w:id="37061" w:author="James Vu" w:date="2024-04-18T23:49:00Z">
                  <w:rPr>
                    <w:ins w:id="37062" w:author="James Vu" w:date="2024-04-18T23:36:00Z"/>
                    <w:color w:val="000000"/>
                    <w:sz w:val="26"/>
                    <w:szCs w:val="26"/>
                  </w:rPr>
                </w:rPrChange>
              </w:rPr>
            </w:pPr>
            <w:ins w:id="37063" w:author="James Vu" w:date="2024-04-18T23:36:00Z">
              <w:r w:rsidRPr="00B053AF">
                <w:rPr>
                  <w:color w:val="000000"/>
                  <w:sz w:val="22"/>
                  <w:szCs w:val="22"/>
                  <w:rPrChange w:id="37064" w:author="James Vu" w:date="2024-04-18T23:49:00Z">
                    <w:rPr>
                      <w:color w:val="000000"/>
                      <w:sz w:val="26"/>
                      <w:szCs w:val="26"/>
                    </w:rPr>
                  </w:rPrChange>
                </w:rPr>
                <w:t>1</w:t>
              </w:r>
            </w:ins>
          </w:p>
        </w:tc>
        <w:tc>
          <w:tcPr>
            <w:tcW w:w="1290" w:type="dxa"/>
            <w:shd w:val="clear" w:color="auto" w:fill="auto"/>
            <w:vAlign w:val="center"/>
            <w:hideMark/>
            <w:tcPrChange w:id="37065"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53CE03BE" w14:textId="77777777" w:rsidR="001F08AC" w:rsidRPr="00B053AF" w:rsidRDefault="001F08AC">
            <w:pPr>
              <w:jc w:val="center"/>
              <w:rPr>
                <w:ins w:id="37066" w:author="James Vu" w:date="2024-04-18T23:36:00Z"/>
                <w:color w:val="000000"/>
                <w:sz w:val="22"/>
                <w:szCs w:val="22"/>
                <w:rPrChange w:id="37067" w:author="James Vu" w:date="2024-04-18T23:49:00Z">
                  <w:rPr>
                    <w:ins w:id="37068" w:author="James Vu" w:date="2024-04-18T23:36:00Z"/>
                    <w:color w:val="000000"/>
                    <w:sz w:val="26"/>
                    <w:szCs w:val="26"/>
                  </w:rPr>
                </w:rPrChange>
              </w:rPr>
            </w:pPr>
            <w:ins w:id="37069" w:author="James Vu" w:date="2024-04-18T23:36:00Z">
              <w:r w:rsidRPr="00B053AF">
                <w:rPr>
                  <w:color w:val="000000"/>
                  <w:sz w:val="22"/>
                  <w:szCs w:val="22"/>
                  <w:rPrChange w:id="37070" w:author="James Vu" w:date="2024-04-18T23:49:00Z">
                    <w:rPr>
                      <w:color w:val="000000"/>
                      <w:sz w:val="26"/>
                      <w:szCs w:val="26"/>
                    </w:rPr>
                  </w:rPrChange>
                </w:rPr>
                <w:t>400.000.000</w:t>
              </w:r>
            </w:ins>
          </w:p>
        </w:tc>
        <w:tc>
          <w:tcPr>
            <w:tcW w:w="2079" w:type="dxa"/>
            <w:shd w:val="clear" w:color="auto" w:fill="auto"/>
            <w:vAlign w:val="center"/>
            <w:hideMark/>
            <w:tcPrChange w:id="37071"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21727B19" w14:textId="77777777" w:rsidR="001F08AC" w:rsidRPr="00B053AF" w:rsidRDefault="001F08AC">
            <w:pPr>
              <w:jc w:val="center"/>
              <w:rPr>
                <w:ins w:id="37072" w:author="James Vu" w:date="2024-04-18T23:36:00Z"/>
                <w:color w:val="000000"/>
                <w:sz w:val="22"/>
                <w:szCs w:val="22"/>
                <w:rPrChange w:id="37073" w:author="James Vu" w:date="2024-04-18T23:49:00Z">
                  <w:rPr>
                    <w:ins w:id="37074" w:author="James Vu" w:date="2024-04-18T23:36:00Z"/>
                    <w:color w:val="000000"/>
                    <w:sz w:val="26"/>
                    <w:szCs w:val="26"/>
                  </w:rPr>
                </w:rPrChange>
              </w:rPr>
            </w:pPr>
            <w:ins w:id="37075" w:author="James Vu" w:date="2024-04-18T23:36:00Z">
              <w:r w:rsidRPr="00B053AF">
                <w:rPr>
                  <w:color w:val="000000"/>
                  <w:sz w:val="22"/>
                  <w:szCs w:val="22"/>
                  <w:rPrChange w:id="37076" w:author="James Vu" w:date="2024-04-18T23:49:00Z">
                    <w:rPr>
                      <w:color w:val="000000"/>
                      <w:sz w:val="26"/>
                      <w:szCs w:val="26"/>
                    </w:rPr>
                  </w:rPrChange>
                </w:rPr>
                <w:t>400.000.000</w:t>
              </w:r>
            </w:ins>
          </w:p>
        </w:tc>
        <w:tc>
          <w:tcPr>
            <w:tcW w:w="1416" w:type="dxa"/>
            <w:shd w:val="clear" w:color="auto" w:fill="auto"/>
            <w:vAlign w:val="center"/>
            <w:hideMark/>
            <w:tcPrChange w:id="37077"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3FE93736" w14:textId="77777777" w:rsidR="001F08AC" w:rsidRPr="00B053AF" w:rsidRDefault="001F08AC">
            <w:pPr>
              <w:jc w:val="center"/>
              <w:rPr>
                <w:ins w:id="37078" w:author="James Vu" w:date="2024-04-18T23:36:00Z"/>
                <w:color w:val="000000"/>
                <w:sz w:val="22"/>
                <w:szCs w:val="22"/>
                <w:rPrChange w:id="37079" w:author="James Vu" w:date="2024-04-18T23:49:00Z">
                  <w:rPr>
                    <w:ins w:id="37080" w:author="James Vu" w:date="2024-04-18T23:36:00Z"/>
                    <w:color w:val="000000"/>
                    <w:sz w:val="26"/>
                    <w:szCs w:val="26"/>
                  </w:rPr>
                </w:rPrChange>
              </w:rPr>
            </w:pPr>
            <w:ins w:id="37081" w:author="James Vu" w:date="2024-04-18T23:36:00Z">
              <w:r w:rsidRPr="00B053AF">
                <w:rPr>
                  <w:color w:val="000000"/>
                  <w:sz w:val="22"/>
                  <w:szCs w:val="22"/>
                  <w:rPrChange w:id="37082" w:author="James Vu" w:date="2024-04-18T23:49:00Z">
                    <w:rPr>
                      <w:color w:val="000000"/>
                      <w:sz w:val="26"/>
                      <w:szCs w:val="26"/>
                    </w:rPr>
                  </w:rPrChange>
                </w:rPr>
                <w:t>40.000.000</w:t>
              </w:r>
            </w:ins>
          </w:p>
        </w:tc>
        <w:tc>
          <w:tcPr>
            <w:tcW w:w="1715" w:type="dxa"/>
            <w:shd w:val="clear" w:color="auto" w:fill="auto"/>
            <w:vAlign w:val="center"/>
            <w:hideMark/>
            <w:tcPrChange w:id="37083"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70F7F73E" w14:textId="77777777" w:rsidR="001F08AC" w:rsidRPr="00B053AF" w:rsidRDefault="001F08AC">
            <w:pPr>
              <w:jc w:val="center"/>
              <w:rPr>
                <w:ins w:id="37084" w:author="James Vu" w:date="2024-04-18T23:36:00Z"/>
                <w:color w:val="000000"/>
                <w:sz w:val="22"/>
                <w:szCs w:val="22"/>
                <w:rPrChange w:id="37085" w:author="James Vu" w:date="2024-04-18T23:49:00Z">
                  <w:rPr>
                    <w:ins w:id="37086" w:author="James Vu" w:date="2024-04-18T23:36:00Z"/>
                    <w:color w:val="000000"/>
                    <w:sz w:val="26"/>
                    <w:szCs w:val="26"/>
                  </w:rPr>
                </w:rPrChange>
              </w:rPr>
            </w:pPr>
            <w:ins w:id="37087" w:author="James Vu" w:date="2024-04-18T23:36:00Z">
              <w:r w:rsidRPr="00B053AF">
                <w:rPr>
                  <w:color w:val="000000"/>
                  <w:sz w:val="22"/>
                  <w:szCs w:val="22"/>
                  <w:rPrChange w:id="37088" w:author="James Vu" w:date="2024-04-18T23:49:00Z">
                    <w:rPr>
                      <w:color w:val="000000"/>
                      <w:sz w:val="26"/>
                      <w:szCs w:val="26"/>
                    </w:rPr>
                  </w:rPrChange>
                </w:rPr>
                <w:t>440.000.000</w:t>
              </w:r>
            </w:ins>
          </w:p>
        </w:tc>
        <w:tc>
          <w:tcPr>
            <w:tcW w:w="1589" w:type="dxa"/>
            <w:shd w:val="clear" w:color="auto" w:fill="auto"/>
            <w:vAlign w:val="center"/>
            <w:hideMark/>
            <w:tcPrChange w:id="37089"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73D5038D" w14:textId="77777777" w:rsidR="001F08AC" w:rsidRPr="00B053AF" w:rsidRDefault="001F08AC">
            <w:pPr>
              <w:rPr>
                <w:ins w:id="37090" w:author="James Vu" w:date="2024-04-18T23:36:00Z"/>
                <w:color w:val="000000"/>
                <w:sz w:val="22"/>
                <w:szCs w:val="22"/>
                <w:rPrChange w:id="37091" w:author="James Vu" w:date="2024-04-18T23:49:00Z">
                  <w:rPr>
                    <w:ins w:id="37092" w:author="James Vu" w:date="2024-04-18T23:36:00Z"/>
                    <w:color w:val="000000"/>
                    <w:sz w:val="26"/>
                    <w:szCs w:val="26"/>
                  </w:rPr>
                </w:rPrChange>
              </w:rPr>
            </w:pPr>
            <w:ins w:id="37093" w:author="James Vu" w:date="2024-04-18T23:36:00Z">
              <w:r w:rsidRPr="00B053AF">
                <w:rPr>
                  <w:color w:val="000000"/>
                  <w:sz w:val="22"/>
                  <w:szCs w:val="22"/>
                  <w:rPrChange w:id="37094" w:author="James Vu" w:date="2024-04-18T23:49:00Z">
                    <w:rPr>
                      <w:color w:val="000000"/>
                      <w:sz w:val="26"/>
                      <w:szCs w:val="26"/>
                    </w:rPr>
                  </w:rPrChange>
                </w:rPr>
                <w:t>Báo giá dự toán và triển khai thực hiện theo báo giá thực tế tại thời điểm triển khai</w:t>
              </w:r>
            </w:ins>
          </w:p>
        </w:tc>
      </w:tr>
      <w:tr w:rsidR="00B053AF" w:rsidRPr="00B053AF" w14:paraId="2F6CC6F9" w14:textId="77777777" w:rsidTr="003C02FF">
        <w:trPr>
          <w:trHeight w:val="20"/>
          <w:ins w:id="37095" w:author="James Vu" w:date="2024-04-18T23:36:00Z"/>
          <w:trPrChange w:id="37096" w:author="James Vu" w:date="2024-04-19T00:26:00Z">
            <w:trPr>
              <w:trHeight w:val="20"/>
            </w:trPr>
          </w:trPrChange>
        </w:trPr>
        <w:tc>
          <w:tcPr>
            <w:tcW w:w="697" w:type="dxa"/>
            <w:shd w:val="clear" w:color="auto" w:fill="auto"/>
            <w:vAlign w:val="center"/>
            <w:hideMark/>
            <w:tcPrChange w:id="37097" w:author="James Vu" w:date="2024-04-19T00:26:00Z">
              <w:tcPr>
                <w:tcW w:w="697" w:type="dxa"/>
                <w:tcBorders>
                  <w:top w:val="nil"/>
                  <w:left w:val="single" w:sz="4" w:space="0" w:color="auto"/>
                  <w:bottom w:val="single" w:sz="4" w:space="0" w:color="auto"/>
                  <w:right w:val="single" w:sz="4" w:space="0" w:color="auto"/>
                </w:tcBorders>
                <w:shd w:val="clear" w:color="auto" w:fill="auto"/>
                <w:vAlign w:val="center"/>
                <w:hideMark/>
              </w:tcPr>
            </w:tcPrChange>
          </w:tcPr>
          <w:p w14:paraId="771C5F28" w14:textId="77777777" w:rsidR="001F08AC" w:rsidRPr="00B053AF" w:rsidRDefault="001F08AC">
            <w:pPr>
              <w:jc w:val="center"/>
              <w:rPr>
                <w:ins w:id="37098" w:author="James Vu" w:date="2024-04-18T23:36:00Z"/>
                <w:color w:val="000000"/>
                <w:sz w:val="22"/>
                <w:szCs w:val="22"/>
                <w:rPrChange w:id="37099" w:author="James Vu" w:date="2024-04-18T23:49:00Z">
                  <w:rPr>
                    <w:ins w:id="37100" w:author="James Vu" w:date="2024-04-18T23:36:00Z"/>
                    <w:color w:val="000000"/>
                    <w:sz w:val="26"/>
                    <w:szCs w:val="26"/>
                  </w:rPr>
                </w:rPrChange>
              </w:rPr>
            </w:pPr>
            <w:ins w:id="37101" w:author="James Vu" w:date="2024-04-18T23:36:00Z">
              <w:r w:rsidRPr="00B053AF">
                <w:rPr>
                  <w:color w:val="000000"/>
                  <w:sz w:val="22"/>
                  <w:szCs w:val="22"/>
                  <w:rPrChange w:id="37102" w:author="James Vu" w:date="2024-04-18T23:49:00Z">
                    <w:rPr>
                      <w:color w:val="000000"/>
                      <w:sz w:val="26"/>
                      <w:szCs w:val="26"/>
                    </w:rPr>
                  </w:rPrChange>
                </w:rPr>
                <w:t>3.7.2</w:t>
              </w:r>
            </w:ins>
          </w:p>
        </w:tc>
        <w:tc>
          <w:tcPr>
            <w:tcW w:w="1804" w:type="dxa"/>
            <w:shd w:val="clear" w:color="auto" w:fill="auto"/>
            <w:vAlign w:val="center"/>
            <w:hideMark/>
            <w:tcPrChange w:id="37103"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167B723A" w14:textId="77777777" w:rsidR="001F08AC" w:rsidRPr="00B053AF" w:rsidRDefault="001F08AC">
            <w:pPr>
              <w:rPr>
                <w:ins w:id="37104" w:author="James Vu" w:date="2024-04-18T23:36:00Z"/>
                <w:color w:val="000000"/>
                <w:sz w:val="22"/>
                <w:szCs w:val="22"/>
                <w:rPrChange w:id="37105" w:author="James Vu" w:date="2024-04-18T23:49:00Z">
                  <w:rPr>
                    <w:ins w:id="37106" w:author="James Vu" w:date="2024-04-18T23:36:00Z"/>
                    <w:color w:val="000000"/>
                    <w:sz w:val="26"/>
                    <w:szCs w:val="26"/>
                  </w:rPr>
                </w:rPrChange>
              </w:rPr>
            </w:pPr>
            <w:ins w:id="37107" w:author="James Vu" w:date="2024-04-18T23:36:00Z">
              <w:r w:rsidRPr="00B053AF">
                <w:rPr>
                  <w:color w:val="000000"/>
                  <w:sz w:val="22"/>
                  <w:szCs w:val="22"/>
                  <w:rPrChange w:id="37108" w:author="James Vu" w:date="2024-04-18T23:49:00Z">
                    <w:rPr>
                      <w:color w:val="000000"/>
                      <w:sz w:val="26"/>
                      <w:szCs w:val="26"/>
                    </w:rPr>
                  </w:rPrChange>
                </w:rPr>
                <w:t>Xây dựng Hệ tính năng về lĩnh vực thủy lợi, phòng chống thiên tai tỉnh Khánh Hòa (Giai đoạn 1)</w:t>
              </w:r>
            </w:ins>
          </w:p>
        </w:tc>
        <w:tc>
          <w:tcPr>
            <w:tcW w:w="1974" w:type="dxa"/>
            <w:shd w:val="clear" w:color="auto" w:fill="auto"/>
            <w:vAlign w:val="center"/>
            <w:hideMark/>
            <w:tcPrChange w:id="37109"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18D9D5BE" w14:textId="77777777" w:rsidR="001F08AC" w:rsidRPr="00B053AF" w:rsidRDefault="001F08AC">
            <w:pPr>
              <w:rPr>
                <w:ins w:id="37110" w:author="James Vu" w:date="2024-04-18T23:36:00Z"/>
                <w:color w:val="000000"/>
                <w:sz w:val="22"/>
                <w:szCs w:val="22"/>
                <w:rPrChange w:id="37111" w:author="James Vu" w:date="2024-04-18T23:49:00Z">
                  <w:rPr>
                    <w:ins w:id="37112" w:author="James Vu" w:date="2024-04-18T23:36:00Z"/>
                    <w:color w:val="000000"/>
                    <w:sz w:val="26"/>
                    <w:szCs w:val="26"/>
                  </w:rPr>
                </w:rPrChange>
              </w:rPr>
            </w:pPr>
            <w:ins w:id="37113" w:author="James Vu" w:date="2024-04-18T23:36:00Z">
              <w:r w:rsidRPr="00B053AF">
                <w:rPr>
                  <w:color w:val="000000"/>
                  <w:sz w:val="22"/>
                  <w:szCs w:val="22"/>
                  <w:rPrChange w:id="37114" w:author="James Vu" w:date="2024-04-18T23:49:00Z">
                    <w:rPr>
                      <w:color w:val="000000"/>
                      <w:sz w:val="26"/>
                      <w:szCs w:val="26"/>
                    </w:rPr>
                  </w:rPrChange>
                </w:rPr>
                <w:t>Quản lý Phân Quyền và Tài Khoản</w:t>
              </w:r>
              <w:r w:rsidRPr="00B053AF">
                <w:rPr>
                  <w:color w:val="000000"/>
                  <w:sz w:val="22"/>
                  <w:szCs w:val="22"/>
                  <w:rPrChange w:id="37115" w:author="James Vu" w:date="2024-04-18T23:49:00Z">
                    <w:rPr>
                      <w:color w:val="000000"/>
                      <w:sz w:val="26"/>
                      <w:szCs w:val="26"/>
                    </w:rPr>
                  </w:rPrChange>
                </w:rPr>
                <w:br/>
                <w:t>Quản Lý Dữ Liệu và Thông Tin Thủy Lợi</w:t>
              </w:r>
              <w:r w:rsidRPr="00B053AF">
                <w:rPr>
                  <w:color w:val="000000"/>
                  <w:sz w:val="22"/>
                  <w:szCs w:val="22"/>
                  <w:rPrChange w:id="37116" w:author="James Vu" w:date="2024-04-18T23:49:00Z">
                    <w:rPr>
                      <w:color w:val="000000"/>
                      <w:sz w:val="26"/>
                      <w:szCs w:val="26"/>
                    </w:rPr>
                  </w:rPrChange>
                </w:rPr>
                <w:br/>
                <w:t>Quản Lý và Bảo Vệ Công Trình Thủy Lợi</w:t>
              </w:r>
              <w:r w:rsidRPr="00B053AF">
                <w:rPr>
                  <w:color w:val="000000"/>
                  <w:sz w:val="22"/>
                  <w:szCs w:val="22"/>
                  <w:rPrChange w:id="37117" w:author="James Vu" w:date="2024-04-18T23:49:00Z">
                    <w:rPr>
                      <w:color w:val="000000"/>
                      <w:sz w:val="26"/>
                      <w:szCs w:val="26"/>
                    </w:rPr>
                  </w:rPrChange>
                </w:rPr>
                <w:br/>
                <w:t>Cấp Phép hoạt động trong lĩnh vực Thủy Lợi</w:t>
              </w:r>
              <w:r w:rsidRPr="00B053AF">
                <w:rPr>
                  <w:color w:val="000000"/>
                  <w:sz w:val="22"/>
                  <w:szCs w:val="22"/>
                  <w:rPrChange w:id="37118" w:author="James Vu" w:date="2024-04-18T23:49:00Z">
                    <w:rPr>
                      <w:color w:val="000000"/>
                      <w:sz w:val="26"/>
                      <w:szCs w:val="26"/>
                    </w:rPr>
                  </w:rPrChange>
                </w:rPr>
                <w:br/>
                <w:t xml:space="preserve">Quản lý Nguồn Nước Sạch Nông </w:t>
              </w:r>
              <w:r w:rsidRPr="00B053AF">
                <w:rPr>
                  <w:color w:val="000000"/>
                  <w:sz w:val="22"/>
                  <w:szCs w:val="22"/>
                  <w:rPrChange w:id="37119" w:author="James Vu" w:date="2024-04-18T23:49:00Z">
                    <w:rPr>
                      <w:color w:val="000000"/>
                      <w:sz w:val="26"/>
                      <w:szCs w:val="26"/>
                    </w:rPr>
                  </w:rPrChange>
                </w:rPr>
                <w:lastRenderedPageBreak/>
                <w:t>Thôn</w:t>
              </w:r>
              <w:r w:rsidRPr="00B053AF">
                <w:rPr>
                  <w:color w:val="000000"/>
                  <w:sz w:val="22"/>
                  <w:szCs w:val="22"/>
                  <w:rPrChange w:id="37120" w:author="James Vu" w:date="2024-04-18T23:49:00Z">
                    <w:rPr>
                      <w:color w:val="000000"/>
                      <w:sz w:val="26"/>
                      <w:szCs w:val="26"/>
                    </w:rPr>
                  </w:rPrChange>
                </w:rPr>
                <w:br/>
                <w:t>Quản Lý Đê Điều và Phòng Chống Lụt Bão</w:t>
              </w:r>
              <w:r w:rsidRPr="00B053AF">
                <w:rPr>
                  <w:color w:val="000000"/>
                  <w:sz w:val="22"/>
                  <w:szCs w:val="22"/>
                  <w:rPrChange w:id="37121" w:author="James Vu" w:date="2024-04-18T23:49:00Z">
                    <w:rPr>
                      <w:color w:val="000000"/>
                      <w:sz w:val="26"/>
                      <w:szCs w:val="26"/>
                    </w:rPr>
                  </w:rPrChange>
                </w:rPr>
                <w:br/>
                <w:t>Triển Khai Biện Pháp Phòng Chống Thiên Tai</w:t>
              </w:r>
              <w:r w:rsidRPr="00B053AF">
                <w:rPr>
                  <w:color w:val="000000"/>
                  <w:sz w:val="22"/>
                  <w:szCs w:val="22"/>
                  <w:rPrChange w:id="37122" w:author="James Vu" w:date="2024-04-18T23:49:00Z">
                    <w:rPr>
                      <w:color w:val="000000"/>
                      <w:sz w:val="26"/>
                      <w:szCs w:val="26"/>
                    </w:rPr>
                  </w:rPrChange>
                </w:rPr>
                <w:br/>
                <w:t>Thu thập Dữ liệu Viễn thám</w:t>
              </w:r>
              <w:r w:rsidRPr="00B053AF">
                <w:rPr>
                  <w:color w:val="000000"/>
                  <w:sz w:val="22"/>
                  <w:szCs w:val="22"/>
                  <w:rPrChange w:id="37123" w:author="James Vu" w:date="2024-04-18T23:49:00Z">
                    <w:rPr>
                      <w:color w:val="000000"/>
                      <w:sz w:val="26"/>
                      <w:szCs w:val="26"/>
                    </w:rPr>
                  </w:rPrChange>
                </w:rPr>
                <w:br/>
                <w:t>Phân tích và Xử lý Dữ liệu</w:t>
              </w:r>
              <w:r w:rsidRPr="00B053AF">
                <w:rPr>
                  <w:color w:val="000000"/>
                  <w:sz w:val="22"/>
                  <w:szCs w:val="22"/>
                  <w:rPrChange w:id="37124" w:author="James Vu" w:date="2024-04-18T23:49:00Z">
                    <w:rPr>
                      <w:color w:val="000000"/>
                      <w:sz w:val="26"/>
                      <w:szCs w:val="26"/>
                    </w:rPr>
                  </w:rPrChange>
                </w:rPr>
                <w:br/>
                <w:t>Cảnh báo Sớm và Hướng dẫn Phòng Chống Thiên tai</w:t>
              </w:r>
              <w:r w:rsidRPr="00B053AF">
                <w:rPr>
                  <w:color w:val="000000"/>
                  <w:sz w:val="22"/>
                  <w:szCs w:val="22"/>
                  <w:rPrChange w:id="37125" w:author="James Vu" w:date="2024-04-18T23:49:00Z">
                    <w:rPr>
                      <w:color w:val="000000"/>
                      <w:sz w:val="26"/>
                      <w:szCs w:val="26"/>
                    </w:rPr>
                  </w:rPrChange>
                </w:rPr>
                <w:br/>
                <w:t>Tương tác và Thông tin cho Người Dân</w:t>
              </w:r>
              <w:r w:rsidRPr="00B053AF">
                <w:rPr>
                  <w:color w:val="000000"/>
                  <w:sz w:val="22"/>
                  <w:szCs w:val="22"/>
                  <w:rPrChange w:id="37126" w:author="James Vu" w:date="2024-04-18T23:49:00Z">
                    <w:rPr>
                      <w:color w:val="000000"/>
                      <w:sz w:val="26"/>
                      <w:szCs w:val="26"/>
                    </w:rPr>
                  </w:rPrChange>
                </w:rPr>
                <w:br/>
                <w:t>Tổng Hợp Dữ Liệu Trên Bản Đồ Số</w:t>
              </w:r>
              <w:r w:rsidRPr="00B053AF">
                <w:rPr>
                  <w:color w:val="000000"/>
                  <w:sz w:val="22"/>
                  <w:szCs w:val="22"/>
                  <w:rPrChange w:id="37127" w:author="James Vu" w:date="2024-04-18T23:49:00Z">
                    <w:rPr>
                      <w:color w:val="000000"/>
                      <w:sz w:val="26"/>
                      <w:szCs w:val="26"/>
                    </w:rPr>
                  </w:rPrChange>
                </w:rPr>
                <w:br/>
                <w:t>Báo cáo Và Thống Kê</w:t>
              </w:r>
              <w:r w:rsidRPr="00B053AF">
                <w:rPr>
                  <w:color w:val="000000"/>
                  <w:sz w:val="22"/>
                  <w:szCs w:val="22"/>
                  <w:rPrChange w:id="37128" w:author="James Vu" w:date="2024-04-18T23:49:00Z">
                    <w:rPr>
                      <w:color w:val="000000"/>
                      <w:sz w:val="26"/>
                      <w:szCs w:val="26"/>
                    </w:rPr>
                  </w:rPrChange>
                </w:rPr>
                <w:br/>
                <w:t>Ứng Dụng Di Động (Android Và iOS)</w:t>
              </w:r>
              <w:r w:rsidRPr="00B053AF">
                <w:rPr>
                  <w:color w:val="000000"/>
                  <w:sz w:val="22"/>
                  <w:szCs w:val="22"/>
                  <w:rPrChange w:id="37129" w:author="James Vu" w:date="2024-04-18T23:49:00Z">
                    <w:rPr>
                      <w:color w:val="000000"/>
                      <w:sz w:val="26"/>
                      <w:szCs w:val="26"/>
                    </w:rPr>
                  </w:rPrChange>
                </w:rPr>
                <w:br/>
                <w:t>Danh sách các giao diện thực hiện trên nền tảng Web Portal</w:t>
              </w:r>
            </w:ins>
          </w:p>
        </w:tc>
        <w:tc>
          <w:tcPr>
            <w:tcW w:w="888" w:type="dxa"/>
            <w:shd w:val="clear" w:color="auto" w:fill="auto"/>
            <w:vAlign w:val="center"/>
            <w:hideMark/>
            <w:tcPrChange w:id="37130"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77E9961D" w14:textId="77777777" w:rsidR="001F08AC" w:rsidRPr="00B053AF" w:rsidRDefault="001F08AC">
            <w:pPr>
              <w:jc w:val="center"/>
              <w:rPr>
                <w:ins w:id="37131" w:author="James Vu" w:date="2024-04-18T23:36:00Z"/>
                <w:color w:val="000000"/>
                <w:sz w:val="22"/>
                <w:szCs w:val="22"/>
                <w:rPrChange w:id="37132" w:author="James Vu" w:date="2024-04-18T23:49:00Z">
                  <w:rPr>
                    <w:ins w:id="37133" w:author="James Vu" w:date="2024-04-18T23:36:00Z"/>
                    <w:color w:val="000000"/>
                    <w:sz w:val="26"/>
                    <w:szCs w:val="26"/>
                  </w:rPr>
                </w:rPrChange>
              </w:rPr>
            </w:pPr>
            <w:ins w:id="37134" w:author="James Vu" w:date="2024-04-18T23:36:00Z">
              <w:r w:rsidRPr="00B053AF">
                <w:rPr>
                  <w:color w:val="000000"/>
                  <w:sz w:val="22"/>
                  <w:szCs w:val="22"/>
                  <w:rPrChange w:id="37135" w:author="James Vu" w:date="2024-04-18T23:49:00Z">
                    <w:rPr>
                      <w:color w:val="000000"/>
                      <w:sz w:val="26"/>
                      <w:szCs w:val="26"/>
                    </w:rPr>
                  </w:rPrChange>
                </w:rPr>
                <w:lastRenderedPageBreak/>
                <w:t>Gói phần mềm</w:t>
              </w:r>
            </w:ins>
          </w:p>
        </w:tc>
        <w:tc>
          <w:tcPr>
            <w:tcW w:w="997" w:type="dxa"/>
            <w:shd w:val="clear" w:color="auto" w:fill="auto"/>
            <w:vAlign w:val="center"/>
            <w:hideMark/>
            <w:tcPrChange w:id="37136"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5730CA4C" w14:textId="77777777" w:rsidR="001F08AC" w:rsidRPr="00B053AF" w:rsidRDefault="001F08AC">
            <w:pPr>
              <w:jc w:val="center"/>
              <w:rPr>
                <w:ins w:id="37137" w:author="James Vu" w:date="2024-04-18T23:36:00Z"/>
                <w:color w:val="000000"/>
                <w:sz w:val="22"/>
                <w:szCs w:val="22"/>
                <w:rPrChange w:id="37138" w:author="James Vu" w:date="2024-04-18T23:49:00Z">
                  <w:rPr>
                    <w:ins w:id="37139" w:author="James Vu" w:date="2024-04-18T23:36:00Z"/>
                    <w:color w:val="000000"/>
                    <w:sz w:val="26"/>
                    <w:szCs w:val="26"/>
                  </w:rPr>
                </w:rPrChange>
              </w:rPr>
            </w:pPr>
            <w:ins w:id="37140" w:author="James Vu" w:date="2024-04-18T23:36:00Z">
              <w:r w:rsidRPr="00B053AF">
                <w:rPr>
                  <w:color w:val="000000"/>
                  <w:sz w:val="22"/>
                  <w:szCs w:val="22"/>
                  <w:rPrChange w:id="37141" w:author="James Vu" w:date="2024-04-18T23:49:00Z">
                    <w:rPr>
                      <w:color w:val="000000"/>
                      <w:sz w:val="26"/>
                      <w:szCs w:val="26"/>
                    </w:rPr>
                  </w:rPrChange>
                </w:rPr>
                <w:t>1</w:t>
              </w:r>
            </w:ins>
          </w:p>
        </w:tc>
        <w:tc>
          <w:tcPr>
            <w:tcW w:w="1290" w:type="dxa"/>
            <w:shd w:val="clear" w:color="auto" w:fill="auto"/>
            <w:vAlign w:val="center"/>
            <w:hideMark/>
            <w:tcPrChange w:id="37142"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05CDB7E1" w14:textId="77777777" w:rsidR="001F08AC" w:rsidRPr="00B053AF" w:rsidRDefault="001F08AC">
            <w:pPr>
              <w:jc w:val="center"/>
              <w:rPr>
                <w:ins w:id="37143" w:author="James Vu" w:date="2024-04-18T23:36:00Z"/>
                <w:color w:val="000000"/>
                <w:sz w:val="22"/>
                <w:szCs w:val="22"/>
                <w:rPrChange w:id="37144" w:author="James Vu" w:date="2024-04-18T23:49:00Z">
                  <w:rPr>
                    <w:ins w:id="37145" w:author="James Vu" w:date="2024-04-18T23:36:00Z"/>
                    <w:color w:val="000000"/>
                    <w:sz w:val="26"/>
                    <w:szCs w:val="26"/>
                  </w:rPr>
                </w:rPrChange>
              </w:rPr>
            </w:pPr>
            <w:ins w:id="37146" w:author="James Vu" w:date="2024-04-18T23:36:00Z">
              <w:r w:rsidRPr="00B053AF">
                <w:rPr>
                  <w:color w:val="000000"/>
                  <w:sz w:val="22"/>
                  <w:szCs w:val="22"/>
                  <w:rPrChange w:id="37147" w:author="James Vu" w:date="2024-04-18T23:49:00Z">
                    <w:rPr>
                      <w:color w:val="000000"/>
                      <w:sz w:val="26"/>
                      <w:szCs w:val="26"/>
                    </w:rPr>
                  </w:rPrChange>
                </w:rPr>
                <w:t>1.431.000.000</w:t>
              </w:r>
            </w:ins>
          </w:p>
        </w:tc>
        <w:tc>
          <w:tcPr>
            <w:tcW w:w="2079" w:type="dxa"/>
            <w:shd w:val="clear" w:color="auto" w:fill="auto"/>
            <w:vAlign w:val="center"/>
            <w:hideMark/>
            <w:tcPrChange w:id="37148"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4013E64A" w14:textId="77777777" w:rsidR="001F08AC" w:rsidRPr="00B053AF" w:rsidRDefault="001F08AC">
            <w:pPr>
              <w:jc w:val="center"/>
              <w:rPr>
                <w:ins w:id="37149" w:author="James Vu" w:date="2024-04-18T23:36:00Z"/>
                <w:color w:val="000000"/>
                <w:sz w:val="22"/>
                <w:szCs w:val="22"/>
                <w:rPrChange w:id="37150" w:author="James Vu" w:date="2024-04-18T23:49:00Z">
                  <w:rPr>
                    <w:ins w:id="37151" w:author="James Vu" w:date="2024-04-18T23:36:00Z"/>
                    <w:color w:val="000000"/>
                    <w:sz w:val="26"/>
                    <w:szCs w:val="26"/>
                  </w:rPr>
                </w:rPrChange>
              </w:rPr>
            </w:pPr>
            <w:ins w:id="37152" w:author="James Vu" w:date="2024-04-18T23:36:00Z">
              <w:r w:rsidRPr="00B053AF">
                <w:rPr>
                  <w:color w:val="000000"/>
                  <w:sz w:val="22"/>
                  <w:szCs w:val="22"/>
                  <w:rPrChange w:id="37153" w:author="James Vu" w:date="2024-04-18T23:49:00Z">
                    <w:rPr>
                      <w:color w:val="000000"/>
                      <w:sz w:val="26"/>
                      <w:szCs w:val="26"/>
                    </w:rPr>
                  </w:rPrChange>
                </w:rPr>
                <w:t>1.431.000.000</w:t>
              </w:r>
            </w:ins>
          </w:p>
        </w:tc>
        <w:tc>
          <w:tcPr>
            <w:tcW w:w="1416" w:type="dxa"/>
            <w:shd w:val="clear" w:color="auto" w:fill="auto"/>
            <w:vAlign w:val="center"/>
            <w:hideMark/>
            <w:tcPrChange w:id="37154"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56767D86" w14:textId="77777777" w:rsidR="001F08AC" w:rsidRPr="00B053AF" w:rsidRDefault="001F08AC">
            <w:pPr>
              <w:jc w:val="center"/>
              <w:rPr>
                <w:ins w:id="37155" w:author="James Vu" w:date="2024-04-18T23:36:00Z"/>
                <w:color w:val="000000"/>
                <w:sz w:val="22"/>
                <w:szCs w:val="22"/>
                <w:rPrChange w:id="37156" w:author="James Vu" w:date="2024-04-18T23:49:00Z">
                  <w:rPr>
                    <w:ins w:id="37157" w:author="James Vu" w:date="2024-04-18T23:36:00Z"/>
                    <w:color w:val="000000"/>
                    <w:sz w:val="26"/>
                    <w:szCs w:val="26"/>
                  </w:rPr>
                </w:rPrChange>
              </w:rPr>
            </w:pPr>
            <w:ins w:id="37158" w:author="James Vu" w:date="2024-04-18T23:36:00Z">
              <w:r w:rsidRPr="00B053AF">
                <w:rPr>
                  <w:color w:val="000000"/>
                  <w:sz w:val="22"/>
                  <w:szCs w:val="22"/>
                  <w:rPrChange w:id="37159" w:author="James Vu" w:date="2024-04-18T23:49:00Z">
                    <w:rPr>
                      <w:color w:val="000000"/>
                      <w:sz w:val="26"/>
                      <w:szCs w:val="26"/>
                    </w:rPr>
                  </w:rPrChange>
                </w:rPr>
                <w:t>0</w:t>
              </w:r>
            </w:ins>
          </w:p>
        </w:tc>
        <w:tc>
          <w:tcPr>
            <w:tcW w:w="1715" w:type="dxa"/>
            <w:shd w:val="clear" w:color="auto" w:fill="auto"/>
            <w:vAlign w:val="center"/>
            <w:hideMark/>
            <w:tcPrChange w:id="37160"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1ABA52F3" w14:textId="77777777" w:rsidR="001F08AC" w:rsidRPr="00B053AF" w:rsidRDefault="001F08AC">
            <w:pPr>
              <w:jc w:val="center"/>
              <w:rPr>
                <w:ins w:id="37161" w:author="James Vu" w:date="2024-04-18T23:36:00Z"/>
                <w:color w:val="000000"/>
                <w:sz w:val="22"/>
                <w:szCs w:val="22"/>
                <w:rPrChange w:id="37162" w:author="James Vu" w:date="2024-04-18T23:49:00Z">
                  <w:rPr>
                    <w:ins w:id="37163" w:author="James Vu" w:date="2024-04-18T23:36:00Z"/>
                    <w:color w:val="000000"/>
                    <w:sz w:val="26"/>
                    <w:szCs w:val="26"/>
                  </w:rPr>
                </w:rPrChange>
              </w:rPr>
            </w:pPr>
            <w:ins w:id="37164" w:author="James Vu" w:date="2024-04-18T23:36:00Z">
              <w:r w:rsidRPr="00B053AF">
                <w:rPr>
                  <w:color w:val="000000"/>
                  <w:sz w:val="22"/>
                  <w:szCs w:val="22"/>
                  <w:rPrChange w:id="37165" w:author="James Vu" w:date="2024-04-18T23:49:00Z">
                    <w:rPr>
                      <w:color w:val="000000"/>
                      <w:sz w:val="26"/>
                      <w:szCs w:val="26"/>
                    </w:rPr>
                  </w:rPrChange>
                </w:rPr>
                <w:t>1.431.000.000</w:t>
              </w:r>
            </w:ins>
          </w:p>
        </w:tc>
        <w:tc>
          <w:tcPr>
            <w:tcW w:w="1589" w:type="dxa"/>
            <w:shd w:val="clear" w:color="auto" w:fill="auto"/>
            <w:vAlign w:val="center"/>
            <w:hideMark/>
            <w:tcPrChange w:id="37166"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790D02E0" w14:textId="77777777" w:rsidR="001F08AC" w:rsidRPr="00B053AF" w:rsidRDefault="001F08AC">
            <w:pPr>
              <w:rPr>
                <w:ins w:id="37167" w:author="James Vu" w:date="2024-04-18T23:36:00Z"/>
                <w:color w:val="000000"/>
                <w:sz w:val="22"/>
                <w:szCs w:val="22"/>
                <w:rPrChange w:id="37168" w:author="James Vu" w:date="2024-04-18T23:49:00Z">
                  <w:rPr>
                    <w:ins w:id="37169" w:author="James Vu" w:date="2024-04-18T23:36:00Z"/>
                    <w:color w:val="000000"/>
                    <w:sz w:val="26"/>
                    <w:szCs w:val="26"/>
                  </w:rPr>
                </w:rPrChange>
              </w:rPr>
            </w:pPr>
            <w:ins w:id="37170" w:author="James Vu" w:date="2024-04-18T23:36:00Z">
              <w:r w:rsidRPr="00B053AF">
                <w:rPr>
                  <w:color w:val="000000"/>
                  <w:sz w:val="22"/>
                  <w:szCs w:val="22"/>
                  <w:rPrChange w:id="37171" w:author="James Vu" w:date="2024-04-18T23:49:00Z">
                    <w:rPr>
                      <w:color w:val="000000"/>
                      <w:sz w:val="26"/>
                      <w:szCs w:val="26"/>
                    </w:rPr>
                  </w:rPrChange>
                </w:rPr>
                <w:t>Báo giá dự toán và triển khai thực hiện theo CV 2589/BTTTT-ƯDCNTT (Hướng dẫn xác định chi phí phát triển, nâng cấp phần mềm nội bộ)</w:t>
              </w:r>
            </w:ins>
          </w:p>
        </w:tc>
      </w:tr>
      <w:tr w:rsidR="001F08AC" w:rsidRPr="00B053AF" w14:paraId="3D6FF743" w14:textId="77777777" w:rsidTr="003C02FF">
        <w:trPr>
          <w:trHeight w:val="20"/>
          <w:ins w:id="37172" w:author="James Vu" w:date="2024-04-18T23:36:00Z"/>
          <w:trPrChange w:id="37173" w:author="James Vu" w:date="2024-04-19T00:26:00Z">
            <w:trPr>
              <w:trHeight w:val="20"/>
            </w:trPr>
          </w:trPrChange>
        </w:trPr>
        <w:tc>
          <w:tcPr>
            <w:tcW w:w="697" w:type="dxa"/>
            <w:shd w:val="clear" w:color="auto" w:fill="auto"/>
            <w:vAlign w:val="center"/>
            <w:hideMark/>
            <w:tcPrChange w:id="37174" w:author="James Vu" w:date="2024-04-19T00:26:00Z">
              <w:tcPr>
                <w:tcW w:w="697" w:type="dxa"/>
                <w:tcBorders>
                  <w:top w:val="nil"/>
                  <w:left w:val="single" w:sz="4" w:space="0" w:color="auto"/>
                  <w:bottom w:val="single" w:sz="4" w:space="0" w:color="auto"/>
                  <w:right w:val="single" w:sz="4" w:space="0" w:color="auto"/>
                </w:tcBorders>
                <w:shd w:val="clear" w:color="000000" w:fill="C4D79B"/>
                <w:vAlign w:val="center"/>
                <w:hideMark/>
              </w:tcPr>
            </w:tcPrChange>
          </w:tcPr>
          <w:p w14:paraId="05A0BCD5" w14:textId="77777777" w:rsidR="001F08AC" w:rsidRPr="00B053AF" w:rsidRDefault="001F08AC">
            <w:pPr>
              <w:jc w:val="center"/>
              <w:rPr>
                <w:ins w:id="37175" w:author="James Vu" w:date="2024-04-18T23:36:00Z"/>
                <w:b/>
                <w:bCs/>
                <w:color w:val="000000"/>
                <w:sz w:val="22"/>
                <w:szCs w:val="22"/>
                <w:rPrChange w:id="37176" w:author="James Vu" w:date="2024-04-18T23:49:00Z">
                  <w:rPr>
                    <w:ins w:id="37177" w:author="James Vu" w:date="2024-04-18T23:36:00Z"/>
                    <w:b/>
                    <w:bCs/>
                    <w:color w:val="000000"/>
                    <w:sz w:val="26"/>
                    <w:szCs w:val="26"/>
                  </w:rPr>
                </w:rPrChange>
              </w:rPr>
            </w:pPr>
            <w:ins w:id="37178" w:author="James Vu" w:date="2024-04-18T23:36:00Z">
              <w:r w:rsidRPr="00B053AF">
                <w:rPr>
                  <w:b/>
                  <w:bCs/>
                  <w:color w:val="000000"/>
                  <w:sz w:val="22"/>
                  <w:szCs w:val="22"/>
                  <w:rPrChange w:id="37179" w:author="James Vu" w:date="2024-04-18T23:49:00Z">
                    <w:rPr>
                      <w:b/>
                      <w:bCs/>
                      <w:color w:val="000000"/>
                      <w:sz w:val="26"/>
                      <w:szCs w:val="26"/>
                    </w:rPr>
                  </w:rPrChange>
                </w:rPr>
                <w:lastRenderedPageBreak/>
                <w:t> </w:t>
              </w:r>
            </w:ins>
          </w:p>
        </w:tc>
        <w:tc>
          <w:tcPr>
            <w:tcW w:w="1804" w:type="dxa"/>
            <w:shd w:val="clear" w:color="auto" w:fill="auto"/>
            <w:vAlign w:val="center"/>
            <w:hideMark/>
            <w:tcPrChange w:id="37180" w:author="James Vu" w:date="2024-04-19T00:26:00Z">
              <w:tcPr>
                <w:tcW w:w="1804" w:type="dxa"/>
                <w:tcBorders>
                  <w:top w:val="nil"/>
                  <w:left w:val="nil"/>
                  <w:bottom w:val="single" w:sz="4" w:space="0" w:color="auto"/>
                  <w:right w:val="single" w:sz="4" w:space="0" w:color="auto"/>
                </w:tcBorders>
                <w:shd w:val="clear" w:color="000000" w:fill="C4D79B"/>
                <w:vAlign w:val="center"/>
                <w:hideMark/>
              </w:tcPr>
            </w:tcPrChange>
          </w:tcPr>
          <w:p w14:paraId="0278F3C7" w14:textId="77777777" w:rsidR="001F08AC" w:rsidRPr="00B053AF" w:rsidRDefault="001F08AC">
            <w:pPr>
              <w:rPr>
                <w:ins w:id="37181" w:author="James Vu" w:date="2024-04-18T23:36:00Z"/>
                <w:b/>
                <w:bCs/>
                <w:color w:val="000000"/>
                <w:sz w:val="22"/>
                <w:szCs w:val="22"/>
                <w:rPrChange w:id="37182" w:author="James Vu" w:date="2024-04-18T23:49:00Z">
                  <w:rPr>
                    <w:ins w:id="37183" w:author="James Vu" w:date="2024-04-18T23:36:00Z"/>
                    <w:b/>
                    <w:bCs/>
                    <w:color w:val="000000"/>
                    <w:sz w:val="26"/>
                    <w:szCs w:val="26"/>
                  </w:rPr>
                </w:rPrChange>
              </w:rPr>
            </w:pPr>
            <w:ins w:id="37184" w:author="James Vu" w:date="2024-04-18T23:36:00Z">
              <w:r w:rsidRPr="00B053AF">
                <w:rPr>
                  <w:b/>
                  <w:bCs/>
                  <w:color w:val="000000"/>
                  <w:sz w:val="22"/>
                  <w:szCs w:val="22"/>
                  <w:rPrChange w:id="37185" w:author="James Vu" w:date="2024-04-18T23:49:00Z">
                    <w:rPr>
                      <w:b/>
                      <w:bCs/>
                      <w:color w:val="000000"/>
                      <w:sz w:val="26"/>
                      <w:szCs w:val="26"/>
                    </w:rPr>
                  </w:rPrChange>
                </w:rPr>
                <w:t>Tổng Cộng</w:t>
              </w:r>
            </w:ins>
          </w:p>
        </w:tc>
        <w:tc>
          <w:tcPr>
            <w:tcW w:w="1974" w:type="dxa"/>
            <w:shd w:val="clear" w:color="auto" w:fill="auto"/>
            <w:vAlign w:val="center"/>
            <w:hideMark/>
            <w:tcPrChange w:id="37186" w:author="James Vu" w:date="2024-04-19T00:26:00Z">
              <w:tcPr>
                <w:tcW w:w="1974" w:type="dxa"/>
                <w:tcBorders>
                  <w:top w:val="nil"/>
                  <w:left w:val="nil"/>
                  <w:bottom w:val="single" w:sz="4" w:space="0" w:color="auto"/>
                  <w:right w:val="single" w:sz="4" w:space="0" w:color="auto"/>
                </w:tcBorders>
                <w:shd w:val="clear" w:color="000000" w:fill="C4D79B"/>
                <w:vAlign w:val="center"/>
                <w:hideMark/>
              </w:tcPr>
            </w:tcPrChange>
          </w:tcPr>
          <w:p w14:paraId="752CCCD6" w14:textId="77777777" w:rsidR="001F08AC" w:rsidRPr="00B053AF" w:rsidRDefault="001F08AC">
            <w:pPr>
              <w:rPr>
                <w:ins w:id="37187" w:author="James Vu" w:date="2024-04-18T23:36:00Z"/>
                <w:b/>
                <w:bCs/>
                <w:color w:val="000000"/>
                <w:sz w:val="22"/>
                <w:szCs w:val="22"/>
                <w:rPrChange w:id="37188" w:author="James Vu" w:date="2024-04-18T23:49:00Z">
                  <w:rPr>
                    <w:ins w:id="37189" w:author="James Vu" w:date="2024-04-18T23:36:00Z"/>
                    <w:b/>
                    <w:bCs/>
                    <w:color w:val="000000"/>
                    <w:sz w:val="26"/>
                    <w:szCs w:val="26"/>
                  </w:rPr>
                </w:rPrChange>
              </w:rPr>
            </w:pPr>
            <w:ins w:id="37190" w:author="James Vu" w:date="2024-04-18T23:36:00Z">
              <w:r w:rsidRPr="00B053AF">
                <w:rPr>
                  <w:b/>
                  <w:bCs/>
                  <w:color w:val="000000"/>
                  <w:sz w:val="22"/>
                  <w:szCs w:val="22"/>
                  <w:rPrChange w:id="37191" w:author="James Vu" w:date="2024-04-18T23:49:00Z">
                    <w:rPr>
                      <w:b/>
                      <w:bCs/>
                      <w:color w:val="000000"/>
                      <w:sz w:val="26"/>
                      <w:szCs w:val="26"/>
                    </w:rPr>
                  </w:rPrChange>
                </w:rPr>
                <w:t> </w:t>
              </w:r>
            </w:ins>
          </w:p>
        </w:tc>
        <w:tc>
          <w:tcPr>
            <w:tcW w:w="888" w:type="dxa"/>
            <w:shd w:val="clear" w:color="auto" w:fill="auto"/>
            <w:vAlign w:val="center"/>
            <w:hideMark/>
            <w:tcPrChange w:id="37192" w:author="James Vu" w:date="2024-04-19T00:26:00Z">
              <w:tcPr>
                <w:tcW w:w="888" w:type="dxa"/>
                <w:tcBorders>
                  <w:top w:val="nil"/>
                  <w:left w:val="nil"/>
                  <w:bottom w:val="single" w:sz="4" w:space="0" w:color="auto"/>
                  <w:right w:val="single" w:sz="4" w:space="0" w:color="auto"/>
                </w:tcBorders>
                <w:shd w:val="clear" w:color="000000" w:fill="C4D79B"/>
                <w:vAlign w:val="center"/>
                <w:hideMark/>
              </w:tcPr>
            </w:tcPrChange>
          </w:tcPr>
          <w:p w14:paraId="52BB251E" w14:textId="77777777" w:rsidR="001F08AC" w:rsidRPr="00B053AF" w:rsidRDefault="001F08AC">
            <w:pPr>
              <w:jc w:val="center"/>
              <w:rPr>
                <w:ins w:id="37193" w:author="James Vu" w:date="2024-04-18T23:36:00Z"/>
                <w:b/>
                <w:bCs/>
                <w:color w:val="000000"/>
                <w:sz w:val="22"/>
                <w:szCs w:val="22"/>
                <w:rPrChange w:id="37194" w:author="James Vu" w:date="2024-04-18T23:49:00Z">
                  <w:rPr>
                    <w:ins w:id="37195" w:author="James Vu" w:date="2024-04-18T23:36:00Z"/>
                    <w:b/>
                    <w:bCs/>
                    <w:color w:val="000000"/>
                    <w:sz w:val="26"/>
                    <w:szCs w:val="26"/>
                  </w:rPr>
                </w:rPrChange>
              </w:rPr>
            </w:pPr>
            <w:ins w:id="37196" w:author="James Vu" w:date="2024-04-18T23:36:00Z">
              <w:r w:rsidRPr="00B053AF">
                <w:rPr>
                  <w:b/>
                  <w:bCs/>
                  <w:color w:val="000000"/>
                  <w:sz w:val="22"/>
                  <w:szCs w:val="22"/>
                  <w:rPrChange w:id="37197" w:author="James Vu" w:date="2024-04-18T23:49:00Z">
                    <w:rPr>
                      <w:b/>
                      <w:bCs/>
                      <w:color w:val="000000"/>
                      <w:sz w:val="26"/>
                      <w:szCs w:val="26"/>
                    </w:rPr>
                  </w:rPrChange>
                </w:rPr>
                <w:t> </w:t>
              </w:r>
            </w:ins>
          </w:p>
        </w:tc>
        <w:tc>
          <w:tcPr>
            <w:tcW w:w="997" w:type="dxa"/>
            <w:shd w:val="clear" w:color="auto" w:fill="auto"/>
            <w:vAlign w:val="center"/>
            <w:hideMark/>
            <w:tcPrChange w:id="37198" w:author="James Vu" w:date="2024-04-19T00:26:00Z">
              <w:tcPr>
                <w:tcW w:w="997" w:type="dxa"/>
                <w:tcBorders>
                  <w:top w:val="nil"/>
                  <w:left w:val="nil"/>
                  <w:bottom w:val="single" w:sz="4" w:space="0" w:color="auto"/>
                  <w:right w:val="single" w:sz="4" w:space="0" w:color="auto"/>
                </w:tcBorders>
                <w:shd w:val="clear" w:color="000000" w:fill="C4D79B"/>
                <w:vAlign w:val="center"/>
                <w:hideMark/>
              </w:tcPr>
            </w:tcPrChange>
          </w:tcPr>
          <w:p w14:paraId="708BDEDD" w14:textId="77777777" w:rsidR="001F08AC" w:rsidRPr="00B053AF" w:rsidRDefault="001F08AC">
            <w:pPr>
              <w:jc w:val="center"/>
              <w:rPr>
                <w:ins w:id="37199" w:author="James Vu" w:date="2024-04-18T23:36:00Z"/>
                <w:b/>
                <w:bCs/>
                <w:color w:val="000000"/>
                <w:sz w:val="22"/>
                <w:szCs w:val="22"/>
                <w:rPrChange w:id="37200" w:author="James Vu" w:date="2024-04-18T23:49:00Z">
                  <w:rPr>
                    <w:ins w:id="37201" w:author="James Vu" w:date="2024-04-18T23:36:00Z"/>
                    <w:b/>
                    <w:bCs/>
                    <w:color w:val="000000"/>
                    <w:sz w:val="26"/>
                    <w:szCs w:val="26"/>
                  </w:rPr>
                </w:rPrChange>
              </w:rPr>
            </w:pPr>
            <w:ins w:id="37202" w:author="James Vu" w:date="2024-04-18T23:36:00Z">
              <w:r w:rsidRPr="00B053AF">
                <w:rPr>
                  <w:b/>
                  <w:bCs/>
                  <w:color w:val="000000"/>
                  <w:sz w:val="22"/>
                  <w:szCs w:val="22"/>
                  <w:rPrChange w:id="37203" w:author="James Vu" w:date="2024-04-18T23:49:00Z">
                    <w:rPr>
                      <w:b/>
                      <w:bCs/>
                      <w:color w:val="000000"/>
                      <w:sz w:val="26"/>
                      <w:szCs w:val="26"/>
                    </w:rPr>
                  </w:rPrChange>
                </w:rPr>
                <w:t> </w:t>
              </w:r>
            </w:ins>
          </w:p>
        </w:tc>
        <w:tc>
          <w:tcPr>
            <w:tcW w:w="1290" w:type="dxa"/>
            <w:shd w:val="clear" w:color="auto" w:fill="auto"/>
            <w:vAlign w:val="center"/>
            <w:hideMark/>
            <w:tcPrChange w:id="37204" w:author="James Vu" w:date="2024-04-19T00:26:00Z">
              <w:tcPr>
                <w:tcW w:w="1290" w:type="dxa"/>
                <w:gridSpan w:val="2"/>
                <w:tcBorders>
                  <w:top w:val="nil"/>
                  <w:left w:val="nil"/>
                  <w:bottom w:val="single" w:sz="4" w:space="0" w:color="auto"/>
                  <w:right w:val="single" w:sz="4" w:space="0" w:color="auto"/>
                </w:tcBorders>
                <w:shd w:val="clear" w:color="000000" w:fill="C4D79B"/>
                <w:vAlign w:val="center"/>
                <w:hideMark/>
              </w:tcPr>
            </w:tcPrChange>
          </w:tcPr>
          <w:p w14:paraId="40F1C4DD" w14:textId="77777777" w:rsidR="001F08AC" w:rsidRPr="00B053AF" w:rsidRDefault="001F08AC">
            <w:pPr>
              <w:jc w:val="center"/>
              <w:rPr>
                <w:ins w:id="37205" w:author="James Vu" w:date="2024-04-18T23:36:00Z"/>
                <w:b/>
                <w:bCs/>
                <w:color w:val="000000"/>
                <w:sz w:val="22"/>
                <w:szCs w:val="22"/>
                <w:rPrChange w:id="37206" w:author="James Vu" w:date="2024-04-18T23:49:00Z">
                  <w:rPr>
                    <w:ins w:id="37207" w:author="James Vu" w:date="2024-04-18T23:36:00Z"/>
                    <w:b/>
                    <w:bCs/>
                    <w:color w:val="000000"/>
                    <w:sz w:val="26"/>
                    <w:szCs w:val="26"/>
                  </w:rPr>
                </w:rPrChange>
              </w:rPr>
            </w:pPr>
            <w:ins w:id="37208" w:author="James Vu" w:date="2024-04-18T23:36:00Z">
              <w:r w:rsidRPr="00B053AF">
                <w:rPr>
                  <w:b/>
                  <w:bCs/>
                  <w:color w:val="000000"/>
                  <w:sz w:val="22"/>
                  <w:szCs w:val="22"/>
                  <w:rPrChange w:id="37209" w:author="James Vu" w:date="2024-04-18T23:49:00Z">
                    <w:rPr>
                      <w:b/>
                      <w:bCs/>
                      <w:color w:val="000000"/>
                      <w:sz w:val="26"/>
                      <w:szCs w:val="26"/>
                    </w:rPr>
                  </w:rPrChange>
                </w:rPr>
                <w:t> </w:t>
              </w:r>
            </w:ins>
          </w:p>
        </w:tc>
        <w:tc>
          <w:tcPr>
            <w:tcW w:w="2079" w:type="dxa"/>
            <w:shd w:val="clear" w:color="auto" w:fill="auto"/>
            <w:vAlign w:val="center"/>
            <w:hideMark/>
            <w:tcPrChange w:id="37210" w:author="James Vu" w:date="2024-04-19T00:26:00Z">
              <w:tcPr>
                <w:tcW w:w="2079" w:type="dxa"/>
                <w:tcBorders>
                  <w:top w:val="nil"/>
                  <w:left w:val="nil"/>
                  <w:bottom w:val="single" w:sz="4" w:space="0" w:color="auto"/>
                  <w:right w:val="single" w:sz="4" w:space="0" w:color="auto"/>
                </w:tcBorders>
                <w:shd w:val="clear" w:color="000000" w:fill="C4D79B"/>
                <w:vAlign w:val="center"/>
                <w:hideMark/>
              </w:tcPr>
            </w:tcPrChange>
          </w:tcPr>
          <w:p w14:paraId="161A2070" w14:textId="77777777" w:rsidR="001F08AC" w:rsidRPr="00B053AF" w:rsidRDefault="001F08AC">
            <w:pPr>
              <w:jc w:val="center"/>
              <w:rPr>
                <w:ins w:id="37211" w:author="James Vu" w:date="2024-04-18T23:36:00Z"/>
                <w:b/>
                <w:bCs/>
                <w:color w:val="000000"/>
                <w:sz w:val="22"/>
                <w:szCs w:val="22"/>
                <w:rPrChange w:id="37212" w:author="James Vu" w:date="2024-04-18T23:49:00Z">
                  <w:rPr>
                    <w:ins w:id="37213" w:author="James Vu" w:date="2024-04-18T23:36:00Z"/>
                    <w:b/>
                    <w:bCs/>
                    <w:color w:val="000000"/>
                    <w:sz w:val="26"/>
                    <w:szCs w:val="26"/>
                  </w:rPr>
                </w:rPrChange>
              </w:rPr>
            </w:pPr>
            <w:ins w:id="37214" w:author="James Vu" w:date="2024-04-18T23:36:00Z">
              <w:r w:rsidRPr="00B053AF">
                <w:rPr>
                  <w:b/>
                  <w:bCs/>
                  <w:color w:val="000000"/>
                  <w:sz w:val="22"/>
                  <w:szCs w:val="22"/>
                  <w:rPrChange w:id="37215" w:author="James Vu" w:date="2024-04-18T23:49:00Z">
                    <w:rPr>
                      <w:b/>
                      <w:bCs/>
                      <w:color w:val="000000"/>
                      <w:sz w:val="26"/>
                      <w:szCs w:val="26"/>
                    </w:rPr>
                  </w:rPrChange>
                </w:rPr>
                <w:t>1.831.000.000</w:t>
              </w:r>
            </w:ins>
          </w:p>
        </w:tc>
        <w:tc>
          <w:tcPr>
            <w:tcW w:w="1416" w:type="dxa"/>
            <w:shd w:val="clear" w:color="auto" w:fill="auto"/>
            <w:vAlign w:val="center"/>
            <w:hideMark/>
            <w:tcPrChange w:id="37216" w:author="James Vu" w:date="2024-04-19T00:26:00Z">
              <w:tcPr>
                <w:tcW w:w="1416" w:type="dxa"/>
                <w:gridSpan w:val="2"/>
                <w:tcBorders>
                  <w:top w:val="nil"/>
                  <w:left w:val="nil"/>
                  <w:bottom w:val="single" w:sz="4" w:space="0" w:color="auto"/>
                  <w:right w:val="single" w:sz="4" w:space="0" w:color="auto"/>
                </w:tcBorders>
                <w:shd w:val="clear" w:color="000000" w:fill="C4D79B"/>
                <w:vAlign w:val="center"/>
                <w:hideMark/>
              </w:tcPr>
            </w:tcPrChange>
          </w:tcPr>
          <w:p w14:paraId="035B2D7A" w14:textId="77777777" w:rsidR="001F08AC" w:rsidRPr="00B053AF" w:rsidRDefault="001F08AC">
            <w:pPr>
              <w:jc w:val="center"/>
              <w:rPr>
                <w:ins w:id="37217" w:author="James Vu" w:date="2024-04-18T23:36:00Z"/>
                <w:b/>
                <w:bCs/>
                <w:color w:val="000000"/>
                <w:sz w:val="22"/>
                <w:szCs w:val="22"/>
                <w:rPrChange w:id="37218" w:author="James Vu" w:date="2024-04-18T23:49:00Z">
                  <w:rPr>
                    <w:ins w:id="37219" w:author="James Vu" w:date="2024-04-18T23:36:00Z"/>
                    <w:b/>
                    <w:bCs/>
                    <w:color w:val="000000"/>
                    <w:sz w:val="26"/>
                    <w:szCs w:val="26"/>
                  </w:rPr>
                </w:rPrChange>
              </w:rPr>
            </w:pPr>
            <w:ins w:id="37220" w:author="James Vu" w:date="2024-04-18T23:36:00Z">
              <w:r w:rsidRPr="00B053AF">
                <w:rPr>
                  <w:b/>
                  <w:bCs/>
                  <w:color w:val="000000"/>
                  <w:sz w:val="22"/>
                  <w:szCs w:val="22"/>
                  <w:rPrChange w:id="37221" w:author="James Vu" w:date="2024-04-18T23:49:00Z">
                    <w:rPr>
                      <w:b/>
                      <w:bCs/>
                      <w:color w:val="000000"/>
                      <w:sz w:val="26"/>
                      <w:szCs w:val="26"/>
                    </w:rPr>
                  </w:rPrChange>
                </w:rPr>
                <w:t>40.000.000</w:t>
              </w:r>
            </w:ins>
          </w:p>
        </w:tc>
        <w:tc>
          <w:tcPr>
            <w:tcW w:w="1715" w:type="dxa"/>
            <w:shd w:val="clear" w:color="auto" w:fill="auto"/>
            <w:vAlign w:val="center"/>
            <w:hideMark/>
            <w:tcPrChange w:id="37222" w:author="James Vu" w:date="2024-04-19T00:26:00Z">
              <w:tcPr>
                <w:tcW w:w="1715" w:type="dxa"/>
                <w:gridSpan w:val="2"/>
                <w:tcBorders>
                  <w:top w:val="nil"/>
                  <w:left w:val="nil"/>
                  <w:bottom w:val="single" w:sz="4" w:space="0" w:color="auto"/>
                  <w:right w:val="single" w:sz="4" w:space="0" w:color="auto"/>
                </w:tcBorders>
                <w:shd w:val="clear" w:color="000000" w:fill="C4D79B"/>
                <w:vAlign w:val="center"/>
                <w:hideMark/>
              </w:tcPr>
            </w:tcPrChange>
          </w:tcPr>
          <w:p w14:paraId="5BEC4B0E" w14:textId="77777777" w:rsidR="001F08AC" w:rsidRPr="00B053AF" w:rsidRDefault="001F08AC">
            <w:pPr>
              <w:jc w:val="center"/>
              <w:rPr>
                <w:ins w:id="37223" w:author="James Vu" w:date="2024-04-18T23:36:00Z"/>
                <w:b/>
                <w:bCs/>
                <w:color w:val="000000"/>
                <w:sz w:val="22"/>
                <w:szCs w:val="22"/>
                <w:rPrChange w:id="37224" w:author="James Vu" w:date="2024-04-18T23:49:00Z">
                  <w:rPr>
                    <w:ins w:id="37225" w:author="James Vu" w:date="2024-04-18T23:36:00Z"/>
                    <w:b/>
                    <w:bCs/>
                    <w:color w:val="000000"/>
                    <w:sz w:val="26"/>
                    <w:szCs w:val="26"/>
                  </w:rPr>
                </w:rPrChange>
              </w:rPr>
            </w:pPr>
            <w:ins w:id="37226" w:author="James Vu" w:date="2024-04-18T23:36:00Z">
              <w:r w:rsidRPr="00B053AF">
                <w:rPr>
                  <w:b/>
                  <w:bCs/>
                  <w:color w:val="000000"/>
                  <w:sz w:val="22"/>
                  <w:szCs w:val="22"/>
                  <w:rPrChange w:id="37227" w:author="James Vu" w:date="2024-04-18T23:49:00Z">
                    <w:rPr>
                      <w:b/>
                      <w:bCs/>
                      <w:color w:val="000000"/>
                      <w:sz w:val="26"/>
                      <w:szCs w:val="26"/>
                    </w:rPr>
                  </w:rPrChange>
                </w:rPr>
                <w:t>1.871.000.000</w:t>
              </w:r>
            </w:ins>
          </w:p>
        </w:tc>
        <w:tc>
          <w:tcPr>
            <w:tcW w:w="1589" w:type="dxa"/>
            <w:shd w:val="clear" w:color="auto" w:fill="auto"/>
            <w:vAlign w:val="center"/>
            <w:hideMark/>
            <w:tcPrChange w:id="37228" w:author="James Vu" w:date="2024-04-19T00:26:00Z">
              <w:tcPr>
                <w:tcW w:w="1589" w:type="dxa"/>
                <w:gridSpan w:val="2"/>
                <w:tcBorders>
                  <w:top w:val="nil"/>
                  <w:left w:val="nil"/>
                  <w:bottom w:val="single" w:sz="4" w:space="0" w:color="auto"/>
                  <w:right w:val="single" w:sz="4" w:space="0" w:color="auto"/>
                </w:tcBorders>
                <w:shd w:val="clear" w:color="000000" w:fill="C4D79B"/>
                <w:vAlign w:val="center"/>
                <w:hideMark/>
              </w:tcPr>
            </w:tcPrChange>
          </w:tcPr>
          <w:p w14:paraId="13083899" w14:textId="77777777" w:rsidR="001F08AC" w:rsidRPr="00B053AF" w:rsidRDefault="001F08AC">
            <w:pPr>
              <w:rPr>
                <w:ins w:id="37229" w:author="James Vu" w:date="2024-04-18T23:36:00Z"/>
                <w:b/>
                <w:bCs/>
                <w:color w:val="000000"/>
                <w:sz w:val="22"/>
                <w:szCs w:val="22"/>
                <w:rPrChange w:id="37230" w:author="James Vu" w:date="2024-04-18T23:49:00Z">
                  <w:rPr>
                    <w:ins w:id="37231" w:author="James Vu" w:date="2024-04-18T23:36:00Z"/>
                    <w:b/>
                    <w:bCs/>
                    <w:color w:val="000000"/>
                    <w:sz w:val="26"/>
                    <w:szCs w:val="26"/>
                  </w:rPr>
                </w:rPrChange>
              </w:rPr>
            </w:pPr>
            <w:ins w:id="37232" w:author="James Vu" w:date="2024-04-18T23:36:00Z">
              <w:r w:rsidRPr="00B053AF">
                <w:rPr>
                  <w:b/>
                  <w:bCs/>
                  <w:color w:val="000000"/>
                  <w:sz w:val="22"/>
                  <w:szCs w:val="22"/>
                  <w:rPrChange w:id="37233" w:author="James Vu" w:date="2024-04-18T23:49:00Z">
                    <w:rPr>
                      <w:b/>
                      <w:bCs/>
                      <w:color w:val="000000"/>
                      <w:sz w:val="26"/>
                      <w:szCs w:val="26"/>
                    </w:rPr>
                  </w:rPrChange>
                </w:rPr>
                <w:t> </w:t>
              </w:r>
            </w:ins>
          </w:p>
        </w:tc>
      </w:tr>
      <w:tr w:rsidR="001F08AC" w:rsidRPr="00B053AF" w14:paraId="223D5FE8" w14:textId="77777777" w:rsidTr="003C02FF">
        <w:trPr>
          <w:trHeight w:val="20"/>
          <w:ins w:id="37234" w:author="James Vu" w:date="2024-04-18T23:36:00Z"/>
          <w:trPrChange w:id="37235" w:author="James Vu" w:date="2024-04-19T00:26:00Z">
            <w:trPr>
              <w:trHeight w:val="20"/>
            </w:trPr>
          </w:trPrChange>
        </w:trPr>
        <w:tc>
          <w:tcPr>
            <w:tcW w:w="697" w:type="dxa"/>
            <w:shd w:val="clear" w:color="auto" w:fill="auto"/>
            <w:noWrap/>
            <w:vAlign w:val="center"/>
            <w:hideMark/>
            <w:tcPrChange w:id="37236" w:author="James Vu" w:date="2024-04-19T00:26:00Z">
              <w:tcPr>
                <w:tcW w:w="697" w:type="dxa"/>
                <w:tcBorders>
                  <w:top w:val="nil"/>
                  <w:left w:val="single" w:sz="4" w:space="0" w:color="auto"/>
                  <w:bottom w:val="single" w:sz="4" w:space="0" w:color="auto"/>
                  <w:right w:val="single" w:sz="4" w:space="0" w:color="auto"/>
                </w:tcBorders>
                <w:shd w:val="clear" w:color="000000" w:fill="D8E4BC"/>
                <w:noWrap/>
                <w:vAlign w:val="center"/>
                <w:hideMark/>
              </w:tcPr>
            </w:tcPrChange>
          </w:tcPr>
          <w:p w14:paraId="0B6D893A" w14:textId="77777777" w:rsidR="001F08AC" w:rsidRPr="00B053AF" w:rsidRDefault="001F08AC">
            <w:pPr>
              <w:jc w:val="center"/>
              <w:rPr>
                <w:ins w:id="37237" w:author="James Vu" w:date="2024-04-18T23:36:00Z"/>
                <w:b/>
                <w:bCs/>
                <w:color w:val="000000"/>
                <w:sz w:val="22"/>
                <w:szCs w:val="22"/>
                <w:rPrChange w:id="37238" w:author="James Vu" w:date="2024-04-18T23:49:00Z">
                  <w:rPr>
                    <w:ins w:id="37239" w:author="James Vu" w:date="2024-04-18T23:36:00Z"/>
                    <w:b/>
                    <w:bCs/>
                    <w:color w:val="000000"/>
                    <w:sz w:val="26"/>
                    <w:szCs w:val="26"/>
                  </w:rPr>
                </w:rPrChange>
              </w:rPr>
            </w:pPr>
            <w:ins w:id="37240" w:author="James Vu" w:date="2024-04-18T23:36:00Z">
              <w:r w:rsidRPr="00B053AF">
                <w:rPr>
                  <w:b/>
                  <w:bCs/>
                  <w:color w:val="000000"/>
                  <w:sz w:val="22"/>
                  <w:szCs w:val="22"/>
                  <w:rPrChange w:id="37241" w:author="James Vu" w:date="2024-04-18T23:49:00Z">
                    <w:rPr>
                      <w:b/>
                      <w:bCs/>
                      <w:color w:val="000000"/>
                      <w:sz w:val="26"/>
                      <w:szCs w:val="26"/>
                    </w:rPr>
                  </w:rPrChange>
                </w:rPr>
                <w:t>4</w:t>
              </w:r>
            </w:ins>
          </w:p>
        </w:tc>
        <w:tc>
          <w:tcPr>
            <w:tcW w:w="1804" w:type="dxa"/>
            <w:shd w:val="clear" w:color="auto" w:fill="auto"/>
            <w:noWrap/>
            <w:vAlign w:val="center"/>
            <w:hideMark/>
            <w:tcPrChange w:id="37242" w:author="James Vu" w:date="2024-04-19T00:26:00Z">
              <w:tcPr>
                <w:tcW w:w="1804" w:type="dxa"/>
                <w:tcBorders>
                  <w:top w:val="nil"/>
                  <w:left w:val="nil"/>
                  <w:bottom w:val="single" w:sz="4" w:space="0" w:color="auto"/>
                  <w:right w:val="single" w:sz="4" w:space="0" w:color="auto"/>
                </w:tcBorders>
                <w:shd w:val="clear" w:color="000000" w:fill="D8E4BC"/>
                <w:noWrap/>
                <w:vAlign w:val="center"/>
                <w:hideMark/>
              </w:tcPr>
            </w:tcPrChange>
          </w:tcPr>
          <w:p w14:paraId="04363F47" w14:textId="77777777" w:rsidR="001F08AC" w:rsidRPr="00B053AF" w:rsidRDefault="001F08AC">
            <w:pPr>
              <w:rPr>
                <w:ins w:id="37243" w:author="James Vu" w:date="2024-04-18T23:36:00Z"/>
                <w:b/>
                <w:bCs/>
                <w:color w:val="000000"/>
                <w:sz w:val="22"/>
                <w:szCs w:val="22"/>
                <w:rPrChange w:id="37244" w:author="James Vu" w:date="2024-04-18T23:49:00Z">
                  <w:rPr>
                    <w:ins w:id="37245" w:author="James Vu" w:date="2024-04-18T23:36:00Z"/>
                    <w:b/>
                    <w:bCs/>
                    <w:color w:val="000000"/>
                    <w:sz w:val="26"/>
                    <w:szCs w:val="26"/>
                  </w:rPr>
                </w:rPrChange>
              </w:rPr>
            </w:pPr>
            <w:ins w:id="37246" w:author="James Vu" w:date="2024-04-18T23:36:00Z">
              <w:r w:rsidRPr="00B053AF">
                <w:rPr>
                  <w:b/>
                  <w:bCs/>
                  <w:color w:val="000000"/>
                  <w:sz w:val="22"/>
                  <w:szCs w:val="22"/>
                  <w:rPrChange w:id="37247" w:author="James Vu" w:date="2024-04-18T23:49:00Z">
                    <w:rPr>
                      <w:b/>
                      <w:bCs/>
                      <w:color w:val="000000"/>
                      <w:sz w:val="26"/>
                      <w:szCs w:val="26"/>
                    </w:rPr>
                  </w:rPrChange>
                </w:rPr>
                <w:t>Xây dựng Cơ Sở Dữ Liệu của các lĩnh vực Nông nghiệp tỉnh Khánh Hòa (Giai đoạn 1)</w:t>
              </w:r>
            </w:ins>
          </w:p>
        </w:tc>
        <w:tc>
          <w:tcPr>
            <w:tcW w:w="1974" w:type="dxa"/>
            <w:shd w:val="clear" w:color="auto" w:fill="auto"/>
            <w:noWrap/>
            <w:vAlign w:val="center"/>
            <w:hideMark/>
            <w:tcPrChange w:id="37248" w:author="James Vu" w:date="2024-04-19T00:26:00Z">
              <w:tcPr>
                <w:tcW w:w="1974" w:type="dxa"/>
                <w:tcBorders>
                  <w:top w:val="nil"/>
                  <w:left w:val="nil"/>
                  <w:bottom w:val="single" w:sz="4" w:space="0" w:color="auto"/>
                  <w:right w:val="single" w:sz="4" w:space="0" w:color="auto"/>
                </w:tcBorders>
                <w:shd w:val="clear" w:color="000000" w:fill="D8E4BC"/>
                <w:noWrap/>
                <w:vAlign w:val="center"/>
                <w:hideMark/>
              </w:tcPr>
            </w:tcPrChange>
          </w:tcPr>
          <w:p w14:paraId="30264C07" w14:textId="77777777" w:rsidR="001F08AC" w:rsidRPr="00B053AF" w:rsidRDefault="001F08AC">
            <w:pPr>
              <w:rPr>
                <w:ins w:id="37249" w:author="James Vu" w:date="2024-04-18T23:36:00Z"/>
                <w:b/>
                <w:bCs/>
                <w:color w:val="000000"/>
                <w:sz w:val="22"/>
                <w:szCs w:val="22"/>
                <w:rPrChange w:id="37250" w:author="James Vu" w:date="2024-04-18T23:49:00Z">
                  <w:rPr>
                    <w:ins w:id="37251" w:author="James Vu" w:date="2024-04-18T23:36:00Z"/>
                    <w:b/>
                    <w:bCs/>
                    <w:color w:val="000000"/>
                    <w:sz w:val="26"/>
                    <w:szCs w:val="26"/>
                  </w:rPr>
                </w:rPrChange>
              </w:rPr>
            </w:pPr>
            <w:ins w:id="37252" w:author="James Vu" w:date="2024-04-18T23:36:00Z">
              <w:r w:rsidRPr="00B053AF">
                <w:rPr>
                  <w:b/>
                  <w:bCs/>
                  <w:color w:val="000000"/>
                  <w:sz w:val="22"/>
                  <w:szCs w:val="22"/>
                  <w:rPrChange w:id="37253" w:author="James Vu" w:date="2024-04-18T23:49:00Z">
                    <w:rPr>
                      <w:b/>
                      <w:bCs/>
                      <w:color w:val="000000"/>
                      <w:sz w:val="26"/>
                      <w:szCs w:val="26"/>
                    </w:rPr>
                  </w:rPrChange>
                </w:rPr>
                <w:t> </w:t>
              </w:r>
            </w:ins>
          </w:p>
        </w:tc>
        <w:tc>
          <w:tcPr>
            <w:tcW w:w="888" w:type="dxa"/>
            <w:shd w:val="clear" w:color="auto" w:fill="auto"/>
            <w:noWrap/>
            <w:vAlign w:val="center"/>
            <w:hideMark/>
            <w:tcPrChange w:id="37254" w:author="James Vu" w:date="2024-04-19T00:26:00Z">
              <w:tcPr>
                <w:tcW w:w="888" w:type="dxa"/>
                <w:tcBorders>
                  <w:top w:val="nil"/>
                  <w:left w:val="nil"/>
                  <w:bottom w:val="single" w:sz="4" w:space="0" w:color="auto"/>
                  <w:right w:val="single" w:sz="4" w:space="0" w:color="auto"/>
                </w:tcBorders>
                <w:shd w:val="clear" w:color="000000" w:fill="D8E4BC"/>
                <w:noWrap/>
                <w:vAlign w:val="center"/>
                <w:hideMark/>
              </w:tcPr>
            </w:tcPrChange>
          </w:tcPr>
          <w:p w14:paraId="483F7C16" w14:textId="77777777" w:rsidR="001F08AC" w:rsidRPr="00B053AF" w:rsidRDefault="001F08AC">
            <w:pPr>
              <w:jc w:val="center"/>
              <w:rPr>
                <w:ins w:id="37255" w:author="James Vu" w:date="2024-04-18T23:36:00Z"/>
                <w:b/>
                <w:bCs/>
                <w:color w:val="000000"/>
                <w:sz w:val="22"/>
                <w:szCs w:val="22"/>
                <w:rPrChange w:id="37256" w:author="James Vu" w:date="2024-04-18T23:49:00Z">
                  <w:rPr>
                    <w:ins w:id="37257" w:author="James Vu" w:date="2024-04-18T23:36:00Z"/>
                    <w:b/>
                    <w:bCs/>
                    <w:color w:val="000000"/>
                    <w:sz w:val="26"/>
                    <w:szCs w:val="26"/>
                  </w:rPr>
                </w:rPrChange>
              </w:rPr>
            </w:pPr>
            <w:ins w:id="37258" w:author="James Vu" w:date="2024-04-18T23:36:00Z">
              <w:r w:rsidRPr="00B053AF">
                <w:rPr>
                  <w:b/>
                  <w:bCs/>
                  <w:color w:val="000000"/>
                  <w:sz w:val="22"/>
                  <w:szCs w:val="22"/>
                  <w:rPrChange w:id="37259" w:author="James Vu" w:date="2024-04-18T23:49:00Z">
                    <w:rPr>
                      <w:b/>
                      <w:bCs/>
                      <w:color w:val="000000"/>
                      <w:sz w:val="26"/>
                      <w:szCs w:val="26"/>
                    </w:rPr>
                  </w:rPrChange>
                </w:rPr>
                <w:t> </w:t>
              </w:r>
            </w:ins>
          </w:p>
        </w:tc>
        <w:tc>
          <w:tcPr>
            <w:tcW w:w="997" w:type="dxa"/>
            <w:shd w:val="clear" w:color="auto" w:fill="auto"/>
            <w:noWrap/>
            <w:vAlign w:val="center"/>
            <w:hideMark/>
            <w:tcPrChange w:id="37260" w:author="James Vu" w:date="2024-04-19T00:26:00Z">
              <w:tcPr>
                <w:tcW w:w="997" w:type="dxa"/>
                <w:tcBorders>
                  <w:top w:val="nil"/>
                  <w:left w:val="nil"/>
                  <w:bottom w:val="single" w:sz="4" w:space="0" w:color="auto"/>
                  <w:right w:val="single" w:sz="4" w:space="0" w:color="auto"/>
                </w:tcBorders>
                <w:shd w:val="clear" w:color="000000" w:fill="D8E4BC"/>
                <w:noWrap/>
                <w:vAlign w:val="center"/>
                <w:hideMark/>
              </w:tcPr>
            </w:tcPrChange>
          </w:tcPr>
          <w:p w14:paraId="46884623" w14:textId="77777777" w:rsidR="001F08AC" w:rsidRPr="00B053AF" w:rsidRDefault="001F08AC">
            <w:pPr>
              <w:jc w:val="center"/>
              <w:rPr>
                <w:ins w:id="37261" w:author="James Vu" w:date="2024-04-18T23:36:00Z"/>
                <w:b/>
                <w:bCs/>
                <w:color w:val="000000"/>
                <w:sz w:val="22"/>
                <w:szCs w:val="22"/>
                <w:rPrChange w:id="37262" w:author="James Vu" w:date="2024-04-18T23:49:00Z">
                  <w:rPr>
                    <w:ins w:id="37263" w:author="James Vu" w:date="2024-04-18T23:36:00Z"/>
                    <w:b/>
                    <w:bCs/>
                    <w:color w:val="000000"/>
                    <w:sz w:val="26"/>
                    <w:szCs w:val="26"/>
                  </w:rPr>
                </w:rPrChange>
              </w:rPr>
            </w:pPr>
            <w:ins w:id="37264" w:author="James Vu" w:date="2024-04-18T23:36:00Z">
              <w:r w:rsidRPr="00B053AF">
                <w:rPr>
                  <w:b/>
                  <w:bCs/>
                  <w:color w:val="000000"/>
                  <w:sz w:val="22"/>
                  <w:szCs w:val="22"/>
                  <w:rPrChange w:id="37265" w:author="James Vu" w:date="2024-04-18T23:49:00Z">
                    <w:rPr>
                      <w:b/>
                      <w:bCs/>
                      <w:color w:val="000000"/>
                      <w:sz w:val="26"/>
                      <w:szCs w:val="26"/>
                    </w:rPr>
                  </w:rPrChange>
                </w:rPr>
                <w:t> </w:t>
              </w:r>
            </w:ins>
          </w:p>
        </w:tc>
        <w:tc>
          <w:tcPr>
            <w:tcW w:w="1290" w:type="dxa"/>
            <w:shd w:val="clear" w:color="auto" w:fill="auto"/>
            <w:noWrap/>
            <w:vAlign w:val="center"/>
            <w:hideMark/>
            <w:tcPrChange w:id="37266" w:author="James Vu" w:date="2024-04-19T00:26:00Z">
              <w:tcPr>
                <w:tcW w:w="1290" w:type="dxa"/>
                <w:gridSpan w:val="2"/>
                <w:tcBorders>
                  <w:top w:val="nil"/>
                  <w:left w:val="nil"/>
                  <w:bottom w:val="single" w:sz="4" w:space="0" w:color="auto"/>
                  <w:right w:val="single" w:sz="4" w:space="0" w:color="auto"/>
                </w:tcBorders>
                <w:shd w:val="clear" w:color="000000" w:fill="D8E4BC"/>
                <w:noWrap/>
                <w:vAlign w:val="center"/>
                <w:hideMark/>
              </w:tcPr>
            </w:tcPrChange>
          </w:tcPr>
          <w:p w14:paraId="74F78700" w14:textId="77777777" w:rsidR="001F08AC" w:rsidRPr="00B053AF" w:rsidRDefault="001F08AC">
            <w:pPr>
              <w:jc w:val="center"/>
              <w:rPr>
                <w:ins w:id="37267" w:author="James Vu" w:date="2024-04-18T23:36:00Z"/>
                <w:b/>
                <w:bCs/>
                <w:color w:val="000000"/>
                <w:sz w:val="22"/>
                <w:szCs w:val="22"/>
                <w:rPrChange w:id="37268" w:author="James Vu" w:date="2024-04-18T23:49:00Z">
                  <w:rPr>
                    <w:ins w:id="37269" w:author="James Vu" w:date="2024-04-18T23:36:00Z"/>
                    <w:b/>
                    <w:bCs/>
                    <w:color w:val="000000"/>
                    <w:sz w:val="26"/>
                    <w:szCs w:val="26"/>
                  </w:rPr>
                </w:rPrChange>
              </w:rPr>
            </w:pPr>
            <w:ins w:id="37270" w:author="James Vu" w:date="2024-04-18T23:36:00Z">
              <w:r w:rsidRPr="00B053AF">
                <w:rPr>
                  <w:b/>
                  <w:bCs/>
                  <w:color w:val="000000"/>
                  <w:sz w:val="22"/>
                  <w:szCs w:val="22"/>
                  <w:rPrChange w:id="37271" w:author="James Vu" w:date="2024-04-18T23:49:00Z">
                    <w:rPr>
                      <w:b/>
                      <w:bCs/>
                      <w:color w:val="000000"/>
                      <w:sz w:val="26"/>
                      <w:szCs w:val="26"/>
                    </w:rPr>
                  </w:rPrChange>
                </w:rPr>
                <w:t> </w:t>
              </w:r>
            </w:ins>
          </w:p>
        </w:tc>
        <w:tc>
          <w:tcPr>
            <w:tcW w:w="2079" w:type="dxa"/>
            <w:shd w:val="clear" w:color="auto" w:fill="auto"/>
            <w:vAlign w:val="center"/>
            <w:hideMark/>
            <w:tcPrChange w:id="37272" w:author="James Vu" w:date="2024-04-19T00:26:00Z">
              <w:tcPr>
                <w:tcW w:w="2079" w:type="dxa"/>
                <w:tcBorders>
                  <w:top w:val="nil"/>
                  <w:left w:val="nil"/>
                  <w:bottom w:val="single" w:sz="4" w:space="0" w:color="auto"/>
                  <w:right w:val="single" w:sz="4" w:space="0" w:color="auto"/>
                </w:tcBorders>
                <w:shd w:val="clear" w:color="000000" w:fill="D8E4BC"/>
                <w:vAlign w:val="center"/>
                <w:hideMark/>
              </w:tcPr>
            </w:tcPrChange>
          </w:tcPr>
          <w:p w14:paraId="5703067B" w14:textId="77777777" w:rsidR="001F08AC" w:rsidRPr="00B053AF" w:rsidRDefault="001F08AC">
            <w:pPr>
              <w:jc w:val="center"/>
              <w:rPr>
                <w:ins w:id="37273" w:author="James Vu" w:date="2024-04-18T23:36:00Z"/>
                <w:b/>
                <w:bCs/>
                <w:color w:val="000000"/>
                <w:sz w:val="22"/>
                <w:szCs w:val="22"/>
                <w:rPrChange w:id="37274" w:author="James Vu" w:date="2024-04-18T23:49:00Z">
                  <w:rPr>
                    <w:ins w:id="37275" w:author="James Vu" w:date="2024-04-18T23:36:00Z"/>
                    <w:b/>
                    <w:bCs/>
                    <w:color w:val="000000"/>
                    <w:sz w:val="26"/>
                    <w:szCs w:val="26"/>
                  </w:rPr>
                </w:rPrChange>
              </w:rPr>
            </w:pPr>
            <w:ins w:id="37276" w:author="James Vu" w:date="2024-04-18T23:36:00Z">
              <w:r w:rsidRPr="00B053AF">
                <w:rPr>
                  <w:b/>
                  <w:bCs/>
                  <w:color w:val="000000"/>
                  <w:sz w:val="22"/>
                  <w:szCs w:val="22"/>
                  <w:rPrChange w:id="37277" w:author="James Vu" w:date="2024-04-18T23:49:00Z">
                    <w:rPr>
                      <w:b/>
                      <w:bCs/>
                      <w:color w:val="000000"/>
                      <w:sz w:val="26"/>
                      <w:szCs w:val="26"/>
                    </w:rPr>
                  </w:rPrChange>
                </w:rPr>
                <w:t> </w:t>
              </w:r>
            </w:ins>
          </w:p>
        </w:tc>
        <w:tc>
          <w:tcPr>
            <w:tcW w:w="1416" w:type="dxa"/>
            <w:shd w:val="clear" w:color="auto" w:fill="auto"/>
            <w:vAlign w:val="center"/>
            <w:hideMark/>
            <w:tcPrChange w:id="37278" w:author="James Vu" w:date="2024-04-19T00:26:00Z">
              <w:tcPr>
                <w:tcW w:w="1416" w:type="dxa"/>
                <w:gridSpan w:val="2"/>
                <w:tcBorders>
                  <w:top w:val="nil"/>
                  <w:left w:val="nil"/>
                  <w:bottom w:val="single" w:sz="4" w:space="0" w:color="auto"/>
                  <w:right w:val="single" w:sz="4" w:space="0" w:color="auto"/>
                </w:tcBorders>
                <w:shd w:val="clear" w:color="000000" w:fill="D8E4BC"/>
                <w:vAlign w:val="center"/>
                <w:hideMark/>
              </w:tcPr>
            </w:tcPrChange>
          </w:tcPr>
          <w:p w14:paraId="2A1C83B6" w14:textId="77777777" w:rsidR="001F08AC" w:rsidRPr="00B053AF" w:rsidRDefault="001F08AC">
            <w:pPr>
              <w:jc w:val="center"/>
              <w:rPr>
                <w:ins w:id="37279" w:author="James Vu" w:date="2024-04-18T23:36:00Z"/>
                <w:b/>
                <w:bCs/>
                <w:color w:val="000000"/>
                <w:sz w:val="22"/>
                <w:szCs w:val="22"/>
                <w:rPrChange w:id="37280" w:author="James Vu" w:date="2024-04-18T23:49:00Z">
                  <w:rPr>
                    <w:ins w:id="37281" w:author="James Vu" w:date="2024-04-18T23:36:00Z"/>
                    <w:b/>
                    <w:bCs/>
                    <w:color w:val="000000"/>
                    <w:sz w:val="26"/>
                    <w:szCs w:val="26"/>
                  </w:rPr>
                </w:rPrChange>
              </w:rPr>
            </w:pPr>
            <w:ins w:id="37282" w:author="James Vu" w:date="2024-04-18T23:36:00Z">
              <w:r w:rsidRPr="00B053AF">
                <w:rPr>
                  <w:b/>
                  <w:bCs/>
                  <w:color w:val="000000"/>
                  <w:sz w:val="22"/>
                  <w:szCs w:val="22"/>
                  <w:rPrChange w:id="37283" w:author="James Vu" w:date="2024-04-18T23:49:00Z">
                    <w:rPr>
                      <w:b/>
                      <w:bCs/>
                      <w:color w:val="000000"/>
                      <w:sz w:val="26"/>
                      <w:szCs w:val="26"/>
                    </w:rPr>
                  </w:rPrChange>
                </w:rPr>
                <w:t> </w:t>
              </w:r>
            </w:ins>
          </w:p>
        </w:tc>
        <w:tc>
          <w:tcPr>
            <w:tcW w:w="1715" w:type="dxa"/>
            <w:shd w:val="clear" w:color="auto" w:fill="auto"/>
            <w:vAlign w:val="center"/>
            <w:hideMark/>
            <w:tcPrChange w:id="37284" w:author="James Vu" w:date="2024-04-19T00:26:00Z">
              <w:tcPr>
                <w:tcW w:w="1715" w:type="dxa"/>
                <w:gridSpan w:val="2"/>
                <w:tcBorders>
                  <w:top w:val="nil"/>
                  <w:left w:val="nil"/>
                  <w:bottom w:val="single" w:sz="4" w:space="0" w:color="auto"/>
                  <w:right w:val="single" w:sz="4" w:space="0" w:color="auto"/>
                </w:tcBorders>
                <w:shd w:val="clear" w:color="000000" w:fill="D8E4BC"/>
                <w:vAlign w:val="center"/>
                <w:hideMark/>
              </w:tcPr>
            </w:tcPrChange>
          </w:tcPr>
          <w:p w14:paraId="22F5AD98" w14:textId="77777777" w:rsidR="001F08AC" w:rsidRPr="00B053AF" w:rsidRDefault="001F08AC">
            <w:pPr>
              <w:jc w:val="center"/>
              <w:rPr>
                <w:ins w:id="37285" w:author="James Vu" w:date="2024-04-18T23:36:00Z"/>
                <w:b/>
                <w:bCs/>
                <w:color w:val="000000"/>
                <w:sz w:val="22"/>
                <w:szCs w:val="22"/>
                <w:rPrChange w:id="37286" w:author="James Vu" w:date="2024-04-18T23:49:00Z">
                  <w:rPr>
                    <w:ins w:id="37287" w:author="James Vu" w:date="2024-04-18T23:36:00Z"/>
                    <w:b/>
                    <w:bCs/>
                    <w:color w:val="000000"/>
                    <w:sz w:val="26"/>
                    <w:szCs w:val="26"/>
                  </w:rPr>
                </w:rPrChange>
              </w:rPr>
            </w:pPr>
            <w:ins w:id="37288" w:author="James Vu" w:date="2024-04-18T23:36:00Z">
              <w:r w:rsidRPr="00B053AF">
                <w:rPr>
                  <w:b/>
                  <w:bCs/>
                  <w:color w:val="000000"/>
                  <w:sz w:val="22"/>
                  <w:szCs w:val="22"/>
                  <w:rPrChange w:id="37289" w:author="James Vu" w:date="2024-04-18T23:49:00Z">
                    <w:rPr>
                      <w:b/>
                      <w:bCs/>
                      <w:color w:val="000000"/>
                      <w:sz w:val="26"/>
                      <w:szCs w:val="26"/>
                    </w:rPr>
                  </w:rPrChange>
                </w:rPr>
                <w:t> </w:t>
              </w:r>
            </w:ins>
          </w:p>
        </w:tc>
        <w:tc>
          <w:tcPr>
            <w:tcW w:w="1589" w:type="dxa"/>
            <w:shd w:val="clear" w:color="auto" w:fill="auto"/>
            <w:noWrap/>
            <w:vAlign w:val="center"/>
            <w:hideMark/>
            <w:tcPrChange w:id="37290" w:author="James Vu" w:date="2024-04-19T00:26:00Z">
              <w:tcPr>
                <w:tcW w:w="1589" w:type="dxa"/>
                <w:gridSpan w:val="2"/>
                <w:tcBorders>
                  <w:top w:val="nil"/>
                  <w:left w:val="nil"/>
                  <w:bottom w:val="single" w:sz="4" w:space="0" w:color="auto"/>
                  <w:right w:val="single" w:sz="4" w:space="0" w:color="auto"/>
                </w:tcBorders>
                <w:shd w:val="clear" w:color="000000" w:fill="D8E4BC"/>
                <w:noWrap/>
                <w:vAlign w:val="center"/>
                <w:hideMark/>
              </w:tcPr>
            </w:tcPrChange>
          </w:tcPr>
          <w:p w14:paraId="461156D7" w14:textId="77777777" w:rsidR="001F08AC" w:rsidRPr="00B053AF" w:rsidRDefault="001F08AC">
            <w:pPr>
              <w:rPr>
                <w:ins w:id="37291" w:author="James Vu" w:date="2024-04-18T23:36:00Z"/>
                <w:b/>
                <w:bCs/>
                <w:color w:val="000000"/>
                <w:sz w:val="22"/>
                <w:szCs w:val="22"/>
                <w:rPrChange w:id="37292" w:author="James Vu" w:date="2024-04-18T23:49:00Z">
                  <w:rPr>
                    <w:ins w:id="37293" w:author="James Vu" w:date="2024-04-18T23:36:00Z"/>
                    <w:b/>
                    <w:bCs/>
                    <w:color w:val="000000"/>
                    <w:sz w:val="26"/>
                    <w:szCs w:val="26"/>
                  </w:rPr>
                </w:rPrChange>
              </w:rPr>
            </w:pPr>
            <w:ins w:id="37294" w:author="James Vu" w:date="2024-04-18T23:36:00Z">
              <w:r w:rsidRPr="00B053AF">
                <w:rPr>
                  <w:b/>
                  <w:bCs/>
                  <w:color w:val="000000"/>
                  <w:sz w:val="22"/>
                  <w:szCs w:val="22"/>
                  <w:rPrChange w:id="37295" w:author="James Vu" w:date="2024-04-18T23:49:00Z">
                    <w:rPr>
                      <w:b/>
                      <w:bCs/>
                      <w:color w:val="000000"/>
                      <w:sz w:val="26"/>
                      <w:szCs w:val="26"/>
                    </w:rPr>
                  </w:rPrChange>
                </w:rPr>
                <w:t> </w:t>
              </w:r>
            </w:ins>
          </w:p>
        </w:tc>
      </w:tr>
      <w:tr w:rsidR="00B053AF" w:rsidRPr="00B053AF" w14:paraId="37126F7C" w14:textId="77777777" w:rsidTr="003C02FF">
        <w:trPr>
          <w:trHeight w:val="20"/>
          <w:ins w:id="37296" w:author="James Vu" w:date="2024-04-18T23:36:00Z"/>
          <w:trPrChange w:id="37297" w:author="James Vu" w:date="2024-04-19T00:26:00Z">
            <w:trPr>
              <w:trHeight w:val="20"/>
            </w:trPr>
          </w:trPrChange>
        </w:trPr>
        <w:tc>
          <w:tcPr>
            <w:tcW w:w="697" w:type="dxa"/>
            <w:shd w:val="clear" w:color="auto" w:fill="auto"/>
            <w:noWrap/>
            <w:vAlign w:val="center"/>
            <w:hideMark/>
            <w:tcPrChange w:id="37298" w:author="James Vu" w:date="2024-04-19T00:26:00Z">
              <w:tcPr>
                <w:tcW w:w="697"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7950D0B" w14:textId="77777777" w:rsidR="001F08AC" w:rsidRPr="00B053AF" w:rsidRDefault="001F08AC">
            <w:pPr>
              <w:jc w:val="center"/>
              <w:rPr>
                <w:ins w:id="37299" w:author="James Vu" w:date="2024-04-18T23:36:00Z"/>
                <w:color w:val="000000"/>
                <w:sz w:val="22"/>
                <w:szCs w:val="22"/>
                <w:rPrChange w:id="37300" w:author="James Vu" w:date="2024-04-18T23:49:00Z">
                  <w:rPr>
                    <w:ins w:id="37301" w:author="James Vu" w:date="2024-04-18T23:36:00Z"/>
                    <w:color w:val="000000"/>
                    <w:sz w:val="26"/>
                    <w:szCs w:val="26"/>
                  </w:rPr>
                </w:rPrChange>
              </w:rPr>
            </w:pPr>
            <w:ins w:id="37302" w:author="James Vu" w:date="2024-04-18T23:36:00Z">
              <w:r w:rsidRPr="00B053AF">
                <w:rPr>
                  <w:color w:val="000000"/>
                  <w:sz w:val="22"/>
                  <w:szCs w:val="22"/>
                  <w:rPrChange w:id="37303" w:author="James Vu" w:date="2024-04-18T23:49:00Z">
                    <w:rPr>
                      <w:color w:val="000000"/>
                      <w:sz w:val="26"/>
                      <w:szCs w:val="26"/>
                    </w:rPr>
                  </w:rPrChange>
                </w:rPr>
                <w:t>4.1</w:t>
              </w:r>
            </w:ins>
          </w:p>
        </w:tc>
        <w:tc>
          <w:tcPr>
            <w:tcW w:w="1804" w:type="dxa"/>
            <w:shd w:val="clear" w:color="auto" w:fill="auto"/>
            <w:vAlign w:val="center"/>
            <w:hideMark/>
            <w:tcPrChange w:id="37304"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1C221698" w14:textId="77777777" w:rsidR="001F08AC" w:rsidRPr="00B053AF" w:rsidRDefault="001F08AC">
            <w:pPr>
              <w:rPr>
                <w:ins w:id="37305" w:author="James Vu" w:date="2024-04-18T23:36:00Z"/>
                <w:color w:val="000000"/>
                <w:sz w:val="22"/>
                <w:szCs w:val="22"/>
                <w:rPrChange w:id="37306" w:author="James Vu" w:date="2024-04-18T23:49:00Z">
                  <w:rPr>
                    <w:ins w:id="37307" w:author="James Vu" w:date="2024-04-18T23:36:00Z"/>
                    <w:color w:val="000000"/>
                    <w:sz w:val="26"/>
                    <w:szCs w:val="26"/>
                  </w:rPr>
                </w:rPrChange>
              </w:rPr>
            </w:pPr>
            <w:ins w:id="37308" w:author="James Vu" w:date="2024-04-18T23:36:00Z">
              <w:r w:rsidRPr="00B053AF">
                <w:rPr>
                  <w:color w:val="000000"/>
                  <w:sz w:val="22"/>
                  <w:szCs w:val="22"/>
                  <w:rPrChange w:id="37309" w:author="James Vu" w:date="2024-04-18T23:49:00Z">
                    <w:rPr>
                      <w:color w:val="000000"/>
                      <w:sz w:val="26"/>
                      <w:szCs w:val="26"/>
                    </w:rPr>
                  </w:rPrChange>
                </w:rPr>
                <w:t xml:space="preserve">Thuê thực hiện: Thuê chuyên gia, phân tích số hoá </w:t>
              </w:r>
              <w:r w:rsidRPr="00B053AF">
                <w:rPr>
                  <w:color w:val="000000"/>
                  <w:sz w:val="22"/>
                  <w:szCs w:val="22"/>
                  <w:rPrChange w:id="37310" w:author="James Vu" w:date="2024-04-18T23:49:00Z">
                    <w:rPr>
                      <w:color w:val="000000"/>
                      <w:sz w:val="26"/>
                      <w:szCs w:val="26"/>
                    </w:rPr>
                  </w:rPrChange>
                </w:rPr>
                <w:lastRenderedPageBreak/>
                <w:t>quy trình nghiệp vụ chuyển hóa CSDL và Xây dựng hệ thống Giao diện lập trình ứng dụng (API) liên kết dữ liệu từ các phần mềm nghiệp vụ đã có (đã thực hiện) của các lĩnh vực trong giai đoạn 1 đã sẳn sàn API kết nối vào hệ thống trục dữ liệu Nông nghiệp tỉnh Khánh hòa</w:t>
              </w:r>
            </w:ins>
          </w:p>
        </w:tc>
        <w:tc>
          <w:tcPr>
            <w:tcW w:w="1974" w:type="dxa"/>
            <w:shd w:val="clear" w:color="auto" w:fill="auto"/>
            <w:vAlign w:val="center"/>
            <w:hideMark/>
            <w:tcPrChange w:id="37311"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62C99684" w14:textId="77777777" w:rsidR="001F08AC" w:rsidRPr="00B053AF" w:rsidRDefault="001F08AC">
            <w:pPr>
              <w:rPr>
                <w:ins w:id="37312" w:author="James Vu" w:date="2024-04-18T23:36:00Z"/>
                <w:color w:val="000000"/>
                <w:sz w:val="22"/>
                <w:szCs w:val="22"/>
                <w:rPrChange w:id="37313" w:author="James Vu" w:date="2024-04-18T23:49:00Z">
                  <w:rPr>
                    <w:ins w:id="37314" w:author="James Vu" w:date="2024-04-18T23:36:00Z"/>
                    <w:color w:val="000000"/>
                    <w:sz w:val="26"/>
                    <w:szCs w:val="26"/>
                  </w:rPr>
                </w:rPrChange>
              </w:rPr>
            </w:pPr>
            <w:ins w:id="37315" w:author="James Vu" w:date="2024-04-18T23:36:00Z">
              <w:r w:rsidRPr="00B053AF">
                <w:rPr>
                  <w:color w:val="000000"/>
                  <w:sz w:val="22"/>
                  <w:szCs w:val="22"/>
                  <w:rPrChange w:id="37316" w:author="James Vu" w:date="2024-04-18T23:49:00Z">
                    <w:rPr>
                      <w:color w:val="000000"/>
                      <w:sz w:val="26"/>
                      <w:szCs w:val="26"/>
                    </w:rPr>
                  </w:rPrChange>
                </w:rPr>
                <w:lastRenderedPageBreak/>
                <w:t>Các lĩnh vực thực hiện trong giai đoạn 1 như sau:</w:t>
              </w:r>
              <w:r w:rsidRPr="00B053AF">
                <w:rPr>
                  <w:color w:val="000000"/>
                  <w:sz w:val="22"/>
                  <w:szCs w:val="22"/>
                  <w:rPrChange w:id="37317" w:author="James Vu" w:date="2024-04-18T23:49:00Z">
                    <w:rPr>
                      <w:color w:val="000000"/>
                      <w:sz w:val="26"/>
                      <w:szCs w:val="26"/>
                    </w:rPr>
                  </w:rPrChange>
                </w:rPr>
                <w:br/>
              </w:r>
              <w:r w:rsidRPr="00B053AF">
                <w:rPr>
                  <w:color w:val="000000"/>
                  <w:sz w:val="22"/>
                  <w:szCs w:val="22"/>
                  <w:rPrChange w:id="37318" w:author="James Vu" w:date="2024-04-18T23:49:00Z">
                    <w:rPr>
                      <w:color w:val="000000"/>
                      <w:sz w:val="26"/>
                      <w:szCs w:val="26"/>
                    </w:rPr>
                  </w:rPrChange>
                </w:rPr>
                <w:lastRenderedPageBreak/>
                <w:t>+ Lĩnh vực trồng trọt và bảo vệ thực vật;</w:t>
              </w:r>
              <w:r w:rsidRPr="00B053AF">
                <w:rPr>
                  <w:color w:val="000000"/>
                  <w:sz w:val="22"/>
                  <w:szCs w:val="22"/>
                  <w:rPrChange w:id="37319" w:author="James Vu" w:date="2024-04-18T23:49:00Z">
                    <w:rPr>
                      <w:color w:val="000000"/>
                      <w:sz w:val="26"/>
                      <w:szCs w:val="26"/>
                    </w:rPr>
                  </w:rPrChange>
                </w:rPr>
                <w:br/>
                <w:t>+ Lĩnh vực quản lý chất lượng nông, lâm, thủy sản;</w:t>
              </w:r>
              <w:r w:rsidRPr="00B053AF">
                <w:rPr>
                  <w:color w:val="000000"/>
                  <w:sz w:val="22"/>
                  <w:szCs w:val="22"/>
                  <w:rPrChange w:id="37320" w:author="James Vu" w:date="2024-04-18T23:49:00Z">
                    <w:rPr>
                      <w:color w:val="000000"/>
                      <w:sz w:val="26"/>
                      <w:szCs w:val="26"/>
                    </w:rPr>
                  </w:rPrChange>
                </w:rPr>
                <w:br/>
                <w:t>+ Lĩnh vực thủy sản;</w:t>
              </w:r>
              <w:r w:rsidRPr="00B053AF">
                <w:rPr>
                  <w:color w:val="000000"/>
                  <w:sz w:val="22"/>
                  <w:szCs w:val="22"/>
                  <w:rPrChange w:id="37321" w:author="James Vu" w:date="2024-04-18T23:49:00Z">
                    <w:rPr>
                      <w:color w:val="000000"/>
                      <w:sz w:val="26"/>
                      <w:szCs w:val="26"/>
                    </w:rPr>
                  </w:rPrChange>
                </w:rPr>
                <w:br/>
                <w:t xml:space="preserve">+ Lĩnh vực phát triển nông thôn; </w:t>
              </w:r>
              <w:r w:rsidRPr="00B053AF">
                <w:rPr>
                  <w:color w:val="000000"/>
                  <w:sz w:val="22"/>
                  <w:szCs w:val="22"/>
                  <w:rPrChange w:id="37322" w:author="James Vu" w:date="2024-04-18T23:49:00Z">
                    <w:rPr>
                      <w:color w:val="000000"/>
                      <w:sz w:val="26"/>
                      <w:szCs w:val="26"/>
                    </w:rPr>
                  </w:rPrChange>
                </w:rPr>
                <w:br/>
                <w:t>+ Lĩnh vực xây dựng nông thôn mới;</w:t>
              </w:r>
              <w:r w:rsidRPr="00B053AF">
                <w:rPr>
                  <w:color w:val="000000"/>
                  <w:sz w:val="22"/>
                  <w:szCs w:val="22"/>
                  <w:rPrChange w:id="37323" w:author="James Vu" w:date="2024-04-18T23:49:00Z">
                    <w:rPr>
                      <w:color w:val="000000"/>
                      <w:sz w:val="26"/>
                      <w:szCs w:val="26"/>
                    </w:rPr>
                  </w:rPrChange>
                </w:rPr>
                <w:br/>
                <w:t>+ Lĩnh vực chăn nuôi, thú ý;</w:t>
              </w:r>
              <w:r w:rsidRPr="00B053AF">
                <w:rPr>
                  <w:color w:val="000000"/>
                  <w:sz w:val="22"/>
                  <w:szCs w:val="22"/>
                  <w:rPrChange w:id="37324" w:author="James Vu" w:date="2024-04-18T23:49:00Z">
                    <w:rPr>
                      <w:color w:val="000000"/>
                      <w:sz w:val="26"/>
                      <w:szCs w:val="26"/>
                    </w:rPr>
                  </w:rPrChange>
                </w:rPr>
                <w:br/>
                <w:t>+ Lĩnh vực thủy lợi, phòng chống thiên tai.</w:t>
              </w:r>
            </w:ins>
          </w:p>
        </w:tc>
        <w:tc>
          <w:tcPr>
            <w:tcW w:w="888" w:type="dxa"/>
            <w:shd w:val="clear" w:color="auto" w:fill="auto"/>
            <w:vAlign w:val="center"/>
            <w:hideMark/>
            <w:tcPrChange w:id="37325"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6AA022DD" w14:textId="77777777" w:rsidR="001F08AC" w:rsidRPr="00B053AF" w:rsidRDefault="001F08AC">
            <w:pPr>
              <w:jc w:val="center"/>
              <w:rPr>
                <w:ins w:id="37326" w:author="James Vu" w:date="2024-04-18T23:36:00Z"/>
                <w:color w:val="000000"/>
                <w:sz w:val="22"/>
                <w:szCs w:val="22"/>
                <w:rPrChange w:id="37327" w:author="James Vu" w:date="2024-04-18T23:49:00Z">
                  <w:rPr>
                    <w:ins w:id="37328" w:author="James Vu" w:date="2024-04-18T23:36:00Z"/>
                    <w:color w:val="000000"/>
                    <w:sz w:val="26"/>
                    <w:szCs w:val="26"/>
                  </w:rPr>
                </w:rPrChange>
              </w:rPr>
            </w:pPr>
            <w:ins w:id="37329" w:author="James Vu" w:date="2024-04-18T23:36:00Z">
              <w:r w:rsidRPr="00B053AF">
                <w:rPr>
                  <w:color w:val="000000"/>
                  <w:sz w:val="22"/>
                  <w:szCs w:val="22"/>
                  <w:rPrChange w:id="37330" w:author="James Vu" w:date="2024-04-18T23:49:00Z">
                    <w:rPr>
                      <w:color w:val="000000"/>
                      <w:sz w:val="26"/>
                      <w:szCs w:val="26"/>
                    </w:rPr>
                  </w:rPrChange>
                </w:rPr>
                <w:lastRenderedPageBreak/>
                <w:t>Gói</w:t>
              </w:r>
            </w:ins>
          </w:p>
        </w:tc>
        <w:tc>
          <w:tcPr>
            <w:tcW w:w="997" w:type="dxa"/>
            <w:shd w:val="clear" w:color="auto" w:fill="auto"/>
            <w:vAlign w:val="center"/>
            <w:hideMark/>
            <w:tcPrChange w:id="37331"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1C665B1E" w14:textId="77777777" w:rsidR="001F08AC" w:rsidRPr="00B053AF" w:rsidRDefault="001F08AC">
            <w:pPr>
              <w:jc w:val="center"/>
              <w:rPr>
                <w:ins w:id="37332" w:author="James Vu" w:date="2024-04-18T23:36:00Z"/>
                <w:color w:val="000000"/>
                <w:sz w:val="22"/>
                <w:szCs w:val="22"/>
                <w:rPrChange w:id="37333" w:author="James Vu" w:date="2024-04-18T23:49:00Z">
                  <w:rPr>
                    <w:ins w:id="37334" w:author="James Vu" w:date="2024-04-18T23:36:00Z"/>
                    <w:color w:val="000000"/>
                    <w:sz w:val="26"/>
                    <w:szCs w:val="26"/>
                  </w:rPr>
                </w:rPrChange>
              </w:rPr>
            </w:pPr>
            <w:ins w:id="37335" w:author="James Vu" w:date="2024-04-18T23:36:00Z">
              <w:r w:rsidRPr="00B053AF">
                <w:rPr>
                  <w:color w:val="000000"/>
                  <w:sz w:val="22"/>
                  <w:szCs w:val="22"/>
                  <w:rPrChange w:id="37336" w:author="James Vu" w:date="2024-04-18T23:49:00Z">
                    <w:rPr>
                      <w:color w:val="000000"/>
                      <w:sz w:val="26"/>
                      <w:szCs w:val="26"/>
                    </w:rPr>
                  </w:rPrChange>
                </w:rPr>
                <w:t>7</w:t>
              </w:r>
            </w:ins>
          </w:p>
        </w:tc>
        <w:tc>
          <w:tcPr>
            <w:tcW w:w="1290" w:type="dxa"/>
            <w:shd w:val="clear" w:color="auto" w:fill="auto"/>
            <w:vAlign w:val="center"/>
            <w:hideMark/>
            <w:tcPrChange w:id="37337"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1DC257C8" w14:textId="77777777" w:rsidR="001F08AC" w:rsidRPr="00B053AF" w:rsidRDefault="001F08AC">
            <w:pPr>
              <w:jc w:val="center"/>
              <w:rPr>
                <w:ins w:id="37338" w:author="James Vu" w:date="2024-04-18T23:36:00Z"/>
                <w:color w:val="000000"/>
                <w:sz w:val="22"/>
                <w:szCs w:val="22"/>
                <w:rPrChange w:id="37339" w:author="James Vu" w:date="2024-04-18T23:49:00Z">
                  <w:rPr>
                    <w:ins w:id="37340" w:author="James Vu" w:date="2024-04-18T23:36:00Z"/>
                    <w:color w:val="000000"/>
                    <w:sz w:val="26"/>
                    <w:szCs w:val="26"/>
                  </w:rPr>
                </w:rPrChange>
              </w:rPr>
            </w:pPr>
            <w:ins w:id="37341" w:author="James Vu" w:date="2024-04-18T23:36:00Z">
              <w:r w:rsidRPr="00B053AF">
                <w:rPr>
                  <w:color w:val="000000"/>
                  <w:sz w:val="22"/>
                  <w:szCs w:val="22"/>
                  <w:rPrChange w:id="37342" w:author="James Vu" w:date="2024-04-18T23:49:00Z">
                    <w:rPr>
                      <w:color w:val="000000"/>
                      <w:sz w:val="26"/>
                      <w:szCs w:val="26"/>
                    </w:rPr>
                  </w:rPrChange>
                </w:rPr>
                <w:t>234.000.000</w:t>
              </w:r>
            </w:ins>
          </w:p>
        </w:tc>
        <w:tc>
          <w:tcPr>
            <w:tcW w:w="2079" w:type="dxa"/>
            <w:shd w:val="clear" w:color="auto" w:fill="auto"/>
            <w:vAlign w:val="center"/>
            <w:hideMark/>
            <w:tcPrChange w:id="37343"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43AE4AE1" w14:textId="77777777" w:rsidR="001F08AC" w:rsidRPr="00B053AF" w:rsidRDefault="001F08AC">
            <w:pPr>
              <w:jc w:val="center"/>
              <w:rPr>
                <w:ins w:id="37344" w:author="James Vu" w:date="2024-04-18T23:36:00Z"/>
                <w:color w:val="000000"/>
                <w:sz w:val="22"/>
                <w:szCs w:val="22"/>
                <w:rPrChange w:id="37345" w:author="James Vu" w:date="2024-04-18T23:49:00Z">
                  <w:rPr>
                    <w:ins w:id="37346" w:author="James Vu" w:date="2024-04-18T23:36:00Z"/>
                    <w:color w:val="000000"/>
                    <w:sz w:val="26"/>
                    <w:szCs w:val="26"/>
                  </w:rPr>
                </w:rPrChange>
              </w:rPr>
            </w:pPr>
            <w:ins w:id="37347" w:author="James Vu" w:date="2024-04-18T23:36:00Z">
              <w:r w:rsidRPr="00B053AF">
                <w:rPr>
                  <w:color w:val="000000"/>
                  <w:sz w:val="22"/>
                  <w:szCs w:val="22"/>
                  <w:rPrChange w:id="37348" w:author="James Vu" w:date="2024-04-18T23:49:00Z">
                    <w:rPr>
                      <w:color w:val="000000"/>
                      <w:sz w:val="26"/>
                      <w:szCs w:val="26"/>
                    </w:rPr>
                  </w:rPrChange>
                </w:rPr>
                <w:t>1.638.000.000</w:t>
              </w:r>
            </w:ins>
          </w:p>
        </w:tc>
        <w:tc>
          <w:tcPr>
            <w:tcW w:w="1416" w:type="dxa"/>
            <w:shd w:val="clear" w:color="auto" w:fill="auto"/>
            <w:vAlign w:val="center"/>
            <w:hideMark/>
            <w:tcPrChange w:id="37349"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107B6E8F" w14:textId="77777777" w:rsidR="001F08AC" w:rsidRPr="00B053AF" w:rsidRDefault="001F08AC">
            <w:pPr>
              <w:jc w:val="center"/>
              <w:rPr>
                <w:ins w:id="37350" w:author="James Vu" w:date="2024-04-18T23:36:00Z"/>
                <w:color w:val="000000"/>
                <w:sz w:val="22"/>
                <w:szCs w:val="22"/>
                <w:rPrChange w:id="37351" w:author="James Vu" w:date="2024-04-18T23:49:00Z">
                  <w:rPr>
                    <w:ins w:id="37352" w:author="James Vu" w:date="2024-04-18T23:36:00Z"/>
                    <w:color w:val="000000"/>
                    <w:sz w:val="26"/>
                    <w:szCs w:val="26"/>
                  </w:rPr>
                </w:rPrChange>
              </w:rPr>
            </w:pPr>
            <w:ins w:id="37353" w:author="James Vu" w:date="2024-04-18T23:36:00Z">
              <w:r w:rsidRPr="00B053AF">
                <w:rPr>
                  <w:color w:val="000000"/>
                  <w:sz w:val="22"/>
                  <w:szCs w:val="22"/>
                  <w:rPrChange w:id="37354" w:author="James Vu" w:date="2024-04-18T23:49:00Z">
                    <w:rPr>
                      <w:color w:val="000000"/>
                      <w:sz w:val="26"/>
                      <w:szCs w:val="26"/>
                    </w:rPr>
                  </w:rPrChange>
                </w:rPr>
                <w:t>163.800.000</w:t>
              </w:r>
            </w:ins>
          </w:p>
        </w:tc>
        <w:tc>
          <w:tcPr>
            <w:tcW w:w="1715" w:type="dxa"/>
            <w:shd w:val="clear" w:color="auto" w:fill="auto"/>
            <w:vAlign w:val="center"/>
            <w:hideMark/>
            <w:tcPrChange w:id="37355"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6A4D2F1A" w14:textId="77777777" w:rsidR="001F08AC" w:rsidRPr="00B053AF" w:rsidRDefault="001F08AC">
            <w:pPr>
              <w:jc w:val="center"/>
              <w:rPr>
                <w:ins w:id="37356" w:author="James Vu" w:date="2024-04-18T23:36:00Z"/>
                <w:color w:val="000000"/>
                <w:sz w:val="22"/>
                <w:szCs w:val="22"/>
                <w:rPrChange w:id="37357" w:author="James Vu" w:date="2024-04-18T23:49:00Z">
                  <w:rPr>
                    <w:ins w:id="37358" w:author="James Vu" w:date="2024-04-18T23:36:00Z"/>
                    <w:color w:val="000000"/>
                    <w:sz w:val="26"/>
                    <w:szCs w:val="26"/>
                  </w:rPr>
                </w:rPrChange>
              </w:rPr>
            </w:pPr>
            <w:ins w:id="37359" w:author="James Vu" w:date="2024-04-18T23:36:00Z">
              <w:r w:rsidRPr="00B053AF">
                <w:rPr>
                  <w:color w:val="000000"/>
                  <w:sz w:val="22"/>
                  <w:szCs w:val="22"/>
                  <w:rPrChange w:id="37360" w:author="James Vu" w:date="2024-04-18T23:49:00Z">
                    <w:rPr>
                      <w:color w:val="000000"/>
                      <w:sz w:val="26"/>
                      <w:szCs w:val="26"/>
                    </w:rPr>
                  </w:rPrChange>
                </w:rPr>
                <w:t>1.801.800.000</w:t>
              </w:r>
            </w:ins>
          </w:p>
        </w:tc>
        <w:tc>
          <w:tcPr>
            <w:tcW w:w="1589" w:type="dxa"/>
            <w:shd w:val="clear" w:color="auto" w:fill="auto"/>
            <w:vAlign w:val="center"/>
            <w:hideMark/>
            <w:tcPrChange w:id="37361"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2E14D967" w14:textId="77777777" w:rsidR="001F08AC" w:rsidRPr="00B053AF" w:rsidRDefault="001F08AC">
            <w:pPr>
              <w:rPr>
                <w:ins w:id="37362" w:author="James Vu" w:date="2024-04-18T23:36:00Z"/>
                <w:color w:val="000000"/>
                <w:sz w:val="22"/>
                <w:szCs w:val="22"/>
                <w:rPrChange w:id="37363" w:author="James Vu" w:date="2024-04-18T23:49:00Z">
                  <w:rPr>
                    <w:ins w:id="37364" w:author="James Vu" w:date="2024-04-18T23:36:00Z"/>
                    <w:color w:val="000000"/>
                    <w:sz w:val="26"/>
                    <w:szCs w:val="26"/>
                  </w:rPr>
                </w:rPrChange>
              </w:rPr>
            </w:pPr>
            <w:ins w:id="37365" w:author="James Vu" w:date="2024-04-18T23:36:00Z">
              <w:r w:rsidRPr="00B053AF">
                <w:rPr>
                  <w:color w:val="000000"/>
                  <w:sz w:val="22"/>
                  <w:szCs w:val="22"/>
                  <w:rPrChange w:id="37366" w:author="James Vu" w:date="2024-04-18T23:49:00Z">
                    <w:rPr>
                      <w:color w:val="000000"/>
                      <w:sz w:val="26"/>
                      <w:szCs w:val="26"/>
                    </w:rPr>
                  </w:rPrChange>
                </w:rPr>
                <w:t xml:space="preserve">Báo giá dự toán và triển khai thực hiện </w:t>
              </w:r>
              <w:r w:rsidRPr="00B053AF">
                <w:rPr>
                  <w:color w:val="000000"/>
                  <w:sz w:val="22"/>
                  <w:szCs w:val="22"/>
                  <w:rPrChange w:id="37367" w:author="James Vu" w:date="2024-04-18T23:49:00Z">
                    <w:rPr>
                      <w:color w:val="000000"/>
                      <w:sz w:val="26"/>
                      <w:szCs w:val="26"/>
                    </w:rPr>
                  </w:rPrChange>
                </w:rPr>
                <w:lastRenderedPageBreak/>
                <w:t>theo báo giá thực tế tại thời điểm triển khai</w:t>
              </w:r>
            </w:ins>
          </w:p>
        </w:tc>
      </w:tr>
      <w:tr w:rsidR="00B053AF" w:rsidRPr="00B053AF" w14:paraId="42078F5D" w14:textId="77777777" w:rsidTr="003C02FF">
        <w:trPr>
          <w:trHeight w:val="20"/>
          <w:ins w:id="37368" w:author="James Vu" w:date="2024-04-18T23:36:00Z"/>
          <w:trPrChange w:id="37369" w:author="James Vu" w:date="2024-04-19T00:26:00Z">
            <w:trPr>
              <w:trHeight w:val="20"/>
            </w:trPr>
          </w:trPrChange>
        </w:trPr>
        <w:tc>
          <w:tcPr>
            <w:tcW w:w="697" w:type="dxa"/>
            <w:shd w:val="clear" w:color="auto" w:fill="auto"/>
            <w:noWrap/>
            <w:vAlign w:val="center"/>
            <w:hideMark/>
            <w:tcPrChange w:id="37370" w:author="James Vu" w:date="2024-04-19T00:26:00Z">
              <w:tcPr>
                <w:tcW w:w="697"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105D8CE" w14:textId="77777777" w:rsidR="001F08AC" w:rsidRPr="00B053AF" w:rsidRDefault="001F08AC">
            <w:pPr>
              <w:jc w:val="center"/>
              <w:rPr>
                <w:ins w:id="37371" w:author="James Vu" w:date="2024-04-18T23:36:00Z"/>
                <w:color w:val="000000"/>
                <w:sz w:val="22"/>
                <w:szCs w:val="22"/>
                <w:rPrChange w:id="37372" w:author="James Vu" w:date="2024-04-18T23:49:00Z">
                  <w:rPr>
                    <w:ins w:id="37373" w:author="James Vu" w:date="2024-04-18T23:36:00Z"/>
                    <w:color w:val="000000"/>
                    <w:sz w:val="26"/>
                    <w:szCs w:val="26"/>
                  </w:rPr>
                </w:rPrChange>
              </w:rPr>
            </w:pPr>
            <w:ins w:id="37374" w:author="James Vu" w:date="2024-04-18T23:36:00Z">
              <w:r w:rsidRPr="00B053AF">
                <w:rPr>
                  <w:color w:val="000000"/>
                  <w:sz w:val="22"/>
                  <w:szCs w:val="22"/>
                  <w:rPrChange w:id="37375" w:author="James Vu" w:date="2024-04-18T23:49:00Z">
                    <w:rPr>
                      <w:color w:val="000000"/>
                      <w:sz w:val="26"/>
                      <w:szCs w:val="26"/>
                    </w:rPr>
                  </w:rPrChange>
                </w:rPr>
                <w:lastRenderedPageBreak/>
                <w:t>4.2</w:t>
              </w:r>
            </w:ins>
          </w:p>
        </w:tc>
        <w:tc>
          <w:tcPr>
            <w:tcW w:w="1804" w:type="dxa"/>
            <w:shd w:val="clear" w:color="auto" w:fill="auto"/>
            <w:vAlign w:val="center"/>
            <w:hideMark/>
            <w:tcPrChange w:id="37376" w:author="James Vu" w:date="2024-04-19T00:26:00Z">
              <w:tcPr>
                <w:tcW w:w="1804" w:type="dxa"/>
                <w:tcBorders>
                  <w:top w:val="nil"/>
                  <w:left w:val="nil"/>
                  <w:bottom w:val="single" w:sz="4" w:space="0" w:color="auto"/>
                  <w:right w:val="single" w:sz="4" w:space="0" w:color="auto"/>
                </w:tcBorders>
                <w:shd w:val="clear" w:color="auto" w:fill="auto"/>
                <w:vAlign w:val="center"/>
                <w:hideMark/>
              </w:tcPr>
            </w:tcPrChange>
          </w:tcPr>
          <w:p w14:paraId="785B2249" w14:textId="77777777" w:rsidR="001F08AC" w:rsidRPr="00B053AF" w:rsidRDefault="001F08AC">
            <w:pPr>
              <w:rPr>
                <w:ins w:id="37377" w:author="James Vu" w:date="2024-04-18T23:36:00Z"/>
                <w:color w:val="000000"/>
                <w:sz w:val="22"/>
                <w:szCs w:val="22"/>
                <w:rPrChange w:id="37378" w:author="James Vu" w:date="2024-04-18T23:49:00Z">
                  <w:rPr>
                    <w:ins w:id="37379" w:author="James Vu" w:date="2024-04-18T23:36:00Z"/>
                    <w:color w:val="000000"/>
                    <w:sz w:val="26"/>
                    <w:szCs w:val="26"/>
                  </w:rPr>
                </w:rPrChange>
              </w:rPr>
            </w:pPr>
            <w:ins w:id="37380" w:author="James Vu" w:date="2024-04-18T23:36:00Z">
              <w:r w:rsidRPr="00B053AF">
                <w:rPr>
                  <w:color w:val="000000"/>
                  <w:sz w:val="22"/>
                  <w:szCs w:val="22"/>
                  <w:rPrChange w:id="37381" w:author="James Vu" w:date="2024-04-18T23:49:00Z">
                    <w:rPr>
                      <w:color w:val="000000"/>
                      <w:sz w:val="26"/>
                      <w:szCs w:val="26"/>
                    </w:rPr>
                  </w:rPrChange>
                </w:rPr>
                <w:t>Thu thập và chuyển hóa đồng bộ Cơ Sở Dữ Liệu của các lĩnh vực Nông nghiệp tỉnh Khánh Hòa (Giai đoạn 1)</w:t>
              </w:r>
            </w:ins>
          </w:p>
        </w:tc>
        <w:tc>
          <w:tcPr>
            <w:tcW w:w="1974" w:type="dxa"/>
            <w:shd w:val="clear" w:color="auto" w:fill="auto"/>
            <w:vAlign w:val="center"/>
            <w:hideMark/>
            <w:tcPrChange w:id="37382" w:author="James Vu" w:date="2024-04-19T00:26:00Z">
              <w:tcPr>
                <w:tcW w:w="1974" w:type="dxa"/>
                <w:tcBorders>
                  <w:top w:val="nil"/>
                  <w:left w:val="nil"/>
                  <w:bottom w:val="single" w:sz="4" w:space="0" w:color="auto"/>
                  <w:right w:val="single" w:sz="4" w:space="0" w:color="auto"/>
                </w:tcBorders>
                <w:shd w:val="clear" w:color="auto" w:fill="auto"/>
                <w:vAlign w:val="center"/>
                <w:hideMark/>
              </w:tcPr>
            </w:tcPrChange>
          </w:tcPr>
          <w:p w14:paraId="5B3F4759" w14:textId="77777777" w:rsidR="001F08AC" w:rsidRPr="00B053AF" w:rsidRDefault="001F08AC">
            <w:pPr>
              <w:rPr>
                <w:ins w:id="37383" w:author="James Vu" w:date="2024-04-18T23:36:00Z"/>
                <w:color w:val="000000"/>
                <w:sz w:val="22"/>
                <w:szCs w:val="22"/>
                <w:rPrChange w:id="37384" w:author="James Vu" w:date="2024-04-18T23:49:00Z">
                  <w:rPr>
                    <w:ins w:id="37385" w:author="James Vu" w:date="2024-04-18T23:36:00Z"/>
                    <w:color w:val="000000"/>
                    <w:sz w:val="26"/>
                    <w:szCs w:val="26"/>
                  </w:rPr>
                </w:rPrChange>
              </w:rPr>
            </w:pPr>
            <w:ins w:id="37386" w:author="James Vu" w:date="2024-04-18T23:36:00Z">
              <w:r w:rsidRPr="00B053AF">
                <w:rPr>
                  <w:b/>
                  <w:bCs/>
                  <w:i/>
                  <w:iCs/>
                  <w:color w:val="000000"/>
                  <w:sz w:val="22"/>
                  <w:szCs w:val="22"/>
                  <w:rPrChange w:id="37387" w:author="James Vu" w:date="2024-04-18T23:49:00Z">
                    <w:rPr>
                      <w:b/>
                      <w:bCs/>
                      <w:i/>
                      <w:iCs/>
                      <w:color w:val="000000"/>
                      <w:sz w:val="26"/>
                      <w:szCs w:val="26"/>
                    </w:rPr>
                  </w:rPrChange>
                </w:rPr>
                <w:t>Thu thập và chuyển hóa đồng bộ CSDL của một số quy trình nghiệp vụ trong giai đoạn 1 vào Hệ thống trục dữ liệu Nông nghiệp tỉnh Khánh hòa của các lĩnh vực như sau:</w:t>
              </w:r>
              <w:r w:rsidRPr="00B053AF">
                <w:rPr>
                  <w:color w:val="000000"/>
                  <w:sz w:val="22"/>
                  <w:szCs w:val="22"/>
                  <w:rPrChange w:id="37388" w:author="James Vu" w:date="2024-04-18T23:49:00Z">
                    <w:rPr>
                      <w:color w:val="000000"/>
                      <w:sz w:val="26"/>
                      <w:szCs w:val="26"/>
                    </w:rPr>
                  </w:rPrChange>
                </w:rPr>
                <w:br/>
                <w:t>+ CSDL trồng trọt và bảo vệ thực vật;</w:t>
              </w:r>
              <w:r w:rsidRPr="00B053AF">
                <w:rPr>
                  <w:color w:val="000000"/>
                  <w:sz w:val="22"/>
                  <w:szCs w:val="22"/>
                  <w:rPrChange w:id="37389" w:author="James Vu" w:date="2024-04-18T23:49:00Z">
                    <w:rPr>
                      <w:color w:val="000000"/>
                      <w:sz w:val="26"/>
                      <w:szCs w:val="26"/>
                    </w:rPr>
                  </w:rPrChange>
                </w:rPr>
                <w:br/>
                <w:t>+ CSDL quản lý chất lượng nông, lâm, thủy sản;</w:t>
              </w:r>
              <w:r w:rsidRPr="00B053AF">
                <w:rPr>
                  <w:color w:val="000000"/>
                  <w:sz w:val="22"/>
                  <w:szCs w:val="22"/>
                  <w:rPrChange w:id="37390" w:author="James Vu" w:date="2024-04-18T23:49:00Z">
                    <w:rPr>
                      <w:color w:val="000000"/>
                      <w:sz w:val="26"/>
                      <w:szCs w:val="26"/>
                    </w:rPr>
                  </w:rPrChange>
                </w:rPr>
                <w:br/>
                <w:t>+ CSDL thủy sản;</w:t>
              </w:r>
              <w:r w:rsidRPr="00B053AF">
                <w:rPr>
                  <w:color w:val="000000"/>
                  <w:sz w:val="22"/>
                  <w:szCs w:val="22"/>
                  <w:rPrChange w:id="37391" w:author="James Vu" w:date="2024-04-18T23:49:00Z">
                    <w:rPr>
                      <w:color w:val="000000"/>
                      <w:sz w:val="26"/>
                      <w:szCs w:val="26"/>
                    </w:rPr>
                  </w:rPrChange>
                </w:rPr>
                <w:br/>
                <w:t xml:space="preserve">+ CSDL phát triển nông thôn; </w:t>
              </w:r>
              <w:r w:rsidRPr="00B053AF">
                <w:rPr>
                  <w:color w:val="000000"/>
                  <w:sz w:val="22"/>
                  <w:szCs w:val="22"/>
                  <w:rPrChange w:id="37392" w:author="James Vu" w:date="2024-04-18T23:49:00Z">
                    <w:rPr>
                      <w:color w:val="000000"/>
                      <w:sz w:val="26"/>
                      <w:szCs w:val="26"/>
                    </w:rPr>
                  </w:rPrChange>
                </w:rPr>
                <w:br/>
              </w:r>
              <w:r w:rsidRPr="00B053AF">
                <w:rPr>
                  <w:color w:val="000000"/>
                  <w:sz w:val="22"/>
                  <w:szCs w:val="22"/>
                  <w:rPrChange w:id="37393" w:author="James Vu" w:date="2024-04-18T23:49:00Z">
                    <w:rPr>
                      <w:color w:val="000000"/>
                      <w:sz w:val="26"/>
                      <w:szCs w:val="26"/>
                    </w:rPr>
                  </w:rPrChange>
                </w:rPr>
                <w:lastRenderedPageBreak/>
                <w:t>+ CSDL xây dựng nông thôn mới;</w:t>
              </w:r>
              <w:r w:rsidRPr="00B053AF">
                <w:rPr>
                  <w:color w:val="000000"/>
                  <w:sz w:val="22"/>
                  <w:szCs w:val="22"/>
                  <w:rPrChange w:id="37394" w:author="James Vu" w:date="2024-04-18T23:49:00Z">
                    <w:rPr>
                      <w:color w:val="000000"/>
                      <w:sz w:val="26"/>
                      <w:szCs w:val="26"/>
                    </w:rPr>
                  </w:rPrChange>
                </w:rPr>
                <w:br/>
                <w:t>+ CSDL chăn nuôi, thú ý;</w:t>
              </w:r>
              <w:r w:rsidRPr="00B053AF">
                <w:rPr>
                  <w:color w:val="000000"/>
                  <w:sz w:val="22"/>
                  <w:szCs w:val="22"/>
                  <w:rPrChange w:id="37395" w:author="James Vu" w:date="2024-04-18T23:49:00Z">
                    <w:rPr>
                      <w:color w:val="000000"/>
                      <w:sz w:val="26"/>
                      <w:szCs w:val="26"/>
                    </w:rPr>
                  </w:rPrChange>
                </w:rPr>
                <w:br/>
                <w:t>+ CSDL thủy lợi, phòng chống thiên tai.</w:t>
              </w:r>
              <w:r w:rsidRPr="00B053AF">
                <w:rPr>
                  <w:color w:val="000000"/>
                  <w:sz w:val="22"/>
                  <w:szCs w:val="22"/>
                  <w:rPrChange w:id="37396" w:author="James Vu" w:date="2024-04-18T23:49:00Z">
                    <w:rPr>
                      <w:color w:val="000000"/>
                      <w:sz w:val="26"/>
                      <w:szCs w:val="26"/>
                    </w:rPr>
                  </w:rPrChange>
                </w:rPr>
                <w:br/>
              </w:r>
              <w:r w:rsidRPr="00B053AF">
                <w:rPr>
                  <w:color w:val="000000"/>
                  <w:sz w:val="22"/>
                  <w:szCs w:val="22"/>
                  <w:rPrChange w:id="37397" w:author="James Vu" w:date="2024-04-18T23:49:00Z">
                    <w:rPr>
                      <w:color w:val="000000"/>
                      <w:sz w:val="26"/>
                      <w:szCs w:val="26"/>
                    </w:rPr>
                  </w:rPrChange>
                </w:rPr>
                <w:br/>
              </w:r>
              <w:r w:rsidRPr="00B053AF">
                <w:rPr>
                  <w:i/>
                  <w:iCs/>
                  <w:color w:val="000000"/>
                  <w:sz w:val="22"/>
                  <w:szCs w:val="22"/>
                  <w:rPrChange w:id="37398" w:author="James Vu" w:date="2024-04-18T23:49:00Z">
                    <w:rPr>
                      <w:i/>
                      <w:iCs/>
                      <w:color w:val="000000"/>
                      <w:sz w:val="26"/>
                      <w:szCs w:val="26"/>
                    </w:rPr>
                  </w:rPrChange>
                </w:rPr>
                <w:t>(Giai đoạn 02 dự kiến thực hiện chuyển hóa các Cơ Sở Dữ Liệu của các lĩnh vực chuyên nghành còn lại)</w:t>
              </w:r>
            </w:ins>
          </w:p>
        </w:tc>
        <w:tc>
          <w:tcPr>
            <w:tcW w:w="888" w:type="dxa"/>
            <w:shd w:val="clear" w:color="auto" w:fill="auto"/>
            <w:vAlign w:val="center"/>
            <w:hideMark/>
            <w:tcPrChange w:id="37399" w:author="James Vu" w:date="2024-04-19T00:26:00Z">
              <w:tcPr>
                <w:tcW w:w="888" w:type="dxa"/>
                <w:tcBorders>
                  <w:top w:val="nil"/>
                  <w:left w:val="nil"/>
                  <w:bottom w:val="single" w:sz="4" w:space="0" w:color="auto"/>
                  <w:right w:val="single" w:sz="4" w:space="0" w:color="auto"/>
                </w:tcBorders>
                <w:shd w:val="clear" w:color="auto" w:fill="auto"/>
                <w:vAlign w:val="center"/>
                <w:hideMark/>
              </w:tcPr>
            </w:tcPrChange>
          </w:tcPr>
          <w:p w14:paraId="25A112B3" w14:textId="77777777" w:rsidR="001F08AC" w:rsidRPr="00B053AF" w:rsidRDefault="001F08AC">
            <w:pPr>
              <w:jc w:val="center"/>
              <w:rPr>
                <w:ins w:id="37400" w:author="James Vu" w:date="2024-04-18T23:36:00Z"/>
                <w:color w:val="000000"/>
                <w:sz w:val="22"/>
                <w:szCs w:val="22"/>
                <w:rPrChange w:id="37401" w:author="James Vu" w:date="2024-04-18T23:49:00Z">
                  <w:rPr>
                    <w:ins w:id="37402" w:author="James Vu" w:date="2024-04-18T23:36:00Z"/>
                    <w:color w:val="000000"/>
                    <w:sz w:val="26"/>
                    <w:szCs w:val="26"/>
                  </w:rPr>
                </w:rPrChange>
              </w:rPr>
            </w:pPr>
            <w:ins w:id="37403" w:author="James Vu" w:date="2024-04-18T23:36:00Z">
              <w:r w:rsidRPr="00B053AF">
                <w:rPr>
                  <w:color w:val="000000"/>
                  <w:sz w:val="22"/>
                  <w:szCs w:val="22"/>
                  <w:rPrChange w:id="37404" w:author="James Vu" w:date="2024-04-18T23:49:00Z">
                    <w:rPr>
                      <w:color w:val="000000"/>
                      <w:sz w:val="26"/>
                      <w:szCs w:val="26"/>
                    </w:rPr>
                  </w:rPrChange>
                </w:rPr>
                <w:lastRenderedPageBreak/>
                <w:t>Gói</w:t>
              </w:r>
            </w:ins>
          </w:p>
        </w:tc>
        <w:tc>
          <w:tcPr>
            <w:tcW w:w="997" w:type="dxa"/>
            <w:shd w:val="clear" w:color="auto" w:fill="auto"/>
            <w:vAlign w:val="center"/>
            <w:hideMark/>
            <w:tcPrChange w:id="37405" w:author="James Vu" w:date="2024-04-19T00:26:00Z">
              <w:tcPr>
                <w:tcW w:w="997" w:type="dxa"/>
                <w:tcBorders>
                  <w:top w:val="nil"/>
                  <w:left w:val="nil"/>
                  <w:bottom w:val="single" w:sz="4" w:space="0" w:color="auto"/>
                  <w:right w:val="single" w:sz="4" w:space="0" w:color="auto"/>
                </w:tcBorders>
                <w:shd w:val="clear" w:color="auto" w:fill="auto"/>
                <w:vAlign w:val="center"/>
                <w:hideMark/>
              </w:tcPr>
            </w:tcPrChange>
          </w:tcPr>
          <w:p w14:paraId="2F57300D" w14:textId="77777777" w:rsidR="001F08AC" w:rsidRPr="00B053AF" w:rsidRDefault="001F08AC">
            <w:pPr>
              <w:jc w:val="center"/>
              <w:rPr>
                <w:ins w:id="37406" w:author="James Vu" w:date="2024-04-18T23:36:00Z"/>
                <w:color w:val="000000"/>
                <w:sz w:val="22"/>
                <w:szCs w:val="22"/>
                <w:rPrChange w:id="37407" w:author="James Vu" w:date="2024-04-18T23:49:00Z">
                  <w:rPr>
                    <w:ins w:id="37408" w:author="James Vu" w:date="2024-04-18T23:36:00Z"/>
                    <w:color w:val="000000"/>
                    <w:sz w:val="26"/>
                    <w:szCs w:val="26"/>
                  </w:rPr>
                </w:rPrChange>
              </w:rPr>
            </w:pPr>
            <w:ins w:id="37409" w:author="James Vu" w:date="2024-04-18T23:36:00Z">
              <w:r w:rsidRPr="00B053AF">
                <w:rPr>
                  <w:color w:val="000000"/>
                  <w:sz w:val="22"/>
                  <w:szCs w:val="22"/>
                  <w:rPrChange w:id="37410" w:author="James Vu" w:date="2024-04-18T23:49:00Z">
                    <w:rPr>
                      <w:color w:val="000000"/>
                      <w:sz w:val="26"/>
                      <w:szCs w:val="26"/>
                    </w:rPr>
                  </w:rPrChange>
                </w:rPr>
                <w:t>7</w:t>
              </w:r>
            </w:ins>
          </w:p>
        </w:tc>
        <w:tc>
          <w:tcPr>
            <w:tcW w:w="1290" w:type="dxa"/>
            <w:shd w:val="clear" w:color="auto" w:fill="auto"/>
            <w:vAlign w:val="center"/>
            <w:hideMark/>
            <w:tcPrChange w:id="37411" w:author="James Vu" w:date="2024-04-19T00:26:00Z">
              <w:tcPr>
                <w:tcW w:w="1290" w:type="dxa"/>
                <w:tcBorders>
                  <w:top w:val="nil"/>
                  <w:left w:val="nil"/>
                  <w:bottom w:val="single" w:sz="4" w:space="0" w:color="auto"/>
                  <w:right w:val="single" w:sz="4" w:space="0" w:color="auto"/>
                </w:tcBorders>
                <w:shd w:val="clear" w:color="auto" w:fill="auto"/>
                <w:vAlign w:val="center"/>
                <w:hideMark/>
              </w:tcPr>
            </w:tcPrChange>
          </w:tcPr>
          <w:p w14:paraId="3EDB2017" w14:textId="77777777" w:rsidR="001F08AC" w:rsidRPr="00B053AF" w:rsidRDefault="001F08AC">
            <w:pPr>
              <w:jc w:val="center"/>
              <w:rPr>
                <w:ins w:id="37412" w:author="James Vu" w:date="2024-04-18T23:36:00Z"/>
                <w:color w:val="000000"/>
                <w:sz w:val="22"/>
                <w:szCs w:val="22"/>
                <w:rPrChange w:id="37413" w:author="James Vu" w:date="2024-04-18T23:49:00Z">
                  <w:rPr>
                    <w:ins w:id="37414" w:author="James Vu" w:date="2024-04-18T23:36:00Z"/>
                    <w:color w:val="000000"/>
                    <w:sz w:val="26"/>
                    <w:szCs w:val="26"/>
                  </w:rPr>
                </w:rPrChange>
              </w:rPr>
            </w:pPr>
            <w:ins w:id="37415" w:author="James Vu" w:date="2024-04-18T23:36:00Z">
              <w:r w:rsidRPr="00B053AF">
                <w:rPr>
                  <w:color w:val="000000"/>
                  <w:sz w:val="22"/>
                  <w:szCs w:val="22"/>
                  <w:rPrChange w:id="37416" w:author="James Vu" w:date="2024-04-18T23:49:00Z">
                    <w:rPr>
                      <w:color w:val="000000"/>
                      <w:sz w:val="26"/>
                      <w:szCs w:val="26"/>
                    </w:rPr>
                  </w:rPrChange>
                </w:rPr>
                <w:t>261.000.000</w:t>
              </w:r>
            </w:ins>
          </w:p>
        </w:tc>
        <w:tc>
          <w:tcPr>
            <w:tcW w:w="2079" w:type="dxa"/>
            <w:shd w:val="clear" w:color="auto" w:fill="auto"/>
            <w:vAlign w:val="center"/>
            <w:hideMark/>
            <w:tcPrChange w:id="37417" w:author="James Vu" w:date="2024-04-19T00:26:00Z">
              <w:tcPr>
                <w:tcW w:w="2079" w:type="dxa"/>
                <w:gridSpan w:val="3"/>
                <w:tcBorders>
                  <w:top w:val="nil"/>
                  <w:left w:val="nil"/>
                  <w:bottom w:val="single" w:sz="4" w:space="0" w:color="auto"/>
                  <w:right w:val="single" w:sz="4" w:space="0" w:color="auto"/>
                </w:tcBorders>
                <w:shd w:val="clear" w:color="auto" w:fill="auto"/>
                <w:vAlign w:val="center"/>
                <w:hideMark/>
              </w:tcPr>
            </w:tcPrChange>
          </w:tcPr>
          <w:p w14:paraId="776AE320" w14:textId="77777777" w:rsidR="001F08AC" w:rsidRPr="00B053AF" w:rsidRDefault="001F08AC">
            <w:pPr>
              <w:jc w:val="center"/>
              <w:rPr>
                <w:ins w:id="37418" w:author="James Vu" w:date="2024-04-18T23:36:00Z"/>
                <w:color w:val="000000"/>
                <w:sz w:val="22"/>
                <w:szCs w:val="22"/>
                <w:rPrChange w:id="37419" w:author="James Vu" w:date="2024-04-18T23:49:00Z">
                  <w:rPr>
                    <w:ins w:id="37420" w:author="James Vu" w:date="2024-04-18T23:36:00Z"/>
                    <w:color w:val="000000"/>
                    <w:sz w:val="26"/>
                    <w:szCs w:val="26"/>
                  </w:rPr>
                </w:rPrChange>
              </w:rPr>
            </w:pPr>
            <w:ins w:id="37421" w:author="James Vu" w:date="2024-04-18T23:36:00Z">
              <w:r w:rsidRPr="00B053AF">
                <w:rPr>
                  <w:color w:val="000000"/>
                  <w:sz w:val="22"/>
                  <w:szCs w:val="22"/>
                  <w:rPrChange w:id="37422" w:author="James Vu" w:date="2024-04-18T23:49:00Z">
                    <w:rPr>
                      <w:color w:val="000000"/>
                      <w:sz w:val="26"/>
                      <w:szCs w:val="26"/>
                    </w:rPr>
                  </w:rPrChange>
                </w:rPr>
                <w:t>1.827.000.000</w:t>
              </w:r>
            </w:ins>
          </w:p>
        </w:tc>
        <w:tc>
          <w:tcPr>
            <w:tcW w:w="1416" w:type="dxa"/>
            <w:shd w:val="clear" w:color="auto" w:fill="auto"/>
            <w:vAlign w:val="center"/>
            <w:hideMark/>
            <w:tcPrChange w:id="37423" w:author="James Vu" w:date="2024-04-19T00:26:00Z">
              <w:tcPr>
                <w:tcW w:w="1416" w:type="dxa"/>
                <w:gridSpan w:val="2"/>
                <w:tcBorders>
                  <w:top w:val="nil"/>
                  <w:left w:val="nil"/>
                  <w:bottom w:val="single" w:sz="4" w:space="0" w:color="auto"/>
                  <w:right w:val="single" w:sz="4" w:space="0" w:color="auto"/>
                </w:tcBorders>
                <w:shd w:val="clear" w:color="auto" w:fill="auto"/>
                <w:vAlign w:val="center"/>
                <w:hideMark/>
              </w:tcPr>
            </w:tcPrChange>
          </w:tcPr>
          <w:p w14:paraId="5A983B7C" w14:textId="77777777" w:rsidR="001F08AC" w:rsidRPr="00B053AF" w:rsidRDefault="001F08AC">
            <w:pPr>
              <w:jc w:val="center"/>
              <w:rPr>
                <w:ins w:id="37424" w:author="James Vu" w:date="2024-04-18T23:36:00Z"/>
                <w:color w:val="000000"/>
                <w:sz w:val="22"/>
                <w:szCs w:val="22"/>
                <w:rPrChange w:id="37425" w:author="James Vu" w:date="2024-04-18T23:49:00Z">
                  <w:rPr>
                    <w:ins w:id="37426" w:author="James Vu" w:date="2024-04-18T23:36:00Z"/>
                    <w:color w:val="000000"/>
                    <w:sz w:val="26"/>
                    <w:szCs w:val="26"/>
                  </w:rPr>
                </w:rPrChange>
              </w:rPr>
            </w:pPr>
            <w:ins w:id="37427" w:author="James Vu" w:date="2024-04-18T23:36:00Z">
              <w:r w:rsidRPr="00B053AF">
                <w:rPr>
                  <w:color w:val="000000"/>
                  <w:sz w:val="22"/>
                  <w:szCs w:val="22"/>
                  <w:rPrChange w:id="37428" w:author="James Vu" w:date="2024-04-18T23:49:00Z">
                    <w:rPr>
                      <w:color w:val="000000"/>
                      <w:sz w:val="26"/>
                      <w:szCs w:val="26"/>
                    </w:rPr>
                  </w:rPrChange>
                </w:rPr>
                <w:t>182.700.000</w:t>
              </w:r>
            </w:ins>
          </w:p>
        </w:tc>
        <w:tc>
          <w:tcPr>
            <w:tcW w:w="1715" w:type="dxa"/>
            <w:shd w:val="clear" w:color="auto" w:fill="auto"/>
            <w:vAlign w:val="center"/>
            <w:hideMark/>
            <w:tcPrChange w:id="37429" w:author="James Vu" w:date="2024-04-19T00:26:00Z">
              <w:tcPr>
                <w:tcW w:w="1715" w:type="dxa"/>
                <w:gridSpan w:val="2"/>
                <w:tcBorders>
                  <w:top w:val="nil"/>
                  <w:left w:val="nil"/>
                  <w:bottom w:val="single" w:sz="4" w:space="0" w:color="auto"/>
                  <w:right w:val="single" w:sz="4" w:space="0" w:color="auto"/>
                </w:tcBorders>
                <w:shd w:val="clear" w:color="auto" w:fill="auto"/>
                <w:vAlign w:val="center"/>
                <w:hideMark/>
              </w:tcPr>
            </w:tcPrChange>
          </w:tcPr>
          <w:p w14:paraId="1D2EDD70" w14:textId="77777777" w:rsidR="001F08AC" w:rsidRPr="00B053AF" w:rsidRDefault="001F08AC">
            <w:pPr>
              <w:jc w:val="center"/>
              <w:rPr>
                <w:ins w:id="37430" w:author="James Vu" w:date="2024-04-18T23:36:00Z"/>
                <w:color w:val="000000"/>
                <w:sz w:val="22"/>
                <w:szCs w:val="22"/>
                <w:rPrChange w:id="37431" w:author="James Vu" w:date="2024-04-18T23:49:00Z">
                  <w:rPr>
                    <w:ins w:id="37432" w:author="James Vu" w:date="2024-04-18T23:36:00Z"/>
                    <w:color w:val="000000"/>
                    <w:sz w:val="26"/>
                    <w:szCs w:val="26"/>
                  </w:rPr>
                </w:rPrChange>
              </w:rPr>
            </w:pPr>
            <w:ins w:id="37433" w:author="James Vu" w:date="2024-04-18T23:36:00Z">
              <w:r w:rsidRPr="00B053AF">
                <w:rPr>
                  <w:color w:val="000000"/>
                  <w:sz w:val="22"/>
                  <w:szCs w:val="22"/>
                  <w:rPrChange w:id="37434" w:author="James Vu" w:date="2024-04-18T23:49:00Z">
                    <w:rPr>
                      <w:color w:val="000000"/>
                      <w:sz w:val="26"/>
                      <w:szCs w:val="26"/>
                    </w:rPr>
                  </w:rPrChange>
                </w:rPr>
                <w:t>2.009.700.000</w:t>
              </w:r>
            </w:ins>
          </w:p>
        </w:tc>
        <w:tc>
          <w:tcPr>
            <w:tcW w:w="1589" w:type="dxa"/>
            <w:shd w:val="clear" w:color="auto" w:fill="auto"/>
            <w:vAlign w:val="center"/>
            <w:hideMark/>
            <w:tcPrChange w:id="37435" w:author="James Vu" w:date="2024-04-19T00:26:00Z">
              <w:tcPr>
                <w:tcW w:w="1589" w:type="dxa"/>
                <w:tcBorders>
                  <w:top w:val="nil"/>
                  <w:left w:val="nil"/>
                  <w:bottom w:val="single" w:sz="4" w:space="0" w:color="auto"/>
                  <w:right w:val="single" w:sz="4" w:space="0" w:color="auto"/>
                </w:tcBorders>
                <w:shd w:val="clear" w:color="auto" w:fill="auto"/>
                <w:vAlign w:val="center"/>
                <w:hideMark/>
              </w:tcPr>
            </w:tcPrChange>
          </w:tcPr>
          <w:p w14:paraId="29F1DFEA" w14:textId="77777777" w:rsidR="001F08AC" w:rsidRPr="00B053AF" w:rsidRDefault="001F08AC">
            <w:pPr>
              <w:rPr>
                <w:ins w:id="37436" w:author="James Vu" w:date="2024-04-18T23:36:00Z"/>
                <w:color w:val="000000"/>
                <w:sz w:val="22"/>
                <w:szCs w:val="22"/>
                <w:rPrChange w:id="37437" w:author="James Vu" w:date="2024-04-18T23:49:00Z">
                  <w:rPr>
                    <w:ins w:id="37438" w:author="James Vu" w:date="2024-04-18T23:36:00Z"/>
                    <w:color w:val="000000"/>
                    <w:sz w:val="26"/>
                    <w:szCs w:val="26"/>
                  </w:rPr>
                </w:rPrChange>
              </w:rPr>
            </w:pPr>
            <w:ins w:id="37439" w:author="James Vu" w:date="2024-04-18T23:36:00Z">
              <w:r w:rsidRPr="00B053AF">
                <w:rPr>
                  <w:color w:val="000000"/>
                  <w:sz w:val="22"/>
                  <w:szCs w:val="22"/>
                  <w:rPrChange w:id="37440" w:author="James Vu" w:date="2024-04-18T23:49:00Z">
                    <w:rPr>
                      <w:color w:val="000000"/>
                      <w:sz w:val="26"/>
                      <w:szCs w:val="26"/>
                    </w:rPr>
                  </w:rPrChange>
                </w:rPr>
                <w:t>Báo giá dự toán và triển khai thực hiện theo báo giá thực tế tại thời điểm triển khai</w:t>
              </w:r>
            </w:ins>
          </w:p>
        </w:tc>
      </w:tr>
      <w:tr w:rsidR="001F08AC" w:rsidRPr="00B053AF" w14:paraId="5491ECDD" w14:textId="77777777" w:rsidTr="003C02FF">
        <w:trPr>
          <w:trHeight w:val="505"/>
          <w:ins w:id="37441" w:author="James Vu" w:date="2024-04-18T23:36:00Z"/>
          <w:trPrChange w:id="37442" w:author="James Vu" w:date="2024-04-19T00:26:00Z">
            <w:trPr>
              <w:trHeight w:val="20"/>
            </w:trPr>
          </w:trPrChange>
        </w:trPr>
        <w:tc>
          <w:tcPr>
            <w:tcW w:w="697" w:type="dxa"/>
            <w:shd w:val="clear" w:color="auto" w:fill="auto"/>
            <w:vAlign w:val="center"/>
            <w:hideMark/>
            <w:tcPrChange w:id="37443" w:author="James Vu" w:date="2024-04-19T00:26:00Z">
              <w:tcPr>
                <w:tcW w:w="697" w:type="dxa"/>
                <w:tcBorders>
                  <w:top w:val="nil"/>
                  <w:left w:val="single" w:sz="4" w:space="0" w:color="auto"/>
                  <w:bottom w:val="single" w:sz="4" w:space="0" w:color="auto"/>
                  <w:right w:val="single" w:sz="4" w:space="0" w:color="auto"/>
                </w:tcBorders>
                <w:shd w:val="clear" w:color="000000" w:fill="C4D79B"/>
                <w:vAlign w:val="center"/>
                <w:hideMark/>
              </w:tcPr>
            </w:tcPrChange>
          </w:tcPr>
          <w:p w14:paraId="77C007D0" w14:textId="77777777" w:rsidR="001F08AC" w:rsidRPr="00B053AF" w:rsidRDefault="001F08AC">
            <w:pPr>
              <w:jc w:val="center"/>
              <w:rPr>
                <w:ins w:id="37444" w:author="James Vu" w:date="2024-04-18T23:36:00Z"/>
                <w:b/>
                <w:bCs/>
                <w:color w:val="000000"/>
                <w:sz w:val="22"/>
                <w:szCs w:val="22"/>
                <w:rPrChange w:id="37445" w:author="James Vu" w:date="2024-04-18T23:49:00Z">
                  <w:rPr>
                    <w:ins w:id="37446" w:author="James Vu" w:date="2024-04-18T23:36:00Z"/>
                    <w:b/>
                    <w:bCs/>
                    <w:color w:val="000000"/>
                    <w:sz w:val="26"/>
                    <w:szCs w:val="26"/>
                  </w:rPr>
                </w:rPrChange>
              </w:rPr>
            </w:pPr>
            <w:ins w:id="37447" w:author="James Vu" w:date="2024-04-18T23:36:00Z">
              <w:r w:rsidRPr="00B053AF">
                <w:rPr>
                  <w:b/>
                  <w:bCs/>
                  <w:color w:val="000000"/>
                  <w:sz w:val="22"/>
                  <w:szCs w:val="22"/>
                  <w:rPrChange w:id="37448" w:author="James Vu" w:date="2024-04-18T23:49:00Z">
                    <w:rPr>
                      <w:b/>
                      <w:bCs/>
                      <w:color w:val="000000"/>
                      <w:sz w:val="26"/>
                      <w:szCs w:val="26"/>
                    </w:rPr>
                  </w:rPrChange>
                </w:rPr>
                <w:lastRenderedPageBreak/>
                <w:t> </w:t>
              </w:r>
            </w:ins>
          </w:p>
        </w:tc>
        <w:tc>
          <w:tcPr>
            <w:tcW w:w="1804" w:type="dxa"/>
            <w:shd w:val="clear" w:color="auto" w:fill="auto"/>
            <w:vAlign w:val="center"/>
            <w:hideMark/>
            <w:tcPrChange w:id="37449" w:author="James Vu" w:date="2024-04-19T00:26:00Z">
              <w:tcPr>
                <w:tcW w:w="1804" w:type="dxa"/>
                <w:tcBorders>
                  <w:top w:val="nil"/>
                  <w:left w:val="nil"/>
                  <w:bottom w:val="single" w:sz="4" w:space="0" w:color="auto"/>
                  <w:right w:val="single" w:sz="4" w:space="0" w:color="auto"/>
                </w:tcBorders>
                <w:shd w:val="clear" w:color="000000" w:fill="C4D79B"/>
                <w:vAlign w:val="center"/>
                <w:hideMark/>
              </w:tcPr>
            </w:tcPrChange>
          </w:tcPr>
          <w:p w14:paraId="1CF8BDCF" w14:textId="77777777" w:rsidR="001F08AC" w:rsidRPr="00B053AF" w:rsidRDefault="001F08AC">
            <w:pPr>
              <w:rPr>
                <w:ins w:id="37450" w:author="James Vu" w:date="2024-04-18T23:36:00Z"/>
                <w:b/>
                <w:bCs/>
                <w:color w:val="000000"/>
                <w:sz w:val="22"/>
                <w:szCs w:val="22"/>
                <w:rPrChange w:id="37451" w:author="James Vu" w:date="2024-04-18T23:49:00Z">
                  <w:rPr>
                    <w:ins w:id="37452" w:author="James Vu" w:date="2024-04-18T23:36:00Z"/>
                    <w:b/>
                    <w:bCs/>
                    <w:color w:val="000000"/>
                    <w:sz w:val="26"/>
                    <w:szCs w:val="26"/>
                  </w:rPr>
                </w:rPrChange>
              </w:rPr>
            </w:pPr>
            <w:ins w:id="37453" w:author="James Vu" w:date="2024-04-18T23:36:00Z">
              <w:r w:rsidRPr="00B053AF">
                <w:rPr>
                  <w:b/>
                  <w:bCs/>
                  <w:color w:val="000000"/>
                  <w:sz w:val="22"/>
                  <w:szCs w:val="22"/>
                  <w:rPrChange w:id="37454" w:author="James Vu" w:date="2024-04-18T23:49:00Z">
                    <w:rPr>
                      <w:b/>
                      <w:bCs/>
                      <w:color w:val="000000"/>
                      <w:sz w:val="26"/>
                      <w:szCs w:val="26"/>
                    </w:rPr>
                  </w:rPrChange>
                </w:rPr>
                <w:t>Tổng Cộng</w:t>
              </w:r>
            </w:ins>
          </w:p>
        </w:tc>
        <w:tc>
          <w:tcPr>
            <w:tcW w:w="1974" w:type="dxa"/>
            <w:shd w:val="clear" w:color="auto" w:fill="auto"/>
            <w:vAlign w:val="center"/>
            <w:hideMark/>
            <w:tcPrChange w:id="37455" w:author="James Vu" w:date="2024-04-19T00:26:00Z">
              <w:tcPr>
                <w:tcW w:w="1974" w:type="dxa"/>
                <w:tcBorders>
                  <w:top w:val="nil"/>
                  <w:left w:val="nil"/>
                  <w:bottom w:val="single" w:sz="4" w:space="0" w:color="auto"/>
                  <w:right w:val="single" w:sz="4" w:space="0" w:color="auto"/>
                </w:tcBorders>
                <w:shd w:val="clear" w:color="000000" w:fill="C4D79B"/>
                <w:vAlign w:val="center"/>
                <w:hideMark/>
              </w:tcPr>
            </w:tcPrChange>
          </w:tcPr>
          <w:p w14:paraId="0D9682CC" w14:textId="77777777" w:rsidR="001F08AC" w:rsidRPr="00B053AF" w:rsidRDefault="001F08AC">
            <w:pPr>
              <w:rPr>
                <w:ins w:id="37456" w:author="James Vu" w:date="2024-04-18T23:36:00Z"/>
                <w:b/>
                <w:bCs/>
                <w:color w:val="000000"/>
                <w:sz w:val="22"/>
                <w:szCs w:val="22"/>
                <w:rPrChange w:id="37457" w:author="James Vu" w:date="2024-04-18T23:49:00Z">
                  <w:rPr>
                    <w:ins w:id="37458" w:author="James Vu" w:date="2024-04-18T23:36:00Z"/>
                    <w:b/>
                    <w:bCs/>
                    <w:color w:val="000000"/>
                    <w:sz w:val="26"/>
                    <w:szCs w:val="26"/>
                  </w:rPr>
                </w:rPrChange>
              </w:rPr>
            </w:pPr>
            <w:ins w:id="37459" w:author="James Vu" w:date="2024-04-18T23:36:00Z">
              <w:r w:rsidRPr="00B053AF">
                <w:rPr>
                  <w:b/>
                  <w:bCs/>
                  <w:color w:val="000000"/>
                  <w:sz w:val="22"/>
                  <w:szCs w:val="22"/>
                  <w:rPrChange w:id="37460" w:author="James Vu" w:date="2024-04-18T23:49:00Z">
                    <w:rPr>
                      <w:b/>
                      <w:bCs/>
                      <w:color w:val="000000"/>
                      <w:sz w:val="26"/>
                      <w:szCs w:val="26"/>
                    </w:rPr>
                  </w:rPrChange>
                </w:rPr>
                <w:t> </w:t>
              </w:r>
            </w:ins>
          </w:p>
        </w:tc>
        <w:tc>
          <w:tcPr>
            <w:tcW w:w="888" w:type="dxa"/>
            <w:shd w:val="clear" w:color="auto" w:fill="auto"/>
            <w:vAlign w:val="center"/>
            <w:hideMark/>
            <w:tcPrChange w:id="37461" w:author="James Vu" w:date="2024-04-19T00:26:00Z">
              <w:tcPr>
                <w:tcW w:w="888" w:type="dxa"/>
                <w:tcBorders>
                  <w:top w:val="nil"/>
                  <w:left w:val="nil"/>
                  <w:bottom w:val="single" w:sz="4" w:space="0" w:color="auto"/>
                  <w:right w:val="single" w:sz="4" w:space="0" w:color="auto"/>
                </w:tcBorders>
                <w:shd w:val="clear" w:color="000000" w:fill="C4D79B"/>
                <w:vAlign w:val="center"/>
                <w:hideMark/>
              </w:tcPr>
            </w:tcPrChange>
          </w:tcPr>
          <w:p w14:paraId="6224825B" w14:textId="77777777" w:rsidR="001F08AC" w:rsidRPr="00B053AF" w:rsidRDefault="001F08AC">
            <w:pPr>
              <w:jc w:val="center"/>
              <w:rPr>
                <w:ins w:id="37462" w:author="James Vu" w:date="2024-04-18T23:36:00Z"/>
                <w:b/>
                <w:bCs/>
                <w:color w:val="000000"/>
                <w:sz w:val="22"/>
                <w:szCs w:val="22"/>
                <w:rPrChange w:id="37463" w:author="James Vu" w:date="2024-04-18T23:49:00Z">
                  <w:rPr>
                    <w:ins w:id="37464" w:author="James Vu" w:date="2024-04-18T23:36:00Z"/>
                    <w:b/>
                    <w:bCs/>
                    <w:color w:val="000000"/>
                    <w:sz w:val="26"/>
                    <w:szCs w:val="26"/>
                  </w:rPr>
                </w:rPrChange>
              </w:rPr>
            </w:pPr>
            <w:ins w:id="37465" w:author="James Vu" w:date="2024-04-18T23:36:00Z">
              <w:r w:rsidRPr="00B053AF">
                <w:rPr>
                  <w:b/>
                  <w:bCs/>
                  <w:color w:val="000000"/>
                  <w:sz w:val="22"/>
                  <w:szCs w:val="22"/>
                  <w:rPrChange w:id="37466" w:author="James Vu" w:date="2024-04-18T23:49:00Z">
                    <w:rPr>
                      <w:b/>
                      <w:bCs/>
                      <w:color w:val="000000"/>
                      <w:sz w:val="26"/>
                      <w:szCs w:val="26"/>
                    </w:rPr>
                  </w:rPrChange>
                </w:rPr>
                <w:t> </w:t>
              </w:r>
            </w:ins>
          </w:p>
        </w:tc>
        <w:tc>
          <w:tcPr>
            <w:tcW w:w="997" w:type="dxa"/>
            <w:shd w:val="clear" w:color="auto" w:fill="auto"/>
            <w:vAlign w:val="center"/>
            <w:hideMark/>
            <w:tcPrChange w:id="37467" w:author="James Vu" w:date="2024-04-19T00:26:00Z">
              <w:tcPr>
                <w:tcW w:w="997" w:type="dxa"/>
                <w:tcBorders>
                  <w:top w:val="nil"/>
                  <w:left w:val="nil"/>
                  <w:bottom w:val="single" w:sz="4" w:space="0" w:color="auto"/>
                  <w:right w:val="single" w:sz="4" w:space="0" w:color="auto"/>
                </w:tcBorders>
                <w:shd w:val="clear" w:color="000000" w:fill="C4D79B"/>
                <w:vAlign w:val="center"/>
                <w:hideMark/>
              </w:tcPr>
            </w:tcPrChange>
          </w:tcPr>
          <w:p w14:paraId="2DA9CA61" w14:textId="77777777" w:rsidR="001F08AC" w:rsidRPr="00B053AF" w:rsidRDefault="001F08AC">
            <w:pPr>
              <w:jc w:val="center"/>
              <w:rPr>
                <w:ins w:id="37468" w:author="James Vu" w:date="2024-04-18T23:36:00Z"/>
                <w:b/>
                <w:bCs/>
                <w:color w:val="000000"/>
                <w:sz w:val="22"/>
                <w:szCs w:val="22"/>
                <w:rPrChange w:id="37469" w:author="James Vu" w:date="2024-04-18T23:49:00Z">
                  <w:rPr>
                    <w:ins w:id="37470" w:author="James Vu" w:date="2024-04-18T23:36:00Z"/>
                    <w:b/>
                    <w:bCs/>
                    <w:color w:val="000000"/>
                    <w:sz w:val="26"/>
                    <w:szCs w:val="26"/>
                  </w:rPr>
                </w:rPrChange>
              </w:rPr>
            </w:pPr>
            <w:ins w:id="37471" w:author="James Vu" w:date="2024-04-18T23:36:00Z">
              <w:r w:rsidRPr="00B053AF">
                <w:rPr>
                  <w:b/>
                  <w:bCs/>
                  <w:color w:val="000000"/>
                  <w:sz w:val="22"/>
                  <w:szCs w:val="22"/>
                  <w:rPrChange w:id="37472" w:author="James Vu" w:date="2024-04-18T23:49:00Z">
                    <w:rPr>
                      <w:b/>
                      <w:bCs/>
                      <w:color w:val="000000"/>
                      <w:sz w:val="26"/>
                      <w:szCs w:val="26"/>
                    </w:rPr>
                  </w:rPrChange>
                </w:rPr>
                <w:t> </w:t>
              </w:r>
            </w:ins>
          </w:p>
        </w:tc>
        <w:tc>
          <w:tcPr>
            <w:tcW w:w="1290" w:type="dxa"/>
            <w:shd w:val="clear" w:color="auto" w:fill="auto"/>
            <w:vAlign w:val="center"/>
            <w:hideMark/>
            <w:tcPrChange w:id="37473" w:author="James Vu" w:date="2024-04-19T00:26:00Z">
              <w:tcPr>
                <w:tcW w:w="1290" w:type="dxa"/>
                <w:gridSpan w:val="2"/>
                <w:tcBorders>
                  <w:top w:val="nil"/>
                  <w:left w:val="nil"/>
                  <w:bottom w:val="single" w:sz="4" w:space="0" w:color="auto"/>
                  <w:right w:val="single" w:sz="4" w:space="0" w:color="auto"/>
                </w:tcBorders>
                <w:shd w:val="clear" w:color="000000" w:fill="C4D79B"/>
                <w:vAlign w:val="center"/>
                <w:hideMark/>
              </w:tcPr>
            </w:tcPrChange>
          </w:tcPr>
          <w:p w14:paraId="65C5C59A" w14:textId="77777777" w:rsidR="001F08AC" w:rsidRPr="00B053AF" w:rsidRDefault="001F08AC">
            <w:pPr>
              <w:jc w:val="center"/>
              <w:rPr>
                <w:ins w:id="37474" w:author="James Vu" w:date="2024-04-18T23:36:00Z"/>
                <w:b/>
                <w:bCs/>
                <w:color w:val="000000"/>
                <w:sz w:val="22"/>
                <w:szCs w:val="22"/>
                <w:rPrChange w:id="37475" w:author="James Vu" w:date="2024-04-18T23:49:00Z">
                  <w:rPr>
                    <w:ins w:id="37476" w:author="James Vu" w:date="2024-04-18T23:36:00Z"/>
                    <w:b/>
                    <w:bCs/>
                    <w:color w:val="000000"/>
                    <w:sz w:val="26"/>
                    <w:szCs w:val="26"/>
                  </w:rPr>
                </w:rPrChange>
              </w:rPr>
            </w:pPr>
            <w:ins w:id="37477" w:author="James Vu" w:date="2024-04-18T23:36:00Z">
              <w:r w:rsidRPr="00B053AF">
                <w:rPr>
                  <w:b/>
                  <w:bCs/>
                  <w:color w:val="000000"/>
                  <w:sz w:val="22"/>
                  <w:szCs w:val="22"/>
                  <w:rPrChange w:id="37478" w:author="James Vu" w:date="2024-04-18T23:49:00Z">
                    <w:rPr>
                      <w:b/>
                      <w:bCs/>
                      <w:color w:val="000000"/>
                      <w:sz w:val="26"/>
                      <w:szCs w:val="26"/>
                    </w:rPr>
                  </w:rPrChange>
                </w:rPr>
                <w:t> </w:t>
              </w:r>
            </w:ins>
          </w:p>
        </w:tc>
        <w:tc>
          <w:tcPr>
            <w:tcW w:w="2079" w:type="dxa"/>
            <w:shd w:val="clear" w:color="auto" w:fill="auto"/>
            <w:vAlign w:val="center"/>
            <w:hideMark/>
            <w:tcPrChange w:id="37479" w:author="James Vu" w:date="2024-04-19T00:26:00Z">
              <w:tcPr>
                <w:tcW w:w="2079" w:type="dxa"/>
                <w:tcBorders>
                  <w:top w:val="nil"/>
                  <w:left w:val="nil"/>
                  <w:bottom w:val="single" w:sz="4" w:space="0" w:color="auto"/>
                  <w:right w:val="single" w:sz="4" w:space="0" w:color="auto"/>
                </w:tcBorders>
                <w:shd w:val="clear" w:color="000000" w:fill="C4D79B"/>
                <w:vAlign w:val="center"/>
                <w:hideMark/>
              </w:tcPr>
            </w:tcPrChange>
          </w:tcPr>
          <w:p w14:paraId="6F3A8108" w14:textId="77777777" w:rsidR="001F08AC" w:rsidRPr="00B053AF" w:rsidRDefault="001F08AC">
            <w:pPr>
              <w:jc w:val="center"/>
              <w:rPr>
                <w:ins w:id="37480" w:author="James Vu" w:date="2024-04-18T23:36:00Z"/>
                <w:b/>
                <w:bCs/>
                <w:color w:val="000000"/>
                <w:sz w:val="22"/>
                <w:szCs w:val="22"/>
                <w:rPrChange w:id="37481" w:author="James Vu" w:date="2024-04-18T23:49:00Z">
                  <w:rPr>
                    <w:ins w:id="37482" w:author="James Vu" w:date="2024-04-18T23:36:00Z"/>
                    <w:b/>
                    <w:bCs/>
                    <w:color w:val="000000"/>
                    <w:sz w:val="26"/>
                    <w:szCs w:val="26"/>
                  </w:rPr>
                </w:rPrChange>
              </w:rPr>
            </w:pPr>
            <w:ins w:id="37483" w:author="James Vu" w:date="2024-04-18T23:36:00Z">
              <w:r w:rsidRPr="00B053AF">
                <w:rPr>
                  <w:b/>
                  <w:bCs/>
                  <w:color w:val="000000"/>
                  <w:sz w:val="22"/>
                  <w:szCs w:val="22"/>
                  <w:rPrChange w:id="37484" w:author="James Vu" w:date="2024-04-18T23:49:00Z">
                    <w:rPr>
                      <w:b/>
                      <w:bCs/>
                      <w:color w:val="000000"/>
                      <w:sz w:val="26"/>
                      <w:szCs w:val="26"/>
                    </w:rPr>
                  </w:rPrChange>
                </w:rPr>
                <w:t>1.827.000.000</w:t>
              </w:r>
            </w:ins>
          </w:p>
        </w:tc>
        <w:tc>
          <w:tcPr>
            <w:tcW w:w="1416" w:type="dxa"/>
            <w:shd w:val="clear" w:color="auto" w:fill="auto"/>
            <w:vAlign w:val="center"/>
            <w:hideMark/>
            <w:tcPrChange w:id="37485" w:author="James Vu" w:date="2024-04-19T00:26:00Z">
              <w:tcPr>
                <w:tcW w:w="1416" w:type="dxa"/>
                <w:gridSpan w:val="2"/>
                <w:tcBorders>
                  <w:top w:val="nil"/>
                  <w:left w:val="nil"/>
                  <w:bottom w:val="single" w:sz="4" w:space="0" w:color="auto"/>
                  <w:right w:val="single" w:sz="4" w:space="0" w:color="auto"/>
                </w:tcBorders>
                <w:shd w:val="clear" w:color="000000" w:fill="C4D79B"/>
                <w:vAlign w:val="center"/>
                <w:hideMark/>
              </w:tcPr>
            </w:tcPrChange>
          </w:tcPr>
          <w:p w14:paraId="3274F2D0" w14:textId="77777777" w:rsidR="001F08AC" w:rsidRPr="00B053AF" w:rsidRDefault="001F08AC">
            <w:pPr>
              <w:jc w:val="center"/>
              <w:rPr>
                <w:ins w:id="37486" w:author="James Vu" w:date="2024-04-18T23:36:00Z"/>
                <w:b/>
                <w:bCs/>
                <w:color w:val="000000"/>
                <w:sz w:val="22"/>
                <w:szCs w:val="22"/>
                <w:rPrChange w:id="37487" w:author="James Vu" w:date="2024-04-18T23:49:00Z">
                  <w:rPr>
                    <w:ins w:id="37488" w:author="James Vu" w:date="2024-04-18T23:36:00Z"/>
                    <w:b/>
                    <w:bCs/>
                    <w:color w:val="000000"/>
                    <w:sz w:val="26"/>
                    <w:szCs w:val="26"/>
                  </w:rPr>
                </w:rPrChange>
              </w:rPr>
            </w:pPr>
            <w:ins w:id="37489" w:author="James Vu" w:date="2024-04-18T23:36:00Z">
              <w:r w:rsidRPr="00B053AF">
                <w:rPr>
                  <w:b/>
                  <w:bCs/>
                  <w:color w:val="000000"/>
                  <w:sz w:val="22"/>
                  <w:szCs w:val="22"/>
                  <w:rPrChange w:id="37490" w:author="James Vu" w:date="2024-04-18T23:49:00Z">
                    <w:rPr>
                      <w:b/>
                      <w:bCs/>
                      <w:color w:val="000000"/>
                      <w:sz w:val="26"/>
                      <w:szCs w:val="26"/>
                    </w:rPr>
                  </w:rPrChange>
                </w:rPr>
                <w:t>182.700.000</w:t>
              </w:r>
            </w:ins>
          </w:p>
        </w:tc>
        <w:tc>
          <w:tcPr>
            <w:tcW w:w="1715" w:type="dxa"/>
            <w:shd w:val="clear" w:color="auto" w:fill="auto"/>
            <w:vAlign w:val="center"/>
            <w:hideMark/>
            <w:tcPrChange w:id="37491" w:author="James Vu" w:date="2024-04-19T00:26:00Z">
              <w:tcPr>
                <w:tcW w:w="1715" w:type="dxa"/>
                <w:gridSpan w:val="2"/>
                <w:tcBorders>
                  <w:top w:val="nil"/>
                  <w:left w:val="nil"/>
                  <w:bottom w:val="single" w:sz="4" w:space="0" w:color="auto"/>
                  <w:right w:val="single" w:sz="4" w:space="0" w:color="auto"/>
                </w:tcBorders>
                <w:shd w:val="clear" w:color="000000" w:fill="C4D79B"/>
                <w:vAlign w:val="center"/>
                <w:hideMark/>
              </w:tcPr>
            </w:tcPrChange>
          </w:tcPr>
          <w:p w14:paraId="4B93E669" w14:textId="77777777" w:rsidR="001F08AC" w:rsidRPr="00B053AF" w:rsidRDefault="001F08AC">
            <w:pPr>
              <w:jc w:val="center"/>
              <w:rPr>
                <w:ins w:id="37492" w:author="James Vu" w:date="2024-04-18T23:36:00Z"/>
                <w:b/>
                <w:bCs/>
                <w:color w:val="000000"/>
                <w:sz w:val="22"/>
                <w:szCs w:val="22"/>
                <w:rPrChange w:id="37493" w:author="James Vu" w:date="2024-04-18T23:49:00Z">
                  <w:rPr>
                    <w:ins w:id="37494" w:author="James Vu" w:date="2024-04-18T23:36:00Z"/>
                    <w:b/>
                    <w:bCs/>
                    <w:color w:val="000000"/>
                    <w:sz w:val="26"/>
                    <w:szCs w:val="26"/>
                  </w:rPr>
                </w:rPrChange>
              </w:rPr>
            </w:pPr>
            <w:ins w:id="37495" w:author="James Vu" w:date="2024-04-18T23:36:00Z">
              <w:r w:rsidRPr="00B053AF">
                <w:rPr>
                  <w:b/>
                  <w:bCs/>
                  <w:color w:val="000000"/>
                  <w:sz w:val="22"/>
                  <w:szCs w:val="22"/>
                  <w:rPrChange w:id="37496" w:author="James Vu" w:date="2024-04-18T23:49:00Z">
                    <w:rPr>
                      <w:b/>
                      <w:bCs/>
                      <w:color w:val="000000"/>
                      <w:sz w:val="26"/>
                      <w:szCs w:val="26"/>
                    </w:rPr>
                  </w:rPrChange>
                </w:rPr>
                <w:t>2.009.700.000</w:t>
              </w:r>
            </w:ins>
          </w:p>
        </w:tc>
        <w:tc>
          <w:tcPr>
            <w:tcW w:w="1589" w:type="dxa"/>
            <w:shd w:val="clear" w:color="auto" w:fill="auto"/>
            <w:vAlign w:val="center"/>
            <w:hideMark/>
            <w:tcPrChange w:id="37497" w:author="James Vu" w:date="2024-04-19T00:26:00Z">
              <w:tcPr>
                <w:tcW w:w="1589" w:type="dxa"/>
                <w:gridSpan w:val="2"/>
                <w:tcBorders>
                  <w:top w:val="nil"/>
                  <w:left w:val="nil"/>
                  <w:bottom w:val="single" w:sz="4" w:space="0" w:color="auto"/>
                  <w:right w:val="single" w:sz="4" w:space="0" w:color="auto"/>
                </w:tcBorders>
                <w:shd w:val="clear" w:color="000000" w:fill="C4D79B"/>
                <w:vAlign w:val="center"/>
                <w:hideMark/>
              </w:tcPr>
            </w:tcPrChange>
          </w:tcPr>
          <w:p w14:paraId="03FB239D" w14:textId="77777777" w:rsidR="001F08AC" w:rsidRPr="00B053AF" w:rsidRDefault="001F08AC">
            <w:pPr>
              <w:rPr>
                <w:ins w:id="37498" w:author="James Vu" w:date="2024-04-18T23:36:00Z"/>
                <w:b/>
                <w:bCs/>
                <w:color w:val="000000"/>
                <w:sz w:val="22"/>
                <w:szCs w:val="22"/>
                <w:rPrChange w:id="37499" w:author="James Vu" w:date="2024-04-18T23:49:00Z">
                  <w:rPr>
                    <w:ins w:id="37500" w:author="James Vu" w:date="2024-04-18T23:36:00Z"/>
                    <w:b/>
                    <w:bCs/>
                    <w:color w:val="000000"/>
                    <w:sz w:val="26"/>
                    <w:szCs w:val="26"/>
                  </w:rPr>
                </w:rPrChange>
              </w:rPr>
            </w:pPr>
            <w:ins w:id="37501" w:author="James Vu" w:date="2024-04-18T23:36:00Z">
              <w:r w:rsidRPr="00B053AF">
                <w:rPr>
                  <w:b/>
                  <w:bCs/>
                  <w:color w:val="000000"/>
                  <w:sz w:val="22"/>
                  <w:szCs w:val="22"/>
                  <w:rPrChange w:id="37502" w:author="James Vu" w:date="2024-04-18T23:49:00Z">
                    <w:rPr>
                      <w:b/>
                      <w:bCs/>
                      <w:color w:val="000000"/>
                      <w:sz w:val="26"/>
                      <w:szCs w:val="26"/>
                    </w:rPr>
                  </w:rPrChange>
                </w:rPr>
                <w:t> </w:t>
              </w:r>
            </w:ins>
          </w:p>
        </w:tc>
      </w:tr>
      <w:tr w:rsidR="001F08AC" w:rsidRPr="00B053AF" w14:paraId="1B133EB2" w14:textId="77777777" w:rsidTr="003C02FF">
        <w:trPr>
          <w:trHeight w:val="496"/>
          <w:ins w:id="37503" w:author="James Vu" w:date="2024-04-18T23:36:00Z"/>
          <w:trPrChange w:id="37504" w:author="James Vu" w:date="2024-04-19T00:26:00Z">
            <w:trPr>
              <w:trHeight w:val="20"/>
            </w:trPr>
          </w:trPrChange>
        </w:trPr>
        <w:tc>
          <w:tcPr>
            <w:tcW w:w="697" w:type="dxa"/>
            <w:shd w:val="clear" w:color="auto" w:fill="auto"/>
            <w:vAlign w:val="center"/>
            <w:hideMark/>
            <w:tcPrChange w:id="37505" w:author="James Vu" w:date="2024-04-19T00:26:00Z">
              <w:tcPr>
                <w:tcW w:w="697" w:type="dxa"/>
                <w:tcBorders>
                  <w:top w:val="nil"/>
                  <w:left w:val="single" w:sz="4" w:space="0" w:color="auto"/>
                  <w:bottom w:val="single" w:sz="4" w:space="0" w:color="auto"/>
                  <w:right w:val="single" w:sz="4" w:space="0" w:color="auto"/>
                </w:tcBorders>
                <w:shd w:val="clear" w:color="000000" w:fill="00B050"/>
                <w:vAlign w:val="center"/>
                <w:hideMark/>
              </w:tcPr>
            </w:tcPrChange>
          </w:tcPr>
          <w:p w14:paraId="7D38C847" w14:textId="77777777" w:rsidR="001F08AC" w:rsidRPr="00B053AF" w:rsidRDefault="001F08AC">
            <w:pPr>
              <w:jc w:val="center"/>
              <w:rPr>
                <w:ins w:id="37506" w:author="James Vu" w:date="2024-04-18T23:36:00Z"/>
                <w:color w:val="000000"/>
                <w:sz w:val="22"/>
                <w:szCs w:val="22"/>
                <w:rPrChange w:id="37507" w:author="James Vu" w:date="2024-04-18T23:49:00Z">
                  <w:rPr>
                    <w:ins w:id="37508" w:author="James Vu" w:date="2024-04-18T23:36:00Z"/>
                    <w:color w:val="000000"/>
                    <w:sz w:val="26"/>
                    <w:szCs w:val="26"/>
                  </w:rPr>
                </w:rPrChange>
              </w:rPr>
            </w:pPr>
            <w:ins w:id="37509" w:author="James Vu" w:date="2024-04-18T23:36:00Z">
              <w:r w:rsidRPr="00B053AF">
                <w:rPr>
                  <w:color w:val="000000"/>
                  <w:sz w:val="22"/>
                  <w:szCs w:val="22"/>
                  <w:rPrChange w:id="37510" w:author="James Vu" w:date="2024-04-18T23:49:00Z">
                    <w:rPr>
                      <w:color w:val="000000"/>
                      <w:sz w:val="26"/>
                      <w:szCs w:val="26"/>
                    </w:rPr>
                  </w:rPrChange>
                </w:rPr>
                <w:t> </w:t>
              </w:r>
            </w:ins>
          </w:p>
        </w:tc>
        <w:tc>
          <w:tcPr>
            <w:tcW w:w="1804" w:type="dxa"/>
            <w:shd w:val="clear" w:color="auto" w:fill="auto"/>
            <w:vAlign w:val="center"/>
            <w:hideMark/>
            <w:tcPrChange w:id="37511" w:author="James Vu" w:date="2024-04-19T00:26:00Z">
              <w:tcPr>
                <w:tcW w:w="1804" w:type="dxa"/>
                <w:tcBorders>
                  <w:top w:val="nil"/>
                  <w:left w:val="nil"/>
                  <w:bottom w:val="single" w:sz="4" w:space="0" w:color="auto"/>
                  <w:right w:val="single" w:sz="4" w:space="0" w:color="auto"/>
                </w:tcBorders>
                <w:shd w:val="clear" w:color="000000" w:fill="00B050"/>
                <w:vAlign w:val="center"/>
                <w:hideMark/>
              </w:tcPr>
            </w:tcPrChange>
          </w:tcPr>
          <w:p w14:paraId="06683E83" w14:textId="77777777" w:rsidR="001F08AC" w:rsidRPr="00B053AF" w:rsidRDefault="001F08AC">
            <w:pPr>
              <w:rPr>
                <w:ins w:id="37512" w:author="James Vu" w:date="2024-04-18T23:36:00Z"/>
                <w:b/>
                <w:bCs/>
                <w:color w:val="000000"/>
                <w:sz w:val="22"/>
                <w:szCs w:val="22"/>
                <w:rPrChange w:id="37513" w:author="James Vu" w:date="2024-04-18T23:49:00Z">
                  <w:rPr>
                    <w:ins w:id="37514" w:author="James Vu" w:date="2024-04-18T23:36:00Z"/>
                    <w:b/>
                    <w:bCs/>
                    <w:color w:val="000000"/>
                    <w:sz w:val="26"/>
                    <w:szCs w:val="26"/>
                  </w:rPr>
                </w:rPrChange>
              </w:rPr>
            </w:pPr>
            <w:ins w:id="37515" w:author="James Vu" w:date="2024-04-18T23:36:00Z">
              <w:r w:rsidRPr="00B053AF">
                <w:rPr>
                  <w:b/>
                  <w:bCs/>
                  <w:color w:val="000000"/>
                  <w:sz w:val="22"/>
                  <w:szCs w:val="22"/>
                  <w:rPrChange w:id="37516" w:author="James Vu" w:date="2024-04-18T23:49:00Z">
                    <w:rPr>
                      <w:b/>
                      <w:bCs/>
                      <w:color w:val="000000"/>
                      <w:sz w:val="26"/>
                      <w:szCs w:val="26"/>
                    </w:rPr>
                  </w:rPrChange>
                </w:rPr>
                <w:t>TỔNG CỘNG</w:t>
              </w:r>
            </w:ins>
          </w:p>
        </w:tc>
        <w:tc>
          <w:tcPr>
            <w:tcW w:w="1974" w:type="dxa"/>
            <w:shd w:val="clear" w:color="auto" w:fill="auto"/>
            <w:vAlign w:val="center"/>
            <w:hideMark/>
            <w:tcPrChange w:id="37517" w:author="James Vu" w:date="2024-04-19T00:26:00Z">
              <w:tcPr>
                <w:tcW w:w="1974" w:type="dxa"/>
                <w:tcBorders>
                  <w:top w:val="nil"/>
                  <w:left w:val="nil"/>
                  <w:bottom w:val="single" w:sz="4" w:space="0" w:color="auto"/>
                  <w:right w:val="single" w:sz="4" w:space="0" w:color="auto"/>
                </w:tcBorders>
                <w:shd w:val="clear" w:color="000000" w:fill="00B050"/>
                <w:vAlign w:val="center"/>
                <w:hideMark/>
              </w:tcPr>
            </w:tcPrChange>
          </w:tcPr>
          <w:p w14:paraId="6832DEA9" w14:textId="77777777" w:rsidR="001F08AC" w:rsidRPr="00B053AF" w:rsidRDefault="001F08AC">
            <w:pPr>
              <w:jc w:val="center"/>
              <w:rPr>
                <w:ins w:id="37518" w:author="James Vu" w:date="2024-04-18T23:36:00Z"/>
                <w:b/>
                <w:bCs/>
                <w:color w:val="000000"/>
                <w:sz w:val="22"/>
                <w:szCs w:val="22"/>
                <w:rPrChange w:id="37519" w:author="James Vu" w:date="2024-04-18T23:49:00Z">
                  <w:rPr>
                    <w:ins w:id="37520" w:author="James Vu" w:date="2024-04-18T23:36:00Z"/>
                    <w:b/>
                    <w:bCs/>
                    <w:color w:val="000000"/>
                    <w:sz w:val="26"/>
                    <w:szCs w:val="26"/>
                  </w:rPr>
                </w:rPrChange>
              </w:rPr>
            </w:pPr>
            <w:ins w:id="37521" w:author="James Vu" w:date="2024-04-18T23:36:00Z">
              <w:r w:rsidRPr="00B053AF">
                <w:rPr>
                  <w:b/>
                  <w:bCs/>
                  <w:color w:val="000000"/>
                  <w:sz w:val="22"/>
                  <w:szCs w:val="22"/>
                  <w:rPrChange w:id="37522" w:author="James Vu" w:date="2024-04-18T23:49:00Z">
                    <w:rPr>
                      <w:b/>
                      <w:bCs/>
                      <w:color w:val="000000"/>
                      <w:sz w:val="26"/>
                      <w:szCs w:val="26"/>
                    </w:rPr>
                  </w:rPrChange>
                </w:rPr>
                <w:t> </w:t>
              </w:r>
            </w:ins>
          </w:p>
        </w:tc>
        <w:tc>
          <w:tcPr>
            <w:tcW w:w="888" w:type="dxa"/>
            <w:shd w:val="clear" w:color="auto" w:fill="auto"/>
            <w:vAlign w:val="center"/>
            <w:hideMark/>
            <w:tcPrChange w:id="37523" w:author="James Vu" w:date="2024-04-19T00:26:00Z">
              <w:tcPr>
                <w:tcW w:w="888" w:type="dxa"/>
                <w:tcBorders>
                  <w:top w:val="nil"/>
                  <w:left w:val="nil"/>
                  <w:bottom w:val="single" w:sz="4" w:space="0" w:color="auto"/>
                  <w:right w:val="single" w:sz="4" w:space="0" w:color="auto"/>
                </w:tcBorders>
                <w:shd w:val="clear" w:color="000000" w:fill="00B050"/>
                <w:vAlign w:val="center"/>
                <w:hideMark/>
              </w:tcPr>
            </w:tcPrChange>
          </w:tcPr>
          <w:p w14:paraId="0294E6A5" w14:textId="77777777" w:rsidR="001F08AC" w:rsidRPr="00B053AF" w:rsidRDefault="001F08AC">
            <w:pPr>
              <w:jc w:val="center"/>
              <w:rPr>
                <w:ins w:id="37524" w:author="James Vu" w:date="2024-04-18T23:36:00Z"/>
                <w:b/>
                <w:bCs/>
                <w:color w:val="000000"/>
                <w:sz w:val="22"/>
                <w:szCs w:val="22"/>
                <w:rPrChange w:id="37525" w:author="James Vu" w:date="2024-04-18T23:49:00Z">
                  <w:rPr>
                    <w:ins w:id="37526" w:author="James Vu" w:date="2024-04-18T23:36:00Z"/>
                    <w:b/>
                    <w:bCs/>
                    <w:color w:val="000000"/>
                    <w:sz w:val="26"/>
                    <w:szCs w:val="26"/>
                  </w:rPr>
                </w:rPrChange>
              </w:rPr>
            </w:pPr>
            <w:ins w:id="37527" w:author="James Vu" w:date="2024-04-18T23:36:00Z">
              <w:r w:rsidRPr="00B053AF">
                <w:rPr>
                  <w:b/>
                  <w:bCs/>
                  <w:color w:val="000000"/>
                  <w:sz w:val="22"/>
                  <w:szCs w:val="22"/>
                  <w:rPrChange w:id="37528" w:author="James Vu" w:date="2024-04-18T23:49:00Z">
                    <w:rPr>
                      <w:b/>
                      <w:bCs/>
                      <w:color w:val="000000"/>
                      <w:sz w:val="26"/>
                      <w:szCs w:val="26"/>
                    </w:rPr>
                  </w:rPrChange>
                </w:rPr>
                <w:t> </w:t>
              </w:r>
            </w:ins>
          </w:p>
        </w:tc>
        <w:tc>
          <w:tcPr>
            <w:tcW w:w="997" w:type="dxa"/>
            <w:shd w:val="clear" w:color="auto" w:fill="auto"/>
            <w:vAlign w:val="center"/>
            <w:hideMark/>
            <w:tcPrChange w:id="37529" w:author="James Vu" w:date="2024-04-19T00:26:00Z">
              <w:tcPr>
                <w:tcW w:w="997" w:type="dxa"/>
                <w:tcBorders>
                  <w:top w:val="nil"/>
                  <w:left w:val="nil"/>
                  <w:bottom w:val="single" w:sz="4" w:space="0" w:color="auto"/>
                  <w:right w:val="single" w:sz="4" w:space="0" w:color="auto"/>
                </w:tcBorders>
                <w:shd w:val="clear" w:color="000000" w:fill="00B050"/>
                <w:vAlign w:val="center"/>
                <w:hideMark/>
              </w:tcPr>
            </w:tcPrChange>
          </w:tcPr>
          <w:p w14:paraId="2560F4FA" w14:textId="77777777" w:rsidR="001F08AC" w:rsidRPr="00B053AF" w:rsidRDefault="001F08AC">
            <w:pPr>
              <w:jc w:val="center"/>
              <w:rPr>
                <w:ins w:id="37530" w:author="James Vu" w:date="2024-04-18T23:36:00Z"/>
                <w:b/>
                <w:bCs/>
                <w:color w:val="000000"/>
                <w:sz w:val="22"/>
                <w:szCs w:val="22"/>
                <w:rPrChange w:id="37531" w:author="James Vu" w:date="2024-04-18T23:49:00Z">
                  <w:rPr>
                    <w:ins w:id="37532" w:author="James Vu" w:date="2024-04-18T23:36:00Z"/>
                    <w:b/>
                    <w:bCs/>
                    <w:color w:val="000000"/>
                    <w:sz w:val="26"/>
                    <w:szCs w:val="26"/>
                  </w:rPr>
                </w:rPrChange>
              </w:rPr>
            </w:pPr>
            <w:ins w:id="37533" w:author="James Vu" w:date="2024-04-18T23:36:00Z">
              <w:r w:rsidRPr="00B053AF">
                <w:rPr>
                  <w:b/>
                  <w:bCs/>
                  <w:color w:val="000000"/>
                  <w:sz w:val="22"/>
                  <w:szCs w:val="22"/>
                  <w:rPrChange w:id="37534" w:author="James Vu" w:date="2024-04-18T23:49:00Z">
                    <w:rPr>
                      <w:b/>
                      <w:bCs/>
                      <w:color w:val="000000"/>
                      <w:sz w:val="26"/>
                      <w:szCs w:val="26"/>
                    </w:rPr>
                  </w:rPrChange>
                </w:rPr>
                <w:t> </w:t>
              </w:r>
            </w:ins>
          </w:p>
        </w:tc>
        <w:tc>
          <w:tcPr>
            <w:tcW w:w="1290" w:type="dxa"/>
            <w:shd w:val="clear" w:color="auto" w:fill="auto"/>
            <w:vAlign w:val="center"/>
            <w:hideMark/>
            <w:tcPrChange w:id="37535" w:author="James Vu" w:date="2024-04-19T00:26:00Z">
              <w:tcPr>
                <w:tcW w:w="1290" w:type="dxa"/>
                <w:gridSpan w:val="2"/>
                <w:tcBorders>
                  <w:top w:val="nil"/>
                  <w:left w:val="nil"/>
                  <w:bottom w:val="single" w:sz="4" w:space="0" w:color="auto"/>
                  <w:right w:val="single" w:sz="4" w:space="0" w:color="auto"/>
                </w:tcBorders>
                <w:shd w:val="clear" w:color="000000" w:fill="00B050"/>
                <w:vAlign w:val="center"/>
                <w:hideMark/>
              </w:tcPr>
            </w:tcPrChange>
          </w:tcPr>
          <w:p w14:paraId="13A2D4AC" w14:textId="77777777" w:rsidR="001F08AC" w:rsidRPr="00B053AF" w:rsidRDefault="001F08AC">
            <w:pPr>
              <w:jc w:val="center"/>
              <w:rPr>
                <w:ins w:id="37536" w:author="James Vu" w:date="2024-04-18T23:36:00Z"/>
                <w:b/>
                <w:bCs/>
                <w:color w:val="000000"/>
                <w:sz w:val="22"/>
                <w:szCs w:val="22"/>
                <w:rPrChange w:id="37537" w:author="James Vu" w:date="2024-04-18T23:49:00Z">
                  <w:rPr>
                    <w:ins w:id="37538" w:author="James Vu" w:date="2024-04-18T23:36:00Z"/>
                    <w:b/>
                    <w:bCs/>
                    <w:color w:val="000000"/>
                    <w:sz w:val="26"/>
                    <w:szCs w:val="26"/>
                  </w:rPr>
                </w:rPrChange>
              </w:rPr>
            </w:pPr>
            <w:ins w:id="37539" w:author="James Vu" w:date="2024-04-18T23:36:00Z">
              <w:r w:rsidRPr="00B053AF">
                <w:rPr>
                  <w:b/>
                  <w:bCs/>
                  <w:color w:val="000000"/>
                  <w:sz w:val="22"/>
                  <w:szCs w:val="22"/>
                  <w:rPrChange w:id="37540" w:author="James Vu" w:date="2024-04-18T23:49:00Z">
                    <w:rPr>
                      <w:b/>
                      <w:bCs/>
                      <w:color w:val="000000"/>
                      <w:sz w:val="26"/>
                      <w:szCs w:val="26"/>
                    </w:rPr>
                  </w:rPrChange>
                </w:rPr>
                <w:t> </w:t>
              </w:r>
            </w:ins>
          </w:p>
        </w:tc>
        <w:tc>
          <w:tcPr>
            <w:tcW w:w="2079" w:type="dxa"/>
            <w:shd w:val="clear" w:color="auto" w:fill="auto"/>
            <w:vAlign w:val="center"/>
            <w:hideMark/>
            <w:tcPrChange w:id="37541" w:author="James Vu" w:date="2024-04-19T00:26:00Z">
              <w:tcPr>
                <w:tcW w:w="2079" w:type="dxa"/>
                <w:tcBorders>
                  <w:top w:val="nil"/>
                  <w:left w:val="nil"/>
                  <w:bottom w:val="single" w:sz="4" w:space="0" w:color="auto"/>
                  <w:right w:val="single" w:sz="4" w:space="0" w:color="auto"/>
                </w:tcBorders>
                <w:shd w:val="clear" w:color="000000" w:fill="00B050"/>
                <w:vAlign w:val="center"/>
                <w:hideMark/>
              </w:tcPr>
            </w:tcPrChange>
          </w:tcPr>
          <w:p w14:paraId="68C5774A" w14:textId="77777777" w:rsidR="001F08AC" w:rsidRPr="00B053AF" w:rsidRDefault="001F08AC">
            <w:pPr>
              <w:jc w:val="center"/>
              <w:rPr>
                <w:ins w:id="37542" w:author="James Vu" w:date="2024-04-18T23:36:00Z"/>
                <w:b/>
                <w:bCs/>
                <w:color w:val="000000"/>
                <w:sz w:val="22"/>
                <w:szCs w:val="22"/>
                <w:rPrChange w:id="37543" w:author="James Vu" w:date="2024-04-18T23:49:00Z">
                  <w:rPr>
                    <w:ins w:id="37544" w:author="James Vu" w:date="2024-04-18T23:36:00Z"/>
                    <w:b/>
                    <w:bCs/>
                    <w:color w:val="000000"/>
                    <w:sz w:val="26"/>
                    <w:szCs w:val="26"/>
                  </w:rPr>
                </w:rPrChange>
              </w:rPr>
            </w:pPr>
            <w:ins w:id="37545" w:author="James Vu" w:date="2024-04-18T23:36:00Z">
              <w:r w:rsidRPr="00B053AF">
                <w:rPr>
                  <w:b/>
                  <w:bCs/>
                  <w:color w:val="000000"/>
                  <w:sz w:val="22"/>
                  <w:szCs w:val="22"/>
                  <w:rPrChange w:id="37546" w:author="James Vu" w:date="2024-04-18T23:49:00Z">
                    <w:rPr>
                      <w:b/>
                      <w:bCs/>
                      <w:color w:val="000000"/>
                      <w:sz w:val="26"/>
                      <w:szCs w:val="26"/>
                    </w:rPr>
                  </w:rPrChange>
                </w:rPr>
                <w:t>17.813.000.000</w:t>
              </w:r>
            </w:ins>
          </w:p>
        </w:tc>
        <w:tc>
          <w:tcPr>
            <w:tcW w:w="1416" w:type="dxa"/>
            <w:shd w:val="clear" w:color="auto" w:fill="auto"/>
            <w:vAlign w:val="center"/>
            <w:hideMark/>
            <w:tcPrChange w:id="37547" w:author="James Vu" w:date="2024-04-19T00:26:00Z">
              <w:tcPr>
                <w:tcW w:w="1416" w:type="dxa"/>
                <w:gridSpan w:val="2"/>
                <w:tcBorders>
                  <w:top w:val="nil"/>
                  <w:left w:val="nil"/>
                  <w:bottom w:val="single" w:sz="4" w:space="0" w:color="auto"/>
                  <w:right w:val="single" w:sz="4" w:space="0" w:color="auto"/>
                </w:tcBorders>
                <w:shd w:val="clear" w:color="000000" w:fill="00B050"/>
                <w:vAlign w:val="center"/>
                <w:hideMark/>
              </w:tcPr>
            </w:tcPrChange>
          </w:tcPr>
          <w:p w14:paraId="7A7E438C" w14:textId="77777777" w:rsidR="001F08AC" w:rsidRPr="00B053AF" w:rsidRDefault="001F08AC">
            <w:pPr>
              <w:jc w:val="center"/>
              <w:rPr>
                <w:ins w:id="37548" w:author="James Vu" w:date="2024-04-18T23:36:00Z"/>
                <w:b/>
                <w:bCs/>
                <w:color w:val="000000"/>
                <w:sz w:val="22"/>
                <w:szCs w:val="22"/>
                <w:rPrChange w:id="37549" w:author="James Vu" w:date="2024-04-18T23:49:00Z">
                  <w:rPr>
                    <w:ins w:id="37550" w:author="James Vu" w:date="2024-04-18T23:36:00Z"/>
                    <w:b/>
                    <w:bCs/>
                    <w:color w:val="000000"/>
                    <w:sz w:val="26"/>
                    <w:szCs w:val="26"/>
                  </w:rPr>
                </w:rPrChange>
              </w:rPr>
            </w:pPr>
            <w:ins w:id="37551" w:author="James Vu" w:date="2024-04-18T23:36:00Z">
              <w:r w:rsidRPr="00B053AF">
                <w:rPr>
                  <w:b/>
                  <w:bCs/>
                  <w:color w:val="000000"/>
                  <w:sz w:val="22"/>
                  <w:szCs w:val="22"/>
                  <w:rPrChange w:id="37552" w:author="James Vu" w:date="2024-04-18T23:49:00Z">
                    <w:rPr>
                      <w:b/>
                      <w:bCs/>
                      <w:color w:val="000000"/>
                      <w:sz w:val="26"/>
                      <w:szCs w:val="26"/>
                    </w:rPr>
                  </w:rPrChange>
                </w:rPr>
                <w:t>562.700.000</w:t>
              </w:r>
            </w:ins>
          </w:p>
        </w:tc>
        <w:tc>
          <w:tcPr>
            <w:tcW w:w="1715" w:type="dxa"/>
            <w:shd w:val="clear" w:color="auto" w:fill="auto"/>
            <w:vAlign w:val="center"/>
            <w:hideMark/>
            <w:tcPrChange w:id="37553" w:author="James Vu" w:date="2024-04-19T00:26:00Z">
              <w:tcPr>
                <w:tcW w:w="1715" w:type="dxa"/>
                <w:gridSpan w:val="2"/>
                <w:tcBorders>
                  <w:top w:val="nil"/>
                  <w:left w:val="nil"/>
                  <w:bottom w:val="single" w:sz="4" w:space="0" w:color="auto"/>
                  <w:right w:val="single" w:sz="4" w:space="0" w:color="auto"/>
                </w:tcBorders>
                <w:shd w:val="clear" w:color="000000" w:fill="00B050"/>
                <w:vAlign w:val="center"/>
                <w:hideMark/>
              </w:tcPr>
            </w:tcPrChange>
          </w:tcPr>
          <w:p w14:paraId="58F240C1" w14:textId="77777777" w:rsidR="001F08AC" w:rsidRPr="00B053AF" w:rsidRDefault="001F08AC">
            <w:pPr>
              <w:jc w:val="center"/>
              <w:rPr>
                <w:ins w:id="37554" w:author="James Vu" w:date="2024-04-18T23:36:00Z"/>
                <w:b/>
                <w:bCs/>
                <w:color w:val="000000"/>
                <w:sz w:val="22"/>
                <w:szCs w:val="22"/>
                <w:rPrChange w:id="37555" w:author="James Vu" w:date="2024-04-18T23:49:00Z">
                  <w:rPr>
                    <w:ins w:id="37556" w:author="James Vu" w:date="2024-04-18T23:36:00Z"/>
                    <w:b/>
                    <w:bCs/>
                    <w:color w:val="000000"/>
                    <w:sz w:val="26"/>
                    <w:szCs w:val="26"/>
                  </w:rPr>
                </w:rPrChange>
              </w:rPr>
            </w:pPr>
            <w:ins w:id="37557" w:author="James Vu" w:date="2024-04-18T23:36:00Z">
              <w:r w:rsidRPr="00B053AF">
                <w:rPr>
                  <w:b/>
                  <w:bCs/>
                  <w:color w:val="000000"/>
                  <w:sz w:val="22"/>
                  <w:szCs w:val="22"/>
                  <w:rPrChange w:id="37558" w:author="James Vu" w:date="2024-04-18T23:49:00Z">
                    <w:rPr>
                      <w:b/>
                      <w:bCs/>
                      <w:color w:val="000000"/>
                      <w:sz w:val="26"/>
                      <w:szCs w:val="26"/>
                    </w:rPr>
                  </w:rPrChange>
                </w:rPr>
                <w:t>18.375.700.000</w:t>
              </w:r>
            </w:ins>
          </w:p>
        </w:tc>
        <w:tc>
          <w:tcPr>
            <w:tcW w:w="1589" w:type="dxa"/>
            <w:shd w:val="clear" w:color="auto" w:fill="auto"/>
            <w:vAlign w:val="center"/>
            <w:hideMark/>
            <w:tcPrChange w:id="37559" w:author="James Vu" w:date="2024-04-19T00:26:00Z">
              <w:tcPr>
                <w:tcW w:w="1589" w:type="dxa"/>
                <w:gridSpan w:val="2"/>
                <w:tcBorders>
                  <w:top w:val="nil"/>
                  <w:left w:val="nil"/>
                  <w:bottom w:val="single" w:sz="4" w:space="0" w:color="auto"/>
                  <w:right w:val="single" w:sz="4" w:space="0" w:color="auto"/>
                </w:tcBorders>
                <w:shd w:val="clear" w:color="000000" w:fill="00B050"/>
                <w:vAlign w:val="center"/>
                <w:hideMark/>
              </w:tcPr>
            </w:tcPrChange>
          </w:tcPr>
          <w:p w14:paraId="60AAFF5B" w14:textId="77777777" w:rsidR="001F08AC" w:rsidRPr="00B053AF" w:rsidRDefault="001F08AC">
            <w:pPr>
              <w:jc w:val="center"/>
              <w:rPr>
                <w:ins w:id="37560" w:author="James Vu" w:date="2024-04-18T23:36:00Z"/>
                <w:color w:val="000000"/>
                <w:sz w:val="22"/>
                <w:szCs w:val="22"/>
                <w:rPrChange w:id="37561" w:author="James Vu" w:date="2024-04-18T23:49:00Z">
                  <w:rPr>
                    <w:ins w:id="37562" w:author="James Vu" w:date="2024-04-18T23:36:00Z"/>
                    <w:color w:val="000000"/>
                    <w:sz w:val="26"/>
                    <w:szCs w:val="26"/>
                  </w:rPr>
                </w:rPrChange>
              </w:rPr>
            </w:pPr>
            <w:ins w:id="37563" w:author="James Vu" w:date="2024-04-18T23:36:00Z">
              <w:r w:rsidRPr="00B053AF">
                <w:rPr>
                  <w:color w:val="000000"/>
                  <w:sz w:val="22"/>
                  <w:szCs w:val="22"/>
                  <w:rPrChange w:id="37564" w:author="James Vu" w:date="2024-04-18T23:49:00Z">
                    <w:rPr>
                      <w:color w:val="000000"/>
                      <w:sz w:val="26"/>
                      <w:szCs w:val="26"/>
                    </w:rPr>
                  </w:rPrChange>
                </w:rPr>
                <w:t> </w:t>
              </w:r>
            </w:ins>
          </w:p>
        </w:tc>
      </w:tr>
    </w:tbl>
    <w:p w14:paraId="3C07628D" w14:textId="37DB34E7" w:rsidR="001F08AC" w:rsidRPr="001F08AC" w:rsidDel="001F08AC" w:rsidRDefault="001F08AC">
      <w:pPr>
        <w:widowControl w:val="0"/>
        <w:spacing w:before="120" w:after="120"/>
        <w:jc w:val="both"/>
        <w:rPr>
          <w:del w:id="37565" w:author="James Vu" w:date="2024-04-18T23:40:00Z"/>
          <w:b/>
          <w:w w:val="105"/>
          <w:sz w:val="28"/>
          <w:szCs w:val="28"/>
          <w:lang w:val="it-IT"/>
          <w:rPrChange w:id="37566" w:author="James Vu" w:date="2024-04-18T23:35:00Z">
            <w:rPr>
              <w:del w:id="37567" w:author="James Vu" w:date="2024-04-18T23:40:00Z"/>
              <w:b/>
              <w:w w:val="105"/>
              <w:lang w:val="it-IT"/>
            </w:rPr>
          </w:rPrChange>
        </w:rPr>
        <w:pPrChange w:id="37568" w:author="James Vu" w:date="2024-04-18T23:35:00Z">
          <w:pPr>
            <w:pStyle w:val="ListParagraph"/>
            <w:widowControl w:val="0"/>
            <w:spacing w:before="120" w:after="120"/>
            <w:ind w:left="714"/>
          </w:pPr>
        </w:pPrChange>
      </w:pPr>
    </w:p>
    <w:p w14:paraId="6EA49F80" w14:textId="6F894C78" w:rsidR="00F803BD" w:rsidRPr="00167CE0" w:rsidDel="001F08AC" w:rsidRDefault="00F803BD">
      <w:pPr>
        <w:pStyle w:val="ListParagraph"/>
        <w:widowControl w:val="0"/>
        <w:spacing w:before="120" w:after="120"/>
        <w:ind w:left="714"/>
        <w:jc w:val="both"/>
        <w:rPr>
          <w:del w:id="37569" w:author="James Vu" w:date="2024-04-18T23:40:00Z"/>
          <w:b/>
          <w:w w:val="105"/>
          <w:sz w:val="28"/>
          <w:szCs w:val="28"/>
          <w:lang w:val="it-IT"/>
          <w:rPrChange w:id="37570" w:author="James Vu" w:date="2024-04-18T22:33:00Z">
            <w:rPr>
              <w:del w:id="37571" w:author="James Vu" w:date="2024-04-18T23:40:00Z"/>
              <w:b/>
              <w:w w:val="105"/>
              <w:lang w:val="it-IT"/>
            </w:rPr>
          </w:rPrChange>
        </w:rPr>
        <w:pPrChange w:id="37572" w:author="James Vu" w:date="2024-04-18T22:33:00Z">
          <w:pPr>
            <w:pStyle w:val="ListParagraph"/>
            <w:widowControl w:val="0"/>
            <w:spacing w:before="120" w:after="120"/>
            <w:ind w:left="714"/>
          </w:pPr>
        </w:pPrChange>
      </w:pPr>
    </w:p>
    <w:p w14:paraId="33786D51" w14:textId="01478D89" w:rsidR="00F803BD" w:rsidRPr="00167CE0" w:rsidDel="001F08AC" w:rsidRDefault="00F803BD">
      <w:pPr>
        <w:pStyle w:val="ListParagraph"/>
        <w:widowControl w:val="0"/>
        <w:spacing w:before="120" w:after="120"/>
        <w:ind w:left="714"/>
        <w:jc w:val="both"/>
        <w:rPr>
          <w:del w:id="37573" w:author="James Vu" w:date="2024-04-18T23:40:00Z"/>
          <w:b/>
          <w:w w:val="105"/>
          <w:sz w:val="28"/>
          <w:szCs w:val="28"/>
          <w:lang w:val="it-IT"/>
          <w:rPrChange w:id="37574" w:author="James Vu" w:date="2024-04-18T22:33:00Z">
            <w:rPr>
              <w:del w:id="37575" w:author="James Vu" w:date="2024-04-18T23:40:00Z"/>
              <w:b/>
              <w:w w:val="105"/>
              <w:lang w:val="it-IT"/>
            </w:rPr>
          </w:rPrChange>
        </w:rPr>
        <w:pPrChange w:id="37576" w:author="James Vu" w:date="2024-04-18T22:33:00Z">
          <w:pPr>
            <w:pStyle w:val="ListParagraph"/>
            <w:widowControl w:val="0"/>
            <w:spacing w:before="120" w:after="120"/>
            <w:ind w:left="714"/>
          </w:pPr>
        </w:pPrChange>
      </w:pPr>
    </w:p>
    <w:p w14:paraId="3A47D5E7" w14:textId="6BA1AD06" w:rsidR="00C523C9" w:rsidRPr="00167CE0" w:rsidDel="001F08AC" w:rsidRDefault="00C523C9">
      <w:pPr>
        <w:pStyle w:val="ListParagraph"/>
        <w:widowControl w:val="0"/>
        <w:numPr>
          <w:ilvl w:val="0"/>
          <w:numId w:val="52"/>
        </w:numPr>
        <w:spacing w:before="120" w:after="120"/>
        <w:ind w:left="714" w:hanging="357"/>
        <w:jc w:val="both"/>
        <w:outlineLvl w:val="1"/>
        <w:rPr>
          <w:del w:id="37577" w:author="James Vu" w:date="2024-04-18T23:40:00Z"/>
          <w:b/>
          <w:w w:val="105"/>
          <w:sz w:val="28"/>
          <w:szCs w:val="28"/>
          <w:lang w:val="it-IT"/>
          <w:rPrChange w:id="37578" w:author="James Vu" w:date="2024-04-18T22:33:00Z">
            <w:rPr>
              <w:del w:id="37579" w:author="James Vu" w:date="2024-04-18T23:40:00Z"/>
              <w:b/>
              <w:w w:val="105"/>
              <w:lang w:val="it-IT"/>
            </w:rPr>
          </w:rPrChange>
        </w:rPr>
        <w:pPrChange w:id="37580" w:author="James Vu" w:date="2024-04-18T22:33:00Z">
          <w:pPr>
            <w:pStyle w:val="ListParagraph"/>
            <w:widowControl w:val="0"/>
            <w:numPr>
              <w:numId w:val="52"/>
            </w:numPr>
            <w:spacing w:before="120" w:after="120"/>
            <w:ind w:left="714" w:hanging="357"/>
            <w:outlineLvl w:val="1"/>
          </w:pPr>
        </w:pPrChange>
      </w:pPr>
      <w:del w:id="37581" w:author="James Vu" w:date="2024-04-18T23:40:00Z">
        <w:r w:rsidRPr="00167CE0" w:rsidDel="001F08AC">
          <w:rPr>
            <w:b/>
            <w:w w:val="105"/>
            <w:sz w:val="28"/>
            <w:szCs w:val="28"/>
            <w:lang w:val="it-IT"/>
            <w:rPrChange w:id="37582" w:author="James Vu" w:date="2024-04-18T22:33:00Z">
              <w:rPr>
                <w:b/>
                <w:w w:val="105"/>
                <w:lang w:val="it-IT"/>
              </w:rPr>
            </w:rPrChange>
          </w:rPr>
          <w:delText>Chi phí xây dựng cơ sở dữ liệu</w:delText>
        </w:r>
      </w:del>
    </w:p>
    <w:p w14:paraId="70E5DBAD" w14:textId="6F004ACD" w:rsidR="00C523C9" w:rsidRPr="00167CE0" w:rsidDel="001F08AC" w:rsidRDefault="00C523C9">
      <w:pPr>
        <w:pStyle w:val="ListParagraph"/>
        <w:widowControl w:val="0"/>
        <w:spacing w:before="120" w:after="120"/>
        <w:jc w:val="both"/>
        <w:rPr>
          <w:del w:id="37583" w:author="James Vu" w:date="2024-04-18T23:40:00Z"/>
          <w:i/>
          <w:iCs/>
          <w:sz w:val="28"/>
          <w:szCs w:val="28"/>
          <w:lang w:val="it-IT"/>
          <w:rPrChange w:id="37584" w:author="James Vu" w:date="2024-04-18T22:33:00Z">
            <w:rPr>
              <w:del w:id="37585" w:author="James Vu" w:date="2024-04-18T23:40:00Z"/>
              <w:i/>
              <w:iCs/>
              <w:lang w:val="it-IT"/>
            </w:rPr>
          </w:rPrChange>
        </w:rPr>
        <w:pPrChange w:id="37586" w:author="James Vu" w:date="2024-04-18T22:33:00Z">
          <w:pPr>
            <w:pStyle w:val="ListParagraph"/>
            <w:widowControl w:val="0"/>
            <w:spacing w:before="120" w:after="120"/>
            <w:jc w:val="right"/>
          </w:pPr>
        </w:pPrChange>
      </w:pPr>
      <w:del w:id="37587" w:author="James Vu" w:date="2024-04-18T23:40:00Z">
        <w:r w:rsidRPr="00167CE0" w:rsidDel="001F08AC">
          <w:rPr>
            <w:i/>
            <w:iCs/>
            <w:sz w:val="28"/>
            <w:szCs w:val="28"/>
            <w:lang w:val="it-IT"/>
            <w:rPrChange w:id="37588" w:author="James Vu" w:date="2024-04-18T22:33:00Z">
              <w:rPr>
                <w:i/>
                <w:iCs/>
                <w:lang w:val="it-IT"/>
              </w:rPr>
            </w:rPrChange>
          </w:rPr>
          <w:delText>Đơn vị tính: Việt Nam Đồng</w:delText>
        </w:r>
      </w:del>
    </w:p>
    <w:tbl>
      <w:tblPr>
        <w:tblStyle w:val="TableGrid"/>
        <w:tblW w:w="5000" w:type="pct"/>
        <w:jc w:val="center"/>
        <w:tblLook w:val="04A0" w:firstRow="1" w:lastRow="0" w:firstColumn="1" w:lastColumn="0" w:noHBand="0" w:noVBand="1"/>
      </w:tblPr>
      <w:tblGrid>
        <w:gridCol w:w="732"/>
        <w:gridCol w:w="1702"/>
        <w:gridCol w:w="3424"/>
        <w:gridCol w:w="1812"/>
        <w:gridCol w:w="899"/>
        <w:gridCol w:w="1812"/>
        <w:gridCol w:w="1602"/>
        <w:gridCol w:w="1812"/>
        <w:gridCol w:w="654"/>
      </w:tblGrid>
      <w:tr w:rsidR="00C523C9" w:rsidRPr="00167CE0" w:rsidDel="001F08AC" w14:paraId="4EBE5D3D" w14:textId="103FFE7E" w:rsidTr="00A079F8">
        <w:trPr>
          <w:trHeight w:val="20"/>
          <w:tblHeader/>
          <w:jc w:val="center"/>
          <w:del w:id="37589" w:author="James Vu" w:date="2024-04-18T23:40:00Z"/>
        </w:trPr>
        <w:tc>
          <w:tcPr>
            <w:tcW w:w="230" w:type="pct"/>
            <w:shd w:val="clear" w:color="auto" w:fill="DBE5F1" w:themeFill="accent1" w:themeFillTint="33"/>
            <w:tcMar>
              <w:left w:w="101" w:type="dxa"/>
              <w:right w:w="101" w:type="dxa"/>
            </w:tcMar>
            <w:vAlign w:val="center"/>
          </w:tcPr>
          <w:p w14:paraId="3D29771B" w14:textId="0926A831" w:rsidR="00C523C9" w:rsidRPr="00167CE0" w:rsidDel="001F08AC" w:rsidRDefault="00C523C9">
            <w:pPr>
              <w:widowControl w:val="0"/>
              <w:spacing w:before="120" w:after="120"/>
              <w:jc w:val="both"/>
              <w:rPr>
                <w:del w:id="37590" w:author="James Vu" w:date="2024-04-18T23:40:00Z"/>
                <w:b/>
                <w:bCs/>
                <w:sz w:val="28"/>
                <w:szCs w:val="28"/>
                <w:rPrChange w:id="37591" w:author="James Vu" w:date="2024-04-18T22:33:00Z">
                  <w:rPr>
                    <w:del w:id="37592" w:author="James Vu" w:date="2024-04-18T23:40:00Z"/>
                    <w:b/>
                    <w:bCs/>
                    <w:sz w:val="26"/>
                    <w:szCs w:val="26"/>
                  </w:rPr>
                </w:rPrChange>
              </w:rPr>
              <w:pPrChange w:id="37593" w:author="James Vu" w:date="2024-04-18T22:33:00Z">
                <w:pPr>
                  <w:widowControl w:val="0"/>
                  <w:spacing w:before="120" w:after="120"/>
                  <w:jc w:val="center"/>
                </w:pPr>
              </w:pPrChange>
            </w:pPr>
            <w:bookmarkStart w:id="37594" w:name="_Hlk134861094"/>
            <w:del w:id="37595" w:author="James Vu" w:date="2024-04-18T23:40:00Z">
              <w:r w:rsidRPr="00167CE0" w:rsidDel="001F08AC">
                <w:rPr>
                  <w:b/>
                  <w:bCs/>
                  <w:sz w:val="28"/>
                  <w:szCs w:val="28"/>
                  <w:rPrChange w:id="37596" w:author="James Vu" w:date="2024-04-18T22:33:00Z">
                    <w:rPr>
                      <w:b/>
                      <w:bCs/>
                      <w:sz w:val="26"/>
                      <w:szCs w:val="26"/>
                    </w:rPr>
                  </w:rPrChange>
                </w:rPr>
                <w:delText>STT</w:delText>
              </w:r>
            </w:del>
          </w:p>
        </w:tc>
        <w:tc>
          <w:tcPr>
            <w:tcW w:w="657" w:type="pct"/>
            <w:shd w:val="clear" w:color="auto" w:fill="DBE5F1" w:themeFill="accent1" w:themeFillTint="33"/>
            <w:tcMar>
              <w:left w:w="101" w:type="dxa"/>
              <w:right w:w="101" w:type="dxa"/>
            </w:tcMar>
            <w:vAlign w:val="center"/>
          </w:tcPr>
          <w:p w14:paraId="7ACB1900" w14:textId="7A5DF3BD" w:rsidR="00C523C9" w:rsidRPr="00167CE0" w:rsidDel="001F08AC" w:rsidRDefault="00C523C9">
            <w:pPr>
              <w:widowControl w:val="0"/>
              <w:spacing w:before="120" w:after="120"/>
              <w:jc w:val="both"/>
              <w:rPr>
                <w:del w:id="37597" w:author="James Vu" w:date="2024-04-18T23:40:00Z"/>
                <w:b/>
                <w:bCs/>
                <w:sz w:val="28"/>
                <w:szCs w:val="28"/>
                <w:rPrChange w:id="37598" w:author="James Vu" w:date="2024-04-18T22:33:00Z">
                  <w:rPr>
                    <w:del w:id="37599" w:author="James Vu" w:date="2024-04-18T23:40:00Z"/>
                    <w:b/>
                    <w:bCs/>
                    <w:sz w:val="26"/>
                    <w:szCs w:val="26"/>
                  </w:rPr>
                </w:rPrChange>
              </w:rPr>
              <w:pPrChange w:id="37600" w:author="James Vu" w:date="2024-04-18T22:33:00Z">
                <w:pPr>
                  <w:widowControl w:val="0"/>
                  <w:spacing w:before="120" w:after="120"/>
                  <w:jc w:val="center"/>
                </w:pPr>
              </w:pPrChange>
            </w:pPr>
            <w:del w:id="37601" w:author="James Vu" w:date="2024-04-18T23:40:00Z">
              <w:r w:rsidRPr="00167CE0" w:rsidDel="001F08AC">
                <w:rPr>
                  <w:b/>
                  <w:bCs/>
                  <w:sz w:val="28"/>
                  <w:szCs w:val="28"/>
                  <w:rPrChange w:id="37602" w:author="James Vu" w:date="2024-04-18T22:33:00Z">
                    <w:rPr>
                      <w:b/>
                      <w:bCs/>
                      <w:sz w:val="26"/>
                      <w:szCs w:val="26"/>
                    </w:rPr>
                  </w:rPrChange>
                </w:rPr>
                <w:delText>Tên hạng mục công việc</w:delText>
              </w:r>
            </w:del>
          </w:p>
        </w:tc>
        <w:tc>
          <w:tcPr>
            <w:tcW w:w="1253" w:type="pct"/>
            <w:shd w:val="clear" w:color="auto" w:fill="DBE5F1" w:themeFill="accent1" w:themeFillTint="33"/>
            <w:tcMar>
              <w:left w:w="101" w:type="dxa"/>
              <w:right w:w="101" w:type="dxa"/>
            </w:tcMar>
            <w:vAlign w:val="center"/>
          </w:tcPr>
          <w:p w14:paraId="5C8B1F2B" w14:textId="5A64AF90" w:rsidR="00C523C9" w:rsidRPr="00167CE0" w:rsidDel="001F08AC" w:rsidRDefault="00C523C9">
            <w:pPr>
              <w:widowControl w:val="0"/>
              <w:spacing w:before="120" w:after="120"/>
              <w:jc w:val="both"/>
              <w:rPr>
                <w:del w:id="37603" w:author="James Vu" w:date="2024-04-18T23:40:00Z"/>
                <w:b/>
                <w:bCs/>
                <w:sz w:val="28"/>
                <w:szCs w:val="28"/>
                <w:rPrChange w:id="37604" w:author="James Vu" w:date="2024-04-18T22:33:00Z">
                  <w:rPr>
                    <w:del w:id="37605" w:author="James Vu" w:date="2024-04-18T23:40:00Z"/>
                    <w:b/>
                    <w:bCs/>
                    <w:sz w:val="26"/>
                    <w:szCs w:val="26"/>
                  </w:rPr>
                </w:rPrChange>
              </w:rPr>
              <w:pPrChange w:id="37606" w:author="James Vu" w:date="2024-04-18T22:33:00Z">
                <w:pPr>
                  <w:widowControl w:val="0"/>
                  <w:spacing w:before="120" w:after="120"/>
                  <w:jc w:val="center"/>
                </w:pPr>
              </w:pPrChange>
            </w:pPr>
            <w:del w:id="37607" w:author="James Vu" w:date="2024-04-18T23:40:00Z">
              <w:r w:rsidRPr="00167CE0" w:rsidDel="001F08AC">
                <w:rPr>
                  <w:b/>
                  <w:bCs/>
                  <w:sz w:val="28"/>
                  <w:szCs w:val="28"/>
                  <w:rPrChange w:id="37608" w:author="James Vu" w:date="2024-04-18T22:33:00Z">
                    <w:rPr>
                      <w:b/>
                      <w:bCs/>
                      <w:sz w:val="26"/>
                      <w:szCs w:val="26"/>
                    </w:rPr>
                  </w:rPrChange>
                </w:rPr>
                <w:delText>Mô tả chức năng cơ bản</w:delText>
              </w:r>
            </w:del>
          </w:p>
        </w:tc>
        <w:tc>
          <w:tcPr>
            <w:tcW w:w="621" w:type="pct"/>
            <w:shd w:val="clear" w:color="auto" w:fill="DBE5F1" w:themeFill="accent1" w:themeFillTint="33"/>
            <w:tcMar>
              <w:left w:w="101" w:type="dxa"/>
              <w:right w:w="101" w:type="dxa"/>
            </w:tcMar>
            <w:vAlign w:val="center"/>
          </w:tcPr>
          <w:p w14:paraId="60378C5C" w14:textId="741A5BED" w:rsidR="00C523C9" w:rsidRPr="00167CE0" w:rsidDel="001F08AC" w:rsidRDefault="00C523C9">
            <w:pPr>
              <w:widowControl w:val="0"/>
              <w:spacing w:before="120" w:after="120"/>
              <w:jc w:val="both"/>
              <w:rPr>
                <w:del w:id="37609" w:author="James Vu" w:date="2024-04-18T23:40:00Z"/>
                <w:b/>
                <w:bCs/>
                <w:sz w:val="28"/>
                <w:szCs w:val="28"/>
                <w:rPrChange w:id="37610" w:author="James Vu" w:date="2024-04-18T22:33:00Z">
                  <w:rPr>
                    <w:del w:id="37611" w:author="James Vu" w:date="2024-04-18T23:40:00Z"/>
                    <w:b/>
                    <w:bCs/>
                    <w:sz w:val="26"/>
                    <w:szCs w:val="26"/>
                  </w:rPr>
                </w:rPrChange>
              </w:rPr>
              <w:pPrChange w:id="37612" w:author="James Vu" w:date="2024-04-18T22:33:00Z">
                <w:pPr>
                  <w:widowControl w:val="0"/>
                  <w:spacing w:before="120" w:after="120"/>
                  <w:jc w:val="center"/>
                </w:pPr>
              </w:pPrChange>
            </w:pPr>
            <w:del w:id="37613" w:author="James Vu" w:date="2024-04-18T23:40:00Z">
              <w:r w:rsidRPr="00167CE0" w:rsidDel="001F08AC">
                <w:rPr>
                  <w:b/>
                  <w:bCs/>
                  <w:sz w:val="28"/>
                  <w:szCs w:val="28"/>
                  <w:rPrChange w:id="37614" w:author="James Vu" w:date="2024-04-18T22:33:00Z">
                    <w:rPr>
                      <w:b/>
                      <w:bCs/>
                      <w:sz w:val="26"/>
                      <w:szCs w:val="26"/>
                    </w:rPr>
                  </w:rPrChange>
                </w:rPr>
                <w:delText>Khái toán kinh phí thực hiện</w:delText>
              </w:r>
            </w:del>
          </w:p>
        </w:tc>
        <w:tc>
          <w:tcPr>
            <w:tcW w:w="260" w:type="pct"/>
            <w:shd w:val="clear" w:color="auto" w:fill="DBE5F1" w:themeFill="accent1" w:themeFillTint="33"/>
            <w:tcMar>
              <w:left w:w="101" w:type="dxa"/>
              <w:right w:w="101" w:type="dxa"/>
            </w:tcMar>
            <w:vAlign w:val="center"/>
          </w:tcPr>
          <w:p w14:paraId="4E109A29" w14:textId="335035CA" w:rsidR="00C523C9" w:rsidRPr="00167CE0" w:rsidDel="001F08AC" w:rsidRDefault="00C523C9">
            <w:pPr>
              <w:widowControl w:val="0"/>
              <w:spacing w:before="120" w:after="120"/>
              <w:jc w:val="both"/>
              <w:rPr>
                <w:del w:id="37615" w:author="James Vu" w:date="2024-04-18T23:40:00Z"/>
                <w:b/>
                <w:bCs/>
                <w:sz w:val="28"/>
                <w:szCs w:val="28"/>
                <w:rPrChange w:id="37616" w:author="James Vu" w:date="2024-04-18T22:33:00Z">
                  <w:rPr>
                    <w:del w:id="37617" w:author="James Vu" w:date="2024-04-18T23:40:00Z"/>
                    <w:b/>
                    <w:bCs/>
                    <w:sz w:val="26"/>
                    <w:szCs w:val="26"/>
                  </w:rPr>
                </w:rPrChange>
              </w:rPr>
              <w:pPrChange w:id="37618" w:author="James Vu" w:date="2024-04-18T22:33:00Z">
                <w:pPr>
                  <w:widowControl w:val="0"/>
                  <w:spacing w:before="120" w:after="120"/>
                  <w:jc w:val="center"/>
                </w:pPr>
              </w:pPrChange>
            </w:pPr>
            <w:del w:id="37619" w:author="James Vu" w:date="2024-04-18T23:40:00Z">
              <w:r w:rsidRPr="00167CE0" w:rsidDel="001F08AC">
                <w:rPr>
                  <w:b/>
                  <w:bCs/>
                  <w:sz w:val="28"/>
                  <w:szCs w:val="28"/>
                  <w:rPrChange w:id="37620" w:author="James Vu" w:date="2024-04-18T22:33:00Z">
                    <w:rPr>
                      <w:b/>
                      <w:bCs/>
                      <w:sz w:val="26"/>
                      <w:szCs w:val="26"/>
                    </w:rPr>
                  </w:rPrChange>
                </w:rPr>
                <w:delText>Số lượng</w:delText>
              </w:r>
            </w:del>
          </w:p>
        </w:tc>
        <w:tc>
          <w:tcPr>
            <w:tcW w:w="597" w:type="pct"/>
            <w:shd w:val="clear" w:color="auto" w:fill="DBE5F1" w:themeFill="accent1" w:themeFillTint="33"/>
            <w:tcMar>
              <w:left w:w="101" w:type="dxa"/>
              <w:right w:w="101" w:type="dxa"/>
            </w:tcMar>
            <w:vAlign w:val="center"/>
          </w:tcPr>
          <w:p w14:paraId="6DF6F095" w14:textId="692A0245" w:rsidR="00C523C9" w:rsidRPr="00167CE0" w:rsidDel="001F08AC" w:rsidRDefault="00C523C9">
            <w:pPr>
              <w:widowControl w:val="0"/>
              <w:spacing w:before="120" w:after="120"/>
              <w:jc w:val="both"/>
              <w:rPr>
                <w:del w:id="37621" w:author="James Vu" w:date="2024-04-18T23:40:00Z"/>
                <w:b/>
                <w:bCs/>
                <w:sz w:val="28"/>
                <w:szCs w:val="28"/>
                <w:rPrChange w:id="37622" w:author="James Vu" w:date="2024-04-18T22:33:00Z">
                  <w:rPr>
                    <w:del w:id="37623" w:author="James Vu" w:date="2024-04-18T23:40:00Z"/>
                    <w:b/>
                    <w:bCs/>
                    <w:sz w:val="26"/>
                    <w:szCs w:val="26"/>
                  </w:rPr>
                </w:rPrChange>
              </w:rPr>
              <w:pPrChange w:id="37624" w:author="James Vu" w:date="2024-04-18T22:33:00Z">
                <w:pPr>
                  <w:widowControl w:val="0"/>
                  <w:spacing w:before="120" w:after="120"/>
                  <w:jc w:val="center"/>
                </w:pPr>
              </w:pPrChange>
            </w:pPr>
            <w:del w:id="37625" w:author="James Vu" w:date="2024-04-18T23:40:00Z">
              <w:r w:rsidRPr="00167CE0" w:rsidDel="001F08AC">
                <w:rPr>
                  <w:b/>
                  <w:bCs/>
                  <w:sz w:val="28"/>
                  <w:szCs w:val="28"/>
                  <w:rPrChange w:id="37626" w:author="James Vu" w:date="2024-04-18T22:33:00Z">
                    <w:rPr>
                      <w:b/>
                      <w:bCs/>
                      <w:sz w:val="26"/>
                      <w:szCs w:val="26"/>
                    </w:rPr>
                  </w:rPrChange>
                </w:rPr>
                <w:delText>Thành tiền</w:delText>
              </w:r>
            </w:del>
          </w:p>
          <w:p w14:paraId="35786E3A" w14:textId="79DAD94D" w:rsidR="00C523C9" w:rsidRPr="00167CE0" w:rsidDel="001F08AC" w:rsidRDefault="00C523C9">
            <w:pPr>
              <w:widowControl w:val="0"/>
              <w:spacing w:before="120" w:after="120"/>
              <w:jc w:val="both"/>
              <w:rPr>
                <w:del w:id="37627" w:author="James Vu" w:date="2024-04-18T23:40:00Z"/>
                <w:b/>
                <w:bCs/>
                <w:sz w:val="28"/>
                <w:szCs w:val="28"/>
                <w:rPrChange w:id="37628" w:author="James Vu" w:date="2024-04-18T22:33:00Z">
                  <w:rPr>
                    <w:del w:id="37629" w:author="James Vu" w:date="2024-04-18T23:40:00Z"/>
                    <w:b/>
                    <w:bCs/>
                    <w:sz w:val="26"/>
                    <w:szCs w:val="26"/>
                  </w:rPr>
                </w:rPrChange>
              </w:rPr>
              <w:pPrChange w:id="37630" w:author="James Vu" w:date="2024-04-18T22:33:00Z">
                <w:pPr>
                  <w:widowControl w:val="0"/>
                  <w:spacing w:before="120" w:after="120"/>
                  <w:jc w:val="center"/>
                </w:pPr>
              </w:pPrChange>
            </w:pPr>
            <w:del w:id="37631" w:author="James Vu" w:date="2024-04-18T23:40:00Z">
              <w:r w:rsidRPr="00167CE0" w:rsidDel="001F08AC">
                <w:rPr>
                  <w:b/>
                  <w:bCs/>
                  <w:sz w:val="28"/>
                  <w:szCs w:val="28"/>
                  <w:rPrChange w:id="37632" w:author="James Vu" w:date="2024-04-18T22:33:00Z">
                    <w:rPr>
                      <w:b/>
                      <w:bCs/>
                      <w:sz w:val="26"/>
                      <w:szCs w:val="26"/>
                    </w:rPr>
                  </w:rPrChange>
                </w:rPr>
                <w:delText>(trước thuế VAT)</w:delText>
              </w:r>
            </w:del>
          </w:p>
        </w:tc>
        <w:tc>
          <w:tcPr>
            <w:tcW w:w="515" w:type="pct"/>
            <w:shd w:val="clear" w:color="auto" w:fill="DBE5F1" w:themeFill="accent1" w:themeFillTint="33"/>
            <w:tcMar>
              <w:left w:w="101" w:type="dxa"/>
              <w:right w:w="101" w:type="dxa"/>
            </w:tcMar>
            <w:vAlign w:val="center"/>
          </w:tcPr>
          <w:p w14:paraId="682988B3" w14:textId="3ACE5230" w:rsidR="00C523C9" w:rsidRPr="00167CE0" w:rsidDel="001F08AC" w:rsidRDefault="00C523C9">
            <w:pPr>
              <w:widowControl w:val="0"/>
              <w:spacing w:before="120" w:after="120"/>
              <w:jc w:val="both"/>
              <w:rPr>
                <w:del w:id="37633" w:author="James Vu" w:date="2024-04-18T23:40:00Z"/>
                <w:b/>
                <w:bCs/>
                <w:sz w:val="28"/>
                <w:szCs w:val="28"/>
                <w:rPrChange w:id="37634" w:author="James Vu" w:date="2024-04-18T22:33:00Z">
                  <w:rPr>
                    <w:del w:id="37635" w:author="James Vu" w:date="2024-04-18T23:40:00Z"/>
                    <w:b/>
                    <w:bCs/>
                    <w:sz w:val="26"/>
                    <w:szCs w:val="26"/>
                  </w:rPr>
                </w:rPrChange>
              </w:rPr>
              <w:pPrChange w:id="37636" w:author="James Vu" w:date="2024-04-18T22:33:00Z">
                <w:pPr>
                  <w:widowControl w:val="0"/>
                  <w:spacing w:before="120" w:after="120"/>
                  <w:jc w:val="center"/>
                </w:pPr>
              </w:pPrChange>
            </w:pPr>
            <w:del w:id="37637" w:author="James Vu" w:date="2024-04-18T23:40:00Z">
              <w:r w:rsidRPr="00167CE0" w:rsidDel="001F08AC">
                <w:rPr>
                  <w:b/>
                  <w:bCs/>
                  <w:sz w:val="28"/>
                  <w:szCs w:val="28"/>
                  <w:rPrChange w:id="37638" w:author="James Vu" w:date="2024-04-18T22:33:00Z">
                    <w:rPr>
                      <w:b/>
                      <w:bCs/>
                      <w:sz w:val="26"/>
                      <w:szCs w:val="26"/>
                    </w:rPr>
                  </w:rPrChange>
                </w:rPr>
                <w:delText>Thuế VAT</w:delText>
              </w:r>
            </w:del>
          </w:p>
        </w:tc>
        <w:tc>
          <w:tcPr>
            <w:tcW w:w="606" w:type="pct"/>
            <w:shd w:val="clear" w:color="auto" w:fill="DBE5F1" w:themeFill="accent1" w:themeFillTint="33"/>
            <w:tcMar>
              <w:left w:w="101" w:type="dxa"/>
              <w:right w:w="101" w:type="dxa"/>
            </w:tcMar>
            <w:vAlign w:val="center"/>
          </w:tcPr>
          <w:p w14:paraId="1C6E2EDE" w14:textId="16D4BE9D" w:rsidR="00C523C9" w:rsidRPr="00167CE0" w:rsidDel="001F08AC" w:rsidRDefault="00C523C9">
            <w:pPr>
              <w:widowControl w:val="0"/>
              <w:spacing w:before="120" w:after="120"/>
              <w:jc w:val="both"/>
              <w:rPr>
                <w:del w:id="37639" w:author="James Vu" w:date="2024-04-18T23:40:00Z"/>
                <w:b/>
                <w:bCs/>
                <w:sz w:val="28"/>
                <w:szCs w:val="28"/>
                <w:rPrChange w:id="37640" w:author="James Vu" w:date="2024-04-18T22:33:00Z">
                  <w:rPr>
                    <w:del w:id="37641" w:author="James Vu" w:date="2024-04-18T23:40:00Z"/>
                    <w:b/>
                    <w:bCs/>
                    <w:sz w:val="26"/>
                    <w:szCs w:val="26"/>
                  </w:rPr>
                </w:rPrChange>
              </w:rPr>
              <w:pPrChange w:id="37642" w:author="James Vu" w:date="2024-04-18T22:33:00Z">
                <w:pPr>
                  <w:widowControl w:val="0"/>
                  <w:spacing w:before="120" w:after="120"/>
                  <w:jc w:val="center"/>
                </w:pPr>
              </w:pPrChange>
            </w:pPr>
            <w:del w:id="37643" w:author="James Vu" w:date="2024-04-18T23:40:00Z">
              <w:r w:rsidRPr="00167CE0" w:rsidDel="001F08AC">
                <w:rPr>
                  <w:b/>
                  <w:bCs/>
                  <w:sz w:val="28"/>
                  <w:szCs w:val="28"/>
                  <w:rPrChange w:id="37644" w:author="James Vu" w:date="2024-04-18T22:33:00Z">
                    <w:rPr>
                      <w:b/>
                      <w:bCs/>
                      <w:sz w:val="26"/>
                      <w:szCs w:val="26"/>
                    </w:rPr>
                  </w:rPrChange>
                </w:rPr>
                <w:delText>Thành tiền (sau thuế VAT)</w:delText>
              </w:r>
            </w:del>
          </w:p>
        </w:tc>
        <w:tc>
          <w:tcPr>
            <w:tcW w:w="261" w:type="pct"/>
            <w:shd w:val="clear" w:color="auto" w:fill="DBE5F1" w:themeFill="accent1" w:themeFillTint="33"/>
            <w:tcMar>
              <w:left w:w="101" w:type="dxa"/>
              <w:right w:w="101" w:type="dxa"/>
            </w:tcMar>
            <w:vAlign w:val="center"/>
          </w:tcPr>
          <w:p w14:paraId="4A08CD72" w14:textId="1B8D2137" w:rsidR="00C523C9" w:rsidRPr="00167CE0" w:rsidDel="001F08AC" w:rsidRDefault="00C523C9">
            <w:pPr>
              <w:widowControl w:val="0"/>
              <w:spacing w:before="120" w:after="120"/>
              <w:jc w:val="both"/>
              <w:rPr>
                <w:del w:id="37645" w:author="James Vu" w:date="2024-04-18T23:40:00Z"/>
                <w:b/>
                <w:bCs/>
                <w:sz w:val="28"/>
                <w:szCs w:val="28"/>
                <w:rPrChange w:id="37646" w:author="James Vu" w:date="2024-04-18T22:33:00Z">
                  <w:rPr>
                    <w:del w:id="37647" w:author="James Vu" w:date="2024-04-18T23:40:00Z"/>
                    <w:b/>
                    <w:bCs/>
                    <w:sz w:val="26"/>
                    <w:szCs w:val="26"/>
                  </w:rPr>
                </w:rPrChange>
              </w:rPr>
              <w:pPrChange w:id="37648" w:author="James Vu" w:date="2024-04-18T22:33:00Z">
                <w:pPr>
                  <w:widowControl w:val="0"/>
                  <w:spacing w:before="120" w:after="120"/>
                  <w:jc w:val="center"/>
                </w:pPr>
              </w:pPrChange>
            </w:pPr>
            <w:del w:id="37649" w:author="James Vu" w:date="2024-04-18T23:40:00Z">
              <w:r w:rsidRPr="00167CE0" w:rsidDel="001F08AC">
                <w:rPr>
                  <w:b/>
                  <w:bCs/>
                  <w:sz w:val="28"/>
                  <w:szCs w:val="28"/>
                  <w:rPrChange w:id="37650" w:author="James Vu" w:date="2024-04-18T22:33:00Z">
                    <w:rPr>
                      <w:b/>
                      <w:bCs/>
                      <w:sz w:val="26"/>
                      <w:szCs w:val="26"/>
                    </w:rPr>
                  </w:rPrChange>
                </w:rPr>
                <w:delText>Ghi chú</w:delText>
              </w:r>
            </w:del>
          </w:p>
        </w:tc>
      </w:tr>
      <w:tr w:rsidR="00C523C9" w:rsidRPr="00167CE0" w:rsidDel="001F08AC" w14:paraId="575C9048" w14:textId="74616EB6" w:rsidTr="00A079F8">
        <w:trPr>
          <w:trHeight w:val="20"/>
          <w:jc w:val="center"/>
          <w:del w:id="37651" w:author="James Vu" w:date="2024-04-18T23:40:00Z"/>
        </w:trPr>
        <w:tc>
          <w:tcPr>
            <w:tcW w:w="230" w:type="pct"/>
            <w:shd w:val="clear" w:color="auto" w:fill="auto"/>
            <w:tcMar>
              <w:left w:w="101" w:type="dxa"/>
              <w:right w:w="101" w:type="dxa"/>
            </w:tcMar>
            <w:vAlign w:val="center"/>
          </w:tcPr>
          <w:p w14:paraId="780BCA4B" w14:textId="2C3AAC57" w:rsidR="00C523C9" w:rsidRPr="00167CE0" w:rsidDel="001F08AC" w:rsidRDefault="00C523C9">
            <w:pPr>
              <w:widowControl w:val="0"/>
              <w:spacing w:before="120" w:after="120"/>
              <w:jc w:val="both"/>
              <w:rPr>
                <w:del w:id="37652" w:author="James Vu" w:date="2024-04-18T23:40:00Z"/>
                <w:sz w:val="28"/>
                <w:szCs w:val="28"/>
                <w:rPrChange w:id="37653" w:author="James Vu" w:date="2024-04-18T22:33:00Z">
                  <w:rPr>
                    <w:del w:id="37654" w:author="James Vu" w:date="2024-04-18T23:40:00Z"/>
                    <w:sz w:val="26"/>
                    <w:szCs w:val="26"/>
                  </w:rPr>
                </w:rPrChange>
              </w:rPr>
              <w:pPrChange w:id="37655" w:author="James Vu" w:date="2024-04-18T22:33:00Z">
                <w:pPr>
                  <w:widowControl w:val="0"/>
                  <w:spacing w:before="120" w:after="120"/>
                  <w:jc w:val="center"/>
                </w:pPr>
              </w:pPrChange>
            </w:pPr>
            <w:del w:id="37656" w:author="James Vu" w:date="2024-04-18T23:40:00Z">
              <w:r w:rsidRPr="00167CE0" w:rsidDel="001F08AC">
                <w:rPr>
                  <w:sz w:val="28"/>
                  <w:szCs w:val="28"/>
                  <w:rPrChange w:id="37657" w:author="James Vu" w:date="2024-04-18T22:33:00Z">
                    <w:rPr>
                      <w:sz w:val="26"/>
                      <w:szCs w:val="26"/>
                    </w:rPr>
                  </w:rPrChange>
                </w:rPr>
                <w:delText>1</w:delText>
              </w:r>
            </w:del>
          </w:p>
        </w:tc>
        <w:tc>
          <w:tcPr>
            <w:tcW w:w="657" w:type="pct"/>
            <w:shd w:val="clear" w:color="auto" w:fill="auto"/>
            <w:tcMar>
              <w:left w:w="101" w:type="dxa"/>
              <w:right w:w="101" w:type="dxa"/>
            </w:tcMar>
            <w:vAlign w:val="center"/>
          </w:tcPr>
          <w:p w14:paraId="775C96FA" w14:textId="2D1E0999" w:rsidR="00C523C9" w:rsidRPr="00167CE0" w:rsidDel="001F08AC" w:rsidRDefault="00C523C9">
            <w:pPr>
              <w:widowControl w:val="0"/>
              <w:spacing w:before="120" w:after="120"/>
              <w:jc w:val="both"/>
              <w:rPr>
                <w:del w:id="37658" w:author="James Vu" w:date="2024-04-18T23:40:00Z"/>
                <w:bCs/>
                <w:sz w:val="28"/>
                <w:szCs w:val="28"/>
                <w:lang w:bidi="en-US"/>
                <w:rPrChange w:id="37659" w:author="James Vu" w:date="2024-04-18T22:33:00Z">
                  <w:rPr>
                    <w:del w:id="37660" w:author="James Vu" w:date="2024-04-18T23:40:00Z"/>
                    <w:bCs/>
                    <w:sz w:val="26"/>
                    <w:szCs w:val="26"/>
                    <w:lang w:bidi="en-US"/>
                  </w:rPr>
                </w:rPrChange>
              </w:rPr>
              <w:pPrChange w:id="37661" w:author="James Vu" w:date="2024-04-18T22:33:00Z">
                <w:pPr>
                  <w:widowControl w:val="0"/>
                  <w:spacing w:before="120" w:after="120"/>
                  <w:jc w:val="center"/>
                </w:pPr>
              </w:pPrChange>
            </w:pPr>
            <w:del w:id="37662" w:author="James Vu" w:date="2024-04-18T23:40:00Z">
              <w:r w:rsidRPr="00167CE0" w:rsidDel="001F08AC">
                <w:rPr>
                  <w:sz w:val="28"/>
                  <w:szCs w:val="28"/>
                  <w:lang w:bidi="en-US"/>
                  <w:rPrChange w:id="37663" w:author="James Vu" w:date="2024-04-18T22:33:00Z">
                    <w:rPr>
                      <w:sz w:val="26"/>
                      <w:szCs w:val="26"/>
                      <w:lang w:bidi="en-US"/>
                    </w:rPr>
                  </w:rPrChange>
                </w:rPr>
                <w:delText>Xây dựng CSDL ngành nông nghiệp tỉnh Khánh Hoà</w:delText>
              </w:r>
            </w:del>
          </w:p>
        </w:tc>
        <w:tc>
          <w:tcPr>
            <w:tcW w:w="1253" w:type="pct"/>
            <w:shd w:val="clear" w:color="auto" w:fill="auto"/>
            <w:tcMar>
              <w:left w:w="101" w:type="dxa"/>
              <w:right w:w="101" w:type="dxa"/>
            </w:tcMar>
            <w:vAlign w:val="center"/>
          </w:tcPr>
          <w:p w14:paraId="3618FF37" w14:textId="79A9D318" w:rsidR="00C523C9" w:rsidRPr="00167CE0" w:rsidDel="001F08AC" w:rsidRDefault="00C523C9">
            <w:pPr>
              <w:widowControl w:val="0"/>
              <w:spacing w:before="120" w:after="120"/>
              <w:jc w:val="both"/>
              <w:rPr>
                <w:del w:id="37664" w:author="James Vu" w:date="2024-04-18T23:40:00Z"/>
                <w:sz w:val="28"/>
                <w:szCs w:val="28"/>
                <w:lang w:bidi="en-US"/>
                <w:rPrChange w:id="37665" w:author="James Vu" w:date="2024-04-18T22:33:00Z">
                  <w:rPr>
                    <w:del w:id="37666" w:author="James Vu" w:date="2024-04-18T23:40:00Z"/>
                    <w:sz w:val="26"/>
                    <w:szCs w:val="26"/>
                    <w:lang w:bidi="en-US"/>
                  </w:rPr>
                </w:rPrChange>
              </w:rPr>
              <w:pPrChange w:id="37667" w:author="James Vu" w:date="2024-04-18T22:33:00Z">
                <w:pPr>
                  <w:widowControl w:val="0"/>
                  <w:spacing w:before="120" w:after="120"/>
                </w:pPr>
              </w:pPrChange>
            </w:pPr>
            <w:del w:id="37668" w:author="James Vu" w:date="2024-04-18T23:40:00Z">
              <w:r w:rsidRPr="00167CE0" w:rsidDel="001F08AC">
                <w:rPr>
                  <w:sz w:val="28"/>
                  <w:szCs w:val="28"/>
                  <w:lang w:bidi="en-US"/>
                  <w:rPrChange w:id="37669" w:author="James Vu" w:date="2024-04-18T22:33:00Z">
                    <w:rPr>
                      <w:sz w:val="26"/>
                      <w:szCs w:val="26"/>
                      <w:lang w:bidi="en-US"/>
                    </w:rPr>
                  </w:rPrChange>
                </w:rPr>
                <w:delText>Gồm có xây dựng CSDL chuyên ngành, CSDL dùng chung, CSDL liên quan khác của ngành nông nghiệp dựa trên công nghệ GIS, kế thừa nền tảng GIS Khánh Hòa, đảm bảo đồng bộ, chia sẻ với CSDL khác của tỉnh, các CSDL chính như sau:</w:delText>
              </w:r>
            </w:del>
          </w:p>
          <w:p w14:paraId="7803A756" w14:textId="3BC26873" w:rsidR="00C523C9" w:rsidRPr="00167CE0" w:rsidDel="001F08AC" w:rsidRDefault="00C523C9">
            <w:pPr>
              <w:widowControl w:val="0"/>
              <w:spacing w:before="120" w:after="120"/>
              <w:jc w:val="both"/>
              <w:rPr>
                <w:del w:id="37670" w:author="James Vu" w:date="2024-04-18T23:40:00Z"/>
                <w:sz w:val="28"/>
                <w:szCs w:val="28"/>
                <w:lang w:bidi="en-US"/>
                <w:rPrChange w:id="37671" w:author="James Vu" w:date="2024-04-18T22:33:00Z">
                  <w:rPr>
                    <w:del w:id="37672" w:author="James Vu" w:date="2024-04-18T23:40:00Z"/>
                    <w:sz w:val="26"/>
                    <w:szCs w:val="26"/>
                    <w:lang w:bidi="en-US"/>
                  </w:rPr>
                </w:rPrChange>
              </w:rPr>
              <w:pPrChange w:id="37673" w:author="James Vu" w:date="2024-04-18T22:33:00Z">
                <w:pPr>
                  <w:widowControl w:val="0"/>
                  <w:spacing w:before="120" w:after="120"/>
                </w:pPr>
              </w:pPrChange>
            </w:pPr>
            <w:del w:id="37674" w:author="James Vu" w:date="2024-04-18T23:40:00Z">
              <w:r w:rsidRPr="00167CE0" w:rsidDel="001F08AC">
                <w:rPr>
                  <w:sz w:val="28"/>
                  <w:szCs w:val="28"/>
                  <w:lang w:bidi="en-US"/>
                  <w:rPrChange w:id="37675" w:author="James Vu" w:date="2024-04-18T22:33:00Z">
                    <w:rPr>
                      <w:sz w:val="26"/>
                      <w:szCs w:val="26"/>
                      <w:lang w:bidi="en-US"/>
                    </w:rPr>
                  </w:rPrChange>
                </w:rPr>
                <w:delText>- CSDL dùng chung chuyên ngành bao gồm:</w:delText>
              </w:r>
            </w:del>
          </w:p>
          <w:p w14:paraId="3F377D96" w14:textId="5EE7B214" w:rsidR="00C523C9" w:rsidRPr="00167CE0" w:rsidDel="001F08AC" w:rsidRDefault="00C523C9">
            <w:pPr>
              <w:widowControl w:val="0"/>
              <w:spacing w:before="120" w:after="120"/>
              <w:jc w:val="both"/>
              <w:rPr>
                <w:del w:id="37676" w:author="James Vu" w:date="2024-04-18T23:40:00Z"/>
                <w:sz w:val="28"/>
                <w:szCs w:val="28"/>
                <w:lang w:bidi="en-US"/>
                <w:rPrChange w:id="37677" w:author="James Vu" w:date="2024-04-18T22:33:00Z">
                  <w:rPr>
                    <w:del w:id="37678" w:author="James Vu" w:date="2024-04-18T23:40:00Z"/>
                    <w:sz w:val="26"/>
                    <w:szCs w:val="26"/>
                    <w:lang w:bidi="en-US"/>
                  </w:rPr>
                </w:rPrChange>
              </w:rPr>
              <w:pPrChange w:id="37679" w:author="James Vu" w:date="2024-04-18T22:33:00Z">
                <w:pPr>
                  <w:widowControl w:val="0"/>
                  <w:spacing w:before="120" w:after="120"/>
                </w:pPr>
              </w:pPrChange>
            </w:pPr>
            <w:del w:id="37680" w:author="James Vu" w:date="2024-04-18T23:40:00Z">
              <w:r w:rsidRPr="00167CE0" w:rsidDel="001F08AC">
                <w:rPr>
                  <w:sz w:val="28"/>
                  <w:szCs w:val="28"/>
                  <w:lang w:bidi="en-US"/>
                  <w:rPrChange w:id="37681" w:author="James Vu" w:date="2024-04-18T22:33:00Z">
                    <w:rPr>
                      <w:sz w:val="26"/>
                      <w:szCs w:val="26"/>
                      <w:lang w:bidi="en-US"/>
                    </w:rPr>
                  </w:rPrChange>
                </w:rPr>
                <w:delText>+ Dữ liệu hành chính, địa hình; sử dụng đất nông nghiệp;</w:delText>
              </w:r>
            </w:del>
          </w:p>
          <w:p w14:paraId="4ED9BA55" w14:textId="2C1DE04F" w:rsidR="00C523C9" w:rsidRPr="00167CE0" w:rsidDel="001F08AC" w:rsidRDefault="00C523C9">
            <w:pPr>
              <w:widowControl w:val="0"/>
              <w:spacing w:before="120" w:after="120"/>
              <w:jc w:val="both"/>
              <w:rPr>
                <w:del w:id="37682" w:author="James Vu" w:date="2024-04-18T23:40:00Z"/>
                <w:sz w:val="28"/>
                <w:szCs w:val="28"/>
                <w:lang w:bidi="en-US"/>
                <w:rPrChange w:id="37683" w:author="James Vu" w:date="2024-04-18T22:33:00Z">
                  <w:rPr>
                    <w:del w:id="37684" w:author="James Vu" w:date="2024-04-18T23:40:00Z"/>
                    <w:sz w:val="26"/>
                    <w:szCs w:val="26"/>
                    <w:lang w:bidi="en-US"/>
                  </w:rPr>
                </w:rPrChange>
              </w:rPr>
              <w:pPrChange w:id="37685" w:author="James Vu" w:date="2024-04-18T22:33:00Z">
                <w:pPr>
                  <w:widowControl w:val="0"/>
                  <w:spacing w:before="120" w:after="120"/>
                </w:pPr>
              </w:pPrChange>
            </w:pPr>
            <w:del w:id="37686" w:author="James Vu" w:date="2024-04-18T23:40:00Z">
              <w:r w:rsidRPr="00167CE0" w:rsidDel="001F08AC">
                <w:rPr>
                  <w:sz w:val="28"/>
                  <w:szCs w:val="28"/>
                  <w:lang w:bidi="en-US"/>
                  <w:rPrChange w:id="37687" w:author="James Vu" w:date="2024-04-18T22:33:00Z">
                    <w:rPr>
                      <w:sz w:val="26"/>
                      <w:szCs w:val="26"/>
                      <w:lang w:bidi="en-US"/>
                    </w:rPr>
                  </w:rPrChange>
                </w:rPr>
                <w:delText xml:space="preserve"> +Dữ liệu thủy sản, chăn nuôi, thú y, trồng trọt và bảo vệ thực vật, quản lý chất lượng, phát triển nông thôn, nông thôn mới, nước sạch vệ sinh môi trường nông thôn, khuyến nông; </w:delText>
              </w:r>
            </w:del>
          </w:p>
          <w:p w14:paraId="11CE3CBA" w14:textId="6AA1C2C2" w:rsidR="00C523C9" w:rsidRPr="00167CE0" w:rsidDel="001F08AC" w:rsidRDefault="00C523C9">
            <w:pPr>
              <w:widowControl w:val="0"/>
              <w:spacing w:before="120" w:after="120"/>
              <w:jc w:val="both"/>
              <w:rPr>
                <w:del w:id="37688" w:author="James Vu" w:date="2024-04-18T23:40:00Z"/>
                <w:sz w:val="28"/>
                <w:szCs w:val="28"/>
                <w:lang w:bidi="en-US"/>
                <w:rPrChange w:id="37689" w:author="James Vu" w:date="2024-04-18T22:33:00Z">
                  <w:rPr>
                    <w:del w:id="37690" w:author="James Vu" w:date="2024-04-18T23:40:00Z"/>
                    <w:sz w:val="26"/>
                    <w:szCs w:val="26"/>
                    <w:lang w:bidi="en-US"/>
                  </w:rPr>
                </w:rPrChange>
              </w:rPr>
              <w:pPrChange w:id="37691" w:author="James Vu" w:date="2024-04-18T22:33:00Z">
                <w:pPr>
                  <w:widowControl w:val="0"/>
                  <w:spacing w:before="120" w:after="120"/>
                </w:pPr>
              </w:pPrChange>
            </w:pPr>
            <w:del w:id="37692" w:author="James Vu" w:date="2024-04-18T23:40:00Z">
              <w:r w:rsidRPr="00167CE0" w:rsidDel="001F08AC">
                <w:rPr>
                  <w:sz w:val="28"/>
                  <w:szCs w:val="28"/>
                  <w:lang w:bidi="en-US"/>
                  <w:rPrChange w:id="37693" w:author="James Vu" w:date="2024-04-18T22:33:00Z">
                    <w:rPr>
                      <w:sz w:val="26"/>
                      <w:szCs w:val="26"/>
                      <w:lang w:bidi="en-US"/>
                    </w:rPr>
                  </w:rPrChange>
                </w:rPr>
                <w:delText>+ Các CSDL dùng chung khác liên quan.</w:delText>
              </w:r>
            </w:del>
          </w:p>
          <w:p w14:paraId="2FFC69FD" w14:textId="1762EE69" w:rsidR="00C523C9" w:rsidRPr="00167CE0" w:rsidDel="001F08AC" w:rsidRDefault="00C523C9">
            <w:pPr>
              <w:widowControl w:val="0"/>
              <w:spacing w:before="120" w:after="120"/>
              <w:jc w:val="both"/>
              <w:rPr>
                <w:del w:id="37694" w:author="James Vu" w:date="2024-04-18T23:40:00Z"/>
                <w:sz w:val="28"/>
                <w:szCs w:val="28"/>
                <w:lang w:bidi="en-US"/>
                <w:rPrChange w:id="37695" w:author="James Vu" w:date="2024-04-18T22:33:00Z">
                  <w:rPr>
                    <w:del w:id="37696" w:author="James Vu" w:date="2024-04-18T23:40:00Z"/>
                    <w:sz w:val="26"/>
                    <w:szCs w:val="26"/>
                    <w:lang w:bidi="en-US"/>
                  </w:rPr>
                </w:rPrChange>
              </w:rPr>
              <w:pPrChange w:id="37697" w:author="James Vu" w:date="2024-04-18T22:33:00Z">
                <w:pPr>
                  <w:widowControl w:val="0"/>
                  <w:spacing w:before="120" w:after="120"/>
                </w:pPr>
              </w:pPrChange>
            </w:pPr>
            <w:del w:id="37698" w:author="James Vu" w:date="2024-04-18T23:40:00Z">
              <w:r w:rsidRPr="00167CE0" w:rsidDel="001F08AC">
                <w:rPr>
                  <w:sz w:val="28"/>
                  <w:szCs w:val="28"/>
                  <w:lang w:bidi="en-US"/>
                  <w:rPrChange w:id="37699" w:author="James Vu" w:date="2024-04-18T22:33:00Z">
                    <w:rPr>
                      <w:sz w:val="26"/>
                      <w:szCs w:val="26"/>
                      <w:lang w:bidi="en-US"/>
                    </w:rPr>
                  </w:rPrChange>
                </w:rPr>
                <w:delText>- CSDL các lĩnh vực chuyên ngành:</w:delText>
              </w:r>
            </w:del>
          </w:p>
          <w:p w14:paraId="017ACE27" w14:textId="2430A3A0" w:rsidR="00C523C9" w:rsidRPr="00167CE0" w:rsidDel="001F08AC" w:rsidRDefault="00C523C9">
            <w:pPr>
              <w:widowControl w:val="0"/>
              <w:spacing w:before="120" w:after="120"/>
              <w:jc w:val="both"/>
              <w:rPr>
                <w:del w:id="37700" w:author="James Vu" w:date="2024-04-18T23:40:00Z"/>
                <w:sz w:val="28"/>
                <w:szCs w:val="28"/>
                <w:lang w:bidi="en-US"/>
                <w:rPrChange w:id="37701" w:author="James Vu" w:date="2024-04-18T22:33:00Z">
                  <w:rPr>
                    <w:del w:id="37702" w:author="James Vu" w:date="2024-04-18T23:40:00Z"/>
                    <w:sz w:val="26"/>
                    <w:szCs w:val="26"/>
                    <w:lang w:bidi="en-US"/>
                  </w:rPr>
                </w:rPrChange>
              </w:rPr>
              <w:pPrChange w:id="37703" w:author="James Vu" w:date="2024-04-18T22:33:00Z">
                <w:pPr>
                  <w:widowControl w:val="0"/>
                  <w:spacing w:before="120" w:after="120"/>
                </w:pPr>
              </w:pPrChange>
            </w:pPr>
            <w:del w:id="37704" w:author="James Vu" w:date="2024-04-18T23:40:00Z">
              <w:r w:rsidRPr="00167CE0" w:rsidDel="001F08AC">
                <w:rPr>
                  <w:sz w:val="28"/>
                  <w:szCs w:val="28"/>
                  <w:lang w:bidi="en-US"/>
                  <w:rPrChange w:id="37705" w:author="James Vu" w:date="2024-04-18T22:33:00Z">
                    <w:rPr>
                      <w:sz w:val="26"/>
                      <w:szCs w:val="26"/>
                      <w:lang w:bidi="en-US"/>
                    </w:rPr>
                  </w:rPrChange>
                </w:rPr>
                <w:delText>+ CSDL thủy sản;</w:delText>
              </w:r>
            </w:del>
          </w:p>
          <w:p w14:paraId="5F436D55" w14:textId="5E1AFB06" w:rsidR="00C523C9" w:rsidRPr="00167CE0" w:rsidDel="001F08AC" w:rsidRDefault="00C523C9">
            <w:pPr>
              <w:widowControl w:val="0"/>
              <w:spacing w:before="120" w:after="120"/>
              <w:jc w:val="both"/>
              <w:rPr>
                <w:del w:id="37706" w:author="James Vu" w:date="2024-04-18T23:40:00Z"/>
                <w:sz w:val="28"/>
                <w:szCs w:val="28"/>
                <w:lang w:bidi="en-US"/>
                <w:rPrChange w:id="37707" w:author="James Vu" w:date="2024-04-18T22:33:00Z">
                  <w:rPr>
                    <w:del w:id="37708" w:author="James Vu" w:date="2024-04-18T23:40:00Z"/>
                    <w:sz w:val="26"/>
                    <w:szCs w:val="26"/>
                    <w:lang w:bidi="en-US"/>
                  </w:rPr>
                </w:rPrChange>
              </w:rPr>
              <w:pPrChange w:id="37709" w:author="James Vu" w:date="2024-04-18T22:33:00Z">
                <w:pPr>
                  <w:widowControl w:val="0"/>
                  <w:spacing w:before="120" w:after="120"/>
                </w:pPr>
              </w:pPrChange>
            </w:pPr>
            <w:del w:id="37710" w:author="James Vu" w:date="2024-04-18T23:40:00Z">
              <w:r w:rsidRPr="00167CE0" w:rsidDel="001F08AC">
                <w:rPr>
                  <w:sz w:val="28"/>
                  <w:szCs w:val="28"/>
                  <w:lang w:bidi="en-US"/>
                  <w:rPrChange w:id="37711" w:author="James Vu" w:date="2024-04-18T22:33:00Z">
                    <w:rPr>
                      <w:sz w:val="26"/>
                      <w:szCs w:val="26"/>
                      <w:lang w:bidi="en-US"/>
                    </w:rPr>
                  </w:rPrChange>
                </w:rPr>
                <w:delText>+ CSDL chăn nuôi, thú ý;</w:delText>
              </w:r>
            </w:del>
          </w:p>
          <w:p w14:paraId="38C63471" w14:textId="0D04A4C0" w:rsidR="00C523C9" w:rsidRPr="00167CE0" w:rsidDel="001F08AC" w:rsidRDefault="00C523C9">
            <w:pPr>
              <w:widowControl w:val="0"/>
              <w:spacing w:before="120" w:after="120"/>
              <w:jc w:val="both"/>
              <w:rPr>
                <w:del w:id="37712" w:author="James Vu" w:date="2024-04-18T23:40:00Z"/>
                <w:sz w:val="28"/>
                <w:szCs w:val="28"/>
                <w:lang w:bidi="en-US"/>
                <w:rPrChange w:id="37713" w:author="James Vu" w:date="2024-04-18T22:33:00Z">
                  <w:rPr>
                    <w:del w:id="37714" w:author="James Vu" w:date="2024-04-18T23:40:00Z"/>
                    <w:sz w:val="26"/>
                    <w:szCs w:val="26"/>
                    <w:lang w:bidi="en-US"/>
                  </w:rPr>
                </w:rPrChange>
              </w:rPr>
              <w:pPrChange w:id="37715" w:author="James Vu" w:date="2024-04-18T22:33:00Z">
                <w:pPr>
                  <w:widowControl w:val="0"/>
                  <w:spacing w:before="120" w:after="120"/>
                </w:pPr>
              </w:pPrChange>
            </w:pPr>
            <w:del w:id="37716" w:author="James Vu" w:date="2024-04-18T23:40:00Z">
              <w:r w:rsidRPr="00167CE0" w:rsidDel="001F08AC">
                <w:rPr>
                  <w:sz w:val="28"/>
                  <w:szCs w:val="28"/>
                  <w:lang w:bidi="en-US"/>
                  <w:rPrChange w:id="37717" w:author="James Vu" w:date="2024-04-18T22:33:00Z">
                    <w:rPr>
                      <w:sz w:val="26"/>
                      <w:szCs w:val="26"/>
                      <w:lang w:bidi="en-US"/>
                    </w:rPr>
                  </w:rPrChange>
                </w:rPr>
                <w:delText>+ CSDL trồng trọt và bảo vệ thực vật;</w:delText>
              </w:r>
            </w:del>
          </w:p>
          <w:p w14:paraId="26D69AD5" w14:textId="24002E4B" w:rsidR="00C523C9" w:rsidRPr="00167CE0" w:rsidDel="001F08AC" w:rsidRDefault="00C523C9">
            <w:pPr>
              <w:widowControl w:val="0"/>
              <w:spacing w:before="120" w:after="120"/>
              <w:jc w:val="both"/>
              <w:rPr>
                <w:del w:id="37718" w:author="James Vu" w:date="2024-04-18T23:40:00Z"/>
                <w:sz w:val="28"/>
                <w:szCs w:val="28"/>
                <w:lang w:bidi="en-US"/>
                <w:rPrChange w:id="37719" w:author="James Vu" w:date="2024-04-18T22:33:00Z">
                  <w:rPr>
                    <w:del w:id="37720" w:author="James Vu" w:date="2024-04-18T23:40:00Z"/>
                    <w:sz w:val="26"/>
                    <w:szCs w:val="26"/>
                    <w:lang w:bidi="en-US"/>
                  </w:rPr>
                </w:rPrChange>
              </w:rPr>
              <w:pPrChange w:id="37721" w:author="James Vu" w:date="2024-04-18T22:33:00Z">
                <w:pPr>
                  <w:widowControl w:val="0"/>
                  <w:spacing w:before="120" w:after="120"/>
                </w:pPr>
              </w:pPrChange>
            </w:pPr>
            <w:del w:id="37722" w:author="James Vu" w:date="2024-04-18T23:40:00Z">
              <w:r w:rsidRPr="00167CE0" w:rsidDel="001F08AC">
                <w:rPr>
                  <w:sz w:val="28"/>
                  <w:szCs w:val="28"/>
                  <w:lang w:bidi="en-US"/>
                  <w:rPrChange w:id="37723" w:author="James Vu" w:date="2024-04-18T22:33:00Z">
                    <w:rPr>
                      <w:sz w:val="26"/>
                      <w:szCs w:val="26"/>
                      <w:lang w:bidi="en-US"/>
                    </w:rPr>
                  </w:rPrChange>
                </w:rPr>
                <w:delText>+ CSDL quản lý chất lượng nông, lâm, thủy sản;</w:delText>
              </w:r>
            </w:del>
          </w:p>
          <w:p w14:paraId="11FEB7AC" w14:textId="3D4662D2" w:rsidR="00C523C9" w:rsidRPr="00167CE0" w:rsidDel="001F08AC" w:rsidRDefault="00C523C9">
            <w:pPr>
              <w:widowControl w:val="0"/>
              <w:spacing w:before="120" w:after="120"/>
              <w:jc w:val="both"/>
              <w:rPr>
                <w:del w:id="37724" w:author="James Vu" w:date="2024-04-18T23:40:00Z"/>
                <w:sz w:val="28"/>
                <w:szCs w:val="28"/>
                <w:lang w:bidi="en-US"/>
                <w:rPrChange w:id="37725" w:author="James Vu" w:date="2024-04-18T22:33:00Z">
                  <w:rPr>
                    <w:del w:id="37726" w:author="James Vu" w:date="2024-04-18T23:40:00Z"/>
                    <w:sz w:val="26"/>
                    <w:szCs w:val="26"/>
                    <w:lang w:bidi="en-US"/>
                  </w:rPr>
                </w:rPrChange>
              </w:rPr>
              <w:pPrChange w:id="37727" w:author="James Vu" w:date="2024-04-18T22:33:00Z">
                <w:pPr>
                  <w:widowControl w:val="0"/>
                  <w:spacing w:before="120" w:after="120"/>
                </w:pPr>
              </w:pPrChange>
            </w:pPr>
            <w:del w:id="37728" w:author="James Vu" w:date="2024-04-18T23:40:00Z">
              <w:r w:rsidRPr="00167CE0" w:rsidDel="001F08AC">
                <w:rPr>
                  <w:sz w:val="28"/>
                  <w:szCs w:val="28"/>
                  <w:lang w:bidi="en-US"/>
                  <w:rPrChange w:id="37729" w:author="James Vu" w:date="2024-04-18T22:33:00Z">
                    <w:rPr>
                      <w:sz w:val="26"/>
                      <w:szCs w:val="26"/>
                      <w:lang w:bidi="en-US"/>
                    </w:rPr>
                  </w:rPrChange>
                </w:rPr>
                <w:delText xml:space="preserve">+ CSDL phát triển nông thôn; </w:delText>
              </w:r>
            </w:del>
          </w:p>
          <w:p w14:paraId="73D8F03D" w14:textId="3F72F9F8" w:rsidR="00C523C9" w:rsidRPr="00167CE0" w:rsidDel="001F08AC" w:rsidRDefault="00C523C9">
            <w:pPr>
              <w:widowControl w:val="0"/>
              <w:spacing w:before="120" w:after="120"/>
              <w:jc w:val="both"/>
              <w:rPr>
                <w:del w:id="37730" w:author="James Vu" w:date="2024-04-18T23:40:00Z"/>
                <w:sz w:val="28"/>
                <w:szCs w:val="28"/>
                <w:lang w:bidi="en-US"/>
                <w:rPrChange w:id="37731" w:author="James Vu" w:date="2024-04-18T22:33:00Z">
                  <w:rPr>
                    <w:del w:id="37732" w:author="James Vu" w:date="2024-04-18T23:40:00Z"/>
                    <w:sz w:val="26"/>
                    <w:szCs w:val="26"/>
                    <w:lang w:bidi="en-US"/>
                  </w:rPr>
                </w:rPrChange>
              </w:rPr>
              <w:pPrChange w:id="37733" w:author="James Vu" w:date="2024-04-18T22:33:00Z">
                <w:pPr>
                  <w:widowControl w:val="0"/>
                  <w:spacing w:before="120" w:after="120"/>
                </w:pPr>
              </w:pPrChange>
            </w:pPr>
            <w:del w:id="37734" w:author="James Vu" w:date="2024-04-18T23:40:00Z">
              <w:r w:rsidRPr="00167CE0" w:rsidDel="001F08AC">
                <w:rPr>
                  <w:sz w:val="28"/>
                  <w:szCs w:val="28"/>
                  <w:lang w:bidi="en-US"/>
                  <w:rPrChange w:id="37735" w:author="James Vu" w:date="2024-04-18T22:33:00Z">
                    <w:rPr>
                      <w:sz w:val="26"/>
                      <w:szCs w:val="26"/>
                      <w:lang w:bidi="en-US"/>
                    </w:rPr>
                  </w:rPrChange>
                </w:rPr>
                <w:delText>+ CSDL xây dựng nông thôn mới;</w:delText>
              </w:r>
            </w:del>
          </w:p>
          <w:p w14:paraId="64853B2F" w14:textId="6469692A" w:rsidR="00C523C9" w:rsidRPr="00167CE0" w:rsidDel="001F08AC" w:rsidRDefault="00C523C9">
            <w:pPr>
              <w:widowControl w:val="0"/>
              <w:spacing w:before="120" w:after="120"/>
              <w:jc w:val="both"/>
              <w:rPr>
                <w:del w:id="37736" w:author="James Vu" w:date="2024-04-18T23:40:00Z"/>
                <w:sz w:val="28"/>
                <w:szCs w:val="28"/>
                <w:lang w:bidi="en-US"/>
                <w:rPrChange w:id="37737" w:author="James Vu" w:date="2024-04-18T22:33:00Z">
                  <w:rPr>
                    <w:del w:id="37738" w:author="James Vu" w:date="2024-04-18T23:40:00Z"/>
                    <w:sz w:val="26"/>
                    <w:szCs w:val="26"/>
                    <w:lang w:bidi="en-US"/>
                  </w:rPr>
                </w:rPrChange>
              </w:rPr>
              <w:pPrChange w:id="37739" w:author="James Vu" w:date="2024-04-18T22:33:00Z">
                <w:pPr>
                  <w:widowControl w:val="0"/>
                  <w:spacing w:before="120" w:after="120"/>
                </w:pPr>
              </w:pPrChange>
            </w:pPr>
            <w:del w:id="37740" w:author="James Vu" w:date="2024-04-18T23:40:00Z">
              <w:r w:rsidRPr="00167CE0" w:rsidDel="001F08AC">
                <w:rPr>
                  <w:sz w:val="28"/>
                  <w:szCs w:val="28"/>
                  <w:lang w:bidi="en-US"/>
                  <w:rPrChange w:id="37741" w:author="James Vu" w:date="2024-04-18T22:33:00Z">
                    <w:rPr>
                      <w:sz w:val="26"/>
                      <w:szCs w:val="26"/>
                      <w:lang w:bidi="en-US"/>
                    </w:rPr>
                  </w:rPrChange>
                </w:rPr>
                <w:delText>+ CSDL nước sạch và vệ sinh môi trường nông thôn;</w:delText>
              </w:r>
            </w:del>
          </w:p>
          <w:p w14:paraId="663C70FC" w14:textId="4C354B70" w:rsidR="00C523C9" w:rsidRPr="00167CE0" w:rsidDel="001F08AC" w:rsidRDefault="00C523C9">
            <w:pPr>
              <w:widowControl w:val="0"/>
              <w:spacing w:before="120" w:after="120"/>
              <w:jc w:val="both"/>
              <w:rPr>
                <w:del w:id="37742" w:author="James Vu" w:date="2024-04-18T23:40:00Z"/>
                <w:sz w:val="28"/>
                <w:szCs w:val="28"/>
                <w:lang w:bidi="en-US"/>
                <w:rPrChange w:id="37743" w:author="James Vu" w:date="2024-04-18T22:33:00Z">
                  <w:rPr>
                    <w:del w:id="37744" w:author="James Vu" w:date="2024-04-18T23:40:00Z"/>
                    <w:sz w:val="26"/>
                    <w:szCs w:val="26"/>
                    <w:lang w:bidi="en-US"/>
                  </w:rPr>
                </w:rPrChange>
              </w:rPr>
              <w:pPrChange w:id="37745" w:author="James Vu" w:date="2024-04-18T22:33:00Z">
                <w:pPr>
                  <w:widowControl w:val="0"/>
                  <w:spacing w:before="120" w:after="120"/>
                </w:pPr>
              </w:pPrChange>
            </w:pPr>
            <w:del w:id="37746" w:author="James Vu" w:date="2024-04-18T23:40:00Z">
              <w:r w:rsidRPr="00167CE0" w:rsidDel="001F08AC">
                <w:rPr>
                  <w:sz w:val="28"/>
                  <w:szCs w:val="28"/>
                  <w:lang w:bidi="en-US"/>
                  <w:rPrChange w:id="37747" w:author="James Vu" w:date="2024-04-18T22:33:00Z">
                    <w:rPr>
                      <w:sz w:val="26"/>
                      <w:szCs w:val="26"/>
                      <w:lang w:bidi="en-US"/>
                    </w:rPr>
                  </w:rPrChange>
                </w:rPr>
                <w:delText>+ CSDL khuyến nông;</w:delText>
              </w:r>
            </w:del>
          </w:p>
          <w:p w14:paraId="37C75781" w14:textId="001073BC" w:rsidR="00C523C9" w:rsidRPr="00167CE0" w:rsidDel="001F08AC" w:rsidRDefault="00C523C9">
            <w:pPr>
              <w:widowControl w:val="0"/>
              <w:spacing w:before="120" w:after="120"/>
              <w:jc w:val="both"/>
              <w:rPr>
                <w:del w:id="37748" w:author="James Vu" w:date="2024-04-18T23:40:00Z"/>
                <w:sz w:val="28"/>
                <w:szCs w:val="28"/>
                <w:lang w:bidi="en-US"/>
                <w:rPrChange w:id="37749" w:author="James Vu" w:date="2024-04-18T22:33:00Z">
                  <w:rPr>
                    <w:del w:id="37750" w:author="James Vu" w:date="2024-04-18T23:40:00Z"/>
                    <w:sz w:val="26"/>
                    <w:szCs w:val="26"/>
                    <w:lang w:bidi="en-US"/>
                  </w:rPr>
                </w:rPrChange>
              </w:rPr>
              <w:pPrChange w:id="37751" w:author="James Vu" w:date="2024-04-18T22:33:00Z">
                <w:pPr>
                  <w:widowControl w:val="0"/>
                  <w:spacing w:before="120" w:after="120"/>
                </w:pPr>
              </w:pPrChange>
            </w:pPr>
            <w:del w:id="37752" w:author="James Vu" w:date="2024-04-18T23:40:00Z">
              <w:r w:rsidRPr="00167CE0" w:rsidDel="001F08AC">
                <w:rPr>
                  <w:sz w:val="28"/>
                  <w:szCs w:val="28"/>
                  <w:lang w:bidi="en-US"/>
                  <w:rPrChange w:id="37753" w:author="James Vu" w:date="2024-04-18T22:33:00Z">
                    <w:rPr>
                      <w:sz w:val="26"/>
                      <w:szCs w:val="26"/>
                      <w:lang w:bidi="en-US"/>
                    </w:rPr>
                  </w:rPrChange>
                </w:rPr>
                <w:delText>+ Các CSDL lĩnh vực khác của ngành.</w:delText>
              </w:r>
            </w:del>
          </w:p>
          <w:p w14:paraId="7574AF2D" w14:textId="075C5DB6" w:rsidR="00C523C9" w:rsidRPr="00167CE0" w:rsidDel="001F08AC" w:rsidRDefault="00C523C9">
            <w:pPr>
              <w:widowControl w:val="0"/>
              <w:spacing w:before="120" w:after="120"/>
              <w:jc w:val="both"/>
              <w:rPr>
                <w:del w:id="37754" w:author="James Vu" w:date="2024-04-18T23:40:00Z"/>
                <w:sz w:val="28"/>
                <w:szCs w:val="28"/>
                <w:lang w:bidi="en-US"/>
                <w:rPrChange w:id="37755" w:author="James Vu" w:date="2024-04-18T22:33:00Z">
                  <w:rPr>
                    <w:del w:id="37756" w:author="James Vu" w:date="2024-04-18T23:40:00Z"/>
                    <w:sz w:val="26"/>
                    <w:szCs w:val="26"/>
                    <w:lang w:bidi="en-US"/>
                  </w:rPr>
                </w:rPrChange>
              </w:rPr>
              <w:pPrChange w:id="37757" w:author="James Vu" w:date="2024-04-18T22:33:00Z">
                <w:pPr>
                  <w:widowControl w:val="0"/>
                  <w:spacing w:before="120" w:after="120"/>
                </w:pPr>
              </w:pPrChange>
            </w:pPr>
            <w:del w:id="37758" w:author="James Vu" w:date="2024-04-18T23:40:00Z">
              <w:r w:rsidRPr="00167CE0" w:rsidDel="001F08AC">
                <w:rPr>
                  <w:sz w:val="28"/>
                  <w:szCs w:val="28"/>
                  <w:lang w:bidi="en-US"/>
                  <w:rPrChange w:id="37759" w:author="James Vu" w:date="2024-04-18T22:33:00Z">
                    <w:rPr>
                      <w:sz w:val="26"/>
                      <w:szCs w:val="26"/>
                      <w:lang w:bidi="en-US"/>
                    </w:rPr>
                  </w:rPrChange>
                </w:rPr>
                <w:delText>- CSDL liên quan khác.</w:delText>
              </w:r>
            </w:del>
          </w:p>
        </w:tc>
        <w:tc>
          <w:tcPr>
            <w:tcW w:w="621" w:type="pct"/>
            <w:shd w:val="clear" w:color="auto" w:fill="auto"/>
            <w:tcMar>
              <w:left w:w="101" w:type="dxa"/>
              <w:right w:w="101" w:type="dxa"/>
            </w:tcMar>
            <w:vAlign w:val="center"/>
          </w:tcPr>
          <w:p w14:paraId="18713DD9" w14:textId="45013183" w:rsidR="00C523C9" w:rsidRPr="00167CE0" w:rsidDel="001F08AC" w:rsidRDefault="00C523C9">
            <w:pPr>
              <w:widowControl w:val="0"/>
              <w:spacing w:before="120" w:after="120"/>
              <w:jc w:val="both"/>
              <w:rPr>
                <w:del w:id="37760" w:author="James Vu" w:date="2024-04-18T23:40:00Z"/>
                <w:sz w:val="28"/>
                <w:szCs w:val="28"/>
                <w:rPrChange w:id="37761" w:author="James Vu" w:date="2024-04-18T22:33:00Z">
                  <w:rPr>
                    <w:del w:id="37762" w:author="James Vu" w:date="2024-04-18T23:40:00Z"/>
                    <w:sz w:val="26"/>
                    <w:szCs w:val="26"/>
                  </w:rPr>
                </w:rPrChange>
              </w:rPr>
              <w:pPrChange w:id="37763" w:author="James Vu" w:date="2024-04-18T22:33:00Z">
                <w:pPr>
                  <w:widowControl w:val="0"/>
                  <w:spacing w:before="120" w:after="120"/>
                  <w:jc w:val="right"/>
                </w:pPr>
              </w:pPrChange>
            </w:pPr>
            <w:del w:id="37764" w:author="James Vu" w:date="2024-04-18T23:40:00Z">
              <w:r w:rsidRPr="00167CE0" w:rsidDel="001F08AC">
                <w:rPr>
                  <w:sz w:val="28"/>
                  <w:szCs w:val="28"/>
                  <w:rPrChange w:id="37765" w:author="James Vu" w:date="2024-04-18T22:33:00Z">
                    <w:rPr>
                      <w:sz w:val="26"/>
                      <w:szCs w:val="26"/>
                    </w:rPr>
                  </w:rPrChange>
                </w:rPr>
                <w:delText>4.000.000.000</w:delText>
              </w:r>
            </w:del>
          </w:p>
        </w:tc>
        <w:tc>
          <w:tcPr>
            <w:tcW w:w="260" w:type="pct"/>
            <w:shd w:val="clear" w:color="auto" w:fill="auto"/>
            <w:tcMar>
              <w:left w:w="101" w:type="dxa"/>
              <w:right w:w="101" w:type="dxa"/>
            </w:tcMar>
            <w:vAlign w:val="center"/>
          </w:tcPr>
          <w:p w14:paraId="4B5E61E8" w14:textId="644E8C64" w:rsidR="00C523C9" w:rsidRPr="00167CE0" w:rsidDel="001F08AC" w:rsidRDefault="00C523C9">
            <w:pPr>
              <w:widowControl w:val="0"/>
              <w:spacing w:before="120" w:after="120"/>
              <w:jc w:val="both"/>
              <w:rPr>
                <w:del w:id="37766" w:author="James Vu" w:date="2024-04-18T23:40:00Z"/>
                <w:sz w:val="28"/>
                <w:szCs w:val="28"/>
                <w:rPrChange w:id="37767" w:author="James Vu" w:date="2024-04-18T22:33:00Z">
                  <w:rPr>
                    <w:del w:id="37768" w:author="James Vu" w:date="2024-04-18T23:40:00Z"/>
                    <w:sz w:val="26"/>
                    <w:szCs w:val="26"/>
                  </w:rPr>
                </w:rPrChange>
              </w:rPr>
              <w:pPrChange w:id="37769" w:author="James Vu" w:date="2024-04-18T22:33:00Z">
                <w:pPr>
                  <w:widowControl w:val="0"/>
                  <w:spacing w:before="120" w:after="120"/>
                  <w:jc w:val="center"/>
                </w:pPr>
              </w:pPrChange>
            </w:pPr>
            <w:del w:id="37770" w:author="James Vu" w:date="2024-04-18T23:40:00Z">
              <w:r w:rsidRPr="00167CE0" w:rsidDel="001F08AC">
                <w:rPr>
                  <w:sz w:val="28"/>
                  <w:szCs w:val="28"/>
                  <w:rPrChange w:id="37771" w:author="James Vu" w:date="2024-04-18T22:33:00Z">
                    <w:rPr>
                      <w:sz w:val="26"/>
                      <w:szCs w:val="26"/>
                    </w:rPr>
                  </w:rPrChange>
                </w:rPr>
                <w:delText>01</w:delText>
              </w:r>
            </w:del>
          </w:p>
        </w:tc>
        <w:tc>
          <w:tcPr>
            <w:tcW w:w="597" w:type="pct"/>
            <w:shd w:val="clear" w:color="auto" w:fill="auto"/>
            <w:tcMar>
              <w:left w:w="101" w:type="dxa"/>
              <w:right w:w="101" w:type="dxa"/>
            </w:tcMar>
            <w:vAlign w:val="center"/>
          </w:tcPr>
          <w:p w14:paraId="7EDEE455" w14:textId="4E207210" w:rsidR="00C523C9" w:rsidRPr="00167CE0" w:rsidDel="001F08AC" w:rsidRDefault="00C523C9">
            <w:pPr>
              <w:widowControl w:val="0"/>
              <w:spacing w:before="120" w:after="120"/>
              <w:jc w:val="both"/>
              <w:rPr>
                <w:del w:id="37772" w:author="James Vu" w:date="2024-04-18T23:40:00Z"/>
                <w:sz w:val="28"/>
                <w:szCs w:val="28"/>
                <w:rPrChange w:id="37773" w:author="James Vu" w:date="2024-04-18T22:33:00Z">
                  <w:rPr>
                    <w:del w:id="37774" w:author="James Vu" w:date="2024-04-18T23:40:00Z"/>
                    <w:sz w:val="26"/>
                    <w:szCs w:val="26"/>
                  </w:rPr>
                </w:rPrChange>
              </w:rPr>
              <w:pPrChange w:id="37775" w:author="James Vu" w:date="2024-04-18T22:33:00Z">
                <w:pPr>
                  <w:widowControl w:val="0"/>
                  <w:spacing w:before="120" w:after="120"/>
                  <w:jc w:val="right"/>
                </w:pPr>
              </w:pPrChange>
            </w:pPr>
            <w:del w:id="37776" w:author="James Vu" w:date="2024-04-18T23:40:00Z">
              <w:r w:rsidRPr="00167CE0" w:rsidDel="001F08AC">
                <w:rPr>
                  <w:sz w:val="28"/>
                  <w:szCs w:val="28"/>
                  <w:rPrChange w:id="37777" w:author="James Vu" w:date="2024-04-18T22:33:00Z">
                    <w:rPr>
                      <w:sz w:val="26"/>
                      <w:szCs w:val="26"/>
                    </w:rPr>
                  </w:rPrChange>
                </w:rPr>
                <w:delText>4.000.000.000</w:delText>
              </w:r>
            </w:del>
          </w:p>
        </w:tc>
        <w:tc>
          <w:tcPr>
            <w:tcW w:w="515" w:type="pct"/>
            <w:shd w:val="clear" w:color="auto" w:fill="auto"/>
            <w:tcMar>
              <w:left w:w="101" w:type="dxa"/>
              <w:right w:w="101" w:type="dxa"/>
            </w:tcMar>
            <w:vAlign w:val="center"/>
          </w:tcPr>
          <w:p w14:paraId="47EA9607" w14:textId="0B76CB4F" w:rsidR="00C523C9" w:rsidRPr="00167CE0" w:rsidDel="001F08AC" w:rsidRDefault="00C523C9">
            <w:pPr>
              <w:widowControl w:val="0"/>
              <w:spacing w:before="120" w:after="120"/>
              <w:jc w:val="both"/>
              <w:rPr>
                <w:del w:id="37778" w:author="James Vu" w:date="2024-04-18T23:40:00Z"/>
                <w:sz w:val="28"/>
                <w:szCs w:val="28"/>
                <w:rPrChange w:id="37779" w:author="James Vu" w:date="2024-04-18T22:33:00Z">
                  <w:rPr>
                    <w:del w:id="37780" w:author="James Vu" w:date="2024-04-18T23:40:00Z"/>
                    <w:sz w:val="26"/>
                    <w:szCs w:val="26"/>
                  </w:rPr>
                </w:rPrChange>
              </w:rPr>
              <w:pPrChange w:id="37781" w:author="James Vu" w:date="2024-04-18T22:33:00Z">
                <w:pPr>
                  <w:widowControl w:val="0"/>
                  <w:spacing w:before="120" w:after="120"/>
                  <w:jc w:val="right"/>
                </w:pPr>
              </w:pPrChange>
            </w:pPr>
            <w:del w:id="37782" w:author="James Vu" w:date="2024-04-18T23:40:00Z">
              <w:r w:rsidRPr="00167CE0" w:rsidDel="001F08AC">
                <w:rPr>
                  <w:sz w:val="28"/>
                  <w:szCs w:val="28"/>
                  <w:rPrChange w:id="37783" w:author="James Vu" w:date="2024-04-18T22:33:00Z">
                    <w:rPr>
                      <w:sz w:val="26"/>
                      <w:szCs w:val="26"/>
                    </w:rPr>
                  </w:rPrChange>
                </w:rPr>
                <w:delText>400.000.000</w:delText>
              </w:r>
            </w:del>
          </w:p>
        </w:tc>
        <w:tc>
          <w:tcPr>
            <w:tcW w:w="606" w:type="pct"/>
            <w:shd w:val="clear" w:color="auto" w:fill="auto"/>
            <w:tcMar>
              <w:left w:w="101" w:type="dxa"/>
              <w:right w:w="101" w:type="dxa"/>
            </w:tcMar>
            <w:vAlign w:val="center"/>
          </w:tcPr>
          <w:p w14:paraId="0D8A5BD8" w14:textId="44022DF7" w:rsidR="00C523C9" w:rsidRPr="00167CE0" w:rsidDel="001F08AC" w:rsidRDefault="00C523C9">
            <w:pPr>
              <w:widowControl w:val="0"/>
              <w:spacing w:before="120" w:after="120"/>
              <w:jc w:val="both"/>
              <w:rPr>
                <w:del w:id="37784" w:author="James Vu" w:date="2024-04-18T23:40:00Z"/>
                <w:sz w:val="28"/>
                <w:szCs w:val="28"/>
                <w:rPrChange w:id="37785" w:author="James Vu" w:date="2024-04-18T22:33:00Z">
                  <w:rPr>
                    <w:del w:id="37786" w:author="James Vu" w:date="2024-04-18T23:40:00Z"/>
                    <w:sz w:val="26"/>
                    <w:szCs w:val="26"/>
                  </w:rPr>
                </w:rPrChange>
              </w:rPr>
              <w:pPrChange w:id="37787" w:author="James Vu" w:date="2024-04-18T22:33:00Z">
                <w:pPr>
                  <w:widowControl w:val="0"/>
                  <w:spacing w:before="120" w:after="120"/>
                  <w:jc w:val="right"/>
                </w:pPr>
              </w:pPrChange>
            </w:pPr>
            <w:del w:id="37788" w:author="James Vu" w:date="2024-04-18T23:40:00Z">
              <w:r w:rsidRPr="00167CE0" w:rsidDel="001F08AC">
                <w:rPr>
                  <w:sz w:val="28"/>
                  <w:szCs w:val="28"/>
                  <w:rPrChange w:id="37789" w:author="James Vu" w:date="2024-04-18T22:33:00Z">
                    <w:rPr>
                      <w:sz w:val="26"/>
                      <w:szCs w:val="26"/>
                    </w:rPr>
                  </w:rPrChange>
                </w:rPr>
                <w:delText>4.400.000.000</w:delText>
              </w:r>
            </w:del>
          </w:p>
        </w:tc>
        <w:tc>
          <w:tcPr>
            <w:tcW w:w="261" w:type="pct"/>
            <w:tcMar>
              <w:left w:w="101" w:type="dxa"/>
              <w:right w:w="101" w:type="dxa"/>
            </w:tcMar>
            <w:vAlign w:val="center"/>
          </w:tcPr>
          <w:p w14:paraId="0FF22405" w14:textId="22AA2530" w:rsidR="00C523C9" w:rsidRPr="00167CE0" w:rsidDel="001F08AC" w:rsidRDefault="00C523C9">
            <w:pPr>
              <w:widowControl w:val="0"/>
              <w:spacing w:before="120" w:after="120"/>
              <w:jc w:val="both"/>
              <w:rPr>
                <w:del w:id="37790" w:author="James Vu" w:date="2024-04-18T23:40:00Z"/>
                <w:sz w:val="28"/>
                <w:szCs w:val="28"/>
                <w:rPrChange w:id="37791" w:author="James Vu" w:date="2024-04-18T22:33:00Z">
                  <w:rPr>
                    <w:del w:id="37792" w:author="James Vu" w:date="2024-04-18T23:40:00Z"/>
                    <w:sz w:val="26"/>
                    <w:szCs w:val="26"/>
                  </w:rPr>
                </w:rPrChange>
              </w:rPr>
              <w:pPrChange w:id="37793" w:author="James Vu" w:date="2024-04-18T22:33:00Z">
                <w:pPr>
                  <w:widowControl w:val="0"/>
                  <w:spacing w:before="120" w:after="120"/>
                  <w:jc w:val="center"/>
                </w:pPr>
              </w:pPrChange>
            </w:pPr>
          </w:p>
        </w:tc>
      </w:tr>
      <w:tr w:rsidR="00C523C9" w:rsidRPr="00167CE0" w:rsidDel="001F08AC" w14:paraId="1121C559" w14:textId="3720A8F7" w:rsidTr="00A079F8">
        <w:trPr>
          <w:trHeight w:val="20"/>
          <w:jc w:val="center"/>
          <w:del w:id="37794" w:author="James Vu" w:date="2024-04-18T23:40:00Z"/>
        </w:trPr>
        <w:tc>
          <w:tcPr>
            <w:tcW w:w="230" w:type="pct"/>
            <w:shd w:val="clear" w:color="auto" w:fill="auto"/>
            <w:tcMar>
              <w:left w:w="101" w:type="dxa"/>
              <w:right w:w="101" w:type="dxa"/>
            </w:tcMar>
            <w:vAlign w:val="center"/>
          </w:tcPr>
          <w:p w14:paraId="15180A67" w14:textId="58E138DF" w:rsidR="00C523C9" w:rsidRPr="00167CE0" w:rsidDel="001F08AC" w:rsidRDefault="00C523C9">
            <w:pPr>
              <w:widowControl w:val="0"/>
              <w:spacing w:before="120" w:after="120"/>
              <w:jc w:val="both"/>
              <w:rPr>
                <w:del w:id="37795" w:author="James Vu" w:date="2024-04-18T23:40:00Z"/>
                <w:sz w:val="28"/>
                <w:szCs w:val="28"/>
                <w:lang w:val="en-GB"/>
                <w:rPrChange w:id="37796" w:author="James Vu" w:date="2024-04-18T22:33:00Z">
                  <w:rPr>
                    <w:del w:id="37797" w:author="James Vu" w:date="2024-04-18T23:40:00Z"/>
                    <w:sz w:val="26"/>
                    <w:szCs w:val="26"/>
                    <w:lang w:val="en-GB"/>
                  </w:rPr>
                </w:rPrChange>
              </w:rPr>
              <w:pPrChange w:id="37798" w:author="James Vu" w:date="2024-04-18T22:33:00Z">
                <w:pPr>
                  <w:widowControl w:val="0"/>
                  <w:spacing w:before="120" w:after="120"/>
                  <w:jc w:val="center"/>
                </w:pPr>
              </w:pPrChange>
            </w:pPr>
          </w:p>
        </w:tc>
        <w:tc>
          <w:tcPr>
            <w:tcW w:w="1910" w:type="pct"/>
            <w:gridSpan w:val="2"/>
            <w:shd w:val="clear" w:color="auto" w:fill="auto"/>
            <w:tcMar>
              <w:left w:w="101" w:type="dxa"/>
              <w:right w:w="101" w:type="dxa"/>
            </w:tcMar>
            <w:vAlign w:val="center"/>
          </w:tcPr>
          <w:p w14:paraId="5653C8A4" w14:textId="32BF4C28" w:rsidR="00C523C9" w:rsidRPr="00167CE0" w:rsidDel="001F08AC" w:rsidRDefault="00C523C9">
            <w:pPr>
              <w:widowControl w:val="0"/>
              <w:shd w:val="clear" w:color="auto" w:fill="FFFFFF"/>
              <w:spacing w:before="120" w:after="120"/>
              <w:jc w:val="both"/>
              <w:rPr>
                <w:del w:id="37799" w:author="James Vu" w:date="2024-04-18T23:40:00Z"/>
                <w:b/>
                <w:sz w:val="28"/>
                <w:szCs w:val="28"/>
                <w:lang w:bidi="en-US"/>
                <w:rPrChange w:id="37800" w:author="James Vu" w:date="2024-04-18T22:33:00Z">
                  <w:rPr>
                    <w:del w:id="37801" w:author="James Vu" w:date="2024-04-18T23:40:00Z"/>
                    <w:b/>
                    <w:sz w:val="26"/>
                    <w:szCs w:val="26"/>
                    <w:lang w:bidi="en-US"/>
                  </w:rPr>
                </w:rPrChange>
              </w:rPr>
              <w:pPrChange w:id="37802" w:author="James Vu" w:date="2024-04-18T22:33:00Z">
                <w:pPr>
                  <w:widowControl w:val="0"/>
                  <w:shd w:val="clear" w:color="auto" w:fill="FFFFFF"/>
                  <w:spacing w:before="120" w:after="120"/>
                  <w:jc w:val="center"/>
                </w:pPr>
              </w:pPrChange>
            </w:pPr>
            <w:del w:id="37803" w:author="James Vu" w:date="2024-04-18T23:40:00Z">
              <w:r w:rsidRPr="00167CE0" w:rsidDel="001F08AC">
                <w:rPr>
                  <w:b/>
                  <w:sz w:val="28"/>
                  <w:szCs w:val="28"/>
                  <w:lang w:bidi="en-US"/>
                  <w:rPrChange w:id="37804" w:author="James Vu" w:date="2024-04-18T22:33:00Z">
                    <w:rPr>
                      <w:b/>
                      <w:sz w:val="26"/>
                      <w:szCs w:val="26"/>
                      <w:lang w:bidi="en-US"/>
                    </w:rPr>
                  </w:rPrChange>
                </w:rPr>
                <w:delText>Tổng cộng</w:delText>
              </w:r>
            </w:del>
          </w:p>
        </w:tc>
        <w:tc>
          <w:tcPr>
            <w:tcW w:w="621" w:type="pct"/>
            <w:shd w:val="clear" w:color="auto" w:fill="auto"/>
            <w:tcMar>
              <w:left w:w="101" w:type="dxa"/>
              <w:right w:w="101" w:type="dxa"/>
            </w:tcMar>
            <w:vAlign w:val="center"/>
          </w:tcPr>
          <w:p w14:paraId="67451065" w14:textId="6F4B1BD2" w:rsidR="00C523C9" w:rsidRPr="00167CE0" w:rsidDel="001F08AC" w:rsidRDefault="00C523C9">
            <w:pPr>
              <w:widowControl w:val="0"/>
              <w:spacing w:before="120" w:after="120"/>
              <w:jc w:val="both"/>
              <w:rPr>
                <w:del w:id="37805" w:author="James Vu" w:date="2024-04-18T23:40:00Z"/>
                <w:b/>
                <w:bCs/>
                <w:sz w:val="28"/>
                <w:szCs w:val="28"/>
                <w:lang w:val="en-GB" w:eastAsia="en-GB"/>
                <w:rPrChange w:id="37806" w:author="James Vu" w:date="2024-04-18T22:33:00Z">
                  <w:rPr>
                    <w:del w:id="37807" w:author="James Vu" w:date="2024-04-18T23:40:00Z"/>
                    <w:b/>
                    <w:bCs/>
                    <w:sz w:val="26"/>
                    <w:szCs w:val="26"/>
                    <w:lang w:val="en-GB" w:eastAsia="en-GB"/>
                  </w:rPr>
                </w:rPrChange>
              </w:rPr>
              <w:pPrChange w:id="37808" w:author="James Vu" w:date="2024-04-18T22:33:00Z">
                <w:pPr>
                  <w:widowControl w:val="0"/>
                  <w:spacing w:before="120" w:after="120"/>
                  <w:jc w:val="right"/>
                </w:pPr>
              </w:pPrChange>
            </w:pPr>
            <w:del w:id="37809" w:author="James Vu" w:date="2024-04-18T23:40:00Z">
              <w:r w:rsidRPr="00167CE0" w:rsidDel="001F08AC">
                <w:rPr>
                  <w:b/>
                  <w:bCs/>
                  <w:sz w:val="28"/>
                  <w:szCs w:val="28"/>
                  <w:rPrChange w:id="37810" w:author="James Vu" w:date="2024-04-18T22:33:00Z">
                    <w:rPr>
                      <w:b/>
                      <w:bCs/>
                      <w:sz w:val="26"/>
                      <w:szCs w:val="26"/>
                    </w:rPr>
                  </w:rPrChange>
                </w:rPr>
                <w:delText>4.000.000.000</w:delText>
              </w:r>
            </w:del>
          </w:p>
        </w:tc>
        <w:tc>
          <w:tcPr>
            <w:tcW w:w="260" w:type="pct"/>
            <w:shd w:val="clear" w:color="auto" w:fill="auto"/>
            <w:tcMar>
              <w:left w:w="101" w:type="dxa"/>
              <w:right w:w="101" w:type="dxa"/>
            </w:tcMar>
            <w:vAlign w:val="center"/>
          </w:tcPr>
          <w:p w14:paraId="5F92E435" w14:textId="2F774638" w:rsidR="00C523C9" w:rsidRPr="00167CE0" w:rsidDel="001F08AC" w:rsidRDefault="00C523C9">
            <w:pPr>
              <w:widowControl w:val="0"/>
              <w:spacing w:before="120" w:after="120"/>
              <w:jc w:val="both"/>
              <w:rPr>
                <w:del w:id="37811" w:author="James Vu" w:date="2024-04-18T23:40:00Z"/>
                <w:sz w:val="28"/>
                <w:szCs w:val="28"/>
                <w:rPrChange w:id="37812" w:author="James Vu" w:date="2024-04-18T22:33:00Z">
                  <w:rPr>
                    <w:del w:id="37813" w:author="James Vu" w:date="2024-04-18T23:40:00Z"/>
                    <w:sz w:val="26"/>
                    <w:szCs w:val="26"/>
                  </w:rPr>
                </w:rPrChange>
              </w:rPr>
              <w:pPrChange w:id="37814" w:author="James Vu" w:date="2024-04-18T22:33:00Z">
                <w:pPr>
                  <w:widowControl w:val="0"/>
                  <w:spacing w:before="120" w:after="120"/>
                  <w:jc w:val="center"/>
                </w:pPr>
              </w:pPrChange>
            </w:pPr>
          </w:p>
        </w:tc>
        <w:tc>
          <w:tcPr>
            <w:tcW w:w="597" w:type="pct"/>
            <w:shd w:val="clear" w:color="auto" w:fill="auto"/>
            <w:tcMar>
              <w:left w:w="101" w:type="dxa"/>
              <w:right w:w="101" w:type="dxa"/>
            </w:tcMar>
            <w:vAlign w:val="center"/>
          </w:tcPr>
          <w:p w14:paraId="2149A637" w14:textId="2E233B3F" w:rsidR="00C523C9" w:rsidRPr="00167CE0" w:rsidDel="001F08AC" w:rsidRDefault="00C523C9">
            <w:pPr>
              <w:widowControl w:val="0"/>
              <w:spacing w:before="120" w:after="120"/>
              <w:jc w:val="both"/>
              <w:rPr>
                <w:del w:id="37815" w:author="James Vu" w:date="2024-04-18T23:40:00Z"/>
                <w:sz w:val="28"/>
                <w:szCs w:val="28"/>
                <w:rPrChange w:id="37816" w:author="James Vu" w:date="2024-04-18T22:33:00Z">
                  <w:rPr>
                    <w:del w:id="37817" w:author="James Vu" w:date="2024-04-18T23:40:00Z"/>
                    <w:sz w:val="26"/>
                    <w:szCs w:val="26"/>
                  </w:rPr>
                </w:rPrChange>
              </w:rPr>
              <w:pPrChange w:id="37818" w:author="James Vu" w:date="2024-04-18T22:33:00Z">
                <w:pPr>
                  <w:widowControl w:val="0"/>
                  <w:spacing w:before="120" w:after="120"/>
                  <w:jc w:val="right"/>
                </w:pPr>
              </w:pPrChange>
            </w:pPr>
            <w:del w:id="37819" w:author="James Vu" w:date="2024-04-18T23:40:00Z">
              <w:r w:rsidRPr="00167CE0" w:rsidDel="001F08AC">
                <w:rPr>
                  <w:b/>
                  <w:bCs/>
                  <w:sz w:val="28"/>
                  <w:szCs w:val="28"/>
                  <w:rPrChange w:id="37820" w:author="James Vu" w:date="2024-04-18T22:33:00Z">
                    <w:rPr>
                      <w:b/>
                      <w:bCs/>
                      <w:sz w:val="26"/>
                      <w:szCs w:val="26"/>
                    </w:rPr>
                  </w:rPrChange>
                </w:rPr>
                <w:delText>4.000.000.000</w:delText>
              </w:r>
            </w:del>
          </w:p>
        </w:tc>
        <w:tc>
          <w:tcPr>
            <w:tcW w:w="515" w:type="pct"/>
            <w:shd w:val="clear" w:color="auto" w:fill="auto"/>
            <w:tcMar>
              <w:left w:w="101" w:type="dxa"/>
              <w:right w:w="101" w:type="dxa"/>
            </w:tcMar>
            <w:vAlign w:val="center"/>
          </w:tcPr>
          <w:p w14:paraId="217A411B" w14:textId="7EC150EB" w:rsidR="00C523C9" w:rsidRPr="00167CE0" w:rsidDel="001F08AC" w:rsidRDefault="00C523C9">
            <w:pPr>
              <w:widowControl w:val="0"/>
              <w:spacing w:before="120" w:after="120"/>
              <w:jc w:val="both"/>
              <w:rPr>
                <w:del w:id="37821" w:author="James Vu" w:date="2024-04-18T23:40:00Z"/>
                <w:sz w:val="28"/>
                <w:szCs w:val="28"/>
                <w:rPrChange w:id="37822" w:author="James Vu" w:date="2024-04-18T22:33:00Z">
                  <w:rPr>
                    <w:del w:id="37823" w:author="James Vu" w:date="2024-04-18T23:40:00Z"/>
                    <w:sz w:val="26"/>
                    <w:szCs w:val="26"/>
                  </w:rPr>
                </w:rPrChange>
              </w:rPr>
              <w:pPrChange w:id="37824" w:author="James Vu" w:date="2024-04-18T22:33:00Z">
                <w:pPr>
                  <w:widowControl w:val="0"/>
                  <w:spacing w:before="120" w:after="120"/>
                  <w:jc w:val="right"/>
                </w:pPr>
              </w:pPrChange>
            </w:pPr>
            <w:del w:id="37825" w:author="James Vu" w:date="2024-04-18T23:40:00Z">
              <w:r w:rsidRPr="00167CE0" w:rsidDel="001F08AC">
                <w:rPr>
                  <w:b/>
                  <w:bCs/>
                  <w:sz w:val="28"/>
                  <w:szCs w:val="28"/>
                  <w:rPrChange w:id="37826" w:author="James Vu" w:date="2024-04-18T22:33:00Z">
                    <w:rPr>
                      <w:b/>
                      <w:bCs/>
                      <w:sz w:val="26"/>
                      <w:szCs w:val="26"/>
                    </w:rPr>
                  </w:rPrChange>
                </w:rPr>
                <w:delText>400.000.000</w:delText>
              </w:r>
            </w:del>
          </w:p>
        </w:tc>
        <w:tc>
          <w:tcPr>
            <w:tcW w:w="606" w:type="pct"/>
            <w:shd w:val="clear" w:color="auto" w:fill="auto"/>
            <w:tcMar>
              <w:left w:w="101" w:type="dxa"/>
              <w:right w:w="101" w:type="dxa"/>
            </w:tcMar>
            <w:vAlign w:val="center"/>
          </w:tcPr>
          <w:p w14:paraId="6A207A54" w14:textId="0E6CC966" w:rsidR="00C523C9" w:rsidRPr="00167CE0" w:rsidDel="001F08AC" w:rsidRDefault="00C523C9">
            <w:pPr>
              <w:widowControl w:val="0"/>
              <w:spacing w:before="120" w:after="120"/>
              <w:jc w:val="both"/>
              <w:rPr>
                <w:del w:id="37827" w:author="James Vu" w:date="2024-04-18T23:40:00Z"/>
                <w:sz w:val="28"/>
                <w:szCs w:val="28"/>
                <w:rPrChange w:id="37828" w:author="James Vu" w:date="2024-04-18T22:33:00Z">
                  <w:rPr>
                    <w:del w:id="37829" w:author="James Vu" w:date="2024-04-18T23:40:00Z"/>
                    <w:sz w:val="26"/>
                    <w:szCs w:val="26"/>
                  </w:rPr>
                </w:rPrChange>
              </w:rPr>
              <w:pPrChange w:id="37830" w:author="James Vu" w:date="2024-04-18T22:33:00Z">
                <w:pPr>
                  <w:widowControl w:val="0"/>
                  <w:spacing w:before="120" w:after="120"/>
                  <w:jc w:val="right"/>
                </w:pPr>
              </w:pPrChange>
            </w:pPr>
            <w:del w:id="37831" w:author="James Vu" w:date="2024-04-18T23:40:00Z">
              <w:r w:rsidRPr="00167CE0" w:rsidDel="001F08AC">
                <w:rPr>
                  <w:b/>
                  <w:bCs/>
                  <w:sz w:val="28"/>
                  <w:szCs w:val="28"/>
                  <w:rPrChange w:id="37832" w:author="James Vu" w:date="2024-04-18T22:33:00Z">
                    <w:rPr>
                      <w:b/>
                      <w:bCs/>
                      <w:sz w:val="26"/>
                      <w:szCs w:val="26"/>
                    </w:rPr>
                  </w:rPrChange>
                </w:rPr>
                <w:delText>4.400.000.000</w:delText>
              </w:r>
            </w:del>
          </w:p>
        </w:tc>
        <w:tc>
          <w:tcPr>
            <w:tcW w:w="261" w:type="pct"/>
            <w:tcMar>
              <w:left w:w="101" w:type="dxa"/>
              <w:right w:w="101" w:type="dxa"/>
            </w:tcMar>
            <w:vAlign w:val="center"/>
          </w:tcPr>
          <w:p w14:paraId="7B01DA54" w14:textId="7E7705A6" w:rsidR="00C523C9" w:rsidRPr="00167CE0" w:rsidDel="001F08AC" w:rsidRDefault="00C523C9">
            <w:pPr>
              <w:widowControl w:val="0"/>
              <w:spacing w:before="120" w:after="120"/>
              <w:jc w:val="both"/>
              <w:rPr>
                <w:del w:id="37833" w:author="James Vu" w:date="2024-04-18T23:40:00Z"/>
                <w:b/>
                <w:bCs/>
                <w:sz w:val="28"/>
                <w:szCs w:val="28"/>
                <w:rPrChange w:id="37834" w:author="James Vu" w:date="2024-04-18T22:33:00Z">
                  <w:rPr>
                    <w:del w:id="37835" w:author="James Vu" w:date="2024-04-18T23:40:00Z"/>
                    <w:b/>
                    <w:bCs/>
                    <w:sz w:val="26"/>
                    <w:szCs w:val="26"/>
                  </w:rPr>
                </w:rPrChange>
              </w:rPr>
              <w:pPrChange w:id="37836" w:author="James Vu" w:date="2024-04-18T22:33:00Z">
                <w:pPr>
                  <w:widowControl w:val="0"/>
                  <w:spacing w:before="120" w:after="120"/>
                  <w:jc w:val="center"/>
                </w:pPr>
              </w:pPrChange>
            </w:pPr>
          </w:p>
        </w:tc>
      </w:tr>
      <w:bookmarkEnd w:id="37594"/>
    </w:tbl>
    <w:p w14:paraId="489834EA" w14:textId="5A5858F4" w:rsidR="004E36A3" w:rsidRPr="00167CE0" w:rsidDel="001F08AC" w:rsidRDefault="004E36A3">
      <w:pPr>
        <w:widowControl w:val="0"/>
        <w:jc w:val="both"/>
        <w:outlineLvl w:val="0"/>
        <w:rPr>
          <w:del w:id="37837" w:author="James Vu" w:date="2024-04-18T23:40:00Z"/>
          <w:b/>
          <w:bCs/>
          <w:sz w:val="28"/>
          <w:szCs w:val="28"/>
          <w:lang w:val="it-IT"/>
          <w:rPrChange w:id="37838" w:author="James Vu" w:date="2024-04-18T22:33:00Z">
            <w:rPr>
              <w:del w:id="37839" w:author="James Vu" w:date="2024-04-18T23:40:00Z"/>
              <w:b/>
              <w:bCs/>
              <w:sz w:val="26"/>
              <w:szCs w:val="26"/>
              <w:lang w:val="it-IT"/>
            </w:rPr>
          </w:rPrChange>
        </w:rPr>
        <w:pPrChange w:id="37840" w:author="James Vu" w:date="2024-04-18T22:33:00Z">
          <w:pPr>
            <w:widowControl w:val="0"/>
            <w:jc w:val="center"/>
            <w:outlineLvl w:val="0"/>
          </w:pPr>
        </w:pPrChange>
      </w:pPr>
      <w:del w:id="37841" w:author="James Vu" w:date="2024-04-18T23:40:00Z">
        <w:r w:rsidRPr="00167CE0" w:rsidDel="001F08AC">
          <w:rPr>
            <w:b/>
            <w:bCs/>
            <w:sz w:val="28"/>
            <w:szCs w:val="28"/>
            <w:lang w:val="it-IT"/>
            <w:rPrChange w:id="37842" w:author="James Vu" w:date="2024-04-18T22:33:00Z">
              <w:rPr>
                <w:b/>
                <w:bCs/>
                <w:sz w:val="26"/>
                <w:szCs w:val="26"/>
                <w:lang w:val="it-IT"/>
              </w:rPr>
            </w:rPrChange>
          </w:rPr>
          <w:br w:type="page"/>
        </w:r>
      </w:del>
    </w:p>
    <w:p w14:paraId="2A041FEE" w14:textId="77777777" w:rsidR="001F08AC" w:rsidRDefault="001F08AC" w:rsidP="00167CE0">
      <w:pPr>
        <w:widowControl w:val="0"/>
        <w:jc w:val="both"/>
        <w:outlineLvl w:val="0"/>
        <w:rPr>
          <w:ins w:id="37843" w:author="James Vu" w:date="2024-04-18T23:40:00Z"/>
          <w:b/>
          <w:bCs/>
          <w:sz w:val="28"/>
          <w:szCs w:val="28"/>
          <w:lang w:val="it-IT"/>
        </w:rPr>
      </w:pPr>
    </w:p>
    <w:p w14:paraId="54D21049" w14:textId="77777777" w:rsidR="001F08AC" w:rsidRDefault="001F08AC" w:rsidP="00167CE0">
      <w:pPr>
        <w:widowControl w:val="0"/>
        <w:jc w:val="both"/>
        <w:outlineLvl w:val="0"/>
        <w:rPr>
          <w:ins w:id="37844" w:author="James Vu" w:date="2024-04-18T23:40:00Z"/>
          <w:b/>
          <w:bCs/>
          <w:sz w:val="28"/>
          <w:szCs w:val="28"/>
          <w:lang w:val="it-IT"/>
        </w:rPr>
      </w:pPr>
    </w:p>
    <w:p w14:paraId="1CCC66D1" w14:textId="77777777" w:rsidR="001F08AC" w:rsidRDefault="001F08AC" w:rsidP="00167CE0">
      <w:pPr>
        <w:widowControl w:val="0"/>
        <w:jc w:val="both"/>
        <w:outlineLvl w:val="0"/>
        <w:rPr>
          <w:ins w:id="37845" w:author="James Vu" w:date="2024-04-18T23:40:00Z"/>
          <w:b/>
          <w:bCs/>
          <w:sz w:val="28"/>
          <w:szCs w:val="28"/>
          <w:lang w:val="it-IT"/>
        </w:rPr>
      </w:pPr>
    </w:p>
    <w:p w14:paraId="21BBDB6B" w14:textId="77777777" w:rsidR="001F08AC" w:rsidRDefault="001F08AC" w:rsidP="00167CE0">
      <w:pPr>
        <w:widowControl w:val="0"/>
        <w:jc w:val="both"/>
        <w:outlineLvl w:val="0"/>
        <w:rPr>
          <w:ins w:id="37846" w:author="James Vu" w:date="2024-04-18T23:40:00Z"/>
          <w:b/>
          <w:bCs/>
          <w:sz w:val="28"/>
          <w:szCs w:val="28"/>
          <w:lang w:val="it-IT"/>
        </w:rPr>
      </w:pPr>
    </w:p>
    <w:p w14:paraId="4D46C87C" w14:textId="77777777" w:rsidR="001F08AC" w:rsidRDefault="001F08AC" w:rsidP="00167CE0">
      <w:pPr>
        <w:widowControl w:val="0"/>
        <w:jc w:val="both"/>
        <w:outlineLvl w:val="0"/>
        <w:rPr>
          <w:ins w:id="37847" w:author="James Vu" w:date="2024-04-18T23:40:00Z"/>
          <w:b/>
          <w:bCs/>
          <w:sz w:val="28"/>
          <w:szCs w:val="28"/>
          <w:lang w:val="it-IT"/>
        </w:rPr>
      </w:pPr>
    </w:p>
    <w:p w14:paraId="46A0B33F" w14:textId="77777777" w:rsidR="001F08AC" w:rsidRDefault="001F08AC" w:rsidP="00167CE0">
      <w:pPr>
        <w:widowControl w:val="0"/>
        <w:jc w:val="both"/>
        <w:outlineLvl w:val="0"/>
        <w:rPr>
          <w:ins w:id="37848" w:author="James Vu" w:date="2024-04-18T23:40:00Z"/>
          <w:b/>
          <w:bCs/>
          <w:sz w:val="28"/>
          <w:szCs w:val="28"/>
          <w:lang w:val="it-IT"/>
        </w:rPr>
      </w:pPr>
    </w:p>
    <w:p w14:paraId="65382DC2" w14:textId="77777777" w:rsidR="001F08AC" w:rsidRDefault="001F08AC" w:rsidP="00167CE0">
      <w:pPr>
        <w:widowControl w:val="0"/>
        <w:jc w:val="both"/>
        <w:outlineLvl w:val="0"/>
        <w:rPr>
          <w:ins w:id="37849" w:author="James Vu" w:date="2024-04-18T23:40:00Z"/>
          <w:b/>
          <w:bCs/>
          <w:sz w:val="28"/>
          <w:szCs w:val="28"/>
          <w:lang w:val="it-IT"/>
        </w:rPr>
      </w:pPr>
    </w:p>
    <w:p w14:paraId="3CBD8BE7" w14:textId="77777777" w:rsidR="001F08AC" w:rsidRDefault="001F08AC" w:rsidP="00167CE0">
      <w:pPr>
        <w:widowControl w:val="0"/>
        <w:jc w:val="both"/>
        <w:outlineLvl w:val="0"/>
        <w:rPr>
          <w:ins w:id="37850" w:author="James Vu" w:date="2024-04-18T23:40:00Z"/>
          <w:b/>
          <w:bCs/>
          <w:sz w:val="28"/>
          <w:szCs w:val="28"/>
          <w:lang w:val="it-IT"/>
        </w:rPr>
      </w:pPr>
    </w:p>
    <w:p w14:paraId="5A7DD96D" w14:textId="77777777" w:rsidR="001F08AC" w:rsidRDefault="001F08AC" w:rsidP="00167CE0">
      <w:pPr>
        <w:widowControl w:val="0"/>
        <w:jc w:val="both"/>
        <w:outlineLvl w:val="0"/>
        <w:rPr>
          <w:ins w:id="37851" w:author="James Vu" w:date="2024-04-18T23:40:00Z"/>
          <w:b/>
          <w:bCs/>
          <w:sz w:val="28"/>
          <w:szCs w:val="28"/>
          <w:lang w:val="it-IT"/>
        </w:rPr>
      </w:pPr>
    </w:p>
    <w:p w14:paraId="4034BBEA" w14:textId="77777777" w:rsidR="001F08AC" w:rsidRDefault="001F08AC" w:rsidP="00167CE0">
      <w:pPr>
        <w:widowControl w:val="0"/>
        <w:jc w:val="both"/>
        <w:outlineLvl w:val="0"/>
        <w:rPr>
          <w:ins w:id="37852" w:author="James Vu" w:date="2024-04-18T23:40:00Z"/>
          <w:b/>
          <w:bCs/>
          <w:sz w:val="28"/>
          <w:szCs w:val="28"/>
          <w:lang w:val="it-IT"/>
        </w:rPr>
      </w:pPr>
    </w:p>
    <w:p w14:paraId="7334BD9B" w14:textId="77777777" w:rsidR="001F08AC" w:rsidRDefault="001F08AC" w:rsidP="00167CE0">
      <w:pPr>
        <w:widowControl w:val="0"/>
        <w:jc w:val="both"/>
        <w:outlineLvl w:val="0"/>
        <w:rPr>
          <w:ins w:id="37853" w:author="James Vu" w:date="2024-04-18T23:40:00Z"/>
          <w:b/>
          <w:bCs/>
          <w:sz w:val="28"/>
          <w:szCs w:val="28"/>
          <w:lang w:val="it-IT"/>
        </w:rPr>
      </w:pPr>
    </w:p>
    <w:p w14:paraId="3EFF2887" w14:textId="77777777" w:rsidR="001F08AC" w:rsidRDefault="001F08AC" w:rsidP="00167CE0">
      <w:pPr>
        <w:widowControl w:val="0"/>
        <w:jc w:val="both"/>
        <w:outlineLvl w:val="0"/>
        <w:rPr>
          <w:ins w:id="37854" w:author="James Vu" w:date="2024-04-18T23:40:00Z"/>
          <w:b/>
          <w:bCs/>
          <w:sz w:val="28"/>
          <w:szCs w:val="28"/>
          <w:lang w:val="it-IT"/>
        </w:rPr>
      </w:pPr>
    </w:p>
    <w:p w14:paraId="0A388A7C" w14:textId="77777777" w:rsidR="001F08AC" w:rsidRDefault="001F08AC" w:rsidP="00167CE0">
      <w:pPr>
        <w:widowControl w:val="0"/>
        <w:jc w:val="both"/>
        <w:outlineLvl w:val="0"/>
        <w:rPr>
          <w:ins w:id="37855" w:author="James Vu" w:date="2024-04-18T23:40:00Z"/>
          <w:b/>
          <w:bCs/>
          <w:sz w:val="28"/>
          <w:szCs w:val="28"/>
          <w:lang w:val="it-IT"/>
        </w:rPr>
      </w:pPr>
    </w:p>
    <w:p w14:paraId="57B0431B" w14:textId="77777777" w:rsidR="001F08AC" w:rsidRDefault="001F08AC" w:rsidP="00167CE0">
      <w:pPr>
        <w:widowControl w:val="0"/>
        <w:jc w:val="both"/>
        <w:outlineLvl w:val="0"/>
        <w:rPr>
          <w:ins w:id="37856" w:author="James Vu" w:date="2024-04-18T23:40:00Z"/>
          <w:b/>
          <w:bCs/>
          <w:sz w:val="28"/>
          <w:szCs w:val="28"/>
          <w:lang w:val="it-IT"/>
        </w:rPr>
      </w:pPr>
    </w:p>
    <w:p w14:paraId="6A6D3A9D" w14:textId="77777777" w:rsidR="001F08AC" w:rsidRDefault="001F08AC" w:rsidP="00167CE0">
      <w:pPr>
        <w:widowControl w:val="0"/>
        <w:jc w:val="both"/>
        <w:outlineLvl w:val="0"/>
        <w:rPr>
          <w:ins w:id="37857" w:author="James Vu" w:date="2024-04-18T23:40:00Z"/>
          <w:b/>
          <w:bCs/>
          <w:sz w:val="28"/>
          <w:szCs w:val="28"/>
          <w:lang w:val="it-IT"/>
        </w:rPr>
      </w:pPr>
    </w:p>
    <w:p w14:paraId="116D171B" w14:textId="39663FC5" w:rsidR="007E5E6E" w:rsidRPr="00167CE0" w:rsidRDefault="001F20F3">
      <w:pPr>
        <w:widowControl w:val="0"/>
        <w:jc w:val="both"/>
        <w:outlineLvl w:val="0"/>
        <w:rPr>
          <w:b/>
          <w:bCs/>
          <w:sz w:val="28"/>
          <w:szCs w:val="28"/>
          <w:lang w:val="it-IT"/>
          <w:rPrChange w:id="37858" w:author="James Vu" w:date="2024-04-18T22:33:00Z">
            <w:rPr>
              <w:b/>
              <w:bCs/>
              <w:lang w:val="it-IT"/>
            </w:rPr>
          </w:rPrChange>
        </w:rPr>
        <w:pPrChange w:id="37859" w:author="James Vu" w:date="2024-04-18T22:33:00Z">
          <w:pPr>
            <w:widowControl w:val="0"/>
            <w:jc w:val="center"/>
            <w:outlineLvl w:val="0"/>
          </w:pPr>
        </w:pPrChange>
      </w:pPr>
      <w:r w:rsidRPr="00167CE0">
        <w:rPr>
          <w:b/>
          <w:bCs/>
          <w:sz w:val="28"/>
          <w:szCs w:val="28"/>
          <w:lang w:val="it-IT"/>
          <w:rPrChange w:id="37860" w:author="James Vu" w:date="2024-04-18T22:33:00Z">
            <w:rPr>
              <w:b/>
              <w:bCs/>
              <w:lang w:val="it-IT"/>
            </w:rPr>
          </w:rPrChange>
        </w:rPr>
        <w:lastRenderedPageBreak/>
        <w:t>PHỤ LỤC V</w:t>
      </w:r>
    </w:p>
    <w:p w14:paraId="016785EA" w14:textId="146292CB" w:rsidR="001F20F3" w:rsidRPr="00167CE0" w:rsidRDefault="001F20F3">
      <w:pPr>
        <w:pStyle w:val="ListParagraph"/>
        <w:widowControl w:val="0"/>
        <w:spacing w:before="120" w:after="120"/>
        <w:ind w:hanging="720"/>
        <w:jc w:val="both"/>
        <w:rPr>
          <w:i/>
          <w:iCs/>
          <w:sz w:val="28"/>
          <w:szCs w:val="28"/>
          <w:lang w:val="it-IT"/>
        </w:rPr>
        <w:pPrChange w:id="37861" w:author="James Vu" w:date="2024-04-18T22:33:00Z">
          <w:pPr>
            <w:pStyle w:val="ListParagraph"/>
            <w:widowControl w:val="0"/>
            <w:spacing w:before="120" w:after="120"/>
            <w:ind w:hanging="720"/>
            <w:jc w:val="center"/>
          </w:pPr>
        </w:pPrChange>
      </w:pPr>
      <w:r w:rsidRPr="00167CE0">
        <w:rPr>
          <w:b/>
          <w:bCs/>
          <w:color w:val="000000"/>
          <w:sz w:val="28"/>
          <w:szCs w:val="28"/>
        </w:rPr>
        <w:t>TẬP HUẤN, HƯỚNG DẪN CHUYỂN GIAO</w:t>
      </w:r>
    </w:p>
    <w:p w14:paraId="671500A1" w14:textId="424FC9DC" w:rsidR="001F08AC" w:rsidRPr="00B053AF" w:rsidRDefault="00847883" w:rsidP="001F08AC">
      <w:pPr>
        <w:widowControl w:val="0"/>
        <w:spacing w:before="120" w:after="120"/>
        <w:jc w:val="both"/>
        <w:rPr>
          <w:ins w:id="37862" w:author="James Vu" w:date="2024-04-18T23:40:00Z"/>
          <w:i/>
          <w:iCs/>
          <w:sz w:val="28"/>
          <w:szCs w:val="28"/>
          <w:lang w:val="it-IT"/>
        </w:rPr>
      </w:pPr>
      <w:r w:rsidRPr="001F08AC">
        <w:rPr>
          <w:i/>
          <w:iCs/>
          <w:sz w:val="28"/>
          <w:szCs w:val="28"/>
          <w:lang w:val="it-IT"/>
          <w:rPrChange w:id="37863" w:author="James Vu" w:date="2024-04-18T23:40:00Z">
            <w:rPr>
              <w:i/>
              <w:iCs/>
              <w:lang w:val="it-IT"/>
            </w:rPr>
          </w:rPrChange>
        </w:rPr>
        <w:t>Đơn vị tính: Việt Nam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Change w:id="37864" w:author="James Vu" w:date="2024-04-19T00:26:00Z">
          <w:tblPr>
            <w:tblW w:w="0" w:type="auto"/>
            <w:tblLayout w:type="fixed"/>
            <w:tblCellMar>
              <w:left w:w="0" w:type="dxa"/>
              <w:right w:w="0" w:type="dxa"/>
            </w:tblCellMar>
            <w:tblLook w:val="04A0" w:firstRow="1" w:lastRow="0" w:firstColumn="1" w:lastColumn="0" w:noHBand="0" w:noVBand="1"/>
          </w:tblPr>
        </w:tblPrChange>
      </w:tblPr>
      <w:tblGrid>
        <w:gridCol w:w="1555"/>
        <w:gridCol w:w="2693"/>
        <w:gridCol w:w="1984"/>
        <w:gridCol w:w="1276"/>
        <w:gridCol w:w="1418"/>
        <w:gridCol w:w="1701"/>
        <w:gridCol w:w="3822"/>
        <w:tblGridChange w:id="37865">
          <w:tblGrid>
            <w:gridCol w:w="1555"/>
            <w:gridCol w:w="2693"/>
            <w:gridCol w:w="1984"/>
            <w:gridCol w:w="1276"/>
            <w:gridCol w:w="1418"/>
            <w:gridCol w:w="1701"/>
            <w:gridCol w:w="3822"/>
          </w:tblGrid>
        </w:tblGridChange>
      </w:tblGrid>
      <w:tr w:rsidR="00B053AF" w:rsidRPr="00B053AF" w14:paraId="74F446FC" w14:textId="77777777" w:rsidTr="003C02FF">
        <w:trPr>
          <w:trHeight w:val="308"/>
          <w:tblHeader/>
          <w:ins w:id="37866" w:author="James Vu" w:date="2024-04-18T23:42:00Z"/>
          <w:trPrChange w:id="37867" w:author="James Vu" w:date="2024-04-19T00:26:00Z">
            <w:trPr>
              <w:trHeight w:val="308"/>
              <w:tblHeader/>
            </w:trPr>
          </w:trPrChange>
        </w:trPr>
        <w:tc>
          <w:tcPr>
            <w:tcW w:w="1555" w:type="dxa"/>
            <w:shd w:val="clear" w:color="auto" w:fill="auto"/>
            <w:vAlign w:val="center"/>
            <w:hideMark/>
            <w:tcPrChange w:id="37868" w:author="James Vu" w:date="2024-04-19T00:26:00Z">
              <w:tcPr>
                <w:tcW w:w="1555" w:type="dxa"/>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0646B9DB" w14:textId="77777777" w:rsidR="00D0585C" w:rsidRPr="00B053AF" w:rsidRDefault="00D0585C">
            <w:pPr>
              <w:jc w:val="center"/>
              <w:rPr>
                <w:ins w:id="37869" w:author="James Vu" w:date="2024-04-18T23:42:00Z"/>
                <w:b/>
                <w:bCs/>
                <w:rPrChange w:id="37870" w:author="James Vu" w:date="2024-04-18T23:49:00Z">
                  <w:rPr>
                    <w:ins w:id="37871" w:author="James Vu" w:date="2024-04-18T23:42:00Z"/>
                    <w:b/>
                    <w:bCs/>
                    <w:sz w:val="28"/>
                    <w:szCs w:val="28"/>
                  </w:rPr>
                </w:rPrChange>
              </w:rPr>
              <w:pPrChange w:id="37872" w:author="James Vu" w:date="2024-04-18T23:43:00Z">
                <w:pPr>
                  <w:jc w:val="both"/>
                </w:pPr>
              </w:pPrChange>
            </w:pPr>
            <w:ins w:id="37873" w:author="James Vu" w:date="2024-04-18T23:42:00Z">
              <w:r w:rsidRPr="00B053AF">
                <w:rPr>
                  <w:b/>
                  <w:bCs/>
                  <w:rPrChange w:id="37874" w:author="James Vu" w:date="2024-04-18T23:49:00Z">
                    <w:rPr>
                      <w:b/>
                      <w:bCs/>
                      <w:sz w:val="28"/>
                      <w:szCs w:val="28"/>
                    </w:rPr>
                  </w:rPrChange>
                </w:rPr>
                <w:t>STT</w:t>
              </w:r>
            </w:ins>
          </w:p>
        </w:tc>
        <w:tc>
          <w:tcPr>
            <w:tcW w:w="2693" w:type="dxa"/>
            <w:shd w:val="clear" w:color="auto" w:fill="auto"/>
            <w:vAlign w:val="center"/>
            <w:hideMark/>
            <w:tcPrChange w:id="37875" w:author="James Vu" w:date="2024-04-19T00:26:00Z">
              <w:tcPr>
                <w:tcW w:w="2693" w:type="dxa"/>
                <w:tcBorders>
                  <w:top w:val="single" w:sz="4" w:space="0" w:color="auto"/>
                  <w:left w:val="nil"/>
                  <w:bottom w:val="single" w:sz="4" w:space="0" w:color="auto"/>
                  <w:right w:val="single" w:sz="4" w:space="0" w:color="auto"/>
                </w:tcBorders>
                <w:shd w:val="clear" w:color="auto" w:fill="auto"/>
                <w:vAlign w:val="center"/>
                <w:hideMark/>
              </w:tcPr>
            </w:tcPrChange>
          </w:tcPr>
          <w:p w14:paraId="6254BBE8" w14:textId="77777777" w:rsidR="00D0585C" w:rsidRPr="00B053AF" w:rsidRDefault="00D0585C">
            <w:pPr>
              <w:jc w:val="center"/>
              <w:rPr>
                <w:ins w:id="37876" w:author="James Vu" w:date="2024-04-18T23:42:00Z"/>
                <w:b/>
                <w:bCs/>
                <w:rPrChange w:id="37877" w:author="James Vu" w:date="2024-04-18T23:49:00Z">
                  <w:rPr>
                    <w:ins w:id="37878" w:author="James Vu" w:date="2024-04-18T23:42:00Z"/>
                    <w:b/>
                    <w:bCs/>
                    <w:sz w:val="28"/>
                    <w:szCs w:val="28"/>
                  </w:rPr>
                </w:rPrChange>
              </w:rPr>
              <w:pPrChange w:id="37879" w:author="James Vu" w:date="2024-04-18T23:43:00Z">
                <w:pPr>
                  <w:jc w:val="both"/>
                </w:pPr>
              </w:pPrChange>
            </w:pPr>
            <w:ins w:id="37880" w:author="James Vu" w:date="2024-04-18T23:42:00Z">
              <w:r w:rsidRPr="00B053AF">
                <w:rPr>
                  <w:b/>
                  <w:bCs/>
                  <w:rPrChange w:id="37881" w:author="James Vu" w:date="2024-04-18T23:49:00Z">
                    <w:rPr>
                      <w:b/>
                      <w:bCs/>
                      <w:sz w:val="28"/>
                      <w:szCs w:val="28"/>
                    </w:rPr>
                  </w:rPrChange>
                </w:rPr>
                <w:t>Khoản mục chi phí</w:t>
              </w:r>
            </w:ins>
          </w:p>
        </w:tc>
        <w:tc>
          <w:tcPr>
            <w:tcW w:w="1984" w:type="dxa"/>
            <w:shd w:val="clear" w:color="auto" w:fill="auto"/>
            <w:vAlign w:val="center"/>
            <w:hideMark/>
            <w:tcPrChange w:id="37882" w:author="James Vu" w:date="2024-04-19T00:26:00Z">
              <w:tcPr>
                <w:tcW w:w="1984" w:type="dxa"/>
                <w:tcBorders>
                  <w:top w:val="single" w:sz="4" w:space="0" w:color="auto"/>
                  <w:left w:val="nil"/>
                  <w:bottom w:val="single" w:sz="4" w:space="0" w:color="auto"/>
                  <w:right w:val="single" w:sz="4" w:space="0" w:color="auto"/>
                </w:tcBorders>
                <w:shd w:val="clear" w:color="auto" w:fill="auto"/>
                <w:vAlign w:val="center"/>
                <w:hideMark/>
              </w:tcPr>
            </w:tcPrChange>
          </w:tcPr>
          <w:p w14:paraId="67B999B5" w14:textId="77777777" w:rsidR="00D0585C" w:rsidRPr="00B053AF" w:rsidRDefault="00D0585C">
            <w:pPr>
              <w:jc w:val="center"/>
              <w:rPr>
                <w:ins w:id="37883" w:author="James Vu" w:date="2024-04-18T23:42:00Z"/>
                <w:b/>
                <w:bCs/>
                <w:rPrChange w:id="37884" w:author="James Vu" w:date="2024-04-18T23:49:00Z">
                  <w:rPr>
                    <w:ins w:id="37885" w:author="James Vu" w:date="2024-04-18T23:42:00Z"/>
                    <w:b/>
                    <w:bCs/>
                    <w:sz w:val="28"/>
                    <w:szCs w:val="28"/>
                  </w:rPr>
                </w:rPrChange>
              </w:rPr>
              <w:pPrChange w:id="37886" w:author="James Vu" w:date="2024-04-18T23:43:00Z">
                <w:pPr>
                  <w:jc w:val="both"/>
                </w:pPr>
              </w:pPrChange>
            </w:pPr>
            <w:ins w:id="37887" w:author="James Vu" w:date="2024-04-18T23:42:00Z">
              <w:r w:rsidRPr="00B053AF">
                <w:rPr>
                  <w:b/>
                  <w:bCs/>
                  <w:rPrChange w:id="37888" w:author="James Vu" w:date="2024-04-18T23:49:00Z">
                    <w:rPr>
                      <w:b/>
                      <w:bCs/>
                      <w:sz w:val="28"/>
                      <w:szCs w:val="28"/>
                    </w:rPr>
                  </w:rPrChange>
                </w:rPr>
                <w:t>Đơn vị tính</w:t>
              </w:r>
            </w:ins>
          </w:p>
        </w:tc>
        <w:tc>
          <w:tcPr>
            <w:tcW w:w="1276" w:type="dxa"/>
            <w:shd w:val="clear" w:color="auto" w:fill="auto"/>
            <w:vAlign w:val="center"/>
            <w:hideMark/>
            <w:tcPrChange w:id="37889" w:author="James Vu" w:date="2024-04-19T00:26:00Z">
              <w:tcPr>
                <w:tcW w:w="1276" w:type="dxa"/>
                <w:tcBorders>
                  <w:top w:val="single" w:sz="4" w:space="0" w:color="auto"/>
                  <w:left w:val="nil"/>
                  <w:bottom w:val="single" w:sz="4" w:space="0" w:color="auto"/>
                  <w:right w:val="single" w:sz="4" w:space="0" w:color="auto"/>
                </w:tcBorders>
                <w:shd w:val="clear" w:color="auto" w:fill="auto"/>
                <w:vAlign w:val="center"/>
                <w:hideMark/>
              </w:tcPr>
            </w:tcPrChange>
          </w:tcPr>
          <w:p w14:paraId="564A9A35" w14:textId="77777777" w:rsidR="00D0585C" w:rsidRPr="00B053AF" w:rsidRDefault="00D0585C">
            <w:pPr>
              <w:jc w:val="center"/>
              <w:rPr>
                <w:ins w:id="37890" w:author="James Vu" w:date="2024-04-18T23:42:00Z"/>
                <w:b/>
                <w:bCs/>
                <w:rPrChange w:id="37891" w:author="James Vu" w:date="2024-04-18T23:49:00Z">
                  <w:rPr>
                    <w:ins w:id="37892" w:author="James Vu" w:date="2024-04-18T23:42:00Z"/>
                    <w:b/>
                    <w:bCs/>
                    <w:sz w:val="28"/>
                    <w:szCs w:val="28"/>
                  </w:rPr>
                </w:rPrChange>
              </w:rPr>
              <w:pPrChange w:id="37893" w:author="James Vu" w:date="2024-04-18T23:43:00Z">
                <w:pPr>
                  <w:jc w:val="both"/>
                </w:pPr>
              </w:pPrChange>
            </w:pPr>
            <w:ins w:id="37894" w:author="James Vu" w:date="2024-04-18T23:42:00Z">
              <w:r w:rsidRPr="00B053AF">
                <w:rPr>
                  <w:b/>
                  <w:bCs/>
                  <w:rPrChange w:id="37895" w:author="James Vu" w:date="2024-04-18T23:49:00Z">
                    <w:rPr>
                      <w:b/>
                      <w:bCs/>
                      <w:sz w:val="28"/>
                      <w:szCs w:val="28"/>
                    </w:rPr>
                  </w:rPrChange>
                </w:rPr>
                <w:t>Số lượng</w:t>
              </w:r>
            </w:ins>
          </w:p>
        </w:tc>
        <w:tc>
          <w:tcPr>
            <w:tcW w:w="1418" w:type="dxa"/>
            <w:shd w:val="clear" w:color="auto" w:fill="auto"/>
            <w:vAlign w:val="center"/>
            <w:hideMark/>
            <w:tcPrChange w:id="37896" w:author="James Vu" w:date="2024-04-19T00:26:00Z">
              <w:tcPr>
                <w:tcW w:w="1418" w:type="dxa"/>
                <w:tcBorders>
                  <w:top w:val="single" w:sz="4" w:space="0" w:color="auto"/>
                  <w:left w:val="nil"/>
                  <w:bottom w:val="single" w:sz="4" w:space="0" w:color="auto"/>
                  <w:right w:val="single" w:sz="4" w:space="0" w:color="auto"/>
                </w:tcBorders>
                <w:shd w:val="clear" w:color="auto" w:fill="auto"/>
                <w:vAlign w:val="center"/>
                <w:hideMark/>
              </w:tcPr>
            </w:tcPrChange>
          </w:tcPr>
          <w:p w14:paraId="070ABAD9" w14:textId="38863C5B" w:rsidR="00D0585C" w:rsidRPr="00B053AF" w:rsidRDefault="00D0585C">
            <w:pPr>
              <w:jc w:val="center"/>
              <w:rPr>
                <w:ins w:id="37897" w:author="James Vu" w:date="2024-04-18T23:42:00Z"/>
                <w:b/>
                <w:bCs/>
                <w:rPrChange w:id="37898" w:author="James Vu" w:date="2024-04-18T23:49:00Z">
                  <w:rPr>
                    <w:ins w:id="37899" w:author="James Vu" w:date="2024-04-18T23:42:00Z"/>
                    <w:b/>
                    <w:bCs/>
                    <w:sz w:val="28"/>
                    <w:szCs w:val="28"/>
                  </w:rPr>
                </w:rPrChange>
              </w:rPr>
              <w:pPrChange w:id="37900" w:author="James Vu" w:date="2024-04-18T23:43:00Z">
                <w:pPr>
                  <w:jc w:val="both"/>
                </w:pPr>
              </w:pPrChange>
            </w:pPr>
            <w:ins w:id="37901" w:author="James Vu" w:date="2024-04-18T23:42:00Z">
              <w:r w:rsidRPr="00B053AF">
                <w:rPr>
                  <w:b/>
                  <w:bCs/>
                  <w:rPrChange w:id="37902" w:author="James Vu" w:date="2024-04-18T23:49:00Z">
                    <w:rPr>
                      <w:b/>
                      <w:bCs/>
                      <w:sz w:val="28"/>
                      <w:szCs w:val="28"/>
                    </w:rPr>
                  </w:rPrChange>
                </w:rPr>
                <w:t>Đơn giá</w:t>
              </w:r>
            </w:ins>
          </w:p>
        </w:tc>
        <w:tc>
          <w:tcPr>
            <w:tcW w:w="1701" w:type="dxa"/>
            <w:shd w:val="clear" w:color="auto" w:fill="auto"/>
            <w:vAlign w:val="center"/>
            <w:hideMark/>
            <w:tcPrChange w:id="37903" w:author="James Vu" w:date="2024-04-19T00:26:00Z">
              <w:tcPr>
                <w:tcW w:w="1701" w:type="dxa"/>
                <w:tcBorders>
                  <w:top w:val="single" w:sz="4" w:space="0" w:color="auto"/>
                  <w:left w:val="nil"/>
                  <w:bottom w:val="single" w:sz="4" w:space="0" w:color="auto"/>
                  <w:right w:val="single" w:sz="4" w:space="0" w:color="auto"/>
                </w:tcBorders>
                <w:shd w:val="clear" w:color="auto" w:fill="auto"/>
                <w:vAlign w:val="center"/>
                <w:hideMark/>
              </w:tcPr>
            </w:tcPrChange>
          </w:tcPr>
          <w:p w14:paraId="41AED745" w14:textId="21ADF3D1" w:rsidR="00D0585C" w:rsidRPr="00B053AF" w:rsidRDefault="00D0585C">
            <w:pPr>
              <w:jc w:val="center"/>
              <w:rPr>
                <w:ins w:id="37904" w:author="James Vu" w:date="2024-04-18T23:42:00Z"/>
                <w:b/>
                <w:bCs/>
                <w:rPrChange w:id="37905" w:author="James Vu" w:date="2024-04-18T23:49:00Z">
                  <w:rPr>
                    <w:ins w:id="37906" w:author="James Vu" w:date="2024-04-18T23:42:00Z"/>
                    <w:b/>
                    <w:bCs/>
                    <w:sz w:val="28"/>
                    <w:szCs w:val="28"/>
                  </w:rPr>
                </w:rPrChange>
              </w:rPr>
              <w:pPrChange w:id="37907" w:author="James Vu" w:date="2024-04-18T23:43:00Z">
                <w:pPr>
                  <w:jc w:val="both"/>
                </w:pPr>
              </w:pPrChange>
            </w:pPr>
            <w:ins w:id="37908" w:author="James Vu" w:date="2024-04-18T23:42:00Z">
              <w:r w:rsidRPr="00B053AF">
                <w:rPr>
                  <w:b/>
                  <w:bCs/>
                  <w:rPrChange w:id="37909" w:author="James Vu" w:date="2024-04-18T23:49:00Z">
                    <w:rPr>
                      <w:b/>
                      <w:bCs/>
                      <w:sz w:val="28"/>
                      <w:szCs w:val="28"/>
                    </w:rPr>
                  </w:rPrChange>
                </w:rPr>
                <w:t>Thành tiền</w:t>
              </w:r>
            </w:ins>
          </w:p>
        </w:tc>
        <w:tc>
          <w:tcPr>
            <w:tcW w:w="3822" w:type="dxa"/>
            <w:shd w:val="clear" w:color="auto" w:fill="auto"/>
            <w:vAlign w:val="center"/>
            <w:hideMark/>
            <w:tcPrChange w:id="37910" w:author="James Vu" w:date="2024-04-19T00:26:00Z">
              <w:tcPr>
                <w:tcW w:w="3822" w:type="dxa"/>
                <w:tcBorders>
                  <w:top w:val="single" w:sz="4" w:space="0" w:color="auto"/>
                  <w:left w:val="nil"/>
                  <w:bottom w:val="single" w:sz="4" w:space="0" w:color="auto"/>
                  <w:right w:val="single" w:sz="4" w:space="0" w:color="auto"/>
                </w:tcBorders>
                <w:shd w:val="clear" w:color="auto" w:fill="auto"/>
                <w:vAlign w:val="center"/>
                <w:hideMark/>
              </w:tcPr>
            </w:tcPrChange>
          </w:tcPr>
          <w:p w14:paraId="6B8553FF" w14:textId="77777777" w:rsidR="00D0585C" w:rsidRPr="00B053AF" w:rsidRDefault="00D0585C">
            <w:pPr>
              <w:jc w:val="center"/>
              <w:rPr>
                <w:ins w:id="37911" w:author="James Vu" w:date="2024-04-18T23:42:00Z"/>
                <w:b/>
                <w:bCs/>
                <w:rPrChange w:id="37912" w:author="James Vu" w:date="2024-04-18T23:49:00Z">
                  <w:rPr>
                    <w:ins w:id="37913" w:author="James Vu" w:date="2024-04-18T23:42:00Z"/>
                    <w:b/>
                    <w:bCs/>
                    <w:sz w:val="28"/>
                    <w:szCs w:val="28"/>
                  </w:rPr>
                </w:rPrChange>
              </w:rPr>
              <w:pPrChange w:id="37914" w:author="James Vu" w:date="2024-04-18T23:43:00Z">
                <w:pPr>
                  <w:jc w:val="both"/>
                </w:pPr>
              </w:pPrChange>
            </w:pPr>
            <w:ins w:id="37915" w:author="James Vu" w:date="2024-04-18T23:42:00Z">
              <w:r w:rsidRPr="00B053AF">
                <w:rPr>
                  <w:b/>
                  <w:bCs/>
                  <w:rPrChange w:id="37916" w:author="James Vu" w:date="2024-04-18T23:49:00Z">
                    <w:rPr>
                      <w:b/>
                      <w:bCs/>
                      <w:sz w:val="28"/>
                      <w:szCs w:val="28"/>
                    </w:rPr>
                  </w:rPrChange>
                </w:rPr>
                <w:t>Ghi chú</w:t>
              </w:r>
            </w:ins>
          </w:p>
        </w:tc>
      </w:tr>
      <w:tr w:rsidR="00B053AF" w:rsidRPr="00B053AF" w14:paraId="391952C9" w14:textId="77777777" w:rsidTr="003C02FF">
        <w:tblPrEx>
          <w:tblCellMar>
            <w:left w:w="108" w:type="dxa"/>
            <w:right w:w="108" w:type="dxa"/>
          </w:tblCellMar>
          <w:tblPrExChange w:id="37917" w:author="James Vu" w:date="2024-04-19T00:26:00Z">
            <w:tblPrEx>
              <w:tblCellMar>
                <w:left w:w="108" w:type="dxa"/>
                <w:right w:w="108" w:type="dxa"/>
              </w:tblCellMar>
            </w:tblPrEx>
          </w:tblPrExChange>
        </w:tblPrEx>
        <w:trPr>
          <w:trHeight w:val="630"/>
          <w:ins w:id="37918" w:author="James Vu" w:date="2024-04-18T23:42:00Z"/>
          <w:trPrChange w:id="37919" w:author="James Vu" w:date="2024-04-19T00:26:00Z">
            <w:trPr>
              <w:trHeight w:val="630"/>
            </w:trPr>
          </w:trPrChange>
        </w:trPr>
        <w:tc>
          <w:tcPr>
            <w:tcW w:w="1555" w:type="dxa"/>
            <w:shd w:val="clear" w:color="auto" w:fill="auto"/>
            <w:vAlign w:val="center"/>
            <w:hideMark/>
            <w:tcPrChange w:id="37920"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5A541A38" w14:textId="77777777" w:rsidR="00D0585C" w:rsidRPr="00B053AF" w:rsidRDefault="00D0585C">
            <w:pPr>
              <w:jc w:val="center"/>
              <w:rPr>
                <w:ins w:id="37921" w:author="James Vu" w:date="2024-04-18T23:42:00Z"/>
                <w:b/>
                <w:bCs/>
              </w:rPr>
            </w:pPr>
            <w:ins w:id="37922" w:author="James Vu" w:date="2024-04-18T23:42:00Z">
              <w:r w:rsidRPr="00B053AF">
                <w:rPr>
                  <w:b/>
                  <w:bCs/>
                </w:rPr>
                <w:t>1</w:t>
              </w:r>
            </w:ins>
          </w:p>
        </w:tc>
        <w:tc>
          <w:tcPr>
            <w:tcW w:w="7371" w:type="dxa"/>
            <w:gridSpan w:val="4"/>
            <w:shd w:val="clear" w:color="auto" w:fill="auto"/>
            <w:vAlign w:val="center"/>
            <w:hideMark/>
            <w:tcPrChange w:id="37923" w:author="James Vu" w:date="2024-04-19T00:26:00Z">
              <w:tcPr>
                <w:tcW w:w="7371" w:type="dxa"/>
                <w:gridSpan w:val="4"/>
                <w:tcBorders>
                  <w:top w:val="single" w:sz="4" w:space="0" w:color="auto"/>
                  <w:left w:val="nil"/>
                  <w:bottom w:val="single" w:sz="4" w:space="0" w:color="auto"/>
                  <w:right w:val="single" w:sz="4" w:space="0" w:color="000000"/>
                </w:tcBorders>
                <w:shd w:val="clear" w:color="auto" w:fill="auto"/>
                <w:vAlign w:val="center"/>
                <w:hideMark/>
              </w:tcPr>
            </w:tcPrChange>
          </w:tcPr>
          <w:p w14:paraId="677ECD1A" w14:textId="77777777" w:rsidR="00D0585C" w:rsidRPr="00B053AF" w:rsidRDefault="00D0585C">
            <w:pPr>
              <w:rPr>
                <w:ins w:id="37924" w:author="James Vu" w:date="2024-04-18T23:42:00Z"/>
                <w:b/>
                <w:bCs/>
              </w:rPr>
            </w:pPr>
            <w:ins w:id="37925" w:author="James Vu" w:date="2024-04-18T23:42:00Z">
              <w:r w:rsidRPr="00B053AF">
                <w:rPr>
                  <w:b/>
                  <w:bCs/>
                </w:rPr>
                <w:t>Chi phí đào tạo</w:t>
              </w:r>
            </w:ins>
          </w:p>
        </w:tc>
        <w:tc>
          <w:tcPr>
            <w:tcW w:w="1701" w:type="dxa"/>
            <w:shd w:val="clear" w:color="auto" w:fill="auto"/>
            <w:vAlign w:val="center"/>
            <w:hideMark/>
            <w:tcPrChange w:id="37926"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068F5AD5" w14:textId="77777777" w:rsidR="00D0585C" w:rsidRPr="00B053AF" w:rsidRDefault="00D0585C">
            <w:pPr>
              <w:jc w:val="center"/>
              <w:rPr>
                <w:ins w:id="37927" w:author="James Vu" w:date="2024-04-18T23:42:00Z"/>
                <w:b/>
                <w:bCs/>
              </w:rPr>
            </w:pPr>
            <w:ins w:id="37928" w:author="James Vu" w:date="2024-04-18T23:42:00Z">
              <w:r w:rsidRPr="00B053AF">
                <w:rPr>
                  <w:b/>
                  <w:bCs/>
                </w:rPr>
                <w:t xml:space="preserve">       268.560.000 </w:t>
              </w:r>
            </w:ins>
          </w:p>
        </w:tc>
        <w:tc>
          <w:tcPr>
            <w:tcW w:w="3822" w:type="dxa"/>
            <w:shd w:val="clear" w:color="auto" w:fill="auto"/>
            <w:vAlign w:val="center"/>
            <w:hideMark/>
            <w:tcPrChange w:id="37929"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449C3E92" w14:textId="77777777" w:rsidR="00D0585C" w:rsidRPr="00B053AF" w:rsidRDefault="00D0585C">
            <w:pPr>
              <w:rPr>
                <w:ins w:id="37930" w:author="James Vu" w:date="2024-04-18T23:42:00Z"/>
                <w:b/>
                <w:bCs/>
              </w:rPr>
            </w:pPr>
            <w:ins w:id="37931" w:author="James Vu" w:date="2024-04-18T23:42:00Z">
              <w:r w:rsidRPr="00B053AF">
                <w:rPr>
                  <w:b/>
                  <w:bCs/>
                </w:rPr>
                <w:t> </w:t>
              </w:r>
            </w:ins>
          </w:p>
        </w:tc>
      </w:tr>
      <w:tr w:rsidR="00B053AF" w:rsidRPr="00B053AF" w14:paraId="319DF39C" w14:textId="77777777" w:rsidTr="003C02FF">
        <w:tblPrEx>
          <w:tblCellMar>
            <w:left w:w="108" w:type="dxa"/>
            <w:right w:w="108" w:type="dxa"/>
          </w:tblCellMar>
          <w:tblPrExChange w:id="37932" w:author="James Vu" w:date="2024-04-19T00:26:00Z">
            <w:tblPrEx>
              <w:tblCellMar>
                <w:left w:w="108" w:type="dxa"/>
                <w:right w:w="108" w:type="dxa"/>
              </w:tblCellMar>
            </w:tblPrEx>
          </w:tblPrExChange>
        </w:tblPrEx>
        <w:trPr>
          <w:trHeight w:val="2380"/>
          <w:ins w:id="37933" w:author="James Vu" w:date="2024-04-18T23:42:00Z"/>
          <w:trPrChange w:id="37934" w:author="James Vu" w:date="2024-04-19T00:26:00Z">
            <w:trPr>
              <w:trHeight w:val="2380"/>
            </w:trPr>
          </w:trPrChange>
        </w:trPr>
        <w:tc>
          <w:tcPr>
            <w:tcW w:w="1555" w:type="dxa"/>
            <w:shd w:val="clear" w:color="auto" w:fill="auto"/>
            <w:vAlign w:val="center"/>
            <w:hideMark/>
            <w:tcPrChange w:id="37935"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B89CA81" w14:textId="77777777" w:rsidR="00D0585C" w:rsidRPr="00B053AF" w:rsidRDefault="00D0585C">
            <w:pPr>
              <w:jc w:val="center"/>
              <w:rPr>
                <w:ins w:id="37936" w:author="James Vu" w:date="2024-04-18T23:42:00Z"/>
                <w:i/>
                <w:iCs/>
                <w:rPrChange w:id="37937" w:author="James Vu" w:date="2024-04-18T23:49:00Z">
                  <w:rPr>
                    <w:ins w:id="37938" w:author="James Vu" w:date="2024-04-18T23:42:00Z"/>
                    <w:i/>
                    <w:iCs/>
                    <w:color w:val="FF0000"/>
                  </w:rPr>
                </w:rPrChange>
              </w:rPr>
            </w:pPr>
            <w:ins w:id="37939" w:author="James Vu" w:date="2024-04-18T23:42:00Z">
              <w:r w:rsidRPr="00B053AF">
                <w:rPr>
                  <w:i/>
                  <w:iCs/>
                  <w:rPrChange w:id="37940" w:author="James Vu" w:date="2024-04-18T23:49:00Z">
                    <w:rPr>
                      <w:i/>
                      <w:iCs/>
                      <w:color w:val="FF0000"/>
                    </w:rPr>
                  </w:rPrChange>
                </w:rPr>
                <w:t> </w:t>
              </w:r>
            </w:ins>
          </w:p>
        </w:tc>
        <w:tc>
          <w:tcPr>
            <w:tcW w:w="2693" w:type="dxa"/>
            <w:shd w:val="clear" w:color="auto" w:fill="auto"/>
            <w:vAlign w:val="center"/>
            <w:hideMark/>
            <w:tcPrChange w:id="37941"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102A7668" w14:textId="77777777" w:rsidR="00D0585C" w:rsidRPr="00B053AF" w:rsidRDefault="00D0585C">
            <w:pPr>
              <w:jc w:val="right"/>
              <w:rPr>
                <w:ins w:id="37942" w:author="James Vu" w:date="2024-04-18T23:42:00Z"/>
                <w:i/>
                <w:iCs/>
                <w:rPrChange w:id="37943" w:author="James Vu" w:date="2024-04-18T23:49:00Z">
                  <w:rPr>
                    <w:ins w:id="37944" w:author="James Vu" w:date="2024-04-18T23:42:00Z"/>
                    <w:i/>
                    <w:iCs/>
                    <w:color w:val="FF0000"/>
                  </w:rPr>
                </w:rPrChange>
              </w:rPr>
            </w:pPr>
            <w:ins w:id="37945" w:author="James Vu" w:date="2024-04-18T23:42:00Z">
              <w:r w:rsidRPr="00B053AF">
                <w:rPr>
                  <w:i/>
                  <w:iCs/>
                  <w:rPrChange w:id="37946" w:author="James Vu" w:date="2024-04-18T23:49:00Z">
                    <w:rPr>
                      <w:i/>
                      <w:iCs/>
                      <w:color w:val="FF0000"/>
                    </w:rPr>
                  </w:rPrChange>
                </w:rPr>
                <w:t>Số lượng lớp</w:t>
              </w:r>
            </w:ins>
          </w:p>
        </w:tc>
        <w:tc>
          <w:tcPr>
            <w:tcW w:w="1984" w:type="dxa"/>
            <w:shd w:val="clear" w:color="auto" w:fill="auto"/>
            <w:vAlign w:val="center"/>
            <w:hideMark/>
            <w:tcPrChange w:id="37947"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480D2875" w14:textId="77777777" w:rsidR="00D0585C" w:rsidRPr="00B053AF" w:rsidRDefault="00D0585C">
            <w:pPr>
              <w:jc w:val="center"/>
              <w:rPr>
                <w:ins w:id="37948" w:author="James Vu" w:date="2024-04-18T23:42:00Z"/>
                <w:i/>
                <w:iCs/>
                <w:rPrChange w:id="37949" w:author="James Vu" w:date="2024-04-18T23:49:00Z">
                  <w:rPr>
                    <w:ins w:id="37950" w:author="James Vu" w:date="2024-04-18T23:42:00Z"/>
                    <w:i/>
                    <w:iCs/>
                    <w:color w:val="FF0000"/>
                  </w:rPr>
                </w:rPrChange>
              </w:rPr>
            </w:pPr>
            <w:ins w:id="37951" w:author="James Vu" w:date="2024-04-18T23:42:00Z">
              <w:r w:rsidRPr="00B053AF">
                <w:rPr>
                  <w:i/>
                  <w:iCs/>
                  <w:rPrChange w:id="37952" w:author="James Vu" w:date="2024-04-18T23:49:00Z">
                    <w:rPr>
                      <w:i/>
                      <w:iCs/>
                      <w:color w:val="FF0000"/>
                    </w:rPr>
                  </w:rPrChange>
                </w:rPr>
                <w:t>Lớp</w:t>
              </w:r>
            </w:ins>
          </w:p>
        </w:tc>
        <w:tc>
          <w:tcPr>
            <w:tcW w:w="1276" w:type="dxa"/>
            <w:shd w:val="clear" w:color="auto" w:fill="auto"/>
            <w:vAlign w:val="center"/>
            <w:hideMark/>
            <w:tcPrChange w:id="37953"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3BD5DE94" w14:textId="77777777" w:rsidR="00D0585C" w:rsidRPr="00B053AF" w:rsidRDefault="00D0585C">
            <w:pPr>
              <w:jc w:val="center"/>
              <w:rPr>
                <w:ins w:id="37954" w:author="James Vu" w:date="2024-04-18T23:42:00Z"/>
                <w:i/>
                <w:iCs/>
                <w:rPrChange w:id="37955" w:author="James Vu" w:date="2024-04-18T23:49:00Z">
                  <w:rPr>
                    <w:ins w:id="37956" w:author="James Vu" w:date="2024-04-18T23:42:00Z"/>
                    <w:i/>
                    <w:iCs/>
                    <w:color w:val="FF0000"/>
                  </w:rPr>
                </w:rPrChange>
              </w:rPr>
            </w:pPr>
            <w:ins w:id="37957" w:author="James Vu" w:date="2024-04-18T23:42:00Z">
              <w:r w:rsidRPr="00B053AF">
                <w:rPr>
                  <w:i/>
                  <w:iCs/>
                  <w:rPrChange w:id="37958" w:author="James Vu" w:date="2024-04-18T23:49:00Z">
                    <w:rPr>
                      <w:i/>
                      <w:iCs/>
                      <w:color w:val="FF0000"/>
                    </w:rPr>
                  </w:rPrChange>
                </w:rPr>
                <w:t>36</w:t>
              </w:r>
            </w:ins>
          </w:p>
        </w:tc>
        <w:tc>
          <w:tcPr>
            <w:tcW w:w="1418" w:type="dxa"/>
            <w:shd w:val="clear" w:color="auto" w:fill="auto"/>
            <w:vAlign w:val="center"/>
            <w:hideMark/>
            <w:tcPrChange w:id="37959"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16C8B7F3" w14:textId="77777777" w:rsidR="00D0585C" w:rsidRPr="00B053AF" w:rsidRDefault="00D0585C">
            <w:pPr>
              <w:jc w:val="right"/>
              <w:rPr>
                <w:ins w:id="37960" w:author="James Vu" w:date="2024-04-18T23:42:00Z"/>
              </w:rPr>
            </w:pPr>
            <w:ins w:id="37961" w:author="James Vu" w:date="2024-04-18T23:42:00Z">
              <w:r w:rsidRPr="00B053AF">
                <w:t> </w:t>
              </w:r>
            </w:ins>
          </w:p>
        </w:tc>
        <w:tc>
          <w:tcPr>
            <w:tcW w:w="1701" w:type="dxa"/>
            <w:shd w:val="clear" w:color="auto" w:fill="auto"/>
            <w:vAlign w:val="center"/>
            <w:hideMark/>
            <w:tcPrChange w:id="37962"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2D459323" w14:textId="77777777" w:rsidR="00D0585C" w:rsidRPr="00B053AF" w:rsidRDefault="00D0585C">
            <w:pPr>
              <w:jc w:val="right"/>
              <w:rPr>
                <w:ins w:id="37963" w:author="James Vu" w:date="2024-04-18T23:42:00Z"/>
              </w:rPr>
            </w:pPr>
            <w:ins w:id="37964" w:author="James Vu" w:date="2024-04-18T23:42:00Z">
              <w:r w:rsidRPr="00B053AF">
                <w:t> </w:t>
              </w:r>
            </w:ins>
          </w:p>
        </w:tc>
        <w:tc>
          <w:tcPr>
            <w:tcW w:w="3822" w:type="dxa"/>
            <w:shd w:val="clear" w:color="auto" w:fill="auto"/>
            <w:vAlign w:val="center"/>
            <w:hideMark/>
            <w:tcPrChange w:id="37965"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612A5F7C" w14:textId="77777777" w:rsidR="00D0585C" w:rsidRPr="00B053AF" w:rsidRDefault="00D0585C">
            <w:pPr>
              <w:rPr>
                <w:ins w:id="37966" w:author="James Vu" w:date="2024-04-18T23:42:00Z"/>
                <w:i/>
                <w:iCs/>
                <w:rPrChange w:id="37967" w:author="James Vu" w:date="2024-04-18T23:49:00Z">
                  <w:rPr>
                    <w:ins w:id="37968" w:author="James Vu" w:date="2024-04-18T23:42:00Z"/>
                    <w:i/>
                    <w:iCs/>
                    <w:color w:val="FF0000"/>
                  </w:rPr>
                </w:rPrChange>
              </w:rPr>
            </w:pPr>
            <w:ins w:id="37969" w:author="James Vu" w:date="2024-04-18T23:42:00Z">
              <w:r w:rsidRPr="00B053AF">
                <w:rPr>
                  <w:i/>
                  <w:iCs/>
                  <w:rPrChange w:id="37970" w:author="James Vu" w:date="2024-04-18T23:49:00Z">
                    <w:rPr>
                      <w:i/>
                      <w:iCs/>
                      <w:color w:val="FF0000"/>
                    </w:rPr>
                  </w:rPrChange>
                </w:rPr>
                <w:t>+ Quản trị phần mềm: 01 lớp / 01 phần mềm; Cán bộ, chuyên viên phụ trách quản trị hệ thống phần mềm thuộc Sở NN&amp;PTNT và Đơn vị sử dụng</w:t>
              </w:r>
              <w:r w:rsidRPr="00B053AF">
                <w:rPr>
                  <w:i/>
                  <w:iCs/>
                  <w:rPrChange w:id="37971" w:author="James Vu" w:date="2024-04-18T23:49:00Z">
                    <w:rPr>
                      <w:i/>
                      <w:iCs/>
                      <w:color w:val="FF0000"/>
                    </w:rPr>
                  </w:rPrChange>
                </w:rPr>
                <w:br/>
                <w:t>+ Sử dụng, vận hành phần mềm: 3 lớp / 01 phần mềm; Cán bộ, chuyên viên phụ trách khai thác, vận hành, cập nhật dữ liệu phần mềm thuộc các sở, ngành, UBND cấp huyện liên quan</w:t>
              </w:r>
            </w:ins>
          </w:p>
        </w:tc>
      </w:tr>
      <w:tr w:rsidR="00B053AF" w:rsidRPr="00B053AF" w14:paraId="13D05AD0" w14:textId="77777777" w:rsidTr="003C02FF">
        <w:tblPrEx>
          <w:tblCellMar>
            <w:left w:w="108" w:type="dxa"/>
            <w:right w:w="108" w:type="dxa"/>
          </w:tblCellMar>
          <w:tblPrExChange w:id="37972" w:author="James Vu" w:date="2024-04-19T00:26:00Z">
            <w:tblPrEx>
              <w:tblCellMar>
                <w:left w:w="108" w:type="dxa"/>
                <w:right w:w="108" w:type="dxa"/>
              </w:tblCellMar>
            </w:tblPrEx>
          </w:tblPrExChange>
        </w:tblPrEx>
        <w:trPr>
          <w:trHeight w:val="340"/>
          <w:ins w:id="37973" w:author="James Vu" w:date="2024-04-18T23:42:00Z"/>
          <w:trPrChange w:id="37974" w:author="James Vu" w:date="2024-04-19T00:26:00Z">
            <w:trPr>
              <w:trHeight w:val="340"/>
            </w:trPr>
          </w:trPrChange>
        </w:trPr>
        <w:tc>
          <w:tcPr>
            <w:tcW w:w="1555" w:type="dxa"/>
            <w:shd w:val="clear" w:color="auto" w:fill="auto"/>
            <w:vAlign w:val="center"/>
            <w:hideMark/>
            <w:tcPrChange w:id="37975"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397802A" w14:textId="77777777" w:rsidR="00D0585C" w:rsidRPr="00B053AF" w:rsidRDefault="00D0585C">
            <w:pPr>
              <w:jc w:val="center"/>
              <w:rPr>
                <w:ins w:id="37976" w:author="James Vu" w:date="2024-04-18T23:42:00Z"/>
                <w:i/>
                <w:iCs/>
                <w:rPrChange w:id="37977" w:author="James Vu" w:date="2024-04-18T23:49:00Z">
                  <w:rPr>
                    <w:ins w:id="37978" w:author="James Vu" w:date="2024-04-18T23:42:00Z"/>
                    <w:i/>
                    <w:iCs/>
                    <w:color w:val="FF0000"/>
                  </w:rPr>
                </w:rPrChange>
              </w:rPr>
            </w:pPr>
            <w:ins w:id="37979" w:author="James Vu" w:date="2024-04-18T23:42:00Z">
              <w:r w:rsidRPr="00B053AF">
                <w:rPr>
                  <w:i/>
                  <w:iCs/>
                  <w:rPrChange w:id="37980" w:author="James Vu" w:date="2024-04-18T23:49:00Z">
                    <w:rPr>
                      <w:i/>
                      <w:iCs/>
                      <w:color w:val="FF0000"/>
                    </w:rPr>
                  </w:rPrChange>
                </w:rPr>
                <w:t> </w:t>
              </w:r>
            </w:ins>
          </w:p>
        </w:tc>
        <w:tc>
          <w:tcPr>
            <w:tcW w:w="2693" w:type="dxa"/>
            <w:shd w:val="clear" w:color="auto" w:fill="auto"/>
            <w:vAlign w:val="center"/>
            <w:hideMark/>
            <w:tcPrChange w:id="37981"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361C9297" w14:textId="77777777" w:rsidR="00D0585C" w:rsidRPr="00B053AF" w:rsidRDefault="00D0585C">
            <w:pPr>
              <w:jc w:val="right"/>
              <w:rPr>
                <w:ins w:id="37982" w:author="James Vu" w:date="2024-04-18T23:42:00Z"/>
                <w:i/>
                <w:iCs/>
                <w:rPrChange w:id="37983" w:author="James Vu" w:date="2024-04-18T23:49:00Z">
                  <w:rPr>
                    <w:ins w:id="37984" w:author="James Vu" w:date="2024-04-18T23:42:00Z"/>
                    <w:i/>
                    <w:iCs/>
                    <w:color w:val="FF0000"/>
                  </w:rPr>
                </w:rPrChange>
              </w:rPr>
            </w:pPr>
            <w:ins w:id="37985" w:author="James Vu" w:date="2024-04-18T23:42:00Z">
              <w:r w:rsidRPr="00B053AF">
                <w:rPr>
                  <w:i/>
                  <w:iCs/>
                  <w:rPrChange w:id="37986" w:author="James Vu" w:date="2024-04-18T23:49:00Z">
                    <w:rPr>
                      <w:i/>
                      <w:iCs/>
                      <w:color w:val="FF0000"/>
                    </w:rPr>
                  </w:rPrChange>
                </w:rPr>
                <w:t>Thời gian đào tạo 1 lớp</w:t>
              </w:r>
            </w:ins>
          </w:p>
        </w:tc>
        <w:tc>
          <w:tcPr>
            <w:tcW w:w="1984" w:type="dxa"/>
            <w:shd w:val="clear" w:color="auto" w:fill="auto"/>
            <w:vAlign w:val="center"/>
            <w:hideMark/>
            <w:tcPrChange w:id="37987"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013081B4" w14:textId="77777777" w:rsidR="00D0585C" w:rsidRPr="00B053AF" w:rsidRDefault="00D0585C">
            <w:pPr>
              <w:jc w:val="center"/>
              <w:rPr>
                <w:ins w:id="37988" w:author="James Vu" w:date="2024-04-18T23:42:00Z"/>
                <w:i/>
                <w:iCs/>
                <w:rPrChange w:id="37989" w:author="James Vu" w:date="2024-04-18T23:49:00Z">
                  <w:rPr>
                    <w:ins w:id="37990" w:author="James Vu" w:date="2024-04-18T23:42:00Z"/>
                    <w:i/>
                    <w:iCs/>
                    <w:color w:val="FF0000"/>
                  </w:rPr>
                </w:rPrChange>
              </w:rPr>
            </w:pPr>
            <w:ins w:id="37991" w:author="James Vu" w:date="2024-04-18T23:42:00Z">
              <w:r w:rsidRPr="00B053AF">
                <w:rPr>
                  <w:i/>
                  <w:iCs/>
                  <w:rPrChange w:id="37992" w:author="James Vu" w:date="2024-04-18T23:49:00Z">
                    <w:rPr>
                      <w:i/>
                      <w:iCs/>
                      <w:color w:val="FF0000"/>
                    </w:rPr>
                  </w:rPrChange>
                </w:rPr>
                <w:t>Ngày</w:t>
              </w:r>
            </w:ins>
          </w:p>
        </w:tc>
        <w:tc>
          <w:tcPr>
            <w:tcW w:w="1276" w:type="dxa"/>
            <w:shd w:val="clear" w:color="auto" w:fill="auto"/>
            <w:vAlign w:val="center"/>
            <w:hideMark/>
            <w:tcPrChange w:id="37993"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3CEC7782" w14:textId="77777777" w:rsidR="00D0585C" w:rsidRPr="00B053AF" w:rsidRDefault="00D0585C">
            <w:pPr>
              <w:jc w:val="center"/>
              <w:rPr>
                <w:ins w:id="37994" w:author="James Vu" w:date="2024-04-18T23:42:00Z"/>
                <w:i/>
                <w:iCs/>
                <w:rPrChange w:id="37995" w:author="James Vu" w:date="2024-04-18T23:49:00Z">
                  <w:rPr>
                    <w:ins w:id="37996" w:author="James Vu" w:date="2024-04-18T23:42:00Z"/>
                    <w:i/>
                    <w:iCs/>
                    <w:color w:val="FF0000"/>
                  </w:rPr>
                </w:rPrChange>
              </w:rPr>
            </w:pPr>
            <w:ins w:id="37997" w:author="James Vu" w:date="2024-04-18T23:42:00Z">
              <w:r w:rsidRPr="00B053AF">
                <w:rPr>
                  <w:i/>
                  <w:iCs/>
                  <w:rPrChange w:id="37998" w:author="James Vu" w:date="2024-04-18T23:49:00Z">
                    <w:rPr>
                      <w:i/>
                      <w:iCs/>
                      <w:color w:val="FF0000"/>
                    </w:rPr>
                  </w:rPrChange>
                </w:rPr>
                <w:t>2</w:t>
              </w:r>
            </w:ins>
          </w:p>
        </w:tc>
        <w:tc>
          <w:tcPr>
            <w:tcW w:w="1418" w:type="dxa"/>
            <w:shd w:val="clear" w:color="auto" w:fill="auto"/>
            <w:vAlign w:val="center"/>
            <w:hideMark/>
            <w:tcPrChange w:id="37999"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56B19B01" w14:textId="77777777" w:rsidR="00D0585C" w:rsidRPr="00B053AF" w:rsidRDefault="00D0585C">
            <w:pPr>
              <w:jc w:val="right"/>
              <w:rPr>
                <w:ins w:id="38000" w:author="James Vu" w:date="2024-04-18T23:42:00Z"/>
                <w:i/>
                <w:iCs/>
                <w:rPrChange w:id="38001" w:author="James Vu" w:date="2024-04-18T23:49:00Z">
                  <w:rPr>
                    <w:ins w:id="38002" w:author="James Vu" w:date="2024-04-18T23:42:00Z"/>
                    <w:i/>
                    <w:iCs/>
                    <w:color w:val="FF0000"/>
                  </w:rPr>
                </w:rPrChange>
              </w:rPr>
            </w:pPr>
            <w:ins w:id="38003" w:author="James Vu" w:date="2024-04-18T23:42:00Z">
              <w:r w:rsidRPr="00B053AF">
                <w:rPr>
                  <w:i/>
                  <w:iCs/>
                  <w:rPrChange w:id="38004" w:author="James Vu" w:date="2024-04-18T23:49:00Z">
                    <w:rPr>
                      <w:i/>
                      <w:iCs/>
                      <w:color w:val="FF0000"/>
                    </w:rPr>
                  </w:rPrChange>
                </w:rPr>
                <w:t> </w:t>
              </w:r>
            </w:ins>
          </w:p>
        </w:tc>
        <w:tc>
          <w:tcPr>
            <w:tcW w:w="1701" w:type="dxa"/>
            <w:shd w:val="clear" w:color="auto" w:fill="auto"/>
            <w:vAlign w:val="center"/>
            <w:hideMark/>
            <w:tcPrChange w:id="38005"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7694666D" w14:textId="77777777" w:rsidR="00D0585C" w:rsidRPr="00B053AF" w:rsidRDefault="00D0585C">
            <w:pPr>
              <w:jc w:val="right"/>
              <w:rPr>
                <w:ins w:id="38006" w:author="James Vu" w:date="2024-04-18T23:42:00Z"/>
                <w:i/>
                <w:iCs/>
                <w:rPrChange w:id="38007" w:author="James Vu" w:date="2024-04-18T23:49:00Z">
                  <w:rPr>
                    <w:ins w:id="38008" w:author="James Vu" w:date="2024-04-18T23:42:00Z"/>
                    <w:i/>
                    <w:iCs/>
                    <w:color w:val="FF0000"/>
                  </w:rPr>
                </w:rPrChange>
              </w:rPr>
            </w:pPr>
            <w:ins w:id="38009" w:author="James Vu" w:date="2024-04-18T23:42:00Z">
              <w:r w:rsidRPr="00B053AF">
                <w:rPr>
                  <w:i/>
                  <w:iCs/>
                  <w:rPrChange w:id="38010" w:author="James Vu" w:date="2024-04-18T23:49:00Z">
                    <w:rPr>
                      <w:i/>
                      <w:iCs/>
                      <w:color w:val="FF0000"/>
                    </w:rPr>
                  </w:rPrChange>
                </w:rPr>
                <w:t> </w:t>
              </w:r>
            </w:ins>
          </w:p>
        </w:tc>
        <w:tc>
          <w:tcPr>
            <w:tcW w:w="3822" w:type="dxa"/>
            <w:shd w:val="clear" w:color="auto" w:fill="auto"/>
            <w:vAlign w:val="center"/>
            <w:hideMark/>
            <w:tcPrChange w:id="38011"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362A6779" w14:textId="77777777" w:rsidR="00D0585C" w:rsidRPr="00B053AF" w:rsidRDefault="00D0585C">
            <w:pPr>
              <w:rPr>
                <w:ins w:id="38012" w:author="James Vu" w:date="2024-04-18T23:42:00Z"/>
                <w:i/>
                <w:iCs/>
                <w:rPrChange w:id="38013" w:author="James Vu" w:date="2024-04-18T23:49:00Z">
                  <w:rPr>
                    <w:ins w:id="38014" w:author="James Vu" w:date="2024-04-18T23:42:00Z"/>
                    <w:i/>
                    <w:iCs/>
                    <w:color w:val="FF0000"/>
                  </w:rPr>
                </w:rPrChange>
              </w:rPr>
            </w:pPr>
            <w:ins w:id="38015" w:author="James Vu" w:date="2024-04-18T23:42:00Z">
              <w:r w:rsidRPr="00B053AF">
                <w:rPr>
                  <w:i/>
                  <w:iCs/>
                  <w:rPrChange w:id="38016" w:author="James Vu" w:date="2024-04-18T23:49:00Z">
                    <w:rPr>
                      <w:i/>
                      <w:iCs/>
                      <w:color w:val="FF0000"/>
                    </w:rPr>
                  </w:rPrChange>
                </w:rPr>
                <w:t> </w:t>
              </w:r>
            </w:ins>
          </w:p>
        </w:tc>
      </w:tr>
      <w:tr w:rsidR="00B053AF" w:rsidRPr="00B053AF" w14:paraId="66381964" w14:textId="77777777" w:rsidTr="003C02FF">
        <w:tblPrEx>
          <w:tblCellMar>
            <w:left w:w="108" w:type="dxa"/>
            <w:right w:w="108" w:type="dxa"/>
          </w:tblCellMar>
          <w:tblPrExChange w:id="38017" w:author="James Vu" w:date="2024-04-19T00:26:00Z">
            <w:tblPrEx>
              <w:tblCellMar>
                <w:left w:w="108" w:type="dxa"/>
                <w:right w:w="108" w:type="dxa"/>
              </w:tblCellMar>
            </w:tblPrEx>
          </w:tblPrExChange>
        </w:tblPrEx>
        <w:trPr>
          <w:trHeight w:val="340"/>
          <w:ins w:id="38018" w:author="James Vu" w:date="2024-04-18T23:42:00Z"/>
          <w:trPrChange w:id="38019" w:author="James Vu" w:date="2024-04-19T00:26:00Z">
            <w:trPr>
              <w:trHeight w:val="340"/>
            </w:trPr>
          </w:trPrChange>
        </w:trPr>
        <w:tc>
          <w:tcPr>
            <w:tcW w:w="1555" w:type="dxa"/>
            <w:shd w:val="clear" w:color="auto" w:fill="auto"/>
            <w:vAlign w:val="center"/>
            <w:hideMark/>
            <w:tcPrChange w:id="38020"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3B388679" w14:textId="77777777" w:rsidR="00D0585C" w:rsidRPr="00B053AF" w:rsidRDefault="00D0585C">
            <w:pPr>
              <w:jc w:val="center"/>
              <w:rPr>
                <w:ins w:id="38021" w:author="James Vu" w:date="2024-04-18T23:42:00Z"/>
                <w:i/>
                <w:iCs/>
                <w:rPrChange w:id="38022" w:author="James Vu" w:date="2024-04-18T23:49:00Z">
                  <w:rPr>
                    <w:ins w:id="38023" w:author="James Vu" w:date="2024-04-18T23:42:00Z"/>
                    <w:i/>
                    <w:iCs/>
                    <w:color w:val="FF0000"/>
                  </w:rPr>
                </w:rPrChange>
              </w:rPr>
            </w:pPr>
            <w:ins w:id="38024" w:author="James Vu" w:date="2024-04-18T23:42:00Z">
              <w:r w:rsidRPr="00B053AF">
                <w:rPr>
                  <w:i/>
                  <w:iCs/>
                  <w:rPrChange w:id="38025" w:author="James Vu" w:date="2024-04-18T23:49:00Z">
                    <w:rPr>
                      <w:i/>
                      <w:iCs/>
                      <w:color w:val="FF0000"/>
                    </w:rPr>
                  </w:rPrChange>
                </w:rPr>
                <w:t> </w:t>
              </w:r>
            </w:ins>
          </w:p>
        </w:tc>
        <w:tc>
          <w:tcPr>
            <w:tcW w:w="2693" w:type="dxa"/>
            <w:shd w:val="clear" w:color="auto" w:fill="auto"/>
            <w:vAlign w:val="center"/>
            <w:hideMark/>
            <w:tcPrChange w:id="38026"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028BB08B" w14:textId="77777777" w:rsidR="00D0585C" w:rsidRPr="00B053AF" w:rsidRDefault="00D0585C">
            <w:pPr>
              <w:jc w:val="right"/>
              <w:rPr>
                <w:ins w:id="38027" w:author="James Vu" w:date="2024-04-18T23:42:00Z"/>
                <w:i/>
                <w:iCs/>
                <w:rPrChange w:id="38028" w:author="James Vu" w:date="2024-04-18T23:49:00Z">
                  <w:rPr>
                    <w:ins w:id="38029" w:author="James Vu" w:date="2024-04-18T23:42:00Z"/>
                    <w:i/>
                    <w:iCs/>
                    <w:color w:val="FF0000"/>
                  </w:rPr>
                </w:rPrChange>
              </w:rPr>
            </w:pPr>
            <w:ins w:id="38030" w:author="James Vu" w:date="2024-04-18T23:42:00Z">
              <w:r w:rsidRPr="00B053AF">
                <w:rPr>
                  <w:i/>
                  <w:iCs/>
                  <w:rPrChange w:id="38031" w:author="James Vu" w:date="2024-04-18T23:49:00Z">
                    <w:rPr>
                      <w:i/>
                      <w:iCs/>
                      <w:color w:val="FF0000"/>
                    </w:rPr>
                  </w:rPrChange>
                </w:rPr>
                <w:t>Số lượng giảng viên</w:t>
              </w:r>
            </w:ins>
          </w:p>
        </w:tc>
        <w:tc>
          <w:tcPr>
            <w:tcW w:w="1984" w:type="dxa"/>
            <w:shd w:val="clear" w:color="auto" w:fill="auto"/>
            <w:vAlign w:val="center"/>
            <w:hideMark/>
            <w:tcPrChange w:id="38032"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44007D24" w14:textId="77777777" w:rsidR="00D0585C" w:rsidRPr="00B053AF" w:rsidRDefault="00D0585C">
            <w:pPr>
              <w:jc w:val="center"/>
              <w:rPr>
                <w:ins w:id="38033" w:author="James Vu" w:date="2024-04-18T23:42:00Z"/>
                <w:i/>
                <w:iCs/>
                <w:rPrChange w:id="38034" w:author="James Vu" w:date="2024-04-18T23:49:00Z">
                  <w:rPr>
                    <w:ins w:id="38035" w:author="James Vu" w:date="2024-04-18T23:42:00Z"/>
                    <w:i/>
                    <w:iCs/>
                    <w:color w:val="FF0000"/>
                  </w:rPr>
                </w:rPrChange>
              </w:rPr>
            </w:pPr>
            <w:ins w:id="38036" w:author="James Vu" w:date="2024-04-18T23:42:00Z">
              <w:r w:rsidRPr="00B053AF">
                <w:rPr>
                  <w:i/>
                  <w:iCs/>
                  <w:rPrChange w:id="38037" w:author="James Vu" w:date="2024-04-18T23:49:00Z">
                    <w:rPr>
                      <w:i/>
                      <w:iCs/>
                      <w:color w:val="FF0000"/>
                    </w:rPr>
                  </w:rPrChange>
                </w:rPr>
                <w:t>Người</w:t>
              </w:r>
            </w:ins>
          </w:p>
        </w:tc>
        <w:tc>
          <w:tcPr>
            <w:tcW w:w="1276" w:type="dxa"/>
            <w:shd w:val="clear" w:color="auto" w:fill="auto"/>
            <w:vAlign w:val="center"/>
            <w:hideMark/>
            <w:tcPrChange w:id="38038"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61CDB435" w14:textId="77777777" w:rsidR="00D0585C" w:rsidRPr="00B053AF" w:rsidRDefault="00D0585C">
            <w:pPr>
              <w:jc w:val="center"/>
              <w:rPr>
                <w:ins w:id="38039" w:author="James Vu" w:date="2024-04-18T23:42:00Z"/>
                <w:i/>
                <w:iCs/>
                <w:rPrChange w:id="38040" w:author="James Vu" w:date="2024-04-18T23:49:00Z">
                  <w:rPr>
                    <w:ins w:id="38041" w:author="James Vu" w:date="2024-04-18T23:42:00Z"/>
                    <w:i/>
                    <w:iCs/>
                    <w:color w:val="FF0000"/>
                  </w:rPr>
                </w:rPrChange>
              </w:rPr>
            </w:pPr>
            <w:ins w:id="38042" w:author="James Vu" w:date="2024-04-18T23:42:00Z">
              <w:r w:rsidRPr="00B053AF">
                <w:rPr>
                  <w:i/>
                  <w:iCs/>
                  <w:rPrChange w:id="38043" w:author="James Vu" w:date="2024-04-18T23:49:00Z">
                    <w:rPr>
                      <w:i/>
                      <w:iCs/>
                      <w:color w:val="FF0000"/>
                    </w:rPr>
                  </w:rPrChange>
                </w:rPr>
                <w:t>1</w:t>
              </w:r>
            </w:ins>
          </w:p>
        </w:tc>
        <w:tc>
          <w:tcPr>
            <w:tcW w:w="1418" w:type="dxa"/>
            <w:shd w:val="clear" w:color="auto" w:fill="auto"/>
            <w:vAlign w:val="center"/>
            <w:hideMark/>
            <w:tcPrChange w:id="38044"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2B8735D7" w14:textId="77777777" w:rsidR="00D0585C" w:rsidRPr="00B053AF" w:rsidRDefault="00D0585C">
            <w:pPr>
              <w:rPr>
                <w:ins w:id="38045" w:author="James Vu" w:date="2024-04-18T23:42:00Z"/>
                <w:i/>
                <w:iCs/>
                <w:rPrChange w:id="38046" w:author="James Vu" w:date="2024-04-18T23:49:00Z">
                  <w:rPr>
                    <w:ins w:id="38047" w:author="James Vu" w:date="2024-04-18T23:42:00Z"/>
                    <w:i/>
                    <w:iCs/>
                    <w:color w:val="FF0000"/>
                  </w:rPr>
                </w:rPrChange>
              </w:rPr>
            </w:pPr>
            <w:ins w:id="38048" w:author="James Vu" w:date="2024-04-18T23:42:00Z">
              <w:r w:rsidRPr="00B053AF">
                <w:rPr>
                  <w:i/>
                  <w:iCs/>
                  <w:rPrChange w:id="38049" w:author="James Vu" w:date="2024-04-18T23:49:00Z">
                    <w:rPr>
                      <w:i/>
                      <w:iCs/>
                      <w:color w:val="FF0000"/>
                    </w:rPr>
                  </w:rPrChange>
                </w:rPr>
                <w:t> </w:t>
              </w:r>
            </w:ins>
          </w:p>
        </w:tc>
        <w:tc>
          <w:tcPr>
            <w:tcW w:w="1701" w:type="dxa"/>
            <w:shd w:val="clear" w:color="auto" w:fill="auto"/>
            <w:vAlign w:val="center"/>
            <w:hideMark/>
            <w:tcPrChange w:id="38050"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7D2931BF" w14:textId="77777777" w:rsidR="00D0585C" w:rsidRPr="00B053AF" w:rsidRDefault="00D0585C">
            <w:pPr>
              <w:rPr>
                <w:ins w:id="38051" w:author="James Vu" w:date="2024-04-18T23:42:00Z"/>
                <w:i/>
                <w:iCs/>
                <w:rPrChange w:id="38052" w:author="James Vu" w:date="2024-04-18T23:49:00Z">
                  <w:rPr>
                    <w:ins w:id="38053" w:author="James Vu" w:date="2024-04-18T23:42:00Z"/>
                    <w:i/>
                    <w:iCs/>
                    <w:color w:val="FF0000"/>
                  </w:rPr>
                </w:rPrChange>
              </w:rPr>
            </w:pPr>
            <w:ins w:id="38054" w:author="James Vu" w:date="2024-04-18T23:42:00Z">
              <w:r w:rsidRPr="00B053AF">
                <w:rPr>
                  <w:i/>
                  <w:iCs/>
                  <w:rPrChange w:id="38055" w:author="James Vu" w:date="2024-04-18T23:49:00Z">
                    <w:rPr>
                      <w:i/>
                      <w:iCs/>
                      <w:color w:val="FF0000"/>
                    </w:rPr>
                  </w:rPrChange>
                </w:rPr>
                <w:t> </w:t>
              </w:r>
            </w:ins>
          </w:p>
        </w:tc>
        <w:tc>
          <w:tcPr>
            <w:tcW w:w="3822" w:type="dxa"/>
            <w:shd w:val="clear" w:color="auto" w:fill="auto"/>
            <w:vAlign w:val="center"/>
            <w:hideMark/>
            <w:tcPrChange w:id="38056"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306678E1" w14:textId="77777777" w:rsidR="00D0585C" w:rsidRPr="00B053AF" w:rsidRDefault="00D0585C">
            <w:pPr>
              <w:rPr>
                <w:ins w:id="38057" w:author="James Vu" w:date="2024-04-18T23:42:00Z"/>
                <w:i/>
                <w:iCs/>
                <w:rPrChange w:id="38058" w:author="James Vu" w:date="2024-04-18T23:49:00Z">
                  <w:rPr>
                    <w:ins w:id="38059" w:author="James Vu" w:date="2024-04-18T23:42:00Z"/>
                    <w:i/>
                    <w:iCs/>
                    <w:color w:val="FF0000"/>
                  </w:rPr>
                </w:rPrChange>
              </w:rPr>
            </w:pPr>
            <w:ins w:id="38060" w:author="James Vu" w:date="2024-04-18T23:42:00Z">
              <w:r w:rsidRPr="00B053AF">
                <w:rPr>
                  <w:i/>
                  <w:iCs/>
                  <w:rPrChange w:id="38061" w:author="James Vu" w:date="2024-04-18T23:49:00Z">
                    <w:rPr>
                      <w:i/>
                      <w:iCs/>
                      <w:color w:val="FF0000"/>
                    </w:rPr>
                  </w:rPrChange>
                </w:rPr>
                <w:t> </w:t>
              </w:r>
            </w:ins>
          </w:p>
        </w:tc>
      </w:tr>
      <w:tr w:rsidR="00B053AF" w:rsidRPr="00B053AF" w14:paraId="6C86C61D" w14:textId="77777777" w:rsidTr="003C02FF">
        <w:tblPrEx>
          <w:tblCellMar>
            <w:left w:w="108" w:type="dxa"/>
            <w:right w:w="108" w:type="dxa"/>
          </w:tblCellMar>
          <w:tblPrExChange w:id="38062" w:author="James Vu" w:date="2024-04-19T00:26:00Z">
            <w:tblPrEx>
              <w:tblCellMar>
                <w:left w:w="108" w:type="dxa"/>
                <w:right w:w="108" w:type="dxa"/>
              </w:tblCellMar>
            </w:tblPrEx>
          </w:tblPrExChange>
        </w:tblPrEx>
        <w:trPr>
          <w:trHeight w:val="340"/>
          <w:ins w:id="38063" w:author="James Vu" w:date="2024-04-18T23:42:00Z"/>
          <w:trPrChange w:id="38064" w:author="James Vu" w:date="2024-04-19T00:26:00Z">
            <w:trPr>
              <w:trHeight w:val="340"/>
            </w:trPr>
          </w:trPrChange>
        </w:trPr>
        <w:tc>
          <w:tcPr>
            <w:tcW w:w="1555" w:type="dxa"/>
            <w:shd w:val="clear" w:color="auto" w:fill="auto"/>
            <w:vAlign w:val="center"/>
            <w:hideMark/>
            <w:tcPrChange w:id="38065"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1330060" w14:textId="77777777" w:rsidR="00D0585C" w:rsidRPr="00B053AF" w:rsidRDefault="00D0585C">
            <w:pPr>
              <w:jc w:val="center"/>
              <w:rPr>
                <w:ins w:id="38066" w:author="James Vu" w:date="2024-04-18T23:42:00Z"/>
                <w:i/>
                <w:iCs/>
                <w:rPrChange w:id="38067" w:author="James Vu" w:date="2024-04-18T23:49:00Z">
                  <w:rPr>
                    <w:ins w:id="38068" w:author="James Vu" w:date="2024-04-18T23:42:00Z"/>
                    <w:i/>
                    <w:iCs/>
                    <w:color w:val="FF0000"/>
                  </w:rPr>
                </w:rPrChange>
              </w:rPr>
            </w:pPr>
            <w:ins w:id="38069" w:author="James Vu" w:date="2024-04-18T23:42:00Z">
              <w:r w:rsidRPr="00B053AF">
                <w:rPr>
                  <w:i/>
                  <w:iCs/>
                  <w:rPrChange w:id="38070" w:author="James Vu" w:date="2024-04-18T23:49:00Z">
                    <w:rPr>
                      <w:i/>
                      <w:iCs/>
                      <w:color w:val="FF0000"/>
                    </w:rPr>
                  </w:rPrChange>
                </w:rPr>
                <w:t> </w:t>
              </w:r>
            </w:ins>
          </w:p>
        </w:tc>
        <w:tc>
          <w:tcPr>
            <w:tcW w:w="2693" w:type="dxa"/>
            <w:shd w:val="clear" w:color="auto" w:fill="auto"/>
            <w:vAlign w:val="center"/>
            <w:hideMark/>
            <w:tcPrChange w:id="38071"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6CA21DB1" w14:textId="77777777" w:rsidR="00D0585C" w:rsidRPr="00B053AF" w:rsidRDefault="00D0585C">
            <w:pPr>
              <w:jc w:val="right"/>
              <w:rPr>
                <w:ins w:id="38072" w:author="James Vu" w:date="2024-04-18T23:42:00Z"/>
                <w:i/>
                <w:iCs/>
                <w:rPrChange w:id="38073" w:author="James Vu" w:date="2024-04-18T23:49:00Z">
                  <w:rPr>
                    <w:ins w:id="38074" w:author="James Vu" w:date="2024-04-18T23:42:00Z"/>
                    <w:i/>
                    <w:iCs/>
                    <w:color w:val="FF0000"/>
                  </w:rPr>
                </w:rPrChange>
              </w:rPr>
            </w:pPr>
            <w:ins w:id="38075" w:author="James Vu" w:date="2024-04-18T23:42:00Z">
              <w:r w:rsidRPr="00B053AF">
                <w:rPr>
                  <w:i/>
                  <w:iCs/>
                  <w:rPrChange w:id="38076" w:author="James Vu" w:date="2024-04-18T23:49:00Z">
                    <w:rPr>
                      <w:i/>
                      <w:iCs/>
                      <w:color w:val="FF0000"/>
                    </w:rPr>
                  </w:rPrChange>
                </w:rPr>
                <w:t>Số lượng trợ giảng</w:t>
              </w:r>
            </w:ins>
          </w:p>
        </w:tc>
        <w:tc>
          <w:tcPr>
            <w:tcW w:w="1984" w:type="dxa"/>
            <w:shd w:val="clear" w:color="auto" w:fill="auto"/>
            <w:vAlign w:val="center"/>
            <w:hideMark/>
            <w:tcPrChange w:id="38077"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2259FFB2" w14:textId="77777777" w:rsidR="00D0585C" w:rsidRPr="00B053AF" w:rsidRDefault="00D0585C">
            <w:pPr>
              <w:jc w:val="center"/>
              <w:rPr>
                <w:ins w:id="38078" w:author="James Vu" w:date="2024-04-18T23:42:00Z"/>
                <w:i/>
                <w:iCs/>
                <w:rPrChange w:id="38079" w:author="James Vu" w:date="2024-04-18T23:49:00Z">
                  <w:rPr>
                    <w:ins w:id="38080" w:author="James Vu" w:date="2024-04-18T23:42:00Z"/>
                    <w:i/>
                    <w:iCs/>
                    <w:color w:val="FF0000"/>
                  </w:rPr>
                </w:rPrChange>
              </w:rPr>
            </w:pPr>
            <w:ins w:id="38081" w:author="James Vu" w:date="2024-04-18T23:42:00Z">
              <w:r w:rsidRPr="00B053AF">
                <w:rPr>
                  <w:i/>
                  <w:iCs/>
                  <w:rPrChange w:id="38082" w:author="James Vu" w:date="2024-04-18T23:49:00Z">
                    <w:rPr>
                      <w:i/>
                      <w:iCs/>
                      <w:color w:val="FF0000"/>
                    </w:rPr>
                  </w:rPrChange>
                </w:rPr>
                <w:t>Người</w:t>
              </w:r>
            </w:ins>
          </w:p>
        </w:tc>
        <w:tc>
          <w:tcPr>
            <w:tcW w:w="1276" w:type="dxa"/>
            <w:shd w:val="clear" w:color="auto" w:fill="auto"/>
            <w:vAlign w:val="center"/>
            <w:hideMark/>
            <w:tcPrChange w:id="38083"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71B314D2" w14:textId="77777777" w:rsidR="00D0585C" w:rsidRPr="00B053AF" w:rsidRDefault="00D0585C">
            <w:pPr>
              <w:jc w:val="center"/>
              <w:rPr>
                <w:ins w:id="38084" w:author="James Vu" w:date="2024-04-18T23:42:00Z"/>
                <w:i/>
                <w:iCs/>
                <w:rPrChange w:id="38085" w:author="James Vu" w:date="2024-04-18T23:49:00Z">
                  <w:rPr>
                    <w:ins w:id="38086" w:author="James Vu" w:date="2024-04-18T23:42:00Z"/>
                    <w:i/>
                    <w:iCs/>
                    <w:color w:val="FF0000"/>
                  </w:rPr>
                </w:rPrChange>
              </w:rPr>
            </w:pPr>
            <w:ins w:id="38087" w:author="James Vu" w:date="2024-04-18T23:42:00Z">
              <w:r w:rsidRPr="00B053AF">
                <w:rPr>
                  <w:i/>
                  <w:iCs/>
                  <w:rPrChange w:id="38088" w:author="James Vu" w:date="2024-04-18T23:49:00Z">
                    <w:rPr>
                      <w:i/>
                      <w:iCs/>
                      <w:color w:val="FF0000"/>
                    </w:rPr>
                  </w:rPrChange>
                </w:rPr>
                <w:t>2</w:t>
              </w:r>
            </w:ins>
          </w:p>
        </w:tc>
        <w:tc>
          <w:tcPr>
            <w:tcW w:w="1418" w:type="dxa"/>
            <w:shd w:val="clear" w:color="auto" w:fill="auto"/>
            <w:vAlign w:val="center"/>
            <w:hideMark/>
            <w:tcPrChange w:id="38089"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7E32AF3A" w14:textId="77777777" w:rsidR="00D0585C" w:rsidRPr="00B053AF" w:rsidRDefault="00D0585C">
            <w:pPr>
              <w:rPr>
                <w:ins w:id="38090" w:author="James Vu" w:date="2024-04-18T23:42:00Z"/>
                <w:i/>
                <w:iCs/>
                <w:rPrChange w:id="38091" w:author="James Vu" w:date="2024-04-18T23:49:00Z">
                  <w:rPr>
                    <w:ins w:id="38092" w:author="James Vu" w:date="2024-04-18T23:42:00Z"/>
                    <w:i/>
                    <w:iCs/>
                    <w:color w:val="FF0000"/>
                  </w:rPr>
                </w:rPrChange>
              </w:rPr>
            </w:pPr>
            <w:ins w:id="38093" w:author="James Vu" w:date="2024-04-18T23:42:00Z">
              <w:r w:rsidRPr="00B053AF">
                <w:rPr>
                  <w:i/>
                  <w:iCs/>
                  <w:rPrChange w:id="38094" w:author="James Vu" w:date="2024-04-18T23:49:00Z">
                    <w:rPr>
                      <w:i/>
                      <w:iCs/>
                      <w:color w:val="FF0000"/>
                    </w:rPr>
                  </w:rPrChange>
                </w:rPr>
                <w:t> </w:t>
              </w:r>
            </w:ins>
          </w:p>
        </w:tc>
        <w:tc>
          <w:tcPr>
            <w:tcW w:w="1701" w:type="dxa"/>
            <w:shd w:val="clear" w:color="auto" w:fill="auto"/>
            <w:vAlign w:val="center"/>
            <w:hideMark/>
            <w:tcPrChange w:id="38095"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79793655" w14:textId="77777777" w:rsidR="00D0585C" w:rsidRPr="00B053AF" w:rsidRDefault="00D0585C">
            <w:pPr>
              <w:rPr>
                <w:ins w:id="38096" w:author="James Vu" w:date="2024-04-18T23:42:00Z"/>
                <w:i/>
                <w:iCs/>
                <w:rPrChange w:id="38097" w:author="James Vu" w:date="2024-04-18T23:49:00Z">
                  <w:rPr>
                    <w:ins w:id="38098" w:author="James Vu" w:date="2024-04-18T23:42:00Z"/>
                    <w:i/>
                    <w:iCs/>
                    <w:color w:val="FF0000"/>
                  </w:rPr>
                </w:rPrChange>
              </w:rPr>
            </w:pPr>
            <w:ins w:id="38099" w:author="James Vu" w:date="2024-04-18T23:42:00Z">
              <w:r w:rsidRPr="00B053AF">
                <w:rPr>
                  <w:i/>
                  <w:iCs/>
                  <w:rPrChange w:id="38100" w:author="James Vu" w:date="2024-04-18T23:49:00Z">
                    <w:rPr>
                      <w:i/>
                      <w:iCs/>
                      <w:color w:val="FF0000"/>
                    </w:rPr>
                  </w:rPrChange>
                </w:rPr>
                <w:t> </w:t>
              </w:r>
            </w:ins>
          </w:p>
        </w:tc>
        <w:tc>
          <w:tcPr>
            <w:tcW w:w="3822" w:type="dxa"/>
            <w:shd w:val="clear" w:color="auto" w:fill="auto"/>
            <w:vAlign w:val="center"/>
            <w:hideMark/>
            <w:tcPrChange w:id="38101"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3A265B3B" w14:textId="77777777" w:rsidR="00D0585C" w:rsidRPr="00B053AF" w:rsidRDefault="00D0585C">
            <w:pPr>
              <w:rPr>
                <w:ins w:id="38102" w:author="James Vu" w:date="2024-04-18T23:42:00Z"/>
                <w:i/>
                <w:iCs/>
                <w:rPrChange w:id="38103" w:author="James Vu" w:date="2024-04-18T23:49:00Z">
                  <w:rPr>
                    <w:ins w:id="38104" w:author="James Vu" w:date="2024-04-18T23:42:00Z"/>
                    <w:i/>
                    <w:iCs/>
                    <w:color w:val="FF0000"/>
                  </w:rPr>
                </w:rPrChange>
              </w:rPr>
            </w:pPr>
            <w:ins w:id="38105" w:author="James Vu" w:date="2024-04-18T23:42:00Z">
              <w:r w:rsidRPr="00B053AF">
                <w:rPr>
                  <w:i/>
                  <w:iCs/>
                  <w:rPrChange w:id="38106" w:author="James Vu" w:date="2024-04-18T23:49:00Z">
                    <w:rPr>
                      <w:i/>
                      <w:iCs/>
                      <w:color w:val="FF0000"/>
                    </w:rPr>
                  </w:rPrChange>
                </w:rPr>
                <w:t> </w:t>
              </w:r>
            </w:ins>
          </w:p>
        </w:tc>
      </w:tr>
      <w:tr w:rsidR="00B053AF" w:rsidRPr="00B053AF" w14:paraId="22F514F5" w14:textId="77777777" w:rsidTr="003C02FF">
        <w:tblPrEx>
          <w:tblCellMar>
            <w:left w:w="108" w:type="dxa"/>
            <w:right w:w="108" w:type="dxa"/>
          </w:tblCellMar>
          <w:tblPrExChange w:id="38107" w:author="James Vu" w:date="2024-04-19T00:26:00Z">
            <w:tblPrEx>
              <w:tblCellMar>
                <w:left w:w="108" w:type="dxa"/>
                <w:right w:w="108" w:type="dxa"/>
              </w:tblCellMar>
            </w:tblPrEx>
          </w:tblPrExChange>
        </w:tblPrEx>
        <w:trPr>
          <w:trHeight w:val="340"/>
          <w:ins w:id="38108" w:author="James Vu" w:date="2024-04-18T23:42:00Z"/>
          <w:trPrChange w:id="38109" w:author="James Vu" w:date="2024-04-19T00:26:00Z">
            <w:trPr>
              <w:trHeight w:val="340"/>
            </w:trPr>
          </w:trPrChange>
        </w:trPr>
        <w:tc>
          <w:tcPr>
            <w:tcW w:w="1555" w:type="dxa"/>
            <w:shd w:val="clear" w:color="auto" w:fill="auto"/>
            <w:vAlign w:val="center"/>
            <w:hideMark/>
            <w:tcPrChange w:id="38110"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096B4505" w14:textId="77777777" w:rsidR="00D0585C" w:rsidRPr="00B053AF" w:rsidRDefault="00D0585C">
            <w:pPr>
              <w:jc w:val="center"/>
              <w:rPr>
                <w:ins w:id="38111" w:author="James Vu" w:date="2024-04-18T23:42:00Z"/>
                <w:i/>
                <w:iCs/>
                <w:rPrChange w:id="38112" w:author="James Vu" w:date="2024-04-18T23:49:00Z">
                  <w:rPr>
                    <w:ins w:id="38113" w:author="James Vu" w:date="2024-04-18T23:42:00Z"/>
                    <w:i/>
                    <w:iCs/>
                    <w:color w:val="FF0000"/>
                  </w:rPr>
                </w:rPrChange>
              </w:rPr>
            </w:pPr>
            <w:ins w:id="38114" w:author="James Vu" w:date="2024-04-18T23:42:00Z">
              <w:r w:rsidRPr="00B053AF">
                <w:rPr>
                  <w:i/>
                  <w:iCs/>
                  <w:rPrChange w:id="38115" w:author="James Vu" w:date="2024-04-18T23:49:00Z">
                    <w:rPr>
                      <w:i/>
                      <w:iCs/>
                      <w:color w:val="FF0000"/>
                    </w:rPr>
                  </w:rPrChange>
                </w:rPr>
                <w:t> </w:t>
              </w:r>
            </w:ins>
          </w:p>
        </w:tc>
        <w:tc>
          <w:tcPr>
            <w:tcW w:w="2693" w:type="dxa"/>
            <w:shd w:val="clear" w:color="auto" w:fill="auto"/>
            <w:vAlign w:val="center"/>
            <w:hideMark/>
            <w:tcPrChange w:id="38116"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7343754E" w14:textId="77777777" w:rsidR="00D0585C" w:rsidRPr="00B053AF" w:rsidRDefault="00D0585C">
            <w:pPr>
              <w:jc w:val="right"/>
              <w:rPr>
                <w:ins w:id="38117" w:author="James Vu" w:date="2024-04-18T23:42:00Z"/>
                <w:i/>
                <w:iCs/>
                <w:rPrChange w:id="38118" w:author="James Vu" w:date="2024-04-18T23:49:00Z">
                  <w:rPr>
                    <w:ins w:id="38119" w:author="James Vu" w:date="2024-04-18T23:42:00Z"/>
                    <w:i/>
                    <w:iCs/>
                    <w:color w:val="FF0000"/>
                  </w:rPr>
                </w:rPrChange>
              </w:rPr>
            </w:pPr>
            <w:ins w:id="38120" w:author="James Vu" w:date="2024-04-18T23:42:00Z">
              <w:r w:rsidRPr="00B053AF">
                <w:rPr>
                  <w:i/>
                  <w:iCs/>
                  <w:rPrChange w:id="38121" w:author="James Vu" w:date="2024-04-18T23:49:00Z">
                    <w:rPr>
                      <w:i/>
                      <w:iCs/>
                      <w:color w:val="FF0000"/>
                    </w:rPr>
                  </w:rPrChange>
                </w:rPr>
                <w:t>Số lượng học viên /1 lớp</w:t>
              </w:r>
            </w:ins>
          </w:p>
        </w:tc>
        <w:tc>
          <w:tcPr>
            <w:tcW w:w="1984" w:type="dxa"/>
            <w:shd w:val="clear" w:color="auto" w:fill="auto"/>
            <w:vAlign w:val="center"/>
            <w:hideMark/>
            <w:tcPrChange w:id="38122"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7DF81CC8" w14:textId="77777777" w:rsidR="00D0585C" w:rsidRPr="00B053AF" w:rsidRDefault="00D0585C">
            <w:pPr>
              <w:jc w:val="center"/>
              <w:rPr>
                <w:ins w:id="38123" w:author="James Vu" w:date="2024-04-18T23:42:00Z"/>
                <w:i/>
                <w:iCs/>
                <w:rPrChange w:id="38124" w:author="James Vu" w:date="2024-04-18T23:49:00Z">
                  <w:rPr>
                    <w:ins w:id="38125" w:author="James Vu" w:date="2024-04-18T23:42:00Z"/>
                    <w:i/>
                    <w:iCs/>
                    <w:color w:val="FF0000"/>
                  </w:rPr>
                </w:rPrChange>
              </w:rPr>
            </w:pPr>
            <w:ins w:id="38126" w:author="James Vu" w:date="2024-04-18T23:42:00Z">
              <w:r w:rsidRPr="00B053AF">
                <w:rPr>
                  <w:i/>
                  <w:iCs/>
                  <w:rPrChange w:id="38127" w:author="James Vu" w:date="2024-04-18T23:49:00Z">
                    <w:rPr>
                      <w:i/>
                      <w:iCs/>
                      <w:color w:val="FF0000"/>
                    </w:rPr>
                  </w:rPrChange>
                </w:rPr>
                <w:t>Người</w:t>
              </w:r>
            </w:ins>
          </w:p>
        </w:tc>
        <w:tc>
          <w:tcPr>
            <w:tcW w:w="1276" w:type="dxa"/>
            <w:shd w:val="clear" w:color="auto" w:fill="auto"/>
            <w:vAlign w:val="center"/>
            <w:hideMark/>
            <w:tcPrChange w:id="38128"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327510A1" w14:textId="77777777" w:rsidR="00D0585C" w:rsidRPr="00B053AF" w:rsidRDefault="00D0585C">
            <w:pPr>
              <w:jc w:val="center"/>
              <w:rPr>
                <w:ins w:id="38129" w:author="James Vu" w:date="2024-04-18T23:42:00Z"/>
                <w:i/>
                <w:iCs/>
                <w:rPrChange w:id="38130" w:author="James Vu" w:date="2024-04-18T23:49:00Z">
                  <w:rPr>
                    <w:ins w:id="38131" w:author="James Vu" w:date="2024-04-18T23:42:00Z"/>
                    <w:i/>
                    <w:iCs/>
                    <w:color w:val="FF0000"/>
                  </w:rPr>
                </w:rPrChange>
              </w:rPr>
            </w:pPr>
            <w:ins w:id="38132" w:author="James Vu" w:date="2024-04-18T23:42:00Z">
              <w:r w:rsidRPr="00B053AF">
                <w:rPr>
                  <w:i/>
                  <w:iCs/>
                  <w:rPrChange w:id="38133" w:author="James Vu" w:date="2024-04-18T23:49:00Z">
                    <w:rPr>
                      <w:i/>
                      <w:iCs/>
                      <w:color w:val="FF0000"/>
                    </w:rPr>
                  </w:rPrChange>
                </w:rPr>
                <w:t>15</w:t>
              </w:r>
            </w:ins>
          </w:p>
        </w:tc>
        <w:tc>
          <w:tcPr>
            <w:tcW w:w="1418" w:type="dxa"/>
            <w:shd w:val="clear" w:color="auto" w:fill="auto"/>
            <w:vAlign w:val="center"/>
            <w:hideMark/>
            <w:tcPrChange w:id="38134"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500BC096" w14:textId="77777777" w:rsidR="00D0585C" w:rsidRPr="00B053AF" w:rsidRDefault="00D0585C">
            <w:pPr>
              <w:jc w:val="right"/>
              <w:rPr>
                <w:ins w:id="38135" w:author="James Vu" w:date="2024-04-18T23:42:00Z"/>
                <w:i/>
                <w:iCs/>
                <w:rPrChange w:id="38136" w:author="James Vu" w:date="2024-04-18T23:49:00Z">
                  <w:rPr>
                    <w:ins w:id="38137" w:author="James Vu" w:date="2024-04-18T23:42:00Z"/>
                    <w:i/>
                    <w:iCs/>
                    <w:color w:val="FF0000"/>
                  </w:rPr>
                </w:rPrChange>
              </w:rPr>
            </w:pPr>
            <w:ins w:id="38138" w:author="James Vu" w:date="2024-04-18T23:42:00Z">
              <w:r w:rsidRPr="00B053AF">
                <w:rPr>
                  <w:i/>
                  <w:iCs/>
                  <w:rPrChange w:id="38139" w:author="James Vu" w:date="2024-04-18T23:49:00Z">
                    <w:rPr>
                      <w:i/>
                      <w:iCs/>
                      <w:color w:val="FF0000"/>
                    </w:rPr>
                  </w:rPrChange>
                </w:rPr>
                <w:t> </w:t>
              </w:r>
            </w:ins>
          </w:p>
        </w:tc>
        <w:tc>
          <w:tcPr>
            <w:tcW w:w="1701" w:type="dxa"/>
            <w:shd w:val="clear" w:color="auto" w:fill="auto"/>
            <w:vAlign w:val="center"/>
            <w:hideMark/>
            <w:tcPrChange w:id="38140"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6DE81AFF" w14:textId="77777777" w:rsidR="00D0585C" w:rsidRPr="00B053AF" w:rsidRDefault="00D0585C">
            <w:pPr>
              <w:jc w:val="right"/>
              <w:rPr>
                <w:ins w:id="38141" w:author="James Vu" w:date="2024-04-18T23:42:00Z"/>
                <w:i/>
                <w:iCs/>
                <w:rPrChange w:id="38142" w:author="James Vu" w:date="2024-04-18T23:49:00Z">
                  <w:rPr>
                    <w:ins w:id="38143" w:author="James Vu" w:date="2024-04-18T23:42:00Z"/>
                    <w:i/>
                    <w:iCs/>
                    <w:color w:val="FF0000"/>
                  </w:rPr>
                </w:rPrChange>
              </w:rPr>
            </w:pPr>
            <w:ins w:id="38144" w:author="James Vu" w:date="2024-04-18T23:42:00Z">
              <w:r w:rsidRPr="00B053AF">
                <w:rPr>
                  <w:i/>
                  <w:iCs/>
                  <w:rPrChange w:id="38145" w:author="James Vu" w:date="2024-04-18T23:49:00Z">
                    <w:rPr>
                      <w:i/>
                      <w:iCs/>
                      <w:color w:val="FF0000"/>
                    </w:rPr>
                  </w:rPrChange>
                </w:rPr>
                <w:t> </w:t>
              </w:r>
            </w:ins>
          </w:p>
        </w:tc>
        <w:tc>
          <w:tcPr>
            <w:tcW w:w="3822" w:type="dxa"/>
            <w:shd w:val="clear" w:color="auto" w:fill="auto"/>
            <w:vAlign w:val="center"/>
            <w:hideMark/>
            <w:tcPrChange w:id="38146"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7C60A70A" w14:textId="77777777" w:rsidR="00D0585C" w:rsidRPr="00B053AF" w:rsidRDefault="00D0585C">
            <w:pPr>
              <w:rPr>
                <w:ins w:id="38147" w:author="James Vu" w:date="2024-04-18T23:42:00Z"/>
                <w:i/>
                <w:iCs/>
                <w:rPrChange w:id="38148" w:author="James Vu" w:date="2024-04-18T23:49:00Z">
                  <w:rPr>
                    <w:ins w:id="38149" w:author="James Vu" w:date="2024-04-18T23:42:00Z"/>
                    <w:i/>
                    <w:iCs/>
                    <w:color w:val="FF0000"/>
                  </w:rPr>
                </w:rPrChange>
              </w:rPr>
            </w:pPr>
            <w:ins w:id="38150" w:author="James Vu" w:date="2024-04-18T23:42:00Z">
              <w:r w:rsidRPr="00B053AF">
                <w:rPr>
                  <w:i/>
                  <w:iCs/>
                  <w:rPrChange w:id="38151" w:author="James Vu" w:date="2024-04-18T23:49:00Z">
                    <w:rPr>
                      <w:i/>
                      <w:iCs/>
                      <w:color w:val="FF0000"/>
                    </w:rPr>
                  </w:rPrChange>
                </w:rPr>
                <w:t> </w:t>
              </w:r>
            </w:ins>
          </w:p>
        </w:tc>
      </w:tr>
      <w:tr w:rsidR="00B053AF" w:rsidRPr="00B053AF" w14:paraId="2B3A4BD0" w14:textId="77777777" w:rsidTr="003C02FF">
        <w:tblPrEx>
          <w:tblCellMar>
            <w:left w:w="108" w:type="dxa"/>
            <w:right w:w="108" w:type="dxa"/>
          </w:tblCellMar>
          <w:tblPrExChange w:id="38152" w:author="James Vu" w:date="2024-04-19T00:26:00Z">
            <w:tblPrEx>
              <w:tblCellMar>
                <w:left w:w="108" w:type="dxa"/>
                <w:right w:w="108" w:type="dxa"/>
              </w:tblCellMar>
            </w:tblPrEx>
          </w:tblPrExChange>
        </w:tblPrEx>
        <w:trPr>
          <w:trHeight w:val="320"/>
          <w:ins w:id="38153" w:author="James Vu" w:date="2024-04-18T23:42:00Z"/>
          <w:trPrChange w:id="38154" w:author="James Vu" w:date="2024-04-19T00:26:00Z">
            <w:trPr>
              <w:trHeight w:val="320"/>
            </w:trPr>
          </w:trPrChange>
        </w:trPr>
        <w:tc>
          <w:tcPr>
            <w:tcW w:w="1555" w:type="dxa"/>
            <w:shd w:val="clear" w:color="auto" w:fill="auto"/>
            <w:vAlign w:val="center"/>
            <w:hideMark/>
            <w:tcPrChange w:id="38155"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2F31CB41" w14:textId="77777777" w:rsidR="00D0585C" w:rsidRPr="00B053AF" w:rsidRDefault="00D0585C">
            <w:pPr>
              <w:jc w:val="center"/>
              <w:rPr>
                <w:ins w:id="38156" w:author="James Vu" w:date="2024-04-18T23:42:00Z"/>
                <w:i/>
                <w:iCs/>
                <w:rPrChange w:id="38157" w:author="James Vu" w:date="2024-04-18T23:49:00Z">
                  <w:rPr>
                    <w:ins w:id="38158" w:author="James Vu" w:date="2024-04-18T23:42:00Z"/>
                    <w:i/>
                    <w:iCs/>
                    <w:color w:val="FF0000"/>
                  </w:rPr>
                </w:rPrChange>
              </w:rPr>
            </w:pPr>
            <w:ins w:id="38159" w:author="James Vu" w:date="2024-04-18T23:42:00Z">
              <w:r w:rsidRPr="00B053AF">
                <w:rPr>
                  <w:i/>
                  <w:iCs/>
                  <w:rPrChange w:id="38160" w:author="James Vu" w:date="2024-04-18T23:49:00Z">
                    <w:rPr>
                      <w:i/>
                      <w:iCs/>
                      <w:color w:val="FF0000"/>
                    </w:rPr>
                  </w:rPrChange>
                </w:rPr>
                <w:t> </w:t>
              </w:r>
            </w:ins>
          </w:p>
        </w:tc>
        <w:tc>
          <w:tcPr>
            <w:tcW w:w="7371" w:type="dxa"/>
            <w:gridSpan w:val="4"/>
            <w:shd w:val="clear" w:color="auto" w:fill="auto"/>
            <w:vAlign w:val="center"/>
            <w:hideMark/>
            <w:tcPrChange w:id="38161" w:author="James Vu" w:date="2024-04-19T00:26:00Z">
              <w:tcPr>
                <w:tcW w:w="7371" w:type="dxa"/>
                <w:gridSpan w:val="4"/>
                <w:tcBorders>
                  <w:top w:val="single" w:sz="4" w:space="0" w:color="auto"/>
                  <w:left w:val="nil"/>
                  <w:bottom w:val="single" w:sz="4" w:space="0" w:color="auto"/>
                  <w:right w:val="single" w:sz="4" w:space="0" w:color="auto"/>
                </w:tcBorders>
                <w:shd w:val="clear" w:color="auto" w:fill="auto"/>
                <w:vAlign w:val="center"/>
                <w:hideMark/>
              </w:tcPr>
            </w:tcPrChange>
          </w:tcPr>
          <w:p w14:paraId="244F44B2" w14:textId="77777777" w:rsidR="00D0585C" w:rsidRPr="00B053AF" w:rsidRDefault="00D0585C">
            <w:pPr>
              <w:jc w:val="right"/>
              <w:rPr>
                <w:ins w:id="38162" w:author="James Vu" w:date="2024-04-18T23:42:00Z"/>
                <w:b/>
                <w:bCs/>
                <w:rPrChange w:id="38163" w:author="James Vu" w:date="2024-04-18T23:49:00Z">
                  <w:rPr>
                    <w:ins w:id="38164" w:author="James Vu" w:date="2024-04-18T23:42:00Z"/>
                    <w:b/>
                    <w:bCs/>
                    <w:color w:val="FF0000"/>
                  </w:rPr>
                </w:rPrChange>
              </w:rPr>
            </w:pPr>
            <w:ins w:id="38165" w:author="James Vu" w:date="2024-04-18T23:42:00Z">
              <w:r w:rsidRPr="00B053AF">
                <w:rPr>
                  <w:b/>
                  <w:bCs/>
                  <w:rPrChange w:id="38166" w:author="James Vu" w:date="2024-04-18T23:49:00Z">
                    <w:rPr>
                      <w:b/>
                      <w:bCs/>
                      <w:color w:val="FF0000"/>
                    </w:rPr>
                  </w:rPrChange>
                </w:rPr>
                <w:t>Chi phí đào tạo cho 01 lớp:</w:t>
              </w:r>
            </w:ins>
          </w:p>
        </w:tc>
        <w:tc>
          <w:tcPr>
            <w:tcW w:w="1701" w:type="dxa"/>
            <w:shd w:val="clear" w:color="auto" w:fill="auto"/>
            <w:noWrap/>
            <w:vAlign w:val="center"/>
            <w:hideMark/>
            <w:tcPrChange w:id="38167"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100B3077" w14:textId="77777777" w:rsidR="00D0585C" w:rsidRPr="00B053AF" w:rsidRDefault="00D0585C">
            <w:pPr>
              <w:jc w:val="right"/>
              <w:rPr>
                <w:ins w:id="38168" w:author="James Vu" w:date="2024-04-18T23:42:00Z"/>
                <w:b/>
                <w:bCs/>
              </w:rPr>
            </w:pPr>
            <w:ins w:id="38169" w:author="James Vu" w:date="2024-04-18T23:42:00Z">
              <w:r w:rsidRPr="00B053AF">
                <w:rPr>
                  <w:b/>
                  <w:bCs/>
                </w:rPr>
                <w:t xml:space="preserve">           7.460.000 </w:t>
              </w:r>
            </w:ins>
          </w:p>
        </w:tc>
        <w:tc>
          <w:tcPr>
            <w:tcW w:w="3822" w:type="dxa"/>
            <w:shd w:val="clear" w:color="auto" w:fill="auto"/>
            <w:vAlign w:val="center"/>
            <w:hideMark/>
            <w:tcPrChange w:id="38170"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184F09DE" w14:textId="77777777" w:rsidR="00D0585C" w:rsidRPr="00B053AF" w:rsidRDefault="00D0585C">
            <w:pPr>
              <w:rPr>
                <w:ins w:id="38171" w:author="James Vu" w:date="2024-04-18T23:42:00Z"/>
                <w:i/>
                <w:iCs/>
                <w:rPrChange w:id="38172" w:author="James Vu" w:date="2024-04-18T23:49:00Z">
                  <w:rPr>
                    <w:ins w:id="38173" w:author="James Vu" w:date="2024-04-18T23:42:00Z"/>
                    <w:i/>
                    <w:iCs/>
                    <w:color w:val="FF0000"/>
                  </w:rPr>
                </w:rPrChange>
              </w:rPr>
            </w:pPr>
            <w:ins w:id="38174" w:author="James Vu" w:date="2024-04-18T23:42:00Z">
              <w:r w:rsidRPr="00B053AF">
                <w:rPr>
                  <w:i/>
                  <w:iCs/>
                  <w:rPrChange w:id="38175" w:author="James Vu" w:date="2024-04-18T23:49:00Z">
                    <w:rPr>
                      <w:i/>
                      <w:iCs/>
                      <w:color w:val="FF0000"/>
                    </w:rPr>
                  </w:rPrChange>
                </w:rPr>
                <w:t> </w:t>
              </w:r>
            </w:ins>
          </w:p>
        </w:tc>
      </w:tr>
      <w:tr w:rsidR="00B053AF" w:rsidRPr="00B053AF" w14:paraId="57854033" w14:textId="77777777" w:rsidTr="003C02FF">
        <w:tblPrEx>
          <w:tblCellMar>
            <w:left w:w="108" w:type="dxa"/>
            <w:right w:w="108" w:type="dxa"/>
          </w:tblCellMar>
          <w:tblPrExChange w:id="38176" w:author="James Vu" w:date="2024-04-19T00:26:00Z">
            <w:tblPrEx>
              <w:tblCellMar>
                <w:left w:w="108" w:type="dxa"/>
                <w:right w:w="108" w:type="dxa"/>
              </w:tblCellMar>
            </w:tblPrEx>
          </w:tblPrExChange>
        </w:tblPrEx>
        <w:trPr>
          <w:trHeight w:val="340"/>
          <w:ins w:id="38177" w:author="James Vu" w:date="2024-04-18T23:42:00Z"/>
          <w:trPrChange w:id="38178" w:author="James Vu" w:date="2024-04-19T00:26:00Z">
            <w:trPr>
              <w:trHeight w:val="340"/>
            </w:trPr>
          </w:trPrChange>
        </w:trPr>
        <w:tc>
          <w:tcPr>
            <w:tcW w:w="1555" w:type="dxa"/>
            <w:shd w:val="clear" w:color="auto" w:fill="auto"/>
            <w:vAlign w:val="center"/>
            <w:hideMark/>
            <w:tcPrChange w:id="38179"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767B2CF2" w14:textId="77777777" w:rsidR="00D0585C" w:rsidRPr="00B053AF" w:rsidRDefault="00D0585C">
            <w:pPr>
              <w:jc w:val="center"/>
              <w:rPr>
                <w:ins w:id="38180" w:author="James Vu" w:date="2024-04-18T23:42:00Z"/>
                <w:b/>
                <w:bCs/>
              </w:rPr>
            </w:pPr>
            <w:ins w:id="38181" w:author="James Vu" w:date="2024-04-18T23:42:00Z">
              <w:r w:rsidRPr="00B053AF">
                <w:rPr>
                  <w:b/>
                  <w:bCs/>
                </w:rPr>
                <w:t>1.1</w:t>
              </w:r>
            </w:ins>
          </w:p>
        </w:tc>
        <w:tc>
          <w:tcPr>
            <w:tcW w:w="2693" w:type="dxa"/>
            <w:shd w:val="clear" w:color="auto" w:fill="auto"/>
            <w:vAlign w:val="center"/>
            <w:hideMark/>
            <w:tcPrChange w:id="38182"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6E783D91" w14:textId="77777777" w:rsidR="00D0585C" w:rsidRPr="00B053AF" w:rsidRDefault="00D0585C">
            <w:pPr>
              <w:rPr>
                <w:ins w:id="38183" w:author="James Vu" w:date="2024-04-18T23:42:00Z"/>
                <w:b/>
                <w:bCs/>
              </w:rPr>
            </w:pPr>
            <w:ins w:id="38184" w:author="James Vu" w:date="2024-04-18T23:42:00Z">
              <w:r w:rsidRPr="00B053AF">
                <w:rPr>
                  <w:b/>
                  <w:bCs/>
                </w:rPr>
                <w:t>Chi thù lao Giảng viên, trợ giảng</w:t>
              </w:r>
            </w:ins>
          </w:p>
        </w:tc>
        <w:tc>
          <w:tcPr>
            <w:tcW w:w="1984" w:type="dxa"/>
            <w:shd w:val="clear" w:color="auto" w:fill="auto"/>
            <w:vAlign w:val="center"/>
            <w:hideMark/>
            <w:tcPrChange w:id="38185"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15DED50C" w14:textId="77777777" w:rsidR="00D0585C" w:rsidRPr="00B053AF" w:rsidRDefault="00D0585C">
            <w:pPr>
              <w:jc w:val="center"/>
              <w:rPr>
                <w:ins w:id="38186" w:author="James Vu" w:date="2024-04-18T23:42:00Z"/>
                <w:b/>
                <w:bCs/>
              </w:rPr>
            </w:pPr>
            <w:ins w:id="38187" w:author="James Vu" w:date="2024-04-18T23:42:00Z">
              <w:r w:rsidRPr="00B053AF">
                <w:rPr>
                  <w:b/>
                  <w:bCs/>
                </w:rPr>
                <w:t> </w:t>
              </w:r>
            </w:ins>
          </w:p>
        </w:tc>
        <w:tc>
          <w:tcPr>
            <w:tcW w:w="1276" w:type="dxa"/>
            <w:shd w:val="clear" w:color="auto" w:fill="auto"/>
            <w:vAlign w:val="center"/>
            <w:hideMark/>
            <w:tcPrChange w:id="38188"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209FDA18" w14:textId="77777777" w:rsidR="00D0585C" w:rsidRPr="00B053AF" w:rsidRDefault="00D0585C">
            <w:pPr>
              <w:jc w:val="center"/>
              <w:rPr>
                <w:ins w:id="38189" w:author="James Vu" w:date="2024-04-18T23:42:00Z"/>
                <w:b/>
                <w:bCs/>
              </w:rPr>
            </w:pPr>
            <w:ins w:id="38190" w:author="James Vu" w:date="2024-04-18T23:42:00Z">
              <w:r w:rsidRPr="00B053AF">
                <w:rPr>
                  <w:b/>
                  <w:bCs/>
                </w:rPr>
                <w:t> </w:t>
              </w:r>
            </w:ins>
          </w:p>
        </w:tc>
        <w:tc>
          <w:tcPr>
            <w:tcW w:w="1418" w:type="dxa"/>
            <w:shd w:val="clear" w:color="auto" w:fill="auto"/>
            <w:vAlign w:val="center"/>
            <w:hideMark/>
            <w:tcPrChange w:id="38191"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2F7E8F0E" w14:textId="77777777" w:rsidR="00D0585C" w:rsidRPr="00B053AF" w:rsidRDefault="00D0585C">
            <w:pPr>
              <w:jc w:val="right"/>
              <w:rPr>
                <w:ins w:id="38192" w:author="James Vu" w:date="2024-04-18T23:42:00Z"/>
              </w:rPr>
            </w:pPr>
            <w:ins w:id="38193" w:author="James Vu" w:date="2024-04-18T23:42:00Z">
              <w:r w:rsidRPr="00B053AF">
                <w:t> </w:t>
              </w:r>
            </w:ins>
          </w:p>
        </w:tc>
        <w:tc>
          <w:tcPr>
            <w:tcW w:w="1701" w:type="dxa"/>
            <w:shd w:val="clear" w:color="auto" w:fill="auto"/>
            <w:noWrap/>
            <w:vAlign w:val="center"/>
            <w:hideMark/>
            <w:tcPrChange w:id="38194"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2542D8BD" w14:textId="77777777" w:rsidR="00D0585C" w:rsidRPr="00B053AF" w:rsidRDefault="00D0585C">
            <w:pPr>
              <w:jc w:val="right"/>
              <w:rPr>
                <w:ins w:id="38195" w:author="James Vu" w:date="2024-04-18T23:42:00Z"/>
                <w:b/>
                <w:bCs/>
              </w:rPr>
            </w:pPr>
            <w:ins w:id="38196" w:author="James Vu" w:date="2024-04-18T23:42:00Z">
              <w:r w:rsidRPr="00B053AF">
                <w:rPr>
                  <w:b/>
                  <w:bCs/>
                </w:rPr>
                <w:t xml:space="preserve">           6.080.000 </w:t>
              </w:r>
            </w:ins>
          </w:p>
        </w:tc>
        <w:tc>
          <w:tcPr>
            <w:tcW w:w="3822" w:type="dxa"/>
            <w:shd w:val="clear" w:color="auto" w:fill="auto"/>
            <w:vAlign w:val="center"/>
            <w:hideMark/>
            <w:tcPrChange w:id="38197"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10819D89" w14:textId="77777777" w:rsidR="00D0585C" w:rsidRPr="00B053AF" w:rsidRDefault="00D0585C">
            <w:pPr>
              <w:rPr>
                <w:ins w:id="38198" w:author="James Vu" w:date="2024-04-18T23:42:00Z"/>
              </w:rPr>
            </w:pPr>
            <w:ins w:id="38199" w:author="James Vu" w:date="2024-04-18T23:42:00Z">
              <w:r w:rsidRPr="00B053AF">
                <w:t> </w:t>
              </w:r>
            </w:ins>
          </w:p>
        </w:tc>
      </w:tr>
      <w:tr w:rsidR="00B053AF" w:rsidRPr="00B053AF" w14:paraId="21BE5EF7" w14:textId="77777777" w:rsidTr="003C02FF">
        <w:tblPrEx>
          <w:tblCellMar>
            <w:left w:w="108" w:type="dxa"/>
            <w:right w:w="108" w:type="dxa"/>
          </w:tblCellMar>
          <w:tblPrExChange w:id="38200" w:author="James Vu" w:date="2024-04-19T00:26:00Z">
            <w:tblPrEx>
              <w:tblCellMar>
                <w:left w:w="108" w:type="dxa"/>
                <w:right w:w="108" w:type="dxa"/>
              </w:tblCellMar>
            </w:tblPrEx>
          </w:tblPrExChange>
        </w:tblPrEx>
        <w:trPr>
          <w:trHeight w:val="680"/>
          <w:ins w:id="38201" w:author="James Vu" w:date="2024-04-18T23:42:00Z"/>
          <w:trPrChange w:id="38202" w:author="James Vu" w:date="2024-04-19T00:26:00Z">
            <w:trPr>
              <w:trHeight w:val="680"/>
            </w:trPr>
          </w:trPrChange>
        </w:trPr>
        <w:tc>
          <w:tcPr>
            <w:tcW w:w="1555" w:type="dxa"/>
            <w:shd w:val="clear" w:color="auto" w:fill="auto"/>
            <w:vAlign w:val="center"/>
            <w:hideMark/>
            <w:tcPrChange w:id="38203"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2DFCBD8B" w14:textId="77777777" w:rsidR="00D0585C" w:rsidRPr="00B053AF" w:rsidRDefault="00D0585C">
            <w:pPr>
              <w:jc w:val="center"/>
              <w:rPr>
                <w:ins w:id="38204" w:author="James Vu" w:date="2024-04-18T23:42:00Z"/>
              </w:rPr>
            </w:pPr>
            <w:ins w:id="38205" w:author="James Vu" w:date="2024-04-18T23:42:00Z">
              <w:r w:rsidRPr="00B053AF">
                <w:t> </w:t>
              </w:r>
            </w:ins>
          </w:p>
        </w:tc>
        <w:tc>
          <w:tcPr>
            <w:tcW w:w="2693" w:type="dxa"/>
            <w:shd w:val="clear" w:color="auto" w:fill="auto"/>
            <w:vAlign w:val="center"/>
            <w:hideMark/>
            <w:tcPrChange w:id="38206"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54004F3E" w14:textId="77777777" w:rsidR="00D0585C" w:rsidRPr="00B053AF" w:rsidRDefault="00D0585C">
            <w:pPr>
              <w:rPr>
                <w:ins w:id="38207" w:author="James Vu" w:date="2024-04-18T23:42:00Z"/>
              </w:rPr>
            </w:pPr>
            <w:ins w:id="38208" w:author="James Vu" w:date="2024-04-18T23:42:00Z">
              <w:r w:rsidRPr="00B053AF">
                <w:t>Chi thù lao giảng viên chính</w:t>
              </w:r>
            </w:ins>
          </w:p>
        </w:tc>
        <w:tc>
          <w:tcPr>
            <w:tcW w:w="1984" w:type="dxa"/>
            <w:shd w:val="clear" w:color="auto" w:fill="auto"/>
            <w:noWrap/>
            <w:vAlign w:val="center"/>
            <w:hideMark/>
            <w:tcPrChange w:id="38209" w:author="James Vu" w:date="2024-04-19T00:26:00Z">
              <w:tcPr>
                <w:tcW w:w="1984" w:type="dxa"/>
                <w:tcBorders>
                  <w:top w:val="nil"/>
                  <w:left w:val="nil"/>
                  <w:bottom w:val="single" w:sz="4" w:space="0" w:color="auto"/>
                  <w:right w:val="single" w:sz="4" w:space="0" w:color="auto"/>
                </w:tcBorders>
                <w:shd w:val="clear" w:color="auto" w:fill="auto"/>
                <w:noWrap/>
                <w:vAlign w:val="center"/>
                <w:hideMark/>
              </w:tcPr>
            </w:tcPrChange>
          </w:tcPr>
          <w:p w14:paraId="2AECDDE2" w14:textId="77777777" w:rsidR="00D0585C" w:rsidRPr="00B053AF" w:rsidRDefault="00D0585C">
            <w:pPr>
              <w:jc w:val="center"/>
              <w:rPr>
                <w:ins w:id="38210" w:author="James Vu" w:date="2024-04-18T23:42:00Z"/>
              </w:rPr>
            </w:pPr>
            <w:ins w:id="38211" w:author="James Vu" w:date="2024-04-18T23:42:00Z">
              <w:r w:rsidRPr="00B053AF">
                <w:t>Người/buổi</w:t>
              </w:r>
            </w:ins>
          </w:p>
        </w:tc>
        <w:tc>
          <w:tcPr>
            <w:tcW w:w="1276" w:type="dxa"/>
            <w:shd w:val="clear" w:color="auto" w:fill="auto"/>
            <w:noWrap/>
            <w:vAlign w:val="center"/>
            <w:hideMark/>
            <w:tcPrChange w:id="38212" w:author="James Vu" w:date="2024-04-19T00:26:00Z">
              <w:tcPr>
                <w:tcW w:w="1276" w:type="dxa"/>
                <w:tcBorders>
                  <w:top w:val="nil"/>
                  <w:left w:val="nil"/>
                  <w:bottom w:val="single" w:sz="4" w:space="0" w:color="auto"/>
                  <w:right w:val="single" w:sz="4" w:space="0" w:color="auto"/>
                </w:tcBorders>
                <w:shd w:val="clear" w:color="auto" w:fill="auto"/>
                <w:noWrap/>
                <w:vAlign w:val="center"/>
                <w:hideMark/>
              </w:tcPr>
            </w:tcPrChange>
          </w:tcPr>
          <w:p w14:paraId="5C08F134" w14:textId="77777777" w:rsidR="00D0585C" w:rsidRPr="00B053AF" w:rsidRDefault="00D0585C">
            <w:pPr>
              <w:jc w:val="center"/>
              <w:rPr>
                <w:ins w:id="38213" w:author="James Vu" w:date="2024-04-18T23:42:00Z"/>
              </w:rPr>
            </w:pPr>
            <w:ins w:id="38214" w:author="James Vu" w:date="2024-04-18T23:42:00Z">
              <w:r w:rsidRPr="00B053AF">
                <w:t>4</w:t>
              </w:r>
            </w:ins>
          </w:p>
        </w:tc>
        <w:tc>
          <w:tcPr>
            <w:tcW w:w="1418" w:type="dxa"/>
            <w:shd w:val="clear" w:color="auto" w:fill="auto"/>
            <w:noWrap/>
            <w:vAlign w:val="center"/>
            <w:hideMark/>
            <w:tcPrChange w:id="38215" w:author="James Vu" w:date="2024-04-19T00:26:00Z">
              <w:tcPr>
                <w:tcW w:w="1418" w:type="dxa"/>
                <w:tcBorders>
                  <w:top w:val="nil"/>
                  <w:left w:val="nil"/>
                  <w:bottom w:val="single" w:sz="4" w:space="0" w:color="auto"/>
                  <w:right w:val="single" w:sz="4" w:space="0" w:color="auto"/>
                </w:tcBorders>
                <w:shd w:val="clear" w:color="auto" w:fill="auto"/>
                <w:noWrap/>
                <w:vAlign w:val="center"/>
                <w:hideMark/>
              </w:tcPr>
            </w:tcPrChange>
          </w:tcPr>
          <w:p w14:paraId="5E1A4A61" w14:textId="77777777" w:rsidR="00D0585C" w:rsidRPr="00B053AF" w:rsidRDefault="00D0585C">
            <w:pPr>
              <w:jc w:val="right"/>
              <w:rPr>
                <w:ins w:id="38216" w:author="James Vu" w:date="2024-04-18T23:42:00Z"/>
              </w:rPr>
            </w:pPr>
            <w:ins w:id="38217" w:author="James Vu" w:date="2024-04-18T23:42:00Z">
              <w:r w:rsidRPr="00B053AF">
                <w:t xml:space="preserve">             800.000 </w:t>
              </w:r>
            </w:ins>
          </w:p>
        </w:tc>
        <w:tc>
          <w:tcPr>
            <w:tcW w:w="1701" w:type="dxa"/>
            <w:shd w:val="clear" w:color="auto" w:fill="auto"/>
            <w:noWrap/>
            <w:vAlign w:val="center"/>
            <w:hideMark/>
            <w:tcPrChange w:id="38218"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31A45A0F" w14:textId="77777777" w:rsidR="00D0585C" w:rsidRPr="00B053AF" w:rsidRDefault="00D0585C">
            <w:pPr>
              <w:jc w:val="right"/>
              <w:rPr>
                <w:ins w:id="38219" w:author="James Vu" w:date="2024-04-18T23:42:00Z"/>
              </w:rPr>
            </w:pPr>
            <w:ins w:id="38220" w:author="James Vu" w:date="2024-04-18T23:42:00Z">
              <w:r w:rsidRPr="00B053AF">
                <w:t xml:space="preserve">           3.200.000 </w:t>
              </w:r>
            </w:ins>
          </w:p>
        </w:tc>
        <w:tc>
          <w:tcPr>
            <w:tcW w:w="3822" w:type="dxa"/>
            <w:shd w:val="clear" w:color="auto" w:fill="auto"/>
            <w:vAlign w:val="center"/>
            <w:hideMark/>
            <w:tcPrChange w:id="38221"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091FBDBB" w14:textId="77777777" w:rsidR="00D0585C" w:rsidRPr="00B053AF" w:rsidRDefault="00D0585C">
            <w:pPr>
              <w:rPr>
                <w:ins w:id="38222" w:author="James Vu" w:date="2024-04-18T23:42:00Z"/>
              </w:rPr>
            </w:pPr>
            <w:ins w:id="38223" w:author="James Vu" w:date="2024-04-18T23:42:00Z">
              <w:r w:rsidRPr="00B053AF">
                <w:t>Khoản 1, Điều 3, Nghị quyết số 15/2023/NQ-HĐND ngày 11/10/2023</w:t>
              </w:r>
            </w:ins>
          </w:p>
        </w:tc>
      </w:tr>
      <w:tr w:rsidR="00B053AF" w:rsidRPr="00B053AF" w14:paraId="56A1D5A1" w14:textId="77777777" w:rsidTr="003C02FF">
        <w:tblPrEx>
          <w:tblCellMar>
            <w:left w:w="108" w:type="dxa"/>
            <w:right w:w="108" w:type="dxa"/>
          </w:tblCellMar>
          <w:tblPrExChange w:id="38224" w:author="James Vu" w:date="2024-04-19T00:26:00Z">
            <w:tblPrEx>
              <w:tblCellMar>
                <w:left w:w="108" w:type="dxa"/>
                <w:right w:w="108" w:type="dxa"/>
              </w:tblCellMar>
            </w:tblPrEx>
          </w:tblPrExChange>
        </w:tblPrEx>
        <w:trPr>
          <w:trHeight w:val="680"/>
          <w:ins w:id="38225" w:author="James Vu" w:date="2024-04-18T23:42:00Z"/>
          <w:trPrChange w:id="38226" w:author="James Vu" w:date="2024-04-19T00:26:00Z">
            <w:trPr>
              <w:trHeight w:val="680"/>
            </w:trPr>
          </w:trPrChange>
        </w:trPr>
        <w:tc>
          <w:tcPr>
            <w:tcW w:w="1555" w:type="dxa"/>
            <w:shd w:val="clear" w:color="auto" w:fill="auto"/>
            <w:vAlign w:val="center"/>
            <w:hideMark/>
            <w:tcPrChange w:id="38227"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F4DEDC5" w14:textId="77777777" w:rsidR="00D0585C" w:rsidRPr="00B053AF" w:rsidRDefault="00D0585C">
            <w:pPr>
              <w:jc w:val="center"/>
              <w:rPr>
                <w:ins w:id="38228" w:author="James Vu" w:date="2024-04-18T23:42:00Z"/>
              </w:rPr>
            </w:pPr>
            <w:ins w:id="38229" w:author="James Vu" w:date="2024-04-18T23:42:00Z">
              <w:r w:rsidRPr="00B053AF">
                <w:t> </w:t>
              </w:r>
            </w:ins>
          </w:p>
        </w:tc>
        <w:tc>
          <w:tcPr>
            <w:tcW w:w="2693" w:type="dxa"/>
            <w:shd w:val="clear" w:color="auto" w:fill="auto"/>
            <w:vAlign w:val="center"/>
            <w:hideMark/>
            <w:tcPrChange w:id="38230"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0BA74F59" w14:textId="77777777" w:rsidR="00D0585C" w:rsidRPr="00B053AF" w:rsidRDefault="00D0585C">
            <w:pPr>
              <w:rPr>
                <w:ins w:id="38231" w:author="James Vu" w:date="2024-04-18T23:42:00Z"/>
              </w:rPr>
            </w:pPr>
            <w:ins w:id="38232" w:author="James Vu" w:date="2024-04-18T23:42:00Z">
              <w:r w:rsidRPr="00B053AF">
                <w:t>Phụ cấp lưu trú cho giảng viên và trợ giảng</w:t>
              </w:r>
            </w:ins>
          </w:p>
        </w:tc>
        <w:tc>
          <w:tcPr>
            <w:tcW w:w="1984" w:type="dxa"/>
            <w:shd w:val="clear" w:color="auto" w:fill="auto"/>
            <w:noWrap/>
            <w:vAlign w:val="center"/>
            <w:hideMark/>
            <w:tcPrChange w:id="38233" w:author="James Vu" w:date="2024-04-19T00:26:00Z">
              <w:tcPr>
                <w:tcW w:w="1984" w:type="dxa"/>
                <w:tcBorders>
                  <w:top w:val="nil"/>
                  <w:left w:val="nil"/>
                  <w:bottom w:val="single" w:sz="4" w:space="0" w:color="auto"/>
                  <w:right w:val="single" w:sz="4" w:space="0" w:color="auto"/>
                </w:tcBorders>
                <w:shd w:val="clear" w:color="auto" w:fill="auto"/>
                <w:noWrap/>
                <w:vAlign w:val="center"/>
                <w:hideMark/>
              </w:tcPr>
            </w:tcPrChange>
          </w:tcPr>
          <w:p w14:paraId="2C9BC653" w14:textId="77777777" w:rsidR="00D0585C" w:rsidRPr="00B053AF" w:rsidRDefault="00D0585C">
            <w:pPr>
              <w:jc w:val="center"/>
              <w:rPr>
                <w:ins w:id="38234" w:author="James Vu" w:date="2024-04-18T23:42:00Z"/>
              </w:rPr>
            </w:pPr>
            <w:ins w:id="38235" w:author="James Vu" w:date="2024-04-18T23:42:00Z">
              <w:r w:rsidRPr="00B053AF">
                <w:t>Ngày/người</w:t>
              </w:r>
            </w:ins>
          </w:p>
        </w:tc>
        <w:tc>
          <w:tcPr>
            <w:tcW w:w="1276" w:type="dxa"/>
            <w:shd w:val="clear" w:color="auto" w:fill="auto"/>
            <w:noWrap/>
            <w:vAlign w:val="center"/>
            <w:hideMark/>
            <w:tcPrChange w:id="38236" w:author="James Vu" w:date="2024-04-19T00:26:00Z">
              <w:tcPr>
                <w:tcW w:w="1276" w:type="dxa"/>
                <w:tcBorders>
                  <w:top w:val="nil"/>
                  <w:left w:val="nil"/>
                  <w:bottom w:val="single" w:sz="4" w:space="0" w:color="auto"/>
                  <w:right w:val="single" w:sz="4" w:space="0" w:color="auto"/>
                </w:tcBorders>
                <w:shd w:val="clear" w:color="auto" w:fill="auto"/>
                <w:noWrap/>
                <w:vAlign w:val="center"/>
                <w:hideMark/>
              </w:tcPr>
            </w:tcPrChange>
          </w:tcPr>
          <w:p w14:paraId="6F143272" w14:textId="77777777" w:rsidR="00D0585C" w:rsidRPr="00B053AF" w:rsidRDefault="00D0585C">
            <w:pPr>
              <w:jc w:val="center"/>
              <w:rPr>
                <w:ins w:id="38237" w:author="James Vu" w:date="2024-04-18T23:42:00Z"/>
              </w:rPr>
            </w:pPr>
            <w:ins w:id="38238" w:author="James Vu" w:date="2024-04-18T23:42:00Z">
              <w:r w:rsidRPr="00B053AF">
                <w:t>6</w:t>
              </w:r>
            </w:ins>
          </w:p>
        </w:tc>
        <w:tc>
          <w:tcPr>
            <w:tcW w:w="1418" w:type="dxa"/>
            <w:shd w:val="clear" w:color="auto" w:fill="auto"/>
            <w:noWrap/>
            <w:vAlign w:val="center"/>
            <w:hideMark/>
            <w:tcPrChange w:id="38239" w:author="James Vu" w:date="2024-04-19T00:26:00Z">
              <w:tcPr>
                <w:tcW w:w="1418" w:type="dxa"/>
                <w:tcBorders>
                  <w:top w:val="nil"/>
                  <w:left w:val="nil"/>
                  <w:bottom w:val="single" w:sz="4" w:space="0" w:color="auto"/>
                  <w:right w:val="single" w:sz="4" w:space="0" w:color="auto"/>
                </w:tcBorders>
                <w:shd w:val="clear" w:color="auto" w:fill="auto"/>
                <w:noWrap/>
                <w:vAlign w:val="center"/>
                <w:hideMark/>
              </w:tcPr>
            </w:tcPrChange>
          </w:tcPr>
          <w:p w14:paraId="74E02683" w14:textId="77777777" w:rsidR="00D0585C" w:rsidRPr="00B053AF" w:rsidRDefault="00D0585C">
            <w:pPr>
              <w:jc w:val="right"/>
              <w:rPr>
                <w:ins w:id="38240" w:author="James Vu" w:date="2024-04-18T23:42:00Z"/>
              </w:rPr>
            </w:pPr>
            <w:ins w:id="38241" w:author="James Vu" w:date="2024-04-18T23:42:00Z">
              <w:r w:rsidRPr="00B053AF">
                <w:t xml:space="preserve">               80.000 </w:t>
              </w:r>
            </w:ins>
          </w:p>
        </w:tc>
        <w:tc>
          <w:tcPr>
            <w:tcW w:w="1701" w:type="dxa"/>
            <w:shd w:val="clear" w:color="auto" w:fill="auto"/>
            <w:noWrap/>
            <w:vAlign w:val="center"/>
            <w:hideMark/>
            <w:tcPrChange w:id="38242"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56326D65" w14:textId="77777777" w:rsidR="00D0585C" w:rsidRPr="00B053AF" w:rsidRDefault="00D0585C">
            <w:pPr>
              <w:jc w:val="right"/>
              <w:rPr>
                <w:ins w:id="38243" w:author="James Vu" w:date="2024-04-18T23:42:00Z"/>
              </w:rPr>
            </w:pPr>
            <w:ins w:id="38244" w:author="James Vu" w:date="2024-04-18T23:42:00Z">
              <w:r w:rsidRPr="00B053AF">
                <w:t xml:space="preserve">              480.000 </w:t>
              </w:r>
            </w:ins>
          </w:p>
        </w:tc>
        <w:tc>
          <w:tcPr>
            <w:tcW w:w="3822" w:type="dxa"/>
            <w:shd w:val="clear" w:color="auto" w:fill="auto"/>
            <w:vAlign w:val="center"/>
            <w:hideMark/>
            <w:tcPrChange w:id="38245"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679B94A1" w14:textId="77777777" w:rsidR="00D0585C" w:rsidRPr="00B053AF" w:rsidRDefault="00D0585C">
            <w:pPr>
              <w:rPr>
                <w:ins w:id="38246" w:author="James Vu" w:date="2024-04-18T23:42:00Z"/>
              </w:rPr>
            </w:pPr>
            <w:ins w:id="38247" w:author="James Vu" w:date="2024-04-18T23:42:00Z">
              <w:r w:rsidRPr="00B053AF">
                <w:t>Điểm a, Khoản 2, Điều 2, Nghị quyết số 15/2017/NQ-HĐND ngày 06/12/2017</w:t>
              </w:r>
            </w:ins>
          </w:p>
        </w:tc>
      </w:tr>
      <w:tr w:rsidR="00B053AF" w:rsidRPr="00B053AF" w14:paraId="52698260" w14:textId="77777777" w:rsidTr="003C02FF">
        <w:tblPrEx>
          <w:tblCellMar>
            <w:left w:w="108" w:type="dxa"/>
            <w:right w:w="108" w:type="dxa"/>
          </w:tblCellMar>
          <w:tblPrExChange w:id="38248" w:author="James Vu" w:date="2024-04-19T00:26:00Z">
            <w:tblPrEx>
              <w:tblCellMar>
                <w:left w:w="108" w:type="dxa"/>
                <w:right w:w="108" w:type="dxa"/>
              </w:tblCellMar>
            </w:tblPrEx>
          </w:tblPrExChange>
        </w:tblPrEx>
        <w:trPr>
          <w:trHeight w:val="680"/>
          <w:ins w:id="38249" w:author="James Vu" w:date="2024-04-18T23:42:00Z"/>
          <w:trPrChange w:id="38250" w:author="James Vu" w:date="2024-04-19T00:26:00Z">
            <w:trPr>
              <w:trHeight w:val="680"/>
            </w:trPr>
          </w:trPrChange>
        </w:trPr>
        <w:tc>
          <w:tcPr>
            <w:tcW w:w="1555" w:type="dxa"/>
            <w:shd w:val="clear" w:color="auto" w:fill="auto"/>
            <w:vAlign w:val="center"/>
            <w:hideMark/>
            <w:tcPrChange w:id="38251"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98D65F8" w14:textId="77777777" w:rsidR="00D0585C" w:rsidRPr="00B053AF" w:rsidRDefault="00D0585C">
            <w:pPr>
              <w:jc w:val="center"/>
              <w:rPr>
                <w:ins w:id="38252" w:author="James Vu" w:date="2024-04-18T23:42:00Z"/>
              </w:rPr>
            </w:pPr>
            <w:ins w:id="38253" w:author="James Vu" w:date="2024-04-18T23:42:00Z">
              <w:r w:rsidRPr="00B053AF">
                <w:lastRenderedPageBreak/>
                <w:t> </w:t>
              </w:r>
            </w:ins>
          </w:p>
        </w:tc>
        <w:tc>
          <w:tcPr>
            <w:tcW w:w="2693" w:type="dxa"/>
            <w:shd w:val="clear" w:color="auto" w:fill="auto"/>
            <w:vAlign w:val="center"/>
            <w:hideMark/>
            <w:tcPrChange w:id="38254"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608DA4D2" w14:textId="77777777" w:rsidR="00D0585C" w:rsidRPr="00B053AF" w:rsidRDefault="00D0585C">
            <w:pPr>
              <w:rPr>
                <w:ins w:id="38255" w:author="James Vu" w:date="2024-04-18T23:42:00Z"/>
              </w:rPr>
            </w:pPr>
            <w:ins w:id="38256" w:author="James Vu" w:date="2024-04-18T23:42:00Z">
              <w:r w:rsidRPr="00B053AF">
                <w:t>Tiền thuê phòng nghỉ cho giảng viên và trợ giảng</w:t>
              </w:r>
            </w:ins>
          </w:p>
        </w:tc>
        <w:tc>
          <w:tcPr>
            <w:tcW w:w="1984" w:type="dxa"/>
            <w:shd w:val="clear" w:color="auto" w:fill="auto"/>
            <w:noWrap/>
            <w:vAlign w:val="center"/>
            <w:hideMark/>
            <w:tcPrChange w:id="38257" w:author="James Vu" w:date="2024-04-19T00:26:00Z">
              <w:tcPr>
                <w:tcW w:w="1984" w:type="dxa"/>
                <w:tcBorders>
                  <w:top w:val="nil"/>
                  <w:left w:val="nil"/>
                  <w:bottom w:val="single" w:sz="4" w:space="0" w:color="auto"/>
                  <w:right w:val="single" w:sz="4" w:space="0" w:color="auto"/>
                </w:tcBorders>
                <w:shd w:val="clear" w:color="auto" w:fill="auto"/>
                <w:noWrap/>
                <w:vAlign w:val="center"/>
                <w:hideMark/>
              </w:tcPr>
            </w:tcPrChange>
          </w:tcPr>
          <w:p w14:paraId="34F9024D" w14:textId="77777777" w:rsidR="00D0585C" w:rsidRPr="00B053AF" w:rsidRDefault="00D0585C">
            <w:pPr>
              <w:jc w:val="center"/>
              <w:rPr>
                <w:ins w:id="38258" w:author="James Vu" w:date="2024-04-18T23:42:00Z"/>
              </w:rPr>
            </w:pPr>
            <w:ins w:id="38259" w:author="James Vu" w:date="2024-04-18T23:42:00Z">
              <w:r w:rsidRPr="00B053AF">
                <w:t>Ngày/người</w:t>
              </w:r>
            </w:ins>
          </w:p>
        </w:tc>
        <w:tc>
          <w:tcPr>
            <w:tcW w:w="1276" w:type="dxa"/>
            <w:shd w:val="clear" w:color="auto" w:fill="auto"/>
            <w:noWrap/>
            <w:vAlign w:val="center"/>
            <w:hideMark/>
            <w:tcPrChange w:id="38260" w:author="James Vu" w:date="2024-04-19T00:26:00Z">
              <w:tcPr>
                <w:tcW w:w="1276" w:type="dxa"/>
                <w:tcBorders>
                  <w:top w:val="nil"/>
                  <w:left w:val="nil"/>
                  <w:bottom w:val="single" w:sz="4" w:space="0" w:color="auto"/>
                  <w:right w:val="single" w:sz="4" w:space="0" w:color="auto"/>
                </w:tcBorders>
                <w:shd w:val="clear" w:color="auto" w:fill="auto"/>
                <w:noWrap/>
                <w:vAlign w:val="center"/>
                <w:hideMark/>
              </w:tcPr>
            </w:tcPrChange>
          </w:tcPr>
          <w:p w14:paraId="4FDA2108" w14:textId="77777777" w:rsidR="00D0585C" w:rsidRPr="00B053AF" w:rsidRDefault="00D0585C">
            <w:pPr>
              <w:jc w:val="center"/>
              <w:rPr>
                <w:ins w:id="38261" w:author="James Vu" w:date="2024-04-18T23:42:00Z"/>
              </w:rPr>
            </w:pPr>
            <w:ins w:id="38262" w:author="James Vu" w:date="2024-04-18T23:42:00Z">
              <w:r w:rsidRPr="00B053AF">
                <w:t>6</w:t>
              </w:r>
            </w:ins>
          </w:p>
        </w:tc>
        <w:tc>
          <w:tcPr>
            <w:tcW w:w="1418" w:type="dxa"/>
            <w:shd w:val="clear" w:color="auto" w:fill="auto"/>
            <w:noWrap/>
            <w:vAlign w:val="center"/>
            <w:hideMark/>
            <w:tcPrChange w:id="38263" w:author="James Vu" w:date="2024-04-19T00:26:00Z">
              <w:tcPr>
                <w:tcW w:w="1418" w:type="dxa"/>
                <w:tcBorders>
                  <w:top w:val="nil"/>
                  <w:left w:val="nil"/>
                  <w:bottom w:val="single" w:sz="4" w:space="0" w:color="auto"/>
                  <w:right w:val="single" w:sz="4" w:space="0" w:color="auto"/>
                </w:tcBorders>
                <w:shd w:val="clear" w:color="auto" w:fill="auto"/>
                <w:noWrap/>
                <w:vAlign w:val="center"/>
                <w:hideMark/>
              </w:tcPr>
            </w:tcPrChange>
          </w:tcPr>
          <w:p w14:paraId="7E3220AB" w14:textId="77777777" w:rsidR="00D0585C" w:rsidRPr="00B053AF" w:rsidRDefault="00D0585C">
            <w:pPr>
              <w:jc w:val="right"/>
              <w:rPr>
                <w:ins w:id="38264" w:author="James Vu" w:date="2024-04-18T23:42:00Z"/>
              </w:rPr>
            </w:pPr>
            <w:ins w:id="38265" w:author="James Vu" w:date="2024-04-18T23:42:00Z">
              <w:r w:rsidRPr="00B053AF">
                <w:t xml:space="preserve">             400.000 </w:t>
              </w:r>
            </w:ins>
          </w:p>
        </w:tc>
        <w:tc>
          <w:tcPr>
            <w:tcW w:w="1701" w:type="dxa"/>
            <w:shd w:val="clear" w:color="auto" w:fill="auto"/>
            <w:noWrap/>
            <w:vAlign w:val="center"/>
            <w:hideMark/>
            <w:tcPrChange w:id="38266"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641C4E7C" w14:textId="77777777" w:rsidR="00D0585C" w:rsidRPr="00B053AF" w:rsidRDefault="00D0585C">
            <w:pPr>
              <w:jc w:val="right"/>
              <w:rPr>
                <w:ins w:id="38267" w:author="James Vu" w:date="2024-04-18T23:42:00Z"/>
              </w:rPr>
            </w:pPr>
            <w:ins w:id="38268" w:author="James Vu" w:date="2024-04-18T23:42:00Z">
              <w:r w:rsidRPr="00B053AF">
                <w:t xml:space="preserve">           2.400.000 </w:t>
              </w:r>
            </w:ins>
          </w:p>
        </w:tc>
        <w:tc>
          <w:tcPr>
            <w:tcW w:w="3822" w:type="dxa"/>
            <w:shd w:val="clear" w:color="auto" w:fill="auto"/>
            <w:vAlign w:val="center"/>
            <w:hideMark/>
            <w:tcPrChange w:id="38269"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2CFBC962" w14:textId="77777777" w:rsidR="00D0585C" w:rsidRPr="00B053AF" w:rsidRDefault="00D0585C">
            <w:pPr>
              <w:rPr>
                <w:ins w:id="38270" w:author="James Vu" w:date="2024-04-18T23:42:00Z"/>
              </w:rPr>
            </w:pPr>
            <w:ins w:id="38271" w:author="James Vu" w:date="2024-04-18T23:42:00Z">
              <w:r w:rsidRPr="00B053AF">
                <w:t>Điểm a, Khoản 3, Điều 2, Nghị quyết số 15/2017/NQ-HĐND ngày 06/12/2017</w:t>
              </w:r>
            </w:ins>
          </w:p>
        </w:tc>
      </w:tr>
      <w:tr w:rsidR="00B053AF" w:rsidRPr="00B053AF" w14:paraId="34792C0B" w14:textId="77777777" w:rsidTr="003C02FF">
        <w:tblPrEx>
          <w:tblCellMar>
            <w:left w:w="108" w:type="dxa"/>
            <w:right w:w="108" w:type="dxa"/>
          </w:tblCellMar>
          <w:tblPrExChange w:id="38272" w:author="James Vu" w:date="2024-04-19T00:26:00Z">
            <w:tblPrEx>
              <w:tblCellMar>
                <w:left w:w="108" w:type="dxa"/>
                <w:right w:w="108" w:type="dxa"/>
              </w:tblCellMar>
            </w:tblPrEx>
          </w:tblPrExChange>
        </w:tblPrEx>
        <w:trPr>
          <w:trHeight w:val="340"/>
          <w:ins w:id="38273" w:author="James Vu" w:date="2024-04-18T23:42:00Z"/>
          <w:trPrChange w:id="38274" w:author="James Vu" w:date="2024-04-19T00:26:00Z">
            <w:trPr>
              <w:trHeight w:val="340"/>
            </w:trPr>
          </w:trPrChange>
        </w:trPr>
        <w:tc>
          <w:tcPr>
            <w:tcW w:w="1555" w:type="dxa"/>
            <w:shd w:val="clear" w:color="auto" w:fill="auto"/>
            <w:vAlign w:val="center"/>
            <w:hideMark/>
            <w:tcPrChange w:id="38275"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34BB8B8C" w14:textId="77777777" w:rsidR="00D0585C" w:rsidRPr="00B053AF" w:rsidRDefault="00D0585C">
            <w:pPr>
              <w:jc w:val="center"/>
              <w:rPr>
                <w:ins w:id="38276" w:author="James Vu" w:date="2024-04-18T23:42:00Z"/>
                <w:b/>
                <w:bCs/>
              </w:rPr>
            </w:pPr>
            <w:ins w:id="38277" w:author="James Vu" w:date="2024-04-18T23:42:00Z">
              <w:r w:rsidRPr="00B053AF">
                <w:rPr>
                  <w:b/>
                  <w:bCs/>
                </w:rPr>
                <w:t>1.2</w:t>
              </w:r>
            </w:ins>
          </w:p>
        </w:tc>
        <w:tc>
          <w:tcPr>
            <w:tcW w:w="2693" w:type="dxa"/>
            <w:shd w:val="clear" w:color="auto" w:fill="auto"/>
            <w:vAlign w:val="center"/>
            <w:hideMark/>
            <w:tcPrChange w:id="38278"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19E53834" w14:textId="77777777" w:rsidR="00D0585C" w:rsidRPr="00B053AF" w:rsidRDefault="00D0585C">
            <w:pPr>
              <w:rPr>
                <w:ins w:id="38279" w:author="James Vu" w:date="2024-04-18T23:42:00Z"/>
                <w:b/>
                <w:bCs/>
              </w:rPr>
            </w:pPr>
            <w:ins w:id="38280" w:author="James Vu" w:date="2024-04-18T23:42:00Z">
              <w:r w:rsidRPr="00B053AF">
                <w:rPr>
                  <w:b/>
                  <w:bCs/>
                </w:rPr>
                <w:t>Giáo trình</w:t>
              </w:r>
            </w:ins>
          </w:p>
        </w:tc>
        <w:tc>
          <w:tcPr>
            <w:tcW w:w="1984" w:type="dxa"/>
            <w:shd w:val="clear" w:color="auto" w:fill="auto"/>
            <w:vAlign w:val="center"/>
            <w:hideMark/>
            <w:tcPrChange w:id="38281"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09A9DB2A" w14:textId="77777777" w:rsidR="00D0585C" w:rsidRPr="00B053AF" w:rsidRDefault="00D0585C">
            <w:pPr>
              <w:jc w:val="center"/>
              <w:rPr>
                <w:ins w:id="38282" w:author="James Vu" w:date="2024-04-18T23:42:00Z"/>
              </w:rPr>
            </w:pPr>
            <w:ins w:id="38283" w:author="James Vu" w:date="2024-04-18T23:42:00Z">
              <w:r w:rsidRPr="00B053AF">
                <w:t> </w:t>
              </w:r>
            </w:ins>
          </w:p>
        </w:tc>
        <w:tc>
          <w:tcPr>
            <w:tcW w:w="1276" w:type="dxa"/>
            <w:shd w:val="clear" w:color="auto" w:fill="auto"/>
            <w:vAlign w:val="center"/>
            <w:hideMark/>
            <w:tcPrChange w:id="38284"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54499D8B" w14:textId="77777777" w:rsidR="00D0585C" w:rsidRPr="00B053AF" w:rsidRDefault="00D0585C">
            <w:pPr>
              <w:jc w:val="center"/>
              <w:rPr>
                <w:ins w:id="38285" w:author="James Vu" w:date="2024-04-18T23:42:00Z"/>
              </w:rPr>
            </w:pPr>
            <w:ins w:id="38286" w:author="James Vu" w:date="2024-04-18T23:42:00Z">
              <w:r w:rsidRPr="00B053AF">
                <w:t> </w:t>
              </w:r>
            </w:ins>
          </w:p>
        </w:tc>
        <w:tc>
          <w:tcPr>
            <w:tcW w:w="1418" w:type="dxa"/>
            <w:shd w:val="clear" w:color="auto" w:fill="auto"/>
            <w:vAlign w:val="center"/>
            <w:hideMark/>
            <w:tcPrChange w:id="38287"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272DBBAF" w14:textId="77777777" w:rsidR="00D0585C" w:rsidRPr="00B053AF" w:rsidRDefault="00D0585C">
            <w:pPr>
              <w:jc w:val="right"/>
              <w:rPr>
                <w:ins w:id="38288" w:author="James Vu" w:date="2024-04-18T23:42:00Z"/>
              </w:rPr>
            </w:pPr>
            <w:ins w:id="38289" w:author="James Vu" w:date="2024-04-18T23:42:00Z">
              <w:r w:rsidRPr="00B053AF">
                <w:t> </w:t>
              </w:r>
            </w:ins>
          </w:p>
        </w:tc>
        <w:tc>
          <w:tcPr>
            <w:tcW w:w="1701" w:type="dxa"/>
            <w:shd w:val="clear" w:color="auto" w:fill="auto"/>
            <w:noWrap/>
            <w:vAlign w:val="center"/>
            <w:hideMark/>
            <w:tcPrChange w:id="38290"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2085E86A" w14:textId="77777777" w:rsidR="00D0585C" w:rsidRPr="00B053AF" w:rsidRDefault="00D0585C">
            <w:pPr>
              <w:jc w:val="right"/>
              <w:rPr>
                <w:ins w:id="38291" w:author="James Vu" w:date="2024-04-18T23:42:00Z"/>
                <w:b/>
                <w:bCs/>
              </w:rPr>
            </w:pPr>
            <w:ins w:id="38292" w:author="James Vu" w:date="2024-04-18T23:42:00Z">
              <w:r w:rsidRPr="00B053AF">
                <w:rPr>
                  <w:b/>
                  <w:bCs/>
                </w:rPr>
                <w:t xml:space="preserve">              300.000 </w:t>
              </w:r>
            </w:ins>
          </w:p>
        </w:tc>
        <w:tc>
          <w:tcPr>
            <w:tcW w:w="3822" w:type="dxa"/>
            <w:shd w:val="clear" w:color="auto" w:fill="auto"/>
            <w:vAlign w:val="center"/>
            <w:hideMark/>
            <w:tcPrChange w:id="38293"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4C31FB0E" w14:textId="77777777" w:rsidR="00D0585C" w:rsidRPr="00B053AF" w:rsidRDefault="00D0585C">
            <w:pPr>
              <w:rPr>
                <w:ins w:id="38294" w:author="James Vu" w:date="2024-04-18T23:42:00Z"/>
              </w:rPr>
            </w:pPr>
            <w:ins w:id="38295" w:author="James Vu" w:date="2024-04-18T23:42:00Z">
              <w:r w:rsidRPr="00B053AF">
                <w:t> </w:t>
              </w:r>
            </w:ins>
          </w:p>
        </w:tc>
      </w:tr>
      <w:tr w:rsidR="00B053AF" w:rsidRPr="00B053AF" w14:paraId="7A3B412E" w14:textId="77777777" w:rsidTr="003C02FF">
        <w:tblPrEx>
          <w:tblCellMar>
            <w:left w:w="108" w:type="dxa"/>
            <w:right w:w="108" w:type="dxa"/>
          </w:tblCellMar>
          <w:tblPrExChange w:id="38296" w:author="James Vu" w:date="2024-04-19T00:26:00Z">
            <w:tblPrEx>
              <w:tblCellMar>
                <w:left w:w="108" w:type="dxa"/>
                <w:right w:w="108" w:type="dxa"/>
              </w:tblCellMar>
            </w:tblPrEx>
          </w:tblPrExChange>
        </w:tblPrEx>
        <w:trPr>
          <w:trHeight w:val="340"/>
          <w:ins w:id="38297" w:author="James Vu" w:date="2024-04-18T23:42:00Z"/>
          <w:trPrChange w:id="38298" w:author="James Vu" w:date="2024-04-19T00:26:00Z">
            <w:trPr>
              <w:trHeight w:val="340"/>
            </w:trPr>
          </w:trPrChange>
        </w:trPr>
        <w:tc>
          <w:tcPr>
            <w:tcW w:w="1555" w:type="dxa"/>
            <w:shd w:val="clear" w:color="auto" w:fill="auto"/>
            <w:vAlign w:val="center"/>
            <w:hideMark/>
            <w:tcPrChange w:id="38299"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279B6150" w14:textId="77777777" w:rsidR="00D0585C" w:rsidRPr="00B053AF" w:rsidRDefault="00D0585C">
            <w:pPr>
              <w:jc w:val="center"/>
              <w:rPr>
                <w:ins w:id="38300" w:author="James Vu" w:date="2024-04-18T23:42:00Z"/>
              </w:rPr>
            </w:pPr>
            <w:ins w:id="38301" w:author="James Vu" w:date="2024-04-18T23:42:00Z">
              <w:r w:rsidRPr="00B053AF">
                <w:t> </w:t>
              </w:r>
            </w:ins>
          </w:p>
        </w:tc>
        <w:tc>
          <w:tcPr>
            <w:tcW w:w="2693" w:type="dxa"/>
            <w:shd w:val="clear" w:color="auto" w:fill="auto"/>
            <w:vAlign w:val="center"/>
            <w:hideMark/>
            <w:tcPrChange w:id="38302"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0EF10033" w14:textId="77777777" w:rsidR="00D0585C" w:rsidRPr="00B053AF" w:rsidRDefault="00D0585C">
            <w:pPr>
              <w:rPr>
                <w:ins w:id="38303" w:author="James Vu" w:date="2024-04-18T23:42:00Z"/>
              </w:rPr>
            </w:pPr>
            <w:ins w:id="38304" w:author="James Vu" w:date="2024-04-18T23:42:00Z">
              <w:r w:rsidRPr="00B053AF">
                <w:t>Photo tài liệu phát học viên</w:t>
              </w:r>
            </w:ins>
          </w:p>
        </w:tc>
        <w:tc>
          <w:tcPr>
            <w:tcW w:w="1984" w:type="dxa"/>
            <w:shd w:val="clear" w:color="auto" w:fill="auto"/>
            <w:vAlign w:val="center"/>
            <w:hideMark/>
            <w:tcPrChange w:id="38305"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4EA1589A" w14:textId="77777777" w:rsidR="00D0585C" w:rsidRPr="00B053AF" w:rsidRDefault="00D0585C">
            <w:pPr>
              <w:jc w:val="center"/>
              <w:rPr>
                <w:ins w:id="38306" w:author="James Vu" w:date="2024-04-18T23:42:00Z"/>
              </w:rPr>
            </w:pPr>
            <w:ins w:id="38307" w:author="James Vu" w:date="2024-04-18T23:42:00Z">
              <w:r w:rsidRPr="00B053AF">
                <w:t>Bộ</w:t>
              </w:r>
            </w:ins>
          </w:p>
        </w:tc>
        <w:tc>
          <w:tcPr>
            <w:tcW w:w="1276" w:type="dxa"/>
            <w:shd w:val="clear" w:color="auto" w:fill="auto"/>
            <w:vAlign w:val="center"/>
            <w:hideMark/>
            <w:tcPrChange w:id="38308"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1ED0EF01" w14:textId="77777777" w:rsidR="00D0585C" w:rsidRPr="00B053AF" w:rsidRDefault="00D0585C">
            <w:pPr>
              <w:jc w:val="center"/>
              <w:rPr>
                <w:ins w:id="38309" w:author="James Vu" w:date="2024-04-18T23:42:00Z"/>
              </w:rPr>
            </w:pPr>
            <w:ins w:id="38310" w:author="James Vu" w:date="2024-04-18T23:42:00Z">
              <w:r w:rsidRPr="00B053AF">
                <w:t>15</w:t>
              </w:r>
            </w:ins>
          </w:p>
        </w:tc>
        <w:tc>
          <w:tcPr>
            <w:tcW w:w="1418" w:type="dxa"/>
            <w:shd w:val="clear" w:color="auto" w:fill="auto"/>
            <w:vAlign w:val="center"/>
            <w:hideMark/>
            <w:tcPrChange w:id="38311"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506DB1C9" w14:textId="77777777" w:rsidR="00D0585C" w:rsidRPr="00B053AF" w:rsidRDefault="00D0585C">
            <w:pPr>
              <w:jc w:val="right"/>
              <w:rPr>
                <w:ins w:id="38312" w:author="James Vu" w:date="2024-04-18T23:42:00Z"/>
              </w:rPr>
            </w:pPr>
            <w:ins w:id="38313" w:author="James Vu" w:date="2024-04-18T23:42:00Z">
              <w:r w:rsidRPr="00B053AF">
                <w:t xml:space="preserve">               20.000 </w:t>
              </w:r>
            </w:ins>
          </w:p>
        </w:tc>
        <w:tc>
          <w:tcPr>
            <w:tcW w:w="1701" w:type="dxa"/>
            <w:shd w:val="clear" w:color="auto" w:fill="auto"/>
            <w:noWrap/>
            <w:vAlign w:val="center"/>
            <w:hideMark/>
            <w:tcPrChange w:id="38314"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1B4A3D3F" w14:textId="77777777" w:rsidR="00D0585C" w:rsidRPr="00B053AF" w:rsidRDefault="00D0585C">
            <w:pPr>
              <w:jc w:val="right"/>
              <w:rPr>
                <w:ins w:id="38315" w:author="James Vu" w:date="2024-04-18T23:42:00Z"/>
              </w:rPr>
            </w:pPr>
            <w:ins w:id="38316" w:author="James Vu" w:date="2024-04-18T23:42:00Z">
              <w:r w:rsidRPr="00B053AF">
                <w:t xml:space="preserve">              300.000 </w:t>
              </w:r>
            </w:ins>
          </w:p>
        </w:tc>
        <w:tc>
          <w:tcPr>
            <w:tcW w:w="3822" w:type="dxa"/>
            <w:shd w:val="clear" w:color="auto" w:fill="auto"/>
            <w:vAlign w:val="center"/>
            <w:hideMark/>
            <w:tcPrChange w:id="38317"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0A1C4978" w14:textId="77777777" w:rsidR="00D0585C" w:rsidRPr="00B053AF" w:rsidRDefault="00D0585C">
            <w:pPr>
              <w:rPr>
                <w:ins w:id="38318" w:author="James Vu" w:date="2024-04-18T23:42:00Z"/>
              </w:rPr>
            </w:pPr>
            <w:ins w:id="38319" w:author="James Vu" w:date="2024-04-18T23:42:00Z">
              <w:r w:rsidRPr="00B053AF">
                <w:t>Chi phí thực tế (500đ/1 trang)</w:t>
              </w:r>
            </w:ins>
          </w:p>
        </w:tc>
      </w:tr>
      <w:tr w:rsidR="00B053AF" w:rsidRPr="00B053AF" w14:paraId="1DA3247C" w14:textId="77777777" w:rsidTr="003C02FF">
        <w:tblPrEx>
          <w:tblCellMar>
            <w:left w:w="108" w:type="dxa"/>
            <w:right w:w="108" w:type="dxa"/>
          </w:tblCellMar>
          <w:tblPrExChange w:id="38320" w:author="James Vu" w:date="2024-04-19T00:26:00Z">
            <w:tblPrEx>
              <w:tblCellMar>
                <w:left w:w="108" w:type="dxa"/>
                <w:right w:w="108" w:type="dxa"/>
              </w:tblCellMar>
            </w:tblPrEx>
          </w:tblPrExChange>
        </w:tblPrEx>
        <w:trPr>
          <w:trHeight w:val="340"/>
          <w:ins w:id="38321" w:author="James Vu" w:date="2024-04-18T23:42:00Z"/>
          <w:trPrChange w:id="38322" w:author="James Vu" w:date="2024-04-19T00:26:00Z">
            <w:trPr>
              <w:trHeight w:val="340"/>
            </w:trPr>
          </w:trPrChange>
        </w:trPr>
        <w:tc>
          <w:tcPr>
            <w:tcW w:w="1555" w:type="dxa"/>
            <w:shd w:val="clear" w:color="auto" w:fill="auto"/>
            <w:vAlign w:val="center"/>
            <w:hideMark/>
            <w:tcPrChange w:id="38323"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4E407194" w14:textId="77777777" w:rsidR="00D0585C" w:rsidRPr="00B053AF" w:rsidRDefault="00D0585C">
            <w:pPr>
              <w:jc w:val="center"/>
              <w:rPr>
                <w:ins w:id="38324" w:author="James Vu" w:date="2024-04-18T23:42:00Z"/>
                <w:b/>
                <w:bCs/>
              </w:rPr>
            </w:pPr>
            <w:ins w:id="38325" w:author="James Vu" w:date="2024-04-18T23:42:00Z">
              <w:r w:rsidRPr="00B053AF">
                <w:rPr>
                  <w:b/>
                  <w:bCs/>
                </w:rPr>
                <w:t>1.3</w:t>
              </w:r>
            </w:ins>
          </w:p>
        </w:tc>
        <w:tc>
          <w:tcPr>
            <w:tcW w:w="2693" w:type="dxa"/>
            <w:shd w:val="clear" w:color="auto" w:fill="auto"/>
            <w:vAlign w:val="center"/>
            <w:hideMark/>
            <w:tcPrChange w:id="38326"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19521BF3" w14:textId="77777777" w:rsidR="00D0585C" w:rsidRPr="00B053AF" w:rsidRDefault="00D0585C">
            <w:pPr>
              <w:rPr>
                <w:ins w:id="38327" w:author="James Vu" w:date="2024-04-18T23:42:00Z"/>
                <w:b/>
                <w:bCs/>
              </w:rPr>
            </w:pPr>
            <w:ins w:id="38328" w:author="James Vu" w:date="2024-04-18T23:42:00Z">
              <w:r w:rsidRPr="00B053AF">
                <w:rPr>
                  <w:b/>
                  <w:bCs/>
                </w:rPr>
                <w:t>Chi phí khác</w:t>
              </w:r>
            </w:ins>
          </w:p>
        </w:tc>
        <w:tc>
          <w:tcPr>
            <w:tcW w:w="1984" w:type="dxa"/>
            <w:shd w:val="clear" w:color="auto" w:fill="auto"/>
            <w:vAlign w:val="center"/>
            <w:hideMark/>
            <w:tcPrChange w:id="38329"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7E07034E" w14:textId="77777777" w:rsidR="00D0585C" w:rsidRPr="00B053AF" w:rsidRDefault="00D0585C">
            <w:pPr>
              <w:jc w:val="center"/>
              <w:rPr>
                <w:ins w:id="38330" w:author="James Vu" w:date="2024-04-18T23:42:00Z"/>
              </w:rPr>
            </w:pPr>
            <w:ins w:id="38331" w:author="James Vu" w:date="2024-04-18T23:42:00Z">
              <w:r w:rsidRPr="00B053AF">
                <w:t> </w:t>
              </w:r>
            </w:ins>
          </w:p>
        </w:tc>
        <w:tc>
          <w:tcPr>
            <w:tcW w:w="1276" w:type="dxa"/>
            <w:shd w:val="clear" w:color="auto" w:fill="auto"/>
            <w:vAlign w:val="center"/>
            <w:hideMark/>
            <w:tcPrChange w:id="38332"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6E16B2DB" w14:textId="77777777" w:rsidR="00D0585C" w:rsidRPr="00B053AF" w:rsidRDefault="00D0585C">
            <w:pPr>
              <w:jc w:val="center"/>
              <w:rPr>
                <w:ins w:id="38333" w:author="James Vu" w:date="2024-04-18T23:42:00Z"/>
              </w:rPr>
            </w:pPr>
            <w:ins w:id="38334" w:author="James Vu" w:date="2024-04-18T23:42:00Z">
              <w:r w:rsidRPr="00B053AF">
                <w:t> </w:t>
              </w:r>
            </w:ins>
          </w:p>
        </w:tc>
        <w:tc>
          <w:tcPr>
            <w:tcW w:w="1418" w:type="dxa"/>
            <w:shd w:val="clear" w:color="auto" w:fill="auto"/>
            <w:vAlign w:val="center"/>
            <w:hideMark/>
            <w:tcPrChange w:id="38335"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77D86E92" w14:textId="77777777" w:rsidR="00D0585C" w:rsidRPr="00B053AF" w:rsidRDefault="00D0585C">
            <w:pPr>
              <w:jc w:val="right"/>
              <w:rPr>
                <w:ins w:id="38336" w:author="James Vu" w:date="2024-04-18T23:42:00Z"/>
              </w:rPr>
            </w:pPr>
            <w:ins w:id="38337" w:author="James Vu" w:date="2024-04-18T23:42:00Z">
              <w:r w:rsidRPr="00B053AF">
                <w:t> </w:t>
              </w:r>
            </w:ins>
          </w:p>
        </w:tc>
        <w:tc>
          <w:tcPr>
            <w:tcW w:w="1701" w:type="dxa"/>
            <w:shd w:val="clear" w:color="auto" w:fill="auto"/>
            <w:noWrap/>
            <w:vAlign w:val="center"/>
            <w:hideMark/>
            <w:tcPrChange w:id="38338"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4516D059" w14:textId="77777777" w:rsidR="00D0585C" w:rsidRPr="00B053AF" w:rsidRDefault="00D0585C">
            <w:pPr>
              <w:jc w:val="right"/>
              <w:rPr>
                <w:ins w:id="38339" w:author="James Vu" w:date="2024-04-18T23:42:00Z"/>
                <w:b/>
                <w:bCs/>
              </w:rPr>
            </w:pPr>
            <w:ins w:id="38340" w:author="James Vu" w:date="2024-04-18T23:42:00Z">
              <w:r w:rsidRPr="00B053AF">
                <w:rPr>
                  <w:b/>
                  <w:bCs/>
                </w:rPr>
                <w:t xml:space="preserve">           1.080.000 </w:t>
              </w:r>
            </w:ins>
          </w:p>
        </w:tc>
        <w:tc>
          <w:tcPr>
            <w:tcW w:w="3822" w:type="dxa"/>
            <w:shd w:val="clear" w:color="auto" w:fill="auto"/>
            <w:vAlign w:val="center"/>
            <w:hideMark/>
            <w:tcPrChange w:id="38341"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1743C32C" w14:textId="77777777" w:rsidR="00D0585C" w:rsidRPr="00B053AF" w:rsidRDefault="00D0585C">
            <w:pPr>
              <w:rPr>
                <w:ins w:id="38342" w:author="James Vu" w:date="2024-04-18T23:42:00Z"/>
              </w:rPr>
            </w:pPr>
            <w:ins w:id="38343" w:author="James Vu" w:date="2024-04-18T23:42:00Z">
              <w:r w:rsidRPr="00B053AF">
                <w:t> </w:t>
              </w:r>
            </w:ins>
          </w:p>
        </w:tc>
      </w:tr>
      <w:tr w:rsidR="00B053AF" w:rsidRPr="00B053AF" w14:paraId="0D893D2E" w14:textId="77777777" w:rsidTr="003C02FF">
        <w:tblPrEx>
          <w:tblCellMar>
            <w:left w:w="108" w:type="dxa"/>
            <w:right w:w="108" w:type="dxa"/>
          </w:tblCellMar>
          <w:tblPrExChange w:id="38344" w:author="James Vu" w:date="2024-04-19T00:26:00Z">
            <w:tblPrEx>
              <w:tblCellMar>
                <w:left w:w="108" w:type="dxa"/>
                <w:right w:w="108" w:type="dxa"/>
              </w:tblCellMar>
            </w:tblPrEx>
          </w:tblPrExChange>
        </w:tblPrEx>
        <w:trPr>
          <w:trHeight w:val="680"/>
          <w:ins w:id="38345" w:author="James Vu" w:date="2024-04-18T23:42:00Z"/>
          <w:trPrChange w:id="38346" w:author="James Vu" w:date="2024-04-19T00:26:00Z">
            <w:trPr>
              <w:trHeight w:val="680"/>
            </w:trPr>
          </w:trPrChange>
        </w:trPr>
        <w:tc>
          <w:tcPr>
            <w:tcW w:w="1555" w:type="dxa"/>
            <w:shd w:val="clear" w:color="auto" w:fill="auto"/>
            <w:vAlign w:val="center"/>
            <w:hideMark/>
            <w:tcPrChange w:id="38347"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6BB770D" w14:textId="77777777" w:rsidR="00D0585C" w:rsidRPr="00B053AF" w:rsidRDefault="00D0585C">
            <w:pPr>
              <w:jc w:val="center"/>
              <w:rPr>
                <w:ins w:id="38348" w:author="James Vu" w:date="2024-04-18T23:42:00Z"/>
              </w:rPr>
            </w:pPr>
            <w:ins w:id="38349" w:author="James Vu" w:date="2024-04-18T23:42:00Z">
              <w:r w:rsidRPr="00B053AF">
                <w:t> </w:t>
              </w:r>
            </w:ins>
          </w:p>
        </w:tc>
        <w:tc>
          <w:tcPr>
            <w:tcW w:w="2693" w:type="dxa"/>
            <w:shd w:val="clear" w:color="auto" w:fill="auto"/>
            <w:vAlign w:val="center"/>
            <w:hideMark/>
            <w:tcPrChange w:id="38350"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30D2E492" w14:textId="77777777" w:rsidR="00D0585C" w:rsidRPr="00B053AF" w:rsidRDefault="00D0585C">
            <w:pPr>
              <w:rPr>
                <w:ins w:id="38351" w:author="James Vu" w:date="2024-04-18T23:42:00Z"/>
              </w:rPr>
            </w:pPr>
            <w:ins w:id="38352" w:author="James Vu" w:date="2024-04-18T23:42:00Z">
              <w:r w:rsidRPr="00B053AF">
                <w:t>Chi nước uống (cho học viên và giảng viên)</w:t>
              </w:r>
            </w:ins>
          </w:p>
        </w:tc>
        <w:tc>
          <w:tcPr>
            <w:tcW w:w="1984" w:type="dxa"/>
            <w:shd w:val="clear" w:color="auto" w:fill="auto"/>
            <w:vAlign w:val="center"/>
            <w:hideMark/>
            <w:tcPrChange w:id="38353"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25978D62" w14:textId="77777777" w:rsidR="00D0585C" w:rsidRPr="00B053AF" w:rsidRDefault="00D0585C">
            <w:pPr>
              <w:jc w:val="center"/>
              <w:rPr>
                <w:ins w:id="38354" w:author="James Vu" w:date="2024-04-18T23:42:00Z"/>
              </w:rPr>
            </w:pPr>
            <w:ins w:id="38355" w:author="James Vu" w:date="2024-04-18T23:42:00Z">
              <w:r w:rsidRPr="00B053AF">
                <w:t>Người/ngày</w:t>
              </w:r>
            </w:ins>
          </w:p>
        </w:tc>
        <w:tc>
          <w:tcPr>
            <w:tcW w:w="1276" w:type="dxa"/>
            <w:shd w:val="clear" w:color="auto" w:fill="auto"/>
            <w:vAlign w:val="center"/>
            <w:hideMark/>
            <w:tcPrChange w:id="38356"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4217A1FF" w14:textId="77777777" w:rsidR="00D0585C" w:rsidRPr="00B053AF" w:rsidRDefault="00D0585C">
            <w:pPr>
              <w:jc w:val="center"/>
              <w:rPr>
                <w:ins w:id="38357" w:author="James Vu" w:date="2024-04-18T23:42:00Z"/>
              </w:rPr>
            </w:pPr>
            <w:ins w:id="38358" w:author="James Vu" w:date="2024-04-18T23:42:00Z">
              <w:r w:rsidRPr="00B053AF">
                <w:t>36</w:t>
              </w:r>
            </w:ins>
          </w:p>
        </w:tc>
        <w:tc>
          <w:tcPr>
            <w:tcW w:w="1418" w:type="dxa"/>
            <w:shd w:val="clear" w:color="auto" w:fill="auto"/>
            <w:vAlign w:val="center"/>
            <w:hideMark/>
            <w:tcPrChange w:id="38359"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1FAE92B9" w14:textId="77777777" w:rsidR="00D0585C" w:rsidRPr="00B053AF" w:rsidRDefault="00D0585C">
            <w:pPr>
              <w:jc w:val="right"/>
              <w:rPr>
                <w:ins w:id="38360" w:author="James Vu" w:date="2024-04-18T23:42:00Z"/>
              </w:rPr>
            </w:pPr>
            <w:ins w:id="38361" w:author="James Vu" w:date="2024-04-18T23:42:00Z">
              <w:r w:rsidRPr="00B053AF">
                <w:t xml:space="preserve">               30.000 </w:t>
              </w:r>
            </w:ins>
          </w:p>
        </w:tc>
        <w:tc>
          <w:tcPr>
            <w:tcW w:w="1701" w:type="dxa"/>
            <w:shd w:val="clear" w:color="auto" w:fill="auto"/>
            <w:noWrap/>
            <w:vAlign w:val="center"/>
            <w:hideMark/>
            <w:tcPrChange w:id="38362"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073F89F1" w14:textId="77777777" w:rsidR="00D0585C" w:rsidRPr="00B053AF" w:rsidRDefault="00D0585C">
            <w:pPr>
              <w:jc w:val="right"/>
              <w:rPr>
                <w:ins w:id="38363" w:author="James Vu" w:date="2024-04-18T23:42:00Z"/>
              </w:rPr>
            </w:pPr>
            <w:ins w:id="38364" w:author="James Vu" w:date="2024-04-18T23:42:00Z">
              <w:r w:rsidRPr="00B053AF">
                <w:t xml:space="preserve">           1.080.000 </w:t>
              </w:r>
            </w:ins>
          </w:p>
        </w:tc>
        <w:tc>
          <w:tcPr>
            <w:tcW w:w="3822" w:type="dxa"/>
            <w:shd w:val="clear" w:color="auto" w:fill="auto"/>
            <w:vAlign w:val="center"/>
            <w:hideMark/>
            <w:tcPrChange w:id="38365"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2B9BA803" w14:textId="77777777" w:rsidR="00D0585C" w:rsidRPr="00B053AF" w:rsidRDefault="00D0585C">
            <w:pPr>
              <w:rPr>
                <w:ins w:id="38366" w:author="James Vu" w:date="2024-04-18T23:42:00Z"/>
              </w:rPr>
            </w:pPr>
            <w:ins w:id="38367" w:author="James Vu" w:date="2024-04-18T23:42:00Z">
              <w:r w:rsidRPr="00B053AF">
                <w:t>Khoản 3, Điều 3, Nghị quyết số 15/2017/NQ-HĐND ngày 06/12/2017</w:t>
              </w:r>
            </w:ins>
          </w:p>
        </w:tc>
      </w:tr>
      <w:tr w:rsidR="00B053AF" w:rsidRPr="00B053AF" w:rsidDel="001F08AC" w14:paraId="5D61E5B4" w14:textId="77777777" w:rsidTr="003C02FF">
        <w:trPr>
          <w:trHeight w:val="308"/>
          <w:tblHeader/>
          <w:del w:id="38368" w:author="James Vu" w:date="2024-04-18T23:40:00Z"/>
          <w:trPrChange w:id="38369" w:author="James Vu" w:date="2024-04-19T00:26:00Z">
            <w:trPr>
              <w:trHeight w:val="308"/>
              <w:tblHeader/>
            </w:trPr>
          </w:trPrChange>
        </w:trPr>
        <w:tc>
          <w:tcPr>
            <w:tcW w:w="1555" w:type="dxa"/>
            <w:shd w:val="clear" w:color="auto" w:fill="auto"/>
            <w:vAlign w:val="center"/>
            <w:hideMark/>
            <w:tcPrChange w:id="38370" w:author="James Vu" w:date="2024-04-19T00:26:00Z">
              <w:tcPr>
                <w:tcW w:w="1555" w:type="dxa"/>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5DB22B3D" w14:textId="58CD96FF" w:rsidR="0089342C" w:rsidRPr="00B053AF" w:rsidDel="001F08AC" w:rsidRDefault="0089342C">
            <w:pPr>
              <w:widowControl w:val="0"/>
              <w:spacing w:before="120" w:after="120"/>
              <w:jc w:val="both"/>
              <w:rPr>
                <w:del w:id="38371" w:author="James Vu" w:date="2024-04-18T23:40:00Z"/>
                <w:b/>
                <w:bCs/>
                <w:rPrChange w:id="38372" w:author="James Vu" w:date="2024-04-18T23:49:00Z">
                  <w:rPr>
                    <w:del w:id="38373" w:author="James Vu" w:date="2024-04-18T23:40:00Z"/>
                    <w:b/>
                    <w:bCs/>
                    <w:sz w:val="26"/>
                    <w:szCs w:val="26"/>
                  </w:rPr>
                </w:rPrChange>
              </w:rPr>
              <w:pPrChange w:id="38374" w:author="James Vu" w:date="2024-04-18T22:33:00Z">
                <w:pPr>
                  <w:widowControl w:val="0"/>
                  <w:spacing w:before="120" w:after="120"/>
                  <w:jc w:val="center"/>
                </w:pPr>
              </w:pPrChange>
            </w:pPr>
            <w:del w:id="38375" w:author="James Vu" w:date="2024-04-18T23:40:00Z">
              <w:r w:rsidRPr="00B053AF" w:rsidDel="001F08AC">
                <w:rPr>
                  <w:b/>
                  <w:bCs/>
                  <w:rPrChange w:id="38376" w:author="James Vu" w:date="2024-04-18T23:49:00Z">
                    <w:rPr>
                      <w:b/>
                      <w:bCs/>
                      <w:sz w:val="26"/>
                      <w:szCs w:val="26"/>
                    </w:rPr>
                  </w:rPrChange>
                </w:rPr>
                <w:delText>STT</w:delText>
              </w:r>
            </w:del>
          </w:p>
        </w:tc>
        <w:tc>
          <w:tcPr>
            <w:tcW w:w="2693" w:type="dxa"/>
            <w:shd w:val="clear" w:color="auto" w:fill="auto"/>
            <w:vAlign w:val="center"/>
            <w:hideMark/>
            <w:tcPrChange w:id="38377" w:author="James Vu" w:date="2024-04-19T00:26:00Z">
              <w:tcPr>
                <w:tcW w:w="2693" w:type="dxa"/>
                <w:tcBorders>
                  <w:top w:val="single" w:sz="4" w:space="0" w:color="auto"/>
                  <w:left w:val="nil"/>
                  <w:bottom w:val="single" w:sz="4" w:space="0" w:color="auto"/>
                  <w:right w:val="single" w:sz="4" w:space="0" w:color="auto"/>
                </w:tcBorders>
                <w:shd w:val="clear" w:color="auto" w:fill="auto"/>
                <w:vAlign w:val="center"/>
                <w:hideMark/>
              </w:tcPr>
            </w:tcPrChange>
          </w:tcPr>
          <w:p w14:paraId="1731A159" w14:textId="00C97B3B" w:rsidR="0089342C" w:rsidRPr="00B053AF" w:rsidDel="001F08AC" w:rsidRDefault="0089342C">
            <w:pPr>
              <w:widowControl w:val="0"/>
              <w:spacing w:before="120" w:after="120"/>
              <w:jc w:val="both"/>
              <w:rPr>
                <w:del w:id="38378" w:author="James Vu" w:date="2024-04-18T23:40:00Z"/>
                <w:b/>
                <w:bCs/>
                <w:rPrChange w:id="38379" w:author="James Vu" w:date="2024-04-18T23:49:00Z">
                  <w:rPr>
                    <w:del w:id="38380" w:author="James Vu" w:date="2024-04-18T23:40:00Z"/>
                    <w:b/>
                    <w:bCs/>
                    <w:sz w:val="26"/>
                    <w:szCs w:val="26"/>
                  </w:rPr>
                </w:rPrChange>
              </w:rPr>
              <w:pPrChange w:id="38381" w:author="James Vu" w:date="2024-04-18T22:33:00Z">
                <w:pPr>
                  <w:widowControl w:val="0"/>
                  <w:spacing w:before="120" w:after="120"/>
                  <w:jc w:val="center"/>
                </w:pPr>
              </w:pPrChange>
            </w:pPr>
            <w:del w:id="38382" w:author="James Vu" w:date="2024-04-18T23:40:00Z">
              <w:r w:rsidRPr="00B053AF" w:rsidDel="001F08AC">
                <w:rPr>
                  <w:b/>
                  <w:bCs/>
                  <w:rPrChange w:id="38383" w:author="James Vu" w:date="2024-04-18T23:49:00Z">
                    <w:rPr>
                      <w:b/>
                      <w:bCs/>
                      <w:sz w:val="26"/>
                      <w:szCs w:val="26"/>
                    </w:rPr>
                  </w:rPrChange>
                </w:rPr>
                <w:delText>Khoản mục chi phí</w:delText>
              </w:r>
            </w:del>
          </w:p>
        </w:tc>
        <w:tc>
          <w:tcPr>
            <w:tcW w:w="1984" w:type="dxa"/>
            <w:shd w:val="clear" w:color="auto" w:fill="auto"/>
            <w:vAlign w:val="center"/>
            <w:hideMark/>
            <w:tcPrChange w:id="38384" w:author="James Vu" w:date="2024-04-19T00:26:00Z">
              <w:tcPr>
                <w:tcW w:w="1984" w:type="dxa"/>
                <w:tcBorders>
                  <w:top w:val="single" w:sz="4" w:space="0" w:color="auto"/>
                  <w:left w:val="nil"/>
                  <w:bottom w:val="single" w:sz="4" w:space="0" w:color="auto"/>
                  <w:right w:val="single" w:sz="4" w:space="0" w:color="auto"/>
                </w:tcBorders>
                <w:shd w:val="clear" w:color="auto" w:fill="auto"/>
                <w:vAlign w:val="center"/>
                <w:hideMark/>
              </w:tcPr>
            </w:tcPrChange>
          </w:tcPr>
          <w:p w14:paraId="6607932B" w14:textId="486B26B6" w:rsidR="0089342C" w:rsidRPr="00B053AF" w:rsidDel="001F08AC" w:rsidRDefault="0089342C">
            <w:pPr>
              <w:widowControl w:val="0"/>
              <w:spacing w:before="120" w:after="120"/>
              <w:jc w:val="both"/>
              <w:rPr>
                <w:del w:id="38385" w:author="James Vu" w:date="2024-04-18T23:40:00Z"/>
                <w:b/>
                <w:bCs/>
                <w:rPrChange w:id="38386" w:author="James Vu" w:date="2024-04-18T23:49:00Z">
                  <w:rPr>
                    <w:del w:id="38387" w:author="James Vu" w:date="2024-04-18T23:40:00Z"/>
                    <w:b/>
                    <w:bCs/>
                    <w:sz w:val="26"/>
                    <w:szCs w:val="26"/>
                  </w:rPr>
                </w:rPrChange>
              </w:rPr>
              <w:pPrChange w:id="38388" w:author="James Vu" w:date="2024-04-18T22:33:00Z">
                <w:pPr>
                  <w:widowControl w:val="0"/>
                  <w:spacing w:before="120" w:after="120"/>
                  <w:jc w:val="center"/>
                </w:pPr>
              </w:pPrChange>
            </w:pPr>
            <w:del w:id="38389" w:author="James Vu" w:date="2024-04-18T23:40:00Z">
              <w:r w:rsidRPr="00B053AF" w:rsidDel="001F08AC">
                <w:rPr>
                  <w:b/>
                  <w:bCs/>
                  <w:rPrChange w:id="38390" w:author="James Vu" w:date="2024-04-18T23:49:00Z">
                    <w:rPr>
                      <w:b/>
                      <w:bCs/>
                      <w:sz w:val="26"/>
                      <w:szCs w:val="26"/>
                    </w:rPr>
                  </w:rPrChange>
                </w:rPr>
                <w:delText>Đơn vị tính</w:delText>
              </w:r>
            </w:del>
          </w:p>
        </w:tc>
        <w:tc>
          <w:tcPr>
            <w:tcW w:w="1276" w:type="dxa"/>
            <w:shd w:val="clear" w:color="auto" w:fill="auto"/>
            <w:vAlign w:val="center"/>
            <w:hideMark/>
            <w:tcPrChange w:id="38391" w:author="James Vu" w:date="2024-04-19T00:26:00Z">
              <w:tcPr>
                <w:tcW w:w="1276" w:type="dxa"/>
                <w:tcBorders>
                  <w:top w:val="single" w:sz="4" w:space="0" w:color="auto"/>
                  <w:left w:val="nil"/>
                  <w:bottom w:val="single" w:sz="4" w:space="0" w:color="auto"/>
                  <w:right w:val="single" w:sz="4" w:space="0" w:color="auto"/>
                </w:tcBorders>
                <w:shd w:val="clear" w:color="auto" w:fill="auto"/>
                <w:vAlign w:val="center"/>
                <w:hideMark/>
              </w:tcPr>
            </w:tcPrChange>
          </w:tcPr>
          <w:p w14:paraId="4BA5CF88" w14:textId="414DE1FE" w:rsidR="0089342C" w:rsidRPr="00B053AF" w:rsidDel="001F08AC" w:rsidRDefault="0089342C">
            <w:pPr>
              <w:widowControl w:val="0"/>
              <w:spacing w:before="120" w:after="120"/>
              <w:jc w:val="both"/>
              <w:rPr>
                <w:del w:id="38392" w:author="James Vu" w:date="2024-04-18T23:40:00Z"/>
                <w:b/>
                <w:bCs/>
                <w:rPrChange w:id="38393" w:author="James Vu" w:date="2024-04-18T23:49:00Z">
                  <w:rPr>
                    <w:del w:id="38394" w:author="James Vu" w:date="2024-04-18T23:40:00Z"/>
                    <w:b/>
                    <w:bCs/>
                    <w:sz w:val="26"/>
                    <w:szCs w:val="26"/>
                  </w:rPr>
                </w:rPrChange>
              </w:rPr>
              <w:pPrChange w:id="38395" w:author="James Vu" w:date="2024-04-18T22:33:00Z">
                <w:pPr>
                  <w:widowControl w:val="0"/>
                  <w:spacing w:before="120" w:after="120"/>
                  <w:jc w:val="center"/>
                </w:pPr>
              </w:pPrChange>
            </w:pPr>
            <w:del w:id="38396" w:author="James Vu" w:date="2024-04-18T23:40:00Z">
              <w:r w:rsidRPr="00B053AF" w:rsidDel="001F08AC">
                <w:rPr>
                  <w:b/>
                  <w:bCs/>
                  <w:rPrChange w:id="38397" w:author="James Vu" w:date="2024-04-18T23:49:00Z">
                    <w:rPr>
                      <w:b/>
                      <w:bCs/>
                      <w:sz w:val="26"/>
                      <w:szCs w:val="26"/>
                    </w:rPr>
                  </w:rPrChange>
                </w:rPr>
                <w:delText>Số lượng</w:delText>
              </w:r>
            </w:del>
          </w:p>
        </w:tc>
        <w:tc>
          <w:tcPr>
            <w:tcW w:w="1418" w:type="dxa"/>
            <w:shd w:val="clear" w:color="auto" w:fill="auto"/>
            <w:vAlign w:val="center"/>
            <w:hideMark/>
            <w:tcPrChange w:id="38398" w:author="James Vu" w:date="2024-04-19T00:26:00Z">
              <w:tcPr>
                <w:tcW w:w="1418" w:type="dxa"/>
                <w:tcBorders>
                  <w:top w:val="single" w:sz="4" w:space="0" w:color="auto"/>
                  <w:left w:val="nil"/>
                  <w:bottom w:val="single" w:sz="4" w:space="0" w:color="auto"/>
                  <w:right w:val="single" w:sz="4" w:space="0" w:color="auto"/>
                </w:tcBorders>
                <w:shd w:val="clear" w:color="auto" w:fill="auto"/>
                <w:vAlign w:val="center"/>
                <w:hideMark/>
              </w:tcPr>
            </w:tcPrChange>
          </w:tcPr>
          <w:p w14:paraId="3317785D" w14:textId="2DA90B11" w:rsidR="0089342C" w:rsidRPr="00B053AF" w:rsidDel="001F08AC" w:rsidRDefault="0089342C">
            <w:pPr>
              <w:widowControl w:val="0"/>
              <w:spacing w:before="120" w:after="120"/>
              <w:jc w:val="both"/>
              <w:rPr>
                <w:del w:id="38399" w:author="James Vu" w:date="2024-04-18T23:40:00Z"/>
                <w:b/>
                <w:bCs/>
                <w:rPrChange w:id="38400" w:author="James Vu" w:date="2024-04-18T23:49:00Z">
                  <w:rPr>
                    <w:del w:id="38401" w:author="James Vu" w:date="2024-04-18T23:40:00Z"/>
                    <w:b/>
                    <w:bCs/>
                    <w:sz w:val="26"/>
                    <w:szCs w:val="26"/>
                  </w:rPr>
                </w:rPrChange>
              </w:rPr>
              <w:pPrChange w:id="38402" w:author="James Vu" w:date="2024-04-18T22:33:00Z">
                <w:pPr>
                  <w:widowControl w:val="0"/>
                  <w:spacing w:before="120" w:after="120"/>
                  <w:jc w:val="center"/>
                </w:pPr>
              </w:pPrChange>
            </w:pPr>
            <w:del w:id="38403" w:author="James Vu" w:date="2024-04-18T23:40:00Z">
              <w:r w:rsidRPr="00B053AF" w:rsidDel="001F08AC">
                <w:rPr>
                  <w:b/>
                  <w:bCs/>
                  <w:rPrChange w:id="38404" w:author="James Vu" w:date="2024-04-18T23:49:00Z">
                    <w:rPr>
                      <w:b/>
                      <w:bCs/>
                      <w:sz w:val="26"/>
                      <w:szCs w:val="26"/>
                    </w:rPr>
                  </w:rPrChange>
                </w:rPr>
                <w:delText>Đơn giá</w:delText>
              </w:r>
            </w:del>
          </w:p>
        </w:tc>
        <w:tc>
          <w:tcPr>
            <w:tcW w:w="1701" w:type="dxa"/>
            <w:shd w:val="clear" w:color="auto" w:fill="auto"/>
            <w:vAlign w:val="center"/>
            <w:hideMark/>
            <w:tcPrChange w:id="38405" w:author="James Vu" w:date="2024-04-19T00:26:00Z">
              <w:tcPr>
                <w:tcW w:w="1701" w:type="dxa"/>
                <w:tcBorders>
                  <w:top w:val="single" w:sz="4" w:space="0" w:color="auto"/>
                  <w:left w:val="nil"/>
                  <w:bottom w:val="single" w:sz="4" w:space="0" w:color="auto"/>
                  <w:right w:val="single" w:sz="4" w:space="0" w:color="auto"/>
                </w:tcBorders>
                <w:shd w:val="clear" w:color="auto" w:fill="auto"/>
                <w:vAlign w:val="center"/>
                <w:hideMark/>
              </w:tcPr>
            </w:tcPrChange>
          </w:tcPr>
          <w:p w14:paraId="2671471A" w14:textId="0FB434E7" w:rsidR="0089342C" w:rsidRPr="00B053AF" w:rsidDel="001F08AC" w:rsidRDefault="0089342C">
            <w:pPr>
              <w:widowControl w:val="0"/>
              <w:spacing w:before="120" w:after="120"/>
              <w:jc w:val="both"/>
              <w:rPr>
                <w:del w:id="38406" w:author="James Vu" w:date="2024-04-18T23:40:00Z"/>
                <w:b/>
                <w:bCs/>
                <w:rPrChange w:id="38407" w:author="James Vu" w:date="2024-04-18T23:49:00Z">
                  <w:rPr>
                    <w:del w:id="38408" w:author="James Vu" w:date="2024-04-18T23:40:00Z"/>
                    <w:b/>
                    <w:bCs/>
                    <w:sz w:val="26"/>
                    <w:szCs w:val="26"/>
                  </w:rPr>
                </w:rPrChange>
              </w:rPr>
              <w:pPrChange w:id="38409" w:author="James Vu" w:date="2024-04-18T22:33:00Z">
                <w:pPr>
                  <w:widowControl w:val="0"/>
                  <w:spacing w:before="120" w:after="120"/>
                  <w:jc w:val="center"/>
                </w:pPr>
              </w:pPrChange>
            </w:pPr>
            <w:del w:id="38410" w:author="James Vu" w:date="2024-04-18T23:40:00Z">
              <w:r w:rsidRPr="00B053AF" w:rsidDel="001F08AC">
                <w:rPr>
                  <w:b/>
                  <w:bCs/>
                  <w:rPrChange w:id="38411" w:author="James Vu" w:date="2024-04-18T23:49:00Z">
                    <w:rPr>
                      <w:b/>
                      <w:bCs/>
                      <w:sz w:val="26"/>
                      <w:szCs w:val="26"/>
                    </w:rPr>
                  </w:rPrChange>
                </w:rPr>
                <w:delText>Thành tiền</w:delText>
              </w:r>
            </w:del>
          </w:p>
        </w:tc>
        <w:tc>
          <w:tcPr>
            <w:tcW w:w="3822" w:type="dxa"/>
            <w:shd w:val="clear" w:color="auto" w:fill="auto"/>
            <w:vAlign w:val="center"/>
            <w:hideMark/>
            <w:tcPrChange w:id="38412" w:author="James Vu" w:date="2024-04-19T00:26:00Z">
              <w:tcPr>
                <w:tcW w:w="3822" w:type="dxa"/>
                <w:tcBorders>
                  <w:top w:val="single" w:sz="4" w:space="0" w:color="auto"/>
                  <w:left w:val="nil"/>
                  <w:bottom w:val="single" w:sz="4" w:space="0" w:color="auto"/>
                  <w:right w:val="single" w:sz="4" w:space="0" w:color="auto"/>
                </w:tcBorders>
                <w:shd w:val="clear" w:color="auto" w:fill="auto"/>
                <w:vAlign w:val="center"/>
                <w:hideMark/>
              </w:tcPr>
            </w:tcPrChange>
          </w:tcPr>
          <w:p w14:paraId="62C17694" w14:textId="2D0ACBAA" w:rsidR="0089342C" w:rsidRPr="00B053AF" w:rsidDel="001F08AC" w:rsidRDefault="0089342C">
            <w:pPr>
              <w:widowControl w:val="0"/>
              <w:spacing w:before="120" w:after="120"/>
              <w:jc w:val="both"/>
              <w:rPr>
                <w:del w:id="38413" w:author="James Vu" w:date="2024-04-18T23:40:00Z"/>
                <w:b/>
                <w:bCs/>
                <w:rPrChange w:id="38414" w:author="James Vu" w:date="2024-04-18T23:49:00Z">
                  <w:rPr>
                    <w:del w:id="38415" w:author="James Vu" w:date="2024-04-18T23:40:00Z"/>
                    <w:b/>
                    <w:bCs/>
                    <w:sz w:val="26"/>
                    <w:szCs w:val="26"/>
                  </w:rPr>
                </w:rPrChange>
              </w:rPr>
              <w:pPrChange w:id="38416" w:author="James Vu" w:date="2024-04-18T22:33:00Z">
                <w:pPr>
                  <w:widowControl w:val="0"/>
                  <w:spacing w:before="120" w:after="120"/>
                  <w:jc w:val="center"/>
                </w:pPr>
              </w:pPrChange>
            </w:pPr>
            <w:del w:id="38417" w:author="James Vu" w:date="2024-04-18T23:40:00Z">
              <w:r w:rsidRPr="00B053AF" w:rsidDel="001F08AC">
                <w:rPr>
                  <w:b/>
                  <w:bCs/>
                  <w:rPrChange w:id="38418" w:author="James Vu" w:date="2024-04-18T23:49:00Z">
                    <w:rPr>
                      <w:b/>
                      <w:bCs/>
                      <w:sz w:val="26"/>
                      <w:szCs w:val="26"/>
                    </w:rPr>
                  </w:rPrChange>
                </w:rPr>
                <w:delText>Ghi chú</w:delText>
              </w:r>
            </w:del>
          </w:p>
        </w:tc>
      </w:tr>
      <w:tr w:rsidR="00B053AF" w:rsidRPr="00B053AF" w:rsidDel="001F08AC" w14:paraId="0FB61B3C" w14:textId="77777777" w:rsidTr="003C02FF">
        <w:trPr>
          <w:trHeight w:val="630"/>
          <w:del w:id="38419" w:author="James Vu" w:date="2024-04-18T23:40:00Z"/>
          <w:trPrChange w:id="38420" w:author="James Vu" w:date="2024-04-19T00:26:00Z">
            <w:trPr>
              <w:trHeight w:val="630"/>
            </w:trPr>
          </w:trPrChange>
        </w:trPr>
        <w:tc>
          <w:tcPr>
            <w:tcW w:w="1555" w:type="dxa"/>
            <w:shd w:val="clear" w:color="auto" w:fill="auto"/>
            <w:vAlign w:val="center"/>
            <w:hideMark/>
            <w:tcPrChange w:id="38421"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2023BF3" w14:textId="5BF8A1D4" w:rsidR="0089342C" w:rsidRPr="00B053AF" w:rsidDel="001F08AC" w:rsidRDefault="0089342C">
            <w:pPr>
              <w:widowControl w:val="0"/>
              <w:spacing w:before="120" w:after="120"/>
              <w:jc w:val="both"/>
              <w:rPr>
                <w:del w:id="38422" w:author="James Vu" w:date="2024-04-18T23:40:00Z"/>
                <w:b/>
                <w:bCs/>
                <w:rPrChange w:id="38423" w:author="James Vu" w:date="2024-04-18T23:49:00Z">
                  <w:rPr>
                    <w:del w:id="38424" w:author="James Vu" w:date="2024-04-18T23:40:00Z"/>
                    <w:b/>
                    <w:bCs/>
                    <w:sz w:val="26"/>
                    <w:szCs w:val="26"/>
                  </w:rPr>
                </w:rPrChange>
              </w:rPr>
              <w:pPrChange w:id="38425" w:author="James Vu" w:date="2024-04-18T22:33:00Z">
                <w:pPr>
                  <w:widowControl w:val="0"/>
                  <w:spacing w:before="120" w:after="120"/>
                  <w:jc w:val="center"/>
                </w:pPr>
              </w:pPrChange>
            </w:pPr>
            <w:del w:id="38426" w:author="James Vu" w:date="2024-04-18T23:40:00Z">
              <w:r w:rsidRPr="00B053AF" w:rsidDel="001F08AC">
                <w:rPr>
                  <w:b/>
                  <w:bCs/>
                  <w:rPrChange w:id="38427" w:author="James Vu" w:date="2024-04-18T23:49:00Z">
                    <w:rPr>
                      <w:b/>
                      <w:bCs/>
                      <w:sz w:val="26"/>
                      <w:szCs w:val="26"/>
                    </w:rPr>
                  </w:rPrChange>
                </w:rPr>
                <w:delText>1</w:delText>
              </w:r>
            </w:del>
          </w:p>
        </w:tc>
        <w:tc>
          <w:tcPr>
            <w:tcW w:w="7371" w:type="dxa"/>
            <w:gridSpan w:val="4"/>
            <w:shd w:val="clear" w:color="auto" w:fill="auto"/>
            <w:vAlign w:val="center"/>
            <w:hideMark/>
            <w:tcPrChange w:id="38428" w:author="James Vu" w:date="2024-04-19T00:26:00Z">
              <w:tcPr>
                <w:tcW w:w="7371"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tcPrChange>
          </w:tcPr>
          <w:p w14:paraId="7AC291B2" w14:textId="7FF59AB1" w:rsidR="0089342C" w:rsidRPr="00B053AF" w:rsidDel="001F08AC" w:rsidRDefault="001F20F3">
            <w:pPr>
              <w:widowControl w:val="0"/>
              <w:spacing w:before="120" w:after="120"/>
              <w:jc w:val="both"/>
              <w:rPr>
                <w:del w:id="38429" w:author="James Vu" w:date="2024-04-18T23:40:00Z"/>
                <w:b/>
                <w:bCs/>
                <w:rPrChange w:id="38430" w:author="James Vu" w:date="2024-04-18T23:49:00Z">
                  <w:rPr>
                    <w:del w:id="38431" w:author="James Vu" w:date="2024-04-18T23:40:00Z"/>
                    <w:b/>
                    <w:bCs/>
                    <w:sz w:val="26"/>
                    <w:szCs w:val="26"/>
                  </w:rPr>
                </w:rPrChange>
              </w:rPr>
              <w:pPrChange w:id="38432" w:author="James Vu" w:date="2024-04-18T22:33:00Z">
                <w:pPr>
                  <w:widowControl w:val="0"/>
                  <w:spacing w:before="120" w:after="120"/>
                </w:pPr>
              </w:pPrChange>
            </w:pPr>
            <w:del w:id="38433" w:author="James Vu" w:date="2024-04-18T23:40:00Z">
              <w:r w:rsidRPr="00B053AF" w:rsidDel="001F08AC">
                <w:rPr>
                  <w:b/>
                  <w:bCs/>
                  <w:rPrChange w:id="38434" w:author="James Vu" w:date="2024-04-18T23:49:00Z">
                    <w:rPr>
                      <w:b/>
                      <w:bCs/>
                      <w:color w:val="000000"/>
                    </w:rPr>
                  </w:rPrChange>
                </w:rPr>
                <w:delText>Chi phí tập huấn, hướng dẫn chuyển giao</w:delText>
              </w:r>
            </w:del>
          </w:p>
        </w:tc>
        <w:tc>
          <w:tcPr>
            <w:tcW w:w="1701" w:type="dxa"/>
            <w:shd w:val="clear" w:color="auto" w:fill="auto"/>
            <w:vAlign w:val="center"/>
            <w:hideMark/>
            <w:tcPrChange w:id="38435" w:author="James Vu" w:date="2024-04-19T00:26:00Z">
              <w:tcPr>
                <w:tcW w:w="1701" w:type="dxa"/>
                <w:tcBorders>
                  <w:top w:val="nil"/>
                  <w:left w:val="single" w:sz="4" w:space="0" w:color="auto"/>
                  <w:bottom w:val="single" w:sz="4" w:space="0" w:color="auto"/>
                  <w:right w:val="single" w:sz="4" w:space="0" w:color="auto"/>
                </w:tcBorders>
                <w:shd w:val="clear" w:color="auto" w:fill="auto"/>
                <w:vAlign w:val="center"/>
                <w:hideMark/>
              </w:tcPr>
            </w:tcPrChange>
          </w:tcPr>
          <w:p w14:paraId="155C5141" w14:textId="03ABE3DC" w:rsidR="0089342C" w:rsidRPr="00B053AF" w:rsidDel="001F08AC" w:rsidRDefault="0089342C">
            <w:pPr>
              <w:widowControl w:val="0"/>
              <w:spacing w:before="120" w:after="120"/>
              <w:jc w:val="both"/>
              <w:rPr>
                <w:del w:id="38436" w:author="James Vu" w:date="2024-04-18T23:40:00Z"/>
                <w:b/>
                <w:bCs/>
                <w:rPrChange w:id="38437" w:author="James Vu" w:date="2024-04-18T23:49:00Z">
                  <w:rPr>
                    <w:del w:id="38438" w:author="James Vu" w:date="2024-04-18T23:40:00Z"/>
                    <w:b/>
                    <w:bCs/>
                    <w:sz w:val="26"/>
                    <w:szCs w:val="26"/>
                  </w:rPr>
                </w:rPrChange>
              </w:rPr>
              <w:pPrChange w:id="38439" w:author="James Vu" w:date="2024-04-18T22:33:00Z">
                <w:pPr>
                  <w:widowControl w:val="0"/>
                  <w:spacing w:before="120" w:after="120"/>
                  <w:jc w:val="right"/>
                </w:pPr>
              </w:pPrChange>
            </w:pPr>
            <w:del w:id="38440" w:author="James Vu" w:date="2024-04-18T23:40:00Z">
              <w:r w:rsidRPr="00B053AF" w:rsidDel="001F08AC">
                <w:rPr>
                  <w:b/>
                  <w:bCs/>
                  <w:rPrChange w:id="38441" w:author="James Vu" w:date="2024-04-18T23:49:00Z">
                    <w:rPr>
                      <w:b/>
                      <w:bCs/>
                      <w:sz w:val="26"/>
                      <w:szCs w:val="26"/>
                    </w:rPr>
                  </w:rPrChange>
                </w:rPr>
                <w:delText>105.160.000</w:delText>
              </w:r>
            </w:del>
          </w:p>
        </w:tc>
        <w:tc>
          <w:tcPr>
            <w:tcW w:w="3822" w:type="dxa"/>
            <w:shd w:val="clear" w:color="auto" w:fill="auto"/>
            <w:vAlign w:val="center"/>
            <w:hideMark/>
            <w:tcPrChange w:id="38442"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11A5DA32" w14:textId="683F8D9D" w:rsidR="0089342C" w:rsidRPr="00B053AF" w:rsidDel="001F08AC" w:rsidRDefault="0089342C">
            <w:pPr>
              <w:widowControl w:val="0"/>
              <w:spacing w:before="120" w:after="120"/>
              <w:jc w:val="both"/>
              <w:rPr>
                <w:del w:id="38443" w:author="James Vu" w:date="2024-04-18T23:40:00Z"/>
                <w:b/>
                <w:bCs/>
                <w:rPrChange w:id="38444" w:author="James Vu" w:date="2024-04-18T23:49:00Z">
                  <w:rPr>
                    <w:del w:id="38445" w:author="James Vu" w:date="2024-04-18T23:40:00Z"/>
                    <w:b/>
                    <w:bCs/>
                    <w:sz w:val="26"/>
                    <w:szCs w:val="26"/>
                  </w:rPr>
                </w:rPrChange>
              </w:rPr>
              <w:pPrChange w:id="38446" w:author="James Vu" w:date="2024-04-18T22:33:00Z">
                <w:pPr>
                  <w:widowControl w:val="0"/>
                  <w:spacing w:before="120" w:after="120"/>
                </w:pPr>
              </w:pPrChange>
            </w:pPr>
            <w:del w:id="38447" w:author="James Vu" w:date="2024-04-18T23:40:00Z">
              <w:r w:rsidRPr="00B053AF" w:rsidDel="001F08AC">
                <w:rPr>
                  <w:b/>
                  <w:bCs/>
                  <w:rPrChange w:id="38448" w:author="James Vu" w:date="2024-04-18T23:49:00Z">
                    <w:rPr>
                      <w:b/>
                      <w:bCs/>
                      <w:sz w:val="26"/>
                      <w:szCs w:val="26"/>
                    </w:rPr>
                  </w:rPrChange>
                </w:rPr>
                <w:delText> </w:delText>
              </w:r>
            </w:del>
          </w:p>
        </w:tc>
      </w:tr>
      <w:tr w:rsidR="00B053AF" w:rsidRPr="00B053AF" w:rsidDel="001F08AC" w14:paraId="583F9567" w14:textId="77777777" w:rsidTr="003C02FF">
        <w:trPr>
          <w:trHeight w:val="615"/>
          <w:del w:id="38449" w:author="James Vu" w:date="2024-04-18T23:40:00Z"/>
          <w:trPrChange w:id="38450" w:author="James Vu" w:date="2024-04-19T00:26:00Z">
            <w:trPr>
              <w:trHeight w:val="615"/>
            </w:trPr>
          </w:trPrChange>
        </w:trPr>
        <w:tc>
          <w:tcPr>
            <w:tcW w:w="1555" w:type="dxa"/>
            <w:shd w:val="clear" w:color="auto" w:fill="auto"/>
            <w:vAlign w:val="center"/>
            <w:hideMark/>
            <w:tcPrChange w:id="38451"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65E2659E" w14:textId="25FD1D29" w:rsidR="0089342C" w:rsidRPr="00B053AF" w:rsidDel="001F08AC" w:rsidRDefault="0089342C">
            <w:pPr>
              <w:widowControl w:val="0"/>
              <w:spacing w:before="120" w:after="120"/>
              <w:jc w:val="both"/>
              <w:rPr>
                <w:del w:id="38452" w:author="James Vu" w:date="2024-04-18T23:40:00Z"/>
                <w:rPrChange w:id="38453" w:author="James Vu" w:date="2024-04-18T23:49:00Z">
                  <w:rPr>
                    <w:del w:id="38454" w:author="James Vu" w:date="2024-04-18T23:40:00Z"/>
                    <w:i/>
                    <w:iCs/>
                    <w:sz w:val="26"/>
                    <w:szCs w:val="26"/>
                  </w:rPr>
                </w:rPrChange>
              </w:rPr>
              <w:pPrChange w:id="38455" w:author="James Vu" w:date="2024-04-18T22:33:00Z">
                <w:pPr>
                  <w:widowControl w:val="0"/>
                  <w:spacing w:before="120" w:after="120"/>
                  <w:jc w:val="center"/>
                </w:pPr>
              </w:pPrChange>
            </w:pPr>
            <w:del w:id="38456" w:author="James Vu" w:date="2024-04-18T23:40:00Z">
              <w:r w:rsidRPr="00B053AF" w:rsidDel="001F08AC">
                <w:rPr>
                  <w:rPrChange w:id="38457" w:author="James Vu" w:date="2024-04-18T23:49:00Z">
                    <w:rPr>
                      <w:i/>
                      <w:iCs/>
                      <w:sz w:val="26"/>
                      <w:szCs w:val="26"/>
                    </w:rPr>
                  </w:rPrChange>
                </w:rPr>
                <w:delText> </w:delText>
              </w:r>
            </w:del>
          </w:p>
        </w:tc>
        <w:tc>
          <w:tcPr>
            <w:tcW w:w="2693" w:type="dxa"/>
            <w:shd w:val="clear" w:color="auto" w:fill="auto"/>
            <w:vAlign w:val="center"/>
            <w:hideMark/>
            <w:tcPrChange w:id="38458" w:author="James Vu" w:date="2024-04-19T00:26:00Z">
              <w:tcPr>
                <w:tcW w:w="2693" w:type="dxa"/>
                <w:tcBorders>
                  <w:top w:val="single" w:sz="4" w:space="0" w:color="auto"/>
                  <w:left w:val="nil"/>
                  <w:bottom w:val="single" w:sz="4" w:space="0" w:color="auto"/>
                  <w:right w:val="single" w:sz="4" w:space="0" w:color="auto"/>
                </w:tcBorders>
                <w:shd w:val="clear" w:color="auto" w:fill="auto"/>
                <w:vAlign w:val="center"/>
                <w:hideMark/>
              </w:tcPr>
            </w:tcPrChange>
          </w:tcPr>
          <w:p w14:paraId="39613F82" w14:textId="12C66413" w:rsidR="0089342C" w:rsidRPr="00B053AF" w:rsidDel="001F08AC" w:rsidRDefault="0089342C">
            <w:pPr>
              <w:widowControl w:val="0"/>
              <w:spacing w:before="120" w:after="120"/>
              <w:jc w:val="both"/>
              <w:rPr>
                <w:del w:id="38459" w:author="James Vu" w:date="2024-04-18T23:40:00Z"/>
                <w:rPrChange w:id="38460" w:author="James Vu" w:date="2024-04-18T23:49:00Z">
                  <w:rPr>
                    <w:del w:id="38461" w:author="James Vu" w:date="2024-04-18T23:40:00Z"/>
                    <w:i/>
                    <w:iCs/>
                    <w:sz w:val="26"/>
                    <w:szCs w:val="26"/>
                  </w:rPr>
                </w:rPrChange>
              </w:rPr>
              <w:pPrChange w:id="38462" w:author="James Vu" w:date="2024-04-18T22:33:00Z">
                <w:pPr>
                  <w:widowControl w:val="0"/>
                  <w:spacing w:before="120" w:after="120"/>
                  <w:jc w:val="right"/>
                </w:pPr>
              </w:pPrChange>
            </w:pPr>
            <w:del w:id="38463" w:author="James Vu" w:date="2024-04-18T23:40:00Z">
              <w:r w:rsidRPr="00B053AF" w:rsidDel="001F08AC">
                <w:rPr>
                  <w:rPrChange w:id="38464" w:author="James Vu" w:date="2024-04-18T23:49:00Z">
                    <w:rPr>
                      <w:i/>
                      <w:iCs/>
                      <w:sz w:val="26"/>
                      <w:szCs w:val="26"/>
                    </w:rPr>
                  </w:rPrChange>
                </w:rPr>
                <w:delText>Số lượng lớp</w:delText>
              </w:r>
            </w:del>
          </w:p>
        </w:tc>
        <w:tc>
          <w:tcPr>
            <w:tcW w:w="1984" w:type="dxa"/>
            <w:shd w:val="clear" w:color="auto" w:fill="auto"/>
            <w:vAlign w:val="center"/>
            <w:hideMark/>
            <w:tcPrChange w:id="38465" w:author="James Vu" w:date="2024-04-19T00:26:00Z">
              <w:tcPr>
                <w:tcW w:w="1984" w:type="dxa"/>
                <w:tcBorders>
                  <w:top w:val="single" w:sz="4" w:space="0" w:color="auto"/>
                  <w:left w:val="nil"/>
                  <w:bottom w:val="single" w:sz="4" w:space="0" w:color="auto"/>
                  <w:right w:val="single" w:sz="4" w:space="0" w:color="auto"/>
                </w:tcBorders>
                <w:shd w:val="clear" w:color="auto" w:fill="auto"/>
                <w:vAlign w:val="center"/>
                <w:hideMark/>
              </w:tcPr>
            </w:tcPrChange>
          </w:tcPr>
          <w:p w14:paraId="62CE2149" w14:textId="109A757B" w:rsidR="0089342C" w:rsidRPr="00B053AF" w:rsidDel="001F08AC" w:rsidRDefault="0089342C">
            <w:pPr>
              <w:widowControl w:val="0"/>
              <w:spacing w:before="120" w:after="120"/>
              <w:jc w:val="both"/>
              <w:rPr>
                <w:del w:id="38466" w:author="James Vu" w:date="2024-04-18T23:40:00Z"/>
                <w:rPrChange w:id="38467" w:author="James Vu" w:date="2024-04-18T23:49:00Z">
                  <w:rPr>
                    <w:del w:id="38468" w:author="James Vu" w:date="2024-04-18T23:40:00Z"/>
                    <w:i/>
                    <w:iCs/>
                    <w:sz w:val="26"/>
                    <w:szCs w:val="26"/>
                  </w:rPr>
                </w:rPrChange>
              </w:rPr>
              <w:pPrChange w:id="38469" w:author="James Vu" w:date="2024-04-18T22:33:00Z">
                <w:pPr>
                  <w:widowControl w:val="0"/>
                  <w:spacing w:before="120" w:after="120"/>
                  <w:jc w:val="center"/>
                </w:pPr>
              </w:pPrChange>
            </w:pPr>
            <w:del w:id="38470" w:author="James Vu" w:date="2024-04-18T23:40:00Z">
              <w:r w:rsidRPr="00B053AF" w:rsidDel="001F08AC">
                <w:rPr>
                  <w:rPrChange w:id="38471" w:author="James Vu" w:date="2024-04-18T23:49:00Z">
                    <w:rPr>
                      <w:i/>
                      <w:iCs/>
                      <w:sz w:val="26"/>
                      <w:szCs w:val="26"/>
                    </w:rPr>
                  </w:rPrChange>
                </w:rPr>
                <w:delText>Lớp</w:delText>
              </w:r>
            </w:del>
          </w:p>
        </w:tc>
        <w:tc>
          <w:tcPr>
            <w:tcW w:w="1276" w:type="dxa"/>
            <w:shd w:val="clear" w:color="auto" w:fill="auto"/>
            <w:vAlign w:val="center"/>
            <w:hideMark/>
            <w:tcPrChange w:id="38472" w:author="James Vu" w:date="2024-04-19T00:26:00Z">
              <w:tcPr>
                <w:tcW w:w="1276" w:type="dxa"/>
                <w:tcBorders>
                  <w:top w:val="single" w:sz="4" w:space="0" w:color="auto"/>
                  <w:left w:val="nil"/>
                  <w:bottom w:val="single" w:sz="4" w:space="0" w:color="auto"/>
                  <w:right w:val="single" w:sz="4" w:space="0" w:color="auto"/>
                </w:tcBorders>
                <w:shd w:val="clear" w:color="auto" w:fill="auto"/>
                <w:vAlign w:val="center"/>
                <w:hideMark/>
              </w:tcPr>
            </w:tcPrChange>
          </w:tcPr>
          <w:p w14:paraId="18DFDD2A" w14:textId="73D28E02" w:rsidR="0089342C" w:rsidRPr="00B053AF" w:rsidDel="001F08AC" w:rsidRDefault="0089342C">
            <w:pPr>
              <w:widowControl w:val="0"/>
              <w:spacing w:before="120" w:after="120"/>
              <w:jc w:val="both"/>
              <w:rPr>
                <w:del w:id="38473" w:author="James Vu" w:date="2024-04-18T23:40:00Z"/>
                <w:rPrChange w:id="38474" w:author="James Vu" w:date="2024-04-18T23:49:00Z">
                  <w:rPr>
                    <w:del w:id="38475" w:author="James Vu" w:date="2024-04-18T23:40:00Z"/>
                    <w:i/>
                    <w:iCs/>
                    <w:sz w:val="26"/>
                    <w:szCs w:val="26"/>
                  </w:rPr>
                </w:rPrChange>
              </w:rPr>
              <w:pPrChange w:id="38476" w:author="James Vu" w:date="2024-04-18T22:33:00Z">
                <w:pPr>
                  <w:widowControl w:val="0"/>
                  <w:spacing w:before="120" w:after="120"/>
                  <w:jc w:val="center"/>
                </w:pPr>
              </w:pPrChange>
            </w:pPr>
            <w:del w:id="38477" w:author="James Vu" w:date="2024-04-18T23:40:00Z">
              <w:r w:rsidRPr="00B053AF" w:rsidDel="001F08AC">
                <w:rPr>
                  <w:rPrChange w:id="38478" w:author="James Vu" w:date="2024-04-18T23:49:00Z">
                    <w:rPr>
                      <w:i/>
                      <w:iCs/>
                      <w:sz w:val="26"/>
                      <w:szCs w:val="26"/>
                    </w:rPr>
                  </w:rPrChange>
                </w:rPr>
                <w:delText>4</w:delText>
              </w:r>
            </w:del>
          </w:p>
        </w:tc>
        <w:tc>
          <w:tcPr>
            <w:tcW w:w="1418" w:type="dxa"/>
            <w:shd w:val="clear" w:color="auto" w:fill="auto"/>
            <w:vAlign w:val="center"/>
            <w:hideMark/>
            <w:tcPrChange w:id="38479" w:author="James Vu" w:date="2024-04-19T00:26:00Z">
              <w:tcPr>
                <w:tcW w:w="1418" w:type="dxa"/>
                <w:tcBorders>
                  <w:top w:val="single" w:sz="4" w:space="0" w:color="auto"/>
                  <w:left w:val="nil"/>
                  <w:bottom w:val="single" w:sz="4" w:space="0" w:color="auto"/>
                  <w:right w:val="single" w:sz="4" w:space="0" w:color="auto"/>
                </w:tcBorders>
                <w:shd w:val="clear" w:color="auto" w:fill="auto"/>
                <w:vAlign w:val="center"/>
                <w:hideMark/>
              </w:tcPr>
            </w:tcPrChange>
          </w:tcPr>
          <w:p w14:paraId="5F346075" w14:textId="3C2CE4F4" w:rsidR="0089342C" w:rsidRPr="00B053AF" w:rsidDel="001F08AC" w:rsidRDefault="0089342C">
            <w:pPr>
              <w:widowControl w:val="0"/>
              <w:spacing w:before="120" w:after="120"/>
              <w:jc w:val="both"/>
              <w:rPr>
                <w:del w:id="38480" w:author="James Vu" w:date="2024-04-18T23:40:00Z"/>
                <w:rPrChange w:id="38481" w:author="James Vu" w:date="2024-04-18T23:49:00Z">
                  <w:rPr>
                    <w:del w:id="38482" w:author="James Vu" w:date="2024-04-18T23:40:00Z"/>
                    <w:sz w:val="26"/>
                    <w:szCs w:val="26"/>
                  </w:rPr>
                </w:rPrChange>
              </w:rPr>
              <w:pPrChange w:id="38483" w:author="James Vu" w:date="2024-04-18T22:33:00Z">
                <w:pPr>
                  <w:widowControl w:val="0"/>
                  <w:spacing w:before="120" w:after="120"/>
                  <w:jc w:val="right"/>
                </w:pPr>
              </w:pPrChange>
            </w:pPr>
            <w:del w:id="38484" w:author="James Vu" w:date="2024-04-18T23:40:00Z">
              <w:r w:rsidRPr="00B053AF" w:rsidDel="001F08AC">
                <w:rPr>
                  <w:rPrChange w:id="38485" w:author="James Vu" w:date="2024-04-18T23:49:00Z">
                    <w:rPr>
                      <w:sz w:val="26"/>
                      <w:szCs w:val="26"/>
                    </w:rPr>
                  </w:rPrChange>
                </w:rPr>
                <w:delText> </w:delText>
              </w:r>
            </w:del>
          </w:p>
        </w:tc>
        <w:tc>
          <w:tcPr>
            <w:tcW w:w="1701" w:type="dxa"/>
            <w:shd w:val="clear" w:color="auto" w:fill="auto"/>
            <w:vAlign w:val="center"/>
            <w:hideMark/>
            <w:tcPrChange w:id="38486"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77655E4A" w14:textId="21582827" w:rsidR="0089342C" w:rsidRPr="00B053AF" w:rsidDel="001F08AC" w:rsidRDefault="0089342C">
            <w:pPr>
              <w:widowControl w:val="0"/>
              <w:spacing w:before="120" w:after="120"/>
              <w:jc w:val="both"/>
              <w:rPr>
                <w:del w:id="38487" w:author="James Vu" w:date="2024-04-18T23:40:00Z"/>
                <w:rPrChange w:id="38488" w:author="James Vu" w:date="2024-04-18T23:49:00Z">
                  <w:rPr>
                    <w:del w:id="38489" w:author="James Vu" w:date="2024-04-18T23:40:00Z"/>
                    <w:sz w:val="26"/>
                    <w:szCs w:val="26"/>
                  </w:rPr>
                </w:rPrChange>
              </w:rPr>
              <w:pPrChange w:id="38490" w:author="James Vu" w:date="2024-04-18T22:33:00Z">
                <w:pPr>
                  <w:widowControl w:val="0"/>
                  <w:spacing w:before="120" w:after="120"/>
                  <w:jc w:val="right"/>
                </w:pPr>
              </w:pPrChange>
            </w:pPr>
          </w:p>
        </w:tc>
        <w:tc>
          <w:tcPr>
            <w:tcW w:w="3822" w:type="dxa"/>
            <w:shd w:val="clear" w:color="auto" w:fill="auto"/>
            <w:vAlign w:val="center"/>
            <w:hideMark/>
            <w:tcPrChange w:id="38491"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06DF2B68" w14:textId="510C2708" w:rsidR="0089342C" w:rsidRPr="00B053AF" w:rsidDel="001F08AC" w:rsidRDefault="0089342C">
            <w:pPr>
              <w:widowControl w:val="0"/>
              <w:spacing w:before="120" w:after="120"/>
              <w:jc w:val="both"/>
              <w:rPr>
                <w:del w:id="38492" w:author="James Vu" w:date="2024-04-18T23:40:00Z"/>
                <w:rPrChange w:id="38493" w:author="James Vu" w:date="2024-04-18T23:49:00Z">
                  <w:rPr>
                    <w:del w:id="38494" w:author="James Vu" w:date="2024-04-18T23:40:00Z"/>
                    <w:i/>
                    <w:iCs/>
                    <w:sz w:val="26"/>
                    <w:szCs w:val="26"/>
                  </w:rPr>
                </w:rPrChange>
              </w:rPr>
              <w:pPrChange w:id="38495" w:author="James Vu" w:date="2024-04-18T22:33:00Z">
                <w:pPr>
                  <w:widowControl w:val="0"/>
                  <w:spacing w:before="120" w:after="120"/>
                </w:pPr>
              </w:pPrChange>
            </w:pPr>
            <w:del w:id="38496" w:author="James Vu" w:date="2024-04-18T23:40:00Z">
              <w:r w:rsidRPr="00B053AF" w:rsidDel="001F08AC">
                <w:rPr>
                  <w:rPrChange w:id="38497" w:author="James Vu" w:date="2024-04-18T23:49:00Z">
                    <w:rPr>
                      <w:i/>
                      <w:iCs/>
                      <w:sz w:val="26"/>
                      <w:szCs w:val="26"/>
                    </w:rPr>
                  </w:rPrChange>
                </w:rPr>
                <w:delText>Quản trị phần mềm: 01 lớp</w:delText>
              </w:r>
              <w:r w:rsidRPr="00B053AF" w:rsidDel="001F08AC">
                <w:rPr>
                  <w:rPrChange w:id="38498" w:author="James Vu" w:date="2024-04-18T23:49:00Z">
                    <w:rPr>
                      <w:i/>
                      <w:iCs/>
                      <w:sz w:val="26"/>
                      <w:szCs w:val="26"/>
                    </w:rPr>
                  </w:rPrChange>
                </w:rPr>
                <w:br/>
                <w:delText>Sử dụng, vận hành phần mềm: 03 lớp</w:delText>
              </w:r>
            </w:del>
          </w:p>
        </w:tc>
      </w:tr>
      <w:tr w:rsidR="00B053AF" w:rsidRPr="00B053AF" w:rsidDel="001F08AC" w14:paraId="1A536AA2" w14:textId="77777777" w:rsidTr="003C02FF">
        <w:trPr>
          <w:trHeight w:val="308"/>
          <w:del w:id="38499" w:author="James Vu" w:date="2024-04-18T23:40:00Z"/>
          <w:trPrChange w:id="38500" w:author="James Vu" w:date="2024-04-19T00:26:00Z">
            <w:trPr>
              <w:trHeight w:val="308"/>
            </w:trPr>
          </w:trPrChange>
        </w:trPr>
        <w:tc>
          <w:tcPr>
            <w:tcW w:w="1555" w:type="dxa"/>
            <w:shd w:val="clear" w:color="auto" w:fill="auto"/>
            <w:vAlign w:val="center"/>
            <w:hideMark/>
            <w:tcPrChange w:id="38501"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63B802D2" w14:textId="75803EC1" w:rsidR="0089342C" w:rsidRPr="00B053AF" w:rsidDel="001F08AC" w:rsidRDefault="0089342C">
            <w:pPr>
              <w:widowControl w:val="0"/>
              <w:spacing w:before="120" w:after="120"/>
              <w:jc w:val="both"/>
              <w:rPr>
                <w:del w:id="38502" w:author="James Vu" w:date="2024-04-18T23:40:00Z"/>
                <w:rPrChange w:id="38503" w:author="James Vu" w:date="2024-04-18T23:49:00Z">
                  <w:rPr>
                    <w:del w:id="38504" w:author="James Vu" w:date="2024-04-18T23:40:00Z"/>
                    <w:i/>
                    <w:iCs/>
                    <w:sz w:val="26"/>
                    <w:szCs w:val="26"/>
                  </w:rPr>
                </w:rPrChange>
              </w:rPr>
              <w:pPrChange w:id="38505" w:author="James Vu" w:date="2024-04-18T22:33:00Z">
                <w:pPr>
                  <w:widowControl w:val="0"/>
                  <w:spacing w:before="120" w:after="120"/>
                  <w:jc w:val="center"/>
                </w:pPr>
              </w:pPrChange>
            </w:pPr>
            <w:del w:id="38506" w:author="James Vu" w:date="2024-04-18T23:40:00Z">
              <w:r w:rsidRPr="00B053AF" w:rsidDel="001F08AC">
                <w:rPr>
                  <w:rPrChange w:id="38507" w:author="James Vu" w:date="2024-04-18T23:49:00Z">
                    <w:rPr>
                      <w:i/>
                      <w:iCs/>
                      <w:sz w:val="26"/>
                      <w:szCs w:val="26"/>
                    </w:rPr>
                  </w:rPrChange>
                </w:rPr>
                <w:delText> </w:delText>
              </w:r>
            </w:del>
          </w:p>
        </w:tc>
        <w:tc>
          <w:tcPr>
            <w:tcW w:w="2693" w:type="dxa"/>
            <w:shd w:val="clear" w:color="auto" w:fill="auto"/>
            <w:vAlign w:val="center"/>
            <w:hideMark/>
            <w:tcPrChange w:id="38508"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25511712" w14:textId="61B5F77C" w:rsidR="0089342C" w:rsidRPr="00B053AF" w:rsidDel="001F08AC" w:rsidRDefault="0089342C">
            <w:pPr>
              <w:widowControl w:val="0"/>
              <w:spacing w:before="120" w:after="120"/>
              <w:jc w:val="both"/>
              <w:rPr>
                <w:del w:id="38509" w:author="James Vu" w:date="2024-04-18T23:40:00Z"/>
                <w:rPrChange w:id="38510" w:author="James Vu" w:date="2024-04-18T23:49:00Z">
                  <w:rPr>
                    <w:del w:id="38511" w:author="James Vu" w:date="2024-04-18T23:40:00Z"/>
                    <w:i/>
                    <w:iCs/>
                    <w:sz w:val="26"/>
                    <w:szCs w:val="26"/>
                  </w:rPr>
                </w:rPrChange>
              </w:rPr>
              <w:pPrChange w:id="38512" w:author="James Vu" w:date="2024-04-18T22:33:00Z">
                <w:pPr>
                  <w:widowControl w:val="0"/>
                  <w:spacing w:before="120" w:after="120"/>
                  <w:jc w:val="right"/>
                </w:pPr>
              </w:pPrChange>
            </w:pPr>
            <w:del w:id="38513" w:author="James Vu" w:date="2024-04-18T23:40:00Z">
              <w:r w:rsidRPr="00B053AF" w:rsidDel="001F08AC">
                <w:rPr>
                  <w:rPrChange w:id="38514" w:author="James Vu" w:date="2024-04-18T23:49:00Z">
                    <w:rPr>
                      <w:i/>
                      <w:iCs/>
                      <w:sz w:val="26"/>
                      <w:szCs w:val="26"/>
                    </w:rPr>
                  </w:rPrChange>
                </w:rPr>
                <w:delText>Thời gian đào tạo 1 lớp</w:delText>
              </w:r>
            </w:del>
          </w:p>
        </w:tc>
        <w:tc>
          <w:tcPr>
            <w:tcW w:w="1984" w:type="dxa"/>
            <w:shd w:val="clear" w:color="auto" w:fill="auto"/>
            <w:vAlign w:val="center"/>
            <w:hideMark/>
            <w:tcPrChange w:id="38515"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32EECCC8" w14:textId="7A4142F3" w:rsidR="0089342C" w:rsidRPr="00B053AF" w:rsidDel="001F08AC" w:rsidRDefault="0089342C">
            <w:pPr>
              <w:widowControl w:val="0"/>
              <w:spacing w:before="120" w:after="120"/>
              <w:jc w:val="both"/>
              <w:rPr>
                <w:del w:id="38516" w:author="James Vu" w:date="2024-04-18T23:40:00Z"/>
                <w:rPrChange w:id="38517" w:author="James Vu" w:date="2024-04-18T23:49:00Z">
                  <w:rPr>
                    <w:del w:id="38518" w:author="James Vu" w:date="2024-04-18T23:40:00Z"/>
                    <w:i/>
                    <w:iCs/>
                    <w:sz w:val="26"/>
                    <w:szCs w:val="26"/>
                  </w:rPr>
                </w:rPrChange>
              </w:rPr>
              <w:pPrChange w:id="38519" w:author="James Vu" w:date="2024-04-18T22:33:00Z">
                <w:pPr>
                  <w:widowControl w:val="0"/>
                  <w:spacing w:before="120" w:after="120"/>
                  <w:jc w:val="center"/>
                </w:pPr>
              </w:pPrChange>
            </w:pPr>
            <w:del w:id="38520" w:author="James Vu" w:date="2024-04-18T23:40:00Z">
              <w:r w:rsidRPr="00B053AF" w:rsidDel="001F08AC">
                <w:rPr>
                  <w:rPrChange w:id="38521" w:author="James Vu" w:date="2024-04-18T23:49:00Z">
                    <w:rPr>
                      <w:i/>
                      <w:iCs/>
                      <w:sz w:val="26"/>
                      <w:szCs w:val="26"/>
                    </w:rPr>
                  </w:rPrChange>
                </w:rPr>
                <w:delText>Ngày</w:delText>
              </w:r>
            </w:del>
          </w:p>
        </w:tc>
        <w:tc>
          <w:tcPr>
            <w:tcW w:w="1276" w:type="dxa"/>
            <w:shd w:val="clear" w:color="auto" w:fill="auto"/>
            <w:vAlign w:val="center"/>
            <w:hideMark/>
            <w:tcPrChange w:id="38522"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0E32D3D3" w14:textId="3A32FAF4" w:rsidR="0089342C" w:rsidRPr="00B053AF" w:rsidDel="001F08AC" w:rsidRDefault="0089342C">
            <w:pPr>
              <w:widowControl w:val="0"/>
              <w:spacing w:before="120" w:after="120"/>
              <w:jc w:val="both"/>
              <w:rPr>
                <w:del w:id="38523" w:author="James Vu" w:date="2024-04-18T23:40:00Z"/>
                <w:rPrChange w:id="38524" w:author="James Vu" w:date="2024-04-18T23:49:00Z">
                  <w:rPr>
                    <w:del w:id="38525" w:author="James Vu" w:date="2024-04-18T23:40:00Z"/>
                    <w:i/>
                    <w:iCs/>
                    <w:sz w:val="26"/>
                    <w:szCs w:val="26"/>
                  </w:rPr>
                </w:rPrChange>
              </w:rPr>
              <w:pPrChange w:id="38526" w:author="James Vu" w:date="2024-04-18T22:33:00Z">
                <w:pPr>
                  <w:widowControl w:val="0"/>
                  <w:spacing w:before="120" w:after="120"/>
                  <w:jc w:val="center"/>
                </w:pPr>
              </w:pPrChange>
            </w:pPr>
            <w:del w:id="38527" w:author="James Vu" w:date="2024-04-18T23:40:00Z">
              <w:r w:rsidRPr="00B053AF" w:rsidDel="001F08AC">
                <w:rPr>
                  <w:rPrChange w:id="38528" w:author="James Vu" w:date="2024-04-18T23:49:00Z">
                    <w:rPr>
                      <w:i/>
                      <w:iCs/>
                      <w:sz w:val="26"/>
                      <w:szCs w:val="26"/>
                    </w:rPr>
                  </w:rPrChange>
                </w:rPr>
                <w:delText>2</w:delText>
              </w:r>
            </w:del>
          </w:p>
        </w:tc>
        <w:tc>
          <w:tcPr>
            <w:tcW w:w="1418" w:type="dxa"/>
            <w:shd w:val="clear" w:color="auto" w:fill="auto"/>
            <w:vAlign w:val="center"/>
            <w:hideMark/>
            <w:tcPrChange w:id="38529"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4EF4FDD9" w14:textId="29564FAA" w:rsidR="0089342C" w:rsidRPr="00B053AF" w:rsidDel="001F08AC" w:rsidRDefault="0089342C">
            <w:pPr>
              <w:widowControl w:val="0"/>
              <w:spacing w:before="120" w:after="120"/>
              <w:jc w:val="both"/>
              <w:rPr>
                <w:del w:id="38530" w:author="James Vu" w:date="2024-04-18T23:40:00Z"/>
                <w:rPrChange w:id="38531" w:author="James Vu" w:date="2024-04-18T23:49:00Z">
                  <w:rPr>
                    <w:del w:id="38532" w:author="James Vu" w:date="2024-04-18T23:40:00Z"/>
                    <w:i/>
                    <w:iCs/>
                    <w:sz w:val="26"/>
                    <w:szCs w:val="26"/>
                  </w:rPr>
                </w:rPrChange>
              </w:rPr>
              <w:pPrChange w:id="38533" w:author="James Vu" w:date="2024-04-18T22:33:00Z">
                <w:pPr>
                  <w:widowControl w:val="0"/>
                  <w:spacing w:before="120" w:after="120"/>
                  <w:jc w:val="right"/>
                </w:pPr>
              </w:pPrChange>
            </w:pPr>
            <w:del w:id="38534" w:author="James Vu" w:date="2024-04-18T23:40:00Z">
              <w:r w:rsidRPr="00B053AF" w:rsidDel="001F08AC">
                <w:rPr>
                  <w:rPrChange w:id="38535" w:author="James Vu" w:date="2024-04-18T23:49:00Z">
                    <w:rPr>
                      <w:i/>
                      <w:iCs/>
                      <w:sz w:val="26"/>
                      <w:szCs w:val="26"/>
                    </w:rPr>
                  </w:rPrChange>
                </w:rPr>
                <w:delText> </w:delText>
              </w:r>
            </w:del>
          </w:p>
        </w:tc>
        <w:tc>
          <w:tcPr>
            <w:tcW w:w="1701" w:type="dxa"/>
            <w:shd w:val="clear" w:color="auto" w:fill="auto"/>
            <w:vAlign w:val="center"/>
            <w:hideMark/>
            <w:tcPrChange w:id="38536"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27BB5084" w14:textId="6F3AEC4B" w:rsidR="0089342C" w:rsidRPr="00B053AF" w:rsidDel="001F08AC" w:rsidRDefault="0089342C">
            <w:pPr>
              <w:widowControl w:val="0"/>
              <w:spacing w:before="120" w:after="120"/>
              <w:jc w:val="both"/>
              <w:rPr>
                <w:del w:id="38537" w:author="James Vu" w:date="2024-04-18T23:40:00Z"/>
                <w:rPrChange w:id="38538" w:author="James Vu" w:date="2024-04-18T23:49:00Z">
                  <w:rPr>
                    <w:del w:id="38539" w:author="James Vu" w:date="2024-04-18T23:40:00Z"/>
                    <w:i/>
                    <w:iCs/>
                    <w:sz w:val="26"/>
                    <w:szCs w:val="26"/>
                  </w:rPr>
                </w:rPrChange>
              </w:rPr>
              <w:pPrChange w:id="38540" w:author="James Vu" w:date="2024-04-18T22:33:00Z">
                <w:pPr>
                  <w:widowControl w:val="0"/>
                  <w:spacing w:before="120" w:after="120"/>
                  <w:jc w:val="right"/>
                </w:pPr>
              </w:pPrChange>
            </w:pPr>
          </w:p>
        </w:tc>
        <w:tc>
          <w:tcPr>
            <w:tcW w:w="3822" w:type="dxa"/>
            <w:shd w:val="clear" w:color="auto" w:fill="auto"/>
            <w:vAlign w:val="center"/>
            <w:hideMark/>
            <w:tcPrChange w:id="38541"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580C93E5" w14:textId="75A78074" w:rsidR="0089342C" w:rsidRPr="00B053AF" w:rsidDel="001F08AC" w:rsidRDefault="0089342C">
            <w:pPr>
              <w:widowControl w:val="0"/>
              <w:spacing w:before="120" w:after="120"/>
              <w:jc w:val="both"/>
              <w:rPr>
                <w:del w:id="38542" w:author="James Vu" w:date="2024-04-18T23:40:00Z"/>
                <w:rPrChange w:id="38543" w:author="James Vu" w:date="2024-04-18T23:49:00Z">
                  <w:rPr>
                    <w:del w:id="38544" w:author="James Vu" w:date="2024-04-18T23:40:00Z"/>
                    <w:i/>
                    <w:iCs/>
                    <w:sz w:val="26"/>
                    <w:szCs w:val="26"/>
                  </w:rPr>
                </w:rPrChange>
              </w:rPr>
              <w:pPrChange w:id="38545" w:author="James Vu" w:date="2024-04-18T22:33:00Z">
                <w:pPr>
                  <w:widowControl w:val="0"/>
                  <w:spacing w:before="120" w:after="120"/>
                </w:pPr>
              </w:pPrChange>
            </w:pPr>
            <w:del w:id="38546" w:author="James Vu" w:date="2024-04-18T23:40:00Z">
              <w:r w:rsidRPr="00B053AF" w:rsidDel="001F08AC">
                <w:rPr>
                  <w:rPrChange w:id="38547" w:author="James Vu" w:date="2024-04-18T23:49:00Z">
                    <w:rPr>
                      <w:i/>
                      <w:iCs/>
                      <w:sz w:val="26"/>
                      <w:szCs w:val="26"/>
                    </w:rPr>
                  </w:rPrChange>
                </w:rPr>
                <w:delText> </w:delText>
              </w:r>
            </w:del>
          </w:p>
        </w:tc>
      </w:tr>
      <w:tr w:rsidR="00B053AF" w:rsidRPr="00B053AF" w:rsidDel="001F08AC" w14:paraId="7ABCCBB1" w14:textId="6343FF30" w:rsidTr="003C02FF">
        <w:trPr>
          <w:trHeight w:val="308"/>
          <w:del w:id="38548" w:author="James Vu" w:date="2024-04-18T23:40:00Z"/>
          <w:trPrChange w:id="38549" w:author="James Vu" w:date="2024-04-19T00:26:00Z">
            <w:trPr>
              <w:trHeight w:val="308"/>
            </w:trPr>
          </w:trPrChange>
        </w:trPr>
        <w:tc>
          <w:tcPr>
            <w:tcW w:w="1555" w:type="dxa"/>
            <w:shd w:val="clear" w:color="auto" w:fill="auto"/>
            <w:vAlign w:val="center"/>
            <w:hideMark/>
            <w:tcPrChange w:id="38550"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4C4F9E4" w14:textId="43EE00B1" w:rsidR="0089342C" w:rsidRPr="00B053AF" w:rsidDel="001F08AC" w:rsidRDefault="0089342C">
            <w:pPr>
              <w:widowControl w:val="0"/>
              <w:spacing w:before="120" w:after="120"/>
              <w:jc w:val="both"/>
              <w:rPr>
                <w:del w:id="38551" w:author="James Vu" w:date="2024-04-18T23:40:00Z"/>
                <w:rPrChange w:id="38552" w:author="James Vu" w:date="2024-04-18T23:49:00Z">
                  <w:rPr>
                    <w:del w:id="38553" w:author="James Vu" w:date="2024-04-18T23:40:00Z"/>
                    <w:i/>
                    <w:iCs/>
                    <w:sz w:val="26"/>
                    <w:szCs w:val="26"/>
                  </w:rPr>
                </w:rPrChange>
              </w:rPr>
              <w:pPrChange w:id="38554" w:author="James Vu" w:date="2024-04-18T22:33:00Z">
                <w:pPr>
                  <w:widowControl w:val="0"/>
                  <w:spacing w:before="120" w:after="120"/>
                  <w:jc w:val="center"/>
                </w:pPr>
              </w:pPrChange>
            </w:pPr>
            <w:del w:id="38555" w:author="James Vu" w:date="2024-04-18T23:40:00Z">
              <w:r w:rsidRPr="00B053AF" w:rsidDel="001F08AC">
                <w:rPr>
                  <w:rPrChange w:id="38556" w:author="James Vu" w:date="2024-04-18T23:49:00Z">
                    <w:rPr>
                      <w:i/>
                      <w:iCs/>
                      <w:sz w:val="26"/>
                      <w:szCs w:val="26"/>
                    </w:rPr>
                  </w:rPrChange>
                </w:rPr>
                <w:delText> </w:delText>
              </w:r>
            </w:del>
          </w:p>
        </w:tc>
        <w:tc>
          <w:tcPr>
            <w:tcW w:w="2693" w:type="dxa"/>
            <w:shd w:val="clear" w:color="auto" w:fill="auto"/>
            <w:vAlign w:val="center"/>
            <w:hideMark/>
            <w:tcPrChange w:id="38557"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63B34BCF" w14:textId="5C3919DA" w:rsidR="0089342C" w:rsidRPr="00B053AF" w:rsidDel="001F08AC" w:rsidRDefault="0089342C">
            <w:pPr>
              <w:widowControl w:val="0"/>
              <w:spacing w:before="120" w:after="120"/>
              <w:jc w:val="both"/>
              <w:rPr>
                <w:del w:id="38558" w:author="James Vu" w:date="2024-04-18T23:40:00Z"/>
                <w:rPrChange w:id="38559" w:author="James Vu" w:date="2024-04-18T23:49:00Z">
                  <w:rPr>
                    <w:del w:id="38560" w:author="James Vu" w:date="2024-04-18T23:40:00Z"/>
                    <w:i/>
                    <w:iCs/>
                    <w:sz w:val="26"/>
                    <w:szCs w:val="26"/>
                  </w:rPr>
                </w:rPrChange>
              </w:rPr>
              <w:pPrChange w:id="38561" w:author="James Vu" w:date="2024-04-18T22:33:00Z">
                <w:pPr>
                  <w:widowControl w:val="0"/>
                  <w:spacing w:before="120" w:after="120"/>
                  <w:jc w:val="right"/>
                </w:pPr>
              </w:pPrChange>
            </w:pPr>
            <w:del w:id="38562" w:author="James Vu" w:date="2024-04-18T23:40:00Z">
              <w:r w:rsidRPr="00B053AF" w:rsidDel="001F08AC">
                <w:rPr>
                  <w:rPrChange w:id="38563" w:author="James Vu" w:date="2024-04-18T23:49:00Z">
                    <w:rPr>
                      <w:i/>
                      <w:iCs/>
                      <w:sz w:val="26"/>
                      <w:szCs w:val="26"/>
                    </w:rPr>
                  </w:rPrChange>
                </w:rPr>
                <w:delText>Số lượng giảng viên</w:delText>
              </w:r>
            </w:del>
          </w:p>
        </w:tc>
        <w:tc>
          <w:tcPr>
            <w:tcW w:w="1984" w:type="dxa"/>
            <w:shd w:val="clear" w:color="auto" w:fill="auto"/>
            <w:vAlign w:val="center"/>
            <w:hideMark/>
            <w:tcPrChange w:id="38564"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707035F0" w14:textId="76E0B76F" w:rsidR="0089342C" w:rsidRPr="00B053AF" w:rsidDel="001F08AC" w:rsidRDefault="0089342C">
            <w:pPr>
              <w:widowControl w:val="0"/>
              <w:spacing w:before="120" w:after="120"/>
              <w:jc w:val="both"/>
              <w:rPr>
                <w:del w:id="38565" w:author="James Vu" w:date="2024-04-18T23:40:00Z"/>
                <w:rPrChange w:id="38566" w:author="James Vu" w:date="2024-04-18T23:49:00Z">
                  <w:rPr>
                    <w:del w:id="38567" w:author="James Vu" w:date="2024-04-18T23:40:00Z"/>
                    <w:i/>
                    <w:iCs/>
                    <w:sz w:val="26"/>
                    <w:szCs w:val="26"/>
                  </w:rPr>
                </w:rPrChange>
              </w:rPr>
              <w:pPrChange w:id="38568" w:author="James Vu" w:date="2024-04-18T22:33:00Z">
                <w:pPr>
                  <w:widowControl w:val="0"/>
                  <w:spacing w:before="120" w:after="120"/>
                  <w:jc w:val="center"/>
                </w:pPr>
              </w:pPrChange>
            </w:pPr>
            <w:del w:id="38569" w:author="James Vu" w:date="2024-04-18T23:40:00Z">
              <w:r w:rsidRPr="00B053AF" w:rsidDel="001F08AC">
                <w:rPr>
                  <w:rPrChange w:id="38570" w:author="James Vu" w:date="2024-04-18T23:49:00Z">
                    <w:rPr>
                      <w:i/>
                      <w:iCs/>
                      <w:sz w:val="26"/>
                      <w:szCs w:val="26"/>
                    </w:rPr>
                  </w:rPrChange>
                </w:rPr>
                <w:delText>Người</w:delText>
              </w:r>
            </w:del>
          </w:p>
        </w:tc>
        <w:tc>
          <w:tcPr>
            <w:tcW w:w="1276" w:type="dxa"/>
            <w:shd w:val="clear" w:color="auto" w:fill="auto"/>
            <w:vAlign w:val="center"/>
            <w:hideMark/>
            <w:tcPrChange w:id="38571"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1BD22E0D" w14:textId="208A20A8" w:rsidR="0089342C" w:rsidRPr="00B053AF" w:rsidDel="001F08AC" w:rsidRDefault="0089342C">
            <w:pPr>
              <w:widowControl w:val="0"/>
              <w:spacing w:before="120" w:after="120"/>
              <w:jc w:val="both"/>
              <w:rPr>
                <w:del w:id="38572" w:author="James Vu" w:date="2024-04-18T23:40:00Z"/>
                <w:rPrChange w:id="38573" w:author="James Vu" w:date="2024-04-18T23:49:00Z">
                  <w:rPr>
                    <w:del w:id="38574" w:author="James Vu" w:date="2024-04-18T23:40:00Z"/>
                    <w:i/>
                    <w:iCs/>
                    <w:sz w:val="26"/>
                    <w:szCs w:val="26"/>
                  </w:rPr>
                </w:rPrChange>
              </w:rPr>
              <w:pPrChange w:id="38575" w:author="James Vu" w:date="2024-04-18T22:33:00Z">
                <w:pPr>
                  <w:widowControl w:val="0"/>
                  <w:spacing w:before="120" w:after="120"/>
                  <w:jc w:val="center"/>
                </w:pPr>
              </w:pPrChange>
            </w:pPr>
            <w:del w:id="38576" w:author="James Vu" w:date="2024-04-18T23:40:00Z">
              <w:r w:rsidRPr="00B053AF" w:rsidDel="001F08AC">
                <w:rPr>
                  <w:rPrChange w:id="38577" w:author="James Vu" w:date="2024-04-18T23:49:00Z">
                    <w:rPr>
                      <w:i/>
                      <w:iCs/>
                      <w:sz w:val="26"/>
                      <w:szCs w:val="26"/>
                    </w:rPr>
                  </w:rPrChange>
                </w:rPr>
                <w:delText>1</w:delText>
              </w:r>
            </w:del>
          </w:p>
        </w:tc>
        <w:tc>
          <w:tcPr>
            <w:tcW w:w="1418" w:type="dxa"/>
            <w:shd w:val="clear" w:color="auto" w:fill="auto"/>
            <w:vAlign w:val="center"/>
            <w:hideMark/>
            <w:tcPrChange w:id="38578"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693D77EB" w14:textId="7E526017" w:rsidR="0089342C" w:rsidRPr="00B053AF" w:rsidDel="001F08AC" w:rsidRDefault="0089342C">
            <w:pPr>
              <w:widowControl w:val="0"/>
              <w:spacing w:before="120" w:after="120"/>
              <w:jc w:val="both"/>
              <w:rPr>
                <w:del w:id="38579" w:author="James Vu" w:date="2024-04-18T23:40:00Z"/>
                <w:rPrChange w:id="38580" w:author="James Vu" w:date="2024-04-18T23:49:00Z">
                  <w:rPr>
                    <w:del w:id="38581" w:author="James Vu" w:date="2024-04-18T23:40:00Z"/>
                    <w:i/>
                    <w:iCs/>
                    <w:sz w:val="26"/>
                    <w:szCs w:val="26"/>
                  </w:rPr>
                </w:rPrChange>
              </w:rPr>
              <w:pPrChange w:id="38582" w:author="James Vu" w:date="2024-04-18T22:33:00Z">
                <w:pPr>
                  <w:widowControl w:val="0"/>
                  <w:spacing w:before="120" w:after="120"/>
                </w:pPr>
              </w:pPrChange>
            </w:pPr>
            <w:del w:id="38583" w:author="James Vu" w:date="2024-04-18T23:40:00Z">
              <w:r w:rsidRPr="00B053AF" w:rsidDel="001F08AC">
                <w:rPr>
                  <w:rPrChange w:id="38584" w:author="James Vu" w:date="2024-04-18T23:49:00Z">
                    <w:rPr>
                      <w:i/>
                      <w:iCs/>
                      <w:sz w:val="26"/>
                      <w:szCs w:val="26"/>
                    </w:rPr>
                  </w:rPrChange>
                </w:rPr>
                <w:delText> </w:delText>
              </w:r>
            </w:del>
          </w:p>
        </w:tc>
        <w:tc>
          <w:tcPr>
            <w:tcW w:w="1701" w:type="dxa"/>
            <w:shd w:val="clear" w:color="auto" w:fill="auto"/>
            <w:vAlign w:val="center"/>
            <w:hideMark/>
            <w:tcPrChange w:id="38585"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762E7258" w14:textId="393D6032" w:rsidR="0089342C" w:rsidRPr="00B053AF" w:rsidDel="001F08AC" w:rsidRDefault="0089342C">
            <w:pPr>
              <w:widowControl w:val="0"/>
              <w:spacing w:before="120" w:after="120"/>
              <w:jc w:val="both"/>
              <w:rPr>
                <w:del w:id="38586" w:author="James Vu" w:date="2024-04-18T23:40:00Z"/>
                <w:rPrChange w:id="38587" w:author="James Vu" w:date="2024-04-18T23:49:00Z">
                  <w:rPr>
                    <w:del w:id="38588" w:author="James Vu" w:date="2024-04-18T23:40:00Z"/>
                    <w:i/>
                    <w:iCs/>
                    <w:sz w:val="26"/>
                    <w:szCs w:val="26"/>
                  </w:rPr>
                </w:rPrChange>
              </w:rPr>
              <w:pPrChange w:id="38589" w:author="James Vu" w:date="2024-04-18T22:33:00Z">
                <w:pPr>
                  <w:widowControl w:val="0"/>
                  <w:spacing w:before="120" w:after="120"/>
                  <w:jc w:val="right"/>
                </w:pPr>
              </w:pPrChange>
            </w:pPr>
          </w:p>
        </w:tc>
        <w:tc>
          <w:tcPr>
            <w:tcW w:w="3822" w:type="dxa"/>
            <w:shd w:val="clear" w:color="auto" w:fill="auto"/>
            <w:vAlign w:val="center"/>
            <w:hideMark/>
            <w:tcPrChange w:id="38590"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6EE5A376" w14:textId="56B11A1F" w:rsidR="0089342C" w:rsidRPr="00B053AF" w:rsidDel="001F08AC" w:rsidRDefault="0089342C">
            <w:pPr>
              <w:widowControl w:val="0"/>
              <w:spacing w:before="120" w:after="120"/>
              <w:jc w:val="both"/>
              <w:rPr>
                <w:del w:id="38591" w:author="James Vu" w:date="2024-04-18T23:40:00Z"/>
                <w:rPrChange w:id="38592" w:author="James Vu" w:date="2024-04-18T23:49:00Z">
                  <w:rPr>
                    <w:del w:id="38593" w:author="James Vu" w:date="2024-04-18T23:40:00Z"/>
                    <w:i/>
                    <w:iCs/>
                    <w:sz w:val="26"/>
                    <w:szCs w:val="26"/>
                  </w:rPr>
                </w:rPrChange>
              </w:rPr>
              <w:pPrChange w:id="38594" w:author="James Vu" w:date="2024-04-18T22:33:00Z">
                <w:pPr>
                  <w:widowControl w:val="0"/>
                  <w:spacing w:before="120" w:after="120"/>
                </w:pPr>
              </w:pPrChange>
            </w:pPr>
            <w:del w:id="38595" w:author="James Vu" w:date="2024-04-18T23:40:00Z">
              <w:r w:rsidRPr="00B053AF" w:rsidDel="001F08AC">
                <w:rPr>
                  <w:rPrChange w:id="38596" w:author="James Vu" w:date="2024-04-18T23:49:00Z">
                    <w:rPr>
                      <w:i/>
                      <w:iCs/>
                      <w:sz w:val="26"/>
                      <w:szCs w:val="26"/>
                    </w:rPr>
                  </w:rPrChange>
                </w:rPr>
                <w:delText> </w:delText>
              </w:r>
            </w:del>
          </w:p>
        </w:tc>
      </w:tr>
      <w:tr w:rsidR="00B053AF" w:rsidRPr="00B053AF" w:rsidDel="001F08AC" w14:paraId="71A119FC" w14:textId="04B9296C" w:rsidTr="003C02FF">
        <w:trPr>
          <w:trHeight w:val="308"/>
          <w:del w:id="38597" w:author="James Vu" w:date="2024-04-18T23:40:00Z"/>
          <w:trPrChange w:id="38598" w:author="James Vu" w:date="2024-04-19T00:26:00Z">
            <w:trPr>
              <w:trHeight w:val="308"/>
            </w:trPr>
          </w:trPrChange>
        </w:trPr>
        <w:tc>
          <w:tcPr>
            <w:tcW w:w="1555" w:type="dxa"/>
            <w:shd w:val="clear" w:color="auto" w:fill="auto"/>
            <w:vAlign w:val="center"/>
            <w:hideMark/>
            <w:tcPrChange w:id="38599"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37DF3FCF" w14:textId="52BB4807" w:rsidR="0089342C" w:rsidRPr="00B053AF" w:rsidDel="001F08AC" w:rsidRDefault="0089342C">
            <w:pPr>
              <w:widowControl w:val="0"/>
              <w:spacing w:before="120" w:after="120"/>
              <w:jc w:val="both"/>
              <w:rPr>
                <w:del w:id="38600" w:author="James Vu" w:date="2024-04-18T23:40:00Z"/>
                <w:rPrChange w:id="38601" w:author="James Vu" w:date="2024-04-18T23:49:00Z">
                  <w:rPr>
                    <w:del w:id="38602" w:author="James Vu" w:date="2024-04-18T23:40:00Z"/>
                    <w:i/>
                    <w:iCs/>
                    <w:sz w:val="26"/>
                    <w:szCs w:val="26"/>
                  </w:rPr>
                </w:rPrChange>
              </w:rPr>
              <w:pPrChange w:id="38603" w:author="James Vu" w:date="2024-04-18T22:33:00Z">
                <w:pPr>
                  <w:widowControl w:val="0"/>
                  <w:spacing w:before="120" w:after="120"/>
                  <w:jc w:val="center"/>
                </w:pPr>
              </w:pPrChange>
            </w:pPr>
            <w:del w:id="38604" w:author="James Vu" w:date="2024-04-18T23:40:00Z">
              <w:r w:rsidRPr="00B053AF" w:rsidDel="001F08AC">
                <w:rPr>
                  <w:rPrChange w:id="38605" w:author="James Vu" w:date="2024-04-18T23:49:00Z">
                    <w:rPr>
                      <w:i/>
                      <w:iCs/>
                      <w:sz w:val="26"/>
                      <w:szCs w:val="26"/>
                    </w:rPr>
                  </w:rPrChange>
                </w:rPr>
                <w:delText> </w:delText>
              </w:r>
            </w:del>
          </w:p>
        </w:tc>
        <w:tc>
          <w:tcPr>
            <w:tcW w:w="2693" w:type="dxa"/>
            <w:shd w:val="clear" w:color="auto" w:fill="auto"/>
            <w:vAlign w:val="center"/>
            <w:hideMark/>
            <w:tcPrChange w:id="38606"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0A9FC171" w14:textId="73AFF28B" w:rsidR="0089342C" w:rsidRPr="00B053AF" w:rsidDel="001F08AC" w:rsidRDefault="0089342C">
            <w:pPr>
              <w:widowControl w:val="0"/>
              <w:spacing w:before="120" w:after="120"/>
              <w:jc w:val="both"/>
              <w:rPr>
                <w:del w:id="38607" w:author="James Vu" w:date="2024-04-18T23:40:00Z"/>
                <w:rPrChange w:id="38608" w:author="James Vu" w:date="2024-04-18T23:49:00Z">
                  <w:rPr>
                    <w:del w:id="38609" w:author="James Vu" w:date="2024-04-18T23:40:00Z"/>
                    <w:i/>
                    <w:iCs/>
                    <w:sz w:val="26"/>
                    <w:szCs w:val="26"/>
                  </w:rPr>
                </w:rPrChange>
              </w:rPr>
              <w:pPrChange w:id="38610" w:author="James Vu" w:date="2024-04-18T22:33:00Z">
                <w:pPr>
                  <w:widowControl w:val="0"/>
                  <w:spacing w:before="120" w:after="120"/>
                  <w:jc w:val="right"/>
                </w:pPr>
              </w:pPrChange>
            </w:pPr>
            <w:del w:id="38611" w:author="James Vu" w:date="2024-04-18T23:40:00Z">
              <w:r w:rsidRPr="00B053AF" w:rsidDel="001F08AC">
                <w:rPr>
                  <w:rPrChange w:id="38612" w:author="James Vu" w:date="2024-04-18T23:49:00Z">
                    <w:rPr>
                      <w:i/>
                      <w:iCs/>
                      <w:sz w:val="26"/>
                      <w:szCs w:val="26"/>
                    </w:rPr>
                  </w:rPrChange>
                </w:rPr>
                <w:delText>Số lượng trợ giảng</w:delText>
              </w:r>
            </w:del>
          </w:p>
        </w:tc>
        <w:tc>
          <w:tcPr>
            <w:tcW w:w="1984" w:type="dxa"/>
            <w:shd w:val="clear" w:color="auto" w:fill="auto"/>
            <w:vAlign w:val="center"/>
            <w:hideMark/>
            <w:tcPrChange w:id="38613"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2DCCCC57" w14:textId="41BC0D2D" w:rsidR="0089342C" w:rsidRPr="00B053AF" w:rsidDel="001F08AC" w:rsidRDefault="0089342C">
            <w:pPr>
              <w:widowControl w:val="0"/>
              <w:spacing w:before="120" w:after="120"/>
              <w:jc w:val="both"/>
              <w:rPr>
                <w:del w:id="38614" w:author="James Vu" w:date="2024-04-18T23:40:00Z"/>
                <w:rPrChange w:id="38615" w:author="James Vu" w:date="2024-04-18T23:49:00Z">
                  <w:rPr>
                    <w:del w:id="38616" w:author="James Vu" w:date="2024-04-18T23:40:00Z"/>
                    <w:i/>
                    <w:iCs/>
                    <w:sz w:val="26"/>
                    <w:szCs w:val="26"/>
                  </w:rPr>
                </w:rPrChange>
              </w:rPr>
              <w:pPrChange w:id="38617" w:author="James Vu" w:date="2024-04-18T22:33:00Z">
                <w:pPr>
                  <w:widowControl w:val="0"/>
                  <w:spacing w:before="120" w:after="120"/>
                  <w:jc w:val="center"/>
                </w:pPr>
              </w:pPrChange>
            </w:pPr>
            <w:del w:id="38618" w:author="James Vu" w:date="2024-04-18T23:40:00Z">
              <w:r w:rsidRPr="00B053AF" w:rsidDel="001F08AC">
                <w:rPr>
                  <w:rPrChange w:id="38619" w:author="James Vu" w:date="2024-04-18T23:49:00Z">
                    <w:rPr>
                      <w:i/>
                      <w:iCs/>
                      <w:sz w:val="26"/>
                      <w:szCs w:val="26"/>
                    </w:rPr>
                  </w:rPrChange>
                </w:rPr>
                <w:delText>Người</w:delText>
              </w:r>
            </w:del>
          </w:p>
        </w:tc>
        <w:tc>
          <w:tcPr>
            <w:tcW w:w="1276" w:type="dxa"/>
            <w:shd w:val="clear" w:color="auto" w:fill="auto"/>
            <w:vAlign w:val="center"/>
            <w:hideMark/>
            <w:tcPrChange w:id="38620"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24C7F99A" w14:textId="7D88E10C" w:rsidR="0089342C" w:rsidRPr="00B053AF" w:rsidDel="001F08AC" w:rsidRDefault="0089342C">
            <w:pPr>
              <w:widowControl w:val="0"/>
              <w:spacing w:before="120" w:after="120"/>
              <w:jc w:val="both"/>
              <w:rPr>
                <w:del w:id="38621" w:author="James Vu" w:date="2024-04-18T23:40:00Z"/>
                <w:rPrChange w:id="38622" w:author="James Vu" w:date="2024-04-18T23:49:00Z">
                  <w:rPr>
                    <w:del w:id="38623" w:author="James Vu" w:date="2024-04-18T23:40:00Z"/>
                    <w:i/>
                    <w:iCs/>
                    <w:sz w:val="26"/>
                    <w:szCs w:val="26"/>
                  </w:rPr>
                </w:rPrChange>
              </w:rPr>
              <w:pPrChange w:id="38624" w:author="James Vu" w:date="2024-04-18T22:33:00Z">
                <w:pPr>
                  <w:widowControl w:val="0"/>
                  <w:spacing w:before="120" w:after="120"/>
                  <w:jc w:val="center"/>
                </w:pPr>
              </w:pPrChange>
            </w:pPr>
            <w:del w:id="38625" w:author="James Vu" w:date="2024-04-18T23:40:00Z">
              <w:r w:rsidRPr="00B053AF" w:rsidDel="001F08AC">
                <w:rPr>
                  <w:rPrChange w:id="38626" w:author="James Vu" w:date="2024-04-18T23:49:00Z">
                    <w:rPr>
                      <w:i/>
                      <w:iCs/>
                      <w:sz w:val="26"/>
                      <w:szCs w:val="26"/>
                    </w:rPr>
                  </w:rPrChange>
                </w:rPr>
                <w:delText>2</w:delText>
              </w:r>
            </w:del>
          </w:p>
        </w:tc>
        <w:tc>
          <w:tcPr>
            <w:tcW w:w="1418" w:type="dxa"/>
            <w:shd w:val="clear" w:color="auto" w:fill="auto"/>
            <w:vAlign w:val="center"/>
            <w:hideMark/>
            <w:tcPrChange w:id="38627"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26BF542D" w14:textId="1FB946FA" w:rsidR="0089342C" w:rsidRPr="00B053AF" w:rsidDel="001F08AC" w:rsidRDefault="0089342C">
            <w:pPr>
              <w:widowControl w:val="0"/>
              <w:spacing w:before="120" w:after="120"/>
              <w:jc w:val="both"/>
              <w:rPr>
                <w:del w:id="38628" w:author="James Vu" w:date="2024-04-18T23:40:00Z"/>
                <w:rPrChange w:id="38629" w:author="James Vu" w:date="2024-04-18T23:49:00Z">
                  <w:rPr>
                    <w:del w:id="38630" w:author="James Vu" w:date="2024-04-18T23:40:00Z"/>
                    <w:i/>
                    <w:iCs/>
                    <w:sz w:val="26"/>
                    <w:szCs w:val="26"/>
                  </w:rPr>
                </w:rPrChange>
              </w:rPr>
              <w:pPrChange w:id="38631" w:author="James Vu" w:date="2024-04-18T22:33:00Z">
                <w:pPr>
                  <w:widowControl w:val="0"/>
                  <w:spacing w:before="120" w:after="120"/>
                </w:pPr>
              </w:pPrChange>
            </w:pPr>
            <w:del w:id="38632" w:author="James Vu" w:date="2024-04-18T23:40:00Z">
              <w:r w:rsidRPr="00B053AF" w:rsidDel="001F08AC">
                <w:rPr>
                  <w:rPrChange w:id="38633" w:author="James Vu" w:date="2024-04-18T23:49:00Z">
                    <w:rPr>
                      <w:i/>
                      <w:iCs/>
                      <w:sz w:val="26"/>
                      <w:szCs w:val="26"/>
                    </w:rPr>
                  </w:rPrChange>
                </w:rPr>
                <w:delText> </w:delText>
              </w:r>
            </w:del>
          </w:p>
        </w:tc>
        <w:tc>
          <w:tcPr>
            <w:tcW w:w="1701" w:type="dxa"/>
            <w:shd w:val="clear" w:color="auto" w:fill="auto"/>
            <w:vAlign w:val="center"/>
            <w:hideMark/>
            <w:tcPrChange w:id="38634"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150D03EA" w14:textId="21E4B18D" w:rsidR="0089342C" w:rsidRPr="00B053AF" w:rsidDel="001F08AC" w:rsidRDefault="0089342C">
            <w:pPr>
              <w:widowControl w:val="0"/>
              <w:spacing w:before="120" w:after="120"/>
              <w:jc w:val="both"/>
              <w:rPr>
                <w:del w:id="38635" w:author="James Vu" w:date="2024-04-18T23:40:00Z"/>
                <w:rPrChange w:id="38636" w:author="James Vu" w:date="2024-04-18T23:49:00Z">
                  <w:rPr>
                    <w:del w:id="38637" w:author="James Vu" w:date="2024-04-18T23:40:00Z"/>
                    <w:i/>
                    <w:iCs/>
                    <w:sz w:val="26"/>
                    <w:szCs w:val="26"/>
                  </w:rPr>
                </w:rPrChange>
              </w:rPr>
              <w:pPrChange w:id="38638" w:author="James Vu" w:date="2024-04-18T22:33:00Z">
                <w:pPr>
                  <w:widowControl w:val="0"/>
                  <w:spacing w:before="120" w:after="120"/>
                  <w:jc w:val="right"/>
                </w:pPr>
              </w:pPrChange>
            </w:pPr>
          </w:p>
        </w:tc>
        <w:tc>
          <w:tcPr>
            <w:tcW w:w="3822" w:type="dxa"/>
            <w:shd w:val="clear" w:color="auto" w:fill="auto"/>
            <w:vAlign w:val="center"/>
            <w:hideMark/>
            <w:tcPrChange w:id="38639"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2F5BD903" w14:textId="7E25A1B2" w:rsidR="0089342C" w:rsidRPr="00B053AF" w:rsidDel="001F08AC" w:rsidRDefault="0089342C">
            <w:pPr>
              <w:widowControl w:val="0"/>
              <w:spacing w:before="120" w:after="120"/>
              <w:jc w:val="both"/>
              <w:rPr>
                <w:del w:id="38640" w:author="James Vu" w:date="2024-04-18T23:40:00Z"/>
                <w:rPrChange w:id="38641" w:author="James Vu" w:date="2024-04-18T23:49:00Z">
                  <w:rPr>
                    <w:del w:id="38642" w:author="James Vu" w:date="2024-04-18T23:40:00Z"/>
                    <w:i/>
                    <w:iCs/>
                    <w:sz w:val="26"/>
                    <w:szCs w:val="26"/>
                  </w:rPr>
                </w:rPrChange>
              </w:rPr>
              <w:pPrChange w:id="38643" w:author="James Vu" w:date="2024-04-18T22:33:00Z">
                <w:pPr>
                  <w:widowControl w:val="0"/>
                  <w:spacing w:before="120" w:after="120"/>
                </w:pPr>
              </w:pPrChange>
            </w:pPr>
            <w:del w:id="38644" w:author="James Vu" w:date="2024-04-18T23:40:00Z">
              <w:r w:rsidRPr="00B053AF" w:rsidDel="001F08AC">
                <w:rPr>
                  <w:rPrChange w:id="38645" w:author="James Vu" w:date="2024-04-18T23:49:00Z">
                    <w:rPr>
                      <w:i/>
                      <w:iCs/>
                      <w:sz w:val="26"/>
                      <w:szCs w:val="26"/>
                    </w:rPr>
                  </w:rPrChange>
                </w:rPr>
                <w:delText> </w:delText>
              </w:r>
            </w:del>
          </w:p>
        </w:tc>
      </w:tr>
      <w:tr w:rsidR="00B053AF" w:rsidRPr="00B053AF" w:rsidDel="001F08AC" w14:paraId="6048C489" w14:textId="726FC82C" w:rsidTr="003C02FF">
        <w:trPr>
          <w:trHeight w:val="308"/>
          <w:del w:id="38646" w:author="James Vu" w:date="2024-04-18T23:40:00Z"/>
          <w:trPrChange w:id="38647" w:author="James Vu" w:date="2024-04-19T00:26:00Z">
            <w:trPr>
              <w:trHeight w:val="308"/>
            </w:trPr>
          </w:trPrChange>
        </w:trPr>
        <w:tc>
          <w:tcPr>
            <w:tcW w:w="1555" w:type="dxa"/>
            <w:shd w:val="clear" w:color="auto" w:fill="auto"/>
            <w:vAlign w:val="center"/>
            <w:hideMark/>
            <w:tcPrChange w:id="38648"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4C6EC6D7" w14:textId="3C1DB6B5" w:rsidR="0089342C" w:rsidRPr="00B053AF" w:rsidDel="001F08AC" w:rsidRDefault="0089342C">
            <w:pPr>
              <w:widowControl w:val="0"/>
              <w:spacing w:before="120" w:after="120"/>
              <w:jc w:val="both"/>
              <w:rPr>
                <w:del w:id="38649" w:author="James Vu" w:date="2024-04-18T23:40:00Z"/>
                <w:rPrChange w:id="38650" w:author="James Vu" w:date="2024-04-18T23:49:00Z">
                  <w:rPr>
                    <w:del w:id="38651" w:author="James Vu" w:date="2024-04-18T23:40:00Z"/>
                    <w:i/>
                    <w:iCs/>
                    <w:sz w:val="26"/>
                    <w:szCs w:val="26"/>
                  </w:rPr>
                </w:rPrChange>
              </w:rPr>
              <w:pPrChange w:id="38652" w:author="James Vu" w:date="2024-04-18T22:33:00Z">
                <w:pPr>
                  <w:widowControl w:val="0"/>
                  <w:spacing w:before="120" w:after="120"/>
                  <w:jc w:val="center"/>
                </w:pPr>
              </w:pPrChange>
            </w:pPr>
            <w:del w:id="38653" w:author="James Vu" w:date="2024-04-18T23:40:00Z">
              <w:r w:rsidRPr="00B053AF" w:rsidDel="001F08AC">
                <w:rPr>
                  <w:rPrChange w:id="38654" w:author="James Vu" w:date="2024-04-18T23:49:00Z">
                    <w:rPr>
                      <w:i/>
                      <w:iCs/>
                      <w:sz w:val="26"/>
                      <w:szCs w:val="26"/>
                    </w:rPr>
                  </w:rPrChange>
                </w:rPr>
                <w:delText> </w:delText>
              </w:r>
            </w:del>
          </w:p>
        </w:tc>
        <w:tc>
          <w:tcPr>
            <w:tcW w:w="2693" w:type="dxa"/>
            <w:shd w:val="clear" w:color="auto" w:fill="auto"/>
            <w:vAlign w:val="center"/>
            <w:hideMark/>
            <w:tcPrChange w:id="38655"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50CF0E54" w14:textId="519F12EE" w:rsidR="0089342C" w:rsidRPr="00B053AF" w:rsidDel="001F08AC" w:rsidRDefault="0089342C">
            <w:pPr>
              <w:widowControl w:val="0"/>
              <w:spacing w:before="120" w:after="120"/>
              <w:jc w:val="both"/>
              <w:rPr>
                <w:del w:id="38656" w:author="James Vu" w:date="2024-04-18T23:40:00Z"/>
                <w:rPrChange w:id="38657" w:author="James Vu" w:date="2024-04-18T23:49:00Z">
                  <w:rPr>
                    <w:del w:id="38658" w:author="James Vu" w:date="2024-04-18T23:40:00Z"/>
                    <w:i/>
                    <w:iCs/>
                    <w:sz w:val="26"/>
                    <w:szCs w:val="26"/>
                  </w:rPr>
                </w:rPrChange>
              </w:rPr>
              <w:pPrChange w:id="38659" w:author="James Vu" w:date="2024-04-18T22:33:00Z">
                <w:pPr>
                  <w:widowControl w:val="0"/>
                  <w:spacing w:before="120" w:after="120"/>
                  <w:jc w:val="right"/>
                </w:pPr>
              </w:pPrChange>
            </w:pPr>
            <w:del w:id="38660" w:author="James Vu" w:date="2024-04-18T23:40:00Z">
              <w:r w:rsidRPr="00B053AF" w:rsidDel="001F08AC">
                <w:rPr>
                  <w:rPrChange w:id="38661" w:author="James Vu" w:date="2024-04-18T23:49:00Z">
                    <w:rPr>
                      <w:i/>
                      <w:iCs/>
                      <w:sz w:val="26"/>
                      <w:szCs w:val="26"/>
                    </w:rPr>
                  </w:rPrChange>
                </w:rPr>
                <w:delText>Số lượng học viên/1 lớp</w:delText>
              </w:r>
            </w:del>
          </w:p>
        </w:tc>
        <w:tc>
          <w:tcPr>
            <w:tcW w:w="1984" w:type="dxa"/>
            <w:shd w:val="clear" w:color="auto" w:fill="auto"/>
            <w:vAlign w:val="center"/>
            <w:hideMark/>
            <w:tcPrChange w:id="38662"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32659FC2" w14:textId="222C40E8" w:rsidR="0089342C" w:rsidRPr="00B053AF" w:rsidDel="001F08AC" w:rsidRDefault="0089342C">
            <w:pPr>
              <w:widowControl w:val="0"/>
              <w:spacing w:before="120" w:after="120"/>
              <w:jc w:val="both"/>
              <w:rPr>
                <w:del w:id="38663" w:author="James Vu" w:date="2024-04-18T23:40:00Z"/>
                <w:rPrChange w:id="38664" w:author="James Vu" w:date="2024-04-18T23:49:00Z">
                  <w:rPr>
                    <w:del w:id="38665" w:author="James Vu" w:date="2024-04-18T23:40:00Z"/>
                    <w:i/>
                    <w:iCs/>
                    <w:sz w:val="26"/>
                    <w:szCs w:val="26"/>
                  </w:rPr>
                </w:rPrChange>
              </w:rPr>
              <w:pPrChange w:id="38666" w:author="James Vu" w:date="2024-04-18T22:33:00Z">
                <w:pPr>
                  <w:widowControl w:val="0"/>
                  <w:spacing w:before="120" w:after="120"/>
                  <w:jc w:val="center"/>
                </w:pPr>
              </w:pPrChange>
            </w:pPr>
            <w:del w:id="38667" w:author="James Vu" w:date="2024-04-18T23:40:00Z">
              <w:r w:rsidRPr="00B053AF" w:rsidDel="001F08AC">
                <w:rPr>
                  <w:rPrChange w:id="38668" w:author="James Vu" w:date="2024-04-18T23:49:00Z">
                    <w:rPr>
                      <w:i/>
                      <w:iCs/>
                      <w:sz w:val="26"/>
                      <w:szCs w:val="26"/>
                    </w:rPr>
                  </w:rPrChange>
                </w:rPr>
                <w:delText>Người</w:delText>
              </w:r>
            </w:del>
          </w:p>
        </w:tc>
        <w:tc>
          <w:tcPr>
            <w:tcW w:w="1276" w:type="dxa"/>
            <w:shd w:val="clear" w:color="auto" w:fill="auto"/>
            <w:vAlign w:val="center"/>
            <w:hideMark/>
            <w:tcPrChange w:id="38669"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7FAE96E3" w14:textId="4AE1B32D" w:rsidR="0089342C" w:rsidRPr="00B053AF" w:rsidDel="001F08AC" w:rsidRDefault="0089342C">
            <w:pPr>
              <w:widowControl w:val="0"/>
              <w:spacing w:before="120" w:after="120"/>
              <w:jc w:val="both"/>
              <w:rPr>
                <w:del w:id="38670" w:author="James Vu" w:date="2024-04-18T23:40:00Z"/>
                <w:rPrChange w:id="38671" w:author="James Vu" w:date="2024-04-18T23:49:00Z">
                  <w:rPr>
                    <w:del w:id="38672" w:author="James Vu" w:date="2024-04-18T23:40:00Z"/>
                    <w:i/>
                    <w:iCs/>
                    <w:sz w:val="26"/>
                    <w:szCs w:val="26"/>
                  </w:rPr>
                </w:rPrChange>
              </w:rPr>
              <w:pPrChange w:id="38673" w:author="James Vu" w:date="2024-04-18T22:33:00Z">
                <w:pPr>
                  <w:widowControl w:val="0"/>
                  <w:spacing w:before="120" w:after="120"/>
                  <w:jc w:val="center"/>
                </w:pPr>
              </w:pPrChange>
            </w:pPr>
            <w:del w:id="38674" w:author="James Vu" w:date="2024-04-18T23:40:00Z">
              <w:r w:rsidRPr="00B053AF" w:rsidDel="001F08AC">
                <w:rPr>
                  <w:rPrChange w:id="38675" w:author="James Vu" w:date="2024-04-18T23:49:00Z">
                    <w:rPr>
                      <w:i/>
                      <w:iCs/>
                      <w:sz w:val="26"/>
                      <w:szCs w:val="26"/>
                    </w:rPr>
                  </w:rPrChange>
                </w:rPr>
                <w:delText>15</w:delText>
              </w:r>
            </w:del>
          </w:p>
        </w:tc>
        <w:tc>
          <w:tcPr>
            <w:tcW w:w="1418" w:type="dxa"/>
            <w:shd w:val="clear" w:color="auto" w:fill="auto"/>
            <w:vAlign w:val="center"/>
            <w:hideMark/>
            <w:tcPrChange w:id="38676"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67DF7241" w14:textId="55CAE754" w:rsidR="0089342C" w:rsidRPr="00B053AF" w:rsidDel="001F08AC" w:rsidRDefault="0089342C">
            <w:pPr>
              <w:widowControl w:val="0"/>
              <w:spacing w:before="120" w:after="120"/>
              <w:jc w:val="both"/>
              <w:rPr>
                <w:del w:id="38677" w:author="James Vu" w:date="2024-04-18T23:40:00Z"/>
                <w:rPrChange w:id="38678" w:author="James Vu" w:date="2024-04-18T23:49:00Z">
                  <w:rPr>
                    <w:del w:id="38679" w:author="James Vu" w:date="2024-04-18T23:40:00Z"/>
                    <w:i/>
                    <w:iCs/>
                    <w:sz w:val="26"/>
                    <w:szCs w:val="26"/>
                  </w:rPr>
                </w:rPrChange>
              </w:rPr>
              <w:pPrChange w:id="38680" w:author="James Vu" w:date="2024-04-18T22:33:00Z">
                <w:pPr>
                  <w:widowControl w:val="0"/>
                  <w:spacing w:before="120" w:after="120"/>
                  <w:jc w:val="right"/>
                </w:pPr>
              </w:pPrChange>
            </w:pPr>
            <w:del w:id="38681" w:author="James Vu" w:date="2024-04-18T23:40:00Z">
              <w:r w:rsidRPr="00B053AF" w:rsidDel="001F08AC">
                <w:rPr>
                  <w:rPrChange w:id="38682" w:author="James Vu" w:date="2024-04-18T23:49:00Z">
                    <w:rPr>
                      <w:i/>
                      <w:iCs/>
                      <w:sz w:val="26"/>
                      <w:szCs w:val="26"/>
                    </w:rPr>
                  </w:rPrChange>
                </w:rPr>
                <w:delText> </w:delText>
              </w:r>
            </w:del>
          </w:p>
        </w:tc>
        <w:tc>
          <w:tcPr>
            <w:tcW w:w="1701" w:type="dxa"/>
            <w:shd w:val="clear" w:color="auto" w:fill="auto"/>
            <w:vAlign w:val="center"/>
            <w:hideMark/>
            <w:tcPrChange w:id="38683" w:author="James Vu" w:date="2024-04-19T00:26:00Z">
              <w:tcPr>
                <w:tcW w:w="1701" w:type="dxa"/>
                <w:tcBorders>
                  <w:top w:val="nil"/>
                  <w:left w:val="nil"/>
                  <w:bottom w:val="single" w:sz="4" w:space="0" w:color="auto"/>
                  <w:right w:val="single" w:sz="4" w:space="0" w:color="auto"/>
                </w:tcBorders>
                <w:shd w:val="clear" w:color="auto" w:fill="auto"/>
                <w:vAlign w:val="center"/>
                <w:hideMark/>
              </w:tcPr>
            </w:tcPrChange>
          </w:tcPr>
          <w:p w14:paraId="022F281F" w14:textId="64196B8A" w:rsidR="0089342C" w:rsidRPr="00B053AF" w:rsidDel="001F08AC" w:rsidRDefault="0089342C">
            <w:pPr>
              <w:widowControl w:val="0"/>
              <w:spacing w:before="120" w:after="120"/>
              <w:jc w:val="both"/>
              <w:rPr>
                <w:del w:id="38684" w:author="James Vu" w:date="2024-04-18T23:40:00Z"/>
                <w:rPrChange w:id="38685" w:author="James Vu" w:date="2024-04-18T23:49:00Z">
                  <w:rPr>
                    <w:del w:id="38686" w:author="James Vu" w:date="2024-04-18T23:40:00Z"/>
                    <w:i/>
                    <w:iCs/>
                    <w:sz w:val="26"/>
                    <w:szCs w:val="26"/>
                  </w:rPr>
                </w:rPrChange>
              </w:rPr>
              <w:pPrChange w:id="38687" w:author="James Vu" w:date="2024-04-18T22:33:00Z">
                <w:pPr>
                  <w:widowControl w:val="0"/>
                  <w:spacing w:before="120" w:after="120"/>
                  <w:jc w:val="right"/>
                </w:pPr>
              </w:pPrChange>
            </w:pPr>
          </w:p>
        </w:tc>
        <w:tc>
          <w:tcPr>
            <w:tcW w:w="3822" w:type="dxa"/>
            <w:shd w:val="clear" w:color="auto" w:fill="auto"/>
            <w:vAlign w:val="center"/>
            <w:hideMark/>
            <w:tcPrChange w:id="38688"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6622CE14" w14:textId="217DCEB5" w:rsidR="0089342C" w:rsidRPr="00B053AF" w:rsidDel="001F08AC" w:rsidRDefault="0089342C">
            <w:pPr>
              <w:widowControl w:val="0"/>
              <w:spacing w:before="120" w:after="120"/>
              <w:jc w:val="both"/>
              <w:rPr>
                <w:del w:id="38689" w:author="James Vu" w:date="2024-04-18T23:40:00Z"/>
                <w:rPrChange w:id="38690" w:author="James Vu" w:date="2024-04-18T23:49:00Z">
                  <w:rPr>
                    <w:del w:id="38691" w:author="James Vu" w:date="2024-04-18T23:40:00Z"/>
                    <w:i/>
                    <w:iCs/>
                    <w:sz w:val="26"/>
                    <w:szCs w:val="26"/>
                  </w:rPr>
                </w:rPrChange>
              </w:rPr>
              <w:pPrChange w:id="38692" w:author="James Vu" w:date="2024-04-18T22:33:00Z">
                <w:pPr>
                  <w:widowControl w:val="0"/>
                  <w:spacing w:before="120" w:after="120"/>
                </w:pPr>
              </w:pPrChange>
            </w:pPr>
            <w:del w:id="38693" w:author="James Vu" w:date="2024-04-18T23:40:00Z">
              <w:r w:rsidRPr="00B053AF" w:rsidDel="001F08AC">
                <w:rPr>
                  <w:rPrChange w:id="38694" w:author="James Vu" w:date="2024-04-18T23:49:00Z">
                    <w:rPr>
                      <w:i/>
                      <w:iCs/>
                      <w:sz w:val="26"/>
                      <w:szCs w:val="26"/>
                    </w:rPr>
                  </w:rPrChange>
                </w:rPr>
                <w:delText> </w:delText>
              </w:r>
            </w:del>
          </w:p>
        </w:tc>
      </w:tr>
      <w:tr w:rsidR="00B053AF" w:rsidRPr="00B053AF" w:rsidDel="001F08AC" w14:paraId="15BBCA66" w14:textId="54908BC0" w:rsidTr="003C02FF">
        <w:trPr>
          <w:trHeight w:val="308"/>
          <w:del w:id="38695" w:author="James Vu" w:date="2024-04-18T23:40:00Z"/>
          <w:trPrChange w:id="38696" w:author="James Vu" w:date="2024-04-19T00:26:00Z">
            <w:trPr>
              <w:trHeight w:val="308"/>
            </w:trPr>
          </w:trPrChange>
        </w:trPr>
        <w:tc>
          <w:tcPr>
            <w:tcW w:w="1555" w:type="dxa"/>
            <w:shd w:val="clear" w:color="auto" w:fill="auto"/>
            <w:vAlign w:val="center"/>
            <w:hideMark/>
            <w:tcPrChange w:id="38697"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62A8A27F" w14:textId="710ED01D" w:rsidR="0089342C" w:rsidRPr="00B053AF" w:rsidDel="001F08AC" w:rsidRDefault="0089342C">
            <w:pPr>
              <w:widowControl w:val="0"/>
              <w:spacing w:before="120" w:after="120"/>
              <w:jc w:val="both"/>
              <w:rPr>
                <w:del w:id="38698" w:author="James Vu" w:date="2024-04-18T23:40:00Z"/>
                <w:rPrChange w:id="38699" w:author="James Vu" w:date="2024-04-18T23:49:00Z">
                  <w:rPr>
                    <w:del w:id="38700" w:author="James Vu" w:date="2024-04-18T23:40:00Z"/>
                    <w:i/>
                    <w:iCs/>
                    <w:sz w:val="26"/>
                    <w:szCs w:val="26"/>
                  </w:rPr>
                </w:rPrChange>
              </w:rPr>
              <w:pPrChange w:id="38701" w:author="James Vu" w:date="2024-04-18T22:33:00Z">
                <w:pPr>
                  <w:widowControl w:val="0"/>
                  <w:spacing w:before="120" w:after="120"/>
                  <w:jc w:val="center"/>
                </w:pPr>
              </w:pPrChange>
            </w:pPr>
            <w:del w:id="38702" w:author="James Vu" w:date="2024-04-18T23:40:00Z">
              <w:r w:rsidRPr="00B053AF" w:rsidDel="001F08AC">
                <w:rPr>
                  <w:rPrChange w:id="38703" w:author="James Vu" w:date="2024-04-18T23:49:00Z">
                    <w:rPr>
                      <w:i/>
                      <w:iCs/>
                      <w:sz w:val="26"/>
                      <w:szCs w:val="26"/>
                    </w:rPr>
                  </w:rPrChange>
                </w:rPr>
                <w:delText> </w:delText>
              </w:r>
            </w:del>
          </w:p>
        </w:tc>
        <w:tc>
          <w:tcPr>
            <w:tcW w:w="7371" w:type="dxa"/>
            <w:gridSpan w:val="4"/>
            <w:shd w:val="clear" w:color="auto" w:fill="auto"/>
            <w:vAlign w:val="center"/>
            <w:hideMark/>
            <w:tcPrChange w:id="38704" w:author="James Vu" w:date="2024-04-19T00:26:00Z">
              <w:tcPr>
                <w:tcW w:w="7371" w:type="dxa"/>
                <w:gridSpan w:val="4"/>
                <w:tcBorders>
                  <w:top w:val="single" w:sz="4" w:space="0" w:color="auto"/>
                  <w:left w:val="nil"/>
                  <w:bottom w:val="single" w:sz="4" w:space="0" w:color="auto"/>
                  <w:right w:val="single" w:sz="4" w:space="0" w:color="auto"/>
                </w:tcBorders>
                <w:shd w:val="clear" w:color="auto" w:fill="auto"/>
                <w:vAlign w:val="center"/>
                <w:hideMark/>
              </w:tcPr>
            </w:tcPrChange>
          </w:tcPr>
          <w:p w14:paraId="7A6EBD19" w14:textId="67361226" w:rsidR="0089342C" w:rsidRPr="00B053AF" w:rsidDel="001F08AC" w:rsidRDefault="0089342C">
            <w:pPr>
              <w:widowControl w:val="0"/>
              <w:spacing w:before="120" w:after="120"/>
              <w:jc w:val="both"/>
              <w:rPr>
                <w:del w:id="38705" w:author="James Vu" w:date="2024-04-18T23:40:00Z"/>
                <w:b/>
                <w:bCs/>
                <w:rPrChange w:id="38706" w:author="James Vu" w:date="2024-04-18T23:49:00Z">
                  <w:rPr>
                    <w:del w:id="38707" w:author="James Vu" w:date="2024-04-18T23:40:00Z"/>
                    <w:b/>
                    <w:bCs/>
                    <w:sz w:val="26"/>
                    <w:szCs w:val="26"/>
                  </w:rPr>
                </w:rPrChange>
              </w:rPr>
              <w:pPrChange w:id="38708" w:author="James Vu" w:date="2024-04-18T22:33:00Z">
                <w:pPr>
                  <w:widowControl w:val="0"/>
                  <w:spacing w:before="120" w:after="120"/>
                  <w:jc w:val="right"/>
                </w:pPr>
              </w:pPrChange>
            </w:pPr>
            <w:del w:id="38709" w:author="James Vu" w:date="2024-04-18T23:40:00Z">
              <w:r w:rsidRPr="00B053AF" w:rsidDel="001F08AC">
                <w:rPr>
                  <w:b/>
                  <w:bCs/>
                  <w:rPrChange w:id="38710" w:author="James Vu" w:date="2024-04-18T23:49:00Z">
                    <w:rPr>
                      <w:b/>
                      <w:bCs/>
                      <w:sz w:val="26"/>
                      <w:szCs w:val="26"/>
                    </w:rPr>
                  </w:rPrChange>
                </w:rPr>
                <w:delText>Chi phí đào tạo cho 01 lớp:</w:delText>
              </w:r>
            </w:del>
          </w:p>
        </w:tc>
        <w:tc>
          <w:tcPr>
            <w:tcW w:w="1701" w:type="dxa"/>
            <w:shd w:val="clear" w:color="auto" w:fill="auto"/>
            <w:noWrap/>
            <w:vAlign w:val="center"/>
            <w:hideMark/>
            <w:tcPrChange w:id="38711"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0559558E" w14:textId="18FC562B" w:rsidR="0089342C" w:rsidRPr="00B053AF" w:rsidDel="001F08AC" w:rsidRDefault="0089342C">
            <w:pPr>
              <w:widowControl w:val="0"/>
              <w:spacing w:before="120" w:after="120"/>
              <w:jc w:val="both"/>
              <w:rPr>
                <w:del w:id="38712" w:author="James Vu" w:date="2024-04-18T23:40:00Z"/>
                <w:b/>
                <w:bCs/>
                <w:rPrChange w:id="38713" w:author="James Vu" w:date="2024-04-18T23:49:00Z">
                  <w:rPr>
                    <w:del w:id="38714" w:author="James Vu" w:date="2024-04-18T23:40:00Z"/>
                    <w:b/>
                    <w:bCs/>
                    <w:sz w:val="26"/>
                    <w:szCs w:val="26"/>
                  </w:rPr>
                </w:rPrChange>
              </w:rPr>
              <w:pPrChange w:id="38715" w:author="James Vu" w:date="2024-04-18T22:33:00Z">
                <w:pPr>
                  <w:widowControl w:val="0"/>
                  <w:spacing w:before="120" w:after="120"/>
                  <w:jc w:val="right"/>
                </w:pPr>
              </w:pPrChange>
            </w:pPr>
            <w:del w:id="38716" w:author="James Vu" w:date="2024-04-18T23:40:00Z">
              <w:r w:rsidRPr="00B053AF" w:rsidDel="001F08AC">
                <w:rPr>
                  <w:b/>
                  <w:bCs/>
                  <w:rPrChange w:id="38717" w:author="James Vu" w:date="2024-04-18T23:49:00Z">
                    <w:rPr>
                      <w:b/>
                      <w:bCs/>
                      <w:sz w:val="26"/>
                      <w:szCs w:val="26"/>
                    </w:rPr>
                  </w:rPrChange>
                </w:rPr>
                <w:delText>26.290.000</w:delText>
              </w:r>
            </w:del>
          </w:p>
        </w:tc>
        <w:tc>
          <w:tcPr>
            <w:tcW w:w="3822" w:type="dxa"/>
            <w:shd w:val="clear" w:color="auto" w:fill="auto"/>
            <w:vAlign w:val="center"/>
            <w:hideMark/>
            <w:tcPrChange w:id="38718"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4F33EA99" w14:textId="60847530" w:rsidR="0089342C" w:rsidRPr="00B053AF" w:rsidDel="001F08AC" w:rsidRDefault="0089342C">
            <w:pPr>
              <w:widowControl w:val="0"/>
              <w:spacing w:before="120" w:after="120"/>
              <w:jc w:val="both"/>
              <w:rPr>
                <w:del w:id="38719" w:author="James Vu" w:date="2024-04-18T23:40:00Z"/>
                <w:rPrChange w:id="38720" w:author="James Vu" w:date="2024-04-18T23:49:00Z">
                  <w:rPr>
                    <w:del w:id="38721" w:author="James Vu" w:date="2024-04-18T23:40:00Z"/>
                    <w:i/>
                    <w:iCs/>
                    <w:sz w:val="26"/>
                    <w:szCs w:val="26"/>
                  </w:rPr>
                </w:rPrChange>
              </w:rPr>
              <w:pPrChange w:id="38722" w:author="James Vu" w:date="2024-04-18T22:33:00Z">
                <w:pPr>
                  <w:widowControl w:val="0"/>
                  <w:spacing w:before="120" w:after="120"/>
                </w:pPr>
              </w:pPrChange>
            </w:pPr>
            <w:del w:id="38723" w:author="James Vu" w:date="2024-04-18T23:40:00Z">
              <w:r w:rsidRPr="00B053AF" w:rsidDel="001F08AC">
                <w:rPr>
                  <w:rPrChange w:id="38724" w:author="James Vu" w:date="2024-04-18T23:49:00Z">
                    <w:rPr>
                      <w:i/>
                      <w:iCs/>
                      <w:sz w:val="26"/>
                      <w:szCs w:val="26"/>
                    </w:rPr>
                  </w:rPrChange>
                </w:rPr>
                <w:delText> </w:delText>
              </w:r>
            </w:del>
          </w:p>
        </w:tc>
      </w:tr>
      <w:tr w:rsidR="00B053AF" w:rsidRPr="00B053AF" w:rsidDel="001F08AC" w14:paraId="625B3CB7" w14:textId="194DDAB9" w:rsidTr="003C02FF">
        <w:trPr>
          <w:trHeight w:val="308"/>
          <w:del w:id="38725" w:author="James Vu" w:date="2024-04-18T23:40:00Z"/>
          <w:trPrChange w:id="38726" w:author="James Vu" w:date="2024-04-19T00:26:00Z">
            <w:trPr>
              <w:trHeight w:val="308"/>
            </w:trPr>
          </w:trPrChange>
        </w:trPr>
        <w:tc>
          <w:tcPr>
            <w:tcW w:w="1555" w:type="dxa"/>
            <w:shd w:val="clear" w:color="auto" w:fill="auto"/>
            <w:vAlign w:val="center"/>
            <w:hideMark/>
            <w:tcPrChange w:id="38727"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60506439" w14:textId="7AEF3662" w:rsidR="0089342C" w:rsidRPr="00B053AF" w:rsidDel="001F08AC" w:rsidRDefault="0089342C">
            <w:pPr>
              <w:widowControl w:val="0"/>
              <w:spacing w:before="120" w:after="120"/>
              <w:jc w:val="both"/>
              <w:rPr>
                <w:del w:id="38728" w:author="James Vu" w:date="2024-04-18T23:40:00Z"/>
                <w:b/>
                <w:bCs/>
                <w:rPrChange w:id="38729" w:author="James Vu" w:date="2024-04-18T23:49:00Z">
                  <w:rPr>
                    <w:del w:id="38730" w:author="James Vu" w:date="2024-04-18T23:40:00Z"/>
                    <w:b/>
                    <w:bCs/>
                    <w:sz w:val="26"/>
                    <w:szCs w:val="26"/>
                  </w:rPr>
                </w:rPrChange>
              </w:rPr>
              <w:pPrChange w:id="38731" w:author="James Vu" w:date="2024-04-18T22:33:00Z">
                <w:pPr>
                  <w:widowControl w:val="0"/>
                  <w:spacing w:before="120" w:after="120"/>
                  <w:jc w:val="center"/>
                </w:pPr>
              </w:pPrChange>
            </w:pPr>
            <w:del w:id="38732" w:author="James Vu" w:date="2024-04-18T23:40:00Z">
              <w:r w:rsidRPr="00B053AF" w:rsidDel="001F08AC">
                <w:rPr>
                  <w:b/>
                  <w:bCs/>
                  <w:rPrChange w:id="38733" w:author="James Vu" w:date="2024-04-18T23:49:00Z">
                    <w:rPr>
                      <w:b/>
                      <w:bCs/>
                      <w:sz w:val="26"/>
                      <w:szCs w:val="26"/>
                    </w:rPr>
                  </w:rPrChange>
                </w:rPr>
                <w:delText>1.1</w:delText>
              </w:r>
            </w:del>
          </w:p>
        </w:tc>
        <w:tc>
          <w:tcPr>
            <w:tcW w:w="2693" w:type="dxa"/>
            <w:shd w:val="clear" w:color="auto" w:fill="auto"/>
            <w:vAlign w:val="center"/>
            <w:hideMark/>
            <w:tcPrChange w:id="38734"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0721CF41" w14:textId="78C18227" w:rsidR="0089342C" w:rsidRPr="00B053AF" w:rsidDel="001F08AC" w:rsidRDefault="0089342C">
            <w:pPr>
              <w:widowControl w:val="0"/>
              <w:spacing w:before="120" w:after="120"/>
              <w:jc w:val="both"/>
              <w:rPr>
                <w:del w:id="38735" w:author="James Vu" w:date="2024-04-18T23:40:00Z"/>
                <w:b/>
                <w:bCs/>
                <w:rPrChange w:id="38736" w:author="James Vu" w:date="2024-04-18T23:49:00Z">
                  <w:rPr>
                    <w:del w:id="38737" w:author="James Vu" w:date="2024-04-18T23:40:00Z"/>
                    <w:b/>
                    <w:bCs/>
                    <w:sz w:val="26"/>
                    <w:szCs w:val="26"/>
                  </w:rPr>
                </w:rPrChange>
              </w:rPr>
              <w:pPrChange w:id="38738" w:author="James Vu" w:date="2024-04-18T22:33:00Z">
                <w:pPr>
                  <w:widowControl w:val="0"/>
                  <w:spacing w:before="120" w:after="120"/>
                </w:pPr>
              </w:pPrChange>
            </w:pPr>
            <w:del w:id="38739" w:author="James Vu" w:date="2024-04-18T23:40:00Z">
              <w:r w:rsidRPr="00B053AF" w:rsidDel="001F08AC">
                <w:rPr>
                  <w:b/>
                  <w:bCs/>
                  <w:rPrChange w:id="38740" w:author="James Vu" w:date="2024-04-18T23:49:00Z">
                    <w:rPr>
                      <w:b/>
                      <w:bCs/>
                      <w:sz w:val="26"/>
                      <w:szCs w:val="26"/>
                    </w:rPr>
                  </w:rPrChange>
                </w:rPr>
                <w:delText>Chi thù lao Giảng viên, trợ giảng</w:delText>
              </w:r>
            </w:del>
          </w:p>
        </w:tc>
        <w:tc>
          <w:tcPr>
            <w:tcW w:w="1984" w:type="dxa"/>
            <w:shd w:val="clear" w:color="auto" w:fill="auto"/>
            <w:vAlign w:val="center"/>
            <w:hideMark/>
            <w:tcPrChange w:id="38741"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37189D59" w14:textId="658293FD" w:rsidR="0089342C" w:rsidRPr="00B053AF" w:rsidDel="001F08AC" w:rsidRDefault="0089342C">
            <w:pPr>
              <w:widowControl w:val="0"/>
              <w:spacing w:before="120" w:after="120"/>
              <w:jc w:val="both"/>
              <w:rPr>
                <w:del w:id="38742" w:author="James Vu" w:date="2024-04-18T23:40:00Z"/>
                <w:b/>
                <w:bCs/>
                <w:rPrChange w:id="38743" w:author="James Vu" w:date="2024-04-18T23:49:00Z">
                  <w:rPr>
                    <w:del w:id="38744" w:author="James Vu" w:date="2024-04-18T23:40:00Z"/>
                    <w:b/>
                    <w:bCs/>
                    <w:sz w:val="26"/>
                    <w:szCs w:val="26"/>
                  </w:rPr>
                </w:rPrChange>
              </w:rPr>
              <w:pPrChange w:id="38745" w:author="James Vu" w:date="2024-04-18T22:33:00Z">
                <w:pPr>
                  <w:widowControl w:val="0"/>
                  <w:spacing w:before="120" w:after="120"/>
                  <w:jc w:val="center"/>
                </w:pPr>
              </w:pPrChange>
            </w:pPr>
            <w:del w:id="38746" w:author="James Vu" w:date="2024-04-18T23:40:00Z">
              <w:r w:rsidRPr="00B053AF" w:rsidDel="001F08AC">
                <w:rPr>
                  <w:b/>
                  <w:bCs/>
                  <w:rPrChange w:id="38747" w:author="James Vu" w:date="2024-04-18T23:49:00Z">
                    <w:rPr>
                      <w:b/>
                      <w:bCs/>
                      <w:sz w:val="26"/>
                      <w:szCs w:val="26"/>
                    </w:rPr>
                  </w:rPrChange>
                </w:rPr>
                <w:delText> </w:delText>
              </w:r>
            </w:del>
          </w:p>
        </w:tc>
        <w:tc>
          <w:tcPr>
            <w:tcW w:w="1276" w:type="dxa"/>
            <w:shd w:val="clear" w:color="auto" w:fill="auto"/>
            <w:vAlign w:val="center"/>
            <w:hideMark/>
            <w:tcPrChange w:id="38748"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465923AB" w14:textId="4D1473DC" w:rsidR="0089342C" w:rsidRPr="00B053AF" w:rsidDel="001F08AC" w:rsidRDefault="0089342C">
            <w:pPr>
              <w:widowControl w:val="0"/>
              <w:spacing w:before="120" w:after="120"/>
              <w:jc w:val="both"/>
              <w:rPr>
                <w:del w:id="38749" w:author="James Vu" w:date="2024-04-18T23:40:00Z"/>
                <w:b/>
                <w:bCs/>
                <w:rPrChange w:id="38750" w:author="James Vu" w:date="2024-04-18T23:49:00Z">
                  <w:rPr>
                    <w:del w:id="38751" w:author="James Vu" w:date="2024-04-18T23:40:00Z"/>
                    <w:b/>
                    <w:bCs/>
                    <w:sz w:val="26"/>
                    <w:szCs w:val="26"/>
                  </w:rPr>
                </w:rPrChange>
              </w:rPr>
              <w:pPrChange w:id="38752" w:author="James Vu" w:date="2024-04-18T22:33:00Z">
                <w:pPr>
                  <w:widowControl w:val="0"/>
                  <w:spacing w:before="120" w:after="120"/>
                  <w:jc w:val="center"/>
                </w:pPr>
              </w:pPrChange>
            </w:pPr>
            <w:del w:id="38753" w:author="James Vu" w:date="2024-04-18T23:40:00Z">
              <w:r w:rsidRPr="00B053AF" w:rsidDel="001F08AC">
                <w:rPr>
                  <w:b/>
                  <w:bCs/>
                  <w:rPrChange w:id="38754" w:author="James Vu" w:date="2024-04-18T23:49:00Z">
                    <w:rPr>
                      <w:b/>
                      <w:bCs/>
                      <w:sz w:val="26"/>
                      <w:szCs w:val="26"/>
                    </w:rPr>
                  </w:rPrChange>
                </w:rPr>
                <w:delText> </w:delText>
              </w:r>
            </w:del>
          </w:p>
        </w:tc>
        <w:tc>
          <w:tcPr>
            <w:tcW w:w="1418" w:type="dxa"/>
            <w:shd w:val="clear" w:color="auto" w:fill="auto"/>
            <w:vAlign w:val="center"/>
            <w:hideMark/>
            <w:tcPrChange w:id="38755"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64BA23C5" w14:textId="24ADA6ED" w:rsidR="0089342C" w:rsidRPr="00B053AF" w:rsidDel="001F08AC" w:rsidRDefault="0089342C">
            <w:pPr>
              <w:widowControl w:val="0"/>
              <w:spacing w:before="120" w:after="120"/>
              <w:jc w:val="both"/>
              <w:rPr>
                <w:del w:id="38756" w:author="James Vu" w:date="2024-04-18T23:40:00Z"/>
                <w:rPrChange w:id="38757" w:author="James Vu" w:date="2024-04-18T23:49:00Z">
                  <w:rPr>
                    <w:del w:id="38758" w:author="James Vu" w:date="2024-04-18T23:40:00Z"/>
                    <w:sz w:val="26"/>
                    <w:szCs w:val="26"/>
                  </w:rPr>
                </w:rPrChange>
              </w:rPr>
              <w:pPrChange w:id="38759" w:author="James Vu" w:date="2024-04-18T22:33:00Z">
                <w:pPr>
                  <w:widowControl w:val="0"/>
                  <w:spacing w:before="120" w:after="120"/>
                  <w:jc w:val="center"/>
                </w:pPr>
              </w:pPrChange>
            </w:pPr>
          </w:p>
        </w:tc>
        <w:tc>
          <w:tcPr>
            <w:tcW w:w="1701" w:type="dxa"/>
            <w:shd w:val="clear" w:color="auto" w:fill="auto"/>
            <w:noWrap/>
            <w:vAlign w:val="center"/>
            <w:hideMark/>
            <w:tcPrChange w:id="38760"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53FB35CD" w14:textId="7E62A250" w:rsidR="0089342C" w:rsidRPr="00B053AF" w:rsidDel="001F08AC" w:rsidRDefault="0089342C">
            <w:pPr>
              <w:widowControl w:val="0"/>
              <w:spacing w:before="120" w:after="120"/>
              <w:jc w:val="both"/>
              <w:rPr>
                <w:del w:id="38761" w:author="James Vu" w:date="2024-04-18T23:40:00Z"/>
                <w:b/>
                <w:bCs/>
                <w:rPrChange w:id="38762" w:author="James Vu" w:date="2024-04-18T23:49:00Z">
                  <w:rPr>
                    <w:del w:id="38763" w:author="James Vu" w:date="2024-04-18T23:40:00Z"/>
                    <w:b/>
                    <w:bCs/>
                    <w:sz w:val="26"/>
                    <w:szCs w:val="26"/>
                  </w:rPr>
                </w:rPrChange>
              </w:rPr>
              <w:pPrChange w:id="38764" w:author="James Vu" w:date="2024-04-18T22:33:00Z">
                <w:pPr>
                  <w:widowControl w:val="0"/>
                  <w:spacing w:before="120" w:after="120"/>
                  <w:jc w:val="right"/>
                </w:pPr>
              </w:pPrChange>
            </w:pPr>
            <w:del w:id="38765" w:author="James Vu" w:date="2024-04-18T23:40:00Z">
              <w:r w:rsidRPr="00B053AF" w:rsidDel="001F08AC">
                <w:rPr>
                  <w:b/>
                  <w:bCs/>
                  <w:rPrChange w:id="38766" w:author="James Vu" w:date="2024-04-18T23:49:00Z">
                    <w:rPr>
                      <w:b/>
                      <w:bCs/>
                      <w:sz w:val="26"/>
                      <w:szCs w:val="26"/>
                    </w:rPr>
                  </w:rPrChange>
                </w:rPr>
                <w:delText>11.300.000</w:delText>
              </w:r>
            </w:del>
          </w:p>
        </w:tc>
        <w:tc>
          <w:tcPr>
            <w:tcW w:w="3822" w:type="dxa"/>
            <w:shd w:val="clear" w:color="auto" w:fill="auto"/>
            <w:vAlign w:val="center"/>
            <w:hideMark/>
            <w:tcPrChange w:id="38767"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674BCF43" w14:textId="11237BB7" w:rsidR="0089342C" w:rsidRPr="00B053AF" w:rsidDel="001F08AC" w:rsidRDefault="0089342C">
            <w:pPr>
              <w:widowControl w:val="0"/>
              <w:spacing w:before="120" w:after="120"/>
              <w:jc w:val="both"/>
              <w:rPr>
                <w:del w:id="38768" w:author="James Vu" w:date="2024-04-18T23:40:00Z"/>
                <w:rPrChange w:id="38769" w:author="James Vu" w:date="2024-04-18T23:49:00Z">
                  <w:rPr>
                    <w:del w:id="38770" w:author="James Vu" w:date="2024-04-18T23:40:00Z"/>
                    <w:sz w:val="26"/>
                    <w:szCs w:val="26"/>
                  </w:rPr>
                </w:rPrChange>
              </w:rPr>
              <w:pPrChange w:id="38771" w:author="James Vu" w:date="2024-04-18T22:33:00Z">
                <w:pPr>
                  <w:widowControl w:val="0"/>
                  <w:spacing w:before="120" w:after="120"/>
                </w:pPr>
              </w:pPrChange>
            </w:pPr>
            <w:del w:id="38772" w:author="James Vu" w:date="2024-04-18T23:40:00Z">
              <w:r w:rsidRPr="00B053AF" w:rsidDel="001F08AC">
                <w:rPr>
                  <w:rPrChange w:id="38773" w:author="James Vu" w:date="2024-04-18T23:49:00Z">
                    <w:rPr>
                      <w:sz w:val="26"/>
                      <w:szCs w:val="26"/>
                    </w:rPr>
                  </w:rPrChange>
                </w:rPr>
                <w:delText> </w:delText>
              </w:r>
            </w:del>
          </w:p>
        </w:tc>
      </w:tr>
      <w:tr w:rsidR="00B053AF" w:rsidRPr="00B053AF" w:rsidDel="001F08AC" w14:paraId="73B4A0CE" w14:textId="5E4B1150" w:rsidTr="003C02FF">
        <w:trPr>
          <w:trHeight w:val="308"/>
          <w:del w:id="38774" w:author="James Vu" w:date="2024-04-18T23:40:00Z"/>
          <w:trPrChange w:id="38775" w:author="James Vu" w:date="2024-04-19T00:26:00Z">
            <w:trPr>
              <w:trHeight w:val="308"/>
            </w:trPr>
          </w:trPrChange>
        </w:trPr>
        <w:tc>
          <w:tcPr>
            <w:tcW w:w="1555" w:type="dxa"/>
            <w:shd w:val="clear" w:color="auto" w:fill="auto"/>
            <w:vAlign w:val="center"/>
            <w:hideMark/>
            <w:tcPrChange w:id="38776"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61353097" w14:textId="78B0DD11" w:rsidR="0089342C" w:rsidRPr="00B053AF" w:rsidDel="001F08AC" w:rsidRDefault="0089342C">
            <w:pPr>
              <w:widowControl w:val="0"/>
              <w:spacing w:before="120" w:after="120"/>
              <w:jc w:val="both"/>
              <w:rPr>
                <w:del w:id="38777" w:author="James Vu" w:date="2024-04-18T23:40:00Z"/>
                <w:rPrChange w:id="38778" w:author="James Vu" w:date="2024-04-18T23:49:00Z">
                  <w:rPr>
                    <w:del w:id="38779" w:author="James Vu" w:date="2024-04-18T23:40:00Z"/>
                    <w:sz w:val="26"/>
                    <w:szCs w:val="26"/>
                  </w:rPr>
                </w:rPrChange>
              </w:rPr>
              <w:pPrChange w:id="38780" w:author="James Vu" w:date="2024-04-18T22:33:00Z">
                <w:pPr>
                  <w:widowControl w:val="0"/>
                  <w:spacing w:before="120" w:after="120"/>
                  <w:jc w:val="center"/>
                </w:pPr>
              </w:pPrChange>
            </w:pPr>
            <w:del w:id="38781" w:author="James Vu" w:date="2024-04-18T23:40:00Z">
              <w:r w:rsidRPr="00B053AF" w:rsidDel="001F08AC">
                <w:rPr>
                  <w:rPrChange w:id="38782" w:author="James Vu" w:date="2024-04-18T23:49:00Z">
                    <w:rPr>
                      <w:sz w:val="26"/>
                      <w:szCs w:val="26"/>
                    </w:rPr>
                  </w:rPrChange>
                </w:rPr>
                <w:delText> </w:delText>
              </w:r>
            </w:del>
          </w:p>
        </w:tc>
        <w:tc>
          <w:tcPr>
            <w:tcW w:w="2693" w:type="dxa"/>
            <w:shd w:val="clear" w:color="auto" w:fill="auto"/>
            <w:vAlign w:val="center"/>
            <w:hideMark/>
            <w:tcPrChange w:id="38783"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5095F136" w14:textId="78E2ECB9" w:rsidR="0089342C" w:rsidRPr="00B053AF" w:rsidDel="001F08AC" w:rsidRDefault="0089342C">
            <w:pPr>
              <w:widowControl w:val="0"/>
              <w:spacing w:before="120" w:after="120"/>
              <w:jc w:val="both"/>
              <w:rPr>
                <w:del w:id="38784" w:author="James Vu" w:date="2024-04-18T23:40:00Z"/>
                <w:rPrChange w:id="38785" w:author="James Vu" w:date="2024-04-18T23:49:00Z">
                  <w:rPr>
                    <w:del w:id="38786" w:author="James Vu" w:date="2024-04-18T23:40:00Z"/>
                    <w:sz w:val="26"/>
                    <w:szCs w:val="26"/>
                  </w:rPr>
                </w:rPrChange>
              </w:rPr>
              <w:pPrChange w:id="38787" w:author="James Vu" w:date="2024-04-18T22:33:00Z">
                <w:pPr>
                  <w:widowControl w:val="0"/>
                  <w:spacing w:before="120" w:after="120"/>
                </w:pPr>
              </w:pPrChange>
            </w:pPr>
            <w:del w:id="38788" w:author="James Vu" w:date="2024-04-18T23:40:00Z">
              <w:r w:rsidRPr="00B053AF" w:rsidDel="001F08AC">
                <w:rPr>
                  <w:rPrChange w:id="38789" w:author="James Vu" w:date="2024-04-18T23:49:00Z">
                    <w:rPr>
                      <w:sz w:val="26"/>
                      <w:szCs w:val="26"/>
                    </w:rPr>
                  </w:rPrChange>
                </w:rPr>
                <w:delText>Chi thù lao giảng viên chính</w:delText>
              </w:r>
            </w:del>
          </w:p>
        </w:tc>
        <w:tc>
          <w:tcPr>
            <w:tcW w:w="1984" w:type="dxa"/>
            <w:shd w:val="clear" w:color="auto" w:fill="auto"/>
            <w:noWrap/>
            <w:vAlign w:val="center"/>
            <w:hideMark/>
            <w:tcPrChange w:id="38790" w:author="James Vu" w:date="2024-04-19T00:26:00Z">
              <w:tcPr>
                <w:tcW w:w="1984" w:type="dxa"/>
                <w:tcBorders>
                  <w:top w:val="nil"/>
                  <w:left w:val="nil"/>
                  <w:bottom w:val="single" w:sz="4" w:space="0" w:color="auto"/>
                  <w:right w:val="single" w:sz="4" w:space="0" w:color="auto"/>
                </w:tcBorders>
                <w:shd w:val="clear" w:color="auto" w:fill="auto"/>
                <w:noWrap/>
                <w:vAlign w:val="center"/>
                <w:hideMark/>
              </w:tcPr>
            </w:tcPrChange>
          </w:tcPr>
          <w:p w14:paraId="23539516" w14:textId="07DC9051" w:rsidR="0089342C" w:rsidRPr="00B053AF" w:rsidDel="001F08AC" w:rsidRDefault="0089342C">
            <w:pPr>
              <w:widowControl w:val="0"/>
              <w:spacing w:before="120" w:after="120"/>
              <w:jc w:val="both"/>
              <w:rPr>
                <w:del w:id="38791" w:author="James Vu" w:date="2024-04-18T23:40:00Z"/>
                <w:rPrChange w:id="38792" w:author="James Vu" w:date="2024-04-18T23:49:00Z">
                  <w:rPr>
                    <w:del w:id="38793" w:author="James Vu" w:date="2024-04-18T23:40:00Z"/>
                    <w:sz w:val="26"/>
                    <w:szCs w:val="26"/>
                  </w:rPr>
                </w:rPrChange>
              </w:rPr>
              <w:pPrChange w:id="38794" w:author="James Vu" w:date="2024-04-18T22:33:00Z">
                <w:pPr>
                  <w:widowControl w:val="0"/>
                  <w:spacing w:before="120" w:after="120"/>
                  <w:jc w:val="center"/>
                </w:pPr>
              </w:pPrChange>
            </w:pPr>
            <w:del w:id="38795" w:author="James Vu" w:date="2024-04-18T23:40:00Z">
              <w:r w:rsidRPr="00B053AF" w:rsidDel="001F08AC">
                <w:rPr>
                  <w:rPrChange w:id="38796" w:author="James Vu" w:date="2024-04-18T23:49:00Z">
                    <w:rPr>
                      <w:sz w:val="26"/>
                      <w:szCs w:val="26"/>
                    </w:rPr>
                  </w:rPrChange>
                </w:rPr>
                <w:delText>Người/buổi</w:delText>
              </w:r>
            </w:del>
          </w:p>
        </w:tc>
        <w:tc>
          <w:tcPr>
            <w:tcW w:w="1276" w:type="dxa"/>
            <w:shd w:val="clear" w:color="auto" w:fill="auto"/>
            <w:noWrap/>
            <w:vAlign w:val="center"/>
            <w:hideMark/>
            <w:tcPrChange w:id="38797" w:author="James Vu" w:date="2024-04-19T00:26:00Z">
              <w:tcPr>
                <w:tcW w:w="1276" w:type="dxa"/>
                <w:tcBorders>
                  <w:top w:val="nil"/>
                  <w:left w:val="nil"/>
                  <w:bottom w:val="single" w:sz="4" w:space="0" w:color="auto"/>
                  <w:right w:val="single" w:sz="4" w:space="0" w:color="auto"/>
                </w:tcBorders>
                <w:shd w:val="clear" w:color="auto" w:fill="auto"/>
                <w:noWrap/>
                <w:vAlign w:val="center"/>
                <w:hideMark/>
              </w:tcPr>
            </w:tcPrChange>
          </w:tcPr>
          <w:p w14:paraId="588B391E" w14:textId="145F6A23" w:rsidR="0089342C" w:rsidRPr="00B053AF" w:rsidDel="001F08AC" w:rsidRDefault="0089342C">
            <w:pPr>
              <w:widowControl w:val="0"/>
              <w:spacing w:before="120" w:after="120"/>
              <w:jc w:val="both"/>
              <w:rPr>
                <w:del w:id="38798" w:author="James Vu" w:date="2024-04-18T23:40:00Z"/>
                <w:rPrChange w:id="38799" w:author="James Vu" w:date="2024-04-18T23:49:00Z">
                  <w:rPr>
                    <w:del w:id="38800" w:author="James Vu" w:date="2024-04-18T23:40:00Z"/>
                    <w:sz w:val="26"/>
                    <w:szCs w:val="26"/>
                  </w:rPr>
                </w:rPrChange>
              </w:rPr>
              <w:pPrChange w:id="38801" w:author="James Vu" w:date="2024-04-18T22:33:00Z">
                <w:pPr>
                  <w:widowControl w:val="0"/>
                  <w:spacing w:before="120" w:after="120"/>
                  <w:jc w:val="center"/>
                </w:pPr>
              </w:pPrChange>
            </w:pPr>
            <w:del w:id="38802" w:author="James Vu" w:date="2024-04-18T23:40:00Z">
              <w:r w:rsidRPr="00B053AF" w:rsidDel="001F08AC">
                <w:rPr>
                  <w:rPrChange w:id="38803" w:author="James Vu" w:date="2024-04-18T23:49:00Z">
                    <w:rPr>
                      <w:sz w:val="26"/>
                      <w:szCs w:val="26"/>
                    </w:rPr>
                  </w:rPrChange>
                </w:rPr>
                <w:delText>4</w:delText>
              </w:r>
            </w:del>
          </w:p>
        </w:tc>
        <w:tc>
          <w:tcPr>
            <w:tcW w:w="1418" w:type="dxa"/>
            <w:shd w:val="clear" w:color="auto" w:fill="auto"/>
            <w:noWrap/>
            <w:vAlign w:val="center"/>
            <w:hideMark/>
            <w:tcPrChange w:id="38804" w:author="James Vu" w:date="2024-04-19T00:26:00Z">
              <w:tcPr>
                <w:tcW w:w="1418" w:type="dxa"/>
                <w:tcBorders>
                  <w:top w:val="nil"/>
                  <w:left w:val="nil"/>
                  <w:bottom w:val="single" w:sz="4" w:space="0" w:color="auto"/>
                  <w:right w:val="single" w:sz="4" w:space="0" w:color="auto"/>
                </w:tcBorders>
                <w:shd w:val="clear" w:color="auto" w:fill="auto"/>
                <w:noWrap/>
                <w:vAlign w:val="center"/>
                <w:hideMark/>
              </w:tcPr>
            </w:tcPrChange>
          </w:tcPr>
          <w:p w14:paraId="701B22B7" w14:textId="230A1272" w:rsidR="0089342C" w:rsidRPr="00B053AF" w:rsidDel="001F08AC" w:rsidRDefault="0089342C">
            <w:pPr>
              <w:widowControl w:val="0"/>
              <w:spacing w:before="120" w:after="120"/>
              <w:jc w:val="both"/>
              <w:rPr>
                <w:del w:id="38805" w:author="James Vu" w:date="2024-04-18T23:40:00Z"/>
                <w:rPrChange w:id="38806" w:author="James Vu" w:date="2024-04-18T23:49:00Z">
                  <w:rPr>
                    <w:del w:id="38807" w:author="James Vu" w:date="2024-04-18T23:40:00Z"/>
                    <w:sz w:val="26"/>
                    <w:szCs w:val="26"/>
                  </w:rPr>
                </w:rPrChange>
              </w:rPr>
              <w:pPrChange w:id="38808" w:author="James Vu" w:date="2024-04-18T22:33:00Z">
                <w:pPr>
                  <w:widowControl w:val="0"/>
                  <w:spacing w:before="120" w:after="120"/>
                  <w:jc w:val="center"/>
                </w:pPr>
              </w:pPrChange>
            </w:pPr>
            <w:del w:id="38809" w:author="James Vu" w:date="2024-04-18T23:40:00Z">
              <w:r w:rsidRPr="00B053AF" w:rsidDel="001F08AC">
                <w:rPr>
                  <w:rPrChange w:id="38810" w:author="James Vu" w:date="2024-04-18T23:49:00Z">
                    <w:rPr>
                      <w:sz w:val="26"/>
                      <w:szCs w:val="26"/>
                    </w:rPr>
                  </w:rPrChange>
                </w:rPr>
                <w:delText>1.000.000</w:delText>
              </w:r>
            </w:del>
          </w:p>
        </w:tc>
        <w:tc>
          <w:tcPr>
            <w:tcW w:w="1701" w:type="dxa"/>
            <w:shd w:val="clear" w:color="auto" w:fill="auto"/>
            <w:noWrap/>
            <w:vAlign w:val="center"/>
            <w:hideMark/>
            <w:tcPrChange w:id="38811"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5C0FB91F" w14:textId="43F942EF" w:rsidR="0089342C" w:rsidRPr="00B053AF" w:rsidDel="001F08AC" w:rsidRDefault="0089342C">
            <w:pPr>
              <w:widowControl w:val="0"/>
              <w:spacing w:before="120" w:after="120"/>
              <w:jc w:val="both"/>
              <w:rPr>
                <w:del w:id="38812" w:author="James Vu" w:date="2024-04-18T23:40:00Z"/>
                <w:rPrChange w:id="38813" w:author="James Vu" w:date="2024-04-18T23:49:00Z">
                  <w:rPr>
                    <w:del w:id="38814" w:author="James Vu" w:date="2024-04-18T23:40:00Z"/>
                    <w:sz w:val="26"/>
                    <w:szCs w:val="26"/>
                  </w:rPr>
                </w:rPrChange>
              </w:rPr>
              <w:pPrChange w:id="38815" w:author="James Vu" w:date="2024-04-18T22:33:00Z">
                <w:pPr>
                  <w:widowControl w:val="0"/>
                  <w:spacing w:before="120" w:after="120"/>
                  <w:jc w:val="right"/>
                </w:pPr>
              </w:pPrChange>
            </w:pPr>
            <w:del w:id="38816" w:author="James Vu" w:date="2024-04-18T23:40:00Z">
              <w:r w:rsidRPr="00B053AF" w:rsidDel="001F08AC">
                <w:rPr>
                  <w:rPrChange w:id="38817" w:author="James Vu" w:date="2024-04-18T23:49:00Z">
                    <w:rPr>
                      <w:sz w:val="26"/>
                      <w:szCs w:val="26"/>
                    </w:rPr>
                  </w:rPrChange>
                </w:rPr>
                <w:delText>4.000.000</w:delText>
              </w:r>
            </w:del>
          </w:p>
        </w:tc>
        <w:tc>
          <w:tcPr>
            <w:tcW w:w="3822" w:type="dxa"/>
            <w:shd w:val="clear" w:color="auto" w:fill="auto"/>
            <w:vAlign w:val="center"/>
            <w:hideMark/>
            <w:tcPrChange w:id="38818"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623DB0CD" w14:textId="5A1121D0" w:rsidR="0089342C" w:rsidRPr="00B053AF" w:rsidDel="001F08AC" w:rsidRDefault="0089342C">
            <w:pPr>
              <w:widowControl w:val="0"/>
              <w:spacing w:before="120" w:after="120"/>
              <w:jc w:val="both"/>
              <w:rPr>
                <w:del w:id="38819" w:author="James Vu" w:date="2024-04-18T23:40:00Z"/>
                <w:rPrChange w:id="38820" w:author="James Vu" w:date="2024-04-18T23:49:00Z">
                  <w:rPr>
                    <w:del w:id="38821" w:author="James Vu" w:date="2024-04-18T23:40:00Z"/>
                    <w:sz w:val="26"/>
                    <w:szCs w:val="26"/>
                  </w:rPr>
                </w:rPrChange>
              </w:rPr>
              <w:pPrChange w:id="38822" w:author="James Vu" w:date="2024-04-18T22:33:00Z">
                <w:pPr>
                  <w:widowControl w:val="0"/>
                  <w:spacing w:before="120" w:after="120"/>
                </w:pPr>
              </w:pPrChange>
            </w:pPr>
            <w:del w:id="38823" w:author="James Vu" w:date="2024-04-18T23:40:00Z">
              <w:r w:rsidRPr="00B053AF" w:rsidDel="001F08AC">
                <w:rPr>
                  <w:rPrChange w:id="38824" w:author="James Vu" w:date="2024-04-18T23:49:00Z">
                    <w:rPr>
                      <w:sz w:val="26"/>
                      <w:szCs w:val="26"/>
                    </w:rPr>
                  </w:rPrChange>
                </w:rPr>
                <w:delText>Điểm a, Khoản 2, Điều 5, Thông tư số 36/2018/TT-BTC</w:delText>
              </w:r>
            </w:del>
          </w:p>
        </w:tc>
      </w:tr>
      <w:tr w:rsidR="00B053AF" w:rsidRPr="00B053AF" w:rsidDel="001F08AC" w14:paraId="7D865340" w14:textId="078313E3" w:rsidTr="003C02FF">
        <w:trPr>
          <w:trHeight w:val="308"/>
          <w:del w:id="38825" w:author="James Vu" w:date="2024-04-18T23:40:00Z"/>
          <w:trPrChange w:id="38826" w:author="James Vu" w:date="2024-04-19T00:26:00Z">
            <w:trPr>
              <w:trHeight w:val="308"/>
            </w:trPr>
          </w:trPrChange>
        </w:trPr>
        <w:tc>
          <w:tcPr>
            <w:tcW w:w="1555" w:type="dxa"/>
            <w:shd w:val="clear" w:color="auto" w:fill="auto"/>
            <w:vAlign w:val="center"/>
            <w:hideMark/>
            <w:tcPrChange w:id="38827"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7389F419" w14:textId="4614CAFD" w:rsidR="0089342C" w:rsidRPr="00B053AF" w:rsidDel="001F08AC" w:rsidRDefault="0089342C">
            <w:pPr>
              <w:widowControl w:val="0"/>
              <w:spacing w:before="120" w:after="120"/>
              <w:jc w:val="both"/>
              <w:rPr>
                <w:del w:id="38828" w:author="James Vu" w:date="2024-04-18T23:40:00Z"/>
                <w:rPrChange w:id="38829" w:author="James Vu" w:date="2024-04-18T23:49:00Z">
                  <w:rPr>
                    <w:del w:id="38830" w:author="James Vu" w:date="2024-04-18T23:40:00Z"/>
                    <w:sz w:val="26"/>
                    <w:szCs w:val="26"/>
                  </w:rPr>
                </w:rPrChange>
              </w:rPr>
              <w:pPrChange w:id="38831" w:author="James Vu" w:date="2024-04-18T22:33:00Z">
                <w:pPr>
                  <w:widowControl w:val="0"/>
                  <w:spacing w:before="120" w:after="120"/>
                  <w:jc w:val="center"/>
                </w:pPr>
              </w:pPrChange>
            </w:pPr>
            <w:del w:id="38832" w:author="James Vu" w:date="2024-04-18T23:40:00Z">
              <w:r w:rsidRPr="00B053AF" w:rsidDel="001F08AC">
                <w:rPr>
                  <w:rPrChange w:id="38833" w:author="James Vu" w:date="2024-04-18T23:49:00Z">
                    <w:rPr>
                      <w:sz w:val="26"/>
                      <w:szCs w:val="26"/>
                    </w:rPr>
                  </w:rPrChange>
                </w:rPr>
                <w:delText> </w:delText>
              </w:r>
            </w:del>
          </w:p>
        </w:tc>
        <w:tc>
          <w:tcPr>
            <w:tcW w:w="2693" w:type="dxa"/>
            <w:shd w:val="clear" w:color="auto" w:fill="auto"/>
            <w:vAlign w:val="center"/>
            <w:hideMark/>
            <w:tcPrChange w:id="38834"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0E664744" w14:textId="18F02BAF" w:rsidR="0089342C" w:rsidRPr="00B053AF" w:rsidDel="001F08AC" w:rsidRDefault="0089342C">
            <w:pPr>
              <w:widowControl w:val="0"/>
              <w:spacing w:before="120" w:after="120"/>
              <w:jc w:val="both"/>
              <w:rPr>
                <w:del w:id="38835" w:author="James Vu" w:date="2024-04-18T23:40:00Z"/>
                <w:rPrChange w:id="38836" w:author="James Vu" w:date="2024-04-18T23:49:00Z">
                  <w:rPr>
                    <w:del w:id="38837" w:author="James Vu" w:date="2024-04-18T23:40:00Z"/>
                    <w:sz w:val="26"/>
                    <w:szCs w:val="26"/>
                  </w:rPr>
                </w:rPrChange>
              </w:rPr>
              <w:pPrChange w:id="38838" w:author="James Vu" w:date="2024-04-18T22:33:00Z">
                <w:pPr>
                  <w:widowControl w:val="0"/>
                  <w:spacing w:before="120" w:after="120"/>
                </w:pPr>
              </w:pPrChange>
            </w:pPr>
            <w:del w:id="38839" w:author="James Vu" w:date="2024-04-18T23:40:00Z">
              <w:r w:rsidRPr="00B053AF" w:rsidDel="001F08AC">
                <w:rPr>
                  <w:rPrChange w:id="38840" w:author="James Vu" w:date="2024-04-18T23:49:00Z">
                    <w:rPr>
                      <w:sz w:val="26"/>
                      <w:szCs w:val="26"/>
                    </w:rPr>
                  </w:rPrChange>
                </w:rPr>
                <w:delText>Chi thù lao trợ giảng</w:delText>
              </w:r>
            </w:del>
          </w:p>
        </w:tc>
        <w:tc>
          <w:tcPr>
            <w:tcW w:w="1984" w:type="dxa"/>
            <w:shd w:val="clear" w:color="auto" w:fill="auto"/>
            <w:noWrap/>
            <w:vAlign w:val="center"/>
            <w:hideMark/>
            <w:tcPrChange w:id="38841" w:author="James Vu" w:date="2024-04-19T00:26:00Z">
              <w:tcPr>
                <w:tcW w:w="1984" w:type="dxa"/>
                <w:tcBorders>
                  <w:top w:val="nil"/>
                  <w:left w:val="nil"/>
                  <w:bottom w:val="single" w:sz="4" w:space="0" w:color="auto"/>
                  <w:right w:val="single" w:sz="4" w:space="0" w:color="auto"/>
                </w:tcBorders>
                <w:shd w:val="clear" w:color="auto" w:fill="auto"/>
                <w:noWrap/>
                <w:vAlign w:val="center"/>
                <w:hideMark/>
              </w:tcPr>
            </w:tcPrChange>
          </w:tcPr>
          <w:p w14:paraId="04C8A9A3" w14:textId="3BD39C50" w:rsidR="0089342C" w:rsidRPr="00B053AF" w:rsidDel="001F08AC" w:rsidRDefault="0089342C">
            <w:pPr>
              <w:widowControl w:val="0"/>
              <w:spacing w:before="120" w:after="120"/>
              <w:jc w:val="both"/>
              <w:rPr>
                <w:del w:id="38842" w:author="James Vu" w:date="2024-04-18T23:40:00Z"/>
                <w:rPrChange w:id="38843" w:author="James Vu" w:date="2024-04-18T23:49:00Z">
                  <w:rPr>
                    <w:del w:id="38844" w:author="James Vu" w:date="2024-04-18T23:40:00Z"/>
                    <w:sz w:val="26"/>
                    <w:szCs w:val="26"/>
                  </w:rPr>
                </w:rPrChange>
              </w:rPr>
              <w:pPrChange w:id="38845" w:author="James Vu" w:date="2024-04-18T22:33:00Z">
                <w:pPr>
                  <w:widowControl w:val="0"/>
                  <w:spacing w:before="120" w:after="120"/>
                  <w:jc w:val="center"/>
                </w:pPr>
              </w:pPrChange>
            </w:pPr>
            <w:del w:id="38846" w:author="James Vu" w:date="2024-04-18T23:40:00Z">
              <w:r w:rsidRPr="00B053AF" w:rsidDel="001F08AC">
                <w:rPr>
                  <w:rPrChange w:id="38847" w:author="James Vu" w:date="2024-04-18T23:49:00Z">
                    <w:rPr>
                      <w:sz w:val="26"/>
                      <w:szCs w:val="26"/>
                    </w:rPr>
                  </w:rPrChange>
                </w:rPr>
                <w:delText>Người/buổi</w:delText>
              </w:r>
            </w:del>
          </w:p>
        </w:tc>
        <w:tc>
          <w:tcPr>
            <w:tcW w:w="1276" w:type="dxa"/>
            <w:shd w:val="clear" w:color="auto" w:fill="auto"/>
            <w:noWrap/>
            <w:vAlign w:val="center"/>
            <w:hideMark/>
            <w:tcPrChange w:id="38848" w:author="James Vu" w:date="2024-04-19T00:26:00Z">
              <w:tcPr>
                <w:tcW w:w="1276" w:type="dxa"/>
                <w:tcBorders>
                  <w:top w:val="nil"/>
                  <w:left w:val="nil"/>
                  <w:bottom w:val="single" w:sz="4" w:space="0" w:color="auto"/>
                  <w:right w:val="single" w:sz="4" w:space="0" w:color="auto"/>
                </w:tcBorders>
                <w:shd w:val="clear" w:color="auto" w:fill="auto"/>
                <w:noWrap/>
                <w:vAlign w:val="center"/>
                <w:hideMark/>
              </w:tcPr>
            </w:tcPrChange>
          </w:tcPr>
          <w:p w14:paraId="212092F5" w14:textId="3A64886D" w:rsidR="0089342C" w:rsidRPr="00B053AF" w:rsidDel="001F08AC" w:rsidRDefault="0089342C">
            <w:pPr>
              <w:widowControl w:val="0"/>
              <w:spacing w:before="120" w:after="120"/>
              <w:jc w:val="both"/>
              <w:rPr>
                <w:del w:id="38849" w:author="James Vu" w:date="2024-04-18T23:40:00Z"/>
                <w:rPrChange w:id="38850" w:author="James Vu" w:date="2024-04-18T23:49:00Z">
                  <w:rPr>
                    <w:del w:id="38851" w:author="James Vu" w:date="2024-04-18T23:40:00Z"/>
                    <w:sz w:val="26"/>
                    <w:szCs w:val="26"/>
                  </w:rPr>
                </w:rPrChange>
              </w:rPr>
              <w:pPrChange w:id="38852" w:author="James Vu" w:date="2024-04-18T22:33:00Z">
                <w:pPr>
                  <w:widowControl w:val="0"/>
                  <w:spacing w:before="120" w:after="120"/>
                  <w:jc w:val="center"/>
                </w:pPr>
              </w:pPrChange>
            </w:pPr>
            <w:del w:id="38853" w:author="James Vu" w:date="2024-04-18T23:40:00Z">
              <w:r w:rsidRPr="00B053AF" w:rsidDel="001F08AC">
                <w:rPr>
                  <w:rPrChange w:id="38854" w:author="James Vu" w:date="2024-04-18T23:49:00Z">
                    <w:rPr>
                      <w:sz w:val="26"/>
                      <w:szCs w:val="26"/>
                    </w:rPr>
                  </w:rPrChange>
                </w:rPr>
                <w:delText>8</w:delText>
              </w:r>
            </w:del>
          </w:p>
        </w:tc>
        <w:tc>
          <w:tcPr>
            <w:tcW w:w="1418" w:type="dxa"/>
            <w:shd w:val="clear" w:color="auto" w:fill="auto"/>
            <w:noWrap/>
            <w:vAlign w:val="center"/>
            <w:hideMark/>
            <w:tcPrChange w:id="38855" w:author="James Vu" w:date="2024-04-19T00:26:00Z">
              <w:tcPr>
                <w:tcW w:w="1418" w:type="dxa"/>
                <w:tcBorders>
                  <w:top w:val="nil"/>
                  <w:left w:val="nil"/>
                  <w:bottom w:val="single" w:sz="4" w:space="0" w:color="auto"/>
                  <w:right w:val="single" w:sz="4" w:space="0" w:color="auto"/>
                </w:tcBorders>
                <w:shd w:val="clear" w:color="auto" w:fill="auto"/>
                <w:noWrap/>
                <w:vAlign w:val="center"/>
                <w:hideMark/>
              </w:tcPr>
            </w:tcPrChange>
          </w:tcPr>
          <w:p w14:paraId="79B27214" w14:textId="532813F0" w:rsidR="0089342C" w:rsidRPr="00B053AF" w:rsidDel="001F08AC" w:rsidRDefault="0089342C">
            <w:pPr>
              <w:widowControl w:val="0"/>
              <w:spacing w:before="120" w:after="120"/>
              <w:jc w:val="both"/>
              <w:rPr>
                <w:del w:id="38856" w:author="James Vu" w:date="2024-04-18T23:40:00Z"/>
                <w:rPrChange w:id="38857" w:author="James Vu" w:date="2024-04-18T23:49:00Z">
                  <w:rPr>
                    <w:del w:id="38858" w:author="James Vu" w:date="2024-04-18T23:40:00Z"/>
                    <w:sz w:val="26"/>
                    <w:szCs w:val="26"/>
                  </w:rPr>
                </w:rPrChange>
              </w:rPr>
              <w:pPrChange w:id="38859" w:author="James Vu" w:date="2024-04-18T22:33:00Z">
                <w:pPr>
                  <w:widowControl w:val="0"/>
                  <w:spacing w:before="120" w:after="120"/>
                  <w:jc w:val="center"/>
                </w:pPr>
              </w:pPrChange>
            </w:pPr>
            <w:del w:id="38860" w:author="James Vu" w:date="2024-04-18T23:40:00Z">
              <w:r w:rsidRPr="00B053AF" w:rsidDel="001F08AC">
                <w:rPr>
                  <w:rPrChange w:id="38861" w:author="James Vu" w:date="2024-04-18T23:49:00Z">
                    <w:rPr>
                      <w:sz w:val="26"/>
                      <w:szCs w:val="26"/>
                    </w:rPr>
                  </w:rPrChange>
                </w:rPr>
                <w:delText>500.000</w:delText>
              </w:r>
            </w:del>
          </w:p>
        </w:tc>
        <w:tc>
          <w:tcPr>
            <w:tcW w:w="1701" w:type="dxa"/>
            <w:shd w:val="clear" w:color="auto" w:fill="auto"/>
            <w:noWrap/>
            <w:vAlign w:val="center"/>
            <w:hideMark/>
            <w:tcPrChange w:id="38862"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4DCF687E" w14:textId="47312305" w:rsidR="0089342C" w:rsidRPr="00B053AF" w:rsidDel="001F08AC" w:rsidRDefault="0089342C">
            <w:pPr>
              <w:widowControl w:val="0"/>
              <w:spacing w:before="120" w:after="120"/>
              <w:jc w:val="both"/>
              <w:rPr>
                <w:del w:id="38863" w:author="James Vu" w:date="2024-04-18T23:40:00Z"/>
                <w:rPrChange w:id="38864" w:author="James Vu" w:date="2024-04-18T23:49:00Z">
                  <w:rPr>
                    <w:del w:id="38865" w:author="James Vu" w:date="2024-04-18T23:40:00Z"/>
                    <w:sz w:val="26"/>
                    <w:szCs w:val="26"/>
                  </w:rPr>
                </w:rPrChange>
              </w:rPr>
              <w:pPrChange w:id="38866" w:author="James Vu" w:date="2024-04-18T22:33:00Z">
                <w:pPr>
                  <w:widowControl w:val="0"/>
                  <w:spacing w:before="120" w:after="120"/>
                  <w:jc w:val="right"/>
                </w:pPr>
              </w:pPrChange>
            </w:pPr>
            <w:del w:id="38867" w:author="James Vu" w:date="2024-04-18T23:40:00Z">
              <w:r w:rsidRPr="00B053AF" w:rsidDel="001F08AC">
                <w:rPr>
                  <w:rPrChange w:id="38868" w:author="James Vu" w:date="2024-04-18T23:49:00Z">
                    <w:rPr>
                      <w:sz w:val="26"/>
                      <w:szCs w:val="26"/>
                    </w:rPr>
                  </w:rPrChange>
                </w:rPr>
                <w:delText>4.000.000</w:delText>
              </w:r>
            </w:del>
          </w:p>
        </w:tc>
        <w:tc>
          <w:tcPr>
            <w:tcW w:w="3822" w:type="dxa"/>
            <w:shd w:val="clear" w:color="auto" w:fill="auto"/>
            <w:vAlign w:val="center"/>
            <w:hideMark/>
            <w:tcPrChange w:id="38869"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28E89419" w14:textId="3B0D47AA" w:rsidR="0089342C" w:rsidRPr="00B053AF" w:rsidDel="001F08AC" w:rsidRDefault="0089342C">
            <w:pPr>
              <w:widowControl w:val="0"/>
              <w:spacing w:before="120" w:after="120"/>
              <w:jc w:val="both"/>
              <w:rPr>
                <w:del w:id="38870" w:author="James Vu" w:date="2024-04-18T23:40:00Z"/>
                <w:rPrChange w:id="38871" w:author="James Vu" w:date="2024-04-18T23:49:00Z">
                  <w:rPr>
                    <w:del w:id="38872" w:author="James Vu" w:date="2024-04-18T23:40:00Z"/>
                    <w:sz w:val="26"/>
                    <w:szCs w:val="26"/>
                  </w:rPr>
                </w:rPrChange>
              </w:rPr>
              <w:pPrChange w:id="38873" w:author="James Vu" w:date="2024-04-18T22:33:00Z">
                <w:pPr>
                  <w:widowControl w:val="0"/>
                  <w:spacing w:before="120" w:after="120"/>
                </w:pPr>
              </w:pPrChange>
            </w:pPr>
            <w:del w:id="38874" w:author="James Vu" w:date="2024-04-18T23:40:00Z">
              <w:r w:rsidRPr="00B053AF" w:rsidDel="001F08AC">
                <w:rPr>
                  <w:rPrChange w:id="38875" w:author="James Vu" w:date="2024-04-18T23:49:00Z">
                    <w:rPr>
                      <w:sz w:val="26"/>
                      <w:szCs w:val="26"/>
                    </w:rPr>
                  </w:rPrChange>
                </w:rPr>
                <w:delText>Điểm a, Khoản 2, Điều 5, Thông tư số 36/2018/TT-BTC</w:delText>
              </w:r>
            </w:del>
          </w:p>
        </w:tc>
      </w:tr>
      <w:tr w:rsidR="00B053AF" w:rsidRPr="00B053AF" w:rsidDel="001F08AC" w14:paraId="30D01D03" w14:textId="39AA33CE" w:rsidTr="003C02FF">
        <w:trPr>
          <w:trHeight w:val="308"/>
          <w:del w:id="38876" w:author="James Vu" w:date="2024-04-18T23:40:00Z"/>
          <w:trPrChange w:id="38877" w:author="James Vu" w:date="2024-04-19T00:26:00Z">
            <w:trPr>
              <w:trHeight w:val="308"/>
            </w:trPr>
          </w:trPrChange>
        </w:trPr>
        <w:tc>
          <w:tcPr>
            <w:tcW w:w="1555" w:type="dxa"/>
            <w:shd w:val="clear" w:color="auto" w:fill="auto"/>
            <w:vAlign w:val="center"/>
            <w:hideMark/>
            <w:tcPrChange w:id="38878"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2534CC17" w14:textId="413061A3" w:rsidR="0089342C" w:rsidRPr="00B053AF" w:rsidDel="001F08AC" w:rsidRDefault="0089342C">
            <w:pPr>
              <w:widowControl w:val="0"/>
              <w:spacing w:before="120" w:after="120"/>
              <w:jc w:val="both"/>
              <w:rPr>
                <w:del w:id="38879" w:author="James Vu" w:date="2024-04-18T23:40:00Z"/>
                <w:rPrChange w:id="38880" w:author="James Vu" w:date="2024-04-18T23:49:00Z">
                  <w:rPr>
                    <w:del w:id="38881" w:author="James Vu" w:date="2024-04-18T23:40:00Z"/>
                    <w:sz w:val="26"/>
                    <w:szCs w:val="26"/>
                  </w:rPr>
                </w:rPrChange>
              </w:rPr>
              <w:pPrChange w:id="38882" w:author="James Vu" w:date="2024-04-18T22:33:00Z">
                <w:pPr>
                  <w:widowControl w:val="0"/>
                  <w:spacing w:before="120" w:after="120"/>
                  <w:jc w:val="center"/>
                </w:pPr>
              </w:pPrChange>
            </w:pPr>
            <w:del w:id="38883" w:author="James Vu" w:date="2024-04-18T23:40:00Z">
              <w:r w:rsidRPr="00B053AF" w:rsidDel="001F08AC">
                <w:rPr>
                  <w:rPrChange w:id="38884" w:author="James Vu" w:date="2024-04-18T23:49:00Z">
                    <w:rPr>
                      <w:sz w:val="26"/>
                      <w:szCs w:val="26"/>
                    </w:rPr>
                  </w:rPrChange>
                </w:rPr>
                <w:delText> </w:delText>
              </w:r>
            </w:del>
          </w:p>
        </w:tc>
        <w:tc>
          <w:tcPr>
            <w:tcW w:w="2693" w:type="dxa"/>
            <w:shd w:val="clear" w:color="auto" w:fill="auto"/>
            <w:vAlign w:val="center"/>
            <w:hideMark/>
            <w:tcPrChange w:id="38885"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75866259" w14:textId="50164507" w:rsidR="0089342C" w:rsidRPr="00B053AF" w:rsidDel="001F08AC" w:rsidRDefault="0089342C">
            <w:pPr>
              <w:widowControl w:val="0"/>
              <w:spacing w:before="120" w:after="120"/>
              <w:jc w:val="both"/>
              <w:rPr>
                <w:del w:id="38886" w:author="James Vu" w:date="2024-04-18T23:40:00Z"/>
                <w:rPrChange w:id="38887" w:author="James Vu" w:date="2024-04-18T23:49:00Z">
                  <w:rPr>
                    <w:del w:id="38888" w:author="James Vu" w:date="2024-04-18T23:40:00Z"/>
                    <w:sz w:val="26"/>
                    <w:szCs w:val="26"/>
                  </w:rPr>
                </w:rPrChange>
              </w:rPr>
              <w:pPrChange w:id="38889" w:author="James Vu" w:date="2024-04-18T22:33:00Z">
                <w:pPr>
                  <w:widowControl w:val="0"/>
                  <w:spacing w:before="120" w:after="120"/>
                </w:pPr>
              </w:pPrChange>
            </w:pPr>
            <w:del w:id="38890" w:author="James Vu" w:date="2024-04-18T23:40:00Z">
              <w:r w:rsidRPr="00B053AF" w:rsidDel="001F08AC">
                <w:rPr>
                  <w:rPrChange w:id="38891" w:author="James Vu" w:date="2024-04-18T23:49:00Z">
                    <w:rPr>
                      <w:sz w:val="26"/>
                      <w:szCs w:val="26"/>
                    </w:rPr>
                  </w:rPrChange>
                </w:rPr>
                <w:delText>Phụ cấp lưu trú cho giảng viên và trợ giảng</w:delText>
              </w:r>
            </w:del>
          </w:p>
        </w:tc>
        <w:tc>
          <w:tcPr>
            <w:tcW w:w="1984" w:type="dxa"/>
            <w:shd w:val="clear" w:color="auto" w:fill="auto"/>
            <w:noWrap/>
            <w:vAlign w:val="center"/>
            <w:hideMark/>
            <w:tcPrChange w:id="38892" w:author="James Vu" w:date="2024-04-19T00:26:00Z">
              <w:tcPr>
                <w:tcW w:w="1984" w:type="dxa"/>
                <w:tcBorders>
                  <w:top w:val="nil"/>
                  <w:left w:val="nil"/>
                  <w:bottom w:val="single" w:sz="4" w:space="0" w:color="auto"/>
                  <w:right w:val="single" w:sz="4" w:space="0" w:color="auto"/>
                </w:tcBorders>
                <w:shd w:val="clear" w:color="auto" w:fill="auto"/>
                <w:noWrap/>
                <w:vAlign w:val="center"/>
                <w:hideMark/>
              </w:tcPr>
            </w:tcPrChange>
          </w:tcPr>
          <w:p w14:paraId="3F77E1EC" w14:textId="4DE14EF4" w:rsidR="0089342C" w:rsidRPr="00B053AF" w:rsidDel="001F08AC" w:rsidRDefault="0089342C">
            <w:pPr>
              <w:widowControl w:val="0"/>
              <w:spacing w:before="120" w:after="120"/>
              <w:jc w:val="both"/>
              <w:rPr>
                <w:del w:id="38893" w:author="James Vu" w:date="2024-04-18T23:40:00Z"/>
                <w:rPrChange w:id="38894" w:author="James Vu" w:date="2024-04-18T23:49:00Z">
                  <w:rPr>
                    <w:del w:id="38895" w:author="James Vu" w:date="2024-04-18T23:40:00Z"/>
                    <w:sz w:val="26"/>
                    <w:szCs w:val="26"/>
                  </w:rPr>
                </w:rPrChange>
              </w:rPr>
              <w:pPrChange w:id="38896" w:author="James Vu" w:date="2024-04-18T22:33:00Z">
                <w:pPr>
                  <w:widowControl w:val="0"/>
                  <w:spacing w:before="120" w:after="120"/>
                  <w:jc w:val="center"/>
                </w:pPr>
              </w:pPrChange>
            </w:pPr>
            <w:del w:id="38897" w:author="James Vu" w:date="2024-04-18T23:40:00Z">
              <w:r w:rsidRPr="00B053AF" w:rsidDel="001F08AC">
                <w:rPr>
                  <w:rPrChange w:id="38898" w:author="James Vu" w:date="2024-04-18T23:49:00Z">
                    <w:rPr>
                      <w:sz w:val="26"/>
                      <w:szCs w:val="26"/>
                    </w:rPr>
                  </w:rPrChange>
                </w:rPr>
                <w:delText>Ngày/người</w:delText>
              </w:r>
            </w:del>
          </w:p>
        </w:tc>
        <w:tc>
          <w:tcPr>
            <w:tcW w:w="1276" w:type="dxa"/>
            <w:shd w:val="clear" w:color="auto" w:fill="auto"/>
            <w:noWrap/>
            <w:vAlign w:val="center"/>
            <w:hideMark/>
            <w:tcPrChange w:id="38899" w:author="James Vu" w:date="2024-04-19T00:26:00Z">
              <w:tcPr>
                <w:tcW w:w="1276" w:type="dxa"/>
                <w:tcBorders>
                  <w:top w:val="nil"/>
                  <w:left w:val="nil"/>
                  <w:bottom w:val="single" w:sz="4" w:space="0" w:color="auto"/>
                  <w:right w:val="single" w:sz="4" w:space="0" w:color="auto"/>
                </w:tcBorders>
                <w:shd w:val="clear" w:color="auto" w:fill="auto"/>
                <w:noWrap/>
                <w:vAlign w:val="center"/>
                <w:hideMark/>
              </w:tcPr>
            </w:tcPrChange>
          </w:tcPr>
          <w:p w14:paraId="752302A8" w14:textId="7FDAF0DC" w:rsidR="0089342C" w:rsidRPr="00B053AF" w:rsidDel="001F08AC" w:rsidRDefault="0089342C">
            <w:pPr>
              <w:widowControl w:val="0"/>
              <w:spacing w:before="120" w:after="120"/>
              <w:jc w:val="both"/>
              <w:rPr>
                <w:del w:id="38900" w:author="James Vu" w:date="2024-04-18T23:40:00Z"/>
                <w:rPrChange w:id="38901" w:author="James Vu" w:date="2024-04-18T23:49:00Z">
                  <w:rPr>
                    <w:del w:id="38902" w:author="James Vu" w:date="2024-04-18T23:40:00Z"/>
                    <w:sz w:val="26"/>
                    <w:szCs w:val="26"/>
                  </w:rPr>
                </w:rPrChange>
              </w:rPr>
              <w:pPrChange w:id="38903" w:author="James Vu" w:date="2024-04-18T22:33:00Z">
                <w:pPr>
                  <w:widowControl w:val="0"/>
                  <w:spacing w:before="120" w:after="120"/>
                  <w:jc w:val="center"/>
                </w:pPr>
              </w:pPrChange>
            </w:pPr>
            <w:del w:id="38904" w:author="James Vu" w:date="2024-04-18T23:40:00Z">
              <w:r w:rsidRPr="00B053AF" w:rsidDel="001F08AC">
                <w:rPr>
                  <w:rPrChange w:id="38905" w:author="James Vu" w:date="2024-04-18T23:49:00Z">
                    <w:rPr>
                      <w:sz w:val="26"/>
                      <w:szCs w:val="26"/>
                    </w:rPr>
                  </w:rPrChange>
                </w:rPr>
                <w:delText>6</w:delText>
              </w:r>
            </w:del>
          </w:p>
        </w:tc>
        <w:tc>
          <w:tcPr>
            <w:tcW w:w="1418" w:type="dxa"/>
            <w:shd w:val="clear" w:color="auto" w:fill="auto"/>
            <w:noWrap/>
            <w:vAlign w:val="center"/>
            <w:hideMark/>
            <w:tcPrChange w:id="38906" w:author="James Vu" w:date="2024-04-19T00:26:00Z">
              <w:tcPr>
                <w:tcW w:w="1418" w:type="dxa"/>
                <w:tcBorders>
                  <w:top w:val="nil"/>
                  <w:left w:val="nil"/>
                  <w:bottom w:val="single" w:sz="4" w:space="0" w:color="auto"/>
                  <w:right w:val="single" w:sz="4" w:space="0" w:color="auto"/>
                </w:tcBorders>
                <w:shd w:val="clear" w:color="auto" w:fill="auto"/>
                <w:noWrap/>
                <w:vAlign w:val="center"/>
                <w:hideMark/>
              </w:tcPr>
            </w:tcPrChange>
          </w:tcPr>
          <w:p w14:paraId="5B29E4C2" w14:textId="637D2770" w:rsidR="0089342C" w:rsidRPr="00B053AF" w:rsidDel="001F08AC" w:rsidRDefault="0089342C">
            <w:pPr>
              <w:widowControl w:val="0"/>
              <w:spacing w:before="120" w:after="120"/>
              <w:jc w:val="both"/>
              <w:rPr>
                <w:del w:id="38907" w:author="James Vu" w:date="2024-04-18T23:40:00Z"/>
                <w:rPrChange w:id="38908" w:author="James Vu" w:date="2024-04-18T23:49:00Z">
                  <w:rPr>
                    <w:del w:id="38909" w:author="James Vu" w:date="2024-04-18T23:40:00Z"/>
                    <w:sz w:val="26"/>
                    <w:szCs w:val="26"/>
                  </w:rPr>
                </w:rPrChange>
              </w:rPr>
              <w:pPrChange w:id="38910" w:author="James Vu" w:date="2024-04-18T22:33:00Z">
                <w:pPr>
                  <w:widowControl w:val="0"/>
                  <w:spacing w:before="120" w:after="120"/>
                  <w:jc w:val="center"/>
                </w:pPr>
              </w:pPrChange>
            </w:pPr>
            <w:del w:id="38911" w:author="James Vu" w:date="2024-04-18T23:40:00Z">
              <w:r w:rsidRPr="00B053AF" w:rsidDel="001F08AC">
                <w:rPr>
                  <w:rPrChange w:id="38912" w:author="James Vu" w:date="2024-04-18T23:49:00Z">
                    <w:rPr>
                      <w:sz w:val="26"/>
                      <w:szCs w:val="26"/>
                    </w:rPr>
                  </w:rPrChange>
                </w:rPr>
                <w:delText>200.000</w:delText>
              </w:r>
            </w:del>
          </w:p>
        </w:tc>
        <w:tc>
          <w:tcPr>
            <w:tcW w:w="1701" w:type="dxa"/>
            <w:shd w:val="clear" w:color="auto" w:fill="auto"/>
            <w:noWrap/>
            <w:vAlign w:val="center"/>
            <w:hideMark/>
            <w:tcPrChange w:id="38913"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7139DEE2" w14:textId="7C1B6ADE" w:rsidR="0089342C" w:rsidRPr="00B053AF" w:rsidDel="001F08AC" w:rsidRDefault="0089342C">
            <w:pPr>
              <w:widowControl w:val="0"/>
              <w:spacing w:before="120" w:after="120"/>
              <w:jc w:val="both"/>
              <w:rPr>
                <w:del w:id="38914" w:author="James Vu" w:date="2024-04-18T23:40:00Z"/>
                <w:rPrChange w:id="38915" w:author="James Vu" w:date="2024-04-18T23:49:00Z">
                  <w:rPr>
                    <w:del w:id="38916" w:author="James Vu" w:date="2024-04-18T23:40:00Z"/>
                    <w:sz w:val="26"/>
                    <w:szCs w:val="26"/>
                  </w:rPr>
                </w:rPrChange>
              </w:rPr>
              <w:pPrChange w:id="38917" w:author="James Vu" w:date="2024-04-18T22:33:00Z">
                <w:pPr>
                  <w:widowControl w:val="0"/>
                  <w:spacing w:before="120" w:after="120"/>
                  <w:jc w:val="right"/>
                </w:pPr>
              </w:pPrChange>
            </w:pPr>
            <w:del w:id="38918" w:author="James Vu" w:date="2024-04-18T23:40:00Z">
              <w:r w:rsidRPr="00B053AF" w:rsidDel="001F08AC">
                <w:rPr>
                  <w:rPrChange w:id="38919" w:author="James Vu" w:date="2024-04-18T23:49:00Z">
                    <w:rPr>
                      <w:sz w:val="26"/>
                      <w:szCs w:val="26"/>
                    </w:rPr>
                  </w:rPrChange>
                </w:rPr>
                <w:delText>1.200.000</w:delText>
              </w:r>
            </w:del>
          </w:p>
        </w:tc>
        <w:tc>
          <w:tcPr>
            <w:tcW w:w="3822" w:type="dxa"/>
            <w:shd w:val="clear" w:color="auto" w:fill="auto"/>
            <w:vAlign w:val="center"/>
            <w:hideMark/>
            <w:tcPrChange w:id="38920"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54288055" w14:textId="1E80437F" w:rsidR="0089342C" w:rsidRPr="00B053AF" w:rsidDel="001F08AC" w:rsidRDefault="0089342C">
            <w:pPr>
              <w:widowControl w:val="0"/>
              <w:spacing w:before="120" w:after="120"/>
              <w:jc w:val="both"/>
              <w:rPr>
                <w:del w:id="38921" w:author="James Vu" w:date="2024-04-18T23:40:00Z"/>
                <w:rPrChange w:id="38922" w:author="James Vu" w:date="2024-04-18T23:49:00Z">
                  <w:rPr>
                    <w:del w:id="38923" w:author="James Vu" w:date="2024-04-18T23:40:00Z"/>
                    <w:sz w:val="26"/>
                    <w:szCs w:val="26"/>
                  </w:rPr>
                </w:rPrChange>
              </w:rPr>
              <w:pPrChange w:id="38924" w:author="James Vu" w:date="2024-04-18T22:33:00Z">
                <w:pPr>
                  <w:widowControl w:val="0"/>
                  <w:spacing w:before="120" w:after="120"/>
                </w:pPr>
              </w:pPrChange>
            </w:pPr>
            <w:del w:id="38925" w:author="James Vu" w:date="2024-04-18T23:40:00Z">
              <w:r w:rsidRPr="00B053AF" w:rsidDel="001F08AC">
                <w:rPr>
                  <w:rPrChange w:id="38926" w:author="James Vu" w:date="2024-04-18T23:49:00Z">
                    <w:rPr>
                      <w:sz w:val="26"/>
                      <w:szCs w:val="26"/>
                    </w:rPr>
                  </w:rPrChange>
                </w:rPr>
                <w:delText>Khoản 1, Điều 6, Thông tư 40/2017/TT-BTC</w:delText>
              </w:r>
            </w:del>
          </w:p>
        </w:tc>
      </w:tr>
      <w:tr w:rsidR="00B053AF" w:rsidRPr="00B053AF" w:rsidDel="001F08AC" w14:paraId="6087B529" w14:textId="15CA02C4" w:rsidTr="003C02FF">
        <w:trPr>
          <w:trHeight w:val="308"/>
          <w:del w:id="38927" w:author="James Vu" w:date="2024-04-18T23:40:00Z"/>
          <w:trPrChange w:id="38928" w:author="James Vu" w:date="2024-04-19T00:26:00Z">
            <w:trPr>
              <w:trHeight w:val="308"/>
            </w:trPr>
          </w:trPrChange>
        </w:trPr>
        <w:tc>
          <w:tcPr>
            <w:tcW w:w="1555" w:type="dxa"/>
            <w:shd w:val="clear" w:color="auto" w:fill="auto"/>
            <w:vAlign w:val="center"/>
            <w:hideMark/>
            <w:tcPrChange w:id="38929"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3AF5D7A7" w14:textId="741750B4" w:rsidR="0089342C" w:rsidRPr="00B053AF" w:rsidDel="001F08AC" w:rsidRDefault="0089342C">
            <w:pPr>
              <w:widowControl w:val="0"/>
              <w:spacing w:before="120" w:after="120"/>
              <w:jc w:val="both"/>
              <w:rPr>
                <w:del w:id="38930" w:author="James Vu" w:date="2024-04-18T23:40:00Z"/>
                <w:rPrChange w:id="38931" w:author="James Vu" w:date="2024-04-18T23:49:00Z">
                  <w:rPr>
                    <w:del w:id="38932" w:author="James Vu" w:date="2024-04-18T23:40:00Z"/>
                    <w:sz w:val="26"/>
                    <w:szCs w:val="26"/>
                  </w:rPr>
                </w:rPrChange>
              </w:rPr>
              <w:pPrChange w:id="38933" w:author="James Vu" w:date="2024-04-18T22:33:00Z">
                <w:pPr>
                  <w:widowControl w:val="0"/>
                  <w:spacing w:before="120" w:after="120"/>
                  <w:jc w:val="center"/>
                </w:pPr>
              </w:pPrChange>
            </w:pPr>
            <w:del w:id="38934" w:author="James Vu" w:date="2024-04-18T23:40:00Z">
              <w:r w:rsidRPr="00B053AF" w:rsidDel="001F08AC">
                <w:rPr>
                  <w:rPrChange w:id="38935" w:author="James Vu" w:date="2024-04-18T23:49:00Z">
                    <w:rPr>
                      <w:sz w:val="26"/>
                      <w:szCs w:val="26"/>
                    </w:rPr>
                  </w:rPrChange>
                </w:rPr>
                <w:delText> </w:delText>
              </w:r>
            </w:del>
          </w:p>
        </w:tc>
        <w:tc>
          <w:tcPr>
            <w:tcW w:w="2693" w:type="dxa"/>
            <w:shd w:val="clear" w:color="auto" w:fill="auto"/>
            <w:vAlign w:val="center"/>
            <w:hideMark/>
            <w:tcPrChange w:id="38936"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045EFA2A" w14:textId="741F5C69" w:rsidR="0089342C" w:rsidRPr="00B053AF" w:rsidDel="001F08AC" w:rsidRDefault="0089342C">
            <w:pPr>
              <w:widowControl w:val="0"/>
              <w:spacing w:before="120" w:after="120"/>
              <w:jc w:val="both"/>
              <w:rPr>
                <w:del w:id="38937" w:author="James Vu" w:date="2024-04-18T23:40:00Z"/>
                <w:rPrChange w:id="38938" w:author="James Vu" w:date="2024-04-18T23:49:00Z">
                  <w:rPr>
                    <w:del w:id="38939" w:author="James Vu" w:date="2024-04-18T23:40:00Z"/>
                    <w:sz w:val="26"/>
                    <w:szCs w:val="26"/>
                  </w:rPr>
                </w:rPrChange>
              </w:rPr>
              <w:pPrChange w:id="38940" w:author="James Vu" w:date="2024-04-18T22:33:00Z">
                <w:pPr>
                  <w:widowControl w:val="0"/>
                  <w:spacing w:before="120" w:after="120"/>
                </w:pPr>
              </w:pPrChange>
            </w:pPr>
            <w:del w:id="38941" w:author="James Vu" w:date="2024-04-18T23:40:00Z">
              <w:r w:rsidRPr="00B053AF" w:rsidDel="001F08AC">
                <w:rPr>
                  <w:rPrChange w:id="38942" w:author="James Vu" w:date="2024-04-18T23:49:00Z">
                    <w:rPr>
                      <w:sz w:val="26"/>
                      <w:szCs w:val="26"/>
                    </w:rPr>
                  </w:rPrChange>
                </w:rPr>
                <w:delText>Tiền thuê phòng nghỉ cho giảng viên và trợ giảng</w:delText>
              </w:r>
            </w:del>
          </w:p>
        </w:tc>
        <w:tc>
          <w:tcPr>
            <w:tcW w:w="1984" w:type="dxa"/>
            <w:shd w:val="clear" w:color="auto" w:fill="auto"/>
            <w:noWrap/>
            <w:vAlign w:val="center"/>
            <w:hideMark/>
            <w:tcPrChange w:id="38943" w:author="James Vu" w:date="2024-04-19T00:26:00Z">
              <w:tcPr>
                <w:tcW w:w="1984" w:type="dxa"/>
                <w:tcBorders>
                  <w:top w:val="nil"/>
                  <w:left w:val="nil"/>
                  <w:bottom w:val="single" w:sz="4" w:space="0" w:color="auto"/>
                  <w:right w:val="single" w:sz="4" w:space="0" w:color="auto"/>
                </w:tcBorders>
                <w:shd w:val="clear" w:color="auto" w:fill="auto"/>
                <w:noWrap/>
                <w:vAlign w:val="center"/>
                <w:hideMark/>
              </w:tcPr>
            </w:tcPrChange>
          </w:tcPr>
          <w:p w14:paraId="4AAFBE3A" w14:textId="2F4E57E5" w:rsidR="0089342C" w:rsidRPr="00B053AF" w:rsidDel="001F08AC" w:rsidRDefault="0089342C">
            <w:pPr>
              <w:widowControl w:val="0"/>
              <w:spacing w:before="120" w:after="120"/>
              <w:jc w:val="both"/>
              <w:rPr>
                <w:del w:id="38944" w:author="James Vu" w:date="2024-04-18T23:40:00Z"/>
                <w:rPrChange w:id="38945" w:author="James Vu" w:date="2024-04-18T23:49:00Z">
                  <w:rPr>
                    <w:del w:id="38946" w:author="James Vu" w:date="2024-04-18T23:40:00Z"/>
                    <w:sz w:val="26"/>
                    <w:szCs w:val="26"/>
                  </w:rPr>
                </w:rPrChange>
              </w:rPr>
              <w:pPrChange w:id="38947" w:author="James Vu" w:date="2024-04-18T22:33:00Z">
                <w:pPr>
                  <w:widowControl w:val="0"/>
                  <w:spacing w:before="120" w:after="120"/>
                  <w:jc w:val="center"/>
                </w:pPr>
              </w:pPrChange>
            </w:pPr>
            <w:del w:id="38948" w:author="James Vu" w:date="2024-04-18T23:40:00Z">
              <w:r w:rsidRPr="00B053AF" w:rsidDel="001F08AC">
                <w:rPr>
                  <w:rPrChange w:id="38949" w:author="James Vu" w:date="2024-04-18T23:49:00Z">
                    <w:rPr>
                      <w:sz w:val="26"/>
                      <w:szCs w:val="26"/>
                    </w:rPr>
                  </w:rPrChange>
                </w:rPr>
                <w:delText>Ngày/người</w:delText>
              </w:r>
            </w:del>
          </w:p>
        </w:tc>
        <w:tc>
          <w:tcPr>
            <w:tcW w:w="1276" w:type="dxa"/>
            <w:shd w:val="clear" w:color="auto" w:fill="auto"/>
            <w:noWrap/>
            <w:vAlign w:val="center"/>
            <w:hideMark/>
            <w:tcPrChange w:id="38950" w:author="James Vu" w:date="2024-04-19T00:26:00Z">
              <w:tcPr>
                <w:tcW w:w="1276" w:type="dxa"/>
                <w:tcBorders>
                  <w:top w:val="nil"/>
                  <w:left w:val="nil"/>
                  <w:bottom w:val="single" w:sz="4" w:space="0" w:color="auto"/>
                  <w:right w:val="single" w:sz="4" w:space="0" w:color="auto"/>
                </w:tcBorders>
                <w:shd w:val="clear" w:color="auto" w:fill="auto"/>
                <w:noWrap/>
                <w:vAlign w:val="center"/>
                <w:hideMark/>
              </w:tcPr>
            </w:tcPrChange>
          </w:tcPr>
          <w:p w14:paraId="53218DE9" w14:textId="5CAF50D7" w:rsidR="0089342C" w:rsidRPr="00B053AF" w:rsidDel="001F08AC" w:rsidRDefault="0089342C">
            <w:pPr>
              <w:widowControl w:val="0"/>
              <w:spacing w:before="120" w:after="120"/>
              <w:jc w:val="both"/>
              <w:rPr>
                <w:del w:id="38951" w:author="James Vu" w:date="2024-04-18T23:40:00Z"/>
                <w:rPrChange w:id="38952" w:author="James Vu" w:date="2024-04-18T23:49:00Z">
                  <w:rPr>
                    <w:del w:id="38953" w:author="James Vu" w:date="2024-04-18T23:40:00Z"/>
                    <w:sz w:val="26"/>
                    <w:szCs w:val="26"/>
                  </w:rPr>
                </w:rPrChange>
              </w:rPr>
              <w:pPrChange w:id="38954" w:author="James Vu" w:date="2024-04-18T22:33:00Z">
                <w:pPr>
                  <w:widowControl w:val="0"/>
                  <w:spacing w:before="120" w:after="120"/>
                  <w:jc w:val="center"/>
                </w:pPr>
              </w:pPrChange>
            </w:pPr>
            <w:del w:id="38955" w:author="James Vu" w:date="2024-04-18T23:40:00Z">
              <w:r w:rsidRPr="00B053AF" w:rsidDel="001F08AC">
                <w:rPr>
                  <w:rPrChange w:id="38956" w:author="James Vu" w:date="2024-04-18T23:49:00Z">
                    <w:rPr>
                      <w:sz w:val="26"/>
                      <w:szCs w:val="26"/>
                    </w:rPr>
                  </w:rPrChange>
                </w:rPr>
                <w:delText>6</w:delText>
              </w:r>
            </w:del>
          </w:p>
        </w:tc>
        <w:tc>
          <w:tcPr>
            <w:tcW w:w="1418" w:type="dxa"/>
            <w:shd w:val="clear" w:color="auto" w:fill="auto"/>
            <w:noWrap/>
            <w:vAlign w:val="center"/>
            <w:hideMark/>
            <w:tcPrChange w:id="38957" w:author="James Vu" w:date="2024-04-19T00:26:00Z">
              <w:tcPr>
                <w:tcW w:w="1418" w:type="dxa"/>
                <w:tcBorders>
                  <w:top w:val="nil"/>
                  <w:left w:val="nil"/>
                  <w:bottom w:val="single" w:sz="4" w:space="0" w:color="auto"/>
                  <w:right w:val="single" w:sz="4" w:space="0" w:color="auto"/>
                </w:tcBorders>
                <w:shd w:val="clear" w:color="auto" w:fill="auto"/>
                <w:noWrap/>
                <w:vAlign w:val="center"/>
                <w:hideMark/>
              </w:tcPr>
            </w:tcPrChange>
          </w:tcPr>
          <w:p w14:paraId="494E117D" w14:textId="0F840A50" w:rsidR="0089342C" w:rsidRPr="00B053AF" w:rsidDel="001F08AC" w:rsidRDefault="0089342C">
            <w:pPr>
              <w:widowControl w:val="0"/>
              <w:spacing w:before="120" w:after="120"/>
              <w:jc w:val="both"/>
              <w:rPr>
                <w:del w:id="38958" w:author="James Vu" w:date="2024-04-18T23:40:00Z"/>
                <w:rPrChange w:id="38959" w:author="James Vu" w:date="2024-04-18T23:49:00Z">
                  <w:rPr>
                    <w:del w:id="38960" w:author="James Vu" w:date="2024-04-18T23:40:00Z"/>
                    <w:sz w:val="26"/>
                    <w:szCs w:val="26"/>
                  </w:rPr>
                </w:rPrChange>
              </w:rPr>
              <w:pPrChange w:id="38961" w:author="James Vu" w:date="2024-04-18T22:33:00Z">
                <w:pPr>
                  <w:widowControl w:val="0"/>
                  <w:spacing w:before="120" w:after="120"/>
                  <w:jc w:val="center"/>
                </w:pPr>
              </w:pPrChange>
            </w:pPr>
            <w:del w:id="38962" w:author="James Vu" w:date="2024-04-18T23:40:00Z">
              <w:r w:rsidRPr="00B053AF" w:rsidDel="001F08AC">
                <w:rPr>
                  <w:rPrChange w:id="38963" w:author="James Vu" w:date="2024-04-18T23:49:00Z">
                    <w:rPr>
                      <w:sz w:val="26"/>
                      <w:szCs w:val="26"/>
                    </w:rPr>
                  </w:rPrChange>
                </w:rPr>
                <w:delText>350.000</w:delText>
              </w:r>
            </w:del>
          </w:p>
        </w:tc>
        <w:tc>
          <w:tcPr>
            <w:tcW w:w="1701" w:type="dxa"/>
            <w:shd w:val="clear" w:color="auto" w:fill="auto"/>
            <w:noWrap/>
            <w:vAlign w:val="center"/>
            <w:hideMark/>
            <w:tcPrChange w:id="38964"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5301CD30" w14:textId="3DEE024E" w:rsidR="0089342C" w:rsidRPr="00B053AF" w:rsidDel="001F08AC" w:rsidRDefault="0089342C">
            <w:pPr>
              <w:widowControl w:val="0"/>
              <w:spacing w:before="120" w:after="120"/>
              <w:jc w:val="both"/>
              <w:rPr>
                <w:del w:id="38965" w:author="James Vu" w:date="2024-04-18T23:40:00Z"/>
                <w:rPrChange w:id="38966" w:author="James Vu" w:date="2024-04-18T23:49:00Z">
                  <w:rPr>
                    <w:del w:id="38967" w:author="James Vu" w:date="2024-04-18T23:40:00Z"/>
                    <w:sz w:val="26"/>
                    <w:szCs w:val="26"/>
                  </w:rPr>
                </w:rPrChange>
              </w:rPr>
              <w:pPrChange w:id="38968" w:author="James Vu" w:date="2024-04-18T22:33:00Z">
                <w:pPr>
                  <w:widowControl w:val="0"/>
                  <w:spacing w:before="120" w:after="120"/>
                  <w:jc w:val="right"/>
                </w:pPr>
              </w:pPrChange>
            </w:pPr>
            <w:del w:id="38969" w:author="James Vu" w:date="2024-04-18T23:40:00Z">
              <w:r w:rsidRPr="00B053AF" w:rsidDel="001F08AC">
                <w:rPr>
                  <w:rPrChange w:id="38970" w:author="James Vu" w:date="2024-04-18T23:49:00Z">
                    <w:rPr>
                      <w:sz w:val="26"/>
                      <w:szCs w:val="26"/>
                    </w:rPr>
                  </w:rPrChange>
                </w:rPr>
                <w:delText>2.100.000</w:delText>
              </w:r>
            </w:del>
          </w:p>
        </w:tc>
        <w:tc>
          <w:tcPr>
            <w:tcW w:w="3822" w:type="dxa"/>
            <w:shd w:val="clear" w:color="auto" w:fill="auto"/>
            <w:vAlign w:val="center"/>
            <w:hideMark/>
            <w:tcPrChange w:id="38971"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0729900B" w14:textId="6B6ED40E" w:rsidR="0089342C" w:rsidRPr="00B053AF" w:rsidDel="001F08AC" w:rsidRDefault="0089342C">
            <w:pPr>
              <w:widowControl w:val="0"/>
              <w:spacing w:before="120" w:after="120"/>
              <w:jc w:val="both"/>
              <w:rPr>
                <w:del w:id="38972" w:author="James Vu" w:date="2024-04-18T23:40:00Z"/>
                <w:rPrChange w:id="38973" w:author="James Vu" w:date="2024-04-18T23:49:00Z">
                  <w:rPr>
                    <w:del w:id="38974" w:author="James Vu" w:date="2024-04-18T23:40:00Z"/>
                    <w:sz w:val="26"/>
                    <w:szCs w:val="26"/>
                  </w:rPr>
                </w:rPrChange>
              </w:rPr>
              <w:pPrChange w:id="38975" w:author="James Vu" w:date="2024-04-18T22:33:00Z">
                <w:pPr>
                  <w:widowControl w:val="0"/>
                  <w:spacing w:before="120" w:after="120"/>
                </w:pPr>
              </w:pPrChange>
            </w:pPr>
            <w:del w:id="38976" w:author="James Vu" w:date="2024-04-18T23:40:00Z">
              <w:r w:rsidRPr="00B053AF" w:rsidDel="001F08AC">
                <w:rPr>
                  <w:rPrChange w:id="38977" w:author="James Vu" w:date="2024-04-18T23:49:00Z">
                    <w:rPr>
                      <w:sz w:val="26"/>
                      <w:szCs w:val="26"/>
                    </w:rPr>
                  </w:rPrChange>
                </w:rPr>
                <w:delText>Điểm b, Khoản 2, Điều 7, Thông tư 40/2017/TT-BTC</w:delText>
              </w:r>
            </w:del>
          </w:p>
        </w:tc>
      </w:tr>
      <w:tr w:rsidR="00B053AF" w:rsidRPr="00B053AF" w:rsidDel="001F08AC" w14:paraId="050779FD" w14:textId="6AF9431F" w:rsidTr="003C02FF">
        <w:trPr>
          <w:trHeight w:val="308"/>
          <w:del w:id="38978" w:author="James Vu" w:date="2024-04-18T23:40:00Z"/>
          <w:trPrChange w:id="38979" w:author="James Vu" w:date="2024-04-19T00:26:00Z">
            <w:trPr>
              <w:trHeight w:val="308"/>
            </w:trPr>
          </w:trPrChange>
        </w:trPr>
        <w:tc>
          <w:tcPr>
            <w:tcW w:w="1555" w:type="dxa"/>
            <w:shd w:val="clear" w:color="auto" w:fill="auto"/>
            <w:vAlign w:val="center"/>
            <w:hideMark/>
            <w:tcPrChange w:id="38980"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513DC474" w14:textId="77FFA08C" w:rsidR="0089342C" w:rsidRPr="00B053AF" w:rsidDel="001F08AC" w:rsidRDefault="0089342C">
            <w:pPr>
              <w:widowControl w:val="0"/>
              <w:spacing w:before="120" w:after="120"/>
              <w:jc w:val="both"/>
              <w:rPr>
                <w:del w:id="38981" w:author="James Vu" w:date="2024-04-18T23:40:00Z"/>
                <w:b/>
                <w:bCs/>
                <w:rPrChange w:id="38982" w:author="James Vu" w:date="2024-04-18T23:49:00Z">
                  <w:rPr>
                    <w:del w:id="38983" w:author="James Vu" w:date="2024-04-18T23:40:00Z"/>
                    <w:b/>
                    <w:bCs/>
                    <w:sz w:val="26"/>
                    <w:szCs w:val="26"/>
                  </w:rPr>
                </w:rPrChange>
              </w:rPr>
              <w:pPrChange w:id="38984" w:author="James Vu" w:date="2024-04-18T22:33:00Z">
                <w:pPr>
                  <w:widowControl w:val="0"/>
                  <w:spacing w:before="120" w:after="120"/>
                  <w:jc w:val="center"/>
                </w:pPr>
              </w:pPrChange>
            </w:pPr>
            <w:del w:id="38985" w:author="James Vu" w:date="2024-04-18T23:40:00Z">
              <w:r w:rsidRPr="00B053AF" w:rsidDel="001F08AC">
                <w:rPr>
                  <w:b/>
                  <w:bCs/>
                  <w:rPrChange w:id="38986" w:author="James Vu" w:date="2024-04-18T23:49:00Z">
                    <w:rPr>
                      <w:b/>
                      <w:bCs/>
                      <w:sz w:val="26"/>
                      <w:szCs w:val="26"/>
                    </w:rPr>
                  </w:rPrChange>
                </w:rPr>
                <w:delText>1.2</w:delText>
              </w:r>
            </w:del>
          </w:p>
        </w:tc>
        <w:tc>
          <w:tcPr>
            <w:tcW w:w="2693" w:type="dxa"/>
            <w:shd w:val="clear" w:color="auto" w:fill="auto"/>
            <w:vAlign w:val="center"/>
            <w:hideMark/>
            <w:tcPrChange w:id="38987"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49A678D2" w14:textId="534194B1" w:rsidR="0089342C" w:rsidRPr="00B053AF" w:rsidDel="001F08AC" w:rsidRDefault="0089342C">
            <w:pPr>
              <w:widowControl w:val="0"/>
              <w:spacing w:before="120" w:after="120"/>
              <w:jc w:val="both"/>
              <w:rPr>
                <w:del w:id="38988" w:author="James Vu" w:date="2024-04-18T23:40:00Z"/>
                <w:b/>
                <w:bCs/>
                <w:rPrChange w:id="38989" w:author="James Vu" w:date="2024-04-18T23:49:00Z">
                  <w:rPr>
                    <w:del w:id="38990" w:author="James Vu" w:date="2024-04-18T23:40:00Z"/>
                    <w:b/>
                    <w:bCs/>
                    <w:sz w:val="26"/>
                    <w:szCs w:val="26"/>
                  </w:rPr>
                </w:rPrChange>
              </w:rPr>
              <w:pPrChange w:id="38991" w:author="James Vu" w:date="2024-04-18T22:33:00Z">
                <w:pPr>
                  <w:widowControl w:val="0"/>
                  <w:spacing w:before="120" w:after="120"/>
                </w:pPr>
              </w:pPrChange>
            </w:pPr>
            <w:del w:id="38992" w:author="James Vu" w:date="2024-04-18T23:40:00Z">
              <w:r w:rsidRPr="00B053AF" w:rsidDel="001F08AC">
                <w:rPr>
                  <w:b/>
                  <w:bCs/>
                  <w:rPrChange w:id="38993" w:author="James Vu" w:date="2024-04-18T23:49:00Z">
                    <w:rPr>
                      <w:b/>
                      <w:bCs/>
                      <w:sz w:val="26"/>
                      <w:szCs w:val="26"/>
                    </w:rPr>
                  </w:rPrChange>
                </w:rPr>
                <w:delText>Giáo trình</w:delText>
              </w:r>
            </w:del>
          </w:p>
        </w:tc>
        <w:tc>
          <w:tcPr>
            <w:tcW w:w="1984" w:type="dxa"/>
            <w:shd w:val="clear" w:color="auto" w:fill="auto"/>
            <w:vAlign w:val="center"/>
            <w:hideMark/>
            <w:tcPrChange w:id="38994"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1275F299" w14:textId="07F38D23" w:rsidR="0089342C" w:rsidRPr="00B053AF" w:rsidDel="001F08AC" w:rsidRDefault="0089342C">
            <w:pPr>
              <w:widowControl w:val="0"/>
              <w:spacing w:before="120" w:after="120"/>
              <w:jc w:val="both"/>
              <w:rPr>
                <w:del w:id="38995" w:author="James Vu" w:date="2024-04-18T23:40:00Z"/>
                <w:rPrChange w:id="38996" w:author="James Vu" w:date="2024-04-18T23:49:00Z">
                  <w:rPr>
                    <w:del w:id="38997" w:author="James Vu" w:date="2024-04-18T23:40:00Z"/>
                    <w:sz w:val="26"/>
                    <w:szCs w:val="26"/>
                  </w:rPr>
                </w:rPrChange>
              </w:rPr>
              <w:pPrChange w:id="38998" w:author="James Vu" w:date="2024-04-18T22:33:00Z">
                <w:pPr>
                  <w:widowControl w:val="0"/>
                  <w:spacing w:before="120" w:after="120"/>
                  <w:jc w:val="center"/>
                </w:pPr>
              </w:pPrChange>
            </w:pPr>
            <w:del w:id="38999" w:author="James Vu" w:date="2024-04-18T23:40:00Z">
              <w:r w:rsidRPr="00B053AF" w:rsidDel="001F08AC">
                <w:rPr>
                  <w:rPrChange w:id="39000" w:author="James Vu" w:date="2024-04-18T23:49:00Z">
                    <w:rPr>
                      <w:sz w:val="26"/>
                      <w:szCs w:val="26"/>
                    </w:rPr>
                  </w:rPrChange>
                </w:rPr>
                <w:delText> </w:delText>
              </w:r>
            </w:del>
          </w:p>
        </w:tc>
        <w:tc>
          <w:tcPr>
            <w:tcW w:w="1276" w:type="dxa"/>
            <w:shd w:val="clear" w:color="auto" w:fill="auto"/>
            <w:vAlign w:val="center"/>
            <w:hideMark/>
            <w:tcPrChange w:id="39001"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51E8970C" w14:textId="5D13CEBC" w:rsidR="0089342C" w:rsidRPr="00B053AF" w:rsidDel="001F08AC" w:rsidRDefault="0089342C">
            <w:pPr>
              <w:widowControl w:val="0"/>
              <w:spacing w:before="120" w:after="120"/>
              <w:jc w:val="both"/>
              <w:rPr>
                <w:del w:id="39002" w:author="James Vu" w:date="2024-04-18T23:40:00Z"/>
                <w:rPrChange w:id="39003" w:author="James Vu" w:date="2024-04-18T23:49:00Z">
                  <w:rPr>
                    <w:del w:id="39004" w:author="James Vu" w:date="2024-04-18T23:40:00Z"/>
                    <w:sz w:val="26"/>
                    <w:szCs w:val="26"/>
                  </w:rPr>
                </w:rPrChange>
              </w:rPr>
              <w:pPrChange w:id="39005" w:author="James Vu" w:date="2024-04-18T22:33:00Z">
                <w:pPr>
                  <w:widowControl w:val="0"/>
                  <w:spacing w:before="120" w:after="120"/>
                  <w:jc w:val="center"/>
                </w:pPr>
              </w:pPrChange>
            </w:pPr>
            <w:del w:id="39006" w:author="James Vu" w:date="2024-04-18T23:40:00Z">
              <w:r w:rsidRPr="00B053AF" w:rsidDel="001F08AC">
                <w:rPr>
                  <w:rPrChange w:id="39007" w:author="James Vu" w:date="2024-04-18T23:49:00Z">
                    <w:rPr>
                      <w:sz w:val="26"/>
                      <w:szCs w:val="26"/>
                    </w:rPr>
                  </w:rPrChange>
                </w:rPr>
                <w:delText> </w:delText>
              </w:r>
            </w:del>
          </w:p>
        </w:tc>
        <w:tc>
          <w:tcPr>
            <w:tcW w:w="1418" w:type="dxa"/>
            <w:shd w:val="clear" w:color="auto" w:fill="auto"/>
            <w:vAlign w:val="center"/>
            <w:hideMark/>
            <w:tcPrChange w:id="39008"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62F77B6D" w14:textId="5BEEF396" w:rsidR="0089342C" w:rsidRPr="00B053AF" w:rsidDel="001F08AC" w:rsidRDefault="0089342C">
            <w:pPr>
              <w:widowControl w:val="0"/>
              <w:spacing w:before="120" w:after="120"/>
              <w:jc w:val="both"/>
              <w:rPr>
                <w:del w:id="39009" w:author="James Vu" w:date="2024-04-18T23:40:00Z"/>
                <w:rPrChange w:id="39010" w:author="James Vu" w:date="2024-04-18T23:49:00Z">
                  <w:rPr>
                    <w:del w:id="39011" w:author="James Vu" w:date="2024-04-18T23:40:00Z"/>
                    <w:sz w:val="26"/>
                    <w:szCs w:val="26"/>
                  </w:rPr>
                </w:rPrChange>
              </w:rPr>
              <w:pPrChange w:id="39012" w:author="James Vu" w:date="2024-04-18T22:33:00Z">
                <w:pPr>
                  <w:widowControl w:val="0"/>
                  <w:spacing w:before="120" w:after="120"/>
                  <w:jc w:val="center"/>
                </w:pPr>
              </w:pPrChange>
            </w:pPr>
          </w:p>
        </w:tc>
        <w:tc>
          <w:tcPr>
            <w:tcW w:w="1701" w:type="dxa"/>
            <w:shd w:val="clear" w:color="auto" w:fill="auto"/>
            <w:noWrap/>
            <w:vAlign w:val="center"/>
            <w:hideMark/>
            <w:tcPrChange w:id="39013"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4B46FD28" w14:textId="1E19B322" w:rsidR="0089342C" w:rsidRPr="00B053AF" w:rsidDel="001F08AC" w:rsidRDefault="0089342C">
            <w:pPr>
              <w:widowControl w:val="0"/>
              <w:spacing w:before="120" w:after="120"/>
              <w:jc w:val="both"/>
              <w:rPr>
                <w:del w:id="39014" w:author="James Vu" w:date="2024-04-18T23:40:00Z"/>
                <w:b/>
                <w:bCs/>
                <w:rPrChange w:id="39015" w:author="James Vu" w:date="2024-04-18T23:49:00Z">
                  <w:rPr>
                    <w:del w:id="39016" w:author="James Vu" w:date="2024-04-18T23:40:00Z"/>
                    <w:b/>
                    <w:bCs/>
                    <w:sz w:val="26"/>
                    <w:szCs w:val="26"/>
                  </w:rPr>
                </w:rPrChange>
              </w:rPr>
              <w:pPrChange w:id="39017" w:author="James Vu" w:date="2024-04-18T22:33:00Z">
                <w:pPr>
                  <w:widowControl w:val="0"/>
                  <w:spacing w:before="120" w:after="120"/>
                  <w:jc w:val="right"/>
                </w:pPr>
              </w:pPrChange>
            </w:pPr>
            <w:del w:id="39018" w:author="James Vu" w:date="2024-04-18T23:40:00Z">
              <w:r w:rsidRPr="00B053AF" w:rsidDel="001F08AC">
                <w:rPr>
                  <w:b/>
                  <w:bCs/>
                  <w:rPrChange w:id="39019" w:author="James Vu" w:date="2024-04-18T23:49:00Z">
                    <w:rPr>
                      <w:b/>
                      <w:bCs/>
                      <w:sz w:val="26"/>
                      <w:szCs w:val="26"/>
                    </w:rPr>
                  </w:rPrChange>
                </w:rPr>
                <w:delText>2.300.000</w:delText>
              </w:r>
            </w:del>
          </w:p>
        </w:tc>
        <w:tc>
          <w:tcPr>
            <w:tcW w:w="3822" w:type="dxa"/>
            <w:shd w:val="clear" w:color="auto" w:fill="auto"/>
            <w:vAlign w:val="center"/>
            <w:hideMark/>
            <w:tcPrChange w:id="39020"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7D6ACB55" w14:textId="416F6EC5" w:rsidR="0089342C" w:rsidRPr="00B053AF" w:rsidDel="001F08AC" w:rsidRDefault="0089342C">
            <w:pPr>
              <w:widowControl w:val="0"/>
              <w:spacing w:before="120" w:after="120"/>
              <w:jc w:val="both"/>
              <w:rPr>
                <w:del w:id="39021" w:author="James Vu" w:date="2024-04-18T23:40:00Z"/>
                <w:rPrChange w:id="39022" w:author="James Vu" w:date="2024-04-18T23:49:00Z">
                  <w:rPr>
                    <w:del w:id="39023" w:author="James Vu" w:date="2024-04-18T23:40:00Z"/>
                    <w:sz w:val="26"/>
                    <w:szCs w:val="26"/>
                  </w:rPr>
                </w:rPrChange>
              </w:rPr>
              <w:pPrChange w:id="39024" w:author="James Vu" w:date="2024-04-18T22:33:00Z">
                <w:pPr>
                  <w:widowControl w:val="0"/>
                  <w:spacing w:before="120" w:after="120"/>
                </w:pPr>
              </w:pPrChange>
            </w:pPr>
            <w:del w:id="39025" w:author="James Vu" w:date="2024-04-18T23:40:00Z">
              <w:r w:rsidRPr="00B053AF" w:rsidDel="001F08AC">
                <w:rPr>
                  <w:rPrChange w:id="39026" w:author="James Vu" w:date="2024-04-18T23:49:00Z">
                    <w:rPr>
                      <w:sz w:val="26"/>
                      <w:szCs w:val="26"/>
                    </w:rPr>
                  </w:rPrChange>
                </w:rPr>
                <w:delText> </w:delText>
              </w:r>
            </w:del>
          </w:p>
        </w:tc>
      </w:tr>
      <w:tr w:rsidR="00B053AF" w:rsidRPr="00B053AF" w:rsidDel="001F08AC" w14:paraId="37A51037" w14:textId="5CB44BF5" w:rsidTr="003C02FF">
        <w:trPr>
          <w:trHeight w:val="923"/>
          <w:del w:id="39027" w:author="James Vu" w:date="2024-04-18T23:40:00Z"/>
          <w:trPrChange w:id="39028" w:author="James Vu" w:date="2024-04-19T00:26:00Z">
            <w:trPr>
              <w:trHeight w:val="923"/>
            </w:trPr>
          </w:trPrChange>
        </w:trPr>
        <w:tc>
          <w:tcPr>
            <w:tcW w:w="1555" w:type="dxa"/>
            <w:shd w:val="clear" w:color="auto" w:fill="auto"/>
            <w:vAlign w:val="center"/>
            <w:hideMark/>
            <w:tcPrChange w:id="39029"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0ADF8700" w14:textId="0D217636" w:rsidR="0089342C" w:rsidRPr="00B053AF" w:rsidDel="001F08AC" w:rsidRDefault="0089342C">
            <w:pPr>
              <w:widowControl w:val="0"/>
              <w:spacing w:before="120" w:after="120"/>
              <w:jc w:val="both"/>
              <w:rPr>
                <w:del w:id="39030" w:author="James Vu" w:date="2024-04-18T23:40:00Z"/>
                <w:rPrChange w:id="39031" w:author="James Vu" w:date="2024-04-18T23:49:00Z">
                  <w:rPr>
                    <w:del w:id="39032" w:author="James Vu" w:date="2024-04-18T23:40:00Z"/>
                    <w:sz w:val="26"/>
                    <w:szCs w:val="26"/>
                  </w:rPr>
                </w:rPrChange>
              </w:rPr>
              <w:pPrChange w:id="39033" w:author="James Vu" w:date="2024-04-18T22:33:00Z">
                <w:pPr>
                  <w:widowControl w:val="0"/>
                  <w:spacing w:before="120" w:after="120"/>
                  <w:jc w:val="center"/>
                </w:pPr>
              </w:pPrChange>
            </w:pPr>
            <w:del w:id="39034" w:author="James Vu" w:date="2024-04-18T23:40:00Z">
              <w:r w:rsidRPr="00B053AF" w:rsidDel="001F08AC">
                <w:rPr>
                  <w:rPrChange w:id="39035" w:author="James Vu" w:date="2024-04-18T23:49:00Z">
                    <w:rPr>
                      <w:sz w:val="26"/>
                      <w:szCs w:val="26"/>
                    </w:rPr>
                  </w:rPrChange>
                </w:rPr>
                <w:delText> </w:delText>
              </w:r>
            </w:del>
          </w:p>
        </w:tc>
        <w:tc>
          <w:tcPr>
            <w:tcW w:w="2693" w:type="dxa"/>
            <w:shd w:val="clear" w:color="auto" w:fill="auto"/>
            <w:vAlign w:val="center"/>
            <w:hideMark/>
            <w:tcPrChange w:id="39036"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3C4AC54B" w14:textId="16F57A71" w:rsidR="0089342C" w:rsidRPr="00B053AF" w:rsidDel="001F08AC" w:rsidRDefault="0089342C">
            <w:pPr>
              <w:widowControl w:val="0"/>
              <w:spacing w:before="120" w:after="120"/>
              <w:jc w:val="both"/>
              <w:rPr>
                <w:del w:id="39037" w:author="James Vu" w:date="2024-04-18T23:40:00Z"/>
                <w:rPrChange w:id="39038" w:author="James Vu" w:date="2024-04-18T23:49:00Z">
                  <w:rPr>
                    <w:del w:id="39039" w:author="James Vu" w:date="2024-04-18T23:40:00Z"/>
                    <w:sz w:val="26"/>
                    <w:szCs w:val="26"/>
                  </w:rPr>
                </w:rPrChange>
              </w:rPr>
              <w:pPrChange w:id="39040" w:author="James Vu" w:date="2024-04-18T22:33:00Z">
                <w:pPr>
                  <w:widowControl w:val="0"/>
                  <w:spacing w:before="120" w:after="120"/>
                </w:pPr>
              </w:pPrChange>
            </w:pPr>
            <w:del w:id="39041" w:author="James Vu" w:date="2024-04-18T23:40:00Z">
              <w:r w:rsidRPr="00B053AF" w:rsidDel="001F08AC">
                <w:rPr>
                  <w:rPrChange w:id="39042" w:author="James Vu" w:date="2024-04-18T23:49:00Z">
                    <w:rPr>
                      <w:sz w:val="26"/>
                      <w:szCs w:val="26"/>
                    </w:rPr>
                  </w:rPrChange>
                </w:rPr>
                <w:delText>Chi biên soạn tài liệu</w:delText>
              </w:r>
            </w:del>
          </w:p>
        </w:tc>
        <w:tc>
          <w:tcPr>
            <w:tcW w:w="1984" w:type="dxa"/>
            <w:shd w:val="clear" w:color="auto" w:fill="auto"/>
            <w:vAlign w:val="center"/>
            <w:hideMark/>
            <w:tcPrChange w:id="39043"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1B7FB43A" w14:textId="261E09EB" w:rsidR="0089342C" w:rsidRPr="00B053AF" w:rsidDel="001F08AC" w:rsidRDefault="0089342C">
            <w:pPr>
              <w:widowControl w:val="0"/>
              <w:spacing w:before="120" w:after="120"/>
              <w:jc w:val="both"/>
              <w:rPr>
                <w:del w:id="39044" w:author="James Vu" w:date="2024-04-18T23:40:00Z"/>
                <w:rPrChange w:id="39045" w:author="James Vu" w:date="2024-04-18T23:49:00Z">
                  <w:rPr>
                    <w:del w:id="39046" w:author="James Vu" w:date="2024-04-18T23:40:00Z"/>
                    <w:sz w:val="26"/>
                    <w:szCs w:val="26"/>
                  </w:rPr>
                </w:rPrChange>
              </w:rPr>
              <w:pPrChange w:id="39047" w:author="James Vu" w:date="2024-04-18T22:33:00Z">
                <w:pPr>
                  <w:widowControl w:val="0"/>
                  <w:spacing w:before="120" w:after="120"/>
                  <w:jc w:val="center"/>
                </w:pPr>
              </w:pPrChange>
            </w:pPr>
            <w:del w:id="39048" w:author="James Vu" w:date="2024-04-18T23:40:00Z">
              <w:r w:rsidRPr="00B053AF" w:rsidDel="001F08AC">
                <w:rPr>
                  <w:rPrChange w:id="39049" w:author="James Vu" w:date="2024-04-18T23:49:00Z">
                    <w:rPr>
                      <w:sz w:val="26"/>
                      <w:szCs w:val="26"/>
                    </w:rPr>
                  </w:rPrChange>
                </w:rPr>
                <w:delText>Trang</w:delText>
              </w:r>
            </w:del>
          </w:p>
        </w:tc>
        <w:tc>
          <w:tcPr>
            <w:tcW w:w="1276" w:type="dxa"/>
            <w:shd w:val="clear" w:color="auto" w:fill="auto"/>
            <w:vAlign w:val="center"/>
            <w:hideMark/>
            <w:tcPrChange w:id="39050"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0D31D0B7" w14:textId="6DEC7710" w:rsidR="0089342C" w:rsidRPr="00B053AF" w:rsidDel="001F08AC" w:rsidRDefault="0089342C">
            <w:pPr>
              <w:widowControl w:val="0"/>
              <w:spacing w:before="120" w:after="120"/>
              <w:jc w:val="both"/>
              <w:rPr>
                <w:del w:id="39051" w:author="James Vu" w:date="2024-04-18T23:40:00Z"/>
                <w:rPrChange w:id="39052" w:author="James Vu" w:date="2024-04-18T23:49:00Z">
                  <w:rPr>
                    <w:del w:id="39053" w:author="James Vu" w:date="2024-04-18T23:40:00Z"/>
                    <w:sz w:val="26"/>
                    <w:szCs w:val="26"/>
                  </w:rPr>
                </w:rPrChange>
              </w:rPr>
              <w:pPrChange w:id="39054" w:author="James Vu" w:date="2024-04-18T22:33:00Z">
                <w:pPr>
                  <w:widowControl w:val="0"/>
                  <w:spacing w:before="120" w:after="120"/>
                  <w:jc w:val="center"/>
                </w:pPr>
              </w:pPrChange>
            </w:pPr>
            <w:del w:id="39055" w:author="James Vu" w:date="2024-04-18T23:40:00Z">
              <w:r w:rsidRPr="00B053AF" w:rsidDel="001F08AC">
                <w:rPr>
                  <w:rPrChange w:id="39056" w:author="James Vu" w:date="2024-04-18T23:49:00Z">
                    <w:rPr>
                      <w:sz w:val="26"/>
                      <w:szCs w:val="26"/>
                    </w:rPr>
                  </w:rPrChange>
                </w:rPr>
                <w:delText>40</w:delText>
              </w:r>
            </w:del>
          </w:p>
        </w:tc>
        <w:tc>
          <w:tcPr>
            <w:tcW w:w="1418" w:type="dxa"/>
            <w:shd w:val="clear" w:color="auto" w:fill="auto"/>
            <w:vAlign w:val="center"/>
            <w:hideMark/>
            <w:tcPrChange w:id="39057"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4B20C66F" w14:textId="64D7E1FE" w:rsidR="0089342C" w:rsidRPr="00B053AF" w:rsidDel="001F08AC" w:rsidRDefault="0089342C">
            <w:pPr>
              <w:widowControl w:val="0"/>
              <w:spacing w:before="120" w:after="120"/>
              <w:jc w:val="both"/>
              <w:rPr>
                <w:del w:id="39058" w:author="James Vu" w:date="2024-04-18T23:40:00Z"/>
                <w:rPrChange w:id="39059" w:author="James Vu" w:date="2024-04-18T23:49:00Z">
                  <w:rPr>
                    <w:del w:id="39060" w:author="James Vu" w:date="2024-04-18T23:40:00Z"/>
                    <w:sz w:val="26"/>
                    <w:szCs w:val="26"/>
                  </w:rPr>
                </w:rPrChange>
              </w:rPr>
              <w:pPrChange w:id="39061" w:author="James Vu" w:date="2024-04-18T22:33:00Z">
                <w:pPr>
                  <w:widowControl w:val="0"/>
                  <w:spacing w:before="120" w:after="120"/>
                  <w:jc w:val="center"/>
                </w:pPr>
              </w:pPrChange>
            </w:pPr>
            <w:del w:id="39062" w:author="James Vu" w:date="2024-04-18T23:40:00Z">
              <w:r w:rsidRPr="00B053AF" w:rsidDel="001F08AC">
                <w:rPr>
                  <w:rPrChange w:id="39063" w:author="James Vu" w:date="2024-04-18T23:49:00Z">
                    <w:rPr>
                      <w:sz w:val="26"/>
                      <w:szCs w:val="26"/>
                    </w:rPr>
                  </w:rPrChange>
                </w:rPr>
                <w:delText>50.000</w:delText>
              </w:r>
            </w:del>
          </w:p>
        </w:tc>
        <w:tc>
          <w:tcPr>
            <w:tcW w:w="1701" w:type="dxa"/>
            <w:shd w:val="clear" w:color="auto" w:fill="auto"/>
            <w:noWrap/>
            <w:vAlign w:val="center"/>
            <w:hideMark/>
            <w:tcPrChange w:id="39064"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436974E1" w14:textId="78FCF44C" w:rsidR="0089342C" w:rsidRPr="00B053AF" w:rsidDel="001F08AC" w:rsidRDefault="0089342C">
            <w:pPr>
              <w:widowControl w:val="0"/>
              <w:spacing w:before="120" w:after="120"/>
              <w:jc w:val="both"/>
              <w:rPr>
                <w:del w:id="39065" w:author="James Vu" w:date="2024-04-18T23:40:00Z"/>
                <w:rPrChange w:id="39066" w:author="James Vu" w:date="2024-04-18T23:49:00Z">
                  <w:rPr>
                    <w:del w:id="39067" w:author="James Vu" w:date="2024-04-18T23:40:00Z"/>
                    <w:sz w:val="26"/>
                    <w:szCs w:val="26"/>
                  </w:rPr>
                </w:rPrChange>
              </w:rPr>
              <w:pPrChange w:id="39068" w:author="James Vu" w:date="2024-04-18T22:33:00Z">
                <w:pPr>
                  <w:widowControl w:val="0"/>
                  <w:spacing w:before="120" w:after="120"/>
                  <w:jc w:val="right"/>
                </w:pPr>
              </w:pPrChange>
            </w:pPr>
            <w:del w:id="39069" w:author="James Vu" w:date="2024-04-18T23:40:00Z">
              <w:r w:rsidRPr="00B053AF" w:rsidDel="001F08AC">
                <w:rPr>
                  <w:rPrChange w:id="39070" w:author="James Vu" w:date="2024-04-18T23:49:00Z">
                    <w:rPr>
                      <w:sz w:val="26"/>
                      <w:szCs w:val="26"/>
                    </w:rPr>
                  </w:rPrChange>
                </w:rPr>
                <w:delText>2.000.000</w:delText>
              </w:r>
            </w:del>
          </w:p>
        </w:tc>
        <w:tc>
          <w:tcPr>
            <w:tcW w:w="3822" w:type="dxa"/>
            <w:shd w:val="clear" w:color="auto" w:fill="auto"/>
            <w:vAlign w:val="center"/>
            <w:hideMark/>
            <w:tcPrChange w:id="39071"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3FB5AC70" w14:textId="5DD55896" w:rsidR="0089342C" w:rsidRPr="00B053AF" w:rsidDel="001F08AC" w:rsidRDefault="0089342C">
            <w:pPr>
              <w:widowControl w:val="0"/>
              <w:spacing w:before="120" w:after="120"/>
              <w:jc w:val="both"/>
              <w:rPr>
                <w:del w:id="39072" w:author="James Vu" w:date="2024-04-18T23:40:00Z"/>
                <w:rPrChange w:id="39073" w:author="James Vu" w:date="2024-04-18T23:49:00Z">
                  <w:rPr>
                    <w:del w:id="39074" w:author="James Vu" w:date="2024-04-18T23:40:00Z"/>
                    <w:sz w:val="26"/>
                    <w:szCs w:val="26"/>
                  </w:rPr>
                </w:rPrChange>
              </w:rPr>
              <w:pPrChange w:id="39075" w:author="James Vu" w:date="2024-04-18T22:33:00Z">
                <w:pPr>
                  <w:widowControl w:val="0"/>
                  <w:spacing w:before="120" w:after="120"/>
                </w:pPr>
              </w:pPrChange>
            </w:pPr>
            <w:del w:id="39076" w:author="James Vu" w:date="2024-04-18T23:40:00Z">
              <w:r w:rsidRPr="00B053AF" w:rsidDel="001F08AC">
                <w:rPr>
                  <w:rPrChange w:id="39077" w:author="James Vu" w:date="2024-04-18T23:49:00Z">
                    <w:rPr>
                      <w:sz w:val="26"/>
                      <w:szCs w:val="26"/>
                    </w:rPr>
                  </w:rPrChange>
                </w:rPr>
                <w:delText>Thông tư liên tịch số 142/2010/TTLT-BTC-BTTTT Phụ lục I phần 2 mục 2.3.b</w:delText>
              </w:r>
              <w:r w:rsidRPr="00B053AF" w:rsidDel="001F08AC">
                <w:rPr>
                  <w:rPrChange w:id="39078" w:author="James Vu" w:date="2024-04-18T23:49:00Z">
                    <w:rPr>
                      <w:sz w:val="26"/>
                      <w:szCs w:val="26"/>
                    </w:rPr>
                  </w:rPrChange>
                </w:rPr>
                <w:br/>
                <w:delText>Dự kiến mỗi ngày đào tạo 20 trang tài liệu</w:delText>
              </w:r>
            </w:del>
          </w:p>
        </w:tc>
      </w:tr>
      <w:tr w:rsidR="00B053AF" w:rsidRPr="00B053AF" w:rsidDel="001F08AC" w14:paraId="07446BF2" w14:textId="648DC6E6" w:rsidTr="003C02FF">
        <w:trPr>
          <w:trHeight w:val="308"/>
          <w:del w:id="39079" w:author="James Vu" w:date="2024-04-18T23:40:00Z"/>
          <w:trPrChange w:id="39080" w:author="James Vu" w:date="2024-04-19T00:26:00Z">
            <w:trPr>
              <w:trHeight w:val="308"/>
            </w:trPr>
          </w:trPrChange>
        </w:trPr>
        <w:tc>
          <w:tcPr>
            <w:tcW w:w="1555" w:type="dxa"/>
            <w:shd w:val="clear" w:color="auto" w:fill="auto"/>
            <w:vAlign w:val="center"/>
            <w:hideMark/>
            <w:tcPrChange w:id="39081"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526BEB6A" w14:textId="30CA2B29" w:rsidR="0089342C" w:rsidRPr="00B053AF" w:rsidDel="001F08AC" w:rsidRDefault="0089342C">
            <w:pPr>
              <w:widowControl w:val="0"/>
              <w:spacing w:before="120" w:after="120"/>
              <w:jc w:val="both"/>
              <w:rPr>
                <w:del w:id="39082" w:author="James Vu" w:date="2024-04-18T23:40:00Z"/>
                <w:rPrChange w:id="39083" w:author="James Vu" w:date="2024-04-18T23:49:00Z">
                  <w:rPr>
                    <w:del w:id="39084" w:author="James Vu" w:date="2024-04-18T23:40:00Z"/>
                    <w:sz w:val="26"/>
                    <w:szCs w:val="26"/>
                  </w:rPr>
                </w:rPrChange>
              </w:rPr>
              <w:pPrChange w:id="39085" w:author="James Vu" w:date="2024-04-18T22:33:00Z">
                <w:pPr>
                  <w:widowControl w:val="0"/>
                  <w:spacing w:before="120" w:after="120"/>
                  <w:jc w:val="center"/>
                </w:pPr>
              </w:pPrChange>
            </w:pPr>
            <w:del w:id="39086" w:author="James Vu" w:date="2024-04-18T23:40:00Z">
              <w:r w:rsidRPr="00B053AF" w:rsidDel="001F08AC">
                <w:rPr>
                  <w:rPrChange w:id="39087" w:author="James Vu" w:date="2024-04-18T23:49:00Z">
                    <w:rPr>
                      <w:sz w:val="26"/>
                      <w:szCs w:val="26"/>
                    </w:rPr>
                  </w:rPrChange>
                </w:rPr>
                <w:delText> </w:delText>
              </w:r>
            </w:del>
          </w:p>
        </w:tc>
        <w:tc>
          <w:tcPr>
            <w:tcW w:w="2693" w:type="dxa"/>
            <w:shd w:val="clear" w:color="auto" w:fill="auto"/>
            <w:vAlign w:val="center"/>
            <w:hideMark/>
            <w:tcPrChange w:id="39088"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11332EC2" w14:textId="66389E3F" w:rsidR="0089342C" w:rsidRPr="00B053AF" w:rsidDel="001F08AC" w:rsidRDefault="0089342C">
            <w:pPr>
              <w:widowControl w:val="0"/>
              <w:spacing w:before="120" w:after="120"/>
              <w:jc w:val="both"/>
              <w:rPr>
                <w:del w:id="39089" w:author="James Vu" w:date="2024-04-18T23:40:00Z"/>
                <w:rPrChange w:id="39090" w:author="James Vu" w:date="2024-04-18T23:49:00Z">
                  <w:rPr>
                    <w:del w:id="39091" w:author="James Vu" w:date="2024-04-18T23:40:00Z"/>
                    <w:sz w:val="26"/>
                    <w:szCs w:val="26"/>
                  </w:rPr>
                </w:rPrChange>
              </w:rPr>
              <w:pPrChange w:id="39092" w:author="James Vu" w:date="2024-04-18T22:33:00Z">
                <w:pPr>
                  <w:widowControl w:val="0"/>
                  <w:spacing w:before="120" w:after="120"/>
                </w:pPr>
              </w:pPrChange>
            </w:pPr>
            <w:del w:id="39093" w:author="James Vu" w:date="2024-04-18T23:40:00Z">
              <w:r w:rsidRPr="00B053AF" w:rsidDel="001F08AC">
                <w:rPr>
                  <w:rPrChange w:id="39094" w:author="James Vu" w:date="2024-04-18T23:49:00Z">
                    <w:rPr>
                      <w:sz w:val="26"/>
                      <w:szCs w:val="26"/>
                    </w:rPr>
                  </w:rPrChange>
                </w:rPr>
                <w:delText>Photo tài liệu phát học viên</w:delText>
              </w:r>
            </w:del>
          </w:p>
        </w:tc>
        <w:tc>
          <w:tcPr>
            <w:tcW w:w="1984" w:type="dxa"/>
            <w:shd w:val="clear" w:color="auto" w:fill="auto"/>
            <w:vAlign w:val="center"/>
            <w:hideMark/>
            <w:tcPrChange w:id="39095"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73957581" w14:textId="3434CBC6" w:rsidR="0089342C" w:rsidRPr="00B053AF" w:rsidDel="001F08AC" w:rsidRDefault="0089342C">
            <w:pPr>
              <w:widowControl w:val="0"/>
              <w:spacing w:before="120" w:after="120"/>
              <w:jc w:val="both"/>
              <w:rPr>
                <w:del w:id="39096" w:author="James Vu" w:date="2024-04-18T23:40:00Z"/>
                <w:rPrChange w:id="39097" w:author="James Vu" w:date="2024-04-18T23:49:00Z">
                  <w:rPr>
                    <w:del w:id="39098" w:author="James Vu" w:date="2024-04-18T23:40:00Z"/>
                    <w:sz w:val="26"/>
                    <w:szCs w:val="26"/>
                  </w:rPr>
                </w:rPrChange>
              </w:rPr>
              <w:pPrChange w:id="39099" w:author="James Vu" w:date="2024-04-18T22:33:00Z">
                <w:pPr>
                  <w:widowControl w:val="0"/>
                  <w:spacing w:before="120" w:after="120"/>
                  <w:jc w:val="center"/>
                </w:pPr>
              </w:pPrChange>
            </w:pPr>
            <w:del w:id="39100" w:author="James Vu" w:date="2024-04-18T23:40:00Z">
              <w:r w:rsidRPr="00B053AF" w:rsidDel="001F08AC">
                <w:rPr>
                  <w:rPrChange w:id="39101" w:author="James Vu" w:date="2024-04-18T23:49:00Z">
                    <w:rPr>
                      <w:sz w:val="26"/>
                      <w:szCs w:val="26"/>
                    </w:rPr>
                  </w:rPrChange>
                </w:rPr>
                <w:delText>Bộ</w:delText>
              </w:r>
            </w:del>
          </w:p>
        </w:tc>
        <w:tc>
          <w:tcPr>
            <w:tcW w:w="1276" w:type="dxa"/>
            <w:shd w:val="clear" w:color="auto" w:fill="auto"/>
            <w:vAlign w:val="center"/>
            <w:hideMark/>
            <w:tcPrChange w:id="39102"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47C9DC6F" w14:textId="369300E5" w:rsidR="0089342C" w:rsidRPr="00B053AF" w:rsidDel="001F08AC" w:rsidRDefault="0089342C">
            <w:pPr>
              <w:widowControl w:val="0"/>
              <w:spacing w:before="120" w:after="120"/>
              <w:jc w:val="both"/>
              <w:rPr>
                <w:del w:id="39103" w:author="James Vu" w:date="2024-04-18T23:40:00Z"/>
                <w:rPrChange w:id="39104" w:author="James Vu" w:date="2024-04-18T23:49:00Z">
                  <w:rPr>
                    <w:del w:id="39105" w:author="James Vu" w:date="2024-04-18T23:40:00Z"/>
                    <w:sz w:val="26"/>
                    <w:szCs w:val="26"/>
                  </w:rPr>
                </w:rPrChange>
              </w:rPr>
              <w:pPrChange w:id="39106" w:author="James Vu" w:date="2024-04-18T22:33:00Z">
                <w:pPr>
                  <w:widowControl w:val="0"/>
                  <w:spacing w:before="120" w:after="120"/>
                  <w:jc w:val="center"/>
                </w:pPr>
              </w:pPrChange>
            </w:pPr>
            <w:del w:id="39107" w:author="James Vu" w:date="2024-04-18T23:40:00Z">
              <w:r w:rsidRPr="00B053AF" w:rsidDel="001F08AC">
                <w:rPr>
                  <w:rPrChange w:id="39108" w:author="James Vu" w:date="2024-04-18T23:49:00Z">
                    <w:rPr>
                      <w:sz w:val="26"/>
                      <w:szCs w:val="26"/>
                    </w:rPr>
                  </w:rPrChange>
                </w:rPr>
                <w:delText>15</w:delText>
              </w:r>
            </w:del>
          </w:p>
        </w:tc>
        <w:tc>
          <w:tcPr>
            <w:tcW w:w="1418" w:type="dxa"/>
            <w:shd w:val="clear" w:color="auto" w:fill="auto"/>
            <w:vAlign w:val="center"/>
            <w:hideMark/>
            <w:tcPrChange w:id="39109"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261A70DB" w14:textId="58828BAB" w:rsidR="0089342C" w:rsidRPr="00B053AF" w:rsidDel="001F08AC" w:rsidRDefault="0089342C">
            <w:pPr>
              <w:widowControl w:val="0"/>
              <w:spacing w:before="120" w:after="120"/>
              <w:jc w:val="both"/>
              <w:rPr>
                <w:del w:id="39110" w:author="James Vu" w:date="2024-04-18T23:40:00Z"/>
                <w:rPrChange w:id="39111" w:author="James Vu" w:date="2024-04-18T23:49:00Z">
                  <w:rPr>
                    <w:del w:id="39112" w:author="James Vu" w:date="2024-04-18T23:40:00Z"/>
                    <w:sz w:val="26"/>
                    <w:szCs w:val="26"/>
                  </w:rPr>
                </w:rPrChange>
              </w:rPr>
              <w:pPrChange w:id="39113" w:author="James Vu" w:date="2024-04-18T22:33:00Z">
                <w:pPr>
                  <w:widowControl w:val="0"/>
                  <w:spacing w:before="120" w:after="120"/>
                  <w:jc w:val="center"/>
                </w:pPr>
              </w:pPrChange>
            </w:pPr>
            <w:del w:id="39114" w:author="James Vu" w:date="2024-04-18T23:40:00Z">
              <w:r w:rsidRPr="00B053AF" w:rsidDel="001F08AC">
                <w:rPr>
                  <w:rPrChange w:id="39115" w:author="James Vu" w:date="2024-04-18T23:49:00Z">
                    <w:rPr>
                      <w:sz w:val="26"/>
                      <w:szCs w:val="26"/>
                    </w:rPr>
                  </w:rPrChange>
                </w:rPr>
                <w:delText>20.000</w:delText>
              </w:r>
            </w:del>
          </w:p>
        </w:tc>
        <w:tc>
          <w:tcPr>
            <w:tcW w:w="1701" w:type="dxa"/>
            <w:shd w:val="clear" w:color="auto" w:fill="auto"/>
            <w:noWrap/>
            <w:vAlign w:val="center"/>
            <w:hideMark/>
            <w:tcPrChange w:id="39116"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5F6855ED" w14:textId="43E933E6" w:rsidR="0089342C" w:rsidRPr="00B053AF" w:rsidDel="001F08AC" w:rsidRDefault="0089342C">
            <w:pPr>
              <w:widowControl w:val="0"/>
              <w:spacing w:before="120" w:after="120"/>
              <w:jc w:val="both"/>
              <w:rPr>
                <w:del w:id="39117" w:author="James Vu" w:date="2024-04-18T23:40:00Z"/>
                <w:rPrChange w:id="39118" w:author="James Vu" w:date="2024-04-18T23:49:00Z">
                  <w:rPr>
                    <w:del w:id="39119" w:author="James Vu" w:date="2024-04-18T23:40:00Z"/>
                    <w:sz w:val="26"/>
                    <w:szCs w:val="26"/>
                  </w:rPr>
                </w:rPrChange>
              </w:rPr>
              <w:pPrChange w:id="39120" w:author="James Vu" w:date="2024-04-18T22:33:00Z">
                <w:pPr>
                  <w:widowControl w:val="0"/>
                  <w:spacing w:before="120" w:after="120"/>
                  <w:jc w:val="right"/>
                </w:pPr>
              </w:pPrChange>
            </w:pPr>
            <w:del w:id="39121" w:author="James Vu" w:date="2024-04-18T23:40:00Z">
              <w:r w:rsidRPr="00B053AF" w:rsidDel="001F08AC">
                <w:rPr>
                  <w:rPrChange w:id="39122" w:author="James Vu" w:date="2024-04-18T23:49:00Z">
                    <w:rPr>
                      <w:sz w:val="26"/>
                      <w:szCs w:val="26"/>
                    </w:rPr>
                  </w:rPrChange>
                </w:rPr>
                <w:delText>300.000</w:delText>
              </w:r>
            </w:del>
          </w:p>
        </w:tc>
        <w:tc>
          <w:tcPr>
            <w:tcW w:w="3822" w:type="dxa"/>
            <w:shd w:val="clear" w:color="auto" w:fill="auto"/>
            <w:vAlign w:val="center"/>
            <w:hideMark/>
            <w:tcPrChange w:id="39123"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40B5532B" w14:textId="2D7B0C26" w:rsidR="0089342C" w:rsidRPr="00B053AF" w:rsidDel="001F08AC" w:rsidRDefault="0089342C">
            <w:pPr>
              <w:widowControl w:val="0"/>
              <w:spacing w:before="120" w:after="120"/>
              <w:jc w:val="both"/>
              <w:rPr>
                <w:del w:id="39124" w:author="James Vu" w:date="2024-04-18T23:40:00Z"/>
                <w:rPrChange w:id="39125" w:author="James Vu" w:date="2024-04-18T23:49:00Z">
                  <w:rPr>
                    <w:del w:id="39126" w:author="James Vu" w:date="2024-04-18T23:40:00Z"/>
                    <w:sz w:val="26"/>
                    <w:szCs w:val="26"/>
                  </w:rPr>
                </w:rPrChange>
              </w:rPr>
              <w:pPrChange w:id="39127" w:author="James Vu" w:date="2024-04-18T22:33:00Z">
                <w:pPr>
                  <w:widowControl w:val="0"/>
                  <w:spacing w:before="120" w:after="120"/>
                </w:pPr>
              </w:pPrChange>
            </w:pPr>
            <w:del w:id="39128" w:author="James Vu" w:date="2024-04-18T23:40:00Z">
              <w:r w:rsidRPr="00B053AF" w:rsidDel="001F08AC">
                <w:rPr>
                  <w:rPrChange w:id="39129" w:author="James Vu" w:date="2024-04-18T23:49:00Z">
                    <w:rPr>
                      <w:sz w:val="26"/>
                      <w:szCs w:val="26"/>
                    </w:rPr>
                  </w:rPrChange>
                </w:rPr>
                <w:delText>Chi phí thực tế (500đ/1 trang)</w:delText>
              </w:r>
            </w:del>
          </w:p>
        </w:tc>
      </w:tr>
      <w:tr w:rsidR="00B053AF" w:rsidRPr="00B053AF" w:rsidDel="001F08AC" w14:paraId="7C64B91D" w14:textId="13779E02" w:rsidTr="003C02FF">
        <w:trPr>
          <w:trHeight w:val="308"/>
          <w:del w:id="39130" w:author="James Vu" w:date="2024-04-18T23:40:00Z"/>
          <w:trPrChange w:id="39131" w:author="James Vu" w:date="2024-04-19T00:26:00Z">
            <w:trPr>
              <w:trHeight w:val="308"/>
            </w:trPr>
          </w:trPrChange>
        </w:trPr>
        <w:tc>
          <w:tcPr>
            <w:tcW w:w="1555" w:type="dxa"/>
            <w:shd w:val="clear" w:color="auto" w:fill="auto"/>
            <w:vAlign w:val="center"/>
            <w:hideMark/>
            <w:tcPrChange w:id="39132"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66EDD5CA" w14:textId="5C2C7C34" w:rsidR="0089342C" w:rsidRPr="00B053AF" w:rsidDel="001F08AC" w:rsidRDefault="0089342C">
            <w:pPr>
              <w:widowControl w:val="0"/>
              <w:spacing w:before="120" w:after="120"/>
              <w:jc w:val="both"/>
              <w:rPr>
                <w:del w:id="39133" w:author="James Vu" w:date="2024-04-18T23:40:00Z"/>
                <w:b/>
                <w:bCs/>
                <w:rPrChange w:id="39134" w:author="James Vu" w:date="2024-04-18T23:49:00Z">
                  <w:rPr>
                    <w:del w:id="39135" w:author="James Vu" w:date="2024-04-18T23:40:00Z"/>
                    <w:b/>
                    <w:bCs/>
                    <w:sz w:val="26"/>
                    <w:szCs w:val="26"/>
                  </w:rPr>
                </w:rPrChange>
              </w:rPr>
              <w:pPrChange w:id="39136" w:author="James Vu" w:date="2024-04-18T22:33:00Z">
                <w:pPr>
                  <w:widowControl w:val="0"/>
                  <w:spacing w:before="120" w:after="120"/>
                  <w:jc w:val="center"/>
                </w:pPr>
              </w:pPrChange>
            </w:pPr>
            <w:del w:id="39137" w:author="James Vu" w:date="2024-04-18T23:40:00Z">
              <w:r w:rsidRPr="00B053AF" w:rsidDel="001F08AC">
                <w:rPr>
                  <w:b/>
                  <w:bCs/>
                  <w:rPrChange w:id="39138" w:author="James Vu" w:date="2024-04-18T23:49:00Z">
                    <w:rPr>
                      <w:b/>
                      <w:bCs/>
                      <w:sz w:val="26"/>
                      <w:szCs w:val="26"/>
                    </w:rPr>
                  </w:rPrChange>
                </w:rPr>
                <w:delText>1.3</w:delText>
              </w:r>
            </w:del>
          </w:p>
        </w:tc>
        <w:tc>
          <w:tcPr>
            <w:tcW w:w="2693" w:type="dxa"/>
            <w:shd w:val="clear" w:color="auto" w:fill="auto"/>
            <w:vAlign w:val="center"/>
            <w:hideMark/>
            <w:tcPrChange w:id="39139"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4D2F8D09" w14:textId="0431B3DD" w:rsidR="0089342C" w:rsidRPr="00B053AF" w:rsidDel="001F08AC" w:rsidRDefault="0089342C">
            <w:pPr>
              <w:widowControl w:val="0"/>
              <w:spacing w:before="120" w:after="120"/>
              <w:jc w:val="both"/>
              <w:rPr>
                <w:del w:id="39140" w:author="James Vu" w:date="2024-04-18T23:40:00Z"/>
                <w:b/>
                <w:bCs/>
                <w:rPrChange w:id="39141" w:author="James Vu" w:date="2024-04-18T23:49:00Z">
                  <w:rPr>
                    <w:del w:id="39142" w:author="James Vu" w:date="2024-04-18T23:40:00Z"/>
                    <w:b/>
                    <w:bCs/>
                    <w:sz w:val="26"/>
                    <w:szCs w:val="26"/>
                  </w:rPr>
                </w:rPrChange>
              </w:rPr>
              <w:pPrChange w:id="39143" w:author="James Vu" w:date="2024-04-18T22:33:00Z">
                <w:pPr>
                  <w:widowControl w:val="0"/>
                  <w:spacing w:before="120" w:after="120"/>
                </w:pPr>
              </w:pPrChange>
            </w:pPr>
            <w:del w:id="39144" w:author="James Vu" w:date="2024-04-18T23:40:00Z">
              <w:r w:rsidRPr="00B053AF" w:rsidDel="001F08AC">
                <w:rPr>
                  <w:b/>
                  <w:bCs/>
                  <w:rPrChange w:id="39145" w:author="James Vu" w:date="2024-04-18T23:49:00Z">
                    <w:rPr>
                      <w:b/>
                      <w:bCs/>
                      <w:sz w:val="26"/>
                      <w:szCs w:val="26"/>
                    </w:rPr>
                  </w:rPrChange>
                </w:rPr>
                <w:delText>Chi</w:delText>
              </w:r>
              <w:r w:rsidR="00D223F8" w:rsidRPr="00B053AF" w:rsidDel="001F08AC">
                <w:rPr>
                  <w:b/>
                  <w:bCs/>
                  <w:rPrChange w:id="39146" w:author="James Vu" w:date="2024-04-18T23:49:00Z">
                    <w:rPr>
                      <w:b/>
                      <w:bCs/>
                      <w:sz w:val="26"/>
                      <w:szCs w:val="26"/>
                    </w:rPr>
                  </w:rPrChange>
                </w:rPr>
                <w:delText xml:space="preserve"> phí</w:delText>
              </w:r>
              <w:r w:rsidRPr="00B053AF" w:rsidDel="001F08AC">
                <w:rPr>
                  <w:b/>
                  <w:bCs/>
                  <w:rPrChange w:id="39147" w:author="James Vu" w:date="2024-04-18T23:49:00Z">
                    <w:rPr>
                      <w:b/>
                      <w:bCs/>
                      <w:sz w:val="26"/>
                      <w:szCs w:val="26"/>
                    </w:rPr>
                  </w:rPrChange>
                </w:rPr>
                <w:delText xml:space="preserve"> thuê Cơ sở vật chất</w:delText>
              </w:r>
            </w:del>
          </w:p>
        </w:tc>
        <w:tc>
          <w:tcPr>
            <w:tcW w:w="1984" w:type="dxa"/>
            <w:shd w:val="clear" w:color="auto" w:fill="auto"/>
            <w:vAlign w:val="center"/>
            <w:hideMark/>
            <w:tcPrChange w:id="39148"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34426644" w14:textId="5385658B" w:rsidR="0089342C" w:rsidRPr="00B053AF" w:rsidDel="001F08AC" w:rsidRDefault="0089342C">
            <w:pPr>
              <w:widowControl w:val="0"/>
              <w:spacing w:before="120" w:after="120"/>
              <w:jc w:val="both"/>
              <w:rPr>
                <w:del w:id="39149" w:author="James Vu" w:date="2024-04-18T23:40:00Z"/>
                <w:rPrChange w:id="39150" w:author="James Vu" w:date="2024-04-18T23:49:00Z">
                  <w:rPr>
                    <w:del w:id="39151" w:author="James Vu" w:date="2024-04-18T23:40:00Z"/>
                    <w:sz w:val="26"/>
                    <w:szCs w:val="26"/>
                  </w:rPr>
                </w:rPrChange>
              </w:rPr>
              <w:pPrChange w:id="39152" w:author="James Vu" w:date="2024-04-18T22:33:00Z">
                <w:pPr>
                  <w:widowControl w:val="0"/>
                  <w:spacing w:before="120" w:after="120"/>
                  <w:jc w:val="center"/>
                </w:pPr>
              </w:pPrChange>
            </w:pPr>
            <w:del w:id="39153" w:author="James Vu" w:date="2024-04-18T23:40:00Z">
              <w:r w:rsidRPr="00B053AF" w:rsidDel="001F08AC">
                <w:rPr>
                  <w:rPrChange w:id="39154" w:author="James Vu" w:date="2024-04-18T23:49:00Z">
                    <w:rPr>
                      <w:sz w:val="26"/>
                      <w:szCs w:val="26"/>
                    </w:rPr>
                  </w:rPrChange>
                </w:rPr>
                <w:delText> </w:delText>
              </w:r>
            </w:del>
          </w:p>
        </w:tc>
        <w:tc>
          <w:tcPr>
            <w:tcW w:w="1276" w:type="dxa"/>
            <w:shd w:val="clear" w:color="auto" w:fill="auto"/>
            <w:vAlign w:val="center"/>
            <w:hideMark/>
            <w:tcPrChange w:id="39155"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725A09EE" w14:textId="600A13D4" w:rsidR="0089342C" w:rsidRPr="00B053AF" w:rsidDel="001F08AC" w:rsidRDefault="0089342C">
            <w:pPr>
              <w:widowControl w:val="0"/>
              <w:spacing w:before="120" w:after="120"/>
              <w:jc w:val="both"/>
              <w:rPr>
                <w:del w:id="39156" w:author="James Vu" w:date="2024-04-18T23:40:00Z"/>
                <w:rPrChange w:id="39157" w:author="James Vu" w:date="2024-04-18T23:49:00Z">
                  <w:rPr>
                    <w:del w:id="39158" w:author="James Vu" w:date="2024-04-18T23:40:00Z"/>
                    <w:sz w:val="26"/>
                    <w:szCs w:val="26"/>
                  </w:rPr>
                </w:rPrChange>
              </w:rPr>
              <w:pPrChange w:id="39159" w:author="James Vu" w:date="2024-04-18T22:33:00Z">
                <w:pPr>
                  <w:widowControl w:val="0"/>
                  <w:spacing w:before="120" w:after="120"/>
                  <w:jc w:val="center"/>
                </w:pPr>
              </w:pPrChange>
            </w:pPr>
            <w:del w:id="39160" w:author="James Vu" w:date="2024-04-18T23:40:00Z">
              <w:r w:rsidRPr="00B053AF" w:rsidDel="001F08AC">
                <w:rPr>
                  <w:rPrChange w:id="39161" w:author="James Vu" w:date="2024-04-18T23:49:00Z">
                    <w:rPr>
                      <w:sz w:val="26"/>
                      <w:szCs w:val="26"/>
                    </w:rPr>
                  </w:rPrChange>
                </w:rPr>
                <w:delText> </w:delText>
              </w:r>
            </w:del>
          </w:p>
        </w:tc>
        <w:tc>
          <w:tcPr>
            <w:tcW w:w="1418" w:type="dxa"/>
            <w:shd w:val="clear" w:color="auto" w:fill="auto"/>
            <w:vAlign w:val="center"/>
            <w:hideMark/>
            <w:tcPrChange w:id="39162"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033BD764" w14:textId="7DA7A5D8" w:rsidR="0089342C" w:rsidRPr="00B053AF" w:rsidDel="001F08AC" w:rsidRDefault="0089342C">
            <w:pPr>
              <w:widowControl w:val="0"/>
              <w:spacing w:before="120" w:after="120"/>
              <w:jc w:val="both"/>
              <w:rPr>
                <w:del w:id="39163" w:author="James Vu" w:date="2024-04-18T23:40:00Z"/>
                <w:rPrChange w:id="39164" w:author="James Vu" w:date="2024-04-18T23:49:00Z">
                  <w:rPr>
                    <w:del w:id="39165" w:author="James Vu" w:date="2024-04-18T23:40:00Z"/>
                    <w:sz w:val="26"/>
                    <w:szCs w:val="26"/>
                  </w:rPr>
                </w:rPrChange>
              </w:rPr>
              <w:pPrChange w:id="39166" w:author="James Vu" w:date="2024-04-18T22:33:00Z">
                <w:pPr>
                  <w:widowControl w:val="0"/>
                  <w:spacing w:before="120" w:after="120"/>
                  <w:jc w:val="center"/>
                </w:pPr>
              </w:pPrChange>
            </w:pPr>
          </w:p>
        </w:tc>
        <w:tc>
          <w:tcPr>
            <w:tcW w:w="1701" w:type="dxa"/>
            <w:shd w:val="clear" w:color="auto" w:fill="auto"/>
            <w:noWrap/>
            <w:vAlign w:val="center"/>
            <w:hideMark/>
            <w:tcPrChange w:id="39167"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29C2C868" w14:textId="4106F436" w:rsidR="0089342C" w:rsidRPr="00B053AF" w:rsidDel="001F08AC" w:rsidRDefault="0089342C">
            <w:pPr>
              <w:widowControl w:val="0"/>
              <w:spacing w:before="120" w:after="120"/>
              <w:jc w:val="both"/>
              <w:rPr>
                <w:del w:id="39168" w:author="James Vu" w:date="2024-04-18T23:40:00Z"/>
                <w:b/>
                <w:bCs/>
                <w:rPrChange w:id="39169" w:author="James Vu" w:date="2024-04-18T23:49:00Z">
                  <w:rPr>
                    <w:del w:id="39170" w:author="James Vu" w:date="2024-04-18T23:40:00Z"/>
                    <w:b/>
                    <w:bCs/>
                    <w:sz w:val="26"/>
                    <w:szCs w:val="26"/>
                  </w:rPr>
                </w:rPrChange>
              </w:rPr>
              <w:pPrChange w:id="39171" w:author="James Vu" w:date="2024-04-18T22:33:00Z">
                <w:pPr>
                  <w:widowControl w:val="0"/>
                  <w:spacing w:before="120" w:after="120"/>
                  <w:jc w:val="right"/>
                </w:pPr>
              </w:pPrChange>
            </w:pPr>
            <w:del w:id="39172" w:author="James Vu" w:date="2024-04-18T23:40:00Z">
              <w:r w:rsidRPr="00B053AF" w:rsidDel="001F08AC">
                <w:rPr>
                  <w:b/>
                  <w:bCs/>
                  <w:rPrChange w:id="39173" w:author="James Vu" w:date="2024-04-18T23:49:00Z">
                    <w:rPr>
                      <w:b/>
                      <w:bCs/>
                      <w:sz w:val="26"/>
                      <w:szCs w:val="26"/>
                    </w:rPr>
                  </w:rPrChange>
                </w:rPr>
                <w:delText>8.750.000</w:delText>
              </w:r>
            </w:del>
          </w:p>
        </w:tc>
        <w:tc>
          <w:tcPr>
            <w:tcW w:w="3822" w:type="dxa"/>
            <w:shd w:val="clear" w:color="auto" w:fill="auto"/>
            <w:vAlign w:val="center"/>
            <w:hideMark/>
            <w:tcPrChange w:id="39174"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308F16A6" w14:textId="4A6157F1" w:rsidR="0089342C" w:rsidRPr="00B053AF" w:rsidDel="001F08AC" w:rsidRDefault="0089342C">
            <w:pPr>
              <w:widowControl w:val="0"/>
              <w:spacing w:before="120" w:after="120"/>
              <w:jc w:val="both"/>
              <w:rPr>
                <w:del w:id="39175" w:author="James Vu" w:date="2024-04-18T23:40:00Z"/>
                <w:rPrChange w:id="39176" w:author="James Vu" w:date="2024-04-18T23:49:00Z">
                  <w:rPr>
                    <w:del w:id="39177" w:author="James Vu" w:date="2024-04-18T23:40:00Z"/>
                    <w:sz w:val="26"/>
                    <w:szCs w:val="26"/>
                  </w:rPr>
                </w:rPrChange>
              </w:rPr>
              <w:pPrChange w:id="39178" w:author="James Vu" w:date="2024-04-18T22:33:00Z">
                <w:pPr>
                  <w:widowControl w:val="0"/>
                  <w:spacing w:before="120" w:after="120"/>
                </w:pPr>
              </w:pPrChange>
            </w:pPr>
            <w:del w:id="39179" w:author="James Vu" w:date="2024-04-18T23:40:00Z">
              <w:r w:rsidRPr="00B053AF" w:rsidDel="001F08AC">
                <w:rPr>
                  <w:rPrChange w:id="39180" w:author="James Vu" w:date="2024-04-18T23:49:00Z">
                    <w:rPr>
                      <w:sz w:val="26"/>
                      <w:szCs w:val="26"/>
                    </w:rPr>
                  </w:rPrChange>
                </w:rPr>
                <w:delText> </w:delText>
              </w:r>
            </w:del>
          </w:p>
        </w:tc>
      </w:tr>
      <w:tr w:rsidR="00B053AF" w:rsidRPr="00B053AF" w:rsidDel="001F08AC" w14:paraId="5C6B3738" w14:textId="7F4C57A2" w:rsidTr="003C02FF">
        <w:trPr>
          <w:trHeight w:val="308"/>
          <w:del w:id="39181" w:author="James Vu" w:date="2024-04-18T23:40:00Z"/>
          <w:trPrChange w:id="39182" w:author="James Vu" w:date="2024-04-19T00:26:00Z">
            <w:trPr>
              <w:trHeight w:val="308"/>
            </w:trPr>
          </w:trPrChange>
        </w:trPr>
        <w:tc>
          <w:tcPr>
            <w:tcW w:w="1555" w:type="dxa"/>
            <w:shd w:val="clear" w:color="auto" w:fill="auto"/>
            <w:vAlign w:val="center"/>
            <w:hideMark/>
            <w:tcPrChange w:id="39183"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3F1E936F" w14:textId="57086E71" w:rsidR="0089342C" w:rsidRPr="00B053AF" w:rsidDel="001F08AC" w:rsidRDefault="0089342C">
            <w:pPr>
              <w:widowControl w:val="0"/>
              <w:spacing w:before="120" w:after="120"/>
              <w:jc w:val="both"/>
              <w:rPr>
                <w:del w:id="39184" w:author="James Vu" w:date="2024-04-18T23:40:00Z"/>
                <w:b/>
                <w:bCs/>
                <w:rPrChange w:id="39185" w:author="James Vu" w:date="2024-04-18T23:49:00Z">
                  <w:rPr>
                    <w:del w:id="39186" w:author="James Vu" w:date="2024-04-18T23:40:00Z"/>
                    <w:b/>
                    <w:bCs/>
                    <w:sz w:val="26"/>
                    <w:szCs w:val="26"/>
                  </w:rPr>
                </w:rPrChange>
              </w:rPr>
              <w:pPrChange w:id="39187" w:author="James Vu" w:date="2024-04-18T22:33:00Z">
                <w:pPr>
                  <w:widowControl w:val="0"/>
                  <w:spacing w:before="120" w:after="120"/>
                  <w:jc w:val="center"/>
                </w:pPr>
              </w:pPrChange>
            </w:pPr>
            <w:del w:id="39188" w:author="James Vu" w:date="2024-04-18T23:40:00Z">
              <w:r w:rsidRPr="00B053AF" w:rsidDel="001F08AC">
                <w:rPr>
                  <w:b/>
                  <w:bCs/>
                  <w:rPrChange w:id="39189" w:author="James Vu" w:date="2024-04-18T23:49:00Z">
                    <w:rPr>
                      <w:b/>
                      <w:bCs/>
                      <w:sz w:val="26"/>
                      <w:szCs w:val="26"/>
                    </w:rPr>
                  </w:rPrChange>
                </w:rPr>
                <w:delText> </w:delText>
              </w:r>
            </w:del>
          </w:p>
        </w:tc>
        <w:tc>
          <w:tcPr>
            <w:tcW w:w="2693" w:type="dxa"/>
            <w:shd w:val="clear" w:color="auto" w:fill="auto"/>
            <w:vAlign w:val="center"/>
            <w:hideMark/>
            <w:tcPrChange w:id="39190"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130AD395" w14:textId="02BB7489" w:rsidR="0089342C" w:rsidRPr="00B053AF" w:rsidDel="001F08AC" w:rsidRDefault="0089342C">
            <w:pPr>
              <w:widowControl w:val="0"/>
              <w:spacing w:before="120" w:after="120"/>
              <w:jc w:val="both"/>
              <w:rPr>
                <w:del w:id="39191" w:author="James Vu" w:date="2024-04-18T23:40:00Z"/>
                <w:rPrChange w:id="39192" w:author="James Vu" w:date="2024-04-18T23:49:00Z">
                  <w:rPr>
                    <w:del w:id="39193" w:author="James Vu" w:date="2024-04-18T23:40:00Z"/>
                    <w:sz w:val="26"/>
                    <w:szCs w:val="26"/>
                  </w:rPr>
                </w:rPrChange>
              </w:rPr>
              <w:pPrChange w:id="39194" w:author="James Vu" w:date="2024-04-18T22:33:00Z">
                <w:pPr>
                  <w:widowControl w:val="0"/>
                  <w:spacing w:before="120" w:after="120"/>
                </w:pPr>
              </w:pPrChange>
            </w:pPr>
            <w:del w:id="39195" w:author="James Vu" w:date="2024-04-18T23:40:00Z">
              <w:r w:rsidRPr="00B053AF" w:rsidDel="001F08AC">
                <w:rPr>
                  <w:rPrChange w:id="39196" w:author="James Vu" w:date="2024-04-18T23:49:00Z">
                    <w:rPr>
                      <w:sz w:val="26"/>
                      <w:szCs w:val="26"/>
                    </w:rPr>
                  </w:rPrChange>
                </w:rPr>
                <w:delText>Chi phí thuê hội trường</w:delText>
              </w:r>
            </w:del>
          </w:p>
        </w:tc>
        <w:tc>
          <w:tcPr>
            <w:tcW w:w="1984" w:type="dxa"/>
            <w:shd w:val="clear" w:color="auto" w:fill="auto"/>
            <w:vAlign w:val="center"/>
            <w:hideMark/>
            <w:tcPrChange w:id="39197"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2163AED5" w14:textId="7CF5EBF3" w:rsidR="0089342C" w:rsidRPr="00B053AF" w:rsidDel="001F08AC" w:rsidRDefault="0089342C">
            <w:pPr>
              <w:widowControl w:val="0"/>
              <w:spacing w:before="120" w:after="120"/>
              <w:jc w:val="both"/>
              <w:rPr>
                <w:del w:id="39198" w:author="James Vu" w:date="2024-04-18T23:40:00Z"/>
                <w:rPrChange w:id="39199" w:author="James Vu" w:date="2024-04-18T23:49:00Z">
                  <w:rPr>
                    <w:del w:id="39200" w:author="James Vu" w:date="2024-04-18T23:40:00Z"/>
                    <w:sz w:val="26"/>
                    <w:szCs w:val="26"/>
                  </w:rPr>
                </w:rPrChange>
              </w:rPr>
              <w:pPrChange w:id="39201" w:author="James Vu" w:date="2024-04-18T22:33:00Z">
                <w:pPr>
                  <w:widowControl w:val="0"/>
                  <w:spacing w:before="120" w:after="120"/>
                  <w:jc w:val="center"/>
                </w:pPr>
              </w:pPrChange>
            </w:pPr>
            <w:del w:id="39202" w:author="James Vu" w:date="2024-04-18T23:40:00Z">
              <w:r w:rsidRPr="00B053AF" w:rsidDel="001F08AC">
                <w:rPr>
                  <w:rPrChange w:id="39203" w:author="James Vu" w:date="2024-04-18T23:49:00Z">
                    <w:rPr>
                      <w:sz w:val="26"/>
                      <w:szCs w:val="26"/>
                    </w:rPr>
                  </w:rPrChange>
                </w:rPr>
                <w:delText>Ngày</w:delText>
              </w:r>
            </w:del>
          </w:p>
        </w:tc>
        <w:tc>
          <w:tcPr>
            <w:tcW w:w="1276" w:type="dxa"/>
            <w:shd w:val="clear" w:color="auto" w:fill="auto"/>
            <w:vAlign w:val="center"/>
            <w:hideMark/>
            <w:tcPrChange w:id="39204"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0836E199" w14:textId="5434F07B" w:rsidR="0089342C" w:rsidRPr="00B053AF" w:rsidDel="001F08AC" w:rsidRDefault="0089342C">
            <w:pPr>
              <w:widowControl w:val="0"/>
              <w:spacing w:before="120" w:after="120"/>
              <w:jc w:val="both"/>
              <w:rPr>
                <w:del w:id="39205" w:author="James Vu" w:date="2024-04-18T23:40:00Z"/>
                <w:rPrChange w:id="39206" w:author="James Vu" w:date="2024-04-18T23:49:00Z">
                  <w:rPr>
                    <w:del w:id="39207" w:author="James Vu" w:date="2024-04-18T23:40:00Z"/>
                    <w:sz w:val="26"/>
                    <w:szCs w:val="26"/>
                  </w:rPr>
                </w:rPrChange>
              </w:rPr>
              <w:pPrChange w:id="39208" w:author="James Vu" w:date="2024-04-18T22:33:00Z">
                <w:pPr>
                  <w:widowControl w:val="0"/>
                  <w:spacing w:before="120" w:after="120"/>
                  <w:jc w:val="center"/>
                </w:pPr>
              </w:pPrChange>
            </w:pPr>
            <w:del w:id="39209" w:author="James Vu" w:date="2024-04-18T23:40:00Z">
              <w:r w:rsidRPr="00B053AF" w:rsidDel="001F08AC">
                <w:rPr>
                  <w:rPrChange w:id="39210" w:author="James Vu" w:date="2024-04-18T23:49:00Z">
                    <w:rPr>
                      <w:sz w:val="26"/>
                      <w:szCs w:val="26"/>
                    </w:rPr>
                  </w:rPrChange>
                </w:rPr>
                <w:delText>2</w:delText>
              </w:r>
            </w:del>
          </w:p>
        </w:tc>
        <w:tc>
          <w:tcPr>
            <w:tcW w:w="1418" w:type="dxa"/>
            <w:shd w:val="clear" w:color="auto" w:fill="auto"/>
            <w:vAlign w:val="center"/>
            <w:hideMark/>
            <w:tcPrChange w:id="39211"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3C79513F" w14:textId="5B987934" w:rsidR="0089342C" w:rsidRPr="00B053AF" w:rsidDel="001F08AC" w:rsidRDefault="0089342C">
            <w:pPr>
              <w:widowControl w:val="0"/>
              <w:spacing w:before="120" w:after="120"/>
              <w:jc w:val="both"/>
              <w:rPr>
                <w:del w:id="39212" w:author="James Vu" w:date="2024-04-18T23:40:00Z"/>
                <w:rPrChange w:id="39213" w:author="James Vu" w:date="2024-04-18T23:49:00Z">
                  <w:rPr>
                    <w:del w:id="39214" w:author="James Vu" w:date="2024-04-18T23:40:00Z"/>
                    <w:sz w:val="26"/>
                    <w:szCs w:val="26"/>
                  </w:rPr>
                </w:rPrChange>
              </w:rPr>
              <w:pPrChange w:id="39215" w:author="James Vu" w:date="2024-04-18T22:33:00Z">
                <w:pPr>
                  <w:widowControl w:val="0"/>
                  <w:spacing w:before="120" w:after="120"/>
                  <w:jc w:val="center"/>
                </w:pPr>
              </w:pPrChange>
            </w:pPr>
            <w:del w:id="39216" w:author="James Vu" w:date="2024-04-18T23:40:00Z">
              <w:r w:rsidRPr="00B053AF" w:rsidDel="001F08AC">
                <w:rPr>
                  <w:rPrChange w:id="39217" w:author="James Vu" w:date="2024-04-18T23:49:00Z">
                    <w:rPr>
                      <w:sz w:val="26"/>
                      <w:szCs w:val="26"/>
                    </w:rPr>
                  </w:rPrChange>
                </w:rPr>
                <w:delText>2.000.000</w:delText>
              </w:r>
            </w:del>
          </w:p>
        </w:tc>
        <w:tc>
          <w:tcPr>
            <w:tcW w:w="1701" w:type="dxa"/>
            <w:shd w:val="clear" w:color="auto" w:fill="auto"/>
            <w:noWrap/>
            <w:vAlign w:val="center"/>
            <w:hideMark/>
            <w:tcPrChange w:id="39218"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152EAD3D" w14:textId="4848475C" w:rsidR="0089342C" w:rsidRPr="00B053AF" w:rsidDel="001F08AC" w:rsidRDefault="0089342C">
            <w:pPr>
              <w:widowControl w:val="0"/>
              <w:spacing w:before="120" w:after="120"/>
              <w:jc w:val="both"/>
              <w:rPr>
                <w:del w:id="39219" w:author="James Vu" w:date="2024-04-18T23:40:00Z"/>
                <w:rPrChange w:id="39220" w:author="James Vu" w:date="2024-04-18T23:49:00Z">
                  <w:rPr>
                    <w:del w:id="39221" w:author="James Vu" w:date="2024-04-18T23:40:00Z"/>
                    <w:sz w:val="26"/>
                    <w:szCs w:val="26"/>
                  </w:rPr>
                </w:rPrChange>
              </w:rPr>
              <w:pPrChange w:id="39222" w:author="James Vu" w:date="2024-04-18T22:33:00Z">
                <w:pPr>
                  <w:widowControl w:val="0"/>
                  <w:spacing w:before="120" w:after="120"/>
                  <w:jc w:val="right"/>
                </w:pPr>
              </w:pPrChange>
            </w:pPr>
            <w:del w:id="39223" w:author="James Vu" w:date="2024-04-18T23:40:00Z">
              <w:r w:rsidRPr="00B053AF" w:rsidDel="001F08AC">
                <w:rPr>
                  <w:rPrChange w:id="39224" w:author="James Vu" w:date="2024-04-18T23:49:00Z">
                    <w:rPr>
                      <w:sz w:val="26"/>
                      <w:szCs w:val="26"/>
                    </w:rPr>
                  </w:rPrChange>
                </w:rPr>
                <w:delText>4.000.000</w:delText>
              </w:r>
            </w:del>
          </w:p>
        </w:tc>
        <w:tc>
          <w:tcPr>
            <w:tcW w:w="3822" w:type="dxa"/>
            <w:shd w:val="clear" w:color="auto" w:fill="auto"/>
            <w:vAlign w:val="center"/>
            <w:hideMark/>
            <w:tcPrChange w:id="39225"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3AB8BE59" w14:textId="7E6B8EA5" w:rsidR="0089342C" w:rsidRPr="00B053AF" w:rsidDel="001F08AC" w:rsidRDefault="0089342C">
            <w:pPr>
              <w:widowControl w:val="0"/>
              <w:spacing w:before="120" w:after="120"/>
              <w:jc w:val="both"/>
              <w:rPr>
                <w:del w:id="39226" w:author="James Vu" w:date="2024-04-18T23:40:00Z"/>
                <w:rPrChange w:id="39227" w:author="James Vu" w:date="2024-04-18T23:49:00Z">
                  <w:rPr>
                    <w:del w:id="39228" w:author="James Vu" w:date="2024-04-18T23:40:00Z"/>
                    <w:sz w:val="26"/>
                    <w:szCs w:val="26"/>
                  </w:rPr>
                </w:rPrChange>
              </w:rPr>
              <w:pPrChange w:id="39229" w:author="James Vu" w:date="2024-04-18T22:33:00Z">
                <w:pPr>
                  <w:widowControl w:val="0"/>
                  <w:spacing w:before="120" w:after="120"/>
                </w:pPr>
              </w:pPrChange>
            </w:pPr>
            <w:del w:id="39230" w:author="James Vu" w:date="2024-04-18T23:40:00Z">
              <w:r w:rsidRPr="00B053AF" w:rsidDel="001F08AC">
                <w:rPr>
                  <w:rPrChange w:id="39231" w:author="James Vu" w:date="2024-04-18T23:49:00Z">
                    <w:rPr>
                      <w:sz w:val="26"/>
                      <w:szCs w:val="26"/>
                    </w:rPr>
                  </w:rPrChange>
                </w:rPr>
                <w:delText>Chi phí theo thực tế phát sinh</w:delText>
              </w:r>
            </w:del>
          </w:p>
        </w:tc>
      </w:tr>
      <w:tr w:rsidR="00B053AF" w:rsidRPr="00B053AF" w:rsidDel="001F08AC" w14:paraId="018D8745" w14:textId="2BDE5947" w:rsidTr="003C02FF">
        <w:trPr>
          <w:trHeight w:val="615"/>
          <w:del w:id="39232" w:author="James Vu" w:date="2024-04-18T23:40:00Z"/>
          <w:trPrChange w:id="39233" w:author="James Vu" w:date="2024-04-19T00:26:00Z">
            <w:trPr>
              <w:trHeight w:val="615"/>
            </w:trPr>
          </w:trPrChange>
        </w:trPr>
        <w:tc>
          <w:tcPr>
            <w:tcW w:w="1555" w:type="dxa"/>
            <w:shd w:val="clear" w:color="auto" w:fill="auto"/>
            <w:vAlign w:val="center"/>
            <w:hideMark/>
            <w:tcPrChange w:id="39234"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83245D9" w14:textId="380A07F0" w:rsidR="0089342C" w:rsidRPr="00B053AF" w:rsidDel="001F08AC" w:rsidRDefault="0089342C">
            <w:pPr>
              <w:widowControl w:val="0"/>
              <w:spacing w:before="120" w:after="120"/>
              <w:jc w:val="both"/>
              <w:rPr>
                <w:del w:id="39235" w:author="James Vu" w:date="2024-04-18T23:40:00Z"/>
                <w:rPrChange w:id="39236" w:author="James Vu" w:date="2024-04-18T23:49:00Z">
                  <w:rPr>
                    <w:del w:id="39237" w:author="James Vu" w:date="2024-04-18T23:40:00Z"/>
                    <w:sz w:val="26"/>
                    <w:szCs w:val="26"/>
                  </w:rPr>
                </w:rPrChange>
              </w:rPr>
              <w:pPrChange w:id="39238" w:author="James Vu" w:date="2024-04-18T22:33:00Z">
                <w:pPr>
                  <w:widowControl w:val="0"/>
                  <w:spacing w:before="120" w:after="120"/>
                  <w:jc w:val="center"/>
                </w:pPr>
              </w:pPrChange>
            </w:pPr>
            <w:del w:id="39239" w:author="James Vu" w:date="2024-04-18T23:40:00Z">
              <w:r w:rsidRPr="00B053AF" w:rsidDel="001F08AC">
                <w:rPr>
                  <w:rPrChange w:id="39240" w:author="James Vu" w:date="2024-04-18T23:49:00Z">
                    <w:rPr>
                      <w:sz w:val="26"/>
                      <w:szCs w:val="26"/>
                    </w:rPr>
                  </w:rPrChange>
                </w:rPr>
                <w:delText> </w:delText>
              </w:r>
            </w:del>
          </w:p>
        </w:tc>
        <w:tc>
          <w:tcPr>
            <w:tcW w:w="2693" w:type="dxa"/>
            <w:shd w:val="clear" w:color="auto" w:fill="auto"/>
            <w:vAlign w:val="center"/>
            <w:hideMark/>
            <w:tcPrChange w:id="39241"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5BAE5BE3" w14:textId="59677AE6" w:rsidR="0089342C" w:rsidRPr="00B053AF" w:rsidDel="001F08AC" w:rsidRDefault="0089342C">
            <w:pPr>
              <w:widowControl w:val="0"/>
              <w:spacing w:before="120" w:after="120"/>
              <w:jc w:val="both"/>
              <w:rPr>
                <w:del w:id="39242" w:author="James Vu" w:date="2024-04-18T23:40:00Z"/>
                <w:rPrChange w:id="39243" w:author="James Vu" w:date="2024-04-18T23:49:00Z">
                  <w:rPr>
                    <w:del w:id="39244" w:author="James Vu" w:date="2024-04-18T23:40:00Z"/>
                    <w:sz w:val="26"/>
                    <w:szCs w:val="26"/>
                  </w:rPr>
                </w:rPrChange>
              </w:rPr>
              <w:pPrChange w:id="39245" w:author="James Vu" w:date="2024-04-18T22:33:00Z">
                <w:pPr>
                  <w:widowControl w:val="0"/>
                  <w:spacing w:before="120" w:after="120"/>
                </w:pPr>
              </w:pPrChange>
            </w:pPr>
            <w:del w:id="39246" w:author="James Vu" w:date="2024-04-18T23:40:00Z">
              <w:r w:rsidRPr="00B053AF" w:rsidDel="001F08AC">
                <w:rPr>
                  <w:rPrChange w:id="39247" w:author="James Vu" w:date="2024-04-18T23:49:00Z">
                    <w:rPr>
                      <w:sz w:val="26"/>
                      <w:szCs w:val="26"/>
                    </w:rPr>
                  </w:rPrChange>
                </w:rPr>
                <w:delText>Chi phí thuê máy tính cho học viên</w:delText>
              </w:r>
            </w:del>
          </w:p>
        </w:tc>
        <w:tc>
          <w:tcPr>
            <w:tcW w:w="1984" w:type="dxa"/>
            <w:shd w:val="clear" w:color="auto" w:fill="auto"/>
            <w:vAlign w:val="center"/>
            <w:hideMark/>
            <w:tcPrChange w:id="39248"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4B080D4C" w14:textId="1DC2F574" w:rsidR="0089342C" w:rsidRPr="00B053AF" w:rsidDel="001F08AC" w:rsidRDefault="0089342C">
            <w:pPr>
              <w:widowControl w:val="0"/>
              <w:spacing w:before="120" w:after="120"/>
              <w:jc w:val="both"/>
              <w:rPr>
                <w:del w:id="39249" w:author="James Vu" w:date="2024-04-18T23:40:00Z"/>
                <w:rPrChange w:id="39250" w:author="James Vu" w:date="2024-04-18T23:49:00Z">
                  <w:rPr>
                    <w:del w:id="39251" w:author="James Vu" w:date="2024-04-18T23:40:00Z"/>
                    <w:sz w:val="26"/>
                    <w:szCs w:val="26"/>
                  </w:rPr>
                </w:rPrChange>
              </w:rPr>
              <w:pPrChange w:id="39252" w:author="James Vu" w:date="2024-04-18T22:33:00Z">
                <w:pPr>
                  <w:widowControl w:val="0"/>
                  <w:spacing w:before="120" w:after="120"/>
                  <w:jc w:val="center"/>
                </w:pPr>
              </w:pPrChange>
            </w:pPr>
            <w:del w:id="39253" w:author="James Vu" w:date="2024-04-18T23:40:00Z">
              <w:r w:rsidRPr="00B053AF" w:rsidDel="001F08AC">
                <w:rPr>
                  <w:rPrChange w:id="39254" w:author="James Vu" w:date="2024-04-18T23:49:00Z">
                    <w:rPr>
                      <w:sz w:val="26"/>
                      <w:szCs w:val="26"/>
                    </w:rPr>
                  </w:rPrChange>
                </w:rPr>
                <w:delText>Máy/ngày</w:delText>
              </w:r>
            </w:del>
          </w:p>
        </w:tc>
        <w:tc>
          <w:tcPr>
            <w:tcW w:w="1276" w:type="dxa"/>
            <w:shd w:val="clear" w:color="auto" w:fill="auto"/>
            <w:vAlign w:val="center"/>
            <w:hideMark/>
            <w:tcPrChange w:id="39255"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0EF303CA" w14:textId="063FE4C3" w:rsidR="0089342C" w:rsidRPr="00B053AF" w:rsidDel="001F08AC" w:rsidRDefault="0089342C">
            <w:pPr>
              <w:widowControl w:val="0"/>
              <w:spacing w:before="120" w:after="120"/>
              <w:jc w:val="both"/>
              <w:rPr>
                <w:del w:id="39256" w:author="James Vu" w:date="2024-04-18T23:40:00Z"/>
                <w:rPrChange w:id="39257" w:author="James Vu" w:date="2024-04-18T23:49:00Z">
                  <w:rPr>
                    <w:del w:id="39258" w:author="James Vu" w:date="2024-04-18T23:40:00Z"/>
                    <w:sz w:val="26"/>
                    <w:szCs w:val="26"/>
                  </w:rPr>
                </w:rPrChange>
              </w:rPr>
              <w:pPrChange w:id="39259" w:author="James Vu" w:date="2024-04-18T22:33:00Z">
                <w:pPr>
                  <w:widowControl w:val="0"/>
                  <w:spacing w:before="120" w:after="120"/>
                  <w:jc w:val="center"/>
                </w:pPr>
              </w:pPrChange>
            </w:pPr>
            <w:del w:id="39260" w:author="James Vu" w:date="2024-04-18T23:40:00Z">
              <w:r w:rsidRPr="00B053AF" w:rsidDel="001F08AC">
                <w:rPr>
                  <w:rPrChange w:id="39261" w:author="James Vu" w:date="2024-04-18T23:49:00Z">
                    <w:rPr>
                      <w:sz w:val="26"/>
                      <w:szCs w:val="26"/>
                    </w:rPr>
                  </w:rPrChange>
                </w:rPr>
                <w:delText>30</w:delText>
              </w:r>
            </w:del>
          </w:p>
        </w:tc>
        <w:tc>
          <w:tcPr>
            <w:tcW w:w="1418" w:type="dxa"/>
            <w:shd w:val="clear" w:color="auto" w:fill="auto"/>
            <w:vAlign w:val="center"/>
            <w:hideMark/>
            <w:tcPrChange w:id="39262"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1BE5146F" w14:textId="60A902CE" w:rsidR="0089342C" w:rsidRPr="00B053AF" w:rsidDel="001F08AC" w:rsidRDefault="0089342C">
            <w:pPr>
              <w:widowControl w:val="0"/>
              <w:spacing w:before="120" w:after="120"/>
              <w:jc w:val="both"/>
              <w:rPr>
                <w:del w:id="39263" w:author="James Vu" w:date="2024-04-18T23:40:00Z"/>
                <w:rPrChange w:id="39264" w:author="James Vu" w:date="2024-04-18T23:49:00Z">
                  <w:rPr>
                    <w:del w:id="39265" w:author="James Vu" w:date="2024-04-18T23:40:00Z"/>
                    <w:sz w:val="26"/>
                    <w:szCs w:val="26"/>
                  </w:rPr>
                </w:rPrChange>
              </w:rPr>
              <w:pPrChange w:id="39266" w:author="James Vu" w:date="2024-04-18T22:33:00Z">
                <w:pPr>
                  <w:widowControl w:val="0"/>
                  <w:spacing w:before="120" w:after="120"/>
                  <w:jc w:val="center"/>
                </w:pPr>
              </w:pPrChange>
            </w:pPr>
            <w:del w:id="39267" w:author="James Vu" w:date="2024-04-18T23:40:00Z">
              <w:r w:rsidRPr="00B053AF" w:rsidDel="001F08AC">
                <w:rPr>
                  <w:rPrChange w:id="39268" w:author="James Vu" w:date="2024-04-18T23:49:00Z">
                    <w:rPr>
                      <w:sz w:val="26"/>
                      <w:szCs w:val="26"/>
                    </w:rPr>
                  </w:rPrChange>
                </w:rPr>
                <w:delText>100.000</w:delText>
              </w:r>
            </w:del>
          </w:p>
        </w:tc>
        <w:tc>
          <w:tcPr>
            <w:tcW w:w="1701" w:type="dxa"/>
            <w:shd w:val="clear" w:color="auto" w:fill="auto"/>
            <w:noWrap/>
            <w:vAlign w:val="center"/>
            <w:hideMark/>
            <w:tcPrChange w:id="39269"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3E4D94B5" w14:textId="22AD0FB1" w:rsidR="0089342C" w:rsidRPr="00B053AF" w:rsidDel="001F08AC" w:rsidRDefault="0089342C">
            <w:pPr>
              <w:widowControl w:val="0"/>
              <w:spacing w:before="120" w:after="120"/>
              <w:jc w:val="both"/>
              <w:rPr>
                <w:del w:id="39270" w:author="James Vu" w:date="2024-04-18T23:40:00Z"/>
                <w:rPrChange w:id="39271" w:author="James Vu" w:date="2024-04-18T23:49:00Z">
                  <w:rPr>
                    <w:del w:id="39272" w:author="James Vu" w:date="2024-04-18T23:40:00Z"/>
                    <w:sz w:val="26"/>
                    <w:szCs w:val="26"/>
                  </w:rPr>
                </w:rPrChange>
              </w:rPr>
              <w:pPrChange w:id="39273" w:author="James Vu" w:date="2024-04-18T22:33:00Z">
                <w:pPr>
                  <w:widowControl w:val="0"/>
                  <w:spacing w:before="120" w:after="120"/>
                  <w:jc w:val="right"/>
                </w:pPr>
              </w:pPrChange>
            </w:pPr>
            <w:del w:id="39274" w:author="James Vu" w:date="2024-04-18T23:40:00Z">
              <w:r w:rsidRPr="00B053AF" w:rsidDel="001F08AC">
                <w:rPr>
                  <w:rPrChange w:id="39275" w:author="James Vu" w:date="2024-04-18T23:49:00Z">
                    <w:rPr>
                      <w:sz w:val="26"/>
                      <w:szCs w:val="26"/>
                    </w:rPr>
                  </w:rPrChange>
                </w:rPr>
                <w:delText>3.000.000</w:delText>
              </w:r>
            </w:del>
          </w:p>
        </w:tc>
        <w:tc>
          <w:tcPr>
            <w:tcW w:w="3822" w:type="dxa"/>
            <w:shd w:val="clear" w:color="auto" w:fill="auto"/>
            <w:vAlign w:val="center"/>
            <w:hideMark/>
            <w:tcPrChange w:id="39276"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414EA7F0" w14:textId="79040FC8" w:rsidR="0089342C" w:rsidRPr="00B053AF" w:rsidDel="001F08AC" w:rsidRDefault="0089342C">
            <w:pPr>
              <w:widowControl w:val="0"/>
              <w:spacing w:before="120" w:after="120"/>
              <w:jc w:val="both"/>
              <w:rPr>
                <w:del w:id="39277" w:author="James Vu" w:date="2024-04-18T23:40:00Z"/>
                <w:rPrChange w:id="39278" w:author="James Vu" w:date="2024-04-18T23:49:00Z">
                  <w:rPr>
                    <w:del w:id="39279" w:author="James Vu" w:date="2024-04-18T23:40:00Z"/>
                    <w:sz w:val="26"/>
                    <w:szCs w:val="26"/>
                  </w:rPr>
                </w:rPrChange>
              </w:rPr>
              <w:pPrChange w:id="39280" w:author="James Vu" w:date="2024-04-18T22:33:00Z">
                <w:pPr>
                  <w:widowControl w:val="0"/>
                  <w:spacing w:before="120" w:after="120"/>
                </w:pPr>
              </w:pPrChange>
            </w:pPr>
            <w:del w:id="39281" w:author="James Vu" w:date="2024-04-18T23:40:00Z">
              <w:r w:rsidRPr="00B053AF" w:rsidDel="001F08AC">
                <w:rPr>
                  <w:rPrChange w:id="39282" w:author="James Vu" w:date="2024-04-18T23:49:00Z">
                    <w:rPr>
                      <w:sz w:val="26"/>
                      <w:szCs w:val="26"/>
                    </w:rPr>
                  </w:rPrChange>
                </w:rPr>
                <w:delText>Thông tư liên tịch số 142/2010/TTLT-BTC-BTTTT Phụ lục I phần 2 mục 2.1.b</w:delText>
              </w:r>
            </w:del>
          </w:p>
        </w:tc>
      </w:tr>
      <w:tr w:rsidR="00B053AF" w:rsidRPr="00B053AF" w:rsidDel="001F08AC" w14:paraId="6C8A0507" w14:textId="25FBE5DC" w:rsidTr="003C02FF">
        <w:trPr>
          <w:trHeight w:val="615"/>
          <w:del w:id="39283" w:author="James Vu" w:date="2024-04-18T23:40:00Z"/>
          <w:trPrChange w:id="39284" w:author="James Vu" w:date="2024-04-19T00:26:00Z">
            <w:trPr>
              <w:trHeight w:val="615"/>
            </w:trPr>
          </w:trPrChange>
        </w:trPr>
        <w:tc>
          <w:tcPr>
            <w:tcW w:w="1555" w:type="dxa"/>
            <w:shd w:val="clear" w:color="auto" w:fill="auto"/>
            <w:vAlign w:val="center"/>
            <w:hideMark/>
            <w:tcPrChange w:id="39285"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2D8B16D1" w14:textId="6E08F398" w:rsidR="0089342C" w:rsidRPr="00B053AF" w:rsidDel="001F08AC" w:rsidRDefault="0089342C">
            <w:pPr>
              <w:widowControl w:val="0"/>
              <w:spacing w:before="120" w:after="120"/>
              <w:jc w:val="both"/>
              <w:rPr>
                <w:del w:id="39286" w:author="James Vu" w:date="2024-04-18T23:40:00Z"/>
                <w:rPrChange w:id="39287" w:author="James Vu" w:date="2024-04-18T23:49:00Z">
                  <w:rPr>
                    <w:del w:id="39288" w:author="James Vu" w:date="2024-04-18T23:40:00Z"/>
                    <w:sz w:val="26"/>
                    <w:szCs w:val="26"/>
                  </w:rPr>
                </w:rPrChange>
              </w:rPr>
              <w:pPrChange w:id="39289" w:author="James Vu" w:date="2024-04-18T22:33:00Z">
                <w:pPr>
                  <w:widowControl w:val="0"/>
                  <w:spacing w:before="120" w:after="120"/>
                  <w:jc w:val="center"/>
                </w:pPr>
              </w:pPrChange>
            </w:pPr>
            <w:del w:id="39290" w:author="James Vu" w:date="2024-04-18T23:40:00Z">
              <w:r w:rsidRPr="00B053AF" w:rsidDel="001F08AC">
                <w:rPr>
                  <w:rPrChange w:id="39291" w:author="James Vu" w:date="2024-04-18T23:49:00Z">
                    <w:rPr>
                      <w:sz w:val="26"/>
                      <w:szCs w:val="26"/>
                    </w:rPr>
                  </w:rPrChange>
                </w:rPr>
                <w:delText> </w:delText>
              </w:r>
            </w:del>
          </w:p>
        </w:tc>
        <w:tc>
          <w:tcPr>
            <w:tcW w:w="2693" w:type="dxa"/>
            <w:shd w:val="clear" w:color="auto" w:fill="auto"/>
            <w:vAlign w:val="center"/>
            <w:hideMark/>
            <w:tcPrChange w:id="39292"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4BF724F8" w14:textId="0F4B8E14" w:rsidR="0089342C" w:rsidRPr="00B053AF" w:rsidDel="001F08AC" w:rsidRDefault="0089342C">
            <w:pPr>
              <w:widowControl w:val="0"/>
              <w:spacing w:before="120" w:after="120"/>
              <w:jc w:val="both"/>
              <w:rPr>
                <w:del w:id="39293" w:author="James Vu" w:date="2024-04-18T23:40:00Z"/>
                <w:rPrChange w:id="39294" w:author="James Vu" w:date="2024-04-18T23:49:00Z">
                  <w:rPr>
                    <w:del w:id="39295" w:author="James Vu" w:date="2024-04-18T23:40:00Z"/>
                    <w:sz w:val="26"/>
                    <w:szCs w:val="26"/>
                  </w:rPr>
                </w:rPrChange>
              </w:rPr>
              <w:pPrChange w:id="39296" w:author="James Vu" w:date="2024-04-18T22:33:00Z">
                <w:pPr>
                  <w:widowControl w:val="0"/>
                  <w:spacing w:before="120" w:after="120"/>
                </w:pPr>
              </w:pPrChange>
            </w:pPr>
            <w:del w:id="39297" w:author="James Vu" w:date="2024-04-18T23:40:00Z">
              <w:r w:rsidRPr="00B053AF" w:rsidDel="001F08AC">
                <w:rPr>
                  <w:rPrChange w:id="39298" w:author="James Vu" w:date="2024-04-18T23:49:00Z">
                    <w:rPr>
                      <w:sz w:val="26"/>
                      <w:szCs w:val="26"/>
                    </w:rPr>
                  </w:rPrChange>
                </w:rPr>
                <w:delText>Chi phí cài đặt máy tính phục vụ đào tạo</w:delText>
              </w:r>
            </w:del>
          </w:p>
        </w:tc>
        <w:tc>
          <w:tcPr>
            <w:tcW w:w="1984" w:type="dxa"/>
            <w:shd w:val="clear" w:color="auto" w:fill="auto"/>
            <w:vAlign w:val="center"/>
            <w:hideMark/>
            <w:tcPrChange w:id="39299"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635229A7" w14:textId="000CD73A" w:rsidR="0089342C" w:rsidRPr="00B053AF" w:rsidDel="001F08AC" w:rsidRDefault="0089342C">
            <w:pPr>
              <w:widowControl w:val="0"/>
              <w:spacing w:before="120" w:after="120"/>
              <w:jc w:val="both"/>
              <w:rPr>
                <w:del w:id="39300" w:author="James Vu" w:date="2024-04-18T23:40:00Z"/>
                <w:rPrChange w:id="39301" w:author="James Vu" w:date="2024-04-18T23:49:00Z">
                  <w:rPr>
                    <w:del w:id="39302" w:author="James Vu" w:date="2024-04-18T23:40:00Z"/>
                    <w:sz w:val="26"/>
                    <w:szCs w:val="26"/>
                  </w:rPr>
                </w:rPrChange>
              </w:rPr>
              <w:pPrChange w:id="39303" w:author="James Vu" w:date="2024-04-18T22:33:00Z">
                <w:pPr>
                  <w:widowControl w:val="0"/>
                  <w:spacing w:before="120" w:after="120"/>
                  <w:jc w:val="center"/>
                </w:pPr>
              </w:pPrChange>
            </w:pPr>
            <w:del w:id="39304" w:author="James Vu" w:date="2024-04-18T23:40:00Z">
              <w:r w:rsidRPr="00B053AF" w:rsidDel="001F08AC">
                <w:rPr>
                  <w:rPrChange w:id="39305" w:author="James Vu" w:date="2024-04-18T23:49:00Z">
                    <w:rPr>
                      <w:sz w:val="26"/>
                      <w:szCs w:val="26"/>
                    </w:rPr>
                  </w:rPrChange>
                </w:rPr>
                <w:delText>Máy/khóa học</w:delText>
              </w:r>
            </w:del>
          </w:p>
        </w:tc>
        <w:tc>
          <w:tcPr>
            <w:tcW w:w="1276" w:type="dxa"/>
            <w:shd w:val="clear" w:color="auto" w:fill="auto"/>
            <w:vAlign w:val="center"/>
            <w:hideMark/>
            <w:tcPrChange w:id="39306"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6214CEDF" w14:textId="0B1C2038" w:rsidR="0089342C" w:rsidRPr="00B053AF" w:rsidDel="001F08AC" w:rsidRDefault="0089342C">
            <w:pPr>
              <w:widowControl w:val="0"/>
              <w:spacing w:before="120" w:after="120"/>
              <w:jc w:val="both"/>
              <w:rPr>
                <w:del w:id="39307" w:author="James Vu" w:date="2024-04-18T23:40:00Z"/>
                <w:rPrChange w:id="39308" w:author="James Vu" w:date="2024-04-18T23:49:00Z">
                  <w:rPr>
                    <w:del w:id="39309" w:author="James Vu" w:date="2024-04-18T23:40:00Z"/>
                    <w:sz w:val="26"/>
                    <w:szCs w:val="26"/>
                  </w:rPr>
                </w:rPrChange>
              </w:rPr>
              <w:pPrChange w:id="39310" w:author="James Vu" w:date="2024-04-18T22:33:00Z">
                <w:pPr>
                  <w:widowControl w:val="0"/>
                  <w:spacing w:before="120" w:after="120"/>
                  <w:jc w:val="center"/>
                </w:pPr>
              </w:pPrChange>
            </w:pPr>
            <w:del w:id="39311" w:author="James Vu" w:date="2024-04-18T23:40:00Z">
              <w:r w:rsidRPr="00B053AF" w:rsidDel="001F08AC">
                <w:rPr>
                  <w:rPrChange w:id="39312" w:author="James Vu" w:date="2024-04-18T23:49:00Z">
                    <w:rPr>
                      <w:sz w:val="26"/>
                      <w:szCs w:val="26"/>
                    </w:rPr>
                  </w:rPrChange>
                </w:rPr>
                <w:delText>15</w:delText>
              </w:r>
            </w:del>
          </w:p>
        </w:tc>
        <w:tc>
          <w:tcPr>
            <w:tcW w:w="1418" w:type="dxa"/>
            <w:shd w:val="clear" w:color="auto" w:fill="auto"/>
            <w:vAlign w:val="center"/>
            <w:hideMark/>
            <w:tcPrChange w:id="39313"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53512DBB" w14:textId="711D8F9B" w:rsidR="0089342C" w:rsidRPr="00B053AF" w:rsidDel="001F08AC" w:rsidRDefault="0089342C">
            <w:pPr>
              <w:widowControl w:val="0"/>
              <w:spacing w:before="120" w:after="120"/>
              <w:jc w:val="both"/>
              <w:rPr>
                <w:del w:id="39314" w:author="James Vu" w:date="2024-04-18T23:40:00Z"/>
                <w:rPrChange w:id="39315" w:author="James Vu" w:date="2024-04-18T23:49:00Z">
                  <w:rPr>
                    <w:del w:id="39316" w:author="James Vu" w:date="2024-04-18T23:40:00Z"/>
                    <w:sz w:val="26"/>
                    <w:szCs w:val="26"/>
                  </w:rPr>
                </w:rPrChange>
              </w:rPr>
              <w:pPrChange w:id="39317" w:author="James Vu" w:date="2024-04-18T22:33:00Z">
                <w:pPr>
                  <w:widowControl w:val="0"/>
                  <w:spacing w:before="120" w:after="120"/>
                  <w:jc w:val="center"/>
                </w:pPr>
              </w:pPrChange>
            </w:pPr>
            <w:del w:id="39318" w:author="James Vu" w:date="2024-04-18T23:40:00Z">
              <w:r w:rsidRPr="00B053AF" w:rsidDel="001F08AC">
                <w:rPr>
                  <w:rPrChange w:id="39319" w:author="James Vu" w:date="2024-04-18T23:49:00Z">
                    <w:rPr>
                      <w:sz w:val="26"/>
                      <w:szCs w:val="26"/>
                    </w:rPr>
                  </w:rPrChange>
                </w:rPr>
                <w:delText>50.000</w:delText>
              </w:r>
            </w:del>
          </w:p>
        </w:tc>
        <w:tc>
          <w:tcPr>
            <w:tcW w:w="1701" w:type="dxa"/>
            <w:shd w:val="clear" w:color="auto" w:fill="auto"/>
            <w:noWrap/>
            <w:vAlign w:val="center"/>
            <w:hideMark/>
            <w:tcPrChange w:id="39320"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6C544E46" w14:textId="29A583AC" w:rsidR="0089342C" w:rsidRPr="00B053AF" w:rsidDel="001F08AC" w:rsidRDefault="0089342C">
            <w:pPr>
              <w:widowControl w:val="0"/>
              <w:spacing w:before="120" w:after="120"/>
              <w:jc w:val="both"/>
              <w:rPr>
                <w:del w:id="39321" w:author="James Vu" w:date="2024-04-18T23:40:00Z"/>
                <w:rPrChange w:id="39322" w:author="James Vu" w:date="2024-04-18T23:49:00Z">
                  <w:rPr>
                    <w:del w:id="39323" w:author="James Vu" w:date="2024-04-18T23:40:00Z"/>
                    <w:sz w:val="26"/>
                    <w:szCs w:val="26"/>
                  </w:rPr>
                </w:rPrChange>
              </w:rPr>
              <w:pPrChange w:id="39324" w:author="James Vu" w:date="2024-04-18T22:33:00Z">
                <w:pPr>
                  <w:widowControl w:val="0"/>
                  <w:spacing w:before="120" w:after="120"/>
                  <w:jc w:val="right"/>
                </w:pPr>
              </w:pPrChange>
            </w:pPr>
            <w:del w:id="39325" w:author="James Vu" w:date="2024-04-18T23:40:00Z">
              <w:r w:rsidRPr="00B053AF" w:rsidDel="001F08AC">
                <w:rPr>
                  <w:rPrChange w:id="39326" w:author="James Vu" w:date="2024-04-18T23:49:00Z">
                    <w:rPr>
                      <w:sz w:val="26"/>
                      <w:szCs w:val="26"/>
                    </w:rPr>
                  </w:rPrChange>
                </w:rPr>
                <w:delText>750.000</w:delText>
              </w:r>
            </w:del>
          </w:p>
        </w:tc>
        <w:tc>
          <w:tcPr>
            <w:tcW w:w="3822" w:type="dxa"/>
            <w:shd w:val="clear" w:color="auto" w:fill="auto"/>
            <w:vAlign w:val="center"/>
            <w:hideMark/>
            <w:tcPrChange w:id="39327"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794BD07B" w14:textId="5247C275" w:rsidR="0089342C" w:rsidRPr="00B053AF" w:rsidDel="001F08AC" w:rsidRDefault="0089342C">
            <w:pPr>
              <w:widowControl w:val="0"/>
              <w:spacing w:before="120" w:after="120"/>
              <w:jc w:val="both"/>
              <w:rPr>
                <w:del w:id="39328" w:author="James Vu" w:date="2024-04-18T23:40:00Z"/>
                <w:rPrChange w:id="39329" w:author="James Vu" w:date="2024-04-18T23:49:00Z">
                  <w:rPr>
                    <w:del w:id="39330" w:author="James Vu" w:date="2024-04-18T23:40:00Z"/>
                    <w:sz w:val="26"/>
                    <w:szCs w:val="26"/>
                  </w:rPr>
                </w:rPrChange>
              </w:rPr>
              <w:pPrChange w:id="39331" w:author="James Vu" w:date="2024-04-18T22:33:00Z">
                <w:pPr>
                  <w:widowControl w:val="0"/>
                  <w:spacing w:before="120" w:after="120"/>
                </w:pPr>
              </w:pPrChange>
            </w:pPr>
            <w:del w:id="39332" w:author="James Vu" w:date="2024-04-18T23:40:00Z">
              <w:r w:rsidRPr="00B053AF" w:rsidDel="001F08AC">
                <w:rPr>
                  <w:rPrChange w:id="39333" w:author="James Vu" w:date="2024-04-18T23:49:00Z">
                    <w:rPr>
                      <w:sz w:val="26"/>
                      <w:szCs w:val="26"/>
                    </w:rPr>
                  </w:rPrChange>
                </w:rPr>
                <w:delText>Thông tư liên tịch số 142/2010/TTLT-BTC-BTTTT Phụ lục I phần 2 mục 2.1.d</w:delText>
              </w:r>
            </w:del>
          </w:p>
        </w:tc>
      </w:tr>
      <w:tr w:rsidR="00B053AF" w:rsidRPr="00B053AF" w:rsidDel="001F08AC" w14:paraId="5100F1F6" w14:textId="5BFA19F2" w:rsidTr="003C02FF">
        <w:trPr>
          <w:trHeight w:val="615"/>
          <w:del w:id="39334" w:author="James Vu" w:date="2024-04-18T23:40:00Z"/>
          <w:trPrChange w:id="39335" w:author="James Vu" w:date="2024-04-19T00:26:00Z">
            <w:trPr>
              <w:trHeight w:val="615"/>
            </w:trPr>
          </w:trPrChange>
        </w:trPr>
        <w:tc>
          <w:tcPr>
            <w:tcW w:w="1555" w:type="dxa"/>
            <w:shd w:val="clear" w:color="auto" w:fill="auto"/>
            <w:vAlign w:val="center"/>
            <w:hideMark/>
            <w:tcPrChange w:id="39336"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05EFD19C" w14:textId="6CD80E14" w:rsidR="0089342C" w:rsidRPr="00B053AF" w:rsidDel="001F08AC" w:rsidRDefault="0089342C">
            <w:pPr>
              <w:widowControl w:val="0"/>
              <w:spacing w:before="120" w:after="120"/>
              <w:jc w:val="both"/>
              <w:rPr>
                <w:del w:id="39337" w:author="James Vu" w:date="2024-04-18T23:40:00Z"/>
                <w:rPrChange w:id="39338" w:author="James Vu" w:date="2024-04-18T23:49:00Z">
                  <w:rPr>
                    <w:del w:id="39339" w:author="James Vu" w:date="2024-04-18T23:40:00Z"/>
                    <w:sz w:val="26"/>
                    <w:szCs w:val="26"/>
                  </w:rPr>
                </w:rPrChange>
              </w:rPr>
              <w:pPrChange w:id="39340" w:author="James Vu" w:date="2024-04-18T22:33:00Z">
                <w:pPr>
                  <w:widowControl w:val="0"/>
                  <w:spacing w:before="120" w:after="120"/>
                  <w:jc w:val="center"/>
                </w:pPr>
              </w:pPrChange>
            </w:pPr>
            <w:del w:id="39341" w:author="James Vu" w:date="2024-04-18T23:40:00Z">
              <w:r w:rsidRPr="00B053AF" w:rsidDel="001F08AC">
                <w:rPr>
                  <w:rPrChange w:id="39342" w:author="James Vu" w:date="2024-04-18T23:49:00Z">
                    <w:rPr>
                      <w:sz w:val="26"/>
                      <w:szCs w:val="26"/>
                    </w:rPr>
                  </w:rPrChange>
                </w:rPr>
                <w:delText> </w:delText>
              </w:r>
            </w:del>
          </w:p>
        </w:tc>
        <w:tc>
          <w:tcPr>
            <w:tcW w:w="2693" w:type="dxa"/>
            <w:shd w:val="clear" w:color="auto" w:fill="auto"/>
            <w:vAlign w:val="center"/>
            <w:hideMark/>
            <w:tcPrChange w:id="39343"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5C490F15" w14:textId="3965727B" w:rsidR="0089342C" w:rsidRPr="00B053AF" w:rsidDel="001F08AC" w:rsidRDefault="0089342C">
            <w:pPr>
              <w:widowControl w:val="0"/>
              <w:spacing w:before="120" w:after="120"/>
              <w:jc w:val="both"/>
              <w:rPr>
                <w:del w:id="39344" w:author="James Vu" w:date="2024-04-18T23:40:00Z"/>
                <w:rPrChange w:id="39345" w:author="James Vu" w:date="2024-04-18T23:49:00Z">
                  <w:rPr>
                    <w:del w:id="39346" w:author="James Vu" w:date="2024-04-18T23:40:00Z"/>
                    <w:sz w:val="26"/>
                    <w:szCs w:val="26"/>
                  </w:rPr>
                </w:rPrChange>
              </w:rPr>
              <w:pPrChange w:id="39347" w:author="James Vu" w:date="2024-04-18T22:33:00Z">
                <w:pPr>
                  <w:widowControl w:val="0"/>
                  <w:spacing w:before="120" w:after="120"/>
                </w:pPr>
              </w:pPrChange>
            </w:pPr>
            <w:del w:id="39348" w:author="James Vu" w:date="2024-04-18T23:40:00Z">
              <w:r w:rsidRPr="00B053AF" w:rsidDel="001F08AC">
                <w:rPr>
                  <w:rPrChange w:id="39349" w:author="James Vu" w:date="2024-04-18T23:49:00Z">
                    <w:rPr>
                      <w:sz w:val="26"/>
                      <w:szCs w:val="26"/>
                    </w:rPr>
                  </w:rPrChange>
                </w:rPr>
                <w:delText>Thuê máy chiếu</w:delText>
              </w:r>
            </w:del>
          </w:p>
        </w:tc>
        <w:tc>
          <w:tcPr>
            <w:tcW w:w="1984" w:type="dxa"/>
            <w:shd w:val="clear" w:color="auto" w:fill="auto"/>
            <w:vAlign w:val="center"/>
            <w:hideMark/>
            <w:tcPrChange w:id="39350"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79D4886B" w14:textId="1BBCCA59" w:rsidR="0089342C" w:rsidRPr="00B053AF" w:rsidDel="001F08AC" w:rsidRDefault="0089342C">
            <w:pPr>
              <w:widowControl w:val="0"/>
              <w:spacing w:before="120" w:after="120"/>
              <w:jc w:val="both"/>
              <w:rPr>
                <w:del w:id="39351" w:author="James Vu" w:date="2024-04-18T23:40:00Z"/>
                <w:rPrChange w:id="39352" w:author="James Vu" w:date="2024-04-18T23:49:00Z">
                  <w:rPr>
                    <w:del w:id="39353" w:author="James Vu" w:date="2024-04-18T23:40:00Z"/>
                    <w:sz w:val="26"/>
                    <w:szCs w:val="26"/>
                  </w:rPr>
                </w:rPrChange>
              </w:rPr>
              <w:pPrChange w:id="39354" w:author="James Vu" w:date="2024-04-18T22:33:00Z">
                <w:pPr>
                  <w:widowControl w:val="0"/>
                  <w:spacing w:before="120" w:after="120"/>
                  <w:jc w:val="center"/>
                </w:pPr>
              </w:pPrChange>
            </w:pPr>
            <w:del w:id="39355" w:author="James Vu" w:date="2024-04-18T23:40:00Z">
              <w:r w:rsidRPr="00B053AF" w:rsidDel="001F08AC">
                <w:rPr>
                  <w:rPrChange w:id="39356" w:author="James Vu" w:date="2024-04-18T23:49:00Z">
                    <w:rPr>
                      <w:sz w:val="26"/>
                      <w:szCs w:val="26"/>
                    </w:rPr>
                  </w:rPrChange>
                </w:rPr>
                <w:delText>Máy/ngày</w:delText>
              </w:r>
            </w:del>
          </w:p>
        </w:tc>
        <w:tc>
          <w:tcPr>
            <w:tcW w:w="1276" w:type="dxa"/>
            <w:shd w:val="clear" w:color="auto" w:fill="auto"/>
            <w:vAlign w:val="center"/>
            <w:hideMark/>
            <w:tcPrChange w:id="39357"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6982715F" w14:textId="32A96F76" w:rsidR="0089342C" w:rsidRPr="00B053AF" w:rsidDel="001F08AC" w:rsidRDefault="0089342C">
            <w:pPr>
              <w:widowControl w:val="0"/>
              <w:spacing w:before="120" w:after="120"/>
              <w:jc w:val="both"/>
              <w:rPr>
                <w:del w:id="39358" w:author="James Vu" w:date="2024-04-18T23:40:00Z"/>
                <w:rPrChange w:id="39359" w:author="James Vu" w:date="2024-04-18T23:49:00Z">
                  <w:rPr>
                    <w:del w:id="39360" w:author="James Vu" w:date="2024-04-18T23:40:00Z"/>
                    <w:sz w:val="26"/>
                    <w:szCs w:val="26"/>
                  </w:rPr>
                </w:rPrChange>
              </w:rPr>
              <w:pPrChange w:id="39361" w:author="James Vu" w:date="2024-04-18T22:33:00Z">
                <w:pPr>
                  <w:widowControl w:val="0"/>
                  <w:spacing w:before="120" w:after="120"/>
                  <w:jc w:val="center"/>
                </w:pPr>
              </w:pPrChange>
            </w:pPr>
            <w:del w:id="39362" w:author="James Vu" w:date="2024-04-18T23:40:00Z">
              <w:r w:rsidRPr="00B053AF" w:rsidDel="001F08AC">
                <w:rPr>
                  <w:rPrChange w:id="39363" w:author="James Vu" w:date="2024-04-18T23:49:00Z">
                    <w:rPr>
                      <w:sz w:val="26"/>
                      <w:szCs w:val="26"/>
                    </w:rPr>
                  </w:rPrChange>
                </w:rPr>
                <w:delText>2</w:delText>
              </w:r>
            </w:del>
          </w:p>
        </w:tc>
        <w:tc>
          <w:tcPr>
            <w:tcW w:w="1418" w:type="dxa"/>
            <w:shd w:val="clear" w:color="auto" w:fill="auto"/>
            <w:vAlign w:val="center"/>
            <w:hideMark/>
            <w:tcPrChange w:id="39364"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4C443722" w14:textId="2CE61ADE" w:rsidR="0089342C" w:rsidRPr="00B053AF" w:rsidDel="001F08AC" w:rsidRDefault="0089342C">
            <w:pPr>
              <w:widowControl w:val="0"/>
              <w:spacing w:before="120" w:after="120"/>
              <w:jc w:val="both"/>
              <w:rPr>
                <w:del w:id="39365" w:author="James Vu" w:date="2024-04-18T23:40:00Z"/>
                <w:rPrChange w:id="39366" w:author="James Vu" w:date="2024-04-18T23:49:00Z">
                  <w:rPr>
                    <w:del w:id="39367" w:author="James Vu" w:date="2024-04-18T23:40:00Z"/>
                    <w:sz w:val="26"/>
                    <w:szCs w:val="26"/>
                  </w:rPr>
                </w:rPrChange>
              </w:rPr>
              <w:pPrChange w:id="39368" w:author="James Vu" w:date="2024-04-18T22:33:00Z">
                <w:pPr>
                  <w:widowControl w:val="0"/>
                  <w:spacing w:before="120" w:after="120"/>
                  <w:jc w:val="center"/>
                </w:pPr>
              </w:pPrChange>
            </w:pPr>
            <w:del w:id="39369" w:author="James Vu" w:date="2024-04-18T23:40:00Z">
              <w:r w:rsidRPr="00B053AF" w:rsidDel="001F08AC">
                <w:rPr>
                  <w:rPrChange w:id="39370" w:author="James Vu" w:date="2024-04-18T23:49:00Z">
                    <w:rPr>
                      <w:sz w:val="26"/>
                      <w:szCs w:val="26"/>
                    </w:rPr>
                  </w:rPrChange>
                </w:rPr>
                <w:delText>500.000</w:delText>
              </w:r>
            </w:del>
          </w:p>
        </w:tc>
        <w:tc>
          <w:tcPr>
            <w:tcW w:w="1701" w:type="dxa"/>
            <w:shd w:val="clear" w:color="auto" w:fill="auto"/>
            <w:noWrap/>
            <w:vAlign w:val="center"/>
            <w:hideMark/>
            <w:tcPrChange w:id="39371"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7003E339" w14:textId="579066DA" w:rsidR="0089342C" w:rsidRPr="00B053AF" w:rsidDel="001F08AC" w:rsidRDefault="0089342C">
            <w:pPr>
              <w:widowControl w:val="0"/>
              <w:spacing w:before="120" w:after="120"/>
              <w:jc w:val="both"/>
              <w:rPr>
                <w:del w:id="39372" w:author="James Vu" w:date="2024-04-18T23:40:00Z"/>
                <w:rPrChange w:id="39373" w:author="James Vu" w:date="2024-04-18T23:49:00Z">
                  <w:rPr>
                    <w:del w:id="39374" w:author="James Vu" w:date="2024-04-18T23:40:00Z"/>
                    <w:sz w:val="26"/>
                    <w:szCs w:val="26"/>
                  </w:rPr>
                </w:rPrChange>
              </w:rPr>
              <w:pPrChange w:id="39375" w:author="James Vu" w:date="2024-04-18T22:33:00Z">
                <w:pPr>
                  <w:widowControl w:val="0"/>
                  <w:spacing w:before="120" w:after="120"/>
                  <w:jc w:val="right"/>
                </w:pPr>
              </w:pPrChange>
            </w:pPr>
            <w:del w:id="39376" w:author="James Vu" w:date="2024-04-18T23:40:00Z">
              <w:r w:rsidRPr="00B053AF" w:rsidDel="001F08AC">
                <w:rPr>
                  <w:rPrChange w:id="39377" w:author="James Vu" w:date="2024-04-18T23:49:00Z">
                    <w:rPr>
                      <w:sz w:val="26"/>
                      <w:szCs w:val="26"/>
                    </w:rPr>
                  </w:rPrChange>
                </w:rPr>
                <w:delText>1.000.000</w:delText>
              </w:r>
            </w:del>
          </w:p>
        </w:tc>
        <w:tc>
          <w:tcPr>
            <w:tcW w:w="3822" w:type="dxa"/>
            <w:shd w:val="clear" w:color="auto" w:fill="auto"/>
            <w:vAlign w:val="center"/>
            <w:hideMark/>
            <w:tcPrChange w:id="39378"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6030F3AC" w14:textId="008DD391" w:rsidR="0089342C" w:rsidRPr="00B053AF" w:rsidDel="001F08AC" w:rsidRDefault="0089342C">
            <w:pPr>
              <w:widowControl w:val="0"/>
              <w:spacing w:before="120" w:after="120"/>
              <w:jc w:val="both"/>
              <w:rPr>
                <w:del w:id="39379" w:author="James Vu" w:date="2024-04-18T23:40:00Z"/>
                <w:rPrChange w:id="39380" w:author="James Vu" w:date="2024-04-18T23:49:00Z">
                  <w:rPr>
                    <w:del w:id="39381" w:author="James Vu" w:date="2024-04-18T23:40:00Z"/>
                    <w:sz w:val="26"/>
                    <w:szCs w:val="26"/>
                  </w:rPr>
                </w:rPrChange>
              </w:rPr>
              <w:pPrChange w:id="39382" w:author="James Vu" w:date="2024-04-18T22:33:00Z">
                <w:pPr>
                  <w:widowControl w:val="0"/>
                  <w:spacing w:before="120" w:after="120"/>
                </w:pPr>
              </w:pPrChange>
            </w:pPr>
            <w:del w:id="39383" w:author="James Vu" w:date="2024-04-18T23:40:00Z">
              <w:r w:rsidRPr="00B053AF" w:rsidDel="001F08AC">
                <w:rPr>
                  <w:rPrChange w:id="39384" w:author="James Vu" w:date="2024-04-18T23:49:00Z">
                    <w:rPr>
                      <w:sz w:val="26"/>
                      <w:szCs w:val="26"/>
                    </w:rPr>
                  </w:rPrChange>
                </w:rPr>
                <w:delText>Thông tư liên tịch số 142/2010/TTLT-BTC-BTTTT Phụ lục I phần 2 mục 2.1.đ</w:delText>
              </w:r>
            </w:del>
          </w:p>
        </w:tc>
      </w:tr>
      <w:tr w:rsidR="00B053AF" w:rsidRPr="00B053AF" w:rsidDel="001F08AC" w14:paraId="4BAB3BAD" w14:textId="6F638EA9" w:rsidTr="003C02FF">
        <w:trPr>
          <w:trHeight w:val="308"/>
          <w:del w:id="39385" w:author="James Vu" w:date="2024-04-18T23:40:00Z"/>
          <w:trPrChange w:id="39386" w:author="James Vu" w:date="2024-04-19T00:26:00Z">
            <w:trPr>
              <w:trHeight w:val="308"/>
            </w:trPr>
          </w:trPrChange>
        </w:trPr>
        <w:tc>
          <w:tcPr>
            <w:tcW w:w="1555" w:type="dxa"/>
            <w:shd w:val="clear" w:color="auto" w:fill="auto"/>
            <w:vAlign w:val="center"/>
            <w:hideMark/>
            <w:tcPrChange w:id="39387"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2C4F5A76" w14:textId="4B8077F6" w:rsidR="0089342C" w:rsidRPr="00B053AF" w:rsidDel="001F08AC" w:rsidRDefault="0089342C">
            <w:pPr>
              <w:widowControl w:val="0"/>
              <w:spacing w:before="120" w:after="120"/>
              <w:jc w:val="both"/>
              <w:rPr>
                <w:del w:id="39388" w:author="James Vu" w:date="2024-04-18T23:40:00Z"/>
                <w:b/>
                <w:bCs/>
                <w:rPrChange w:id="39389" w:author="James Vu" w:date="2024-04-18T23:49:00Z">
                  <w:rPr>
                    <w:del w:id="39390" w:author="James Vu" w:date="2024-04-18T23:40:00Z"/>
                    <w:b/>
                    <w:bCs/>
                    <w:sz w:val="26"/>
                    <w:szCs w:val="26"/>
                  </w:rPr>
                </w:rPrChange>
              </w:rPr>
              <w:pPrChange w:id="39391" w:author="James Vu" w:date="2024-04-18T22:33:00Z">
                <w:pPr>
                  <w:widowControl w:val="0"/>
                  <w:spacing w:before="120" w:after="120"/>
                  <w:jc w:val="center"/>
                </w:pPr>
              </w:pPrChange>
            </w:pPr>
            <w:del w:id="39392" w:author="James Vu" w:date="2024-04-18T23:40:00Z">
              <w:r w:rsidRPr="00B053AF" w:rsidDel="001F08AC">
                <w:rPr>
                  <w:b/>
                  <w:bCs/>
                  <w:rPrChange w:id="39393" w:author="James Vu" w:date="2024-04-18T23:49:00Z">
                    <w:rPr>
                      <w:b/>
                      <w:bCs/>
                      <w:sz w:val="26"/>
                      <w:szCs w:val="26"/>
                    </w:rPr>
                  </w:rPrChange>
                </w:rPr>
                <w:delText>1.4</w:delText>
              </w:r>
            </w:del>
          </w:p>
        </w:tc>
        <w:tc>
          <w:tcPr>
            <w:tcW w:w="2693" w:type="dxa"/>
            <w:shd w:val="clear" w:color="auto" w:fill="auto"/>
            <w:vAlign w:val="center"/>
            <w:hideMark/>
            <w:tcPrChange w:id="39394"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7B4E3083" w14:textId="46AD656D" w:rsidR="0089342C" w:rsidRPr="00B053AF" w:rsidDel="001F08AC" w:rsidRDefault="0089342C">
            <w:pPr>
              <w:widowControl w:val="0"/>
              <w:spacing w:before="120" w:after="120"/>
              <w:jc w:val="both"/>
              <w:rPr>
                <w:del w:id="39395" w:author="James Vu" w:date="2024-04-18T23:40:00Z"/>
                <w:b/>
                <w:bCs/>
                <w:rPrChange w:id="39396" w:author="James Vu" w:date="2024-04-18T23:49:00Z">
                  <w:rPr>
                    <w:del w:id="39397" w:author="James Vu" w:date="2024-04-18T23:40:00Z"/>
                    <w:b/>
                    <w:bCs/>
                    <w:sz w:val="26"/>
                    <w:szCs w:val="26"/>
                  </w:rPr>
                </w:rPrChange>
              </w:rPr>
              <w:pPrChange w:id="39398" w:author="James Vu" w:date="2024-04-18T22:33:00Z">
                <w:pPr>
                  <w:widowControl w:val="0"/>
                  <w:spacing w:before="120" w:after="120"/>
                </w:pPr>
              </w:pPrChange>
            </w:pPr>
            <w:del w:id="39399" w:author="James Vu" w:date="2024-04-18T23:40:00Z">
              <w:r w:rsidRPr="00B053AF" w:rsidDel="001F08AC">
                <w:rPr>
                  <w:b/>
                  <w:bCs/>
                  <w:rPrChange w:id="39400" w:author="James Vu" w:date="2024-04-18T23:49:00Z">
                    <w:rPr>
                      <w:b/>
                      <w:bCs/>
                      <w:sz w:val="26"/>
                      <w:szCs w:val="26"/>
                    </w:rPr>
                  </w:rPrChange>
                </w:rPr>
                <w:delText>Chi Quản lý lớp học</w:delText>
              </w:r>
            </w:del>
          </w:p>
        </w:tc>
        <w:tc>
          <w:tcPr>
            <w:tcW w:w="1984" w:type="dxa"/>
            <w:shd w:val="clear" w:color="auto" w:fill="auto"/>
            <w:vAlign w:val="center"/>
            <w:hideMark/>
            <w:tcPrChange w:id="39401"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01A81505" w14:textId="25028A66" w:rsidR="0089342C" w:rsidRPr="00B053AF" w:rsidDel="001F08AC" w:rsidRDefault="0089342C">
            <w:pPr>
              <w:widowControl w:val="0"/>
              <w:spacing w:before="120" w:after="120"/>
              <w:jc w:val="both"/>
              <w:rPr>
                <w:del w:id="39402" w:author="James Vu" w:date="2024-04-18T23:40:00Z"/>
                <w:rPrChange w:id="39403" w:author="James Vu" w:date="2024-04-18T23:49:00Z">
                  <w:rPr>
                    <w:del w:id="39404" w:author="James Vu" w:date="2024-04-18T23:40:00Z"/>
                    <w:sz w:val="26"/>
                    <w:szCs w:val="26"/>
                  </w:rPr>
                </w:rPrChange>
              </w:rPr>
              <w:pPrChange w:id="39405" w:author="James Vu" w:date="2024-04-18T22:33:00Z">
                <w:pPr>
                  <w:widowControl w:val="0"/>
                  <w:spacing w:before="120" w:after="120"/>
                  <w:jc w:val="center"/>
                </w:pPr>
              </w:pPrChange>
            </w:pPr>
            <w:del w:id="39406" w:author="James Vu" w:date="2024-04-18T23:40:00Z">
              <w:r w:rsidRPr="00B053AF" w:rsidDel="001F08AC">
                <w:rPr>
                  <w:rPrChange w:id="39407" w:author="James Vu" w:date="2024-04-18T23:49:00Z">
                    <w:rPr>
                      <w:sz w:val="26"/>
                      <w:szCs w:val="26"/>
                    </w:rPr>
                  </w:rPrChange>
                </w:rPr>
                <w:delText> </w:delText>
              </w:r>
            </w:del>
          </w:p>
        </w:tc>
        <w:tc>
          <w:tcPr>
            <w:tcW w:w="1276" w:type="dxa"/>
            <w:shd w:val="clear" w:color="auto" w:fill="auto"/>
            <w:vAlign w:val="center"/>
            <w:hideMark/>
            <w:tcPrChange w:id="39408"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283B0502" w14:textId="025A44A6" w:rsidR="0089342C" w:rsidRPr="00B053AF" w:rsidDel="001F08AC" w:rsidRDefault="0089342C">
            <w:pPr>
              <w:widowControl w:val="0"/>
              <w:spacing w:before="120" w:after="120"/>
              <w:jc w:val="both"/>
              <w:rPr>
                <w:del w:id="39409" w:author="James Vu" w:date="2024-04-18T23:40:00Z"/>
                <w:rPrChange w:id="39410" w:author="James Vu" w:date="2024-04-18T23:49:00Z">
                  <w:rPr>
                    <w:del w:id="39411" w:author="James Vu" w:date="2024-04-18T23:40:00Z"/>
                    <w:sz w:val="26"/>
                    <w:szCs w:val="26"/>
                  </w:rPr>
                </w:rPrChange>
              </w:rPr>
              <w:pPrChange w:id="39412" w:author="James Vu" w:date="2024-04-18T22:33:00Z">
                <w:pPr>
                  <w:widowControl w:val="0"/>
                  <w:spacing w:before="120" w:after="120"/>
                  <w:jc w:val="center"/>
                </w:pPr>
              </w:pPrChange>
            </w:pPr>
            <w:del w:id="39413" w:author="James Vu" w:date="2024-04-18T23:40:00Z">
              <w:r w:rsidRPr="00B053AF" w:rsidDel="001F08AC">
                <w:rPr>
                  <w:rPrChange w:id="39414" w:author="James Vu" w:date="2024-04-18T23:49:00Z">
                    <w:rPr>
                      <w:sz w:val="26"/>
                      <w:szCs w:val="26"/>
                    </w:rPr>
                  </w:rPrChange>
                </w:rPr>
                <w:delText> </w:delText>
              </w:r>
            </w:del>
          </w:p>
        </w:tc>
        <w:tc>
          <w:tcPr>
            <w:tcW w:w="1418" w:type="dxa"/>
            <w:shd w:val="clear" w:color="auto" w:fill="auto"/>
            <w:vAlign w:val="center"/>
            <w:hideMark/>
            <w:tcPrChange w:id="39415"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7B3BED4C" w14:textId="5C084861" w:rsidR="0089342C" w:rsidRPr="00B053AF" w:rsidDel="001F08AC" w:rsidRDefault="0089342C">
            <w:pPr>
              <w:widowControl w:val="0"/>
              <w:spacing w:before="120" w:after="120"/>
              <w:jc w:val="both"/>
              <w:rPr>
                <w:del w:id="39416" w:author="James Vu" w:date="2024-04-18T23:40:00Z"/>
                <w:rPrChange w:id="39417" w:author="James Vu" w:date="2024-04-18T23:49:00Z">
                  <w:rPr>
                    <w:del w:id="39418" w:author="James Vu" w:date="2024-04-18T23:40:00Z"/>
                    <w:sz w:val="26"/>
                    <w:szCs w:val="26"/>
                  </w:rPr>
                </w:rPrChange>
              </w:rPr>
              <w:pPrChange w:id="39419" w:author="James Vu" w:date="2024-04-18T22:33:00Z">
                <w:pPr>
                  <w:widowControl w:val="0"/>
                  <w:spacing w:before="120" w:after="120"/>
                  <w:jc w:val="center"/>
                </w:pPr>
              </w:pPrChange>
            </w:pPr>
          </w:p>
        </w:tc>
        <w:tc>
          <w:tcPr>
            <w:tcW w:w="1701" w:type="dxa"/>
            <w:shd w:val="clear" w:color="auto" w:fill="auto"/>
            <w:noWrap/>
            <w:vAlign w:val="center"/>
            <w:hideMark/>
            <w:tcPrChange w:id="39420"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450B8491" w14:textId="1DBEF709" w:rsidR="0089342C" w:rsidRPr="00B053AF" w:rsidDel="001F08AC" w:rsidRDefault="0089342C">
            <w:pPr>
              <w:widowControl w:val="0"/>
              <w:spacing w:before="120" w:after="120"/>
              <w:jc w:val="both"/>
              <w:rPr>
                <w:del w:id="39421" w:author="James Vu" w:date="2024-04-18T23:40:00Z"/>
                <w:b/>
                <w:bCs/>
                <w:rPrChange w:id="39422" w:author="James Vu" w:date="2024-04-18T23:49:00Z">
                  <w:rPr>
                    <w:del w:id="39423" w:author="James Vu" w:date="2024-04-18T23:40:00Z"/>
                    <w:b/>
                    <w:bCs/>
                    <w:sz w:val="26"/>
                    <w:szCs w:val="26"/>
                  </w:rPr>
                </w:rPrChange>
              </w:rPr>
              <w:pPrChange w:id="39424" w:author="James Vu" w:date="2024-04-18T22:33:00Z">
                <w:pPr>
                  <w:widowControl w:val="0"/>
                  <w:spacing w:before="120" w:after="120"/>
                  <w:jc w:val="right"/>
                </w:pPr>
              </w:pPrChange>
            </w:pPr>
            <w:del w:id="39425" w:author="James Vu" w:date="2024-04-18T23:40:00Z">
              <w:r w:rsidRPr="00B053AF" w:rsidDel="001F08AC">
                <w:rPr>
                  <w:b/>
                  <w:bCs/>
                  <w:rPrChange w:id="39426" w:author="James Vu" w:date="2024-04-18T23:49:00Z">
                    <w:rPr>
                      <w:b/>
                      <w:bCs/>
                      <w:sz w:val="26"/>
                      <w:szCs w:val="26"/>
                    </w:rPr>
                  </w:rPrChange>
                </w:rPr>
                <w:delText>3.940.000</w:delText>
              </w:r>
            </w:del>
          </w:p>
        </w:tc>
        <w:tc>
          <w:tcPr>
            <w:tcW w:w="3822" w:type="dxa"/>
            <w:shd w:val="clear" w:color="auto" w:fill="auto"/>
            <w:vAlign w:val="center"/>
            <w:hideMark/>
            <w:tcPrChange w:id="39427"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65E98BF6" w14:textId="2870185E" w:rsidR="0089342C" w:rsidRPr="00B053AF" w:rsidDel="001F08AC" w:rsidRDefault="0089342C">
            <w:pPr>
              <w:widowControl w:val="0"/>
              <w:spacing w:before="120" w:after="120"/>
              <w:jc w:val="both"/>
              <w:rPr>
                <w:del w:id="39428" w:author="James Vu" w:date="2024-04-18T23:40:00Z"/>
                <w:rPrChange w:id="39429" w:author="James Vu" w:date="2024-04-18T23:49:00Z">
                  <w:rPr>
                    <w:del w:id="39430" w:author="James Vu" w:date="2024-04-18T23:40:00Z"/>
                    <w:sz w:val="26"/>
                    <w:szCs w:val="26"/>
                  </w:rPr>
                </w:rPrChange>
              </w:rPr>
              <w:pPrChange w:id="39431" w:author="James Vu" w:date="2024-04-18T22:33:00Z">
                <w:pPr>
                  <w:widowControl w:val="0"/>
                  <w:spacing w:before="120" w:after="120"/>
                </w:pPr>
              </w:pPrChange>
            </w:pPr>
            <w:del w:id="39432" w:author="James Vu" w:date="2024-04-18T23:40:00Z">
              <w:r w:rsidRPr="00B053AF" w:rsidDel="001F08AC">
                <w:rPr>
                  <w:rPrChange w:id="39433" w:author="James Vu" w:date="2024-04-18T23:49:00Z">
                    <w:rPr>
                      <w:sz w:val="26"/>
                      <w:szCs w:val="26"/>
                    </w:rPr>
                  </w:rPrChange>
                </w:rPr>
                <w:delText> </w:delText>
              </w:r>
            </w:del>
          </w:p>
        </w:tc>
      </w:tr>
      <w:tr w:rsidR="00B053AF" w:rsidRPr="00B053AF" w:rsidDel="001F08AC" w14:paraId="23416148" w14:textId="1BE0D3CF" w:rsidTr="003C02FF">
        <w:trPr>
          <w:trHeight w:val="923"/>
          <w:del w:id="39434" w:author="James Vu" w:date="2024-04-18T23:40:00Z"/>
          <w:trPrChange w:id="39435" w:author="James Vu" w:date="2024-04-19T00:26:00Z">
            <w:trPr>
              <w:trHeight w:val="923"/>
            </w:trPr>
          </w:trPrChange>
        </w:trPr>
        <w:tc>
          <w:tcPr>
            <w:tcW w:w="1555" w:type="dxa"/>
            <w:shd w:val="clear" w:color="auto" w:fill="auto"/>
            <w:vAlign w:val="center"/>
            <w:hideMark/>
            <w:tcPrChange w:id="39436"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031D377D" w14:textId="0BE46C7A" w:rsidR="0089342C" w:rsidRPr="00B053AF" w:rsidDel="001F08AC" w:rsidRDefault="0089342C">
            <w:pPr>
              <w:widowControl w:val="0"/>
              <w:spacing w:before="120" w:after="120"/>
              <w:jc w:val="both"/>
              <w:rPr>
                <w:del w:id="39437" w:author="James Vu" w:date="2024-04-18T23:40:00Z"/>
                <w:rPrChange w:id="39438" w:author="James Vu" w:date="2024-04-18T23:49:00Z">
                  <w:rPr>
                    <w:del w:id="39439" w:author="James Vu" w:date="2024-04-18T23:40:00Z"/>
                    <w:sz w:val="26"/>
                    <w:szCs w:val="26"/>
                  </w:rPr>
                </w:rPrChange>
              </w:rPr>
              <w:pPrChange w:id="39440" w:author="James Vu" w:date="2024-04-18T22:33:00Z">
                <w:pPr>
                  <w:widowControl w:val="0"/>
                  <w:spacing w:before="120" w:after="120"/>
                  <w:jc w:val="center"/>
                </w:pPr>
              </w:pPrChange>
            </w:pPr>
            <w:del w:id="39441" w:author="James Vu" w:date="2024-04-18T23:40:00Z">
              <w:r w:rsidRPr="00B053AF" w:rsidDel="001F08AC">
                <w:rPr>
                  <w:rPrChange w:id="39442" w:author="James Vu" w:date="2024-04-18T23:49:00Z">
                    <w:rPr>
                      <w:sz w:val="26"/>
                      <w:szCs w:val="26"/>
                    </w:rPr>
                  </w:rPrChange>
                </w:rPr>
                <w:delText> </w:delText>
              </w:r>
            </w:del>
          </w:p>
        </w:tc>
        <w:tc>
          <w:tcPr>
            <w:tcW w:w="2693" w:type="dxa"/>
            <w:shd w:val="clear" w:color="auto" w:fill="auto"/>
            <w:vAlign w:val="center"/>
            <w:hideMark/>
            <w:tcPrChange w:id="39443"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12E66F82" w14:textId="1F0AE488" w:rsidR="0089342C" w:rsidRPr="00B053AF" w:rsidDel="001F08AC" w:rsidRDefault="0089342C">
            <w:pPr>
              <w:widowControl w:val="0"/>
              <w:spacing w:before="120" w:after="120"/>
              <w:jc w:val="both"/>
              <w:rPr>
                <w:del w:id="39444" w:author="James Vu" w:date="2024-04-18T23:40:00Z"/>
                <w:rPrChange w:id="39445" w:author="James Vu" w:date="2024-04-18T23:49:00Z">
                  <w:rPr>
                    <w:del w:id="39446" w:author="James Vu" w:date="2024-04-18T23:40:00Z"/>
                    <w:sz w:val="26"/>
                    <w:szCs w:val="26"/>
                  </w:rPr>
                </w:rPrChange>
              </w:rPr>
              <w:pPrChange w:id="39447" w:author="James Vu" w:date="2024-04-18T22:33:00Z">
                <w:pPr>
                  <w:widowControl w:val="0"/>
                  <w:spacing w:before="120" w:after="120"/>
                </w:pPr>
              </w:pPrChange>
            </w:pPr>
            <w:del w:id="39448" w:author="James Vu" w:date="2024-04-18T23:40:00Z">
              <w:r w:rsidRPr="00B053AF" w:rsidDel="001F08AC">
                <w:rPr>
                  <w:rPrChange w:id="39449" w:author="James Vu" w:date="2024-04-18T23:49:00Z">
                    <w:rPr>
                      <w:sz w:val="26"/>
                      <w:szCs w:val="26"/>
                    </w:rPr>
                  </w:rPrChange>
                </w:rPr>
                <w:delText>Chi phí quản lý chung (chi thù lao người tổ chức lớp học, chi phí phục vụ khai giảng bế giảng, chi phí tổ chức lớp học,...)</w:delText>
              </w:r>
            </w:del>
          </w:p>
        </w:tc>
        <w:tc>
          <w:tcPr>
            <w:tcW w:w="1984" w:type="dxa"/>
            <w:shd w:val="clear" w:color="auto" w:fill="auto"/>
            <w:vAlign w:val="center"/>
            <w:hideMark/>
            <w:tcPrChange w:id="39450"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2D509171" w14:textId="66174BBE" w:rsidR="0089342C" w:rsidRPr="00B053AF" w:rsidDel="001F08AC" w:rsidRDefault="0089342C">
            <w:pPr>
              <w:widowControl w:val="0"/>
              <w:spacing w:before="120" w:after="120"/>
              <w:jc w:val="both"/>
              <w:rPr>
                <w:del w:id="39451" w:author="James Vu" w:date="2024-04-18T23:40:00Z"/>
                <w:rPrChange w:id="39452" w:author="James Vu" w:date="2024-04-18T23:49:00Z">
                  <w:rPr>
                    <w:del w:id="39453" w:author="James Vu" w:date="2024-04-18T23:40:00Z"/>
                    <w:sz w:val="26"/>
                    <w:szCs w:val="26"/>
                  </w:rPr>
                </w:rPrChange>
              </w:rPr>
              <w:pPrChange w:id="39454" w:author="James Vu" w:date="2024-04-18T22:33:00Z">
                <w:pPr>
                  <w:widowControl w:val="0"/>
                  <w:spacing w:before="120" w:after="120"/>
                  <w:jc w:val="center"/>
                </w:pPr>
              </w:pPrChange>
            </w:pPr>
            <w:del w:id="39455" w:author="James Vu" w:date="2024-04-18T23:40:00Z">
              <w:r w:rsidRPr="00B053AF" w:rsidDel="001F08AC">
                <w:rPr>
                  <w:rPrChange w:id="39456" w:author="James Vu" w:date="2024-04-18T23:49:00Z">
                    <w:rPr>
                      <w:sz w:val="26"/>
                      <w:szCs w:val="26"/>
                    </w:rPr>
                  </w:rPrChange>
                </w:rPr>
                <w:delText>Khóa học</w:delText>
              </w:r>
            </w:del>
          </w:p>
        </w:tc>
        <w:tc>
          <w:tcPr>
            <w:tcW w:w="1276" w:type="dxa"/>
            <w:shd w:val="clear" w:color="auto" w:fill="auto"/>
            <w:vAlign w:val="center"/>
            <w:hideMark/>
            <w:tcPrChange w:id="39457"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06E863E9" w14:textId="70C55ABD" w:rsidR="0089342C" w:rsidRPr="00B053AF" w:rsidDel="001F08AC" w:rsidRDefault="0089342C">
            <w:pPr>
              <w:widowControl w:val="0"/>
              <w:spacing w:before="120" w:after="120"/>
              <w:jc w:val="both"/>
              <w:rPr>
                <w:del w:id="39458" w:author="James Vu" w:date="2024-04-18T23:40:00Z"/>
                <w:rPrChange w:id="39459" w:author="James Vu" w:date="2024-04-18T23:49:00Z">
                  <w:rPr>
                    <w:del w:id="39460" w:author="James Vu" w:date="2024-04-18T23:40:00Z"/>
                    <w:sz w:val="26"/>
                    <w:szCs w:val="26"/>
                  </w:rPr>
                </w:rPrChange>
              </w:rPr>
              <w:pPrChange w:id="39461" w:author="James Vu" w:date="2024-04-18T22:33:00Z">
                <w:pPr>
                  <w:widowControl w:val="0"/>
                  <w:spacing w:before="120" w:after="120"/>
                  <w:jc w:val="center"/>
                </w:pPr>
              </w:pPrChange>
            </w:pPr>
            <w:del w:id="39462" w:author="James Vu" w:date="2024-04-18T23:40:00Z">
              <w:r w:rsidRPr="00B053AF" w:rsidDel="001F08AC">
                <w:rPr>
                  <w:rPrChange w:id="39463" w:author="James Vu" w:date="2024-04-18T23:49:00Z">
                    <w:rPr>
                      <w:sz w:val="26"/>
                      <w:szCs w:val="26"/>
                    </w:rPr>
                  </w:rPrChange>
                </w:rPr>
                <w:delText>1</w:delText>
              </w:r>
            </w:del>
          </w:p>
        </w:tc>
        <w:tc>
          <w:tcPr>
            <w:tcW w:w="1418" w:type="dxa"/>
            <w:shd w:val="clear" w:color="auto" w:fill="auto"/>
            <w:vAlign w:val="center"/>
            <w:hideMark/>
            <w:tcPrChange w:id="39464"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1C4D9C8A" w14:textId="7FB124CE" w:rsidR="0089342C" w:rsidRPr="00B053AF" w:rsidDel="001F08AC" w:rsidRDefault="0089342C">
            <w:pPr>
              <w:widowControl w:val="0"/>
              <w:spacing w:before="120" w:after="120"/>
              <w:jc w:val="both"/>
              <w:rPr>
                <w:del w:id="39465" w:author="James Vu" w:date="2024-04-18T23:40:00Z"/>
                <w:rPrChange w:id="39466" w:author="James Vu" w:date="2024-04-18T23:49:00Z">
                  <w:rPr>
                    <w:del w:id="39467" w:author="James Vu" w:date="2024-04-18T23:40:00Z"/>
                    <w:sz w:val="26"/>
                    <w:szCs w:val="26"/>
                  </w:rPr>
                </w:rPrChange>
              </w:rPr>
              <w:pPrChange w:id="39468" w:author="James Vu" w:date="2024-04-18T22:33:00Z">
                <w:pPr>
                  <w:widowControl w:val="0"/>
                  <w:spacing w:before="120" w:after="120"/>
                  <w:jc w:val="center"/>
                </w:pPr>
              </w:pPrChange>
            </w:pPr>
            <w:del w:id="39469" w:author="James Vu" w:date="2024-04-18T23:40:00Z">
              <w:r w:rsidRPr="00B053AF" w:rsidDel="001F08AC">
                <w:rPr>
                  <w:rPrChange w:id="39470" w:author="James Vu" w:date="2024-04-18T23:49:00Z">
                    <w:rPr>
                      <w:sz w:val="26"/>
                      <w:szCs w:val="26"/>
                    </w:rPr>
                  </w:rPrChange>
                </w:rPr>
                <w:delText>2.500.000</w:delText>
              </w:r>
            </w:del>
          </w:p>
        </w:tc>
        <w:tc>
          <w:tcPr>
            <w:tcW w:w="1701" w:type="dxa"/>
            <w:shd w:val="clear" w:color="auto" w:fill="auto"/>
            <w:noWrap/>
            <w:vAlign w:val="center"/>
            <w:hideMark/>
            <w:tcPrChange w:id="39471"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687B2B21" w14:textId="61B08497" w:rsidR="0089342C" w:rsidRPr="00B053AF" w:rsidDel="001F08AC" w:rsidRDefault="0089342C">
            <w:pPr>
              <w:widowControl w:val="0"/>
              <w:spacing w:before="120" w:after="120"/>
              <w:jc w:val="both"/>
              <w:rPr>
                <w:del w:id="39472" w:author="James Vu" w:date="2024-04-18T23:40:00Z"/>
                <w:rPrChange w:id="39473" w:author="James Vu" w:date="2024-04-18T23:49:00Z">
                  <w:rPr>
                    <w:del w:id="39474" w:author="James Vu" w:date="2024-04-18T23:40:00Z"/>
                    <w:sz w:val="26"/>
                    <w:szCs w:val="26"/>
                  </w:rPr>
                </w:rPrChange>
              </w:rPr>
              <w:pPrChange w:id="39475" w:author="James Vu" w:date="2024-04-18T22:33:00Z">
                <w:pPr>
                  <w:widowControl w:val="0"/>
                  <w:spacing w:before="120" w:after="120"/>
                  <w:jc w:val="right"/>
                </w:pPr>
              </w:pPrChange>
            </w:pPr>
            <w:del w:id="39476" w:author="James Vu" w:date="2024-04-18T23:40:00Z">
              <w:r w:rsidRPr="00B053AF" w:rsidDel="001F08AC">
                <w:rPr>
                  <w:rPrChange w:id="39477" w:author="James Vu" w:date="2024-04-18T23:49:00Z">
                    <w:rPr>
                      <w:sz w:val="26"/>
                      <w:szCs w:val="26"/>
                    </w:rPr>
                  </w:rPrChange>
                </w:rPr>
                <w:delText>2.500.000</w:delText>
              </w:r>
            </w:del>
          </w:p>
        </w:tc>
        <w:tc>
          <w:tcPr>
            <w:tcW w:w="3822" w:type="dxa"/>
            <w:shd w:val="clear" w:color="auto" w:fill="auto"/>
            <w:vAlign w:val="center"/>
            <w:hideMark/>
            <w:tcPrChange w:id="39478"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58327863" w14:textId="3D4F0788" w:rsidR="0089342C" w:rsidRPr="00B053AF" w:rsidDel="001F08AC" w:rsidRDefault="0089342C">
            <w:pPr>
              <w:widowControl w:val="0"/>
              <w:spacing w:before="120" w:after="120"/>
              <w:jc w:val="both"/>
              <w:rPr>
                <w:del w:id="39479" w:author="James Vu" w:date="2024-04-18T23:40:00Z"/>
                <w:rPrChange w:id="39480" w:author="James Vu" w:date="2024-04-18T23:49:00Z">
                  <w:rPr>
                    <w:del w:id="39481" w:author="James Vu" w:date="2024-04-18T23:40:00Z"/>
                    <w:sz w:val="26"/>
                    <w:szCs w:val="26"/>
                  </w:rPr>
                </w:rPrChange>
              </w:rPr>
              <w:pPrChange w:id="39482" w:author="James Vu" w:date="2024-04-18T22:33:00Z">
                <w:pPr>
                  <w:widowControl w:val="0"/>
                  <w:spacing w:before="120" w:after="120"/>
                </w:pPr>
              </w:pPrChange>
            </w:pPr>
            <w:del w:id="39483" w:author="James Vu" w:date="2024-04-18T23:40:00Z">
              <w:r w:rsidRPr="00B053AF" w:rsidDel="001F08AC">
                <w:rPr>
                  <w:rPrChange w:id="39484" w:author="James Vu" w:date="2024-04-18T23:49:00Z">
                    <w:rPr>
                      <w:sz w:val="26"/>
                      <w:szCs w:val="26"/>
                    </w:rPr>
                  </w:rPrChange>
                </w:rPr>
                <w:delText>Thông tư liên tịch số 142/2010/TTLT-BTC-BTTTT Phụ lục I phần 2 mục 2.2.c</w:delText>
              </w:r>
            </w:del>
          </w:p>
        </w:tc>
      </w:tr>
      <w:tr w:rsidR="00B053AF" w:rsidRPr="00B053AF" w:rsidDel="001F08AC" w14:paraId="72ADF03D" w14:textId="19175350" w:rsidTr="003C02FF">
        <w:trPr>
          <w:trHeight w:val="615"/>
          <w:del w:id="39485" w:author="James Vu" w:date="2024-04-18T23:40:00Z"/>
          <w:trPrChange w:id="39486" w:author="James Vu" w:date="2024-04-19T00:26:00Z">
            <w:trPr>
              <w:trHeight w:val="615"/>
            </w:trPr>
          </w:trPrChange>
        </w:trPr>
        <w:tc>
          <w:tcPr>
            <w:tcW w:w="1555" w:type="dxa"/>
            <w:shd w:val="clear" w:color="auto" w:fill="auto"/>
            <w:vAlign w:val="center"/>
            <w:hideMark/>
            <w:tcPrChange w:id="39487"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E3DCF8A" w14:textId="4776958C" w:rsidR="0089342C" w:rsidRPr="00B053AF" w:rsidDel="001F08AC" w:rsidRDefault="0089342C">
            <w:pPr>
              <w:widowControl w:val="0"/>
              <w:spacing w:before="120" w:after="120"/>
              <w:jc w:val="both"/>
              <w:rPr>
                <w:del w:id="39488" w:author="James Vu" w:date="2024-04-18T23:40:00Z"/>
                <w:rPrChange w:id="39489" w:author="James Vu" w:date="2024-04-18T23:49:00Z">
                  <w:rPr>
                    <w:del w:id="39490" w:author="James Vu" w:date="2024-04-18T23:40:00Z"/>
                    <w:sz w:val="26"/>
                    <w:szCs w:val="26"/>
                  </w:rPr>
                </w:rPrChange>
              </w:rPr>
              <w:pPrChange w:id="39491" w:author="James Vu" w:date="2024-04-18T22:33:00Z">
                <w:pPr>
                  <w:widowControl w:val="0"/>
                  <w:spacing w:before="120" w:after="120"/>
                  <w:jc w:val="center"/>
                </w:pPr>
              </w:pPrChange>
            </w:pPr>
            <w:del w:id="39492" w:author="James Vu" w:date="2024-04-18T23:40:00Z">
              <w:r w:rsidRPr="00B053AF" w:rsidDel="001F08AC">
                <w:rPr>
                  <w:rPrChange w:id="39493" w:author="James Vu" w:date="2024-04-18T23:49:00Z">
                    <w:rPr>
                      <w:sz w:val="26"/>
                      <w:szCs w:val="26"/>
                    </w:rPr>
                  </w:rPrChange>
                </w:rPr>
                <w:delText> </w:delText>
              </w:r>
            </w:del>
          </w:p>
        </w:tc>
        <w:tc>
          <w:tcPr>
            <w:tcW w:w="2693" w:type="dxa"/>
            <w:shd w:val="clear" w:color="auto" w:fill="auto"/>
            <w:vAlign w:val="center"/>
            <w:hideMark/>
            <w:tcPrChange w:id="39494"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444FA671" w14:textId="51B1C6EB" w:rsidR="0089342C" w:rsidRPr="00B053AF" w:rsidDel="001F08AC" w:rsidRDefault="0089342C">
            <w:pPr>
              <w:widowControl w:val="0"/>
              <w:spacing w:before="120" w:after="120"/>
              <w:jc w:val="both"/>
              <w:rPr>
                <w:del w:id="39495" w:author="James Vu" w:date="2024-04-18T23:40:00Z"/>
                <w:rPrChange w:id="39496" w:author="James Vu" w:date="2024-04-18T23:49:00Z">
                  <w:rPr>
                    <w:del w:id="39497" w:author="James Vu" w:date="2024-04-18T23:40:00Z"/>
                    <w:sz w:val="26"/>
                    <w:szCs w:val="26"/>
                  </w:rPr>
                </w:rPrChange>
              </w:rPr>
              <w:pPrChange w:id="39498" w:author="James Vu" w:date="2024-04-18T22:33:00Z">
                <w:pPr>
                  <w:widowControl w:val="0"/>
                  <w:spacing w:before="120" w:after="120"/>
                </w:pPr>
              </w:pPrChange>
            </w:pPr>
            <w:del w:id="39499" w:author="James Vu" w:date="2024-04-18T23:40:00Z">
              <w:r w:rsidRPr="00B053AF" w:rsidDel="001F08AC">
                <w:rPr>
                  <w:rPrChange w:id="39500" w:author="James Vu" w:date="2024-04-18T23:49:00Z">
                    <w:rPr>
                      <w:sz w:val="26"/>
                      <w:szCs w:val="26"/>
                    </w:rPr>
                  </w:rPrChange>
                </w:rPr>
                <w:delText>Chi văn phòng phẩm (cho học viên và giảng viên)</w:delText>
              </w:r>
            </w:del>
          </w:p>
        </w:tc>
        <w:tc>
          <w:tcPr>
            <w:tcW w:w="1984" w:type="dxa"/>
            <w:shd w:val="clear" w:color="auto" w:fill="auto"/>
            <w:vAlign w:val="center"/>
            <w:hideMark/>
            <w:tcPrChange w:id="39501"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3EB11791" w14:textId="3E40705B" w:rsidR="0089342C" w:rsidRPr="00B053AF" w:rsidDel="001F08AC" w:rsidRDefault="0089342C">
            <w:pPr>
              <w:widowControl w:val="0"/>
              <w:spacing w:before="120" w:after="120"/>
              <w:jc w:val="both"/>
              <w:rPr>
                <w:del w:id="39502" w:author="James Vu" w:date="2024-04-18T23:40:00Z"/>
                <w:rPrChange w:id="39503" w:author="James Vu" w:date="2024-04-18T23:49:00Z">
                  <w:rPr>
                    <w:del w:id="39504" w:author="James Vu" w:date="2024-04-18T23:40:00Z"/>
                    <w:sz w:val="26"/>
                    <w:szCs w:val="26"/>
                  </w:rPr>
                </w:rPrChange>
              </w:rPr>
              <w:pPrChange w:id="39505" w:author="James Vu" w:date="2024-04-18T22:33:00Z">
                <w:pPr>
                  <w:widowControl w:val="0"/>
                  <w:spacing w:before="120" w:after="120"/>
                  <w:jc w:val="center"/>
                </w:pPr>
              </w:pPrChange>
            </w:pPr>
            <w:del w:id="39506" w:author="James Vu" w:date="2024-04-18T23:40:00Z">
              <w:r w:rsidRPr="00B053AF" w:rsidDel="001F08AC">
                <w:rPr>
                  <w:rPrChange w:id="39507" w:author="James Vu" w:date="2024-04-18T23:49:00Z">
                    <w:rPr>
                      <w:sz w:val="26"/>
                      <w:szCs w:val="26"/>
                    </w:rPr>
                  </w:rPrChange>
                </w:rPr>
                <w:delText>Người/khóa học</w:delText>
              </w:r>
            </w:del>
          </w:p>
        </w:tc>
        <w:tc>
          <w:tcPr>
            <w:tcW w:w="1276" w:type="dxa"/>
            <w:shd w:val="clear" w:color="auto" w:fill="auto"/>
            <w:vAlign w:val="center"/>
            <w:hideMark/>
            <w:tcPrChange w:id="39508"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2AE1D956" w14:textId="64421373" w:rsidR="0089342C" w:rsidRPr="00B053AF" w:rsidDel="001F08AC" w:rsidRDefault="0089342C">
            <w:pPr>
              <w:widowControl w:val="0"/>
              <w:spacing w:before="120" w:after="120"/>
              <w:jc w:val="both"/>
              <w:rPr>
                <w:del w:id="39509" w:author="James Vu" w:date="2024-04-18T23:40:00Z"/>
                <w:rPrChange w:id="39510" w:author="James Vu" w:date="2024-04-18T23:49:00Z">
                  <w:rPr>
                    <w:del w:id="39511" w:author="James Vu" w:date="2024-04-18T23:40:00Z"/>
                    <w:sz w:val="26"/>
                    <w:szCs w:val="26"/>
                  </w:rPr>
                </w:rPrChange>
              </w:rPr>
              <w:pPrChange w:id="39512" w:author="James Vu" w:date="2024-04-18T22:33:00Z">
                <w:pPr>
                  <w:widowControl w:val="0"/>
                  <w:spacing w:before="120" w:after="120"/>
                  <w:jc w:val="center"/>
                </w:pPr>
              </w:pPrChange>
            </w:pPr>
            <w:del w:id="39513" w:author="James Vu" w:date="2024-04-18T23:40:00Z">
              <w:r w:rsidRPr="00B053AF" w:rsidDel="001F08AC">
                <w:rPr>
                  <w:rPrChange w:id="39514" w:author="James Vu" w:date="2024-04-18T23:49:00Z">
                    <w:rPr>
                      <w:sz w:val="26"/>
                      <w:szCs w:val="26"/>
                    </w:rPr>
                  </w:rPrChange>
                </w:rPr>
                <w:delText>18</w:delText>
              </w:r>
            </w:del>
          </w:p>
        </w:tc>
        <w:tc>
          <w:tcPr>
            <w:tcW w:w="1418" w:type="dxa"/>
            <w:shd w:val="clear" w:color="auto" w:fill="auto"/>
            <w:vAlign w:val="center"/>
            <w:hideMark/>
            <w:tcPrChange w:id="39515"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355B92E8" w14:textId="1DB855CA" w:rsidR="0089342C" w:rsidRPr="00B053AF" w:rsidDel="001F08AC" w:rsidRDefault="0089342C">
            <w:pPr>
              <w:widowControl w:val="0"/>
              <w:spacing w:before="120" w:after="120"/>
              <w:jc w:val="both"/>
              <w:rPr>
                <w:del w:id="39516" w:author="James Vu" w:date="2024-04-18T23:40:00Z"/>
                <w:rPrChange w:id="39517" w:author="James Vu" w:date="2024-04-18T23:49:00Z">
                  <w:rPr>
                    <w:del w:id="39518" w:author="James Vu" w:date="2024-04-18T23:40:00Z"/>
                    <w:sz w:val="26"/>
                    <w:szCs w:val="26"/>
                  </w:rPr>
                </w:rPrChange>
              </w:rPr>
              <w:pPrChange w:id="39519" w:author="James Vu" w:date="2024-04-18T22:33:00Z">
                <w:pPr>
                  <w:widowControl w:val="0"/>
                  <w:spacing w:before="120" w:after="120"/>
                  <w:jc w:val="center"/>
                </w:pPr>
              </w:pPrChange>
            </w:pPr>
            <w:del w:id="39520" w:author="James Vu" w:date="2024-04-18T23:40:00Z">
              <w:r w:rsidRPr="00B053AF" w:rsidDel="001F08AC">
                <w:rPr>
                  <w:rPrChange w:id="39521" w:author="James Vu" w:date="2024-04-18T23:49:00Z">
                    <w:rPr>
                      <w:sz w:val="26"/>
                      <w:szCs w:val="26"/>
                    </w:rPr>
                  </w:rPrChange>
                </w:rPr>
                <w:delText>20.000</w:delText>
              </w:r>
            </w:del>
          </w:p>
        </w:tc>
        <w:tc>
          <w:tcPr>
            <w:tcW w:w="1701" w:type="dxa"/>
            <w:shd w:val="clear" w:color="auto" w:fill="auto"/>
            <w:noWrap/>
            <w:vAlign w:val="center"/>
            <w:hideMark/>
            <w:tcPrChange w:id="39522"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151F9FE2" w14:textId="3648AE3A" w:rsidR="0089342C" w:rsidRPr="00B053AF" w:rsidDel="001F08AC" w:rsidRDefault="0089342C">
            <w:pPr>
              <w:widowControl w:val="0"/>
              <w:spacing w:before="120" w:after="120"/>
              <w:jc w:val="both"/>
              <w:rPr>
                <w:del w:id="39523" w:author="James Vu" w:date="2024-04-18T23:40:00Z"/>
                <w:rPrChange w:id="39524" w:author="James Vu" w:date="2024-04-18T23:49:00Z">
                  <w:rPr>
                    <w:del w:id="39525" w:author="James Vu" w:date="2024-04-18T23:40:00Z"/>
                    <w:sz w:val="26"/>
                    <w:szCs w:val="26"/>
                  </w:rPr>
                </w:rPrChange>
              </w:rPr>
              <w:pPrChange w:id="39526" w:author="James Vu" w:date="2024-04-18T22:33:00Z">
                <w:pPr>
                  <w:widowControl w:val="0"/>
                  <w:spacing w:before="120" w:after="120"/>
                  <w:jc w:val="right"/>
                </w:pPr>
              </w:pPrChange>
            </w:pPr>
            <w:del w:id="39527" w:author="James Vu" w:date="2024-04-18T23:40:00Z">
              <w:r w:rsidRPr="00B053AF" w:rsidDel="001F08AC">
                <w:rPr>
                  <w:rPrChange w:id="39528" w:author="James Vu" w:date="2024-04-18T23:49:00Z">
                    <w:rPr>
                      <w:sz w:val="26"/>
                      <w:szCs w:val="26"/>
                    </w:rPr>
                  </w:rPrChange>
                </w:rPr>
                <w:delText>360.000</w:delText>
              </w:r>
            </w:del>
          </w:p>
        </w:tc>
        <w:tc>
          <w:tcPr>
            <w:tcW w:w="3822" w:type="dxa"/>
            <w:shd w:val="clear" w:color="auto" w:fill="auto"/>
            <w:vAlign w:val="center"/>
            <w:hideMark/>
            <w:tcPrChange w:id="39529"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79454D28" w14:textId="3CF188BB" w:rsidR="0089342C" w:rsidRPr="00B053AF" w:rsidDel="001F08AC" w:rsidRDefault="0089342C">
            <w:pPr>
              <w:widowControl w:val="0"/>
              <w:spacing w:before="120" w:after="120"/>
              <w:jc w:val="both"/>
              <w:rPr>
                <w:del w:id="39530" w:author="James Vu" w:date="2024-04-18T23:40:00Z"/>
                <w:rPrChange w:id="39531" w:author="James Vu" w:date="2024-04-18T23:49:00Z">
                  <w:rPr>
                    <w:del w:id="39532" w:author="James Vu" w:date="2024-04-18T23:40:00Z"/>
                    <w:sz w:val="26"/>
                    <w:szCs w:val="26"/>
                  </w:rPr>
                </w:rPrChange>
              </w:rPr>
              <w:pPrChange w:id="39533" w:author="James Vu" w:date="2024-04-18T22:33:00Z">
                <w:pPr>
                  <w:widowControl w:val="0"/>
                  <w:spacing w:before="120" w:after="120"/>
                </w:pPr>
              </w:pPrChange>
            </w:pPr>
            <w:del w:id="39534" w:author="James Vu" w:date="2024-04-18T23:40:00Z">
              <w:r w:rsidRPr="00B053AF" w:rsidDel="001F08AC">
                <w:rPr>
                  <w:rPrChange w:id="39535" w:author="James Vu" w:date="2024-04-18T23:49:00Z">
                    <w:rPr>
                      <w:sz w:val="26"/>
                      <w:szCs w:val="26"/>
                    </w:rPr>
                  </w:rPrChange>
                </w:rPr>
                <w:delText>Thông tư liên tịch số 142/2010/TTLT-BTC-BTTTT Phụ lục I phần 2 mục 2.2.a</w:delText>
              </w:r>
            </w:del>
          </w:p>
        </w:tc>
      </w:tr>
      <w:tr w:rsidR="00B053AF" w:rsidRPr="00B053AF" w:rsidDel="001F08AC" w14:paraId="7CB0DB1A" w14:textId="7AB3F00D" w:rsidTr="003C02FF">
        <w:trPr>
          <w:trHeight w:val="615"/>
          <w:del w:id="39536" w:author="James Vu" w:date="2024-04-18T23:40:00Z"/>
          <w:trPrChange w:id="39537" w:author="James Vu" w:date="2024-04-19T00:26:00Z">
            <w:trPr>
              <w:trHeight w:val="615"/>
            </w:trPr>
          </w:trPrChange>
        </w:trPr>
        <w:tc>
          <w:tcPr>
            <w:tcW w:w="1555" w:type="dxa"/>
            <w:shd w:val="clear" w:color="auto" w:fill="auto"/>
            <w:vAlign w:val="center"/>
            <w:hideMark/>
            <w:tcPrChange w:id="39538" w:author="James Vu" w:date="2024-04-19T00:26:00Z">
              <w:tcPr>
                <w:tcW w:w="1555" w:type="dxa"/>
                <w:tcBorders>
                  <w:top w:val="nil"/>
                  <w:left w:val="single" w:sz="4" w:space="0" w:color="auto"/>
                  <w:bottom w:val="single" w:sz="4" w:space="0" w:color="auto"/>
                  <w:right w:val="single" w:sz="4" w:space="0" w:color="auto"/>
                </w:tcBorders>
                <w:shd w:val="clear" w:color="auto" w:fill="auto"/>
                <w:vAlign w:val="center"/>
                <w:hideMark/>
              </w:tcPr>
            </w:tcPrChange>
          </w:tcPr>
          <w:p w14:paraId="15E645FB" w14:textId="7A2EC87E" w:rsidR="0089342C" w:rsidRPr="00B053AF" w:rsidDel="001F08AC" w:rsidRDefault="0089342C">
            <w:pPr>
              <w:widowControl w:val="0"/>
              <w:spacing w:before="120" w:after="120"/>
              <w:jc w:val="both"/>
              <w:rPr>
                <w:del w:id="39539" w:author="James Vu" w:date="2024-04-18T23:40:00Z"/>
                <w:rPrChange w:id="39540" w:author="James Vu" w:date="2024-04-18T23:49:00Z">
                  <w:rPr>
                    <w:del w:id="39541" w:author="James Vu" w:date="2024-04-18T23:40:00Z"/>
                    <w:sz w:val="26"/>
                    <w:szCs w:val="26"/>
                  </w:rPr>
                </w:rPrChange>
              </w:rPr>
              <w:pPrChange w:id="39542" w:author="James Vu" w:date="2024-04-18T22:33:00Z">
                <w:pPr>
                  <w:widowControl w:val="0"/>
                  <w:spacing w:before="120" w:after="120"/>
                  <w:jc w:val="center"/>
                </w:pPr>
              </w:pPrChange>
            </w:pPr>
            <w:del w:id="39543" w:author="James Vu" w:date="2024-04-18T23:40:00Z">
              <w:r w:rsidRPr="00B053AF" w:rsidDel="001F08AC">
                <w:rPr>
                  <w:rPrChange w:id="39544" w:author="James Vu" w:date="2024-04-18T23:49:00Z">
                    <w:rPr>
                      <w:sz w:val="26"/>
                      <w:szCs w:val="26"/>
                    </w:rPr>
                  </w:rPrChange>
                </w:rPr>
                <w:delText> </w:delText>
              </w:r>
            </w:del>
          </w:p>
        </w:tc>
        <w:tc>
          <w:tcPr>
            <w:tcW w:w="2693" w:type="dxa"/>
            <w:shd w:val="clear" w:color="auto" w:fill="auto"/>
            <w:vAlign w:val="center"/>
            <w:hideMark/>
            <w:tcPrChange w:id="39545" w:author="James Vu" w:date="2024-04-19T00:26:00Z">
              <w:tcPr>
                <w:tcW w:w="2693" w:type="dxa"/>
                <w:tcBorders>
                  <w:top w:val="nil"/>
                  <w:left w:val="nil"/>
                  <w:bottom w:val="single" w:sz="4" w:space="0" w:color="auto"/>
                  <w:right w:val="single" w:sz="4" w:space="0" w:color="auto"/>
                </w:tcBorders>
                <w:shd w:val="clear" w:color="auto" w:fill="auto"/>
                <w:vAlign w:val="center"/>
                <w:hideMark/>
              </w:tcPr>
            </w:tcPrChange>
          </w:tcPr>
          <w:p w14:paraId="3E175E5D" w14:textId="62B8202B" w:rsidR="0089342C" w:rsidRPr="00B053AF" w:rsidDel="001F08AC" w:rsidRDefault="0089342C">
            <w:pPr>
              <w:widowControl w:val="0"/>
              <w:spacing w:before="120" w:after="120"/>
              <w:jc w:val="both"/>
              <w:rPr>
                <w:del w:id="39546" w:author="James Vu" w:date="2024-04-18T23:40:00Z"/>
                <w:rPrChange w:id="39547" w:author="James Vu" w:date="2024-04-18T23:49:00Z">
                  <w:rPr>
                    <w:del w:id="39548" w:author="James Vu" w:date="2024-04-18T23:40:00Z"/>
                    <w:sz w:val="26"/>
                    <w:szCs w:val="26"/>
                  </w:rPr>
                </w:rPrChange>
              </w:rPr>
              <w:pPrChange w:id="39549" w:author="James Vu" w:date="2024-04-18T22:33:00Z">
                <w:pPr>
                  <w:widowControl w:val="0"/>
                  <w:spacing w:before="120" w:after="120"/>
                </w:pPr>
              </w:pPrChange>
            </w:pPr>
            <w:del w:id="39550" w:author="James Vu" w:date="2024-04-18T23:40:00Z">
              <w:r w:rsidRPr="00B053AF" w:rsidDel="001F08AC">
                <w:rPr>
                  <w:rPrChange w:id="39551" w:author="James Vu" w:date="2024-04-18T23:49:00Z">
                    <w:rPr>
                      <w:sz w:val="26"/>
                      <w:szCs w:val="26"/>
                    </w:rPr>
                  </w:rPrChange>
                </w:rPr>
                <w:delText>Chi nước uống (cho học viên và giảng viên)</w:delText>
              </w:r>
            </w:del>
          </w:p>
        </w:tc>
        <w:tc>
          <w:tcPr>
            <w:tcW w:w="1984" w:type="dxa"/>
            <w:shd w:val="clear" w:color="auto" w:fill="auto"/>
            <w:vAlign w:val="center"/>
            <w:hideMark/>
            <w:tcPrChange w:id="39552" w:author="James Vu" w:date="2024-04-19T00:26:00Z">
              <w:tcPr>
                <w:tcW w:w="1984" w:type="dxa"/>
                <w:tcBorders>
                  <w:top w:val="nil"/>
                  <w:left w:val="nil"/>
                  <w:bottom w:val="single" w:sz="4" w:space="0" w:color="auto"/>
                  <w:right w:val="single" w:sz="4" w:space="0" w:color="auto"/>
                </w:tcBorders>
                <w:shd w:val="clear" w:color="auto" w:fill="auto"/>
                <w:vAlign w:val="center"/>
                <w:hideMark/>
              </w:tcPr>
            </w:tcPrChange>
          </w:tcPr>
          <w:p w14:paraId="218BE7C2" w14:textId="25C6623E" w:rsidR="0089342C" w:rsidRPr="00B053AF" w:rsidDel="001F08AC" w:rsidRDefault="0089342C">
            <w:pPr>
              <w:widowControl w:val="0"/>
              <w:spacing w:before="120" w:after="120"/>
              <w:jc w:val="both"/>
              <w:rPr>
                <w:del w:id="39553" w:author="James Vu" w:date="2024-04-18T23:40:00Z"/>
                <w:rPrChange w:id="39554" w:author="James Vu" w:date="2024-04-18T23:49:00Z">
                  <w:rPr>
                    <w:del w:id="39555" w:author="James Vu" w:date="2024-04-18T23:40:00Z"/>
                    <w:sz w:val="26"/>
                    <w:szCs w:val="26"/>
                  </w:rPr>
                </w:rPrChange>
              </w:rPr>
              <w:pPrChange w:id="39556" w:author="James Vu" w:date="2024-04-18T22:33:00Z">
                <w:pPr>
                  <w:widowControl w:val="0"/>
                  <w:spacing w:before="120" w:after="120"/>
                  <w:jc w:val="center"/>
                </w:pPr>
              </w:pPrChange>
            </w:pPr>
            <w:del w:id="39557" w:author="James Vu" w:date="2024-04-18T23:40:00Z">
              <w:r w:rsidRPr="00B053AF" w:rsidDel="001F08AC">
                <w:rPr>
                  <w:rPrChange w:id="39558" w:author="James Vu" w:date="2024-04-18T23:49:00Z">
                    <w:rPr>
                      <w:sz w:val="26"/>
                      <w:szCs w:val="26"/>
                    </w:rPr>
                  </w:rPrChange>
                </w:rPr>
                <w:delText>Người/ngày</w:delText>
              </w:r>
            </w:del>
          </w:p>
        </w:tc>
        <w:tc>
          <w:tcPr>
            <w:tcW w:w="1276" w:type="dxa"/>
            <w:shd w:val="clear" w:color="auto" w:fill="auto"/>
            <w:vAlign w:val="center"/>
            <w:hideMark/>
            <w:tcPrChange w:id="39559" w:author="James Vu" w:date="2024-04-19T00:26:00Z">
              <w:tcPr>
                <w:tcW w:w="1276" w:type="dxa"/>
                <w:tcBorders>
                  <w:top w:val="nil"/>
                  <w:left w:val="nil"/>
                  <w:bottom w:val="single" w:sz="4" w:space="0" w:color="auto"/>
                  <w:right w:val="single" w:sz="4" w:space="0" w:color="auto"/>
                </w:tcBorders>
                <w:shd w:val="clear" w:color="auto" w:fill="auto"/>
                <w:vAlign w:val="center"/>
                <w:hideMark/>
              </w:tcPr>
            </w:tcPrChange>
          </w:tcPr>
          <w:p w14:paraId="0F46CC61" w14:textId="73428503" w:rsidR="0089342C" w:rsidRPr="00B053AF" w:rsidDel="001F08AC" w:rsidRDefault="0089342C">
            <w:pPr>
              <w:widowControl w:val="0"/>
              <w:spacing w:before="120" w:after="120"/>
              <w:jc w:val="both"/>
              <w:rPr>
                <w:del w:id="39560" w:author="James Vu" w:date="2024-04-18T23:40:00Z"/>
                <w:rPrChange w:id="39561" w:author="James Vu" w:date="2024-04-18T23:49:00Z">
                  <w:rPr>
                    <w:del w:id="39562" w:author="James Vu" w:date="2024-04-18T23:40:00Z"/>
                    <w:sz w:val="26"/>
                    <w:szCs w:val="26"/>
                  </w:rPr>
                </w:rPrChange>
              </w:rPr>
              <w:pPrChange w:id="39563" w:author="James Vu" w:date="2024-04-18T22:33:00Z">
                <w:pPr>
                  <w:widowControl w:val="0"/>
                  <w:spacing w:before="120" w:after="120"/>
                  <w:jc w:val="center"/>
                </w:pPr>
              </w:pPrChange>
            </w:pPr>
            <w:del w:id="39564" w:author="James Vu" w:date="2024-04-18T23:40:00Z">
              <w:r w:rsidRPr="00B053AF" w:rsidDel="001F08AC">
                <w:rPr>
                  <w:rPrChange w:id="39565" w:author="James Vu" w:date="2024-04-18T23:49:00Z">
                    <w:rPr>
                      <w:sz w:val="26"/>
                      <w:szCs w:val="26"/>
                    </w:rPr>
                  </w:rPrChange>
                </w:rPr>
                <w:delText>36</w:delText>
              </w:r>
            </w:del>
          </w:p>
        </w:tc>
        <w:tc>
          <w:tcPr>
            <w:tcW w:w="1418" w:type="dxa"/>
            <w:shd w:val="clear" w:color="auto" w:fill="auto"/>
            <w:vAlign w:val="center"/>
            <w:hideMark/>
            <w:tcPrChange w:id="39566" w:author="James Vu" w:date="2024-04-19T00:26:00Z">
              <w:tcPr>
                <w:tcW w:w="1418" w:type="dxa"/>
                <w:tcBorders>
                  <w:top w:val="nil"/>
                  <w:left w:val="nil"/>
                  <w:bottom w:val="single" w:sz="4" w:space="0" w:color="auto"/>
                  <w:right w:val="single" w:sz="4" w:space="0" w:color="auto"/>
                </w:tcBorders>
                <w:shd w:val="clear" w:color="auto" w:fill="auto"/>
                <w:vAlign w:val="center"/>
                <w:hideMark/>
              </w:tcPr>
            </w:tcPrChange>
          </w:tcPr>
          <w:p w14:paraId="2A1B62FB" w14:textId="452A7AFA" w:rsidR="0089342C" w:rsidRPr="00B053AF" w:rsidDel="001F08AC" w:rsidRDefault="0089342C">
            <w:pPr>
              <w:widowControl w:val="0"/>
              <w:spacing w:before="120" w:after="120"/>
              <w:jc w:val="both"/>
              <w:rPr>
                <w:del w:id="39567" w:author="James Vu" w:date="2024-04-18T23:40:00Z"/>
                <w:rPrChange w:id="39568" w:author="James Vu" w:date="2024-04-18T23:49:00Z">
                  <w:rPr>
                    <w:del w:id="39569" w:author="James Vu" w:date="2024-04-18T23:40:00Z"/>
                    <w:sz w:val="26"/>
                    <w:szCs w:val="26"/>
                  </w:rPr>
                </w:rPrChange>
              </w:rPr>
              <w:pPrChange w:id="39570" w:author="James Vu" w:date="2024-04-18T22:33:00Z">
                <w:pPr>
                  <w:widowControl w:val="0"/>
                  <w:spacing w:before="120" w:after="120"/>
                  <w:jc w:val="center"/>
                </w:pPr>
              </w:pPrChange>
            </w:pPr>
            <w:del w:id="39571" w:author="James Vu" w:date="2024-04-18T23:40:00Z">
              <w:r w:rsidRPr="00B053AF" w:rsidDel="001F08AC">
                <w:rPr>
                  <w:rPrChange w:id="39572" w:author="James Vu" w:date="2024-04-18T23:49:00Z">
                    <w:rPr>
                      <w:sz w:val="26"/>
                      <w:szCs w:val="26"/>
                    </w:rPr>
                  </w:rPrChange>
                </w:rPr>
                <w:delText>30.000</w:delText>
              </w:r>
            </w:del>
          </w:p>
        </w:tc>
        <w:tc>
          <w:tcPr>
            <w:tcW w:w="1701" w:type="dxa"/>
            <w:shd w:val="clear" w:color="auto" w:fill="auto"/>
            <w:noWrap/>
            <w:vAlign w:val="center"/>
            <w:hideMark/>
            <w:tcPrChange w:id="39573" w:author="James Vu" w:date="2024-04-19T00:26:00Z">
              <w:tcPr>
                <w:tcW w:w="1701" w:type="dxa"/>
                <w:tcBorders>
                  <w:top w:val="nil"/>
                  <w:left w:val="nil"/>
                  <w:bottom w:val="single" w:sz="4" w:space="0" w:color="auto"/>
                  <w:right w:val="single" w:sz="4" w:space="0" w:color="auto"/>
                </w:tcBorders>
                <w:shd w:val="clear" w:color="auto" w:fill="auto"/>
                <w:noWrap/>
                <w:vAlign w:val="center"/>
                <w:hideMark/>
              </w:tcPr>
            </w:tcPrChange>
          </w:tcPr>
          <w:p w14:paraId="77B1046E" w14:textId="21E77F88" w:rsidR="0089342C" w:rsidRPr="00B053AF" w:rsidDel="001F08AC" w:rsidRDefault="0089342C">
            <w:pPr>
              <w:widowControl w:val="0"/>
              <w:spacing w:before="120" w:after="120"/>
              <w:jc w:val="both"/>
              <w:rPr>
                <w:del w:id="39574" w:author="James Vu" w:date="2024-04-18T23:40:00Z"/>
                <w:rPrChange w:id="39575" w:author="James Vu" w:date="2024-04-18T23:49:00Z">
                  <w:rPr>
                    <w:del w:id="39576" w:author="James Vu" w:date="2024-04-18T23:40:00Z"/>
                    <w:sz w:val="26"/>
                    <w:szCs w:val="26"/>
                  </w:rPr>
                </w:rPrChange>
              </w:rPr>
              <w:pPrChange w:id="39577" w:author="James Vu" w:date="2024-04-18T22:33:00Z">
                <w:pPr>
                  <w:widowControl w:val="0"/>
                  <w:spacing w:before="120" w:after="120"/>
                  <w:jc w:val="right"/>
                </w:pPr>
              </w:pPrChange>
            </w:pPr>
            <w:del w:id="39578" w:author="James Vu" w:date="2024-04-18T23:40:00Z">
              <w:r w:rsidRPr="00B053AF" w:rsidDel="001F08AC">
                <w:rPr>
                  <w:rPrChange w:id="39579" w:author="James Vu" w:date="2024-04-18T23:49:00Z">
                    <w:rPr>
                      <w:sz w:val="26"/>
                      <w:szCs w:val="26"/>
                    </w:rPr>
                  </w:rPrChange>
                </w:rPr>
                <w:delText>1.080.000</w:delText>
              </w:r>
            </w:del>
          </w:p>
        </w:tc>
        <w:tc>
          <w:tcPr>
            <w:tcW w:w="3822" w:type="dxa"/>
            <w:shd w:val="clear" w:color="auto" w:fill="auto"/>
            <w:vAlign w:val="center"/>
            <w:hideMark/>
            <w:tcPrChange w:id="39580" w:author="James Vu" w:date="2024-04-19T00:26:00Z">
              <w:tcPr>
                <w:tcW w:w="3822" w:type="dxa"/>
                <w:tcBorders>
                  <w:top w:val="nil"/>
                  <w:left w:val="nil"/>
                  <w:bottom w:val="single" w:sz="4" w:space="0" w:color="auto"/>
                  <w:right w:val="single" w:sz="4" w:space="0" w:color="auto"/>
                </w:tcBorders>
                <w:shd w:val="clear" w:color="auto" w:fill="auto"/>
                <w:vAlign w:val="center"/>
                <w:hideMark/>
              </w:tcPr>
            </w:tcPrChange>
          </w:tcPr>
          <w:p w14:paraId="5D03FA94" w14:textId="2768CE02" w:rsidR="0089342C" w:rsidRPr="00B053AF" w:rsidDel="001F08AC" w:rsidRDefault="0089342C">
            <w:pPr>
              <w:widowControl w:val="0"/>
              <w:spacing w:before="120" w:after="120"/>
              <w:jc w:val="both"/>
              <w:rPr>
                <w:del w:id="39581" w:author="James Vu" w:date="2024-04-18T23:40:00Z"/>
                <w:rPrChange w:id="39582" w:author="James Vu" w:date="2024-04-18T23:49:00Z">
                  <w:rPr>
                    <w:del w:id="39583" w:author="James Vu" w:date="2024-04-18T23:40:00Z"/>
                    <w:sz w:val="26"/>
                    <w:szCs w:val="26"/>
                  </w:rPr>
                </w:rPrChange>
              </w:rPr>
              <w:pPrChange w:id="39584" w:author="James Vu" w:date="2024-04-18T22:33:00Z">
                <w:pPr>
                  <w:widowControl w:val="0"/>
                  <w:spacing w:before="120" w:after="120"/>
                </w:pPr>
              </w:pPrChange>
            </w:pPr>
            <w:del w:id="39585" w:author="James Vu" w:date="2024-04-18T23:40:00Z">
              <w:r w:rsidRPr="00B053AF" w:rsidDel="001F08AC">
                <w:rPr>
                  <w:rPrChange w:id="39586" w:author="James Vu" w:date="2024-04-18T23:49:00Z">
                    <w:rPr>
                      <w:sz w:val="26"/>
                      <w:szCs w:val="26"/>
                    </w:rPr>
                  </w:rPrChange>
                </w:rPr>
                <w:delText>Khoản 3, Điều 3 Nghị quyết 15/2017/NQ-HĐND ngày 06/12/2017</w:delText>
              </w:r>
            </w:del>
          </w:p>
        </w:tc>
      </w:tr>
    </w:tbl>
    <w:p w14:paraId="22BC776B" w14:textId="59E9585D" w:rsidR="0089342C" w:rsidRPr="00167CE0" w:rsidRDefault="0089342C">
      <w:pPr>
        <w:jc w:val="both"/>
        <w:rPr>
          <w:b/>
          <w:bCs/>
          <w:sz w:val="28"/>
          <w:szCs w:val="28"/>
          <w:lang w:val="it-IT"/>
          <w:rPrChange w:id="39587" w:author="James Vu" w:date="2024-04-18T22:33:00Z">
            <w:rPr>
              <w:b/>
              <w:bCs/>
              <w:sz w:val="26"/>
              <w:szCs w:val="26"/>
              <w:lang w:val="it-IT"/>
            </w:rPr>
          </w:rPrChange>
        </w:rPr>
        <w:pPrChange w:id="39588" w:author="James Vu" w:date="2024-04-18T22:33:00Z">
          <w:pPr/>
        </w:pPrChange>
      </w:pPr>
      <w:r w:rsidRPr="00167CE0">
        <w:rPr>
          <w:b/>
          <w:bCs/>
          <w:sz w:val="28"/>
          <w:szCs w:val="28"/>
          <w:lang w:val="it-IT"/>
          <w:rPrChange w:id="39589" w:author="James Vu" w:date="2024-04-18T22:33:00Z">
            <w:rPr>
              <w:b/>
              <w:bCs/>
              <w:sz w:val="26"/>
              <w:szCs w:val="26"/>
              <w:lang w:val="it-IT"/>
            </w:rPr>
          </w:rPrChange>
        </w:rPr>
        <w:br w:type="page"/>
      </w:r>
    </w:p>
    <w:p w14:paraId="3FDD2A0F" w14:textId="551AD67C" w:rsidR="0089342C" w:rsidRPr="00167CE0" w:rsidRDefault="00DC2365">
      <w:pPr>
        <w:widowControl w:val="0"/>
        <w:jc w:val="both"/>
        <w:outlineLvl w:val="0"/>
        <w:rPr>
          <w:b/>
          <w:bCs/>
          <w:sz w:val="28"/>
          <w:szCs w:val="28"/>
          <w:lang w:val="it-IT"/>
          <w:rPrChange w:id="39590" w:author="James Vu" w:date="2024-04-18T22:33:00Z">
            <w:rPr>
              <w:b/>
              <w:bCs/>
              <w:sz w:val="26"/>
              <w:szCs w:val="26"/>
              <w:lang w:val="it-IT"/>
            </w:rPr>
          </w:rPrChange>
        </w:rPr>
        <w:pPrChange w:id="39591" w:author="James Vu" w:date="2024-04-18T22:33:00Z">
          <w:pPr>
            <w:widowControl w:val="0"/>
            <w:jc w:val="center"/>
            <w:outlineLvl w:val="0"/>
          </w:pPr>
        </w:pPrChange>
      </w:pPr>
      <w:r w:rsidRPr="00167CE0">
        <w:rPr>
          <w:b/>
          <w:bCs/>
          <w:sz w:val="28"/>
          <w:szCs w:val="28"/>
          <w:lang w:val="it-IT"/>
          <w:rPrChange w:id="39592" w:author="James Vu" w:date="2024-04-18T22:33:00Z">
            <w:rPr>
              <w:b/>
              <w:bCs/>
              <w:sz w:val="26"/>
              <w:szCs w:val="26"/>
              <w:lang w:val="it-IT"/>
            </w:rPr>
          </w:rPrChange>
        </w:rPr>
        <w:lastRenderedPageBreak/>
        <w:t>PHỤ LỤC V</w:t>
      </w:r>
      <w:r w:rsidR="000843E6" w:rsidRPr="00167CE0">
        <w:rPr>
          <w:b/>
          <w:bCs/>
          <w:sz w:val="28"/>
          <w:szCs w:val="28"/>
          <w:lang w:val="it-IT"/>
          <w:rPrChange w:id="39593" w:author="James Vu" w:date="2024-04-18T22:33:00Z">
            <w:rPr>
              <w:b/>
              <w:bCs/>
              <w:sz w:val="26"/>
              <w:szCs w:val="26"/>
              <w:lang w:val="it-IT"/>
            </w:rPr>
          </w:rPrChange>
        </w:rPr>
        <w:t>I</w:t>
      </w:r>
    </w:p>
    <w:p w14:paraId="4BFA85A4" w14:textId="718BFED7" w:rsidR="001C7DE5" w:rsidRPr="00167CE0" w:rsidRDefault="007E5E6E">
      <w:pPr>
        <w:widowControl w:val="0"/>
        <w:jc w:val="both"/>
        <w:outlineLvl w:val="0"/>
        <w:rPr>
          <w:b/>
          <w:bCs/>
          <w:sz w:val="28"/>
          <w:szCs w:val="28"/>
          <w:lang w:val="it-IT"/>
          <w:rPrChange w:id="39594" w:author="James Vu" w:date="2024-04-18T22:33:00Z">
            <w:rPr>
              <w:b/>
              <w:bCs/>
              <w:sz w:val="26"/>
              <w:szCs w:val="26"/>
              <w:lang w:val="it-IT"/>
            </w:rPr>
          </w:rPrChange>
        </w:rPr>
        <w:pPrChange w:id="39595" w:author="James Vu" w:date="2024-04-18T22:33:00Z">
          <w:pPr>
            <w:widowControl w:val="0"/>
            <w:jc w:val="center"/>
            <w:outlineLvl w:val="0"/>
          </w:pPr>
        </w:pPrChange>
      </w:pPr>
      <w:r w:rsidRPr="00167CE0">
        <w:rPr>
          <w:b/>
          <w:bCs/>
          <w:sz w:val="28"/>
          <w:szCs w:val="28"/>
          <w:lang w:val="it-IT"/>
          <w:rPrChange w:id="39596" w:author="James Vu" w:date="2024-04-18T22:33:00Z">
            <w:rPr>
              <w:b/>
              <w:bCs/>
              <w:sz w:val="26"/>
              <w:szCs w:val="26"/>
              <w:lang w:val="it-IT"/>
            </w:rPr>
          </w:rPrChange>
        </w:rPr>
        <w:t>CHI PHÍ QUẢN LÝ DỰ ÁN</w:t>
      </w:r>
    </w:p>
    <w:p w14:paraId="3B7013D9" w14:textId="7169A2B5" w:rsidR="00A27BDE" w:rsidRDefault="00A27BDE" w:rsidP="00167CE0">
      <w:pPr>
        <w:widowControl w:val="0"/>
        <w:spacing w:before="120" w:after="120"/>
        <w:jc w:val="both"/>
        <w:rPr>
          <w:ins w:id="39597" w:author="James Vu" w:date="2024-04-18T23:44:00Z"/>
          <w:i/>
          <w:iCs/>
          <w:sz w:val="28"/>
          <w:szCs w:val="28"/>
          <w:lang w:val="it-IT"/>
        </w:rPr>
      </w:pPr>
      <w:r w:rsidRPr="00167CE0">
        <w:rPr>
          <w:i/>
          <w:iCs/>
          <w:sz w:val="28"/>
          <w:szCs w:val="28"/>
          <w:lang w:val="it-IT"/>
          <w:rPrChange w:id="39598" w:author="James Vu" w:date="2024-04-18T22:33:00Z">
            <w:rPr>
              <w:i/>
              <w:iCs/>
              <w:sz w:val="26"/>
              <w:szCs w:val="26"/>
              <w:lang w:val="it-IT"/>
            </w:rPr>
          </w:rPrChange>
        </w:rPr>
        <w:t>Đơn vị tính: Việt Nam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9599" w:author="James Vu" w:date="2024-04-19T00:26:00Z">
          <w:tblPr>
            <w:tblW w:w="0" w:type="auto"/>
            <w:tblLook w:val="04A0" w:firstRow="1" w:lastRow="0" w:firstColumn="1" w:lastColumn="0" w:noHBand="0" w:noVBand="1"/>
          </w:tblPr>
        </w:tblPrChange>
      </w:tblPr>
      <w:tblGrid>
        <w:gridCol w:w="670"/>
        <w:gridCol w:w="2580"/>
        <w:gridCol w:w="2187"/>
        <w:gridCol w:w="898"/>
        <w:gridCol w:w="978"/>
        <w:gridCol w:w="1296"/>
        <w:gridCol w:w="1479"/>
        <w:gridCol w:w="1596"/>
        <w:gridCol w:w="2765"/>
        <w:tblGridChange w:id="39600">
          <w:tblGrid>
            <w:gridCol w:w="708"/>
            <w:gridCol w:w="2657"/>
            <w:gridCol w:w="1993"/>
            <w:gridCol w:w="948"/>
            <w:gridCol w:w="1032"/>
            <w:gridCol w:w="1386"/>
            <w:gridCol w:w="1544"/>
            <w:gridCol w:w="1711"/>
            <w:gridCol w:w="2470"/>
          </w:tblGrid>
        </w:tblGridChange>
      </w:tblGrid>
      <w:tr w:rsidR="00B053AF" w:rsidRPr="00B053AF" w14:paraId="0F21B29E" w14:textId="77777777" w:rsidTr="003C02FF">
        <w:trPr>
          <w:trHeight w:val="720"/>
          <w:ins w:id="39601" w:author="James Vu" w:date="2024-04-18T23:44:00Z"/>
          <w:trPrChange w:id="39602" w:author="James Vu" w:date="2024-04-19T00:26:00Z">
            <w:trPr>
              <w:trHeight w:val="720"/>
            </w:trPr>
          </w:trPrChange>
        </w:trPr>
        <w:tc>
          <w:tcPr>
            <w:tcW w:w="0" w:type="auto"/>
            <w:shd w:val="clear" w:color="auto" w:fill="auto"/>
            <w:vAlign w:val="center"/>
            <w:hideMark/>
            <w:tcPrChange w:id="39603" w:author="James Vu" w:date="2024-04-19T00:26:00Z">
              <w:tcPr>
                <w:tcW w:w="0" w:type="auto"/>
                <w:tcBorders>
                  <w:top w:val="single" w:sz="4" w:space="0" w:color="auto"/>
                  <w:left w:val="single" w:sz="4" w:space="0" w:color="auto"/>
                  <w:bottom w:val="single" w:sz="4" w:space="0" w:color="auto"/>
                  <w:right w:val="single" w:sz="4" w:space="0" w:color="auto"/>
                </w:tcBorders>
                <w:shd w:val="clear" w:color="000000" w:fill="DCE6F1"/>
                <w:vAlign w:val="center"/>
                <w:hideMark/>
              </w:tcPr>
            </w:tcPrChange>
          </w:tcPr>
          <w:p w14:paraId="257534FE" w14:textId="77777777" w:rsidR="00B053AF" w:rsidRPr="00B053AF" w:rsidRDefault="00B053AF">
            <w:pPr>
              <w:jc w:val="center"/>
              <w:rPr>
                <w:ins w:id="39604" w:author="James Vu" w:date="2024-04-18T23:44:00Z"/>
                <w:b/>
                <w:bCs/>
                <w:color w:val="000000"/>
                <w:rPrChange w:id="39605" w:author="James Vu" w:date="2024-04-18T23:49:00Z">
                  <w:rPr>
                    <w:ins w:id="39606" w:author="James Vu" w:date="2024-04-18T23:44:00Z"/>
                    <w:b/>
                    <w:bCs/>
                    <w:color w:val="000000"/>
                    <w:sz w:val="26"/>
                    <w:szCs w:val="26"/>
                  </w:rPr>
                </w:rPrChange>
              </w:rPr>
            </w:pPr>
            <w:ins w:id="39607" w:author="James Vu" w:date="2024-04-18T23:44:00Z">
              <w:r w:rsidRPr="00B053AF">
                <w:rPr>
                  <w:b/>
                  <w:bCs/>
                  <w:color w:val="000000"/>
                  <w:rPrChange w:id="39608" w:author="James Vu" w:date="2024-04-18T23:49:00Z">
                    <w:rPr>
                      <w:b/>
                      <w:bCs/>
                      <w:color w:val="000000"/>
                      <w:sz w:val="26"/>
                      <w:szCs w:val="26"/>
                    </w:rPr>
                  </w:rPrChange>
                </w:rPr>
                <w:t>STT</w:t>
              </w:r>
            </w:ins>
          </w:p>
        </w:tc>
        <w:tc>
          <w:tcPr>
            <w:tcW w:w="0" w:type="auto"/>
            <w:shd w:val="clear" w:color="auto" w:fill="auto"/>
            <w:vAlign w:val="center"/>
            <w:hideMark/>
            <w:tcPrChange w:id="39609" w:author="James Vu" w:date="2024-04-19T00:26: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1C7EC726" w14:textId="77777777" w:rsidR="00B053AF" w:rsidRPr="00B053AF" w:rsidRDefault="00B053AF">
            <w:pPr>
              <w:jc w:val="center"/>
              <w:rPr>
                <w:ins w:id="39610" w:author="James Vu" w:date="2024-04-18T23:44:00Z"/>
                <w:b/>
                <w:bCs/>
                <w:color w:val="000000"/>
                <w:rPrChange w:id="39611" w:author="James Vu" w:date="2024-04-18T23:49:00Z">
                  <w:rPr>
                    <w:ins w:id="39612" w:author="James Vu" w:date="2024-04-18T23:44:00Z"/>
                    <w:b/>
                    <w:bCs/>
                    <w:color w:val="000000"/>
                    <w:sz w:val="26"/>
                    <w:szCs w:val="26"/>
                  </w:rPr>
                </w:rPrChange>
              </w:rPr>
            </w:pPr>
            <w:ins w:id="39613" w:author="James Vu" w:date="2024-04-18T23:44:00Z">
              <w:r w:rsidRPr="00B053AF">
                <w:rPr>
                  <w:b/>
                  <w:bCs/>
                  <w:color w:val="000000"/>
                  <w:rPrChange w:id="39614" w:author="James Vu" w:date="2024-04-18T23:49:00Z">
                    <w:rPr>
                      <w:b/>
                      <w:bCs/>
                      <w:color w:val="000000"/>
                      <w:sz w:val="26"/>
                      <w:szCs w:val="26"/>
                    </w:rPr>
                  </w:rPrChange>
                </w:rPr>
                <w:t>Khoản mục chi phí</w:t>
              </w:r>
            </w:ins>
          </w:p>
        </w:tc>
        <w:tc>
          <w:tcPr>
            <w:tcW w:w="0" w:type="auto"/>
            <w:shd w:val="clear" w:color="auto" w:fill="auto"/>
            <w:vAlign w:val="center"/>
            <w:hideMark/>
            <w:tcPrChange w:id="39615" w:author="James Vu" w:date="2024-04-19T00:26: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46AAB7BC" w14:textId="77777777" w:rsidR="00B053AF" w:rsidRPr="00B053AF" w:rsidRDefault="00B053AF">
            <w:pPr>
              <w:jc w:val="center"/>
              <w:rPr>
                <w:ins w:id="39616" w:author="James Vu" w:date="2024-04-18T23:44:00Z"/>
                <w:b/>
                <w:bCs/>
                <w:color w:val="000000"/>
                <w:rPrChange w:id="39617" w:author="James Vu" w:date="2024-04-18T23:49:00Z">
                  <w:rPr>
                    <w:ins w:id="39618" w:author="James Vu" w:date="2024-04-18T23:44:00Z"/>
                    <w:b/>
                    <w:bCs/>
                    <w:color w:val="000000"/>
                    <w:sz w:val="26"/>
                    <w:szCs w:val="26"/>
                  </w:rPr>
                </w:rPrChange>
              </w:rPr>
            </w:pPr>
            <w:ins w:id="39619" w:author="James Vu" w:date="2024-04-18T23:44:00Z">
              <w:r w:rsidRPr="00B053AF">
                <w:rPr>
                  <w:b/>
                  <w:bCs/>
                  <w:color w:val="000000"/>
                  <w:rPrChange w:id="39620" w:author="James Vu" w:date="2024-04-18T23:49:00Z">
                    <w:rPr>
                      <w:b/>
                      <w:bCs/>
                      <w:color w:val="000000"/>
                      <w:sz w:val="26"/>
                      <w:szCs w:val="26"/>
                    </w:rPr>
                  </w:rPrChange>
                </w:rPr>
                <w:t>Diễn giải</w:t>
              </w:r>
            </w:ins>
          </w:p>
        </w:tc>
        <w:tc>
          <w:tcPr>
            <w:tcW w:w="0" w:type="auto"/>
            <w:shd w:val="clear" w:color="auto" w:fill="auto"/>
            <w:vAlign w:val="center"/>
            <w:hideMark/>
            <w:tcPrChange w:id="39621" w:author="James Vu" w:date="2024-04-19T00:26: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1E578EF6" w14:textId="77777777" w:rsidR="00B053AF" w:rsidRPr="00B053AF" w:rsidRDefault="00B053AF">
            <w:pPr>
              <w:jc w:val="center"/>
              <w:rPr>
                <w:ins w:id="39622" w:author="James Vu" w:date="2024-04-18T23:44:00Z"/>
                <w:b/>
                <w:bCs/>
                <w:color w:val="000000"/>
                <w:rPrChange w:id="39623" w:author="James Vu" w:date="2024-04-18T23:49:00Z">
                  <w:rPr>
                    <w:ins w:id="39624" w:author="James Vu" w:date="2024-04-18T23:44:00Z"/>
                    <w:b/>
                    <w:bCs/>
                    <w:color w:val="000000"/>
                    <w:sz w:val="26"/>
                    <w:szCs w:val="26"/>
                  </w:rPr>
                </w:rPrChange>
              </w:rPr>
            </w:pPr>
            <w:ins w:id="39625" w:author="James Vu" w:date="2024-04-18T23:44:00Z">
              <w:r w:rsidRPr="00B053AF">
                <w:rPr>
                  <w:b/>
                  <w:bCs/>
                  <w:color w:val="000000"/>
                  <w:rPrChange w:id="39626" w:author="James Vu" w:date="2024-04-18T23:49:00Z">
                    <w:rPr>
                      <w:b/>
                      <w:bCs/>
                      <w:color w:val="000000"/>
                      <w:sz w:val="26"/>
                      <w:szCs w:val="26"/>
                    </w:rPr>
                  </w:rPrChange>
                </w:rPr>
                <w:t>Số lượng</w:t>
              </w:r>
            </w:ins>
          </w:p>
        </w:tc>
        <w:tc>
          <w:tcPr>
            <w:tcW w:w="0" w:type="auto"/>
            <w:shd w:val="clear" w:color="auto" w:fill="auto"/>
            <w:vAlign w:val="center"/>
            <w:hideMark/>
            <w:tcPrChange w:id="39627" w:author="James Vu" w:date="2024-04-19T00:26: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20144591" w14:textId="77777777" w:rsidR="00B053AF" w:rsidRPr="00B053AF" w:rsidRDefault="00B053AF">
            <w:pPr>
              <w:jc w:val="center"/>
              <w:rPr>
                <w:ins w:id="39628" w:author="James Vu" w:date="2024-04-18T23:44:00Z"/>
                <w:b/>
                <w:bCs/>
                <w:color w:val="000000"/>
                <w:rPrChange w:id="39629" w:author="James Vu" w:date="2024-04-18T23:49:00Z">
                  <w:rPr>
                    <w:ins w:id="39630" w:author="James Vu" w:date="2024-04-18T23:44:00Z"/>
                    <w:b/>
                    <w:bCs/>
                    <w:color w:val="000000"/>
                    <w:sz w:val="26"/>
                    <w:szCs w:val="26"/>
                  </w:rPr>
                </w:rPrChange>
              </w:rPr>
            </w:pPr>
            <w:ins w:id="39631" w:author="James Vu" w:date="2024-04-18T23:44:00Z">
              <w:r w:rsidRPr="00B053AF">
                <w:rPr>
                  <w:b/>
                  <w:bCs/>
                  <w:color w:val="000000"/>
                  <w:rPrChange w:id="39632" w:author="James Vu" w:date="2024-04-18T23:49:00Z">
                    <w:rPr>
                      <w:b/>
                      <w:bCs/>
                      <w:color w:val="000000"/>
                      <w:sz w:val="26"/>
                      <w:szCs w:val="26"/>
                    </w:rPr>
                  </w:rPrChange>
                </w:rPr>
                <w:t>Đơn vị tính</w:t>
              </w:r>
            </w:ins>
          </w:p>
        </w:tc>
        <w:tc>
          <w:tcPr>
            <w:tcW w:w="0" w:type="auto"/>
            <w:shd w:val="clear" w:color="auto" w:fill="auto"/>
            <w:vAlign w:val="center"/>
            <w:hideMark/>
            <w:tcPrChange w:id="39633" w:author="James Vu" w:date="2024-04-19T00:26: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44BD891E" w14:textId="77777777" w:rsidR="00B053AF" w:rsidRPr="00B053AF" w:rsidRDefault="00B053AF">
            <w:pPr>
              <w:jc w:val="center"/>
              <w:rPr>
                <w:ins w:id="39634" w:author="James Vu" w:date="2024-04-18T23:44:00Z"/>
                <w:b/>
                <w:bCs/>
                <w:color w:val="000000"/>
                <w:rPrChange w:id="39635" w:author="James Vu" w:date="2024-04-18T23:49:00Z">
                  <w:rPr>
                    <w:ins w:id="39636" w:author="James Vu" w:date="2024-04-18T23:44:00Z"/>
                    <w:b/>
                    <w:bCs/>
                    <w:color w:val="000000"/>
                    <w:sz w:val="26"/>
                    <w:szCs w:val="26"/>
                  </w:rPr>
                </w:rPrChange>
              </w:rPr>
            </w:pPr>
            <w:ins w:id="39637" w:author="James Vu" w:date="2024-04-18T23:44:00Z">
              <w:r w:rsidRPr="00B053AF">
                <w:rPr>
                  <w:b/>
                  <w:bCs/>
                  <w:color w:val="000000"/>
                  <w:rPrChange w:id="39638" w:author="James Vu" w:date="2024-04-18T23:49:00Z">
                    <w:rPr>
                      <w:b/>
                      <w:bCs/>
                      <w:color w:val="000000"/>
                      <w:sz w:val="26"/>
                      <w:szCs w:val="26"/>
                    </w:rPr>
                  </w:rPrChange>
                </w:rPr>
                <w:t>Đơn giá</w:t>
              </w:r>
            </w:ins>
          </w:p>
        </w:tc>
        <w:tc>
          <w:tcPr>
            <w:tcW w:w="0" w:type="auto"/>
            <w:shd w:val="clear" w:color="auto" w:fill="auto"/>
            <w:vAlign w:val="center"/>
            <w:hideMark/>
            <w:tcPrChange w:id="39639" w:author="James Vu" w:date="2024-04-19T00:26: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36421BA4" w14:textId="77777777" w:rsidR="00B053AF" w:rsidRPr="00B053AF" w:rsidRDefault="00B053AF">
            <w:pPr>
              <w:jc w:val="center"/>
              <w:rPr>
                <w:ins w:id="39640" w:author="James Vu" w:date="2024-04-18T23:44:00Z"/>
                <w:b/>
                <w:bCs/>
                <w:color w:val="000000"/>
                <w:rPrChange w:id="39641" w:author="James Vu" w:date="2024-04-18T23:49:00Z">
                  <w:rPr>
                    <w:ins w:id="39642" w:author="James Vu" w:date="2024-04-18T23:44:00Z"/>
                    <w:b/>
                    <w:bCs/>
                    <w:color w:val="000000"/>
                    <w:sz w:val="26"/>
                    <w:szCs w:val="26"/>
                  </w:rPr>
                </w:rPrChange>
              </w:rPr>
            </w:pPr>
            <w:ins w:id="39643" w:author="James Vu" w:date="2024-04-18T23:44:00Z">
              <w:r w:rsidRPr="00B053AF">
                <w:rPr>
                  <w:b/>
                  <w:bCs/>
                  <w:color w:val="000000"/>
                  <w:rPrChange w:id="39644" w:author="James Vu" w:date="2024-04-18T23:49:00Z">
                    <w:rPr>
                      <w:b/>
                      <w:bCs/>
                      <w:color w:val="000000"/>
                      <w:sz w:val="26"/>
                      <w:szCs w:val="26"/>
                    </w:rPr>
                  </w:rPrChange>
                </w:rPr>
                <w:t xml:space="preserve">Thời gian thực hiện </w:t>
              </w:r>
              <w:r w:rsidRPr="00B053AF">
                <w:rPr>
                  <w:i/>
                  <w:iCs/>
                  <w:color w:val="000000"/>
                  <w:rPrChange w:id="39645" w:author="James Vu" w:date="2024-04-18T23:49:00Z">
                    <w:rPr>
                      <w:i/>
                      <w:iCs/>
                      <w:color w:val="000000"/>
                      <w:sz w:val="26"/>
                      <w:szCs w:val="26"/>
                    </w:rPr>
                  </w:rPrChange>
                </w:rPr>
                <w:t>(tháng)</w:t>
              </w:r>
            </w:ins>
          </w:p>
        </w:tc>
        <w:tc>
          <w:tcPr>
            <w:tcW w:w="0" w:type="auto"/>
            <w:shd w:val="clear" w:color="auto" w:fill="auto"/>
            <w:vAlign w:val="center"/>
            <w:hideMark/>
            <w:tcPrChange w:id="39646" w:author="James Vu" w:date="2024-04-19T00:26: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212B30F5" w14:textId="77777777" w:rsidR="00B053AF" w:rsidRPr="00B053AF" w:rsidRDefault="00B053AF">
            <w:pPr>
              <w:jc w:val="center"/>
              <w:rPr>
                <w:ins w:id="39647" w:author="James Vu" w:date="2024-04-18T23:44:00Z"/>
                <w:b/>
                <w:bCs/>
                <w:color w:val="000000"/>
                <w:rPrChange w:id="39648" w:author="James Vu" w:date="2024-04-18T23:49:00Z">
                  <w:rPr>
                    <w:ins w:id="39649" w:author="James Vu" w:date="2024-04-18T23:44:00Z"/>
                    <w:b/>
                    <w:bCs/>
                    <w:color w:val="000000"/>
                    <w:sz w:val="26"/>
                    <w:szCs w:val="26"/>
                  </w:rPr>
                </w:rPrChange>
              </w:rPr>
            </w:pPr>
            <w:ins w:id="39650" w:author="James Vu" w:date="2024-04-18T23:44:00Z">
              <w:r w:rsidRPr="00B053AF">
                <w:rPr>
                  <w:b/>
                  <w:bCs/>
                  <w:color w:val="000000"/>
                  <w:rPrChange w:id="39651" w:author="James Vu" w:date="2024-04-18T23:49:00Z">
                    <w:rPr>
                      <w:b/>
                      <w:bCs/>
                      <w:color w:val="000000"/>
                      <w:sz w:val="26"/>
                      <w:szCs w:val="26"/>
                    </w:rPr>
                  </w:rPrChange>
                </w:rPr>
                <w:t>Thành tiền</w:t>
              </w:r>
            </w:ins>
          </w:p>
        </w:tc>
        <w:tc>
          <w:tcPr>
            <w:tcW w:w="0" w:type="auto"/>
            <w:shd w:val="clear" w:color="auto" w:fill="auto"/>
            <w:vAlign w:val="center"/>
            <w:hideMark/>
            <w:tcPrChange w:id="39652" w:author="James Vu" w:date="2024-04-19T00:26: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1101DA55" w14:textId="77777777" w:rsidR="00B053AF" w:rsidRPr="00B053AF" w:rsidRDefault="00B053AF">
            <w:pPr>
              <w:jc w:val="center"/>
              <w:rPr>
                <w:ins w:id="39653" w:author="James Vu" w:date="2024-04-18T23:44:00Z"/>
                <w:b/>
                <w:bCs/>
                <w:color w:val="000000"/>
                <w:rPrChange w:id="39654" w:author="James Vu" w:date="2024-04-18T23:49:00Z">
                  <w:rPr>
                    <w:ins w:id="39655" w:author="James Vu" w:date="2024-04-18T23:44:00Z"/>
                    <w:b/>
                    <w:bCs/>
                    <w:color w:val="000000"/>
                    <w:sz w:val="22"/>
                    <w:szCs w:val="22"/>
                  </w:rPr>
                </w:rPrChange>
              </w:rPr>
            </w:pPr>
            <w:ins w:id="39656" w:author="James Vu" w:date="2024-04-18T23:44:00Z">
              <w:r w:rsidRPr="00B053AF">
                <w:rPr>
                  <w:b/>
                  <w:bCs/>
                  <w:color w:val="000000"/>
                  <w:rPrChange w:id="39657" w:author="James Vu" w:date="2024-04-18T23:49:00Z">
                    <w:rPr>
                      <w:b/>
                      <w:bCs/>
                      <w:color w:val="000000"/>
                      <w:sz w:val="22"/>
                      <w:szCs w:val="22"/>
                    </w:rPr>
                  </w:rPrChange>
                </w:rPr>
                <w:t>Ghi chú</w:t>
              </w:r>
            </w:ins>
          </w:p>
        </w:tc>
      </w:tr>
      <w:tr w:rsidR="00B053AF" w:rsidRPr="00B053AF" w14:paraId="272E75A6" w14:textId="77777777" w:rsidTr="003C02FF">
        <w:trPr>
          <w:trHeight w:val="600"/>
          <w:ins w:id="39658" w:author="James Vu" w:date="2024-04-18T23:44:00Z"/>
          <w:trPrChange w:id="39659" w:author="James Vu" w:date="2024-04-19T00:26:00Z">
            <w:trPr>
              <w:trHeight w:val="600"/>
            </w:trPr>
          </w:trPrChange>
        </w:trPr>
        <w:tc>
          <w:tcPr>
            <w:tcW w:w="0" w:type="auto"/>
            <w:shd w:val="clear" w:color="auto" w:fill="auto"/>
            <w:vAlign w:val="center"/>
            <w:hideMark/>
            <w:tcPrChange w:id="39660" w:author="James Vu" w:date="2024-04-19T00:26: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1ACE12AB" w14:textId="77777777" w:rsidR="00B053AF" w:rsidRPr="00B053AF" w:rsidRDefault="00B053AF">
            <w:pPr>
              <w:jc w:val="center"/>
              <w:rPr>
                <w:ins w:id="39661" w:author="James Vu" w:date="2024-04-18T23:44:00Z"/>
                <w:color w:val="000000"/>
                <w:rPrChange w:id="39662" w:author="James Vu" w:date="2024-04-18T23:49:00Z">
                  <w:rPr>
                    <w:ins w:id="39663" w:author="James Vu" w:date="2024-04-18T23:44:00Z"/>
                    <w:color w:val="000000"/>
                    <w:sz w:val="26"/>
                    <w:szCs w:val="26"/>
                  </w:rPr>
                </w:rPrChange>
              </w:rPr>
            </w:pPr>
            <w:ins w:id="39664" w:author="James Vu" w:date="2024-04-18T23:44:00Z">
              <w:r w:rsidRPr="00B053AF">
                <w:rPr>
                  <w:color w:val="000000"/>
                  <w:rPrChange w:id="39665" w:author="James Vu" w:date="2024-04-18T23:49:00Z">
                    <w:rPr>
                      <w:color w:val="000000"/>
                      <w:sz w:val="26"/>
                      <w:szCs w:val="26"/>
                    </w:rPr>
                  </w:rPrChange>
                </w:rPr>
                <w:t>1</w:t>
              </w:r>
            </w:ins>
          </w:p>
        </w:tc>
        <w:tc>
          <w:tcPr>
            <w:tcW w:w="0" w:type="auto"/>
            <w:shd w:val="clear" w:color="auto" w:fill="auto"/>
            <w:vAlign w:val="center"/>
            <w:hideMark/>
            <w:tcPrChange w:id="3966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6EAEF798" w14:textId="77777777" w:rsidR="00B053AF" w:rsidRPr="00B053AF" w:rsidRDefault="00B053AF">
            <w:pPr>
              <w:rPr>
                <w:ins w:id="39667" w:author="James Vu" w:date="2024-04-18T23:44:00Z"/>
                <w:color w:val="000000"/>
                <w:rPrChange w:id="39668" w:author="James Vu" w:date="2024-04-18T23:49:00Z">
                  <w:rPr>
                    <w:ins w:id="39669" w:author="James Vu" w:date="2024-04-18T23:44:00Z"/>
                    <w:color w:val="000000"/>
                    <w:sz w:val="26"/>
                    <w:szCs w:val="26"/>
                  </w:rPr>
                </w:rPrChange>
              </w:rPr>
            </w:pPr>
            <w:ins w:id="39670" w:author="James Vu" w:date="2024-04-18T23:44:00Z">
              <w:r w:rsidRPr="00B053AF">
                <w:rPr>
                  <w:color w:val="000000"/>
                  <w:rPrChange w:id="39671" w:author="James Vu" w:date="2024-04-18T23:49:00Z">
                    <w:rPr>
                      <w:color w:val="000000"/>
                      <w:sz w:val="26"/>
                      <w:szCs w:val="26"/>
                    </w:rPr>
                  </w:rPrChange>
                </w:rPr>
                <w:t>Chi phí chuyên gia trực tiếp</w:t>
              </w:r>
            </w:ins>
          </w:p>
        </w:tc>
        <w:tc>
          <w:tcPr>
            <w:tcW w:w="0" w:type="auto"/>
            <w:shd w:val="clear" w:color="auto" w:fill="auto"/>
            <w:vAlign w:val="center"/>
            <w:hideMark/>
            <w:tcPrChange w:id="3967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95D7B61" w14:textId="77777777" w:rsidR="00B053AF" w:rsidRPr="00B053AF" w:rsidRDefault="00B053AF">
            <w:pPr>
              <w:jc w:val="center"/>
              <w:rPr>
                <w:ins w:id="39673" w:author="James Vu" w:date="2024-04-18T23:44:00Z"/>
                <w:i/>
                <w:iCs/>
                <w:color w:val="000000"/>
                <w:rPrChange w:id="39674" w:author="James Vu" w:date="2024-04-18T23:49:00Z">
                  <w:rPr>
                    <w:ins w:id="39675" w:author="James Vu" w:date="2024-04-18T23:44:00Z"/>
                    <w:i/>
                    <w:iCs/>
                    <w:color w:val="000000"/>
                    <w:sz w:val="22"/>
                    <w:szCs w:val="22"/>
                  </w:rPr>
                </w:rPrChange>
              </w:rPr>
            </w:pPr>
            <w:ins w:id="39676" w:author="James Vu" w:date="2024-04-18T23:44:00Z">
              <w:r w:rsidRPr="00B053AF">
                <w:rPr>
                  <w:i/>
                  <w:iCs/>
                  <w:color w:val="000000"/>
                  <w:rPrChange w:id="39677" w:author="James Vu" w:date="2024-04-18T23:49:00Z">
                    <w:rPr>
                      <w:i/>
                      <w:iCs/>
                      <w:color w:val="000000"/>
                      <w:sz w:val="22"/>
                      <w:szCs w:val="22"/>
                    </w:rPr>
                  </w:rPrChange>
                </w:rPr>
                <w:t>Ccg</w:t>
              </w:r>
            </w:ins>
          </w:p>
        </w:tc>
        <w:tc>
          <w:tcPr>
            <w:tcW w:w="0" w:type="auto"/>
            <w:shd w:val="clear" w:color="auto" w:fill="auto"/>
            <w:hideMark/>
            <w:tcPrChange w:id="39678"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22530724" w14:textId="77777777" w:rsidR="00B053AF" w:rsidRPr="00B053AF" w:rsidRDefault="00B053AF">
            <w:pPr>
              <w:rPr>
                <w:ins w:id="39679" w:author="James Vu" w:date="2024-04-18T23:44:00Z"/>
                <w:color w:val="000000"/>
                <w:rPrChange w:id="39680" w:author="James Vu" w:date="2024-04-18T23:49:00Z">
                  <w:rPr>
                    <w:ins w:id="39681" w:author="James Vu" w:date="2024-04-18T23:44:00Z"/>
                    <w:color w:val="000000"/>
                    <w:sz w:val="20"/>
                    <w:szCs w:val="20"/>
                  </w:rPr>
                </w:rPrChange>
              </w:rPr>
            </w:pPr>
            <w:ins w:id="39682" w:author="James Vu" w:date="2024-04-18T23:44:00Z">
              <w:r w:rsidRPr="00B053AF">
                <w:rPr>
                  <w:color w:val="000000"/>
                  <w:rPrChange w:id="39683" w:author="James Vu" w:date="2024-04-18T23:49:00Z">
                    <w:rPr>
                      <w:color w:val="000000"/>
                      <w:sz w:val="20"/>
                      <w:szCs w:val="20"/>
                    </w:rPr>
                  </w:rPrChange>
                </w:rPr>
                <w:t> </w:t>
              </w:r>
            </w:ins>
          </w:p>
        </w:tc>
        <w:tc>
          <w:tcPr>
            <w:tcW w:w="0" w:type="auto"/>
            <w:shd w:val="clear" w:color="auto" w:fill="auto"/>
            <w:hideMark/>
            <w:tcPrChange w:id="39684"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6645ADD1" w14:textId="77777777" w:rsidR="00B053AF" w:rsidRPr="00B053AF" w:rsidRDefault="00B053AF">
            <w:pPr>
              <w:rPr>
                <w:ins w:id="39685" w:author="James Vu" w:date="2024-04-18T23:44:00Z"/>
                <w:color w:val="000000"/>
                <w:rPrChange w:id="39686" w:author="James Vu" w:date="2024-04-18T23:49:00Z">
                  <w:rPr>
                    <w:ins w:id="39687" w:author="James Vu" w:date="2024-04-18T23:44:00Z"/>
                    <w:color w:val="000000"/>
                    <w:sz w:val="20"/>
                    <w:szCs w:val="20"/>
                  </w:rPr>
                </w:rPrChange>
              </w:rPr>
            </w:pPr>
            <w:ins w:id="39688" w:author="James Vu" w:date="2024-04-18T23:44:00Z">
              <w:r w:rsidRPr="00B053AF">
                <w:rPr>
                  <w:color w:val="000000"/>
                  <w:rPrChange w:id="39689" w:author="James Vu" w:date="2024-04-18T23:49:00Z">
                    <w:rPr>
                      <w:color w:val="000000"/>
                      <w:sz w:val="20"/>
                      <w:szCs w:val="20"/>
                    </w:rPr>
                  </w:rPrChange>
                </w:rPr>
                <w:t> </w:t>
              </w:r>
            </w:ins>
          </w:p>
        </w:tc>
        <w:tc>
          <w:tcPr>
            <w:tcW w:w="0" w:type="auto"/>
            <w:shd w:val="clear" w:color="auto" w:fill="auto"/>
            <w:vAlign w:val="center"/>
            <w:hideMark/>
            <w:tcPrChange w:id="3969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A2A1E8B" w14:textId="77777777" w:rsidR="00B053AF" w:rsidRPr="00B053AF" w:rsidRDefault="00B053AF">
            <w:pPr>
              <w:jc w:val="right"/>
              <w:rPr>
                <w:ins w:id="39691" w:author="James Vu" w:date="2024-04-18T23:44:00Z"/>
                <w:color w:val="000000"/>
                <w:rPrChange w:id="39692" w:author="James Vu" w:date="2024-04-18T23:49:00Z">
                  <w:rPr>
                    <w:ins w:id="39693" w:author="James Vu" w:date="2024-04-18T23:44:00Z"/>
                    <w:color w:val="000000"/>
                    <w:sz w:val="26"/>
                    <w:szCs w:val="26"/>
                  </w:rPr>
                </w:rPrChange>
              </w:rPr>
            </w:pPr>
            <w:ins w:id="39694" w:author="James Vu" w:date="2024-04-18T23:44:00Z">
              <w:r w:rsidRPr="00B053AF">
                <w:rPr>
                  <w:color w:val="000000"/>
                  <w:rPrChange w:id="39695" w:author="James Vu" w:date="2024-04-18T23:49:00Z">
                    <w:rPr>
                      <w:color w:val="000000"/>
                      <w:sz w:val="26"/>
                      <w:szCs w:val="26"/>
                    </w:rPr>
                  </w:rPrChange>
                </w:rPr>
                <w:t> </w:t>
              </w:r>
            </w:ins>
          </w:p>
        </w:tc>
        <w:tc>
          <w:tcPr>
            <w:tcW w:w="0" w:type="auto"/>
            <w:shd w:val="clear" w:color="auto" w:fill="auto"/>
            <w:hideMark/>
            <w:tcPrChange w:id="39696"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5CE27863" w14:textId="77777777" w:rsidR="00B053AF" w:rsidRPr="00B053AF" w:rsidRDefault="00B053AF">
            <w:pPr>
              <w:rPr>
                <w:ins w:id="39697" w:author="James Vu" w:date="2024-04-18T23:44:00Z"/>
                <w:color w:val="000000"/>
                <w:rPrChange w:id="39698" w:author="James Vu" w:date="2024-04-18T23:49:00Z">
                  <w:rPr>
                    <w:ins w:id="39699" w:author="James Vu" w:date="2024-04-18T23:44:00Z"/>
                    <w:color w:val="000000"/>
                    <w:sz w:val="20"/>
                    <w:szCs w:val="20"/>
                  </w:rPr>
                </w:rPrChange>
              </w:rPr>
            </w:pPr>
            <w:ins w:id="39700" w:author="James Vu" w:date="2024-04-18T23:44:00Z">
              <w:r w:rsidRPr="00B053AF">
                <w:rPr>
                  <w:color w:val="000000"/>
                  <w:rPrChange w:id="39701" w:author="James Vu" w:date="2024-04-18T23:49:00Z">
                    <w:rPr>
                      <w:color w:val="000000"/>
                      <w:sz w:val="20"/>
                      <w:szCs w:val="20"/>
                    </w:rPr>
                  </w:rPrChange>
                </w:rPr>
                <w:t> </w:t>
              </w:r>
            </w:ins>
          </w:p>
        </w:tc>
        <w:tc>
          <w:tcPr>
            <w:tcW w:w="0" w:type="auto"/>
            <w:shd w:val="clear" w:color="auto" w:fill="auto"/>
            <w:vAlign w:val="center"/>
            <w:hideMark/>
            <w:tcPrChange w:id="3970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77314926" w14:textId="77777777" w:rsidR="00B053AF" w:rsidRPr="00B053AF" w:rsidRDefault="00B053AF">
            <w:pPr>
              <w:jc w:val="right"/>
              <w:rPr>
                <w:ins w:id="39703" w:author="James Vu" w:date="2024-04-18T23:44:00Z"/>
                <w:color w:val="000000"/>
                <w:rPrChange w:id="39704" w:author="James Vu" w:date="2024-04-18T23:49:00Z">
                  <w:rPr>
                    <w:ins w:id="39705" w:author="James Vu" w:date="2024-04-18T23:44:00Z"/>
                    <w:color w:val="000000"/>
                    <w:sz w:val="26"/>
                    <w:szCs w:val="26"/>
                  </w:rPr>
                </w:rPrChange>
              </w:rPr>
            </w:pPr>
            <w:ins w:id="39706" w:author="James Vu" w:date="2024-04-18T23:44:00Z">
              <w:r w:rsidRPr="00B053AF">
                <w:rPr>
                  <w:color w:val="000000"/>
                  <w:rPrChange w:id="39707" w:author="James Vu" w:date="2024-04-18T23:49:00Z">
                    <w:rPr>
                      <w:color w:val="000000"/>
                      <w:sz w:val="26"/>
                      <w:szCs w:val="26"/>
                    </w:rPr>
                  </w:rPrChange>
                </w:rPr>
                <w:t>1.492.236.900</w:t>
              </w:r>
            </w:ins>
          </w:p>
        </w:tc>
        <w:tc>
          <w:tcPr>
            <w:tcW w:w="0" w:type="auto"/>
            <w:shd w:val="clear" w:color="auto" w:fill="auto"/>
            <w:vAlign w:val="center"/>
            <w:hideMark/>
            <w:tcPrChange w:id="3970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38D0392E" w14:textId="77777777" w:rsidR="00B053AF" w:rsidRPr="00B053AF" w:rsidRDefault="00B053AF">
            <w:pPr>
              <w:rPr>
                <w:ins w:id="39709" w:author="James Vu" w:date="2024-04-18T23:44:00Z"/>
                <w:i/>
                <w:iCs/>
                <w:color w:val="000000"/>
                <w:rPrChange w:id="39710" w:author="James Vu" w:date="2024-04-18T23:49:00Z">
                  <w:rPr>
                    <w:ins w:id="39711" w:author="James Vu" w:date="2024-04-18T23:44:00Z"/>
                    <w:i/>
                    <w:iCs/>
                    <w:color w:val="000000"/>
                    <w:sz w:val="22"/>
                    <w:szCs w:val="22"/>
                  </w:rPr>
                </w:rPrChange>
              </w:rPr>
            </w:pPr>
            <w:ins w:id="39712" w:author="James Vu" w:date="2024-04-18T23:44:00Z">
              <w:r w:rsidRPr="00B053AF">
                <w:rPr>
                  <w:i/>
                  <w:iCs/>
                  <w:color w:val="000000"/>
                  <w:rPrChange w:id="39713" w:author="James Vu" w:date="2024-04-18T23:49:00Z">
                    <w:rPr>
                      <w:i/>
                      <w:iCs/>
                      <w:color w:val="000000"/>
                      <w:sz w:val="22"/>
                      <w:szCs w:val="22"/>
                    </w:rPr>
                  </w:rPrChange>
                </w:rPr>
                <w:t>Mục 3 Phụ lục 02 và Phụ lục 05 Thông tư số 04/2020/TT-BTTTT</w:t>
              </w:r>
            </w:ins>
          </w:p>
        </w:tc>
      </w:tr>
      <w:tr w:rsidR="00B053AF" w:rsidRPr="00B053AF" w14:paraId="75263F45" w14:textId="77777777" w:rsidTr="003C02FF">
        <w:trPr>
          <w:trHeight w:val="600"/>
          <w:ins w:id="39714" w:author="James Vu" w:date="2024-04-18T23:44:00Z"/>
          <w:trPrChange w:id="39715" w:author="James Vu" w:date="2024-04-19T00:26:00Z">
            <w:trPr>
              <w:trHeight w:val="600"/>
            </w:trPr>
          </w:trPrChange>
        </w:trPr>
        <w:tc>
          <w:tcPr>
            <w:tcW w:w="0" w:type="auto"/>
            <w:shd w:val="clear" w:color="auto" w:fill="auto"/>
            <w:vAlign w:val="center"/>
            <w:hideMark/>
            <w:tcPrChange w:id="39716" w:author="James Vu" w:date="2024-04-19T00:26: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3C643646" w14:textId="77777777" w:rsidR="00B053AF" w:rsidRPr="00B053AF" w:rsidRDefault="00B053AF">
            <w:pPr>
              <w:jc w:val="center"/>
              <w:rPr>
                <w:ins w:id="39717" w:author="James Vu" w:date="2024-04-18T23:44:00Z"/>
                <w:color w:val="000000"/>
                <w:rPrChange w:id="39718" w:author="James Vu" w:date="2024-04-18T23:49:00Z">
                  <w:rPr>
                    <w:ins w:id="39719" w:author="James Vu" w:date="2024-04-18T23:44:00Z"/>
                    <w:color w:val="000000"/>
                    <w:sz w:val="26"/>
                    <w:szCs w:val="26"/>
                  </w:rPr>
                </w:rPrChange>
              </w:rPr>
            </w:pPr>
            <w:ins w:id="39720" w:author="James Vu" w:date="2024-04-18T23:44:00Z">
              <w:r w:rsidRPr="00B053AF">
                <w:rPr>
                  <w:color w:val="000000"/>
                  <w:rPrChange w:id="39721" w:author="James Vu" w:date="2024-04-18T23:49:00Z">
                    <w:rPr>
                      <w:color w:val="000000"/>
                      <w:sz w:val="26"/>
                      <w:szCs w:val="26"/>
                    </w:rPr>
                  </w:rPrChange>
                </w:rPr>
                <w:t>-</w:t>
              </w:r>
            </w:ins>
          </w:p>
        </w:tc>
        <w:tc>
          <w:tcPr>
            <w:tcW w:w="0" w:type="auto"/>
            <w:shd w:val="clear" w:color="auto" w:fill="auto"/>
            <w:vAlign w:val="center"/>
            <w:hideMark/>
            <w:tcPrChange w:id="3972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6B82F484" w14:textId="77777777" w:rsidR="00B053AF" w:rsidRPr="00B053AF" w:rsidRDefault="00B053AF">
            <w:pPr>
              <w:rPr>
                <w:ins w:id="39723" w:author="James Vu" w:date="2024-04-18T23:44:00Z"/>
                <w:color w:val="000000"/>
                <w:rPrChange w:id="39724" w:author="James Vu" w:date="2024-04-18T23:49:00Z">
                  <w:rPr>
                    <w:ins w:id="39725" w:author="James Vu" w:date="2024-04-18T23:44:00Z"/>
                    <w:color w:val="000000"/>
                    <w:sz w:val="26"/>
                    <w:szCs w:val="26"/>
                  </w:rPr>
                </w:rPrChange>
              </w:rPr>
            </w:pPr>
            <w:ins w:id="39726" w:author="James Vu" w:date="2024-04-18T23:44:00Z">
              <w:r w:rsidRPr="00B053AF">
                <w:rPr>
                  <w:color w:val="000000"/>
                  <w:rPrChange w:id="39727" w:author="James Vu" w:date="2024-04-18T23:49:00Z">
                    <w:rPr>
                      <w:color w:val="000000"/>
                      <w:sz w:val="26"/>
                      <w:szCs w:val="26"/>
                    </w:rPr>
                  </w:rPrChange>
                </w:rPr>
                <w:t>Chuyên gia 1: Quản lý tổng hợp</w:t>
              </w:r>
            </w:ins>
          </w:p>
        </w:tc>
        <w:tc>
          <w:tcPr>
            <w:tcW w:w="0" w:type="auto"/>
            <w:shd w:val="clear" w:color="auto" w:fill="auto"/>
            <w:vAlign w:val="center"/>
            <w:hideMark/>
            <w:tcPrChange w:id="3972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9EB6B09" w14:textId="77777777" w:rsidR="00B053AF" w:rsidRPr="00B053AF" w:rsidRDefault="00B053AF">
            <w:pPr>
              <w:jc w:val="center"/>
              <w:rPr>
                <w:ins w:id="39729" w:author="James Vu" w:date="2024-04-18T23:44:00Z"/>
                <w:i/>
                <w:iCs/>
                <w:color w:val="000000"/>
                <w:rPrChange w:id="39730" w:author="James Vu" w:date="2024-04-18T23:49:00Z">
                  <w:rPr>
                    <w:ins w:id="39731" w:author="James Vu" w:date="2024-04-18T23:44:00Z"/>
                    <w:i/>
                    <w:iCs/>
                    <w:color w:val="000000"/>
                    <w:sz w:val="22"/>
                    <w:szCs w:val="22"/>
                  </w:rPr>
                </w:rPrChange>
              </w:rPr>
            </w:pPr>
            <w:ins w:id="39732" w:author="James Vu" w:date="2024-04-18T23:44:00Z">
              <w:r w:rsidRPr="00B053AF">
                <w:rPr>
                  <w:i/>
                  <w:iCs/>
                  <w:color w:val="000000"/>
                  <w:rPrChange w:id="39733" w:author="James Vu" w:date="2024-04-18T23:49:00Z">
                    <w:rPr>
                      <w:i/>
                      <w:iCs/>
                      <w:color w:val="000000"/>
                      <w:sz w:val="22"/>
                      <w:szCs w:val="22"/>
                    </w:rPr>
                  </w:rPrChange>
                </w:rPr>
                <w:t xml:space="preserve">Số lượng x lương (*) x tháng </w:t>
              </w:r>
            </w:ins>
          </w:p>
        </w:tc>
        <w:tc>
          <w:tcPr>
            <w:tcW w:w="0" w:type="auto"/>
            <w:shd w:val="clear" w:color="auto" w:fill="auto"/>
            <w:vAlign w:val="center"/>
            <w:hideMark/>
            <w:tcPrChange w:id="3973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7775EE24" w14:textId="77777777" w:rsidR="00B053AF" w:rsidRPr="00B053AF" w:rsidRDefault="00B053AF">
            <w:pPr>
              <w:jc w:val="center"/>
              <w:rPr>
                <w:ins w:id="39735" w:author="James Vu" w:date="2024-04-18T23:44:00Z"/>
                <w:color w:val="000000"/>
                <w:rPrChange w:id="39736" w:author="James Vu" w:date="2024-04-18T23:49:00Z">
                  <w:rPr>
                    <w:ins w:id="39737" w:author="James Vu" w:date="2024-04-18T23:44:00Z"/>
                    <w:color w:val="000000"/>
                    <w:sz w:val="26"/>
                    <w:szCs w:val="26"/>
                  </w:rPr>
                </w:rPrChange>
              </w:rPr>
            </w:pPr>
            <w:ins w:id="39738" w:author="James Vu" w:date="2024-04-18T23:44:00Z">
              <w:r w:rsidRPr="00B053AF">
                <w:rPr>
                  <w:color w:val="000000"/>
                  <w:rPrChange w:id="39739" w:author="James Vu" w:date="2024-04-18T23:49:00Z">
                    <w:rPr>
                      <w:color w:val="000000"/>
                      <w:sz w:val="26"/>
                      <w:szCs w:val="26"/>
                    </w:rPr>
                  </w:rPrChange>
                </w:rPr>
                <w:t>9</w:t>
              </w:r>
            </w:ins>
          </w:p>
        </w:tc>
        <w:tc>
          <w:tcPr>
            <w:tcW w:w="0" w:type="auto"/>
            <w:shd w:val="clear" w:color="auto" w:fill="auto"/>
            <w:vAlign w:val="center"/>
            <w:hideMark/>
            <w:tcPrChange w:id="3974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023DCBED" w14:textId="77777777" w:rsidR="00B053AF" w:rsidRPr="00B053AF" w:rsidRDefault="00B053AF">
            <w:pPr>
              <w:jc w:val="center"/>
              <w:rPr>
                <w:ins w:id="39741" w:author="James Vu" w:date="2024-04-18T23:44:00Z"/>
                <w:color w:val="000000"/>
                <w:rPrChange w:id="39742" w:author="James Vu" w:date="2024-04-18T23:49:00Z">
                  <w:rPr>
                    <w:ins w:id="39743" w:author="James Vu" w:date="2024-04-18T23:44:00Z"/>
                    <w:color w:val="000000"/>
                    <w:sz w:val="26"/>
                    <w:szCs w:val="26"/>
                  </w:rPr>
                </w:rPrChange>
              </w:rPr>
            </w:pPr>
            <w:ins w:id="39744" w:author="James Vu" w:date="2024-04-18T23:44:00Z">
              <w:r w:rsidRPr="00B053AF">
                <w:rPr>
                  <w:color w:val="000000"/>
                  <w:rPrChange w:id="39745" w:author="James Vu" w:date="2024-04-18T23:49:00Z">
                    <w:rPr>
                      <w:color w:val="000000"/>
                      <w:sz w:val="26"/>
                      <w:szCs w:val="26"/>
                    </w:rPr>
                  </w:rPrChange>
                </w:rPr>
                <w:t>Người</w:t>
              </w:r>
            </w:ins>
          </w:p>
        </w:tc>
        <w:tc>
          <w:tcPr>
            <w:tcW w:w="0" w:type="auto"/>
            <w:shd w:val="clear" w:color="auto" w:fill="auto"/>
            <w:vAlign w:val="center"/>
            <w:hideMark/>
            <w:tcPrChange w:id="3974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7C4E558" w14:textId="77777777" w:rsidR="00B053AF" w:rsidRPr="00B053AF" w:rsidRDefault="00B053AF">
            <w:pPr>
              <w:jc w:val="right"/>
              <w:rPr>
                <w:ins w:id="39747" w:author="James Vu" w:date="2024-04-18T23:44:00Z"/>
                <w:color w:val="000000"/>
                <w:rPrChange w:id="39748" w:author="James Vu" w:date="2024-04-18T23:49:00Z">
                  <w:rPr>
                    <w:ins w:id="39749" w:author="James Vu" w:date="2024-04-18T23:44:00Z"/>
                    <w:color w:val="000000"/>
                    <w:sz w:val="26"/>
                    <w:szCs w:val="26"/>
                  </w:rPr>
                </w:rPrChange>
              </w:rPr>
            </w:pPr>
            <w:ins w:id="39750" w:author="James Vu" w:date="2024-04-18T23:44:00Z">
              <w:r w:rsidRPr="00B053AF">
                <w:rPr>
                  <w:color w:val="000000"/>
                  <w:rPrChange w:id="39751" w:author="James Vu" w:date="2024-04-18T23:49:00Z">
                    <w:rPr>
                      <w:color w:val="000000"/>
                      <w:sz w:val="26"/>
                      <w:szCs w:val="26"/>
                    </w:rPr>
                  </w:rPrChange>
                </w:rPr>
                <w:t>11.375.280</w:t>
              </w:r>
            </w:ins>
          </w:p>
        </w:tc>
        <w:tc>
          <w:tcPr>
            <w:tcW w:w="0" w:type="auto"/>
            <w:shd w:val="clear" w:color="auto" w:fill="auto"/>
            <w:vAlign w:val="center"/>
            <w:hideMark/>
            <w:tcPrChange w:id="3975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779F14D2" w14:textId="77777777" w:rsidR="00B053AF" w:rsidRPr="00B053AF" w:rsidRDefault="00B053AF">
            <w:pPr>
              <w:jc w:val="center"/>
              <w:rPr>
                <w:ins w:id="39753" w:author="James Vu" w:date="2024-04-18T23:44:00Z"/>
                <w:color w:val="000000"/>
                <w:rPrChange w:id="39754" w:author="James Vu" w:date="2024-04-18T23:49:00Z">
                  <w:rPr>
                    <w:ins w:id="39755" w:author="James Vu" w:date="2024-04-18T23:44:00Z"/>
                    <w:color w:val="000000"/>
                    <w:sz w:val="26"/>
                    <w:szCs w:val="26"/>
                  </w:rPr>
                </w:rPrChange>
              </w:rPr>
            </w:pPr>
            <w:ins w:id="39756" w:author="James Vu" w:date="2024-04-18T23:44:00Z">
              <w:r w:rsidRPr="00B053AF">
                <w:rPr>
                  <w:color w:val="000000"/>
                  <w:rPrChange w:id="39757" w:author="James Vu" w:date="2024-04-18T23:49:00Z">
                    <w:rPr>
                      <w:color w:val="000000"/>
                      <w:sz w:val="26"/>
                      <w:szCs w:val="26"/>
                    </w:rPr>
                  </w:rPrChange>
                </w:rPr>
                <w:t>10</w:t>
              </w:r>
            </w:ins>
          </w:p>
        </w:tc>
        <w:tc>
          <w:tcPr>
            <w:tcW w:w="0" w:type="auto"/>
            <w:shd w:val="clear" w:color="auto" w:fill="auto"/>
            <w:vAlign w:val="center"/>
            <w:hideMark/>
            <w:tcPrChange w:id="3975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CEEA172" w14:textId="77777777" w:rsidR="00B053AF" w:rsidRPr="00B053AF" w:rsidRDefault="00B053AF">
            <w:pPr>
              <w:jc w:val="right"/>
              <w:rPr>
                <w:ins w:id="39759" w:author="James Vu" w:date="2024-04-18T23:44:00Z"/>
                <w:color w:val="000000"/>
                <w:rPrChange w:id="39760" w:author="James Vu" w:date="2024-04-18T23:49:00Z">
                  <w:rPr>
                    <w:ins w:id="39761" w:author="James Vu" w:date="2024-04-18T23:44:00Z"/>
                    <w:color w:val="000000"/>
                    <w:sz w:val="26"/>
                    <w:szCs w:val="26"/>
                  </w:rPr>
                </w:rPrChange>
              </w:rPr>
            </w:pPr>
            <w:ins w:id="39762" w:author="James Vu" w:date="2024-04-18T23:44:00Z">
              <w:r w:rsidRPr="00B053AF">
                <w:rPr>
                  <w:color w:val="000000"/>
                  <w:rPrChange w:id="39763" w:author="James Vu" w:date="2024-04-18T23:49:00Z">
                    <w:rPr>
                      <w:color w:val="000000"/>
                      <w:sz w:val="26"/>
                      <w:szCs w:val="26"/>
                    </w:rPr>
                  </w:rPrChange>
                </w:rPr>
                <w:t>1.023.775.200</w:t>
              </w:r>
            </w:ins>
          </w:p>
        </w:tc>
        <w:tc>
          <w:tcPr>
            <w:tcW w:w="0" w:type="auto"/>
            <w:shd w:val="clear" w:color="auto" w:fill="auto"/>
            <w:vAlign w:val="center"/>
            <w:hideMark/>
            <w:tcPrChange w:id="3976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59B44E21" w14:textId="77777777" w:rsidR="00B053AF" w:rsidRPr="00B053AF" w:rsidRDefault="00B053AF">
            <w:pPr>
              <w:rPr>
                <w:ins w:id="39765" w:author="James Vu" w:date="2024-04-18T23:44:00Z"/>
                <w:i/>
                <w:iCs/>
                <w:color w:val="000000"/>
                <w:rPrChange w:id="39766" w:author="James Vu" w:date="2024-04-18T23:49:00Z">
                  <w:rPr>
                    <w:ins w:id="39767" w:author="James Vu" w:date="2024-04-18T23:44:00Z"/>
                    <w:i/>
                    <w:iCs/>
                    <w:color w:val="000000"/>
                    <w:sz w:val="22"/>
                    <w:szCs w:val="22"/>
                  </w:rPr>
                </w:rPrChange>
              </w:rPr>
            </w:pPr>
            <w:ins w:id="39768" w:author="James Vu" w:date="2024-04-18T23:44:00Z">
              <w:r w:rsidRPr="00B053AF">
                <w:rPr>
                  <w:i/>
                  <w:iCs/>
                  <w:color w:val="000000"/>
                  <w:rPrChange w:id="39769" w:author="James Vu" w:date="2024-04-18T23:49:00Z">
                    <w:rPr>
                      <w:i/>
                      <w:iCs/>
                      <w:color w:val="000000"/>
                      <w:sz w:val="22"/>
                      <w:szCs w:val="22"/>
                    </w:rPr>
                  </w:rPrChange>
                </w:rPr>
                <w:t>- Quyết định số 129/QĐ-BTTTT ngày 03/02/2021</w:t>
              </w:r>
            </w:ins>
          </w:p>
        </w:tc>
      </w:tr>
      <w:tr w:rsidR="00B053AF" w:rsidRPr="00B053AF" w14:paraId="0373F001" w14:textId="77777777" w:rsidTr="003C02FF">
        <w:trPr>
          <w:trHeight w:val="720"/>
          <w:ins w:id="39770" w:author="James Vu" w:date="2024-04-18T23:44:00Z"/>
          <w:trPrChange w:id="39771" w:author="James Vu" w:date="2024-04-19T00:26:00Z">
            <w:trPr>
              <w:trHeight w:val="720"/>
            </w:trPr>
          </w:trPrChange>
        </w:trPr>
        <w:tc>
          <w:tcPr>
            <w:tcW w:w="0" w:type="auto"/>
            <w:shd w:val="clear" w:color="auto" w:fill="auto"/>
            <w:vAlign w:val="center"/>
            <w:hideMark/>
            <w:tcPrChange w:id="39772" w:author="James Vu" w:date="2024-04-19T00:26: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575640DC" w14:textId="77777777" w:rsidR="00B053AF" w:rsidRPr="00B053AF" w:rsidRDefault="00B053AF">
            <w:pPr>
              <w:jc w:val="center"/>
              <w:rPr>
                <w:ins w:id="39773" w:author="James Vu" w:date="2024-04-18T23:44:00Z"/>
                <w:color w:val="000000"/>
                <w:rPrChange w:id="39774" w:author="James Vu" w:date="2024-04-18T23:49:00Z">
                  <w:rPr>
                    <w:ins w:id="39775" w:author="James Vu" w:date="2024-04-18T23:44:00Z"/>
                    <w:color w:val="000000"/>
                    <w:sz w:val="26"/>
                    <w:szCs w:val="26"/>
                  </w:rPr>
                </w:rPrChange>
              </w:rPr>
            </w:pPr>
            <w:ins w:id="39776" w:author="James Vu" w:date="2024-04-18T23:44:00Z">
              <w:r w:rsidRPr="00B053AF">
                <w:rPr>
                  <w:color w:val="000000"/>
                  <w:rPrChange w:id="39777" w:author="James Vu" w:date="2024-04-18T23:49:00Z">
                    <w:rPr>
                      <w:color w:val="000000"/>
                      <w:sz w:val="26"/>
                      <w:szCs w:val="26"/>
                    </w:rPr>
                  </w:rPrChange>
                </w:rPr>
                <w:t>-</w:t>
              </w:r>
            </w:ins>
          </w:p>
        </w:tc>
        <w:tc>
          <w:tcPr>
            <w:tcW w:w="0" w:type="auto"/>
            <w:shd w:val="clear" w:color="auto" w:fill="auto"/>
            <w:vAlign w:val="center"/>
            <w:hideMark/>
            <w:tcPrChange w:id="3977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3032F6F" w14:textId="77777777" w:rsidR="00B053AF" w:rsidRPr="00B053AF" w:rsidRDefault="00B053AF">
            <w:pPr>
              <w:rPr>
                <w:ins w:id="39779" w:author="James Vu" w:date="2024-04-18T23:44:00Z"/>
                <w:color w:val="000000"/>
                <w:rPrChange w:id="39780" w:author="James Vu" w:date="2024-04-18T23:49:00Z">
                  <w:rPr>
                    <w:ins w:id="39781" w:author="James Vu" w:date="2024-04-18T23:44:00Z"/>
                    <w:color w:val="000000"/>
                    <w:sz w:val="26"/>
                    <w:szCs w:val="26"/>
                  </w:rPr>
                </w:rPrChange>
              </w:rPr>
            </w:pPr>
            <w:ins w:id="39782" w:author="James Vu" w:date="2024-04-18T23:44:00Z">
              <w:r w:rsidRPr="00B053AF">
                <w:rPr>
                  <w:color w:val="000000"/>
                  <w:rPrChange w:id="39783" w:author="James Vu" w:date="2024-04-18T23:49:00Z">
                    <w:rPr>
                      <w:color w:val="000000"/>
                      <w:sz w:val="26"/>
                      <w:szCs w:val="26"/>
                    </w:rPr>
                  </w:rPrChange>
                </w:rPr>
                <w:t xml:space="preserve">Chuyên gia 2: Quản lý hồ sơ thủ tục, quản lý về thanh toán, quyết toán </w:t>
              </w:r>
            </w:ins>
          </w:p>
        </w:tc>
        <w:tc>
          <w:tcPr>
            <w:tcW w:w="0" w:type="auto"/>
            <w:shd w:val="clear" w:color="auto" w:fill="auto"/>
            <w:vAlign w:val="center"/>
            <w:hideMark/>
            <w:tcPrChange w:id="3978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C3F844C" w14:textId="77777777" w:rsidR="00B053AF" w:rsidRPr="00B053AF" w:rsidRDefault="00B053AF">
            <w:pPr>
              <w:jc w:val="center"/>
              <w:rPr>
                <w:ins w:id="39785" w:author="James Vu" w:date="2024-04-18T23:44:00Z"/>
                <w:i/>
                <w:iCs/>
                <w:color w:val="000000"/>
                <w:rPrChange w:id="39786" w:author="James Vu" w:date="2024-04-18T23:49:00Z">
                  <w:rPr>
                    <w:ins w:id="39787" w:author="James Vu" w:date="2024-04-18T23:44:00Z"/>
                    <w:i/>
                    <w:iCs/>
                    <w:color w:val="000000"/>
                    <w:sz w:val="22"/>
                    <w:szCs w:val="22"/>
                  </w:rPr>
                </w:rPrChange>
              </w:rPr>
            </w:pPr>
            <w:ins w:id="39788" w:author="James Vu" w:date="2024-04-18T23:44:00Z">
              <w:r w:rsidRPr="00B053AF">
                <w:rPr>
                  <w:i/>
                  <w:iCs/>
                  <w:color w:val="000000"/>
                  <w:rPrChange w:id="39789" w:author="James Vu" w:date="2024-04-18T23:49:00Z">
                    <w:rPr>
                      <w:i/>
                      <w:iCs/>
                      <w:color w:val="000000"/>
                      <w:sz w:val="22"/>
                      <w:szCs w:val="22"/>
                    </w:rPr>
                  </w:rPrChange>
                </w:rPr>
                <w:t>Số lượng x lương x tháng</w:t>
              </w:r>
            </w:ins>
          </w:p>
        </w:tc>
        <w:tc>
          <w:tcPr>
            <w:tcW w:w="0" w:type="auto"/>
            <w:shd w:val="clear" w:color="auto" w:fill="auto"/>
            <w:vAlign w:val="center"/>
            <w:hideMark/>
            <w:tcPrChange w:id="3979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3BC342AF" w14:textId="77777777" w:rsidR="00B053AF" w:rsidRPr="00B053AF" w:rsidRDefault="00B053AF">
            <w:pPr>
              <w:jc w:val="center"/>
              <w:rPr>
                <w:ins w:id="39791" w:author="James Vu" w:date="2024-04-18T23:44:00Z"/>
                <w:color w:val="000000"/>
                <w:rPrChange w:id="39792" w:author="James Vu" w:date="2024-04-18T23:49:00Z">
                  <w:rPr>
                    <w:ins w:id="39793" w:author="James Vu" w:date="2024-04-18T23:44:00Z"/>
                    <w:color w:val="000000"/>
                    <w:sz w:val="26"/>
                    <w:szCs w:val="26"/>
                  </w:rPr>
                </w:rPrChange>
              </w:rPr>
            </w:pPr>
            <w:ins w:id="39794" w:author="James Vu" w:date="2024-04-18T23:44:00Z">
              <w:r w:rsidRPr="00B053AF">
                <w:rPr>
                  <w:color w:val="000000"/>
                  <w:rPrChange w:id="39795" w:author="James Vu" w:date="2024-04-18T23:49:00Z">
                    <w:rPr>
                      <w:color w:val="000000"/>
                      <w:sz w:val="26"/>
                      <w:szCs w:val="26"/>
                    </w:rPr>
                  </w:rPrChange>
                </w:rPr>
                <w:t>9</w:t>
              </w:r>
            </w:ins>
          </w:p>
        </w:tc>
        <w:tc>
          <w:tcPr>
            <w:tcW w:w="0" w:type="auto"/>
            <w:shd w:val="clear" w:color="auto" w:fill="auto"/>
            <w:vAlign w:val="center"/>
            <w:hideMark/>
            <w:tcPrChange w:id="3979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CE1FCB4" w14:textId="77777777" w:rsidR="00B053AF" w:rsidRPr="00B053AF" w:rsidRDefault="00B053AF">
            <w:pPr>
              <w:jc w:val="center"/>
              <w:rPr>
                <w:ins w:id="39797" w:author="James Vu" w:date="2024-04-18T23:44:00Z"/>
                <w:color w:val="000000"/>
                <w:rPrChange w:id="39798" w:author="James Vu" w:date="2024-04-18T23:49:00Z">
                  <w:rPr>
                    <w:ins w:id="39799" w:author="James Vu" w:date="2024-04-18T23:44:00Z"/>
                    <w:color w:val="000000"/>
                    <w:sz w:val="26"/>
                    <w:szCs w:val="26"/>
                  </w:rPr>
                </w:rPrChange>
              </w:rPr>
            </w:pPr>
            <w:ins w:id="39800" w:author="James Vu" w:date="2024-04-18T23:44:00Z">
              <w:r w:rsidRPr="00B053AF">
                <w:rPr>
                  <w:color w:val="000000"/>
                  <w:rPrChange w:id="39801" w:author="James Vu" w:date="2024-04-18T23:49:00Z">
                    <w:rPr>
                      <w:color w:val="000000"/>
                      <w:sz w:val="26"/>
                      <w:szCs w:val="26"/>
                    </w:rPr>
                  </w:rPrChange>
                </w:rPr>
                <w:t>Người</w:t>
              </w:r>
            </w:ins>
          </w:p>
        </w:tc>
        <w:tc>
          <w:tcPr>
            <w:tcW w:w="0" w:type="auto"/>
            <w:shd w:val="clear" w:color="auto" w:fill="auto"/>
            <w:vAlign w:val="center"/>
            <w:hideMark/>
            <w:tcPrChange w:id="3980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4A86A06" w14:textId="77777777" w:rsidR="00B053AF" w:rsidRPr="00B053AF" w:rsidRDefault="00B053AF">
            <w:pPr>
              <w:jc w:val="right"/>
              <w:rPr>
                <w:ins w:id="39803" w:author="James Vu" w:date="2024-04-18T23:44:00Z"/>
                <w:color w:val="000000"/>
                <w:rPrChange w:id="39804" w:author="James Vu" w:date="2024-04-18T23:49:00Z">
                  <w:rPr>
                    <w:ins w:id="39805" w:author="James Vu" w:date="2024-04-18T23:44:00Z"/>
                    <w:color w:val="000000"/>
                    <w:sz w:val="26"/>
                    <w:szCs w:val="26"/>
                  </w:rPr>
                </w:rPrChange>
              </w:rPr>
            </w:pPr>
            <w:ins w:id="39806" w:author="James Vu" w:date="2024-04-18T23:44:00Z">
              <w:r w:rsidRPr="00B053AF">
                <w:rPr>
                  <w:color w:val="000000"/>
                  <w:rPrChange w:id="39807" w:author="James Vu" w:date="2024-04-18T23:49:00Z">
                    <w:rPr>
                      <w:color w:val="000000"/>
                      <w:sz w:val="26"/>
                      <w:szCs w:val="26"/>
                    </w:rPr>
                  </w:rPrChange>
                </w:rPr>
                <w:t>10.183.950</w:t>
              </w:r>
            </w:ins>
          </w:p>
        </w:tc>
        <w:tc>
          <w:tcPr>
            <w:tcW w:w="0" w:type="auto"/>
            <w:shd w:val="clear" w:color="auto" w:fill="auto"/>
            <w:vAlign w:val="center"/>
            <w:hideMark/>
            <w:tcPrChange w:id="3980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BF8197C" w14:textId="77777777" w:rsidR="00B053AF" w:rsidRPr="00B053AF" w:rsidRDefault="00B053AF">
            <w:pPr>
              <w:jc w:val="center"/>
              <w:rPr>
                <w:ins w:id="39809" w:author="James Vu" w:date="2024-04-18T23:44:00Z"/>
                <w:color w:val="000000"/>
                <w:rPrChange w:id="39810" w:author="James Vu" w:date="2024-04-18T23:49:00Z">
                  <w:rPr>
                    <w:ins w:id="39811" w:author="James Vu" w:date="2024-04-18T23:44:00Z"/>
                    <w:color w:val="000000"/>
                    <w:sz w:val="26"/>
                    <w:szCs w:val="26"/>
                  </w:rPr>
                </w:rPrChange>
              </w:rPr>
            </w:pPr>
            <w:ins w:id="39812" w:author="James Vu" w:date="2024-04-18T23:44:00Z">
              <w:r w:rsidRPr="00B053AF">
                <w:rPr>
                  <w:color w:val="000000"/>
                  <w:rPrChange w:id="39813" w:author="James Vu" w:date="2024-04-18T23:49:00Z">
                    <w:rPr>
                      <w:color w:val="000000"/>
                      <w:sz w:val="26"/>
                      <w:szCs w:val="26"/>
                    </w:rPr>
                  </w:rPrChange>
                </w:rPr>
                <w:t>4</w:t>
              </w:r>
            </w:ins>
          </w:p>
        </w:tc>
        <w:tc>
          <w:tcPr>
            <w:tcW w:w="0" w:type="auto"/>
            <w:shd w:val="clear" w:color="auto" w:fill="auto"/>
            <w:vAlign w:val="center"/>
            <w:hideMark/>
            <w:tcPrChange w:id="3981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7F67175" w14:textId="77777777" w:rsidR="00B053AF" w:rsidRPr="00B053AF" w:rsidRDefault="00B053AF">
            <w:pPr>
              <w:jc w:val="right"/>
              <w:rPr>
                <w:ins w:id="39815" w:author="James Vu" w:date="2024-04-18T23:44:00Z"/>
                <w:color w:val="000000"/>
                <w:rPrChange w:id="39816" w:author="James Vu" w:date="2024-04-18T23:49:00Z">
                  <w:rPr>
                    <w:ins w:id="39817" w:author="James Vu" w:date="2024-04-18T23:44:00Z"/>
                    <w:color w:val="000000"/>
                    <w:sz w:val="26"/>
                    <w:szCs w:val="26"/>
                  </w:rPr>
                </w:rPrChange>
              </w:rPr>
            </w:pPr>
            <w:ins w:id="39818" w:author="James Vu" w:date="2024-04-18T23:44:00Z">
              <w:r w:rsidRPr="00B053AF">
                <w:rPr>
                  <w:color w:val="000000"/>
                  <w:rPrChange w:id="39819" w:author="James Vu" w:date="2024-04-18T23:49:00Z">
                    <w:rPr>
                      <w:color w:val="000000"/>
                      <w:sz w:val="26"/>
                      <w:szCs w:val="26"/>
                    </w:rPr>
                  </w:rPrChange>
                </w:rPr>
                <w:t>366.622.200</w:t>
              </w:r>
            </w:ins>
          </w:p>
        </w:tc>
        <w:tc>
          <w:tcPr>
            <w:tcW w:w="0" w:type="auto"/>
            <w:shd w:val="clear" w:color="auto" w:fill="auto"/>
            <w:hideMark/>
            <w:tcPrChange w:id="39820"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646B4CF3" w14:textId="77777777" w:rsidR="00B053AF" w:rsidRPr="00B053AF" w:rsidRDefault="00B053AF">
            <w:pPr>
              <w:rPr>
                <w:ins w:id="39821" w:author="James Vu" w:date="2024-04-18T23:44:00Z"/>
                <w:color w:val="000000"/>
                <w:rPrChange w:id="39822" w:author="James Vu" w:date="2024-04-18T23:49:00Z">
                  <w:rPr>
                    <w:ins w:id="39823" w:author="James Vu" w:date="2024-04-18T23:44:00Z"/>
                    <w:color w:val="000000"/>
                    <w:sz w:val="20"/>
                    <w:szCs w:val="20"/>
                  </w:rPr>
                </w:rPrChange>
              </w:rPr>
            </w:pPr>
            <w:ins w:id="39824" w:author="James Vu" w:date="2024-04-18T23:44:00Z">
              <w:r w:rsidRPr="00B053AF">
                <w:rPr>
                  <w:color w:val="000000"/>
                  <w:rPrChange w:id="39825" w:author="James Vu" w:date="2024-04-18T23:49:00Z">
                    <w:rPr>
                      <w:color w:val="000000"/>
                      <w:sz w:val="20"/>
                      <w:szCs w:val="20"/>
                    </w:rPr>
                  </w:rPrChange>
                </w:rPr>
                <w:t> </w:t>
              </w:r>
            </w:ins>
          </w:p>
        </w:tc>
      </w:tr>
      <w:tr w:rsidR="00B053AF" w:rsidRPr="00B053AF" w14:paraId="3F3C6672" w14:textId="77777777" w:rsidTr="003C02FF">
        <w:trPr>
          <w:trHeight w:val="360"/>
          <w:ins w:id="39826" w:author="James Vu" w:date="2024-04-18T23:44:00Z"/>
          <w:trPrChange w:id="39827" w:author="James Vu" w:date="2024-04-19T00:26:00Z">
            <w:trPr>
              <w:trHeight w:val="360"/>
            </w:trPr>
          </w:trPrChange>
        </w:trPr>
        <w:tc>
          <w:tcPr>
            <w:tcW w:w="0" w:type="auto"/>
            <w:shd w:val="clear" w:color="auto" w:fill="auto"/>
            <w:vAlign w:val="center"/>
            <w:hideMark/>
            <w:tcPrChange w:id="39828" w:author="James Vu" w:date="2024-04-19T00:26: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11CB1528" w14:textId="77777777" w:rsidR="00B053AF" w:rsidRPr="00B053AF" w:rsidRDefault="00B053AF">
            <w:pPr>
              <w:jc w:val="center"/>
              <w:rPr>
                <w:ins w:id="39829" w:author="James Vu" w:date="2024-04-18T23:44:00Z"/>
                <w:color w:val="000000"/>
                <w:rPrChange w:id="39830" w:author="James Vu" w:date="2024-04-18T23:49:00Z">
                  <w:rPr>
                    <w:ins w:id="39831" w:author="James Vu" w:date="2024-04-18T23:44:00Z"/>
                    <w:color w:val="000000"/>
                    <w:sz w:val="26"/>
                    <w:szCs w:val="26"/>
                  </w:rPr>
                </w:rPrChange>
              </w:rPr>
            </w:pPr>
            <w:ins w:id="39832" w:author="James Vu" w:date="2024-04-18T23:44:00Z">
              <w:r w:rsidRPr="00B053AF">
                <w:rPr>
                  <w:color w:val="000000"/>
                  <w:rPrChange w:id="39833" w:author="James Vu" w:date="2024-04-18T23:49:00Z">
                    <w:rPr>
                      <w:color w:val="000000"/>
                      <w:sz w:val="26"/>
                      <w:szCs w:val="26"/>
                    </w:rPr>
                  </w:rPrChange>
                </w:rPr>
                <w:t>-</w:t>
              </w:r>
            </w:ins>
          </w:p>
        </w:tc>
        <w:tc>
          <w:tcPr>
            <w:tcW w:w="0" w:type="auto"/>
            <w:shd w:val="clear" w:color="auto" w:fill="auto"/>
            <w:vAlign w:val="center"/>
            <w:hideMark/>
            <w:tcPrChange w:id="3983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36F75B40" w14:textId="77777777" w:rsidR="00B053AF" w:rsidRPr="00B053AF" w:rsidRDefault="00B053AF">
            <w:pPr>
              <w:rPr>
                <w:ins w:id="39835" w:author="James Vu" w:date="2024-04-18T23:44:00Z"/>
                <w:color w:val="000000"/>
                <w:rPrChange w:id="39836" w:author="James Vu" w:date="2024-04-18T23:49:00Z">
                  <w:rPr>
                    <w:ins w:id="39837" w:author="James Vu" w:date="2024-04-18T23:44:00Z"/>
                    <w:color w:val="000000"/>
                    <w:sz w:val="26"/>
                    <w:szCs w:val="26"/>
                  </w:rPr>
                </w:rPrChange>
              </w:rPr>
            </w:pPr>
            <w:ins w:id="39838" w:author="James Vu" w:date="2024-04-18T23:44:00Z">
              <w:r w:rsidRPr="00B053AF">
                <w:rPr>
                  <w:color w:val="000000"/>
                  <w:rPrChange w:id="39839" w:author="James Vu" w:date="2024-04-18T23:49:00Z">
                    <w:rPr>
                      <w:color w:val="000000"/>
                      <w:sz w:val="26"/>
                      <w:szCs w:val="26"/>
                    </w:rPr>
                  </w:rPrChange>
                </w:rPr>
                <w:t>Chuyên gia 3: Quản lý giám sát công tác triển khai</w:t>
              </w:r>
            </w:ins>
          </w:p>
        </w:tc>
        <w:tc>
          <w:tcPr>
            <w:tcW w:w="0" w:type="auto"/>
            <w:shd w:val="clear" w:color="auto" w:fill="auto"/>
            <w:vAlign w:val="center"/>
            <w:hideMark/>
            <w:tcPrChange w:id="3984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A74772C" w14:textId="77777777" w:rsidR="00B053AF" w:rsidRPr="00B053AF" w:rsidRDefault="00B053AF">
            <w:pPr>
              <w:jc w:val="center"/>
              <w:rPr>
                <w:ins w:id="39841" w:author="James Vu" w:date="2024-04-18T23:44:00Z"/>
                <w:i/>
                <w:iCs/>
                <w:color w:val="000000"/>
                <w:rPrChange w:id="39842" w:author="James Vu" w:date="2024-04-18T23:49:00Z">
                  <w:rPr>
                    <w:ins w:id="39843" w:author="James Vu" w:date="2024-04-18T23:44:00Z"/>
                    <w:i/>
                    <w:iCs/>
                    <w:color w:val="000000"/>
                    <w:sz w:val="22"/>
                    <w:szCs w:val="22"/>
                  </w:rPr>
                </w:rPrChange>
              </w:rPr>
            </w:pPr>
            <w:ins w:id="39844" w:author="James Vu" w:date="2024-04-18T23:44:00Z">
              <w:r w:rsidRPr="00B053AF">
                <w:rPr>
                  <w:i/>
                  <w:iCs/>
                  <w:color w:val="000000"/>
                  <w:rPrChange w:id="39845" w:author="James Vu" w:date="2024-04-18T23:49:00Z">
                    <w:rPr>
                      <w:i/>
                      <w:iCs/>
                      <w:color w:val="000000"/>
                      <w:sz w:val="22"/>
                      <w:szCs w:val="22"/>
                    </w:rPr>
                  </w:rPrChange>
                </w:rPr>
                <w:t>Số lượng x lương x tháng</w:t>
              </w:r>
            </w:ins>
          </w:p>
        </w:tc>
        <w:tc>
          <w:tcPr>
            <w:tcW w:w="0" w:type="auto"/>
            <w:shd w:val="clear" w:color="auto" w:fill="auto"/>
            <w:vAlign w:val="center"/>
            <w:hideMark/>
            <w:tcPrChange w:id="3984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710CB36A" w14:textId="77777777" w:rsidR="00B053AF" w:rsidRPr="00B053AF" w:rsidRDefault="00B053AF">
            <w:pPr>
              <w:jc w:val="center"/>
              <w:rPr>
                <w:ins w:id="39847" w:author="James Vu" w:date="2024-04-18T23:44:00Z"/>
                <w:color w:val="000000"/>
                <w:rPrChange w:id="39848" w:author="James Vu" w:date="2024-04-18T23:49:00Z">
                  <w:rPr>
                    <w:ins w:id="39849" w:author="James Vu" w:date="2024-04-18T23:44:00Z"/>
                    <w:color w:val="000000"/>
                    <w:sz w:val="26"/>
                    <w:szCs w:val="26"/>
                  </w:rPr>
                </w:rPrChange>
              </w:rPr>
            </w:pPr>
            <w:ins w:id="39850" w:author="James Vu" w:date="2024-04-18T23:44:00Z">
              <w:r w:rsidRPr="00B053AF">
                <w:rPr>
                  <w:color w:val="000000"/>
                  <w:rPrChange w:id="39851" w:author="James Vu" w:date="2024-04-18T23:49:00Z">
                    <w:rPr>
                      <w:color w:val="000000"/>
                      <w:sz w:val="26"/>
                      <w:szCs w:val="26"/>
                    </w:rPr>
                  </w:rPrChange>
                </w:rPr>
                <w:t>1</w:t>
              </w:r>
            </w:ins>
          </w:p>
        </w:tc>
        <w:tc>
          <w:tcPr>
            <w:tcW w:w="0" w:type="auto"/>
            <w:shd w:val="clear" w:color="auto" w:fill="auto"/>
            <w:vAlign w:val="center"/>
            <w:hideMark/>
            <w:tcPrChange w:id="3985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0F4BE0F2" w14:textId="77777777" w:rsidR="00B053AF" w:rsidRPr="00B053AF" w:rsidRDefault="00B053AF">
            <w:pPr>
              <w:jc w:val="center"/>
              <w:rPr>
                <w:ins w:id="39853" w:author="James Vu" w:date="2024-04-18T23:44:00Z"/>
                <w:color w:val="000000"/>
                <w:rPrChange w:id="39854" w:author="James Vu" w:date="2024-04-18T23:49:00Z">
                  <w:rPr>
                    <w:ins w:id="39855" w:author="James Vu" w:date="2024-04-18T23:44:00Z"/>
                    <w:color w:val="000000"/>
                    <w:sz w:val="26"/>
                    <w:szCs w:val="26"/>
                  </w:rPr>
                </w:rPrChange>
              </w:rPr>
            </w:pPr>
            <w:ins w:id="39856" w:author="James Vu" w:date="2024-04-18T23:44:00Z">
              <w:r w:rsidRPr="00B053AF">
                <w:rPr>
                  <w:color w:val="000000"/>
                  <w:rPrChange w:id="39857" w:author="James Vu" w:date="2024-04-18T23:49:00Z">
                    <w:rPr>
                      <w:color w:val="000000"/>
                      <w:sz w:val="26"/>
                      <w:szCs w:val="26"/>
                    </w:rPr>
                  </w:rPrChange>
                </w:rPr>
                <w:t>Người</w:t>
              </w:r>
            </w:ins>
          </w:p>
        </w:tc>
        <w:tc>
          <w:tcPr>
            <w:tcW w:w="0" w:type="auto"/>
            <w:shd w:val="clear" w:color="auto" w:fill="auto"/>
            <w:vAlign w:val="center"/>
            <w:hideMark/>
            <w:tcPrChange w:id="3985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6D016BEB" w14:textId="77777777" w:rsidR="00B053AF" w:rsidRPr="00B053AF" w:rsidRDefault="00B053AF">
            <w:pPr>
              <w:jc w:val="right"/>
              <w:rPr>
                <w:ins w:id="39859" w:author="James Vu" w:date="2024-04-18T23:44:00Z"/>
                <w:color w:val="000000"/>
                <w:rPrChange w:id="39860" w:author="James Vu" w:date="2024-04-18T23:49:00Z">
                  <w:rPr>
                    <w:ins w:id="39861" w:author="James Vu" w:date="2024-04-18T23:44:00Z"/>
                    <w:color w:val="000000"/>
                    <w:sz w:val="26"/>
                    <w:szCs w:val="26"/>
                  </w:rPr>
                </w:rPrChange>
              </w:rPr>
            </w:pPr>
            <w:ins w:id="39862" w:author="James Vu" w:date="2024-04-18T23:44:00Z">
              <w:r w:rsidRPr="00B053AF">
                <w:rPr>
                  <w:color w:val="000000"/>
                  <w:rPrChange w:id="39863" w:author="James Vu" w:date="2024-04-18T23:49:00Z">
                    <w:rPr>
                      <w:color w:val="000000"/>
                      <w:sz w:val="26"/>
                      <w:szCs w:val="26"/>
                    </w:rPr>
                  </w:rPrChange>
                </w:rPr>
                <w:t>10.183.950</w:t>
              </w:r>
            </w:ins>
          </w:p>
        </w:tc>
        <w:tc>
          <w:tcPr>
            <w:tcW w:w="0" w:type="auto"/>
            <w:shd w:val="clear" w:color="auto" w:fill="auto"/>
            <w:vAlign w:val="center"/>
            <w:hideMark/>
            <w:tcPrChange w:id="3986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6A960590" w14:textId="77777777" w:rsidR="00B053AF" w:rsidRPr="00B053AF" w:rsidRDefault="00B053AF">
            <w:pPr>
              <w:jc w:val="center"/>
              <w:rPr>
                <w:ins w:id="39865" w:author="James Vu" w:date="2024-04-18T23:44:00Z"/>
                <w:color w:val="000000"/>
                <w:rPrChange w:id="39866" w:author="James Vu" w:date="2024-04-18T23:49:00Z">
                  <w:rPr>
                    <w:ins w:id="39867" w:author="James Vu" w:date="2024-04-18T23:44:00Z"/>
                    <w:color w:val="000000"/>
                    <w:sz w:val="26"/>
                    <w:szCs w:val="26"/>
                  </w:rPr>
                </w:rPrChange>
              </w:rPr>
            </w:pPr>
            <w:ins w:id="39868" w:author="James Vu" w:date="2024-04-18T23:44:00Z">
              <w:r w:rsidRPr="00B053AF">
                <w:rPr>
                  <w:color w:val="000000"/>
                  <w:rPrChange w:id="39869" w:author="James Vu" w:date="2024-04-18T23:49:00Z">
                    <w:rPr>
                      <w:color w:val="000000"/>
                      <w:sz w:val="26"/>
                      <w:szCs w:val="26"/>
                    </w:rPr>
                  </w:rPrChange>
                </w:rPr>
                <w:t>10</w:t>
              </w:r>
            </w:ins>
          </w:p>
        </w:tc>
        <w:tc>
          <w:tcPr>
            <w:tcW w:w="0" w:type="auto"/>
            <w:shd w:val="clear" w:color="auto" w:fill="auto"/>
            <w:vAlign w:val="center"/>
            <w:hideMark/>
            <w:tcPrChange w:id="3987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860546F" w14:textId="77777777" w:rsidR="00B053AF" w:rsidRPr="00B053AF" w:rsidRDefault="00B053AF">
            <w:pPr>
              <w:jc w:val="right"/>
              <w:rPr>
                <w:ins w:id="39871" w:author="James Vu" w:date="2024-04-18T23:44:00Z"/>
                <w:color w:val="000000"/>
                <w:rPrChange w:id="39872" w:author="James Vu" w:date="2024-04-18T23:49:00Z">
                  <w:rPr>
                    <w:ins w:id="39873" w:author="James Vu" w:date="2024-04-18T23:44:00Z"/>
                    <w:color w:val="000000"/>
                    <w:sz w:val="26"/>
                    <w:szCs w:val="26"/>
                  </w:rPr>
                </w:rPrChange>
              </w:rPr>
            </w:pPr>
            <w:ins w:id="39874" w:author="James Vu" w:date="2024-04-18T23:44:00Z">
              <w:r w:rsidRPr="00B053AF">
                <w:rPr>
                  <w:color w:val="000000"/>
                  <w:rPrChange w:id="39875" w:author="James Vu" w:date="2024-04-18T23:49:00Z">
                    <w:rPr>
                      <w:color w:val="000000"/>
                      <w:sz w:val="26"/>
                      <w:szCs w:val="26"/>
                    </w:rPr>
                  </w:rPrChange>
                </w:rPr>
                <w:t>101.839.500</w:t>
              </w:r>
            </w:ins>
          </w:p>
        </w:tc>
        <w:tc>
          <w:tcPr>
            <w:tcW w:w="0" w:type="auto"/>
            <w:shd w:val="clear" w:color="auto" w:fill="auto"/>
            <w:hideMark/>
            <w:tcPrChange w:id="39876"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4293E81D" w14:textId="77777777" w:rsidR="00B053AF" w:rsidRPr="00B053AF" w:rsidRDefault="00B053AF">
            <w:pPr>
              <w:rPr>
                <w:ins w:id="39877" w:author="James Vu" w:date="2024-04-18T23:44:00Z"/>
                <w:color w:val="000000"/>
                <w:rPrChange w:id="39878" w:author="James Vu" w:date="2024-04-18T23:49:00Z">
                  <w:rPr>
                    <w:ins w:id="39879" w:author="James Vu" w:date="2024-04-18T23:44:00Z"/>
                    <w:color w:val="000000"/>
                    <w:sz w:val="20"/>
                    <w:szCs w:val="20"/>
                  </w:rPr>
                </w:rPrChange>
              </w:rPr>
            </w:pPr>
            <w:ins w:id="39880" w:author="James Vu" w:date="2024-04-18T23:44:00Z">
              <w:r w:rsidRPr="00B053AF">
                <w:rPr>
                  <w:color w:val="000000"/>
                  <w:rPrChange w:id="39881" w:author="James Vu" w:date="2024-04-18T23:49:00Z">
                    <w:rPr>
                      <w:color w:val="000000"/>
                      <w:sz w:val="20"/>
                      <w:szCs w:val="20"/>
                    </w:rPr>
                  </w:rPrChange>
                </w:rPr>
                <w:t> </w:t>
              </w:r>
            </w:ins>
          </w:p>
        </w:tc>
      </w:tr>
      <w:tr w:rsidR="00B053AF" w:rsidRPr="00B053AF" w14:paraId="42402094" w14:textId="77777777" w:rsidTr="003C02FF">
        <w:trPr>
          <w:trHeight w:val="360"/>
          <w:ins w:id="39882" w:author="James Vu" w:date="2024-04-18T23:44:00Z"/>
          <w:trPrChange w:id="39883" w:author="James Vu" w:date="2024-04-19T00:26:00Z">
            <w:trPr>
              <w:trHeight w:val="360"/>
            </w:trPr>
          </w:trPrChange>
        </w:trPr>
        <w:tc>
          <w:tcPr>
            <w:tcW w:w="0" w:type="auto"/>
            <w:shd w:val="clear" w:color="auto" w:fill="auto"/>
            <w:vAlign w:val="center"/>
            <w:hideMark/>
            <w:tcPrChange w:id="39884" w:author="James Vu" w:date="2024-04-19T00:26: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0B32E8F3" w14:textId="77777777" w:rsidR="00B053AF" w:rsidRPr="00B053AF" w:rsidRDefault="00B053AF">
            <w:pPr>
              <w:jc w:val="center"/>
              <w:rPr>
                <w:ins w:id="39885" w:author="James Vu" w:date="2024-04-18T23:44:00Z"/>
                <w:color w:val="000000"/>
                <w:rPrChange w:id="39886" w:author="James Vu" w:date="2024-04-18T23:49:00Z">
                  <w:rPr>
                    <w:ins w:id="39887" w:author="James Vu" w:date="2024-04-18T23:44:00Z"/>
                    <w:color w:val="000000"/>
                    <w:sz w:val="26"/>
                    <w:szCs w:val="26"/>
                  </w:rPr>
                </w:rPrChange>
              </w:rPr>
            </w:pPr>
            <w:ins w:id="39888" w:author="James Vu" w:date="2024-04-18T23:44:00Z">
              <w:r w:rsidRPr="00B053AF">
                <w:rPr>
                  <w:color w:val="000000"/>
                  <w:rPrChange w:id="39889" w:author="James Vu" w:date="2024-04-18T23:49:00Z">
                    <w:rPr>
                      <w:color w:val="000000"/>
                      <w:sz w:val="26"/>
                      <w:szCs w:val="26"/>
                    </w:rPr>
                  </w:rPrChange>
                </w:rPr>
                <w:t>2</w:t>
              </w:r>
            </w:ins>
          </w:p>
        </w:tc>
        <w:tc>
          <w:tcPr>
            <w:tcW w:w="0" w:type="auto"/>
            <w:shd w:val="clear" w:color="auto" w:fill="auto"/>
            <w:vAlign w:val="center"/>
            <w:hideMark/>
            <w:tcPrChange w:id="3989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3B1F7B55" w14:textId="77777777" w:rsidR="00B053AF" w:rsidRPr="00B053AF" w:rsidRDefault="00B053AF">
            <w:pPr>
              <w:rPr>
                <w:ins w:id="39891" w:author="James Vu" w:date="2024-04-18T23:44:00Z"/>
                <w:color w:val="000000"/>
                <w:rPrChange w:id="39892" w:author="James Vu" w:date="2024-04-18T23:49:00Z">
                  <w:rPr>
                    <w:ins w:id="39893" w:author="James Vu" w:date="2024-04-18T23:44:00Z"/>
                    <w:color w:val="000000"/>
                    <w:sz w:val="26"/>
                    <w:szCs w:val="26"/>
                  </w:rPr>
                </w:rPrChange>
              </w:rPr>
            </w:pPr>
            <w:ins w:id="39894" w:author="James Vu" w:date="2024-04-18T23:44:00Z">
              <w:r w:rsidRPr="00B053AF">
                <w:rPr>
                  <w:color w:val="000000"/>
                  <w:rPrChange w:id="39895" w:author="James Vu" w:date="2024-04-18T23:49:00Z">
                    <w:rPr>
                      <w:color w:val="000000"/>
                      <w:sz w:val="26"/>
                      <w:szCs w:val="26"/>
                    </w:rPr>
                  </w:rPrChange>
                </w:rPr>
                <w:t>Chi phí quản lý</w:t>
              </w:r>
            </w:ins>
          </w:p>
        </w:tc>
        <w:tc>
          <w:tcPr>
            <w:tcW w:w="0" w:type="auto"/>
            <w:shd w:val="clear" w:color="auto" w:fill="auto"/>
            <w:vAlign w:val="center"/>
            <w:hideMark/>
            <w:tcPrChange w:id="3989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1CB498A" w14:textId="77777777" w:rsidR="00B053AF" w:rsidRPr="00B053AF" w:rsidRDefault="00B053AF">
            <w:pPr>
              <w:jc w:val="center"/>
              <w:rPr>
                <w:ins w:id="39897" w:author="James Vu" w:date="2024-04-18T23:44:00Z"/>
                <w:i/>
                <w:iCs/>
                <w:color w:val="000000"/>
                <w:rPrChange w:id="39898" w:author="James Vu" w:date="2024-04-18T23:49:00Z">
                  <w:rPr>
                    <w:ins w:id="39899" w:author="James Vu" w:date="2024-04-18T23:44:00Z"/>
                    <w:i/>
                    <w:iCs/>
                    <w:color w:val="000000"/>
                    <w:sz w:val="22"/>
                    <w:szCs w:val="22"/>
                  </w:rPr>
                </w:rPrChange>
              </w:rPr>
            </w:pPr>
            <w:ins w:id="39900" w:author="James Vu" w:date="2024-04-18T23:44:00Z">
              <w:r w:rsidRPr="00B053AF">
                <w:rPr>
                  <w:i/>
                  <w:iCs/>
                  <w:color w:val="000000"/>
                  <w:rPrChange w:id="39901" w:author="James Vu" w:date="2024-04-18T23:49:00Z">
                    <w:rPr>
                      <w:i/>
                      <w:iCs/>
                      <w:color w:val="000000"/>
                      <w:sz w:val="22"/>
                      <w:szCs w:val="22"/>
                    </w:rPr>
                  </w:rPrChange>
                </w:rPr>
                <w:t>Cql = 55% x Ccg</w:t>
              </w:r>
            </w:ins>
          </w:p>
        </w:tc>
        <w:tc>
          <w:tcPr>
            <w:tcW w:w="0" w:type="auto"/>
            <w:shd w:val="clear" w:color="auto" w:fill="auto"/>
            <w:hideMark/>
            <w:tcPrChange w:id="39902"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2ED10EEC" w14:textId="77777777" w:rsidR="00B053AF" w:rsidRPr="00B053AF" w:rsidRDefault="00B053AF">
            <w:pPr>
              <w:rPr>
                <w:ins w:id="39903" w:author="James Vu" w:date="2024-04-18T23:44:00Z"/>
                <w:color w:val="000000"/>
                <w:rPrChange w:id="39904" w:author="James Vu" w:date="2024-04-18T23:49:00Z">
                  <w:rPr>
                    <w:ins w:id="39905" w:author="James Vu" w:date="2024-04-18T23:44:00Z"/>
                    <w:color w:val="000000"/>
                    <w:sz w:val="20"/>
                    <w:szCs w:val="20"/>
                  </w:rPr>
                </w:rPrChange>
              </w:rPr>
            </w:pPr>
            <w:ins w:id="39906" w:author="James Vu" w:date="2024-04-18T23:44:00Z">
              <w:r w:rsidRPr="00B053AF">
                <w:rPr>
                  <w:color w:val="000000"/>
                  <w:rPrChange w:id="39907" w:author="James Vu" w:date="2024-04-18T23:49:00Z">
                    <w:rPr>
                      <w:color w:val="000000"/>
                      <w:sz w:val="20"/>
                      <w:szCs w:val="20"/>
                    </w:rPr>
                  </w:rPrChange>
                </w:rPr>
                <w:t> </w:t>
              </w:r>
            </w:ins>
          </w:p>
        </w:tc>
        <w:tc>
          <w:tcPr>
            <w:tcW w:w="0" w:type="auto"/>
            <w:shd w:val="clear" w:color="auto" w:fill="auto"/>
            <w:hideMark/>
            <w:tcPrChange w:id="39908"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25363AC5" w14:textId="77777777" w:rsidR="00B053AF" w:rsidRPr="00B053AF" w:rsidRDefault="00B053AF">
            <w:pPr>
              <w:rPr>
                <w:ins w:id="39909" w:author="James Vu" w:date="2024-04-18T23:44:00Z"/>
                <w:color w:val="000000"/>
                <w:rPrChange w:id="39910" w:author="James Vu" w:date="2024-04-18T23:49:00Z">
                  <w:rPr>
                    <w:ins w:id="39911" w:author="James Vu" w:date="2024-04-18T23:44:00Z"/>
                    <w:color w:val="000000"/>
                    <w:sz w:val="20"/>
                    <w:szCs w:val="20"/>
                  </w:rPr>
                </w:rPrChange>
              </w:rPr>
            </w:pPr>
            <w:ins w:id="39912" w:author="James Vu" w:date="2024-04-18T23:44:00Z">
              <w:r w:rsidRPr="00B053AF">
                <w:rPr>
                  <w:color w:val="000000"/>
                  <w:rPrChange w:id="39913" w:author="James Vu" w:date="2024-04-18T23:49:00Z">
                    <w:rPr>
                      <w:color w:val="000000"/>
                      <w:sz w:val="20"/>
                      <w:szCs w:val="20"/>
                    </w:rPr>
                  </w:rPrChange>
                </w:rPr>
                <w:t> </w:t>
              </w:r>
            </w:ins>
          </w:p>
        </w:tc>
        <w:tc>
          <w:tcPr>
            <w:tcW w:w="0" w:type="auto"/>
            <w:shd w:val="clear" w:color="auto" w:fill="auto"/>
            <w:vAlign w:val="center"/>
            <w:hideMark/>
            <w:tcPrChange w:id="3991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C795289" w14:textId="77777777" w:rsidR="00B053AF" w:rsidRPr="00B053AF" w:rsidRDefault="00B053AF">
            <w:pPr>
              <w:jc w:val="right"/>
              <w:rPr>
                <w:ins w:id="39915" w:author="James Vu" w:date="2024-04-18T23:44:00Z"/>
                <w:color w:val="000000"/>
                <w:rPrChange w:id="39916" w:author="James Vu" w:date="2024-04-18T23:49:00Z">
                  <w:rPr>
                    <w:ins w:id="39917" w:author="James Vu" w:date="2024-04-18T23:44:00Z"/>
                    <w:color w:val="000000"/>
                    <w:sz w:val="26"/>
                    <w:szCs w:val="26"/>
                  </w:rPr>
                </w:rPrChange>
              </w:rPr>
            </w:pPr>
            <w:ins w:id="39918" w:author="James Vu" w:date="2024-04-18T23:44:00Z">
              <w:r w:rsidRPr="00B053AF">
                <w:rPr>
                  <w:color w:val="000000"/>
                  <w:rPrChange w:id="39919" w:author="James Vu" w:date="2024-04-18T23:49:00Z">
                    <w:rPr>
                      <w:color w:val="000000"/>
                      <w:sz w:val="26"/>
                      <w:szCs w:val="26"/>
                    </w:rPr>
                  </w:rPrChange>
                </w:rPr>
                <w:t> </w:t>
              </w:r>
            </w:ins>
          </w:p>
        </w:tc>
        <w:tc>
          <w:tcPr>
            <w:tcW w:w="0" w:type="auto"/>
            <w:shd w:val="clear" w:color="auto" w:fill="auto"/>
            <w:hideMark/>
            <w:tcPrChange w:id="39920"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456029BC" w14:textId="77777777" w:rsidR="00B053AF" w:rsidRPr="00B053AF" w:rsidRDefault="00B053AF">
            <w:pPr>
              <w:rPr>
                <w:ins w:id="39921" w:author="James Vu" w:date="2024-04-18T23:44:00Z"/>
                <w:color w:val="000000"/>
                <w:rPrChange w:id="39922" w:author="James Vu" w:date="2024-04-18T23:49:00Z">
                  <w:rPr>
                    <w:ins w:id="39923" w:author="James Vu" w:date="2024-04-18T23:44:00Z"/>
                    <w:color w:val="000000"/>
                    <w:sz w:val="20"/>
                    <w:szCs w:val="20"/>
                  </w:rPr>
                </w:rPrChange>
              </w:rPr>
            </w:pPr>
            <w:ins w:id="39924" w:author="James Vu" w:date="2024-04-18T23:44:00Z">
              <w:r w:rsidRPr="00B053AF">
                <w:rPr>
                  <w:color w:val="000000"/>
                  <w:rPrChange w:id="39925" w:author="James Vu" w:date="2024-04-18T23:49:00Z">
                    <w:rPr>
                      <w:color w:val="000000"/>
                      <w:sz w:val="20"/>
                      <w:szCs w:val="20"/>
                    </w:rPr>
                  </w:rPrChange>
                </w:rPr>
                <w:t> </w:t>
              </w:r>
            </w:ins>
          </w:p>
        </w:tc>
        <w:tc>
          <w:tcPr>
            <w:tcW w:w="0" w:type="auto"/>
            <w:shd w:val="clear" w:color="auto" w:fill="auto"/>
            <w:vAlign w:val="center"/>
            <w:hideMark/>
            <w:tcPrChange w:id="3992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52DF494" w14:textId="77777777" w:rsidR="00B053AF" w:rsidRPr="00B053AF" w:rsidRDefault="00B053AF">
            <w:pPr>
              <w:jc w:val="right"/>
              <w:rPr>
                <w:ins w:id="39927" w:author="James Vu" w:date="2024-04-18T23:44:00Z"/>
                <w:color w:val="000000"/>
                <w:rPrChange w:id="39928" w:author="James Vu" w:date="2024-04-18T23:49:00Z">
                  <w:rPr>
                    <w:ins w:id="39929" w:author="James Vu" w:date="2024-04-18T23:44:00Z"/>
                    <w:color w:val="000000"/>
                    <w:sz w:val="26"/>
                    <w:szCs w:val="26"/>
                  </w:rPr>
                </w:rPrChange>
              </w:rPr>
            </w:pPr>
            <w:ins w:id="39930" w:author="James Vu" w:date="2024-04-18T23:44:00Z">
              <w:r w:rsidRPr="00B053AF">
                <w:rPr>
                  <w:color w:val="000000"/>
                  <w:rPrChange w:id="39931" w:author="James Vu" w:date="2024-04-18T23:49:00Z">
                    <w:rPr>
                      <w:color w:val="000000"/>
                      <w:sz w:val="26"/>
                      <w:szCs w:val="26"/>
                    </w:rPr>
                  </w:rPrChange>
                </w:rPr>
                <w:t>820.730.295</w:t>
              </w:r>
            </w:ins>
          </w:p>
        </w:tc>
        <w:tc>
          <w:tcPr>
            <w:tcW w:w="0" w:type="auto"/>
            <w:shd w:val="clear" w:color="auto" w:fill="auto"/>
            <w:hideMark/>
            <w:tcPrChange w:id="39932"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1F0C9F18" w14:textId="77777777" w:rsidR="00B053AF" w:rsidRPr="00B053AF" w:rsidRDefault="00B053AF">
            <w:pPr>
              <w:rPr>
                <w:ins w:id="39933" w:author="James Vu" w:date="2024-04-18T23:44:00Z"/>
                <w:color w:val="000000"/>
                <w:rPrChange w:id="39934" w:author="James Vu" w:date="2024-04-18T23:49:00Z">
                  <w:rPr>
                    <w:ins w:id="39935" w:author="James Vu" w:date="2024-04-18T23:44:00Z"/>
                    <w:color w:val="000000"/>
                    <w:sz w:val="20"/>
                    <w:szCs w:val="20"/>
                  </w:rPr>
                </w:rPrChange>
              </w:rPr>
            </w:pPr>
            <w:ins w:id="39936" w:author="James Vu" w:date="2024-04-18T23:44:00Z">
              <w:r w:rsidRPr="00B053AF">
                <w:rPr>
                  <w:color w:val="000000"/>
                  <w:rPrChange w:id="39937" w:author="James Vu" w:date="2024-04-18T23:49:00Z">
                    <w:rPr>
                      <w:color w:val="000000"/>
                      <w:sz w:val="20"/>
                      <w:szCs w:val="20"/>
                    </w:rPr>
                  </w:rPrChange>
                </w:rPr>
                <w:t> </w:t>
              </w:r>
            </w:ins>
          </w:p>
        </w:tc>
      </w:tr>
      <w:tr w:rsidR="00B053AF" w:rsidRPr="00B053AF" w14:paraId="218EA5C5" w14:textId="77777777" w:rsidTr="003C02FF">
        <w:trPr>
          <w:trHeight w:val="360"/>
          <w:ins w:id="39938" w:author="James Vu" w:date="2024-04-18T23:44:00Z"/>
          <w:trPrChange w:id="39939" w:author="James Vu" w:date="2024-04-19T00:26:00Z">
            <w:trPr>
              <w:trHeight w:val="360"/>
            </w:trPr>
          </w:trPrChange>
        </w:trPr>
        <w:tc>
          <w:tcPr>
            <w:tcW w:w="0" w:type="auto"/>
            <w:shd w:val="clear" w:color="auto" w:fill="auto"/>
            <w:vAlign w:val="center"/>
            <w:hideMark/>
            <w:tcPrChange w:id="39940" w:author="James Vu" w:date="2024-04-19T00:26: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312EA4D5" w14:textId="77777777" w:rsidR="00B053AF" w:rsidRPr="00B053AF" w:rsidRDefault="00B053AF">
            <w:pPr>
              <w:jc w:val="center"/>
              <w:rPr>
                <w:ins w:id="39941" w:author="James Vu" w:date="2024-04-18T23:44:00Z"/>
                <w:color w:val="000000"/>
                <w:rPrChange w:id="39942" w:author="James Vu" w:date="2024-04-18T23:49:00Z">
                  <w:rPr>
                    <w:ins w:id="39943" w:author="James Vu" w:date="2024-04-18T23:44:00Z"/>
                    <w:color w:val="000000"/>
                    <w:sz w:val="26"/>
                    <w:szCs w:val="26"/>
                  </w:rPr>
                </w:rPrChange>
              </w:rPr>
            </w:pPr>
            <w:ins w:id="39944" w:author="James Vu" w:date="2024-04-18T23:44:00Z">
              <w:r w:rsidRPr="00B053AF">
                <w:rPr>
                  <w:color w:val="000000"/>
                  <w:rPrChange w:id="39945" w:author="James Vu" w:date="2024-04-18T23:49:00Z">
                    <w:rPr>
                      <w:color w:val="000000"/>
                      <w:sz w:val="26"/>
                      <w:szCs w:val="26"/>
                    </w:rPr>
                  </w:rPrChange>
                </w:rPr>
                <w:t>3</w:t>
              </w:r>
            </w:ins>
          </w:p>
        </w:tc>
        <w:tc>
          <w:tcPr>
            <w:tcW w:w="0" w:type="auto"/>
            <w:shd w:val="clear" w:color="auto" w:fill="auto"/>
            <w:vAlign w:val="center"/>
            <w:hideMark/>
            <w:tcPrChange w:id="3994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65765BC3" w14:textId="77777777" w:rsidR="00B053AF" w:rsidRPr="00B053AF" w:rsidRDefault="00B053AF">
            <w:pPr>
              <w:rPr>
                <w:ins w:id="39947" w:author="James Vu" w:date="2024-04-18T23:44:00Z"/>
                <w:color w:val="000000"/>
                <w:rPrChange w:id="39948" w:author="James Vu" w:date="2024-04-18T23:49:00Z">
                  <w:rPr>
                    <w:ins w:id="39949" w:author="James Vu" w:date="2024-04-18T23:44:00Z"/>
                    <w:color w:val="000000"/>
                    <w:sz w:val="26"/>
                    <w:szCs w:val="26"/>
                  </w:rPr>
                </w:rPrChange>
              </w:rPr>
            </w:pPr>
            <w:ins w:id="39950" w:author="James Vu" w:date="2024-04-18T23:44:00Z">
              <w:r w:rsidRPr="00B053AF">
                <w:rPr>
                  <w:color w:val="000000"/>
                  <w:rPrChange w:id="39951" w:author="James Vu" w:date="2024-04-18T23:49:00Z">
                    <w:rPr>
                      <w:color w:val="000000"/>
                      <w:sz w:val="26"/>
                      <w:szCs w:val="26"/>
                    </w:rPr>
                  </w:rPrChange>
                </w:rPr>
                <w:t>Chi phí khác</w:t>
              </w:r>
            </w:ins>
          </w:p>
        </w:tc>
        <w:tc>
          <w:tcPr>
            <w:tcW w:w="0" w:type="auto"/>
            <w:shd w:val="clear" w:color="auto" w:fill="auto"/>
            <w:vAlign w:val="center"/>
            <w:hideMark/>
            <w:tcPrChange w:id="3995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08AB469F" w14:textId="77777777" w:rsidR="00B053AF" w:rsidRPr="00B053AF" w:rsidRDefault="00B053AF">
            <w:pPr>
              <w:jc w:val="center"/>
              <w:rPr>
                <w:ins w:id="39953" w:author="James Vu" w:date="2024-04-18T23:44:00Z"/>
                <w:i/>
                <w:iCs/>
                <w:color w:val="000000"/>
                <w:rPrChange w:id="39954" w:author="James Vu" w:date="2024-04-18T23:49:00Z">
                  <w:rPr>
                    <w:ins w:id="39955" w:author="James Vu" w:date="2024-04-18T23:44:00Z"/>
                    <w:i/>
                    <w:iCs/>
                    <w:color w:val="000000"/>
                    <w:sz w:val="22"/>
                    <w:szCs w:val="22"/>
                  </w:rPr>
                </w:rPrChange>
              </w:rPr>
            </w:pPr>
            <w:ins w:id="39956" w:author="James Vu" w:date="2024-04-18T23:44:00Z">
              <w:r w:rsidRPr="00B053AF">
                <w:rPr>
                  <w:i/>
                  <w:iCs/>
                  <w:color w:val="000000"/>
                  <w:rPrChange w:id="39957" w:author="James Vu" w:date="2024-04-18T23:49:00Z">
                    <w:rPr>
                      <w:i/>
                      <w:iCs/>
                      <w:color w:val="000000"/>
                      <w:sz w:val="22"/>
                      <w:szCs w:val="22"/>
                    </w:rPr>
                  </w:rPrChange>
                </w:rPr>
                <w:t>Ck</w:t>
              </w:r>
            </w:ins>
          </w:p>
        </w:tc>
        <w:tc>
          <w:tcPr>
            <w:tcW w:w="0" w:type="auto"/>
            <w:shd w:val="clear" w:color="auto" w:fill="auto"/>
            <w:hideMark/>
            <w:tcPrChange w:id="39958"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2DC10220" w14:textId="77777777" w:rsidR="00B053AF" w:rsidRPr="00B053AF" w:rsidRDefault="00B053AF">
            <w:pPr>
              <w:rPr>
                <w:ins w:id="39959" w:author="James Vu" w:date="2024-04-18T23:44:00Z"/>
                <w:color w:val="000000"/>
                <w:rPrChange w:id="39960" w:author="James Vu" w:date="2024-04-18T23:49:00Z">
                  <w:rPr>
                    <w:ins w:id="39961" w:author="James Vu" w:date="2024-04-18T23:44:00Z"/>
                    <w:color w:val="000000"/>
                    <w:sz w:val="20"/>
                    <w:szCs w:val="20"/>
                  </w:rPr>
                </w:rPrChange>
              </w:rPr>
            </w:pPr>
            <w:ins w:id="39962" w:author="James Vu" w:date="2024-04-18T23:44:00Z">
              <w:r w:rsidRPr="00B053AF">
                <w:rPr>
                  <w:color w:val="000000"/>
                  <w:rPrChange w:id="39963" w:author="James Vu" w:date="2024-04-18T23:49:00Z">
                    <w:rPr>
                      <w:color w:val="000000"/>
                      <w:sz w:val="20"/>
                      <w:szCs w:val="20"/>
                    </w:rPr>
                  </w:rPrChange>
                </w:rPr>
                <w:t> </w:t>
              </w:r>
            </w:ins>
          </w:p>
        </w:tc>
        <w:tc>
          <w:tcPr>
            <w:tcW w:w="0" w:type="auto"/>
            <w:shd w:val="clear" w:color="auto" w:fill="auto"/>
            <w:hideMark/>
            <w:tcPrChange w:id="39964"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607B6096" w14:textId="77777777" w:rsidR="00B053AF" w:rsidRPr="00B053AF" w:rsidRDefault="00B053AF">
            <w:pPr>
              <w:rPr>
                <w:ins w:id="39965" w:author="James Vu" w:date="2024-04-18T23:44:00Z"/>
                <w:color w:val="000000"/>
                <w:rPrChange w:id="39966" w:author="James Vu" w:date="2024-04-18T23:49:00Z">
                  <w:rPr>
                    <w:ins w:id="39967" w:author="James Vu" w:date="2024-04-18T23:44:00Z"/>
                    <w:color w:val="000000"/>
                    <w:sz w:val="20"/>
                    <w:szCs w:val="20"/>
                  </w:rPr>
                </w:rPrChange>
              </w:rPr>
            </w:pPr>
            <w:ins w:id="39968" w:author="James Vu" w:date="2024-04-18T23:44:00Z">
              <w:r w:rsidRPr="00B053AF">
                <w:rPr>
                  <w:color w:val="000000"/>
                  <w:rPrChange w:id="39969" w:author="James Vu" w:date="2024-04-18T23:49:00Z">
                    <w:rPr>
                      <w:color w:val="000000"/>
                      <w:sz w:val="20"/>
                      <w:szCs w:val="20"/>
                    </w:rPr>
                  </w:rPrChange>
                </w:rPr>
                <w:t> </w:t>
              </w:r>
            </w:ins>
          </w:p>
        </w:tc>
        <w:tc>
          <w:tcPr>
            <w:tcW w:w="0" w:type="auto"/>
            <w:shd w:val="clear" w:color="auto" w:fill="auto"/>
            <w:vAlign w:val="center"/>
            <w:hideMark/>
            <w:tcPrChange w:id="3997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783547F6" w14:textId="77777777" w:rsidR="00B053AF" w:rsidRPr="00B053AF" w:rsidRDefault="00B053AF">
            <w:pPr>
              <w:jc w:val="right"/>
              <w:rPr>
                <w:ins w:id="39971" w:author="James Vu" w:date="2024-04-18T23:44:00Z"/>
                <w:color w:val="000000"/>
                <w:rPrChange w:id="39972" w:author="James Vu" w:date="2024-04-18T23:49:00Z">
                  <w:rPr>
                    <w:ins w:id="39973" w:author="James Vu" w:date="2024-04-18T23:44:00Z"/>
                    <w:color w:val="000000"/>
                    <w:sz w:val="26"/>
                    <w:szCs w:val="26"/>
                  </w:rPr>
                </w:rPrChange>
              </w:rPr>
            </w:pPr>
            <w:ins w:id="39974" w:author="James Vu" w:date="2024-04-18T23:44:00Z">
              <w:r w:rsidRPr="00B053AF">
                <w:rPr>
                  <w:color w:val="000000"/>
                  <w:rPrChange w:id="39975" w:author="James Vu" w:date="2024-04-18T23:49:00Z">
                    <w:rPr>
                      <w:color w:val="000000"/>
                      <w:sz w:val="26"/>
                      <w:szCs w:val="26"/>
                    </w:rPr>
                  </w:rPrChange>
                </w:rPr>
                <w:t> </w:t>
              </w:r>
            </w:ins>
          </w:p>
        </w:tc>
        <w:tc>
          <w:tcPr>
            <w:tcW w:w="0" w:type="auto"/>
            <w:shd w:val="clear" w:color="auto" w:fill="auto"/>
            <w:hideMark/>
            <w:tcPrChange w:id="39976"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2F1690AB" w14:textId="77777777" w:rsidR="00B053AF" w:rsidRPr="00B053AF" w:rsidRDefault="00B053AF">
            <w:pPr>
              <w:rPr>
                <w:ins w:id="39977" w:author="James Vu" w:date="2024-04-18T23:44:00Z"/>
                <w:color w:val="000000"/>
                <w:rPrChange w:id="39978" w:author="James Vu" w:date="2024-04-18T23:49:00Z">
                  <w:rPr>
                    <w:ins w:id="39979" w:author="James Vu" w:date="2024-04-18T23:44:00Z"/>
                    <w:color w:val="000000"/>
                    <w:sz w:val="20"/>
                    <w:szCs w:val="20"/>
                  </w:rPr>
                </w:rPrChange>
              </w:rPr>
            </w:pPr>
            <w:ins w:id="39980" w:author="James Vu" w:date="2024-04-18T23:44:00Z">
              <w:r w:rsidRPr="00B053AF">
                <w:rPr>
                  <w:color w:val="000000"/>
                  <w:rPrChange w:id="39981" w:author="James Vu" w:date="2024-04-18T23:49:00Z">
                    <w:rPr>
                      <w:color w:val="000000"/>
                      <w:sz w:val="20"/>
                      <w:szCs w:val="20"/>
                    </w:rPr>
                  </w:rPrChange>
                </w:rPr>
                <w:t> </w:t>
              </w:r>
            </w:ins>
          </w:p>
        </w:tc>
        <w:tc>
          <w:tcPr>
            <w:tcW w:w="0" w:type="auto"/>
            <w:shd w:val="clear" w:color="auto" w:fill="auto"/>
            <w:vAlign w:val="center"/>
            <w:hideMark/>
            <w:tcPrChange w:id="3998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0FB8C3F8" w14:textId="77777777" w:rsidR="00B053AF" w:rsidRPr="00B053AF" w:rsidRDefault="00B053AF">
            <w:pPr>
              <w:jc w:val="right"/>
              <w:rPr>
                <w:ins w:id="39983" w:author="James Vu" w:date="2024-04-18T23:44:00Z"/>
                <w:color w:val="000000"/>
                <w:rPrChange w:id="39984" w:author="James Vu" w:date="2024-04-18T23:49:00Z">
                  <w:rPr>
                    <w:ins w:id="39985" w:author="James Vu" w:date="2024-04-18T23:44:00Z"/>
                    <w:color w:val="000000"/>
                    <w:sz w:val="26"/>
                    <w:szCs w:val="26"/>
                  </w:rPr>
                </w:rPrChange>
              </w:rPr>
            </w:pPr>
            <w:ins w:id="39986" w:author="James Vu" w:date="2024-04-18T23:44:00Z">
              <w:r w:rsidRPr="00B053AF">
                <w:rPr>
                  <w:color w:val="000000"/>
                  <w:rPrChange w:id="39987" w:author="James Vu" w:date="2024-04-18T23:49:00Z">
                    <w:rPr>
                      <w:color w:val="000000"/>
                      <w:sz w:val="26"/>
                      <w:szCs w:val="26"/>
                    </w:rPr>
                  </w:rPrChange>
                </w:rPr>
                <w:t>84.000.000</w:t>
              </w:r>
            </w:ins>
          </w:p>
        </w:tc>
        <w:tc>
          <w:tcPr>
            <w:tcW w:w="0" w:type="auto"/>
            <w:shd w:val="clear" w:color="auto" w:fill="auto"/>
            <w:hideMark/>
            <w:tcPrChange w:id="39988"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3E42BE63" w14:textId="77777777" w:rsidR="00B053AF" w:rsidRPr="00B053AF" w:rsidRDefault="00B053AF">
            <w:pPr>
              <w:rPr>
                <w:ins w:id="39989" w:author="James Vu" w:date="2024-04-18T23:44:00Z"/>
                <w:color w:val="000000"/>
                <w:rPrChange w:id="39990" w:author="James Vu" w:date="2024-04-18T23:49:00Z">
                  <w:rPr>
                    <w:ins w:id="39991" w:author="James Vu" w:date="2024-04-18T23:44:00Z"/>
                    <w:color w:val="000000"/>
                    <w:sz w:val="20"/>
                    <w:szCs w:val="20"/>
                  </w:rPr>
                </w:rPrChange>
              </w:rPr>
            </w:pPr>
            <w:ins w:id="39992" w:author="James Vu" w:date="2024-04-18T23:44:00Z">
              <w:r w:rsidRPr="00B053AF">
                <w:rPr>
                  <w:color w:val="000000"/>
                  <w:rPrChange w:id="39993" w:author="James Vu" w:date="2024-04-18T23:49:00Z">
                    <w:rPr>
                      <w:color w:val="000000"/>
                      <w:sz w:val="20"/>
                      <w:szCs w:val="20"/>
                    </w:rPr>
                  </w:rPrChange>
                </w:rPr>
                <w:t> </w:t>
              </w:r>
            </w:ins>
          </w:p>
        </w:tc>
      </w:tr>
      <w:tr w:rsidR="00B053AF" w:rsidRPr="00B053AF" w14:paraId="5131ABF0" w14:textId="77777777" w:rsidTr="003C02FF">
        <w:trPr>
          <w:trHeight w:val="360"/>
          <w:ins w:id="39994" w:author="James Vu" w:date="2024-04-18T23:44:00Z"/>
          <w:trPrChange w:id="39995" w:author="James Vu" w:date="2024-04-19T00:26:00Z">
            <w:trPr>
              <w:trHeight w:val="360"/>
            </w:trPr>
          </w:trPrChange>
        </w:trPr>
        <w:tc>
          <w:tcPr>
            <w:tcW w:w="0" w:type="auto"/>
            <w:shd w:val="clear" w:color="auto" w:fill="auto"/>
            <w:vAlign w:val="center"/>
            <w:hideMark/>
            <w:tcPrChange w:id="39996" w:author="James Vu" w:date="2024-04-19T00:26: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787A4D2E" w14:textId="77777777" w:rsidR="00B053AF" w:rsidRPr="00B053AF" w:rsidRDefault="00B053AF">
            <w:pPr>
              <w:jc w:val="center"/>
              <w:rPr>
                <w:ins w:id="39997" w:author="James Vu" w:date="2024-04-18T23:44:00Z"/>
                <w:color w:val="000000"/>
                <w:rPrChange w:id="39998" w:author="James Vu" w:date="2024-04-18T23:49:00Z">
                  <w:rPr>
                    <w:ins w:id="39999" w:author="James Vu" w:date="2024-04-18T23:44:00Z"/>
                    <w:color w:val="000000"/>
                    <w:sz w:val="26"/>
                    <w:szCs w:val="26"/>
                  </w:rPr>
                </w:rPrChange>
              </w:rPr>
            </w:pPr>
            <w:ins w:id="40000" w:author="James Vu" w:date="2024-04-18T23:44:00Z">
              <w:r w:rsidRPr="00B053AF">
                <w:rPr>
                  <w:color w:val="000000"/>
                  <w:rPrChange w:id="40001" w:author="James Vu" w:date="2024-04-18T23:49:00Z">
                    <w:rPr>
                      <w:color w:val="000000"/>
                      <w:sz w:val="26"/>
                      <w:szCs w:val="26"/>
                    </w:rPr>
                  </w:rPrChange>
                </w:rPr>
                <w:t>-</w:t>
              </w:r>
            </w:ins>
          </w:p>
        </w:tc>
        <w:tc>
          <w:tcPr>
            <w:tcW w:w="0" w:type="auto"/>
            <w:shd w:val="clear" w:color="auto" w:fill="auto"/>
            <w:vAlign w:val="center"/>
            <w:hideMark/>
            <w:tcPrChange w:id="4000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06EFDD05" w14:textId="77777777" w:rsidR="00B053AF" w:rsidRPr="00B053AF" w:rsidRDefault="00B053AF">
            <w:pPr>
              <w:rPr>
                <w:ins w:id="40003" w:author="James Vu" w:date="2024-04-18T23:44:00Z"/>
                <w:color w:val="000000"/>
                <w:rPrChange w:id="40004" w:author="James Vu" w:date="2024-04-18T23:49:00Z">
                  <w:rPr>
                    <w:ins w:id="40005" w:author="James Vu" w:date="2024-04-18T23:44:00Z"/>
                    <w:color w:val="000000"/>
                    <w:sz w:val="26"/>
                    <w:szCs w:val="26"/>
                  </w:rPr>
                </w:rPrChange>
              </w:rPr>
            </w:pPr>
            <w:ins w:id="40006" w:author="James Vu" w:date="2024-04-18T23:44:00Z">
              <w:r w:rsidRPr="00B053AF">
                <w:rPr>
                  <w:color w:val="000000"/>
                  <w:rPrChange w:id="40007" w:author="James Vu" w:date="2024-04-18T23:49:00Z">
                    <w:rPr>
                      <w:color w:val="000000"/>
                      <w:sz w:val="26"/>
                      <w:szCs w:val="26"/>
                    </w:rPr>
                  </w:rPrChange>
                </w:rPr>
                <w:t>Chi phí vật tư, văn phòng phẩm</w:t>
              </w:r>
            </w:ins>
          </w:p>
        </w:tc>
        <w:tc>
          <w:tcPr>
            <w:tcW w:w="0" w:type="auto"/>
            <w:shd w:val="clear" w:color="auto" w:fill="auto"/>
            <w:vAlign w:val="center"/>
            <w:hideMark/>
            <w:tcPrChange w:id="4000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3AFEAD4F" w14:textId="77777777" w:rsidR="00B053AF" w:rsidRPr="00B053AF" w:rsidRDefault="00B053AF">
            <w:pPr>
              <w:jc w:val="both"/>
              <w:rPr>
                <w:ins w:id="40009" w:author="James Vu" w:date="2024-04-18T23:44:00Z"/>
                <w:i/>
                <w:iCs/>
                <w:color w:val="000000"/>
                <w:rPrChange w:id="40010" w:author="James Vu" w:date="2024-04-18T23:49:00Z">
                  <w:rPr>
                    <w:ins w:id="40011" w:author="James Vu" w:date="2024-04-18T23:44:00Z"/>
                    <w:i/>
                    <w:iCs/>
                    <w:color w:val="000000"/>
                    <w:sz w:val="22"/>
                    <w:szCs w:val="22"/>
                  </w:rPr>
                </w:rPrChange>
              </w:rPr>
            </w:pPr>
            <w:ins w:id="40012" w:author="James Vu" w:date="2024-04-18T23:44:00Z">
              <w:r w:rsidRPr="00B053AF">
                <w:rPr>
                  <w:i/>
                  <w:iCs/>
                  <w:color w:val="000000"/>
                  <w:rPrChange w:id="40013" w:author="James Vu" w:date="2024-04-18T23:49:00Z">
                    <w:rPr>
                      <w:i/>
                      <w:iCs/>
                      <w:color w:val="000000"/>
                      <w:sz w:val="22"/>
                      <w:szCs w:val="22"/>
                    </w:rPr>
                  </w:rPrChange>
                </w:rPr>
                <w:t>Số lượng x đơn giá x tháng</w:t>
              </w:r>
            </w:ins>
          </w:p>
        </w:tc>
        <w:tc>
          <w:tcPr>
            <w:tcW w:w="0" w:type="auto"/>
            <w:shd w:val="clear" w:color="auto" w:fill="auto"/>
            <w:vAlign w:val="center"/>
            <w:hideMark/>
            <w:tcPrChange w:id="4001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574B74C8" w14:textId="77777777" w:rsidR="00B053AF" w:rsidRPr="00B053AF" w:rsidRDefault="00B053AF">
            <w:pPr>
              <w:jc w:val="center"/>
              <w:rPr>
                <w:ins w:id="40015" w:author="James Vu" w:date="2024-04-18T23:44:00Z"/>
                <w:color w:val="000000"/>
                <w:rPrChange w:id="40016" w:author="James Vu" w:date="2024-04-18T23:49:00Z">
                  <w:rPr>
                    <w:ins w:id="40017" w:author="James Vu" w:date="2024-04-18T23:44:00Z"/>
                    <w:color w:val="000000"/>
                    <w:sz w:val="26"/>
                    <w:szCs w:val="26"/>
                  </w:rPr>
                </w:rPrChange>
              </w:rPr>
            </w:pPr>
            <w:ins w:id="40018" w:author="James Vu" w:date="2024-04-18T23:44:00Z">
              <w:r w:rsidRPr="00B053AF">
                <w:rPr>
                  <w:color w:val="000000"/>
                  <w:rPrChange w:id="40019" w:author="James Vu" w:date="2024-04-18T23:49:00Z">
                    <w:rPr>
                      <w:color w:val="000000"/>
                      <w:sz w:val="26"/>
                      <w:szCs w:val="26"/>
                    </w:rPr>
                  </w:rPrChange>
                </w:rPr>
                <w:t>9</w:t>
              </w:r>
            </w:ins>
          </w:p>
        </w:tc>
        <w:tc>
          <w:tcPr>
            <w:tcW w:w="0" w:type="auto"/>
            <w:shd w:val="clear" w:color="auto" w:fill="auto"/>
            <w:vAlign w:val="center"/>
            <w:hideMark/>
            <w:tcPrChange w:id="4002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04CC08A2" w14:textId="77777777" w:rsidR="00B053AF" w:rsidRPr="00B053AF" w:rsidRDefault="00B053AF">
            <w:pPr>
              <w:jc w:val="center"/>
              <w:rPr>
                <w:ins w:id="40021" w:author="James Vu" w:date="2024-04-18T23:44:00Z"/>
                <w:color w:val="000000"/>
                <w:rPrChange w:id="40022" w:author="James Vu" w:date="2024-04-18T23:49:00Z">
                  <w:rPr>
                    <w:ins w:id="40023" w:author="James Vu" w:date="2024-04-18T23:44:00Z"/>
                    <w:color w:val="000000"/>
                    <w:sz w:val="26"/>
                    <w:szCs w:val="26"/>
                  </w:rPr>
                </w:rPrChange>
              </w:rPr>
            </w:pPr>
            <w:ins w:id="40024" w:author="James Vu" w:date="2024-04-18T23:44:00Z">
              <w:r w:rsidRPr="00B053AF">
                <w:rPr>
                  <w:color w:val="000000"/>
                  <w:rPrChange w:id="40025" w:author="James Vu" w:date="2024-04-18T23:49:00Z">
                    <w:rPr>
                      <w:color w:val="000000"/>
                      <w:sz w:val="26"/>
                      <w:szCs w:val="26"/>
                    </w:rPr>
                  </w:rPrChange>
                </w:rPr>
                <w:t>Công việc</w:t>
              </w:r>
            </w:ins>
          </w:p>
        </w:tc>
        <w:tc>
          <w:tcPr>
            <w:tcW w:w="0" w:type="auto"/>
            <w:shd w:val="clear" w:color="auto" w:fill="auto"/>
            <w:vAlign w:val="center"/>
            <w:hideMark/>
            <w:tcPrChange w:id="4002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273D884" w14:textId="77777777" w:rsidR="00B053AF" w:rsidRPr="00B053AF" w:rsidRDefault="00B053AF">
            <w:pPr>
              <w:jc w:val="right"/>
              <w:rPr>
                <w:ins w:id="40027" w:author="James Vu" w:date="2024-04-18T23:44:00Z"/>
                <w:color w:val="000000"/>
                <w:rPrChange w:id="40028" w:author="James Vu" w:date="2024-04-18T23:49:00Z">
                  <w:rPr>
                    <w:ins w:id="40029" w:author="James Vu" w:date="2024-04-18T23:44:00Z"/>
                    <w:color w:val="000000"/>
                    <w:sz w:val="26"/>
                    <w:szCs w:val="26"/>
                  </w:rPr>
                </w:rPrChange>
              </w:rPr>
            </w:pPr>
            <w:ins w:id="40030" w:author="James Vu" w:date="2024-04-18T23:44:00Z">
              <w:r w:rsidRPr="00B053AF">
                <w:rPr>
                  <w:color w:val="000000"/>
                  <w:rPrChange w:id="40031" w:author="James Vu" w:date="2024-04-18T23:49:00Z">
                    <w:rPr>
                      <w:color w:val="000000"/>
                      <w:sz w:val="26"/>
                      <w:szCs w:val="26"/>
                    </w:rPr>
                  </w:rPrChange>
                </w:rPr>
                <w:t>300.000</w:t>
              </w:r>
            </w:ins>
          </w:p>
        </w:tc>
        <w:tc>
          <w:tcPr>
            <w:tcW w:w="0" w:type="auto"/>
            <w:shd w:val="clear" w:color="auto" w:fill="auto"/>
            <w:vAlign w:val="center"/>
            <w:hideMark/>
            <w:tcPrChange w:id="4003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5145F321" w14:textId="77777777" w:rsidR="00B053AF" w:rsidRPr="00B053AF" w:rsidRDefault="00B053AF">
            <w:pPr>
              <w:jc w:val="center"/>
              <w:rPr>
                <w:ins w:id="40033" w:author="James Vu" w:date="2024-04-18T23:44:00Z"/>
                <w:color w:val="000000"/>
                <w:rPrChange w:id="40034" w:author="James Vu" w:date="2024-04-18T23:49:00Z">
                  <w:rPr>
                    <w:ins w:id="40035" w:author="James Vu" w:date="2024-04-18T23:44:00Z"/>
                    <w:color w:val="000000"/>
                    <w:sz w:val="26"/>
                    <w:szCs w:val="26"/>
                  </w:rPr>
                </w:rPrChange>
              </w:rPr>
            </w:pPr>
            <w:ins w:id="40036" w:author="James Vu" w:date="2024-04-18T23:44:00Z">
              <w:r w:rsidRPr="00B053AF">
                <w:rPr>
                  <w:color w:val="000000"/>
                  <w:rPrChange w:id="40037" w:author="James Vu" w:date="2024-04-18T23:49:00Z">
                    <w:rPr>
                      <w:color w:val="000000"/>
                      <w:sz w:val="26"/>
                      <w:szCs w:val="26"/>
                    </w:rPr>
                  </w:rPrChange>
                </w:rPr>
                <w:t>10</w:t>
              </w:r>
            </w:ins>
          </w:p>
        </w:tc>
        <w:tc>
          <w:tcPr>
            <w:tcW w:w="0" w:type="auto"/>
            <w:shd w:val="clear" w:color="auto" w:fill="auto"/>
            <w:vAlign w:val="center"/>
            <w:hideMark/>
            <w:tcPrChange w:id="4003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038D1527" w14:textId="77777777" w:rsidR="00B053AF" w:rsidRPr="00B053AF" w:rsidRDefault="00B053AF">
            <w:pPr>
              <w:jc w:val="right"/>
              <w:rPr>
                <w:ins w:id="40039" w:author="James Vu" w:date="2024-04-18T23:44:00Z"/>
                <w:color w:val="000000"/>
                <w:rPrChange w:id="40040" w:author="James Vu" w:date="2024-04-18T23:49:00Z">
                  <w:rPr>
                    <w:ins w:id="40041" w:author="James Vu" w:date="2024-04-18T23:44:00Z"/>
                    <w:color w:val="000000"/>
                    <w:sz w:val="26"/>
                    <w:szCs w:val="26"/>
                  </w:rPr>
                </w:rPrChange>
              </w:rPr>
            </w:pPr>
            <w:ins w:id="40042" w:author="James Vu" w:date="2024-04-18T23:44:00Z">
              <w:r w:rsidRPr="00B053AF">
                <w:rPr>
                  <w:color w:val="000000"/>
                  <w:rPrChange w:id="40043" w:author="James Vu" w:date="2024-04-18T23:49:00Z">
                    <w:rPr>
                      <w:color w:val="000000"/>
                      <w:sz w:val="26"/>
                      <w:szCs w:val="26"/>
                    </w:rPr>
                  </w:rPrChange>
                </w:rPr>
                <w:t>27.000.000</w:t>
              </w:r>
            </w:ins>
          </w:p>
        </w:tc>
        <w:tc>
          <w:tcPr>
            <w:tcW w:w="0" w:type="auto"/>
            <w:shd w:val="clear" w:color="auto" w:fill="auto"/>
            <w:hideMark/>
            <w:tcPrChange w:id="40044"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56713CAD" w14:textId="77777777" w:rsidR="00B053AF" w:rsidRPr="00B053AF" w:rsidRDefault="00B053AF">
            <w:pPr>
              <w:rPr>
                <w:ins w:id="40045" w:author="James Vu" w:date="2024-04-18T23:44:00Z"/>
                <w:color w:val="000000"/>
                <w:rPrChange w:id="40046" w:author="James Vu" w:date="2024-04-18T23:49:00Z">
                  <w:rPr>
                    <w:ins w:id="40047" w:author="James Vu" w:date="2024-04-18T23:44:00Z"/>
                    <w:color w:val="000000"/>
                    <w:sz w:val="20"/>
                    <w:szCs w:val="20"/>
                  </w:rPr>
                </w:rPrChange>
              </w:rPr>
            </w:pPr>
            <w:ins w:id="40048" w:author="James Vu" w:date="2024-04-18T23:44:00Z">
              <w:r w:rsidRPr="00B053AF">
                <w:rPr>
                  <w:color w:val="000000"/>
                  <w:rPrChange w:id="40049" w:author="James Vu" w:date="2024-04-18T23:49:00Z">
                    <w:rPr>
                      <w:color w:val="000000"/>
                      <w:sz w:val="20"/>
                      <w:szCs w:val="20"/>
                    </w:rPr>
                  </w:rPrChange>
                </w:rPr>
                <w:t> </w:t>
              </w:r>
            </w:ins>
          </w:p>
        </w:tc>
      </w:tr>
      <w:tr w:rsidR="00B053AF" w:rsidRPr="00B053AF" w14:paraId="3B4DB018" w14:textId="77777777" w:rsidTr="003C02FF">
        <w:trPr>
          <w:trHeight w:val="360"/>
          <w:ins w:id="40050" w:author="James Vu" w:date="2024-04-18T23:44:00Z"/>
          <w:trPrChange w:id="40051" w:author="James Vu" w:date="2024-04-19T00:26:00Z">
            <w:trPr>
              <w:trHeight w:val="360"/>
            </w:trPr>
          </w:trPrChange>
        </w:trPr>
        <w:tc>
          <w:tcPr>
            <w:tcW w:w="0" w:type="auto"/>
            <w:shd w:val="clear" w:color="auto" w:fill="auto"/>
            <w:vAlign w:val="center"/>
            <w:hideMark/>
            <w:tcPrChange w:id="40052" w:author="James Vu" w:date="2024-04-19T00:26: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799DF006" w14:textId="77777777" w:rsidR="00B053AF" w:rsidRPr="00B053AF" w:rsidRDefault="00B053AF">
            <w:pPr>
              <w:jc w:val="center"/>
              <w:rPr>
                <w:ins w:id="40053" w:author="James Vu" w:date="2024-04-18T23:44:00Z"/>
                <w:color w:val="000000"/>
                <w:rPrChange w:id="40054" w:author="James Vu" w:date="2024-04-18T23:49:00Z">
                  <w:rPr>
                    <w:ins w:id="40055" w:author="James Vu" w:date="2024-04-18T23:44:00Z"/>
                    <w:color w:val="000000"/>
                    <w:sz w:val="26"/>
                    <w:szCs w:val="26"/>
                  </w:rPr>
                </w:rPrChange>
              </w:rPr>
            </w:pPr>
            <w:ins w:id="40056" w:author="James Vu" w:date="2024-04-18T23:44:00Z">
              <w:r w:rsidRPr="00B053AF">
                <w:rPr>
                  <w:color w:val="000000"/>
                  <w:rPrChange w:id="40057" w:author="James Vu" w:date="2024-04-18T23:49:00Z">
                    <w:rPr>
                      <w:color w:val="000000"/>
                      <w:sz w:val="26"/>
                      <w:szCs w:val="26"/>
                    </w:rPr>
                  </w:rPrChange>
                </w:rPr>
                <w:t>-</w:t>
              </w:r>
            </w:ins>
          </w:p>
        </w:tc>
        <w:tc>
          <w:tcPr>
            <w:tcW w:w="0" w:type="auto"/>
            <w:shd w:val="clear" w:color="auto" w:fill="auto"/>
            <w:vAlign w:val="center"/>
            <w:hideMark/>
            <w:tcPrChange w:id="4005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3B0E0E37" w14:textId="77777777" w:rsidR="00B053AF" w:rsidRPr="00B053AF" w:rsidRDefault="00B053AF">
            <w:pPr>
              <w:rPr>
                <w:ins w:id="40059" w:author="James Vu" w:date="2024-04-18T23:44:00Z"/>
                <w:color w:val="000000"/>
                <w:rPrChange w:id="40060" w:author="James Vu" w:date="2024-04-18T23:49:00Z">
                  <w:rPr>
                    <w:ins w:id="40061" w:author="James Vu" w:date="2024-04-18T23:44:00Z"/>
                    <w:color w:val="000000"/>
                    <w:sz w:val="26"/>
                    <w:szCs w:val="26"/>
                  </w:rPr>
                </w:rPrChange>
              </w:rPr>
            </w:pPr>
            <w:ins w:id="40062" w:author="James Vu" w:date="2024-04-18T23:44:00Z">
              <w:r w:rsidRPr="00B053AF">
                <w:rPr>
                  <w:color w:val="000000"/>
                  <w:rPrChange w:id="40063" w:author="James Vu" w:date="2024-04-18T23:49:00Z">
                    <w:rPr>
                      <w:color w:val="000000"/>
                      <w:sz w:val="26"/>
                      <w:szCs w:val="26"/>
                    </w:rPr>
                  </w:rPrChange>
                </w:rPr>
                <w:t>Chi phí thông tin liên lạc</w:t>
              </w:r>
            </w:ins>
          </w:p>
        </w:tc>
        <w:tc>
          <w:tcPr>
            <w:tcW w:w="0" w:type="auto"/>
            <w:shd w:val="clear" w:color="auto" w:fill="auto"/>
            <w:vAlign w:val="center"/>
            <w:hideMark/>
            <w:tcPrChange w:id="4006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5442D5F" w14:textId="77777777" w:rsidR="00B053AF" w:rsidRPr="00B053AF" w:rsidRDefault="00B053AF">
            <w:pPr>
              <w:jc w:val="both"/>
              <w:rPr>
                <w:ins w:id="40065" w:author="James Vu" w:date="2024-04-18T23:44:00Z"/>
                <w:i/>
                <w:iCs/>
                <w:color w:val="000000"/>
                <w:rPrChange w:id="40066" w:author="James Vu" w:date="2024-04-18T23:49:00Z">
                  <w:rPr>
                    <w:ins w:id="40067" w:author="James Vu" w:date="2024-04-18T23:44:00Z"/>
                    <w:i/>
                    <w:iCs/>
                    <w:color w:val="000000"/>
                    <w:sz w:val="22"/>
                    <w:szCs w:val="22"/>
                  </w:rPr>
                </w:rPrChange>
              </w:rPr>
            </w:pPr>
            <w:ins w:id="40068" w:author="James Vu" w:date="2024-04-18T23:44:00Z">
              <w:r w:rsidRPr="00B053AF">
                <w:rPr>
                  <w:i/>
                  <w:iCs/>
                  <w:color w:val="000000"/>
                  <w:rPrChange w:id="40069" w:author="James Vu" w:date="2024-04-18T23:49:00Z">
                    <w:rPr>
                      <w:i/>
                      <w:iCs/>
                      <w:color w:val="000000"/>
                      <w:sz w:val="22"/>
                      <w:szCs w:val="22"/>
                    </w:rPr>
                  </w:rPrChange>
                </w:rPr>
                <w:t>Số lượng x đơn giá x tháng</w:t>
              </w:r>
            </w:ins>
          </w:p>
        </w:tc>
        <w:tc>
          <w:tcPr>
            <w:tcW w:w="0" w:type="auto"/>
            <w:shd w:val="clear" w:color="auto" w:fill="auto"/>
            <w:vAlign w:val="center"/>
            <w:hideMark/>
            <w:tcPrChange w:id="4007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38D63BD" w14:textId="77777777" w:rsidR="00B053AF" w:rsidRPr="00B053AF" w:rsidRDefault="00B053AF">
            <w:pPr>
              <w:jc w:val="center"/>
              <w:rPr>
                <w:ins w:id="40071" w:author="James Vu" w:date="2024-04-18T23:44:00Z"/>
                <w:color w:val="000000"/>
                <w:rPrChange w:id="40072" w:author="James Vu" w:date="2024-04-18T23:49:00Z">
                  <w:rPr>
                    <w:ins w:id="40073" w:author="James Vu" w:date="2024-04-18T23:44:00Z"/>
                    <w:color w:val="000000"/>
                    <w:sz w:val="26"/>
                    <w:szCs w:val="26"/>
                  </w:rPr>
                </w:rPrChange>
              </w:rPr>
            </w:pPr>
            <w:ins w:id="40074" w:author="James Vu" w:date="2024-04-18T23:44:00Z">
              <w:r w:rsidRPr="00B053AF">
                <w:rPr>
                  <w:color w:val="000000"/>
                  <w:rPrChange w:id="40075" w:author="James Vu" w:date="2024-04-18T23:49:00Z">
                    <w:rPr>
                      <w:color w:val="000000"/>
                      <w:sz w:val="26"/>
                      <w:szCs w:val="26"/>
                    </w:rPr>
                  </w:rPrChange>
                </w:rPr>
                <w:t>19</w:t>
              </w:r>
            </w:ins>
          </w:p>
        </w:tc>
        <w:tc>
          <w:tcPr>
            <w:tcW w:w="0" w:type="auto"/>
            <w:shd w:val="clear" w:color="auto" w:fill="auto"/>
            <w:vAlign w:val="center"/>
            <w:hideMark/>
            <w:tcPrChange w:id="4007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238156A" w14:textId="77777777" w:rsidR="00B053AF" w:rsidRPr="00B053AF" w:rsidRDefault="00B053AF">
            <w:pPr>
              <w:jc w:val="center"/>
              <w:rPr>
                <w:ins w:id="40077" w:author="James Vu" w:date="2024-04-18T23:44:00Z"/>
                <w:color w:val="000000"/>
                <w:rPrChange w:id="40078" w:author="James Vu" w:date="2024-04-18T23:49:00Z">
                  <w:rPr>
                    <w:ins w:id="40079" w:author="James Vu" w:date="2024-04-18T23:44:00Z"/>
                    <w:color w:val="000000"/>
                    <w:sz w:val="26"/>
                    <w:szCs w:val="26"/>
                  </w:rPr>
                </w:rPrChange>
              </w:rPr>
            </w:pPr>
            <w:ins w:id="40080" w:author="James Vu" w:date="2024-04-18T23:44:00Z">
              <w:r w:rsidRPr="00B053AF">
                <w:rPr>
                  <w:color w:val="000000"/>
                  <w:rPrChange w:id="40081" w:author="James Vu" w:date="2024-04-18T23:49:00Z">
                    <w:rPr>
                      <w:color w:val="000000"/>
                      <w:sz w:val="26"/>
                      <w:szCs w:val="26"/>
                    </w:rPr>
                  </w:rPrChange>
                </w:rPr>
                <w:t>Công việc</w:t>
              </w:r>
            </w:ins>
          </w:p>
        </w:tc>
        <w:tc>
          <w:tcPr>
            <w:tcW w:w="0" w:type="auto"/>
            <w:shd w:val="clear" w:color="auto" w:fill="auto"/>
            <w:vAlign w:val="center"/>
            <w:hideMark/>
            <w:tcPrChange w:id="4008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5C9A4F7C" w14:textId="77777777" w:rsidR="00B053AF" w:rsidRPr="00B053AF" w:rsidRDefault="00B053AF">
            <w:pPr>
              <w:jc w:val="right"/>
              <w:rPr>
                <w:ins w:id="40083" w:author="James Vu" w:date="2024-04-18T23:44:00Z"/>
                <w:color w:val="000000"/>
                <w:rPrChange w:id="40084" w:author="James Vu" w:date="2024-04-18T23:49:00Z">
                  <w:rPr>
                    <w:ins w:id="40085" w:author="James Vu" w:date="2024-04-18T23:44:00Z"/>
                    <w:color w:val="000000"/>
                    <w:sz w:val="26"/>
                    <w:szCs w:val="26"/>
                  </w:rPr>
                </w:rPrChange>
              </w:rPr>
            </w:pPr>
            <w:ins w:id="40086" w:author="James Vu" w:date="2024-04-18T23:44:00Z">
              <w:r w:rsidRPr="00B053AF">
                <w:rPr>
                  <w:color w:val="000000"/>
                  <w:rPrChange w:id="40087" w:author="James Vu" w:date="2024-04-18T23:49:00Z">
                    <w:rPr>
                      <w:color w:val="000000"/>
                      <w:sz w:val="26"/>
                      <w:szCs w:val="26"/>
                    </w:rPr>
                  </w:rPrChange>
                </w:rPr>
                <w:t>300.000</w:t>
              </w:r>
            </w:ins>
          </w:p>
        </w:tc>
        <w:tc>
          <w:tcPr>
            <w:tcW w:w="0" w:type="auto"/>
            <w:shd w:val="clear" w:color="auto" w:fill="auto"/>
            <w:vAlign w:val="center"/>
            <w:hideMark/>
            <w:tcPrChange w:id="4008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6E828EE" w14:textId="77777777" w:rsidR="00B053AF" w:rsidRPr="00B053AF" w:rsidRDefault="00B053AF">
            <w:pPr>
              <w:jc w:val="center"/>
              <w:rPr>
                <w:ins w:id="40089" w:author="James Vu" w:date="2024-04-18T23:44:00Z"/>
                <w:color w:val="000000"/>
                <w:rPrChange w:id="40090" w:author="James Vu" w:date="2024-04-18T23:49:00Z">
                  <w:rPr>
                    <w:ins w:id="40091" w:author="James Vu" w:date="2024-04-18T23:44:00Z"/>
                    <w:color w:val="000000"/>
                    <w:sz w:val="26"/>
                    <w:szCs w:val="26"/>
                  </w:rPr>
                </w:rPrChange>
              </w:rPr>
            </w:pPr>
            <w:ins w:id="40092" w:author="James Vu" w:date="2024-04-18T23:44:00Z">
              <w:r w:rsidRPr="00B053AF">
                <w:rPr>
                  <w:color w:val="000000"/>
                  <w:rPrChange w:id="40093" w:author="James Vu" w:date="2024-04-18T23:49:00Z">
                    <w:rPr>
                      <w:color w:val="000000"/>
                      <w:sz w:val="26"/>
                      <w:szCs w:val="26"/>
                    </w:rPr>
                  </w:rPrChange>
                </w:rPr>
                <w:t>10</w:t>
              </w:r>
            </w:ins>
          </w:p>
        </w:tc>
        <w:tc>
          <w:tcPr>
            <w:tcW w:w="0" w:type="auto"/>
            <w:shd w:val="clear" w:color="auto" w:fill="auto"/>
            <w:vAlign w:val="center"/>
            <w:hideMark/>
            <w:tcPrChange w:id="4009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337706FB" w14:textId="77777777" w:rsidR="00B053AF" w:rsidRPr="00B053AF" w:rsidRDefault="00B053AF">
            <w:pPr>
              <w:jc w:val="right"/>
              <w:rPr>
                <w:ins w:id="40095" w:author="James Vu" w:date="2024-04-18T23:44:00Z"/>
                <w:color w:val="000000"/>
                <w:rPrChange w:id="40096" w:author="James Vu" w:date="2024-04-18T23:49:00Z">
                  <w:rPr>
                    <w:ins w:id="40097" w:author="James Vu" w:date="2024-04-18T23:44:00Z"/>
                    <w:color w:val="000000"/>
                    <w:sz w:val="26"/>
                    <w:szCs w:val="26"/>
                  </w:rPr>
                </w:rPrChange>
              </w:rPr>
            </w:pPr>
            <w:ins w:id="40098" w:author="James Vu" w:date="2024-04-18T23:44:00Z">
              <w:r w:rsidRPr="00B053AF">
                <w:rPr>
                  <w:color w:val="000000"/>
                  <w:rPrChange w:id="40099" w:author="James Vu" w:date="2024-04-18T23:49:00Z">
                    <w:rPr>
                      <w:color w:val="000000"/>
                      <w:sz w:val="26"/>
                      <w:szCs w:val="26"/>
                    </w:rPr>
                  </w:rPrChange>
                </w:rPr>
                <w:t>57.000.000</w:t>
              </w:r>
            </w:ins>
          </w:p>
        </w:tc>
        <w:tc>
          <w:tcPr>
            <w:tcW w:w="0" w:type="auto"/>
            <w:shd w:val="clear" w:color="auto" w:fill="auto"/>
            <w:hideMark/>
            <w:tcPrChange w:id="40100"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7853A0D3" w14:textId="77777777" w:rsidR="00B053AF" w:rsidRPr="00B053AF" w:rsidRDefault="00B053AF">
            <w:pPr>
              <w:rPr>
                <w:ins w:id="40101" w:author="James Vu" w:date="2024-04-18T23:44:00Z"/>
                <w:color w:val="000000"/>
                <w:rPrChange w:id="40102" w:author="James Vu" w:date="2024-04-18T23:49:00Z">
                  <w:rPr>
                    <w:ins w:id="40103" w:author="James Vu" w:date="2024-04-18T23:44:00Z"/>
                    <w:color w:val="000000"/>
                    <w:sz w:val="22"/>
                    <w:szCs w:val="22"/>
                  </w:rPr>
                </w:rPrChange>
              </w:rPr>
            </w:pPr>
            <w:ins w:id="40104" w:author="James Vu" w:date="2024-04-18T23:44:00Z">
              <w:r w:rsidRPr="00B053AF">
                <w:rPr>
                  <w:color w:val="000000"/>
                  <w:rPrChange w:id="40105" w:author="James Vu" w:date="2024-04-18T23:49:00Z">
                    <w:rPr>
                      <w:color w:val="000000"/>
                      <w:sz w:val="22"/>
                      <w:szCs w:val="22"/>
                    </w:rPr>
                  </w:rPrChange>
                </w:rPr>
                <w:t>3 chuyên gia</w:t>
              </w:r>
            </w:ins>
          </w:p>
        </w:tc>
      </w:tr>
      <w:tr w:rsidR="00B053AF" w:rsidRPr="00B053AF" w14:paraId="3034F587" w14:textId="77777777" w:rsidTr="003C02FF">
        <w:trPr>
          <w:trHeight w:val="360"/>
          <w:ins w:id="40106" w:author="James Vu" w:date="2024-04-18T23:44:00Z"/>
          <w:trPrChange w:id="40107" w:author="James Vu" w:date="2024-04-19T00:26:00Z">
            <w:trPr>
              <w:trHeight w:val="360"/>
            </w:trPr>
          </w:trPrChange>
        </w:trPr>
        <w:tc>
          <w:tcPr>
            <w:tcW w:w="0" w:type="auto"/>
            <w:shd w:val="clear" w:color="auto" w:fill="auto"/>
            <w:vAlign w:val="center"/>
            <w:hideMark/>
            <w:tcPrChange w:id="40108" w:author="James Vu" w:date="2024-04-19T00:26: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2E6962B6" w14:textId="77777777" w:rsidR="00B053AF" w:rsidRPr="00B053AF" w:rsidRDefault="00B053AF">
            <w:pPr>
              <w:jc w:val="center"/>
              <w:rPr>
                <w:ins w:id="40109" w:author="James Vu" w:date="2024-04-18T23:44:00Z"/>
                <w:color w:val="000000"/>
                <w:rPrChange w:id="40110" w:author="James Vu" w:date="2024-04-18T23:49:00Z">
                  <w:rPr>
                    <w:ins w:id="40111" w:author="James Vu" w:date="2024-04-18T23:44:00Z"/>
                    <w:color w:val="000000"/>
                    <w:sz w:val="26"/>
                    <w:szCs w:val="26"/>
                  </w:rPr>
                </w:rPrChange>
              </w:rPr>
            </w:pPr>
            <w:ins w:id="40112" w:author="James Vu" w:date="2024-04-18T23:44:00Z">
              <w:r w:rsidRPr="00B053AF">
                <w:rPr>
                  <w:color w:val="000000"/>
                  <w:rPrChange w:id="40113" w:author="James Vu" w:date="2024-04-18T23:49:00Z">
                    <w:rPr>
                      <w:color w:val="000000"/>
                      <w:sz w:val="26"/>
                      <w:szCs w:val="26"/>
                    </w:rPr>
                  </w:rPrChange>
                </w:rPr>
                <w:t>4</w:t>
              </w:r>
            </w:ins>
          </w:p>
        </w:tc>
        <w:tc>
          <w:tcPr>
            <w:tcW w:w="0" w:type="auto"/>
            <w:shd w:val="clear" w:color="auto" w:fill="auto"/>
            <w:vAlign w:val="center"/>
            <w:hideMark/>
            <w:tcPrChange w:id="40114" w:author="James Vu" w:date="2024-04-19T00:26:00Z">
              <w:tcPr>
                <w:tcW w:w="0" w:type="auto"/>
                <w:tcBorders>
                  <w:top w:val="nil"/>
                  <w:left w:val="nil"/>
                  <w:bottom w:val="single" w:sz="4" w:space="0" w:color="auto"/>
                  <w:right w:val="single" w:sz="4" w:space="0" w:color="auto"/>
                </w:tcBorders>
                <w:shd w:val="clear" w:color="000000" w:fill="FFFFFF"/>
                <w:vAlign w:val="center"/>
                <w:hideMark/>
              </w:tcPr>
            </w:tcPrChange>
          </w:tcPr>
          <w:p w14:paraId="1BFC995D" w14:textId="77777777" w:rsidR="00B053AF" w:rsidRPr="00B053AF" w:rsidRDefault="00B053AF">
            <w:pPr>
              <w:rPr>
                <w:ins w:id="40115" w:author="James Vu" w:date="2024-04-18T23:44:00Z"/>
                <w:color w:val="000000"/>
                <w:rPrChange w:id="40116" w:author="James Vu" w:date="2024-04-18T23:49:00Z">
                  <w:rPr>
                    <w:ins w:id="40117" w:author="James Vu" w:date="2024-04-18T23:44:00Z"/>
                    <w:color w:val="000000"/>
                    <w:sz w:val="26"/>
                    <w:szCs w:val="26"/>
                  </w:rPr>
                </w:rPrChange>
              </w:rPr>
            </w:pPr>
            <w:ins w:id="40118" w:author="James Vu" w:date="2024-04-18T23:44:00Z">
              <w:r w:rsidRPr="00B053AF">
                <w:rPr>
                  <w:color w:val="000000"/>
                  <w:rPrChange w:id="40119" w:author="James Vu" w:date="2024-04-18T23:49:00Z">
                    <w:rPr>
                      <w:color w:val="000000"/>
                      <w:sz w:val="26"/>
                      <w:szCs w:val="26"/>
                    </w:rPr>
                  </w:rPrChange>
                </w:rPr>
                <w:t>Thu nhập chịu thuế tính trước</w:t>
              </w:r>
            </w:ins>
          </w:p>
        </w:tc>
        <w:tc>
          <w:tcPr>
            <w:tcW w:w="0" w:type="auto"/>
            <w:shd w:val="clear" w:color="auto" w:fill="auto"/>
            <w:vAlign w:val="center"/>
            <w:hideMark/>
            <w:tcPrChange w:id="4012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49455EF" w14:textId="77777777" w:rsidR="00B053AF" w:rsidRPr="00B053AF" w:rsidRDefault="00B053AF">
            <w:pPr>
              <w:jc w:val="center"/>
              <w:rPr>
                <w:ins w:id="40121" w:author="James Vu" w:date="2024-04-18T23:44:00Z"/>
                <w:i/>
                <w:iCs/>
                <w:color w:val="000000"/>
                <w:rPrChange w:id="40122" w:author="James Vu" w:date="2024-04-18T23:49:00Z">
                  <w:rPr>
                    <w:ins w:id="40123" w:author="James Vu" w:date="2024-04-18T23:44:00Z"/>
                    <w:i/>
                    <w:iCs/>
                    <w:color w:val="000000"/>
                    <w:sz w:val="22"/>
                    <w:szCs w:val="22"/>
                  </w:rPr>
                </w:rPrChange>
              </w:rPr>
            </w:pPr>
            <w:ins w:id="40124" w:author="James Vu" w:date="2024-04-18T23:44:00Z">
              <w:r w:rsidRPr="00B053AF">
                <w:rPr>
                  <w:i/>
                  <w:iCs/>
                  <w:color w:val="000000"/>
                  <w:rPrChange w:id="40125" w:author="James Vu" w:date="2024-04-18T23:49:00Z">
                    <w:rPr>
                      <w:i/>
                      <w:iCs/>
                      <w:color w:val="000000"/>
                      <w:sz w:val="22"/>
                      <w:szCs w:val="22"/>
                    </w:rPr>
                  </w:rPrChange>
                </w:rPr>
                <w:t>Tn = 6% x (Ccg+Cql+Ck)</w:t>
              </w:r>
            </w:ins>
          </w:p>
        </w:tc>
        <w:tc>
          <w:tcPr>
            <w:tcW w:w="0" w:type="auto"/>
            <w:shd w:val="clear" w:color="auto" w:fill="auto"/>
            <w:hideMark/>
            <w:tcPrChange w:id="40126"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09B180CD" w14:textId="77777777" w:rsidR="00B053AF" w:rsidRPr="00B053AF" w:rsidRDefault="00B053AF">
            <w:pPr>
              <w:rPr>
                <w:ins w:id="40127" w:author="James Vu" w:date="2024-04-18T23:44:00Z"/>
                <w:color w:val="000000"/>
                <w:rPrChange w:id="40128" w:author="James Vu" w:date="2024-04-18T23:49:00Z">
                  <w:rPr>
                    <w:ins w:id="40129" w:author="James Vu" w:date="2024-04-18T23:44:00Z"/>
                    <w:color w:val="000000"/>
                    <w:sz w:val="20"/>
                    <w:szCs w:val="20"/>
                  </w:rPr>
                </w:rPrChange>
              </w:rPr>
            </w:pPr>
            <w:ins w:id="40130" w:author="James Vu" w:date="2024-04-18T23:44:00Z">
              <w:r w:rsidRPr="00B053AF">
                <w:rPr>
                  <w:color w:val="000000"/>
                  <w:rPrChange w:id="40131" w:author="James Vu" w:date="2024-04-18T23:49:00Z">
                    <w:rPr>
                      <w:color w:val="000000"/>
                      <w:sz w:val="20"/>
                      <w:szCs w:val="20"/>
                    </w:rPr>
                  </w:rPrChange>
                </w:rPr>
                <w:t> </w:t>
              </w:r>
            </w:ins>
          </w:p>
        </w:tc>
        <w:tc>
          <w:tcPr>
            <w:tcW w:w="0" w:type="auto"/>
            <w:shd w:val="clear" w:color="auto" w:fill="auto"/>
            <w:hideMark/>
            <w:tcPrChange w:id="40132"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79A6FD2E" w14:textId="77777777" w:rsidR="00B053AF" w:rsidRPr="00B053AF" w:rsidRDefault="00B053AF">
            <w:pPr>
              <w:rPr>
                <w:ins w:id="40133" w:author="James Vu" w:date="2024-04-18T23:44:00Z"/>
                <w:color w:val="000000"/>
                <w:rPrChange w:id="40134" w:author="James Vu" w:date="2024-04-18T23:49:00Z">
                  <w:rPr>
                    <w:ins w:id="40135" w:author="James Vu" w:date="2024-04-18T23:44:00Z"/>
                    <w:color w:val="000000"/>
                    <w:sz w:val="20"/>
                    <w:szCs w:val="20"/>
                  </w:rPr>
                </w:rPrChange>
              </w:rPr>
            </w:pPr>
            <w:ins w:id="40136" w:author="James Vu" w:date="2024-04-18T23:44:00Z">
              <w:r w:rsidRPr="00B053AF">
                <w:rPr>
                  <w:color w:val="000000"/>
                  <w:rPrChange w:id="40137" w:author="James Vu" w:date="2024-04-18T23:49:00Z">
                    <w:rPr>
                      <w:color w:val="000000"/>
                      <w:sz w:val="20"/>
                      <w:szCs w:val="20"/>
                    </w:rPr>
                  </w:rPrChange>
                </w:rPr>
                <w:t> </w:t>
              </w:r>
            </w:ins>
          </w:p>
        </w:tc>
        <w:tc>
          <w:tcPr>
            <w:tcW w:w="0" w:type="auto"/>
            <w:shd w:val="clear" w:color="auto" w:fill="auto"/>
            <w:vAlign w:val="center"/>
            <w:hideMark/>
            <w:tcPrChange w:id="4013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64BBD35" w14:textId="77777777" w:rsidR="00B053AF" w:rsidRPr="00B053AF" w:rsidRDefault="00B053AF">
            <w:pPr>
              <w:jc w:val="right"/>
              <w:rPr>
                <w:ins w:id="40139" w:author="James Vu" w:date="2024-04-18T23:44:00Z"/>
                <w:color w:val="000000"/>
                <w:rPrChange w:id="40140" w:author="James Vu" w:date="2024-04-18T23:49:00Z">
                  <w:rPr>
                    <w:ins w:id="40141" w:author="James Vu" w:date="2024-04-18T23:44:00Z"/>
                    <w:color w:val="000000"/>
                    <w:sz w:val="26"/>
                    <w:szCs w:val="26"/>
                  </w:rPr>
                </w:rPrChange>
              </w:rPr>
            </w:pPr>
            <w:ins w:id="40142" w:author="James Vu" w:date="2024-04-18T23:44:00Z">
              <w:r w:rsidRPr="00B053AF">
                <w:rPr>
                  <w:color w:val="000000"/>
                  <w:rPrChange w:id="40143" w:author="James Vu" w:date="2024-04-18T23:49:00Z">
                    <w:rPr>
                      <w:color w:val="000000"/>
                      <w:sz w:val="26"/>
                      <w:szCs w:val="26"/>
                    </w:rPr>
                  </w:rPrChange>
                </w:rPr>
                <w:t> </w:t>
              </w:r>
            </w:ins>
          </w:p>
        </w:tc>
        <w:tc>
          <w:tcPr>
            <w:tcW w:w="0" w:type="auto"/>
            <w:shd w:val="clear" w:color="auto" w:fill="auto"/>
            <w:hideMark/>
            <w:tcPrChange w:id="40144"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72A65884" w14:textId="77777777" w:rsidR="00B053AF" w:rsidRPr="00B053AF" w:rsidRDefault="00B053AF">
            <w:pPr>
              <w:rPr>
                <w:ins w:id="40145" w:author="James Vu" w:date="2024-04-18T23:44:00Z"/>
                <w:color w:val="000000"/>
                <w:rPrChange w:id="40146" w:author="James Vu" w:date="2024-04-18T23:49:00Z">
                  <w:rPr>
                    <w:ins w:id="40147" w:author="James Vu" w:date="2024-04-18T23:44:00Z"/>
                    <w:color w:val="000000"/>
                    <w:sz w:val="20"/>
                    <w:szCs w:val="20"/>
                  </w:rPr>
                </w:rPrChange>
              </w:rPr>
            </w:pPr>
            <w:ins w:id="40148" w:author="James Vu" w:date="2024-04-18T23:44:00Z">
              <w:r w:rsidRPr="00B053AF">
                <w:rPr>
                  <w:color w:val="000000"/>
                  <w:rPrChange w:id="40149" w:author="James Vu" w:date="2024-04-18T23:49:00Z">
                    <w:rPr>
                      <w:color w:val="000000"/>
                      <w:sz w:val="20"/>
                      <w:szCs w:val="20"/>
                    </w:rPr>
                  </w:rPrChange>
                </w:rPr>
                <w:t> </w:t>
              </w:r>
            </w:ins>
          </w:p>
        </w:tc>
        <w:tc>
          <w:tcPr>
            <w:tcW w:w="0" w:type="auto"/>
            <w:shd w:val="clear" w:color="auto" w:fill="auto"/>
            <w:vAlign w:val="center"/>
            <w:hideMark/>
            <w:tcPrChange w:id="4015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729EBDFB" w14:textId="77777777" w:rsidR="00B053AF" w:rsidRPr="00B053AF" w:rsidRDefault="00B053AF">
            <w:pPr>
              <w:jc w:val="right"/>
              <w:rPr>
                <w:ins w:id="40151" w:author="James Vu" w:date="2024-04-18T23:44:00Z"/>
                <w:color w:val="000000"/>
                <w:rPrChange w:id="40152" w:author="James Vu" w:date="2024-04-18T23:49:00Z">
                  <w:rPr>
                    <w:ins w:id="40153" w:author="James Vu" w:date="2024-04-18T23:44:00Z"/>
                    <w:color w:val="000000"/>
                    <w:sz w:val="26"/>
                    <w:szCs w:val="26"/>
                  </w:rPr>
                </w:rPrChange>
              </w:rPr>
            </w:pPr>
            <w:ins w:id="40154" w:author="James Vu" w:date="2024-04-18T23:44:00Z">
              <w:r w:rsidRPr="00B053AF">
                <w:rPr>
                  <w:color w:val="000000"/>
                  <w:rPrChange w:id="40155" w:author="James Vu" w:date="2024-04-18T23:49:00Z">
                    <w:rPr>
                      <w:color w:val="000000"/>
                      <w:sz w:val="26"/>
                      <w:szCs w:val="26"/>
                    </w:rPr>
                  </w:rPrChange>
                </w:rPr>
                <w:t>143.818.032</w:t>
              </w:r>
            </w:ins>
          </w:p>
        </w:tc>
        <w:tc>
          <w:tcPr>
            <w:tcW w:w="0" w:type="auto"/>
            <w:shd w:val="clear" w:color="auto" w:fill="auto"/>
            <w:hideMark/>
            <w:tcPrChange w:id="40156"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4EEB33F4" w14:textId="77777777" w:rsidR="00B053AF" w:rsidRPr="00B053AF" w:rsidRDefault="00B053AF">
            <w:pPr>
              <w:rPr>
                <w:ins w:id="40157" w:author="James Vu" w:date="2024-04-18T23:44:00Z"/>
                <w:color w:val="000000"/>
                <w:rPrChange w:id="40158" w:author="James Vu" w:date="2024-04-18T23:49:00Z">
                  <w:rPr>
                    <w:ins w:id="40159" w:author="James Vu" w:date="2024-04-18T23:44:00Z"/>
                    <w:color w:val="000000"/>
                    <w:sz w:val="20"/>
                    <w:szCs w:val="20"/>
                  </w:rPr>
                </w:rPrChange>
              </w:rPr>
            </w:pPr>
            <w:ins w:id="40160" w:author="James Vu" w:date="2024-04-18T23:44:00Z">
              <w:r w:rsidRPr="00B053AF">
                <w:rPr>
                  <w:color w:val="000000"/>
                  <w:rPrChange w:id="40161" w:author="James Vu" w:date="2024-04-18T23:49:00Z">
                    <w:rPr>
                      <w:color w:val="000000"/>
                      <w:sz w:val="20"/>
                      <w:szCs w:val="20"/>
                    </w:rPr>
                  </w:rPrChange>
                </w:rPr>
                <w:t> </w:t>
              </w:r>
            </w:ins>
          </w:p>
        </w:tc>
      </w:tr>
      <w:tr w:rsidR="00B053AF" w:rsidRPr="00B053AF" w14:paraId="417E8A8A" w14:textId="77777777" w:rsidTr="003C02FF">
        <w:trPr>
          <w:trHeight w:val="360"/>
          <w:ins w:id="40162" w:author="James Vu" w:date="2024-04-18T23:44:00Z"/>
          <w:trPrChange w:id="40163" w:author="James Vu" w:date="2024-04-19T00:26:00Z">
            <w:trPr>
              <w:trHeight w:val="360"/>
            </w:trPr>
          </w:trPrChange>
        </w:trPr>
        <w:tc>
          <w:tcPr>
            <w:tcW w:w="0" w:type="auto"/>
            <w:shd w:val="clear" w:color="auto" w:fill="auto"/>
            <w:vAlign w:val="center"/>
            <w:hideMark/>
            <w:tcPrChange w:id="40164" w:author="James Vu" w:date="2024-04-19T00:26: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7ABC065E" w14:textId="77777777" w:rsidR="00B053AF" w:rsidRPr="00B053AF" w:rsidRDefault="00B053AF">
            <w:pPr>
              <w:jc w:val="center"/>
              <w:rPr>
                <w:ins w:id="40165" w:author="James Vu" w:date="2024-04-18T23:44:00Z"/>
                <w:color w:val="000000"/>
                <w:rPrChange w:id="40166" w:author="James Vu" w:date="2024-04-18T23:49:00Z">
                  <w:rPr>
                    <w:ins w:id="40167" w:author="James Vu" w:date="2024-04-18T23:44:00Z"/>
                    <w:color w:val="000000"/>
                    <w:sz w:val="26"/>
                    <w:szCs w:val="26"/>
                  </w:rPr>
                </w:rPrChange>
              </w:rPr>
            </w:pPr>
            <w:ins w:id="40168" w:author="James Vu" w:date="2024-04-18T23:44:00Z">
              <w:r w:rsidRPr="00B053AF">
                <w:rPr>
                  <w:color w:val="000000"/>
                  <w:rPrChange w:id="40169" w:author="James Vu" w:date="2024-04-18T23:49:00Z">
                    <w:rPr>
                      <w:color w:val="000000"/>
                      <w:sz w:val="26"/>
                      <w:szCs w:val="26"/>
                    </w:rPr>
                  </w:rPrChange>
                </w:rPr>
                <w:t>5</w:t>
              </w:r>
            </w:ins>
          </w:p>
        </w:tc>
        <w:tc>
          <w:tcPr>
            <w:tcW w:w="0" w:type="auto"/>
            <w:shd w:val="clear" w:color="auto" w:fill="auto"/>
            <w:vAlign w:val="center"/>
            <w:hideMark/>
            <w:tcPrChange w:id="40170" w:author="James Vu" w:date="2024-04-19T00:26:00Z">
              <w:tcPr>
                <w:tcW w:w="0" w:type="auto"/>
                <w:tcBorders>
                  <w:top w:val="nil"/>
                  <w:left w:val="nil"/>
                  <w:bottom w:val="single" w:sz="4" w:space="0" w:color="auto"/>
                  <w:right w:val="single" w:sz="4" w:space="0" w:color="auto"/>
                </w:tcBorders>
                <w:shd w:val="clear" w:color="000000" w:fill="FFFFFF"/>
                <w:vAlign w:val="center"/>
                <w:hideMark/>
              </w:tcPr>
            </w:tcPrChange>
          </w:tcPr>
          <w:p w14:paraId="1A4D4B8C" w14:textId="77777777" w:rsidR="00B053AF" w:rsidRPr="00B053AF" w:rsidRDefault="00B053AF">
            <w:pPr>
              <w:rPr>
                <w:ins w:id="40171" w:author="James Vu" w:date="2024-04-18T23:44:00Z"/>
                <w:color w:val="000000"/>
                <w:rPrChange w:id="40172" w:author="James Vu" w:date="2024-04-18T23:49:00Z">
                  <w:rPr>
                    <w:ins w:id="40173" w:author="James Vu" w:date="2024-04-18T23:44:00Z"/>
                    <w:color w:val="000000"/>
                    <w:sz w:val="26"/>
                    <w:szCs w:val="26"/>
                  </w:rPr>
                </w:rPrChange>
              </w:rPr>
            </w:pPr>
            <w:ins w:id="40174" w:author="James Vu" w:date="2024-04-18T23:44:00Z">
              <w:r w:rsidRPr="00B053AF">
                <w:rPr>
                  <w:color w:val="000000"/>
                  <w:rPrChange w:id="40175" w:author="James Vu" w:date="2024-04-18T23:49:00Z">
                    <w:rPr>
                      <w:color w:val="000000"/>
                      <w:sz w:val="26"/>
                      <w:szCs w:val="26"/>
                    </w:rPr>
                  </w:rPrChange>
                </w:rPr>
                <w:t>Chi phí thực hiện quản lý dự án trước thuế</w:t>
              </w:r>
            </w:ins>
          </w:p>
        </w:tc>
        <w:tc>
          <w:tcPr>
            <w:tcW w:w="0" w:type="auto"/>
            <w:shd w:val="clear" w:color="auto" w:fill="auto"/>
            <w:vAlign w:val="center"/>
            <w:hideMark/>
            <w:tcPrChange w:id="4017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257F607" w14:textId="77777777" w:rsidR="00B053AF" w:rsidRPr="00B053AF" w:rsidRDefault="00B053AF">
            <w:pPr>
              <w:jc w:val="center"/>
              <w:rPr>
                <w:ins w:id="40177" w:author="James Vu" w:date="2024-04-18T23:44:00Z"/>
                <w:i/>
                <w:iCs/>
                <w:color w:val="000000"/>
                <w:rPrChange w:id="40178" w:author="James Vu" w:date="2024-04-18T23:49:00Z">
                  <w:rPr>
                    <w:ins w:id="40179" w:author="James Vu" w:date="2024-04-18T23:44:00Z"/>
                    <w:i/>
                    <w:iCs/>
                    <w:color w:val="000000"/>
                    <w:sz w:val="22"/>
                    <w:szCs w:val="22"/>
                  </w:rPr>
                </w:rPrChange>
              </w:rPr>
            </w:pPr>
            <w:ins w:id="40180" w:author="James Vu" w:date="2024-04-18T23:44:00Z">
              <w:r w:rsidRPr="00B053AF">
                <w:rPr>
                  <w:i/>
                  <w:iCs/>
                  <w:color w:val="000000"/>
                  <w:rPrChange w:id="40181" w:author="James Vu" w:date="2024-04-18T23:49:00Z">
                    <w:rPr>
                      <w:i/>
                      <w:iCs/>
                      <w:color w:val="000000"/>
                      <w:sz w:val="22"/>
                      <w:szCs w:val="22"/>
                    </w:rPr>
                  </w:rPrChange>
                </w:rPr>
                <w:t>Gthqldatt = Ccg + Cql + Ck + Tn</w:t>
              </w:r>
            </w:ins>
          </w:p>
        </w:tc>
        <w:tc>
          <w:tcPr>
            <w:tcW w:w="0" w:type="auto"/>
            <w:shd w:val="clear" w:color="auto" w:fill="auto"/>
            <w:hideMark/>
            <w:tcPrChange w:id="40182"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23863EEA" w14:textId="77777777" w:rsidR="00B053AF" w:rsidRPr="00B053AF" w:rsidRDefault="00B053AF">
            <w:pPr>
              <w:rPr>
                <w:ins w:id="40183" w:author="James Vu" w:date="2024-04-18T23:44:00Z"/>
                <w:color w:val="000000"/>
                <w:rPrChange w:id="40184" w:author="James Vu" w:date="2024-04-18T23:49:00Z">
                  <w:rPr>
                    <w:ins w:id="40185" w:author="James Vu" w:date="2024-04-18T23:44:00Z"/>
                    <w:color w:val="000000"/>
                    <w:sz w:val="20"/>
                    <w:szCs w:val="20"/>
                  </w:rPr>
                </w:rPrChange>
              </w:rPr>
            </w:pPr>
            <w:ins w:id="40186" w:author="James Vu" w:date="2024-04-18T23:44:00Z">
              <w:r w:rsidRPr="00B053AF">
                <w:rPr>
                  <w:color w:val="000000"/>
                  <w:rPrChange w:id="40187" w:author="James Vu" w:date="2024-04-18T23:49:00Z">
                    <w:rPr>
                      <w:color w:val="000000"/>
                      <w:sz w:val="20"/>
                      <w:szCs w:val="20"/>
                    </w:rPr>
                  </w:rPrChange>
                </w:rPr>
                <w:t> </w:t>
              </w:r>
            </w:ins>
          </w:p>
        </w:tc>
        <w:tc>
          <w:tcPr>
            <w:tcW w:w="0" w:type="auto"/>
            <w:shd w:val="clear" w:color="auto" w:fill="auto"/>
            <w:hideMark/>
            <w:tcPrChange w:id="40188"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70285EB6" w14:textId="77777777" w:rsidR="00B053AF" w:rsidRPr="00B053AF" w:rsidRDefault="00B053AF">
            <w:pPr>
              <w:rPr>
                <w:ins w:id="40189" w:author="James Vu" w:date="2024-04-18T23:44:00Z"/>
                <w:color w:val="000000"/>
                <w:rPrChange w:id="40190" w:author="James Vu" w:date="2024-04-18T23:49:00Z">
                  <w:rPr>
                    <w:ins w:id="40191" w:author="James Vu" w:date="2024-04-18T23:44:00Z"/>
                    <w:color w:val="000000"/>
                    <w:sz w:val="20"/>
                    <w:szCs w:val="20"/>
                  </w:rPr>
                </w:rPrChange>
              </w:rPr>
            </w:pPr>
            <w:ins w:id="40192" w:author="James Vu" w:date="2024-04-18T23:44:00Z">
              <w:r w:rsidRPr="00B053AF">
                <w:rPr>
                  <w:color w:val="000000"/>
                  <w:rPrChange w:id="40193" w:author="James Vu" w:date="2024-04-18T23:49:00Z">
                    <w:rPr>
                      <w:color w:val="000000"/>
                      <w:sz w:val="20"/>
                      <w:szCs w:val="20"/>
                    </w:rPr>
                  </w:rPrChange>
                </w:rPr>
                <w:t> </w:t>
              </w:r>
            </w:ins>
          </w:p>
        </w:tc>
        <w:tc>
          <w:tcPr>
            <w:tcW w:w="0" w:type="auto"/>
            <w:shd w:val="clear" w:color="auto" w:fill="auto"/>
            <w:vAlign w:val="center"/>
            <w:hideMark/>
            <w:tcPrChange w:id="4019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57C665CD" w14:textId="77777777" w:rsidR="00B053AF" w:rsidRPr="00B053AF" w:rsidRDefault="00B053AF">
            <w:pPr>
              <w:jc w:val="right"/>
              <w:rPr>
                <w:ins w:id="40195" w:author="James Vu" w:date="2024-04-18T23:44:00Z"/>
                <w:color w:val="000000"/>
                <w:rPrChange w:id="40196" w:author="James Vu" w:date="2024-04-18T23:49:00Z">
                  <w:rPr>
                    <w:ins w:id="40197" w:author="James Vu" w:date="2024-04-18T23:44:00Z"/>
                    <w:color w:val="000000"/>
                    <w:sz w:val="26"/>
                    <w:szCs w:val="26"/>
                  </w:rPr>
                </w:rPrChange>
              </w:rPr>
            </w:pPr>
            <w:ins w:id="40198" w:author="James Vu" w:date="2024-04-18T23:44:00Z">
              <w:r w:rsidRPr="00B053AF">
                <w:rPr>
                  <w:color w:val="000000"/>
                  <w:rPrChange w:id="40199" w:author="James Vu" w:date="2024-04-18T23:49:00Z">
                    <w:rPr>
                      <w:color w:val="000000"/>
                      <w:sz w:val="26"/>
                      <w:szCs w:val="26"/>
                    </w:rPr>
                  </w:rPrChange>
                </w:rPr>
                <w:t> </w:t>
              </w:r>
            </w:ins>
          </w:p>
        </w:tc>
        <w:tc>
          <w:tcPr>
            <w:tcW w:w="0" w:type="auto"/>
            <w:shd w:val="clear" w:color="auto" w:fill="auto"/>
            <w:hideMark/>
            <w:tcPrChange w:id="40200"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713C42B6" w14:textId="77777777" w:rsidR="00B053AF" w:rsidRPr="00B053AF" w:rsidRDefault="00B053AF">
            <w:pPr>
              <w:rPr>
                <w:ins w:id="40201" w:author="James Vu" w:date="2024-04-18T23:44:00Z"/>
                <w:color w:val="000000"/>
                <w:rPrChange w:id="40202" w:author="James Vu" w:date="2024-04-18T23:49:00Z">
                  <w:rPr>
                    <w:ins w:id="40203" w:author="James Vu" w:date="2024-04-18T23:44:00Z"/>
                    <w:color w:val="000000"/>
                    <w:sz w:val="20"/>
                    <w:szCs w:val="20"/>
                  </w:rPr>
                </w:rPrChange>
              </w:rPr>
            </w:pPr>
            <w:ins w:id="40204" w:author="James Vu" w:date="2024-04-18T23:44:00Z">
              <w:r w:rsidRPr="00B053AF">
                <w:rPr>
                  <w:color w:val="000000"/>
                  <w:rPrChange w:id="40205" w:author="James Vu" w:date="2024-04-18T23:49:00Z">
                    <w:rPr>
                      <w:color w:val="000000"/>
                      <w:sz w:val="20"/>
                      <w:szCs w:val="20"/>
                    </w:rPr>
                  </w:rPrChange>
                </w:rPr>
                <w:t> </w:t>
              </w:r>
            </w:ins>
          </w:p>
        </w:tc>
        <w:tc>
          <w:tcPr>
            <w:tcW w:w="0" w:type="auto"/>
            <w:shd w:val="clear" w:color="auto" w:fill="auto"/>
            <w:vAlign w:val="center"/>
            <w:hideMark/>
            <w:tcPrChange w:id="4020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FD826C5" w14:textId="77777777" w:rsidR="00B053AF" w:rsidRPr="00B053AF" w:rsidRDefault="00B053AF">
            <w:pPr>
              <w:jc w:val="right"/>
              <w:rPr>
                <w:ins w:id="40207" w:author="James Vu" w:date="2024-04-18T23:44:00Z"/>
                <w:color w:val="000000"/>
                <w:rPrChange w:id="40208" w:author="James Vu" w:date="2024-04-18T23:49:00Z">
                  <w:rPr>
                    <w:ins w:id="40209" w:author="James Vu" w:date="2024-04-18T23:44:00Z"/>
                    <w:color w:val="000000"/>
                    <w:sz w:val="26"/>
                    <w:szCs w:val="26"/>
                  </w:rPr>
                </w:rPrChange>
              </w:rPr>
            </w:pPr>
            <w:ins w:id="40210" w:author="James Vu" w:date="2024-04-18T23:44:00Z">
              <w:r w:rsidRPr="00B053AF">
                <w:rPr>
                  <w:color w:val="000000"/>
                  <w:rPrChange w:id="40211" w:author="James Vu" w:date="2024-04-18T23:49:00Z">
                    <w:rPr>
                      <w:color w:val="000000"/>
                      <w:sz w:val="26"/>
                      <w:szCs w:val="26"/>
                    </w:rPr>
                  </w:rPrChange>
                </w:rPr>
                <w:t>2.540.785.227</w:t>
              </w:r>
            </w:ins>
          </w:p>
        </w:tc>
        <w:tc>
          <w:tcPr>
            <w:tcW w:w="0" w:type="auto"/>
            <w:shd w:val="clear" w:color="auto" w:fill="auto"/>
            <w:hideMark/>
            <w:tcPrChange w:id="40212"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12542790" w14:textId="77777777" w:rsidR="00B053AF" w:rsidRPr="00B053AF" w:rsidRDefault="00B053AF">
            <w:pPr>
              <w:rPr>
                <w:ins w:id="40213" w:author="James Vu" w:date="2024-04-18T23:44:00Z"/>
                <w:color w:val="000000"/>
                <w:rPrChange w:id="40214" w:author="James Vu" w:date="2024-04-18T23:49:00Z">
                  <w:rPr>
                    <w:ins w:id="40215" w:author="James Vu" w:date="2024-04-18T23:44:00Z"/>
                    <w:color w:val="000000"/>
                    <w:sz w:val="20"/>
                    <w:szCs w:val="20"/>
                  </w:rPr>
                </w:rPrChange>
              </w:rPr>
            </w:pPr>
            <w:ins w:id="40216" w:author="James Vu" w:date="2024-04-18T23:44:00Z">
              <w:r w:rsidRPr="00B053AF">
                <w:rPr>
                  <w:color w:val="000000"/>
                  <w:rPrChange w:id="40217" w:author="James Vu" w:date="2024-04-18T23:49:00Z">
                    <w:rPr>
                      <w:color w:val="000000"/>
                      <w:sz w:val="20"/>
                      <w:szCs w:val="20"/>
                    </w:rPr>
                  </w:rPrChange>
                </w:rPr>
                <w:t> </w:t>
              </w:r>
            </w:ins>
          </w:p>
        </w:tc>
      </w:tr>
      <w:tr w:rsidR="00B053AF" w:rsidRPr="00B053AF" w14:paraId="58FB54A2" w14:textId="77777777" w:rsidTr="003C02FF">
        <w:trPr>
          <w:trHeight w:val="360"/>
          <w:ins w:id="40218" w:author="James Vu" w:date="2024-04-18T23:44:00Z"/>
          <w:trPrChange w:id="40219" w:author="James Vu" w:date="2024-04-19T00:26:00Z">
            <w:trPr>
              <w:trHeight w:val="360"/>
            </w:trPr>
          </w:trPrChange>
        </w:trPr>
        <w:tc>
          <w:tcPr>
            <w:tcW w:w="0" w:type="auto"/>
            <w:shd w:val="clear" w:color="auto" w:fill="auto"/>
            <w:vAlign w:val="center"/>
            <w:hideMark/>
            <w:tcPrChange w:id="40220" w:author="James Vu" w:date="2024-04-19T00:26:00Z">
              <w:tcPr>
                <w:tcW w:w="0" w:type="auto"/>
                <w:tcBorders>
                  <w:top w:val="nil"/>
                  <w:left w:val="single" w:sz="4" w:space="0" w:color="auto"/>
                  <w:bottom w:val="single" w:sz="4" w:space="0" w:color="auto"/>
                  <w:right w:val="single" w:sz="4" w:space="0" w:color="auto"/>
                </w:tcBorders>
                <w:shd w:val="clear" w:color="000000" w:fill="FFFFFF"/>
                <w:vAlign w:val="center"/>
                <w:hideMark/>
              </w:tcPr>
            </w:tcPrChange>
          </w:tcPr>
          <w:p w14:paraId="2E95B80F" w14:textId="77777777" w:rsidR="00B053AF" w:rsidRPr="00B053AF" w:rsidRDefault="00B053AF">
            <w:pPr>
              <w:jc w:val="center"/>
              <w:rPr>
                <w:ins w:id="40221" w:author="James Vu" w:date="2024-04-18T23:44:00Z"/>
                <w:color w:val="000000"/>
                <w:rPrChange w:id="40222" w:author="James Vu" w:date="2024-04-18T23:49:00Z">
                  <w:rPr>
                    <w:ins w:id="40223" w:author="James Vu" w:date="2024-04-18T23:44:00Z"/>
                    <w:color w:val="000000"/>
                    <w:sz w:val="26"/>
                    <w:szCs w:val="26"/>
                  </w:rPr>
                </w:rPrChange>
              </w:rPr>
            </w:pPr>
            <w:ins w:id="40224" w:author="James Vu" w:date="2024-04-18T23:44:00Z">
              <w:r w:rsidRPr="00B053AF">
                <w:rPr>
                  <w:color w:val="000000"/>
                  <w:rPrChange w:id="40225" w:author="James Vu" w:date="2024-04-18T23:49:00Z">
                    <w:rPr>
                      <w:color w:val="000000"/>
                      <w:sz w:val="26"/>
                      <w:szCs w:val="26"/>
                    </w:rPr>
                  </w:rPrChange>
                </w:rPr>
                <w:t>6</w:t>
              </w:r>
            </w:ins>
          </w:p>
        </w:tc>
        <w:tc>
          <w:tcPr>
            <w:tcW w:w="0" w:type="auto"/>
            <w:shd w:val="clear" w:color="auto" w:fill="auto"/>
            <w:vAlign w:val="center"/>
            <w:hideMark/>
            <w:tcPrChange w:id="40226" w:author="James Vu" w:date="2024-04-19T00:26:00Z">
              <w:tcPr>
                <w:tcW w:w="0" w:type="auto"/>
                <w:tcBorders>
                  <w:top w:val="nil"/>
                  <w:left w:val="nil"/>
                  <w:bottom w:val="single" w:sz="4" w:space="0" w:color="auto"/>
                  <w:right w:val="single" w:sz="4" w:space="0" w:color="auto"/>
                </w:tcBorders>
                <w:shd w:val="clear" w:color="000000" w:fill="FFFFFF"/>
                <w:vAlign w:val="center"/>
                <w:hideMark/>
              </w:tcPr>
            </w:tcPrChange>
          </w:tcPr>
          <w:p w14:paraId="40C2EED1" w14:textId="77777777" w:rsidR="00B053AF" w:rsidRPr="00B053AF" w:rsidRDefault="00B053AF">
            <w:pPr>
              <w:rPr>
                <w:ins w:id="40227" w:author="James Vu" w:date="2024-04-18T23:44:00Z"/>
                <w:color w:val="000000"/>
                <w:rPrChange w:id="40228" w:author="James Vu" w:date="2024-04-18T23:49:00Z">
                  <w:rPr>
                    <w:ins w:id="40229" w:author="James Vu" w:date="2024-04-18T23:44:00Z"/>
                    <w:color w:val="000000"/>
                    <w:sz w:val="26"/>
                    <w:szCs w:val="26"/>
                  </w:rPr>
                </w:rPrChange>
              </w:rPr>
            </w:pPr>
            <w:ins w:id="40230" w:author="James Vu" w:date="2024-04-18T23:44:00Z">
              <w:r w:rsidRPr="00B053AF">
                <w:rPr>
                  <w:color w:val="000000"/>
                  <w:rPrChange w:id="40231" w:author="James Vu" w:date="2024-04-18T23:49:00Z">
                    <w:rPr>
                      <w:color w:val="000000"/>
                      <w:sz w:val="26"/>
                      <w:szCs w:val="26"/>
                    </w:rPr>
                  </w:rPrChange>
                </w:rPr>
                <w:t>Thuế giá trị gia tăng</w:t>
              </w:r>
            </w:ins>
          </w:p>
        </w:tc>
        <w:tc>
          <w:tcPr>
            <w:tcW w:w="0" w:type="auto"/>
            <w:shd w:val="clear" w:color="auto" w:fill="auto"/>
            <w:vAlign w:val="center"/>
            <w:hideMark/>
            <w:tcPrChange w:id="4023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15099D3" w14:textId="77777777" w:rsidR="00B053AF" w:rsidRPr="00B053AF" w:rsidRDefault="00B053AF">
            <w:pPr>
              <w:jc w:val="center"/>
              <w:rPr>
                <w:ins w:id="40233" w:author="James Vu" w:date="2024-04-18T23:44:00Z"/>
                <w:i/>
                <w:iCs/>
                <w:color w:val="000000"/>
                <w:rPrChange w:id="40234" w:author="James Vu" w:date="2024-04-18T23:49:00Z">
                  <w:rPr>
                    <w:ins w:id="40235" w:author="James Vu" w:date="2024-04-18T23:44:00Z"/>
                    <w:i/>
                    <w:iCs/>
                    <w:color w:val="000000"/>
                    <w:sz w:val="22"/>
                    <w:szCs w:val="22"/>
                  </w:rPr>
                </w:rPrChange>
              </w:rPr>
            </w:pPr>
            <w:ins w:id="40236" w:author="James Vu" w:date="2024-04-18T23:44:00Z">
              <w:r w:rsidRPr="00B053AF">
                <w:rPr>
                  <w:i/>
                  <w:iCs/>
                  <w:color w:val="000000"/>
                  <w:rPrChange w:id="40237" w:author="James Vu" w:date="2024-04-18T23:49:00Z">
                    <w:rPr>
                      <w:i/>
                      <w:iCs/>
                      <w:color w:val="000000"/>
                      <w:sz w:val="22"/>
                      <w:szCs w:val="22"/>
                    </w:rPr>
                  </w:rPrChange>
                </w:rPr>
                <w:t>VAT = 8% x Gthqldatt</w:t>
              </w:r>
            </w:ins>
          </w:p>
        </w:tc>
        <w:tc>
          <w:tcPr>
            <w:tcW w:w="0" w:type="auto"/>
            <w:shd w:val="clear" w:color="auto" w:fill="auto"/>
            <w:hideMark/>
            <w:tcPrChange w:id="40238"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5C29FB95" w14:textId="77777777" w:rsidR="00B053AF" w:rsidRPr="00B053AF" w:rsidRDefault="00B053AF">
            <w:pPr>
              <w:rPr>
                <w:ins w:id="40239" w:author="James Vu" w:date="2024-04-18T23:44:00Z"/>
                <w:color w:val="000000"/>
                <w:rPrChange w:id="40240" w:author="James Vu" w:date="2024-04-18T23:49:00Z">
                  <w:rPr>
                    <w:ins w:id="40241" w:author="James Vu" w:date="2024-04-18T23:44:00Z"/>
                    <w:color w:val="000000"/>
                    <w:sz w:val="20"/>
                    <w:szCs w:val="20"/>
                  </w:rPr>
                </w:rPrChange>
              </w:rPr>
            </w:pPr>
            <w:ins w:id="40242" w:author="James Vu" w:date="2024-04-18T23:44:00Z">
              <w:r w:rsidRPr="00B053AF">
                <w:rPr>
                  <w:color w:val="000000"/>
                  <w:rPrChange w:id="40243" w:author="James Vu" w:date="2024-04-18T23:49:00Z">
                    <w:rPr>
                      <w:color w:val="000000"/>
                      <w:sz w:val="20"/>
                      <w:szCs w:val="20"/>
                    </w:rPr>
                  </w:rPrChange>
                </w:rPr>
                <w:t> </w:t>
              </w:r>
            </w:ins>
          </w:p>
        </w:tc>
        <w:tc>
          <w:tcPr>
            <w:tcW w:w="0" w:type="auto"/>
            <w:shd w:val="clear" w:color="auto" w:fill="auto"/>
            <w:hideMark/>
            <w:tcPrChange w:id="40244"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51A56B5A" w14:textId="77777777" w:rsidR="00B053AF" w:rsidRPr="00B053AF" w:rsidRDefault="00B053AF">
            <w:pPr>
              <w:rPr>
                <w:ins w:id="40245" w:author="James Vu" w:date="2024-04-18T23:44:00Z"/>
                <w:color w:val="000000"/>
                <w:rPrChange w:id="40246" w:author="James Vu" w:date="2024-04-18T23:49:00Z">
                  <w:rPr>
                    <w:ins w:id="40247" w:author="James Vu" w:date="2024-04-18T23:44:00Z"/>
                    <w:color w:val="000000"/>
                    <w:sz w:val="20"/>
                    <w:szCs w:val="20"/>
                  </w:rPr>
                </w:rPrChange>
              </w:rPr>
            </w:pPr>
            <w:ins w:id="40248" w:author="James Vu" w:date="2024-04-18T23:44:00Z">
              <w:r w:rsidRPr="00B053AF">
                <w:rPr>
                  <w:color w:val="000000"/>
                  <w:rPrChange w:id="40249" w:author="James Vu" w:date="2024-04-18T23:49:00Z">
                    <w:rPr>
                      <w:color w:val="000000"/>
                      <w:sz w:val="20"/>
                      <w:szCs w:val="20"/>
                    </w:rPr>
                  </w:rPrChange>
                </w:rPr>
                <w:t> </w:t>
              </w:r>
            </w:ins>
          </w:p>
        </w:tc>
        <w:tc>
          <w:tcPr>
            <w:tcW w:w="0" w:type="auto"/>
            <w:shd w:val="clear" w:color="auto" w:fill="auto"/>
            <w:vAlign w:val="center"/>
            <w:hideMark/>
            <w:tcPrChange w:id="4025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52144EEF" w14:textId="77777777" w:rsidR="00B053AF" w:rsidRPr="00B053AF" w:rsidRDefault="00B053AF">
            <w:pPr>
              <w:jc w:val="right"/>
              <w:rPr>
                <w:ins w:id="40251" w:author="James Vu" w:date="2024-04-18T23:44:00Z"/>
                <w:color w:val="000000"/>
                <w:rPrChange w:id="40252" w:author="James Vu" w:date="2024-04-18T23:49:00Z">
                  <w:rPr>
                    <w:ins w:id="40253" w:author="James Vu" w:date="2024-04-18T23:44:00Z"/>
                    <w:color w:val="000000"/>
                    <w:sz w:val="26"/>
                    <w:szCs w:val="26"/>
                  </w:rPr>
                </w:rPrChange>
              </w:rPr>
            </w:pPr>
            <w:ins w:id="40254" w:author="James Vu" w:date="2024-04-18T23:44:00Z">
              <w:r w:rsidRPr="00B053AF">
                <w:rPr>
                  <w:color w:val="000000"/>
                  <w:rPrChange w:id="40255" w:author="James Vu" w:date="2024-04-18T23:49:00Z">
                    <w:rPr>
                      <w:color w:val="000000"/>
                      <w:sz w:val="26"/>
                      <w:szCs w:val="26"/>
                    </w:rPr>
                  </w:rPrChange>
                </w:rPr>
                <w:t> </w:t>
              </w:r>
            </w:ins>
          </w:p>
        </w:tc>
        <w:tc>
          <w:tcPr>
            <w:tcW w:w="0" w:type="auto"/>
            <w:shd w:val="clear" w:color="auto" w:fill="auto"/>
            <w:hideMark/>
            <w:tcPrChange w:id="40256"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70250E99" w14:textId="77777777" w:rsidR="00B053AF" w:rsidRPr="00B053AF" w:rsidRDefault="00B053AF">
            <w:pPr>
              <w:rPr>
                <w:ins w:id="40257" w:author="James Vu" w:date="2024-04-18T23:44:00Z"/>
                <w:color w:val="000000"/>
                <w:rPrChange w:id="40258" w:author="James Vu" w:date="2024-04-18T23:49:00Z">
                  <w:rPr>
                    <w:ins w:id="40259" w:author="James Vu" w:date="2024-04-18T23:44:00Z"/>
                    <w:color w:val="000000"/>
                    <w:sz w:val="20"/>
                    <w:szCs w:val="20"/>
                  </w:rPr>
                </w:rPrChange>
              </w:rPr>
            </w:pPr>
            <w:ins w:id="40260" w:author="James Vu" w:date="2024-04-18T23:44:00Z">
              <w:r w:rsidRPr="00B053AF">
                <w:rPr>
                  <w:color w:val="000000"/>
                  <w:rPrChange w:id="40261" w:author="James Vu" w:date="2024-04-18T23:49:00Z">
                    <w:rPr>
                      <w:color w:val="000000"/>
                      <w:sz w:val="20"/>
                      <w:szCs w:val="20"/>
                    </w:rPr>
                  </w:rPrChange>
                </w:rPr>
                <w:t> </w:t>
              </w:r>
            </w:ins>
          </w:p>
        </w:tc>
        <w:tc>
          <w:tcPr>
            <w:tcW w:w="0" w:type="auto"/>
            <w:shd w:val="clear" w:color="auto" w:fill="auto"/>
            <w:vAlign w:val="center"/>
            <w:hideMark/>
            <w:tcPrChange w:id="4026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58ADF360" w14:textId="77777777" w:rsidR="00B053AF" w:rsidRPr="00B053AF" w:rsidRDefault="00B053AF">
            <w:pPr>
              <w:jc w:val="right"/>
              <w:rPr>
                <w:ins w:id="40263" w:author="James Vu" w:date="2024-04-18T23:44:00Z"/>
                <w:color w:val="000000"/>
                <w:rPrChange w:id="40264" w:author="James Vu" w:date="2024-04-18T23:49:00Z">
                  <w:rPr>
                    <w:ins w:id="40265" w:author="James Vu" w:date="2024-04-18T23:44:00Z"/>
                    <w:color w:val="000000"/>
                    <w:sz w:val="26"/>
                    <w:szCs w:val="26"/>
                  </w:rPr>
                </w:rPrChange>
              </w:rPr>
            </w:pPr>
            <w:ins w:id="40266" w:author="James Vu" w:date="2024-04-18T23:44:00Z">
              <w:r w:rsidRPr="00B053AF">
                <w:rPr>
                  <w:color w:val="000000"/>
                  <w:rPrChange w:id="40267" w:author="James Vu" w:date="2024-04-18T23:49:00Z">
                    <w:rPr>
                      <w:color w:val="000000"/>
                      <w:sz w:val="26"/>
                      <w:szCs w:val="26"/>
                    </w:rPr>
                  </w:rPrChange>
                </w:rPr>
                <w:t>203.262.818</w:t>
              </w:r>
            </w:ins>
          </w:p>
        </w:tc>
        <w:tc>
          <w:tcPr>
            <w:tcW w:w="0" w:type="auto"/>
            <w:shd w:val="clear" w:color="auto" w:fill="auto"/>
            <w:hideMark/>
            <w:tcPrChange w:id="40268"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245E8404" w14:textId="77777777" w:rsidR="00B053AF" w:rsidRPr="00B053AF" w:rsidRDefault="00B053AF">
            <w:pPr>
              <w:rPr>
                <w:ins w:id="40269" w:author="James Vu" w:date="2024-04-18T23:44:00Z"/>
                <w:color w:val="000000"/>
                <w:rPrChange w:id="40270" w:author="James Vu" w:date="2024-04-18T23:49:00Z">
                  <w:rPr>
                    <w:ins w:id="40271" w:author="James Vu" w:date="2024-04-18T23:44:00Z"/>
                    <w:color w:val="000000"/>
                    <w:sz w:val="20"/>
                    <w:szCs w:val="20"/>
                  </w:rPr>
                </w:rPrChange>
              </w:rPr>
            </w:pPr>
            <w:ins w:id="40272" w:author="James Vu" w:date="2024-04-18T23:44:00Z">
              <w:r w:rsidRPr="00B053AF">
                <w:rPr>
                  <w:color w:val="000000"/>
                  <w:rPrChange w:id="40273" w:author="James Vu" w:date="2024-04-18T23:49:00Z">
                    <w:rPr>
                      <w:color w:val="000000"/>
                      <w:sz w:val="20"/>
                      <w:szCs w:val="20"/>
                    </w:rPr>
                  </w:rPrChange>
                </w:rPr>
                <w:t> </w:t>
              </w:r>
            </w:ins>
          </w:p>
        </w:tc>
      </w:tr>
      <w:tr w:rsidR="00B053AF" w:rsidRPr="00B053AF" w14:paraId="4F634712" w14:textId="77777777" w:rsidTr="003C02FF">
        <w:trPr>
          <w:trHeight w:val="360"/>
          <w:ins w:id="40274" w:author="James Vu" w:date="2024-04-18T23:44:00Z"/>
          <w:trPrChange w:id="40275" w:author="James Vu" w:date="2024-04-19T00:26:00Z">
            <w:trPr>
              <w:trHeight w:val="360"/>
            </w:trPr>
          </w:trPrChange>
        </w:trPr>
        <w:tc>
          <w:tcPr>
            <w:tcW w:w="0" w:type="auto"/>
            <w:shd w:val="clear" w:color="auto" w:fill="auto"/>
            <w:vAlign w:val="center"/>
            <w:hideMark/>
            <w:tcPrChange w:id="40276" w:author="James Vu" w:date="2024-04-19T00:26:00Z">
              <w:tcPr>
                <w:tcW w:w="0" w:type="auto"/>
                <w:tcBorders>
                  <w:top w:val="nil"/>
                  <w:left w:val="single" w:sz="4" w:space="0" w:color="auto"/>
                  <w:bottom w:val="single" w:sz="4" w:space="0" w:color="auto"/>
                  <w:right w:val="single" w:sz="4" w:space="0" w:color="auto"/>
                </w:tcBorders>
                <w:shd w:val="clear" w:color="000000" w:fill="FFFFFF"/>
                <w:vAlign w:val="center"/>
                <w:hideMark/>
              </w:tcPr>
            </w:tcPrChange>
          </w:tcPr>
          <w:p w14:paraId="3CEABA1F" w14:textId="77777777" w:rsidR="00B053AF" w:rsidRPr="00B053AF" w:rsidRDefault="00B053AF">
            <w:pPr>
              <w:jc w:val="center"/>
              <w:rPr>
                <w:ins w:id="40277" w:author="James Vu" w:date="2024-04-18T23:44:00Z"/>
                <w:color w:val="000000"/>
                <w:rPrChange w:id="40278" w:author="James Vu" w:date="2024-04-18T23:49:00Z">
                  <w:rPr>
                    <w:ins w:id="40279" w:author="James Vu" w:date="2024-04-18T23:44:00Z"/>
                    <w:color w:val="000000"/>
                    <w:sz w:val="26"/>
                    <w:szCs w:val="26"/>
                  </w:rPr>
                </w:rPrChange>
              </w:rPr>
            </w:pPr>
            <w:ins w:id="40280" w:author="James Vu" w:date="2024-04-18T23:44:00Z">
              <w:r w:rsidRPr="00B053AF">
                <w:rPr>
                  <w:color w:val="000000"/>
                  <w:rPrChange w:id="40281" w:author="James Vu" w:date="2024-04-18T23:49:00Z">
                    <w:rPr>
                      <w:color w:val="000000"/>
                      <w:sz w:val="26"/>
                      <w:szCs w:val="26"/>
                    </w:rPr>
                  </w:rPrChange>
                </w:rPr>
                <w:t> </w:t>
              </w:r>
            </w:ins>
          </w:p>
        </w:tc>
        <w:tc>
          <w:tcPr>
            <w:tcW w:w="0" w:type="auto"/>
            <w:shd w:val="clear" w:color="auto" w:fill="auto"/>
            <w:vAlign w:val="center"/>
            <w:hideMark/>
            <w:tcPrChange w:id="4028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3F306FD" w14:textId="77777777" w:rsidR="00B053AF" w:rsidRPr="00B053AF" w:rsidRDefault="00B053AF">
            <w:pPr>
              <w:rPr>
                <w:ins w:id="40283" w:author="James Vu" w:date="2024-04-18T23:44:00Z"/>
                <w:b/>
                <w:bCs/>
                <w:color w:val="000000"/>
                <w:rPrChange w:id="40284" w:author="James Vu" w:date="2024-04-18T23:49:00Z">
                  <w:rPr>
                    <w:ins w:id="40285" w:author="James Vu" w:date="2024-04-18T23:44:00Z"/>
                    <w:b/>
                    <w:bCs/>
                    <w:color w:val="000000"/>
                    <w:sz w:val="26"/>
                    <w:szCs w:val="26"/>
                  </w:rPr>
                </w:rPrChange>
              </w:rPr>
            </w:pPr>
            <w:ins w:id="40286" w:author="James Vu" w:date="2024-04-18T23:44:00Z">
              <w:r w:rsidRPr="00B053AF">
                <w:rPr>
                  <w:b/>
                  <w:bCs/>
                  <w:color w:val="000000"/>
                  <w:rPrChange w:id="40287" w:author="James Vu" w:date="2024-04-18T23:49:00Z">
                    <w:rPr>
                      <w:b/>
                      <w:bCs/>
                      <w:color w:val="000000"/>
                      <w:sz w:val="26"/>
                      <w:szCs w:val="26"/>
                    </w:rPr>
                  </w:rPrChange>
                </w:rPr>
                <w:t>Chi phí trước thuế</w:t>
              </w:r>
            </w:ins>
          </w:p>
        </w:tc>
        <w:tc>
          <w:tcPr>
            <w:tcW w:w="0" w:type="auto"/>
            <w:shd w:val="clear" w:color="auto" w:fill="auto"/>
            <w:vAlign w:val="center"/>
            <w:hideMark/>
            <w:tcPrChange w:id="4028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6D5FD593" w14:textId="77777777" w:rsidR="00B053AF" w:rsidRPr="00B053AF" w:rsidRDefault="00B053AF">
            <w:pPr>
              <w:jc w:val="center"/>
              <w:rPr>
                <w:ins w:id="40289" w:author="James Vu" w:date="2024-04-18T23:44:00Z"/>
                <w:i/>
                <w:iCs/>
                <w:color w:val="000000"/>
                <w:rPrChange w:id="40290" w:author="James Vu" w:date="2024-04-18T23:49:00Z">
                  <w:rPr>
                    <w:ins w:id="40291" w:author="James Vu" w:date="2024-04-18T23:44:00Z"/>
                    <w:i/>
                    <w:iCs/>
                    <w:color w:val="000000"/>
                    <w:sz w:val="22"/>
                    <w:szCs w:val="22"/>
                  </w:rPr>
                </w:rPrChange>
              </w:rPr>
            </w:pPr>
            <w:ins w:id="40292" w:author="James Vu" w:date="2024-04-18T23:44:00Z">
              <w:r w:rsidRPr="00B053AF">
                <w:rPr>
                  <w:i/>
                  <w:iCs/>
                  <w:color w:val="000000"/>
                  <w:rPrChange w:id="40293" w:author="James Vu" w:date="2024-04-18T23:49:00Z">
                    <w:rPr>
                      <w:i/>
                      <w:iCs/>
                      <w:color w:val="000000"/>
                      <w:sz w:val="22"/>
                      <w:szCs w:val="22"/>
                    </w:rPr>
                  </w:rPrChange>
                </w:rPr>
                <w:t>Gqldatt</w:t>
              </w:r>
            </w:ins>
          </w:p>
        </w:tc>
        <w:tc>
          <w:tcPr>
            <w:tcW w:w="0" w:type="auto"/>
            <w:shd w:val="clear" w:color="auto" w:fill="auto"/>
            <w:vAlign w:val="bottom"/>
            <w:hideMark/>
            <w:tcPrChange w:id="40294" w:author="James Vu" w:date="2024-04-19T00:26:00Z">
              <w:tcPr>
                <w:tcW w:w="0" w:type="auto"/>
                <w:tcBorders>
                  <w:top w:val="nil"/>
                  <w:left w:val="nil"/>
                  <w:bottom w:val="single" w:sz="4" w:space="0" w:color="auto"/>
                  <w:right w:val="single" w:sz="4" w:space="0" w:color="auto"/>
                </w:tcBorders>
                <w:shd w:val="clear" w:color="auto" w:fill="auto"/>
                <w:vAlign w:val="bottom"/>
                <w:hideMark/>
              </w:tcPr>
            </w:tcPrChange>
          </w:tcPr>
          <w:p w14:paraId="1091550D" w14:textId="77777777" w:rsidR="00B053AF" w:rsidRPr="00B053AF" w:rsidRDefault="00B053AF">
            <w:pPr>
              <w:rPr>
                <w:ins w:id="40295" w:author="James Vu" w:date="2024-04-18T23:44:00Z"/>
                <w:rFonts w:ascii="Calibri" w:hAnsi="Calibri" w:cs="Calibri"/>
                <w:color w:val="000000"/>
                <w:rPrChange w:id="40296" w:author="James Vu" w:date="2024-04-18T23:49:00Z">
                  <w:rPr>
                    <w:ins w:id="40297" w:author="James Vu" w:date="2024-04-18T23:44:00Z"/>
                    <w:rFonts w:ascii="Calibri" w:hAnsi="Calibri" w:cs="Calibri"/>
                    <w:color w:val="000000"/>
                    <w:sz w:val="22"/>
                    <w:szCs w:val="22"/>
                  </w:rPr>
                </w:rPrChange>
              </w:rPr>
            </w:pPr>
            <w:ins w:id="40298" w:author="James Vu" w:date="2024-04-18T23:44:00Z">
              <w:r w:rsidRPr="00B053AF">
                <w:rPr>
                  <w:rFonts w:ascii="Calibri" w:hAnsi="Calibri" w:cs="Calibri"/>
                  <w:color w:val="000000"/>
                  <w:rPrChange w:id="40299" w:author="James Vu" w:date="2024-04-18T23:49:00Z">
                    <w:rPr>
                      <w:rFonts w:ascii="Calibri" w:hAnsi="Calibri" w:cs="Calibri"/>
                      <w:color w:val="000000"/>
                      <w:sz w:val="22"/>
                      <w:szCs w:val="22"/>
                    </w:rPr>
                  </w:rPrChange>
                </w:rPr>
                <w:t> </w:t>
              </w:r>
            </w:ins>
          </w:p>
        </w:tc>
        <w:tc>
          <w:tcPr>
            <w:tcW w:w="0" w:type="auto"/>
            <w:shd w:val="clear" w:color="auto" w:fill="auto"/>
            <w:vAlign w:val="bottom"/>
            <w:hideMark/>
            <w:tcPrChange w:id="40300" w:author="James Vu" w:date="2024-04-19T00:26:00Z">
              <w:tcPr>
                <w:tcW w:w="0" w:type="auto"/>
                <w:tcBorders>
                  <w:top w:val="nil"/>
                  <w:left w:val="nil"/>
                  <w:bottom w:val="single" w:sz="4" w:space="0" w:color="auto"/>
                  <w:right w:val="single" w:sz="4" w:space="0" w:color="auto"/>
                </w:tcBorders>
                <w:shd w:val="clear" w:color="auto" w:fill="auto"/>
                <w:vAlign w:val="bottom"/>
                <w:hideMark/>
              </w:tcPr>
            </w:tcPrChange>
          </w:tcPr>
          <w:p w14:paraId="327895BC" w14:textId="77777777" w:rsidR="00B053AF" w:rsidRPr="00B053AF" w:rsidRDefault="00B053AF">
            <w:pPr>
              <w:rPr>
                <w:ins w:id="40301" w:author="James Vu" w:date="2024-04-18T23:44:00Z"/>
                <w:rFonts w:ascii="Calibri" w:hAnsi="Calibri" w:cs="Calibri"/>
                <w:color w:val="000000"/>
                <w:rPrChange w:id="40302" w:author="James Vu" w:date="2024-04-18T23:49:00Z">
                  <w:rPr>
                    <w:ins w:id="40303" w:author="James Vu" w:date="2024-04-18T23:44:00Z"/>
                    <w:rFonts w:ascii="Calibri" w:hAnsi="Calibri" w:cs="Calibri"/>
                    <w:color w:val="000000"/>
                    <w:sz w:val="22"/>
                    <w:szCs w:val="22"/>
                  </w:rPr>
                </w:rPrChange>
              </w:rPr>
            </w:pPr>
            <w:ins w:id="40304" w:author="James Vu" w:date="2024-04-18T23:44:00Z">
              <w:r w:rsidRPr="00B053AF">
                <w:rPr>
                  <w:rFonts w:ascii="Calibri" w:hAnsi="Calibri" w:cs="Calibri"/>
                  <w:color w:val="000000"/>
                  <w:rPrChange w:id="40305" w:author="James Vu" w:date="2024-04-18T23:49:00Z">
                    <w:rPr>
                      <w:rFonts w:ascii="Calibri" w:hAnsi="Calibri" w:cs="Calibri"/>
                      <w:color w:val="000000"/>
                      <w:sz w:val="22"/>
                      <w:szCs w:val="22"/>
                    </w:rPr>
                  </w:rPrChange>
                </w:rPr>
                <w:t> </w:t>
              </w:r>
            </w:ins>
          </w:p>
        </w:tc>
        <w:tc>
          <w:tcPr>
            <w:tcW w:w="0" w:type="auto"/>
            <w:shd w:val="clear" w:color="auto" w:fill="auto"/>
            <w:vAlign w:val="bottom"/>
            <w:hideMark/>
            <w:tcPrChange w:id="40306" w:author="James Vu" w:date="2024-04-19T00:26:00Z">
              <w:tcPr>
                <w:tcW w:w="0" w:type="auto"/>
                <w:tcBorders>
                  <w:top w:val="nil"/>
                  <w:left w:val="nil"/>
                  <w:bottom w:val="single" w:sz="4" w:space="0" w:color="auto"/>
                  <w:right w:val="single" w:sz="4" w:space="0" w:color="auto"/>
                </w:tcBorders>
                <w:shd w:val="clear" w:color="auto" w:fill="auto"/>
                <w:vAlign w:val="bottom"/>
                <w:hideMark/>
              </w:tcPr>
            </w:tcPrChange>
          </w:tcPr>
          <w:p w14:paraId="5715281C" w14:textId="77777777" w:rsidR="00B053AF" w:rsidRPr="00B053AF" w:rsidRDefault="00B053AF">
            <w:pPr>
              <w:rPr>
                <w:ins w:id="40307" w:author="James Vu" w:date="2024-04-18T23:44:00Z"/>
                <w:rFonts w:ascii="Calibri" w:hAnsi="Calibri" w:cs="Calibri"/>
                <w:color w:val="000000"/>
                <w:rPrChange w:id="40308" w:author="James Vu" w:date="2024-04-18T23:49:00Z">
                  <w:rPr>
                    <w:ins w:id="40309" w:author="James Vu" w:date="2024-04-18T23:44:00Z"/>
                    <w:rFonts w:ascii="Calibri" w:hAnsi="Calibri" w:cs="Calibri"/>
                    <w:color w:val="000000"/>
                    <w:sz w:val="22"/>
                    <w:szCs w:val="22"/>
                  </w:rPr>
                </w:rPrChange>
              </w:rPr>
            </w:pPr>
            <w:ins w:id="40310" w:author="James Vu" w:date="2024-04-18T23:44:00Z">
              <w:r w:rsidRPr="00B053AF">
                <w:rPr>
                  <w:rFonts w:ascii="Calibri" w:hAnsi="Calibri" w:cs="Calibri"/>
                  <w:color w:val="000000"/>
                  <w:rPrChange w:id="40311" w:author="James Vu" w:date="2024-04-18T23:49:00Z">
                    <w:rPr>
                      <w:rFonts w:ascii="Calibri" w:hAnsi="Calibri" w:cs="Calibri"/>
                      <w:color w:val="000000"/>
                      <w:sz w:val="22"/>
                      <w:szCs w:val="22"/>
                    </w:rPr>
                  </w:rPrChange>
                </w:rPr>
                <w:t> </w:t>
              </w:r>
            </w:ins>
          </w:p>
        </w:tc>
        <w:tc>
          <w:tcPr>
            <w:tcW w:w="0" w:type="auto"/>
            <w:shd w:val="clear" w:color="auto" w:fill="auto"/>
            <w:vAlign w:val="bottom"/>
            <w:hideMark/>
            <w:tcPrChange w:id="40312" w:author="James Vu" w:date="2024-04-19T00:26:00Z">
              <w:tcPr>
                <w:tcW w:w="0" w:type="auto"/>
                <w:tcBorders>
                  <w:top w:val="nil"/>
                  <w:left w:val="nil"/>
                  <w:bottom w:val="single" w:sz="4" w:space="0" w:color="auto"/>
                  <w:right w:val="single" w:sz="4" w:space="0" w:color="auto"/>
                </w:tcBorders>
                <w:shd w:val="clear" w:color="auto" w:fill="auto"/>
                <w:vAlign w:val="bottom"/>
                <w:hideMark/>
              </w:tcPr>
            </w:tcPrChange>
          </w:tcPr>
          <w:p w14:paraId="61B099B4" w14:textId="77777777" w:rsidR="00B053AF" w:rsidRPr="00B053AF" w:rsidRDefault="00B053AF">
            <w:pPr>
              <w:rPr>
                <w:ins w:id="40313" w:author="James Vu" w:date="2024-04-18T23:44:00Z"/>
                <w:rFonts w:ascii="Calibri" w:hAnsi="Calibri" w:cs="Calibri"/>
                <w:color w:val="000000"/>
                <w:rPrChange w:id="40314" w:author="James Vu" w:date="2024-04-18T23:49:00Z">
                  <w:rPr>
                    <w:ins w:id="40315" w:author="James Vu" w:date="2024-04-18T23:44:00Z"/>
                    <w:rFonts w:ascii="Calibri" w:hAnsi="Calibri" w:cs="Calibri"/>
                    <w:color w:val="000000"/>
                    <w:sz w:val="22"/>
                    <w:szCs w:val="22"/>
                  </w:rPr>
                </w:rPrChange>
              </w:rPr>
            </w:pPr>
            <w:ins w:id="40316" w:author="James Vu" w:date="2024-04-18T23:44:00Z">
              <w:r w:rsidRPr="00B053AF">
                <w:rPr>
                  <w:rFonts w:ascii="Calibri" w:hAnsi="Calibri" w:cs="Calibri"/>
                  <w:color w:val="000000"/>
                  <w:rPrChange w:id="40317" w:author="James Vu" w:date="2024-04-18T23:49:00Z">
                    <w:rPr>
                      <w:rFonts w:ascii="Calibri" w:hAnsi="Calibri" w:cs="Calibri"/>
                      <w:color w:val="000000"/>
                      <w:sz w:val="22"/>
                      <w:szCs w:val="22"/>
                    </w:rPr>
                  </w:rPrChange>
                </w:rPr>
                <w:t> </w:t>
              </w:r>
            </w:ins>
          </w:p>
        </w:tc>
        <w:tc>
          <w:tcPr>
            <w:tcW w:w="0" w:type="auto"/>
            <w:shd w:val="clear" w:color="auto" w:fill="auto"/>
            <w:vAlign w:val="center"/>
            <w:hideMark/>
            <w:tcPrChange w:id="4031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F057EEF" w14:textId="77777777" w:rsidR="00B053AF" w:rsidRPr="00B053AF" w:rsidRDefault="00B053AF">
            <w:pPr>
              <w:jc w:val="right"/>
              <w:rPr>
                <w:ins w:id="40319" w:author="James Vu" w:date="2024-04-18T23:44:00Z"/>
                <w:b/>
                <w:bCs/>
                <w:color w:val="000000"/>
                <w:rPrChange w:id="40320" w:author="James Vu" w:date="2024-04-18T23:49:00Z">
                  <w:rPr>
                    <w:ins w:id="40321" w:author="James Vu" w:date="2024-04-18T23:44:00Z"/>
                    <w:b/>
                    <w:bCs/>
                    <w:color w:val="000000"/>
                    <w:sz w:val="26"/>
                    <w:szCs w:val="26"/>
                  </w:rPr>
                </w:rPrChange>
              </w:rPr>
            </w:pPr>
            <w:ins w:id="40322" w:author="James Vu" w:date="2024-04-18T23:44:00Z">
              <w:r w:rsidRPr="00B053AF">
                <w:rPr>
                  <w:b/>
                  <w:bCs/>
                  <w:color w:val="000000"/>
                  <w:rPrChange w:id="40323" w:author="James Vu" w:date="2024-04-18T23:49:00Z">
                    <w:rPr>
                      <w:b/>
                      <w:bCs/>
                      <w:color w:val="000000"/>
                      <w:sz w:val="26"/>
                      <w:szCs w:val="26"/>
                    </w:rPr>
                  </w:rPrChange>
                </w:rPr>
                <w:t>2.540.785.227</w:t>
              </w:r>
            </w:ins>
          </w:p>
        </w:tc>
        <w:tc>
          <w:tcPr>
            <w:tcW w:w="0" w:type="auto"/>
            <w:shd w:val="clear" w:color="auto" w:fill="auto"/>
            <w:vAlign w:val="bottom"/>
            <w:hideMark/>
            <w:tcPrChange w:id="40324" w:author="James Vu" w:date="2024-04-19T00:26:00Z">
              <w:tcPr>
                <w:tcW w:w="0" w:type="auto"/>
                <w:tcBorders>
                  <w:top w:val="nil"/>
                  <w:left w:val="nil"/>
                  <w:bottom w:val="single" w:sz="4" w:space="0" w:color="auto"/>
                  <w:right w:val="single" w:sz="4" w:space="0" w:color="auto"/>
                </w:tcBorders>
                <w:shd w:val="clear" w:color="auto" w:fill="auto"/>
                <w:vAlign w:val="bottom"/>
                <w:hideMark/>
              </w:tcPr>
            </w:tcPrChange>
          </w:tcPr>
          <w:p w14:paraId="20E369EC" w14:textId="77777777" w:rsidR="00B053AF" w:rsidRPr="00B053AF" w:rsidRDefault="00B053AF">
            <w:pPr>
              <w:rPr>
                <w:ins w:id="40325" w:author="James Vu" w:date="2024-04-18T23:44:00Z"/>
                <w:rFonts w:ascii="Calibri" w:hAnsi="Calibri" w:cs="Calibri"/>
                <w:color w:val="000000"/>
                <w:rPrChange w:id="40326" w:author="James Vu" w:date="2024-04-18T23:49:00Z">
                  <w:rPr>
                    <w:ins w:id="40327" w:author="James Vu" w:date="2024-04-18T23:44:00Z"/>
                    <w:rFonts w:ascii="Calibri" w:hAnsi="Calibri" w:cs="Calibri"/>
                    <w:color w:val="000000"/>
                    <w:sz w:val="22"/>
                    <w:szCs w:val="22"/>
                  </w:rPr>
                </w:rPrChange>
              </w:rPr>
            </w:pPr>
            <w:ins w:id="40328" w:author="James Vu" w:date="2024-04-18T23:44:00Z">
              <w:r w:rsidRPr="00B053AF">
                <w:rPr>
                  <w:rFonts w:ascii="Calibri" w:hAnsi="Calibri" w:cs="Calibri"/>
                  <w:color w:val="000000"/>
                  <w:rPrChange w:id="40329" w:author="James Vu" w:date="2024-04-18T23:49:00Z">
                    <w:rPr>
                      <w:rFonts w:ascii="Calibri" w:hAnsi="Calibri" w:cs="Calibri"/>
                      <w:color w:val="000000"/>
                      <w:sz w:val="22"/>
                      <w:szCs w:val="22"/>
                    </w:rPr>
                  </w:rPrChange>
                </w:rPr>
                <w:t> </w:t>
              </w:r>
            </w:ins>
          </w:p>
        </w:tc>
      </w:tr>
      <w:tr w:rsidR="00B053AF" w:rsidRPr="00B053AF" w14:paraId="49DD49A6" w14:textId="77777777" w:rsidTr="003C02FF">
        <w:trPr>
          <w:trHeight w:val="360"/>
          <w:ins w:id="40330" w:author="James Vu" w:date="2024-04-18T23:44:00Z"/>
          <w:trPrChange w:id="40331" w:author="James Vu" w:date="2024-04-19T00:26:00Z">
            <w:trPr>
              <w:trHeight w:val="360"/>
            </w:trPr>
          </w:trPrChange>
        </w:trPr>
        <w:tc>
          <w:tcPr>
            <w:tcW w:w="0" w:type="auto"/>
            <w:shd w:val="clear" w:color="auto" w:fill="auto"/>
            <w:hideMark/>
            <w:tcPrChange w:id="40332" w:author="James Vu" w:date="2024-04-19T00:26:00Z">
              <w:tcPr>
                <w:tcW w:w="0" w:type="auto"/>
                <w:tcBorders>
                  <w:top w:val="nil"/>
                  <w:left w:val="single" w:sz="4" w:space="0" w:color="auto"/>
                  <w:bottom w:val="single" w:sz="4" w:space="0" w:color="auto"/>
                  <w:right w:val="single" w:sz="4" w:space="0" w:color="auto"/>
                </w:tcBorders>
                <w:shd w:val="clear" w:color="auto" w:fill="auto"/>
                <w:hideMark/>
              </w:tcPr>
            </w:tcPrChange>
          </w:tcPr>
          <w:p w14:paraId="2EAA4A31" w14:textId="77777777" w:rsidR="00B053AF" w:rsidRPr="00B053AF" w:rsidRDefault="00B053AF">
            <w:pPr>
              <w:rPr>
                <w:ins w:id="40333" w:author="James Vu" w:date="2024-04-18T23:44:00Z"/>
                <w:color w:val="000000"/>
                <w:rPrChange w:id="40334" w:author="James Vu" w:date="2024-04-18T23:49:00Z">
                  <w:rPr>
                    <w:ins w:id="40335" w:author="James Vu" w:date="2024-04-18T23:44:00Z"/>
                    <w:color w:val="000000"/>
                    <w:sz w:val="20"/>
                    <w:szCs w:val="20"/>
                  </w:rPr>
                </w:rPrChange>
              </w:rPr>
            </w:pPr>
            <w:ins w:id="40336" w:author="James Vu" w:date="2024-04-18T23:44:00Z">
              <w:r w:rsidRPr="00B053AF">
                <w:rPr>
                  <w:color w:val="000000"/>
                  <w:rPrChange w:id="40337" w:author="James Vu" w:date="2024-04-18T23:49:00Z">
                    <w:rPr>
                      <w:color w:val="000000"/>
                      <w:sz w:val="20"/>
                      <w:szCs w:val="20"/>
                    </w:rPr>
                  </w:rPrChange>
                </w:rPr>
                <w:lastRenderedPageBreak/>
                <w:t> </w:t>
              </w:r>
            </w:ins>
          </w:p>
        </w:tc>
        <w:tc>
          <w:tcPr>
            <w:tcW w:w="0" w:type="auto"/>
            <w:shd w:val="clear" w:color="auto" w:fill="auto"/>
            <w:vAlign w:val="center"/>
            <w:hideMark/>
            <w:tcPrChange w:id="4033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55ED0CAC" w14:textId="77777777" w:rsidR="00B053AF" w:rsidRPr="00B053AF" w:rsidRDefault="00B053AF">
            <w:pPr>
              <w:rPr>
                <w:ins w:id="40339" w:author="James Vu" w:date="2024-04-18T23:44:00Z"/>
                <w:b/>
                <w:bCs/>
                <w:color w:val="000000"/>
                <w:rPrChange w:id="40340" w:author="James Vu" w:date="2024-04-18T23:49:00Z">
                  <w:rPr>
                    <w:ins w:id="40341" w:author="James Vu" w:date="2024-04-18T23:44:00Z"/>
                    <w:b/>
                    <w:bCs/>
                    <w:color w:val="000000"/>
                    <w:sz w:val="26"/>
                    <w:szCs w:val="26"/>
                  </w:rPr>
                </w:rPrChange>
              </w:rPr>
            </w:pPr>
            <w:ins w:id="40342" w:author="James Vu" w:date="2024-04-18T23:44:00Z">
              <w:r w:rsidRPr="00B053AF">
                <w:rPr>
                  <w:b/>
                  <w:bCs/>
                  <w:color w:val="000000"/>
                  <w:rPrChange w:id="40343" w:author="James Vu" w:date="2024-04-18T23:49:00Z">
                    <w:rPr>
                      <w:b/>
                      <w:bCs/>
                      <w:color w:val="000000"/>
                      <w:sz w:val="26"/>
                      <w:szCs w:val="26"/>
                    </w:rPr>
                  </w:rPrChange>
                </w:rPr>
                <w:t>Tổng chi phí quản lý dự án</w:t>
              </w:r>
            </w:ins>
          </w:p>
        </w:tc>
        <w:tc>
          <w:tcPr>
            <w:tcW w:w="0" w:type="auto"/>
            <w:shd w:val="clear" w:color="auto" w:fill="auto"/>
            <w:vAlign w:val="center"/>
            <w:hideMark/>
            <w:tcPrChange w:id="4034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020BF848" w14:textId="77777777" w:rsidR="00B053AF" w:rsidRPr="00B053AF" w:rsidRDefault="00B053AF">
            <w:pPr>
              <w:jc w:val="center"/>
              <w:rPr>
                <w:ins w:id="40345" w:author="James Vu" w:date="2024-04-18T23:44:00Z"/>
                <w:i/>
                <w:iCs/>
                <w:color w:val="000000"/>
                <w:rPrChange w:id="40346" w:author="James Vu" w:date="2024-04-18T23:49:00Z">
                  <w:rPr>
                    <w:ins w:id="40347" w:author="James Vu" w:date="2024-04-18T23:44:00Z"/>
                    <w:i/>
                    <w:iCs/>
                    <w:color w:val="000000"/>
                    <w:sz w:val="22"/>
                    <w:szCs w:val="22"/>
                  </w:rPr>
                </w:rPrChange>
              </w:rPr>
            </w:pPr>
            <w:ins w:id="40348" w:author="James Vu" w:date="2024-04-18T23:44:00Z">
              <w:r w:rsidRPr="00B053AF">
                <w:rPr>
                  <w:i/>
                  <w:iCs/>
                  <w:color w:val="000000"/>
                  <w:rPrChange w:id="40349" w:author="James Vu" w:date="2024-04-18T23:49:00Z">
                    <w:rPr>
                      <w:i/>
                      <w:iCs/>
                      <w:color w:val="000000"/>
                      <w:sz w:val="22"/>
                      <w:szCs w:val="22"/>
                    </w:rPr>
                  </w:rPrChange>
                </w:rPr>
                <w:t>Gqlda = Gqldatt + VAT</w:t>
              </w:r>
            </w:ins>
          </w:p>
        </w:tc>
        <w:tc>
          <w:tcPr>
            <w:tcW w:w="0" w:type="auto"/>
            <w:shd w:val="clear" w:color="auto" w:fill="auto"/>
            <w:hideMark/>
            <w:tcPrChange w:id="40350"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204094CF" w14:textId="77777777" w:rsidR="00B053AF" w:rsidRPr="00B053AF" w:rsidRDefault="00B053AF">
            <w:pPr>
              <w:rPr>
                <w:ins w:id="40351" w:author="James Vu" w:date="2024-04-18T23:44:00Z"/>
                <w:color w:val="000000"/>
                <w:rPrChange w:id="40352" w:author="James Vu" w:date="2024-04-18T23:49:00Z">
                  <w:rPr>
                    <w:ins w:id="40353" w:author="James Vu" w:date="2024-04-18T23:44:00Z"/>
                    <w:color w:val="000000"/>
                    <w:sz w:val="20"/>
                    <w:szCs w:val="20"/>
                  </w:rPr>
                </w:rPrChange>
              </w:rPr>
            </w:pPr>
            <w:ins w:id="40354" w:author="James Vu" w:date="2024-04-18T23:44:00Z">
              <w:r w:rsidRPr="00B053AF">
                <w:rPr>
                  <w:color w:val="000000"/>
                  <w:rPrChange w:id="40355" w:author="James Vu" w:date="2024-04-18T23:49:00Z">
                    <w:rPr>
                      <w:color w:val="000000"/>
                      <w:sz w:val="20"/>
                      <w:szCs w:val="20"/>
                    </w:rPr>
                  </w:rPrChange>
                </w:rPr>
                <w:t> </w:t>
              </w:r>
            </w:ins>
          </w:p>
        </w:tc>
        <w:tc>
          <w:tcPr>
            <w:tcW w:w="0" w:type="auto"/>
            <w:shd w:val="clear" w:color="auto" w:fill="auto"/>
            <w:hideMark/>
            <w:tcPrChange w:id="40356"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68999AF2" w14:textId="77777777" w:rsidR="00B053AF" w:rsidRPr="00B053AF" w:rsidRDefault="00B053AF">
            <w:pPr>
              <w:rPr>
                <w:ins w:id="40357" w:author="James Vu" w:date="2024-04-18T23:44:00Z"/>
                <w:color w:val="000000"/>
                <w:rPrChange w:id="40358" w:author="James Vu" w:date="2024-04-18T23:49:00Z">
                  <w:rPr>
                    <w:ins w:id="40359" w:author="James Vu" w:date="2024-04-18T23:44:00Z"/>
                    <w:color w:val="000000"/>
                    <w:sz w:val="20"/>
                    <w:szCs w:val="20"/>
                  </w:rPr>
                </w:rPrChange>
              </w:rPr>
            </w:pPr>
            <w:ins w:id="40360" w:author="James Vu" w:date="2024-04-18T23:44:00Z">
              <w:r w:rsidRPr="00B053AF">
                <w:rPr>
                  <w:color w:val="000000"/>
                  <w:rPrChange w:id="40361" w:author="James Vu" w:date="2024-04-18T23:49:00Z">
                    <w:rPr>
                      <w:color w:val="000000"/>
                      <w:sz w:val="20"/>
                      <w:szCs w:val="20"/>
                    </w:rPr>
                  </w:rPrChange>
                </w:rPr>
                <w:t> </w:t>
              </w:r>
            </w:ins>
          </w:p>
        </w:tc>
        <w:tc>
          <w:tcPr>
            <w:tcW w:w="0" w:type="auto"/>
            <w:shd w:val="clear" w:color="auto" w:fill="auto"/>
            <w:vAlign w:val="center"/>
            <w:hideMark/>
            <w:tcPrChange w:id="4036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67DA2D46" w14:textId="77777777" w:rsidR="00B053AF" w:rsidRPr="00B053AF" w:rsidRDefault="00B053AF">
            <w:pPr>
              <w:jc w:val="right"/>
              <w:rPr>
                <w:ins w:id="40363" w:author="James Vu" w:date="2024-04-18T23:44:00Z"/>
                <w:b/>
                <w:bCs/>
                <w:color w:val="000000"/>
                <w:rPrChange w:id="40364" w:author="James Vu" w:date="2024-04-18T23:49:00Z">
                  <w:rPr>
                    <w:ins w:id="40365" w:author="James Vu" w:date="2024-04-18T23:44:00Z"/>
                    <w:b/>
                    <w:bCs/>
                    <w:color w:val="000000"/>
                    <w:sz w:val="26"/>
                    <w:szCs w:val="26"/>
                  </w:rPr>
                </w:rPrChange>
              </w:rPr>
            </w:pPr>
            <w:ins w:id="40366" w:author="James Vu" w:date="2024-04-18T23:44:00Z">
              <w:r w:rsidRPr="00B053AF">
                <w:rPr>
                  <w:b/>
                  <w:bCs/>
                  <w:color w:val="000000"/>
                  <w:rPrChange w:id="40367" w:author="James Vu" w:date="2024-04-18T23:49:00Z">
                    <w:rPr>
                      <w:b/>
                      <w:bCs/>
                      <w:color w:val="000000"/>
                      <w:sz w:val="26"/>
                      <w:szCs w:val="26"/>
                    </w:rPr>
                  </w:rPrChange>
                </w:rPr>
                <w:t> </w:t>
              </w:r>
            </w:ins>
          </w:p>
        </w:tc>
        <w:tc>
          <w:tcPr>
            <w:tcW w:w="0" w:type="auto"/>
            <w:shd w:val="clear" w:color="auto" w:fill="auto"/>
            <w:hideMark/>
            <w:tcPrChange w:id="40368"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3807BDD5" w14:textId="77777777" w:rsidR="00B053AF" w:rsidRPr="00B053AF" w:rsidRDefault="00B053AF">
            <w:pPr>
              <w:rPr>
                <w:ins w:id="40369" w:author="James Vu" w:date="2024-04-18T23:44:00Z"/>
                <w:color w:val="000000"/>
                <w:rPrChange w:id="40370" w:author="James Vu" w:date="2024-04-18T23:49:00Z">
                  <w:rPr>
                    <w:ins w:id="40371" w:author="James Vu" w:date="2024-04-18T23:44:00Z"/>
                    <w:color w:val="000000"/>
                    <w:sz w:val="20"/>
                    <w:szCs w:val="20"/>
                  </w:rPr>
                </w:rPrChange>
              </w:rPr>
            </w:pPr>
            <w:ins w:id="40372" w:author="James Vu" w:date="2024-04-18T23:44:00Z">
              <w:r w:rsidRPr="00B053AF">
                <w:rPr>
                  <w:color w:val="000000"/>
                  <w:rPrChange w:id="40373" w:author="James Vu" w:date="2024-04-18T23:49:00Z">
                    <w:rPr>
                      <w:color w:val="000000"/>
                      <w:sz w:val="20"/>
                      <w:szCs w:val="20"/>
                    </w:rPr>
                  </w:rPrChange>
                </w:rPr>
                <w:t> </w:t>
              </w:r>
            </w:ins>
          </w:p>
        </w:tc>
        <w:tc>
          <w:tcPr>
            <w:tcW w:w="0" w:type="auto"/>
            <w:shd w:val="clear" w:color="auto" w:fill="auto"/>
            <w:vAlign w:val="center"/>
            <w:hideMark/>
            <w:tcPrChange w:id="4037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C0A6155" w14:textId="77777777" w:rsidR="00B053AF" w:rsidRPr="00B053AF" w:rsidRDefault="00B053AF">
            <w:pPr>
              <w:jc w:val="right"/>
              <w:rPr>
                <w:ins w:id="40375" w:author="James Vu" w:date="2024-04-18T23:44:00Z"/>
                <w:b/>
                <w:bCs/>
                <w:color w:val="000000"/>
                <w:rPrChange w:id="40376" w:author="James Vu" w:date="2024-04-18T23:49:00Z">
                  <w:rPr>
                    <w:ins w:id="40377" w:author="James Vu" w:date="2024-04-18T23:44:00Z"/>
                    <w:b/>
                    <w:bCs/>
                    <w:color w:val="000000"/>
                    <w:sz w:val="26"/>
                    <w:szCs w:val="26"/>
                  </w:rPr>
                </w:rPrChange>
              </w:rPr>
            </w:pPr>
            <w:ins w:id="40378" w:author="James Vu" w:date="2024-04-18T23:44:00Z">
              <w:r w:rsidRPr="00B053AF">
                <w:rPr>
                  <w:b/>
                  <w:bCs/>
                  <w:color w:val="000000"/>
                  <w:rPrChange w:id="40379" w:author="James Vu" w:date="2024-04-18T23:49:00Z">
                    <w:rPr>
                      <w:b/>
                      <w:bCs/>
                      <w:color w:val="000000"/>
                      <w:sz w:val="26"/>
                      <w:szCs w:val="26"/>
                    </w:rPr>
                  </w:rPrChange>
                </w:rPr>
                <w:t>2.744.048.045</w:t>
              </w:r>
            </w:ins>
          </w:p>
        </w:tc>
        <w:tc>
          <w:tcPr>
            <w:tcW w:w="0" w:type="auto"/>
            <w:shd w:val="clear" w:color="auto" w:fill="auto"/>
            <w:hideMark/>
            <w:tcPrChange w:id="40380" w:author="James Vu" w:date="2024-04-19T00:26:00Z">
              <w:tcPr>
                <w:tcW w:w="0" w:type="auto"/>
                <w:tcBorders>
                  <w:top w:val="nil"/>
                  <w:left w:val="nil"/>
                  <w:bottom w:val="single" w:sz="4" w:space="0" w:color="auto"/>
                  <w:right w:val="single" w:sz="4" w:space="0" w:color="auto"/>
                </w:tcBorders>
                <w:shd w:val="clear" w:color="auto" w:fill="auto"/>
                <w:hideMark/>
              </w:tcPr>
            </w:tcPrChange>
          </w:tcPr>
          <w:p w14:paraId="5544C242" w14:textId="77777777" w:rsidR="00B053AF" w:rsidRPr="00B053AF" w:rsidRDefault="00B053AF">
            <w:pPr>
              <w:rPr>
                <w:ins w:id="40381" w:author="James Vu" w:date="2024-04-18T23:44:00Z"/>
                <w:color w:val="000000"/>
                <w:rPrChange w:id="40382" w:author="James Vu" w:date="2024-04-18T23:49:00Z">
                  <w:rPr>
                    <w:ins w:id="40383" w:author="James Vu" w:date="2024-04-18T23:44:00Z"/>
                    <w:color w:val="000000"/>
                    <w:sz w:val="20"/>
                    <w:szCs w:val="20"/>
                  </w:rPr>
                </w:rPrChange>
              </w:rPr>
            </w:pPr>
            <w:ins w:id="40384" w:author="James Vu" w:date="2024-04-18T23:44:00Z">
              <w:r w:rsidRPr="00B053AF">
                <w:rPr>
                  <w:color w:val="000000"/>
                  <w:rPrChange w:id="40385" w:author="James Vu" w:date="2024-04-18T23:49:00Z">
                    <w:rPr>
                      <w:color w:val="000000"/>
                      <w:sz w:val="20"/>
                      <w:szCs w:val="20"/>
                    </w:rPr>
                  </w:rPrChange>
                </w:rPr>
                <w:t> </w:t>
              </w:r>
            </w:ins>
          </w:p>
        </w:tc>
      </w:tr>
    </w:tbl>
    <w:p w14:paraId="0814A4C8" w14:textId="77777777" w:rsidR="00B053AF" w:rsidRPr="00B053AF" w:rsidRDefault="00B053AF" w:rsidP="00167CE0">
      <w:pPr>
        <w:widowControl w:val="0"/>
        <w:spacing w:before="120" w:after="120"/>
        <w:jc w:val="both"/>
        <w:rPr>
          <w:ins w:id="40386" w:author="James Vu" w:date="2024-04-18T23:44:00Z"/>
          <w:sz w:val="28"/>
          <w:szCs w:val="28"/>
          <w:lang w:val="it-IT"/>
          <w:rPrChange w:id="40387" w:author="James Vu" w:date="2024-04-18T23:44:00Z">
            <w:rPr>
              <w:ins w:id="40388" w:author="James Vu" w:date="2024-04-18T23:44:00Z"/>
              <w:i/>
              <w:iCs/>
              <w:sz w:val="28"/>
              <w:szCs w:val="28"/>
              <w:lang w:val="it-IT"/>
            </w:rPr>
          </w:rPrChange>
        </w:rPr>
      </w:pPr>
    </w:p>
    <w:p w14:paraId="19B5D0D7" w14:textId="77777777" w:rsidR="00B053AF" w:rsidRDefault="00B053AF" w:rsidP="00167CE0">
      <w:pPr>
        <w:widowControl w:val="0"/>
        <w:spacing w:before="120" w:after="120"/>
        <w:jc w:val="both"/>
        <w:rPr>
          <w:ins w:id="40389" w:author="James Vu" w:date="2024-04-18T23:44:00Z"/>
          <w:i/>
          <w:iCs/>
          <w:sz w:val="28"/>
          <w:szCs w:val="28"/>
          <w:lang w:val="it-IT"/>
        </w:rPr>
      </w:pPr>
    </w:p>
    <w:p w14:paraId="203074D4" w14:textId="77777777" w:rsidR="00B053AF" w:rsidRPr="00B053AF" w:rsidRDefault="00B053AF" w:rsidP="00167CE0">
      <w:pPr>
        <w:widowControl w:val="0"/>
        <w:spacing w:before="120" w:after="120"/>
        <w:jc w:val="both"/>
        <w:rPr>
          <w:ins w:id="40390" w:author="James Vu" w:date="2024-04-18T23:44:00Z"/>
          <w:sz w:val="28"/>
          <w:szCs w:val="28"/>
          <w:lang w:val="it-IT"/>
          <w:rPrChange w:id="40391" w:author="James Vu" w:date="2024-04-18T23:44:00Z">
            <w:rPr>
              <w:ins w:id="40392" w:author="James Vu" w:date="2024-04-18T23:44:00Z"/>
              <w:i/>
              <w:iCs/>
              <w:sz w:val="28"/>
              <w:szCs w:val="28"/>
              <w:lang w:val="it-IT"/>
            </w:rPr>
          </w:rPrChange>
        </w:rPr>
      </w:pPr>
    </w:p>
    <w:p w14:paraId="30EDC416" w14:textId="77777777" w:rsidR="00B053AF" w:rsidRPr="00B053AF" w:rsidRDefault="00B053AF">
      <w:pPr>
        <w:widowControl w:val="0"/>
        <w:spacing w:before="120" w:after="120"/>
        <w:jc w:val="both"/>
        <w:rPr>
          <w:b/>
          <w:bCs/>
          <w:sz w:val="28"/>
          <w:szCs w:val="28"/>
          <w:lang w:val="it-IT"/>
          <w:rPrChange w:id="40393" w:author="James Vu" w:date="2024-04-18T23:44:00Z">
            <w:rPr>
              <w:b/>
              <w:bCs/>
              <w:sz w:val="26"/>
              <w:szCs w:val="26"/>
              <w:lang w:val="it-IT"/>
            </w:rPr>
          </w:rPrChange>
        </w:rPr>
        <w:pPrChange w:id="40394" w:author="James Vu" w:date="2024-04-18T22:33:00Z">
          <w:pPr>
            <w:widowControl w:val="0"/>
            <w:spacing w:before="120" w:after="120"/>
            <w:jc w:val="right"/>
          </w:pPr>
        </w:pPrChang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3934"/>
        <w:gridCol w:w="1967"/>
        <w:gridCol w:w="907"/>
        <w:gridCol w:w="1132"/>
        <w:gridCol w:w="1466"/>
        <w:gridCol w:w="1030"/>
        <w:gridCol w:w="1604"/>
        <w:gridCol w:w="1667"/>
      </w:tblGrid>
      <w:tr w:rsidR="00372143" w:rsidRPr="00B053AF" w:rsidDel="00B053AF" w14:paraId="1A0C8517" w14:textId="5AB51B87" w:rsidTr="009B317A">
        <w:trPr>
          <w:trHeight w:val="20"/>
          <w:tblHeader/>
          <w:del w:id="40395" w:author="James Vu" w:date="2024-04-18T23:44:00Z"/>
        </w:trPr>
        <w:tc>
          <w:tcPr>
            <w:tcW w:w="708" w:type="dxa"/>
            <w:shd w:val="clear" w:color="auto" w:fill="DBE5F1" w:themeFill="accent1" w:themeFillTint="33"/>
            <w:vAlign w:val="center"/>
            <w:hideMark/>
          </w:tcPr>
          <w:p w14:paraId="09B5FE09" w14:textId="549E53A2" w:rsidR="002B3F9D" w:rsidRPr="00B053AF" w:rsidDel="00B053AF" w:rsidRDefault="002B3F9D">
            <w:pPr>
              <w:widowControl w:val="0"/>
              <w:spacing w:before="120" w:after="120"/>
              <w:jc w:val="both"/>
              <w:rPr>
                <w:del w:id="40396" w:author="James Vu" w:date="2024-04-18T23:44:00Z"/>
                <w:b/>
                <w:bCs/>
                <w:sz w:val="28"/>
                <w:szCs w:val="28"/>
                <w:rPrChange w:id="40397" w:author="James Vu" w:date="2024-04-18T23:44:00Z">
                  <w:rPr>
                    <w:del w:id="40398" w:author="James Vu" w:date="2024-04-18T23:44:00Z"/>
                    <w:b/>
                    <w:bCs/>
                    <w:sz w:val="26"/>
                    <w:szCs w:val="26"/>
                  </w:rPr>
                </w:rPrChange>
              </w:rPr>
              <w:pPrChange w:id="40399" w:author="James Vu" w:date="2024-04-18T22:33:00Z">
                <w:pPr>
                  <w:widowControl w:val="0"/>
                  <w:spacing w:before="120" w:after="120"/>
                  <w:jc w:val="center"/>
                </w:pPr>
              </w:pPrChange>
            </w:pPr>
            <w:del w:id="40400" w:author="James Vu" w:date="2024-04-18T23:44:00Z">
              <w:r w:rsidRPr="00B053AF" w:rsidDel="00B053AF">
                <w:rPr>
                  <w:b/>
                  <w:bCs/>
                  <w:sz w:val="28"/>
                  <w:szCs w:val="28"/>
                  <w:rPrChange w:id="40401" w:author="James Vu" w:date="2024-04-18T23:44:00Z">
                    <w:rPr>
                      <w:b/>
                      <w:bCs/>
                      <w:sz w:val="26"/>
                      <w:szCs w:val="26"/>
                    </w:rPr>
                  </w:rPrChange>
                </w:rPr>
                <w:delText>STT</w:delText>
              </w:r>
            </w:del>
          </w:p>
        </w:tc>
        <w:tc>
          <w:tcPr>
            <w:tcW w:w="3965" w:type="dxa"/>
            <w:shd w:val="clear" w:color="auto" w:fill="DBE5F1" w:themeFill="accent1" w:themeFillTint="33"/>
            <w:vAlign w:val="center"/>
            <w:hideMark/>
          </w:tcPr>
          <w:p w14:paraId="25DF49C1" w14:textId="3EB47809" w:rsidR="002B3F9D" w:rsidRPr="00B053AF" w:rsidDel="00B053AF" w:rsidRDefault="002B3F9D">
            <w:pPr>
              <w:widowControl w:val="0"/>
              <w:spacing w:before="120" w:after="120"/>
              <w:jc w:val="both"/>
              <w:rPr>
                <w:del w:id="40402" w:author="James Vu" w:date="2024-04-18T23:44:00Z"/>
                <w:b/>
                <w:bCs/>
                <w:sz w:val="28"/>
                <w:szCs w:val="28"/>
                <w:rPrChange w:id="40403" w:author="James Vu" w:date="2024-04-18T23:44:00Z">
                  <w:rPr>
                    <w:del w:id="40404" w:author="James Vu" w:date="2024-04-18T23:44:00Z"/>
                    <w:b/>
                    <w:bCs/>
                    <w:sz w:val="26"/>
                    <w:szCs w:val="26"/>
                  </w:rPr>
                </w:rPrChange>
              </w:rPr>
              <w:pPrChange w:id="40405" w:author="James Vu" w:date="2024-04-18T22:33:00Z">
                <w:pPr>
                  <w:widowControl w:val="0"/>
                  <w:spacing w:before="120" w:after="120"/>
                  <w:jc w:val="center"/>
                </w:pPr>
              </w:pPrChange>
            </w:pPr>
            <w:del w:id="40406" w:author="James Vu" w:date="2024-04-18T23:44:00Z">
              <w:r w:rsidRPr="00B053AF" w:rsidDel="00B053AF">
                <w:rPr>
                  <w:b/>
                  <w:bCs/>
                  <w:sz w:val="28"/>
                  <w:szCs w:val="28"/>
                  <w:rPrChange w:id="40407" w:author="James Vu" w:date="2024-04-18T23:44:00Z">
                    <w:rPr>
                      <w:b/>
                      <w:bCs/>
                      <w:sz w:val="26"/>
                      <w:szCs w:val="26"/>
                    </w:rPr>
                  </w:rPrChange>
                </w:rPr>
                <w:delText>Khoản mục chi phí</w:delText>
              </w:r>
            </w:del>
          </w:p>
        </w:tc>
        <w:tc>
          <w:tcPr>
            <w:tcW w:w="1888" w:type="dxa"/>
            <w:shd w:val="clear" w:color="auto" w:fill="DBE5F1" w:themeFill="accent1" w:themeFillTint="33"/>
            <w:vAlign w:val="center"/>
            <w:hideMark/>
          </w:tcPr>
          <w:p w14:paraId="021D4A95" w14:textId="0CF2ED61" w:rsidR="002B3F9D" w:rsidRPr="00B053AF" w:rsidDel="00B053AF" w:rsidRDefault="002B3F9D">
            <w:pPr>
              <w:widowControl w:val="0"/>
              <w:spacing w:before="120" w:after="120"/>
              <w:jc w:val="both"/>
              <w:rPr>
                <w:del w:id="40408" w:author="James Vu" w:date="2024-04-18T23:44:00Z"/>
                <w:b/>
                <w:bCs/>
                <w:sz w:val="28"/>
                <w:szCs w:val="28"/>
                <w:rPrChange w:id="40409" w:author="James Vu" w:date="2024-04-18T23:44:00Z">
                  <w:rPr>
                    <w:del w:id="40410" w:author="James Vu" w:date="2024-04-18T23:44:00Z"/>
                    <w:b/>
                    <w:bCs/>
                    <w:sz w:val="26"/>
                    <w:szCs w:val="26"/>
                  </w:rPr>
                </w:rPrChange>
              </w:rPr>
              <w:pPrChange w:id="40411" w:author="James Vu" w:date="2024-04-18T22:33:00Z">
                <w:pPr>
                  <w:widowControl w:val="0"/>
                  <w:spacing w:before="120" w:after="120"/>
                  <w:jc w:val="center"/>
                </w:pPr>
              </w:pPrChange>
            </w:pPr>
            <w:del w:id="40412" w:author="James Vu" w:date="2024-04-18T23:44:00Z">
              <w:r w:rsidRPr="00B053AF" w:rsidDel="00B053AF">
                <w:rPr>
                  <w:b/>
                  <w:bCs/>
                  <w:sz w:val="28"/>
                  <w:szCs w:val="28"/>
                  <w:rPrChange w:id="40413" w:author="James Vu" w:date="2024-04-18T23:44:00Z">
                    <w:rPr>
                      <w:b/>
                      <w:bCs/>
                      <w:sz w:val="26"/>
                      <w:szCs w:val="26"/>
                    </w:rPr>
                  </w:rPrChange>
                </w:rPr>
                <w:delText>Diễn giải</w:delText>
              </w:r>
            </w:del>
          </w:p>
        </w:tc>
        <w:tc>
          <w:tcPr>
            <w:tcW w:w="900" w:type="dxa"/>
            <w:shd w:val="clear" w:color="auto" w:fill="DBE5F1" w:themeFill="accent1" w:themeFillTint="33"/>
            <w:vAlign w:val="center"/>
            <w:hideMark/>
          </w:tcPr>
          <w:p w14:paraId="38C2E4F6" w14:textId="569014CE" w:rsidR="002B3F9D" w:rsidRPr="00B053AF" w:rsidDel="00B053AF" w:rsidRDefault="002B3F9D">
            <w:pPr>
              <w:widowControl w:val="0"/>
              <w:spacing w:before="120" w:after="120"/>
              <w:jc w:val="both"/>
              <w:rPr>
                <w:del w:id="40414" w:author="James Vu" w:date="2024-04-18T23:44:00Z"/>
                <w:b/>
                <w:bCs/>
                <w:sz w:val="28"/>
                <w:szCs w:val="28"/>
                <w:rPrChange w:id="40415" w:author="James Vu" w:date="2024-04-18T23:44:00Z">
                  <w:rPr>
                    <w:del w:id="40416" w:author="James Vu" w:date="2024-04-18T23:44:00Z"/>
                    <w:b/>
                    <w:bCs/>
                    <w:sz w:val="26"/>
                    <w:szCs w:val="26"/>
                  </w:rPr>
                </w:rPrChange>
              </w:rPr>
              <w:pPrChange w:id="40417" w:author="James Vu" w:date="2024-04-18T22:33:00Z">
                <w:pPr>
                  <w:widowControl w:val="0"/>
                  <w:spacing w:before="120" w:after="120"/>
                  <w:jc w:val="center"/>
                </w:pPr>
              </w:pPrChange>
            </w:pPr>
            <w:del w:id="40418" w:author="James Vu" w:date="2024-04-18T23:44:00Z">
              <w:r w:rsidRPr="00B053AF" w:rsidDel="00B053AF">
                <w:rPr>
                  <w:b/>
                  <w:bCs/>
                  <w:sz w:val="28"/>
                  <w:szCs w:val="28"/>
                  <w:rPrChange w:id="40419" w:author="James Vu" w:date="2024-04-18T23:44:00Z">
                    <w:rPr>
                      <w:b/>
                      <w:bCs/>
                      <w:sz w:val="26"/>
                      <w:szCs w:val="26"/>
                    </w:rPr>
                  </w:rPrChange>
                </w:rPr>
                <w:delText>Số lượng</w:delText>
              </w:r>
            </w:del>
          </w:p>
        </w:tc>
        <w:tc>
          <w:tcPr>
            <w:tcW w:w="1140" w:type="dxa"/>
            <w:shd w:val="clear" w:color="auto" w:fill="DBE5F1" w:themeFill="accent1" w:themeFillTint="33"/>
            <w:vAlign w:val="center"/>
            <w:hideMark/>
          </w:tcPr>
          <w:p w14:paraId="27D67901" w14:textId="3B80F065" w:rsidR="002B3F9D" w:rsidRPr="00B053AF" w:rsidDel="00B053AF" w:rsidRDefault="002B3F9D">
            <w:pPr>
              <w:widowControl w:val="0"/>
              <w:spacing w:before="120" w:after="120"/>
              <w:jc w:val="both"/>
              <w:rPr>
                <w:del w:id="40420" w:author="James Vu" w:date="2024-04-18T23:44:00Z"/>
                <w:b/>
                <w:bCs/>
                <w:sz w:val="28"/>
                <w:szCs w:val="28"/>
                <w:rPrChange w:id="40421" w:author="James Vu" w:date="2024-04-18T23:44:00Z">
                  <w:rPr>
                    <w:del w:id="40422" w:author="James Vu" w:date="2024-04-18T23:44:00Z"/>
                    <w:b/>
                    <w:bCs/>
                    <w:sz w:val="26"/>
                    <w:szCs w:val="26"/>
                  </w:rPr>
                </w:rPrChange>
              </w:rPr>
              <w:pPrChange w:id="40423" w:author="James Vu" w:date="2024-04-18T22:33:00Z">
                <w:pPr>
                  <w:widowControl w:val="0"/>
                  <w:spacing w:before="120" w:after="120"/>
                  <w:jc w:val="center"/>
                </w:pPr>
              </w:pPrChange>
            </w:pPr>
            <w:del w:id="40424" w:author="James Vu" w:date="2024-04-18T23:44:00Z">
              <w:r w:rsidRPr="00B053AF" w:rsidDel="00B053AF">
                <w:rPr>
                  <w:b/>
                  <w:bCs/>
                  <w:sz w:val="28"/>
                  <w:szCs w:val="28"/>
                  <w:rPrChange w:id="40425" w:author="James Vu" w:date="2024-04-18T23:44:00Z">
                    <w:rPr>
                      <w:b/>
                      <w:bCs/>
                      <w:sz w:val="26"/>
                      <w:szCs w:val="26"/>
                    </w:rPr>
                  </w:rPrChange>
                </w:rPr>
                <w:delText>Đơn vị tính</w:delText>
              </w:r>
            </w:del>
          </w:p>
        </w:tc>
        <w:tc>
          <w:tcPr>
            <w:tcW w:w="1386" w:type="dxa"/>
            <w:shd w:val="clear" w:color="auto" w:fill="DBE5F1" w:themeFill="accent1" w:themeFillTint="33"/>
            <w:vAlign w:val="center"/>
            <w:hideMark/>
          </w:tcPr>
          <w:p w14:paraId="69ECD85A" w14:textId="4F702379" w:rsidR="002B3F9D" w:rsidRPr="00B053AF" w:rsidDel="00B053AF" w:rsidRDefault="002B3F9D">
            <w:pPr>
              <w:widowControl w:val="0"/>
              <w:spacing w:before="120" w:after="120"/>
              <w:jc w:val="both"/>
              <w:rPr>
                <w:del w:id="40426" w:author="James Vu" w:date="2024-04-18T23:44:00Z"/>
                <w:b/>
                <w:bCs/>
                <w:sz w:val="28"/>
                <w:szCs w:val="28"/>
                <w:rPrChange w:id="40427" w:author="James Vu" w:date="2024-04-18T23:44:00Z">
                  <w:rPr>
                    <w:del w:id="40428" w:author="James Vu" w:date="2024-04-18T23:44:00Z"/>
                    <w:b/>
                    <w:bCs/>
                    <w:sz w:val="26"/>
                    <w:szCs w:val="26"/>
                  </w:rPr>
                </w:rPrChange>
              </w:rPr>
              <w:pPrChange w:id="40429" w:author="James Vu" w:date="2024-04-18T22:33:00Z">
                <w:pPr>
                  <w:widowControl w:val="0"/>
                  <w:spacing w:before="120" w:after="120"/>
                  <w:jc w:val="center"/>
                </w:pPr>
              </w:pPrChange>
            </w:pPr>
            <w:del w:id="40430" w:author="James Vu" w:date="2024-04-18T23:44:00Z">
              <w:r w:rsidRPr="00B053AF" w:rsidDel="00B053AF">
                <w:rPr>
                  <w:b/>
                  <w:bCs/>
                  <w:sz w:val="28"/>
                  <w:szCs w:val="28"/>
                  <w:rPrChange w:id="40431" w:author="James Vu" w:date="2024-04-18T23:44:00Z">
                    <w:rPr>
                      <w:b/>
                      <w:bCs/>
                      <w:sz w:val="26"/>
                      <w:szCs w:val="26"/>
                    </w:rPr>
                  </w:rPrChange>
                </w:rPr>
                <w:delText>Đơn giá</w:delText>
              </w:r>
            </w:del>
          </w:p>
        </w:tc>
        <w:tc>
          <w:tcPr>
            <w:tcW w:w="1037" w:type="dxa"/>
            <w:shd w:val="clear" w:color="auto" w:fill="DBE5F1" w:themeFill="accent1" w:themeFillTint="33"/>
            <w:vAlign w:val="center"/>
            <w:hideMark/>
          </w:tcPr>
          <w:p w14:paraId="3E34EF5A" w14:textId="4DDEBD10" w:rsidR="002B3F9D" w:rsidRPr="00B053AF" w:rsidDel="00B053AF" w:rsidRDefault="002B3F9D">
            <w:pPr>
              <w:widowControl w:val="0"/>
              <w:spacing w:before="120" w:after="120"/>
              <w:jc w:val="both"/>
              <w:rPr>
                <w:del w:id="40432" w:author="James Vu" w:date="2024-04-18T23:44:00Z"/>
                <w:b/>
                <w:bCs/>
                <w:sz w:val="28"/>
                <w:szCs w:val="28"/>
                <w:rPrChange w:id="40433" w:author="James Vu" w:date="2024-04-18T23:44:00Z">
                  <w:rPr>
                    <w:del w:id="40434" w:author="James Vu" w:date="2024-04-18T23:44:00Z"/>
                    <w:b/>
                    <w:bCs/>
                    <w:sz w:val="26"/>
                    <w:szCs w:val="26"/>
                  </w:rPr>
                </w:rPrChange>
              </w:rPr>
              <w:pPrChange w:id="40435" w:author="James Vu" w:date="2024-04-18T22:33:00Z">
                <w:pPr>
                  <w:widowControl w:val="0"/>
                  <w:spacing w:before="120" w:after="120"/>
                  <w:jc w:val="center"/>
                </w:pPr>
              </w:pPrChange>
            </w:pPr>
            <w:del w:id="40436" w:author="James Vu" w:date="2024-04-18T23:44:00Z">
              <w:r w:rsidRPr="00B053AF" w:rsidDel="00B053AF">
                <w:rPr>
                  <w:b/>
                  <w:bCs/>
                  <w:sz w:val="28"/>
                  <w:szCs w:val="28"/>
                  <w:rPrChange w:id="40437" w:author="James Vu" w:date="2024-04-18T23:44:00Z">
                    <w:rPr>
                      <w:b/>
                      <w:bCs/>
                      <w:sz w:val="26"/>
                      <w:szCs w:val="26"/>
                    </w:rPr>
                  </w:rPrChange>
                </w:rPr>
                <w:delText xml:space="preserve">Thời gian thực hiện </w:delText>
              </w:r>
              <w:r w:rsidRPr="00B053AF" w:rsidDel="00B053AF">
                <w:rPr>
                  <w:sz w:val="28"/>
                  <w:szCs w:val="28"/>
                  <w:rPrChange w:id="40438" w:author="James Vu" w:date="2024-04-18T23:44:00Z">
                    <w:rPr>
                      <w:i/>
                      <w:iCs/>
                      <w:sz w:val="26"/>
                      <w:szCs w:val="26"/>
                    </w:rPr>
                  </w:rPrChange>
                </w:rPr>
                <w:delText>(tháng)</w:delText>
              </w:r>
            </w:del>
          </w:p>
        </w:tc>
        <w:tc>
          <w:tcPr>
            <w:tcW w:w="1540" w:type="dxa"/>
            <w:shd w:val="clear" w:color="auto" w:fill="DBE5F1" w:themeFill="accent1" w:themeFillTint="33"/>
            <w:vAlign w:val="center"/>
            <w:hideMark/>
          </w:tcPr>
          <w:p w14:paraId="0FCF36CD" w14:textId="4DD0C52E" w:rsidR="002B3F9D" w:rsidRPr="00B053AF" w:rsidDel="00B053AF" w:rsidRDefault="002B3F9D">
            <w:pPr>
              <w:widowControl w:val="0"/>
              <w:spacing w:before="120" w:after="120"/>
              <w:jc w:val="both"/>
              <w:rPr>
                <w:del w:id="40439" w:author="James Vu" w:date="2024-04-18T23:44:00Z"/>
                <w:b/>
                <w:bCs/>
                <w:sz w:val="28"/>
                <w:szCs w:val="28"/>
                <w:rPrChange w:id="40440" w:author="James Vu" w:date="2024-04-18T23:44:00Z">
                  <w:rPr>
                    <w:del w:id="40441" w:author="James Vu" w:date="2024-04-18T23:44:00Z"/>
                    <w:b/>
                    <w:bCs/>
                    <w:sz w:val="26"/>
                    <w:szCs w:val="26"/>
                  </w:rPr>
                </w:rPrChange>
              </w:rPr>
              <w:pPrChange w:id="40442" w:author="James Vu" w:date="2024-04-18T22:33:00Z">
                <w:pPr>
                  <w:widowControl w:val="0"/>
                  <w:spacing w:before="120" w:after="120"/>
                  <w:jc w:val="center"/>
                </w:pPr>
              </w:pPrChange>
            </w:pPr>
            <w:del w:id="40443" w:author="James Vu" w:date="2024-04-18T23:44:00Z">
              <w:r w:rsidRPr="00B053AF" w:rsidDel="00B053AF">
                <w:rPr>
                  <w:b/>
                  <w:bCs/>
                  <w:sz w:val="28"/>
                  <w:szCs w:val="28"/>
                  <w:rPrChange w:id="40444" w:author="James Vu" w:date="2024-04-18T23:44:00Z">
                    <w:rPr>
                      <w:b/>
                      <w:bCs/>
                      <w:sz w:val="26"/>
                      <w:szCs w:val="26"/>
                    </w:rPr>
                  </w:rPrChange>
                </w:rPr>
                <w:delText>Thành tiền</w:delText>
              </w:r>
            </w:del>
          </w:p>
        </w:tc>
        <w:tc>
          <w:tcPr>
            <w:tcW w:w="1885" w:type="dxa"/>
            <w:shd w:val="clear" w:color="auto" w:fill="DBE5F1" w:themeFill="accent1" w:themeFillTint="33"/>
            <w:vAlign w:val="center"/>
            <w:hideMark/>
          </w:tcPr>
          <w:p w14:paraId="1B76078E" w14:textId="17560972" w:rsidR="002B3F9D" w:rsidRPr="00B053AF" w:rsidDel="00B053AF" w:rsidRDefault="002B3F9D">
            <w:pPr>
              <w:widowControl w:val="0"/>
              <w:spacing w:before="120" w:after="120"/>
              <w:jc w:val="both"/>
              <w:rPr>
                <w:del w:id="40445" w:author="James Vu" w:date="2024-04-18T23:44:00Z"/>
                <w:b/>
                <w:bCs/>
                <w:sz w:val="28"/>
                <w:szCs w:val="28"/>
                <w:rPrChange w:id="40446" w:author="James Vu" w:date="2024-04-18T23:44:00Z">
                  <w:rPr>
                    <w:del w:id="40447" w:author="James Vu" w:date="2024-04-18T23:44:00Z"/>
                    <w:b/>
                    <w:bCs/>
                    <w:sz w:val="26"/>
                    <w:szCs w:val="26"/>
                  </w:rPr>
                </w:rPrChange>
              </w:rPr>
              <w:pPrChange w:id="40448" w:author="James Vu" w:date="2024-04-18T22:33:00Z">
                <w:pPr>
                  <w:widowControl w:val="0"/>
                  <w:spacing w:before="120" w:after="120"/>
                  <w:jc w:val="center"/>
                </w:pPr>
              </w:pPrChange>
            </w:pPr>
            <w:del w:id="40449" w:author="James Vu" w:date="2024-04-18T23:44:00Z">
              <w:r w:rsidRPr="00B053AF" w:rsidDel="00B053AF">
                <w:rPr>
                  <w:b/>
                  <w:bCs/>
                  <w:sz w:val="28"/>
                  <w:szCs w:val="28"/>
                  <w:rPrChange w:id="40450" w:author="James Vu" w:date="2024-04-18T23:44:00Z">
                    <w:rPr>
                      <w:b/>
                      <w:bCs/>
                      <w:sz w:val="26"/>
                      <w:szCs w:val="26"/>
                    </w:rPr>
                  </w:rPrChange>
                </w:rPr>
                <w:delText>Ghi chú</w:delText>
              </w:r>
            </w:del>
          </w:p>
        </w:tc>
      </w:tr>
      <w:tr w:rsidR="009B317A" w:rsidRPr="00B053AF" w:rsidDel="00B053AF" w14:paraId="53FC2D04" w14:textId="2A3525F9" w:rsidTr="009B317A">
        <w:trPr>
          <w:trHeight w:val="20"/>
          <w:del w:id="40451" w:author="James Vu" w:date="2024-04-18T23:44:00Z"/>
        </w:trPr>
        <w:tc>
          <w:tcPr>
            <w:tcW w:w="708" w:type="dxa"/>
            <w:shd w:val="clear" w:color="auto" w:fill="auto"/>
            <w:noWrap/>
            <w:vAlign w:val="center"/>
            <w:hideMark/>
          </w:tcPr>
          <w:p w14:paraId="48BC028A" w14:textId="706910FD" w:rsidR="009B317A" w:rsidRPr="00B053AF" w:rsidDel="00B053AF" w:rsidRDefault="009B317A">
            <w:pPr>
              <w:widowControl w:val="0"/>
              <w:spacing w:before="120" w:after="120"/>
              <w:jc w:val="both"/>
              <w:rPr>
                <w:del w:id="40452" w:author="James Vu" w:date="2024-04-18T23:44:00Z"/>
                <w:b/>
                <w:bCs/>
                <w:sz w:val="28"/>
                <w:szCs w:val="28"/>
                <w:rPrChange w:id="40453" w:author="James Vu" w:date="2024-04-18T23:44:00Z">
                  <w:rPr>
                    <w:del w:id="40454" w:author="James Vu" w:date="2024-04-18T23:44:00Z"/>
                    <w:b/>
                    <w:bCs/>
                    <w:sz w:val="26"/>
                    <w:szCs w:val="26"/>
                  </w:rPr>
                </w:rPrChange>
              </w:rPr>
              <w:pPrChange w:id="40455" w:author="James Vu" w:date="2024-04-18T22:33:00Z">
                <w:pPr>
                  <w:widowControl w:val="0"/>
                  <w:spacing w:before="120" w:after="120"/>
                  <w:jc w:val="center"/>
                </w:pPr>
              </w:pPrChange>
            </w:pPr>
            <w:del w:id="40456" w:author="James Vu" w:date="2024-04-18T23:44:00Z">
              <w:r w:rsidRPr="00B053AF" w:rsidDel="00B053AF">
                <w:rPr>
                  <w:b/>
                  <w:bCs/>
                  <w:sz w:val="28"/>
                  <w:szCs w:val="28"/>
                  <w:rPrChange w:id="40457" w:author="James Vu" w:date="2024-04-18T23:44:00Z">
                    <w:rPr>
                      <w:b/>
                      <w:bCs/>
                      <w:sz w:val="26"/>
                      <w:szCs w:val="26"/>
                    </w:rPr>
                  </w:rPrChange>
                </w:rPr>
                <w:delText>1</w:delText>
              </w:r>
            </w:del>
          </w:p>
        </w:tc>
        <w:tc>
          <w:tcPr>
            <w:tcW w:w="3965" w:type="dxa"/>
            <w:shd w:val="clear" w:color="auto" w:fill="auto"/>
            <w:noWrap/>
            <w:vAlign w:val="center"/>
            <w:hideMark/>
          </w:tcPr>
          <w:p w14:paraId="6FBA3E5F" w14:textId="4B975EF1" w:rsidR="009B317A" w:rsidRPr="00B053AF" w:rsidDel="00B053AF" w:rsidRDefault="009B317A">
            <w:pPr>
              <w:widowControl w:val="0"/>
              <w:spacing w:before="120" w:after="120"/>
              <w:jc w:val="both"/>
              <w:rPr>
                <w:del w:id="40458" w:author="James Vu" w:date="2024-04-18T23:44:00Z"/>
                <w:b/>
                <w:bCs/>
                <w:sz w:val="28"/>
                <w:szCs w:val="28"/>
                <w:rPrChange w:id="40459" w:author="James Vu" w:date="2024-04-18T23:44:00Z">
                  <w:rPr>
                    <w:del w:id="40460" w:author="James Vu" w:date="2024-04-18T23:44:00Z"/>
                    <w:b/>
                    <w:bCs/>
                    <w:sz w:val="26"/>
                    <w:szCs w:val="26"/>
                  </w:rPr>
                </w:rPrChange>
              </w:rPr>
              <w:pPrChange w:id="40461" w:author="James Vu" w:date="2024-04-18T22:33:00Z">
                <w:pPr>
                  <w:widowControl w:val="0"/>
                  <w:spacing w:before="120" w:after="120"/>
                </w:pPr>
              </w:pPrChange>
            </w:pPr>
            <w:del w:id="40462" w:author="James Vu" w:date="2024-04-18T23:44:00Z">
              <w:r w:rsidRPr="00B053AF" w:rsidDel="00B053AF">
                <w:rPr>
                  <w:b/>
                  <w:bCs/>
                  <w:sz w:val="28"/>
                  <w:szCs w:val="28"/>
                  <w:rPrChange w:id="40463" w:author="James Vu" w:date="2024-04-18T23:44:00Z">
                    <w:rPr>
                      <w:b/>
                      <w:bCs/>
                      <w:sz w:val="26"/>
                      <w:szCs w:val="26"/>
                    </w:rPr>
                  </w:rPrChange>
                </w:rPr>
                <w:delText>Chi phí chuyên gia trực tiếp</w:delText>
              </w:r>
            </w:del>
          </w:p>
        </w:tc>
        <w:tc>
          <w:tcPr>
            <w:tcW w:w="1888" w:type="dxa"/>
            <w:shd w:val="clear" w:color="auto" w:fill="auto"/>
            <w:vAlign w:val="center"/>
            <w:hideMark/>
          </w:tcPr>
          <w:p w14:paraId="56F7C556" w14:textId="7C91F9B6" w:rsidR="009B317A" w:rsidRPr="00B053AF" w:rsidDel="00B053AF" w:rsidRDefault="009B317A">
            <w:pPr>
              <w:widowControl w:val="0"/>
              <w:spacing w:before="120" w:after="120"/>
              <w:jc w:val="both"/>
              <w:rPr>
                <w:del w:id="40464" w:author="James Vu" w:date="2024-04-18T23:44:00Z"/>
                <w:b/>
                <w:bCs/>
                <w:sz w:val="28"/>
                <w:szCs w:val="28"/>
                <w:rPrChange w:id="40465" w:author="James Vu" w:date="2024-04-18T23:44:00Z">
                  <w:rPr>
                    <w:del w:id="40466" w:author="James Vu" w:date="2024-04-18T23:44:00Z"/>
                    <w:b/>
                    <w:bCs/>
                    <w:i/>
                    <w:iCs/>
                    <w:sz w:val="26"/>
                    <w:szCs w:val="26"/>
                  </w:rPr>
                </w:rPrChange>
              </w:rPr>
              <w:pPrChange w:id="40467" w:author="James Vu" w:date="2024-04-18T22:33:00Z">
                <w:pPr>
                  <w:widowControl w:val="0"/>
                  <w:spacing w:before="120" w:after="120"/>
                  <w:jc w:val="center"/>
                </w:pPr>
              </w:pPrChange>
            </w:pPr>
            <w:del w:id="40468" w:author="James Vu" w:date="2024-04-18T23:44:00Z">
              <w:r w:rsidRPr="00B053AF" w:rsidDel="00B053AF">
                <w:rPr>
                  <w:b/>
                  <w:bCs/>
                  <w:color w:val="000000"/>
                  <w:sz w:val="28"/>
                  <w:szCs w:val="28"/>
                  <w:rPrChange w:id="40469" w:author="James Vu" w:date="2024-04-18T23:44:00Z">
                    <w:rPr>
                      <w:b/>
                      <w:bCs/>
                      <w:i/>
                      <w:iCs/>
                      <w:color w:val="000000"/>
                      <w:sz w:val="22"/>
                      <w:szCs w:val="22"/>
                    </w:rPr>
                  </w:rPrChange>
                </w:rPr>
                <w:delText>Ccg</w:delText>
              </w:r>
            </w:del>
          </w:p>
        </w:tc>
        <w:tc>
          <w:tcPr>
            <w:tcW w:w="900" w:type="dxa"/>
            <w:shd w:val="clear" w:color="auto" w:fill="auto"/>
            <w:noWrap/>
            <w:vAlign w:val="center"/>
            <w:hideMark/>
          </w:tcPr>
          <w:p w14:paraId="7A5A53C6" w14:textId="0725C4B0" w:rsidR="009B317A" w:rsidRPr="00B053AF" w:rsidDel="00B053AF" w:rsidRDefault="009B317A">
            <w:pPr>
              <w:widowControl w:val="0"/>
              <w:spacing w:before="120" w:after="120"/>
              <w:jc w:val="both"/>
              <w:rPr>
                <w:del w:id="40470" w:author="James Vu" w:date="2024-04-18T23:44:00Z"/>
                <w:b/>
                <w:bCs/>
                <w:sz w:val="28"/>
                <w:szCs w:val="28"/>
                <w:rPrChange w:id="40471" w:author="James Vu" w:date="2024-04-18T23:44:00Z">
                  <w:rPr>
                    <w:del w:id="40472" w:author="James Vu" w:date="2024-04-18T23:44:00Z"/>
                    <w:b/>
                    <w:bCs/>
                    <w:sz w:val="26"/>
                    <w:szCs w:val="26"/>
                  </w:rPr>
                </w:rPrChange>
              </w:rPr>
              <w:pPrChange w:id="40473" w:author="James Vu" w:date="2024-04-18T22:33:00Z">
                <w:pPr>
                  <w:widowControl w:val="0"/>
                  <w:spacing w:before="120" w:after="120"/>
                  <w:jc w:val="center"/>
                </w:pPr>
              </w:pPrChange>
            </w:pPr>
          </w:p>
        </w:tc>
        <w:tc>
          <w:tcPr>
            <w:tcW w:w="1140" w:type="dxa"/>
            <w:shd w:val="clear" w:color="auto" w:fill="auto"/>
            <w:noWrap/>
            <w:vAlign w:val="center"/>
            <w:hideMark/>
          </w:tcPr>
          <w:p w14:paraId="764CC378" w14:textId="4EF75A4B" w:rsidR="009B317A" w:rsidRPr="00B053AF" w:rsidDel="00B053AF" w:rsidRDefault="009B317A">
            <w:pPr>
              <w:widowControl w:val="0"/>
              <w:spacing w:before="120" w:after="120"/>
              <w:jc w:val="both"/>
              <w:rPr>
                <w:del w:id="40474" w:author="James Vu" w:date="2024-04-18T23:44:00Z"/>
                <w:b/>
                <w:bCs/>
                <w:sz w:val="28"/>
                <w:szCs w:val="28"/>
                <w:rPrChange w:id="40475" w:author="James Vu" w:date="2024-04-18T23:44:00Z">
                  <w:rPr>
                    <w:del w:id="40476" w:author="James Vu" w:date="2024-04-18T23:44:00Z"/>
                    <w:b/>
                    <w:bCs/>
                    <w:sz w:val="26"/>
                    <w:szCs w:val="26"/>
                  </w:rPr>
                </w:rPrChange>
              </w:rPr>
              <w:pPrChange w:id="40477" w:author="James Vu" w:date="2024-04-18T22:33:00Z">
                <w:pPr>
                  <w:widowControl w:val="0"/>
                  <w:spacing w:before="120" w:after="120"/>
                  <w:jc w:val="center"/>
                </w:pPr>
              </w:pPrChange>
            </w:pPr>
          </w:p>
        </w:tc>
        <w:tc>
          <w:tcPr>
            <w:tcW w:w="1386" w:type="dxa"/>
            <w:shd w:val="clear" w:color="auto" w:fill="auto"/>
            <w:noWrap/>
            <w:vAlign w:val="center"/>
            <w:hideMark/>
          </w:tcPr>
          <w:p w14:paraId="79F3CC33" w14:textId="024FDE98" w:rsidR="009B317A" w:rsidRPr="00B053AF" w:rsidDel="00B053AF" w:rsidRDefault="009B317A">
            <w:pPr>
              <w:widowControl w:val="0"/>
              <w:spacing w:before="120" w:after="120"/>
              <w:jc w:val="both"/>
              <w:rPr>
                <w:del w:id="40478" w:author="James Vu" w:date="2024-04-18T23:44:00Z"/>
                <w:b/>
                <w:bCs/>
                <w:sz w:val="28"/>
                <w:szCs w:val="28"/>
                <w:rPrChange w:id="40479" w:author="James Vu" w:date="2024-04-18T23:44:00Z">
                  <w:rPr>
                    <w:del w:id="40480" w:author="James Vu" w:date="2024-04-18T23:44:00Z"/>
                    <w:b/>
                    <w:bCs/>
                    <w:sz w:val="26"/>
                    <w:szCs w:val="26"/>
                  </w:rPr>
                </w:rPrChange>
              </w:rPr>
              <w:pPrChange w:id="40481" w:author="James Vu" w:date="2024-04-18T22:33:00Z">
                <w:pPr>
                  <w:widowControl w:val="0"/>
                  <w:spacing w:before="120" w:after="120"/>
                  <w:jc w:val="center"/>
                </w:pPr>
              </w:pPrChange>
            </w:pPr>
          </w:p>
        </w:tc>
        <w:tc>
          <w:tcPr>
            <w:tcW w:w="1037" w:type="dxa"/>
            <w:shd w:val="clear" w:color="auto" w:fill="auto"/>
            <w:noWrap/>
            <w:vAlign w:val="center"/>
            <w:hideMark/>
          </w:tcPr>
          <w:p w14:paraId="18EDB93D" w14:textId="4D1B1D8C" w:rsidR="009B317A" w:rsidRPr="00B053AF" w:rsidDel="00B053AF" w:rsidRDefault="009B317A">
            <w:pPr>
              <w:widowControl w:val="0"/>
              <w:spacing w:before="120" w:after="120"/>
              <w:jc w:val="both"/>
              <w:rPr>
                <w:del w:id="40482" w:author="James Vu" w:date="2024-04-18T23:44:00Z"/>
                <w:b/>
                <w:bCs/>
                <w:sz w:val="28"/>
                <w:szCs w:val="28"/>
                <w:rPrChange w:id="40483" w:author="James Vu" w:date="2024-04-18T23:44:00Z">
                  <w:rPr>
                    <w:del w:id="40484" w:author="James Vu" w:date="2024-04-18T23:44:00Z"/>
                    <w:b/>
                    <w:bCs/>
                    <w:sz w:val="26"/>
                    <w:szCs w:val="26"/>
                  </w:rPr>
                </w:rPrChange>
              </w:rPr>
              <w:pPrChange w:id="40485" w:author="James Vu" w:date="2024-04-18T22:33:00Z">
                <w:pPr>
                  <w:widowControl w:val="0"/>
                  <w:spacing w:before="120" w:after="120"/>
                  <w:jc w:val="center"/>
                </w:pPr>
              </w:pPrChange>
            </w:pPr>
          </w:p>
        </w:tc>
        <w:tc>
          <w:tcPr>
            <w:tcW w:w="1540" w:type="dxa"/>
            <w:shd w:val="clear" w:color="auto" w:fill="auto"/>
            <w:noWrap/>
            <w:vAlign w:val="center"/>
            <w:hideMark/>
          </w:tcPr>
          <w:p w14:paraId="72E8249C" w14:textId="2E855A3A" w:rsidR="009B317A" w:rsidRPr="00B053AF" w:rsidDel="00B053AF" w:rsidRDefault="009B317A">
            <w:pPr>
              <w:widowControl w:val="0"/>
              <w:spacing w:before="120" w:after="120"/>
              <w:jc w:val="both"/>
              <w:rPr>
                <w:del w:id="40486" w:author="James Vu" w:date="2024-04-18T23:44:00Z"/>
                <w:b/>
                <w:bCs/>
                <w:sz w:val="28"/>
                <w:szCs w:val="28"/>
                <w:rPrChange w:id="40487" w:author="James Vu" w:date="2024-04-18T23:44:00Z">
                  <w:rPr>
                    <w:del w:id="40488" w:author="James Vu" w:date="2024-04-18T23:44:00Z"/>
                    <w:b/>
                    <w:bCs/>
                    <w:sz w:val="26"/>
                    <w:szCs w:val="26"/>
                  </w:rPr>
                </w:rPrChange>
              </w:rPr>
              <w:pPrChange w:id="40489" w:author="James Vu" w:date="2024-04-18T22:33:00Z">
                <w:pPr>
                  <w:widowControl w:val="0"/>
                  <w:spacing w:before="120" w:after="120"/>
                  <w:jc w:val="right"/>
                </w:pPr>
              </w:pPrChange>
            </w:pPr>
            <w:del w:id="40490" w:author="James Vu" w:date="2024-04-18T23:44:00Z">
              <w:r w:rsidRPr="00B053AF" w:rsidDel="00B053AF">
                <w:rPr>
                  <w:b/>
                  <w:bCs/>
                  <w:color w:val="000000"/>
                  <w:sz w:val="28"/>
                  <w:szCs w:val="28"/>
                  <w:rPrChange w:id="40491" w:author="James Vu" w:date="2024-04-18T23:44:00Z">
                    <w:rPr>
                      <w:b/>
                      <w:bCs/>
                      <w:color w:val="000000"/>
                      <w:sz w:val="26"/>
                      <w:szCs w:val="26"/>
                    </w:rPr>
                  </w:rPrChange>
                </w:rPr>
                <w:delText>313.204.500</w:delText>
              </w:r>
            </w:del>
          </w:p>
        </w:tc>
        <w:tc>
          <w:tcPr>
            <w:tcW w:w="1885" w:type="dxa"/>
            <w:shd w:val="clear" w:color="auto" w:fill="auto"/>
            <w:vAlign w:val="center"/>
            <w:hideMark/>
          </w:tcPr>
          <w:p w14:paraId="4ED17180" w14:textId="44EF44F4" w:rsidR="009B317A" w:rsidRPr="00B053AF" w:rsidDel="00B053AF" w:rsidRDefault="009B317A">
            <w:pPr>
              <w:widowControl w:val="0"/>
              <w:spacing w:before="120" w:after="120"/>
              <w:jc w:val="both"/>
              <w:rPr>
                <w:del w:id="40492" w:author="James Vu" w:date="2024-04-18T23:44:00Z"/>
                <w:b/>
                <w:bCs/>
                <w:sz w:val="28"/>
                <w:szCs w:val="28"/>
                <w:rPrChange w:id="40493" w:author="James Vu" w:date="2024-04-18T23:44:00Z">
                  <w:rPr>
                    <w:del w:id="40494" w:author="James Vu" w:date="2024-04-18T23:44:00Z"/>
                    <w:b/>
                    <w:bCs/>
                    <w:i/>
                    <w:iCs/>
                    <w:sz w:val="26"/>
                    <w:szCs w:val="26"/>
                  </w:rPr>
                </w:rPrChange>
              </w:rPr>
              <w:pPrChange w:id="40495" w:author="James Vu" w:date="2024-04-18T22:33:00Z">
                <w:pPr>
                  <w:widowControl w:val="0"/>
                  <w:spacing w:before="120" w:after="120"/>
                  <w:jc w:val="center"/>
                </w:pPr>
              </w:pPrChange>
            </w:pPr>
            <w:del w:id="40496" w:author="James Vu" w:date="2024-04-18T23:44:00Z">
              <w:r w:rsidRPr="00B053AF" w:rsidDel="00B053AF">
                <w:rPr>
                  <w:b/>
                  <w:bCs/>
                  <w:sz w:val="28"/>
                  <w:szCs w:val="28"/>
                  <w:rPrChange w:id="40497" w:author="James Vu" w:date="2024-04-18T23:44:00Z">
                    <w:rPr>
                      <w:b/>
                      <w:bCs/>
                      <w:i/>
                      <w:iCs/>
                      <w:sz w:val="26"/>
                      <w:szCs w:val="26"/>
                    </w:rPr>
                  </w:rPrChange>
                </w:rPr>
                <w:delText>Mục 3 Phụ lục 02 và Phụ lục 05 Thông tư số 04/2020/TT-BTTTT</w:delText>
              </w:r>
            </w:del>
          </w:p>
        </w:tc>
      </w:tr>
      <w:tr w:rsidR="009B317A" w:rsidRPr="00B053AF" w:rsidDel="00B053AF" w14:paraId="57537E9C" w14:textId="335DDBD1" w:rsidTr="009B317A">
        <w:trPr>
          <w:trHeight w:val="20"/>
          <w:del w:id="40498" w:author="James Vu" w:date="2024-04-18T23:44:00Z"/>
        </w:trPr>
        <w:tc>
          <w:tcPr>
            <w:tcW w:w="708" w:type="dxa"/>
            <w:shd w:val="clear" w:color="auto" w:fill="auto"/>
            <w:noWrap/>
            <w:vAlign w:val="center"/>
            <w:hideMark/>
          </w:tcPr>
          <w:p w14:paraId="0C57D36A" w14:textId="6950A783" w:rsidR="009B317A" w:rsidRPr="00B053AF" w:rsidDel="00B053AF" w:rsidRDefault="009B317A">
            <w:pPr>
              <w:widowControl w:val="0"/>
              <w:spacing w:before="120" w:after="120"/>
              <w:jc w:val="both"/>
              <w:rPr>
                <w:del w:id="40499" w:author="James Vu" w:date="2024-04-18T23:44:00Z"/>
                <w:sz w:val="28"/>
                <w:szCs w:val="28"/>
                <w:rPrChange w:id="40500" w:author="James Vu" w:date="2024-04-18T23:44:00Z">
                  <w:rPr>
                    <w:del w:id="40501" w:author="James Vu" w:date="2024-04-18T23:44:00Z"/>
                    <w:sz w:val="26"/>
                    <w:szCs w:val="26"/>
                  </w:rPr>
                </w:rPrChange>
              </w:rPr>
              <w:pPrChange w:id="40502" w:author="James Vu" w:date="2024-04-18T22:33:00Z">
                <w:pPr>
                  <w:widowControl w:val="0"/>
                  <w:spacing w:before="120" w:after="120"/>
                  <w:jc w:val="center"/>
                </w:pPr>
              </w:pPrChange>
            </w:pPr>
            <w:del w:id="40503" w:author="James Vu" w:date="2024-04-18T23:44:00Z">
              <w:r w:rsidRPr="00B053AF" w:rsidDel="00B053AF">
                <w:rPr>
                  <w:sz w:val="28"/>
                  <w:szCs w:val="28"/>
                  <w:rPrChange w:id="40504" w:author="James Vu" w:date="2024-04-18T23:44:00Z">
                    <w:rPr>
                      <w:sz w:val="26"/>
                      <w:szCs w:val="26"/>
                    </w:rPr>
                  </w:rPrChange>
                </w:rPr>
                <w:delText>-</w:delText>
              </w:r>
            </w:del>
          </w:p>
        </w:tc>
        <w:tc>
          <w:tcPr>
            <w:tcW w:w="3965" w:type="dxa"/>
            <w:shd w:val="clear" w:color="auto" w:fill="auto"/>
            <w:noWrap/>
            <w:vAlign w:val="center"/>
            <w:hideMark/>
          </w:tcPr>
          <w:p w14:paraId="20563EA2" w14:textId="20A9CF05" w:rsidR="009B317A" w:rsidRPr="00B053AF" w:rsidDel="00B053AF" w:rsidRDefault="009B317A">
            <w:pPr>
              <w:widowControl w:val="0"/>
              <w:spacing w:before="120" w:after="120"/>
              <w:jc w:val="both"/>
              <w:rPr>
                <w:del w:id="40505" w:author="James Vu" w:date="2024-04-18T23:44:00Z"/>
                <w:sz w:val="28"/>
                <w:szCs w:val="28"/>
                <w:rPrChange w:id="40506" w:author="James Vu" w:date="2024-04-18T23:44:00Z">
                  <w:rPr>
                    <w:del w:id="40507" w:author="James Vu" w:date="2024-04-18T23:44:00Z"/>
                    <w:sz w:val="26"/>
                    <w:szCs w:val="26"/>
                  </w:rPr>
                </w:rPrChange>
              </w:rPr>
              <w:pPrChange w:id="40508" w:author="James Vu" w:date="2024-04-18T22:33:00Z">
                <w:pPr>
                  <w:widowControl w:val="0"/>
                  <w:spacing w:before="120" w:after="120"/>
                </w:pPr>
              </w:pPrChange>
            </w:pPr>
            <w:del w:id="40509" w:author="James Vu" w:date="2024-04-18T23:44:00Z">
              <w:r w:rsidRPr="00B053AF" w:rsidDel="00B053AF">
                <w:rPr>
                  <w:sz w:val="28"/>
                  <w:szCs w:val="28"/>
                  <w:rPrChange w:id="40510" w:author="James Vu" w:date="2024-04-18T23:44:00Z">
                    <w:rPr>
                      <w:sz w:val="26"/>
                      <w:szCs w:val="26"/>
                    </w:rPr>
                  </w:rPrChange>
                </w:rPr>
                <w:delText>Chuyên gia 1: Quản lý tổng hợp</w:delText>
              </w:r>
            </w:del>
          </w:p>
        </w:tc>
        <w:tc>
          <w:tcPr>
            <w:tcW w:w="1888" w:type="dxa"/>
            <w:shd w:val="clear" w:color="auto" w:fill="auto"/>
            <w:vAlign w:val="center"/>
            <w:hideMark/>
          </w:tcPr>
          <w:p w14:paraId="27AD9E60" w14:textId="61C901B4" w:rsidR="009B317A" w:rsidRPr="00B053AF" w:rsidDel="00B053AF" w:rsidRDefault="009B317A">
            <w:pPr>
              <w:widowControl w:val="0"/>
              <w:spacing w:before="120" w:after="120"/>
              <w:jc w:val="both"/>
              <w:rPr>
                <w:del w:id="40511" w:author="James Vu" w:date="2024-04-18T23:44:00Z"/>
                <w:sz w:val="28"/>
                <w:szCs w:val="28"/>
                <w:rPrChange w:id="40512" w:author="James Vu" w:date="2024-04-18T23:44:00Z">
                  <w:rPr>
                    <w:del w:id="40513" w:author="James Vu" w:date="2024-04-18T23:44:00Z"/>
                    <w:i/>
                    <w:iCs/>
                    <w:sz w:val="26"/>
                    <w:szCs w:val="26"/>
                  </w:rPr>
                </w:rPrChange>
              </w:rPr>
              <w:pPrChange w:id="40514" w:author="James Vu" w:date="2024-04-18T22:33:00Z">
                <w:pPr>
                  <w:widowControl w:val="0"/>
                  <w:spacing w:before="120" w:after="120"/>
                  <w:jc w:val="center"/>
                </w:pPr>
              </w:pPrChange>
            </w:pPr>
            <w:del w:id="40515" w:author="James Vu" w:date="2024-04-18T23:44:00Z">
              <w:r w:rsidRPr="00B053AF" w:rsidDel="00B053AF">
                <w:rPr>
                  <w:color w:val="000000"/>
                  <w:sz w:val="28"/>
                  <w:szCs w:val="28"/>
                  <w:rPrChange w:id="40516" w:author="James Vu" w:date="2024-04-18T23:44:00Z">
                    <w:rPr>
                      <w:i/>
                      <w:iCs/>
                      <w:color w:val="000000"/>
                      <w:sz w:val="22"/>
                      <w:szCs w:val="22"/>
                    </w:rPr>
                  </w:rPrChange>
                </w:rPr>
                <w:delText>Số lượng x lương (*) x tháng</w:delText>
              </w:r>
            </w:del>
          </w:p>
        </w:tc>
        <w:tc>
          <w:tcPr>
            <w:tcW w:w="900" w:type="dxa"/>
            <w:shd w:val="clear" w:color="auto" w:fill="auto"/>
            <w:noWrap/>
            <w:vAlign w:val="center"/>
            <w:hideMark/>
          </w:tcPr>
          <w:p w14:paraId="4AA19454" w14:textId="4D377B90" w:rsidR="009B317A" w:rsidRPr="00B053AF" w:rsidDel="00B053AF" w:rsidRDefault="009B317A">
            <w:pPr>
              <w:widowControl w:val="0"/>
              <w:spacing w:before="120" w:after="120"/>
              <w:jc w:val="both"/>
              <w:rPr>
                <w:del w:id="40517" w:author="James Vu" w:date="2024-04-18T23:44:00Z"/>
                <w:sz w:val="28"/>
                <w:szCs w:val="28"/>
                <w:rPrChange w:id="40518" w:author="James Vu" w:date="2024-04-18T23:44:00Z">
                  <w:rPr>
                    <w:del w:id="40519" w:author="James Vu" w:date="2024-04-18T23:44:00Z"/>
                    <w:sz w:val="26"/>
                    <w:szCs w:val="26"/>
                  </w:rPr>
                </w:rPrChange>
              </w:rPr>
              <w:pPrChange w:id="40520" w:author="James Vu" w:date="2024-04-18T22:33:00Z">
                <w:pPr>
                  <w:widowControl w:val="0"/>
                  <w:spacing w:before="120" w:after="120"/>
                  <w:jc w:val="center"/>
                </w:pPr>
              </w:pPrChange>
            </w:pPr>
            <w:del w:id="40521" w:author="James Vu" w:date="2024-04-18T23:44:00Z">
              <w:r w:rsidRPr="00B053AF" w:rsidDel="00B053AF">
                <w:rPr>
                  <w:color w:val="000000"/>
                  <w:sz w:val="28"/>
                  <w:szCs w:val="28"/>
                  <w:rPrChange w:id="40522" w:author="James Vu" w:date="2024-04-18T23:44:00Z">
                    <w:rPr>
                      <w:color w:val="000000"/>
                      <w:sz w:val="26"/>
                      <w:szCs w:val="26"/>
                    </w:rPr>
                  </w:rPrChange>
                </w:rPr>
                <w:delText>1</w:delText>
              </w:r>
            </w:del>
          </w:p>
        </w:tc>
        <w:tc>
          <w:tcPr>
            <w:tcW w:w="1140" w:type="dxa"/>
            <w:shd w:val="clear" w:color="auto" w:fill="auto"/>
            <w:noWrap/>
            <w:vAlign w:val="center"/>
            <w:hideMark/>
          </w:tcPr>
          <w:p w14:paraId="33C430FC" w14:textId="6E7530C5" w:rsidR="009B317A" w:rsidRPr="00B053AF" w:rsidDel="00B053AF" w:rsidRDefault="009B317A">
            <w:pPr>
              <w:widowControl w:val="0"/>
              <w:spacing w:before="120" w:after="120"/>
              <w:jc w:val="both"/>
              <w:rPr>
                <w:del w:id="40523" w:author="James Vu" w:date="2024-04-18T23:44:00Z"/>
                <w:sz w:val="28"/>
                <w:szCs w:val="28"/>
                <w:rPrChange w:id="40524" w:author="James Vu" w:date="2024-04-18T23:44:00Z">
                  <w:rPr>
                    <w:del w:id="40525" w:author="James Vu" w:date="2024-04-18T23:44:00Z"/>
                    <w:sz w:val="26"/>
                    <w:szCs w:val="26"/>
                  </w:rPr>
                </w:rPrChange>
              </w:rPr>
              <w:pPrChange w:id="40526" w:author="James Vu" w:date="2024-04-18T22:33:00Z">
                <w:pPr>
                  <w:widowControl w:val="0"/>
                  <w:spacing w:before="120" w:after="120"/>
                  <w:jc w:val="center"/>
                </w:pPr>
              </w:pPrChange>
            </w:pPr>
            <w:del w:id="40527" w:author="James Vu" w:date="2024-04-18T23:44:00Z">
              <w:r w:rsidRPr="00B053AF" w:rsidDel="00B053AF">
                <w:rPr>
                  <w:color w:val="000000"/>
                  <w:sz w:val="28"/>
                  <w:szCs w:val="28"/>
                  <w:rPrChange w:id="40528" w:author="James Vu" w:date="2024-04-18T23:44:00Z">
                    <w:rPr>
                      <w:color w:val="000000"/>
                      <w:sz w:val="26"/>
                      <w:szCs w:val="26"/>
                    </w:rPr>
                  </w:rPrChange>
                </w:rPr>
                <w:delText>Người</w:delText>
              </w:r>
            </w:del>
          </w:p>
        </w:tc>
        <w:tc>
          <w:tcPr>
            <w:tcW w:w="1386" w:type="dxa"/>
            <w:shd w:val="clear" w:color="auto" w:fill="auto"/>
            <w:noWrap/>
            <w:vAlign w:val="center"/>
            <w:hideMark/>
          </w:tcPr>
          <w:p w14:paraId="0897FE8E" w14:textId="539A48AE" w:rsidR="009B317A" w:rsidRPr="00B053AF" w:rsidDel="00B053AF" w:rsidRDefault="009B317A">
            <w:pPr>
              <w:widowControl w:val="0"/>
              <w:spacing w:before="120" w:after="120"/>
              <w:jc w:val="both"/>
              <w:rPr>
                <w:del w:id="40529" w:author="James Vu" w:date="2024-04-18T23:44:00Z"/>
                <w:sz w:val="28"/>
                <w:szCs w:val="28"/>
                <w:rPrChange w:id="40530" w:author="James Vu" w:date="2024-04-18T23:44:00Z">
                  <w:rPr>
                    <w:del w:id="40531" w:author="James Vu" w:date="2024-04-18T23:44:00Z"/>
                    <w:sz w:val="26"/>
                    <w:szCs w:val="26"/>
                  </w:rPr>
                </w:rPrChange>
              </w:rPr>
              <w:pPrChange w:id="40532" w:author="James Vu" w:date="2024-04-18T22:33:00Z">
                <w:pPr>
                  <w:widowControl w:val="0"/>
                  <w:spacing w:before="120" w:after="120"/>
                  <w:jc w:val="center"/>
                </w:pPr>
              </w:pPrChange>
            </w:pPr>
            <w:del w:id="40533" w:author="James Vu" w:date="2024-04-18T23:44:00Z">
              <w:r w:rsidRPr="00B053AF" w:rsidDel="00B053AF">
                <w:rPr>
                  <w:color w:val="000000"/>
                  <w:sz w:val="28"/>
                  <w:szCs w:val="28"/>
                  <w:rPrChange w:id="40534" w:author="James Vu" w:date="2024-04-18T23:44:00Z">
                    <w:rPr>
                      <w:color w:val="000000"/>
                      <w:sz w:val="26"/>
                      <w:szCs w:val="26"/>
                    </w:rPr>
                  </w:rPrChange>
                </w:rPr>
                <w:delText>11.375.280</w:delText>
              </w:r>
            </w:del>
          </w:p>
        </w:tc>
        <w:tc>
          <w:tcPr>
            <w:tcW w:w="1037" w:type="dxa"/>
            <w:shd w:val="clear" w:color="auto" w:fill="auto"/>
            <w:noWrap/>
            <w:vAlign w:val="center"/>
            <w:hideMark/>
          </w:tcPr>
          <w:p w14:paraId="4A0D3A3E" w14:textId="04A82E82" w:rsidR="009B317A" w:rsidRPr="00B053AF" w:rsidDel="00B053AF" w:rsidRDefault="009B317A">
            <w:pPr>
              <w:widowControl w:val="0"/>
              <w:spacing w:before="120" w:after="120"/>
              <w:jc w:val="both"/>
              <w:rPr>
                <w:del w:id="40535" w:author="James Vu" w:date="2024-04-18T23:44:00Z"/>
                <w:sz w:val="28"/>
                <w:szCs w:val="28"/>
                <w:rPrChange w:id="40536" w:author="James Vu" w:date="2024-04-18T23:44:00Z">
                  <w:rPr>
                    <w:del w:id="40537" w:author="James Vu" w:date="2024-04-18T23:44:00Z"/>
                    <w:sz w:val="26"/>
                    <w:szCs w:val="26"/>
                  </w:rPr>
                </w:rPrChange>
              </w:rPr>
              <w:pPrChange w:id="40538" w:author="James Vu" w:date="2024-04-18T22:33:00Z">
                <w:pPr>
                  <w:widowControl w:val="0"/>
                  <w:spacing w:before="120" w:after="120"/>
                  <w:jc w:val="center"/>
                </w:pPr>
              </w:pPrChange>
            </w:pPr>
            <w:del w:id="40539" w:author="James Vu" w:date="2024-04-18T23:44:00Z">
              <w:r w:rsidRPr="00B053AF" w:rsidDel="00B053AF">
                <w:rPr>
                  <w:color w:val="000000"/>
                  <w:sz w:val="28"/>
                  <w:szCs w:val="28"/>
                  <w:rPrChange w:id="40540" w:author="James Vu" w:date="2024-04-18T23:44:00Z">
                    <w:rPr>
                      <w:color w:val="000000"/>
                      <w:sz w:val="26"/>
                      <w:szCs w:val="26"/>
                    </w:rPr>
                  </w:rPrChange>
                </w:rPr>
                <w:delText>15</w:delText>
              </w:r>
            </w:del>
          </w:p>
        </w:tc>
        <w:tc>
          <w:tcPr>
            <w:tcW w:w="1540" w:type="dxa"/>
            <w:shd w:val="clear" w:color="auto" w:fill="auto"/>
            <w:noWrap/>
            <w:vAlign w:val="center"/>
            <w:hideMark/>
          </w:tcPr>
          <w:p w14:paraId="78804040" w14:textId="608940BE" w:rsidR="009B317A" w:rsidRPr="00B053AF" w:rsidDel="00B053AF" w:rsidRDefault="009B317A">
            <w:pPr>
              <w:widowControl w:val="0"/>
              <w:spacing w:before="120" w:after="120"/>
              <w:jc w:val="both"/>
              <w:rPr>
                <w:del w:id="40541" w:author="James Vu" w:date="2024-04-18T23:44:00Z"/>
                <w:sz w:val="28"/>
                <w:szCs w:val="28"/>
                <w:rPrChange w:id="40542" w:author="James Vu" w:date="2024-04-18T23:44:00Z">
                  <w:rPr>
                    <w:del w:id="40543" w:author="James Vu" w:date="2024-04-18T23:44:00Z"/>
                    <w:sz w:val="26"/>
                    <w:szCs w:val="26"/>
                  </w:rPr>
                </w:rPrChange>
              </w:rPr>
              <w:pPrChange w:id="40544" w:author="James Vu" w:date="2024-04-18T22:33:00Z">
                <w:pPr>
                  <w:widowControl w:val="0"/>
                  <w:spacing w:before="120" w:after="120"/>
                  <w:jc w:val="right"/>
                </w:pPr>
              </w:pPrChange>
            </w:pPr>
            <w:del w:id="40545" w:author="James Vu" w:date="2024-04-18T23:44:00Z">
              <w:r w:rsidRPr="00B053AF" w:rsidDel="00B053AF">
                <w:rPr>
                  <w:color w:val="000000"/>
                  <w:sz w:val="28"/>
                  <w:szCs w:val="28"/>
                  <w:rPrChange w:id="40546" w:author="James Vu" w:date="2024-04-18T23:44:00Z">
                    <w:rPr>
                      <w:color w:val="000000"/>
                      <w:sz w:val="26"/>
                      <w:szCs w:val="26"/>
                    </w:rPr>
                  </w:rPrChange>
                </w:rPr>
                <w:delText>170.629.200</w:delText>
              </w:r>
            </w:del>
          </w:p>
        </w:tc>
        <w:tc>
          <w:tcPr>
            <w:tcW w:w="1885" w:type="dxa"/>
            <w:shd w:val="clear" w:color="auto" w:fill="auto"/>
            <w:vAlign w:val="center"/>
            <w:hideMark/>
          </w:tcPr>
          <w:p w14:paraId="45E9B582" w14:textId="7D96407A" w:rsidR="009B317A" w:rsidRPr="00B053AF" w:rsidDel="00B053AF" w:rsidRDefault="009B317A">
            <w:pPr>
              <w:widowControl w:val="0"/>
              <w:spacing w:before="120" w:after="120"/>
              <w:jc w:val="both"/>
              <w:rPr>
                <w:del w:id="40547" w:author="James Vu" w:date="2024-04-18T23:44:00Z"/>
                <w:sz w:val="28"/>
                <w:szCs w:val="28"/>
                <w:rPrChange w:id="40548" w:author="James Vu" w:date="2024-04-18T23:44:00Z">
                  <w:rPr>
                    <w:del w:id="40549" w:author="James Vu" w:date="2024-04-18T23:44:00Z"/>
                    <w:i/>
                    <w:iCs/>
                    <w:sz w:val="26"/>
                    <w:szCs w:val="26"/>
                  </w:rPr>
                </w:rPrChange>
              </w:rPr>
              <w:pPrChange w:id="40550" w:author="James Vu" w:date="2024-04-18T22:33:00Z">
                <w:pPr>
                  <w:widowControl w:val="0"/>
                  <w:spacing w:before="120" w:after="120"/>
                  <w:jc w:val="center"/>
                </w:pPr>
              </w:pPrChange>
            </w:pPr>
            <w:del w:id="40551" w:author="James Vu" w:date="2024-04-18T23:44:00Z">
              <w:r w:rsidRPr="00B053AF" w:rsidDel="00B053AF">
                <w:rPr>
                  <w:sz w:val="28"/>
                  <w:szCs w:val="28"/>
                  <w:rPrChange w:id="40552" w:author="James Vu" w:date="2024-04-18T23:44:00Z">
                    <w:rPr>
                      <w:i/>
                      <w:iCs/>
                      <w:sz w:val="26"/>
                      <w:szCs w:val="26"/>
                    </w:rPr>
                  </w:rPrChange>
                </w:rPr>
                <w:delText>Quyết định số 129/QĐ-BTTTT ngày 03/02/2021</w:delText>
              </w:r>
            </w:del>
          </w:p>
          <w:p w14:paraId="6B2DCE62" w14:textId="616679DC" w:rsidR="009B317A" w:rsidRPr="00B053AF" w:rsidDel="00B053AF" w:rsidRDefault="009B317A">
            <w:pPr>
              <w:widowControl w:val="0"/>
              <w:spacing w:before="120" w:after="120"/>
              <w:jc w:val="both"/>
              <w:rPr>
                <w:del w:id="40553" w:author="James Vu" w:date="2024-04-18T23:44:00Z"/>
                <w:sz w:val="28"/>
                <w:szCs w:val="28"/>
                <w:rPrChange w:id="40554" w:author="James Vu" w:date="2024-04-18T23:44:00Z">
                  <w:rPr>
                    <w:del w:id="40555" w:author="James Vu" w:date="2024-04-18T23:44:00Z"/>
                    <w:i/>
                    <w:iCs/>
                    <w:sz w:val="26"/>
                    <w:szCs w:val="26"/>
                  </w:rPr>
                </w:rPrChange>
              </w:rPr>
              <w:pPrChange w:id="40556" w:author="James Vu" w:date="2024-04-18T22:33:00Z">
                <w:pPr>
                  <w:widowControl w:val="0"/>
                  <w:spacing w:before="120" w:after="120"/>
                  <w:jc w:val="center"/>
                </w:pPr>
              </w:pPrChange>
            </w:pPr>
            <w:del w:id="40557" w:author="James Vu" w:date="2024-04-18T23:44:00Z">
              <w:r w:rsidRPr="00B053AF" w:rsidDel="00B053AF">
                <w:rPr>
                  <w:sz w:val="28"/>
                  <w:szCs w:val="28"/>
                  <w:rPrChange w:id="40558" w:author="James Vu" w:date="2024-04-18T23:44:00Z">
                    <w:rPr>
                      <w:i/>
                      <w:iCs/>
                      <w:sz w:val="26"/>
                      <w:szCs w:val="26"/>
                    </w:rPr>
                  </w:rPrChange>
                </w:rPr>
                <w:delText>(Bảng lương tại Phụ lục VIII)</w:delText>
              </w:r>
            </w:del>
          </w:p>
        </w:tc>
      </w:tr>
      <w:tr w:rsidR="009B317A" w:rsidRPr="00B053AF" w:rsidDel="00B053AF" w14:paraId="2172F996" w14:textId="1919D817" w:rsidTr="009B317A">
        <w:trPr>
          <w:trHeight w:val="20"/>
          <w:del w:id="40559" w:author="James Vu" w:date="2024-04-18T23:44:00Z"/>
        </w:trPr>
        <w:tc>
          <w:tcPr>
            <w:tcW w:w="708" w:type="dxa"/>
            <w:shd w:val="clear" w:color="auto" w:fill="auto"/>
            <w:noWrap/>
            <w:vAlign w:val="center"/>
            <w:hideMark/>
          </w:tcPr>
          <w:p w14:paraId="392D0E00" w14:textId="0BFACE42" w:rsidR="009B317A" w:rsidRPr="00B053AF" w:rsidDel="00B053AF" w:rsidRDefault="009B317A">
            <w:pPr>
              <w:widowControl w:val="0"/>
              <w:spacing w:before="120" w:after="120"/>
              <w:jc w:val="both"/>
              <w:rPr>
                <w:del w:id="40560" w:author="James Vu" w:date="2024-04-18T23:44:00Z"/>
                <w:sz w:val="28"/>
                <w:szCs w:val="28"/>
                <w:rPrChange w:id="40561" w:author="James Vu" w:date="2024-04-18T23:44:00Z">
                  <w:rPr>
                    <w:del w:id="40562" w:author="James Vu" w:date="2024-04-18T23:44:00Z"/>
                    <w:sz w:val="26"/>
                    <w:szCs w:val="26"/>
                  </w:rPr>
                </w:rPrChange>
              </w:rPr>
              <w:pPrChange w:id="40563" w:author="James Vu" w:date="2024-04-18T22:33:00Z">
                <w:pPr>
                  <w:widowControl w:val="0"/>
                  <w:spacing w:before="120" w:after="120"/>
                  <w:jc w:val="center"/>
                </w:pPr>
              </w:pPrChange>
            </w:pPr>
            <w:del w:id="40564" w:author="James Vu" w:date="2024-04-18T23:44:00Z">
              <w:r w:rsidRPr="00B053AF" w:rsidDel="00B053AF">
                <w:rPr>
                  <w:sz w:val="28"/>
                  <w:szCs w:val="28"/>
                  <w:rPrChange w:id="40565" w:author="James Vu" w:date="2024-04-18T23:44:00Z">
                    <w:rPr>
                      <w:sz w:val="26"/>
                      <w:szCs w:val="26"/>
                    </w:rPr>
                  </w:rPrChange>
                </w:rPr>
                <w:delText>-</w:delText>
              </w:r>
            </w:del>
          </w:p>
        </w:tc>
        <w:tc>
          <w:tcPr>
            <w:tcW w:w="3965" w:type="dxa"/>
            <w:shd w:val="clear" w:color="auto" w:fill="auto"/>
            <w:noWrap/>
            <w:vAlign w:val="center"/>
            <w:hideMark/>
          </w:tcPr>
          <w:p w14:paraId="107EDBFC" w14:textId="13486F96" w:rsidR="009B317A" w:rsidRPr="00B053AF" w:rsidDel="00B053AF" w:rsidRDefault="009B317A">
            <w:pPr>
              <w:widowControl w:val="0"/>
              <w:spacing w:before="120" w:after="120"/>
              <w:jc w:val="both"/>
              <w:rPr>
                <w:del w:id="40566" w:author="James Vu" w:date="2024-04-18T23:44:00Z"/>
                <w:sz w:val="28"/>
                <w:szCs w:val="28"/>
                <w:rPrChange w:id="40567" w:author="James Vu" w:date="2024-04-18T23:44:00Z">
                  <w:rPr>
                    <w:del w:id="40568" w:author="James Vu" w:date="2024-04-18T23:44:00Z"/>
                    <w:sz w:val="26"/>
                    <w:szCs w:val="26"/>
                  </w:rPr>
                </w:rPrChange>
              </w:rPr>
              <w:pPrChange w:id="40569" w:author="James Vu" w:date="2024-04-18T22:33:00Z">
                <w:pPr>
                  <w:widowControl w:val="0"/>
                  <w:spacing w:before="120" w:after="120"/>
                </w:pPr>
              </w:pPrChange>
            </w:pPr>
            <w:del w:id="40570" w:author="James Vu" w:date="2024-04-18T23:44:00Z">
              <w:r w:rsidRPr="00B053AF" w:rsidDel="00B053AF">
                <w:rPr>
                  <w:sz w:val="28"/>
                  <w:szCs w:val="28"/>
                  <w:rPrChange w:id="40571" w:author="James Vu" w:date="2024-04-18T23:44:00Z">
                    <w:rPr>
                      <w:sz w:val="26"/>
                      <w:szCs w:val="26"/>
                    </w:rPr>
                  </w:rPrChange>
                </w:rPr>
                <w:delText xml:space="preserve">Chuyên gia 2: Quản lý hồ sơ thủ tục, quản lý về thanh toán, quyết toán </w:delText>
              </w:r>
            </w:del>
          </w:p>
        </w:tc>
        <w:tc>
          <w:tcPr>
            <w:tcW w:w="1888" w:type="dxa"/>
            <w:shd w:val="clear" w:color="auto" w:fill="auto"/>
            <w:vAlign w:val="center"/>
            <w:hideMark/>
          </w:tcPr>
          <w:p w14:paraId="6DCA1F0C" w14:textId="228FCCB1" w:rsidR="009B317A" w:rsidRPr="00B053AF" w:rsidDel="00B053AF" w:rsidRDefault="009B317A">
            <w:pPr>
              <w:widowControl w:val="0"/>
              <w:spacing w:before="120" w:after="120"/>
              <w:jc w:val="both"/>
              <w:rPr>
                <w:del w:id="40572" w:author="James Vu" w:date="2024-04-18T23:44:00Z"/>
                <w:sz w:val="28"/>
                <w:szCs w:val="28"/>
                <w:rPrChange w:id="40573" w:author="James Vu" w:date="2024-04-18T23:44:00Z">
                  <w:rPr>
                    <w:del w:id="40574" w:author="James Vu" w:date="2024-04-18T23:44:00Z"/>
                    <w:i/>
                    <w:iCs/>
                    <w:sz w:val="26"/>
                    <w:szCs w:val="26"/>
                  </w:rPr>
                </w:rPrChange>
              </w:rPr>
              <w:pPrChange w:id="40575" w:author="James Vu" w:date="2024-04-18T22:33:00Z">
                <w:pPr>
                  <w:widowControl w:val="0"/>
                  <w:spacing w:before="120" w:after="120"/>
                  <w:jc w:val="center"/>
                </w:pPr>
              </w:pPrChange>
            </w:pPr>
            <w:del w:id="40576" w:author="James Vu" w:date="2024-04-18T23:44:00Z">
              <w:r w:rsidRPr="00B053AF" w:rsidDel="00B053AF">
                <w:rPr>
                  <w:color w:val="000000"/>
                  <w:sz w:val="28"/>
                  <w:szCs w:val="28"/>
                  <w:rPrChange w:id="40577" w:author="James Vu" w:date="2024-04-18T23:44:00Z">
                    <w:rPr>
                      <w:i/>
                      <w:iCs/>
                      <w:color w:val="000000"/>
                      <w:sz w:val="22"/>
                      <w:szCs w:val="22"/>
                    </w:rPr>
                  </w:rPrChange>
                </w:rPr>
                <w:delText>Số lượng x lương x tháng</w:delText>
              </w:r>
            </w:del>
          </w:p>
        </w:tc>
        <w:tc>
          <w:tcPr>
            <w:tcW w:w="900" w:type="dxa"/>
            <w:shd w:val="clear" w:color="auto" w:fill="auto"/>
            <w:noWrap/>
            <w:vAlign w:val="center"/>
            <w:hideMark/>
          </w:tcPr>
          <w:p w14:paraId="7E15FAA7" w14:textId="507C8A40" w:rsidR="009B317A" w:rsidRPr="00B053AF" w:rsidDel="00B053AF" w:rsidRDefault="009B317A">
            <w:pPr>
              <w:widowControl w:val="0"/>
              <w:spacing w:before="120" w:after="120"/>
              <w:jc w:val="both"/>
              <w:rPr>
                <w:del w:id="40578" w:author="James Vu" w:date="2024-04-18T23:44:00Z"/>
                <w:sz w:val="28"/>
                <w:szCs w:val="28"/>
                <w:rPrChange w:id="40579" w:author="James Vu" w:date="2024-04-18T23:44:00Z">
                  <w:rPr>
                    <w:del w:id="40580" w:author="James Vu" w:date="2024-04-18T23:44:00Z"/>
                    <w:sz w:val="26"/>
                    <w:szCs w:val="26"/>
                  </w:rPr>
                </w:rPrChange>
              </w:rPr>
              <w:pPrChange w:id="40581" w:author="James Vu" w:date="2024-04-18T22:33:00Z">
                <w:pPr>
                  <w:widowControl w:val="0"/>
                  <w:spacing w:before="120" w:after="120"/>
                  <w:jc w:val="center"/>
                </w:pPr>
              </w:pPrChange>
            </w:pPr>
            <w:del w:id="40582" w:author="James Vu" w:date="2024-04-18T23:44:00Z">
              <w:r w:rsidRPr="00B053AF" w:rsidDel="00B053AF">
                <w:rPr>
                  <w:color w:val="000000"/>
                  <w:sz w:val="28"/>
                  <w:szCs w:val="28"/>
                  <w:rPrChange w:id="40583" w:author="James Vu" w:date="2024-04-18T23:44:00Z">
                    <w:rPr>
                      <w:color w:val="000000"/>
                      <w:sz w:val="26"/>
                      <w:szCs w:val="26"/>
                    </w:rPr>
                  </w:rPrChange>
                </w:rPr>
                <w:delText>1</w:delText>
              </w:r>
            </w:del>
          </w:p>
        </w:tc>
        <w:tc>
          <w:tcPr>
            <w:tcW w:w="1140" w:type="dxa"/>
            <w:shd w:val="clear" w:color="auto" w:fill="auto"/>
            <w:noWrap/>
            <w:vAlign w:val="center"/>
            <w:hideMark/>
          </w:tcPr>
          <w:p w14:paraId="2C3DDD11" w14:textId="61E9B38B" w:rsidR="009B317A" w:rsidRPr="00B053AF" w:rsidDel="00B053AF" w:rsidRDefault="009B317A">
            <w:pPr>
              <w:widowControl w:val="0"/>
              <w:spacing w:before="120" w:after="120"/>
              <w:jc w:val="both"/>
              <w:rPr>
                <w:del w:id="40584" w:author="James Vu" w:date="2024-04-18T23:44:00Z"/>
                <w:sz w:val="28"/>
                <w:szCs w:val="28"/>
                <w:rPrChange w:id="40585" w:author="James Vu" w:date="2024-04-18T23:44:00Z">
                  <w:rPr>
                    <w:del w:id="40586" w:author="James Vu" w:date="2024-04-18T23:44:00Z"/>
                    <w:sz w:val="26"/>
                    <w:szCs w:val="26"/>
                  </w:rPr>
                </w:rPrChange>
              </w:rPr>
              <w:pPrChange w:id="40587" w:author="James Vu" w:date="2024-04-18T22:33:00Z">
                <w:pPr>
                  <w:widowControl w:val="0"/>
                  <w:spacing w:before="120" w:after="120"/>
                  <w:jc w:val="center"/>
                </w:pPr>
              </w:pPrChange>
            </w:pPr>
            <w:del w:id="40588" w:author="James Vu" w:date="2024-04-18T23:44:00Z">
              <w:r w:rsidRPr="00B053AF" w:rsidDel="00B053AF">
                <w:rPr>
                  <w:color w:val="000000"/>
                  <w:sz w:val="28"/>
                  <w:szCs w:val="28"/>
                  <w:rPrChange w:id="40589" w:author="James Vu" w:date="2024-04-18T23:44:00Z">
                    <w:rPr>
                      <w:color w:val="000000"/>
                      <w:sz w:val="26"/>
                      <w:szCs w:val="26"/>
                    </w:rPr>
                  </w:rPrChange>
                </w:rPr>
                <w:delText>Người</w:delText>
              </w:r>
            </w:del>
          </w:p>
        </w:tc>
        <w:tc>
          <w:tcPr>
            <w:tcW w:w="1386" w:type="dxa"/>
            <w:shd w:val="clear" w:color="auto" w:fill="auto"/>
            <w:noWrap/>
            <w:vAlign w:val="center"/>
            <w:hideMark/>
          </w:tcPr>
          <w:p w14:paraId="5C56AD84" w14:textId="70F32631" w:rsidR="009B317A" w:rsidRPr="00B053AF" w:rsidDel="00B053AF" w:rsidRDefault="009B317A">
            <w:pPr>
              <w:widowControl w:val="0"/>
              <w:spacing w:before="120" w:after="120"/>
              <w:jc w:val="both"/>
              <w:rPr>
                <w:del w:id="40590" w:author="James Vu" w:date="2024-04-18T23:44:00Z"/>
                <w:sz w:val="28"/>
                <w:szCs w:val="28"/>
                <w:rPrChange w:id="40591" w:author="James Vu" w:date="2024-04-18T23:44:00Z">
                  <w:rPr>
                    <w:del w:id="40592" w:author="James Vu" w:date="2024-04-18T23:44:00Z"/>
                    <w:sz w:val="26"/>
                    <w:szCs w:val="26"/>
                  </w:rPr>
                </w:rPrChange>
              </w:rPr>
              <w:pPrChange w:id="40593" w:author="James Vu" w:date="2024-04-18T22:33:00Z">
                <w:pPr>
                  <w:widowControl w:val="0"/>
                  <w:spacing w:before="120" w:after="120"/>
                  <w:jc w:val="center"/>
                </w:pPr>
              </w:pPrChange>
            </w:pPr>
            <w:del w:id="40594" w:author="James Vu" w:date="2024-04-18T23:44:00Z">
              <w:r w:rsidRPr="00B053AF" w:rsidDel="00B053AF">
                <w:rPr>
                  <w:color w:val="000000"/>
                  <w:sz w:val="28"/>
                  <w:szCs w:val="28"/>
                  <w:rPrChange w:id="40595" w:author="James Vu" w:date="2024-04-18T23:44:00Z">
                    <w:rPr>
                      <w:color w:val="000000"/>
                      <w:sz w:val="26"/>
                      <w:szCs w:val="26"/>
                    </w:rPr>
                  </w:rPrChange>
                </w:rPr>
                <w:delText>10.183.950</w:delText>
              </w:r>
            </w:del>
          </w:p>
        </w:tc>
        <w:tc>
          <w:tcPr>
            <w:tcW w:w="1037" w:type="dxa"/>
            <w:shd w:val="clear" w:color="auto" w:fill="auto"/>
            <w:noWrap/>
            <w:vAlign w:val="center"/>
            <w:hideMark/>
          </w:tcPr>
          <w:p w14:paraId="044B80B7" w14:textId="7EBA9119" w:rsidR="009B317A" w:rsidRPr="00B053AF" w:rsidDel="00B053AF" w:rsidRDefault="009B317A">
            <w:pPr>
              <w:widowControl w:val="0"/>
              <w:spacing w:before="120" w:after="120"/>
              <w:jc w:val="both"/>
              <w:rPr>
                <w:del w:id="40596" w:author="James Vu" w:date="2024-04-18T23:44:00Z"/>
                <w:sz w:val="28"/>
                <w:szCs w:val="28"/>
                <w:rPrChange w:id="40597" w:author="James Vu" w:date="2024-04-18T23:44:00Z">
                  <w:rPr>
                    <w:del w:id="40598" w:author="James Vu" w:date="2024-04-18T23:44:00Z"/>
                    <w:sz w:val="26"/>
                    <w:szCs w:val="26"/>
                  </w:rPr>
                </w:rPrChange>
              </w:rPr>
              <w:pPrChange w:id="40599" w:author="James Vu" w:date="2024-04-18T22:33:00Z">
                <w:pPr>
                  <w:widowControl w:val="0"/>
                  <w:spacing w:before="120" w:after="120"/>
                  <w:jc w:val="center"/>
                </w:pPr>
              </w:pPrChange>
            </w:pPr>
            <w:del w:id="40600" w:author="James Vu" w:date="2024-04-18T23:44:00Z">
              <w:r w:rsidRPr="00B053AF" w:rsidDel="00B053AF">
                <w:rPr>
                  <w:color w:val="000000"/>
                  <w:sz w:val="28"/>
                  <w:szCs w:val="28"/>
                  <w:rPrChange w:id="40601" w:author="James Vu" w:date="2024-04-18T23:44:00Z">
                    <w:rPr>
                      <w:color w:val="000000"/>
                      <w:sz w:val="26"/>
                      <w:szCs w:val="26"/>
                    </w:rPr>
                  </w:rPrChange>
                </w:rPr>
                <w:delText>4</w:delText>
              </w:r>
            </w:del>
          </w:p>
        </w:tc>
        <w:tc>
          <w:tcPr>
            <w:tcW w:w="1540" w:type="dxa"/>
            <w:shd w:val="clear" w:color="auto" w:fill="auto"/>
            <w:noWrap/>
            <w:vAlign w:val="center"/>
            <w:hideMark/>
          </w:tcPr>
          <w:p w14:paraId="5F95A533" w14:textId="57AE6E19" w:rsidR="009B317A" w:rsidRPr="00B053AF" w:rsidDel="00B053AF" w:rsidRDefault="009B317A">
            <w:pPr>
              <w:widowControl w:val="0"/>
              <w:spacing w:before="120" w:after="120"/>
              <w:jc w:val="both"/>
              <w:rPr>
                <w:del w:id="40602" w:author="James Vu" w:date="2024-04-18T23:44:00Z"/>
                <w:sz w:val="28"/>
                <w:szCs w:val="28"/>
                <w:rPrChange w:id="40603" w:author="James Vu" w:date="2024-04-18T23:44:00Z">
                  <w:rPr>
                    <w:del w:id="40604" w:author="James Vu" w:date="2024-04-18T23:44:00Z"/>
                    <w:sz w:val="26"/>
                    <w:szCs w:val="26"/>
                  </w:rPr>
                </w:rPrChange>
              </w:rPr>
              <w:pPrChange w:id="40605" w:author="James Vu" w:date="2024-04-18T22:33:00Z">
                <w:pPr>
                  <w:widowControl w:val="0"/>
                  <w:spacing w:before="120" w:after="120"/>
                  <w:jc w:val="right"/>
                </w:pPr>
              </w:pPrChange>
            </w:pPr>
            <w:del w:id="40606" w:author="James Vu" w:date="2024-04-18T23:44:00Z">
              <w:r w:rsidRPr="00B053AF" w:rsidDel="00B053AF">
                <w:rPr>
                  <w:color w:val="000000"/>
                  <w:sz w:val="28"/>
                  <w:szCs w:val="28"/>
                  <w:rPrChange w:id="40607" w:author="James Vu" w:date="2024-04-18T23:44:00Z">
                    <w:rPr>
                      <w:color w:val="000000"/>
                      <w:sz w:val="26"/>
                      <w:szCs w:val="26"/>
                    </w:rPr>
                  </w:rPrChange>
                </w:rPr>
                <w:delText>40.735.800</w:delText>
              </w:r>
            </w:del>
          </w:p>
        </w:tc>
        <w:tc>
          <w:tcPr>
            <w:tcW w:w="1885" w:type="dxa"/>
            <w:shd w:val="clear" w:color="auto" w:fill="auto"/>
            <w:vAlign w:val="center"/>
            <w:hideMark/>
          </w:tcPr>
          <w:p w14:paraId="0AEF82A0" w14:textId="59C296A3" w:rsidR="009B317A" w:rsidRPr="00B053AF" w:rsidDel="00B053AF" w:rsidRDefault="009B317A">
            <w:pPr>
              <w:widowControl w:val="0"/>
              <w:spacing w:before="120" w:after="120"/>
              <w:jc w:val="both"/>
              <w:rPr>
                <w:del w:id="40608" w:author="James Vu" w:date="2024-04-18T23:44:00Z"/>
                <w:sz w:val="28"/>
                <w:szCs w:val="28"/>
                <w:rPrChange w:id="40609" w:author="James Vu" w:date="2024-04-18T23:44:00Z">
                  <w:rPr>
                    <w:del w:id="40610" w:author="James Vu" w:date="2024-04-18T23:44:00Z"/>
                    <w:sz w:val="26"/>
                    <w:szCs w:val="26"/>
                  </w:rPr>
                </w:rPrChange>
              </w:rPr>
              <w:pPrChange w:id="40611" w:author="James Vu" w:date="2024-04-18T22:33:00Z">
                <w:pPr>
                  <w:widowControl w:val="0"/>
                  <w:spacing w:before="120" w:after="120"/>
                  <w:jc w:val="center"/>
                </w:pPr>
              </w:pPrChange>
            </w:pPr>
          </w:p>
        </w:tc>
      </w:tr>
      <w:tr w:rsidR="009B317A" w:rsidRPr="00B053AF" w:rsidDel="00B053AF" w14:paraId="48952B75" w14:textId="2417B5BD" w:rsidTr="009B317A">
        <w:trPr>
          <w:trHeight w:val="20"/>
          <w:del w:id="40612" w:author="James Vu" w:date="2024-04-18T23:44:00Z"/>
        </w:trPr>
        <w:tc>
          <w:tcPr>
            <w:tcW w:w="708" w:type="dxa"/>
            <w:shd w:val="clear" w:color="auto" w:fill="auto"/>
            <w:noWrap/>
            <w:vAlign w:val="center"/>
            <w:hideMark/>
          </w:tcPr>
          <w:p w14:paraId="52DDB194" w14:textId="46DAAB18" w:rsidR="009B317A" w:rsidRPr="00B053AF" w:rsidDel="00B053AF" w:rsidRDefault="009B317A">
            <w:pPr>
              <w:widowControl w:val="0"/>
              <w:spacing w:before="120" w:after="120"/>
              <w:jc w:val="both"/>
              <w:rPr>
                <w:del w:id="40613" w:author="James Vu" w:date="2024-04-18T23:44:00Z"/>
                <w:sz w:val="28"/>
                <w:szCs w:val="28"/>
                <w:rPrChange w:id="40614" w:author="James Vu" w:date="2024-04-18T23:44:00Z">
                  <w:rPr>
                    <w:del w:id="40615" w:author="James Vu" w:date="2024-04-18T23:44:00Z"/>
                    <w:sz w:val="26"/>
                    <w:szCs w:val="26"/>
                  </w:rPr>
                </w:rPrChange>
              </w:rPr>
              <w:pPrChange w:id="40616" w:author="James Vu" w:date="2024-04-18T22:33:00Z">
                <w:pPr>
                  <w:widowControl w:val="0"/>
                  <w:spacing w:before="120" w:after="120"/>
                  <w:jc w:val="center"/>
                </w:pPr>
              </w:pPrChange>
            </w:pPr>
            <w:del w:id="40617" w:author="James Vu" w:date="2024-04-18T23:44:00Z">
              <w:r w:rsidRPr="00B053AF" w:rsidDel="00B053AF">
                <w:rPr>
                  <w:sz w:val="28"/>
                  <w:szCs w:val="28"/>
                  <w:rPrChange w:id="40618" w:author="James Vu" w:date="2024-04-18T23:44:00Z">
                    <w:rPr>
                      <w:sz w:val="26"/>
                      <w:szCs w:val="26"/>
                    </w:rPr>
                  </w:rPrChange>
                </w:rPr>
                <w:delText>-</w:delText>
              </w:r>
            </w:del>
          </w:p>
        </w:tc>
        <w:tc>
          <w:tcPr>
            <w:tcW w:w="3965" w:type="dxa"/>
            <w:shd w:val="clear" w:color="auto" w:fill="auto"/>
            <w:noWrap/>
            <w:vAlign w:val="center"/>
            <w:hideMark/>
          </w:tcPr>
          <w:p w14:paraId="1DF25C8D" w14:textId="59E80D33" w:rsidR="009B317A" w:rsidRPr="00B053AF" w:rsidDel="00B053AF" w:rsidRDefault="009B317A">
            <w:pPr>
              <w:widowControl w:val="0"/>
              <w:spacing w:before="120" w:after="120"/>
              <w:jc w:val="both"/>
              <w:rPr>
                <w:del w:id="40619" w:author="James Vu" w:date="2024-04-18T23:44:00Z"/>
                <w:sz w:val="28"/>
                <w:szCs w:val="28"/>
                <w:rPrChange w:id="40620" w:author="James Vu" w:date="2024-04-18T23:44:00Z">
                  <w:rPr>
                    <w:del w:id="40621" w:author="James Vu" w:date="2024-04-18T23:44:00Z"/>
                    <w:sz w:val="26"/>
                    <w:szCs w:val="26"/>
                  </w:rPr>
                </w:rPrChange>
              </w:rPr>
              <w:pPrChange w:id="40622" w:author="James Vu" w:date="2024-04-18T22:33:00Z">
                <w:pPr>
                  <w:widowControl w:val="0"/>
                  <w:spacing w:before="120" w:after="120"/>
                </w:pPr>
              </w:pPrChange>
            </w:pPr>
            <w:del w:id="40623" w:author="James Vu" w:date="2024-04-18T23:44:00Z">
              <w:r w:rsidRPr="00B053AF" w:rsidDel="00B053AF">
                <w:rPr>
                  <w:sz w:val="28"/>
                  <w:szCs w:val="28"/>
                  <w:rPrChange w:id="40624" w:author="James Vu" w:date="2024-04-18T23:44:00Z">
                    <w:rPr>
                      <w:sz w:val="26"/>
                      <w:szCs w:val="26"/>
                    </w:rPr>
                  </w:rPrChange>
                </w:rPr>
                <w:delText>Chuyên gia 3: Quản lý giám sát công tác triển khai</w:delText>
              </w:r>
            </w:del>
          </w:p>
        </w:tc>
        <w:tc>
          <w:tcPr>
            <w:tcW w:w="1888" w:type="dxa"/>
            <w:shd w:val="clear" w:color="auto" w:fill="auto"/>
            <w:vAlign w:val="center"/>
            <w:hideMark/>
          </w:tcPr>
          <w:p w14:paraId="75D54245" w14:textId="1B6A3C06" w:rsidR="009B317A" w:rsidRPr="00B053AF" w:rsidDel="00B053AF" w:rsidRDefault="009B317A">
            <w:pPr>
              <w:widowControl w:val="0"/>
              <w:spacing w:before="120" w:after="120"/>
              <w:jc w:val="both"/>
              <w:rPr>
                <w:del w:id="40625" w:author="James Vu" w:date="2024-04-18T23:44:00Z"/>
                <w:sz w:val="28"/>
                <w:szCs w:val="28"/>
                <w:rPrChange w:id="40626" w:author="James Vu" w:date="2024-04-18T23:44:00Z">
                  <w:rPr>
                    <w:del w:id="40627" w:author="James Vu" w:date="2024-04-18T23:44:00Z"/>
                    <w:i/>
                    <w:iCs/>
                    <w:sz w:val="26"/>
                    <w:szCs w:val="26"/>
                  </w:rPr>
                </w:rPrChange>
              </w:rPr>
              <w:pPrChange w:id="40628" w:author="James Vu" w:date="2024-04-18T22:33:00Z">
                <w:pPr>
                  <w:widowControl w:val="0"/>
                  <w:spacing w:before="120" w:after="120"/>
                  <w:jc w:val="center"/>
                </w:pPr>
              </w:pPrChange>
            </w:pPr>
            <w:del w:id="40629" w:author="James Vu" w:date="2024-04-18T23:44:00Z">
              <w:r w:rsidRPr="00B053AF" w:rsidDel="00B053AF">
                <w:rPr>
                  <w:color w:val="000000"/>
                  <w:sz w:val="28"/>
                  <w:szCs w:val="28"/>
                  <w:rPrChange w:id="40630" w:author="James Vu" w:date="2024-04-18T23:44:00Z">
                    <w:rPr>
                      <w:i/>
                      <w:iCs/>
                      <w:color w:val="000000"/>
                      <w:sz w:val="22"/>
                      <w:szCs w:val="22"/>
                    </w:rPr>
                  </w:rPrChange>
                </w:rPr>
                <w:delText>Số lượng x lương x tháng</w:delText>
              </w:r>
            </w:del>
          </w:p>
        </w:tc>
        <w:tc>
          <w:tcPr>
            <w:tcW w:w="900" w:type="dxa"/>
            <w:shd w:val="clear" w:color="auto" w:fill="auto"/>
            <w:noWrap/>
            <w:vAlign w:val="center"/>
            <w:hideMark/>
          </w:tcPr>
          <w:p w14:paraId="115C41FD" w14:textId="30E2BD44" w:rsidR="009B317A" w:rsidRPr="00B053AF" w:rsidDel="00B053AF" w:rsidRDefault="009B317A">
            <w:pPr>
              <w:widowControl w:val="0"/>
              <w:spacing w:before="120" w:after="120"/>
              <w:jc w:val="both"/>
              <w:rPr>
                <w:del w:id="40631" w:author="James Vu" w:date="2024-04-18T23:44:00Z"/>
                <w:sz w:val="28"/>
                <w:szCs w:val="28"/>
                <w:rPrChange w:id="40632" w:author="James Vu" w:date="2024-04-18T23:44:00Z">
                  <w:rPr>
                    <w:del w:id="40633" w:author="James Vu" w:date="2024-04-18T23:44:00Z"/>
                    <w:sz w:val="26"/>
                    <w:szCs w:val="26"/>
                  </w:rPr>
                </w:rPrChange>
              </w:rPr>
              <w:pPrChange w:id="40634" w:author="James Vu" w:date="2024-04-18T22:33:00Z">
                <w:pPr>
                  <w:widowControl w:val="0"/>
                  <w:spacing w:before="120" w:after="120"/>
                  <w:jc w:val="center"/>
                </w:pPr>
              </w:pPrChange>
            </w:pPr>
            <w:del w:id="40635" w:author="James Vu" w:date="2024-04-18T23:44:00Z">
              <w:r w:rsidRPr="00B053AF" w:rsidDel="00B053AF">
                <w:rPr>
                  <w:color w:val="000000"/>
                  <w:sz w:val="28"/>
                  <w:szCs w:val="28"/>
                  <w:rPrChange w:id="40636" w:author="James Vu" w:date="2024-04-18T23:44:00Z">
                    <w:rPr>
                      <w:color w:val="000000"/>
                      <w:sz w:val="26"/>
                      <w:szCs w:val="26"/>
                    </w:rPr>
                  </w:rPrChange>
                </w:rPr>
                <w:delText>1</w:delText>
              </w:r>
            </w:del>
          </w:p>
        </w:tc>
        <w:tc>
          <w:tcPr>
            <w:tcW w:w="1140" w:type="dxa"/>
            <w:shd w:val="clear" w:color="auto" w:fill="auto"/>
            <w:noWrap/>
            <w:vAlign w:val="center"/>
            <w:hideMark/>
          </w:tcPr>
          <w:p w14:paraId="1B5C3033" w14:textId="2915A6F6" w:rsidR="009B317A" w:rsidRPr="00B053AF" w:rsidDel="00B053AF" w:rsidRDefault="009B317A">
            <w:pPr>
              <w:widowControl w:val="0"/>
              <w:spacing w:before="120" w:after="120"/>
              <w:jc w:val="both"/>
              <w:rPr>
                <w:del w:id="40637" w:author="James Vu" w:date="2024-04-18T23:44:00Z"/>
                <w:sz w:val="28"/>
                <w:szCs w:val="28"/>
                <w:rPrChange w:id="40638" w:author="James Vu" w:date="2024-04-18T23:44:00Z">
                  <w:rPr>
                    <w:del w:id="40639" w:author="James Vu" w:date="2024-04-18T23:44:00Z"/>
                    <w:sz w:val="26"/>
                    <w:szCs w:val="26"/>
                  </w:rPr>
                </w:rPrChange>
              </w:rPr>
              <w:pPrChange w:id="40640" w:author="James Vu" w:date="2024-04-18T22:33:00Z">
                <w:pPr>
                  <w:widowControl w:val="0"/>
                  <w:spacing w:before="120" w:after="120"/>
                  <w:jc w:val="center"/>
                </w:pPr>
              </w:pPrChange>
            </w:pPr>
            <w:del w:id="40641" w:author="James Vu" w:date="2024-04-18T23:44:00Z">
              <w:r w:rsidRPr="00B053AF" w:rsidDel="00B053AF">
                <w:rPr>
                  <w:color w:val="000000"/>
                  <w:sz w:val="28"/>
                  <w:szCs w:val="28"/>
                  <w:rPrChange w:id="40642" w:author="James Vu" w:date="2024-04-18T23:44:00Z">
                    <w:rPr>
                      <w:color w:val="000000"/>
                      <w:sz w:val="26"/>
                      <w:szCs w:val="26"/>
                    </w:rPr>
                  </w:rPrChange>
                </w:rPr>
                <w:delText>Người</w:delText>
              </w:r>
            </w:del>
          </w:p>
        </w:tc>
        <w:tc>
          <w:tcPr>
            <w:tcW w:w="1386" w:type="dxa"/>
            <w:shd w:val="clear" w:color="auto" w:fill="auto"/>
            <w:noWrap/>
            <w:vAlign w:val="center"/>
            <w:hideMark/>
          </w:tcPr>
          <w:p w14:paraId="3AB1CB3A" w14:textId="73E45F0C" w:rsidR="009B317A" w:rsidRPr="00B053AF" w:rsidDel="00B053AF" w:rsidRDefault="009B317A">
            <w:pPr>
              <w:widowControl w:val="0"/>
              <w:spacing w:before="120" w:after="120"/>
              <w:jc w:val="both"/>
              <w:rPr>
                <w:del w:id="40643" w:author="James Vu" w:date="2024-04-18T23:44:00Z"/>
                <w:sz w:val="28"/>
                <w:szCs w:val="28"/>
                <w:rPrChange w:id="40644" w:author="James Vu" w:date="2024-04-18T23:44:00Z">
                  <w:rPr>
                    <w:del w:id="40645" w:author="James Vu" w:date="2024-04-18T23:44:00Z"/>
                    <w:sz w:val="26"/>
                    <w:szCs w:val="26"/>
                  </w:rPr>
                </w:rPrChange>
              </w:rPr>
              <w:pPrChange w:id="40646" w:author="James Vu" w:date="2024-04-18T22:33:00Z">
                <w:pPr>
                  <w:widowControl w:val="0"/>
                  <w:spacing w:before="120" w:after="120"/>
                  <w:jc w:val="center"/>
                </w:pPr>
              </w:pPrChange>
            </w:pPr>
            <w:del w:id="40647" w:author="James Vu" w:date="2024-04-18T23:44:00Z">
              <w:r w:rsidRPr="00B053AF" w:rsidDel="00B053AF">
                <w:rPr>
                  <w:color w:val="000000"/>
                  <w:sz w:val="28"/>
                  <w:szCs w:val="28"/>
                  <w:rPrChange w:id="40648" w:author="James Vu" w:date="2024-04-18T23:44:00Z">
                    <w:rPr>
                      <w:color w:val="000000"/>
                      <w:sz w:val="26"/>
                      <w:szCs w:val="26"/>
                    </w:rPr>
                  </w:rPrChange>
                </w:rPr>
                <w:delText>10.183.950</w:delText>
              </w:r>
            </w:del>
          </w:p>
        </w:tc>
        <w:tc>
          <w:tcPr>
            <w:tcW w:w="1037" w:type="dxa"/>
            <w:shd w:val="clear" w:color="auto" w:fill="auto"/>
            <w:noWrap/>
            <w:vAlign w:val="center"/>
            <w:hideMark/>
          </w:tcPr>
          <w:p w14:paraId="51CE3A79" w14:textId="16C9CC46" w:rsidR="009B317A" w:rsidRPr="00B053AF" w:rsidDel="00B053AF" w:rsidRDefault="009B317A">
            <w:pPr>
              <w:widowControl w:val="0"/>
              <w:spacing w:before="120" w:after="120"/>
              <w:jc w:val="both"/>
              <w:rPr>
                <w:del w:id="40649" w:author="James Vu" w:date="2024-04-18T23:44:00Z"/>
                <w:sz w:val="28"/>
                <w:szCs w:val="28"/>
                <w:rPrChange w:id="40650" w:author="James Vu" w:date="2024-04-18T23:44:00Z">
                  <w:rPr>
                    <w:del w:id="40651" w:author="James Vu" w:date="2024-04-18T23:44:00Z"/>
                    <w:sz w:val="26"/>
                    <w:szCs w:val="26"/>
                  </w:rPr>
                </w:rPrChange>
              </w:rPr>
              <w:pPrChange w:id="40652" w:author="James Vu" w:date="2024-04-18T22:33:00Z">
                <w:pPr>
                  <w:widowControl w:val="0"/>
                  <w:spacing w:before="120" w:after="120"/>
                  <w:jc w:val="center"/>
                </w:pPr>
              </w:pPrChange>
            </w:pPr>
            <w:del w:id="40653" w:author="James Vu" w:date="2024-04-18T23:44:00Z">
              <w:r w:rsidRPr="00B053AF" w:rsidDel="00B053AF">
                <w:rPr>
                  <w:color w:val="000000"/>
                  <w:sz w:val="28"/>
                  <w:szCs w:val="28"/>
                  <w:rPrChange w:id="40654" w:author="James Vu" w:date="2024-04-18T23:44:00Z">
                    <w:rPr>
                      <w:color w:val="000000"/>
                      <w:sz w:val="26"/>
                      <w:szCs w:val="26"/>
                    </w:rPr>
                  </w:rPrChange>
                </w:rPr>
                <w:delText>10</w:delText>
              </w:r>
            </w:del>
          </w:p>
        </w:tc>
        <w:tc>
          <w:tcPr>
            <w:tcW w:w="1540" w:type="dxa"/>
            <w:shd w:val="clear" w:color="auto" w:fill="auto"/>
            <w:noWrap/>
            <w:vAlign w:val="center"/>
            <w:hideMark/>
          </w:tcPr>
          <w:p w14:paraId="6FA61BF4" w14:textId="7BDCA301" w:rsidR="009B317A" w:rsidRPr="00B053AF" w:rsidDel="00B053AF" w:rsidRDefault="009B317A">
            <w:pPr>
              <w:widowControl w:val="0"/>
              <w:spacing w:before="120" w:after="120"/>
              <w:jc w:val="both"/>
              <w:rPr>
                <w:del w:id="40655" w:author="James Vu" w:date="2024-04-18T23:44:00Z"/>
                <w:sz w:val="28"/>
                <w:szCs w:val="28"/>
                <w:rPrChange w:id="40656" w:author="James Vu" w:date="2024-04-18T23:44:00Z">
                  <w:rPr>
                    <w:del w:id="40657" w:author="James Vu" w:date="2024-04-18T23:44:00Z"/>
                    <w:sz w:val="26"/>
                    <w:szCs w:val="26"/>
                  </w:rPr>
                </w:rPrChange>
              </w:rPr>
              <w:pPrChange w:id="40658" w:author="James Vu" w:date="2024-04-18T22:33:00Z">
                <w:pPr>
                  <w:widowControl w:val="0"/>
                  <w:spacing w:before="120" w:after="120"/>
                  <w:jc w:val="right"/>
                </w:pPr>
              </w:pPrChange>
            </w:pPr>
            <w:del w:id="40659" w:author="James Vu" w:date="2024-04-18T23:44:00Z">
              <w:r w:rsidRPr="00B053AF" w:rsidDel="00B053AF">
                <w:rPr>
                  <w:color w:val="000000"/>
                  <w:sz w:val="28"/>
                  <w:szCs w:val="28"/>
                  <w:rPrChange w:id="40660" w:author="James Vu" w:date="2024-04-18T23:44:00Z">
                    <w:rPr>
                      <w:color w:val="000000"/>
                      <w:sz w:val="26"/>
                      <w:szCs w:val="26"/>
                    </w:rPr>
                  </w:rPrChange>
                </w:rPr>
                <w:delText>101.839.500</w:delText>
              </w:r>
            </w:del>
          </w:p>
        </w:tc>
        <w:tc>
          <w:tcPr>
            <w:tcW w:w="1885" w:type="dxa"/>
            <w:shd w:val="clear" w:color="auto" w:fill="auto"/>
            <w:vAlign w:val="center"/>
            <w:hideMark/>
          </w:tcPr>
          <w:p w14:paraId="528B6456" w14:textId="5A665D57" w:rsidR="009B317A" w:rsidRPr="00B053AF" w:rsidDel="00B053AF" w:rsidRDefault="009B317A">
            <w:pPr>
              <w:widowControl w:val="0"/>
              <w:spacing w:before="120" w:after="120"/>
              <w:jc w:val="both"/>
              <w:rPr>
                <w:del w:id="40661" w:author="James Vu" w:date="2024-04-18T23:44:00Z"/>
                <w:sz w:val="28"/>
                <w:szCs w:val="28"/>
                <w:rPrChange w:id="40662" w:author="James Vu" w:date="2024-04-18T23:44:00Z">
                  <w:rPr>
                    <w:del w:id="40663" w:author="James Vu" w:date="2024-04-18T23:44:00Z"/>
                    <w:sz w:val="26"/>
                    <w:szCs w:val="26"/>
                  </w:rPr>
                </w:rPrChange>
              </w:rPr>
              <w:pPrChange w:id="40664" w:author="James Vu" w:date="2024-04-18T22:33:00Z">
                <w:pPr>
                  <w:widowControl w:val="0"/>
                  <w:spacing w:before="120" w:after="120"/>
                  <w:jc w:val="center"/>
                </w:pPr>
              </w:pPrChange>
            </w:pPr>
          </w:p>
        </w:tc>
      </w:tr>
      <w:tr w:rsidR="009B317A" w:rsidRPr="00B053AF" w:rsidDel="00B053AF" w14:paraId="2F137D7C" w14:textId="67BB1EC4" w:rsidTr="009B317A">
        <w:trPr>
          <w:trHeight w:val="20"/>
          <w:del w:id="40665" w:author="James Vu" w:date="2024-04-18T23:44:00Z"/>
        </w:trPr>
        <w:tc>
          <w:tcPr>
            <w:tcW w:w="708" w:type="dxa"/>
            <w:shd w:val="clear" w:color="auto" w:fill="auto"/>
            <w:noWrap/>
            <w:vAlign w:val="center"/>
            <w:hideMark/>
          </w:tcPr>
          <w:p w14:paraId="1DB0F6C8" w14:textId="73E466D2" w:rsidR="009B317A" w:rsidRPr="00B053AF" w:rsidDel="00B053AF" w:rsidRDefault="009B317A">
            <w:pPr>
              <w:widowControl w:val="0"/>
              <w:spacing w:before="120" w:after="120"/>
              <w:jc w:val="both"/>
              <w:rPr>
                <w:del w:id="40666" w:author="James Vu" w:date="2024-04-18T23:44:00Z"/>
                <w:b/>
                <w:bCs/>
                <w:sz w:val="28"/>
                <w:szCs w:val="28"/>
                <w:rPrChange w:id="40667" w:author="James Vu" w:date="2024-04-18T23:44:00Z">
                  <w:rPr>
                    <w:del w:id="40668" w:author="James Vu" w:date="2024-04-18T23:44:00Z"/>
                    <w:b/>
                    <w:bCs/>
                    <w:sz w:val="26"/>
                    <w:szCs w:val="26"/>
                  </w:rPr>
                </w:rPrChange>
              </w:rPr>
              <w:pPrChange w:id="40669" w:author="James Vu" w:date="2024-04-18T22:33:00Z">
                <w:pPr>
                  <w:widowControl w:val="0"/>
                  <w:spacing w:before="120" w:after="120"/>
                  <w:jc w:val="center"/>
                </w:pPr>
              </w:pPrChange>
            </w:pPr>
            <w:del w:id="40670" w:author="James Vu" w:date="2024-04-18T23:44:00Z">
              <w:r w:rsidRPr="00B053AF" w:rsidDel="00B053AF">
                <w:rPr>
                  <w:b/>
                  <w:bCs/>
                  <w:sz w:val="28"/>
                  <w:szCs w:val="28"/>
                  <w:rPrChange w:id="40671" w:author="James Vu" w:date="2024-04-18T23:44:00Z">
                    <w:rPr>
                      <w:b/>
                      <w:bCs/>
                      <w:sz w:val="26"/>
                      <w:szCs w:val="26"/>
                    </w:rPr>
                  </w:rPrChange>
                </w:rPr>
                <w:delText>2</w:delText>
              </w:r>
            </w:del>
          </w:p>
        </w:tc>
        <w:tc>
          <w:tcPr>
            <w:tcW w:w="3965" w:type="dxa"/>
            <w:shd w:val="clear" w:color="auto" w:fill="auto"/>
            <w:noWrap/>
            <w:vAlign w:val="center"/>
            <w:hideMark/>
          </w:tcPr>
          <w:p w14:paraId="28F810E1" w14:textId="4B324786" w:rsidR="009B317A" w:rsidRPr="00B053AF" w:rsidDel="00B053AF" w:rsidRDefault="009B317A">
            <w:pPr>
              <w:widowControl w:val="0"/>
              <w:spacing w:before="120" w:after="120"/>
              <w:jc w:val="both"/>
              <w:rPr>
                <w:del w:id="40672" w:author="James Vu" w:date="2024-04-18T23:44:00Z"/>
                <w:b/>
                <w:bCs/>
                <w:sz w:val="28"/>
                <w:szCs w:val="28"/>
                <w:rPrChange w:id="40673" w:author="James Vu" w:date="2024-04-18T23:44:00Z">
                  <w:rPr>
                    <w:del w:id="40674" w:author="James Vu" w:date="2024-04-18T23:44:00Z"/>
                    <w:b/>
                    <w:bCs/>
                    <w:sz w:val="26"/>
                    <w:szCs w:val="26"/>
                  </w:rPr>
                </w:rPrChange>
              </w:rPr>
              <w:pPrChange w:id="40675" w:author="James Vu" w:date="2024-04-18T22:33:00Z">
                <w:pPr>
                  <w:widowControl w:val="0"/>
                  <w:spacing w:before="120" w:after="120"/>
                </w:pPr>
              </w:pPrChange>
            </w:pPr>
            <w:del w:id="40676" w:author="James Vu" w:date="2024-04-18T23:44:00Z">
              <w:r w:rsidRPr="00B053AF" w:rsidDel="00B053AF">
                <w:rPr>
                  <w:b/>
                  <w:bCs/>
                  <w:sz w:val="28"/>
                  <w:szCs w:val="28"/>
                  <w:rPrChange w:id="40677" w:author="James Vu" w:date="2024-04-18T23:44:00Z">
                    <w:rPr>
                      <w:b/>
                      <w:bCs/>
                      <w:sz w:val="26"/>
                      <w:szCs w:val="26"/>
                    </w:rPr>
                  </w:rPrChange>
                </w:rPr>
                <w:delText>Chi phí quản lý</w:delText>
              </w:r>
            </w:del>
          </w:p>
        </w:tc>
        <w:tc>
          <w:tcPr>
            <w:tcW w:w="1888" w:type="dxa"/>
            <w:shd w:val="clear" w:color="auto" w:fill="auto"/>
            <w:vAlign w:val="center"/>
            <w:hideMark/>
          </w:tcPr>
          <w:p w14:paraId="4FAC4062" w14:textId="7B869287" w:rsidR="009B317A" w:rsidRPr="00B053AF" w:rsidDel="00B053AF" w:rsidRDefault="009B317A">
            <w:pPr>
              <w:widowControl w:val="0"/>
              <w:spacing w:before="120" w:after="120"/>
              <w:jc w:val="both"/>
              <w:rPr>
                <w:del w:id="40678" w:author="James Vu" w:date="2024-04-18T23:44:00Z"/>
                <w:b/>
                <w:bCs/>
                <w:sz w:val="28"/>
                <w:szCs w:val="28"/>
                <w:rPrChange w:id="40679" w:author="James Vu" w:date="2024-04-18T23:44:00Z">
                  <w:rPr>
                    <w:del w:id="40680" w:author="James Vu" w:date="2024-04-18T23:44:00Z"/>
                    <w:b/>
                    <w:bCs/>
                    <w:i/>
                    <w:iCs/>
                    <w:sz w:val="26"/>
                    <w:szCs w:val="26"/>
                  </w:rPr>
                </w:rPrChange>
              </w:rPr>
              <w:pPrChange w:id="40681" w:author="James Vu" w:date="2024-04-18T22:33:00Z">
                <w:pPr>
                  <w:widowControl w:val="0"/>
                  <w:spacing w:before="120" w:after="120"/>
                  <w:jc w:val="center"/>
                </w:pPr>
              </w:pPrChange>
            </w:pPr>
            <w:del w:id="40682" w:author="James Vu" w:date="2024-04-18T23:44:00Z">
              <w:r w:rsidRPr="00B053AF" w:rsidDel="00B053AF">
                <w:rPr>
                  <w:b/>
                  <w:bCs/>
                  <w:color w:val="000000"/>
                  <w:sz w:val="28"/>
                  <w:szCs w:val="28"/>
                  <w:rPrChange w:id="40683" w:author="James Vu" w:date="2024-04-18T23:44:00Z">
                    <w:rPr>
                      <w:b/>
                      <w:bCs/>
                      <w:i/>
                      <w:iCs/>
                      <w:color w:val="000000"/>
                      <w:sz w:val="22"/>
                      <w:szCs w:val="22"/>
                    </w:rPr>
                  </w:rPrChange>
                </w:rPr>
                <w:delText>Cql = 55% x Ccg</w:delText>
              </w:r>
            </w:del>
          </w:p>
        </w:tc>
        <w:tc>
          <w:tcPr>
            <w:tcW w:w="900" w:type="dxa"/>
            <w:shd w:val="clear" w:color="auto" w:fill="auto"/>
            <w:noWrap/>
            <w:vAlign w:val="center"/>
            <w:hideMark/>
          </w:tcPr>
          <w:p w14:paraId="1E2ED5BB" w14:textId="74B04338" w:rsidR="009B317A" w:rsidRPr="00B053AF" w:rsidDel="00B053AF" w:rsidRDefault="009B317A">
            <w:pPr>
              <w:widowControl w:val="0"/>
              <w:spacing w:before="120" w:after="120"/>
              <w:jc w:val="both"/>
              <w:rPr>
                <w:del w:id="40684" w:author="James Vu" w:date="2024-04-18T23:44:00Z"/>
                <w:b/>
                <w:bCs/>
                <w:sz w:val="28"/>
                <w:szCs w:val="28"/>
                <w:rPrChange w:id="40685" w:author="James Vu" w:date="2024-04-18T23:44:00Z">
                  <w:rPr>
                    <w:del w:id="40686" w:author="James Vu" w:date="2024-04-18T23:44:00Z"/>
                    <w:b/>
                    <w:bCs/>
                    <w:sz w:val="26"/>
                    <w:szCs w:val="26"/>
                  </w:rPr>
                </w:rPrChange>
              </w:rPr>
              <w:pPrChange w:id="40687" w:author="James Vu" w:date="2024-04-18T22:33:00Z">
                <w:pPr>
                  <w:widowControl w:val="0"/>
                  <w:spacing w:before="120" w:after="120"/>
                  <w:jc w:val="center"/>
                </w:pPr>
              </w:pPrChange>
            </w:pPr>
          </w:p>
        </w:tc>
        <w:tc>
          <w:tcPr>
            <w:tcW w:w="1140" w:type="dxa"/>
            <w:shd w:val="clear" w:color="auto" w:fill="auto"/>
            <w:noWrap/>
            <w:vAlign w:val="center"/>
            <w:hideMark/>
          </w:tcPr>
          <w:p w14:paraId="05CA3084" w14:textId="290FB70D" w:rsidR="009B317A" w:rsidRPr="00B053AF" w:rsidDel="00B053AF" w:rsidRDefault="009B317A">
            <w:pPr>
              <w:widowControl w:val="0"/>
              <w:spacing w:before="120" w:after="120"/>
              <w:jc w:val="both"/>
              <w:rPr>
                <w:del w:id="40688" w:author="James Vu" w:date="2024-04-18T23:44:00Z"/>
                <w:b/>
                <w:bCs/>
                <w:sz w:val="28"/>
                <w:szCs w:val="28"/>
                <w:rPrChange w:id="40689" w:author="James Vu" w:date="2024-04-18T23:44:00Z">
                  <w:rPr>
                    <w:del w:id="40690" w:author="James Vu" w:date="2024-04-18T23:44:00Z"/>
                    <w:b/>
                    <w:bCs/>
                    <w:sz w:val="26"/>
                    <w:szCs w:val="26"/>
                  </w:rPr>
                </w:rPrChange>
              </w:rPr>
              <w:pPrChange w:id="40691" w:author="James Vu" w:date="2024-04-18T22:33:00Z">
                <w:pPr>
                  <w:widowControl w:val="0"/>
                  <w:spacing w:before="120" w:after="120"/>
                  <w:jc w:val="center"/>
                </w:pPr>
              </w:pPrChange>
            </w:pPr>
          </w:p>
        </w:tc>
        <w:tc>
          <w:tcPr>
            <w:tcW w:w="1386" w:type="dxa"/>
            <w:shd w:val="clear" w:color="auto" w:fill="auto"/>
            <w:noWrap/>
            <w:vAlign w:val="center"/>
            <w:hideMark/>
          </w:tcPr>
          <w:p w14:paraId="38B3F9AA" w14:textId="5AEE435D" w:rsidR="009B317A" w:rsidRPr="00B053AF" w:rsidDel="00B053AF" w:rsidRDefault="009B317A">
            <w:pPr>
              <w:widowControl w:val="0"/>
              <w:spacing w:before="120" w:after="120"/>
              <w:jc w:val="both"/>
              <w:rPr>
                <w:del w:id="40692" w:author="James Vu" w:date="2024-04-18T23:44:00Z"/>
                <w:b/>
                <w:bCs/>
                <w:sz w:val="28"/>
                <w:szCs w:val="28"/>
                <w:rPrChange w:id="40693" w:author="James Vu" w:date="2024-04-18T23:44:00Z">
                  <w:rPr>
                    <w:del w:id="40694" w:author="James Vu" w:date="2024-04-18T23:44:00Z"/>
                    <w:b/>
                    <w:bCs/>
                    <w:sz w:val="26"/>
                    <w:szCs w:val="26"/>
                  </w:rPr>
                </w:rPrChange>
              </w:rPr>
              <w:pPrChange w:id="40695" w:author="James Vu" w:date="2024-04-18T22:33:00Z">
                <w:pPr>
                  <w:widowControl w:val="0"/>
                  <w:spacing w:before="120" w:after="120"/>
                  <w:jc w:val="center"/>
                </w:pPr>
              </w:pPrChange>
            </w:pPr>
          </w:p>
        </w:tc>
        <w:tc>
          <w:tcPr>
            <w:tcW w:w="1037" w:type="dxa"/>
            <w:shd w:val="clear" w:color="auto" w:fill="auto"/>
            <w:noWrap/>
            <w:vAlign w:val="center"/>
            <w:hideMark/>
          </w:tcPr>
          <w:p w14:paraId="6B7DD40F" w14:textId="019B383B" w:rsidR="009B317A" w:rsidRPr="00B053AF" w:rsidDel="00B053AF" w:rsidRDefault="009B317A">
            <w:pPr>
              <w:widowControl w:val="0"/>
              <w:spacing w:before="120" w:after="120"/>
              <w:jc w:val="both"/>
              <w:rPr>
                <w:del w:id="40696" w:author="James Vu" w:date="2024-04-18T23:44:00Z"/>
                <w:b/>
                <w:bCs/>
                <w:sz w:val="28"/>
                <w:szCs w:val="28"/>
                <w:rPrChange w:id="40697" w:author="James Vu" w:date="2024-04-18T23:44:00Z">
                  <w:rPr>
                    <w:del w:id="40698" w:author="James Vu" w:date="2024-04-18T23:44:00Z"/>
                    <w:b/>
                    <w:bCs/>
                    <w:sz w:val="26"/>
                    <w:szCs w:val="26"/>
                  </w:rPr>
                </w:rPrChange>
              </w:rPr>
              <w:pPrChange w:id="40699" w:author="James Vu" w:date="2024-04-18T22:33:00Z">
                <w:pPr>
                  <w:widowControl w:val="0"/>
                  <w:spacing w:before="120" w:after="120"/>
                  <w:jc w:val="center"/>
                </w:pPr>
              </w:pPrChange>
            </w:pPr>
          </w:p>
        </w:tc>
        <w:tc>
          <w:tcPr>
            <w:tcW w:w="1540" w:type="dxa"/>
            <w:shd w:val="clear" w:color="auto" w:fill="auto"/>
            <w:noWrap/>
            <w:vAlign w:val="center"/>
            <w:hideMark/>
          </w:tcPr>
          <w:p w14:paraId="553D3377" w14:textId="47BB960F" w:rsidR="009B317A" w:rsidRPr="00B053AF" w:rsidDel="00B053AF" w:rsidRDefault="009B317A">
            <w:pPr>
              <w:widowControl w:val="0"/>
              <w:spacing w:before="120" w:after="120"/>
              <w:jc w:val="both"/>
              <w:rPr>
                <w:del w:id="40700" w:author="James Vu" w:date="2024-04-18T23:44:00Z"/>
                <w:b/>
                <w:bCs/>
                <w:sz w:val="28"/>
                <w:szCs w:val="28"/>
                <w:rPrChange w:id="40701" w:author="James Vu" w:date="2024-04-18T23:44:00Z">
                  <w:rPr>
                    <w:del w:id="40702" w:author="James Vu" w:date="2024-04-18T23:44:00Z"/>
                    <w:b/>
                    <w:bCs/>
                    <w:sz w:val="26"/>
                    <w:szCs w:val="26"/>
                  </w:rPr>
                </w:rPrChange>
              </w:rPr>
              <w:pPrChange w:id="40703" w:author="James Vu" w:date="2024-04-18T22:33:00Z">
                <w:pPr>
                  <w:widowControl w:val="0"/>
                  <w:spacing w:before="120" w:after="120"/>
                  <w:jc w:val="right"/>
                </w:pPr>
              </w:pPrChange>
            </w:pPr>
            <w:del w:id="40704" w:author="James Vu" w:date="2024-04-18T23:44:00Z">
              <w:r w:rsidRPr="00B053AF" w:rsidDel="00B053AF">
                <w:rPr>
                  <w:b/>
                  <w:bCs/>
                  <w:color w:val="000000"/>
                  <w:sz w:val="28"/>
                  <w:szCs w:val="28"/>
                  <w:rPrChange w:id="40705" w:author="James Vu" w:date="2024-04-18T23:44:00Z">
                    <w:rPr>
                      <w:b/>
                      <w:bCs/>
                      <w:color w:val="000000"/>
                      <w:sz w:val="26"/>
                      <w:szCs w:val="26"/>
                    </w:rPr>
                  </w:rPrChange>
                </w:rPr>
                <w:delText>172.262.475</w:delText>
              </w:r>
            </w:del>
          </w:p>
        </w:tc>
        <w:tc>
          <w:tcPr>
            <w:tcW w:w="1885" w:type="dxa"/>
            <w:shd w:val="clear" w:color="auto" w:fill="auto"/>
            <w:vAlign w:val="center"/>
            <w:hideMark/>
          </w:tcPr>
          <w:p w14:paraId="27EC4B5A" w14:textId="02789A11" w:rsidR="009B317A" w:rsidRPr="00B053AF" w:rsidDel="00B053AF" w:rsidRDefault="009B317A">
            <w:pPr>
              <w:widowControl w:val="0"/>
              <w:spacing w:before="120" w:after="120"/>
              <w:jc w:val="both"/>
              <w:rPr>
                <w:del w:id="40706" w:author="James Vu" w:date="2024-04-18T23:44:00Z"/>
                <w:b/>
                <w:bCs/>
                <w:sz w:val="28"/>
                <w:szCs w:val="28"/>
                <w:rPrChange w:id="40707" w:author="James Vu" w:date="2024-04-18T23:44:00Z">
                  <w:rPr>
                    <w:del w:id="40708" w:author="James Vu" w:date="2024-04-18T23:44:00Z"/>
                    <w:b/>
                    <w:bCs/>
                    <w:sz w:val="26"/>
                    <w:szCs w:val="26"/>
                  </w:rPr>
                </w:rPrChange>
              </w:rPr>
              <w:pPrChange w:id="40709" w:author="James Vu" w:date="2024-04-18T22:33:00Z">
                <w:pPr>
                  <w:widowControl w:val="0"/>
                  <w:spacing w:before="120" w:after="120"/>
                  <w:jc w:val="center"/>
                </w:pPr>
              </w:pPrChange>
            </w:pPr>
          </w:p>
        </w:tc>
      </w:tr>
      <w:tr w:rsidR="009B317A" w:rsidRPr="00B053AF" w:rsidDel="00B053AF" w14:paraId="5D7F37A0" w14:textId="7B2D1ABC" w:rsidTr="009B317A">
        <w:trPr>
          <w:trHeight w:val="20"/>
          <w:del w:id="40710" w:author="James Vu" w:date="2024-04-18T23:44:00Z"/>
        </w:trPr>
        <w:tc>
          <w:tcPr>
            <w:tcW w:w="708" w:type="dxa"/>
            <w:shd w:val="clear" w:color="auto" w:fill="auto"/>
            <w:noWrap/>
            <w:vAlign w:val="center"/>
            <w:hideMark/>
          </w:tcPr>
          <w:p w14:paraId="19C1C3F5" w14:textId="3CBFAE8D" w:rsidR="009B317A" w:rsidRPr="00B053AF" w:rsidDel="00B053AF" w:rsidRDefault="009B317A">
            <w:pPr>
              <w:widowControl w:val="0"/>
              <w:spacing w:before="120" w:after="120"/>
              <w:jc w:val="both"/>
              <w:rPr>
                <w:del w:id="40711" w:author="James Vu" w:date="2024-04-18T23:44:00Z"/>
                <w:b/>
                <w:bCs/>
                <w:sz w:val="28"/>
                <w:szCs w:val="28"/>
                <w:rPrChange w:id="40712" w:author="James Vu" w:date="2024-04-18T23:44:00Z">
                  <w:rPr>
                    <w:del w:id="40713" w:author="James Vu" w:date="2024-04-18T23:44:00Z"/>
                    <w:b/>
                    <w:bCs/>
                    <w:sz w:val="26"/>
                    <w:szCs w:val="26"/>
                  </w:rPr>
                </w:rPrChange>
              </w:rPr>
              <w:pPrChange w:id="40714" w:author="James Vu" w:date="2024-04-18T22:33:00Z">
                <w:pPr>
                  <w:widowControl w:val="0"/>
                  <w:spacing w:before="120" w:after="120"/>
                  <w:jc w:val="center"/>
                </w:pPr>
              </w:pPrChange>
            </w:pPr>
            <w:del w:id="40715" w:author="James Vu" w:date="2024-04-18T23:44:00Z">
              <w:r w:rsidRPr="00B053AF" w:rsidDel="00B053AF">
                <w:rPr>
                  <w:b/>
                  <w:bCs/>
                  <w:sz w:val="28"/>
                  <w:szCs w:val="28"/>
                  <w:rPrChange w:id="40716" w:author="James Vu" w:date="2024-04-18T23:44:00Z">
                    <w:rPr>
                      <w:b/>
                      <w:bCs/>
                      <w:sz w:val="26"/>
                      <w:szCs w:val="26"/>
                    </w:rPr>
                  </w:rPrChange>
                </w:rPr>
                <w:delText>3</w:delText>
              </w:r>
            </w:del>
          </w:p>
        </w:tc>
        <w:tc>
          <w:tcPr>
            <w:tcW w:w="3965" w:type="dxa"/>
            <w:shd w:val="clear" w:color="auto" w:fill="auto"/>
            <w:noWrap/>
            <w:vAlign w:val="center"/>
            <w:hideMark/>
          </w:tcPr>
          <w:p w14:paraId="3987538A" w14:textId="099F047D" w:rsidR="009B317A" w:rsidRPr="00B053AF" w:rsidDel="00B053AF" w:rsidRDefault="009B317A">
            <w:pPr>
              <w:widowControl w:val="0"/>
              <w:spacing w:before="120" w:after="120"/>
              <w:jc w:val="both"/>
              <w:rPr>
                <w:del w:id="40717" w:author="James Vu" w:date="2024-04-18T23:44:00Z"/>
                <w:b/>
                <w:bCs/>
                <w:sz w:val="28"/>
                <w:szCs w:val="28"/>
                <w:rPrChange w:id="40718" w:author="James Vu" w:date="2024-04-18T23:44:00Z">
                  <w:rPr>
                    <w:del w:id="40719" w:author="James Vu" w:date="2024-04-18T23:44:00Z"/>
                    <w:b/>
                    <w:bCs/>
                    <w:sz w:val="26"/>
                    <w:szCs w:val="26"/>
                  </w:rPr>
                </w:rPrChange>
              </w:rPr>
              <w:pPrChange w:id="40720" w:author="James Vu" w:date="2024-04-18T22:33:00Z">
                <w:pPr>
                  <w:widowControl w:val="0"/>
                  <w:spacing w:before="120" w:after="120"/>
                </w:pPr>
              </w:pPrChange>
            </w:pPr>
            <w:del w:id="40721" w:author="James Vu" w:date="2024-04-18T23:44:00Z">
              <w:r w:rsidRPr="00B053AF" w:rsidDel="00B053AF">
                <w:rPr>
                  <w:b/>
                  <w:bCs/>
                  <w:sz w:val="28"/>
                  <w:szCs w:val="28"/>
                  <w:rPrChange w:id="40722" w:author="James Vu" w:date="2024-04-18T23:44:00Z">
                    <w:rPr>
                      <w:b/>
                      <w:bCs/>
                      <w:sz w:val="26"/>
                      <w:szCs w:val="26"/>
                    </w:rPr>
                  </w:rPrChange>
                </w:rPr>
                <w:delText>Chi phí khác</w:delText>
              </w:r>
            </w:del>
          </w:p>
        </w:tc>
        <w:tc>
          <w:tcPr>
            <w:tcW w:w="1888" w:type="dxa"/>
            <w:shd w:val="clear" w:color="auto" w:fill="auto"/>
            <w:vAlign w:val="center"/>
            <w:hideMark/>
          </w:tcPr>
          <w:p w14:paraId="179C9E31" w14:textId="0FAAB0EA" w:rsidR="009B317A" w:rsidRPr="00B053AF" w:rsidDel="00B053AF" w:rsidRDefault="009B317A">
            <w:pPr>
              <w:widowControl w:val="0"/>
              <w:spacing w:before="120" w:after="120"/>
              <w:jc w:val="both"/>
              <w:rPr>
                <w:del w:id="40723" w:author="James Vu" w:date="2024-04-18T23:44:00Z"/>
                <w:b/>
                <w:bCs/>
                <w:sz w:val="28"/>
                <w:szCs w:val="28"/>
                <w:rPrChange w:id="40724" w:author="James Vu" w:date="2024-04-18T23:44:00Z">
                  <w:rPr>
                    <w:del w:id="40725" w:author="James Vu" w:date="2024-04-18T23:44:00Z"/>
                    <w:b/>
                    <w:bCs/>
                    <w:i/>
                    <w:iCs/>
                    <w:sz w:val="26"/>
                    <w:szCs w:val="26"/>
                  </w:rPr>
                </w:rPrChange>
              </w:rPr>
              <w:pPrChange w:id="40726" w:author="James Vu" w:date="2024-04-18T22:33:00Z">
                <w:pPr>
                  <w:widowControl w:val="0"/>
                  <w:spacing w:before="120" w:after="120"/>
                  <w:jc w:val="center"/>
                </w:pPr>
              </w:pPrChange>
            </w:pPr>
            <w:del w:id="40727" w:author="James Vu" w:date="2024-04-18T23:44:00Z">
              <w:r w:rsidRPr="00B053AF" w:rsidDel="00B053AF">
                <w:rPr>
                  <w:b/>
                  <w:bCs/>
                  <w:color w:val="000000"/>
                  <w:sz w:val="28"/>
                  <w:szCs w:val="28"/>
                  <w:rPrChange w:id="40728" w:author="James Vu" w:date="2024-04-18T23:44:00Z">
                    <w:rPr>
                      <w:b/>
                      <w:bCs/>
                      <w:i/>
                      <w:iCs/>
                      <w:color w:val="000000"/>
                      <w:sz w:val="22"/>
                      <w:szCs w:val="22"/>
                    </w:rPr>
                  </w:rPrChange>
                </w:rPr>
                <w:delText>Ck</w:delText>
              </w:r>
            </w:del>
          </w:p>
        </w:tc>
        <w:tc>
          <w:tcPr>
            <w:tcW w:w="900" w:type="dxa"/>
            <w:shd w:val="clear" w:color="auto" w:fill="auto"/>
            <w:noWrap/>
            <w:vAlign w:val="center"/>
            <w:hideMark/>
          </w:tcPr>
          <w:p w14:paraId="6E6D7518" w14:textId="2251CCC3" w:rsidR="009B317A" w:rsidRPr="00B053AF" w:rsidDel="00B053AF" w:rsidRDefault="009B317A">
            <w:pPr>
              <w:widowControl w:val="0"/>
              <w:spacing w:before="120" w:after="120"/>
              <w:jc w:val="both"/>
              <w:rPr>
                <w:del w:id="40729" w:author="James Vu" w:date="2024-04-18T23:44:00Z"/>
                <w:b/>
                <w:bCs/>
                <w:sz w:val="28"/>
                <w:szCs w:val="28"/>
                <w:rPrChange w:id="40730" w:author="James Vu" w:date="2024-04-18T23:44:00Z">
                  <w:rPr>
                    <w:del w:id="40731" w:author="James Vu" w:date="2024-04-18T23:44:00Z"/>
                    <w:b/>
                    <w:bCs/>
                    <w:sz w:val="26"/>
                    <w:szCs w:val="26"/>
                  </w:rPr>
                </w:rPrChange>
              </w:rPr>
              <w:pPrChange w:id="40732" w:author="James Vu" w:date="2024-04-18T22:33:00Z">
                <w:pPr>
                  <w:widowControl w:val="0"/>
                  <w:spacing w:before="120" w:after="120"/>
                  <w:jc w:val="center"/>
                </w:pPr>
              </w:pPrChange>
            </w:pPr>
          </w:p>
        </w:tc>
        <w:tc>
          <w:tcPr>
            <w:tcW w:w="1140" w:type="dxa"/>
            <w:shd w:val="clear" w:color="auto" w:fill="auto"/>
            <w:noWrap/>
            <w:vAlign w:val="center"/>
            <w:hideMark/>
          </w:tcPr>
          <w:p w14:paraId="78321BDE" w14:textId="372920D1" w:rsidR="009B317A" w:rsidRPr="00B053AF" w:rsidDel="00B053AF" w:rsidRDefault="009B317A">
            <w:pPr>
              <w:widowControl w:val="0"/>
              <w:spacing w:before="120" w:after="120"/>
              <w:jc w:val="both"/>
              <w:rPr>
                <w:del w:id="40733" w:author="James Vu" w:date="2024-04-18T23:44:00Z"/>
                <w:b/>
                <w:bCs/>
                <w:sz w:val="28"/>
                <w:szCs w:val="28"/>
                <w:rPrChange w:id="40734" w:author="James Vu" w:date="2024-04-18T23:44:00Z">
                  <w:rPr>
                    <w:del w:id="40735" w:author="James Vu" w:date="2024-04-18T23:44:00Z"/>
                    <w:b/>
                    <w:bCs/>
                    <w:sz w:val="26"/>
                    <w:szCs w:val="26"/>
                  </w:rPr>
                </w:rPrChange>
              </w:rPr>
              <w:pPrChange w:id="40736" w:author="James Vu" w:date="2024-04-18T22:33:00Z">
                <w:pPr>
                  <w:widowControl w:val="0"/>
                  <w:spacing w:before="120" w:after="120"/>
                  <w:jc w:val="center"/>
                </w:pPr>
              </w:pPrChange>
            </w:pPr>
          </w:p>
        </w:tc>
        <w:tc>
          <w:tcPr>
            <w:tcW w:w="1386" w:type="dxa"/>
            <w:shd w:val="clear" w:color="auto" w:fill="auto"/>
            <w:noWrap/>
            <w:vAlign w:val="center"/>
            <w:hideMark/>
          </w:tcPr>
          <w:p w14:paraId="3564011F" w14:textId="3FDCD2CF" w:rsidR="009B317A" w:rsidRPr="00B053AF" w:rsidDel="00B053AF" w:rsidRDefault="009B317A">
            <w:pPr>
              <w:widowControl w:val="0"/>
              <w:spacing w:before="120" w:after="120"/>
              <w:jc w:val="both"/>
              <w:rPr>
                <w:del w:id="40737" w:author="James Vu" w:date="2024-04-18T23:44:00Z"/>
                <w:b/>
                <w:bCs/>
                <w:sz w:val="28"/>
                <w:szCs w:val="28"/>
                <w:rPrChange w:id="40738" w:author="James Vu" w:date="2024-04-18T23:44:00Z">
                  <w:rPr>
                    <w:del w:id="40739" w:author="James Vu" w:date="2024-04-18T23:44:00Z"/>
                    <w:b/>
                    <w:bCs/>
                    <w:sz w:val="26"/>
                    <w:szCs w:val="26"/>
                  </w:rPr>
                </w:rPrChange>
              </w:rPr>
              <w:pPrChange w:id="40740" w:author="James Vu" w:date="2024-04-18T22:33:00Z">
                <w:pPr>
                  <w:widowControl w:val="0"/>
                  <w:spacing w:before="120" w:after="120"/>
                  <w:jc w:val="center"/>
                </w:pPr>
              </w:pPrChange>
            </w:pPr>
          </w:p>
        </w:tc>
        <w:tc>
          <w:tcPr>
            <w:tcW w:w="1037" w:type="dxa"/>
            <w:shd w:val="clear" w:color="auto" w:fill="auto"/>
            <w:noWrap/>
            <w:vAlign w:val="center"/>
            <w:hideMark/>
          </w:tcPr>
          <w:p w14:paraId="588BC446" w14:textId="159023B9" w:rsidR="009B317A" w:rsidRPr="00B053AF" w:rsidDel="00B053AF" w:rsidRDefault="009B317A">
            <w:pPr>
              <w:widowControl w:val="0"/>
              <w:spacing w:before="120" w:after="120"/>
              <w:jc w:val="both"/>
              <w:rPr>
                <w:del w:id="40741" w:author="James Vu" w:date="2024-04-18T23:44:00Z"/>
                <w:b/>
                <w:bCs/>
                <w:sz w:val="28"/>
                <w:szCs w:val="28"/>
                <w:rPrChange w:id="40742" w:author="James Vu" w:date="2024-04-18T23:44:00Z">
                  <w:rPr>
                    <w:del w:id="40743" w:author="James Vu" w:date="2024-04-18T23:44:00Z"/>
                    <w:b/>
                    <w:bCs/>
                    <w:sz w:val="26"/>
                    <w:szCs w:val="26"/>
                  </w:rPr>
                </w:rPrChange>
              </w:rPr>
              <w:pPrChange w:id="40744" w:author="James Vu" w:date="2024-04-18T22:33:00Z">
                <w:pPr>
                  <w:widowControl w:val="0"/>
                  <w:spacing w:before="120" w:after="120"/>
                  <w:jc w:val="center"/>
                </w:pPr>
              </w:pPrChange>
            </w:pPr>
          </w:p>
        </w:tc>
        <w:tc>
          <w:tcPr>
            <w:tcW w:w="1540" w:type="dxa"/>
            <w:shd w:val="clear" w:color="auto" w:fill="auto"/>
            <w:noWrap/>
            <w:vAlign w:val="center"/>
            <w:hideMark/>
          </w:tcPr>
          <w:p w14:paraId="04F58C3F" w14:textId="6D3FC97C" w:rsidR="009B317A" w:rsidRPr="00B053AF" w:rsidDel="00B053AF" w:rsidRDefault="009B317A">
            <w:pPr>
              <w:widowControl w:val="0"/>
              <w:spacing w:before="120" w:after="120"/>
              <w:jc w:val="both"/>
              <w:rPr>
                <w:del w:id="40745" w:author="James Vu" w:date="2024-04-18T23:44:00Z"/>
                <w:b/>
                <w:bCs/>
                <w:sz w:val="28"/>
                <w:szCs w:val="28"/>
                <w:rPrChange w:id="40746" w:author="James Vu" w:date="2024-04-18T23:44:00Z">
                  <w:rPr>
                    <w:del w:id="40747" w:author="James Vu" w:date="2024-04-18T23:44:00Z"/>
                    <w:b/>
                    <w:bCs/>
                    <w:sz w:val="26"/>
                    <w:szCs w:val="26"/>
                  </w:rPr>
                </w:rPrChange>
              </w:rPr>
              <w:pPrChange w:id="40748" w:author="James Vu" w:date="2024-04-18T22:33:00Z">
                <w:pPr>
                  <w:widowControl w:val="0"/>
                  <w:spacing w:before="120" w:after="120"/>
                  <w:jc w:val="right"/>
                </w:pPr>
              </w:pPrChange>
            </w:pPr>
            <w:del w:id="40749" w:author="James Vu" w:date="2024-04-18T23:44:00Z">
              <w:r w:rsidRPr="00B053AF" w:rsidDel="00B053AF">
                <w:rPr>
                  <w:b/>
                  <w:bCs/>
                  <w:color w:val="000000"/>
                  <w:sz w:val="28"/>
                  <w:szCs w:val="28"/>
                  <w:rPrChange w:id="40750" w:author="James Vu" w:date="2024-04-18T23:44:00Z">
                    <w:rPr>
                      <w:b/>
                      <w:bCs/>
                      <w:color w:val="000000"/>
                      <w:sz w:val="26"/>
                      <w:szCs w:val="26"/>
                    </w:rPr>
                  </w:rPrChange>
                </w:rPr>
                <w:delText>18.000.000</w:delText>
              </w:r>
            </w:del>
          </w:p>
        </w:tc>
        <w:tc>
          <w:tcPr>
            <w:tcW w:w="1885" w:type="dxa"/>
            <w:shd w:val="clear" w:color="auto" w:fill="auto"/>
            <w:vAlign w:val="center"/>
            <w:hideMark/>
          </w:tcPr>
          <w:p w14:paraId="5B12060E" w14:textId="43219A66" w:rsidR="009B317A" w:rsidRPr="00B053AF" w:rsidDel="00B053AF" w:rsidRDefault="009B317A">
            <w:pPr>
              <w:widowControl w:val="0"/>
              <w:spacing w:before="120" w:after="120"/>
              <w:jc w:val="both"/>
              <w:rPr>
                <w:del w:id="40751" w:author="James Vu" w:date="2024-04-18T23:44:00Z"/>
                <w:b/>
                <w:bCs/>
                <w:sz w:val="28"/>
                <w:szCs w:val="28"/>
                <w:rPrChange w:id="40752" w:author="James Vu" w:date="2024-04-18T23:44:00Z">
                  <w:rPr>
                    <w:del w:id="40753" w:author="James Vu" w:date="2024-04-18T23:44:00Z"/>
                    <w:b/>
                    <w:bCs/>
                    <w:sz w:val="26"/>
                    <w:szCs w:val="26"/>
                  </w:rPr>
                </w:rPrChange>
              </w:rPr>
              <w:pPrChange w:id="40754" w:author="James Vu" w:date="2024-04-18T22:33:00Z">
                <w:pPr>
                  <w:widowControl w:val="0"/>
                  <w:spacing w:before="120" w:after="120"/>
                  <w:jc w:val="center"/>
                </w:pPr>
              </w:pPrChange>
            </w:pPr>
          </w:p>
        </w:tc>
      </w:tr>
      <w:tr w:rsidR="009B317A" w:rsidRPr="00B053AF" w:rsidDel="00B053AF" w14:paraId="3F871BFB" w14:textId="2F4B18E2" w:rsidTr="009B317A">
        <w:trPr>
          <w:trHeight w:val="20"/>
          <w:del w:id="40755" w:author="James Vu" w:date="2024-04-18T23:44:00Z"/>
        </w:trPr>
        <w:tc>
          <w:tcPr>
            <w:tcW w:w="708" w:type="dxa"/>
            <w:shd w:val="clear" w:color="auto" w:fill="auto"/>
            <w:noWrap/>
            <w:vAlign w:val="center"/>
            <w:hideMark/>
          </w:tcPr>
          <w:p w14:paraId="7485EE95" w14:textId="7DF64925" w:rsidR="009B317A" w:rsidRPr="00B053AF" w:rsidDel="00B053AF" w:rsidRDefault="009B317A">
            <w:pPr>
              <w:widowControl w:val="0"/>
              <w:spacing w:before="120" w:after="120"/>
              <w:jc w:val="both"/>
              <w:rPr>
                <w:del w:id="40756" w:author="James Vu" w:date="2024-04-18T23:44:00Z"/>
                <w:sz w:val="28"/>
                <w:szCs w:val="28"/>
                <w:rPrChange w:id="40757" w:author="James Vu" w:date="2024-04-18T23:44:00Z">
                  <w:rPr>
                    <w:del w:id="40758" w:author="James Vu" w:date="2024-04-18T23:44:00Z"/>
                    <w:sz w:val="26"/>
                    <w:szCs w:val="26"/>
                  </w:rPr>
                </w:rPrChange>
              </w:rPr>
              <w:pPrChange w:id="40759" w:author="James Vu" w:date="2024-04-18T22:33:00Z">
                <w:pPr>
                  <w:widowControl w:val="0"/>
                  <w:spacing w:before="120" w:after="120"/>
                  <w:jc w:val="center"/>
                </w:pPr>
              </w:pPrChange>
            </w:pPr>
            <w:del w:id="40760" w:author="James Vu" w:date="2024-04-18T23:44:00Z">
              <w:r w:rsidRPr="00B053AF" w:rsidDel="00B053AF">
                <w:rPr>
                  <w:sz w:val="28"/>
                  <w:szCs w:val="28"/>
                  <w:rPrChange w:id="40761" w:author="James Vu" w:date="2024-04-18T23:44:00Z">
                    <w:rPr>
                      <w:sz w:val="26"/>
                      <w:szCs w:val="26"/>
                    </w:rPr>
                  </w:rPrChange>
                </w:rPr>
                <w:delText>-</w:delText>
              </w:r>
            </w:del>
          </w:p>
        </w:tc>
        <w:tc>
          <w:tcPr>
            <w:tcW w:w="3965" w:type="dxa"/>
            <w:shd w:val="clear" w:color="auto" w:fill="auto"/>
            <w:noWrap/>
            <w:vAlign w:val="center"/>
            <w:hideMark/>
          </w:tcPr>
          <w:p w14:paraId="511EB4D3" w14:textId="5FAC1F6F" w:rsidR="009B317A" w:rsidRPr="00B053AF" w:rsidDel="00B053AF" w:rsidRDefault="009B317A">
            <w:pPr>
              <w:widowControl w:val="0"/>
              <w:spacing w:before="120" w:after="120"/>
              <w:jc w:val="both"/>
              <w:rPr>
                <w:del w:id="40762" w:author="James Vu" w:date="2024-04-18T23:44:00Z"/>
                <w:sz w:val="28"/>
                <w:szCs w:val="28"/>
                <w:rPrChange w:id="40763" w:author="James Vu" w:date="2024-04-18T23:44:00Z">
                  <w:rPr>
                    <w:del w:id="40764" w:author="James Vu" w:date="2024-04-18T23:44:00Z"/>
                    <w:sz w:val="26"/>
                    <w:szCs w:val="26"/>
                  </w:rPr>
                </w:rPrChange>
              </w:rPr>
              <w:pPrChange w:id="40765" w:author="James Vu" w:date="2024-04-18T22:33:00Z">
                <w:pPr>
                  <w:widowControl w:val="0"/>
                  <w:spacing w:before="120" w:after="120"/>
                </w:pPr>
              </w:pPrChange>
            </w:pPr>
            <w:del w:id="40766" w:author="James Vu" w:date="2024-04-18T23:44:00Z">
              <w:r w:rsidRPr="00B053AF" w:rsidDel="00B053AF">
                <w:rPr>
                  <w:sz w:val="28"/>
                  <w:szCs w:val="28"/>
                  <w:rPrChange w:id="40767" w:author="James Vu" w:date="2024-04-18T23:44:00Z">
                    <w:rPr>
                      <w:sz w:val="26"/>
                      <w:szCs w:val="26"/>
                    </w:rPr>
                  </w:rPrChange>
                </w:rPr>
                <w:delText>Chi phí vật tư, văn phòng phẩm</w:delText>
              </w:r>
            </w:del>
          </w:p>
        </w:tc>
        <w:tc>
          <w:tcPr>
            <w:tcW w:w="1888" w:type="dxa"/>
            <w:shd w:val="clear" w:color="auto" w:fill="auto"/>
            <w:vAlign w:val="center"/>
            <w:hideMark/>
          </w:tcPr>
          <w:p w14:paraId="220BF5AB" w14:textId="2B828E87" w:rsidR="009B317A" w:rsidRPr="00B053AF" w:rsidDel="00B053AF" w:rsidRDefault="009B317A">
            <w:pPr>
              <w:widowControl w:val="0"/>
              <w:spacing w:before="120" w:after="120"/>
              <w:jc w:val="both"/>
              <w:rPr>
                <w:del w:id="40768" w:author="James Vu" w:date="2024-04-18T23:44:00Z"/>
                <w:sz w:val="28"/>
                <w:szCs w:val="28"/>
                <w:rPrChange w:id="40769" w:author="James Vu" w:date="2024-04-18T23:44:00Z">
                  <w:rPr>
                    <w:del w:id="40770" w:author="James Vu" w:date="2024-04-18T23:44:00Z"/>
                    <w:i/>
                    <w:iCs/>
                    <w:sz w:val="26"/>
                    <w:szCs w:val="26"/>
                  </w:rPr>
                </w:rPrChange>
              </w:rPr>
              <w:pPrChange w:id="40771" w:author="James Vu" w:date="2024-04-18T22:33:00Z">
                <w:pPr>
                  <w:widowControl w:val="0"/>
                  <w:spacing w:before="120" w:after="120"/>
                  <w:jc w:val="center"/>
                </w:pPr>
              </w:pPrChange>
            </w:pPr>
            <w:del w:id="40772" w:author="James Vu" w:date="2024-04-18T23:44:00Z">
              <w:r w:rsidRPr="00B053AF" w:rsidDel="00B053AF">
                <w:rPr>
                  <w:color w:val="000000"/>
                  <w:sz w:val="28"/>
                  <w:szCs w:val="28"/>
                  <w:rPrChange w:id="40773" w:author="James Vu" w:date="2024-04-18T23:44:00Z">
                    <w:rPr>
                      <w:i/>
                      <w:iCs/>
                      <w:color w:val="000000"/>
                      <w:sz w:val="22"/>
                      <w:szCs w:val="22"/>
                    </w:rPr>
                  </w:rPrChange>
                </w:rPr>
                <w:delText>Số lượng x đơn giá x tháng</w:delText>
              </w:r>
            </w:del>
          </w:p>
        </w:tc>
        <w:tc>
          <w:tcPr>
            <w:tcW w:w="900" w:type="dxa"/>
            <w:shd w:val="clear" w:color="auto" w:fill="auto"/>
            <w:noWrap/>
            <w:vAlign w:val="center"/>
            <w:hideMark/>
          </w:tcPr>
          <w:p w14:paraId="3FDC73FE" w14:textId="5D3D74E0" w:rsidR="009B317A" w:rsidRPr="00B053AF" w:rsidDel="00B053AF" w:rsidRDefault="009B317A">
            <w:pPr>
              <w:widowControl w:val="0"/>
              <w:spacing w:before="120" w:after="120"/>
              <w:jc w:val="both"/>
              <w:rPr>
                <w:del w:id="40774" w:author="James Vu" w:date="2024-04-18T23:44:00Z"/>
                <w:sz w:val="28"/>
                <w:szCs w:val="28"/>
                <w:rPrChange w:id="40775" w:author="James Vu" w:date="2024-04-18T23:44:00Z">
                  <w:rPr>
                    <w:del w:id="40776" w:author="James Vu" w:date="2024-04-18T23:44:00Z"/>
                    <w:sz w:val="26"/>
                    <w:szCs w:val="26"/>
                  </w:rPr>
                </w:rPrChange>
              </w:rPr>
              <w:pPrChange w:id="40777" w:author="James Vu" w:date="2024-04-18T22:33:00Z">
                <w:pPr>
                  <w:widowControl w:val="0"/>
                  <w:spacing w:before="120" w:after="120"/>
                  <w:jc w:val="center"/>
                </w:pPr>
              </w:pPrChange>
            </w:pPr>
            <w:del w:id="40778" w:author="James Vu" w:date="2024-04-18T23:44:00Z">
              <w:r w:rsidRPr="00B053AF" w:rsidDel="00B053AF">
                <w:rPr>
                  <w:color w:val="000000"/>
                  <w:sz w:val="28"/>
                  <w:szCs w:val="28"/>
                  <w:rPrChange w:id="40779" w:author="James Vu" w:date="2024-04-18T23:44:00Z">
                    <w:rPr>
                      <w:color w:val="000000"/>
                      <w:sz w:val="26"/>
                      <w:szCs w:val="26"/>
                    </w:rPr>
                  </w:rPrChange>
                </w:rPr>
                <w:delText>1</w:delText>
              </w:r>
            </w:del>
          </w:p>
        </w:tc>
        <w:tc>
          <w:tcPr>
            <w:tcW w:w="1140" w:type="dxa"/>
            <w:shd w:val="clear" w:color="auto" w:fill="auto"/>
            <w:noWrap/>
            <w:vAlign w:val="center"/>
            <w:hideMark/>
          </w:tcPr>
          <w:p w14:paraId="075AAD12" w14:textId="01F99D27" w:rsidR="009B317A" w:rsidRPr="00B053AF" w:rsidDel="00B053AF" w:rsidRDefault="009B317A">
            <w:pPr>
              <w:widowControl w:val="0"/>
              <w:spacing w:before="120" w:after="120"/>
              <w:jc w:val="both"/>
              <w:rPr>
                <w:del w:id="40780" w:author="James Vu" w:date="2024-04-18T23:44:00Z"/>
                <w:sz w:val="28"/>
                <w:szCs w:val="28"/>
                <w:rPrChange w:id="40781" w:author="James Vu" w:date="2024-04-18T23:44:00Z">
                  <w:rPr>
                    <w:del w:id="40782" w:author="James Vu" w:date="2024-04-18T23:44:00Z"/>
                    <w:sz w:val="26"/>
                    <w:szCs w:val="26"/>
                  </w:rPr>
                </w:rPrChange>
              </w:rPr>
              <w:pPrChange w:id="40783" w:author="James Vu" w:date="2024-04-18T22:33:00Z">
                <w:pPr>
                  <w:widowControl w:val="0"/>
                  <w:spacing w:before="120" w:after="120"/>
                  <w:jc w:val="center"/>
                </w:pPr>
              </w:pPrChange>
            </w:pPr>
            <w:del w:id="40784" w:author="James Vu" w:date="2024-04-18T23:44:00Z">
              <w:r w:rsidRPr="00B053AF" w:rsidDel="00B053AF">
                <w:rPr>
                  <w:color w:val="000000"/>
                  <w:sz w:val="28"/>
                  <w:szCs w:val="28"/>
                  <w:rPrChange w:id="40785" w:author="James Vu" w:date="2024-04-18T23:44:00Z">
                    <w:rPr>
                      <w:color w:val="000000"/>
                      <w:sz w:val="26"/>
                      <w:szCs w:val="26"/>
                    </w:rPr>
                  </w:rPrChange>
                </w:rPr>
                <w:delText>Công việc</w:delText>
              </w:r>
            </w:del>
          </w:p>
        </w:tc>
        <w:tc>
          <w:tcPr>
            <w:tcW w:w="1386" w:type="dxa"/>
            <w:shd w:val="clear" w:color="auto" w:fill="auto"/>
            <w:noWrap/>
            <w:vAlign w:val="center"/>
            <w:hideMark/>
          </w:tcPr>
          <w:p w14:paraId="3CAE3E31" w14:textId="2977DA7B" w:rsidR="009B317A" w:rsidRPr="00B053AF" w:rsidDel="00B053AF" w:rsidRDefault="009B317A">
            <w:pPr>
              <w:widowControl w:val="0"/>
              <w:spacing w:before="120" w:after="120"/>
              <w:jc w:val="both"/>
              <w:rPr>
                <w:del w:id="40786" w:author="James Vu" w:date="2024-04-18T23:44:00Z"/>
                <w:sz w:val="28"/>
                <w:szCs w:val="28"/>
                <w:rPrChange w:id="40787" w:author="James Vu" w:date="2024-04-18T23:44:00Z">
                  <w:rPr>
                    <w:del w:id="40788" w:author="James Vu" w:date="2024-04-18T23:44:00Z"/>
                    <w:sz w:val="26"/>
                    <w:szCs w:val="26"/>
                  </w:rPr>
                </w:rPrChange>
              </w:rPr>
              <w:pPrChange w:id="40789" w:author="James Vu" w:date="2024-04-18T22:33:00Z">
                <w:pPr>
                  <w:widowControl w:val="0"/>
                  <w:spacing w:before="120" w:after="120"/>
                  <w:jc w:val="center"/>
                </w:pPr>
              </w:pPrChange>
            </w:pPr>
            <w:del w:id="40790" w:author="James Vu" w:date="2024-04-18T23:44:00Z">
              <w:r w:rsidRPr="00B053AF" w:rsidDel="00B053AF">
                <w:rPr>
                  <w:color w:val="000000"/>
                  <w:sz w:val="28"/>
                  <w:szCs w:val="28"/>
                  <w:rPrChange w:id="40791" w:author="James Vu" w:date="2024-04-18T23:44:00Z">
                    <w:rPr>
                      <w:color w:val="000000"/>
                      <w:sz w:val="26"/>
                      <w:szCs w:val="26"/>
                    </w:rPr>
                  </w:rPrChange>
                </w:rPr>
                <w:delText>300.000</w:delText>
              </w:r>
            </w:del>
          </w:p>
        </w:tc>
        <w:tc>
          <w:tcPr>
            <w:tcW w:w="1037" w:type="dxa"/>
            <w:shd w:val="clear" w:color="auto" w:fill="auto"/>
            <w:noWrap/>
            <w:vAlign w:val="center"/>
            <w:hideMark/>
          </w:tcPr>
          <w:p w14:paraId="0394AF8D" w14:textId="48FE3216" w:rsidR="009B317A" w:rsidRPr="00B053AF" w:rsidDel="00B053AF" w:rsidRDefault="009B317A">
            <w:pPr>
              <w:widowControl w:val="0"/>
              <w:spacing w:before="120" w:after="120"/>
              <w:jc w:val="both"/>
              <w:rPr>
                <w:del w:id="40792" w:author="James Vu" w:date="2024-04-18T23:44:00Z"/>
                <w:sz w:val="28"/>
                <w:szCs w:val="28"/>
                <w:rPrChange w:id="40793" w:author="James Vu" w:date="2024-04-18T23:44:00Z">
                  <w:rPr>
                    <w:del w:id="40794" w:author="James Vu" w:date="2024-04-18T23:44:00Z"/>
                    <w:sz w:val="26"/>
                    <w:szCs w:val="26"/>
                  </w:rPr>
                </w:rPrChange>
              </w:rPr>
              <w:pPrChange w:id="40795" w:author="James Vu" w:date="2024-04-18T22:33:00Z">
                <w:pPr>
                  <w:widowControl w:val="0"/>
                  <w:spacing w:before="120" w:after="120"/>
                  <w:jc w:val="center"/>
                </w:pPr>
              </w:pPrChange>
            </w:pPr>
            <w:del w:id="40796" w:author="James Vu" w:date="2024-04-18T23:44:00Z">
              <w:r w:rsidRPr="00B053AF" w:rsidDel="00B053AF">
                <w:rPr>
                  <w:color w:val="000000"/>
                  <w:sz w:val="28"/>
                  <w:szCs w:val="28"/>
                  <w:rPrChange w:id="40797" w:author="James Vu" w:date="2024-04-18T23:44:00Z">
                    <w:rPr>
                      <w:color w:val="000000"/>
                      <w:sz w:val="26"/>
                      <w:szCs w:val="26"/>
                    </w:rPr>
                  </w:rPrChange>
                </w:rPr>
                <w:delText>15</w:delText>
              </w:r>
            </w:del>
          </w:p>
        </w:tc>
        <w:tc>
          <w:tcPr>
            <w:tcW w:w="1540" w:type="dxa"/>
            <w:shd w:val="clear" w:color="auto" w:fill="auto"/>
            <w:noWrap/>
            <w:vAlign w:val="center"/>
            <w:hideMark/>
          </w:tcPr>
          <w:p w14:paraId="7A1F6E37" w14:textId="2023D7BD" w:rsidR="009B317A" w:rsidRPr="00B053AF" w:rsidDel="00B053AF" w:rsidRDefault="009B317A">
            <w:pPr>
              <w:widowControl w:val="0"/>
              <w:spacing w:before="120" w:after="120"/>
              <w:jc w:val="both"/>
              <w:rPr>
                <w:del w:id="40798" w:author="James Vu" w:date="2024-04-18T23:44:00Z"/>
                <w:sz w:val="28"/>
                <w:szCs w:val="28"/>
                <w:rPrChange w:id="40799" w:author="James Vu" w:date="2024-04-18T23:44:00Z">
                  <w:rPr>
                    <w:del w:id="40800" w:author="James Vu" w:date="2024-04-18T23:44:00Z"/>
                    <w:sz w:val="26"/>
                    <w:szCs w:val="26"/>
                  </w:rPr>
                </w:rPrChange>
              </w:rPr>
              <w:pPrChange w:id="40801" w:author="James Vu" w:date="2024-04-18T22:33:00Z">
                <w:pPr>
                  <w:widowControl w:val="0"/>
                  <w:spacing w:before="120" w:after="120"/>
                  <w:jc w:val="right"/>
                </w:pPr>
              </w:pPrChange>
            </w:pPr>
            <w:del w:id="40802" w:author="James Vu" w:date="2024-04-18T23:44:00Z">
              <w:r w:rsidRPr="00B053AF" w:rsidDel="00B053AF">
                <w:rPr>
                  <w:color w:val="000000"/>
                  <w:sz w:val="28"/>
                  <w:szCs w:val="28"/>
                  <w:rPrChange w:id="40803" w:author="James Vu" w:date="2024-04-18T23:44:00Z">
                    <w:rPr>
                      <w:color w:val="000000"/>
                      <w:sz w:val="26"/>
                      <w:szCs w:val="26"/>
                    </w:rPr>
                  </w:rPrChange>
                </w:rPr>
                <w:delText>4.500.000</w:delText>
              </w:r>
            </w:del>
          </w:p>
        </w:tc>
        <w:tc>
          <w:tcPr>
            <w:tcW w:w="1885" w:type="dxa"/>
            <w:shd w:val="clear" w:color="auto" w:fill="auto"/>
            <w:vAlign w:val="center"/>
            <w:hideMark/>
          </w:tcPr>
          <w:p w14:paraId="22D42473" w14:textId="1A183F8F" w:rsidR="009B317A" w:rsidRPr="00B053AF" w:rsidDel="00B053AF" w:rsidRDefault="009B317A">
            <w:pPr>
              <w:widowControl w:val="0"/>
              <w:spacing w:before="120" w:after="120"/>
              <w:jc w:val="both"/>
              <w:rPr>
                <w:del w:id="40804" w:author="James Vu" w:date="2024-04-18T23:44:00Z"/>
                <w:sz w:val="28"/>
                <w:szCs w:val="28"/>
                <w:rPrChange w:id="40805" w:author="James Vu" w:date="2024-04-18T23:44:00Z">
                  <w:rPr>
                    <w:del w:id="40806" w:author="James Vu" w:date="2024-04-18T23:44:00Z"/>
                    <w:sz w:val="26"/>
                    <w:szCs w:val="26"/>
                  </w:rPr>
                </w:rPrChange>
              </w:rPr>
              <w:pPrChange w:id="40807" w:author="James Vu" w:date="2024-04-18T22:33:00Z">
                <w:pPr>
                  <w:widowControl w:val="0"/>
                  <w:spacing w:before="120" w:after="120"/>
                  <w:jc w:val="center"/>
                </w:pPr>
              </w:pPrChange>
            </w:pPr>
          </w:p>
        </w:tc>
      </w:tr>
      <w:tr w:rsidR="009B317A" w:rsidRPr="00B053AF" w:rsidDel="00B053AF" w14:paraId="00E30F87" w14:textId="21456CBF" w:rsidTr="009B317A">
        <w:trPr>
          <w:trHeight w:val="20"/>
          <w:del w:id="40808" w:author="James Vu" w:date="2024-04-18T23:44:00Z"/>
        </w:trPr>
        <w:tc>
          <w:tcPr>
            <w:tcW w:w="708" w:type="dxa"/>
            <w:shd w:val="clear" w:color="auto" w:fill="auto"/>
            <w:noWrap/>
            <w:vAlign w:val="center"/>
            <w:hideMark/>
          </w:tcPr>
          <w:p w14:paraId="3D493B9C" w14:textId="61696B9B" w:rsidR="009B317A" w:rsidRPr="00B053AF" w:rsidDel="00B053AF" w:rsidRDefault="009B317A">
            <w:pPr>
              <w:widowControl w:val="0"/>
              <w:spacing w:before="120" w:after="120"/>
              <w:jc w:val="both"/>
              <w:rPr>
                <w:del w:id="40809" w:author="James Vu" w:date="2024-04-18T23:44:00Z"/>
                <w:sz w:val="28"/>
                <w:szCs w:val="28"/>
                <w:rPrChange w:id="40810" w:author="James Vu" w:date="2024-04-18T23:44:00Z">
                  <w:rPr>
                    <w:del w:id="40811" w:author="James Vu" w:date="2024-04-18T23:44:00Z"/>
                    <w:sz w:val="26"/>
                    <w:szCs w:val="26"/>
                  </w:rPr>
                </w:rPrChange>
              </w:rPr>
              <w:pPrChange w:id="40812" w:author="James Vu" w:date="2024-04-18T22:33:00Z">
                <w:pPr>
                  <w:widowControl w:val="0"/>
                  <w:spacing w:before="120" w:after="120"/>
                  <w:jc w:val="center"/>
                </w:pPr>
              </w:pPrChange>
            </w:pPr>
            <w:del w:id="40813" w:author="James Vu" w:date="2024-04-18T23:44:00Z">
              <w:r w:rsidRPr="00B053AF" w:rsidDel="00B053AF">
                <w:rPr>
                  <w:sz w:val="28"/>
                  <w:szCs w:val="28"/>
                  <w:rPrChange w:id="40814" w:author="James Vu" w:date="2024-04-18T23:44:00Z">
                    <w:rPr>
                      <w:sz w:val="26"/>
                      <w:szCs w:val="26"/>
                    </w:rPr>
                  </w:rPrChange>
                </w:rPr>
                <w:delText>-</w:delText>
              </w:r>
            </w:del>
          </w:p>
        </w:tc>
        <w:tc>
          <w:tcPr>
            <w:tcW w:w="3965" w:type="dxa"/>
            <w:shd w:val="clear" w:color="auto" w:fill="auto"/>
            <w:noWrap/>
            <w:vAlign w:val="center"/>
            <w:hideMark/>
          </w:tcPr>
          <w:p w14:paraId="3D8097D4" w14:textId="7900726B" w:rsidR="009B317A" w:rsidRPr="00B053AF" w:rsidDel="00B053AF" w:rsidRDefault="009B317A">
            <w:pPr>
              <w:widowControl w:val="0"/>
              <w:spacing w:before="120" w:after="120"/>
              <w:jc w:val="both"/>
              <w:rPr>
                <w:del w:id="40815" w:author="James Vu" w:date="2024-04-18T23:44:00Z"/>
                <w:sz w:val="28"/>
                <w:szCs w:val="28"/>
                <w:rPrChange w:id="40816" w:author="James Vu" w:date="2024-04-18T23:44:00Z">
                  <w:rPr>
                    <w:del w:id="40817" w:author="James Vu" w:date="2024-04-18T23:44:00Z"/>
                    <w:sz w:val="26"/>
                    <w:szCs w:val="26"/>
                  </w:rPr>
                </w:rPrChange>
              </w:rPr>
              <w:pPrChange w:id="40818" w:author="James Vu" w:date="2024-04-18T22:33:00Z">
                <w:pPr>
                  <w:widowControl w:val="0"/>
                  <w:spacing w:before="120" w:after="120"/>
                </w:pPr>
              </w:pPrChange>
            </w:pPr>
            <w:del w:id="40819" w:author="James Vu" w:date="2024-04-18T23:44:00Z">
              <w:r w:rsidRPr="00B053AF" w:rsidDel="00B053AF">
                <w:rPr>
                  <w:sz w:val="28"/>
                  <w:szCs w:val="28"/>
                  <w:rPrChange w:id="40820" w:author="James Vu" w:date="2024-04-18T23:44:00Z">
                    <w:rPr>
                      <w:sz w:val="26"/>
                      <w:szCs w:val="26"/>
                    </w:rPr>
                  </w:rPrChange>
                </w:rPr>
                <w:delText>Chi phí thông tin liên lạc</w:delText>
              </w:r>
            </w:del>
          </w:p>
        </w:tc>
        <w:tc>
          <w:tcPr>
            <w:tcW w:w="1888" w:type="dxa"/>
            <w:shd w:val="clear" w:color="auto" w:fill="auto"/>
            <w:vAlign w:val="center"/>
            <w:hideMark/>
          </w:tcPr>
          <w:p w14:paraId="094D76C9" w14:textId="2780F122" w:rsidR="009B317A" w:rsidRPr="00B053AF" w:rsidDel="00B053AF" w:rsidRDefault="009B317A">
            <w:pPr>
              <w:widowControl w:val="0"/>
              <w:spacing w:before="120" w:after="120"/>
              <w:jc w:val="both"/>
              <w:rPr>
                <w:del w:id="40821" w:author="James Vu" w:date="2024-04-18T23:44:00Z"/>
                <w:sz w:val="28"/>
                <w:szCs w:val="28"/>
                <w:rPrChange w:id="40822" w:author="James Vu" w:date="2024-04-18T23:44:00Z">
                  <w:rPr>
                    <w:del w:id="40823" w:author="James Vu" w:date="2024-04-18T23:44:00Z"/>
                    <w:i/>
                    <w:iCs/>
                    <w:sz w:val="26"/>
                    <w:szCs w:val="26"/>
                  </w:rPr>
                </w:rPrChange>
              </w:rPr>
              <w:pPrChange w:id="40824" w:author="James Vu" w:date="2024-04-18T22:33:00Z">
                <w:pPr>
                  <w:widowControl w:val="0"/>
                  <w:spacing w:before="120" w:after="120"/>
                  <w:jc w:val="center"/>
                </w:pPr>
              </w:pPrChange>
            </w:pPr>
            <w:del w:id="40825" w:author="James Vu" w:date="2024-04-18T23:44:00Z">
              <w:r w:rsidRPr="00B053AF" w:rsidDel="00B053AF">
                <w:rPr>
                  <w:color w:val="000000"/>
                  <w:sz w:val="28"/>
                  <w:szCs w:val="28"/>
                  <w:rPrChange w:id="40826" w:author="James Vu" w:date="2024-04-18T23:44:00Z">
                    <w:rPr>
                      <w:i/>
                      <w:iCs/>
                      <w:color w:val="000000"/>
                      <w:sz w:val="22"/>
                      <w:szCs w:val="22"/>
                    </w:rPr>
                  </w:rPrChange>
                </w:rPr>
                <w:delText>Số lượng x đơn giá x tháng</w:delText>
              </w:r>
            </w:del>
          </w:p>
        </w:tc>
        <w:tc>
          <w:tcPr>
            <w:tcW w:w="900" w:type="dxa"/>
            <w:shd w:val="clear" w:color="auto" w:fill="auto"/>
            <w:noWrap/>
            <w:vAlign w:val="center"/>
            <w:hideMark/>
          </w:tcPr>
          <w:p w14:paraId="7BD2BD88" w14:textId="1E30FDAD" w:rsidR="009B317A" w:rsidRPr="00B053AF" w:rsidDel="00B053AF" w:rsidRDefault="009B317A">
            <w:pPr>
              <w:widowControl w:val="0"/>
              <w:spacing w:before="120" w:after="120"/>
              <w:jc w:val="both"/>
              <w:rPr>
                <w:del w:id="40827" w:author="James Vu" w:date="2024-04-18T23:44:00Z"/>
                <w:sz w:val="28"/>
                <w:szCs w:val="28"/>
                <w:rPrChange w:id="40828" w:author="James Vu" w:date="2024-04-18T23:44:00Z">
                  <w:rPr>
                    <w:del w:id="40829" w:author="James Vu" w:date="2024-04-18T23:44:00Z"/>
                    <w:sz w:val="26"/>
                    <w:szCs w:val="26"/>
                  </w:rPr>
                </w:rPrChange>
              </w:rPr>
              <w:pPrChange w:id="40830" w:author="James Vu" w:date="2024-04-18T22:33:00Z">
                <w:pPr>
                  <w:widowControl w:val="0"/>
                  <w:spacing w:before="120" w:after="120"/>
                  <w:jc w:val="center"/>
                </w:pPr>
              </w:pPrChange>
            </w:pPr>
            <w:del w:id="40831" w:author="James Vu" w:date="2024-04-18T23:44:00Z">
              <w:r w:rsidRPr="00B053AF" w:rsidDel="00B053AF">
                <w:rPr>
                  <w:color w:val="000000"/>
                  <w:sz w:val="28"/>
                  <w:szCs w:val="28"/>
                  <w:rPrChange w:id="40832" w:author="James Vu" w:date="2024-04-18T23:44:00Z">
                    <w:rPr>
                      <w:color w:val="000000"/>
                      <w:sz w:val="26"/>
                      <w:szCs w:val="26"/>
                    </w:rPr>
                  </w:rPrChange>
                </w:rPr>
                <w:delText>3</w:delText>
              </w:r>
            </w:del>
          </w:p>
        </w:tc>
        <w:tc>
          <w:tcPr>
            <w:tcW w:w="1140" w:type="dxa"/>
            <w:shd w:val="clear" w:color="auto" w:fill="auto"/>
            <w:noWrap/>
            <w:vAlign w:val="center"/>
            <w:hideMark/>
          </w:tcPr>
          <w:p w14:paraId="5EBDF34E" w14:textId="57B65497" w:rsidR="009B317A" w:rsidRPr="00B053AF" w:rsidDel="00B053AF" w:rsidRDefault="009B317A">
            <w:pPr>
              <w:widowControl w:val="0"/>
              <w:spacing w:before="120" w:after="120"/>
              <w:jc w:val="both"/>
              <w:rPr>
                <w:del w:id="40833" w:author="James Vu" w:date="2024-04-18T23:44:00Z"/>
                <w:sz w:val="28"/>
                <w:szCs w:val="28"/>
                <w:rPrChange w:id="40834" w:author="James Vu" w:date="2024-04-18T23:44:00Z">
                  <w:rPr>
                    <w:del w:id="40835" w:author="James Vu" w:date="2024-04-18T23:44:00Z"/>
                    <w:sz w:val="26"/>
                    <w:szCs w:val="26"/>
                  </w:rPr>
                </w:rPrChange>
              </w:rPr>
              <w:pPrChange w:id="40836" w:author="James Vu" w:date="2024-04-18T22:33:00Z">
                <w:pPr>
                  <w:widowControl w:val="0"/>
                  <w:spacing w:before="120" w:after="120"/>
                  <w:jc w:val="center"/>
                </w:pPr>
              </w:pPrChange>
            </w:pPr>
            <w:del w:id="40837" w:author="James Vu" w:date="2024-04-18T23:44:00Z">
              <w:r w:rsidRPr="00B053AF" w:rsidDel="00B053AF">
                <w:rPr>
                  <w:color w:val="000000"/>
                  <w:sz w:val="28"/>
                  <w:szCs w:val="28"/>
                  <w:rPrChange w:id="40838" w:author="James Vu" w:date="2024-04-18T23:44:00Z">
                    <w:rPr>
                      <w:color w:val="000000"/>
                      <w:sz w:val="26"/>
                      <w:szCs w:val="26"/>
                    </w:rPr>
                  </w:rPrChange>
                </w:rPr>
                <w:delText>Công việc</w:delText>
              </w:r>
            </w:del>
          </w:p>
        </w:tc>
        <w:tc>
          <w:tcPr>
            <w:tcW w:w="1386" w:type="dxa"/>
            <w:shd w:val="clear" w:color="auto" w:fill="auto"/>
            <w:noWrap/>
            <w:vAlign w:val="center"/>
            <w:hideMark/>
          </w:tcPr>
          <w:p w14:paraId="382BDC91" w14:textId="6069EECF" w:rsidR="009B317A" w:rsidRPr="00B053AF" w:rsidDel="00B053AF" w:rsidRDefault="009B317A">
            <w:pPr>
              <w:widowControl w:val="0"/>
              <w:spacing w:before="120" w:after="120"/>
              <w:jc w:val="both"/>
              <w:rPr>
                <w:del w:id="40839" w:author="James Vu" w:date="2024-04-18T23:44:00Z"/>
                <w:sz w:val="28"/>
                <w:szCs w:val="28"/>
                <w:rPrChange w:id="40840" w:author="James Vu" w:date="2024-04-18T23:44:00Z">
                  <w:rPr>
                    <w:del w:id="40841" w:author="James Vu" w:date="2024-04-18T23:44:00Z"/>
                    <w:sz w:val="26"/>
                    <w:szCs w:val="26"/>
                  </w:rPr>
                </w:rPrChange>
              </w:rPr>
              <w:pPrChange w:id="40842" w:author="James Vu" w:date="2024-04-18T22:33:00Z">
                <w:pPr>
                  <w:widowControl w:val="0"/>
                  <w:spacing w:before="120" w:after="120"/>
                  <w:jc w:val="center"/>
                </w:pPr>
              </w:pPrChange>
            </w:pPr>
            <w:del w:id="40843" w:author="James Vu" w:date="2024-04-18T23:44:00Z">
              <w:r w:rsidRPr="00B053AF" w:rsidDel="00B053AF">
                <w:rPr>
                  <w:color w:val="000000"/>
                  <w:sz w:val="28"/>
                  <w:szCs w:val="28"/>
                  <w:rPrChange w:id="40844" w:author="James Vu" w:date="2024-04-18T23:44:00Z">
                    <w:rPr>
                      <w:color w:val="000000"/>
                      <w:sz w:val="26"/>
                      <w:szCs w:val="26"/>
                    </w:rPr>
                  </w:rPrChange>
                </w:rPr>
                <w:delText>300.000</w:delText>
              </w:r>
            </w:del>
          </w:p>
        </w:tc>
        <w:tc>
          <w:tcPr>
            <w:tcW w:w="1037" w:type="dxa"/>
            <w:shd w:val="clear" w:color="auto" w:fill="auto"/>
            <w:noWrap/>
            <w:vAlign w:val="center"/>
            <w:hideMark/>
          </w:tcPr>
          <w:p w14:paraId="05B9695E" w14:textId="7AF0E4A6" w:rsidR="009B317A" w:rsidRPr="00B053AF" w:rsidDel="00B053AF" w:rsidRDefault="009B317A">
            <w:pPr>
              <w:widowControl w:val="0"/>
              <w:spacing w:before="120" w:after="120"/>
              <w:jc w:val="both"/>
              <w:rPr>
                <w:del w:id="40845" w:author="James Vu" w:date="2024-04-18T23:44:00Z"/>
                <w:sz w:val="28"/>
                <w:szCs w:val="28"/>
                <w:rPrChange w:id="40846" w:author="James Vu" w:date="2024-04-18T23:44:00Z">
                  <w:rPr>
                    <w:del w:id="40847" w:author="James Vu" w:date="2024-04-18T23:44:00Z"/>
                    <w:sz w:val="26"/>
                    <w:szCs w:val="26"/>
                  </w:rPr>
                </w:rPrChange>
              </w:rPr>
              <w:pPrChange w:id="40848" w:author="James Vu" w:date="2024-04-18T22:33:00Z">
                <w:pPr>
                  <w:widowControl w:val="0"/>
                  <w:spacing w:before="120" w:after="120"/>
                  <w:jc w:val="center"/>
                </w:pPr>
              </w:pPrChange>
            </w:pPr>
            <w:del w:id="40849" w:author="James Vu" w:date="2024-04-18T23:44:00Z">
              <w:r w:rsidRPr="00B053AF" w:rsidDel="00B053AF">
                <w:rPr>
                  <w:color w:val="000000"/>
                  <w:sz w:val="28"/>
                  <w:szCs w:val="28"/>
                  <w:rPrChange w:id="40850" w:author="James Vu" w:date="2024-04-18T23:44:00Z">
                    <w:rPr>
                      <w:color w:val="000000"/>
                      <w:sz w:val="26"/>
                      <w:szCs w:val="26"/>
                    </w:rPr>
                  </w:rPrChange>
                </w:rPr>
                <w:delText>15</w:delText>
              </w:r>
            </w:del>
          </w:p>
        </w:tc>
        <w:tc>
          <w:tcPr>
            <w:tcW w:w="1540" w:type="dxa"/>
            <w:shd w:val="clear" w:color="auto" w:fill="auto"/>
            <w:noWrap/>
            <w:vAlign w:val="center"/>
            <w:hideMark/>
          </w:tcPr>
          <w:p w14:paraId="350BE196" w14:textId="12FE4C60" w:rsidR="009B317A" w:rsidRPr="00B053AF" w:rsidDel="00B053AF" w:rsidRDefault="009B317A">
            <w:pPr>
              <w:widowControl w:val="0"/>
              <w:spacing w:before="120" w:after="120"/>
              <w:jc w:val="both"/>
              <w:rPr>
                <w:del w:id="40851" w:author="James Vu" w:date="2024-04-18T23:44:00Z"/>
                <w:sz w:val="28"/>
                <w:szCs w:val="28"/>
                <w:rPrChange w:id="40852" w:author="James Vu" w:date="2024-04-18T23:44:00Z">
                  <w:rPr>
                    <w:del w:id="40853" w:author="James Vu" w:date="2024-04-18T23:44:00Z"/>
                    <w:sz w:val="26"/>
                    <w:szCs w:val="26"/>
                  </w:rPr>
                </w:rPrChange>
              </w:rPr>
              <w:pPrChange w:id="40854" w:author="James Vu" w:date="2024-04-18T22:33:00Z">
                <w:pPr>
                  <w:widowControl w:val="0"/>
                  <w:spacing w:before="120" w:after="120"/>
                  <w:jc w:val="right"/>
                </w:pPr>
              </w:pPrChange>
            </w:pPr>
            <w:del w:id="40855" w:author="James Vu" w:date="2024-04-18T23:44:00Z">
              <w:r w:rsidRPr="00B053AF" w:rsidDel="00B053AF">
                <w:rPr>
                  <w:color w:val="000000"/>
                  <w:sz w:val="28"/>
                  <w:szCs w:val="28"/>
                  <w:rPrChange w:id="40856" w:author="James Vu" w:date="2024-04-18T23:44:00Z">
                    <w:rPr>
                      <w:color w:val="000000"/>
                      <w:sz w:val="26"/>
                      <w:szCs w:val="26"/>
                    </w:rPr>
                  </w:rPrChange>
                </w:rPr>
                <w:delText>13.500.000</w:delText>
              </w:r>
            </w:del>
          </w:p>
        </w:tc>
        <w:tc>
          <w:tcPr>
            <w:tcW w:w="1885" w:type="dxa"/>
            <w:shd w:val="clear" w:color="auto" w:fill="auto"/>
            <w:vAlign w:val="center"/>
            <w:hideMark/>
          </w:tcPr>
          <w:p w14:paraId="23DA184D" w14:textId="564B493C" w:rsidR="009B317A" w:rsidRPr="00B053AF" w:rsidDel="00B053AF" w:rsidRDefault="009B317A">
            <w:pPr>
              <w:widowControl w:val="0"/>
              <w:spacing w:before="120" w:after="120"/>
              <w:jc w:val="both"/>
              <w:rPr>
                <w:del w:id="40857" w:author="James Vu" w:date="2024-04-18T23:44:00Z"/>
                <w:sz w:val="28"/>
                <w:szCs w:val="28"/>
                <w:rPrChange w:id="40858" w:author="James Vu" w:date="2024-04-18T23:44:00Z">
                  <w:rPr>
                    <w:del w:id="40859" w:author="James Vu" w:date="2024-04-18T23:44:00Z"/>
                    <w:sz w:val="26"/>
                    <w:szCs w:val="26"/>
                  </w:rPr>
                </w:rPrChange>
              </w:rPr>
              <w:pPrChange w:id="40860" w:author="James Vu" w:date="2024-04-18T22:33:00Z">
                <w:pPr>
                  <w:widowControl w:val="0"/>
                  <w:spacing w:before="120" w:after="120"/>
                  <w:jc w:val="center"/>
                </w:pPr>
              </w:pPrChange>
            </w:pPr>
            <w:del w:id="40861" w:author="James Vu" w:date="2024-04-18T23:44:00Z">
              <w:r w:rsidRPr="00B053AF" w:rsidDel="00B053AF">
                <w:rPr>
                  <w:sz w:val="28"/>
                  <w:szCs w:val="28"/>
                  <w:rPrChange w:id="40862" w:author="James Vu" w:date="2024-04-18T23:44:00Z">
                    <w:rPr>
                      <w:sz w:val="26"/>
                      <w:szCs w:val="26"/>
                    </w:rPr>
                  </w:rPrChange>
                </w:rPr>
                <w:delText>3 chuyên gia</w:delText>
              </w:r>
            </w:del>
          </w:p>
        </w:tc>
      </w:tr>
      <w:tr w:rsidR="009B317A" w:rsidRPr="00B053AF" w:rsidDel="00B053AF" w14:paraId="6826EDC2" w14:textId="3CD51B6B" w:rsidTr="009B317A">
        <w:trPr>
          <w:trHeight w:val="20"/>
          <w:del w:id="40863" w:author="James Vu" w:date="2024-04-18T23:44:00Z"/>
        </w:trPr>
        <w:tc>
          <w:tcPr>
            <w:tcW w:w="708" w:type="dxa"/>
            <w:shd w:val="clear" w:color="auto" w:fill="auto"/>
            <w:noWrap/>
            <w:vAlign w:val="center"/>
            <w:hideMark/>
          </w:tcPr>
          <w:p w14:paraId="21D76172" w14:textId="146E8E5A" w:rsidR="009B317A" w:rsidRPr="00B053AF" w:rsidDel="00B053AF" w:rsidRDefault="009B317A">
            <w:pPr>
              <w:widowControl w:val="0"/>
              <w:spacing w:before="120" w:after="120"/>
              <w:jc w:val="both"/>
              <w:rPr>
                <w:del w:id="40864" w:author="James Vu" w:date="2024-04-18T23:44:00Z"/>
                <w:b/>
                <w:bCs/>
                <w:sz w:val="28"/>
                <w:szCs w:val="28"/>
                <w:rPrChange w:id="40865" w:author="James Vu" w:date="2024-04-18T23:44:00Z">
                  <w:rPr>
                    <w:del w:id="40866" w:author="James Vu" w:date="2024-04-18T23:44:00Z"/>
                    <w:b/>
                    <w:bCs/>
                    <w:sz w:val="26"/>
                    <w:szCs w:val="26"/>
                  </w:rPr>
                </w:rPrChange>
              </w:rPr>
              <w:pPrChange w:id="40867" w:author="James Vu" w:date="2024-04-18T22:33:00Z">
                <w:pPr>
                  <w:widowControl w:val="0"/>
                  <w:spacing w:before="120" w:after="120"/>
                  <w:jc w:val="center"/>
                </w:pPr>
              </w:pPrChange>
            </w:pPr>
            <w:del w:id="40868" w:author="James Vu" w:date="2024-04-18T23:44:00Z">
              <w:r w:rsidRPr="00B053AF" w:rsidDel="00B053AF">
                <w:rPr>
                  <w:b/>
                  <w:bCs/>
                  <w:sz w:val="28"/>
                  <w:szCs w:val="28"/>
                  <w:rPrChange w:id="40869" w:author="James Vu" w:date="2024-04-18T23:44:00Z">
                    <w:rPr>
                      <w:b/>
                      <w:bCs/>
                      <w:sz w:val="26"/>
                      <w:szCs w:val="26"/>
                    </w:rPr>
                  </w:rPrChange>
                </w:rPr>
                <w:delText>4</w:delText>
              </w:r>
            </w:del>
          </w:p>
        </w:tc>
        <w:tc>
          <w:tcPr>
            <w:tcW w:w="3965" w:type="dxa"/>
            <w:shd w:val="clear" w:color="000000" w:fill="FFFFFF"/>
            <w:noWrap/>
            <w:vAlign w:val="center"/>
            <w:hideMark/>
          </w:tcPr>
          <w:p w14:paraId="5EC21D1E" w14:textId="712F651A" w:rsidR="009B317A" w:rsidRPr="00B053AF" w:rsidDel="00B053AF" w:rsidRDefault="009B317A">
            <w:pPr>
              <w:widowControl w:val="0"/>
              <w:spacing w:before="120" w:after="120"/>
              <w:jc w:val="both"/>
              <w:rPr>
                <w:del w:id="40870" w:author="James Vu" w:date="2024-04-18T23:44:00Z"/>
                <w:b/>
                <w:bCs/>
                <w:sz w:val="28"/>
                <w:szCs w:val="28"/>
                <w:rPrChange w:id="40871" w:author="James Vu" w:date="2024-04-18T23:44:00Z">
                  <w:rPr>
                    <w:del w:id="40872" w:author="James Vu" w:date="2024-04-18T23:44:00Z"/>
                    <w:b/>
                    <w:bCs/>
                    <w:sz w:val="26"/>
                    <w:szCs w:val="26"/>
                  </w:rPr>
                </w:rPrChange>
              </w:rPr>
              <w:pPrChange w:id="40873" w:author="James Vu" w:date="2024-04-18T22:33:00Z">
                <w:pPr>
                  <w:widowControl w:val="0"/>
                  <w:spacing w:before="120" w:after="120"/>
                </w:pPr>
              </w:pPrChange>
            </w:pPr>
            <w:del w:id="40874" w:author="James Vu" w:date="2024-04-18T23:44:00Z">
              <w:r w:rsidRPr="00B053AF" w:rsidDel="00B053AF">
                <w:rPr>
                  <w:b/>
                  <w:bCs/>
                  <w:sz w:val="28"/>
                  <w:szCs w:val="28"/>
                  <w:rPrChange w:id="40875" w:author="James Vu" w:date="2024-04-18T23:44:00Z">
                    <w:rPr>
                      <w:b/>
                      <w:bCs/>
                      <w:sz w:val="26"/>
                      <w:szCs w:val="26"/>
                    </w:rPr>
                  </w:rPrChange>
                </w:rPr>
                <w:delText>Thu nhập chịu thuế tính trước</w:delText>
              </w:r>
            </w:del>
          </w:p>
        </w:tc>
        <w:tc>
          <w:tcPr>
            <w:tcW w:w="1888" w:type="dxa"/>
            <w:shd w:val="clear" w:color="auto" w:fill="auto"/>
            <w:vAlign w:val="center"/>
            <w:hideMark/>
          </w:tcPr>
          <w:p w14:paraId="57E3F0E9" w14:textId="29F9E573" w:rsidR="009B317A" w:rsidRPr="00B053AF" w:rsidDel="00B053AF" w:rsidRDefault="009B317A">
            <w:pPr>
              <w:widowControl w:val="0"/>
              <w:spacing w:before="120" w:after="120"/>
              <w:jc w:val="both"/>
              <w:rPr>
                <w:del w:id="40876" w:author="James Vu" w:date="2024-04-18T23:44:00Z"/>
                <w:b/>
                <w:bCs/>
                <w:sz w:val="28"/>
                <w:szCs w:val="28"/>
                <w:rPrChange w:id="40877" w:author="James Vu" w:date="2024-04-18T23:44:00Z">
                  <w:rPr>
                    <w:del w:id="40878" w:author="James Vu" w:date="2024-04-18T23:44:00Z"/>
                    <w:b/>
                    <w:bCs/>
                    <w:i/>
                    <w:iCs/>
                    <w:sz w:val="26"/>
                    <w:szCs w:val="26"/>
                  </w:rPr>
                </w:rPrChange>
              </w:rPr>
              <w:pPrChange w:id="40879" w:author="James Vu" w:date="2024-04-18T22:33:00Z">
                <w:pPr>
                  <w:widowControl w:val="0"/>
                  <w:spacing w:before="120" w:after="120"/>
                  <w:jc w:val="center"/>
                </w:pPr>
              </w:pPrChange>
            </w:pPr>
            <w:del w:id="40880" w:author="James Vu" w:date="2024-04-18T23:44:00Z">
              <w:r w:rsidRPr="00B053AF" w:rsidDel="00B053AF">
                <w:rPr>
                  <w:b/>
                  <w:bCs/>
                  <w:color w:val="000000"/>
                  <w:sz w:val="28"/>
                  <w:szCs w:val="28"/>
                  <w:rPrChange w:id="40881" w:author="James Vu" w:date="2024-04-18T23:44:00Z">
                    <w:rPr>
                      <w:b/>
                      <w:bCs/>
                      <w:i/>
                      <w:iCs/>
                      <w:color w:val="000000"/>
                      <w:sz w:val="22"/>
                      <w:szCs w:val="22"/>
                    </w:rPr>
                  </w:rPrChange>
                </w:rPr>
                <w:delText>Tn = 6% x (Ccg+Cql+Ck)</w:delText>
              </w:r>
            </w:del>
          </w:p>
        </w:tc>
        <w:tc>
          <w:tcPr>
            <w:tcW w:w="900" w:type="dxa"/>
            <w:shd w:val="clear" w:color="auto" w:fill="auto"/>
            <w:noWrap/>
            <w:vAlign w:val="center"/>
            <w:hideMark/>
          </w:tcPr>
          <w:p w14:paraId="5E9DF71B" w14:textId="72E42E1D" w:rsidR="009B317A" w:rsidRPr="00B053AF" w:rsidDel="00B053AF" w:rsidRDefault="009B317A">
            <w:pPr>
              <w:widowControl w:val="0"/>
              <w:spacing w:before="120" w:after="120"/>
              <w:jc w:val="both"/>
              <w:rPr>
                <w:del w:id="40882" w:author="James Vu" w:date="2024-04-18T23:44:00Z"/>
                <w:b/>
                <w:bCs/>
                <w:sz w:val="28"/>
                <w:szCs w:val="28"/>
                <w:rPrChange w:id="40883" w:author="James Vu" w:date="2024-04-18T23:44:00Z">
                  <w:rPr>
                    <w:del w:id="40884" w:author="James Vu" w:date="2024-04-18T23:44:00Z"/>
                    <w:b/>
                    <w:bCs/>
                    <w:sz w:val="26"/>
                    <w:szCs w:val="26"/>
                  </w:rPr>
                </w:rPrChange>
              </w:rPr>
              <w:pPrChange w:id="40885" w:author="James Vu" w:date="2024-04-18T22:33:00Z">
                <w:pPr>
                  <w:widowControl w:val="0"/>
                  <w:spacing w:before="120" w:after="120"/>
                  <w:jc w:val="center"/>
                </w:pPr>
              </w:pPrChange>
            </w:pPr>
          </w:p>
        </w:tc>
        <w:tc>
          <w:tcPr>
            <w:tcW w:w="1140" w:type="dxa"/>
            <w:shd w:val="clear" w:color="auto" w:fill="auto"/>
            <w:noWrap/>
            <w:vAlign w:val="center"/>
            <w:hideMark/>
          </w:tcPr>
          <w:p w14:paraId="6D1DA631" w14:textId="36C9F75C" w:rsidR="009B317A" w:rsidRPr="00B053AF" w:rsidDel="00B053AF" w:rsidRDefault="009B317A">
            <w:pPr>
              <w:widowControl w:val="0"/>
              <w:spacing w:before="120" w:after="120"/>
              <w:jc w:val="both"/>
              <w:rPr>
                <w:del w:id="40886" w:author="James Vu" w:date="2024-04-18T23:44:00Z"/>
                <w:b/>
                <w:bCs/>
                <w:sz w:val="28"/>
                <w:szCs w:val="28"/>
                <w:rPrChange w:id="40887" w:author="James Vu" w:date="2024-04-18T23:44:00Z">
                  <w:rPr>
                    <w:del w:id="40888" w:author="James Vu" w:date="2024-04-18T23:44:00Z"/>
                    <w:b/>
                    <w:bCs/>
                    <w:sz w:val="26"/>
                    <w:szCs w:val="26"/>
                  </w:rPr>
                </w:rPrChange>
              </w:rPr>
              <w:pPrChange w:id="40889" w:author="James Vu" w:date="2024-04-18T22:33:00Z">
                <w:pPr>
                  <w:widowControl w:val="0"/>
                  <w:spacing w:before="120" w:after="120"/>
                  <w:jc w:val="center"/>
                </w:pPr>
              </w:pPrChange>
            </w:pPr>
          </w:p>
        </w:tc>
        <w:tc>
          <w:tcPr>
            <w:tcW w:w="1386" w:type="dxa"/>
            <w:shd w:val="clear" w:color="auto" w:fill="auto"/>
            <w:noWrap/>
            <w:vAlign w:val="center"/>
            <w:hideMark/>
          </w:tcPr>
          <w:p w14:paraId="257D8869" w14:textId="7D2362C1" w:rsidR="009B317A" w:rsidRPr="00B053AF" w:rsidDel="00B053AF" w:rsidRDefault="009B317A">
            <w:pPr>
              <w:widowControl w:val="0"/>
              <w:spacing w:before="120" w:after="120"/>
              <w:jc w:val="both"/>
              <w:rPr>
                <w:del w:id="40890" w:author="James Vu" w:date="2024-04-18T23:44:00Z"/>
                <w:b/>
                <w:bCs/>
                <w:sz w:val="28"/>
                <w:szCs w:val="28"/>
                <w:rPrChange w:id="40891" w:author="James Vu" w:date="2024-04-18T23:44:00Z">
                  <w:rPr>
                    <w:del w:id="40892" w:author="James Vu" w:date="2024-04-18T23:44:00Z"/>
                    <w:b/>
                    <w:bCs/>
                    <w:sz w:val="26"/>
                    <w:szCs w:val="26"/>
                  </w:rPr>
                </w:rPrChange>
              </w:rPr>
              <w:pPrChange w:id="40893" w:author="James Vu" w:date="2024-04-18T22:33:00Z">
                <w:pPr>
                  <w:widowControl w:val="0"/>
                  <w:spacing w:before="120" w:after="120"/>
                  <w:jc w:val="center"/>
                </w:pPr>
              </w:pPrChange>
            </w:pPr>
          </w:p>
        </w:tc>
        <w:tc>
          <w:tcPr>
            <w:tcW w:w="1037" w:type="dxa"/>
            <w:shd w:val="clear" w:color="auto" w:fill="auto"/>
            <w:noWrap/>
            <w:vAlign w:val="center"/>
            <w:hideMark/>
          </w:tcPr>
          <w:p w14:paraId="5BE6D91E" w14:textId="51907A40" w:rsidR="009B317A" w:rsidRPr="00B053AF" w:rsidDel="00B053AF" w:rsidRDefault="009B317A">
            <w:pPr>
              <w:widowControl w:val="0"/>
              <w:spacing w:before="120" w:after="120"/>
              <w:jc w:val="both"/>
              <w:rPr>
                <w:del w:id="40894" w:author="James Vu" w:date="2024-04-18T23:44:00Z"/>
                <w:b/>
                <w:bCs/>
                <w:sz w:val="28"/>
                <w:szCs w:val="28"/>
                <w:rPrChange w:id="40895" w:author="James Vu" w:date="2024-04-18T23:44:00Z">
                  <w:rPr>
                    <w:del w:id="40896" w:author="James Vu" w:date="2024-04-18T23:44:00Z"/>
                    <w:b/>
                    <w:bCs/>
                    <w:sz w:val="26"/>
                    <w:szCs w:val="26"/>
                  </w:rPr>
                </w:rPrChange>
              </w:rPr>
              <w:pPrChange w:id="40897" w:author="James Vu" w:date="2024-04-18T22:33:00Z">
                <w:pPr>
                  <w:widowControl w:val="0"/>
                  <w:spacing w:before="120" w:after="120"/>
                  <w:jc w:val="center"/>
                </w:pPr>
              </w:pPrChange>
            </w:pPr>
          </w:p>
        </w:tc>
        <w:tc>
          <w:tcPr>
            <w:tcW w:w="1540" w:type="dxa"/>
            <w:shd w:val="clear" w:color="auto" w:fill="auto"/>
            <w:noWrap/>
            <w:vAlign w:val="center"/>
            <w:hideMark/>
          </w:tcPr>
          <w:p w14:paraId="42243DD9" w14:textId="049E3714" w:rsidR="009B317A" w:rsidRPr="00B053AF" w:rsidDel="00B053AF" w:rsidRDefault="009B317A">
            <w:pPr>
              <w:widowControl w:val="0"/>
              <w:spacing w:before="120" w:after="120"/>
              <w:jc w:val="both"/>
              <w:rPr>
                <w:del w:id="40898" w:author="James Vu" w:date="2024-04-18T23:44:00Z"/>
                <w:b/>
                <w:bCs/>
                <w:sz w:val="28"/>
                <w:szCs w:val="28"/>
                <w:rPrChange w:id="40899" w:author="James Vu" w:date="2024-04-18T23:44:00Z">
                  <w:rPr>
                    <w:del w:id="40900" w:author="James Vu" w:date="2024-04-18T23:44:00Z"/>
                    <w:b/>
                    <w:bCs/>
                    <w:sz w:val="26"/>
                    <w:szCs w:val="26"/>
                  </w:rPr>
                </w:rPrChange>
              </w:rPr>
              <w:pPrChange w:id="40901" w:author="James Vu" w:date="2024-04-18T22:33:00Z">
                <w:pPr>
                  <w:widowControl w:val="0"/>
                  <w:spacing w:before="120" w:after="120"/>
                  <w:jc w:val="right"/>
                </w:pPr>
              </w:pPrChange>
            </w:pPr>
            <w:del w:id="40902" w:author="James Vu" w:date="2024-04-18T23:44:00Z">
              <w:r w:rsidRPr="00B053AF" w:rsidDel="00B053AF">
                <w:rPr>
                  <w:b/>
                  <w:bCs/>
                  <w:color w:val="000000"/>
                  <w:sz w:val="28"/>
                  <w:szCs w:val="28"/>
                  <w:rPrChange w:id="40903" w:author="James Vu" w:date="2024-04-18T23:44:00Z">
                    <w:rPr>
                      <w:b/>
                      <w:bCs/>
                      <w:color w:val="000000"/>
                      <w:sz w:val="26"/>
                      <w:szCs w:val="26"/>
                    </w:rPr>
                  </w:rPrChange>
                </w:rPr>
                <w:delText>30.208.019</w:delText>
              </w:r>
            </w:del>
          </w:p>
        </w:tc>
        <w:tc>
          <w:tcPr>
            <w:tcW w:w="1885" w:type="dxa"/>
            <w:shd w:val="clear" w:color="auto" w:fill="auto"/>
            <w:vAlign w:val="center"/>
            <w:hideMark/>
          </w:tcPr>
          <w:p w14:paraId="03658188" w14:textId="44B3B289" w:rsidR="009B317A" w:rsidRPr="00B053AF" w:rsidDel="00B053AF" w:rsidRDefault="009B317A">
            <w:pPr>
              <w:widowControl w:val="0"/>
              <w:spacing w:before="120" w:after="120"/>
              <w:jc w:val="both"/>
              <w:rPr>
                <w:del w:id="40904" w:author="James Vu" w:date="2024-04-18T23:44:00Z"/>
                <w:b/>
                <w:bCs/>
                <w:sz w:val="28"/>
                <w:szCs w:val="28"/>
                <w:rPrChange w:id="40905" w:author="James Vu" w:date="2024-04-18T23:44:00Z">
                  <w:rPr>
                    <w:del w:id="40906" w:author="James Vu" w:date="2024-04-18T23:44:00Z"/>
                    <w:b/>
                    <w:bCs/>
                    <w:sz w:val="26"/>
                    <w:szCs w:val="26"/>
                  </w:rPr>
                </w:rPrChange>
              </w:rPr>
              <w:pPrChange w:id="40907" w:author="James Vu" w:date="2024-04-18T22:33:00Z">
                <w:pPr>
                  <w:widowControl w:val="0"/>
                  <w:spacing w:before="120" w:after="120"/>
                  <w:jc w:val="center"/>
                </w:pPr>
              </w:pPrChange>
            </w:pPr>
          </w:p>
        </w:tc>
      </w:tr>
      <w:tr w:rsidR="009B317A" w:rsidRPr="00B053AF" w:rsidDel="00B053AF" w14:paraId="4C5DE732" w14:textId="0DCC4435" w:rsidTr="009B317A">
        <w:trPr>
          <w:trHeight w:val="20"/>
          <w:del w:id="40908" w:author="James Vu" w:date="2024-04-18T23:44:00Z"/>
        </w:trPr>
        <w:tc>
          <w:tcPr>
            <w:tcW w:w="708" w:type="dxa"/>
            <w:shd w:val="clear" w:color="auto" w:fill="auto"/>
            <w:noWrap/>
            <w:vAlign w:val="center"/>
            <w:hideMark/>
          </w:tcPr>
          <w:p w14:paraId="387C23E3" w14:textId="7C1A1D49" w:rsidR="009B317A" w:rsidRPr="00B053AF" w:rsidDel="00B053AF" w:rsidRDefault="009B317A">
            <w:pPr>
              <w:widowControl w:val="0"/>
              <w:spacing w:before="120" w:after="120"/>
              <w:jc w:val="both"/>
              <w:rPr>
                <w:del w:id="40909" w:author="James Vu" w:date="2024-04-18T23:44:00Z"/>
                <w:b/>
                <w:bCs/>
                <w:sz w:val="28"/>
                <w:szCs w:val="28"/>
                <w:rPrChange w:id="40910" w:author="James Vu" w:date="2024-04-18T23:44:00Z">
                  <w:rPr>
                    <w:del w:id="40911" w:author="James Vu" w:date="2024-04-18T23:44:00Z"/>
                    <w:b/>
                    <w:bCs/>
                    <w:sz w:val="26"/>
                    <w:szCs w:val="26"/>
                  </w:rPr>
                </w:rPrChange>
              </w:rPr>
              <w:pPrChange w:id="40912" w:author="James Vu" w:date="2024-04-18T22:33:00Z">
                <w:pPr>
                  <w:widowControl w:val="0"/>
                  <w:spacing w:before="120" w:after="120"/>
                  <w:jc w:val="center"/>
                </w:pPr>
              </w:pPrChange>
            </w:pPr>
            <w:del w:id="40913" w:author="James Vu" w:date="2024-04-18T23:44:00Z">
              <w:r w:rsidRPr="00B053AF" w:rsidDel="00B053AF">
                <w:rPr>
                  <w:b/>
                  <w:bCs/>
                  <w:sz w:val="28"/>
                  <w:szCs w:val="28"/>
                  <w:rPrChange w:id="40914" w:author="James Vu" w:date="2024-04-18T23:44:00Z">
                    <w:rPr>
                      <w:b/>
                      <w:bCs/>
                      <w:sz w:val="26"/>
                      <w:szCs w:val="26"/>
                    </w:rPr>
                  </w:rPrChange>
                </w:rPr>
                <w:delText>5</w:delText>
              </w:r>
            </w:del>
          </w:p>
        </w:tc>
        <w:tc>
          <w:tcPr>
            <w:tcW w:w="3965" w:type="dxa"/>
            <w:shd w:val="clear" w:color="000000" w:fill="FFFFFF"/>
            <w:noWrap/>
            <w:vAlign w:val="center"/>
            <w:hideMark/>
          </w:tcPr>
          <w:p w14:paraId="0D799156" w14:textId="5A000FFD" w:rsidR="009B317A" w:rsidRPr="00B053AF" w:rsidDel="00B053AF" w:rsidRDefault="009B317A">
            <w:pPr>
              <w:widowControl w:val="0"/>
              <w:spacing w:before="120" w:after="120"/>
              <w:jc w:val="both"/>
              <w:rPr>
                <w:del w:id="40915" w:author="James Vu" w:date="2024-04-18T23:44:00Z"/>
                <w:b/>
                <w:bCs/>
                <w:sz w:val="28"/>
                <w:szCs w:val="28"/>
                <w:rPrChange w:id="40916" w:author="James Vu" w:date="2024-04-18T23:44:00Z">
                  <w:rPr>
                    <w:del w:id="40917" w:author="James Vu" w:date="2024-04-18T23:44:00Z"/>
                    <w:b/>
                    <w:bCs/>
                    <w:sz w:val="26"/>
                    <w:szCs w:val="26"/>
                  </w:rPr>
                </w:rPrChange>
              </w:rPr>
              <w:pPrChange w:id="40918" w:author="James Vu" w:date="2024-04-18T22:33:00Z">
                <w:pPr>
                  <w:widowControl w:val="0"/>
                  <w:spacing w:before="120" w:after="120"/>
                </w:pPr>
              </w:pPrChange>
            </w:pPr>
            <w:del w:id="40919" w:author="James Vu" w:date="2024-04-18T23:44:00Z">
              <w:r w:rsidRPr="00B053AF" w:rsidDel="00B053AF">
                <w:rPr>
                  <w:b/>
                  <w:bCs/>
                  <w:sz w:val="28"/>
                  <w:szCs w:val="28"/>
                  <w:rPrChange w:id="40920" w:author="James Vu" w:date="2024-04-18T23:44:00Z">
                    <w:rPr>
                      <w:b/>
                      <w:bCs/>
                      <w:sz w:val="26"/>
                      <w:szCs w:val="26"/>
                    </w:rPr>
                  </w:rPrChange>
                </w:rPr>
                <w:delText>Chi phí thực hiện quản lý dự án trước thuế</w:delText>
              </w:r>
            </w:del>
          </w:p>
        </w:tc>
        <w:tc>
          <w:tcPr>
            <w:tcW w:w="1888" w:type="dxa"/>
            <w:shd w:val="clear" w:color="auto" w:fill="auto"/>
            <w:vAlign w:val="center"/>
            <w:hideMark/>
          </w:tcPr>
          <w:p w14:paraId="0BC949DE" w14:textId="41371C2E" w:rsidR="009B317A" w:rsidRPr="00B053AF" w:rsidDel="00B053AF" w:rsidRDefault="009B317A">
            <w:pPr>
              <w:widowControl w:val="0"/>
              <w:spacing w:before="120" w:after="120"/>
              <w:jc w:val="both"/>
              <w:rPr>
                <w:del w:id="40921" w:author="James Vu" w:date="2024-04-18T23:44:00Z"/>
                <w:b/>
                <w:bCs/>
                <w:sz w:val="28"/>
                <w:szCs w:val="28"/>
                <w:rPrChange w:id="40922" w:author="James Vu" w:date="2024-04-18T23:44:00Z">
                  <w:rPr>
                    <w:del w:id="40923" w:author="James Vu" w:date="2024-04-18T23:44:00Z"/>
                    <w:b/>
                    <w:bCs/>
                    <w:i/>
                    <w:iCs/>
                    <w:sz w:val="26"/>
                    <w:szCs w:val="26"/>
                  </w:rPr>
                </w:rPrChange>
              </w:rPr>
              <w:pPrChange w:id="40924" w:author="James Vu" w:date="2024-04-18T22:33:00Z">
                <w:pPr>
                  <w:widowControl w:val="0"/>
                  <w:spacing w:before="120" w:after="120"/>
                  <w:jc w:val="center"/>
                </w:pPr>
              </w:pPrChange>
            </w:pPr>
            <w:del w:id="40925" w:author="James Vu" w:date="2024-04-18T23:44:00Z">
              <w:r w:rsidRPr="00B053AF" w:rsidDel="00B053AF">
                <w:rPr>
                  <w:b/>
                  <w:bCs/>
                  <w:color w:val="000000"/>
                  <w:sz w:val="28"/>
                  <w:szCs w:val="28"/>
                  <w:rPrChange w:id="40926" w:author="James Vu" w:date="2024-04-18T23:44:00Z">
                    <w:rPr>
                      <w:b/>
                      <w:bCs/>
                      <w:i/>
                      <w:iCs/>
                      <w:color w:val="000000"/>
                      <w:sz w:val="22"/>
                      <w:szCs w:val="22"/>
                    </w:rPr>
                  </w:rPrChange>
                </w:rPr>
                <w:delText>Gthqldatt = Ccg + Cql + Ck + Tn</w:delText>
              </w:r>
            </w:del>
          </w:p>
        </w:tc>
        <w:tc>
          <w:tcPr>
            <w:tcW w:w="900" w:type="dxa"/>
            <w:shd w:val="clear" w:color="auto" w:fill="auto"/>
            <w:noWrap/>
            <w:vAlign w:val="center"/>
            <w:hideMark/>
          </w:tcPr>
          <w:p w14:paraId="442370E9" w14:textId="7A40F03E" w:rsidR="009B317A" w:rsidRPr="00B053AF" w:rsidDel="00B053AF" w:rsidRDefault="009B317A">
            <w:pPr>
              <w:widowControl w:val="0"/>
              <w:spacing w:before="120" w:after="120"/>
              <w:jc w:val="both"/>
              <w:rPr>
                <w:del w:id="40927" w:author="James Vu" w:date="2024-04-18T23:44:00Z"/>
                <w:b/>
                <w:bCs/>
                <w:sz w:val="28"/>
                <w:szCs w:val="28"/>
                <w:rPrChange w:id="40928" w:author="James Vu" w:date="2024-04-18T23:44:00Z">
                  <w:rPr>
                    <w:del w:id="40929" w:author="James Vu" w:date="2024-04-18T23:44:00Z"/>
                    <w:b/>
                    <w:bCs/>
                    <w:sz w:val="26"/>
                    <w:szCs w:val="26"/>
                  </w:rPr>
                </w:rPrChange>
              </w:rPr>
              <w:pPrChange w:id="40930" w:author="James Vu" w:date="2024-04-18T22:33:00Z">
                <w:pPr>
                  <w:widowControl w:val="0"/>
                  <w:spacing w:before="120" w:after="120"/>
                  <w:jc w:val="center"/>
                </w:pPr>
              </w:pPrChange>
            </w:pPr>
          </w:p>
        </w:tc>
        <w:tc>
          <w:tcPr>
            <w:tcW w:w="1140" w:type="dxa"/>
            <w:shd w:val="clear" w:color="auto" w:fill="auto"/>
            <w:noWrap/>
            <w:vAlign w:val="center"/>
            <w:hideMark/>
          </w:tcPr>
          <w:p w14:paraId="1EAF7B61" w14:textId="284D6B11" w:rsidR="009B317A" w:rsidRPr="00B053AF" w:rsidDel="00B053AF" w:rsidRDefault="009B317A">
            <w:pPr>
              <w:widowControl w:val="0"/>
              <w:spacing w:before="120" w:after="120"/>
              <w:jc w:val="both"/>
              <w:rPr>
                <w:del w:id="40931" w:author="James Vu" w:date="2024-04-18T23:44:00Z"/>
                <w:b/>
                <w:bCs/>
                <w:sz w:val="28"/>
                <w:szCs w:val="28"/>
                <w:rPrChange w:id="40932" w:author="James Vu" w:date="2024-04-18T23:44:00Z">
                  <w:rPr>
                    <w:del w:id="40933" w:author="James Vu" w:date="2024-04-18T23:44:00Z"/>
                    <w:b/>
                    <w:bCs/>
                    <w:sz w:val="26"/>
                    <w:szCs w:val="26"/>
                  </w:rPr>
                </w:rPrChange>
              </w:rPr>
              <w:pPrChange w:id="40934" w:author="James Vu" w:date="2024-04-18T22:33:00Z">
                <w:pPr>
                  <w:widowControl w:val="0"/>
                  <w:spacing w:before="120" w:after="120"/>
                  <w:jc w:val="center"/>
                </w:pPr>
              </w:pPrChange>
            </w:pPr>
          </w:p>
        </w:tc>
        <w:tc>
          <w:tcPr>
            <w:tcW w:w="1386" w:type="dxa"/>
            <w:shd w:val="clear" w:color="auto" w:fill="auto"/>
            <w:noWrap/>
            <w:vAlign w:val="center"/>
            <w:hideMark/>
          </w:tcPr>
          <w:p w14:paraId="4D1CFED2" w14:textId="3D113E46" w:rsidR="009B317A" w:rsidRPr="00B053AF" w:rsidDel="00B053AF" w:rsidRDefault="009B317A">
            <w:pPr>
              <w:widowControl w:val="0"/>
              <w:spacing w:before="120" w:after="120"/>
              <w:jc w:val="both"/>
              <w:rPr>
                <w:del w:id="40935" w:author="James Vu" w:date="2024-04-18T23:44:00Z"/>
                <w:b/>
                <w:bCs/>
                <w:sz w:val="28"/>
                <w:szCs w:val="28"/>
                <w:rPrChange w:id="40936" w:author="James Vu" w:date="2024-04-18T23:44:00Z">
                  <w:rPr>
                    <w:del w:id="40937" w:author="James Vu" w:date="2024-04-18T23:44:00Z"/>
                    <w:b/>
                    <w:bCs/>
                    <w:sz w:val="26"/>
                    <w:szCs w:val="26"/>
                  </w:rPr>
                </w:rPrChange>
              </w:rPr>
              <w:pPrChange w:id="40938" w:author="James Vu" w:date="2024-04-18T22:33:00Z">
                <w:pPr>
                  <w:widowControl w:val="0"/>
                  <w:spacing w:before="120" w:after="120"/>
                  <w:jc w:val="center"/>
                </w:pPr>
              </w:pPrChange>
            </w:pPr>
          </w:p>
        </w:tc>
        <w:tc>
          <w:tcPr>
            <w:tcW w:w="1037" w:type="dxa"/>
            <w:shd w:val="clear" w:color="auto" w:fill="auto"/>
            <w:noWrap/>
            <w:vAlign w:val="center"/>
            <w:hideMark/>
          </w:tcPr>
          <w:p w14:paraId="6C689C2C" w14:textId="598EC7C3" w:rsidR="009B317A" w:rsidRPr="00B053AF" w:rsidDel="00B053AF" w:rsidRDefault="009B317A">
            <w:pPr>
              <w:widowControl w:val="0"/>
              <w:spacing w:before="120" w:after="120"/>
              <w:jc w:val="both"/>
              <w:rPr>
                <w:del w:id="40939" w:author="James Vu" w:date="2024-04-18T23:44:00Z"/>
                <w:b/>
                <w:bCs/>
                <w:sz w:val="28"/>
                <w:szCs w:val="28"/>
                <w:rPrChange w:id="40940" w:author="James Vu" w:date="2024-04-18T23:44:00Z">
                  <w:rPr>
                    <w:del w:id="40941" w:author="James Vu" w:date="2024-04-18T23:44:00Z"/>
                    <w:b/>
                    <w:bCs/>
                    <w:sz w:val="26"/>
                    <w:szCs w:val="26"/>
                  </w:rPr>
                </w:rPrChange>
              </w:rPr>
              <w:pPrChange w:id="40942" w:author="James Vu" w:date="2024-04-18T22:33:00Z">
                <w:pPr>
                  <w:widowControl w:val="0"/>
                  <w:spacing w:before="120" w:after="120"/>
                  <w:jc w:val="center"/>
                </w:pPr>
              </w:pPrChange>
            </w:pPr>
          </w:p>
        </w:tc>
        <w:tc>
          <w:tcPr>
            <w:tcW w:w="1540" w:type="dxa"/>
            <w:shd w:val="clear" w:color="auto" w:fill="auto"/>
            <w:noWrap/>
            <w:vAlign w:val="center"/>
            <w:hideMark/>
          </w:tcPr>
          <w:p w14:paraId="043C34AE" w14:textId="6EE6826D" w:rsidR="009B317A" w:rsidRPr="00B053AF" w:rsidDel="00B053AF" w:rsidRDefault="009B317A">
            <w:pPr>
              <w:widowControl w:val="0"/>
              <w:spacing w:before="120" w:after="120"/>
              <w:jc w:val="both"/>
              <w:rPr>
                <w:del w:id="40943" w:author="James Vu" w:date="2024-04-18T23:44:00Z"/>
                <w:b/>
                <w:bCs/>
                <w:sz w:val="28"/>
                <w:szCs w:val="28"/>
                <w:rPrChange w:id="40944" w:author="James Vu" w:date="2024-04-18T23:44:00Z">
                  <w:rPr>
                    <w:del w:id="40945" w:author="James Vu" w:date="2024-04-18T23:44:00Z"/>
                    <w:b/>
                    <w:bCs/>
                    <w:sz w:val="26"/>
                    <w:szCs w:val="26"/>
                  </w:rPr>
                </w:rPrChange>
              </w:rPr>
              <w:pPrChange w:id="40946" w:author="James Vu" w:date="2024-04-18T22:33:00Z">
                <w:pPr>
                  <w:widowControl w:val="0"/>
                  <w:spacing w:before="120" w:after="120"/>
                  <w:jc w:val="right"/>
                </w:pPr>
              </w:pPrChange>
            </w:pPr>
            <w:del w:id="40947" w:author="James Vu" w:date="2024-04-18T23:44:00Z">
              <w:r w:rsidRPr="00B053AF" w:rsidDel="00B053AF">
                <w:rPr>
                  <w:b/>
                  <w:bCs/>
                  <w:color w:val="000000"/>
                  <w:sz w:val="28"/>
                  <w:szCs w:val="28"/>
                  <w:rPrChange w:id="40948" w:author="James Vu" w:date="2024-04-18T23:44:00Z">
                    <w:rPr>
                      <w:b/>
                      <w:bCs/>
                      <w:color w:val="000000"/>
                      <w:sz w:val="26"/>
                      <w:szCs w:val="26"/>
                    </w:rPr>
                  </w:rPrChange>
                </w:rPr>
                <w:delText>533.674.994</w:delText>
              </w:r>
            </w:del>
          </w:p>
        </w:tc>
        <w:tc>
          <w:tcPr>
            <w:tcW w:w="1885" w:type="dxa"/>
            <w:shd w:val="clear" w:color="auto" w:fill="auto"/>
            <w:vAlign w:val="center"/>
            <w:hideMark/>
          </w:tcPr>
          <w:p w14:paraId="14BDB1E2" w14:textId="1C268BC2" w:rsidR="009B317A" w:rsidRPr="00B053AF" w:rsidDel="00B053AF" w:rsidRDefault="009B317A">
            <w:pPr>
              <w:widowControl w:val="0"/>
              <w:spacing w:before="120" w:after="120"/>
              <w:jc w:val="both"/>
              <w:rPr>
                <w:del w:id="40949" w:author="James Vu" w:date="2024-04-18T23:44:00Z"/>
                <w:b/>
                <w:bCs/>
                <w:sz w:val="28"/>
                <w:szCs w:val="28"/>
                <w:rPrChange w:id="40950" w:author="James Vu" w:date="2024-04-18T23:44:00Z">
                  <w:rPr>
                    <w:del w:id="40951" w:author="James Vu" w:date="2024-04-18T23:44:00Z"/>
                    <w:b/>
                    <w:bCs/>
                    <w:sz w:val="26"/>
                    <w:szCs w:val="26"/>
                  </w:rPr>
                </w:rPrChange>
              </w:rPr>
              <w:pPrChange w:id="40952" w:author="James Vu" w:date="2024-04-18T22:33:00Z">
                <w:pPr>
                  <w:widowControl w:val="0"/>
                  <w:spacing w:before="120" w:after="120"/>
                  <w:jc w:val="center"/>
                </w:pPr>
              </w:pPrChange>
            </w:pPr>
          </w:p>
        </w:tc>
      </w:tr>
      <w:tr w:rsidR="009B317A" w:rsidRPr="00B053AF" w:rsidDel="00B053AF" w14:paraId="595B0D3F" w14:textId="07F1BEA8" w:rsidTr="009B317A">
        <w:trPr>
          <w:trHeight w:val="20"/>
          <w:del w:id="40953" w:author="James Vu" w:date="2024-04-18T23:44:00Z"/>
        </w:trPr>
        <w:tc>
          <w:tcPr>
            <w:tcW w:w="708" w:type="dxa"/>
            <w:shd w:val="clear" w:color="000000" w:fill="FFFFFF"/>
            <w:noWrap/>
            <w:vAlign w:val="center"/>
            <w:hideMark/>
          </w:tcPr>
          <w:p w14:paraId="497B3691" w14:textId="616AB18B" w:rsidR="009B317A" w:rsidRPr="00B053AF" w:rsidDel="00B053AF" w:rsidRDefault="009B317A">
            <w:pPr>
              <w:widowControl w:val="0"/>
              <w:spacing w:before="120" w:after="120"/>
              <w:jc w:val="both"/>
              <w:rPr>
                <w:del w:id="40954" w:author="James Vu" w:date="2024-04-18T23:44:00Z"/>
                <w:b/>
                <w:bCs/>
                <w:sz w:val="28"/>
                <w:szCs w:val="28"/>
                <w:rPrChange w:id="40955" w:author="James Vu" w:date="2024-04-18T23:44:00Z">
                  <w:rPr>
                    <w:del w:id="40956" w:author="James Vu" w:date="2024-04-18T23:44:00Z"/>
                    <w:b/>
                    <w:bCs/>
                    <w:sz w:val="26"/>
                    <w:szCs w:val="26"/>
                  </w:rPr>
                </w:rPrChange>
              </w:rPr>
              <w:pPrChange w:id="40957" w:author="James Vu" w:date="2024-04-18T22:33:00Z">
                <w:pPr>
                  <w:widowControl w:val="0"/>
                  <w:spacing w:before="120" w:after="120"/>
                  <w:jc w:val="center"/>
                </w:pPr>
              </w:pPrChange>
            </w:pPr>
            <w:del w:id="40958" w:author="James Vu" w:date="2024-04-18T23:44:00Z">
              <w:r w:rsidRPr="00B053AF" w:rsidDel="00B053AF">
                <w:rPr>
                  <w:b/>
                  <w:bCs/>
                  <w:sz w:val="28"/>
                  <w:szCs w:val="28"/>
                  <w:rPrChange w:id="40959" w:author="James Vu" w:date="2024-04-18T23:44:00Z">
                    <w:rPr>
                      <w:b/>
                      <w:bCs/>
                      <w:sz w:val="26"/>
                      <w:szCs w:val="26"/>
                    </w:rPr>
                  </w:rPrChange>
                </w:rPr>
                <w:delText>6</w:delText>
              </w:r>
            </w:del>
          </w:p>
        </w:tc>
        <w:tc>
          <w:tcPr>
            <w:tcW w:w="3965" w:type="dxa"/>
            <w:shd w:val="clear" w:color="000000" w:fill="FFFFFF"/>
            <w:noWrap/>
            <w:vAlign w:val="center"/>
            <w:hideMark/>
          </w:tcPr>
          <w:p w14:paraId="16E92482" w14:textId="4A113C15" w:rsidR="009B317A" w:rsidRPr="00B053AF" w:rsidDel="00B053AF" w:rsidRDefault="009B317A">
            <w:pPr>
              <w:widowControl w:val="0"/>
              <w:spacing w:before="120" w:after="120"/>
              <w:jc w:val="both"/>
              <w:rPr>
                <w:del w:id="40960" w:author="James Vu" w:date="2024-04-18T23:44:00Z"/>
                <w:b/>
                <w:bCs/>
                <w:sz w:val="28"/>
                <w:szCs w:val="28"/>
                <w:rPrChange w:id="40961" w:author="James Vu" w:date="2024-04-18T23:44:00Z">
                  <w:rPr>
                    <w:del w:id="40962" w:author="James Vu" w:date="2024-04-18T23:44:00Z"/>
                    <w:b/>
                    <w:bCs/>
                    <w:sz w:val="26"/>
                    <w:szCs w:val="26"/>
                  </w:rPr>
                </w:rPrChange>
              </w:rPr>
              <w:pPrChange w:id="40963" w:author="James Vu" w:date="2024-04-18T22:33:00Z">
                <w:pPr>
                  <w:widowControl w:val="0"/>
                  <w:spacing w:before="120" w:after="120"/>
                </w:pPr>
              </w:pPrChange>
            </w:pPr>
            <w:del w:id="40964" w:author="James Vu" w:date="2024-04-18T23:44:00Z">
              <w:r w:rsidRPr="00B053AF" w:rsidDel="00B053AF">
                <w:rPr>
                  <w:b/>
                  <w:bCs/>
                  <w:sz w:val="28"/>
                  <w:szCs w:val="28"/>
                  <w:rPrChange w:id="40965" w:author="James Vu" w:date="2024-04-18T23:44:00Z">
                    <w:rPr>
                      <w:b/>
                      <w:bCs/>
                      <w:sz w:val="26"/>
                      <w:szCs w:val="26"/>
                    </w:rPr>
                  </w:rPrChange>
                </w:rPr>
                <w:delText>Thuế giá trị gia tăng</w:delText>
              </w:r>
            </w:del>
          </w:p>
        </w:tc>
        <w:tc>
          <w:tcPr>
            <w:tcW w:w="1888" w:type="dxa"/>
            <w:shd w:val="clear" w:color="auto" w:fill="auto"/>
            <w:vAlign w:val="center"/>
            <w:hideMark/>
          </w:tcPr>
          <w:p w14:paraId="092A3BD0" w14:textId="740CD2BB" w:rsidR="009B317A" w:rsidRPr="00B053AF" w:rsidDel="00B053AF" w:rsidRDefault="009B317A">
            <w:pPr>
              <w:widowControl w:val="0"/>
              <w:spacing w:before="120" w:after="120"/>
              <w:jc w:val="both"/>
              <w:rPr>
                <w:del w:id="40966" w:author="James Vu" w:date="2024-04-18T23:44:00Z"/>
                <w:b/>
                <w:bCs/>
                <w:sz w:val="28"/>
                <w:szCs w:val="28"/>
                <w:rPrChange w:id="40967" w:author="James Vu" w:date="2024-04-18T23:44:00Z">
                  <w:rPr>
                    <w:del w:id="40968" w:author="James Vu" w:date="2024-04-18T23:44:00Z"/>
                    <w:b/>
                    <w:bCs/>
                    <w:i/>
                    <w:iCs/>
                    <w:sz w:val="26"/>
                    <w:szCs w:val="26"/>
                  </w:rPr>
                </w:rPrChange>
              </w:rPr>
              <w:pPrChange w:id="40969" w:author="James Vu" w:date="2024-04-18T22:33:00Z">
                <w:pPr>
                  <w:widowControl w:val="0"/>
                  <w:spacing w:before="120" w:after="120"/>
                  <w:jc w:val="center"/>
                </w:pPr>
              </w:pPrChange>
            </w:pPr>
            <w:del w:id="40970" w:author="James Vu" w:date="2024-04-18T23:44:00Z">
              <w:r w:rsidRPr="00B053AF" w:rsidDel="00B053AF">
                <w:rPr>
                  <w:b/>
                  <w:bCs/>
                  <w:color w:val="000000"/>
                  <w:sz w:val="28"/>
                  <w:szCs w:val="28"/>
                  <w:rPrChange w:id="40971" w:author="James Vu" w:date="2024-04-18T23:44:00Z">
                    <w:rPr>
                      <w:b/>
                      <w:bCs/>
                      <w:i/>
                      <w:iCs/>
                      <w:color w:val="000000"/>
                      <w:sz w:val="22"/>
                      <w:szCs w:val="22"/>
                    </w:rPr>
                  </w:rPrChange>
                </w:rPr>
                <w:delText>VAT = 8% x Gthqldatt</w:delText>
              </w:r>
            </w:del>
          </w:p>
        </w:tc>
        <w:tc>
          <w:tcPr>
            <w:tcW w:w="900" w:type="dxa"/>
            <w:shd w:val="clear" w:color="auto" w:fill="auto"/>
            <w:noWrap/>
            <w:vAlign w:val="center"/>
            <w:hideMark/>
          </w:tcPr>
          <w:p w14:paraId="344550F6" w14:textId="2AFD3790" w:rsidR="009B317A" w:rsidRPr="00B053AF" w:rsidDel="00B053AF" w:rsidRDefault="009B317A">
            <w:pPr>
              <w:widowControl w:val="0"/>
              <w:spacing w:before="120" w:after="120"/>
              <w:jc w:val="both"/>
              <w:rPr>
                <w:del w:id="40972" w:author="James Vu" w:date="2024-04-18T23:44:00Z"/>
                <w:b/>
                <w:bCs/>
                <w:sz w:val="28"/>
                <w:szCs w:val="28"/>
                <w:rPrChange w:id="40973" w:author="James Vu" w:date="2024-04-18T23:44:00Z">
                  <w:rPr>
                    <w:del w:id="40974" w:author="James Vu" w:date="2024-04-18T23:44:00Z"/>
                    <w:b/>
                    <w:bCs/>
                    <w:sz w:val="26"/>
                    <w:szCs w:val="26"/>
                  </w:rPr>
                </w:rPrChange>
              </w:rPr>
              <w:pPrChange w:id="40975" w:author="James Vu" w:date="2024-04-18T22:33:00Z">
                <w:pPr>
                  <w:widowControl w:val="0"/>
                  <w:spacing w:before="120" w:after="120"/>
                  <w:jc w:val="center"/>
                </w:pPr>
              </w:pPrChange>
            </w:pPr>
          </w:p>
        </w:tc>
        <w:tc>
          <w:tcPr>
            <w:tcW w:w="1140" w:type="dxa"/>
            <w:shd w:val="clear" w:color="auto" w:fill="auto"/>
            <w:noWrap/>
            <w:vAlign w:val="center"/>
            <w:hideMark/>
          </w:tcPr>
          <w:p w14:paraId="623FC242" w14:textId="4F494AE1" w:rsidR="009B317A" w:rsidRPr="00B053AF" w:rsidDel="00B053AF" w:rsidRDefault="009B317A">
            <w:pPr>
              <w:widowControl w:val="0"/>
              <w:spacing w:before="120" w:after="120"/>
              <w:jc w:val="both"/>
              <w:rPr>
                <w:del w:id="40976" w:author="James Vu" w:date="2024-04-18T23:44:00Z"/>
                <w:b/>
                <w:bCs/>
                <w:sz w:val="28"/>
                <w:szCs w:val="28"/>
                <w:rPrChange w:id="40977" w:author="James Vu" w:date="2024-04-18T23:44:00Z">
                  <w:rPr>
                    <w:del w:id="40978" w:author="James Vu" w:date="2024-04-18T23:44:00Z"/>
                    <w:b/>
                    <w:bCs/>
                    <w:sz w:val="26"/>
                    <w:szCs w:val="26"/>
                  </w:rPr>
                </w:rPrChange>
              </w:rPr>
              <w:pPrChange w:id="40979" w:author="James Vu" w:date="2024-04-18T22:33:00Z">
                <w:pPr>
                  <w:widowControl w:val="0"/>
                  <w:spacing w:before="120" w:after="120"/>
                  <w:jc w:val="center"/>
                </w:pPr>
              </w:pPrChange>
            </w:pPr>
          </w:p>
        </w:tc>
        <w:tc>
          <w:tcPr>
            <w:tcW w:w="1386" w:type="dxa"/>
            <w:shd w:val="clear" w:color="auto" w:fill="auto"/>
            <w:noWrap/>
            <w:vAlign w:val="center"/>
            <w:hideMark/>
          </w:tcPr>
          <w:p w14:paraId="430C5676" w14:textId="49CA8316" w:rsidR="009B317A" w:rsidRPr="00B053AF" w:rsidDel="00B053AF" w:rsidRDefault="009B317A">
            <w:pPr>
              <w:widowControl w:val="0"/>
              <w:spacing w:before="120" w:after="120"/>
              <w:jc w:val="both"/>
              <w:rPr>
                <w:del w:id="40980" w:author="James Vu" w:date="2024-04-18T23:44:00Z"/>
                <w:b/>
                <w:bCs/>
                <w:sz w:val="28"/>
                <w:szCs w:val="28"/>
                <w:rPrChange w:id="40981" w:author="James Vu" w:date="2024-04-18T23:44:00Z">
                  <w:rPr>
                    <w:del w:id="40982" w:author="James Vu" w:date="2024-04-18T23:44:00Z"/>
                    <w:b/>
                    <w:bCs/>
                    <w:sz w:val="26"/>
                    <w:szCs w:val="26"/>
                  </w:rPr>
                </w:rPrChange>
              </w:rPr>
              <w:pPrChange w:id="40983" w:author="James Vu" w:date="2024-04-18T22:33:00Z">
                <w:pPr>
                  <w:widowControl w:val="0"/>
                  <w:spacing w:before="120" w:after="120"/>
                  <w:jc w:val="center"/>
                </w:pPr>
              </w:pPrChange>
            </w:pPr>
          </w:p>
        </w:tc>
        <w:tc>
          <w:tcPr>
            <w:tcW w:w="1037" w:type="dxa"/>
            <w:shd w:val="clear" w:color="auto" w:fill="auto"/>
            <w:noWrap/>
            <w:vAlign w:val="center"/>
            <w:hideMark/>
          </w:tcPr>
          <w:p w14:paraId="4B5DC9B4" w14:textId="7913CBAA" w:rsidR="009B317A" w:rsidRPr="00B053AF" w:rsidDel="00B053AF" w:rsidRDefault="009B317A">
            <w:pPr>
              <w:widowControl w:val="0"/>
              <w:spacing w:before="120" w:after="120"/>
              <w:jc w:val="both"/>
              <w:rPr>
                <w:del w:id="40984" w:author="James Vu" w:date="2024-04-18T23:44:00Z"/>
                <w:b/>
                <w:bCs/>
                <w:sz w:val="28"/>
                <w:szCs w:val="28"/>
                <w:rPrChange w:id="40985" w:author="James Vu" w:date="2024-04-18T23:44:00Z">
                  <w:rPr>
                    <w:del w:id="40986" w:author="James Vu" w:date="2024-04-18T23:44:00Z"/>
                    <w:b/>
                    <w:bCs/>
                    <w:sz w:val="26"/>
                    <w:szCs w:val="26"/>
                  </w:rPr>
                </w:rPrChange>
              </w:rPr>
              <w:pPrChange w:id="40987" w:author="James Vu" w:date="2024-04-18T22:33:00Z">
                <w:pPr>
                  <w:widowControl w:val="0"/>
                  <w:spacing w:before="120" w:after="120"/>
                  <w:jc w:val="center"/>
                </w:pPr>
              </w:pPrChange>
            </w:pPr>
          </w:p>
        </w:tc>
        <w:tc>
          <w:tcPr>
            <w:tcW w:w="1540" w:type="dxa"/>
            <w:shd w:val="clear" w:color="auto" w:fill="auto"/>
            <w:noWrap/>
            <w:vAlign w:val="center"/>
            <w:hideMark/>
          </w:tcPr>
          <w:p w14:paraId="680FDA40" w14:textId="4F1DF776" w:rsidR="009B317A" w:rsidRPr="00B053AF" w:rsidDel="00B053AF" w:rsidRDefault="009B317A">
            <w:pPr>
              <w:widowControl w:val="0"/>
              <w:spacing w:before="120" w:after="120"/>
              <w:jc w:val="both"/>
              <w:rPr>
                <w:del w:id="40988" w:author="James Vu" w:date="2024-04-18T23:44:00Z"/>
                <w:b/>
                <w:bCs/>
                <w:sz w:val="28"/>
                <w:szCs w:val="28"/>
                <w:rPrChange w:id="40989" w:author="James Vu" w:date="2024-04-18T23:44:00Z">
                  <w:rPr>
                    <w:del w:id="40990" w:author="James Vu" w:date="2024-04-18T23:44:00Z"/>
                    <w:b/>
                    <w:bCs/>
                    <w:sz w:val="26"/>
                    <w:szCs w:val="26"/>
                  </w:rPr>
                </w:rPrChange>
              </w:rPr>
              <w:pPrChange w:id="40991" w:author="James Vu" w:date="2024-04-18T22:33:00Z">
                <w:pPr>
                  <w:widowControl w:val="0"/>
                  <w:spacing w:before="120" w:after="120"/>
                  <w:jc w:val="right"/>
                </w:pPr>
              </w:pPrChange>
            </w:pPr>
            <w:del w:id="40992" w:author="James Vu" w:date="2024-04-18T23:44:00Z">
              <w:r w:rsidRPr="00B053AF" w:rsidDel="00B053AF">
                <w:rPr>
                  <w:b/>
                  <w:bCs/>
                  <w:color w:val="000000"/>
                  <w:sz w:val="28"/>
                  <w:szCs w:val="28"/>
                  <w:rPrChange w:id="40993" w:author="James Vu" w:date="2024-04-18T23:44:00Z">
                    <w:rPr>
                      <w:b/>
                      <w:bCs/>
                      <w:color w:val="000000"/>
                      <w:sz w:val="26"/>
                      <w:szCs w:val="26"/>
                    </w:rPr>
                  </w:rPrChange>
                </w:rPr>
                <w:delText>42.693.999</w:delText>
              </w:r>
            </w:del>
          </w:p>
        </w:tc>
        <w:tc>
          <w:tcPr>
            <w:tcW w:w="1885" w:type="dxa"/>
            <w:shd w:val="clear" w:color="auto" w:fill="auto"/>
            <w:vAlign w:val="center"/>
            <w:hideMark/>
          </w:tcPr>
          <w:p w14:paraId="4334BD9D" w14:textId="4BAB5BE8" w:rsidR="009B317A" w:rsidRPr="00B053AF" w:rsidDel="00B053AF" w:rsidRDefault="009B317A">
            <w:pPr>
              <w:widowControl w:val="0"/>
              <w:spacing w:before="120" w:after="120"/>
              <w:jc w:val="both"/>
              <w:rPr>
                <w:del w:id="40994" w:author="James Vu" w:date="2024-04-18T23:44:00Z"/>
                <w:b/>
                <w:bCs/>
                <w:sz w:val="28"/>
                <w:szCs w:val="28"/>
                <w:rPrChange w:id="40995" w:author="James Vu" w:date="2024-04-18T23:44:00Z">
                  <w:rPr>
                    <w:del w:id="40996" w:author="James Vu" w:date="2024-04-18T23:44:00Z"/>
                    <w:b/>
                    <w:bCs/>
                    <w:sz w:val="26"/>
                    <w:szCs w:val="26"/>
                  </w:rPr>
                </w:rPrChange>
              </w:rPr>
              <w:pPrChange w:id="40997" w:author="James Vu" w:date="2024-04-18T22:33:00Z">
                <w:pPr>
                  <w:widowControl w:val="0"/>
                  <w:spacing w:before="120" w:after="120"/>
                  <w:jc w:val="center"/>
                </w:pPr>
              </w:pPrChange>
            </w:pPr>
          </w:p>
        </w:tc>
      </w:tr>
      <w:tr w:rsidR="009B317A" w:rsidRPr="00B053AF" w:rsidDel="00B053AF" w14:paraId="676D4904" w14:textId="1D42A545" w:rsidTr="009B317A">
        <w:trPr>
          <w:trHeight w:val="20"/>
          <w:del w:id="40998" w:author="James Vu" w:date="2024-04-18T23:44:00Z"/>
        </w:trPr>
        <w:tc>
          <w:tcPr>
            <w:tcW w:w="708" w:type="dxa"/>
            <w:shd w:val="clear" w:color="000000" w:fill="FFFFFF"/>
            <w:noWrap/>
            <w:vAlign w:val="center"/>
            <w:hideMark/>
          </w:tcPr>
          <w:p w14:paraId="5E870698" w14:textId="10E327A2" w:rsidR="009B317A" w:rsidRPr="00B053AF" w:rsidDel="00B053AF" w:rsidRDefault="009B317A">
            <w:pPr>
              <w:widowControl w:val="0"/>
              <w:spacing w:before="120" w:after="120"/>
              <w:jc w:val="both"/>
              <w:rPr>
                <w:del w:id="40999" w:author="James Vu" w:date="2024-04-18T23:44:00Z"/>
                <w:sz w:val="28"/>
                <w:szCs w:val="28"/>
                <w:rPrChange w:id="41000" w:author="James Vu" w:date="2024-04-18T23:44:00Z">
                  <w:rPr>
                    <w:del w:id="41001" w:author="James Vu" w:date="2024-04-18T23:44:00Z"/>
                    <w:sz w:val="26"/>
                    <w:szCs w:val="26"/>
                  </w:rPr>
                </w:rPrChange>
              </w:rPr>
              <w:pPrChange w:id="41002" w:author="James Vu" w:date="2024-04-18T22:33:00Z">
                <w:pPr>
                  <w:widowControl w:val="0"/>
                  <w:spacing w:before="120" w:after="120"/>
                  <w:jc w:val="center"/>
                </w:pPr>
              </w:pPrChange>
            </w:pPr>
            <w:del w:id="41003" w:author="James Vu" w:date="2024-04-18T23:44:00Z">
              <w:r w:rsidRPr="00B053AF" w:rsidDel="00B053AF">
                <w:rPr>
                  <w:sz w:val="28"/>
                  <w:szCs w:val="28"/>
                  <w:rPrChange w:id="41004" w:author="James Vu" w:date="2024-04-18T23:44:00Z">
                    <w:rPr>
                      <w:sz w:val="26"/>
                      <w:szCs w:val="26"/>
                    </w:rPr>
                  </w:rPrChange>
                </w:rPr>
                <w:delText> </w:delText>
              </w:r>
            </w:del>
          </w:p>
        </w:tc>
        <w:tc>
          <w:tcPr>
            <w:tcW w:w="3965" w:type="dxa"/>
            <w:shd w:val="clear" w:color="auto" w:fill="auto"/>
            <w:noWrap/>
            <w:vAlign w:val="center"/>
            <w:hideMark/>
          </w:tcPr>
          <w:p w14:paraId="7D14D5B9" w14:textId="03AEFA5B" w:rsidR="009B317A" w:rsidRPr="00B053AF" w:rsidDel="00B053AF" w:rsidRDefault="009B317A">
            <w:pPr>
              <w:widowControl w:val="0"/>
              <w:spacing w:before="120" w:after="120"/>
              <w:jc w:val="both"/>
              <w:rPr>
                <w:del w:id="41005" w:author="James Vu" w:date="2024-04-18T23:44:00Z"/>
                <w:b/>
                <w:bCs/>
                <w:sz w:val="28"/>
                <w:szCs w:val="28"/>
                <w:rPrChange w:id="41006" w:author="James Vu" w:date="2024-04-18T23:44:00Z">
                  <w:rPr>
                    <w:del w:id="41007" w:author="James Vu" w:date="2024-04-18T23:44:00Z"/>
                    <w:b/>
                    <w:bCs/>
                    <w:sz w:val="26"/>
                    <w:szCs w:val="26"/>
                  </w:rPr>
                </w:rPrChange>
              </w:rPr>
              <w:pPrChange w:id="41008" w:author="James Vu" w:date="2024-04-18T22:33:00Z">
                <w:pPr>
                  <w:widowControl w:val="0"/>
                  <w:spacing w:before="120" w:after="120"/>
                </w:pPr>
              </w:pPrChange>
            </w:pPr>
            <w:del w:id="41009" w:author="James Vu" w:date="2024-04-18T23:44:00Z">
              <w:r w:rsidRPr="00B053AF" w:rsidDel="00B053AF">
                <w:rPr>
                  <w:b/>
                  <w:bCs/>
                  <w:sz w:val="28"/>
                  <w:szCs w:val="28"/>
                  <w:rPrChange w:id="41010" w:author="James Vu" w:date="2024-04-18T23:44:00Z">
                    <w:rPr>
                      <w:b/>
                      <w:bCs/>
                      <w:sz w:val="26"/>
                      <w:szCs w:val="26"/>
                    </w:rPr>
                  </w:rPrChange>
                </w:rPr>
                <w:delText>Chi phí trước thuế</w:delText>
              </w:r>
            </w:del>
          </w:p>
        </w:tc>
        <w:tc>
          <w:tcPr>
            <w:tcW w:w="1888" w:type="dxa"/>
            <w:shd w:val="clear" w:color="auto" w:fill="auto"/>
            <w:vAlign w:val="center"/>
            <w:hideMark/>
          </w:tcPr>
          <w:p w14:paraId="2358189D" w14:textId="752BA449" w:rsidR="009B317A" w:rsidRPr="00B053AF" w:rsidDel="00B053AF" w:rsidRDefault="009B317A">
            <w:pPr>
              <w:widowControl w:val="0"/>
              <w:spacing w:before="120" w:after="120"/>
              <w:jc w:val="both"/>
              <w:rPr>
                <w:del w:id="41011" w:author="James Vu" w:date="2024-04-18T23:44:00Z"/>
                <w:sz w:val="28"/>
                <w:szCs w:val="28"/>
                <w:rPrChange w:id="41012" w:author="James Vu" w:date="2024-04-18T23:44:00Z">
                  <w:rPr>
                    <w:del w:id="41013" w:author="James Vu" w:date="2024-04-18T23:44:00Z"/>
                    <w:i/>
                    <w:iCs/>
                    <w:sz w:val="26"/>
                    <w:szCs w:val="26"/>
                  </w:rPr>
                </w:rPrChange>
              </w:rPr>
              <w:pPrChange w:id="41014" w:author="James Vu" w:date="2024-04-18T22:33:00Z">
                <w:pPr>
                  <w:widowControl w:val="0"/>
                  <w:spacing w:before="120" w:after="120"/>
                  <w:jc w:val="center"/>
                </w:pPr>
              </w:pPrChange>
            </w:pPr>
            <w:del w:id="41015" w:author="James Vu" w:date="2024-04-18T23:44:00Z">
              <w:r w:rsidRPr="00B053AF" w:rsidDel="00B053AF">
                <w:rPr>
                  <w:color w:val="000000"/>
                  <w:sz w:val="28"/>
                  <w:szCs w:val="28"/>
                  <w:rPrChange w:id="41016" w:author="James Vu" w:date="2024-04-18T23:44:00Z">
                    <w:rPr>
                      <w:i/>
                      <w:iCs/>
                      <w:color w:val="000000"/>
                      <w:sz w:val="22"/>
                      <w:szCs w:val="22"/>
                    </w:rPr>
                  </w:rPrChange>
                </w:rPr>
                <w:delText>Gqldatt</w:delText>
              </w:r>
            </w:del>
          </w:p>
        </w:tc>
        <w:tc>
          <w:tcPr>
            <w:tcW w:w="900" w:type="dxa"/>
            <w:shd w:val="clear" w:color="auto" w:fill="auto"/>
            <w:noWrap/>
            <w:vAlign w:val="center"/>
            <w:hideMark/>
          </w:tcPr>
          <w:p w14:paraId="05B50300" w14:textId="264A6BD9" w:rsidR="009B317A" w:rsidRPr="00B053AF" w:rsidDel="00B053AF" w:rsidRDefault="009B317A">
            <w:pPr>
              <w:widowControl w:val="0"/>
              <w:spacing w:before="120" w:after="120"/>
              <w:jc w:val="both"/>
              <w:rPr>
                <w:del w:id="41017" w:author="James Vu" w:date="2024-04-18T23:44:00Z"/>
                <w:sz w:val="28"/>
                <w:szCs w:val="28"/>
                <w:rPrChange w:id="41018" w:author="James Vu" w:date="2024-04-18T23:44:00Z">
                  <w:rPr>
                    <w:del w:id="41019" w:author="James Vu" w:date="2024-04-18T23:44:00Z"/>
                    <w:sz w:val="26"/>
                    <w:szCs w:val="26"/>
                  </w:rPr>
                </w:rPrChange>
              </w:rPr>
              <w:pPrChange w:id="41020" w:author="James Vu" w:date="2024-04-18T22:33:00Z">
                <w:pPr>
                  <w:widowControl w:val="0"/>
                  <w:spacing w:before="120" w:after="120"/>
                  <w:jc w:val="center"/>
                </w:pPr>
              </w:pPrChange>
            </w:pPr>
          </w:p>
        </w:tc>
        <w:tc>
          <w:tcPr>
            <w:tcW w:w="1140" w:type="dxa"/>
            <w:shd w:val="clear" w:color="auto" w:fill="auto"/>
            <w:noWrap/>
            <w:vAlign w:val="center"/>
            <w:hideMark/>
          </w:tcPr>
          <w:p w14:paraId="0C40C0D0" w14:textId="101829E5" w:rsidR="009B317A" w:rsidRPr="00B053AF" w:rsidDel="00B053AF" w:rsidRDefault="009B317A">
            <w:pPr>
              <w:widowControl w:val="0"/>
              <w:spacing w:before="120" w:after="120"/>
              <w:jc w:val="both"/>
              <w:rPr>
                <w:del w:id="41021" w:author="James Vu" w:date="2024-04-18T23:44:00Z"/>
                <w:sz w:val="28"/>
                <w:szCs w:val="28"/>
                <w:rPrChange w:id="41022" w:author="James Vu" w:date="2024-04-18T23:44:00Z">
                  <w:rPr>
                    <w:del w:id="41023" w:author="James Vu" w:date="2024-04-18T23:44:00Z"/>
                    <w:sz w:val="26"/>
                    <w:szCs w:val="26"/>
                  </w:rPr>
                </w:rPrChange>
              </w:rPr>
              <w:pPrChange w:id="41024" w:author="James Vu" w:date="2024-04-18T22:33:00Z">
                <w:pPr>
                  <w:widowControl w:val="0"/>
                  <w:spacing w:before="120" w:after="120"/>
                  <w:jc w:val="center"/>
                </w:pPr>
              </w:pPrChange>
            </w:pPr>
          </w:p>
        </w:tc>
        <w:tc>
          <w:tcPr>
            <w:tcW w:w="1386" w:type="dxa"/>
            <w:shd w:val="clear" w:color="auto" w:fill="auto"/>
            <w:noWrap/>
            <w:vAlign w:val="center"/>
            <w:hideMark/>
          </w:tcPr>
          <w:p w14:paraId="2B31ACAD" w14:textId="0A0BE34D" w:rsidR="009B317A" w:rsidRPr="00B053AF" w:rsidDel="00B053AF" w:rsidRDefault="009B317A">
            <w:pPr>
              <w:widowControl w:val="0"/>
              <w:spacing w:before="120" w:after="120"/>
              <w:jc w:val="both"/>
              <w:rPr>
                <w:del w:id="41025" w:author="James Vu" w:date="2024-04-18T23:44:00Z"/>
                <w:sz w:val="28"/>
                <w:szCs w:val="28"/>
                <w:rPrChange w:id="41026" w:author="James Vu" w:date="2024-04-18T23:44:00Z">
                  <w:rPr>
                    <w:del w:id="41027" w:author="James Vu" w:date="2024-04-18T23:44:00Z"/>
                    <w:sz w:val="26"/>
                    <w:szCs w:val="26"/>
                  </w:rPr>
                </w:rPrChange>
              </w:rPr>
              <w:pPrChange w:id="41028" w:author="James Vu" w:date="2024-04-18T22:33:00Z">
                <w:pPr>
                  <w:widowControl w:val="0"/>
                  <w:spacing w:before="120" w:after="120"/>
                  <w:jc w:val="center"/>
                </w:pPr>
              </w:pPrChange>
            </w:pPr>
          </w:p>
        </w:tc>
        <w:tc>
          <w:tcPr>
            <w:tcW w:w="1037" w:type="dxa"/>
            <w:shd w:val="clear" w:color="auto" w:fill="auto"/>
            <w:noWrap/>
            <w:vAlign w:val="center"/>
            <w:hideMark/>
          </w:tcPr>
          <w:p w14:paraId="2BBA3CC5" w14:textId="051BC1CA" w:rsidR="009B317A" w:rsidRPr="00B053AF" w:rsidDel="00B053AF" w:rsidRDefault="009B317A">
            <w:pPr>
              <w:widowControl w:val="0"/>
              <w:spacing w:before="120" w:after="120"/>
              <w:jc w:val="both"/>
              <w:rPr>
                <w:del w:id="41029" w:author="James Vu" w:date="2024-04-18T23:44:00Z"/>
                <w:sz w:val="28"/>
                <w:szCs w:val="28"/>
                <w:rPrChange w:id="41030" w:author="James Vu" w:date="2024-04-18T23:44:00Z">
                  <w:rPr>
                    <w:del w:id="41031" w:author="James Vu" w:date="2024-04-18T23:44:00Z"/>
                    <w:sz w:val="26"/>
                    <w:szCs w:val="26"/>
                  </w:rPr>
                </w:rPrChange>
              </w:rPr>
              <w:pPrChange w:id="41032" w:author="James Vu" w:date="2024-04-18T22:33:00Z">
                <w:pPr>
                  <w:widowControl w:val="0"/>
                  <w:spacing w:before="120" w:after="120"/>
                  <w:jc w:val="center"/>
                </w:pPr>
              </w:pPrChange>
            </w:pPr>
          </w:p>
        </w:tc>
        <w:tc>
          <w:tcPr>
            <w:tcW w:w="1540" w:type="dxa"/>
            <w:shd w:val="clear" w:color="auto" w:fill="auto"/>
            <w:noWrap/>
            <w:vAlign w:val="center"/>
            <w:hideMark/>
          </w:tcPr>
          <w:p w14:paraId="22BA15D4" w14:textId="5A90C2B4" w:rsidR="009B317A" w:rsidRPr="00B053AF" w:rsidDel="00B053AF" w:rsidRDefault="009B317A">
            <w:pPr>
              <w:widowControl w:val="0"/>
              <w:spacing w:before="120" w:after="120"/>
              <w:jc w:val="both"/>
              <w:rPr>
                <w:del w:id="41033" w:author="James Vu" w:date="2024-04-18T23:44:00Z"/>
                <w:b/>
                <w:bCs/>
                <w:sz w:val="28"/>
                <w:szCs w:val="28"/>
                <w:rPrChange w:id="41034" w:author="James Vu" w:date="2024-04-18T23:44:00Z">
                  <w:rPr>
                    <w:del w:id="41035" w:author="James Vu" w:date="2024-04-18T23:44:00Z"/>
                    <w:b/>
                    <w:bCs/>
                    <w:sz w:val="26"/>
                    <w:szCs w:val="26"/>
                  </w:rPr>
                </w:rPrChange>
              </w:rPr>
              <w:pPrChange w:id="41036" w:author="James Vu" w:date="2024-04-18T22:33:00Z">
                <w:pPr>
                  <w:widowControl w:val="0"/>
                  <w:spacing w:before="120" w:after="120"/>
                  <w:jc w:val="right"/>
                </w:pPr>
              </w:pPrChange>
            </w:pPr>
            <w:del w:id="41037" w:author="James Vu" w:date="2024-04-18T23:44:00Z">
              <w:r w:rsidRPr="00B053AF" w:rsidDel="00B053AF">
                <w:rPr>
                  <w:b/>
                  <w:bCs/>
                  <w:color w:val="000000"/>
                  <w:sz w:val="28"/>
                  <w:szCs w:val="28"/>
                  <w:rPrChange w:id="41038" w:author="James Vu" w:date="2024-04-18T23:44:00Z">
                    <w:rPr>
                      <w:b/>
                      <w:bCs/>
                      <w:color w:val="000000"/>
                      <w:sz w:val="26"/>
                      <w:szCs w:val="26"/>
                    </w:rPr>
                  </w:rPrChange>
                </w:rPr>
                <w:delText>533.674.994</w:delText>
              </w:r>
            </w:del>
          </w:p>
        </w:tc>
        <w:tc>
          <w:tcPr>
            <w:tcW w:w="1885" w:type="dxa"/>
            <w:shd w:val="clear" w:color="auto" w:fill="auto"/>
            <w:vAlign w:val="center"/>
            <w:hideMark/>
          </w:tcPr>
          <w:p w14:paraId="57E42BB3" w14:textId="7E8A5DEF" w:rsidR="009B317A" w:rsidRPr="00B053AF" w:rsidDel="00B053AF" w:rsidRDefault="009B317A">
            <w:pPr>
              <w:widowControl w:val="0"/>
              <w:spacing w:before="120" w:after="120"/>
              <w:jc w:val="both"/>
              <w:rPr>
                <w:del w:id="41039" w:author="James Vu" w:date="2024-04-18T23:44:00Z"/>
                <w:sz w:val="28"/>
                <w:szCs w:val="28"/>
                <w:rPrChange w:id="41040" w:author="James Vu" w:date="2024-04-18T23:44:00Z">
                  <w:rPr>
                    <w:del w:id="41041" w:author="James Vu" w:date="2024-04-18T23:44:00Z"/>
                    <w:sz w:val="26"/>
                    <w:szCs w:val="26"/>
                  </w:rPr>
                </w:rPrChange>
              </w:rPr>
              <w:pPrChange w:id="41042" w:author="James Vu" w:date="2024-04-18T22:33:00Z">
                <w:pPr>
                  <w:widowControl w:val="0"/>
                  <w:spacing w:before="120" w:after="120"/>
                  <w:jc w:val="center"/>
                </w:pPr>
              </w:pPrChange>
            </w:pPr>
          </w:p>
        </w:tc>
      </w:tr>
      <w:tr w:rsidR="009B317A" w:rsidRPr="00B053AF" w:rsidDel="00B053AF" w14:paraId="54BD6930" w14:textId="5D104F73" w:rsidTr="009B317A">
        <w:trPr>
          <w:trHeight w:val="20"/>
          <w:del w:id="41043" w:author="James Vu" w:date="2024-04-18T23:44:00Z"/>
        </w:trPr>
        <w:tc>
          <w:tcPr>
            <w:tcW w:w="708" w:type="dxa"/>
            <w:shd w:val="clear" w:color="auto" w:fill="auto"/>
            <w:noWrap/>
            <w:hideMark/>
          </w:tcPr>
          <w:p w14:paraId="25A2D262" w14:textId="265492D8" w:rsidR="009B317A" w:rsidRPr="00B053AF" w:rsidDel="00B053AF" w:rsidRDefault="009B317A">
            <w:pPr>
              <w:widowControl w:val="0"/>
              <w:spacing w:before="120" w:after="120"/>
              <w:jc w:val="both"/>
              <w:rPr>
                <w:del w:id="41044" w:author="James Vu" w:date="2024-04-18T23:44:00Z"/>
                <w:sz w:val="28"/>
                <w:szCs w:val="28"/>
                <w:rPrChange w:id="41045" w:author="James Vu" w:date="2024-04-18T23:44:00Z">
                  <w:rPr>
                    <w:del w:id="41046" w:author="James Vu" w:date="2024-04-18T23:44:00Z"/>
                    <w:sz w:val="26"/>
                    <w:szCs w:val="26"/>
                  </w:rPr>
                </w:rPrChange>
              </w:rPr>
              <w:pPrChange w:id="41047" w:author="James Vu" w:date="2024-04-18T22:33:00Z">
                <w:pPr>
                  <w:widowControl w:val="0"/>
                  <w:spacing w:before="120" w:after="120"/>
                </w:pPr>
              </w:pPrChange>
            </w:pPr>
            <w:del w:id="41048" w:author="James Vu" w:date="2024-04-18T23:44:00Z">
              <w:r w:rsidRPr="00B053AF" w:rsidDel="00B053AF">
                <w:rPr>
                  <w:sz w:val="28"/>
                  <w:szCs w:val="28"/>
                  <w:rPrChange w:id="41049" w:author="James Vu" w:date="2024-04-18T23:44:00Z">
                    <w:rPr>
                      <w:sz w:val="26"/>
                      <w:szCs w:val="26"/>
                    </w:rPr>
                  </w:rPrChange>
                </w:rPr>
                <w:delText> </w:delText>
              </w:r>
            </w:del>
          </w:p>
        </w:tc>
        <w:tc>
          <w:tcPr>
            <w:tcW w:w="3965" w:type="dxa"/>
            <w:shd w:val="clear" w:color="auto" w:fill="auto"/>
            <w:noWrap/>
            <w:vAlign w:val="center"/>
            <w:hideMark/>
          </w:tcPr>
          <w:p w14:paraId="726DBC0F" w14:textId="219760F8" w:rsidR="009B317A" w:rsidRPr="00B053AF" w:rsidDel="00B053AF" w:rsidRDefault="009B317A">
            <w:pPr>
              <w:widowControl w:val="0"/>
              <w:spacing w:before="120" w:after="120"/>
              <w:jc w:val="both"/>
              <w:rPr>
                <w:del w:id="41050" w:author="James Vu" w:date="2024-04-18T23:44:00Z"/>
                <w:b/>
                <w:bCs/>
                <w:sz w:val="28"/>
                <w:szCs w:val="28"/>
                <w:rPrChange w:id="41051" w:author="James Vu" w:date="2024-04-18T23:44:00Z">
                  <w:rPr>
                    <w:del w:id="41052" w:author="James Vu" w:date="2024-04-18T23:44:00Z"/>
                    <w:b/>
                    <w:bCs/>
                    <w:sz w:val="26"/>
                    <w:szCs w:val="26"/>
                  </w:rPr>
                </w:rPrChange>
              </w:rPr>
              <w:pPrChange w:id="41053" w:author="James Vu" w:date="2024-04-18T22:33:00Z">
                <w:pPr>
                  <w:widowControl w:val="0"/>
                  <w:spacing w:before="120" w:after="120"/>
                </w:pPr>
              </w:pPrChange>
            </w:pPr>
            <w:del w:id="41054" w:author="James Vu" w:date="2024-04-18T23:44:00Z">
              <w:r w:rsidRPr="00B053AF" w:rsidDel="00B053AF">
                <w:rPr>
                  <w:b/>
                  <w:bCs/>
                  <w:sz w:val="28"/>
                  <w:szCs w:val="28"/>
                  <w:rPrChange w:id="41055" w:author="James Vu" w:date="2024-04-18T23:44:00Z">
                    <w:rPr>
                      <w:b/>
                      <w:bCs/>
                      <w:sz w:val="26"/>
                      <w:szCs w:val="26"/>
                    </w:rPr>
                  </w:rPrChange>
                </w:rPr>
                <w:delText>Tổng chi phí quản lý dự án</w:delText>
              </w:r>
            </w:del>
          </w:p>
        </w:tc>
        <w:tc>
          <w:tcPr>
            <w:tcW w:w="1888" w:type="dxa"/>
            <w:shd w:val="clear" w:color="auto" w:fill="auto"/>
            <w:vAlign w:val="center"/>
            <w:hideMark/>
          </w:tcPr>
          <w:p w14:paraId="76D49012" w14:textId="24AB9D02" w:rsidR="009B317A" w:rsidRPr="00B053AF" w:rsidDel="00B053AF" w:rsidRDefault="009B317A">
            <w:pPr>
              <w:widowControl w:val="0"/>
              <w:spacing w:before="120" w:after="120"/>
              <w:jc w:val="both"/>
              <w:rPr>
                <w:del w:id="41056" w:author="James Vu" w:date="2024-04-18T23:44:00Z"/>
                <w:sz w:val="28"/>
                <w:szCs w:val="28"/>
                <w:rPrChange w:id="41057" w:author="James Vu" w:date="2024-04-18T23:44:00Z">
                  <w:rPr>
                    <w:del w:id="41058" w:author="James Vu" w:date="2024-04-18T23:44:00Z"/>
                    <w:i/>
                    <w:iCs/>
                    <w:sz w:val="26"/>
                    <w:szCs w:val="26"/>
                  </w:rPr>
                </w:rPrChange>
              </w:rPr>
              <w:pPrChange w:id="41059" w:author="James Vu" w:date="2024-04-18T22:33:00Z">
                <w:pPr>
                  <w:widowControl w:val="0"/>
                  <w:spacing w:before="120" w:after="120"/>
                  <w:jc w:val="center"/>
                </w:pPr>
              </w:pPrChange>
            </w:pPr>
            <w:del w:id="41060" w:author="James Vu" w:date="2024-04-18T23:44:00Z">
              <w:r w:rsidRPr="00B053AF" w:rsidDel="00B053AF">
                <w:rPr>
                  <w:color w:val="000000"/>
                  <w:sz w:val="28"/>
                  <w:szCs w:val="28"/>
                  <w:rPrChange w:id="41061" w:author="James Vu" w:date="2024-04-18T23:44:00Z">
                    <w:rPr>
                      <w:i/>
                      <w:iCs/>
                      <w:color w:val="000000"/>
                      <w:sz w:val="22"/>
                      <w:szCs w:val="22"/>
                    </w:rPr>
                  </w:rPrChange>
                </w:rPr>
                <w:delText>Gqlda = Gqldatt + VAT</w:delText>
              </w:r>
            </w:del>
          </w:p>
        </w:tc>
        <w:tc>
          <w:tcPr>
            <w:tcW w:w="900" w:type="dxa"/>
            <w:shd w:val="clear" w:color="auto" w:fill="auto"/>
            <w:noWrap/>
            <w:vAlign w:val="center"/>
            <w:hideMark/>
          </w:tcPr>
          <w:p w14:paraId="53A7EFDC" w14:textId="66B30B99" w:rsidR="009B317A" w:rsidRPr="00B053AF" w:rsidDel="00B053AF" w:rsidRDefault="009B317A">
            <w:pPr>
              <w:widowControl w:val="0"/>
              <w:spacing w:before="120" w:after="120"/>
              <w:jc w:val="both"/>
              <w:rPr>
                <w:del w:id="41062" w:author="James Vu" w:date="2024-04-18T23:44:00Z"/>
                <w:sz w:val="28"/>
                <w:szCs w:val="28"/>
                <w:rPrChange w:id="41063" w:author="James Vu" w:date="2024-04-18T23:44:00Z">
                  <w:rPr>
                    <w:del w:id="41064" w:author="James Vu" w:date="2024-04-18T23:44:00Z"/>
                    <w:sz w:val="26"/>
                    <w:szCs w:val="26"/>
                  </w:rPr>
                </w:rPrChange>
              </w:rPr>
              <w:pPrChange w:id="41065" w:author="James Vu" w:date="2024-04-18T22:33:00Z">
                <w:pPr>
                  <w:widowControl w:val="0"/>
                  <w:spacing w:before="120" w:after="120"/>
                  <w:jc w:val="center"/>
                </w:pPr>
              </w:pPrChange>
            </w:pPr>
          </w:p>
        </w:tc>
        <w:tc>
          <w:tcPr>
            <w:tcW w:w="1140" w:type="dxa"/>
            <w:shd w:val="clear" w:color="auto" w:fill="auto"/>
            <w:noWrap/>
            <w:vAlign w:val="center"/>
            <w:hideMark/>
          </w:tcPr>
          <w:p w14:paraId="6CA9A55C" w14:textId="7DD0DD6C" w:rsidR="009B317A" w:rsidRPr="00B053AF" w:rsidDel="00B053AF" w:rsidRDefault="009B317A">
            <w:pPr>
              <w:widowControl w:val="0"/>
              <w:spacing w:before="120" w:after="120"/>
              <w:jc w:val="both"/>
              <w:rPr>
                <w:del w:id="41066" w:author="James Vu" w:date="2024-04-18T23:44:00Z"/>
                <w:sz w:val="28"/>
                <w:szCs w:val="28"/>
                <w:rPrChange w:id="41067" w:author="James Vu" w:date="2024-04-18T23:44:00Z">
                  <w:rPr>
                    <w:del w:id="41068" w:author="James Vu" w:date="2024-04-18T23:44:00Z"/>
                    <w:sz w:val="26"/>
                    <w:szCs w:val="26"/>
                  </w:rPr>
                </w:rPrChange>
              </w:rPr>
              <w:pPrChange w:id="41069" w:author="James Vu" w:date="2024-04-18T22:33:00Z">
                <w:pPr>
                  <w:widowControl w:val="0"/>
                  <w:spacing w:before="120" w:after="120"/>
                  <w:jc w:val="center"/>
                </w:pPr>
              </w:pPrChange>
            </w:pPr>
          </w:p>
        </w:tc>
        <w:tc>
          <w:tcPr>
            <w:tcW w:w="1386" w:type="dxa"/>
            <w:shd w:val="clear" w:color="auto" w:fill="auto"/>
            <w:noWrap/>
            <w:vAlign w:val="center"/>
            <w:hideMark/>
          </w:tcPr>
          <w:p w14:paraId="43399D7A" w14:textId="50CB6734" w:rsidR="009B317A" w:rsidRPr="00B053AF" w:rsidDel="00B053AF" w:rsidRDefault="009B317A">
            <w:pPr>
              <w:widowControl w:val="0"/>
              <w:spacing w:before="120" w:after="120"/>
              <w:jc w:val="both"/>
              <w:rPr>
                <w:del w:id="41070" w:author="James Vu" w:date="2024-04-18T23:44:00Z"/>
                <w:b/>
                <w:bCs/>
                <w:sz w:val="28"/>
                <w:szCs w:val="28"/>
                <w:rPrChange w:id="41071" w:author="James Vu" w:date="2024-04-18T23:44:00Z">
                  <w:rPr>
                    <w:del w:id="41072" w:author="James Vu" w:date="2024-04-18T23:44:00Z"/>
                    <w:b/>
                    <w:bCs/>
                    <w:sz w:val="26"/>
                    <w:szCs w:val="26"/>
                  </w:rPr>
                </w:rPrChange>
              </w:rPr>
              <w:pPrChange w:id="41073" w:author="James Vu" w:date="2024-04-18T22:33:00Z">
                <w:pPr>
                  <w:widowControl w:val="0"/>
                  <w:spacing w:before="120" w:after="120"/>
                  <w:jc w:val="center"/>
                </w:pPr>
              </w:pPrChange>
            </w:pPr>
          </w:p>
        </w:tc>
        <w:tc>
          <w:tcPr>
            <w:tcW w:w="1037" w:type="dxa"/>
            <w:shd w:val="clear" w:color="auto" w:fill="auto"/>
            <w:noWrap/>
            <w:vAlign w:val="center"/>
            <w:hideMark/>
          </w:tcPr>
          <w:p w14:paraId="145B3042" w14:textId="2643102E" w:rsidR="009B317A" w:rsidRPr="00B053AF" w:rsidDel="00B053AF" w:rsidRDefault="009B317A">
            <w:pPr>
              <w:widowControl w:val="0"/>
              <w:spacing w:before="120" w:after="120"/>
              <w:jc w:val="both"/>
              <w:rPr>
                <w:del w:id="41074" w:author="James Vu" w:date="2024-04-18T23:44:00Z"/>
                <w:sz w:val="28"/>
                <w:szCs w:val="28"/>
                <w:rPrChange w:id="41075" w:author="James Vu" w:date="2024-04-18T23:44:00Z">
                  <w:rPr>
                    <w:del w:id="41076" w:author="James Vu" w:date="2024-04-18T23:44:00Z"/>
                    <w:sz w:val="26"/>
                    <w:szCs w:val="26"/>
                  </w:rPr>
                </w:rPrChange>
              </w:rPr>
              <w:pPrChange w:id="41077" w:author="James Vu" w:date="2024-04-18T22:33:00Z">
                <w:pPr>
                  <w:widowControl w:val="0"/>
                  <w:spacing w:before="120" w:after="120"/>
                  <w:jc w:val="center"/>
                </w:pPr>
              </w:pPrChange>
            </w:pPr>
          </w:p>
        </w:tc>
        <w:tc>
          <w:tcPr>
            <w:tcW w:w="1540" w:type="dxa"/>
            <w:shd w:val="clear" w:color="auto" w:fill="auto"/>
            <w:noWrap/>
            <w:vAlign w:val="center"/>
            <w:hideMark/>
          </w:tcPr>
          <w:p w14:paraId="09570CC7" w14:textId="5C44710A" w:rsidR="009B317A" w:rsidRPr="00B053AF" w:rsidDel="00B053AF" w:rsidRDefault="009B317A">
            <w:pPr>
              <w:widowControl w:val="0"/>
              <w:spacing w:before="120" w:after="120"/>
              <w:jc w:val="both"/>
              <w:rPr>
                <w:del w:id="41078" w:author="James Vu" w:date="2024-04-18T23:44:00Z"/>
                <w:b/>
                <w:bCs/>
                <w:sz w:val="28"/>
                <w:szCs w:val="28"/>
                <w:rPrChange w:id="41079" w:author="James Vu" w:date="2024-04-18T23:44:00Z">
                  <w:rPr>
                    <w:del w:id="41080" w:author="James Vu" w:date="2024-04-18T23:44:00Z"/>
                    <w:b/>
                    <w:bCs/>
                    <w:sz w:val="26"/>
                    <w:szCs w:val="26"/>
                  </w:rPr>
                </w:rPrChange>
              </w:rPr>
              <w:pPrChange w:id="41081" w:author="James Vu" w:date="2024-04-18T22:33:00Z">
                <w:pPr>
                  <w:widowControl w:val="0"/>
                  <w:spacing w:before="120" w:after="120"/>
                  <w:jc w:val="right"/>
                </w:pPr>
              </w:pPrChange>
            </w:pPr>
            <w:del w:id="41082" w:author="James Vu" w:date="2024-04-18T23:44:00Z">
              <w:r w:rsidRPr="00B053AF" w:rsidDel="00B053AF">
                <w:rPr>
                  <w:b/>
                  <w:bCs/>
                  <w:color w:val="000000"/>
                  <w:sz w:val="28"/>
                  <w:szCs w:val="28"/>
                  <w:rPrChange w:id="41083" w:author="James Vu" w:date="2024-04-18T23:44:00Z">
                    <w:rPr>
                      <w:b/>
                      <w:bCs/>
                      <w:color w:val="000000"/>
                      <w:sz w:val="26"/>
                      <w:szCs w:val="26"/>
                    </w:rPr>
                  </w:rPrChange>
                </w:rPr>
                <w:delText>576.368.993</w:delText>
              </w:r>
            </w:del>
          </w:p>
        </w:tc>
        <w:tc>
          <w:tcPr>
            <w:tcW w:w="1885" w:type="dxa"/>
            <w:shd w:val="clear" w:color="auto" w:fill="auto"/>
            <w:vAlign w:val="center"/>
            <w:hideMark/>
          </w:tcPr>
          <w:p w14:paraId="6B91D5A1" w14:textId="48B1838B" w:rsidR="009B317A" w:rsidRPr="00B053AF" w:rsidDel="00B053AF" w:rsidRDefault="009B317A">
            <w:pPr>
              <w:widowControl w:val="0"/>
              <w:spacing w:before="120" w:after="120"/>
              <w:jc w:val="both"/>
              <w:rPr>
                <w:del w:id="41084" w:author="James Vu" w:date="2024-04-18T23:44:00Z"/>
                <w:sz w:val="28"/>
                <w:szCs w:val="28"/>
                <w:rPrChange w:id="41085" w:author="James Vu" w:date="2024-04-18T23:44:00Z">
                  <w:rPr>
                    <w:del w:id="41086" w:author="James Vu" w:date="2024-04-18T23:44:00Z"/>
                    <w:sz w:val="26"/>
                    <w:szCs w:val="26"/>
                  </w:rPr>
                </w:rPrChange>
              </w:rPr>
              <w:pPrChange w:id="41087" w:author="James Vu" w:date="2024-04-18T22:33:00Z">
                <w:pPr>
                  <w:widowControl w:val="0"/>
                  <w:spacing w:before="120" w:after="120"/>
                  <w:jc w:val="center"/>
                </w:pPr>
              </w:pPrChange>
            </w:pPr>
          </w:p>
        </w:tc>
      </w:tr>
    </w:tbl>
    <w:p w14:paraId="133BDE3E" w14:textId="77777777" w:rsidR="007E5E6E" w:rsidRPr="00B053AF" w:rsidRDefault="007E5E6E">
      <w:pPr>
        <w:widowControl w:val="0"/>
        <w:spacing w:before="120" w:after="120"/>
        <w:jc w:val="both"/>
        <w:rPr>
          <w:b/>
          <w:bCs/>
          <w:sz w:val="28"/>
          <w:szCs w:val="28"/>
          <w:lang w:val="it-IT"/>
          <w:rPrChange w:id="41088" w:author="James Vu" w:date="2024-04-18T23:44:00Z">
            <w:rPr>
              <w:b/>
              <w:bCs/>
              <w:sz w:val="26"/>
              <w:szCs w:val="26"/>
              <w:lang w:val="it-IT"/>
            </w:rPr>
          </w:rPrChange>
        </w:rPr>
        <w:pPrChange w:id="41089" w:author="James Vu" w:date="2024-04-18T22:33:00Z">
          <w:pPr>
            <w:widowControl w:val="0"/>
            <w:spacing w:before="120" w:after="120"/>
            <w:jc w:val="center"/>
          </w:pPr>
        </w:pPrChange>
      </w:pPr>
    </w:p>
    <w:p w14:paraId="40BD6755" w14:textId="01A32F5D" w:rsidR="004A7E47" w:rsidRPr="00167CE0" w:rsidRDefault="007E5E6E">
      <w:pPr>
        <w:widowControl w:val="0"/>
        <w:jc w:val="both"/>
        <w:outlineLvl w:val="0"/>
        <w:rPr>
          <w:b/>
          <w:bCs/>
          <w:sz w:val="28"/>
          <w:szCs w:val="28"/>
          <w:lang w:val="it-IT"/>
          <w:rPrChange w:id="41090" w:author="James Vu" w:date="2024-04-18T22:33:00Z">
            <w:rPr>
              <w:b/>
              <w:bCs/>
              <w:sz w:val="26"/>
              <w:szCs w:val="26"/>
              <w:lang w:val="it-IT"/>
            </w:rPr>
          </w:rPrChange>
        </w:rPr>
        <w:pPrChange w:id="41091" w:author="James Vu" w:date="2024-04-18T22:33:00Z">
          <w:pPr>
            <w:widowControl w:val="0"/>
            <w:jc w:val="center"/>
            <w:outlineLvl w:val="0"/>
          </w:pPr>
        </w:pPrChange>
      </w:pPr>
      <w:r w:rsidRPr="00B053AF">
        <w:rPr>
          <w:b/>
          <w:bCs/>
          <w:sz w:val="28"/>
          <w:szCs w:val="28"/>
          <w:lang w:val="it-IT"/>
          <w:rPrChange w:id="41092" w:author="James Vu" w:date="2024-04-18T23:44:00Z">
            <w:rPr>
              <w:b/>
              <w:bCs/>
              <w:sz w:val="26"/>
              <w:szCs w:val="26"/>
              <w:lang w:val="it-IT"/>
            </w:rPr>
          </w:rPrChange>
        </w:rPr>
        <w:br w:type="page"/>
      </w:r>
      <w:r w:rsidR="00DC2365" w:rsidRPr="00167CE0">
        <w:rPr>
          <w:b/>
          <w:bCs/>
          <w:sz w:val="28"/>
          <w:szCs w:val="28"/>
          <w:lang w:val="it-IT"/>
          <w:rPrChange w:id="41093" w:author="James Vu" w:date="2024-04-18T22:33:00Z">
            <w:rPr>
              <w:b/>
              <w:bCs/>
              <w:sz w:val="26"/>
              <w:szCs w:val="26"/>
              <w:lang w:val="it-IT"/>
            </w:rPr>
          </w:rPrChange>
        </w:rPr>
        <w:lastRenderedPageBreak/>
        <w:t>PHỤ LỤC VI</w:t>
      </w:r>
      <w:r w:rsidR="000843E6" w:rsidRPr="00167CE0">
        <w:rPr>
          <w:b/>
          <w:bCs/>
          <w:sz w:val="28"/>
          <w:szCs w:val="28"/>
          <w:lang w:val="it-IT"/>
          <w:rPrChange w:id="41094" w:author="James Vu" w:date="2024-04-18T22:33:00Z">
            <w:rPr>
              <w:b/>
              <w:bCs/>
              <w:sz w:val="26"/>
              <w:szCs w:val="26"/>
              <w:lang w:val="it-IT"/>
            </w:rPr>
          </w:rPrChange>
        </w:rPr>
        <w:t>I</w:t>
      </w:r>
    </w:p>
    <w:p w14:paraId="55361C1F" w14:textId="4E2894F5" w:rsidR="007E5E6E" w:rsidRPr="00167CE0" w:rsidRDefault="004A7E47">
      <w:pPr>
        <w:widowControl w:val="0"/>
        <w:jc w:val="both"/>
        <w:outlineLvl w:val="0"/>
        <w:rPr>
          <w:b/>
          <w:bCs/>
          <w:sz w:val="28"/>
          <w:szCs w:val="28"/>
          <w:lang w:val="it-IT"/>
          <w:rPrChange w:id="41095" w:author="James Vu" w:date="2024-04-18T22:33:00Z">
            <w:rPr>
              <w:b/>
              <w:bCs/>
              <w:sz w:val="26"/>
              <w:szCs w:val="26"/>
              <w:lang w:val="it-IT"/>
            </w:rPr>
          </w:rPrChange>
        </w:rPr>
        <w:pPrChange w:id="41096" w:author="James Vu" w:date="2024-04-18T22:33:00Z">
          <w:pPr>
            <w:widowControl w:val="0"/>
            <w:jc w:val="center"/>
            <w:outlineLvl w:val="0"/>
          </w:pPr>
        </w:pPrChange>
      </w:pPr>
      <w:r w:rsidRPr="00167CE0">
        <w:rPr>
          <w:b/>
          <w:bCs/>
          <w:sz w:val="28"/>
          <w:szCs w:val="28"/>
          <w:lang w:val="it-IT"/>
          <w:rPrChange w:id="41097" w:author="James Vu" w:date="2024-04-18T22:33:00Z">
            <w:rPr>
              <w:b/>
              <w:bCs/>
              <w:sz w:val="26"/>
              <w:szCs w:val="26"/>
              <w:lang w:val="it-IT"/>
            </w:rPr>
          </w:rPrChange>
        </w:rPr>
        <w:t>CHI PHÍ KHẢO SÁT</w:t>
      </w:r>
    </w:p>
    <w:p w14:paraId="37D826BC" w14:textId="1962A43F" w:rsidR="00A27BDE" w:rsidRDefault="00A27BDE" w:rsidP="00167CE0">
      <w:pPr>
        <w:widowControl w:val="0"/>
        <w:spacing w:before="120" w:after="120"/>
        <w:jc w:val="both"/>
        <w:rPr>
          <w:ins w:id="41098" w:author="James Vu" w:date="2024-04-18T23:44:00Z"/>
          <w:i/>
          <w:iCs/>
          <w:sz w:val="28"/>
          <w:szCs w:val="28"/>
          <w:lang w:val="it-IT"/>
        </w:rPr>
      </w:pPr>
      <w:r w:rsidRPr="00167CE0">
        <w:rPr>
          <w:i/>
          <w:iCs/>
          <w:sz w:val="28"/>
          <w:szCs w:val="28"/>
          <w:lang w:val="it-IT"/>
          <w:rPrChange w:id="41099" w:author="James Vu" w:date="2024-04-18T22:33:00Z">
            <w:rPr>
              <w:i/>
              <w:iCs/>
              <w:sz w:val="26"/>
              <w:szCs w:val="26"/>
              <w:lang w:val="it-IT"/>
            </w:rPr>
          </w:rPrChange>
        </w:rPr>
        <w:t>Đơn vị tính: Việt Nam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41100" w:author="James Vu" w:date="2024-04-19T00:26:00Z">
          <w:tblPr>
            <w:tblW w:w="0" w:type="auto"/>
            <w:tblLook w:val="04A0" w:firstRow="1" w:lastRow="0" w:firstColumn="1" w:lastColumn="0" w:noHBand="0" w:noVBand="1"/>
          </w:tblPr>
        </w:tblPrChange>
      </w:tblPr>
      <w:tblGrid>
        <w:gridCol w:w="632"/>
        <w:gridCol w:w="1416"/>
        <w:gridCol w:w="3673"/>
        <w:gridCol w:w="786"/>
        <w:gridCol w:w="820"/>
        <w:gridCol w:w="1096"/>
        <w:gridCol w:w="936"/>
        <w:gridCol w:w="1316"/>
        <w:gridCol w:w="3774"/>
        <w:tblGridChange w:id="41101">
          <w:tblGrid>
            <w:gridCol w:w="5"/>
            <w:gridCol w:w="628"/>
            <w:gridCol w:w="4"/>
            <w:gridCol w:w="1414"/>
            <w:gridCol w:w="2"/>
            <w:gridCol w:w="3673"/>
            <w:gridCol w:w="1"/>
            <w:gridCol w:w="785"/>
            <w:gridCol w:w="1"/>
            <w:gridCol w:w="819"/>
            <w:gridCol w:w="1"/>
            <w:gridCol w:w="1095"/>
            <w:gridCol w:w="1"/>
            <w:gridCol w:w="935"/>
            <w:gridCol w:w="1"/>
            <w:gridCol w:w="1315"/>
            <w:gridCol w:w="1"/>
            <w:gridCol w:w="3773"/>
            <w:gridCol w:w="5"/>
          </w:tblGrid>
        </w:tblGridChange>
      </w:tblGrid>
      <w:tr w:rsidR="003C02FF" w:rsidRPr="003C02FF" w14:paraId="0469B333" w14:textId="77777777" w:rsidTr="003C02FF">
        <w:trPr>
          <w:trHeight w:val="680"/>
          <w:ins w:id="41102" w:author="James Vu" w:date="2024-04-18T23:45:00Z"/>
          <w:trPrChange w:id="41103" w:author="James Vu" w:date="2024-04-19T00:26:00Z">
            <w:trPr>
              <w:trHeight w:val="680"/>
            </w:trPr>
          </w:trPrChange>
        </w:trPr>
        <w:tc>
          <w:tcPr>
            <w:tcW w:w="0" w:type="auto"/>
            <w:shd w:val="clear" w:color="auto" w:fill="auto"/>
            <w:noWrap/>
            <w:vAlign w:val="center"/>
            <w:hideMark/>
            <w:tcPrChange w:id="41104" w:author="James Vu" w:date="2024-04-19T00:26:00Z">
              <w:tcPr>
                <w:tcW w:w="0" w:type="auto"/>
                <w:gridSpan w:val="2"/>
                <w:shd w:val="clear" w:color="auto" w:fill="auto"/>
                <w:noWrap/>
                <w:vAlign w:val="center"/>
                <w:hideMark/>
              </w:tcPr>
            </w:tcPrChange>
          </w:tcPr>
          <w:p w14:paraId="09724FA5" w14:textId="77777777" w:rsidR="00B053AF" w:rsidRPr="00B053AF" w:rsidRDefault="00B053AF">
            <w:pPr>
              <w:jc w:val="center"/>
              <w:rPr>
                <w:ins w:id="41105" w:author="James Vu" w:date="2024-04-18T23:45:00Z"/>
                <w:b/>
                <w:bCs/>
                <w:sz w:val="22"/>
                <w:szCs w:val="22"/>
                <w:rPrChange w:id="41106" w:author="James Vu" w:date="2024-04-18T23:49:00Z">
                  <w:rPr>
                    <w:ins w:id="41107" w:author="James Vu" w:date="2024-04-18T23:45:00Z"/>
                    <w:b/>
                    <w:bCs/>
                    <w:color w:val="000000"/>
                  </w:rPr>
                </w:rPrChange>
              </w:rPr>
            </w:pPr>
            <w:ins w:id="41108" w:author="James Vu" w:date="2024-04-18T23:45:00Z">
              <w:r w:rsidRPr="00B053AF">
                <w:rPr>
                  <w:b/>
                  <w:bCs/>
                  <w:sz w:val="22"/>
                  <w:szCs w:val="22"/>
                  <w:rPrChange w:id="41109" w:author="James Vu" w:date="2024-04-18T23:49:00Z">
                    <w:rPr>
                      <w:b/>
                      <w:bCs/>
                      <w:color w:val="000000"/>
                    </w:rPr>
                  </w:rPrChange>
                </w:rPr>
                <w:t>STT</w:t>
              </w:r>
            </w:ins>
          </w:p>
        </w:tc>
        <w:tc>
          <w:tcPr>
            <w:tcW w:w="0" w:type="auto"/>
            <w:shd w:val="clear" w:color="auto" w:fill="auto"/>
            <w:vAlign w:val="center"/>
            <w:hideMark/>
            <w:tcPrChange w:id="41110" w:author="James Vu" w:date="2024-04-19T00:26:00Z">
              <w:tcPr>
                <w:tcW w:w="0" w:type="auto"/>
                <w:gridSpan w:val="2"/>
                <w:shd w:val="clear" w:color="auto" w:fill="auto"/>
                <w:vAlign w:val="center"/>
                <w:hideMark/>
              </w:tcPr>
            </w:tcPrChange>
          </w:tcPr>
          <w:p w14:paraId="0166278A" w14:textId="77777777" w:rsidR="00B053AF" w:rsidRPr="00B053AF" w:rsidRDefault="00B053AF">
            <w:pPr>
              <w:jc w:val="center"/>
              <w:rPr>
                <w:ins w:id="41111" w:author="James Vu" w:date="2024-04-18T23:45:00Z"/>
                <w:b/>
                <w:bCs/>
                <w:sz w:val="22"/>
                <w:szCs w:val="22"/>
                <w:rPrChange w:id="41112" w:author="James Vu" w:date="2024-04-18T23:49:00Z">
                  <w:rPr>
                    <w:ins w:id="41113" w:author="James Vu" w:date="2024-04-18T23:45:00Z"/>
                    <w:b/>
                    <w:bCs/>
                    <w:color w:val="000000"/>
                  </w:rPr>
                </w:rPrChange>
              </w:rPr>
            </w:pPr>
            <w:ins w:id="41114" w:author="James Vu" w:date="2024-04-18T23:45:00Z">
              <w:r w:rsidRPr="00B053AF">
                <w:rPr>
                  <w:b/>
                  <w:bCs/>
                  <w:sz w:val="22"/>
                  <w:szCs w:val="22"/>
                  <w:rPrChange w:id="41115" w:author="James Vu" w:date="2024-04-18T23:49:00Z">
                    <w:rPr>
                      <w:b/>
                      <w:bCs/>
                      <w:color w:val="000000"/>
                    </w:rPr>
                  </w:rPrChange>
                </w:rPr>
                <w:t>Khoản mục chi phí</w:t>
              </w:r>
            </w:ins>
          </w:p>
        </w:tc>
        <w:tc>
          <w:tcPr>
            <w:tcW w:w="0" w:type="auto"/>
            <w:shd w:val="clear" w:color="auto" w:fill="auto"/>
            <w:vAlign w:val="center"/>
            <w:hideMark/>
            <w:tcPrChange w:id="41116" w:author="James Vu" w:date="2024-04-19T00:26:00Z">
              <w:tcPr>
                <w:tcW w:w="0" w:type="auto"/>
                <w:gridSpan w:val="3"/>
                <w:shd w:val="clear" w:color="auto" w:fill="auto"/>
                <w:vAlign w:val="center"/>
                <w:hideMark/>
              </w:tcPr>
            </w:tcPrChange>
          </w:tcPr>
          <w:p w14:paraId="47078E42" w14:textId="77777777" w:rsidR="00B053AF" w:rsidRPr="00B053AF" w:rsidRDefault="00B053AF">
            <w:pPr>
              <w:jc w:val="center"/>
              <w:rPr>
                <w:ins w:id="41117" w:author="James Vu" w:date="2024-04-18T23:45:00Z"/>
                <w:b/>
                <w:bCs/>
                <w:sz w:val="22"/>
                <w:szCs w:val="22"/>
                <w:rPrChange w:id="41118" w:author="James Vu" w:date="2024-04-18T23:49:00Z">
                  <w:rPr>
                    <w:ins w:id="41119" w:author="James Vu" w:date="2024-04-18T23:45:00Z"/>
                    <w:b/>
                    <w:bCs/>
                    <w:color w:val="000000"/>
                  </w:rPr>
                </w:rPrChange>
              </w:rPr>
            </w:pPr>
            <w:ins w:id="41120" w:author="James Vu" w:date="2024-04-18T23:45:00Z">
              <w:r w:rsidRPr="00B053AF">
                <w:rPr>
                  <w:b/>
                  <w:bCs/>
                  <w:sz w:val="22"/>
                  <w:szCs w:val="22"/>
                  <w:rPrChange w:id="41121" w:author="James Vu" w:date="2024-04-18T23:49:00Z">
                    <w:rPr>
                      <w:b/>
                      <w:bCs/>
                      <w:color w:val="000000"/>
                    </w:rPr>
                  </w:rPrChange>
                </w:rPr>
                <w:t>Diễn giải</w:t>
              </w:r>
            </w:ins>
          </w:p>
        </w:tc>
        <w:tc>
          <w:tcPr>
            <w:tcW w:w="0" w:type="auto"/>
            <w:shd w:val="clear" w:color="auto" w:fill="auto"/>
            <w:vAlign w:val="center"/>
            <w:hideMark/>
            <w:tcPrChange w:id="41122" w:author="James Vu" w:date="2024-04-19T00:26:00Z">
              <w:tcPr>
                <w:tcW w:w="0" w:type="auto"/>
                <w:gridSpan w:val="2"/>
                <w:shd w:val="clear" w:color="auto" w:fill="auto"/>
                <w:vAlign w:val="center"/>
                <w:hideMark/>
              </w:tcPr>
            </w:tcPrChange>
          </w:tcPr>
          <w:p w14:paraId="07E94B81" w14:textId="77777777" w:rsidR="00B053AF" w:rsidRPr="00B053AF" w:rsidRDefault="00B053AF">
            <w:pPr>
              <w:jc w:val="center"/>
              <w:rPr>
                <w:ins w:id="41123" w:author="James Vu" w:date="2024-04-18T23:45:00Z"/>
                <w:b/>
                <w:bCs/>
                <w:sz w:val="22"/>
                <w:szCs w:val="22"/>
                <w:rPrChange w:id="41124" w:author="James Vu" w:date="2024-04-18T23:49:00Z">
                  <w:rPr>
                    <w:ins w:id="41125" w:author="James Vu" w:date="2024-04-18T23:45:00Z"/>
                    <w:b/>
                    <w:bCs/>
                    <w:color w:val="000000"/>
                  </w:rPr>
                </w:rPrChange>
              </w:rPr>
            </w:pPr>
            <w:ins w:id="41126" w:author="James Vu" w:date="2024-04-18T23:45:00Z">
              <w:r w:rsidRPr="00B053AF">
                <w:rPr>
                  <w:b/>
                  <w:bCs/>
                  <w:sz w:val="22"/>
                  <w:szCs w:val="22"/>
                  <w:rPrChange w:id="41127" w:author="James Vu" w:date="2024-04-18T23:49:00Z">
                    <w:rPr>
                      <w:b/>
                      <w:bCs/>
                      <w:color w:val="000000"/>
                    </w:rPr>
                  </w:rPrChange>
                </w:rPr>
                <w:t>Số lượng</w:t>
              </w:r>
            </w:ins>
          </w:p>
        </w:tc>
        <w:tc>
          <w:tcPr>
            <w:tcW w:w="0" w:type="auto"/>
            <w:shd w:val="clear" w:color="auto" w:fill="auto"/>
            <w:vAlign w:val="center"/>
            <w:hideMark/>
            <w:tcPrChange w:id="41128" w:author="James Vu" w:date="2024-04-19T00:26:00Z">
              <w:tcPr>
                <w:tcW w:w="0" w:type="auto"/>
                <w:gridSpan w:val="2"/>
                <w:shd w:val="clear" w:color="auto" w:fill="auto"/>
                <w:vAlign w:val="center"/>
                <w:hideMark/>
              </w:tcPr>
            </w:tcPrChange>
          </w:tcPr>
          <w:p w14:paraId="1C02446B" w14:textId="77777777" w:rsidR="00B053AF" w:rsidRPr="00B053AF" w:rsidRDefault="00B053AF">
            <w:pPr>
              <w:jc w:val="center"/>
              <w:rPr>
                <w:ins w:id="41129" w:author="James Vu" w:date="2024-04-18T23:45:00Z"/>
                <w:b/>
                <w:bCs/>
                <w:sz w:val="22"/>
                <w:szCs w:val="22"/>
                <w:rPrChange w:id="41130" w:author="James Vu" w:date="2024-04-18T23:49:00Z">
                  <w:rPr>
                    <w:ins w:id="41131" w:author="James Vu" w:date="2024-04-18T23:45:00Z"/>
                    <w:b/>
                    <w:bCs/>
                    <w:color w:val="000000"/>
                  </w:rPr>
                </w:rPrChange>
              </w:rPr>
            </w:pPr>
            <w:ins w:id="41132" w:author="James Vu" w:date="2024-04-18T23:45:00Z">
              <w:r w:rsidRPr="00B053AF">
                <w:rPr>
                  <w:b/>
                  <w:bCs/>
                  <w:sz w:val="22"/>
                  <w:szCs w:val="22"/>
                  <w:rPrChange w:id="41133" w:author="James Vu" w:date="2024-04-18T23:49:00Z">
                    <w:rPr>
                      <w:b/>
                      <w:bCs/>
                      <w:color w:val="000000"/>
                    </w:rPr>
                  </w:rPrChange>
                </w:rPr>
                <w:t>Đơn vị tính</w:t>
              </w:r>
            </w:ins>
          </w:p>
        </w:tc>
        <w:tc>
          <w:tcPr>
            <w:tcW w:w="0" w:type="auto"/>
            <w:shd w:val="clear" w:color="auto" w:fill="auto"/>
            <w:vAlign w:val="center"/>
            <w:hideMark/>
            <w:tcPrChange w:id="41134" w:author="James Vu" w:date="2024-04-19T00:26:00Z">
              <w:tcPr>
                <w:tcW w:w="0" w:type="auto"/>
                <w:gridSpan w:val="2"/>
                <w:shd w:val="clear" w:color="auto" w:fill="auto"/>
                <w:vAlign w:val="center"/>
                <w:hideMark/>
              </w:tcPr>
            </w:tcPrChange>
          </w:tcPr>
          <w:p w14:paraId="1E078B53" w14:textId="77777777" w:rsidR="00B053AF" w:rsidRPr="00B053AF" w:rsidRDefault="00B053AF">
            <w:pPr>
              <w:jc w:val="center"/>
              <w:rPr>
                <w:ins w:id="41135" w:author="James Vu" w:date="2024-04-18T23:45:00Z"/>
                <w:b/>
                <w:bCs/>
                <w:sz w:val="22"/>
                <w:szCs w:val="22"/>
                <w:rPrChange w:id="41136" w:author="James Vu" w:date="2024-04-18T23:49:00Z">
                  <w:rPr>
                    <w:ins w:id="41137" w:author="James Vu" w:date="2024-04-18T23:45:00Z"/>
                    <w:b/>
                    <w:bCs/>
                    <w:color w:val="000000"/>
                  </w:rPr>
                </w:rPrChange>
              </w:rPr>
            </w:pPr>
            <w:ins w:id="41138" w:author="James Vu" w:date="2024-04-18T23:45:00Z">
              <w:r w:rsidRPr="00B053AF">
                <w:rPr>
                  <w:b/>
                  <w:bCs/>
                  <w:sz w:val="22"/>
                  <w:szCs w:val="22"/>
                  <w:rPrChange w:id="41139" w:author="James Vu" w:date="2024-04-18T23:49:00Z">
                    <w:rPr>
                      <w:b/>
                      <w:bCs/>
                      <w:color w:val="000000"/>
                    </w:rPr>
                  </w:rPrChange>
                </w:rPr>
                <w:t>Đơn giá</w:t>
              </w:r>
            </w:ins>
          </w:p>
        </w:tc>
        <w:tc>
          <w:tcPr>
            <w:tcW w:w="0" w:type="auto"/>
            <w:shd w:val="clear" w:color="auto" w:fill="auto"/>
            <w:vAlign w:val="center"/>
            <w:hideMark/>
            <w:tcPrChange w:id="41140" w:author="James Vu" w:date="2024-04-19T00:26:00Z">
              <w:tcPr>
                <w:tcW w:w="0" w:type="auto"/>
                <w:gridSpan w:val="2"/>
                <w:shd w:val="clear" w:color="auto" w:fill="auto"/>
                <w:vAlign w:val="center"/>
                <w:hideMark/>
              </w:tcPr>
            </w:tcPrChange>
          </w:tcPr>
          <w:p w14:paraId="2278A973" w14:textId="77777777" w:rsidR="00B053AF" w:rsidRPr="00B053AF" w:rsidRDefault="00B053AF">
            <w:pPr>
              <w:jc w:val="center"/>
              <w:rPr>
                <w:ins w:id="41141" w:author="James Vu" w:date="2024-04-18T23:45:00Z"/>
                <w:b/>
                <w:bCs/>
                <w:sz w:val="22"/>
                <w:szCs w:val="22"/>
                <w:rPrChange w:id="41142" w:author="James Vu" w:date="2024-04-18T23:49:00Z">
                  <w:rPr>
                    <w:ins w:id="41143" w:author="James Vu" w:date="2024-04-18T23:45:00Z"/>
                    <w:b/>
                    <w:bCs/>
                    <w:color w:val="000000"/>
                  </w:rPr>
                </w:rPrChange>
              </w:rPr>
            </w:pPr>
            <w:ins w:id="41144" w:author="James Vu" w:date="2024-04-18T23:45:00Z">
              <w:r w:rsidRPr="00B053AF">
                <w:rPr>
                  <w:b/>
                  <w:bCs/>
                  <w:sz w:val="22"/>
                  <w:szCs w:val="22"/>
                  <w:rPrChange w:id="41145" w:author="James Vu" w:date="2024-04-18T23:49:00Z">
                    <w:rPr>
                      <w:b/>
                      <w:bCs/>
                      <w:color w:val="000000"/>
                    </w:rPr>
                  </w:rPrChange>
                </w:rPr>
                <w:t xml:space="preserve">Thời gian thực hiện </w:t>
              </w:r>
              <w:r w:rsidRPr="00B053AF">
                <w:rPr>
                  <w:i/>
                  <w:iCs/>
                  <w:sz w:val="22"/>
                  <w:szCs w:val="22"/>
                  <w:rPrChange w:id="41146" w:author="James Vu" w:date="2024-04-18T23:49:00Z">
                    <w:rPr>
                      <w:i/>
                      <w:iCs/>
                      <w:color w:val="000000"/>
                    </w:rPr>
                  </w:rPrChange>
                </w:rPr>
                <w:t>(ngày)</w:t>
              </w:r>
            </w:ins>
          </w:p>
        </w:tc>
        <w:tc>
          <w:tcPr>
            <w:tcW w:w="0" w:type="auto"/>
            <w:shd w:val="clear" w:color="auto" w:fill="auto"/>
            <w:vAlign w:val="center"/>
            <w:hideMark/>
            <w:tcPrChange w:id="41147" w:author="James Vu" w:date="2024-04-19T00:26:00Z">
              <w:tcPr>
                <w:tcW w:w="0" w:type="auto"/>
                <w:gridSpan w:val="2"/>
                <w:shd w:val="clear" w:color="auto" w:fill="auto"/>
                <w:vAlign w:val="center"/>
                <w:hideMark/>
              </w:tcPr>
            </w:tcPrChange>
          </w:tcPr>
          <w:p w14:paraId="0A096065" w14:textId="77777777" w:rsidR="00B053AF" w:rsidRPr="00B053AF" w:rsidRDefault="00B053AF">
            <w:pPr>
              <w:jc w:val="center"/>
              <w:rPr>
                <w:ins w:id="41148" w:author="James Vu" w:date="2024-04-18T23:45:00Z"/>
                <w:b/>
                <w:bCs/>
                <w:sz w:val="22"/>
                <w:szCs w:val="22"/>
                <w:rPrChange w:id="41149" w:author="James Vu" w:date="2024-04-18T23:49:00Z">
                  <w:rPr>
                    <w:ins w:id="41150" w:author="James Vu" w:date="2024-04-18T23:45:00Z"/>
                    <w:b/>
                    <w:bCs/>
                    <w:color w:val="000000"/>
                  </w:rPr>
                </w:rPrChange>
              </w:rPr>
            </w:pPr>
            <w:ins w:id="41151" w:author="James Vu" w:date="2024-04-18T23:45:00Z">
              <w:r w:rsidRPr="00B053AF">
                <w:rPr>
                  <w:b/>
                  <w:bCs/>
                  <w:sz w:val="22"/>
                  <w:szCs w:val="22"/>
                  <w:rPrChange w:id="41152" w:author="James Vu" w:date="2024-04-18T23:49:00Z">
                    <w:rPr>
                      <w:b/>
                      <w:bCs/>
                      <w:color w:val="000000"/>
                    </w:rPr>
                  </w:rPrChange>
                </w:rPr>
                <w:t>Thành tiền</w:t>
              </w:r>
            </w:ins>
          </w:p>
        </w:tc>
        <w:tc>
          <w:tcPr>
            <w:tcW w:w="0" w:type="auto"/>
            <w:shd w:val="clear" w:color="auto" w:fill="auto"/>
            <w:vAlign w:val="center"/>
            <w:hideMark/>
            <w:tcPrChange w:id="41153" w:author="James Vu" w:date="2024-04-19T00:26:00Z">
              <w:tcPr>
                <w:tcW w:w="0" w:type="auto"/>
                <w:gridSpan w:val="2"/>
                <w:shd w:val="clear" w:color="auto" w:fill="auto"/>
                <w:vAlign w:val="center"/>
                <w:hideMark/>
              </w:tcPr>
            </w:tcPrChange>
          </w:tcPr>
          <w:p w14:paraId="24C3BE56" w14:textId="77777777" w:rsidR="00B053AF" w:rsidRPr="00B053AF" w:rsidRDefault="00B053AF">
            <w:pPr>
              <w:jc w:val="center"/>
              <w:rPr>
                <w:ins w:id="41154" w:author="James Vu" w:date="2024-04-18T23:45:00Z"/>
                <w:b/>
                <w:bCs/>
                <w:sz w:val="22"/>
                <w:szCs w:val="22"/>
                <w:rPrChange w:id="41155" w:author="James Vu" w:date="2024-04-18T23:49:00Z">
                  <w:rPr>
                    <w:ins w:id="41156" w:author="James Vu" w:date="2024-04-18T23:45:00Z"/>
                    <w:b/>
                    <w:bCs/>
                    <w:color w:val="000000"/>
                  </w:rPr>
                </w:rPrChange>
              </w:rPr>
            </w:pPr>
            <w:ins w:id="41157" w:author="James Vu" w:date="2024-04-18T23:45:00Z">
              <w:r w:rsidRPr="00B053AF">
                <w:rPr>
                  <w:b/>
                  <w:bCs/>
                  <w:sz w:val="22"/>
                  <w:szCs w:val="22"/>
                  <w:rPrChange w:id="41158" w:author="James Vu" w:date="2024-04-18T23:49:00Z">
                    <w:rPr>
                      <w:b/>
                      <w:bCs/>
                      <w:color w:val="000000"/>
                    </w:rPr>
                  </w:rPrChange>
                </w:rPr>
                <w:t>Ghi chú</w:t>
              </w:r>
            </w:ins>
          </w:p>
        </w:tc>
      </w:tr>
      <w:tr w:rsidR="00B053AF" w:rsidRPr="00B053AF" w14:paraId="71238825" w14:textId="77777777" w:rsidTr="003C02FF">
        <w:trPr>
          <w:trHeight w:val="680"/>
          <w:ins w:id="41159" w:author="James Vu" w:date="2024-04-18T23:45:00Z"/>
          <w:trPrChange w:id="41160" w:author="James Vu" w:date="2024-04-19T00:26:00Z">
            <w:trPr>
              <w:gridBefore w:val="1"/>
              <w:gridAfter w:val="0"/>
              <w:trHeight w:val="680"/>
            </w:trPr>
          </w:trPrChange>
        </w:trPr>
        <w:tc>
          <w:tcPr>
            <w:tcW w:w="0" w:type="auto"/>
            <w:shd w:val="clear" w:color="auto" w:fill="auto"/>
            <w:vAlign w:val="center"/>
            <w:hideMark/>
            <w:tcPrChange w:id="41161"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60C69B7" w14:textId="77777777" w:rsidR="00B053AF" w:rsidRPr="00B053AF" w:rsidRDefault="00B053AF">
            <w:pPr>
              <w:jc w:val="center"/>
              <w:rPr>
                <w:ins w:id="41162" w:author="James Vu" w:date="2024-04-18T23:45:00Z"/>
                <w:b/>
                <w:bCs/>
                <w:sz w:val="22"/>
                <w:szCs w:val="22"/>
                <w:rPrChange w:id="41163" w:author="James Vu" w:date="2024-04-18T23:49:00Z">
                  <w:rPr>
                    <w:ins w:id="41164" w:author="James Vu" w:date="2024-04-18T23:45:00Z"/>
                    <w:b/>
                    <w:bCs/>
                    <w:color w:val="000000"/>
                  </w:rPr>
                </w:rPrChange>
              </w:rPr>
            </w:pPr>
            <w:ins w:id="41165" w:author="James Vu" w:date="2024-04-18T23:45:00Z">
              <w:r w:rsidRPr="00B053AF">
                <w:rPr>
                  <w:b/>
                  <w:bCs/>
                  <w:sz w:val="22"/>
                  <w:szCs w:val="22"/>
                  <w:rPrChange w:id="41166" w:author="James Vu" w:date="2024-04-18T23:49:00Z">
                    <w:rPr>
                      <w:b/>
                      <w:bCs/>
                      <w:color w:val="000000"/>
                    </w:rPr>
                  </w:rPrChange>
                </w:rPr>
                <w:t>1</w:t>
              </w:r>
            </w:ins>
          </w:p>
        </w:tc>
        <w:tc>
          <w:tcPr>
            <w:tcW w:w="0" w:type="auto"/>
            <w:shd w:val="clear" w:color="auto" w:fill="auto"/>
            <w:vAlign w:val="center"/>
            <w:hideMark/>
            <w:tcPrChange w:id="4116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540888C" w14:textId="77777777" w:rsidR="00B053AF" w:rsidRPr="00B053AF" w:rsidRDefault="00B053AF">
            <w:pPr>
              <w:rPr>
                <w:ins w:id="41168" w:author="James Vu" w:date="2024-04-18T23:45:00Z"/>
                <w:b/>
                <w:bCs/>
                <w:sz w:val="22"/>
                <w:szCs w:val="22"/>
                <w:rPrChange w:id="41169" w:author="James Vu" w:date="2024-04-18T23:49:00Z">
                  <w:rPr>
                    <w:ins w:id="41170" w:author="James Vu" w:date="2024-04-18T23:45:00Z"/>
                    <w:b/>
                    <w:bCs/>
                    <w:color w:val="000000"/>
                  </w:rPr>
                </w:rPrChange>
              </w:rPr>
            </w:pPr>
            <w:ins w:id="41171" w:author="James Vu" w:date="2024-04-18T23:45:00Z">
              <w:r w:rsidRPr="00B053AF">
                <w:rPr>
                  <w:b/>
                  <w:bCs/>
                  <w:sz w:val="22"/>
                  <w:szCs w:val="22"/>
                  <w:rPrChange w:id="41172" w:author="James Vu" w:date="2024-04-18T23:49:00Z">
                    <w:rPr>
                      <w:b/>
                      <w:bCs/>
                      <w:color w:val="000000"/>
                    </w:rPr>
                  </w:rPrChange>
                </w:rPr>
                <w:t>Chi phí chuyên gia</w:t>
              </w:r>
            </w:ins>
          </w:p>
        </w:tc>
        <w:tc>
          <w:tcPr>
            <w:tcW w:w="0" w:type="auto"/>
            <w:shd w:val="clear" w:color="auto" w:fill="auto"/>
            <w:vAlign w:val="center"/>
            <w:hideMark/>
            <w:tcPrChange w:id="41173"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7C30807" w14:textId="77777777" w:rsidR="00B053AF" w:rsidRPr="00B053AF" w:rsidRDefault="00B053AF">
            <w:pPr>
              <w:jc w:val="center"/>
              <w:rPr>
                <w:ins w:id="41174" w:author="James Vu" w:date="2024-04-18T23:45:00Z"/>
                <w:b/>
                <w:bCs/>
                <w:sz w:val="22"/>
                <w:szCs w:val="22"/>
                <w:rPrChange w:id="41175" w:author="James Vu" w:date="2024-04-18T23:49:00Z">
                  <w:rPr>
                    <w:ins w:id="41176" w:author="James Vu" w:date="2024-04-18T23:45:00Z"/>
                    <w:b/>
                    <w:bCs/>
                    <w:color w:val="000000"/>
                  </w:rPr>
                </w:rPrChange>
              </w:rPr>
            </w:pPr>
            <w:ins w:id="41177" w:author="James Vu" w:date="2024-04-18T23:45:00Z">
              <w:r w:rsidRPr="00B053AF">
                <w:rPr>
                  <w:b/>
                  <w:bCs/>
                  <w:sz w:val="22"/>
                  <w:szCs w:val="22"/>
                  <w:rPrChange w:id="41178" w:author="James Vu" w:date="2024-04-18T23:49:00Z">
                    <w:rPr>
                      <w:b/>
                      <w:bCs/>
                      <w:color w:val="000000"/>
                    </w:rPr>
                  </w:rPrChange>
                </w:rPr>
                <w:t>Ccg</w:t>
              </w:r>
            </w:ins>
          </w:p>
        </w:tc>
        <w:tc>
          <w:tcPr>
            <w:tcW w:w="0" w:type="auto"/>
            <w:shd w:val="clear" w:color="auto" w:fill="auto"/>
            <w:hideMark/>
            <w:tcPrChange w:id="41179"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3017AB9E" w14:textId="77777777" w:rsidR="00B053AF" w:rsidRPr="00B053AF" w:rsidRDefault="00B053AF">
            <w:pPr>
              <w:rPr>
                <w:ins w:id="41180" w:author="James Vu" w:date="2024-04-18T23:45:00Z"/>
                <w:b/>
                <w:bCs/>
                <w:sz w:val="22"/>
                <w:szCs w:val="22"/>
                <w:rPrChange w:id="41181" w:author="James Vu" w:date="2024-04-18T23:49:00Z">
                  <w:rPr>
                    <w:ins w:id="41182" w:author="James Vu" w:date="2024-04-18T23:45:00Z"/>
                    <w:b/>
                    <w:bCs/>
                    <w:color w:val="000000"/>
                  </w:rPr>
                </w:rPrChange>
              </w:rPr>
            </w:pPr>
            <w:ins w:id="41183" w:author="James Vu" w:date="2024-04-18T23:45:00Z">
              <w:r w:rsidRPr="00B053AF">
                <w:rPr>
                  <w:b/>
                  <w:bCs/>
                  <w:sz w:val="22"/>
                  <w:szCs w:val="22"/>
                  <w:rPrChange w:id="41184" w:author="James Vu" w:date="2024-04-18T23:49:00Z">
                    <w:rPr>
                      <w:b/>
                      <w:bCs/>
                      <w:color w:val="000000"/>
                    </w:rPr>
                  </w:rPrChange>
                </w:rPr>
                <w:t> </w:t>
              </w:r>
            </w:ins>
          </w:p>
        </w:tc>
        <w:tc>
          <w:tcPr>
            <w:tcW w:w="0" w:type="auto"/>
            <w:shd w:val="clear" w:color="auto" w:fill="auto"/>
            <w:hideMark/>
            <w:tcPrChange w:id="41185"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171F9349" w14:textId="77777777" w:rsidR="00B053AF" w:rsidRPr="00B053AF" w:rsidRDefault="00B053AF">
            <w:pPr>
              <w:rPr>
                <w:ins w:id="41186" w:author="James Vu" w:date="2024-04-18T23:45:00Z"/>
                <w:b/>
                <w:bCs/>
                <w:sz w:val="22"/>
                <w:szCs w:val="22"/>
                <w:rPrChange w:id="41187" w:author="James Vu" w:date="2024-04-18T23:49:00Z">
                  <w:rPr>
                    <w:ins w:id="41188" w:author="James Vu" w:date="2024-04-18T23:45:00Z"/>
                    <w:b/>
                    <w:bCs/>
                    <w:color w:val="000000"/>
                  </w:rPr>
                </w:rPrChange>
              </w:rPr>
            </w:pPr>
            <w:ins w:id="41189" w:author="James Vu" w:date="2024-04-18T23:45:00Z">
              <w:r w:rsidRPr="00B053AF">
                <w:rPr>
                  <w:b/>
                  <w:bCs/>
                  <w:sz w:val="22"/>
                  <w:szCs w:val="22"/>
                  <w:rPrChange w:id="41190" w:author="James Vu" w:date="2024-04-18T23:49:00Z">
                    <w:rPr>
                      <w:b/>
                      <w:bCs/>
                      <w:color w:val="000000"/>
                    </w:rPr>
                  </w:rPrChange>
                </w:rPr>
                <w:t> </w:t>
              </w:r>
            </w:ins>
          </w:p>
        </w:tc>
        <w:tc>
          <w:tcPr>
            <w:tcW w:w="0" w:type="auto"/>
            <w:shd w:val="clear" w:color="auto" w:fill="auto"/>
            <w:vAlign w:val="center"/>
            <w:hideMark/>
            <w:tcPrChange w:id="41191"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162048D" w14:textId="77777777" w:rsidR="00B053AF" w:rsidRPr="00B053AF" w:rsidRDefault="00B053AF">
            <w:pPr>
              <w:jc w:val="right"/>
              <w:rPr>
                <w:ins w:id="41192" w:author="James Vu" w:date="2024-04-18T23:45:00Z"/>
                <w:b/>
                <w:bCs/>
                <w:sz w:val="22"/>
                <w:szCs w:val="22"/>
                <w:rPrChange w:id="41193" w:author="James Vu" w:date="2024-04-18T23:49:00Z">
                  <w:rPr>
                    <w:ins w:id="41194" w:author="James Vu" w:date="2024-04-18T23:45:00Z"/>
                    <w:b/>
                    <w:bCs/>
                    <w:color w:val="000000"/>
                  </w:rPr>
                </w:rPrChange>
              </w:rPr>
            </w:pPr>
            <w:ins w:id="41195" w:author="James Vu" w:date="2024-04-18T23:45:00Z">
              <w:r w:rsidRPr="00B053AF">
                <w:rPr>
                  <w:b/>
                  <w:bCs/>
                  <w:sz w:val="22"/>
                  <w:szCs w:val="22"/>
                  <w:rPrChange w:id="41196" w:author="James Vu" w:date="2024-04-18T23:49:00Z">
                    <w:rPr>
                      <w:b/>
                      <w:bCs/>
                      <w:color w:val="000000"/>
                    </w:rPr>
                  </w:rPrChange>
                </w:rPr>
                <w:t> </w:t>
              </w:r>
            </w:ins>
          </w:p>
        </w:tc>
        <w:tc>
          <w:tcPr>
            <w:tcW w:w="0" w:type="auto"/>
            <w:shd w:val="clear" w:color="auto" w:fill="auto"/>
            <w:hideMark/>
            <w:tcPrChange w:id="41197"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1855756F" w14:textId="77777777" w:rsidR="00B053AF" w:rsidRPr="00B053AF" w:rsidRDefault="00B053AF">
            <w:pPr>
              <w:rPr>
                <w:ins w:id="41198" w:author="James Vu" w:date="2024-04-18T23:45:00Z"/>
                <w:b/>
                <w:bCs/>
                <w:sz w:val="22"/>
                <w:szCs w:val="22"/>
                <w:rPrChange w:id="41199" w:author="James Vu" w:date="2024-04-18T23:49:00Z">
                  <w:rPr>
                    <w:ins w:id="41200" w:author="James Vu" w:date="2024-04-18T23:45:00Z"/>
                    <w:b/>
                    <w:bCs/>
                    <w:color w:val="000000"/>
                  </w:rPr>
                </w:rPrChange>
              </w:rPr>
            </w:pPr>
            <w:ins w:id="41201" w:author="James Vu" w:date="2024-04-18T23:45:00Z">
              <w:r w:rsidRPr="00B053AF">
                <w:rPr>
                  <w:b/>
                  <w:bCs/>
                  <w:sz w:val="22"/>
                  <w:szCs w:val="22"/>
                  <w:rPrChange w:id="41202" w:author="James Vu" w:date="2024-04-18T23:49:00Z">
                    <w:rPr>
                      <w:b/>
                      <w:bCs/>
                      <w:color w:val="000000"/>
                    </w:rPr>
                  </w:rPrChange>
                </w:rPr>
                <w:t> </w:t>
              </w:r>
            </w:ins>
          </w:p>
        </w:tc>
        <w:tc>
          <w:tcPr>
            <w:tcW w:w="0" w:type="auto"/>
            <w:shd w:val="clear" w:color="auto" w:fill="auto"/>
            <w:vAlign w:val="center"/>
            <w:hideMark/>
            <w:tcPrChange w:id="4120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186DF7E" w14:textId="77777777" w:rsidR="00B053AF" w:rsidRPr="00B053AF" w:rsidRDefault="00B053AF">
            <w:pPr>
              <w:jc w:val="right"/>
              <w:rPr>
                <w:ins w:id="41204" w:author="James Vu" w:date="2024-04-18T23:45:00Z"/>
                <w:b/>
                <w:bCs/>
                <w:sz w:val="22"/>
                <w:szCs w:val="22"/>
                <w:rPrChange w:id="41205" w:author="James Vu" w:date="2024-04-18T23:49:00Z">
                  <w:rPr>
                    <w:ins w:id="41206" w:author="James Vu" w:date="2024-04-18T23:45:00Z"/>
                    <w:b/>
                    <w:bCs/>
                    <w:color w:val="000000"/>
                  </w:rPr>
                </w:rPrChange>
              </w:rPr>
            </w:pPr>
            <w:ins w:id="41207" w:author="James Vu" w:date="2024-04-18T23:45:00Z">
              <w:r w:rsidRPr="00B053AF">
                <w:rPr>
                  <w:b/>
                  <w:bCs/>
                  <w:sz w:val="22"/>
                  <w:szCs w:val="22"/>
                  <w:rPrChange w:id="41208" w:author="James Vu" w:date="2024-04-18T23:49:00Z">
                    <w:rPr>
                      <w:b/>
                      <w:bCs/>
                      <w:color w:val="000000"/>
                    </w:rPr>
                  </w:rPrChange>
                </w:rPr>
                <w:t>194.677.512</w:t>
              </w:r>
            </w:ins>
          </w:p>
        </w:tc>
        <w:tc>
          <w:tcPr>
            <w:tcW w:w="0" w:type="auto"/>
            <w:shd w:val="clear" w:color="auto" w:fill="auto"/>
            <w:vAlign w:val="center"/>
            <w:hideMark/>
            <w:tcPrChange w:id="4120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E38B924" w14:textId="77777777" w:rsidR="00B053AF" w:rsidRPr="00B053AF" w:rsidRDefault="00B053AF">
            <w:pPr>
              <w:jc w:val="center"/>
              <w:rPr>
                <w:ins w:id="41210" w:author="James Vu" w:date="2024-04-18T23:45:00Z"/>
                <w:b/>
                <w:bCs/>
                <w:i/>
                <w:iCs/>
                <w:sz w:val="22"/>
                <w:szCs w:val="22"/>
                <w:rPrChange w:id="41211" w:author="James Vu" w:date="2024-04-18T23:49:00Z">
                  <w:rPr>
                    <w:ins w:id="41212" w:author="James Vu" w:date="2024-04-18T23:45:00Z"/>
                    <w:b/>
                    <w:bCs/>
                    <w:i/>
                    <w:iCs/>
                    <w:color w:val="000000"/>
                  </w:rPr>
                </w:rPrChange>
              </w:rPr>
            </w:pPr>
            <w:ins w:id="41213" w:author="James Vu" w:date="2024-04-18T23:45:00Z">
              <w:r w:rsidRPr="00B053AF">
                <w:rPr>
                  <w:b/>
                  <w:bCs/>
                  <w:i/>
                  <w:iCs/>
                  <w:sz w:val="22"/>
                  <w:szCs w:val="22"/>
                  <w:rPrChange w:id="41214" w:author="James Vu" w:date="2024-04-18T23:49:00Z">
                    <w:rPr>
                      <w:b/>
                      <w:bCs/>
                      <w:i/>
                      <w:iCs/>
                      <w:color w:val="000000"/>
                    </w:rPr>
                  </w:rPrChange>
                </w:rPr>
                <w:t>Căn cứ áp dụng: Phụ lục 05 Thông tư số 04/2020/TT-BTTTT; Công văn số 1951/BTTTT-ƯDCNTT ngày 04/7/2013</w:t>
              </w:r>
            </w:ins>
          </w:p>
        </w:tc>
      </w:tr>
      <w:tr w:rsidR="00B053AF" w:rsidRPr="00B053AF" w14:paraId="5EF573CE" w14:textId="77777777" w:rsidTr="003C02FF">
        <w:trPr>
          <w:trHeight w:val="2040"/>
          <w:ins w:id="41215" w:author="James Vu" w:date="2024-04-18T23:45:00Z"/>
          <w:trPrChange w:id="41216" w:author="James Vu" w:date="2024-04-19T00:26:00Z">
            <w:trPr>
              <w:gridBefore w:val="1"/>
              <w:gridAfter w:val="0"/>
              <w:trHeight w:val="2040"/>
            </w:trPr>
          </w:trPrChange>
        </w:trPr>
        <w:tc>
          <w:tcPr>
            <w:tcW w:w="0" w:type="auto"/>
            <w:shd w:val="clear" w:color="auto" w:fill="auto"/>
            <w:vAlign w:val="center"/>
            <w:hideMark/>
            <w:tcPrChange w:id="41217"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B2AED1F" w14:textId="77777777" w:rsidR="00B053AF" w:rsidRPr="00B053AF" w:rsidRDefault="00B053AF">
            <w:pPr>
              <w:jc w:val="center"/>
              <w:rPr>
                <w:ins w:id="41218" w:author="James Vu" w:date="2024-04-18T23:45:00Z"/>
                <w:sz w:val="22"/>
                <w:szCs w:val="22"/>
                <w:rPrChange w:id="41219" w:author="James Vu" w:date="2024-04-18T23:49:00Z">
                  <w:rPr>
                    <w:ins w:id="41220" w:author="James Vu" w:date="2024-04-18T23:45:00Z"/>
                    <w:color w:val="FF0000"/>
                  </w:rPr>
                </w:rPrChange>
              </w:rPr>
            </w:pPr>
            <w:ins w:id="41221" w:author="James Vu" w:date="2024-04-18T23:45:00Z">
              <w:r w:rsidRPr="00B053AF">
                <w:rPr>
                  <w:sz w:val="22"/>
                  <w:szCs w:val="22"/>
                  <w:rPrChange w:id="41222" w:author="James Vu" w:date="2024-04-18T23:49:00Z">
                    <w:rPr>
                      <w:color w:val="FF0000"/>
                    </w:rPr>
                  </w:rPrChange>
                </w:rPr>
                <w:t>1.1</w:t>
              </w:r>
            </w:ins>
          </w:p>
        </w:tc>
        <w:tc>
          <w:tcPr>
            <w:tcW w:w="0" w:type="auto"/>
            <w:shd w:val="clear" w:color="auto" w:fill="auto"/>
            <w:vAlign w:val="center"/>
            <w:hideMark/>
            <w:tcPrChange w:id="4122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8D7BDDE" w14:textId="77777777" w:rsidR="00B053AF" w:rsidRPr="00B053AF" w:rsidRDefault="00B053AF">
            <w:pPr>
              <w:rPr>
                <w:ins w:id="41224" w:author="James Vu" w:date="2024-04-18T23:45:00Z"/>
                <w:sz w:val="22"/>
                <w:szCs w:val="22"/>
                <w:rPrChange w:id="41225" w:author="James Vu" w:date="2024-04-18T23:49:00Z">
                  <w:rPr>
                    <w:ins w:id="41226" w:author="James Vu" w:date="2024-04-18T23:45:00Z"/>
                    <w:color w:val="FF0000"/>
                  </w:rPr>
                </w:rPrChange>
              </w:rPr>
            </w:pPr>
            <w:ins w:id="41227" w:author="James Vu" w:date="2024-04-18T23:45:00Z">
              <w:r w:rsidRPr="00B053AF">
                <w:rPr>
                  <w:sz w:val="22"/>
                  <w:szCs w:val="22"/>
                  <w:rPrChange w:id="41228" w:author="James Vu" w:date="2024-04-18T23:49:00Z">
                    <w:rPr>
                      <w:color w:val="FF0000"/>
                    </w:rPr>
                  </w:rPrChange>
                </w:rPr>
                <w:t>Chi phí xây dựng nhiệm vụ khảo sát (Chi phí xây dựng Phương án điều tra khảo sát)</w:t>
              </w:r>
            </w:ins>
          </w:p>
        </w:tc>
        <w:tc>
          <w:tcPr>
            <w:tcW w:w="0" w:type="auto"/>
            <w:shd w:val="clear" w:color="auto" w:fill="auto"/>
            <w:vAlign w:val="center"/>
            <w:hideMark/>
            <w:tcPrChange w:id="41229"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79BAE03" w14:textId="77777777" w:rsidR="00B053AF" w:rsidRPr="00B053AF" w:rsidRDefault="00B053AF">
            <w:pPr>
              <w:jc w:val="center"/>
              <w:rPr>
                <w:ins w:id="41230" w:author="James Vu" w:date="2024-04-18T23:45:00Z"/>
                <w:sz w:val="22"/>
                <w:szCs w:val="22"/>
                <w:rPrChange w:id="41231" w:author="James Vu" w:date="2024-04-18T23:49:00Z">
                  <w:rPr>
                    <w:ins w:id="41232" w:author="James Vu" w:date="2024-04-18T23:45:00Z"/>
                    <w:color w:val="FF0000"/>
                  </w:rPr>
                </w:rPrChange>
              </w:rPr>
            </w:pPr>
            <w:ins w:id="41233" w:author="James Vu" w:date="2024-04-18T23:45:00Z">
              <w:r w:rsidRPr="00B053AF">
                <w:rPr>
                  <w:sz w:val="22"/>
                  <w:szCs w:val="22"/>
                  <w:rPrChange w:id="41234" w:author="James Vu" w:date="2024-04-18T23:49:00Z">
                    <w:rPr>
                      <w:color w:val="FF0000"/>
                    </w:rPr>
                  </w:rPrChange>
                </w:rPr>
                <w:t>Xác định dự toán theo phương pháp chuyên gia, số lượng chuyên gia thực hiện: 03 người trong vòng 10 ngày. Lương chuyên gia vận dụng theo Quyết định số 129/QĐ-BTTTT ngày 03/02/2022 (kỹ sư bậc 3)</w:t>
              </w:r>
            </w:ins>
          </w:p>
        </w:tc>
        <w:tc>
          <w:tcPr>
            <w:tcW w:w="0" w:type="auto"/>
            <w:shd w:val="clear" w:color="auto" w:fill="auto"/>
            <w:vAlign w:val="center"/>
            <w:hideMark/>
            <w:tcPrChange w:id="41235"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A6F840E" w14:textId="77777777" w:rsidR="00B053AF" w:rsidRPr="00B053AF" w:rsidRDefault="00B053AF">
            <w:pPr>
              <w:jc w:val="center"/>
              <w:rPr>
                <w:ins w:id="41236" w:author="James Vu" w:date="2024-04-18T23:45:00Z"/>
                <w:sz w:val="22"/>
                <w:szCs w:val="22"/>
                <w:rPrChange w:id="41237" w:author="James Vu" w:date="2024-04-18T23:49:00Z">
                  <w:rPr>
                    <w:ins w:id="41238" w:author="James Vu" w:date="2024-04-18T23:45:00Z"/>
                    <w:color w:val="FF0000"/>
                  </w:rPr>
                </w:rPrChange>
              </w:rPr>
            </w:pPr>
            <w:ins w:id="41239" w:author="James Vu" w:date="2024-04-18T23:45:00Z">
              <w:r w:rsidRPr="00B053AF">
                <w:rPr>
                  <w:sz w:val="22"/>
                  <w:szCs w:val="22"/>
                  <w:rPrChange w:id="41240" w:author="James Vu" w:date="2024-04-18T23:49:00Z">
                    <w:rPr>
                      <w:color w:val="FF0000"/>
                    </w:rPr>
                  </w:rPrChange>
                </w:rPr>
                <w:t>3</w:t>
              </w:r>
            </w:ins>
          </w:p>
        </w:tc>
        <w:tc>
          <w:tcPr>
            <w:tcW w:w="0" w:type="auto"/>
            <w:shd w:val="clear" w:color="auto" w:fill="auto"/>
            <w:vAlign w:val="center"/>
            <w:hideMark/>
            <w:tcPrChange w:id="41241"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329D431" w14:textId="77777777" w:rsidR="00B053AF" w:rsidRPr="00B053AF" w:rsidRDefault="00B053AF">
            <w:pPr>
              <w:jc w:val="center"/>
              <w:rPr>
                <w:ins w:id="41242" w:author="James Vu" w:date="2024-04-18T23:45:00Z"/>
                <w:sz w:val="22"/>
                <w:szCs w:val="22"/>
                <w:rPrChange w:id="41243" w:author="James Vu" w:date="2024-04-18T23:49:00Z">
                  <w:rPr>
                    <w:ins w:id="41244" w:author="James Vu" w:date="2024-04-18T23:45:00Z"/>
                    <w:color w:val="FF0000"/>
                  </w:rPr>
                </w:rPrChange>
              </w:rPr>
            </w:pPr>
            <w:ins w:id="41245" w:author="James Vu" w:date="2024-04-18T23:45:00Z">
              <w:r w:rsidRPr="00B053AF">
                <w:rPr>
                  <w:sz w:val="22"/>
                  <w:szCs w:val="22"/>
                  <w:rPrChange w:id="41246" w:author="James Vu" w:date="2024-04-18T23:49:00Z">
                    <w:rPr>
                      <w:color w:val="FF0000"/>
                    </w:rPr>
                  </w:rPrChange>
                </w:rPr>
                <w:t>Người</w:t>
              </w:r>
            </w:ins>
          </w:p>
        </w:tc>
        <w:tc>
          <w:tcPr>
            <w:tcW w:w="0" w:type="auto"/>
            <w:shd w:val="clear" w:color="auto" w:fill="auto"/>
            <w:vAlign w:val="center"/>
            <w:hideMark/>
            <w:tcPrChange w:id="4124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6BE441A" w14:textId="77777777" w:rsidR="00B053AF" w:rsidRPr="00B053AF" w:rsidRDefault="00B053AF">
            <w:pPr>
              <w:jc w:val="right"/>
              <w:rPr>
                <w:ins w:id="41248" w:author="James Vu" w:date="2024-04-18T23:45:00Z"/>
                <w:sz w:val="22"/>
                <w:szCs w:val="22"/>
                <w:rPrChange w:id="41249" w:author="James Vu" w:date="2024-04-18T23:49:00Z">
                  <w:rPr>
                    <w:ins w:id="41250" w:author="James Vu" w:date="2024-04-18T23:45:00Z"/>
                    <w:color w:val="FF0000"/>
                  </w:rPr>
                </w:rPrChange>
              </w:rPr>
            </w:pPr>
            <w:ins w:id="41251" w:author="James Vu" w:date="2024-04-18T23:45:00Z">
              <w:r w:rsidRPr="00B053AF">
                <w:rPr>
                  <w:sz w:val="22"/>
                  <w:szCs w:val="22"/>
                  <w:rPrChange w:id="41252" w:author="James Vu" w:date="2024-04-18T23:49:00Z">
                    <w:rPr>
                      <w:color w:val="FF0000"/>
                    </w:rPr>
                  </w:rPrChange>
                </w:rPr>
                <w:t>437.511</w:t>
              </w:r>
            </w:ins>
          </w:p>
        </w:tc>
        <w:tc>
          <w:tcPr>
            <w:tcW w:w="0" w:type="auto"/>
            <w:shd w:val="clear" w:color="auto" w:fill="auto"/>
            <w:vAlign w:val="center"/>
            <w:hideMark/>
            <w:tcPrChange w:id="4125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C476D4A" w14:textId="77777777" w:rsidR="00B053AF" w:rsidRPr="00B053AF" w:rsidRDefault="00B053AF">
            <w:pPr>
              <w:jc w:val="center"/>
              <w:rPr>
                <w:ins w:id="41254" w:author="James Vu" w:date="2024-04-18T23:45:00Z"/>
                <w:sz w:val="22"/>
                <w:szCs w:val="22"/>
                <w:rPrChange w:id="41255" w:author="James Vu" w:date="2024-04-18T23:49:00Z">
                  <w:rPr>
                    <w:ins w:id="41256" w:author="James Vu" w:date="2024-04-18T23:45:00Z"/>
                    <w:color w:val="FF0000"/>
                  </w:rPr>
                </w:rPrChange>
              </w:rPr>
            </w:pPr>
            <w:ins w:id="41257" w:author="James Vu" w:date="2024-04-18T23:45:00Z">
              <w:r w:rsidRPr="00B053AF">
                <w:rPr>
                  <w:sz w:val="22"/>
                  <w:szCs w:val="22"/>
                  <w:rPrChange w:id="41258" w:author="James Vu" w:date="2024-04-18T23:49:00Z">
                    <w:rPr>
                      <w:color w:val="FF0000"/>
                    </w:rPr>
                  </w:rPrChange>
                </w:rPr>
                <w:t>10</w:t>
              </w:r>
            </w:ins>
          </w:p>
        </w:tc>
        <w:tc>
          <w:tcPr>
            <w:tcW w:w="0" w:type="auto"/>
            <w:shd w:val="clear" w:color="auto" w:fill="auto"/>
            <w:vAlign w:val="center"/>
            <w:hideMark/>
            <w:tcPrChange w:id="4125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B38938A" w14:textId="77777777" w:rsidR="00B053AF" w:rsidRPr="00B053AF" w:rsidRDefault="00B053AF">
            <w:pPr>
              <w:jc w:val="right"/>
              <w:rPr>
                <w:ins w:id="41260" w:author="James Vu" w:date="2024-04-18T23:45:00Z"/>
                <w:sz w:val="22"/>
                <w:szCs w:val="22"/>
                <w:rPrChange w:id="41261" w:author="James Vu" w:date="2024-04-18T23:49:00Z">
                  <w:rPr>
                    <w:ins w:id="41262" w:author="James Vu" w:date="2024-04-18T23:45:00Z"/>
                    <w:color w:val="FF0000"/>
                  </w:rPr>
                </w:rPrChange>
              </w:rPr>
            </w:pPr>
            <w:ins w:id="41263" w:author="James Vu" w:date="2024-04-18T23:45:00Z">
              <w:r w:rsidRPr="00B053AF">
                <w:rPr>
                  <w:sz w:val="22"/>
                  <w:szCs w:val="22"/>
                  <w:rPrChange w:id="41264" w:author="James Vu" w:date="2024-04-18T23:49:00Z">
                    <w:rPr>
                      <w:color w:val="FF0000"/>
                    </w:rPr>
                  </w:rPrChange>
                </w:rPr>
                <w:t>13.125.323</w:t>
              </w:r>
            </w:ins>
          </w:p>
        </w:tc>
        <w:tc>
          <w:tcPr>
            <w:tcW w:w="0" w:type="auto"/>
            <w:vMerge w:val="restart"/>
            <w:shd w:val="clear" w:color="auto" w:fill="auto"/>
            <w:vAlign w:val="center"/>
            <w:hideMark/>
            <w:tcPrChange w:id="41265" w:author="James Vu" w:date="2024-04-19T00:26:00Z">
              <w:tcPr>
                <w:tcW w:w="0" w:type="auto"/>
                <w:gridSpan w:val="2"/>
                <w:vMerge w:val="restart"/>
                <w:tcBorders>
                  <w:top w:val="single" w:sz="4" w:space="0" w:color="auto"/>
                  <w:left w:val="single" w:sz="4" w:space="0" w:color="auto"/>
                  <w:bottom w:val="nil"/>
                  <w:right w:val="single" w:sz="4" w:space="0" w:color="auto"/>
                </w:tcBorders>
                <w:shd w:val="clear" w:color="auto" w:fill="auto"/>
                <w:vAlign w:val="center"/>
                <w:hideMark/>
              </w:tcPr>
            </w:tcPrChange>
          </w:tcPr>
          <w:p w14:paraId="0480DEF1" w14:textId="77777777" w:rsidR="00B053AF" w:rsidRPr="00B053AF" w:rsidRDefault="00B053AF">
            <w:pPr>
              <w:rPr>
                <w:ins w:id="41266" w:author="James Vu" w:date="2024-04-18T23:45:00Z"/>
                <w:sz w:val="22"/>
                <w:szCs w:val="22"/>
                <w:rPrChange w:id="41267" w:author="James Vu" w:date="2024-04-18T23:49:00Z">
                  <w:rPr>
                    <w:ins w:id="41268" w:author="James Vu" w:date="2024-04-18T23:45:00Z"/>
                    <w:color w:val="000000"/>
                  </w:rPr>
                </w:rPrChange>
              </w:rPr>
            </w:pPr>
            <w:ins w:id="41269" w:author="James Vu" w:date="2024-04-18T23:45:00Z">
              <w:r w:rsidRPr="00B053AF">
                <w:rPr>
                  <w:sz w:val="22"/>
                  <w:szCs w:val="22"/>
                  <w:rPrChange w:id="41270" w:author="James Vu" w:date="2024-04-18T23:49:00Z">
                    <w:rPr>
                      <w:color w:val="000000"/>
                    </w:rPr>
                  </w:rPrChange>
                </w:rPr>
                <w:t xml:space="preserve">Chi phí xây dựng nhiệm vụ khảo sát (Chi phí xây dựng Phương án điều tra khảo sát) và Chi phí lập mẫu phiếu khảo sát áp dụng theo định mức chi hiện hành theo hướng dẫn của Công văn 1951/BTTTT-ƯDCNTT ngày 04/7/2012 của Bộ TTTT hướng dẫn lập dự toán chi phí khảo sát dự án ứng dụng CNTT sử dụng nguồn vốn NSNN và Thông tư 109/2016/TT-BTC ngày 30/6/2016 của Bộ Tài chính quy định lập dự toán, quản lý, sử dụng và quyết toán kinh phí thực hiện các cuộc Điều tra thống kê, Tổng Điều tra thống kê quốc gia, cụ thể (Khoản 1, Điều 3 Thông tư 109/2016/TT-BTC): Chi xây dựng phương án Điều tra thống kê và lập mẫu phiếu Điều tra thống kê: Tối đa 30 triệu đồng; </w:t>
              </w:r>
              <w:r w:rsidRPr="00B053AF">
                <w:rPr>
                  <w:sz w:val="22"/>
                  <w:szCs w:val="22"/>
                  <w:rPrChange w:id="41271" w:author="James Vu" w:date="2024-04-18T23:49:00Z">
                    <w:rPr>
                      <w:color w:val="000000"/>
                    </w:rPr>
                  </w:rPrChange>
                </w:rPr>
                <w:br/>
                <w:t xml:space="preserve">Để xác định chi phí cho các hạng mục trên, đơn vị Xác định dự toán theo phương pháp chuyên gia được quy định tại Phụ lục 05 Thông tư số 04/2020/TT-BTTTT, Chi phí chuyên gia từng hạng </w:t>
              </w:r>
              <w:r w:rsidRPr="00B053AF">
                <w:rPr>
                  <w:sz w:val="22"/>
                  <w:szCs w:val="22"/>
                  <w:rPrChange w:id="41272" w:author="James Vu" w:date="2024-04-18T23:49:00Z">
                    <w:rPr>
                      <w:color w:val="000000"/>
                    </w:rPr>
                  </w:rPrChange>
                </w:rPr>
                <w:lastRenderedPageBreak/>
                <w:t>mục không vượt quá chi phí được quy định tại Thông tư 109/2016/TT-BTC</w:t>
              </w:r>
            </w:ins>
          </w:p>
        </w:tc>
      </w:tr>
      <w:tr w:rsidR="00B053AF" w:rsidRPr="00B053AF" w14:paraId="66D4CE71" w14:textId="77777777" w:rsidTr="003C02FF">
        <w:trPr>
          <w:trHeight w:val="2040"/>
          <w:ins w:id="41273" w:author="James Vu" w:date="2024-04-18T23:45:00Z"/>
          <w:trPrChange w:id="41274" w:author="James Vu" w:date="2024-04-19T00:26:00Z">
            <w:trPr>
              <w:gridBefore w:val="1"/>
              <w:gridAfter w:val="0"/>
              <w:trHeight w:val="2040"/>
            </w:trPr>
          </w:trPrChange>
        </w:trPr>
        <w:tc>
          <w:tcPr>
            <w:tcW w:w="0" w:type="auto"/>
            <w:shd w:val="clear" w:color="auto" w:fill="auto"/>
            <w:vAlign w:val="center"/>
            <w:hideMark/>
            <w:tcPrChange w:id="41275"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9687EC8" w14:textId="77777777" w:rsidR="00B053AF" w:rsidRPr="00B053AF" w:rsidRDefault="00B053AF">
            <w:pPr>
              <w:jc w:val="center"/>
              <w:rPr>
                <w:ins w:id="41276" w:author="James Vu" w:date="2024-04-18T23:45:00Z"/>
                <w:sz w:val="22"/>
                <w:szCs w:val="22"/>
                <w:rPrChange w:id="41277" w:author="James Vu" w:date="2024-04-18T23:49:00Z">
                  <w:rPr>
                    <w:ins w:id="41278" w:author="James Vu" w:date="2024-04-18T23:45:00Z"/>
                    <w:color w:val="FF0000"/>
                  </w:rPr>
                </w:rPrChange>
              </w:rPr>
            </w:pPr>
            <w:ins w:id="41279" w:author="James Vu" w:date="2024-04-18T23:45:00Z">
              <w:r w:rsidRPr="00B053AF">
                <w:rPr>
                  <w:sz w:val="22"/>
                  <w:szCs w:val="22"/>
                  <w:rPrChange w:id="41280" w:author="James Vu" w:date="2024-04-18T23:49:00Z">
                    <w:rPr>
                      <w:color w:val="FF0000"/>
                    </w:rPr>
                  </w:rPrChange>
                </w:rPr>
                <w:t>1.2</w:t>
              </w:r>
            </w:ins>
          </w:p>
        </w:tc>
        <w:tc>
          <w:tcPr>
            <w:tcW w:w="0" w:type="auto"/>
            <w:shd w:val="clear" w:color="auto" w:fill="auto"/>
            <w:vAlign w:val="center"/>
            <w:hideMark/>
            <w:tcPrChange w:id="41281"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8D46313" w14:textId="77777777" w:rsidR="00B053AF" w:rsidRPr="00B053AF" w:rsidRDefault="00B053AF">
            <w:pPr>
              <w:rPr>
                <w:ins w:id="41282" w:author="James Vu" w:date="2024-04-18T23:45:00Z"/>
                <w:sz w:val="22"/>
                <w:szCs w:val="22"/>
                <w:rPrChange w:id="41283" w:author="James Vu" w:date="2024-04-18T23:49:00Z">
                  <w:rPr>
                    <w:ins w:id="41284" w:author="James Vu" w:date="2024-04-18T23:45:00Z"/>
                    <w:color w:val="FF0000"/>
                  </w:rPr>
                </w:rPrChange>
              </w:rPr>
            </w:pPr>
            <w:ins w:id="41285" w:author="James Vu" w:date="2024-04-18T23:45:00Z">
              <w:r w:rsidRPr="00B053AF">
                <w:rPr>
                  <w:sz w:val="22"/>
                  <w:szCs w:val="22"/>
                  <w:rPrChange w:id="41286" w:author="James Vu" w:date="2024-04-18T23:49:00Z">
                    <w:rPr>
                      <w:color w:val="FF0000"/>
                    </w:rPr>
                  </w:rPrChange>
                </w:rPr>
                <w:t>Chi phí lập mẫu phiếu khảo sát</w:t>
              </w:r>
            </w:ins>
          </w:p>
        </w:tc>
        <w:tc>
          <w:tcPr>
            <w:tcW w:w="0" w:type="auto"/>
            <w:shd w:val="clear" w:color="auto" w:fill="auto"/>
            <w:vAlign w:val="center"/>
            <w:hideMark/>
            <w:tcPrChange w:id="41287"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56E98E04" w14:textId="77777777" w:rsidR="00B053AF" w:rsidRPr="00B053AF" w:rsidRDefault="00B053AF">
            <w:pPr>
              <w:jc w:val="center"/>
              <w:rPr>
                <w:ins w:id="41288" w:author="James Vu" w:date="2024-04-18T23:45:00Z"/>
                <w:sz w:val="22"/>
                <w:szCs w:val="22"/>
                <w:rPrChange w:id="41289" w:author="James Vu" w:date="2024-04-18T23:49:00Z">
                  <w:rPr>
                    <w:ins w:id="41290" w:author="James Vu" w:date="2024-04-18T23:45:00Z"/>
                    <w:color w:val="FF0000"/>
                  </w:rPr>
                </w:rPrChange>
              </w:rPr>
            </w:pPr>
            <w:ins w:id="41291" w:author="James Vu" w:date="2024-04-18T23:45:00Z">
              <w:r w:rsidRPr="00B053AF">
                <w:rPr>
                  <w:sz w:val="22"/>
                  <w:szCs w:val="22"/>
                  <w:rPrChange w:id="41292" w:author="James Vu" w:date="2024-04-18T23:49:00Z">
                    <w:rPr>
                      <w:color w:val="FF0000"/>
                    </w:rPr>
                  </w:rPrChange>
                </w:rPr>
                <w:t>Xác định dự toán theo phương pháp chuyên gia, số lượng chuyên gia thực hiện: 03 người trong vòng 10 ngày. Lương chuyên gia vận dụng theo Quyết định số 129/QĐ-BTTTT ngày 03/02/2022 (kỹ sư bậc 3)</w:t>
              </w:r>
            </w:ins>
          </w:p>
        </w:tc>
        <w:tc>
          <w:tcPr>
            <w:tcW w:w="0" w:type="auto"/>
            <w:shd w:val="clear" w:color="auto" w:fill="auto"/>
            <w:vAlign w:val="center"/>
            <w:hideMark/>
            <w:tcPrChange w:id="4129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8FA1F8B" w14:textId="77777777" w:rsidR="00B053AF" w:rsidRPr="00B053AF" w:rsidRDefault="00B053AF">
            <w:pPr>
              <w:jc w:val="center"/>
              <w:rPr>
                <w:ins w:id="41294" w:author="James Vu" w:date="2024-04-18T23:45:00Z"/>
                <w:sz w:val="22"/>
                <w:szCs w:val="22"/>
                <w:rPrChange w:id="41295" w:author="James Vu" w:date="2024-04-18T23:49:00Z">
                  <w:rPr>
                    <w:ins w:id="41296" w:author="James Vu" w:date="2024-04-18T23:45:00Z"/>
                    <w:color w:val="FF0000"/>
                  </w:rPr>
                </w:rPrChange>
              </w:rPr>
            </w:pPr>
            <w:ins w:id="41297" w:author="James Vu" w:date="2024-04-18T23:45:00Z">
              <w:r w:rsidRPr="00B053AF">
                <w:rPr>
                  <w:sz w:val="22"/>
                  <w:szCs w:val="22"/>
                  <w:rPrChange w:id="41298" w:author="James Vu" w:date="2024-04-18T23:49:00Z">
                    <w:rPr>
                      <w:color w:val="FF0000"/>
                    </w:rPr>
                  </w:rPrChange>
                </w:rPr>
                <w:t>3</w:t>
              </w:r>
            </w:ins>
          </w:p>
        </w:tc>
        <w:tc>
          <w:tcPr>
            <w:tcW w:w="0" w:type="auto"/>
            <w:shd w:val="clear" w:color="auto" w:fill="auto"/>
            <w:vAlign w:val="center"/>
            <w:hideMark/>
            <w:tcPrChange w:id="4129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E990D83" w14:textId="77777777" w:rsidR="00B053AF" w:rsidRPr="00B053AF" w:rsidRDefault="00B053AF">
            <w:pPr>
              <w:jc w:val="center"/>
              <w:rPr>
                <w:ins w:id="41300" w:author="James Vu" w:date="2024-04-18T23:45:00Z"/>
                <w:sz w:val="22"/>
                <w:szCs w:val="22"/>
                <w:rPrChange w:id="41301" w:author="James Vu" w:date="2024-04-18T23:49:00Z">
                  <w:rPr>
                    <w:ins w:id="41302" w:author="James Vu" w:date="2024-04-18T23:45:00Z"/>
                    <w:color w:val="FF0000"/>
                  </w:rPr>
                </w:rPrChange>
              </w:rPr>
            </w:pPr>
            <w:ins w:id="41303" w:author="James Vu" w:date="2024-04-18T23:45:00Z">
              <w:r w:rsidRPr="00B053AF">
                <w:rPr>
                  <w:sz w:val="22"/>
                  <w:szCs w:val="22"/>
                  <w:rPrChange w:id="41304" w:author="James Vu" w:date="2024-04-18T23:49:00Z">
                    <w:rPr>
                      <w:color w:val="FF0000"/>
                    </w:rPr>
                  </w:rPrChange>
                </w:rPr>
                <w:t>Người</w:t>
              </w:r>
            </w:ins>
          </w:p>
        </w:tc>
        <w:tc>
          <w:tcPr>
            <w:tcW w:w="0" w:type="auto"/>
            <w:shd w:val="clear" w:color="auto" w:fill="auto"/>
            <w:vAlign w:val="center"/>
            <w:hideMark/>
            <w:tcPrChange w:id="41305"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0A8114A" w14:textId="77777777" w:rsidR="00B053AF" w:rsidRPr="00B053AF" w:rsidRDefault="00B053AF">
            <w:pPr>
              <w:jc w:val="right"/>
              <w:rPr>
                <w:ins w:id="41306" w:author="James Vu" w:date="2024-04-18T23:45:00Z"/>
                <w:sz w:val="22"/>
                <w:szCs w:val="22"/>
                <w:rPrChange w:id="41307" w:author="James Vu" w:date="2024-04-18T23:49:00Z">
                  <w:rPr>
                    <w:ins w:id="41308" w:author="James Vu" w:date="2024-04-18T23:45:00Z"/>
                    <w:color w:val="FF0000"/>
                  </w:rPr>
                </w:rPrChange>
              </w:rPr>
            </w:pPr>
            <w:ins w:id="41309" w:author="James Vu" w:date="2024-04-18T23:45:00Z">
              <w:r w:rsidRPr="00B053AF">
                <w:rPr>
                  <w:sz w:val="22"/>
                  <w:szCs w:val="22"/>
                  <w:rPrChange w:id="41310" w:author="James Vu" w:date="2024-04-18T23:49:00Z">
                    <w:rPr>
                      <w:color w:val="FF0000"/>
                    </w:rPr>
                  </w:rPrChange>
                </w:rPr>
                <w:t>437.511</w:t>
              </w:r>
            </w:ins>
          </w:p>
        </w:tc>
        <w:tc>
          <w:tcPr>
            <w:tcW w:w="0" w:type="auto"/>
            <w:shd w:val="clear" w:color="auto" w:fill="auto"/>
            <w:vAlign w:val="center"/>
            <w:hideMark/>
            <w:tcPrChange w:id="41311"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AAC0E49" w14:textId="77777777" w:rsidR="00B053AF" w:rsidRPr="00B053AF" w:rsidRDefault="00B053AF">
            <w:pPr>
              <w:jc w:val="center"/>
              <w:rPr>
                <w:ins w:id="41312" w:author="James Vu" w:date="2024-04-18T23:45:00Z"/>
                <w:sz w:val="22"/>
                <w:szCs w:val="22"/>
                <w:rPrChange w:id="41313" w:author="James Vu" w:date="2024-04-18T23:49:00Z">
                  <w:rPr>
                    <w:ins w:id="41314" w:author="James Vu" w:date="2024-04-18T23:45:00Z"/>
                    <w:color w:val="FF0000"/>
                  </w:rPr>
                </w:rPrChange>
              </w:rPr>
            </w:pPr>
            <w:ins w:id="41315" w:author="James Vu" w:date="2024-04-18T23:45:00Z">
              <w:r w:rsidRPr="00B053AF">
                <w:rPr>
                  <w:sz w:val="22"/>
                  <w:szCs w:val="22"/>
                  <w:rPrChange w:id="41316" w:author="James Vu" w:date="2024-04-18T23:49:00Z">
                    <w:rPr>
                      <w:color w:val="FF0000"/>
                    </w:rPr>
                  </w:rPrChange>
                </w:rPr>
                <w:t>10</w:t>
              </w:r>
            </w:ins>
          </w:p>
        </w:tc>
        <w:tc>
          <w:tcPr>
            <w:tcW w:w="0" w:type="auto"/>
            <w:shd w:val="clear" w:color="auto" w:fill="auto"/>
            <w:vAlign w:val="center"/>
            <w:hideMark/>
            <w:tcPrChange w:id="4131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5ACEE85" w14:textId="77777777" w:rsidR="00B053AF" w:rsidRPr="00B053AF" w:rsidRDefault="00B053AF">
            <w:pPr>
              <w:jc w:val="right"/>
              <w:rPr>
                <w:ins w:id="41318" w:author="James Vu" w:date="2024-04-18T23:45:00Z"/>
                <w:sz w:val="22"/>
                <w:szCs w:val="22"/>
                <w:rPrChange w:id="41319" w:author="James Vu" w:date="2024-04-18T23:49:00Z">
                  <w:rPr>
                    <w:ins w:id="41320" w:author="James Vu" w:date="2024-04-18T23:45:00Z"/>
                    <w:color w:val="FF0000"/>
                  </w:rPr>
                </w:rPrChange>
              </w:rPr>
            </w:pPr>
            <w:ins w:id="41321" w:author="James Vu" w:date="2024-04-18T23:45:00Z">
              <w:r w:rsidRPr="00B053AF">
                <w:rPr>
                  <w:sz w:val="22"/>
                  <w:szCs w:val="22"/>
                  <w:rPrChange w:id="41322" w:author="James Vu" w:date="2024-04-18T23:49:00Z">
                    <w:rPr>
                      <w:color w:val="FF0000"/>
                    </w:rPr>
                  </w:rPrChange>
                </w:rPr>
                <w:t>13.125.323</w:t>
              </w:r>
            </w:ins>
          </w:p>
        </w:tc>
        <w:tc>
          <w:tcPr>
            <w:tcW w:w="0" w:type="auto"/>
            <w:vMerge/>
            <w:shd w:val="clear" w:color="auto" w:fill="auto"/>
            <w:vAlign w:val="center"/>
            <w:hideMark/>
            <w:tcPrChange w:id="41323" w:author="James Vu" w:date="2024-04-19T00:26:00Z">
              <w:tcPr>
                <w:tcW w:w="0" w:type="auto"/>
                <w:gridSpan w:val="2"/>
                <w:vMerge/>
                <w:tcBorders>
                  <w:top w:val="single" w:sz="4" w:space="0" w:color="auto"/>
                  <w:left w:val="single" w:sz="4" w:space="0" w:color="auto"/>
                  <w:bottom w:val="nil"/>
                  <w:right w:val="single" w:sz="4" w:space="0" w:color="auto"/>
                </w:tcBorders>
                <w:vAlign w:val="center"/>
                <w:hideMark/>
              </w:tcPr>
            </w:tcPrChange>
          </w:tcPr>
          <w:p w14:paraId="364742A7" w14:textId="77777777" w:rsidR="00B053AF" w:rsidRPr="00B053AF" w:rsidRDefault="00B053AF">
            <w:pPr>
              <w:rPr>
                <w:ins w:id="41324" w:author="James Vu" w:date="2024-04-18T23:45:00Z"/>
                <w:sz w:val="22"/>
                <w:szCs w:val="22"/>
                <w:rPrChange w:id="41325" w:author="James Vu" w:date="2024-04-18T23:49:00Z">
                  <w:rPr>
                    <w:ins w:id="41326" w:author="James Vu" w:date="2024-04-18T23:45:00Z"/>
                    <w:color w:val="000000"/>
                  </w:rPr>
                </w:rPrChange>
              </w:rPr>
            </w:pPr>
          </w:p>
        </w:tc>
      </w:tr>
      <w:tr w:rsidR="00B053AF" w:rsidRPr="00B053AF" w14:paraId="14541653" w14:textId="77777777" w:rsidTr="003C02FF">
        <w:trPr>
          <w:trHeight w:val="340"/>
          <w:ins w:id="41327" w:author="James Vu" w:date="2024-04-18T23:45:00Z"/>
          <w:trPrChange w:id="41328" w:author="James Vu" w:date="2024-04-19T00:26:00Z">
            <w:trPr>
              <w:gridBefore w:val="1"/>
              <w:gridAfter w:val="0"/>
              <w:trHeight w:val="340"/>
            </w:trPr>
          </w:trPrChange>
        </w:trPr>
        <w:tc>
          <w:tcPr>
            <w:tcW w:w="0" w:type="auto"/>
            <w:shd w:val="clear" w:color="auto" w:fill="auto"/>
            <w:vAlign w:val="center"/>
            <w:hideMark/>
            <w:tcPrChange w:id="41329"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D00B3B9" w14:textId="77777777" w:rsidR="00B053AF" w:rsidRPr="00B053AF" w:rsidRDefault="00B053AF">
            <w:pPr>
              <w:jc w:val="center"/>
              <w:rPr>
                <w:ins w:id="41330" w:author="James Vu" w:date="2024-04-18T23:45:00Z"/>
                <w:sz w:val="22"/>
                <w:szCs w:val="22"/>
                <w:rPrChange w:id="41331" w:author="James Vu" w:date="2024-04-18T23:49:00Z">
                  <w:rPr>
                    <w:ins w:id="41332" w:author="James Vu" w:date="2024-04-18T23:45:00Z"/>
                    <w:color w:val="FF0000"/>
                  </w:rPr>
                </w:rPrChange>
              </w:rPr>
            </w:pPr>
            <w:ins w:id="41333" w:author="James Vu" w:date="2024-04-18T23:45:00Z">
              <w:r w:rsidRPr="00B053AF">
                <w:rPr>
                  <w:sz w:val="22"/>
                  <w:szCs w:val="22"/>
                  <w:rPrChange w:id="41334" w:author="James Vu" w:date="2024-04-18T23:49:00Z">
                    <w:rPr>
                      <w:color w:val="FF0000"/>
                    </w:rPr>
                  </w:rPrChange>
                </w:rPr>
                <w:lastRenderedPageBreak/>
                <w:t>1.3</w:t>
              </w:r>
            </w:ins>
          </w:p>
        </w:tc>
        <w:tc>
          <w:tcPr>
            <w:tcW w:w="0" w:type="auto"/>
            <w:shd w:val="clear" w:color="auto" w:fill="auto"/>
            <w:vAlign w:val="center"/>
            <w:hideMark/>
            <w:tcPrChange w:id="41335"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EFB7E8B" w14:textId="77777777" w:rsidR="00B053AF" w:rsidRPr="00B053AF" w:rsidRDefault="00B053AF">
            <w:pPr>
              <w:rPr>
                <w:ins w:id="41336" w:author="James Vu" w:date="2024-04-18T23:45:00Z"/>
                <w:sz w:val="22"/>
                <w:szCs w:val="22"/>
                <w:rPrChange w:id="41337" w:author="James Vu" w:date="2024-04-18T23:49:00Z">
                  <w:rPr>
                    <w:ins w:id="41338" w:author="James Vu" w:date="2024-04-18T23:45:00Z"/>
                    <w:color w:val="FF0000"/>
                  </w:rPr>
                </w:rPrChange>
              </w:rPr>
            </w:pPr>
            <w:ins w:id="41339" w:author="James Vu" w:date="2024-04-18T23:45:00Z">
              <w:r w:rsidRPr="00B053AF">
                <w:rPr>
                  <w:sz w:val="22"/>
                  <w:szCs w:val="22"/>
                  <w:rPrChange w:id="41340" w:author="James Vu" w:date="2024-04-18T23:49:00Z">
                    <w:rPr>
                      <w:color w:val="FF0000"/>
                    </w:rPr>
                  </w:rPrChange>
                </w:rPr>
                <w:t>Chi phí thực hiện khảo sát</w:t>
              </w:r>
            </w:ins>
          </w:p>
        </w:tc>
        <w:tc>
          <w:tcPr>
            <w:tcW w:w="0" w:type="auto"/>
            <w:shd w:val="clear" w:color="auto" w:fill="auto"/>
            <w:vAlign w:val="center"/>
            <w:hideMark/>
            <w:tcPrChange w:id="41341"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1329F7E" w14:textId="77777777" w:rsidR="00B053AF" w:rsidRPr="00B053AF" w:rsidRDefault="00B053AF">
            <w:pPr>
              <w:jc w:val="center"/>
              <w:rPr>
                <w:ins w:id="41342" w:author="James Vu" w:date="2024-04-18T23:45:00Z"/>
                <w:sz w:val="22"/>
                <w:szCs w:val="22"/>
                <w:rPrChange w:id="41343" w:author="James Vu" w:date="2024-04-18T23:49:00Z">
                  <w:rPr>
                    <w:ins w:id="41344" w:author="James Vu" w:date="2024-04-18T23:45:00Z"/>
                    <w:color w:val="FF0000"/>
                  </w:rPr>
                </w:rPrChange>
              </w:rPr>
            </w:pPr>
            <w:ins w:id="41345" w:author="James Vu" w:date="2024-04-18T23:45:00Z">
              <w:r w:rsidRPr="00B053AF">
                <w:rPr>
                  <w:sz w:val="22"/>
                  <w:szCs w:val="22"/>
                  <w:rPrChange w:id="41346" w:author="James Vu" w:date="2024-04-18T23:49:00Z">
                    <w:rPr>
                      <w:color w:val="FF0000"/>
                    </w:rPr>
                  </w:rPrChange>
                </w:rPr>
                <w:t>12 hạng mục</w:t>
              </w:r>
            </w:ins>
          </w:p>
        </w:tc>
        <w:tc>
          <w:tcPr>
            <w:tcW w:w="0" w:type="auto"/>
            <w:shd w:val="clear" w:color="auto" w:fill="auto"/>
            <w:vAlign w:val="center"/>
            <w:hideMark/>
            <w:tcPrChange w:id="4134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E1D8E7F" w14:textId="77777777" w:rsidR="00B053AF" w:rsidRPr="00B053AF" w:rsidRDefault="00B053AF">
            <w:pPr>
              <w:jc w:val="center"/>
              <w:rPr>
                <w:ins w:id="41348" w:author="James Vu" w:date="2024-04-18T23:45:00Z"/>
                <w:sz w:val="22"/>
                <w:szCs w:val="22"/>
                <w:rPrChange w:id="41349" w:author="James Vu" w:date="2024-04-18T23:49:00Z">
                  <w:rPr>
                    <w:ins w:id="41350" w:author="James Vu" w:date="2024-04-18T23:45:00Z"/>
                    <w:color w:val="FF0000"/>
                  </w:rPr>
                </w:rPrChange>
              </w:rPr>
            </w:pPr>
            <w:ins w:id="41351" w:author="James Vu" w:date="2024-04-18T23:45:00Z">
              <w:r w:rsidRPr="00B053AF">
                <w:rPr>
                  <w:sz w:val="22"/>
                  <w:szCs w:val="22"/>
                  <w:rPrChange w:id="41352" w:author="James Vu" w:date="2024-04-18T23:49:00Z">
                    <w:rPr>
                      <w:color w:val="FF0000"/>
                    </w:rPr>
                  </w:rPrChange>
                </w:rPr>
                <w:t> </w:t>
              </w:r>
            </w:ins>
          </w:p>
        </w:tc>
        <w:tc>
          <w:tcPr>
            <w:tcW w:w="0" w:type="auto"/>
            <w:shd w:val="clear" w:color="auto" w:fill="auto"/>
            <w:vAlign w:val="center"/>
            <w:hideMark/>
            <w:tcPrChange w:id="4135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EF0834A" w14:textId="77777777" w:rsidR="00B053AF" w:rsidRPr="00B053AF" w:rsidRDefault="00B053AF">
            <w:pPr>
              <w:jc w:val="center"/>
              <w:rPr>
                <w:ins w:id="41354" w:author="James Vu" w:date="2024-04-18T23:45:00Z"/>
                <w:sz w:val="22"/>
                <w:szCs w:val="22"/>
                <w:rPrChange w:id="41355" w:author="James Vu" w:date="2024-04-18T23:49:00Z">
                  <w:rPr>
                    <w:ins w:id="41356" w:author="James Vu" w:date="2024-04-18T23:45:00Z"/>
                    <w:color w:val="FF0000"/>
                  </w:rPr>
                </w:rPrChange>
              </w:rPr>
            </w:pPr>
            <w:ins w:id="41357" w:author="James Vu" w:date="2024-04-18T23:45:00Z">
              <w:r w:rsidRPr="00B053AF">
                <w:rPr>
                  <w:sz w:val="22"/>
                  <w:szCs w:val="22"/>
                  <w:rPrChange w:id="41358" w:author="James Vu" w:date="2024-04-18T23:49:00Z">
                    <w:rPr>
                      <w:color w:val="FF0000"/>
                    </w:rPr>
                  </w:rPrChange>
                </w:rPr>
                <w:t> </w:t>
              </w:r>
            </w:ins>
          </w:p>
        </w:tc>
        <w:tc>
          <w:tcPr>
            <w:tcW w:w="0" w:type="auto"/>
            <w:shd w:val="clear" w:color="auto" w:fill="auto"/>
            <w:vAlign w:val="center"/>
            <w:hideMark/>
            <w:tcPrChange w:id="4135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BE98FF7" w14:textId="77777777" w:rsidR="00B053AF" w:rsidRPr="00B053AF" w:rsidRDefault="00B053AF">
            <w:pPr>
              <w:jc w:val="right"/>
              <w:rPr>
                <w:ins w:id="41360" w:author="James Vu" w:date="2024-04-18T23:45:00Z"/>
                <w:sz w:val="22"/>
                <w:szCs w:val="22"/>
                <w:rPrChange w:id="41361" w:author="James Vu" w:date="2024-04-18T23:49:00Z">
                  <w:rPr>
                    <w:ins w:id="41362" w:author="James Vu" w:date="2024-04-18T23:45:00Z"/>
                    <w:color w:val="FF0000"/>
                  </w:rPr>
                </w:rPrChange>
              </w:rPr>
            </w:pPr>
            <w:ins w:id="41363" w:author="James Vu" w:date="2024-04-18T23:45:00Z">
              <w:r w:rsidRPr="00B053AF">
                <w:rPr>
                  <w:sz w:val="22"/>
                  <w:szCs w:val="22"/>
                  <w:rPrChange w:id="41364" w:author="James Vu" w:date="2024-04-18T23:49:00Z">
                    <w:rPr>
                      <w:color w:val="FF0000"/>
                    </w:rPr>
                  </w:rPrChange>
                </w:rPr>
                <w:t> </w:t>
              </w:r>
            </w:ins>
          </w:p>
        </w:tc>
        <w:tc>
          <w:tcPr>
            <w:tcW w:w="0" w:type="auto"/>
            <w:shd w:val="clear" w:color="auto" w:fill="auto"/>
            <w:vAlign w:val="center"/>
            <w:hideMark/>
            <w:tcPrChange w:id="41365"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A44C7A7" w14:textId="77777777" w:rsidR="00B053AF" w:rsidRPr="00B053AF" w:rsidRDefault="00B053AF">
            <w:pPr>
              <w:jc w:val="center"/>
              <w:rPr>
                <w:ins w:id="41366" w:author="James Vu" w:date="2024-04-18T23:45:00Z"/>
                <w:sz w:val="22"/>
                <w:szCs w:val="22"/>
                <w:rPrChange w:id="41367" w:author="James Vu" w:date="2024-04-18T23:49:00Z">
                  <w:rPr>
                    <w:ins w:id="41368" w:author="James Vu" w:date="2024-04-18T23:45:00Z"/>
                    <w:color w:val="FF0000"/>
                  </w:rPr>
                </w:rPrChange>
              </w:rPr>
            </w:pPr>
            <w:ins w:id="41369" w:author="James Vu" w:date="2024-04-18T23:45:00Z">
              <w:r w:rsidRPr="00B053AF">
                <w:rPr>
                  <w:sz w:val="22"/>
                  <w:szCs w:val="22"/>
                  <w:rPrChange w:id="41370" w:author="James Vu" w:date="2024-04-18T23:49:00Z">
                    <w:rPr>
                      <w:color w:val="FF0000"/>
                    </w:rPr>
                  </w:rPrChange>
                </w:rPr>
                <w:t> </w:t>
              </w:r>
            </w:ins>
          </w:p>
        </w:tc>
        <w:tc>
          <w:tcPr>
            <w:tcW w:w="0" w:type="auto"/>
            <w:shd w:val="clear" w:color="auto" w:fill="auto"/>
            <w:vAlign w:val="center"/>
            <w:hideMark/>
            <w:tcPrChange w:id="41371"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BAC321A" w14:textId="77777777" w:rsidR="00B053AF" w:rsidRPr="00B053AF" w:rsidRDefault="00B053AF">
            <w:pPr>
              <w:jc w:val="right"/>
              <w:rPr>
                <w:ins w:id="41372" w:author="James Vu" w:date="2024-04-18T23:45:00Z"/>
                <w:sz w:val="22"/>
                <w:szCs w:val="22"/>
                <w:rPrChange w:id="41373" w:author="James Vu" w:date="2024-04-18T23:49:00Z">
                  <w:rPr>
                    <w:ins w:id="41374" w:author="James Vu" w:date="2024-04-18T23:45:00Z"/>
                    <w:color w:val="000000"/>
                  </w:rPr>
                </w:rPrChange>
              </w:rPr>
            </w:pPr>
            <w:ins w:id="41375" w:author="James Vu" w:date="2024-04-18T23:45:00Z">
              <w:r w:rsidRPr="00B053AF">
                <w:rPr>
                  <w:sz w:val="22"/>
                  <w:szCs w:val="22"/>
                  <w:rPrChange w:id="41376" w:author="James Vu" w:date="2024-04-18T23:49:00Z">
                    <w:rPr>
                      <w:color w:val="000000"/>
                    </w:rPr>
                  </w:rPrChange>
                </w:rPr>
                <w:t>152.759.250</w:t>
              </w:r>
            </w:ins>
          </w:p>
        </w:tc>
        <w:tc>
          <w:tcPr>
            <w:tcW w:w="0" w:type="auto"/>
            <w:vMerge w:val="restart"/>
            <w:shd w:val="clear" w:color="auto" w:fill="auto"/>
            <w:vAlign w:val="center"/>
            <w:hideMark/>
            <w:tcPrChange w:id="41377" w:author="James Vu" w:date="2024-04-19T00:26:00Z">
              <w:tcPr>
                <w:tcW w:w="0" w:type="auto"/>
                <w:gridSpan w:val="2"/>
                <w:vMerge w:val="restart"/>
                <w:tcBorders>
                  <w:top w:val="single" w:sz="4" w:space="0" w:color="auto"/>
                  <w:left w:val="single" w:sz="4" w:space="0" w:color="auto"/>
                  <w:bottom w:val="nil"/>
                  <w:right w:val="single" w:sz="4" w:space="0" w:color="auto"/>
                </w:tcBorders>
                <w:shd w:val="clear" w:color="auto" w:fill="auto"/>
                <w:vAlign w:val="center"/>
                <w:hideMark/>
              </w:tcPr>
            </w:tcPrChange>
          </w:tcPr>
          <w:p w14:paraId="380AE085" w14:textId="77777777" w:rsidR="00B053AF" w:rsidRPr="00B053AF" w:rsidRDefault="00B053AF">
            <w:pPr>
              <w:jc w:val="center"/>
              <w:rPr>
                <w:ins w:id="41378" w:author="James Vu" w:date="2024-04-18T23:45:00Z"/>
                <w:i/>
                <w:iCs/>
                <w:sz w:val="22"/>
                <w:szCs w:val="22"/>
                <w:rPrChange w:id="41379" w:author="James Vu" w:date="2024-04-18T23:49:00Z">
                  <w:rPr>
                    <w:ins w:id="41380" w:author="James Vu" w:date="2024-04-18T23:45:00Z"/>
                    <w:i/>
                    <w:iCs/>
                    <w:color w:val="000000"/>
                  </w:rPr>
                </w:rPrChange>
              </w:rPr>
            </w:pPr>
            <w:ins w:id="41381" w:author="James Vu" w:date="2024-04-18T23:45:00Z">
              <w:r w:rsidRPr="00B053AF">
                <w:rPr>
                  <w:i/>
                  <w:iCs/>
                  <w:sz w:val="22"/>
                  <w:szCs w:val="22"/>
                  <w:rPrChange w:id="41382" w:author="James Vu" w:date="2024-04-18T23:49:00Z">
                    <w:rPr>
                      <w:i/>
                      <w:iCs/>
                      <w:color w:val="000000"/>
                    </w:rPr>
                  </w:rPrChange>
                </w:rPr>
                <w:t>Chi phí thực hiện khảo sát là chi phí thuê chuyên gia thực hiện khảo sát. Được xác định theo số lượng chuyên gia, thời gian làm việc của chuyên gia và tiền lương của chuyên gia.</w:t>
              </w:r>
              <w:r w:rsidRPr="00B053AF">
                <w:rPr>
                  <w:i/>
                  <w:iCs/>
                  <w:sz w:val="22"/>
                  <w:szCs w:val="22"/>
                  <w:rPrChange w:id="41383" w:author="James Vu" w:date="2024-04-18T23:49:00Z">
                    <w:rPr>
                      <w:i/>
                      <w:iCs/>
                      <w:color w:val="000000"/>
                    </w:rPr>
                  </w:rPrChange>
                </w:rPr>
                <w:br/>
                <w:t>Lương chuyên gia vận dụng theo Quyết định số 129/QĐ-BTTTT ngày 03/02/2022 (kỹ sư bậc 2)</w:t>
              </w:r>
            </w:ins>
          </w:p>
        </w:tc>
      </w:tr>
      <w:tr w:rsidR="00B053AF" w:rsidRPr="00B053AF" w14:paraId="5E58A8B4" w14:textId="77777777" w:rsidTr="003C02FF">
        <w:trPr>
          <w:trHeight w:val="1020"/>
          <w:ins w:id="41384" w:author="James Vu" w:date="2024-04-18T23:45:00Z"/>
          <w:trPrChange w:id="41385" w:author="James Vu" w:date="2024-04-19T00:26:00Z">
            <w:trPr>
              <w:gridBefore w:val="1"/>
              <w:gridAfter w:val="0"/>
              <w:trHeight w:val="1020"/>
            </w:trPr>
          </w:trPrChange>
        </w:trPr>
        <w:tc>
          <w:tcPr>
            <w:tcW w:w="0" w:type="auto"/>
            <w:shd w:val="clear" w:color="auto" w:fill="auto"/>
            <w:vAlign w:val="center"/>
            <w:hideMark/>
            <w:tcPrChange w:id="41386"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8E936FB" w14:textId="77777777" w:rsidR="00B053AF" w:rsidRPr="00B053AF" w:rsidRDefault="00B053AF">
            <w:pPr>
              <w:jc w:val="center"/>
              <w:rPr>
                <w:ins w:id="41387" w:author="James Vu" w:date="2024-04-18T23:45:00Z"/>
                <w:i/>
                <w:iCs/>
                <w:sz w:val="22"/>
                <w:szCs w:val="22"/>
                <w:rPrChange w:id="41388" w:author="James Vu" w:date="2024-04-18T23:49:00Z">
                  <w:rPr>
                    <w:ins w:id="41389" w:author="James Vu" w:date="2024-04-18T23:45:00Z"/>
                    <w:i/>
                    <w:iCs/>
                    <w:color w:val="FF0000"/>
                  </w:rPr>
                </w:rPrChange>
              </w:rPr>
            </w:pPr>
            <w:ins w:id="41390" w:author="James Vu" w:date="2024-04-18T23:45:00Z">
              <w:r w:rsidRPr="00B053AF">
                <w:rPr>
                  <w:i/>
                  <w:iCs/>
                  <w:sz w:val="22"/>
                  <w:szCs w:val="22"/>
                  <w:rPrChange w:id="41391" w:author="James Vu" w:date="2024-04-18T23:49:00Z">
                    <w:rPr>
                      <w:i/>
                      <w:iCs/>
                      <w:color w:val="FF0000"/>
                    </w:rPr>
                  </w:rPrChange>
                </w:rPr>
                <w:t>1</w:t>
              </w:r>
            </w:ins>
          </w:p>
        </w:tc>
        <w:tc>
          <w:tcPr>
            <w:tcW w:w="0" w:type="auto"/>
            <w:shd w:val="clear" w:color="auto" w:fill="auto"/>
            <w:vAlign w:val="center"/>
            <w:hideMark/>
            <w:tcPrChange w:id="4139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5EF2A4E" w14:textId="77777777" w:rsidR="00B053AF" w:rsidRPr="00B053AF" w:rsidRDefault="00B053AF">
            <w:pPr>
              <w:rPr>
                <w:ins w:id="41393" w:author="James Vu" w:date="2024-04-18T23:45:00Z"/>
                <w:i/>
                <w:iCs/>
                <w:sz w:val="22"/>
                <w:szCs w:val="22"/>
                <w:rPrChange w:id="41394" w:author="James Vu" w:date="2024-04-18T23:49:00Z">
                  <w:rPr>
                    <w:ins w:id="41395" w:author="James Vu" w:date="2024-04-18T23:45:00Z"/>
                    <w:i/>
                    <w:iCs/>
                    <w:color w:val="FF0000"/>
                  </w:rPr>
                </w:rPrChange>
              </w:rPr>
            </w:pPr>
            <w:ins w:id="41396" w:author="James Vu" w:date="2024-04-18T23:45:00Z">
              <w:r w:rsidRPr="00B053AF">
                <w:rPr>
                  <w:i/>
                  <w:iCs/>
                  <w:sz w:val="22"/>
                  <w:szCs w:val="22"/>
                  <w:rPrChange w:id="41397" w:author="James Vu" w:date="2024-04-18T23:49:00Z">
                    <w:rPr>
                      <w:i/>
                      <w:iCs/>
                      <w:color w:val="FF0000"/>
                    </w:rPr>
                  </w:rPrChange>
                </w:rPr>
                <w:t> </w:t>
              </w:r>
            </w:ins>
          </w:p>
        </w:tc>
        <w:tc>
          <w:tcPr>
            <w:tcW w:w="0" w:type="auto"/>
            <w:shd w:val="clear" w:color="auto" w:fill="auto"/>
            <w:vAlign w:val="center"/>
            <w:hideMark/>
            <w:tcPrChange w:id="4139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6336B432" w14:textId="77777777" w:rsidR="00B053AF" w:rsidRPr="00B053AF" w:rsidRDefault="00B053AF">
            <w:pPr>
              <w:jc w:val="center"/>
              <w:rPr>
                <w:ins w:id="41399" w:author="James Vu" w:date="2024-04-18T23:45:00Z"/>
                <w:i/>
                <w:iCs/>
                <w:sz w:val="22"/>
                <w:szCs w:val="22"/>
                <w:rPrChange w:id="41400" w:author="James Vu" w:date="2024-04-18T23:49:00Z">
                  <w:rPr>
                    <w:ins w:id="41401" w:author="James Vu" w:date="2024-04-18T23:45:00Z"/>
                    <w:i/>
                    <w:iCs/>
                    <w:color w:val="FF0000"/>
                  </w:rPr>
                </w:rPrChange>
              </w:rPr>
            </w:pPr>
            <w:ins w:id="41402" w:author="James Vu" w:date="2024-04-18T23:45:00Z">
              <w:r w:rsidRPr="00B053AF">
                <w:rPr>
                  <w:i/>
                  <w:iCs/>
                  <w:sz w:val="22"/>
                  <w:szCs w:val="22"/>
                  <w:rPrChange w:id="41403" w:author="James Vu" w:date="2024-04-18T23:49:00Z">
                    <w:rPr>
                      <w:i/>
                      <w:iCs/>
                      <w:color w:val="FF0000"/>
                    </w:rPr>
                  </w:rPrChange>
                </w:rPr>
                <w:t>Khảo sát hạng mục phần mềm: Xây dựng Cổng dữ liệu Nông nghiệp tỉnh Khánh Hòa (Giai đoạn 1)</w:t>
              </w:r>
            </w:ins>
          </w:p>
        </w:tc>
        <w:tc>
          <w:tcPr>
            <w:tcW w:w="0" w:type="auto"/>
            <w:shd w:val="clear" w:color="auto" w:fill="auto"/>
            <w:vAlign w:val="center"/>
            <w:hideMark/>
            <w:tcPrChange w:id="4140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4ABD567" w14:textId="77777777" w:rsidR="00B053AF" w:rsidRPr="00B053AF" w:rsidRDefault="00B053AF">
            <w:pPr>
              <w:jc w:val="center"/>
              <w:rPr>
                <w:ins w:id="41405" w:author="James Vu" w:date="2024-04-18T23:45:00Z"/>
                <w:i/>
                <w:iCs/>
                <w:sz w:val="22"/>
                <w:szCs w:val="22"/>
                <w:rPrChange w:id="41406" w:author="James Vu" w:date="2024-04-18T23:49:00Z">
                  <w:rPr>
                    <w:ins w:id="41407" w:author="James Vu" w:date="2024-04-18T23:45:00Z"/>
                    <w:i/>
                    <w:iCs/>
                    <w:color w:val="FF0000"/>
                  </w:rPr>
                </w:rPrChange>
              </w:rPr>
            </w:pPr>
            <w:ins w:id="41408" w:author="James Vu" w:date="2024-04-18T23:45:00Z">
              <w:r w:rsidRPr="00B053AF">
                <w:rPr>
                  <w:i/>
                  <w:iCs/>
                  <w:sz w:val="22"/>
                  <w:szCs w:val="22"/>
                  <w:rPrChange w:id="41409" w:author="James Vu" w:date="2024-04-18T23:49:00Z">
                    <w:rPr>
                      <w:i/>
                      <w:iCs/>
                      <w:color w:val="FF0000"/>
                    </w:rPr>
                  </w:rPrChange>
                </w:rPr>
                <w:t>3</w:t>
              </w:r>
            </w:ins>
          </w:p>
        </w:tc>
        <w:tc>
          <w:tcPr>
            <w:tcW w:w="0" w:type="auto"/>
            <w:shd w:val="clear" w:color="auto" w:fill="auto"/>
            <w:vAlign w:val="center"/>
            <w:hideMark/>
            <w:tcPrChange w:id="4141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F26B832" w14:textId="77777777" w:rsidR="00B053AF" w:rsidRPr="00B053AF" w:rsidRDefault="00B053AF">
            <w:pPr>
              <w:jc w:val="center"/>
              <w:rPr>
                <w:ins w:id="41411" w:author="James Vu" w:date="2024-04-18T23:45:00Z"/>
                <w:i/>
                <w:iCs/>
                <w:sz w:val="22"/>
                <w:szCs w:val="22"/>
                <w:rPrChange w:id="41412" w:author="James Vu" w:date="2024-04-18T23:49:00Z">
                  <w:rPr>
                    <w:ins w:id="41413" w:author="James Vu" w:date="2024-04-18T23:45:00Z"/>
                    <w:i/>
                    <w:iCs/>
                    <w:color w:val="FF0000"/>
                  </w:rPr>
                </w:rPrChange>
              </w:rPr>
            </w:pPr>
            <w:ins w:id="41414" w:author="James Vu" w:date="2024-04-18T23:45:00Z">
              <w:r w:rsidRPr="00B053AF">
                <w:rPr>
                  <w:i/>
                  <w:iCs/>
                  <w:sz w:val="22"/>
                  <w:szCs w:val="22"/>
                  <w:rPrChange w:id="41415" w:author="James Vu" w:date="2024-04-18T23:49:00Z">
                    <w:rPr>
                      <w:i/>
                      <w:iCs/>
                      <w:color w:val="FF0000"/>
                    </w:rPr>
                  </w:rPrChange>
                </w:rPr>
                <w:t>Người</w:t>
              </w:r>
            </w:ins>
          </w:p>
        </w:tc>
        <w:tc>
          <w:tcPr>
            <w:tcW w:w="0" w:type="auto"/>
            <w:shd w:val="clear" w:color="auto" w:fill="auto"/>
            <w:vAlign w:val="center"/>
            <w:hideMark/>
            <w:tcPrChange w:id="4141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B751F98" w14:textId="77777777" w:rsidR="00B053AF" w:rsidRPr="00B053AF" w:rsidRDefault="00B053AF">
            <w:pPr>
              <w:jc w:val="right"/>
              <w:rPr>
                <w:ins w:id="41417" w:author="James Vu" w:date="2024-04-18T23:45:00Z"/>
                <w:i/>
                <w:iCs/>
                <w:sz w:val="22"/>
                <w:szCs w:val="22"/>
                <w:rPrChange w:id="41418" w:author="James Vu" w:date="2024-04-18T23:49:00Z">
                  <w:rPr>
                    <w:ins w:id="41419" w:author="James Vu" w:date="2024-04-18T23:45:00Z"/>
                    <w:i/>
                    <w:iCs/>
                    <w:color w:val="FF0000"/>
                  </w:rPr>
                </w:rPrChange>
              </w:rPr>
            </w:pPr>
            <w:ins w:id="41420" w:author="James Vu" w:date="2024-04-18T23:45:00Z">
              <w:r w:rsidRPr="00B053AF">
                <w:rPr>
                  <w:i/>
                  <w:iCs/>
                  <w:sz w:val="22"/>
                  <w:szCs w:val="22"/>
                  <w:rPrChange w:id="41421" w:author="James Vu" w:date="2024-04-18T23:49:00Z">
                    <w:rPr>
                      <w:i/>
                      <w:iCs/>
                      <w:color w:val="FF0000"/>
                    </w:rPr>
                  </w:rPrChange>
                </w:rPr>
                <w:t>391.690</w:t>
              </w:r>
            </w:ins>
          </w:p>
        </w:tc>
        <w:tc>
          <w:tcPr>
            <w:tcW w:w="0" w:type="auto"/>
            <w:shd w:val="clear" w:color="auto" w:fill="auto"/>
            <w:vAlign w:val="center"/>
            <w:hideMark/>
            <w:tcPrChange w:id="4142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749E45C" w14:textId="77777777" w:rsidR="00B053AF" w:rsidRPr="00B053AF" w:rsidRDefault="00B053AF">
            <w:pPr>
              <w:jc w:val="center"/>
              <w:rPr>
                <w:ins w:id="41423" w:author="James Vu" w:date="2024-04-18T23:45:00Z"/>
                <w:i/>
                <w:iCs/>
                <w:sz w:val="22"/>
                <w:szCs w:val="22"/>
                <w:rPrChange w:id="41424" w:author="James Vu" w:date="2024-04-18T23:49:00Z">
                  <w:rPr>
                    <w:ins w:id="41425" w:author="James Vu" w:date="2024-04-18T23:45:00Z"/>
                    <w:i/>
                    <w:iCs/>
                    <w:color w:val="FF0000"/>
                  </w:rPr>
                </w:rPrChange>
              </w:rPr>
            </w:pPr>
            <w:ins w:id="41426" w:author="James Vu" w:date="2024-04-18T23:45:00Z">
              <w:r w:rsidRPr="00B053AF">
                <w:rPr>
                  <w:i/>
                  <w:iCs/>
                  <w:sz w:val="22"/>
                  <w:szCs w:val="22"/>
                  <w:rPrChange w:id="41427" w:author="James Vu" w:date="2024-04-18T23:49:00Z">
                    <w:rPr>
                      <w:i/>
                      <w:iCs/>
                      <w:color w:val="FF0000"/>
                    </w:rPr>
                  </w:rPrChange>
                </w:rPr>
                <w:t>10</w:t>
              </w:r>
            </w:ins>
          </w:p>
        </w:tc>
        <w:tc>
          <w:tcPr>
            <w:tcW w:w="0" w:type="auto"/>
            <w:shd w:val="clear" w:color="auto" w:fill="auto"/>
            <w:vAlign w:val="center"/>
            <w:hideMark/>
            <w:tcPrChange w:id="4142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8CA649B" w14:textId="77777777" w:rsidR="00B053AF" w:rsidRPr="00B053AF" w:rsidRDefault="00B053AF">
            <w:pPr>
              <w:jc w:val="right"/>
              <w:rPr>
                <w:ins w:id="41429" w:author="James Vu" w:date="2024-04-18T23:45:00Z"/>
                <w:i/>
                <w:iCs/>
                <w:sz w:val="22"/>
                <w:szCs w:val="22"/>
                <w:rPrChange w:id="41430" w:author="James Vu" w:date="2024-04-18T23:49:00Z">
                  <w:rPr>
                    <w:ins w:id="41431" w:author="James Vu" w:date="2024-04-18T23:45:00Z"/>
                    <w:i/>
                    <w:iCs/>
                    <w:color w:val="FF0000"/>
                  </w:rPr>
                </w:rPrChange>
              </w:rPr>
            </w:pPr>
            <w:ins w:id="41432" w:author="James Vu" w:date="2024-04-18T23:45:00Z">
              <w:r w:rsidRPr="00B053AF">
                <w:rPr>
                  <w:i/>
                  <w:iCs/>
                  <w:sz w:val="22"/>
                  <w:szCs w:val="22"/>
                  <w:rPrChange w:id="41433" w:author="James Vu" w:date="2024-04-18T23:49:00Z">
                    <w:rPr>
                      <w:i/>
                      <w:iCs/>
                      <w:color w:val="FF0000"/>
                    </w:rPr>
                  </w:rPrChange>
                </w:rPr>
                <w:t>11.750.712</w:t>
              </w:r>
            </w:ins>
          </w:p>
        </w:tc>
        <w:tc>
          <w:tcPr>
            <w:tcW w:w="0" w:type="auto"/>
            <w:vMerge/>
            <w:shd w:val="clear" w:color="auto" w:fill="auto"/>
            <w:vAlign w:val="center"/>
            <w:hideMark/>
            <w:tcPrChange w:id="41434" w:author="James Vu" w:date="2024-04-19T00:26:00Z">
              <w:tcPr>
                <w:tcW w:w="0" w:type="auto"/>
                <w:gridSpan w:val="2"/>
                <w:vMerge/>
                <w:tcBorders>
                  <w:top w:val="single" w:sz="4" w:space="0" w:color="auto"/>
                  <w:left w:val="single" w:sz="4" w:space="0" w:color="auto"/>
                  <w:bottom w:val="nil"/>
                  <w:right w:val="single" w:sz="4" w:space="0" w:color="auto"/>
                </w:tcBorders>
                <w:vAlign w:val="center"/>
                <w:hideMark/>
              </w:tcPr>
            </w:tcPrChange>
          </w:tcPr>
          <w:p w14:paraId="77825736" w14:textId="77777777" w:rsidR="00B053AF" w:rsidRPr="00B053AF" w:rsidRDefault="00B053AF">
            <w:pPr>
              <w:rPr>
                <w:ins w:id="41435" w:author="James Vu" w:date="2024-04-18T23:45:00Z"/>
                <w:i/>
                <w:iCs/>
                <w:sz w:val="22"/>
                <w:szCs w:val="22"/>
                <w:rPrChange w:id="41436" w:author="James Vu" w:date="2024-04-18T23:49:00Z">
                  <w:rPr>
                    <w:ins w:id="41437" w:author="James Vu" w:date="2024-04-18T23:45:00Z"/>
                    <w:i/>
                    <w:iCs/>
                    <w:color w:val="000000"/>
                  </w:rPr>
                </w:rPrChange>
              </w:rPr>
            </w:pPr>
          </w:p>
        </w:tc>
      </w:tr>
      <w:tr w:rsidR="00B053AF" w:rsidRPr="00B053AF" w14:paraId="5F5E0923" w14:textId="77777777" w:rsidTr="003C02FF">
        <w:trPr>
          <w:trHeight w:val="1020"/>
          <w:ins w:id="41438" w:author="James Vu" w:date="2024-04-18T23:45:00Z"/>
          <w:trPrChange w:id="41439" w:author="James Vu" w:date="2024-04-19T00:26:00Z">
            <w:trPr>
              <w:gridBefore w:val="1"/>
              <w:gridAfter w:val="0"/>
              <w:trHeight w:val="1020"/>
            </w:trPr>
          </w:trPrChange>
        </w:trPr>
        <w:tc>
          <w:tcPr>
            <w:tcW w:w="0" w:type="auto"/>
            <w:shd w:val="clear" w:color="auto" w:fill="auto"/>
            <w:vAlign w:val="center"/>
            <w:hideMark/>
            <w:tcPrChange w:id="41440"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A4CE56C" w14:textId="77777777" w:rsidR="00B053AF" w:rsidRPr="00B053AF" w:rsidRDefault="00B053AF">
            <w:pPr>
              <w:jc w:val="center"/>
              <w:rPr>
                <w:ins w:id="41441" w:author="James Vu" w:date="2024-04-18T23:45:00Z"/>
                <w:i/>
                <w:iCs/>
                <w:sz w:val="22"/>
                <w:szCs w:val="22"/>
                <w:rPrChange w:id="41442" w:author="James Vu" w:date="2024-04-18T23:49:00Z">
                  <w:rPr>
                    <w:ins w:id="41443" w:author="James Vu" w:date="2024-04-18T23:45:00Z"/>
                    <w:i/>
                    <w:iCs/>
                    <w:color w:val="FF0000"/>
                  </w:rPr>
                </w:rPrChange>
              </w:rPr>
            </w:pPr>
            <w:ins w:id="41444" w:author="James Vu" w:date="2024-04-18T23:45:00Z">
              <w:r w:rsidRPr="00B053AF">
                <w:rPr>
                  <w:i/>
                  <w:iCs/>
                  <w:sz w:val="22"/>
                  <w:szCs w:val="22"/>
                  <w:rPrChange w:id="41445" w:author="James Vu" w:date="2024-04-18T23:49:00Z">
                    <w:rPr>
                      <w:i/>
                      <w:iCs/>
                      <w:color w:val="FF0000"/>
                    </w:rPr>
                  </w:rPrChange>
                </w:rPr>
                <w:t>2</w:t>
              </w:r>
            </w:ins>
          </w:p>
        </w:tc>
        <w:tc>
          <w:tcPr>
            <w:tcW w:w="0" w:type="auto"/>
            <w:shd w:val="clear" w:color="auto" w:fill="auto"/>
            <w:vAlign w:val="center"/>
            <w:hideMark/>
            <w:tcPrChange w:id="4144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30A2684" w14:textId="77777777" w:rsidR="00B053AF" w:rsidRPr="00B053AF" w:rsidRDefault="00B053AF">
            <w:pPr>
              <w:rPr>
                <w:ins w:id="41447" w:author="James Vu" w:date="2024-04-18T23:45:00Z"/>
                <w:i/>
                <w:iCs/>
                <w:sz w:val="22"/>
                <w:szCs w:val="22"/>
                <w:rPrChange w:id="41448" w:author="James Vu" w:date="2024-04-18T23:49:00Z">
                  <w:rPr>
                    <w:ins w:id="41449" w:author="James Vu" w:date="2024-04-18T23:45:00Z"/>
                    <w:i/>
                    <w:iCs/>
                    <w:color w:val="FF0000"/>
                  </w:rPr>
                </w:rPrChange>
              </w:rPr>
            </w:pPr>
            <w:ins w:id="41450" w:author="James Vu" w:date="2024-04-18T23:45:00Z">
              <w:r w:rsidRPr="00B053AF">
                <w:rPr>
                  <w:i/>
                  <w:iCs/>
                  <w:sz w:val="22"/>
                  <w:szCs w:val="22"/>
                  <w:rPrChange w:id="41451" w:author="James Vu" w:date="2024-04-18T23:49:00Z">
                    <w:rPr>
                      <w:i/>
                      <w:iCs/>
                      <w:color w:val="FF0000"/>
                    </w:rPr>
                  </w:rPrChange>
                </w:rPr>
                <w:t> </w:t>
              </w:r>
            </w:ins>
          </w:p>
        </w:tc>
        <w:tc>
          <w:tcPr>
            <w:tcW w:w="0" w:type="auto"/>
            <w:shd w:val="clear" w:color="auto" w:fill="auto"/>
            <w:vAlign w:val="center"/>
            <w:hideMark/>
            <w:tcPrChange w:id="4145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77747E53" w14:textId="77777777" w:rsidR="00B053AF" w:rsidRPr="00B053AF" w:rsidRDefault="00B053AF">
            <w:pPr>
              <w:jc w:val="center"/>
              <w:rPr>
                <w:ins w:id="41453" w:author="James Vu" w:date="2024-04-18T23:45:00Z"/>
                <w:i/>
                <w:iCs/>
                <w:sz w:val="22"/>
                <w:szCs w:val="22"/>
                <w:rPrChange w:id="41454" w:author="James Vu" w:date="2024-04-18T23:49:00Z">
                  <w:rPr>
                    <w:ins w:id="41455" w:author="James Vu" w:date="2024-04-18T23:45:00Z"/>
                    <w:i/>
                    <w:iCs/>
                    <w:color w:val="FF0000"/>
                  </w:rPr>
                </w:rPrChange>
              </w:rPr>
            </w:pPr>
            <w:ins w:id="41456" w:author="James Vu" w:date="2024-04-18T23:45:00Z">
              <w:r w:rsidRPr="00B053AF">
                <w:rPr>
                  <w:i/>
                  <w:iCs/>
                  <w:sz w:val="22"/>
                  <w:szCs w:val="22"/>
                  <w:rPrChange w:id="41457" w:author="James Vu" w:date="2024-04-18T23:49:00Z">
                    <w:rPr>
                      <w:i/>
                      <w:iCs/>
                      <w:color w:val="FF0000"/>
                    </w:rPr>
                  </w:rPrChange>
                </w:rPr>
                <w:t>Khảo sát hạng mục phần mềm: Xây dựng Hệ thống trục dữ liệu Nông nghiệp tỉnh Khánh hòa (Giai đoạn 1)</w:t>
              </w:r>
            </w:ins>
          </w:p>
        </w:tc>
        <w:tc>
          <w:tcPr>
            <w:tcW w:w="0" w:type="auto"/>
            <w:shd w:val="clear" w:color="auto" w:fill="auto"/>
            <w:vAlign w:val="center"/>
            <w:hideMark/>
            <w:tcPrChange w:id="4145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B1F3754" w14:textId="77777777" w:rsidR="00B053AF" w:rsidRPr="00B053AF" w:rsidRDefault="00B053AF">
            <w:pPr>
              <w:jc w:val="center"/>
              <w:rPr>
                <w:ins w:id="41459" w:author="James Vu" w:date="2024-04-18T23:45:00Z"/>
                <w:i/>
                <w:iCs/>
                <w:sz w:val="22"/>
                <w:szCs w:val="22"/>
                <w:rPrChange w:id="41460" w:author="James Vu" w:date="2024-04-18T23:49:00Z">
                  <w:rPr>
                    <w:ins w:id="41461" w:author="James Vu" w:date="2024-04-18T23:45:00Z"/>
                    <w:i/>
                    <w:iCs/>
                    <w:color w:val="FF0000"/>
                  </w:rPr>
                </w:rPrChange>
              </w:rPr>
            </w:pPr>
            <w:ins w:id="41462" w:author="James Vu" w:date="2024-04-18T23:45:00Z">
              <w:r w:rsidRPr="00B053AF">
                <w:rPr>
                  <w:i/>
                  <w:iCs/>
                  <w:sz w:val="22"/>
                  <w:szCs w:val="22"/>
                  <w:rPrChange w:id="41463" w:author="James Vu" w:date="2024-04-18T23:49:00Z">
                    <w:rPr>
                      <w:i/>
                      <w:iCs/>
                      <w:color w:val="FF0000"/>
                    </w:rPr>
                  </w:rPrChange>
                </w:rPr>
                <w:t>3</w:t>
              </w:r>
            </w:ins>
          </w:p>
        </w:tc>
        <w:tc>
          <w:tcPr>
            <w:tcW w:w="0" w:type="auto"/>
            <w:shd w:val="clear" w:color="auto" w:fill="auto"/>
            <w:vAlign w:val="center"/>
            <w:hideMark/>
            <w:tcPrChange w:id="4146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79A710E" w14:textId="77777777" w:rsidR="00B053AF" w:rsidRPr="00B053AF" w:rsidRDefault="00B053AF">
            <w:pPr>
              <w:jc w:val="center"/>
              <w:rPr>
                <w:ins w:id="41465" w:author="James Vu" w:date="2024-04-18T23:45:00Z"/>
                <w:i/>
                <w:iCs/>
                <w:sz w:val="22"/>
                <w:szCs w:val="22"/>
                <w:rPrChange w:id="41466" w:author="James Vu" w:date="2024-04-18T23:49:00Z">
                  <w:rPr>
                    <w:ins w:id="41467" w:author="James Vu" w:date="2024-04-18T23:45:00Z"/>
                    <w:i/>
                    <w:iCs/>
                    <w:color w:val="FF0000"/>
                  </w:rPr>
                </w:rPrChange>
              </w:rPr>
            </w:pPr>
            <w:ins w:id="41468" w:author="James Vu" w:date="2024-04-18T23:45:00Z">
              <w:r w:rsidRPr="00B053AF">
                <w:rPr>
                  <w:i/>
                  <w:iCs/>
                  <w:sz w:val="22"/>
                  <w:szCs w:val="22"/>
                  <w:rPrChange w:id="41469" w:author="James Vu" w:date="2024-04-18T23:49:00Z">
                    <w:rPr>
                      <w:i/>
                      <w:iCs/>
                      <w:color w:val="FF0000"/>
                    </w:rPr>
                  </w:rPrChange>
                </w:rPr>
                <w:t>Người</w:t>
              </w:r>
            </w:ins>
          </w:p>
        </w:tc>
        <w:tc>
          <w:tcPr>
            <w:tcW w:w="0" w:type="auto"/>
            <w:shd w:val="clear" w:color="auto" w:fill="auto"/>
            <w:vAlign w:val="center"/>
            <w:hideMark/>
            <w:tcPrChange w:id="4147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AEFC9E7" w14:textId="77777777" w:rsidR="00B053AF" w:rsidRPr="00B053AF" w:rsidRDefault="00B053AF">
            <w:pPr>
              <w:jc w:val="right"/>
              <w:rPr>
                <w:ins w:id="41471" w:author="James Vu" w:date="2024-04-18T23:45:00Z"/>
                <w:i/>
                <w:iCs/>
                <w:sz w:val="22"/>
                <w:szCs w:val="22"/>
                <w:rPrChange w:id="41472" w:author="James Vu" w:date="2024-04-18T23:49:00Z">
                  <w:rPr>
                    <w:ins w:id="41473" w:author="James Vu" w:date="2024-04-18T23:45:00Z"/>
                    <w:i/>
                    <w:iCs/>
                    <w:color w:val="FF0000"/>
                  </w:rPr>
                </w:rPrChange>
              </w:rPr>
            </w:pPr>
            <w:ins w:id="41474" w:author="James Vu" w:date="2024-04-18T23:45:00Z">
              <w:r w:rsidRPr="00B053AF">
                <w:rPr>
                  <w:i/>
                  <w:iCs/>
                  <w:sz w:val="22"/>
                  <w:szCs w:val="22"/>
                  <w:rPrChange w:id="41475" w:author="James Vu" w:date="2024-04-18T23:49:00Z">
                    <w:rPr>
                      <w:i/>
                      <w:iCs/>
                      <w:color w:val="FF0000"/>
                    </w:rPr>
                  </w:rPrChange>
                </w:rPr>
                <w:t>391.690</w:t>
              </w:r>
            </w:ins>
          </w:p>
        </w:tc>
        <w:tc>
          <w:tcPr>
            <w:tcW w:w="0" w:type="auto"/>
            <w:shd w:val="clear" w:color="auto" w:fill="auto"/>
            <w:vAlign w:val="center"/>
            <w:hideMark/>
            <w:tcPrChange w:id="4147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C217603" w14:textId="77777777" w:rsidR="00B053AF" w:rsidRPr="00B053AF" w:rsidRDefault="00B053AF">
            <w:pPr>
              <w:jc w:val="center"/>
              <w:rPr>
                <w:ins w:id="41477" w:author="James Vu" w:date="2024-04-18T23:45:00Z"/>
                <w:i/>
                <w:iCs/>
                <w:sz w:val="22"/>
                <w:szCs w:val="22"/>
                <w:rPrChange w:id="41478" w:author="James Vu" w:date="2024-04-18T23:49:00Z">
                  <w:rPr>
                    <w:ins w:id="41479" w:author="James Vu" w:date="2024-04-18T23:45:00Z"/>
                    <w:i/>
                    <w:iCs/>
                    <w:color w:val="FF0000"/>
                  </w:rPr>
                </w:rPrChange>
              </w:rPr>
            </w:pPr>
            <w:ins w:id="41480" w:author="James Vu" w:date="2024-04-18T23:45:00Z">
              <w:r w:rsidRPr="00B053AF">
                <w:rPr>
                  <w:i/>
                  <w:iCs/>
                  <w:sz w:val="22"/>
                  <w:szCs w:val="22"/>
                  <w:rPrChange w:id="41481" w:author="James Vu" w:date="2024-04-18T23:49:00Z">
                    <w:rPr>
                      <w:i/>
                      <w:iCs/>
                      <w:color w:val="FF0000"/>
                    </w:rPr>
                  </w:rPrChange>
                </w:rPr>
                <w:t>10</w:t>
              </w:r>
            </w:ins>
          </w:p>
        </w:tc>
        <w:tc>
          <w:tcPr>
            <w:tcW w:w="0" w:type="auto"/>
            <w:shd w:val="clear" w:color="auto" w:fill="auto"/>
            <w:vAlign w:val="center"/>
            <w:hideMark/>
            <w:tcPrChange w:id="4148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AB93BC9" w14:textId="77777777" w:rsidR="00B053AF" w:rsidRPr="00B053AF" w:rsidRDefault="00B053AF">
            <w:pPr>
              <w:jc w:val="right"/>
              <w:rPr>
                <w:ins w:id="41483" w:author="James Vu" w:date="2024-04-18T23:45:00Z"/>
                <w:i/>
                <w:iCs/>
                <w:sz w:val="22"/>
                <w:szCs w:val="22"/>
                <w:rPrChange w:id="41484" w:author="James Vu" w:date="2024-04-18T23:49:00Z">
                  <w:rPr>
                    <w:ins w:id="41485" w:author="James Vu" w:date="2024-04-18T23:45:00Z"/>
                    <w:i/>
                    <w:iCs/>
                    <w:color w:val="FF0000"/>
                  </w:rPr>
                </w:rPrChange>
              </w:rPr>
            </w:pPr>
            <w:ins w:id="41486" w:author="James Vu" w:date="2024-04-18T23:45:00Z">
              <w:r w:rsidRPr="00B053AF">
                <w:rPr>
                  <w:i/>
                  <w:iCs/>
                  <w:sz w:val="22"/>
                  <w:szCs w:val="22"/>
                  <w:rPrChange w:id="41487" w:author="James Vu" w:date="2024-04-18T23:49:00Z">
                    <w:rPr>
                      <w:i/>
                      <w:iCs/>
                      <w:color w:val="FF0000"/>
                    </w:rPr>
                  </w:rPrChange>
                </w:rPr>
                <w:t>11.750.712</w:t>
              </w:r>
            </w:ins>
          </w:p>
        </w:tc>
        <w:tc>
          <w:tcPr>
            <w:tcW w:w="0" w:type="auto"/>
            <w:vMerge/>
            <w:shd w:val="clear" w:color="auto" w:fill="auto"/>
            <w:vAlign w:val="center"/>
            <w:hideMark/>
            <w:tcPrChange w:id="41488" w:author="James Vu" w:date="2024-04-19T00:26:00Z">
              <w:tcPr>
                <w:tcW w:w="0" w:type="auto"/>
                <w:gridSpan w:val="2"/>
                <w:vMerge/>
                <w:tcBorders>
                  <w:top w:val="single" w:sz="4" w:space="0" w:color="auto"/>
                  <w:left w:val="single" w:sz="4" w:space="0" w:color="auto"/>
                  <w:bottom w:val="nil"/>
                  <w:right w:val="single" w:sz="4" w:space="0" w:color="auto"/>
                </w:tcBorders>
                <w:vAlign w:val="center"/>
                <w:hideMark/>
              </w:tcPr>
            </w:tcPrChange>
          </w:tcPr>
          <w:p w14:paraId="0F37810A" w14:textId="77777777" w:rsidR="00B053AF" w:rsidRPr="00B053AF" w:rsidRDefault="00B053AF">
            <w:pPr>
              <w:rPr>
                <w:ins w:id="41489" w:author="James Vu" w:date="2024-04-18T23:45:00Z"/>
                <w:i/>
                <w:iCs/>
                <w:sz w:val="22"/>
                <w:szCs w:val="22"/>
                <w:rPrChange w:id="41490" w:author="James Vu" w:date="2024-04-18T23:49:00Z">
                  <w:rPr>
                    <w:ins w:id="41491" w:author="James Vu" w:date="2024-04-18T23:45:00Z"/>
                    <w:i/>
                    <w:iCs/>
                    <w:color w:val="000000"/>
                  </w:rPr>
                </w:rPrChange>
              </w:rPr>
            </w:pPr>
          </w:p>
        </w:tc>
      </w:tr>
      <w:tr w:rsidR="00B053AF" w:rsidRPr="00B053AF" w14:paraId="1A7B24C1" w14:textId="77777777" w:rsidTr="003C02FF">
        <w:trPr>
          <w:trHeight w:val="1360"/>
          <w:ins w:id="41492" w:author="James Vu" w:date="2024-04-18T23:45:00Z"/>
          <w:trPrChange w:id="41493" w:author="James Vu" w:date="2024-04-19T00:26:00Z">
            <w:trPr>
              <w:gridBefore w:val="1"/>
              <w:gridAfter w:val="0"/>
              <w:trHeight w:val="1360"/>
            </w:trPr>
          </w:trPrChange>
        </w:trPr>
        <w:tc>
          <w:tcPr>
            <w:tcW w:w="0" w:type="auto"/>
            <w:shd w:val="clear" w:color="auto" w:fill="auto"/>
            <w:vAlign w:val="center"/>
            <w:hideMark/>
            <w:tcPrChange w:id="41494"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5917FDF" w14:textId="77777777" w:rsidR="00B053AF" w:rsidRPr="00B053AF" w:rsidRDefault="00B053AF">
            <w:pPr>
              <w:jc w:val="center"/>
              <w:rPr>
                <w:ins w:id="41495" w:author="James Vu" w:date="2024-04-18T23:45:00Z"/>
                <w:i/>
                <w:iCs/>
                <w:sz w:val="22"/>
                <w:szCs w:val="22"/>
                <w:rPrChange w:id="41496" w:author="James Vu" w:date="2024-04-18T23:49:00Z">
                  <w:rPr>
                    <w:ins w:id="41497" w:author="James Vu" w:date="2024-04-18T23:45:00Z"/>
                    <w:i/>
                    <w:iCs/>
                    <w:color w:val="FF0000"/>
                  </w:rPr>
                </w:rPrChange>
              </w:rPr>
            </w:pPr>
            <w:ins w:id="41498" w:author="James Vu" w:date="2024-04-18T23:45:00Z">
              <w:r w:rsidRPr="00B053AF">
                <w:rPr>
                  <w:i/>
                  <w:iCs/>
                  <w:sz w:val="22"/>
                  <w:szCs w:val="22"/>
                  <w:rPrChange w:id="41499" w:author="James Vu" w:date="2024-04-18T23:49:00Z">
                    <w:rPr>
                      <w:i/>
                      <w:iCs/>
                      <w:color w:val="FF0000"/>
                    </w:rPr>
                  </w:rPrChange>
                </w:rPr>
                <w:t>3</w:t>
              </w:r>
            </w:ins>
          </w:p>
        </w:tc>
        <w:tc>
          <w:tcPr>
            <w:tcW w:w="0" w:type="auto"/>
            <w:shd w:val="clear" w:color="auto" w:fill="auto"/>
            <w:vAlign w:val="center"/>
            <w:hideMark/>
            <w:tcPrChange w:id="4150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9E36707" w14:textId="77777777" w:rsidR="00B053AF" w:rsidRPr="00B053AF" w:rsidRDefault="00B053AF">
            <w:pPr>
              <w:rPr>
                <w:ins w:id="41501" w:author="James Vu" w:date="2024-04-18T23:45:00Z"/>
                <w:i/>
                <w:iCs/>
                <w:sz w:val="22"/>
                <w:szCs w:val="22"/>
                <w:rPrChange w:id="41502" w:author="James Vu" w:date="2024-04-18T23:49:00Z">
                  <w:rPr>
                    <w:ins w:id="41503" w:author="James Vu" w:date="2024-04-18T23:45:00Z"/>
                    <w:i/>
                    <w:iCs/>
                    <w:color w:val="FF0000"/>
                  </w:rPr>
                </w:rPrChange>
              </w:rPr>
            </w:pPr>
            <w:ins w:id="41504" w:author="James Vu" w:date="2024-04-18T23:45:00Z">
              <w:r w:rsidRPr="00B053AF">
                <w:rPr>
                  <w:i/>
                  <w:iCs/>
                  <w:sz w:val="22"/>
                  <w:szCs w:val="22"/>
                  <w:rPrChange w:id="41505" w:author="James Vu" w:date="2024-04-18T23:49:00Z">
                    <w:rPr>
                      <w:i/>
                      <w:iCs/>
                      <w:color w:val="FF0000"/>
                    </w:rPr>
                  </w:rPrChange>
                </w:rPr>
                <w:t> </w:t>
              </w:r>
            </w:ins>
          </w:p>
        </w:tc>
        <w:tc>
          <w:tcPr>
            <w:tcW w:w="0" w:type="auto"/>
            <w:shd w:val="clear" w:color="auto" w:fill="auto"/>
            <w:vAlign w:val="center"/>
            <w:hideMark/>
            <w:tcPrChange w:id="4150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3F4494B" w14:textId="77777777" w:rsidR="00B053AF" w:rsidRPr="00B053AF" w:rsidRDefault="00B053AF">
            <w:pPr>
              <w:jc w:val="center"/>
              <w:rPr>
                <w:ins w:id="41507" w:author="James Vu" w:date="2024-04-18T23:45:00Z"/>
                <w:i/>
                <w:iCs/>
                <w:sz w:val="22"/>
                <w:szCs w:val="22"/>
                <w:rPrChange w:id="41508" w:author="James Vu" w:date="2024-04-18T23:49:00Z">
                  <w:rPr>
                    <w:ins w:id="41509" w:author="James Vu" w:date="2024-04-18T23:45:00Z"/>
                    <w:i/>
                    <w:iCs/>
                    <w:color w:val="FF0000"/>
                  </w:rPr>
                </w:rPrChange>
              </w:rPr>
            </w:pPr>
            <w:ins w:id="41510" w:author="James Vu" w:date="2024-04-18T23:45:00Z">
              <w:r w:rsidRPr="00B053AF">
                <w:rPr>
                  <w:i/>
                  <w:iCs/>
                  <w:sz w:val="22"/>
                  <w:szCs w:val="22"/>
                  <w:rPrChange w:id="41511" w:author="James Vu" w:date="2024-04-18T23:49:00Z">
                    <w:rPr>
                      <w:i/>
                      <w:iCs/>
                      <w:color w:val="FF0000"/>
                    </w:rPr>
                  </w:rPrChange>
                </w:rPr>
                <w:t>Khảo sát hạng mục phần mềm: Xây dựng Hệ tính năng về lĩnh vực trồng trọt và bảo vệ thực vật tỉnh Khánh Hòa (Giai đoạn 1)</w:t>
              </w:r>
            </w:ins>
          </w:p>
        </w:tc>
        <w:tc>
          <w:tcPr>
            <w:tcW w:w="0" w:type="auto"/>
            <w:shd w:val="clear" w:color="auto" w:fill="auto"/>
            <w:vAlign w:val="center"/>
            <w:hideMark/>
            <w:tcPrChange w:id="4151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DAC7C3E" w14:textId="77777777" w:rsidR="00B053AF" w:rsidRPr="00B053AF" w:rsidRDefault="00B053AF">
            <w:pPr>
              <w:jc w:val="center"/>
              <w:rPr>
                <w:ins w:id="41513" w:author="James Vu" w:date="2024-04-18T23:45:00Z"/>
                <w:i/>
                <w:iCs/>
                <w:sz w:val="22"/>
                <w:szCs w:val="22"/>
                <w:rPrChange w:id="41514" w:author="James Vu" w:date="2024-04-18T23:49:00Z">
                  <w:rPr>
                    <w:ins w:id="41515" w:author="James Vu" w:date="2024-04-18T23:45:00Z"/>
                    <w:i/>
                    <w:iCs/>
                    <w:color w:val="FF0000"/>
                  </w:rPr>
                </w:rPrChange>
              </w:rPr>
            </w:pPr>
            <w:ins w:id="41516" w:author="James Vu" w:date="2024-04-18T23:45:00Z">
              <w:r w:rsidRPr="00B053AF">
                <w:rPr>
                  <w:i/>
                  <w:iCs/>
                  <w:sz w:val="22"/>
                  <w:szCs w:val="22"/>
                  <w:rPrChange w:id="41517" w:author="James Vu" w:date="2024-04-18T23:49:00Z">
                    <w:rPr>
                      <w:i/>
                      <w:iCs/>
                      <w:color w:val="FF0000"/>
                    </w:rPr>
                  </w:rPrChange>
                </w:rPr>
                <w:t>3</w:t>
              </w:r>
            </w:ins>
          </w:p>
        </w:tc>
        <w:tc>
          <w:tcPr>
            <w:tcW w:w="0" w:type="auto"/>
            <w:shd w:val="clear" w:color="auto" w:fill="auto"/>
            <w:vAlign w:val="center"/>
            <w:hideMark/>
            <w:tcPrChange w:id="4151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D2720A0" w14:textId="77777777" w:rsidR="00B053AF" w:rsidRPr="00B053AF" w:rsidRDefault="00B053AF">
            <w:pPr>
              <w:jc w:val="center"/>
              <w:rPr>
                <w:ins w:id="41519" w:author="James Vu" w:date="2024-04-18T23:45:00Z"/>
                <w:i/>
                <w:iCs/>
                <w:sz w:val="22"/>
                <w:szCs w:val="22"/>
                <w:rPrChange w:id="41520" w:author="James Vu" w:date="2024-04-18T23:49:00Z">
                  <w:rPr>
                    <w:ins w:id="41521" w:author="James Vu" w:date="2024-04-18T23:45:00Z"/>
                    <w:i/>
                    <w:iCs/>
                    <w:color w:val="FF0000"/>
                  </w:rPr>
                </w:rPrChange>
              </w:rPr>
            </w:pPr>
            <w:ins w:id="41522" w:author="James Vu" w:date="2024-04-18T23:45:00Z">
              <w:r w:rsidRPr="00B053AF">
                <w:rPr>
                  <w:i/>
                  <w:iCs/>
                  <w:sz w:val="22"/>
                  <w:szCs w:val="22"/>
                  <w:rPrChange w:id="41523" w:author="James Vu" w:date="2024-04-18T23:49:00Z">
                    <w:rPr>
                      <w:i/>
                      <w:iCs/>
                      <w:color w:val="FF0000"/>
                    </w:rPr>
                  </w:rPrChange>
                </w:rPr>
                <w:t>Người</w:t>
              </w:r>
            </w:ins>
          </w:p>
        </w:tc>
        <w:tc>
          <w:tcPr>
            <w:tcW w:w="0" w:type="auto"/>
            <w:shd w:val="clear" w:color="auto" w:fill="auto"/>
            <w:vAlign w:val="center"/>
            <w:hideMark/>
            <w:tcPrChange w:id="4152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11B8C9D" w14:textId="77777777" w:rsidR="00B053AF" w:rsidRPr="00B053AF" w:rsidRDefault="00B053AF">
            <w:pPr>
              <w:jc w:val="right"/>
              <w:rPr>
                <w:ins w:id="41525" w:author="James Vu" w:date="2024-04-18T23:45:00Z"/>
                <w:i/>
                <w:iCs/>
                <w:sz w:val="22"/>
                <w:szCs w:val="22"/>
                <w:rPrChange w:id="41526" w:author="James Vu" w:date="2024-04-18T23:49:00Z">
                  <w:rPr>
                    <w:ins w:id="41527" w:author="James Vu" w:date="2024-04-18T23:45:00Z"/>
                    <w:i/>
                    <w:iCs/>
                    <w:color w:val="FF0000"/>
                  </w:rPr>
                </w:rPrChange>
              </w:rPr>
            </w:pPr>
            <w:ins w:id="41528" w:author="James Vu" w:date="2024-04-18T23:45:00Z">
              <w:r w:rsidRPr="00B053AF">
                <w:rPr>
                  <w:i/>
                  <w:iCs/>
                  <w:sz w:val="22"/>
                  <w:szCs w:val="22"/>
                  <w:rPrChange w:id="41529" w:author="James Vu" w:date="2024-04-18T23:49:00Z">
                    <w:rPr>
                      <w:i/>
                      <w:iCs/>
                      <w:color w:val="FF0000"/>
                    </w:rPr>
                  </w:rPrChange>
                </w:rPr>
                <w:t>391.690</w:t>
              </w:r>
            </w:ins>
          </w:p>
        </w:tc>
        <w:tc>
          <w:tcPr>
            <w:tcW w:w="0" w:type="auto"/>
            <w:shd w:val="clear" w:color="auto" w:fill="auto"/>
            <w:vAlign w:val="center"/>
            <w:hideMark/>
            <w:tcPrChange w:id="4153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8EE51DA" w14:textId="77777777" w:rsidR="00B053AF" w:rsidRPr="00B053AF" w:rsidRDefault="00B053AF">
            <w:pPr>
              <w:jc w:val="center"/>
              <w:rPr>
                <w:ins w:id="41531" w:author="James Vu" w:date="2024-04-18T23:45:00Z"/>
                <w:i/>
                <w:iCs/>
                <w:sz w:val="22"/>
                <w:szCs w:val="22"/>
                <w:rPrChange w:id="41532" w:author="James Vu" w:date="2024-04-18T23:49:00Z">
                  <w:rPr>
                    <w:ins w:id="41533" w:author="James Vu" w:date="2024-04-18T23:45:00Z"/>
                    <w:i/>
                    <w:iCs/>
                    <w:color w:val="FF0000"/>
                  </w:rPr>
                </w:rPrChange>
              </w:rPr>
            </w:pPr>
            <w:ins w:id="41534" w:author="James Vu" w:date="2024-04-18T23:45:00Z">
              <w:r w:rsidRPr="00B053AF">
                <w:rPr>
                  <w:i/>
                  <w:iCs/>
                  <w:sz w:val="22"/>
                  <w:szCs w:val="22"/>
                  <w:rPrChange w:id="41535" w:author="James Vu" w:date="2024-04-18T23:49:00Z">
                    <w:rPr>
                      <w:i/>
                      <w:iCs/>
                      <w:color w:val="FF0000"/>
                    </w:rPr>
                  </w:rPrChange>
                </w:rPr>
                <w:t>10</w:t>
              </w:r>
            </w:ins>
          </w:p>
        </w:tc>
        <w:tc>
          <w:tcPr>
            <w:tcW w:w="0" w:type="auto"/>
            <w:shd w:val="clear" w:color="auto" w:fill="auto"/>
            <w:vAlign w:val="center"/>
            <w:hideMark/>
            <w:tcPrChange w:id="4153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9C70AD5" w14:textId="77777777" w:rsidR="00B053AF" w:rsidRPr="00B053AF" w:rsidRDefault="00B053AF">
            <w:pPr>
              <w:jc w:val="right"/>
              <w:rPr>
                <w:ins w:id="41537" w:author="James Vu" w:date="2024-04-18T23:45:00Z"/>
                <w:i/>
                <w:iCs/>
                <w:sz w:val="22"/>
                <w:szCs w:val="22"/>
                <w:rPrChange w:id="41538" w:author="James Vu" w:date="2024-04-18T23:49:00Z">
                  <w:rPr>
                    <w:ins w:id="41539" w:author="James Vu" w:date="2024-04-18T23:45:00Z"/>
                    <w:i/>
                    <w:iCs/>
                    <w:color w:val="FF0000"/>
                  </w:rPr>
                </w:rPrChange>
              </w:rPr>
            </w:pPr>
            <w:ins w:id="41540" w:author="James Vu" w:date="2024-04-18T23:45:00Z">
              <w:r w:rsidRPr="00B053AF">
                <w:rPr>
                  <w:i/>
                  <w:iCs/>
                  <w:sz w:val="22"/>
                  <w:szCs w:val="22"/>
                  <w:rPrChange w:id="41541" w:author="James Vu" w:date="2024-04-18T23:49:00Z">
                    <w:rPr>
                      <w:i/>
                      <w:iCs/>
                      <w:color w:val="FF0000"/>
                    </w:rPr>
                  </w:rPrChange>
                </w:rPr>
                <w:t>11.750.712</w:t>
              </w:r>
            </w:ins>
          </w:p>
        </w:tc>
        <w:tc>
          <w:tcPr>
            <w:tcW w:w="0" w:type="auto"/>
            <w:vMerge/>
            <w:shd w:val="clear" w:color="auto" w:fill="auto"/>
            <w:vAlign w:val="center"/>
            <w:hideMark/>
            <w:tcPrChange w:id="41542" w:author="James Vu" w:date="2024-04-19T00:26:00Z">
              <w:tcPr>
                <w:tcW w:w="0" w:type="auto"/>
                <w:gridSpan w:val="2"/>
                <w:vMerge/>
                <w:tcBorders>
                  <w:top w:val="single" w:sz="4" w:space="0" w:color="auto"/>
                  <w:left w:val="single" w:sz="4" w:space="0" w:color="auto"/>
                  <w:bottom w:val="nil"/>
                  <w:right w:val="single" w:sz="4" w:space="0" w:color="auto"/>
                </w:tcBorders>
                <w:vAlign w:val="center"/>
                <w:hideMark/>
              </w:tcPr>
            </w:tcPrChange>
          </w:tcPr>
          <w:p w14:paraId="13F78A23" w14:textId="77777777" w:rsidR="00B053AF" w:rsidRPr="00B053AF" w:rsidRDefault="00B053AF">
            <w:pPr>
              <w:rPr>
                <w:ins w:id="41543" w:author="James Vu" w:date="2024-04-18T23:45:00Z"/>
                <w:i/>
                <w:iCs/>
                <w:sz w:val="22"/>
                <w:szCs w:val="22"/>
                <w:rPrChange w:id="41544" w:author="James Vu" w:date="2024-04-18T23:49:00Z">
                  <w:rPr>
                    <w:ins w:id="41545" w:author="James Vu" w:date="2024-04-18T23:45:00Z"/>
                    <w:i/>
                    <w:iCs/>
                    <w:color w:val="000000"/>
                  </w:rPr>
                </w:rPrChange>
              </w:rPr>
            </w:pPr>
          </w:p>
        </w:tc>
      </w:tr>
      <w:tr w:rsidR="00B053AF" w:rsidRPr="00B053AF" w14:paraId="69AE7E04" w14:textId="77777777" w:rsidTr="003C02FF">
        <w:trPr>
          <w:trHeight w:val="1360"/>
          <w:ins w:id="41546" w:author="James Vu" w:date="2024-04-18T23:45:00Z"/>
          <w:trPrChange w:id="41547" w:author="James Vu" w:date="2024-04-19T00:26:00Z">
            <w:trPr>
              <w:gridBefore w:val="1"/>
              <w:gridAfter w:val="0"/>
              <w:trHeight w:val="1360"/>
            </w:trPr>
          </w:trPrChange>
        </w:trPr>
        <w:tc>
          <w:tcPr>
            <w:tcW w:w="0" w:type="auto"/>
            <w:shd w:val="clear" w:color="auto" w:fill="auto"/>
            <w:vAlign w:val="center"/>
            <w:hideMark/>
            <w:tcPrChange w:id="41548"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13DB0E5" w14:textId="77777777" w:rsidR="00B053AF" w:rsidRPr="00B053AF" w:rsidRDefault="00B053AF">
            <w:pPr>
              <w:jc w:val="center"/>
              <w:rPr>
                <w:ins w:id="41549" w:author="James Vu" w:date="2024-04-18T23:45:00Z"/>
                <w:i/>
                <w:iCs/>
                <w:sz w:val="22"/>
                <w:szCs w:val="22"/>
                <w:rPrChange w:id="41550" w:author="James Vu" w:date="2024-04-18T23:49:00Z">
                  <w:rPr>
                    <w:ins w:id="41551" w:author="James Vu" w:date="2024-04-18T23:45:00Z"/>
                    <w:i/>
                    <w:iCs/>
                    <w:color w:val="FF0000"/>
                  </w:rPr>
                </w:rPrChange>
              </w:rPr>
            </w:pPr>
            <w:ins w:id="41552" w:author="James Vu" w:date="2024-04-18T23:45:00Z">
              <w:r w:rsidRPr="00B053AF">
                <w:rPr>
                  <w:i/>
                  <w:iCs/>
                  <w:sz w:val="22"/>
                  <w:szCs w:val="22"/>
                  <w:rPrChange w:id="41553" w:author="James Vu" w:date="2024-04-18T23:49:00Z">
                    <w:rPr>
                      <w:i/>
                      <w:iCs/>
                      <w:color w:val="FF0000"/>
                    </w:rPr>
                  </w:rPrChange>
                </w:rPr>
                <w:t>4</w:t>
              </w:r>
            </w:ins>
          </w:p>
        </w:tc>
        <w:tc>
          <w:tcPr>
            <w:tcW w:w="0" w:type="auto"/>
            <w:shd w:val="clear" w:color="auto" w:fill="auto"/>
            <w:vAlign w:val="center"/>
            <w:hideMark/>
            <w:tcPrChange w:id="4155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6B7FE2F" w14:textId="77777777" w:rsidR="00B053AF" w:rsidRPr="00B053AF" w:rsidRDefault="00B053AF">
            <w:pPr>
              <w:rPr>
                <w:ins w:id="41555" w:author="James Vu" w:date="2024-04-18T23:45:00Z"/>
                <w:i/>
                <w:iCs/>
                <w:sz w:val="22"/>
                <w:szCs w:val="22"/>
                <w:rPrChange w:id="41556" w:author="James Vu" w:date="2024-04-18T23:49:00Z">
                  <w:rPr>
                    <w:ins w:id="41557" w:author="James Vu" w:date="2024-04-18T23:45:00Z"/>
                    <w:i/>
                    <w:iCs/>
                    <w:color w:val="FF0000"/>
                  </w:rPr>
                </w:rPrChange>
              </w:rPr>
            </w:pPr>
            <w:ins w:id="41558" w:author="James Vu" w:date="2024-04-18T23:45:00Z">
              <w:r w:rsidRPr="00B053AF">
                <w:rPr>
                  <w:i/>
                  <w:iCs/>
                  <w:sz w:val="22"/>
                  <w:szCs w:val="22"/>
                  <w:rPrChange w:id="41559" w:author="James Vu" w:date="2024-04-18T23:49:00Z">
                    <w:rPr>
                      <w:i/>
                      <w:iCs/>
                      <w:color w:val="FF0000"/>
                    </w:rPr>
                  </w:rPrChange>
                </w:rPr>
                <w:t> </w:t>
              </w:r>
            </w:ins>
          </w:p>
        </w:tc>
        <w:tc>
          <w:tcPr>
            <w:tcW w:w="0" w:type="auto"/>
            <w:shd w:val="clear" w:color="auto" w:fill="auto"/>
            <w:vAlign w:val="center"/>
            <w:hideMark/>
            <w:tcPrChange w:id="4156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B9F255F" w14:textId="77777777" w:rsidR="00B053AF" w:rsidRPr="00B053AF" w:rsidRDefault="00B053AF">
            <w:pPr>
              <w:jc w:val="center"/>
              <w:rPr>
                <w:ins w:id="41561" w:author="James Vu" w:date="2024-04-18T23:45:00Z"/>
                <w:i/>
                <w:iCs/>
                <w:sz w:val="22"/>
                <w:szCs w:val="22"/>
                <w:rPrChange w:id="41562" w:author="James Vu" w:date="2024-04-18T23:49:00Z">
                  <w:rPr>
                    <w:ins w:id="41563" w:author="James Vu" w:date="2024-04-18T23:45:00Z"/>
                    <w:i/>
                    <w:iCs/>
                    <w:color w:val="FF0000"/>
                  </w:rPr>
                </w:rPrChange>
              </w:rPr>
            </w:pPr>
            <w:ins w:id="41564" w:author="James Vu" w:date="2024-04-18T23:45:00Z">
              <w:r w:rsidRPr="00B053AF">
                <w:rPr>
                  <w:i/>
                  <w:iCs/>
                  <w:sz w:val="22"/>
                  <w:szCs w:val="22"/>
                  <w:rPrChange w:id="41565" w:author="James Vu" w:date="2024-04-18T23:49:00Z">
                    <w:rPr>
                      <w:i/>
                      <w:iCs/>
                      <w:color w:val="FF0000"/>
                    </w:rPr>
                  </w:rPrChange>
                </w:rPr>
                <w:t>Khảo sát hạng mục phần mềm: Xây dựng Hệ tính năng về lĩnh vực trồng trọt và bảo vệ thực vật tỉnh Khánh Hòa (Giai đoạn 1)</w:t>
              </w:r>
            </w:ins>
          </w:p>
        </w:tc>
        <w:tc>
          <w:tcPr>
            <w:tcW w:w="0" w:type="auto"/>
            <w:shd w:val="clear" w:color="auto" w:fill="auto"/>
            <w:vAlign w:val="center"/>
            <w:hideMark/>
            <w:tcPrChange w:id="4156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36979B7" w14:textId="77777777" w:rsidR="00B053AF" w:rsidRPr="00B053AF" w:rsidRDefault="00B053AF">
            <w:pPr>
              <w:jc w:val="center"/>
              <w:rPr>
                <w:ins w:id="41567" w:author="James Vu" w:date="2024-04-18T23:45:00Z"/>
                <w:i/>
                <w:iCs/>
                <w:sz w:val="22"/>
                <w:szCs w:val="22"/>
                <w:rPrChange w:id="41568" w:author="James Vu" w:date="2024-04-18T23:49:00Z">
                  <w:rPr>
                    <w:ins w:id="41569" w:author="James Vu" w:date="2024-04-18T23:45:00Z"/>
                    <w:i/>
                    <w:iCs/>
                    <w:color w:val="FF0000"/>
                  </w:rPr>
                </w:rPrChange>
              </w:rPr>
            </w:pPr>
            <w:ins w:id="41570" w:author="James Vu" w:date="2024-04-18T23:45:00Z">
              <w:r w:rsidRPr="00B053AF">
                <w:rPr>
                  <w:i/>
                  <w:iCs/>
                  <w:sz w:val="22"/>
                  <w:szCs w:val="22"/>
                  <w:rPrChange w:id="41571" w:author="James Vu" w:date="2024-04-18T23:49:00Z">
                    <w:rPr>
                      <w:i/>
                      <w:iCs/>
                      <w:color w:val="FF0000"/>
                    </w:rPr>
                  </w:rPrChange>
                </w:rPr>
                <w:t>3</w:t>
              </w:r>
            </w:ins>
          </w:p>
        </w:tc>
        <w:tc>
          <w:tcPr>
            <w:tcW w:w="0" w:type="auto"/>
            <w:shd w:val="clear" w:color="auto" w:fill="auto"/>
            <w:vAlign w:val="center"/>
            <w:hideMark/>
            <w:tcPrChange w:id="4157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06F30E7" w14:textId="77777777" w:rsidR="00B053AF" w:rsidRPr="00B053AF" w:rsidRDefault="00B053AF">
            <w:pPr>
              <w:jc w:val="center"/>
              <w:rPr>
                <w:ins w:id="41573" w:author="James Vu" w:date="2024-04-18T23:45:00Z"/>
                <w:i/>
                <w:iCs/>
                <w:sz w:val="22"/>
                <w:szCs w:val="22"/>
                <w:rPrChange w:id="41574" w:author="James Vu" w:date="2024-04-18T23:49:00Z">
                  <w:rPr>
                    <w:ins w:id="41575" w:author="James Vu" w:date="2024-04-18T23:45:00Z"/>
                    <w:i/>
                    <w:iCs/>
                    <w:color w:val="FF0000"/>
                  </w:rPr>
                </w:rPrChange>
              </w:rPr>
            </w:pPr>
            <w:ins w:id="41576" w:author="James Vu" w:date="2024-04-18T23:45:00Z">
              <w:r w:rsidRPr="00B053AF">
                <w:rPr>
                  <w:i/>
                  <w:iCs/>
                  <w:sz w:val="22"/>
                  <w:szCs w:val="22"/>
                  <w:rPrChange w:id="41577" w:author="James Vu" w:date="2024-04-18T23:49:00Z">
                    <w:rPr>
                      <w:i/>
                      <w:iCs/>
                      <w:color w:val="FF0000"/>
                    </w:rPr>
                  </w:rPrChange>
                </w:rPr>
                <w:t>Người</w:t>
              </w:r>
            </w:ins>
          </w:p>
        </w:tc>
        <w:tc>
          <w:tcPr>
            <w:tcW w:w="0" w:type="auto"/>
            <w:shd w:val="clear" w:color="auto" w:fill="auto"/>
            <w:vAlign w:val="center"/>
            <w:hideMark/>
            <w:tcPrChange w:id="4157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4B3FC6F" w14:textId="77777777" w:rsidR="00B053AF" w:rsidRPr="00B053AF" w:rsidRDefault="00B053AF">
            <w:pPr>
              <w:jc w:val="right"/>
              <w:rPr>
                <w:ins w:id="41579" w:author="James Vu" w:date="2024-04-18T23:45:00Z"/>
                <w:i/>
                <w:iCs/>
                <w:sz w:val="22"/>
                <w:szCs w:val="22"/>
                <w:rPrChange w:id="41580" w:author="James Vu" w:date="2024-04-18T23:49:00Z">
                  <w:rPr>
                    <w:ins w:id="41581" w:author="James Vu" w:date="2024-04-18T23:45:00Z"/>
                    <w:i/>
                    <w:iCs/>
                    <w:color w:val="FF0000"/>
                  </w:rPr>
                </w:rPrChange>
              </w:rPr>
            </w:pPr>
            <w:ins w:id="41582" w:author="James Vu" w:date="2024-04-18T23:45:00Z">
              <w:r w:rsidRPr="00B053AF">
                <w:rPr>
                  <w:i/>
                  <w:iCs/>
                  <w:sz w:val="22"/>
                  <w:szCs w:val="22"/>
                  <w:rPrChange w:id="41583" w:author="James Vu" w:date="2024-04-18T23:49:00Z">
                    <w:rPr>
                      <w:i/>
                      <w:iCs/>
                      <w:color w:val="FF0000"/>
                    </w:rPr>
                  </w:rPrChange>
                </w:rPr>
                <w:t>391.690</w:t>
              </w:r>
            </w:ins>
          </w:p>
        </w:tc>
        <w:tc>
          <w:tcPr>
            <w:tcW w:w="0" w:type="auto"/>
            <w:shd w:val="clear" w:color="auto" w:fill="auto"/>
            <w:vAlign w:val="center"/>
            <w:hideMark/>
            <w:tcPrChange w:id="4158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7E82B88" w14:textId="77777777" w:rsidR="00B053AF" w:rsidRPr="00B053AF" w:rsidRDefault="00B053AF">
            <w:pPr>
              <w:jc w:val="center"/>
              <w:rPr>
                <w:ins w:id="41585" w:author="James Vu" w:date="2024-04-18T23:45:00Z"/>
                <w:i/>
                <w:iCs/>
                <w:sz w:val="22"/>
                <w:szCs w:val="22"/>
                <w:rPrChange w:id="41586" w:author="James Vu" w:date="2024-04-18T23:49:00Z">
                  <w:rPr>
                    <w:ins w:id="41587" w:author="James Vu" w:date="2024-04-18T23:45:00Z"/>
                    <w:i/>
                    <w:iCs/>
                    <w:color w:val="FF0000"/>
                  </w:rPr>
                </w:rPrChange>
              </w:rPr>
            </w:pPr>
            <w:ins w:id="41588" w:author="James Vu" w:date="2024-04-18T23:45:00Z">
              <w:r w:rsidRPr="00B053AF">
                <w:rPr>
                  <w:i/>
                  <w:iCs/>
                  <w:sz w:val="22"/>
                  <w:szCs w:val="22"/>
                  <w:rPrChange w:id="41589" w:author="James Vu" w:date="2024-04-18T23:49:00Z">
                    <w:rPr>
                      <w:i/>
                      <w:iCs/>
                      <w:color w:val="FF0000"/>
                    </w:rPr>
                  </w:rPrChange>
                </w:rPr>
                <w:t>10</w:t>
              </w:r>
            </w:ins>
          </w:p>
        </w:tc>
        <w:tc>
          <w:tcPr>
            <w:tcW w:w="0" w:type="auto"/>
            <w:shd w:val="clear" w:color="auto" w:fill="auto"/>
            <w:vAlign w:val="center"/>
            <w:hideMark/>
            <w:tcPrChange w:id="4159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0DAC7F6" w14:textId="77777777" w:rsidR="00B053AF" w:rsidRPr="00B053AF" w:rsidRDefault="00B053AF">
            <w:pPr>
              <w:jc w:val="right"/>
              <w:rPr>
                <w:ins w:id="41591" w:author="James Vu" w:date="2024-04-18T23:45:00Z"/>
                <w:i/>
                <w:iCs/>
                <w:sz w:val="22"/>
                <w:szCs w:val="22"/>
                <w:rPrChange w:id="41592" w:author="James Vu" w:date="2024-04-18T23:49:00Z">
                  <w:rPr>
                    <w:ins w:id="41593" w:author="James Vu" w:date="2024-04-18T23:45:00Z"/>
                    <w:i/>
                    <w:iCs/>
                    <w:color w:val="FF0000"/>
                  </w:rPr>
                </w:rPrChange>
              </w:rPr>
            </w:pPr>
            <w:ins w:id="41594" w:author="James Vu" w:date="2024-04-18T23:45:00Z">
              <w:r w:rsidRPr="00B053AF">
                <w:rPr>
                  <w:i/>
                  <w:iCs/>
                  <w:sz w:val="22"/>
                  <w:szCs w:val="22"/>
                  <w:rPrChange w:id="41595" w:author="James Vu" w:date="2024-04-18T23:49:00Z">
                    <w:rPr>
                      <w:i/>
                      <w:iCs/>
                      <w:color w:val="FF0000"/>
                    </w:rPr>
                  </w:rPrChange>
                </w:rPr>
                <w:t>11.750.712</w:t>
              </w:r>
            </w:ins>
          </w:p>
        </w:tc>
        <w:tc>
          <w:tcPr>
            <w:tcW w:w="0" w:type="auto"/>
            <w:vMerge/>
            <w:shd w:val="clear" w:color="auto" w:fill="auto"/>
            <w:vAlign w:val="center"/>
            <w:hideMark/>
            <w:tcPrChange w:id="41596" w:author="James Vu" w:date="2024-04-19T00:26:00Z">
              <w:tcPr>
                <w:tcW w:w="0" w:type="auto"/>
                <w:gridSpan w:val="2"/>
                <w:vMerge/>
                <w:tcBorders>
                  <w:top w:val="single" w:sz="4" w:space="0" w:color="auto"/>
                  <w:left w:val="single" w:sz="4" w:space="0" w:color="auto"/>
                  <w:bottom w:val="nil"/>
                  <w:right w:val="single" w:sz="4" w:space="0" w:color="auto"/>
                </w:tcBorders>
                <w:vAlign w:val="center"/>
                <w:hideMark/>
              </w:tcPr>
            </w:tcPrChange>
          </w:tcPr>
          <w:p w14:paraId="4436141D" w14:textId="77777777" w:rsidR="00B053AF" w:rsidRPr="00B053AF" w:rsidRDefault="00B053AF">
            <w:pPr>
              <w:rPr>
                <w:ins w:id="41597" w:author="James Vu" w:date="2024-04-18T23:45:00Z"/>
                <w:i/>
                <w:iCs/>
                <w:sz w:val="22"/>
                <w:szCs w:val="22"/>
                <w:rPrChange w:id="41598" w:author="James Vu" w:date="2024-04-18T23:49:00Z">
                  <w:rPr>
                    <w:ins w:id="41599" w:author="James Vu" w:date="2024-04-18T23:45:00Z"/>
                    <w:i/>
                    <w:iCs/>
                    <w:color w:val="000000"/>
                  </w:rPr>
                </w:rPrChange>
              </w:rPr>
            </w:pPr>
          </w:p>
        </w:tc>
      </w:tr>
      <w:tr w:rsidR="00B053AF" w:rsidRPr="00B053AF" w14:paraId="3F19B81C" w14:textId="77777777" w:rsidTr="003C02FF">
        <w:trPr>
          <w:trHeight w:val="1360"/>
          <w:ins w:id="41600" w:author="James Vu" w:date="2024-04-18T23:45:00Z"/>
          <w:trPrChange w:id="41601" w:author="James Vu" w:date="2024-04-19T00:26:00Z">
            <w:trPr>
              <w:gridBefore w:val="1"/>
              <w:gridAfter w:val="0"/>
              <w:trHeight w:val="1360"/>
            </w:trPr>
          </w:trPrChange>
        </w:trPr>
        <w:tc>
          <w:tcPr>
            <w:tcW w:w="0" w:type="auto"/>
            <w:shd w:val="clear" w:color="auto" w:fill="auto"/>
            <w:vAlign w:val="center"/>
            <w:hideMark/>
            <w:tcPrChange w:id="41602"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625455B" w14:textId="77777777" w:rsidR="00B053AF" w:rsidRPr="00B053AF" w:rsidRDefault="00B053AF">
            <w:pPr>
              <w:jc w:val="center"/>
              <w:rPr>
                <w:ins w:id="41603" w:author="James Vu" w:date="2024-04-18T23:45:00Z"/>
                <w:i/>
                <w:iCs/>
                <w:sz w:val="22"/>
                <w:szCs w:val="22"/>
                <w:rPrChange w:id="41604" w:author="James Vu" w:date="2024-04-18T23:49:00Z">
                  <w:rPr>
                    <w:ins w:id="41605" w:author="James Vu" w:date="2024-04-18T23:45:00Z"/>
                    <w:i/>
                    <w:iCs/>
                    <w:color w:val="FF0000"/>
                  </w:rPr>
                </w:rPrChange>
              </w:rPr>
            </w:pPr>
            <w:ins w:id="41606" w:author="James Vu" w:date="2024-04-18T23:45:00Z">
              <w:r w:rsidRPr="00B053AF">
                <w:rPr>
                  <w:i/>
                  <w:iCs/>
                  <w:sz w:val="22"/>
                  <w:szCs w:val="22"/>
                  <w:rPrChange w:id="41607" w:author="James Vu" w:date="2024-04-18T23:49:00Z">
                    <w:rPr>
                      <w:i/>
                      <w:iCs/>
                      <w:color w:val="FF0000"/>
                    </w:rPr>
                  </w:rPrChange>
                </w:rPr>
                <w:t>5</w:t>
              </w:r>
            </w:ins>
          </w:p>
        </w:tc>
        <w:tc>
          <w:tcPr>
            <w:tcW w:w="0" w:type="auto"/>
            <w:shd w:val="clear" w:color="auto" w:fill="auto"/>
            <w:vAlign w:val="center"/>
            <w:hideMark/>
            <w:tcPrChange w:id="4160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EE28F19" w14:textId="77777777" w:rsidR="00B053AF" w:rsidRPr="00B053AF" w:rsidRDefault="00B053AF">
            <w:pPr>
              <w:rPr>
                <w:ins w:id="41609" w:author="James Vu" w:date="2024-04-18T23:45:00Z"/>
                <w:i/>
                <w:iCs/>
                <w:sz w:val="22"/>
                <w:szCs w:val="22"/>
                <w:rPrChange w:id="41610" w:author="James Vu" w:date="2024-04-18T23:49:00Z">
                  <w:rPr>
                    <w:ins w:id="41611" w:author="James Vu" w:date="2024-04-18T23:45:00Z"/>
                    <w:i/>
                    <w:iCs/>
                    <w:color w:val="FF0000"/>
                  </w:rPr>
                </w:rPrChange>
              </w:rPr>
            </w:pPr>
            <w:ins w:id="41612" w:author="James Vu" w:date="2024-04-18T23:45:00Z">
              <w:r w:rsidRPr="00B053AF">
                <w:rPr>
                  <w:i/>
                  <w:iCs/>
                  <w:sz w:val="22"/>
                  <w:szCs w:val="22"/>
                  <w:rPrChange w:id="41613" w:author="James Vu" w:date="2024-04-18T23:49:00Z">
                    <w:rPr>
                      <w:i/>
                      <w:iCs/>
                      <w:color w:val="FF0000"/>
                    </w:rPr>
                  </w:rPrChange>
                </w:rPr>
                <w:t> </w:t>
              </w:r>
            </w:ins>
          </w:p>
        </w:tc>
        <w:tc>
          <w:tcPr>
            <w:tcW w:w="0" w:type="auto"/>
            <w:shd w:val="clear" w:color="auto" w:fill="auto"/>
            <w:vAlign w:val="center"/>
            <w:hideMark/>
            <w:tcPrChange w:id="4161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4988029" w14:textId="77777777" w:rsidR="00B053AF" w:rsidRPr="00B053AF" w:rsidRDefault="00B053AF">
            <w:pPr>
              <w:jc w:val="center"/>
              <w:rPr>
                <w:ins w:id="41615" w:author="James Vu" w:date="2024-04-18T23:45:00Z"/>
                <w:i/>
                <w:iCs/>
                <w:sz w:val="22"/>
                <w:szCs w:val="22"/>
                <w:rPrChange w:id="41616" w:author="James Vu" w:date="2024-04-18T23:49:00Z">
                  <w:rPr>
                    <w:ins w:id="41617" w:author="James Vu" w:date="2024-04-18T23:45:00Z"/>
                    <w:i/>
                    <w:iCs/>
                    <w:color w:val="FF0000"/>
                  </w:rPr>
                </w:rPrChange>
              </w:rPr>
            </w:pPr>
            <w:ins w:id="41618" w:author="James Vu" w:date="2024-04-18T23:45:00Z">
              <w:r w:rsidRPr="00B053AF">
                <w:rPr>
                  <w:i/>
                  <w:iCs/>
                  <w:sz w:val="22"/>
                  <w:szCs w:val="22"/>
                  <w:rPrChange w:id="41619" w:author="James Vu" w:date="2024-04-18T23:49:00Z">
                    <w:rPr>
                      <w:i/>
                      <w:iCs/>
                      <w:color w:val="FF0000"/>
                    </w:rPr>
                  </w:rPrChange>
                </w:rPr>
                <w:t>Khảo sát hạng mục phần mềm: Xây dựng Hệ tính năng về lĩnh vực trồng trọt và bảo vệ thực vật tỉnh Khánh Hòa (Giai đoạn 1)</w:t>
              </w:r>
            </w:ins>
          </w:p>
        </w:tc>
        <w:tc>
          <w:tcPr>
            <w:tcW w:w="0" w:type="auto"/>
            <w:shd w:val="clear" w:color="auto" w:fill="auto"/>
            <w:vAlign w:val="center"/>
            <w:hideMark/>
            <w:tcPrChange w:id="4162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97962B6" w14:textId="77777777" w:rsidR="00B053AF" w:rsidRPr="00B053AF" w:rsidRDefault="00B053AF">
            <w:pPr>
              <w:jc w:val="center"/>
              <w:rPr>
                <w:ins w:id="41621" w:author="James Vu" w:date="2024-04-18T23:45:00Z"/>
                <w:i/>
                <w:iCs/>
                <w:sz w:val="22"/>
                <w:szCs w:val="22"/>
                <w:rPrChange w:id="41622" w:author="James Vu" w:date="2024-04-18T23:49:00Z">
                  <w:rPr>
                    <w:ins w:id="41623" w:author="James Vu" w:date="2024-04-18T23:45:00Z"/>
                    <w:i/>
                    <w:iCs/>
                    <w:color w:val="FF0000"/>
                  </w:rPr>
                </w:rPrChange>
              </w:rPr>
            </w:pPr>
            <w:ins w:id="41624" w:author="James Vu" w:date="2024-04-18T23:45:00Z">
              <w:r w:rsidRPr="00B053AF">
                <w:rPr>
                  <w:i/>
                  <w:iCs/>
                  <w:sz w:val="22"/>
                  <w:szCs w:val="22"/>
                  <w:rPrChange w:id="41625" w:author="James Vu" w:date="2024-04-18T23:49:00Z">
                    <w:rPr>
                      <w:i/>
                      <w:iCs/>
                      <w:color w:val="FF0000"/>
                    </w:rPr>
                  </w:rPrChange>
                </w:rPr>
                <w:t>3</w:t>
              </w:r>
            </w:ins>
          </w:p>
        </w:tc>
        <w:tc>
          <w:tcPr>
            <w:tcW w:w="0" w:type="auto"/>
            <w:shd w:val="clear" w:color="auto" w:fill="auto"/>
            <w:vAlign w:val="center"/>
            <w:hideMark/>
            <w:tcPrChange w:id="4162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0CCB457" w14:textId="77777777" w:rsidR="00B053AF" w:rsidRPr="00B053AF" w:rsidRDefault="00B053AF">
            <w:pPr>
              <w:jc w:val="center"/>
              <w:rPr>
                <w:ins w:id="41627" w:author="James Vu" w:date="2024-04-18T23:45:00Z"/>
                <w:i/>
                <w:iCs/>
                <w:sz w:val="22"/>
                <w:szCs w:val="22"/>
                <w:rPrChange w:id="41628" w:author="James Vu" w:date="2024-04-18T23:49:00Z">
                  <w:rPr>
                    <w:ins w:id="41629" w:author="James Vu" w:date="2024-04-18T23:45:00Z"/>
                    <w:i/>
                    <w:iCs/>
                    <w:color w:val="FF0000"/>
                  </w:rPr>
                </w:rPrChange>
              </w:rPr>
            </w:pPr>
            <w:ins w:id="41630" w:author="James Vu" w:date="2024-04-18T23:45:00Z">
              <w:r w:rsidRPr="00B053AF">
                <w:rPr>
                  <w:i/>
                  <w:iCs/>
                  <w:sz w:val="22"/>
                  <w:szCs w:val="22"/>
                  <w:rPrChange w:id="41631" w:author="James Vu" w:date="2024-04-18T23:49:00Z">
                    <w:rPr>
                      <w:i/>
                      <w:iCs/>
                      <w:color w:val="FF0000"/>
                    </w:rPr>
                  </w:rPrChange>
                </w:rPr>
                <w:t>Người</w:t>
              </w:r>
            </w:ins>
          </w:p>
        </w:tc>
        <w:tc>
          <w:tcPr>
            <w:tcW w:w="0" w:type="auto"/>
            <w:shd w:val="clear" w:color="auto" w:fill="auto"/>
            <w:vAlign w:val="center"/>
            <w:hideMark/>
            <w:tcPrChange w:id="4163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82F2760" w14:textId="77777777" w:rsidR="00B053AF" w:rsidRPr="00B053AF" w:rsidRDefault="00B053AF">
            <w:pPr>
              <w:jc w:val="right"/>
              <w:rPr>
                <w:ins w:id="41633" w:author="James Vu" w:date="2024-04-18T23:45:00Z"/>
                <w:i/>
                <w:iCs/>
                <w:sz w:val="22"/>
                <w:szCs w:val="22"/>
                <w:rPrChange w:id="41634" w:author="James Vu" w:date="2024-04-18T23:49:00Z">
                  <w:rPr>
                    <w:ins w:id="41635" w:author="James Vu" w:date="2024-04-18T23:45:00Z"/>
                    <w:i/>
                    <w:iCs/>
                    <w:color w:val="FF0000"/>
                  </w:rPr>
                </w:rPrChange>
              </w:rPr>
            </w:pPr>
            <w:ins w:id="41636" w:author="James Vu" w:date="2024-04-18T23:45:00Z">
              <w:r w:rsidRPr="00B053AF">
                <w:rPr>
                  <w:i/>
                  <w:iCs/>
                  <w:sz w:val="22"/>
                  <w:szCs w:val="22"/>
                  <w:rPrChange w:id="41637" w:author="James Vu" w:date="2024-04-18T23:49:00Z">
                    <w:rPr>
                      <w:i/>
                      <w:iCs/>
                      <w:color w:val="FF0000"/>
                    </w:rPr>
                  </w:rPrChange>
                </w:rPr>
                <w:t>391.690</w:t>
              </w:r>
            </w:ins>
          </w:p>
        </w:tc>
        <w:tc>
          <w:tcPr>
            <w:tcW w:w="0" w:type="auto"/>
            <w:shd w:val="clear" w:color="auto" w:fill="auto"/>
            <w:vAlign w:val="center"/>
            <w:hideMark/>
            <w:tcPrChange w:id="4163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4066970" w14:textId="77777777" w:rsidR="00B053AF" w:rsidRPr="00B053AF" w:rsidRDefault="00B053AF">
            <w:pPr>
              <w:jc w:val="center"/>
              <w:rPr>
                <w:ins w:id="41639" w:author="James Vu" w:date="2024-04-18T23:45:00Z"/>
                <w:i/>
                <w:iCs/>
                <w:sz w:val="22"/>
                <w:szCs w:val="22"/>
                <w:rPrChange w:id="41640" w:author="James Vu" w:date="2024-04-18T23:49:00Z">
                  <w:rPr>
                    <w:ins w:id="41641" w:author="James Vu" w:date="2024-04-18T23:45:00Z"/>
                    <w:i/>
                    <w:iCs/>
                    <w:color w:val="FF0000"/>
                  </w:rPr>
                </w:rPrChange>
              </w:rPr>
            </w:pPr>
            <w:ins w:id="41642" w:author="James Vu" w:date="2024-04-18T23:45:00Z">
              <w:r w:rsidRPr="00B053AF">
                <w:rPr>
                  <w:i/>
                  <w:iCs/>
                  <w:sz w:val="22"/>
                  <w:szCs w:val="22"/>
                  <w:rPrChange w:id="41643" w:author="James Vu" w:date="2024-04-18T23:49:00Z">
                    <w:rPr>
                      <w:i/>
                      <w:iCs/>
                      <w:color w:val="FF0000"/>
                    </w:rPr>
                  </w:rPrChange>
                </w:rPr>
                <w:t>10</w:t>
              </w:r>
            </w:ins>
          </w:p>
        </w:tc>
        <w:tc>
          <w:tcPr>
            <w:tcW w:w="0" w:type="auto"/>
            <w:shd w:val="clear" w:color="auto" w:fill="auto"/>
            <w:vAlign w:val="center"/>
            <w:hideMark/>
            <w:tcPrChange w:id="4164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507D1A5" w14:textId="77777777" w:rsidR="00B053AF" w:rsidRPr="00B053AF" w:rsidRDefault="00B053AF">
            <w:pPr>
              <w:jc w:val="right"/>
              <w:rPr>
                <w:ins w:id="41645" w:author="James Vu" w:date="2024-04-18T23:45:00Z"/>
                <w:i/>
                <w:iCs/>
                <w:sz w:val="22"/>
                <w:szCs w:val="22"/>
                <w:rPrChange w:id="41646" w:author="James Vu" w:date="2024-04-18T23:49:00Z">
                  <w:rPr>
                    <w:ins w:id="41647" w:author="James Vu" w:date="2024-04-18T23:45:00Z"/>
                    <w:i/>
                    <w:iCs/>
                    <w:color w:val="FF0000"/>
                  </w:rPr>
                </w:rPrChange>
              </w:rPr>
            </w:pPr>
            <w:ins w:id="41648" w:author="James Vu" w:date="2024-04-18T23:45:00Z">
              <w:r w:rsidRPr="00B053AF">
                <w:rPr>
                  <w:i/>
                  <w:iCs/>
                  <w:sz w:val="22"/>
                  <w:szCs w:val="22"/>
                  <w:rPrChange w:id="41649" w:author="James Vu" w:date="2024-04-18T23:49:00Z">
                    <w:rPr>
                      <w:i/>
                      <w:iCs/>
                      <w:color w:val="FF0000"/>
                    </w:rPr>
                  </w:rPrChange>
                </w:rPr>
                <w:t>11.750.712</w:t>
              </w:r>
            </w:ins>
          </w:p>
        </w:tc>
        <w:tc>
          <w:tcPr>
            <w:tcW w:w="0" w:type="auto"/>
            <w:vMerge/>
            <w:shd w:val="clear" w:color="auto" w:fill="auto"/>
            <w:vAlign w:val="center"/>
            <w:hideMark/>
            <w:tcPrChange w:id="41650" w:author="James Vu" w:date="2024-04-19T00:26:00Z">
              <w:tcPr>
                <w:tcW w:w="0" w:type="auto"/>
                <w:gridSpan w:val="2"/>
                <w:vMerge/>
                <w:tcBorders>
                  <w:top w:val="single" w:sz="4" w:space="0" w:color="auto"/>
                  <w:left w:val="single" w:sz="4" w:space="0" w:color="auto"/>
                  <w:bottom w:val="nil"/>
                  <w:right w:val="single" w:sz="4" w:space="0" w:color="auto"/>
                </w:tcBorders>
                <w:vAlign w:val="center"/>
                <w:hideMark/>
              </w:tcPr>
            </w:tcPrChange>
          </w:tcPr>
          <w:p w14:paraId="68026641" w14:textId="77777777" w:rsidR="00B053AF" w:rsidRPr="00B053AF" w:rsidRDefault="00B053AF">
            <w:pPr>
              <w:rPr>
                <w:ins w:id="41651" w:author="James Vu" w:date="2024-04-18T23:45:00Z"/>
                <w:i/>
                <w:iCs/>
                <w:sz w:val="22"/>
                <w:szCs w:val="22"/>
                <w:rPrChange w:id="41652" w:author="James Vu" w:date="2024-04-18T23:49:00Z">
                  <w:rPr>
                    <w:ins w:id="41653" w:author="James Vu" w:date="2024-04-18T23:45:00Z"/>
                    <w:i/>
                    <w:iCs/>
                    <w:color w:val="000000"/>
                  </w:rPr>
                </w:rPrChange>
              </w:rPr>
            </w:pPr>
          </w:p>
        </w:tc>
      </w:tr>
      <w:tr w:rsidR="00B053AF" w:rsidRPr="00B053AF" w14:paraId="6006D5F1" w14:textId="77777777" w:rsidTr="003C02FF">
        <w:trPr>
          <w:trHeight w:val="1360"/>
          <w:ins w:id="41654" w:author="James Vu" w:date="2024-04-18T23:45:00Z"/>
          <w:trPrChange w:id="41655" w:author="James Vu" w:date="2024-04-19T00:26:00Z">
            <w:trPr>
              <w:gridBefore w:val="1"/>
              <w:gridAfter w:val="0"/>
              <w:trHeight w:val="1360"/>
            </w:trPr>
          </w:trPrChange>
        </w:trPr>
        <w:tc>
          <w:tcPr>
            <w:tcW w:w="0" w:type="auto"/>
            <w:shd w:val="clear" w:color="auto" w:fill="auto"/>
            <w:vAlign w:val="center"/>
            <w:hideMark/>
            <w:tcPrChange w:id="41656"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8B8E49C" w14:textId="77777777" w:rsidR="00B053AF" w:rsidRPr="00B053AF" w:rsidRDefault="00B053AF">
            <w:pPr>
              <w:jc w:val="center"/>
              <w:rPr>
                <w:ins w:id="41657" w:author="James Vu" w:date="2024-04-18T23:45:00Z"/>
                <w:i/>
                <w:iCs/>
                <w:sz w:val="22"/>
                <w:szCs w:val="22"/>
                <w:rPrChange w:id="41658" w:author="James Vu" w:date="2024-04-18T23:49:00Z">
                  <w:rPr>
                    <w:ins w:id="41659" w:author="James Vu" w:date="2024-04-18T23:45:00Z"/>
                    <w:i/>
                    <w:iCs/>
                    <w:color w:val="FF0000"/>
                  </w:rPr>
                </w:rPrChange>
              </w:rPr>
            </w:pPr>
            <w:ins w:id="41660" w:author="James Vu" w:date="2024-04-18T23:45:00Z">
              <w:r w:rsidRPr="00B053AF">
                <w:rPr>
                  <w:i/>
                  <w:iCs/>
                  <w:sz w:val="22"/>
                  <w:szCs w:val="22"/>
                  <w:rPrChange w:id="41661" w:author="James Vu" w:date="2024-04-18T23:49:00Z">
                    <w:rPr>
                      <w:i/>
                      <w:iCs/>
                      <w:color w:val="FF0000"/>
                    </w:rPr>
                  </w:rPrChange>
                </w:rPr>
                <w:lastRenderedPageBreak/>
                <w:t>6</w:t>
              </w:r>
            </w:ins>
          </w:p>
        </w:tc>
        <w:tc>
          <w:tcPr>
            <w:tcW w:w="0" w:type="auto"/>
            <w:shd w:val="clear" w:color="auto" w:fill="auto"/>
            <w:vAlign w:val="center"/>
            <w:hideMark/>
            <w:tcPrChange w:id="4166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82717BA" w14:textId="77777777" w:rsidR="00B053AF" w:rsidRPr="00B053AF" w:rsidRDefault="00B053AF">
            <w:pPr>
              <w:rPr>
                <w:ins w:id="41663" w:author="James Vu" w:date="2024-04-18T23:45:00Z"/>
                <w:i/>
                <w:iCs/>
                <w:sz w:val="22"/>
                <w:szCs w:val="22"/>
                <w:rPrChange w:id="41664" w:author="James Vu" w:date="2024-04-18T23:49:00Z">
                  <w:rPr>
                    <w:ins w:id="41665" w:author="James Vu" w:date="2024-04-18T23:45:00Z"/>
                    <w:i/>
                    <w:iCs/>
                    <w:color w:val="FF0000"/>
                  </w:rPr>
                </w:rPrChange>
              </w:rPr>
            </w:pPr>
            <w:ins w:id="41666" w:author="James Vu" w:date="2024-04-18T23:45:00Z">
              <w:r w:rsidRPr="00B053AF">
                <w:rPr>
                  <w:i/>
                  <w:iCs/>
                  <w:sz w:val="22"/>
                  <w:szCs w:val="22"/>
                  <w:rPrChange w:id="41667" w:author="James Vu" w:date="2024-04-18T23:49:00Z">
                    <w:rPr>
                      <w:i/>
                      <w:iCs/>
                      <w:color w:val="FF0000"/>
                    </w:rPr>
                  </w:rPrChange>
                </w:rPr>
                <w:t> </w:t>
              </w:r>
            </w:ins>
          </w:p>
        </w:tc>
        <w:tc>
          <w:tcPr>
            <w:tcW w:w="0" w:type="auto"/>
            <w:shd w:val="clear" w:color="auto" w:fill="auto"/>
            <w:vAlign w:val="center"/>
            <w:hideMark/>
            <w:tcPrChange w:id="4166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EC6195B" w14:textId="77777777" w:rsidR="00B053AF" w:rsidRPr="00B053AF" w:rsidRDefault="00B053AF">
            <w:pPr>
              <w:jc w:val="center"/>
              <w:rPr>
                <w:ins w:id="41669" w:author="James Vu" w:date="2024-04-18T23:45:00Z"/>
                <w:i/>
                <w:iCs/>
                <w:sz w:val="22"/>
                <w:szCs w:val="22"/>
                <w:rPrChange w:id="41670" w:author="James Vu" w:date="2024-04-18T23:49:00Z">
                  <w:rPr>
                    <w:ins w:id="41671" w:author="James Vu" w:date="2024-04-18T23:45:00Z"/>
                    <w:i/>
                    <w:iCs/>
                    <w:color w:val="FF0000"/>
                  </w:rPr>
                </w:rPrChange>
              </w:rPr>
            </w:pPr>
            <w:ins w:id="41672" w:author="James Vu" w:date="2024-04-18T23:45:00Z">
              <w:r w:rsidRPr="00B053AF">
                <w:rPr>
                  <w:i/>
                  <w:iCs/>
                  <w:sz w:val="22"/>
                  <w:szCs w:val="22"/>
                  <w:rPrChange w:id="41673" w:author="James Vu" w:date="2024-04-18T23:49:00Z">
                    <w:rPr>
                      <w:i/>
                      <w:iCs/>
                      <w:color w:val="FF0000"/>
                    </w:rPr>
                  </w:rPrChange>
                </w:rPr>
                <w:t>Khảo sát hạng mục phần mềm: Xây dựng Hệ tính năng về lĩnh vực quản lý chất lượng nông, lâm, thủy sản tỉnh Khánh Hòa (Giai đoạn 1)</w:t>
              </w:r>
            </w:ins>
          </w:p>
        </w:tc>
        <w:tc>
          <w:tcPr>
            <w:tcW w:w="0" w:type="auto"/>
            <w:shd w:val="clear" w:color="auto" w:fill="auto"/>
            <w:vAlign w:val="center"/>
            <w:hideMark/>
            <w:tcPrChange w:id="4167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0C78948" w14:textId="77777777" w:rsidR="00B053AF" w:rsidRPr="00B053AF" w:rsidRDefault="00B053AF">
            <w:pPr>
              <w:jc w:val="center"/>
              <w:rPr>
                <w:ins w:id="41675" w:author="James Vu" w:date="2024-04-18T23:45:00Z"/>
                <w:i/>
                <w:iCs/>
                <w:sz w:val="22"/>
                <w:szCs w:val="22"/>
                <w:rPrChange w:id="41676" w:author="James Vu" w:date="2024-04-18T23:49:00Z">
                  <w:rPr>
                    <w:ins w:id="41677" w:author="James Vu" w:date="2024-04-18T23:45:00Z"/>
                    <w:i/>
                    <w:iCs/>
                    <w:color w:val="FF0000"/>
                  </w:rPr>
                </w:rPrChange>
              </w:rPr>
            </w:pPr>
            <w:ins w:id="41678" w:author="James Vu" w:date="2024-04-18T23:45:00Z">
              <w:r w:rsidRPr="00B053AF">
                <w:rPr>
                  <w:i/>
                  <w:iCs/>
                  <w:sz w:val="22"/>
                  <w:szCs w:val="22"/>
                  <w:rPrChange w:id="41679" w:author="James Vu" w:date="2024-04-18T23:49:00Z">
                    <w:rPr>
                      <w:i/>
                      <w:iCs/>
                      <w:color w:val="FF0000"/>
                    </w:rPr>
                  </w:rPrChange>
                </w:rPr>
                <w:t>3</w:t>
              </w:r>
            </w:ins>
          </w:p>
        </w:tc>
        <w:tc>
          <w:tcPr>
            <w:tcW w:w="0" w:type="auto"/>
            <w:shd w:val="clear" w:color="auto" w:fill="auto"/>
            <w:vAlign w:val="center"/>
            <w:hideMark/>
            <w:tcPrChange w:id="4168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1EA6519" w14:textId="77777777" w:rsidR="00B053AF" w:rsidRPr="00B053AF" w:rsidRDefault="00B053AF">
            <w:pPr>
              <w:jc w:val="center"/>
              <w:rPr>
                <w:ins w:id="41681" w:author="James Vu" w:date="2024-04-18T23:45:00Z"/>
                <w:i/>
                <w:iCs/>
                <w:sz w:val="22"/>
                <w:szCs w:val="22"/>
                <w:rPrChange w:id="41682" w:author="James Vu" w:date="2024-04-18T23:49:00Z">
                  <w:rPr>
                    <w:ins w:id="41683" w:author="James Vu" w:date="2024-04-18T23:45:00Z"/>
                    <w:i/>
                    <w:iCs/>
                    <w:color w:val="FF0000"/>
                  </w:rPr>
                </w:rPrChange>
              </w:rPr>
            </w:pPr>
            <w:ins w:id="41684" w:author="James Vu" w:date="2024-04-18T23:45:00Z">
              <w:r w:rsidRPr="00B053AF">
                <w:rPr>
                  <w:i/>
                  <w:iCs/>
                  <w:sz w:val="22"/>
                  <w:szCs w:val="22"/>
                  <w:rPrChange w:id="41685" w:author="James Vu" w:date="2024-04-18T23:49:00Z">
                    <w:rPr>
                      <w:i/>
                      <w:iCs/>
                      <w:color w:val="FF0000"/>
                    </w:rPr>
                  </w:rPrChange>
                </w:rPr>
                <w:t>Người</w:t>
              </w:r>
            </w:ins>
          </w:p>
        </w:tc>
        <w:tc>
          <w:tcPr>
            <w:tcW w:w="0" w:type="auto"/>
            <w:shd w:val="clear" w:color="auto" w:fill="auto"/>
            <w:vAlign w:val="center"/>
            <w:hideMark/>
            <w:tcPrChange w:id="4168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8355709" w14:textId="77777777" w:rsidR="00B053AF" w:rsidRPr="00B053AF" w:rsidRDefault="00B053AF">
            <w:pPr>
              <w:jc w:val="right"/>
              <w:rPr>
                <w:ins w:id="41687" w:author="James Vu" w:date="2024-04-18T23:45:00Z"/>
                <w:i/>
                <w:iCs/>
                <w:sz w:val="22"/>
                <w:szCs w:val="22"/>
                <w:rPrChange w:id="41688" w:author="James Vu" w:date="2024-04-18T23:49:00Z">
                  <w:rPr>
                    <w:ins w:id="41689" w:author="James Vu" w:date="2024-04-18T23:45:00Z"/>
                    <w:i/>
                    <w:iCs/>
                    <w:color w:val="FF0000"/>
                  </w:rPr>
                </w:rPrChange>
              </w:rPr>
            </w:pPr>
            <w:ins w:id="41690" w:author="James Vu" w:date="2024-04-18T23:45:00Z">
              <w:r w:rsidRPr="00B053AF">
                <w:rPr>
                  <w:i/>
                  <w:iCs/>
                  <w:sz w:val="22"/>
                  <w:szCs w:val="22"/>
                  <w:rPrChange w:id="41691" w:author="James Vu" w:date="2024-04-18T23:49:00Z">
                    <w:rPr>
                      <w:i/>
                      <w:iCs/>
                      <w:color w:val="FF0000"/>
                    </w:rPr>
                  </w:rPrChange>
                </w:rPr>
                <w:t>391.690</w:t>
              </w:r>
            </w:ins>
          </w:p>
        </w:tc>
        <w:tc>
          <w:tcPr>
            <w:tcW w:w="0" w:type="auto"/>
            <w:shd w:val="clear" w:color="auto" w:fill="auto"/>
            <w:vAlign w:val="center"/>
            <w:hideMark/>
            <w:tcPrChange w:id="4169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158BDC6" w14:textId="77777777" w:rsidR="00B053AF" w:rsidRPr="00B053AF" w:rsidRDefault="00B053AF">
            <w:pPr>
              <w:jc w:val="center"/>
              <w:rPr>
                <w:ins w:id="41693" w:author="James Vu" w:date="2024-04-18T23:45:00Z"/>
                <w:i/>
                <w:iCs/>
                <w:sz w:val="22"/>
                <w:szCs w:val="22"/>
                <w:rPrChange w:id="41694" w:author="James Vu" w:date="2024-04-18T23:49:00Z">
                  <w:rPr>
                    <w:ins w:id="41695" w:author="James Vu" w:date="2024-04-18T23:45:00Z"/>
                    <w:i/>
                    <w:iCs/>
                    <w:color w:val="FF0000"/>
                  </w:rPr>
                </w:rPrChange>
              </w:rPr>
            </w:pPr>
            <w:ins w:id="41696" w:author="James Vu" w:date="2024-04-18T23:45:00Z">
              <w:r w:rsidRPr="00B053AF">
                <w:rPr>
                  <w:i/>
                  <w:iCs/>
                  <w:sz w:val="22"/>
                  <w:szCs w:val="22"/>
                  <w:rPrChange w:id="41697" w:author="James Vu" w:date="2024-04-18T23:49:00Z">
                    <w:rPr>
                      <w:i/>
                      <w:iCs/>
                      <w:color w:val="FF0000"/>
                    </w:rPr>
                  </w:rPrChange>
                </w:rPr>
                <w:t>10</w:t>
              </w:r>
            </w:ins>
          </w:p>
        </w:tc>
        <w:tc>
          <w:tcPr>
            <w:tcW w:w="0" w:type="auto"/>
            <w:shd w:val="clear" w:color="auto" w:fill="auto"/>
            <w:vAlign w:val="center"/>
            <w:hideMark/>
            <w:tcPrChange w:id="4169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475360A" w14:textId="77777777" w:rsidR="00B053AF" w:rsidRPr="00B053AF" w:rsidRDefault="00B053AF">
            <w:pPr>
              <w:jc w:val="right"/>
              <w:rPr>
                <w:ins w:id="41699" w:author="James Vu" w:date="2024-04-18T23:45:00Z"/>
                <w:i/>
                <w:iCs/>
                <w:sz w:val="22"/>
                <w:szCs w:val="22"/>
                <w:rPrChange w:id="41700" w:author="James Vu" w:date="2024-04-18T23:49:00Z">
                  <w:rPr>
                    <w:ins w:id="41701" w:author="James Vu" w:date="2024-04-18T23:45:00Z"/>
                    <w:i/>
                    <w:iCs/>
                    <w:color w:val="FF0000"/>
                  </w:rPr>
                </w:rPrChange>
              </w:rPr>
            </w:pPr>
            <w:ins w:id="41702" w:author="James Vu" w:date="2024-04-18T23:45:00Z">
              <w:r w:rsidRPr="00B053AF">
                <w:rPr>
                  <w:i/>
                  <w:iCs/>
                  <w:sz w:val="22"/>
                  <w:szCs w:val="22"/>
                  <w:rPrChange w:id="41703" w:author="James Vu" w:date="2024-04-18T23:49:00Z">
                    <w:rPr>
                      <w:i/>
                      <w:iCs/>
                      <w:color w:val="FF0000"/>
                    </w:rPr>
                  </w:rPrChange>
                </w:rPr>
                <w:t>11.750.712</w:t>
              </w:r>
            </w:ins>
          </w:p>
        </w:tc>
        <w:tc>
          <w:tcPr>
            <w:tcW w:w="0" w:type="auto"/>
            <w:shd w:val="clear" w:color="auto" w:fill="auto"/>
            <w:vAlign w:val="center"/>
            <w:hideMark/>
            <w:tcPrChange w:id="41704" w:author="James Vu" w:date="2024-04-19T00:26:00Z">
              <w:tcPr>
                <w:tcW w:w="0" w:type="auto"/>
                <w:gridSpan w:val="2"/>
                <w:tcBorders>
                  <w:top w:val="nil"/>
                  <w:left w:val="single" w:sz="4" w:space="0" w:color="auto"/>
                  <w:bottom w:val="nil"/>
                  <w:right w:val="single" w:sz="4" w:space="0" w:color="auto"/>
                </w:tcBorders>
                <w:shd w:val="clear" w:color="auto" w:fill="auto"/>
                <w:vAlign w:val="center"/>
                <w:hideMark/>
              </w:tcPr>
            </w:tcPrChange>
          </w:tcPr>
          <w:p w14:paraId="1FA6E0B2" w14:textId="77777777" w:rsidR="00B053AF" w:rsidRPr="00B053AF" w:rsidRDefault="00B053AF">
            <w:pPr>
              <w:jc w:val="center"/>
              <w:rPr>
                <w:ins w:id="41705" w:author="James Vu" w:date="2024-04-18T23:45:00Z"/>
                <w:i/>
                <w:iCs/>
                <w:sz w:val="22"/>
                <w:szCs w:val="22"/>
                <w:rPrChange w:id="41706" w:author="James Vu" w:date="2024-04-18T23:49:00Z">
                  <w:rPr>
                    <w:ins w:id="41707" w:author="James Vu" w:date="2024-04-18T23:45:00Z"/>
                    <w:i/>
                    <w:iCs/>
                    <w:color w:val="000000"/>
                  </w:rPr>
                </w:rPrChange>
              </w:rPr>
            </w:pPr>
            <w:ins w:id="41708" w:author="James Vu" w:date="2024-04-18T23:45:00Z">
              <w:r w:rsidRPr="00B053AF">
                <w:rPr>
                  <w:i/>
                  <w:iCs/>
                  <w:sz w:val="22"/>
                  <w:szCs w:val="22"/>
                  <w:rPrChange w:id="41709" w:author="James Vu" w:date="2024-04-18T23:49:00Z">
                    <w:rPr>
                      <w:i/>
                      <w:iCs/>
                      <w:color w:val="000000"/>
                    </w:rPr>
                  </w:rPrChange>
                </w:rPr>
                <w:t> </w:t>
              </w:r>
            </w:ins>
          </w:p>
        </w:tc>
      </w:tr>
      <w:tr w:rsidR="00B053AF" w:rsidRPr="00B053AF" w14:paraId="79ACCB8C" w14:textId="77777777" w:rsidTr="003C02FF">
        <w:trPr>
          <w:trHeight w:val="1020"/>
          <w:ins w:id="41710" w:author="James Vu" w:date="2024-04-18T23:45:00Z"/>
          <w:trPrChange w:id="41711" w:author="James Vu" w:date="2024-04-19T00:26:00Z">
            <w:trPr>
              <w:gridBefore w:val="1"/>
              <w:gridAfter w:val="0"/>
              <w:trHeight w:val="1020"/>
            </w:trPr>
          </w:trPrChange>
        </w:trPr>
        <w:tc>
          <w:tcPr>
            <w:tcW w:w="0" w:type="auto"/>
            <w:shd w:val="clear" w:color="auto" w:fill="auto"/>
            <w:vAlign w:val="center"/>
            <w:hideMark/>
            <w:tcPrChange w:id="41712"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14A711F" w14:textId="77777777" w:rsidR="00B053AF" w:rsidRPr="00B053AF" w:rsidRDefault="00B053AF">
            <w:pPr>
              <w:jc w:val="center"/>
              <w:rPr>
                <w:ins w:id="41713" w:author="James Vu" w:date="2024-04-18T23:45:00Z"/>
                <w:i/>
                <w:iCs/>
                <w:sz w:val="22"/>
                <w:szCs w:val="22"/>
                <w:rPrChange w:id="41714" w:author="James Vu" w:date="2024-04-18T23:49:00Z">
                  <w:rPr>
                    <w:ins w:id="41715" w:author="James Vu" w:date="2024-04-18T23:45:00Z"/>
                    <w:i/>
                    <w:iCs/>
                    <w:color w:val="FF0000"/>
                  </w:rPr>
                </w:rPrChange>
              </w:rPr>
            </w:pPr>
            <w:ins w:id="41716" w:author="James Vu" w:date="2024-04-18T23:45:00Z">
              <w:r w:rsidRPr="00B053AF">
                <w:rPr>
                  <w:i/>
                  <w:iCs/>
                  <w:sz w:val="22"/>
                  <w:szCs w:val="22"/>
                  <w:rPrChange w:id="41717" w:author="James Vu" w:date="2024-04-18T23:49:00Z">
                    <w:rPr>
                      <w:i/>
                      <w:iCs/>
                      <w:color w:val="FF0000"/>
                    </w:rPr>
                  </w:rPrChange>
                </w:rPr>
                <w:t>7</w:t>
              </w:r>
            </w:ins>
          </w:p>
        </w:tc>
        <w:tc>
          <w:tcPr>
            <w:tcW w:w="0" w:type="auto"/>
            <w:shd w:val="clear" w:color="auto" w:fill="auto"/>
            <w:vAlign w:val="center"/>
            <w:hideMark/>
            <w:tcPrChange w:id="4171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FE25B53" w14:textId="77777777" w:rsidR="00B053AF" w:rsidRPr="00B053AF" w:rsidRDefault="00B053AF">
            <w:pPr>
              <w:rPr>
                <w:ins w:id="41719" w:author="James Vu" w:date="2024-04-18T23:45:00Z"/>
                <w:i/>
                <w:iCs/>
                <w:sz w:val="22"/>
                <w:szCs w:val="22"/>
                <w:rPrChange w:id="41720" w:author="James Vu" w:date="2024-04-18T23:49:00Z">
                  <w:rPr>
                    <w:ins w:id="41721" w:author="James Vu" w:date="2024-04-18T23:45:00Z"/>
                    <w:i/>
                    <w:iCs/>
                    <w:color w:val="FF0000"/>
                  </w:rPr>
                </w:rPrChange>
              </w:rPr>
            </w:pPr>
            <w:ins w:id="41722" w:author="James Vu" w:date="2024-04-18T23:45:00Z">
              <w:r w:rsidRPr="00B053AF">
                <w:rPr>
                  <w:i/>
                  <w:iCs/>
                  <w:sz w:val="22"/>
                  <w:szCs w:val="22"/>
                  <w:rPrChange w:id="41723" w:author="James Vu" w:date="2024-04-18T23:49:00Z">
                    <w:rPr>
                      <w:i/>
                      <w:iCs/>
                      <w:color w:val="FF0000"/>
                    </w:rPr>
                  </w:rPrChange>
                </w:rPr>
                <w:t> </w:t>
              </w:r>
            </w:ins>
          </w:p>
        </w:tc>
        <w:tc>
          <w:tcPr>
            <w:tcW w:w="0" w:type="auto"/>
            <w:shd w:val="clear" w:color="auto" w:fill="auto"/>
            <w:vAlign w:val="center"/>
            <w:hideMark/>
            <w:tcPrChange w:id="4172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49D6474F" w14:textId="77777777" w:rsidR="00B053AF" w:rsidRPr="00B053AF" w:rsidRDefault="00B053AF">
            <w:pPr>
              <w:jc w:val="center"/>
              <w:rPr>
                <w:ins w:id="41725" w:author="James Vu" w:date="2024-04-18T23:45:00Z"/>
                <w:i/>
                <w:iCs/>
                <w:sz w:val="22"/>
                <w:szCs w:val="22"/>
                <w:rPrChange w:id="41726" w:author="James Vu" w:date="2024-04-18T23:49:00Z">
                  <w:rPr>
                    <w:ins w:id="41727" w:author="James Vu" w:date="2024-04-18T23:45:00Z"/>
                    <w:i/>
                    <w:iCs/>
                    <w:color w:val="FF0000"/>
                  </w:rPr>
                </w:rPrChange>
              </w:rPr>
            </w:pPr>
            <w:ins w:id="41728" w:author="James Vu" w:date="2024-04-18T23:45:00Z">
              <w:r w:rsidRPr="00B053AF">
                <w:rPr>
                  <w:i/>
                  <w:iCs/>
                  <w:sz w:val="22"/>
                  <w:szCs w:val="22"/>
                  <w:rPrChange w:id="41729" w:author="James Vu" w:date="2024-04-18T23:49:00Z">
                    <w:rPr>
                      <w:i/>
                      <w:iCs/>
                      <w:color w:val="FF0000"/>
                    </w:rPr>
                  </w:rPrChange>
                </w:rPr>
                <w:t>Khảo sát hạng mục phần mềm: Xây dựng Hệ tính năng về lĩnh vực thủy sản tỉnh Khánh Hòa (Giai đoạn 1)</w:t>
              </w:r>
            </w:ins>
          </w:p>
        </w:tc>
        <w:tc>
          <w:tcPr>
            <w:tcW w:w="0" w:type="auto"/>
            <w:shd w:val="clear" w:color="auto" w:fill="auto"/>
            <w:vAlign w:val="center"/>
            <w:hideMark/>
            <w:tcPrChange w:id="4173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C7A83F8" w14:textId="77777777" w:rsidR="00B053AF" w:rsidRPr="00B053AF" w:rsidRDefault="00B053AF">
            <w:pPr>
              <w:jc w:val="center"/>
              <w:rPr>
                <w:ins w:id="41731" w:author="James Vu" w:date="2024-04-18T23:45:00Z"/>
                <w:i/>
                <w:iCs/>
                <w:sz w:val="22"/>
                <w:szCs w:val="22"/>
                <w:rPrChange w:id="41732" w:author="James Vu" w:date="2024-04-18T23:49:00Z">
                  <w:rPr>
                    <w:ins w:id="41733" w:author="James Vu" w:date="2024-04-18T23:45:00Z"/>
                    <w:i/>
                    <w:iCs/>
                    <w:color w:val="FF0000"/>
                  </w:rPr>
                </w:rPrChange>
              </w:rPr>
            </w:pPr>
            <w:ins w:id="41734" w:author="James Vu" w:date="2024-04-18T23:45:00Z">
              <w:r w:rsidRPr="00B053AF">
                <w:rPr>
                  <w:i/>
                  <w:iCs/>
                  <w:sz w:val="22"/>
                  <w:szCs w:val="22"/>
                  <w:rPrChange w:id="41735" w:author="James Vu" w:date="2024-04-18T23:49:00Z">
                    <w:rPr>
                      <w:i/>
                      <w:iCs/>
                      <w:color w:val="FF0000"/>
                    </w:rPr>
                  </w:rPrChange>
                </w:rPr>
                <w:t>3</w:t>
              </w:r>
            </w:ins>
          </w:p>
        </w:tc>
        <w:tc>
          <w:tcPr>
            <w:tcW w:w="0" w:type="auto"/>
            <w:shd w:val="clear" w:color="auto" w:fill="auto"/>
            <w:vAlign w:val="center"/>
            <w:hideMark/>
            <w:tcPrChange w:id="4173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325904B" w14:textId="77777777" w:rsidR="00B053AF" w:rsidRPr="00B053AF" w:rsidRDefault="00B053AF">
            <w:pPr>
              <w:jc w:val="center"/>
              <w:rPr>
                <w:ins w:id="41737" w:author="James Vu" w:date="2024-04-18T23:45:00Z"/>
                <w:i/>
                <w:iCs/>
                <w:sz w:val="22"/>
                <w:szCs w:val="22"/>
                <w:rPrChange w:id="41738" w:author="James Vu" w:date="2024-04-18T23:49:00Z">
                  <w:rPr>
                    <w:ins w:id="41739" w:author="James Vu" w:date="2024-04-18T23:45:00Z"/>
                    <w:i/>
                    <w:iCs/>
                    <w:color w:val="FF0000"/>
                  </w:rPr>
                </w:rPrChange>
              </w:rPr>
            </w:pPr>
            <w:ins w:id="41740" w:author="James Vu" w:date="2024-04-18T23:45:00Z">
              <w:r w:rsidRPr="00B053AF">
                <w:rPr>
                  <w:i/>
                  <w:iCs/>
                  <w:sz w:val="22"/>
                  <w:szCs w:val="22"/>
                  <w:rPrChange w:id="41741" w:author="James Vu" w:date="2024-04-18T23:49:00Z">
                    <w:rPr>
                      <w:i/>
                      <w:iCs/>
                      <w:color w:val="FF0000"/>
                    </w:rPr>
                  </w:rPrChange>
                </w:rPr>
                <w:t>Người</w:t>
              </w:r>
            </w:ins>
          </w:p>
        </w:tc>
        <w:tc>
          <w:tcPr>
            <w:tcW w:w="0" w:type="auto"/>
            <w:shd w:val="clear" w:color="auto" w:fill="auto"/>
            <w:vAlign w:val="center"/>
            <w:hideMark/>
            <w:tcPrChange w:id="4174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31D66DD" w14:textId="77777777" w:rsidR="00B053AF" w:rsidRPr="00B053AF" w:rsidRDefault="00B053AF">
            <w:pPr>
              <w:jc w:val="right"/>
              <w:rPr>
                <w:ins w:id="41743" w:author="James Vu" w:date="2024-04-18T23:45:00Z"/>
                <w:i/>
                <w:iCs/>
                <w:sz w:val="22"/>
                <w:szCs w:val="22"/>
                <w:rPrChange w:id="41744" w:author="James Vu" w:date="2024-04-18T23:49:00Z">
                  <w:rPr>
                    <w:ins w:id="41745" w:author="James Vu" w:date="2024-04-18T23:45:00Z"/>
                    <w:i/>
                    <w:iCs/>
                    <w:color w:val="FF0000"/>
                  </w:rPr>
                </w:rPrChange>
              </w:rPr>
            </w:pPr>
            <w:ins w:id="41746" w:author="James Vu" w:date="2024-04-18T23:45:00Z">
              <w:r w:rsidRPr="00B053AF">
                <w:rPr>
                  <w:i/>
                  <w:iCs/>
                  <w:sz w:val="22"/>
                  <w:szCs w:val="22"/>
                  <w:rPrChange w:id="41747" w:author="James Vu" w:date="2024-04-18T23:49:00Z">
                    <w:rPr>
                      <w:i/>
                      <w:iCs/>
                      <w:color w:val="FF0000"/>
                    </w:rPr>
                  </w:rPrChange>
                </w:rPr>
                <w:t>391.690</w:t>
              </w:r>
            </w:ins>
          </w:p>
        </w:tc>
        <w:tc>
          <w:tcPr>
            <w:tcW w:w="0" w:type="auto"/>
            <w:shd w:val="clear" w:color="auto" w:fill="auto"/>
            <w:vAlign w:val="center"/>
            <w:hideMark/>
            <w:tcPrChange w:id="4174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9FFE90D" w14:textId="77777777" w:rsidR="00B053AF" w:rsidRPr="00B053AF" w:rsidRDefault="00B053AF">
            <w:pPr>
              <w:jc w:val="center"/>
              <w:rPr>
                <w:ins w:id="41749" w:author="James Vu" w:date="2024-04-18T23:45:00Z"/>
                <w:i/>
                <w:iCs/>
                <w:sz w:val="22"/>
                <w:szCs w:val="22"/>
                <w:rPrChange w:id="41750" w:author="James Vu" w:date="2024-04-18T23:49:00Z">
                  <w:rPr>
                    <w:ins w:id="41751" w:author="James Vu" w:date="2024-04-18T23:45:00Z"/>
                    <w:i/>
                    <w:iCs/>
                    <w:color w:val="FF0000"/>
                  </w:rPr>
                </w:rPrChange>
              </w:rPr>
            </w:pPr>
            <w:ins w:id="41752" w:author="James Vu" w:date="2024-04-18T23:45:00Z">
              <w:r w:rsidRPr="00B053AF">
                <w:rPr>
                  <w:i/>
                  <w:iCs/>
                  <w:sz w:val="22"/>
                  <w:szCs w:val="22"/>
                  <w:rPrChange w:id="41753" w:author="James Vu" w:date="2024-04-18T23:49:00Z">
                    <w:rPr>
                      <w:i/>
                      <w:iCs/>
                      <w:color w:val="FF0000"/>
                    </w:rPr>
                  </w:rPrChange>
                </w:rPr>
                <w:t>10</w:t>
              </w:r>
            </w:ins>
          </w:p>
        </w:tc>
        <w:tc>
          <w:tcPr>
            <w:tcW w:w="0" w:type="auto"/>
            <w:shd w:val="clear" w:color="auto" w:fill="auto"/>
            <w:vAlign w:val="center"/>
            <w:hideMark/>
            <w:tcPrChange w:id="4175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99C7D7A" w14:textId="77777777" w:rsidR="00B053AF" w:rsidRPr="00B053AF" w:rsidRDefault="00B053AF">
            <w:pPr>
              <w:jc w:val="right"/>
              <w:rPr>
                <w:ins w:id="41755" w:author="James Vu" w:date="2024-04-18T23:45:00Z"/>
                <w:i/>
                <w:iCs/>
                <w:sz w:val="22"/>
                <w:szCs w:val="22"/>
                <w:rPrChange w:id="41756" w:author="James Vu" w:date="2024-04-18T23:49:00Z">
                  <w:rPr>
                    <w:ins w:id="41757" w:author="James Vu" w:date="2024-04-18T23:45:00Z"/>
                    <w:i/>
                    <w:iCs/>
                    <w:color w:val="FF0000"/>
                  </w:rPr>
                </w:rPrChange>
              </w:rPr>
            </w:pPr>
            <w:ins w:id="41758" w:author="James Vu" w:date="2024-04-18T23:45:00Z">
              <w:r w:rsidRPr="00B053AF">
                <w:rPr>
                  <w:i/>
                  <w:iCs/>
                  <w:sz w:val="22"/>
                  <w:szCs w:val="22"/>
                  <w:rPrChange w:id="41759" w:author="James Vu" w:date="2024-04-18T23:49:00Z">
                    <w:rPr>
                      <w:i/>
                      <w:iCs/>
                      <w:color w:val="FF0000"/>
                    </w:rPr>
                  </w:rPrChange>
                </w:rPr>
                <w:t>11.750.712</w:t>
              </w:r>
            </w:ins>
          </w:p>
        </w:tc>
        <w:tc>
          <w:tcPr>
            <w:tcW w:w="0" w:type="auto"/>
            <w:shd w:val="clear" w:color="auto" w:fill="auto"/>
            <w:vAlign w:val="center"/>
            <w:hideMark/>
            <w:tcPrChange w:id="41760" w:author="James Vu" w:date="2024-04-19T00:26:00Z">
              <w:tcPr>
                <w:tcW w:w="0" w:type="auto"/>
                <w:gridSpan w:val="2"/>
                <w:tcBorders>
                  <w:top w:val="nil"/>
                  <w:left w:val="single" w:sz="4" w:space="0" w:color="auto"/>
                  <w:bottom w:val="nil"/>
                  <w:right w:val="single" w:sz="4" w:space="0" w:color="auto"/>
                </w:tcBorders>
                <w:shd w:val="clear" w:color="auto" w:fill="auto"/>
                <w:vAlign w:val="center"/>
                <w:hideMark/>
              </w:tcPr>
            </w:tcPrChange>
          </w:tcPr>
          <w:p w14:paraId="23867E6C" w14:textId="77777777" w:rsidR="00B053AF" w:rsidRPr="00B053AF" w:rsidRDefault="00B053AF">
            <w:pPr>
              <w:jc w:val="center"/>
              <w:rPr>
                <w:ins w:id="41761" w:author="James Vu" w:date="2024-04-18T23:45:00Z"/>
                <w:i/>
                <w:iCs/>
                <w:sz w:val="22"/>
                <w:szCs w:val="22"/>
                <w:rPrChange w:id="41762" w:author="James Vu" w:date="2024-04-18T23:49:00Z">
                  <w:rPr>
                    <w:ins w:id="41763" w:author="James Vu" w:date="2024-04-18T23:45:00Z"/>
                    <w:i/>
                    <w:iCs/>
                    <w:color w:val="000000"/>
                  </w:rPr>
                </w:rPrChange>
              </w:rPr>
            </w:pPr>
            <w:ins w:id="41764" w:author="James Vu" w:date="2024-04-18T23:45:00Z">
              <w:r w:rsidRPr="00B053AF">
                <w:rPr>
                  <w:i/>
                  <w:iCs/>
                  <w:sz w:val="22"/>
                  <w:szCs w:val="22"/>
                  <w:rPrChange w:id="41765" w:author="James Vu" w:date="2024-04-18T23:49:00Z">
                    <w:rPr>
                      <w:i/>
                      <w:iCs/>
                      <w:color w:val="000000"/>
                    </w:rPr>
                  </w:rPrChange>
                </w:rPr>
                <w:t> </w:t>
              </w:r>
            </w:ins>
          </w:p>
        </w:tc>
      </w:tr>
      <w:tr w:rsidR="00B053AF" w:rsidRPr="00B053AF" w14:paraId="065A7E11" w14:textId="77777777" w:rsidTr="003C02FF">
        <w:trPr>
          <w:trHeight w:val="1020"/>
          <w:ins w:id="41766" w:author="James Vu" w:date="2024-04-18T23:45:00Z"/>
          <w:trPrChange w:id="41767" w:author="James Vu" w:date="2024-04-19T00:26:00Z">
            <w:trPr>
              <w:gridBefore w:val="1"/>
              <w:gridAfter w:val="0"/>
              <w:trHeight w:val="1020"/>
            </w:trPr>
          </w:trPrChange>
        </w:trPr>
        <w:tc>
          <w:tcPr>
            <w:tcW w:w="0" w:type="auto"/>
            <w:shd w:val="clear" w:color="auto" w:fill="auto"/>
            <w:vAlign w:val="center"/>
            <w:hideMark/>
            <w:tcPrChange w:id="41768"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509C3A6" w14:textId="77777777" w:rsidR="00B053AF" w:rsidRPr="00B053AF" w:rsidRDefault="00B053AF">
            <w:pPr>
              <w:jc w:val="center"/>
              <w:rPr>
                <w:ins w:id="41769" w:author="James Vu" w:date="2024-04-18T23:45:00Z"/>
                <w:i/>
                <w:iCs/>
                <w:sz w:val="22"/>
                <w:szCs w:val="22"/>
                <w:rPrChange w:id="41770" w:author="James Vu" w:date="2024-04-18T23:49:00Z">
                  <w:rPr>
                    <w:ins w:id="41771" w:author="James Vu" w:date="2024-04-18T23:45:00Z"/>
                    <w:i/>
                    <w:iCs/>
                    <w:color w:val="FF0000"/>
                  </w:rPr>
                </w:rPrChange>
              </w:rPr>
            </w:pPr>
            <w:ins w:id="41772" w:author="James Vu" w:date="2024-04-18T23:45:00Z">
              <w:r w:rsidRPr="00B053AF">
                <w:rPr>
                  <w:i/>
                  <w:iCs/>
                  <w:sz w:val="22"/>
                  <w:szCs w:val="22"/>
                  <w:rPrChange w:id="41773" w:author="James Vu" w:date="2024-04-18T23:49:00Z">
                    <w:rPr>
                      <w:i/>
                      <w:iCs/>
                      <w:color w:val="FF0000"/>
                    </w:rPr>
                  </w:rPrChange>
                </w:rPr>
                <w:t>8</w:t>
              </w:r>
            </w:ins>
          </w:p>
        </w:tc>
        <w:tc>
          <w:tcPr>
            <w:tcW w:w="0" w:type="auto"/>
            <w:shd w:val="clear" w:color="auto" w:fill="auto"/>
            <w:vAlign w:val="center"/>
            <w:hideMark/>
            <w:tcPrChange w:id="4177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2A3B902" w14:textId="77777777" w:rsidR="00B053AF" w:rsidRPr="00B053AF" w:rsidRDefault="00B053AF">
            <w:pPr>
              <w:rPr>
                <w:ins w:id="41775" w:author="James Vu" w:date="2024-04-18T23:45:00Z"/>
                <w:i/>
                <w:iCs/>
                <w:sz w:val="22"/>
                <w:szCs w:val="22"/>
                <w:rPrChange w:id="41776" w:author="James Vu" w:date="2024-04-18T23:49:00Z">
                  <w:rPr>
                    <w:ins w:id="41777" w:author="James Vu" w:date="2024-04-18T23:45:00Z"/>
                    <w:i/>
                    <w:iCs/>
                    <w:color w:val="FF0000"/>
                  </w:rPr>
                </w:rPrChange>
              </w:rPr>
            </w:pPr>
            <w:ins w:id="41778" w:author="James Vu" w:date="2024-04-18T23:45:00Z">
              <w:r w:rsidRPr="00B053AF">
                <w:rPr>
                  <w:i/>
                  <w:iCs/>
                  <w:sz w:val="22"/>
                  <w:szCs w:val="22"/>
                  <w:rPrChange w:id="41779" w:author="James Vu" w:date="2024-04-18T23:49:00Z">
                    <w:rPr>
                      <w:i/>
                      <w:iCs/>
                      <w:color w:val="FF0000"/>
                    </w:rPr>
                  </w:rPrChange>
                </w:rPr>
                <w:t> </w:t>
              </w:r>
            </w:ins>
          </w:p>
        </w:tc>
        <w:tc>
          <w:tcPr>
            <w:tcW w:w="0" w:type="auto"/>
            <w:shd w:val="clear" w:color="auto" w:fill="auto"/>
            <w:vAlign w:val="center"/>
            <w:hideMark/>
            <w:tcPrChange w:id="4178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DFD4563" w14:textId="77777777" w:rsidR="00B053AF" w:rsidRPr="00B053AF" w:rsidRDefault="00B053AF">
            <w:pPr>
              <w:jc w:val="center"/>
              <w:rPr>
                <w:ins w:id="41781" w:author="James Vu" w:date="2024-04-18T23:45:00Z"/>
                <w:i/>
                <w:iCs/>
                <w:sz w:val="22"/>
                <w:szCs w:val="22"/>
                <w:rPrChange w:id="41782" w:author="James Vu" w:date="2024-04-18T23:49:00Z">
                  <w:rPr>
                    <w:ins w:id="41783" w:author="James Vu" w:date="2024-04-18T23:45:00Z"/>
                    <w:i/>
                    <w:iCs/>
                    <w:color w:val="FF0000"/>
                  </w:rPr>
                </w:rPrChange>
              </w:rPr>
            </w:pPr>
            <w:ins w:id="41784" w:author="James Vu" w:date="2024-04-18T23:45:00Z">
              <w:r w:rsidRPr="00B053AF">
                <w:rPr>
                  <w:i/>
                  <w:iCs/>
                  <w:sz w:val="22"/>
                  <w:szCs w:val="22"/>
                  <w:rPrChange w:id="41785" w:author="James Vu" w:date="2024-04-18T23:49:00Z">
                    <w:rPr>
                      <w:i/>
                      <w:iCs/>
                      <w:color w:val="FF0000"/>
                    </w:rPr>
                  </w:rPrChange>
                </w:rPr>
                <w:t>Khảo sát hạng mục phần mềm: Xây dựng Hệ tính năng về lĩnh vực thủy sản tỉnh Khánh Hòa (Giai đoạn 1)</w:t>
              </w:r>
            </w:ins>
          </w:p>
        </w:tc>
        <w:tc>
          <w:tcPr>
            <w:tcW w:w="0" w:type="auto"/>
            <w:shd w:val="clear" w:color="auto" w:fill="auto"/>
            <w:vAlign w:val="center"/>
            <w:hideMark/>
            <w:tcPrChange w:id="4178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85BC1A0" w14:textId="77777777" w:rsidR="00B053AF" w:rsidRPr="00B053AF" w:rsidRDefault="00B053AF">
            <w:pPr>
              <w:jc w:val="center"/>
              <w:rPr>
                <w:ins w:id="41787" w:author="James Vu" w:date="2024-04-18T23:45:00Z"/>
                <w:i/>
                <w:iCs/>
                <w:sz w:val="22"/>
                <w:szCs w:val="22"/>
                <w:rPrChange w:id="41788" w:author="James Vu" w:date="2024-04-18T23:49:00Z">
                  <w:rPr>
                    <w:ins w:id="41789" w:author="James Vu" w:date="2024-04-18T23:45:00Z"/>
                    <w:i/>
                    <w:iCs/>
                    <w:color w:val="FF0000"/>
                  </w:rPr>
                </w:rPrChange>
              </w:rPr>
            </w:pPr>
            <w:ins w:id="41790" w:author="James Vu" w:date="2024-04-18T23:45:00Z">
              <w:r w:rsidRPr="00B053AF">
                <w:rPr>
                  <w:i/>
                  <w:iCs/>
                  <w:sz w:val="22"/>
                  <w:szCs w:val="22"/>
                  <w:rPrChange w:id="41791" w:author="James Vu" w:date="2024-04-18T23:49:00Z">
                    <w:rPr>
                      <w:i/>
                      <w:iCs/>
                      <w:color w:val="FF0000"/>
                    </w:rPr>
                  </w:rPrChange>
                </w:rPr>
                <w:t>3</w:t>
              </w:r>
            </w:ins>
          </w:p>
        </w:tc>
        <w:tc>
          <w:tcPr>
            <w:tcW w:w="0" w:type="auto"/>
            <w:shd w:val="clear" w:color="auto" w:fill="auto"/>
            <w:vAlign w:val="center"/>
            <w:hideMark/>
            <w:tcPrChange w:id="4179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3200F16" w14:textId="77777777" w:rsidR="00B053AF" w:rsidRPr="00B053AF" w:rsidRDefault="00B053AF">
            <w:pPr>
              <w:jc w:val="center"/>
              <w:rPr>
                <w:ins w:id="41793" w:author="James Vu" w:date="2024-04-18T23:45:00Z"/>
                <w:i/>
                <w:iCs/>
                <w:sz w:val="22"/>
                <w:szCs w:val="22"/>
                <w:rPrChange w:id="41794" w:author="James Vu" w:date="2024-04-18T23:49:00Z">
                  <w:rPr>
                    <w:ins w:id="41795" w:author="James Vu" w:date="2024-04-18T23:45:00Z"/>
                    <w:i/>
                    <w:iCs/>
                    <w:color w:val="FF0000"/>
                  </w:rPr>
                </w:rPrChange>
              </w:rPr>
            </w:pPr>
            <w:ins w:id="41796" w:author="James Vu" w:date="2024-04-18T23:45:00Z">
              <w:r w:rsidRPr="00B053AF">
                <w:rPr>
                  <w:i/>
                  <w:iCs/>
                  <w:sz w:val="22"/>
                  <w:szCs w:val="22"/>
                  <w:rPrChange w:id="41797" w:author="James Vu" w:date="2024-04-18T23:49:00Z">
                    <w:rPr>
                      <w:i/>
                      <w:iCs/>
                      <w:color w:val="FF0000"/>
                    </w:rPr>
                  </w:rPrChange>
                </w:rPr>
                <w:t>Người</w:t>
              </w:r>
            </w:ins>
          </w:p>
        </w:tc>
        <w:tc>
          <w:tcPr>
            <w:tcW w:w="0" w:type="auto"/>
            <w:shd w:val="clear" w:color="auto" w:fill="auto"/>
            <w:vAlign w:val="center"/>
            <w:hideMark/>
            <w:tcPrChange w:id="4179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FEF916A" w14:textId="77777777" w:rsidR="00B053AF" w:rsidRPr="00B053AF" w:rsidRDefault="00B053AF">
            <w:pPr>
              <w:jc w:val="right"/>
              <w:rPr>
                <w:ins w:id="41799" w:author="James Vu" w:date="2024-04-18T23:45:00Z"/>
                <w:i/>
                <w:iCs/>
                <w:sz w:val="22"/>
                <w:szCs w:val="22"/>
                <w:rPrChange w:id="41800" w:author="James Vu" w:date="2024-04-18T23:49:00Z">
                  <w:rPr>
                    <w:ins w:id="41801" w:author="James Vu" w:date="2024-04-18T23:45:00Z"/>
                    <w:i/>
                    <w:iCs/>
                    <w:color w:val="FF0000"/>
                  </w:rPr>
                </w:rPrChange>
              </w:rPr>
            </w:pPr>
            <w:ins w:id="41802" w:author="James Vu" w:date="2024-04-18T23:45:00Z">
              <w:r w:rsidRPr="00B053AF">
                <w:rPr>
                  <w:i/>
                  <w:iCs/>
                  <w:sz w:val="22"/>
                  <w:szCs w:val="22"/>
                  <w:rPrChange w:id="41803" w:author="James Vu" w:date="2024-04-18T23:49:00Z">
                    <w:rPr>
                      <w:i/>
                      <w:iCs/>
                      <w:color w:val="FF0000"/>
                    </w:rPr>
                  </w:rPrChange>
                </w:rPr>
                <w:t>391.690</w:t>
              </w:r>
            </w:ins>
          </w:p>
        </w:tc>
        <w:tc>
          <w:tcPr>
            <w:tcW w:w="0" w:type="auto"/>
            <w:shd w:val="clear" w:color="auto" w:fill="auto"/>
            <w:vAlign w:val="center"/>
            <w:hideMark/>
            <w:tcPrChange w:id="4180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4AA61DB" w14:textId="77777777" w:rsidR="00B053AF" w:rsidRPr="00B053AF" w:rsidRDefault="00B053AF">
            <w:pPr>
              <w:jc w:val="center"/>
              <w:rPr>
                <w:ins w:id="41805" w:author="James Vu" w:date="2024-04-18T23:45:00Z"/>
                <w:i/>
                <w:iCs/>
                <w:sz w:val="22"/>
                <w:szCs w:val="22"/>
                <w:rPrChange w:id="41806" w:author="James Vu" w:date="2024-04-18T23:49:00Z">
                  <w:rPr>
                    <w:ins w:id="41807" w:author="James Vu" w:date="2024-04-18T23:45:00Z"/>
                    <w:i/>
                    <w:iCs/>
                    <w:color w:val="FF0000"/>
                  </w:rPr>
                </w:rPrChange>
              </w:rPr>
            </w:pPr>
            <w:ins w:id="41808" w:author="James Vu" w:date="2024-04-18T23:45:00Z">
              <w:r w:rsidRPr="00B053AF">
                <w:rPr>
                  <w:i/>
                  <w:iCs/>
                  <w:sz w:val="22"/>
                  <w:szCs w:val="22"/>
                  <w:rPrChange w:id="41809" w:author="James Vu" w:date="2024-04-18T23:49:00Z">
                    <w:rPr>
                      <w:i/>
                      <w:iCs/>
                      <w:color w:val="FF0000"/>
                    </w:rPr>
                  </w:rPrChange>
                </w:rPr>
                <w:t>10</w:t>
              </w:r>
            </w:ins>
          </w:p>
        </w:tc>
        <w:tc>
          <w:tcPr>
            <w:tcW w:w="0" w:type="auto"/>
            <w:shd w:val="clear" w:color="auto" w:fill="auto"/>
            <w:vAlign w:val="center"/>
            <w:hideMark/>
            <w:tcPrChange w:id="4181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778D9EF" w14:textId="77777777" w:rsidR="00B053AF" w:rsidRPr="00B053AF" w:rsidRDefault="00B053AF">
            <w:pPr>
              <w:jc w:val="right"/>
              <w:rPr>
                <w:ins w:id="41811" w:author="James Vu" w:date="2024-04-18T23:45:00Z"/>
                <w:i/>
                <w:iCs/>
                <w:sz w:val="22"/>
                <w:szCs w:val="22"/>
                <w:rPrChange w:id="41812" w:author="James Vu" w:date="2024-04-18T23:49:00Z">
                  <w:rPr>
                    <w:ins w:id="41813" w:author="James Vu" w:date="2024-04-18T23:45:00Z"/>
                    <w:i/>
                    <w:iCs/>
                    <w:color w:val="FF0000"/>
                  </w:rPr>
                </w:rPrChange>
              </w:rPr>
            </w:pPr>
            <w:ins w:id="41814" w:author="James Vu" w:date="2024-04-18T23:45:00Z">
              <w:r w:rsidRPr="00B053AF">
                <w:rPr>
                  <w:i/>
                  <w:iCs/>
                  <w:sz w:val="22"/>
                  <w:szCs w:val="22"/>
                  <w:rPrChange w:id="41815" w:author="James Vu" w:date="2024-04-18T23:49:00Z">
                    <w:rPr>
                      <w:i/>
                      <w:iCs/>
                      <w:color w:val="FF0000"/>
                    </w:rPr>
                  </w:rPrChange>
                </w:rPr>
                <w:t>11.750.712</w:t>
              </w:r>
            </w:ins>
          </w:p>
        </w:tc>
        <w:tc>
          <w:tcPr>
            <w:tcW w:w="0" w:type="auto"/>
            <w:shd w:val="clear" w:color="auto" w:fill="auto"/>
            <w:vAlign w:val="center"/>
            <w:hideMark/>
            <w:tcPrChange w:id="41816" w:author="James Vu" w:date="2024-04-19T00:26:00Z">
              <w:tcPr>
                <w:tcW w:w="0" w:type="auto"/>
                <w:gridSpan w:val="2"/>
                <w:tcBorders>
                  <w:top w:val="nil"/>
                  <w:left w:val="single" w:sz="4" w:space="0" w:color="auto"/>
                  <w:bottom w:val="nil"/>
                  <w:right w:val="single" w:sz="4" w:space="0" w:color="auto"/>
                </w:tcBorders>
                <w:shd w:val="clear" w:color="auto" w:fill="auto"/>
                <w:vAlign w:val="center"/>
                <w:hideMark/>
              </w:tcPr>
            </w:tcPrChange>
          </w:tcPr>
          <w:p w14:paraId="524D9BB0" w14:textId="77777777" w:rsidR="00B053AF" w:rsidRPr="00B053AF" w:rsidRDefault="00B053AF">
            <w:pPr>
              <w:jc w:val="center"/>
              <w:rPr>
                <w:ins w:id="41817" w:author="James Vu" w:date="2024-04-18T23:45:00Z"/>
                <w:i/>
                <w:iCs/>
                <w:sz w:val="22"/>
                <w:szCs w:val="22"/>
                <w:rPrChange w:id="41818" w:author="James Vu" w:date="2024-04-18T23:49:00Z">
                  <w:rPr>
                    <w:ins w:id="41819" w:author="James Vu" w:date="2024-04-18T23:45:00Z"/>
                    <w:i/>
                    <w:iCs/>
                    <w:color w:val="000000"/>
                  </w:rPr>
                </w:rPrChange>
              </w:rPr>
            </w:pPr>
            <w:ins w:id="41820" w:author="James Vu" w:date="2024-04-18T23:45:00Z">
              <w:r w:rsidRPr="00B053AF">
                <w:rPr>
                  <w:i/>
                  <w:iCs/>
                  <w:sz w:val="22"/>
                  <w:szCs w:val="22"/>
                  <w:rPrChange w:id="41821" w:author="James Vu" w:date="2024-04-18T23:49:00Z">
                    <w:rPr>
                      <w:i/>
                      <w:iCs/>
                      <w:color w:val="000000"/>
                    </w:rPr>
                  </w:rPrChange>
                </w:rPr>
                <w:t> </w:t>
              </w:r>
            </w:ins>
          </w:p>
        </w:tc>
      </w:tr>
      <w:tr w:rsidR="00B053AF" w:rsidRPr="00B053AF" w14:paraId="71C7228D" w14:textId="77777777" w:rsidTr="003C02FF">
        <w:trPr>
          <w:trHeight w:val="1360"/>
          <w:ins w:id="41822" w:author="James Vu" w:date="2024-04-18T23:45:00Z"/>
          <w:trPrChange w:id="41823" w:author="James Vu" w:date="2024-04-19T00:26:00Z">
            <w:trPr>
              <w:gridBefore w:val="1"/>
              <w:gridAfter w:val="0"/>
              <w:trHeight w:val="1360"/>
            </w:trPr>
          </w:trPrChange>
        </w:trPr>
        <w:tc>
          <w:tcPr>
            <w:tcW w:w="0" w:type="auto"/>
            <w:shd w:val="clear" w:color="auto" w:fill="auto"/>
            <w:vAlign w:val="center"/>
            <w:hideMark/>
            <w:tcPrChange w:id="41824"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8A2FE75" w14:textId="77777777" w:rsidR="00B053AF" w:rsidRPr="00B053AF" w:rsidRDefault="00B053AF">
            <w:pPr>
              <w:jc w:val="center"/>
              <w:rPr>
                <w:ins w:id="41825" w:author="James Vu" w:date="2024-04-18T23:45:00Z"/>
                <w:i/>
                <w:iCs/>
                <w:sz w:val="22"/>
                <w:szCs w:val="22"/>
                <w:rPrChange w:id="41826" w:author="James Vu" w:date="2024-04-18T23:49:00Z">
                  <w:rPr>
                    <w:ins w:id="41827" w:author="James Vu" w:date="2024-04-18T23:45:00Z"/>
                    <w:i/>
                    <w:iCs/>
                    <w:color w:val="FF0000"/>
                  </w:rPr>
                </w:rPrChange>
              </w:rPr>
            </w:pPr>
            <w:ins w:id="41828" w:author="James Vu" w:date="2024-04-18T23:45:00Z">
              <w:r w:rsidRPr="00B053AF">
                <w:rPr>
                  <w:i/>
                  <w:iCs/>
                  <w:sz w:val="22"/>
                  <w:szCs w:val="22"/>
                  <w:rPrChange w:id="41829" w:author="James Vu" w:date="2024-04-18T23:49:00Z">
                    <w:rPr>
                      <w:i/>
                      <w:iCs/>
                      <w:color w:val="FF0000"/>
                    </w:rPr>
                  </w:rPrChange>
                </w:rPr>
                <w:t>9</w:t>
              </w:r>
            </w:ins>
          </w:p>
        </w:tc>
        <w:tc>
          <w:tcPr>
            <w:tcW w:w="0" w:type="auto"/>
            <w:shd w:val="clear" w:color="auto" w:fill="auto"/>
            <w:vAlign w:val="center"/>
            <w:hideMark/>
            <w:tcPrChange w:id="4183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008B5C2" w14:textId="77777777" w:rsidR="00B053AF" w:rsidRPr="00B053AF" w:rsidRDefault="00B053AF">
            <w:pPr>
              <w:rPr>
                <w:ins w:id="41831" w:author="James Vu" w:date="2024-04-18T23:45:00Z"/>
                <w:i/>
                <w:iCs/>
                <w:sz w:val="22"/>
                <w:szCs w:val="22"/>
                <w:rPrChange w:id="41832" w:author="James Vu" w:date="2024-04-18T23:49:00Z">
                  <w:rPr>
                    <w:ins w:id="41833" w:author="James Vu" w:date="2024-04-18T23:45:00Z"/>
                    <w:i/>
                    <w:iCs/>
                    <w:color w:val="FF0000"/>
                  </w:rPr>
                </w:rPrChange>
              </w:rPr>
            </w:pPr>
            <w:ins w:id="41834" w:author="James Vu" w:date="2024-04-18T23:45:00Z">
              <w:r w:rsidRPr="00B053AF">
                <w:rPr>
                  <w:i/>
                  <w:iCs/>
                  <w:sz w:val="22"/>
                  <w:szCs w:val="22"/>
                  <w:rPrChange w:id="41835" w:author="James Vu" w:date="2024-04-18T23:49:00Z">
                    <w:rPr>
                      <w:i/>
                      <w:iCs/>
                      <w:color w:val="FF0000"/>
                    </w:rPr>
                  </w:rPrChange>
                </w:rPr>
                <w:t> </w:t>
              </w:r>
            </w:ins>
          </w:p>
        </w:tc>
        <w:tc>
          <w:tcPr>
            <w:tcW w:w="0" w:type="auto"/>
            <w:shd w:val="clear" w:color="auto" w:fill="auto"/>
            <w:vAlign w:val="center"/>
            <w:hideMark/>
            <w:tcPrChange w:id="4183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6931927D" w14:textId="77777777" w:rsidR="00B053AF" w:rsidRPr="00B053AF" w:rsidRDefault="00B053AF">
            <w:pPr>
              <w:jc w:val="center"/>
              <w:rPr>
                <w:ins w:id="41837" w:author="James Vu" w:date="2024-04-18T23:45:00Z"/>
                <w:i/>
                <w:iCs/>
                <w:sz w:val="22"/>
                <w:szCs w:val="22"/>
                <w:rPrChange w:id="41838" w:author="James Vu" w:date="2024-04-18T23:49:00Z">
                  <w:rPr>
                    <w:ins w:id="41839" w:author="James Vu" w:date="2024-04-18T23:45:00Z"/>
                    <w:i/>
                    <w:iCs/>
                    <w:color w:val="FF0000"/>
                  </w:rPr>
                </w:rPrChange>
              </w:rPr>
            </w:pPr>
            <w:ins w:id="41840" w:author="James Vu" w:date="2024-04-18T23:45:00Z">
              <w:r w:rsidRPr="00B053AF">
                <w:rPr>
                  <w:i/>
                  <w:iCs/>
                  <w:sz w:val="22"/>
                  <w:szCs w:val="22"/>
                  <w:rPrChange w:id="41841" w:author="James Vu" w:date="2024-04-18T23:49:00Z">
                    <w:rPr>
                      <w:i/>
                      <w:iCs/>
                      <w:color w:val="FF0000"/>
                    </w:rPr>
                  </w:rPrChange>
                </w:rPr>
                <w:t>Khảo sát hạng mục phần mềm: Xây dựng Hệ tính năng về lĩnh vực xây dựng nông thôn mới tỉnh Khánh Hòa (Giai đoạn 1)</w:t>
              </w:r>
            </w:ins>
          </w:p>
        </w:tc>
        <w:tc>
          <w:tcPr>
            <w:tcW w:w="0" w:type="auto"/>
            <w:shd w:val="clear" w:color="auto" w:fill="auto"/>
            <w:vAlign w:val="center"/>
            <w:hideMark/>
            <w:tcPrChange w:id="4184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DCDBC66" w14:textId="77777777" w:rsidR="00B053AF" w:rsidRPr="00B053AF" w:rsidRDefault="00B053AF">
            <w:pPr>
              <w:jc w:val="center"/>
              <w:rPr>
                <w:ins w:id="41843" w:author="James Vu" w:date="2024-04-18T23:45:00Z"/>
                <w:i/>
                <w:iCs/>
                <w:sz w:val="22"/>
                <w:szCs w:val="22"/>
                <w:rPrChange w:id="41844" w:author="James Vu" w:date="2024-04-18T23:49:00Z">
                  <w:rPr>
                    <w:ins w:id="41845" w:author="James Vu" w:date="2024-04-18T23:45:00Z"/>
                    <w:i/>
                    <w:iCs/>
                    <w:color w:val="FF0000"/>
                  </w:rPr>
                </w:rPrChange>
              </w:rPr>
            </w:pPr>
            <w:ins w:id="41846" w:author="James Vu" w:date="2024-04-18T23:45:00Z">
              <w:r w:rsidRPr="00B053AF">
                <w:rPr>
                  <w:i/>
                  <w:iCs/>
                  <w:sz w:val="22"/>
                  <w:szCs w:val="22"/>
                  <w:rPrChange w:id="41847" w:author="James Vu" w:date="2024-04-18T23:49:00Z">
                    <w:rPr>
                      <w:i/>
                      <w:iCs/>
                      <w:color w:val="FF0000"/>
                    </w:rPr>
                  </w:rPrChange>
                </w:rPr>
                <w:t>3</w:t>
              </w:r>
            </w:ins>
          </w:p>
        </w:tc>
        <w:tc>
          <w:tcPr>
            <w:tcW w:w="0" w:type="auto"/>
            <w:shd w:val="clear" w:color="auto" w:fill="auto"/>
            <w:vAlign w:val="center"/>
            <w:hideMark/>
            <w:tcPrChange w:id="4184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8C16740" w14:textId="77777777" w:rsidR="00B053AF" w:rsidRPr="00B053AF" w:rsidRDefault="00B053AF">
            <w:pPr>
              <w:jc w:val="center"/>
              <w:rPr>
                <w:ins w:id="41849" w:author="James Vu" w:date="2024-04-18T23:45:00Z"/>
                <w:i/>
                <w:iCs/>
                <w:sz w:val="22"/>
                <w:szCs w:val="22"/>
                <w:rPrChange w:id="41850" w:author="James Vu" w:date="2024-04-18T23:49:00Z">
                  <w:rPr>
                    <w:ins w:id="41851" w:author="James Vu" w:date="2024-04-18T23:45:00Z"/>
                    <w:i/>
                    <w:iCs/>
                    <w:color w:val="FF0000"/>
                  </w:rPr>
                </w:rPrChange>
              </w:rPr>
            </w:pPr>
            <w:ins w:id="41852" w:author="James Vu" w:date="2024-04-18T23:45:00Z">
              <w:r w:rsidRPr="00B053AF">
                <w:rPr>
                  <w:i/>
                  <w:iCs/>
                  <w:sz w:val="22"/>
                  <w:szCs w:val="22"/>
                  <w:rPrChange w:id="41853" w:author="James Vu" w:date="2024-04-18T23:49:00Z">
                    <w:rPr>
                      <w:i/>
                      <w:iCs/>
                      <w:color w:val="FF0000"/>
                    </w:rPr>
                  </w:rPrChange>
                </w:rPr>
                <w:t>Người</w:t>
              </w:r>
            </w:ins>
          </w:p>
        </w:tc>
        <w:tc>
          <w:tcPr>
            <w:tcW w:w="0" w:type="auto"/>
            <w:shd w:val="clear" w:color="auto" w:fill="auto"/>
            <w:vAlign w:val="center"/>
            <w:hideMark/>
            <w:tcPrChange w:id="4185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EA2E60E" w14:textId="77777777" w:rsidR="00B053AF" w:rsidRPr="00B053AF" w:rsidRDefault="00B053AF">
            <w:pPr>
              <w:jc w:val="right"/>
              <w:rPr>
                <w:ins w:id="41855" w:author="James Vu" w:date="2024-04-18T23:45:00Z"/>
                <w:i/>
                <w:iCs/>
                <w:sz w:val="22"/>
                <w:szCs w:val="22"/>
                <w:rPrChange w:id="41856" w:author="James Vu" w:date="2024-04-18T23:49:00Z">
                  <w:rPr>
                    <w:ins w:id="41857" w:author="James Vu" w:date="2024-04-18T23:45:00Z"/>
                    <w:i/>
                    <w:iCs/>
                    <w:color w:val="FF0000"/>
                  </w:rPr>
                </w:rPrChange>
              </w:rPr>
            </w:pPr>
            <w:ins w:id="41858" w:author="James Vu" w:date="2024-04-18T23:45:00Z">
              <w:r w:rsidRPr="00B053AF">
                <w:rPr>
                  <w:i/>
                  <w:iCs/>
                  <w:sz w:val="22"/>
                  <w:szCs w:val="22"/>
                  <w:rPrChange w:id="41859" w:author="James Vu" w:date="2024-04-18T23:49:00Z">
                    <w:rPr>
                      <w:i/>
                      <w:iCs/>
                      <w:color w:val="FF0000"/>
                    </w:rPr>
                  </w:rPrChange>
                </w:rPr>
                <w:t>391.690</w:t>
              </w:r>
            </w:ins>
          </w:p>
        </w:tc>
        <w:tc>
          <w:tcPr>
            <w:tcW w:w="0" w:type="auto"/>
            <w:shd w:val="clear" w:color="auto" w:fill="auto"/>
            <w:vAlign w:val="center"/>
            <w:hideMark/>
            <w:tcPrChange w:id="4186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A607ED5" w14:textId="77777777" w:rsidR="00B053AF" w:rsidRPr="00B053AF" w:rsidRDefault="00B053AF">
            <w:pPr>
              <w:jc w:val="center"/>
              <w:rPr>
                <w:ins w:id="41861" w:author="James Vu" w:date="2024-04-18T23:45:00Z"/>
                <w:i/>
                <w:iCs/>
                <w:sz w:val="22"/>
                <w:szCs w:val="22"/>
                <w:rPrChange w:id="41862" w:author="James Vu" w:date="2024-04-18T23:49:00Z">
                  <w:rPr>
                    <w:ins w:id="41863" w:author="James Vu" w:date="2024-04-18T23:45:00Z"/>
                    <w:i/>
                    <w:iCs/>
                    <w:color w:val="FF0000"/>
                  </w:rPr>
                </w:rPrChange>
              </w:rPr>
            </w:pPr>
            <w:ins w:id="41864" w:author="James Vu" w:date="2024-04-18T23:45:00Z">
              <w:r w:rsidRPr="00B053AF">
                <w:rPr>
                  <w:i/>
                  <w:iCs/>
                  <w:sz w:val="22"/>
                  <w:szCs w:val="22"/>
                  <w:rPrChange w:id="41865" w:author="James Vu" w:date="2024-04-18T23:49:00Z">
                    <w:rPr>
                      <w:i/>
                      <w:iCs/>
                      <w:color w:val="FF0000"/>
                    </w:rPr>
                  </w:rPrChange>
                </w:rPr>
                <w:t>10</w:t>
              </w:r>
            </w:ins>
          </w:p>
        </w:tc>
        <w:tc>
          <w:tcPr>
            <w:tcW w:w="0" w:type="auto"/>
            <w:shd w:val="clear" w:color="auto" w:fill="auto"/>
            <w:vAlign w:val="center"/>
            <w:hideMark/>
            <w:tcPrChange w:id="4186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2EE5964" w14:textId="77777777" w:rsidR="00B053AF" w:rsidRPr="00B053AF" w:rsidRDefault="00B053AF">
            <w:pPr>
              <w:jc w:val="right"/>
              <w:rPr>
                <w:ins w:id="41867" w:author="James Vu" w:date="2024-04-18T23:45:00Z"/>
                <w:i/>
                <w:iCs/>
                <w:sz w:val="22"/>
                <w:szCs w:val="22"/>
                <w:rPrChange w:id="41868" w:author="James Vu" w:date="2024-04-18T23:49:00Z">
                  <w:rPr>
                    <w:ins w:id="41869" w:author="James Vu" w:date="2024-04-18T23:45:00Z"/>
                    <w:i/>
                    <w:iCs/>
                    <w:color w:val="FF0000"/>
                  </w:rPr>
                </w:rPrChange>
              </w:rPr>
            </w:pPr>
            <w:ins w:id="41870" w:author="James Vu" w:date="2024-04-18T23:45:00Z">
              <w:r w:rsidRPr="00B053AF">
                <w:rPr>
                  <w:i/>
                  <w:iCs/>
                  <w:sz w:val="22"/>
                  <w:szCs w:val="22"/>
                  <w:rPrChange w:id="41871" w:author="James Vu" w:date="2024-04-18T23:49:00Z">
                    <w:rPr>
                      <w:i/>
                      <w:iCs/>
                      <w:color w:val="FF0000"/>
                    </w:rPr>
                  </w:rPrChange>
                </w:rPr>
                <w:t>11.750.712</w:t>
              </w:r>
            </w:ins>
          </w:p>
        </w:tc>
        <w:tc>
          <w:tcPr>
            <w:tcW w:w="0" w:type="auto"/>
            <w:shd w:val="clear" w:color="auto" w:fill="auto"/>
            <w:vAlign w:val="center"/>
            <w:hideMark/>
            <w:tcPrChange w:id="41872" w:author="James Vu" w:date="2024-04-19T00:26:00Z">
              <w:tcPr>
                <w:tcW w:w="0" w:type="auto"/>
                <w:gridSpan w:val="2"/>
                <w:tcBorders>
                  <w:top w:val="nil"/>
                  <w:left w:val="single" w:sz="4" w:space="0" w:color="auto"/>
                  <w:bottom w:val="nil"/>
                  <w:right w:val="single" w:sz="4" w:space="0" w:color="auto"/>
                </w:tcBorders>
                <w:shd w:val="clear" w:color="auto" w:fill="auto"/>
                <w:vAlign w:val="center"/>
                <w:hideMark/>
              </w:tcPr>
            </w:tcPrChange>
          </w:tcPr>
          <w:p w14:paraId="7CE82B04" w14:textId="77777777" w:rsidR="00B053AF" w:rsidRPr="00B053AF" w:rsidRDefault="00B053AF">
            <w:pPr>
              <w:jc w:val="center"/>
              <w:rPr>
                <w:ins w:id="41873" w:author="James Vu" w:date="2024-04-18T23:45:00Z"/>
                <w:i/>
                <w:iCs/>
                <w:sz w:val="22"/>
                <w:szCs w:val="22"/>
                <w:rPrChange w:id="41874" w:author="James Vu" w:date="2024-04-18T23:49:00Z">
                  <w:rPr>
                    <w:ins w:id="41875" w:author="James Vu" w:date="2024-04-18T23:45:00Z"/>
                    <w:i/>
                    <w:iCs/>
                    <w:color w:val="000000"/>
                  </w:rPr>
                </w:rPrChange>
              </w:rPr>
            </w:pPr>
            <w:ins w:id="41876" w:author="James Vu" w:date="2024-04-18T23:45:00Z">
              <w:r w:rsidRPr="00B053AF">
                <w:rPr>
                  <w:i/>
                  <w:iCs/>
                  <w:sz w:val="22"/>
                  <w:szCs w:val="22"/>
                  <w:rPrChange w:id="41877" w:author="James Vu" w:date="2024-04-18T23:49:00Z">
                    <w:rPr>
                      <w:i/>
                      <w:iCs/>
                      <w:color w:val="000000"/>
                    </w:rPr>
                  </w:rPrChange>
                </w:rPr>
                <w:t> </w:t>
              </w:r>
            </w:ins>
          </w:p>
        </w:tc>
      </w:tr>
      <w:tr w:rsidR="00B053AF" w:rsidRPr="00B053AF" w14:paraId="152201A8" w14:textId="77777777" w:rsidTr="003C02FF">
        <w:trPr>
          <w:trHeight w:val="1020"/>
          <w:ins w:id="41878" w:author="James Vu" w:date="2024-04-18T23:45:00Z"/>
          <w:trPrChange w:id="41879" w:author="James Vu" w:date="2024-04-19T00:26:00Z">
            <w:trPr>
              <w:gridBefore w:val="1"/>
              <w:gridAfter w:val="0"/>
              <w:trHeight w:val="1020"/>
            </w:trPr>
          </w:trPrChange>
        </w:trPr>
        <w:tc>
          <w:tcPr>
            <w:tcW w:w="0" w:type="auto"/>
            <w:shd w:val="clear" w:color="auto" w:fill="auto"/>
            <w:vAlign w:val="center"/>
            <w:hideMark/>
            <w:tcPrChange w:id="41880"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7F855CDA" w14:textId="77777777" w:rsidR="00B053AF" w:rsidRPr="00B053AF" w:rsidRDefault="00B053AF">
            <w:pPr>
              <w:jc w:val="center"/>
              <w:rPr>
                <w:ins w:id="41881" w:author="James Vu" w:date="2024-04-18T23:45:00Z"/>
                <w:i/>
                <w:iCs/>
                <w:sz w:val="22"/>
                <w:szCs w:val="22"/>
                <w:rPrChange w:id="41882" w:author="James Vu" w:date="2024-04-18T23:49:00Z">
                  <w:rPr>
                    <w:ins w:id="41883" w:author="James Vu" w:date="2024-04-18T23:45:00Z"/>
                    <w:i/>
                    <w:iCs/>
                    <w:color w:val="FF0000"/>
                  </w:rPr>
                </w:rPrChange>
              </w:rPr>
            </w:pPr>
            <w:ins w:id="41884" w:author="James Vu" w:date="2024-04-18T23:45:00Z">
              <w:r w:rsidRPr="00B053AF">
                <w:rPr>
                  <w:i/>
                  <w:iCs/>
                  <w:sz w:val="22"/>
                  <w:szCs w:val="22"/>
                  <w:rPrChange w:id="41885" w:author="James Vu" w:date="2024-04-18T23:49:00Z">
                    <w:rPr>
                      <w:i/>
                      <w:iCs/>
                      <w:color w:val="FF0000"/>
                    </w:rPr>
                  </w:rPrChange>
                </w:rPr>
                <w:t>10</w:t>
              </w:r>
            </w:ins>
          </w:p>
        </w:tc>
        <w:tc>
          <w:tcPr>
            <w:tcW w:w="0" w:type="auto"/>
            <w:shd w:val="clear" w:color="auto" w:fill="auto"/>
            <w:vAlign w:val="center"/>
            <w:hideMark/>
            <w:tcPrChange w:id="4188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A480B1C" w14:textId="77777777" w:rsidR="00B053AF" w:rsidRPr="00B053AF" w:rsidRDefault="00B053AF">
            <w:pPr>
              <w:rPr>
                <w:ins w:id="41887" w:author="James Vu" w:date="2024-04-18T23:45:00Z"/>
                <w:i/>
                <w:iCs/>
                <w:sz w:val="22"/>
                <w:szCs w:val="22"/>
                <w:rPrChange w:id="41888" w:author="James Vu" w:date="2024-04-18T23:49:00Z">
                  <w:rPr>
                    <w:ins w:id="41889" w:author="James Vu" w:date="2024-04-18T23:45:00Z"/>
                    <w:i/>
                    <w:iCs/>
                    <w:color w:val="FF0000"/>
                  </w:rPr>
                </w:rPrChange>
              </w:rPr>
            </w:pPr>
            <w:ins w:id="41890" w:author="James Vu" w:date="2024-04-18T23:45:00Z">
              <w:r w:rsidRPr="00B053AF">
                <w:rPr>
                  <w:i/>
                  <w:iCs/>
                  <w:sz w:val="22"/>
                  <w:szCs w:val="22"/>
                  <w:rPrChange w:id="41891" w:author="James Vu" w:date="2024-04-18T23:49:00Z">
                    <w:rPr>
                      <w:i/>
                      <w:iCs/>
                      <w:color w:val="FF0000"/>
                    </w:rPr>
                  </w:rPrChange>
                </w:rPr>
                <w:t> </w:t>
              </w:r>
            </w:ins>
          </w:p>
        </w:tc>
        <w:tc>
          <w:tcPr>
            <w:tcW w:w="0" w:type="auto"/>
            <w:shd w:val="clear" w:color="auto" w:fill="auto"/>
            <w:vAlign w:val="center"/>
            <w:hideMark/>
            <w:tcPrChange w:id="41892"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78DF0B02" w14:textId="77777777" w:rsidR="00B053AF" w:rsidRPr="00B053AF" w:rsidRDefault="00B053AF">
            <w:pPr>
              <w:jc w:val="center"/>
              <w:rPr>
                <w:ins w:id="41893" w:author="James Vu" w:date="2024-04-18T23:45:00Z"/>
                <w:i/>
                <w:iCs/>
                <w:sz w:val="22"/>
                <w:szCs w:val="22"/>
                <w:rPrChange w:id="41894" w:author="James Vu" w:date="2024-04-18T23:49:00Z">
                  <w:rPr>
                    <w:ins w:id="41895" w:author="James Vu" w:date="2024-04-18T23:45:00Z"/>
                    <w:i/>
                    <w:iCs/>
                    <w:color w:val="FF0000"/>
                  </w:rPr>
                </w:rPrChange>
              </w:rPr>
            </w:pPr>
            <w:ins w:id="41896" w:author="James Vu" w:date="2024-04-18T23:45:00Z">
              <w:r w:rsidRPr="00B053AF">
                <w:rPr>
                  <w:i/>
                  <w:iCs/>
                  <w:sz w:val="22"/>
                  <w:szCs w:val="22"/>
                  <w:rPrChange w:id="41897" w:author="James Vu" w:date="2024-04-18T23:49:00Z">
                    <w:rPr>
                      <w:i/>
                      <w:iCs/>
                      <w:color w:val="FF0000"/>
                    </w:rPr>
                  </w:rPrChange>
                </w:rPr>
                <w:t>Khảo sát hạng mục phần mềm: Hệ tính năng về lĩnh vực chăn nuôi, thú ý tỉnh Khánh Hòa (Giai đoạn 1)</w:t>
              </w:r>
            </w:ins>
          </w:p>
        </w:tc>
        <w:tc>
          <w:tcPr>
            <w:tcW w:w="0" w:type="auto"/>
            <w:shd w:val="clear" w:color="auto" w:fill="auto"/>
            <w:vAlign w:val="center"/>
            <w:hideMark/>
            <w:tcPrChange w:id="4189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FB643C4" w14:textId="77777777" w:rsidR="00B053AF" w:rsidRPr="00B053AF" w:rsidRDefault="00B053AF">
            <w:pPr>
              <w:jc w:val="center"/>
              <w:rPr>
                <w:ins w:id="41899" w:author="James Vu" w:date="2024-04-18T23:45:00Z"/>
                <w:i/>
                <w:iCs/>
                <w:sz w:val="22"/>
                <w:szCs w:val="22"/>
                <w:rPrChange w:id="41900" w:author="James Vu" w:date="2024-04-18T23:49:00Z">
                  <w:rPr>
                    <w:ins w:id="41901" w:author="James Vu" w:date="2024-04-18T23:45:00Z"/>
                    <w:i/>
                    <w:iCs/>
                    <w:color w:val="FF0000"/>
                  </w:rPr>
                </w:rPrChange>
              </w:rPr>
            </w:pPr>
            <w:ins w:id="41902" w:author="James Vu" w:date="2024-04-18T23:45:00Z">
              <w:r w:rsidRPr="00B053AF">
                <w:rPr>
                  <w:i/>
                  <w:iCs/>
                  <w:sz w:val="22"/>
                  <w:szCs w:val="22"/>
                  <w:rPrChange w:id="41903" w:author="James Vu" w:date="2024-04-18T23:49:00Z">
                    <w:rPr>
                      <w:i/>
                      <w:iCs/>
                      <w:color w:val="FF0000"/>
                    </w:rPr>
                  </w:rPrChange>
                </w:rPr>
                <w:t>3</w:t>
              </w:r>
            </w:ins>
          </w:p>
        </w:tc>
        <w:tc>
          <w:tcPr>
            <w:tcW w:w="0" w:type="auto"/>
            <w:shd w:val="clear" w:color="auto" w:fill="auto"/>
            <w:vAlign w:val="center"/>
            <w:hideMark/>
            <w:tcPrChange w:id="4190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E52693B" w14:textId="77777777" w:rsidR="00B053AF" w:rsidRPr="00B053AF" w:rsidRDefault="00B053AF">
            <w:pPr>
              <w:jc w:val="center"/>
              <w:rPr>
                <w:ins w:id="41905" w:author="James Vu" w:date="2024-04-18T23:45:00Z"/>
                <w:i/>
                <w:iCs/>
                <w:sz w:val="22"/>
                <w:szCs w:val="22"/>
                <w:rPrChange w:id="41906" w:author="James Vu" w:date="2024-04-18T23:49:00Z">
                  <w:rPr>
                    <w:ins w:id="41907" w:author="James Vu" w:date="2024-04-18T23:45:00Z"/>
                    <w:i/>
                    <w:iCs/>
                    <w:color w:val="FF0000"/>
                  </w:rPr>
                </w:rPrChange>
              </w:rPr>
            </w:pPr>
            <w:ins w:id="41908" w:author="James Vu" w:date="2024-04-18T23:45:00Z">
              <w:r w:rsidRPr="00B053AF">
                <w:rPr>
                  <w:i/>
                  <w:iCs/>
                  <w:sz w:val="22"/>
                  <w:szCs w:val="22"/>
                  <w:rPrChange w:id="41909" w:author="James Vu" w:date="2024-04-18T23:49:00Z">
                    <w:rPr>
                      <w:i/>
                      <w:iCs/>
                      <w:color w:val="FF0000"/>
                    </w:rPr>
                  </w:rPrChange>
                </w:rPr>
                <w:t>Người</w:t>
              </w:r>
            </w:ins>
          </w:p>
        </w:tc>
        <w:tc>
          <w:tcPr>
            <w:tcW w:w="0" w:type="auto"/>
            <w:shd w:val="clear" w:color="auto" w:fill="auto"/>
            <w:vAlign w:val="center"/>
            <w:hideMark/>
            <w:tcPrChange w:id="4191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A9BCAA9" w14:textId="77777777" w:rsidR="00B053AF" w:rsidRPr="00B053AF" w:rsidRDefault="00B053AF">
            <w:pPr>
              <w:jc w:val="right"/>
              <w:rPr>
                <w:ins w:id="41911" w:author="James Vu" w:date="2024-04-18T23:45:00Z"/>
                <w:i/>
                <w:iCs/>
                <w:sz w:val="22"/>
                <w:szCs w:val="22"/>
                <w:rPrChange w:id="41912" w:author="James Vu" w:date="2024-04-18T23:49:00Z">
                  <w:rPr>
                    <w:ins w:id="41913" w:author="James Vu" w:date="2024-04-18T23:45:00Z"/>
                    <w:i/>
                    <w:iCs/>
                    <w:color w:val="FF0000"/>
                  </w:rPr>
                </w:rPrChange>
              </w:rPr>
            </w:pPr>
            <w:ins w:id="41914" w:author="James Vu" w:date="2024-04-18T23:45:00Z">
              <w:r w:rsidRPr="00B053AF">
                <w:rPr>
                  <w:i/>
                  <w:iCs/>
                  <w:sz w:val="22"/>
                  <w:szCs w:val="22"/>
                  <w:rPrChange w:id="41915" w:author="James Vu" w:date="2024-04-18T23:49:00Z">
                    <w:rPr>
                      <w:i/>
                      <w:iCs/>
                      <w:color w:val="FF0000"/>
                    </w:rPr>
                  </w:rPrChange>
                </w:rPr>
                <w:t>391.690</w:t>
              </w:r>
            </w:ins>
          </w:p>
        </w:tc>
        <w:tc>
          <w:tcPr>
            <w:tcW w:w="0" w:type="auto"/>
            <w:shd w:val="clear" w:color="auto" w:fill="auto"/>
            <w:vAlign w:val="center"/>
            <w:hideMark/>
            <w:tcPrChange w:id="4191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5BA8126" w14:textId="77777777" w:rsidR="00B053AF" w:rsidRPr="00B053AF" w:rsidRDefault="00B053AF">
            <w:pPr>
              <w:jc w:val="center"/>
              <w:rPr>
                <w:ins w:id="41917" w:author="James Vu" w:date="2024-04-18T23:45:00Z"/>
                <w:i/>
                <w:iCs/>
                <w:sz w:val="22"/>
                <w:szCs w:val="22"/>
                <w:rPrChange w:id="41918" w:author="James Vu" w:date="2024-04-18T23:49:00Z">
                  <w:rPr>
                    <w:ins w:id="41919" w:author="James Vu" w:date="2024-04-18T23:45:00Z"/>
                    <w:i/>
                    <w:iCs/>
                    <w:color w:val="FF0000"/>
                  </w:rPr>
                </w:rPrChange>
              </w:rPr>
            </w:pPr>
            <w:ins w:id="41920" w:author="James Vu" w:date="2024-04-18T23:45:00Z">
              <w:r w:rsidRPr="00B053AF">
                <w:rPr>
                  <w:i/>
                  <w:iCs/>
                  <w:sz w:val="22"/>
                  <w:szCs w:val="22"/>
                  <w:rPrChange w:id="41921" w:author="James Vu" w:date="2024-04-18T23:49:00Z">
                    <w:rPr>
                      <w:i/>
                      <w:iCs/>
                      <w:color w:val="FF0000"/>
                    </w:rPr>
                  </w:rPrChange>
                </w:rPr>
                <w:t>10</w:t>
              </w:r>
            </w:ins>
          </w:p>
        </w:tc>
        <w:tc>
          <w:tcPr>
            <w:tcW w:w="0" w:type="auto"/>
            <w:shd w:val="clear" w:color="auto" w:fill="auto"/>
            <w:vAlign w:val="center"/>
            <w:hideMark/>
            <w:tcPrChange w:id="4192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EF95AC8" w14:textId="77777777" w:rsidR="00B053AF" w:rsidRPr="00B053AF" w:rsidRDefault="00B053AF">
            <w:pPr>
              <w:jc w:val="right"/>
              <w:rPr>
                <w:ins w:id="41923" w:author="James Vu" w:date="2024-04-18T23:45:00Z"/>
                <w:i/>
                <w:iCs/>
                <w:sz w:val="22"/>
                <w:szCs w:val="22"/>
                <w:rPrChange w:id="41924" w:author="James Vu" w:date="2024-04-18T23:49:00Z">
                  <w:rPr>
                    <w:ins w:id="41925" w:author="James Vu" w:date="2024-04-18T23:45:00Z"/>
                    <w:i/>
                    <w:iCs/>
                    <w:color w:val="FF0000"/>
                  </w:rPr>
                </w:rPrChange>
              </w:rPr>
            </w:pPr>
            <w:ins w:id="41926" w:author="James Vu" w:date="2024-04-18T23:45:00Z">
              <w:r w:rsidRPr="00B053AF">
                <w:rPr>
                  <w:i/>
                  <w:iCs/>
                  <w:sz w:val="22"/>
                  <w:szCs w:val="22"/>
                  <w:rPrChange w:id="41927" w:author="James Vu" w:date="2024-04-18T23:49:00Z">
                    <w:rPr>
                      <w:i/>
                      <w:iCs/>
                      <w:color w:val="FF0000"/>
                    </w:rPr>
                  </w:rPrChange>
                </w:rPr>
                <w:t>11.750.712</w:t>
              </w:r>
            </w:ins>
          </w:p>
        </w:tc>
        <w:tc>
          <w:tcPr>
            <w:tcW w:w="0" w:type="auto"/>
            <w:shd w:val="clear" w:color="auto" w:fill="auto"/>
            <w:vAlign w:val="center"/>
            <w:hideMark/>
            <w:tcPrChange w:id="41928" w:author="James Vu" w:date="2024-04-19T00:26:00Z">
              <w:tcPr>
                <w:tcW w:w="0" w:type="auto"/>
                <w:gridSpan w:val="2"/>
                <w:tcBorders>
                  <w:top w:val="nil"/>
                  <w:left w:val="single" w:sz="4" w:space="0" w:color="auto"/>
                  <w:bottom w:val="nil"/>
                  <w:right w:val="single" w:sz="4" w:space="0" w:color="auto"/>
                </w:tcBorders>
                <w:shd w:val="clear" w:color="auto" w:fill="auto"/>
                <w:vAlign w:val="center"/>
                <w:hideMark/>
              </w:tcPr>
            </w:tcPrChange>
          </w:tcPr>
          <w:p w14:paraId="4F1C8B8A" w14:textId="77777777" w:rsidR="00B053AF" w:rsidRPr="00B053AF" w:rsidRDefault="00B053AF">
            <w:pPr>
              <w:jc w:val="center"/>
              <w:rPr>
                <w:ins w:id="41929" w:author="James Vu" w:date="2024-04-18T23:45:00Z"/>
                <w:i/>
                <w:iCs/>
                <w:sz w:val="22"/>
                <w:szCs w:val="22"/>
                <w:rPrChange w:id="41930" w:author="James Vu" w:date="2024-04-18T23:49:00Z">
                  <w:rPr>
                    <w:ins w:id="41931" w:author="James Vu" w:date="2024-04-18T23:45:00Z"/>
                    <w:i/>
                    <w:iCs/>
                    <w:color w:val="000000"/>
                  </w:rPr>
                </w:rPrChange>
              </w:rPr>
            </w:pPr>
            <w:ins w:id="41932" w:author="James Vu" w:date="2024-04-18T23:45:00Z">
              <w:r w:rsidRPr="00B053AF">
                <w:rPr>
                  <w:i/>
                  <w:iCs/>
                  <w:sz w:val="22"/>
                  <w:szCs w:val="22"/>
                  <w:rPrChange w:id="41933" w:author="James Vu" w:date="2024-04-18T23:49:00Z">
                    <w:rPr>
                      <w:i/>
                      <w:iCs/>
                      <w:color w:val="000000"/>
                    </w:rPr>
                  </w:rPrChange>
                </w:rPr>
                <w:t> </w:t>
              </w:r>
            </w:ins>
          </w:p>
        </w:tc>
      </w:tr>
      <w:tr w:rsidR="00B053AF" w:rsidRPr="00B053AF" w14:paraId="1E71A9E7" w14:textId="77777777" w:rsidTr="003C02FF">
        <w:trPr>
          <w:trHeight w:val="1360"/>
          <w:ins w:id="41934" w:author="James Vu" w:date="2024-04-18T23:45:00Z"/>
          <w:trPrChange w:id="41935" w:author="James Vu" w:date="2024-04-19T00:26:00Z">
            <w:trPr>
              <w:gridBefore w:val="1"/>
              <w:gridAfter w:val="0"/>
              <w:trHeight w:val="1360"/>
            </w:trPr>
          </w:trPrChange>
        </w:trPr>
        <w:tc>
          <w:tcPr>
            <w:tcW w:w="0" w:type="auto"/>
            <w:shd w:val="clear" w:color="auto" w:fill="auto"/>
            <w:vAlign w:val="center"/>
            <w:hideMark/>
            <w:tcPrChange w:id="41936"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4A6394F" w14:textId="77777777" w:rsidR="00B053AF" w:rsidRPr="00B053AF" w:rsidRDefault="00B053AF">
            <w:pPr>
              <w:jc w:val="center"/>
              <w:rPr>
                <w:ins w:id="41937" w:author="James Vu" w:date="2024-04-18T23:45:00Z"/>
                <w:i/>
                <w:iCs/>
                <w:sz w:val="22"/>
                <w:szCs w:val="22"/>
                <w:rPrChange w:id="41938" w:author="James Vu" w:date="2024-04-18T23:49:00Z">
                  <w:rPr>
                    <w:ins w:id="41939" w:author="James Vu" w:date="2024-04-18T23:45:00Z"/>
                    <w:i/>
                    <w:iCs/>
                    <w:color w:val="FF0000"/>
                  </w:rPr>
                </w:rPrChange>
              </w:rPr>
            </w:pPr>
            <w:ins w:id="41940" w:author="James Vu" w:date="2024-04-18T23:45:00Z">
              <w:r w:rsidRPr="00B053AF">
                <w:rPr>
                  <w:i/>
                  <w:iCs/>
                  <w:sz w:val="22"/>
                  <w:szCs w:val="22"/>
                  <w:rPrChange w:id="41941" w:author="James Vu" w:date="2024-04-18T23:49:00Z">
                    <w:rPr>
                      <w:i/>
                      <w:iCs/>
                      <w:color w:val="FF0000"/>
                    </w:rPr>
                  </w:rPrChange>
                </w:rPr>
                <w:t>11</w:t>
              </w:r>
            </w:ins>
          </w:p>
        </w:tc>
        <w:tc>
          <w:tcPr>
            <w:tcW w:w="0" w:type="auto"/>
            <w:shd w:val="clear" w:color="auto" w:fill="auto"/>
            <w:vAlign w:val="center"/>
            <w:hideMark/>
            <w:tcPrChange w:id="4194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7F17D25" w14:textId="77777777" w:rsidR="00B053AF" w:rsidRPr="00B053AF" w:rsidRDefault="00B053AF">
            <w:pPr>
              <w:rPr>
                <w:ins w:id="41943" w:author="James Vu" w:date="2024-04-18T23:45:00Z"/>
                <w:i/>
                <w:iCs/>
                <w:sz w:val="22"/>
                <w:szCs w:val="22"/>
                <w:rPrChange w:id="41944" w:author="James Vu" w:date="2024-04-18T23:49:00Z">
                  <w:rPr>
                    <w:ins w:id="41945" w:author="James Vu" w:date="2024-04-18T23:45:00Z"/>
                    <w:i/>
                    <w:iCs/>
                    <w:color w:val="FF0000"/>
                  </w:rPr>
                </w:rPrChange>
              </w:rPr>
            </w:pPr>
            <w:ins w:id="41946" w:author="James Vu" w:date="2024-04-18T23:45:00Z">
              <w:r w:rsidRPr="00B053AF">
                <w:rPr>
                  <w:i/>
                  <w:iCs/>
                  <w:sz w:val="22"/>
                  <w:szCs w:val="22"/>
                  <w:rPrChange w:id="41947" w:author="James Vu" w:date="2024-04-18T23:49:00Z">
                    <w:rPr>
                      <w:i/>
                      <w:iCs/>
                      <w:color w:val="FF0000"/>
                    </w:rPr>
                  </w:rPrChange>
                </w:rPr>
                <w:t> </w:t>
              </w:r>
            </w:ins>
          </w:p>
        </w:tc>
        <w:tc>
          <w:tcPr>
            <w:tcW w:w="0" w:type="auto"/>
            <w:shd w:val="clear" w:color="auto" w:fill="auto"/>
            <w:vAlign w:val="center"/>
            <w:hideMark/>
            <w:tcPrChange w:id="41948"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565AA811" w14:textId="77777777" w:rsidR="00B053AF" w:rsidRPr="00B053AF" w:rsidRDefault="00B053AF">
            <w:pPr>
              <w:jc w:val="center"/>
              <w:rPr>
                <w:ins w:id="41949" w:author="James Vu" w:date="2024-04-18T23:45:00Z"/>
                <w:i/>
                <w:iCs/>
                <w:sz w:val="22"/>
                <w:szCs w:val="22"/>
                <w:rPrChange w:id="41950" w:author="James Vu" w:date="2024-04-18T23:49:00Z">
                  <w:rPr>
                    <w:ins w:id="41951" w:author="James Vu" w:date="2024-04-18T23:45:00Z"/>
                    <w:i/>
                    <w:iCs/>
                    <w:color w:val="FF0000"/>
                  </w:rPr>
                </w:rPrChange>
              </w:rPr>
            </w:pPr>
            <w:ins w:id="41952" w:author="James Vu" w:date="2024-04-18T23:45:00Z">
              <w:r w:rsidRPr="00B053AF">
                <w:rPr>
                  <w:i/>
                  <w:iCs/>
                  <w:sz w:val="22"/>
                  <w:szCs w:val="22"/>
                  <w:rPrChange w:id="41953" w:author="James Vu" w:date="2024-04-18T23:49:00Z">
                    <w:rPr>
                      <w:i/>
                      <w:iCs/>
                      <w:color w:val="FF0000"/>
                    </w:rPr>
                  </w:rPrChange>
                </w:rPr>
                <w:t>Khảo sát hạng mục phần mềm: Xây dựng Hệ tính năng về lĩnh vực thủy lợi, phòng chống thiên tai tỉnh Khánh Hòa (Giai đoạn 1)</w:t>
              </w:r>
            </w:ins>
          </w:p>
        </w:tc>
        <w:tc>
          <w:tcPr>
            <w:tcW w:w="0" w:type="auto"/>
            <w:shd w:val="clear" w:color="auto" w:fill="auto"/>
            <w:vAlign w:val="center"/>
            <w:hideMark/>
            <w:tcPrChange w:id="4195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EEE73C8" w14:textId="77777777" w:rsidR="00B053AF" w:rsidRPr="00B053AF" w:rsidRDefault="00B053AF">
            <w:pPr>
              <w:jc w:val="center"/>
              <w:rPr>
                <w:ins w:id="41955" w:author="James Vu" w:date="2024-04-18T23:45:00Z"/>
                <w:i/>
                <w:iCs/>
                <w:sz w:val="22"/>
                <w:szCs w:val="22"/>
                <w:rPrChange w:id="41956" w:author="James Vu" w:date="2024-04-18T23:49:00Z">
                  <w:rPr>
                    <w:ins w:id="41957" w:author="James Vu" w:date="2024-04-18T23:45:00Z"/>
                    <w:i/>
                    <w:iCs/>
                    <w:color w:val="FF0000"/>
                  </w:rPr>
                </w:rPrChange>
              </w:rPr>
            </w:pPr>
            <w:ins w:id="41958" w:author="James Vu" w:date="2024-04-18T23:45:00Z">
              <w:r w:rsidRPr="00B053AF">
                <w:rPr>
                  <w:i/>
                  <w:iCs/>
                  <w:sz w:val="22"/>
                  <w:szCs w:val="22"/>
                  <w:rPrChange w:id="41959" w:author="James Vu" w:date="2024-04-18T23:49:00Z">
                    <w:rPr>
                      <w:i/>
                      <w:iCs/>
                      <w:color w:val="FF0000"/>
                    </w:rPr>
                  </w:rPrChange>
                </w:rPr>
                <w:t>3</w:t>
              </w:r>
            </w:ins>
          </w:p>
        </w:tc>
        <w:tc>
          <w:tcPr>
            <w:tcW w:w="0" w:type="auto"/>
            <w:shd w:val="clear" w:color="auto" w:fill="auto"/>
            <w:vAlign w:val="center"/>
            <w:hideMark/>
            <w:tcPrChange w:id="4196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CDCB72B" w14:textId="77777777" w:rsidR="00B053AF" w:rsidRPr="00B053AF" w:rsidRDefault="00B053AF">
            <w:pPr>
              <w:jc w:val="center"/>
              <w:rPr>
                <w:ins w:id="41961" w:author="James Vu" w:date="2024-04-18T23:45:00Z"/>
                <w:i/>
                <w:iCs/>
                <w:sz w:val="22"/>
                <w:szCs w:val="22"/>
                <w:rPrChange w:id="41962" w:author="James Vu" w:date="2024-04-18T23:49:00Z">
                  <w:rPr>
                    <w:ins w:id="41963" w:author="James Vu" w:date="2024-04-18T23:45:00Z"/>
                    <w:i/>
                    <w:iCs/>
                    <w:color w:val="FF0000"/>
                  </w:rPr>
                </w:rPrChange>
              </w:rPr>
            </w:pPr>
            <w:ins w:id="41964" w:author="James Vu" w:date="2024-04-18T23:45:00Z">
              <w:r w:rsidRPr="00B053AF">
                <w:rPr>
                  <w:i/>
                  <w:iCs/>
                  <w:sz w:val="22"/>
                  <w:szCs w:val="22"/>
                  <w:rPrChange w:id="41965" w:author="James Vu" w:date="2024-04-18T23:49:00Z">
                    <w:rPr>
                      <w:i/>
                      <w:iCs/>
                      <w:color w:val="FF0000"/>
                    </w:rPr>
                  </w:rPrChange>
                </w:rPr>
                <w:t>Người</w:t>
              </w:r>
            </w:ins>
          </w:p>
        </w:tc>
        <w:tc>
          <w:tcPr>
            <w:tcW w:w="0" w:type="auto"/>
            <w:shd w:val="clear" w:color="auto" w:fill="auto"/>
            <w:vAlign w:val="center"/>
            <w:hideMark/>
            <w:tcPrChange w:id="4196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A6BBBAC" w14:textId="77777777" w:rsidR="00B053AF" w:rsidRPr="00B053AF" w:rsidRDefault="00B053AF">
            <w:pPr>
              <w:jc w:val="right"/>
              <w:rPr>
                <w:ins w:id="41967" w:author="James Vu" w:date="2024-04-18T23:45:00Z"/>
                <w:i/>
                <w:iCs/>
                <w:sz w:val="22"/>
                <w:szCs w:val="22"/>
                <w:rPrChange w:id="41968" w:author="James Vu" w:date="2024-04-18T23:49:00Z">
                  <w:rPr>
                    <w:ins w:id="41969" w:author="James Vu" w:date="2024-04-18T23:45:00Z"/>
                    <w:i/>
                    <w:iCs/>
                    <w:color w:val="FF0000"/>
                  </w:rPr>
                </w:rPrChange>
              </w:rPr>
            </w:pPr>
            <w:ins w:id="41970" w:author="James Vu" w:date="2024-04-18T23:45:00Z">
              <w:r w:rsidRPr="00B053AF">
                <w:rPr>
                  <w:i/>
                  <w:iCs/>
                  <w:sz w:val="22"/>
                  <w:szCs w:val="22"/>
                  <w:rPrChange w:id="41971" w:author="James Vu" w:date="2024-04-18T23:49:00Z">
                    <w:rPr>
                      <w:i/>
                      <w:iCs/>
                      <w:color w:val="FF0000"/>
                    </w:rPr>
                  </w:rPrChange>
                </w:rPr>
                <w:t>391.690</w:t>
              </w:r>
            </w:ins>
          </w:p>
        </w:tc>
        <w:tc>
          <w:tcPr>
            <w:tcW w:w="0" w:type="auto"/>
            <w:shd w:val="clear" w:color="auto" w:fill="auto"/>
            <w:vAlign w:val="center"/>
            <w:hideMark/>
            <w:tcPrChange w:id="4197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20B812A" w14:textId="77777777" w:rsidR="00B053AF" w:rsidRPr="00B053AF" w:rsidRDefault="00B053AF">
            <w:pPr>
              <w:jc w:val="center"/>
              <w:rPr>
                <w:ins w:id="41973" w:author="James Vu" w:date="2024-04-18T23:45:00Z"/>
                <w:i/>
                <w:iCs/>
                <w:sz w:val="22"/>
                <w:szCs w:val="22"/>
                <w:rPrChange w:id="41974" w:author="James Vu" w:date="2024-04-18T23:49:00Z">
                  <w:rPr>
                    <w:ins w:id="41975" w:author="James Vu" w:date="2024-04-18T23:45:00Z"/>
                    <w:i/>
                    <w:iCs/>
                    <w:color w:val="FF0000"/>
                  </w:rPr>
                </w:rPrChange>
              </w:rPr>
            </w:pPr>
            <w:ins w:id="41976" w:author="James Vu" w:date="2024-04-18T23:45:00Z">
              <w:r w:rsidRPr="00B053AF">
                <w:rPr>
                  <w:i/>
                  <w:iCs/>
                  <w:sz w:val="22"/>
                  <w:szCs w:val="22"/>
                  <w:rPrChange w:id="41977" w:author="James Vu" w:date="2024-04-18T23:49:00Z">
                    <w:rPr>
                      <w:i/>
                      <w:iCs/>
                      <w:color w:val="FF0000"/>
                    </w:rPr>
                  </w:rPrChange>
                </w:rPr>
                <w:t>10</w:t>
              </w:r>
            </w:ins>
          </w:p>
        </w:tc>
        <w:tc>
          <w:tcPr>
            <w:tcW w:w="0" w:type="auto"/>
            <w:shd w:val="clear" w:color="auto" w:fill="auto"/>
            <w:vAlign w:val="center"/>
            <w:hideMark/>
            <w:tcPrChange w:id="4197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E66ED45" w14:textId="77777777" w:rsidR="00B053AF" w:rsidRPr="00B053AF" w:rsidRDefault="00B053AF">
            <w:pPr>
              <w:jc w:val="right"/>
              <w:rPr>
                <w:ins w:id="41979" w:author="James Vu" w:date="2024-04-18T23:45:00Z"/>
                <w:i/>
                <w:iCs/>
                <w:sz w:val="22"/>
                <w:szCs w:val="22"/>
                <w:rPrChange w:id="41980" w:author="James Vu" w:date="2024-04-18T23:49:00Z">
                  <w:rPr>
                    <w:ins w:id="41981" w:author="James Vu" w:date="2024-04-18T23:45:00Z"/>
                    <w:i/>
                    <w:iCs/>
                    <w:color w:val="FF0000"/>
                  </w:rPr>
                </w:rPrChange>
              </w:rPr>
            </w:pPr>
            <w:ins w:id="41982" w:author="James Vu" w:date="2024-04-18T23:45:00Z">
              <w:r w:rsidRPr="00B053AF">
                <w:rPr>
                  <w:i/>
                  <w:iCs/>
                  <w:sz w:val="22"/>
                  <w:szCs w:val="22"/>
                  <w:rPrChange w:id="41983" w:author="James Vu" w:date="2024-04-18T23:49:00Z">
                    <w:rPr>
                      <w:i/>
                      <w:iCs/>
                      <w:color w:val="FF0000"/>
                    </w:rPr>
                  </w:rPrChange>
                </w:rPr>
                <w:t>11.750.712</w:t>
              </w:r>
            </w:ins>
          </w:p>
        </w:tc>
        <w:tc>
          <w:tcPr>
            <w:tcW w:w="0" w:type="auto"/>
            <w:shd w:val="clear" w:color="auto" w:fill="auto"/>
            <w:vAlign w:val="center"/>
            <w:hideMark/>
            <w:tcPrChange w:id="41984" w:author="James Vu" w:date="2024-04-19T00:26:00Z">
              <w:tcPr>
                <w:tcW w:w="0" w:type="auto"/>
                <w:gridSpan w:val="2"/>
                <w:tcBorders>
                  <w:top w:val="nil"/>
                  <w:left w:val="single" w:sz="4" w:space="0" w:color="auto"/>
                  <w:bottom w:val="nil"/>
                  <w:right w:val="single" w:sz="4" w:space="0" w:color="auto"/>
                </w:tcBorders>
                <w:shd w:val="clear" w:color="auto" w:fill="auto"/>
                <w:vAlign w:val="center"/>
                <w:hideMark/>
              </w:tcPr>
            </w:tcPrChange>
          </w:tcPr>
          <w:p w14:paraId="3DA92EB5" w14:textId="77777777" w:rsidR="00B053AF" w:rsidRPr="00B053AF" w:rsidRDefault="00B053AF">
            <w:pPr>
              <w:jc w:val="center"/>
              <w:rPr>
                <w:ins w:id="41985" w:author="James Vu" w:date="2024-04-18T23:45:00Z"/>
                <w:i/>
                <w:iCs/>
                <w:sz w:val="22"/>
                <w:szCs w:val="22"/>
                <w:rPrChange w:id="41986" w:author="James Vu" w:date="2024-04-18T23:49:00Z">
                  <w:rPr>
                    <w:ins w:id="41987" w:author="James Vu" w:date="2024-04-18T23:45:00Z"/>
                    <w:i/>
                    <w:iCs/>
                    <w:color w:val="000000"/>
                  </w:rPr>
                </w:rPrChange>
              </w:rPr>
            </w:pPr>
            <w:ins w:id="41988" w:author="James Vu" w:date="2024-04-18T23:45:00Z">
              <w:r w:rsidRPr="00B053AF">
                <w:rPr>
                  <w:i/>
                  <w:iCs/>
                  <w:sz w:val="22"/>
                  <w:szCs w:val="22"/>
                  <w:rPrChange w:id="41989" w:author="James Vu" w:date="2024-04-18T23:49:00Z">
                    <w:rPr>
                      <w:i/>
                      <w:iCs/>
                      <w:color w:val="000000"/>
                    </w:rPr>
                  </w:rPrChange>
                </w:rPr>
                <w:t> </w:t>
              </w:r>
            </w:ins>
          </w:p>
        </w:tc>
      </w:tr>
      <w:tr w:rsidR="00B053AF" w:rsidRPr="00B053AF" w14:paraId="0D3F7BEB" w14:textId="77777777" w:rsidTr="003C02FF">
        <w:trPr>
          <w:trHeight w:val="2380"/>
          <w:ins w:id="41990" w:author="James Vu" w:date="2024-04-18T23:45:00Z"/>
          <w:trPrChange w:id="41991" w:author="James Vu" w:date="2024-04-19T00:26:00Z">
            <w:trPr>
              <w:gridBefore w:val="1"/>
              <w:gridAfter w:val="0"/>
              <w:trHeight w:val="2380"/>
            </w:trPr>
          </w:trPrChange>
        </w:trPr>
        <w:tc>
          <w:tcPr>
            <w:tcW w:w="0" w:type="auto"/>
            <w:shd w:val="clear" w:color="auto" w:fill="auto"/>
            <w:vAlign w:val="center"/>
            <w:hideMark/>
            <w:tcPrChange w:id="41992"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98FB5B9" w14:textId="77777777" w:rsidR="00B053AF" w:rsidRPr="00B053AF" w:rsidRDefault="00B053AF">
            <w:pPr>
              <w:jc w:val="center"/>
              <w:rPr>
                <w:ins w:id="41993" w:author="James Vu" w:date="2024-04-18T23:45:00Z"/>
                <w:i/>
                <w:iCs/>
                <w:sz w:val="22"/>
                <w:szCs w:val="22"/>
                <w:rPrChange w:id="41994" w:author="James Vu" w:date="2024-04-18T23:49:00Z">
                  <w:rPr>
                    <w:ins w:id="41995" w:author="James Vu" w:date="2024-04-18T23:45:00Z"/>
                    <w:i/>
                    <w:iCs/>
                    <w:color w:val="FF0000"/>
                  </w:rPr>
                </w:rPrChange>
              </w:rPr>
            </w:pPr>
            <w:ins w:id="41996" w:author="James Vu" w:date="2024-04-18T23:45:00Z">
              <w:r w:rsidRPr="00B053AF">
                <w:rPr>
                  <w:i/>
                  <w:iCs/>
                  <w:sz w:val="22"/>
                  <w:szCs w:val="22"/>
                  <w:rPrChange w:id="41997" w:author="James Vu" w:date="2024-04-18T23:49:00Z">
                    <w:rPr>
                      <w:i/>
                      <w:iCs/>
                      <w:color w:val="FF0000"/>
                    </w:rPr>
                  </w:rPrChange>
                </w:rPr>
                <w:t>12</w:t>
              </w:r>
            </w:ins>
          </w:p>
        </w:tc>
        <w:tc>
          <w:tcPr>
            <w:tcW w:w="0" w:type="auto"/>
            <w:shd w:val="clear" w:color="auto" w:fill="auto"/>
            <w:vAlign w:val="center"/>
            <w:hideMark/>
            <w:tcPrChange w:id="4199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93B3386" w14:textId="77777777" w:rsidR="00B053AF" w:rsidRPr="00B053AF" w:rsidRDefault="00B053AF">
            <w:pPr>
              <w:rPr>
                <w:ins w:id="41999" w:author="James Vu" w:date="2024-04-18T23:45:00Z"/>
                <w:i/>
                <w:iCs/>
                <w:sz w:val="22"/>
                <w:szCs w:val="22"/>
                <w:rPrChange w:id="42000" w:author="James Vu" w:date="2024-04-18T23:49:00Z">
                  <w:rPr>
                    <w:ins w:id="42001" w:author="James Vu" w:date="2024-04-18T23:45:00Z"/>
                    <w:i/>
                    <w:iCs/>
                    <w:color w:val="FF0000"/>
                  </w:rPr>
                </w:rPrChange>
              </w:rPr>
            </w:pPr>
            <w:ins w:id="42002" w:author="James Vu" w:date="2024-04-18T23:45:00Z">
              <w:r w:rsidRPr="00B053AF">
                <w:rPr>
                  <w:i/>
                  <w:iCs/>
                  <w:sz w:val="22"/>
                  <w:szCs w:val="22"/>
                  <w:rPrChange w:id="42003" w:author="James Vu" w:date="2024-04-18T23:49:00Z">
                    <w:rPr>
                      <w:i/>
                      <w:iCs/>
                      <w:color w:val="FF0000"/>
                    </w:rPr>
                  </w:rPrChange>
                </w:rPr>
                <w:t> </w:t>
              </w:r>
            </w:ins>
          </w:p>
        </w:tc>
        <w:tc>
          <w:tcPr>
            <w:tcW w:w="0" w:type="auto"/>
            <w:shd w:val="clear" w:color="auto" w:fill="auto"/>
            <w:vAlign w:val="center"/>
            <w:hideMark/>
            <w:tcPrChange w:id="42004"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F349A29" w14:textId="77777777" w:rsidR="00B053AF" w:rsidRPr="00B053AF" w:rsidRDefault="00B053AF">
            <w:pPr>
              <w:jc w:val="center"/>
              <w:rPr>
                <w:ins w:id="42005" w:author="James Vu" w:date="2024-04-18T23:45:00Z"/>
                <w:i/>
                <w:iCs/>
                <w:sz w:val="22"/>
                <w:szCs w:val="22"/>
                <w:rPrChange w:id="42006" w:author="James Vu" w:date="2024-04-18T23:49:00Z">
                  <w:rPr>
                    <w:ins w:id="42007" w:author="James Vu" w:date="2024-04-18T23:45:00Z"/>
                    <w:i/>
                    <w:iCs/>
                    <w:color w:val="FF0000"/>
                  </w:rPr>
                </w:rPrChange>
              </w:rPr>
            </w:pPr>
            <w:ins w:id="42008" w:author="James Vu" w:date="2024-04-18T23:45:00Z">
              <w:r w:rsidRPr="00B053AF">
                <w:rPr>
                  <w:i/>
                  <w:iCs/>
                  <w:sz w:val="22"/>
                  <w:szCs w:val="22"/>
                  <w:rPrChange w:id="42009" w:author="James Vu" w:date="2024-04-18T23:49:00Z">
                    <w:rPr>
                      <w:i/>
                      <w:iCs/>
                      <w:color w:val="FF0000"/>
                    </w:rPr>
                  </w:rPrChange>
                </w:rPr>
                <w:t xml:space="preserve">Khảo sát hạng mục phần mềm: Xây dựng hệ thống Giao diện lập trình ứng dụng (API) liên kết dữ liệu từ các phần mềm nghiệp vụ đã có (đã thực hiện) của các lĩnh vực trong giai đoạn 1 đã sẳn sàn API kết nối vào hệ thống trục dữ liệu Nông nghiệp tỉnh Khánh hòa </w:t>
              </w:r>
            </w:ins>
          </w:p>
        </w:tc>
        <w:tc>
          <w:tcPr>
            <w:tcW w:w="0" w:type="auto"/>
            <w:shd w:val="clear" w:color="auto" w:fill="auto"/>
            <w:vAlign w:val="center"/>
            <w:hideMark/>
            <w:tcPrChange w:id="4201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00AE1C0" w14:textId="77777777" w:rsidR="00B053AF" w:rsidRPr="00B053AF" w:rsidRDefault="00B053AF">
            <w:pPr>
              <w:jc w:val="center"/>
              <w:rPr>
                <w:ins w:id="42011" w:author="James Vu" w:date="2024-04-18T23:45:00Z"/>
                <w:i/>
                <w:iCs/>
                <w:sz w:val="22"/>
                <w:szCs w:val="22"/>
                <w:rPrChange w:id="42012" w:author="James Vu" w:date="2024-04-18T23:49:00Z">
                  <w:rPr>
                    <w:ins w:id="42013" w:author="James Vu" w:date="2024-04-18T23:45:00Z"/>
                    <w:i/>
                    <w:iCs/>
                    <w:color w:val="FF0000"/>
                  </w:rPr>
                </w:rPrChange>
              </w:rPr>
            </w:pPr>
            <w:ins w:id="42014" w:author="James Vu" w:date="2024-04-18T23:45:00Z">
              <w:r w:rsidRPr="00B053AF">
                <w:rPr>
                  <w:i/>
                  <w:iCs/>
                  <w:sz w:val="22"/>
                  <w:szCs w:val="22"/>
                  <w:rPrChange w:id="42015" w:author="James Vu" w:date="2024-04-18T23:49:00Z">
                    <w:rPr>
                      <w:i/>
                      <w:iCs/>
                      <w:color w:val="FF0000"/>
                    </w:rPr>
                  </w:rPrChange>
                </w:rPr>
                <w:t>3</w:t>
              </w:r>
            </w:ins>
          </w:p>
        </w:tc>
        <w:tc>
          <w:tcPr>
            <w:tcW w:w="0" w:type="auto"/>
            <w:shd w:val="clear" w:color="auto" w:fill="auto"/>
            <w:vAlign w:val="center"/>
            <w:hideMark/>
            <w:tcPrChange w:id="4201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C8347D5" w14:textId="77777777" w:rsidR="00B053AF" w:rsidRPr="00B053AF" w:rsidRDefault="00B053AF">
            <w:pPr>
              <w:jc w:val="center"/>
              <w:rPr>
                <w:ins w:id="42017" w:author="James Vu" w:date="2024-04-18T23:45:00Z"/>
                <w:i/>
                <w:iCs/>
                <w:sz w:val="22"/>
                <w:szCs w:val="22"/>
                <w:rPrChange w:id="42018" w:author="James Vu" w:date="2024-04-18T23:49:00Z">
                  <w:rPr>
                    <w:ins w:id="42019" w:author="James Vu" w:date="2024-04-18T23:45:00Z"/>
                    <w:i/>
                    <w:iCs/>
                    <w:color w:val="FF0000"/>
                  </w:rPr>
                </w:rPrChange>
              </w:rPr>
            </w:pPr>
            <w:ins w:id="42020" w:author="James Vu" w:date="2024-04-18T23:45:00Z">
              <w:r w:rsidRPr="00B053AF">
                <w:rPr>
                  <w:i/>
                  <w:iCs/>
                  <w:sz w:val="22"/>
                  <w:szCs w:val="22"/>
                  <w:rPrChange w:id="42021" w:author="James Vu" w:date="2024-04-18T23:49:00Z">
                    <w:rPr>
                      <w:i/>
                      <w:iCs/>
                      <w:color w:val="FF0000"/>
                    </w:rPr>
                  </w:rPrChange>
                </w:rPr>
                <w:t>Người</w:t>
              </w:r>
            </w:ins>
          </w:p>
        </w:tc>
        <w:tc>
          <w:tcPr>
            <w:tcW w:w="0" w:type="auto"/>
            <w:shd w:val="clear" w:color="auto" w:fill="auto"/>
            <w:vAlign w:val="center"/>
            <w:hideMark/>
            <w:tcPrChange w:id="4202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367A25A" w14:textId="77777777" w:rsidR="00B053AF" w:rsidRPr="00B053AF" w:rsidRDefault="00B053AF">
            <w:pPr>
              <w:jc w:val="right"/>
              <w:rPr>
                <w:ins w:id="42023" w:author="James Vu" w:date="2024-04-18T23:45:00Z"/>
                <w:i/>
                <w:iCs/>
                <w:sz w:val="22"/>
                <w:szCs w:val="22"/>
                <w:rPrChange w:id="42024" w:author="James Vu" w:date="2024-04-18T23:49:00Z">
                  <w:rPr>
                    <w:ins w:id="42025" w:author="James Vu" w:date="2024-04-18T23:45:00Z"/>
                    <w:i/>
                    <w:iCs/>
                    <w:color w:val="FF0000"/>
                  </w:rPr>
                </w:rPrChange>
              </w:rPr>
            </w:pPr>
            <w:ins w:id="42026" w:author="James Vu" w:date="2024-04-18T23:45:00Z">
              <w:r w:rsidRPr="00B053AF">
                <w:rPr>
                  <w:i/>
                  <w:iCs/>
                  <w:sz w:val="22"/>
                  <w:szCs w:val="22"/>
                  <w:rPrChange w:id="42027" w:author="James Vu" w:date="2024-04-18T23:49:00Z">
                    <w:rPr>
                      <w:i/>
                      <w:iCs/>
                      <w:color w:val="FF0000"/>
                    </w:rPr>
                  </w:rPrChange>
                </w:rPr>
                <w:t>391.690</w:t>
              </w:r>
            </w:ins>
          </w:p>
        </w:tc>
        <w:tc>
          <w:tcPr>
            <w:tcW w:w="0" w:type="auto"/>
            <w:shd w:val="clear" w:color="auto" w:fill="auto"/>
            <w:vAlign w:val="center"/>
            <w:hideMark/>
            <w:tcPrChange w:id="4202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9CC26CB" w14:textId="77777777" w:rsidR="00B053AF" w:rsidRPr="00B053AF" w:rsidRDefault="00B053AF">
            <w:pPr>
              <w:jc w:val="center"/>
              <w:rPr>
                <w:ins w:id="42029" w:author="James Vu" w:date="2024-04-18T23:45:00Z"/>
                <w:i/>
                <w:iCs/>
                <w:sz w:val="22"/>
                <w:szCs w:val="22"/>
                <w:rPrChange w:id="42030" w:author="James Vu" w:date="2024-04-18T23:49:00Z">
                  <w:rPr>
                    <w:ins w:id="42031" w:author="James Vu" w:date="2024-04-18T23:45:00Z"/>
                    <w:i/>
                    <w:iCs/>
                    <w:color w:val="FF0000"/>
                  </w:rPr>
                </w:rPrChange>
              </w:rPr>
            </w:pPr>
            <w:ins w:id="42032" w:author="James Vu" w:date="2024-04-18T23:45:00Z">
              <w:r w:rsidRPr="00B053AF">
                <w:rPr>
                  <w:i/>
                  <w:iCs/>
                  <w:sz w:val="22"/>
                  <w:szCs w:val="22"/>
                  <w:rPrChange w:id="42033" w:author="James Vu" w:date="2024-04-18T23:49:00Z">
                    <w:rPr>
                      <w:i/>
                      <w:iCs/>
                      <w:color w:val="FF0000"/>
                    </w:rPr>
                  </w:rPrChange>
                </w:rPr>
                <w:t>10</w:t>
              </w:r>
            </w:ins>
          </w:p>
        </w:tc>
        <w:tc>
          <w:tcPr>
            <w:tcW w:w="0" w:type="auto"/>
            <w:shd w:val="clear" w:color="auto" w:fill="auto"/>
            <w:vAlign w:val="center"/>
            <w:hideMark/>
            <w:tcPrChange w:id="4203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7F91A41" w14:textId="77777777" w:rsidR="00B053AF" w:rsidRPr="00B053AF" w:rsidRDefault="00B053AF">
            <w:pPr>
              <w:jc w:val="right"/>
              <w:rPr>
                <w:ins w:id="42035" w:author="James Vu" w:date="2024-04-18T23:45:00Z"/>
                <w:i/>
                <w:iCs/>
                <w:sz w:val="22"/>
                <w:szCs w:val="22"/>
                <w:rPrChange w:id="42036" w:author="James Vu" w:date="2024-04-18T23:49:00Z">
                  <w:rPr>
                    <w:ins w:id="42037" w:author="James Vu" w:date="2024-04-18T23:45:00Z"/>
                    <w:i/>
                    <w:iCs/>
                    <w:color w:val="FF0000"/>
                  </w:rPr>
                </w:rPrChange>
              </w:rPr>
            </w:pPr>
            <w:ins w:id="42038" w:author="James Vu" w:date="2024-04-18T23:45:00Z">
              <w:r w:rsidRPr="00B053AF">
                <w:rPr>
                  <w:i/>
                  <w:iCs/>
                  <w:sz w:val="22"/>
                  <w:szCs w:val="22"/>
                  <w:rPrChange w:id="42039" w:author="James Vu" w:date="2024-04-18T23:49:00Z">
                    <w:rPr>
                      <w:i/>
                      <w:iCs/>
                      <w:color w:val="FF0000"/>
                    </w:rPr>
                  </w:rPrChange>
                </w:rPr>
                <w:t>11.750.712</w:t>
              </w:r>
            </w:ins>
          </w:p>
        </w:tc>
        <w:tc>
          <w:tcPr>
            <w:tcW w:w="0" w:type="auto"/>
            <w:shd w:val="clear" w:color="auto" w:fill="auto"/>
            <w:vAlign w:val="center"/>
            <w:hideMark/>
            <w:tcPrChange w:id="42040" w:author="James Vu" w:date="2024-04-19T00:26:00Z">
              <w:tcPr>
                <w:tcW w:w="0" w:type="auto"/>
                <w:gridSpan w:val="2"/>
                <w:tcBorders>
                  <w:top w:val="nil"/>
                  <w:left w:val="single" w:sz="4" w:space="0" w:color="auto"/>
                  <w:bottom w:val="nil"/>
                  <w:right w:val="single" w:sz="4" w:space="0" w:color="auto"/>
                </w:tcBorders>
                <w:shd w:val="clear" w:color="auto" w:fill="auto"/>
                <w:vAlign w:val="center"/>
                <w:hideMark/>
              </w:tcPr>
            </w:tcPrChange>
          </w:tcPr>
          <w:p w14:paraId="6A7107A7" w14:textId="77777777" w:rsidR="00B053AF" w:rsidRPr="00B053AF" w:rsidRDefault="00B053AF">
            <w:pPr>
              <w:jc w:val="center"/>
              <w:rPr>
                <w:ins w:id="42041" w:author="James Vu" w:date="2024-04-18T23:45:00Z"/>
                <w:i/>
                <w:iCs/>
                <w:sz w:val="22"/>
                <w:szCs w:val="22"/>
                <w:rPrChange w:id="42042" w:author="James Vu" w:date="2024-04-18T23:49:00Z">
                  <w:rPr>
                    <w:ins w:id="42043" w:author="James Vu" w:date="2024-04-18T23:45:00Z"/>
                    <w:i/>
                    <w:iCs/>
                    <w:color w:val="000000"/>
                  </w:rPr>
                </w:rPrChange>
              </w:rPr>
            </w:pPr>
            <w:ins w:id="42044" w:author="James Vu" w:date="2024-04-18T23:45:00Z">
              <w:r w:rsidRPr="00B053AF">
                <w:rPr>
                  <w:i/>
                  <w:iCs/>
                  <w:sz w:val="22"/>
                  <w:szCs w:val="22"/>
                  <w:rPrChange w:id="42045" w:author="James Vu" w:date="2024-04-18T23:49:00Z">
                    <w:rPr>
                      <w:i/>
                      <w:iCs/>
                      <w:color w:val="000000"/>
                    </w:rPr>
                  </w:rPrChange>
                </w:rPr>
                <w:t> </w:t>
              </w:r>
            </w:ins>
          </w:p>
        </w:tc>
      </w:tr>
      <w:tr w:rsidR="00B053AF" w:rsidRPr="00B053AF" w14:paraId="3F541BC0" w14:textId="77777777" w:rsidTr="003C02FF">
        <w:trPr>
          <w:trHeight w:val="680"/>
          <w:ins w:id="42046" w:author="James Vu" w:date="2024-04-18T23:45:00Z"/>
          <w:trPrChange w:id="42047" w:author="James Vu" w:date="2024-04-19T00:26:00Z">
            <w:trPr>
              <w:gridBefore w:val="1"/>
              <w:gridAfter w:val="0"/>
              <w:trHeight w:val="680"/>
            </w:trPr>
          </w:trPrChange>
        </w:trPr>
        <w:tc>
          <w:tcPr>
            <w:tcW w:w="0" w:type="auto"/>
            <w:shd w:val="clear" w:color="auto" w:fill="auto"/>
            <w:vAlign w:val="center"/>
            <w:hideMark/>
            <w:tcPrChange w:id="42048"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781AF93" w14:textId="77777777" w:rsidR="00B053AF" w:rsidRPr="00B053AF" w:rsidRDefault="00B053AF">
            <w:pPr>
              <w:jc w:val="center"/>
              <w:rPr>
                <w:ins w:id="42049" w:author="James Vu" w:date="2024-04-18T23:45:00Z"/>
                <w:i/>
                <w:iCs/>
                <w:sz w:val="22"/>
                <w:szCs w:val="22"/>
                <w:rPrChange w:id="42050" w:author="James Vu" w:date="2024-04-18T23:49:00Z">
                  <w:rPr>
                    <w:ins w:id="42051" w:author="James Vu" w:date="2024-04-18T23:45:00Z"/>
                    <w:i/>
                    <w:iCs/>
                    <w:color w:val="FF0000"/>
                  </w:rPr>
                </w:rPrChange>
              </w:rPr>
            </w:pPr>
            <w:ins w:id="42052" w:author="James Vu" w:date="2024-04-18T23:45:00Z">
              <w:r w:rsidRPr="00B053AF">
                <w:rPr>
                  <w:i/>
                  <w:iCs/>
                  <w:sz w:val="22"/>
                  <w:szCs w:val="22"/>
                  <w:rPrChange w:id="42053" w:author="James Vu" w:date="2024-04-18T23:49:00Z">
                    <w:rPr>
                      <w:i/>
                      <w:iCs/>
                      <w:color w:val="FF0000"/>
                    </w:rPr>
                  </w:rPrChange>
                </w:rPr>
                <w:lastRenderedPageBreak/>
                <w:t>13</w:t>
              </w:r>
            </w:ins>
          </w:p>
        </w:tc>
        <w:tc>
          <w:tcPr>
            <w:tcW w:w="0" w:type="auto"/>
            <w:shd w:val="clear" w:color="auto" w:fill="auto"/>
            <w:vAlign w:val="center"/>
            <w:hideMark/>
            <w:tcPrChange w:id="4205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5398600" w14:textId="77777777" w:rsidR="00B053AF" w:rsidRPr="00B053AF" w:rsidRDefault="00B053AF">
            <w:pPr>
              <w:rPr>
                <w:ins w:id="42055" w:author="James Vu" w:date="2024-04-18T23:45:00Z"/>
                <w:i/>
                <w:iCs/>
                <w:sz w:val="22"/>
                <w:szCs w:val="22"/>
                <w:rPrChange w:id="42056" w:author="James Vu" w:date="2024-04-18T23:49:00Z">
                  <w:rPr>
                    <w:ins w:id="42057" w:author="James Vu" w:date="2024-04-18T23:45:00Z"/>
                    <w:i/>
                    <w:iCs/>
                    <w:color w:val="FF0000"/>
                  </w:rPr>
                </w:rPrChange>
              </w:rPr>
            </w:pPr>
            <w:ins w:id="42058" w:author="James Vu" w:date="2024-04-18T23:45:00Z">
              <w:r w:rsidRPr="00B053AF">
                <w:rPr>
                  <w:i/>
                  <w:iCs/>
                  <w:sz w:val="22"/>
                  <w:szCs w:val="22"/>
                  <w:rPrChange w:id="42059" w:author="James Vu" w:date="2024-04-18T23:49:00Z">
                    <w:rPr>
                      <w:i/>
                      <w:iCs/>
                      <w:color w:val="FF0000"/>
                    </w:rPr>
                  </w:rPrChange>
                </w:rPr>
                <w:t> </w:t>
              </w:r>
            </w:ins>
          </w:p>
        </w:tc>
        <w:tc>
          <w:tcPr>
            <w:tcW w:w="0" w:type="auto"/>
            <w:shd w:val="clear" w:color="auto" w:fill="auto"/>
            <w:vAlign w:val="center"/>
            <w:hideMark/>
            <w:tcPrChange w:id="42060"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AD6818C" w14:textId="77777777" w:rsidR="00B053AF" w:rsidRPr="00B053AF" w:rsidRDefault="00B053AF">
            <w:pPr>
              <w:jc w:val="center"/>
              <w:rPr>
                <w:ins w:id="42061" w:author="James Vu" w:date="2024-04-18T23:45:00Z"/>
                <w:i/>
                <w:iCs/>
                <w:sz w:val="22"/>
                <w:szCs w:val="22"/>
                <w:rPrChange w:id="42062" w:author="James Vu" w:date="2024-04-18T23:49:00Z">
                  <w:rPr>
                    <w:ins w:id="42063" w:author="James Vu" w:date="2024-04-18T23:45:00Z"/>
                    <w:i/>
                    <w:iCs/>
                    <w:color w:val="FF0000"/>
                  </w:rPr>
                </w:rPrChange>
              </w:rPr>
            </w:pPr>
            <w:ins w:id="42064" w:author="James Vu" w:date="2024-04-18T23:45:00Z">
              <w:r w:rsidRPr="00B053AF">
                <w:rPr>
                  <w:i/>
                  <w:iCs/>
                  <w:sz w:val="22"/>
                  <w:szCs w:val="22"/>
                  <w:rPrChange w:id="42065" w:author="James Vu" w:date="2024-04-18T23:49:00Z">
                    <w:rPr>
                      <w:i/>
                      <w:iCs/>
                      <w:color w:val="FF0000"/>
                    </w:rPr>
                  </w:rPrChange>
                </w:rPr>
                <w:t>Khảo sát hạng mục: phần cứng máy tính, mạng máy tính tại các đơn vị</w:t>
              </w:r>
            </w:ins>
          </w:p>
        </w:tc>
        <w:tc>
          <w:tcPr>
            <w:tcW w:w="0" w:type="auto"/>
            <w:shd w:val="clear" w:color="auto" w:fill="auto"/>
            <w:vAlign w:val="center"/>
            <w:hideMark/>
            <w:tcPrChange w:id="4206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2349FA5" w14:textId="77777777" w:rsidR="00B053AF" w:rsidRPr="00B053AF" w:rsidRDefault="00B053AF">
            <w:pPr>
              <w:jc w:val="center"/>
              <w:rPr>
                <w:ins w:id="42067" w:author="James Vu" w:date="2024-04-18T23:45:00Z"/>
                <w:i/>
                <w:iCs/>
                <w:sz w:val="22"/>
                <w:szCs w:val="22"/>
                <w:rPrChange w:id="42068" w:author="James Vu" w:date="2024-04-18T23:49:00Z">
                  <w:rPr>
                    <w:ins w:id="42069" w:author="James Vu" w:date="2024-04-18T23:45:00Z"/>
                    <w:i/>
                    <w:iCs/>
                    <w:color w:val="FF0000"/>
                  </w:rPr>
                </w:rPrChange>
              </w:rPr>
            </w:pPr>
            <w:ins w:id="42070" w:author="James Vu" w:date="2024-04-18T23:45:00Z">
              <w:r w:rsidRPr="00B053AF">
                <w:rPr>
                  <w:i/>
                  <w:iCs/>
                  <w:sz w:val="22"/>
                  <w:szCs w:val="22"/>
                  <w:rPrChange w:id="42071" w:author="James Vu" w:date="2024-04-18T23:49:00Z">
                    <w:rPr>
                      <w:i/>
                      <w:iCs/>
                      <w:color w:val="FF0000"/>
                    </w:rPr>
                  </w:rPrChange>
                </w:rPr>
                <w:t>3</w:t>
              </w:r>
            </w:ins>
          </w:p>
        </w:tc>
        <w:tc>
          <w:tcPr>
            <w:tcW w:w="0" w:type="auto"/>
            <w:shd w:val="clear" w:color="auto" w:fill="auto"/>
            <w:vAlign w:val="center"/>
            <w:hideMark/>
            <w:tcPrChange w:id="4207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7DD30DE" w14:textId="77777777" w:rsidR="00B053AF" w:rsidRPr="00B053AF" w:rsidRDefault="00B053AF">
            <w:pPr>
              <w:jc w:val="center"/>
              <w:rPr>
                <w:ins w:id="42073" w:author="James Vu" w:date="2024-04-18T23:45:00Z"/>
                <w:i/>
                <w:iCs/>
                <w:sz w:val="22"/>
                <w:szCs w:val="22"/>
                <w:rPrChange w:id="42074" w:author="James Vu" w:date="2024-04-18T23:49:00Z">
                  <w:rPr>
                    <w:ins w:id="42075" w:author="James Vu" w:date="2024-04-18T23:45:00Z"/>
                    <w:i/>
                    <w:iCs/>
                    <w:color w:val="FF0000"/>
                  </w:rPr>
                </w:rPrChange>
              </w:rPr>
            </w:pPr>
            <w:ins w:id="42076" w:author="James Vu" w:date="2024-04-18T23:45:00Z">
              <w:r w:rsidRPr="00B053AF">
                <w:rPr>
                  <w:i/>
                  <w:iCs/>
                  <w:sz w:val="22"/>
                  <w:szCs w:val="22"/>
                  <w:rPrChange w:id="42077" w:author="James Vu" w:date="2024-04-18T23:49:00Z">
                    <w:rPr>
                      <w:i/>
                      <w:iCs/>
                      <w:color w:val="FF0000"/>
                    </w:rPr>
                  </w:rPrChange>
                </w:rPr>
                <w:t>Người</w:t>
              </w:r>
            </w:ins>
          </w:p>
        </w:tc>
        <w:tc>
          <w:tcPr>
            <w:tcW w:w="0" w:type="auto"/>
            <w:shd w:val="clear" w:color="auto" w:fill="auto"/>
            <w:vAlign w:val="center"/>
            <w:hideMark/>
            <w:tcPrChange w:id="4207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BA889C5" w14:textId="77777777" w:rsidR="00B053AF" w:rsidRPr="00B053AF" w:rsidRDefault="00B053AF">
            <w:pPr>
              <w:jc w:val="right"/>
              <w:rPr>
                <w:ins w:id="42079" w:author="James Vu" w:date="2024-04-18T23:45:00Z"/>
                <w:i/>
                <w:iCs/>
                <w:sz w:val="22"/>
                <w:szCs w:val="22"/>
                <w:rPrChange w:id="42080" w:author="James Vu" w:date="2024-04-18T23:49:00Z">
                  <w:rPr>
                    <w:ins w:id="42081" w:author="James Vu" w:date="2024-04-18T23:45:00Z"/>
                    <w:i/>
                    <w:iCs/>
                    <w:color w:val="FF0000"/>
                  </w:rPr>
                </w:rPrChange>
              </w:rPr>
            </w:pPr>
            <w:ins w:id="42082" w:author="James Vu" w:date="2024-04-18T23:45:00Z">
              <w:r w:rsidRPr="00B053AF">
                <w:rPr>
                  <w:i/>
                  <w:iCs/>
                  <w:sz w:val="22"/>
                  <w:szCs w:val="22"/>
                  <w:rPrChange w:id="42083" w:author="James Vu" w:date="2024-04-18T23:49:00Z">
                    <w:rPr>
                      <w:i/>
                      <w:iCs/>
                      <w:color w:val="FF0000"/>
                    </w:rPr>
                  </w:rPrChange>
                </w:rPr>
                <w:t>391.690</w:t>
              </w:r>
            </w:ins>
          </w:p>
        </w:tc>
        <w:tc>
          <w:tcPr>
            <w:tcW w:w="0" w:type="auto"/>
            <w:shd w:val="clear" w:color="auto" w:fill="auto"/>
            <w:vAlign w:val="center"/>
            <w:hideMark/>
            <w:tcPrChange w:id="4208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BBA223B" w14:textId="77777777" w:rsidR="00B053AF" w:rsidRPr="00B053AF" w:rsidRDefault="00B053AF">
            <w:pPr>
              <w:jc w:val="center"/>
              <w:rPr>
                <w:ins w:id="42085" w:author="James Vu" w:date="2024-04-18T23:45:00Z"/>
                <w:i/>
                <w:iCs/>
                <w:sz w:val="22"/>
                <w:szCs w:val="22"/>
                <w:rPrChange w:id="42086" w:author="James Vu" w:date="2024-04-18T23:49:00Z">
                  <w:rPr>
                    <w:ins w:id="42087" w:author="James Vu" w:date="2024-04-18T23:45:00Z"/>
                    <w:i/>
                    <w:iCs/>
                    <w:color w:val="FF0000"/>
                  </w:rPr>
                </w:rPrChange>
              </w:rPr>
            </w:pPr>
            <w:ins w:id="42088" w:author="James Vu" w:date="2024-04-18T23:45:00Z">
              <w:r w:rsidRPr="00B053AF">
                <w:rPr>
                  <w:i/>
                  <w:iCs/>
                  <w:sz w:val="22"/>
                  <w:szCs w:val="22"/>
                  <w:rPrChange w:id="42089" w:author="James Vu" w:date="2024-04-18T23:49:00Z">
                    <w:rPr>
                      <w:i/>
                      <w:iCs/>
                      <w:color w:val="FF0000"/>
                    </w:rPr>
                  </w:rPrChange>
                </w:rPr>
                <w:t>10</w:t>
              </w:r>
            </w:ins>
          </w:p>
        </w:tc>
        <w:tc>
          <w:tcPr>
            <w:tcW w:w="0" w:type="auto"/>
            <w:shd w:val="clear" w:color="auto" w:fill="auto"/>
            <w:vAlign w:val="center"/>
            <w:hideMark/>
            <w:tcPrChange w:id="4209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EC01F34" w14:textId="77777777" w:rsidR="00B053AF" w:rsidRPr="00B053AF" w:rsidRDefault="00B053AF">
            <w:pPr>
              <w:jc w:val="right"/>
              <w:rPr>
                <w:ins w:id="42091" w:author="James Vu" w:date="2024-04-18T23:45:00Z"/>
                <w:i/>
                <w:iCs/>
                <w:sz w:val="22"/>
                <w:szCs w:val="22"/>
                <w:rPrChange w:id="42092" w:author="James Vu" w:date="2024-04-18T23:49:00Z">
                  <w:rPr>
                    <w:ins w:id="42093" w:author="James Vu" w:date="2024-04-18T23:45:00Z"/>
                    <w:i/>
                    <w:iCs/>
                    <w:color w:val="FF0000"/>
                  </w:rPr>
                </w:rPrChange>
              </w:rPr>
            </w:pPr>
            <w:ins w:id="42094" w:author="James Vu" w:date="2024-04-18T23:45:00Z">
              <w:r w:rsidRPr="00B053AF">
                <w:rPr>
                  <w:i/>
                  <w:iCs/>
                  <w:sz w:val="22"/>
                  <w:szCs w:val="22"/>
                  <w:rPrChange w:id="42095" w:author="James Vu" w:date="2024-04-18T23:49:00Z">
                    <w:rPr>
                      <w:i/>
                      <w:iCs/>
                      <w:color w:val="FF0000"/>
                    </w:rPr>
                  </w:rPrChange>
                </w:rPr>
                <w:t>11.750.712</w:t>
              </w:r>
            </w:ins>
          </w:p>
        </w:tc>
        <w:tc>
          <w:tcPr>
            <w:tcW w:w="0" w:type="auto"/>
            <w:shd w:val="clear" w:color="auto" w:fill="auto"/>
            <w:vAlign w:val="center"/>
            <w:hideMark/>
            <w:tcPrChange w:id="42096" w:author="James Vu" w:date="2024-04-19T00:26:00Z">
              <w:tcPr>
                <w:tcW w:w="0" w:type="auto"/>
                <w:gridSpan w:val="2"/>
                <w:tcBorders>
                  <w:top w:val="nil"/>
                  <w:left w:val="single" w:sz="4" w:space="0" w:color="auto"/>
                  <w:bottom w:val="nil"/>
                  <w:right w:val="single" w:sz="4" w:space="0" w:color="auto"/>
                </w:tcBorders>
                <w:shd w:val="clear" w:color="auto" w:fill="auto"/>
                <w:vAlign w:val="center"/>
                <w:hideMark/>
              </w:tcPr>
            </w:tcPrChange>
          </w:tcPr>
          <w:p w14:paraId="6B79EBB3" w14:textId="77777777" w:rsidR="00B053AF" w:rsidRPr="00B053AF" w:rsidRDefault="00B053AF">
            <w:pPr>
              <w:jc w:val="center"/>
              <w:rPr>
                <w:ins w:id="42097" w:author="James Vu" w:date="2024-04-18T23:45:00Z"/>
                <w:i/>
                <w:iCs/>
                <w:sz w:val="22"/>
                <w:szCs w:val="22"/>
                <w:rPrChange w:id="42098" w:author="James Vu" w:date="2024-04-18T23:49:00Z">
                  <w:rPr>
                    <w:ins w:id="42099" w:author="James Vu" w:date="2024-04-18T23:45:00Z"/>
                    <w:i/>
                    <w:iCs/>
                    <w:color w:val="000000"/>
                  </w:rPr>
                </w:rPrChange>
              </w:rPr>
            </w:pPr>
            <w:ins w:id="42100" w:author="James Vu" w:date="2024-04-18T23:45:00Z">
              <w:r w:rsidRPr="00B053AF">
                <w:rPr>
                  <w:i/>
                  <w:iCs/>
                  <w:sz w:val="22"/>
                  <w:szCs w:val="22"/>
                  <w:rPrChange w:id="42101" w:author="James Vu" w:date="2024-04-18T23:49:00Z">
                    <w:rPr>
                      <w:i/>
                      <w:iCs/>
                      <w:color w:val="000000"/>
                    </w:rPr>
                  </w:rPrChange>
                </w:rPr>
                <w:t> </w:t>
              </w:r>
            </w:ins>
          </w:p>
        </w:tc>
      </w:tr>
      <w:tr w:rsidR="00B053AF" w:rsidRPr="00B053AF" w14:paraId="63D7CE8F" w14:textId="77777777" w:rsidTr="003C02FF">
        <w:trPr>
          <w:trHeight w:val="5100"/>
          <w:ins w:id="42102" w:author="James Vu" w:date="2024-04-18T23:45:00Z"/>
          <w:trPrChange w:id="42103" w:author="James Vu" w:date="2024-04-19T00:26:00Z">
            <w:trPr>
              <w:gridBefore w:val="1"/>
              <w:gridAfter w:val="0"/>
              <w:trHeight w:val="5100"/>
            </w:trPr>
          </w:trPrChange>
        </w:trPr>
        <w:tc>
          <w:tcPr>
            <w:tcW w:w="0" w:type="auto"/>
            <w:shd w:val="clear" w:color="auto" w:fill="auto"/>
            <w:vAlign w:val="center"/>
            <w:hideMark/>
            <w:tcPrChange w:id="42104"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18B979FB" w14:textId="77777777" w:rsidR="00B053AF" w:rsidRPr="00B053AF" w:rsidRDefault="00B053AF">
            <w:pPr>
              <w:jc w:val="center"/>
              <w:rPr>
                <w:ins w:id="42105" w:author="James Vu" w:date="2024-04-18T23:45:00Z"/>
                <w:sz w:val="22"/>
                <w:szCs w:val="22"/>
                <w:rPrChange w:id="42106" w:author="James Vu" w:date="2024-04-18T23:49:00Z">
                  <w:rPr>
                    <w:ins w:id="42107" w:author="James Vu" w:date="2024-04-18T23:45:00Z"/>
                    <w:color w:val="FF0000"/>
                  </w:rPr>
                </w:rPrChange>
              </w:rPr>
            </w:pPr>
            <w:ins w:id="42108" w:author="James Vu" w:date="2024-04-18T23:45:00Z">
              <w:r w:rsidRPr="00B053AF">
                <w:rPr>
                  <w:sz w:val="22"/>
                  <w:szCs w:val="22"/>
                  <w:rPrChange w:id="42109" w:author="James Vu" w:date="2024-04-18T23:49:00Z">
                    <w:rPr>
                      <w:color w:val="FF0000"/>
                    </w:rPr>
                  </w:rPrChange>
                </w:rPr>
                <w:t>1.4</w:t>
              </w:r>
            </w:ins>
          </w:p>
        </w:tc>
        <w:tc>
          <w:tcPr>
            <w:tcW w:w="0" w:type="auto"/>
            <w:shd w:val="clear" w:color="auto" w:fill="auto"/>
            <w:vAlign w:val="center"/>
            <w:hideMark/>
            <w:tcPrChange w:id="4211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E8954DF" w14:textId="77777777" w:rsidR="00B053AF" w:rsidRPr="00B053AF" w:rsidRDefault="00B053AF">
            <w:pPr>
              <w:rPr>
                <w:ins w:id="42111" w:author="James Vu" w:date="2024-04-18T23:45:00Z"/>
                <w:sz w:val="22"/>
                <w:szCs w:val="22"/>
                <w:rPrChange w:id="42112" w:author="James Vu" w:date="2024-04-18T23:49:00Z">
                  <w:rPr>
                    <w:ins w:id="42113" w:author="James Vu" w:date="2024-04-18T23:45:00Z"/>
                    <w:color w:val="FF0000"/>
                  </w:rPr>
                </w:rPrChange>
              </w:rPr>
            </w:pPr>
            <w:ins w:id="42114" w:author="James Vu" w:date="2024-04-18T23:45:00Z">
              <w:r w:rsidRPr="00B053AF">
                <w:rPr>
                  <w:sz w:val="22"/>
                  <w:szCs w:val="22"/>
                  <w:rPrChange w:id="42115" w:author="James Vu" w:date="2024-04-18T23:49:00Z">
                    <w:rPr>
                      <w:color w:val="FF0000"/>
                    </w:rPr>
                  </w:rPrChange>
                </w:rPr>
                <w:t>Chi phí lập Báo cáo kết quả khảo sát</w:t>
              </w:r>
            </w:ins>
          </w:p>
        </w:tc>
        <w:tc>
          <w:tcPr>
            <w:tcW w:w="0" w:type="auto"/>
            <w:shd w:val="clear" w:color="auto" w:fill="auto"/>
            <w:vAlign w:val="center"/>
            <w:hideMark/>
            <w:tcPrChange w:id="42116"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589BBD1" w14:textId="77777777" w:rsidR="00B053AF" w:rsidRPr="00B053AF" w:rsidRDefault="00B053AF">
            <w:pPr>
              <w:jc w:val="center"/>
              <w:rPr>
                <w:ins w:id="42117" w:author="James Vu" w:date="2024-04-18T23:45:00Z"/>
                <w:sz w:val="22"/>
                <w:szCs w:val="22"/>
                <w:rPrChange w:id="42118" w:author="James Vu" w:date="2024-04-18T23:49:00Z">
                  <w:rPr>
                    <w:ins w:id="42119" w:author="James Vu" w:date="2024-04-18T23:45:00Z"/>
                    <w:color w:val="FF0000"/>
                  </w:rPr>
                </w:rPrChange>
              </w:rPr>
            </w:pPr>
            <w:ins w:id="42120" w:author="James Vu" w:date="2024-04-18T23:45:00Z">
              <w:r w:rsidRPr="00B053AF">
                <w:rPr>
                  <w:sz w:val="22"/>
                  <w:szCs w:val="22"/>
                  <w:rPrChange w:id="42121" w:author="James Vu" w:date="2024-04-18T23:49:00Z">
                    <w:rPr>
                      <w:color w:val="FF0000"/>
                    </w:rPr>
                  </w:rPrChange>
                </w:rPr>
                <w:t>Xác định dự toán theo phương pháp chuyên gia, số lượng chuyên gia thực hiện: 04 người trong vòng 10 ngày. Lương chuyên gia vận dụng theo Quyết định số 129/QĐ-BTTTT ngày 03/02/2022 (kỹ sư bậc 2)</w:t>
              </w:r>
            </w:ins>
          </w:p>
        </w:tc>
        <w:tc>
          <w:tcPr>
            <w:tcW w:w="0" w:type="auto"/>
            <w:shd w:val="clear" w:color="auto" w:fill="auto"/>
            <w:vAlign w:val="center"/>
            <w:hideMark/>
            <w:tcPrChange w:id="42122"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FF6FB5E" w14:textId="77777777" w:rsidR="00B053AF" w:rsidRPr="00B053AF" w:rsidRDefault="00B053AF">
            <w:pPr>
              <w:jc w:val="center"/>
              <w:rPr>
                <w:ins w:id="42123" w:author="James Vu" w:date="2024-04-18T23:45:00Z"/>
                <w:sz w:val="22"/>
                <w:szCs w:val="22"/>
                <w:rPrChange w:id="42124" w:author="James Vu" w:date="2024-04-18T23:49:00Z">
                  <w:rPr>
                    <w:ins w:id="42125" w:author="James Vu" w:date="2024-04-18T23:45:00Z"/>
                    <w:color w:val="FF0000"/>
                  </w:rPr>
                </w:rPrChange>
              </w:rPr>
            </w:pPr>
            <w:ins w:id="42126" w:author="James Vu" w:date="2024-04-18T23:45:00Z">
              <w:r w:rsidRPr="00B053AF">
                <w:rPr>
                  <w:sz w:val="22"/>
                  <w:szCs w:val="22"/>
                  <w:rPrChange w:id="42127" w:author="James Vu" w:date="2024-04-18T23:49:00Z">
                    <w:rPr>
                      <w:color w:val="FF0000"/>
                    </w:rPr>
                  </w:rPrChange>
                </w:rPr>
                <w:t>4</w:t>
              </w:r>
            </w:ins>
          </w:p>
        </w:tc>
        <w:tc>
          <w:tcPr>
            <w:tcW w:w="0" w:type="auto"/>
            <w:shd w:val="clear" w:color="auto" w:fill="auto"/>
            <w:vAlign w:val="center"/>
            <w:hideMark/>
            <w:tcPrChange w:id="42128"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1163911" w14:textId="77777777" w:rsidR="00B053AF" w:rsidRPr="00B053AF" w:rsidRDefault="00B053AF">
            <w:pPr>
              <w:jc w:val="center"/>
              <w:rPr>
                <w:ins w:id="42129" w:author="James Vu" w:date="2024-04-18T23:45:00Z"/>
                <w:sz w:val="22"/>
                <w:szCs w:val="22"/>
                <w:rPrChange w:id="42130" w:author="James Vu" w:date="2024-04-18T23:49:00Z">
                  <w:rPr>
                    <w:ins w:id="42131" w:author="James Vu" w:date="2024-04-18T23:45:00Z"/>
                    <w:color w:val="FF0000"/>
                  </w:rPr>
                </w:rPrChange>
              </w:rPr>
            </w:pPr>
            <w:ins w:id="42132" w:author="James Vu" w:date="2024-04-18T23:45:00Z">
              <w:r w:rsidRPr="00B053AF">
                <w:rPr>
                  <w:sz w:val="22"/>
                  <w:szCs w:val="22"/>
                  <w:rPrChange w:id="42133" w:author="James Vu" w:date="2024-04-18T23:49:00Z">
                    <w:rPr>
                      <w:color w:val="FF0000"/>
                    </w:rPr>
                  </w:rPrChange>
                </w:rPr>
                <w:t>Người</w:t>
              </w:r>
            </w:ins>
          </w:p>
        </w:tc>
        <w:tc>
          <w:tcPr>
            <w:tcW w:w="0" w:type="auto"/>
            <w:shd w:val="clear" w:color="auto" w:fill="auto"/>
            <w:vAlign w:val="center"/>
            <w:hideMark/>
            <w:tcPrChange w:id="42134"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C97F493" w14:textId="77777777" w:rsidR="00B053AF" w:rsidRPr="00B053AF" w:rsidRDefault="00B053AF">
            <w:pPr>
              <w:jc w:val="right"/>
              <w:rPr>
                <w:ins w:id="42135" w:author="James Vu" w:date="2024-04-18T23:45:00Z"/>
                <w:sz w:val="22"/>
                <w:szCs w:val="22"/>
                <w:rPrChange w:id="42136" w:author="James Vu" w:date="2024-04-18T23:49:00Z">
                  <w:rPr>
                    <w:ins w:id="42137" w:author="James Vu" w:date="2024-04-18T23:45:00Z"/>
                    <w:color w:val="FF0000"/>
                  </w:rPr>
                </w:rPrChange>
              </w:rPr>
            </w:pPr>
            <w:ins w:id="42138" w:author="James Vu" w:date="2024-04-18T23:45:00Z">
              <w:r w:rsidRPr="00B053AF">
                <w:rPr>
                  <w:sz w:val="22"/>
                  <w:szCs w:val="22"/>
                  <w:rPrChange w:id="42139" w:author="James Vu" w:date="2024-04-18T23:49:00Z">
                    <w:rPr>
                      <w:color w:val="FF0000"/>
                    </w:rPr>
                  </w:rPrChange>
                </w:rPr>
                <w:t>391.690</w:t>
              </w:r>
            </w:ins>
          </w:p>
        </w:tc>
        <w:tc>
          <w:tcPr>
            <w:tcW w:w="0" w:type="auto"/>
            <w:shd w:val="clear" w:color="auto" w:fill="auto"/>
            <w:vAlign w:val="center"/>
            <w:hideMark/>
            <w:tcPrChange w:id="42140"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C8E9C79" w14:textId="77777777" w:rsidR="00B053AF" w:rsidRPr="00B053AF" w:rsidRDefault="00B053AF">
            <w:pPr>
              <w:jc w:val="center"/>
              <w:rPr>
                <w:ins w:id="42141" w:author="James Vu" w:date="2024-04-18T23:45:00Z"/>
                <w:sz w:val="22"/>
                <w:szCs w:val="22"/>
                <w:rPrChange w:id="42142" w:author="James Vu" w:date="2024-04-18T23:49:00Z">
                  <w:rPr>
                    <w:ins w:id="42143" w:author="James Vu" w:date="2024-04-18T23:45:00Z"/>
                    <w:color w:val="FF0000"/>
                  </w:rPr>
                </w:rPrChange>
              </w:rPr>
            </w:pPr>
            <w:ins w:id="42144" w:author="James Vu" w:date="2024-04-18T23:45:00Z">
              <w:r w:rsidRPr="00B053AF">
                <w:rPr>
                  <w:sz w:val="22"/>
                  <w:szCs w:val="22"/>
                  <w:rPrChange w:id="42145" w:author="James Vu" w:date="2024-04-18T23:49:00Z">
                    <w:rPr>
                      <w:color w:val="FF0000"/>
                    </w:rPr>
                  </w:rPrChange>
                </w:rPr>
                <w:t>10</w:t>
              </w:r>
            </w:ins>
          </w:p>
        </w:tc>
        <w:tc>
          <w:tcPr>
            <w:tcW w:w="0" w:type="auto"/>
            <w:shd w:val="clear" w:color="auto" w:fill="auto"/>
            <w:vAlign w:val="center"/>
            <w:hideMark/>
            <w:tcPrChange w:id="42146"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615852E" w14:textId="77777777" w:rsidR="00B053AF" w:rsidRPr="00B053AF" w:rsidRDefault="00B053AF">
            <w:pPr>
              <w:jc w:val="right"/>
              <w:rPr>
                <w:ins w:id="42147" w:author="James Vu" w:date="2024-04-18T23:45:00Z"/>
                <w:sz w:val="22"/>
                <w:szCs w:val="22"/>
                <w:rPrChange w:id="42148" w:author="James Vu" w:date="2024-04-18T23:49:00Z">
                  <w:rPr>
                    <w:ins w:id="42149" w:author="James Vu" w:date="2024-04-18T23:45:00Z"/>
                    <w:color w:val="FF0000"/>
                  </w:rPr>
                </w:rPrChange>
              </w:rPr>
            </w:pPr>
            <w:ins w:id="42150" w:author="James Vu" w:date="2024-04-18T23:45:00Z">
              <w:r w:rsidRPr="00B053AF">
                <w:rPr>
                  <w:sz w:val="22"/>
                  <w:szCs w:val="22"/>
                  <w:rPrChange w:id="42151" w:author="James Vu" w:date="2024-04-18T23:49:00Z">
                    <w:rPr>
                      <w:color w:val="FF0000"/>
                    </w:rPr>
                  </w:rPrChange>
                </w:rPr>
                <w:t>15.667.615</w:t>
              </w:r>
            </w:ins>
          </w:p>
        </w:tc>
        <w:tc>
          <w:tcPr>
            <w:tcW w:w="0" w:type="auto"/>
            <w:shd w:val="clear" w:color="auto" w:fill="auto"/>
            <w:vAlign w:val="center"/>
            <w:hideMark/>
            <w:tcPrChange w:id="42152" w:author="James Vu" w:date="2024-04-19T00:26:00Z">
              <w:tcPr>
                <w:tcW w:w="0" w:type="auto"/>
                <w:gridSpan w:val="2"/>
                <w:tcBorders>
                  <w:top w:val="nil"/>
                  <w:left w:val="single" w:sz="4" w:space="0" w:color="auto"/>
                  <w:bottom w:val="nil"/>
                  <w:right w:val="single" w:sz="4" w:space="0" w:color="auto"/>
                </w:tcBorders>
                <w:shd w:val="clear" w:color="auto" w:fill="auto"/>
                <w:vAlign w:val="center"/>
                <w:hideMark/>
              </w:tcPr>
            </w:tcPrChange>
          </w:tcPr>
          <w:p w14:paraId="22A30A88" w14:textId="77777777" w:rsidR="00B053AF" w:rsidRPr="00B053AF" w:rsidRDefault="00B053AF">
            <w:pPr>
              <w:rPr>
                <w:ins w:id="42153" w:author="James Vu" w:date="2024-04-18T23:45:00Z"/>
                <w:sz w:val="22"/>
                <w:szCs w:val="22"/>
                <w:rPrChange w:id="42154" w:author="James Vu" w:date="2024-04-18T23:49:00Z">
                  <w:rPr>
                    <w:ins w:id="42155" w:author="James Vu" w:date="2024-04-18T23:45:00Z"/>
                    <w:color w:val="000000"/>
                  </w:rPr>
                </w:rPrChange>
              </w:rPr>
            </w:pPr>
            <w:ins w:id="42156" w:author="James Vu" w:date="2024-04-18T23:45:00Z">
              <w:r w:rsidRPr="00B053AF">
                <w:rPr>
                  <w:sz w:val="22"/>
                  <w:szCs w:val="22"/>
                  <w:rPrChange w:id="42157" w:author="James Vu" w:date="2024-04-18T23:49:00Z">
                    <w:rPr>
                      <w:color w:val="000000"/>
                    </w:rPr>
                  </w:rPrChange>
                </w:rPr>
                <w:t>Chi phí lập Báo cáo kết quả khảo sát áp dụng theo định mức chi hiện hành theo hướng dẫn của Công văn 1951/BTTTT-ƯDCNTT ngày 04/7/2012 của Bộ TTTT hướng dẫn lập dự toán chi phí khảo sát dự án ứng dụng CNTT sử dụng nguồn vốn NSNN và Thông tư 109/2016/TT-BTC ngày 30/6/2016 của Bộ Tài chính quy định lập dự toán, quản lý, sử dụng và quyết toán kinh phí thực hiện các cuộc Điều tra thống kê, Tổng Điều tra thống kê quốc gia, cụ thể (Khoản 1, Điều 3 Thông tư 109/2016/TT-BTC): Chi tổng hợp, phân tích, đánh giá kết quả Điều tra thống kê:  Tối đa 10 triệu đồng (đối với cấp tỉnh)</w:t>
              </w:r>
              <w:r w:rsidRPr="00B053AF">
                <w:rPr>
                  <w:sz w:val="22"/>
                  <w:szCs w:val="22"/>
                  <w:rPrChange w:id="42158" w:author="James Vu" w:date="2024-04-18T23:49:00Z">
                    <w:rPr>
                      <w:color w:val="000000"/>
                    </w:rPr>
                  </w:rPrChange>
                </w:rPr>
                <w:br/>
                <w:t>Để xác định chi phí cho hạng mục trên, đơn vị Xác định dự toán theo phương pháp chuyên gia được quy định tại Phụ lục 05 Thông tư số 04/2020/TT-BTTTT, Chi phí chuyên gia của hạng mục không vượt quá chi phí được quy định tại Thông tư 109/2016/TT-BTC</w:t>
              </w:r>
            </w:ins>
          </w:p>
        </w:tc>
      </w:tr>
      <w:tr w:rsidR="00B053AF" w:rsidRPr="00B053AF" w14:paraId="1A47B17A" w14:textId="77777777" w:rsidTr="003C02FF">
        <w:trPr>
          <w:trHeight w:val="340"/>
          <w:ins w:id="42159" w:author="James Vu" w:date="2024-04-18T23:45:00Z"/>
          <w:trPrChange w:id="42160" w:author="James Vu" w:date="2024-04-19T00:26:00Z">
            <w:trPr>
              <w:gridBefore w:val="1"/>
              <w:gridAfter w:val="0"/>
              <w:trHeight w:val="340"/>
            </w:trPr>
          </w:trPrChange>
        </w:trPr>
        <w:tc>
          <w:tcPr>
            <w:tcW w:w="0" w:type="auto"/>
            <w:shd w:val="clear" w:color="auto" w:fill="auto"/>
            <w:vAlign w:val="center"/>
            <w:hideMark/>
            <w:tcPrChange w:id="42161"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91C24E7" w14:textId="77777777" w:rsidR="00B053AF" w:rsidRPr="00B053AF" w:rsidRDefault="00B053AF">
            <w:pPr>
              <w:jc w:val="center"/>
              <w:rPr>
                <w:ins w:id="42162" w:author="James Vu" w:date="2024-04-18T23:45:00Z"/>
                <w:b/>
                <w:bCs/>
                <w:sz w:val="22"/>
                <w:szCs w:val="22"/>
                <w:rPrChange w:id="42163" w:author="James Vu" w:date="2024-04-18T23:49:00Z">
                  <w:rPr>
                    <w:ins w:id="42164" w:author="James Vu" w:date="2024-04-18T23:45:00Z"/>
                    <w:b/>
                    <w:bCs/>
                    <w:color w:val="000000"/>
                  </w:rPr>
                </w:rPrChange>
              </w:rPr>
            </w:pPr>
            <w:ins w:id="42165" w:author="James Vu" w:date="2024-04-18T23:45:00Z">
              <w:r w:rsidRPr="00B053AF">
                <w:rPr>
                  <w:b/>
                  <w:bCs/>
                  <w:sz w:val="22"/>
                  <w:szCs w:val="22"/>
                  <w:rPrChange w:id="42166" w:author="James Vu" w:date="2024-04-18T23:49:00Z">
                    <w:rPr>
                      <w:b/>
                      <w:bCs/>
                      <w:color w:val="000000"/>
                    </w:rPr>
                  </w:rPrChange>
                </w:rPr>
                <w:t>2</w:t>
              </w:r>
            </w:ins>
          </w:p>
        </w:tc>
        <w:tc>
          <w:tcPr>
            <w:tcW w:w="0" w:type="auto"/>
            <w:shd w:val="clear" w:color="auto" w:fill="auto"/>
            <w:vAlign w:val="center"/>
            <w:hideMark/>
            <w:tcPrChange w:id="4216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7C0B3C4" w14:textId="77777777" w:rsidR="00B053AF" w:rsidRPr="00B053AF" w:rsidRDefault="00B053AF">
            <w:pPr>
              <w:rPr>
                <w:ins w:id="42168" w:author="James Vu" w:date="2024-04-18T23:45:00Z"/>
                <w:b/>
                <w:bCs/>
                <w:sz w:val="22"/>
                <w:szCs w:val="22"/>
                <w:rPrChange w:id="42169" w:author="James Vu" w:date="2024-04-18T23:49:00Z">
                  <w:rPr>
                    <w:ins w:id="42170" w:author="James Vu" w:date="2024-04-18T23:45:00Z"/>
                    <w:b/>
                    <w:bCs/>
                    <w:color w:val="000000"/>
                  </w:rPr>
                </w:rPrChange>
              </w:rPr>
            </w:pPr>
            <w:ins w:id="42171" w:author="James Vu" w:date="2024-04-18T23:45:00Z">
              <w:r w:rsidRPr="00B053AF">
                <w:rPr>
                  <w:b/>
                  <w:bCs/>
                  <w:sz w:val="22"/>
                  <w:szCs w:val="22"/>
                  <w:rPrChange w:id="42172" w:author="James Vu" w:date="2024-04-18T23:49:00Z">
                    <w:rPr>
                      <w:b/>
                      <w:bCs/>
                      <w:color w:val="000000"/>
                    </w:rPr>
                  </w:rPrChange>
                </w:rPr>
                <w:t>Chi phí quản lý</w:t>
              </w:r>
            </w:ins>
          </w:p>
        </w:tc>
        <w:tc>
          <w:tcPr>
            <w:tcW w:w="0" w:type="auto"/>
            <w:shd w:val="clear" w:color="auto" w:fill="auto"/>
            <w:vAlign w:val="center"/>
            <w:hideMark/>
            <w:tcPrChange w:id="42173"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36BD5E17" w14:textId="77777777" w:rsidR="00B053AF" w:rsidRPr="00B053AF" w:rsidRDefault="00B053AF">
            <w:pPr>
              <w:jc w:val="center"/>
              <w:rPr>
                <w:ins w:id="42174" w:author="James Vu" w:date="2024-04-18T23:45:00Z"/>
                <w:b/>
                <w:bCs/>
                <w:sz w:val="22"/>
                <w:szCs w:val="22"/>
                <w:rPrChange w:id="42175" w:author="James Vu" w:date="2024-04-18T23:49:00Z">
                  <w:rPr>
                    <w:ins w:id="42176" w:author="James Vu" w:date="2024-04-18T23:45:00Z"/>
                    <w:b/>
                    <w:bCs/>
                    <w:color w:val="000000"/>
                  </w:rPr>
                </w:rPrChange>
              </w:rPr>
            </w:pPr>
            <w:ins w:id="42177" w:author="James Vu" w:date="2024-04-18T23:45:00Z">
              <w:r w:rsidRPr="00B053AF">
                <w:rPr>
                  <w:b/>
                  <w:bCs/>
                  <w:sz w:val="22"/>
                  <w:szCs w:val="22"/>
                  <w:rPrChange w:id="42178" w:author="James Vu" w:date="2024-04-18T23:49:00Z">
                    <w:rPr>
                      <w:b/>
                      <w:bCs/>
                      <w:color w:val="000000"/>
                    </w:rPr>
                  </w:rPrChange>
                </w:rPr>
                <w:t>Cql = 55% x Ccg</w:t>
              </w:r>
            </w:ins>
          </w:p>
        </w:tc>
        <w:tc>
          <w:tcPr>
            <w:tcW w:w="0" w:type="auto"/>
            <w:shd w:val="clear" w:color="auto" w:fill="auto"/>
            <w:hideMark/>
            <w:tcPrChange w:id="42179"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19CF63D0" w14:textId="77777777" w:rsidR="00B053AF" w:rsidRPr="00B053AF" w:rsidRDefault="00B053AF">
            <w:pPr>
              <w:rPr>
                <w:ins w:id="42180" w:author="James Vu" w:date="2024-04-18T23:45:00Z"/>
                <w:b/>
                <w:bCs/>
                <w:sz w:val="22"/>
                <w:szCs w:val="22"/>
                <w:rPrChange w:id="42181" w:author="James Vu" w:date="2024-04-18T23:49:00Z">
                  <w:rPr>
                    <w:ins w:id="42182" w:author="James Vu" w:date="2024-04-18T23:45:00Z"/>
                    <w:b/>
                    <w:bCs/>
                    <w:color w:val="000000"/>
                  </w:rPr>
                </w:rPrChange>
              </w:rPr>
            </w:pPr>
            <w:ins w:id="42183" w:author="James Vu" w:date="2024-04-18T23:45:00Z">
              <w:r w:rsidRPr="00B053AF">
                <w:rPr>
                  <w:b/>
                  <w:bCs/>
                  <w:sz w:val="22"/>
                  <w:szCs w:val="22"/>
                  <w:rPrChange w:id="42184" w:author="James Vu" w:date="2024-04-18T23:49:00Z">
                    <w:rPr>
                      <w:b/>
                      <w:bCs/>
                      <w:color w:val="000000"/>
                    </w:rPr>
                  </w:rPrChange>
                </w:rPr>
                <w:t> </w:t>
              </w:r>
            </w:ins>
          </w:p>
        </w:tc>
        <w:tc>
          <w:tcPr>
            <w:tcW w:w="0" w:type="auto"/>
            <w:shd w:val="clear" w:color="auto" w:fill="auto"/>
            <w:hideMark/>
            <w:tcPrChange w:id="42185"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4434D2AB" w14:textId="77777777" w:rsidR="00B053AF" w:rsidRPr="00B053AF" w:rsidRDefault="00B053AF">
            <w:pPr>
              <w:rPr>
                <w:ins w:id="42186" w:author="James Vu" w:date="2024-04-18T23:45:00Z"/>
                <w:b/>
                <w:bCs/>
                <w:sz w:val="22"/>
                <w:szCs w:val="22"/>
                <w:rPrChange w:id="42187" w:author="James Vu" w:date="2024-04-18T23:49:00Z">
                  <w:rPr>
                    <w:ins w:id="42188" w:author="James Vu" w:date="2024-04-18T23:45:00Z"/>
                    <w:b/>
                    <w:bCs/>
                    <w:color w:val="000000"/>
                  </w:rPr>
                </w:rPrChange>
              </w:rPr>
            </w:pPr>
            <w:ins w:id="42189" w:author="James Vu" w:date="2024-04-18T23:45:00Z">
              <w:r w:rsidRPr="00B053AF">
                <w:rPr>
                  <w:b/>
                  <w:bCs/>
                  <w:sz w:val="22"/>
                  <w:szCs w:val="22"/>
                  <w:rPrChange w:id="42190" w:author="James Vu" w:date="2024-04-18T23:49:00Z">
                    <w:rPr>
                      <w:b/>
                      <w:bCs/>
                      <w:color w:val="000000"/>
                    </w:rPr>
                  </w:rPrChange>
                </w:rPr>
                <w:t> </w:t>
              </w:r>
            </w:ins>
          </w:p>
        </w:tc>
        <w:tc>
          <w:tcPr>
            <w:tcW w:w="0" w:type="auto"/>
            <w:shd w:val="clear" w:color="auto" w:fill="auto"/>
            <w:vAlign w:val="center"/>
            <w:hideMark/>
            <w:tcPrChange w:id="42191"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982B520" w14:textId="77777777" w:rsidR="00B053AF" w:rsidRPr="00B053AF" w:rsidRDefault="00B053AF">
            <w:pPr>
              <w:jc w:val="right"/>
              <w:rPr>
                <w:ins w:id="42192" w:author="James Vu" w:date="2024-04-18T23:45:00Z"/>
                <w:b/>
                <w:bCs/>
                <w:sz w:val="22"/>
                <w:szCs w:val="22"/>
                <w:rPrChange w:id="42193" w:author="James Vu" w:date="2024-04-18T23:49:00Z">
                  <w:rPr>
                    <w:ins w:id="42194" w:author="James Vu" w:date="2024-04-18T23:45:00Z"/>
                    <w:b/>
                    <w:bCs/>
                    <w:color w:val="000000"/>
                  </w:rPr>
                </w:rPrChange>
              </w:rPr>
            </w:pPr>
            <w:ins w:id="42195" w:author="James Vu" w:date="2024-04-18T23:45:00Z">
              <w:r w:rsidRPr="00B053AF">
                <w:rPr>
                  <w:b/>
                  <w:bCs/>
                  <w:sz w:val="22"/>
                  <w:szCs w:val="22"/>
                  <w:rPrChange w:id="42196" w:author="James Vu" w:date="2024-04-18T23:49:00Z">
                    <w:rPr>
                      <w:b/>
                      <w:bCs/>
                      <w:color w:val="000000"/>
                    </w:rPr>
                  </w:rPrChange>
                </w:rPr>
                <w:t> </w:t>
              </w:r>
            </w:ins>
          </w:p>
        </w:tc>
        <w:tc>
          <w:tcPr>
            <w:tcW w:w="0" w:type="auto"/>
            <w:shd w:val="clear" w:color="auto" w:fill="auto"/>
            <w:hideMark/>
            <w:tcPrChange w:id="42197"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666B5FA5" w14:textId="77777777" w:rsidR="00B053AF" w:rsidRPr="00B053AF" w:rsidRDefault="00B053AF">
            <w:pPr>
              <w:rPr>
                <w:ins w:id="42198" w:author="James Vu" w:date="2024-04-18T23:45:00Z"/>
                <w:b/>
                <w:bCs/>
                <w:sz w:val="22"/>
                <w:szCs w:val="22"/>
                <w:rPrChange w:id="42199" w:author="James Vu" w:date="2024-04-18T23:49:00Z">
                  <w:rPr>
                    <w:ins w:id="42200" w:author="James Vu" w:date="2024-04-18T23:45:00Z"/>
                    <w:b/>
                    <w:bCs/>
                    <w:color w:val="000000"/>
                  </w:rPr>
                </w:rPrChange>
              </w:rPr>
            </w:pPr>
            <w:ins w:id="42201" w:author="James Vu" w:date="2024-04-18T23:45:00Z">
              <w:r w:rsidRPr="00B053AF">
                <w:rPr>
                  <w:b/>
                  <w:bCs/>
                  <w:sz w:val="22"/>
                  <w:szCs w:val="22"/>
                  <w:rPrChange w:id="42202" w:author="James Vu" w:date="2024-04-18T23:49:00Z">
                    <w:rPr>
                      <w:b/>
                      <w:bCs/>
                      <w:color w:val="000000"/>
                    </w:rPr>
                  </w:rPrChange>
                </w:rPr>
                <w:t> </w:t>
              </w:r>
            </w:ins>
          </w:p>
        </w:tc>
        <w:tc>
          <w:tcPr>
            <w:tcW w:w="0" w:type="auto"/>
            <w:shd w:val="clear" w:color="auto" w:fill="auto"/>
            <w:vAlign w:val="center"/>
            <w:hideMark/>
            <w:tcPrChange w:id="4220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04120AC" w14:textId="77777777" w:rsidR="00B053AF" w:rsidRPr="00B053AF" w:rsidRDefault="00B053AF">
            <w:pPr>
              <w:jc w:val="right"/>
              <w:rPr>
                <w:ins w:id="42204" w:author="James Vu" w:date="2024-04-18T23:45:00Z"/>
                <w:b/>
                <w:bCs/>
                <w:sz w:val="22"/>
                <w:szCs w:val="22"/>
                <w:rPrChange w:id="42205" w:author="James Vu" w:date="2024-04-18T23:49:00Z">
                  <w:rPr>
                    <w:ins w:id="42206" w:author="James Vu" w:date="2024-04-18T23:45:00Z"/>
                    <w:b/>
                    <w:bCs/>
                    <w:color w:val="000000"/>
                  </w:rPr>
                </w:rPrChange>
              </w:rPr>
            </w:pPr>
            <w:ins w:id="42207" w:author="James Vu" w:date="2024-04-18T23:45:00Z">
              <w:r w:rsidRPr="00B053AF">
                <w:rPr>
                  <w:b/>
                  <w:bCs/>
                  <w:sz w:val="22"/>
                  <w:szCs w:val="22"/>
                  <w:rPrChange w:id="42208" w:author="James Vu" w:date="2024-04-18T23:49:00Z">
                    <w:rPr>
                      <w:b/>
                      <w:bCs/>
                      <w:color w:val="000000"/>
                    </w:rPr>
                  </w:rPrChange>
                </w:rPr>
                <w:t>107.072.631</w:t>
              </w:r>
            </w:ins>
          </w:p>
        </w:tc>
        <w:tc>
          <w:tcPr>
            <w:tcW w:w="0" w:type="auto"/>
            <w:shd w:val="clear" w:color="auto" w:fill="auto"/>
            <w:hideMark/>
            <w:tcPrChange w:id="42209" w:author="James Vu" w:date="2024-04-19T00:26:00Z">
              <w:tcPr>
                <w:tcW w:w="0" w:type="auto"/>
                <w:gridSpan w:val="2"/>
                <w:tcBorders>
                  <w:top w:val="single" w:sz="4" w:space="0" w:color="auto"/>
                  <w:left w:val="nil"/>
                  <w:bottom w:val="single" w:sz="4" w:space="0" w:color="auto"/>
                  <w:right w:val="single" w:sz="4" w:space="0" w:color="auto"/>
                </w:tcBorders>
                <w:shd w:val="clear" w:color="auto" w:fill="auto"/>
                <w:hideMark/>
              </w:tcPr>
            </w:tcPrChange>
          </w:tcPr>
          <w:p w14:paraId="1D8F3742" w14:textId="77777777" w:rsidR="00B053AF" w:rsidRPr="00B053AF" w:rsidRDefault="00B053AF">
            <w:pPr>
              <w:jc w:val="center"/>
              <w:rPr>
                <w:ins w:id="42210" w:author="James Vu" w:date="2024-04-18T23:45:00Z"/>
                <w:b/>
                <w:bCs/>
                <w:sz w:val="22"/>
                <w:szCs w:val="22"/>
                <w:rPrChange w:id="42211" w:author="James Vu" w:date="2024-04-18T23:49:00Z">
                  <w:rPr>
                    <w:ins w:id="42212" w:author="James Vu" w:date="2024-04-18T23:45:00Z"/>
                    <w:b/>
                    <w:bCs/>
                    <w:color w:val="000000"/>
                  </w:rPr>
                </w:rPrChange>
              </w:rPr>
            </w:pPr>
            <w:ins w:id="42213" w:author="James Vu" w:date="2024-04-18T23:45:00Z">
              <w:r w:rsidRPr="00B053AF">
                <w:rPr>
                  <w:b/>
                  <w:bCs/>
                  <w:sz w:val="22"/>
                  <w:szCs w:val="22"/>
                  <w:rPrChange w:id="42214" w:author="James Vu" w:date="2024-04-18T23:49:00Z">
                    <w:rPr>
                      <w:b/>
                      <w:bCs/>
                      <w:color w:val="000000"/>
                    </w:rPr>
                  </w:rPrChange>
                </w:rPr>
                <w:t> </w:t>
              </w:r>
            </w:ins>
          </w:p>
        </w:tc>
      </w:tr>
      <w:tr w:rsidR="00B053AF" w:rsidRPr="00B053AF" w14:paraId="40CEC1DF" w14:textId="77777777" w:rsidTr="003C02FF">
        <w:trPr>
          <w:trHeight w:val="340"/>
          <w:ins w:id="42215" w:author="James Vu" w:date="2024-04-18T23:45:00Z"/>
          <w:trPrChange w:id="42216" w:author="James Vu" w:date="2024-04-19T00:26:00Z">
            <w:trPr>
              <w:gridBefore w:val="1"/>
              <w:gridAfter w:val="0"/>
              <w:trHeight w:val="340"/>
            </w:trPr>
          </w:trPrChange>
        </w:trPr>
        <w:tc>
          <w:tcPr>
            <w:tcW w:w="0" w:type="auto"/>
            <w:shd w:val="clear" w:color="auto" w:fill="auto"/>
            <w:vAlign w:val="center"/>
            <w:hideMark/>
            <w:tcPrChange w:id="42217"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B704845" w14:textId="77777777" w:rsidR="00B053AF" w:rsidRPr="00B053AF" w:rsidRDefault="00B053AF">
            <w:pPr>
              <w:jc w:val="center"/>
              <w:rPr>
                <w:ins w:id="42218" w:author="James Vu" w:date="2024-04-18T23:45:00Z"/>
                <w:b/>
                <w:bCs/>
                <w:sz w:val="22"/>
                <w:szCs w:val="22"/>
                <w:rPrChange w:id="42219" w:author="James Vu" w:date="2024-04-18T23:49:00Z">
                  <w:rPr>
                    <w:ins w:id="42220" w:author="James Vu" w:date="2024-04-18T23:45:00Z"/>
                    <w:b/>
                    <w:bCs/>
                    <w:color w:val="000000"/>
                  </w:rPr>
                </w:rPrChange>
              </w:rPr>
            </w:pPr>
            <w:ins w:id="42221" w:author="James Vu" w:date="2024-04-18T23:45:00Z">
              <w:r w:rsidRPr="00B053AF">
                <w:rPr>
                  <w:b/>
                  <w:bCs/>
                  <w:sz w:val="22"/>
                  <w:szCs w:val="22"/>
                  <w:rPrChange w:id="42222" w:author="James Vu" w:date="2024-04-18T23:49:00Z">
                    <w:rPr>
                      <w:b/>
                      <w:bCs/>
                      <w:color w:val="000000"/>
                    </w:rPr>
                  </w:rPrChange>
                </w:rPr>
                <w:t>3</w:t>
              </w:r>
            </w:ins>
          </w:p>
        </w:tc>
        <w:tc>
          <w:tcPr>
            <w:tcW w:w="0" w:type="auto"/>
            <w:shd w:val="clear" w:color="auto" w:fill="auto"/>
            <w:vAlign w:val="center"/>
            <w:hideMark/>
            <w:tcPrChange w:id="4222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D916CB0" w14:textId="77777777" w:rsidR="00B053AF" w:rsidRPr="00B053AF" w:rsidRDefault="00B053AF">
            <w:pPr>
              <w:rPr>
                <w:ins w:id="42224" w:author="James Vu" w:date="2024-04-18T23:45:00Z"/>
                <w:b/>
                <w:bCs/>
                <w:sz w:val="22"/>
                <w:szCs w:val="22"/>
                <w:rPrChange w:id="42225" w:author="James Vu" w:date="2024-04-18T23:49:00Z">
                  <w:rPr>
                    <w:ins w:id="42226" w:author="James Vu" w:date="2024-04-18T23:45:00Z"/>
                    <w:b/>
                    <w:bCs/>
                    <w:color w:val="000000"/>
                  </w:rPr>
                </w:rPrChange>
              </w:rPr>
            </w:pPr>
            <w:ins w:id="42227" w:author="James Vu" w:date="2024-04-18T23:45:00Z">
              <w:r w:rsidRPr="00B053AF">
                <w:rPr>
                  <w:b/>
                  <w:bCs/>
                  <w:sz w:val="22"/>
                  <w:szCs w:val="22"/>
                  <w:rPrChange w:id="42228" w:author="James Vu" w:date="2024-04-18T23:49:00Z">
                    <w:rPr>
                      <w:b/>
                      <w:bCs/>
                      <w:color w:val="000000"/>
                    </w:rPr>
                  </w:rPrChange>
                </w:rPr>
                <w:t>Chi phí khác</w:t>
              </w:r>
            </w:ins>
          </w:p>
        </w:tc>
        <w:tc>
          <w:tcPr>
            <w:tcW w:w="0" w:type="auto"/>
            <w:shd w:val="clear" w:color="auto" w:fill="auto"/>
            <w:vAlign w:val="center"/>
            <w:hideMark/>
            <w:tcPrChange w:id="42229"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3F036BD0" w14:textId="77777777" w:rsidR="00B053AF" w:rsidRPr="00B053AF" w:rsidRDefault="00B053AF">
            <w:pPr>
              <w:jc w:val="center"/>
              <w:rPr>
                <w:ins w:id="42230" w:author="James Vu" w:date="2024-04-18T23:45:00Z"/>
                <w:b/>
                <w:bCs/>
                <w:sz w:val="22"/>
                <w:szCs w:val="22"/>
                <w:rPrChange w:id="42231" w:author="James Vu" w:date="2024-04-18T23:49:00Z">
                  <w:rPr>
                    <w:ins w:id="42232" w:author="James Vu" w:date="2024-04-18T23:45:00Z"/>
                    <w:b/>
                    <w:bCs/>
                    <w:color w:val="000000"/>
                  </w:rPr>
                </w:rPrChange>
              </w:rPr>
            </w:pPr>
            <w:ins w:id="42233" w:author="James Vu" w:date="2024-04-18T23:45:00Z">
              <w:r w:rsidRPr="00B053AF">
                <w:rPr>
                  <w:b/>
                  <w:bCs/>
                  <w:sz w:val="22"/>
                  <w:szCs w:val="22"/>
                  <w:rPrChange w:id="42234" w:author="James Vu" w:date="2024-04-18T23:49:00Z">
                    <w:rPr>
                      <w:b/>
                      <w:bCs/>
                      <w:color w:val="000000"/>
                    </w:rPr>
                  </w:rPrChange>
                </w:rPr>
                <w:t>Ck</w:t>
              </w:r>
            </w:ins>
          </w:p>
        </w:tc>
        <w:tc>
          <w:tcPr>
            <w:tcW w:w="0" w:type="auto"/>
            <w:shd w:val="clear" w:color="auto" w:fill="auto"/>
            <w:hideMark/>
            <w:tcPrChange w:id="42235"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014BD62B" w14:textId="77777777" w:rsidR="00B053AF" w:rsidRPr="00B053AF" w:rsidRDefault="00B053AF">
            <w:pPr>
              <w:rPr>
                <w:ins w:id="42236" w:author="James Vu" w:date="2024-04-18T23:45:00Z"/>
                <w:b/>
                <w:bCs/>
                <w:sz w:val="22"/>
                <w:szCs w:val="22"/>
                <w:rPrChange w:id="42237" w:author="James Vu" w:date="2024-04-18T23:49:00Z">
                  <w:rPr>
                    <w:ins w:id="42238" w:author="James Vu" w:date="2024-04-18T23:45:00Z"/>
                    <w:b/>
                    <w:bCs/>
                    <w:color w:val="000000"/>
                  </w:rPr>
                </w:rPrChange>
              </w:rPr>
            </w:pPr>
            <w:ins w:id="42239" w:author="James Vu" w:date="2024-04-18T23:45:00Z">
              <w:r w:rsidRPr="00B053AF">
                <w:rPr>
                  <w:b/>
                  <w:bCs/>
                  <w:sz w:val="22"/>
                  <w:szCs w:val="22"/>
                  <w:rPrChange w:id="42240" w:author="James Vu" w:date="2024-04-18T23:49:00Z">
                    <w:rPr>
                      <w:b/>
                      <w:bCs/>
                      <w:color w:val="000000"/>
                    </w:rPr>
                  </w:rPrChange>
                </w:rPr>
                <w:t> </w:t>
              </w:r>
            </w:ins>
          </w:p>
        </w:tc>
        <w:tc>
          <w:tcPr>
            <w:tcW w:w="0" w:type="auto"/>
            <w:shd w:val="clear" w:color="auto" w:fill="auto"/>
            <w:hideMark/>
            <w:tcPrChange w:id="42241"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5563EDA9" w14:textId="77777777" w:rsidR="00B053AF" w:rsidRPr="00B053AF" w:rsidRDefault="00B053AF">
            <w:pPr>
              <w:rPr>
                <w:ins w:id="42242" w:author="James Vu" w:date="2024-04-18T23:45:00Z"/>
                <w:b/>
                <w:bCs/>
                <w:sz w:val="22"/>
                <w:szCs w:val="22"/>
                <w:rPrChange w:id="42243" w:author="James Vu" w:date="2024-04-18T23:49:00Z">
                  <w:rPr>
                    <w:ins w:id="42244" w:author="James Vu" w:date="2024-04-18T23:45:00Z"/>
                    <w:b/>
                    <w:bCs/>
                    <w:color w:val="000000"/>
                  </w:rPr>
                </w:rPrChange>
              </w:rPr>
            </w:pPr>
            <w:ins w:id="42245" w:author="James Vu" w:date="2024-04-18T23:45:00Z">
              <w:r w:rsidRPr="00B053AF">
                <w:rPr>
                  <w:b/>
                  <w:bCs/>
                  <w:sz w:val="22"/>
                  <w:szCs w:val="22"/>
                  <w:rPrChange w:id="42246" w:author="James Vu" w:date="2024-04-18T23:49:00Z">
                    <w:rPr>
                      <w:b/>
                      <w:bCs/>
                      <w:color w:val="000000"/>
                    </w:rPr>
                  </w:rPrChange>
                </w:rPr>
                <w:t> </w:t>
              </w:r>
            </w:ins>
          </w:p>
        </w:tc>
        <w:tc>
          <w:tcPr>
            <w:tcW w:w="0" w:type="auto"/>
            <w:shd w:val="clear" w:color="auto" w:fill="auto"/>
            <w:vAlign w:val="center"/>
            <w:hideMark/>
            <w:tcPrChange w:id="4224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5A15584" w14:textId="77777777" w:rsidR="00B053AF" w:rsidRPr="00B053AF" w:rsidRDefault="00B053AF">
            <w:pPr>
              <w:jc w:val="right"/>
              <w:rPr>
                <w:ins w:id="42248" w:author="James Vu" w:date="2024-04-18T23:45:00Z"/>
                <w:b/>
                <w:bCs/>
                <w:sz w:val="22"/>
                <w:szCs w:val="22"/>
                <w:rPrChange w:id="42249" w:author="James Vu" w:date="2024-04-18T23:49:00Z">
                  <w:rPr>
                    <w:ins w:id="42250" w:author="James Vu" w:date="2024-04-18T23:45:00Z"/>
                    <w:b/>
                    <w:bCs/>
                    <w:color w:val="000000"/>
                  </w:rPr>
                </w:rPrChange>
              </w:rPr>
            </w:pPr>
            <w:ins w:id="42251" w:author="James Vu" w:date="2024-04-18T23:45:00Z">
              <w:r w:rsidRPr="00B053AF">
                <w:rPr>
                  <w:b/>
                  <w:bCs/>
                  <w:sz w:val="22"/>
                  <w:szCs w:val="22"/>
                  <w:rPrChange w:id="42252" w:author="James Vu" w:date="2024-04-18T23:49:00Z">
                    <w:rPr>
                      <w:b/>
                      <w:bCs/>
                      <w:color w:val="000000"/>
                    </w:rPr>
                  </w:rPrChange>
                </w:rPr>
                <w:t> </w:t>
              </w:r>
            </w:ins>
          </w:p>
        </w:tc>
        <w:tc>
          <w:tcPr>
            <w:tcW w:w="0" w:type="auto"/>
            <w:shd w:val="clear" w:color="auto" w:fill="auto"/>
            <w:hideMark/>
            <w:tcPrChange w:id="42253"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495AAE8D" w14:textId="77777777" w:rsidR="00B053AF" w:rsidRPr="00B053AF" w:rsidRDefault="00B053AF">
            <w:pPr>
              <w:rPr>
                <w:ins w:id="42254" w:author="James Vu" w:date="2024-04-18T23:45:00Z"/>
                <w:b/>
                <w:bCs/>
                <w:sz w:val="22"/>
                <w:szCs w:val="22"/>
                <w:rPrChange w:id="42255" w:author="James Vu" w:date="2024-04-18T23:49:00Z">
                  <w:rPr>
                    <w:ins w:id="42256" w:author="James Vu" w:date="2024-04-18T23:45:00Z"/>
                    <w:b/>
                    <w:bCs/>
                    <w:color w:val="000000"/>
                  </w:rPr>
                </w:rPrChange>
              </w:rPr>
            </w:pPr>
            <w:ins w:id="42257" w:author="James Vu" w:date="2024-04-18T23:45:00Z">
              <w:r w:rsidRPr="00B053AF">
                <w:rPr>
                  <w:b/>
                  <w:bCs/>
                  <w:sz w:val="22"/>
                  <w:szCs w:val="22"/>
                  <w:rPrChange w:id="42258" w:author="James Vu" w:date="2024-04-18T23:49:00Z">
                    <w:rPr>
                      <w:b/>
                      <w:bCs/>
                      <w:color w:val="000000"/>
                    </w:rPr>
                  </w:rPrChange>
                </w:rPr>
                <w:t> </w:t>
              </w:r>
            </w:ins>
          </w:p>
        </w:tc>
        <w:tc>
          <w:tcPr>
            <w:tcW w:w="0" w:type="auto"/>
            <w:shd w:val="clear" w:color="auto" w:fill="auto"/>
            <w:vAlign w:val="center"/>
            <w:hideMark/>
            <w:tcPrChange w:id="4225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6E72BF8" w14:textId="77777777" w:rsidR="00B053AF" w:rsidRPr="00B053AF" w:rsidRDefault="00B053AF">
            <w:pPr>
              <w:jc w:val="right"/>
              <w:rPr>
                <w:ins w:id="42260" w:author="James Vu" w:date="2024-04-18T23:45:00Z"/>
                <w:b/>
                <w:bCs/>
                <w:sz w:val="22"/>
                <w:szCs w:val="22"/>
                <w:rPrChange w:id="42261" w:author="James Vu" w:date="2024-04-18T23:49:00Z">
                  <w:rPr>
                    <w:ins w:id="42262" w:author="James Vu" w:date="2024-04-18T23:45:00Z"/>
                    <w:b/>
                    <w:bCs/>
                    <w:color w:val="000000"/>
                  </w:rPr>
                </w:rPrChange>
              </w:rPr>
            </w:pPr>
            <w:ins w:id="42263" w:author="James Vu" w:date="2024-04-18T23:45:00Z">
              <w:r w:rsidRPr="00B053AF">
                <w:rPr>
                  <w:b/>
                  <w:bCs/>
                  <w:sz w:val="22"/>
                  <w:szCs w:val="22"/>
                  <w:rPrChange w:id="42264" w:author="James Vu" w:date="2024-04-18T23:49:00Z">
                    <w:rPr>
                      <w:b/>
                      <w:bCs/>
                      <w:color w:val="000000"/>
                    </w:rPr>
                  </w:rPrChange>
                </w:rPr>
                <w:t>2.000.000</w:t>
              </w:r>
            </w:ins>
          </w:p>
        </w:tc>
        <w:tc>
          <w:tcPr>
            <w:tcW w:w="0" w:type="auto"/>
            <w:shd w:val="clear" w:color="auto" w:fill="auto"/>
            <w:hideMark/>
            <w:tcPrChange w:id="42265"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5D8E8D47" w14:textId="77777777" w:rsidR="00B053AF" w:rsidRPr="00B053AF" w:rsidRDefault="00B053AF">
            <w:pPr>
              <w:jc w:val="center"/>
              <w:rPr>
                <w:ins w:id="42266" w:author="James Vu" w:date="2024-04-18T23:45:00Z"/>
                <w:b/>
                <w:bCs/>
                <w:sz w:val="22"/>
                <w:szCs w:val="22"/>
                <w:rPrChange w:id="42267" w:author="James Vu" w:date="2024-04-18T23:49:00Z">
                  <w:rPr>
                    <w:ins w:id="42268" w:author="James Vu" w:date="2024-04-18T23:45:00Z"/>
                    <w:b/>
                    <w:bCs/>
                    <w:color w:val="000000"/>
                  </w:rPr>
                </w:rPrChange>
              </w:rPr>
            </w:pPr>
            <w:ins w:id="42269" w:author="James Vu" w:date="2024-04-18T23:45:00Z">
              <w:r w:rsidRPr="00B053AF">
                <w:rPr>
                  <w:b/>
                  <w:bCs/>
                  <w:sz w:val="22"/>
                  <w:szCs w:val="22"/>
                  <w:rPrChange w:id="42270" w:author="James Vu" w:date="2024-04-18T23:49:00Z">
                    <w:rPr>
                      <w:b/>
                      <w:bCs/>
                      <w:color w:val="000000"/>
                    </w:rPr>
                  </w:rPrChange>
                </w:rPr>
                <w:t> </w:t>
              </w:r>
            </w:ins>
          </w:p>
        </w:tc>
      </w:tr>
      <w:tr w:rsidR="00B053AF" w:rsidRPr="00B053AF" w14:paraId="5F0E2034" w14:textId="77777777" w:rsidTr="003C02FF">
        <w:trPr>
          <w:trHeight w:val="340"/>
          <w:ins w:id="42271" w:author="James Vu" w:date="2024-04-18T23:45:00Z"/>
          <w:trPrChange w:id="42272" w:author="James Vu" w:date="2024-04-19T00:26:00Z">
            <w:trPr>
              <w:gridBefore w:val="1"/>
              <w:gridAfter w:val="0"/>
              <w:trHeight w:val="340"/>
            </w:trPr>
          </w:trPrChange>
        </w:trPr>
        <w:tc>
          <w:tcPr>
            <w:tcW w:w="0" w:type="auto"/>
            <w:shd w:val="clear" w:color="auto" w:fill="auto"/>
            <w:vAlign w:val="center"/>
            <w:hideMark/>
            <w:tcPrChange w:id="42273"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6F06320" w14:textId="77777777" w:rsidR="00B053AF" w:rsidRPr="00B053AF" w:rsidRDefault="00B053AF">
            <w:pPr>
              <w:jc w:val="center"/>
              <w:rPr>
                <w:ins w:id="42274" w:author="James Vu" w:date="2024-04-18T23:45:00Z"/>
                <w:i/>
                <w:iCs/>
                <w:sz w:val="22"/>
                <w:szCs w:val="22"/>
                <w:rPrChange w:id="42275" w:author="James Vu" w:date="2024-04-18T23:49:00Z">
                  <w:rPr>
                    <w:ins w:id="42276" w:author="James Vu" w:date="2024-04-18T23:45:00Z"/>
                    <w:i/>
                    <w:iCs/>
                    <w:color w:val="000000"/>
                  </w:rPr>
                </w:rPrChange>
              </w:rPr>
            </w:pPr>
            <w:ins w:id="42277" w:author="James Vu" w:date="2024-04-18T23:45:00Z">
              <w:r w:rsidRPr="00B053AF">
                <w:rPr>
                  <w:i/>
                  <w:iCs/>
                  <w:sz w:val="22"/>
                  <w:szCs w:val="22"/>
                  <w:rPrChange w:id="42278" w:author="James Vu" w:date="2024-04-18T23:49:00Z">
                    <w:rPr>
                      <w:i/>
                      <w:iCs/>
                      <w:color w:val="000000"/>
                    </w:rPr>
                  </w:rPrChange>
                </w:rPr>
                <w:t>-</w:t>
              </w:r>
            </w:ins>
          </w:p>
        </w:tc>
        <w:tc>
          <w:tcPr>
            <w:tcW w:w="0" w:type="auto"/>
            <w:shd w:val="clear" w:color="auto" w:fill="auto"/>
            <w:vAlign w:val="center"/>
            <w:hideMark/>
            <w:tcPrChange w:id="4227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F1797AB" w14:textId="77777777" w:rsidR="00B053AF" w:rsidRPr="00B053AF" w:rsidRDefault="00B053AF">
            <w:pPr>
              <w:rPr>
                <w:ins w:id="42280" w:author="James Vu" w:date="2024-04-18T23:45:00Z"/>
                <w:i/>
                <w:iCs/>
                <w:sz w:val="22"/>
                <w:szCs w:val="22"/>
                <w:rPrChange w:id="42281" w:author="James Vu" w:date="2024-04-18T23:49:00Z">
                  <w:rPr>
                    <w:ins w:id="42282" w:author="James Vu" w:date="2024-04-18T23:45:00Z"/>
                    <w:i/>
                    <w:iCs/>
                    <w:color w:val="000000"/>
                  </w:rPr>
                </w:rPrChange>
              </w:rPr>
            </w:pPr>
            <w:ins w:id="42283" w:author="James Vu" w:date="2024-04-18T23:45:00Z">
              <w:r w:rsidRPr="00B053AF">
                <w:rPr>
                  <w:i/>
                  <w:iCs/>
                  <w:sz w:val="22"/>
                  <w:szCs w:val="22"/>
                  <w:rPrChange w:id="42284" w:author="James Vu" w:date="2024-04-18T23:49:00Z">
                    <w:rPr>
                      <w:i/>
                      <w:iCs/>
                      <w:color w:val="000000"/>
                    </w:rPr>
                  </w:rPrChange>
                </w:rPr>
                <w:t>Chi phí vật tư, văn phòng phẩm</w:t>
              </w:r>
            </w:ins>
          </w:p>
        </w:tc>
        <w:tc>
          <w:tcPr>
            <w:tcW w:w="0" w:type="auto"/>
            <w:shd w:val="clear" w:color="auto" w:fill="auto"/>
            <w:vAlign w:val="center"/>
            <w:hideMark/>
            <w:tcPrChange w:id="42285"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27225B2E" w14:textId="77777777" w:rsidR="00B053AF" w:rsidRPr="00B053AF" w:rsidRDefault="00B053AF">
            <w:pPr>
              <w:jc w:val="center"/>
              <w:rPr>
                <w:ins w:id="42286" w:author="James Vu" w:date="2024-04-18T23:45:00Z"/>
                <w:i/>
                <w:iCs/>
                <w:sz w:val="22"/>
                <w:szCs w:val="22"/>
                <w:rPrChange w:id="42287" w:author="James Vu" w:date="2024-04-18T23:49:00Z">
                  <w:rPr>
                    <w:ins w:id="42288" w:author="James Vu" w:date="2024-04-18T23:45:00Z"/>
                    <w:i/>
                    <w:iCs/>
                    <w:color w:val="000000"/>
                  </w:rPr>
                </w:rPrChange>
              </w:rPr>
            </w:pPr>
            <w:ins w:id="42289" w:author="James Vu" w:date="2024-04-18T23:45:00Z">
              <w:r w:rsidRPr="00B053AF">
                <w:rPr>
                  <w:i/>
                  <w:iCs/>
                  <w:sz w:val="22"/>
                  <w:szCs w:val="22"/>
                  <w:rPrChange w:id="42290" w:author="James Vu" w:date="2024-04-18T23:49:00Z">
                    <w:rPr>
                      <w:i/>
                      <w:iCs/>
                      <w:color w:val="000000"/>
                    </w:rPr>
                  </w:rPrChange>
                </w:rPr>
                <w:t>Số lượng x đơn giá</w:t>
              </w:r>
            </w:ins>
          </w:p>
        </w:tc>
        <w:tc>
          <w:tcPr>
            <w:tcW w:w="0" w:type="auto"/>
            <w:shd w:val="clear" w:color="auto" w:fill="auto"/>
            <w:vAlign w:val="center"/>
            <w:hideMark/>
            <w:tcPrChange w:id="42291"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C10C84D" w14:textId="77777777" w:rsidR="00B053AF" w:rsidRPr="00B053AF" w:rsidRDefault="00B053AF">
            <w:pPr>
              <w:jc w:val="center"/>
              <w:rPr>
                <w:ins w:id="42292" w:author="James Vu" w:date="2024-04-18T23:45:00Z"/>
                <w:i/>
                <w:iCs/>
                <w:sz w:val="22"/>
                <w:szCs w:val="22"/>
                <w:rPrChange w:id="42293" w:author="James Vu" w:date="2024-04-18T23:49:00Z">
                  <w:rPr>
                    <w:ins w:id="42294" w:author="James Vu" w:date="2024-04-18T23:45:00Z"/>
                    <w:i/>
                    <w:iCs/>
                    <w:color w:val="000000"/>
                  </w:rPr>
                </w:rPrChange>
              </w:rPr>
            </w:pPr>
            <w:ins w:id="42295" w:author="James Vu" w:date="2024-04-18T23:45:00Z">
              <w:r w:rsidRPr="00B053AF">
                <w:rPr>
                  <w:i/>
                  <w:iCs/>
                  <w:sz w:val="22"/>
                  <w:szCs w:val="22"/>
                  <w:rPrChange w:id="42296" w:author="James Vu" w:date="2024-04-18T23:49:00Z">
                    <w:rPr>
                      <w:i/>
                      <w:iCs/>
                      <w:color w:val="000000"/>
                    </w:rPr>
                  </w:rPrChange>
                </w:rPr>
                <w:t>1</w:t>
              </w:r>
            </w:ins>
          </w:p>
        </w:tc>
        <w:tc>
          <w:tcPr>
            <w:tcW w:w="0" w:type="auto"/>
            <w:shd w:val="clear" w:color="auto" w:fill="auto"/>
            <w:vAlign w:val="center"/>
            <w:hideMark/>
            <w:tcPrChange w:id="4229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AE134F2" w14:textId="77777777" w:rsidR="00B053AF" w:rsidRPr="00B053AF" w:rsidRDefault="00B053AF">
            <w:pPr>
              <w:jc w:val="center"/>
              <w:rPr>
                <w:ins w:id="42298" w:author="James Vu" w:date="2024-04-18T23:45:00Z"/>
                <w:i/>
                <w:iCs/>
                <w:sz w:val="22"/>
                <w:szCs w:val="22"/>
                <w:rPrChange w:id="42299" w:author="James Vu" w:date="2024-04-18T23:49:00Z">
                  <w:rPr>
                    <w:ins w:id="42300" w:author="James Vu" w:date="2024-04-18T23:45:00Z"/>
                    <w:i/>
                    <w:iCs/>
                    <w:color w:val="000000"/>
                  </w:rPr>
                </w:rPrChange>
              </w:rPr>
            </w:pPr>
            <w:ins w:id="42301" w:author="James Vu" w:date="2024-04-18T23:45:00Z">
              <w:r w:rsidRPr="00B053AF">
                <w:rPr>
                  <w:i/>
                  <w:iCs/>
                  <w:sz w:val="22"/>
                  <w:szCs w:val="22"/>
                  <w:rPrChange w:id="42302" w:author="James Vu" w:date="2024-04-18T23:49:00Z">
                    <w:rPr>
                      <w:i/>
                      <w:iCs/>
                      <w:color w:val="000000"/>
                    </w:rPr>
                  </w:rPrChange>
                </w:rPr>
                <w:t>hạng mục</w:t>
              </w:r>
            </w:ins>
          </w:p>
        </w:tc>
        <w:tc>
          <w:tcPr>
            <w:tcW w:w="0" w:type="auto"/>
            <w:shd w:val="clear" w:color="auto" w:fill="auto"/>
            <w:vAlign w:val="center"/>
            <w:hideMark/>
            <w:tcPrChange w:id="4230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CB9153D" w14:textId="77777777" w:rsidR="00B053AF" w:rsidRPr="00B053AF" w:rsidRDefault="00B053AF">
            <w:pPr>
              <w:jc w:val="right"/>
              <w:rPr>
                <w:ins w:id="42304" w:author="James Vu" w:date="2024-04-18T23:45:00Z"/>
                <w:i/>
                <w:iCs/>
                <w:sz w:val="22"/>
                <w:szCs w:val="22"/>
                <w:rPrChange w:id="42305" w:author="James Vu" w:date="2024-04-18T23:49:00Z">
                  <w:rPr>
                    <w:ins w:id="42306" w:author="James Vu" w:date="2024-04-18T23:45:00Z"/>
                    <w:i/>
                    <w:iCs/>
                    <w:color w:val="000000"/>
                  </w:rPr>
                </w:rPrChange>
              </w:rPr>
            </w:pPr>
            <w:ins w:id="42307" w:author="James Vu" w:date="2024-04-18T23:45:00Z">
              <w:r w:rsidRPr="00B053AF">
                <w:rPr>
                  <w:i/>
                  <w:iCs/>
                  <w:sz w:val="22"/>
                  <w:szCs w:val="22"/>
                  <w:rPrChange w:id="42308" w:author="James Vu" w:date="2024-04-18T23:49:00Z">
                    <w:rPr>
                      <w:i/>
                      <w:iCs/>
                      <w:color w:val="000000"/>
                    </w:rPr>
                  </w:rPrChange>
                </w:rPr>
                <w:t>1.000.000</w:t>
              </w:r>
            </w:ins>
          </w:p>
        </w:tc>
        <w:tc>
          <w:tcPr>
            <w:tcW w:w="0" w:type="auto"/>
            <w:shd w:val="clear" w:color="auto" w:fill="auto"/>
            <w:vAlign w:val="center"/>
            <w:hideMark/>
            <w:tcPrChange w:id="4230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3707929" w14:textId="77777777" w:rsidR="00B053AF" w:rsidRPr="00B053AF" w:rsidRDefault="00B053AF">
            <w:pPr>
              <w:jc w:val="center"/>
              <w:rPr>
                <w:ins w:id="42310" w:author="James Vu" w:date="2024-04-18T23:45:00Z"/>
                <w:i/>
                <w:iCs/>
                <w:sz w:val="22"/>
                <w:szCs w:val="22"/>
                <w:rPrChange w:id="42311" w:author="James Vu" w:date="2024-04-18T23:49:00Z">
                  <w:rPr>
                    <w:ins w:id="42312" w:author="James Vu" w:date="2024-04-18T23:45:00Z"/>
                    <w:i/>
                    <w:iCs/>
                    <w:color w:val="000000"/>
                  </w:rPr>
                </w:rPrChange>
              </w:rPr>
            </w:pPr>
            <w:ins w:id="42313" w:author="James Vu" w:date="2024-04-18T23:45:00Z">
              <w:r w:rsidRPr="00B053AF">
                <w:rPr>
                  <w:i/>
                  <w:iCs/>
                  <w:sz w:val="22"/>
                  <w:szCs w:val="22"/>
                  <w:rPrChange w:id="42314" w:author="James Vu" w:date="2024-04-18T23:49:00Z">
                    <w:rPr>
                      <w:i/>
                      <w:iCs/>
                      <w:color w:val="000000"/>
                    </w:rPr>
                  </w:rPrChange>
                </w:rPr>
                <w:t> </w:t>
              </w:r>
            </w:ins>
          </w:p>
        </w:tc>
        <w:tc>
          <w:tcPr>
            <w:tcW w:w="0" w:type="auto"/>
            <w:shd w:val="clear" w:color="auto" w:fill="auto"/>
            <w:vAlign w:val="center"/>
            <w:hideMark/>
            <w:tcPrChange w:id="42315"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CE4F5FA" w14:textId="77777777" w:rsidR="00B053AF" w:rsidRPr="00B053AF" w:rsidRDefault="00B053AF">
            <w:pPr>
              <w:jc w:val="right"/>
              <w:rPr>
                <w:ins w:id="42316" w:author="James Vu" w:date="2024-04-18T23:45:00Z"/>
                <w:i/>
                <w:iCs/>
                <w:sz w:val="22"/>
                <w:szCs w:val="22"/>
                <w:rPrChange w:id="42317" w:author="James Vu" w:date="2024-04-18T23:49:00Z">
                  <w:rPr>
                    <w:ins w:id="42318" w:author="James Vu" w:date="2024-04-18T23:45:00Z"/>
                    <w:i/>
                    <w:iCs/>
                    <w:color w:val="000000"/>
                  </w:rPr>
                </w:rPrChange>
              </w:rPr>
            </w:pPr>
            <w:ins w:id="42319" w:author="James Vu" w:date="2024-04-18T23:45:00Z">
              <w:r w:rsidRPr="00B053AF">
                <w:rPr>
                  <w:i/>
                  <w:iCs/>
                  <w:sz w:val="22"/>
                  <w:szCs w:val="22"/>
                  <w:rPrChange w:id="42320" w:author="James Vu" w:date="2024-04-18T23:49:00Z">
                    <w:rPr>
                      <w:i/>
                      <w:iCs/>
                      <w:color w:val="000000"/>
                    </w:rPr>
                  </w:rPrChange>
                </w:rPr>
                <w:t>1.000.000</w:t>
              </w:r>
            </w:ins>
          </w:p>
        </w:tc>
        <w:tc>
          <w:tcPr>
            <w:tcW w:w="0" w:type="auto"/>
            <w:shd w:val="clear" w:color="auto" w:fill="auto"/>
            <w:hideMark/>
            <w:tcPrChange w:id="42321"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76BD8116" w14:textId="77777777" w:rsidR="00B053AF" w:rsidRPr="00B053AF" w:rsidRDefault="00B053AF">
            <w:pPr>
              <w:jc w:val="center"/>
              <w:rPr>
                <w:ins w:id="42322" w:author="James Vu" w:date="2024-04-18T23:45:00Z"/>
                <w:i/>
                <w:iCs/>
                <w:sz w:val="22"/>
                <w:szCs w:val="22"/>
                <w:rPrChange w:id="42323" w:author="James Vu" w:date="2024-04-18T23:49:00Z">
                  <w:rPr>
                    <w:ins w:id="42324" w:author="James Vu" w:date="2024-04-18T23:45:00Z"/>
                    <w:i/>
                    <w:iCs/>
                    <w:color w:val="000000"/>
                  </w:rPr>
                </w:rPrChange>
              </w:rPr>
            </w:pPr>
            <w:ins w:id="42325" w:author="James Vu" w:date="2024-04-18T23:45:00Z">
              <w:r w:rsidRPr="00B053AF">
                <w:rPr>
                  <w:i/>
                  <w:iCs/>
                  <w:sz w:val="22"/>
                  <w:szCs w:val="22"/>
                  <w:rPrChange w:id="42326" w:author="James Vu" w:date="2024-04-18T23:49:00Z">
                    <w:rPr>
                      <w:i/>
                      <w:iCs/>
                      <w:color w:val="000000"/>
                    </w:rPr>
                  </w:rPrChange>
                </w:rPr>
                <w:t> </w:t>
              </w:r>
            </w:ins>
          </w:p>
        </w:tc>
      </w:tr>
      <w:tr w:rsidR="00B053AF" w:rsidRPr="00B053AF" w14:paraId="0581BD39" w14:textId="77777777" w:rsidTr="003C02FF">
        <w:trPr>
          <w:trHeight w:val="340"/>
          <w:ins w:id="42327" w:author="James Vu" w:date="2024-04-18T23:45:00Z"/>
          <w:trPrChange w:id="42328" w:author="James Vu" w:date="2024-04-19T00:26:00Z">
            <w:trPr>
              <w:gridBefore w:val="1"/>
              <w:gridAfter w:val="0"/>
              <w:trHeight w:val="340"/>
            </w:trPr>
          </w:trPrChange>
        </w:trPr>
        <w:tc>
          <w:tcPr>
            <w:tcW w:w="0" w:type="auto"/>
            <w:shd w:val="clear" w:color="auto" w:fill="auto"/>
            <w:vAlign w:val="center"/>
            <w:hideMark/>
            <w:tcPrChange w:id="42329"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BF6446E" w14:textId="77777777" w:rsidR="00B053AF" w:rsidRPr="00B053AF" w:rsidRDefault="00B053AF">
            <w:pPr>
              <w:jc w:val="center"/>
              <w:rPr>
                <w:ins w:id="42330" w:author="James Vu" w:date="2024-04-18T23:45:00Z"/>
                <w:i/>
                <w:iCs/>
                <w:sz w:val="22"/>
                <w:szCs w:val="22"/>
                <w:rPrChange w:id="42331" w:author="James Vu" w:date="2024-04-18T23:49:00Z">
                  <w:rPr>
                    <w:ins w:id="42332" w:author="James Vu" w:date="2024-04-18T23:45:00Z"/>
                    <w:i/>
                    <w:iCs/>
                    <w:color w:val="000000"/>
                  </w:rPr>
                </w:rPrChange>
              </w:rPr>
            </w:pPr>
            <w:ins w:id="42333" w:author="James Vu" w:date="2024-04-18T23:45:00Z">
              <w:r w:rsidRPr="00B053AF">
                <w:rPr>
                  <w:i/>
                  <w:iCs/>
                  <w:sz w:val="22"/>
                  <w:szCs w:val="22"/>
                  <w:rPrChange w:id="42334" w:author="James Vu" w:date="2024-04-18T23:49:00Z">
                    <w:rPr>
                      <w:i/>
                      <w:iCs/>
                      <w:color w:val="000000"/>
                    </w:rPr>
                  </w:rPrChange>
                </w:rPr>
                <w:t>-</w:t>
              </w:r>
            </w:ins>
          </w:p>
        </w:tc>
        <w:tc>
          <w:tcPr>
            <w:tcW w:w="0" w:type="auto"/>
            <w:shd w:val="clear" w:color="auto" w:fill="auto"/>
            <w:vAlign w:val="center"/>
            <w:hideMark/>
            <w:tcPrChange w:id="42335"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1AC0C1F" w14:textId="77777777" w:rsidR="00B053AF" w:rsidRPr="00B053AF" w:rsidRDefault="00B053AF">
            <w:pPr>
              <w:rPr>
                <w:ins w:id="42336" w:author="James Vu" w:date="2024-04-18T23:45:00Z"/>
                <w:i/>
                <w:iCs/>
                <w:sz w:val="22"/>
                <w:szCs w:val="22"/>
                <w:rPrChange w:id="42337" w:author="James Vu" w:date="2024-04-18T23:49:00Z">
                  <w:rPr>
                    <w:ins w:id="42338" w:author="James Vu" w:date="2024-04-18T23:45:00Z"/>
                    <w:i/>
                    <w:iCs/>
                    <w:color w:val="000000"/>
                  </w:rPr>
                </w:rPrChange>
              </w:rPr>
            </w:pPr>
            <w:ins w:id="42339" w:author="James Vu" w:date="2024-04-18T23:45:00Z">
              <w:r w:rsidRPr="00B053AF">
                <w:rPr>
                  <w:i/>
                  <w:iCs/>
                  <w:sz w:val="22"/>
                  <w:szCs w:val="22"/>
                  <w:rPrChange w:id="42340" w:author="James Vu" w:date="2024-04-18T23:49:00Z">
                    <w:rPr>
                      <w:i/>
                      <w:iCs/>
                      <w:color w:val="000000"/>
                    </w:rPr>
                  </w:rPrChange>
                </w:rPr>
                <w:t>Chi phí thông tin liên lạc</w:t>
              </w:r>
            </w:ins>
          </w:p>
        </w:tc>
        <w:tc>
          <w:tcPr>
            <w:tcW w:w="0" w:type="auto"/>
            <w:shd w:val="clear" w:color="auto" w:fill="auto"/>
            <w:vAlign w:val="center"/>
            <w:hideMark/>
            <w:tcPrChange w:id="42341"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7059EB22" w14:textId="77777777" w:rsidR="00B053AF" w:rsidRPr="00B053AF" w:rsidRDefault="00B053AF">
            <w:pPr>
              <w:jc w:val="center"/>
              <w:rPr>
                <w:ins w:id="42342" w:author="James Vu" w:date="2024-04-18T23:45:00Z"/>
                <w:i/>
                <w:iCs/>
                <w:sz w:val="22"/>
                <w:szCs w:val="22"/>
                <w:rPrChange w:id="42343" w:author="James Vu" w:date="2024-04-18T23:49:00Z">
                  <w:rPr>
                    <w:ins w:id="42344" w:author="James Vu" w:date="2024-04-18T23:45:00Z"/>
                    <w:i/>
                    <w:iCs/>
                    <w:color w:val="000000"/>
                  </w:rPr>
                </w:rPrChange>
              </w:rPr>
            </w:pPr>
            <w:ins w:id="42345" w:author="James Vu" w:date="2024-04-18T23:45:00Z">
              <w:r w:rsidRPr="00B053AF">
                <w:rPr>
                  <w:i/>
                  <w:iCs/>
                  <w:sz w:val="22"/>
                  <w:szCs w:val="22"/>
                  <w:rPrChange w:id="42346" w:author="James Vu" w:date="2024-04-18T23:49:00Z">
                    <w:rPr>
                      <w:i/>
                      <w:iCs/>
                      <w:color w:val="000000"/>
                    </w:rPr>
                  </w:rPrChange>
                </w:rPr>
                <w:t>Số lượng x đơn giá</w:t>
              </w:r>
            </w:ins>
          </w:p>
        </w:tc>
        <w:tc>
          <w:tcPr>
            <w:tcW w:w="0" w:type="auto"/>
            <w:shd w:val="clear" w:color="auto" w:fill="auto"/>
            <w:vAlign w:val="center"/>
            <w:hideMark/>
            <w:tcPrChange w:id="4234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449E6A84" w14:textId="77777777" w:rsidR="00B053AF" w:rsidRPr="00B053AF" w:rsidRDefault="00B053AF">
            <w:pPr>
              <w:jc w:val="center"/>
              <w:rPr>
                <w:ins w:id="42348" w:author="James Vu" w:date="2024-04-18T23:45:00Z"/>
                <w:i/>
                <w:iCs/>
                <w:sz w:val="22"/>
                <w:szCs w:val="22"/>
                <w:rPrChange w:id="42349" w:author="James Vu" w:date="2024-04-18T23:49:00Z">
                  <w:rPr>
                    <w:ins w:id="42350" w:author="James Vu" w:date="2024-04-18T23:45:00Z"/>
                    <w:i/>
                    <w:iCs/>
                    <w:color w:val="000000"/>
                  </w:rPr>
                </w:rPrChange>
              </w:rPr>
            </w:pPr>
            <w:ins w:id="42351" w:author="James Vu" w:date="2024-04-18T23:45:00Z">
              <w:r w:rsidRPr="00B053AF">
                <w:rPr>
                  <w:i/>
                  <w:iCs/>
                  <w:sz w:val="22"/>
                  <w:szCs w:val="22"/>
                  <w:rPrChange w:id="42352" w:author="James Vu" w:date="2024-04-18T23:49:00Z">
                    <w:rPr>
                      <w:i/>
                      <w:iCs/>
                      <w:color w:val="000000"/>
                    </w:rPr>
                  </w:rPrChange>
                </w:rPr>
                <w:t>1</w:t>
              </w:r>
            </w:ins>
          </w:p>
        </w:tc>
        <w:tc>
          <w:tcPr>
            <w:tcW w:w="0" w:type="auto"/>
            <w:shd w:val="clear" w:color="auto" w:fill="auto"/>
            <w:vAlign w:val="center"/>
            <w:hideMark/>
            <w:tcPrChange w:id="4235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C692AD7" w14:textId="77777777" w:rsidR="00B053AF" w:rsidRPr="00B053AF" w:rsidRDefault="00B053AF">
            <w:pPr>
              <w:jc w:val="center"/>
              <w:rPr>
                <w:ins w:id="42354" w:author="James Vu" w:date="2024-04-18T23:45:00Z"/>
                <w:i/>
                <w:iCs/>
                <w:sz w:val="22"/>
                <w:szCs w:val="22"/>
                <w:rPrChange w:id="42355" w:author="James Vu" w:date="2024-04-18T23:49:00Z">
                  <w:rPr>
                    <w:ins w:id="42356" w:author="James Vu" w:date="2024-04-18T23:45:00Z"/>
                    <w:i/>
                    <w:iCs/>
                    <w:color w:val="000000"/>
                  </w:rPr>
                </w:rPrChange>
              </w:rPr>
            </w:pPr>
            <w:ins w:id="42357" w:author="James Vu" w:date="2024-04-18T23:45:00Z">
              <w:r w:rsidRPr="00B053AF">
                <w:rPr>
                  <w:i/>
                  <w:iCs/>
                  <w:sz w:val="22"/>
                  <w:szCs w:val="22"/>
                  <w:rPrChange w:id="42358" w:author="James Vu" w:date="2024-04-18T23:49:00Z">
                    <w:rPr>
                      <w:i/>
                      <w:iCs/>
                      <w:color w:val="000000"/>
                    </w:rPr>
                  </w:rPrChange>
                </w:rPr>
                <w:t>hạng mục</w:t>
              </w:r>
            </w:ins>
          </w:p>
        </w:tc>
        <w:tc>
          <w:tcPr>
            <w:tcW w:w="0" w:type="auto"/>
            <w:shd w:val="clear" w:color="auto" w:fill="auto"/>
            <w:vAlign w:val="center"/>
            <w:hideMark/>
            <w:tcPrChange w:id="4235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99D2843" w14:textId="77777777" w:rsidR="00B053AF" w:rsidRPr="00B053AF" w:rsidRDefault="00B053AF">
            <w:pPr>
              <w:jc w:val="right"/>
              <w:rPr>
                <w:ins w:id="42360" w:author="James Vu" w:date="2024-04-18T23:45:00Z"/>
                <w:i/>
                <w:iCs/>
                <w:sz w:val="22"/>
                <w:szCs w:val="22"/>
                <w:rPrChange w:id="42361" w:author="James Vu" w:date="2024-04-18T23:49:00Z">
                  <w:rPr>
                    <w:ins w:id="42362" w:author="James Vu" w:date="2024-04-18T23:45:00Z"/>
                    <w:i/>
                    <w:iCs/>
                    <w:color w:val="000000"/>
                  </w:rPr>
                </w:rPrChange>
              </w:rPr>
            </w:pPr>
            <w:ins w:id="42363" w:author="James Vu" w:date="2024-04-18T23:45:00Z">
              <w:r w:rsidRPr="00B053AF">
                <w:rPr>
                  <w:i/>
                  <w:iCs/>
                  <w:sz w:val="22"/>
                  <w:szCs w:val="22"/>
                  <w:rPrChange w:id="42364" w:author="James Vu" w:date="2024-04-18T23:49:00Z">
                    <w:rPr>
                      <w:i/>
                      <w:iCs/>
                      <w:color w:val="000000"/>
                    </w:rPr>
                  </w:rPrChange>
                </w:rPr>
                <w:t>1.000.000</w:t>
              </w:r>
            </w:ins>
          </w:p>
        </w:tc>
        <w:tc>
          <w:tcPr>
            <w:tcW w:w="0" w:type="auto"/>
            <w:shd w:val="clear" w:color="auto" w:fill="auto"/>
            <w:vAlign w:val="center"/>
            <w:hideMark/>
            <w:tcPrChange w:id="42365"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D1E67FB" w14:textId="77777777" w:rsidR="00B053AF" w:rsidRPr="00B053AF" w:rsidRDefault="00B053AF">
            <w:pPr>
              <w:jc w:val="center"/>
              <w:rPr>
                <w:ins w:id="42366" w:author="James Vu" w:date="2024-04-18T23:45:00Z"/>
                <w:i/>
                <w:iCs/>
                <w:sz w:val="22"/>
                <w:szCs w:val="22"/>
                <w:rPrChange w:id="42367" w:author="James Vu" w:date="2024-04-18T23:49:00Z">
                  <w:rPr>
                    <w:ins w:id="42368" w:author="James Vu" w:date="2024-04-18T23:45:00Z"/>
                    <w:i/>
                    <w:iCs/>
                    <w:color w:val="000000"/>
                  </w:rPr>
                </w:rPrChange>
              </w:rPr>
            </w:pPr>
            <w:ins w:id="42369" w:author="James Vu" w:date="2024-04-18T23:45:00Z">
              <w:r w:rsidRPr="00B053AF">
                <w:rPr>
                  <w:i/>
                  <w:iCs/>
                  <w:sz w:val="22"/>
                  <w:szCs w:val="22"/>
                  <w:rPrChange w:id="42370" w:author="James Vu" w:date="2024-04-18T23:49:00Z">
                    <w:rPr>
                      <w:i/>
                      <w:iCs/>
                      <w:color w:val="000000"/>
                    </w:rPr>
                  </w:rPrChange>
                </w:rPr>
                <w:t> </w:t>
              </w:r>
            </w:ins>
          </w:p>
        </w:tc>
        <w:tc>
          <w:tcPr>
            <w:tcW w:w="0" w:type="auto"/>
            <w:shd w:val="clear" w:color="auto" w:fill="auto"/>
            <w:vAlign w:val="center"/>
            <w:hideMark/>
            <w:tcPrChange w:id="42371"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287F99F" w14:textId="77777777" w:rsidR="00B053AF" w:rsidRPr="00B053AF" w:rsidRDefault="00B053AF">
            <w:pPr>
              <w:jc w:val="right"/>
              <w:rPr>
                <w:ins w:id="42372" w:author="James Vu" w:date="2024-04-18T23:45:00Z"/>
                <w:i/>
                <w:iCs/>
                <w:sz w:val="22"/>
                <w:szCs w:val="22"/>
                <w:rPrChange w:id="42373" w:author="James Vu" w:date="2024-04-18T23:49:00Z">
                  <w:rPr>
                    <w:ins w:id="42374" w:author="James Vu" w:date="2024-04-18T23:45:00Z"/>
                    <w:i/>
                    <w:iCs/>
                    <w:color w:val="000000"/>
                  </w:rPr>
                </w:rPrChange>
              </w:rPr>
            </w:pPr>
            <w:ins w:id="42375" w:author="James Vu" w:date="2024-04-18T23:45:00Z">
              <w:r w:rsidRPr="00B053AF">
                <w:rPr>
                  <w:i/>
                  <w:iCs/>
                  <w:sz w:val="22"/>
                  <w:szCs w:val="22"/>
                  <w:rPrChange w:id="42376" w:author="James Vu" w:date="2024-04-18T23:49:00Z">
                    <w:rPr>
                      <w:i/>
                      <w:iCs/>
                      <w:color w:val="000000"/>
                    </w:rPr>
                  </w:rPrChange>
                </w:rPr>
                <w:t>1.000.000</w:t>
              </w:r>
            </w:ins>
          </w:p>
        </w:tc>
        <w:tc>
          <w:tcPr>
            <w:tcW w:w="0" w:type="auto"/>
            <w:shd w:val="clear" w:color="auto" w:fill="auto"/>
            <w:vAlign w:val="center"/>
            <w:hideMark/>
            <w:tcPrChange w:id="4237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580491D" w14:textId="77777777" w:rsidR="00B053AF" w:rsidRPr="00B053AF" w:rsidRDefault="00B053AF">
            <w:pPr>
              <w:jc w:val="center"/>
              <w:rPr>
                <w:ins w:id="42378" w:author="James Vu" w:date="2024-04-18T23:45:00Z"/>
                <w:i/>
                <w:iCs/>
                <w:sz w:val="22"/>
                <w:szCs w:val="22"/>
                <w:rPrChange w:id="42379" w:author="James Vu" w:date="2024-04-18T23:49:00Z">
                  <w:rPr>
                    <w:ins w:id="42380" w:author="James Vu" w:date="2024-04-18T23:45:00Z"/>
                    <w:i/>
                    <w:iCs/>
                    <w:color w:val="000000"/>
                  </w:rPr>
                </w:rPrChange>
              </w:rPr>
            </w:pPr>
            <w:ins w:id="42381" w:author="James Vu" w:date="2024-04-18T23:45:00Z">
              <w:r w:rsidRPr="00B053AF">
                <w:rPr>
                  <w:i/>
                  <w:iCs/>
                  <w:sz w:val="22"/>
                  <w:szCs w:val="22"/>
                  <w:rPrChange w:id="42382" w:author="James Vu" w:date="2024-04-18T23:49:00Z">
                    <w:rPr>
                      <w:i/>
                      <w:iCs/>
                      <w:color w:val="000000"/>
                    </w:rPr>
                  </w:rPrChange>
                </w:rPr>
                <w:t> </w:t>
              </w:r>
            </w:ins>
          </w:p>
        </w:tc>
      </w:tr>
      <w:tr w:rsidR="00B053AF" w:rsidRPr="00B053AF" w14:paraId="0193D9F8" w14:textId="77777777" w:rsidTr="003C02FF">
        <w:trPr>
          <w:trHeight w:val="340"/>
          <w:ins w:id="42383" w:author="James Vu" w:date="2024-04-18T23:45:00Z"/>
          <w:trPrChange w:id="42384" w:author="James Vu" w:date="2024-04-19T00:26:00Z">
            <w:trPr>
              <w:gridBefore w:val="1"/>
              <w:gridAfter w:val="0"/>
              <w:trHeight w:val="340"/>
            </w:trPr>
          </w:trPrChange>
        </w:trPr>
        <w:tc>
          <w:tcPr>
            <w:tcW w:w="0" w:type="auto"/>
            <w:shd w:val="clear" w:color="auto" w:fill="auto"/>
            <w:vAlign w:val="center"/>
            <w:hideMark/>
            <w:tcPrChange w:id="42385"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D44E575" w14:textId="77777777" w:rsidR="00B053AF" w:rsidRPr="00B053AF" w:rsidRDefault="00B053AF">
            <w:pPr>
              <w:jc w:val="center"/>
              <w:rPr>
                <w:ins w:id="42386" w:author="James Vu" w:date="2024-04-18T23:45:00Z"/>
                <w:b/>
                <w:bCs/>
                <w:sz w:val="22"/>
                <w:szCs w:val="22"/>
                <w:rPrChange w:id="42387" w:author="James Vu" w:date="2024-04-18T23:49:00Z">
                  <w:rPr>
                    <w:ins w:id="42388" w:author="James Vu" w:date="2024-04-18T23:45:00Z"/>
                    <w:b/>
                    <w:bCs/>
                    <w:color w:val="000000"/>
                  </w:rPr>
                </w:rPrChange>
              </w:rPr>
            </w:pPr>
            <w:ins w:id="42389" w:author="James Vu" w:date="2024-04-18T23:45:00Z">
              <w:r w:rsidRPr="00B053AF">
                <w:rPr>
                  <w:b/>
                  <w:bCs/>
                  <w:sz w:val="22"/>
                  <w:szCs w:val="22"/>
                  <w:rPrChange w:id="42390" w:author="James Vu" w:date="2024-04-18T23:49:00Z">
                    <w:rPr>
                      <w:b/>
                      <w:bCs/>
                      <w:color w:val="000000"/>
                    </w:rPr>
                  </w:rPrChange>
                </w:rPr>
                <w:lastRenderedPageBreak/>
                <w:t>4</w:t>
              </w:r>
            </w:ins>
          </w:p>
        </w:tc>
        <w:tc>
          <w:tcPr>
            <w:tcW w:w="0" w:type="auto"/>
            <w:shd w:val="clear" w:color="auto" w:fill="auto"/>
            <w:vAlign w:val="center"/>
            <w:hideMark/>
            <w:tcPrChange w:id="42391" w:author="James Vu" w:date="2024-04-19T00:26:00Z">
              <w:tcPr>
                <w:tcW w:w="0" w:type="auto"/>
                <w:gridSpan w:val="2"/>
                <w:tcBorders>
                  <w:top w:val="nil"/>
                  <w:left w:val="nil"/>
                  <w:bottom w:val="single" w:sz="4" w:space="0" w:color="auto"/>
                  <w:right w:val="single" w:sz="4" w:space="0" w:color="auto"/>
                </w:tcBorders>
                <w:shd w:val="clear" w:color="000000" w:fill="FFFFFF"/>
                <w:vAlign w:val="center"/>
                <w:hideMark/>
              </w:tcPr>
            </w:tcPrChange>
          </w:tcPr>
          <w:p w14:paraId="3723AAB9" w14:textId="77777777" w:rsidR="00B053AF" w:rsidRPr="00B053AF" w:rsidRDefault="00B053AF">
            <w:pPr>
              <w:rPr>
                <w:ins w:id="42392" w:author="James Vu" w:date="2024-04-18T23:45:00Z"/>
                <w:b/>
                <w:bCs/>
                <w:sz w:val="22"/>
                <w:szCs w:val="22"/>
                <w:rPrChange w:id="42393" w:author="James Vu" w:date="2024-04-18T23:49:00Z">
                  <w:rPr>
                    <w:ins w:id="42394" w:author="James Vu" w:date="2024-04-18T23:45:00Z"/>
                    <w:b/>
                    <w:bCs/>
                    <w:color w:val="000000"/>
                  </w:rPr>
                </w:rPrChange>
              </w:rPr>
            </w:pPr>
            <w:ins w:id="42395" w:author="James Vu" w:date="2024-04-18T23:45:00Z">
              <w:r w:rsidRPr="00B053AF">
                <w:rPr>
                  <w:b/>
                  <w:bCs/>
                  <w:sz w:val="22"/>
                  <w:szCs w:val="22"/>
                  <w:rPrChange w:id="42396" w:author="James Vu" w:date="2024-04-18T23:49:00Z">
                    <w:rPr>
                      <w:b/>
                      <w:bCs/>
                      <w:color w:val="000000"/>
                    </w:rPr>
                  </w:rPrChange>
                </w:rPr>
                <w:t>Thu nhập chịu thuế tính trước</w:t>
              </w:r>
            </w:ins>
          </w:p>
        </w:tc>
        <w:tc>
          <w:tcPr>
            <w:tcW w:w="0" w:type="auto"/>
            <w:shd w:val="clear" w:color="auto" w:fill="auto"/>
            <w:vAlign w:val="center"/>
            <w:hideMark/>
            <w:tcPrChange w:id="42397"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6E59404A" w14:textId="77777777" w:rsidR="00B053AF" w:rsidRPr="00B053AF" w:rsidRDefault="00B053AF">
            <w:pPr>
              <w:jc w:val="center"/>
              <w:rPr>
                <w:ins w:id="42398" w:author="James Vu" w:date="2024-04-18T23:45:00Z"/>
                <w:b/>
                <w:bCs/>
                <w:sz w:val="22"/>
                <w:szCs w:val="22"/>
                <w:rPrChange w:id="42399" w:author="James Vu" w:date="2024-04-18T23:49:00Z">
                  <w:rPr>
                    <w:ins w:id="42400" w:author="James Vu" w:date="2024-04-18T23:45:00Z"/>
                    <w:b/>
                    <w:bCs/>
                    <w:color w:val="000000"/>
                  </w:rPr>
                </w:rPrChange>
              </w:rPr>
            </w:pPr>
            <w:ins w:id="42401" w:author="James Vu" w:date="2024-04-18T23:45:00Z">
              <w:r w:rsidRPr="00B053AF">
                <w:rPr>
                  <w:b/>
                  <w:bCs/>
                  <w:sz w:val="22"/>
                  <w:szCs w:val="22"/>
                  <w:rPrChange w:id="42402" w:author="James Vu" w:date="2024-04-18T23:49:00Z">
                    <w:rPr>
                      <w:b/>
                      <w:bCs/>
                      <w:color w:val="000000"/>
                    </w:rPr>
                  </w:rPrChange>
                </w:rPr>
                <w:t>TN = 6% x (Ccg+Cql+Ck)</w:t>
              </w:r>
            </w:ins>
          </w:p>
        </w:tc>
        <w:tc>
          <w:tcPr>
            <w:tcW w:w="0" w:type="auto"/>
            <w:shd w:val="clear" w:color="auto" w:fill="auto"/>
            <w:hideMark/>
            <w:tcPrChange w:id="42403"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710442DA" w14:textId="77777777" w:rsidR="00B053AF" w:rsidRPr="00B053AF" w:rsidRDefault="00B053AF">
            <w:pPr>
              <w:rPr>
                <w:ins w:id="42404" w:author="James Vu" w:date="2024-04-18T23:45:00Z"/>
                <w:b/>
                <w:bCs/>
                <w:sz w:val="22"/>
                <w:szCs w:val="22"/>
                <w:rPrChange w:id="42405" w:author="James Vu" w:date="2024-04-18T23:49:00Z">
                  <w:rPr>
                    <w:ins w:id="42406" w:author="James Vu" w:date="2024-04-18T23:45:00Z"/>
                    <w:b/>
                    <w:bCs/>
                    <w:color w:val="000000"/>
                  </w:rPr>
                </w:rPrChange>
              </w:rPr>
            </w:pPr>
            <w:ins w:id="42407" w:author="James Vu" w:date="2024-04-18T23:45:00Z">
              <w:r w:rsidRPr="00B053AF">
                <w:rPr>
                  <w:b/>
                  <w:bCs/>
                  <w:sz w:val="22"/>
                  <w:szCs w:val="22"/>
                  <w:rPrChange w:id="42408" w:author="James Vu" w:date="2024-04-18T23:49:00Z">
                    <w:rPr>
                      <w:b/>
                      <w:bCs/>
                      <w:color w:val="000000"/>
                    </w:rPr>
                  </w:rPrChange>
                </w:rPr>
                <w:t> </w:t>
              </w:r>
            </w:ins>
          </w:p>
        </w:tc>
        <w:tc>
          <w:tcPr>
            <w:tcW w:w="0" w:type="auto"/>
            <w:shd w:val="clear" w:color="auto" w:fill="auto"/>
            <w:hideMark/>
            <w:tcPrChange w:id="42409"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4B859BA8" w14:textId="77777777" w:rsidR="00B053AF" w:rsidRPr="00B053AF" w:rsidRDefault="00B053AF">
            <w:pPr>
              <w:rPr>
                <w:ins w:id="42410" w:author="James Vu" w:date="2024-04-18T23:45:00Z"/>
                <w:b/>
                <w:bCs/>
                <w:sz w:val="22"/>
                <w:szCs w:val="22"/>
                <w:rPrChange w:id="42411" w:author="James Vu" w:date="2024-04-18T23:49:00Z">
                  <w:rPr>
                    <w:ins w:id="42412" w:author="James Vu" w:date="2024-04-18T23:45:00Z"/>
                    <w:b/>
                    <w:bCs/>
                    <w:color w:val="000000"/>
                  </w:rPr>
                </w:rPrChange>
              </w:rPr>
            </w:pPr>
            <w:ins w:id="42413" w:author="James Vu" w:date="2024-04-18T23:45:00Z">
              <w:r w:rsidRPr="00B053AF">
                <w:rPr>
                  <w:b/>
                  <w:bCs/>
                  <w:sz w:val="22"/>
                  <w:szCs w:val="22"/>
                  <w:rPrChange w:id="42414" w:author="James Vu" w:date="2024-04-18T23:49:00Z">
                    <w:rPr>
                      <w:b/>
                      <w:bCs/>
                      <w:color w:val="000000"/>
                    </w:rPr>
                  </w:rPrChange>
                </w:rPr>
                <w:t> </w:t>
              </w:r>
            </w:ins>
          </w:p>
        </w:tc>
        <w:tc>
          <w:tcPr>
            <w:tcW w:w="0" w:type="auto"/>
            <w:shd w:val="clear" w:color="auto" w:fill="auto"/>
            <w:vAlign w:val="center"/>
            <w:hideMark/>
            <w:tcPrChange w:id="42415"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FB15C9D" w14:textId="77777777" w:rsidR="00B053AF" w:rsidRPr="00B053AF" w:rsidRDefault="00B053AF">
            <w:pPr>
              <w:jc w:val="right"/>
              <w:rPr>
                <w:ins w:id="42416" w:author="James Vu" w:date="2024-04-18T23:45:00Z"/>
                <w:b/>
                <w:bCs/>
                <w:sz w:val="22"/>
                <w:szCs w:val="22"/>
                <w:rPrChange w:id="42417" w:author="James Vu" w:date="2024-04-18T23:49:00Z">
                  <w:rPr>
                    <w:ins w:id="42418" w:author="James Vu" w:date="2024-04-18T23:45:00Z"/>
                    <w:b/>
                    <w:bCs/>
                    <w:color w:val="000000"/>
                  </w:rPr>
                </w:rPrChange>
              </w:rPr>
            </w:pPr>
            <w:ins w:id="42419" w:author="James Vu" w:date="2024-04-18T23:45:00Z">
              <w:r w:rsidRPr="00B053AF">
                <w:rPr>
                  <w:b/>
                  <w:bCs/>
                  <w:sz w:val="22"/>
                  <w:szCs w:val="22"/>
                  <w:rPrChange w:id="42420" w:author="James Vu" w:date="2024-04-18T23:49:00Z">
                    <w:rPr>
                      <w:b/>
                      <w:bCs/>
                      <w:color w:val="000000"/>
                    </w:rPr>
                  </w:rPrChange>
                </w:rPr>
                <w:t> </w:t>
              </w:r>
            </w:ins>
          </w:p>
        </w:tc>
        <w:tc>
          <w:tcPr>
            <w:tcW w:w="0" w:type="auto"/>
            <w:shd w:val="clear" w:color="auto" w:fill="auto"/>
            <w:hideMark/>
            <w:tcPrChange w:id="42421"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323AD20C" w14:textId="77777777" w:rsidR="00B053AF" w:rsidRPr="00B053AF" w:rsidRDefault="00B053AF">
            <w:pPr>
              <w:rPr>
                <w:ins w:id="42422" w:author="James Vu" w:date="2024-04-18T23:45:00Z"/>
                <w:b/>
                <w:bCs/>
                <w:sz w:val="22"/>
                <w:szCs w:val="22"/>
                <w:rPrChange w:id="42423" w:author="James Vu" w:date="2024-04-18T23:49:00Z">
                  <w:rPr>
                    <w:ins w:id="42424" w:author="James Vu" w:date="2024-04-18T23:45:00Z"/>
                    <w:b/>
                    <w:bCs/>
                    <w:color w:val="000000"/>
                  </w:rPr>
                </w:rPrChange>
              </w:rPr>
            </w:pPr>
            <w:ins w:id="42425" w:author="James Vu" w:date="2024-04-18T23:45:00Z">
              <w:r w:rsidRPr="00B053AF">
                <w:rPr>
                  <w:b/>
                  <w:bCs/>
                  <w:sz w:val="22"/>
                  <w:szCs w:val="22"/>
                  <w:rPrChange w:id="42426" w:author="James Vu" w:date="2024-04-18T23:49:00Z">
                    <w:rPr>
                      <w:b/>
                      <w:bCs/>
                      <w:color w:val="000000"/>
                    </w:rPr>
                  </w:rPrChange>
                </w:rPr>
                <w:t> </w:t>
              </w:r>
            </w:ins>
          </w:p>
        </w:tc>
        <w:tc>
          <w:tcPr>
            <w:tcW w:w="0" w:type="auto"/>
            <w:shd w:val="clear" w:color="auto" w:fill="auto"/>
            <w:vAlign w:val="center"/>
            <w:hideMark/>
            <w:tcPrChange w:id="4242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598D620" w14:textId="77777777" w:rsidR="00B053AF" w:rsidRPr="00B053AF" w:rsidRDefault="00B053AF">
            <w:pPr>
              <w:jc w:val="right"/>
              <w:rPr>
                <w:ins w:id="42428" w:author="James Vu" w:date="2024-04-18T23:45:00Z"/>
                <w:b/>
                <w:bCs/>
                <w:sz w:val="22"/>
                <w:szCs w:val="22"/>
                <w:rPrChange w:id="42429" w:author="James Vu" w:date="2024-04-18T23:49:00Z">
                  <w:rPr>
                    <w:ins w:id="42430" w:author="James Vu" w:date="2024-04-18T23:45:00Z"/>
                    <w:b/>
                    <w:bCs/>
                    <w:color w:val="000000"/>
                  </w:rPr>
                </w:rPrChange>
              </w:rPr>
            </w:pPr>
            <w:ins w:id="42431" w:author="James Vu" w:date="2024-04-18T23:45:00Z">
              <w:r w:rsidRPr="00B053AF">
                <w:rPr>
                  <w:b/>
                  <w:bCs/>
                  <w:sz w:val="22"/>
                  <w:szCs w:val="22"/>
                  <w:rPrChange w:id="42432" w:author="James Vu" w:date="2024-04-18T23:49:00Z">
                    <w:rPr>
                      <w:b/>
                      <w:bCs/>
                      <w:color w:val="000000"/>
                    </w:rPr>
                  </w:rPrChange>
                </w:rPr>
                <w:t>18.225.009</w:t>
              </w:r>
            </w:ins>
          </w:p>
        </w:tc>
        <w:tc>
          <w:tcPr>
            <w:tcW w:w="0" w:type="auto"/>
            <w:shd w:val="clear" w:color="auto" w:fill="auto"/>
            <w:hideMark/>
            <w:tcPrChange w:id="42433"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235B5335" w14:textId="77777777" w:rsidR="00B053AF" w:rsidRPr="00B053AF" w:rsidRDefault="00B053AF">
            <w:pPr>
              <w:jc w:val="center"/>
              <w:rPr>
                <w:ins w:id="42434" w:author="James Vu" w:date="2024-04-18T23:45:00Z"/>
                <w:b/>
                <w:bCs/>
                <w:sz w:val="22"/>
                <w:szCs w:val="22"/>
                <w:rPrChange w:id="42435" w:author="James Vu" w:date="2024-04-18T23:49:00Z">
                  <w:rPr>
                    <w:ins w:id="42436" w:author="James Vu" w:date="2024-04-18T23:45:00Z"/>
                    <w:b/>
                    <w:bCs/>
                    <w:color w:val="000000"/>
                  </w:rPr>
                </w:rPrChange>
              </w:rPr>
            </w:pPr>
            <w:ins w:id="42437" w:author="James Vu" w:date="2024-04-18T23:45:00Z">
              <w:r w:rsidRPr="00B053AF">
                <w:rPr>
                  <w:b/>
                  <w:bCs/>
                  <w:sz w:val="22"/>
                  <w:szCs w:val="22"/>
                  <w:rPrChange w:id="42438" w:author="James Vu" w:date="2024-04-18T23:49:00Z">
                    <w:rPr>
                      <w:b/>
                      <w:bCs/>
                      <w:color w:val="000000"/>
                    </w:rPr>
                  </w:rPrChange>
                </w:rPr>
                <w:t> </w:t>
              </w:r>
            </w:ins>
          </w:p>
        </w:tc>
      </w:tr>
      <w:tr w:rsidR="00B053AF" w:rsidRPr="00B053AF" w14:paraId="267B78F3" w14:textId="77777777" w:rsidTr="003C02FF">
        <w:trPr>
          <w:trHeight w:val="340"/>
          <w:ins w:id="42439" w:author="James Vu" w:date="2024-04-18T23:45:00Z"/>
          <w:trPrChange w:id="42440" w:author="James Vu" w:date="2024-04-19T00:26:00Z">
            <w:trPr>
              <w:gridBefore w:val="1"/>
              <w:gridAfter w:val="0"/>
              <w:trHeight w:val="340"/>
            </w:trPr>
          </w:trPrChange>
        </w:trPr>
        <w:tc>
          <w:tcPr>
            <w:tcW w:w="0" w:type="auto"/>
            <w:shd w:val="clear" w:color="auto" w:fill="auto"/>
            <w:vAlign w:val="center"/>
            <w:hideMark/>
            <w:tcPrChange w:id="42441"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201DBE09" w14:textId="77777777" w:rsidR="00B053AF" w:rsidRPr="00B053AF" w:rsidRDefault="00B053AF">
            <w:pPr>
              <w:jc w:val="center"/>
              <w:rPr>
                <w:ins w:id="42442" w:author="James Vu" w:date="2024-04-18T23:45:00Z"/>
                <w:b/>
                <w:bCs/>
                <w:sz w:val="22"/>
                <w:szCs w:val="22"/>
                <w:rPrChange w:id="42443" w:author="James Vu" w:date="2024-04-18T23:49:00Z">
                  <w:rPr>
                    <w:ins w:id="42444" w:author="James Vu" w:date="2024-04-18T23:45:00Z"/>
                    <w:b/>
                    <w:bCs/>
                    <w:color w:val="000000"/>
                  </w:rPr>
                </w:rPrChange>
              </w:rPr>
            </w:pPr>
            <w:ins w:id="42445" w:author="James Vu" w:date="2024-04-18T23:45:00Z">
              <w:r w:rsidRPr="00B053AF">
                <w:rPr>
                  <w:b/>
                  <w:bCs/>
                  <w:sz w:val="22"/>
                  <w:szCs w:val="22"/>
                  <w:rPrChange w:id="42446" w:author="James Vu" w:date="2024-04-18T23:49:00Z">
                    <w:rPr>
                      <w:b/>
                      <w:bCs/>
                      <w:color w:val="000000"/>
                    </w:rPr>
                  </w:rPrChange>
                </w:rPr>
                <w:t>5</w:t>
              </w:r>
            </w:ins>
          </w:p>
        </w:tc>
        <w:tc>
          <w:tcPr>
            <w:tcW w:w="0" w:type="auto"/>
            <w:shd w:val="clear" w:color="auto" w:fill="auto"/>
            <w:vAlign w:val="center"/>
            <w:hideMark/>
            <w:tcPrChange w:id="42447" w:author="James Vu" w:date="2024-04-19T00:26:00Z">
              <w:tcPr>
                <w:tcW w:w="0" w:type="auto"/>
                <w:gridSpan w:val="2"/>
                <w:tcBorders>
                  <w:top w:val="nil"/>
                  <w:left w:val="nil"/>
                  <w:bottom w:val="single" w:sz="4" w:space="0" w:color="auto"/>
                  <w:right w:val="single" w:sz="4" w:space="0" w:color="auto"/>
                </w:tcBorders>
                <w:shd w:val="clear" w:color="000000" w:fill="FFFFFF"/>
                <w:vAlign w:val="center"/>
                <w:hideMark/>
              </w:tcPr>
            </w:tcPrChange>
          </w:tcPr>
          <w:p w14:paraId="301028ED" w14:textId="77777777" w:rsidR="00B053AF" w:rsidRPr="00B053AF" w:rsidRDefault="00B053AF">
            <w:pPr>
              <w:rPr>
                <w:ins w:id="42448" w:author="James Vu" w:date="2024-04-18T23:45:00Z"/>
                <w:b/>
                <w:bCs/>
                <w:sz w:val="22"/>
                <w:szCs w:val="22"/>
                <w:rPrChange w:id="42449" w:author="James Vu" w:date="2024-04-18T23:49:00Z">
                  <w:rPr>
                    <w:ins w:id="42450" w:author="James Vu" w:date="2024-04-18T23:45:00Z"/>
                    <w:b/>
                    <w:bCs/>
                    <w:color w:val="000000"/>
                  </w:rPr>
                </w:rPrChange>
              </w:rPr>
            </w:pPr>
            <w:ins w:id="42451" w:author="James Vu" w:date="2024-04-18T23:45:00Z">
              <w:r w:rsidRPr="00B053AF">
                <w:rPr>
                  <w:b/>
                  <w:bCs/>
                  <w:sz w:val="22"/>
                  <w:szCs w:val="22"/>
                  <w:rPrChange w:id="42452" w:author="James Vu" w:date="2024-04-18T23:49:00Z">
                    <w:rPr>
                      <w:b/>
                      <w:bCs/>
                      <w:color w:val="000000"/>
                    </w:rPr>
                  </w:rPrChange>
                </w:rPr>
                <w:t>Chi phí thực hiện khảo sát</w:t>
              </w:r>
            </w:ins>
          </w:p>
        </w:tc>
        <w:tc>
          <w:tcPr>
            <w:tcW w:w="0" w:type="auto"/>
            <w:shd w:val="clear" w:color="auto" w:fill="auto"/>
            <w:vAlign w:val="center"/>
            <w:hideMark/>
            <w:tcPrChange w:id="42453"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76FEE047" w14:textId="77777777" w:rsidR="00B053AF" w:rsidRPr="00B053AF" w:rsidRDefault="00B053AF">
            <w:pPr>
              <w:jc w:val="center"/>
              <w:rPr>
                <w:ins w:id="42454" w:author="James Vu" w:date="2024-04-18T23:45:00Z"/>
                <w:b/>
                <w:bCs/>
                <w:sz w:val="22"/>
                <w:szCs w:val="22"/>
                <w:rPrChange w:id="42455" w:author="James Vu" w:date="2024-04-18T23:49:00Z">
                  <w:rPr>
                    <w:ins w:id="42456" w:author="James Vu" w:date="2024-04-18T23:45:00Z"/>
                    <w:b/>
                    <w:bCs/>
                    <w:color w:val="000000"/>
                  </w:rPr>
                </w:rPrChange>
              </w:rPr>
            </w:pPr>
            <w:ins w:id="42457" w:author="James Vu" w:date="2024-04-18T23:45:00Z">
              <w:r w:rsidRPr="00B053AF">
                <w:rPr>
                  <w:b/>
                  <w:bCs/>
                  <w:sz w:val="22"/>
                  <w:szCs w:val="22"/>
                  <w:rPrChange w:id="42458" w:author="James Vu" w:date="2024-04-18T23:49:00Z">
                    <w:rPr>
                      <w:b/>
                      <w:bCs/>
                      <w:color w:val="000000"/>
                    </w:rPr>
                  </w:rPrChange>
                </w:rPr>
                <w:t>(Ccg+Cql+Ck+TN)</w:t>
              </w:r>
            </w:ins>
          </w:p>
        </w:tc>
        <w:tc>
          <w:tcPr>
            <w:tcW w:w="0" w:type="auto"/>
            <w:shd w:val="clear" w:color="auto" w:fill="auto"/>
            <w:hideMark/>
            <w:tcPrChange w:id="42459"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2AEEF3A0" w14:textId="77777777" w:rsidR="00B053AF" w:rsidRPr="00B053AF" w:rsidRDefault="00B053AF">
            <w:pPr>
              <w:rPr>
                <w:ins w:id="42460" w:author="James Vu" w:date="2024-04-18T23:45:00Z"/>
                <w:b/>
                <w:bCs/>
                <w:sz w:val="22"/>
                <w:szCs w:val="22"/>
                <w:rPrChange w:id="42461" w:author="James Vu" w:date="2024-04-18T23:49:00Z">
                  <w:rPr>
                    <w:ins w:id="42462" w:author="James Vu" w:date="2024-04-18T23:45:00Z"/>
                    <w:b/>
                    <w:bCs/>
                    <w:color w:val="000000"/>
                  </w:rPr>
                </w:rPrChange>
              </w:rPr>
            </w:pPr>
            <w:ins w:id="42463" w:author="James Vu" w:date="2024-04-18T23:45:00Z">
              <w:r w:rsidRPr="00B053AF">
                <w:rPr>
                  <w:b/>
                  <w:bCs/>
                  <w:sz w:val="22"/>
                  <w:szCs w:val="22"/>
                  <w:rPrChange w:id="42464" w:author="James Vu" w:date="2024-04-18T23:49:00Z">
                    <w:rPr>
                      <w:b/>
                      <w:bCs/>
                      <w:color w:val="000000"/>
                    </w:rPr>
                  </w:rPrChange>
                </w:rPr>
                <w:t> </w:t>
              </w:r>
            </w:ins>
          </w:p>
        </w:tc>
        <w:tc>
          <w:tcPr>
            <w:tcW w:w="0" w:type="auto"/>
            <w:shd w:val="clear" w:color="auto" w:fill="auto"/>
            <w:hideMark/>
            <w:tcPrChange w:id="42465"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2C050B88" w14:textId="77777777" w:rsidR="00B053AF" w:rsidRPr="00B053AF" w:rsidRDefault="00B053AF">
            <w:pPr>
              <w:rPr>
                <w:ins w:id="42466" w:author="James Vu" w:date="2024-04-18T23:45:00Z"/>
                <w:b/>
                <w:bCs/>
                <w:sz w:val="22"/>
                <w:szCs w:val="22"/>
                <w:rPrChange w:id="42467" w:author="James Vu" w:date="2024-04-18T23:49:00Z">
                  <w:rPr>
                    <w:ins w:id="42468" w:author="James Vu" w:date="2024-04-18T23:45:00Z"/>
                    <w:b/>
                    <w:bCs/>
                    <w:color w:val="000000"/>
                  </w:rPr>
                </w:rPrChange>
              </w:rPr>
            </w:pPr>
            <w:ins w:id="42469" w:author="James Vu" w:date="2024-04-18T23:45:00Z">
              <w:r w:rsidRPr="00B053AF">
                <w:rPr>
                  <w:b/>
                  <w:bCs/>
                  <w:sz w:val="22"/>
                  <w:szCs w:val="22"/>
                  <w:rPrChange w:id="42470" w:author="James Vu" w:date="2024-04-18T23:49:00Z">
                    <w:rPr>
                      <w:b/>
                      <w:bCs/>
                      <w:color w:val="000000"/>
                    </w:rPr>
                  </w:rPrChange>
                </w:rPr>
                <w:t> </w:t>
              </w:r>
            </w:ins>
          </w:p>
        </w:tc>
        <w:tc>
          <w:tcPr>
            <w:tcW w:w="0" w:type="auto"/>
            <w:shd w:val="clear" w:color="auto" w:fill="auto"/>
            <w:vAlign w:val="center"/>
            <w:hideMark/>
            <w:tcPrChange w:id="42471"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898220B" w14:textId="77777777" w:rsidR="00B053AF" w:rsidRPr="00B053AF" w:rsidRDefault="00B053AF">
            <w:pPr>
              <w:jc w:val="right"/>
              <w:rPr>
                <w:ins w:id="42472" w:author="James Vu" w:date="2024-04-18T23:45:00Z"/>
                <w:b/>
                <w:bCs/>
                <w:sz w:val="22"/>
                <w:szCs w:val="22"/>
                <w:rPrChange w:id="42473" w:author="James Vu" w:date="2024-04-18T23:49:00Z">
                  <w:rPr>
                    <w:ins w:id="42474" w:author="James Vu" w:date="2024-04-18T23:45:00Z"/>
                    <w:b/>
                    <w:bCs/>
                    <w:color w:val="000000"/>
                  </w:rPr>
                </w:rPrChange>
              </w:rPr>
            </w:pPr>
            <w:ins w:id="42475" w:author="James Vu" w:date="2024-04-18T23:45:00Z">
              <w:r w:rsidRPr="00B053AF">
                <w:rPr>
                  <w:b/>
                  <w:bCs/>
                  <w:sz w:val="22"/>
                  <w:szCs w:val="22"/>
                  <w:rPrChange w:id="42476" w:author="James Vu" w:date="2024-04-18T23:49:00Z">
                    <w:rPr>
                      <w:b/>
                      <w:bCs/>
                      <w:color w:val="000000"/>
                    </w:rPr>
                  </w:rPrChange>
                </w:rPr>
                <w:t> </w:t>
              </w:r>
            </w:ins>
          </w:p>
        </w:tc>
        <w:tc>
          <w:tcPr>
            <w:tcW w:w="0" w:type="auto"/>
            <w:shd w:val="clear" w:color="auto" w:fill="auto"/>
            <w:hideMark/>
            <w:tcPrChange w:id="42477"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5F5EDE54" w14:textId="77777777" w:rsidR="00B053AF" w:rsidRPr="00B053AF" w:rsidRDefault="00B053AF">
            <w:pPr>
              <w:rPr>
                <w:ins w:id="42478" w:author="James Vu" w:date="2024-04-18T23:45:00Z"/>
                <w:b/>
                <w:bCs/>
                <w:sz w:val="22"/>
                <w:szCs w:val="22"/>
                <w:rPrChange w:id="42479" w:author="James Vu" w:date="2024-04-18T23:49:00Z">
                  <w:rPr>
                    <w:ins w:id="42480" w:author="James Vu" w:date="2024-04-18T23:45:00Z"/>
                    <w:b/>
                    <w:bCs/>
                    <w:color w:val="000000"/>
                  </w:rPr>
                </w:rPrChange>
              </w:rPr>
            </w:pPr>
            <w:ins w:id="42481" w:author="James Vu" w:date="2024-04-18T23:45:00Z">
              <w:r w:rsidRPr="00B053AF">
                <w:rPr>
                  <w:b/>
                  <w:bCs/>
                  <w:sz w:val="22"/>
                  <w:szCs w:val="22"/>
                  <w:rPrChange w:id="42482" w:author="James Vu" w:date="2024-04-18T23:49:00Z">
                    <w:rPr>
                      <w:b/>
                      <w:bCs/>
                      <w:color w:val="000000"/>
                    </w:rPr>
                  </w:rPrChange>
                </w:rPr>
                <w:t> </w:t>
              </w:r>
            </w:ins>
          </w:p>
        </w:tc>
        <w:tc>
          <w:tcPr>
            <w:tcW w:w="0" w:type="auto"/>
            <w:shd w:val="clear" w:color="auto" w:fill="auto"/>
            <w:vAlign w:val="center"/>
            <w:hideMark/>
            <w:tcPrChange w:id="4248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58430A7" w14:textId="77777777" w:rsidR="00B053AF" w:rsidRPr="00B053AF" w:rsidRDefault="00B053AF">
            <w:pPr>
              <w:jc w:val="right"/>
              <w:rPr>
                <w:ins w:id="42484" w:author="James Vu" w:date="2024-04-18T23:45:00Z"/>
                <w:b/>
                <w:bCs/>
                <w:sz w:val="22"/>
                <w:szCs w:val="22"/>
                <w:rPrChange w:id="42485" w:author="James Vu" w:date="2024-04-18T23:49:00Z">
                  <w:rPr>
                    <w:ins w:id="42486" w:author="James Vu" w:date="2024-04-18T23:45:00Z"/>
                    <w:b/>
                    <w:bCs/>
                    <w:color w:val="000000"/>
                  </w:rPr>
                </w:rPrChange>
              </w:rPr>
            </w:pPr>
            <w:ins w:id="42487" w:author="James Vu" w:date="2024-04-18T23:45:00Z">
              <w:r w:rsidRPr="00B053AF">
                <w:rPr>
                  <w:b/>
                  <w:bCs/>
                  <w:sz w:val="22"/>
                  <w:szCs w:val="22"/>
                  <w:rPrChange w:id="42488" w:author="James Vu" w:date="2024-04-18T23:49:00Z">
                    <w:rPr>
                      <w:b/>
                      <w:bCs/>
                      <w:color w:val="000000"/>
                    </w:rPr>
                  </w:rPrChange>
                </w:rPr>
                <w:t>321.975.151</w:t>
              </w:r>
            </w:ins>
          </w:p>
        </w:tc>
        <w:tc>
          <w:tcPr>
            <w:tcW w:w="0" w:type="auto"/>
            <w:shd w:val="clear" w:color="auto" w:fill="auto"/>
            <w:hideMark/>
            <w:tcPrChange w:id="42489"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4B4B6556" w14:textId="77777777" w:rsidR="00B053AF" w:rsidRPr="00B053AF" w:rsidRDefault="00B053AF">
            <w:pPr>
              <w:jc w:val="center"/>
              <w:rPr>
                <w:ins w:id="42490" w:author="James Vu" w:date="2024-04-18T23:45:00Z"/>
                <w:b/>
                <w:bCs/>
                <w:sz w:val="22"/>
                <w:szCs w:val="22"/>
                <w:rPrChange w:id="42491" w:author="James Vu" w:date="2024-04-18T23:49:00Z">
                  <w:rPr>
                    <w:ins w:id="42492" w:author="James Vu" w:date="2024-04-18T23:45:00Z"/>
                    <w:b/>
                    <w:bCs/>
                    <w:color w:val="000000"/>
                  </w:rPr>
                </w:rPrChange>
              </w:rPr>
            </w:pPr>
            <w:ins w:id="42493" w:author="James Vu" w:date="2024-04-18T23:45:00Z">
              <w:r w:rsidRPr="00B053AF">
                <w:rPr>
                  <w:b/>
                  <w:bCs/>
                  <w:sz w:val="22"/>
                  <w:szCs w:val="22"/>
                  <w:rPrChange w:id="42494" w:author="James Vu" w:date="2024-04-18T23:49:00Z">
                    <w:rPr>
                      <w:b/>
                      <w:bCs/>
                      <w:color w:val="000000"/>
                    </w:rPr>
                  </w:rPrChange>
                </w:rPr>
                <w:t> </w:t>
              </w:r>
            </w:ins>
          </w:p>
        </w:tc>
      </w:tr>
      <w:tr w:rsidR="00B053AF" w:rsidRPr="00B053AF" w14:paraId="624ECA57" w14:textId="77777777" w:rsidTr="003C02FF">
        <w:trPr>
          <w:trHeight w:val="680"/>
          <w:ins w:id="42495" w:author="James Vu" w:date="2024-04-18T23:45:00Z"/>
          <w:trPrChange w:id="42496" w:author="James Vu" w:date="2024-04-19T00:26:00Z">
            <w:trPr>
              <w:gridBefore w:val="1"/>
              <w:gridAfter w:val="0"/>
              <w:trHeight w:val="680"/>
            </w:trPr>
          </w:trPrChange>
        </w:trPr>
        <w:tc>
          <w:tcPr>
            <w:tcW w:w="0" w:type="auto"/>
            <w:shd w:val="clear" w:color="auto" w:fill="auto"/>
            <w:vAlign w:val="center"/>
            <w:hideMark/>
            <w:tcPrChange w:id="42497" w:author="James Vu" w:date="2024-04-19T00:26:00Z">
              <w:tcPr>
                <w:tcW w:w="0" w:type="auto"/>
                <w:gridSpan w:val="2"/>
                <w:tcBorders>
                  <w:top w:val="nil"/>
                  <w:left w:val="single" w:sz="4" w:space="0" w:color="auto"/>
                  <w:bottom w:val="single" w:sz="4" w:space="0" w:color="auto"/>
                  <w:right w:val="single" w:sz="4" w:space="0" w:color="auto"/>
                </w:tcBorders>
                <w:shd w:val="clear" w:color="000000" w:fill="FFFFFF"/>
                <w:vAlign w:val="center"/>
                <w:hideMark/>
              </w:tcPr>
            </w:tcPrChange>
          </w:tcPr>
          <w:p w14:paraId="69DBBA8C" w14:textId="77777777" w:rsidR="00B053AF" w:rsidRPr="00B053AF" w:rsidRDefault="00B053AF">
            <w:pPr>
              <w:jc w:val="center"/>
              <w:rPr>
                <w:ins w:id="42498" w:author="James Vu" w:date="2024-04-18T23:45:00Z"/>
                <w:b/>
                <w:bCs/>
                <w:sz w:val="22"/>
                <w:szCs w:val="22"/>
                <w:rPrChange w:id="42499" w:author="James Vu" w:date="2024-04-18T23:49:00Z">
                  <w:rPr>
                    <w:ins w:id="42500" w:author="James Vu" w:date="2024-04-18T23:45:00Z"/>
                    <w:b/>
                    <w:bCs/>
                    <w:color w:val="000000"/>
                  </w:rPr>
                </w:rPrChange>
              </w:rPr>
            </w:pPr>
            <w:ins w:id="42501" w:author="James Vu" w:date="2024-04-18T23:45:00Z">
              <w:r w:rsidRPr="00B053AF">
                <w:rPr>
                  <w:b/>
                  <w:bCs/>
                  <w:sz w:val="22"/>
                  <w:szCs w:val="22"/>
                  <w:rPrChange w:id="42502" w:author="James Vu" w:date="2024-04-18T23:49:00Z">
                    <w:rPr>
                      <w:b/>
                      <w:bCs/>
                      <w:color w:val="000000"/>
                    </w:rPr>
                  </w:rPrChange>
                </w:rPr>
                <w:t>6</w:t>
              </w:r>
            </w:ins>
          </w:p>
        </w:tc>
        <w:tc>
          <w:tcPr>
            <w:tcW w:w="0" w:type="auto"/>
            <w:shd w:val="clear" w:color="auto" w:fill="auto"/>
            <w:vAlign w:val="center"/>
            <w:hideMark/>
            <w:tcPrChange w:id="42503" w:author="James Vu" w:date="2024-04-19T00:26:00Z">
              <w:tcPr>
                <w:tcW w:w="0" w:type="auto"/>
                <w:gridSpan w:val="2"/>
                <w:tcBorders>
                  <w:top w:val="nil"/>
                  <w:left w:val="nil"/>
                  <w:bottom w:val="single" w:sz="4" w:space="0" w:color="auto"/>
                  <w:right w:val="single" w:sz="4" w:space="0" w:color="auto"/>
                </w:tcBorders>
                <w:shd w:val="clear" w:color="000000" w:fill="FFFFFF"/>
                <w:vAlign w:val="center"/>
                <w:hideMark/>
              </w:tcPr>
            </w:tcPrChange>
          </w:tcPr>
          <w:p w14:paraId="2D907682" w14:textId="77777777" w:rsidR="00B053AF" w:rsidRPr="00B053AF" w:rsidRDefault="00B053AF">
            <w:pPr>
              <w:rPr>
                <w:ins w:id="42504" w:author="James Vu" w:date="2024-04-18T23:45:00Z"/>
                <w:b/>
                <w:bCs/>
                <w:sz w:val="22"/>
                <w:szCs w:val="22"/>
                <w:rPrChange w:id="42505" w:author="James Vu" w:date="2024-04-18T23:49:00Z">
                  <w:rPr>
                    <w:ins w:id="42506" w:author="James Vu" w:date="2024-04-18T23:45:00Z"/>
                    <w:b/>
                    <w:bCs/>
                    <w:color w:val="000000"/>
                  </w:rPr>
                </w:rPrChange>
              </w:rPr>
            </w:pPr>
            <w:ins w:id="42507" w:author="James Vu" w:date="2024-04-18T23:45:00Z">
              <w:r w:rsidRPr="00B053AF">
                <w:rPr>
                  <w:b/>
                  <w:bCs/>
                  <w:sz w:val="22"/>
                  <w:szCs w:val="22"/>
                  <w:rPrChange w:id="42508" w:author="James Vu" w:date="2024-04-18T23:49:00Z">
                    <w:rPr>
                      <w:b/>
                      <w:bCs/>
                      <w:color w:val="000000"/>
                    </w:rPr>
                  </w:rPrChange>
                </w:rPr>
                <w:t>Thuế giá trị gia tăng</w:t>
              </w:r>
            </w:ins>
          </w:p>
        </w:tc>
        <w:tc>
          <w:tcPr>
            <w:tcW w:w="0" w:type="auto"/>
            <w:shd w:val="clear" w:color="auto" w:fill="auto"/>
            <w:vAlign w:val="center"/>
            <w:hideMark/>
            <w:tcPrChange w:id="42509"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1A1F376A" w14:textId="77777777" w:rsidR="00B053AF" w:rsidRPr="00B053AF" w:rsidRDefault="00B053AF">
            <w:pPr>
              <w:jc w:val="center"/>
              <w:rPr>
                <w:ins w:id="42510" w:author="James Vu" w:date="2024-04-18T23:45:00Z"/>
                <w:b/>
                <w:bCs/>
                <w:sz w:val="22"/>
                <w:szCs w:val="22"/>
                <w:rPrChange w:id="42511" w:author="James Vu" w:date="2024-04-18T23:49:00Z">
                  <w:rPr>
                    <w:ins w:id="42512" w:author="James Vu" w:date="2024-04-18T23:45:00Z"/>
                    <w:b/>
                    <w:bCs/>
                    <w:color w:val="000000"/>
                  </w:rPr>
                </w:rPrChange>
              </w:rPr>
            </w:pPr>
            <w:ins w:id="42513" w:author="James Vu" w:date="2024-04-18T23:45:00Z">
              <w:r w:rsidRPr="00B053AF">
                <w:rPr>
                  <w:b/>
                  <w:bCs/>
                  <w:sz w:val="22"/>
                  <w:szCs w:val="22"/>
                  <w:rPrChange w:id="42514" w:author="James Vu" w:date="2024-04-18T23:49:00Z">
                    <w:rPr>
                      <w:b/>
                      <w:bCs/>
                      <w:color w:val="000000"/>
                    </w:rPr>
                  </w:rPrChange>
                </w:rPr>
                <w:t>VAT1 = 8% x (Ccg+Cql+Ck+TN)</w:t>
              </w:r>
            </w:ins>
          </w:p>
        </w:tc>
        <w:tc>
          <w:tcPr>
            <w:tcW w:w="0" w:type="auto"/>
            <w:shd w:val="clear" w:color="auto" w:fill="auto"/>
            <w:hideMark/>
            <w:tcPrChange w:id="42515"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3A9D9D59" w14:textId="77777777" w:rsidR="00B053AF" w:rsidRPr="00B053AF" w:rsidRDefault="00B053AF">
            <w:pPr>
              <w:rPr>
                <w:ins w:id="42516" w:author="James Vu" w:date="2024-04-18T23:45:00Z"/>
                <w:b/>
                <w:bCs/>
                <w:sz w:val="22"/>
                <w:szCs w:val="22"/>
                <w:rPrChange w:id="42517" w:author="James Vu" w:date="2024-04-18T23:49:00Z">
                  <w:rPr>
                    <w:ins w:id="42518" w:author="James Vu" w:date="2024-04-18T23:45:00Z"/>
                    <w:b/>
                    <w:bCs/>
                    <w:color w:val="000000"/>
                  </w:rPr>
                </w:rPrChange>
              </w:rPr>
            </w:pPr>
            <w:ins w:id="42519" w:author="James Vu" w:date="2024-04-18T23:45:00Z">
              <w:r w:rsidRPr="00B053AF">
                <w:rPr>
                  <w:b/>
                  <w:bCs/>
                  <w:sz w:val="22"/>
                  <w:szCs w:val="22"/>
                  <w:rPrChange w:id="42520" w:author="James Vu" w:date="2024-04-18T23:49:00Z">
                    <w:rPr>
                      <w:b/>
                      <w:bCs/>
                      <w:color w:val="000000"/>
                    </w:rPr>
                  </w:rPrChange>
                </w:rPr>
                <w:t> </w:t>
              </w:r>
            </w:ins>
          </w:p>
        </w:tc>
        <w:tc>
          <w:tcPr>
            <w:tcW w:w="0" w:type="auto"/>
            <w:shd w:val="clear" w:color="auto" w:fill="auto"/>
            <w:hideMark/>
            <w:tcPrChange w:id="42521"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4BAA2FE1" w14:textId="77777777" w:rsidR="00B053AF" w:rsidRPr="00B053AF" w:rsidRDefault="00B053AF">
            <w:pPr>
              <w:rPr>
                <w:ins w:id="42522" w:author="James Vu" w:date="2024-04-18T23:45:00Z"/>
                <w:b/>
                <w:bCs/>
                <w:sz w:val="22"/>
                <w:szCs w:val="22"/>
                <w:rPrChange w:id="42523" w:author="James Vu" w:date="2024-04-18T23:49:00Z">
                  <w:rPr>
                    <w:ins w:id="42524" w:author="James Vu" w:date="2024-04-18T23:45:00Z"/>
                    <w:b/>
                    <w:bCs/>
                    <w:color w:val="000000"/>
                  </w:rPr>
                </w:rPrChange>
              </w:rPr>
            </w:pPr>
            <w:ins w:id="42525" w:author="James Vu" w:date="2024-04-18T23:45:00Z">
              <w:r w:rsidRPr="00B053AF">
                <w:rPr>
                  <w:b/>
                  <w:bCs/>
                  <w:sz w:val="22"/>
                  <w:szCs w:val="22"/>
                  <w:rPrChange w:id="42526" w:author="James Vu" w:date="2024-04-18T23:49:00Z">
                    <w:rPr>
                      <w:b/>
                      <w:bCs/>
                      <w:color w:val="000000"/>
                    </w:rPr>
                  </w:rPrChange>
                </w:rPr>
                <w:t> </w:t>
              </w:r>
            </w:ins>
          </w:p>
        </w:tc>
        <w:tc>
          <w:tcPr>
            <w:tcW w:w="0" w:type="auto"/>
            <w:shd w:val="clear" w:color="auto" w:fill="auto"/>
            <w:vAlign w:val="center"/>
            <w:hideMark/>
            <w:tcPrChange w:id="4252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AFBAEB1" w14:textId="77777777" w:rsidR="00B053AF" w:rsidRPr="00B053AF" w:rsidRDefault="00B053AF">
            <w:pPr>
              <w:jc w:val="right"/>
              <w:rPr>
                <w:ins w:id="42528" w:author="James Vu" w:date="2024-04-18T23:45:00Z"/>
                <w:b/>
                <w:bCs/>
                <w:sz w:val="22"/>
                <w:szCs w:val="22"/>
                <w:rPrChange w:id="42529" w:author="James Vu" w:date="2024-04-18T23:49:00Z">
                  <w:rPr>
                    <w:ins w:id="42530" w:author="James Vu" w:date="2024-04-18T23:45:00Z"/>
                    <w:b/>
                    <w:bCs/>
                    <w:color w:val="000000"/>
                  </w:rPr>
                </w:rPrChange>
              </w:rPr>
            </w:pPr>
            <w:ins w:id="42531" w:author="James Vu" w:date="2024-04-18T23:45:00Z">
              <w:r w:rsidRPr="00B053AF">
                <w:rPr>
                  <w:b/>
                  <w:bCs/>
                  <w:sz w:val="22"/>
                  <w:szCs w:val="22"/>
                  <w:rPrChange w:id="42532" w:author="James Vu" w:date="2024-04-18T23:49:00Z">
                    <w:rPr>
                      <w:b/>
                      <w:bCs/>
                      <w:color w:val="000000"/>
                    </w:rPr>
                  </w:rPrChange>
                </w:rPr>
                <w:t> </w:t>
              </w:r>
            </w:ins>
          </w:p>
        </w:tc>
        <w:tc>
          <w:tcPr>
            <w:tcW w:w="0" w:type="auto"/>
            <w:shd w:val="clear" w:color="auto" w:fill="auto"/>
            <w:hideMark/>
            <w:tcPrChange w:id="42533"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0469A1FC" w14:textId="77777777" w:rsidR="00B053AF" w:rsidRPr="00B053AF" w:rsidRDefault="00B053AF">
            <w:pPr>
              <w:rPr>
                <w:ins w:id="42534" w:author="James Vu" w:date="2024-04-18T23:45:00Z"/>
                <w:b/>
                <w:bCs/>
                <w:sz w:val="22"/>
                <w:szCs w:val="22"/>
                <w:rPrChange w:id="42535" w:author="James Vu" w:date="2024-04-18T23:49:00Z">
                  <w:rPr>
                    <w:ins w:id="42536" w:author="James Vu" w:date="2024-04-18T23:45:00Z"/>
                    <w:b/>
                    <w:bCs/>
                    <w:color w:val="000000"/>
                  </w:rPr>
                </w:rPrChange>
              </w:rPr>
            </w:pPr>
            <w:ins w:id="42537" w:author="James Vu" w:date="2024-04-18T23:45:00Z">
              <w:r w:rsidRPr="00B053AF">
                <w:rPr>
                  <w:b/>
                  <w:bCs/>
                  <w:sz w:val="22"/>
                  <w:szCs w:val="22"/>
                  <w:rPrChange w:id="42538" w:author="James Vu" w:date="2024-04-18T23:49:00Z">
                    <w:rPr>
                      <w:b/>
                      <w:bCs/>
                      <w:color w:val="000000"/>
                    </w:rPr>
                  </w:rPrChange>
                </w:rPr>
                <w:t> </w:t>
              </w:r>
            </w:ins>
          </w:p>
        </w:tc>
        <w:tc>
          <w:tcPr>
            <w:tcW w:w="0" w:type="auto"/>
            <w:shd w:val="clear" w:color="auto" w:fill="auto"/>
            <w:vAlign w:val="center"/>
            <w:hideMark/>
            <w:tcPrChange w:id="4253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377E051" w14:textId="77777777" w:rsidR="00B053AF" w:rsidRPr="00B053AF" w:rsidRDefault="00B053AF">
            <w:pPr>
              <w:jc w:val="right"/>
              <w:rPr>
                <w:ins w:id="42540" w:author="James Vu" w:date="2024-04-18T23:45:00Z"/>
                <w:b/>
                <w:bCs/>
                <w:sz w:val="22"/>
                <w:szCs w:val="22"/>
                <w:rPrChange w:id="42541" w:author="James Vu" w:date="2024-04-18T23:49:00Z">
                  <w:rPr>
                    <w:ins w:id="42542" w:author="James Vu" w:date="2024-04-18T23:45:00Z"/>
                    <w:b/>
                    <w:bCs/>
                    <w:color w:val="000000"/>
                  </w:rPr>
                </w:rPrChange>
              </w:rPr>
            </w:pPr>
            <w:ins w:id="42543" w:author="James Vu" w:date="2024-04-18T23:45:00Z">
              <w:r w:rsidRPr="00B053AF">
                <w:rPr>
                  <w:b/>
                  <w:bCs/>
                  <w:sz w:val="22"/>
                  <w:szCs w:val="22"/>
                  <w:rPrChange w:id="42544" w:author="James Vu" w:date="2024-04-18T23:49:00Z">
                    <w:rPr>
                      <w:b/>
                      <w:bCs/>
                      <w:color w:val="000000"/>
                    </w:rPr>
                  </w:rPrChange>
                </w:rPr>
                <w:t>25.758.012</w:t>
              </w:r>
            </w:ins>
          </w:p>
        </w:tc>
        <w:tc>
          <w:tcPr>
            <w:tcW w:w="0" w:type="auto"/>
            <w:shd w:val="clear" w:color="auto" w:fill="auto"/>
            <w:hideMark/>
            <w:tcPrChange w:id="42545" w:author="James Vu" w:date="2024-04-19T00:26:00Z">
              <w:tcPr>
                <w:tcW w:w="0" w:type="auto"/>
                <w:gridSpan w:val="2"/>
                <w:tcBorders>
                  <w:top w:val="nil"/>
                  <w:left w:val="nil"/>
                  <w:bottom w:val="single" w:sz="4" w:space="0" w:color="auto"/>
                  <w:right w:val="single" w:sz="4" w:space="0" w:color="auto"/>
                </w:tcBorders>
                <w:shd w:val="clear" w:color="auto" w:fill="auto"/>
                <w:hideMark/>
              </w:tcPr>
            </w:tcPrChange>
          </w:tcPr>
          <w:p w14:paraId="08E55DDE" w14:textId="77777777" w:rsidR="00B053AF" w:rsidRPr="00B053AF" w:rsidRDefault="00B053AF">
            <w:pPr>
              <w:jc w:val="center"/>
              <w:rPr>
                <w:ins w:id="42546" w:author="James Vu" w:date="2024-04-18T23:45:00Z"/>
                <w:b/>
                <w:bCs/>
                <w:i/>
                <w:iCs/>
                <w:sz w:val="22"/>
                <w:szCs w:val="22"/>
                <w:rPrChange w:id="42547" w:author="James Vu" w:date="2024-04-18T23:49:00Z">
                  <w:rPr>
                    <w:ins w:id="42548" w:author="James Vu" w:date="2024-04-18T23:45:00Z"/>
                    <w:b/>
                    <w:bCs/>
                    <w:i/>
                    <w:iCs/>
                    <w:color w:val="000000"/>
                  </w:rPr>
                </w:rPrChange>
              </w:rPr>
            </w:pPr>
            <w:ins w:id="42549" w:author="James Vu" w:date="2024-04-18T23:45:00Z">
              <w:r w:rsidRPr="00B053AF">
                <w:rPr>
                  <w:b/>
                  <w:bCs/>
                  <w:i/>
                  <w:iCs/>
                  <w:sz w:val="22"/>
                  <w:szCs w:val="22"/>
                  <w:rPrChange w:id="42550" w:author="James Vu" w:date="2024-04-18T23:49:00Z">
                    <w:rPr>
                      <w:b/>
                      <w:bCs/>
                      <w:i/>
                      <w:iCs/>
                      <w:color w:val="000000"/>
                    </w:rPr>
                  </w:rPrChange>
                </w:rPr>
                <w:t>Áp dụng thuế VAT 8% theo Nghị định số 94/2023/NĐ-CP ngày 28/12/2023</w:t>
              </w:r>
            </w:ins>
          </w:p>
        </w:tc>
      </w:tr>
      <w:tr w:rsidR="00B053AF" w:rsidRPr="00B053AF" w14:paraId="57915BF5" w14:textId="77777777" w:rsidTr="003C02FF">
        <w:trPr>
          <w:trHeight w:val="340"/>
          <w:ins w:id="42551" w:author="James Vu" w:date="2024-04-18T23:45:00Z"/>
          <w:trPrChange w:id="42552" w:author="James Vu" w:date="2024-04-19T00:26:00Z">
            <w:trPr>
              <w:gridBefore w:val="1"/>
              <w:gridAfter w:val="0"/>
              <w:trHeight w:val="340"/>
            </w:trPr>
          </w:trPrChange>
        </w:trPr>
        <w:tc>
          <w:tcPr>
            <w:tcW w:w="0" w:type="auto"/>
            <w:shd w:val="clear" w:color="auto" w:fill="auto"/>
            <w:vAlign w:val="center"/>
            <w:hideMark/>
            <w:tcPrChange w:id="42553" w:author="James Vu" w:date="2024-04-19T00:26: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3B54A65" w14:textId="77777777" w:rsidR="00B053AF" w:rsidRPr="00B053AF" w:rsidRDefault="00B053AF">
            <w:pPr>
              <w:jc w:val="right"/>
              <w:rPr>
                <w:ins w:id="42554" w:author="James Vu" w:date="2024-04-18T23:45:00Z"/>
                <w:b/>
                <w:bCs/>
                <w:sz w:val="22"/>
                <w:szCs w:val="22"/>
                <w:rPrChange w:id="42555" w:author="James Vu" w:date="2024-04-18T23:49:00Z">
                  <w:rPr>
                    <w:ins w:id="42556" w:author="James Vu" w:date="2024-04-18T23:45:00Z"/>
                    <w:b/>
                    <w:bCs/>
                    <w:color w:val="000000"/>
                  </w:rPr>
                </w:rPrChange>
              </w:rPr>
            </w:pPr>
            <w:ins w:id="42557" w:author="James Vu" w:date="2024-04-18T23:45:00Z">
              <w:r w:rsidRPr="00B053AF">
                <w:rPr>
                  <w:b/>
                  <w:bCs/>
                  <w:sz w:val="22"/>
                  <w:szCs w:val="22"/>
                  <w:rPrChange w:id="42558" w:author="James Vu" w:date="2024-04-18T23:49:00Z">
                    <w:rPr>
                      <w:b/>
                      <w:bCs/>
                      <w:color w:val="000000"/>
                    </w:rPr>
                  </w:rPrChange>
                </w:rPr>
                <w:t> </w:t>
              </w:r>
            </w:ins>
          </w:p>
        </w:tc>
        <w:tc>
          <w:tcPr>
            <w:tcW w:w="0" w:type="auto"/>
            <w:shd w:val="clear" w:color="auto" w:fill="auto"/>
            <w:vAlign w:val="center"/>
            <w:hideMark/>
            <w:tcPrChange w:id="4255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CF3AF8D" w14:textId="77777777" w:rsidR="00B053AF" w:rsidRPr="00B053AF" w:rsidRDefault="00B053AF">
            <w:pPr>
              <w:jc w:val="right"/>
              <w:rPr>
                <w:ins w:id="42560" w:author="James Vu" w:date="2024-04-18T23:45:00Z"/>
                <w:b/>
                <w:bCs/>
                <w:sz w:val="22"/>
                <w:szCs w:val="22"/>
                <w:rPrChange w:id="42561" w:author="James Vu" w:date="2024-04-18T23:49:00Z">
                  <w:rPr>
                    <w:ins w:id="42562" w:author="James Vu" w:date="2024-04-18T23:45:00Z"/>
                    <w:b/>
                    <w:bCs/>
                    <w:color w:val="000000"/>
                  </w:rPr>
                </w:rPrChange>
              </w:rPr>
            </w:pPr>
            <w:ins w:id="42563" w:author="James Vu" w:date="2024-04-18T23:45:00Z">
              <w:r w:rsidRPr="00B053AF">
                <w:rPr>
                  <w:b/>
                  <w:bCs/>
                  <w:sz w:val="22"/>
                  <w:szCs w:val="22"/>
                  <w:rPrChange w:id="42564" w:author="James Vu" w:date="2024-04-18T23:49:00Z">
                    <w:rPr>
                      <w:b/>
                      <w:bCs/>
                      <w:color w:val="000000"/>
                    </w:rPr>
                  </w:rPrChange>
                </w:rPr>
                <w:t>Tổng cộng</w:t>
              </w:r>
            </w:ins>
          </w:p>
        </w:tc>
        <w:tc>
          <w:tcPr>
            <w:tcW w:w="0" w:type="auto"/>
            <w:shd w:val="clear" w:color="auto" w:fill="auto"/>
            <w:vAlign w:val="center"/>
            <w:hideMark/>
            <w:tcPrChange w:id="42565" w:author="James Vu" w:date="2024-04-19T00:26:00Z">
              <w:tcPr>
                <w:tcW w:w="0" w:type="auto"/>
                <w:tcBorders>
                  <w:top w:val="nil"/>
                  <w:left w:val="nil"/>
                  <w:bottom w:val="single" w:sz="4" w:space="0" w:color="auto"/>
                  <w:right w:val="single" w:sz="4" w:space="0" w:color="auto"/>
                </w:tcBorders>
                <w:shd w:val="clear" w:color="auto" w:fill="auto"/>
                <w:vAlign w:val="center"/>
                <w:hideMark/>
              </w:tcPr>
            </w:tcPrChange>
          </w:tcPr>
          <w:p w14:paraId="0BA28A2B" w14:textId="77777777" w:rsidR="00B053AF" w:rsidRPr="00B053AF" w:rsidRDefault="00B053AF">
            <w:pPr>
              <w:jc w:val="right"/>
              <w:rPr>
                <w:ins w:id="42566" w:author="James Vu" w:date="2024-04-18T23:45:00Z"/>
                <w:b/>
                <w:bCs/>
                <w:sz w:val="22"/>
                <w:szCs w:val="22"/>
                <w:rPrChange w:id="42567" w:author="James Vu" w:date="2024-04-18T23:49:00Z">
                  <w:rPr>
                    <w:ins w:id="42568" w:author="James Vu" w:date="2024-04-18T23:45:00Z"/>
                    <w:b/>
                    <w:bCs/>
                    <w:color w:val="000000"/>
                  </w:rPr>
                </w:rPrChange>
              </w:rPr>
            </w:pPr>
            <w:ins w:id="42569" w:author="James Vu" w:date="2024-04-18T23:45:00Z">
              <w:r w:rsidRPr="00B053AF">
                <w:rPr>
                  <w:b/>
                  <w:bCs/>
                  <w:sz w:val="22"/>
                  <w:szCs w:val="22"/>
                  <w:rPrChange w:id="42570" w:author="James Vu" w:date="2024-04-18T23:49:00Z">
                    <w:rPr>
                      <w:b/>
                      <w:bCs/>
                      <w:color w:val="000000"/>
                    </w:rPr>
                  </w:rPrChange>
                </w:rPr>
                <w:t> </w:t>
              </w:r>
            </w:ins>
          </w:p>
        </w:tc>
        <w:tc>
          <w:tcPr>
            <w:tcW w:w="0" w:type="auto"/>
            <w:shd w:val="clear" w:color="auto" w:fill="auto"/>
            <w:vAlign w:val="center"/>
            <w:hideMark/>
            <w:tcPrChange w:id="42571"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59B5435" w14:textId="77777777" w:rsidR="00B053AF" w:rsidRPr="00B053AF" w:rsidRDefault="00B053AF">
            <w:pPr>
              <w:jc w:val="right"/>
              <w:rPr>
                <w:ins w:id="42572" w:author="James Vu" w:date="2024-04-18T23:45:00Z"/>
                <w:b/>
                <w:bCs/>
                <w:sz w:val="22"/>
                <w:szCs w:val="22"/>
                <w:rPrChange w:id="42573" w:author="James Vu" w:date="2024-04-18T23:49:00Z">
                  <w:rPr>
                    <w:ins w:id="42574" w:author="James Vu" w:date="2024-04-18T23:45:00Z"/>
                    <w:b/>
                    <w:bCs/>
                    <w:color w:val="000000"/>
                  </w:rPr>
                </w:rPrChange>
              </w:rPr>
            </w:pPr>
            <w:ins w:id="42575" w:author="James Vu" w:date="2024-04-18T23:45:00Z">
              <w:r w:rsidRPr="00B053AF">
                <w:rPr>
                  <w:b/>
                  <w:bCs/>
                  <w:sz w:val="22"/>
                  <w:szCs w:val="22"/>
                  <w:rPrChange w:id="42576" w:author="James Vu" w:date="2024-04-18T23:49:00Z">
                    <w:rPr>
                      <w:b/>
                      <w:bCs/>
                      <w:color w:val="000000"/>
                    </w:rPr>
                  </w:rPrChange>
                </w:rPr>
                <w:t> </w:t>
              </w:r>
            </w:ins>
          </w:p>
        </w:tc>
        <w:tc>
          <w:tcPr>
            <w:tcW w:w="0" w:type="auto"/>
            <w:shd w:val="clear" w:color="auto" w:fill="auto"/>
            <w:vAlign w:val="center"/>
            <w:hideMark/>
            <w:tcPrChange w:id="42577"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2FA651F" w14:textId="77777777" w:rsidR="00B053AF" w:rsidRPr="00B053AF" w:rsidRDefault="00B053AF">
            <w:pPr>
              <w:jc w:val="right"/>
              <w:rPr>
                <w:ins w:id="42578" w:author="James Vu" w:date="2024-04-18T23:45:00Z"/>
                <w:b/>
                <w:bCs/>
                <w:sz w:val="22"/>
                <w:szCs w:val="22"/>
                <w:rPrChange w:id="42579" w:author="James Vu" w:date="2024-04-18T23:49:00Z">
                  <w:rPr>
                    <w:ins w:id="42580" w:author="James Vu" w:date="2024-04-18T23:45:00Z"/>
                    <w:b/>
                    <w:bCs/>
                    <w:color w:val="000000"/>
                  </w:rPr>
                </w:rPrChange>
              </w:rPr>
            </w:pPr>
            <w:ins w:id="42581" w:author="James Vu" w:date="2024-04-18T23:45:00Z">
              <w:r w:rsidRPr="00B053AF">
                <w:rPr>
                  <w:b/>
                  <w:bCs/>
                  <w:sz w:val="22"/>
                  <w:szCs w:val="22"/>
                  <w:rPrChange w:id="42582" w:author="James Vu" w:date="2024-04-18T23:49:00Z">
                    <w:rPr>
                      <w:b/>
                      <w:bCs/>
                      <w:color w:val="000000"/>
                    </w:rPr>
                  </w:rPrChange>
                </w:rPr>
                <w:t> </w:t>
              </w:r>
            </w:ins>
          </w:p>
        </w:tc>
        <w:tc>
          <w:tcPr>
            <w:tcW w:w="0" w:type="auto"/>
            <w:shd w:val="clear" w:color="auto" w:fill="auto"/>
            <w:vAlign w:val="center"/>
            <w:hideMark/>
            <w:tcPrChange w:id="42583"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3B063772" w14:textId="77777777" w:rsidR="00B053AF" w:rsidRPr="00B053AF" w:rsidRDefault="00B053AF">
            <w:pPr>
              <w:jc w:val="right"/>
              <w:rPr>
                <w:ins w:id="42584" w:author="James Vu" w:date="2024-04-18T23:45:00Z"/>
                <w:b/>
                <w:bCs/>
                <w:sz w:val="22"/>
                <w:szCs w:val="22"/>
                <w:rPrChange w:id="42585" w:author="James Vu" w:date="2024-04-18T23:49:00Z">
                  <w:rPr>
                    <w:ins w:id="42586" w:author="James Vu" w:date="2024-04-18T23:45:00Z"/>
                    <w:b/>
                    <w:bCs/>
                    <w:color w:val="000000"/>
                  </w:rPr>
                </w:rPrChange>
              </w:rPr>
            </w:pPr>
            <w:ins w:id="42587" w:author="James Vu" w:date="2024-04-18T23:45:00Z">
              <w:r w:rsidRPr="00B053AF">
                <w:rPr>
                  <w:b/>
                  <w:bCs/>
                  <w:sz w:val="22"/>
                  <w:szCs w:val="22"/>
                  <w:rPrChange w:id="42588" w:author="James Vu" w:date="2024-04-18T23:49:00Z">
                    <w:rPr>
                      <w:b/>
                      <w:bCs/>
                      <w:color w:val="000000"/>
                    </w:rPr>
                  </w:rPrChange>
                </w:rPr>
                <w:t> </w:t>
              </w:r>
            </w:ins>
          </w:p>
        </w:tc>
        <w:tc>
          <w:tcPr>
            <w:tcW w:w="0" w:type="auto"/>
            <w:shd w:val="clear" w:color="auto" w:fill="auto"/>
            <w:vAlign w:val="center"/>
            <w:hideMark/>
            <w:tcPrChange w:id="42589"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889DA71" w14:textId="77777777" w:rsidR="00B053AF" w:rsidRPr="00B053AF" w:rsidRDefault="00B053AF">
            <w:pPr>
              <w:jc w:val="right"/>
              <w:rPr>
                <w:ins w:id="42590" w:author="James Vu" w:date="2024-04-18T23:45:00Z"/>
                <w:b/>
                <w:bCs/>
                <w:sz w:val="22"/>
                <w:szCs w:val="22"/>
                <w:rPrChange w:id="42591" w:author="James Vu" w:date="2024-04-18T23:49:00Z">
                  <w:rPr>
                    <w:ins w:id="42592" w:author="James Vu" w:date="2024-04-18T23:45:00Z"/>
                    <w:b/>
                    <w:bCs/>
                    <w:color w:val="000000"/>
                  </w:rPr>
                </w:rPrChange>
              </w:rPr>
            </w:pPr>
            <w:ins w:id="42593" w:author="James Vu" w:date="2024-04-18T23:45:00Z">
              <w:r w:rsidRPr="00B053AF">
                <w:rPr>
                  <w:b/>
                  <w:bCs/>
                  <w:sz w:val="22"/>
                  <w:szCs w:val="22"/>
                  <w:rPrChange w:id="42594" w:author="James Vu" w:date="2024-04-18T23:49:00Z">
                    <w:rPr>
                      <w:b/>
                      <w:bCs/>
                      <w:color w:val="000000"/>
                    </w:rPr>
                  </w:rPrChange>
                </w:rPr>
                <w:t> </w:t>
              </w:r>
            </w:ins>
          </w:p>
        </w:tc>
        <w:tc>
          <w:tcPr>
            <w:tcW w:w="0" w:type="auto"/>
            <w:shd w:val="clear" w:color="auto" w:fill="auto"/>
            <w:vAlign w:val="center"/>
            <w:hideMark/>
            <w:tcPrChange w:id="42595" w:author="James Vu" w:date="2024-04-19T00:26: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B8E0C92" w14:textId="77777777" w:rsidR="00B053AF" w:rsidRPr="00B053AF" w:rsidRDefault="00B053AF">
            <w:pPr>
              <w:jc w:val="right"/>
              <w:rPr>
                <w:ins w:id="42596" w:author="James Vu" w:date="2024-04-18T23:45:00Z"/>
                <w:b/>
                <w:bCs/>
                <w:sz w:val="22"/>
                <w:szCs w:val="22"/>
                <w:rPrChange w:id="42597" w:author="James Vu" w:date="2024-04-18T23:49:00Z">
                  <w:rPr>
                    <w:ins w:id="42598" w:author="James Vu" w:date="2024-04-18T23:45:00Z"/>
                    <w:b/>
                    <w:bCs/>
                    <w:color w:val="000000"/>
                  </w:rPr>
                </w:rPrChange>
              </w:rPr>
            </w:pPr>
            <w:ins w:id="42599" w:author="James Vu" w:date="2024-04-18T23:45:00Z">
              <w:r w:rsidRPr="00B053AF">
                <w:rPr>
                  <w:b/>
                  <w:bCs/>
                  <w:sz w:val="22"/>
                  <w:szCs w:val="22"/>
                  <w:rPrChange w:id="42600" w:author="James Vu" w:date="2024-04-18T23:49:00Z">
                    <w:rPr>
                      <w:b/>
                      <w:bCs/>
                      <w:color w:val="000000"/>
                    </w:rPr>
                  </w:rPrChange>
                </w:rPr>
                <w:t>347.733.164</w:t>
              </w:r>
            </w:ins>
          </w:p>
        </w:tc>
        <w:tc>
          <w:tcPr>
            <w:tcW w:w="0" w:type="auto"/>
            <w:shd w:val="clear" w:color="auto" w:fill="auto"/>
            <w:vAlign w:val="bottom"/>
            <w:hideMark/>
            <w:tcPrChange w:id="42601" w:author="James Vu" w:date="2024-04-19T00:26:00Z">
              <w:tcPr>
                <w:tcW w:w="0" w:type="auto"/>
                <w:gridSpan w:val="2"/>
                <w:tcBorders>
                  <w:top w:val="nil"/>
                  <w:left w:val="nil"/>
                  <w:bottom w:val="single" w:sz="4" w:space="0" w:color="auto"/>
                  <w:right w:val="single" w:sz="4" w:space="0" w:color="auto"/>
                </w:tcBorders>
                <w:shd w:val="clear" w:color="auto" w:fill="auto"/>
                <w:vAlign w:val="bottom"/>
                <w:hideMark/>
              </w:tcPr>
            </w:tcPrChange>
          </w:tcPr>
          <w:p w14:paraId="7385300D" w14:textId="77777777" w:rsidR="00B053AF" w:rsidRPr="00B053AF" w:rsidRDefault="00B053AF">
            <w:pPr>
              <w:jc w:val="center"/>
              <w:rPr>
                <w:ins w:id="42602" w:author="James Vu" w:date="2024-04-18T23:45:00Z"/>
                <w:rFonts w:ascii="Calibri" w:hAnsi="Calibri" w:cs="Calibri"/>
                <w:sz w:val="22"/>
                <w:szCs w:val="22"/>
                <w:rPrChange w:id="42603" w:author="James Vu" w:date="2024-04-18T23:49:00Z">
                  <w:rPr>
                    <w:ins w:id="42604" w:author="James Vu" w:date="2024-04-18T23:45:00Z"/>
                    <w:rFonts w:ascii="Calibri" w:hAnsi="Calibri" w:cs="Calibri"/>
                    <w:color w:val="000000"/>
                  </w:rPr>
                </w:rPrChange>
              </w:rPr>
            </w:pPr>
            <w:ins w:id="42605" w:author="James Vu" w:date="2024-04-18T23:45:00Z">
              <w:r w:rsidRPr="00B053AF">
                <w:rPr>
                  <w:rFonts w:ascii="Calibri" w:hAnsi="Calibri" w:cs="Calibri"/>
                  <w:sz w:val="22"/>
                  <w:szCs w:val="22"/>
                  <w:rPrChange w:id="42606" w:author="James Vu" w:date="2024-04-18T23:49:00Z">
                    <w:rPr>
                      <w:rFonts w:ascii="Calibri" w:hAnsi="Calibri" w:cs="Calibri"/>
                      <w:color w:val="000000"/>
                    </w:rPr>
                  </w:rPrChange>
                </w:rPr>
                <w:t> </w:t>
              </w:r>
            </w:ins>
          </w:p>
        </w:tc>
      </w:tr>
    </w:tbl>
    <w:p w14:paraId="1539135B" w14:textId="77777777" w:rsidR="00B053AF" w:rsidRPr="00B053AF" w:rsidRDefault="00B053AF" w:rsidP="00167CE0">
      <w:pPr>
        <w:widowControl w:val="0"/>
        <w:spacing w:before="120" w:after="120"/>
        <w:jc w:val="both"/>
        <w:rPr>
          <w:ins w:id="42607" w:author="James Vu" w:date="2024-04-18T23:44:00Z"/>
          <w:sz w:val="28"/>
          <w:szCs w:val="28"/>
          <w:lang w:val="it-IT"/>
          <w:rPrChange w:id="42608" w:author="James Vu" w:date="2024-04-18T23:45:00Z">
            <w:rPr>
              <w:ins w:id="42609" w:author="James Vu" w:date="2024-04-18T23:44:00Z"/>
              <w:i/>
              <w:iCs/>
              <w:sz w:val="28"/>
              <w:szCs w:val="28"/>
              <w:lang w:val="it-IT"/>
            </w:rPr>
          </w:rPrChange>
        </w:rPr>
      </w:pPr>
    </w:p>
    <w:p w14:paraId="57B1F267" w14:textId="77777777" w:rsidR="00B053AF" w:rsidRPr="00B053AF" w:rsidRDefault="00B053AF" w:rsidP="00167CE0">
      <w:pPr>
        <w:widowControl w:val="0"/>
        <w:spacing w:before="120" w:after="120"/>
        <w:jc w:val="both"/>
        <w:rPr>
          <w:ins w:id="42610" w:author="James Vu" w:date="2024-04-18T23:44:00Z"/>
          <w:sz w:val="28"/>
          <w:szCs w:val="28"/>
          <w:lang w:val="it-IT"/>
          <w:rPrChange w:id="42611" w:author="James Vu" w:date="2024-04-18T23:45:00Z">
            <w:rPr>
              <w:ins w:id="42612" w:author="James Vu" w:date="2024-04-18T23:44:00Z"/>
              <w:i/>
              <w:iCs/>
              <w:sz w:val="28"/>
              <w:szCs w:val="28"/>
              <w:lang w:val="it-IT"/>
            </w:rPr>
          </w:rPrChange>
        </w:rPr>
      </w:pPr>
    </w:p>
    <w:p w14:paraId="03908710" w14:textId="77777777" w:rsidR="00B053AF" w:rsidRPr="00B053AF" w:rsidRDefault="00B053AF" w:rsidP="00167CE0">
      <w:pPr>
        <w:widowControl w:val="0"/>
        <w:spacing w:before="120" w:after="120"/>
        <w:jc w:val="both"/>
        <w:rPr>
          <w:ins w:id="42613" w:author="James Vu" w:date="2024-04-18T23:44:00Z"/>
          <w:sz w:val="28"/>
          <w:szCs w:val="28"/>
          <w:lang w:val="it-IT"/>
          <w:rPrChange w:id="42614" w:author="James Vu" w:date="2024-04-18T23:45:00Z">
            <w:rPr>
              <w:ins w:id="42615" w:author="James Vu" w:date="2024-04-18T23:44:00Z"/>
              <w:i/>
              <w:iCs/>
              <w:sz w:val="28"/>
              <w:szCs w:val="28"/>
              <w:lang w:val="it-IT"/>
            </w:rPr>
          </w:rPrChange>
        </w:rPr>
      </w:pPr>
    </w:p>
    <w:p w14:paraId="44156E8D" w14:textId="77777777" w:rsidR="00B053AF" w:rsidRPr="00167CE0" w:rsidRDefault="00B053AF">
      <w:pPr>
        <w:widowControl w:val="0"/>
        <w:spacing w:before="120" w:after="120"/>
        <w:jc w:val="both"/>
        <w:rPr>
          <w:b/>
          <w:bCs/>
          <w:sz w:val="28"/>
          <w:szCs w:val="28"/>
          <w:lang w:val="it-IT"/>
          <w:rPrChange w:id="42616" w:author="James Vu" w:date="2024-04-18T22:33:00Z">
            <w:rPr>
              <w:b/>
              <w:bCs/>
              <w:sz w:val="26"/>
              <w:szCs w:val="26"/>
              <w:lang w:val="it-IT"/>
            </w:rPr>
          </w:rPrChange>
        </w:rPr>
        <w:pPrChange w:id="42617" w:author="James Vu" w:date="2024-04-18T22:33:00Z">
          <w:pPr>
            <w:widowControl w:val="0"/>
            <w:spacing w:before="120" w:after="120"/>
            <w:jc w:val="right"/>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1"/>
        <w:gridCol w:w="1500"/>
        <w:gridCol w:w="3817"/>
        <w:gridCol w:w="733"/>
        <w:gridCol w:w="775"/>
        <w:gridCol w:w="1130"/>
        <w:gridCol w:w="915"/>
        <w:gridCol w:w="1274"/>
        <w:gridCol w:w="3764"/>
      </w:tblGrid>
      <w:tr w:rsidR="00A079F8" w:rsidRPr="00167CE0" w:rsidDel="00B053AF" w14:paraId="59655D66" w14:textId="6A7C8581" w:rsidTr="00A079F8">
        <w:trPr>
          <w:tblHeader/>
          <w:del w:id="42618" w:author="James Vu" w:date="2024-04-18T23:44:00Z"/>
        </w:trPr>
        <w:tc>
          <w:tcPr>
            <w:tcW w:w="0" w:type="auto"/>
            <w:shd w:val="clear" w:color="auto" w:fill="DBE5F1" w:themeFill="accent1" w:themeFillTint="33"/>
            <w:noWrap/>
            <w:vAlign w:val="center"/>
            <w:hideMark/>
          </w:tcPr>
          <w:p w14:paraId="25609154" w14:textId="3515541E" w:rsidR="00617FD8" w:rsidRPr="00167CE0" w:rsidDel="00B053AF" w:rsidRDefault="00617FD8">
            <w:pPr>
              <w:widowControl w:val="0"/>
              <w:spacing w:before="120" w:after="120"/>
              <w:jc w:val="both"/>
              <w:rPr>
                <w:del w:id="42619" w:author="James Vu" w:date="2024-04-18T23:44:00Z"/>
                <w:b/>
                <w:bCs/>
                <w:color w:val="000000" w:themeColor="text1"/>
                <w:sz w:val="28"/>
                <w:szCs w:val="28"/>
                <w:rPrChange w:id="42620" w:author="James Vu" w:date="2024-04-18T22:33:00Z">
                  <w:rPr>
                    <w:del w:id="42621" w:author="James Vu" w:date="2024-04-18T23:44:00Z"/>
                    <w:b/>
                    <w:bCs/>
                    <w:color w:val="000000" w:themeColor="text1"/>
                    <w:sz w:val="26"/>
                    <w:szCs w:val="26"/>
                  </w:rPr>
                </w:rPrChange>
              </w:rPr>
              <w:pPrChange w:id="42622" w:author="James Vu" w:date="2024-04-18T22:33:00Z">
                <w:pPr>
                  <w:widowControl w:val="0"/>
                  <w:spacing w:before="120" w:after="120"/>
                  <w:jc w:val="center"/>
                </w:pPr>
              </w:pPrChange>
            </w:pPr>
            <w:del w:id="42623" w:author="James Vu" w:date="2024-04-18T23:44:00Z">
              <w:r w:rsidRPr="00167CE0" w:rsidDel="00B053AF">
                <w:rPr>
                  <w:b/>
                  <w:bCs/>
                  <w:color w:val="000000" w:themeColor="text1"/>
                  <w:sz w:val="28"/>
                  <w:szCs w:val="28"/>
                  <w:rPrChange w:id="42624" w:author="James Vu" w:date="2024-04-18T22:33:00Z">
                    <w:rPr>
                      <w:b/>
                      <w:bCs/>
                      <w:color w:val="000000" w:themeColor="text1"/>
                      <w:sz w:val="26"/>
                      <w:szCs w:val="26"/>
                    </w:rPr>
                  </w:rPrChange>
                </w:rPr>
                <w:delText>STT</w:delText>
              </w:r>
            </w:del>
          </w:p>
        </w:tc>
        <w:tc>
          <w:tcPr>
            <w:tcW w:w="0" w:type="auto"/>
            <w:shd w:val="clear" w:color="auto" w:fill="DBE5F1" w:themeFill="accent1" w:themeFillTint="33"/>
            <w:vAlign w:val="center"/>
            <w:hideMark/>
          </w:tcPr>
          <w:p w14:paraId="04B41AD0" w14:textId="1BADD751" w:rsidR="00617FD8" w:rsidRPr="00167CE0" w:rsidDel="00B053AF" w:rsidRDefault="00617FD8">
            <w:pPr>
              <w:widowControl w:val="0"/>
              <w:spacing w:before="120" w:after="120"/>
              <w:jc w:val="both"/>
              <w:rPr>
                <w:del w:id="42625" w:author="James Vu" w:date="2024-04-18T23:44:00Z"/>
                <w:b/>
                <w:bCs/>
                <w:color w:val="000000" w:themeColor="text1"/>
                <w:sz w:val="28"/>
                <w:szCs w:val="28"/>
                <w:rPrChange w:id="42626" w:author="James Vu" w:date="2024-04-18T22:33:00Z">
                  <w:rPr>
                    <w:del w:id="42627" w:author="James Vu" w:date="2024-04-18T23:44:00Z"/>
                    <w:b/>
                    <w:bCs/>
                    <w:color w:val="000000" w:themeColor="text1"/>
                    <w:sz w:val="26"/>
                    <w:szCs w:val="26"/>
                  </w:rPr>
                </w:rPrChange>
              </w:rPr>
              <w:pPrChange w:id="42628" w:author="James Vu" w:date="2024-04-18T22:33:00Z">
                <w:pPr>
                  <w:widowControl w:val="0"/>
                  <w:spacing w:before="120" w:after="120"/>
                  <w:jc w:val="center"/>
                </w:pPr>
              </w:pPrChange>
            </w:pPr>
            <w:del w:id="42629" w:author="James Vu" w:date="2024-04-18T23:44:00Z">
              <w:r w:rsidRPr="00167CE0" w:rsidDel="00B053AF">
                <w:rPr>
                  <w:b/>
                  <w:bCs/>
                  <w:color w:val="000000" w:themeColor="text1"/>
                  <w:sz w:val="28"/>
                  <w:szCs w:val="28"/>
                  <w:rPrChange w:id="42630" w:author="James Vu" w:date="2024-04-18T22:33:00Z">
                    <w:rPr>
                      <w:b/>
                      <w:bCs/>
                      <w:color w:val="000000" w:themeColor="text1"/>
                      <w:sz w:val="26"/>
                      <w:szCs w:val="26"/>
                    </w:rPr>
                  </w:rPrChange>
                </w:rPr>
                <w:delText>Khoản mục chi phí</w:delText>
              </w:r>
            </w:del>
          </w:p>
        </w:tc>
        <w:tc>
          <w:tcPr>
            <w:tcW w:w="0" w:type="auto"/>
            <w:shd w:val="clear" w:color="auto" w:fill="DBE5F1" w:themeFill="accent1" w:themeFillTint="33"/>
            <w:vAlign w:val="center"/>
            <w:hideMark/>
          </w:tcPr>
          <w:p w14:paraId="0C754222" w14:textId="23BB4858" w:rsidR="00617FD8" w:rsidRPr="00167CE0" w:rsidDel="00B053AF" w:rsidRDefault="00617FD8">
            <w:pPr>
              <w:widowControl w:val="0"/>
              <w:spacing w:before="120" w:after="120"/>
              <w:jc w:val="both"/>
              <w:rPr>
                <w:del w:id="42631" w:author="James Vu" w:date="2024-04-18T23:44:00Z"/>
                <w:b/>
                <w:bCs/>
                <w:color w:val="000000" w:themeColor="text1"/>
                <w:sz w:val="28"/>
                <w:szCs w:val="28"/>
                <w:rPrChange w:id="42632" w:author="James Vu" w:date="2024-04-18T22:33:00Z">
                  <w:rPr>
                    <w:del w:id="42633" w:author="James Vu" w:date="2024-04-18T23:44:00Z"/>
                    <w:b/>
                    <w:bCs/>
                    <w:color w:val="000000" w:themeColor="text1"/>
                    <w:sz w:val="26"/>
                    <w:szCs w:val="26"/>
                  </w:rPr>
                </w:rPrChange>
              </w:rPr>
              <w:pPrChange w:id="42634" w:author="James Vu" w:date="2024-04-18T22:33:00Z">
                <w:pPr>
                  <w:widowControl w:val="0"/>
                  <w:spacing w:before="120" w:after="120"/>
                  <w:jc w:val="center"/>
                </w:pPr>
              </w:pPrChange>
            </w:pPr>
            <w:del w:id="42635" w:author="James Vu" w:date="2024-04-18T23:44:00Z">
              <w:r w:rsidRPr="00167CE0" w:rsidDel="00B053AF">
                <w:rPr>
                  <w:b/>
                  <w:bCs/>
                  <w:color w:val="000000" w:themeColor="text1"/>
                  <w:sz w:val="28"/>
                  <w:szCs w:val="28"/>
                  <w:rPrChange w:id="42636" w:author="James Vu" w:date="2024-04-18T22:33:00Z">
                    <w:rPr>
                      <w:b/>
                      <w:bCs/>
                      <w:color w:val="000000" w:themeColor="text1"/>
                      <w:sz w:val="26"/>
                      <w:szCs w:val="26"/>
                    </w:rPr>
                  </w:rPrChange>
                </w:rPr>
                <w:delText>Diễn giải</w:delText>
              </w:r>
            </w:del>
          </w:p>
        </w:tc>
        <w:tc>
          <w:tcPr>
            <w:tcW w:w="0" w:type="auto"/>
            <w:shd w:val="clear" w:color="auto" w:fill="DBE5F1" w:themeFill="accent1" w:themeFillTint="33"/>
            <w:vAlign w:val="center"/>
            <w:hideMark/>
          </w:tcPr>
          <w:p w14:paraId="0976B80B" w14:textId="58CEFF07" w:rsidR="00617FD8" w:rsidRPr="00167CE0" w:rsidDel="00B053AF" w:rsidRDefault="00617FD8">
            <w:pPr>
              <w:widowControl w:val="0"/>
              <w:spacing w:before="120" w:after="120"/>
              <w:jc w:val="both"/>
              <w:rPr>
                <w:del w:id="42637" w:author="James Vu" w:date="2024-04-18T23:44:00Z"/>
                <w:b/>
                <w:bCs/>
                <w:color w:val="000000" w:themeColor="text1"/>
                <w:sz w:val="28"/>
                <w:szCs w:val="28"/>
                <w:rPrChange w:id="42638" w:author="James Vu" w:date="2024-04-18T22:33:00Z">
                  <w:rPr>
                    <w:del w:id="42639" w:author="James Vu" w:date="2024-04-18T23:44:00Z"/>
                    <w:b/>
                    <w:bCs/>
                    <w:color w:val="000000" w:themeColor="text1"/>
                    <w:sz w:val="26"/>
                    <w:szCs w:val="26"/>
                  </w:rPr>
                </w:rPrChange>
              </w:rPr>
              <w:pPrChange w:id="42640" w:author="James Vu" w:date="2024-04-18T22:33:00Z">
                <w:pPr>
                  <w:widowControl w:val="0"/>
                  <w:spacing w:before="120" w:after="120"/>
                  <w:jc w:val="center"/>
                </w:pPr>
              </w:pPrChange>
            </w:pPr>
            <w:del w:id="42641" w:author="James Vu" w:date="2024-04-18T23:44:00Z">
              <w:r w:rsidRPr="00167CE0" w:rsidDel="00B053AF">
                <w:rPr>
                  <w:b/>
                  <w:bCs/>
                  <w:color w:val="000000" w:themeColor="text1"/>
                  <w:sz w:val="28"/>
                  <w:szCs w:val="28"/>
                  <w:rPrChange w:id="42642" w:author="James Vu" w:date="2024-04-18T22:33:00Z">
                    <w:rPr>
                      <w:b/>
                      <w:bCs/>
                      <w:color w:val="000000" w:themeColor="text1"/>
                      <w:sz w:val="26"/>
                      <w:szCs w:val="26"/>
                    </w:rPr>
                  </w:rPrChange>
                </w:rPr>
                <w:delText>Số lượng</w:delText>
              </w:r>
            </w:del>
          </w:p>
        </w:tc>
        <w:tc>
          <w:tcPr>
            <w:tcW w:w="0" w:type="auto"/>
            <w:shd w:val="clear" w:color="auto" w:fill="DBE5F1" w:themeFill="accent1" w:themeFillTint="33"/>
            <w:vAlign w:val="center"/>
            <w:hideMark/>
          </w:tcPr>
          <w:p w14:paraId="2A7F3F7C" w14:textId="503A2210" w:rsidR="00617FD8" w:rsidRPr="00167CE0" w:rsidDel="00B053AF" w:rsidRDefault="00617FD8">
            <w:pPr>
              <w:widowControl w:val="0"/>
              <w:spacing w:before="120" w:after="120"/>
              <w:jc w:val="both"/>
              <w:rPr>
                <w:del w:id="42643" w:author="James Vu" w:date="2024-04-18T23:44:00Z"/>
                <w:b/>
                <w:bCs/>
                <w:color w:val="000000" w:themeColor="text1"/>
                <w:sz w:val="28"/>
                <w:szCs w:val="28"/>
                <w:rPrChange w:id="42644" w:author="James Vu" w:date="2024-04-18T22:33:00Z">
                  <w:rPr>
                    <w:del w:id="42645" w:author="James Vu" w:date="2024-04-18T23:44:00Z"/>
                    <w:b/>
                    <w:bCs/>
                    <w:color w:val="000000" w:themeColor="text1"/>
                    <w:sz w:val="26"/>
                    <w:szCs w:val="26"/>
                  </w:rPr>
                </w:rPrChange>
              </w:rPr>
              <w:pPrChange w:id="42646" w:author="James Vu" w:date="2024-04-18T22:33:00Z">
                <w:pPr>
                  <w:widowControl w:val="0"/>
                  <w:spacing w:before="120" w:after="120"/>
                  <w:jc w:val="center"/>
                </w:pPr>
              </w:pPrChange>
            </w:pPr>
            <w:del w:id="42647" w:author="James Vu" w:date="2024-04-18T23:44:00Z">
              <w:r w:rsidRPr="00167CE0" w:rsidDel="00B053AF">
                <w:rPr>
                  <w:b/>
                  <w:bCs/>
                  <w:color w:val="000000" w:themeColor="text1"/>
                  <w:sz w:val="28"/>
                  <w:szCs w:val="28"/>
                  <w:rPrChange w:id="42648" w:author="James Vu" w:date="2024-04-18T22:33:00Z">
                    <w:rPr>
                      <w:b/>
                      <w:bCs/>
                      <w:color w:val="000000" w:themeColor="text1"/>
                      <w:sz w:val="26"/>
                      <w:szCs w:val="26"/>
                    </w:rPr>
                  </w:rPrChange>
                </w:rPr>
                <w:delText>Đơn vị tính</w:delText>
              </w:r>
            </w:del>
          </w:p>
        </w:tc>
        <w:tc>
          <w:tcPr>
            <w:tcW w:w="0" w:type="auto"/>
            <w:shd w:val="clear" w:color="auto" w:fill="DBE5F1" w:themeFill="accent1" w:themeFillTint="33"/>
            <w:vAlign w:val="center"/>
            <w:hideMark/>
          </w:tcPr>
          <w:p w14:paraId="6EB34871" w14:textId="79443349" w:rsidR="00617FD8" w:rsidRPr="00167CE0" w:rsidDel="00B053AF" w:rsidRDefault="00617FD8">
            <w:pPr>
              <w:widowControl w:val="0"/>
              <w:spacing w:before="120" w:after="120"/>
              <w:jc w:val="both"/>
              <w:rPr>
                <w:del w:id="42649" w:author="James Vu" w:date="2024-04-18T23:44:00Z"/>
                <w:b/>
                <w:bCs/>
                <w:color w:val="000000" w:themeColor="text1"/>
                <w:sz w:val="28"/>
                <w:szCs w:val="28"/>
                <w:rPrChange w:id="42650" w:author="James Vu" w:date="2024-04-18T22:33:00Z">
                  <w:rPr>
                    <w:del w:id="42651" w:author="James Vu" w:date="2024-04-18T23:44:00Z"/>
                    <w:b/>
                    <w:bCs/>
                    <w:color w:val="000000" w:themeColor="text1"/>
                    <w:sz w:val="26"/>
                    <w:szCs w:val="26"/>
                  </w:rPr>
                </w:rPrChange>
              </w:rPr>
              <w:pPrChange w:id="42652" w:author="James Vu" w:date="2024-04-18T22:33:00Z">
                <w:pPr>
                  <w:widowControl w:val="0"/>
                  <w:spacing w:before="120" w:after="120"/>
                  <w:jc w:val="center"/>
                </w:pPr>
              </w:pPrChange>
            </w:pPr>
            <w:del w:id="42653" w:author="James Vu" w:date="2024-04-18T23:44:00Z">
              <w:r w:rsidRPr="00167CE0" w:rsidDel="00B053AF">
                <w:rPr>
                  <w:b/>
                  <w:bCs/>
                  <w:color w:val="000000" w:themeColor="text1"/>
                  <w:sz w:val="28"/>
                  <w:szCs w:val="28"/>
                  <w:rPrChange w:id="42654" w:author="James Vu" w:date="2024-04-18T22:33:00Z">
                    <w:rPr>
                      <w:b/>
                      <w:bCs/>
                      <w:color w:val="000000" w:themeColor="text1"/>
                      <w:sz w:val="26"/>
                      <w:szCs w:val="26"/>
                    </w:rPr>
                  </w:rPrChange>
                </w:rPr>
                <w:delText>Đơn giá</w:delText>
              </w:r>
            </w:del>
          </w:p>
        </w:tc>
        <w:tc>
          <w:tcPr>
            <w:tcW w:w="0" w:type="auto"/>
            <w:shd w:val="clear" w:color="auto" w:fill="DBE5F1" w:themeFill="accent1" w:themeFillTint="33"/>
            <w:vAlign w:val="center"/>
            <w:hideMark/>
          </w:tcPr>
          <w:p w14:paraId="6EEF136E" w14:textId="2CA91DF0" w:rsidR="00617FD8" w:rsidRPr="00167CE0" w:rsidDel="00B053AF" w:rsidRDefault="00617FD8">
            <w:pPr>
              <w:widowControl w:val="0"/>
              <w:spacing w:before="120" w:after="120"/>
              <w:jc w:val="both"/>
              <w:rPr>
                <w:del w:id="42655" w:author="James Vu" w:date="2024-04-18T23:44:00Z"/>
                <w:b/>
                <w:bCs/>
                <w:color w:val="000000" w:themeColor="text1"/>
                <w:sz w:val="28"/>
                <w:szCs w:val="28"/>
                <w:rPrChange w:id="42656" w:author="James Vu" w:date="2024-04-18T22:33:00Z">
                  <w:rPr>
                    <w:del w:id="42657" w:author="James Vu" w:date="2024-04-18T23:44:00Z"/>
                    <w:b/>
                    <w:bCs/>
                    <w:color w:val="000000" w:themeColor="text1"/>
                    <w:sz w:val="26"/>
                    <w:szCs w:val="26"/>
                  </w:rPr>
                </w:rPrChange>
              </w:rPr>
              <w:pPrChange w:id="42658" w:author="James Vu" w:date="2024-04-18T22:33:00Z">
                <w:pPr>
                  <w:widowControl w:val="0"/>
                  <w:spacing w:before="120" w:after="120"/>
                  <w:jc w:val="center"/>
                </w:pPr>
              </w:pPrChange>
            </w:pPr>
            <w:del w:id="42659" w:author="James Vu" w:date="2024-04-18T23:44:00Z">
              <w:r w:rsidRPr="00167CE0" w:rsidDel="00B053AF">
                <w:rPr>
                  <w:b/>
                  <w:bCs/>
                  <w:color w:val="000000" w:themeColor="text1"/>
                  <w:sz w:val="28"/>
                  <w:szCs w:val="28"/>
                  <w:rPrChange w:id="42660" w:author="James Vu" w:date="2024-04-18T22:33:00Z">
                    <w:rPr>
                      <w:b/>
                      <w:bCs/>
                      <w:color w:val="000000" w:themeColor="text1"/>
                      <w:sz w:val="26"/>
                      <w:szCs w:val="26"/>
                    </w:rPr>
                  </w:rPrChange>
                </w:rPr>
                <w:delText xml:space="preserve">Thời gian thực hiện </w:delText>
              </w:r>
              <w:r w:rsidRPr="00167CE0" w:rsidDel="00B053AF">
                <w:rPr>
                  <w:i/>
                  <w:iCs/>
                  <w:color w:val="000000" w:themeColor="text1"/>
                  <w:sz w:val="28"/>
                  <w:szCs w:val="28"/>
                  <w:rPrChange w:id="42661" w:author="James Vu" w:date="2024-04-18T22:33:00Z">
                    <w:rPr>
                      <w:i/>
                      <w:iCs/>
                      <w:color w:val="000000" w:themeColor="text1"/>
                      <w:sz w:val="26"/>
                      <w:szCs w:val="26"/>
                    </w:rPr>
                  </w:rPrChange>
                </w:rPr>
                <w:delText>(ngày)</w:delText>
              </w:r>
            </w:del>
          </w:p>
        </w:tc>
        <w:tc>
          <w:tcPr>
            <w:tcW w:w="0" w:type="auto"/>
            <w:shd w:val="clear" w:color="auto" w:fill="DBE5F1" w:themeFill="accent1" w:themeFillTint="33"/>
            <w:vAlign w:val="center"/>
            <w:hideMark/>
          </w:tcPr>
          <w:p w14:paraId="64C950E1" w14:textId="449F82A7" w:rsidR="00617FD8" w:rsidRPr="00167CE0" w:rsidDel="00B053AF" w:rsidRDefault="00617FD8">
            <w:pPr>
              <w:widowControl w:val="0"/>
              <w:spacing w:before="120" w:after="120"/>
              <w:jc w:val="both"/>
              <w:rPr>
                <w:del w:id="42662" w:author="James Vu" w:date="2024-04-18T23:44:00Z"/>
                <w:b/>
                <w:bCs/>
                <w:color w:val="000000" w:themeColor="text1"/>
                <w:sz w:val="28"/>
                <w:szCs w:val="28"/>
                <w:rPrChange w:id="42663" w:author="James Vu" w:date="2024-04-18T22:33:00Z">
                  <w:rPr>
                    <w:del w:id="42664" w:author="James Vu" w:date="2024-04-18T23:44:00Z"/>
                    <w:b/>
                    <w:bCs/>
                    <w:color w:val="000000" w:themeColor="text1"/>
                    <w:sz w:val="26"/>
                    <w:szCs w:val="26"/>
                  </w:rPr>
                </w:rPrChange>
              </w:rPr>
              <w:pPrChange w:id="42665" w:author="James Vu" w:date="2024-04-18T22:33:00Z">
                <w:pPr>
                  <w:widowControl w:val="0"/>
                  <w:spacing w:before="120" w:after="120"/>
                  <w:jc w:val="center"/>
                </w:pPr>
              </w:pPrChange>
            </w:pPr>
            <w:del w:id="42666" w:author="James Vu" w:date="2024-04-18T23:44:00Z">
              <w:r w:rsidRPr="00167CE0" w:rsidDel="00B053AF">
                <w:rPr>
                  <w:b/>
                  <w:bCs/>
                  <w:color w:val="000000" w:themeColor="text1"/>
                  <w:sz w:val="28"/>
                  <w:szCs w:val="28"/>
                  <w:rPrChange w:id="42667" w:author="James Vu" w:date="2024-04-18T22:33:00Z">
                    <w:rPr>
                      <w:b/>
                      <w:bCs/>
                      <w:color w:val="000000" w:themeColor="text1"/>
                      <w:sz w:val="26"/>
                      <w:szCs w:val="26"/>
                    </w:rPr>
                  </w:rPrChange>
                </w:rPr>
                <w:delText>Thành tiền</w:delText>
              </w:r>
            </w:del>
          </w:p>
        </w:tc>
        <w:tc>
          <w:tcPr>
            <w:tcW w:w="0" w:type="auto"/>
            <w:shd w:val="clear" w:color="auto" w:fill="DBE5F1" w:themeFill="accent1" w:themeFillTint="33"/>
            <w:vAlign w:val="center"/>
            <w:hideMark/>
          </w:tcPr>
          <w:p w14:paraId="1A30B390" w14:textId="38AD46A9" w:rsidR="00617FD8" w:rsidRPr="00167CE0" w:rsidDel="00B053AF" w:rsidRDefault="00617FD8">
            <w:pPr>
              <w:widowControl w:val="0"/>
              <w:spacing w:before="120" w:after="120"/>
              <w:jc w:val="both"/>
              <w:rPr>
                <w:del w:id="42668" w:author="James Vu" w:date="2024-04-18T23:44:00Z"/>
                <w:b/>
                <w:bCs/>
                <w:color w:val="000000" w:themeColor="text1"/>
                <w:sz w:val="28"/>
                <w:szCs w:val="28"/>
                <w:rPrChange w:id="42669" w:author="James Vu" w:date="2024-04-18T22:33:00Z">
                  <w:rPr>
                    <w:del w:id="42670" w:author="James Vu" w:date="2024-04-18T23:44:00Z"/>
                    <w:b/>
                    <w:bCs/>
                    <w:color w:val="000000" w:themeColor="text1"/>
                    <w:sz w:val="26"/>
                    <w:szCs w:val="26"/>
                  </w:rPr>
                </w:rPrChange>
              </w:rPr>
              <w:pPrChange w:id="42671" w:author="James Vu" w:date="2024-04-18T22:33:00Z">
                <w:pPr>
                  <w:widowControl w:val="0"/>
                  <w:spacing w:before="120" w:after="120"/>
                  <w:jc w:val="center"/>
                </w:pPr>
              </w:pPrChange>
            </w:pPr>
            <w:del w:id="42672" w:author="James Vu" w:date="2024-04-18T23:44:00Z">
              <w:r w:rsidRPr="00167CE0" w:rsidDel="00B053AF">
                <w:rPr>
                  <w:b/>
                  <w:bCs/>
                  <w:color w:val="000000" w:themeColor="text1"/>
                  <w:sz w:val="28"/>
                  <w:szCs w:val="28"/>
                  <w:rPrChange w:id="42673" w:author="James Vu" w:date="2024-04-18T22:33:00Z">
                    <w:rPr>
                      <w:b/>
                      <w:bCs/>
                      <w:color w:val="000000" w:themeColor="text1"/>
                      <w:sz w:val="26"/>
                      <w:szCs w:val="26"/>
                    </w:rPr>
                  </w:rPrChange>
                </w:rPr>
                <w:delText>Ghi chú</w:delText>
              </w:r>
            </w:del>
          </w:p>
        </w:tc>
      </w:tr>
      <w:tr w:rsidR="00A079F8" w:rsidRPr="00167CE0" w:rsidDel="00B053AF" w14:paraId="79782251" w14:textId="00CF5E21" w:rsidTr="00617FD8">
        <w:trPr>
          <w:del w:id="42674" w:author="James Vu" w:date="2024-04-18T23:44:00Z"/>
        </w:trPr>
        <w:tc>
          <w:tcPr>
            <w:tcW w:w="0" w:type="auto"/>
            <w:shd w:val="clear" w:color="auto" w:fill="auto"/>
            <w:vAlign w:val="center"/>
            <w:hideMark/>
          </w:tcPr>
          <w:p w14:paraId="20BCF3D7" w14:textId="0245C6B2" w:rsidR="00617FD8" w:rsidRPr="00167CE0" w:rsidDel="00B053AF" w:rsidRDefault="00617FD8">
            <w:pPr>
              <w:widowControl w:val="0"/>
              <w:spacing w:before="120" w:after="120"/>
              <w:jc w:val="both"/>
              <w:rPr>
                <w:del w:id="42675" w:author="James Vu" w:date="2024-04-18T23:44:00Z"/>
                <w:b/>
                <w:bCs/>
                <w:color w:val="000000" w:themeColor="text1"/>
                <w:sz w:val="28"/>
                <w:szCs w:val="28"/>
                <w:rPrChange w:id="42676" w:author="James Vu" w:date="2024-04-18T22:33:00Z">
                  <w:rPr>
                    <w:del w:id="42677" w:author="James Vu" w:date="2024-04-18T23:44:00Z"/>
                    <w:b/>
                    <w:bCs/>
                    <w:color w:val="000000" w:themeColor="text1"/>
                    <w:sz w:val="26"/>
                    <w:szCs w:val="26"/>
                  </w:rPr>
                </w:rPrChange>
              </w:rPr>
              <w:pPrChange w:id="42678" w:author="James Vu" w:date="2024-04-18T22:33:00Z">
                <w:pPr>
                  <w:widowControl w:val="0"/>
                  <w:spacing w:before="120" w:after="120"/>
                  <w:jc w:val="center"/>
                </w:pPr>
              </w:pPrChange>
            </w:pPr>
            <w:del w:id="42679" w:author="James Vu" w:date="2024-04-18T23:44:00Z">
              <w:r w:rsidRPr="00167CE0" w:rsidDel="00B053AF">
                <w:rPr>
                  <w:b/>
                  <w:bCs/>
                  <w:color w:val="000000" w:themeColor="text1"/>
                  <w:sz w:val="28"/>
                  <w:szCs w:val="28"/>
                  <w:rPrChange w:id="42680" w:author="James Vu" w:date="2024-04-18T22:33:00Z">
                    <w:rPr>
                      <w:b/>
                      <w:bCs/>
                      <w:color w:val="000000" w:themeColor="text1"/>
                      <w:sz w:val="26"/>
                      <w:szCs w:val="26"/>
                    </w:rPr>
                  </w:rPrChange>
                </w:rPr>
                <w:delText>1</w:delText>
              </w:r>
            </w:del>
          </w:p>
        </w:tc>
        <w:tc>
          <w:tcPr>
            <w:tcW w:w="0" w:type="auto"/>
            <w:shd w:val="clear" w:color="auto" w:fill="auto"/>
            <w:vAlign w:val="center"/>
            <w:hideMark/>
          </w:tcPr>
          <w:p w14:paraId="0BE33429" w14:textId="55D035AD" w:rsidR="00617FD8" w:rsidRPr="00167CE0" w:rsidDel="00B053AF" w:rsidRDefault="00617FD8">
            <w:pPr>
              <w:widowControl w:val="0"/>
              <w:spacing w:before="120" w:after="120"/>
              <w:jc w:val="both"/>
              <w:rPr>
                <w:del w:id="42681" w:author="James Vu" w:date="2024-04-18T23:44:00Z"/>
                <w:b/>
                <w:bCs/>
                <w:color w:val="000000" w:themeColor="text1"/>
                <w:sz w:val="28"/>
                <w:szCs w:val="28"/>
                <w:rPrChange w:id="42682" w:author="James Vu" w:date="2024-04-18T22:33:00Z">
                  <w:rPr>
                    <w:del w:id="42683" w:author="James Vu" w:date="2024-04-18T23:44:00Z"/>
                    <w:b/>
                    <w:bCs/>
                    <w:color w:val="000000" w:themeColor="text1"/>
                    <w:sz w:val="26"/>
                    <w:szCs w:val="26"/>
                  </w:rPr>
                </w:rPrChange>
              </w:rPr>
              <w:pPrChange w:id="42684" w:author="James Vu" w:date="2024-04-18T22:33:00Z">
                <w:pPr>
                  <w:widowControl w:val="0"/>
                  <w:spacing w:before="120" w:after="120"/>
                </w:pPr>
              </w:pPrChange>
            </w:pPr>
            <w:del w:id="42685" w:author="James Vu" w:date="2024-04-18T23:44:00Z">
              <w:r w:rsidRPr="00167CE0" w:rsidDel="00B053AF">
                <w:rPr>
                  <w:b/>
                  <w:bCs/>
                  <w:color w:val="000000" w:themeColor="text1"/>
                  <w:sz w:val="28"/>
                  <w:szCs w:val="28"/>
                  <w:rPrChange w:id="42686" w:author="James Vu" w:date="2024-04-18T22:33:00Z">
                    <w:rPr>
                      <w:b/>
                      <w:bCs/>
                      <w:color w:val="000000" w:themeColor="text1"/>
                      <w:sz w:val="26"/>
                      <w:szCs w:val="26"/>
                    </w:rPr>
                  </w:rPrChange>
                </w:rPr>
                <w:delText>Chi phí chuyên gia</w:delText>
              </w:r>
            </w:del>
          </w:p>
        </w:tc>
        <w:tc>
          <w:tcPr>
            <w:tcW w:w="0" w:type="auto"/>
            <w:shd w:val="clear" w:color="auto" w:fill="auto"/>
            <w:vAlign w:val="center"/>
            <w:hideMark/>
          </w:tcPr>
          <w:p w14:paraId="2654AD16" w14:textId="5C3BBC9C" w:rsidR="00617FD8" w:rsidRPr="00167CE0" w:rsidDel="00B053AF" w:rsidRDefault="00617FD8">
            <w:pPr>
              <w:widowControl w:val="0"/>
              <w:spacing w:before="120" w:after="120"/>
              <w:jc w:val="both"/>
              <w:rPr>
                <w:del w:id="42687" w:author="James Vu" w:date="2024-04-18T23:44:00Z"/>
                <w:b/>
                <w:bCs/>
                <w:color w:val="000000" w:themeColor="text1"/>
                <w:sz w:val="28"/>
                <w:szCs w:val="28"/>
                <w:rPrChange w:id="42688" w:author="James Vu" w:date="2024-04-18T22:33:00Z">
                  <w:rPr>
                    <w:del w:id="42689" w:author="James Vu" w:date="2024-04-18T23:44:00Z"/>
                    <w:b/>
                    <w:bCs/>
                    <w:color w:val="000000" w:themeColor="text1"/>
                    <w:sz w:val="26"/>
                    <w:szCs w:val="26"/>
                  </w:rPr>
                </w:rPrChange>
              </w:rPr>
              <w:pPrChange w:id="42690" w:author="James Vu" w:date="2024-04-18T22:33:00Z">
                <w:pPr>
                  <w:widowControl w:val="0"/>
                  <w:spacing w:before="120" w:after="120"/>
                  <w:jc w:val="center"/>
                </w:pPr>
              </w:pPrChange>
            </w:pPr>
            <w:del w:id="42691" w:author="James Vu" w:date="2024-04-18T23:44:00Z">
              <w:r w:rsidRPr="00167CE0" w:rsidDel="00B053AF">
                <w:rPr>
                  <w:b/>
                  <w:bCs/>
                  <w:color w:val="000000" w:themeColor="text1"/>
                  <w:sz w:val="28"/>
                  <w:szCs w:val="28"/>
                  <w:rPrChange w:id="42692" w:author="James Vu" w:date="2024-04-18T22:33:00Z">
                    <w:rPr>
                      <w:b/>
                      <w:bCs/>
                      <w:color w:val="000000" w:themeColor="text1"/>
                      <w:sz w:val="26"/>
                      <w:szCs w:val="26"/>
                    </w:rPr>
                  </w:rPrChange>
                </w:rPr>
                <w:delText>Ccg</w:delText>
              </w:r>
            </w:del>
          </w:p>
        </w:tc>
        <w:tc>
          <w:tcPr>
            <w:tcW w:w="0" w:type="auto"/>
            <w:shd w:val="clear" w:color="auto" w:fill="auto"/>
            <w:hideMark/>
          </w:tcPr>
          <w:p w14:paraId="1980F492" w14:textId="2086E20A" w:rsidR="00617FD8" w:rsidRPr="00167CE0" w:rsidDel="00B053AF" w:rsidRDefault="00617FD8">
            <w:pPr>
              <w:widowControl w:val="0"/>
              <w:spacing w:before="120" w:after="120"/>
              <w:jc w:val="both"/>
              <w:rPr>
                <w:del w:id="42693" w:author="James Vu" w:date="2024-04-18T23:44:00Z"/>
                <w:b/>
                <w:bCs/>
                <w:color w:val="000000" w:themeColor="text1"/>
                <w:sz w:val="28"/>
                <w:szCs w:val="28"/>
                <w:rPrChange w:id="42694" w:author="James Vu" w:date="2024-04-18T22:33:00Z">
                  <w:rPr>
                    <w:del w:id="42695" w:author="James Vu" w:date="2024-04-18T23:44:00Z"/>
                    <w:b/>
                    <w:bCs/>
                    <w:color w:val="000000" w:themeColor="text1"/>
                    <w:sz w:val="26"/>
                    <w:szCs w:val="26"/>
                  </w:rPr>
                </w:rPrChange>
              </w:rPr>
              <w:pPrChange w:id="42696" w:author="James Vu" w:date="2024-04-18T22:33:00Z">
                <w:pPr>
                  <w:widowControl w:val="0"/>
                  <w:spacing w:before="120" w:after="120"/>
                </w:pPr>
              </w:pPrChange>
            </w:pPr>
            <w:del w:id="42697" w:author="James Vu" w:date="2024-04-18T23:44:00Z">
              <w:r w:rsidRPr="00167CE0" w:rsidDel="00B053AF">
                <w:rPr>
                  <w:b/>
                  <w:bCs/>
                  <w:color w:val="000000" w:themeColor="text1"/>
                  <w:sz w:val="28"/>
                  <w:szCs w:val="28"/>
                  <w:rPrChange w:id="42698" w:author="James Vu" w:date="2024-04-18T22:33:00Z">
                    <w:rPr>
                      <w:b/>
                      <w:bCs/>
                      <w:color w:val="000000" w:themeColor="text1"/>
                      <w:sz w:val="26"/>
                      <w:szCs w:val="26"/>
                    </w:rPr>
                  </w:rPrChange>
                </w:rPr>
                <w:delText> </w:delText>
              </w:r>
            </w:del>
          </w:p>
        </w:tc>
        <w:tc>
          <w:tcPr>
            <w:tcW w:w="0" w:type="auto"/>
            <w:shd w:val="clear" w:color="auto" w:fill="auto"/>
            <w:hideMark/>
          </w:tcPr>
          <w:p w14:paraId="033334C6" w14:textId="4B3052F1" w:rsidR="00617FD8" w:rsidRPr="00167CE0" w:rsidDel="00B053AF" w:rsidRDefault="00617FD8">
            <w:pPr>
              <w:widowControl w:val="0"/>
              <w:spacing w:before="120" w:after="120"/>
              <w:jc w:val="both"/>
              <w:rPr>
                <w:del w:id="42699" w:author="James Vu" w:date="2024-04-18T23:44:00Z"/>
                <w:b/>
                <w:bCs/>
                <w:color w:val="000000" w:themeColor="text1"/>
                <w:sz w:val="28"/>
                <w:szCs w:val="28"/>
                <w:rPrChange w:id="42700" w:author="James Vu" w:date="2024-04-18T22:33:00Z">
                  <w:rPr>
                    <w:del w:id="42701" w:author="James Vu" w:date="2024-04-18T23:44:00Z"/>
                    <w:b/>
                    <w:bCs/>
                    <w:color w:val="000000" w:themeColor="text1"/>
                    <w:sz w:val="26"/>
                    <w:szCs w:val="26"/>
                  </w:rPr>
                </w:rPrChange>
              </w:rPr>
              <w:pPrChange w:id="42702" w:author="James Vu" w:date="2024-04-18T22:33:00Z">
                <w:pPr>
                  <w:widowControl w:val="0"/>
                  <w:spacing w:before="120" w:after="120"/>
                </w:pPr>
              </w:pPrChange>
            </w:pPr>
            <w:del w:id="42703" w:author="James Vu" w:date="2024-04-18T23:44:00Z">
              <w:r w:rsidRPr="00167CE0" w:rsidDel="00B053AF">
                <w:rPr>
                  <w:b/>
                  <w:bCs/>
                  <w:color w:val="000000" w:themeColor="text1"/>
                  <w:sz w:val="28"/>
                  <w:szCs w:val="28"/>
                  <w:rPrChange w:id="42704" w:author="James Vu" w:date="2024-04-18T22:33:00Z">
                    <w:rPr>
                      <w:b/>
                      <w:bCs/>
                      <w:color w:val="000000" w:themeColor="text1"/>
                      <w:sz w:val="26"/>
                      <w:szCs w:val="26"/>
                    </w:rPr>
                  </w:rPrChange>
                </w:rPr>
                <w:delText> </w:delText>
              </w:r>
            </w:del>
          </w:p>
        </w:tc>
        <w:tc>
          <w:tcPr>
            <w:tcW w:w="0" w:type="auto"/>
            <w:shd w:val="clear" w:color="auto" w:fill="auto"/>
            <w:vAlign w:val="center"/>
            <w:hideMark/>
          </w:tcPr>
          <w:p w14:paraId="5E7C3817" w14:textId="25181ED8" w:rsidR="00617FD8" w:rsidRPr="00167CE0" w:rsidDel="00B053AF" w:rsidRDefault="00617FD8">
            <w:pPr>
              <w:widowControl w:val="0"/>
              <w:spacing w:before="120" w:after="120"/>
              <w:jc w:val="both"/>
              <w:rPr>
                <w:del w:id="42705" w:author="James Vu" w:date="2024-04-18T23:44:00Z"/>
                <w:b/>
                <w:bCs/>
                <w:color w:val="000000" w:themeColor="text1"/>
                <w:sz w:val="28"/>
                <w:szCs w:val="28"/>
                <w:rPrChange w:id="42706" w:author="James Vu" w:date="2024-04-18T22:33:00Z">
                  <w:rPr>
                    <w:del w:id="42707" w:author="James Vu" w:date="2024-04-18T23:44:00Z"/>
                    <w:b/>
                    <w:bCs/>
                    <w:color w:val="000000" w:themeColor="text1"/>
                    <w:sz w:val="26"/>
                    <w:szCs w:val="26"/>
                  </w:rPr>
                </w:rPrChange>
              </w:rPr>
              <w:pPrChange w:id="42708" w:author="James Vu" w:date="2024-04-18T22:33:00Z">
                <w:pPr>
                  <w:widowControl w:val="0"/>
                  <w:spacing w:before="120" w:after="120"/>
                  <w:jc w:val="right"/>
                </w:pPr>
              </w:pPrChange>
            </w:pPr>
            <w:del w:id="42709" w:author="James Vu" w:date="2024-04-18T23:44:00Z">
              <w:r w:rsidRPr="00167CE0" w:rsidDel="00B053AF">
                <w:rPr>
                  <w:b/>
                  <w:bCs/>
                  <w:color w:val="000000" w:themeColor="text1"/>
                  <w:sz w:val="28"/>
                  <w:szCs w:val="28"/>
                  <w:rPrChange w:id="42710" w:author="James Vu" w:date="2024-04-18T22:33:00Z">
                    <w:rPr>
                      <w:b/>
                      <w:bCs/>
                      <w:color w:val="000000" w:themeColor="text1"/>
                      <w:sz w:val="26"/>
                      <w:szCs w:val="26"/>
                    </w:rPr>
                  </w:rPrChange>
                </w:rPr>
                <w:delText> </w:delText>
              </w:r>
            </w:del>
          </w:p>
        </w:tc>
        <w:tc>
          <w:tcPr>
            <w:tcW w:w="0" w:type="auto"/>
            <w:shd w:val="clear" w:color="auto" w:fill="auto"/>
            <w:hideMark/>
          </w:tcPr>
          <w:p w14:paraId="5E80B1FB" w14:textId="004A959E" w:rsidR="00617FD8" w:rsidRPr="00167CE0" w:rsidDel="00B053AF" w:rsidRDefault="00617FD8">
            <w:pPr>
              <w:widowControl w:val="0"/>
              <w:spacing w:before="120" w:after="120"/>
              <w:jc w:val="both"/>
              <w:rPr>
                <w:del w:id="42711" w:author="James Vu" w:date="2024-04-18T23:44:00Z"/>
                <w:b/>
                <w:bCs/>
                <w:color w:val="000000" w:themeColor="text1"/>
                <w:sz w:val="28"/>
                <w:szCs w:val="28"/>
                <w:rPrChange w:id="42712" w:author="James Vu" w:date="2024-04-18T22:33:00Z">
                  <w:rPr>
                    <w:del w:id="42713" w:author="James Vu" w:date="2024-04-18T23:44:00Z"/>
                    <w:b/>
                    <w:bCs/>
                    <w:color w:val="000000" w:themeColor="text1"/>
                    <w:sz w:val="26"/>
                    <w:szCs w:val="26"/>
                  </w:rPr>
                </w:rPrChange>
              </w:rPr>
              <w:pPrChange w:id="42714" w:author="James Vu" w:date="2024-04-18T22:33:00Z">
                <w:pPr>
                  <w:widowControl w:val="0"/>
                  <w:spacing w:before="120" w:after="120"/>
                </w:pPr>
              </w:pPrChange>
            </w:pPr>
            <w:del w:id="42715" w:author="James Vu" w:date="2024-04-18T23:44:00Z">
              <w:r w:rsidRPr="00167CE0" w:rsidDel="00B053AF">
                <w:rPr>
                  <w:b/>
                  <w:bCs/>
                  <w:color w:val="000000" w:themeColor="text1"/>
                  <w:sz w:val="28"/>
                  <w:szCs w:val="28"/>
                  <w:rPrChange w:id="42716" w:author="James Vu" w:date="2024-04-18T22:33:00Z">
                    <w:rPr>
                      <w:b/>
                      <w:bCs/>
                      <w:color w:val="000000" w:themeColor="text1"/>
                      <w:sz w:val="26"/>
                      <w:szCs w:val="26"/>
                    </w:rPr>
                  </w:rPrChange>
                </w:rPr>
                <w:delText> </w:delText>
              </w:r>
            </w:del>
          </w:p>
        </w:tc>
        <w:tc>
          <w:tcPr>
            <w:tcW w:w="0" w:type="auto"/>
            <w:shd w:val="clear" w:color="auto" w:fill="auto"/>
            <w:vAlign w:val="center"/>
            <w:hideMark/>
          </w:tcPr>
          <w:p w14:paraId="0A38E30C" w14:textId="533AFFCA" w:rsidR="00617FD8" w:rsidRPr="00167CE0" w:rsidDel="00B053AF" w:rsidRDefault="00617FD8">
            <w:pPr>
              <w:widowControl w:val="0"/>
              <w:spacing w:before="120" w:after="120"/>
              <w:jc w:val="both"/>
              <w:rPr>
                <w:del w:id="42717" w:author="James Vu" w:date="2024-04-18T23:44:00Z"/>
                <w:b/>
                <w:bCs/>
                <w:color w:val="000000" w:themeColor="text1"/>
                <w:sz w:val="28"/>
                <w:szCs w:val="28"/>
                <w:rPrChange w:id="42718" w:author="James Vu" w:date="2024-04-18T22:33:00Z">
                  <w:rPr>
                    <w:del w:id="42719" w:author="James Vu" w:date="2024-04-18T23:44:00Z"/>
                    <w:b/>
                    <w:bCs/>
                    <w:color w:val="000000" w:themeColor="text1"/>
                    <w:sz w:val="26"/>
                    <w:szCs w:val="26"/>
                  </w:rPr>
                </w:rPrChange>
              </w:rPr>
              <w:pPrChange w:id="42720" w:author="James Vu" w:date="2024-04-18T22:33:00Z">
                <w:pPr>
                  <w:widowControl w:val="0"/>
                  <w:spacing w:before="120" w:after="120"/>
                  <w:jc w:val="right"/>
                </w:pPr>
              </w:pPrChange>
            </w:pPr>
            <w:del w:id="42721" w:author="James Vu" w:date="2024-04-18T23:44:00Z">
              <w:r w:rsidRPr="00167CE0" w:rsidDel="00B053AF">
                <w:rPr>
                  <w:b/>
                  <w:bCs/>
                  <w:color w:val="000000" w:themeColor="text1"/>
                  <w:sz w:val="28"/>
                  <w:szCs w:val="28"/>
                  <w:rPrChange w:id="42722" w:author="James Vu" w:date="2024-04-18T22:33:00Z">
                    <w:rPr>
                      <w:b/>
                      <w:bCs/>
                      <w:color w:val="000000" w:themeColor="text1"/>
                      <w:sz w:val="26"/>
                      <w:szCs w:val="26"/>
                    </w:rPr>
                  </w:rPrChange>
                </w:rPr>
                <w:delText>42.777.024</w:delText>
              </w:r>
            </w:del>
          </w:p>
        </w:tc>
        <w:tc>
          <w:tcPr>
            <w:tcW w:w="0" w:type="auto"/>
            <w:shd w:val="clear" w:color="auto" w:fill="auto"/>
            <w:vAlign w:val="center"/>
            <w:hideMark/>
          </w:tcPr>
          <w:p w14:paraId="436AF650" w14:textId="0A8A9052" w:rsidR="00617FD8" w:rsidRPr="00167CE0" w:rsidDel="00B053AF" w:rsidRDefault="00617FD8">
            <w:pPr>
              <w:widowControl w:val="0"/>
              <w:spacing w:before="120" w:after="120"/>
              <w:jc w:val="both"/>
              <w:rPr>
                <w:del w:id="42723" w:author="James Vu" w:date="2024-04-18T23:44:00Z"/>
                <w:b/>
                <w:bCs/>
                <w:i/>
                <w:iCs/>
                <w:color w:val="000000" w:themeColor="text1"/>
                <w:sz w:val="28"/>
                <w:szCs w:val="28"/>
                <w:rPrChange w:id="42724" w:author="James Vu" w:date="2024-04-18T22:33:00Z">
                  <w:rPr>
                    <w:del w:id="42725" w:author="James Vu" w:date="2024-04-18T23:44:00Z"/>
                    <w:b/>
                    <w:bCs/>
                    <w:i/>
                    <w:iCs/>
                    <w:color w:val="000000" w:themeColor="text1"/>
                    <w:sz w:val="26"/>
                    <w:szCs w:val="26"/>
                  </w:rPr>
                </w:rPrChange>
              </w:rPr>
              <w:pPrChange w:id="42726" w:author="James Vu" w:date="2024-04-18T22:33:00Z">
                <w:pPr>
                  <w:widowControl w:val="0"/>
                  <w:spacing w:before="120" w:after="120"/>
                  <w:jc w:val="center"/>
                </w:pPr>
              </w:pPrChange>
            </w:pPr>
            <w:del w:id="42727" w:author="James Vu" w:date="2024-04-18T23:44:00Z">
              <w:r w:rsidRPr="00167CE0" w:rsidDel="00B053AF">
                <w:rPr>
                  <w:b/>
                  <w:bCs/>
                  <w:i/>
                  <w:iCs/>
                  <w:color w:val="000000" w:themeColor="text1"/>
                  <w:sz w:val="28"/>
                  <w:szCs w:val="28"/>
                  <w:rPrChange w:id="42728" w:author="James Vu" w:date="2024-04-18T22:33:00Z">
                    <w:rPr>
                      <w:b/>
                      <w:bCs/>
                      <w:i/>
                      <w:iCs/>
                      <w:color w:val="000000" w:themeColor="text1"/>
                      <w:sz w:val="26"/>
                      <w:szCs w:val="26"/>
                    </w:rPr>
                  </w:rPrChange>
                </w:rPr>
                <w:delText>Căn cứ áp dụng: Phụ lục 05 Thông tư số 04/2020/TT-BTTTT; Công văn số 1951/BTTTT-ƯDCNTT ngày 04/7/2013</w:delText>
              </w:r>
            </w:del>
          </w:p>
        </w:tc>
      </w:tr>
      <w:tr w:rsidR="00A079F8" w:rsidRPr="00167CE0" w:rsidDel="00B053AF" w14:paraId="0A4BD4A9" w14:textId="13D7A2D3" w:rsidTr="00617FD8">
        <w:trPr>
          <w:del w:id="42729" w:author="James Vu" w:date="2024-04-18T23:44:00Z"/>
        </w:trPr>
        <w:tc>
          <w:tcPr>
            <w:tcW w:w="0" w:type="auto"/>
            <w:shd w:val="clear" w:color="auto" w:fill="auto"/>
            <w:vAlign w:val="center"/>
            <w:hideMark/>
          </w:tcPr>
          <w:p w14:paraId="10C973AA" w14:textId="6A427CAA" w:rsidR="00617FD8" w:rsidRPr="00167CE0" w:rsidDel="00B053AF" w:rsidRDefault="00617FD8">
            <w:pPr>
              <w:widowControl w:val="0"/>
              <w:spacing w:before="120" w:after="120"/>
              <w:jc w:val="both"/>
              <w:rPr>
                <w:del w:id="42730" w:author="James Vu" w:date="2024-04-18T23:44:00Z"/>
                <w:color w:val="000000" w:themeColor="text1"/>
                <w:sz w:val="28"/>
                <w:szCs w:val="28"/>
                <w:rPrChange w:id="42731" w:author="James Vu" w:date="2024-04-18T22:33:00Z">
                  <w:rPr>
                    <w:del w:id="42732" w:author="James Vu" w:date="2024-04-18T23:44:00Z"/>
                    <w:color w:val="000000" w:themeColor="text1"/>
                    <w:sz w:val="26"/>
                    <w:szCs w:val="26"/>
                  </w:rPr>
                </w:rPrChange>
              </w:rPr>
              <w:pPrChange w:id="42733" w:author="James Vu" w:date="2024-04-18T22:33:00Z">
                <w:pPr>
                  <w:widowControl w:val="0"/>
                  <w:spacing w:before="120" w:after="120"/>
                  <w:jc w:val="center"/>
                </w:pPr>
              </w:pPrChange>
            </w:pPr>
            <w:del w:id="42734" w:author="James Vu" w:date="2024-04-18T23:44:00Z">
              <w:r w:rsidRPr="00167CE0" w:rsidDel="00B053AF">
                <w:rPr>
                  <w:color w:val="000000" w:themeColor="text1"/>
                  <w:sz w:val="28"/>
                  <w:szCs w:val="28"/>
                  <w:rPrChange w:id="42735" w:author="James Vu" w:date="2024-04-18T22:33:00Z">
                    <w:rPr>
                      <w:color w:val="000000" w:themeColor="text1"/>
                      <w:sz w:val="26"/>
                      <w:szCs w:val="26"/>
                    </w:rPr>
                  </w:rPrChange>
                </w:rPr>
                <w:delText>1.1</w:delText>
              </w:r>
            </w:del>
          </w:p>
        </w:tc>
        <w:tc>
          <w:tcPr>
            <w:tcW w:w="0" w:type="auto"/>
            <w:shd w:val="clear" w:color="auto" w:fill="auto"/>
            <w:vAlign w:val="center"/>
            <w:hideMark/>
          </w:tcPr>
          <w:p w14:paraId="1B670C83" w14:textId="313F456D" w:rsidR="00617FD8" w:rsidRPr="00167CE0" w:rsidDel="00B053AF" w:rsidRDefault="00617FD8">
            <w:pPr>
              <w:widowControl w:val="0"/>
              <w:spacing w:before="120" w:after="120"/>
              <w:jc w:val="both"/>
              <w:rPr>
                <w:del w:id="42736" w:author="James Vu" w:date="2024-04-18T23:44:00Z"/>
                <w:color w:val="000000" w:themeColor="text1"/>
                <w:sz w:val="28"/>
                <w:szCs w:val="28"/>
                <w:rPrChange w:id="42737" w:author="James Vu" w:date="2024-04-18T22:33:00Z">
                  <w:rPr>
                    <w:del w:id="42738" w:author="James Vu" w:date="2024-04-18T23:44:00Z"/>
                    <w:color w:val="000000" w:themeColor="text1"/>
                    <w:sz w:val="26"/>
                    <w:szCs w:val="26"/>
                  </w:rPr>
                </w:rPrChange>
              </w:rPr>
              <w:pPrChange w:id="42739" w:author="James Vu" w:date="2024-04-18T22:33:00Z">
                <w:pPr>
                  <w:widowControl w:val="0"/>
                  <w:spacing w:before="120" w:after="120"/>
                </w:pPr>
              </w:pPrChange>
            </w:pPr>
            <w:del w:id="42740" w:author="James Vu" w:date="2024-04-18T23:44:00Z">
              <w:r w:rsidRPr="00167CE0" w:rsidDel="00B053AF">
                <w:rPr>
                  <w:color w:val="000000" w:themeColor="text1"/>
                  <w:sz w:val="28"/>
                  <w:szCs w:val="28"/>
                  <w:rPrChange w:id="42741" w:author="James Vu" w:date="2024-04-18T22:33:00Z">
                    <w:rPr>
                      <w:color w:val="000000" w:themeColor="text1"/>
                      <w:sz w:val="26"/>
                      <w:szCs w:val="26"/>
                    </w:rPr>
                  </w:rPrChange>
                </w:rPr>
                <w:delText>Chi phí xây dựng nhiệm vụ khảo sát (Chi phí xây dựng Phương án điều tra khảo sát)</w:delText>
              </w:r>
            </w:del>
          </w:p>
        </w:tc>
        <w:tc>
          <w:tcPr>
            <w:tcW w:w="0" w:type="auto"/>
            <w:shd w:val="clear" w:color="auto" w:fill="auto"/>
            <w:vAlign w:val="center"/>
            <w:hideMark/>
          </w:tcPr>
          <w:p w14:paraId="5B57C991" w14:textId="1DA7C6ED" w:rsidR="00617FD8" w:rsidRPr="00167CE0" w:rsidDel="00B053AF" w:rsidRDefault="00617FD8">
            <w:pPr>
              <w:widowControl w:val="0"/>
              <w:spacing w:before="120" w:after="120"/>
              <w:jc w:val="both"/>
              <w:rPr>
                <w:del w:id="42742" w:author="James Vu" w:date="2024-04-18T23:44:00Z"/>
                <w:color w:val="000000" w:themeColor="text1"/>
                <w:sz w:val="28"/>
                <w:szCs w:val="28"/>
                <w:rPrChange w:id="42743" w:author="James Vu" w:date="2024-04-18T22:33:00Z">
                  <w:rPr>
                    <w:del w:id="42744" w:author="James Vu" w:date="2024-04-18T23:44:00Z"/>
                    <w:color w:val="000000" w:themeColor="text1"/>
                    <w:sz w:val="26"/>
                    <w:szCs w:val="26"/>
                  </w:rPr>
                </w:rPrChange>
              </w:rPr>
              <w:pPrChange w:id="42745" w:author="James Vu" w:date="2024-04-18T22:33:00Z">
                <w:pPr>
                  <w:widowControl w:val="0"/>
                  <w:spacing w:before="120" w:after="120"/>
                  <w:jc w:val="center"/>
                </w:pPr>
              </w:pPrChange>
            </w:pPr>
            <w:del w:id="42746" w:author="James Vu" w:date="2024-04-18T23:44:00Z">
              <w:r w:rsidRPr="00167CE0" w:rsidDel="00B053AF">
                <w:rPr>
                  <w:color w:val="000000" w:themeColor="text1"/>
                  <w:sz w:val="28"/>
                  <w:szCs w:val="28"/>
                  <w:rPrChange w:id="42747" w:author="James Vu" w:date="2024-04-18T22:33:00Z">
                    <w:rPr>
                      <w:color w:val="000000" w:themeColor="text1"/>
                      <w:sz w:val="26"/>
                      <w:szCs w:val="26"/>
                    </w:rPr>
                  </w:rPrChange>
                </w:rPr>
                <w:delText>Xác định dự toán theo phương pháp chuyên gia, số lượng chuyên gia thực hiện: 03 người trong vòng 06 ngày. Lương chuyên gia vận dụng theo Quyết định số 129/QĐ-BTTTT ngày 03/02/2022 (kỹ sư bậc 3)</w:delText>
              </w:r>
            </w:del>
          </w:p>
        </w:tc>
        <w:tc>
          <w:tcPr>
            <w:tcW w:w="0" w:type="auto"/>
            <w:shd w:val="clear" w:color="auto" w:fill="auto"/>
            <w:vAlign w:val="center"/>
            <w:hideMark/>
          </w:tcPr>
          <w:p w14:paraId="51DCA08F" w14:textId="07767F03" w:rsidR="00617FD8" w:rsidRPr="00167CE0" w:rsidDel="00B053AF" w:rsidRDefault="00617FD8">
            <w:pPr>
              <w:widowControl w:val="0"/>
              <w:spacing w:before="120" w:after="120"/>
              <w:jc w:val="both"/>
              <w:rPr>
                <w:del w:id="42748" w:author="James Vu" w:date="2024-04-18T23:44:00Z"/>
                <w:color w:val="000000" w:themeColor="text1"/>
                <w:sz w:val="28"/>
                <w:szCs w:val="28"/>
                <w:rPrChange w:id="42749" w:author="James Vu" w:date="2024-04-18T22:33:00Z">
                  <w:rPr>
                    <w:del w:id="42750" w:author="James Vu" w:date="2024-04-18T23:44:00Z"/>
                    <w:color w:val="000000" w:themeColor="text1"/>
                    <w:sz w:val="26"/>
                    <w:szCs w:val="26"/>
                  </w:rPr>
                </w:rPrChange>
              </w:rPr>
              <w:pPrChange w:id="42751" w:author="James Vu" w:date="2024-04-18T22:33:00Z">
                <w:pPr>
                  <w:widowControl w:val="0"/>
                  <w:spacing w:before="120" w:after="120"/>
                  <w:jc w:val="center"/>
                </w:pPr>
              </w:pPrChange>
            </w:pPr>
            <w:del w:id="42752" w:author="James Vu" w:date="2024-04-18T23:44:00Z">
              <w:r w:rsidRPr="00167CE0" w:rsidDel="00B053AF">
                <w:rPr>
                  <w:color w:val="000000" w:themeColor="text1"/>
                  <w:sz w:val="28"/>
                  <w:szCs w:val="28"/>
                  <w:rPrChange w:id="42753" w:author="James Vu" w:date="2024-04-18T22:33:00Z">
                    <w:rPr>
                      <w:color w:val="000000" w:themeColor="text1"/>
                      <w:sz w:val="26"/>
                      <w:szCs w:val="26"/>
                    </w:rPr>
                  </w:rPrChange>
                </w:rPr>
                <w:delText>3</w:delText>
              </w:r>
            </w:del>
          </w:p>
        </w:tc>
        <w:tc>
          <w:tcPr>
            <w:tcW w:w="0" w:type="auto"/>
            <w:shd w:val="clear" w:color="auto" w:fill="auto"/>
            <w:vAlign w:val="center"/>
            <w:hideMark/>
          </w:tcPr>
          <w:p w14:paraId="18086279" w14:textId="7C9922FD" w:rsidR="00617FD8" w:rsidRPr="00167CE0" w:rsidDel="00B053AF" w:rsidRDefault="00617FD8">
            <w:pPr>
              <w:widowControl w:val="0"/>
              <w:spacing w:before="120" w:after="120"/>
              <w:jc w:val="both"/>
              <w:rPr>
                <w:del w:id="42754" w:author="James Vu" w:date="2024-04-18T23:44:00Z"/>
                <w:color w:val="000000" w:themeColor="text1"/>
                <w:sz w:val="28"/>
                <w:szCs w:val="28"/>
                <w:rPrChange w:id="42755" w:author="James Vu" w:date="2024-04-18T22:33:00Z">
                  <w:rPr>
                    <w:del w:id="42756" w:author="James Vu" w:date="2024-04-18T23:44:00Z"/>
                    <w:color w:val="000000" w:themeColor="text1"/>
                    <w:sz w:val="26"/>
                    <w:szCs w:val="26"/>
                  </w:rPr>
                </w:rPrChange>
              </w:rPr>
              <w:pPrChange w:id="42757" w:author="James Vu" w:date="2024-04-18T22:33:00Z">
                <w:pPr>
                  <w:widowControl w:val="0"/>
                  <w:spacing w:before="120" w:after="120"/>
                  <w:jc w:val="center"/>
                </w:pPr>
              </w:pPrChange>
            </w:pPr>
            <w:del w:id="42758" w:author="James Vu" w:date="2024-04-18T23:44:00Z">
              <w:r w:rsidRPr="00167CE0" w:rsidDel="00B053AF">
                <w:rPr>
                  <w:color w:val="000000" w:themeColor="text1"/>
                  <w:sz w:val="28"/>
                  <w:szCs w:val="28"/>
                  <w:rPrChange w:id="42759" w:author="James Vu" w:date="2024-04-18T22:33:00Z">
                    <w:rPr>
                      <w:color w:val="000000" w:themeColor="text1"/>
                      <w:sz w:val="26"/>
                      <w:szCs w:val="26"/>
                    </w:rPr>
                  </w:rPrChange>
                </w:rPr>
                <w:delText>Người</w:delText>
              </w:r>
            </w:del>
          </w:p>
        </w:tc>
        <w:tc>
          <w:tcPr>
            <w:tcW w:w="0" w:type="auto"/>
            <w:shd w:val="clear" w:color="auto" w:fill="auto"/>
            <w:vAlign w:val="center"/>
            <w:hideMark/>
          </w:tcPr>
          <w:p w14:paraId="14B66B3D" w14:textId="4C00B9F0" w:rsidR="00617FD8" w:rsidRPr="00167CE0" w:rsidDel="00B053AF" w:rsidRDefault="00617FD8">
            <w:pPr>
              <w:widowControl w:val="0"/>
              <w:spacing w:before="120" w:after="120"/>
              <w:jc w:val="both"/>
              <w:rPr>
                <w:del w:id="42760" w:author="James Vu" w:date="2024-04-18T23:44:00Z"/>
                <w:color w:val="000000" w:themeColor="text1"/>
                <w:sz w:val="28"/>
                <w:szCs w:val="28"/>
                <w:rPrChange w:id="42761" w:author="James Vu" w:date="2024-04-18T22:33:00Z">
                  <w:rPr>
                    <w:del w:id="42762" w:author="James Vu" w:date="2024-04-18T23:44:00Z"/>
                    <w:color w:val="000000" w:themeColor="text1"/>
                    <w:sz w:val="26"/>
                    <w:szCs w:val="26"/>
                  </w:rPr>
                </w:rPrChange>
              </w:rPr>
              <w:pPrChange w:id="42763" w:author="James Vu" w:date="2024-04-18T22:33:00Z">
                <w:pPr>
                  <w:widowControl w:val="0"/>
                  <w:spacing w:before="120" w:after="120"/>
                  <w:jc w:val="right"/>
                </w:pPr>
              </w:pPrChange>
            </w:pPr>
            <w:del w:id="42764" w:author="James Vu" w:date="2024-04-18T23:44:00Z">
              <w:r w:rsidRPr="00167CE0" w:rsidDel="00B053AF">
                <w:rPr>
                  <w:color w:val="000000" w:themeColor="text1"/>
                  <w:sz w:val="28"/>
                  <w:szCs w:val="28"/>
                  <w:rPrChange w:id="42765" w:author="James Vu" w:date="2024-04-18T22:33:00Z">
                    <w:rPr>
                      <w:color w:val="000000" w:themeColor="text1"/>
                      <w:sz w:val="26"/>
                      <w:szCs w:val="26"/>
                    </w:rPr>
                  </w:rPrChange>
                </w:rPr>
                <w:delText>437.511</w:delText>
              </w:r>
            </w:del>
          </w:p>
        </w:tc>
        <w:tc>
          <w:tcPr>
            <w:tcW w:w="0" w:type="auto"/>
            <w:shd w:val="clear" w:color="auto" w:fill="auto"/>
            <w:vAlign w:val="center"/>
            <w:hideMark/>
          </w:tcPr>
          <w:p w14:paraId="353CCE3D" w14:textId="79828EDB" w:rsidR="00617FD8" w:rsidRPr="00167CE0" w:rsidDel="00B053AF" w:rsidRDefault="00617FD8">
            <w:pPr>
              <w:widowControl w:val="0"/>
              <w:spacing w:before="120" w:after="120"/>
              <w:jc w:val="both"/>
              <w:rPr>
                <w:del w:id="42766" w:author="James Vu" w:date="2024-04-18T23:44:00Z"/>
                <w:color w:val="000000" w:themeColor="text1"/>
                <w:sz w:val="28"/>
                <w:szCs w:val="28"/>
                <w:rPrChange w:id="42767" w:author="James Vu" w:date="2024-04-18T22:33:00Z">
                  <w:rPr>
                    <w:del w:id="42768" w:author="James Vu" w:date="2024-04-18T23:44:00Z"/>
                    <w:color w:val="000000" w:themeColor="text1"/>
                    <w:sz w:val="26"/>
                    <w:szCs w:val="26"/>
                  </w:rPr>
                </w:rPrChange>
              </w:rPr>
              <w:pPrChange w:id="42769" w:author="James Vu" w:date="2024-04-18T22:33:00Z">
                <w:pPr>
                  <w:widowControl w:val="0"/>
                  <w:spacing w:before="120" w:after="120"/>
                  <w:jc w:val="center"/>
                </w:pPr>
              </w:pPrChange>
            </w:pPr>
            <w:del w:id="42770" w:author="James Vu" w:date="2024-04-18T23:44:00Z">
              <w:r w:rsidRPr="00167CE0" w:rsidDel="00B053AF">
                <w:rPr>
                  <w:color w:val="000000" w:themeColor="text1"/>
                  <w:sz w:val="28"/>
                  <w:szCs w:val="28"/>
                  <w:rPrChange w:id="42771" w:author="James Vu" w:date="2024-04-18T22:33:00Z">
                    <w:rPr>
                      <w:color w:val="000000" w:themeColor="text1"/>
                      <w:sz w:val="26"/>
                      <w:szCs w:val="26"/>
                    </w:rPr>
                  </w:rPrChange>
                </w:rPr>
                <w:delText>6</w:delText>
              </w:r>
            </w:del>
          </w:p>
        </w:tc>
        <w:tc>
          <w:tcPr>
            <w:tcW w:w="0" w:type="auto"/>
            <w:shd w:val="clear" w:color="auto" w:fill="auto"/>
            <w:vAlign w:val="center"/>
            <w:hideMark/>
          </w:tcPr>
          <w:p w14:paraId="78C0D425" w14:textId="01E4EFC5" w:rsidR="00617FD8" w:rsidRPr="00167CE0" w:rsidDel="00B053AF" w:rsidRDefault="00617FD8">
            <w:pPr>
              <w:widowControl w:val="0"/>
              <w:spacing w:before="120" w:after="120"/>
              <w:jc w:val="both"/>
              <w:rPr>
                <w:del w:id="42772" w:author="James Vu" w:date="2024-04-18T23:44:00Z"/>
                <w:color w:val="000000" w:themeColor="text1"/>
                <w:sz w:val="28"/>
                <w:szCs w:val="28"/>
                <w:rPrChange w:id="42773" w:author="James Vu" w:date="2024-04-18T22:33:00Z">
                  <w:rPr>
                    <w:del w:id="42774" w:author="James Vu" w:date="2024-04-18T23:44:00Z"/>
                    <w:color w:val="000000" w:themeColor="text1"/>
                    <w:sz w:val="26"/>
                    <w:szCs w:val="26"/>
                  </w:rPr>
                </w:rPrChange>
              </w:rPr>
              <w:pPrChange w:id="42775" w:author="James Vu" w:date="2024-04-18T22:33:00Z">
                <w:pPr>
                  <w:widowControl w:val="0"/>
                  <w:spacing w:before="120" w:after="120"/>
                  <w:jc w:val="right"/>
                </w:pPr>
              </w:pPrChange>
            </w:pPr>
            <w:del w:id="42776" w:author="James Vu" w:date="2024-04-18T23:44:00Z">
              <w:r w:rsidRPr="00167CE0" w:rsidDel="00B053AF">
                <w:rPr>
                  <w:color w:val="000000" w:themeColor="text1"/>
                  <w:sz w:val="28"/>
                  <w:szCs w:val="28"/>
                  <w:rPrChange w:id="42777" w:author="James Vu" w:date="2024-04-18T22:33:00Z">
                    <w:rPr>
                      <w:color w:val="000000" w:themeColor="text1"/>
                      <w:sz w:val="26"/>
                      <w:szCs w:val="26"/>
                    </w:rPr>
                  </w:rPrChange>
                </w:rPr>
                <w:delText>7.875.194</w:delText>
              </w:r>
            </w:del>
          </w:p>
        </w:tc>
        <w:tc>
          <w:tcPr>
            <w:tcW w:w="0" w:type="auto"/>
            <w:vMerge w:val="restart"/>
            <w:shd w:val="clear" w:color="auto" w:fill="auto"/>
            <w:vAlign w:val="center"/>
            <w:hideMark/>
          </w:tcPr>
          <w:p w14:paraId="1897956A" w14:textId="429CC8FE" w:rsidR="00617FD8" w:rsidRPr="00167CE0" w:rsidDel="00B053AF" w:rsidRDefault="00617FD8">
            <w:pPr>
              <w:widowControl w:val="0"/>
              <w:spacing w:before="120" w:after="120"/>
              <w:jc w:val="both"/>
              <w:rPr>
                <w:del w:id="42778" w:author="James Vu" w:date="2024-04-18T23:44:00Z"/>
                <w:color w:val="000000" w:themeColor="text1"/>
                <w:sz w:val="28"/>
                <w:szCs w:val="28"/>
                <w:rPrChange w:id="42779" w:author="James Vu" w:date="2024-04-18T22:33:00Z">
                  <w:rPr>
                    <w:del w:id="42780" w:author="James Vu" w:date="2024-04-18T23:44:00Z"/>
                    <w:color w:val="000000" w:themeColor="text1"/>
                    <w:sz w:val="26"/>
                    <w:szCs w:val="26"/>
                  </w:rPr>
                </w:rPrChange>
              </w:rPr>
              <w:pPrChange w:id="42781" w:author="James Vu" w:date="2024-04-18T22:33:00Z">
                <w:pPr>
                  <w:widowControl w:val="0"/>
                  <w:spacing w:before="120" w:after="120"/>
                </w:pPr>
              </w:pPrChange>
            </w:pPr>
            <w:del w:id="42782" w:author="James Vu" w:date="2024-04-18T23:44:00Z">
              <w:r w:rsidRPr="00167CE0" w:rsidDel="00B053AF">
                <w:rPr>
                  <w:color w:val="000000" w:themeColor="text1"/>
                  <w:sz w:val="28"/>
                  <w:szCs w:val="28"/>
                  <w:rPrChange w:id="42783" w:author="James Vu" w:date="2024-04-18T22:33:00Z">
                    <w:rPr>
                      <w:color w:val="000000" w:themeColor="text1"/>
                      <w:sz w:val="26"/>
                      <w:szCs w:val="26"/>
                    </w:rPr>
                  </w:rPrChange>
                </w:rPr>
                <w:delText xml:space="preserve">Chi phí xây dựng nhiệm vụ khảo sát (Chi phí xây dựng Phương án điều tra khảo sát) và Chi phí lập mẫu phiếu khảo sát áp dụng theo định mức chi hiện hành theo hướng dẫn của Công văn 1951/BTTTT-ƯDCNTT ngày 04/7/2012 của Bộ TTTT hướng dẫn lập dự toán chi phí khảo sát dự án ứng dụng CNTT sử dụng nguồn vốn NSNN và Thông tư 109/2016/TT-BTC ngày 30/6/2016 của Bộ Tài chính quy định lập dự toán, quản lý, sử dụng và quyết toán kinh phí thực hiện các cuộc Điều tra thống kê, Tổng Điều tra thống kê quốc gia, cụ thể (Khoản 1, Điều 3 Thông tư 109/2016/TT-BTC): Chi xây dựng phương án Điều tra thống kê và lập mẫu phiếu Điều tra thống kê: Tối đa 30 triệu đồng; </w:delText>
              </w:r>
              <w:r w:rsidRPr="00167CE0" w:rsidDel="00B053AF">
                <w:rPr>
                  <w:color w:val="000000" w:themeColor="text1"/>
                  <w:sz w:val="28"/>
                  <w:szCs w:val="28"/>
                  <w:rPrChange w:id="42784" w:author="James Vu" w:date="2024-04-18T22:33:00Z">
                    <w:rPr>
                      <w:color w:val="000000" w:themeColor="text1"/>
                      <w:sz w:val="26"/>
                      <w:szCs w:val="26"/>
                    </w:rPr>
                  </w:rPrChange>
                </w:rPr>
                <w:br/>
                <w:delText>Để xác định chi phí cho các hạng mục trên, đơn vị Xác định dự toán theo phương pháp chuyên gia được quy định tại Phụ lục 05 Thông tư số 04/2020/TT-BTTTT, Chi phí chuyên gia từng hạng mục không vượt quá chi phí được quy định tại Thông tư 109/2016/TT-BTC</w:delText>
              </w:r>
            </w:del>
          </w:p>
        </w:tc>
      </w:tr>
      <w:tr w:rsidR="00A079F8" w:rsidRPr="00167CE0" w:rsidDel="00B053AF" w14:paraId="181FC74C" w14:textId="7CD590B5" w:rsidTr="00617FD8">
        <w:trPr>
          <w:del w:id="42785" w:author="James Vu" w:date="2024-04-18T23:44:00Z"/>
        </w:trPr>
        <w:tc>
          <w:tcPr>
            <w:tcW w:w="0" w:type="auto"/>
            <w:shd w:val="clear" w:color="auto" w:fill="auto"/>
            <w:vAlign w:val="center"/>
            <w:hideMark/>
          </w:tcPr>
          <w:p w14:paraId="1A2A0002" w14:textId="34EEEC43" w:rsidR="00617FD8" w:rsidRPr="00167CE0" w:rsidDel="00B053AF" w:rsidRDefault="00617FD8">
            <w:pPr>
              <w:widowControl w:val="0"/>
              <w:spacing w:before="120" w:after="120"/>
              <w:jc w:val="both"/>
              <w:rPr>
                <w:del w:id="42786" w:author="James Vu" w:date="2024-04-18T23:44:00Z"/>
                <w:color w:val="000000" w:themeColor="text1"/>
                <w:sz w:val="28"/>
                <w:szCs w:val="28"/>
                <w:rPrChange w:id="42787" w:author="James Vu" w:date="2024-04-18T22:33:00Z">
                  <w:rPr>
                    <w:del w:id="42788" w:author="James Vu" w:date="2024-04-18T23:44:00Z"/>
                    <w:color w:val="000000" w:themeColor="text1"/>
                    <w:sz w:val="26"/>
                    <w:szCs w:val="26"/>
                  </w:rPr>
                </w:rPrChange>
              </w:rPr>
              <w:pPrChange w:id="42789" w:author="James Vu" w:date="2024-04-18T22:33:00Z">
                <w:pPr>
                  <w:widowControl w:val="0"/>
                  <w:spacing w:before="120" w:after="120"/>
                  <w:jc w:val="center"/>
                </w:pPr>
              </w:pPrChange>
            </w:pPr>
            <w:del w:id="42790" w:author="James Vu" w:date="2024-04-18T23:44:00Z">
              <w:r w:rsidRPr="00167CE0" w:rsidDel="00B053AF">
                <w:rPr>
                  <w:color w:val="000000" w:themeColor="text1"/>
                  <w:sz w:val="28"/>
                  <w:szCs w:val="28"/>
                  <w:rPrChange w:id="42791" w:author="James Vu" w:date="2024-04-18T22:33:00Z">
                    <w:rPr>
                      <w:color w:val="000000" w:themeColor="text1"/>
                      <w:sz w:val="26"/>
                      <w:szCs w:val="26"/>
                    </w:rPr>
                  </w:rPrChange>
                </w:rPr>
                <w:delText>1.2</w:delText>
              </w:r>
            </w:del>
          </w:p>
        </w:tc>
        <w:tc>
          <w:tcPr>
            <w:tcW w:w="0" w:type="auto"/>
            <w:shd w:val="clear" w:color="auto" w:fill="auto"/>
            <w:vAlign w:val="center"/>
            <w:hideMark/>
          </w:tcPr>
          <w:p w14:paraId="584F116F" w14:textId="5F57DEA8" w:rsidR="00617FD8" w:rsidRPr="00167CE0" w:rsidDel="00B053AF" w:rsidRDefault="00617FD8">
            <w:pPr>
              <w:widowControl w:val="0"/>
              <w:spacing w:before="120" w:after="120"/>
              <w:jc w:val="both"/>
              <w:rPr>
                <w:del w:id="42792" w:author="James Vu" w:date="2024-04-18T23:44:00Z"/>
                <w:color w:val="000000" w:themeColor="text1"/>
                <w:sz w:val="28"/>
                <w:szCs w:val="28"/>
                <w:rPrChange w:id="42793" w:author="James Vu" w:date="2024-04-18T22:33:00Z">
                  <w:rPr>
                    <w:del w:id="42794" w:author="James Vu" w:date="2024-04-18T23:44:00Z"/>
                    <w:color w:val="000000" w:themeColor="text1"/>
                    <w:sz w:val="26"/>
                    <w:szCs w:val="26"/>
                  </w:rPr>
                </w:rPrChange>
              </w:rPr>
              <w:pPrChange w:id="42795" w:author="James Vu" w:date="2024-04-18T22:33:00Z">
                <w:pPr>
                  <w:widowControl w:val="0"/>
                  <w:spacing w:before="120" w:after="120"/>
                </w:pPr>
              </w:pPrChange>
            </w:pPr>
            <w:del w:id="42796" w:author="James Vu" w:date="2024-04-18T23:44:00Z">
              <w:r w:rsidRPr="00167CE0" w:rsidDel="00B053AF">
                <w:rPr>
                  <w:color w:val="000000" w:themeColor="text1"/>
                  <w:sz w:val="28"/>
                  <w:szCs w:val="28"/>
                  <w:rPrChange w:id="42797" w:author="James Vu" w:date="2024-04-18T22:33:00Z">
                    <w:rPr>
                      <w:color w:val="000000" w:themeColor="text1"/>
                      <w:sz w:val="26"/>
                      <w:szCs w:val="26"/>
                    </w:rPr>
                  </w:rPrChange>
                </w:rPr>
                <w:delText>Chi phí lập mẫu phiếu khảo sát</w:delText>
              </w:r>
            </w:del>
          </w:p>
        </w:tc>
        <w:tc>
          <w:tcPr>
            <w:tcW w:w="0" w:type="auto"/>
            <w:shd w:val="clear" w:color="auto" w:fill="auto"/>
            <w:vAlign w:val="center"/>
            <w:hideMark/>
          </w:tcPr>
          <w:p w14:paraId="6C5CBED1" w14:textId="16DDBEA4" w:rsidR="00617FD8" w:rsidRPr="00167CE0" w:rsidDel="00B053AF" w:rsidRDefault="00617FD8">
            <w:pPr>
              <w:widowControl w:val="0"/>
              <w:spacing w:before="120" w:after="120"/>
              <w:jc w:val="both"/>
              <w:rPr>
                <w:del w:id="42798" w:author="James Vu" w:date="2024-04-18T23:44:00Z"/>
                <w:color w:val="000000" w:themeColor="text1"/>
                <w:sz w:val="28"/>
                <w:szCs w:val="28"/>
                <w:rPrChange w:id="42799" w:author="James Vu" w:date="2024-04-18T22:33:00Z">
                  <w:rPr>
                    <w:del w:id="42800" w:author="James Vu" w:date="2024-04-18T23:44:00Z"/>
                    <w:color w:val="000000" w:themeColor="text1"/>
                    <w:sz w:val="26"/>
                    <w:szCs w:val="26"/>
                  </w:rPr>
                </w:rPrChange>
              </w:rPr>
              <w:pPrChange w:id="42801" w:author="James Vu" w:date="2024-04-18T22:33:00Z">
                <w:pPr>
                  <w:widowControl w:val="0"/>
                  <w:spacing w:before="120" w:after="120"/>
                  <w:jc w:val="center"/>
                </w:pPr>
              </w:pPrChange>
            </w:pPr>
            <w:del w:id="42802" w:author="James Vu" w:date="2024-04-18T23:44:00Z">
              <w:r w:rsidRPr="00167CE0" w:rsidDel="00B053AF">
                <w:rPr>
                  <w:color w:val="000000" w:themeColor="text1"/>
                  <w:sz w:val="28"/>
                  <w:szCs w:val="28"/>
                  <w:rPrChange w:id="42803" w:author="James Vu" w:date="2024-04-18T22:33:00Z">
                    <w:rPr>
                      <w:color w:val="000000" w:themeColor="text1"/>
                      <w:sz w:val="26"/>
                      <w:szCs w:val="26"/>
                    </w:rPr>
                  </w:rPrChange>
                </w:rPr>
                <w:delText>Xác định dự toán theo phương pháp chuyên gia, số lượng chuyên gia thực hiện: 03 người trong vòng 06 ngày. Lương chuyên gia vận dụng theo Quyết định số 129/QĐ-BTTTT ngày 03/02/2022 (kỹ sư bậc 3)</w:delText>
              </w:r>
            </w:del>
          </w:p>
        </w:tc>
        <w:tc>
          <w:tcPr>
            <w:tcW w:w="0" w:type="auto"/>
            <w:shd w:val="clear" w:color="auto" w:fill="auto"/>
            <w:vAlign w:val="center"/>
            <w:hideMark/>
          </w:tcPr>
          <w:p w14:paraId="3D113C8E" w14:textId="6B9AE2B9" w:rsidR="00617FD8" w:rsidRPr="00167CE0" w:rsidDel="00B053AF" w:rsidRDefault="00617FD8">
            <w:pPr>
              <w:widowControl w:val="0"/>
              <w:spacing w:before="120" w:after="120"/>
              <w:jc w:val="both"/>
              <w:rPr>
                <w:del w:id="42804" w:author="James Vu" w:date="2024-04-18T23:44:00Z"/>
                <w:color w:val="000000" w:themeColor="text1"/>
                <w:sz w:val="28"/>
                <w:szCs w:val="28"/>
                <w:rPrChange w:id="42805" w:author="James Vu" w:date="2024-04-18T22:33:00Z">
                  <w:rPr>
                    <w:del w:id="42806" w:author="James Vu" w:date="2024-04-18T23:44:00Z"/>
                    <w:color w:val="000000" w:themeColor="text1"/>
                    <w:sz w:val="26"/>
                    <w:szCs w:val="26"/>
                  </w:rPr>
                </w:rPrChange>
              </w:rPr>
              <w:pPrChange w:id="42807" w:author="James Vu" w:date="2024-04-18T22:33:00Z">
                <w:pPr>
                  <w:widowControl w:val="0"/>
                  <w:spacing w:before="120" w:after="120"/>
                  <w:jc w:val="center"/>
                </w:pPr>
              </w:pPrChange>
            </w:pPr>
            <w:del w:id="42808" w:author="James Vu" w:date="2024-04-18T23:44:00Z">
              <w:r w:rsidRPr="00167CE0" w:rsidDel="00B053AF">
                <w:rPr>
                  <w:color w:val="000000" w:themeColor="text1"/>
                  <w:sz w:val="28"/>
                  <w:szCs w:val="28"/>
                  <w:rPrChange w:id="42809" w:author="James Vu" w:date="2024-04-18T22:33:00Z">
                    <w:rPr>
                      <w:color w:val="000000" w:themeColor="text1"/>
                      <w:sz w:val="26"/>
                      <w:szCs w:val="26"/>
                    </w:rPr>
                  </w:rPrChange>
                </w:rPr>
                <w:delText>3</w:delText>
              </w:r>
            </w:del>
          </w:p>
        </w:tc>
        <w:tc>
          <w:tcPr>
            <w:tcW w:w="0" w:type="auto"/>
            <w:shd w:val="clear" w:color="auto" w:fill="auto"/>
            <w:vAlign w:val="center"/>
            <w:hideMark/>
          </w:tcPr>
          <w:p w14:paraId="594CEB53" w14:textId="72D12E91" w:rsidR="00617FD8" w:rsidRPr="00167CE0" w:rsidDel="00B053AF" w:rsidRDefault="00617FD8">
            <w:pPr>
              <w:widowControl w:val="0"/>
              <w:spacing w:before="120" w:after="120"/>
              <w:jc w:val="both"/>
              <w:rPr>
                <w:del w:id="42810" w:author="James Vu" w:date="2024-04-18T23:44:00Z"/>
                <w:color w:val="000000" w:themeColor="text1"/>
                <w:sz w:val="28"/>
                <w:szCs w:val="28"/>
                <w:rPrChange w:id="42811" w:author="James Vu" w:date="2024-04-18T22:33:00Z">
                  <w:rPr>
                    <w:del w:id="42812" w:author="James Vu" w:date="2024-04-18T23:44:00Z"/>
                    <w:color w:val="000000" w:themeColor="text1"/>
                    <w:sz w:val="26"/>
                    <w:szCs w:val="26"/>
                  </w:rPr>
                </w:rPrChange>
              </w:rPr>
              <w:pPrChange w:id="42813" w:author="James Vu" w:date="2024-04-18T22:33:00Z">
                <w:pPr>
                  <w:widowControl w:val="0"/>
                  <w:spacing w:before="120" w:after="120"/>
                  <w:jc w:val="center"/>
                </w:pPr>
              </w:pPrChange>
            </w:pPr>
            <w:del w:id="42814" w:author="James Vu" w:date="2024-04-18T23:44:00Z">
              <w:r w:rsidRPr="00167CE0" w:rsidDel="00B053AF">
                <w:rPr>
                  <w:color w:val="000000" w:themeColor="text1"/>
                  <w:sz w:val="28"/>
                  <w:szCs w:val="28"/>
                  <w:rPrChange w:id="42815" w:author="James Vu" w:date="2024-04-18T22:33:00Z">
                    <w:rPr>
                      <w:color w:val="000000" w:themeColor="text1"/>
                      <w:sz w:val="26"/>
                      <w:szCs w:val="26"/>
                    </w:rPr>
                  </w:rPrChange>
                </w:rPr>
                <w:delText>Người</w:delText>
              </w:r>
            </w:del>
          </w:p>
        </w:tc>
        <w:tc>
          <w:tcPr>
            <w:tcW w:w="0" w:type="auto"/>
            <w:shd w:val="clear" w:color="auto" w:fill="auto"/>
            <w:vAlign w:val="center"/>
            <w:hideMark/>
          </w:tcPr>
          <w:p w14:paraId="76ECC3E3" w14:textId="0611141D" w:rsidR="00617FD8" w:rsidRPr="00167CE0" w:rsidDel="00B053AF" w:rsidRDefault="00617FD8">
            <w:pPr>
              <w:widowControl w:val="0"/>
              <w:spacing w:before="120" w:after="120"/>
              <w:jc w:val="both"/>
              <w:rPr>
                <w:del w:id="42816" w:author="James Vu" w:date="2024-04-18T23:44:00Z"/>
                <w:color w:val="000000" w:themeColor="text1"/>
                <w:sz w:val="28"/>
                <w:szCs w:val="28"/>
                <w:rPrChange w:id="42817" w:author="James Vu" w:date="2024-04-18T22:33:00Z">
                  <w:rPr>
                    <w:del w:id="42818" w:author="James Vu" w:date="2024-04-18T23:44:00Z"/>
                    <w:color w:val="000000" w:themeColor="text1"/>
                    <w:sz w:val="26"/>
                    <w:szCs w:val="26"/>
                  </w:rPr>
                </w:rPrChange>
              </w:rPr>
              <w:pPrChange w:id="42819" w:author="James Vu" w:date="2024-04-18T22:33:00Z">
                <w:pPr>
                  <w:widowControl w:val="0"/>
                  <w:spacing w:before="120" w:after="120"/>
                  <w:jc w:val="right"/>
                </w:pPr>
              </w:pPrChange>
            </w:pPr>
            <w:del w:id="42820" w:author="James Vu" w:date="2024-04-18T23:44:00Z">
              <w:r w:rsidRPr="00167CE0" w:rsidDel="00B053AF">
                <w:rPr>
                  <w:color w:val="000000" w:themeColor="text1"/>
                  <w:sz w:val="28"/>
                  <w:szCs w:val="28"/>
                  <w:rPrChange w:id="42821" w:author="James Vu" w:date="2024-04-18T22:33:00Z">
                    <w:rPr>
                      <w:color w:val="000000" w:themeColor="text1"/>
                      <w:sz w:val="26"/>
                      <w:szCs w:val="26"/>
                    </w:rPr>
                  </w:rPrChange>
                </w:rPr>
                <w:delText>437.511</w:delText>
              </w:r>
            </w:del>
          </w:p>
        </w:tc>
        <w:tc>
          <w:tcPr>
            <w:tcW w:w="0" w:type="auto"/>
            <w:shd w:val="clear" w:color="auto" w:fill="auto"/>
            <w:vAlign w:val="center"/>
            <w:hideMark/>
          </w:tcPr>
          <w:p w14:paraId="7423DB84" w14:textId="40CF104F" w:rsidR="00617FD8" w:rsidRPr="00167CE0" w:rsidDel="00B053AF" w:rsidRDefault="00617FD8">
            <w:pPr>
              <w:widowControl w:val="0"/>
              <w:spacing w:before="120" w:after="120"/>
              <w:jc w:val="both"/>
              <w:rPr>
                <w:del w:id="42822" w:author="James Vu" w:date="2024-04-18T23:44:00Z"/>
                <w:color w:val="000000" w:themeColor="text1"/>
                <w:sz w:val="28"/>
                <w:szCs w:val="28"/>
                <w:rPrChange w:id="42823" w:author="James Vu" w:date="2024-04-18T22:33:00Z">
                  <w:rPr>
                    <w:del w:id="42824" w:author="James Vu" w:date="2024-04-18T23:44:00Z"/>
                    <w:color w:val="000000" w:themeColor="text1"/>
                    <w:sz w:val="26"/>
                    <w:szCs w:val="26"/>
                  </w:rPr>
                </w:rPrChange>
              </w:rPr>
              <w:pPrChange w:id="42825" w:author="James Vu" w:date="2024-04-18T22:33:00Z">
                <w:pPr>
                  <w:widowControl w:val="0"/>
                  <w:spacing w:before="120" w:after="120"/>
                  <w:jc w:val="center"/>
                </w:pPr>
              </w:pPrChange>
            </w:pPr>
            <w:del w:id="42826" w:author="James Vu" w:date="2024-04-18T23:44:00Z">
              <w:r w:rsidRPr="00167CE0" w:rsidDel="00B053AF">
                <w:rPr>
                  <w:color w:val="000000" w:themeColor="text1"/>
                  <w:sz w:val="28"/>
                  <w:szCs w:val="28"/>
                  <w:rPrChange w:id="42827" w:author="James Vu" w:date="2024-04-18T22:33:00Z">
                    <w:rPr>
                      <w:color w:val="000000" w:themeColor="text1"/>
                      <w:sz w:val="26"/>
                      <w:szCs w:val="26"/>
                    </w:rPr>
                  </w:rPrChange>
                </w:rPr>
                <w:delText>6</w:delText>
              </w:r>
            </w:del>
          </w:p>
        </w:tc>
        <w:tc>
          <w:tcPr>
            <w:tcW w:w="0" w:type="auto"/>
            <w:shd w:val="clear" w:color="auto" w:fill="auto"/>
            <w:vAlign w:val="center"/>
            <w:hideMark/>
          </w:tcPr>
          <w:p w14:paraId="1EA94121" w14:textId="4DDC6878" w:rsidR="00617FD8" w:rsidRPr="00167CE0" w:rsidDel="00B053AF" w:rsidRDefault="00617FD8">
            <w:pPr>
              <w:widowControl w:val="0"/>
              <w:spacing w:before="120" w:after="120"/>
              <w:jc w:val="both"/>
              <w:rPr>
                <w:del w:id="42828" w:author="James Vu" w:date="2024-04-18T23:44:00Z"/>
                <w:color w:val="000000" w:themeColor="text1"/>
                <w:sz w:val="28"/>
                <w:szCs w:val="28"/>
                <w:rPrChange w:id="42829" w:author="James Vu" w:date="2024-04-18T22:33:00Z">
                  <w:rPr>
                    <w:del w:id="42830" w:author="James Vu" w:date="2024-04-18T23:44:00Z"/>
                    <w:color w:val="000000" w:themeColor="text1"/>
                    <w:sz w:val="26"/>
                    <w:szCs w:val="26"/>
                  </w:rPr>
                </w:rPrChange>
              </w:rPr>
              <w:pPrChange w:id="42831" w:author="James Vu" w:date="2024-04-18T22:33:00Z">
                <w:pPr>
                  <w:widowControl w:val="0"/>
                  <w:spacing w:before="120" w:after="120"/>
                  <w:jc w:val="right"/>
                </w:pPr>
              </w:pPrChange>
            </w:pPr>
            <w:del w:id="42832" w:author="James Vu" w:date="2024-04-18T23:44:00Z">
              <w:r w:rsidRPr="00167CE0" w:rsidDel="00B053AF">
                <w:rPr>
                  <w:color w:val="000000" w:themeColor="text1"/>
                  <w:sz w:val="28"/>
                  <w:szCs w:val="28"/>
                  <w:rPrChange w:id="42833" w:author="James Vu" w:date="2024-04-18T22:33:00Z">
                    <w:rPr>
                      <w:color w:val="000000" w:themeColor="text1"/>
                      <w:sz w:val="26"/>
                      <w:szCs w:val="26"/>
                    </w:rPr>
                  </w:rPrChange>
                </w:rPr>
                <w:delText>7.875.194</w:delText>
              </w:r>
            </w:del>
          </w:p>
        </w:tc>
        <w:tc>
          <w:tcPr>
            <w:tcW w:w="0" w:type="auto"/>
            <w:vMerge/>
            <w:vAlign w:val="center"/>
            <w:hideMark/>
          </w:tcPr>
          <w:p w14:paraId="5E34514C" w14:textId="1BA0A48E" w:rsidR="00617FD8" w:rsidRPr="00167CE0" w:rsidDel="00B053AF" w:rsidRDefault="00617FD8">
            <w:pPr>
              <w:widowControl w:val="0"/>
              <w:spacing w:before="120" w:after="120"/>
              <w:jc w:val="both"/>
              <w:rPr>
                <w:del w:id="42834" w:author="James Vu" w:date="2024-04-18T23:44:00Z"/>
                <w:color w:val="000000" w:themeColor="text1"/>
                <w:sz w:val="28"/>
                <w:szCs w:val="28"/>
                <w:rPrChange w:id="42835" w:author="James Vu" w:date="2024-04-18T22:33:00Z">
                  <w:rPr>
                    <w:del w:id="42836" w:author="James Vu" w:date="2024-04-18T23:44:00Z"/>
                    <w:color w:val="000000" w:themeColor="text1"/>
                    <w:sz w:val="26"/>
                    <w:szCs w:val="26"/>
                  </w:rPr>
                </w:rPrChange>
              </w:rPr>
              <w:pPrChange w:id="42837" w:author="James Vu" w:date="2024-04-18T22:33:00Z">
                <w:pPr>
                  <w:widowControl w:val="0"/>
                  <w:spacing w:before="120" w:after="120"/>
                </w:pPr>
              </w:pPrChange>
            </w:pPr>
          </w:p>
        </w:tc>
      </w:tr>
      <w:tr w:rsidR="00A079F8" w:rsidRPr="00167CE0" w:rsidDel="00B053AF" w14:paraId="2DEC385F" w14:textId="7D30E09D" w:rsidTr="00617FD8">
        <w:trPr>
          <w:del w:id="42838" w:author="James Vu" w:date="2024-04-18T23:44:00Z"/>
        </w:trPr>
        <w:tc>
          <w:tcPr>
            <w:tcW w:w="0" w:type="auto"/>
            <w:shd w:val="clear" w:color="auto" w:fill="auto"/>
            <w:vAlign w:val="center"/>
            <w:hideMark/>
          </w:tcPr>
          <w:p w14:paraId="162D7DA9" w14:textId="0B1DCA09" w:rsidR="00617FD8" w:rsidRPr="00167CE0" w:rsidDel="00B053AF" w:rsidRDefault="00617FD8">
            <w:pPr>
              <w:widowControl w:val="0"/>
              <w:spacing w:before="120" w:after="120"/>
              <w:jc w:val="both"/>
              <w:rPr>
                <w:del w:id="42839" w:author="James Vu" w:date="2024-04-18T23:44:00Z"/>
                <w:color w:val="000000" w:themeColor="text1"/>
                <w:sz w:val="28"/>
                <w:szCs w:val="28"/>
                <w:rPrChange w:id="42840" w:author="James Vu" w:date="2024-04-18T22:33:00Z">
                  <w:rPr>
                    <w:del w:id="42841" w:author="James Vu" w:date="2024-04-18T23:44:00Z"/>
                    <w:color w:val="000000" w:themeColor="text1"/>
                    <w:sz w:val="26"/>
                    <w:szCs w:val="26"/>
                  </w:rPr>
                </w:rPrChange>
              </w:rPr>
              <w:pPrChange w:id="42842" w:author="James Vu" w:date="2024-04-18T22:33:00Z">
                <w:pPr>
                  <w:widowControl w:val="0"/>
                  <w:spacing w:before="120" w:after="120"/>
                  <w:jc w:val="center"/>
                </w:pPr>
              </w:pPrChange>
            </w:pPr>
            <w:del w:id="42843" w:author="James Vu" w:date="2024-04-18T23:44:00Z">
              <w:r w:rsidRPr="00167CE0" w:rsidDel="00B053AF">
                <w:rPr>
                  <w:color w:val="000000" w:themeColor="text1"/>
                  <w:sz w:val="28"/>
                  <w:szCs w:val="28"/>
                  <w:rPrChange w:id="42844" w:author="James Vu" w:date="2024-04-18T22:33:00Z">
                    <w:rPr>
                      <w:color w:val="000000" w:themeColor="text1"/>
                      <w:sz w:val="26"/>
                      <w:szCs w:val="26"/>
                    </w:rPr>
                  </w:rPrChange>
                </w:rPr>
                <w:delText>1.3</w:delText>
              </w:r>
            </w:del>
          </w:p>
        </w:tc>
        <w:tc>
          <w:tcPr>
            <w:tcW w:w="0" w:type="auto"/>
            <w:shd w:val="clear" w:color="auto" w:fill="auto"/>
            <w:vAlign w:val="center"/>
            <w:hideMark/>
          </w:tcPr>
          <w:p w14:paraId="6A3A8812" w14:textId="73100CE0" w:rsidR="00617FD8" w:rsidRPr="00167CE0" w:rsidDel="00B053AF" w:rsidRDefault="00617FD8">
            <w:pPr>
              <w:widowControl w:val="0"/>
              <w:spacing w:before="120" w:after="120"/>
              <w:jc w:val="both"/>
              <w:rPr>
                <w:del w:id="42845" w:author="James Vu" w:date="2024-04-18T23:44:00Z"/>
                <w:color w:val="000000" w:themeColor="text1"/>
                <w:sz w:val="28"/>
                <w:szCs w:val="28"/>
                <w:rPrChange w:id="42846" w:author="James Vu" w:date="2024-04-18T22:33:00Z">
                  <w:rPr>
                    <w:del w:id="42847" w:author="James Vu" w:date="2024-04-18T23:44:00Z"/>
                    <w:color w:val="000000" w:themeColor="text1"/>
                    <w:sz w:val="26"/>
                    <w:szCs w:val="26"/>
                  </w:rPr>
                </w:rPrChange>
              </w:rPr>
              <w:pPrChange w:id="42848" w:author="James Vu" w:date="2024-04-18T22:33:00Z">
                <w:pPr>
                  <w:widowControl w:val="0"/>
                  <w:spacing w:before="120" w:after="120"/>
                </w:pPr>
              </w:pPrChange>
            </w:pPr>
            <w:del w:id="42849" w:author="James Vu" w:date="2024-04-18T23:44:00Z">
              <w:r w:rsidRPr="00167CE0" w:rsidDel="00B053AF">
                <w:rPr>
                  <w:color w:val="000000" w:themeColor="text1"/>
                  <w:sz w:val="28"/>
                  <w:szCs w:val="28"/>
                  <w:rPrChange w:id="42850" w:author="James Vu" w:date="2024-04-18T22:33:00Z">
                    <w:rPr>
                      <w:color w:val="000000" w:themeColor="text1"/>
                      <w:sz w:val="26"/>
                      <w:szCs w:val="26"/>
                    </w:rPr>
                  </w:rPrChange>
                </w:rPr>
                <w:delText>Chi phí thực hiện khảo sát</w:delText>
              </w:r>
            </w:del>
          </w:p>
        </w:tc>
        <w:tc>
          <w:tcPr>
            <w:tcW w:w="0" w:type="auto"/>
            <w:shd w:val="clear" w:color="auto" w:fill="auto"/>
            <w:vAlign w:val="center"/>
            <w:hideMark/>
          </w:tcPr>
          <w:p w14:paraId="628305E9" w14:textId="08038436" w:rsidR="00617FD8" w:rsidRPr="00167CE0" w:rsidDel="00B053AF" w:rsidRDefault="00617FD8">
            <w:pPr>
              <w:widowControl w:val="0"/>
              <w:spacing w:before="120" w:after="120"/>
              <w:jc w:val="both"/>
              <w:rPr>
                <w:del w:id="42851" w:author="James Vu" w:date="2024-04-18T23:44:00Z"/>
                <w:color w:val="000000" w:themeColor="text1"/>
                <w:sz w:val="28"/>
                <w:szCs w:val="28"/>
                <w:rPrChange w:id="42852" w:author="James Vu" w:date="2024-04-18T22:33:00Z">
                  <w:rPr>
                    <w:del w:id="42853" w:author="James Vu" w:date="2024-04-18T23:44:00Z"/>
                    <w:color w:val="000000" w:themeColor="text1"/>
                    <w:sz w:val="26"/>
                    <w:szCs w:val="26"/>
                  </w:rPr>
                </w:rPrChange>
              </w:rPr>
              <w:pPrChange w:id="42854" w:author="James Vu" w:date="2024-04-18T22:33:00Z">
                <w:pPr>
                  <w:widowControl w:val="0"/>
                  <w:spacing w:before="120" w:after="120"/>
                  <w:jc w:val="center"/>
                </w:pPr>
              </w:pPrChange>
            </w:pPr>
            <w:del w:id="42855" w:author="James Vu" w:date="2024-04-18T23:44:00Z">
              <w:r w:rsidRPr="00167CE0" w:rsidDel="00B053AF">
                <w:rPr>
                  <w:color w:val="000000" w:themeColor="text1"/>
                  <w:sz w:val="28"/>
                  <w:szCs w:val="28"/>
                  <w:rPrChange w:id="42856" w:author="James Vu" w:date="2024-04-18T22:33:00Z">
                    <w:rPr>
                      <w:color w:val="000000" w:themeColor="text1"/>
                      <w:sz w:val="26"/>
                      <w:szCs w:val="26"/>
                    </w:rPr>
                  </w:rPrChange>
                </w:rPr>
                <w:delText>5 hạng mục</w:delText>
              </w:r>
            </w:del>
          </w:p>
        </w:tc>
        <w:tc>
          <w:tcPr>
            <w:tcW w:w="0" w:type="auto"/>
            <w:shd w:val="clear" w:color="auto" w:fill="auto"/>
            <w:vAlign w:val="center"/>
            <w:hideMark/>
          </w:tcPr>
          <w:p w14:paraId="5786A0A6" w14:textId="659AFD09" w:rsidR="00617FD8" w:rsidRPr="00167CE0" w:rsidDel="00B053AF" w:rsidRDefault="00617FD8">
            <w:pPr>
              <w:widowControl w:val="0"/>
              <w:spacing w:before="120" w:after="120"/>
              <w:jc w:val="both"/>
              <w:rPr>
                <w:del w:id="42857" w:author="James Vu" w:date="2024-04-18T23:44:00Z"/>
                <w:color w:val="000000" w:themeColor="text1"/>
                <w:sz w:val="28"/>
                <w:szCs w:val="28"/>
                <w:rPrChange w:id="42858" w:author="James Vu" w:date="2024-04-18T22:33:00Z">
                  <w:rPr>
                    <w:del w:id="42859" w:author="James Vu" w:date="2024-04-18T23:44:00Z"/>
                    <w:color w:val="000000" w:themeColor="text1"/>
                    <w:sz w:val="26"/>
                    <w:szCs w:val="26"/>
                  </w:rPr>
                </w:rPrChange>
              </w:rPr>
              <w:pPrChange w:id="42860" w:author="James Vu" w:date="2024-04-18T22:33:00Z">
                <w:pPr>
                  <w:widowControl w:val="0"/>
                  <w:spacing w:before="120" w:after="120"/>
                  <w:jc w:val="center"/>
                </w:pPr>
              </w:pPrChange>
            </w:pPr>
            <w:del w:id="42861" w:author="James Vu" w:date="2024-04-18T23:44:00Z">
              <w:r w:rsidRPr="00167CE0" w:rsidDel="00B053AF">
                <w:rPr>
                  <w:color w:val="000000" w:themeColor="text1"/>
                  <w:sz w:val="28"/>
                  <w:szCs w:val="28"/>
                  <w:rPrChange w:id="42862" w:author="James Vu" w:date="2024-04-18T22:33:00Z">
                    <w:rPr>
                      <w:color w:val="000000" w:themeColor="text1"/>
                      <w:sz w:val="26"/>
                      <w:szCs w:val="26"/>
                    </w:rPr>
                  </w:rPrChange>
                </w:rPr>
                <w:delText> </w:delText>
              </w:r>
            </w:del>
          </w:p>
        </w:tc>
        <w:tc>
          <w:tcPr>
            <w:tcW w:w="0" w:type="auto"/>
            <w:shd w:val="clear" w:color="auto" w:fill="auto"/>
            <w:vAlign w:val="center"/>
            <w:hideMark/>
          </w:tcPr>
          <w:p w14:paraId="62CDD473" w14:textId="06F0CE8A" w:rsidR="00617FD8" w:rsidRPr="00167CE0" w:rsidDel="00B053AF" w:rsidRDefault="00617FD8">
            <w:pPr>
              <w:widowControl w:val="0"/>
              <w:spacing w:before="120" w:after="120"/>
              <w:jc w:val="both"/>
              <w:rPr>
                <w:del w:id="42863" w:author="James Vu" w:date="2024-04-18T23:44:00Z"/>
                <w:color w:val="000000" w:themeColor="text1"/>
                <w:sz w:val="28"/>
                <w:szCs w:val="28"/>
                <w:rPrChange w:id="42864" w:author="James Vu" w:date="2024-04-18T22:33:00Z">
                  <w:rPr>
                    <w:del w:id="42865" w:author="James Vu" w:date="2024-04-18T23:44:00Z"/>
                    <w:color w:val="000000" w:themeColor="text1"/>
                    <w:sz w:val="26"/>
                    <w:szCs w:val="26"/>
                  </w:rPr>
                </w:rPrChange>
              </w:rPr>
              <w:pPrChange w:id="42866" w:author="James Vu" w:date="2024-04-18T22:33:00Z">
                <w:pPr>
                  <w:widowControl w:val="0"/>
                  <w:spacing w:before="120" w:after="120"/>
                  <w:jc w:val="center"/>
                </w:pPr>
              </w:pPrChange>
            </w:pPr>
            <w:del w:id="42867" w:author="James Vu" w:date="2024-04-18T23:44:00Z">
              <w:r w:rsidRPr="00167CE0" w:rsidDel="00B053AF">
                <w:rPr>
                  <w:color w:val="000000" w:themeColor="text1"/>
                  <w:sz w:val="28"/>
                  <w:szCs w:val="28"/>
                  <w:rPrChange w:id="42868" w:author="James Vu" w:date="2024-04-18T22:33:00Z">
                    <w:rPr>
                      <w:color w:val="000000" w:themeColor="text1"/>
                      <w:sz w:val="26"/>
                      <w:szCs w:val="26"/>
                    </w:rPr>
                  </w:rPrChange>
                </w:rPr>
                <w:delText> </w:delText>
              </w:r>
            </w:del>
          </w:p>
        </w:tc>
        <w:tc>
          <w:tcPr>
            <w:tcW w:w="0" w:type="auto"/>
            <w:shd w:val="clear" w:color="auto" w:fill="auto"/>
            <w:vAlign w:val="center"/>
            <w:hideMark/>
          </w:tcPr>
          <w:p w14:paraId="0D5C18F2" w14:textId="5653DE8B" w:rsidR="00617FD8" w:rsidRPr="00167CE0" w:rsidDel="00B053AF" w:rsidRDefault="00617FD8">
            <w:pPr>
              <w:widowControl w:val="0"/>
              <w:spacing w:before="120" w:after="120"/>
              <w:jc w:val="both"/>
              <w:rPr>
                <w:del w:id="42869" w:author="James Vu" w:date="2024-04-18T23:44:00Z"/>
                <w:color w:val="000000" w:themeColor="text1"/>
                <w:sz w:val="28"/>
                <w:szCs w:val="28"/>
                <w:rPrChange w:id="42870" w:author="James Vu" w:date="2024-04-18T22:33:00Z">
                  <w:rPr>
                    <w:del w:id="42871" w:author="James Vu" w:date="2024-04-18T23:44:00Z"/>
                    <w:color w:val="000000" w:themeColor="text1"/>
                    <w:sz w:val="26"/>
                    <w:szCs w:val="26"/>
                  </w:rPr>
                </w:rPrChange>
              </w:rPr>
              <w:pPrChange w:id="42872" w:author="James Vu" w:date="2024-04-18T22:33:00Z">
                <w:pPr>
                  <w:widowControl w:val="0"/>
                  <w:spacing w:before="120" w:after="120"/>
                  <w:jc w:val="right"/>
                </w:pPr>
              </w:pPrChange>
            </w:pPr>
            <w:del w:id="42873" w:author="James Vu" w:date="2024-04-18T23:44:00Z">
              <w:r w:rsidRPr="00167CE0" w:rsidDel="00B053AF">
                <w:rPr>
                  <w:color w:val="000000" w:themeColor="text1"/>
                  <w:sz w:val="28"/>
                  <w:szCs w:val="28"/>
                  <w:rPrChange w:id="42874" w:author="James Vu" w:date="2024-04-18T22:33:00Z">
                    <w:rPr>
                      <w:color w:val="000000" w:themeColor="text1"/>
                      <w:sz w:val="26"/>
                      <w:szCs w:val="26"/>
                    </w:rPr>
                  </w:rPrChange>
                </w:rPr>
                <w:delText> </w:delText>
              </w:r>
            </w:del>
          </w:p>
        </w:tc>
        <w:tc>
          <w:tcPr>
            <w:tcW w:w="0" w:type="auto"/>
            <w:shd w:val="clear" w:color="auto" w:fill="auto"/>
            <w:vAlign w:val="center"/>
            <w:hideMark/>
          </w:tcPr>
          <w:p w14:paraId="2135B53D" w14:textId="4C7E86AE" w:rsidR="00617FD8" w:rsidRPr="00167CE0" w:rsidDel="00B053AF" w:rsidRDefault="00617FD8">
            <w:pPr>
              <w:widowControl w:val="0"/>
              <w:spacing w:before="120" w:after="120"/>
              <w:jc w:val="both"/>
              <w:rPr>
                <w:del w:id="42875" w:author="James Vu" w:date="2024-04-18T23:44:00Z"/>
                <w:color w:val="000000" w:themeColor="text1"/>
                <w:sz w:val="28"/>
                <w:szCs w:val="28"/>
                <w:rPrChange w:id="42876" w:author="James Vu" w:date="2024-04-18T22:33:00Z">
                  <w:rPr>
                    <w:del w:id="42877" w:author="James Vu" w:date="2024-04-18T23:44:00Z"/>
                    <w:color w:val="000000" w:themeColor="text1"/>
                    <w:sz w:val="26"/>
                    <w:szCs w:val="26"/>
                  </w:rPr>
                </w:rPrChange>
              </w:rPr>
              <w:pPrChange w:id="42878" w:author="James Vu" w:date="2024-04-18T22:33:00Z">
                <w:pPr>
                  <w:widowControl w:val="0"/>
                  <w:spacing w:before="120" w:after="120"/>
                  <w:jc w:val="center"/>
                </w:pPr>
              </w:pPrChange>
            </w:pPr>
            <w:del w:id="42879" w:author="James Vu" w:date="2024-04-18T23:44:00Z">
              <w:r w:rsidRPr="00167CE0" w:rsidDel="00B053AF">
                <w:rPr>
                  <w:color w:val="000000" w:themeColor="text1"/>
                  <w:sz w:val="28"/>
                  <w:szCs w:val="28"/>
                  <w:rPrChange w:id="42880" w:author="James Vu" w:date="2024-04-18T22:33:00Z">
                    <w:rPr>
                      <w:color w:val="000000" w:themeColor="text1"/>
                      <w:sz w:val="26"/>
                      <w:szCs w:val="26"/>
                    </w:rPr>
                  </w:rPrChange>
                </w:rPr>
                <w:delText> </w:delText>
              </w:r>
            </w:del>
          </w:p>
        </w:tc>
        <w:tc>
          <w:tcPr>
            <w:tcW w:w="0" w:type="auto"/>
            <w:shd w:val="clear" w:color="auto" w:fill="auto"/>
            <w:vAlign w:val="center"/>
            <w:hideMark/>
          </w:tcPr>
          <w:p w14:paraId="247696EA" w14:textId="30BD3DDF" w:rsidR="00617FD8" w:rsidRPr="00167CE0" w:rsidDel="00B053AF" w:rsidRDefault="00617FD8">
            <w:pPr>
              <w:widowControl w:val="0"/>
              <w:spacing w:before="120" w:after="120"/>
              <w:jc w:val="both"/>
              <w:rPr>
                <w:del w:id="42881" w:author="James Vu" w:date="2024-04-18T23:44:00Z"/>
                <w:color w:val="000000" w:themeColor="text1"/>
                <w:sz w:val="28"/>
                <w:szCs w:val="28"/>
                <w:rPrChange w:id="42882" w:author="James Vu" w:date="2024-04-18T22:33:00Z">
                  <w:rPr>
                    <w:del w:id="42883" w:author="James Vu" w:date="2024-04-18T23:44:00Z"/>
                    <w:color w:val="000000" w:themeColor="text1"/>
                    <w:sz w:val="26"/>
                    <w:szCs w:val="26"/>
                  </w:rPr>
                </w:rPrChange>
              </w:rPr>
              <w:pPrChange w:id="42884" w:author="James Vu" w:date="2024-04-18T22:33:00Z">
                <w:pPr>
                  <w:widowControl w:val="0"/>
                  <w:spacing w:before="120" w:after="120"/>
                  <w:jc w:val="right"/>
                </w:pPr>
              </w:pPrChange>
            </w:pPr>
            <w:del w:id="42885" w:author="James Vu" w:date="2024-04-18T23:44:00Z">
              <w:r w:rsidRPr="00167CE0" w:rsidDel="00B053AF">
                <w:rPr>
                  <w:color w:val="000000" w:themeColor="text1"/>
                  <w:sz w:val="28"/>
                  <w:szCs w:val="28"/>
                  <w:rPrChange w:id="42886" w:author="James Vu" w:date="2024-04-18T22:33:00Z">
                    <w:rPr>
                      <w:color w:val="000000" w:themeColor="text1"/>
                      <w:sz w:val="26"/>
                      <w:szCs w:val="26"/>
                    </w:rPr>
                  </w:rPrChange>
                </w:rPr>
                <w:delText>17.626.067</w:delText>
              </w:r>
            </w:del>
          </w:p>
        </w:tc>
        <w:tc>
          <w:tcPr>
            <w:tcW w:w="0" w:type="auto"/>
            <w:vMerge w:val="restart"/>
            <w:shd w:val="clear" w:color="auto" w:fill="auto"/>
            <w:vAlign w:val="center"/>
            <w:hideMark/>
          </w:tcPr>
          <w:p w14:paraId="748859DC" w14:textId="0B41FA6D" w:rsidR="00617FD8" w:rsidRPr="00167CE0" w:rsidDel="00B053AF" w:rsidRDefault="00617FD8">
            <w:pPr>
              <w:widowControl w:val="0"/>
              <w:spacing w:before="120" w:after="120"/>
              <w:jc w:val="both"/>
              <w:rPr>
                <w:del w:id="42887" w:author="James Vu" w:date="2024-04-18T23:44:00Z"/>
                <w:i/>
                <w:iCs/>
                <w:color w:val="000000" w:themeColor="text1"/>
                <w:sz w:val="28"/>
                <w:szCs w:val="28"/>
                <w:rPrChange w:id="42888" w:author="James Vu" w:date="2024-04-18T22:33:00Z">
                  <w:rPr>
                    <w:del w:id="42889" w:author="James Vu" w:date="2024-04-18T23:44:00Z"/>
                    <w:i/>
                    <w:iCs/>
                    <w:color w:val="000000" w:themeColor="text1"/>
                    <w:sz w:val="26"/>
                    <w:szCs w:val="26"/>
                  </w:rPr>
                </w:rPrChange>
              </w:rPr>
              <w:pPrChange w:id="42890" w:author="James Vu" w:date="2024-04-18T22:33:00Z">
                <w:pPr>
                  <w:widowControl w:val="0"/>
                  <w:spacing w:before="120" w:after="120"/>
                  <w:jc w:val="center"/>
                </w:pPr>
              </w:pPrChange>
            </w:pPr>
            <w:del w:id="42891" w:author="James Vu" w:date="2024-04-18T23:44:00Z">
              <w:r w:rsidRPr="00167CE0" w:rsidDel="00B053AF">
                <w:rPr>
                  <w:i/>
                  <w:iCs/>
                  <w:color w:val="000000" w:themeColor="text1"/>
                  <w:sz w:val="28"/>
                  <w:szCs w:val="28"/>
                  <w:rPrChange w:id="42892" w:author="James Vu" w:date="2024-04-18T22:33:00Z">
                    <w:rPr>
                      <w:i/>
                      <w:iCs/>
                      <w:color w:val="000000" w:themeColor="text1"/>
                      <w:sz w:val="26"/>
                      <w:szCs w:val="26"/>
                    </w:rPr>
                  </w:rPrChange>
                </w:rPr>
                <w:delText>Chi phí thực hiện khảo sát là chi phí thuê chuyên gia thực hiện khảo sát. Được xác định theo số lượng chuyên gia, thời gian làm việc của chuyên gia và tiền lương của chuyên gia.</w:delText>
              </w:r>
              <w:r w:rsidRPr="00167CE0" w:rsidDel="00B053AF">
                <w:rPr>
                  <w:i/>
                  <w:iCs/>
                  <w:color w:val="000000" w:themeColor="text1"/>
                  <w:sz w:val="28"/>
                  <w:szCs w:val="28"/>
                  <w:rPrChange w:id="42893" w:author="James Vu" w:date="2024-04-18T22:33:00Z">
                    <w:rPr>
                      <w:i/>
                      <w:iCs/>
                      <w:color w:val="000000" w:themeColor="text1"/>
                      <w:sz w:val="26"/>
                      <w:szCs w:val="26"/>
                    </w:rPr>
                  </w:rPrChange>
                </w:rPr>
                <w:br/>
                <w:delText>Lương chuyên gia vận dụng theo Quyết định số 129/QĐ-BTTTT ngày 03/02/2022 (kỹ sư bậc 2)</w:delText>
              </w:r>
            </w:del>
          </w:p>
        </w:tc>
      </w:tr>
      <w:tr w:rsidR="00A079F8" w:rsidRPr="00167CE0" w:rsidDel="00B053AF" w14:paraId="07EC9737" w14:textId="16D8BF32" w:rsidTr="00617FD8">
        <w:trPr>
          <w:del w:id="42894" w:author="James Vu" w:date="2024-04-18T23:44:00Z"/>
        </w:trPr>
        <w:tc>
          <w:tcPr>
            <w:tcW w:w="0" w:type="auto"/>
            <w:shd w:val="clear" w:color="auto" w:fill="auto"/>
            <w:vAlign w:val="center"/>
            <w:hideMark/>
          </w:tcPr>
          <w:p w14:paraId="5A3B5A45" w14:textId="657531B3" w:rsidR="00617FD8" w:rsidRPr="00167CE0" w:rsidDel="00B053AF" w:rsidRDefault="00617FD8">
            <w:pPr>
              <w:widowControl w:val="0"/>
              <w:spacing w:before="120" w:after="120"/>
              <w:jc w:val="both"/>
              <w:rPr>
                <w:del w:id="42895" w:author="James Vu" w:date="2024-04-18T23:44:00Z"/>
                <w:i/>
                <w:iCs/>
                <w:color w:val="000000" w:themeColor="text1"/>
                <w:sz w:val="28"/>
                <w:szCs w:val="28"/>
                <w:rPrChange w:id="42896" w:author="James Vu" w:date="2024-04-18T22:33:00Z">
                  <w:rPr>
                    <w:del w:id="42897" w:author="James Vu" w:date="2024-04-18T23:44:00Z"/>
                    <w:i/>
                    <w:iCs/>
                    <w:color w:val="000000" w:themeColor="text1"/>
                    <w:sz w:val="26"/>
                    <w:szCs w:val="26"/>
                  </w:rPr>
                </w:rPrChange>
              </w:rPr>
              <w:pPrChange w:id="42898" w:author="James Vu" w:date="2024-04-18T22:33:00Z">
                <w:pPr>
                  <w:widowControl w:val="0"/>
                  <w:spacing w:before="120" w:after="120"/>
                  <w:jc w:val="center"/>
                </w:pPr>
              </w:pPrChange>
            </w:pPr>
            <w:del w:id="42899" w:author="James Vu" w:date="2024-04-18T23:44:00Z">
              <w:r w:rsidRPr="00167CE0" w:rsidDel="00B053AF">
                <w:rPr>
                  <w:i/>
                  <w:iCs/>
                  <w:color w:val="000000" w:themeColor="text1"/>
                  <w:sz w:val="28"/>
                  <w:szCs w:val="28"/>
                  <w:rPrChange w:id="42900" w:author="James Vu" w:date="2024-04-18T22:33:00Z">
                    <w:rPr>
                      <w:i/>
                      <w:iCs/>
                      <w:color w:val="000000" w:themeColor="text1"/>
                      <w:sz w:val="26"/>
                      <w:szCs w:val="26"/>
                    </w:rPr>
                  </w:rPrChange>
                </w:rPr>
                <w:delText>1</w:delText>
              </w:r>
            </w:del>
          </w:p>
        </w:tc>
        <w:tc>
          <w:tcPr>
            <w:tcW w:w="0" w:type="auto"/>
            <w:shd w:val="clear" w:color="auto" w:fill="auto"/>
            <w:vAlign w:val="center"/>
            <w:hideMark/>
          </w:tcPr>
          <w:p w14:paraId="3202E707" w14:textId="1BBA0F85" w:rsidR="00617FD8" w:rsidRPr="00167CE0" w:rsidDel="00B053AF" w:rsidRDefault="00617FD8">
            <w:pPr>
              <w:widowControl w:val="0"/>
              <w:spacing w:before="120" w:after="120"/>
              <w:jc w:val="both"/>
              <w:rPr>
                <w:del w:id="42901" w:author="James Vu" w:date="2024-04-18T23:44:00Z"/>
                <w:i/>
                <w:iCs/>
                <w:color w:val="000000" w:themeColor="text1"/>
                <w:sz w:val="28"/>
                <w:szCs w:val="28"/>
                <w:rPrChange w:id="42902" w:author="James Vu" w:date="2024-04-18T22:33:00Z">
                  <w:rPr>
                    <w:del w:id="42903" w:author="James Vu" w:date="2024-04-18T23:44:00Z"/>
                    <w:i/>
                    <w:iCs/>
                    <w:color w:val="000000" w:themeColor="text1"/>
                    <w:sz w:val="26"/>
                    <w:szCs w:val="26"/>
                  </w:rPr>
                </w:rPrChange>
              </w:rPr>
              <w:pPrChange w:id="42904" w:author="James Vu" w:date="2024-04-18T22:33:00Z">
                <w:pPr>
                  <w:widowControl w:val="0"/>
                  <w:spacing w:before="120" w:after="120"/>
                </w:pPr>
              </w:pPrChange>
            </w:pPr>
            <w:del w:id="42905" w:author="James Vu" w:date="2024-04-18T23:44:00Z">
              <w:r w:rsidRPr="00167CE0" w:rsidDel="00B053AF">
                <w:rPr>
                  <w:i/>
                  <w:iCs/>
                  <w:color w:val="000000" w:themeColor="text1"/>
                  <w:sz w:val="28"/>
                  <w:szCs w:val="28"/>
                  <w:rPrChange w:id="42906" w:author="James Vu" w:date="2024-04-18T22:33:00Z">
                    <w:rPr>
                      <w:i/>
                      <w:iCs/>
                      <w:color w:val="000000" w:themeColor="text1"/>
                      <w:sz w:val="26"/>
                      <w:szCs w:val="26"/>
                    </w:rPr>
                  </w:rPrChange>
                </w:rPr>
                <w:delText> </w:delText>
              </w:r>
            </w:del>
          </w:p>
        </w:tc>
        <w:tc>
          <w:tcPr>
            <w:tcW w:w="0" w:type="auto"/>
            <w:shd w:val="clear" w:color="auto" w:fill="auto"/>
            <w:vAlign w:val="center"/>
            <w:hideMark/>
          </w:tcPr>
          <w:p w14:paraId="3465C8D7" w14:textId="20766888" w:rsidR="00617FD8" w:rsidRPr="00167CE0" w:rsidDel="00B053AF" w:rsidRDefault="00617FD8">
            <w:pPr>
              <w:widowControl w:val="0"/>
              <w:spacing w:before="120" w:after="120"/>
              <w:jc w:val="both"/>
              <w:rPr>
                <w:del w:id="42907" w:author="James Vu" w:date="2024-04-18T23:44:00Z"/>
                <w:i/>
                <w:iCs/>
                <w:color w:val="000000" w:themeColor="text1"/>
                <w:sz w:val="28"/>
                <w:szCs w:val="28"/>
                <w:rPrChange w:id="42908" w:author="James Vu" w:date="2024-04-18T22:33:00Z">
                  <w:rPr>
                    <w:del w:id="42909" w:author="James Vu" w:date="2024-04-18T23:44:00Z"/>
                    <w:i/>
                    <w:iCs/>
                    <w:color w:val="000000" w:themeColor="text1"/>
                    <w:sz w:val="26"/>
                    <w:szCs w:val="26"/>
                  </w:rPr>
                </w:rPrChange>
              </w:rPr>
              <w:pPrChange w:id="42910" w:author="James Vu" w:date="2024-04-18T22:33:00Z">
                <w:pPr>
                  <w:widowControl w:val="0"/>
                  <w:spacing w:before="120" w:after="120"/>
                  <w:jc w:val="center"/>
                </w:pPr>
              </w:pPrChange>
            </w:pPr>
            <w:del w:id="42911" w:author="James Vu" w:date="2024-04-18T23:44:00Z">
              <w:r w:rsidRPr="00167CE0" w:rsidDel="00B053AF">
                <w:rPr>
                  <w:i/>
                  <w:iCs/>
                  <w:color w:val="000000" w:themeColor="text1"/>
                  <w:sz w:val="28"/>
                  <w:szCs w:val="28"/>
                  <w:rPrChange w:id="42912" w:author="James Vu" w:date="2024-04-18T22:33:00Z">
                    <w:rPr>
                      <w:i/>
                      <w:iCs/>
                      <w:color w:val="000000" w:themeColor="text1"/>
                      <w:sz w:val="26"/>
                      <w:szCs w:val="26"/>
                    </w:rPr>
                  </w:rPrChange>
                </w:rPr>
                <w:delText xml:space="preserve">Khảo sát hạng mục phần mềm: Xây dựng hệ thống cổng thông tin dữ liệu ngành nông nghiệp </w:delText>
              </w:r>
            </w:del>
          </w:p>
        </w:tc>
        <w:tc>
          <w:tcPr>
            <w:tcW w:w="0" w:type="auto"/>
            <w:shd w:val="clear" w:color="auto" w:fill="auto"/>
            <w:vAlign w:val="center"/>
            <w:hideMark/>
          </w:tcPr>
          <w:p w14:paraId="3FD6BD04" w14:textId="64120069" w:rsidR="00617FD8" w:rsidRPr="00167CE0" w:rsidDel="00B053AF" w:rsidRDefault="00617FD8">
            <w:pPr>
              <w:widowControl w:val="0"/>
              <w:spacing w:before="120" w:after="120"/>
              <w:jc w:val="both"/>
              <w:rPr>
                <w:del w:id="42913" w:author="James Vu" w:date="2024-04-18T23:44:00Z"/>
                <w:i/>
                <w:iCs/>
                <w:color w:val="000000" w:themeColor="text1"/>
                <w:sz w:val="28"/>
                <w:szCs w:val="28"/>
                <w:rPrChange w:id="42914" w:author="James Vu" w:date="2024-04-18T22:33:00Z">
                  <w:rPr>
                    <w:del w:id="42915" w:author="James Vu" w:date="2024-04-18T23:44:00Z"/>
                    <w:i/>
                    <w:iCs/>
                    <w:color w:val="000000" w:themeColor="text1"/>
                    <w:sz w:val="26"/>
                    <w:szCs w:val="26"/>
                  </w:rPr>
                </w:rPrChange>
              </w:rPr>
              <w:pPrChange w:id="42916" w:author="James Vu" w:date="2024-04-18T22:33:00Z">
                <w:pPr>
                  <w:widowControl w:val="0"/>
                  <w:spacing w:before="120" w:after="120"/>
                  <w:jc w:val="center"/>
                </w:pPr>
              </w:pPrChange>
            </w:pPr>
            <w:del w:id="42917" w:author="James Vu" w:date="2024-04-18T23:44:00Z">
              <w:r w:rsidRPr="00167CE0" w:rsidDel="00B053AF">
                <w:rPr>
                  <w:i/>
                  <w:iCs/>
                  <w:color w:val="000000" w:themeColor="text1"/>
                  <w:sz w:val="28"/>
                  <w:szCs w:val="28"/>
                  <w:rPrChange w:id="42918" w:author="James Vu" w:date="2024-04-18T22:33:00Z">
                    <w:rPr>
                      <w:i/>
                      <w:iCs/>
                      <w:color w:val="000000" w:themeColor="text1"/>
                      <w:sz w:val="26"/>
                      <w:szCs w:val="26"/>
                    </w:rPr>
                  </w:rPrChange>
                </w:rPr>
                <w:delText>3</w:delText>
              </w:r>
            </w:del>
          </w:p>
        </w:tc>
        <w:tc>
          <w:tcPr>
            <w:tcW w:w="0" w:type="auto"/>
            <w:shd w:val="clear" w:color="auto" w:fill="auto"/>
            <w:vAlign w:val="center"/>
            <w:hideMark/>
          </w:tcPr>
          <w:p w14:paraId="2C1E2549" w14:textId="12C2C8F5" w:rsidR="00617FD8" w:rsidRPr="00167CE0" w:rsidDel="00B053AF" w:rsidRDefault="00617FD8">
            <w:pPr>
              <w:widowControl w:val="0"/>
              <w:spacing w:before="120" w:after="120"/>
              <w:jc w:val="both"/>
              <w:rPr>
                <w:del w:id="42919" w:author="James Vu" w:date="2024-04-18T23:44:00Z"/>
                <w:i/>
                <w:iCs/>
                <w:color w:val="000000" w:themeColor="text1"/>
                <w:sz w:val="28"/>
                <w:szCs w:val="28"/>
                <w:rPrChange w:id="42920" w:author="James Vu" w:date="2024-04-18T22:33:00Z">
                  <w:rPr>
                    <w:del w:id="42921" w:author="James Vu" w:date="2024-04-18T23:44:00Z"/>
                    <w:i/>
                    <w:iCs/>
                    <w:color w:val="000000" w:themeColor="text1"/>
                    <w:sz w:val="26"/>
                    <w:szCs w:val="26"/>
                  </w:rPr>
                </w:rPrChange>
              </w:rPr>
              <w:pPrChange w:id="42922" w:author="James Vu" w:date="2024-04-18T22:33:00Z">
                <w:pPr>
                  <w:widowControl w:val="0"/>
                  <w:spacing w:before="120" w:after="120"/>
                  <w:jc w:val="center"/>
                </w:pPr>
              </w:pPrChange>
            </w:pPr>
            <w:del w:id="42923" w:author="James Vu" w:date="2024-04-18T23:44:00Z">
              <w:r w:rsidRPr="00167CE0" w:rsidDel="00B053AF">
                <w:rPr>
                  <w:i/>
                  <w:iCs/>
                  <w:color w:val="000000" w:themeColor="text1"/>
                  <w:sz w:val="28"/>
                  <w:szCs w:val="28"/>
                  <w:rPrChange w:id="42924" w:author="James Vu" w:date="2024-04-18T22:33:00Z">
                    <w:rPr>
                      <w:i/>
                      <w:iCs/>
                      <w:color w:val="000000" w:themeColor="text1"/>
                      <w:sz w:val="26"/>
                      <w:szCs w:val="26"/>
                    </w:rPr>
                  </w:rPrChange>
                </w:rPr>
                <w:delText>Người</w:delText>
              </w:r>
            </w:del>
          </w:p>
        </w:tc>
        <w:tc>
          <w:tcPr>
            <w:tcW w:w="0" w:type="auto"/>
            <w:shd w:val="clear" w:color="auto" w:fill="auto"/>
            <w:vAlign w:val="center"/>
            <w:hideMark/>
          </w:tcPr>
          <w:p w14:paraId="1B892B67" w14:textId="14A4B07E" w:rsidR="00617FD8" w:rsidRPr="00167CE0" w:rsidDel="00B053AF" w:rsidRDefault="00617FD8">
            <w:pPr>
              <w:widowControl w:val="0"/>
              <w:spacing w:before="120" w:after="120"/>
              <w:jc w:val="both"/>
              <w:rPr>
                <w:del w:id="42925" w:author="James Vu" w:date="2024-04-18T23:44:00Z"/>
                <w:i/>
                <w:iCs/>
                <w:color w:val="000000" w:themeColor="text1"/>
                <w:sz w:val="28"/>
                <w:szCs w:val="28"/>
                <w:rPrChange w:id="42926" w:author="James Vu" w:date="2024-04-18T22:33:00Z">
                  <w:rPr>
                    <w:del w:id="42927" w:author="James Vu" w:date="2024-04-18T23:44:00Z"/>
                    <w:i/>
                    <w:iCs/>
                    <w:color w:val="000000" w:themeColor="text1"/>
                    <w:sz w:val="26"/>
                    <w:szCs w:val="26"/>
                  </w:rPr>
                </w:rPrChange>
              </w:rPr>
              <w:pPrChange w:id="42928" w:author="James Vu" w:date="2024-04-18T22:33:00Z">
                <w:pPr>
                  <w:widowControl w:val="0"/>
                  <w:spacing w:before="120" w:after="120"/>
                  <w:jc w:val="right"/>
                </w:pPr>
              </w:pPrChange>
            </w:pPr>
            <w:del w:id="42929" w:author="James Vu" w:date="2024-04-18T23:44:00Z">
              <w:r w:rsidRPr="00167CE0" w:rsidDel="00B053AF">
                <w:rPr>
                  <w:i/>
                  <w:iCs/>
                  <w:color w:val="000000" w:themeColor="text1"/>
                  <w:sz w:val="28"/>
                  <w:szCs w:val="28"/>
                  <w:rPrChange w:id="42930" w:author="James Vu" w:date="2024-04-18T22:33:00Z">
                    <w:rPr>
                      <w:i/>
                      <w:iCs/>
                      <w:color w:val="000000" w:themeColor="text1"/>
                      <w:sz w:val="26"/>
                      <w:szCs w:val="26"/>
                    </w:rPr>
                  </w:rPrChange>
                </w:rPr>
                <w:delText>391.690</w:delText>
              </w:r>
            </w:del>
          </w:p>
        </w:tc>
        <w:tc>
          <w:tcPr>
            <w:tcW w:w="0" w:type="auto"/>
            <w:shd w:val="clear" w:color="auto" w:fill="auto"/>
            <w:vAlign w:val="center"/>
            <w:hideMark/>
          </w:tcPr>
          <w:p w14:paraId="7852C5A3" w14:textId="43D1588E" w:rsidR="00617FD8" w:rsidRPr="00167CE0" w:rsidDel="00B053AF" w:rsidRDefault="00617FD8">
            <w:pPr>
              <w:widowControl w:val="0"/>
              <w:spacing w:before="120" w:after="120"/>
              <w:jc w:val="both"/>
              <w:rPr>
                <w:del w:id="42931" w:author="James Vu" w:date="2024-04-18T23:44:00Z"/>
                <w:i/>
                <w:iCs/>
                <w:color w:val="000000" w:themeColor="text1"/>
                <w:sz w:val="28"/>
                <w:szCs w:val="28"/>
                <w:rPrChange w:id="42932" w:author="James Vu" w:date="2024-04-18T22:33:00Z">
                  <w:rPr>
                    <w:del w:id="42933" w:author="James Vu" w:date="2024-04-18T23:44:00Z"/>
                    <w:i/>
                    <w:iCs/>
                    <w:color w:val="000000" w:themeColor="text1"/>
                    <w:sz w:val="26"/>
                    <w:szCs w:val="26"/>
                  </w:rPr>
                </w:rPrChange>
              </w:rPr>
              <w:pPrChange w:id="42934" w:author="James Vu" w:date="2024-04-18T22:33:00Z">
                <w:pPr>
                  <w:widowControl w:val="0"/>
                  <w:spacing w:before="120" w:after="120"/>
                  <w:jc w:val="center"/>
                </w:pPr>
              </w:pPrChange>
            </w:pPr>
            <w:del w:id="42935" w:author="James Vu" w:date="2024-04-18T23:44:00Z">
              <w:r w:rsidRPr="00167CE0" w:rsidDel="00B053AF">
                <w:rPr>
                  <w:i/>
                  <w:iCs/>
                  <w:color w:val="000000" w:themeColor="text1"/>
                  <w:sz w:val="28"/>
                  <w:szCs w:val="28"/>
                  <w:rPrChange w:id="42936" w:author="James Vu" w:date="2024-04-18T22:33:00Z">
                    <w:rPr>
                      <w:i/>
                      <w:iCs/>
                      <w:color w:val="000000" w:themeColor="text1"/>
                      <w:sz w:val="26"/>
                      <w:szCs w:val="26"/>
                    </w:rPr>
                  </w:rPrChange>
                </w:rPr>
                <w:delText>3</w:delText>
              </w:r>
            </w:del>
          </w:p>
        </w:tc>
        <w:tc>
          <w:tcPr>
            <w:tcW w:w="0" w:type="auto"/>
            <w:shd w:val="clear" w:color="auto" w:fill="auto"/>
            <w:vAlign w:val="center"/>
            <w:hideMark/>
          </w:tcPr>
          <w:p w14:paraId="1A74F966" w14:textId="7E51AA29" w:rsidR="00617FD8" w:rsidRPr="00167CE0" w:rsidDel="00B053AF" w:rsidRDefault="00617FD8">
            <w:pPr>
              <w:widowControl w:val="0"/>
              <w:spacing w:before="120" w:after="120"/>
              <w:jc w:val="both"/>
              <w:rPr>
                <w:del w:id="42937" w:author="James Vu" w:date="2024-04-18T23:44:00Z"/>
                <w:i/>
                <w:iCs/>
                <w:color w:val="000000" w:themeColor="text1"/>
                <w:sz w:val="28"/>
                <w:szCs w:val="28"/>
                <w:rPrChange w:id="42938" w:author="James Vu" w:date="2024-04-18T22:33:00Z">
                  <w:rPr>
                    <w:del w:id="42939" w:author="James Vu" w:date="2024-04-18T23:44:00Z"/>
                    <w:i/>
                    <w:iCs/>
                    <w:color w:val="000000" w:themeColor="text1"/>
                    <w:sz w:val="26"/>
                    <w:szCs w:val="26"/>
                  </w:rPr>
                </w:rPrChange>
              </w:rPr>
              <w:pPrChange w:id="42940" w:author="James Vu" w:date="2024-04-18T22:33:00Z">
                <w:pPr>
                  <w:widowControl w:val="0"/>
                  <w:spacing w:before="120" w:after="120"/>
                  <w:jc w:val="right"/>
                </w:pPr>
              </w:pPrChange>
            </w:pPr>
            <w:del w:id="42941" w:author="James Vu" w:date="2024-04-18T23:44:00Z">
              <w:r w:rsidRPr="00167CE0" w:rsidDel="00B053AF">
                <w:rPr>
                  <w:i/>
                  <w:iCs/>
                  <w:color w:val="000000" w:themeColor="text1"/>
                  <w:sz w:val="28"/>
                  <w:szCs w:val="28"/>
                  <w:rPrChange w:id="42942" w:author="James Vu" w:date="2024-04-18T22:33:00Z">
                    <w:rPr>
                      <w:i/>
                      <w:iCs/>
                      <w:color w:val="000000" w:themeColor="text1"/>
                      <w:sz w:val="26"/>
                      <w:szCs w:val="26"/>
                    </w:rPr>
                  </w:rPrChange>
                </w:rPr>
                <w:delText>3.525.213</w:delText>
              </w:r>
            </w:del>
          </w:p>
        </w:tc>
        <w:tc>
          <w:tcPr>
            <w:tcW w:w="0" w:type="auto"/>
            <w:vMerge/>
            <w:vAlign w:val="center"/>
            <w:hideMark/>
          </w:tcPr>
          <w:p w14:paraId="14908936" w14:textId="1DF9E527" w:rsidR="00617FD8" w:rsidRPr="00167CE0" w:rsidDel="00B053AF" w:rsidRDefault="00617FD8">
            <w:pPr>
              <w:widowControl w:val="0"/>
              <w:spacing w:before="120" w:after="120"/>
              <w:jc w:val="both"/>
              <w:rPr>
                <w:del w:id="42943" w:author="James Vu" w:date="2024-04-18T23:44:00Z"/>
                <w:i/>
                <w:iCs/>
                <w:color w:val="000000" w:themeColor="text1"/>
                <w:sz w:val="28"/>
                <w:szCs w:val="28"/>
                <w:rPrChange w:id="42944" w:author="James Vu" w:date="2024-04-18T22:33:00Z">
                  <w:rPr>
                    <w:del w:id="42945" w:author="James Vu" w:date="2024-04-18T23:44:00Z"/>
                    <w:i/>
                    <w:iCs/>
                    <w:color w:val="000000" w:themeColor="text1"/>
                    <w:sz w:val="26"/>
                    <w:szCs w:val="26"/>
                  </w:rPr>
                </w:rPrChange>
              </w:rPr>
              <w:pPrChange w:id="42946" w:author="James Vu" w:date="2024-04-18T22:33:00Z">
                <w:pPr>
                  <w:widowControl w:val="0"/>
                  <w:spacing w:before="120" w:after="120"/>
                </w:pPr>
              </w:pPrChange>
            </w:pPr>
          </w:p>
        </w:tc>
      </w:tr>
      <w:tr w:rsidR="00A079F8" w:rsidRPr="00167CE0" w:rsidDel="00B053AF" w14:paraId="7C8BBA13" w14:textId="7C7226D8" w:rsidTr="00617FD8">
        <w:trPr>
          <w:del w:id="42947" w:author="James Vu" w:date="2024-04-18T23:44:00Z"/>
        </w:trPr>
        <w:tc>
          <w:tcPr>
            <w:tcW w:w="0" w:type="auto"/>
            <w:shd w:val="clear" w:color="auto" w:fill="auto"/>
            <w:vAlign w:val="center"/>
            <w:hideMark/>
          </w:tcPr>
          <w:p w14:paraId="1A71CE1B" w14:textId="66BB8BB5" w:rsidR="00617FD8" w:rsidRPr="00167CE0" w:rsidDel="00B053AF" w:rsidRDefault="00617FD8">
            <w:pPr>
              <w:widowControl w:val="0"/>
              <w:spacing w:before="120" w:after="120"/>
              <w:jc w:val="both"/>
              <w:rPr>
                <w:del w:id="42948" w:author="James Vu" w:date="2024-04-18T23:44:00Z"/>
                <w:i/>
                <w:iCs/>
                <w:color w:val="000000" w:themeColor="text1"/>
                <w:sz w:val="28"/>
                <w:szCs w:val="28"/>
                <w:rPrChange w:id="42949" w:author="James Vu" w:date="2024-04-18T22:33:00Z">
                  <w:rPr>
                    <w:del w:id="42950" w:author="James Vu" w:date="2024-04-18T23:44:00Z"/>
                    <w:i/>
                    <w:iCs/>
                    <w:color w:val="000000" w:themeColor="text1"/>
                    <w:sz w:val="26"/>
                    <w:szCs w:val="26"/>
                  </w:rPr>
                </w:rPrChange>
              </w:rPr>
              <w:pPrChange w:id="42951" w:author="James Vu" w:date="2024-04-18T22:33:00Z">
                <w:pPr>
                  <w:widowControl w:val="0"/>
                  <w:spacing w:before="120" w:after="120"/>
                  <w:jc w:val="center"/>
                </w:pPr>
              </w:pPrChange>
            </w:pPr>
            <w:del w:id="42952" w:author="James Vu" w:date="2024-04-18T23:44:00Z">
              <w:r w:rsidRPr="00167CE0" w:rsidDel="00B053AF">
                <w:rPr>
                  <w:i/>
                  <w:iCs/>
                  <w:color w:val="000000" w:themeColor="text1"/>
                  <w:sz w:val="28"/>
                  <w:szCs w:val="28"/>
                  <w:rPrChange w:id="42953" w:author="James Vu" w:date="2024-04-18T22:33:00Z">
                    <w:rPr>
                      <w:i/>
                      <w:iCs/>
                      <w:color w:val="000000" w:themeColor="text1"/>
                      <w:sz w:val="26"/>
                      <w:szCs w:val="26"/>
                    </w:rPr>
                  </w:rPrChange>
                </w:rPr>
                <w:delText>2</w:delText>
              </w:r>
            </w:del>
          </w:p>
        </w:tc>
        <w:tc>
          <w:tcPr>
            <w:tcW w:w="0" w:type="auto"/>
            <w:shd w:val="clear" w:color="auto" w:fill="auto"/>
            <w:vAlign w:val="center"/>
            <w:hideMark/>
          </w:tcPr>
          <w:p w14:paraId="1AFCB355" w14:textId="3BA94EF4" w:rsidR="00617FD8" w:rsidRPr="00167CE0" w:rsidDel="00B053AF" w:rsidRDefault="00617FD8">
            <w:pPr>
              <w:widowControl w:val="0"/>
              <w:spacing w:before="120" w:after="120"/>
              <w:jc w:val="both"/>
              <w:rPr>
                <w:del w:id="42954" w:author="James Vu" w:date="2024-04-18T23:44:00Z"/>
                <w:i/>
                <w:iCs/>
                <w:color w:val="000000" w:themeColor="text1"/>
                <w:sz w:val="28"/>
                <w:szCs w:val="28"/>
                <w:rPrChange w:id="42955" w:author="James Vu" w:date="2024-04-18T22:33:00Z">
                  <w:rPr>
                    <w:del w:id="42956" w:author="James Vu" w:date="2024-04-18T23:44:00Z"/>
                    <w:i/>
                    <w:iCs/>
                    <w:color w:val="000000" w:themeColor="text1"/>
                    <w:sz w:val="26"/>
                    <w:szCs w:val="26"/>
                  </w:rPr>
                </w:rPrChange>
              </w:rPr>
              <w:pPrChange w:id="42957" w:author="James Vu" w:date="2024-04-18T22:33:00Z">
                <w:pPr>
                  <w:widowControl w:val="0"/>
                  <w:spacing w:before="120" w:after="120"/>
                </w:pPr>
              </w:pPrChange>
            </w:pPr>
            <w:del w:id="42958" w:author="James Vu" w:date="2024-04-18T23:44:00Z">
              <w:r w:rsidRPr="00167CE0" w:rsidDel="00B053AF">
                <w:rPr>
                  <w:i/>
                  <w:iCs/>
                  <w:color w:val="000000" w:themeColor="text1"/>
                  <w:sz w:val="28"/>
                  <w:szCs w:val="28"/>
                  <w:rPrChange w:id="42959" w:author="James Vu" w:date="2024-04-18T22:33:00Z">
                    <w:rPr>
                      <w:i/>
                      <w:iCs/>
                      <w:color w:val="000000" w:themeColor="text1"/>
                      <w:sz w:val="26"/>
                      <w:szCs w:val="26"/>
                    </w:rPr>
                  </w:rPrChange>
                </w:rPr>
                <w:delText> </w:delText>
              </w:r>
            </w:del>
          </w:p>
        </w:tc>
        <w:tc>
          <w:tcPr>
            <w:tcW w:w="0" w:type="auto"/>
            <w:shd w:val="clear" w:color="auto" w:fill="auto"/>
            <w:vAlign w:val="center"/>
            <w:hideMark/>
          </w:tcPr>
          <w:p w14:paraId="6B788F54" w14:textId="56BE099C" w:rsidR="00617FD8" w:rsidRPr="00167CE0" w:rsidDel="00B053AF" w:rsidRDefault="00617FD8">
            <w:pPr>
              <w:widowControl w:val="0"/>
              <w:spacing w:before="120" w:after="120"/>
              <w:jc w:val="both"/>
              <w:rPr>
                <w:del w:id="42960" w:author="James Vu" w:date="2024-04-18T23:44:00Z"/>
                <w:i/>
                <w:iCs/>
                <w:color w:val="000000" w:themeColor="text1"/>
                <w:sz w:val="28"/>
                <w:szCs w:val="28"/>
                <w:rPrChange w:id="42961" w:author="James Vu" w:date="2024-04-18T22:33:00Z">
                  <w:rPr>
                    <w:del w:id="42962" w:author="James Vu" w:date="2024-04-18T23:44:00Z"/>
                    <w:i/>
                    <w:iCs/>
                    <w:color w:val="000000" w:themeColor="text1"/>
                    <w:sz w:val="26"/>
                    <w:szCs w:val="26"/>
                  </w:rPr>
                </w:rPrChange>
              </w:rPr>
              <w:pPrChange w:id="42963" w:author="James Vu" w:date="2024-04-18T22:33:00Z">
                <w:pPr>
                  <w:widowControl w:val="0"/>
                  <w:spacing w:before="120" w:after="120"/>
                  <w:jc w:val="center"/>
                </w:pPr>
              </w:pPrChange>
            </w:pPr>
            <w:del w:id="42964" w:author="James Vu" w:date="2024-04-18T23:44:00Z">
              <w:r w:rsidRPr="00167CE0" w:rsidDel="00B053AF">
                <w:rPr>
                  <w:i/>
                  <w:iCs/>
                  <w:color w:val="000000" w:themeColor="text1"/>
                  <w:sz w:val="28"/>
                  <w:szCs w:val="28"/>
                  <w:rPrChange w:id="42965" w:author="James Vu" w:date="2024-04-18T22:33:00Z">
                    <w:rPr>
                      <w:i/>
                      <w:iCs/>
                      <w:color w:val="000000" w:themeColor="text1"/>
                      <w:sz w:val="26"/>
                      <w:szCs w:val="26"/>
                    </w:rPr>
                  </w:rPrChange>
                </w:rPr>
                <w:delText>Khảo sát hạng mục phần mềm: Phần mềm quản lý, cập nhật CSDL bao gồm CSDL dùng chung và CSDL chuyên ngành các lĩnh vực của ngành</w:delText>
              </w:r>
            </w:del>
          </w:p>
        </w:tc>
        <w:tc>
          <w:tcPr>
            <w:tcW w:w="0" w:type="auto"/>
            <w:shd w:val="clear" w:color="auto" w:fill="auto"/>
            <w:vAlign w:val="center"/>
            <w:hideMark/>
          </w:tcPr>
          <w:p w14:paraId="0B1F865A" w14:textId="78382551" w:rsidR="00617FD8" w:rsidRPr="00167CE0" w:rsidDel="00B053AF" w:rsidRDefault="00617FD8">
            <w:pPr>
              <w:widowControl w:val="0"/>
              <w:spacing w:before="120" w:after="120"/>
              <w:jc w:val="both"/>
              <w:rPr>
                <w:del w:id="42966" w:author="James Vu" w:date="2024-04-18T23:44:00Z"/>
                <w:i/>
                <w:iCs/>
                <w:color w:val="000000" w:themeColor="text1"/>
                <w:sz w:val="28"/>
                <w:szCs w:val="28"/>
                <w:rPrChange w:id="42967" w:author="James Vu" w:date="2024-04-18T22:33:00Z">
                  <w:rPr>
                    <w:del w:id="42968" w:author="James Vu" w:date="2024-04-18T23:44:00Z"/>
                    <w:i/>
                    <w:iCs/>
                    <w:color w:val="000000" w:themeColor="text1"/>
                    <w:sz w:val="26"/>
                    <w:szCs w:val="26"/>
                  </w:rPr>
                </w:rPrChange>
              </w:rPr>
              <w:pPrChange w:id="42969" w:author="James Vu" w:date="2024-04-18T22:33:00Z">
                <w:pPr>
                  <w:widowControl w:val="0"/>
                  <w:spacing w:before="120" w:after="120"/>
                  <w:jc w:val="center"/>
                </w:pPr>
              </w:pPrChange>
            </w:pPr>
            <w:del w:id="42970" w:author="James Vu" w:date="2024-04-18T23:44:00Z">
              <w:r w:rsidRPr="00167CE0" w:rsidDel="00B053AF">
                <w:rPr>
                  <w:i/>
                  <w:iCs/>
                  <w:color w:val="000000" w:themeColor="text1"/>
                  <w:sz w:val="28"/>
                  <w:szCs w:val="28"/>
                  <w:rPrChange w:id="42971" w:author="James Vu" w:date="2024-04-18T22:33:00Z">
                    <w:rPr>
                      <w:i/>
                      <w:iCs/>
                      <w:color w:val="000000" w:themeColor="text1"/>
                      <w:sz w:val="26"/>
                      <w:szCs w:val="26"/>
                    </w:rPr>
                  </w:rPrChange>
                </w:rPr>
                <w:delText>3</w:delText>
              </w:r>
            </w:del>
          </w:p>
        </w:tc>
        <w:tc>
          <w:tcPr>
            <w:tcW w:w="0" w:type="auto"/>
            <w:shd w:val="clear" w:color="auto" w:fill="auto"/>
            <w:vAlign w:val="center"/>
            <w:hideMark/>
          </w:tcPr>
          <w:p w14:paraId="5371CF7C" w14:textId="20631BB9" w:rsidR="00617FD8" w:rsidRPr="00167CE0" w:rsidDel="00B053AF" w:rsidRDefault="00617FD8">
            <w:pPr>
              <w:widowControl w:val="0"/>
              <w:spacing w:before="120" w:after="120"/>
              <w:jc w:val="both"/>
              <w:rPr>
                <w:del w:id="42972" w:author="James Vu" w:date="2024-04-18T23:44:00Z"/>
                <w:i/>
                <w:iCs/>
                <w:color w:val="000000" w:themeColor="text1"/>
                <w:sz w:val="28"/>
                <w:szCs w:val="28"/>
                <w:rPrChange w:id="42973" w:author="James Vu" w:date="2024-04-18T22:33:00Z">
                  <w:rPr>
                    <w:del w:id="42974" w:author="James Vu" w:date="2024-04-18T23:44:00Z"/>
                    <w:i/>
                    <w:iCs/>
                    <w:color w:val="000000" w:themeColor="text1"/>
                    <w:sz w:val="26"/>
                    <w:szCs w:val="26"/>
                  </w:rPr>
                </w:rPrChange>
              </w:rPr>
              <w:pPrChange w:id="42975" w:author="James Vu" w:date="2024-04-18T22:33:00Z">
                <w:pPr>
                  <w:widowControl w:val="0"/>
                  <w:spacing w:before="120" w:after="120"/>
                  <w:jc w:val="center"/>
                </w:pPr>
              </w:pPrChange>
            </w:pPr>
            <w:del w:id="42976" w:author="James Vu" w:date="2024-04-18T23:44:00Z">
              <w:r w:rsidRPr="00167CE0" w:rsidDel="00B053AF">
                <w:rPr>
                  <w:i/>
                  <w:iCs/>
                  <w:color w:val="000000" w:themeColor="text1"/>
                  <w:sz w:val="28"/>
                  <w:szCs w:val="28"/>
                  <w:rPrChange w:id="42977" w:author="James Vu" w:date="2024-04-18T22:33:00Z">
                    <w:rPr>
                      <w:i/>
                      <w:iCs/>
                      <w:color w:val="000000" w:themeColor="text1"/>
                      <w:sz w:val="26"/>
                      <w:szCs w:val="26"/>
                    </w:rPr>
                  </w:rPrChange>
                </w:rPr>
                <w:delText>Người</w:delText>
              </w:r>
            </w:del>
          </w:p>
        </w:tc>
        <w:tc>
          <w:tcPr>
            <w:tcW w:w="0" w:type="auto"/>
            <w:shd w:val="clear" w:color="auto" w:fill="auto"/>
            <w:vAlign w:val="center"/>
            <w:hideMark/>
          </w:tcPr>
          <w:p w14:paraId="5031A901" w14:textId="3A1B7207" w:rsidR="00617FD8" w:rsidRPr="00167CE0" w:rsidDel="00B053AF" w:rsidRDefault="00617FD8">
            <w:pPr>
              <w:widowControl w:val="0"/>
              <w:spacing w:before="120" w:after="120"/>
              <w:jc w:val="both"/>
              <w:rPr>
                <w:del w:id="42978" w:author="James Vu" w:date="2024-04-18T23:44:00Z"/>
                <w:i/>
                <w:iCs/>
                <w:color w:val="000000" w:themeColor="text1"/>
                <w:sz w:val="28"/>
                <w:szCs w:val="28"/>
                <w:rPrChange w:id="42979" w:author="James Vu" w:date="2024-04-18T22:33:00Z">
                  <w:rPr>
                    <w:del w:id="42980" w:author="James Vu" w:date="2024-04-18T23:44:00Z"/>
                    <w:i/>
                    <w:iCs/>
                    <w:color w:val="000000" w:themeColor="text1"/>
                    <w:sz w:val="26"/>
                    <w:szCs w:val="26"/>
                  </w:rPr>
                </w:rPrChange>
              </w:rPr>
              <w:pPrChange w:id="42981" w:author="James Vu" w:date="2024-04-18T22:33:00Z">
                <w:pPr>
                  <w:widowControl w:val="0"/>
                  <w:spacing w:before="120" w:after="120"/>
                  <w:jc w:val="right"/>
                </w:pPr>
              </w:pPrChange>
            </w:pPr>
            <w:del w:id="42982" w:author="James Vu" w:date="2024-04-18T23:44:00Z">
              <w:r w:rsidRPr="00167CE0" w:rsidDel="00B053AF">
                <w:rPr>
                  <w:i/>
                  <w:iCs/>
                  <w:color w:val="000000" w:themeColor="text1"/>
                  <w:sz w:val="28"/>
                  <w:szCs w:val="28"/>
                  <w:rPrChange w:id="42983" w:author="James Vu" w:date="2024-04-18T22:33:00Z">
                    <w:rPr>
                      <w:i/>
                      <w:iCs/>
                      <w:color w:val="000000" w:themeColor="text1"/>
                      <w:sz w:val="26"/>
                      <w:szCs w:val="26"/>
                    </w:rPr>
                  </w:rPrChange>
                </w:rPr>
                <w:delText>391.690</w:delText>
              </w:r>
            </w:del>
          </w:p>
        </w:tc>
        <w:tc>
          <w:tcPr>
            <w:tcW w:w="0" w:type="auto"/>
            <w:shd w:val="clear" w:color="auto" w:fill="auto"/>
            <w:vAlign w:val="center"/>
            <w:hideMark/>
          </w:tcPr>
          <w:p w14:paraId="1C2D66DA" w14:textId="6D988D13" w:rsidR="00617FD8" w:rsidRPr="00167CE0" w:rsidDel="00B053AF" w:rsidRDefault="00617FD8">
            <w:pPr>
              <w:widowControl w:val="0"/>
              <w:spacing w:before="120" w:after="120"/>
              <w:jc w:val="both"/>
              <w:rPr>
                <w:del w:id="42984" w:author="James Vu" w:date="2024-04-18T23:44:00Z"/>
                <w:i/>
                <w:iCs/>
                <w:color w:val="000000" w:themeColor="text1"/>
                <w:sz w:val="28"/>
                <w:szCs w:val="28"/>
                <w:rPrChange w:id="42985" w:author="James Vu" w:date="2024-04-18T22:33:00Z">
                  <w:rPr>
                    <w:del w:id="42986" w:author="James Vu" w:date="2024-04-18T23:44:00Z"/>
                    <w:i/>
                    <w:iCs/>
                    <w:color w:val="000000" w:themeColor="text1"/>
                    <w:sz w:val="26"/>
                    <w:szCs w:val="26"/>
                  </w:rPr>
                </w:rPrChange>
              </w:rPr>
              <w:pPrChange w:id="42987" w:author="James Vu" w:date="2024-04-18T22:33:00Z">
                <w:pPr>
                  <w:widowControl w:val="0"/>
                  <w:spacing w:before="120" w:after="120"/>
                  <w:jc w:val="center"/>
                </w:pPr>
              </w:pPrChange>
            </w:pPr>
            <w:del w:id="42988" w:author="James Vu" w:date="2024-04-18T23:44:00Z">
              <w:r w:rsidRPr="00167CE0" w:rsidDel="00B053AF">
                <w:rPr>
                  <w:i/>
                  <w:iCs/>
                  <w:color w:val="000000" w:themeColor="text1"/>
                  <w:sz w:val="28"/>
                  <w:szCs w:val="28"/>
                  <w:rPrChange w:id="42989" w:author="James Vu" w:date="2024-04-18T22:33:00Z">
                    <w:rPr>
                      <w:i/>
                      <w:iCs/>
                      <w:color w:val="000000" w:themeColor="text1"/>
                      <w:sz w:val="26"/>
                      <w:szCs w:val="26"/>
                    </w:rPr>
                  </w:rPrChange>
                </w:rPr>
                <w:delText>3</w:delText>
              </w:r>
            </w:del>
          </w:p>
        </w:tc>
        <w:tc>
          <w:tcPr>
            <w:tcW w:w="0" w:type="auto"/>
            <w:shd w:val="clear" w:color="auto" w:fill="auto"/>
            <w:vAlign w:val="center"/>
            <w:hideMark/>
          </w:tcPr>
          <w:p w14:paraId="14CF8AB8" w14:textId="2A6401EC" w:rsidR="00617FD8" w:rsidRPr="00167CE0" w:rsidDel="00B053AF" w:rsidRDefault="00617FD8">
            <w:pPr>
              <w:widowControl w:val="0"/>
              <w:spacing w:before="120" w:after="120"/>
              <w:jc w:val="both"/>
              <w:rPr>
                <w:del w:id="42990" w:author="James Vu" w:date="2024-04-18T23:44:00Z"/>
                <w:i/>
                <w:iCs/>
                <w:color w:val="000000" w:themeColor="text1"/>
                <w:sz w:val="28"/>
                <w:szCs w:val="28"/>
                <w:rPrChange w:id="42991" w:author="James Vu" w:date="2024-04-18T22:33:00Z">
                  <w:rPr>
                    <w:del w:id="42992" w:author="James Vu" w:date="2024-04-18T23:44:00Z"/>
                    <w:i/>
                    <w:iCs/>
                    <w:color w:val="000000" w:themeColor="text1"/>
                    <w:sz w:val="26"/>
                    <w:szCs w:val="26"/>
                  </w:rPr>
                </w:rPrChange>
              </w:rPr>
              <w:pPrChange w:id="42993" w:author="James Vu" w:date="2024-04-18T22:33:00Z">
                <w:pPr>
                  <w:widowControl w:val="0"/>
                  <w:spacing w:before="120" w:after="120"/>
                  <w:jc w:val="right"/>
                </w:pPr>
              </w:pPrChange>
            </w:pPr>
            <w:del w:id="42994" w:author="James Vu" w:date="2024-04-18T23:44:00Z">
              <w:r w:rsidRPr="00167CE0" w:rsidDel="00B053AF">
                <w:rPr>
                  <w:i/>
                  <w:iCs/>
                  <w:color w:val="000000" w:themeColor="text1"/>
                  <w:sz w:val="28"/>
                  <w:szCs w:val="28"/>
                  <w:rPrChange w:id="42995" w:author="James Vu" w:date="2024-04-18T22:33:00Z">
                    <w:rPr>
                      <w:i/>
                      <w:iCs/>
                      <w:color w:val="000000" w:themeColor="text1"/>
                      <w:sz w:val="26"/>
                      <w:szCs w:val="26"/>
                    </w:rPr>
                  </w:rPrChange>
                </w:rPr>
                <w:delText>3.525.213</w:delText>
              </w:r>
            </w:del>
          </w:p>
        </w:tc>
        <w:tc>
          <w:tcPr>
            <w:tcW w:w="0" w:type="auto"/>
            <w:vMerge/>
            <w:vAlign w:val="center"/>
            <w:hideMark/>
          </w:tcPr>
          <w:p w14:paraId="7909804B" w14:textId="59AA7C5F" w:rsidR="00617FD8" w:rsidRPr="00167CE0" w:rsidDel="00B053AF" w:rsidRDefault="00617FD8">
            <w:pPr>
              <w:widowControl w:val="0"/>
              <w:spacing w:before="120" w:after="120"/>
              <w:jc w:val="both"/>
              <w:rPr>
                <w:del w:id="42996" w:author="James Vu" w:date="2024-04-18T23:44:00Z"/>
                <w:i/>
                <w:iCs/>
                <w:color w:val="000000" w:themeColor="text1"/>
                <w:sz w:val="28"/>
                <w:szCs w:val="28"/>
                <w:rPrChange w:id="42997" w:author="James Vu" w:date="2024-04-18T22:33:00Z">
                  <w:rPr>
                    <w:del w:id="42998" w:author="James Vu" w:date="2024-04-18T23:44:00Z"/>
                    <w:i/>
                    <w:iCs/>
                    <w:color w:val="000000" w:themeColor="text1"/>
                    <w:sz w:val="26"/>
                    <w:szCs w:val="26"/>
                  </w:rPr>
                </w:rPrChange>
              </w:rPr>
              <w:pPrChange w:id="42999" w:author="James Vu" w:date="2024-04-18T22:33:00Z">
                <w:pPr>
                  <w:widowControl w:val="0"/>
                  <w:spacing w:before="120" w:after="120"/>
                </w:pPr>
              </w:pPrChange>
            </w:pPr>
          </w:p>
        </w:tc>
      </w:tr>
      <w:tr w:rsidR="00A079F8" w:rsidRPr="00167CE0" w:rsidDel="00B053AF" w14:paraId="2ECBB009" w14:textId="19CCF23E" w:rsidTr="00617FD8">
        <w:trPr>
          <w:del w:id="43000" w:author="James Vu" w:date="2024-04-18T23:44:00Z"/>
        </w:trPr>
        <w:tc>
          <w:tcPr>
            <w:tcW w:w="0" w:type="auto"/>
            <w:shd w:val="clear" w:color="auto" w:fill="auto"/>
            <w:vAlign w:val="center"/>
            <w:hideMark/>
          </w:tcPr>
          <w:p w14:paraId="176E5C6C" w14:textId="0A74C8FB" w:rsidR="00617FD8" w:rsidRPr="00167CE0" w:rsidDel="00B053AF" w:rsidRDefault="00617FD8">
            <w:pPr>
              <w:widowControl w:val="0"/>
              <w:spacing w:before="120" w:after="120"/>
              <w:jc w:val="both"/>
              <w:rPr>
                <w:del w:id="43001" w:author="James Vu" w:date="2024-04-18T23:44:00Z"/>
                <w:i/>
                <w:iCs/>
                <w:color w:val="000000" w:themeColor="text1"/>
                <w:sz w:val="28"/>
                <w:szCs w:val="28"/>
                <w:rPrChange w:id="43002" w:author="James Vu" w:date="2024-04-18T22:33:00Z">
                  <w:rPr>
                    <w:del w:id="43003" w:author="James Vu" w:date="2024-04-18T23:44:00Z"/>
                    <w:i/>
                    <w:iCs/>
                    <w:color w:val="000000" w:themeColor="text1"/>
                    <w:sz w:val="26"/>
                    <w:szCs w:val="26"/>
                  </w:rPr>
                </w:rPrChange>
              </w:rPr>
              <w:pPrChange w:id="43004" w:author="James Vu" w:date="2024-04-18T22:33:00Z">
                <w:pPr>
                  <w:widowControl w:val="0"/>
                  <w:spacing w:before="120" w:after="120"/>
                  <w:jc w:val="center"/>
                </w:pPr>
              </w:pPrChange>
            </w:pPr>
            <w:del w:id="43005" w:author="James Vu" w:date="2024-04-18T23:44:00Z">
              <w:r w:rsidRPr="00167CE0" w:rsidDel="00B053AF">
                <w:rPr>
                  <w:i/>
                  <w:iCs/>
                  <w:color w:val="000000" w:themeColor="text1"/>
                  <w:sz w:val="28"/>
                  <w:szCs w:val="28"/>
                  <w:rPrChange w:id="43006" w:author="James Vu" w:date="2024-04-18T22:33:00Z">
                    <w:rPr>
                      <w:i/>
                      <w:iCs/>
                      <w:color w:val="000000" w:themeColor="text1"/>
                      <w:sz w:val="26"/>
                      <w:szCs w:val="26"/>
                    </w:rPr>
                  </w:rPrChange>
                </w:rPr>
                <w:delText>3</w:delText>
              </w:r>
            </w:del>
          </w:p>
        </w:tc>
        <w:tc>
          <w:tcPr>
            <w:tcW w:w="0" w:type="auto"/>
            <w:shd w:val="clear" w:color="auto" w:fill="auto"/>
            <w:vAlign w:val="center"/>
            <w:hideMark/>
          </w:tcPr>
          <w:p w14:paraId="7FDC55E6" w14:textId="1B470A51" w:rsidR="00617FD8" w:rsidRPr="00167CE0" w:rsidDel="00B053AF" w:rsidRDefault="00617FD8">
            <w:pPr>
              <w:widowControl w:val="0"/>
              <w:spacing w:before="120" w:after="120"/>
              <w:jc w:val="both"/>
              <w:rPr>
                <w:del w:id="43007" w:author="James Vu" w:date="2024-04-18T23:44:00Z"/>
                <w:i/>
                <w:iCs/>
                <w:color w:val="000000" w:themeColor="text1"/>
                <w:sz w:val="28"/>
                <w:szCs w:val="28"/>
                <w:rPrChange w:id="43008" w:author="James Vu" w:date="2024-04-18T22:33:00Z">
                  <w:rPr>
                    <w:del w:id="43009" w:author="James Vu" w:date="2024-04-18T23:44:00Z"/>
                    <w:i/>
                    <w:iCs/>
                    <w:color w:val="000000" w:themeColor="text1"/>
                    <w:sz w:val="26"/>
                    <w:szCs w:val="26"/>
                  </w:rPr>
                </w:rPrChange>
              </w:rPr>
              <w:pPrChange w:id="43010" w:author="James Vu" w:date="2024-04-18T22:33:00Z">
                <w:pPr>
                  <w:widowControl w:val="0"/>
                  <w:spacing w:before="120" w:after="120"/>
                </w:pPr>
              </w:pPrChange>
            </w:pPr>
            <w:del w:id="43011" w:author="James Vu" w:date="2024-04-18T23:44:00Z">
              <w:r w:rsidRPr="00167CE0" w:rsidDel="00B053AF">
                <w:rPr>
                  <w:i/>
                  <w:iCs/>
                  <w:color w:val="000000" w:themeColor="text1"/>
                  <w:sz w:val="28"/>
                  <w:szCs w:val="28"/>
                  <w:rPrChange w:id="43012" w:author="James Vu" w:date="2024-04-18T22:33:00Z">
                    <w:rPr>
                      <w:i/>
                      <w:iCs/>
                      <w:color w:val="000000" w:themeColor="text1"/>
                      <w:sz w:val="26"/>
                      <w:szCs w:val="26"/>
                    </w:rPr>
                  </w:rPrChange>
                </w:rPr>
                <w:delText> </w:delText>
              </w:r>
            </w:del>
          </w:p>
        </w:tc>
        <w:tc>
          <w:tcPr>
            <w:tcW w:w="0" w:type="auto"/>
            <w:shd w:val="clear" w:color="auto" w:fill="auto"/>
            <w:vAlign w:val="center"/>
            <w:hideMark/>
          </w:tcPr>
          <w:p w14:paraId="42D86160" w14:textId="78808C4D" w:rsidR="00617FD8" w:rsidRPr="00167CE0" w:rsidDel="00B053AF" w:rsidRDefault="00617FD8">
            <w:pPr>
              <w:widowControl w:val="0"/>
              <w:spacing w:before="120" w:after="120"/>
              <w:jc w:val="both"/>
              <w:rPr>
                <w:del w:id="43013" w:author="James Vu" w:date="2024-04-18T23:44:00Z"/>
                <w:i/>
                <w:iCs/>
                <w:color w:val="000000" w:themeColor="text1"/>
                <w:sz w:val="28"/>
                <w:szCs w:val="28"/>
                <w:rPrChange w:id="43014" w:author="James Vu" w:date="2024-04-18T22:33:00Z">
                  <w:rPr>
                    <w:del w:id="43015" w:author="James Vu" w:date="2024-04-18T23:44:00Z"/>
                    <w:i/>
                    <w:iCs/>
                    <w:color w:val="000000" w:themeColor="text1"/>
                    <w:sz w:val="26"/>
                    <w:szCs w:val="26"/>
                  </w:rPr>
                </w:rPrChange>
              </w:rPr>
              <w:pPrChange w:id="43016" w:author="James Vu" w:date="2024-04-18T22:33:00Z">
                <w:pPr>
                  <w:widowControl w:val="0"/>
                  <w:spacing w:before="120" w:after="120"/>
                  <w:jc w:val="center"/>
                </w:pPr>
              </w:pPrChange>
            </w:pPr>
            <w:del w:id="43017" w:author="James Vu" w:date="2024-04-18T23:44:00Z">
              <w:r w:rsidRPr="00167CE0" w:rsidDel="00B053AF">
                <w:rPr>
                  <w:i/>
                  <w:iCs/>
                  <w:color w:val="000000" w:themeColor="text1"/>
                  <w:sz w:val="28"/>
                  <w:szCs w:val="28"/>
                  <w:rPrChange w:id="43018" w:author="James Vu" w:date="2024-04-18T22:33:00Z">
                    <w:rPr>
                      <w:i/>
                      <w:iCs/>
                      <w:color w:val="000000" w:themeColor="text1"/>
                      <w:sz w:val="26"/>
                      <w:szCs w:val="26"/>
                    </w:rPr>
                  </w:rPrChange>
                </w:rPr>
                <w:delText xml:space="preserve">Khảo sát hạng mục phần mềm: Xây dựng phần mềm xử lý nghiệp vụ cho các lĩnh vực của ngành </w:delText>
              </w:r>
            </w:del>
          </w:p>
        </w:tc>
        <w:tc>
          <w:tcPr>
            <w:tcW w:w="0" w:type="auto"/>
            <w:shd w:val="clear" w:color="auto" w:fill="auto"/>
            <w:vAlign w:val="center"/>
            <w:hideMark/>
          </w:tcPr>
          <w:p w14:paraId="021C6D6E" w14:textId="0BDE2AE6" w:rsidR="00617FD8" w:rsidRPr="00167CE0" w:rsidDel="00B053AF" w:rsidRDefault="00617FD8">
            <w:pPr>
              <w:widowControl w:val="0"/>
              <w:spacing w:before="120" w:after="120"/>
              <w:jc w:val="both"/>
              <w:rPr>
                <w:del w:id="43019" w:author="James Vu" w:date="2024-04-18T23:44:00Z"/>
                <w:i/>
                <w:iCs/>
                <w:color w:val="000000" w:themeColor="text1"/>
                <w:sz w:val="28"/>
                <w:szCs w:val="28"/>
                <w:rPrChange w:id="43020" w:author="James Vu" w:date="2024-04-18T22:33:00Z">
                  <w:rPr>
                    <w:del w:id="43021" w:author="James Vu" w:date="2024-04-18T23:44:00Z"/>
                    <w:i/>
                    <w:iCs/>
                    <w:color w:val="000000" w:themeColor="text1"/>
                    <w:sz w:val="26"/>
                    <w:szCs w:val="26"/>
                  </w:rPr>
                </w:rPrChange>
              </w:rPr>
              <w:pPrChange w:id="43022" w:author="James Vu" w:date="2024-04-18T22:33:00Z">
                <w:pPr>
                  <w:widowControl w:val="0"/>
                  <w:spacing w:before="120" w:after="120"/>
                  <w:jc w:val="center"/>
                </w:pPr>
              </w:pPrChange>
            </w:pPr>
            <w:del w:id="43023" w:author="James Vu" w:date="2024-04-18T23:44:00Z">
              <w:r w:rsidRPr="00167CE0" w:rsidDel="00B053AF">
                <w:rPr>
                  <w:i/>
                  <w:iCs/>
                  <w:color w:val="000000" w:themeColor="text1"/>
                  <w:sz w:val="28"/>
                  <w:szCs w:val="28"/>
                  <w:rPrChange w:id="43024" w:author="James Vu" w:date="2024-04-18T22:33:00Z">
                    <w:rPr>
                      <w:i/>
                      <w:iCs/>
                      <w:color w:val="000000" w:themeColor="text1"/>
                      <w:sz w:val="26"/>
                      <w:szCs w:val="26"/>
                    </w:rPr>
                  </w:rPrChange>
                </w:rPr>
                <w:delText>3</w:delText>
              </w:r>
            </w:del>
          </w:p>
        </w:tc>
        <w:tc>
          <w:tcPr>
            <w:tcW w:w="0" w:type="auto"/>
            <w:shd w:val="clear" w:color="auto" w:fill="auto"/>
            <w:vAlign w:val="center"/>
            <w:hideMark/>
          </w:tcPr>
          <w:p w14:paraId="179EC85D" w14:textId="298A8BFE" w:rsidR="00617FD8" w:rsidRPr="00167CE0" w:rsidDel="00B053AF" w:rsidRDefault="00617FD8">
            <w:pPr>
              <w:widowControl w:val="0"/>
              <w:spacing w:before="120" w:after="120"/>
              <w:jc w:val="both"/>
              <w:rPr>
                <w:del w:id="43025" w:author="James Vu" w:date="2024-04-18T23:44:00Z"/>
                <w:i/>
                <w:iCs/>
                <w:color w:val="000000" w:themeColor="text1"/>
                <w:sz w:val="28"/>
                <w:szCs w:val="28"/>
                <w:rPrChange w:id="43026" w:author="James Vu" w:date="2024-04-18T22:33:00Z">
                  <w:rPr>
                    <w:del w:id="43027" w:author="James Vu" w:date="2024-04-18T23:44:00Z"/>
                    <w:i/>
                    <w:iCs/>
                    <w:color w:val="000000" w:themeColor="text1"/>
                    <w:sz w:val="26"/>
                    <w:szCs w:val="26"/>
                  </w:rPr>
                </w:rPrChange>
              </w:rPr>
              <w:pPrChange w:id="43028" w:author="James Vu" w:date="2024-04-18T22:33:00Z">
                <w:pPr>
                  <w:widowControl w:val="0"/>
                  <w:spacing w:before="120" w:after="120"/>
                  <w:jc w:val="center"/>
                </w:pPr>
              </w:pPrChange>
            </w:pPr>
            <w:del w:id="43029" w:author="James Vu" w:date="2024-04-18T23:44:00Z">
              <w:r w:rsidRPr="00167CE0" w:rsidDel="00B053AF">
                <w:rPr>
                  <w:i/>
                  <w:iCs/>
                  <w:color w:val="000000" w:themeColor="text1"/>
                  <w:sz w:val="28"/>
                  <w:szCs w:val="28"/>
                  <w:rPrChange w:id="43030" w:author="James Vu" w:date="2024-04-18T22:33:00Z">
                    <w:rPr>
                      <w:i/>
                      <w:iCs/>
                      <w:color w:val="000000" w:themeColor="text1"/>
                      <w:sz w:val="26"/>
                      <w:szCs w:val="26"/>
                    </w:rPr>
                  </w:rPrChange>
                </w:rPr>
                <w:delText>Người</w:delText>
              </w:r>
            </w:del>
          </w:p>
        </w:tc>
        <w:tc>
          <w:tcPr>
            <w:tcW w:w="0" w:type="auto"/>
            <w:shd w:val="clear" w:color="auto" w:fill="auto"/>
            <w:vAlign w:val="center"/>
            <w:hideMark/>
          </w:tcPr>
          <w:p w14:paraId="4179627E" w14:textId="23203856" w:rsidR="00617FD8" w:rsidRPr="00167CE0" w:rsidDel="00B053AF" w:rsidRDefault="00617FD8">
            <w:pPr>
              <w:widowControl w:val="0"/>
              <w:spacing w:before="120" w:after="120"/>
              <w:jc w:val="both"/>
              <w:rPr>
                <w:del w:id="43031" w:author="James Vu" w:date="2024-04-18T23:44:00Z"/>
                <w:i/>
                <w:iCs/>
                <w:color w:val="000000" w:themeColor="text1"/>
                <w:sz w:val="28"/>
                <w:szCs w:val="28"/>
                <w:rPrChange w:id="43032" w:author="James Vu" w:date="2024-04-18T22:33:00Z">
                  <w:rPr>
                    <w:del w:id="43033" w:author="James Vu" w:date="2024-04-18T23:44:00Z"/>
                    <w:i/>
                    <w:iCs/>
                    <w:color w:val="000000" w:themeColor="text1"/>
                    <w:sz w:val="26"/>
                    <w:szCs w:val="26"/>
                  </w:rPr>
                </w:rPrChange>
              </w:rPr>
              <w:pPrChange w:id="43034" w:author="James Vu" w:date="2024-04-18T22:33:00Z">
                <w:pPr>
                  <w:widowControl w:val="0"/>
                  <w:spacing w:before="120" w:after="120"/>
                  <w:jc w:val="right"/>
                </w:pPr>
              </w:pPrChange>
            </w:pPr>
            <w:del w:id="43035" w:author="James Vu" w:date="2024-04-18T23:44:00Z">
              <w:r w:rsidRPr="00167CE0" w:rsidDel="00B053AF">
                <w:rPr>
                  <w:i/>
                  <w:iCs/>
                  <w:color w:val="000000" w:themeColor="text1"/>
                  <w:sz w:val="28"/>
                  <w:szCs w:val="28"/>
                  <w:rPrChange w:id="43036" w:author="James Vu" w:date="2024-04-18T22:33:00Z">
                    <w:rPr>
                      <w:i/>
                      <w:iCs/>
                      <w:color w:val="000000" w:themeColor="text1"/>
                      <w:sz w:val="26"/>
                      <w:szCs w:val="26"/>
                    </w:rPr>
                  </w:rPrChange>
                </w:rPr>
                <w:delText>391.690</w:delText>
              </w:r>
            </w:del>
          </w:p>
        </w:tc>
        <w:tc>
          <w:tcPr>
            <w:tcW w:w="0" w:type="auto"/>
            <w:shd w:val="clear" w:color="auto" w:fill="auto"/>
            <w:vAlign w:val="center"/>
            <w:hideMark/>
          </w:tcPr>
          <w:p w14:paraId="68C449EC" w14:textId="663650AF" w:rsidR="00617FD8" w:rsidRPr="00167CE0" w:rsidDel="00B053AF" w:rsidRDefault="00617FD8">
            <w:pPr>
              <w:widowControl w:val="0"/>
              <w:spacing w:before="120" w:after="120"/>
              <w:jc w:val="both"/>
              <w:rPr>
                <w:del w:id="43037" w:author="James Vu" w:date="2024-04-18T23:44:00Z"/>
                <w:i/>
                <w:iCs/>
                <w:color w:val="000000" w:themeColor="text1"/>
                <w:sz w:val="28"/>
                <w:szCs w:val="28"/>
                <w:rPrChange w:id="43038" w:author="James Vu" w:date="2024-04-18T22:33:00Z">
                  <w:rPr>
                    <w:del w:id="43039" w:author="James Vu" w:date="2024-04-18T23:44:00Z"/>
                    <w:i/>
                    <w:iCs/>
                    <w:color w:val="000000" w:themeColor="text1"/>
                    <w:sz w:val="26"/>
                    <w:szCs w:val="26"/>
                  </w:rPr>
                </w:rPrChange>
              </w:rPr>
              <w:pPrChange w:id="43040" w:author="James Vu" w:date="2024-04-18T22:33:00Z">
                <w:pPr>
                  <w:widowControl w:val="0"/>
                  <w:spacing w:before="120" w:after="120"/>
                  <w:jc w:val="center"/>
                </w:pPr>
              </w:pPrChange>
            </w:pPr>
            <w:del w:id="43041" w:author="James Vu" w:date="2024-04-18T23:44:00Z">
              <w:r w:rsidRPr="00167CE0" w:rsidDel="00B053AF">
                <w:rPr>
                  <w:i/>
                  <w:iCs/>
                  <w:color w:val="000000" w:themeColor="text1"/>
                  <w:sz w:val="28"/>
                  <w:szCs w:val="28"/>
                  <w:rPrChange w:id="43042" w:author="James Vu" w:date="2024-04-18T22:33:00Z">
                    <w:rPr>
                      <w:i/>
                      <w:iCs/>
                      <w:color w:val="000000" w:themeColor="text1"/>
                      <w:sz w:val="26"/>
                      <w:szCs w:val="26"/>
                    </w:rPr>
                  </w:rPrChange>
                </w:rPr>
                <w:delText>3</w:delText>
              </w:r>
            </w:del>
          </w:p>
        </w:tc>
        <w:tc>
          <w:tcPr>
            <w:tcW w:w="0" w:type="auto"/>
            <w:shd w:val="clear" w:color="auto" w:fill="auto"/>
            <w:vAlign w:val="center"/>
            <w:hideMark/>
          </w:tcPr>
          <w:p w14:paraId="4D54CDE2" w14:textId="5392749A" w:rsidR="00617FD8" w:rsidRPr="00167CE0" w:rsidDel="00B053AF" w:rsidRDefault="00617FD8">
            <w:pPr>
              <w:widowControl w:val="0"/>
              <w:spacing w:before="120" w:after="120"/>
              <w:jc w:val="both"/>
              <w:rPr>
                <w:del w:id="43043" w:author="James Vu" w:date="2024-04-18T23:44:00Z"/>
                <w:i/>
                <w:iCs/>
                <w:color w:val="000000" w:themeColor="text1"/>
                <w:sz w:val="28"/>
                <w:szCs w:val="28"/>
                <w:rPrChange w:id="43044" w:author="James Vu" w:date="2024-04-18T22:33:00Z">
                  <w:rPr>
                    <w:del w:id="43045" w:author="James Vu" w:date="2024-04-18T23:44:00Z"/>
                    <w:i/>
                    <w:iCs/>
                    <w:color w:val="000000" w:themeColor="text1"/>
                    <w:sz w:val="26"/>
                    <w:szCs w:val="26"/>
                  </w:rPr>
                </w:rPrChange>
              </w:rPr>
              <w:pPrChange w:id="43046" w:author="James Vu" w:date="2024-04-18T22:33:00Z">
                <w:pPr>
                  <w:widowControl w:val="0"/>
                  <w:spacing w:before="120" w:after="120"/>
                  <w:jc w:val="right"/>
                </w:pPr>
              </w:pPrChange>
            </w:pPr>
            <w:del w:id="43047" w:author="James Vu" w:date="2024-04-18T23:44:00Z">
              <w:r w:rsidRPr="00167CE0" w:rsidDel="00B053AF">
                <w:rPr>
                  <w:i/>
                  <w:iCs/>
                  <w:color w:val="000000" w:themeColor="text1"/>
                  <w:sz w:val="28"/>
                  <w:szCs w:val="28"/>
                  <w:rPrChange w:id="43048" w:author="James Vu" w:date="2024-04-18T22:33:00Z">
                    <w:rPr>
                      <w:i/>
                      <w:iCs/>
                      <w:color w:val="000000" w:themeColor="text1"/>
                      <w:sz w:val="26"/>
                      <w:szCs w:val="26"/>
                    </w:rPr>
                  </w:rPrChange>
                </w:rPr>
                <w:delText>3.525.213</w:delText>
              </w:r>
            </w:del>
          </w:p>
        </w:tc>
        <w:tc>
          <w:tcPr>
            <w:tcW w:w="0" w:type="auto"/>
            <w:vMerge/>
            <w:vAlign w:val="center"/>
            <w:hideMark/>
          </w:tcPr>
          <w:p w14:paraId="496B2733" w14:textId="34902AF6" w:rsidR="00617FD8" w:rsidRPr="00167CE0" w:rsidDel="00B053AF" w:rsidRDefault="00617FD8">
            <w:pPr>
              <w:widowControl w:val="0"/>
              <w:spacing w:before="120" w:after="120"/>
              <w:jc w:val="both"/>
              <w:rPr>
                <w:del w:id="43049" w:author="James Vu" w:date="2024-04-18T23:44:00Z"/>
                <w:i/>
                <w:iCs/>
                <w:color w:val="000000" w:themeColor="text1"/>
                <w:sz w:val="28"/>
                <w:szCs w:val="28"/>
                <w:rPrChange w:id="43050" w:author="James Vu" w:date="2024-04-18T22:33:00Z">
                  <w:rPr>
                    <w:del w:id="43051" w:author="James Vu" w:date="2024-04-18T23:44:00Z"/>
                    <w:i/>
                    <w:iCs/>
                    <w:color w:val="000000" w:themeColor="text1"/>
                    <w:sz w:val="26"/>
                    <w:szCs w:val="26"/>
                  </w:rPr>
                </w:rPrChange>
              </w:rPr>
              <w:pPrChange w:id="43052" w:author="James Vu" w:date="2024-04-18T22:33:00Z">
                <w:pPr>
                  <w:widowControl w:val="0"/>
                  <w:spacing w:before="120" w:after="120"/>
                </w:pPr>
              </w:pPrChange>
            </w:pPr>
          </w:p>
        </w:tc>
      </w:tr>
      <w:tr w:rsidR="00A079F8" w:rsidRPr="00167CE0" w:rsidDel="00B053AF" w14:paraId="3090F460" w14:textId="52F52055" w:rsidTr="00617FD8">
        <w:trPr>
          <w:del w:id="43053" w:author="James Vu" w:date="2024-04-18T23:44:00Z"/>
        </w:trPr>
        <w:tc>
          <w:tcPr>
            <w:tcW w:w="0" w:type="auto"/>
            <w:shd w:val="clear" w:color="auto" w:fill="auto"/>
            <w:vAlign w:val="center"/>
            <w:hideMark/>
          </w:tcPr>
          <w:p w14:paraId="572D214F" w14:textId="53B6E0A8" w:rsidR="00617FD8" w:rsidRPr="00167CE0" w:rsidDel="00B053AF" w:rsidRDefault="00617FD8">
            <w:pPr>
              <w:widowControl w:val="0"/>
              <w:spacing w:before="120" w:after="120"/>
              <w:jc w:val="both"/>
              <w:rPr>
                <w:del w:id="43054" w:author="James Vu" w:date="2024-04-18T23:44:00Z"/>
                <w:i/>
                <w:iCs/>
                <w:color w:val="000000" w:themeColor="text1"/>
                <w:sz w:val="28"/>
                <w:szCs w:val="28"/>
                <w:rPrChange w:id="43055" w:author="James Vu" w:date="2024-04-18T22:33:00Z">
                  <w:rPr>
                    <w:del w:id="43056" w:author="James Vu" w:date="2024-04-18T23:44:00Z"/>
                    <w:i/>
                    <w:iCs/>
                    <w:color w:val="000000" w:themeColor="text1"/>
                    <w:sz w:val="26"/>
                    <w:szCs w:val="26"/>
                  </w:rPr>
                </w:rPrChange>
              </w:rPr>
              <w:pPrChange w:id="43057" w:author="James Vu" w:date="2024-04-18T22:33:00Z">
                <w:pPr>
                  <w:widowControl w:val="0"/>
                  <w:spacing w:before="120" w:after="120"/>
                  <w:jc w:val="center"/>
                </w:pPr>
              </w:pPrChange>
            </w:pPr>
            <w:del w:id="43058" w:author="James Vu" w:date="2024-04-18T23:44:00Z">
              <w:r w:rsidRPr="00167CE0" w:rsidDel="00B053AF">
                <w:rPr>
                  <w:i/>
                  <w:iCs/>
                  <w:color w:val="000000" w:themeColor="text1"/>
                  <w:sz w:val="28"/>
                  <w:szCs w:val="28"/>
                  <w:rPrChange w:id="43059" w:author="James Vu" w:date="2024-04-18T22:33:00Z">
                    <w:rPr>
                      <w:i/>
                      <w:iCs/>
                      <w:color w:val="000000" w:themeColor="text1"/>
                      <w:sz w:val="26"/>
                      <w:szCs w:val="26"/>
                    </w:rPr>
                  </w:rPrChange>
                </w:rPr>
                <w:delText>4</w:delText>
              </w:r>
            </w:del>
          </w:p>
        </w:tc>
        <w:tc>
          <w:tcPr>
            <w:tcW w:w="0" w:type="auto"/>
            <w:shd w:val="clear" w:color="auto" w:fill="auto"/>
            <w:vAlign w:val="center"/>
            <w:hideMark/>
          </w:tcPr>
          <w:p w14:paraId="7963BDF2" w14:textId="79A1D8A6" w:rsidR="00617FD8" w:rsidRPr="00167CE0" w:rsidDel="00B053AF" w:rsidRDefault="00617FD8">
            <w:pPr>
              <w:widowControl w:val="0"/>
              <w:spacing w:before="120" w:after="120"/>
              <w:jc w:val="both"/>
              <w:rPr>
                <w:del w:id="43060" w:author="James Vu" w:date="2024-04-18T23:44:00Z"/>
                <w:i/>
                <w:iCs/>
                <w:color w:val="000000" w:themeColor="text1"/>
                <w:sz w:val="28"/>
                <w:szCs w:val="28"/>
                <w:rPrChange w:id="43061" w:author="James Vu" w:date="2024-04-18T22:33:00Z">
                  <w:rPr>
                    <w:del w:id="43062" w:author="James Vu" w:date="2024-04-18T23:44:00Z"/>
                    <w:i/>
                    <w:iCs/>
                    <w:color w:val="000000" w:themeColor="text1"/>
                    <w:sz w:val="26"/>
                    <w:szCs w:val="26"/>
                  </w:rPr>
                </w:rPrChange>
              </w:rPr>
              <w:pPrChange w:id="43063" w:author="James Vu" w:date="2024-04-18T22:33:00Z">
                <w:pPr>
                  <w:widowControl w:val="0"/>
                  <w:spacing w:before="120" w:after="120"/>
                </w:pPr>
              </w:pPrChange>
            </w:pPr>
            <w:del w:id="43064" w:author="James Vu" w:date="2024-04-18T23:44:00Z">
              <w:r w:rsidRPr="00167CE0" w:rsidDel="00B053AF">
                <w:rPr>
                  <w:i/>
                  <w:iCs/>
                  <w:color w:val="000000" w:themeColor="text1"/>
                  <w:sz w:val="28"/>
                  <w:szCs w:val="28"/>
                  <w:rPrChange w:id="43065" w:author="James Vu" w:date="2024-04-18T22:33:00Z">
                    <w:rPr>
                      <w:i/>
                      <w:iCs/>
                      <w:color w:val="000000" w:themeColor="text1"/>
                      <w:sz w:val="26"/>
                      <w:szCs w:val="26"/>
                    </w:rPr>
                  </w:rPrChange>
                </w:rPr>
                <w:delText> </w:delText>
              </w:r>
            </w:del>
          </w:p>
        </w:tc>
        <w:tc>
          <w:tcPr>
            <w:tcW w:w="0" w:type="auto"/>
            <w:shd w:val="clear" w:color="auto" w:fill="auto"/>
            <w:vAlign w:val="center"/>
            <w:hideMark/>
          </w:tcPr>
          <w:p w14:paraId="027ADC7D" w14:textId="3951A022" w:rsidR="00617FD8" w:rsidRPr="00167CE0" w:rsidDel="00B053AF" w:rsidRDefault="00617FD8">
            <w:pPr>
              <w:widowControl w:val="0"/>
              <w:spacing w:before="120" w:after="120"/>
              <w:jc w:val="both"/>
              <w:rPr>
                <w:del w:id="43066" w:author="James Vu" w:date="2024-04-18T23:44:00Z"/>
                <w:i/>
                <w:iCs/>
                <w:color w:val="000000" w:themeColor="text1"/>
                <w:sz w:val="28"/>
                <w:szCs w:val="28"/>
                <w:rPrChange w:id="43067" w:author="James Vu" w:date="2024-04-18T22:33:00Z">
                  <w:rPr>
                    <w:del w:id="43068" w:author="James Vu" w:date="2024-04-18T23:44:00Z"/>
                    <w:i/>
                    <w:iCs/>
                    <w:color w:val="000000" w:themeColor="text1"/>
                    <w:sz w:val="26"/>
                    <w:szCs w:val="26"/>
                  </w:rPr>
                </w:rPrChange>
              </w:rPr>
              <w:pPrChange w:id="43069" w:author="James Vu" w:date="2024-04-18T22:33:00Z">
                <w:pPr>
                  <w:widowControl w:val="0"/>
                  <w:spacing w:before="120" w:after="120"/>
                  <w:jc w:val="center"/>
                </w:pPr>
              </w:pPrChange>
            </w:pPr>
            <w:del w:id="43070" w:author="James Vu" w:date="2024-04-18T23:44:00Z">
              <w:r w:rsidRPr="00167CE0" w:rsidDel="00B053AF">
                <w:rPr>
                  <w:i/>
                  <w:iCs/>
                  <w:color w:val="000000" w:themeColor="text1"/>
                  <w:sz w:val="28"/>
                  <w:szCs w:val="28"/>
                  <w:rPrChange w:id="43071" w:author="James Vu" w:date="2024-04-18T22:33:00Z">
                    <w:rPr>
                      <w:i/>
                      <w:iCs/>
                      <w:color w:val="000000" w:themeColor="text1"/>
                      <w:sz w:val="26"/>
                      <w:szCs w:val="26"/>
                    </w:rPr>
                  </w:rPrChange>
                </w:rPr>
                <w:delText>Khảo sát hạng mục Xây dựng CSDL ngành nông nghiệp tỉnh Khánh Hoà</w:delText>
              </w:r>
            </w:del>
          </w:p>
        </w:tc>
        <w:tc>
          <w:tcPr>
            <w:tcW w:w="0" w:type="auto"/>
            <w:shd w:val="clear" w:color="auto" w:fill="auto"/>
            <w:vAlign w:val="center"/>
            <w:hideMark/>
          </w:tcPr>
          <w:p w14:paraId="3E69465B" w14:textId="3D2C2573" w:rsidR="00617FD8" w:rsidRPr="00167CE0" w:rsidDel="00B053AF" w:rsidRDefault="00617FD8">
            <w:pPr>
              <w:widowControl w:val="0"/>
              <w:spacing w:before="120" w:after="120"/>
              <w:jc w:val="both"/>
              <w:rPr>
                <w:del w:id="43072" w:author="James Vu" w:date="2024-04-18T23:44:00Z"/>
                <w:i/>
                <w:iCs/>
                <w:color w:val="000000" w:themeColor="text1"/>
                <w:sz w:val="28"/>
                <w:szCs w:val="28"/>
                <w:rPrChange w:id="43073" w:author="James Vu" w:date="2024-04-18T22:33:00Z">
                  <w:rPr>
                    <w:del w:id="43074" w:author="James Vu" w:date="2024-04-18T23:44:00Z"/>
                    <w:i/>
                    <w:iCs/>
                    <w:color w:val="000000" w:themeColor="text1"/>
                    <w:sz w:val="26"/>
                    <w:szCs w:val="26"/>
                  </w:rPr>
                </w:rPrChange>
              </w:rPr>
              <w:pPrChange w:id="43075" w:author="James Vu" w:date="2024-04-18T22:33:00Z">
                <w:pPr>
                  <w:widowControl w:val="0"/>
                  <w:spacing w:before="120" w:after="120"/>
                  <w:jc w:val="center"/>
                </w:pPr>
              </w:pPrChange>
            </w:pPr>
            <w:del w:id="43076" w:author="James Vu" w:date="2024-04-18T23:44:00Z">
              <w:r w:rsidRPr="00167CE0" w:rsidDel="00B053AF">
                <w:rPr>
                  <w:i/>
                  <w:iCs/>
                  <w:color w:val="000000" w:themeColor="text1"/>
                  <w:sz w:val="28"/>
                  <w:szCs w:val="28"/>
                  <w:rPrChange w:id="43077" w:author="James Vu" w:date="2024-04-18T22:33:00Z">
                    <w:rPr>
                      <w:i/>
                      <w:iCs/>
                      <w:color w:val="000000" w:themeColor="text1"/>
                      <w:sz w:val="26"/>
                      <w:szCs w:val="26"/>
                    </w:rPr>
                  </w:rPrChange>
                </w:rPr>
                <w:delText>3</w:delText>
              </w:r>
            </w:del>
          </w:p>
        </w:tc>
        <w:tc>
          <w:tcPr>
            <w:tcW w:w="0" w:type="auto"/>
            <w:shd w:val="clear" w:color="auto" w:fill="auto"/>
            <w:vAlign w:val="center"/>
            <w:hideMark/>
          </w:tcPr>
          <w:p w14:paraId="67BCEB92" w14:textId="25B45260" w:rsidR="00617FD8" w:rsidRPr="00167CE0" w:rsidDel="00B053AF" w:rsidRDefault="00617FD8">
            <w:pPr>
              <w:widowControl w:val="0"/>
              <w:spacing w:before="120" w:after="120"/>
              <w:jc w:val="both"/>
              <w:rPr>
                <w:del w:id="43078" w:author="James Vu" w:date="2024-04-18T23:44:00Z"/>
                <w:i/>
                <w:iCs/>
                <w:color w:val="000000" w:themeColor="text1"/>
                <w:sz w:val="28"/>
                <w:szCs w:val="28"/>
                <w:rPrChange w:id="43079" w:author="James Vu" w:date="2024-04-18T22:33:00Z">
                  <w:rPr>
                    <w:del w:id="43080" w:author="James Vu" w:date="2024-04-18T23:44:00Z"/>
                    <w:i/>
                    <w:iCs/>
                    <w:color w:val="000000" w:themeColor="text1"/>
                    <w:sz w:val="26"/>
                    <w:szCs w:val="26"/>
                  </w:rPr>
                </w:rPrChange>
              </w:rPr>
              <w:pPrChange w:id="43081" w:author="James Vu" w:date="2024-04-18T22:33:00Z">
                <w:pPr>
                  <w:widowControl w:val="0"/>
                  <w:spacing w:before="120" w:after="120"/>
                  <w:jc w:val="center"/>
                </w:pPr>
              </w:pPrChange>
            </w:pPr>
            <w:del w:id="43082" w:author="James Vu" w:date="2024-04-18T23:44:00Z">
              <w:r w:rsidRPr="00167CE0" w:rsidDel="00B053AF">
                <w:rPr>
                  <w:i/>
                  <w:iCs/>
                  <w:color w:val="000000" w:themeColor="text1"/>
                  <w:sz w:val="28"/>
                  <w:szCs w:val="28"/>
                  <w:rPrChange w:id="43083" w:author="James Vu" w:date="2024-04-18T22:33:00Z">
                    <w:rPr>
                      <w:i/>
                      <w:iCs/>
                      <w:color w:val="000000" w:themeColor="text1"/>
                      <w:sz w:val="26"/>
                      <w:szCs w:val="26"/>
                    </w:rPr>
                  </w:rPrChange>
                </w:rPr>
                <w:delText>Người</w:delText>
              </w:r>
            </w:del>
          </w:p>
        </w:tc>
        <w:tc>
          <w:tcPr>
            <w:tcW w:w="0" w:type="auto"/>
            <w:shd w:val="clear" w:color="auto" w:fill="auto"/>
            <w:vAlign w:val="center"/>
            <w:hideMark/>
          </w:tcPr>
          <w:p w14:paraId="55A64111" w14:textId="6495745F" w:rsidR="00617FD8" w:rsidRPr="00167CE0" w:rsidDel="00B053AF" w:rsidRDefault="00617FD8">
            <w:pPr>
              <w:widowControl w:val="0"/>
              <w:spacing w:before="120" w:after="120"/>
              <w:jc w:val="both"/>
              <w:rPr>
                <w:del w:id="43084" w:author="James Vu" w:date="2024-04-18T23:44:00Z"/>
                <w:i/>
                <w:iCs/>
                <w:color w:val="000000" w:themeColor="text1"/>
                <w:sz w:val="28"/>
                <w:szCs w:val="28"/>
                <w:rPrChange w:id="43085" w:author="James Vu" w:date="2024-04-18T22:33:00Z">
                  <w:rPr>
                    <w:del w:id="43086" w:author="James Vu" w:date="2024-04-18T23:44:00Z"/>
                    <w:i/>
                    <w:iCs/>
                    <w:color w:val="000000" w:themeColor="text1"/>
                    <w:sz w:val="26"/>
                    <w:szCs w:val="26"/>
                  </w:rPr>
                </w:rPrChange>
              </w:rPr>
              <w:pPrChange w:id="43087" w:author="James Vu" w:date="2024-04-18T22:33:00Z">
                <w:pPr>
                  <w:widowControl w:val="0"/>
                  <w:spacing w:before="120" w:after="120"/>
                  <w:jc w:val="right"/>
                </w:pPr>
              </w:pPrChange>
            </w:pPr>
            <w:del w:id="43088" w:author="James Vu" w:date="2024-04-18T23:44:00Z">
              <w:r w:rsidRPr="00167CE0" w:rsidDel="00B053AF">
                <w:rPr>
                  <w:i/>
                  <w:iCs/>
                  <w:color w:val="000000" w:themeColor="text1"/>
                  <w:sz w:val="28"/>
                  <w:szCs w:val="28"/>
                  <w:rPrChange w:id="43089" w:author="James Vu" w:date="2024-04-18T22:33:00Z">
                    <w:rPr>
                      <w:i/>
                      <w:iCs/>
                      <w:color w:val="000000" w:themeColor="text1"/>
                      <w:sz w:val="26"/>
                      <w:szCs w:val="26"/>
                    </w:rPr>
                  </w:rPrChange>
                </w:rPr>
                <w:delText>391.690</w:delText>
              </w:r>
            </w:del>
          </w:p>
        </w:tc>
        <w:tc>
          <w:tcPr>
            <w:tcW w:w="0" w:type="auto"/>
            <w:shd w:val="clear" w:color="auto" w:fill="auto"/>
            <w:vAlign w:val="center"/>
            <w:hideMark/>
          </w:tcPr>
          <w:p w14:paraId="661AFAC5" w14:textId="5778E61D" w:rsidR="00617FD8" w:rsidRPr="00167CE0" w:rsidDel="00B053AF" w:rsidRDefault="00617FD8">
            <w:pPr>
              <w:widowControl w:val="0"/>
              <w:spacing w:before="120" w:after="120"/>
              <w:jc w:val="both"/>
              <w:rPr>
                <w:del w:id="43090" w:author="James Vu" w:date="2024-04-18T23:44:00Z"/>
                <w:i/>
                <w:iCs/>
                <w:color w:val="000000" w:themeColor="text1"/>
                <w:sz w:val="28"/>
                <w:szCs w:val="28"/>
                <w:rPrChange w:id="43091" w:author="James Vu" w:date="2024-04-18T22:33:00Z">
                  <w:rPr>
                    <w:del w:id="43092" w:author="James Vu" w:date="2024-04-18T23:44:00Z"/>
                    <w:i/>
                    <w:iCs/>
                    <w:color w:val="000000" w:themeColor="text1"/>
                    <w:sz w:val="26"/>
                    <w:szCs w:val="26"/>
                  </w:rPr>
                </w:rPrChange>
              </w:rPr>
              <w:pPrChange w:id="43093" w:author="James Vu" w:date="2024-04-18T22:33:00Z">
                <w:pPr>
                  <w:widowControl w:val="0"/>
                  <w:spacing w:before="120" w:after="120"/>
                  <w:jc w:val="center"/>
                </w:pPr>
              </w:pPrChange>
            </w:pPr>
            <w:del w:id="43094" w:author="James Vu" w:date="2024-04-18T23:44:00Z">
              <w:r w:rsidRPr="00167CE0" w:rsidDel="00B053AF">
                <w:rPr>
                  <w:i/>
                  <w:iCs/>
                  <w:color w:val="000000" w:themeColor="text1"/>
                  <w:sz w:val="28"/>
                  <w:szCs w:val="28"/>
                  <w:rPrChange w:id="43095" w:author="James Vu" w:date="2024-04-18T22:33:00Z">
                    <w:rPr>
                      <w:i/>
                      <w:iCs/>
                      <w:color w:val="000000" w:themeColor="text1"/>
                      <w:sz w:val="26"/>
                      <w:szCs w:val="26"/>
                    </w:rPr>
                  </w:rPrChange>
                </w:rPr>
                <w:delText>3</w:delText>
              </w:r>
            </w:del>
          </w:p>
        </w:tc>
        <w:tc>
          <w:tcPr>
            <w:tcW w:w="0" w:type="auto"/>
            <w:shd w:val="clear" w:color="auto" w:fill="auto"/>
            <w:vAlign w:val="center"/>
            <w:hideMark/>
          </w:tcPr>
          <w:p w14:paraId="3413505A" w14:textId="088C4886" w:rsidR="00617FD8" w:rsidRPr="00167CE0" w:rsidDel="00B053AF" w:rsidRDefault="00617FD8">
            <w:pPr>
              <w:widowControl w:val="0"/>
              <w:spacing w:before="120" w:after="120"/>
              <w:jc w:val="both"/>
              <w:rPr>
                <w:del w:id="43096" w:author="James Vu" w:date="2024-04-18T23:44:00Z"/>
                <w:i/>
                <w:iCs/>
                <w:color w:val="000000" w:themeColor="text1"/>
                <w:sz w:val="28"/>
                <w:szCs w:val="28"/>
                <w:rPrChange w:id="43097" w:author="James Vu" w:date="2024-04-18T22:33:00Z">
                  <w:rPr>
                    <w:del w:id="43098" w:author="James Vu" w:date="2024-04-18T23:44:00Z"/>
                    <w:i/>
                    <w:iCs/>
                    <w:color w:val="000000" w:themeColor="text1"/>
                    <w:sz w:val="26"/>
                    <w:szCs w:val="26"/>
                  </w:rPr>
                </w:rPrChange>
              </w:rPr>
              <w:pPrChange w:id="43099" w:author="James Vu" w:date="2024-04-18T22:33:00Z">
                <w:pPr>
                  <w:widowControl w:val="0"/>
                  <w:spacing w:before="120" w:after="120"/>
                  <w:jc w:val="right"/>
                </w:pPr>
              </w:pPrChange>
            </w:pPr>
            <w:del w:id="43100" w:author="James Vu" w:date="2024-04-18T23:44:00Z">
              <w:r w:rsidRPr="00167CE0" w:rsidDel="00B053AF">
                <w:rPr>
                  <w:i/>
                  <w:iCs/>
                  <w:color w:val="000000" w:themeColor="text1"/>
                  <w:sz w:val="28"/>
                  <w:szCs w:val="28"/>
                  <w:rPrChange w:id="43101" w:author="James Vu" w:date="2024-04-18T22:33:00Z">
                    <w:rPr>
                      <w:i/>
                      <w:iCs/>
                      <w:color w:val="000000" w:themeColor="text1"/>
                      <w:sz w:val="26"/>
                      <w:szCs w:val="26"/>
                    </w:rPr>
                  </w:rPrChange>
                </w:rPr>
                <w:delText>3.525.213</w:delText>
              </w:r>
            </w:del>
          </w:p>
        </w:tc>
        <w:tc>
          <w:tcPr>
            <w:tcW w:w="0" w:type="auto"/>
            <w:vMerge/>
            <w:vAlign w:val="center"/>
            <w:hideMark/>
          </w:tcPr>
          <w:p w14:paraId="63FE5F0A" w14:textId="08C6F016" w:rsidR="00617FD8" w:rsidRPr="00167CE0" w:rsidDel="00B053AF" w:rsidRDefault="00617FD8">
            <w:pPr>
              <w:widowControl w:val="0"/>
              <w:spacing w:before="120" w:after="120"/>
              <w:jc w:val="both"/>
              <w:rPr>
                <w:del w:id="43102" w:author="James Vu" w:date="2024-04-18T23:44:00Z"/>
                <w:i/>
                <w:iCs/>
                <w:color w:val="000000" w:themeColor="text1"/>
                <w:sz w:val="28"/>
                <w:szCs w:val="28"/>
                <w:rPrChange w:id="43103" w:author="James Vu" w:date="2024-04-18T22:33:00Z">
                  <w:rPr>
                    <w:del w:id="43104" w:author="James Vu" w:date="2024-04-18T23:44:00Z"/>
                    <w:i/>
                    <w:iCs/>
                    <w:color w:val="000000" w:themeColor="text1"/>
                    <w:sz w:val="26"/>
                    <w:szCs w:val="26"/>
                  </w:rPr>
                </w:rPrChange>
              </w:rPr>
              <w:pPrChange w:id="43105" w:author="James Vu" w:date="2024-04-18T22:33:00Z">
                <w:pPr>
                  <w:widowControl w:val="0"/>
                  <w:spacing w:before="120" w:after="120"/>
                </w:pPr>
              </w:pPrChange>
            </w:pPr>
          </w:p>
        </w:tc>
      </w:tr>
      <w:tr w:rsidR="00A079F8" w:rsidRPr="00167CE0" w:rsidDel="00B053AF" w14:paraId="6331F57D" w14:textId="42B76019" w:rsidTr="00617FD8">
        <w:trPr>
          <w:del w:id="43106" w:author="James Vu" w:date="2024-04-18T23:44:00Z"/>
        </w:trPr>
        <w:tc>
          <w:tcPr>
            <w:tcW w:w="0" w:type="auto"/>
            <w:shd w:val="clear" w:color="auto" w:fill="auto"/>
            <w:vAlign w:val="center"/>
            <w:hideMark/>
          </w:tcPr>
          <w:p w14:paraId="43FBD660" w14:textId="3B5ADC2E" w:rsidR="00617FD8" w:rsidRPr="00167CE0" w:rsidDel="00B053AF" w:rsidRDefault="00617FD8">
            <w:pPr>
              <w:widowControl w:val="0"/>
              <w:spacing w:before="120" w:after="120"/>
              <w:jc w:val="both"/>
              <w:rPr>
                <w:del w:id="43107" w:author="James Vu" w:date="2024-04-18T23:44:00Z"/>
                <w:i/>
                <w:iCs/>
                <w:color w:val="000000" w:themeColor="text1"/>
                <w:sz w:val="28"/>
                <w:szCs w:val="28"/>
                <w:rPrChange w:id="43108" w:author="James Vu" w:date="2024-04-18T22:33:00Z">
                  <w:rPr>
                    <w:del w:id="43109" w:author="James Vu" w:date="2024-04-18T23:44:00Z"/>
                    <w:i/>
                    <w:iCs/>
                    <w:color w:val="000000" w:themeColor="text1"/>
                    <w:sz w:val="26"/>
                    <w:szCs w:val="26"/>
                  </w:rPr>
                </w:rPrChange>
              </w:rPr>
              <w:pPrChange w:id="43110" w:author="James Vu" w:date="2024-04-18T22:33:00Z">
                <w:pPr>
                  <w:widowControl w:val="0"/>
                  <w:spacing w:before="120" w:after="120"/>
                  <w:jc w:val="center"/>
                </w:pPr>
              </w:pPrChange>
            </w:pPr>
            <w:del w:id="43111" w:author="James Vu" w:date="2024-04-18T23:44:00Z">
              <w:r w:rsidRPr="00167CE0" w:rsidDel="00B053AF">
                <w:rPr>
                  <w:i/>
                  <w:iCs/>
                  <w:color w:val="000000" w:themeColor="text1"/>
                  <w:sz w:val="28"/>
                  <w:szCs w:val="28"/>
                  <w:rPrChange w:id="43112" w:author="James Vu" w:date="2024-04-18T22:33:00Z">
                    <w:rPr>
                      <w:i/>
                      <w:iCs/>
                      <w:color w:val="000000" w:themeColor="text1"/>
                      <w:sz w:val="26"/>
                      <w:szCs w:val="26"/>
                    </w:rPr>
                  </w:rPrChange>
                </w:rPr>
                <w:delText>5</w:delText>
              </w:r>
            </w:del>
          </w:p>
        </w:tc>
        <w:tc>
          <w:tcPr>
            <w:tcW w:w="0" w:type="auto"/>
            <w:shd w:val="clear" w:color="auto" w:fill="auto"/>
            <w:vAlign w:val="center"/>
            <w:hideMark/>
          </w:tcPr>
          <w:p w14:paraId="2F5BF000" w14:textId="30AF6721" w:rsidR="00617FD8" w:rsidRPr="00167CE0" w:rsidDel="00B053AF" w:rsidRDefault="00617FD8">
            <w:pPr>
              <w:widowControl w:val="0"/>
              <w:spacing w:before="120" w:after="120"/>
              <w:jc w:val="both"/>
              <w:rPr>
                <w:del w:id="43113" w:author="James Vu" w:date="2024-04-18T23:44:00Z"/>
                <w:i/>
                <w:iCs/>
                <w:color w:val="000000" w:themeColor="text1"/>
                <w:sz w:val="28"/>
                <w:szCs w:val="28"/>
                <w:rPrChange w:id="43114" w:author="James Vu" w:date="2024-04-18T22:33:00Z">
                  <w:rPr>
                    <w:del w:id="43115" w:author="James Vu" w:date="2024-04-18T23:44:00Z"/>
                    <w:i/>
                    <w:iCs/>
                    <w:color w:val="000000" w:themeColor="text1"/>
                    <w:sz w:val="26"/>
                    <w:szCs w:val="26"/>
                  </w:rPr>
                </w:rPrChange>
              </w:rPr>
              <w:pPrChange w:id="43116" w:author="James Vu" w:date="2024-04-18T22:33:00Z">
                <w:pPr>
                  <w:widowControl w:val="0"/>
                  <w:spacing w:before="120" w:after="120"/>
                </w:pPr>
              </w:pPrChange>
            </w:pPr>
            <w:del w:id="43117" w:author="James Vu" w:date="2024-04-18T23:44:00Z">
              <w:r w:rsidRPr="00167CE0" w:rsidDel="00B053AF">
                <w:rPr>
                  <w:i/>
                  <w:iCs/>
                  <w:color w:val="000000" w:themeColor="text1"/>
                  <w:sz w:val="28"/>
                  <w:szCs w:val="28"/>
                  <w:rPrChange w:id="43118" w:author="James Vu" w:date="2024-04-18T22:33:00Z">
                    <w:rPr>
                      <w:i/>
                      <w:iCs/>
                      <w:color w:val="000000" w:themeColor="text1"/>
                      <w:sz w:val="26"/>
                      <w:szCs w:val="26"/>
                    </w:rPr>
                  </w:rPrChange>
                </w:rPr>
                <w:delText> </w:delText>
              </w:r>
            </w:del>
          </w:p>
        </w:tc>
        <w:tc>
          <w:tcPr>
            <w:tcW w:w="0" w:type="auto"/>
            <w:shd w:val="clear" w:color="auto" w:fill="auto"/>
            <w:vAlign w:val="center"/>
            <w:hideMark/>
          </w:tcPr>
          <w:p w14:paraId="751302A5" w14:textId="274E8BC4" w:rsidR="00617FD8" w:rsidRPr="00167CE0" w:rsidDel="00B053AF" w:rsidRDefault="00617FD8">
            <w:pPr>
              <w:widowControl w:val="0"/>
              <w:spacing w:before="120" w:after="120"/>
              <w:jc w:val="both"/>
              <w:rPr>
                <w:del w:id="43119" w:author="James Vu" w:date="2024-04-18T23:44:00Z"/>
                <w:i/>
                <w:iCs/>
                <w:color w:val="000000" w:themeColor="text1"/>
                <w:sz w:val="28"/>
                <w:szCs w:val="28"/>
                <w:rPrChange w:id="43120" w:author="James Vu" w:date="2024-04-18T22:33:00Z">
                  <w:rPr>
                    <w:del w:id="43121" w:author="James Vu" w:date="2024-04-18T23:44:00Z"/>
                    <w:i/>
                    <w:iCs/>
                    <w:color w:val="000000" w:themeColor="text1"/>
                    <w:sz w:val="26"/>
                    <w:szCs w:val="26"/>
                  </w:rPr>
                </w:rPrChange>
              </w:rPr>
              <w:pPrChange w:id="43122" w:author="James Vu" w:date="2024-04-18T22:33:00Z">
                <w:pPr>
                  <w:widowControl w:val="0"/>
                  <w:spacing w:before="120" w:after="120"/>
                  <w:jc w:val="center"/>
                </w:pPr>
              </w:pPrChange>
            </w:pPr>
            <w:del w:id="43123" w:author="James Vu" w:date="2024-04-18T23:44:00Z">
              <w:r w:rsidRPr="00167CE0" w:rsidDel="00B053AF">
                <w:rPr>
                  <w:i/>
                  <w:iCs/>
                  <w:color w:val="000000" w:themeColor="text1"/>
                  <w:sz w:val="28"/>
                  <w:szCs w:val="28"/>
                  <w:rPrChange w:id="43124" w:author="James Vu" w:date="2024-04-18T22:33:00Z">
                    <w:rPr>
                      <w:i/>
                      <w:iCs/>
                      <w:color w:val="000000" w:themeColor="text1"/>
                      <w:sz w:val="26"/>
                      <w:szCs w:val="26"/>
                    </w:rPr>
                  </w:rPrChange>
                </w:rPr>
                <w:delText>Khảo sát hạng mục: phần cứng máy tính, mạng máy tính</w:delText>
              </w:r>
            </w:del>
          </w:p>
        </w:tc>
        <w:tc>
          <w:tcPr>
            <w:tcW w:w="0" w:type="auto"/>
            <w:shd w:val="clear" w:color="auto" w:fill="auto"/>
            <w:vAlign w:val="center"/>
            <w:hideMark/>
          </w:tcPr>
          <w:p w14:paraId="75595B31" w14:textId="49B58BBB" w:rsidR="00617FD8" w:rsidRPr="00167CE0" w:rsidDel="00B053AF" w:rsidRDefault="00617FD8">
            <w:pPr>
              <w:widowControl w:val="0"/>
              <w:spacing w:before="120" w:after="120"/>
              <w:jc w:val="both"/>
              <w:rPr>
                <w:del w:id="43125" w:author="James Vu" w:date="2024-04-18T23:44:00Z"/>
                <w:i/>
                <w:iCs/>
                <w:color w:val="000000" w:themeColor="text1"/>
                <w:sz w:val="28"/>
                <w:szCs w:val="28"/>
                <w:rPrChange w:id="43126" w:author="James Vu" w:date="2024-04-18T22:33:00Z">
                  <w:rPr>
                    <w:del w:id="43127" w:author="James Vu" w:date="2024-04-18T23:44:00Z"/>
                    <w:i/>
                    <w:iCs/>
                    <w:color w:val="000000" w:themeColor="text1"/>
                    <w:sz w:val="26"/>
                    <w:szCs w:val="26"/>
                  </w:rPr>
                </w:rPrChange>
              </w:rPr>
              <w:pPrChange w:id="43128" w:author="James Vu" w:date="2024-04-18T22:33:00Z">
                <w:pPr>
                  <w:widowControl w:val="0"/>
                  <w:spacing w:before="120" w:after="120"/>
                  <w:jc w:val="center"/>
                </w:pPr>
              </w:pPrChange>
            </w:pPr>
            <w:del w:id="43129" w:author="James Vu" w:date="2024-04-18T23:44:00Z">
              <w:r w:rsidRPr="00167CE0" w:rsidDel="00B053AF">
                <w:rPr>
                  <w:i/>
                  <w:iCs/>
                  <w:color w:val="000000" w:themeColor="text1"/>
                  <w:sz w:val="28"/>
                  <w:szCs w:val="28"/>
                  <w:rPrChange w:id="43130" w:author="James Vu" w:date="2024-04-18T22:33:00Z">
                    <w:rPr>
                      <w:i/>
                      <w:iCs/>
                      <w:color w:val="000000" w:themeColor="text1"/>
                      <w:sz w:val="26"/>
                      <w:szCs w:val="26"/>
                    </w:rPr>
                  </w:rPrChange>
                </w:rPr>
                <w:delText>3</w:delText>
              </w:r>
            </w:del>
          </w:p>
        </w:tc>
        <w:tc>
          <w:tcPr>
            <w:tcW w:w="0" w:type="auto"/>
            <w:shd w:val="clear" w:color="auto" w:fill="auto"/>
            <w:vAlign w:val="center"/>
            <w:hideMark/>
          </w:tcPr>
          <w:p w14:paraId="000C4C55" w14:textId="27FE6FD1" w:rsidR="00617FD8" w:rsidRPr="00167CE0" w:rsidDel="00B053AF" w:rsidRDefault="00617FD8">
            <w:pPr>
              <w:widowControl w:val="0"/>
              <w:spacing w:before="120" w:after="120"/>
              <w:jc w:val="both"/>
              <w:rPr>
                <w:del w:id="43131" w:author="James Vu" w:date="2024-04-18T23:44:00Z"/>
                <w:i/>
                <w:iCs/>
                <w:color w:val="000000" w:themeColor="text1"/>
                <w:sz w:val="28"/>
                <w:szCs w:val="28"/>
                <w:rPrChange w:id="43132" w:author="James Vu" w:date="2024-04-18T22:33:00Z">
                  <w:rPr>
                    <w:del w:id="43133" w:author="James Vu" w:date="2024-04-18T23:44:00Z"/>
                    <w:i/>
                    <w:iCs/>
                    <w:color w:val="000000" w:themeColor="text1"/>
                    <w:sz w:val="26"/>
                    <w:szCs w:val="26"/>
                  </w:rPr>
                </w:rPrChange>
              </w:rPr>
              <w:pPrChange w:id="43134" w:author="James Vu" w:date="2024-04-18T22:33:00Z">
                <w:pPr>
                  <w:widowControl w:val="0"/>
                  <w:spacing w:before="120" w:after="120"/>
                  <w:jc w:val="center"/>
                </w:pPr>
              </w:pPrChange>
            </w:pPr>
            <w:del w:id="43135" w:author="James Vu" w:date="2024-04-18T23:44:00Z">
              <w:r w:rsidRPr="00167CE0" w:rsidDel="00B053AF">
                <w:rPr>
                  <w:i/>
                  <w:iCs/>
                  <w:color w:val="000000" w:themeColor="text1"/>
                  <w:sz w:val="28"/>
                  <w:szCs w:val="28"/>
                  <w:rPrChange w:id="43136" w:author="James Vu" w:date="2024-04-18T22:33:00Z">
                    <w:rPr>
                      <w:i/>
                      <w:iCs/>
                      <w:color w:val="000000" w:themeColor="text1"/>
                      <w:sz w:val="26"/>
                      <w:szCs w:val="26"/>
                    </w:rPr>
                  </w:rPrChange>
                </w:rPr>
                <w:delText>Người</w:delText>
              </w:r>
            </w:del>
          </w:p>
        </w:tc>
        <w:tc>
          <w:tcPr>
            <w:tcW w:w="0" w:type="auto"/>
            <w:shd w:val="clear" w:color="auto" w:fill="auto"/>
            <w:vAlign w:val="center"/>
            <w:hideMark/>
          </w:tcPr>
          <w:p w14:paraId="72D91126" w14:textId="15BDB47E" w:rsidR="00617FD8" w:rsidRPr="00167CE0" w:rsidDel="00B053AF" w:rsidRDefault="00617FD8">
            <w:pPr>
              <w:widowControl w:val="0"/>
              <w:spacing w:before="120" w:after="120"/>
              <w:jc w:val="both"/>
              <w:rPr>
                <w:del w:id="43137" w:author="James Vu" w:date="2024-04-18T23:44:00Z"/>
                <w:i/>
                <w:iCs/>
                <w:color w:val="000000" w:themeColor="text1"/>
                <w:sz w:val="28"/>
                <w:szCs w:val="28"/>
                <w:rPrChange w:id="43138" w:author="James Vu" w:date="2024-04-18T22:33:00Z">
                  <w:rPr>
                    <w:del w:id="43139" w:author="James Vu" w:date="2024-04-18T23:44:00Z"/>
                    <w:i/>
                    <w:iCs/>
                    <w:color w:val="000000" w:themeColor="text1"/>
                    <w:sz w:val="26"/>
                    <w:szCs w:val="26"/>
                  </w:rPr>
                </w:rPrChange>
              </w:rPr>
              <w:pPrChange w:id="43140" w:author="James Vu" w:date="2024-04-18T22:33:00Z">
                <w:pPr>
                  <w:widowControl w:val="0"/>
                  <w:spacing w:before="120" w:after="120"/>
                  <w:jc w:val="right"/>
                </w:pPr>
              </w:pPrChange>
            </w:pPr>
            <w:del w:id="43141" w:author="James Vu" w:date="2024-04-18T23:44:00Z">
              <w:r w:rsidRPr="00167CE0" w:rsidDel="00B053AF">
                <w:rPr>
                  <w:i/>
                  <w:iCs/>
                  <w:color w:val="000000" w:themeColor="text1"/>
                  <w:sz w:val="28"/>
                  <w:szCs w:val="28"/>
                  <w:rPrChange w:id="43142" w:author="James Vu" w:date="2024-04-18T22:33:00Z">
                    <w:rPr>
                      <w:i/>
                      <w:iCs/>
                      <w:color w:val="000000" w:themeColor="text1"/>
                      <w:sz w:val="26"/>
                      <w:szCs w:val="26"/>
                    </w:rPr>
                  </w:rPrChange>
                </w:rPr>
                <w:delText>391.690</w:delText>
              </w:r>
            </w:del>
          </w:p>
        </w:tc>
        <w:tc>
          <w:tcPr>
            <w:tcW w:w="0" w:type="auto"/>
            <w:shd w:val="clear" w:color="auto" w:fill="auto"/>
            <w:vAlign w:val="center"/>
            <w:hideMark/>
          </w:tcPr>
          <w:p w14:paraId="0C73C875" w14:textId="14E516FF" w:rsidR="00617FD8" w:rsidRPr="00167CE0" w:rsidDel="00B053AF" w:rsidRDefault="00617FD8">
            <w:pPr>
              <w:widowControl w:val="0"/>
              <w:spacing w:before="120" w:after="120"/>
              <w:jc w:val="both"/>
              <w:rPr>
                <w:del w:id="43143" w:author="James Vu" w:date="2024-04-18T23:44:00Z"/>
                <w:i/>
                <w:iCs/>
                <w:color w:val="000000" w:themeColor="text1"/>
                <w:sz w:val="28"/>
                <w:szCs w:val="28"/>
                <w:rPrChange w:id="43144" w:author="James Vu" w:date="2024-04-18T22:33:00Z">
                  <w:rPr>
                    <w:del w:id="43145" w:author="James Vu" w:date="2024-04-18T23:44:00Z"/>
                    <w:i/>
                    <w:iCs/>
                    <w:color w:val="000000" w:themeColor="text1"/>
                    <w:sz w:val="26"/>
                    <w:szCs w:val="26"/>
                  </w:rPr>
                </w:rPrChange>
              </w:rPr>
              <w:pPrChange w:id="43146" w:author="James Vu" w:date="2024-04-18T22:33:00Z">
                <w:pPr>
                  <w:widowControl w:val="0"/>
                  <w:spacing w:before="120" w:after="120"/>
                  <w:jc w:val="center"/>
                </w:pPr>
              </w:pPrChange>
            </w:pPr>
            <w:del w:id="43147" w:author="James Vu" w:date="2024-04-18T23:44:00Z">
              <w:r w:rsidRPr="00167CE0" w:rsidDel="00B053AF">
                <w:rPr>
                  <w:i/>
                  <w:iCs/>
                  <w:color w:val="000000" w:themeColor="text1"/>
                  <w:sz w:val="28"/>
                  <w:szCs w:val="28"/>
                  <w:rPrChange w:id="43148" w:author="James Vu" w:date="2024-04-18T22:33:00Z">
                    <w:rPr>
                      <w:i/>
                      <w:iCs/>
                      <w:color w:val="000000" w:themeColor="text1"/>
                      <w:sz w:val="26"/>
                      <w:szCs w:val="26"/>
                    </w:rPr>
                  </w:rPrChange>
                </w:rPr>
                <w:delText>3</w:delText>
              </w:r>
            </w:del>
          </w:p>
        </w:tc>
        <w:tc>
          <w:tcPr>
            <w:tcW w:w="0" w:type="auto"/>
            <w:shd w:val="clear" w:color="auto" w:fill="auto"/>
            <w:vAlign w:val="center"/>
            <w:hideMark/>
          </w:tcPr>
          <w:p w14:paraId="50DDF61D" w14:textId="022B66E3" w:rsidR="00617FD8" w:rsidRPr="00167CE0" w:rsidDel="00B053AF" w:rsidRDefault="00617FD8">
            <w:pPr>
              <w:widowControl w:val="0"/>
              <w:spacing w:before="120" w:after="120"/>
              <w:jc w:val="both"/>
              <w:rPr>
                <w:del w:id="43149" w:author="James Vu" w:date="2024-04-18T23:44:00Z"/>
                <w:i/>
                <w:iCs/>
                <w:color w:val="000000" w:themeColor="text1"/>
                <w:sz w:val="28"/>
                <w:szCs w:val="28"/>
                <w:rPrChange w:id="43150" w:author="James Vu" w:date="2024-04-18T22:33:00Z">
                  <w:rPr>
                    <w:del w:id="43151" w:author="James Vu" w:date="2024-04-18T23:44:00Z"/>
                    <w:i/>
                    <w:iCs/>
                    <w:color w:val="000000" w:themeColor="text1"/>
                    <w:sz w:val="26"/>
                    <w:szCs w:val="26"/>
                  </w:rPr>
                </w:rPrChange>
              </w:rPr>
              <w:pPrChange w:id="43152" w:author="James Vu" w:date="2024-04-18T22:33:00Z">
                <w:pPr>
                  <w:widowControl w:val="0"/>
                  <w:spacing w:before="120" w:after="120"/>
                  <w:jc w:val="right"/>
                </w:pPr>
              </w:pPrChange>
            </w:pPr>
            <w:del w:id="43153" w:author="James Vu" w:date="2024-04-18T23:44:00Z">
              <w:r w:rsidRPr="00167CE0" w:rsidDel="00B053AF">
                <w:rPr>
                  <w:i/>
                  <w:iCs/>
                  <w:color w:val="000000" w:themeColor="text1"/>
                  <w:sz w:val="28"/>
                  <w:szCs w:val="28"/>
                  <w:rPrChange w:id="43154" w:author="James Vu" w:date="2024-04-18T22:33:00Z">
                    <w:rPr>
                      <w:i/>
                      <w:iCs/>
                      <w:color w:val="000000" w:themeColor="text1"/>
                      <w:sz w:val="26"/>
                      <w:szCs w:val="26"/>
                    </w:rPr>
                  </w:rPrChange>
                </w:rPr>
                <w:delText>3.525.213</w:delText>
              </w:r>
            </w:del>
          </w:p>
        </w:tc>
        <w:tc>
          <w:tcPr>
            <w:tcW w:w="0" w:type="auto"/>
            <w:vMerge/>
            <w:vAlign w:val="center"/>
            <w:hideMark/>
          </w:tcPr>
          <w:p w14:paraId="6E37868E" w14:textId="5616C604" w:rsidR="00617FD8" w:rsidRPr="00167CE0" w:rsidDel="00B053AF" w:rsidRDefault="00617FD8">
            <w:pPr>
              <w:widowControl w:val="0"/>
              <w:spacing w:before="120" w:after="120"/>
              <w:jc w:val="both"/>
              <w:rPr>
                <w:del w:id="43155" w:author="James Vu" w:date="2024-04-18T23:44:00Z"/>
                <w:i/>
                <w:iCs/>
                <w:color w:val="000000" w:themeColor="text1"/>
                <w:sz w:val="28"/>
                <w:szCs w:val="28"/>
                <w:rPrChange w:id="43156" w:author="James Vu" w:date="2024-04-18T22:33:00Z">
                  <w:rPr>
                    <w:del w:id="43157" w:author="James Vu" w:date="2024-04-18T23:44:00Z"/>
                    <w:i/>
                    <w:iCs/>
                    <w:color w:val="000000" w:themeColor="text1"/>
                    <w:sz w:val="26"/>
                    <w:szCs w:val="26"/>
                  </w:rPr>
                </w:rPrChange>
              </w:rPr>
              <w:pPrChange w:id="43158" w:author="James Vu" w:date="2024-04-18T22:33:00Z">
                <w:pPr>
                  <w:widowControl w:val="0"/>
                  <w:spacing w:before="120" w:after="120"/>
                </w:pPr>
              </w:pPrChange>
            </w:pPr>
          </w:p>
        </w:tc>
      </w:tr>
      <w:tr w:rsidR="00A079F8" w:rsidRPr="00167CE0" w:rsidDel="00B053AF" w14:paraId="43B78AE6" w14:textId="28E04F2A" w:rsidTr="00617FD8">
        <w:trPr>
          <w:del w:id="43159" w:author="James Vu" w:date="2024-04-18T23:44:00Z"/>
        </w:trPr>
        <w:tc>
          <w:tcPr>
            <w:tcW w:w="0" w:type="auto"/>
            <w:shd w:val="clear" w:color="auto" w:fill="auto"/>
            <w:vAlign w:val="center"/>
            <w:hideMark/>
          </w:tcPr>
          <w:p w14:paraId="0EA398A6" w14:textId="47A529CF" w:rsidR="00617FD8" w:rsidRPr="00167CE0" w:rsidDel="00B053AF" w:rsidRDefault="00617FD8">
            <w:pPr>
              <w:widowControl w:val="0"/>
              <w:spacing w:before="120" w:after="120"/>
              <w:jc w:val="both"/>
              <w:rPr>
                <w:del w:id="43160" w:author="James Vu" w:date="2024-04-18T23:44:00Z"/>
                <w:color w:val="000000" w:themeColor="text1"/>
                <w:sz w:val="28"/>
                <w:szCs w:val="28"/>
                <w:rPrChange w:id="43161" w:author="James Vu" w:date="2024-04-18T22:33:00Z">
                  <w:rPr>
                    <w:del w:id="43162" w:author="James Vu" w:date="2024-04-18T23:44:00Z"/>
                    <w:color w:val="000000" w:themeColor="text1"/>
                    <w:sz w:val="26"/>
                    <w:szCs w:val="26"/>
                  </w:rPr>
                </w:rPrChange>
              </w:rPr>
              <w:pPrChange w:id="43163" w:author="James Vu" w:date="2024-04-18T22:33:00Z">
                <w:pPr>
                  <w:widowControl w:val="0"/>
                  <w:spacing w:before="120" w:after="120"/>
                  <w:jc w:val="center"/>
                </w:pPr>
              </w:pPrChange>
            </w:pPr>
            <w:del w:id="43164" w:author="James Vu" w:date="2024-04-18T23:44:00Z">
              <w:r w:rsidRPr="00167CE0" w:rsidDel="00B053AF">
                <w:rPr>
                  <w:color w:val="000000" w:themeColor="text1"/>
                  <w:sz w:val="28"/>
                  <w:szCs w:val="28"/>
                  <w:rPrChange w:id="43165" w:author="James Vu" w:date="2024-04-18T22:33:00Z">
                    <w:rPr>
                      <w:color w:val="000000" w:themeColor="text1"/>
                      <w:sz w:val="26"/>
                      <w:szCs w:val="26"/>
                    </w:rPr>
                  </w:rPrChange>
                </w:rPr>
                <w:delText>1.4</w:delText>
              </w:r>
            </w:del>
          </w:p>
        </w:tc>
        <w:tc>
          <w:tcPr>
            <w:tcW w:w="0" w:type="auto"/>
            <w:shd w:val="clear" w:color="auto" w:fill="auto"/>
            <w:vAlign w:val="center"/>
            <w:hideMark/>
          </w:tcPr>
          <w:p w14:paraId="3523E2C9" w14:textId="4186A246" w:rsidR="00617FD8" w:rsidRPr="00167CE0" w:rsidDel="00B053AF" w:rsidRDefault="00617FD8">
            <w:pPr>
              <w:widowControl w:val="0"/>
              <w:spacing w:before="120" w:after="120"/>
              <w:jc w:val="both"/>
              <w:rPr>
                <w:del w:id="43166" w:author="James Vu" w:date="2024-04-18T23:44:00Z"/>
                <w:color w:val="000000" w:themeColor="text1"/>
                <w:sz w:val="28"/>
                <w:szCs w:val="28"/>
                <w:rPrChange w:id="43167" w:author="James Vu" w:date="2024-04-18T22:33:00Z">
                  <w:rPr>
                    <w:del w:id="43168" w:author="James Vu" w:date="2024-04-18T23:44:00Z"/>
                    <w:color w:val="000000" w:themeColor="text1"/>
                    <w:sz w:val="26"/>
                    <w:szCs w:val="26"/>
                  </w:rPr>
                </w:rPrChange>
              </w:rPr>
              <w:pPrChange w:id="43169" w:author="James Vu" w:date="2024-04-18T22:33:00Z">
                <w:pPr>
                  <w:widowControl w:val="0"/>
                  <w:spacing w:before="120" w:after="120"/>
                </w:pPr>
              </w:pPrChange>
            </w:pPr>
            <w:del w:id="43170" w:author="James Vu" w:date="2024-04-18T23:44:00Z">
              <w:r w:rsidRPr="00167CE0" w:rsidDel="00B053AF">
                <w:rPr>
                  <w:color w:val="000000" w:themeColor="text1"/>
                  <w:sz w:val="28"/>
                  <w:szCs w:val="28"/>
                  <w:rPrChange w:id="43171" w:author="James Vu" w:date="2024-04-18T22:33:00Z">
                    <w:rPr>
                      <w:color w:val="000000" w:themeColor="text1"/>
                      <w:sz w:val="26"/>
                      <w:szCs w:val="26"/>
                    </w:rPr>
                  </w:rPrChange>
                </w:rPr>
                <w:delText>Chi phí lập Báo cáo kết quả khảo sát</w:delText>
              </w:r>
            </w:del>
          </w:p>
        </w:tc>
        <w:tc>
          <w:tcPr>
            <w:tcW w:w="0" w:type="auto"/>
            <w:shd w:val="clear" w:color="auto" w:fill="auto"/>
            <w:vAlign w:val="center"/>
            <w:hideMark/>
          </w:tcPr>
          <w:p w14:paraId="3CC001A0" w14:textId="7B68EE34" w:rsidR="00617FD8" w:rsidRPr="00167CE0" w:rsidDel="00B053AF" w:rsidRDefault="00617FD8">
            <w:pPr>
              <w:widowControl w:val="0"/>
              <w:spacing w:before="120" w:after="120"/>
              <w:jc w:val="both"/>
              <w:rPr>
                <w:del w:id="43172" w:author="James Vu" w:date="2024-04-18T23:44:00Z"/>
                <w:color w:val="000000" w:themeColor="text1"/>
                <w:sz w:val="28"/>
                <w:szCs w:val="28"/>
                <w:rPrChange w:id="43173" w:author="James Vu" w:date="2024-04-18T22:33:00Z">
                  <w:rPr>
                    <w:del w:id="43174" w:author="James Vu" w:date="2024-04-18T23:44:00Z"/>
                    <w:color w:val="000000" w:themeColor="text1"/>
                    <w:sz w:val="26"/>
                    <w:szCs w:val="26"/>
                  </w:rPr>
                </w:rPrChange>
              </w:rPr>
              <w:pPrChange w:id="43175" w:author="James Vu" w:date="2024-04-18T22:33:00Z">
                <w:pPr>
                  <w:widowControl w:val="0"/>
                  <w:spacing w:before="120" w:after="120"/>
                  <w:jc w:val="center"/>
                </w:pPr>
              </w:pPrChange>
            </w:pPr>
            <w:del w:id="43176" w:author="James Vu" w:date="2024-04-18T23:44:00Z">
              <w:r w:rsidRPr="00167CE0" w:rsidDel="00B053AF">
                <w:rPr>
                  <w:color w:val="000000" w:themeColor="text1"/>
                  <w:sz w:val="28"/>
                  <w:szCs w:val="28"/>
                  <w:rPrChange w:id="43177" w:author="James Vu" w:date="2024-04-18T22:33:00Z">
                    <w:rPr>
                      <w:color w:val="000000" w:themeColor="text1"/>
                      <w:sz w:val="26"/>
                      <w:szCs w:val="26"/>
                    </w:rPr>
                  </w:rPrChange>
                </w:rPr>
                <w:delText>Xác định dự toán theo phương pháp chuyên gia, số lượng chuyên gia thực hiện: 04 người trong vòng 03 ngày. Lương chuyên gia vận dụng theo Quyết định số 129/QĐ-BTTTT ngày 03/02/2022 (kỹ sư bậc 2)</w:delText>
              </w:r>
            </w:del>
          </w:p>
        </w:tc>
        <w:tc>
          <w:tcPr>
            <w:tcW w:w="0" w:type="auto"/>
            <w:shd w:val="clear" w:color="auto" w:fill="auto"/>
            <w:vAlign w:val="center"/>
            <w:hideMark/>
          </w:tcPr>
          <w:p w14:paraId="2D0B3157" w14:textId="76912A9F" w:rsidR="00617FD8" w:rsidRPr="00167CE0" w:rsidDel="00B053AF" w:rsidRDefault="00617FD8">
            <w:pPr>
              <w:widowControl w:val="0"/>
              <w:spacing w:before="120" w:after="120"/>
              <w:jc w:val="both"/>
              <w:rPr>
                <w:del w:id="43178" w:author="James Vu" w:date="2024-04-18T23:44:00Z"/>
                <w:color w:val="000000" w:themeColor="text1"/>
                <w:sz w:val="28"/>
                <w:szCs w:val="28"/>
                <w:rPrChange w:id="43179" w:author="James Vu" w:date="2024-04-18T22:33:00Z">
                  <w:rPr>
                    <w:del w:id="43180" w:author="James Vu" w:date="2024-04-18T23:44:00Z"/>
                    <w:color w:val="000000" w:themeColor="text1"/>
                    <w:sz w:val="26"/>
                    <w:szCs w:val="26"/>
                  </w:rPr>
                </w:rPrChange>
              </w:rPr>
              <w:pPrChange w:id="43181" w:author="James Vu" w:date="2024-04-18T22:33:00Z">
                <w:pPr>
                  <w:widowControl w:val="0"/>
                  <w:spacing w:before="120" w:after="120"/>
                  <w:jc w:val="center"/>
                </w:pPr>
              </w:pPrChange>
            </w:pPr>
            <w:del w:id="43182" w:author="James Vu" w:date="2024-04-18T23:44:00Z">
              <w:r w:rsidRPr="00167CE0" w:rsidDel="00B053AF">
                <w:rPr>
                  <w:color w:val="000000" w:themeColor="text1"/>
                  <w:sz w:val="28"/>
                  <w:szCs w:val="28"/>
                  <w:rPrChange w:id="43183" w:author="James Vu" w:date="2024-04-18T22:33:00Z">
                    <w:rPr>
                      <w:color w:val="000000" w:themeColor="text1"/>
                      <w:sz w:val="26"/>
                      <w:szCs w:val="26"/>
                    </w:rPr>
                  </w:rPrChange>
                </w:rPr>
                <w:delText>4</w:delText>
              </w:r>
            </w:del>
          </w:p>
        </w:tc>
        <w:tc>
          <w:tcPr>
            <w:tcW w:w="0" w:type="auto"/>
            <w:shd w:val="clear" w:color="auto" w:fill="auto"/>
            <w:vAlign w:val="center"/>
            <w:hideMark/>
          </w:tcPr>
          <w:p w14:paraId="2170A4C2" w14:textId="07006C01" w:rsidR="00617FD8" w:rsidRPr="00167CE0" w:rsidDel="00B053AF" w:rsidRDefault="00617FD8">
            <w:pPr>
              <w:widowControl w:val="0"/>
              <w:spacing w:before="120" w:after="120"/>
              <w:jc w:val="both"/>
              <w:rPr>
                <w:del w:id="43184" w:author="James Vu" w:date="2024-04-18T23:44:00Z"/>
                <w:color w:val="000000" w:themeColor="text1"/>
                <w:sz w:val="28"/>
                <w:szCs w:val="28"/>
                <w:rPrChange w:id="43185" w:author="James Vu" w:date="2024-04-18T22:33:00Z">
                  <w:rPr>
                    <w:del w:id="43186" w:author="James Vu" w:date="2024-04-18T23:44:00Z"/>
                    <w:color w:val="000000" w:themeColor="text1"/>
                    <w:sz w:val="26"/>
                    <w:szCs w:val="26"/>
                  </w:rPr>
                </w:rPrChange>
              </w:rPr>
              <w:pPrChange w:id="43187" w:author="James Vu" w:date="2024-04-18T22:33:00Z">
                <w:pPr>
                  <w:widowControl w:val="0"/>
                  <w:spacing w:before="120" w:after="120"/>
                  <w:jc w:val="center"/>
                </w:pPr>
              </w:pPrChange>
            </w:pPr>
            <w:del w:id="43188" w:author="James Vu" w:date="2024-04-18T23:44:00Z">
              <w:r w:rsidRPr="00167CE0" w:rsidDel="00B053AF">
                <w:rPr>
                  <w:color w:val="000000" w:themeColor="text1"/>
                  <w:sz w:val="28"/>
                  <w:szCs w:val="28"/>
                  <w:rPrChange w:id="43189" w:author="James Vu" w:date="2024-04-18T22:33:00Z">
                    <w:rPr>
                      <w:color w:val="000000" w:themeColor="text1"/>
                      <w:sz w:val="26"/>
                      <w:szCs w:val="26"/>
                    </w:rPr>
                  </w:rPrChange>
                </w:rPr>
                <w:delText>Người</w:delText>
              </w:r>
            </w:del>
          </w:p>
        </w:tc>
        <w:tc>
          <w:tcPr>
            <w:tcW w:w="0" w:type="auto"/>
            <w:shd w:val="clear" w:color="auto" w:fill="auto"/>
            <w:vAlign w:val="center"/>
            <w:hideMark/>
          </w:tcPr>
          <w:p w14:paraId="796D6B42" w14:textId="39B44F90" w:rsidR="00617FD8" w:rsidRPr="00167CE0" w:rsidDel="00B053AF" w:rsidRDefault="00617FD8">
            <w:pPr>
              <w:widowControl w:val="0"/>
              <w:spacing w:before="120" w:after="120"/>
              <w:jc w:val="both"/>
              <w:rPr>
                <w:del w:id="43190" w:author="James Vu" w:date="2024-04-18T23:44:00Z"/>
                <w:color w:val="000000" w:themeColor="text1"/>
                <w:sz w:val="28"/>
                <w:szCs w:val="28"/>
                <w:rPrChange w:id="43191" w:author="James Vu" w:date="2024-04-18T22:33:00Z">
                  <w:rPr>
                    <w:del w:id="43192" w:author="James Vu" w:date="2024-04-18T23:44:00Z"/>
                    <w:color w:val="000000" w:themeColor="text1"/>
                    <w:sz w:val="26"/>
                    <w:szCs w:val="26"/>
                  </w:rPr>
                </w:rPrChange>
              </w:rPr>
              <w:pPrChange w:id="43193" w:author="James Vu" w:date="2024-04-18T22:33:00Z">
                <w:pPr>
                  <w:widowControl w:val="0"/>
                  <w:spacing w:before="120" w:after="120"/>
                  <w:jc w:val="right"/>
                </w:pPr>
              </w:pPrChange>
            </w:pPr>
            <w:del w:id="43194" w:author="James Vu" w:date="2024-04-18T23:44:00Z">
              <w:r w:rsidRPr="00167CE0" w:rsidDel="00B053AF">
                <w:rPr>
                  <w:color w:val="000000" w:themeColor="text1"/>
                  <w:sz w:val="28"/>
                  <w:szCs w:val="28"/>
                  <w:rPrChange w:id="43195" w:author="James Vu" w:date="2024-04-18T22:33:00Z">
                    <w:rPr>
                      <w:color w:val="000000" w:themeColor="text1"/>
                      <w:sz w:val="26"/>
                      <w:szCs w:val="26"/>
                    </w:rPr>
                  </w:rPrChange>
                </w:rPr>
                <w:delText>391.690</w:delText>
              </w:r>
            </w:del>
          </w:p>
        </w:tc>
        <w:tc>
          <w:tcPr>
            <w:tcW w:w="0" w:type="auto"/>
            <w:shd w:val="clear" w:color="auto" w:fill="auto"/>
            <w:vAlign w:val="center"/>
            <w:hideMark/>
          </w:tcPr>
          <w:p w14:paraId="75B8B96F" w14:textId="7097094B" w:rsidR="00617FD8" w:rsidRPr="00167CE0" w:rsidDel="00B053AF" w:rsidRDefault="00617FD8">
            <w:pPr>
              <w:widowControl w:val="0"/>
              <w:spacing w:before="120" w:after="120"/>
              <w:jc w:val="both"/>
              <w:rPr>
                <w:del w:id="43196" w:author="James Vu" w:date="2024-04-18T23:44:00Z"/>
                <w:color w:val="000000" w:themeColor="text1"/>
                <w:sz w:val="28"/>
                <w:szCs w:val="28"/>
                <w:rPrChange w:id="43197" w:author="James Vu" w:date="2024-04-18T22:33:00Z">
                  <w:rPr>
                    <w:del w:id="43198" w:author="James Vu" w:date="2024-04-18T23:44:00Z"/>
                    <w:color w:val="000000" w:themeColor="text1"/>
                    <w:sz w:val="26"/>
                    <w:szCs w:val="26"/>
                  </w:rPr>
                </w:rPrChange>
              </w:rPr>
              <w:pPrChange w:id="43199" w:author="James Vu" w:date="2024-04-18T22:33:00Z">
                <w:pPr>
                  <w:widowControl w:val="0"/>
                  <w:spacing w:before="120" w:after="120"/>
                  <w:jc w:val="center"/>
                </w:pPr>
              </w:pPrChange>
            </w:pPr>
            <w:del w:id="43200" w:author="James Vu" w:date="2024-04-18T23:44:00Z">
              <w:r w:rsidRPr="00167CE0" w:rsidDel="00B053AF">
                <w:rPr>
                  <w:color w:val="000000" w:themeColor="text1"/>
                  <w:sz w:val="28"/>
                  <w:szCs w:val="28"/>
                  <w:rPrChange w:id="43201" w:author="James Vu" w:date="2024-04-18T22:33:00Z">
                    <w:rPr>
                      <w:color w:val="000000" w:themeColor="text1"/>
                      <w:sz w:val="26"/>
                      <w:szCs w:val="26"/>
                    </w:rPr>
                  </w:rPrChange>
                </w:rPr>
                <w:delText>6</w:delText>
              </w:r>
            </w:del>
          </w:p>
        </w:tc>
        <w:tc>
          <w:tcPr>
            <w:tcW w:w="0" w:type="auto"/>
            <w:shd w:val="clear" w:color="auto" w:fill="auto"/>
            <w:vAlign w:val="center"/>
            <w:hideMark/>
          </w:tcPr>
          <w:p w14:paraId="4AAEDE45" w14:textId="2B606583" w:rsidR="00617FD8" w:rsidRPr="00167CE0" w:rsidDel="00B053AF" w:rsidRDefault="00617FD8">
            <w:pPr>
              <w:widowControl w:val="0"/>
              <w:spacing w:before="120" w:after="120"/>
              <w:jc w:val="both"/>
              <w:rPr>
                <w:del w:id="43202" w:author="James Vu" w:date="2024-04-18T23:44:00Z"/>
                <w:color w:val="000000" w:themeColor="text1"/>
                <w:sz w:val="28"/>
                <w:szCs w:val="28"/>
                <w:rPrChange w:id="43203" w:author="James Vu" w:date="2024-04-18T22:33:00Z">
                  <w:rPr>
                    <w:del w:id="43204" w:author="James Vu" w:date="2024-04-18T23:44:00Z"/>
                    <w:color w:val="000000" w:themeColor="text1"/>
                    <w:sz w:val="26"/>
                    <w:szCs w:val="26"/>
                  </w:rPr>
                </w:rPrChange>
              </w:rPr>
              <w:pPrChange w:id="43205" w:author="James Vu" w:date="2024-04-18T22:33:00Z">
                <w:pPr>
                  <w:widowControl w:val="0"/>
                  <w:spacing w:before="120" w:after="120"/>
                  <w:jc w:val="right"/>
                </w:pPr>
              </w:pPrChange>
            </w:pPr>
            <w:del w:id="43206" w:author="James Vu" w:date="2024-04-18T23:44:00Z">
              <w:r w:rsidRPr="00167CE0" w:rsidDel="00B053AF">
                <w:rPr>
                  <w:color w:val="000000" w:themeColor="text1"/>
                  <w:sz w:val="28"/>
                  <w:szCs w:val="28"/>
                  <w:rPrChange w:id="43207" w:author="James Vu" w:date="2024-04-18T22:33:00Z">
                    <w:rPr>
                      <w:color w:val="000000" w:themeColor="text1"/>
                      <w:sz w:val="26"/>
                      <w:szCs w:val="26"/>
                    </w:rPr>
                  </w:rPrChange>
                </w:rPr>
                <w:delText>9.400.569</w:delText>
              </w:r>
            </w:del>
          </w:p>
        </w:tc>
        <w:tc>
          <w:tcPr>
            <w:tcW w:w="0" w:type="auto"/>
            <w:shd w:val="clear" w:color="auto" w:fill="auto"/>
            <w:vAlign w:val="center"/>
            <w:hideMark/>
          </w:tcPr>
          <w:p w14:paraId="3191DC27" w14:textId="5B716944" w:rsidR="00617FD8" w:rsidRPr="00167CE0" w:rsidDel="00B053AF" w:rsidRDefault="00617FD8">
            <w:pPr>
              <w:widowControl w:val="0"/>
              <w:spacing w:before="120" w:after="120"/>
              <w:jc w:val="both"/>
              <w:rPr>
                <w:del w:id="43208" w:author="James Vu" w:date="2024-04-18T23:44:00Z"/>
                <w:color w:val="000000" w:themeColor="text1"/>
                <w:sz w:val="28"/>
                <w:szCs w:val="28"/>
                <w:rPrChange w:id="43209" w:author="James Vu" w:date="2024-04-18T22:33:00Z">
                  <w:rPr>
                    <w:del w:id="43210" w:author="James Vu" w:date="2024-04-18T23:44:00Z"/>
                    <w:color w:val="000000" w:themeColor="text1"/>
                    <w:sz w:val="26"/>
                    <w:szCs w:val="26"/>
                  </w:rPr>
                </w:rPrChange>
              </w:rPr>
              <w:pPrChange w:id="43211" w:author="James Vu" w:date="2024-04-18T22:33:00Z">
                <w:pPr>
                  <w:widowControl w:val="0"/>
                  <w:spacing w:before="120" w:after="120"/>
                </w:pPr>
              </w:pPrChange>
            </w:pPr>
            <w:del w:id="43212" w:author="James Vu" w:date="2024-04-18T23:44:00Z">
              <w:r w:rsidRPr="00167CE0" w:rsidDel="00B053AF">
                <w:rPr>
                  <w:color w:val="000000" w:themeColor="text1"/>
                  <w:sz w:val="28"/>
                  <w:szCs w:val="28"/>
                  <w:rPrChange w:id="43213" w:author="James Vu" w:date="2024-04-18T22:33:00Z">
                    <w:rPr>
                      <w:color w:val="000000" w:themeColor="text1"/>
                      <w:sz w:val="26"/>
                      <w:szCs w:val="26"/>
                    </w:rPr>
                  </w:rPrChange>
                </w:rPr>
                <w:delText>Chi phí lập Báo cáo kết quả khảo sát áp dụng theo định mức chi hiện hành theo hướng dẫn của Công văn 1951/BTTTT-ƯDCNTT ngày 04/7/2012 của Bộ TTTT hướng dẫn lập dự toán chi phí khảo sát dự án ứng dụng CNTT sử dụng nguồn vốn NSNN và Thông tư 109/2016/TT-BTC ngày 30/6/2016 của Bộ Tài chính quy định lập dự toán, quản lý, sử dụng và quyết toán kinh phí thực hiện các cuộc Điều tra thống kê, Tổng Điều tra thống kê quốc gia, cụ thể (Khoản 1, Điều 3 Thông tư 109/2016/TT-BTC): Chi tổng hợp, phân tích, đánh giá kết quả Điều tra thống kê:  Tối đa 10 triệu đồng (đối với cấp tỉnh)</w:delText>
              </w:r>
              <w:r w:rsidRPr="00167CE0" w:rsidDel="00B053AF">
                <w:rPr>
                  <w:color w:val="000000" w:themeColor="text1"/>
                  <w:sz w:val="28"/>
                  <w:szCs w:val="28"/>
                  <w:rPrChange w:id="43214" w:author="James Vu" w:date="2024-04-18T22:33:00Z">
                    <w:rPr>
                      <w:color w:val="000000" w:themeColor="text1"/>
                      <w:sz w:val="26"/>
                      <w:szCs w:val="26"/>
                    </w:rPr>
                  </w:rPrChange>
                </w:rPr>
                <w:br/>
                <w:delText>Để xác định chi phí cho hạng mục trên, đơn vị Xác định dự toán theo phương pháp chuyên gia được quy định tại Phụ lục 05 Thông tư số 04/2020/TT-BTTTT, Chi phí chuyên gia của hạng mục không vượt quá chi phí được quy định tại Thông tư 109/2016/TT-BTC</w:delText>
              </w:r>
            </w:del>
          </w:p>
        </w:tc>
      </w:tr>
      <w:tr w:rsidR="00A079F8" w:rsidRPr="00167CE0" w:rsidDel="00B053AF" w14:paraId="3718B103" w14:textId="73C2FBC5" w:rsidTr="00617FD8">
        <w:trPr>
          <w:del w:id="43215" w:author="James Vu" w:date="2024-04-18T23:44:00Z"/>
        </w:trPr>
        <w:tc>
          <w:tcPr>
            <w:tcW w:w="0" w:type="auto"/>
            <w:shd w:val="clear" w:color="auto" w:fill="auto"/>
            <w:vAlign w:val="center"/>
            <w:hideMark/>
          </w:tcPr>
          <w:p w14:paraId="73588560" w14:textId="68BB0DDE" w:rsidR="00617FD8" w:rsidRPr="00167CE0" w:rsidDel="00B053AF" w:rsidRDefault="00617FD8">
            <w:pPr>
              <w:widowControl w:val="0"/>
              <w:spacing w:before="120" w:after="120"/>
              <w:jc w:val="both"/>
              <w:rPr>
                <w:del w:id="43216" w:author="James Vu" w:date="2024-04-18T23:44:00Z"/>
                <w:b/>
                <w:bCs/>
                <w:color w:val="000000" w:themeColor="text1"/>
                <w:sz w:val="28"/>
                <w:szCs w:val="28"/>
                <w:rPrChange w:id="43217" w:author="James Vu" w:date="2024-04-18T22:33:00Z">
                  <w:rPr>
                    <w:del w:id="43218" w:author="James Vu" w:date="2024-04-18T23:44:00Z"/>
                    <w:b/>
                    <w:bCs/>
                    <w:color w:val="000000" w:themeColor="text1"/>
                    <w:sz w:val="26"/>
                    <w:szCs w:val="26"/>
                  </w:rPr>
                </w:rPrChange>
              </w:rPr>
              <w:pPrChange w:id="43219" w:author="James Vu" w:date="2024-04-18T22:33:00Z">
                <w:pPr>
                  <w:widowControl w:val="0"/>
                  <w:spacing w:before="120" w:after="120"/>
                  <w:jc w:val="center"/>
                </w:pPr>
              </w:pPrChange>
            </w:pPr>
            <w:del w:id="43220" w:author="James Vu" w:date="2024-04-18T23:44:00Z">
              <w:r w:rsidRPr="00167CE0" w:rsidDel="00B053AF">
                <w:rPr>
                  <w:b/>
                  <w:bCs/>
                  <w:color w:val="000000" w:themeColor="text1"/>
                  <w:sz w:val="28"/>
                  <w:szCs w:val="28"/>
                  <w:rPrChange w:id="43221" w:author="James Vu" w:date="2024-04-18T22:33:00Z">
                    <w:rPr>
                      <w:b/>
                      <w:bCs/>
                      <w:color w:val="000000" w:themeColor="text1"/>
                      <w:sz w:val="26"/>
                      <w:szCs w:val="26"/>
                    </w:rPr>
                  </w:rPrChange>
                </w:rPr>
                <w:delText>2</w:delText>
              </w:r>
            </w:del>
          </w:p>
        </w:tc>
        <w:tc>
          <w:tcPr>
            <w:tcW w:w="0" w:type="auto"/>
            <w:shd w:val="clear" w:color="auto" w:fill="auto"/>
            <w:vAlign w:val="center"/>
            <w:hideMark/>
          </w:tcPr>
          <w:p w14:paraId="26019C54" w14:textId="5E7F11E5" w:rsidR="00617FD8" w:rsidRPr="00167CE0" w:rsidDel="00B053AF" w:rsidRDefault="00617FD8">
            <w:pPr>
              <w:widowControl w:val="0"/>
              <w:spacing w:before="120" w:after="120"/>
              <w:jc w:val="both"/>
              <w:rPr>
                <w:del w:id="43222" w:author="James Vu" w:date="2024-04-18T23:44:00Z"/>
                <w:b/>
                <w:bCs/>
                <w:color w:val="000000" w:themeColor="text1"/>
                <w:sz w:val="28"/>
                <w:szCs w:val="28"/>
                <w:rPrChange w:id="43223" w:author="James Vu" w:date="2024-04-18T22:33:00Z">
                  <w:rPr>
                    <w:del w:id="43224" w:author="James Vu" w:date="2024-04-18T23:44:00Z"/>
                    <w:b/>
                    <w:bCs/>
                    <w:color w:val="000000" w:themeColor="text1"/>
                    <w:sz w:val="26"/>
                    <w:szCs w:val="26"/>
                  </w:rPr>
                </w:rPrChange>
              </w:rPr>
              <w:pPrChange w:id="43225" w:author="James Vu" w:date="2024-04-18T22:33:00Z">
                <w:pPr>
                  <w:widowControl w:val="0"/>
                  <w:spacing w:before="120" w:after="120"/>
                </w:pPr>
              </w:pPrChange>
            </w:pPr>
            <w:del w:id="43226" w:author="James Vu" w:date="2024-04-18T23:44:00Z">
              <w:r w:rsidRPr="00167CE0" w:rsidDel="00B053AF">
                <w:rPr>
                  <w:b/>
                  <w:bCs/>
                  <w:color w:val="000000" w:themeColor="text1"/>
                  <w:sz w:val="28"/>
                  <w:szCs w:val="28"/>
                  <w:rPrChange w:id="43227" w:author="James Vu" w:date="2024-04-18T22:33:00Z">
                    <w:rPr>
                      <w:b/>
                      <w:bCs/>
                      <w:color w:val="000000" w:themeColor="text1"/>
                      <w:sz w:val="26"/>
                      <w:szCs w:val="26"/>
                    </w:rPr>
                  </w:rPrChange>
                </w:rPr>
                <w:delText>Chi phí quản lý</w:delText>
              </w:r>
            </w:del>
          </w:p>
        </w:tc>
        <w:tc>
          <w:tcPr>
            <w:tcW w:w="0" w:type="auto"/>
            <w:shd w:val="clear" w:color="auto" w:fill="auto"/>
            <w:vAlign w:val="center"/>
            <w:hideMark/>
          </w:tcPr>
          <w:p w14:paraId="26D6FE16" w14:textId="2BC73DDF" w:rsidR="00617FD8" w:rsidRPr="00167CE0" w:rsidDel="00B053AF" w:rsidRDefault="00617FD8">
            <w:pPr>
              <w:widowControl w:val="0"/>
              <w:spacing w:before="120" w:after="120"/>
              <w:jc w:val="both"/>
              <w:rPr>
                <w:del w:id="43228" w:author="James Vu" w:date="2024-04-18T23:44:00Z"/>
                <w:b/>
                <w:bCs/>
                <w:color w:val="000000" w:themeColor="text1"/>
                <w:sz w:val="28"/>
                <w:szCs w:val="28"/>
                <w:rPrChange w:id="43229" w:author="James Vu" w:date="2024-04-18T22:33:00Z">
                  <w:rPr>
                    <w:del w:id="43230" w:author="James Vu" w:date="2024-04-18T23:44:00Z"/>
                    <w:b/>
                    <w:bCs/>
                    <w:color w:val="000000" w:themeColor="text1"/>
                    <w:sz w:val="26"/>
                    <w:szCs w:val="26"/>
                  </w:rPr>
                </w:rPrChange>
              </w:rPr>
              <w:pPrChange w:id="43231" w:author="James Vu" w:date="2024-04-18T22:33:00Z">
                <w:pPr>
                  <w:widowControl w:val="0"/>
                  <w:spacing w:before="120" w:after="120"/>
                  <w:jc w:val="center"/>
                </w:pPr>
              </w:pPrChange>
            </w:pPr>
            <w:del w:id="43232" w:author="James Vu" w:date="2024-04-18T23:44:00Z">
              <w:r w:rsidRPr="00167CE0" w:rsidDel="00B053AF">
                <w:rPr>
                  <w:b/>
                  <w:bCs/>
                  <w:color w:val="000000" w:themeColor="text1"/>
                  <w:sz w:val="28"/>
                  <w:szCs w:val="28"/>
                  <w:rPrChange w:id="43233" w:author="James Vu" w:date="2024-04-18T22:33:00Z">
                    <w:rPr>
                      <w:b/>
                      <w:bCs/>
                      <w:color w:val="000000" w:themeColor="text1"/>
                      <w:sz w:val="26"/>
                      <w:szCs w:val="26"/>
                    </w:rPr>
                  </w:rPrChange>
                </w:rPr>
                <w:delText>Cql = 55% x Ccg</w:delText>
              </w:r>
            </w:del>
          </w:p>
        </w:tc>
        <w:tc>
          <w:tcPr>
            <w:tcW w:w="0" w:type="auto"/>
            <w:shd w:val="clear" w:color="auto" w:fill="auto"/>
            <w:hideMark/>
          </w:tcPr>
          <w:p w14:paraId="20DE54FB" w14:textId="53E811BA" w:rsidR="00617FD8" w:rsidRPr="00167CE0" w:rsidDel="00B053AF" w:rsidRDefault="00617FD8">
            <w:pPr>
              <w:widowControl w:val="0"/>
              <w:spacing w:before="120" w:after="120"/>
              <w:jc w:val="both"/>
              <w:rPr>
                <w:del w:id="43234" w:author="James Vu" w:date="2024-04-18T23:44:00Z"/>
                <w:b/>
                <w:bCs/>
                <w:color w:val="000000" w:themeColor="text1"/>
                <w:sz w:val="28"/>
                <w:szCs w:val="28"/>
                <w:rPrChange w:id="43235" w:author="James Vu" w:date="2024-04-18T22:33:00Z">
                  <w:rPr>
                    <w:del w:id="43236" w:author="James Vu" w:date="2024-04-18T23:44:00Z"/>
                    <w:b/>
                    <w:bCs/>
                    <w:color w:val="000000" w:themeColor="text1"/>
                    <w:sz w:val="26"/>
                    <w:szCs w:val="26"/>
                  </w:rPr>
                </w:rPrChange>
              </w:rPr>
              <w:pPrChange w:id="43237" w:author="James Vu" w:date="2024-04-18T22:33:00Z">
                <w:pPr>
                  <w:widowControl w:val="0"/>
                  <w:spacing w:before="120" w:after="120"/>
                </w:pPr>
              </w:pPrChange>
            </w:pPr>
            <w:del w:id="43238" w:author="James Vu" w:date="2024-04-18T23:44:00Z">
              <w:r w:rsidRPr="00167CE0" w:rsidDel="00B053AF">
                <w:rPr>
                  <w:b/>
                  <w:bCs/>
                  <w:color w:val="000000" w:themeColor="text1"/>
                  <w:sz w:val="28"/>
                  <w:szCs w:val="28"/>
                  <w:rPrChange w:id="43239" w:author="James Vu" w:date="2024-04-18T22:33:00Z">
                    <w:rPr>
                      <w:b/>
                      <w:bCs/>
                      <w:color w:val="000000" w:themeColor="text1"/>
                      <w:sz w:val="26"/>
                      <w:szCs w:val="26"/>
                    </w:rPr>
                  </w:rPrChange>
                </w:rPr>
                <w:delText> </w:delText>
              </w:r>
            </w:del>
          </w:p>
        </w:tc>
        <w:tc>
          <w:tcPr>
            <w:tcW w:w="0" w:type="auto"/>
            <w:shd w:val="clear" w:color="auto" w:fill="auto"/>
            <w:hideMark/>
          </w:tcPr>
          <w:p w14:paraId="0C6EE380" w14:textId="6C4AB758" w:rsidR="00617FD8" w:rsidRPr="00167CE0" w:rsidDel="00B053AF" w:rsidRDefault="00617FD8">
            <w:pPr>
              <w:widowControl w:val="0"/>
              <w:spacing w:before="120" w:after="120"/>
              <w:jc w:val="both"/>
              <w:rPr>
                <w:del w:id="43240" w:author="James Vu" w:date="2024-04-18T23:44:00Z"/>
                <w:b/>
                <w:bCs/>
                <w:color w:val="000000" w:themeColor="text1"/>
                <w:sz w:val="28"/>
                <w:szCs w:val="28"/>
                <w:rPrChange w:id="43241" w:author="James Vu" w:date="2024-04-18T22:33:00Z">
                  <w:rPr>
                    <w:del w:id="43242" w:author="James Vu" w:date="2024-04-18T23:44:00Z"/>
                    <w:b/>
                    <w:bCs/>
                    <w:color w:val="000000" w:themeColor="text1"/>
                    <w:sz w:val="26"/>
                    <w:szCs w:val="26"/>
                  </w:rPr>
                </w:rPrChange>
              </w:rPr>
              <w:pPrChange w:id="43243" w:author="James Vu" w:date="2024-04-18T22:33:00Z">
                <w:pPr>
                  <w:widowControl w:val="0"/>
                  <w:spacing w:before="120" w:after="120"/>
                </w:pPr>
              </w:pPrChange>
            </w:pPr>
            <w:del w:id="43244" w:author="James Vu" w:date="2024-04-18T23:44:00Z">
              <w:r w:rsidRPr="00167CE0" w:rsidDel="00B053AF">
                <w:rPr>
                  <w:b/>
                  <w:bCs/>
                  <w:color w:val="000000" w:themeColor="text1"/>
                  <w:sz w:val="28"/>
                  <w:szCs w:val="28"/>
                  <w:rPrChange w:id="43245" w:author="James Vu" w:date="2024-04-18T22:33:00Z">
                    <w:rPr>
                      <w:b/>
                      <w:bCs/>
                      <w:color w:val="000000" w:themeColor="text1"/>
                      <w:sz w:val="26"/>
                      <w:szCs w:val="26"/>
                    </w:rPr>
                  </w:rPrChange>
                </w:rPr>
                <w:delText> </w:delText>
              </w:r>
            </w:del>
          </w:p>
        </w:tc>
        <w:tc>
          <w:tcPr>
            <w:tcW w:w="0" w:type="auto"/>
            <w:shd w:val="clear" w:color="auto" w:fill="auto"/>
            <w:vAlign w:val="center"/>
            <w:hideMark/>
          </w:tcPr>
          <w:p w14:paraId="151A4F76" w14:textId="0DBB1CE9" w:rsidR="00617FD8" w:rsidRPr="00167CE0" w:rsidDel="00B053AF" w:rsidRDefault="00617FD8">
            <w:pPr>
              <w:widowControl w:val="0"/>
              <w:spacing w:before="120" w:after="120"/>
              <w:jc w:val="both"/>
              <w:rPr>
                <w:del w:id="43246" w:author="James Vu" w:date="2024-04-18T23:44:00Z"/>
                <w:b/>
                <w:bCs/>
                <w:color w:val="000000" w:themeColor="text1"/>
                <w:sz w:val="28"/>
                <w:szCs w:val="28"/>
                <w:rPrChange w:id="43247" w:author="James Vu" w:date="2024-04-18T22:33:00Z">
                  <w:rPr>
                    <w:del w:id="43248" w:author="James Vu" w:date="2024-04-18T23:44:00Z"/>
                    <w:b/>
                    <w:bCs/>
                    <w:color w:val="000000" w:themeColor="text1"/>
                    <w:sz w:val="26"/>
                    <w:szCs w:val="26"/>
                  </w:rPr>
                </w:rPrChange>
              </w:rPr>
              <w:pPrChange w:id="43249" w:author="James Vu" w:date="2024-04-18T22:33:00Z">
                <w:pPr>
                  <w:widowControl w:val="0"/>
                  <w:spacing w:before="120" w:after="120"/>
                  <w:jc w:val="right"/>
                </w:pPr>
              </w:pPrChange>
            </w:pPr>
            <w:del w:id="43250" w:author="James Vu" w:date="2024-04-18T23:44:00Z">
              <w:r w:rsidRPr="00167CE0" w:rsidDel="00B053AF">
                <w:rPr>
                  <w:b/>
                  <w:bCs/>
                  <w:color w:val="000000" w:themeColor="text1"/>
                  <w:sz w:val="28"/>
                  <w:szCs w:val="28"/>
                  <w:rPrChange w:id="43251" w:author="James Vu" w:date="2024-04-18T22:33:00Z">
                    <w:rPr>
                      <w:b/>
                      <w:bCs/>
                      <w:color w:val="000000" w:themeColor="text1"/>
                      <w:sz w:val="26"/>
                      <w:szCs w:val="26"/>
                    </w:rPr>
                  </w:rPrChange>
                </w:rPr>
                <w:delText> </w:delText>
              </w:r>
            </w:del>
          </w:p>
        </w:tc>
        <w:tc>
          <w:tcPr>
            <w:tcW w:w="0" w:type="auto"/>
            <w:shd w:val="clear" w:color="auto" w:fill="auto"/>
            <w:hideMark/>
          </w:tcPr>
          <w:p w14:paraId="2D6730EB" w14:textId="5BFC7DB8" w:rsidR="00617FD8" w:rsidRPr="00167CE0" w:rsidDel="00B053AF" w:rsidRDefault="00617FD8">
            <w:pPr>
              <w:widowControl w:val="0"/>
              <w:spacing w:before="120" w:after="120"/>
              <w:jc w:val="both"/>
              <w:rPr>
                <w:del w:id="43252" w:author="James Vu" w:date="2024-04-18T23:44:00Z"/>
                <w:b/>
                <w:bCs/>
                <w:color w:val="000000" w:themeColor="text1"/>
                <w:sz w:val="28"/>
                <w:szCs w:val="28"/>
                <w:rPrChange w:id="43253" w:author="James Vu" w:date="2024-04-18T22:33:00Z">
                  <w:rPr>
                    <w:del w:id="43254" w:author="James Vu" w:date="2024-04-18T23:44:00Z"/>
                    <w:b/>
                    <w:bCs/>
                    <w:color w:val="000000" w:themeColor="text1"/>
                    <w:sz w:val="26"/>
                    <w:szCs w:val="26"/>
                  </w:rPr>
                </w:rPrChange>
              </w:rPr>
              <w:pPrChange w:id="43255" w:author="James Vu" w:date="2024-04-18T22:33:00Z">
                <w:pPr>
                  <w:widowControl w:val="0"/>
                  <w:spacing w:before="120" w:after="120"/>
                </w:pPr>
              </w:pPrChange>
            </w:pPr>
            <w:del w:id="43256" w:author="James Vu" w:date="2024-04-18T23:44:00Z">
              <w:r w:rsidRPr="00167CE0" w:rsidDel="00B053AF">
                <w:rPr>
                  <w:b/>
                  <w:bCs/>
                  <w:color w:val="000000" w:themeColor="text1"/>
                  <w:sz w:val="28"/>
                  <w:szCs w:val="28"/>
                  <w:rPrChange w:id="43257" w:author="James Vu" w:date="2024-04-18T22:33:00Z">
                    <w:rPr>
                      <w:b/>
                      <w:bCs/>
                      <w:color w:val="000000" w:themeColor="text1"/>
                      <w:sz w:val="26"/>
                      <w:szCs w:val="26"/>
                    </w:rPr>
                  </w:rPrChange>
                </w:rPr>
                <w:delText> </w:delText>
              </w:r>
            </w:del>
          </w:p>
        </w:tc>
        <w:tc>
          <w:tcPr>
            <w:tcW w:w="0" w:type="auto"/>
            <w:shd w:val="clear" w:color="auto" w:fill="auto"/>
            <w:vAlign w:val="center"/>
            <w:hideMark/>
          </w:tcPr>
          <w:p w14:paraId="6ACC730C" w14:textId="5D2ECEB4" w:rsidR="00617FD8" w:rsidRPr="00167CE0" w:rsidDel="00B053AF" w:rsidRDefault="00617FD8">
            <w:pPr>
              <w:widowControl w:val="0"/>
              <w:spacing w:before="120" w:after="120"/>
              <w:jc w:val="both"/>
              <w:rPr>
                <w:del w:id="43258" w:author="James Vu" w:date="2024-04-18T23:44:00Z"/>
                <w:b/>
                <w:bCs/>
                <w:color w:val="000000" w:themeColor="text1"/>
                <w:sz w:val="28"/>
                <w:szCs w:val="28"/>
                <w:rPrChange w:id="43259" w:author="James Vu" w:date="2024-04-18T22:33:00Z">
                  <w:rPr>
                    <w:del w:id="43260" w:author="James Vu" w:date="2024-04-18T23:44:00Z"/>
                    <w:b/>
                    <w:bCs/>
                    <w:color w:val="000000" w:themeColor="text1"/>
                    <w:sz w:val="26"/>
                    <w:szCs w:val="26"/>
                  </w:rPr>
                </w:rPrChange>
              </w:rPr>
              <w:pPrChange w:id="43261" w:author="James Vu" w:date="2024-04-18T22:33:00Z">
                <w:pPr>
                  <w:widowControl w:val="0"/>
                  <w:spacing w:before="120" w:after="120"/>
                  <w:jc w:val="right"/>
                </w:pPr>
              </w:pPrChange>
            </w:pPr>
            <w:del w:id="43262" w:author="James Vu" w:date="2024-04-18T23:44:00Z">
              <w:r w:rsidRPr="00167CE0" w:rsidDel="00B053AF">
                <w:rPr>
                  <w:b/>
                  <w:bCs/>
                  <w:color w:val="000000" w:themeColor="text1"/>
                  <w:sz w:val="28"/>
                  <w:szCs w:val="28"/>
                  <w:rPrChange w:id="43263" w:author="James Vu" w:date="2024-04-18T22:33:00Z">
                    <w:rPr>
                      <w:b/>
                      <w:bCs/>
                      <w:color w:val="000000" w:themeColor="text1"/>
                      <w:sz w:val="26"/>
                      <w:szCs w:val="26"/>
                    </w:rPr>
                  </w:rPrChange>
                </w:rPr>
                <w:delText>23.527.363</w:delText>
              </w:r>
            </w:del>
          </w:p>
        </w:tc>
        <w:tc>
          <w:tcPr>
            <w:tcW w:w="0" w:type="auto"/>
            <w:shd w:val="clear" w:color="auto" w:fill="auto"/>
            <w:hideMark/>
          </w:tcPr>
          <w:p w14:paraId="40667EBB" w14:textId="4BE037A1" w:rsidR="00617FD8" w:rsidRPr="00167CE0" w:rsidDel="00B053AF" w:rsidRDefault="00617FD8">
            <w:pPr>
              <w:widowControl w:val="0"/>
              <w:spacing w:before="120" w:after="120"/>
              <w:jc w:val="both"/>
              <w:rPr>
                <w:del w:id="43264" w:author="James Vu" w:date="2024-04-18T23:44:00Z"/>
                <w:b/>
                <w:bCs/>
                <w:color w:val="000000" w:themeColor="text1"/>
                <w:sz w:val="28"/>
                <w:szCs w:val="28"/>
                <w:rPrChange w:id="43265" w:author="James Vu" w:date="2024-04-18T22:33:00Z">
                  <w:rPr>
                    <w:del w:id="43266" w:author="James Vu" w:date="2024-04-18T23:44:00Z"/>
                    <w:b/>
                    <w:bCs/>
                    <w:color w:val="000000" w:themeColor="text1"/>
                    <w:sz w:val="26"/>
                    <w:szCs w:val="26"/>
                  </w:rPr>
                </w:rPrChange>
              </w:rPr>
              <w:pPrChange w:id="43267" w:author="James Vu" w:date="2024-04-18T22:33:00Z">
                <w:pPr>
                  <w:widowControl w:val="0"/>
                  <w:spacing w:before="120" w:after="120"/>
                  <w:jc w:val="center"/>
                </w:pPr>
              </w:pPrChange>
            </w:pPr>
            <w:del w:id="43268" w:author="James Vu" w:date="2024-04-18T23:44:00Z">
              <w:r w:rsidRPr="00167CE0" w:rsidDel="00B053AF">
                <w:rPr>
                  <w:b/>
                  <w:bCs/>
                  <w:color w:val="000000" w:themeColor="text1"/>
                  <w:sz w:val="28"/>
                  <w:szCs w:val="28"/>
                  <w:rPrChange w:id="43269" w:author="James Vu" w:date="2024-04-18T22:33:00Z">
                    <w:rPr>
                      <w:b/>
                      <w:bCs/>
                      <w:color w:val="000000" w:themeColor="text1"/>
                      <w:sz w:val="26"/>
                      <w:szCs w:val="26"/>
                    </w:rPr>
                  </w:rPrChange>
                </w:rPr>
                <w:delText> </w:delText>
              </w:r>
            </w:del>
          </w:p>
        </w:tc>
      </w:tr>
      <w:tr w:rsidR="00A079F8" w:rsidRPr="00167CE0" w:rsidDel="00B053AF" w14:paraId="40E9E247" w14:textId="085CFCF1" w:rsidTr="00617FD8">
        <w:trPr>
          <w:del w:id="43270" w:author="James Vu" w:date="2024-04-18T23:44:00Z"/>
        </w:trPr>
        <w:tc>
          <w:tcPr>
            <w:tcW w:w="0" w:type="auto"/>
            <w:shd w:val="clear" w:color="auto" w:fill="auto"/>
            <w:vAlign w:val="center"/>
            <w:hideMark/>
          </w:tcPr>
          <w:p w14:paraId="494B9B34" w14:textId="6259C26C" w:rsidR="00617FD8" w:rsidRPr="00167CE0" w:rsidDel="00B053AF" w:rsidRDefault="00617FD8">
            <w:pPr>
              <w:widowControl w:val="0"/>
              <w:spacing w:before="120" w:after="120"/>
              <w:jc w:val="both"/>
              <w:rPr>
                <w:del w:id="43271" w:author="James Vu" w:date="2024-04-18T23:44:00Z"/>
                <w:b/>
                <w:bCs/>
                <w:color w:val="000000" w:themeColor="text1"/>
                <w:sz w:val="28"/>
                <w:szCs w:val="28"/>
                <w:rPrChange w:id="43272" w:author="James Vu" w:date="2024-04-18T22:33:00Z">
                  <w:rPr>
                    <w:del w:id="43273" w:author="James Vu" w:date="2024-04-18T23:44:00Z"/>
                    <w:b/>
                    <w:bCs/>
                    <w:color w:val="000000" w:themeColor="text1"/>
                    <w:sz w:val="26"/>
                    <w:szCs w:val="26"/>
                  </w:rPr>
                </w:rPrChange>
              </w:rPr>
              <w:pPrChange w:id="43274" w:author="James Vu" w:date="2024-04-18T22:33:00Z">
                <w:pPr>
                  <w:widowControl w:val="0"/>
                  <w:spacing w:before="120" w:after="120"/>
                  <w:jc w:val="center"/>
                </w:pPr>
              </w:pPrChange>
            </w:pPr>
            <w:del w:id="43275" w:author="James Vu" w:date="2024-04-18T23:44:00Z">
              <w:r w:rsidRPr="00167CE0" w:rsidDel="00B053AF">
                <w:rPr>
                  <w:b/>
                  <w:bCs/>
                  <w:color w:val="000000" w:themeColor="text1"/>
                  <w:sz w:val="28"/>
                  <w:szCs w:val="28"/>
                  <w:rPrChange w:id="43276" w:author="James Vu" w:date="2024-04-18T22:33:00Z">
                    <w:rPr>
                      <w:b/>
                      <w:bCs/>
                      <w:color w:val="000000" w:themeColor="text1"/>
                      <w:sz w:val="26"/>
                      <w:szCs w:val="26"/>
                    </w:rPr>
                  </w:rPrChange>
                </w:rPr>
                <w:delText>3</w:delText>
              </w:r>
            </w:del>
          </w:p>
        </w:tc>
        <w:tc>
          <w:tcPr>
            <w:tcW w:w="0" w:type="auto"/>
            <w:shd w:val="clear" w:color="auto" w:fill="auto"/>
            <w:vAlign w:val="center"/>
            <w:hideMark/>
          </w:tcPr>
          <w:p w14:paraId="748DEEEE" w14:textId="01BBBE04" w:rsidR="00617FD8" w:rsidRPr="00167CE0" w:rsidDel="00B053AF" w:rsidRDefault="00617FD8">
            <w:pPr>
              <w:widowControl w:val="0"/>
              <w:spacing w:before="120" w:after="120"/>
              <w:jc w:val="both"/>
              <w:rPr>
                <w:del w:id="43277" w:author="James Vu" w:date="2024-04-18T23:44:00Z"/>
                <w:b/>
                <w:bCs/>
                <w:color w:val="000000" w:themeColor="text1"/>
                <w:sz w:val="28"/>
                <w:szCs w:val="28"/>
                <w:rPrChange w:id="43278" w:author="James Vu" w:date="2024-04-18T22:33:00Z">
                  <w:rPr>
                    <w:del w:id="43279" w:author="James Vu" w:date="2024-04-18T23:44:00Z"/>
                    <w:b/>
                    <w:bCs/>
                    <w:color w:val="000000" w:themeColor="text1"/>
                    <w:sz w:val="26"/>
                    <w:szCs w:val="26"/>
                  </w:rPr>
                </w:rPrChange>
              </w:rPr>
              <w:pPrChange w:id="43280" w:author="James Vu" w:date="2024-04-18T22:33:00Z">
                <w:pPr>
                  <w:widowControl w:val="0"/>
                  <w:spacing w:before="120" w:after="120"/>
                </w:pPr>
              </w:pPrChange>
            </w:pPr>
            <w:del w:id="43281" w:author="James Vu" w:date="2024-04-18T23:44:00Z">
              <w:r w:rsidRPr="00167CE0" w:rsidDel="00B053AF">
                <w:rPr>
                  <w:b/>
                  <w:bCs/>
                  <w:color w:val="000000" w:themeColor="text1"/>
                  <w:sz w:val="28"/>
                  <w:szCs w:val="28"/>
                  <w:rPrChange w:id="43282" w:author="James Vu" w:date="2024-04-18T22:33:00Z">
                    <w:rPr>
                      <w:b/>
                      <w:bCs/>
                      <w:color w:val="000000" w:themeColor="text1"/>
                      <w:sz w:val="26"/>
                      <w:szCs w:val="26"/>
                    </w:rPr>
                  </w:rPrChange>
                </w:rPr>
                <w:delText>Chi phí khác</w:delText>
              </w:r>
            </w:del>
          </w:p>
        </w:tc>
        <w:tc>
          <w:tcPr>
            <w:tcW w:w="0" w:type="auto"/>
            <w:shd w:val="clear" w:color="auto" w:fill="auto"/>
            <w:vAlign w:val="center"/>
            <w:hideMark/>
          </w:tcPr>
          <w:p w14:paraId="041426E3" w14:textId="1ECDCABD" w:rsidR="00617FD8" w:rsidRPr="00167CE0" w:rsidDel="00B053AF" w:rsidRDefault="00617FD8">
            <w:pPr>
              <w:widowControl w:val="0"/>
              <w:spacing w:before="120" w:after="120"/>
              <w:jc w:val="both"/>
              <w:rPr>
                <w:del w:id="43283" w:author="James Vu" w:date="2024-04-18T23:44:00Z"/>
                <w:b/>
                <w:bCs/>
                <w:color w:val="000000" w:themeColor="text1"/>
                <w:sz w:val="28"/>
                <w:szCs w:val="28"/>
                <w:rPrChange w:id="43284" w:author="James Vu" w:date="2024-04-18T22:33:00Z">
                  <w:rPr>
                    <w:del w:id="43285" w:author="James Vu" w:date="2024-04-18T23:44:00Z"/>
                    <w:b/>
                    <w:bCs/>
                    <w:color w:val="000000" w:themeColor="text1"/>
                    <w:sz w:val="26"/>
                    <w:szCs w:val="26"/>
                  </w:rPr>
                </w:rPrChange>
              </w:rPr>
              <w:pPrChange w:id="43286" w:author="James Vu" w:date="2024-04-18T22:33:00Z">
                <w:pPr>
                  <w:widowControl w:val="0"/>
                  <w:spacing w:before="120" w:after="120"/>
                  <w:jc w:val="center"/>
                </w:pPr>
              </w:pPrChange>
            </w:pPr>
            <w:del w:id="43287" w:author="James Vu" w:date="2024-04-18T23:44:00Z">
              <w:r w:rsidRPr="00167CE0" w:rsidDel="00B053AF">
                <w:rPr>
                  <w:b/>
                  <w:bCs/>
                  <w:color w:val="000000" w:themeColor="text1"/>
                  <w:sz w:val="28"/>
                  <w:szCs w:val="28"/>
                  <w:rPrChange w:id="43288" w:author="James Vu" w:date="2024-04-18T22:33:00Z">
                    <w:rPr>
                      <w:b/>
                      <w:bCs/>
                      <w:color w:val="000000" w:themeColor="text1"/>
                      <w:sz w:val="26"/>
                      <w:szCs w:val="26"/>
                    </w:rPr>
                  </w:rPrChange>
                </w:rPr>
                <w:delText>Ck</w:delText>
              </w:r>
            </w:del>
          </w:p>
        </w:tc>
        <w:tc>
          <w:tcPr>
            <w:tcW w:w="0" w:type="auto"/>
            <w:shd w:val="clear" w:color="auto" w:fill="auto"/>
            <w:hideMark/>
          </w:tcPr>
          <w:p w14:paraId="142480D9" w14:textId="63819929" w:rsidR="00617FD8" w:rsidRPr="00167CE0" w:rsidDel="00B053AF" w:rsidRDefault="00617FD8">
            <w:pPr>
              <w:widowControl w:val="0"/>
              <w:spacing w:before="120" w:after="120"/>
              <w:jc w:val="both"/>
              <w:rPr>
                <w:del w:id="43289" w:author="James Vu" w:date="2024-04-18T23:44:00Z"/>
                <w:b/>
                <w:bCs/>
                <w:color w:val="000000" w:themeColor="text1"/>
                <w:sz w:val="28"/>
                <w:szCs w:val="28"/>
                <w:rPrChange w:id="43290" w:author="James Vu" w:date="2024-04-18T22:33:00Z">
                  <w:rPr>
                    <w:del w:id="43291" w:author="James Vu" w:date="2024-04-18T23:44:00Z"/>
                    <w:b/>
                    <w:bCs/>
                    <w:color w:val="000000" w:themeColor="text1"/>
                    <w:sz w:val="26"/>
                    <w:szCs w:val="26"/>
                  </w:rPr>
                </w:rPrChange>
              </w:rPr>
              <w:pPrChange w:id="43292" w:author="James Vu" w:date="2024-04-18T22:33:00Z">
                <w:pPr>
                  <w:widowControl w:val="0"/>
                  <w:spacing w:before="120" w:after="120"/>
                </w:pPr>
              </w:pPrChange>
            </w:pPr>
            <w:del w:id="43293" w:author="James Vu" w:date="2024-04-18T23:44:00Z">
              <w:r w:rsidRPr="00167CE0" w:rsidDel="00B053AF">
                <w:rPr>
                  <w:b/>
                  <w:bCs/>
                  <w:color w:val="000000" w:themeColor="text1"/>
                  <w:sz w:val="28"/>
                  <w:szCs w:val="28"/>
                  <w:rPrChange w:id="43294" w:author="James Vu" w:date="2024-04-18T22:33:00Z">
                    <w:rPr>
                      <w:b/>
                      <w:bCs/>
                      <w:color w:val="000000" w:themeColor="text1"/>
                      <w:sz w:val="26"/>
                      <w:szCs w:val="26"/>
                    </w:rPr>
                  </w:rPrChange>
                </w:rPr>
                <w:delText> </w:delText>
              </w:r>
            </w:del>
          </w:p>
        </w:tc>
        <w:tc>
          <w:tcPr>
            <w:tcW w:w="0" w:type="auto"/>
            <w:shd w:val="clear" w:color="auto" w:fill="auto"/>
            <w:hideMark/>
          </w:tcPr>
          <w:p w14:paraId="576FC904" w14:textId="3C1CBB11" w:rsidR="00617FD8" w:rsidRPr="00167CE0" w:rsidDel="00B053AF" w:rsidRDefault="00617FD8">
            <w:pPr>
              <w:widowControl w:val="0"/>
              <w:spacing w:before="120" w:after="120"/>
              <w:jc w:val="both"/>
              <w:rPr>
                <w:del w:id="43295" w:author="James Vu" w:date="2024-04-18T23:44:00Z"/>
                <w:b/>
                <w:bCs/>
                <w:color w:val="000000" w:themeColor="text1"/>
                <w:sz w:val="28"/>
                <w:szCs w:val="28"/>
                <w:rPrChange w:id="43296" w:author="James Vu" w:date="2024-04-18T22:33:00Z">
                  <w:rPr>
                    <w:del w:id="43297" w:author="James Vu" w:date="2024-04-18T23:44:00Z"/>
                    <w:b/>
                    <w:bCs/>
                    <w:color w:val="000000" w:themeColor="text1"/>
                    <w:sz w:val="26"/>
                    <w:szCs w:val="26"/>
                  </w:rPr>
                </w:rPrChange>
              </w:rPr>
              <w:pPrChange w:id="43298" w:author="James Vu" w:date="2024-04-18T22:33:00Z">
                <w:pPr>
                  <w:widowControl w:val="0"/>
                  <w:spacing w:before="120" w:after="120"/>
                </w:pPr>
              </w:pPrChange>
            </w:pPr>
            <w:del w:id="43299" w:author="James Vu" w:date="2024-04-18T23:44:00Z">
              <w:r w:rsidRPr="00167CE0" w:rsidDel="00B053AF">
                <w:rPr>
                  <w:b/>
                  <w:bCs/>
                  <w:color w:val="000000" w:themeColor="text1"/>
                  <w:sz w:val="28"/>
                  <w:szCs w:val="28"/>
                  <w:rPrChange w:id="43300" w:author="James Vu" w:date="2024-04-18T22:33:00Z">
                    <w:rPr>
                      <w:b/>
                      <w:bCs/>
                      <w:color w:val="000000" w:themeColor="text1"/>
                      <w:sz w:val="26"/>
                      <w:szCs w:val="26"/>
                    </w:rPr>
                  </w:rPrChange>
                </w:rPr>
                <w:delText> </w:delText>
              </w:r>
            </w:del>
          </w:p>
        </w:tc>
        <w:tc>
          <w:tcPr>
            <w:tcW w:w="0" w:type="auto"/>
            <w:shd w:val="clear" w:color="auto" w:fill="auto"/>
            <w:vAlign w:val="center"/>
            <w:hideMark/>
          </w:tcPr>
          <w:p w14:paraId="767F8387" w14:textId="27757FF8" w:rsidR="00617FD8" w:rsidRPr="00167CE0" w:rsidDel="00B053AF" w:rsidRDefault="00617FD8">
            <w:pPr>
              <w:widowControl w:val="0"/>
              <w:spacing w:before="120" w:after="120"/>
              <w:jc w:val="both"/>
              <w:rPr>
                <w:del w:id="43301" w:author="James Vu" w:date="2024-04-18T23:44:00Z"/>
                <w:b/>
                <w:bCs/>
                <w:color w:val="000000" w:themeColor="text1"/>
                <w:sz w:val="28"/>
                <w:szCs w:val="28"/>
                <w:rPrChange w:id="43302" w:author="James Vu" w:date="2024-04-18T22:33:00Z">
                  <w:rPr>
                    <w:del w:id="43303" w:author="James Vu" w:date="2024-04-18T23:44:00Z"/>
                    <w:b/>
                    <w:bCs/>
                    <w:color w:val="000000" w:themeColor="text1"/>
                    <w:sz w:val="26"/>
                    <w:szCs w:val="26"/>
                  </w:rPr>
                </w:rPrChange>
              </w:rPr>
              <w:pPrChange w:id="43304" w:author="James Vu" w:date="2024-04-18T22:33:00Z">
                <w:pPr>
                  <w:widowControl w:val="0"/>
                  <w:spacing w:before="120" w:after="120"/>
                  <w:jc w:val="right"/>
                </w:pPr>
              </w:pPrChange>
            </w:pPr>
            <w:del w:id="43305" w:author="James Vu" w:date="2024-04-18T23:44:00Z">
              <w:r w:rsidRPr="00167CE0" w:rsidDel="00B053AF">
                <w:rPr>
                  <w:b/>
                  <w:bCs/>
                  <w:color w:val="000000" w:themeColor="text1"/>
                  <w:sz w:val="28"/>
                  <w:szCs w:val="28"/>
                  <w:rPrChange w:id="43306" w:author="James Vu" w:date="2024-04-18T22:33:00Z">
                    <w:rPr>
                      <w:b/>
                      <w:bCs/>
                      <w:color w:val="000000" w:themeColor="text1"/>
                      <w:sz w:val="26"/>
                      <w:szCs w:val="26"/>
                    </w:rPr>
                  </w:rPrChange>
                </w:rPr>
                <w:delText> </w:delText>
              </w:r>
            </w:del>
          </w:p>
        </w:tc>
        <w:tc>
          <w:tcPr>
            <w:tcW w:w="0" w:type="auto"/>
            <w:shd w:val="clear" w:color="auto" w:fill="auto"/>
            <w:hideMark/>
          </w:tcPr>
          <w:p w14:paraId="14E5D386" w14:textId="633077BD" w:rsidR="00617FD8" w:rsidRPr="00167CE0" w:rsidDel="00B053AF" w:rsidRDefault="00617FD8">
            <w:pPr>
              <w:widowControl w:val="0"/>
              <w:spacing w:before="120" w:after="120"/>
              <w:jc w:val="both"/>
              <w:rPr>
                <w:del w:id="43307" w:author="James Vu" w:date="2024-04-18T23:44:00Z"/>
                <w:b/>
                <w:bCs/>
                <w:color w:val="000000" w:themeColor="text1"/>
                <w:sz w:val="28"/>
                <w:szCs w:val="28"/>
                <w:rPrChange w:id="43308" w:author="James Vu" w:date="2024-04-18T22:33:00Z">
                  <w:rPr>
                    <w:del w:id="43309" w:author="James Vu" w:date="2024-04-18T23:44:00Z"/>
                    <w:b/>
                    <w:bCs/>
                    <w:color w:val="000000" w:themeColor="text1"/>
                    <w:sz w:val="26"/>
                    <w:szCs w:val="26"/>
                  </w:rPr>
                </w:rPrChange>
              </w:rPr>
              <w:pPrChange w:id="43310" w:author="James Vu" w:date="2024-04-18T22:33:00Z">
                <w:pPr>
                  <w:widowControl w:val="0"/>
                  <w:spacing w:before="120" w:after="120"/>
                </w:pPr>
              </w:pPrChange>
            </w:pPr>
            <w:del w:id="43311" w:author="James Vu" w:date="2024-04-18T23:44:00Z">
              <w:r w:rsidRPr="00167CE0" w:rsidDel="00B053AF">
                <w:rPr>
                  <w:b/>
                  <w:bCs/>
                  <w:color w:val="000000" w:themeColor="text1"/>
                  <w:sz w:val="28"/>
                  <w:szCs w:val="28"/>
                  <w:rPrChange w:id="43312" w:author="James Vu" w:date="2024-04-18T22:33:00Z">
                    <w:rPr>
                      <w:b/>
                      <w:bCs/>
                      <w:color w:val="000000" w:themeColor="text1"/>
                      <w:sz w:val="26"/>
                      <w:szCs w:val="26"/>
                    </w:rPr>
                  </w:rPrChange>
                </w:rPr>
                <w:delText> </w:delText>
              </w:r>
            </w:del>
          </w:p>
        </w:tc>
        <w:tc>
          <w:tcPr>
            <w:tcW w:w="0" w:type="auto"/>
            <w:shd w:val="clear" w:color="auto" w:fill="auto"/>
            <w:vAlign w:val="center"/>
            <w:hideMark/>
          </w:tcPr>
          <w:p w14:paraId="4FF06A5C" w14:textId="078B2AEB" w:rsidR="00617FD8" w:rsidRPr="00167CE0" w:rsidDel="00B053AF" w:rsidRDefault="00617FD8">
            <w:pPr>
              <w:widowControl w:val="0"/>
              <w:spacing w:before="120" w:after="120"/>
              <w:jc w:val="both"/>
              <w:rPr>
                <w:del w:id="43313" w:author="James Vu" w:date="2024-04-18T23:44:00Z"/>
                <w:b/>
                <w:bCs/>
                <w:color w:val="000000" w:themeColor="text1"/>
                <w:sz w:val="28"/>
                <w:szCs w:val="28"/>
                <w:rPrChange w:id="43314" w:author="James Vu" w:date="2024-04-18T22:33:00Z">
                  <w:rPr>
                    <w:del w:id="43315" w:author="James Vu" w:date="2024-04-18T23:44:00Z"/>
                    <w:b/>
                    <w:bCs/>
                    <w:color w:val="000000" w:themeColor="text1"/>
                    <w:sz w:val="26"/>
                    <w:szCs w:val="26"/>
                  </w:rPr>
                </w:rPrChange>
              </w:rPr>
              <w:pPrChange w:id="43316" w:author="James Vu" w:date="2024-04-18T22:33:00Z">
                <w:pPr>
                  <w:widowControl w:val="0"/>
                  <w:spacing w:before="120" w:after="120"/>
                  <w:jc w:val="right"/>
                </w:pPr>
              </w:pPrChange>
            </w:pPr>
            <w:del w:id="43317" w:author="James Vu" w:date="2024-04-18T23:44:00Z">
              <w:r w:rsidRPr="00167CE0" w:rsidDel="00B053AF">
                <w:rPr>
                  <w:b/>
                  <w:bCs/>
                  <w:color w:val="000000" w:themeColor="text1"/>
                  <w:sz w:val="28"/>
                  <w:szCs w:val="28"/>
                  <w:rPrChange w:id="43318" w:author="James Vu" w:date="2024-04-18T22:33:00Z">
                    <w:rPr>
                      <w:b/>
                      <w:bCs/>
                      <w:color w:val="000000" w:themeColor="text1"/>
                      <w:sz w:val="26"/>
                      <w:szCs w:val="26"/>
                    </w:rPr>
                  </w:rPrChange>
                </w:rPr>
                <w:delText>2.000.000</w:delText>
              </w:r>
            </w:del>
          </w:p>
        </w:tc>
        <w:tc>
          <w:tcPr>
            <w:tcW w:w="0" w:type="auto"/>
            <w:shd w:val="clear" w:color="auto" w:fill="auto"/>
            <w:hideMark/>
          </w:tcPr>
          <w:p w14:paraId="552D2B7B" w14:textId="1749E182" w:rsidR="00617FD8" w:rsidRPr="00167CE0" w:rsidDel="00B053AF" w:rsidRDefault="00617FD8">
            <w:pPr>
              <w:widowControl w:val="0"/>
              <w:spacing w:before="120" w:after="120"/>
              <w:jc w:val="both"/>
              <w:rPr>
                <w:del w:id="43319" w:author="James Vu" w:date="2024-04-18T23:44:00Z"/>
                <w:b/>
                <w:bCs/>
                <w:color w:val="000000" w:themeColor="text1"/>
                <w:sz w:val="28"/>
                <w:szCs w:val="28"/>
                <w:rPrChange w:id="43320" w:author="James Vu" w:date="2024-04-18T22:33:00Z">
                  <w:rPr>
                    <w:del w:id="43321" w:author="James Vu" w:date="2024-04-18T23:44:00Z"/>
                    <w:b/>
                    <w:bCs/>
                    <w:color w:val="000000" w:themeColor="text1"/>
                    <w:sz w:val="26"/>
                    <w:szCs w:val="26"/>
                  </w:rPr>
                </w:rPrChange>
              </w:rPr>
              <w:pPrChange w:id="43322" w:author="James Vu" w:date="2024-04-18T22:33:00Z">
                <w:pPr>
                  <w:widowControl w:val="0"/>
                  <w:spacing w:before="120" w:after="120"/>
                  <w:jc w:val="center"/>
                </w:pPr>
              </w:pPrChange>
            </w:pPr>
            <w:del w:id="43323" w:author="James Vu" w:date="2024-04-18T23:44:00Z">
              <w:r w:rsidRPr="00167CE0" w:rsidDel="00B053AF">
                <w:rPr>
                  <w:b/>
                  <w:bCs/>
                  <w:color w:val="000000" w:themeColor="text1"/>
                  <w:sz w:val="28"/>
                  <w:szCs w:val="28"/>
                  <w:rPrChange w:id="43324" w:author="James Vu" w:date="2024-04-18T22:33:00Z">
                    <w:rPr>
                      <w:b/>
                      <w:bCs/>
                      <w:color w:val="000000" w:themeColor="text1"/>
                      <w:sz w:val="26"/>
                      <w:szCs w:val="26"/>
                    </w:rPr>
                  </w:rPrChange>
                </w:rPr>
                <w:delText> </w:delText>
              </w:r>
            </w:del>
          </w:p>
        </w:tc>
      </w:tr>
      <w:tr w:rsidR="00A079F8" w:rsidRPr="00167CE0" w:rsidDel="00B053AF" w14:paraId="6969F026" w14:textId="482BA04B" w:rsidTr="00617FD8">
        <w:trPr>
          <w:del w:id="43325" w:author="James Vu" w:date="2024-04-18T23:44:00Z"/>
        </w:trPr>
        <w:tc>
          <w:tcPr>
            <w:tcW w:w="0" w:type="auto"/>
            <w:shd w:val="clear" w:color="auto" w:fill="auto"/>
            <w:vAlign w:val="center"/>
            <w:hideMark/>
          </w:tcPr>
          <w:p w14:paraId="679A9A67" w14:textId="7515E033" w:rsidR="00617FD8" w:rsidRPr="00167CE0" w:rsidDel="00B053AF" w:rsidRDefault="00617FD8">
            <w:pPr>
              <w:widowControl w:val="0"/>
              <w:spacing w:before="120" w:after="120"/>
              <w:jc w:val="both"/>
              <w:rPr>
                <w:del w:id="43326" w:author="James Vu" w:date="2024-04-18T23:44:00Z"/>
                <w:i/>
                <w:iCs/>
                <w:color w:val="000000" w:themeColor="text1"/>
                <w:sz w:val="28"/>
                <w:szCs w:val="28"/>
                <w:rPrChange w:id="43327" w:author="James Vu" w:date="2024-04-18T22:33:00Z">
                  <w:rPr>
                    <w:del w:id="43328" w:author="James Vu" w:date="2024-04-18T23:44:00Z"/>
                    <w:i/>
                    <w:iCs/>
                    <w:color w:val="000000" w:themeColor="text1"/>
                    <w:sz w:val="26"/>
                    <w:szCs w:val="26"/>
                  </w:rPr>
                </w:rPrChange>
              </w:rPr>
              <w:pPrChange w:id="43329" w:author="James Vu" w:date="2024-04-18T22:33:00Z">
                <w:pPr>
                  <w:widowControl w:val="0"/>
                  <w:spacing w:before="120" w:after="120"/>
                  <w:jc w:val="center"/>
                </w:pPr>
              </w:pPrChange>
            </w:pPr>
            <w:del w:id="43330" w:author="James Vu" w:date="2024-04-18T23:44:00Z">
              <w:r w:rsidRPr="00167CE0" w:rsidDel="00B053AF">
                <w:rPr>
                  <w:i/>
                  <w:iCs/>
                  <w:color w:val="000000" w:themeColor="text1"/>
                  <w:sz w:val="28"/>
                  <w:szCs w:val="28"/>
                  <w:rPrChange w:id="43331" w:author="James Vu" w:date="2024-04-18T22:33:00Z">
                    <w:rPr>
                      <w:i/>
                      <w:iCs/>
                      <w:color w:val="000000" w:themeColor="text1"/>
                      <w:sz w:val="26"/>
                      <w:szCs w:val="26"/>
                    </w:rPr>
                  </w:rPrChange>
                </w:rPr>
                <w:delText>-</w:delText>
              </w:r>
            </w:del>
          </w:p>
        </w:tc>
        <w:tc>
          <w:tcPr>
            <w:tcW w:w="0" w:type="auto"/>
            <w:shd w:val="clear" w:color="auto" w:fill="auto"/>
            <w:vAlign w:val="center"/>
            <w:hideMark/>
          </w:tcPr>
          <w:p w14:paraId="31224EBD" w14:textId="36484EC9" w:rsidR="00617FD8" w:rsidRPr="00167CE0" w:rsidDel="00B053AF" w:rsidRDefault="00617FD8">
            <w:pPr>
              <w:widowControl w:val="0"/>
              <w:spacing w:before="120" w:after="120"/>
              <w:jc w:val="both"/>
              <w:rPr>
                <w:del w:id="43332" w:author="James Vu" w:date="2024-04-18T23:44:00Z"/>
                <w:i/>
                <w:iCs/>
                <w:color w:val="000000" w:themeColor="text1"/>
                <w:sz w:val="28"/>
                <w:szCs w:val="28"/>
                <w:rPrChange w:id="43333" w:author="James Vu" w:date="2024-04-18T22:33:00Z">
                  <w:rPr>
                    <w:del w:id="43334" w:author="James Vu" w:date="2024-04-18T23:44:00Z"/>
                    <w:i/>
                    <w:iCs/>
                    <w:color w:val="000000" w:themeColor="text1"/>
                    <w:sz w:val="26"/>
                    <w:szCs w:val="26"/>
                  </w:rPr>
                </w:rPrChange>
              </w:rPr>
              <w:pPrChange w:id="43335" w:author="James Vu" w:date="2024-04-18T22:33:00Z">
                <w:pPr>
                  <w:widowControl w:val="0"/>
                  <w:spacing w:before="120" w:after="120"/>
                </w:pPr>
              </w:pPrChange>
            </w:pPr>
            <w:del w:id="43336" w:author="James Vu" w:date="2024-04-18T23:44:00Z">
              <w:r w:rsidRPr="00167CE0" w:rsidDel="00B053AF">
                <w:rPr>
                  <w:i/>
                  <w:iCs/>
                  <w:color w:val="000000" w:themeColor="text1"/>
                  <w:sz w:val="28"/>
                  <w:szCs w:val="28"/>
                  <w:rPrChange w:id="43337" w:author="James Vu" w:date="2024-04-18T22:33:00Z">
                    <w:rPr>
                      <w:i/>
                      <w:iCs/>
                      <w:color w:val="000000" w:themeColor="text1"/>
                      <w:sz w:val="26"/>
                      <w:szCs w:val="26"/>
                    </w:rPr>
                  </w:rPrChange>
                </w:rPr>
                <w:delText>Chi phí vật tư, văn phòng phẩm</w:delText>
              </w:r>
            </w:del>
          </w:p>
        </w:tc>
        <w:tc>
          <w:tcPr>
            <w:tcW w:w="0" w:type="auto"/>
            <w:shd w:val="clear" w:color="auto" w:fill="auto"/>
            <w:vAlign w:val="center"/>
            <w:hideMark/>
          </w:tcPr>
          <w:p w14:paraId="0C338307" w14:textId="0B825048" w:rsidR="00617FD8" w:rsidRPr="00167CE0" w:rsidDel="00B053AF" w:rsidRDefault="00617FD8">
            <w:pPr>
              <w:widowControl w:val="0"/>
              <w:spacing w:before="120" w:after="120"/>
              <w:jc w:val="both"/>
              <w:rPr>
                <w:del w:id="43338" w:author="James Vu" w:date="2024-04-18T23:44:00Z"/>
                <w:i/>
                <w:iCs/>
                <w:color w:val="000000" w:themeColor="text1"/>
                <w:sz w:val="28"/>
                <w:szCs w:val="28"/>
                <w:rPrChange w:id="43339" w:author="James Vu" w:date="2024-04-18T22:33:00Z">
                  <w:rPr>
                    <w:del w:id="43340" w:author="James Vu" w:date="2024-04-18T23:44:00Z"/>
                    <w:i/>
                    <w:iCs/>
                    <w:color w:val="000000" w:themeColor="text1"/>
                    <w:sz w:val="26"/>
                    <w:szCs w:val="26"/>
                  </w:rPr>
                </w:rPrChange>
              </w:rPr>
              <w:pPrChange w:id="43341" w:author="James Vu" w:date="2024-04-18T22:33:00Z">
                <w:pPr>
                  <w:widowControl w:val="0"/>
                  <w:spacing w:before="120" w:after="120"/>
                  <w:jc w:val="center"/>
                </w:pPr>
              </w:pPrChange>
            </w:pPr>
            <w:del w:id="43342" w:author="James Vu" w:date="2024-04-18T23:44:00Z">
              <w:r w:rsidRPr="00167CE0" w:rsidDel="00B053AF">
                <w:rPr>
                  <w:i/>
                  <w:iCs/>
                  <w:color w:val="000000" w:themeColor="text1"/>
                  <w:sz w:val="28"/>
                  <w:szCs w:val="28"/>
                  <w:rPrChange w:id="43343" w:author="James Vu" w:date="2024-04-18T22:33:00Z">
                    <w:rPr>
                      <w:i/>
                      <w:iCs/>
                      <w:color w:val="000000" w:themeColor="text1"/>
                      <w:sz w:val="26"/>
                      <w:szCs w:val="26"/>
                    </w:rPr>
                  </w:rPrChange>
                </w:rPr>
                <w:delText>Số lượng x đơn giá</w:delText>
              </w:r>
            </w:del>
          </w:p>
        </w:tc>
        <w:tc>
          <w:tcPr>
            <w:tcW w:w="0" w:type="auto"/>
            <w:shd w:val="clear" w:color="auto" w:fill="auto"/>
            <w:vAlign w:val="center"/>
            <w:hideMark/>
          </w:tcPr>
          <w:p w14:paraId="2F365945" w14:textId="5CB93BBD" w:rsidR="00617FD8" w:rsidRPr="00167CE0" w:rsidDel="00B053AF" w:rsidRDefault="00617FD8">
            <w:pPr>
              <w:widowControl w:val="0"/>
              <w:spacing w:before="120" w:after="120"/>
              <w:jc w:val="both"/>
              <w:rPr>
                <w:del w:id="43344" w:author="James Vu" w:date="2024-04-18T23:44:00Z"/>
                <w:i/>
                <w:iCs/>
                <w:color w:val="000000" w:themeColor="text1"/>
                <w:sz w:val="28"/>
                <w:szCs w:val="28"/>
                <w:rPrChange w:id="43345" w:author="James Vu" w:date="2024-04-18T22:33:00Z">
                  <w:rPr>
                    <w:del w:id="43346" w:author="James Vu" w:date="2024-04-18T23:44:00Z"/>
                    <w:i/>
                    <w:iCs/>
                    <w:color w:val="000000" w:themeColor="text1"/>
                    <w:sz w:val="26"/>
                    <w:szCs w:val="26"/>
                  </w:rPr>
                </w:rPrChange>
              </w:rPr>
              <w:pPrChange w:id="43347" w:author="James Vu" w:date="2024-04-18T22:33:00Z">
                <w:pPr>
                  <w:widowControl w:val="0"/>
                  <w:spacing w:before="120" w:after="120"/>
                  <w:jc w:val="center"/>
                </w:pPr>
              </w:pPrChange>
            </w:pPr>
            <w:del w:id="43348" w:author="James Vu" w:date="2024-04-18T23:44:00Z">
              <w:r w:rsidRPr="00167CE0" w:rsidDel="00B053AF">
                <w:rPr>
                  <w:i/>
                  <w:iCs/>
                  <w:color w:val="000000" w:themeColor="text1"/>
                  <w:sz w:val="28"/>
                  <w:szCs w:val="28"/>
                  <w:rPrChange w:id="43349" w:author="James Vu" w:date="2024-04-18T22:33:00Z">
                    <w:rPr>
                      <w:i/>
                      <w:iCs/>
                      <w:color w:val="000000" w:themeColor="text1"/>
                      <w:sz w:val="26"/>
                      <w:szCs w:val="26"/>
                    </w:rPr>
                  </w:rPrChange>
                </w:rPr>
                <w:delText>1</w:delText>
              </w:r>
            </w:del>
          </w:p>
        </w:tc>
        <w:tc>
          <w:tcPr>
            <w:tcW w:w="0" w:type="auto"/>
            <w:shd w:val="clear" w:color="auto" w:fill="auto"/>
            <w:vAlign w:val="center"/>
            <w:hideMark/>
          </w:tcPr>
          <w:p w14:paraId="530B689C" w14:textId="2B55CFBF" w:rsidR="00617FD8" w:rsidRPr="00167CE0" w:rsidDel="00B053AF" w:rsidRDefault="00617FD8">
            <w:pPr>
              <w:widowControl w:val="0"/>
              <w:spacing w:before="120" w:after="120"/>
              <w:jc w:val="both"/>
              <w:rPr>
                <w:del w:id="43350" w:author="James Vu" w:date="2024-04-18T23:44:00Z"/>
                <w:i/>
                <w:iCs/>
                <w:color w:val="000000" w:themeColor="text1"/>
                <w:sz w:val="28"/>
                <w:szCs w:val="28"/>
                <w:rPrChange w:id="43351" w:author="James Vu" w:date="2024-04-18T22:33:00Z">
                  <w:rPr>
                    <w:del w:id="43352" w:author="James Vu" w:date="2024-04-18T23:44:00Z"/>
                    <w:i/>
                    <w:iCs/>
                    <w:color w:val="000000" w:themeColor="text1"/>
                    <w:sz w:val="26"/>
                    <w:szCs w:val="26"/>
                  </w:rPr>
                </w:rPrChange>
              </w:rPr>
              <w:pPrChange w:id="43353" w:author="James Vu" w:date="2024-04-18T22:33:00Z">
                <w:pPr>
                  <w:widowControl w:val="0"/>
                  <w:spacing w:before="120" w:after="120"/>
                  <w:jc w:val="center"/>
                </w:pPr>
              </w:pPrChange>
            </w:pPr>
            <w:del w:id="43354" w:author="James Vu" w:date="2024-04-18T23:44:00Z">
              <w:r w:rsidRPr="00167CE0" w:rsidDel="00B053AF">
                <w:rPr>
                  <w:i/>
                  <w:iCs/>
                  <w:color w:val="000000" w:themeColor="text1"/>
                  <w:sz w:val="28"/>
                  <w:szCs w:val="28"/>
                  <w:rPrChange w:id="43355" w:author="James Vu" w:date="2024-04-18T22:33:00Z">
                    <w:rPr>
                      <w:i/>
                      <w:iCs/>
                      <w:color w:val="000000" w:themeColor="text1"/>
                      <w:sz w:val="26"/>
                      <w:szCs w:val="26"/>
                    </w:rPr>
                  </w:rPrChange>
                </w:rPr>
                <w:delText>hạng mục</w:delText>
              </w:r>
            </w:del>
          </w:p>
        </w:tc>
        <w:tc>
          <w:tcPr>
            <w:tcW w:w="0" w:type="auto"/>
            <w:shd w:val="clear" w:color="auto" w:fill="auto"/>
            <w:vAlign w:val="center"/>
            <w:hideMark/>
          </w:tcPr>
          <w:p w14:paraId="77B8F984" w14:textId="71A5665F" w:rsidR="00617FD8" w:rsidRPr="00167CE0" w:rsidDel="00B053AF" w:rsidRDefault="00617FD8">
            <w:pPr>
              <w:widowControl w:val="0"/>
              <w:spacing w:before="120" w:after="120"/>
              <w:jc w:val="both"/>
              <w:rPr>
                <w:del w:id="43356" w:author="James Vu" w:date="2024-04-18T23:44:00Z"/>
                <w:i/>
                <w:iCs/>
                <w:color w:val="000000" w:themeColor="text1"/>
                <w:sz w:val="28"/>
                <w:szCs w:val="28"/>
                <w:rPrChange w:id="43357" w:author="James Vu" w:date="2024-04-18T22:33:00Z">
                  <w:rPr>
                    <w:del w:id="43358" w:author="James Vu" w:date="2024-04-18T23:44:00Z"/>
                    <w:i/>
                    <w:iCs/>
                    <w:color w:val="000000" w:themeColor="text1"/>
                    <w:sz w:val="26"/>
                    <w:szCs w:val="26"/>
                  </w:rPr>
                </w:rPrChange>
              </w:rPr>
              <w:pPrChange w:id="43359" w:author="James Vu" w:date="2024-04-18T22:33:00Z">
                <w:pPr>
                  <w:widowControl w:val="0"/>
                  <w:spacing w:before="120" w:after="120"/>
                  <w:jc w:val="right"/>
                </w:pPr>
              </w:pPrChange>
            </w:pPr>
            <w:del w:id="43360" w:author="James Vu" w:date="2024-04-18T23:44:00Z">
              <w:r w:rsidRPr="00167CE0" w:rsidDel="00B053AF">
                <w:rPr>
                  <w:i/>
                  <w:iCs/>
                  <w:color w:val="000000" w:themeColor="text1"/>
                  <w:sz w:val="28"/>
                  <w:szCs w:val="28"/>
                  <w:rPrChange w:id="43361" w:author="James Vu" w:date="2024-04-18T22:33:00Z">
                    <w:rPr>
                      <w:i/>
                      <w:iCs/>
                      <w:color w:val="000000" w:themeColor="text1"/>
                      <w:sz w:val="26"/>
                      <w:szCs w:val="26"/>
                    </w:rPr>
                  </w:rPrChange>
                </w:rPr>
                <w:delText>1.000.000</w:delText>
              </w:r>
            </w:del>
          </w:p>
        </w:tc>
        <w:tc>
          <w:tcPr>
            <w:tcW w:w="0" w:type="auto"/>
            <w:shd w:val="clear" w:color="auto" w:fill="auto"/>
            <w:vAlign w:val="center"/>
            <w:hideMark/>
          </w:tcPr>
          <w:p w14:paraId="0E493CC9" w14:textId="6C406CC4" w:rsidR="00617FD8" w:rsidRPr="00167CE0" w:rsidDel="00B053AF" w:rsidRDefault="00617FD8">
            <w:pPr>
              <w:widowControl w:val="0"/>
              <w:spacing w:before="120" w:after="120"/>
              <w:jc w:val="both"/>
              <w:rPr>
                <w:del w:id="43362" w:author="James Vu" w:date="2024-04-18T23:44:00Z"/>
                <w:i/>
                <w:iCs/>
                <w:color w:val="000000" w:themeColor="text1"/>
                <w:sz w:val="28"/>
                <w:szCs w:val="28"/>
                <w:rPrChange w:id="43363" w:author="James Vu" w:date="2024-04-18T22:33:00Z">
                  <w:rPr>
                    <w:del w:id="43364" w:author="James Vu" w:date="2024-04-18T23:44:00Z"/>
                    <w:i/>
                    <w:iCs/>
                    <w:color w:val="000000" w:themeColor="text1"/>
                    <w:sz w:val="26"/>
                    <w:szCs w:val="26"/>
                  </w:rPr>
                </w:rPrChange>
              </w:rPr>
              <w:pPrChange w:id="43365" w:author="James Vu" w:date="2024-04-18T22:33:00Z">
                <w:pPr>
                  <w:widowControl w:val="0"/>
                  <w:spacing w:before="120" w:after="120"/>
                  <w:jc w:val="center"/>
                </w:pPr>
              </w:pPrChange>
            </w:pPr>
            <w:del w:id="43366" w:author="James Vu" w:date="2024-04-18T23:44:00Z">
              <w:r w:rsidRPr="00167CE0" w:rsidDel="00B053AF">
                <w:rPr>
                  <w:i/>
                  <w:iCs/>
                  <w:color w:val="000000" w:themeColor="text1"/>
                  <w:sz w:val="28"/>
                  <w:szCs w:val="28"/>
                  <w:rPrChange w:id="43367" w:author="James Vu" w:date="2024-04-18T22:33:00Z">
                    <w:rPr>
                      <w:i/>
                      <w:iCs/>
                      <w:color w:val="000000" w:themeColor="text1"/>
                      <w:sz w:val="26"/>
                      <w:szCs w:val="26"/>
                    </w:rPr>
                  </w:rPrChange>
                </w:rPr>
                <w:delText> </w:delText>
              </w:r>
            </w:del>
          </w:p>
        </w:tc>
        <w:tc>
          <w:tcPr>
            <w:tcW w:w="0" w:type="auto"/>
            <w:shd w:val="clear" w:color="auto" w:fill="auto"/>
            <w:vAlign w:val="center"/>
            <w:hideMark/>
          </w:tcPr>
          <w:p w14:paraId="2AAD9A00" w14:textId="6636732A" w:rsidR="00617FD8" w:rsidRPr="00167CE0" w:rsidDel="00B053AF" w:rsidRDefault="00617FD8">
            <w:pPr>
              <w:widowControl w:val="0"/>
              <w:spacing w:before="120" w:after="120"/>
              <w:jc w:val="both"/>
              <w:rPr>
                <w:del w:id="43368" w:author="James Vu" w:date="2024-04-18T23:44:00Z"/>
                <w:i/>
                <w:iCs/>
                <w:color w:val="000000" w:themeColor="text1"/>
                <w:sz w:val="28"/>
                <w:szCs w:val="28"/>
                <w:rPrChange w:id="43369" w:author="James Vu" w:date="2024-04-18T22:33:00Z">
                  <w:rPr>
                    <w:del w:id="43370" w:author="James Vu" w:date="2024-04-18T23:44:00Z"/>
                    <w:i/>
                    <w:iCs/>
                    <w:color w:val="000000" w:themeColor="text1"/>
                    <w:sz w:val="26"/>
                    <w:szCs w:val="26"/>
                  </w:rPr>
                </w:rPrChange>
              </w:rPr>
              <w:pPrChange w:id="43371" w:author="James Vu" w:date="2024-04-18T22:33:00Z">
                <w:pPr>
                  <w:widowControl w:val="0"/>
                  <w:spacing w:before="120" w:after="120"/>
                  <w:jc w:val="right"/>
                </w:pPr>
              </w:pPrChange>
            </w:pPr>
            <w:del w:id="43372" w:author="James Vu" w:date="2024-04-18T23:44:00Z">
              <w:r w:rsidRPr="00167CE0" w:rsidDel="00B053AF">
                <w:rPr>
                  <w:i/>
                  <w:iCs/>
                  <w:color w:val="000000" w:themeColor="text1"/>
                  <w:sz w:val="28"/>
                  <w:szCs w:val="28"/>
                  <w:rPrChange w:id="43373" w:author="James Vu" w:date="2024-04-18T22:33:00Z">
                    <w:rPr>
                      <w:i/>
                      <w:iCs/>
                      <w:color w:val="000000" w:themeColor="text1"/>
                      <w:sz w:val="26"/>
                      <w:szCs w:val="26"/>
                    </w:rPr>
                  </w:rPrChange>
                </w:rPr>
                <w:delText>1.000.000</w:delText>
              </w:r>
            </w:del>
          </w:p>
        </w:tc>
        <w:tc>
          <w:tcPr>
            <w:tcW w:w="0" w:type="auto"/>
            <w:shd w:val="clear" w:color="auto" w:fill="auto"/>
            <w:hideMark/>
          </w:tcPr>
          <w:p w14:paraId="60F9C791" w14:textId="0B57F3AB" w:rsidR="00617FD8" w:rsidRPr="00167CE0" w:rsidDel="00B053AF" w:rsidRDefault="00617FD8">
            <w:pPr>
              <w:widowControl w:val="0"/>
              <w:spacing w:before="120" w:after="120"/>
              <w:jc w:val="both"/>
              <w:rPr>
                <w:del w:id="43374" w:author="James Vu" w:date="2024-04-18T23:44:00Z"/>
                <w:i/>
                <w:iCs/>
                <w:color w:val="000000" w:themeColor="text1"/>
                <w:sz w:val="28"/>
                <w:szCs w:val="28"/>
                <w:rPrChange w:id="43375" w:author="James Vu" w:date="2024-04-18T22:33:00Z">
                  <w:rPr>
                    <w:del w:id="43376" w:author="James Vu" w:date="2024-04-18T23:44:00Z"/>
                    <w:i/>
                    <w:iCs/>
                    <w:color w:val="000000" w:themeColor="text1"/>
                    <w:sz w:val="26"/>
                    <w:szCs w:val="26"/>
                  </w:rPr>
                </w:rPrChange>
              </w:rPr>
              <w:pPrChange w:id="43377" w:author="James Vu" w:date="2024-04-18T22:33:00Z">
                <w:pPr>
                  <w:widowControl w:val="0"/>
                  <w:spacing w:before="120" w:after="120"/>
                  <w:jc w:val="center"/>
                </w:pPr>
              </w:pPrChange>
            </w:pPr>
            <w:del w:id="43378" w:author="James Vu" w:date="2024-04-18T23:44:00Z">
              <w:r w:rsidRPr="00167CE0" w:rsidDel="00B053AF">
                <w:rPr>
                  <w:i/>
                  <w:iCs/>
                  <w:color w:val="000000" w:themeColor="text1"/>
                  <w:sz w:val="28"/>
                  <w:szCs w:val="28"/>
                  <w:rPrChange w:id="43379" w:author="James Vu" w:date="2024-04-18T22:33:00Z">
                    <w:rPr>
                      <w:i/>
                      <w:iCs/>
                      <w:color w:val="000000" w:themeColor="text1"/>
                      <w:sz w:val="26"/>
                      <w:szCs w:val="26"/>
                    </w:rPr>
                  </w:rPrChange>
                </w:rPr>
                <w:delText> </w:delText>
              </w:r>
            </w:del>
          </w:p>
        </w:tc>
      </w:tr>
      <w:tr w:rsidR="00A079F8" w:rsidRPr="00167CE0" w:rsidDel="00B053AF" w14:paraId="2C6DC38B" w14:textId="1FEA061E" w:rsidTr="00617FD8">
        <w:trPr>
          <w:del w:id="43380" w:author="James Vu" w:date="2024-04-18T23:44:00Z"/>
        </w:trPr>
        <w:tc>
          <w:tcPr>
            <w:tcW w:w="0" w:type="auto"/>
            <w:shd w:val="clear" w:color="auto" w:fill="auto"/>
            <w:vAlign w:val="center"/>
            <w:hideMark/>
          </w:tcPr>
          <w:p w14:paraId="202EBFEB" w14:textId="434253B1" w:rsidR="00617FD8" w:rsidRPr="00167CE0" w:rsidDel="00B053AF" w:rsidRDefault="00617FD8">
            <w:pPr>
              <w:widowControl w:val="0"/>
              <w:spacing w:before="120" w:after="120"/>
              <w:jc w:val="both"/>
              <w:rPr>
                <w:del w:id="43381" w:author="James Vu" w:date="2024-04-18T23:44:00Z"/>
                <w:i/>
                <w:iCs/>
                <w:color w:val="000000" w:themeColor="text1"/>
                <w:sz w:val="28"/>
                <w:szCs w:val="28"/>
                <w:rPrChange w:id="43382" w:author="James Vu" w:date="2024-04-18T22:33:00Z">
                  <w:rPr>
                    <w:del w:id="43383" w:author="James Vu" w:date="2024-04-18T23:44:00Z"/>
                    <w:i/>
                    <w:iCs/>
                    <w:color w:val="000000" w:themeColor="text1"/>
                    <w:sz w:val="26"/>
                    <w:szCs w:val="26"/>
                  </w:rPr>
                </w:rPrChange>
              </w:rPr>
              <w:pPrChange w:id="43384" w:author="James Vu" w:date="2024-04-18T22:33:00Z">
                <w:pPr>
                  <w:widowControl w:val="0"/>
                  <w:spacing w:before="120" w:after="120"/>
                  <w:jc w:val="center"/>
                </w:pPr>
              </w:pPrChange>
            </w:pPr>
            <w:del w:id="43385" w:author="James Vu" w:date="2024-04-18T23:44:00Z">
              <w:r w:rsidRPr="00167CE0" w:rsidDel="00B053AF">
                <w:rPr>
                  <w:i/>
                  <w:iCs/>
                  <w:color w:val="000000" w:themeColor="text1"/>
                  <w:sz w:val="28"/>
                  <w:szCs w:val="28"/>
                  <w:rPrChange w:id="43386" w:author="James Vu" w:date="2024-04-18T22:33:00Z">
                    <w:rPr>
                      <w:i/>
                      <w:iCs/>
                      <w:color w:val="000000" w:themeColor="text1"/>
                      <w:sz w:val="26"/>
                      <w:szCs w:val="26"/>
                    </w:rPr>
                  </w:rPrChange>
                </w:rPr>
                <w:delText>-</w:delText>
              </w:r>
            </w:del>
          </w:p>
        </w:tc>
        <w:tc>
          <w:tcPr>
            <w:tcW w:w="0" w:type="auto"/>
            <w:shd w:val="clear" w:color="auto" w:fill="auto"/>
            <w:vAlign w:val="center"/>
            <w:hideMark/>
          </w:tcPr>
          <w:p w14:paraId="3C85533E" w14:textId="068104A8" w:rsidR="00617FD8" w:rsidRPr="00167CE0" w:rsidDel="00B053AF" w:rsidRDefault="00617FD8">
            <w:pPr>
              <w:widowControl w:val="0"/>
              <w:spacing w:before="120" w:after="120"/>
              <w:jc w:val="both"/>
              <w:rPr>
                <w:del w:id="43387" w:author="James Vu" w:date="2024-04-18T23:44:00Z"/>
                <w:i/>
                <w:iCs/>
                <w:color w:val="000000" w:themeColor="text1"/>
                <w:sz w:val="28"/>
                <w:szCs w:val="28"/>
                <w:rPrChange w:id="43388" w:author="James Vu" w:date="2024-04-18T22:33:00Z">
                  <w:rPr>
                    <w:del w:id="43389" w:author="James Vu" w:date="2024-04-18T23:44:00Z"/>
                    <w:i/>
                    <w:iCs/>
                    <w:color w:val="000000" w:themeColor="text1"/>
                    <w:sz w:val="26"/>
                    <w:szCs w:val="26"/>
                  </w:rPr>
                </w:rPrChange>
              </w:rPr>
              <w:pPrChange w:id="43390" w:author="James Vu" w:date="2024-04-18T22:33:00Z">
                <w:pPr>
                  <w:widowControl w:val="0"/>
                  <w:spacing w:before="120" w:after="120"/>
                </w:pPr>
              </w:pPrChange>
            </w:pPr>
            <w:del w:id="43391" w:author="James Vu" w:date="2024-04-18T23:44:00Z">
              <w:r w:rsidRPr="00167CE0" w:rsidDel="00B053AF">
                <w:rPr>
                  <w:i/>
                  <w:iCs/>
                  <w:color w:val="000000" w:themeColor="text1"/>
                  <w:sz w:val="28"/>
                  <w:szCs w:val="28"/>
                  <w:rPrChange w:id="43392" w:author="James Vu" w:date="2024-04-18T22:33:00Z">
                    <w:rPr>
                      <w:i/>
                      <w:iCs/>
                      <w:color w:val="000000" w:themeColor="text1"/>
                      <w:sz w:val="26"/>
                      <w:szCs w:val="26"/>
                    </w:rPr>
                  </w:rPrChange>
                </w:rPr>
                <w:delText>Chi phí thông tin liên lạc</w:delText>
              </w:r>
            </w:del>
          </w:p>
        </w:tc>
        <w:tc>
          <w:tcPr>
            <w:tcW w:w="0" w:type="auto"/>
            <w:shd w:val="clear" w:color="auto" w:fill="auto"/>
            <w:vAlign w:val="center"/>
            <w:hideMark/>
          </w:tcPr>
          <w:p w14:paraId="61D74631" w14:textId="6D577CEC" w:rsidR="00617FD8" w:rsidRPr="00167CE0" w:rsidDel="00B053AF" w:rsidRDefault="00617FD8">
            <w:pPr>
              <w:widowControl w:val="0"/>
              <w:spacing w:before="120" w:after="120"/>
              <w:jc w:val="both"/>
              <w:rPr>
                <w:del w:id="43393" w:author="James Vu" w:date="2024-04-18T23:44:00Z"/>
                <w:i/>
                <w:iCs/>
                <w:color w:val="000000" w:themeColor="text1"/>
                <w:sz w:val="28"/>
                <w:szCs w:val="28"/>
                <w:rPrChange w:id="43394" w:author="James Vu" w:date="2024-04-18T22:33:00Z">
                  <w:rPr>
                    <w:del w:id="43395" w:author="James Vu" w:date="2024-04-18T23:44:00Z"/>
                    <w:i/>
                    <w:iCs/>
                    <w:color w:val="000000" w:themeColor="text1"/>
                    <w:sz w:val="26"/>
                    <w:szCs w:val="26"/>
                  </w:rPr>
                </w:rPrChange>
              </w:rPr>
              <w:pPrChange w:id="43396" w:author="James Vu" w:date="2024-04-18T22:33:00Z">
                <w:pPr>
                  <w:widowControl w:val="0"/>
                  <w:spacing w:before="120" w:after="120"/>
                  <w:jc w:val="center"/>
                </w:pPr>
              </w:pPrChange>
            </w:pPr>
            <w:del w:id="43397" w:author="James Vu" w:date="2024-04-18T23:44:00Z">
              <w:r w:rsidRPr="00167CE0" w:rsidDel="00B053AF">
                <w:rPr>
                  <w:i/>
                  <w:iCs/>
                  <w:color w:val="000000" w:themeColor="text1"/>
                  <w:sz w:val="28"/>
                  <w:szCs w:val="28"/>
                  <w:rPrChange w:id="43398" w:author="James Vu" w:date="2024-04-18T22:33:00Z">
                    <w:rPr>
                      <w:i/>
                      <w:iCs/>
                      <w:color w:val="000000" w:themeColor="text1"/>
                      <w:sz w:val="26"/>
                      <w:szCs w:val="26"/>
                    </w:rPr>
                  </w:rPrChange>
                </w:rPr>
                <w:delText>Số lượng x đơn giá</w:delText>
              </w:r>
            </w:del>
          </w:p>
        </w:tc>
        <w:tc>
          <w:tcPr>
            <w:tcW w:w="0" w:type="auto"/>
            <w:shd w:val="clear" w:color="auto" w:fill="auto"/>
            <w:vAlign w:val="center"/>
            <w:hideMark/>
          </w:tcPr>
          <w:p w14:paraId="1AACA962" w14:textId="1DAD4F49" w:rsidR="00617FD8" w:rsidRPr="00167CE0" w:rsidDel="00B053AF" w:rsidRDefault="00617FD8">
            <w:pPr>
              <w:widowControl w:val="0"/>
              <w:spacing w:before="120" w:after="120"/>
              <w:jc w:val="both"/>
              <w:rPr>
                <w:del w:id="43399" w:author="James Vu" w:date="2024-04-18T23:44:00Z"/>
                <w:i/>
                <w:iCs/>
                <w:color w:val="000000" w:themeColor="text1"/>
                <w:sz w:val="28"/>
                <w:szCs w:val="28"/>
                <w:rPrChange w:id="43400" w:author="James Vu" w:date="2024-04-18T22:33:00Z">
                  <w:rPr>
                    <w:del w:id="43401" w:author="James Vu" w:date="2024-04-18T23:44:00Z"/>
                    <w:i/>
                    <w:iCs/>
                    <w:color w:val="000000" w:themeColor="text1"/>
                    <w:sz w:val="26"/>
                    <w:szCs w:val="26"/>
                  </w:rPr>
                </w:rPrChange>
              </w:rPr>
              <w:pPrChange w:id="43402" w:author="James Vu" w:date="2024-04-18T22:33:00Z">
                <w:pPr>
                  <w:widowControl w:val="0"/>
                  <w:spacing w:before="120" w:after="120"/>
                  <w:jc w:val="center"/>
                </w:pPr>
              </w:pPrChange>
            </w:pPr>
            <w:del w:id="43403" w:author="James Vu" w:date="2024-04-18T23:44:00Z">
              <w:r w:rsidRPr="00167CE0" w:rsidDel="00B053AF">
                <w:rPr>
                  <w:i/>
                  <w:iCs/>
                  <w:color w:val="000000" w:themeColor="text1"/>
                  <w:sz w:val="28"/>
                  <w:szCs w:val="28"/>
                  <w:rPrChange w:id="43404" w:author="James Vu" w:date="2024-04-18T22:33:00Z">
                    <w:rPr>
                      <w:i/>
                      <w:iCs/>
                      <w:color w:val="000000" w:themeColor="text1"/>
                      <w:sz w:val="26"/>
                      <w:szCs w:val="26"/>
                    </w:rPr>
                  </w:rPrChange>
                </w:rPr>
                <w:delText>1</w:delText>
              </w:r>
            </w:del>
          </w:p>
        </w:tc>
        <w:tc>
          <w:tcPr>
            <w:tcW w:w="0" w:type="auto"/>
            <w:shd w:val="clear" w:color="auto" w:fill="auto"/>
            <w:vAlign w:val="center"/>
            <w:hideMark/>
          </w:tcPr>
          <w:p w14:paraId="6CEAD76F" w14:textId="275B5B0F" w:rsidR="00617FD8" w:rsidRPr="00167CE0" w:rsidDel="00B053AF" w:rsidRDefault="00617FD8">
            <w:pPr>
              <w:widowControl w:val="0"/>
              <w:spacing w:before="120" w:after="120"/>
              <w:jc w:val="both"/>
              <w:rPr>
                <w:del w:id="43405" w:author="James Vu" w:date="2024-04-18T23:44:00Z"/>
                <w:i/>
                <w:iCs/>
                <w:color w:val="000000" w:themeColor="text1"/>
                <w:sz w:val="28"/>
                <w:szCs w:val="28"/>
                <w:rPrChange w:id="43406" w:author="James Vu" w:date="2024-04-18T22:33:00Z">
                  <w:rPr>
                    <w:del w:id="43407" w:author="James Vu" w:date="2024-04-18T23:44:00Z"/>
                    <w:i/>
                    <w:iCs/>
                    <w:color w:val="000000" w:themeColor="text1"/>
                    <w:sz w:val="26"/>
                    <w:szCs w:val="26"/>
                  </w:rPr>
                </w:rPrChange>
              </w:rPr>
              <w:pPrChange w:id="43408" w:author="James Vu" w:date="2024-04-18T22:33:00Z">
                <w:pPr>
                  <w:widowControl w:val="0"/>
                  <w:spacing w:before="120" w:after="120"/>
                  <w:jc w:val="center"/>
                </w:pPr>
              </w:pPrChange>
            </w:pPr>
            <w:del w:id="43409" w:author="James Vu" w:date="2024-04-18T23:44:00Z">
              <w:r w:rsidRPr="00167CE0" w:rsidDel="00B053AF">
                <w:rPr>
                  <w:i/>
                  <w:iCs/>
                  <w:color w:val="000000" w:themeColor="text1"/>
                  <w:sz w:val="28"/>
                  <w:szCs w:val="28"/>
                  <w:rPrChange w:id="43410" w:author="James Vu" w:date="2024-04-18T22:33:00Z">
                    <w:rPr>
                      <w:i/>
                      <w:iCs/>
                      <w:color w:val="000000" w:themeColor="text1"/>
                      <w:sz w:val="26"/>
                      <w:szCs w:val="26"/>
                    </w:rPr>
                  </w:rPrChange>
                </w:rPr>
                <w:delText>hạng mục</w:delText>
              </w:r>
            </w:del>
          </w:p>
        </w:tc>
        <w:tc>
          <w:tcPr>
            <w:tcW w:w="0" w:type="auto"/>
            <w:shd w:val="clear" w:color="auto" w:fill="auto"/>
            <w:vAlign w:val="center"/>
            <w:hideMark/>
          </w:tcPr>
          <w:p w14:paraId="0857BE6E" w14:textId="69256838" w:rsidR="00617FD8" w:rsidRPr="00167CE0" w:rsidDel="00B053AF" w:rsidRDefault="00617FD8">
            <w:pPr>
              <w:widowControl w:val="0"/>
              <w:spacing w:before="120" w:after="120"/>
              <w:jc w:val="both"/>
              <w:rPr>
                <w:del w:id="43411" w:author="James Vu" w:date="2024-04-18T23:44:00Z"/>
                <w:i/>
                <w:iCs/>
                <w:color w:val="000000" w:themeColor="text1"/>
                <w:sz w:val="28"/>
                <w:szCs w:val="28"/>
                <w:rPrChange w:id="43412" w:author="James Vu" w:date="2024-04-18T22:33:00Z">
                  <w:rPr>
                    <w:del w:id="43413" w:author="James Vu" w:date="2024-04-18T23:44:00Z"/>
                    <w:i/>
                    <w:iCs/>
                    <w:color w:val="000000" w:themeColor="text1"/>
                    <w:sz w:val="26"/>
                    <w:szCs w:val="26"/>
                  </w:rPr>
                </w:rPrChange>
              </w:rPr>
              <w:pPrChange w:id="43414" w:author="James Vu" w:date="2024-04-18T22:33:00Z">
                <w:pPr>
                  <w:widowControl w:val="0"/>
                  <w:spacing w:before="120" w:after="120"/>
                  <w:jc w:val="right"/>
                </w:pPr>
              </w:pPrChange>
            </w:pPr>
            <w:del w:id="43415" w:author="James Vu" w:date="2024-04-18T23:44:00Z">
              <w:r w:rsidRPr="00167CE0" w:rsidDel="00B053AF">
                <w:rPr>
                  <w:i/>
                  <w:iCs/>
                  <w:color w:val="000000" w:themeColor="text1"/>
                  <w:sz w:val="28"/>
                  <w:szCs w:val="28"/>
                  <w:rPrChange w:id="43416" w:author="James Vu" w:date="2024-04-18T22:33:00Z">
                    <w:rPr>
                      <w:i/>
                      <w:iCs/>
                      <w:color w:val="000000" w:themeColor="text1"/>
                      <w:sz w:val="26"/>
                      <w:szCs w:val="26"/>
                    </w:rPr>
                  </w:rPrChange>
                </w:rPr>
                <w:delText>1.000.000</w:delText>
              </w:r>
            </w:del>
          </w:p>
        </w:tc>
        <w:tc>
          <w:tcPr>
            <w:tcW w:w="0" w:type="auto"/>
            <w:shd w:val="clear" w:color="auto" w:fill="auto"/>
            <w:vAlign w:val="center"/>
            <w:hideMark/>
          </w:tcPr>
          <w:p w14:paraId="2931343D" w14:textId="60E05FCF" w:rsidR="00617FD8" w:rsidRPr="00167CE0" w:rsidDel="00B053AF" w:rsidRDefault="00617FD8">
            <w:pPr>
              <w:widowControl w:val="0"/>
              <w:spacing w:before="120" w:after="120"/>
              <w:jc w:val="both"/>
              <w:rPr>
                <w:del w:id="43417" w:author="James Vu" w:date="2024-04-18T23:44:00Z"/>
                <w:i/>
                <w:iCs/>
                <w:color w:val="000000" w:themeColor="text1"/>
                <w:sz w:val="28"/>
                <w:szCs w:val="28"/>
                <w:rPrChange w:id="43418" w:author="James Vu" w:date="2024-04-18T22:33:00Z">
                  <w:rPr>
                    <w:del w:id="43419" w:author="James Vu" w:date="2024-04-18T23:44:00Z"/>
                    <w:i/>
                    <w:iCs/>
                    <w:color w:val="000000" w:themeColor="text1"/>
                    <w:sz w:val="26"/>
                    <w:szCs w:val="26"/>
                  </w:rPr>
                </w:rPrChange>
              </w:rPr>
              <w:pPrChange w:id="43420" w:author="James Vu" w:date="2024-04-18T22:33:00Z">
                <w:pPr>
                  <w:widowControl w:val="0"/>
                  <w:spacing w:before="120" w:after="120"/>
                  <w:jc w:val="center"/>
                </w:pPr>
              </w:pPrChange>
            </w:pPr>
            <w:del w:id="43421" w:author="James Vu" w:date="2024-04-18T23:44:00Z">
              <w:r w:rsidRPr="00167CE0" w:rsidDel="00B053AF">
                <w:rPr>
                  <w:i/>
                  <w:iCs/>
                  <w:color w:val="000000" w:themeColor="text1"/>
                  <w:sz w:val="28"/>
                  <w:szCs w:val="28"/>
                  <w:rPrChange w:id="43422" w:author="James Vu" w:date="2024-04-18T22:33:00Z">
                    <w:rPr>
                      <w:i/>
                      <w:iCs/>
                      <w:color w:val="000000" w:themeColor="text1"/>
                      <w:sz w:val="26"/>
                      <w:szCs w:val="26"/>
                    </w:rPr>
                  </w:rPrChange>
                </w:rPr>
                <w:delText> </w:delText>
              </w:r>
            </w:del>
          </w:p>
        </w:tc>
        <w:tc>
          <w:tcPr>
            <w:tcW w:w="0" w:type="auto"/>
            <w:shd w:val="clear" w:color="auto" w:fill="auto"/>
            <w:vAlign w:val="center"/>
            <w:hideMark/>
          </w:tcPr>
          <w:p w14:paraId="5FADDD6D" w14:textId="164315D7" w:rsidR="00617FD8" w:rsidRPr="00167CE0" w:rsidDel="00B053AF" w:rsidRDefault="00617FD8">
            <w:pPr>
              <w:widowControl w:val="0"/>
              <w:spacing w:before="120" w:after="120"/>
              <w:jc w:val="both"/>
              <w:rPr>
                <w:del w:id="43423" w:author="James Vu" w:date="2024-04-18T23:44:00Z"/>
                <w:i/>
                <w:iCs/>
                <w:color w:val="000000" w:themeColor="text1"/>
                <w:sz w:val="28"/>
                <w:szCs w:val="28"/>
                <w:rPrChange w:id="43424" w:author="James Vu" w:date="2024-04-18T22:33:00Z">
                  <w:rPr>
                    <w:del w:id="43425" w:author="James Vu" w:date="2024-04-18T23:44:00Z"/>
                    <w:i/>
                    <w:iCs/>
                    <w:color w:val="000000" w:themeColor="text1"/>
                    <w:sz w:val="26"/>
                    <w:szCs w:val="26"/>
                  </w:rPr>
                </w:rPrChange>
              </w:rPr>
              <w:pPrChange w:id="43426" w:author="James Vu" w:date="2024-04-18T22:33:00Z">
                <w:pPr>
                  <w:widowControl w:val="0"/>
                  <w:spacing w:before="120" w:after="120"/>
                  <w:jc w:val="right"/>
                </w:pPr>
              </w:pPrChange>
            </w:pPr>
            <w:del w:id="43427" w:author="James Vu" w:date="2024-04-18T23:44:00Z">
              <w:r w:rsidRPr="00167CE0" w:rsidDel="00B053AF">
                <w:rPr>
                  <w:i/>
                  <w:iCs/>
                  <w:color w:val="000000" w:themeColor="text1"/>
                  <w:sz w:val="28"/>
                  <w:szCs w:val="28"/>
                  <w:rPrChange w:id="43428" w:author="James Vu" w:date="2024-04-18T22:33:00Z">
                    <w:rPr>
                      <w:i/>
                      <w:iCs/>
                      <w:color w:val="000000" w:themeColor="text1"/>
                      <w:sz w:val="26"/>
                      <w:szCs w:val="26"/>
                    </w:rPr>
                  </w:rPrChange>
                </w:rPr>
                <w:delText>1.000.000</w:delText>
              </w:r>
            </w:del>
          </w:p>
        </w:tc>
        <w:tc>
          <w:tcPr>
            <w:tcW w:w="0" w:type="auto"/>
            <w:shd w:val="clear" w:color="auto" w:fill="auto"/>
            <w:vAlign w:val="center"/>
            <w:hideMark/>
          </w:tcPr>
          <w:p w14:paraId="2C149390" w14:textId="5268F774" w:rsidR="00617FD8" w:rsidRPr="00167CE0" w:rsidDel="00B053AF" w:rsidRDefault="00617FD8">
            <w:pPr>
              <w:widowControl w:val="0"/>
              <w:spacing w:before="120" w:after="120"/>
              <w:jc w:val="both"/>
              <w:rPr>
                <w:del w:id="43429" w:author="James Vu" w:date="2024-04-18T23:44:00Z"/>
                <w:i/>
                <w:iCs/>
                <w:color w:val="000000" w:themeColor="text1"/>
                <w:sz w:val="28"/>
                <w:szCs w:val="28"/>
                <w:rPrChange w:id="43430" w:author="James Vu" w:date="2024-04-18T22:33:00Z">
                  <w:rPr>
                    <w:del w:id="43431" w:author="James Vu" w:date="2024-04-18T23:44:00Z"/>
                    <w:i/>
                    <w:iCs/>
                    <w:color w:val="000000" w:themeColor="text1"/>
                    <w:sz w:val="26"/>
                    <w:szCs w:val="26"/>
                  </w:rPr>
                </w:rPrChange>
              </w:rPr>
              <w:pPrChange w:id="43432" w:author="James Vu" w:date="2024-04-18T22:33:00Z">
                <w:pPr>
                  <w:widowControl w:val="0"/>
                  <w:spacing w:before="120" w:after="120"/>
                  <w:jc w:val="center"/>
                </w:pPr>
              </w:pPrChange>
            </w:pPr>
            <w:del w:id="43433" w:author="James Vu" w:date="2024-04-18T23:44:00Z">
              <w:r w:rsidRPr="00167CE0" w:rsidDel="00B053AF">
                <w:rPr>
                  <w:i/>
                  <w:iCs/>
                  <w:color w:val="000000" w:themeColor="text1"/>
                  <w:sz w:val="28"/>
                  <w:szCs w:val="28"/>
                  <w:rPrChange w:id="43434" w:author="James Vu" w:date="2024-04-18T22:33:00Z">
                    <w:rPr>
                      <w:i/>
                      <w:iCs/>
                      <w:color w:val="000000" w:themeColor="text1"/>
                      <w:sz w:val="26"/>
                      <w:szCs w:val="26"/>
                    </w:rPr>
                  </w:rPrChange>
                </w:rPr>
                <w:delText> </w:delText>
              </w:r>
            </w:del>
          </w:p>
        </w:tc>
      </w:tr>
      <w:tr w:rsidR="00A079F8" w:rsidRPr="00167CE0" w:rsidDel="00B053AF" w14:paraId="51A1A8CC" w14:textId="7B0DF32C" w:rsidTr="00617FD8">
        <w:trPr>
          <w:del w:id="43435" w:author="James Vu" w:date="2024-04-18T23:44:00Z"/>
        </w:trPr>
        <w:tc>
          <w:tcPr>
            <w:tcW w:w="0" w:type="auto"/>
            <w:shd w:val="clear" w:color="auto" w:fill="auto"/>
            <w:vAlign w:val="center"/>
            <w:hideMark/>
          </w:tcPr>
          <w:p w14:paraId="09F3893C" w14:textId="4FB354DD" w:rsidR="00617FD8" w:rsidRPr="00167CE0" w:rsidDel="00B053AF" w:rsidRDefault="00617FD8">
            <w:pPr>
              <w:widowControl w:val="0"/>
              <w:spacing w:before="120" w:after="120"/>
              <w:jc w:val="both"/>
              <w:rPr>
                <w:del w:id="43436" w:author="James Vu" w:date="2024-04-18T23:44:00Z"/>
                <w:b/>
                <w:bCs/>
                <w:color w:val="000000" w:themeColor="text1"/>
                <w:sz w:val="28"/>
                <w:szCs w:val="28"/>
                <w:rPrChange w:id="43437" w:author="James Vu" w:date="2024-04-18T22:33:00Z">
                  <w:rPr>
                    <w:del w:id="43438" w:author="James Vu" w:date="2024-04-18T23:44:00Z"/>
                    <w:b/>
                    <w:bCs/>
                    <w:color w:val="000000" w:themeColor="text1"/>
                    <w:sz w:val="26"/>
                    <w:szCs w:val="26"/>
                  </w:rPr>
                </w:rPrChange>
              </w:rPr>
              <w:pPrChange w:id="43439" w:author="James Vu" w:date="2024-04-18T22:33:00Z">
                <w:pPr>
                  <w:widowControl w:val="0"/>
                  <w:spacing w:before="120" w:after="120"/>
                  <w:jc w:val="center"/>
                </w:pPr>
              </w:pPrChange>
            </w:pPr>
            <w:del w:id="43440" w:author="James Vu" w:date="2024-04-18T23:44:00Z">
              <w:r w:rsidRPr="00167CE0" w:rsidDel="00B053AF">
                <w:rPr>
                  <w:b/>
                  <w:bCs/>
                  <w:color w:val="000000" w:themeColor="text1"/>
                  <w:sz w:val="28"/>
                  <w:szCs w:val="28"/>
                  <w:rPrChange w:id="43441" w:author="James Vu" w:date="2024-04-18T22:33:00Z">
                    <w:rPr>
                      <w:b/>
                      <w:bCs/>
                      <w:color w:val="000000" w:themeColor="text1"/>
                      <w:sz w:val="26"/>
                      <w:szCs w:val="26"/>
                    </w:rPr>
                  </w:rPrChange>
                </w:rPr>
                <w:delText>4</w:delText>
              </w:r>
            </w:del>
          </w:p>
        </w:tc>
        <w:tc>
          <w:tcPr>
            <w:tcW w:w="0" w:type="auto"/>
            <w:shd w:val="clear" w:color="000000" w:fill="FFFFFF"/>
            <w:vAlign w:val="center"/>
            <w:hideMark/>
          </w:tcPr>
          <w:p w14:paraId="5EE47F30" w14:textId="7082BF05" w:rsidR="00617FD8" w:rsidRPr="00167CE0" w:rsidDel="00B053AF" w:rsidRDefault="00617FD8">
            <w:pPr>
              <w:widowControl w:val="0"/>
              <w:spacing w:before="120" w:after="120"/>
              <w:jc w:val="both"/>
              <w:rPr>
                <w:del w:id="43442" w:author="James Vu" w:date="2024-04-18T23:44:00Z"/>
                <w:b/>
                <w:bCs/>
                <w:color w:val="000000" w:themeColor="text1"/>
                <w:sz w:val="28"/>
                <w:szCs w:val="28"/>
                <w:rPrChange w:id="43443" w:author="James Vu" w:date="2024-04-18T22:33:00Z">
                  <w:rPr>
                    <w:del w:id="43444" w:author="James Vu" w:date="2024-04-18T23:44:00Z"/>
                    <w:b/>
                    <w:bCs/>
                    <w:color w:val="000000" w:themeColor="text1"/>
                    <w:sz w:val="26"/>
                    <w:szCs w:val="26"/>
                  </w:rPr>
                </w:rPrChange>
              </w:rPr>
              <w:pPrChange w:id="43445" w:author="James Vu" w:date="2024-04-18T22:33:00Z">
                <w:pPr>
                  <w:widowControl w:val="0"/>
                  <w:spacing w:before="120" w:after="120"/>
                </w:pPr>
              </w:pPrChange>
            </w:pPr>
            <w:del w:id="43446" w:author="James Vu" w:date="2024-04-18T23:44:00Z">
              <w:r w:rsidRPr="00167CE0" w:rsidDel="00B053AF">
                <w:rPr>
                  <w:b/>
                  <w:bCs/>
                  <w:color w:val="000000" w:themeColor="text1"/>
                  <w:sz w:val="28"/>
                  <w:szCs w:val="28"/>
                  <w:rPrChange w:id="43447" w:author="James Vu" w:date="2024-04-18T22:33:00Z">
                    <w:rPr>
                      <w:b/>
                      <w:bCs/>
                      <w:color w:val="000000" w:themeColor="text1"/>
                      <w:sz w:val="26"/>
                      <w:szCs w:val="26"/>
                    </w:rPr>
                  </w:rPrChange>
                </w:rPr>
                <w:delText>Thu nhập chịu thuế tính trước</w:delText>
              </w:r>
            </w:del>
          </w:p>
        </w:tc>
        <w:tc>
          <w:tcPr>
            <w:tcW w:w="0" w:type="auto"/>
            <w:shd w:val="clear" w:color="auto" w:fill="auto"/>
            <w:vAlign w:val="center"/>
            <w:hideMark/>
          </w:tcPr>
          <w:p w14:paraId="7EF03DB5" w14:textId="586B063C" w:rsidR="00617FD8" w:rsidRPr="00167CE0" w:rsidDel="00B053AF" w:rsidRDefault="00617FD8">
            <w:pPr>
              <w:widowControl w:val="0"/>
              <w:spacing w:before="120" w:after="120"/>
              <w:jc w:val="both"/>
              <w:rPr>
                <w:del w:id="43448" w:author="James Vu" w:date="2024-04-18T23:44:00Z"/>
                <w:b/>
                <w:bCs/>
                <w:color w:val="000000" w:themeColor="text1"/>
                <w:sz w:val="28"/>
                <w:szCs w:val="28"/>
                <w:rPrChange w:id="43449" w:author="James Vu" w:date="2024-04-18T22:33:00Z">
                  <w:rPr>
                    <w:del w:id="43450" w:author="James Vu" w:date="2024-04-18T23:44:00Z"/>
                    <w:b/>
                    <w:bCs/>
                    <w:color w:val="000000" w:themeColor="text1"/>
                    <w:sz w:val="26"/>
                    <w:szCs w:val="26"/>
                  </w:rPr>
                </w:rPrChange>
              </w:rPr>
              <w:pPrChange w:id="43451" w:author="James Vu" w:date="2024-04-18T22:33:00Z">
                <w:pPr>
                  <w:widowControl w:val="0"/>
                  <w:spacing w:before="120" w:after="120"/>
                  <w:jc w:val="center"/>
                </w:pPr>
              </w:pPrChange>
            </w:pPr>
            <w:del w:id="43452" w:author="James Vu" w:date="2024-04-18T23:44:00Z">
              <w:r w:rsidRPr="00167CE0" w:rsidDel="00B053AF">
                <w:rPr>
                  <w:b/>
                  <w:bCs/>
                  <w:color w:val="000000" w:themeColor="text1"/>
                  <w:sz w:val="28"/>
                  <w:szCs w:val="28"/>
                  <w:rPrChange w:id="43453" w:author="James Vu" w:date="2024-04-18T22:33:00Z">
                    <w:rPr>
                      <w:b/>
                      <w:bCs/>
                      <w:color w:val="000000" w:themeColor="text1"/>
                      <w:sz w:val="26"/>
                      <w:szCs w:val="26"/>
                    </w:rPr>
                  </w:rPrChange>
                </w:rPr>
                <w:delText>TN = 6% x (Ccg+Cql+Ck)</w:delText>
              </w:r>
            </w:del>
          </w:p>
        </w:tc>
        <w:tc>
          <w:tcPr>
            <w:tcW w:w="0" w:type="auto"/>
            <w:shd w:val="clear" w:color="auto" w:fill="auto"/>
            <w:hideMark/>
          </w:tcPr>
          <w:p w14:paraId="617C50D2" w14:textId="1ACFE03E" w:rsidR="00617FD8" w:rsidRPr="00167CE0" w:rsidDel="00B053AF" w:rsidRDefault="00617FD8">
            <w:pPr>
              <w:widowControl w:val="0"/>
              <w:spacing w:before="120" w:after="120"/>
              <w:jc w:val="both"/>
              <w:rPr>
                <w:del w:id="43454" w:author="James Vu" w:date="2024-04-18T23:44:00Z"/>
                <w:b/>
                <w:bCs/>
                <w:color w:val="000000" w:themeColor="text1"/>
                <w:sz w:val="28"/>
                <w:szCs w:val="28"/>
                <w:rPrChange w:id="43455" w:author="James Vu" w:date="2024-04-18T22:33:00Z">
                  <w:rPr>
                    <w:del w:id="43456" w:author="James Vu" w:date="2024-04-18T23:44:00Z"/>
                    <w:b/>
                    <w:bCs/>
                    <w:color w:val="000000" w:themeColor="text1"/>
                    <w:sz w:val="26"/>
                    <w:szCs w:val="26"/>
                  </w:rPr>
                </w:rPrChange>
              </w:rPr>
              <w:pPrChange w:id="43457" w:author="James Vu" w:date="2024-04-18T22:33:00Z">
                <w:pPr>
                  <w:widowControl w:val="0"/>
                  <w:spacing w:before="120" w:after="120"/>
                </w:pPr>
              </w:pPrChange>
            </w:pPr>
            <w:del w:id="43458" w:author="James Vu" w:date="2024-04-18T23:44:00Z">
              <w:r w:rsidRPr="00167CE0" w:rsidDel="00B053AF">
                <w:rPr>
                  <w:b/>
                  <w:bCs/>
                  <w:color w:val="000000" w:themeColor="text1"/>
                  <w:sz w:val="28"/>
                  <w:szCs w:val="28"/>
                  <w:rPrChange w:id="43459" w:author="James Vu" w:date="2024-04-18T22:33:00Z">
                    <w:rPr>
                      <w:b/>
                      <w:bCs/>
                      <w:color w:val="000000" w:themeColor="text1"/>
                      <w:sz w:val="26"/>
                      <w:szCs w:val="26"/>
                    </w:rPr>
                  </w:rPrChange>
                </w:rPr>
                <w:delText> </w:delText>
              </w:r>
            </w:del>
          </w:p>
        </w:tc>
        <w:tc>
          <w:tcPr>
            <w:tcW w:w="0" w:type="auto"/>
            <w:shd w:val="clear" w:color="auto" w:fill="auto"/>
            <w:hideMark/>
          </w:tcPr>
          <w:p w14:paraId="79358318" w14:textId="5B469851" w:rsidR="00617FD8" w:rsidRPr="00167CE0" w:rsidDel="00B053AF" w:rsidRDefault="00617FD8">
            <w:pPr>
              <w:widowControl w:val="0"/>
              <w:spacing w:before="120" w:after="120"/>
              <w:jc w:val="both"/>
              <w:rPr>
                <w:del w:id="43460" w:author="James Vu" w:date="2024-04-18T23:44:00Z"/>
                <w:b/>
                <w:bCs/>
                <w:color w:val="000000" w:themeColor="text1"/>
                <w:sz w:val="28"/>
                <w:szCs w:val="28"/>
                <w:rPrChange w:id="43461" w:author="James Vu" w:date="2024-04-18T22:33:00Z">
                  <w:rPr>
                    <w:del w:id="43462" w:author="James Vu" w:date="2024-04-18T23:44:00Z"/>
                    <w:b/>
                    <w:bCs/>
                    <w:color w:val="000000" w:themeColor="text1"/>
                    <w:sz w:val="26"/>
                    <w:szCs w:val="26"/>
                  </w:rPr>
                </w:rPrChange>
              </w:rPr>
              <w:pPrChange w:id="43463" w:author="James Vu" w:date="2024-04-18T22:33:00Z">
                <w:pPr>
                  <w:widowControl w:val="0"/>
                  <w:spacing w:before="120" w:after="120"/>
                </w:pPr>
              </w:pPrChange>
            </w:pPr>
            <w:del w:id="43464" w:author="James Vu" w:date="2024-04-18T23:44:00Z">
              <w:r w:rsidRPr="00167CE0" w:rsidDel="00B053AF">
                <w:rPr>
                  <w:b/>
                  <w:bCs/>
                  <w:color w:val="000000" w:themeColor="text1"/>
                  <w:sz w:val="28"/>
                  <w:szCs w:val="28"/>
                  <w:rPrChange w:id="43465" w:author="James Vu" w:date="2024-04-18T22:33:00Z">
                    <w:rPr>
                      <w:b/>
                      <w:bCs/>
                      <w:color w:val="000000" w:themeColor="text1"/>
                      <w:sz w:val="26"/>
                      <w:szCs w:val="26"/>
                    </w:rPr>
                  </w:rPrChange>
                </w:rPr>
                <w:delText> </w:delText>
              </w:r>
            </w:del>
          </w:p>
        </w:tc>
        <w:tc>
          <w:tcPr>
            <w:tcW w:w="0" w:type="auto"/>
            <w:shd w:val="clear" w:color="auto" w:fill="auto"/>
            <w:vAlign w:val="center"/>
            <w:hideMark/>
          </w:tcPr>
          <w:p w14:paraId="14F324C2" w14:textId="5C638096" w:rsidR="00617FD8" w:rsidRPr="00167CE0" w:rsidDel="00B053AF" w:rsidRDefault="00617FD8">
            <w:pPr>
              <w:widowControl w:val="0"/>
              <w:spacing w:before="120" w:after="120"/>
              <w:jc w:val="both"/>
              <w:rPr>
                <w:del w:id="43466" w:author="James Vu" w:date="2024-04-18T23:44:00Z"/>
                <w:b/>
                <w:bCs/>
                <w:color w:val="000000" w:themeColor="text1"/>
                <w:sz w:val="28"/>
                <w:szCs w:val="28"/>
                <w:rPrChange w:id="43467" w:author="James Vu" w:date="2024-04-18T22:33:00Z">
                  <w:rPr>
                    <w:del w:id="43468" w:author="James Vu" w:date="2024-04-18T23:44:00Z"/>
                    <w:b/>
                    <w:bCs/>
                    <w:color w:val="000000" w:themeColor="text1"/>
                    <w:sz w:val="26"/>
                    <w:szCs w:val="26"/>
                  </w:rPr>
                </w:rPrChange>
              </w:rPr>
              <w:pPrChange w:id="43469" w:author="James Vu" w:date="2024-04-18T22:33:00Z">
                <w:pPr>
                  <w:widowControl w:val="0"/>
                  <w:spacing w:before="120" w:after="120"/>
                  <w:jc w:val="right"/>
                </w:pPr>
              </w:pPrChange>
            </w:pPr>
            <w:del w:id="43470" w:author="James Vu" w:date="2024-04-18T23:44:00Z">
              <w:r w:rsidRPr="00167CE0" w:rsidDel="00B053AF">
                <w:rPr>
                  <w:b/>
                  <w:bCs/>
                  <w:color w:val="000000" w:themeColor="text1"/>
                  <w:sz w:val="28"/>
                  <w:szCs w:val="28"/>
                  <w:rPrChange w:id="43471" w:author="James Vu" w:date="2024-04-18T22:33:00Z">
                    <w:rPr>
                      <w:b/>
                      <w:bCs/>
                      <w:color w:val="000000" w:themeColor="text1"/>
                      <w:sz w:val="26"/>
                      <w:szCs w:val="26"/>
                    </w:rPr>
                  </w:rPrChange>
                </w:rPr>
                <w:delText> </w:delText>
              </w:r>
            </w:del>
          </w:p>
        </w:tc>
        <w:tc>
          <w:tcPr>
            <w:tcW w:w="0" w:type="auto"/>
            <w:shd w:val="clear" w:color="auto" w:fill="auto"/>
            <w:hideMark/>
          </w:tcPr>
          <w:p w14:paraId="4ED5F5D3" w14:textId="358DAC79" w:rsidR="00617FD8" w:rsidRPr="00167CE0" w:rsidDel="00B053AF" w:rsidRDefault="00617FD8">
            <w:pPr>
              <w:widowControl w:val="0"/>
              <w:spacing w:before="120" w:after="120"/>
              <w:jc w:val="both"/>
              <w:rPr>
                <w:del w:id="43472" w:author="James Vu" w:date="2024-04-18T23:44:00Z"/>
                <w:b/>
                <w:bCs/>
                <w:color w:val="000000" w:themeColor="text1"/>
                <w:sz w:val="28"/>
                <w:szCs w:val="28"/>
                <w:rPrChange w:id="43473" w:author="James Vu" w:date="2024-04-18T22:33:00Z">
                  <w:rPr>
                    <w:del w:id="43474" w:author="James Vu" w:date="2024-04-18T23:44:00Z"/>
                    <w:b/>
                    <w:bCs/>
                    <w:color w:val="000000" w:themeColor="text1"/>
                    <w:sz w:val="26"/>
                    <w:szCs w:val="26"/>
                  </w:rPr>
                </w:rPrChange>
              </w:rPr>
              <w:pPrChange w:id="43475" w:author="James Vu" w:date="2024-04-18T22:33:00Z">
                <w:pPr>
                  <w:widowControl w:val="0"/>
                  <w:spacing w:before="120" w:after="120"/>
                </w:pPr>
              </w:pPrChange>
            </w:pPr>
            <w:del w:id="43476" w:author="James Vu" w:date="2024-04-18T23:44:00Z">
              <w:r w:rsidRPr="00167CE0" w:rsidDel="00B053AF">
                <w:rPr>
                  <w:b/>
                  <w:bCs/>
                  <w:color w:val="000000" w:themeColor="text1"/>
                  <w:sz w:val="28"/>
                  <w:szCs w:val="28"/>
                  <w:rPrChange w:id="43477" w:author="James Vu" w:date="2024-04-18T22:33:00Z">
                    <w:rPr>
                      <w:b/>
                      <w:bCs/>
                      <w:color w:val="000000" w:themeColor="text1"/>
                      <w:sz w:val="26"/>
                      <w:szCs w:val="26"/>
                    </w:rPr>
                  </w:rPrChange>
                </w:rPr>
                <w:delText> </w:delText>
              </w:r>
            </w:del>
          </w:p>
        </w:tc>
        <w:tc>
          <w:tcPr>
            <w:tcW w:w="0" w:type="auto"/>
            <w:shd w:val="clear" w:color="auto" w:fill="auto"/>
            <w:vAlign w:val="center"/>
            <w:hideMark/>
          </w:tcPr>
          <w:p w14:paraId="01448735" w14:textId="069062AA" w:rsidR="00617FD8" w:rsidRPr="00167CE0" w:rsidDel="00B053AF" w:rsidRDefault="00617FD8">
            <w:pPr>
              <w:widowControl w:val="0"/>
              <w:spacing w:before="120" w:after="120"/>
              <w:jc w:val="both"/>
              <w:rPr>
                <w:del w:id="43478" w:author="James Vu" w:date="2024-04-18T23:44:00Z"/>
                <w:b/>
                <w:bCs/>
                <w:color w:val="000000" w:themeColor="text1"/>
                <w:sz w:val="28"/>
                <w:szCs w:val="28"/>
                <w:rPrChange w:id="43479" w:author="James Vu" w:date="2024-04-18T22:33:00Z">
                  <w:rPr>
                    <w:del w:id="43480" w:author="James Vu" w:date="2024-04-18T23:44:00Z"/>
                    <w:b/>
                    <w:bCs/>
                    <w:color w:val="000000" w:themeColor="text1"/>
                    <w:sz w:val="26"/>
                    <w:szCs w:val="26"/>
                  </w:rPr>
                </w:rPrChange>
              </w:rPr>
              <w:pPrChange w:id="43481" w:author="James Vu" w:date="2024-04-18T22:33:00Z">
                <w:pPr>
                  <w:widowControl w:val="0"/>
                  <w:spacing w:before="120" w:after="120"/>
                  <w:jc w:val="right"/>
                </w:pPr>
              </w:pPrChange>
            </w:pPr>
            <w:del w:id="43482" w:author="James Vu" w:date="2024-04-18T23:44:00Z">
              <w:r w:rsidRPr="00167CE0" w:rsidDel="00B053AF">
                <w:rPr>
                  <w:b/>
                  <w:bCs/>
                  <w:color w:val="000000" w:themeColor="text1"/>
                  <w:sz w:val="28"/>
                  <w:szCs w:val="28"/>
                  <w:rPrChange w:id="43483" w:author="James Vu" w:date="2024-04-18T22:33:00Z">
                    <w:rPr>
                      <w:b/>
                      <w:bCs/>
                      <w:color w:val="000000" w:themeColor="text1"/>
                      <w:sz w:val="26"/>
                      <w:szCs w:val="26"/>
                    </w:rPr>
                  </w:rPrChange>
                </w:rPr>
                <w:delText>4.098.263</w:delText>
              </w:r>
            </w:del>
          </w:p>
        </w:tc>
        <w:tc>
          <w:tcPr>
            <w:tcW w:w="0" w:type="auto"/>
            <w:shd w:val="clear" w:color="auto" w:fill="auto"/>
            <w:hideMark/>
          </w:tcPr>
          <w:p w14:paraId="3D03B0C7" w14:textId="018F8C81" w:rsidR="00617FD8" w:rsidRPr="00167CE0" w:rsidDel="00B053AF" w:rsidRDefault="00617FD8">
            <w:pPr>
              <w:widowControl w:val="0"/>
              <w:spacing w:before="120" w:after="120"/>
              <w:jc w:val="both"/>
              <w:rPr>
                <w:del w:id="43484" w:author="James Vu" w:date="2024-04-18T23:44:00Z"/>
                <w:b/>
                <w:bCs/>
                <w:color w:val="000000" w:themeColor="text1"/>
                <w:sz w:val="28"/>
                <w:szCs w:val="28"/>
                <w:rPrChange w:id="43485" w:author="James Vu" w:date="2024-04-18T22:33:00Z">
                  <w:rPr>
                    <w:del w:id="43486" w:author="James Vu" w:date="2024-04-18T23:44:00Z"/>
                    <w:b/>
                    <w:bCs/>
                    <w:color w:val="000000" w:themeColor="text1"/>
                    <w:sz w:val="26"/>
                    <w:szCs w:val="26"/>
                  </w:rPr>
                </w:rPrChange>
              </w:rPr>
              <w:pPrChange w:id="43487" w:author="James Vu" w:date="2024-04-18T22:33:00Z">
                <w:pPr>
                  <w:widowControl w:val="0"/>
                  <w:spacing w:before="120" w:after="120"/>
                  <w:jc w:val="center"/>
                </w:pPr>
              </w:pPrChange>
            </w:pPr>
            <w:del w:id="43488" w:author="James Vu" w:date="2024-04-18T23:44:00Z">
              <w:r w:rsidRPr="00167CE0" w:rsidDel="00B053AF">
                <w:rPr>
                  <w:b/>
                  <w:bCs/>
                  <w:color w:val="000000" w:themeColor="text1"/>
                  <w:sz w:val="28"/>
                  <w:szCs w:val="28"/>
                  <w:rPrChange w:id="43489" w:author="James Vu" w:date="2024-04-18T22:33:00Z">
                    <w:rPr>
                      <w:b/>
                      <w:bCs/>
                      <w:color w:val="000000" w:themeColor="text1"/>
                      <w:sz w:val="26"/>
                      <w:szCs w:val="26"/>
                    </w:rPr>
                  </w:rPrChange>
                </w:rPr>
                <w:delText> </w:delText>
              </w:r>
            </w:del>
          </w:p>
        </w:tc>
      </w:tr>
      <w:tr w:rsidR="00A079F8" w:rsidRPr="00167CE0" w:rsidDel="00B053AF" w14:paraId="10939190" w14:textId="1DC4B2E9" w:rsidTr="00617FD8">
        <w:trPr>
          <w:del w:id="43490" w:author="James Vu" w:date="2024-04-18T23:44:00Z"/>
        </w:trPr>
        <w:tc>
          <w:tcPr>
            <w:tcW w:w="0" w:type="auto"/>
            <w:shd w:val="clear" w:color="auto" w:fill="auto"/>
            <w:vAlign w:val="center"/>
            <w:hideMark/>
          </w:tcPr>
          <w:p w14:paraId="41D56BA2" w14:textId="0FB00213" w:rsidR="00617FD8" w:rsidRPr="00167CE0" w:rsidDel="00B053AF" w:rsidRDefault="00617FD8">
            <w:pPr>
              <w:widowControl w:val="0"/>
              <w:spacing w:before="120" w:after="120"/>
              <w:jc w:val="both"/>
              <w:rPr>
                <w:del w:id="43491" w:author="James Vu" w:date="2024-04-18T23:44:00Z"/>
                <w:b/>
                <w:bCs/>
                <w:color w:val="000000" w:themeColor="text1"/>
                <w:sz w:val="28"/>
                <w:szCs w:val="28"/>
                <w:rPrChange w:id="43492" w:author="James Vu" w:date="2024-04-18T22:33:00Z">
                  <w:rPr>
                    <w:del w:id="43493" w:author="James Vu" w:date="2024-04-18T23:44:00Z"/>
                    <w:b/>
                    <w:bCs/>
                    <w:color w:val="000000" w:themeColor="text1"/>
                    <w:sz w:val="26"/>
                    <w:szCs w:val="26"/>
                  </w:rPr>
                </w:rPrChange>
              </w:rPr>
              <w:pPrChange w:id="43494" w:author="James Vu" w:date="2024-04-18T22:33:00Z">
                <w:pPr>
                  <w:widowControl w:val="0"/>
                  <w:spacing w:before="120" w:after="120"/>
                  <w:jc w:val="center"/>
                </w:pPr>
              </w:pPrChange>
            </w:pPr>
            <w:del w:id="43495" w:author="James Vu" w:date="2024-04-18T23:44:00Z">
              <w:r w:rsidRPr="00167CE0" w:rsidDel="00B053AF">
                <w:rPr>
                  <w:b/>
                  <w:bCs/>
                  <w:color w:val="000000" w:themeColor="text1"/>
                  <w:sz w:val="28"/>
                  <w:szCs w:val="28"/>
                  <w:rPrChange w:id="43496" w:author="James Vu" w:date="2024-04-18T22:33:00Z">
                    <w:rPr>
                      <w:b/>
                      <w:bCs/>
                      <w:color w:val="000000" w:themeColor="text1"/>
                      <w:sz w:val="26"/>
                      <w:szCs w:val="26"/>
                    </w:rPr>
                  </w:rPrChange>
                </w:rPr>
                <w:delText>5</w:delText>
              </w:r>
            </w:del>
          </w:p>
        </w:tc>
        <w:tc>
          <w:tcPr>
            <w:tcW w:w="0" w:type="auto"/>
            <w:shd w:val="clear" w:color="000000" w:fill="FFFFFF"/>
            <w:vAlign w:val="center"/>
            <w:hideMark/>
          </w:tcPr>
          <w:p w14:paraId="338EF14E" w14:textId="02AD00F4" w:rsidR="00617FD8" w:rsidRPr="00167CE0" w:rsidDel="00B053AF" w:rsidRDefault="00617FD8">
            <w:pPr>
              <w:widowControl w:val="0"/>
              <w:spacing w:before="120" w:after="120"/>
              <w:jc w:val="both"/>
              <w:rPr>
                <w:del w:id="43497" w:author="James Vu" w:date="2024-04-18T23:44:00Z"/>
                <w:b/>
                <w:bCs/>
                <w:color w:val="000000" w:themeColor="text1"/>
                <w:sz w:val="28"/>
                <w:szCs w:val="28"/>
                <w:rPrChange w:id="43498" w:author="James Vu" w:date="2024-04-18T22:33:00Z">
                  <w:rPr>
                    <w:del w:id="43499" w:author="James Vu" w:date="2024-04-18T23:44:00Z"/>
                    <w:b/>
                    <w:bCs/>
                    <w:color w:val="000000" w:themeColor="text1"/>
                    <w:sz w:val="26"/>
                    <w:szCs w:val="26"/>
                  </w:rPr>
                </w:rPrChange>
              </w:rPr>
              <w:pPrChange w:id="43500" w:author="James Vu" w:date="2024-04-18T22:33:00Z">
                <w:pPr>
                  <w:widowControl w:val="0"/>
                  <w:spacing w:before="120" w:after="120"/>
                </w:pPr>
              </w:pPrChange>
            </w:pPr>
            <w:del w:id="43501" w:author="James Vu" w:date="2024-04-18T23:44:00Z">
              <w:r w:rsidRPr="00167CE0" w:rsidDel="00B053AF">
                <w:rPr>
                  <w:b/>
                  <w:bCs/>
                  <w:color w:val="000000" w:themeColor="text1"/>
                  <w:sz w:val="28"/>
                  <w:szCs w:val="28"/>
                  <w:rPrChange w:id="43502" w:author="James Vu" w:date="2024-04-18T22:33:00Z">
                    <w:rPr>
                      <w:b/>
                      <w:bCs/>
                      <w:color w:val="000000" w:themeColor="text1"/>
                      <w:sz w:val="26"/>
                      <w:szCs w:val="26"/>
                    </w:rPr>
                  </w:rPrChange>
                </w:rPr>
                <w:delText>Chi phí thực hiện khảo sát</w:delText>
              </w:r>
            </w:del>
          </w:p>
        </w:tc>
        <w:tc>
          <w:tcPr>
            <w:tcW w:w="0" w:type="auto"/>
            <w:shd w:val="clear" w:color="auto" w:fill="auto"/>
            <w:vAlign w:val="center"/>
            <w:hideMark/>
          </w:tcPr>
          <w:p w14:paraId="0DCC13CE" w14:textId="1DB91206" w:rsidR="00617FD8" w:rsidRPr="00167CE0" w:rsidDel="00B053AF" w:rsidRDefault="00617FD8">
            <w:pPr>
              <w:widowControl w:val="0"/>
              <w:spacing w:before="120" w:after="120"/>
              <w:jc w:val="both"/>
              <w:rPr>
                <w:del w:id="43503" w:author="James Vu" w:date="2024-04-18T23:44:00Z"/>
                <w:b/>
                <w:bCs/>
                <w:color w:val="000000" w:themeColor="text1"/>
                <w:sz w:val="28"/>
                <w:szCs w:val="28"/>
                <w:rPrChange w:id="43504" w:author="James Vu" w:date="2024-04-18T22:33:00Z">
                  <w:rPr>
                    <w:del w:id="43505" w:author="James Vu" w:date="2024-04-18T23:44:00Z"/>
                    <w:b/>
                    <w:bCs/>
                    <w:color w:val="000000" w:themeColor="text1"/>
                    <w:sz w:val="26"/>
                    <w:szCs w:val="26"/>
                  </w:rPr>
                </w:rPrChange>
              </w:rPr>
              <w:pPrChange w:id="43506" w:author="James Vu" w:date="2024-04-18T22:33:00Z">
                <w:pPr>
                  <w:widowControl w:val="0"/>
                  <w:spacing w:before="120" w:after="120"/>
                  <w:jc w:val="center"/>
                </w:pPr>
              </w:pPrChange>
            </w:pPr>
            <w:del w:id="43507" w:author="James Vu" w:date="2024-04-18T23:44:00Z">
              <w:r w:rsidRPr="00167CE0" w:rsidDel="00B053AF">
                <w:rPr>
                  <w:b/>
                  <w:bCs/>
                  <w:color w:val="000000" w:themeColor="text1"/>
                  <w:sz w:val="28"/>
                  <w:szCs w:val="28"/>
                  <w:rPrChange w:id="43508" w:author="James Vu" w:date="2024-04-18T22:33:00Z">
                    <w:rPr>
                      <w:b/>
                      <w:bCs/>
                      <w:color w:val="000000" w:themeColor="text1"/>
                      <w:sz w:val="26"/>
                      <w:szCs w:val="26"/>
                    </w:rPr>
                  </w:rPrChange>
                </w:rPr>
                <w:delText>(Ccg+Cql+Ck+TN)</w:delText>
              </w:r>
            </w:del>
          </w:p>
        </w:tc>
        <w:tc>
          <w:tcPr>
            <w:tcW w:w="0" w:type="auto"/>
            <w:shd w:val="clear" w:color="auto" w:fill="auto"/>
            <w:hideMark/>
          </w:tcPr>
          <w:p w14:paraId="692090D6" w14:textId="5EC3E365" w:rsidR="00617FD8" w:rsidRPr="00167CE0" w:rsidDel="00B053AF" w:rsidRDefault="00617FD8">
            <w:pPr>
              <w:widowControl w:val="0"/>
              <w:spacing w:before="120" w:after="120"/>
              <w:jc w:val="both"/>
              <w:rPr>
                <w:del w:id="43509" w:author="James Vu" w:date="2024-04-18T23:44:00Z"/>
                <w:b/>
                <w:bCs/>
                <w:color w:val="000000" w:themeColor="text1"/>
                <w:sz w:val="28"/>
                <w:szCs w:val="28"/>
                <w:rPrChange w:id="43510" w:author="James Vu" w:date="2024-04-18T22:33:00Z">
                  <w:rPr>
                    <w:del w:id="43511" w:author="James Vu" w:date="2024-04-18T23:44:00Z"/>
                    <w:b/>
                    <w:bCs/>
                    <w:color w:val="000000" w:themeColor="text1"/>
                    <w:sz w:val="26"/>
                    <w:szCs w:val="26"/>
                  </w:rPr>
                </w:rPrChange>
              </w:rPr>
              <w:pPrChange w:id="43512" w:author="James Vu" w:date="2024-04-18T22:33:00Z">
                <w:pPr>
                  <w:widowControl w:val="0"/>
                  <w:spacing w:before="120" w:after="120"/>
                </w:pPr>
              </w:pPrChange>
            </w:pPr>
            <w:del w:id="43513" w:author="James Vu" w:date="2024-04-18T23:44:00Z">
              <w:r w:rsidRPr="00167CE0" w:rsidDel="00B053AF">
                <w:rPr>
                  <w:b/>
                  <w:bCs/>
                  <w:color w:val="000000" w:themeColor="text1"/>
                  <w:sz w:val="28"/>
                  <w:szCs w:val="28"/>
                  <w:rPrChange w:id="43514" w:author="James Vu" w:date="2024-04-18T22:33:00Z">
                    <w:rPr>
                      <w:b/>
                      <w:bCs/>
                      <w:color w:val="000000" w:themeColor="text1"/>
                      <w:sz w:val="26"/>
                      <w:szCs w:val="26"/>
                    </w:rPr>
                  </w:rPrChange>
                </w:rPr>
                <w:delText> </w:delText>
              </w:r>
            </w:del>
          </w:p>
        </w:tc>
        <w:tc>
          <w:tcPr>
            <w:tcW w:w="0" w:type="auto"/>
            <w:shd w:val="clear" w:color="auto" w:fill="auto"/>
            <w:hideMark/>
          </w:tcPr>
          <w:p w14:paraId="21615B21" w14:textId="00400CC3" w:rsidR="00617FD8" w:rsidRPr="00167CE0" w:rsidDel="00B053AF" w:rsidRDefault="00617FD8">
            <w:pPr>
              <w:widowControl w:val="0"/>
              <w:spacing w:before="120" w:after="120"/>
              <w:jc w:val="both"/>
              <w:rPr>
                <w:del w:id="43515" w:author="James Vu" w:date="2024-04-18T23:44:00Z"/>
                <w:b/>
                <w:bCs/>
                <w:color w:val="000000" w:themeColor="text1"/>
                <w:sz w:val="28"/>
                <w:szCs w:val="28"/>
                <w:rPrChange w:id="43516" w:author="James Vu" w:date="2024-04-18T22:33:00Z">
                  <w:rPr>
                    <w:del w:id="43517" w:author="James Vu" w:date="2024-04-18T23:44:00Z"/>
                    <w:b/>
                    <w:bCs/>
                    <w:color w:val="000000" w:themeColor="text1"/>
                    <w:sz w:val="26"/>
                    <w:szCs w:val="26"/>
                  </w:rPr>
                </w:rPrChange>
              </w:rPr>
              <w:pPrChange w:id="43518" w:author="James Vu" w:date="2024-04-18T22:33:00Z">
                <w:pPr>
                  <w:widowControl w:val="0"/>
                  <w:spacing w:before="120" w:after="120"/>
                </w:pPr>
              </w:pPrChange>
            </w:pPr>
            <w:del w:id="43519" w:author="James Vu" w:date="2024-04-18T23:44:00Z">
              <w:r w:rsidRPr="00167CE0" w:rsidDel="00B053AF">
                <w:rPr>
                  <w:b/>
                  <w:bCs/>
                  <w:color w:val="000000" w:themeColor="text1"/>
                  <w:sz w:val="28"/>
                  <w:szCs w:val="28"/>
                  <w:rPrChange w:id="43520" w:author="James Vu" w:date="2024-04-18T22:33:00Z">
                    <w:rPr>
                      <w:b/>
                      <w:bCs/>
                      <w:color w:val="000000" w:themeColor="text1"/>
                      <w:sz w:val="26"/>
                      <w:szCs w:val="26"/>
                    </w:rPr>
                  </w:rPrChange>
                </w:rPr>
                <w:delText> </w:delText>
              </w:r>
            </w:del>
          </w:p>
        </w:tc>
        <w:tc>
          <w:tcPr>
            <w:tcW w:w="0" w:type="auto"/>
            <w:shd w:val="clear" w:color="auto" w:fill="auto"/>
            <w:vAlign w:val="center"/>
            <w:hideMark/>
          </w:tcPr>
          <w:p w14:paraId="2EF1BE5B" w14:textId="21110225" w:rsidR="00617FD8" w:rsidRPr="00167CE0" w:rsidDel="00B053AF" w:rsidRDefault="00617FD8">
            <w:pPr>
              <w:widowControl w:val="0"/>
              <w:spacing w:before="120" w:after="120"/>
              <w:jc w:val="both"/>
              <w:rPr>
                <w:del w:id="43521" w:author="James Vu" w:date="2024-04-18T23:44:00Z"/>
                <w:b/>
                <w:bCs/>
                <w:color w:val="000000" w:themeColor="text1"/>
                <w:sz w:val="28"/>
                <w:szCs w:val="28"/>
                <w:rPrChange w:id="43522" w:author="James Vu" w:date="2024-04-18T22:33:00Z">
                  <w:rPr>
                    <w:del w:id="43523" w:author="James Vu" w:date="2024-04-18T23:44:00Z"/>
                    <w:b/>
                    <w:bCs/>
                    <w:color w:val="000000" w:themeColor="text1"/>
                    <w:sz w:val="26"/>
                    <w:szCs w:val="26"/>
                  </w:rPr>
                </w:rPrChange>
              </w:rPr>
              <w:pPrChange w:id="43524" w:author="James Vu" w:date="2024-04-18T22:33:00Z">
                <w:pPr>
                  <w:widowControl w:val="0"/>
                  <w:spacing w:before="120" w:after="120"/>
                  <w:jc w:val="right"/>
                </w:pPr>
              </w:pPrChange>
            </w:pPr>
            <w:del w:id="43525" w:author="James Vu" w:date="2024-04-18T23:44:00Z">
              <w:r w:rsidRPr="00167CE0" w:rsidDel="00B053AF">
                <w:rPr>
                  <w:b/>
                  <w:bCs/>
                  <w:color w:val="000000" w:themeColor="text1"/>
                  <w:sz w:val="28"/>
                  <w:szCs w:val="28"/>
                  <w:rPrChange w:id="43526" w:author="James Vu" w:date="2024-04-18T22:33:00Z">
                    <w:rPr>
                      <w:b/>
                      <w:bCs/>
                      <w:color w:val="000000" w:themeColor="text1"/>
                      <w:sz w:val="26"/>
                      <w:szCs w:val="26"/>
                    </w:rPr>
                  </w:rPrChange>
                </w:rPr>
                <w:delText> </w:delText>
              </w:r>
            </w:del>
          </w:p>
        </w:tc>
        <w:tc>
          <w:tcPr>
            <w:tcW w:w="0" w:type="auto"/>
            <w:shd w:val="clear" w:color="auto" w:fill="auto"/>
            <w:hideMark/>
          </w:tcPr>
          <w:p w14:paraId="0B2079D6" w14:textId="2C069C72" w:rsidR="00617FD8" w:rsidRPr="00167CE0" w:rsidDel="00B053AF" w:rsidRDefault="00617FD8">
            <w:pPr>
              <w:widowControl w:val="0"/>
              <w:spacing w:before="120" w:after="120"/>
              <w:jc w:val="both"/>
              <w:rPr>
                <w:del w:id="43527" w:author="James Vu" w:date="2024-04-18T23:44:00Z"/>
                <w:b/>
                <w:bCs/>
                <w:color w:val="000000" w:themeColor="text1"/>
                <w:sz w:val="28"/>
                <w:szCs w:val="28"/>
                <w:rPrChange w:id="43528" w:author="James Vu" w:date="2024-04-18T22:33:00Z">
                  <w:rPr>
                    <w:del w:id="43529" w:author="James Vu" w:date="2024-04-18T23:44:00Z"/>
                    <w:b/>
                    <w:bCs/>
                    <w:color w:val="000000" w:themeColor="text1"/>
                    <w:sz w:val="26"/>
                    <w:szCs w:val="26"/>
                  </w:rPr>
                </w:rPrChange>
              </w:rPr>
              <w:pPrChange w:id="43530" w:author="James Vu" w:date="2024-04-18T22:33:00Z">
                <w:pPr>
                  <w:widowControl w:val="0"/>
                  <w:spacing w:before="120" w:after="120"/>
                </w:pPr>
              </w:pPrChange>
            </w:pPr>
            <w:del w:id="43531" w:author="James Vu" w:date="2024-04-18T23:44:00Z">
              <w:r w:rsidRPr="00167CE0" w:rsidDel="00B053AF">
                <w:rPr>
                  <w:b/>
                  <w:bCs/>
                  <w:color w:val="000000" w:themeColor="text1"/>
                  <w:sz w:val="28"/>
                  <w:szCs w:val="28"/>
                  <w:rPrChange w:id="43532" w:author="James Vu" w:date="2024-04-18T22:33:00Z">
                    <w:rPr>
                      <w:b/>
                      <w:bCs/>
                      <w:color w:val="000000" w:themeColor="text1"/>
                      <w:sz w:val="26"/>
                      <w:szCs w:val="26"/>
                    </w:rPr>
                  </w:rPrChange>
                </w:rPr>
                <w:delText> </w:delText>
              </w:r>
            </w:del>
          </w:p>
        </w:tc>
        <w:tc>
          <w:tcPr>
            <w:tcW w:w="0" w:type="auto"/>
            <w:shd w:val="clear" w:color="auto" w:fill="auto"/>
            <w:vAlign w:val="center"/>
            <w:hideMark/>
          </w:tcPr>
          <w:p w14:paraId="77EEB2DF" w14:textId="3A6E5993" w:rsidR="00617FD8" w:rsidRPr="00167CE0" w:rsidDel="00B053AF" w:rsidRDefault="00617FD8">
            <w:pPr>
              <w:widowControl w:val="0"/>
              <w:spacing w:before="120" w:after="120"/>
              <w:jc w:val="both"/>
              <w:rPr>
                <w:del w:id="43533" w:author="James Vu" w:date="2024-04-18T23:44:00Z"/>
                <w:b/>
                <w:bCs/>
                <w:color w:val="000000" w:themeColor="text1"/>
                <w:sz w:val="28"/>
                <w:szCs w:val="28"/>
                <w:rPrChange w:id="43534" w:author="James Vu" w:date="2024-04-18T22:33:00Z">
                  <w:rPr>
                    <w:del w:id="43535" w:author="James Vu" w:date="2024-04-18T23:44:00Z"/>
                    <w:b/>
                    <w:bCs/>
                    <w:color w:val="000000" w:themeColor="text1"/>
                    <w:sz w:val="26"/>
                    <w:szCs w:val="26"/>
                  </w:rPr>
                </w:rPrChange>
              </w:rPr>
              <w:pPrChange w:id="43536" w:author="James Vu" w:date="2024-04-18T22:33:00Z">
                <w:pPr>
                  <w:widowControl w:val="0"/>
                  <w:spacing w:before="120" w:after="120"/>
                  <w:jc w:val="right"/>
                </w:pPr>
              </w:pPrChange>
            </w:pPr>
            <w:del w:id="43537" w:author="James Vu" w:date="2024-04-18T23:44:00Z">
              <w:r w:rsidRPr="00167CE0" w:rsidDel="00B053AF">
                <w:rPr>
                  <w:b/>
                  <w:bCs/>
                  <w:color w:val="000000" w:themeColor="text1"/>
                  <w:sz w:val="28"/>
                  <w:szCs w:val="28"/>
                  <w:rPrChange w:id="43538" w:author="James Vu" w:date="2024-04-18T22:33:00Z">
                    <w:rPr>
                      <w:b/>
                      <w:bCs/>
                      <w:color w:val="000000" w:themeColor="text1"/>
                      <w:sz w:val="26"/>
                      <w:szCs w:val="26"/>
                    </w:rPr>
                  </w:rPrChange>
                </w:rPr>
                <w:delText>72.402.651</w:delText>
              </w:r>
            </w:del>
          </w:p>
        </w:tc>
        <w:tc>
          <w:tcPr>
            <w:tcW w:w="0" w:type="auto"/>
            <w:shd w:val="clear" w:color="auto" w:fill="auto"/>
            <w:hideMark/>
          </w:tcPr>
          <w:p w14:paraId="1B5114B1" w14:textId="6183F116" w:rsidR="00617FD8" w:rsidRPr="00167CE0" w:rsidDel="00B053AF" w:rsidRDefault="00617FD8">
            <w:pPr>
              <w:widowControl w:val="0"/>
              <w:spacing w:before="120" w:after="120"/>
              <w:jc w:val="both"/>
              <w:rPr>
                <w:del w:id="43539" w:author="James Vu" w:date="2024-04-18T23:44:00Z"/>
                <w:b/>
                <w:bCs/>
                <w:color w:val="000000" w:themeColor="text1"/>
                <w:sz w:val="28"/>
                <w:szCs w:val="28"/>
                <w:rPrChange w:id="43540" w:author="James Vu" w:date="2024-04-18T22:33:00Z">
                  <w:rPr>
                    <w:del w:id="43541" w:author="James Vu" w:date="2024-04-18T23:44:00Z"/>
                    <w:b/>
                    <w:bCs/>
                    <w:color w:val="000000" w:themeColor="text1"/>
                    <w:sz w:val="26"/>
                    <w:szCs w:val="26"/>
                  </w:rPr>
                </w:rPrChange>
              </w:rPr>
              <w:pPrChange w:id="43542" w:author="James Vu" w:date="2024-04-18T22:33:00Z">
                <w:pPr>
                  <w:widowControl w:val="0"/>
                  <w:spacing w:before="120" w:after="120"/>
                  <w:jc w:val="center"/>
                </w:pPr>
              </w:pPrChange>
            </w:pPr>
            <w:del w:id="43543" w:author="James Vu" w:date="2024-04-18T23:44:00Z">
              <w:r w:rsidRPr="00167CE0" w:rsidDel="00B053AF">
                <w:rPr>
                  <w:b/>
                  <w:bCs/>
                  <w:color w:val="000000" w:themeColor="text1"/>
                  <w:sz w:val="28"/>
                  <w:szCs w:val="28"/>
                  <w:rPrChange w:id="43544" w:author="James Vu" w:date="2024-04-18T22:33:00Z">
                    <w:rPr>
                      <w:b/>
                      <w:bCs/>
                      <w:color w:val="000000" w:themeColor="text1"/>
                      <w:sz w:val="26"/>
                      <w:szCs w:val="26"/>
                    </w:rPr>
                  </w:rPrChange>
                </w:rPr>
                <w:delText> </w:delText>
              </w:r>
            </w:del>
          </w:p>
        </w:tc>
      </w:tr>
      <w:tr w:rsidR="00A079F8" w:rsidRPr="00167CE0" w:rsidDel="00B053AF" w14:paraId="05A19015" w14:textId="319F71D7" w:rsidTr="00617FD8">
        <w:trPr>
          <w:del w:id="43545" w:author="James Vu" w:date="2024-04-18T23:44:00Z"/>
        </w:trPr>
        <w:tc>
          <w:tcPr>
            <w:tcW w:w="0" w:type="auto"/>
            <w:shd w:val="clear" w:color="000000" w:fill="FFFFFF"/>
            <w:vAlign w:val="center"/>
            <w:hideMark/>
          </w:tcPr>
          <w:p w14:paraId="0843EAD4" w14:textId="717DA100" w:rsidR="00617FD8" w:rsidRPr="00167CE0" w:rsidDel="00B053AF" w:rsidRDefault="00617FD8">
            <w:pPr>
              <w:widowControl w:val="0"/>
              <w:spacing w:before="120" w:after="120"/>
              <w:jc w:val="both"/>
              <w:rPr>
                <w:del w:id="43546" w:author="James Vu" w:date="2024-04-18T23:44:00Z"/>
                <w:b/>
                <w:bCs/>
                <w:color w:val="000000" w:themeColor="text1"/>
                <w:sz w:val="28"/>
                <w:szCs w:val="28"/>
                <w:rPrChange w:id="43547" w:author="James Vu" w:date="2024-04-18T22:33:00Z">
                  <w:rPr>
                    <w:del w:id="43548" w:author="James Vu" w:date="2024-04-18T23:44:00Z"/>
                    <w:b/>
                    <w:bCs/>
                    <w:color w:val="000000" w:themeColor="text1"/>
                    <w:sz w:val="26"/>
                    <w:szCs w:val="26"/>
                  </w:rPr>
                </w:rPrChange>
              </w:rPr>
              <w:pPrChange w:id="43549" w:author="James Vu" w:date="2024-04-18T22:33:00Z">
                <w:pPr>
                  <w:widowControl w:val="0"/>
                  <w:spacing w:before="120" w:after="120"/>
                  <w:jc w:val="center"/>
                </w:pPr>
              </w:pPrChange>
            </w:pPr>
            <w:del w:id="43550" w:author="James Vu" w:date="2024-04-18T23:44:00Z">
              <w:r w:rsidRPr="00167CE0" w:rsidDel="00B053AF">
                <w:rPr>
                  <w:b/>
                  <w:bCs/>
                  <w:color w:val="000000" w:themeColor="text1"/>
                  <w:sz w:val="28"/>
                  <w:szCs w:val="28"/>
                  <w:rPrChange w:id="43551" w:author="James Vu" w:date="2024-04-18T22:33:00Z">
                    <w:rPr>
                      <w:b/>
                      <w:bCs/>
                      <w:color w:val="000000" w:themeColor="text1"/>
                      <w:sz w:val="26"/>
                      <w:szCs w:val="26"/>
                    </w:rPr>
                  </w:rPrChange>
                </w:rPr>
                <w:delText>6</w:delText>
              </w:r>
            </w:del>
          </w:p>
        </w:tc>
        <w:tc>
          <w:tcPr>
            <w:tcW w:w="0" w:type="auto"/>
            <w:shd w:val="clear" w:color="000000" w:fill="FFFFFF"/>
            <w:vAlign w:val="center"/>
            <w:hideMark/>
          </w:tcPr>
          <w:p w14:paraId="30946C42" w14:textId="559ED909" w:rsidR="00617FD8" w:rsidRPr="00167CE0" w:rsidDel="00B053AF" w:rsidRDefault="00617FD8">
            <w:pPr>
              <w:widowControl w:val="0"/>
              <w:spacing w:before="120" w:after="120"/>
              <w:jc w:val="both"/>
              <w:rPr>
                <w:del w:id="43552" w:author="James Vu" w:date="2024-04-18T23:44:00Z"/>
                <w:b/>
                <w:bCs/>
                <w:color w:val="000000" w:themeColor="text1"/>
                <w:sz w:val="28"/>
                <w:szCs w:val="28"/>
                <w:rPrChange w:id="43553" w:author="James Vu" w:date="2024-04-18T22:33:00Z">
                  <w:rPr>
                    <w:del w:id="43554" w:author="James Vu" w:date="2024-04-18T23:44:00Z"/>
                    <w:b/>
                    <w:bCs/>
                    <w:color w:val="000000" w:themeColor="text1"/>
                    <w:sz w:val="26"/>
                    <w:szCs w:val="26"/>
                  </w:rPr>
                </w:rPrChange>
              </w:rPr>
              <w:pPrChange w:id="43555" w:author="James Vu" w:date="2024-04-18T22:33:00Z">
                <w:pPr>
                  <w:widowControl w:val="0"/>
                  <w:spacing w:before="120" w:after="120"/>
                </w:pPr>
              </w:pPrChange>
            </w:pPr>
            <w:del w:id="43556" w:author="James Vu" w:date="2024-04-18T23:44:00Z">
              <w:r w:rsidRPr="00167CE0" w:rsidDel="00B053AF">
                <w:rPr>
                  <w:b/>
                  <w:bCs/>
                  <w:color w:val="000000" w:themeColor="text1"/>
                  <w:sz w:val="28"/>
                  <w:szCs w:val="28"/>
                  <w:rPrChange w:id="43557" w:author="James Vu" w:date="2024-04-18T22:33:00Z">
                    <w:rPr>
                      <w:b/>
                      <w:bCs/>
                      <w:color w:val="000000" w:themeColor="text1"/>
                      <w:sz w:val="26"/>
                      <w:szCs w:val="26"/>
                    </w:rPr>
                  </w:rPrChange>
                </w:rPr>
                <w:delText>Thuế giá trị gia tăng</w:delText>
              </w:r>
            </w:del>
          </w:p>
        </w:tc>
        <w:tc>
          <w:tcPr>
            <w:tcW w:w="0" w:type="auto"/>
            <w:shd w:val="clear" w:color="auto" w:fill="auto"/>
            <w:vAlign w:val="center"/>
            <w:hideMark/>
          </w:tcPr>
          <w:p w14:paraId="4909DE04" w14:textId="735C98F6" w:rsidR="00617FD8" w:rsidRPr="00167CE0" w:rsidDel="00B053AF" w:rsidRDefault="00617FD8">
            <w:pPr>
              <w:widowControl w:val="0"/>
              <w:spacing w:before="120" w:after="120"/>
              <w:jc w:val="both"/>
              <w:rPr>
                <w:del w:id="43558" w:author="James Vu" w:date="2024-04-18T23:44:00Z"/>
                <w:b/>
                <w:bCs/>
                <w:color w:val="000000" w:themeColor="text1"/>
                <w:sz w:val="28"/>
                <w:szCs w:val="28"/>
                <w:rPrChange w:id="43559" w:author="James Vu" w:date="2024-04-18T22:33:00Z">
                  <w:rPr>
                    <w:del w:id="43560" w:author="James Vu" w:date="2024-04-18T23:44:00Z"/>
                    <w:b/>
                    <w:bCs/>
                    <w:color w:val="000000" w:themeColor="text1"/>
                    <w:sz w:val="26"/>
                    <w:szCs w:val="26"/>
                  </w:rPr>
                </w:rPrChange>
              </w:rPr>
              <w:pPrChange w:id="43561" w:author="James Vu" w:date="2024-04-18T22:33:00Z">
                <w:pPr>
                  <w:widowControl w:val="0"/>
                  <w:spacing w:before="120" w:after="120"/>
                  <w:jc w:val="center"/>
                </w:pPr>
              </w:pPrChange>
            </w:pPr>
            <w:del w:id="43562" w:author="James Vu" w:date="2024-04-18T23:44:00Z">
              <w:r w:rsidRPr="00167CE0" w:rsidDel="00B053AF">
                <w:rPr>
                  <w:b/>
                  <w:bCs/>
                  <w:color w:val="000000" w:themeColor="text1"/>
                  <w:sz w:val="28"/>
                  <w:szCs w:val="28"/>
                  <w:rPrChange w:id="43563" w:author="James Vu" w:date="2024-04-18T22:33:00Z">
                    <w:rPr>
                      <w:b/>
                      <w:bCs/>
                      <w:color w:val="000000" w:themeColor="text1"/>
                      <w:sz w:val="26"/>
                      <w:szCs w:val="26"/>
                    </w:rPr>
                  </w:rPrChange>
                </w:rPr>
                <w:delText>VAT1 = 8% x (Ccg+Cql+Ck+TN)</w:delText>
              </w:r>
            </w:del>
          </w:p>
        </w:tc>
        <w:tc>
          <w:tcPr>
            <w:tcW w:w="0" w:type="auto"/>
            <w:shd w:val="clear" w:color="auto" w:fill="auto"/>
            <w:hideMark/>
          </w:tcPr>
          <w:p w14:paraId="1A972895" w14:textId="36FA01D4" w:rsidR="00617FD8" w:rsidRPr="00167CE0" w:rsidDel="00B053AF" w:rsidRDefault="00617FD8">
            <w:pPr>
              <w:widowControl w:val="0"/>
              <w:spacing w:before="120" w:after="120"/>
              <w:jc w:val="both"/>
              <w:rPr>
                <w:del w:id="43564" w:author="James Vu" w:date="2024-04-18T23:44:00Z"/>
                <w:b/>
                <w:bCs/>
                <w:color w:val="000000" w:themeColor="text1"/>
                <w:sz w:val="28"/>
                <w:szCs w:val="28"/>
                <w:rPrChange w:id="43565" w:author="James Vu" w:date="2024-04-18T22:33:00Z">
                  <w:rPr>
                    <w:del w:id="43566" w:author="James Vu" w:date="2024-04-18T23:44:00Z"/>
                    <w:b/>
                    <w:bCs/>
                    <w:color w:val="000000" w:themeColor="text1"/>
                    <w:sz w:val="26"/>
                    <w:szCs w:val="26"/>
                  </w:rPr>
                </w:rPrChange>
              </w:rPr>
              <w:pPrChange w:id="43567" w:author="James Vu" w:date="2024-04-18T22:33:00Z">
                <w:pPr>
                  <w:widowControl w:val="0"/>
                  <w:spacing w:before="120" w:after="120"/>
                </w:pPr>
              </w:pPrChange>
            </w:pPr>
            <w:del w:id="43568" w:author="James Vu" w:date="2024-04-18T23:44:00Z">
              <w:r w:rsidRPr="00167CE0" w:rsidDel="00B053AF">
                <w:rPr>
                  <w:b/>
                  <w:bCs/>
                  <w:color w:val="000000" w:themeColor="text1"/>
                  <w:sz w:val="28"/>
                  <w:szCs w:val="28"/>
                  <w:rPrChange w:id="43569" w:author="James Vu" w:date="2024-04-18T22:33:00Z">
                    <w:rPr>
                      <w:b/>
                      <w:bCs/>
                      <w:color w:val="000000" w:themeColor="text1"/>
                      <w:sz w:val="26"/>
                      <w:szCs w:val="26"/>
                    </w:rPr>
                  </w:rPrChange>
                </w:rPr>
                <w:delText> </w:delText>
              </w:r>
            </w:del>
          </w:p>
        </w:tc>
        <w:tc>
          <w:tcPr>
            <w:tcW w:w="0" w:type="auto"/>
            <w:shd w:val="clear" w:color="auto" w:fill="auto"/>
            <w:hideMark/>
          </w:tcPr>
          <w:p w14:paraId="33FC8989" w14:textId="127D9929" w:rsidR="00617FD8" w:rsidRPr="00167CE0" w:rsidDel="00B053AF" w:rsidRDefault="00617FD8">
            <w:pPr>
              <w:widowControl w:val="0"/>
              <w:spacing w:before="120" w:after="120"/>
              <w:jc w:val="both"/>
              <w:rPr>
                <w:del w:id="43570" w:author="James Vu" w:date="2024-04-18T23:44:00Z"/>
                <w:b/>
                <w:bCs/>
                <w:color w:val="000000" w:themeColor="text1"/>
                <w:sz w:val="28"/>
                <w:szCs w:val="28"/>
                <w:rPrChange w:id="43571" w:author="James Vu" w:date="2024-04-18T22:33:00Z">
                  <w:rPr>
                    <w:del w:id="43572" w:author="James Vu" w:date="2024-04-18T23:44:00Z"/>
                    <w:b/>
                    <w:bCs/>
                    <w:color w:val="000000" w:themeColor="text1"/>
                    <w:sz w:val="26"/>
                    <w:szCs w:val="26"/>
                  </w:rPr>
                </w:rPrChange>
              </w:rPr>
              <w:pPrChange w:id="43573" w:author="James Vu" w:date="2024-04-18T22:33:00Z">
                <w:pPr>
                  <w:widowControl w:val="0"/>
                  <w:spacing w:before="120" w:after="120"/>
                </w:pPr>
              </w:pPrChange>
            </w:pPr>
            <w:del w:id="43574" w:author="James Vu" w:date="2024-04-18T23:44:00Z">
              <w:r w:rsidRPr="00167CE0" w:rsidDel="00B053AF">
                <w:rPr>
                  <w:b/>
                  <w:bCs/>
                  <w:color w:val="000000" w:themeColor="text1"/>
                  <w:sz w:val="28"/>
                  <w:szCs w:val="28"/>
                  <w:rPrChange w:id="43575" w:author="James Vu" w:date="2024-04-18T22:33:00Z">
                    <w:rPr>
                      <w:b/>
                      <w:bCs/>
                      <w:color w:val="000000" w:themeColor="text1"/>
                      <w:sz w:val="26"/>
                      <w:szCs w:val="26"/>
                    </w:rPr>
                  </w:rPrChange>
                </w:rPr>
                <w:delText> </w:delText>
              </w:r>
            </w:del>
          </w:p>
        </w:tc>
        <w:tc>
          <w:tcPr>
            <w:tcW w:w="0" w:type="auto"/>
            <w:shd w:val="clear" w:color="auto" w:fill="auto"/>
            <w:vAlign w:val="center"/>
            <w:hideMark/>
          </w:tcPr>
          <w:p w14:paraId="7A352974" w14:textId="246FF1D9" w:rsidR="00617FD8" w:rsidRPr="00167CE0" w:rsidDel="00B053AF" w:rsidRDefault="00617FD8">
            <w:pPr>
              <w:widowControl w:val="0"/>
              <w:spacing w:before="120" w:after="120"/>
              <w:jc w:val="both"/>
              <w:rPr>
                <w:del w:id="43576" w:author="James Vu" w:date="2024-04-18T23:44:00Z"/>
                <w:b/>
                <w:bCs/>
                <w:color w:val="000000" w:themeColor="text1"/>
                <w:sz w:val="28"/>
                <w:szCs w:val="28"/>
                <w:rPrChange w:id="43577" w:author="James Vu" w:date="2024-04-18T22:33:00Z">
                  <w:rPr>
                    <w:del w:id="43578" w:author="James Vu" w:date="2024-04-18T23:44:00Z"/>
                    <w:b/>
                    <w:bCs/>
                    <w:color w:val="000000" w:themeColor="text1"/>
                    <w:sz w:val="26"/>
                    <w:szCs w:val="26"/>
                  </w:rPr>
                </w:rPrChange>
              </w:rPr>
              <w:pPrChange w:id="43579" w:author="James Vu" w:date="2024-04-18T22:33:00Z">
                <w:pPr>
                  <w:widowControl w:val="0"/>
                  <w:spacing w:before="120" w:after="120"/>
                  <w:jc w:val="right"/>
                </w:pPr>
              </w:pPrChange>
            </w:pPr>
            <w:del w:id="43580" w:author="James Vu" w:date="2024-04-18T23:44:00Z">
              <w:r w:rsidRPr="00167CE0" w:rsidDel="00B053AF">
                <w:rPr>
                  <w:b/>
                  <w:bCs/>
                  <w:color w:val="000000" w:themeColor="text1"/>
                  <w:sz w:val="28"/>
                  <w:szCs w:val="28"/>
                  <w:rPrChange w:id="43581" w:author="James Vu" w:date="2024-04-18T22:33:00Z">
                    <w:rPr>
                      <w:b/>
                      <w:bCs/>
                      <w:color w:val="000000" w:themeColor="text1"/>
                      <w:sz w:val="26"/>
                      <w:szCs w:val="26"/>
                    </w:rPr>
                  </w:rPrChange>
                </w:rPr>
                <w:delText> </w:delText>
              </w:r>
            </w:del>
          </w:p>
        </w:tc>
        <w:tc>
          <w:tcPr>
            <w:tcW w:w="0" w:type="auto"/>
            <w:shd w:val="clear" w:color="auto" w:fill="auto"/>
            <w:hideMark/>
          </w:tcPr>
          <w:p w14:paraId="64843B6D" w14:textId="422E27C8" w:rsidR="00617FD8" w:rsidRPr="00167CE0" w:rsidDel="00B053AF" w:rsidRDefault="00617FD8">
            <w:pPr>
              <w:widowControl w:val="0"/>
              <w:spacing w:before="120" w:after="120"/>
              <w:jc w:val="both"/>
              <w:rPr>
                <w:del w:id="43582" w:author="James Vu" w:date="2024-04-18T23:44:00Z"/>
                <w:b/>
                <w:bCs/>
                <w:color w:val="000000" w:themeColor="text1"/>
                <w:sz w:val="28"/>
                <w:szCs w:val="28"/>
                <w:rPrChange w:id="43583" w:author="James Vu" w:date="2024-04-18T22:33:00Z">
                  <w:rPr>
                    <w:del w:id="43584" w:author="James Vu" w:date="2024-04-18T23:44:00Z"/>
                    <w:b/>
                    <w:bCs/>
                    <w:color w:val="000000" w:themeColor="text1"/>
                    <w:sz w:val="26"/>
                    <w:szCs w:val="26"/>
                  </w:rPr>
                </w:rPrChange>
              </w:rPr>
              <w:pPrChange w:id="43585" w:author="James Vu" w:date="2024-04-18T22:33:00Z">
                <w:pPr>
                  <w:widowControl w:val="0"/>
                  <w:spacing w:before="120" w:after="120"/>
                </w:pPr>
              </w:pPrChange>
            </w:pPr>
            <w:del w:id="43586" w:author="James Vu" w:date="2024-04-18T23:44:00Z">
              <w:r w:rsidRPr="00167CE0" w:rsidDel="00B053AF">
                <w:rPr>
                  <w:b/>
                  <w:bCs/>
                  <w:color w:val="000000" w:themeColor="text1"/>
                  <w:sz w:val="28"/>
                  <w:szCs w:val="28"/>
                  <w:rPrChange w:id="43587" w:author="James Vu" w:date="2024-04-18T22:33:00Z">
                    <w:rPr>
                      <w:b/>
                      <w:bCs/>
                      <w:color w:val="000000" w:themeColor="text1"/>
                      <w:sz w:val="26"/>
                      <w:szCs w:val="26"/>
                    </w:rPr>
                  </w:rPrChange>
                </w:rPr>
                <w:delText> </w:delText>
              </w:r>
            </w:del>
          </w:p>
        </w:tc>
        <w:tc>
          <w:tcPr>
            <w:tcW w:w="0" w:type="auto"/>
            <w:shd w:val="clear" w:color="auto" w:fill="auto"/>
            <w:vAlign w:val="center"/>
            <w:hideMark/>
          </w:tcPr>
          <w:p w14:paraId="3FE8C134" w14:textId="790F69B7" w:rsidR="00617FD8" w:rsidRPr="00167CE0" w:rsidDel="00B053AF" w:rsidRDefault="00617FD8">
            <w:pPr>
              <w:widowControl w:val="0"/>
              <w:spacing w:before="120" w:after="120"/>
              <w:jc w:val="both"/>
              <w:rPr>
                <w:del w:id="43588" w:author="James Vu" w:date="2024-04-18T23:44:00Z"/>
                <w:b/>
                <w:bCs/>
                <w:color w:val="000000" w:themeColor="text1"/>
                <w:sz w:val="28"/>
                <w:szCs w:val="28"/>
                <w:rPrChange w:id="43589" w:author="James Vu" w:date="2024-04-18T22:33:00Z">
                  <w:rPr>
                    <w:del w:id="43590" w:author="James Vu" w:date="2024-04-18T23:44:00Z"/>
                    <w:b/>
                    <w:bCs/>
                    <w:color w:val="000000" w:themeColor="text1"/>
                    <w:sz w:val="26"/>
                    <w:szCs w:val="26"/>
                  </w:rPr>
                </w:rPrChange>
              </w:rPr>
              <w:pPrChange w:id="43591" w:author="James Vu" w:date="2024-04-18T22:33:00Z">
                <w:pPr>
                  <w:widowControl w:val="0"/>
                  <w:spacing w:before="120" w:after="120"/>
                  <w:jc w:val="right"/>
                </w:pPr>
              </w:pPrChange>
            </w:pPr>
            <w:del w:id="43592" w:author="James Vu" w:date="2024-04-18T23:44:00Z">
              <w:r w:rsidRPr="00167CE0" w:rsidDel="00B053AF">
                <w:rPr>
                  <w:b/>
                  <w:bCs/>
                  <w:color w:val="000000" w:themeColor="text1"/>
                  <w:sz w:val="28"/>
                  <w:szCs w:val="28"/>
                  <w:rPrChange w:id="43593" w:author="James Vu" w:date="2024-04-18T22:33:00Z">
                    <w:rPr>
                      <w:b/>
                      <w:bCs/>
                      <w:color w:val="000000" w:themeColor="text1"/>
                      <w:sz w:val="26"/>
                      <w:szCs w:val="26"/>
                    </w:rPr>
                  </w:rPrChange>
                </w:rPr>
                <w:delText>5.792.212</w:delText>
              </w:r>
            </w:del>
          </w:p>
        </w:tc>
        <w:tc>
          <w:tcPr>
            <w:tcW w:w="0" w:type="auto"/>
            <w:shd w:val="clear" w:color="auto" w:fill="auto"/>
            <w:hideMark/>
          </w:tcPr>
          <w:p w14:paraId="5F48C45A" w14:textId="3E572E7E" w:rsidR="00617FD8" w:rsidRPr="00167CE0" w:rsidDel="00B053AF" w:rsidRDefault="00617FD8">
            <w:pPr>
              <w:widowControl w:val="0"/>
              <w:spacing w:before="120" w:after="120"/>
              <w:jc w:val="both"/>
              <w:rPr>
                <w:del w:id="43594" w:author="James Vu" w:date="2024-04-18T23:44:00Z"/>
                <w:b/>
                <w:bCs/>
                <w:i/>
                <w:iCs/>
                <w:color w:val="000000" w:themeColor="text1"/>
                <w:sz w:val="28"/>
                <w:szCs w:val="28"/>
                <w:rPrChange w:id="43595" w:author="James Vu" w:date="2024-04-18T22:33:00Z">
                  <w:rPr>
                    <w:del w:id="43596" w:author="James Vu" w:date="2024-04-18T23:44:00Z"/>
                    <w:b/>
                    <w:bCs/>
                    <w:i/>
                    <w:iCs/>
                    <w:color w:val="000000" w:themeColor="text1"/>
                    <w:sz w:val="26"/>
                    <w:szCs w:val="26"/>
                  </w:rPr>
                </w:rPrChange>
              </w:rPr>
              <w:pPrChange w:id="43597" w:author="James Vu" w:date="2024-04-18T22:33:00Z">
                <w:pPr>
                  <w:widowControl w:val="0"/>
                  <w:spacing w:before="120" w:after="120"/>
                  <w:jc w:val="center"/>
                </w:pPr>
              </w:pPrChange>
            </w:pPr>
            <w:del w:id="43598" w:author="James Vu" w:date="2024-04-18T23:44:00Z">
              <w:r w:rsidRPr="00167CE0" w:rsidDel="00B053AF">
                <w:rPr>
                  <w:b/>
                  <w:bCs/>
                  <w:i/>
                  <w:iCs/>
                  <w:color w:val="000000" w:themeColor="text1"/>
                  <w:sz w:val="28"/>
                  <w:szCs w:val="28"/>
                  <w:rPrChange w:id="43599" w:author="James Vu" w:date="2024-04-18T22:33:00Z">
                    <w:rPr>
                      <w:b/>
                      <w:bCs/>
                      <w:i/>
                      <w:iCs/>
                      <w:color w:val="000000" w:themeColor="text1"/>
                      <w:sz w:val="26"/>
                      <w:szCs w:val="26"/>
                    </w:rPr>
                  </w:rPrChange>
                </w:rPr>
                <w:delText>Áp dụng thuế VAT 8% theo Nghị định số 94/2023/NĐ-CP ngày 28/12/2023</w:delText>
              </w:r>
            </w:del>
          </w:p>
        </w:tc>
      </w:tr>
      <w:tr w:rsidR="00A079F8" w:rsidRPr="00167CE0" w:rsidDel="00B053AF" w14:paraId="7DBE62CA" w14:textId="26799601" w:rsidTr="00617FD8">
        <w:trPr>
          <w:del w:id="43600" w:author="James Vu" w:date="2024-04-18T23:44:00Z"/>
        </w:trPr>
        <w:tc>
          <w:tcPr>
            <w:tcW w:w="0" w:type="auto"/>
            <w:shd w:val="clear" w:color="auto" w:fill="auto"/>
            <w:vAlign w:val="center"/>
            <w:hideMark/>
          </w:tcPr>
          <w:p w14:paraId="222131E0" w14:textId="22DBE7D1" w:rsidR="00617FD8" w:rsidRPr="00167CE0" w:rsidDel="00B053AF" w:rsidRDefault="00617FD8">
            <w:pPr>
              <w:widowControl w:val="0"/>
              <w:spacing w:before="120" w:after="120"/>
              <w:jc w:val="both"/>
              <w:rPr>
                <w:del w:id="43601" w:author="James Vu" w:date="2024-04-18T23:44:00Z"/>
                <w:b/>
                <w:bCs/>
                <w:color w:val="000000" w:themeColor="text1"/>
                <w:sz w:val="28"/>
                <w:szCs w:val="28"/>
                <w:rPrChange w:id="43602" w:author="James Vu" w:date="2024-04-18T22:33:00Z">
                  <w:rPr>
                    <w:del w:id="43603" w:author="James Vu" w:date="2024-04-18T23:44:00Z"/>
                    <w:b/>
                    <w:bCs/>
                    <w:color w:val="000000" w:themeColor="text1"/>
                    <w:sz w:val="26"/>
                    <w:szCs w:val="26"/>
                  </w:rPr>
                </w:rPrChange>
              </w:rPr>
              <w:pPrChange w:id="43604" w:author="James Vu" w:date="2024-04-18T22:33:00Z">
                <w:pPr>
                  <w:widowControl w:val="0"/>
                  <w:spacing w:before="120" w:after="120"/>
                  <w:jc w:val="right"/>
                </w:pPr>
              </w:pPrChange>
            </w:pPr>
            <w:del w:id="43605" w:author="James Vu" w:date="2024-04-18T23:44:00Z">
              <w:r w:rsidRPr="00167CE0" w:rsidDel="00B053AF">
                <w:rPr>
                  <w:b/>
                  <w:bCs/>
                  <w:color w:val="000000" w:themeColor="text1"/>
                  <w:sz w:val="28"/>
                  <w:szCs w:val="28"/>
                  <w:rPrChange w:id="43606" w:author="James Vu" w:date="2024-04-18T22:33:00Z">
                    <w:rPr>
                      <w:b/>
                      <w:bCs/>
                      <w:color w:val="000000" w:themeColor="text1"/>
                      <w:sz w:val="26"/>
                      <w:szCs w:val="26"/>
                    </w:rPr>
                  </w:rPrChange>
                </w:rPr>
                <w:delText> </w:delText>
              </w:r>
            </w:del>
          </w:p>
        </w:tc>
        <w:tc>
          <w:tcPr>
            <w:tcW w:w="0" w:type="auto"/>
            <w:shd w:val="clear" w:color="auto" w:fill="auto"/>
            <w:vAlign w:val="center"/>
            <w:hideMark/>
          </w:tcPr>
          <w:p w14:paraId="6E831359" w14:textId="1838C0FC" w:rsidR="00617FD8" w:rsidRPr="00167CE0" w:rsidDel="00B053AF" w:rsidRDefault="00617FD8">
            <w:pPr>
              <w:widowControl w:val="0"/>
              <w:spacing w:before="120" w:after="120"/>
              <w:jc w:val="both"/>
              <w:rPr>
                <w:del w:id="43607" w:author="James Vu" w:date="2024-04-18T23:44:00Z"/>
                <w:b/>
                <w:bCs/>
                <w:color w:val="000000" w:themeColor="text1"/>
                <w:sz w:val="28"/>
                <w:szCs w:val="28"/>
                <w:rPrChange w:id="43608" w:author="James Vu" w:date="2024-04-18T22:33:00Z">
                  <w:rPr>
                    <w:del w:id="43609" w:author="James Vu" w:date="2024-04-18T23:44:00Z"/>
                    <w:b/>
                    <w:bCs/>
                    <w:color w:val="000000" w:themeColor="text1"/>
                    <w:sz w:val="26"/>
                    <w:szCs w:val="26"/>
                  </w:rPr>
                </w:rPrChange>
              </w:rPr>
              <w:pPrChange w:id="43610" w:author="James Vu" w:date="2024-04-18T22:33:00Z">
                <w:pPr>
                  <w:widowControl w:val="0"/>
                  <w:spacing w:before="120" w:after="120"/>
                  <w:jc w:val="right"/>
                </w:pPr>
              </w:pPrChange>
            </w:pPr>
            <w:del w:id="43611" w:author="James Vu" w:date="2024-04-18T23:44:00Z">
              <w:r w:rsidRPr="00167CE0" w:rsidDel="00B053AF">
                <w:rPr>
                  <w:b/>
                  <w:bCs/>
                  <w:color w:val="000000" w:themeColor="text1"/>
                  <w:sz w:val="28"/>
                  <w:szCs w:val="28"/>
                  <w:rPrChange w:id="43612" w:author="James Vu" w:date="2024-04-18T22:33:00Z">
                    <w:rPr>
                      <w:b/>
                      <w:bCs/>
                      <w:color w:val="000000" w:themeColor="text1"/>
                      <w:sz w:val="26"/>
                      <w:szCs w:val="26"/>
                    </w:rPr>
                  </w:rPrChange>
                </w:rPr>
                <w:delText>Tổng cộng</w:delText>
              </w:r>
            </w:del>
          </w:p>
        </w:tc>
        <w:tc>
          <w:tcPr>
            <w:tcW w:w="0" w:type="auto"/>
            <w:shd w:val="clear" w:color="auto" w:fill="auto"/>
            <w:vAlign w:val="center"/>
            <w:hideMark/>
          </w:tcPr>
          <w:p w14:paraId="358A2748" w14:textId="2483F10B" w:rsidR="00617FD8" w:rsidRPr="00167CE0" w:rsidDel="00B053AF" w:rsidRDefault="00617FD8">
            <w:pPr>
              <w:widowControl w:val="0"/>
              <w:spacing w:before="120" w:after="120"/>
              <w:jc w:val="both"/>
              <w:rPr>
                <w:del w:id="43613" w:author="James Vu" w:date="2024-04-18T23:44:00Z"/>
                <w:b/>
                <w:bCs/>
                <w:color w:val="000000" w:themeColor="text1"/>
                <w:sz w:val="28"/>
                <w:szCs w:val="28"/>
                <w:rPrChange w:id="43614" w:author="James Vu" w:date="2024-04-18T22:33:00Z">
                  <w:rPr>
                    <w:del w:id="43615" w:author="James Vu" w:date="2024-04-18T23:44:00Z"/>
                    <w:b/>
                    <w:bCs/>
                    <w:color w:val="000000" w:themeColor="text1"/>
                    <w:sz w:val="26"/>
                    <w:szCs w:val="26"/>
                  </w:rPr>
                </w:rPrChange>
              </w:rPr>
              <w:pPrChange w:id="43616" w:author="James Vu" w:date="2024-04-18T22:33:00Z">
                <w:pPr>
                  <w:widowControl w:val="0"/>
                  <w:spacing w:before="120" w:after="120"/>
                  <w:jc w:val="right"/>
                </w:pPr>
              </w:pPrChange>
            </w:pPr>
            <w:del w:id="43617" w:author="James Vu" w:date="2024-04-18T23:44:00Z">
              <w:r w:rsidRPr="00167CE0" w:rsidDel="00B053AF">
                <w:rPr>
                  <w:b/>
                  <w:bCs/>
                  <w:color w:val="000000" w:themeColor="text1"/>
                  <w:sz w:val="28"/>
                  <w:szCs w:val="28"/>
                  <w:rPrChange w:id="43618" w:author="James Vu" w:date="2024-04-18T22:33:00Z">
                    <w:rPr>
                      <w:b/>
                      <w:bCs/>
                      <w:color w:val="000000" w:themeColor="text1"/>
                      <w:sz w:val="26"/>
                      <w:szCs w:val="26"/>
                    </w:rPr>
                  </w:rPrChange>
                </w:rPr>
                <w:delText> </w:delText>
              </w:r>
            </w:del>
          </w:p>
        </w:tc>
        <w:tc>
          <w:tcPr>
            <w:tcW w:w="0" w:type="auto"/>
            <w:shd w:val="clear" w:color="auto" w:fill="auto"/>
            <w:vAlign w:val="center"/>
            <w:hideMark/>
          </w:tcPr>
          <w:p w14:paraId="1011C901" w14:textId="76D9618E" w:rsidR="00617FD8" w:rsidRPr="00167CE0" w:rsidDel="00B053AF" w:rsidRDefault="00617FD8">
            <w:pPr>
              <w:widowControl w:val="0"/>
              <w:spacing w:before="120" w:after="120"/>
              <w:jc w:val="both"/>
              <w:rPr>
                <w:del w:id="43619" w:author="James Vu" w:date="2024-04-18T23:44:00Z"/>
                <w:b/>
                <w:bCs/>
                <w:color w:val="000000" w:themeColor="text1"/>
                <w:sz w:val="28"/>
                <w:szCs w:val="28"/>
                <w:rPrChange w:id="43620" w:author="James Vu" w:date="2024-04-18T22:33:00Z">
                  <w:rPr>
                    <w:del w:id="43621" w:author="James Vu" w:date="2024-04-18T23:44:00Z"/>
                    <w:b/>
                    <w:bCs/>
                    <w:color w:val="000000" w:themeColor="text1"/>
                    <w:sz w:val="26"/>
                    <w:szCs w:val="26"/>
                  </w:rPr>
                </w:rPrChange>
              </w:rPr>
              <w:pPrChange w:id="43622" w:author="James Vu" w:date="2024-04-18T22:33:00Z">
                <w:pPr>
                  <w:widowControl w:val="0"/>
                  <w:spacing w:before="120" w:after="120"/>
                  <w:jc w:val="right"/>
                </w:pPr>
              </w:pPrChange>
            </w:pPr>
            <w:del w:id="43623" w:author="James Vu" w:date="2024-04-18T23:44:00Z">
              <w:r w:rsidRPr="00167CE0" w:rsidDel="00B053AF">
                <w:rPr>
                  <w:b/>
                  <w:bCs/>
                  <w:color w:val="000000" w:themeColor="text1"/>
                  <w:sz w:val="28"/>
                  <w:szCs w:val="28"/>
                  <w:rPrChange w:id="43624" w:author="James Vu" w:date="2024-04-18T22:33:00Z">
                    <w:rPr>
                      <w:b/>
                      <w:bCs/>
                      <w:color w:val="000000" w:themeColor="text1"/>
                      <w:sz w:val="26"/>
                      <w:szCs w:val="26"/>
                    </w:rPr>
                  </w:rPrChange>
                </w:rPr>
                <w:delText> </w:delText>
              </w:r>
            </w:del>
          </w:p>
        </w:tc>
        <w:tc>
          <w:tcPr>
            <w:tcW w:w="0" w:type="auto"/>
            <w:shd w:val="clear" w:color="auto" w:fill="auto"/>
            <w:vAlign w:val="center"/>
            <w:hideMark/>
          </w:tcPr>
          <w:p w14:paraId="1558E8A8" w14:textId="35B2F653" w:rsidR="00617FD8" w:rsidRPr="00167CE0" w:rsidDel="00B053AF" w:rsidRDefault="00617FD8">
            <w:pPr>
              <w:widowControl w:val="0"/>
              <w:spacing w:before="120" w:after="120"/>
              <w:jc w:val="both"/>
              <w:rPr>
                <w:del w:id="43625" w:author="James Vu" w:date="2024-04-18T23:44:00Z"/>
                <w:b/>
                <w:bCs/>
                <w:color w:val="000000" w:themeColor="text1"/>
                <w:sz w:val="28"/>
                <w:szCs w:val="28"/>
                <w:rPrChange w:id="43626" w:author="James Vu" w:date="2024-04-18T22:33:00Z">
                  <w:rPr>
                    <w:del w:id="43627" w:author="James Vu" w:date="2024-04-18T23:44:00Z"/>
                    <w:b/>
                    <w:bCs/>
                    <w:color w:val="000000" w:themeColor="text1"/>
                    <w:sz w:val="26"/>
                    <w:szCs w:val="26"/>
                  </w:rPr>
                </w:rPrChange>
              </w:rPr>
              <w:pPrChange w:id="43628" w:author="James Vu" w:date="2024-04-18T22:33:00Z">
                <w:pPr>
                  <w:widowControl w:val="0"/>
                  <w:spacing w:before="120" w:after="120"/>
                  <w:jc w:val="right"/>
                </w:pPr>
              </w:pPrChange>
            </w:pPr>
            <w:del w:id="43629" w:author="James Vu" w:date="2024-04-18T23:44:00Z">
              <w:r w:rsidRPr="00167CE0" w:rsidDel="00B053AF">
                <w:rPr>
                  <w:b/>
                  <w:bCs/>
                  <w:color w:val="000000" w:themeColor="text1"/>
                  <w:sz w:val="28"/>
                  <w:szCs w:val="28"/>
                  <w:rPrChange w:id="43630" w:author="James Vu" w:date="2024-04-18T22:33:00Z">
                    <w:rPr>
                      <w:b/>
                      <w:bCs/>
                      <w:color w:val="000000" w:themeColor="text1"/>
                      <w:sz w:val="26"/>
                      <w:szCs w:val="26"/>
                    </w:rPr>
                  </w:rPrChange>
                </w:rPr>
                <w:delText> </w:delText>
              </w:r>
            </w:del>
          </w:p>
        </w:tc>
        <w:tc>
          <w:tcPr>
            <w:tcW w:w="0" w:type="auto"/>
            <w:shd w:val="clear" w:color="auto" w:fill="auto"/>
            <w:vAlign w:val="center"/>
            <w:hideMark/>
          </w:tcPr>
          <w:p w14:paraId="0EE23ED7" w14:textId="07A169B7" w:rsidR="00617FD8" w:rsidRPr="00167CE0" w:rsidDel="00B053AF" w:rsidRDefault="00617FD8">
            <w:pPr>
              <w:widowControl w:val="0"/>
              <w:spacing w:before="120" w:after="120"/>
              <w:jc w:val="both"/>
              <w:rPr>
                <w:del w:id="43631" w:author="James Vu" w:date="2024-04-18T23:44:00Z"/>
                <w:b/>
                <w:bCs/>
                <w:color w:val="000000" w:themeColor="text1"/>
                <w:sz w:val="28"/>
                <w:szCs w:val="28"/>
                <w:rPrChange w:id="43632" w:author="James Vu" w:date="2024-04-18T22:33:00Z">
                  <w:rPr>
                    <w:del w:id="43633" w:author="James Vu" w:date="2024-04-18T23:44:00Z"/>
                    <w:b/>
                    <w:bCs/>
                    <w:color w:val="000000" w:themeColor="text1"/>
                    <w:sz w:val="26"/>
                    <w:szCs w:val="26"/>
                  </w:rPr>
                </w:rPrChange>
              </w:rPr>
              <w:pPrChange w:id="43634" w:author="James Vu" w:date="2024-04-18T22:33:00Z">
                <w:pPr>
                  <w:widowControl w:val="0"/>
                  <w:spacing w:before="120" w:after="120"/>
                  <w:jc w:val="right"/>
                </w:pPr>
              </w:pPrChange>
            </w:pPr>
            <w:del w:id="43635" w:author="James Vu" w:date="2024-04-18T23:44:00Z">
              <w:r w:rsidRPr="00167CE0" w:rsidDel="00B053AF">
                <w:rPr>
                  <w:b/>
                  <w:bCs/>
                  <w:color w:val="000000" w:themeColor="text1"/>
                  <w:sz w:val="28"/>
                  <w:szCs w:val="28"/>
                  <w:rPrChange w:id="43636" w:author="James Vu" w:date="2024-04-18T22:33:00Z">
                    <w:rPr>
                      <w:b/>
                      <w:bCs/>
                      <w:color w:val="000000" w:themeColor="text1"/>
                      <w:sz w:val="26"/>
                      <w:szCs w:val="26"/>
                    </w:rPr>
                  </w:rPrChange>
                </w:rPr>
                <w:delText> </w:delText>
              </w:r>
            </w:del>
          </w:p>
        </w:tc>
        <w:tc>
          <w:tcPr>
            <w:tcW w:w="0" w:type="auto"/>
            <w:shd w:val="clear" w:color="auto" w:fill="auto"/>
            <w:vAlign w:val="center"/>
            <w:hideMark/>
          </w:tcPr>
          <w:p w14:paraId="18916E5D" w14:textId="6E5CC8A1" w:rsidR="00617FD8" w:rsidRPr="00167CE0" w:rsidDel="00B053AF" w:rsidRDefault="00617FD8">
            <w:pPr>
              <w:widowControl w:val="0"/>
              <w:spacing w:before="120" w:after="120"/>
              <w:jc w:val="both"/>
              <w:rPr>
                <w:del w:id="43637" w:author="James Vu" w:date="2024-04-18T23:44:00Z"/>
                <w:b/>
                <w:bCs/>
                <w:color w:val="000000" w:themeColor="text1"/>
                <w:sz w:val="28"/>
                <w:szCs w:val="28"/>
                <w:rPrChange w:id="43638" w:author="James Vu" w:date="2024-04-18T22:33:00Z">
                  <w:rPr>
                    <w:del w:id="43639" w:author="James Vu" w:date="2024-04-18T23:44:00Z"/>
                    <w:b/>
                    <w:bCs/>
                    <w:color w:val="000000" w:themeColor="text1"/>
                    <w:sz w:val="26"/>
                    <w:szCs w:val="26"/>
                  </w:rPr>
                </w:rPrChange>
              </w:rPr>
              <w:pPrChange w:id="43640" w:author="James Vu" w:date="2024-04-18T22:33:00Z">
                <w:pPr>
                  <w:widowControl w:val="0"/>
                  <w:spacing w:before="120" w:after="120"/>
                  <w:jc w:val="right"/>
                </w:pPr>
              </w:pPrChange>
            </w:pPr>
            <w:del w:id="43641" w:author="James Vu" w:date="2024-04-18T23:44:00Z">
              <w:r w:rsidRPr="00167CE0" w:rsidDel="00B053AF">
                <w:rPr>
                  <w:b/>
                  <w:bCs/>
                  <w:color w:val="000000" w:themeColor="text1"/>
                  <w:sz w:val="28"/>
                  <w:szCs w:val="28"/>
                  <w:rPrChange w:id="43642" w:author="James Vu" w:date="2024-04-18T22:33:00Z">
                    <w:rPr>
                      <w:b/>
                      <w:bCs/>
                      <w:color w:val="000000" w:themeColor="text1"/>
                      <w:sz w:val="26"/>
                      <w:szCs w:val="26"/>
                    </w:rPr>
                  </w:rPrChange>
                </w:rPr>
                <w:delText> </w:delText>
              </w:r>
            </w:del>
          </w:p>
        </w:tc>
        <w:tc>
          <w:tcPr>
            <w:tcW w:w="0" w:type="auto"/>
            <w:shd w:val="clear" w:color="auto" w:fill="auto"/>
            <w:vAlign w:val="center"/>
            <w:hideMark/>
          </w:tcPr>
          <w:p w14:paraId="1E43985D" w14:textId="55168BD0" w:rsidR="00617FD8" w:rsidRPr="00167CE0" w:rsidDel="00B053AF" w:rsidRDefault="00617FD8">
            <w:pPr>
              <w:widowControl w:val="0"/>
              <w:spacing w:before="120" w:after="120"/>
              <w:jc w:val="both"/>
              <w:rPr>
                <w:del w:id="43643" w:author="James Vu" w:date="2024-04-18T23:44:00Z"/>
                <w:b/>
                <w:bCs/>
                <w:color w:val="000000" w:themeColor="text1"/>
                <w:sz w:val="28"/>
                <w:szCs w:val="28"/>
                <w:rPrChange w:id="43644" w:author="James Vu" w:date="2024-04-18T22:33:00Z">
                  <w:rPr>
                    <w:del w:id="43645" w:author="James Vu" w:date="2024-04-18T23:44:00Z"/>
                    <w:b/>
                    <w:bCs/>
                    <w:color w:val="000000" w:themeColor="text1"/>
                    <w:sz w:val="26"/>
                    <w:szCs w:val="26"/>
                  </w:rPr>
                </w:rPrChange>
              </w:rPr>
              <w:pPrChange w:id="43646" w:author="James Vu" w:date="2024-04-18T22:33:00Z">
                <w:pPr>
                  <w:widowControl w:val="0"/>
                  <w:spacing w:before="120" w:after="120"/>
                  <w:jc w:val="right"/>
                </w:pPr>
              </w:pPrChange>
            </w:pPr>
            <w:del w:id="43647" w:author="James Vu" w:date="2024-04-18T23:44:00Z">
              <w:r w:rsidRPr="00167CE0" w:rsidDel="00B053AF">
                <w:rPr>
                  <w:b/>
                  <w:bCs/>
                  <w:color w:val="000000" w:themeColor="text1"/>
                  <w:sz w:val="28"/>
                  <w:szCs w:val="28"/>
                  <w:rPrChange w:id="43648" w:author="James Vu" w:date="2024-04-18T22:33:00Z">
                    <w:rPr>
                      <w:b/>
                      <w:bCs/>
                      <w:color w:val="000000" w:themeColor="text1"/>
                      <w:sz w:val="26"/>
                      <w:szCs w:val="26"/>
                    </w:rPr>
                  </w:rPrChange>
                </w:rPr>
                <w:delText>78.194.863</w:delText>
              </w:r>
            </w:del>
          </w:p>
        </w:tc>
        <w:tc>
          <w:tcPr>
            <w:tcW w:w="0" w:type="auto"/>
            <w:shd w:val="clear" w:color="auto" w:fill="auto"/>
            <w:vAlign w:val="bottom"/>
            <w:hideMark/>
          </w:tcPr>
          <w:p w14:paraId="2238F291" w14:textId="2D801A31" w:rsidR="00617FD8" w:rsidRPr="00167CE0" w:rsidDel="00B053AF" w:rsidRDefault="00617FD8">
            <w:pPr>
              <w:widowControl w:val="0"/>
              <w:spacing w:before="120" w:after="120"/>
              <w:jc w:val="both"/>
              <w:rPr>
                <w:del w:id="43649" w:author="James Vu" w:date="2024-04-18T23:44:00Z"/>
                <w:color w:val="000000" w:themeColor="text1"/>
                <w:sz w:val="28"/>
                <w:szCs w:val="28"/>
                <w:rPrChange w:id="43650" w:author="James Vu" w:date="2024-04-18T22:33:00Z">
                  <w:rPr>
                    <w:del w:id="43651" w:author="James Vu" w:date="2024-04-18T23:44:00Z"/>
                    <w:color w:val="000000" w:themeColor="text1"/>
                    <w:sz w:val="26"/>
                    <w:szCs w:val="26"/>
                  </w:rPr>
                </w:rPrChange>
              </w:rPr>
              <w:pPrChange w:id="43652" w:author="James Vu" w:date="2024-04-18T22:33:00Z">
                <w:pPr>
                  <w:widowControl w:val="0"/>
                  <w:spacing w:before="120" w:after="120"/>
                  <w:jc w:val="center"/>
                </w:pPr>
              </w:pPrChange>
            </w:pPr>
            <w:del w:id="43653" w:author="James Vu" w:date="2024-04-18T23:44:00Z">
              <w:r w:rsidRPr="00167CE0" w:rsidDel="00B053AF">
                <w:rPr>
                  <w:color w:val="000000" w:themeColor="text1"/>
                  <w:sz w:val="28"/>
                  <w:szCs w:val="28"/>
                  <w:rPrChange w:id="43654" w:author="James Vu" w:date="2024-04-18T22:33:00Z">
                    <w:rPr>
                      <w:color w:val="000000" w:themeColor="text1"/>
                      <w:sz w:val="26"/>
                      <w:szCs w:val="26"/>
                    </w:rPr>
                  </w:rPrChange>
                </w:rPr>
                <w:delText> </w:delText>
              </w:r>
            </w:del>
          </w:p>
        </w:tc>
      </w:tr>
    </w:tbl>
    <w:p w14:paraId="7A0E8333" w14:textId="5671C0EE" w:rsidR="00D41BC5" w:rsidRPr="00167CE0" w:rsidRDefault="00AD13B5">
      <w:pPr>
        <w:widowControl w:val="0"/>
        <w:jc w:val="both"/>
        <w:outlineLvl w:val="0"/>
        <w:rPr>
          <w:b/>
          <w:bCs/>
          <w:sz w:val="28"/>
          <w:szCs w:val="28"/>
          <w:lang w:val="it-IT"/>
          <w:rPrChange w:id="43655" w:author="James Vu" w:date="2024-04-18T22:33:00Z">
            <w:rPr>
              <w:b/>
              <w:bCs/>
              <w:sz w:val="26"/>
              <w:szCs w:val="26"/>
              <w:lang w:val="it-IT"/>
            </w:rPr>
          </w:rPrChange>
        </w:rPr>
        <w:pPrChange w:id="43656" w:author="James Vu" w:date="2024-04-18T22:33:00Z">
          <w:pPr>
            <w:widowControl w:val="0"/>
            <w:jc w:val="center"/>
            <w:outlineLvl w:val="0"/>
          </w:pPr>
        </w:pPrChange>
      </w:pPr>
      <w:r w:rsidRPr="00167CE0">
        <w:rPr>
          <w:b/>
          <w:bCs/>
          <w:sz w:val="28"/>
          <w:szCs w:val="28"/>
          <w:lang w:val="it-IT"/>
          <w:rPrChange w:id="43657" w:author="James Vu" w:date="2024-04-18T22:33:00Z">
            <w:rPr>
              <w:b/>
              <w:bCs/>
              <w:sz w:val="26"/>
              <w:szCs w:val="26"/>
              <w:lang w:val="it-IT"/>
            </w:rPr>
          </w:rPrChange>
        </w:rPr>
        <w:br w:type="page"/>
      </w:r>
      <w:r w:rsidR="00D41BC5" w:rsidRPr="00167CE0">
        <w:rPr>
          <w:b/>
          <w:bCs/>
          <w:sz w:val="28"/>
          <w:szCs w:val="28"/>
          <w:lang w:val="it-IT"/>
          <w:rPrChange w:id="43658" w:author="James Vu" w:date="2024-04-18T22:33:00Z">
            <w:rPr>
              <w:b/>
              <w:bCs/>
              <w:sz w:val="26"/>
              <w:szCs w:val="26"/>
              <w:lang w:val="it-IT"/>
            </w:rPr>
          </w:rPrChange>
        </w:rPr>
        <w:lastRenderedPageBreak/>
        <w:t>P</w:t>
      </w:r>
      <w:r w:rsidR="00F56DB9" w:rsidRPr="00167CE0">
        <w:rPr>
          <w:b/>
          <w:bCs/>
          <w:sz w:val="28"/>
          <w:szCs w:val="28"/>
          <w:lang w:val="it-IT"/>
          <w:rPrChange w:id="43659" w:author="James Vu" w:date="2024-04-18T22:33:00Z">
            <w:rPr>
              <w:b/>
              <w:bCs/>
              <w:sz w:val="26"/>
              <w:szCs w:val="26"/>
              <w:lang w:val="it-IT"/>
            </w:rPr>
          </w:rPrChange>
        </w:rPr>
        <w:t xml:space="preserve">hụ lục </w:t>
      </w:r>
      <w:r w:rsidR="00D41BC5" w:rsidRPr="00167CE0">
        <w:rPr>
          <w:b/>
          <w:bCs/>
          <w:sz w:val="28"/>
          <w:szCs w:val="28"/>
          <w:lang w:val="it-IT"/>
          <w:rPrChange w:id="43660" w:author="James Vu" w:date="2024-04-18T22:33:00Z">
            <w:rPr>
              <w:b/>
              <w:bCs/>
              <w:sz w:val="26"/>
              <w:szCs w:val="26"/>
              <w:lang w:val="it-IT"/>
            </w:rPr>
          </w:rPrChange>
        </w:rPr>
        <w:t>VI</w:t>
      </w:r>
      <w:r w:rsidR="0089342C" w:rsidRPr="00167CE0">
        <w:rPr>
          <w:b/>
          <w:bCs/>
          <w:sz w:val="28"/>
          <w:szCs w:val="28"/>
          <w:lang w:val="it-IT"/>
          <w:rPrChange w:id="43661" w:author="James Vu" w:date="2024-04-18T22:33:00Z">
            <w:rPr>
              <w:b/>
              <w:bCs/>
              <w:sz w:val="26"/>
              <w:szCs w:val="26"/>
              <w:lang w:val="it-IT"/>
            </w:rPr>
          </w:rPrChange>
        </w:rPr>
        <w:t>I</w:t>
      </w:r>
      <w:r w:rsidR="000843E6" w:rsidRPr="00167CE0">
        <w:rPr>
          <w:b/>
          <w:bCs/>
          <w:sz w:val="28"/>
          <w:szCs w:val="28"/>
          <w:lang w:val="it-IT"/>
          <w:rPrChange w:id="43662" w:author="James Vu" w:date="2024-04-18T22:33:00Z">
            <w:rPr>
              <w:b/>
              <w:bCs/>
              <w:sz w:val="26"/>
              <w:szCs w:val="26"/>
              <w:lang w:val="it-IT"/>
            </w:rPr>
          </w:rPrChange>
        </w:rPr>
        <w:t>I</w:t>
      </w:r>
    </w:p>
    <w:p w14:paraId="19CC4493" w14:textId="33D8EFB9" w:rsidR="00D41BC5" w:rsidRPr="00167CE0" w:rsidRDefault="00D41BC5">
      <w:pPr>
        <w:widowControl w:val="0"/>
        <w:jc w:val="both"/>
        <w:outlineLvl w:val="0"/>
        <w:rPr>
          <w:b/>
          <w:bCs/>
          <w:sz w:val="28"/>
          <w:szCs w:val="28"/>
          <w:lang w:val="it-IT"/>
          <w:rPrChange w:id="43663" w:author="James Vu" w:date="2024-04-18T22:33:00Z">
            <w:rPr>
              <w:b/>
              <w:bCs/>
              <w:sz w:val="26"/>
              <w:szCs w:val="26"/>
              <w:lang w:val="it-IT"/>
            </w:rPr>
          </w:rPrChange>
        </w:rPr>
        <w:pPrChange w:id="43664" w:author="James Vu" w:date="2024-04-18T22:33:00Z">
          <w:pPr>
            <w:widowControl w:val="0"/>
            <w:jc w:val="center"/>
            <w:outlineLvl w:val="0"/>
          </w:pPr>
        </w:pPrChange>
      </w:pPr>
      <w:r w:rsidRPr="00167CE0">
        <w:rPr>
          <w:b/>
          <w:bCs/>
          <w:sz w:val="28"/>
          <w:szCs w:val="28"/>
          <w:lang w:val="it-IT"/>
          <w:rPrChange w:id="43665" w:author="James Vu" w:date="2024-04-18T22:33:00Z">
            <w:rPr>
              <w:b/>
              <w:bCs/>
              <w:sz w:val="26"/>
              <w:szCs w:val="26"/>
              <w:lang w:val="it-IT"/>
            </w:rPr>
          </w:rPrChange>
        </w:rPr>
        <w:t>ĐÁNH GIÁ AN TOÀN THÔNG TIN</w:t>
      </w:r>
    </w:p>
    <w:p w14:paraId="24716260" w14:textId="2E663FE6" w:rsidR="00F56DB9" w:rsidRDefault="00F56DB9" w:rsidP="00167CE0">
      <w:pPr>
        <w:widowControl w:val="0"/>
        <w:spacing w:before="120" w:after="120"/>
        <w:jc w:val="both"/>
        <w:rPr>
          <w:ins w:id="43666" w:author="James Vu" w:date="2024-04-18T23:45:00Z"/>
          <w:i/>
          <w:iCs/>
          <w:sz w:val="28"/>
          <w:szCs w:val="28"/>
          <w:lang w:val="it-IT"/>
        </w:rPr>
      </w:pPr>
      <w:r w:rsidRPr="00167CE0">
        <w:rPr>
          <w:i/>
          <w:iCs/>
          <w:sz w:val="28"/>
          <w:szCs w:val="28"/>
          <w:lang w:val="it-IT"/>
          <w:rPrChange w:id="43667" w:author="James Vu" w:date="2024-04-18T22:33:00Z">
            <w:rPr>
              <w:i/>
              <w:iCs/>
              <w:sz w:val="26"/>
              <w:szCs w:val="26"/>
              <w:lang w:val="it-IT"/>
            </w:rPr>
          </w:rPrChange>
        </w:rPr>
        <w:t>Đơn vị tính: Việt Nam Đồng</w:t>
      </w:r>
    </w:p>
    <w:tbl>
      <w:tblPr>
        <w:tblW w:w="0" w:type="auto"/>
        <w:tblLook w:val="04A0" w:firstRow="1" w:lastRow="0" w:firstColumn="1" w:lastColumn="0" w:noHBand="0" w:noVBand="1"/>
        <w:tblPrChange w:id="43668" w:author="James Vu" w:date="2024-04-18T23:48:00Z">
          <w:tblPr>
            <w:tblW w:w="0" w:type="auto"/>
            <w:tblLook w:val="04A0" w:firstRow="1" w:lastRow="0" w:firstColumn="1" w:lastColumn="0" w:noHBand="0" w:noVBand="1"/>
          </w:tblPr>
        </w:tblPrChange>
      </w:tblPr>
      <w:tblGrid>
        <w:gridCol w:w="633"/>
        <w:gridCol w:w="2304"/>
        <w:gridCol w:w="2456"/>
        <w:gridCol w:w="874"/>
        <w:gridCol w:w="973"/>
        <w:gridCol w:w="1206"/>
        <w:gridCol w:w="1596"/>
        <w:gridCol w:w="1316"/>
        <w:gridCol w:w="3091"/>
        <w:tblGridChange w:id="43669">
          <w:tblGrid>
            <w:gridCol w:w="670"/>
            <w:gridCol w:w="2153"/>
            <w:gridCol w:w="2540"/>
            <w:gridCol w:w="908"/>
            <w:gridCol w:w="996"/>
            <w:gridCol w:w="1296"/>
            <w:gridCol w:w="1545"/>
            <w:gridCol w:w="1416"/>
            <w:gridCol w:w="2925"/>
          </w:tblGrid>
        </w:tblGridChange>
      </w:tblGrid>
      <w:tr w:rsidR="00B053AF" w:rsidRPr="00B053AF" w14:paraId="46CC9251" w14:textId="77777777" w:rsidTr="00B053AF">
        <w:trPr>
          <w:trHeight w:val="340"/>
          <w:ins w:id="43670" w:author="James Vu" w:date="2024-04-18T23:46:00Z"/>
          <w:trPrChange w:id="43671" w:author="James Vu" w:date="2024-04-18T23:48:00Z">
            <w:trPr>
              <w:trHeight w:val="340"/>
            </w:trPr>
          </w:trPrChange>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Change w:id="43672" w:author="James Vu" w:date="2024-04-18T23:48:00Z">
              <w:tcPr>
                <w:tcW w:w="0" w:type="auto"/>
                <w:tcBorders>
                  <w:top w:val="single" w:sz="4" w:space="0" w:color="auto"/>
                  <w:left w:val="single" w:sz="4" w:space="0" w:color="auto"/>
                  <w:bottom w:val="single" w:sz="4" w:space="0" w:color="auto"/>
                  <w:right w:val="single" w:sz="4" w:space="0" w:color="auto"/>
                </w:tcBorders>
                <w:shd w:val="clear" w:color="000000" w:fill="DCE6F1"/>
                <w:vAlign w:val="center"/>
                <w:hideMark/>
              </w:tcPr>
            </w:tcPrChange>
          </w:tcPr>
          <w:p w14:paraId="1059062A" w14:textId="77777777" w:rsidR="00B053AF" w:rsidRPr="00B053AF" w:rsidRDefault="00B053AF">
            <w:pPr>
              <w:jc w:val="center"/>
              <w:rPr>
                <w:ins w:id="43673" w:author="James Vu" w:date="2024-04-18T23:46:00Z"/>
                <w:b/>
                <w:bCs/>
                <w:color w:val="000000"/>
                <w:sz w:val="22"/>
                <w:szCs w:val="22"/>
                <w:rPrChange w:id="43674" w:author="James Vu" w:date="2024-04-18T23:48:00Z">
                  <w:rPr>
                    <w:ins w:id="43675" w:author="James Vu" w:date="2024-04-18T23:46:00Z"/>
                    <w:b/>
                    <w:bCs/>
                    <w:color w:val="000000"/>
                  </w:rPr>
                </w:rPrChange>
              </w:rPr>
            </w:pPr>
            <w:ins w:id="43676" w:author="James Vu" w:date="2024-04-18T23:46:00Z">
              <w:r w:rsidRPr="00B053AF">
                <w:rPr>
                  <w:b/>
                  <w:bCs/>
                  <w:color w:val="000000"/>
                  <w:sz w:val="22"/>
                  <w:szCs w:val="22"/>
                  <w:rPrChange w:id="43677" w:author="James Vu" w:date="2024-04-18T23:48:00Z">
                    <w:rPr>
                      <w:b/>
                      <w:bCs/>
                      <w:color w:val="000000"/>
                    </w:rPr>
                  </w:rPrChange>
                </w:rPr>
                <w:t>STT</w:t>
              </w:r>
            </w:ins>
          </w:p>
        </w:tc>
        <w:tc>
          <w:tcPr>
            <w:tcW w:w="0" w:type="auto"/>
            <w:tcBorders>
              <w:top w:val="single" w:sz="4" w:space="0" w:color="auto"/>
              <w:left w:val="nil"/>
              <w:bottom w:val="single" w:sz="4" w:space="0" w:color="auto"/>
              <w:right w:val="single" w:sz="4" w:space="0" w:color="auto"/>
            </w:tcBorders>
            <w:shd w:val="clear" w:color="auto" w:fill="auto"/>
            <w:vAlign w:val="center"/>
            <w:hideMark/>
            <w:tcPrChange w:id="43678" w:author="James Vu" w:date="2024-04-18T23:48: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424E3BA5" w14:textId="77777777" w:rsidR="00B053AF" w:rsidRPr="00B053AF" w:rsidRDefault="00B053AF">
            <w:pPr>
              <w:jc w:val="center"/>
              <w:rPr>
                <w:ins w:id="43679" w:author="James Vu" w:date="2024-04-18T23:46:00Z"/>
                <w:b/>
                <w:bCs/>
                <w:color w:val="000000"/>
                <w:sz w:val="22"/>
                <w:szCs w:val="22"/>
                <w:rPrChange w:id="43680" w:author="James Vu" w:date="2024-04-18T23:48:00Z">
                  <w:rPr>
                    <w:ins w:id="43681" w:author="James Vu" w:date="2024-04-18T23:46:00Z"/>
                    <w:b/>
                    <w:bCs/>
                    <w:color w:val="000000"/>
                  </w:rPr>
                </w:rPrChange>
              </w:rPr>
            </w:pPr>
            <w:ins w:id="43682" w:author="James Vu" w:date="2024-04-18T23:46:00Z">
              <w:r w:rsidRPr="00B053AF">
                <w:rPr>
                  <w:b/>
                  <w:bCs/>
                  <w:color w:val="000000"/>
                  <w:sz w:val="22"/>
                  <w:szCs w:val="22"/>
                  <w:rPrChange w:id="43683" w:author="James Vu" w:date="2024-04-18T23:48:00Z">
                    <w:rPr>
                      <w:b/>
                      <w:bCs/>
                      <w:color w:val="000000"/>
                    </w:rPr>
                  </w:rPrChange>
                </w:rPr>
                <w:t>Khoản mục chi phí</w:t>
              </w:r>
            </w:ins>
          </w:p>
        </w:tc>
        <w:tc>
          <w:tcPr>
            <w:tcW w:w="0" w:type="auto"/>
            <w:tcBorders>
              <w:top w:val="single" w:sz="4" w:space="0" w:color="auto"/>
              <w:left w:val="nil"/>
              <w:bottom w:val="single" w:sz="4" w:space="0" w:color="auto"/>
              <w:right w:val="single" w:sz="4" w:space="0" w:color="auto"/>
            </w:tcBorders>
            <w:shd w:val="clear" w:color="auto" w:fill="auto"/>
            <w:vAlign w:val="center"/>
            <w:hideMark/>
            <w:tcPrChange w:id="43684" w:author="James Vu" w:date="2024-04-18T23:48: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4E53003B" w14:textId="77777777" w:rsidR="00B053AF" w:rsidRPr="00B053AF" w:rsidRDefault="00B053AF">
            <w:pPr>
              <w:jc w:val="center"/>
              <w:rPr>
                <w:ins w:id="43685" w:author="James Vu" w:date="2024-04-18T23:46:00Z"/>
                <w:b/>
                <w:bCs/>
                <w:color w:val="000000"/>
                <w:sz w:val="22"/>
                <w:szCs w:val="22"/>
                <w:rPrChange w:id="43686" w:author="James Vu" w:date="2024-04-18T23:48:00Z">
                  <w:rPr>
                    <w:ins w:id="43687" w:author="James Vu" w:date="2024-04-18T23:46:00Z"/>
                    <w:b/>
                    <w:bCs/>
                    <w:color w:val="000000"/>
                  </w:rPr>
                </w:rPrChange>
              </w:rPr>
            </w:pPr>
            <w:ins w:id="43688" w:author="James Vu" w:date="2024-04-18T23:46:00Z">
              <w:r w:rsidRPr="00B053AF">
                <w:rPr>
                  <w:b/>
                  <w:bCs/>
                  <w:color w:val="000000"/>
                  <w:sz w:val="22"/>
                  <w:szCs w:val="22"/>
                  <w:rPrChange w:id="43689" w:author="James Vu" w:date="2024-04-18T23:48:00Z">
                    <w:rPr>
                      <w:b/>
                      <w:bCs/>
                      <w:color w:val="000000"/>
                    </w:rPr>
                  </w:rPrChange>
                </w:rPr>
                <w:t>Diễn giải</w:t>
              </w:r>
            </w:ins>
          </w:p>
        </w:tc>
        <w:tc>
          <w:tcPr>
            <w:tcW w:w="0" w:type="auto"/>
            <w:tcBorders>
              <w:top w:val="single" w:sz="4" w:space="0" w:color="auto"/>
              <w:left w:val="nil"/>
              <w:bottom w:val="single" w:sz="4" w:space="0" w:color="auto"/>
              <w:right w:val="single" w:sz="4" w:space="0" w:color="auto"/>
            </w:tcBorders>
            <w:shd w:val="clear" w:color="auto" w:fill="auto"/>
            <w:vAlign w:val="center"/>
            <w:hideMark/>
            <w:tcPrChange w:id="43690" w:author="James Vu" w:date="2024-04-18T23:48: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613CC8B9" w14:textId="77777777" w:rsidR="00B053AF" w:rsidRPr="00B053AF" w:rsidRDefault="00B053AF">
            <w:pPr>
              <w:jc w:val="center"/>
              <w:rPr>
                <w:ins w:id="43691" w:author="James Vu" w:date="2024-04-18T23:46:00Z"/>
                <w:b/>
                <w:bCs/>
                <w:color w:val="000000"/>
                <w:sz w:val="22"/>
                <w:szCs w:val="22"/>
                <w:rPrChange w:id="43692" w:author="James Vu" w:date="2024-04-18T23:48:00Z">
                  <w:rPr>
                    <w:ins w:id="43693" w:author="James Vu" w:date="2024-04-18T23:46:00Z"/>
                    <w:b/>
                    <w:bCs/>
                    <w:color w:val="000000"/>
                  </w:rPr>
                </w:rPrChange>
              </w:rPr>
            </w:pPr>
            <w:ins w:id="43694" w:author="James Vu" w:date="2024-04-18T23:46:00Z">
              <w:r w:rsidRPr="00B053AF">
                <w:rPr>
                  <w:b/>
                  <w:bCs/>
                  <w:color w:val="000000"/>
                  <w:sz w:val="22"/>
                  <w:szCs w:val="22"/>
                  <w:rPrChange w:id="43695" w:author="James Vu" w:date="2024-04-18T23:48:00Z">
                    <w:rPr>
                      <w:b/>
                      <w:bCs/>
                      <w:color w:val="000000"/>
                    </w:rPr>
                  </w:rPrChange>
                </w:rPr>
                <w:t>Số lượng</w:t>
              </w:r>
            </w:ins>
          </w:p>
        </w:tc>
        <w:tc>
          <w:tcPr>
            <w:tcW w:w="0" w:type="auto"/>
            <w:tcBorders>
              <w:top w:val="single" w:sz="4" w:space="0" w:color="auto"/>
              <w:left w:val="nil"/>
              <w:bottom w:val="single" w:sz="4" w:space="0" w:color="auto"/>
              <w:right w:val="single" w:sz="4" w:space="0" w:color="auto"/>
            </w:tcBorders>
            <w:shd w:val="clear" w:color="auto" w:fill="auto"/>
            <w:vAlign w:val="center"/>
            <w:hideMark/>
            <w:tcPrChange w:id="43696" w:author="James Vu" w:date="2024-04-18T23:48: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73ED539F" w14:textId="77777777" w:rsidR="00B053AF" w:rsidRPr="00B053AF" w:rsidRDefault="00B053AF">
            <w:pPr>
              <w:jc w:val="center"/>
              <w:rPr>
                <w:ins w:id="43697" w:author="James Vu" w:date="2024-04-18T23:46:00Z"/>
                <w:b/>
                <w:bCs/>
                <w:color w:val="000000"/>
                <w:sz w:val="22"/>
                <w:szCs w:val="22"/>
                <w:rPrChange w:id="43698" w:author="James Vu" w:date="2024-04-18T23:48:00Z">
                  <w:rPr>
                    <w:ins w:id="43699" w:author="James Vu" w:date="2024-04-18T23:46:00Z"/>
                    <w:b/>
                    <w:bCs/>
                    <w:color w:val="000000"/>
                  </w:rPr>
                </w:rPrChange>
              </w:rPr>
            </w:pPr>
            <w:ins w:id="43700" w:author="James Vu" w:date="2024-04-18T23:46:00Z">
              <w:r w:rsidRPr="00B053AF">
                <w:rPr>
                  <w:b/>
                  <w:bCs/>
                  <w:color w:val="000000"/>
                  <w:sz w:val="22"/>
                  <w:szCs w:val="22"/>
                  <w:rPrChange w:id="43701" w:author="James Vu" w:date="2024-04-18T23:48:00Z">
                    <w:rPr>
                      <w:b/>
                      <w:bCs/>
                      <w:color w:val="000000"/>
                    </w:rPr>
                  </w:rPrChange>
                </w:rPr>
                <w:t>Đơn vị tính</w:t>
              </w:r>
            </w:ins>
          </w:p>
        </w:tc>
        <w:tc>
          <w:tcPr>
            <w:tcW w:w="0" w:type="auto"/>
            <w:tcBorders>
              <w:top w:val="single" w:sz="4" w:space="0" w:color="auto"/>
              <w:left w:val="nil"/>
              <w:bottom w:val="single" w:sz="4" w:space="0" w:color="auto"/>
              <w:right w:val="single" w:sz="4" w:space="0" w:color="auto"/>
            </w:tcBorders>
            <w:shd w:val="clear" w:color="auto" w:fill="auto"/>
            <w:vAlign w:val="center"/>
            <w:hideMark/>
            <w:tcPrChange w:id="43702" w:author="James Vu" w:date="2024-04-18T23:48: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72ADE29C" w14:textId="77777777" w:rsidR="00B053AF" w:rsidRPr="00B053AF" w:rsidRDefault="00B053AF">
            <w:pPr>
              <w:jc w:val="center"/>
              <w:rPr>
                <w:ins w:id="43703" w:author="James Vu" w:date="2024-04-18T23:46:00Z"/>
                <w:b/>
                <w:bCs/>
                <w:color w:val="000000"/>
                <w:sz w:val="22"/>
                <w:szCs w:val="22"/>
                <w:rPrChange w:id="43704" w:author="James Vu" w:date="2024-04-18T23:48:00Z">
                  <w:rPr>
                    <w:ins w:id="43705" w:author="James Vu" w:date="2024-04-18T23:46:00Z"/>
                    <w:b/>
                    <w:bCs/>
                    <w:color w:val="000000"/>
                  </w:rPr>
                </w:rPrChange>
              </w:rPr>
            </w:pPr>
            <w:ins w:id="43706" w:author="James Vu" w:date="2024-04-18T23:46:00Z">
              <w:r w:rsidRPr="00B053AF">
                <w:rPr>
                  <w:b/>
                  <w:bCs/>
                  <w:color w:val="000000"/>
                  <w:sz w:val="22"/>
                  <w:szCs w:val="22"/>
                  <w:rPrChange w:id="43707" w:author="James Vu" w:date="2024-04-18T23:48:00Z">
                    <w:rPr>
                      <w:b/>
                      <w:bCs/>
                      <w:color w:val="000000"/>
                    </w:rPr>
                  </w:rPrChange>
                </w:rPr>
                <w:t>Đơn giá</w:t>
              </w:r>
            </w:ins>
          </w:p>
        </w:tc>
        <w:tc>
          <w:tcPr>
            <w:tcW w:w="0" w:type="auto"/>
            <w:tcBorders>
              <w:top w:val="single" w:sz="4" w:space="0" w:color="auto"/>
              <w:left w:val="nil"/>
              <w:bottom w:val="single" w:sz="4" w:space="0" w:color="auto"/>
              <w:right w:val="single" w:sz="4" w:space="0" w:color="auto"/>
            </w:tcBorders>
            <w:shd w:val="clear" w:color="auto" w:fill="auto"/>
            <w:vAlign w:val="center"/>
            <w:hideMark/>
            <w:tcPrChange w:id="43708" w:author="James Vu" w:date="2024-04-18T23:48: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13DB7170" w14:textId="77777777" w:rsidR="00B053AF" w:rsidRPr="00B053AF" w:rsidRDefault="00B053AF">
            <w:pPr>
              <w:jc w:val="center"/>
              <w:rPr>
                <w:ins w:id="43709" w:author="James Vu" w:date="2024-04-18T23:46:00Z"/>
                <w:b/>
                <w:bCs/>
                <w:color w:val="000000"/>
                <w:sz w:val="22"/>
                <w:szCs w:val="22"/>
                <w:rPrChange w:id="43710" w:author="James Vu" w:date="2024-04-18T23:48:00Z">
                  <w:rPr>
                    <w:ins w:id="43711" w:author="James Vu" w:date="2024-04-18T23:46:00Z"/>
                    <w:b/>
                    <w:bCs/>
                    <w:color w:val="000000"/>
                  </w:rPr>
                </w:rPrChange>
              </w:rPr>
            </w:pPr>
            <w:ins w:id="43712" w:author="James Vu" w:date="2024-04-18T23:46:00Z">
              <w:r w:rsidRPr="00B053AF">
                <w:rPr>
                  <w:b/>
                  <w:bCs/>
                  <w:color w:val="000000"/>
                  <w:sz w:val="22"/>
                  <w:szCs w:val="22"/>
                  <w:rPrChange w:id="43713" w:author="James Vu" w:date="2024-04-18T23:48:00Z">
                    <w:rPr>
                      <w:b/>
                      <w:bCs/>
                      <w:color w:val="000000"/>
                    </w:rPr>
                  </w:rPrChange>
                </w:rPr>
                <w:t xml:space="preserve">Thời gian thực hiện </w:t>
              </w:r>
              <w:r w:rsidRPr="00B053AF">
                <w:rPr>
                  <w:i/>
                  <w:iCs/>
                  <w:color w:val="000000"/>
                  <w:sz w:val="22"/>
                  <w:szCs w:val="22"/>
                  <w:rPrChange w:id="43714" w:author="James Vu" w:date="2024-04-18T23:48:00Z">
                    <w:rPr>
                      <w:i/>
                      <w:iCs/>
                      <w:color w:val="000000"/>
                    </w:rPr>
                  </w:rPrChange>
                </w:rPr>
                <w:t>(tháng)</w:t>
              </w:r>
            </w:ins>
          </w:p>
        </w:tc>
        <w:tc>
          <w:tcPr>
            <w:tcW w:w="0" w:type="auto"/>
            <w:tcBorders>
              <w:top w:val="single" w:sz="4" w:space="0" w:color="auto"/>
              <w:left w:val="nil"/>
              <w:bottom w:val="single" w:sz="4" w:space="0" w:color="auto"/>
              <w:right w:val="single" w:sz="4" w:space="0" w:color="auto"/>
            </w:tcBorders>
            <w:shd w:val="clear" w:color="auto" w:fill="auto"/>
            <w:vAlign w:val="center"/>
            <w:hideMark/>
            <w:tcPrChange w:id="43715" w:author="James Vu" w:date="2024-04-18T23:48: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649B856A" w14:textId="77777777" w:rsidR="00B053AF" w:rsidRPr="00B053AF" w:rsidRDefault="00B053AF">
            <w:pPr>
              <w:jc w:val="center"/>
              <w:rPr>
                <w:ins w:id="43716" w:author="James Vu" w:date="2024-04-18T23:46:00Z"/>
                <w:b/>
                <w:bCs/>
                <w:color w:val="000000"/>
                <w:sz w:val="22"/>
                <w:szCs w:val="22"/>
                <w:rPrChange w:id="43717" w:author="James Vu" w:date="2024-04-18T23:48:00Z">
                  <w:rPr>
                    <w:ins w:id="43718" w:author="James Vu" w:date="2024-04-18T23:46:00Z"/>
                    <w:b/>
                    <w:bCs/>
                    <w:color w:val="000000"/>
                  </w:rPr>
                </w:rPrChange>
              </w:rPr>
            </w:pPr>
            <w:ins w:id="43719" w:author="James Vu" w:date="2024-04-18T23:46:00Z">
              <w:r w:rsidRPr="00B053AF">
                <w:rPr>
                  <w:b/>
                  <w:bCs/>
                  <w:color w:val="000000"/>
                  <w:sz w:val="22"/>
                  <w:szCs w:val="22"/>
                  <w:rPrChange w:id="43720" w:author="James Vu" w:date="2024-04-18T23:48:00Z">
                    <w:rPr>
                      <w:b/>
                      <w:bCs/>
                      <w:color w:val="000000"/>
                    </w:rPr>
                  </w:rPrChange>
                </w:rPr>
                <w:t>Thành tiền</w:t>
              </w:r>
            </w:ins>
          </w:p>
        </w:tc>
        <w:tc>
          <w:tcPr>
            <w:tcW w:w="0" w:type="auto"/>
            <w:tcBorders>
              <w:top w:val="single" w:sz="4" w:space="0" w:color="auto"/>
              <w:left w:val="nil"/>
              <w:bottom w:val="single" w:sz="4" w:space="0" w:color="auto"/>
              <w:right w:val="single" w:sz="4" w:space="0" w:color="auto"/>
            </w:tcBorders>
            <w:shd w:val="clear" w:color="auto" w:fill="auto"/>
            <w:vAlign w:val="center"/>
            <w:hideMark/>
            <w:tcPrChange w:id="43721" w:author="James Vu" w:date="2024-04-18T23:48:00Z">
              <w:tcPr>
                <w:tcW w:w="0" w:type="auto"/>
                <w:tcBorders>
                  <w:top w:val="single" w:sz="4" w:space="0" w:color="auto"/>
                  <w:left w:val="nil"/>
                  <w:bottom w:val="single" w:sz="4" w:space="0" w:color="auto"/>
                  <w:right w:val="single" w:sz="4" w:space="0" w:color="auto"/>
                </w:tcBorders>
                <w:shd w:val="clear" w:color="000000" w:fill="DCE6F1"/>
                <w:vAlign w:val="center"/>
                <w:hideMark/>
              </w:tcPr>
            </w:tcPrChange>
          </w:tcPr>
          <w:p w14:paraId="3D5A2865" w14:textId="77777777" w:rsidR="00B053AF" w:rsidRPr="00B053AF" w:rsidRDefault="00B053AF">
            <w:pPr>
              <w:jc w:val="center"/>
              <w:rPr>
                <w:ins w:id="43722" w:author="James Vu" w:date="2024-04-18T23:46:00Z"/>
                <w:b/>
                <w:bCs/>
                <w:color w:val="000000"/>
                <w:sz w:val="22"/>
                <w:szCs w:val="22"/>
                <w:rPrChange w:id="43723" w:author="James Vu" w:date="2024-04-18T23:48:00Z">
                  <w:rPr>
                    <w:ins w:id="43724" w:author="James Vu" w:date="2024-04-18T23:46:00Z"/>
                    <w:b/>
                    <w:bCs/>
                    <w:color w:val="000000"/>
                  </w:rPr>
                </w:rPrChange>
              </w:rPr>
            </w:pPr>
            <w:ins w:id="43725" w:author="James Vu" w:date="2024-04-18T23:46:00Z">
              <w:r w:rsidRPr="00B053AF">
                <w:rPr>
                  <w:b/>
                  <w:bCs/>
                  <w:color w:val="000000"/>
                  <w:sz w:val="22"/>
                  <w:szCs w:val="22"/>
                  <w:rPrChange w:id="43726" w:author="James Vu" w:date="2024-04-18T23:48:00Z">
                    <w:rPr>
                      <w:b/>
                      <w:bCs/>
                      <w:color w:val="000000"/>
                    </w:rPr>
                  </w:rPrChange>
                </w:rPr>
                <w:t>Ghi chú</w:t>
              </w:r>
            </w:ins>
          </w:p>
        </w:tc>
      </w:tr>
      <w:tr w:rsidR="00B053AF" w:rsidRPr="00B053AF" w14:paraId="54A7648B" w14:textId="77777777" w:rsidTr="00B053AF">
        <w:trPr>
          <w:trHeight w:val="1020"/>
          <w:ins w:id="43727" w:author="James Vu" w:date="2024-04-18T23:46:00Z"/>
          <w:trPrChange w:id="43728" w:author="James Vu" w:date="2024-04-18T23:48:00Z">
            <w:trPr>
              <w:trHeight w:val="102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3729" w:author="James Vu" w:date="2024-04-18T23:48: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31160F49" w14:textId="77777777" w:rsidR="00B053AF" w:rsidRPr="00B053AF" w:rsidRDefault="00B053AF">
            <w:pPr>
              <w:jc w:val="center"/>
              <w:rPr>
                <w:ins w:id="43730" w:author="James Vu" w:date="2024-04-18T23:46:00Z"/>
                <w:color w:val="000000"/>
                <w:sz w:val="22"/>
                <w:szCs w:val="22"/>
                <w:rPrChange w:id="43731" w:author="James Vu" w:date="2024-04-18T23:48:00Z">
                  <w:rPr>
                    <w:ins w:id="43732" w:author="James Vu" w:date="2024-04-18T23:46:00Z"/>
                    <w:color w:val="000000"/>
                  </w:rPr>
                </w:rPrChange>
              </w:rPr>
            </w:pPr>
            <w:ins w:id="43733" w:author="James Vu" w:date="2024-04-18T23:46:00Z">
              <w:r w:rsidRPr="00B053AF">
                <w:rPr>
                  <w:color w:val="000000"/>
                  <w:sz w:val="22"/>
                  <w:szCs w:val="22"/>
                  <w:rPrChange w:id="43734" w:author="James Vu" w:date="2024-04-18T23:48:00Z">
                    <w:rPr>
                      <w:color w:val="000000"/>
                    </w:rPr>
                  </w:rPrChange>
                </w:rPr>
                <w:t>1</w:t>
              </w:r>
            </w:ins>
          </w:p>
        </w:tc>
        <w:tc>
          <w:tcPr>
            <w:tcW w:w="0" w:type="auto"/>
            <w:tcBorders>
              <w:top w:val="nil"/>
              <w:left w:val="nil"/>
              <w:bottom w:val="single" w:sz="4" w:space="0" w:color="auto"/>
              <w:right w:val="single" w:sz="4" w:space="0" w:color="auto"/>
            </w:tcBorders>
            <w:shd w:val="clear" w:color="auto" w:fill="auto"/>
            <w:vAlign w:val="center"/>
            <w:hideMark/>
            <w:tcPrChange w:id="4373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6551F8A" w14:textId="77777777" w:rsidR="00B053AF" w:rsidRPr="00B053AF" w:rsidRDefault="00B053AF">
            <w:pPr>
              <w:rPr>
                <w:ins w:id="43736" w:author="James Vu" w:date="2024-04-18T23:46:00Z"/>
                <w:color w:val="000000"/>
                <w:sz w:val="22"/>
                <w:szCs w:val="22"/>
                <w:rPrChange w:id="43737" w:author="James Vu" w:date="2024-04-18T23:48:00Z">
                  <w:rPr>
                    <w:ins w:id="43738" w:author="James Vu" w:date="2024-04-18T23:46:00Z"/>
                    <w:color w:val="000000"/>
                  </w:rPr>
                </w:rPrChange>
              </w:rPr>
            </w:pPr>
            <w:ins w:id="43739" w:author="James Vu" w:date="2024-04-18T23:46:00Z">
              <w:r w:rsidRPr="00B053AF">
                <w:rPr>
                  <w:color w:val="000000"/>
                  <w:sz w:val="22"/>
                  <w:szCs w:val="22"/>
                  <w:rPrChange w:id="43740" w:author="James Vu" w:date="2024-04-18T23:48:00Z">
                    <w:rPr>
                      <w:color w:val="000000"/>
                    </w:rPr>
                  </w:rPrChange>
                </w:rPr>
                <w:t>Chi phí chuyên gia trực tiếp</w:t>
              </w:r>
            </w:ins>
          </w:p>
        </w:tc>
        <w:tc>
          <w:tcPr>
            <w:tcW w:w="0" w:type="auto"/>
            <w:tcBorders>
              <w:top w:val="nil"/>
              <w:left w:val="nil"/>
              <w:bottom w:val="single" w:sz="4" w:space="0" w:color="auto"/>
              <w:right w:val="single" w:sz="4" w:space="0" w:color="auto"/>
            </w:tcBorders>
            <w:shd w:val="clear" w:color="auto" w:fill="auto"/>
            <w:vAlign w:val="center"/>
            <w:hideMark/>
            <w:tcPrChange w:id="4374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AA7B790" w14:textId="77777777" w:rsidR="00B053AF" w:rsidRPr="00B053AF" w:rsidRDefault="00B053AF">
            <w:pPr>
              <w:jc w:val="center"/>
              <w:rPr>
                <w:ins w:id="43742" w:author="James Vu" w:date="2024-04-18T23:46:00Z"/>
                <w:i/>
                <w:iCs/>
                <w:color w:val="000000"/>
                <w:sz w:val="22"/>
                <w:szCs w:val="22"/>
                <w:rPrChange w:id="43743" w:author="James Vu" w:date="2024-04-18T23:48:00Z">
                  <w:rPr>
                    <w:ins w:id="43744" w:author="James Vu" w:date="2024-04-18T23:46:00Z"/>
                    <w:i/>
                    <w:iCs/>
                    <w:color w:val="000000"/>
                  </w:rPr>
                </w:rPrChange>
              </w:rPr>
            </w:pPr>
            <w:ins w:id="43745" w:author="James Vu" w:date="2024-04-18T23:46:00Z">
              <w:r w:rsidRPr="00B053AF">
                <w:rPr>
                  <w:i/>
                  <w:iCs/>
                  <w:color w:val="000000"/>
                  <w:sz w:val="22"/>
                  <w:szCs w:val="22"/>
                  <w:rPrChange w:id="43746" w:author="James Vu" w:date="2024-04-18T23:48:00Z">
                    <w:rPr>
                      <w:i/>
                      <w:iCs/>
                      <w:color w:val="000000"/>
                    </w:rPr>
                  </w:rPrChange>
                </w:rPr>
                <w:t>Ccg</w:t>
              </w:r>
            </w:ins>
          </w:p>
        </w:tc>
        <w:tc>
          <w:tcPr>
            <w:tcW w:w="0" w:type="auto"/>
            <w:tcBorders>
              <w:top w:val="nil"/>
              <w:left w:val="nil"/>
              <w:bottom w:val="single" w:sz="4" w:space="0" w:color="auto"/>
              <w:right w:val="single" w:sz="4" w:space="0" w:color="auto"/>
            </w:tcBorders>
            <w:shd w:val="clear" w:color="auto" w:fill="auto"/>
            <w:hideMark/>
            <w:tcPrChange w:id="43747"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0F3A05A1" w14:textId="77777777" w:rsidR="00B053AF" w:rsidRPr="00B053AF" w:rsidRDefault="00B053AF">
            <w:pPr>
              <w:rPr>
                <w:ins w:id="43748" w:author="James Vu" w:date="2024-04-18T23:46:00Z"/>
                <w:color w:val="000000"/>
                <w:sz w:val="22"/>
                <w:szCs w:val="22"/>
                <w:rPrChange w:id="43749" w:author="James Vu" w:date="2024-04-18T23:48:00Z">
                  <w:rPr>
                    <w:ins w:id="43750" w:author="James Vu" w:date="2024-04-18T23:46:00Z"/>
                    <w:color w:val="000000"/>
                  </w:rPr>
                </w:rPrChange>
              </w:rPr>
            </w:pPr>
            <w:ins w:id="43751" w:author="James Vu" w:date="2024-04-18T23:46:00Z">
              <w:r w:rsidRPr="00B053AF">
                <w:rPr>
                  <w:color w:val="000000"/>
                  <w:sz w:val="22"/>
                  <w:szCs w:val="22"/>
                  <w:rPrChange w:id="43752"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3753"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3FF69DC5" w14:textId="77777777" w:rsidR="00B053AF" w:rsidRPr="00B053AF" w:rsidRDefault="00B053AF">
            <w:pPr>
              <w:rPr>
                <w:ins w:id="43754" w:author="James Vu" w:date="2024-04-18T23:46:00Z"/>
                <w:color w:val="000000"/>
                <w:sz w:val="22"/>
                <w:szCs w:val="22"/>
                <w:rPrChange w:id="43755" w:author="James Vu" w:date="2024-04-18T23:48:00Z">
                  <w:rPr>
                    <w:ins w:id="43756" w:author="James Vu" w:date="2024-04-18T23:46:00Z"/>
                    <w:color w:val="000000"/>
                  </w:rPr>
                </w:rPrChange>
              </w:rPr>
            </w:pPr>
            <w:ins w:id="43757" w:author="James Vu" w:date="2024-04-18T23:46:00Z">
              <w:r w:rsidRPr="00B053AF">
                <w:rPr>
                  <w:color w:val="000000"/>
                  <w:sz w:val="22"/>
                  <w:szCs w:val="22"/>
                  <w:rPrChange w:id="43758"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375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30F75D1" w14:textId="77777777" w:rsidR="00B053AF" w:rsidRPr="00B053AF" w:rsidRDefault="00B053AF">
            <w:pPr>
              <w:jc w:val="right"/>
              <w:rPr>
                <w:ins w:id="43760" w:author="James Vu" w:date="2024-04-18T23:46:00Z"/>
                <w:color w:val="000000"/>
                <w:sz w:val="22"/>
                <w:szCs w:val="22"/>
                <w:rPrChange w:id="43761" w:author="James Vu" w:date="2024-04-18T23:48:00Z">
                  <w:rPr>
                    <w:ins w:id="43762" w:author="James Vu" w:date="2024-04-18T23:46:00Z"/>
                    <w:color w:val="000000"/>
                  </w:rPr>
                </w:rPrChange>
              </w:rPr>
            </w:pPr>
            <w:ins w:id="43763" w:author="James Vu" w:date="2024-04-18T23:46:00Z">
              <w:r w:rsidRPr="00B053AF">
                <w:rPr>
                  <w:color w:val="000000"/>
                  <w:sz w:val="22"/>
                  <w:szCs w:val="22"/>
                  <w:rPrChange w:id="43764"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3765"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3327B84E" w14:textId="77777777" w:rsidR="00B053AF" w:rsidRPr="00B053AF" w:rsidRDefault="00B053AF">
            <w:pPr>
              <w:rPr>
                <w:ins w:id="43766" w:author="James Vu" w:date="2024-04-18T23:46:00Z"/>
                <w:color w:val="000000"/>
                <w:sz w:val="22"/>
                <w:szCs w:val="22"/>
                <w:rPrChange w:id="43767" w:author="James Vu" w:date="2024-04-18T23:48:00Z">
                  <w:rPr>
                    <w:ins w:id="43768" w:author="James Vu" w:date="2024-04-18T23:46:00Z"/>
                    <w:color w:val="000000"/>
                  </w:rPr>
                </w:rPrChange>
              </w:rPr>
            </w:pPr>
            <w:ins w:id="43769" w:author="James Vu" w:date="2024-04-18T23:46:00Z">
              <w:r w:rsidRPr="00B053AF">
                <w:rPr>
                  <w:color w:val="000000"/>
                  <w:sz w:val="22"/>
                  <w:szCs w:val="22"/>
                  <w:rPrChange w:id="43770"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377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5D65909" w14:textId="77777777" w:rsidR="00B053AF" w:rsidRPr="00B053AF" w:rsidRDefault="00B053AF">
            <w:pPr>
              <w:jc w:val="right"/>
              <w:rPr>
                <w:ins w:id="43772" w:author="James Vu" w:date="2024-04-18T23:46:00Z"/>
                <w:color w:val="000000"/>
                <w:sz w:val="22"/>
                <w:szCs w:val="22"/>
                <w:rPrChange w:id="43773" w:author="James Vu" w:date="2024-04-18T23:48:00Z">
                  <w:rPr>
                    <w:ins w:id="43774" w:author="James Vu" w:date="2024-04-18T23:46:00Z"/>
                    <w:color w:val="000000"/>
                  </w:rPr>
                </w:rPrChange>
              </w:rPr>
            </w:pPr>
            <w:ins w:id="43775" w:author="James Vu" w:date="2024-04-18T23:46:00Z">
              <w:r w:rsidRPr="00B053AF">
                <w:rPr>
                  <w:color w:val="000000"/>
                  <w:sz w:val="22"/>
                  <w:szCs w:val="22"/>
                  <w:rPrChange w:id="43776" w:author="James Vu" w:date="2024-04-18T23:48:00Z">
                    <w:rPr>
                      <w:color w:val="000000"/>
                    </w:rPr>
                  </w:rPrChange>
                </w:rPr>
                <w:t>284.382.000</w:t>
              </w:r>
            </w:ins>
          </w:p>
        </w:tc>
        <w:tc>
          <w:tcPr>
            <w:tcW w:w="0" w:type="auto"/>
            <w:tcBorders>
              <w:top w:val="nil"/>
              <w:left w:val="nil"/>
              <w:bottom w:val="single" w:sz="4" w:space="0" w:color="auto"/>
              <w:right w:val="single" w:sz="4" w:space="0" w:color="auto"/>
            </w:tcBorders>
            <w:shd w:val="clear" w:color="auto" w:fill="auto"/>
            <w:vAlign w:val="center"/>
            <w:hideMark/>
            <w:tcPrChange w:id="4377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B2279CC" w14:textId="77777777" w:rsidR="00B053AF" w:rsidRPr="00B053AF" w:rsidRDefault="00B053AF">
            <w:pPr>
              <w:rPr>
                <w:ins w:id="43778" w:author="James Vu" w:date="2024-04-18T23:46:00Z"/>
                <w:i/>
                <w:iCs/>
                <w:color w:val="000000"/>
                <w:sz w:val="22"/>
                <w:szCs w:val="22"/>
                <w:rPrChange w:id="43779" w:author="James Vu" w:date="2024-04-18T23:48:00Z">
                  <w:rPr>
                    <w:ins w:id="43780" w:author="James Vu" w:date="2024-04-18T23:46:00Z"/>
                    <w:i/>
                    <w:iCs/>
                    <w:color w:val="000000"/>
                  </w:rPr>
                </w:rPrChange>
              </w:rPr>
            </w:pPr>
            <w:ins w:id="43781" w:author="James Vu" w:date="2024-04-18T23:46:00Z">
              <w:r w:rsidRPr="00B053AF">
                <w:rPr>
                  <w:i/>
                  <w:iCs/>
                  <w:color w:val="000000"/>
                  <w:sz w:val="22"/>
                  <w:szCs w:val="22"/>
                  <w:rPrChange w:id="43782" w:author="James Vu" w:date="2024-04-18T23:48:00Z">
                    <w:rPr>
                      <w:i/>
                      <w:iCs/>
                      <w:color w:val="000000"/>
                    </w:rPr>
                  </w:rPrChange>
                </w:rPr>
                <w:t>Mục 3 Phụ lục 02 và Phụ lục 05 Thông tư số 04/2020/TT-BTTTT</w:t>
              </w:r>
            </w:ins>
          </w:p>
        </w:tc>
      </w:tr>
      <w:tr w:rsidR="00B053AF" w:rsidRPr="00B053AF" w14:paraId="153967CD" w14:textId="77777777" w:rsidTr="00B053AF">
        <w:trPr>
          <w:trHeight w:val="680"/>
          <w:ins w:id="43783" w:author="James Vu" w:date="2024-04-18T23:46:00Z"/>
          <w:trPrChange w:id="43784" w:author="James Vu" w:date="2024-04-18T23:48:00Z">
            <w:trPr>
              <w:trHeight w:val="68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3785" w:author="James Vu" w:date="2024-04-18T23:48: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34C915BE" w14:textId="77777777" w:rsidR="00B053AF" w:rsidRPr="00B053AF" w:rsidRDefault="00B053AF">
            <w:pPr>
              <w:jc w:val="center"/>
              <w:rPr>
                <w:ins w:id="43786" w:author="James Vu" w:date="2024-04-18T23:46:00Z"/>
                <w:color w:val="000000"/>
                <w:sz w:val="22"/>
                <w:szCs w:val="22"/>
                <w:rPrChange w:id="43787" w:author="James Vu" w:date="2024-04-18T23:48:00Z">
                  <w:rPr>
                    <w:ins w:id="43788" w:author="James Vu" w:date="2024-04-18T23:46:00Z"/>
                    <w:color w:val="000000"/>
                  </w:rPr>
                </w:rPrChange>
              </w:rPr>
            </w:pPr>
            <w:ins w:id="43789" w:author="James Vu" w:date="2024-04-18T23:46:00Z">
              <w:r w:rsidRPr="00B053AF">
                <w:rPr>
                  <w:color w:val="000000"/>
                  <w:sz w:val="22"/>
                  <w:szCs w:val="22"/>
                  <w:rPrChange w:id="43790"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379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153ED6C" w14:textId="77777777" w:rsidR="00B053AF" w:rsidRPr="00B053AF" w:rsidRDefault="00B053AF">
            <w:pPr>
              <w:rPr>
                <w:ins w:id="43792" w:author="James Vu" w:date="2024-04-18T23:46:00Z"/>
                <w:color w:val="000000"/>
                <w:sz w:val="22"/>
                <w:szCs w:val="22"/>
                <w:rPrChange w:id="43793" w:author="James Vu" w:date="2024-04-18T23:48:00Z">
                  <w:rPr>
                    <w:ins w:id="43794" w:author="James Vu" w:date="2024-04-18T23:46:00Z"/>
                    <w:color w:val="000000"/>
                  </w:rPr>
                </w:rPrChange>
              </w:rPr>
            </w:pPr>
            <w:ins w:id="43795" w:author="James Vu" w:date="2024-04-18T23:46:00Z">
              <w:r w:rsidRPr="00B053AF">
                <w:rPr>
                  <w:color w:val="000000"/>
                  <w:sz w:val="22"/>
                  <w:szCs w:val="22"/>
                  <w:rPrChange w:id="43796" w:author="James Vu" w:date="2024-04-18T23:48:00Z">
                    <w:rPr>
                      <w:color w:val="000000"/>
                    </w:rPr>
                  </w:rPrChange>
                </w:rPr>
                <w:t>Xây dựng phương án, khảo sát, đánh giá, báo cáo</w:t>
              </w:r>
            </w:ins>
          </w:p>
        </w:tc>
        <w:tc>
          <w:tcPr>
            <w:tcW w:w="0" w:type="auto"/>
            <w:tcBorders>
              <w:top w:val="nil"/>
              <w:left w:val="nil"/>
              <w:bottom w:val="single" w:sz="4" w:space="0" w:color="auto"/>
              <w:right w:val="single" w:sz="4" w:space="0" w:color="auto"/>
            </w:tcBorders>
            <w:shd w:val="clear" w:color="auto" w:fill="auto"/>
            <w:vAlign w:val="center"/>
            <w:hideMark/>
            <w:tcPrChange w:id="4379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BC80215" w14:textId="77777777" w:rsidR="00B053AF" w:rsidRPr="00B053AF" w:rsidRDefault="00B053AF">
            <w:pPr>
              <w:jc w:val="center"/>
              <w:rPr>
                <w:ins w:id="43798" w:author="James Vu" w:date="2024-04-18T23:46:00Z"/>
                <w:i/>
                <w:iCs/>
                <w:color w:val="000000"/>
                <w:sz w:val="22"/>
                <w:szCs w:val="22"/>
                <w:rPrChange w:id="43799" w:author="James Vu" w:date="2024-04-18T23:48:00Z">
                  <w:rPr>
                    <w:ins w:id="43800" w:author="James Vu" w:date="2024-04-18T23:46:00Z"/>
                    <w:i/>
                    <w:iCs/>
                    <w:color w:val="000000"/>
                  </w:rPr>
                </w:rPrChange>
              </w:rPr>
            </w:pPr>
            <w:ins w:id="43801" w:author="James Vu" w:date="2024-04-18T23:46:00Z">
              <w:r w:rsidRPr="00B053AF">
                <w:rPr>
                  <w:i/>
                  <w:iCs/>
                  <w:color w:val="000000"/>
                  <w:sz w:val="22"/>
                  <w:szCs w:val="22"/>
                  <w:rPrChange w:id="43802" w:author="James Vu" w:date="2024-04-18T23:48:00Z">
                    <w:rPr>
                      <w:i/>
                      <w:iCs/>
                      <w:color w:val="000000"/>
                    </w:rPr>
                  </w:rPrChange>
                </w:rPr>
                <w:t xml:space="preserve">Số lượng x lương (*) x tháng </w:t>
              </w:r>
            </w:ins>
          </w:p>
        </w:tc>
        <w:tc>
          <w:tcPr>
            <w:tcW w:w="0" w:type="auto"/>
            <w:tcBorders>
              <w:top w:val="nil"/>
              <w:left w:val="nil"/>
              <w:bottom w:val="single" w:sz="4" w:space="0" w:color="auto"/>
              <w:right w:val="single" w:sz="4" w:space="0" w:color="auto"/>
            </w:tcBorders>
            <w:shd w:val="clear" w:color="auto" w:fill="auto"/>
            <w:vAlign w:val="center"/>
            <w:hideMark/>
            <w:tcPrChange w:id="4380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3049BCC" w14:textId="77777777" w:rsidR="00B053AF" w:rsidRPr="00B053AF" w:rsidRDefault="00B053AF">
            <w:pPr>
              <w:jc w:val="center"/>
              <w:rPr>
                <w:ins w:id="43804" w:author="James Vu" w:date="2024-04-18T23:46:00Z"/>
                <w:color w:val="000000"/>
                <w:sz w:val="22"/>
                <w:szCs w:val="22"/>
                <w:rPrChange w:id="43805" w:author="James Vu" w:date="2024-04-18T23:48:00Z">
                  <w:rPr>
                    <w:ins w:id="43806" w:author="James Vu" w:date="2024-04-18T23:46:00Z"/>
                    <w:color w:val="000000"/>
                  </w:rPr>
                </w:rPrChange>
              </w:rPr>
            </w:pPr>
            <w:ins w:id="43807" w:author="James Vu" w:date="2024-04-18T23:46:00Z">
              <w:r w:rsidRPr="00B053AF">
                <w:rPr>
                  <w:color w:val="000000"/>
                  <w:sz w:val="22"/>
                  <w:szCs w:val="22"/>
                  <w:rPrChange w:id="43808" w:author="James Vu" w:date="2024-04-18T23:48:00Z">
                    <w:rPr>
                      <w:color w:val="000000"/>
                    </w:rPr>
                  </w:rPrChange>
                </w:rPr>
                <w:t>10</w:t>
              </w:r>
            </w:ins>
          </w:p>
        </w:tc>
        <w:tc>
          <w:tcPr>
            <w:tcW w:w="0" w:type="auto"/>
            <w:tcBorders>
              <w:top w:val="nil"/>
              <w:left w:val="nil"/>
              <w:bottom w:val="single" w:sz="4" w:space="0" w:color="auto"/>
              <w:right w:val="single" w:sz="4" w:space="0" w:color="auto"/>
            </w:tcBorders>
            <w:shd w:val="clear" w:color="auto" w:fill="auto"/>
            <w:vAlign w:val="center"/>
            <w:hideMark/>
            <w:tcPrChange w:id="4380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2D9B57A" w14:textId="77777777" w:rsidR="00B053AF" w:rsidRPr="00B053AF" w:rsidRDefault="00B053AF">
            <w:pPr>
              <w:jc w:val="center"/>
              <w:rPr>
                <w:ins w:id="43810" w:author="James Vu" w:date="2024-04-18T23:46:00Z"/>
                <w:color w:val="000000"/>
                <w:sz w:val="22"/>
                <w:szCs w:val="22"/>
                <w:rPrChange w:id="43811" w:author="James Vu" w:date="2024-04-18T23:48:00Z">
                  <w:rPr>
                    <w:ins w:id="43812" w:author="James Vu" w:date="2024-04-18T23:46:00Z"/>
                    <w:color w:val="000000"/>
                  </w:rPr>
                </w:rPrChange>
              </w:rPr>
            </w:pPr>
            <w:ins w:id="43813" w:author="James Vu" w:date="2024-04-18T23:46:00Z">
              <w:r w:rsidRPr="00B053AF">
                <w:rPr>
                  <w:color w:val="000000"/>
                  <w:sz w:val="22"/>
                  <w:szCs w:val="22"/>
                  <w:rPrChange w:id="43814" w:author="James Vu" w:date="2024-04-18T23:48:00Z">
                    <w:rPr>
                      <w:color w:val="000000"/>
                    </w:rPr>
                  </w:rPrChange>
                </w:rPr>
                <w:t>Người</w:t>
              </w:r>
            </w:ins>
          </w:p>
        </w:tc>
        <w:tc>
          <w:tcPr>
            <w:tcW w:w="0" w:type="auto"/>
            <w:tcBorders>
              <w:top w:val="nil"/>
              <w:left w:val="nil"/>
              <w:bottom w:val="single" w:sz="4" w:space="0" w:color="auto"/>
              <w:right w:val="single" w:sz="4" w:space="0" w:color="auto"/>
            </w:tcBorders>
            <w:shd w:val="clear" w:color="auto" w:fill="auto"/>
            <w:vAlign w:val="center"/>
            <w:hideMark/>
            <w:tcPrChange w:id="4381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513F765" w14:textId="77777777" w:rsidR="00B053AF" w:rsidRPr="00B053AF" w:rsidRDefault="00B053AF">
            <w:pPr>
              <w:jc w:val="right"/>
              <w:rPr>
                <w:ins w:id="43816" w:author="James Vu" w:date="2024-04-18T23:46:00Z"/>
                <w:color w:val="000000"/>
                <w:sz w:val="22"/>
                <w:szCs w:val="22"/>
                <w:rPrChange w:id="43817" w:author="James Vu" w:date="2024-04-18T23:48:00Z">
                  <w:rPr>
                    <w:ins w:id="43818" w:author="James Vu" w:date="2024-04-18T23:46:00Z"/>
                    <w:color w:val="000000"/>
                  </w:rPr>
                </w:rPrChange>
              </w:rPr>
            </w:pPr>
            <w:ins w:id="43819" w:author="James Vu" w:date="2024-04-18T23:46:00Z">
              <w:r w:rsidRPr="00B053AF">
                <w:rPr>
                  <w:color w:val="000000"/>
                  <w:sz w:val="22"/>
                  <w:szCs w:val="22"/>
                  <w:rPrChange w:id="43820" w:author="James Vu" w:date="2024-04-18T23:48:00Z">
                    <w:rPr>
                      <w:color w:val="000000"/>
                    </w:rPr>
                  </w:rPrChange>
                </w:rPr>
                <w:t>11.375.280</w:t>
              </w:r>
            </w:ins>
          </w:p>
        </w:tc>
        <w:tc>
          <w:tcPr>
            <w:tcW w:w="0" w:type="auto"/>
            <w:tcBorders>
              <w:top w:val="nil"/>
              <w:left w:val="nil"/>
              <w:bottom w:val="single" w:sz="4" w:space="0" w:color="auto"/>
              <w:right w:val="single" w:sz="4" w:space="0" w:color="auto"/>
            </w:tcBorders>
            <w:shd w:val="clear" w:color="auto" w:fill="auto"/>
            <w:vAlign w:val="center"/>
            <w:hideMark/>
            <w:tcPrChange w:id="4382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A068AA5" w14:textId="77777777" w:rsidR="00B053AF" w:rsidRPr="00B053AF" w:rsidRDefault="00B053AF">
            <w:pPr>
              <w:jc w:val="center"/>
              <w:rPr>
                <w:ins w:id="43822" w:author="James Vu" w:date="2024-04-18T23:46:00Z"/>
                <w:color w:val="000000"/>
                <w:sz w:val="22"/>
                <w:szCs w:val="22"/>
                <w:rPrChange w:id="43823" w:author="James Vu" w:date="2024-04-18T23:48:00Z">
                  <w:rPr>
                    <w:ins w:id="43824" w:author="James Vu" w:date="2024-04-18T23:46:00Z"/>
                    <w:color w:val="000000"/>
                  </w:rPr>
                </w:rPrChange>
              </w:rPr>
            </w:pPr>
            <w:ins w:id="43825" w:author="James Vu" w:date="2024-04-18T23:46:00Z">
              <w:r w:rsidRPr="00B053AF">
                <w:rPr>
                  <w:color w:val="000000"/>
                  <w:sz w:val="22"/>
                  <w:szCs w:val="22"/>
                  <w:rPrChange w:id="43826" w:author="James Vu" w:date="2024-04-18T23:48:00Z">
                    <w:rPr>
                      <w:color w:val="000000"/>
                    </w:rPr>
                  </w:rPrChange>
                </w:rPr>
                <w:t>2,5</w:t>
              </w:r>
            </w:ins>
          </w:p>
        </w:tc>
        <w:tc>
          <w:tcPr>
            <w:tcW w:w="0" w:type="auto"/>
            <w:tcBorders>
              <w:top w:val="nil"/>
              <w:left w:val="nil"/>
              <w:bottom w:val="single" w:sz="4" w:space="0" w:color="auto"/>
              <w:right w:val="single" w:sz="4" w:space="0" w:color="auto"/>
            </w:tcBorders>
            <w:shd w:val="clear" w:color="auto" w:fill="auto"/>
            <w:vAlign w:val="center"/>
            <w:hideMark/>
            <w:tcPrChange w:id="4382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801DB8C" w14:textId="77777777" w:rsidR="00B053AF" w:rsidRPr="00B053AF" w:rsidRDefault="00B053AF">
            <w:pPr>
              <w:jc w:val="right"/>
              <w:rPr>
                <w:ins w:id="43828" w:author="James Vu" w:date="2024-04-18T23:46:00Z"/>
                <w:color w:val="000000"/>
                <w:sz w:val="22"/>
                <w:szCs w:val="22"/>
                <w:rPrChange w:id="43829" w:author="James Vu" w:date="2024-04-18T23:48:00Z">
                  <w:rPr>
                    <w:ins w:id="43830" w:author="James Vu" w:date="2024-04-18T23:46:00Z"/>
                    <w:color w:val="000000"/>
                  </w:rPr>
                </w:rPrChange>
              </w:rPr>
            </w:pPr>
            <w:ins w:id="43831" w:author="James Vu" w:date="2024-04-18T23:46:00Z">
              <w:r w:rsidRPr="00B053AF">
                <w:rPr>
                  <w:color w:val="000000"/>
                  <w:sz w:val="22"/>
                  <w:szCs w:val="22"/>
                  <w:rPrChange w:id="43832" w:author="James Vu" w:date="2024-04-18T23:48:00Z">
                    <w:rPr>
                      <w:color w:val="000000"/>
                    </w:rPr>
                  </w:rPrChange>
                </w:rPr>
                <w:t>284.382.000</w:t>
              </w:r>
            </w:ins>
          </w:p>
        </w:tc>
        <w:tc>
          <w:tcPr>
            <w:tcW w:w="0" w:type="auto"/>
            <w:tcBorders>
              <w:top w:val="nil"/>
              <w:left w:val="nil"/>
              <w:bottom w:val="single" w:sz="4" w:space="0" w:color="auto"/>
              <w:right w:val="single" w:sz="4" w:space="0" w:color="auto"/>
            </w:tcBorders>
            <w:shd w:val="clear" w:color="auto" w:fill="auto"/>
            <w:vAlign w:val="center"/>
            <w:hideMark/>
            <w:tcPrChange w:id="4383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A504A27" w14:textId="77777777" w:rsidR="00B053AF" w:rsidRPr="00B053AF" w:rsidRDefault="00B053AF">
            <w:pPr>
              <w:rPr>
                <w:ins w:id="43834" w:author="James Vu" w:date="2024-04-18T23:46:00Z"/>
                <w:i/>
                <w:iCs/>
                <w:color w:val="000000"/>
                <w:sz w:val="22"/>
                <w:szCs w:val="22"/>
                <w:rPrChange w:id="43835" w:author="James Vu" w:date="2024-04-18T23:48:00Z">
                  <w:rPr>
                    <w:ins w:id="43836" w:author="James Vu" w:date="2024-04-18T23:46:00Z"/>
                    <w:i/>
                    <w:iCs/>
                    <w:color w:val="000000"/>
                  </w:rPr>
                </w:rPrChange>
              </w:rPr>
            </w:pPr>
            <w:ins w:id="43837" w:author="James Vu" w:date="2024-04-18T23:46:00Z">
              <w:r w:rsidRPr="00B053AF">
                <w:rPr>
                  <w:i/>
                  <w:iCs/>
                  <w:color w:val="000000"/>
                  <w:sz w:val="22"/>
                  <w:szCs w:val="22"/>
                  <w:rPrChange w:id="43838" w:author="James Vu" w:date="2024-04-18T23:48:00Z">
                    <w:rPr>
                      <w:i/>
                      <w:iCs/>
                      <w:color w:val="000000"/>
                    </w:rPr>
                  </w:rPrChange>
                </w:rPr>
                <w:t>- Quyết định số 129/QĐ-BTTTT ngày 03/02/2021</w:t>
              </w:r>
            </w:ins>
          </w:p>
        </w:tc>
      </w:tr>
      <w:tr w:rsidR="00B053AF" w:rsidRPr="00B053AF" w14:paraId="2F97C409" w14:textId="77777777" w:rsidTr="00B053AF">
        <w:trPr>
          <w:trHeight w:val="340"/>
          <w:ins w:id="43839" w:author="James Vu" w:date="2024-04-18T23:46:00Z"/>
          <w:trPrChange w:id="43840" w:author="James Vu" w:date="2024-04-18T23:48:00Z">
            <w:trPr>
              <w:trHeight w:val="34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3841" w:author="James Vu" w:date="2024-04-18T23:48: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564FEEB3" w14:textId="77777777" w:rsidR="00B053AF" w:rsidRPr="00B053AF" w:rsidRDefault="00B053AF">
            <w:pPr>
              <w:jc w:val="center"/>
              <w:rPr>
                <w:ins w:id="43842" w:author="James Vu" w:date="2024-04-18T23:46:00Z"/>
                <w:color w:val="000000"/>
                <w:sz w:val="22"/>
                <w:szCs w:val="22"/>
                <w:rPrChange w:id="43843" w:author="James Vu" w:date="2024-04-18T23:48:00Z">
                  <w:rPr>
                    <w:ins w:id="43844" w:author="James Vu" w:date="2024-04-18T23:46:00Z"/>
                    <w:color w:val="000000"/>
                  </w:rPr>
                </w:rPrChange>
              </w:rPr>
            </w:pPr>
            <w:ins w:id="43845" w:author="James Vu" w:date="2024-04-18T23:46:00Z">
              <w:r w:rsidRPr="00B053AF">
                <w:rPr>
                  <w:color w:val="000000"/>
                  <w:sz w:val="22"/>
                  <w:szCs w:val="22"/>
                  <w:rPrChange w:id="43846" w:author="James Vu" w:date="2024-04-18T23:48:00Z">
                    <w:rPr>
                      <w:color w:val="000000"/>
                    </w:rPr>
                  </w:rPrChange>
                </w:rPr>
                <w:t>2</w:t>
              </w:r>
            </w:ins>
          </w:p>
        </w:tc>
        <w:tc>
          <w:tcPr>
            <w:tcW w:w="0" w:type="auto"/>
            <w:tcBorders>
              <w:top w:val="nil"/>
              <w:left w:val="nil"/>
              <w:bottom w:val="single" w:sz="4" w:space="0" w:color="auto"/>
              <w:right w:val="single" w:sz="4" w:space="0" w:color="auto"/>
            </w:tcBorders>
            <w:shd w:val="clear" w:color="auto" w:fill="auto"/>
            <w:vAlign w:val="center"/>
            <w:hideMark/>
            <w:tcPrChange w:id="4384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38530F4" w14:textId="77777777" w:rsidR="00B053AF" w:rsidRPr="00B053AF" w:rsidRDefault="00B053AF">
            <w:pPr>
              <w:rPr>
                <w:ins w:id="43848" w:author="James Vu" w:date="2024-04-18T23:46:00Z"/>
                <w:color w:val="000000"/>
                <w:sz w:val="22"/>
                <w:szCs w:val="22"/>
                <w:rPrChange w:id="43849" w:author="James Vu" w:date="2024-04-18T23:48:00Z">
                  <w:rPr>
                    <w:ins w:id="43850" w:author="James Vu" w:date="2024-04-18T23:46:00Z"/>
                    <w:color w:val="000000"/>
                  </w:rPr>
                </w:rPrChange>
              </w:rPr>
            </w:pPr>
            <w:ins w:id="43851" w:author="James Vu" w:date="2024-04-18T23:46:00Z">
              <w:r w:rsidRPr="00B053AF">
                <w:rPr>
                  <w:color w:val="000000"/>
                  <w:sz w:val="22"/>
                  <w:szCs w:val="22"/>
                  <w:rPrChange w:id="43852" w:author="James Vu" w:date="2024-04-18T23:48:00Z">
                    <w:rPr>
                      <w:color w:val="000000"/>
                    </w:rPr>
                  </w:rPrChange>
                </w:rPr>
                <w:t>Chi phí quản lý</w:t>
              </w:r>
            </w:ins>
          </w:p>
        </w:tc>
        <w:tc>
          <w:tcPr>
            <w:tcW w:w="0" w:type="auto"/>
            <w:tcBorders>
              <w:top w:val="nil"/>
              <w:left w:val="nil"/>
              <w:bottom w:val="single" w:sz="4" w:space="0" w:color="auto"/>
              <w:right w:val="single" w:sz="4" w:space="0" w:color="auto"/>
            </w:tcBorders>
            <w:shd w:val="clear" w:color="auto" w:fill="auto"/>
            <w:vAlign w:val="center"/>
            <w:hideMark/>
            <w:tcPrChange w:id="4385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7B3D802" w14:textId="77777777" w:rsidR="00B053AF" w:rsidRPr="00B053AF" w:rsidRDefault="00B053AF">
            <w:pPr>
              <w:jc w:val="center"/>
              <w:rPr>
                <w:ins w:id="43854" w:author="James Vu" w:date="2024-04-18T23:46:00Z"/>
                <w:i/>
                <w:iCs/>
                <w:color w:val="000000"/>
                <w:sz w:val="22"/>
                <w:szCs w:val="22"/>
                <w:rPrChange w:id="43855" w:author="James Vu" w:date="2024-04-18T23:48:00Z">
                  <w:rPr>
                    <w:ins w:id="43856" w:author="James Vu" w:date="2024-04-18T23:46:00Z"/>
                    <w:i/>
                    <w:iCs/>
                    <w:color w:val="000000"/>
                  </w:rPr>
                </w:rPrChange>
              </w:rPr>
            </w:pPr>
            <w:ins w:id="43857" w:author="James Vu" w:date="2024-04-18T23:46:00Z">
              <w:r w:rsidRPr="00B053AF">
                <w:rPr>
                  <w:i/>
                  <w:iCs/>
                  <w:color w:val="000000"/>
                  <w:sz w:val="22"/>
                  <w:szCs w:val="22"/>
                  <w:rPrChange w:id="43858" w:author="James Vu" w:date="2024-04-18T23:48:00Z">
                    <w:rPr>
                      <w:i/>
                      <w:iCs/>
                      <w:color w:val="000000"/>
                    </w:rPr>
                  </w:rPrChange>
                </w:rPr>
                <w:t>Cql = 55% x Ccg</w:t>
              </w:r>
            </w:ins>
          </w:p>
        </w:tc>
        <w:tc>
          <w:tcPr>
            <w:tcW w:w="0" w:type="auto"/>
            <w:tcBorders>
              <w:top w:val="nil"/>
              <w:left w:val="nil"/>
              <w:bottom w:val="single" w:sz="4" w:space="0" w:color="auto"/>
              <w:right w:val="single" w:sz="4" w:space="0" w:color="auto"/>
            </w:tcBorders>
            <w:shd w:val="clear" w:color="auto" w:fill="auto"/>
            <w:hideMark/>
            <w:tcPrChange w:id="43859"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097296A0" w14:textId="77777777" w:rsidR="00B053AF" w:rsidRPr="00B053AF" w:rsidRDefault="00B053AF">
            <w:pPr>
              <w:rPr>
                <w:ins w:id="43860" w:author="James Vu" w:date="2024-04-18T23:46:00Z"/>
                <w:color w:val="000000"/>
                <w:sz w:val="22"/>
                <w:szCs w:val="22"/>
                <w:rPrChange w:id="43861" w:author="James Vu" w:date="2024-04-18T23:48:00Z">
                  <w:rPr>
                    <w:ins w:id="43862" w:author="James Vu" w:date="2024-04-18T23:46:00Z"/>
                    <w:color w:val="000000"/>
                  </w:rPr>
                </w:rPrChange>
              </w:rPr>
            </w:pPr>
            <w:ins w:id="43863" w:author="James Vu" w:date="2024-04-18T23:46:00Z">
              <w:r w:rsidRPr="00B053AF">
                <w:rPr>
                  <w:color w:val="000000"/>
                  <w:sz w:val="22"/>
                  <w:szCs w:val="22"/>
                  <w:rPrChange w:id="43864"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3865"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0C09400F" w14:textId="77777777" w:rsidR="00B053AF" w:rsidRPr="00B053AF" w:rsidRDefault="00B053AF">
            <w:pPr>
              <w:rPr>
                <w:ins w:id="43866" w:author="James Vu" w:date="2024-04-18T23:46:00Z"/>
                <w:color w:val="000000"/>
                <w:sz w:val="22"/>
                <w:szCs w:val="22"/>
                <w:rPrChange w:id="43867" w:author="James Vu" w:date="2024-04-18T23:48:00Z">
                  <w:rPr>
                    <w:ins w:id="43868" w:author="James Vu" w:date="2024-04-18T23:46:00Z"/>
                    <w:color w:val="000000"/>
                  </w:rPr>
                </w:rPrChange>
              </w:rPr>
            </w:pPr>
            <w:ins w:id="43869" w:author="James Vu" w:date="2024-04-18T23:46:00Z">
              <w:r w:rsidRPr="00B053AF">
                <w:rPr>
                  <w:color w:val="000000"/>
                  <w:sz w:val="22"/>
                  <w:szCs w:val="22"/>
                  <w:rPrChange w:id="43870"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387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9EB414F" w14:textId="77777777" w:rsidR="00B053AF" w:rsidRPr="00B053AF" w:rsidRDefault="00B053AF">
            <w:pPr>
              <w:jc w:val="right"/>
              <w:rPr>
                <w:ins w:id="43872" w:author="James Vu" w:date="2024-04-18T23:46:00Z"/>
                <w:color w:val="000000"/>
                <w:sz w:val="22"/>
                <w:szCs w:val="22"/>
                <w:rPrChange w:id="43873" w:author="James Vu" w:date="2024-04-18T23:48:00Z">
                  <w:rPr>
                    <w:ins w:id="43874" w:author="James Vu" w:date="2024-04-18T23:46:00Z"/>
                    <w:color w:val="000000"/>
                  </w:rPr>
                </w:rPrChange>
              </w:rPr>
            </w:pPr>
            <w:ins w:id="43875" w:author="James Vu" w:date="2024-04-18T23:46:00Z">
              <w:r w:rsidRPr="00B053AF">
                <w:rPr>
                  <w:color w:val="000000"/>
                  <w:sz w:val="22"/>
                  <w:szCs w:val="22"/>
                  <w:rPrChange w:id="43876"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3877"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313566F1" w14:textId="77777777" w:rsidR="00B053AF" w:rsidRPr="00B053AF" w:rsidRDefault="00B053AF">
            <w:pPr>
              <w:rPr>
                <w:ins w:id="43878" w:author="James Vu" w:date="2024-04-18T23:46:00Z"/>
                <w:color w:val="000000"/>
                <w:sz w:val="22"/>
                <w:szCs w:val="22"/>
                <w:rPrChange w:id="43879" w:author="James Vu" w:date="2024-04-18T23:48:00Z">
                  <w:rPr>
                    <w:ins w:id="43880" w:author="James Vu" w:date="2024-04-18T23:46:00Z"/>
                    <w:color w:val="000000"/>
                  </w:rPr>
                </w:rPrChange>
              </w:rPr>
            </w:pPr>
            <w:ins w:id="43881" w:author="James Vu" w:date="2024-04-18T23:46:00Z">
              <w:r w:rsidRPr="00B053AF">
                <w:rPr>
                  <w:color w:val="000000"/>
                  <w:sz w:val="22"/>
                  <w:szCs w:val="22"/>
                  <w:rPrChange w:id="43882"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388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8BAECF6" w14:textId="77777777" w:rsidR="00B053AF" w:rsidRPr="00B053AF" w:rsidRDefault="00B053AF">
            <w:pPr>
              <w:jc w:val="right"/>
              <w:rPr>
                <w:ins w:id="43884" w:author="James Vu" w:date="2024-04-18T23:46:00Z"/>
                <w:color w:val="000000"/>
                <w:sz w:val="22"/>
                <w:szCs w:val="22"/>
                <w:rPrChange w:id="43885" w:author="James Vu" w:date="2024-04-18T23:48:00Z">
                  <w:rPr>
                    <w:ins w:id="43886" w:author="James Vu" w:date="2024-04-18T23:46:00Z"/>
                    <w:color w:val="000000"/>
                  </w:rPr>
                </w:rPrChange>
              </w:rPr>
            </w:pPr>
            <w:ins w:id="43887" w:author="James Vu" w:date="2024-04-18T23:46:00Z">
              <w:r w:rsidRPr="00B053AF">
                <w:rPr>
                  <w:color w:val="000000"/>
                  <w:sz w:val="22"/>
                  <w:szCs w:val="22"/>
                  <w:rPrChange w:id="43888" w:author="James Vu" w:date="2024-04-18T23:48:00Z">
                    <w:rPr>
                      <w:color w:val="000000"/>
                    </w:rPr>
                  </w:rPrChange>
                </w:rPr>
                <w:t>156.410.100</w:t>
              </w:r>
            </w:ins>
          </w:p>
        </w:tc>
        <w:tc>
          <w:tcPr>
            <w:tcW w:w="0" w:type="auto"/>
            <w:tcBorders>
              <w:top w:val="nil"/>
              <w:left w:val="nil"/>
              <w:bottom w:val="single" w:sz="4" w:space="0" w:color="auto"/>
              <w:right w:val="single" w:sz="4" w:space="0" w:color="auto"/>
            </w:tcBorders>
            <w:shd w:val="clear" w:color="auto" w:fill="auto"/>
            <w:hideMark/>
            <w:tcPrChange w:id="43889"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66218928" w14:textId="77777777" w:rsidR="00B053AF" w:rsidRPr="00B053AF" w:rsidRDefault="00B053AF">
            <w:pPr>
              <w:rPr>
                <w:ins w:id="43890" w:author="James Vu" w:date="2024-04-18T23:46:00Z"/>
                <w:color w:val="000000"/>
                <w:sz w:val="22"/>
                <w:szCs w:val="22"/>
                <w:rPrChange w:id="43891" w:author="James Vu" w:date="2024-04-18T23:48:00Z">
                  <w:rPr>
                    <w:ins w:id="43892" w:author="James Vu" w:date="2024-04-18T23:46:00Z"/>
                    <w:color w:val="000000"/>
                  </w:rPr>
                </w:rPrChange>
              </w:rPr>
            </w:pPr>
            <w:ins w:id="43893" w:author="James Vu" w:date="2024-04-18T23:46:00Z">
              <w:r w:rsidRPr="00B053AF">
                <w:rPr>
                  <w:color w:val="000000"/>
                  <w:sz w:val="22"/>
                  <w:szCs w:val="22"/>
                  <w:rPrChange w:id="43894" w:author="James Vu" w:date="2024-04-18T23:48:00Z">
                    <w:rPr>
                      <w:color w:val="000000"/>
                    </w:rPr>
                  </w:rPrChange>
                </w:rPr>
                <w:t> </w:t>
              </w:r>
            </w:ins>
          </w:p>
        </w:tc>
      </w:tr>
      <w:tr w:rsidR="00B053AF" w:rsidRPr="00B053AF" w14:paraId="742B17E4" w14:textId="77777777" w:rsidTr="00B053AF">
        <w:trPr>
          <w:trHeight w:val="340"/>
          <w:ins w:id="43895" w:author="James Vu" w:date="2024-04-18T23:46:00Z"/>
          <w:trPrChange w:id="43896" w:author="James Vu" w:date="2024-04-18T23:48:00Z">
            <w:trPr>
              <w:trHeight w:val="34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3897" w:author="James Vu" w:date="2024-04-18T23:48: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6C485473" w14:textId="77777777" w:rsidR="00B053AF" w:rsidRPr="00B053AF" w:rsidRDefault="00B053AF">
            <w:pPr>
              <w:jc w:val="center"/>
              <w:rPr>
                <w:ins w:id="43898" w:author="James Vu" w:date="2024-04-18T23:46:00Z"/>
                <w:color w:val="000000"/>
                <w:sz w:val="22"/>
                <w:szCs w:val="22"/>
                <w:rPrChange w:id="43899" w:author="James Vu" w:date="2024-04-18T23:48:00Z">
                  <w:rPr>
                    <w:ins w:id="43900" w:author="James Vu" w:date="2024-04-18T23:46:00Z"/>
                    <w:color w:val="000000"/>
                  </w:rPr>
                </w:rPrChange>
              </w:rPr>
            </w:pPr>
            <w:ins w:id="43901" w:author="James Vu" w:date="2024-04-18T23:46:00Z">
              <w:r w:rsidRPr="00B053AF">
                <w:rPr>
                  <w:color w:val="000000"/>
                  <w:sz w:val="22"/>
                  <w:szCs w:val="22"/>
                  <w:rPrChange w:id="43902" w:author="James Vu" w:date="2024-04-18T23:48:00Z">
                    <w:rPr>
                      <w:color w:val="000000"/>
                    </w:rPr>
                  </w:rPrChange>
                </w:rPr>
                <w:t>3</w:t>
              </w:r>
            </w:ins>
          </w:p>
        </w:tc>
        <w:tc>
          <w:tcPr>
            <w:tcW w:w="0" w:type="auto"/>
            <w:tcBorders>
              <w:top w:val="nil"/>
              <w:left w:val="nil"/>
              <w:bottom w:val="single" w:sz="4" w:space="0" w:color="auto"/>
              <w:right w:val="single" w:sz="4" w:space="0" w:color="auto"/>
            </w:tcBorders>
            <w:shd w:val="clear" w:color="auto" w:fill="auto"/>
            <w:vAlign w:val="center"/>
            <w:hideMark/>
            <w:tcPrChange w:id="4390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DDCAF0C" w14:textId="77777777" w:rsidR="00B053AF" w:rsidRPr="00B053AF" w:rsidRDefault="00B053AF">
            <w:pPr>
              <w:rPr>
                <w:ins w:id="43904" w:author="James Vu" w:date="2024-04-18T23:46:00Z"/>
                <w:color w:val="000000"/>
                <w:sz w:val="22"/>
                <w:szCs w:val="22"/>
                <w:rPrChange w:id="43905" w:author="James Vu" w:date="2024-04-18T23:48:00Z">
                  <w:rPr>
                    <w:ins w:id="43906" w:author="James Vu" w:date="2024-04-18T23:46:00Z"/>
                    <w:color w:val="000000"/>
                  </w:rPr>
                </w:rPrChange>
              </w:rPr>
            </w:pPr>
            <w:ins w:id="43907" w:author="James Vu" w:date="2024-04-18T23:46:00Z">
              <w:r w:rsidRPr="00B053AF">
                <w:rPr>
                  <w:color w:val="000000"/>
                  <w:sz w:val="22"/>
                  <w:szCs w:val="22"/>
                  <w:rPrChange w:id="43908" w:author="James Vu" w:date="2024-04-18T23:48:00Z">
                    <w:rPr>
                      <w:color w:val="000000"/>
                    </w:rPr>
                  </w:rPrChange>
                </w:rPr>
                <w:t>Chi phí khác</w:t>
              </w:r>
            </w:ins>
          </w:p>
        </w:tc>
        <w:tc>
          <w:tcPr>
            <w:tcW w:w="0" w:type="auto"/>
            <w:tcBorders>
              <w:top w:val="nil"/>
              <w:left w:val="nil"/>
              <w:bottom w:val="single" w:sz="4" w:space="0" w:color="auto"/>
              <w:right w:val="single" w:sz="4" w:space="0" w:color="auto"/>
            </w:tcBorders>
            <w:shd w:val="clear" w:color="auto" w:fill="auto"/>
            <w:vAlign w:val="center"/>
            <w:hideMark/>
            <w:tcPrChange w:id="4390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6342F29" w14:textId="77777777" w:rsidR="00B053AF" w:rsidRPr="00B053AF" w:rsidRDefault="00B053AF">
            <w:pPr>
              <w:jc w:val="center"/>
              <w:rPr>
                <w:ins w:id="43910" w:author="James Vu" w:date="2024-04-18T23:46:00Z"/>
                <w:i/>
                <w:iCs/>
                <w:color w:val="000000"/>
                <w:sz w:val="22"/>
                <w:szCs w:val="22"/>
                <w:rPrChange w:id="43911" w:author="James Vu" w:date="2024-04-18T23:48:00Z">
                  <w:rPr>
                    <w:ins w:id="43912" w:author="James Vu" w:date="2024-04-18T23:46:00Z"/>
                    <w:i/>
                    <w:iCs/>
                    <w:color w:val="000000"/>
                  </w:rPr>
                </w:rPrChange>
              </w:rPr>
            </w:pPr>
            <w:ins w:id="43913" w:author="James Vu" w:date="2024-04-18T23:46:00Z">
              <w:r w:rsidRPr="00B053AF">
                <w:rPr>
                  <w:i/>
                  <w:iCs/>
                  <w:color w:val="000000"/>
                  <w:sz w:val="22"/>
                  <w:szCs w:val="22"/>
                  <w:rPrChange w:id="43914" w:author="James Vu" w:date="2024-04-18T23:48:00Z">
                    <w:rPr>
                      <w:i/>
                      <w:iCs/>
                      <w:color w:val="000000"/>
                    </w:rPr>
                  </w:rPrChange>
                </w:rPr>
                <w:t>Ck</w:t>
              </w:r>
            </w:ins>
          </w:p>
        </w:tc>
        <w:tc>
          <w:tcPr>
            <w:tcW w:w="0" w:type="auto"/>
            <w:tcBorders>
              <w:top w:val="nil"/>
              <w:left w:val="nil"/>
              <w:bottom w:val="single" w:sz="4" w:space="0" w:color="auto"/>
              <w:right w:val="single" w:sz="4" w:space="0" w:color="auto"/>
            </w:tcBorders>
            <w:shd w:val="clear" w:color="auto" w:fill="auto"/>
            <w:hideMark/>
            <w:tcPrChange w:id="43915"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1B01FC88" w14:textId="77777777" w:rsidR="00B053AF" w:rsidRPr="00B053AF" w:rsidRDefault="00B053AF">
            <w:pPr>
              <w:rPr>
                <w:ins w:id="43916" w:author="James Vu" w:date="2024-04-18T23:46:00Z"/>
                <w:color w:val="000000"/>
                <w:sz w:val="22"/>
                <w:szCs w:val="22"/>
                <w:rPrChange w:id="43917" w:author="James Vu" w:date="2024-04-18T23:48:00Z">
                  <w:rPr>
                    <w:ins w:id="43918" w:author="James Vu" w:date="2024-04-18T23:46:00Z"/>
                    <w:color w:val="000000"/>
                  </w:rPr>
                </w:rPrChange>
              </w:rPr>
            </w:pPr>
            <w:ins w:id="43919" w:author="James Vu" w:date="2024-04-18T23:46:00Z">
              <w:r w:rsidRPr="00B053AF">
                <w:rPr>
                  <w:color w:val="000000"/>
                  <w:sz w:val="22"/>
                  <w:szCs w:val="22"/>
                  <w:rPrChange w:id="43920"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3921"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3641AF92" w14:textId="77777777" w:rsidR="00B053AF" w:rsidRPr="00B053AF" w:rsidRDefault="00B053AF">
            <w:pPr>
              <w:rPr>
                <w:ins w:id="43922" w:author="James Vu" w:date="2024-04-18T23:46:00Z"/>
                <w:color w:val="000000"/>
                <w:sz w:val="22"/>
                <w:szCs w:val="22"/>
                <w:rPrChange w:id="43923" w:author="James Vu" w:date="2024-04-18T23:48:00Z">
                  <w:rPr>
                    <w:ins w:id="43924" w:author="James Vu" w:date="2024-04-18T23:46:00Z"/>
                    <w:color w:val="000000"/>
                  </w:rPr>
                </w:rPrChange>
              </w:rPr>
            </w:pPr>
            <w:ins w:id="43925" w:author="James Vu" w:date="2024-04-18T23:46:00Z">
              <w:r w:rsidRPr="00B053AF">
                <w:rPr>
                  <w:color w:val="000000"/>
                  <w:sz w:val="22"/>
                  <w:szCs w:val="22"/>
                  <w:rPrChange w:id="43926"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392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0F9366E" w14:textId="77777777" w:rsidR="00B053AF" w:rsidRPr="00B053AF" w:rsidRDefault="00B053AF">
            <w:pPr>
              <w:jc w:val="right"/>
              <w:rPr>
                <w:ins w:id="43928" w:author="James Vu" w:date="2024-04-18T23:46:00Z"/>
                <w:color w:val="000000"/>
                <w:sz w:val="22"/>
                <w:szCs w:val="22"/>
                <w:rPrChange w:id="43929" w:author="James Vu" w:date="2024-04-18T23:48:00Z">
                  <w:rPr>
                    <w:ins w:id="43930" w:author="James Vu" w:date="2024-04-18T23:46:00Z"/>
                    <w:color w:val="000000"/>
                  </w:rPr>
                </w:rPrChange>
              </w:rPr>
            </w:pPr>
            <w:ins w:id="43931" w:author="James Vu" w:date="2024-04-18T23:46:00Z">
              <w:r w:rsidRPr="00B053AF">
                <w:rPr>
                  <w:color w:val="000000"/>
                  <w:sz w:val="22"/>
                  <w:szCs w:val="22"/>
                  <w:rPrChange w:id="43932"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3933"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43A9CAE4" w14:textId="77777777" w:rsidR="00B053AF" w:rsidRPr="00B053AF" w:rsidRDefault="00B053AF">
            <w:pPr>
              <w:rPr>
                <w:ins w:id="43934" w:author="James Vu" w:date="2024-04-18T23:46:00Z"/>
                <w:color w:val="000000"/>
                <w:sz w:val="22"/>
                <w:szCs w:val="22"/>
                <w:rPrChange w:id="43935" w:author="James Vu" w:date="2024-04-18T23:48:00Z">
                  <w:rPr>
                    <w:ins w:id="43936" w:author="James Vu" w:date="2024-04-18T23:46:00Z"/>
                    <w:color w:val="000000"/>
                  </w:rPr>
                </w:rPrChange>
              </w:rPr>
            </w:pPr>
            <w:ins w:id="43937" w:author="James Vu" w:date="2024-04-18T23:46:00Z">
              <w:r w:rsidRPr="00B053AF">
                <w:rPr>
                  <w:color w:val="000000"/>
                  <w:sz w:val="22"/>
                  <w:szCs w:val="22"/>
                  <w:rPrChange w:id="43938"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393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3D957C1" w14:textId="77777777" w:rsidR="00B053AF" w:rsidRPr="00B053AF" w:rsidRDefault="00B053AF">
            <w:pPr>
              <w:jc w:val="right"/>
              <w:rPr>
                <w:ins w:id="43940" w:author="James Vu" w:date="2024-04-18T23:46:00Z"/>
                <w:color w:val="000000"/>
                <w:sz w:val="22"/>
                <w:szCs w:val="22"/>
                <w:rPrChange w:id="43941" w:author="James Vu" w:date="2024-04-18T23:48:00Z">
                  <w:rPr>
                    <w:ins w:id="43942" w:author="James Vu" w:date="2024-04-18T23:46:00Z"/>
                    <w:color w:val="000000"/>
                  </w:rPr>
                </w:rPrChange>
              </w:rPr>
            </w:pPr>
            <w:ins w:id="43943" w:author="James Vu" w:date="2024-04-18T23:46:00Z">
              <w:r w:rsidRPr="00B053AF">
                <w:rPr>
                  <w:color w:val="000000"/>
                  <w:sz w:val="22"/>
                  <w:szCs w:val="22"/>
                  <w:rPrChange w:id="43944" w:author="James Vu" w:date="2024-04-18T23:48:00Z">
                    <w:rPr>
                      <w:color w:val="000000"/>
                    </w:rPr>
                  </w:rPrChange>
                </w:rPr>
                <w:t>0</w:t>
              </w:r>
            </w:ins>
          </w:p>
        </w:tc>
        <w:tc>
          <w:tcPr>
            <w:tcW w:w="0" w:type="auto"/>
            <w:tcBorders>
              <w:top w:val="nil"/>
              <w:left w:val="nil"/>
              <w:bottom w:val="single" w:sz="4" w:space="0" w:color="auto"/>
              <w:right w:val="single" w:sz="4" w:space="0" w:color="auto"/>
            </w:tcBorders>
            <w:shd w:val="clear" w:color="auto" w:fill="auto"/>
            <w:hideMark/>
            <w:tcPrChange w:id="43945"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24087988" w14:textId="77777777" w:rsidR="00B053AF" w:rsidRPr="00B053AF" w:rsidRDefault="00B053AF">
            <w:pPr>
              <w:rPr>
                <w:ins w:id="43946" w:author="James Vu" w:date="2024-04-18T23:46:00Z"/>
                <w:color w:val="000000"/>
                <w:sz w:val="22"/>
                <w:szCs w:val="22"/>
                <w:rPrChange w:id="43947" w:author="James Vu" w:date="2024-04-18T23:48:00Z">
                  <w:rPr>
                    <w:ins w:id="43948" w:author="James Vu" w:date="2024-04-18T23:46:00Z"/>
                    <w:color w:val="000000"/>
                  </w:rPr>
                </w:rPrChange>
              </w:rPr>
            </w:pPr>
            <w:ins w:id="43949" w:author="James Vu" w:date="2024-04-18T23:46:00Z">
              <w:r w:rsidRPr="00B053AF">
                <w:rPr>
                  <w:color w:val="000000"/>
                  <w:sz w:val="22"/>
                  <w:szCs w:val="22"/>
                  <w:rPrChange w:id="43950" w:author="James Vu" w:date="2024-04-18T23:48:00Z">
                    <w:rPr>
                      <w:color w:val="000000"/>
                    </w:rPr>
                  </w:rPrChange>
                </w:rPr>
                <w:t> </w:t>
              </w:r>
            </w:ins>
          </w:p>
        </w:tc>
      </w:tr>
      <w:tr w:rsidR="00B053AF" w:rsidRPr="00B053AF" w14:paraId="03BAC87B" w14:textId="77777777" w:rsidTr="00B053AF">
        <w:trPr>
          <w:trHeight w:val="340"/>
          <w:ins w:id="43951" w:author="James Vu" w:date="2024-04-18T23:46:00Z"/>
          <w:trPrChange w:id="43952" w:author="James Vu" w:date="2024-04-18T23:48:00Z">
            <w:trPr>
              <w:trHeight w:val="34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3953" w:author="James Vu" w:date="2024-04-18T23:48: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34407C97" w14:textId="77777777" w:rsidR="00B053AF" w:rsidRPr="00B053AF" w:rsidRDefault="00B053AF">
            <w:pPr>
              <w:jc w:val="center"/>
              <w:rPr>
                <w:ins w:id="43954" w:author="James Vu" w:date="2024-04-18T23:46:00Z"/>
                <w:color w:val="000000"/>
                <w:sz w:val="22"/>
                <w:szCs w:val="22"/>
                <w:rPrChange w:id="43955" w:author="James Vu" w:date="2024-04-18T23:48:00Z">
                  <w:rPr>
                    <w:ins w:id="43956" w:author="James Vu" w:date="2024-04-18T23:46:00Z"/>
                    <w:color w:val="000000"/>
                  </w:rPr>
                </w:rPrChange>
              </w:rPr>
            </w:pPr>
            <w:ins w:id="43957" w:author="James Vu" w:date="2024-04-18T23:46:00Z">
              <w:r w:rsidRPr="00B053AF">
                <w:rPr>
                  <w:color w:val="000000"/>
                  <w:sz w:val="22"/>
                  <w:szCs w:val="22"/>
                  <w:rPrChange w:id="43958" w:author="James Vu" w:date="2024-04-18T23:48:00Z">
                    <w:rPr>
                      <w:color w:val="000000"/>
                    </w:rPr>
                  </w:rPrChange>
                </w:rPr>
                <w:t>4</w:t>
              </w:r>
            </w:ins>
          </w:p>
        </w:tc>
        <w:tc>
          <w:tcPr>
            <w:tcW w:w="0" w:type="auto"/>
            <w:tcBorders>
              <w:top w:val="nil"/>
              <w:left w:val="nil"/>
              <w:bottom w:val="single" w:sz="4" w:space="0" w:color="auto"/>
              <w:right w:val="single" w:sz="4" w:space="0" w:color="auto"/>
            </w:tcBorders>
            <w:shd w:val="clear" w:color="auto" w:fill="auto"/>
            <w:vAlign w:val="center"/>
            <w:hideMark/>
            <w:tcPrChange w:id="43959" w:author="James Vu" w:date="2024-04-18T23:48:00Z">
              <w:tcPr>
                <w:tcW w:w="0" w:type="auto"/>
                <w:tcBorders>
                  <w:top w:val="nil"/>
                  <w:left w:val="nil"/>
                  <w:bottom w:val="single" w:sz="4" w:space="0" w:color="auto"/>
                  <w:right w:val="single" w:sz="4" w:space="0" w:color="auto"/>
                </w:tcBorders>
                <w:shd w:val="clear" w:color="000000" w:fill="FFFFFF"/>
                <w:vAlign w:val="center"/>
                <w:hideMark/>
              </w:tcPr>
            </w:tcPrChange>
          </w:tcPr>
          <w:p w14:paraId="28F882F3" w14:textId="77777777" w:rsidR="00B053AF" w:rsidRPr="00B053AF" w:rsidRDefault="00B053AF">
            <w:pPr>
              <w:rPr>
                <w:ins w:id="43960" w:author="James Vu" w:date="2024-04-18T23:46:00Z"/>
                <w:color w:val="000000"/>
                <w:sz w:val="22"/>
                <w:szCs w:val="22"/>
                <w:rPrChange w:id="43961" w:author="James Vu" w:date="2024-04-18T23:48:00Z">
                  <w:rPr>
                    <w:ins w:id="43962" w:author="James Vu" w:date="2024-04-18T23:46:00Z"/>
                    <w:color w:val="000000"/>
                  </w:rPr>
                </w:rPrChange>
              </w:rPr>
            </w:pPr>
            <w:ins w:id="43963" w:author="James Vu" w:date="2024-04-18T23:46:00Z">
              <w:r w:rsidRPr="00B053AF">
                <w:rPr>
                  <w:color w:val="000000"/>
                  <w:sz w:val="22"/>
                  <w:szCs w:val="22"/>
                  <w:rPrChange w:id="43964" w:author="James Vu" w:date="2024-04-18T23:48:00Z">
                    <w:rPr>
                      <w:color w:val="000000"/>
                    </w:rPr>
                  </w:rPrChange>
                </w:rPr>
                <w:t>Thu nhập chịu thuế tính trước</w:t>
              </w:r>
            </w:ins>
          </w:p>
        </w:tc>
        <w:tc>
          <w:tcPr>
            <w:tcW w:w="0" w:type="auto"/>
            <w:tcBorders>
              <w:top w:val="nil"/>
              <w:left w:val="nil"/>
              <w:bottom w:val="single" w:sz="4" w:space="0" w:color="auto"/>
              <w:right w:val="single" w:sz="4" w:space="0" w:color="auto"/>
            </w:tcBorders>
            <w:shd w:val="clear" w:color="auto" w:fill="auto"/>
            <w:vAlign w:val="center"/>
            <w:hideMark/>
            <w:tcPrChange w:id="4396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0C472CD" w14:textId="77777777" w:rsidR="00B053AF" w:rsidRPr="00B053AF" w:rsidRDefault="00B053AF">
            <w:pPr>
              <w:jc w:val="center"/>
              <w:rPr>
                <w:ins w:id="43966" w:author="James Vu" w:date="2024-04-18T23:46:00Z"/>
                <w:i/>
                <w:iCs/>
                <w:color w:val="000000"/>
                <w:sz w:val="22"/>
                <w:szCs w:val="22"/>
                <w:rPrChange w:id="43967" w:author="James Vu" w:date="2024-04-18T23:48:00Z">
                  <w:rPr>
                    <w:ins w:id="43968" w:author="James Vu" w:date="2024-04-18T23:46:00Z"/>
                    <w:i/>
                    <w:iCs/>
                    <w:color w:val="000000"/>
                  </w:rPr>
                </w:rPrChange>
              </w:rPr>
            </w:pPr>
            <w:ins w:id="43969" w:author="James Vu" w:date="2024-04-18T23:46:00Z">
              <w:r w:rsidRPr="00B053AF">
                <w:rPr>
                  <w:i/>
                  <w:iCs/>
                  <w:color w:val="000000"/>
                  <w:sz w:val="22"/>
                  <w:szCs w:val="22"/>
                  <w:rPrChange w:id="43970" w:author="James Vu" w:date="2024-04-18T23:48:00Z">
                    <w:rPr>
                      <w:i/>
                      <w:iCs/>
                      <w:color w:val="000000"/>
                    </w:rPr>
                  </w:rPrChange>
                </w:rPr>
                <w:t>TN = 6% x (Ccg+Cql+Ck)</w:t>
              </w:r>
            </w:ins>
          </w:p>
        </w:tc>
        <w:tc>
          <w:tcPr>
            <w:tcW w:w="0" w:type="auto"/>
            <w:tcBorders>
              <w:top w:val="nil"/>
              <w:left w:val="nil"/>
              <w:bottom w:val="single" w:sz="4" w:space="0" w:color="auto"/>
              <w:right w:val="single" w:sz="4" w:space="0" w:color="auto"/>
            </w:tcBorders>
            <w:shd w:val="clear" w:color="auto" w:fill="auto"/>
            <w:hideMark/>
            <w:tcPrChange w:id="43971"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6B750A19" w14:textId="77777777" w:rsidR="00B053AF" w:rsidRPr="00B053AF" w:rsidRDefault="00B053AF">
            <w:pPr>
              <w:rPr>
                <w:ins w:id="43972" w:author="James Vu" w:date="2024-04-18T23:46:00Z"/>
                <w:color w:val="000000"/>
                <w:sz w:val="22"/>
                <w:szCs w:val="22"/>
                <w:rPrChange w:id="43973" w:author="James Vu" w:date="2024-04-18T23:48:00Z">
                  <w:rPr>
                    <w:ins w:id="43974" w:author="James Vu" w:date="2024-04-18T23:46:00Z"/>
                    <w:color w:val="000000"/>
                  </w:rPr>
                </w:rPrChange>
              </w:rPr>
            </w:pPr>
            <w:ins w:id="43975" w:author="James Vu" w:date="2024-04-18T23:46:00Z">
              <w:r w:rsidRPr="00B053AF">
                <w:rPr>
                  <w:color w:val="000000"/>
                  <w:sz w:val="22"/>
                  <w:szCs w:val="22"/>
                  <w:rPrChange w:id="43976"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3977"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041142F1" w14:textId="77777777" w:rsidR="00B053AF" w:rsidRPr="00B053AF" w:rsidRDefault="00B053AF">
            <w:pPr>
              <w:rPr>
                <w:ins w:id="43978" w:author="James Vu" w:date="2024-04-18T23:46:00Z"/>
                <w:color w:val="000000"/>
                <w:sz w:val="22"/>
                <w:szCs w:val="22"/>
                <w:rPrChange w:id="43979" w:author="James Vu" w:date="2024-04-18T23:48:00Z">
                  <w:rPr>
                    <w:ins w:id="43980" w:author="James Vu" w:date="2024-04-18T23:46:00Z"/>
                    <w:color w:val="000000"/>
                  </w:rPr>
                </w:rPrChange>
              </w:rPr>
            </w:pPr>
            <w:ins w:id="43981" w:author="James Vu" w:date="2024-04-18T23:46:00Z">
              <w:r w:rsidRPr="00B053AF">
                <w:rPr>
                  <w:color w:val="000000"/>
                  <w:sz w:val="22"/>
                  <w:szCs w:val="22"/>
                  <w:rPrChange w:id="43982"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398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541D392" w14:textId="77777777" w:rsidR="00B053AF" w:rsidRPr="00B053AF" w:rsidRDefault="00B053AF">
            <w:pPr>
              <w:jc w:val="right"/>
              <w:rPr>
                <w:ins w:id="43984" w:author="James Vu" w:date="2024-04-18T23:46:00Z"/>
                <w:color w:val="000000"/>
                <w:sz w:val="22"/>
                <w:szCs w:val="22"/>
                <w:rPrChange w:id="43985" w:author="James Vu" w:date="2024-04-18T23:48:00Z">
                  <w:rPr>
                    <w:ins w:id="43986" w:author="James Vu" w:date="2024-04-18T23:46:00Z"/>
                    <w:color w:val="000000"/>
                  </w:rPr>
                </w:rPrChange>
              </w:rPr>
            </w:pPr>
            <w:ins w:id="43987" w:author="James Vu" w:date="2024-04-18T23:46:00Z">
              <w:r w:rsidRPr="00B053AF">
                <w:rPr>
                  <w:color w:val="000000"/>
                  <w:sz w:val="22"/>
                  <w:szCs w:val="22"/>
                  <w:rPrChange w:id="43988"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3989"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695E4E78" w14:textId="77777777" w:rsidR="00B053AF" w:rsidRPr="00B053AF" w:rsidRDefault="00B053AF">
            <w:pPr>
              <w:rPr>
                <w:ins w:id="43990" w:author="James Vu" w:date="2024-04-18T23:46:00Z"/>
                <w:color w:val="000000"/>
                <w:sz w:val="22"/>
                <w:szCs w:val="22"/>
                <w:rPrChange w:id="43991" w:author="James Vu" w:date="2024-04-18T23:48:00Z">
                  <w:rPr>
                    <w:ins w:id="43992" w:author="James Vu" w:date="2024-04-18T23:46:00Z"/>
                    <w:color w:val="000000"/>
                  </w:rPr>
                </w:rPrChange>
              </w:rPr>
            </w:pPr>
            <w:ins w:id="43993" w:author="James Vu" w:date="2024-04-18T23:46:00Z">
              <w:r w:rsidRPr="00B053AF">
                <w:rPr>
                  <w:color w:val="000000"/>
                  <w:sz w:val="22"/>
                  <w:szCs w:val="22"/>
                  <w:rPrChange w:id="43994" w:author="James Vu" w:date="2024-04-18T23:48:00Z">
                    <w:rPr>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399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1F547E7" w14:textId="77777777" w:rsidR="00B053AF" w:rsidRPr="00B053AF" w:rsidRDefault="00B053AF">
            <w:pPr>
              <w:jc w:val="right"/>
              <w:rPr>
                <w:ins w:id="43996" w:author="James Vu" w:date="2024-04-18T23:46:00Z"/>
                <w:color w:val="000000"/>
                <w:sz w:val="22"/>
                <w:szCs w:val="22"/>
                <w:rPrChange w:id="43997" w:author="James Vu" w:date="2024-04-18T23:48:00Z">
                  <w:rPr>
                    <w:ins w:id="43998" w:author="James Vu" w:date="2024-04-18T23:46:00Z"/>
                    <w:color w:val="000000"/>
                  </w:rPr>
                </w:rPrChange>
              </w:rPr>
            </w:pPr>
            <w:ins w:id="43999" w:author="James Vu" w:date="2024-04-18T23:46:00Z">
              <w:r w:rsidRPr="00B053AF">
                <w:rPr>
                  <w:color w:val="000000"/>
                  <w:sz w:val="22"/>
                  <w:szCs w:val="22"/>
                  <w:rPrChange w:id="44000" w:author="James Vu" w:date="2024-04-18T23:48:00Z">
                    <w:rPr>
                      <w:color w:val="000000"/>
                    </w:rPr>
                  </w:rPrChange>
                </w:rPr>
                <w:t>26.447.526</w:t>
              </w:r>
            </w:ins>
          </w:p>
        </w:tc>
        <w:tc>
          <w:tcPr>
            <w:tcW w:w="0" w:type="auto"/>
            <w:tcBorders>
              <w:top w:val="nil"/>
              <w:left w:val="nil"/>
              <w:bottom w:val="single" w:sz="4" w:space="0" w:color="auto"/>
              <w:right w:val="single" w:sz="4" w:space="0" w:color="auto"/>
            </w:tcBorders>
            <w:shd w:val="clear" w:color="auto" w:fill="auto"/>
            <w:hideMark/>
            <w:tcPrChange w:id="44001"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19D461DB" w14:textId="77777777" w:rsidR="00B053AF" w:rsidRPr="00B053AF" w:rsidRDefault="00B053AF">
            <w:pPr>
              <w:rPr>
                <w:ins w:id="44002" w:author="James Vu" w:date="2024-04-18T23:46:00Z"/>
                <w:color w:val="000000"/>
                <w:sz w:val="22"/>
                <w:szCs w:val="22"/>
                <w:rPrChange w:id="44003" w:author="James Vu" w:date="2024-04-18T23:48:00Z">
                  <w:rPr>
                    <w:ins w:id="44004" w:author="James Vu" w:date="2024-04-18T23:46:00Z"/>
                    <w:color w:val="000000"/>
                  </w:rPr>
                </w:rPrChange>
              </w:rPr>
            </w:pPr>
            <w:ins w:id="44005" w:author="James Vu" w:date="2024-04-18T23:46:00Z">
              <w:r w:rsidRPr="00B053AF">
                <w:rPr>
                  <w:color w:val="000000"/>
                  <w:sz w:val="22"/>
                  <w:szCs w:val="22"/>
                  <w:rPrChange w:id="44006" w:author="James Vu" w:date="2024-04-18T23:48:00Z">
                    <w:rPr>
                      <w:color w:val="000000"/>
                    </w:rPr>
                  </w:rPrChange>
                </w:rPr>
                <w:t> </w:t>
              </w:r>
            </w:ins>
          </w:p>
        </w:tc>
      </w:tr>
      <w:tr w:rsidR="00B053AF" w:rsidRPr="00B053AF" w14:paraId="7D4FA241" w14:textId="77777777" w:rsidTr="00B053AF">
        <w:trPr>
          <w:trHeight w:val="340"/>
          <w:ins w:id="44007" w:author="James Vu" w:date="2024-04-18T23:46:00Z"/>
          <w:trPrChange w:id="44008" w:author="James Vu" w:date="2024-04-18T23:48:00Z">
            <w:trPr>
              <w:trHeight w:val="34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4009" w:author="James Vu" w:date="2024-04-18T23:48: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2FA9D9D2" w14:textId="77777777" w:rsidR="00B053AF" w:rsidRPr="00B053AF" w:rsidRDefault="00B053AF">
            <w:pPr>
              <w:jc w:val="center"/>
              <w:rPr>
                <w:ins w:id="44010" w:author="James Vu" w:date="2024-04-18T23:46:00Z"/>
                <w:b/>
                <w:bCs/>
                <w:color w:val="000000"/>
                <w:sz w:val="22"/>
                <w:szCs w:val="22"/>
                <w:rPrChange w:id="44011" w:author="James Vu" w:date="2024-04-18T23:48:00Z">
                  <w:rPr>
                    <w:ins w:id="44012" w:author="James Vu" w:date="2024-04-18T23:46:00Z"/>
                    <w:b/>
                    <w:bCs/>
                    <w:color w:val="000000"/>
                  </w:rPr>
                </w:rPrChange>
              </w:rPr>
            </w:pPr>
            <w:ins w:id="44013" w:author="James Vu" w:date="2024-04-18T23:46:00Z">
              <w:r w:rsidRPr="00B053AF">
                <w:rPr>
                  <w:b/>
                  <w:bCs/>
                  <w:color w:val="000000"/>
                  <w:sz w:val="22"/>
                  <w:szCs w:val="22"/>
                  <w:rPrChange w:id="44014" w:author="James Vu" w:date="2024-04-18T23:48:00Z">
                    <w:rPr>
                      <w:b/>
                      <w:bCs/>
                      <w:color w:val="000000"/>
                    </w:rPr>
                  </w:rPrChange>
                </w:rPr>
                <w:t>5</w:t>
              </w:r>
            </w:ins>
          </w:p>
        </w:tc>
        <w:tc>
          <w:tcPr>
            <w:tcW w:w="0" w:type="auto"/>
            <w:tcBorders>
              <w:top w:val="nil"/>
              <w:left w:val="nil"/>
              <w:bottom w:val="single" w:sz="4" w:space="0" w:color="auto"/>
              <w:right w:val="single" w:sz="4" w:space="0" w:color="auto"/>
            </w:tcBorders>
            <w:shd w:val="clear" w:color="auto" w:fill="auto"/>
            <w:vAlign w:val="center"/>
            <w:hideMark/>
            <w:tcPrChange w:id="44015" w:author="James Vu" w:date="2024-04-18T23:48:00Z">
              <w:tcPr>
                <w:tcW w:w="0" w:type="auto"/>
                <w:tcBorders>
                  <w:top w:val="nil"/>
                  <w:left w:val="nil"/>
                  <w:bottom w:val="single" w:sz="4" w:space="0" w:color="auto"/>
                  <w:right w:val="single" w:sz="4" w:space="0" w:color="auto"/>
                </w:tcBorders>
                <w:shd w:val="clear" w:color="000000" w:fill="FFFFFF"/>
                <w:vAlign w:val="center"/>
                <w:hideMark/>
              </w:tcPr>
            </w:tcPrChange>
          </w:tcPr>
          <w:p w14:paraId="22161D8A" w14:textId="77777777" w:rsidR="00B053AF" w:rsidRPr="00B053AF" w:rsidRDefault="00B053AF">
            <w:pPr>
              <w:rPr>
                <w:ins w:id="44016" w:author="James Vu" w:date="2024-04-18T23:46:00Z"/>
                <w:b/>
                <w:bCs/>
                <w:color w:val="000000"/>
                <w:sz w:val="22"/>
                <w:szCs w:val="22"/>
                <w:rPrChange w:id="44017" w:author="James Vu" w:date="2024-04-18T23:48:00Z">
                  <w:rPr>
                    <w:ins w:id="44018" w:author="James Vu" w:date="2024-04-18T23:46:00Z"/>
                    <w:b/>
                    <w:bCs/>
                    <w:color w:val="000000"/>
                  </w:rPr>
                </w:rPrChange>
              </w:rPr>
            </w:pPr>
            <w:ins w:id="44019" w:author="James Vu" w:date="2024-04-18T23:46:00Z">
              <w:r w:rsidRPr="00B053AF">
                <w:rPr>
                  <w:b/>
                  <w:bCs/>
                  <w:color w:val="000000"/>
                  <w:sz w:val="22"/>
                  <w:szCs w:val="22"/>
                  <w:rPrChange w:id="44020" w:author="James Vu" w:date="2024-04-18T23:48:00Z">
                    <w:rPr>
                      <w:b/>
                      <w:bCs/>
                      <w:color w:val="000000"/>
                    </w:rPr>
                  </w:rPrChange>
                </w:rPr>
                <w:t>Chi phí thực hiện khảo sát</w:t>
              </w:r>
            </w:ins>
          </w:p>
        </w:tc>
        <w:tc>
          <w:tcPr>
            <w:tcW w:w="0" w:type="auto"/>
            <w:tcBorders>
              <w:top w:val="nil"/>
              <w:left w:val="nil"/>
              <w:bottom w:val="single" w:sz="4" w:space="0" w:color="auto"/>
              <w:right w:val="single" w:sz="4" w:space="0" w:color="auto"/>
            </w:tcBorders>
            <w:shd w:val="clear" w:color="auto" w:fill="auto"/>
            <w:vAlign w:val="center"/>
            <w:hideMark/>
            <w:tcPrChange w:id="4402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577FF37" w14:textId="77777777" w:rsidR="00B053AF" w:rsidRPr="00B053AF" w:rsidRDefault="00B053AF">
            <w:pPr>
              <w:jc w:val="center"/>
              <w:rPr>
                <w:ins w:id="44022" w:author="James Vu" w:date="2024-04-18T23:46:00Z"/>
                <w:b/>
                <w:bCs/>
                <w:i/>
                <w:iCs/>
                <w:color w:val="000000"/>
                <w:sz w:val="22"/>
                <w:szCs w:val="22"/>
                <w:rPrChange w:id="44023" w:author="James Vu" w:date="2024-04-18T23:48:00Z">
                  <w:rPr>
                    <w:ins w:id="44024" w:author="James Vu" w:date="2024-04-18T23:46:00Z"/>
                    <w:b/>
                    <w:bCs/>
                    <w:i/>
                    <w:iCs/>
                    <w:color w:val="000000"/>
                  </w:rPr>
                </w:rPrChange>
              </w:rPr>
            </w:pPr>
            <w:ins w:id="44025" w:author="James Vu" w:date="2024-04-18T23:46:00Z">
              <w:r w:rsidRPr="00B053AF">
                <w:rPr>
                  <w:b/>
                  <w:bCs/>
                  <w:i/>
                  <w:iCs/>
                  <w:color w:val="000000"/>
                  <w:sz w:val="22"/>
                  <w:szCs w:val="22"/>
                  <w:rPrChange w:id="44026" w:author="James Vu" w:date="2024-04-18T23:48:00Z">
                    <w:rPr>
                      <w:b/>
                      <w:bCs/>
                      <w:i/>
                      <w:iCs/>
                      <w:color w:val="000000"/>
                    </w:rPr>
                  </w:rPrChange>
                </w:rPr>
                <w:t>(Ccg+Cql+Ck+TN)</w:t>
              </w:r>
            </w:ins>
          </w:p>
        </w:tc>
        <w:tc>
          <w:tcPr>
            <w:tcW w:w="0" w:type="auto"/>
            <w:tcBorders>
              <w:top w:val="nil"/>
              <w:left w:val="nil"/>
              <w:bottom w:val="single" w:sz="4" w:space="0" w:color="auto"/>
              <w:right w:val="single" w:sz="4" w:space="0" w:color="auto"/>
            </w:tcBorders>
            <w:shd w:val="clear" w:color="auto" w:fill="auto"/>
            <w:hideMark/>
            <w:tcPrChange w:id="44027"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2786B0C8" w14:textId="77777777" w:rsidR="00B053AF" w:rsidRPr="00B053AF" w:rsidRDefault="00B053AF">
            <w:pPr>
              <w:rPr>
                <w:ins w:id="44028" w:author="James Vu" w:date="2024-04-18T23:46:00Z"/>
                <w:b/>
                <w:bCs/>
                <w:color w:val="000000"/>
                <w:sz w:val="22"/>
                <w:szCs w:val="22"/>
                <w:rPrChange w:id="44029" w:author="James Vu" w:date="2024-04-18T23:48:00Z">
                  <w:rPr>
                    <w:ins w:id="44030" w:author="James Vu" w:date="2024-04-18T23:46:00Z"/>
                    <w:b/>
                    <w:bCs/>
                    <w:color w:val="000000"/>
                  </w:rPr>
                </w:rPrChange>
              </w:rPr>
            </w:pPr>
            <w:ins w:id="44031" w:author="James Vu" w:date="2024-04-18T23:46:00Z">
              <w:r w:rsidRPr="00B053AF">
                <w:rPr>
                  <w:b/>
                  <w:bCs/>
                  <w:color w:val="000000"/>
                  <w:sz w:val="22"/>
                  <w:szCs w:val="22"/>
                  <w:rPrChange w:id="44032"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4033"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7538AD4A" w14:textId="77777777" w:rsidR="00B053AF" w:rsidRPr="00B053AF" w:rsidRDefault="00B053AF">
            <w:pPr>
              <w:rPr>
                <w:ins w:id="44034" w:author="James Vu" w:date="2024-04-18T23:46:00Z"/>
                <w:b/>
                <w:bCs/>
                <w:color w:val="000000"/>
                <w:sz w:val="22"/>
                <w:szCs w:val="22"/>
                <w:rPrChange w:id="44035" w:author="James Vu" w:date="2024-04-18T23:48:00Z">
                  <w:rPr>
                    <w:ins w:id="44036" w:author="James Vu" w:date="2024-04-18T23:46:00Z"/>
                    <w:b/>
                    <w:bCs/>
                    <w:color w:val="000000"/>
                  </w:rPr>
                </w:rPrChange>
              </w:rPr>
            </w:pPr>
            <w:ins w:id="44037" w:author="James Vu" w:date="2024-04-18T23:46:00Z">
              <w:r w:rsidRPr="00B053AF">
                <w:rPr>
                  <w:b/>
                  <w:bCs/>
                  <w:color w:val="000000"/>
                  <w:sz w:val="22"/>
                  <w:szCs w:val="22"/>
                  <w:rPrChange w:id="44038"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403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A5CD869" w14:textId="77777777" w:rsidR="00B053AF" w:rsidRPr="00B053AF" w:rsidRDefault="00B053AF">
            <w:pPr>
              <w:jc w:val="right"/>
              <w:rPr>
                <w:ins w:id="44040" w:author="James Vu" w:date="2024-04-18T23:46:00Z"/>
                <w:b/>
                <w:bCs/>
                <w:color w:val="000000"/>
                <w:sz w:val="22"/>
                <w:szCs w:val="22"/>
                <w:rPrChange w:id="44041" w:author="James Vu" w:date="2024-04-18T23:48:00Z">
                  <w:rPr>
                    <w:ins w:id="44042" w:author="James Vu" w:date="2024-04-18T23:46:00Z"/>
                    <w:b/>
                    <w:bCs/>
                    <w:color w:val="000000"/>
                  </w:rPr>
                </w:rPrChange>
              </w:rPr>
            </w:pPr>
            <w:ins w:id="44043" w:author="James Vu" w:date="2024-04-18T23:46:00Z">
              <w:r w:rsidRPr="00B053AF">
                <w:rPr>
                  <w:b/>
                  <w:bCs/>
                  <w:color w:val="000000"/>
                  <w:sz w:val="22"/>
                  <w:szCs w:val="22"/>
                  <w:rPrChange w:id="44044"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4045"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76E6F69A" w14:textId="77777777" w:rsidR="00B053AF" w:rsidRPr="00B053AF" w:rsidRDefault="00B053AF">
            <w:pPr>
              <w:rPr>
                <w:ins w:id="44046" w:author="James Vu" w:date="2024-04-18T23:46:00Z"/>
                <w:b/>
                <w:bCs/>
                <w:color w:val="000000"/>
                <w:sz w:val="22"/>
                <w:szCs w:val="22"/>
                <w:rPrChange w:id="44047" w:author="James Vu" w:date="2024-04-18T23:48:00Z">
                  <w:rPr>
                    <w:ins w:id="44048" w:author="James Vu" w:date="2024-04-18T23:46:00Z"/>
                    <w:b/>
                    <w:bCs/>
                    <w:color w:val="000000"/>
                  </w:rPr>
                </w:rPrChange>
              </w:rPr>
            </w:pPr>
            <w:ins w:id="44049" w:author="James Vu" w:date="2024-04-18T23:46:00Z">
              <w:r w:rsidRPr="00B053AF">
                <w:rPr>
                  <w:b/>
                  <w:bCs/>
                  <w:color w:val="000000"/>
                  <w:sz w:val="22"/>
                  <w:szCs w:val="22"/>
                  <w:rPrChange w:id="44050"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405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58F7692" w14:textId="77777777" w:rsidR="00B053AF" w:rsidRPr="00B053AF" w:rsidRDefault="00B053AF">
            <w:pPr>
              <w:jc w:val="right"/>
              <w:rPr>
                <w:ins w:id="44052" w:author="James Vu" w:date="2024-04-18T23:46:00Z"/>
                <w:b/>
                <w:bCs/>
                <w:color w:val="000000"/>
                <w:sz w:val="22"/>
                <w:szCs w:val="22"/>
                <w:rPrChange w:id="44053" w:author="James Vu" w:date="2024-04-18T23:48:00Z">
                  <w:rPr>
                    <w:ins w:id="44054" w:author="James Vu" w:date="2024-04-18T23:46:00Z"/>
                    <w:b/>
                    <w:bCs/>
                    <w:color w:val="000000"/>
                  </w:rPr>
                </w:rPrChange>
              </w:rPr>
            </w:pPr>
            <w:ins w:id="44055" w:author="James Vu" w:date="2024-04-18T23:46:00Z">
              <w:r w:rsidRPr="00B053AF">
                <w:rPr>
                  <w:b/>
                  <w:bCs/>
                  <w:color w:val="000000"/>
                  <w:sz w:val="22"/>
                  <w:szCs w:val="22"/>
                  <w:rPrChange w:id="44056" w:author="James Vu" w:date="2024-04-18T23:48:00Z">
                    <w:rPr>
                      <w:b/>
                      <w:bCs/>
                      <w:color w:val="000000"/>
                    </w:rPr>
                  </w:rPrChange>
                </w:rPr>
                <w:t>467.239.626</w:t>
              </w:r>
            </w:ins>
          </w:p>
        </w:tc>
        <w:tc>
          <w:tcPr>
            <w:tcW w:w="0" w:type="auto"/>
            <w:tcBorders>
              <w:top w:val="nil"/>
              <w:left w:val="nil"/>
              <w:bottom w:val="single" w:sz="4" w:space="0" w:color="auto"/>
              <w:right w:val="single" w:sz="4" w:space="0" w:color="auto"/>
            </w:tcBorders>
            <w:shd w:val="clear" w:color="auto" w:fill="auto"/>
            <w:hideMark/>
            <w:tcPrChange w:id="44057"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3BC485D9" w14:textId="77777777" w:rsidR="00B053AF" w:rsidRPr="00B053AF" w:rsidRDefault="00B053AF">
            <w:pPr>
              <w:rPr>
                <w:ins w:id="44058" w:author="James Vu" w:date="2024-04-18T23:46:00Z"/>
                <w:b/>
                <w:bCs/>
                <w:color w:val="000000"/>
                <w:sz w:val="22"/>
                <w:szCs w:val="22"/>
                <w:rPrChange w:id="44059" w:author="James Vu" w:date="2024-04-18T23:48:00Z">
                  <w:rPr>
                    <w:ins w:id="44060" w:author="James Vu" w:date="2024-04-18T23:46:00Z"/>
                    <w:b/>
                    <w:bCs/>
                    <w:color w:val="000000"/>
                  </w:rPr>
                </w:rPrChange>
              </w:rPr>
            </w:pPr>
            <w:ins w:id="44061" w:author="James Vu" w:date="2024-04-18T23:46:00Z">
              <w:r w:rsidRPr="00B053AF">
                <w:rPr>
                  <w:b/>
                  <w:bCs/>
                  <w:color w:val="000000"/>
                  <w:sz w:val="22"/>
                  <w:szCs w:val="22"/>
                  <w:rPrChange w:id="44062" w:author="James Vu" w:date="2024-04-18T23:48:00Z">
                    <w:rPr>
                      <w:b/>
                      <w:bCs/>
                      <w:color w:val="000000"/>
                    </w:rPr>
                  </w:rPrChange>
                </w:rPr>
                <w:t> </w:t>
              </w:r>
            </w:ins>
          </w:p>
        </w:tc>
      </w:tr>
      <w:tr w:rsidR="00B053AF" w:rsidRPr="00B053AF" w14:paraId="11013CC5" w14:textId="77777777" w:rsidTr="00B053AF">
        <w:trPr>
          <w:trHeight w:val="680"/>
          <w:ins w:id="44063" w:author="James Vu" w:date="2024-04-18T23:46:00Z"/>
          <w:trPrChange w:id="44064" w:author="James Vu" w:date="2024-04-18T23:48:00Z">
            <w:trPr>
              <w:trHeight w:val="68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4065" w:author="James Vu" w:date="2024-04-18T23:48:00Z">
              <w:tcPr>
                <w:tcW w:w="0" w:type="auto"/>
                <w:tcBorders>
                  <w:top w:val="nil"/>
                  <w:left w:val="single" w:sz="4" w:space="0" w:color="auto"/>
                  <w:bottom w:val="single" w:sz="4" w:space="0" w:color="auto"/>
                  <w:right w:val="single" w:sz="4" w:space="0" w:color="auto"/>
                </w:tcBorders>
                <w:shd w:val="clear" w:color="000000" w:fill="FFFFFF"/>
                <w:vAlign w:val="center"/>
                <w:hideMark/>
              </w:tcPr>
            </w:tcPrChange>
          </w:tcPr>
          <w:p w14:paraId="7310A24E" w14:textId="77777777" w:rsidR="00B053AF" w:rsidRPr="00B053AF" w:rsidRDefault="00B053AF">
            <w:pPr>
              <w:jc w:val="center"/>
              <w:rPr>
                <w:ins w:id="44066" w:author="James Vu" w:date="2024-04-18T23:46:00Z"/>
                <w:b/>
                <w:bCs/>
                <w:color w:val="000000"/>
                <w:sz w:val="22"/>
                <w:szCs w:val="22"/>
                <w:rPrChange w:id="44067" w:author="James Vu" w:date="2024-04-18T23:48:00Z">
                  <w:rPr>
                    <w:ins w:id="44068" w:author="James Vu" w:date="2024-04-18T23:46:00Z"/>
                    <w:b/>
                    <w:bCs/>
                    <w:color w:val="000000"/>
                  </w:rPr>
                </w:rPrChange>
              </w:rPr>
            </w:pPr>
            <w:ins w:id="44069" w:author="James Vu" w:date="2024-04-18T23:46:00Z">
              <w:r w:rsidRPr="00B053AF">
                <w:rPr>
                  <w:b/>
                  <w:bCs/>
                  <w:color w:val="000000"/>
                  <w:sz w:val="22"/>
                  <w:szCs w:val="22"/>
                  <w:rPrChange w:id="44070" w:author="James Vu" w:date="2024-04-18T23:48:00Z">
                    <w:rPr>
                      <w:b/>
                      <w:bCs/>
                      <w:color w:val="000000"/>
                    </w:rPr>
                  </w:rPrChange>
                </w:rPr>
                <w:t>6</w:t>
              </w:r>
            </w:ins>
          </w:p>
        </w:tc>
        <w:tc>
          <w:tcPr>
            <w:tcW w:w="0" w:type="auto"/>
            <w:tcBorders>
              <w:top w:val="nil"/>
              <w:left w:val="nil"/>
              <w:bottom w:val="single" w:sz="4" w:space="0" w:color="auto"/>
              <w:right w:val="single" w:sz="4" w:space="0" w:color="auto"/>
            </w:tcBorders>
            <w:shd w:val="clear" w:color="auto" w:fill="auto"/>
            <w:vAlign w:val="center"/>
            <w:hideMark/>
            <w:tcPrChange w:id="44071" w:author="James Vu" w:date="2024-04-18T23:48:00Z">
              <w:tcPr>
                <w:tcW w:w="0" w:type="auto"/>
                <w:tcBorders>
                  <w:top w:val="nil"/>
                  <w:left w:val="nil"/>
                  <w:bottom w:val="single" w:sz="4" w:space="0" w:color="auto"/>
                  <w:right w:val="single" w:sz="4" w:space="0" w:color="auto"/>
                </w:tcBorders>
                <w:shd w:val="clear" w:color="000000" w:fill="FFFFFF"/>
                <w:vAlign w:val="center"/>
                <w:hideMark/>
              </w:tcPr>
            </w:tcPrChange>
          </w:tcPr>
          <w:p w14:paraId="602F6C91" w14:textId="77777777" w:rsidR="00B053AF" w:rsidRPr="00B053AF" w:rsidRDefault="00B053AF">
            <w:pPr>
              <w:rPr>
                <w:ins w:id="44072" w:author="James Vu" w:date="2024-04-18T23:46:00Z"/>
                <w:b/>
                <w:bCs/>
                <w:color w:val="000000"/>
                <w:sz w:val="22"/>
                <w:szCs w:val="22"/>
                <w:rPrChange w:id="44073" w:author="James Vu" w:date="2024-04-18T23:48:00Z">
                  <w:rPr>
                    <w:ins w:id="44074" w:author="James Vu" w:date="2024-04-18T23:46:00Z"/>
                    <w:b/>
                    <w:bCs/>
                    <w:color w:val="000000"/>
                  </w:rPr>
                </w:rPrChange>
              </w:rPr>
            </w:pPr>
            <w:ins w:id="44075" w:author="James Vu" w:date="2024-04-18T23:46:00Z">
              <w:r w:rsidRPr="00B053AF">
                <w:rPr>
                  <w:b/>
                  <w:bCs/>
                  <w:color w:val="000000"/>
                  <w:sz w:val="22"/>
                  <w:szCs w:val="22"/>
                  <w:rPrChange w:id="44076" w:author="James Vu" w:date="2024-04-18T23:48:00Z">
                    <w:rPr>
                      <w:b/>
                      <w:bCs/>
                      <w:color w:val="000000"/>
                    </w:rPr>
                  </w:rPrChange>
                </w:rPr>
                <w:t>Thuế giá trị gia tăng</w:t>
              </w:r>
            </w:ins>
          </w:p>
        </w:tc>
        <w:tc>
          <w:tcPr>
            <w:tcW w:w="0" w:type="auto"/>
            <w:tcBorders>
              <w:top w:val="nil"/>
              <w:left w:val="nil"/>
              <w:bottom w:val="single" w:sz="4" w:space="0" w:color="auto"/>
              <w:right w:val="single" w:sz="4" w:space="0" w:color="auto"/>
            </w:tcBorders>
            <w:shd w:val="clear" w:color="auto" w:fill="auto"/>
            <w:vAlign w:val="center"/>
            <w:hideMark/>
            <w:tcPrChange w:id="4407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664D59D" w14:textId="77777777" w:rsidR="00B053AF" w:rsidRPr="00B053AF" w:rsidRDefault="00B053AF">
            <w:pPr>
              <w:jc w:val="center"/>
              <w:rPr>
                <w:ins w:id="44078" w:author="James Vu" w:date="2024-04-18T23:46:00Z"/>
                <w:b/>
                <w:bCs/>
                <w:i/>
                <w:iCs/>
                <w:color w:val="000000"/>
                <w:sz w:val="22"/>
                <w:szCs w:val="22"/>
                <w:rPrChange w:id="44079" w:author="James Vu" w:date="2024-04-18T23:48:00Z">
                  <w:rPr>
                    <w:ins w:id="44080" w:author="James Vu" w:date="2024-04-18T23:46:00Z"/>
                    <w:b/>
                    <w:bCs/>
                    <w:i/>
                    <w:iCs/>
                    <w:color w:val="000000"/>
                  </w:rPr>
                </w:rPrChange>
              </w:rPr>
            </w:pPr>
            <w:ins w:id="44081" w:author="James Vu" w:date="2024-04-18T23:46:00Z">
              <w:r w:rsidRPr="00B053AF">
                <w:rPr>
                  <w:b/>
                  <w:bCs/>
                  <w:i/>
                  <w:iCs/>
                  <w:color w:val="000000"/>
                  <w:sz w:val="22"/>
                  <w:szCs w:val="22"/>
                  <w:rPrChange w:id="44082" w:author="James Vu" w:date="2024-04-18T23:48:00Z">
                    <w:rPr>
                      <w:b/>
                      <w:bCs/>
                      <w:i/>
                      <w:iCs/>
                      <w:color w:val="000000"/>
                    </w:rPr>
                  </w:rPrChange>
                </w:rPr>
                <w:t>VAT1 = 0% x (Ccg+Cql+Ck+TN)</w:t>
              </w:r>
            </w:ins>
          </w:p>
        </w:tc>
        <w:tc>
          <w:tcPr>
            <w:tcW w:w="0" w:type="auto"/>
            <w:tcBorders>
              <w:top w:val="nil"/>
              <w:left w:val="nil"/>
              <w:bottom w:val="single" w:sz="4" w:space="0" w:color="auto"/>
              <w:right w:val="single" w:sz="4" w:space="0" w:color="auto"/>
            </w:tcBorders>
            <w:shd w:val="clear" w:color="auto" w:fill="auto"/>
            <w:hideMark/>
            <w:tcPrChange w:id="44083"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3563A0D5" w14:textId="77777777" w:rsidR="00B053AF" w:rsidRPr="00B053AF" w:rsidRDefault="00B053AF">
            <w:pPr>
              <w:rPr>
                <w:ins w:id="44084" w:author="James Vu" w:date="2024-04-18T23:46:00Z"/>
                <w:b/>
                <w:bCs/>
                <w:color w:val="000000"/>
                <w:sz w:val="22"/>
                <w:szCs w:val="22"/>
                <w:rPrChange w:id="44085" w:author="James Vu" w:date="2024-04-18T23:48:00Z">
                  <w:rPr>
                    <w:ins w:id="44086" w:author="James Vu" w:date="2024-04-18T23:46:00Z"/>
                    <w:b/>
                    <w:bCs/>
                    <w:color w:val="000000"/>
                  </w:rPr>
                </w:rPrChange>
              </w:rPr>
            </w:pPr>
            <w:ins w:id="44087" w:author="James Vu" w:date="2024-04-18T23:46:00Z">
              <w:r w:rsidRPr="00B053AF">
                <w:rPr>
                  <w:b/>
                  <w:bCs/>
                  <w:color w:val="000000"/>
                  <w:sz w:val="22"/>
                  <w:szCs w:val="22"/>
                  <w:rPrChange w:id="44088"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4089"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4A1DD914" w14:textId="77777777" w:rsidR="00B053AF" w:rsidRPr="00B053AF" w:rsidRDefault="00B053AF">
            <w:pPr>
              <w:rPr>
                <w:ins w:id="44090" w:author="James Vu" w:date="2024-04-18T23:46:00Z"/>
                <w:b/>
                <w:bCs/>
                <w:color w:val="000000"/>
                <w:sz w:val="22"/>
                <w:szCs w:val="22"/>
                <w:rPrChange w:id="44091" w:author="James Vu" w:date="2024-04-18T23:48:00Z">
                  <w:rPr>
                    <w:ins w:id="44092" w:author="James Vu" w:date="2024-04-18T23:46:00Z"/>
                    <w:b/>
                    <w:bCs/>
                    <w:color w:val="000000"/>
                  </w:rPr>
                </w:rPrChange>
              </w:rPr>
            </w:pPr>
            <w:ins w:id="44093" w:author="James Vu" w:date="2024-04-18T23:46:00Z">
              <w:r w:rsidRPr="00B053AF">
                <w:rPr>
                  <w:b/>
                  <w:bCs/>
                  <w:color w:val="000000"/>
                  <w:sz w:val="22"/>
                  <w:szCs w:val="22"/>
                  <w:rPrChange w:id="44094"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409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61DBBF7" w14:textId="77777777" w:rsidR="00B053AF" w:rsidRPr="00B053AF" w:rsidRDefault="00B053AF">
            <w:pPr>
              <w:jc w:val="right"/>
              <w:rPr>
                <w:ins w:id="44096" w:author="James Vu" w:date="2024-04-18T23:46:00Z"/>
                <w:b/>
                <w:bCs/>
                <w:color w:val="000000"/>
                <w:sz w:val="22"/>
                <w:szCs w:val="22"/>
                <w:rPrChange w:id="44097" w:author="James Vu" w:date="2024-04-18T23:48:00Z">
                  <w:rPr>
                    <w:ins w:id="44098" w:author="James Vu" w:date="2024-04-18T23:46:00Z"/>
                    <w:b/>
                    <w:bCs/>
                    <w:color w:val="000000"/>
                  </w:rPr>
                </w:rPrChange>
              </w:rPr>
            </w:pPr>
            <w:ins w:id="44099" w:author="James Vu" w:date="2024-04-18T23:46:00Z">
              <w:r w:rsidRPr="00B053AF">
                <w:rPr>
                  <w:b/>
                  <w:bCs/>
                  <w:color w:val="000000"/>
                  <w:sz w:val="22"/>
                  <w:szCs w:val="22"/>
                  <w:rPrChange w:id="44100"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hideMark/>
            <w:tcPrChange w:id="44101"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6DC0DB8D" w14:textId="77777777" w:rsidR="00B053AF" w:rsidRPr="00B053AF" w:rsidRDefault="00B053AF">
            <w:pPr>
              <w:rPr>
                <w:ins w:id="44102" w:author="James Vu" w:date="2024-04-18T23:46:00Z"/>
                <w:b/>
                <w:bCs/>
                <w:color w:val="000000"/>
                <w:sz w:val="22"/>
                <w:szCs w:val="22"/>
                <w:rPrChange w:id="44103" w:author="James Vu" w:date="2024-04-18T23:48:00Z">
                  <w:rPr>
                    <w:ins w:id="44104" w:author="James Vu" w:date="2024-04-18T23:46:00Z"/>
                    <w:b/>
                    <w:bCs/>
                    <w:color w:val="000000"/>
                  </w:rPr>
                </w:rPrChange>
              </w:rPr>
            </w:pPr>
            <w:ins w:id="44105" w:author="James Vu" w:date="2024-04-18T23:46:00Z">
              <w:r w:rsidRPr="00B053AF">
                <w:rPr>
                  <w:b/>
                  <w:bCs/>
                  <w:color w:val="000000"/>
                  <w:sz w:val="22"/>
                  <w:szCs w:val="22"/>
                  <w:rPrChange w:id="44106"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410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AB3B4EC" w14:textId="77777777" w:rsidR="00B053AF" w:rsidRPr="00B053AF" w:rsidRDefault="00B053AF">
            <w:pPr>
              <w:jc w:val="right"/>
              <w:rPr>
                <w:ins w:id="44108" w:author="James Vu" w:date="2024-04-18T23:46:00Z"/>
                <w:b/>
                <w:bCs/>
                <w:color w:val="000000"/>
                <w:sz w:val="22"/>
                <w:szCs w:val="22"/>
                <w:rPrChange w:id="44109" w:author="James Vu" w:date="2024-04-18T23:48:00Z">
                  <w:rPr>
                    <w:ins w:id="44110" w:author="James Vu" w:date="2024-04-18T23:46:00Z"/>
                    <w:b/>
                    <w:bCs/>
                    <w:color w:val="000000"/>
                  </w:rPr>
                </w:rPrChange>
              </w:rPr>
            </w:pPr>
            <w:ins w:id="44111" w:author="James Vu" w:date="2024-04-18T23:46:00Z">
              <w:r w:rsidRPr="00B053AF">
                <w:rPr>
                  <w:b/>
                  <w:bCs/>
                  <w:color w:val="000000"/>
                  <w:sz w:val="22"/>
                  <w:szCs w:val="22"/>
                  <w:rPrChange w:id="44112" w:author="James Vu" w:date="2024-04-18T23:48:00Z">
                    <w:rPr>
                      <w:b/>
                      <w:bCs/>
                      <w:color w:val="000000"/>
                    </w:rPr>
                  </w:rPrChange>
                </w:rPr>
                <w:t>0</w:t>
              </w:r>
            </w:ins>
          </w:p>
        </w:tc>
        <w:tc>
          <w:tcPr>
            <w:tcW w:w="0" w:type="auto"/>
            <w:tcBorders>
              <w:top w:val="nil"/>
              <w:left w:val="nil"/>
              <w:bottom w:val="single" w:sz="4" w:space="0" w:color="auto"/>
              <w:right w:val="single" w:sz="4" w:space="0" w:color="auto"/>
            </w:tcBorders>
            <w:shd w:val="clear" w:color="auto" w:fill="auto"/>
            <w:hideMark/>
            <w:tcPrChange w:id="44113" w:author="James Vu" w:date="2024-04-18T23:48:00Z">
              <w:tcPr>
                <w:tcW w:w="0" w:type="auto"/>
                <w:tcBorders>
                  <w:top w:val="nil"/>
                  <w:left w:val="nil"/>
                  <w:bottom w:val="single" w:sz="4" w:space="0" w:color="auto"/>
                  <w:right w:val="single" w:sz="4" w:space="0" w:color="auto"/>
                </w:tcBorders>
                <w:shd w:val="clear" w:color="auto" w:fill="auto"/>
                <w:hideMark/>
              </w:tcPr>
            </w:tcPrChange>
          </w:tcPr>
          <w:p w14:paraId="7B308F95" w14:textId="77777777" w:rsidR="00B053AF" w:rsidRPr="00B053AF" w:rsidRDefault="00B053AF">
            <w:pPr>
              <w:rPr>
                <w:ins w:id="44114" w:author="James Vu" w:date="2024-04-18T23:46:00Z"/>
                <w:b/>
                <w:bCs/>
                <w:color w:val="000000"/>
                <w:sz w:val="22"/>
                <w:szCs w:val="22"/>
                <w:rPrChange w:id="44115" w:author="James Vu" w:date="2024-04-18T23:48:00Z">
                  <w:rPr>
                    <w:ins w:id="44116" w:author="James Vu" w:date="2024-04-18T23:46:00Z"/>
                    <w:b/>
                    <w:bCs/>
                    <w:color w:val="000000"/>
                  </w:rPr>
                </w:rPrChange>
              </w:rPr>
            </w:pPr>
            <w:ins w:id="44117" w:author="James Vu" w:date="2024-04-18T23:46:00Z">
              <w:r w:rsidRPr="00B053AF">
                <w:rPr>
                  <w:b/>
                  <w:bCs/>
                  <w:color w:val="000000"/>
                  <w:sz w:val="22"/>
                  <w:szCs w:val="22"/>
                  <w:rPrChange w:id="44118" w:author="James Vu" w:date="2024-04-18T23:48:00Z">
                    <w:rPr>
                      <w:b/>
                      <w:bCs/>
                      <w:color w:val="000000"/>
                    </w:rPr>
                  </w:rPrChange>
                </w:rPr>
                <w:t> </w:t>
              </w:r>
            </w:ins>
          </w:p>
        </w:tc>
      </w:tr>
      <w:tr w:rsidR="00B053AF" w:rsidRPr="00B053AF" w14:paraId="19B00D35" w14:textId="77777777" w:rsidTr="00B053AF">
        <w:trPr>
          <w:trHeight w:val="340"/>
          <w:ins w:id="44119" w:author="James Vu" w:date="2024-04-18T23:46:00Z"/>
          <w:trPrChange w:id="44120" w:author="James Vu" w:date="2024-04-18T23:48:00Z">
            <w:trPr>
              <w:trHeight w:val="34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4121" w:author="James Vu" w:date="2024-04-18T23:48:00Z">
              <w:tcPr>
                <w:tcW w:w="0" w:type="auto"/>
                <w:tcBorders>
                  <w:top w:val="nil"/>
                  <w:left w:val="single" w:sz="4" w:space="0" w:color="auto"/>
                  <w:bottom w:val="single" w:sz="4" w:space="0" w:color="auto"/>
                  <w:right w:val="single" w:sz="4" w:space="0" w:color="auto"/>
                </w:tcBorders>
                <w:shd w:val="clear" w:color="auto" w:fill="auto"/>
                <w:vAlign w:val="center"/>
                <w:hideMark/>
              </w:tcPr>
            </w:tcPrChange>
          </w:tcPr>
          <w:p w14:paraId="77850BC8" w14:textId="77777777" w:rsidR="00B053AF" w:rsidRPr="00B053AF" w:rsidRDefault="00B053AF">
            <w:pPr>
              <w:jc w:val="right"/>
              <w:rPr>
                <w:ins w:id="44122" w:author="James Vu" w:date="2024-04-18T23:46:00Z"/>
                <w:b/>
                <w:bCs/>
                <w:color w:val="000000"/>
                <w:sz w:val="22"/>
                <w:szCs w:val="22"/>
                <w:rPrChange w:id="44123" w:author="James Vu" w:date="2024-04-18T23:48:00Z">
                  <w:rPr>
                    <w:ins w:id="44124" w:author="James Vu" w:date="2024-04-18T23:46:00Z"/>
                    <w:b/>
                    <w:bCs/>
                    <w:color w:val="000000"/>
                  </w:rPr>
                </w:rPrChange>
              </w:rPr>
            </w:pPr>
            <w:ins w:id="44125" w:author="James Vu" w:date="2024-04-18T23:46:00Z">
              <w:r w:rsidRPr="00B053AF">
                <w:rPr>
                  <w:b/>
                  <w:bCs/>
                  <w:color w:val="000000"/>
                  <w:sz w:val="22"/>
                  <w:szCs w:val="22"/>
                  <w:rPrChange w:id="44126"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412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621FD07" w14:textId="77777777" w:rsidR="00B053AF" w:rsidRPr="00B053AF" w:rsidRDefault="00B053AF">
            <w:pPr>
              <w:jc w:val="right"/>
              <w:rPr>
                <w:ins w:id="44128" w:author="James Vu" w:date="2024-04-18T23:46:00Z"/>
                <w:b/>
                <w:bCs/>
                <w:color w:val="000000"/>
                <w:sz w:val="22"/>
                <w:szCs w:val="22"/>
                <w:rPrChange w:id="44129" w:author="James Vu" w:date="2024-04-18T23:48:00Z">
                  <w:rPr>
                    <w:ins w:id="44130" w:author="James Vu" w:date="2024-04-18T23:46:00Z"/>
                    <w:b/>
                    <w:bCs/>
                    <w:color w:val="000000"/>
                  </w:rPr>
                </w:rPrChange>
              </w:rPr>
            </w:pPr>
            <w:ins w:id="44131" w:author="James Vu" w:date="2024-04-18T23:46:00Z">
              <w:r w:rsidRPr="00B053AF">
                <w:rPr>
                  <w:b/>
                  <w:bCs/>
                  <w:color w:val="000000"/>
                  <w:sz w:val="22"/>
                  <w:szCs w:val="22"/>
                  <w:rPrChange w:id="44132" w:author="James Vu" w:date="2024-04-18T23:48:00Z">
                    <w:rPr>
                      <w:b/>
                      <w:bCs/>
                      <w:color w:val="000000"/>
                    </w:rPr>
                  </w:rPrChange>
                </w:rPr>
                <w:t>Tổng cộng</w:t>
              </w:r>
            </w:ins>
          </w:p>
        </w:tc>
        <w:tc>
          <w:tcPr>
            <w:tcW w:w="0" w:type="auto"/>
            <w:tcBorders>
              <w:top w:val="nil"/>
              <w:left w:val="nil"/>
              <w:bottom w:val="single" w:sz="4" w:space="0" w:color="auto"/>
              <w:right w:val="single" w:sz="4" w:space="0" w:color="auto"/>
            </w:tcBorders>
            <w:shd w:val="clear" w:color="auto" w:fill="auto"/>
            <w:vAlign w:val="center"/>
            <w:hideMark/>
            <w:tcPrChange w:id="4413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0F4DBAC" w14:textId="77777777" w:rsidR="00B053AF" w:rsidRPr="00B053AF" w:rsidRDefault="00B053AF">
            <w:pPr>
              <w:jc w:val="right"/>
              <w:rPr>
                <w:ins w:id="44134" w:author="James Vu" w:date="2024-04-18T23:46:00Z"/>
                <w:b/>
                <w:bCs/>
                <w:color w:val="000000"/>
                <w:sz w:val="22"/>
                <w:szCs w:val="22"/>
                <w:rPrChange w:id="44135" w:author="James Vu" w:date="2024-04-18T23:48:00Z">
                  <w:rPr>
                    <w:ins w:id="44136" w:author="James Vu" w:date="2024-04-18T23:46:00Z"/>
                    <w:b/>
                    <w:bCs/>
                    <w:color w:val="000000"/>
                  </w:rPr>
                </w:rPrChange>
              </w:rPr>
            </w:pPr>
            <w:ins w:id="44137" w:author="James Vu" w:date="2024-04-18T23:46:00Z">
              <w:r w:rsidRPr="00B053AF">
                <w:rPr>
                  <w:b/>
                  <w:bCs/>
                  <w:color w:val="000000"/>
                  <w:sz w:val="22"/>
                  <w:szCs w:val="22"/>
                  <w:rPrChange w:id="44138"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413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C9C1F10" w14:textId="77777777" w:rsidR="00B053AF" w:rsidRPr="00B053AF" w:rsidRDefault="00B053AF">
            <w:pPr>
              <w:jc w:val="right"/>
              <w:rPr>
                <w:ins w:id="44140" w:author="James Vu" w:date="2024-04-18T23:46:00Z"/>
                <w:b/>
                <w:bCs/>
                <w:color w:val="000000"/>
                <w:sz w:val="22"/>
                <w:szCs w:val="22"/>
                <w:rPrChange w:id="44141" w:author="James Vu" w:date="2024-04-18T23:48:00Z">
                  <w:rPr>
                    <w:ins w:id="44142" w:author="James Vu" w:date="2024-04-18T23:46:00Z"/>
                    <w:b/>
                    <w:bCs/>
                    <w:color w:val="000000"/>
                  </w:rPr>
                </w:rPrChange>
              </w:rPr>
            </w:pPr>
            <w:ins w:id="44143" w:author="James Vu" w:date="2024-04-18T23:46:00Z">
              <w:r w:rsidRPr="00B053AF">
                <w:rPr>
                  <w:b/>
                  <w:bCs/>
                  <w:color w:val="000000"/>
                  <w:sz w:val="22"/>
                  <w:szCs w:val="22"/>
                  <w:rPrChange w:id="44144"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414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C6090E3" w14:textId="77777777" w:rsidR="00B053AF" w:rsidRPr="00B053AF" w:rsidRDefault="00B053AF">
            <w:pPr>
              <w:jc w:val="right"/>
              <w:rPr>
                <w:ins w:id="44146" w:author="James Vu" w:date="2024-04-18T23:46:00Z"/>
                <w:b/>
                <w:bCs/>
                <w:color w:val="000000"/>
                <w:sz w:val="22"/>
                <w:szCs w:val="22"/>
                <w:rPrChange w:id="44147" w:author="James Vu" w:date="2024-04-18T23:48:00Z">
                  <w:rPr>
                    <w:ins w:id="44148" w:author="James Vu" w:date="2024-04-18T23:46:00Z"/>
                    <w:b/>
                    <w:bCs/>
                    <w:color w:val="000000"/>
                  </w:rPr>
                </w:rPrChange>
              </w:rPr>
            </w:pPr>
            <w:ins w:id="44149" w:author="James Vu" w:date="2024-04-18T23:46:00Z">
              <w:r w:rsidRPr="00B053AF">
                <w:rPr>
                  <w:b/>
                  <w:bCs/>
                  <w:color w:val="000000"/>
                  <w:sz w:val="22"/>
                  <w:szCs w:val="22"/>
                  <w:rPrChange w:id="44150"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415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FA339D7" w14:textId="77777777" w:rsidR="00B053AF" w:rsidRPr="00B053AF" w:rsidRDefault="00B053AF">
            <w:pPr>
              <w:jc w:val="right"/>
              <w:rPr>
                <w:ins w:id="44152" w:author="James Vu" w:date="2024-04-18T23:46:00Z"/>
                <w:b/>
                <w:bCs/>
                <w:color w:val="000000"/>
                <w:sz w:val="22"/>
                <w:szCs w:val="22"/>
                <w:rPrChange w:id="44153" w:author="James Vu" w:date="2024-04-18T23:48:00Z">
                  <w:rPr>
                    <w:ins w:id="44154" w:author="James Vu" w:date="2024-04-18T23:46:00Z"/>
                    <w:b/>
                    <w:bCs/>
                    <w:color w:val="000000"/>
                  </w:rPr>
                </w:rPrChange>
              </w:rPr>
            </w:pPr>
            <w:ins w:id="44155" w:author="James Vu" w:date="2024-04-18T23:46:00Z">
              <w:r w:rsidRPr="00B053AF">
                <w:rPr>
                  <w:b/>
                  <w:bCs/>
                  <w:color w:val="000000"/>
                  <w:sz w:val="22"/>
                  <w:szCs w:val="22"/>
                  <w:rPrChange w:id="44156"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415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3EEE418" w14:textId="77777777" w:rsidR="00B053AF" w:rsidRPr="00B053AF" w:rsidRDefault="00B053AF">
            <w:pPr>
              <w:jc w:val="right"/>
              <w:rPr>
                <w:ins w:id="44158" w:author="James Vu" w:date="2024-04-18T23:46:00Z"/>
                <w:b/>
                <w:bCs/>
                <w:color w:val="000000"/>
                <w:sz w:val="22"/>
                <w:szCs w:val="22"/>
                <w:rPrChange w:id="44159" w:author="James Vu" w:date="2024-04-18T23:48:00Z">
                  <w:rPr>
                    <w:ins w:id="44160" w:author="James Vu" w:date="2024-04-18T23:46:00Z"/>
                    <w:b/>
                    <w:bCs/>
                    <w:color w:val="000000"/>
                  </w:rPr>
                </w:rPrChange>
              </w:rPr>
            </w:pPr>
            <w:ins w:id="44161" w:author="James Vu" w:date="2024-04-18T23:46:00Z">
              <w:r w:rsidRPr="00B053AF">
                <w:rPr>
                  <w:b/>
                  <w:bCs/>
                  <w:color w:val="000000"/>
                  <w:sz w:val="22"/>
                  <w:szCs w:val="22"/>
                  <w:rPrChange w:id="44162" w:author="James Vu" w:date="2024-04-18T23:48:00Z">
                    <w:rPr>
                      <w:b/>
                      <w:bCs/>
                      <w:color w:val="000000"/>
                    </w:rPr>
                  </w:rPrChange>
                </w:rPr>
                <w:t> </w:t>
              </w:r>
            </w:ins>
          </w:p>
        </w:tc>
        <w:tc>
          <w:tcPr>
            <w:tcW w:w="0" w:type="auto"/>
            <w:tcBorders>
              <w:top w:val="nil"/>
              <w:left w:val="nil"/>
              <w:bottom w:val="single" w:sz="4" w:space="0" w:color="auto"/>
              <w:right w:val="single" w:sz="4" w:space="0" w:color="auto"/>
            </w:tcBorders>
            <w:shd w:val="clear" w:color="auto" w:fill="auto"/>
            <w:vAlign w:val="center"/>
            <w:hideMark/>
            <w:tcPrChange w:id="4416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EB13147" w14:textId="77777777" w:rsidR="00B053AF" w:rsidRPr="00B053AF" w:rsidRDefault="00B053AF">
            <w:pPr>
              <w:jc w:val="right"/>
              <w:rPr>
                <w:ins w:id="44164" w:author="James Vu" w:date="2024-04-18T23:46:00Z"/>
                <w:b/>
                <w:bCs/>
                <w:color w:val="000000"/>
                <w:sz w:val="22"/>
                <w:szCs w:val="22"/>
                <w:rPrChange w:id="44165" w:author="James Vu" w:date="2024-04-18T23:48:00Z">
                  <w:rPr>
                    <w:ins w:id="44166" w:author="James Vu" w:date="2024-04-18T23:46:00Z"/>
                    <w:b/>
                    <w:bCs/>
                    <w:color w:val="000000"/>
                  </w:rPr>
                </w:rPrChange>
              </w:rPr>
            </w:pPr>
            <w:ins w:id="44167" w:author="James Vu" w:date="2024-04-18T23:46:00Z">
              <w:r w:rsidRPr="00B053AF">
                <w:rPr>
                  <w:b/>
                  <w:bCs/>
                  <w:color w:val="000000"/>
                  <w:sz w:val="22"/>
                  <w:szCs w:val="22"/>
                  <w:rPrChange w:id="44168" w:author="James Vu" w:date="2024-04-18T23:48:00Z">
                    <w:rPr>
                      <w:b/>
                      <w:bCs/>
                      <w:color w:val="000000"/>
                    </w:rPr>
                  </w:rPrChange>
                </w:rPr>
                <w:t>467.239.626</w:t>
              </w:r>
            </w:ins>
          </w:p>
        </w:tc>
        <w:tc>
          <w:tcPr>
            <w:tcW w:w="0" w:type="auto"/>
            <w:tcBorders>
              <w:top w:val="nil"/>
              <w:left w:val="nil"/>
              <w:bottom w:val="single" w:sz="4" w:space="0" w:color="auto"/>
              <w:right w:val="single" w:sz="4" w:space="0" w:color="auto"/>
            </w:tcBorders>
            <w:shd w:val="clear" w:color="auto" w:fill="auto"/>
            <w:vAlign w:val="bottom"/>
            <w:hideMark/>
            <w:tcPrChange w:id="44169" w:author="James Vu" w:date="2024-04-18T23:48:00Z">
              <w:tcPr>
                <w:tcW w:w="0" w:type="auto"/>
                <w:tcBorders>
                  <w:top w:val="nil"/>
                  <w:left w:val="nil"/>
                  <w:bottom w:val="single" w:sz="4" w:space="0" w:color="auto"/>
                  <w:right w:val="single" w:sz="4" w:space="0" w:color="auto"/>
                </w:tcBorders>
                <w:shd w:val="clear" w:color="auto" w:fill="auto"/>
                <w:vAlign w:val="bottom"/>
                <w:hideMark/>
              </w:tcPr>
            </w:tcPrChange>
          </w:tcPr>
          <w:p w14:paraId="7EBC5259" w14:textId="77777777" w:rsidR="00B053AF" w:rsidRPr="00B053AF" w:rsidRDefault="00B053AF">
            <w:pPr>
              <w:rPr>
                <w:ins w:id="44170" w:author="James Vu" w:date="2024-04-18T23:46:00Z"/>
                <w:color w:val="000000"/>
                <w:sz w:val="22"/>
                <w:szCs w:val="22"/>
                <w:rPrChange w:id="44171" w:author="James Vu" w:date="2024-04-18T23:48:00Z">
                  <w:rPr>
                    <w:ins w:id="44172" w:author="James Vu" w:date="2024-04-18T23:46:00Z"/>
                    <w:color w:val="000000"/>
                  </w:rPr>
                </w:rPrChange>
              </w:rPr>
            </w:pPr>
            <w:ins w:id="44173" w:author="James Vu" w:date="2024-04-18T23:46:00Z">
              <w:r w:rsidRPr="00B053AF">
                <w:rPr>
                  <w:color w:val="000000"/>
                  <w:sz w:val="22"/>
                  <w:szCs w:val="22"/>
                  <w:rPrChange w:id="44174" w:author="James Vu" w:date="2024-04-18T23:48:00Z">
                    <w:rPr>
                      <w:color w:val="000000"/>
                    </w:rPr>
                  </w:rPrChange>
                </w:rPr>
                <w:t> </w:t>
              </w:r>
            </w:ins>
          </w:p>
        </w:tc>
      </w:tr>
    </w:tbl>
    <w:p w14:paraId="3DF01E72" w14:textId="77777777" w:rsidR="00B053AF" w:rsidRPr="00B053AF" w:rsidRDefault="00B053AF" w:rsidP="00167CE0">
      <w:pPr>
        <w:widowControl w:val="0"/>
        <w:spacing w:before="120" w:after="120"/>
        <w:jc w:val="both"/>
        <w:rPr>
          <w:ins w:id="44175" w:author="James Vu" w:date="2024-04-18T23:45:00Z"/>
          <w:sz w:val="28"/>
          <w:szCs w:val="28"/>
          <w:lang w:val="it-IT"/>
          <w:rPrChange w:id="44176" w:author="James Vu" w:date="2024-04-18T23:46:00Z">
            <w:rPr>
              <w:ins w:id="44177" w:author="James Vu" w:date="2024-04-18T23:45:00Z"/>
              <w:i/>
              <w:iCs/>
              <w:sz w:val="28"/>
              <w:szCs w:val="28"/>
              <w:lang w:val="it-IT"/>
            </w:rPr>
          </w:rPrChange>
        </w:rPr>
      </w:pPr>
    </w:p>
    <w:p w14:paraId="2F129C50" w14:textId="77777777" w:rsidR="00B053AF" w:rsidRDefault="00B053AF" w:rsidP="00167CE0">
      <w:pPr>
        <w:widowControl w:val="0"/>
        <w:spacing w:before="120" w:after="120"/>
        <w:jc w:val="both"/>
        <w:rPr>
          <w:ins w:id="44178" w:author="James Vu" w:date="2024-04-18T23:45:00Z"/>
          <w:i/>
          <w:iCs/>
          <w:sz w:val="28"/>
          <w:szCs w:val="28"/>
          <w:lang w:val="it-IT"/>
        </w:rPr>
      </w:pPr>
    </w:p>
    <w:p w14:paraId="39A20B03" w14:textId="77777777" w:rsidR="00B053AF" w:rsidRPr="00167CE0" w:rsidRDefault="00B053AF">
      <w:pPr>
        <w:widowControl w:val="0"/>
        <w:spacing w:before="120" w:after="120"/>
        <w:jc w:val="both"/>
        <w:rPr>
          <w:b/>
          <w:bCs/>
          <w:sz w:val="28"/>
          <w:szCs w:val="28"/>
          <w:lang w:val="it-IT"/>
          <w:rPrChange w:id="44179" w:author="James Vu" w:date="2024-04-18T22:33:00Z">
            <w:rPr>
              <w:b/>
              <w:bCs/>
              <w:sz w:val="26"/>
              <w:szCs w:val="26"/>
              <w:lang w:val="it-IT"/>
            </w:rPr>
          </w:rPrChange>
        </w:rPr>
        <w:pPrChange w:id="44180" w:author="James Vu" w:date="2024-04-18T22:33:00Z">
          <w:pPr>
            <w:widowControl w:val="0"/>
            <w:spacing w:before="120" w:after="120"/>
            <w:jc w:val="right"/>
          </w:pPr>
        </w:pPrChange>
      </w:pPr>
    </w:p>
    <w:tbl>
      <w:tblPr>
        <w:tblW w:w="5000" w:type="pct"/>
        <w:tblLook w:val="04A0" w:firstRow="1" w:lastRow="0" w:firstColumn="1" w:lastColumn="0" w:noHBand="0" w:noVBand="1"/>
      </w:tblPr>
      <w:tblGrid>
        <w:gridCol w:w="559"/>
        <w:gridCol w:w="2963"/>
        <w:gridCol w:w="2437"/>
        <w:gridCol w:w="913"/>
        <w:gridCol w:w="936"/>
        <w:gridCol w:w="1476"/>
        <w:gridCol w:w="1785"/>
        <w:gridCol w:w="1616"/>
        <w:gridCol w:w="1764"/>
      </w:tblGrid>
      <w:tr w:rsidR="00917DAA" w:rsidRPr="00167CE0" w:rsidDel="00B053AF" w14:paraId="22BDDF0B" w14:textId="2A023F0A" w:rsidTr="00917DAA">
        <w:trPr>
          <w:trHeight w:val="308"/>
          <w:tblHeader/>
          <w:del w:id="44181" w:author="James Vu" w:date="2024-04-18T23:45:00Z"/>
        </w:trPr>
        <w:tc>
          <w:tcPr>
            <w:tcW w:w="185"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C6F776B" w14:textId="41165A87" w:rsidR="00D41BC5" w:rsidRPr="00167CE0" w:rsidDel="00B053AF" w:rsidRDefault="00D41BC5">
            <w:pPr>
              <w:widowControl w:val="0"/>
              <w:spacing w:before="120" w:after="120"/>
              <w:jc w:val="both"/>
              <w:rPr>
                <w:del w:id="44182" w:author="James Vu" w:date="2024-04-18T23:45:00Z"/>
                <w:b/>
                <w:bCs/>
                <w:sz w:val="28"/>
                <w:szCs w:val="28"/>
                <w:rPrChange w:id="44183" w:author="James Vu" w:date="2024-04-18T22:33:00Z">
                  <w:rPr>
                    <w:del w:id="44184" w:author="James Vu" w:date="2024-04-18T23:45:00Z"/>
                    <w:b/>
                    <w:bCs/>
                    <w:sz w:val="26"/>
                    <w:szCs w:val="26"/>
                  </w:rPr>
                </w:rPrChange>
              </w:rPr>
              <w:pPrChange w:id="44185" w:author="James Vu" w:date="2024-04-18T22:33:00Z">
                <w:pPr>
                  <w:widowControl w:val="0"/>
                  <w:spacing w:before="120" w:after="120"/>
                  <w:jc w:val="center"/>
                </w:pPr>
              </w:pPrChange>
            </w:pPr>
            <w:del w:id="44186" w:author="James Vu" w:date="2024-04-18T23:45:00Z">
              <w:r w:rsidRPr="00167CE0" w:rsidDel="00B053AF">
                <w:rPr>
                  <w:b/>
                  <w:bCs/>
                  <w:sz w:val="28"/>
                  <w:szCs w:val="28"/>
                  <w:rPrChange w:id="44187" w:author="James Vu" w:date="2024-04-18T22:33:00Z">
                    <w:rPr>
                      <w:b/>
                      <w:bCs/>
                      <w:sz w:val="26"/>
                      <w:szCs w:val="26"/>
                    </w:rPr>
                  </w:rPrChange>
                </w:rPr>
                <w:delText>Stt</w:delText>
              </w:r>
            </w:del>
          </w:p>
        </w:tc>
        <w:tc>
          <w:tcPr>
            <w:tcW w:w="1138"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B4530AA" w14:textId="1E8030EA" w:rsidR="00D41BC5" w:rsidRPr="00167CE0" w:rsidDel="00B053AF" w:rsidRDefault="00D41BC5">
            <w:pPr>
              <w:widowControl w:val="0"/>
              <w:spacing w:before="120" w:after="120"/>
              <w:jc w:val="both"/>
              <w:rPr>
                <w:del w:id="44188" w:author="James Vu" w:date="2024-04-18T23:45:00Z"/>
                <w:b/>
                <w:bCs/>
                <w:sz w:val="28"/>
                <w:szCs w:val="28"/>
                <w:rPrChange w:id="44189" w:author="James Vu" w:date="2024-04-18T22:33:00Z">
                  <w:rPr>
                    <w:del w:id="44190" w:author="James Vu" w:date="2024-04-18T23:45:00Z"/>
                    <w:b/>
                    <w:bCs/>
                    <w:sz w:val="26"/>
                    <w:szCs w:val="26"/>
                  </w:rPr>
                </w:rPrChange>
              </w:rPr>
              <w:pPrChange w:id="44191" w:author="James Vu" w:date="2024-04-18T22:33:00Z">
                <w:pPr>
                  <w:widowControl w:val="0"/>
                  <w:spacing w:before="120" w:after="120"/>
                  <w:jc w:val="center"/>
                </w:pPr>
              </w:pPrChange>
            </w:pPr>
            <w:del w:id="44192" w:author="James Vu" w:date="2024-04-18T23:45:00Z">
              <w:r w:rsidRPr="00167CE0" w:rsidDel="00B053AF">
                <w:rPr>
                  <w:b/>
                  <w:bCs/>
                  <w:sz w:val="28"/>
                  <w:szCs w:val="28"/>
                  <w:rPrChange w:id="44193" w:author="James Vu" w:date="2024-04-18T22:33:00Z">
                    <w:rPr>
                      <w:b/>
                      <w:bCs/>
                      <w:sz w:val="26"/>
                      <w:szCs w:val="26"/>
                    </w:rPr>
                  </w:rPrChange>
                </w:rPr>
                <w:delText>Khoản mục chi phí</w:delText>
              </w:r>
            </w:del>
          </w:p>
        </w:tc>
        <w:tc>
          <w:tcPr>
            <w:tcW w:w="614"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868E012" w14:textId="7DC05000" w:rsidR="00D41BC5" w:rsidRPr="00167CE0" w:rsidDel="00B053AF" w:rsidRDefault="00D41BC5">
            <w:pPr>
              <w:widowControl w:val="0"/>
              <w:spacing w:before="120" w:after="120"/>
              <w:jc w:val="both"/>
              <w:rPr>
                <w:del w:id="44194" w:author="James Vu" w:date="2024-04-18T23:45:00Z"/>
                <w:b/>
                <w:bCs/>
                <w:sz w:val="28"/>
                <w:szCs w:val="28"/>
                <w:rPrChange w:id="44195" w:author="James Vu" w:date="2024-04-18T22:33:00Z">
                  <w:rPr>
                    <w:del w:id="44196" w:author="James Vu" w:date="2024-04-18T23:45:00Z"/>
                    <w:b/>
                    <w:bCs/>
                    <w:sz w:val="26"/>
                    <w:szCs w:val="26"/>
                  </w:rPr>
                </w:rPrChange>
              </w:rPr>
              <w:pPrChange w:id="44197" w:author="James Vu" w:date="2024-04-18T22:33:00Z">
                <w:pPr>
                  <w:widowControl w:val="0"/>
                  <w:spacing w:before="120" w:after="120"/>
                  <w:jc w:val="center"/>
                </w:pPr>
              </w:pPrChange>
            </w:pPr>
            <w:del w:id="44198" w:author="James Vu" w:date="2024-04-18T23:45:00Z">
              <w:r w:rsidRPr="00167CE0" w:rsidDel="00B053AF">
                <w:rPr>
                  <w:b/>
                  <w:bCs/>
                  <w:sz w:val="28"/>
                  <w:szCs w:val="28"/>
                  <w:rPrChange w:id="44199" w:author="James Vu" w:date="2024-04-18T22:33:00Z">
                    <w:rPr>
                      <w:b/>
                      <w:bCs/>
                      <w:sz w:val="26"/>
                      <w:szCs w:val="26"/>
                    </w:rPr>
                  </w:rPrChange>
                </w:rPr>
                <w:delText>Diễn giải</w:delText>
              </w:r>
            </w:del>
          </w:p>
        </w:tc>
        <w:tc>
          <w:tcPr>
            <w:tcW w:w="299"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A68E52F" w14:textId="451E5E27" w:rsidR="00D41BC5" w:rsidRPr="00167CE0" w:rsidDel="00B053AF" w:rsidRDefault="00D41BC5">
            <w:pPr>
              <w:widowControl w:val="0"/>
              <w:spacing w:before="120" w:after="120"/>
              <w:jc w:val="both"/>
              <w:rPr>
                <w:del w:id="44200" w:author="James Vu" w:date="2024-04-18T23:45:00Z"/>
                <w:b/>
                <w:bCs/>
                <w:sz w:val="28"/>
                <w:szCs w:val="28"/>
                <w:rPrChange w:id="44201" w:author="James Vu" w:date="2024-04-18T22:33:00Z">
                  <w:rPr>
                    <w:del w:id="44202" w:author="James Vu" w:date="2024-04-18T23:45:00Z"/>
                    <w:b/>
                    <w:bCs/>
                    <w:sz w:val="26"/>
                    <w:szCs w:val="26"/>
                  </w:rPr>
                </w:rPrChange>
              </w:rPr>
              <w:pPrChange w:id="44203" w:author="James Vu" w:date="2024-04-18T22:33:00Z">
                <w:pPr>
                  <w:widowControl w:val="0"/>
                  <w:spacing w:before="120" w:after="120"/>
                  <w:jc w:val="center"/>
                </w:pPr>
              </w:pPrChange>
            </w:pPr>
            <w:del w:id="44204" w:author="James Vu" w:date="2024-04-18T23:45:00Z">
              <w:r w:rsidRPr="00167CE0" w:rsidDel="00B053AF">
                <w:rPr>
                  <w:b/>
                  <w:bCs/>
                  <w:sz w:val="28"/>
                  <w:szCs w:val="28"/>
                  <w:rPrChange w:id="44205" w:author="James Vu" w:date="2024-04-18T22:33:00Z">
                    <w:rPr>
                      <w:b/>
                      <w:bCs/>
                      <w:sz w:val="26"/>
                      <w:szCs w:val="26"/>
                    </w:rPr>
                  </w:rPrChange>
                </w:rPr>
                <w:delText>Số lượng</w:delText>
              </w:r>
            </w:del>
          </w:p>
        </w:tc>
        <w:tc>
          <w:tcPr>
            <w:tcW w:w="306"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352D2354" w14:textId="0A4DAD38" w:rsidR="00D41BC5" w:rsidRPr="00167CE0" w:rsidDel="00B053AF" w:rsidRDefault="00D41BC5">
            <w:pPr>
              <w:widowControl w:val="0"/>
              <w:spacing w:before="120" w:after="120"/>
              <w:jc w:val="both"/>
              <w:rPr>
                <w:del w:id="44206" w:author="James Vu" w:date="2024-04-18T23:45:00Z"/>
                <w:b/>
                <w:bCs/>
                <w:sz w:val="28"/>
                <w:szCs w:val="28"/>
                <w:rPrChange w:id="44207" w:author="James Vu" w:date="2024-04-18T22:33:00Z">
                  <w:rPr>
                    <w:del w:id="44208" w:author="James Vu" w:date="2024-04-18T23:45:00Z"/>
                    <w:b/>
                    <w:bCs/>
                    <w:sz w:val="26"/>
                    <w:szCs w:val="26"/>
                  </w:rPr>
                </w:rPrChange>
              </w:rPr>
              <w:pPrChange w:id="44209" w:author="James Vu" w:date="2024-04-18T22:33:00Z">
                <w:pPr>
                  <w:widowControl w:val="0"/>
                  <w:spacing w:before="120" w:after="120"/>
                  <w:jc w:val="center"/>
                </w:pPr>
              </w:pPrChange>
            </w:pPr>
            <w:del w:id="44210" w:author="James Vu" w:date="2024-04-18T23:45:00Z">
              <w:r w:rsidRPr="00167CE0" w:rsidDel="00B053AF">
                <w:rPr>
                  <w:b/>
                  <w:bCs/>
                  <w:sz w:val="28"/>
                  <w:szCs w:val="28"/>
                  <w:rPrChange w:id="44211" w:author="James Vu" w:date="2024-04-18T22:33:00Z">
                    <w:rPr>
                      <w:b/>
                      <w:bCs/>
                      <w:sz w:val="26"/>
                      <w:szCs w:val="26"/>
                    </w:rPr>
                  </w:rPrChange>
                </w:rPr>
                <w:delText>Đơn vị tính</w:delText>
              </w:r>
            </w:del>
          </w:p>
        </w:tc>
        <w:tc>
          <w:tcPr>
            <w:tcW w:w="480"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FB10C88" w14:textId="1809420A" w:rsidR="00D41BC5" w:rsidRPr="00167CE0" w:rsidDel="00B053AF" w:rsidRDefault="00D41BC5">
            <w:pPr>
              <w:widowControl w:val="0"/>
              <w:spacing w:before="120" w:after="120"/>
              <w:jc w:val="both"/>
              <w:rPr>
                <w:del w:id="44212" w:author="James Vu" w:date="2024-04-18T23:45:00Z"/>
                <w:b/>
                <w:bCs/>
                <w:sz w:val="28"/>
                <w:szCs w:val="28"/>
                <w:rPrChange w:id="44213" w:author="James Vu" w:date="2024-04-18T22:33:00Z">
                  <w:rPr>
                    <w:del w:id="44214" w:author="James Vu" w:date="2024-04-18T23:45:00Z"/>
                    <w:b/>
                    <w:bCs/>
                    <w:sz w:val="26"/>
                    <w:szCs w:val="26"/>
                  </w:rPr>
                </w:rPrChange>
              </w:rPr>
              <w:pPrChange w:id="44215" w:author="James Vu" w:date="2024-04-18T22:33:00Z">
                <w:pPr>
                  <w:widowControl w:val="0"/>
                  <w:spacing w:before="120" w:after="120"/>
                  <w:jc w:val="center"/>
                </w:pPr>
              </w:pPrChange>
            </w:pPr>
            <w:del w:id="44216" w:author="James Vu" w:date="2024-04-18T23:45:00Z">
              <w:r w:rsidRPr="00167CE0" w:rsidDel="00B053AF">
                <w:rPr>
                  <w:b/>
                  <w:bCs/>
                  <w:sz w:val="28"/>
                  <w:szCs w:val="28"/>
                  <w:rPrChange w:id="44217" w:author="James Vu" w:date="2024-04-18T22:33:00Z">
                    <w:rPr>
                      <w:b/>
                      <w:bCs/>
                      <w:sz w:val="26"/>
                      <w:szCs w:val="26"/>
                    </w:rPr>
                  </w:rPrChange>
                </w:rPr>
                <w:delText>Đơn giá</w:delText>
              </w:r>
            </w:del>
          </w:p>
        </w:tc>
        <w:tc>
          <w:tcPr>
            <w:tcW w:w="730"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63A8E07" w14:textId="41930B68" w:rsidR="00D41BC5" w:rsidRPr="00167CE0" w:rsidDel="00B053AF" w:rsidRDefault="00D41BC5">
            <w:pPr>
              <w:widowControl w:val="0"/>
              <w:spacing w:before="120" w:after="120"/>
              <w:jc w:val="both"/>
              <w:rPr>
                <w:del w:id="44218" w:author="James Vu" w:date="2024-04-18T23:45:00Z"/>
                <w:b/>
                <w:bCs/>
                <w:sz w:val="28"/>
                <w:szCs w:val="28"/>
                <w:rPrChange w:id="44219" w:author="James Vu" w:date="2024-04-18T22:33:00Z">
                  <w:rPr>
                    <w:del w:id="44220" w:author="James Vu" w:date="2024-04-18T23:45:00Z"/>
                    <w:b/>
                    <w:bCs/>
                    <w:sz w:val="26"/>
                    <w:szCs w:val="26"/>
                  </w:rPr>
                </w:rPrChange>
              </w:rPr>
              <w:pPrChange w:id="44221" w:author="James Vu" w:date="2024-04-18T22:33:00Z">
                <w:pPr>
                  <w:widowControl w:val="0"/>
                  <w:spacing w:before="120" w:after="120"/>
                  <w:jc w:val="center"/>
                </w:pPr>
              </w:pPrChange>
            </w:pPr>
            <w:del w:id="44222" w:author="James Vu" w:date="2024-04-18T23:45:00Z">
              <w:r w:rsidRPr="00167CE0" w:rsidDel="00B053AF">
                <w:rPr>
                  <w:b/>
                  <w:bCs/>
                  <w:sz w:val="28"/>
                  <w:szCs w:val="28"/>
                  <w:rPrChange w:id="44223" w:author="James Vu" w:date="2024-04-18T22:33:00Z">
                    <w:rPr>
                      <w:b/>
                      <w:bCs/>
                      <w:sz w:val="26"/>
                      <w:szCs w:val="26"/>
                    </w:rPr>
                  </w:rPrChange>
                </w:rPr>
                <w:delText xml:space="preserve">Thời gian thực hiện </w:delText>
              </w:r>
              <w:r w:rsidRPr="00167CE0" w:rsidDel="00B053AF">
                <w:rPr>
                  <w:i/>
                  <w:iCs/>
                  <w:sz w:val="28"/>
                  <w:szCs w:val="28"/>
                  <w:rPrChange w:id="44224" w:author="James Vu" w:date="2024-04-18T22:33:00Z">
                    <w:rPr>
                      <w:i/>
                      <w:iCs/>
                      <w:sz w:val="26"/>
                      <w:szCs w:val="26"/>
                    </w:rPr>
                  </w:rPrChange>
                </w:rPr>
                <w:delText>(tháng)</w:delText>
              </w:r>
            </w:del>
          </w:p>
        </w:tc>
        <w:tc>
          <w:tcPr>
            <w:tcW w:w="525"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F678D77" w14:textId="6F180953" w:rsidR="00D41BC5" w:rsidRPr="00167CE0" w:rsidDel="00B053AF" w:rsidRDefault="00D41BC5">
            <w:pPr>
              <w:widowControl w:val="0"/>
              <w:spacing w:before="120" w:after="120"/>
              <w:jc w:val="both"/>
              <w:rPr>
                <w:del w:id="44225" w:author="James Vu" w:date="2024-04-18T23:45:00Z"/>
                <w:b/>
                <w:bCs/>
                <w:sz w:val="28"/>
                <w:szCs w:val="28"/>
                <w:rPrChange w:id="44226" w:author="James Vu" w:date="2024-04-18T22:33:00Z">
                  <w:rPr>
                    <w:del w:id="44227" w:author="James Vu" w:date="2024-04-18T23:45:00Z"/>
                    <w:b/>
                    <w:bCs/>
                    <w:sz w:val="26"/>
                    <w:szCs w:val="26"/>
                  </w:rPr>
                </w:rPrChange>
              </w:rPr>
              <w:pPrChange w:id="44228" w:author="James Vu" w:date="2024-04-18T22:33:00Z">
                <w:pPr>
                  <w:widowControl w:val="0"/>
                  <w:spacing w:before="120" w:after="120"/>
                  <w:jc w:val="center"/>
                </w:pPr>
              </w:pPrChange>
            </w:pPr>
            <w:del w:id="44229" w:author="James Vu" w:date="2024-04-18T23:45:00Z">
              <w:r w:rsidRPr="00167CE0" w:rsidDel="00B053AF">
                <w:rPr>
                  <w:b/>
                  <w:bCs/>
                  <w:sz w:val="28"/>
                  <w:szCs w:val="28"/>
                  <w:rPrChange w:id="44230" w:author="James Vu" w:date="2024-04-18T22:33:00Z">
                    <w:rPr>
                      <w:b/>
                      <w:bCs/>
                      <w:sz w:val="26"/>
                      <w:szCs w:val="26"/>
                    </w:rPr>
                  </w:rPrChange>
                </w:rPr>
                <w:delText>Thành tiền</w:delText>
              </w:r>
            </w:del>
          </w:p>
        </w:tc>
        <w:tc>
          <w:tcPr>
            <w:tcW w:w="725"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72AAEFC9" w14:textId="6931792A" w:rsidR="00D41BC5" w:rsidRPr="00167CE0" w:rsidDel="00B053AF" w:rsidRDefault="00D41BC5">
            <w:pPr>
              <w:widowControl w:val="0"/>
              <w:spacing w:before="120" w:after="120"/>
              <w:jc w:val="both"/>
              <w:rPr>
                <w:del w:id="44231" w:author="James Vu" w:date="2024-04-18T23:45:00Z"/>
                <w:b/>
                <w:bCs/>
                <w:sz w:val="28"/>
                <w:szCs w:val="28"/>
                <w:rPrChange w:id="44232" w:author="James Vu" w:date="2024-04-18T22:33:00Z">
                  <w:rPr>
                    <w:del w:id="44233" w:author="James Vu" w:date="2024-04-18T23:45:00Z"/>
                    <w:b/>
                    <w:bCs/>
                    <w:sz w:val="26"/>
                    <w:szCs w:val="26"/>
                  </w:rPr>
                </w:rPrChange>
              </w:rPr>
              <w:pPrChange w:id="44234" w:author="James Vu" w:date="2024-04-18T22:33:00Z">
                <w:pPr>
                  <w:widowControl w:val="0"/>
                  <w:spacing w:before="120" w:after="120"/>
                  <w:jc w:val="center"/>
                </w:pPr>
              </w:pPrChange>
            </w:pPr>
            <w:del w:id="44235" w:author="James Vu" w:date="2024-04-18T23:45:00Z">
              <w:r w:rsidRPr="00167CE0" w:rsidDel="00B053AF">
                <w:rPr>
                  <w:b/>
                  <w:bCs/>
                  <w:sz w:val="28"/>
                  <w:szCs w:val="28"/>
                  <w:rPrChange w:id="44236" w:author="James Vu" w:date="2024-04-18T22:33:00Z">
                    <w:rPr>
                      <w:b/>
                      <w:bCs/>
                      <w:sz w:val="26"/>
                      <w:szCs w:val="26"/>
                    </w:rPr>
                  </w:rPrChange>
                </w:rPr>
                <w:delText>Ghi chú</w:delText>
              </w:r>
            </w:del>
          </w:p>
        </w:tc>
      </w:tr>
      <w:tr w:rsidR="00D41BC5" w:rsidRPr="00167CE0" w:rsidDel="00B053AF" w14:paraId="6AD28A1E" w14:textId="3B77F74F" w:rsidTr="00917DAA">
        <w:trPr>
          <w:trHeight w:val="923"/>
          <w:del w:id="44237" w:author="James Vu" w:date="2024-04-18T23:45:00Z"/>
        </w:trPr>
        <w:tc>
          <w:tcPr>
            <w:tcW w:w="185" w:type="pct"/>
            <w:tcBorders>
              <w:top w:val="nil"/>
              <w:left w:val="single" w:sz="4" w:space="0" w:color="auto"/>
              <w:bottom w:val="single" w:sz="4" w:space="0" w:color="auto"/>
              <w:right w:val="single" w:sz="4" w:space="0" w:color="auto"/>
            </w:tcBorders>
            <w:shd w:val="clear" w:color="auto" w:fill="auto"/>
            <w:vAlign w:val="center"/>
            <w:hideMark/>
          </w:tcPr>
          <w:p w14:paraId="6922678F" w14:textId="32006B9A" w:rsidR="00D41BC5" w:rsidRPr="00167CE0" w:rsidDel="00B053AF" w:rsidRDefault="00D41BC5">
            <w:pPr>
              <w:widowControl w:val="0"/>
              <w:spacing w:before="120" w:after="120"/>
              <w:jc w:val="both"/>
              <w:rPr>
                <w:del w:id="44238" w:author="James Vu" w:date="2024-04-18T23:45:00Z"/>
                <w:sz w:val="28"/>
                <w:szCs w:val="28"/>
                <w:rPrChange w:id="44239" w:author="James Vu" w:date="2024-04-18T22:33:00Z">
                  <w:rPr>
                    <w:del w:id="44240" w:author="James Vu" w:date="2024-04-18T23:45:00Z"/>
                    <w:sz w:val="26"/>
                    <w:szCs w:val="26"/>
                  </w:rPr>
                </w:rPrChange>
              </w:rPr>
              <w:pPrChange w:id="44241" w:author="James Vu" w:date="2024-04-18T22:33:00Z">
                <w:pPr>
                  <w:widowControl w:val="0"/>
                  <w:spacing w:before="120" w:after="120"/>
                  <w:jc w:val="center"/>
                </w:pPr>
              </w:pPrChange>
            </w:pPr>
            <w:del w:id="44242" w:author="James Vu" w:date="2024-04-18T23:45:00Z">
              <w:r w:rsidRPr="00167CE0" w:rsidDel="00B053AF">
                <w:rPr>
                  <w:sz w:val="28"/>
                  <w:szCs w:val="28"/>
                  <w:rPrChange w:id="44243" w:author="James Vu" w:date="2024-04-18T22:33:00Z">
                    <w:rPr>
                      <w:sz w:val="26"/>
                      <w:szCs w:val="26"/>
                    </w:rPr>
                  </w:rPrChange>
                </w:rPr>
                <w:delText>1</w:delText>
              </w:r>
            </w:del>
          </w:p>
        </w:tc>
        <w:tc>
          <w:tcPr>
            <w:tcW w:w="1138" w:type="pct"/>
            <w:tcBorders>
              <w:top w:val="nil"/>
              <w:left w:val="nil"/>
              <w:bottom w:val="single" w:sz="4" w:space="0" w:color="auto"/>
              <w:right w:val="single" w:sz="4" w:space="0" w:color="auto"/>
            </w:tcBorders>
            <w:shd w:val="clear" w:color="auto" w:fill="auto"/>
            <w:vAlign w:val="center"/>
            <w:hideMark/>
          </w:tcPr>
          <w:p w14:paraId="67EBCC7D" w14:textId="2FEA6D06" w:rsidR="00D41BC5" w:rsidRPr="00167CE0" w:rsidDel="00B053AF" w:rsidRDefault="00D41BC5">
            <w:pPr>
              <w:widowControl w:val="0"/>
              <w:spacing w:before="120" w:after="120"/>
              <w:jc w:val="both"/>
              <w:rPr>
                <w:del w:id="44244" w:author="James Vu" w:date="2024-04-18T23:45:00Z"/>
                <w:sz w:val="28"/>
                <w:szCs w:val="28"/>
                <w:rPrChange w:id="44245" w:author="James Vu" w:date="2024-04-18T22:33:00Z">
                  <w:rPr>
                    <w:del w:id="44246" w:author="James Vu" w:date="2024-04-18T23:45:00Z"/>
                    <w:sz w:val="26"/>
                    <w:szCs w:val="26"/>
                  </w:rPr>
                </w:rPrChange>
              </w:rPr>
              <w:pPrChange w:id="44247" w:author="James Vu" w:date="2024-04-18T22:33:00Z">
                <w:pPr>
                  <w:widowControl w:val="0"/>
                  <w:spacing w:before="120" w:after="120"/>
                </w:pPr>
              </w:pPrChange>
            </w:pPr>
            <w:del w:id="44248" w:author="James Vu" w:date="2024-04-18T23:45:00Z">
              <w:r w:rsidRPr="00167CE0" w:rsidDel="00B053AF">
                <w:rPr>
                  <w:sz w:val="28"/>
                  <w:szCs w:val="28"/>
                  <w:rPrChange w:id="44249" w:author="James Vu" w:date="2024-04-18T22:33:00Z">
                    <w:rPr>
                      <w:sz w:val="26"/>
                      <w:szCs w:val="26"/>
                    </w:rPr>
                  </w:rPrChange>
                </w:rPr>
                <w:delText>Chi phí chuyên gia trực tiếp</w:delText>
              </w:r>
            </w:del>
          </w:p>
        </w:tc>
        <w:tc>
          <w:tcPr>
            <w:tcW w:w="614" w:type="pct"/>
            <w:tcBorders>
              <w:top w:val="nil"/>
              <w:left w:val="nil"/>
              <w:bottom w:val="single" w:sz="4" w:space="0" w:color="auto"/>
              <w:right w:val="single" w:sz="4" w:space="0" w:color="auto"/>
            </w:tcBorders>
            <w:shd w:val="clear" w:color="auto" w:fill="auto"/>
            <w:vAlign w:val="center"/>
            <w:hideMark/>
          </w:tcPr>
          <w:p w14:paraId="5C10B4B2" w14:textId="7D2EF0D5" w:rsidR="00D41BC5" w:rsidRPr="00167CE0" w:rsidDel="00B053AF" w:rsidRDefault="00D41BC5">
            <w:pPr>
              <w:widowControl w:val="0"/>
              <w:spacing w:before="120" w:after="120"/>
              <w:jc w:val="both"/>
              <w:rPr>
                <w:del w:id="44250" w:author="James Vu" w:date="2024-04-18T23:45:00Z"/>
                <w:i/>
                <w:iCs/>
                <w:sz w:val="28"/>
                <w:szCs w:val="28"/>
                <w:rPrChange w:id="44251" w:author="James Vu" w:date="2024-04-18T22:33:00Z">
                  <w:rPr>
                    <w:del w:id="44252" w:author="James Vu" w:date="2024-04-18T23:45:00Z"/>
                    <w:i/>
                    <w:iCs/>
                    <w:sz w:val="26"/>
                    <w:szCs w:val="26"/>
                  </w:rPr>
                </w:rPrChange>
              </w:rPr>
              <w:pPrChange w:id="44253" w:author="James Vu" w:date="2024-04-18T22:33:00Z">
                <w:pPr>
                  <w:widowControl w:val="0"/>
                  <w:spacing w:before="120" w:after="120"/>
                  <w:jc w:val="center"/>
                </w:pPr>
              </w:pPrChange>
            </w:pPr>
            <w:del w:id="44254" w:author="James Vu" w:date="2024-04-18T23:45:00Z">
              <w:r w:rsidRPr="00167CE0" w:rsidDel="00B053AF">
                <w:rPr>
                  <w:i/>
                  <w:iCs/>
                  <w:sz w:val="28"/>
                  <w:szCs w:val="28"/>
                  <w:rPrChange w:id="44255" w:author="James Vu" w:date="2024-04-18T22:33:00Z">
                    <w:rPr>
                      <w:i/>
                      <w:iCs/>
                      <w:sz w:val="26"/>
                      <w:szCs w:val="26"/>
                    </w:rPr>
                  </w:rPrChange>
                </w:rPr>
                <w:delText>Ccg</w:delText>
              </w:r>
            </w:del>
          </w:p>
        </w:tc>
        <w:tc>
          <w:tcPr>
            <w:tcW w:w="299" w:type="pct"/>
            <w:tcBorders>
              <w:top w:val="nil"/>
              <w:left w:val="nil"/>
              <w:bottom w:val="single" w:sz="4" w:space="0" w:color="auto"/>
              <w:right w:val="single" w:sz="4" w:space="0" w:color="auto"/>
            </w:tcBorders>
            <w:shd w:val="clear" w:color="auto" w:fill="auto"/>
            <w:hideMark/>
          </w:tcPr>
          <w:p w14:paraId="07F0EFFA" w14:textId="23F9D08E" w:rsidR="00D41BC5" w:rsidRPr="00167CE0" w:rsidDel="00B053AF" w:rsidRDefault="00D41BC5">
            <w:pPr>
              <w:widowControl w:val="0"/>
              <w:spacing w:before="120" w:after="120"/>
              <w:jc w:val="both"/>
              <w:rPr>
                <w:del w:id="44256" w:author="James Vu" w:date="2024-04-18T23:45:00Z"/>
                <w:sz w:val="28"/>
                <w:szCs w:val="28"/>
                <w:rPrChange w:id="44257" w:author="James Vu" w:date="2024-04-18T22:33:00Z">
                  <w:rPr>
                    <w:del w:id="44258" w:author="James Vu" w:date="2024-04-18T23:45:00Z"/>
                    <w:sz w:val="26"/>
                    <w:szCs w:val="26"/>
                  </w:rPr>
                </w:rPrChange>
              </w:rPr>
              <w:pPrChange w:id="44259" w:author="James Vu" w:date="2024-04-18T22:33:00Z">
                <w:pPr>
                  <w:widowControl w:val="0"/>
                  <w:spacing w:before="120" w:after="120"/>
                </w:pPr>
              </w:pPrChange>
            </w:pPr>
            <w:del w:id="44260" w:author="James Vu" w:date="2024-04-18T23:45:00Z">
              <w:r w:rsidRPr="00167CE0" w:rsidDel="00B053AF">
                <w:rPr>
                  <w:sz w:val="28"/>
                  <w:szCs w:val="28"/>
                  <w:rPrChange w:id="44261" w:author="James Vu" w:date="2024-04-18T22:33:00Z">
                    <w:rPr>
                      <w:sz w:val="26"/>
                      <w:szCs w:val="26"/>
                    </w:rPr>
                  </w:rPrChange>
                </w:rPr>
                <w:delText> </w:delText>
              </w:r>
            </w:del>
          </w:p>
        </w:tc>
        <w:tc>
          <w:tcPr>
            <w:tcW w:w="306" w:type="pct"/>
            <w:tcBorders>
              <w:top w:val="nil"/>
              <w:left w:val="nil"/>
              <w:bottom w:val="single" w:sz="4" w:space="0" w:color="auto"/>
              <w:right w:val="single" w:sz="4" w:space="0" w:color="auto"/>
            </w:tcBorders>
            <w:shd w:val="clear" w:color="auto" w:fill="auto"/>
            <w:hideMark/>
          </w:tcPr>
          <w:p w14:paraId="4132FF18" w14:textId="60468C02" w:rsidR="00D41BC5" w:rsidRPr="00167CE0" w:rsidDel="00B053AF" w:rsidRDefault="00D41BC5">
            <w:pPr>
              <w:widowControl w:val="0"/>
              <w:spacing w:before="120" w:after="120"/>
              <w:jc w:val="both"/>
              <w:rPr>
                <w:del w:id="44262" w:author="James Vu" w:date="2024-04-18T23:45:00Z"/>
                <w:sz w:val="28"/>
                <w:szCs w:val="28"/>
                <w:rPrChange w:id="44263" w:author="James Vu" w:date="2024-04-18T22:33:00Z">
                  <w:rPr>
                    <w:del w:id="44264" w:author="James Vu" w:date="2024-04-18T23:45:00Z"/>
                    <w:sz w:val="26"/>
                    <w:szCs w:val="26"/>
                  </w:rPr>
                </w:rPrChange>
              </w:rPr>
              <w:pPrChange w:id="44265" w:author="James Vu" w:date="2024-04-18T22:33:00Z">
                <w:pPr>
                  <w:widowControl w:val="0"/>
                  <w:spacing w:before="120" w:after="120"/>
                </w:pPr>
              </w:pPrChange>
            </w:pPr>
            <w:del w:id="44266" w:author="James Vu" w:date="2024-04-18T23:45:00Z">
              <w:r w:rsidRPr="00167CE0" w:rsidDel="00B053AF">
                <w:rPr>
                  <w:sz w:val="28"/>
                  <w:szCs w:val="28"/>
                  <w:rPrChange w:id="44267" w:author="James Vu" w:date="2024-04-18T22:33:00Z">
                    <w:rPr>
                      <w:sz w:val="26"/>
                      <w:szCs w:val="26"/>
                    </w:rPr>
                  </w:rPrChange>
                </w:rPr>
                <w:delText> </w:delText>
              </w:r>
            </w:del>
          </w:p>
        </w:tc>
        <w:tc>
          <w:tcPr>
            <w:tcW w:w="480" w:type="pct"/>
            <w:tcBorders>
              <w:top w:val="nil"/>
              <w:left w:val="nil"/>
              <w:bottom w:val="single" w:sz="4" w:space="0" w:color="auto"/>
              <w:right w:val="single" w:sz="4" w:space="0" w:color="auto"/>
            </w:tcBorders>
            <w:shd w:val="clear" w:color="auto" w:fill="auto"/>
            <w:vAlign w:val="center"/>
            <w:hideMark/>
          </w:tcPr>
          <w:p w14:paraId="5C711B2D" w14:textId="04F3D357" w:rsidR="00D41BC5" w:rsidRPr="00167CE0" w:rsidDel="00B053AF" w:rsidRDefault="00D41BC5">
            <w:pPr>
              <w:widowControl w:val="0"/>
              <w:spacing w:before="120" w:after="120"/>
              <w:jc w:val="both"/>
              <w:rPr>
                <w:del w:id="44268" w:author="James Vu" w:date="2024-04-18T23:45:00Z"/>
                <w:sz w:val="28"/>
                <w:szCs w:val="28"/>
                <w:rPrChange w:id="44269" w:author="James Vu" w:date="2024-04-18T22:33:00Z">
                  <w:rPr>
                    <w:del w:id="44270" w:author="James Vu" w:date="2024-04-18T23:45:00Z"/>
                    <w:sz w:val="26"/>
                    <w:szCs w:val="26"/>
                  </w:rPr>
                </w:rPrChange>
              </w:rPr>
              <w:pPrChange w:id="44271" w:author="James Vu" w:date="2024-04-18T22:33:00Z">
                <w:pPr>
                  <w:widowControl w:val="0"/>
                  <w:spacing w:before="120" w:after="120"/>
                  <w:jc w:val="right"/>
                </w:pPr>
              </w:pPrChange>
            </w:pPr>
            <w:del w:id="44272" w:author="James Vu" w:date="2024-04-18T23:45:00Z">
              <w:r w:rsidRPr="00167CE0" w:rsidDel="00B053AF">
                <w:rPr>
                  <w:sz w:val="28"/>
                  <w:szCs w:val="28"/>
                  <w:rPrChange w:id="44273" w:author="James Vu" w:date="2024-04-18T22:33:00Z">
                    <w:rPr>
                      <w:sz w:val="26"/>
                      <w:szCs w:val="26"/>
                    </w:rPr>
                  </w:rPrChange>
                </w:rPr>
                <w:delText> </w:delText>
              </w:r>
            </w:del>
          </w:p>
        </w:tc>
        <w:tc>
          <w:tcPr>
            <w:tcW w:w="730" w:type="pct"/>
            <w:tcBorders>
              <w:top w:val="nil"/>
              <w:left w:val="nil"/>
              <w:bottom w:val="single" w:sz="4" w:space="0" w:color="auto"/>
              <w:right w:val="single" w:sz="4" w:space="0" w:color="auto"/>
            </w:tcBorders>
            <w:shd w:val="clear" w:color="auto" w:fill="auto"/>
            <w:hideMark/>
          </w:tcPr>
          <w:p w14:paraId="7A2C76EB" w14:textId="19D19E3E" w:rsidR="00D41BC5" w:rsidRPr="00167CE0" w:rsidDel="00B053AF" w:rsidRDefault="00D41BC5">
            <w:pPr>
              <w:widowControl w:val="0"/>
              <w:spacing w:before="120" w:after="120"/>
              <w:jc w:val="both"/>
              <w:rPr>
                <w:del w:id="44274" w:author="James Vu" w:date="2024-04-18T23:45:00Z"/>
                <w:sz w:val="28"/>
                <w:szCs w:val="28"/>
                <w:rPrChange w:id="44275" w:author="James Vu" w:date="2024-04-18T22:33:00Z">
                  <w:rPr>
                    <w:del w:id="44276" w:author="James Vu" w:date="2024-04-18T23:45:00Z"/>
                    <w:sz w:val="26"/>
                    <w:szCs w:val="26"/>
                  </w:rPr>
                </w:rPrChange>
              </w:rPr>
              <w:pPrChange w:id="44277" w:author="James Vu" w:date="2024-04-18T22:33:00Z">
                <w:pPr>
                  <w:widowControl w:val="0"/>
                  <w:spacing w:before="120" w:after="120"/>
                </w:pPr>
              </w:pPrChange>
            </w:pPr>
            <w:del w:id="44278" w:author="James Vu" w:date="2024-04-18T23:45:00Z">
              <w:r w:rsidRPr="00167CE0" w:rsidDel="00B053AF">
                <w:rPr>
                  <w:sz w:val="28"/>
                  <w:szCs w:val="28"/>
                  <w:rPrChange w:id="44279" w:author="James Vu" w:date="2024-04-18T22:33:00Z">
                    <w:rPr>
                      <w:sz w:val="26"/>
                      <w:szCs w:val="26"/>
                    </w:rPr>
                  </w:rPrChange>
                </w:rPr>
                <w:delText> </w:delText>
              </w:r>
            </w:del>
          </w:p>
        </w:tc>
        <w:tc>
          <w:tcPr>
            <w:tcW w:w="525" w:type="pct"/>
            <w:tcBorders>
              <w:top w:val="nil"/>
              <w:left w:val="nil"/>
              <w:bottom w:val="single" w:sz="4" w:space="0" w:color="auto"/>
              <w:right w:val="single" w:sz="4" w:space="0" w:color="auto"/>
            </w:tcBorders>
            <w:shd w:val="clear" w:color="auto" w:fill="auto"/>
            <w:vAlign w:val="center"/>
            <w:hideMark/>
          </w:tcPr>
          <w:p w14:paraId="16DB12F4" w14:textId="1FC53C7E" w:rsidR="00D41BC5" w:rsidRPr="00167CE0" w:rsidDel="00B053AF" w:rsidRDefault="00D41BC5">
            <w:pPr>
              <w:widowControl w:val="0"/>
              <w:spacing w:before="120" w:after="120"/>
              <w:jc w:val="both"/>
              <w:rPr>
                <w:del w:id="44280" w:author="James Vu" w:date="2024-04-18T23:45:00Z"/>
                <w:sz w:val="28"/>
                <w:szCs w:val="28"/>
                <w:rPrChange w:id="44281" w:author="James Vu" w:date="2024-04-18T22:33:00Z">
                  <w:rPr>
                    <w:del w:id="44282" w:author="James Vu" w:date="2024-04-18T23:45:00Z"/>
                    <w:sz w:val="26"/>
                    <w:szCs w:val="26"/>
                  </w:rPr>
                </w:rPrChange>
              </w:rPr>
              <w:pPrChange w:id="44283" w:author="James Vu" w:date="2024-04-18T22:33:00Z">
                <w:pPr>
                  <w:widowControl w:val="0"/>
                  <w:spacing w:before="120" w:after="120"/>
                  <w:jc w:val="right"/>
                </w:pPr>
              </w:pPrChange>
            </w:pPr>
            <w:del w:id="44284" w:author="James Vu" w:date="2024-04-18T23:45:00Z">
              <w:r w:rsidRPr="00167CE0" w:rsidDel="00B053AF">
                <w:rPr>
                  <w:sz w:val="28"/>
                  <w:szCs w:val="28"/>
                  <w:rPrChange w:id="44285" w:author="James Vu" w:date="2024-04-18T22:33:00Z">
                    <w:rPr>
                      <w:sz w:val="26"/>
                      <w:szCs w:val="26"/>
                    </w:rPr>
                  </w:rPrChange>
                </w:rPr>
                <w:delText>113.752.800</w:delText>
              </w:r>
            </w:del>
          </w:p>
        </w:tc>
        <w:tc>
          <w:tcPr>
            <w:tcW w:w="725" w:type="pct"/>
            <w:tcBorders>
              <w:top w:val="nil"/>
              <w:left w:val="nil"/>
              <w:bottom w:val="single" w:sz="4" w:space="0" w:color="auto"/>
              <w:right w:val="single" w:sz="4" w:space="0" w:color="auto"/>
            </w:tcBorders>
            <w:shd w:val="clear" w:color="auto" w:fill="auto"/>
            <w:vAlign w:val="center"/>
            <w:hideMark/>
          </w:tcPr>
          <w:p w14:paraId="6D72DE99" w14:textId="682DADF8" w:rsidR="00D41BC5" w:rsidRPr="00167CE0" w:rsidDel="00B053AF" w:rsidRDefault="00D41BC5">
            <w:pPr>
              <w:widowControl w:val="0"/>
              <w:spacing w:before="120" w:after="120"/>
              <w:jc w:val="both"/>
              <w:rPr>
                <w:del w:id="44286" w:author="James Vu" w:date="2024-04-18T23:45:00Z"/>
                <w:i/>
                <w:iCs/>
                <w:sz w:val="28"/>
                <w:szCs w:val="28"/>
                <w:rPrChange w:id="44287" w:author="James Vu" w:date="2024-04-18T22:33:00Z">
                  <w:rPr>
                    <w:del w:id="44288" w:author="James Vu" w:date="2024-04-18T23:45:00Z"/>
                    <w:i/>
                    <w:iCs/>
                    <w:sz w:val="26"/>
                    <w:szCs w:val="26"/>
                  </w:rPr>
                </w:rPrChange>
              </w:rPr>
              <w:pPrChange w:id="44289" w:author="James Vu" w:date="2024-04-18T22:33:00Z">
                <w:pPr>
                  <w:widowControl w:val="0"/>
                  <w:spacing w:before="120" w:after="120"/>
                </w:pPr>
              </w:pPrChange>
            </w:pPr>
            <w:del w:id="44290" w:author="James Vu" w:date="2024-04-18T23:45:00Z">
              <w:r w:rsidRPr="00167CE0" w:rsidDel="00B053AF">
                <w:rPr>
                  <w:i/>
                  <w:iCs/>
                  <w:sz w:val="28"/>
                  <w:szCs w:val="28"/>
                  <w:rPrChange w:id="44291" w:author="James Vu" w:date="2024-04-18T22:33:00Z">
                    <w:rPr>
                      <w:i/>
                      <w:iCs/>
                      <w:sz w:val="26"/>
                      <w:szCs w:val="26"/>
                    </w:rPr>
                  </w:rPrChange>
                </w:rPr>
                <w:delText>Mục 3 Phụ lục 02 và Phụ lục 05 Thông tư số 04/2020/TT-BTTTT</w:delText>
              </w:r>
            </w:del>
          </w:p>
        </w:tc>
      </w:tr>
      <w:tr w:rsidR="00D41BC5" w:rsidRPr="00167CE0" w:rsidDel="00B053AF" w14:paraId="2022A870" w14:textId="683C3741" w:rsidTr="00917DAA">
        <w:trPr>
          <w:trHeight w:val="615"/>
          <w:del w:id="44292" w:author="James Vu" w:date="2024-04-18T23:45:00Z"/>
        </w:trPr>
        <w:tc>
          <w:tcPr>
            <w:tcW w:w="185" w:type="pct"/>
            <w:tcBorders>
              <w:top w:val="nil"/>
              <w:left w:val="single" w:sz="4" w:space="0" w:color="auto"/>
              <w:bottom w:val="single" w:sz="4" w:space="0" w:color="auto"/>
              <w:right w:val="single" w:sz="4" w:space="0" w:color="auto"/>
            </w:tcBorders>
            <w:shd w:val="clear" w:color="auto" w:fill="auto"/>
            <w:vAlign w:val="center"/>
            <w:hideMark/>
          </w:tcPr>
          <w:p w14:paraId="2A098887" w14:textId="2730110B" w:rsidR="00D41BC5" w:rsidRPr="00167CE0" w:rsidDel="00B053AF" w:rsidRDefault="00D41BC5">
            <w:pPr>
              <w:widowControl w:val="0"/>
              <w:spacing w:before="120" w:after="120"/>
              <w:jc w:val="both"/>
              <w:rPr>
                <w:del w:id="44293" w:author="James Vu" w:date="2024-04-18T23:45:00Z"/>
                <w:sz w:val="28"/>
                <w:szCs w:val="28"/>
                <w:rPrChange w:id="44294" w:author="James Vu" w:date="2024-04-18T22:33:00Z">
                  <w:rPr>
                    <w:del w:id="44295" w:author="James Vu" w:date="2024-04-18T23:45:00Z"/>
                    <w:sz w:val="26"/>
                    <w:szCs w:val="26"/>
                  </w:rPr>
                </w:rPrChange>
              </w:rPr>
              <w:pPrChange w:id="44296" w:author="James Vu" w:date="2024-04-18T22:33:00Z">
                <w:pPr>
                  <w:widowControl w:val="0"/>
                  <w:spacing w:before="120" w:after="120"/>
                  <w:jc w:val="center"/>
                </w:pPr>
              </w:pPrChange>
            </w:pPr>
            <w:del w:id="44297" w:author="James Vu" w:date="2024-04-18T23:45:00Z">
              <w:r w:rsidRPr="00167CE0" w:rsidDel="00B053AF">
                <w:rPr>
                  <w:sz w:val="28"/>
                  <w:szCs w:val="28"/>
                  <w:rPrChange w:id="44298" w:author="James Vu" w:date="2024-04-18T22:33:00Z">
                    <w:rPr>
                      <w:sz w:val="26"/>
                      <w:szCs w:val="26"/>
                    </w:rPr>
                  </w:rPrChange>
                </w:rPr>
                <w:delText> </w:delText>
              </w:r>
            </w:del>
          </w:p>
        </w:tc>
        <w:tc>
          <w:tcPr>
            <w:tcW w:w="1138" w:type="pct"/>
            <w:tcBorders>
              <w:top w:val="nil"/>
              <w:left w:val="nil"/>
              <w:bottom w:val="single" w:sz="4" w:space="0" w:color="auto"/>
              <w:right w:val="single" w:sz="4" w:space="0" w:color="auto"/>
            </w:tcBorders>
            <w:shd w:val="clear" w:color="auto" w:fill="auto"/>
            <w:vAlign w:val="center"/>
            <w:hideMark/>
          </w:tcPr>
          <w:p w14:paraId="4AC75E9C" w14:textId="019BF8B6" w:rsidR="00D41BC5" w:rsidRPr="00167CE0" w:rsidDel="00B053AF" w:rsidRDefault="00D41BC5">
            <w:pPr>
              <w:widowControl w:val="0"/>
              <w:spacing w:before="120" w:after="120"/>
              <w:jc w:val="both"/>
              <w:rPr>
                <w:del w:id="44299" w:author="James Vu" w:date="2024-04-18T23:45:00Z"/>
                <w:sz w:val="28"/>
                <w:szCs w:val="28"/>
                <w:rPrChange w:id="44300" w:author="James Vu" w:date="2024-04-18T22:33:00Z">
                  <w:rPr>
                    <w:del w:id="44301" w:author="James Vu" w:date="2024-04-18T23:45:00Z"/>
                    <w:sz w:val="26"/>
                    <w:szCs w:val="26"/>
                  </w:rPr>
                </w:rPrChange>
              </w:rPr>
              <w:pPrChange w:id="44302" w:author="James Vu" w:date="2024-04-18T22:33:00Z">
                <w:pPr>
                  <w:widowControl w:val="0"/>
                  <w:spacing w:before="120" w:after="120"/>
                </w:pPr>
              </w:pPrChange>
            </w:pPr>
            <w:del w:id="44303" w:author="James Vu" w:date="2024-04-18T23:45:00Z">
              <w:r w:rsidRPr="00167CE0" w:rsidDel="00B053AF">
                <w:rPr>
                  <w:sz w:val="28"/>
                  <w:szCs w:val="28"/>
                  <w:rPrChange w:id="44304" w:author="James Vu" w:date="2024-04-18T22:33:00Z">
                    <w:rPr>
                      <w:sz w:val="26"/>
                      <w:szCs w:val="26"/>
                    </w:rPr>
                  </w:rPrChange>
                </w:rPr>
                <w:delText>Xây dựng phương án, khảo sát, đánh giá, báo cáo</w:delText>
              </w:r>
            </w:del>
          </w:p>
        </w:tc>
        <w:tc>
          <w:tcPr>
            <w:tcW w:w="614" w:type="pct"/>
            <w:tcBorders>
              <w:top w:val="nil"/>
              <w:left w:val="nil"/>
              <w:bottom w:val="single" w:sz="4" w:space="0" w:color="auto"/>
              <w:right w:val="single" w:sz="4" w:space="0" w:color="auto"/>
            </w:tcBorders>
            <w:shd w:val="clear" w:color="auto" w:fill="auto"/>
            <w:vAlign w:val="center"/>
            <w:hideMark/>
          </w:tcPr>
          <w:p w14:paraId="5D857005" w14:textId="56BFE1D3" w:rsidR="00D41BC5" w:rsidRPr="00167CE0" w:rsidDel="00B053AF" w:rsidRDefault="00D41BC5">
            <w:pPr>
              <w:widowControl w:val="0"/>
              <w:spacing w:before="120" w:after="120"/>
              <w:jc w:val="both"/>
              <w:rPr>
                <w:del w:id="44305" w:author="James Vu" w:date="2024-04-18T23:45:00Z"/>
                <w:i/>
                <w:iCs/>
                <w:sz w:val="28"/>
                <w:szCs w:val="28"/>
                <w:rPrChange w:id="44306" w:author="James Vu" w:date="2024-04-18T22:33:00Z">
                  <w:rPr>
                    <w:del w:id="44307" w:author="James Vu" w:date="2024-04-18T23:45:00Z"/>
                    <w:i/>
                    <w:iCs/>
                    <w:sz w:val="26"/>
                    <w:szCs w:val="26"/>
                  </w:rPr>
                </w:rPrChange>
              </w:rPr>
              <w:pPrChange w:id="44308" w:author="James Vu" w:date="2024-04-18T22:33:00Z">
                <w:pPr>
                  <w:widowControl w:val="0"/>
                  <w:spacing w:before="120" w:after="120"/>
                  <w:jc w:val="center"/>
                </w:pPr>
              </w:pPrChange>
            </w:pPr>
            <w:del w:id="44309" w:author="James Vu" w:date="2024-04-18T23:45:00Z">
              <w:r w:rsidRPr="00167CE0" w:rsidDel="00B053AF">
                <w:rPr>
                  <w:i/>
                  <w:iCs/>
                  <w:sz w:val="28"/>
                  <w:szCs w:val="28"/>
                  <w:rPrChange w:id="44310" w:author="James Vu" w:date="2024-04-18T22:33:00Z">
                    <w:rPr>
                      <w:i/>
                      <w:iCs/>
                      <w:sz w:val="26"/>
                      <w:szCs w:val="26"/>
                    </w:rPr>
                  </w:rPrChange>
                </w:rPr>
                <w:delText xml:space="preserve">Số lượng x lương (*) x tháng </w:delText>
              </w:r>
            </w:del>
          </w:p>
        </w:tc>
        <w:tc>
          <w:tcPr>
            <w:tcW w:w="299" w:type="pct"/>
            <w:tcBorders>
              <w:top w:val="nil"/>
              <w:left w:val="nil"/>
              <w:bottom w:val="single" w:sz="4" w:space="0" w:color="auto"/>
              <w:right w:val="single" w:sz="4" w:space="0" w:color="auto"/>
            </w:tcBorders>
            <w:shd w:val="clear" w:color="auto" w:fill="auto"/>
            <w:vAlign w:val="center"/>
            <w:hideMark/>
          </w:tcPr>
          <w:p w14:paraId="6327587D" w14:textId="3BAD73FC" w:rsidR="00D41BC5" w:rsidRPr="00167CE0" w:rsidDel="00B053AF" w:rsidRDefault="00D41BC5">
            <w:pPr>
              <w:widowControl w:val="0"/>
              <w:spacing w:before="120" w:after="120"/>
              <w:jc w:val="both"/>
              <w:rPr>
                <w:del w:id="44311" w:author="James Vu" w:date="2024-04-18T23:45:00Z"/>
                <w:sz w:val="28"/>
                <w:szCs w:val="28"/>
                <w:rPrChange w:id="44312" w:author="James Vu" w:date="2024-04-18T22:33:00Z">
                  <w:rPr>
                    <w:del w:id="44313" w:author="James Vu" w:date="2024-04-18T23:45:00Z"/>
                    <w:sz w:val="26"/>
                    <w:szCs w:val="26"/>
                  </w:rPr>
                </w:rPrChange>
              </w:rPr>
              <w:pPrChange w:id="44314" w:author="James Vu" w:date="2024-04-18T22:33:00Z">
                <w:pPr>
                  <w:widowControl w:val="0"/>
                  <w:spacing w:before="120" w:after="120"/>
                  <w:jc w:val="center"/>
                </w:pPr>
              </w:pPrChange>
            </w:pPr>
            <w:del w:id="44315" w:author="James Vu" w:date="2024-04-18T23:45:00Z">
              <w:r w:rsidRPr="00167CE0" w:rsidDel="00B053AF">
                <w:rPr>
                  <w:sz w:val="28"/>
                  <w:szCs w:val="28"/>
                  <w:rPrChange w:id="44316" w:author="James Vu" w:date="2024-04-18T22:33:00Z">
                    <w:rPr>
                      <w:sz w:val="26"/>
                      <w:szCs w:val="26"/>
                    </w:rPr>
                  </w:rPrChange>
                </w:rPr>
                <w:delText>5</w:delText>
              </w:r>
            </w:del>
          </w:p>
        </w:tc>
        <w:tc>
          <w:tcPr>
            <w:tcW w:w="306" w:type="pct"/>
            <w:tcBorders>
              <w:top w:val="nil"/>
              <w:left w:val="nil"/>
              <w:bottom w:val="single" w:sz="4" w:space="0" w:color="auto"/>
              <w:right w:val="single" w:sz="4" w:space="0" w:color="auto"/>
            </w:tcBorders>
            <w:shd w:val="clear" w:color="auto" w:fill="auto"/>
            <w:vAlign w:val="center"/>
            <w:hideMark/>
          </w:tcPr>
          <w:p w14:paraId="777AAA18" w14:textId="360859F5" w:rsidR="00D41BC5" w:rsidRPr="00167CE0" w:rsidDel="00B053AF" w:rsidRDefault="00D41BC5">
            <w:pPr>
              <w:widowControl w:val="0"/>
              <w:spacing w:before="120" w:after="120"/>
              <w:jc w:val="both"/>
              <w:rPr>
                <w:del w:id="44317" w:author="James Vu" w:date="2024-04-18T23:45:00Z"/>
                <w:sz w:val="28"/>
                <w:szCs w:val="28"/>
                <w:rPrChange w:id="44318" w:author="James Vu" w:date="2024-04-18T22:33:00Z">
                  <w:rPr>
                    <w:del w:id="44319" w:author="James Vu" w:date="2024-04-18T23:45:00Z"/>
                    <w:sz w:val="26"/>
                    <w:szCs w:val="26"/>
                  </w:rPr>
                </w:rPrChange>
              </w:rPr>
              <w:pPrChange w:id="44320" w:author="James Vu" w:date="2024-04-18T22:33:00Z">
                <w:pPr>
                  <w:widowControl w:val="0"/>
                  <w:spacing w:before="120" w:after="120"/>
                  <w:jc w:val="center"/>
                </w:pPr>
              </w:pPrChange>
            </w:pPr>
            <w:del w:id="44321" w:author="James Vu" w:date="2024-04-18T23:45:00Z">
              <w:r w:rsidRPr="00167CE0" w:rsidDel="00B053AF">
                <w:rPr>
                  <w:sz w:val="28"/>
                  <w:szCs w:val="28"/>
                  <w:rPrChange w:id="44322" w:author="James Vu" w:date="2024-04-18T22:33:00Z">
                    <w:rPr>
                      <w:sz w:val="26"/>
                      <w:szCs w:val="26"/>
                    </w:rPr>
                  </w:rPrChange>
                </w:rPr>
                <w:delText>Người</w:delText>
              </w:r>
            </w:del>
          </w:p>
        </w:tc>
        <w:tc>
          <w:tcPr>
            <w:tcW w:w="480" w:type="pct"/>
            <w:tcBorders>
              <w:top w:val="nil"/>
              <w:left w:val="nil"/>
              <w:bottom w:val="single" w:sz="4" w:space="0" w:color="auto"/>
              <w:right w:val="single" w:sz="4" w:space="0" w:color="auto"/>
            </w:tcBorders>
            <w:shd w:val="clear" w:color="auto" w:fill="auto"/>
            <w:vAlign w:val="center"/>
            <w:hideMark/>
          </w:tcPr>
          <w:p w14:paraId="37DC5022" w14:textId="52789C2B" w:rsidR="00D41BC5" w:rsidRPr="00167CE0" w:rsidDel="00B053AF" w:rsidRDefault="00D41BC5">
            <w:pPr>
              <w:widowControl w:val="0"/>
              <w:spacing w:before="120" w:after="120"/>
              <w:jc w:val="both"/>
              <w:rPr>
                <w:del w:id="44323" w:author="James Vu" w:date="2024-04-18T23:45:00Z"/>
                <w:sz w:val="28"/>
                <w:szCs w:val="28"/>
                <w:rPrChange w:id="44324" w:author="James Vu" w:date="2024-04-18T22:33:00Z">
                  <w:rPr>
                    <w:del w:id="44325" w:author="James Vu" w:date="2024-04-18T23:45:00Z"/>
                    <w:sz w:val="26"/>
                    <w:szCs w:val="26"/>
                  </w:rPr>
                </w:rPrChange>
              </w:rPr>
              <w:pPrChange w:id="44326" w:author="James Vu" w:date="2024-04-18T22:33:00Z">
                <w:pPr>
                  <w:widowControl w:val="0"/>
                  <w:spacing w:before="120" w:after="120"/>
                  <w:jc w:val="right"/>
                </w:pPr>
              </w:pPrChange>
            </w:pPr>
            <w:del w:id="44327" w:author="James Vu" w:date="2024-04-18T23:45:00Z">
              <w:r w:rsidRPr="00167CE0" w:rsidDel="00B053AF">
                <w:rPr>
                  <w:sz w:val="28"/>
                  <w:szCs w:val="28"/>
                  <w:rPrChange w:id="44328" w:author="James Vu" w:date="2024-04-18T22:33:00Z">
                    <w:rPr>
                      <w:sz w:val="26"/>
                      <w:szCs w:val="26"/>
                    </w:rPr>
                  </w:rPrChange>
                </w:rPr>
                <w:delText>11.375.280</w:delText>
              </w:r>
            </w:del>
          </w:p>
        </w:tc>
        <w:tc>
          <w:tcPr>
            <w:tcW w:w="730" w:type="pct"/>
            <w:tcBorders>
              <w:top w:val="nil"/>
              <w:left w:val="nil"/>
              <w:bottom w:val="single" w:sz="4" w:space="0" w:color="auto"/>
              <w:right w:val="single" w:sz="4" w:space="0" w:color="auto"/>
            </w:tcBorders>
            <w:shd w:val="clear" w:color="auto" w:fill="auto"/>
            <w:vAlign w:val="center"/>
            <w:hideMark/>
          </w:tcPr>
          <w:p w14:paraId="19FAF41B" w14:textId="00AADE51" w:rsidR="00D41BC5" w:rsidRPr="00167CE0" w:rsidDel="00B053AF" w:rsidRDefault="00D41BC5">
            <w:pPr>
              <w:widowControl w:val="0"/>
              <w:spacing w:before="120" w:after="120"/>
              <w:jc w:val="both"/>
              <w:rPr>
                <w:del w:id="44329" w:author="James Vu" w:date="2024-04-18T23:45:00Z"/>
                <w:sz w:val="28"/>
                <w:szCs w:val="28"/>
                <w:rPrChange w:id="44330" w:author="James Vu" w:date="2024-04-18T22:33:00Z">
                  <w:rPr>
                    <w:del w:id="44331" w:author="James Vu" w:date="2024-04-18T23:45:00Z"/>
                    <w:sz w:val="26"/>
                    <w:szCs w:val="26"/>
                  </w:rPr>
                </w:rPrChange>
              </w:rPr>
              <w:pPrChange w:id="44332" w:author="James Vu" w:date="2024-04-18T22:33:00Z">
                <w:pPr>
                  <w:widowControl w:val="0"/>
                  <w:spacing w:before="120" w:after="120"/>
                  <w:jc w:val="center"/>
                </w:pPr>
              </w:pPrChange>
            </w:pPr>
            <w:del w:id="44333" w:author="James Vu" w:date="2024-04-18T23:45:00Z">
              <w:r w:rsidRPr="00167CE0" w:rsidDel="00B053AF">
                <w:rPr>
                  <w:sz w:val="28"/>
                  <w:szCs w:val="28"/>
                  <w:rPrChange w:id="44334" w:author="James Vu" w:date="2024-04-18T22:33:00Z">
                    <w:rPr>
                      <w:sz w:val="26"/>
                      <w:szCs w:val="26"/>
                    </w:rPr>
                  </w:rPrChange>
                </w:rPr>
                <w:delText>2</w:delText>
              </w:r>
            </w:del>
          </w:p>
        </w:tc>
        <w:tc>
          <w:tcPr>
            <w:tcW w:w="525" w:type="pct"/>
            <w:tcBorders>
              <w:top w:val="nil"/>
              <w:left w:val="nil"/>
              <w:bottom w:val="single" w:sz="4" w:space="0" w:color="auto"/>
              <w:right w:val="single" w:sz="4" w:space="0" w:color="auto"/>
            </w:tcBorders>
            <w:shd w:val="clear" w:color="auto" w:fill="auto"/>
            <w:vAlign w:val="center"/>
            <w:hideMark/>
          </w:tcPr>
          <w:p w14:paraId="4B737BC9" w14:textId="6F5E0EBB" w:rsidR="00D41BC5" w:rsidRPr="00167CE0" w:rsidDel="00B053AF" w:rsidRDefault="00D41BC5">
            <w:pPr>
              <w:widowControl w:val="0"/>
              <w:spacing w:before="120" w:after="120"/>
              <w:jc w:val="both"/>
              <w:rPr>
                <w:del w:id="44335" w:author="James Vu" w:date="2024-04-18T23:45:00Z"/>
                <w:sz w:val="28"/>
                <w:szCs w:val="28"/>
                <w:rPrChange w:id="44336" w:author="James Vu" w:date="2024-04-18T22:33:00Z">
                  <w:rPr>
                    <w:del w:id="44337" w:author="James Vu" w:date="2024-04-18T23:45:00Z"/>
                    <w:sz w:val="26"/>
                    <w:szCs w:val="26"/>
                  </w:rPr>
                </w:rPrChange>
              </w:rPr>
              <w:pPrChange w:id="44338" w:author="James Vu" w:date="2024-04-18T22:33:00Z">
                <w:pPr>
                  <w:widowControl w:val="0"/>
                  <w:spacing w:before="120" w:after="120"/>
                  <w:jc w:val="right"/>
                </w:pPr>
              </w:pPrChange>
            </w:pPr>
            <w:del w:id="44339" w:author="James Vu" w:date="2024-04-18T23:45:00Z">
              <w:r w:rsidRPr="00167CE0" w:rsidDel="00B053AF">
                <w:rPr>
                  <w:sz w:val="28"/>
                  <w:szCs w:val="28"/>
                  <w:rPrChange w:id="44340" w:author="James Vu" w:date="2024-04-18T22:33:00Z">
                    <w:rPr>
                      <w:sz w:val="26"/>
                      <w:szCs w:val="26"/>
                    </w:rPr>
                  </w:rPrChange>
                </w:rPr>
                <w:delText>113.752.800</w:delText>
              </w:r>
            </w:del>
          </w:p>
        </w:tc>
        <w:tc>
          <w:tcPr>
            <w:tcW w:w="725" w:type="pct"/>
            <w:tcBorders>
              <w:top w:val="nil"/>
              <w:left w:val="nil"/>
              <w:bottom w:val="single" w:sz="4" w:space="0" w:color="auto"/>
              <w:right w:val="single" w:sz="4" w:space="0" w:color="auto"/>
            </w:tcBorders>
            <w:shd w:val="clear" w:color="auto" w:fill="auto"/>
            <w:vAlign w:val="center"/>
            <w:hideMark/>
          </w:tcPr>
          <w:p w14:paraId="27376ED0" w14:textId="5E5D9250" w:rsidR="00A402C7" w:rsidRPr="00167CE0" w:rsidDel="00B053AF" w:rsidRDefault="00A402C7">
            <w:pPr>
              <w:widowControl w:val="0"/>
              <w:spacing w:before="120" w:after="120"/>
              <w:jc w:val="both"/>
              <w:rPr>
                <w:del w:id="44341" w:author="James Vu" w:date="2024-04-18T23:45:00Z"/>
                <w:i/>
                <w:iCs/>
                <w:sz w:val="28"/>
                <w:szCs w:val="28"/>
                <w:rPrChange w:id="44342" w:author="James Vu" w:date="2024-04-18T22:33:00Z">
                  <w:rPr>
                    <w:del w:id="44343" w:author="James Vu" w:date="2024-04-18T23:45:00Z"/>
                    <w:i/>
                    <w:iCs/>
                    <w:sz w:val="26"/>
                    <w:szCs w:val="26"/>
                  </w:rPr>
                </w:rPrChange>
              </w:rPr>
              <w:pPrChange w:id="44344" w:author="James Vu" w:date="2024-04-18T22:33:00Z">
                <w:pPr>
                  <w:widowControl w:val="0"/>
                  <w:spacing w:before="120" w:after="120"/>
                  <w:jc w:val="center"/>
                </w:pPr>
              </w:pPrChange>
            </w:pPr>
            <w:del w:id="44345" w:author="James Vu" w:date="2024-04-18T23:45:00Z">
              <w:r w:rsidRPr="00167CE0" w:rsidDel="00B053AF">
                <w:rPr>
                  <w:i/>
                  <w:iCs/>
                  <w:sz w:val="28"/>
                  <w:szCs w:val="28"/>
                  <w:rPrChange w:id="44346" w:author="James Vu" w:date="2024-04-18T22:33:00Z">
                    <w:rPr>
                      <w:i/>
                      <w:iCs/>
                      <w:sz w:val="26"/>
                      <w:szCs w:val="26"/>
                    </w:rPr>
                  </w:rPrChange>
                </w:rPr>
                <w:delText>Quyết định số 129/QĐ-BTTTT ngày 03/02/2021</w:delText>
              </w:r>
            </w:del>
          </w:p>
          <w:p w14:paraId="2860AEE7" w14:textId="549EB96C" w:rsidR="00D41BC5" w:rsidRPr="00167CE0" w:rsidDel="00B053AF" w:rsidRDefault="00A402C7">
            <w:pPr>
              <w:widowControl w:val="0"/>
              <w:spacing w:before="120" w:after="120"/>
              <w:jc w:val="both"/>
              <w:rPr>
                <w:del w:id="44347" w:author="James Vu" w:date="2024-04-18T23:45:00Z"/>
                <w:i/>
                <w:iCs/>
                <w:sz w:val="28"/>
                <w:szCs w:val="28"/>
                <w:rPrChange w:id="44348" w:author="James Vu" w:date="2024-04-18T22:33:00Z">
                  <w:rPr>
                    <w:del w:id="44349" w:author="James Vu" w:date="2024-04-18T23:45:00Z"/>
                    <w:i/>
                    <w:iCs/>
                    <w:sz w:val="26"/>
                    <w:szCs w:val="26"/>
                  </w:rPr>
                </w:rPrChange>
              </w:rPr>
              <w:pPrChange w:id="44350" w:author="James Vu" w:date="2024-04-18T22:33:00Z">
                <w:pPr>
                  <w:widowControl w:val="0"/>
                  <w:spacing w:before="120" w:after="120"/>
                  <w:jc w:val="center"/>
                </w:pPr>
              </w:pPrChange>
            </w:pPr>
            <w:del w:id="44351" w:author="James Vu" w:date="2024-04-18T23:45:00Z">
              <w:r w:rsidRPr="00167CE0" w:rsidDel="00B053AF">
                <w:rPr>
                  <w:i/>
                  <w:iCs/>
                  <w:sz w:val="28"/>
                  <w:szCs w:val="28"/>
                  <w:rPrChange w:id="44352" w:author="James Vu" w:date="2024-04-18T22:33:00Z">
                    <w:rPr>
                      <w:i/>
                      <w:iCs/>
                      <w:sz w:val="26"/>
                      <w:szCs w:val="26"/>
                    </w:rPr>
                  </w:rPrChange>
                </w:rPr>
                <w:delText>(Bảng lương tại Phụ lục VII</w:delText>
              </w:r>
              <w:r w:rsidR="00F56DB9" w:rsidRPr="00167CE0" w:rsidDel="00B053AF">
                <w:rPr>
                  <w:i/>
                  <w:iCs/>
                  <w:sz w:val="28"/>
                  <w:szCs w:val="28"/>
                  <w:rPrChange w:id="44353" w:author="James Vu" w:date="2024-04-18T22:33:00Z">
                    <w:rPr>
                      <w:i/>
                      <w:iCs/>
                      <w:sz w:val="26"/>
                      <w:szCs w:val="26"/>
                    </w:rPr>
                  </w:rPrChange>
                </w:rPr>
                <w:delText>I</w:delText>
              </w:r>
              <w:r w:rsidRPr="00167CE0" w:rsidDel="00B053AF">
                <w:rPr>
                  <w:i/>
                  <w:iCs/>
                  <w:sz w:val="28"/>
                  <w:szCs w:val="28"/>
                  <w:rPrChange w:id="44354" w:author="James Vu" w:date="2024-04-18T22:33:00Z">
                    <w:rPr>
                      <w:i/>
                      <w:iCs/>
                      <w:sz w:val="26"/>
                      <w:szCs w:val="26"/>
                    </w:rPr>
                  </w:rPrChange>
                </w:rPr>
                <w:delText>)</w:delText>
              </w:r>
            </w:del>
          </w:p>
        </w:tc>
      </w:tr>
      <w:tr w:rsidR="00D41BC5" w:rsidRPr="00167CE0" w:rsidDel="00B053AF" w14:paraId="16A9E5A2" w14:textId="5AF3208A" w:rsidTr="00917DAA">
        <w:trPr>
          <w:trHeight w:val="308"/>
          <w:del w:id="44355" w:author="James Vu" w:date="2024-04-18T23:45:00Z"/>
        </w:trPr>
        <w:tc>
          <w:tcPr>
            <w:tcW w:w="185" w:type="pct"/>
            <w:tcBorders>
              <w:top w:val="nil"/>
              <w:left w:val="single" w:sz="4" w:space="0" w:color="auto"/>
              <w:bottom w:val="single" w:sz="4" w:space="0" w:color="auto"/>
              <w:right w:val="single" w:sz="4" w:space="0" w:color="auto"/>
            </w:tcBorders>
            <w:shd w:val="clear" w:color="auto" w:fill="auto"/>
            <w:vAlign w:val="center"/>
            <w:hideMark/>
          </w:tcPr>
          <w:p w14:paraId="6CA4A654" w14:textId="231AACBE" w:rsidR="00D41BC5" w:rsidRPr="00167CE0" w:rsidDel="00B053AF" w:rsidRDefault="00D41BC5">
            <w:pPr>
              <w:widowControl w:val="0"/>
              <w:spacing w:before="120" w:after="120"/>
              <w:jc w:val="both"/>
              <w:rPr>
                <w:del w:id="44356" w:author="James Vu" w:date="2024-04-18T23:45:00Z"/>
                <w:sz w:val="28"/>
                <w:szCs w:val="28"/>
                <w:rPrChange w:id="44357" w:author="James Vu" w:date="2024-04-18T22:33:00Z">
                  <w:rPr>
                    <w:del w:id="44358" w:author="James Vu" w:date="2024-04-18T23:45:00Z"/>
                    <w:sz w:val="26"/>
                    <w:szCs w:val="26"/>
                  </w:rPr>
                </w:rPrChange>
              </w:rPr>
              <w:pPrChange w:id="44359" w:author="James Vu" w:date="2024-04-18T22:33:00Z">
                <w:pPr>
                  <w:widowControl w:val="0"/>
                  <w:spacing w:before="120" w:after="120"/>
                  <w:jc w:val="center"/>
                </w:pPr>
              </w:pPrChange>
            </w:pPr>
            <w:del w:id="44360" w:author="James Vu" w:date="2024-04-18T23:45:00Z">
              <w:r w:rsidRPr="00167CE0" w:rsidDel="00B053AF">
                <w:rPr>
                  <w:sz w:val="28"/>
                  <w:szCs w:val="28"/>
                  <w:rPrChange w:id="44361" w:author="James Vu" w:date="2024-04-18T22:33:00Z">
                    <w:rPr>
                      <w:sz w:val="26"/>
                      <w:szCs w:val="26"/>
                    </w:rPr>
                  </w:rPrChange>
                </w:rPr>
                <w:delText>2</w:delText>
              </w:r>
            </w:del>
          </w:p>
        </w:tc>
        <w:tc>
          <w:tcPr>
            <w:tcW w:w="1138" w:type="pct"/>
            <w:tcBorders>
              <w:top w:val="nil"/>
              <w:left w:val="nil"/>
              <w:bottom w:val="single" w:sz="4" w:space="0" w:color="auto"/>
              <w:right w:val="single" w:sz="4" w:space="0" w:color="auto"/>
            </w:tcBorders>
            <w:shd w:val="clear" w:color="auto" w:fill="auto"/>
            <w:vAlign w:val="center"/>
            <w:hideMark/>
          </w:tcPr>
          <w:p w14:paraId="038DD5F6" w14:textId="6247981B" w:rsidR="00D41BC5" w:rsidRPr="00167CE0" w:rsidDel="00B053AF" w:rsidRDefault="00D41BC5">
            <w:pPr>
              <w:widowControl w:val="0"/>
              <w:spacing w:before="120" w:after="120"/>
              <w:jc w:val="both"/>
              <w:rPr>
                <w:del w:id="44362" w:author="James Vu" w:date="2024-04-18T23:45:00Z"/>
                <w:sz w:val="28"/>
                <w:szCs w:val="28"/>
                <w:rPrChange w:id="44363" w:author="James Vu" w:date="2024-04-18T22:33:00Z">
                  <w:rPr>
                    <w:del w:id="44364" w:author="James Vu" w:date="2024-04-18T23:45:00Z"/>
                    <w:sz w:val="26"/>
                    <w:szCs w:val="26"/>
                  </w:rPr>
                </w:rPrChange>
              </w:rPr>
              <w:pPrChange w:id="44365" w:author="James Vu" w:date="2024-04-18T22:33:00Z">
                <w:pPr>
                  <w:widowControl w:val="0"/>
                  <w:spacing w:before="120" w:after="120"/>
                </w:pPr>
              </w:pPrChange>
            </w:pPr>
            <w:del w:id="44366" w:author="James Vu" w:date="2024-04-18T23:45:00Z">
              <w:r w:rsidRPr="00167CE0" w:rsidDel="00B053AF">
                <w:rPr>
                  <w:sz w:val="28"/>
                  <w:szCs w:val="28"/>
                  <w:rPrChange w:id="44367" w:author="James Vu" w:date="2024-04-18T22:33:00Z">
                    <w:rPr>
                      <w:sz w:val="26"/>
                      <w:szCs w:val="26"/>
                    </w:rPr>
                  </w:rPrChange>
                </w:rPr>
                <w:delText>Chi phí quản lý</w:delText>
              </w:r>
            </w:del>
          </w:p>
        </w:tc>
        <w:tc>
          <w:tcPr>
            <w:tcW w:w="614" w:type="pct"/>
            <w:tcBorders>
              <w:top w:val="nil"/>
              <w:left w:val="nil"/>
              <w:bottom w:val="single" w:sz="4" w:space="0" w:color="auto"/>
              <w:right w:val="single" w:sz="4" w:space="0" w:color="auto"/>
            </w:tcBorders>
            <w:shd w:val="clear" w:color="auto" w:fill="auto"/>
            <w:vAlign w:val="center"/>
            <w:hideMark/>
          </w:tcPr>
          <w:p w14:paraId="7355F224" w14:textId="63F6A9F6" w:rsidR="00D41BC5" w:rsidRPr="00167CE0" w:rsidDel="00B053AF" w:rsidRDefault="00D41BC5">
            <w:pPr>
              <w:widowControl w:val="0"/>
              <w:spacing w:before="120" w:after="120"/>
              <w:jc w:val="both"/>
              <w:rPr>
                <w:del w:id="44368" w:author="James Vu" w:date="2024-04-18T23:45:00Z"/>
                <w:i/>
                <w:iCs/>
                <w:sz w:val="28"/>
                <w:szCs w:val="28"/>
                <w:rPrChange w:id="44369" w:author="James Vu" w:date="2024-04-18T22:33:00Z">
                  <w:rPr>
                    <w:del w:id="44370" w:author="James Vu" w:date="2024-04-18T23:45:00Z"/>
                    <w:i/>
                    <w:iCs/>
                    <w:sz w:val="26"/>
                    <w:szCs w:val="26"/>
                  </w:rPr>
                </w:rPrChange>
              </w:rPr>
              <w:pPrChange w:id="44371" w:author="James Vu" w:date="2024-04-18T22:33:00Z">
                <w:pPr>
                  <w:widowControl w:val="0"/>
                  <w:spacing w:before="120" w:after="120"/>
                  <w:jc w:val="center"/>
                </w:pPr>
              </w:pPrChange>
            </w:pPr>
            <w:del w:id="44372" w:author="James Vu" w:date="2024-04-18T23:45:00Z">
              <w:r w:rsidRPr="00167CE0" w:rsidDel="00B053AF">
                <w:rPr>
                  <w:i/>
                  <w:iCs/>
                  <w:sz w:val="28"/>
                  <w:szCs w:val="28"/>
                  <w:rPrChange w:id="44373" w:author="James Vu" w:date="2024-04-18T22:33:00Z">
                    <w:rPr>
                      <w:i/>
                      <w:iCs/>
                      <w:sz w:val="26"/>
                      <w:szCs w:val="26"/>
                    </w:rPr>
                  </w:rPrChange>
                </w:rPr>
                <w:delText>Cql = 55% x Ccg</w:delText>
              </w:r>
            </w:del>
          </w:p>
        </w:tc>
        <w:tc>
          <w:tcPr>
            <w:tcW w:w="299" w:type="pct"/>
            <w:tcBorders>
              <w:top w:val="nil"/>
              <w:left w:val="nil"/>
              <w:bottom w:val="single" w:sz="4" w:space="0" w:color="auto"/>
              <w:right w:val="single" w:sz="4" w:space="0" w:color="auto"/>
            </w:tcBorders>
            <w:shd w:val="clear" w:color="auto" w:fill="auto"/>
            <w:hideMark/>
          </w:tcPr>
          <w:p w14:paraId="43373CA0" w14:textId="0D561C91" w:rsidR="00D41BC5" w:rsidRPr="00167CE0" w:rsidDel="00B053AF" w:rsidRDefault="00D41BC5">
            <w:pPr>
              <w:widowControl w:val="0"/>
              <w:spacing w:before="120" w:after="120"/>
              <w:jc w:val="both"/>
              <w:rPr>
                <w:del w:id="44374" w:author="James Vu" w:date="2024-04-18T23:45:00Z"/>
                <w:sz w:val="28"/>
                <w:szCs w:val="28"/>
                <w:rPrChange w:id="44375" w:author="James Vu" w:date="2024-04-18T22:33:00Z">
                  <w:rPr>
                    <w:del w:id="44376" w:author="James Vu" w:date="2024-04-18T23:45:00Z"/>
                    <w:sz w:val="26"/>
                    <w:szCs w:val="26"/>
                  </w:rPr>
                </w:rPrChange>
              </w:rPr>
              <w:pPrChange w:id="44377" w:author="James Vu" w:date="2024-04-18T22:33:00Z">
                <w:pPr>
                  <w:widowControl w:val="0"/>
                  <w:spacing w:before="120" w:after="120"/>
                </w:pPr>
              </w:pPrChange>
            </w:pPr>
            <w:del w:id="44378" w:author="James Vu" w:date="2024-04-18T23:45:00Z">
              <w:r w:rsidRPr="00167CE0" w:rsidDel="00B053AF">
                <w:rPr>
                  <w:sz w:val="28"/>
                  <w:szCs w:val="28"/>
                  <w:rPrChange w:id="44379" w:author="James Vu" w:date="2024-04-18T22:33:00Z">
                    <w:rPr>
                      <w:sz w:val="26"/>
                      <w:szCs w:val="26"/>
                    </w:rPr>
                  </w:rPrChange>
                </w:rPr>
                <w:delText> </w:delText>
              </w:r>
            </w:del>
          </w:p>
        </w:tc>
        <w:tc>
          <w:tcPr>
            <w:tcW w:w="306" w:type="pct"/>
            <w:tcBorders>
              <w:top w:val="nil"/>
              <w:left w:val="nil"/>
              <w:bottom w:val="single" w:sz="4" w:space="0" w:color="auto"/>
              <w:right w:val="single" w:sz="4" w:space="0" w:color="auto"/>
            </w:tcBorders>
            <w:shd w:val="clear" w:color="auto" w:fill="auto"/>
            <w:hideMark/>
          </w:tcPr>
          <w:p w14:paraId="391D8F2E" w14:textId="00A9AD6F" w:rsidR="00D41BC5" w:rsidRPr="00167CE0" w:rsidDel="00B053AF" w:rsidRDefault="00D41BC5">
            <w:pPr>
              <w:widowControl w:val="0"/>
              <w:spacing w:before="120" w:after="120"/>
              <w:jc w:val="both"/>
              <w:rPr>
                <w:del w:id="44380" w:author="James Vu" w:date="2024-04-18T23:45:00Z"/>
                <w:sz w:val="28"/>
                <w:szCs w:val="28"/>
                <w:rPrChange w:id="44381" w:author="James Vu" w:date="2024-04-18T22:33:00Z">
                  <w:rPr>
                    <w:del w:id="44382" w:author="James Vu" w:date="2024-04-18T23:45:00Z"/>
                    <w:sz w:val="26"/>
                    <w:szCs w:val="26"/>
                  </w:rPr>
                </w:rPrChange>
              </w:rPr>
              <w:pPrChange w:id="44383" w:author="James Vu" w:date="2024-04-18T22:33:00Z">
                <w:pPr>
                  <w:widowControl w:val="0"/>
                  <w:spacing w:before="120" w:after="120"/>
                </w:pPr>
              </w:pPrChange>
            </w:pPr>
            <w:del w:id="44384" w:author="James Vu" w:date="2024-04-18T23:45:00Z">
              <w:r w:rsidRPr="00167CE0" w:rsidDel="00B053AF">
                <w:rPr>
                  <w:sz w:val="28"/>
                  <w:szCs w:val="28"/>
                  <w:rPrChange w:id="44385" w:author="James Vu" w:date="2024-04-18T22:33:00Z">
                    <w:rPr>
                      <w:sz w:val="26"/>
                      <w:szCs w:val="26"/>
                    </w:rPr>
                  </w:rPrChange>
                </w:rPr>
                <w:delText> </w:delText>
              </w:r>
            </w:del>
          </w:p>
        </w:tc>
        <w:tc>
          <w:tcPr>
            <w:tcW w:w="480" w:type="pct"/>
            <w:tcBorders>
              <w:top w:val="nil"/>
              <w:left w:val="nil"/>
              <w:bottom w:val="single" w:sz="4" w:space="0" w:color="auto"/>
              <w:right w:val="single" w:sz="4" w:space="0" w:color="auto"/>
            </w:tcBorders>
            <w:shd w:val="clear" w:color="auto" w:fill="auto"/>
            <w:vAlign w:val="center"/>
            <w:hideMark/>
          </w:tcPr>
          <w:p w14:paraId="3E0AB55F" w14:textId="2A131ACA" w:rsidR="00D41BC5" w:rsidRPr="00167CE0" w:rsidDel="00B053AF" w:rsidRDefault="00D41BC5">
            <w:pPr>
              <w:widowControl w:val="0"/>
              <w:spacing w:before="120" w:after="120"/>
              <w:jc w:val="both"/>
              <w:rPr>
                <w:del w:id="44386" w:author="James Vu" w:date="2024-04-18T23:45:00Z"/>
                <w:sz w:val="28"/>
                <w:szCs w:val="28"/>
                <w:rPrChange w:id="44387" w:author="James Vu" w:date="2024-04-18T22:33:00Z">
                  <w:rPr>
                    <w:del w:id="44388" w:author="James Vu" w:date="2024-04-18T23:45:00Z"/>
                    <w:sz w:val="26"/>
                    <w:szCs w:val="26"/>
                  </w:rPr>
                </w:rPrChange>
              </w:rPr>
              <w:pPrChange w:id="44389" w:author="James Vu" w:date="2024-04-18T22:33:00Z">
                <w:pPr>
                  <w:widowControl w:val="0"/>
                  <w:spacing w:before="120" w:after="120"/>
                  <w:jc w:val="right"/>
                </w:pPr>
              </w:pPrChange>
            </w:pPr>
            <w:del w:id="44390" w:author="James Vu" w:date="2024-04-18T23:45:00Z">
              <w:r w:rsidRPr="00167CE0" w:rsidDel="00B053AF">
                <w:rPr>
                  <w:sz w:val="28"/>
                  <w:szCs w:val="28"/>
                  <w:rPrChange w:id="44391" w:author="James Vu" w:date="2024-04-18T22:33:00Z">
                    <w:rPr>
                      <w:sz w:val="26"/>
                      <w:szCs w:val="26"/>
                    </w:rPr>
                  </w:rPrChange>
                </w:rPr>
                <w:delText> </w:delText>
              </w:r>
            </w:del>
          </w:p>
        </w:tc>
        <w:tc>
          <w:tcPr>
            <w:tcW w:w="730" w:type="pct"/>
            <w:tcBorders>
              <w:top w:val="nil"/>
              <w:left w:val="nil"/>
              <w:bottom w:val="single" w:sz="4" w:space="0" w:color="auto"/>
              <w:right w:val="single" w:sz="4" w:space="0" w:color="auto"/>
            </w:tcBorders>
            <w:shd w:val="clear" w:color="auto" w:fill="auto"/>
            <w:hideMark/>
          </w:tcPr>
          <w:p w14:paraId="3BDCD94D" w14:textId="6630FFFB" w:rsidR="00D41BC5" w:rsidRPr="00167CE0" w:rsidDel="00B053AF" w:rsidRDefault="00D41BC5">
            <w:pPr>
              <w:widowControl w:val="0"/>
              <w:spacing w:before="120" w:after="120"/>
              <w:jc w:val="both"/>
              <w:rPr>
                <w:del w:id="44392" w:author="James Vu" w:date="2024-04-18T23:45:00Z"/>
                <w:sz w:val="28"/>
                <w:szCs w:val="28"/>
                <w:rPrChange w:id="44393" w:author="James Vu" w:date="2024-04-18T22:33:00Z">
                  <w:rPr>
                    <w:del w:id="44394" w:author="James Vu" w:date="2024-04-18T23:45:00Z"/>
                    <w:sz w:val="26"/>
                    <w:szCs w:val="26"/>
                  </w:rPr>
                </w:rPrChange>
              </w:rPr>
              <w:pPrChange w:id="44395" w:author="James Vu" w:date="2024-04-18T22:33:00Z">
                <w:pPr>
                  <w:widowControl w:val="0"/>
                  <w:spacing w:before="120" w:after="120"/>
                </w:pPr>
              </w:pPrChange>
            </w:pPr>
            <w:del w:id="44396" w:author="James Vu" w:date="2024-04-18T23:45:00Z">
              <w:r w:rsidRPr="00167CE0" w:rsidDel="00B053AF">
                <w:rPr>
                  <w:sz w:val="28"/>
                  <w:szCs w:val="28"/>
                  <w:rPrChange w:id="44397" w:author="James Vu" w:date="2024-04-18T22:33:00Z">
                    <w:rPr>
                      <w:sz w:val="26"/>
                      <w:szCs w:val="26"/>
                    </w:rPr>
                  </w:rPrChange>
                </w:rPr>
                <w:delText> </w:delText>
              </w:r>
            </w:del>
          </w:p>
        </w:tc>
        <w:tc>
          <w:tcPr>
            <w:tcW w:w="525" w:type="pct"/>
            <w:tcBorders>
              <w:top w:val="nil"/>
              <w:left w:val="nil"/>
              <w:bottom w:val="single" w:sz="4" w:space="0" w:color="auto"/>
              <w:right w:val="single" w:sz="4" w:space="0" w:color="auto"/>
            </w:tcBorders>
            <w:shd w:val="clear" w:color="auto" w:fill="auto"/>
            <w:vAlign w:val="center"/>
            <w:hideMark/>
          </w:tcPr>
          <w:p w14:paraId="22892602" w14:textId="26F88520" w:rsidR="00D41BC5" w:rsidRPr="00167CE0" w:rsidDel="00B053AF" w:rsidRDefault="00D41BC5">
            <w:pPr>
              <w:widowControl w:val="0"/>
              <w:spacing w:before="120" w:after="120"/>
              <w:jc w:val="both"/>
              <w:rPr>
                <w:del w:id="44398" w:author="James Vu" w:date="2024-04-18T23:45:00Z"/>
                <w:sz w:val="28"/>
                <w:szCs w:val="28"/>
                <w:rPrChange w:id="44399" w:author="James Vu" w:date="2024-04-18T22:33:00Z">
                  <w:rPr>
                    <w:del w:id="44400" w:author="James Vu" w:date="2024-04-18T23:45:00Z"/>
                    <w:sz w:val="26"/>
                    <w:szCs w:val="26"/>
                  </w:rPr>
                </w:rPrChange>
              </w:rPr>
              <w:pPrChange w:id="44401" w:author="James Vu" w:date="2024-04-18T22:33:00Z">
                <w:pPr>
                  <w:widowControl w:val="0"/>
                  <w:spacing w:before="120" w:after="120"/>
                  <w:jc w:val="right"/>
                </w:pPr>
              </w:pPrChange>
            </w:pPr>
            <w:del w:id="44402" w:author="James Vu" w:date="2024-04-18T23:45:00Z">
              <w:r w:rsidRPr="00167CE0" w:rsidDel="00B053AF">
                <w:rPr>
                  <w:sz w:val="28"/>
                  <w:szCs w:val="28"/>
                  <w:rPrChange w:id="44403" w:author="James Vu" w:date="2024-04-18T22:33:00Z">
                    <w:rPr>
                      <w:sz w:val="26"/>
                      <w:szCs w:val="26"/>
                    </w:rPr>
                  </w:rPrChange>
                </w:rPr>
                <w:delText>62.564.040</w:delText>
              </w:r>
            </w:del>
          </w:p>
        </w:tc>
        <w:tc>
          <w:tcPr>
            <w:tcW w:w="725" w:type="pct"/>
            <w:tcBorders>
              <w:top w:val="nil"/>
              <w:left w:val="nil"/>
              <w:bottom w:val="single" w:sz="4" w:space="0" w:color="auto"/>
              <w:right w:val="single" w:sz="4" w:space="0" w:color="auto"/>
            </w:tcBorders>
            <w:shd w:val="clear" w:color="auto" w:fill="auto"/>
            <w:hideMark/>
          </w:tcPr>
          <w:p w14:paraId="0283D5B3" w14:textId="5A5A72CE" w:rsidR="00D41BC5" w:rsidRPr="00167CE0" w:rsidDel="00B053AF" w:rsidRDefault="00D41BC5">
            <w:pPr>
              <w:widowControl w:val="0"/>
              <w:spacing w:before="120" w:after="120"/>
              <w:jc w:val="both"/>
              <w:rPr>
                <w:del w:id="44404" w:author="James Vu" w:date="2024-04-18T23:45:00Z"/>
                <w:sz w:val="28"/>
                <w:szCs w:val="28"/>
                <w:rPrChange w:id="44405" w:author="James Vu" w:date="2024-04-18T22:33:00Z">
                  <w:rPr>
                    <w:del w:id="44406" w:author="James Vu" w:date="2024-04-18T23:45:00Z"/>
                    <w:sz w:val="26"/>
                    <w:szCs w:val="26"/>
                  </w:rPr>
                </w:rPrChange>
              </w:rPr>
              <w:pPrChange w:id="44407" w:author="James Vu" w:date="2024-04-18T22:33:00Z">
                <w:pPr>
                  <w:widowControl w:val="0"/>
                  <w:spacing w:before="120" w:after="120"/>
                </w:pPr>
              </w:pPrChange>
            </w:pPr>
            <w:del w:id="44408" w:author="James Vu" w:date="2024-04-18T23:45:00Z">
              <w:r w:rsidRPr="00167CE0" w:rsidDel="00B053AF">
                <w:rPr>
                  <w:sz w:val="28"/>
                  <w:szCs w:val="28"/>
                  <w:rPrChange w:id="44409" w:author="James Vu" w:date="2024-04-18T22:33:00Z">
                    <w:rPr>
                      <w:sz w:val="26"/>
                      <w:szCs w:val="26"/>
                    </w:rPr>
                  </w:rPrChange>
                </w:rPr>
                <w:delText> </w:delText>
              </w:r>
            </w:del>
          </w:p>
        </w:tc>
      </w:tr>
      <w:tr w:rsidR="00D41BC5" w:rsidRPr="00167CE0" w:rsidDel="00B053AF" w14:paraId="5A9B684E" w14:textId="60B4970E" w:rsidTr="00917DAA">
        <w:trPr>
          <w:trHeight w:val="308"/>
          <w:del w:id="44410" w:author="James Vu" w:date="2024-04-18T23:45:00Z"/>
        </w:trPr>
        <w:tc>
          <w:tcPr>
            <w:tcW w:w="185" w:type="pct"/>
            <w:tcBorders>
              <w:top w:val="nil"/>
              <w:left w:val="single" w:sz="4" w:space="0" w:color="auto"/>
              <w:bottom w:val="single" w:sz="4" w:space="0" w:color="auto"/>
              <w:right w:val="single" w:sz="4" w:space="0" w:color="auto"/>
            </w:tcBorders>
            <w:shd w:val="clear" w:color="auto" w:fill="auto"/>
            <w:vAlign w:val="center"/>
            <w:hideMark/>
          </w:tcPr>
          <w:p w14:paraId="0EDB34C6" w14:textId="389225C2" w:rsidR="00D41BC5" w:rsidRPr="00167CE0" w:rsidDel="00B053AF" w:rsidRDefault="00D41BC5">
            <w:pPr>
              <w:widowControl w:val="0"/>
              <w:spacing w:before="120" w:after="120"/>
              <w:jc w:val="both"/>
              <w:rPr>
                <w:del w:id="44411" w:author="James Vu" w:date="2024-04-18T23:45:00Z"/>
                <w:sz w:val="28"/>
                <w:szCs w:val="28"/>
                <w:rPrChange w:id="44412" w:author="James Vu" w:date="2024-04-18T22:33:00Z">
                  <w:rPr>
                    <w:del w:id="44413" w:author="James Vu" w:date="2024-04-18T23:45:00Z"/>
                    <w:sz w:val="26"/>
                    <w:szCs w:val="26"/>
                  </w:rPr>
                </w:rPrChange>
              </w:rPr>
              <w:pPrChange w:id="44414" w:author="James Vu" w:date="2024-04-18T22:33:00Z">
                <w:pPr>
                  <w:widowControl w:val="0"/>
                  <w:spacing w:before="120" w:after="120"/>
                  <w:jc w:val="center"/>
                </w:pPr>
              </w:pPrChange>
            </w:pPr>
            <w:del w:id="44415" w:author="James Vu" w:date="2024-04-18T23:45:00Z">
              <w:r w:rsidRPr="00167CE0" w:rsidDel="00B053AF">
                <w:rPr>
                  <w:sz w:val="28"/>
                  <w:szCs w:val="28"/>
                  <w:rPrChange w:id="44416" w:author="James Vu" w:date="2024-04-18T22:33:00Z">
                    <w:rPr>
                      <w:sz w:val="26"/>
                      <w:szCs w:val="26"/>
                    </w:rPr>
                  </w:rPrChange>
                </w:rPr>
                <w:delText>3</w:delText>
              </w:r>
            </w:del>
          </w:p>
        </w:tc>
        <w:tc>
          <w:tcPr>
            <w:tcW w:w="1138" w:type="pct"/>
            <w:tcBorders>
              <w:top w:val="nil"/>
              <w:left w:val="nil"/>
              <w:bottom w:val="single" w:sz="4" w:space="0" w:color="auto"/>
              <w:right w:val="single" w:sz="4" w:space="0" w:color="auto"/>
            </w:tcBorders>
            <w:shd w:val="clear" w:color="auto" w:fill="auto"/>
            <w:vAlign w:val="center"/>
            <w:hideMark/>
          </w:tcPr>
          <w:p w14:paraId="0A844DE6" w14:textId="1CA56706" w:rsidR="00D41BC5" w:rsidRPr="00167CE0" w:rsidDel="00B053AF" w:rsidRDefault="00D41BC5">
            <w:pPr>
              <w:widowControl w:val="0"/>
              <w:spacing w:before="120" w:after="120"/>
              <w:jc w:val="both"/>
              <w:rPr>
                <w:del w:id="44417" w:author="James Vu" w:date="2024-04-18T23:45:00Z"/>
                <w:sz w:val="28"/>
                <w:szCs w:val="28"/>
                <w:rPrChange w:id="44418" w:author="James Vu" w:date="2024-04-18T22:33:00Z">
                  <w:rPr>
                    <w:del w:id="44419" w:author="James Vu" w:date="2024-04-18T23:45:00Z"/>
                    <w:sz w:val="26"/>
                    <w:szCs w:val="26"/>
                  </w:rPr>
                </w:rPrChange>
              </w:rPr>
              <w:pPrChange w:id="44420" w:author="James Vu" w:date="2024-04-18T22:33:00Z">
                <w:pPr>
                  <w:widowControl w:val="0"/>
                  <w:spacing w:before="120" w:after="120"/>
                </w:pPr>
              </w:pPrChange>
            </w:pPr>
            <w:del w:id="44421" w:author="James Vu" w:date="2024-04-18T23:45:00Z">
              <w:r w:rsidRPr="00167CE0" w:rsidDel="00B053AF">
                <w:rPr>
                  <w:sz w:val="28"/>
                  <w:szCs w:val="28"/>
                  <w:rPrChange w:id="44422" w:author="James Vu" w:date="2024-04-18T22:33:00Z">
                    <w:rPr>
                      <w:sz w:val="26"/>
                      <w:szCs w:val="26"/>
                    </w:rPr>
                  </w:rPrChange>
                </w:rPr>
                <w:delText>Chi phí khác</w:delText>
              </w:r>
            </w:del>
          </w:p>
        </w:tc>
        <w:tc>
          <w:tcPr>
            <w:tcW w:w="614" w:type="pct"/>
            <w:tcBorders>
              <w:top w:val="nil"/>
              <w:left w:val="nil"/>
              <w:bottom w:val="single" w:sz="4" w:space="0" w:color="auto"/>
              <w:right w:val="single" w:sz="4" w:space="0" w:color="auto"/>
            </w:tcBorders>
            <w:shd w:val="clear" w:color="auto" w:fill="auto"/>
            <w:vAlign w:val="center"/>
            <w:hideMark/>
          </w:tcPr>
          <w:p w14:paraId="10AD2C5A" w14:textId="6A02B830" w:rsidR="00D41BC5" w:rsidRPr="00167CE0" w:rsidDel="00B053AF" w:rsidRDefault="00D41BC5">
            <w:pPr>
              <w:widowControl w:val="0"/>
              <w:spacing w:before="120" w:after="120"/>
              <w:jc w:val="both"/>
              <w:rPr>
                <w:del w:id="44423" w:author="James Vu" w:date="2024-04-18T23:45:00Z"/>
                <w:i/>
                <w:iCs/>
                <w:sz w:val="28"/>
                <w:szCs w:val="28"/>
                <w:rPrChange w:id="44424" w:author="James Vu" w:date="2024-04-18T22:33:00Z">
                  <w:rPr>
                    <w:del w:id="44425" w:author="James Vu" w:date="2024-04-18T23:45:00Z"/>
                    <w:i/>
                    <w:iCs/>
                    <w:sz w:val="26"/>
                    <w:szCs w:val="26"/>
                  </w:rPr>
                </w:rPrChange>
              </w:rPr>
              <w:pPrChange w:id="44426" w:author="James Vu" w:date="2024-04-18T22:33:00Z">
                <w:pPr>
                  <w:widowControl w:val="0"/>
                  <w:spacing w:before="120" w:after="120"/>
                  <w:jc w:val="center"/>
                </w:pPr>
              </w:pPrChange>
            </w:pPr>
            <w:del w:id="44427" w:author="James Vu" w:date="2024-04-18T23:45:00Z">
              <w:r w:rsidRPr="00167CE0" w:rsidDel="00B053AF">
                <w:rPr>
                  <w:i/>
                  <w:iCs/>
                  <w:sz w:val="28"/>
                  <w:szCs w:val="28"/>
                  <w:rPrChange w:id="44428" w:author="James Vu" w:date="2024-04-18T22:33:00Z">
                    <w:rPr>
                      <w:i/>
                      <w:iCs/>
                      <w:sz w:val="26"/>
                      <w:szCs w:val="26"/>
                    </w:rPr>
                  </w:rPrChange>
                </w:rPr>
                <w:delText>Ck</w:delText>
              </w:r>
            </w:del>
          </w:p>
        </w:tc>
        <w:tc>
          <w:tcPr>
            <w:tcW w:w="299" w:type="pct"/>
            <w:tcBorders>
              <w:top w:val="nil"/>
              <w:left w:val="nil"/>
              <w:bottom w:val="single" w:sz="4" w:space="0" w:color="auto"/>
              <w:right w:val="single" w:sz="4" w:space="0" w:color="auto"/>
            </w:tcBorders>
            <w:shd w:val="clear" w:color="auto" w:fill="auto"/>
            <w:hideMark/>
          </w:tcPr>
          <w:p w14:paraId="5E8B2A39" w14:textId="768ACC72" w:rsidR="00D41BC5" w:rsidRPr="00167CE0" w:rsidDel="00B053AF" w:rsidRDefault="00D41BC5">
            <w:pPr>
              <w:widowControl w:val="0"/>
              <w:spacing w:before="120" w:after="120"/>
              <w:jc w:val="both"/>
              <w:rPr>
                <w:del w:id="44429" w:author="James Vu" w:date="2024-04-18T23:45:00Z"/>
                <w:sz w:val="28"/>
                <w:szCs w:val="28"/>
                <w:rPrChange w:id="44430" w:author="James Vu" w:date="2024-04-18T22:33:00Z">
                  <w:rPr>
                    <w:del w:id="44431" w:author="James Vu" w:date="2024-04-18T23:45:00Z"/>
                    <w:sz w:val="26"/>
                    <w:szCs w:val="26"/>
                  </w:rPr>
                </w:rPrChange>
              </w:rPr>
              <w:pPrChange w:id="44432" w:author="James Vu" w:date="2024-04-18T22:33:00Z">
                <w:pPr>
                  <w:widowControl w:val="0"/>
                  <w:spacing w:before="120" w:after="120"/>
                </w:pPr>
              </w:pPrChange>
            </w:pPr>
            <w:del w:id="44433" w:author="James Vu" w:date="2024-04-18T23:45:00Z">
              <w:r w:rsidRPr="00167CE0" w:rsidDel="00B053AF">
                <w:rPr>
                  <w:sz w:val="28"/>
                  <w:szCs w:val="28"/>
                  <w:rPrChange w:id="44434" w:author="James Vu" w:date="2024-04-18T22:33:00Z">
                    <w:rPr>
                      <w:sz w:val="26"/>
                      <w:szCs w:val="26"/>
                    </w:rPr>
                  </w:rPrChange>
                </w:rPr>
                <w:delText> </w:delText>
              </w:r>
            </w:del>
          </w:p>
        </w:tc>
        <w:tc>
          <w:tcPr>
            <w:tcW w:w="306" w:type="pct"/>
            <w:tcBorders>
              <w:top w:val="nil"/>
              <w:left w:val="nil"/>
              <w:bottom w:val="single" w:sz="4" w:space="0" w:color="auto"/>
              <w:right w:val="single" w:sz="4" w:space="0" w:color="auto"/>
            </w:tcBorders>
            <w:shd w:val="clear" w:color="auto" w:fill="auto"/>
            <w:hideMark/>
          </w:tcPr>
          <w:p w14:paraId="1BDFA905" w14:textId="2AB5385C" w:rsidR="00D41BC5" w:rsidRPr="00167CE0" w:rsidDel="00B053AF" w:rsidRDefault="00D41BC5">
            <w:pPr>
              <w:widowControl w:val="0"/>
              <w:spacing w:before="120" w:after="120"/>
              <w:jc w:val="both"/>
              <w:rPr>
                <w:del w:id="44435" w:author="James Vu" w:date="2024-04-18T23:45:00Z"/>
                <w:sz w:val="28"/>
                <w:szCs w:val="28"/>
                <w:rPrChange w:id="44436" w:author="James Vu" w:date="2024-04-18T22:33:00Z">
                  <w:rPr>
                    <w:del w:id="44437" w:author="James Vu" w:date="2024-04-18T23:45:00Z"/>
                    <w:sz w:val="26"/>
                    <w:szCs w:val="26"/>
                  </w:rPr>
                </w:rPrChange>
              </w:rPr>
              <w:pPrChange w:id="44438" w:author="James Vu" w:date="2024-04-18T22:33:00Z">
                <w:pPr>
                  <w:widowControl w:val="0"/>
                  <w:spacing w:before="120" w:after="120"/>
                </w:pPr>
              </w:pPrChange>
            </w:pPr>
            <w:del w:id="44439" w:author="James Vu" w:date="2024-04-18T23:45:00Z">
              <w:r w:rsidRPr="00167CE0" w:rsidDel="00B053AF">
                <w:rPr>
                  <w:sz w:val="28"/>
                  <w:szCs w:val="28"/>
                  <w:rPrChange w:id="44440" w:author="James Vu" w:date="2024-04-18T22:33:00Z">
                    <w:rPr>
                      <w:sz w:val="26"/>
                      <w:szCs w:val="26"/>
                    </w:rPr>
                  </w:rPrChange>
                </w:rPr>
                <w:delText> </w:delText>
              </w:r>
            </w:del>
          </w:p>
        </w:tc>
        <w:tc>
          <w:tcPr>
            <w:tcW w:w="480" w:type="pct"/>
            <w:tcBorders>
              <w:top w:val="nil"/>
              <w:left w:val="nil"/>
              <w:bottom w:val="single" w:sz="4" w:space="0" w:color="auto"/>
              <w:right w:val="single" w:sz="4" w:space="0" w:color="auto"/>
            </w:tcBorders>
            <w:shd w:val="clear" w:color="auto" w:fill="auto"/>
            <w:vAlign w:val="center"/>
            <w:hideMark/>
          </w:tcPr>
          <w:p w14:paraId="6E63F643" w14:textId="7DF3E06B" w:rsidR="00D41BC5" w:rsidRPr="00167CE0" w:rsidDel="00B053AF" w:rsidRDefault="00D41BC5">
            <w:pPr>
              <w:widowControl w:val="0"/>
              <w:spacing w:before="120" w:after="120"/>
              <w:jc w:val="both"/>
              <w:rPr>
                <w:del w:id="44441" w:author="James Vu" w:date="2024-04-18T23:45:00Z"/>
                <w:sz w:val="28"/>
                <w:szCs w:val="28"/>
                <w:rPrChange w:id="44442" w:author="James Vu" w:date="2024-04-18T22:33:00Z">
                  <w:rPr>
                    <w:del w:id="44443" w:author="James Vu" w:date="2024-04-18T23:45:00Z"/>
                    <w:sz w:val="26"/>
                    <w:szCs w:val="26"/>
                  </w:rPr>
                </w:rPrChange>
              </w:rPr>
              <w:pPrChange w:id="44444" w:author="James Vu" w:date="2024-04-18T22:33:00Z">
                <w:pPr>
                  <w:widowControl w:val="0"/>
                  <w:spacing w:before="120" w:after="120"/>
                  <w:jc w:val="right"/>
                </w:pPr>
              </w:pPrChange>
            </w:pPr>
            <w:del w:id="44445" w:author="James Vu" w:date="2024-04-18T23:45:00Z">
              <w:r w:rsidRPr="00167CE0" w:rsidDel="00B053AF">
                <w:rPr>
                  <w:sz w:val="28"/>
                  <w:szCs w:val="28"/>
                  <w:rPrChange w:id="44446" w:author="James Vu" w:date="2024-04-18T22:33:00Z">
                    <w:rPr>
                      <w:sz w:val="26"/>
                      <w:szCs w:val="26"/>
                    </w:rPr>
                  </w:rPrChange>
                </w:rPr>
                <w:delText> </w:delText>
              </w:r>
            </w:del>
          </w:p>
        </w:tc>
        <w:tc>
          <w:tcPr>
            <w:tcW w:w="730" w:type="pct"/>
            <w:tcBorders>
              <w:top w:val="nil"/>
              <w:left w:val="nil"/>
              <w:bottom w:val="single" w:sz="4" w:space="0" w:color="auto"/>
              <w:right w:val="single" w:sz="4" w:space="0" w:color="auto"/>
            </w:tcBorders>
            <w:shd w:val="clear" w:color="auto" w:fill="auto"/>
            <w:hideMark/>
          </w:tcPr>
          <w:p w14:paraId="0BEB5331" w14:textId="56D5182A" w:rsidR="00D41BC5" w:rsidRPr="00167CE0" w:rsidDel="00B053AF" w:rsidRDefault="00D41BC5">
            <w:pPr>
              <w:widowControl w:val="0"/>
              <w:spacing w:before="120" w:after="120"/>
              <w:jc w:val="both"/>
              <w:rPr>
                <w:del w:id="44447" w:author="James Vu" w:date="2024-04-18T23:45:00Z"/>
                <w:sz w:val="28"/>
                <w:szCs w:val="28"/>
                <w:rPrChange w:id="44448" w:author="James Vu" w:date="2024-04-18T22:33:00Z">
                  <w:rPr>
                    <w:del w:id="44449" w:author="James Vu" w:date="2024-04-18T23:45:00Z"/>
                    <w:sz w:val="26"/>
                    <w:szCs w:val="26"/>
                  </w:rPr>
                </w:rPrChange>
              </w:rPr>
              <w:pPrChange w:id="44450" w:author="James Vu" w:date="2024-04-18T22:33:00Z">
                <w:pPr>
                  <w:widowControl w:val="0"/>
                  <w:spacing w:before="120" w:after="120"/>
                </w:pPr>
              </w:pPrChange>
            </w:pPr>
            <w:del w:id="44451" w:author="James Vu" w:date="2024-04-18T23:45:00Z">
              <w:r w:rsidRPr="00167CE0" w:rsidDel="00B053AF">
                <w:rPr>
                  <w:sz w:val="28"/>
                  <w:szCs w:val="28"/>
                  <w:rPrChange w:id="44452" w:author="James Vu" w:date="2024-04-18T22:33:00Z">
                    <w:rPr>
                      <w:sz w:val="26"/>
                      <w:szCs w:val="26"/>
                    </w:rPr>
                  </w:rPrChange>
                </w:rPr>
                <w:delText> </w:delText>
              </w:r>
            </w:del>
          </w:p>
        </w:tc>
        <w:tc>
          <w:tcPr>
            <w:tcW w:w="525" w:type="pct"/>
            <w:tcBorders>
              <w:top w:val="nil"/>
              <w:left w:val="nil"/>
              <w:bottom w:val="single" w:sz="4" w:space="0" w:color="auto"/>
              <w:right w:val="single" w:sz="4" w:space="0" w:color="auto"/>
            </w:tcBorders>
            <w:shd w:val="clear" w:color="auto" w:fill="auto"/>
            <w:vAlign w:val="center"/>
            <w:hideMark/>
          </w:tcPr>
          <w:p w14:paraId="5DE3332D" w14:textId="33ACD5AC" w:rsidR="00D41BC5" w:rsidRPr="00167CE0" w:rsidDel="00B053AF" w:rsidRDefault="00D41BC5">
            <w:pPr>
              <w:widowControl w:val="0"/>
              <w:spacing w:before="120" w:after="120"/>
              <w:jc w:val="both"/>
              <w:rPr>
                <w:del w:id="44453" w:author="James Vu" w:date="2024-04-18T23:45:00Z"/>
                <w:sz w:val="28"/>
                <w:szCs w:val="28"/>
                <w:rPrChange w:id="44454" w:author="James Vu" w:date="2024-04-18T22:33:00Z">
                  <w:rPr>
                    <w:del w:id="44455" w:author="James Vu" w:date="2024-04-18T23:45:00Z"/>
                    <w:sz w:val="26"/>
                    <w:szCs w:val="26"/>
                  </w:rPr>
                </w:rPrChange>
              </w:rPr>
              <w:pPrChange w:id="44456" w:author="James Vu" w:date="2024-04-18T22:33:00Z">
                <w:pPr>
                  <w:widowControl w:val="0"/>
                  <w:spacing w:before="120" w:after="120"/>
                  <w:jc w:val="right"/>
                </w:pPr>
              </w:pPrChange>
            </w:pPr>
            <w:del w:id="44457" w:author="James Vu" w:date="2024-04-18T23:45:00Z">
              <w:r w:rsidRPr="00167CE0" w:rsidDel="00B053AF">
                <w:rPr>
                  <w:sz w:val="28"/>
                  <w:szCs w:val="28"/>
                  <w:rPrChange w:id="44458" w:author="James Vu" w:date="2024-04-18T22:33:00Z">
                    <w:rPr>
                      <w:sz w:val="26"/>
                      <w:szCs w:val="26"/>
                    </w:rPr>
                  </w:rPrChange>
                </w:rPr>
                <w:delText>0</w:delText>
              </w:r>
            </w:del>
          </w:p>
        </w:tc>
        <w:tc>
          <w:tcPr>
            <w:tcW w:w="725" w:type="pct"/>
            <w:tcBorders>
              <w:top w:val="nil"/>
              <w:left w:val="nil"/>
              <w:bottom w:val="single" w:sz="4" w:space="0" w:color="auto"/>
              <w:right w:val="single" w:sz="4" w:space="0" w:color="auto"/>
            </w:tcBorders>
            <w:shd w:val="clear" w:color="auto" w:fill="auto"/>
            <w:hideMark/>
          </w:tcPr>
          <w:p w14:paraId="702F1DE9" w14:textId="4AEF7DA9" w:rsidR="00D41BC5" w:rsidRPr="00167CE0" w:rsidDel="00B053AF" w:rsidRDefault="00D41BC5">
            <w:pPr>
              <w:widowControl w:val="0"/>
              <w:spacing w:before="120" w:after="120"/>
              <w:jc w:val="both"/>
              <w:rPr>
                <w:del w:id="44459" w:author="James Vu" w:date="2024-04-18T23:45:00Z"/>
                <w:sz w:val="28"/>
                <w:szCs w:val="28"/>
                <w:rPrChange w:id="44460" w:author="James Vu" w:date="2024-04-18T22:33:00Z">
                  <w:rPr>
                    <w:del w:id="44461" w:author="James Vu" w:date="2024-04-18T23:45:00Z"/>
                    <w:sz w:val="26"/>
                    <w:szCs w:val="26"/>
                  </w:rPr>
                </w:rPrChange>
              </w:rPr>
              <w:pPrChange w:id="44462" w:author="James Vu" w:date="2024-04-18T22:33:00Z">
                <w:pPr>
                  <w:widowControl w:val="0"/>
                  <w:spacing w:before="120" w:after="120"/>
                </w:pPr>
              </w:pPrChange>
            </w:pPr>
            <w:del w:id="44463" w:author="James Vu" w:date="2024-04-18T23:45:00Z">
              <w:r w:rsidRPr="00167CE0" w:rsidDel="00B053AF">
                <w:rPr>
                  <w:sz w:val="28"/>
                  <w:szCs w:val="28"/>
                  <w:rPrChange w:id="44464" w:author="James Vu" w:date="2024-04-18T22:33:00Z">
                    <w:rPr>
                      <w:sz w:val="26"/>
                      <w:szCs w:val="26"/>
                    </w:rPr>
                  </w:rPrChange>
                </w:rPr>
                <w:delText> </w:delText>
              </w:r>
            </w:del>
          </w:p>
        </w:tc>
      </w:tr>
      <w:tr w:rsidR="00D41BC5" w:rsidRPr="00167CE0" w:rsidDel="00B053AF" w14:paraId="12CDE2BE" w14:textId="1D5F090A" w:rsidTr="00917DAA">
        <w:trPr>
          <w:trHeight w:val="308"/>
          <w:del w:id="44465" w:author="James Vu" w:date="2024-04-18T23:45:00Z"/>
        </w:trPr>
        <w:tc>
          <w:tcPr>
            <w:tcW w:w="185" w:type="pct"/>
            <w:tcBorders>
              <w:top w:val="nil"/>
              <w:left w:val="single" w:sz="4" w:space="0" w:color="auto"/>
              <w:bottom w:val="single" w:sz="4" w:space="0" w:color="auto"/>
              <w:right w:val="single" w:sz="4" w:space="0" w:color="auto"/>
            </w:tcBorders>
            <w:shd w:val="clear" w:color="auto" w:fill="auto"/>
            <w:vAlign w:val="center"/>
            <w:hideMark/>
          </w:tcPr>
          <w:p w14:paraId="16FD717F" w14:textId="16535AC9" w:rsidR="00D41BC5" w:rsidRPr="00167CE0" w:rsidDel="00B053AF" w:rsidRDefault="00D41BC5">
            <w:pPr>
              <w:widowControl w:val="0"/>
              <w:spacing w:before="120" w:after="120"/>
              <w:jc w:val="both"/>
              <w:rPr>
                <w:del w:id="44466" w:author="James Vu" w:date="2024-04-18T23:45:00Z"/>
                <w:sz w:val="28"/>
                <w:szCs w:val="28"/>
                <w:rPrChange w:id="44467" w:author="James Vu" w:date="2024-04-18T22:33:00Z">
                  <w:rPr>
                    <w:del w:id="44468" w:author="James Vu" w:date="2024-04-18T23:45:00Z"/>
                    <w:sz w:val="26"/>
                    <w:szCs w:val="26"/>
                  </w:rPr>
                </w:rPrChange>
              </w:rPr>
              <w:pPrChange w:id="44469" w:author="James Vu" w:date="2024-04-18T22:33:00Z">
                <w:pPr>
                  <w:widowControl w:val="0"/>
                  <w:spacing w:before="120" w:after="120"/>
                  <w:jc w:val="center"/>
                </w:pPr>
              </w:pPrChange>
            </w:pPr>
            <w:del w:id="44470" w:author="James Vu" w:date="2024-04-18T23:45:00Z">
              <w:r w:rsidRPr="00167CE0" w:rsidDel="00B053AF">
                <w:rPr>
                  <w:sz w:val="28"/>
                  <w:szCs w:val="28"/>
                  <w:rPrChange w:id="44471" w:author="James Vu" w:date="2024-04-18T22:33:00Z">
                    <w:rPr>
                      <w:sz w:val="26"/>
                      <w:szCs w:val="26"/>
                    </w:rPr>
                  </w:rPrChange>
                </w:rPr>
                <w:delText>4</w:delText>
              </w:r>
            </w:del>
          </w:p>
        </w:tc>
        <w:tc>
          <w:tcPr>
            <w:tcW w:w="1138" w:type="pct"/>
            <w:tcBorders>
              <w:top w:val="nil"/>
              <w:left w:val="nil"/>
              <w:bottom w:val="single" w:sz="4" w:space="0" w:color="auto"/>
              <w:right w:val="single" w:sz="4" w:space="0" w:color="auto"/>
            </w:tcBorders>
            <w:shd w:val="clear" w:color="000000" w:fill="FFFFFF"/>
            <w:vAlign w:val="center"/>
            <w:hideMark/>
          </w:tcPr>
          <w:p w14:paraId="13F7E3F7" w14:textId="0A9E5ABF" w:rsidR="00D41BC5" w:rsidRPr="00167CE0" w:rsidDel="00B053AF" w:rsidRDefault="00D41BC5">
            <w:pPr>
              <w:widowControl w:val="0"/>
              <w:spacing w:before="120" w:after="120"/>
              <w:jc w:val="both"/>
              <w:rPr>
                <w:del w:id="44472" w:author="James Vu" w:date="2024-04-18T23:45:00Z"/>
                <w:sz w:val="28"/>
                <w:szCs w:val="28"/>
                <w:rPrChange w:id="44473" w:author="James Vu" w:date="2024-04-18T22:33:00Z">
                  <w:rPr>
                    <w:del w:id="44474" w:author="James Vu" w:date="2024-04-18T23:45:00Z"/>
                    <w:sz w:val="26"/>
                    <w:szCs w:val="26"/>
                  </w:rPr>
                </w:rPrChange>
              </w:rPr>
              <w:pPrChange w:id="44475" w:author="James Vu" w:date="2024-04-18T22:33:00Z">
                <w:pPr>
                  <w:widowControl w:val="0"/>
                  <w:spacing w:before="120" w:after="120"/>
                </w:pPr>
              </w:pPrChange>
            </w:pPr>
            <w:del w:id="44476" w:author="James Vu" w:date="2024-04-18T23:45:00Z">
              <w:r w:rsidRPr="00167CE0" w:rsidDel="00B053AF">
                <w:rPr>
                  <w:sz w:val="28"/>
                  <w:szCs w:val="28"/>
                  <w:rPrChange w:id="44477" w:author="James Vu" w:date="2024-04-18T22:33:00Z">
                    <w:rPr>
                      <w:sz w:val="26"/>
                      <w:szCs w:val="26"/>
                    </w:rPr>
                  </w:rPrChange>
                </w:rPr>
                <w:delText>Thu nhập chịu thuế tính trước</w:delText>
              </w:r>
            </w:del>
          </w:p>
        </w:tc>
        <w:tc>
          <w:tcPr>
            <w:tcW w:w="614" w:type="pct"/>
            <w:tcBorders>
              <w:top w:val="nil"/>
              <w:left w:val="nil"/>
              <w:bottom w:val="single" w:sz="4" w:space="0" w:color="auto"/>
              <w:right w:val="single" w:sz="4" w:space="0" w:color="auto"/>
            </w:tcBorders>
            <w:shd w:val="clear" w:color="auto" w:fill="auto"/>
            <w:vAlign w:val="center"/>
            <w:hideMark/>
          </w:tcPr>
          <w:p w14:paraId="27F13181" w14:textId="7E96B5CD" w:rsidR="00D41BC5" w:rsidRPr="00167CE0" w:rsidDel="00B053AF" w:rsidRDefault="00D41BC5">
            <w:pPr>
              <w:widowControl w:val="0"/>
              <w:spacing w:before="120" w:after="120"/>
              <w:jc w:val="both"/>
              <w:rPr>
                <w:del w:id="44478" w:author="James Vu" w:date="2024-04-18T23:45:00Z"/>
                <w:i/>
                <w:iCs/>
                <w:sz w:val="28"/>
                <w:szCs w:val="28"/>
                <w:rPrChange w:id="44479" w:author="James Vu" w:date="2024-04-18T22:33:00Z">
                  <w:rPr>
                    <w:del w:id="44480" w:author="James Vu" w:date="2024-04-18T23:45:00Z"/>
                    <w:i/>
                    <w:iCs/>
                    <w:sz w:val="26"/>
                    <w:szCs w:val="26"/>
                  </w:rPr>
                </w:rPrChange>
              </w:rPr>
              <w:pPrChange w:id="44481" w:author="James Vu" w:date="2024-04-18T22:33:00Z">
                <w:pPr>
                  <w:widowControl w:val="0"/>
                  <w:spacing w:before="120" w:after="120"/>
                  <w:jc w:val="center"/>
                </w:pPr>
              </w:pPrChange>
            </w:pPr>
            <w:del w:id="44482" w:author="James Vu" w:date="2024-04-18T23:45:00Z">
              <w:r w:rsidRPr="00167CE0" w:rsidDel="00B053AF">
                <w:rPr>
                  <w:i/>
                  <w:iCs/>
                  <w:sz w:val="28"/>
                  <w:szCs w:val="28"/>
                  <w:rPrChange w:id="44483" w:author="James Vu" w:date="2024-04-18T22:33:00Z">
                    <w:rPr>
                      <w:i/>
                      <w:iCs/>
                      <w:sz w:val="26"/>
                      <w:szCs w:val="26"/>
                    </w:rPr>
                  </w:rPrChange>
                </w:rPr>
                <w:delText>TN = 6% x (Ccg+Cql+Ck)</w:delText>
              </w:r>
            </w:del>
          </w:p>
        </w:tc>
        <w:tc>
          <w:tcPr>
            <w:tcW w:w="299" w:type="pct"/>
            <w:tcBorders>
              <w:top w:val="nil"/>
              <w:left w:val="nil"/>
              <w:bottom w:val="single" w:sz="4" w:space="0" w:color="auto"/>
              <w:right w:val="single" w:sz="4" w:space="0" w:color="auto"/>
            </w:tcBorders>
            <w:shd w:val="clear" w:color="auto" w:fill="auto"/>
            <w:hideMark/>
          </w:tcPr>
          <w:p w14:paraId="6B04F33C" w14:textId="2939C003" w:rsidR="00D41BC5" w:rsidRPr="00167CE0" w:rsidDel="00B053AF" w:rsidRDefault="00D41BC5">
            <w:pPr>
              <w:widowControl w:val="0"/>
              <w:spacing w:before="120" w:after="120"/>
              <w:jc w:val="both"/>
              <w:rPr>
                <w:del w:id="44484" w:author="James Vu" w:date="2024-04-18T23:45:00Z"/>
                <w:sz w:val="28"/>
                <w:szCs w:val="28"/>
                <w:rPrChange w:id="44485" w:author="James Vu" w:date="2024-04-18T22:33:00Z">
                  <w:rPr>
                    <w:del w:id="44486" w:author="James Vu" w:date="2024-04-18T23:45:00Z"/>
                    <w:sz w:val="26"/>
                    <w:szCs w:val="26"/>
                  </w:rPr>
                </w:rPrChange>
              </w:rPr>
              <w:pPrChange w:id="44487" w:author="James Vu" w:date="2024-04-18T22:33:00Z">
                <w:pPr>
                  <w:widowControl w:val="0"/>
                  <w:spacing w:before="120" w:after="120"/>
                </w:pPr>
              </w:pPrChange>
            </w:pPr>
            <w:del w:id="44488" w:author="James Vu" w:date="2024-04-18T23:45:00Z">
              <w:r w:rsidRPr="00167CE0" w:rsidDel="00B053AF">
                <w:rPr>
                  <w:sz w:val="28"/>
                  <w:szCs w:val="28"/>
                  <w:rPrChange w:id="44489" w:author="James Vu" w:date="2024-04-18T22:33:00Z">
                    <w:rPr>
                      <w:sz w:val="26"/>
                      <w:szCs w:val="26"/>
                    </w:rPr>
                  </w:rPrChange>
                </w:rPr>
                <w:delText> </w:delText>
              </w:r>
            </w:del>
          </w:p>
        </w:tc>
        <w:tc>
          <w:tcPr>
            <w:tcW w:w="306" w:type="pct"/>
            <w:tcBorders>
              <w:top w:val="nil"/>
              <w:left w:val="nil"/>
              <w:bottom w:val="single" w:sz="4" w:space="0" w:color="auto"/>
              <w:right w:val="single" w:sz="4" w:space="0" w:color="auto"/>
            </w:tcBorders>
            <w:shd w:val="clear" w:color="auto" w:fill="auto"/>
            <w:hideMark/>
          </w:tcPr>
          <w:p w14:paraId="37F428AD" w14:textId="266DFA47" w:rsidR="00D41BC5" w:rsidRPr="00167CE0" w:rsidDel="00B053AF" w:rsidRDefault="00D41BC5">
            <w:pPr>
              <w:widowControl w:val="0"/>
              <w:spacing w:before="120" w:after="120"/>
              <w:jc w:val="both"/>
              <w:rPr>
                <w:del w:id="44490" w:author="James Vu" w:date="2024-04-18T23:45:00Z"/>
                <w:sz w:val="28"/>
                <w:szCs w:val="28"/>
                <w:rPrChange w:id="44491" w:author="James Vu" w:date="2024-04-18T22:33:00Z">
                  <w:rPr>
                    <w:del w:id="44492" w:author="James Vu" w:date="2024-04-18T23:45:00Z"/>
                    <w:sz w:val="26"/>
                    <w:szCs w:val="26"/>
                  </w:rPr>
                </w:rPrChange>
              </w:rPr>
              <w:pPrChange w:id="44493" w:author="James Vu" w:date="2024-04-18T22:33:00Z">
                <w:pPr>
                  <w:widowControl w:val="0"/>
                  <w:spacing w:before="120" w:after="120"/>
                </w:pPr>
              </w:pPrChange>
            </w:pPr>
            <w:del w:id="44494" w:author="James Vu" w:date="2024-04-18T23:45:00Z">
              <w:r w:rsidRPr="00167CE0" w:rsidDel="00B053AF">
                <w:rPr>
                  <w:sz w:val="28"/>
                  <w:szCs w:val="28"/>
                  <w:rPrChange w:id="44495" w:author="James Vu" w:date="2024-04-18T22:33:00Z">
                    <w:rPr>
                      <w:sz w:val="26"/>
                      <w:szCs w:val="26"/>
                    </w:rPr>
                  </w:rPrChange>
                </w:rPr>
                <w:delText> </w:delText>
              </w:r>
            </w:del>
          </w:p>
        </w:tc>
        <w:tc>
          <w:tcPr>
            <w:tcW w:w="480" w:type="pct"/>
            <w:tcBorders>
              <w:top w:val="nil"/>
              <w:left w:val="nil"/>
              <w:bottom w:val="single" w:sz="4" w:space="0" w:color="auto"/>
              <w:right w:val="single" w:sz="4" w:space="0" w:color="auto"/>
            </w:tcBorders>
            <w:shd w:val="clear" w:color="auto" w:fill="auto"/>
            <w:vAlign w:val="center"/>
            <w:hideMark/>
          </w:tcPr>
          <w:p w14:paraId="2CC953A2" w14:textId="4F66B6B8" w:rsidR="00D41BC5" w:rsidRPr="00167CE0" w:rsidDel="00B053AF" w:rsidRDefault="00D41BC5">
            <w:pPr>
              <w:widowControl w:val="0"/>
              <w:spacing w:before="120" w:after="120"/>
              <w:jc w:val="both"/>
              <w:rPr>
                <w:del w:id="44496" w:author="James Vu" w:date="2024-04-18T23:45:00Z"/>
                <w:sz w:val="28"/>
                <w:szCs w:val="28"/>
                <w:rPrChange w:id="44497" w:author="James Vu" w:date="2024-04-18T22:33:00Z">
                  <w:rPr>
                    <w:del w:id="44498" w:author="James Vu" w:date="2024-04-18T23:45:00Z"/>
                    <w:sz w:val="26"/>
                    <w:szCs w:val="26"/>
                  </w:rPr>
                </w:rPrChange>
              </w:rPr>
              <w:pPrChange w:id="44499" w:author="James Vu" w:date="2024-04-18T22:33:00Z">
                <w:pPr>
                  <w:widowControl w:val="0"/>
                  <w:spacing w:before="120" w:after="120"/>
                  <w:jc w:val="right"/>
                </w:pPr>
              </w:pPrChange>
            </w:pPr>
            <w:del w:id="44500" w:author="James Vu" w:date="2024-04-18T23:45:00Z">
              <w:r w:rsidRPr="00167CE0" w:rsidDel="00B053AF">
                <w:rPr>
                  <w:sz w:val="28"/>
                  <w:szCs w:val="28"/>
                  <w:rPrChange w:id="44501" w:author="James Vu" w:date="2024-04-18T22:33:00Z">
                    <w:rPr>
                      <w:sz w:val="26"/>
                      <w:szCs w:val="26"/>
                    </w:rPr>
                  </w:rPrChange>
                </w:rPr>
                <w:delText> </w:delText>
              </w:r>
            </w:del>
          </w:p>
        </w:tc>
        <w:tc>
          <w:tcPr>
            <w:tcW w:w="730" w:type="pct"/>
            <w:tcBorders>
              <w:top w:val="nil"/>
              <w:left w:val="nil"/>
              <w:bottom w:val="single" w:sz="4" w:space="0" w:color="auto"/>
              <w:right w:val="single" w:sz="4" w:space="0" w:color="auto"/>
            </w:tcBorders>
            <w:shd w:val="clear" w:color="auto" w:fill="auto"/>
            <w:hideMark/>
          </w:tcPr>
          <w:p w14:paraId="429A3F13" w14:textId="6E1DB60A" w:rsidR="00D41BC5" w:rsidRPr="00167CE0" w:rsidDel="00B053AF" w:rsidRDefault="00D41BC5">
            <w:pPr>
              <w:widowControl w:val="0"/>
              <w:spacing w:before="120" w:after="120"/>
              <w:jc w:val="both"/>
              <w:rPr>
                <w:del w:id="44502" w:author="James Vu" w:date="2024-04-18T23:45:00Z"/>
                <w:sz w:val="28"/>
                <w:szCs w:val="28"/>
                <w:rPrChange w:id="44503" w:author="James Vu" w:date="2024-04-18T22:33:00Z">
                  <w:rPr>
                    <w:del w:id="44504" w:author="James Vu" w:date="2024-04-18T23:45:00Z"/>
                    <w:sz w:val="26"/>
                    <w:szCs w:val="26"/>
                  </w:rPr>
                </w:rPrChange>
              </w:rPr>
              <w:pPrChange w:id="44505" w:author="James Vu" w:date="2024-04-18T22:33:00Z">
                <w:pPr>
                  <w:widowControl w:val="0"/>
                  <w:spacing w:before="120" w:after="120"/>
                </w:pPr>
              </w:pPrChange>
            </w:pPr>
            <w:del w:id="44506" w:author="James Vu" w:date="2024-04-18T23:45:00Z">
              <w:r w:rsidRPr="00167CE0" w:rsidDel="00B053AF">
                <w:rPr>
                  <w:sz w:val="28"/>
                  <w:szCs w:val="28"/>
                  <w:rPrChange w:id="44507" w:author="James Vu" w:date="2024-04-18T22:33:00Z">
                    <w:rPr>
                      <w:sz w:val="26"/>
                      <w:szCs w:val="26"/>
                    </w:rPr>
                  </w:rPrChange>
                </w:rPr>
                <w:delText> </w:delText>
              </w:r>
            </w:del>
          </w:p>
        </w:tc>
        <w:tc>
          <w:tcPr>
            <w:tcW w:w="525" w:type="pct"/>
            <w:tcBorders>
              <w:top w:val="nil"/>
              <w:left w:val="nil"/>
              <w:bottom w:val="single" w:sz="4" w:space="0" w:color="auto"/>
              <w:right w:val="single" w:sz="4" w:space="0" w:color="auto"/>
            </w:tcBorders>
            <w:shd w:val="clear" w:color="auto" w:fill="auto"/>
            <w:vAlign w:val="center"/>
            <w:hideMark/>
          </w:tcPr>
          <w:p w14:paraId="327291D9" w14:textId="40EC5B4E" w:rsidR="00D41BC5" w:rsidRPr="00167CE0" w:rsidDel="00B053AF" w:rsidRDefault="00D41BC5">
            <w:pPr>
              <w:widowControl w:val="0"/>
              <w:spacing w:before="120" w:after="120"/>
              <w:jc w:val="both"/>
              <w:rPr>
                <w:del w:id="44508" w:author="James Vu" w:date="2024-04-18T23:45:00Z"/>
                <w:sz w:val="28"/>
                <w:szCs w:val="28"/>
                <w:rPrChange w:id="44509" w:author="James Vu" w:date="2024-04-18T22:33:00Z">
                  <w:rPr>
                    <w:del w:id="44510" w:author="James Vu" w:date="2024-04-18T23:45:00Z"/>
                    <w:sz w:val="26"/>
                    <w:szCs w:val="26"/>
                  </w:rPr>
                </w:rPrChange>
              </w:rPr>
              <w:pPrChange w:id="44511" w:author="James Vu" w:date="2024-04-18T22:33:00Z">
                <w:pPr>
                  <w:widowControl w:val="0"/>
                  <w:spacing w:before="120" w:after="120"/>
                  <w:jc w:val="right"/>
                </w:pPr>
              </w:pPrChange>
            </w:pPr>
            <w:del w:id="44512" w:author="James Vu" w:date="2024-04-18T23:45:00Z">
              <w:r w:rsidRPr="00167CE0" w:rsidDel="00B053AF">
                <w:rPr>
                  <w:sz w:val="28"/>
                  <w:szCs w:val="28"/>
                  <w:rPrChange w:id="44513" w:author="James Vu" w:date="2024-04-18T22:33:00Z">
                    <w:rPr>
                      <w:sz w:val="26"/>
                      <w:szCs w:val="26"/>
                    </w:rPr>
                  </w:rPrChange>
                </w:rPr>
                <w:delText>10.579.010</w:delText>
              </w:r>
            </w:del>
          </w:p>
        </w:tc>
        <w:tc>
          <w:tcPr>
            <w:tcW w:w="725" w:type="pct"/>
            <w:tcBorders>
              <w:top w:val="nil"/>
              <w:left w:val="nil"/>
              <w:bottom w:val="single" w:sz="4" w:space="0" w:color="auto"/>
              <w:right w:val="single" w:sz="4" w:space="0" w:color="auto"/>
            </w:tcBorders>
            <w:shd w:val="clear" w:color="auto" w:fill="auto"/>
            <w:hideMark/>
          </w:tcPr>
          <w:p w14:paraId="7051F26B" w14:textId="758F8144" w:rsidR="00D41BC5" w:rsidRPr="00167CE0" w:rsidDel="00B053AF" w:rsidRDefault="00D41BC5">
            <w:pPr>
              <w:widowControl w:val="0"/>
              <w:spacing w:before="120" w:after="120"/>
              <w:jc w:val="both"/>
              <w:rPr>
                <w:del w:id="44514" w:author="James Vu" w:date="2024-04-18T23:45:00Z"/>
                <w:sz w:val="28"/>
                <w:szCs w:val="28"/>
                <w:rPrChange w:id="44515" w:author="James Vu" w:date="2024-04-18T22:33:00Z">
                  <w:rPr>
                    <w:del w:id="44516" w:author="James Vu" w:date="2024-04-18T23:45:00Z"/>
                    <w:sz w:val="26"/>
                    <w:szCs w:val="26"/>
                  </w:rPr>
                </w:rPrChange>
              </w:rPr>
              <w:pPrChange w:id="44517" w:author="James Vu" w:date="2024-04-18T22:33:00Z">
                <w:pPr>
                  <w:widowControl w:val="0"/>
                  <w:spacing w:before="120" w:after="120"/>
                </w:pPr>
              </w:pPrChange>
            </w:pPr>
            <w:del w:id="44518" w:author="James Vu" w:date="2024-04-18T23:45:00Z">
              <w:r w:rsidRPr="00167CE0" w:rsidDel="00B053AF">
                <w:rPr>
                  <w:sz w:val="28"/>
                  <w:szCs w:val="28"/>
                  <w:rPrChange w:id="44519" w:author="James Vu" w:date="2024-04-18T22:33:00Z">
                    <w:rPr>
                      <w:sz w:val="26"/>
                      <w:szCs w:val="26"/>
                    </w:rPr>
                  </w:rPrChange>
                </w:rPr>
                <w:delText> </w:delText>
              </w:r>
            </w:del>
          </w:p>
        </w:tc>
      </w:tr>
      <w:tr w:rsidR="00D41BC5" w:rsidRPr="00167CE0" w:rsidDel="00B053AF" w14:paraId="0554AB50" w14:textId="0AED75C1" w:rsidTr="00917DAA">
        <w:trPr>
          <w:trHeight w:val="300"/>
          <w:del w:id="44520" w:author="James Vu" w:date="2024-04-18T23:45:00Z"/>
        </w:trPr>
        <w:tc>
          <w:tcPr>
            <w:tcW w:w="185" w:type="pct"/>
            <w:tcBorders>
              <w:top w:val="nil"/>
              <w:left w:val="single" w:sz="4" w:space="0" w:color="auto"/>
              <w:bottom w:val="single" w:sz="4" w:space="0" w:color="auto"/>
              <w:right w:val="single" w:sz="4" w:space="0" w:color="auto"/>
            </w:tcBorders>
            <w:shd w:val="clear" w:color="auto" w:fill="auto"/>
            <w:vAlign w:val="center"/>
            <w:hideMark/>
          </w:tcPr>
          <w:p w14:paraId="7F804DD7" w14:textId="7AF1DD22" w:rsidR="00D41BC5" w:rsidRPr="00167CE0" w:rsidDel="00B053AF" w:rsidRDefault="00D41BC5">
            <w:pPr>
              <w:widowControl w:val="0"/>
              <w:spacing w:before="120" w:after="120"/>
              <w:jc w:val="both"/>
              <w:rPr>
                <w:del w:id="44521" w:author="James Vu" w:date="2024-04-18T23:45:00Z"/>
                <w:b/>
                <w:bCs/>
                <w:sz w:val="28"/>
                <w:szCs w:val="28"/>
                <w:rPrChange w:id="44522" w:author="James Vu" w:date="2024-04-18T22:33:00Z">
                  <w:rPr>
                    <w:del w:id="44523" w:author="James Vu" w:date="2024-04-18T23:45:00Z"/>
                    <w:b/>
                    <w:bCs/>
                    <w:sz w:val="26"/>
                    <w:szCs w:val="26"/>
                  </w:rPr>
                </w:rPrChange>
              </w:rPr>
              <w:pPrChange w:id="44524" w:author="James Vu" w:date="2024-04-18T22:33:00Z">
                <w:pPr>
                  <w:widowControl w:val="0"/>
                  <w:spacing w:before="120" w:after="120"/>
                  <w:jc w:val="center"/>
                </w:pPr>
              </w:pPrChange>
            </w:pPr>
            <w:del w:id="44525" w:author="James Vu" w:date="2024-04-18T23:45:00Z">
              <w:r w:rsidRPr="00167CE0" w:rsidDel="00B053AF">
                <w:rPr>
                  <w:b/>
                  <w:bCs/>
                  <w:sz w:val="28"/>
                  <w:szCs w:val="28"/>
                  <w:rPrChange w:id="44526" w:author="James Vu" w:date="2024-04-18T22:33:00Z">
                    <w:rPr>
                      <w:b/>
                      <w:bCs/>
                      <w:sz w:val="26"/>
                      <w:szCs w:val="26"/>
                    </w:rPr>
                  </w:rPrChange>
                </w:rPr>
                <w:delText>5</w:delText>
              </w:r>
            </w:del>
          </w:p>
        </w:tc>
        <w:tc>
          <w:tcPr>
            <w:tcW w:w="1138" w:type="pct"/>
            <w:tcBorders>
              <w:top w:val="nil"/>
              <w:left w:val="nil"/>
              <w:bottom w:val="single" w:sz="4" w:space="0" w:color="auto"/>
              <w:right w:val="single" w:sz="4" w:space="0" w:color="auto"/>
            </w:tcBorders>
            <w:shd w:val="clear" w:color="000000" w:fill="FFFFFF"/>
            <w:vAlign w:val="center"/>
            <w:hideMark/>
          </w:tcPr>
          <w:p w14:paraId="7837217F" w14:textId="1BB05232" w:rsidR="00D41BC5" w:rsidRPr="00167CE0" w:rsidDel="00B053AF" w:rsidRDefault="00D41BC5">
            <w:pPr>
              <w:widowControl w:val="0"/>
              <w:spacing w:before="120" w:after="120"/>
              <w:jc w:val="both"/>
              <w:rPr>
                <w:del w:id="44527" w:author="James Vu" w:date="2024-04-18T23:45:00Z"/>
                <w:b/>
                <w:bCs/>
                <w:sz w:val="28"/>
                <w:szCs w:val="28"/>
                <w:rPrChange w:id="44528" w:author="James Vu" w:date="2024-04-18T22:33:00Z">
                  <w:rPr>
                    <w:del w:id="44529" w:author="James Vu" w:date="2024-04-18T23:45:00Z"/>
                    <w:b/>
                    <w:bCs/>
                    <w:sz w:val="26"/>
                    <w:szCs w:val="26"/>
                  </w:rPr>
                </w:rPrChange>
              </w:rPr>
              <w:pPrChange w:id="44530" w:author="James Vu" w:date="2024-04-18T22:33:00Z">
                <w:pPr>
                  <w:widowControl w:val="0"/>
                  <w:spacing w:before="120" w:after="120"/>
                </w:pPr>
              </w:pPrChange>
            </w:pPr>
            <w:del w:id="44531" w:author="James Vu" w:date="2024-04-18T23:45:00Z">
              <w:r w:rsidRPr="00167CE0" w:rsidDel="00B053AF">
                <w:rPr>
                  <w:b/>
                  <w:bCs/>
                  <w:sz w:val="28"/>
                  <w:szCs w:val="28"/>
                  <w:rPrChange w:id="44532" w:author="James Vu" w:date="2024-04-18T22:33:00Z">
                    <w:rPr>
                      <w:b/>
                      <w:bCs/>
                      <w:sz w:val="26"/>
                      <w:szCs w:val="26"/>
                    </w:rPr>
                  </w:rPrChange>
                </w:rPr>
                <w:delText>Chi phí thực hiện khảo sát</w:delText>
              </w:r>
            </w:del>
          </w:p>
        </w:tc>
        <w:tc>
          <w:tcPr>
            <w:tcW w:w="614" w:type="pct"/>
            <w:tcBorders>
              <w:top w:val="nil"/>
              <w:left w:val="nil"/>
              <w:bottom w:val="single" w:sz="4" w:space="0" w:color="auto"/>
              <w:right w:val="single" w:sz="4" w:space="0" w:color="auto"/>
            </w:tcBorders>
            <w:shd w:val="clear" w:color="auto" w:fill="auto"/>
            <w:vAlign w:val="center"/>
            <w:hideMark/>
          </w:tcPr>
          <w:p w14:paraId="760CF0A8" w14:textId="0CF183C2" w:rsidR="00D41BC5" w:rsidRPr="00167CE0" w:rsidDel="00B053AF" w:rsidRDefault="00D41BC5">
            <w:pPr>
              <w:widowControl w:val="0"/>
              <w:spacing w:before="120" w:after="120"/>
              <w:jc w:val="both"/>
              <w:rPr>
                <w:del w:id="44533" w:author="James Vu" w:date="2024-04-18T23:45:00Z"/>
                <w:b/>
                <w:bCs/>
                <w:i/>
                <w:iCs/>
                <w:sz w:val="28"/>
                <w:szCs w:val="28"/>
                <w:rPrChange w:id="44534" w:author="James Vu" w:date="2024-04-18T22:33:00Z">
                  <w:rPr>
                    <w:del w:id="44535" w:author="James Vu" w:date="2024-04-18T23:45:00Z"/>
                    <w:b/>
                    <w:bCs/>
                    <w:i/>
                    <w:iCs/>
                    <w:sz w:val="26"/>
                    <w:szCs w:val="26"/>
                  </w:rPr>
                </w:rPrChange>
              </w:rPr>
              <w:pPrChange w:id="44536" w:author="James Vu" w:date="2024-04-18T22:33:00Z">
                <w:pPr>
                  <w:widowControl w:val="0"/>
                  <w:spacing w:before="120" w:after="120"/>
                  <w:jc w:val="center"/>
                </w:pPr>
              </w:pPrChange>
            </w:pPr>
            <w:del w:id="44537" w:author="James Vu" w:date="2024-04-18T23:45:00Z">
              <w:r w:rsidRPr="00167CE0" w:rsidDel="00B053AF">
                <w:rPr>
                  <w:b/>
                  <w:bCs/>
                  <w:i/>
                  <w:iCs/>
                  <w:sz w:val="28"/>
                  <w:szCs w:val="28"/>
                  <w:rPrChange w:id="44538" w:author="James Vu" w:date="2024-04-18T22:33:00Z">
                    <w:rPr>
                      <w:b/>
                      <w:bCs/>
                      <w:i/>
                      <w:iCs/>
                      <w:sz w:val="26"/>
                      <w:szCs w:val="26"/>
                    </w:rPr>
                  </w:rPrChange>
                </w:rPr>
                <w:delText>(Ccg+Cql+Ck+TN)</w:delText>
              </w:r>
            </w:del>
          </w:p>
        </w:tc>
        <w:tc>
          <w:tcPr>
            <w:tcW w:w="299" w:type="pct"/>
            <w:tcBorders>
              <w:top w:val="nil"/>
              <w:left w:val="nil"/>
              <w:bottom w:val="single" w:sz="4" w:space="0" w:color="auto"/>
              <w:right w:val="single" w:sz="4" w:space="0" w:color="auto"/>
            </w:tcBorders>
            <w:shd w:val="clear" w:color="auto" w:fill="auto"/>
            <w:hideMark/>
          </w:tcPr>
          <w:p w14:paraId="6979500B" w14:textId="5F40C1D7" w:rsidR="00D41BC5" w:rsidRPr="00167CE0" w:rsidDel="00B053AF" w:rsidRDefault="00D41BC5">
            <w:pPr>
              <w:widowControl w:val="0"/>
              <w:spacing w:before="120" w:after="120"/>
              <w:jc w:val="both"/>
              <w:rPr>
                <w:del w:id="44539" w:author="James Vu" w:date="2024-04-18T23:45:00Z"/>
                <w:b/>
                <w:bCs/>
                <w:sz w:val="28"/>
                <w:szCs w:val="28"/>
                <w:rPrChange w:id="44540" w:author="James Vu" w:date="2024-04-18T22:33:00Z">
                  <w:rPr>
                    <w:del w:id="44541" w:author="James Vu" w:date="2024-04-18T23:45:00Z"/>
                    <w:b/>
                    <w:bCs/>
                    <w:sz w:val="26"/>
                    <w:szCs w:val="26"/>
                  </w:rPr>
                </w:rPrChange>
              </w:rPr>
              <w:pPrChange w:id="44542" w:author="James Vu" w:date="2024-04-18T22:33:00Z">
                <w:pPr>
                  <w:widowControl w:val="0"/>
                  <w:spacing w:before="120" w:after="120"/>
                </w:pPr>
              </w:pPrChange>
            </w:pPr>
            <w:del w:id="44543" w:author="James Vu" w:date="2024-04-18T23:45:00Z">
              <w:r w:rsidRPr="00167CE0" w:rsidDel="00B053AF">
                <w:rPr>
                  <w:b/>
                  <w:bCs/>
                  <w:sz w:val="28"/>
                  <w:szCs w:val="28"/>
                  <w:rPrChange w:id="44544" w:author="James Vu" w:date="2024-04-18T22:33:00Z">
                    <w:rPr>
                      <w:b/>
                      <w:bCs/>
                      <w:sz w:val="26"/>
                      <w:szCs w:val="26"/>
                    </w:rPr>
                  </w:rPrChange>
                </w:rPr>
                <w:delText> </w:delText>
              </w:r>
            </w:del>
          </w:p>
        </w:tc>
        <w:tc>
          <w:tcPr>
            <w:tcW w:w="306" w:type="pct"/>
            <w:tcBorders>
              <w:top w:val="nil"/>
              <w:left w:val="nil"/>
              <w:bottom w:val="single" w:sz="4" w:space="0" w:color="auto"/>
              <w:right w:val="single" w:sz="4" w:space="0" w:color="auto"/>
            </w:tcBorders>
            <w:shd w:val="clear" w:color="auto" w:fill="auto"/>
            <w:hideMark/>
          </w:tcPr>
          <w:p w14:paraId="6E00AF4D" w14:textId="439E5DC0" w:rsidR="00D41BC5" w:rsidRPr="00167CE0" w:rsidDel="00B053AF" w:rsidRDefault="00D41BC5">
            <w:pPr>
              <w:widowControl w:val="0"/>
              <w:spacing w:before="120" w:after="120"/>
              <w:jc w:val="both"/>
              <w:rPr>
                <w:del w:id="44545" w:author="James Vu" w:date="2024-04-18T23:45:00Z"/>
                <w:b/>
                <w:bCs/>
                <w:sz w:val="28"/>
                <w:szCs w:val="28"/>
                <w:rPrChange w:id="44546" w:author="James Vu" w:date="2024-04-18T22:33:00Z">
                  <w:rPr>
                    <w:del w:id="44547" w:author="James Vu" w:date="2024-04-18T23:45:00Z"/>
                    <w:b/>
                    <w:bCs/>
                    <w:sz w:val="26"/>
                    <w:szCs w:val="26"/>
                  </w:rPr>
                </w:rPrChange>
              </w:rPr>
              <w:pPrChange w:id="44548" w:author="James Vu" w:date="2024-04-18T22:33:00Z">
                <w:pPr>
                  <w:widowControl w:val="0"/>
                  <w:spacing w:before="120" w:after="120"/>
                </w:pPr>
              </w:pPrChange>
            </w:pPr>
            <w:del w:id="44549" w:author="James Vu" w:date="2024-04-18T23:45:00Z">
              <w:r w:rsidRPr="00167CE0" w:rsidDel="00B053AF">
                <w:rPr>
                  <w:b/>
                  <w:bCs/>
                  <w:sz w:val="28"/>
                  <w:szCs w:val="28"/>
                  <w:rPrChange w:id="44550" w:author="James Vu" w:date="2024-04-18T22:33:00Z">
                    <w:rPr>
                      <w:b/>
                      <w:bCs/>
                      <w:sz w:val="26"/>
                      <w:szCs w:val="26"/>
                    </w:rPr>
                  </w:rPrChange>
                </w:rPr>
                <w:delText> </w:delText>
              </w:r>
            </w:del>
          </w:p>
        </w:tc>
        <w:tc>
          <w:tcPr>
            <w:tcW w:w="480" w:type="pct"/>
            <w:tcBorders>
              <w:top w:val="nil"/>
              <w:left w:val="nil"/>
              <w:bottom w:val="single" w:sz="4" w:space="0" w:color="auto"/>
              <w:right w:val="single" w:sz="4" w:space="0" w:color="auto"/>
            </w:tcBorders>
            <w:shd w:val="clear" w:color="auto" w:fill="auto"/>
            <w:vAlign w:val="center"/>
            <w:hideMark/>
          </w:tcPr>
          <w:p w14:paraId="2B522019" w14:textId="08F3BC07" w:rsidR="00D41BC5" w:rsidRPr="00167CE0" w:rsidDel="00B053AF" w:rsidRDefault="00D41BC5">
            <w:pPr>
              <w:widowControl w:val="0"/>
              <w:spacing w:before="120" w:after="120"/>
              <w:jc w:val="both"/>
              <w:rPr>
                <w:del w:id="44551" w:author="James Vu" w:date="2024-04-18T23:45:00Z"/>
                <w:b/>
                <w:bCs/>
                <w:sz w:val="28"/>
                <w:szCs w:val="28"/>
                <w:rPrChange w:id="44552" w:author="James Vu" w:date="2024-04-18T22:33:00Z">
                  <w:rPr>
                    <w:del w:id="44553" w:author="James Vu" w:date="2024-04-18T23:45:00Z"/>
                    <w:b/>
                    <w:bCs/>
                    <w:sz w:val="26"/>
                    <w:szCs w:val="26"/>
                  </w:rPr>
                </w:rPrChange>
              </w:rPr>
              <w:pPrChange w:id="44554" w:author="James Vu" w:date="2024-04-18T22:33:00Z">
                <w:pPr>
                  <w:widowControl w:val="0"/>
                  <w:spacing w:before="120" w:after="120"/>
                  <w:jc w:val="right"/>
                </w:pPr>
              </w:pPrChange>
            </w:pPr>
            <w:del w:id="44555" w:author="James Vu" w:date="2024-04-18T23:45:00Z">
              <w:r w:rsidRPr="00167CE0" w:rsidDel="00B053AF">
                <w:rPr>
                  <w:b/>
                  <w:bCs/>
                  <w:sz w:val="28"/>
                  <w:szCs w:val="28"/>
                  <w:rPrChange w:id="44556" w:author="James Vu" w:date="2024-04-18T22:33:00Z">
                    <w:rPr>
                      <w:b/>
                      <w:bCs/>
                      <w:sz w:val="26"/>
                      <w:szCs w:val="26"/>
                    </w:rPr>
                  </w:rPrChange>
                </w:rPr>
                <w:delText> </w:delText>
              </w:r>
            </w:del>
          </w:p>
        </w:tc>
        <w:tc>
          <w:tcPr>
            <w:tcW w:w="730" w:type="pct"/>
            <w:tcBorders>
              <w:top w:val="nil"/>
              <w:left w:val="nil"/>
              <w:bottom w:val="single" w:sz="4" w:space="0" w:color="auto"/>
              <w:right w:val="single" w:sz="4" w:space="0" w:color="auto"/>
            </w:tcBorders>
            <w:shd w:val="clear" w:color="auto" w:fill="auto"/>
            <w:hideMark/>
          </w:tcPr>
          <w:p w14:paraId="08A63421" w14:textId="35A01A09" w:rsidR="00D41BC5" w:rsidRPr="00167CE0" w:rsidDel="00B053AF" w:rsidRDefault="00D41BC5">
            <w:pPr>
              <w:widowControl w:val="0"/>
              <w:spacing w:before="120" w:after="120"/>
              <w:jc w:val="both"/>
              <w:rPr>
                <w:del w:id="44557" w:author="James Vu" w:date="2024-04-18T23:45:00Z"/>
                <w:b/>
                <w:bCs/>
                <w:sz w:val="28"/>
                <w:szCs w:val="28"/>
                <w:rPrChange w:id="44558" w:author="James Vu" w:date="2024-04-18T22:33:00Z">
                  <w:rPr>
                    <w:del w:id="44559" w:author="James Vu" w:date="2024-04-18T23:45:00Z"/>
                    <w:b/>
                    <w:bCs/>
                    <w:sz w:val="26"/>
                    <w:szCs w:val="26"/>
                  </w:rPr>
                </w:rPrChange>
              </w:rPr>
              <w:pPrChange w:id="44560" w:author="James Vu" w:date="2024-04-18T22:33:00Z">
                <w:pPr>
                  <w:widowControl w:val="0"/>
                  <w:spacing w:before="120" w:after="120"/>
                </w:pPr>
              </w:pPrChange>
            </w:pPr>
            <w:del w:id="44561" w:author="James Vu" w:date="2024-04-18T23:45:00Z">
              <w:r w:rsidRPr="00167CE0" w:rsidDel="00B053AF">
                <w:rPr>
                  <w:b/>
                  <w:bCs/>
                  <w:sz w:val="28"/>
                  <w:szCs w:val="28"/>
                  <w:rPrChange w:id="44562" w:author="James Vu" w:date="2024-04-18T22:33:00Z">
                    <w:rPr>
                      <w:b/>
                      <w:bCs/>
                      <w:sz w:val="26"/>
                      <w:szCs w:val="26"/>
                    </w:rPr>
                  </w:rPrChange>
                </w:rPr>
                <w:delText> </w:delText>
              </w:r>
            </w:del>
          </w:p>
        </w:tc>
        <w:tc>
          <w:tcPr>
            <w:tcW w:w="525" w:type="pct"/>
            <w:tcBorders>
              <w:top w:val="nil"/>
              <w:left w:val="nil"/>
              <w:bottom w:val="single" w:sz="4" w:space="0" w:color="auto"/>
              <w:right w:val="single" w:sz="4" w:space="0" w:color="auto"/>
            </w:tcBorders>
            <w:shd w:val="clear" w:color="auto" w:fill="auto"/>
            <w:vAlign w:val="center"/>
            <w:hideMark/>
          </w:tcPr>
          <w:p w14:paraId="6B2A8FAE" w14:textId="3B4AFC08" w:rsidR="00D41BC5" w:rsidRPr="00167CE0" w:rsidDel="00B053AF" w:rsidRDefault="00D41BC5">
            <w:pPr>
              <w:widowControl w:val="0"/>
              <w:spacing w:before="120" w:after="120"/>
              <w:jc w:val="both"/>
              <w:rPr>
                <w:del w:id="44563" w:author="James Vu" w:date="2024-04-18T23:45:00Z"/>
                <w:b/>
                <w:bCs/>
                <w:sz w:val="28"/>
                <w:szCs w:val="28"/>
                <w:rPrChange w:id="44564" w:author="James Vu" w:date="2024-04-18T22:33:00Z">
                  <w:rPr>
                    <w:del w:id="44565" w:author="James Vu" w:date="2024-04-18T23:45:00Z"/>
                    <w:b/>
                    <w:bCs/>
                    <w:sz w:val="26"/>
                    <w:szCs w:val="26"/>
                  </w:rPr>
                </w:rPrChange>
              </w:rPr>
              <w:pPrChange w:id="44566" w:author="James Vu" w:date="2024-04-18T22:33:00Z">
                <w:pPr>
                  <w:widowControl w:val="0"/>
                  <w:spacing w:before="120" w:after="120"/>
                  <w:jc w:val="right"/>
                </w:pPr>
              </w:pPrChange>
            </w:pPr>
            <w:del w:id="44567" w:author="James Vu" w:date="2024-04-18T23:45:00Z">
              <w:r w:rsidRPr="00167CE0" w:rsidDel="00B053AF">
                <w:rPr>
                  <w:b/>
                  <w:bCs/>
                  <w:sz w:val="28"/>
                  <w:szCs w:val="28"/>
                  <w:rPrChange w:id="44568" w:author="James Vu" w:date="2024-04-18T22:33:00Z">
                    <w:rPr>
                      <w:b/>
                      <w:bCs/>
                      <w:sz w:val="26"/>
                      <w:szCs w:val="26"/>
                    </w:rPr>
                  </w:rPrChange>
                </w:rPr>
                <w:delText>186.895.850</w:delText>
              </w:r>
            </w:del>
          </w:p>
        </w:tc>
        <w:tc>
          <w:tcPr>
            <w:tcW w:w="725" w:type="pct"/>
            <w:tcBorders>
              <w:top w:val="nil"/>
              <w:left w:val="nil"/>
              <w:bottom w:val="single" w:sz="4" w:space="0" w:color="auto"/>
              <w:right w:val="single" w:sz="4" w:space="0" w:color="auto"/>
            </w:tcBorders>
            <w:shd w:val="clear" w:color="auto" w:fill="auto"/>
            <w:hideMark/>
          </w:tcPr>
          <w:p w14:paraId="5AD7012B" w14:textId="704E67B5" w:rsidR="00D41BC5" w:rsidRPr="00167CE0" w:rsidDel="00B053AF" w:rsidRDefault="00D41BC5">
            <w:pPr>
              <w:widowControl w:val="0"/>
              <w:spacing w:before="120" w:after="120"/>
              <w:jc w:val="both"/>
              <w:rPr>
                <w:del w:id="44569" w:author="James Vu" w:date="2024-04-18T23:45:00Z"/>
                <w:b/>
                <w:bCs/>
                <w:sz w:val="28"/>
                <w:szCs w:val="28"/>
                <w:rPrChange w:id="44570" w:author="James Vu" w:date="2024-04-18T22:33:00Z">
                  <w:rPr>
                    <w:del w:id="44571" w:author="James Vu" w:date="2024-04-18T23:45:00Z"/>
                    <w:b/>
                    <w:bCs/>
                    <w:sz w:val="26"/>
                    <w:szCs w:val="26"/>
                  </w:rPr>
                </w:rPrChange>
              </w:rPr>
              <w:pPrChange w:id="44572" w:author="James Vu" w:date="2024-04-18T22:33:00Z">
                <w:pPr>
                  <w:widowControl w:val="0"/>
                  <w:spacing w:before="120" w:after="120"/>
                </w:pPr>
              </w:pPrChange>
            </w:pPr>
            <w:del w:id="44573" w:author="James Vu" w:date="2024-04-18T23:45:00Z">
              <w:r w:rsidRPr="00167CE0" w:rsidDel="00B053AF">
                <w:rPr>
                  <w:b/>
                  <w:bCs/>
                  <w:sz w:val="28"/>
                  <w:szCs w:val="28"/>
                  <w:rPrChange w:id="44574" w:author="James Vu" w:date="2024-04-18T22:33:00Z">
                    <w:rPr>
                      <w:b/>
                      <w:bCs/>
                      <w:sz w:val="26"/>
                      <w:szCs w:val="26"/>
                    </w:rPr>
                  </w:rPrChange>
                </w:rPr>
                <w:delText> </w:delText>
              </w:r>
            </w:del>
          </w:p>
        </w:tc>
      </w:tr>
      <w:tr w:rsidR="00D41BC5" w:rsidRPr="00167CE0" w:rsidDel="00B053AF" w14:paraId="6259DE5F" w14:textId="474F9DAC" w:rsidTr="00917DAA">
        <w:trPr>
          <w:trHeight w:val="600"/>
          <w:del w:id="44575" w:author="James Vu" w:date="2024-04-18T23:45:00Z"/>
        </w:trPr>
        <w:tc>
          <w:tcPr>
            <w:tcW w:w="185" w:type="pct"/>
            <w:tcBorders>
              <w:top w:val="nil"/>
              <w:left w:val="single" w:sz="4" w:space="0" w:color="auto"/>
              <w:bottom w:val="single" w:sz="4" w:space="0" w:color="auto"/>
              <w:right w:val="single" w:sz="4" w:space="0" w:color="auto"/>
            </w:tcBorders>
            <w:shd w:val="clear" w:color="000000" w:fill="FFFFFF"/>
            <w:vAlign w:val="center"/>
            <w:hideMark/>
          </w:tcPr>
          <w:p w14:paraId="1C3CC3A1" w14:textId="57E1792E" w:rsidR="00D41BC5" w:rsidRPr="00167CE0" w:rsidDel="00B053AF" w:rsidRDefault="00D41BC5">
            <w:pPr>
              <w:widowControl w:val="0"/>
              <w:spacing w:before="120" w:after="120"/>
              <w:jc w:val="both"/>
              <w:rPr>
                <w:del w:id="44576" w:author="James Vu" w:date="2024-04-18T23:45:00Z"/>
                <w:b/>
                <w:bCs/>
                <w:sz w:val="28"/>
                <w:szCs w:val="28"/>
                <w:rPrChange w:id="44577" w:author="James Vu" w:date="2024-04-18T22:33:00Z">
                  <w:rPr>
                    <w:del w:id="44578" w:author="James Vu" w:date="2024-04-18T23:45:00Z"/>
                    <w:b/>
                    <w:bCs/>
                    <w:sz w:val="26"/>
                    <w:szCs w:val="26"/>
                  </w:rPr>
                </w:rPrChange>
              </w:rPr>
              <w:pPrChange w:id="44579" w:author="James Vu" w:date="2024-04-18T22:33:00Z">
                <w:pPr>
                  <w:widowControl w:val="0"/>
                  <w:spacing w:before="120" w:after="120"/>
                  <w:jc w:val="center"/>
                </w:pPr>
              </w:pPrChange>
            </w:pPr>
            <w:del w:id="44580" w:author="James Vu" w:date="2024-04-18T23:45:00Z">
              <w:r w:rsidRPr="00167CE0" w:rsidDel="00B053AF">
                <w:rPr>
                  <w:b/>
                  <w:bCs/>
                  <w:sz w:val="28"/>
                  <w:szCs w:val="28"/>
                  <w:rPrChange w:id="44581" w:author="James Vu" w:date="2024-04-18T22:33:00Z">
                    <w:rPr>
                      <w:b/>
                      <w:bCs/>
                      <w:sz w:val="26"/>
                      <w:szCs w:val="26"/>
                    </w:rPr>
                  </w:rPrChange>
                </w:rPr>
                <w:delText>6</w:delText>
              </w:r>
            </w:del>
          </w:p>
        </w:tc>
        <w:tc>
          <w:tcPr>
            <w:tcW w:w="1138" w:type="pct"/>
            <w:tcBorders>
              <w:top w:val="nil"/>
              <w:left w:val="nil"/>
              <w:bottom w:val="single" w:sz="4" w:space="0" w:color="auto"/>
              <w:right w:val="single" w:sz="4" w:space="0" w:color="auto"/>
            </w:tcBorders>
            <w:shd w:val="clear" w:color="000000" w:fill="FFFFFF"/>
            <w:vAlign w:val="center"/>
            <w:hideMark/>
          </w:tcPr>
          <w:p w14:paraId="6229A75E" w14:textId="1C7D3E4B" w:rsidR="00D41BC5" w:rsidRPr="00167CE0" w:rsidDel="00B053AF" w:rsidRDefault="00D41BC5">
            <w:pPr>
              <w:widowControl w:val="0"/>
              <w:spacing w:before="120" w:after="120"/>
              <w:jc w:val="both"/>
              <w:rPr>
                <w:del w:id="44582" w:author="James Vu" w:date="2024-04-18T23:45:00Z"/>
                <w:b/>
                <w:bCs/>
                <w:sz w:val="28"/>
                <w:szCs w:val="28"/>
                <w:rPrChange w:id="44583" w:author="James Vu" w:date="2024-04-18T22:33:00Z">
                  <w:rPr>
                    <w:del w:id="44584" w:author="James Vu" w:date="2024-04-18T23:45:00Z"/>
                    <w:b/>
                    <w:bCs/>
                    <w:sz w:val="26"/>
                    <w:szCs w:val="26"/>
                  </w:rPr>
                </w:rPrChange>
              </w:rPr>
              <w:pPrChange w:id="44585" w:author="James Vu" w:date="2024-04-18T22:33:00Z">
                <w:pPr>
                  <w:widowControl w:val="0"/>
                  <w:spacing w:before="120" w:after="120"/>
                </w:pPr>
              </w:pPrChange>
            </w:pPr>
            <w:del w:id="44586" w:author="James Vu" w:date="2024-04-18T23:45:00Z">
              <w:r w:rsidRPr="00167CE0" w:rsidDel="00B053AF">
                <w:rPr>
                  <w:b/>
                  <w:bCs/>
                  <w:sz w:val="28"/>
                  <w:szCs w:val="28"/>
                  <w:rPrChange w:id="44587" w:author="James Vu" w:date="2024-04-18T22:33:00Z">
                    <w:rPr>
                      <w:b/>
                      <w:bCs/>
                      <w:sz w:val="26"/>
                      <w:szCs w:val="26"/>
                    </w:rPr>
                  </w:rPrChange>
                </w:rPr>
                <w:delText>Thuế giá trị gia tăng</w:delText>
              </w:r>
            </w:del>
          </w:p>
        </w:tc>
        <w:tc>
          <w:tcPr>
            <w:tcW w:w="614" w:type="pct"/>
            <w:tcBorders>
              <w:top w:val="nil"/>
              <w:left w:val="nil"/>
              <w:bottom w:val="single" w:sz="4" w:space="0" w:color="auto"/>
              <w:right w:val="single" w:sz="4" w:space="0" w:color="auto"/>
            </w:tcBorders>
            <w:shd w:val="clear" w:color="auto" w:fill="auto"/>
            <w:vAlign w:val="center"/>
            <w:hideMark/>
          </w:tcPr>
          <w:p w14:paraId="73069D9B" w14:textId="4A7A0544" w:rsidR="00D41BC5" w:rsidRPr="00167CE0" w:rsidDel="00B053AF" w:rsidRDefault="00D41BC5">
            <w:pPr>
              <w:widowControl w:val="0"/>
              <w:spacing w:before="120" w:after="120"/>
              <w:jc w:val="both"/>
              <w:rPr>
                <w:del w:id="44588" w:author="James Vu" w:date="2024-04-18T23:45:00Z"/>
                <w:b/>
                <w:bCs/>
                <w:i/>
                <w:iCs/>
                <w:sz w:val="28"/>
                <w:szCs w:val="28"/>
                <w:rPrChange w:id="44589" w:author="James Vu" w:date="2024-04-18T22:33:00Z">
                  <w:rPr>
                    <w:del w:id="44590" w:author="James Vu" w:date="2024-04-18T23:45:00Z"/>
                    <w:b/>
                    <w:bCs/>
                    <w:i/>
                    <w:iCs/>
                    <w:sz w:val="26"/>
                    <w:szCs w:val="26"/>
                  </w:rPr>
                </w:rPrChange>
              </w:rPr>
              <w:pPrChange w:id="44591" w:author="James Vu" w:date="2024-04-18T22:33:00Z">
                <w:pPr>
                  <w:widowControl w:val="0"/>
                  <w:spacing w:before="120" w:after="120"/>
                  <w:jc w:val="center"/>
                </w:pPr>
              </w:pPrChange>
            </w:pPr>
            <w:del w:id="44592" w:author="James Vu" w:date="2024-04-18T23:45:00Z">
              <w:r w:rsidRPr="00167CE0" w:rsidDel="00B053AF">
                <w:rPr>
                  <w:b/>
                  <w:bCs/>
                  <w:i/>
                  <w:iCs/>
                  <w:sz w:val="28"/>
                  <w:szCs w:val="28"/>
                  <w:rPrChange w:id="44593" w:author="James Vu" w:date="2024-04-18T22:33:00Z">
                    <w:rPr>
                      <w:b/>
                      <w:bCs/>
                      <w:i/>
                      <w:iCs/>
                      <w:sz w:val="26"/>
                      <w:szCs w:val="26"/>
                    </w:rPr>
                  </w:rPrChange>
                </w:rPr>
                <w:delText>VAT1 = 0% x (Ccg+Cql+Ck+TN)</w:delText>
              </w:r>
            </w:del>
          </w:p>
        </w:tc>
        <w:tc>
          <w:tcPr>
            <w:tcW w:w="299" w:type="pct"/>
            <w:tcBorders>
              <w:top w:val="nil"/>
              <w:left w:val="nil"/>
              <w:bottom w:val="single" w:sz="4" w:space="0" w:color="auto"/>
              <w:right w:val="single" w:sz="4" w:space="0" w:color="auto"/>
            </w:tcBorders>
            <w:shd w:val="clear" w:color="auto" w:fill="auto"/>
            <w:hideMark/>
          </w:tcPr>
          <w:p w14:paraId="5FD9490E" w14:textId="27E89BC4" w:rsidR="00D41BC5" w:rsidRPr="00167CE0" w:rsidDel="00B053AF" w:rsidRDefault="00D41BC5">
            <w:pPr>
              <w:widowControl w:val="0"/>
              <w:spacing w:before="120" w:after="120"/>
              <w:jc w:val="both"/>
              <w:rPr>
                <w:del w:id="44594" w:author="James Vu" w:date="2024-04-18T23:45:00Z"/>
                <w:b/>
                <w:bCs/>
                <w:sz w:val="28"/>
                <w:szCs w:val="28"/>
                <w:rPrChange w:id="44595" w:author="James Vu" w:date="2024-04-18T22:33:00Z">
                  <w:rPr>
                    <w:del w:id="44596" w:author="James Vu" w:date="2024-04-18T23:45:00Z"/>
                    <w:b/>
                    <w:bCs/>
                    <w:sz w:val="26"/>
                    <w:szCs w:val="26"/>
                  </w:rPr>
                </w:rPrChange>
              </w:rPr>
              <w:pPrChange w:id="44597" w:author="James Vu" w:date="2024-04-18T22:33:00Z">
                <w:pPr>
                  <w:widowControl w:val="0"/>
                  <w:spacing w:before="120" w:after="120"/>
                </w:pPr>
              </w:pPrChange>
            </w:pPr>
            <w:del w:id="44598" w:author="James Vu" w:date="2024-04-18T23:45:00Z">
              <w:r w:rsidRPr="00167CE0" w:rsidDel="00B053AF">
                <w:rPr>
                  <w:b/>
                  <w:bCs/>
                  <w:sz w:val="28"/>
                  <w:szCs w:val="28"/>
                  <w:rPrChange w:id="44599" w:author="James Vu" w:date="2024-04-18T22:33:00Z">
                    <w:rPr>
                      <w:b/>
                      <w:bCs/>
                      <w:sz w:val="26"/>
                      <w:szCs w:val="26"/>
                    </w:rPr>
                  </w:rPrChange>
                </w:rPr>
                <w:delText> </w:delText>
              </w:r>
            </w:del>
          </w:p>
        </w:tc>
        <w:tc>
          <w:tcPr>
            <w:tcW w:w="306" w:type="pct"/>
            <w:tcBorders>
              <w:top w:val="nil"/>
              <w:left w:val="nil"/>
              <w:bottom w:val="single" w:sz="4" w:space="0" w:color="auto"/>
              <w:right w:val="single" w:sz="4" w:space="0" w:color="auto"/>
            </w:tcBorders>
            <w:shd w:val="clear" w:color="auto" w:fill="auto"/>
            <w:hideMark/>
          </w:tcPr>
          <w:p w14:paraId="2DD480C5" w14:textId="6FDB22F9" w:rsidR="00D41BC5" w:rsidRPr="00167CE0" w:rsidDel="00B053AF" w:rsidRDefault="00D41BC5">
            <w:pPr>
              <w:widowControl w:val="0"/>
              <w:spacing w:before="120" w:after="120"/>
              <w:jc w:val="both"/>
              <w:rPr>
                <w:del w:id="44600" w:author="James Vu" w:date="2024-04-18T23:45:00Z"/>
                <w:b/>
                <w:bCs/>
                <w:sz w:val="28"/>
                <w:szCs w:val="28"/>
                <w:rPrChange w:id="44601" w:author="James Vu" w:date="2024-04-18T22:33:00Z">
                  <w:rPr>
                    <w:del w:id="44602" w:author="James Vu" w:date="2024-04-18T23:45:00Z"/>
                    <w:b/>
                    <w:bCs/>
                    <w:sz w:val="26"/>
                    <w:szCs w:val="26"/>
                  </w:rPr>
                </w:rPrChange>
              </w:rPr>
              <w:pPrChange w:id="44603" w:author="James Vu" w:date="2024-04-18T22:33:00Z">
                <w:pPr>
                  <w:widowControl w:val="0"/>
                  <w:spacing w:before="120" w:after="120"/>
                </w:pPr>
              </w:pPrChange>
            </w:pPr>
            <w:del w:id="44604" w:author="James Vu" w:date="2024-04-18T23:45:00Z">
              <w:r w:rsidRPr="00167CE0" w:rsidDel="00B053AF">
                <w:rPr>
                  <w:b/>
                  <w:bCs/>
                  <w:sz w:val="28"/>
                  <w:szCs w:val="28"/>
                  <w:rPrChange w:id="44605" w:author="James Vu" w:date="2024-04-18T22:33:00Z">
                    <w:rPr>
                      <w:b/>
                      <w:bCs/>
                      <w:sz w:val="26"/>
                      <w:szCs w:val="26"/>
                    </w:rPr>
                  </w:rPrChange>
                </w:rPr>
                <w:delText> </w:delText>
              </w:r>
            </w:del>
          </w:p>
        </w:tc>
        <w:tc>
          <w:tcPr>
            <w:tcW w:w="480" w:type="pct"/>
            <w:tcBorders>
              <w:top w:val="nil"/>
              <w:left w:val="nil"/>
              <w:bottom w:val="single" w:sz="4" w:space="0" w:color="auto"/>
              <w:right w:val="single" w:sz="4" w:space="0" w:color="auto"/>
            </w:tcBorders>
            <w:shd w:val="clear" w:color="auto" w:fill="auto"/>
            <w:vAlign w:val="center"/>
            <w:hideMark/>
          </w:tcPr>
          <w:p w14:paraId="4C5CC182" w14:textId="6983F475" w:rsidR="00D41BC5" w:rsidRPr="00167CE0" w:rsidDel="00B053AF" w:rsidRDefault="00D41BC5">
            <w:pPr>
              <w:widowControl w:val="0"/>
              <w:spacing w:before="120" w:after="120"/>
              <w:jc w:val="both"/>
              <w:rPr>
                <w:del w:id="44606" w:author="James Vu" w:date="2024-04-18T23:45:00Z"/>
                <w:b/>
                <w:bCs/>
                <w:sz w:val="28"/>
                <w:szCs w:val="28"/>
                <w:rPrChange w:id="44607" w:author="James Vu" w:date="2024-04-18T22:33:00Z">
                  <w:rPr>
                    <w:del w:id="44608" w:author="James Vu" w:date="2024-04-18T23:45:00Z"/>
                    <w:b/>
                    <w:bCs/>
                    <w:sz w:val="26"/>
                    <w:szCs w:val="26"/>
                  </w:rPr>
                </w:rPrChange>
              </w:rPr>
              <w:pPrChange w:id="44609" w:author="James Vu" w:date="2024-04-18T22:33:00Z">
                <w:pPr>
                  <w:widowControl w:val="0"/>
                  <w:spacing w:before="120" w:after="120"/>
                  <w:jc w:val="right"/>
                </w:pPr>
              </w:pPrChange>
            </w:pPr>
            <w:del w:id="44610" w:author="James Vu" w:date="2024-04-18T23:45:00Z">
              <w:r w:rsidRPr="00167CE0" w:rsidDel="00B053AF">
                <w:rPr>
                  <w:b/>
                  <w:bCs/>
                  <w:sz w:val="28"/>
                  <w:szCs w:val="28"/>
                  <w:rPrChange w:id="44611" w:author="James Vu" w:date="2024-04-18T22:33:00Z">
                    <w:rPr>
                      <w:b/>
                      <w:bCs/>
                      <w:sz w:val="26"/>
                      <w:szCs w:val="26"/>
                    </w:rPr>
                  </w:rPrChange>
                </w:rPr>
                <w:delText> </w:delText>
              </w:r>
            </w:del>
          </w:p>
        </w:tc>
        <w:tc>
          <w:tcPr>
            <w:tcW w:w="730" w:type="pct"/>
            <w:tcBorders>
              <w:top w:val="nil"/>
              <w:left w:val="nil"/>
              <w:bottom w:val="single" w:sz="4" w:space="0" w:color="auto"/>
              <w:right w:val="single" w:sz="4" w:space="0" w:color="auto"/>
            </w:tcBorders>
            <w:shd w:val="clear" w:color="auto" w:fill="auto"/>
            <w:hideMark/>
          </w:tcPr>
          <w:p w14:paraId="1D787E0E" w14:textId="4B6AA1BB" w:rsidR="00D41BC5" w:rsidRPr="00167CE0" w:rsidDel="00B053AF" w:rsidRDefault="00D41BC5">
            <w:pPr>
              <w:widowControl w:val="0"/>
              <w:spacing w:before="120" w:after="120"/>
              <w:jc w:val="both"/>
              <w:rPr>
                <w:del w:id="44612" w:author="James Vu" w:date="2024-04-18T23:45:00Z"/>
                <w:b/>
                <w:bCs/>
                <w:sz w:val="28"/>
                <w:szCs w:val="28"/>
                <w:rPrChange w:id="44613" w:author="James Vu" w:date="2024-04-18T22:33:00Z">
                  <w:rPr>
                    <w:del w:id="44614" w:author="James Vu" w:date="2024-04-18T23:45:00Z"/>
                    <w:b/>
                    <w:bCs/>
                    <w:sz w:val="26"/>
                    <w:szCs w:val="26"/>
                  </w:rPr>
                </w:rPrChange>
              </w:rPr>
              <w:pPrChange w:id="44615" w:author="James Vu" w:date="2024-04-18T22:33:00Z">
                <w:pPr>
                  <w:widowControl w:val="0"/>
                  <w:spacing w:before="120" w:after="120"/>
                </w:pPr>
              </w:pPrChange>
            </w:pPr>
            <w:del w:id="44616" w:author="James Vu" w:date="2024-04-18T23:45:00Z">
              <w:r w:rsidRPr="00167CE0" w:rsidDel="00B053AF">
                <w:rPr>
                  <w:b/>
                  <w:bCs/>
                  <w:sz w:val="28"/>
                  <w:szCs w:val="28"/>
                  <w:rPrChange w:id="44617" w:author="James Vu" w:date="2024-04-18T22:33:00Z">
                    <w:rPr>
                      <w:b/>
                      <w:bCs/>
                      <w:sz w:val="26"/>
                      <w:szCs w:val="26"/>
                    </w:rPr>
                  </w:rPrChange>
                </w:rPr>
                <w:delText> </w:delText>
              </w:r>
            </w:del>
          </w:p>
        </w:tc>
        <w:tc>
          <w:tcPr>
            <w:tcW w:w="525" w:type="pct"/>
            <w:tcBorders>
              <w:top w:val="nil"/>
              <w:left w:val="nil"/>
              <w:bottom w:val="single" w:sz="4" w:space="0" w:color="auto"/>
              <w:right w:val="single" w:sz="4" w:space="0" w:color="auto"/>
            </w:tcBorders>
            <w:shd w:val="clear" w:color="auto" w:fill="auto"/>
            <w:vAlign w:val="center"/>
            <w:hideMark/>
          </w:tcPr>
          <w:p w14:paraId="3288B328" w14:textId="17DB534E" w:rsidR="00D41BC5" w:rsidRPr="00167CE0" w:rsidDel="00B053AF" w:rsidRDefault="00D41BC5">
            <w:pPr>
              <w:widowControl w:val="0"/>
              <w:spacing w:before="120" w:after="120"/>
              <w:jc w:val="both"/>
              <w:rPr>
                <w:del w:id="44618" w:author="James Vu" w:date="2024-04-18T23:45:00Z"/>
                <w:b/>
                <w:bCs/>
                <w:sz w:val="28"/>
                <w:szCs w:val="28"/>
                <w:rPrChange w:id="44619" w:author="James Vu" w:date="2024-04-18T22:33:00Z">
                  <w:rPr>
                    <w:del w:id="44620" w:author="James Vu" w:date="2024-04-18T23:45:00Z"/>
                    <w:b/>
                    <w:bCs/>
                    <w:sz w:val="26"/>
                    <w:szCs w:val="26"/>
                  </w:rPr>
                </w:rPrChange>
              </w:rPr>
              <w:pPrChange w:id="44621" w:author="James Vu" w:date="2024-04-18T22:33:00Z">
                <w:pPr>
                  <w:widowControl w:val="0"/>
                  <w:spacing w:before="120" w:after="120"/>
                  <w:jc w:val="right"/>
                </w:pPr>
              </w:pPrChange>
            </w:pPr>
            <w:del w:id="44622" w:author="James Vu" w:date="2024-04-18T23:45:00Z">
              <w:r w:rsidRPr="00167CE0" w:rsidDel="00B053AF">
                <w:rPr>
                  <w:b/>
                  <w:bCs/>
                  <w:sz w:val="28"/>
                  <w:szCs w:val="28"/>
                  <w:rPrChange w:id="44623" w:author="James Vu" w:date="2024-04-18T22:33:00Z">
                    <w:rPr>
                      <w:b/>
                      <w:bCs/>
                      <w:sz w:val="26"/>
                      <w:szCs w:val="26"/>
                    </w:rPr>
                  </w:rPrChange>
                </w:rPr>
                <w:delText>0</w:delText>
              </w:r>
            </w:del>
          </w:p>
        </w:tc>
        <w:tc>
          <w:tcPr>
            <w:tcW w:w="725" w:type="pct"/>
            <w:tcBorders>
              <w:top w:val="nil"/>
              <w:left w:val="nil"/>
              <w:bottom w:val="single" w:sz="4" w:space="0" w:color="auto"/>
              <w:right w:val="single" w:sz="4" w:space="0" w:color="auto"/>
            </w:tcBorders>
            <w:shd w:val="clear" w:color="auto" w:fill="auto"/>
            <w:hideMark/>
          </w:tcPr>
          <w:p w14:paraId="414DD7BA" w14:textId="26773C43" w:rsidR="00D41BC5" w:rsidRPr="00167CE0" w:rsidDel="00B053AF" w:rsidRDefault="00D41BC5">
            <w:pPr>
              <w:widowControl w:val="0"/>
              <w:spacing w:before="120" w:after="120"/>
              <w:jc w:val="both"/>
              <w:rPr>
                <w:del w:id="44624" w:author="James Vu" w:date="2024-04-18T23:45:00Z"/>
                <w:b/>
                <w:bCs/>
                <w:sz w:val="28"/>
                <w:szCs w:val="28"/>
                <w:rPrChange w:id="44625" w:author="James Vu" w:date="2024-04-18T22:33:00Z">
                  <w:rPr>
                    <w:del w:id="44626" w:author="James Vu" w:date="2024-04-18T23:45:00Z"/>
                    <w:b/>
                    <w:bCs/>
                    <w:sz w:val="26"/>
                    <w:szCs w:val="26"/>
                  </w:rPr>
                </w:rPrChange>
              </w:rPr>
              <w:pPrChange w:id="44627" w:author="James Vu" w:date="2024-04-18T22:33:00Z">
                <w:pPr>
                  <w:widowControl w:val="0"/>
                  <w:spacing w:before="120" w:after="120"/>
                </w:pPr>
              </w:pPrChange>
            </w:pPr>
            <w:del w:id="44628" w:author="James Vu" w:date="2024-04-18T23:45:00Z">
              <w:r w:rsidRPr="00167CE0" w:rsidDel="00B053AF">
                <w:rPr>
                  <w:b/>
                  <w:bCs/>
                  <w:sz w:val="28"/>
                  <w:szCs w:val="28"/>
                  <w:rPrChange w:id="44629" w:author="James Vu" w:date="2024-04-18T22:33:00Z">
                    <w:rPr>
                      <w:b/>
                      <w:bCs/>
                      <w:sz w:val="26"/>
                      <w:szCs w:val="26"/>
                    </w:rPr>
                  </w:rPrChange>
                </w:rPr>
                <w:delText> </w:delText>
              </w:r>
            </w:del>
          </w:p>
        </w:tc>
      </w:tr>
      <w:tr w:rsidR="00D41BC5" w:rsidRPr="00167CE0" w:rsidDel="00B053AF" w14:paraId="032052B9" w14:textId="00E2C3DF" w:rsidTr="00917DAA">
        <w:trPr>
          <w:trHeight w:val="308"/>
          <w:del w:id="44630" w:author="James Vu" w:date="2024-04-18T23:45:00Z"/>
        </w:trPr>
        <w:tc>
          <w:tcPr>
            <w:tcW w:w="185" w:type="pct"/>
            <w:tcBorders>
              <w:top w:val="nil"/>
              <w:left w:val="single" w:sz="4" w:space="0" w:color="auto"/>
              <w:bottom w:val="single" w:sz="4" w:space="0" w:color="auto"/>
              <w:right w:val="single" w:sz="4" w:space="0" w:color="auto"/>
            </w:tcBorders>
            <w:shd w:val="clear" w:color="auto" w:fill="auto"/>
            <w:vAlign w:val="center"/>
            <w:hideMark/>
          </w:tcPr>
          <w:p w14:paraId="2CB4E09E" w14:textId="1AD9AC00" w:rsidR="00D41BC5" w:rsidRPr="00167CE0" w:rsidDel="00B053AF" w:rsidRDefault="00D41BC5">
            <w:pPr>
              <w:widowControl w:val="0"/>
              <w:spacing w:before="120" w:after="120"/>
              <w:jc w:val="both"/>
              <w:rPr>
                <w:del w:id="44631" w:author="James Vu" w:date="2024-04-18T23:45:00Z"/>
                <w:b/>
                <w:bCs/>
                <w:sz w:val="28"/>
                <w:szCs w:val="28"/>
                <w:rPrChange w:id="44632" w:author="James Vu" w:date="2024-04-18T22:33:00Z">
                  <w:rPr>
                    <w:del w:id="44633" w:author="James Vu" w:date="2024-04-18T23:45:00Z"/>
                    <w:b/>
                    <w:bCs/>
                    <w:sz w:val="26"/>
                    <w:szCs w:val="26"/>
                  </w:rPr>
                </w:rPrChange>
              </w:rPr>
              <w:pPrChange w:id="44634" w:author="James Vu" w:date="2024-04-18T22:33:00Z">
                <w:pPr>
                  <w:widowControl w:val="0"/>
                  <w:spacing w:before="120" w:after="120"/>
                  <w:jc w:val="right"/>
                </w:pPr>
              </w:pPrChange>
            </w:pPr>
            <w:del w:id="44635" w:author="James Vu" w:date="2024-04-18T23:45:00Z">
              <w:r w:rsidRPr="00167CE0" w:rsidDel="00B053AF">
                <w:rPr>
                  <w:b/>
                  <w:bCs/>
                  <w:sz w:val="28"/>
                  <w:szCs w:val="28"/>
                  <w:rPrChange w:id="44636" w:author="James Vu" w:date="2024-04-18T22:33:00Z">
                    <w:rPr>
                      <w:b/>
                      <w:bCs/>
                      <w:sz w:val="26"/>
                      <w:szCs w:val="26"/>
                    </w:rPr>
                  </w:rPrChange>
                </w:rPr>
                <w:delText> </w:delText>
              </w:r>
            </w:del>
          </w:p>
        </w:tc>
        <w:tc>
          <w:tcPr>
            <w:tcW w:w="1138" w:type="pct"/>
            <w:tcBorders>
              <w:top w:val="nil"/>
              <w:left w:val="nil"/>
              <w:bottom w:val="single" w:sz="4" w:space="0" w:color="auto"/>
              <w:right w:val="single" w:sz="4" w:space="0" w:color="auto"/>
            </w:tcBorders>
            <w:shd w:val="clear" w:color="auto" w:fill="auto"/>
            <w:vAlign w:val="center"/>
            <w:hideMark/>
          </w:tcPr>
          <w:p w14:paraId="3219DBC6" w14:textId="6FD5DA1C" w:rsidR="00D41BC5" w:rsidRPr="00167CE0" w:rsidDel="00B053AF" w:rsidRDefault="00D41BC5">
            <w:pPr>
              <w:widowControl w:val="0"/>
              <w:spacing w:before="120" w:after="120"/>
              <w:jc w:val="both"/>
              <w:rPr>
                <w:del w:id="44637" w:author="James Vu" w:date="2024-04-18T23:45:00Z"/>
                <w:b/>
                <w:bCs/>
                <w:sz w:val="28"/>
                <w:szCs w:val="28"/>
                <w:rPrChange w:id="44638" w:author="James Vu" w:date="2024-04-18T22:33:00Z">
                  <w:rPr>
                    <w:del w:id="44639" w:author="James Vu" w:date="2024-04-18T23:45:00Z"/>
                    <w:b/>
                    <w:bCs/>
                    <w:sz w:val="26"/>
                    <w:szCs w:val="26"/>
                  </w:rPr>
                </w:rPrChange>
              </w:rPr>
              <w:pPrChange w:id="44640" w:author="James Vu" w:date="2024-04-18T22:33:00Z">
                <w:pPr>
                  <w:widowControl w:val="0"/>
                  <w:spacing w:before="120" w:after="120"/>
                  <w:jc w:val="right"/>
                </w:pPr>
              </w:pPrChange>
            </w:pPr>
            <w:del w:id="44641" w:author="James Vu" w:date="2024-04-18T23:45:00Z">
              <w:r w:rsidRPr="00167CE0" w:rsidDel="00B053AF">
                <w:rPr>
                  <w:b/>
                  <w:bCs/>
                  <w:sz w:val="28"/>
                  <w:szCs w:val="28"/>
                  <w:rPrChange w:id="44642" w:author="James Vu" w:date="2024-04-18T22:33:00Z">
                    <w:rPr>
                      <w:b/>
                      <w:bCs/>
                      <w:sz w:val="26"/>
                      <w:szCs w:val="26"/>
                    </w:rPr>
                  </w:rPrChange>
                </w:rPr>
                <w:delText>Tổng cộng</w:delText>
              </w:r>
            </w:del>
          </w:p>
        </w:tc>
        <w:tc>
          <w:tcPr>
            <w:tcW w:w="614" w:type="pct"/>
            <w:tcBorders>
              <w:top w:val="nil"/>
              <w:left w:val="nil"/>
              <w:bottom w:val="single" w:sz="4" w:space="0" w:color="auto"/>
              <w:right w:val="single" w:sz="4" w:space="0" w:color="auto"/>
            </w:tcBorders>
            <w:shd w:val="clear" w:color="auto" w:fill="auto"/>
            <w:vAlign w:val="center"/>
            <w:hideMark/>
          </w:tcPr>
          <w:p w14:paraId="2511149F" w14:textId="50A136A9" w:rsidR="00D41BC5" w:rsidRPr="00167CE0" w:rsidDel="00B053AF" w:rsidRDefault="00D41BC5">
            <w:pPr>
              <w:widowControl w:val="0"/>
              <w:spacing w:before="120" w:after="120"/>
              <w:jc w:val="both"/>
              <w:rPr>
                <w:del w:id="44643" w:author="James Vu" w:date="2024-04-18T23:45:00Z"/>
                <w:b/>
                <w:bCs/>
                <w:sz w:val="28"/>
                <w:szCs w:val="28"/>
                <w:rPrChange w:id="44644" w:author="James Vu" w:date="2024-04-18T22:33:00Z">
                  <w:rPr>
                    <w:del w:id="44645" w:author="James Vu" w:date="2024-04-18T23:45:00Z"/>
                    <w:b/>
                    <w:bCs/>
                    <w:sz w:val="26"/>
                    <w:szCs w:val="26"/>
                  </w:rPr>
                </w:rPrChange>
              </w:rPr>
              <w:pPrChange w:id="44646" w:author="James Vu" w:date="2024-04-18T22:33:00Z">
                <w:pPr>
                  <w:widowControl w:val="0"/>
                  <w:spacing w:before="120" w:after="120"/>
                  <w:jc w:val="right"/>
                </w:pPr>
              </w:pPrChange>
            </w:pPr>
            <w:del w:id="44647" w:author="James Vu" w:date="2024-04-18T23:45:00Z">
              <w:r w:rsidRPr="00167CE0" w:rsidDel="00B053AF">
                <w:rPr>
                  <w:b/>
                  <w:bCs/>
                  <w:sz w:val="28"/>
                  <w:szCs w:val="28"/>
                  <w:rPrChange w:id="44648" w:author="James Vu" w:date="2024-04-18T22:33:00Z">
                    <w:rPr>
                      <w:b/>
                      <w:bCs/>
                      <w:sz w:val="26"/>
                      <w:szCs w:val="26"/>
                    </w:rPr>
                  </w:rPrChange>
                </w:rPr>
                <w:delText> </w:delText>
              </w:r>
            </w:del>
          </w:p>
        </w:tc>
        <w:tc>
          <w:tcPr>
            <w:tcW w:w="299" w:type="pct"/>
            <w:tcBorders>
              <w:top w:val="nil"/>
              <w:left w:val="nil"/>
              <w:bottom w:val="single" w:sz="4" w:space="0" w:color="auto"/>
              <w:right w:val="single" w:sz="4" w:space="0" w:color="auto"/>
            </w:tcBorders>
            <w:shd w:val="clear" w:color="auto" w:fill="auto"/>
            <w:vAlign w:val="center"/>
            <w:hideMark/>
          </w:tcPr>
          <w:p w14:paraId="1B50DB80" w14:textId="4274F30D" w:rsidR="00D41BC5" w:rsidRPr="00167CE0" w:rsidDel="00B053AF" w:rsidRDefault="00D41BC5">
            <w:pPr>
              <w:widowControl w:val="0"/>
              <w:spacing w:before="120" w:after="120"/>
              <w:jc w:val="both"/>
              <w:rPr>
                <w:del w:id="44649" w:author="James Vu" w:date="2024-04-18T23:45:00Z"/>
                <w:b/>
                <w:bCs/>
                <w:sz w:val="28"/>
                <w:szCs w:val="28"/>
                <w:rPrChange w:id="44650" w:author="James Vu" w:date="2024-04-18T22:33:00Z">
                  <w:rPr>
                    <w:del w:id="44651" w:author="James Vu" w:date="2024-04-18T23:45:00Z"/>
                    <w:b/>
                    <w:bCs/>
                    <w:sz w:val="26"/>
                    <w:szCs w:val="26"/>
                  </w:rPr>
                </w:rPrChange>
              </w:rPr>
              <w:pPrChange w:id="44652" w:author="James Vu" w:date="2024-04-18T22:33:00Z">
                <w:pPr>
                  <w:widowControl w:val="0"/>
                  <w:spacing w:before="120" w:after="120"/>
                  <w:jc w:val="right"/>
                </w:pPr>
              </w:pPrChange>
            </w:pPr>
            <w:del w:id="44653" w:author="James Vu" w:date="2024-04-18T23:45:00Z">
              <w:r w:rsidRPr="00167CE0" w:rsidDel="00B053AF">
                <w:rPr>
                  <w:b/>
                  <w:bCs/>
                  <w:sz w:val="28"/>
                  <w:szCs w:val="28"/>
                  <w:rPrChange w:id="44654" w:author="James Vu" w:date="2024-04-18T22:33:00Z">
                    <w:rPr>
                      <w:b/>
                      <w:bCs/>
                      <w:sz w:val="26"/>
                      <w:szCs w:val="26"/>
                    </w:rPr>
                  </w:rPrChange>
                </w:rPr>
                <w:delText> </w:delText>
              </w:r>
            </w:del>
          </w:p>
        </w:tc>
        <w:tc>
          <w:tcPr>
            <w:tcW w:w="306" w:type="pct"/>
            <w:tcBorders>
              <w:top w:val="nil"/>
              <w:left w:val="nil"/>
              <w:bottom w:val="single" w:sz="4" w:space="0" w:color="auto"/>
              <w:right w:val="single" w:sz="4" w:space="0" w:color="auto"/>
            </w:tcBorders>
            <w:shd w:val="clear" w:color="auto" w:fill="auto"/>
            <w:vAlign w:val="center"/>
            <w:hideMark/>
          </w:tcPr>
          <w:p w14:paraId="080178C6" w14:textId="75407EC1" w:rsidR="00D41BC5" w:rsidRPr="00167CE0" w:rsidDel="00B053AF" w:rsidRDefault="00D41BC5">
            <w:pPr>
              <w:widowControl w:val="0"/>
              <w:spacing w:before="120" w:after="120"/>
              <w:jc w:val="both"/>
              <w:rPr>
                <w:del w:id="44655" w:author="James Vu" w:date="2024-04-18T23:45:00Z"/>
                <w:b/>
                <w:bCs/>
                <w:sz w:val="28"/>
                <w:szCs w:val="28"/>
                <w:rPrChange w:id="44656" w:author="James Vu" w:date="2024-04-18T22:33:00Z">
                  <w:rPr>
                    <w:del w:id="44657" w:author="James Vu" w:date="2024-04-18T23:45:00Z"/>
                    <w:b/>
                    <w:bCs/>
                    <w:sz w:val="26"/>
                    <w:szCs w:val="26"/>
                  </w:rPr>
                </w:rPrChange>
              </w:rPr>
              <w:pPrChange w:id="44658" w:author="James Vu" w:date="2024-04-18T22:33:00Z">
                <w:pPr>
                  <w:widowControl w:val="0"/>
                  <w:spacing w:before="120" w:after="120"/>
                  <w:jc w:val="right"/>
                </w:pPr>
              </w:pPrChange>
            </w:pPr>
            <w:del w:id="44659" w:author="James Vu" w:date="2024-04-18T23:45:00Z">
              <w:r w:rsidRPr="00167CE0" w:rsidDel="00B053AF">
                <w:rPr>
                  <w:b/>
                  <w:bCs/>
                  <w:sz w:val="28"/>
                  <w:szCs w:val="28"/>
                  <w:rPrChange w:id="44660" w:author="James Vu" w:date="2024-04-18T22:33:00Z">
                    <w:rPr>
                      <w:b/>
                      <w:bCs/>
                      <w:sz w:val="26"/>
                      <w:szCs w:val="26"/>
                    </w:rPr>
                  </w:rPrChange>
                </w:rPr>
                <w:delText> </w:delText>
              </w:r>
            </w:del>
          </w:p>
        </w:tc>
        <w:tc>
          <w:tcPr>
            <w:tcW w:w="480" w:type="pct"/>
            <w:tcBorders>
              <w:top w:val="nil"/>
              <w:left w:val="nil"/>
              <w:bottom w:val="single" w:sz="4" w:space="0" w:color="auto"/>
              <w:right w:val="single" w:sz="4" w:space="0" w:color="auto"/>
            </w:tcBorders>
            <w:shd w:val="clear" w:color="auto" w:fill="auto"/>
            <w:vAlign w:val="center"/>
            <w:hideMark/>
          </w:tcPr>
          <w:p w14:paraId="3B82EB0B" w14:textId="620193CA" w:rsidR="00D41BC5" w:rsidRPr="00167CE0" w:rsidDel="00B053AF" w:rsidRDefault="00D41BC5">
            <w:pPr>
              <w:widowControl w:val="0"/>
              <w:spacing w:before="120" w:after="120"/>
              <w:jc w:val="both"/>
              <w:rPr>
                <w:del w:id="44661" w:author="James Vu" w:date="2024-04-18T23:45:00Z"/>
                <w:b/>
                <w:bCs/>
                <w:sz w:val="28"/>
                <w:szCs w:val="28"/>
                <w:rPrChange w:id="44662" w:author="James Vu" w:date="2024-04-18T22:33:00Z">
                  <w:rPr>
                    <w:del w:id="44663" w:author="James Vu" w:date="2024-04-18T23:45:00Z"/>
                    <w:b/>
                    <w:bCs/>
                    <w:sz w:val="26"/>
                    <w:szCs w:val="26"/>
                  </w:rPr>
                </w:rPrChange>
              </w:rPr>
              <w:pPrChange w:id="44664" w:author="James Vu" w:date="2024-04-18T22:33:00Z">
                <w:pPr>
                  <w:widowControl w:val="0"/>
                  <w:spacing w:before="120" w:after="120"/>
                  <w:jc w:val="right"/>
                </w:pPr>
              </w:pPrChange>
            </w:pPr>
            <w:del w:id="44665" w:author="James Vu" w:date="2024-04-18T23:45:00Z">
              <w:r w:rsidRPr="00167CE0" w:rsidDel="00B053AF">
                <w:rPr>
                  <w:b/>
                  <w:bCs/>
                  <w:sz w:val="28"/>
                  <w:szCs w:val="28"/>
                  <w:rPrChange w:id="44666" w:author="James Vu" w:date="2024-04-18T22:33:00Z">
                    <w:rPr>
                      <w:b/>
                      <w:bCs/>
                      <w:sz w:val="26"/>
                      <w:szCs w:val="26"/>
                    </w:rPr>
                  </w:rPrChange>
                </w:rPr>
                <w:delText> </w:delText>
              </w:r>
            </w:del>
          </w:p>
        </w:tc>
        <w:tc>
          <w:tcPr>
            <w:tcW w:w="730" w:type="pct"/>
            <w:tcBorders>
              <w:top w:val="nil"/>
              <w:left w:val="nil"/>
              <w:bottom w:val="single" w:sz="4" w:space="0" w:color="auto"/>
              <w:right w:val="single" w:sz="4" w:space="0" w:color="auto"/>
            </w:tcBorders>
            <w:shd w:val="clear" w:color="auto" w:fill="auto"/>
            <w:vAlign w:val="center"/>
            <w:hideMark/>
          </w:tcPr>
          <w:p w14:paraId="287FD7CB" w14:textId="2E3BFAEB" w:rsidR="00D41BC5" w:rsidRPr="00167CE0" w:rsidDel="00B053AF" w:rsidRDefault="00D41BC5">
            <w:pPr>
              <w:widowControl w:val="0"/>
              <w:spacing w:before="120" w:after="120"/>
              <w:jc w:val="both"/>
              <w:rPr>
                <w:del w:id="44667" w:author="James Vu" w:date="2024-04-18T23:45:00Z"/>
                <w:b/>
                <w:bCs/>
                <w:sz w:val="28"/>
                <w:szCs w:val="28"/>
                <w:rPrChange w:id="44668" w:author="James Vu" w:date="2024-04-18T22:33:00Z">
                  <w:rPr>
                    <w:del w:id="44669" w:author="James Vu" w:date="2024-04-18T23:45:00Z"/>
                    <w:b/>
                    <w:bCs/>
                    <w:sz w:val="26"/>
                    <w:szCs w:val="26"/>
                  </w:rPr>
                </w:rPrChange>
              </w:rPr>
              <w:pPrChange w:id="44670" w:author="James Vu" w:date="2024-04-18T22:33:00Z">
                <w:pPr>
                  <w:widowControl w:val="0"/>
                  <w:spacing w:before="120" w:after="120"/>
                  <w:jc w:val="right"/>
                </w:pPr>
              </w:pPrChange>
            </w:pPr>
            <w:del w:id="44671" w:author="James Vu" w:date="2024-04-18T23:45:00Z">
              <w:r w:rsidRPr="00167CE0" w:rsidDel="00B053AF">
                <w:rPr>
                  <w:b/>
                  <w:bCs/>
                  <w:sz w:val="28"/>
                  <w:szCs w:val="28"/>
                  <w:rPrChange w:id="44672" w:author="James Vu" w:date="2024-04-18T22:33:00Z">
                    <w:rPr>
                      <w:b/>
                      <w:bCs/>
                      <w:sz w:val="26"/>
                      <w:szCs w:val="26"/>
                    </w:rPr>
                  </w:rPrChange>
                </w:rPr>
                <w:delText> </w:delText>
              </w:r>
            </w:del>
          </w:p>
        </w:tc>
        <w:tc>
          <w:tcPr>
            <w:tcW w:w="525" w:type="pct"/>
            <w:tcBorders>
              <w:top w:val="nil"/>
              <w:left w:val="nil"/>
              <w:bottom w:val="single" w:sz="4" w:space="0" w:color="auto"/>
              <w:right w:val="single" w:sz="4" w:space="0" w:color="auto"/>
            </w:tcBorders>
            <w:shd w:val="clear" w:color="auto" w:fill="auto"/>
            <w:vAlign w:val="center"/>
            <w:hideMark/>
          </w:tcPr>
          <w:p w14:paraId="4B865592" w14:textId="363C3D00" w:rsidR="00D41BC5" w:rsidRPr="00167CE0" w:rsidDel="00B053AF" w:rsidRDefault="00D41BC5">
            <w:pPr>
              <w:widowControl w:val="0"/>
              <w:spacing w:before="120" w:after="120"/>
              <w:jc w:val="both"/>
              <w:rPr>
                <w:del w:id="44673" w:author="James Vu" w:date="2024-04-18T23:45:00Z"/>
                <w:b/>
                <w:bCs/>
                <w:sz w:val="28"/>
                <w:szCs w:val="28"/>
                <w:rPrChange w:id="44674" w:author="James Vu" w:date="2024-04-18T22:33:00Z">
                  <w:rPr>
                    <w:del w:id="44675" w:author="James Vu" w:date="2024-04-18T23:45:00Z"/>
                    <w:b/>
                    <w:bCs/>
                    <w:sz w:val="26"/>
                    <w:szCs w:val="26"/>
                  </w:rPr>
                </w:rPrChange>
              </w:rPr>
              <w:pPrChange w:id="44676" w:author="James Vu" w:date="2024-04-18T22:33:00Z">
                <w:pPr>
                  <w:widowControl w:val="0"/>
                  <w:spacing w:before="120" w:after="120"/>
                  <w:jc w:val="right"/>
                </w:pPr>
              </w:pPrChange>
            </w:pPr>
            <w:del w:id="44677" w:author="James Vu" w:date="2024-04-18T23:45:00Z">
              <w:r w:rsidRPr="00167CE0" w:rsidDel="00B053AF">
                <w:rPr>
                  <w:b/>
                  <w:bCs/>
                  <w:sz w:val="28"/>
                  <w:szCs w:val="28"/>
                  <w:rPrChange w:id="44678" w:author="James Vu" w:date="2024-04-18T22:33:00Z">
                    <w:rPr>
                      <w:b/>
                      <w:bCs/>
                      <w:sz w:val="26"/>
                      <w:szCs w:val="26"/>
                    </w:rPr>
                  </w:rPrChange>
                </w:rPr>
                <w:delText>186.895.850</w:delText>
              </w:r>
            </w:del>
          </w:p>
        </w:tc>
        <w:tc>
          <w:tcPr>
            <w:tcW w:w="725" w:type="pct"/>
            <w:tcBorders>
              <w:top w:val="nil"/>
              <w:left w:val="nil"/>
              <w:bottom w:val="single" w:sz="4" w:space="0" w:color="auto"/>
              <w:right w:val="single" w:sz="4" w:space="0" w:color="auto"/>
            </w:tcBorders>
            <w:shd w:val="clear" w:color="auto" w:fill="auto"/>
            <w:vAlign w:val="bottom"/>
            <w:hideMark/>
          </w:tcPr>
          <w:p w14:paraId="7B8D9F2C" w14:textId="67714EA3" w:rsidR="00D41BC5" w:rsidRPr="00167CE0" w:rsidDel="00B053AF" w:rsidRDefault="00D41BC5">
            <w:pPr>
              <w:widowControl w:val="0"/>
              <w:spacing w:before="120" w:after="120"/>
              <w:jc w:val="both"/>
              <w:rPr>
                <w:del w:id="44679" w:author="James Vu" w:date="2024-04-18T23:45:00Z"/>
                <w:sz w:val="28"/>
                <w:szCs w:val="28"/>
                <w:rPrChange w:id="44680" w:author="James Vu" w:date="2024-04-18T22:33:00Z">
                  <w:rPr>
                    <w:del w:id="44681" w:author="James Vu" w:date="2024-04-18T23:45:00Z"/>
                    <w:sz w:val="26"/>
                    <w:szCs w:val="26"/>
                  </w:rPr>
                </w:rPrChange>
              </w:rPr>
              <w:pPrChange w:id="44682" w:author="James Vu" w:date="2024-04-18T22:33:00Z">
                <w:pPr>
                  <w:widowControl w:val="0"/>
                  <w:spacing w:before="120" w:after="120"/>
                </w:pPr>
              </w:pPrChange>
            </w:pPr>
            <w:del w:id="44683" w:author="James Vu" w:date="2024-04-18T23:45:00Z">
              <w:r w:rsidRPr="00167CE0" w:rsidDel="00B053AF">
                <w:rPr>
                  <w:sz w:val="28"/>
                  <w:szCs w:val="28"/>
                  <w:rPrChange w:id="44684" w:author="James Vu" w:date="2024-04-18T22:33:00Z">
                    <w:rPr>
                      <w:sz w:val="26"/>
                      <w:szCs w:val="26"/>
                    </w:rPr>
                  </w:rPrChange>
                </w:rPr>
                <w:delText> </w:delText>
              </w:r>
            </w:del>
          </w:p>
        </w:tc>
      </w:tr>
    </w:tbl>
    <w:p w14:paraId="658630E5" w14:textId="77777777" w:rsidR="00D41BC5" w:rsidRPr="00167CE0" w:rsidRDefault="00D41BC5">
      <w:pPr>
        <w:jc w:val="both"/>
        <w:rPr>
          <w:b/>
          <w:bCs/>
          <w:sz w:val="28"/>
          <w:szCs w:val="28"/>
          <w:lang w:val="it-IT"/>
          <w:rPrChange w:id="44685" w:author="James Vu" w:date="2024-04-18T22:33:00Z">
            <w:rPr>
              <w:b/>
              <w:bCs/>
              <w:sz w:val="26"/>
              <w:szCs w:val="26"/>
              <w:lang w:val="it-IT"/>
            </w:rPr>
          </w:rPrChange>
        </w:rPr>
        <w:pPrChange w:id="44686" w:author="James Vu" w:date="2024-04-18T22:33:00Z">
          <w:pPr/>
        </w:pPrChange>
      </w:pPr>
      <w:r w:rsidRPr="00167CE0">
        <w:rPr>
          <w:b/>
          <w:bCs/>
          <w:sz w:val="28"/>
          <w:szCs w:val="28"/>
          <w:lang w:val="it-IT"/>
          <w:rPrChange w:id="44687" w:author="James Vu" w:date="2024-04-18T22:33:00Z">
            <w:rPr>
              <w:b/>
              <w:bCs/>
              <w:sz w:val="26"/>
              <w:szCs w:val="26"/>
              <w:lang w:val="it-IT"/>
            </w:rPr>
          </w:rPrChange>
        </w:rPr>
        <w:br w:type="page"/>
      </w:r>
    </w:p>
    <w:p w14:paraId="2A30B4C1" w14:textId="71310170" w:rsidR="00C523C9" w:rsidRPr="00167CE0" w:rsidRDefault="00C523C9">
      <w:pPr>
        <w:widowControl w:val="0"/>
        <w:jc w:val="both"/>
        <w:outlineLvl w:val="0"/>
        <w:rPr>
          <w:b/>
          <w:bCs/>
          <w:sz w:val="28"/>
          <w:szCs w:val="28"/>
          <w:lang w:val="it-IT"/>
          <w:rPrChange w:id="44688" w:author="James Vu" w:date="2024-04-18T22:33:00Z">
            <w:rPr>
              <w:b/>
              <w:bCs/>
              <w:sz w:val="26"/>
              <w:szCs w:val="26"/>
              <w:lang w:val="it-IT"/>
            </w:rPr>
          </w:rPrChange>
        </w:rPr>
        <w:pPrChange w:id="44689" w:author="James Vu" w:date="2024-04-18T22:33:00Z">
          <w:pPr>
            <w:widowControl w:val="0"/>
            <w:jc w:val="center"/>
            <w:outlineLvl w:val="0"/>
          </w:pPr>
        </w:pPrChange>
      </w:pPr>
      <w:r w:rsidRPr="00167CE0">
        <w:rPr>
          <w:b/>
          <w:bCs/>
          <w:sz w:val="28"/>
          <w:szCs w:val="28"/>
          <w:lang w:val="it-IT"/>
          <w:rPrChange w:id="44690" w:author="James Vu" w:date="2024-04-18T22:33:00Z">
            <w:rPr>
              <w:b/>
              <w:bCs/>
              <w:sz w:val="26"/>
              <w:szCs w:val="26"/>
              <w:lang w:val="it-IT"/>
            </w:rPr>
          </w:rPrChange>
        </w:rPr>
        <w:lastRenderedPageBreak/>
        <w:t>P</w:t>
      </w:r>
      <w:r w:rsidR="00F56DB9" w:rsidRPr="00167CE0">
        <w:rPr>
          <w:b/>
          <w:bCs/>
          <w:sz w:val="28"/>
          <w:szCs w:val="28"/>
          <w:lang w:val="it-IT"/>
          <w:rPrChange w:id="44691" w:author="James Vu" w:date="2024-04-18T22:33:00Z">
            <w:rPr>
              <w:b/>
              <w:bCs/>
              <w:sz w:val="26"/>
              <w:szCs w:val="26"/>
              <w:lang w:val="it-IT"/>
            </w:rPr>
          </w:rPrChange>
        </w:rPr>
        <w:t xml:space="preserve">hụ lục </w:t>
      </w:r>
      <w:r w:rsidR="000843E6" w:rsidRPr="00167CE0">
        <w:rPr>
          <w:b/>
          <w:bCs/>
          <w:sz w:val="28"/>
          <w:szCs w:val="28"/>
          <w:lang w:val="it-IT"/>
          <w:rPrChange w:id="44692" w:author="James Vu" w:date="2024-04-18T22:33:00Z">
            <w:rPr>
              <w:b/>
              <w:bCs/>
              <w:sz w:val="26"/>
              <w:szCs w:val="26"/>
              <w:lang w:val="it-IT"/>
            </w:rPr>
          </w:rPrChange>
        </w:rPr>
        <w:t>IX</w:t>
      </w:r>
    </w:p>
    <w:p w14:paraId="475DAF6C" w14:textId="16F678C9" w:rsidR="00847883" w:rsidRPr="00167CE0" w:rsidRDefault="00847883">
      <w:pPr>
        <w:widowControl w:val="0"/>
        <w:jc w:val="both"/>
        <w:outlineLvl w:val="0"/>
        <w:rPr>
          <w:b/>
          <w:bCs/>
          <w:sz w:val="28"/>
          <w:szCs w:val="28"/>
          <w:lang w:val="it-IT"/>
          <w:rPrChange w:id="44693" w:author="James Vu" w:date="2024-04-18T22:33:00Z">
            <w:rPr>
              <w:b/>
              <w:bCs/>
              <w:sz w:val="26"/>
              <w:szCs w:val="26"/>
              <w:lang w:val="it-IT"/>
            </w:rPr>
          </w:rPrChange>
        </w:rPr>
        <w:pPrChange w:id="44694" w:author="James Vu" w:date="2024-04-18T22:33:00Z">
          <w:pPr>
            <w:widowControl w:val="0"/>
            <w:jc w:val="center"/>
            <w:outlineLvl w:val="0"/>
          </w:pPr>
        </w:pPrChange>
      </w:pPr>
      <w:r w:rsidRPr="00167CE0">
        <w:rPr>
          <w:b/>
          <w:bCs/>
          <w:sz w:val="28"/>
          <w:szCs w:val="28"/>
          <w:lang w:val="it-IT"/>
          <w:rPrChange w:id="44695" w:author="James Vu" w:date="2024-04-18T22:33:00Z">
            <w:rPr>
              <w:b/>
              <w:bCs/>
              <w:sz w:val="26"/>
              <w:szCs w:val="26"/>
              <w:lang w:val="it-IT"/>
            </w:rPr>
          </w:rPrChange>
        </w:rPr>
        <w:t>BẢNG LƯƠNG</w:t>
      </w:r>
      <w:r w:rsidR="000843E6" w:rsidRPr="00167CE0">
        <w:rPr>
          <w:b/>
          <w:bCs/>
          <w:sz w:val="28"/>
          <w:szCs w:val="28"/>
          <w:lang w:val="it-IT"/>
          <w:rPrChange w:id="44696" w:author="James Vu" w:date="2024-04-18T22:33:00Z">
            <w:rPr>
              <w:b/>
              <w:bCs/>
              <w:sz w:val="26"/>
              <w:szCs w:val="26"/>
              <w:lang w:val="it-IT"/>
            </w:rPr>
          </w:rPrChange>
        </w:rPr>
        <w:t xml:space="preserve"> ÁP DỤNG</w:t>
      </w:r>
    </w:p>
    <w:p w14:paraId="470E8745" w14:textId="4A64479E" w:rsidR="00C523C9" w:rsidRPr="00167CE0" w:rsidRDefault="00C523C9">
      <w:pPr>
        <w:pStyle w:val="ListParagraph"/>
        <w:widowControl w:val="0"/>
        <w:numPr>
          <w:ilvl w:val="0"/>
          <w:numId w:val="53"/>
        </w:numPr>
        <w:spacing w:before="120" w:after="120"/>
        <w:ind w:left="714" w:hanging="357"/>
        <w:jc w:val="both"/>
        <w:outlineLvl w:val="1"/>
        <w:rPr>
          <w:b/>
          <w:bCs/>
          <w:sz w:val="28"/>
          <w:szCs w:val="28"/>
          <w:lang w:val="it-IT"/>
          <w:rPrChange w:id="44697" w:author="James Vu" w:date="2024-04-18T22:33:00Z">
            <w:rPr>
              <w:b/>
              <w:bCs/>
              <w:lang w:val="it-IT"/>
            </w:rPr>
          </w:rPrChange>
        </w:rPr>
        <w:pPrChange w:id="44698" w:author="James Vu" w:date="2024-04-18T22:33:00Z">
          <w:pPr>
            <w:pStyle w:val="ListParagraph"/>
            <w:widowControl w:val="0"/>
            <w:numPr>
              <w:numId w:val="53"/>
            </w:numPr>
            <w:spacing w:before="120" w:after="120"/>
            <w:ind w:left="714" w:hanging="357"/>
            <w:outlineLvl w:val="1"/>
          </w:pPr>
        </w:pPrChange>
      </w:pPr>
      <w:r w:rsidRPr="00167CE0">
        <w:rPr>
          <w:b/>
          <w:bCs/>
          <w:sz w:val="28"/>
          <w:szCs w:val="28"/>
          <w:lang w:val="it-IT"/>
          <w:rPrChange w:id="44699" w:author="James Vu" w:date="2024-04-18T22:33:00Z">
            <w:rPr>
              <w:b/>
              <w:bCs/>
              <w:lang w:val="it-IT"/>
            </w:rPr>
          </w:rPrChange>
        </w:rPr>
        <w:t>BẢNG TÍNH LƯƠNG KỸ SƯ</w:t>
      </w:r>
    </w:p>
    <w:p w14:paraId="041C5012" w14:textId="0709D60B" w:rsidR="00F56DB9" w:rsidRPr="00167CE0" w:rsidRDefault="00F56DB9">
      <w:pPr>
        <w:pStyle w:val="ListParagraph"/>
        <w:widowControl w:val="0"/>
        <w:spacing w:before="120" w:after="120"/>
        <w:jc w:val="both"/>
        <w:rPr>
          <w:b/>
          <w:bCs/>
          <w:sz w:val="28"/>
          <w:szCs w:val="28"/>
          <w:lang w:val="it-IT"/>
          <w:rPrChange w:id="44700" w:author="James Vu" w:date="2024-04-18T22:33:00Z">
            <w:rPr>
              <w:b/>
              <w:bCs/>
              <w:lang w:val="it-IT"/>
            </w:rPr>
          </w:rPrChange>
        </w:rPr>
        <w:pPrChange w:id="44701" w:author="James Vu" w:date="2024-04-18T22:33:00Z">
          <w:pPr>
            <w:pStyle w:val="ListParagraph"/>
            <w:widowControl w:val="0"/>
            <w:spacing w:before="120" w:after="120"/>
            <w:jc w:val="right"/>
          </w:pPr>
        </w:pPrChange>
      </w:pPr>
      <w:r w:rsidRPr="00167CE0">
        <w:rPr>
          <w:i/>
          <w:iCs/>
          <w:sz w:val="28"/>
          <w:szCs w:val="28"/>
          <w:lang w:val="it-IT"/>
          <w:rPrChange w:id="44702" w:author="James Vu" w:date="2024-04-18T22:33:00Z">
            <w:rPr>
              <w:i/>
              <w:iCs/>
              <w:lang w:val="it-IT"/>
            </w:rPr>
          </w:rPrChange>
        </w:rPr>
        <w:t>Đơn vị tính: Việt Nam Đồng</w:t>
      </w:r>
    </w:p>
    <w:tbl>
      <w:tblPr>
        <w:tblW w:w="0" w:type="auto"/>
        <w:tblLook w:val="04A0" w:firstRow="1" w:lastRow="0" w:firstColumn="1" w:lastColumn="0" w:noHBand="0" w:noVBand="1"/>
        <w:tblPrChange w:id="44703" w:author="James Vu" w:date="2024-04-18T23:48:00Z">
          <w:tblPr>
            <w:tblW w:w="0" w:type="auto"/>
            <w:tblLook w:val="04A0" w:firstRow="1" w:lastRow="0" w:firstColumn="1" w:lastColumn="0" w:noHBand="0" w:noVBand="1"/>
          </w:tblPr>
        </w:tblPrChange>
      </w:tblPr>
      <w:tblGrid>
        <w:gridCol w:w="497"/>
        <w:gridCol w:w="1565"/>
        <w:gridCol w:w="1381"/>
        <w:gridCol w:w="1056"/>
        <w:gridCol w:w="1161"/>
        <w:gridCol w:w="1161"/>
        <w:gridCol w:w="1161"/>
        <w:gridCol w:w="1161"/>
        <w:gridCol w:w="1161"/>
        <w:gridCol w:w="1161"/>
        <w:gridCol w:w="1161"/>
        <w:gridCol w:w="1823"/>
        <w:tblGridChange w:id="44704">
          <w:tblGrid>
            <w:gridCol w:w="510"/>
            <w:gridCol w:w="11"/>
            <w:gridCol w:w="1317"/>
            <w:gridCol w:w="101"/>
            <w:gridCol w:w="1287"/>
            <w:gridCol w:w="83"/>
            <w:gridCol w:w="1043"/>
            <w:gridCol w:w="1240"/>
            <w:gridCol w:w="1240"/>
            <w:gridCol w:w="1240"/>
            <w:gridCol w:w="1240"/>
            <w:gridCol w:w="1240"/>
            <w:gridCol w:w="1240"/>
            <w:gridCol w:w="1055"/>
            <w:gridCol w:w="185"/>
            <w:gridCol w:w="1417"/>
          </w:tblGrid>
        </w:tblGridChange>
      </w:tblGrid>
      <w:tr w:rsidR="00B053AF" w:rsidRPr="00B053AF" w14:paraId="688551CD" w14:textId="77777777" w:rsidTr="00B053AF">
        <w:trPr>
          <w:trHeight w:val="278"/>
          <w:tblHeader/>
          <w:trPrChange w:id="44705" w:author="James Vu" w:date="2024-04-18T23:48:00Z">
            <w:trPr>
              <w:trHeight w:val="278"/>
              <w:tblHeader/>
            </w:trPr>
          </w:trPrChange>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Change w:id="44706" w:author="James Vu" w:date="2024-04-18T23:48:00Z">
              <w:tcPr>
                <w:tcW w:w="0" w:type="auto"/>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tcPrChange>
          </w:tcPr>
          <w:p w14:paraId="7A4CE6AC" w14:textId="77777777" w:rsidR="00C523C9" w:rsidRPr="00B053AF" w:rsidRDefault="00C523C9">
            <w:pPr>
              <w:widowControl w:val="0"/>
              <w:spacing w:before="120" w:after="120"/>
              <w:jc w:val="both"/>
              <w:rPr>
                <w:b/>
                <w:bCs/>
                <w:color w:val="000000"/>
                <w:sz w:val="21"/>
                <w:szCs w:val="21"/>
                <w:rPrChange w:id="44707" w:author="James Vu" w:date="2024-04-18T23:48:00Z">
                  <w:rPr>
                    <w:b/>
                    <w:bCs/>
                    <w:color w:val="000000"/>
                    <w:sz w:val="22"/>
                    <w:szCs w:val="22"/>
                  </w:rPr>
                </w:rPrChange>
              </w:rPr>
              <w:pPrChange w:id="44708" w:author="James Vu" w:date="2024-04-18T22:33:00Z">
                <w:pPr>
                  <w:widowControl w:val="0"/>
                  <w:spacing w:before="120" w:after="120"/>
                  <w:jc w:val="center"/>
                </w:pPr>
              </w:pPrChange>
            </w:pPr>
            <w:r w:rsidRPr="00B053AF">
              <w:rPr>
                <w:b/>
                <w:bCs/>
                <w:color w:val="000000"/>
                <w:sz w:val="21"/>
                <w:szCs w:val="21"/>
                <w:rPrChange w:id="44709" w:author="James Vu" w:date="2024-04-18T23:48:00Z">
                  <w:rPr>
                    <w:b/>
                    <w:bCs/>
                    <w:color w:val="000000"/>
                    <w:sz w:val="22"/>
                    <w:szCs w:val="22"/>
                  </w:rPr>
                </w:rPrChange>
              </w:rPr>
              <w:t>TT</w:t>
            </w:r>
          </w:p>
        </w:tc>
        <w:tc>
          <w:tcPr>
            <w:tcW w:w="0" w:type="auto"/>
            <w:tcBorders>
              <w:top w:val="single" w:sz="4" w:space="0" w:color="auto"/>
              <w:left w:val="nil"/>
              <w:bottom w:val="single" w:sz="4" w:space="0" w:color="auto"/>
              <w:right w:val="single" w:sz="4" w:space="0" w:color="auto"/>
            </w:tcBorders>
            <w:shd w:val="clear" w:color="auto" w:fill="auto"/>
            <w:vAlign w:val="center"/>
            <w:hideMark/>
            <w:tcPrChange w:id="44710" w:author="James Vu" w:date="2024-04-18T23:48:00Z">
              <w:tcPr>
                <w:tcW w:w="0" w:type="auto"/>
                <w:gridSpan w:val="3"/>
                <w:tcBorders>
                  <w:top w:val="single" w:sz="4" w:space="0" w:color="auto"/>
                  <w:left w:val="nil"/>
                  <w:bottom w:val="single" w:sz="4" w:space="0" w:color="auto"/>
                  <w:right w:val="single" w:sz="4" w:space="0" w:color="auto"/>
                </w:tcBorders>
                <w:shd w:val="clear" w:color="auto" w:fill="D6E3BC" w:themeFill="accent3" w:themeFillTint="66"/>
                <w:vAlign w:val="center"/>
                <w:hideMark/>
              </w:tcPr>
            </w:tcPrChange>
          </w:tcPr>
          <w:p w14:paraId="733A4014" w14:textId="77777777" w:rsidR="00C523C9" w:rsidRPr="00B053AF" w:rsidRDefault="00C523C9">
            <w:pPr>
              <w:widowControl w:val="0"/>
              <w:spacing w:before="120" w:after="120"/>
              <w:jc w:val="both"/>
              <w:rPr>
                <w:b/>
                <w:bCs/>
                <w:color w:val="000000"/>
                <w:sz w:val="21"/>
                <w:szCs w:val="21"/>
                <w:rPrChange w:id="44711" w:author="James Vu" w:date="2024-04-18T23:48:00Z">
                  <w:rPr>
                    <w:b/>
                    <w:bCs/>
                    <w:color w:val="000000"/>
                    <w:sz w:val="22"/>
                    <w:szCs w:val="22"/>
                  </w:rPr>
                </w:rPrChange>
              </w:rPr>
              <w:pPrChange w:id="44712" w:author="James Vu" w:date="2024-04-18T22:33:00Z">
                <w:pPr>
                  <w:widowControl w:val="0"/>
                  <w:spacing w:before="120" w:after="120"/>
                  <w:jc w:val="center"/>
                </w:pPr>
              </w:pPrChange>
            </w:pPr>
            <w:r w:rsidRPr="00B053AF">
              <w:rPr>
                <w:b/>
                <w:bCs/>
                <w:color w:val="000000"/>
                <w:sz w:val="21"/>
                <w:szCs w:val="21"/>
                <w:rPrChange w:id="44713" w:author="James Vu" w:date="2024-04-18T23:48:00Z">
                  <w:rPr>
                    <w:b/>
                    <w:bCs/>
                    <w:color w:val="000000"/>
                    <w:sz w:val="22"/>
                    <w:szCs w:val="22"/>
                  </w:rPr>
                </w:rPrChange>
              </w:rPr>
              <w:t>Tiêu chí xác định</w:t>
            </w:r>
          </w:p>
        </w:tc>
        <w:tc>
          <w:tcPr>
            <w:tcW w:w="0" w:type="auto"/>
            <w:tcBorders>
              <w:top w:val="single" w:sz="4" w:space="0" w:color="auto"/>
              <w:left w:val="nil"/>
              <w:bottom w:val="single" w:sz="4" w:space="0" w:color="auto"/>
              <w:right w:val="single" w:sz="4" w:space="0" w:color="auto"/>
            </w:tcBorders>
            <w:shd w:val="clear" w:color="auto" w:fill="auto"/>
            <w:vAlign w:val="center"/>
            <w:hideMark/>
            <w:tcPrChange w:id="44714" w:author="James Vu" w:date="2024-04-18T23:48:00Z">
              <w:tcPr>
                <w:tcW w:w="0" w:type="auto"/>
                <w:gridSpan w:val="2"/>
                <w:tcBorders>
                  <w:top w:val="single" w:sz="4" w:space="0" w:color="auto"/>
                  <w:left w:val="nil"/>
                  <w:bottom w:val="single" w:sz="4" w:space="0" w:color="auto"/>
                  <w:right w:val="single" w:sz="4" w:space="0" w:color="auto"/>
                </w:tcBorders>
                <w:shd w:val="clear" w:color="auto" w:fill="D6E3BC" w:themeFill="accent3" w:themeFillTint="66"/>
                <w:vAlign w:val="center"/>
                <w:hideMark/>
              </w:tcPr>
            </w:tcPrChange>
          </w:tcPr>
          <w:p w14:paraId="1CB9392D" w14:textId="77777777" w:rsidR="00C523C9" w:rsidRPr="00B053AF" w:rsidRDefault="00C523C9">
            <w:pPr>
              <w:widowControl w:val="0"/>
              <w:spacing w:before="120" w:after="120"/>
              <w:jc w:val="both"/>
              <w:rPr>
                <w:b/>
                <w:bCs/>
                <w:color w:val="000000"/>
                <w:sz w:val="21"/>
                <w:szCs w:val="21"/>
                <w:rPrChange w:id="44715" w:author="James Vu" w:date="2024-04-18T23:48:00Z">
                  <w:rPr>
                    <w:b/>
                    <w:bCs/>
                    <w:color w:val="000000"/>
                    <w:sz w:val="22"/>
                    <w:szCs w:val="22"/>
                  </w:rPr>
                </w:rPrChange>
              </w:rPr>
              <w:pPrChange w:id="44716" w:author="James Vu" w:date="2024-04-18T22:33:00Z">
                <w:pPr>
                  <w:widowControl w:val="0"/>
                  <w:spacing w:before="120" w:after="120"/>
                  <w:jc w:val="center"/>
                </w:pPr>
              </w:pPrChange>
            </w:pPr>
            <w:r w:rsidRPr="00B053AF">
              <w:rPr>
                <w:b/>
                <w:bCs/>
                <w:color w:val="000000"/>
                <w:sz w:val="21"/>
                <w:szCs w:val="21"/>
                <w:rPrChange w:id="44717" w:author="James Vu" w:date="2024-04-18T23:48:00Z">
                  <w:rPr>
                    <w:b/>
                    <w:bCs/>
                    <w:color w:val="000000"/>
                    <w:sz w:val="22"/>
                    <w:szCs w:val="22"/>
                  </w:rPr>
                </w:rPrChange>
              </w:rPr>
              <w:t>Ký hiệu</w:t>
            </w:r>
          </w:p>
        </w:tc>
        <w:tc>
          <w:tcPr>
            <w:tcW w:w="0" w:type="auto"/>
            <w:gridSpan w:val="8"/>
            <w:tcBorders>
              <w:top w:val="single" w:sz="4" w:space="0" w:color="auto"/>
              <w:left w:val="nil"/>
              <w:bottom w:val="single" w:sz="4" w:space="0" w:color="auto"/>
              <w:right w:val="single" w:sz="4" w:space="0" w:color="auto"/>
            </w:tcBorders>
            <w:shd w:val="clear" w:color="auto" w:fill="auto"/>
            <w:vAlign w:val="center"/>
            <w:hideMark/>
            <w:tcPrChange w:id="44718" w:author="James Vu" w:date="2024-04-18T23:48:00Z">
              <w:tcPr>
                <w:tcW w:w="0" w:type="auto"/>
                <w:gridSpan w:val="8"/>
                <w:tcBorders>
                  <w:top w:val="single" w:sz="4" w:space="0" w:color="auto"/>
                  <w:left w:val="nil"/>
                  <w:bottom w:val="single" w:sz="4" w:space="0" w:color="auto"/>
                  <w:right w:val="single" w:sz="4" w:space="0" w:color="auto"/>
                </w:tcBorders>
                <w:shd w:val="clear" w:color="auto" w:fill="D6E3BC" w:themeFill="accent3" w:themeFillTint="66"/>
                <w:vAlign w:val="center"/>
                <w:hideMark/>
              </w:tcPr>
            </w:tcPrChange>
          </w:tcPr>
          <w:p w14:paraId="08D33B35" w14:textId="566E9543" w:rsidR="00C523C9" w:rsidRPr="00B053AF" w:rsidRDefault="00C523C9">
            <w:pPr>
              <w:widowControl w:val="0"/>
              <w:spacing w:before="120" w:after="120"/>
              <w:jc w:val="both"/>
              <w:rPr>
                <w:b/>
                <w:bCs/>
                <w:color w:val="000000"/>
                <w:sz w:val="21"/>
                <w:szCs w:val="21"/>
                <w:rPrChange w:id="44719" w:author="James Vu" w:date="2024-04-18T23:48:00Z">
                  <w:rPr>
                    <w:b/>
                    <w:bCs/>
                    <w:color w:val="000000"/>
                    <w:sz w:val="22"/>
                    <w:szCs w:val="22"/>
                  </w:rPr>
                </w:rPrChange>
              </w:rPr>
              <w:pPrChange w:id="44720" w:author="James Vu" w:date="2024-04-18T22:33:00Z">
                <w:pPr>
                  <w:widowControl w:val="0"/>
                  <w:spacing w:before="120" w:after="120"/>
                  <w:jc w:val="center"/>
                </w:pPr>
              </w:pPrChange>
            </w:pPr>
            <w:r w:rsidRPr="00B053AF">
              <w:rPr>
                <w:b/>
                <w:bCs/>
                <w:color w:val="000000"/>
                <w:sz w:val="21"/>
                <w:szCs w:val="21"/>
                <w:rPrChange w:id="44721" w:author="James Vu" w:date="2024-04-18T23:48:00Z">
                  <w:rPr>
                    <w:b/>
                    <w:bCs/>
                    <w:color w:val="000000"/>
                    <w:sz w:val="22"/>
                    <w:szCs w:val="22"/>
                  </w:rPr>
                </w:rPrChange>
              </w:rPr>
              <w:t>Cấp bậc, hệ số, mức lương</w:t>
            </w:r>
          </w:p>
        </w:tc>
        <w:tc>
          <w:tcPr>
            <w:tcW w:w="0" w:type="auto"/>
            <w:tcBorders>
              <w:top w:val="single" w:sz="4" w:space="0" w:color="auto"/>
              <w:left w:val="nil"/>
              <w:bottom w:val="single" w:sz="4" w:space="0" w:color="auto"/>
              <w:right w:val="single" w:sz="4" w:space="0" w:color="auto"/>
            </w:tcBorders>
            <w:shd w:val="clear" w:color="auto" w:fill="auto"/>
            <w:vAlign w:val="center"/>
            <w:hideMark/>
            <w:tcPrChange w:id="44722" w:author="James Vu" w:date="2024-04-18T23:48:00Z">
              <w:tcPr>
                <w:tcW w:w="0" w:type="auto"/>
                <w:gridSpan w:val="2"/>
                <w:tcBorders>
                  <w:top w:val="single" w:sz="4" w:space="0" w:color="auto"/>
                  <w:left w:val="nil"/>
                  <w:bottom w:val="single" w:sz="4" w:space="0" w:color="auto"/>
                  <w:right w:val="single" w:sz="4" w:space="0" w:color="auto"/>
                </w:tcBorders>
                <w:shd w:val="clear" w:color="auto" w:fill="D6E3BC" w:themeFill="accent3" w:themeFillTint="66"/>
                <w:vAlign w:val="center"/>
                <w:hideMark/>
              </w:tcPr>
            </w:tcPrChange>
          </w:tcPr>
          <w:p w14:paraId="2A931B26" w14:textId="77777777" w:rsidR="00C523C9" w:rsidRPr="00B053AF" w:rsidRDefault="00C523C9">
            <w:pPr>
              <w:widowControl w:val="0"/>
              <w:spacing w:before="120" w:after="120"/>
              <w:jc w:val="both"/>
              <w:rPr>
                <w:b/>
                <w:bCs/>
                <w:color w:val="000000"/>
                <w:sz w:val="21"/>
                <w:szCs w:val="21"/>
                <w:rPrChange w:id="44723" w:author="James Vu" w:date="2024-04-18T23:48:00Z">
                  <w:rPr>
                    <w:b/>
                    <w:bCs/>
                    <w:color w:val="000000"/>
                    <w:sz w:val="22"/>
                    <w:szCs w:val="22"/>
                  </w:rPr>
                </w:rPrChange>
              </w:rPr>
              <w:pPrChange w:id="44724" w:author="James Vu" w:date="2024-04-18T22:33:00Z">
                <w:pPr>
                  <w:widowControl w:val="0"/>
                  <w:spacing w:before="120" w:after="120"/>
                  <w:jc w:val="center"/>
                </w:pPr>
              </w:pPrChange>
            </w:pPr>
            <w:r w:rsidRPr="00B053AF">
              <w:rPr>
                <w:b/>
                <w:bCs/>
                <w:color w:val="000000"/>
                <w:sz w:val="21"/>
                <w:szCs w:val="21"/>
                <w:rPrChange w:id="44725" w:author="James Vu" w:date="2024-04-18T23:48:00Z">
                  <w:rPr>
                    <w:b/>
                    <w:bCs/>
                    <w:color w:val="000000"/>
                    <w:sz w:val="22"/>
                    <w:szCs w:val="22"/>
                  </w:rPr>
                </w:rPrChange>
              </w:rPr>
              <w:t xml:space="preserve"> Ghi chú </w:t>
            </w:r>
          </w:p>
        </w:tc>
      </w:tr>
      <w:tr w:rsidR="00C523C9" w:rsidRPr="00B053AF" w14:paraId="5C2B4F07" w14:textId="77777777" w:rsidTr="00B053AF">
        <w:trPr>
          <w:trHeight w:val="278"/>
          <w:trPrChange w:id="44726" w:author="James Vu" w:date="2024-04-18T23:48:00Z">
            <w:trPr>
              <w:trHeight w:val="278"/>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4727"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DA00CDF" w14:textId="77777777" w:rsidR="00C523C9" w:rsidRPr="00B053AF" w:rsidRDefault="00C523C9">
            <w:pPr>
              <w:widowControl w:val="0"/>
              <w:spacing w:before="120" w:after="120"/>
              <w:jc w:val="both"/>
              <w:rPr>
                <w:color w:val="000000"/>
                <w:sz w:val="21"/>
                <w:szCs w:val="21"/>
                <w:rPrChange w:id="44728" w:author="James Vu" w:date="2024-04-18T23:48:00Z">
                  <w:rPr>
                    <w:color w:val="000000"/>
                    <w:sz w:val="22"/>
                    <w:szCs w:val="22"/>
                  </w:rPr>
                </w:rPrChange>
              </w:rPr>
              <w:pPrChange w:id="44729" w:author="James Vu" w:date="2024-04-18T22:33:00Z">
                <w:pPr>
                  <w:widowControl w:val="0"/>
                  <w:spacing w:before="120" w:after="120"/>
                  <w:jc w:val="center"/>
                </w:pPr>
              </w:pPrChange>
            </w:pPr>
            <w:r w:rsidRPr="00B053AF">
              <w:rPr>
                <w:color w:val="000000"/>
                <w:sz w:val="21"/>
                <w:szCs w:val="21"/>
                <w:rPrChange w:id="44730" w:author="James Vu" w:date="2024-04-18T23:48:00Z">
                  <w:rPr>
                    <w:color w:val="000000"/>
                    <w:sz w:val="22"/>
                    <w:szCs w:val="22"/>
                  </w:rPr>
                </w:rPrChange>
              </w:rPr>
              <w:t> </w:t>
            </w:r>
          </w:p>
        </w:tc>
        <w:tc>
          <w:tcPr>
            <w:tcW w:w="0" w:type="auto"/>
            <w:tcBorders>
              <w:top w:val="nil"/>
              <w:left w:val="nil"/>
              <w:bottom w:val="single" w:sz="4" w:space="0" w:color="auto"/>
              <w:right w:val="single" w:sz="4" w:space="0" w:color="auto"/>
            </w:tcBorders>
            <w:shd w:val="clear" w:color="auto" w:fill="auto"/>
            <w:vAlign w:val="center"/>
            <w:hideMark/>
            <w:tcPrChange w:id="44731"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601ABA53" w14:textId="77777777" w:rsidR="00C523C9" w:rsidRPr="00B053AF" w:rsidRDefault="00C523C9">
            <w:pPr>
              <w:widowControl w:val="0"/>
              <w:spacing w:before="120" w:after="120"/>
              <w:jc w:val="both"/>
              <w:rPr>
                <w:color w:val="000000"/>
                <w:sz w:val="21"/>
                <w:szCs w:val="21"/>
                <w:rPrChange w:id="44732" w:author="James Vu" w:date="2024-04-18T23:48:00Z">
                  <w:rPr>
                    <w:color w:val="000000"/>
                    <w:sz w:val="22"/>
                    <w:szCs w:val="22"/>
                  </w:rPr>
                </w:rPrChange>
              </w:rPr>
              <w:pPrChange w:id="44733" w:author="James Vu" w:date="2024-04-18T22:33:00Z">
                <w:pPr>
                  <w:widowControl w:val="0"/>
                  <w:spacing w:before="120" w:after="120"/>
                </w:pPr>
              </w:pPrChange>
            </w:pPr>
            <w:r w:rsidRPr="00B053AF">
              <w:rPr>
                <w:color w:val="000000"/>
                <w:sz w:val="21"/>
                <w:szCs w:val="21"/>
                <w:rPrChange w:id="44734" w:author="James Vu" w:date="2024-04-18T23:48:00Z">
                  <w:rPr>
                    <w:color w:val="000000"/>
                    <w:sz w:val="22"/>
                    <w:szCs w:val="22"/>
                  </w:rPr>
                </w:rPrChange>
              </w:rPr>
              <w:t>Cấp bậc kỹ sư</w:t>
            </w:r>
          </w:p>
        </w:tc>
        <w:tc>
          <w:tcPr>
            <w:tcW w:w="0" w:type="auto"/>
            <w:tcBorders>
              <w:top w:val="nil"/>
              <w:left w:val="nil"/>
              <w:bottom w:val="single" w:sz="4" w:space="0" w:color="auto"/>
              <w:right w:val="single" w:sz="4" w:space="0" w:color="auto"/>
            </w:tcBorders>
            <w:shd w:val="clear" w:color="auto" w:fill="auto"/>
            <w:vAlign w:val="center"/>
            <w:hideMark/>
            <w:tcPrChange w:id="44735"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7C6AF0E5" w14:textId="77777777" w:rsidR="00C523C9" w:rsidRPr="00B053AF" w:rsidRDefault="00C523C9">
            <w:pPr>
              <w:widowControl w:val="0"/>
              <w:spacing w:before="120" w:after="120"/>
              <w:jc w:val="both"/>
              <w:rPr>
                <w:color w:val="000000"/>
                <w:sz w:val="21"/>
                <w:szCs w:val="21"/>
                <w:rPrChange w:id="44736" w:author="James Vu" w:date="2024-04-18T23:48:00Z">
                  <w:rPr>
                    <w:color w:val="000000"/>
                    <w:sz w:val="22"/>
                    <w:szCs w:val="22"/>
                  </w:rPr>
                </w:rPrChange>
              </w:rPr>
              <w:pPrChange w:id="44737" w:author="James Vu" w:date="2024-04-18T22:33:00Z">
                <w:pPr>
                  <w:widowControl w:val="0"/>
                  <w:spacing w:before="120" w:after="120"/>
                  <w:jc w:val="center"/>
                </w:pPr>
              </w:pPrChange>
            </w:pPr>
            <w:r w:rsidRPr="00B053AF">
              <w:rPr>
                <w:color w:val="000000"/>
                <w:sz w:val="21"/>
                <w:szCs w:val="21"/>
                <w:rPrChange w:id="44738" w:author="James Vu" w:date="2024-04-18T23:48:00Z">
                  <w:rPr>
                    <w:color w:val="000000"/>
                    <w:sz w:val="22"/>
                    <w:szCs w:val="22"/>
                  </w:rPr>
                </w:rPrChange>
              </w:rPr>
              <w:t> </w:t>
            </w:r>
          </w:p>
        </w:tc>
        <w:tc>
          <w:tcPr>
            <w:tcW w:w="0" w:type="auto"/>
            <w:tcBorders>
              <w:top w:val="nil"/>
              <w:left w:val="nil"/>
              <w:bottom w:val="single" w:sz="4" w:space="0" w:color="auto"/>
              <w:right w:val="single" w:sz="4" w:space="0" w:color="auto"/>
            </w:tcBorders>
            <w:shd w:val="clear" w:color="auto" w:fill="auto"/>
            <w:vAlign w:val="center"/>
            <w:hideMark/>
            <w:tcPrChange w:id="44739"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2DA86CDD" w14:textId="77777777" w:rsidR="00C523C9" w:rsidRPr="00B053AF" w:rsidRDefault="00C523C9">
            <w:pPr>
              <w:widowControl w:val="0"/>
              <w:spacing w:before="120" w:after="120"/>
              <w:jc w:val="both"/>
              <w:rPr>
                <w:color w:val="000000"/>
                <w:sz w:val="21"/>
                <w:szCs w:val="21"/>
                <w:rPrChange w:id="44740" w:author="James Vu" w:date="2024-04-18T23:48:00Z">
                  <w:rPr>
                    <w:color w:val="000000"/>
                    <w:sz w:val="22"/>
                    <w:szCs w:val="22"/>
                  </w:rPr>
                </w:rPrChange>
              </w:rPr>
              <w:pPrChange w:id="44741" w:author="James Vu" w:date="2024-04-18T22:33:00Z">
                <w:pPr>
                  <w:widowControl w:val="0"/>
                  <w:spacing w:before="120" w:after="120"/>
                  <w:jc w:val="center"/>
                </w:pPr>
              </w:pPrChange>
            </w:pPr>
            <w:r w:rsidRPr="00B053AF">
              <w:rPr>
                <w:color w:val="000000"/>
                <w:sz w:val="21"/>
                <w:szCs w:val="21"/>
                <w:rPrChange w:id="44742" w:author="James Vu" w:date="2024-04-18T23:48:00Z">
                  <w:rPr>
                    <w:color w:val="000000"/>
                    <w:sz w:val="22"/>
                    <w:szCs w:val="22"/>
                  </w:rPr>
                </w:rPrChange>
              </w:rPr>
              <w:t>KS1</w:t>
            </w:r>
          </w:p>
        </w:tc>
        <w:tc>
          <w:tcPr>
            <w:tcW w:w="0" w:type="auto"/>
            <w:tcBorders>
              <w:top w:val="nil"/>
              <w:left w:val="nil"/>
              <w:bottom w:val="single" w:sz="4" w:space="0" w:color="auto"/>
              <w:right w:val="single" w:sz="4" w:space="0" w:color="auto"/>
            </w:tcBorders>
            <w:shd w:val="clear" w:color="auto" w:fill="auto"/>
            <w:vAlign w:val="center"/>
            <w:hideMark/>
            <w:tcPrChange w:id="4474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16534E0" w14:textId="77777777" w:rsidR="00C523C9" w:rsidRPr="00B053AF" w:rsidRDefault="00C523C9">
            <w:pPr>
              <w:widowControl w:val="0"/>
              <w:spacing w:before="120" w:after="120"/>
              <w:jc w:val="both"/>
              <w:rPr>
                <w:color w:val="000000"/>
                <w:sz w:val="21"/>
                <w:szCs w:val="21"/>
                <w:rPrChange w:id="44744" w:author="James Vu" w:date="2024-04-18T23:48:00Z">
                  <w:rPr>
                    <w:color w:val="000000"/>
                    <w:sz w:val="22"/>
                    <w:szCs w:val="22"/>
                  </w:rPr>
                </w:rPrChange>
              </w:rPr>
              <w:pPrChange w:id="44745" w:author="James Vu" w:date="2024-04-18T22:33:00Z">
                <w:pPr>
                  <w:widowControl w:val="0"/>
                  <w:spacing w:before="120" w:after="120"/>
                  <w:jc w:val="center"/>
                </w:pPr>
              </w:pPrChange>
            </w:pPr>
            <w:r w:rsidRPr="00B053AF">
              <w:rPr>
                <w:color w:val="000000"/>
                <w:sz w:val="21"/>
                <w:szCs w:val="21"/>
                <w:rPrChange w:id="44746" w:author="James Vu" w:date="2024-04-18T23:48:00Z">
                  <w:rPr>
                    <w:color w:val="000000"/>
                    <w:sz w:val="22"/>
                    <w:szCs w:val="22"/>
                  </w:rPr>
                </w:rPrChange>
              </w:rPr>
              <w:t>KS2</w:t>
            </w:r>
          </w:p>
        </w:tc>
        <w:tc>
          <w:tcPr>
            <w:tcW w:w="0" w:type="auto"/>
            <w:tcBorders>
              <w:top w:val="nil"/>
              <w:left w:val="nil"/>
              <w:bottom w:val="single" w:sz="4" w:space="0" w:color="auto"/>
              <w:right w:val="single" w:sz="4" w:space="0" w:color="auto"/>
            </w:tcBorders>
            <w:shd w:val="clear" w:color="auto" w:fill="auto"/>
            <w:vAlign w:val="center"/>
            <w:hideMark/>
            <w:tcPrChange w:id="4474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2AA4002" w14:textId="77777777" w:rsidR="00C523C9" w:rsidRPr="00B053AF" w:rsidRDefault="00C523C9">
            <w:pPr>
              <w:widowControl w:val="0"/>
              <w:spacing w:before="120" w:after="120"/>
              <w:jc w:val="both"/>
              <w:rPr>
                <w:color w:val="000000"/>
                <w:sz w:val="21"/>
                <w:szCs w:val="21"/>
                <w:rPrChange w:id="44748" w:author="James Vu" w:date="2024-04-18T23:48:00Z">
                  <w:rPr>
                    <w:color w:val="000000"/>
                    <w:sz w:val="22"/>
                    <w:szCs w:val="22"/>
                  </w:rPr>
                </w:rPrChange>
              </w:rPr>
              <w:pPrChange w:id="44749" w:author="James Vu" w:date="2024-04-18T22:33:00Z">
                <w:pPr>
                  <w:widowControl w:val="0"/>
                  <w:spacing w:before="120" w:after="120"/>
                  <w:jc w:val="center"/>
                </w:pPr>
              </w:pPrChange>
            </w:pPr>
            <w:r w:rsidRPr="00B053AF">
              <w:rPr>
                <w:color w:val="000000"/>
                <w:sz w:val="21"/>
                <w:szCs w:val="21"/>
                <w:rPrChange w:id="44750" w:author="James Vu" w:date="2024-04-18T23:48:00Z">
                  <w:rPr>
                    <w:color w:val="000000"/>
                    <w:sz w:val="22"/>
                    <w:szCs w:val="22"/>
                  </w:rPr>
                </w:rPrChange>
              </w:rPr>
              <w:t>KS3</w:t>
            </w:r>
          </w:p>
        </w:tc>
        <w:tc>
          <w:tcPr>
            <w:tcW w:w="0" w:type="auto"/>
            <w:tcBorders>
              <w:top w:val="nil"/>
              <w:left w:val="nil"/>
              <w:bottom w:val="single" w:sz="4" w:space="0" w:color="auto"/>
              <w:right w:val="single" w:sz="4" w:space="0" w:color="auto"/>
            </w:tcBorders>
            <w:shd w:val="clear" w:color="auto" w:fill="auto"/>
            <w:vAlign w:val="center"/>
            <w:hideMark/>
            <w:tcPrChange w:id="4475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8663CE8" w14:textId="77777777" w:rsidR="00C523C9" w:rsidRPr="00B053AF" w:rsidRDefault="00C523C9">
            <w:pPr>
              <w:widowControl w:val="0"/>
              <w:spacing w:before="120" w:after="120"/>
              <w:jc w:val="both"/>
              <w:rPr>
                <w:color w:val="000000"/>
                <w:sz w:val="21"/>
                <w:szCs w:val="21"/>
                <w:rPrChange w:id="44752" w:author="James Vu" w:date="2024-04-18T23:48:00Z">
                  <w:rPr>
                    <w:color w:val="000000"/>
                    <w:sz w:val="22"/>
                    <w:szCs w:val="22"/>
                  </w:rPr>
                </w:rPrChange>
              </w:rPr>
              <w:pPrChange w:id="44753" w:author="James Vu" w:date="2024-04-18T22:33:00Z">
                <w:pPr>
                  <w:widowControl w:val="0"/>
                  <w:spacing w:before="120" w:after="120"/>
                  <w:jc w:val="center"/>
                </w:pPr>
              </w:pPrChange>
            </w:pPr>
            <w:r w:rsidRPr="00B053AF">
              <w:rPr>
                <w:color w:val="000000"/>
                <w:sz w:val="21"/>
                <w:szCs w:val="21"/>
                <w:rPrChange w:id="44754" w:author="James Vu" w:date="2024-04-18T23:48:00Z">
                  <w:rPr>
                    <w:color w:val="000000"/>
                    <w:sz w:val="22"/>
                    <w:szCs w:val="22"/>
                  </w:rPr>
                </w:rPrChange>
              </w:rPr>
              <w:t>KS4</w:t>
            </w:r>
          </w:p>
        </w:tc>
        <w:tc>
          <w:tcPr>
            <w:tcW w:w="0" w:type="auto"/>
            <w:tcBorders>
              <w:top w:val="nil"/>
              <w:left w:val="nil"/>
              <w:bottom w:val="single" w:sz="4" w:space="0" w:color="auto"/>
              <w:right w:val="single" w:sz="4" w:space="0" w:color="auto"/>
            </w:tcBorders>
            <w:shd w:val="clear" w:color="auto" w:fill="auto"/>
            <w:vAlign w:val="center"/>
            <w:hideMark/>
            <w:tcPrChange w:id="4475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53B6240" w14:textId="77777777" w:rsidR="00C523C9" w:rsidRPr="00B053AF" w:rsidRDefault="00C523C9">
            <w:pPr>
              <w:widowControl w:val="0"/>
              <w:spacing w:before="120" w:after="120"/>
              <w:jc w:val="both"/>
              <w:rPr>
                <w:color w:val="000000"/>
                <w:sz w:val="21"/>
                <w:szCs w:val="21"/>
                <w:rPrChange w:id="44756" w:author="James Vu" w:date="2024-04-18T23:48:00Z">
                  <w:rPr>
                    <w:color w:val="000000"/>
                    <w:sz w:val="22"/>
                    <w:szCs w:val="22"/>
                  </w:rPr>
                </w:rPrChange>
              </w:rPr>
              <w:pPrChange w:id="44757" w:author="James Vu" w:date="2024-04-18T22:33:00Z">
                <w:pPr>
                  <w:widowControl w:val="0"/>
                  <w:spacing w:before="120" w:after="120"/>
                  <w:jc w:val="center"/>
                </w:pPr>
              </w:pPrChange>
            </w:pPr>
            <w:r w:rsidRPr="00B053AF">
              <w:rPr>
                <w:color w:val="000000"/>
                <w:sz w:val="21"/>
                <w:szCs w:val="21"/>
                <w:rPrChange w:id="44758" w:author="James Vu" w:date="2024-04-18T23:48:00Z">
                  <w:rPr>
                    <w:color w:val="000000"/>
                    <w:sz w:val="22"/>
                    <w:szCs w:val="22"/>
                  </w:rPr>
                </w:rPrChange>
              </w:rPr>
              <w:t>KS5</w:t>
            </w:r>
          </w:p>
        </w:tc>
        <w:tc>
          <w:tcPr>
            <w:tcW w:w="0" w:type="auto"/>
            <w:tcBorders>
              <w:top w:val="nil"/>
              <w:left w:val="nil"/>
              <w:bottom w:val="single" w:sz="4" w:space="0" w:color="auto"/>
              <w:right w:val="single" w:sz="4" w:space="0" w:color="auto"/>
            </w:tcBorders>
            <w:shd w:val="clear" w:color="auto" w:fill="auto"/>
            <w:vAlign w:val="center"/>
            <w:hideMark/>
            <w:tcPrChange w:id="4475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2352684" w14:textId="77777777" w:rsidR="00C523C9" w:rsidRPr="00B053AF" w:rsidRDefault="00C523C9">
            <w:pPr>
              <w:widowControl w:val="0"/>
              <w:spacing w:before="120" w:after="120"/>
              <w:jc w:val="both"/>
              <w:rPr>
                <w:color w:val="000000"/>
                <w:sz w:val="21"/>
                <w:szCs w:val="21"/>
                <w:rPrChange w:id="44760" w:author="James Vu" w:date="2024-04-18T23:48:00Z">
                  <w:rPr>
                    <w:color w:val="000000"/>
                    <w:sz w:val="22"/>
                    <w:szCs w:val="22"/>
                  </w:rPr>
                </w:rPrChange>
              </w:rPr>
              <w:pPrChange w:id="44761" w:author="James Vu" w:date="2024-04-18T22:33:00Z">
                <w:pPr>
                  <w:widowControl w:val="0"/>
                  <w:spacing w:before="120" w:after="120"/>
                  <w:jc w:val="center"/>
                </w:pPr>
              </w:pPrChange>
            </w:pPr>
            <w:r w:rsidRPr="00B053AF">
              <w:rPr>
                <w:color w:val="000000"/>
                <w:sz w:val="21"/>
                <w:szCs w:val="21"/>
                <w:rPrChange w:id="44762" w:author="James Vu" w:date="2024-04-18T23:48:00Z">
                  <w:rPr>
                    <w:color w:val="000000"/>
                    <w:sz w:val="22"/>
                    <w:szCs w:val="22"/>
                  </w:rPr>
                </w:rPrChange>
              </w:rPr>
              <w:t>KS6</w:t>
            </w:r>
          </w:p>
        </w:tc>
        <w:tc>
          <w:tcPr>
            <w:tcW w:w="0" w:type="auto"/>
            <w:tcBorders>
              <w:top w:val="nil"/>
              <w:left w:val="nil"/>
              <w:bottom w:val="single" w:sz="4" w:space="0" w:color="auto"/>
              <w:right w:val="single" w:sz="4" w:space="0" w:color="auto"/>
            </w:tcBorders>
            <w:shd w:val="clear" w:color="auto" w:fill="auto"/>
            <w:vAlign w:val="center"/>
            <w:hideMark/>
            <w:tcPrChange w:id="4476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C1353C5" w14:textId="77777777" w:rsidR="00C523C9" w:rsidRPr="00B053AF" w:rsidRDefault="00C523C9">
            <w:pPr>
              <w:widowControl w:val="0"/>
              <w:spacing w:before="120" w:after="120"/>
              <w:jc w:val="both"/>
              <w:rPr>
                <w:color w:val="000000"/>
                <w:sz w:val="21"/>
                <w:szCs w:val="21"/>
                <w:rPrChange w:id="44764" w:author="James Vu" w:date="2024-04-18T23:48:00Z">
                  <w:rPr>
                    <w:color w:val="000000"/>
                    <w:sz w:val="22"/>
                    <w:szCs w:val="22"/>
                  </w:rPr>
                </w:rPrChange>
              </w:rPr>
              <w:pPrChange w:id="44765" w:author="James Vu" w:date="2024-04-18T22:33:00Z">
                <w:pPr>
                  <w:widowControl w:val="0"/>
                  <w:spacing w:before="120" w:after="120"/>
                  <w:jc w:val="center"/>
                </w:pPr>
              </w:pPrChange>
            </w:pPr>
            <w:r w:rsidRPr="00B053AF">
              <w:rPr>
                <w:color w:val="000000"/>
                <w:sz w:val="21"/>
                <w:szCs w:val="21"/>
                <w:rPrChange w:id="44766" w:author="James Vu" w:date="2024-04-18T23:48:00Z">
                  <w:rPr>
                    <w:color w:val="000000"/>
                    <w:sz w:val="22"/>
                    <w:szCs w:val="22"/>
                  </w:rPr>
                </w:rPrChange>
              </w:rPr>
              <w:t>KS7</w:t>
            </w:r>
          </w:p>
        </w:tc>
        <w:tc>
          <w:tcPr>
            <w:tcW w:w="0" w:type="auto"/>
            <w:tcBorders>
              <w:top w:val="nil"/>
              <w:left w:val="nil"/>
              <w:bottom w:val="single" w:sz="4" w:space="0" w:color="auto"/>
              <w:right w:val="single" w:sz="4" w:space="0" w:color="auto"/>
            </w:tcBorders>
            <w:shd w:val="clear" w:color="auto" w:fill="auto"/>
            <w:vAlign w:val="center"/>
            <w:hideMark/>
            <w:tcPrChange w:id="44767"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C8180CA" w14:textId="77777777" w:rsidR="00C523C9" w:rsidRPr="00B053AF" w:rsidRDefault="00C523C9">
            <w:pPr>
              <w:widowControl w:val="0"/>
              <w:spacing w:before="120" w:after="120"/>
              <w:jc w:val="both"/>
              <w:rPr>
                <w:color w:val="000000"/>
                <w:sz w:val="21"/>
                <w:szCs w:val="21"/>
                <w:rPrChange w:id="44768" w:author="James Vu" w:date="2024-04-18T23:48:00Z">
                  <w:rPr>
                    <w:color w:val="000000"/>
                    <w:sz w:val="22"/>
                    <w:szCs w:val="22"/>
                  </w:rPr>
                </w:rPrChange>
              </w:rPr>
              <w:pPrChange w:id="44769" w:author="James Vu" w:date="2024-04-18T22:33:00Z">
                <w:pPr>
                  <w:widowControl w:val="0"/>
                  <w:spacing w:before="120" w:after="120"/>
                  <w:jc w:val="center"/>
                </w:pPr>
              </w:pPrChange>
            </w:pPr>
            <w:r w:rsidRPr="00B053AF">
              <w:rPr>
                <w:color w:val="000000"/>
                <w:sz w:val="21"/>
                <w:szCs w:val="21"/>
                <w:rPrChange w:id="44770" w:author="James Vu" w:date="2024-04-18T23:48:00Z">
                  <w:rPr>
                    <w:color w:val="000000"/>
                    <w:sz w:val="22"/>
                    <w:szCs w:val="22"/>
                  </w:rPr>
                </w:rPrChange>
              </w:rPr>
              <w:t>KS8</w:t>
            </w:r>
          </w:p>
        </w:tc>
        <w:tc>
          <w:tcPr>
            <w:tcW w:w="0" w:type="auto"/>
            <w:tcBorders>
              <w:top w:val="nil"/>
              <w:left w:val="nil"/>
              <w:bottom w:val="single" w:sz="4" w:space="0" w:color="auto"/>
              <w:right w:val="single" w:sz="4" w:space="0" w:color="auto"/>
            </w:tcBorders>
            <w:shd w:val="clear" w:color="auto" w:fill="auto"/>
            <w:vAlign w:val="center"/>
            <w:hideMark/>
            <w:tcPrChange w:id="4477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F369628" w14:textId="77777777" w:rsidR="00C523C9" w:rsidRPr="00B053AF" w:rsidRDefault="00C523C9">
            <w:pPr>
              <w:widowControl w:val="0"/>
              <w:spacing w:before="120" w:after="120"/>
              <w:jc w:val="both"/>
              <w:rPr>
                <w:color w:val="000000"/>
                <w:sz w:val="21"/>
                <w:szCs w:val="21"/>
                <w:rPrChange w:id="44772" w:author="James Vu" w:date="2024-04-18T23:48:00Z">
                  <w:rPr>
                    <w:color w:val="000000"/>
                    <w:sz w:val="22"/>
                    <w:szCs w:val="22"/>
                  </w:rPr>
                </w:rPrChange>
              </w:rPr>
              <w:pPrChange w:id="44773" w:author="James Vu" w:date="2024-04-18T22:33:00Z">
                <w:pPr>
                  <w:widowControl w:val="0"/>
                  <w:spacing w:before="120" w:after="120"/>
                </w:pPr>
              </w:pPrChange>
            </w:pPr>
            <w:r w:rsidRPr="00B053AF">
              <w:rPr>
                <w:color w:val="000000"/>
                <w:sz w:val="21"/>
                <w:szCs w:val="21"/>
                <w:rPrChange w:id="44774" w:author="James Vu" w:date="2024-04-18T23:48:00Z">
                  <w:rPr>
                    <w:color w:val="000000"/>
                    <w:sz w:val="22"/>
                    <w:szCs w:val="22"/>
                  </w:rPr>
                </w:rPrChange>
              </w:rPr>
              <w:t> </w:t>
            </w:r>
          </w:p>
        </w:tc>
      </w:tr>
      <w:tr w:rsidR="00C523C9" w:rsidRPr="00B053AF" w14:paraId="066A7618" w14:textId="77777777" w:rsidTr="00B053AF">
        <w:trPr>
          <w:trHeight w:val="833"/>
          <w:trPrChange w:id="44775" w:author="James Vu" w:date="2024-04-18T23:48:00Z">
            <w:trPr>
              <w:trHeight w:val="833"/>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4776"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48398DD" w14:textId="77777777" w:rsidR="00C523C9" w:rsidRPr="00B053AF" w:rsidRDefault="00C523C9">
            <w:pPr>
              <w:widowControl w:val="0"/>
              <w:spacing w:before="120" w:after="120"/>
              <w:jc w:val="both"/>
              <w:rPr>
                <w:i/>
                <w:iCs/>
                <w:color w:val="000000"/>
                <w:sz w:val="21"/>
                <w:szCs w:val="21"/>
                <w:rPrChange w:id="44777" w:author="James Vu" w:date="2024-04-18T23:48:00Z">
                  <w:rPr>
                    <w:i/>
                    <w:iCs/>
                    <w:color w:val="000000"/>
                    <w:sz w:val="22"/>
                    <w:szCs w:val="22"/>
                  </w:rPr>
                </w:rPrChange>
              </w:rPr>
              <w:pPrChange w:id="44778" w:author="James Vu" w:date="2024-04-18T22:33:00Z">
                <w:pPr>
                  <w:widowControl w:val="0"/>
                  <w:spacing w:before="120" w:after="120"/>
                  <w:jc w:val="center"/>
                </w:pPr>
              </w:pPrChange>
            </w:pPr>
            <w:r w:rsidRPr="00B053AF">
              <w:rPr>
                <w:i/>
                <w:iCs/>
                <w:color w:val="000000"/>
                <w:sz w:val="21"/>
                <w:szCs w:val="21"/>
                <w:rPrChange w:id="44779" w:author="James Vu" w:date="2024-04-18T23:48:00Z">
                  <w:rPr>
                    <w:i/>
                    <w:iCs/>
                    <w:color w:val="000000"/>
                    <w:sz w:val="22"/>
                    <w:szCs w:val="22"/>
                  </w:rPr>
                </w:rPrChange>
              </w:rPr>
              <w:t> </w:t>
            </w:r>
          </w:p>
        </w:tc>
        <w:tc>
          <w:tcPr>
            <w:tcW w:w="0" w:type="auto"/>
            <w:tcBorders>
              <w:top w:val="nil"/>
              <w:left w:val="nil"/>
              <w:bottom w:val="single" w:sz="4" w:space="0" w:color="auto"/>
              <w:right w:val="single" w:sz="4" w:space="0" w:color="auto"/>
            </w:tcBorders>
            <w:shd w:val="clear" w:color="auto" w:fill="auto"/>
            <w:vAlign w:val="center"/>
            <w:hideMark/>
            <w:tcPrChange w:id="44780"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478BF72E" w14:textId="77777777" w:rsidR="00C523C9" w:rsidRPr="00B053AF" w:rsidRDefault="00C523C9">
            <w:pPr>
              <w:widowControl w:val="0"/>
              <w:spacing w:before="120" w:after="120"/>
              <w:jc w:val="both"/>
              <w:rPr>
                <w:i/>
                <w:iCs/>
                <w:color w:val="000000"/>
                <w:sz w:val="21"/>
                <w:szCs w:val="21"/>
                <w:rPrChange w:id="44781" w:author="James Vu" w:date="2024-04-18T23:48:00Z">
                  <w:rPr>
                    <w:i/>
                    <w:iCs/>
                    <w:color w:val="000000"/>
                    <w:sz w:val="22"/>
                    <w:szCs w:val="22"/>
                  </w:rPr>
                </w:rPrChange>
              </w:rPr>
              <w:pPrChange w:id="44782" w:author="James Vu" w:date="2024-04-18T22:33:00Z">
                <w:pPr>
                  <w:widowControl w:val="0"/>
                  <w:spacing w:before="120" w:after="120"/>
                </w:pPr>
              </w:pPrChange>
            </w:pPr>
            <w:r w:rsidRPr="00B053AF">
              <w:rPr>
                <w:i/>
                <w:iCs/>
                <w:color w:val="000000"/>
                <w:sz w:val="21"/>
                <w:szCs w:val="21"/>
                <w:rPrChange w:id="44783" w:author="James Vu" w:date="2024-04-18T23:48:00Z">
                  <w:rPr>
                    <w:i/>
                    <w:iCs/>
                    <w:color w:val="000000"/>
                    <w:sz w:val="22"/>
                    <w:szCs w:val="22"/>
                  </w:rPr>
                </w:rPrChange>
              </w:rPr>
              <w:t>Hệ số lương</w:t>
            </w:r>
          </w:p>
        </w:tc>
        <w:tc>
          <w:tcPr>
            <w:tcW w:w="0" w:type="auto"/>
            <w:tcBorders>
              <w:top w:val="nil"/>
              <w:left w:val="nil"/>
              <w:bottom w:val="single" w:sz="4" w:space="0" w:color="auto"/>
              <w:right w:val="single" w:sz="4" w:space="0" w:color="auto"/>
            </w:tcBorders>
            <w:shd w:val="clear" w:color="auto" w:fill="auto"/>
            <w:vAlign w:val="center"/>
            <w:hideMark/>
            <w:tcPrChange w:id="44784"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5F966F95" w14:textId="77777777" w:rsidR="00C523C9" w:rsidRPr="00B053AF" w:rsidRDefault="00C523C9">
            <w:pPr>
              <w:widowControl w:val="0"/>
              <w:spacing w:before="120" w:after="120"/>
              <w:jc w:val="both"/>
              <w:rPr>
                <w:i/>
                <w:iCs/>
                <w:color w:val="000000"/>
                <w:sz w:val="21"/>
                <w:szCs w:val="21"/>
                <w:rPrChange w:id="44785" w:author="James Vu" w:date="2024-04-18T23:48:00Z">
                  <w:rPr>
                    <w:i/>
                    <w:iCs/>
                    <w:color w:val="000000"/>
                    <w:sz w:val="22"/>
                    <w:szCs w:val="22"/>
                  </w:rPr>
                </w:rPrChange>
              </w:rPr>
              <w:pPrChange w:id="44786" w:author="James Vu" w:date="2024-04-18T22:33:00Z">
                <w:pPr>
                  <w:widowControl w:val="0"/>
                  <w:spacing w:before="120" w:after="120"/>
                  <w:jc w:val="center"/>
                </w:pPr>
              </w:pPrChange>
            </w:pPr>
            <w:r w:rsidRPr="00B053AF">
              <w:rPr>
                <w:i/>
                <w:iCs/>
                <w:color w:val="000000"/>
                <w:sz w:val="21"/>
                <w:szCs w:val="21"/>
                <w:rPrChange w:id="44787" w:author="James Vu" w:date="2024-04-18T23:48:00Z">
                  <w:rPr>
                    <w:i/>
                    <w:iCs/>
                    <w:color w:val="000000"/>
                    <w:sz w:val="22"/>
                    <w:szCs w:val="22"/>
                  </w:rPr>
                </w:rPrChange>
              </w:rPr>
              <w:t>H</w:t>
            </w:r>
            <w:r w:rsidRPr="00B053AF">
              <w:rPr>
                <w:i/>
                <w:iCs/>
                <w:color w:val="000000"/>
                <w:sz w:val="21"/>
                <w:szCs w:val="21"/>
                <w:vertAlign w:val="subscript"/>
                <w:rPrChange w:id="44788" w:author="James Vu" w:date="2024-04-18T23:48:00Z">
                  <w:rPr>
                    <w:i/>
                    <w:iCs/>
                    <w:color w:val="000000"/>
                    <w:sz w:val="22"/>
                    <w:szCs w:val="22"/>
                    <w:vertAlign w:val="subscript"/>
                  </w:rPr>
                </w:rPrChange>
              </w:rPr>
              <w:t>CB</w:t>
            </w:r>
          </w:p>
        </w:tc>
        <w:tc>
          <w:tcPr>
            <w:tcW w:w="0" w:type="auto"/>
            <w:tcBorders>
              <w:top w:val="nil"/>
              <w:left w:val="nil"/>
              <w:bottom w:val="single" w:sz="4" w:space="0" w:color="auto"/>
              <w:right w:val="single" w:sz="4" w:space="0" w:color="auto"/>
            </w:tcBorders>
            <w:shd w:val="clear" w:color="auto" w:fill="auto"/>
            <w:vAlign w:val="center"/>
            <w:hideMark/>
            <w:tcPrChange w:id="44789"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29439919" w14:textId="77777777" w:rsidR="00C523C9" w:rsidRPr="00B053AF" w:rsidRDefault="00C523C9">
            <w:pPr>
              <w:widowControl w:val="0"/>
              <w:spacing w:before="120" w:after="120"/>
              <w:jc w:val="both"/>
              <w:rPr>
                <w:i/>
                <w:iCs/>
                <w:color w:val="000000"/>
                <w:sz w:val="21"/>
                <w:szCs w:val="21"/>
                <w:rPrChange w:id="44790" w:author="James Vu" w:date="2024-04-18T23:48:00Z">
                  <w:rPr>
                    <w:i/>
                    <w:iCs/>
                    <w:color w:val="000000"/>
                    <w:sz w:val="22"/>
                    <w:szCs w:val="22"/>
                  </w:rPr>
                </w:rPrChange>
              </w:rPr>
              <w:pPrChange w:id="44791" w:author="James Vu" w:date="2024-04-18T22:33:00Z">
                <w:pPr>
                  <w:widowControl w:val="0"/>
                  <w:spacing w:before="120" w:after="120"/>
                  <w:jc w:val="center"/>
                </w:pPr>
              </w:pPrChange>
            </w:pPr>
            <w:r w:rsidRPr="00B053AF">
              <w:rPr>
                <w:i/>
                <w:iCs/>
                <w:color w:val="000000"/>
                <w:sz w:val="21"/>
                <w:szCs w:val="21"/>
                <w:rPrChange w:id="44792" w:author="James Vu" w:date="2024-04-18T23:48:00Z">
                  <w:rPr>
                    <w:i/>
                    <w:iCs/>
                    <w:color w:val="000000"/>
                    <w:sz w:val="22"/>
                    <w:szCs w:val="22"/>
                  </w:rPr>
                </w:rPrChange>
              </w:rPr>
              <w:t>2,34</w:t>
            </w:r>
          </w:p>
        </w:tc>
        <w:tc>
          <w:tcPr>
            <w:tcW w:w="0" w:type="auto"/>
            <w:tcBorders>
              <w:top w:val="nil"/>
              <w:left w:val="nil"/>
              <w:bottom w:val="single" w:sz="4" w:space="0" w:color="auto"/>
              <w:right w:val="single" w:sz="4" w:space="0" w:color="auto"/>
            </w:tcBorders>
            <w:shd w:val="clear" w:color="auto" w:fill="auto"/>
            <w:vAlign w:val="center"/>
            <w:hideMark/>
            <w:tcPrChange w:id="4479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1551220" w14:textId="77777777" w:rsidR="00C523C9" w:rsidRPr="00B053AF" w:rsidRDefault="00C523C9">
            <w:pPr>
              <w:widowControl w:val="0"/>
              <w:spacing w:before="120" w:after="120"/>
              <w:jc w:val="both"/>
              <w:rPr>
                <w:i/>
                <w:iCs/>
                <w:color w:val="000000"/>
                <w:sz w:val="21"/>
                <w:szCs w:val="21"/>
                <w:rPrChange w:id="44794" w:author="James Vu" w:date="2024-04-18T23:48:00Z">
                  <w:rPr>
                    <w:i/>
                    <w:iCs/>
                    <w:color w:val="000000"/>
                    <w:sz w:val="22"/>
                    <w:szCs w:val="22"/>
                  </w:rPr>
                </w:rPrChange>
              </w:rPr>
              <w:pPrChange w:id="44795" w:author="James Vu" w:date="2024-04-18T22:33:00Z">
                <w:pPr>
                  <w:widowControl w:val="0"/>
                  <w:spacing w:before="120" w:after="120"/>
                  <w:jc w:val="center"/>
                </w:pPr>
              </w:pPrChange>
            </w:pPr>
            <w:r w:rsidRPr="00B053AF">
              <w:rPr>
                <w:i/>
                <w:iCs/>
                <w:color w:val="000000"/>
                <w:sz w:val="21"/>
                <w:szCs w:val="21"/>
                <w:rPrChange w:id="44796" w:author="James Vu" w:date="2024-04-18T23:48:00Z">
                  <w:rPr>
                    <w:i/>
                    <w:iCs/>
                    <w:color w:val="000000"/>
                    <w:sz w:val="22"/>
                    <w:szCs w:val="22"/>
                  </w:rPr>
                </w:rPrChange>
              </w:rPr>
              <w:t>2,65</w:t>
            </w:r>
          </w:p>
        </w:tc>
        <w:tc>
          <w:tcPr>
            <w:tcW w:w="0" w:type="auto"/>
            <w:tcBorders>
              <w:top w:val="nil"/>
              <w:left w:val="nil"/>
              <w:bottom w:val="single" w:sz="4" w:space="0" w:color="auto"/>
              <w:right w:val="single" w:sz="4" w:space="0" w:color="auto"/>
            </w:tcBorders>
            <w:shd w:val="clear" w:color="auto" w:fill="auto"/>
            <w:vAlign w:val="center"/>
            <w:hideMark/>
            <w:tcPrChange w:id="4479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7A51863" w14:textId="77777777" w:rsidR="00C523C9" w:rsidRPr="00B053AF" w:rsidRDefault="00C523C9">
            <w:pPr>
              <w:widowControl w:val="0"/>
              <w:spacing w:before="120" w:after="120"/>
              <w:jc w:val="both"/>
              <w:rPr>
                <w:i/>
                <w:iCs/>
                <w:color w:val="000000"/>
                <w:sz w:val="21"/>
                <w:szCs w:val="21"/>
                <w:rPrChange w:id="44798" w:author="James Vu" w:date="2024-04-18T23:48:00Z">
                  <w:rPr>
                    <w:i/>
                    <w:iCs/>
                    <w:color w:val="000000"/>
                    <w:sz w:val="22"/>
                    <w:szCs w:val="22"/>
                  </w:rPr>
                </w:rPrChange>
              </w:rPr>
              <w:pPrChange w:id="44799" w:author="James Vu" w:date="2024-04-18T22:33:00Z">
                <w:pPr>
                  <w:widowControl w:val="0"/>
                  <w:spacing w:before="120" w:after="120"/>
                  <w:jc w:val="center"/>
                </w:pPr>
              </w:pPrChange>
            </w:pPr>
            <w:r w:rsidRPr="00B053AF">
              <w:rPr>
                <w:i/>
                <w:iCs/>
                <w:color w:val="000000"/>
                <w:sz w:val="21"/>
                <w:szCs w:val="21"/>
                <w:rPrChange w:id="44800" w:author="James Vu" w:date="2024-04-18T23:48:00Z">
                  <w:rPr>
                    <w:i/>
                    <w:iCs/>
                    <w:color w:val="000000"/>
                    <w:sz w:val="22"/>
                    <w:szCs w:val="22"/>
                  </w:rPr>
                </w:rPrChange>
              </w:rPr>
              <w:t>2,96</w:t>
            </w:r>
          </w:p>
        </w:tc>
        <w:tc>
          <w:tcPr>
            <w:tcW w:w="0" w:type="auto"/>
            <w:tcBorders>
              <w:top w:val="nil"/>
              <w:left w:val="nil"/>
              <w:bottom w:val="single" w:sz="4" w:space="0" w:color="auto"/>
              <w:right w:val="single" w:sz="4" w:space="0" w:color="auto"/>
            </w:tcBorders>
            <w:shd w:val="clear" w:color="auto" w:fill="auto"/>
            <w:vAlign w:val="center"/>
            <w:hideMark/>
            <w:tcPrChange w:id="4480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3A561BB" w14:textId="77777777" w:rsidR="00C523C9" w:rsidRPr="00B053AF" w:rsidRDefault="00C523C9">
            <w:pPr>
              <w:widowControl w:val="0"/>
              <w:spacing w:before="120" w:after="120"/>
              <w:jc w:val="both"/>
              <w:rPr>
                <w:i/>
                <w:iCs/>
                <w:color w:val="000000"/>
                <w:sz w:val="21"/>
                <w:szCs w:val="21"/>
                <w:rPrChange w:id="44802" w:author="James Vu" w:date="2024-04-18T23:48:00Z">
                  <w:rPr>
                    <w:i/>
                    <w:iCs/>
                    <w:color w:val="000000"/>
                    <w:sz w:val="22"/>
                    <w:szCs w:val="22"/>
                  </w:rPr>
                </w:rPrChange>
              </w:rPr>
              <w:pPrChange w:id="44803" w:author="James Vu" w:date="2024-04-18T22:33:00Z">
                <w:pPr>
                  <w:widowControl w:val="0"/>
                  <w:spacing w:before="120" w:after="120"/>
                  <w:jc w:val="center"/>
                </w:pPr>
              </w:pPrChange>
            </w:pPr>
            <w:r w:rsidRPr="00B053AF">
              <w:rPr>
                <w:i/>
                <w:iCs/>
                <w:color w:val="000000"/>
                <w:sz w:val="21"/>
                <w:szCs w:val="21"/>
                <w:rPrChange w:id="44804" w:author="James Vu" w:date="2024-04-18T23:48:00Z">
                  <w:rPr>
                    <w:i/>
                    <w:iCs/>
                    <w:color w:val="000000"/>
                    <w:sz w:val="22"/>
                    <w:szCs w:val="22"/>
                  </w:rPr>
                </w:rPrChange>
              </w:rPr>
              <w:t>3,27</w:t>
            </w:r>
          </w:p>
        </w:tc>
        <w:tc>
          <w:tcPr>
            <w:tcW w:w="0" w:type="auto"/>
            <w:tcBorders>
              <w:top w:val="nil"/>
              <w:left w:val="nil"/>
              <w:bottom w:val="single" w:sz="4" w:space="0" w:color="auto"/>
              <w:right w:val="single" w:sz="4" w:space="0" w:color="auto"/>
            </w:tcBorders>
            <w:shd w:val="clear" w:color="auto" w:fill="auto"/>
            <w:vAlign w:val="center"/>
            <w:hideMark/>
            <w:tcPrChange w:id="4480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AA345FC" w14:textId="77777777" w:rsidR="00C523C9" w:rsidRPr="00B053AF" w:rsidRDefault="00C523C9">
            <w:pPr>
              <w:widowControl w:val="0"/>
              <w:spacing w:before="120" w:after="120"/>
              <w:jc w:val="both"/>
              <w:rPr>
                <w:i/>
                <w:iCs/>
                <w:color w:val="000000"/>
                <w:sz w:val="21"/>
                <w:szCs w:val="21"/>
                <w:rPrChange w:id="44806" w:author="James Vu" w:date="2024-04-18T23:48:00Z">
                  <w:rPr>
                    <w:i/>
                    <w:iCs/>
                    <w:color w:val="000000"/>
                    <w:sz w:val="22"/>
                    <w:szCs w:val="22"/>
                  </w:rPr>
                </w:rPrChange>
              </w:rPr>
              <w:pPrChange w:id="44807" w:author="James Vu" w:date="2024-04-18T22:33:00Z">
                <w:pPr>
                  <w:widowControl w:val="0"/>
                  <w:spacing w:before="120" w:after="120"/>
                  <w:jc w:val="center"/>
                </w:pPr>
              </w:pPrChange>
            </w:pPr>
            <w:r w:rsidRPr="00B053AF">
              <w:rPr>
                <w:i/>
                <w:iCs/>
                <w:color w:val="000000"/>
                <w:sz w:val="21"/>
                <w:szCs w:val="21"/>
                <w:rPrChange w:id="44808" w:author="James Vu" w:date="2024-04-18T23:48:00Z">
                  <w:rPr>
                    <w:i/>
                    <w:iCs/>
                    <w:color w:val="000000"/>
                    <w:sz w:val="22"/>
                    <w:szCs w:val="22"/>
                  </w:rPr>
                </w:rPrChange>
              </w:rPr>
              <w:t>3,58</w:t>
            </w:r>
          </w:p>
        </w:tc>
        <w:tc>
          <w:tcPr>
            <w:tcW w:w="0" w:type="auto"/>
            <w:tcBorders>
              <w:top w:val="nil"/>
              <w:left w:val="nil"/>
              <w:bottom w:val="single" w:sz="4" w:space="0" w:color="auto"/>
              <w:right w:val="single" w:sz="4" w:space="0" w:color="auto"/>
            </w:tcBorders>
            <w:shd w:val="clear" w:color="auto" w:fill="auto"/>
            <w:vAlign w:val="center"/>
            <w:hideMark/>
            <w:tcPrChange w:id="4480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4C0A28C" w14:textId="77777777" w:rsidR="00C523C9" w:rsidRPr="00B053AF" w:rsidRDefault="00C523C9">
            <w:pPr>
              <w:widowControl w:val="0"/>
              <w:spacing w:before="120" w:after="120"/>
              <w:jc w:val="both"/>
              <w:rPr>
                <w:i/>
                <w:iCs/>
                <w:color w:val="000000"/>
                <w:sz w:val="21"/>
                <w:szCs w:val="21"/>
                <w:rPrChange w:id="44810" w:author="James Vu" w:date="2024-04-18T23:48:00Z">
                  <w:rPr>
                    <w:i/>
                    <w:iCs/>
                    <w:color w:val="000000"/>
                    <w:sz w:val="22"/>
                    <w:szCs w:val="22"/>
                  </w:rPr>
                </w:rPrChange>
              </w:rPr>
              <w:pPrChange w:id="44811" w:author="James Vu" w:date="2024-04-18T22:33:00Z">
                <w:pPr>
                  <w:widowControl w:val="0"/>
                  <w:spacing w:before="120" w:after="120"/>
                  <w:jc w:val="center"/>
                </w:pPr>
              </w:pPrChange>
            </w:pPr>
            <w:r w:rsidRPr="00B053AF">
              <w:rPr>
                <w:i/>
                <w:iCs/>
                <w:color w:val="000000"/>
                <w:sz w:val="21"/>
                <w:szCs w:val="21"/>
                <w:rPrChange w:id="44812" w:author="James Vu" w:date="2024-04-18T23:48:00Z">
                  <w:rPr>
                    <w:i/>
                    <w:iCs/>
                    <w:color w:val="000000"/>
                    <w:sz w:val="22"/>
                    <w:szCs w:val="22"/>
                  </w:rPr>
                </w:rPrChange>
              </w:rPr>
              <w:t>3,89</w:t>
            </w:r>
          </w:p>
        </w:tc>
        <w:tc>
          <w:tcPr>
            <w:tcW w:w="0" w:type="auto"/>
            <w:tcBorders>
              <w:top w:val="nil"/>
              <w:left w:val="nil"/>
              <w:bottom w:val="single" w:sz="4" w:space="0" w:color="auto"/>
              <w:right w:val="single" w:sz="4" w:space="0" w:color="auto"/>
            </w:tcBorders>
            <w:shd w:val="clear" w:color="auto" w:fill="auto"/>
            <w:vAlign w:val="center"/>
            <w:hideMark/>
            <w:tcPrChange w:id="4481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D28B211" w14:textId="77777777" w:rsidR="00C523C9" w:rsidRPr="00B053AF" w:rsidRDefault="00C523C9">
            <w:pPr>
              <w:widowControl w:val="0"/>
              <w:spacing w:before="120" w:after="120"/>
              <w:jc w:val="both"/>
              <w:rPr>
                <w:i/>
                <w:iCs/>
                <w:color w:val="000000"/>
                <w:sz w:val="21"/>
                <w:szCs w:val="21"/>
                <w:rPrChange w:id="44814" w:author="James Vu" w:date="2024-04-18T23:48:00Z">
                  <w:rPr>
                    <w:i/>
                    <w:iCs/>
                    <w:color w:val="000000"/>
                    <w:sz w:val="22"/>
                    <w:szCs w:val="22"/>
                  </w:rPr>
                </w:rPrChange>
              </w:rPr>
              <w:pPrChange w:id="44815" w:author="James Vu" w:date="2024-04-18T22:33:00Z">
                <w:pPr>
                  <w:widowControl w:val="0"/>
                  <w:spacing w:before="120" w:after="120"/>
                  <w:jc w:val="center"/>
                </w:pPr>
              </w:pPrChange>
            </w:pPr>
            <w:r w:rsidRPr="00B053AF">
              <w:rPr>
                <w:i/>
                <w:iCs/>
                <w:color w:val="000000"/>
                <w:sz w:val="21"/>
                <w:szCs w:val="21"/>
                <w:rPrChange w:id="44816" w:author="James Vu" w:date="2024-04-18T23:48:00Z">
                  <w:rPr>
                    <w:i/>
                    <w:iCs/>
                    <w:color w:val="000000"/>
                    <w:sz w:val="22"/>
                    <w:szCs w:val="22"/>
                  </w:rPr>
                </w:rPrChange>
              </w:rPr>
              <w:t>4,20</w:t>
            </w:r>
          </w:p>
        </w:tc>
        <w:tc>
          <w:tcPr>
            <w:tcW w:w="0" w:type="auto"/>
            <w:tcBorders>
              <w:top w:val="nil"/>
              <w:left w:val="nil"/>
              <w:bottom w:val="single" w:sz="4" w:space="0" w:color="auto"/>
              <w:right w:val="single" w:sz="4" w:space="0" w:color="auto"/>
            </w:tcBorders>
            <w:shd w:val="clear" w:color="auto" w:fill="auto"/>
            <w:vAlign w:val="center"/>
            <w:hideMark/>
            <w:tcPrChange w:id="44817"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D4434E2" w14:textId="77777777" w:rsidR="00C523C9" w:rsidRPr="00B053AF" w:rsidRDefault="00C523C9">
            <w:pPr>
              <w:widowControl w:val="0"/>
              <w:spacing w:before="120" w:after="120"/>
              <w:jc w:val="both"/>
              <w:rPr>
                <w:i/>
                <w:iCs/>
                <w:color w:val="000000"/>
                <w:sz w:val="21"/>
                <w:szCs w:val="21"/>
                <w:rPrChange w:id="44818" w:author="James Vu" w:date="2024-04-18T23:48:00Z">
                  <w:rPr>
                    <w:i/>
                    <w:iCs/>
                    <w:color w:val="000000"/>
                    <w:sz w:val="22"/>
                    <w:szCs w:val="22"/>
                  </w:rPr>
                </w:rPrChange>
              </w:rPr>
              <w:pPrChange w:id="44819" w:author="James Vu" w:date="2024-04-18T22:33:00Z">
                <w:pPr>
                  <w:widowControl w:val="0"/>
                  <w:spacing w:before="120" w:after="120"/>
                  <w:jc w:val="center"/>
                </w:pPr>
              </w:pPrChange>
            </w:pPr>
            <w:r w:rsidRPr="00B053AF">
              <w:rPr>
                <w:i/>
                <w:iCs/>
                <w:color w:val="000000"/>
                <w:sz w:val="21"/>
                <w:szCs w:val="21"/>
                <w:rPrChange w:id="44820" w:author="James Vu" w:date="2024-04-18T23:48:00Z">
                  <w:rPr>
                    <w:i/>
                    <w:iCs/>
                    <w:color w:val="000000"/>
                    <w:sz w:val="22"/>
                    <w:szCs w:val="22"/>
                  </w:rPr>
                </w:rPrChange>
              </w:rPr>
              <w:t>4,51</w:t>
            </w:r>
          </w:p>
        </w:tc>
        <w:tc>
          <w:tcPr>
            <w:tcW w:w="0" w:type="auto"/>
            <w:tcBorders>
              <w:top w:val="nil"/>
              <w:left w:val="nil"/>
              <w:bottom w:val="single" w:sz="4" w:space="0" w:color="auto"/>
              <w:right w:val="single" w:sz="4" w:space="0" w:color="auto"/>
            </w:tcBorders>
            <w:shd w:val="clear" w:color="auto" w:fill="auto"/>
            <w:vAlign w:val="center"/>
            <w:hideMark/>
            <w:tcPrChange w:id="4482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CAD7B92" w14:textId="77777777" w:rsidR="00C523C9" w:rsidRPr="00B053AF" w:rsidRDefault="00C523C9">
            <w:pPr>
              <w:widowControl w:val="0"/>
              <w:spacing w:before="120" w:after="120"/>
              <w:jc w:val="both"/>
              <w:rPr>
                <w:i/>
                <w:iCs/>
                <w:color w:val="000000"/>
                <w:sz w:val="21"/>
                <w:szCs w:val="21"/>
                <w:rPrChange w:id="44822" w:author="James Vu" w:date="2024-04-18T23:48:00Z">
                  <w:rPr>
                    <w:i/>
                    <w:iCs/>
                    <w:color w:val="000000"/>
                    <w:sz w:val="22"/>
                    <w:szCs w:val="22"/>
                  </w:rPr>
                </w:rPrChange>
              </w:rPr>
              <w:pPrChange w:id="44823" w:author="James Vu" w:date="2024-04-18T22:33:00Z">
                <w:pPr>
                  <w:widowControl w:val="0"/>
                  <w:spacing w:before="120" w:after="120"/>
                </w:pPr>
              </w:pPrChange>
            </w:pPr>
            <w:r w:rsidRPr="00B053AF">
              <w:rPr>
                <w:i/>
                <w:iCs/>
                <w:color w:val="000000"/>
                <w:sz w:val="21"/>
                <w:szCs w:val="21"/>
                <w:rPrChange w:id="44824" w:author="James Vu" w:date="2024-04-18T23:48:00Z">
                  <w:rPr>
                    <w:i/>
                    <w:iCs/>
                    <w:color w:val="000000"/>
                    <w:sz w:val="22"/>
                    <w:szCs w:val="22"/>
                  </w:rPr>
                </w:rPrChange>
              </w:rPr>
              <w:t>Quyết định 129/QĐ-BTTTT ngày 03/02/2021 Ban hành hướng dẫn đơn giá nhân công trong quản lý đầu tư ứng dụng CNTT sử dụng nguồn vốn ngân sách nhà nước</w:t>
            </w:r>
          </w:p>
        </w:tc>
      </w:tr>
      <w:tr w:rsidR="00C523C9" w:rsidRPr="00B053AF" w14:paraId="74E3F9AD" w14:textId="77777777" w:rsidTr="00B053AF">
        <w:trPr>
          <w:trHeight w:val="278"/>
          <w:trPrChange w:id="44825" w:author="James Vu" w:date="2024-04-18T23:48:00Z">
            <w:trPr>
              <w:trHeight w:val="278"/>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4826"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D413955" w14:textId="77777777" w:rsidR="00C523C9" w:rsidRPr="00B053AF" w:rsidRDefault="00C523C9">
            <w:pPr>
              <w:widowControl w:val="0"/>
              <w:spacing w:before="120" w:after="120"/>
              <w:jc w:val="both"/>
              <w:rPr>
                <w:i/>
                <w:iCs/>
                <w:color w:val="000000"/>
                <w:sz w:val="21"/>
                <w:szCs w:val="21"/>
                <w:rPrChange w:id="44827" w:author="James Vu" w:date="2024-04-18T23:48:00Z">
                  <w:rPr>
                    <w:i/>
                    <w:iCs/>
                    <w:color w:val="000000"/>
                    <w:sz w:val="22"/>
                    <w:szCs w:val="22"/>
                  </w:rPr>
                </w:rPrChange>
              </w:rPr>
              <w:pPrChange w:id="44828" w:author="James Vu" w:date="2024-04-18T22:33:00Z">
                <w:pPr>
                  <w:widowControl w:val="0"/>
                  <w:spacing w:before="120" w:after="120"/>
                  <w:jc w:val="center"/>
                </w:pPr>
              </w:pPrChange>
            </w:pPr>
            <w:r w:rsidRPr="00B053AF">
              <w:rPr>
                <w:i/>
                <w:iCs/>
                <w:color w:val="000000"/>
                <w:sz w:val="21"/>
                <w:szCs w:val="21"/>
                <w:rPrChange w:id="44829" w:author="James Vu" w:date="2024-04-18T23:48:00Z">
                  <w:rPr>
                    <w:i/>
                    <w:iCs/>
                    <w:color w:val="000000"/>
                    <w:sz w:val="22"/>
                    <w:szCs w:val="22"/>
                  </w:rPr>
                </w:rPrChange>
              </w:rPr>
              <w:t> </w:t>
            </w:r>
          </w:p>
        </w:tc>
        <w:tc>
          <w:tcPr>
            <w:tcW w:w="0" w:type="auto"/>
            <w:tcBorders>
              <w:top w:val="nil"/>
              <w:left w:val="nil"/>
              <w:bottom w:val="single" w:sz="4" w:space="0" w:color="auto"/>
              <w:right w:val="single" w:sz="4" w:space="0" w:color="auto"/>
            </w:tcBorders>
            <w:shd w:val="clear" w:color="auto" w:fill="auto"/>
            <w:vAlign w:val="center"/>
            <w:hideMark/>
            <w:tcPrChange w:id="44830"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0A4137B7" w14:textId="77777777" w:rsidR="00C523C9" w:rsidRPr="00B053AF" w:rsidRDefault="00C523C9">
            <w:pPr>
              <w:widowControl w:val="0"/>
              <w:spacing w:before="120" w:after="120"/>
              <w:jc w:val="both"/>
              <w:rPr>
                <w:i/>
                <w:iCs/>
                <w:color w:val="000000"/>
                <w:sz w:val="21"/>
                <w:szCs w:val="21"/>
                <w:rPrChange w:id="44831" w:author="James Vu" w:date="2024-04-18T23:48:00Z">
                  <w:rPr>
                    <w:i/>
                    <w:iCs/>
                    <w:color w:val="000000"/>
                    <w:sz w:val="22"/>
                    <w:szCs w:val="22"/>
                  </w:rPr>
                </w:rPrChange>
              </w:rPr>
              <w:pPrChange w:id="44832" w:author="James Vu" w:date="2024-04-18T22:33:00Z">
                <w:pPr>
                  <w:widowControl w:val="0"/>
                  <w:spacing w:before="120" w:after="120"/>
                </w:pPr>
              </w:pPrChange>
            </w:pPr>
            <w:r w:rsidRPr="00B053AF">
              <w:rPr>
                <w:i/>
                <w:iCs/>
                <w:color w:val="000000"/>
                <w:sz w:val="21"/>
                <w:szCs w:val="21"/>
                <w:rPrChange w:id="44833" w:author="James Vu" w:date="2024-04-18T23:48:00Z">
                  <w:rPr>
                    <w:i/>
                    <w:iCs/>
                    <w:color w:val="000000"/>
                    <w:sz w:val="22"/>
                    <w:szCs w:val="22"/>
                  </w:rPr>
                </w:rPrChange>
              </w:rPr>
              <w:t>Mức lương cơ sở</w:t>
            </w:r>
          </w:p>
        </w:tc>
        <w:tc>
          <w:tcPr>
            <w:tcW w:w="0" w:type="auto"/>
            <w:tcBorders>
              <w:top w:val="nil"/>
              <w:left w:val="nil"/>
              <w:bottom w:val="single" w:sz="4" w:space="0" w:color="auto"/>
              <w:right w:val="single" w:sz="4" w:space="0" w:color="auto"/>
            </w:tcBorders>
            <w:shd w:val="clear" w:color="auto" w:fill="auto"/>
            <w:vAlign w:val="center"/>
            <w:hideMark/>
            <w:tcPrChange w:id="44834"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0303260D" w14:textId="77777777" w:rsidR="00C523C9" w:rsidRPr="00B053AF" w:rsidRDefault="00C523C9">
            <w:pPr>
              <w:widowControl w:val="0"/>
              <w:spacing w:before="120" w:after="120"/>
              <w:jc w:val="both"/>
              <w:rPr>
                <w:i/>
                <w:iCs/>
                <w:color w:val="000000"/>
                <w:sz w:val="21"/>
                <w:szCs w:val="21"/>
                <w:rPrChange w:id="44835" w:author="James Vu" w:date="2024-04-18T23:48:00Z">
                  <w:rPr>
                    <w:i/>
                    <w:iCs/>
                    <w:color w:val="000000"/>
                    <w:sz w:val="22"/>
                    <w:szCs w:val="22"/>
                  </w:rPr>
                </w:rPrChange>
              </w:rPr>
              <w:pPrChange w:id="44836" w:author="James Vu" w:date="2024-04-18T22:33:00Z">
                <w:pPr>
                  <w:widowControl w:val="0"/>
                  <w:spacing w:before="120" w:after="120"/>
                  <w:jc w:val="center"/>
                </w:pPr>
              </w:pPrChange>
            </w:pPr>
            <w:r w:rsidRPr="00B053AF">
              <w:rPr>
                <w:i/>
                <w:iCs/>
                <w:color w:val="000000"/>
                <w:sz w:val="21"/>
                <w:szCs w:val="21"/>
                <w:rPrChange w:id="44837" w:author="James Vu" w:date="2024-04-18T23:48:00Z">
                  <w:rPr>
                    <w:i/>
                    <w:iCs/>
                    <w:color w:val="000000"/>
                    <w:sz w:val="22"/>
                    <w:szCs w:val="22"/>
                  </w:rPr>
                </w:rPrChange>
              </w:rPr>
              <w:t>MLcs</w:t>
            </w:r>
          </w:p>
        </w:tc>
        <w:tc>
          <w:tcPr>
            <w:tcW w:w="0" w:type="auto"/>
            <w:tcBorders>
              <w:top w:val="nil"/>
              <w:left w:val="nil"/>
              <w:bottom w:val="single" w:sz="4" w:space="0" w:color="auto"/>
              <w:right w:val="single" w:sz="4" w:space="0" w:color="auto"/>
            </w:tcBorders>
            <w:shd w:val="clear" w:color="auto" w:fill="auto"/>
            <w:vAlign w:val="center"/>
            <w:hideMark/>
            <w:tcPrChange w:id="44838"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2AD7678A" w14:textId="06D3A793" w:rsidR="00C523C9" w:rsidRPr="00B053AF" w:rsidRDefault="00C523C9">
            <w:pPr>
              <w:widowControl w:val="0"/>
              <w:spacing w:before="120" w:after="120"/>
              <w:jc w:val="both"/>
              <w:rPr>
                <w:i/>
                <w:iCs/>
                <w:color w:val="000000"/>
                <w:sz w:val="21"/>
                <w:szCs w:val="21"/>
                <w:rPrChange w:id="44839" w:author="James Vu" w:date="2024-04-18T23:48:00Z">
                  <w:rPr>
                    <w:i/>
                    <w:iCs/>
                    <w:color w:val="000000"/>
                    <w:sz w:val="22"/>
                    <w:szCs w:val="22"/>
                  </w:rPr>
                </w:rPrChange>
              </w:rPr>
              <w:pPrChange w:id="44840" w:author="James Vu" w:date="2024-04-18T22:33:00Z">
                <w:pPr>
                  <w:widowControl w:val="0"/>
                  <w:spacing w:before="120" w:after="120"/>
                  <w:jc w:val="center"/>
                </w:pPr>
              </w:pPrChange>
            </w:pPr>
            <w:r w:rsidRPr="00B053AF">
              <w:rPr>
                <w:i/>
                <w:iCs/>
                <w:color w:val="000000"/>
                <w:sz w:val="21"/>
                <w:szCs w:val="21"/>
                <w:rPrChange w:id="44841" w:author="James Vu" w:date="2024-04-18T23:48:00Z">
                  <w:rPr>
                    <w:i/>
                    <w:iCs/>
                    <w:color w:val="000000"/>
                    <w:sz w:val="22"/>
                    <w:szCs w:val="22"/>
                  </w:rPr>
                </w:rPrChange>
              </w:rPr>
              <w:t>1.800.000</w:t>
            </w:r>
          </w:p>
        </w:tc>
        <w:tc>
          <w:tcPr>
            <w:tcW w:w="0" w:type="auto"/>
            <w:tcBorders>
              <w:top w:val="nil"/>
              <w:left w:val="nil"/>
              <w:bottom w:val="single" w:sz="4" w:space="0" w:color="auto"/>
              <w:right w:val="single" w:sz="4" w:space="0" w:color="auto"/>
            </w:tcBorders>
            <w:shd w:val="clear" w:color="auto" w:fill="auto"/>
            <w:vAlign w:val="center"/>
            <w:hideMark/>
            <w:tcPrChange w:id="4484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4ABD00F" w14:textId="535D5761" w:rsidR="00C523C9" w:rsidRPr="00B053AF" w:rsidRDefault="00C523C9">
            <w:pPr>
              <w:widowControl w:val="0"/>
              <w:spacing w:before="120" w:after="120"/>
              <w:jc w:val="both"/>
              <w:rPr>
                <w:i/>
                <w:iCs/>
                <w:color w:val="000000"/>
                <w:sz w:val="21"/>
                <w:szCs w:val="21"/>
                <w:rPrChange w:id="44843" w:author="James Vu" w:date="2024-04-18T23:48:00Z">
                  <w:rPr>
                    <w:i/>
                    <w:iCs/>
                    <w:color w:val="000000"/>
                    <w:sz w:val="22"/>
                    <w:szCs w:val="22"/>
                  </w:rPr>
                </w:rPrChange>
              </w:rPr>
              <w:pPrChange w:id="44844" w:author="James Vu" w:date="2024-04-18T22:33:00Z">
                <w:pPr>
                  <w:widowControl w:val="0"/>
                  <w:spacing w:before="120" w:after="120"/>
                  <w:jc w:val="center"/>
                </w:pPr>
              </w:pPrChange>
            </w:pPr>
            <w:r w:rsidRPr="00B053AF">
              <w:rPr>
                <w:i/>
                <w:iCs/>
                <w:color w:val="000000"/>
                <w:sz w:val="21"/>
                <w:szCs w:val="21"/>
                <w:rPrChange w:id="44845" w:author="James Vu" w:date="2024-04-18T23:48:00Z">
                  <w:rPr>
                    <w:i/>
                    <w:iCs/>
                    <w:color w:val="000000"/>
                    <w:sz w:val="22"/>
                    <w:szCs w:val="22"/>
                  </w:rPr>
                </w:rPrChange>
              </w:rPr>
              <w:t>1.800.000</w:t>
            </w:r>
          </w:p>
        </w:tc>
        <w:tc>
          <w:tcPr>
            <w:tcW w:w="0" w:type="auto"/>
            <w:tcBorders>
              <w:top w:val="nil"/>
              <w:left w:val="nil"/>
              <w:bottom w:val="single" w:sz="4" w:space="0" w:color="auto"/>
              <w:right w:val="single" w:sz="4" w:space="0" w:color="auto"/>
            </w:tcBorders>
            <w:shd w:val="clear" w:color="auto" w:fill="auto"/>
            <w:vAlign w:val="center"/>
            <w:hideMark/>
            <w:tcPrChange w:id="44846"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E599F65" w14:textId="4B83DF0A" w:rsidR="00C523C9" w:rsidRPr="00B053AF" w:rsidRDefault="00C523C9">
            <w:pPr>
              <w:widowControl w:val="0"/>
              <w:spacing w:before="120" w:after="120"/>
              <w:jc w:val="both"/>
              <w:rPr>
                <w:i/>
                <w:iCs/>
                <w:color w:val="000000"/>
                <w:sz w:val="21"/>
                <w:szCs w:val="21"/>
                <w:rPrChange w:id="44847" w:author="James Vu" w:date="2024-04-18T23:48:00Z">
                  <w:rPr>
                    <w:i/>
                    <w:iCs/>
                    <w:color w:val="000000"/>
                    <w:sz w:val="22"/>
                    <w:szCs w:val="22"/>
                  </w:rPr>
                </w:rPrChange>
              </w:rPr>
              <w:pPrChange w:id="44848" w:author="James Vu" w:date="2024-04-18T22:33:00Z">
                <w:pPr>
                  <w:widowControl w:val="0"/>
                  <w:spacing w:before="120" w:after="120"/>
                  <w:jc w:val="center"/>
                </w:pPr>
              </w:pPrChange>
            </w:pPr>
            <w:r w:rsidRPr="00B053AF">
              <w:rPr>
                <w:i/>
                <w:iCs/>
                <w:color w:val="000000"/>
                <w:sz w:val="21"/>
                <w:szCs w:val="21"/>
                <w:rPrChange w:id="44849" w:author="James Vu" w:date="2024-04-18T23:48:00Z">
                  <w:rPr>
                    <w:i/>
                    <w:iCs/>
                    <w:color w:val="000000"/>
                    <w:sz w:val="22"/>
                    <w:szCs w:val="22"/>
                  </w:rPr>
                </w:rPrChange>
              </w:rPr>
              <w:t>1.800.000</w:t>
            </w:r>
          </w:p>
        </w:tc>
        <w:tc>
          <w:tcPr>
            <w:tcW w:w="0" w:type="auto"/>
            <w:tcBorders>
              <w:top w:val="nil"/>
              <w:left w:val="nil"/>
              <w:bottom w:val="single" w:sz="4" w:space="0" w:color="auto"/>
              <w:right w:val="single" w:sz="4" w:space="0" w:color="auto"/>
            </w:tcBorders>
            <w:shd w:val="clear" w:color="auto" w:fill="auto"/>
            <w:vAlign w:val="center"/>
            <w:hideMark/>
            <w:tcPrChange w:id="4485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F44DE9F" w14:textId="17A44089" w:rsidR="00C523C9" w:rsidRPr="00B053AF" w:rsidRDefault="00C523C9">
            <w:pPr>
              <w:widowControl w:val="0"/>
              <w:spacing w:before="120" w:after="120"/>
              <w:jc w:val="both"/>
              <w:rPr>
                <w:i/>
                <w:iCs/>
                <w:color w:val="000000"/>
                <w:sz w:val="21"/>
                <w:szCs w:val="21"/>
                <w:rPrChange w:id="44851" w:author="James Vu" w:date="2024-04-18T23:48:00Z">
                  <w:rPr>
                    <w:i/>
                    <w:iCs/>
                    <w:color w:val="000000"/>
                    <w:sz w:val="22"/>
                    <w:szCs w:val="22"/>
                  </w:rPr>
                </w:rPrChange>
              </w:rPr>
              <w:pPrChange w:id="44852" w:author="James Vu" w:date="2024-04-18T22:33:00Z">
                <w:pPr>
                  <w:widowControl w:val="0"/>
                  <w:spacing w:before="120" w:after="120"/>
                  <w:jc w:val="center"/>
                </w:pPr>
              </w:pPrChange>
            </w:pPr>
            <w:r w:rsidRPr="00B053AF">
              <w:rPr>
                <w:i/>
                <w:iCs/>
                <w:color w:val="000000"/>
                <w:sz w:val="21"/>
                <w:szCs w:val="21"/>
                <w:rPrChange w:id="44853" w:author="James Vu" w:date="2024-04-18T23:48:00Z">
                  <w:rPr>
                    <w:i/>
                    <w:iCs/>
                    <w:color w:val="000000"/>
                    <w:sz w:val="22"/>
                    <w:szCs w:val="22"/>
                  </w:rPr>
                </w:rPrChange>
              </w:rPr>
              <w:t>1.800.000</w:t>
            </w:r>
          </w:p>
        </w:tc>
        <w:tc>
          <w:tcPr>
            <w:tcW w:w="0" w:type="auto"/>
            <w:tcBorders>
              <w:top w:val="nil"/>
              <w:left w:val="nil"/>
              <w:bottom w:val="single" w:sz="4" w:space="0" w:color="auto"/>
              <w:right w:val="single" w:sz="4" w:space="0" w:color="auto"/>
            </w:tcBorders>
            <w:shd w:val="clear" w:color="auto" w:fill="auto"/>
            <w:vAlign w:val="center"/>
            <w:hideMark/>
            <w:tcPrChange w:id="44854"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01D8090" w14:textId="7C62608A" w:rsidR="00C523C9" w:rsidRPr="00B053AF" w:rsidRDefault="00C523C9">
            <w:pPr>
              <w:widowControl w:val="0"/>
              <w:spacing w:before="120" w:after="120"/>
              <w:jc w:val="both"/>
              <w:rPr>
                <w:i/>
                <w:iCs/>
                <w:color w:val="000000"/>
                <w:sz w:val="21"/>
                <w:szCs w:val="21"/>
                <w:rPrChange w:id="44855" w:author="James Vu" w:date="2024-04-18T23:48:00Z">
                  <w:rPr>
                    <w:i/>
                    <w:iCs/>
                    <w:color w:val="000000"/>
                    <w:sz w:val="22"/>
                    <w:szCs w:val="22"/>
                  </w:rPr>
                </w:rPrChange>
              </w:rPr>
              <w:pPrChange w:id="44856" w:author="James Vu" w:date="2024-04-18T22:33:00Z">
                <w:pPr>
                  <w:widowControl w:val="0"/>
                  <w:spacing w:before="120" w:after="120"/>
                  <w:jc w:val="center"/>
                </w:pPr>
              </w:pPrChange>
            </w:pPr>
            <w:r w:rsidRPr="00B053AF">
              <w:rPr>
                <w:i/>
                <w:iCs/>
                <w:color w:val="000000"/>
                <w:sz w:val="21"/>
                <w:szCs w:val="21"/>
                <w:rPrChange w:id="44857" w:author="James Vu" w:date="2024-04-18T23:48:00Z">
                  <w:rPr>
                    <w:i/>
                    <w:iCs/>
                    <w:color w:val="000000"/>
                    <w:sz w:val="22"/>
                    <w:szCs w:val="22"/>
                  </w:rPr>
                </w:rPrChange>
              </w:rPr>
              <w:t>1.800.000</w:t>
            </w:r>
          </w:p>
        </w:tc>
        <w:tc>
          <w:tcPr>
            <w:tcW w:w="0" w:type="auto"/>
            <w:tcBorders>
              <w:top w:val="nil"/>
              <w:left w:val="nil"/>
              <w:bottom w:val="single" w:sz="4" w:space="0" w:color="auto"/>
              <w:right w:val="single" w:sz="4" w:space="0" w:color="auto"/>
            </w:tcBorders>
            <w:shd w:val="clear" w:color="auto" w:fill="auto"/>
            <w:vAlign w:val="center"/>
            <w:hideMark/>
            <w:tcPrChange w:id="44858"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6D9BF18" w14:textId="61DC98AD" w:rsidR="00C523C9" w:rsidRPr="00B053AF" w:rsidRDefault="00C523C9">
            <w:pPr>
              <w:widowControl w:val="0"/>
              <w:spacing w:before="120" w:after="120"/>
              <w:jc w:val="both"/>
              <w:rPr>
                <w:i/>
                <w:iCs/>
                <w:color w:val="000000"/>
                <w:sz w:val="21"/>
                <w:szCs w:val="21"/>
                <w:rPrChange w:id="44859" w:author="James Vu" w:date="2024-04-18T23:48:00Z">
                  <w:rPr>
                    <w:i/>
                    <w:iCs/>
                    <w:color w:val="000000"/>
                    <w:sz w:val="22"/>
                    <w:szCs w:val="22"/>
                  </w:rPr>
                </w:rPrChange>
              </w:rPr>
              <w:pPrChange w:id="44860" w:author="James Vu" w:date="2024-04-18T22:33:00Z">
                <w:pPr>
                  <w:widowControl w:val="0"/>
                  <w:spacing w:before="120" w:after="120"/>
                  <w:jc w:val="center"/>
                </w:pPr>
              </w:pPrChange>
            </w:pPr>
            <w:r w:rsidRPr="00B053AF">
              <w:rPr>
                <w:i/>
                <w:iCs/>
                <w:color w:val="000000"/>
                <w:sz w:val="21"/>
                <w:szCs w:val="21"/>
                <w:rPrChange w:id="44861" w:author="James Vu" w:date="2024-04-18T23:48:00Z">
                  <w:rPr>
                    <w:i/>
                    <w:iCs/>
                    <w:color w:val="000000"/>
                    <w:sz w:val="22"/>
                    <w:szCs w:val="22"/>
                  </w:rPr>
                </w:rPrChange>
              </w:rPr>
              <w:t>1.800.000</w:t>
            </w:r>
          </w:p>
        </w:tc>
        <w:tc>
          <w:tcPr>
            <w:tcW w:w="0" w:type="auto"/>
            <w:tcBorders>
              <w:top w:val="nil"/>
              <w:left w:val="nil"/>
              <w:bottom w:val="single" w:sz="4" w:space="0" w:color="auto"/>
              <w:right w:val="single" w:sz="4" w:space="0" w:color="auto"/>
            </w:tcBorders>
            <w:shd w:val="clear" w:color="auto" w:fill="auto"/>
            <w:vAlign w:val="center"/>
            <w:hideMark/>
            <w:tcPrChange w:id="4486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A84F10E" w14:textId="58E35FDE" w:rsidR="00C523C9" w:rsidRPr="00B053AF" w:rsidRDefault="00C523C9">
            <w:pPr>
              <w:widowControl w:val="0"/>
              <w:spacing w:before="120" w:after="120"/>
              <w:jc w:val="both"/>
              <w:rPr>
                <w:i/>
                <w:iCs/>
                <w:color w:val="000000"/>
                <w:sz w:val="21"/>
                <w:szCs w:val="21"/>
                <w:rPrChange w:id="44863" w:author="James Vu" w:date="2024-04-18T23:48:00Z">
                  <w:rPr>
                    <w:i/>
                    <w:iCs/>
                    <w:color w:val="000000"/>
                    <w:sz w:val="22"/>
                    <w:szCs w:val="22"/>
                  </w:rPr>
                </w:rPrChange>
              </w:rPr>
              <w:pPrChange w:id="44864" w:author="James Vu" w:date="2024-04-18T22:33:00Z">
                <w:pPr>
                  <w:widowControl w:val="0"/>
                  <w:spacing w:before="120" w:after="120"/>
                  <w:jc w:val="center"/>
                </w:pPr>
              </w:pPrChange>
            </w:pPr>
            <w:r w:rsidRPr="00B053AF">
              <w:rPr>
                <w:i/>
                <w:iCs/>
                <w:color w:val="000000"/>
                <w:sz w:val="21"/>
                <w:szCs w:val="21"/>
                <w:rPrChange w:id="44865" w:author="James Vu" w:date="2024-04-18T23:48:00Z">
                  <w:rPr>
                    <w:i/>
                    <w:iCs/>
                    <w:color w:val="000000"/>
                    <w:sz w:val="22"/>
                    <w:szCs w:val="22"/>
                  </w:rPr>
                </w:rPrChange>
              </w:rPr>
              <w:t>1.800.000</w:t>
            </w:r>
          </w:p>
        </w:tc>
        <w:tc>
          <w:tcPr>
            <w:tcW w:w="0" w:type="auto"/>
            <w:tcBorders>
              <w:top w:val="nil"/>
              <w:left w:val="nil"/>
              <w:bottom w:val="single" w:sz="4" w:space="0" w:color="auto"/>
              <w:right w:val="single" w:sz="4" w:space="0" w:color="auto"/>
            </w:tcBorders>
            <w:shd w:val="clear" w:color="auto" w:fill="auto"/>
            <w:vAlign w:val="center"/>
            <w:hideMark/>
            <w:tcPrChange w:id="44866"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9209128" w14:textId="5FF3BC6E" w:rsidR="00C523C9" w:rsidRPr="00B053AF" w:rsidRDefault="00C523C9">
            <w:pPr>
              <w:widowControl w:val="0"/>
              <w:spacing w:before="120" w:after="120"/>
              <w:jc w:val="both"/>
              <w:rPr>
                <w:i/>
                <w:iCs/>
                <w:color w:val="000000"/>
                <w:sz w:val="21"/>
                <w:szCs w:val="21"/>
                <w:rPrChange w:id="44867" w:author="James Vu" w:date="2024-04-18T23:48:00Z">
                  <w:rPr>
                    <w:i/>
                    <w:iCs/>
                    <w:color w:val="000000"/>
                    <w:sz w:val="22"/>
                    <w:szCs w:val="22"/>
                  </w:rPr>
                </w:rPrChange>
              </w:rPr>
              <w:pPrChange w:id="44868" w:author="James Vu" w:date="2024-04-18T22:33:00Z">
                <w:pPr>
                  <w:widowControl w:val="0"/>
                  <w:spacing w:before="120" w:after="120"/>
                  <w:jc w:val="center"/>
                </w:pPr>
              </w:pPrChange>
            </w:pPr>
            <w:r w:rsidRPr="00B053AF">
              <w:rPr>
                <w:i/>
                <w:iCs/>
                <w:color w:val="000000"/>
                <w:sz w:val="21"/>
                <w:szCs w:val="21"/>
                <w:rPrChange w:id="44869" w:author="James Vu" w:date="2024-04-18T23:48:00Z">
                  <w:rPr>
                    <w:i/>
                    <w:iCs/>
                    <w:color w:val="000000"/>
                    <w:sz w:val="22"/>
                    <w:szCs w:val="22"/>
                  </w:rPr>
                </w:rPrChange>
              </w:rPr>
              <w:t>1.800.000</w:t>
            </w:r>
          </w:p>
        </w:tc>
        <w:tc>
          <w:tcPr>
            <w:tcW w:w="0" w:type="auto"/>
            <w:tcBorders>
              <w:top w:val="nil"/>
              <w:left w:val="nil"/>
              <w:bottom w:val="single" w:sz="4" w:space="0" w:color="auto"/>
              <w:right w:val="single" w:sz="4" w:space="0" w:color="auto"/>
            </w:tcBorders>
            <w:shd w:val="clear" w:color="auto" w:fill="auto"/>
            <w:vAlign w:val="center"/>
            <w:hideMark/>
            <w:tcPrChange w:id="4487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16D9B19" w14:textId="77777777" w:rsidR="00C523C9" w:rsidRPr="00B053AF" w:rsidRDefault="00C523C9">
            <w:pPr>
              <w:widowControl w:val="0"/>
              <w:spacing w:before="120" w:after="120"/>
              <w:jc w:val="both"/>
              <w:rPr>
                <w:i/>
                <w:iCs/>
                <w:color w:val="000000"/>
                <w:sz w:val="21"/>
                <w:szCs w:val="21"/>
                <w:rPrChange w:id="44871" w:author="James Vu" w:date="2024-04-18T23:48:00Z">
                  <w:rPr>
                    <w:i/>
                    <w:iCs/>
                    <w:color w:val="000000"/>
                    <w:sz w:val="22"/>
                    <w:szCs w:val="22"/>
                  </w:rPr>
                </w:rPrChange>
              </w:rPr>
              <w:pPrChange w:id="44872" w:author="James Vu" w:date="2024-04-18T22:33:00Z">
                <w:pPr>
                  <w:widowControl w:val="0"/>
                  <w:spacing w:before="120" w:after="120"/>
                </w:pPr>
              </w:pPrChange>
            </w:pPr>
            <w:r w:rsidRPr="00B053AF">
              <w:rPr>
                <w:i/>
                <w:iCs/>
                <w:color w:val="000000"/>
                <w:sz w:val="21"/>
                <w:szCs w:val="21"/>
                <w:rPrChange w:id="44873" w:author="James Vu" w:date="2024-04-18T23:48:00Z">
                  <w:rPr>
                    <w:i/>
                    <w:iCs/>
                    <w:color w:val="000000"/>
                    <w:sz w:val="22"/>
                    <w:szCs w:val="22"/>
                  </w:rPr>
                </w:rPrChange>
              </w:rPr>
              <w:t>Nghị định 24/2023/NĐ-CP ngày 14/05/2023</w:t>
            </w:r>
          </w:p>
        </w:tc>
      </w:tr>
      <w:tr w:rsidR="00C523C9" w:rsidRPr="00B053AF" w14:paraId="495E12FD" w14:textId="77777777" w:rsidTr="00B053AF">
        <w:trPr>
          <w:trHeight w:val="555"/>
          <w:trPrChange w:id="44874" w:author="James Vu" w:date="2024-04-18T23:48:00Z">
            <w:trPr>
              <w:trHeight w:val="555"/>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4875"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8EE5BC1" w14:textId="77777777" w:rsidR="00C523C9" w:rsidRPr="00B053AF" w:rsidRDefault="00C523C9">
            <w:pPr>
              <w:widowControl w:val="0"/>
              <w:spacing w:before="120" w:after="120"/>
              <w:jc w:val="both"/>
              <w:rPr>
                <w:i/>
                <w:iCs/>
                <w:color w:val="000000"/>
                <w:sz w:val="21"/>
                <w:szCs w:val="21"/>
                <w:rPrChange w:id="44876" w:author="James Vu" w:date="2024-04-18T23:48:00Z">
                  <w:rPr>
                    <w:i/>
                    <w:iCs/>
                    <w:color w:val="000000"/>
                    <w:sz w:val="22"/>
                    <w:szCs w:val="22"/>
                  </w:rPr>
                </w:rPrChange>
              </w:rPr>
              <w:pPrChange w:id="44877" w:author="James Vu" w:date="2024-04-18T22:33:00Z">
                <w:pPr>
                  <w:widowControl w:val="0"/>
                  <w:spacing w:before="120" w:after="120"/>
                  <w:jc w:val="center"/>
                </w:pPr>
              </w:pPrChange>
            </w:pPr>
            <w:r w:rsidRPr="00B053AF">
              <w:rPr>
                <w:i/>
                <w:iCs/>
                <w:color w:val="000000"/>
                <w:sz w:val="21"/>
                <w:szCs w:val="21"/>
                <w:rPrChange w:id="44878" w:author="James Vu" w:date="2024-04-18T23:48:00Z">
                  <w:rPr>
                    <w:i/>
                    <w:iCs/>
                    <w:color w:val="000000"/>
                    <w:sz w:val="22"/>
                    <w:szCs w:val="22"/>
                  </w:rPr>
                </w:rPrChange>
              </w:rPr>
              <w:t> </w:t>
            </w:r>
          </w:p>
        </w:tc>
        <w:tc>
          <w:tcPr>
            <w:tcW w:w="0" w:type="auto"/>
            <w:tcBorders>
              <w:top w:val="nil"/>
              <w:left w:val="nil"/>
              <w:bottom w:val="single" w:sz="4" w:space="0" w:color="auto"/>
              <w:right w:val="single" w:sz="4" w:space="0" w:color="auto"/>
            </w:tcBorders>
            <w:shd w:val="clear" w:color="auto" w:fill="auto"/>
            <w:vAlign w:val="center"/>
            <w:hideMark/>
            <w:tcPrChange w:id="44879"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1B42E956" w14:textId="77777777" w:rsidR="00C523C9" w:rsidRPr="00B053AF" w:rsidRDefault="00C523C9">
            <w:pPr>
              <w:widowControl w:val="0"/>
              <w:spacing w:before="120" w:after="120"/>
              <w:jc w:val="both"/>
              <w:rPr>
                <w:i/>
                <w:iCs/>
                <w:color w:val="000000"/>
                <w:sz w:val="21"/>
                <w:szCs w:val="21"/>
                <w:rPrChange w:id="44880" w:author="James Vu" w:date="2024-04-18T23:48:00Z">
                  <w:rPr>
                    <w:i/>
                    <w:iCs/>
                    <w:color w:val="000000"/>
                    <w:sz w:val="22"/>
                    <w:szCs w:val="22"/>
                  </w:rPr>
                </w:rPrChange>
              </w:rPr>
              <w:pPrChange w:id="44881" w:author="James Vu" w:date="2024-04-18T22:33:00Z">
                <w:pPr>
                  <w:widowControl w:val="0"/>
                  <w:spacing w:before="120" w:after="120"/>
                </w:pPr>
              </w:pPrChange>
            </w:pPr>
            <w:r w:rsidRPr="00B053AF">
              <w:rPr>
                <w:i/>
                <w:iCs/>
                <w:color w:val="000000"/>
                <w:sz w:val="21"/>
                <w:szCs w:val="21"/>
                <w:rPrChange w:id="44882" w:author="James Vu" w:date="2024-04-18T23:48:00Z">
                  <w:rPr>
                    <w:i/>
                    <w:iCs/>
                    <w:color w:val="000000"/>
                    <w:sz w:val="22"/>
                    <w:szCs w:val="22"/>
                  </w:rPr>
                </w:rPrChange>
              </w:rPr>
              <w:t>Hệ số điều chỉnh tăng thêm tiền lương</w:t>
            </w:r>
          </w:p>
        </w:tc>
        <w:tc>
          <w:tcPr>
            <w:tcW w:w="0" w:type="auto"/>
            <w:tcBorders>
              <w:top w:val="nil"/>
              <w:left w:val="nil"/>
              <w:bottom w:val="single" w:sz="4" w:space="0" w:color="auto"/>
              <w:right w:val="single" w:sz="4" w:space="0" w:color="auto"/>
            </w:tcBorders>
            <w:shd w:val="clear" w:color="auto" w:fill="auto"/>
            <w:vAlign w:val="center"/>
            <w:hideMark/>
            <w:tcPrChange w:id="44883"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70FE4322" w14:textId="77777777" w:rsidR="00C523C9" w:rsidRPr="00B053AF" w:rsidRDefault="00C523C9">
            <w:pPr>
              <w:widowControl w:val="0"/>
              <w:spacing w:before="120" w:after="120"/>
              <w:jc w:val="both"/>
              <w:rPr>
                <w:i/>
                <w:iCs/>
                <w:color w:val="000000"/>
                <w:sz w:val="21"/>
                <w:szCs w:val="21"/>
                <w:rPrChange w:id="44884" w:author="James Vu" w:date="2024-04-18T23:48:00Z">
                  <w:rPr>
                    <w:i/>
                    <w:iCs/>
                    <w:color w:val="000000"/>
                    <w:sz w:val="22"/>
                    <w:szCs w:val="22"/>
                  </w:rPr>
                </w:rPrChange>
              </w:rPr>
              <w:pPrChange w:id="44885" w:author="James Vu" w:date="2024-04-18T22:33:00Z">
                <w:pPr>
                  <w:widowControl w:val="0"/>
                  <w:spacing w:before="120" w:after="120"/>
                  <w:jc w:val="center"/>
                </w:pPr>
              </w:pPrChange>
            </w:pPr>
            <w:r w:rsidRPr="00B053AF">
              <w:rPr>
                <w:i/>
                <w:iCs/>
                <w:color w:val="000000"/>
                <w:sz w:val="21"/>
                <w:szCs w:val="21"/>
                <w:rPrChange w:id="44886" w:author="James Vu" w:date="2024-04-18T23:48:00Z">
                  <w:rPr>
                    <w:i/>
                    <w:iCs/>
                    <w:color w:val="000000"/>
                    <w:sz w:val="22"/>
                    <w:szCs w:val="22"/>
                  </w:rPr>
                </w:rPrChange>
              </w:rPr>
              <w:t>H</w:t>
            </w:r>
            <w:r w:rsidRPr="00B053AF">
              <w:rPr>
                <w:i/>
                <w:iCs/>
                <w:color w:val="000000"/>
                <w:sz w:val="21"/>
                <w:szCs w:val="21"/>
                <w:vertAlign w:val="subscript"/>
                <w:rPrChange w:id="44887" w:author="James Vu" w:date="2024-04-18T23:48:00Z">
                  <w:rPr>
                    <w:i/>
                    <w:iCs/>
                    <w:color w:val="000000"/>
                    <w:sz w:val="22"/>
                    <w:szCs w:val="22"/>
                    <w:vertAlign w:val="subscript"/>
                  </w:rPr>
                </w:rPrChange>
              </w:rPr>
              <w:t>ĐC</w:t>
            </w:r>
          </w:p>
        </w:tc>
        <w:tc>
          <w:tcPr>
            <w:tcW w:w="0" w:type="auto"/>
            <w:tcBorders>
              <w:top w:val="nil"/>
              <w:left w:val="nil"/>
              <w:bottom w:val="single" w:sz="4" w:space="0" w:color="auto"/>
              <w:right w:val="single" w:sz="4" w:space="0" w:color="auto"/>
            </w:tcBorders>
            <w:shd w:val="clear" w:color="auto" w:fill="auto"/>
            <w:vAlign w:val="center"/>
            <w:hideMark/>
            <w:tcPrChange w:id="44888"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656266B6" w14:textId="77777777" w:rsidR="00C523C9" w:rsidRPr="00B053AF" w:rsidRDefault="00C523C9">
            <w:pPr>
              <w:widowControl w:val="0"/>
              <w:spacing w:before="120" w:after="120"/>
              <w:jc w:val="both"/>
              <w:rPr>
                <w:i/>
                <w:iCs/>
                <w:color w:val="000000"/>
                <w:sz w:val="21"/>
                <w:szCs w:val="21"/>
                <w:rPrChange w:id="44889" w:author="James Vu" w:date="2024-04-18T23:48:00Z">
                  <w:rPr>
                    <w:i/>
                    <w:iCs/>
                    <w:color w:val="000000"/>
                    <w:sz w:val="22"/>
                    <w:szCs w:val="22"/>
                  </w:rPr>
                </w:rPrChange>
              </w:rPr>
              <w:pPrChange w:id="44890" w:author="James Vu" w:date="2024-04-18T22:33:00Z">
                <w:pPr>
                  <w:widowControl w:val="0"/>
                  <w:spacing w:before="120" w:after="120"/>
                  <w:jc w:val="center"/>
                </w:pPr>
              </w:pPrChange>
            </w:pPr>
            <w:r w:rsidRPr="00B053AF">
              <w:rPr>
                <w:i/>
                <w:iCs/>
                <w:color w:val="000000"/>
                <w:sz w:val="21"/>
                <w:szCs w:val="21"/>
                <w:rPrChange w:id="44891" w:author="James Vu" w:date="2024-04-18T23:48:00Z">
                  <w:rPr>
                    <w:i/>
                    <w:iCs/>
                    <w:color w:val="000000"/>
                    <w:sz w:val="22"/>
                    <w:szCs w:val="22"/>
                  </w:rPr>
                </w:rPrChange>
              </w:rPr>
              <w:t>0,9</w:t>
            </w:r>
          </w:p>
        </w:tc>
        <w:tc>
          <w:tcPr>
            <w:tcW w:w="0" w:type="auto"/>
            <w:tcBorders>
              <w:top w:val="nil"/>
              <w:left w:val="nil"/>
              <w:bottom w:val="single" w:sz="4" w:space="0" w:color="auto"/>
              <w:right w:val="single" w:sz="4" w:space="0" w:color="auto"/>
            </w:tcBorders>
            <w:shd w:val="clear" w:color="auto" w:fill="auto"/>
            <w:vAlign w:val="center"/>
            <w:hideMark/>
            <w:tcPrChange w:id="4489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B0B3B99" w14:textId="77777777" w:rsidR="00C523C9" w:rsidRPr="00B053AF" w:rsidRDefault="00C523C9">
            <w:pPr>
              <w:widowControl w:val="0"/>
              <w:spacing w:before="120" w:after="120"/>
              <w:jc w:val="both"/>
              <w:rPr>
                <w:i/>
                <w:iCs/>
                <w:color w:val="000000"/>
                <w:sz w:val="21"/>
                <w:szCs w:val="21"/>
                <w:rPrChange w:id="44893" w:author="James Vu" w:date="2024-04-18T23:48:00Z">
                  <w:rPr>
                    <w:i/>
                    <w:iCs/>
                    <w:color w:val="000000"/>
                    <w:sz w:val="22"/>
                    <w:szCs w:val="22"/>
                  </w:rPr>
                </w:rPrChange>
              </w:rPr>
              <w:pPrChange w:id="44894" w:author="James Vu" w:date="2024-04-18T22:33:00Z">
                <w:pPr>
                  <w:widowControl w:val="0"/>
                  <w:spacing w:before="120" w:after="120"/>
                  <w:jc w:val="center"/>
                </w:pPr>
              </w:pPrChange>
            </w:pPr>
            <w:r w:rsidRPr="00B053AF">
              <w:rPr>
                <w:i/>
                <w:iCs/>
                <w:color w:val="000000"/>
                <w:sz w:val="21"/>
                <w:szCs w:val="21"/>
                <w:rPrChange w:id="44895" w:author="James Vu" w:date="2024-04-18T23:48:00Z">
                  <w:rPr>
                    <w:i/>
                    <w:iCs/>
                    <w:color w:val="000000"/>
                    <w:sz w:val="22"/>
                    <w:szCs w:val="22"/>
                  </w:rPr>
                </w:rPrChange>
              </w:rPr>
              <w:t>0,9</w:t>
            </w:r>
          </w:p>
        </w:tc>
        <w:tc>
          <w:tcPr>
            <w:tcW w:w="0" w:type="auto"/>
            <w:tcBorders>
              <w:top w:val="nil"/>
              <w:left w:val="nil"/>
              <w:bottom w:val="single" w:sz="4" w:space="0" w:color="auto"/>
              <w:right w:val="single" w:sz="4" w:space="0" w:color="auto"/>
            </w:tcBorders>
            <w:shd w:val="clear" w:color="auto" w:fill="auto"/>
            <w:vAlign w:val="center"/>
            <w:hideMark/>
            <w:tcPrChange w:id="44896"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8FA0A23" w14:textId="77777777" w:rsidR="00C523C9" w:rsidRPr="00B053AF" w:rsidRDefault="00C523C9">
            <w:pPr>
              <w:widowControl w:val="0"/>
              <w:spacing w:before="120" w:after="120"/>
              <w:jc w:val="both"/>
              <w:rPr>
                <w:i/>
                <w:iCs/>
                <w:color w:val="000000"/>
                <w:sz w:val="21"/>
                <w:szCs w:val="21"/>
                <w:rPrChange w:id="44897" w:author="James Vu" w:date="2024-04-18T23:48:00Z">
                  <w:rPr>
                    <w:i/>
                    <w:iCs/>
                    <w:color w:val="000000"/>
                    <w:sz w:val="22"/>
                    <w:szCs w:val="22"/>
                  </w:rPr>
                </w:rPrChange>
              </w:rPr>
              <w:pPrChange w:id="44898" w:author="James Vu" w:date="2024-04-18T22:33:00Z">
                <w:pPr>
                  <w:widowControl w:val="0"/>
                  <w:spacing w:before="120" w:after="120"/>
                  <w:jc w:val="center"/>
                </w:pPr>
              </w:pPrChange>
            </w:pPr>
            <w:r w:rsidRPr="00B053AF">
              <w:rPr>
                <w:i/>
                <w:iCs/>
                <w:color w:val="000000"/>
                <w:sz w:val="21"/>
                <w:szCs w:val="21"/>
                <w:rPrChange w:id="44899" w:author="James Vu" w:date="2024-04-18T23:48:00Z">
                  <w:rPr>
                    <w:i/>
                    <w:iCs/>
                    <w:color w:val="000000"/>
                    <w:sz w:val="22"/>
                    <w:szCs w:val="22"/>
                  </w:rPr>
                </w:rPrChange>
              </w:rPr>
              <w:t>0,9</w:t>
            </w:r>
          </w:p>
        </w:tc>
        <w:tc>
          <w:tcPr>
            <w:tcW w:w="0" w:type="auto"/>
            <w:tcBorders>
              <w:top w:val="nil"/>
              <w:left w:val="nil"/>
              <w:bottom w:val="single" w:sz="4" w:space="0" w:color="auto"/>
              <w:right w:val="single" w:sz="4" w:space="0" w:color="auto"/>
            </w:tcBorders>
            <w:shd w:val="clear" w:color="auto" w:fill="auto"/>
            <w:vAlign w:val="center"/>
            <w:hideMark/>
            <w:tcPrChange w:id="4490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B63CB57" w14:textId="77777777" w:rsidR="00C523C9" w:rsidRPr="00B053AF" w:rsidRDefault="00C523C9">
            <w:pPr>
              <w:widowControl w:val="0"/>
              <w:spacing w:before="120" w:after="120"/>
              <w:jc w:val="both"/>
              <w:rPr>
                <w:i/>
                <w:iCs/>
                <w:color w:val="000000"/>
                <w:sz w:val="21"/>
                <w:szCs w:val="21"/>
                <w:rPrChange w:id="44901" w:author="James Vu" w:date="2024-04-18T23:48:00Z">
                  <w:rPr>
                    <w:i/>
                    <w:iCs/>
                    <w:color w:val="000000"/>
                    <w:sz w:val="22"/>
                    <w:szCs w:val="22"/>
                  </w:rPr>
                </w:rPrChange>
              </w:rPr>
              <w:pPrChange w:id="44902" w:author="James Vu" w:date="2024-04-18T22:33:00Z">
                <w:pPr>
                  <w:widowControl w:val="0"/>
                  <w:spacing w:before="120" w:after="120"/>
                  <w:jc w:val="center"/>
                </w:pPr>
              </w:pPrChange>
            </w:pPr>
            <w:r w:rsidRPr="00B053AF">
              <w:rPr>
                <w:i/>
                <w:iCs/>
                <w:color w:val="000000"/>
                <w:sz w:val="21"/>
                <w:szCs w:val="21"/>
                <w:rPrChange w:id="44903" w:author="James Vu" w:date="2024-04-18T23:48:00Z">
                  <w:rPr>
                    <w:i/>
                    <w:iCs/>
                    <w:color w:val="000000"/>
                    <w:sz w:val="22"/>
                    <w:szCs w:val="22"/>
                  </w:rPr>
                </w:rPrChange>
              </w:rPr>
              <w:t>0,9</w:t>
            </w:r>
          </w:p>
        </w:tc>
        <w:tc>
          <w:tcPr>
            <w:tcW w:w="0" w:type="auto"/>
            <w:tcBorders>
              <w:top w:val="nil"/>
              <w:left w:val="nil"/>
              <w:bottom w:val="single" w:sz="4" w:space="0" w:color="auto"/>
              <w:right w:val="single" w:sz="4" w:space="0" w:color="auto"/>
            </w:tcBorders>
            <w:shd w:val="clear" w:color="auto" w:fill="auto"/>
            <w:vAlign w:val="center"/>
            <w:hideMark/>
            <w:tcPrChange w:id="44904"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E7C8E49" w14:textId="77777777" w:rsidR="00C523C9" w:rsidRPr="00B053AF" w:rsidRDefault="00C523C9">
            <w:pPr>
              <w:widowControl w:val="0"/>
              <w:spacing w:before="120" w:after="120"/>
              <w:jc w:val="both"/>
              <w:rPr>
                <w:i/>
                <w:iCs/>
                <w:color w:val="000000"/>
                <w:sz w:val="21"/>
                <w:szCs w:val="21"/>
                <w:rPrChange w:id="44905" w:author="James Vu" w:date="2024-04-18T23:48:00Z">
                  <w:rPr>
                    <w:i/>
                    <w:iCs/>
                    <w:color w:val="000000"/>
                    <w:sz w:val="22"/>
                    <w:szCs w:val="22"/>
                  </w:rPr>
                </w:rPrChange>
              </w:rPr>
              <w:pPrChange w:id="44906" w:author="James Vu" w:date="2024-04-18T22:33:00Z">
                <w:pPr>
                  <w:widowControl w:val="0"/>
                  <w:spacing w:before="120" w:after="120"/>
                  <w:jc w:val="center"/>
                </w:pPr>
              </w:pPrChange>
            </w:pPr>
            <w:r w:rsidRPr="00B053AF">
              <w:rPr>
                <w:i/>
                <w:iCs/>
                <w:color w:val="000000"/>
                <w:sz w:val="21"/>
                <w:szCs w:val="21"/>
                <w:rPrChange w:id="44907" w:author="James Vu" w:date="2024-04-18T23:48:00Z">
                  <w:rPr>
                    <w:i/>
                    <w:iCs/>
                    <w:color w:val="000000"/>
                    <w:sz w:val="22"/>
                    <w:szCs w:val="22"/>
                  </w:rPr>
                </w:rPrChange>
              </w:rPr>
              <w:t>0,9</w:t>
            </w:r>
          </w:p>
        </w:tc>
        <w:tc>
          <w:tcPr>
            <w:tcW w:w="0" w:type="auto"/>
            <w:tcBorders>
              <w:top w:val="nil"/>
              <w:left w:val="nil"/>
              <w:bottom w:val="single" w:sz="4" w:space="0" w:color="auto"/>
              <w:right w:val="single" w:sz="4" w:space="0" w:color="auto"/>
            </w:tcBorders>
            <w:shd w:val="clear" w:color="auto" w:fill="auto"/>
            <w:vAlign w:val="center"/>
            <w:hideMark/>
            <w:tcPrChange w:id="44908"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B6B83E1" w14:textId="77777777" w:rsidR="00C523C9" w:rsidRPr="00B053AF" w:rsidRDefault="00C523C9">
            <w:pPr>
              <w:widowControl w:val="0"/>
              <w:spacing w:before="120" w:after="120"/>
              <w:jc w:val="both"/>
              <w:rPr>
                <w:i/>
                <w:iCs/>
                <w:color w:val="000000"/>
                <w:sz w:val="21"/>
                <w:szCs w:val="21"/>
                <w:rPrChange w:id="44909" w:author="James Vu" w:date="2024-04-18T23:48:00Z">
                  <w:rPr>
                    <w:i/>
                    <w:iCs/>
                    <w:color w:val="000000"/>
                    <w:sz w:val="22"/>
                    <w:szCs w:val="22"/>
                  </w:rPr>
                </w:rPrChange>
              </w:rPr>
              <w:pPrChange w:id="44910" w:author="James Vu" w:date="2024-04-18T22:33:00Z">
                <w:pPr>
                  <w:widowControl w:val="0"/>
                  <w:spacing w:before="120" w:after="120"/>
                  <w:jc w:val="center"/>
                </w:pPr>
              </w:pPrChange>
            </w:pPr>
            <w:r w:rsidRPr="00B053AF">
              <w:rPr>
                <w:i/>
                <w:iCs/>
                <w:color w:val="000000"/>
                <w:sz w:val="21"/>
                <w:szCs w:val="21"/>
                <w:rPrChange w:id="44911" w:author="James Vu" w:date="2024-04-18T23:48:00Z">
                  <w:rPr>
                    <w:i/>
                    <w:iCs/>
                    <w:color w:val="000000"/>
                    <w:sz w:val="22"/>
                    <w:szCs w:val="22"/>
                  </w:rPr>
                </w:rPrChange>
              </w:rPr>
              <w:t>0,9</w:t>
            </w:r>
          </w:p>
        </w:tc>
        <w:tc>
          <w:tcPr>
            <w:tcW w:w="0" w:type="auto"/>
            <w:tcBorders>
              <w:top w:val="nil"/>
              <w:left w:val="nil"/>
              <w:bottom w:val="single" w:sz="4" w:space="0" w:color="auto"/>
              <w:right w:val="single" w:sz="4" w:space="0" w:color="auto"/>
            </w:tcBorders>
            <w:shd w:val="clear" w:color="auto" w:fill="auto"/>
            <w:vAlign w:val="center"/>
            <w:hideMark/>
            <w:tcPrChange w:id="4491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6AEFDDE" w14:textId="77777777" w:rsidR="00C523C9" w:rsidRPr="00B053AF" w:rsidRDefault="00C523C9">
            <w:pPr>
              <w:widowControl w:val="0"/>
              <w:spacing w:before="120" w:after="120"/>
              <w:jc w:val="both"/>
              <w:rPr>
                <w:i/>
                <w:iCs/>
                <w:color w:val="000000"/>
                <w:sz w:val="21"/>
                <w:szCs w:val="21"/>
                <w:rPrChange w:id="44913" w:author="James Vu" w:date="2024-04-18T23:48:00Z">
                  <w:rPr>
                    <w:i/>
                    <w:iCs/>
                    <w:color w:val="000000"/>
                    <w:sz w:val="22"/>
                    <w:szCs w:val="22"/>
                  </w:rPr>
                </w:rPrChange>
              </w:rPr>
              <w:pPrChange w:id="44914" w:author="James Vu" w:date="2024-04-18T22:33:00Z">
                <w:pPr>
                  <w:widowControl w:val="0"/>
                  <w:spacing w:before="120" w:after="120"/>
                  <w:jc w:val="center"/>
                </w:pPr>
              </w:pPrChange>
            </w:pPr>
            <w:r w:rsidRPr="00B053AF">
              <w:rPr>
                <w:i/>
                <w:iCs/>
                <w:color w:val="000000"/>
                <w:sz w:val="21"/>
                <w:szCs w:val="21"/>
                <w:rPrChange w:id="44915" w:author="James Vu" w:date="2024-04-18T23:48:00Z">
                  <w:rPr>
                    <w:i/>
                    <w:iCs/>
                    <w:color w:val="000000"/>
                    <w:sz w:val="22"/>
                    <w:szCs w:val="22"/>
                  </w:rPr>
                </w:rPrChange>
              </w:rPr>
              <w:t>0,9</w:t>
            </w:r>
          </w:p>
        </w:tc>
        <w:tc>
          <w:tcPr>
            <w:tcW w:w="0" w:type="auto"/>
            <w:tcBorders>
              <w:top w:val="nil"/>
              <w:left w:val="nil"/>
              <w:bottom w:val="single" w:sz="4" w:space="0" w:color="auto"/>
              <w:right w:val="single" w:sz="4" w:space="0" w:color="auto"/>
            </w:tcBorders>
            <w:shd w:val="clear" w:color="auto" w:fill="auto"/>
            <w:vAlign w:val="center"/>
            <w:hideMark/>
            <w:tcPrChange w:id="44916"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24E1127" w14:textId="77777777" w:rsidR="00C523C9" w:rsidRPr="00B053AF" w:rsidRDefault="00C523C9">
            <w:pPr>
              <w:widowControl w:val="0"/>
              <w:spacing w:before="120" w:after="120"/>
              <w:jc w:val="both"/>
              <w:rPr>
                <w:i/>
                <w:iCs/>
                <w:color w:val="000000"/>
                <w:sz w:val="21"/>
                <w:szCs w:val="21"/>
                <w:rPrChange w:id="44917" w:author="James Vu" w:date="2024-04-18T23:48:00Z">
                  <w:rPr>
                    <w:i/>
                    <w:iCs/>
                    <w:color w:val="000000"/>
                    <w:sz w:val="22"/>
                    <w:szCs w:val="22"/>
                  </w:rPr>
                </w:rPrChange>
              </w:rPr>
              <w:pPrChange w:id="44918" w:author="James Vu" w:date="2024-04-18T22:33:00Z">
                <w:pPr>
                  <w:widowControl w:val="0"/>
                  <w:spacing w:before="120" w:after="120"/>
                  <w:jc w:val="center"/>
                </w:pPr>
              </w:pPrChange>
            </w:pPr>
            <w:r w:rsidRPr="00B053AF">
              <w:rPr>
                <w:i/>
                <w:iCs/>
                <w:color w:val="000000"/>
                <w:sz w:val="21"/>
                <w:szCs w:val="21"/>
                <w:rPrChange w:id="44919" w:author="James Vu" w:date="2024-04-18T23:48:00Z">
                  <w:rPr>
                    <w:i/>
                    <w:iCs/>
                    <w:color w:val="000000"/>
                    <w:sz w:val="22"/>
                    <w:szCs w:val="22"/>
                  </w:rPr>
                </w:rPrChange>
              </w:rPr>
              <w:t>0,9</w:t>
            </w:r>
          </w:p>
        </w:tc>
        <w:tc>
          <w:tcPr>
            <w:tcW w:w="0" w:type="auto"/>
            <w:tcBorders>
              <w:top w:val="nil"/>
              <w:left w:val="nil"/>
              <w:bottom w:val="single" w:sz="4" w:space="0" w:color="auto"/>
              <w:right w:val="single" w:sz="4" w:space="0" w:color="auto"/>
            </w:tcBorders>
            <w:shd w:val="clear" w:color="auto" w:fill="auto"/>
            <w:vAlign w:val="center"/>
            <w:hideMark/>
            <w:tcPrChange w:id="4492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7F4E766" w14:textId="77777777" w:rsidR="00C523C9" w:rsidRPr="00B053AF" w:rsidRDefault="00C523C9">
            <w:pPr>
              <w:widowControl w:val="0"/>
              <w:spacing w:before="120" w:after="120"/>
              <w:jc w:val="both"/>
              <w:rPr>
                <w:i/>
                <w:iCs/>
                <w:color w:val="000000"/>
                <w:sz w:val="21"/>
                <w:szCs w:val="21"/>
                <w:rPrChange w:id="44921" w:author="James Vu" w:date="2024-04-18T23:48:00Z">
                  <w:rPr>
                    <w:i/>
                    <w:iCs/>
                    <w:color w:val="000000"/>
                    <w:sz w:val="22"/>
                    <w:szCs w:val="22"/>
                  </w:rPr>
                </w:rPrChange>
              </w:rPr>
              <w:pPrChange w:id="44922" w:author="James Vu" w:date="2024-04-18T22:33:00Z">
                <w:pPr>
                  <w:widowControl w:val="0"/>
                  <w:spacing w:before="120" w:after="120"/>
                </w:pPr>
              </w:pPrChange>
            </w:pPr>
            <w:r w:rsidRPr="00B053AF">
              <w:rPr>
                <w:i/>
                <w:iCs/>
                <w:color w:val="000000"/>
                <w:sz w:val="21"/>
                <w:szCs w:val="21"/>
                <w:rPrChange w:id="44923" w:author="James Vu" w:date="2024-04-18T23:48:00Z">
                  <w:rPr>
                    <w:i/>
                    <w:iCs/>
                    <w:color w:val="000000"/>
                    <w:sz w:val="22"/>
                    <w:szCs w:val="22"/>
                  </w:rPr>
                </w:rPrChange>
              </w:rPr>
              <w:t>Quyết định số 129/QĐ-BTTTT ngày 3/2/2021 của Bộ TTTT</w:t>
            </w:r>
          </w:p>
        </w:tc>
      </w:tr>
      <w:tr w:rsidR="00C523C9" w:rsidRPr="00B053AF" w14:paraId="2A8881E8" w14:textId="77777777" w:rsidTr="00B053AF">
        <w:trPr>
          <w:trHeight w:val="1665"/>
          <w:trPrChange w:id="44924" w:author="James Vu" w:date="2024-04-18T23:48:00Z">
            <w:trPr>
              <w:trHeight w:val="1665"/>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4925"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90B5312" w14:textId="77777777" w:rsidR="00C523C9" w:rsidRPr="00B053AF" w:rsidRDefault="00C523C9">
            <w:pPr>
              <w:widowControl w:val="0"/>
              <w:spacing w:before="120" w:after="120"/>
              <w:jc w:val="both"/>
              <w:rPr>
                <w:i/>
                <w:iCs/>
                <w:color w:val="000000"/>
                <w:sz w:val="21"/>
                <w:szCs w:val="21"/>
                <w:rPrChange w:id="44926" w:author="James Vu" w:date="2024-04-18T23:48:00Z">
                  <w:rPr>
                    <w:i/>
                    <w:iCs/>
                    <w:color w:val="000000"/>
                    <w:sz w:val="22"/>
                    <w:szCs w:val="22"/>
                  </w:rPr>
                </w:rPrChange>
              </w:rPr>
              <w:pPrChange w:id="44927" w:author="James Vu" w:date="2024-04-18T22:33:00Z">
                <w:pPr>
                  <w:widowControl w:val="0"/>
                  <w:spacing w:before="120" w:after="120"/>
                  <w:jc w:val="center"/>
                </w:pPr>
              </w:pPrChange>
            </w:pPr>
            <w:r w:rsidRPr="00B053AF">
              <w:rPr>
                <w:i/>
                <w:iCs/>
                <w:color w:val="000000"/>
                <w:sz w:val="21"/>
                <w:szCs w:val="21"/>
                <w:rPrChange w:id="44928" w:author="James Vu" w:date="2024-04-18T23:48:00Z">
                  <w:rPr>
                    <w:i/>
                    <w:iCs/>
                    <w:color w:val="000000"/>
                    <w:sz w:val="22"/>
                    <w:szCs w:val="22"/>
                  </w:rPr>
                </w:rPrChange>
              </w:rPr>
              <w:lastRenderedPageBreak/>
              <w:t> </w:t>
            </w:r>
          </w:p>
        </w:tc>
        <w:tc>
          <w:tcPr>
            <w:tcW w:w="0" w:type="auto"/>
            <w:tcBorders>
              <w:top w:val="nil"/>
              <w:left w:val="nil"/>
              <w:bottom w:val="single" w:sz="4" w:space="0" w:color="auto"/>
              <w:right w:val="single" w:sz="4" w:space="0" w:color="auto"/>
            </w:tcBorders>
            <w:shd w:val="clear" w:color="auto" w:fill="auto"/>
            <w:vAlign w:val="center"/>
            <w:hideMark/>
            <w:tcPrChange w:id="44929"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027EA73E" w14:textId="77777777" w:rsidR="00C523C9" w:rsidRPr="00B053AF" w:rsidRDefault="00C523C9">
            <w:pPr>
              <w:widowControl w:val="0"/>
              <w:spacing w:before="120" w:after="120"/>
              <w:jc w:val="both"/>
              <w:rPr>
                <w:i/>
                <w:iCs/>
                <w:color w:val="000000"/>
                <w:sz w:val="21"/>
                <w:szCs w:val="21"/>
                <w:rPrChange w:id="44930" w:author="James Vu" w:date="2024-04-18T23:48:00Z">
                  <w:rPr>
                    <w:i/>
                    <w:iCs/>
                    <w:color w:val="000000"/>
                    <w:sz w:val="22"/>
                    <w:szCs w:val="22"/>
                  </w:rPr>
                </w:rPrChange>
              </w:rPr>
              <w:pPrChange w:id="44931" w:author="James Vu" w:date="2024-04-18T22:33:00Z">
                <w:pPr>
                  <w:widowControl w:val="0"/>
                  <w:spacing w:before="120" w:after="120"/>
                </w:pPr>
              </w:pPrChange>
            </w:pPr>
            <w:r w:rsidRPr="00B053AF">
              <w:rPr>
                <w:i/>
                <w:iCs/>
                <w:color w:val="000000"/>
                <w:sz w:val="21"/>
                <w:szCs w:val="21"/>
                <w:rPrChange w:id="44932" w:author="James Vu" w:date="2024-04-18T23:48:00Z">
                  <w:rPr>
                    <w:i/>
                    <w:iCs/>
                    <w:color w:val="000000"/>
                    <w:sz w:val="22"/>
                    <w:szCs w:val="22"/>
                  </w:rPr>
                </w:rPrChange>
              </w:rPr>
              <w:t>Tỷ lệ bảo hiểm xã hội, bảo hiểm y tế, bảo hiểm thất nghiệp, tai nạn lao động, bệnh nghề nghiệp; công đoàn phí</w:t>
            </w:r>
          </w:p>
        </w:tc>
        <w:tc>
          <w:tcPr>
            <w:tcW w:w="0" w:type="auto"/>
            <w:tcBorders>
              <w:top w:val="nil"/>
              <w:left w:val="nil"/>
              <w:bottom w:val="single" w:sz="4" w:space="0" w:color="auto"/>
              <w:right w:val="single" w:sz="4" w:space="0" w:color="auto"/>
            </w:tcBorders>
            <w:shd w:val="clear" w:color="auto" w:fill="auto"/>
            <w:vAlign w:val="center"/>
            <w:hideMark/>
            <w:tcPrChange w:id="44933"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4FE2B6DC" w14:textId="77777777" w:rsidR="00C523C9" w:rsidRPr="00B053AF" w:rsidRDefault="00C523C9">
            <w:pPr>
              <w:widowControl w:val="0"/>
              <w:spacing w:before="120" w:after="120"/>
              <w:jc w:val="both"/>
              <w:rPr>
                <w:i/>
                <w:iCs/>
                <w:color w:val="000000"/>
                <w:sz w:val="21"/>
                <w:szCs w:val="21"/>
                <w:rPrChange w:id="44934" w:author="James Vu" w:date="2024-04-18T23:48:00Z">
                  <w:rPr>
                    <w:i/>
                    <w:iCs/>
                    <w:color w:val="000000"/>
                    <w:sz w:val="22"/>
                    <w:szCs w:val="22"/>
                  </w:rPr>
                </w:rPrChange>
              </w:rPr>
              <w:pPrChange w:id="44935" w:author="James Vu" w:date="2024-04-18T22:33:00Z">
                <w:pPr>
                  <w:widowControl w:val="0"/>
                  <w:spacing w:before="120" w:after="120"/>
                  <w:jc w:val="center"/>
                </w:pPr>
              </w:pPrChange>
            </w:pPr>
            <w:r w:rsidRPr="00B053AF">
              <w:rPr>
                <w:i/>
                <w:iCs/>
                <w:color w:val="000000"/>
                <w:sz w:val="21"/>
                <w:szCs w:val="21"/>
                <w:rPrChange w:id="44936" w:author="James Vu" w:date="2024-04-18T23:48:00Z">
                  <w:rPr>
                    <w:i/>
                    <w:iCs/>
                    <w:color w:val="000000"/>
                    <w:sz w:val="22"/>
                    <w:szCs w:val="22"/>
                  </w:rPr>
                </w:rPrChange>
              </w:rPr>
              <w:t>%BH</w:t>
            </w:r>
            <w:r w:rsidRPr="00B053AF">
              <w:rPr>
                <w:i/>
                <w:iCs/>
                <w:color w:val="000000"/>
                <w:sz w:val="21"/>
                <w:szCs w:val="21"/>
                <w:vertAlign w:val="subscript"/>
                <w:rPrChange w:id="44937" w:author="James Vu" w:date="2024-04-18T23:48:00Z">
                  <w:rPr>
                    <w:i/>
                    <w:iCs/>
                    <w:color w:val="000000"/>
                    <w:sz w:val="22"/>
                    <w:szCs w:val="22"/>
                    <w:vertAlign w:val="subscript"/>
                  </w:rPr>
                </w:rPrChange>
              </w:rPr>
              <w:t>LĐ</w:t>
            </w:r>
          </w:p>
        </w:tc>
        <w:tc>
          <w:tcPr>
            <w:tcW w:w="0" w:type="auto"/>
            <w:tcBorders>
              <w:top w:val="nil"/>
              <w:left w:val="nil"/>
              <w:bottom w:val="single" w:sz="4" w:space="0" w:color="auto"/>
              <w:right w:val="single" w:sz="4" w:space="0" w:color="auto"/>
            </w:tcBorders>
            <w:shd w:val="clear" w:color="auto" w:fill="auto"/>
            <w:vAlign w:val="center"/>
            <w:hideMark/>
            <w:tcPrChange w:id="44938"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478DFEC0" w14:textId="77777777" w:rsidR="00C523C9" w:rsidRPr="00B053AF" w:rsidRDefault="00C523C9">
            <w:pPr>
              <w:widowControl w:val="0"/>
              <w:spacing w:before="120" w:after="120"/>
              <w:jc w:val="both"/>
              <w:rPr>
                <w:i/>
                <w:iCs/>
                <w:color w:val="000000"/>
                <w:sz w:val="21"/>
                <w:szCs w:val="21"/>
                <w:rPrChange w:id="44939" w:author="James Vu" w:date="2024-04-18T23:48:00Z">
                  <w:rPr>
                    <w:i/>
                    <w:iCs/>
                    <w:color w:val="000000"/>
                    <w:sz w:val="22"/>
                    <w:szCs w:val="22"/>
                  </w:rPr>
                </w:rPrChange>
              </w:rPr>
              <w:pPrChange w:id="44940" w:author="James Vu" w:date="2024-04-18T22:33:00Z">
                <w:pPr>
                  <w:widowControl w:val="0"/>
                  <w:spacing w:before="120" w:after="120"/>
                  <w:jc w:val="center"/>
                </w:pPr>
              </w:pPrChange>
            </w:pPr>
            <w:r w:rsidRPr="00B053AF">
              <w:rPr>
                <w:i/>
                <w:iCs/>
                <w:color w:val="000000"/>
                <w:sz w:val="21"/>
                <w:szCs w:val="21"/>
                <w:rPrChange w:id="44941" w:author="James Vu" w:date="2024-04-18T23:48:00Z">
                  <w:rPr>
                    <w:i/>
                    <w:iCs/>
                    <w:color w:val="000000"/>
                    <w:sz w:val="22"/>
                    <w:szCs w:val="22"/>
                  </w:rPr>
                </w:rPrChange>
              </w:rPr>
              <w:t>23,5%</w:t>
            </w:r>
          </w:p>
        </w:tc>
        <w:tc>
          <w:tcPr>
            <w:tcW w:w="0" w:type="auto"/>
            <w:tcBorders>
              <w:top w:val="nil"/>
              <w:left w:val="nil"/>
              <w:bottom w:val="single" w:sz="4" w:space="0" w:color="auto"/>
              <w:right w:val="single" w:sz="4" w:space="0" w:color="auto"/>
            </w:tcBorders>
            <w:shd w:val="clear" w:color="auto" w:fill="auto"/>
            <w:vAlign w:val="center"/>
            <w:hideMark/>
            <w:tcPrChange w:id="4494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D72DAA7" w14:textId="77777777" w:rsidR="00C523C9" w:rsidRPr="00B053AF" w:rsidRDefault="00C523C9">
            <w:pPr>
              <w:widowControl w:val="0"/>
              <w:spacing w:before="120" w:after="120"/>
              <w:jc w:val="both"/>
              <w:rPr>
                <w:i/>
                <w:iCs/>
                <w:color w:val="000000"/>
                <w:sz w:val="21"/>
                <w:szCs w:val="21"/>
                <w:rPrChange w:id="44943" w:author="James Vu" w:date="2024-04-18T23:48:00Z">
                  <w:rPr>
                    <w:i/>
                    <w:iCs/>
                    <w:color w:val="000000"/>
                    <w:sz w:val="22"/>
                    <w:szCs w:val="22"/>
                  </w:rPr>
                </w:rPrChange>
              </w:rPr>
              <w:pPrChange w:id="44944" w:author="James Vu" w:date="2024-04-18T22:33:00Z">
                <w:pPr>
                  <w:widowControl w:val="0"/>
                  <w:spacing w:before="120" w:after="120"/>
                  <w:jc w:val="center"/>
                </w:pPr>
              </w:pPrChange>
            </w:pPr>
            <w:r w:rsidRPr="00B053AF">
              <w:rPr>
                <w:i/>
                <w:iCs/>
                <w:color w:val="000000"/>
                <w:sz w:val="21"/>
                <w:szCs w:val="21"/>
                <w:rPrChange w:id="44945" w:author="James Vu" w:date="2024-04-18T23:48:00Z">
                  <w:rPr>
                    <w:i/>
                    <w:iCs/>
                    <w:color w:val="000000"/>
                    <w:sz w:val="22"/>
                    <w:szCs w:val="22"/>
                  </w:rPr>
                </w:rPrChange>
              </w:rPr>
              <w:t>23,5%</w:t>
            </w:r>
          </w:p>
        </w:tc>
        <w:tc>
          <w:tcPr>
            <w:tcW w:w="0" w:type="auto"/>
            <w:tcBorders>
              <w:top w:val="nil"/>
              <w:left w:val="nil"/>
              <w:bottom w:val="single" w:sz="4" w:space="0" w:color="auto"/>
              <w:right w:val="single" w:sz="4" w:space="0" w:color="auto"/>
            </w:tcBorders>
            <w:shd w:val="clear" w:color="auto" w:fill="auto"/>
            <w:vAlign w:val="center"/>
            <w:hideMark/>
            <w:tcPrChange w:id="44946"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A3AF669" w14:textId="77777777" w:rsidR="00C523C9" w:rsidRPr="00B053AF" w:rsidRDefault="00C523C9">
            <w:pPr>
              <w:widowControl w:val="0"/>
              <w:spacing w:before="120" w:after="120"/>
              <w:jc w:val="both"/>
              <w:rPr>
                <w:i/>
                <w:iCs/>
                <w:color w:val="000000"/>
                <w:sz w:val="21"/>
                <w:szCs w:val="21"/>
                <w:rPrChange w:id="44947" w:author="James Vu" w:date="2024-04-18T23:48:00Z">
                  <w:rPr>
                    <w:i/>
                    <w:iCs/>
                    <w:color w:val="000000"/>
                    <w:sz w:val="22"/>
                    <w:szCs w:val="22"/>
                  </w:rPr>
                </w:rPrChange>
              </w:rPr>
              <w:pPrChange w:id="44948" w:author="James Vu" w:date="2024-04-18T22:33:00Z">
                <w:pPr>
                  <w:widowControl w:val="0"/>
                  <w:spacing w:before="120" w:after="120"/>
                  <w:jc w:val="center"/>
                </w:pPr>
              </w:pPrChange>
            </w:pPr>
            <w:r w:rsidRPr="00B053AF">
              <w:rPr>
                <w:i/>
                <w:iCs/>
                <w:color w:val="000000"/>
                <w:sz w:val="21"/>
                <w:szCs w:val="21"/>
                <w:rPrChange w:id="44949" w:author="James Vu" w:date="2024-04-18T23:48:00Z">
                  <w:rPr>
                    <w:i/>
                    <w:iCs/>
                    <w:color w:val="000000"/>
                    <w:sz w:val="22"/>
                    <w:szCs w:val="22"/>
                  </w:rPr>
                </w:rPrChange>
              </w:rPr>
              <w:t>23,5%</w:t>
            </w:r>
          </w:p>
        </w:tc>
        <w:tc>
          <w:tcPr>
            <w:tcW w:w="0" w:type="auto"/>
            <w:tcBorders>
              <w:top w:val="nil"/>
              <w:left w:val="nil"/>
              <w:bottom w:val="single" w:sz="4" w:space="0" w:color="auto"/>
              <w:right w:val="single" w:sz="4" w:space="0" w:color="auto"/>
            </w:tcBorders>
            <w:shd w:val="clear" w:color="auto" w:fill="auto"/>
            <w:vAlign w:val="center"/>
            <w:hideMark/>
            <w:tcPrChange w:id="4495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30BE766" w14:textId="77777777" w:rsidR="00C523C9" w:rsidRPr="00B053AF" w:rsidRDefault="00C523C9">
            <w:pPr>
              <w:widowControl w:val="0"/>
              <w:spacing w:before="120" w:after="120"/>
              <w:jc w:val="both"/>
              <w:rPr>
                <w:i/>
                <w:iCs/>
                <w:color w:val="000000"/>
                <w:sz w:val="21"/>
                <w:szCs w:val="21"/>
                <w:rPrChange w:id="44951" w:author="James Vu" w:date="2024-04-18T23:48:00Z">
                  <w:rPr>
                    <w:i/>
                    <w:iCs/>
                    <w:color w:val="000000"/>
                    <w:sz w:val="22"/>
                    <w:szCs w:val="22"/>
                  </w:rPr>
                </w:rPrChange>
              </w:rPr>
              <w:pPrChange w:id="44952" w:author="James Vu" w:date="2024-04-18T22:33:00Z">
                <w:pPr>
                  <w:widowControl w:val="0"/>
                  <w:spacing w:before="120" w:after="120"/>
                  <w:jc w:val="center"/>
                </w:pPr>
              </w:pPrChange>
            </w:pPr>
            <w:r w:rsidRPr="00B053AF">
              <w:rPr>
                <w:i/>
                <w:iCs/>
                <w:color w:val="000000"/>
                <w:sz w:val="21"/>
                <w:szCs w:val="21"/>
                <w:rPrChange w:id="44953" w:author="James Vu" w:date="2024-04-18T23:48:00Z">
                  <w:rPr>
                    <w:i/>
                    <w:iCs/>
                    <w:color w:val="000000"/>
                    <w:sz w:val="22"/>
                    <w:szCs w:val="22"/>
                  </w:rPr>
                </w:rPrChange>
              </w:rPr>
              <w:t>23,5%</w:t>
            </w:r>
          </w:p>
        </w:tc>
        <w:tc>
          <w:tcPr>
            <w:tcW w:w="0" w:type="auto"/>
            <w:tcBorders>
              <w:top w:val="nil"/>
              <w:left w:val="nil"/>
              <w:bottom w:val="single" w:sz="4" w:space="0" w:color="auto"/>
              <w:right w:val="single" w:sz="4" w:space="0" w:color="auto"/>
            </w:tcBorders>
            <w:shd w:val="clear" w:color="auto" w:fill="auto"/>
            <w:vAlign w:val="center"/>
            <w:hideMark/>
            <w:tcPrChange w:id="44954"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AB8F1F1" w14:textId="77777777" w:rsidR="00C523C9" w:rsidRPr="00B053AF" w:rsidRDefault="00C523C9">
            <w:pPr>
              <w:widowControl w:val="0"/>
              <w:spacing w:before="120" w:after="120"/>
              <w:jc w:val="both"/>
              <w:rPr>
                <w:i/>
                <w:iCs/>
                <w:color w:val="000000"/>
                <w:sz w:val="21"/>
                <w:szCs w:val="21"/>
                <w:rPrChange w:id="44955" w:author="James Vu" w:date="2024-04-18T23:48:00Z">
                  <w:rPr>
                    <w:i/>
                    <w:iCs/>
                    <w:color w:val="000000"/>
                    <w:sz w:val="22"/>
                    <w:szCs w:val="22"/>
                  </w:rPr>
                </w:rPrChange>
              </w:rPr>
              <w:pPrChange w:id="44956" w:author="James Vu" w:date="2024-04-18T22:33:00Z">
                <w:pPr>
                  <w:widowControl w:val="0"/>
                  <w:spacing w:before="120" w:after="120"/>
                  <w:jc w:val="center"/>
                </w:pPr>
              </w:pPrChange>
            </w:pPr>
            <w:r w:rsidRPr="00B053AF">
              <w:rPr>
                <w:i/>
                <w:iCs/>
                <w:color w:val="000000"/>
                <w:sz w:val="21"/>
                <w:szCs w:val="21"/>
                <w:rPrChange w:id="44957" w:author="James Vu" w:date="2024-04-18T23:48:00Z">
                  <w:rPr>
                    <w:i/>
                    <w:iCs/>
                    <w:color w:val="000000"/>
                    <w:sz w:val="22"/>
                    <w:szCs w:val="22"/>
                  </w:rPr>
                </w:rPrChange>
              </w:rPr>
              <w:t>23,5%</w:t>
            </w:r>
          </w:p>
        </w:tc>
        <w:tc>
          <w:tcPr>
            <w:tcW w:w="0" w:type="auto"/>
            <w:tcBorders>
              <w:top w:val="nil"/>
              <w:left w:val="nil"/>
              <w:bottom w:val="single" w:sz="4" w:space="0" w:color="auto"/>
              <w:right w:val="single" w:sz="4" w:space="0" w:color="auto"/>
            </w:tcBorders>
            <w:shd w:val="clear" w:color="auto" w:fill="auto"/>
            <w:vAlign w:val="center"/>
            <w:hideMark/>
            <w:tcPrChange w:id="44958"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426AC1A" w14:textId="77777777" w:rsidR="00C523C9" w:rsidRPr="00B053AF" w:rsidRDefault="00C523C9">
            <w:pPr>
              <w:widowControl w:val="0"/>
              <w:spacing w:before="120" w:after="120"/>
              <w:jc w:val="both"/>
              <w:rPr>
                <w:i/>
                <w:iCs/>
                <w:color w:val="000000"/>
                <w:sz w:val="21"/>
                <w:szCs w:val="21"/>
                <w:rPrChange w:id="44959" w:author="James Vu" w:date="2024-04-18T23:48:00Z">
                  <w:rPr>
                    <w:i/>
                    <w:iCs/>
                    <w:color w:val="000000"/>
                    <w:sz w:val="22"/>
                    <w:szCs w:val="22"/>
                  </w:rPr>
                </w:rPrChange>
              </w:rPr>
              <w:pPrChange w:id="44960" w:author="James Vu" w:date="2024-04-18T22:33:00Z">
                <w:pPr>
                  <w:widowControl w:val="0"/>
                  <w:spacing w:before="120" w:after="120"/>
                  <w:jc w:val="center"/>
                </w:pPr>
              </w:pPrChange>
            </w:pPr>
            <w:r w:rsidRPr="00B053AF">
              <w:rPr>
                <w:i/>
                <w:iCs/>
                <w:color w:val="000000"/>
                <w:sz w:val="21"/>
                <w:szCs w:val="21"/>
                <w:rPrChange w:id="44961" w:author="James Vu" w:date="2024-04-18T23:48:00Z">
                  <w:rPr>
                    <w:i/>
                    <w:iCs/>
                    <w:color w:val="000000"/>
                    <w:sz w:val="22"/>
                    <w:szCs w:val="22"/>
                  </w:rPr>
                </w:rPrChange>
              </w:rPr>
              <w:t>23,5%</w:t>
            </w:r>
          </w:p>
        </w:tc>
        <w:tc>
          <w:tcPr>
            <w:tcW w:w="0" w:type="auto"/>
            <w:tcBorders>
              <w:top w:val="nil"/>
              <w:left w:val="nil"/>
              <w:bottom w:val="single" w:sz="4" w:space="0" w:color="auto"/>
              <w:right w:val="single" w:sz="4" w:space="0" w:color="auto"/>
            </w:tcBorders>
            <w:shd w:val="clear" w:color="auto" w:fill="auto"/>
            <w:vAlign w:val="center"/>
            <w:hideMark/>
            <w:tcPrChange w:id="4496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AA53D74" w14:textId="77777777" w:rsidR="00C523C9" w:rsidRPr="00B053AF" w:rsidRDefault="00C523C9">
            <w:pPr>
              <w:widowControl w:val="0"/>
              <w:spacing w:before="120" w:after="120"/>
              <w:jc w:val="both"/>
              <w:rPr>
                <w:i/>
                <w:iCs/>
                <w:color w:val="000000"/>
                <w:sz w:val="21"/>
                <w:szCs w:val="21"/>
                <w:rPrChange w:id="44963" w:author="James Vu" w:date="2024-04-18T23:48:00Z">
                  <w:rPr>
                    <w:i/>
                    <w:iCs/>
                    <w:color w:val="000000"/>
                    <w:sz w:val="22"/>
                    <w:szCs w:val="22"/>
                  </w:rPr>
                </w:rPrChange>
              </w:rPr>
              <w:pPrChange w:id="44964" w:author="James Vu" w:date="2024-04-18T22:33:00Z">
                <w:pPr>
                  <w:widowControl w:val="0"/>
                  <w:spacing w:before="120" w:after="120"/>
                  <w:jc w:val="center"/>
                </w:pPr>
              </w:pPrChange>
            </w:pPr>
            <w:r w:rsidRPr="00B053AF">
              <w:rPr>
                <w:i/>
                <w:iCs/>
                <w:color w:val="000000"/>
                <w:sz w:val="21"/>
                <w:szCs w:val="21"/>
                <w:rPrChange w:id="44965" w:author="James Vu" w:date="2024-04-18T23:48:00Z">
                  <w:rPr>
                    <w:i/>
                    <w:iCs/>
                    <w:color w:val="000000"/>
                    <w:sz w:val="22"/>
                    <w:szCs w:val="22"/>
                  </w:rPr>
                </w:rPrChange>
              </w:rPr>
              <w:t>23,5%</w:t>
            </w:r>
          </w:p>
        </w:tc>
        <w:tc>
          <w:tcPr>
            <w:tcW w:w="0" w:type="auto"/>
            <w:tcBorders>
              <w:top w:val="nil"/>
              <w:left w:val="nil"/>
              <w:bottom w:val="single" w:sz="4" w:space="0" w:color="auto"/>
              <w:right w:val="single" w:sz="4" w:space="0" w:color="auto"/>
            </w:tcBorders>
            <w:shd w:val="clear" w:color="auto" w:fill="auto"/>
            <w:vAlign w:val="center"/>
            <w:hideMark/>
            <w:tcPrChange w:id="44966"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60338D70" w14:textId="77777777" w:rsidR="00C523C9" w:rsidRPr="00B053AF" w:rsidRDefault="00C523C9">
            <w:pPr>
              <w:widowControl w:val="0"/>
              <w:spacing w:before="120" w:after="120"/>
              <w:jc w:val="both"/>
              <w:rPr>
                <w:i/>
                <w:iCs/>
                <w:color w:val="000000"/>
                <w:sz w:val="21"/>
                <w:szCs w:val="21"/>
                <w:rPrChange w:id="44967" w:author="James Vu" w:date="2024-04-18T23:48:00Z">
                  <w:rPr>
                    <w:i/>
                    <w:iCs/>
                    <w:color w:val="000000"/>
                    <w:sz w:val="22"/>
                    <w:szCs w:val="22"/>
                  </w:rPr>
                </w:rPrChange>
              </w:rPr>
              <w:pPrChange w:id="44968" w:author="James Vu" w:date="2024-04-18T22:33:00Z">
                <w:pPr>
                  <w:widowControl w:val="0"/>
                  <w:spacing w:before="120" w:after="120"/>
                  <w:jc w:val="center"/>
                </w:pPr>
              </w:pPrChange>
            </w:pPr>
            <w:r w:rsidRPr="00B053AF">
              <w:rPr>
                <w:i/>
                <w:iCs/>
                <w:color w:val="000000"/>
                <w:sz w:val="21"/>
                <w:szCs w:val="21"/>
                <w:rPrChange w:id="44969" w:author="James Vu" w:date="2024-04-18T23:48:00Z">
                  <w:rPr>
                    <w:i/>
                    <w:iCs/>
                    <w:color w:val="000000"/>
                    <w:sz w:val="22"/>
                    <w:szCs w:val="22"/>
                  </w:rPr>
                </w:rPrChange>
              </w:rPr>
              <w:t>23,5%</w:t>
            </w:r>
          </w:p>
        </w:tc>
        <w:tc>
          <w:tcPr>
            <w:tcW w:w="0" w:type="auto"/>
            <w:tcBorders>
              <w:top w:val="nil"/>
              <w:left w:val="nil"/>
              <w:bottom w:val="single" w:sz="4" w:space="0" w:color="auto"/>
              <w:right w:val="single" w:sz="4" w:space="0" w:color="auto"/>
            </w:tcBorders>
            <w:shd w:val="clear" w:color="auto" w:fill="auto"/>
            <w:vAlign w:val="center"/>
            <w:hideMark/>
            <w:tcPrChange w:id="4497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4C5FD05" w14:textId="77777777" w:rsidR="00C523C9" w:rsidRPr="00B053AF" w:rsidRDefault="00C523C9">
            <w:pPr>
              <w:widowControl w:val="0"/>
              <w:spacing w:before="120" w:after="120"/>
              <w:jc w:val="both"/>
              <w:rPr>
                <w:i/>
                <w:iCs/>
                <w:color w:val="000000"/>
                <w:sz w:val="21"/>
                <w:szCs w:val="21"/>
                <w:rPrChange w:id="44971" w:author="James Vu" w:date="2024-04-18T23:48:00Z">
                  <w:rPr>
                    <w:i/>
                    <w:iCs/>
                    <w:color w:val="000000"/>
                    <w:sz w:val="22"/>
                    <w:szCs w:val="22"/>
                  </w:rPr>
                </w:rPrChange>
              </w:rPr>
              <w:pPrChange w:id="44972" w:author="James Vu" w:date="2024-04-18T22:33:00Z">
                <w:pPr>
                  <w:widowControl w:val="0"/>
                  <w:spacing w:before="120" w:after="120"/>
                </w:pPr>
              </w:pPrChange>
            </w:pPr>
            <w:r w:rsidRPr="00B053AF">
              <w:rPr>
                <w:i/>
                <w:iCs/>
                <w:color w:val="000000"/>
                <w:sz w:val="21"/>
                <w:szCs w:val="21"/>
                <w:rPrChange w:id="44973" w:author="James Vu" w:date="2024-04-18T23:48:00Z">
                  <w:rPr>
                    <w:i/>
                    <w:iCs/>
                    <w:color w:val="000000"/>
                    <w:sz w:val="22"/>
                    <w:szCs w:val="22"/>
                  </w:rPr>
                </w:rPrChange>
              </w:rPr>
              <w:t>Tổng cộng 23,5%, trong đó:</w:t>
            </w:r>
            <w:r w:rsidRPr="00B053AF">
              <w:rPr>
                <w:i/>
                <w:iCs/>
                <w:color w:val="000000"/>
                <w:sz w:val="21"/>
                <w:szCs w:val="21"/>
                <w:rPrChange w:id="44974" w:author="James Vu" w:date="2024-04-18T23:48:00Z">
                  <w:rPr>
                    <w:i/>
                    <w:iCs/>
                    <w:color w:val="000000"/>
                    <w:sz w:val="22"/>
                    <w:szCs w:val="22"/>
                  </w:rPr>
                </w:rPrChange>
              </w:rPr>
              <w:br/>
              <w:t>- Bảo hiểm xã hội 15%</w:t>
            </w:r>
            <w:r w:rsidRPr="00B053AF">
              <w:rPr>
                <w:i/>
                <w:iCs/>
                <w:color w:val="000000"/>
                <w:sz w:val="21"/>
                <w:szCs w:val="21"/>
                <w:rPrChange w:id="44975" w:author="James Vu" w:date="2024-04-18T23:48:00Z">
                  <w:rPr>
                    <w:i/>
                    <w:iCs/>
                    <w:color w:val="000000"/>
                    <w:sz w:val="22"/>
                    <w:szCs w:val="22"/>
                  </w:rPr>
                </w:rPrChange>
              </w:rPr>
              <w:br/>
              <w:t>- Bảo hiểm y tế 3%</w:t>
            </w:r>
            <w:r w:rsidRPr="00B053AF">
              <w:rPr>
                <w:i/>
                <w:iCs/>
                <w:color w:val="000000"/>
                <w:sz w:val="21"/>
                <w:szCs w:val="21"/>
                <w:rPrChange w:id="44976" w:author="James Vu" w:date="2024-04-18T23:48:00Z">
                  <w:rPr>
                    <w:i/>
                    <w:iCs/>
                    <w:color w:val="000000"/>
                    <w:sz w:val="22"/>
                    <w:szCs w:val="22"/>
                  </w:rPr>
                </w:rPrChange>
              </w:rPr>
              <w:br/>
              <w:t>- Bảo hiểm thất nghiệp 1%</w:t>
            </w:r>
            <w:r w:rsidRPr="00B053AF">
              <w:rPr>
                <w:i/>
                <w:iCs/>
                <w:color w:val="000000"/>
                <w:sz w:val="21"/>
                <w:szCs w:val="21"/>
                <w:rPrChange w:id="44977" w:author="James Vu" w:date="2024-04-18T23:48:00Z">
                  <w:rPr>
                    <w:i/>
                    <w:iCs/>
                    <w:color w:val="000000"/>
                    <w:sz w:val="22"/>
                    <w:szCs w:val="22"/>
                  </w:rPr>
                </w:rPrChange>
              </w:rPr>
              <w:br/>
              <w:t>- Bảo hiểm tai nạn lao động, bệnh nghề nghiệp 0,5%</w:t>
            </w:r>
            <w:r w:rsidRPr="00B053AF">
              <w:rPr>
                <w:i/>
                <w:iCs/>
                <w:color w:val="000000"/>
                <w:sz w:val="21"/>
                <w:szCs w:val="21"/>
                <w:rPrChange w:id="44978" w:author="James Vu" w:date="2024-04-18T23:48:00Z">
                  <w:rPr>
                    <w:i/>
                    <w:iCs/>
                    <w:color w:val="000000"/>
                    <w:sz w:val="22"/>
                    <w:szCs w:val="22"/>
                  </w:rPr>
                </w:rPrChange>
              </w:rPr>
              <w:br/>
              <w:t>- Công đoàn phí: 2%</w:t>
            </w:r>
          </w:p>
        </w:tc>
      </w:tr>
      <w:tr w:rsidR="00C523C9" w:rsidRPr="00B053AF" w14:paraId="715E28EE" w14:textId="77777777" w:rsidTr="00B053AF">
        <w:trPr>
          <w:trHeight w:val="833"/>
          <w:trPrChange w:id="44979" w:author="James Vu" w:date="2024-04-18T23:48:00Z">
            <w:trPr>
              <w:trHeight w:val="833"/>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4980"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51EC79FF" w14:textId="77777777" w:rsidR="00C523C9" w:rsidRPr="00B053AF" w:rsidRDefault="00C523C9">
            <w:pPr>
              <w:widowControl w:val="0"/>
              <w:spacing w:before="120" w:after="120"/>
              <w:jc w:val="both"/>
              <w:rPr>
                <w:color w:val="000000"/>
                <w:sz w:val="21"/>
                <w:szCs w:val="21"/>
                <w:rPrChange w:id="44981" w:author="James Vu" w:date="2024-04-18T23:48:00Z">
                  <w:rPr>
                    <w:color w:val="000000"/>
                    <w:sz w:val="22"/>
                    <w:szCs w:val="22"/>
                  </w:rPr>
                </w:rPrChange>
              </w:rPr>
              <w:pPrChange w:id="44982" w:author="James Vu" w:date="2024-04-18T22:33:00Z">
                <w:pPr>
                  <w:widowControl w:val="0"/>
                  <w:spacing w:before="120" w:after="120"/>
                  <w:jc w:val="center"/>
                </w:pPr>
              </w:pPrChange>
            </w:pPr>
            <w:r w:rsidRPr="00B053AF">
              <w:rPr>
                <w:color w:val="000000"/>
                <w:sz w:val="21"/>
                <w:szCs w:val="21"/>
                <w:rPrChange w:id="44983" w:author="James Vu" w:date="2024-04-18T23:48:00Z">
                  <w:rPr>
                    <w:color w:val="000000"/>
                    <w:sz w:val="22"/>
                    <w:szCs w:val="22"/>
                  </w:rPr>
                </w:rPrChange>
              </w:rPr>
              <w:t>1</w:t>
            </w:r>
          </w:p>
        </w:tc>
        <w:tc>
          <w:tcPr>
            <w:tcW w:w="0" w:type="auto"/>
            <w:tcBorders>
              <w:top w:val="nil"/>
              <w:left w:val="nil"/>
              <w:bottom w:val="single" w:sz="4" w:space="0" w:color="auto"/>
              <w:right w:val="single" w:sz="4" w:space="0" w:color="auto"/>
            </w:tcBorders>
            <w:shd w:val="clear" w:color="auto" w:fill="auto"/>
            <w:vAlign w:val="center"/>
            <w:hideMark/>
            <w:tcPrChange w:id="44984"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781107DF" w14:textId="77777777" w:rsidR="00C523C9" w:rsidRPr="00B053AF" w:rsidRDefault="00C523C9">
            <w:pPr>
              <w:widowControl w:val="0"/>
              <w:spacing w:before="120" w:after="120"/>
              <w:jc w:val="both"/>
              <w:rPr>
                <w:color w:val="000000"/>
                <w:sz w:val="21"/>
                <w:szCs w:val="21"/>
                <w:rPrChange w:id="44985" w:author="James Vu" w:date="2024-04-18T23:48:00Z">
                  <w:rPr>
                    <w:color w:val="000000"/>
                    <w:sz w:val="22"/>
                    <w:szCs w:val="22"/>
                  </w:rPr>
                </w:rPrChange>
              </w:rPr>
              <w:pPrChange w:id="44986" w:author="James Vu" w:date="2024-04-18T22:33:00Z">
                <w:pPr>
                  <w:widowControl w:val="0"/>
                  <w:spacing w:before="120" w:after="120"/>
                </w:pPr>
              </w:pPrChange>
            </w:pPr>
            <w:r w:rsidRPr="00B053AF">
              <w:rPr>
                <w:color w:val="000000"/>
                <w:sz w:val="21"/>
                <w:szCs w:val="21"/>
                <w:rPrChange w:id="44987" w:author="James Vu" w:date="2024-04-18T23:48:00Z">
                  <w:rPr>
                    <w:color w:val="000000"/>
                    <w:sz w:val="22"/>
                    <w:szCs w:val="22"/>
                  </w:rPr>
                </w:rPrChange>
              </w:rPr>
              <w:t>Lương cơ bản, phụ cấp (L</w:t>
            </w:r>
            <w:r w:rsidRPr="00B053AF">
              <w:rPr>
                <w:color w:val="000000"/>
                <w:sz w:val="21"/>
                <w:szCs w:val="21"/>
                <w:vertAlign w:val="subscript"/>
                <w:rPrChange w:id="44988" w:author="James Vu" w:date="2024-04-18T23:48:00Z">
                  <w:rPr>
                    <w:color w:val="000000"/>
                    <w:sz w:val="22"/>
                    <w:szCs w:val="22"/>
                    <w:vertAlign w:val="subscript"/>
                  </w:rPr>
                </w:rPrChange>
              </w:rPr>
              <w:t>CB,PC</w:t>
            </w:r>
            <w:r w:rsidRPr="00B053AF">
              <w:rPr>
                <w:color w:val="000000"/>
                <w:sz w:val="21"/>
                <w:szCs w:val="21"/>
                <w:rPrChange w:id="44989" w:author="James Vu" w:date="2024-04-18T23:48:00Z">
                  <w:rPr>
                    <w:color w:val="000000"/>
                    <w:sz w:val="22"/>
                    <w:szCs w:val="22"/>
                  </w:rPr>
                </w:rPrChange>
              </w:rPr>
              <w:t>)</w:t>
            </w:r>
          </w:p>
        </w:tc>
        <w:tc>
          <w:tcPr>
            <w:tcW w:w="0" w:type="auto"/>
            <w:tcBorders>
              <w:top w:val="nil"/>
              <w:left w:val="nil"/>
              <w:bottom w:val="single" w:sz="4" w:space="0" w:color="auto"/>
              <w:right w:val="single" w:sz="4" w:space="0" w:color="auto"/>
            </w:tcBorders>
            <w:shd w:val="clear" w:color="auto" w:fill="auto"/>
            <w:vAlign w:val="center"/>
            <w:hideMark/>
            <w:tcPrChange w:id="44990"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4067E6DB" w14:textId="3511DC47" w:rsidR="00C523C9" w:rsidRPr="00B053AF" w:rsidRDefault="00C523C9">
            <w:pPr>
              <w:widowControl w:val="0"/>
              <w:spacing w:before="120" w:after="120"/>
              <w:jc w:val="both"/>
              <w:rPr>
                <w:color w:val="000000"/>
                <w:sz w:val="21"/>
                <w:szCs w:val="21"/>
                <w:rPrChange w:id="44991" w:author="James Vu" w:date="2024-04-18T23:48:00Z">
                  <w:rPr>
                    <w:color w:val="000000"/>
                    <w:sz w:val="22"/>
                    <w:szCs w:val="22"/>
                  </w:rPr>
                </w:rPrChange>
              </w:rPr>
              <w:pPrChange w:id="44992" w:author="James Vu" w:date="2024-04-18T22:33:00Z">
                <w:pPr>
                  <w:widowControl w:val="0"/>
                  <w:spacing w:before="120" w:after="120"/>
                  <w:jc w:val="center"/>
                </w:pPr>
              </w:pPrChange>
            </w:pPr>
            <w:r w:rsidRPr="00B053AF">
              <w:rPr>
                <w:color w:val="000000"/>
                <w:sz w:val="21"/>
                <w:szCs w:val="21"/>
                <w:rPrChange w:id="44993" w:author="James Vu" w:date="2024-04-18T23:48:00Z">
                  <w:rPr>
                    <w:color w:val="000000"/>
                    <w:sz w:val="22"/>
                    <w:szCs w:val="22"/>
                  </w:rPr>
                </w:rPrChange>
              </w:rPr>
              <w:t>L</w:t>
            </w:r>
            <w:r w:rsidRPr="00B053AF">
              <w:rPr>
                <w:color w:val="000000"/>
                <w:sz w:val="21"/>
                <w:szCs w:val="21"/>
                <w:vertAlign w:val="subscript"/>
                <w:rPrChange w:id="44994" w:author="James Vu" w:date="2024-04-18T23:48:00Z">
                  <w:rPr>
                    <w:color w:val="000000"/>
                    <w:sz w:val="22"/>
                    <w:szCs w:val="22"/>
                    <w:vertAlign w:val="subscript"/>
                  </w:rPr>
                </w:rPrChange>
              </w:rPr>
              <w:t>CB,PC</w:t>
            </w:r>
            <w:r w:rsidR="0007487A" w:rsidRPr="00B053AF">
              <w:rPr>
                <w:color w:val="000000"/>
                <w:sz w:val="21"/>
                <w:szCs w:val="21"/>
                <w:vertAlign w:val="subscript"/>
                <w:rPrChange w:id="44995" w:author="James Vu" w:date="2024-04-18T23:48:00Z">
                  <w:rPr>
                    <w:color w:val="000000"/>
                    <w:sz w:val="22"/>
                    <w:szCs w:val="22"/>
                    <w:vertAlign w:val="subscript"/>
                  </w:rPr>
                </w:rPrChange>
              </w:rPr>
              <w:t xml:space="preserve"> </w:t>
            </w:r>
            <w:r w:rsidRPr="00B053AF">
              <w:rPr>
                <w:color w:val="000000"/>
                <w:sz w:val="21"/>
                <w:szCs w:val="21"/>
                <w:rPrChange w:id="44996" w:author="James Vu" w:date="2024-04-18T23:48:00Z">
                  <w:rPr>
                    <w:color w:val="000000"/>
                    <w:sz w:val="22"/>
                    <w:szCs w:val="22"/>
                  </w:rPr>
                </w:rPrChange>
              </w:rPr>
              <w:t>=</w:t>
            </w:r>
            <w:r w:rsidR="0007487A" w:rsidRPr="00B053AF">
              <w:rPr>
                <w:color w:val="000000"/>
                <w:sz w:val="21"/>
                <w:szCs w:val="21"/>
                <w:rPrChange w:id="44997" w:author="James Vu" w:date="2024-04-18T23:48:00Z">
                  <w:rPr>
                    <w:color w:val="000000"/>
                    <w:sz w:val="22"/>
                    <w:szCs w:val="22"/>
                  </w:rPr>
                </w:rPrChange>
              </w:rPr>
              <w:t xml:space="preserve"> </w:t>
            </w:r>
            <w:r w:rsidRPr="00B053AF">
              <w:rPr>
                <w:color w:val="000000"/>
                <w:sz w:val="21"/>
                <w:szCs w:val="21"/>
                <w:rPrChange w:id="44998" w:author="James Vu" w:date="2024-04-18T23:48:00Z">
                  <w:rPr>
                    <w:color w:val="000000"/>
                    <w:sz w:val="22"/>
                    <w:szCs w:val="22"/>
                  </w:rPr>
                </w:rPrChange>
              </w:rPr>
              <w:t>(H</w:t>
            </w:r>
            <w:r w:rsidRPr="00B053AF">
              <w:rPr>
                <w:color w:val="000000"/>
                <w:sz w:val="21"/>
                <w:szCs w:val="21"/>
                <w:vertAlign w:val="subscript"/>
                <w:rPrChange w:id="44999" w:author="James Vu" w:date="2024-04-18T23:48:00Z">
                  <w:rPr>
                    <w:color w:val="000000"/>
                    <w:sz w:val="22"/>
                    <w:szCs w:val="22"/>
                    <w:vertAlign w:val="subscript"/>
                  </w:rPr>
                </w:rPrChange>
              </w:rPr>
              <w:t>CB</w:t>
            </w:r>
            <w:r w:rsidRPr="00B053AF">
              <w:rPr>
                <w:color w:val="000000"/>
                <w:sz w:val="21"/>
                <w:szCs w:val="21"/>
                <w:rPrChange w:id="45000" w:author="James Vu" w:date="2024-04-18T23:48:00Z">
                  <w:rPr>
                    <w:color w:val="000000"/>
                    <w:sz w:val="22"/>
                    <w:szCs w:val="22"/>
                  </w:rPr>
                </w:rPrChange>
              </w:rPr>
              <w:t>+H</w:t>
            </w:r>
            <w:r w:rsidRPr="00B053AF">
              <w:rPr>
                <w:color w:val="000000"/>
                <w:sz w:val="21"/>
                <w:szCs w:val="21"/>
                <w:vertAlign w:val="subscript"/>
                <w:rPrChange w:id="45001" w:author="James Vu" w:date="2024-04-18T23:48:00Z">
                  <w:rPr>
                    <w:color w:val="000000"/>
                    <w:sz w:val="22"/>
                    <w:szCs w:val="22"/>
                    <w:vertAlign w:val="subscript"/>
                  </w:rPr>
                </w:rPrChange>
              </w:rPr>
              <w:t>PC</w:t>
            </w:r>
            <w:r w:rsidRPr="00B053AF">
              <w:rPr>
                <w:color w:val="000000"/>
                <w:sz w:val="21"/>
                <w:szCs w:val="21"/>
                <w:rPrChange w:id="45002" w:author="James Vu" w:date="2024-04-18T23:48:00Z">
                  <w:rPr>
                    <w:color w:val="000000"/>
                    <w:sz w:val="22"/>
                    <w:szCs w:val="22"/>
                  </w:rPr>
                </w:rPrChange>
              </w:rPr>
              <w:t>)</w:t>
            </w:r>
            <w:r w:rsidR="0007487A" w:rsidRPr="00B053AF">
              <w:rPr>
                <w:color w:val="000000"/>
                <w:sz w:val="21"/>
                <w:szCs w:val="21"/>
                <w:rPrChange w:id="45003" w:author="James Vu" w:date="2024-04-18T23:48:00Z">
                  <w:rPr>
                    <w:color w:val="000000"/>
                    <w:sz w:val="22"/>
                    <w:szCs w:val="22"/>
                  </w:rPr>
                </w:rPrChange>
              </w:rPr>
              <w:t xml:space="preserve"> </w:t>
            </w:r>
            <w:r w:rsidRPr="00B053AF">
              <w:rPr>
                <w:color w:val="000000"/>
                <w:sz w:val="21"/>
                <w:szCs w:val="21"/>
                <w:rPrChange w:id="45004" w:author="James Vu" w:date="2024-04-18T23:48:00Z">
                  <w:rPr>
                    <w:color w:val="000000"/>
                    <w:sz w:val="22"/>
                    <w:szCs w:val="22"/>
                  </w:rPr>
                </w:rPrChange>
              </w:rPr>
              <w:t>*</w:t>
            </w:r>
            <w:r w:rsidR="0007487A" w:rsidRPr="00B053AF">
              <w:rPr>
                <w:color w:val="000000"/>
                <w:sz w:val="21"/>
                <w:szCs w:val="21"/>
                <w:rPrChange w:id="45005" w:author="James Vu" w:date="2024-04-18T23:48:00Z">
                  <w:rPr>
                    <w:color w:val="000000"/>
                    <w:sz w:val="22"/>
                    <w:szCs w:val="22"/>
                  </w:rPr>
                </w:rPrChange>
              </w:rPr>
              <w:t xml:space="preserve"> </w:t>
            </w:r>
            <w:r w:rsidRPr="00B053AF">
              <w:rPr>
                <w:color w:val="000000"/>
                <w:sz w:val="21"/>
                <w:szCs w:val="21"/>
                <w:rPrChange w:id="45006" w:author="James Vu" w:date="2024-04-18T23:48:00Z">
                  <w:rPr>
                    <w:color w:val="000000"/>
                    <w:sz w:val="22"/>
                    <w:szCs w:val="22"/>
                  </w:rPr>
                </w:rPrChange>
              </w:rPr>
              <w:t>ML</w:t>
            </w:r>
            <w:r w:rsidRPr="00B053AF">
              <w:rPr>
                <w:color w:val="000000"/>
                <w:sz w:val="21"/>
                <w:szCs w:val="21"/>
                <w:vertAlign w:val="subscript"/>
                <w:rPrChange w:id="45007" w:author="James Vu" w:date="2024-04-18T23:48:00Z">
                  <w:rPr>
                    <w:color w:val="000000"/>
                    <w:sz w:val="22"/>
                    <w:szCs w:val="22"/>
                    <w:vertAlign w:val="subscript"/>
                  </w:rPr>
                </w:rPrChange>
              </w:rPr>
              <w:t>CS</w:t>
            </w:r>
          </w:p>
        </w:tc>
        <w:tc>
          <w:tcPr>
            <w:tcW w:w="0" w:type="auto"/>
            <w:tcBorders>
              <w:top w:val="nil"/>
              <w:left w:val="nil"/>
              <w:bottom w:val="single" w:sz="4" w:space="0" w:color="auto"/>
              <w:right w:val="single" w:sz="4" w:space="0" w:color="auto"/>
            </w:tcBorders>
            <w:shd w:val="clear" w:color="auto" w:fill="auto"/>
            <w:vAlign w:val="center"/>
            <w:hideMark/>
            <w:tcPrChange w:id="45008"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6D102850" w14:textId="5C00A29E" w:rsidR="00C523C9" w:rsidRPr="00B053AF" w:rsidRDefault="00C523C9">
            <w:pPr>
              <w:widowControl w:val="0"/>
              <w:spacing w:before="120" w:after="120"/>
              <w:jc w:val="both"/>
              <w:rPr>
                <w:color w:val="000000"/>
                <w:sz w:val="21"/>
                <w:szCs w:val="21"/>
                <w:rPrChange w:id="45009" w:author="James Vu" w:date="2024-04-18T23:48:00Z">
                  <w:rPr>
                    <w:color w:val="000000"/>
                    <w:sz w:val="22"/>
                    <w:szCs w:val="22"/>
                  </w:rPr>
                </w:rPrChange>
              </w:rPr>
              <w:pPrChange w:id="45010" w:author="James Vu" w:date="2024-04-18T22:33:00Z">
                <w:pPr>
                  <w:widowControl w:val="0"/>
                  <w:spacing w:before="120" w:after="120"/>
                  <w:jc w:val="center"/>
                </w:pPr>
              </w:pPrChange>
            </w:pPr>
            <w:r w:rsidRPr="00B053AF">
              <w:rPr>
                <w:color w:val="000000"/>
                <w:sz w:val="21"/>
                <w:szCs w:val="21"/>
                <w:rPrChange w:id="45011" w:author="James Vu" w:date="2024-04-18T23:48:00Z">
                  <w:rPr>
                    <w:color w:val="000000"/>
                    <w:sz w:val="22"/>
                    <w:szCs w:val="22"/>
                  </w:rPr>
                </w:rPrChange>
              </w:rPr>
              <w:t>4.212.000</w:t>
            </w:r>
          </w:p>
        </w:tc>
        <w:tc>
          <w:tcPr>
            <w:tcW w:w="0" w:type="auto"/>
            <w:tcBorders>
              <w:top w:val="nil"/>
              <w:left w:val="nil"/>
              <w:bottom w:val="single" w:sz="4" w:space="0" w:color="auto"/>
              <w:right w:val="single" w:sz="4" w:space="0" w:color="auto"/>
            </w:tcBorders>
            <w:shd w:val="clear" w:color="auto" w:fill="auto"/>
            <w:vAlign w:val="center"/>
            <w:hideMark/>
            <w:tcPrChange w:id="4501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FE76D37" w14:textId="76CE83B3" w:rsidR="00C523C9" w:rsidRPr="00B053AF" w:rsidRDefault="00C523C9">
            <w:pPr>
              <w:widowControl w:val="0"/>
              <w:spacing w:before="120" w:after="120"/>
              <w:jc w:val="both"/>
              <w:rPr>
                <w:color w:val="000000"/>
                <w:sz w:val="21"/>
                <w:szCs w:val="21"/>
                <w:rPrChange w:id="45013" w:author="James Vu" w:date="2024-04-18T23:48:00Z">
                  <w:rPr>
                    <w:color w:val="000000"/>
                    <w:sz w:val="22"/>
                    <w:szCs w:val="22"/>
                  </w:rPr>
                </w:rPrChange>
              </w:rPr>
              <w:pPrChange w:id="45014" w:author="James Vu" w:date="2024-04-18T22:33:00Z">
                <w:pPr>
                  <w:widowControl w:val="0"/>
                  <w:spacing w:before="120" w:after="120"/>
                  <w:jc w:val="center"/>
                </w:pPr>
              </w:pPrChange>
            </w:pPr>
            <w:r w:rsidRPr="00B053AF">
              <w:rPr>
                <w:color w:val="000000"/>
                <w:sz w:val="21"/>
                <w:szCs w:val="21"/>
                <w:rPrChange w:id="45015" w:author="James Vu" w:date="2024-04-18T23:48:00Z">
                  <w:rPr>
                    <w:color w:val="000000"/>
                    <w:sz w:val="22"/>
                    <w:szCs w:val="22"/>
                  </w:rPr>
                </w:rPrChange>
              </w:rPr>
              <w:t>4.770.000</w:t>
            </w:r>
          </w:p>
        </w:tc>
        <w:tc>
          <w:tcPr>
            <w:tcW w:w="0" w:type="auto"/>
            <w:tcBorders>
              <w:top w:val="nil"/>
              <w:left w:val="nil"/>
              <w:bottom w:val="single" w:sz="4" w:space="0" w:color="auto"/>
              <w:right w:val="single" w:sz="4" w:space="0" w:color="auto"/>
            </w:tcBorders>
            <w:shd w:val="clear" w:color="auto" w:fill="auto"/>
            <w:vAlign w:val="center"/>
            <w:hideMark/>
            <w:tcPrChange w:id="45016"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C559D0B" w14:textId="5A6571AA" w:rsidR="00C523C9" w:rsidRPr="00B053AF" w:rsidRDefault="00C523C9">
            <w:pPr>
              <w:widowControl w:val="0"/>
              <w:spacing w:before="120" w:after="120"/>
              <w:jc w:val="both"/>
              <w:rPr>
                <w:color w:val="000000"/>
                <w:sz w:val="21"/>
                <w:szCs w:val="21"/>
                <w:rPrChange w:id="45017" w:author="James Vu" w:date="2024-04-18T23:48:00Z">
                  <w:rPr>
                    <w:color w:val="000000"/>
                    <w:sz w:val="22"/>
                    <w:szCs w:val="22"/>
                  </w:rPr>
                </w:rPrChange>
              </w:rPr>
              <w:pPrChange w:id="45018" w:author="James Vu" w:date="2024-04-18T22:33:00Z">
                <w:pPr>
                  <w:widowControl w:val="0"/>
                  <w:spacing w:before="120" w:after="120"/>
                  <w:jc w:val="center"/>
                </w:pPr>
              </w:pPrChange>
            </w:pPr>
            <w:r w:rsidRPr="00B053AF">
              <w:rPr>
                <w:color w:val="000000"/>
                <w:sz w:val="21"/>
                <w:szCs w:val="21"/>
                <w:rPrChange w:id="45019" w:author="James Vu" w:date="2024-04-18T23:48:00Z">
                  <w:rPr>
                    <w:color w:val="000000"/>
                    <w:sz w:val="22"/>
                    <w:szCs w:val="22"/>
                  </w:rPr>
                </w:rPrChange>
              </w:rPr>
              <w:t>5.328.000</w:t>
            </w:r>
          </w:p>
        </w:tc>
        <w:tc>
          <w:tcPr>
            <w:tcW w:w="0" w:type="auto"/>
            <w:tcBorders>
              <w:top w:val="nil"/>
              <w:left w:val="nil"/>
              <w:bottom w:val="single" w:sz="4" w:space="0" w:color="auto"/>
              <w:right w:val="single" w:sz="4" w:space="0" w:color="auto"/>
            </w:tcBorders>
            <w:shd w:val="clear" w:color="auto" w:fill="auto"/>
            <w:vAlign w:val="center"/>
            <w:hideMark/>
            <w:tcPrChange w:id="4502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B765C1A" w14:textId="56F00E2F" w:rsidR="00C523C9" w:rsidRPr="00B053AF" w:rsidRDefault="00C523C9">
            <w:pPr>
              <w:widowControl w:val="0"/>
              <w:spacing w:before="120" w:after="120"/>
              <w:jc w:val="both"/>
              <w:rPr>
                <w:color w:val="000000"/>
                <w:sz w:val="21"/>
                <w:szCs w:val="21"/>
                <w:rPrChange w:id="45021" w:author="James Vu" w:date="2024-04-18T23:48:00Z">
                  <w:rPr>
                    <w:color w:val="000000"/>
                    <w:sz w:val="22"/>
                    <w:szCs w:val="22"/>
                  </w:rPr>
                </w:rPrChange>
              </w:rPr>
              <w:pPrChange w:id="45022" w:author="James Vu" w:date="2024-04-18T22:33:00Z">
                <w:pPr>
                  <w:widowControl w:val="0"/>
                  <w:spacing w:before="120" w:after="120"/>
                  <w:jc w:val="center"/>
                </w:pPr>
              </w:pPrChange>
            </w:pPr>
            <w:r w:rsidRPr="00B053AF">
              <w:rPr>
                <w:color w:val="000000"/>
                <w:sz w:val="21"/>
                <w:szCs w:val="21"/>
                <w:rPrChange w:id="45023" w:author="James Vu" w:date="2024-04-18T23:48:00Z">
                  <w:rPr>
                    <w:color w:val="000000"/>
                    <w:sz w:val="22"/>
                    <w:szCs w:val="22"/>
                  </w:rPr>
                </w:rPrChange>
              </w:rPr>
              <w:t>5.886.000</w:t>
            </w:r>
          </w:p>
        </w:tc>
        <w:tc>
          <w:tcPr>
            <w:tcW w:w="0" w:type="auto"/>
            <w:tcBorders>
              <w:top w:val="nil"/>
              <w:left w:val="nil"/>
              <w:bottom w:val="single" w:sz="4" w:space="0" w:color="auto"/>
              <w:right w:val="single" w:sz="4" w:space="0" w:color="auto"/>
            </w:tcBorders>
            <w:shd w:val="clear" w:color="auto" w:fill="auto"/>
            <w:vAlign w:val="center"/>
            <w:hideMark/>
            <w:tcPrChange w:id="45024"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6B838A0" w14:textId="52F90CD1" w:rsidR="00C523C9" w:rsidRPr="00B053AF" w:rsidRDefault="00C523C9">
            <w:pPr>
              <w:widowControl w:val="0"/>
              <w:spacing w:before="120" w:after="120"/>
              <w:jc w:val="both"/>
              <w:rPr>
                <w:color w:val="000000"/>
                <w:sz w:val="21"/>
                <w:szCs w:val="21"/>
                <w:rPrChange w:id="45025" w:author="James Vu" w:date="2024-04-18T23:48:00Z">
                  <w:rPr>
                    <w:color w:val="000000"/>
                    <w:sz w:val="22"/>
                    <w:szCs w:val="22"/>
                  </w:rPr>
                </w:rPrChange>
              </w:rPr>
              <w:pPrChange w:id="45026" w:author="James Vu" w:date="2024-04-18T22:33:00Z">
                <w:pPr>
                  <w:widowControl w:val="0"/>
                  <w:spacing w:before="120" w:after="120"/>
                  <w:jc w:val="center"/>
                </w:pPr>
              </w:pPrChange>
            </w:pPr>
            <w:r w:rsidRPr="00B053AF">
              <w:rPr>
                <w:color w:val="000000"/>
                <w:sz w:val="21"/>
                <w:szCs w:val="21"/>
                <w:rPrChange w:id="45027" w:author="James Vu" w:date="2024-04-18T23:48:00Z">
                  <w:rPr>
                    <w:color w:val="000000"/>
                    <w:sz w:val="22"/>
                    <w:szCs w:val="22"/>
                  </w:rPr>
                </w:rPrChange>
              </w:rPr>
              <w:t>6.444.000</w:t>
            </w:r>
          </w:p>
        </w:tc>
        <w:tc>
          <w:tcPr>
            <w:tcW w:w="0" w:type="auto"/>
            <w:tcBorders>
              <w:top w:val="nil"/>
              <w:left w:val="nil"/>
              <w:bottom w:val="single" w:sz="4" w:space="0" w:color="auto"/>
              <w:right w:val="single" w:sz="4" w:space="0" w:color="auto"/>
            </w:tcBorders>
            <w:shd w:val="clear" w:color="auto" w:fill="auto"/>
            <w:vAlign w:val="center"/>
            <w:hideMark/>
            <w:tcPrChange w:id="45028"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4610A2C" w14:textId="01C18793" w:rsidR="00C523C9" w:rsidRPr="00B053AF" w:rsidRDefault="00C523C9">
            <w:pPr>
              <w:widowControl w:val="0"/>
              <w:spacing w:before="120" w:after="120"/>
              <w:jc w:val="both"/>
              <w:rPr>
                <w:color w:val="000000"/>
                <w:sz w:val="21"/>
                <w:szCs w:val="21"/>
                <w:rPrChange w:id="45029" w:author="James Vu" w:date="2024-04-18T23:48:00Z">
                  <w:rPr>
                    <w:color w:val="000000"/>
                    <w:sz w:val="22"/>
                    <w:szCs w:val="22"/>
                  </w:rPr>
                </w:rPrChange>
              </w:rPr>
              <w:pPrChange w:id="45030" w:author="James Vu" w:date="2024-04-18T22:33:00Z">
                <w:pPr>
                  <w:widowControl w:val="0"/>
                  <w:spacing w:before="120" w:after="120"/>
                  <w:jc w:val="center"/>
                </w:pPr>
              </w:pPrChange>
            </w:pPr>
            <w:r w:rsidRPr="00B053AF">
              <w:rPr>
                <w:color w:val="000000"/>
                <w:sz w:val="21"/>
                <w:szCs w:val="21"/>
                <w:rPrChange w:id="45031" w:author="James Vu" w:date="2024-04-18T23:48:00Z">
                  <w:rPr>
                    <w:color w:val="000000"/>
                    <w:sz w:val="22"/>
                    <w:szCs w:val="22"/>
                  </w:rPr>
                </w:rPrChange>
              </w:rPr>
              <w:t>7.002.000</w:t>
            </w:r>
          </w:p>
        </w:tc>
        <w:tc>
          <w:tcPr>
            <w:tcW w:w="0" w:type="auto"/>
            <w:tcBorders>
              <w:top w:val="nil"/>
              <w:left w:val="nil"/>
              <w:bottom w:val="single" w:sz="4" w:space="0" w:color="auto"/>
              <w:right w:val="single" w:sz="4" w:space="0" w:color="auto"/>
            </w:tcBorders>
            <w:shd w:val="clear" w:color="auto" w:fill="auto"/>
            <w:vAlign w:val="center"/>
            <w:hideMark/>
            <w:tcPrChange w:id="4503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9D00EBB" w14:textId="19BB3245" w:rsidR="00C523C9" w:rsidRPr="00B053AF" w:rsidRDefault="00C523C9">
            <w:pPr>
              <w:widowControl w:val="0"/>
              <w:spacing w:before="120" w:after="120"/>
              <w:jc w:val="both"/>
              <w:rPr>
                <w:color w:val="000000"/>
                <w:sz w:val="21"/>
                <w:szCs w:val="21"/>
                <w:rPrChange w:id="45033" w:author="James Vu" w:date="2024-04-18T23:48:00Z">
                  <w:rPr>
                    <w:color w:val="000000"/>
                    <w:sz w:val="22"/>
                    <w:szCs w:val="22"/>
                  </w:rPr>
                </w:rPrChange>
              </w:rPr>
              <w:pPrChange w:id="45034" w:author="James Vu" w:date="2024-04-18T22:33:00Z">
                <w:pPr>
                  <w:widowControl w:val="0"/>
                  <w:spacing w:before="120" w:after="120"/>
                  <w:jc w:val="center"/>
                </w:pPr>
              </w:pPrChange>
            </w:pPr>
            <w:r w:rsidRPr="00B053AF">
              <w:rPr>
                <w:color w:val="000000"/>
                <w:sz w:val="21"/>
                <w:szCs w:val="21"/>
                <w:rPrChange w:id="45035" w:author="James Vu" w:date="2024-04-18T23:48:00Z">
                  <w:rPr>
                    <w:color w:val="000000"/>
                    <w:sz w:val="22"/>
                    <w:szCs w:val="22"/>
                  </w:rPr>
                </w:rPrChange>
              </w:rPr>
              <w:t>7.560.000</w:t>
            </w:r>
          </w:p>
        </w:tc>
        <w:tc>
          <w:tcPr>
            <w:tcW w:w="0" w:type="auto"/>
            <w:tcBorders>
              <w:top w:val="nil"/>
              <w:left w:val="nil"/>
              <w:bottom w:val="single" w:sz="4" w:space="0" w:color="auto"/>
              <w:right w:val="single" w:sz="4" w:space="0" w:color="auto"/>
            </w:tcBorders>
            <w:shd w:val="clear" w:color="auto" w:fill="auto"/>
            <w:vAlign w:val="center"/>
            <w:hideMark/>
            <w:tcPrChange w:id="45036"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0DD1E01F" w14:textId="12D81612" w:rsidR="00C523C9" w:rsidRPr="00B053AF" w:rsidRDefault="00C523C9">
            <w:pPr>
              <w:widowControl w:val="0"/>
              <w:spacing w:before="120" w:after="120"/>
              <w:jc w:val="both"/>
              <w:rPr>
                <w:color w:val="000000"/>
                <w:sz w:val="21"/>
                <w:szCs w:val="21"/>
                <w:rPrChange w:id="45037" w:author="James Vu" w:date="2024-04-18T23:48:00Z">
                  <w:rPr>
                    <w:color w:val="000000"/>
                    <w:sz w:val="22"/>
                    <w:szCs w:val="22"/>
                  </w:rPr>
                </w:rPrChange>
              </w:rPr>
              <w:pPrChange w:id="45038" w:author="James Vu" w:date="2024-04-18T22:33:00Z">
                <w:pPr>
                  <w:widowControl w:val="0"/>
                  <w:spacing w:before="120" w:after="120"/>
                  <w:jc w:val="center"/>
                </w:pPr>
              </w:pPrChange>
            </w:pPr>
            <w:r w:rsidRPr="00B053AF">
              <w:rPr>
                <w:color w:val="000000"/>
                <w:sz w:val="21"/>
                <w:szCs w:val="21"/>
                <w:rPrChange w:id="45039" w:author="James Vu" w:date="2024-04-18T23:48:00Z">
                  <w:rPr>
                    <w:color w:val="000000"/>
                    <w:sz w:val="22"/>
                    <w:szCs w:val="22"/>
                  </w:rPr>
                </w:rPrChange>
              </w:rPr>
              <w:t>8.118.000</w:t>
            </w:r>
          </w:p>
        </w:tc>
        <w:tc>
          <w:tcPr>
            <w:tcW w:w="0" w:type="auto"/>
            <w:tcBorders>
              <w:top w:val="nil"/>
              <w:left w:val="nil"/>
              <w:bottom w:val="single" w:sz="4" w:space="0" w:color="auto"/>
              <w:right w:val="single" w:sz="4" w:space="0" w:color="auto"/>
            </w:tcBorders>
            <w:shd w:val="clear" w:color="auto" w:fill="auto"/>
            <w:vAlign w:val="center"/>
            <w:hideMark/>
            <w:tcPrChange w:id="4504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78FC3FA" w14:textId="77777777" w:rsidR="00C523C9" w:rsidRPr="00B053AF" w:rsidRDefault="00C523C9">
            <w:pPr>
              <w:widowControl w:val="0"/>
              <w:spacing w:before="120" w:after="120"/>
              <w:jc w:val="both"/>
              <w:rPr>
                <w:i/>
                <w:iCs/>
                <w:color w:val="000000"/>
                <w:sz w:val="21"/>
                <w:szCs w:val="21"/>
                <w:rPrChange w:id="45041" w:author="James Vu" w:date="2024-04-18T23:48:00Z">
                  <w:rPr>
                    <w:i/>
                    <w:iCs/>
                    <w:color w:val="000000"/>
                    <w:sz w:val="22"/>
                    <w:szCs w:val="22"/>
                  </w:rPr>
                </w:rPrChange>
              </w:rPr>
              <w:pPrChange w:id="45042" w:author="James Vu" w:date="2024-04-18T22:33:00Z">
                <w:pPr>
                  <w:widowControl w:val="0"/>
                  <w:spacing w:before="120" w:after="120"/>
                </w:pPr>
              </w:pPrChange>
            </w:pPr>
            <w:r w:rsidRPr="00B053AF">
              <w:rPr>
                <w:i/>
                <w:iCs/>
                <w:color w:val="000000"/>
                <w:sz w:val="21"/>
                <w:szCs w:val="21"/>
                <w:rPrChange w:id="45043" w:author="James Vu" w:date="2024-04-18T23:48:00Z">
                  <w:rPr>
                    <w:i/>
                    <w:iCs/>
                    <w:color w:val="000000"/>
                    <w:sz w:val="22"/>
                    <w:szCs w:val="22"/>
                  </w:rPr>
                </w:rPrChange>
              </w:rPr>
              <w:t>Quyết định 129/QĐ-BTTTT ngày 03/02/2021 Ban hành hướng dẫn đơn giá nhân công trong quản lý đầu tư ứng dụng CNTT sử dụng nguồn vốn ngân sách nhà nước</w:t>
            </w:r>
          </w:p>
        </w:tc>
      </w:tr>
      <w:tr w:rsidR="00C523C9" w:rsidRPr="00B053AF" w14:paraId="138E23DE" w14:textId="77777777" w:rsidTr="00B053AF">
        <w:trPr>
          <w:trHeight w:val="323"/>
          <w:trPrChange w:id="45044" w:author="James Vu" w:date="2024-04-18T23:48:00Z">
            <w:trPr>
              <w:trHeight w:val="323"/>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5045"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4552DDE" w14:textId="77777777" w:rsidR="00C523C9" w:rsidRPr="00B053AF" w:rsidRDefault="00C523C9">
            <w:pPr>
              <w:widowControl w:val="0"/>
              <w:spacing w:before="120" w:after="120"/>
              <w:jc w:val="both"/>
              <w:rPr>
                <w:color w:val="000000"/>
                <w:sz w:val="21"/>
                <w:szCs w:val="21"/>
                <w:rPrChange w:id="45046" w:author="James Vu" w:date="2024-04-18T23:48:00Z">
                  <w:rPr>
                    <w:color w:val="000000"/>
                    <w:sz w:val="22"/>
                    <w:szCs w:val="22"/>
                  </w:rPr>
                </w:rPrChange>
              </w:rPr>
              <w:pPrChange w:id="45047" w:author="James Vu" w:date="2024-04-18T22:33:00Z">
                <w:pPr>
                  <w:widowControl w:val="0"/>
                  <w:spacing w:before="120" w:after="120"/>
                  <w:jc w:val="center"/>
                </w:pPr>
              </w:pPrChange>
            </w:pPr>
            <w:r w:rsidRPr="00B053AF">
              <w:rPr>
                <w:color w:val="000000"/>
                <w:sz w:val="21"/>
                <w:szCs w:val="21"/>
                <w:rPrChange w:id="45048" w:author="James Vu" w:date="2024-04-18T23:48:00Z">
                  <w:rPr>
                    <w:color w:val="000000"/>
                    <w:sz w:val="22"/>
                    <w:szCs w:val="22"/>
                  </w:rPr>
                </w:rPrChange>
              </w:rPr>
              <w:t>2</w:t>
            </w:r>
          </w:p>
        </w:tc>
        <w:tc>
          <w:tcPr>
            <w:tcW w:w="0" w:type="auto"/>
            <w:tcBorders>
              <w:top w:val="nil"/>
              <w:left w:val="nil"/>
              <w:bottom w:val="single" w:sz="4" w:space="0" w:color="auto"/>
              <w:right w:val="single" w:sz="4" w:space="0" w:color="auto"/>
            </w:tcBorders>
            <w:shd w:val="clear" w:color="auto" w:fill="auto"/>
            <w:vAlign w:val="center"/>
            <w:hideMark/>
            <w:tcPrChange w:id="45049"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12CD7DC9" w14:textId="77777777" w:rsidR="00C523C9" w:rsidRPr="00B053AF" w:rsidRDefault="00C523C9">
            <w:pPr>
              <w:widowControl w:val="0"/>
              <w:spacing w:before="120" w:after="120"/>
              <w:jc w:val="both"/>
              <w:rPr>
                <w:color w:val="000000"/>
                <w:sz w:val="21"/>
                <w:szCs w:val="21"/>
                <w:rPrChange w:id="45050" w:author="James Vu" w:date="2024-04-18T23:48:00Z">
                  <w:rPr>
                    <w:color w:val="000000"/>
                    <w:sz w:val="22"/>
                    <w:szCs w:val="22"/>
                  </w:rPr>
                </w:rPrChange>
              </w:rPr>
              <w:pPrChange w:id="45051" w:author="James Vu" w:date="2024-04-18T22:33:00Z">
                <w:pPr>
                  <w:widowControl w:val="0"/>
                  <w:spacing w:before="120" w:after="120"/>
                </w:pPr>
              </w:pPrChange>
            </w:pPr>
            <w:r w:rsidRPr="00B053AF">
              <w:rPr>
                <w:color w:val="000000"/>
                <w:sz w:val="21"/>
                <w:szCs w:val="21"/>
                <w:rPrChange w:id="45052" w:author="James Vu" w:date="2024-04-18T23:48:00Z">
                  <w:rPr>
                    <w:color w:val="000000"/>
                    <w:sz w:val="22"/>
                    <w:szCs w:val="22"/>
                  </w:rPr>
                </w:rPrChange>
              </w:rPr>
              <w:t>Lương điều chỉnh (L</w:t>
            </w:r>
            <w:r w:rsidRPr="00B053AF">
              <w:rPr>
                <w:color w:val="000000"/>
                <w:sz w:val="21"/>
                <w:szCs w:val="21"/>
                <w:vertAlign w:val="subscript"/>
                <w:rPrChange w:id="45053" w:author="James Vu" w:date="2024-04-18T23:48:00Z">
                  <w:rPr>
                    <w:color w:val="000000"/>
                    <w:sz w:val="22"/>
                    <w:szCs w:val="22"/>
                    <w:vertAlign w:val="subscript"/>
                  </w:rPr>
                </w:rPrChange>
              </w:rPr>
              <w:t>ĐC</w:t>
            </w:r>
            <w:r w:rsidRPr="00B053AF">
              <w:rPr>
                <w:color w:val="000000"/>
                <w:sz w:val="21"/>
                <w:szCs w:val="21"/>
                <w:rPrChange w:id="45054" w:author="James Vu" w:date="2024-04-18T23:48:00Z">
                  <w:rPr>
                    <w:color w:val="000000"/>
                    <w:sz w:val="22"/>
                    <w:szCs w:val="22"/>
                  </w:rPr>
                </w:rPrChange>
              </w:rPr>
              <w:t xml:space="preserve">) </w:t>
            </w:r>
          </w:p>
        </w:tc>
        <w:tc>
          <w:tcPr>
            <w:tcW w:w="0" w:type="auto"/>
            <w:tcBorders>
              <w:top w:val="nil"/>
              <w:left w:val="nil"/>
              <w:bottom w:val="single" w:sz="4" w:space="0" w:color="auto"/>
              <w:right w:val="single" w:sz="4" w:space="0" w:color="auto"/>
            </w:tcBorders>
            <w:shd w:val="clear" w:color="auto" w:fill="auto"/>
            <w:vAlign w:val="center"/>
            <w:hideMark/>
            <w:tcPrChange w:id="45055"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705F3D37" w14:textId="5F5252E5" w:rsidR="00C523C9" w:rsidRPr="00B053AF" w:rsidRDefault="00C523C9">
            <w:pPr>
              <w:widowControl w:val="0"/>
              <w:spacing w:before="120" w:after="120"/>
              <w:jc w:val="both"/>
              <w:rPr>
                <w:color w:val="000000"/>
                <w:sz w:val="21"/>
                <w:szCs w:val="21"/>
                <w:rPrChange w:id="45056" w:author="James Vu" w:date="2024-04-18T23:48:00Z">
                  <w:rPr>
                    <w:color w:val="000000"/>
                    <w:sz w:val="22"/>
                    <w:szCs w:val="22"/>
                  </w:rPr>
                </w:rPrChange>
              </w:rPr>
              <w:pPrChange w:id="45057" w:author="James Vu" w:date="2024-04-18T22:33:00Z">
                <w:pPr>
                  <w:widowControl w:val="0"/>
                  <w:spacing w:before="120" w:after="120"/>
                  <w:jc w:val="center"/>
                </w:pPr>
              </w:pPrChange>
            </w:pPr>
            <w:r w:rsidRPr="00B053AF">
              <w:rPr>
                <w:color w:val="000000"/>
                <w:sz w:val="21"/>
                <w:szCs w:val="21"/>
                <w:rPrChange w:id="45058" w:author="James Vu" w:date="2024-04-18T23:48:00Z">
                  <w:rPr>
                    <w:color w:val="000000"/>
                    <w:sz w:val="22"/>
                    <w:szCs w:val="22"/>
                  </w:rPr>
                </w:rPrChange>
              </w:rPr>
              <w:t>L</w:t>
            </w:r>
            <w:r w:rsidRPr="00B053AF">
              <w:rPr>
                <w:color w:val="000000"/>
                <w:sz w:val="21"/>
                <w:szCs w:val="21"/>
                <w:vertAlign w:val="subscript"/>
                <w:rPrChange w:id="45059" w:author="James Vu" w:date="2024-04-18T23:48:00Z">
                  <w:rPr>
                    <w:color w:val="000000"/>
                    <w:sz w:val="22"/>
                    <w:szCs w:val="22"/>
                    <w:vertAlign w:val="subscript"/>
                  </w:rPr>
                </w:rPrChange>
              </w:rPr>
              <w:t>ĐC</w:t>
            </w:r>
            <w:r w:rsidR="0007487A" w:rsidRPr="00B053AF">
              <w:rPr>
                <w:color w:val="000000"/>
                <w:sz w:val="21"/>
                <w:szCs w:val="21"/>
                <w:vertAlign w:val="subscript"/>
                <w:rPrChange w:id="45060" w:author="James Vu" w:date="2024-04-18T23:48:00Z">
                  <w:rPr>
                    <w:color w:val="000000"/>
                    <w:sz w:val="22"/>
                    <w:szCs w:val="22"/>
                    <w:vertAlign w:val="subscript"/>
                  </w:rPr>
                </w:rPrChange>
              </w:rPr>
              <w:t xml:space="preserve"> </w:t>
            </w:r>
            <w:r w:rsidRPr="00B053AF">
              <w:rPr>
                <w:color w:val="000000"/>
                <w:sz w:val="21"/>
                <w:szCs w:val="21"/>
                <w:rPrChange w:id="45061" w:author="James Vu" w:date="2024-04-18T23:48:00Z">
                  <w:rPr>
                    <w:color w:val="000000"/>
                    <w:sz w:val="22"/>
                    <w:szCs w:val="22"/>
                  </w:rPr>
                </w:rPrChange>
              </w:rPr>
              <w:t>=</w:t>
            </w:r>
            <w:r w:rsidR="0007487A" w:rsidRPr="00B053AF">
              <w:rPr>
                <w:color w:val="000000"/>
                <w:sz w:val="21"/>
                <w:szCs w:val="21"/>
                <w:rPrChange w:id="45062" w:author="James Vu" w:date="2024-04-18T23:48:00Z">
                  <w:rPr>
                    <w:color w:val="000000"/>
                    <w:sz w:val="22"/>
                    <w:szCs w:val="22"/>
                  </w:rPr>
                </w:rPrChange>
              </w:rPr>
              <w:t xml:space="preserve"> </w:t>
            </w:r>
            <w:r w:rsidRPr="00B053AF">
              <w:rPr>
                <w:color w:val="000000"/>
                <w:sz w:val="21"/>
                <w:szCs w:val="21"/>
                <w:rPrChange w:id="45063" w:author="James Vu" w:date="2024-04-18T23:48:00Z">
                  <w:rPr>
                    <w:color w:val="000000"/>
                    <w:sz w:val="22"/>
                    <w:szCs w:val="22"/>
                  </w:rPr>
                </w:rPrChange>
              </w:rPr>
              <w:t>(H</w:t>
            </w:r>
            <w:r w:rsidRPr="00B053AF">
              <w:rPr>
                <w:color w:val="000000"/>
                <w:sz w:val="21"/>
                <w:szCs w:val="21"/>
                <w:vertAlign w:val="subscript"/>
                <w:rPrChange w:id="45064" w:author="James Vu" w:date="2024-04-18T23:48:00Z">
                  <w:rPr>
                    <w:color w:val="000000"/>
                    <w:sz w:val="22"/>
                    <w:szCs w:val="22"/>
                    <w:vertAlign w:val="subscript"/>
                  </w:rPr>
                </w:rPrChange>
              </w:rPr>
              <w:t>CB</w:t>
            </w:r>
            <w:r w:rsidRPr="00B053AF">
              <w:rPr>
                <w:color w:val="000000"/>
                <w:sz w:val="21"/>
                <w:szCs w:val="21"/>
                <w:rPrChange w:id="45065" w:author="James Vu" w:date="2024-04-18T23:48:00Z">
                  <w:rPr>
                    <w:color w:val="000000"/>
                    <w:sz w:val="22"/>
                    <w:szCs w:val="22"/>
                  </w:rPr>
                </w:rPrChange>
              </w:rPr>
              <w:t>+H</w:t>
            </w:r>
            <w:r w:rsidRPr="00B053AF">
              <w:rPr>
                <w:color w:val="000000"/>
                <w:sz w:val="21"/>
                <w:szCs w:val="21"/>
                <w:vertAlign w:val="subscript"/>
                <w:rPrChange w:id="45066" w:author="James Vu" w:date="2024-04-18T23:48:00Z">
                  <w:rPr>
                    <w:color w:val="000000"/>
                    <w:sz w:val="22"/>
                    <w:szCs w:val="22"/>
                    <w:vertAlign w:val="subscript"/>
                  </w:rPr>
                </w:rPrChange>
              </w:rPr>
              <w:t>PC</w:t>
            </w:r>
            <w:r w:rsidRPr="00B053AF">
              <w:rPr>
                <w:color w:val="000000"/>
                <w:sz w:val="21"/>
                <w:szCs w:val="21"/>
                <w:rPrChange w:id="45067" w:author="James Vu" w:date="2024-04-18T23:48:00Z">
                  <w:rPr>
                    <w:color w:val="000000"/>
                    <w:sz w:val="22"/>
                    <w:szCs w:val="22"/>
                  </w:rPr>
                </w:rPrChange>
              </w:rPr>
              <w:t>)</w:t>
            </w:r>
            <w:r w:rsidR="0007487A" w:rsidRPr="00B053AF">
              <w:rPr>
                <w:color w:val="000000"/>
                <w:sz w:val="21"/>
                <w:szCs w:val="21"/>
                <w:rPrChange w:id="45068" w:author="James Vu" w:date="2024-04-18T23:48:00Z">
                  <w:rPr>
                    <w:color w:val="000000"/>
                    <w:sz w:val="22"/>
                    <w:szCs w:val="22"/>
                  </w:rPr>
                </w:rPrChange>
              </w:rPr>
              <w:t xml:space="preserve"> </w:t>
            </w:r>
            <w:r w:rsidRPr="00B053AF">
              <w:rPr>
                <w:color w:val="000000"/>
                <w:sz w:val="21"/>
                <w:szCs w:val="21"/>
                <w:rPrChange w:id="45069" w:author="James Vu" w:date="2024-04-18T23:48:00Z">
                  <w:rPr>
                    <w:color w:val="000000"/>
                    <w:sz w:val="22"/>
                    <w:szCs w:val="22"/>
                  </w:rPr>
                </w:rPrChange>
              </w:rPr>
              <w:t>*</w:t>
            </w:r>
            <w:r w:rsidR="0007487A" w:rsidRPr="00B053AF">
              <w:rPr>
                <w:color w:val="000000"/>
                <w:sz w:val="21"/>
                <w:szCs w:val="21"/>
                <w:rPrChange w:id="45070" w:author="James Vu" w:date="2024-04-18T23:48:00Z">
                  <w:rPr>
                    <w:color w:val="000000"/>
                    <w:sz w:val="22"/>
                    <w:szCs w:val="22"/>
                  </w:rPr>
                </w:rPrChange>
              </w:rPr>
              <w:t xml:space="preserve"> </w:t>
            </w:r>
            <w:r w:rsidRPr="00B053AF">
              <w:rPr>
                <w:color w:val="000000"/>
                <w:sz w:val="21"/>
                <w:szCs w:val="21"/>
                <w:rPrChange w:id="45071" w:author="James Vu" w:date="2024-04-18T23:48:00Z">
                  <w:rPr>
                    <w:color w:val="000000"/>
                    <w:sz w:val="22"/>
                    <w:szCs w:val="22"/>
                  </w:rPr>
                </w:rPrChange>
              </w:rPr>
              <w:t>ML</w:t>
            </w:r>
            <w:r w:rsidRPr="00B053AF">
              <w:rPr>
                <w:color w:val="000000"/>
                <w:sz w:val="21"/>
                <w:szCs w:val="21"/>
                <w:vertAlign w:val="subscript"/>
                <w:rPrChange w:id="45072" w:author="James Vu" w:date="2024-04-18T23:48:00Z">
                  <w:rPr>
                    <w:color w:val="000000"/>
                    <w:sz w:val="22"/>
                    <w:szCs w:val="22"/>
                    <w:vertAlign w:val="subscript"/>
                  </w:rPr>
                </w:rPrChange>
              </w:rPr>
              <w:t>CS</w:t>
            </w:r>
            <w:r w:rsidR="0007487A" w:rsidRPr="00B053AF">
              <w:rPr>
                <w:color w:val="000000"/>
                <w:sz w:val="21"/>
                <w:szCs w:val="21"/>
                <w:vertAlign w:val="subscript"/>
                <w:rPrChange w:id="45073" w:author="James Vu" w:date="2024-04-18T23:48:00Z">
                  <w:rPr>
                    <w:color w:val="000000"/>
                    <w:sz w:val="22"/>
                    <w:szCs w:val="22"/>
                    <w:vertAlign w:val="subscript"/>
                  </w:rPr>
                </w:rPrChange>
              </w:rPr>
              <w:t xml:space="preserve"> </w:t>
            </w:r>
            <w:r w:rsidRPr="00B053AF">
              <w:rPr>
                <w:color w:val="000000"/>
                <w:sz w:val="21"/>
                <w:szCs w:val="21"/>
                <w:rPrChange w:id="45074" w:author="James Vu" w:date="2024-04-18T23:48:00Z">
                  <w:rPr>
                    <w:color w:val="000000"/>
                    <w:sz w:val="22"/>
                    <w:szCs w:val="22"/>
                  </w:rPr>
                </w:rPrChange>
              </w:rPr>
              <w:t>*</w:t>
            </w:r>
            <w:r w:rsidR="0007487A" w:rsidRPr="00B053AF">
              <w:rPr>
                <w:color w:val="000000"/>
                <w:sz w:val="21"/>
                <w:szCs w:val="21"/>
                <w:rPrChange w:id="45075" w:author="James Vu" w:date="2024-04-18T23:48:00Z">
                  <w:rPr>
                    <w:color w:val="000000"/>
                    <w:sz w:val="22"/>
                    <w:szCs w:val="22"/>
                  </w:rPr>
                </w:rPrChange>
              </w:rPr>
              <w:t xml:space="preserve"> </w:t>
            </w:r>
            <w:r w:rsidRPr="00B053AF">
              <w:rPr>
                <w:color w:val="000000"/>
                <w:sz w:val="21"/>
                <w:szCs w:val="21"/>
                <w:rPrChange w:id="45076" w:author="James Vu" w:date="2024-04-18T23:48:00Z">
                  <w:rPr>
                    <w:color w:val="000000"/>
                    <w:sz w:val="22"/>
                    <w:szCs w:val="22"/>
                  </w:rPr>
                </w:rPrChange>
              </w:rPr>
              <w:t>H</w:t>
            </w:r>
            <w:r w:rsidRPr="00B053AF">
              <w:rPr>
                <w:color w:val="000000"/>
                <w:sz w:val="21"/>
                <w:szCs w:val="21"/>
                <w:vertAlign w:val="subscript"/>
                <w:rPrChange w:id="45077" w:author="James Vu" w:date="2024-04-18T23:48:00Z">
                  <w:rPr>
                    <w:color w:val="000000"/>
                    <w:sz w:val="22"/>
                    <w:szCs w:val="22"/>
                    <w:vertAlign w:val="subscript"/>
                  </w:rPr>
                </w:rPrChange>
              </w:rPr>
              <w:t>ĐC</w:t>
            </w:r>
          </w:p>
        </w:tc>
        <w:tc>
          <w:tcPr>
            <w:tcW w:w="0" w:type="auto"/>
            <w:tcBorders>
              <w:top w:val="nil"/>
              <w:left w:val="nil"/>
              <w:bottom w:val="single" w:sz="4" w:space="0" w:color="auto"/>
              <w:right w:val="single" w:sz="4" w:space="0" w:color="auto"/>
            </w:tcBorders>
            <w:shd w:val="clear" w:color="auto" w:fill="auto"/>
            <w:vAlign w:val="center"/>
            <w:hideMark/>
            <w:tcPrChange w:id="45078"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10BC65D6" w14:textId="75F307A8" w:rsidR="00C523C9" w:rsidRPr="00B053AF" w:rsidRDefault="00C523C9">
            <w:pPr>
              <w:widowControl w:val="0"/>
              <w:spacing w:before="120" w:after="120"/>
              <w:jc w:val="both"/>
              <w:rPr>
                <w:color w:val="000000"/>
                <w:sz w:val="21"/>
                <w:szCs w:val="21"/>
                <w:rPrChange w:id="45079" w:author="James Vu" w:date="2024-04-18T23:48:00Z">
                  <w:rPr>
                    <w:color w:val="000000"/>
                    <w:sz w:val="22"/>
                    <w:szCs w:val="22"/>
                  </w:rPr>
                </w:rPrChange>
              </w:rPr>
              <w:pPrChange w:id="45080" w:author="James Vu" w:date="2024-04-18T22:33:00Z">
                <w:pPr>
                  <w:widowControl w:val="0"/>
                  <w:spacing w:before="120" w:after="120"/>
                  <w:jc w:val="center"/>
                </w:pPr>
              </w:pPrChange>
            </w:pPr>
            <w:r w:rsidRPr="00B053AF">
              <w:rPr>
                <w:color w:val="000000"/>
                <w:sz w:val="21"/>
                <w:szCs w:val="21"/>
                <w:rPrChange w:id="45081" w:author="James Vu" w:date="2024-04-18T23:48:00Z">
                  <w:rPr>
                    <w:color w:val="000000"/>
                    <w:sz w:val="22"/>
                    <w:szCs w:val="22"/>
                  </w:rPr>
                </w:rPrChange>
              </w:rPr>
              <w:t>3.790.800</w:t>
            </w:r>
          </w:p>
        </w:tc>
        <w:tc>
          <w:tcPr>
            <w:tcW w:w="0" w:type="auto"/>
            <w:tcBorders>
              <w:top w:val="nil"/>
              <w:left w:val="nil"/>
              <w:bottom w:val="single" w:sz="4" w:space="0" w:color="auto"/>
              <w:right w:val="single" w:sz="4" w:space="0" w:color="auto"/>
            </w:tcBorders>
            <w:shd w:val="clear" w:color="auto" w:fill="auto"/>
            <w:vAlign w:val="center"/>
            <w:hideMark/>
            <w:tcPrChange w:id="4508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69B8A27" w14:textId="6410A25E" w:rsidR="00C523C9" w:rsidRPr="00B053AF" w:rsidRDefault="00C523C9">
            <w:pPr>
              <w:widowControl w:val="0"/>
              <w:spacing w:before="120" w:after="120"/>
              <w:jc w:val="both"/>
              <w:rPr>
                <w:color w:val="000000"/>
                <w:sz w:val="21"/>
                <w:szCs w:val="21"/>
                <w:rPrChange w:id="45083" w:author="James Vu" w:date="2024-04-18T23:48:00Z">
                  <w:rPr>
                    <w:color w:val="000000"/>
                    <w:sz w:val="22"/>
                    <w:szCs w:val="22"/>
                  </w:rPr>
                </w:rPrChange>
              </w:rPr>
              <w:pPrChange w:id="45084" w:author="James Vu" w:date="2024-04-18T22:33:00Z">
                <w:pPr>
                  <w:widowControl w:val="0"/>
                  <w:spacing w:before="120" w:after="120"/>
                  <w:jc w:val="center"/>
                </w:pPr>
              </w:pPrChange>
            </w:pPr>
            <w:r w:rsidRPr="00B053AF">
              <w:rPr>
                <w:color w:val="000000"/>
                <w:sz w:val="21"/>
                <w:szCs w:val="21"/>
                <w:rPrChange w:id="45085" w:author="James Vu" w:date="2024-04-18T23:48:00Z">
                  <w:rPr>
                    <w:color w:val="000000"/>
                    <w:sz w:val="22"/>
                    <w:szCs w:val="22"/>
                  </w:rPr>
                </w:rPrChange>
              </w:rPr>
              <w:t>4.293.000</w:t>
            </w:r>
          </w:p>
        </w:tc>
        <w:tc>
          <w:tcPr>
            <w:tcW w:w="0" w:type="auto"/>
            <w:tcBorders>
              <w:top w:val="nil"/>
              <w:left w:val="nil"/>
              <w:bottom w:val="single" w:sz="4" w:space="0" w:color="auto"/>
              <w:right w:val="single" w:sz="4" w:space="0" w:color="auto"/>
            </w:tcBorders>
            <w:shd w:val="clear" w:color="auto" w:fill="auto"/>
            <w:vAlign w:val="center"/>
            <w:hideMark/>
            <w:tcPrChange w:id="45086"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80FB19E" w14:textId="2F23A6C6" w:rsidR="00C523C9" w:rsidRPr="00B053AF" w:rsidRDefault="00C523C9">
            <w:pPr>
              <w:widowControl w:val="0"/>
              <w:spacing w:before="120" w:after="120"/>
              <w:jc w:val="both"/>
              <w:rPr>
                <w:color w:val="000000"/>
                <w:sz w:val="21"/>
                <w:szCs w:val="21"/>
                <w:rPrChange w:id="45087" w:author="James Vu" w:date="2024-04-18T23:48:00Z">
                  <w:rPr>
                    <w:color w:val="000000"/>
                    <w:sz w:val="22"/>
                    <w:szCs w:val="22"/>
                  </w:rPr>
                </w:rPrChange>
              </w:rPr>
              <w:pPrChange w:id="45088" w:author="James Vu" w:date="2024-04-18T22:33:00Z">
                <w:pPr>
                  <w:widowControl w:val="0"/>
                  <w:spacing w:before="120" w:after="120"/>
                  <w:jc w:val="center"/>
                </w:pPr>
              </w:pPrChange>
            </w:pPr>
            <w:r w:rsidRPr="00B053AF">
              <w:rPr>
                <w:color w:val="000000"/>
                <w:sz w:val="21"/>
                <w:szCs w:val="21"/>
                <w:rPrChange w:id="45089" w:author="James Vu" w:date="2024-04-18T23:48:00Z">
                  <w:rPr>
                    <w:color w:val="000000"/>
                    <w:sz w:val="22"/>
                    <w:szCs w:val="22"/>
                  </w:rPr>
                </w:rPrChange>
              </w:rPr>
              <w:t>4.795.200</w:t>
            </w:r>
          </w:p>
        </w:tc>
        <w:tc>
          <w:tcPr>
            <w:tcW w:w="0" w:type="auto"/>
            <w:tcBorders>
              <w:top w:val="nil"/>
              <w:left w:val="nil"/>
              <w:bottom w:val="single" w:sz="4" w:space="0" w:color="auto"/>
              <w:right w:val="single" w:sz="4" w:space="0" w:color="auto"/>
            </w:tcBorders>
            <w:shd w:val="clear" w:color="auto" w:fill="auto"/>
            <w:vAlign w:val="center"/>
            <w:hideMark/>
            <w:tcPrChange w:id="4509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D1DBDC2" w14:textId="77BDC00C" w:rsidR="00C523C9" w:rsidRPr="00B053AF" w:rsidRDefault="00C523C9">
            <w:pPr>
              <w:widowControl w:val="0"/>
              <w:spacing w:before="120" w:after="120"/>
              <w:jc w:val="both"/>
              <w:rPr>
                <w:color w:val="000000"/>
                <w:sz w:val="21"/>
                <w:szCs w:val="21"/>
                <w:rPrChange w:id="45091" w:author="James Vu" w:date="2024-04-18T23:48:00Z">
                  <w:rPr>
                    <w:color w:val="000000"/>
                    <w:sz w:val="22"/>
                    <w:szCs w:val="22"/>
                  </w:rPr>
                </w:rPrChange>
              </w:rPr>
              <w:pPrChange w:id="45092" w:author="James Vu" w:date="2024-04-18T22:33:00Z">
                <w:pPr>
                  <w:widowControl w:val="0"/>
                  <w:spacing w:before="120" w:after="120"/>
                  <w:jc w:val="center"/>
                </w:pPr>
              </w:pPrChange>
            </w:pPr>
            <w:r w:rsidRPr="00B053AF">
              <w:rPr>
                <w:color w:val="000000"/>
                <w:sz w:val="21"/>
                <w:szCs w:val="21"/>
                <w:rPrChange w:id="45093" w:author="James Vu" w:date="2024-04-18T23:48:00Z">
                  <w:rPr>
                    <w:color w:val="000000"/>
                    <w:sz w:val="22"/>
                    <w:szCs w:val="22"/>
                  </w:rPr>
                </w:rPrChange>
              </w:rPr>
              <w:t>5.297.400</w:t>
            </w:r>
          </w:p>
        </w:tc>
        <w:tc>
          <w:tcPr>
            <w:tcW w:w="0" w:type="auto"/>
            <w:tcBorders>
              <w:top w:val="nil"/>
              <w:left w:val="nil"/>
              <w:bottom w:val="single" w:sz="4" w:space="0" w:color="auto"/>
              <w:right w:val="single" w:sz="4" w:space="0" w:color="auto"/>
            </w:tcBorders>
            <w:shd w:val="clear" w:color="auto" w:fill="auto"/>
            <w:vAlign w:val="center"/>
            <w:hideMark/>
            <w:tcPrChange w:id="45094"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905A0A2" w14:textId="799AE3AE" w:rsidR="00C523C9" w:rsidRPr="00B053AF" w:rsidRDefault="00C523C9">
            <w:pPr>
              <w:widowControl w:val="0"/>
              <w:spacing w:before="120" w:after="120"/>
              <w:jc w:val="both"/>
              <w:rPr>
                <w:color w:val="000000"/>
                <w:sz w:val="21"/>
                <w:szCs w:val="21"/>
                <w:rPrChange w:id="45095" w:author="James Vu" w:date="2024-04-18T23:48:00Z">
                  <w:rPr>
                    <w:color w:val="000000"/>
                    <w:sz w:val="22"/>
                    <w:szCs w:val="22"/>
                  </w:rPr>
                </w:rPrChange>
              </w:rPr>
              <w:pPrChange w:id="45096" w:author="James Vu" w:date="2024-04-18T22:33:00Z">
                <w:pPr>
                  <w:widowControl w:val="0"/>
                  <w:spacing w:before="120" w:after="120"/>
                  <w:jc w:val="center"/>
                </w:pPr>
              </w:pPrChange>
            </w:pPr>
            <w:r w:rsidRPr="00B053AF">
              <w:rPr>
                <w:color w:val="000000"/>
                <w:sz w:val="21"/>
                <w:szCs w:val="21"/>
                <w:rPrChange w:id="45097" w:author="James Vu" w:date="2024-04-18T23:48:00Z">
                  <w:rPr>
                    <w:color w:val="000000"/>
                    <w:sz w:val="22"/>
                    <w:szCs w:val="22"/>
                  </w:rPr>
                </w:rPrChange>
              </w:rPr>
              <w:t>5.799.600</w:t>
            </w:r>
          </w:p>
        </w:tc>
        <w:tc>
          <w:tcPr>
            <w:tcW w:w="0" w:type="auto"/>
            <w:tcBorders>
              <w:top w:val="nil"/>
              <w:left w:val="nil"/>
              <w:bottom w:val="single" w:sz="4" w:space="0" w:color="auto"/>
              <w:right w:val="single" w:sz="4" w:space="0" w:color="auto"/>
            </w:tcBorders>
            <w:shd w:val="clear" w:color="auto" w:fill="auto"/>
            <w:vAlign w:val="center"/>
            <w:hideMark/>
            <w:tcPrChange w:id="45098"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7F02292" w14:textId="76E66FBB" w:rsidR="00C523C9" w:rsidRPr="00B053AF" w:rsidRDefault="00C523C9">
            <w:pPr>
              <w:widowControl w:val="0"/>
              <w:spacing w:before="120" w:after="120"/>
              <w:jc w:val="both"/>
              <w:rPr>
                <w:color w:val="000000"/>
                <w:sz w:val="21"/>
                <w:szCs w:val="21"/>
                <w:rPrChange w:id="45099" w:author="James Vu" w:date="2024-04-18T23:48:00Z">
                  <w:rPr>
                    <w:color w:val="000000"/>
                    <w:sz w:val="22"/>
                    <w:szCs w:val="22"/>
                  </w:rPr>
                </w:rPrChange>
              </w:rPr>
              <w:pPrChange w:id="45100" w:author="James Vu" w:date="2024-04-18T22:33:00Z">
                <w:pPr>
                  <w:widowControl w:val="0"/>
                  <w:spacing w:before="120" w:after="120"/>
                  <w:jc w:val="center"/>
                </w:pPr>
              </w:pPrChange>
            </w:pPr>
            <w:r w:rsidRPr="00B053AF">
              <w:rPr>
                <w:color w:val="000000"/>
                <w:sz w:val="21"/>
                <w:szCs w:val="21"/>
                <w:rPrChange w:id="45101" w:author="James Vu" w:date="2024-04-18T23:48:00Z">
                  <w:rPr>
                    <w:color w:val="000000"/>
                    <w:sz w:val="22"/>
                    <w:szCs w:val="22"/>
                  </w:rPr>
                </w:rPrChange>
              </w:rPr>
              <w:t>6.301.800</w:t>
            </w:r>
          </w:p>
        </w:tc>
        <w:tc>
          <w:tcPr>
            <w:tcW w:w="0" w:type="auto"/>
            <w:tcBorders>
              <w:top w:val="nil"/>
              <w:left w:val="nil"/>
              <w:bottom w:val="single" w:sz="4" w:space="0" w:color="auto"/>
              <w:right w:val="single" w:sz="4" w:space="0" w:color="auto"/>
            </w:tcBorders>
            <w:shd w:val="clear" w:color="auto" w:fill="auto"/>
            <w:vAlign w:val="center"/>
            <w:hideMark/>
            <w:tcPrChange w:id="4510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26B0BF7" w14:textId="5B028DF1" w:rsidR="00C523C9" w:rsidRPr="00B053AF" w:rsidRDefault="00C523C9">
            <w:pPr>
              <w:widowControl w:val="0"/>
              <w:spacing w:before="120" w:after="120"/>
              <w:jc w:val="both"/>
              <w:rPr>
                <w:color w:val="000000"/>
                <w:sz w:val="21"/>
                <w:szCs w:val="21"/>
                <w:rPrChange w:id="45103" w:author="James Vu" w:date="2024-04-18T23:48:00Z">
                  <w:rPr>
                    <w:color w:val="000000"/>
                    <w:sz w:val="22"/>
                    <w:szCs w:val="22"/>
                  </w:rPr>
                </w:rPrChange>
              </w:rPr>
              <w:pPrChange w:id="45104" w:author="James Vu" w:date="2024-04-18T22:33:00Z">
                <w:pPr>
                  <w:widowControl w:val="0"/>
                  <w:spacing w:before="120" w:after="120"/>
                  <w:jc w:val="center"/>
                </w:pPr>
              </w:pPrChange>
            </w:pPr>
            <w:r w:rsidRPr="00B053AF">
              <w:rPr>
                <w:color w:val="000000"/>
                <w:sz w:val="21"/>
                <w:szCs w:val="21"/>
                <w:rPrChange w:id="45105" w:author="James Vu" w:date="2024-04-18T23:48:00Z">
                  <w:rPr>
                    <w:color w:val="000000"/>
                    <w:sz w:val="22"/>
                    <w:szCs w:val="22"/>
                  </w:rPr>
                </w:rPrChange>
              </w:rPr>
              <w:t>6.804.000</w:t>
            </w:r>
          </w:p>
        </w:tc>
        <w:tc>
          <w:tcPr>
            <w:tcW w:w="0" w:type="auto"/>
            <w:tcBorders>
              <w:top w:val="nil"/>
              <w:left w:val="nil"/>
              <w:bottom w:val="single" w:sz="4" w:space="0" w:color="auto"/>
              <w:right w:val="single" w:sz="4" w:space="0" w:color="auto"/>
            </w:tcBorders>
            <w:shd w:val="clear" w:color="auto" w:fill="auto"/>
            <w:vAlign w:val="center"/>
            <w:hideMark/>
            <w:tcPrChange w:id="45106"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2FB6BCCD" w14:textId="4C94D359" w:rsidR="00C523C9" w:rsidRPr="00B053AF" w:rsidRDefault="00C523C9">
            <w:pPr>
              <w:widowControl w:val="0"/>
              <w:spacing w:before="120" w:after="120"/>
              <w:jc w:val="both"/>
              <w:rPr>
                <w:color w:val="000000"/>
                <w:sz w:val="21"/>
                <w:szCs w:val="21"/>
                <w:rPrChange w:id="45107" w:author="James Vu" w:date="2024-04-18T23:48:00Z">
                  <w:rPr>
                    <w:color w:val="000000"/>
                    <w:sz w:val="22"/>
                    <w:szCs w:val="22"/>
                  </w:rPr>
                </w:rPrChange>
              </w:rPr>
              <w:pPrChange w:id="45108" w:author="James Vu" w:date="2024-04-18T22:33:00Z">
                <w:pPr>
                  <w:widowControl w:val="0"/>
                  <w:spacing w:before="120" w:after="120"/>
                  <w:jc w:val="center"/>
                </w:pPr>
              </w:pPrChange>
            </w:pPr>
            <w:r w:rsidRPr="00B053AF">
              <w:rPr>
                <w:color w:val="000000"/>
                <w:sz w:val="21"/>
                <w:szCs w:val="21"/>
                <w:rPrChange w:id="45109" w:author="James Vu" w:date="2024-04-18T23:48:00Z">
                  <w:rPr>
                    <w:color w:val="000000"/>
                    <w:sz w:val="22"/>
                    <w:szCs w:val="22"/>
                  </w:rPr>
                </w:rPrChange>
              </w:rPr>
              <w:t>7.306.200</w:t>
            </w:r>
          </w:p>
        </w:tc>
        <w:tc>
          <w:tcPr>
            <w:tcW w:w="0" w:type="auto"/>
            <w:tcBorders>
              <w:top w:val="nil"/>
              <w:left w:val="nil"/>
              <w:bottom w:val="single" w:sz="4" w:space="0" w:color="auto"/>
              <w:right w:val="single" w:sz="4" w:space="0" w:color="auto"/>
            </w:tcBorders>
            <w:shd w:val="clear" w:color="auto" w:fill="auto"/>
            <w:vAlign w:val="center"/>
            <w:hideMark/>
            <w:tcPrChange w:id="4511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075D58C" w14:textId="77777777" w:rsidR="00C523C9" w:rsidRPr="00B053AF" w:rsidRDefault="00C523C9">
            <w:pPr>
              <w:widowControl w:val="0"/>
              <w:spacing w:before="120" w:after="120"/>
              <w:jc w:val="both"/>
              <w:rPr>
                <w:i/>
                <w:iCs/>
                <w:color w:val="000000"/>
                <w:sz w:val="21"/>
                <w:szCs w:val="21"/>
                <w:rPrChange w:id="45111" w:author="James Vu" w:date="2024-04-18T23:48:00Z">
                  <w:rPr>
                    <w:i/>
                    <w:iCs/>
                    <w:color w:val="000000"/>
                    <w:sz w:val="22"/>
                    <w:szCs w:val="22"/>
                  </w:rPr>
                </w:rPrChange>
              </w:rPr>
              <w:pPrChange w:id="45112" w:author="James Vu" w:date="2024-04-18T22:33:00Z">
                <w:pPr>
                  <w:widowControl w:val="0"/>
                  <w:spacing w:before="120" w:after="120"/>
                </w:pPr>
              </w:pPrChange>
            </w:pPr>
            <w:r w:rsidRPr="00B053AF">
              <w:rPr>
                <w:i/>
                <w:iCs/>
                <w:color w:val="000000"/>
                <w:sz w:val="21"/>
                <w:szCs w:val="21"/>
                <w:rPrChange w:id="45113" w:author="James Vu" w:date="2024-04-18T23:48:00Z">
                  <w:rPr>
                    <w:i/>
                    <w:iCs/>
                    <w:color w:val="000000"/>
                    <w:sz w:val="22"/>
                    <w:szCs w:val="22"/>
                  </w:rPr>
                </w:rPrChange>
              </w:rPr>
              <w:t> </w:t>
            </w:r>
          </w:p>
        </w:tc>
      </w:tr>
      <w:tr w:rsidR="00C523C9" w:rsidRPr="00B053AF" w14:paraId="0CF0F862" w14:textId="77777777" w:rsidTr="00B053AF">
        <w:trPr>
          <w:trHeight w:val="878"/>
          <w:trPrChange w:id="45114" w:author="James Vu" w:date="2024-04-18T23:48:00Z">
            <w:trPr>
              <w:trHeight w:val="878"/>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5115"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4F02C47A" w14:textId="77777777" w:rsidR="00C523C9" w:rsidRPr="00B053AF" w:rsidRDefault="00C523C9">
            <w:pPr>
              <w:widowControl w:val="0"/>
              <w:spacing w:before="120" w:after="120"/>
              <w:jc w:val="both"/>
              <w:rPr>
                <w:color w:val="000000"/>
                <w:sz w:val="21"/>
                <w:szCs w:val="21"/>
                <w:rPrChange w:id="45116" w:author="James Vu" w:date="2024-04-18T23:48:00Z">
                  <w:rPr>
                    <w:color w:val="000000"/>
                    <w:sz w:val="22"/>
                    <w:szCs w:val="22"/>
                  </w:rPr>
                </w:rPrChange>
              </w:rPr>
              <w:pPrChange w:id="45117" w:author="James Vu" w:date="2024-04-18T22:33:00Z">
                <w:pPr>
                  <w:widowControl w:val="0"/>
                  <w:spacing w:before="120" w:after="120"/>
                  <w:jc w:val="center"/>
                </w:pPr>
              </w:pPrChange>
            </w:pPr>
            <w:r w:rsidRPr="00B053AF">
              <w:rPr>
                <w:color w:val="000000"/>
                <w:sz w:val="21"/>
                <w:szCs w:val="21"/>
                <w:rPrChange w:id="45118" w:author="James Vu" w:date="2024-04-18T23:48:00Z">
                  <w:rPr>
                    <w:color w:val="000000"/>
                    <w:sz w:val="22"/>
                    <w:szCs w:val="22"/>
                  </w:rPr>
                </w:rPrChange>
              </w:rPr>
              <w:t>3</w:t>
            </w:r>
          </w:p>
        </w:tc>
        <w:tc>
          <w:tcPr>
            <w:tcW w:w="0" w:type="auto"/>
            <w:tcBorders>
              <w:top w:val="nil"/>
              <w:left w:val="nil"/>
              <w:bottom w:val="single" w:sz="4" w:space="0" w:color="auto"/>
              <w:right w:val="single" w:sz="4" w:space="0" w:color="auto"/>
            </w:tcBorders>
            <w:shd w:val="clear" w:color="auto" w:fill="auto"/>
            <w:vAlign w:val="center"/>
            <w:hideMark/>
            <w:tcPrChange w:id="45119"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38386B71" w14:textId="77777777" w:rsidR="00C523C9" w:rsidRPr="00B053AF" w:rsidRDefault="00C523C9">
            <w:pPr>
              <w:widowControl w:val="0"/>
              <w:spacing w:before="120" w:after="120"/>
              <w:jc w:val="both"/>
              <w:rPr>
                <w:color w:val="000000"/>
                <w:sz w:val="21"/>
                <w:szCs w:val="21"/>
                <w:rPrChange w:id="45120" w:author="James Vu" w:date="2024-04-18T23:48:00Z">
                  <w:rPr>
                    <w:color w:val="000000"/>
                    <w:sz w:val="22"/>
                    <w:szCs w:val="22"/>
                  </w:rPr>
                </w:rPrChange>
              </w:rPr>
              <w:pPrChange w:id="45121" w:author="James Vu" w:date="2024-04-18T22:33:00Z">
                <w:pPr>
                  <w:widowControl w:val="0"/>
                  <w:spacing w:before="120" w:after="120"/>
                </w:pPr>
              </w:pPrChange>
            </w:pPr>
            <w:r w:rsidRPr="00B053AF">
              <w:rPr>
                <w:color w:val="000000"/>
                <w:sz w:val="21"/>
                <w:szCs w:val="21"/>
                <w:rPrChange w:id="45122" w:author="James Vu" w:date="2024-04-18T23:48:00Z">
                  <w:rPr>
                    <w:color w:val="000000"/>
                    <w:sz w:val="22"/>
                    <w:szCs w:val="22"/>
                  </w:rPr>
                </w:rPrChange>
              </w:rPr>
              <w:t xml:space="preserve">Bảo hiểm xã hội, bảo hiểm y tế, bảo hiểm thất nghiệp, tai nạn lao động, bệnh nghề nghiệp; công đoàn phí </w:t>
            </w:r>
            <w:r w:rsidRPr="00B053AF">
              <w:rPr>
                <w:color w:val="000000"/>
                <w:sz w:val="21"/>
                <w:szCs w:val="21"/>
                <w:rPrChange w:id="45123" w:author="James Vu" w:date="2024-04-18T23:48:00Z">
                  <w:rPr>
                    <w:color w:val="000000"/>
                    <w:sz w:val="22"/>
                    <w:szCs w:val="22"/>
                  </w:rPr>
                </w:rPrChange>
              </w:rPr>
              <w:lastRenderedPageBreak/>
              <w:t>(BH</w:t>
            </w:r>
            <w:r w:rsidRPr="00B053AF">
              <w:rPr>
                <w:color w:val="000000"/>
                <w:sz w:val="21"/>
                <w:szCs w:val="21"/>
                <w:vertAlign w:val="subscript"/>
                <w:rPrChange w:id="45124" w:author="James Vu" w:date="2024-04-18T23:48:00Z">
                  <w:rPr>
                    <w:color w:val="000000"/>
                    <w:sz w:val="22"/>
                    <w:szCs w:val="22"/>
                    <w:vertAlign w:val="subscript"/>
                  </w:rPr>
                </w:rPrChange>
              </w:rPr>
              <w:t>LĐ</w:t>
            </w:r>
            <w:r w:rsidRPr="00B053AF">
              <w:rPr>
                <w:color w:val="000000"/>
                <w:sz w:val="21"/>
                <w:szCs w:val="21"/>
                <w:rPrChange w:id="45125" w:author="James Vu" w:date="2024-04-18T23:48:00Z">
                  <w:rPr>
                    <w:color w:val="000000"/>
                    <w:sz w:val="22"/>
                    <w:szCs w:val="22"/>
                  </w:rPr>
                </w:rPrChange>
              </w:rPr>
              <w:t>)</w:t>
            </w:r>
          </w:p>
        </w:tc>
        <w:tc>
          <w:tcPr>
            <w:tcW w:w="0" w:type="auto"/>
            <w:tcBorders>
              <w:top w:val="nil"/>
              <w:left w:val="nil"/>
              <w:bottom w:val="single" w:sz="4" w:space="0" w:color="auto"/>
              <w:right w:val="single" w:sz="4" w:space="0" w:color="auto"/>
            </w:tcBorders>
            <w:shd w:val="clear" w:color="auto" w:fill="auto"/>
            <w:vAlign w:val="center"/>
            <w:hideMark/>
            <w:tcPrChange w:id="45126"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677E8FD6" w14:textId="4B87D0FF" w:rsidR="00C523C9" w:rsidRPr="00B053AF" w:rsidRDefault="00C523C9">
            <w:pPr>
              <w:widowControl w:val="0"/>
              <w:spacing w:before="120" w:after="120"/>
              <w:jc w:val="both"/>
              <w:rPr>
                <w:color w:val="000000"/>
                <w:sz w:val="21"/>
                <w:szCs w:val="21"/>
                <w:rPrChange w:id="45127" w:author="James Vu" w:date="2024-04-18T23:48:00Z">
                  <w:rPr>
                    <w:color w:val="000000"/>
                    <w:sz w:val="22"/>
                    <w:szCs w:val="22"/>
                  </w:rPr>
                </w:rPrChange>
              </w:rPr>
              <w:pPrChange w:id="45128" w:author="James Vu" w:date="2024-04-18T22:33:00Z">
                <w:pPr>
                  <w:widowControl w:val="0"/>
                  <w:spacing w:before="120" w:after="120"/>
                  <w:jc w:val="center"/>
                </w:pPr>
              </w:pPrChange>
            </w:pPr>
            <w:r w:rsidRPr="00B053AF">
              <w:rPr>
                <w:color w:val="000000"/>
                <w:sz w:val="21"/>
                <w:szCs w:val="21"/>
                <w:rPrChange w:id="45129" w:author="James Vu" w:date="2024-04-18T23:48:00Z">
                  <w:rPr>
                    <w:color w:val="000000"/>
                    <w:sz w:val="22"/>
                    <w:szCs w:val="22"/>
                  </w:rPr>
                </w:rPrChange>
              </w:rPr>
              <w:lastRenderedPageBreak/>
              <w:t>BH</w:t>
            </w:r>
            <w:r w:rsidRPr="00B053AF">
              <w:rPr>
                <w:color w:val="000000"/>
                <w:sz w:val="21"/>
                <w:szCs w:val="21"/>
                <w:vertAlign w:val="subscript"/>
                <w:rPrChange w:id="45130" w:author="James Vu" w:date="2024-04-18T23:48:00Z">
                  <w:rPr>
                    <w:color w:val="000000"/>
                    <w:sz w:val="22"/>
                    <w:szCs w:val="22"/>
                    <w:vertAlign w:val="subscript"/>
                  </w:rPr>
                </w:rPrChange>
              </w:rPr>
              <w:t>LĐ</w:t>
            </w:r>
            <w:r w:rsidRPr="00B053AF">
              <w:rPr>
                <w:color w:val="000000"/>
                <w:sz w:val="21"/>
                <w:szCs w:val="21"/>
                <w:rPrChange w:id="45131" w:author="James Vu" w:date="2024-04-18T23:48:00Z">
                  <w:rPr>
                    <w:color w:val="000000"/>
                    <w:sz w:val="22"/>
                    <w:szCs w:val="22"/>
                  </w:rPr>
                </w:rPrChange>
              </w:rPr>
              <w:t xml:space="preserve"> = %BH</w:t>
            </w:r>
            <w:r w:rsidRPr="00B053AF">
              <w:rPr>
                <w:color w:val="000000"/>
                <w:sz w:val="21"/>
                <w:szCs w:val="21"/>
                <w:vertAlign w:val="subscript"/>
                <w:rPrChange w:id="45132" w:author="James Vu" w:date="2024-04-18T23:48:00Z">
                  <w:rPr>
                    <w:color w:val="000000"/>
                    <w:sz w:val="22"/>
                    <w:szCs w:val="22"/>
                    <w:vertAlign w:val="subscript"/>
                  </w:rPr>
                </w:rPrChange>
              </w:rPr>
              <w:t>LĐ</w:t>
            </w:r>
            <w:r w:rsidR="0007487A" w:rsidRPr="00B053AF">
              <w:rPr>
                <w:color w:val="000000"/>
                <w:sz w:val="21"/>
                <w:szCs w:val="21"/>
                <w:vertAlign w:val="subscript"/>
                <w:rPrChange w:id="45133" w:author="James Vu" w:date="2024-04-18T23:48:00Z">
                  <w:rPr>
                    <w:color w:val="000000"/>
                    <w:sz w:val="22"/>
                    <w:szCs w:val="22"/>
                    <w:vertAlign w:val="subscript"/>
                  </w:rPr>
                </w:rPrChange>
              </w:rPr>
              <w:t xml:space="preserve"> </w:t>
            </w:r>
            <w:r w:rsidRPr="00B053AF">
              <w:rPr>
                <w:color w:val="000000"/>
                <w:sz w:val="21"/>
                <w:szCs w:val="21"/>
                <w:rPrChange w:id="45134" w:author="James Vu" w:date="2024-04-18T23:48:00Z">
                  <w:rPr>
                    <w:color w:val="000000"/>
                    <w:sz w:val="22"/>
                    <w:szCs w:val="22"/>
                  </w:rPr>
                </w:rPrChange>
              </w:rPr>
              <w:t>*</w:t>
            </w:r>
            <w:r w:rsidR="0007487A" w:rsidRPr="00B053AF">
              <w:rPr>
                <w:color w:val="000000"/>
                <w:sz w:val="21"/>
                <w:szCs w:val="21"/>
                <w:rPrChange w:id="45135" w:author="James Vu" w:date="2024-04-18T23:48:00Z">
                  <w:rPr>
                    <w:color w:val="000000"/>
                    <w:sz w:val="22"/>
                    <w:szCs w:val="22"/>
                  </w:rPr>
                </w:rPrChange>
              </w:rPr>
              <w:t xml:space="preserve"> </w:t>
            </w:r>
            <w:r w:rsidRPr="00B053AF">
              <w:rPr>
                <w:color w:val="000000"/>
                <w:sz w:val="21"/>
                <w:szCs w:val="21"/>
                <w:rPrChange w:id="45136" w:author="James Vu" w:date="2024-04-18T23:48:00Z">
                  <w:rPr>
                    <w:color w:val="000000"/>
                    <w:sz w:val="22"/>
                    <w:szCs w:val="22"/>
                  </w:rPr>
                </w:rPrChange>
              </w:rPr>
              <w:t>(L</w:t>
            </w:r>
            <w:r w:rsidRPr="00B053AF">
              <w:rPr>
                <w:color w:val="000000"/>
                <w:sz w:val="21"/>
                <w:szCs w:val="21"/>
                <w:vertAlign w:val="subscript"/>
                <w:rPrChange w:id="45137" w:author="James Vu" w:date="2024-04-18T23:48:00Z">
                  <w:rPr>
                    <w:color w:val="000000"/>
                    <w:sz w:val="22"/>
                    <w:szCs w:val="22"/>
                    <w:vertAlign w:val="subscript"/>
                  </w:rPr>
                </w:rPrChange>
              </w:rPr>
              <w:t>CB,PC</w:t>
            </w:r>
            <w:r w:rsidRPr="00B053AF">
              <w:rPr>
                <w:color w:val="000000"/>
                <w:sz w:val="21"/>
                <w:szCs w:val="21"/>
                <w:rPrChange w:id="45138" w:author="James Vu" w:date="2024-04-18T23:48:00Z">
                  <w:rPr>
                    <w:color w:val="000000"/>
                    <w:sz w:val="22"/>
                    <w:szCs w:val="22"/>
                  </w:rPr>
                </w:rPrChange>
              </w:rPr>
              <w:t>+L</w:t>
            </w:r>
            <w:r w:rsidRPr="00B053AF">
              <w:rPr>
                <w:color w:val="000000"/>
                <w:sz w:val="21"/>
                <w:szCs w:val="21"/>
                <w:vertAlign w:val="subscript"/>
                <w:rPrChange w:id="45139" w:author="James Vu" w:date="2024-04-18T23:48:00Z">
                  <w:rPr>
                    <w:color w:val="000000"/>
                    <w:sz w:val="22"/>
                    <w:szCs w:val="22"/>
                    <w:vertAlign w:val="subscript"/>
                  </w:rPr>
                </w:rPrChange>
              </w:rPr>
              <w:t>ĐC</w:t>
            </w:r>
            <w:r w:rsidRPr="00B053AF">
              <w:rPr>
                <w:color w:val="000000"/>
                <w:sz w:val="21"/>
                <w:szCs w:val="21"/>
                <w:rPrChange w:id="45140" w:author="James Vu" w:date="2024-04-18T23:48:00Z">
                  <w:rPr>
                    <w:color w:val="000000"/>
                    <w:sz w:val="22"/>
                    <w:szCs w:val="22"/>
                  </w:rPr>
                </w:rPrChange>
              </w:rPr>
              <w:t>)</w:t>
            </w:r>
          </w:p>
        </w:tc>
        <w:tc>
          <w:tcPr>
            <w:tcW w:w="0" w:type="auto"/>
            <w:tcBorders>
              <w:top w:val="nil"/>
              <w:left w:val="nil"/>
              <w:bottom w:val="single" w:sz="4" w:space="0" w:color="auto"/>
              <w:right w:val="single" w:sz="4" w:space="0" w:color="auto"/>
            </w:tcBorders>
            <w:shd w:val="clear" w:color="auto" w:fill="auto"/>
            <w:vAlign w:val="center"/>
            <w:hideMark/>
            <w:tcPrChange w:id="45141"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7D60F103" w14:textId="46B3297F" w:rsidR="00C523C9" w:rsidRPr="00B053AF" w:rsidRDefault="00C523C9">
            <w:pPr>
              <w:widowControl w:val="0"/>
              <w:spacing w:before="120" w:after="120"/>
              <w:jc w:val="both"/>
              <w:rPr>
                <w:color w:val="000000"/>
                <w:sz w:val="21"/>
                <w:szCs w:val="21"/>
                <w:rPrChange w:id="45142" w:author="James Vu" w:date="2024-04-18T23:48:00Z">
                  <w:rPr>
                    <w:color w:val="000000"/>
                    <w:sz w:val="22"/>
                    <w:szCs w:val="22"/>
                  </w:rPr>
                </w:rPrChange>
              </w:rPr>
              <w:pPrChange w:id="45143" w:author="James Vu" w:date="2024-04-18T22:33:00Z">
                <w:pPr>
                  <w:widowControl w:val="0"/>
                  <w:spacing w:before="120" w:after="120"/>
                  <w:jc w:val="center"/>
                </w:pPr>
              </w:pPrChange>
            </w:pPr>
            <w:r w:rsidRPr="00B053AF">
              <w:rPr>
                <w:color w:val="000000"/>
                <w:sz w:val="21"/>
                <w:szCs w:val="21"/>
                <w:rPrChange w:id="45144" w:author="James Vu" w:date="2024-04-18T23:48:00Z">
                  <w:rPr>
                    <w:color w:val="000000"/>
                    <w:sz w:val="22"/>
                    <w:szCs w:val="22"/>
                  </w:rPr>
                </w:rPrChange>
              </w:rPr>
              <w:t>989.820</w:t>
            </w:r>
          </w:p>
        </w:tc>
        <w:tc>
          <w:tcPr>
            <w:tcW w:w="0" w:type="auto"/>
            <w:tcBorders>
              <w:top w:val="nil"/>
              <w:left w:val="nil"/>
              <w:bottom w:val="single" w:sz="4" w:space="0" w:color="auto"/>
              <w:right w:val="single" w:sz="4" w:space="0" w:color="auto"/>
            </w:tcBorders>
            <w:shd w:val="clear" w:color="auto" w:fill="auto"/>
            <w:vAlign w:val="center"/>
            <w:hideMark/>
            <w:tcPrChange w:id="4514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B0AEBFD" w14:textId="12959A0B" w:rsidR="00C523C9" w:rsidRPr="00B053AF" w:rsidRDefault="00C523C9">
            <w:pPr>
              <w:widowControl w:val="0"/>
              <w:spacing w:before="120" w:after="120"/>
              <w:jc w:val="both"/>
              <w:rPr>
                <w:color w:val="000000"/>
                <w:sz w:val="21"/>
                <w:szCs w:val="21"/>
                <w:rPrChange w:id="45146" w:author="James Vu" w:date="2024-04-18T23:48:00Z">
                  <w:rPr>
                    <w:color w:val="000000"/>
                    <w:sz w:val="22"/>
                    <w:szCs w:val="22"/>
                  </w:rPr>
                </w:rPrChange>
              </w:rPr>
              <w:pPrChange w:id="45147" w:author="James Vu" w:date="2024-04-18T22:33:00Z">
                <w:pPr>
                  <w:widowControl w:val="0"/>
                  <w:spacing w:before="120" w:after="120"/>
                  <w:jc w:val="center"/>
                </w:pPr>
              </w:pPrChange>
            </w:pPr>
            <w:r w:rsidRPr="00B053AF">
              <w:rPr>
                <w:color w:val="000000"/>
                <w:sz w:val="21"/>
                <w:szCs w:val="21"/>
                <w:rPrChange w:id="45148" w:author="James Vu" w:date="2024-04-18T23:48:00Z">
                  <w:rPr>
                    <w:color w:val="000000"/>
                    <w:sz w:val="22"/>
                    <w:szCs w:val="22"/>
                  </w:rPr>
                </w:rPrChange>
              </w:rPr>
              <w:t>1.120.950</w:t>
            </w:r>
          </w:p>
        </w:tc>
        <w:tc>
          <w:tcPr>
            <w:tcW w:w="0" w:type="auto"/>
            <w:tcBorders>
              <w:top w:val="nil"/>
              <w:left w:val="nil"/>
              <w:bottom w:val="single" w:sz="4" w:space="0" w:color="auto"/>
              <w:right w:val="single" w:sz="4" w:space="0" w:color="auto"/>
            </w:tcBorders>
            <w:shd w:val="clear" w:color="auto" w:fill="auto"/>
            <w:vAlign w:val="center"/>
            <w:hideMark/>
            <w:tcPrChange w:id="4514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3D0C11F7" w14:textId="02BE5B18" w:rsidR="00C523C9" w:rsidRPr="00B053AF" w:rsidRDefault="00C523C9">
            <w:pPr>
              <w:widowControl w:val="0"/>
              <w:spacing w:before="120" w:after="120"/>
              <w:jc w:val="both"/>
              <w:rPr>
                <w:color w:val="000000"/>
                <w:sz w:val="21"/>
                <w:szCs w:val="21"/>
                <w:rPrChange w:id="45150" w:author="James Vu" w:date="2024-04-18T23:48:00Z">
                  <w:rPr>
                    <w:color w:val="000000"/>
                    <w:sz w:val="22"/>
                    <w:szCs w:val="22"/>
                  </w:rPr>
                </w:rPrChange>
              </w:rPr>
              <w:pPrChange w:id="45151" w:author="James Vu" w:date="2024-04-18T22:33:00Z">
                <w:pPr>
                  <w:widowControl w:val="0"/>
                  <w:spacing w:before="120" w:after="120"/>
                  <w:jc w:val="center"/>
                </w:pPr>
              </w:pPrChange>
            </w:pPr>
            <w:r w:rsidRPr="00B053AF">
              <w:rPr>
                <w:color w:val="000000"/>
                <w:sz w:val="21"/>
                <w:szCs w:val="21"/>
                <w:rPrChange w:id="45152" w:author="James Vu" w:date="2024-04-18T23:48:00Z">
                  <w:rPr>
                    <w:color w:val="000000"/>
                    <w:sz w:val="22"/>
                    <w:szCs w:val="22"/>
                  </w:rPr>
                </w:rPrChange>
              </w:rPr>
              <w:t>1.252.080</w:t>
            </w:r>
          </w:p>
        </w:tc>
        <w:tc>
          <w:tcPr>
            <w:tcW w:w="0" w:type="auto"/>
            <w:tcBorders>
              <w:top w:val="nil"/>
              <w:left w:val="nil"/>
              <w:bottom w:val="single" w:sz="4" w:space="0" w:color="auto"/>
              <w:right w:val="single" w:sz="4" w:space="0" w:color="auto"/>
            </w:tcBorders>
            <w:shd w:val="clear" w:color="auto" w:fill="auto"/>
            <w:vAlign w:val="center"/>
            <w:hideMark/>
            <w:tcPrChange w:id="4515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31A0E65" w14:textId="737041DE" w:rsidR="00C523C9" w:rsidRPr="00B053AF" w:rsidRDefault="00C523C9">
            <w:pPr>
              <w:widowControl w:val="0"/>
              <w:spacing w:before="120" w:after="120"/>
              <w:jc w:val="both"/>
              <w:rPr>
                <w:color w:val="000000"/>
                <w:sz w:val="21"/>
                <w:szCs w:val="21"/>
                <w:rPrChange w:id="45154" w:author="James Vu" w:date="2024-04-18T23:48:00Z">
                  <w:rPr>
                    <w:color w:val="000000"/>
                    <w:sz w:val="22"/>
                    <w:szCs w:val="22"/>
                  </w:rPr>
                </w:rPrChange>
              </w:rPr>
              <w:pPrChange w:id="45155" w:author="James Vu" w:date="2024-04-18T22:33:00Z">
                <w:pPr>
                  <w:widowControl w:val="0"/>
                  <w:spacing w:before="120" w:after="120"/>
                  <w:jc w:val="center"/>
                </w:pPr>
              </w:pPrChange>
            </w:pPr>
            <w:r w:rsidRPr="00B053AF">
              <w:rPr>
                <w:color w:val="000000"/>
                <w:sz w:val="21"/>
                <w:szCs w:val="21"/>
                <w:rPrChange w:id="45156" w:author="James Vu" w:date="2024-04-18T23:48:00Z">
                  <w:rPr>
                    <w:color w:val="000000"/>
                    <w:sz w:val="22"/>
                    <w:szCs w:val="22"/>
                  </w:rPr>
                </w:rPrChange>
              </w:rPr>
              <w:t>1.383.210</w:t>
            </w:r>
          </w:p>
        </w:tc>
        <w:tc>
          <w:tcPr>
            <w:tcW w:w="0" w:type="auto"/>
            <w:tcBorders>
              <w:top w:val="nil"/>
              <w:left w:val="nil"/>
              <w:bottom w:val="single" w:sz="4" w:space="0" w:color="auto"/>
              <w:right w:val="single" w:sz="4" w:space="0" w:color="auto"/>
            </w:tcBorders>
            <w:shd w:val="clear" w:color="auto" w:fill="auto"/>
            <w:vAlign w:val="center"/>
            <w:hideMark/>
            <w:tcPrChange w:id="4515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9A6EE1D" w14:textId="5879B94B" w:rsidR="00C523C9" w:rsidRPr="00B053AF" w:rsidRDefault="00C523C9">
            <w:pPr>
              <w:widowControl w:val="0"/>
              <w:spacing w:before="120" w:after="120"/>
              <w:jc w:val="both"/>
              <w:rPr>
                <w:color w:val="000000"/>
                <w:sz w:val="21"/>
                <w:szCs w:val="21"/>
                <w:rPrChange w:id="45158" w:author="James Vu" w:date="2024-04-18T23:48:00Z">
                  <w:rPr>
                    <w:color w:val="000000"/>
                    <w:sz w:val="22"/>
                    <w:szCs w:val="22"/>
                  </w:rPr>
                </w:rPrChange>
              </w:rPr>
              <w:pPrChange w:id="45159" w:author="James Vu" w:date="2024-04-18T22:33:00Z">
                <w:pPr>
                  <w:widowControl w:val="0"/>
                  <w:spacing w:before="120" w:after="120"/>
                  <w:jc w:val="center"/>
                </w:pPr>
              </w:pPrChange>
            </w:pPr>
            <w:r w:rsidRPr="00B053AF">
              <w:rPr>
                <w:color w:val="000000"/>
                <w:sz w:val="21"/>
                <w:szCs w:val="21"/>
                <w:rPrChange w:id="45160" w:author="James Vu" w:date="2024-04-18T23:48:00Z">
                  <w:rPr>
                    <w:color w:val="000000"/>
                    <w:sz w:val="22"/>
                    <w:szCs w:val="22"/>
                  </w:rPr>
                </w:rPrChange>
              </w:rPr>
              <w:t>1.514.340</w:t>
            </w:r>
          </w:p>
        </w:tc>
        <w:tc>
          <w:tcPr>
            <w:tcW w:w="0" w:type="auto"/>
            <w:tcBorders>
              <w:top w:val="nil"/>
              <w:left w:val="nil"/>
              <w:bottom w:val="single" w:sz="4" w:space="0" w:color="auto"/>
              <w:right w:val="single" w:sz="4" w:space="0" w:color="auto"/>
            </w:tcBorders>
            <w:shd w:val="clear" w:color="auto" w:fill="auto"/>
            <w:vAlign w:val="center"/>
            <w:hideMark/>
            <w:tcPrChange w:id="4516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409BBEE" w14:textId="62E8D395" w:rsidR="00C523C9" w:rsidRPr="00B053AF" w:rsidRDefault="00C523C9">
            <w:pPr>
              <w:widowControl w:val="0"/>
              <w:spacing w:before="120" w:after="120"/>
              <w:jc w:val="both"/>
              <w:rPr>
                <w:color w:val="000000"/>
                <w:sz w:val="21"/>
                <w:szCs w:val="21"/>
                <w:rPrChange w:id="45162" w:author="James Vu" w:date="2024-04-18T23:48:00Z">
                  <w:rPr>
                    <w:color w:val="000000"/>
                    <w:sz w:val="22"/>
                    <w:szCs w:val="22"/>
                  </w:rPr>
                </w:rPrChange>
              </w:rPr>
              <w:pPrChange w:id="45163" w:author="James Vu" w:date="2024-04-18T22:33:00Z">
                <w:pPr>
                  <w:widowControl w:val="0"/>
                  <w:spacing w:before="120" w:after="120"/>
                  <w:jc w:val="center"/>
                </w:pPr>
              </w:pPrChange>
            </w:pPr>
            <w:r w:rsidRPr="00B053AF">
              <w:rPr>
                <w:color w:val="000000"/>
                <w:sz w:val="21"/>
                <w:szCs w:val="21"/>
                <w:rPrChange w:id="45164" w:author="James Vu" w:date="2024-04-18T23:48:00Z">
                  <w:rPr>
                    <w:color w:val="000000"/>
                    <w:sz w:val="22"/>
                    <w:szCs w:val="22"/>
                  </w:rPr>
                </w:rPrChange>
              </w:rPr>
              <w:t>1.645.470</w:t>
            </w:r>
          </w:p>
        </w:tc>
        <w:tc>
          <w:tcPr>
            <w:tcW w:w="0" w:type="auto"/>
            <w:tcBorders>
              <w:top w:val="nil"/>
              <w:left w:val="nil"/>
              <w:bottom w:val="single" w:sz="4" w:space="0" w:color="auto"/>
              <w:right w:val="single" w:sz="4" w:space="0" w:color="auto"/>
            </w:tcBorders>
            <w:shd w:val="clear" w:color="auto" w:fill="auto"/>
            <w:vAlign w:val="center"/>
            <w:hideMark/>
            <w:tcPrChange w:id="4516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47B7ACB" w14:textId="2EA2A190" w:rsidR="00C523C9" w:rsidRPr="00B053AF" w:rsidRDefault="00C523C9">
            <w:pPr>
              <w:widowControl w:val="0"/>
              <w:spacing w:before="120" w:after="120"/>
              <w:jc w:val="both"/>
              <w:rPr>
                <w:color w:val="000000"/>
                <w:sz w:val="21"/>
                <w:szCs w:val="21"/>
                <w:rPrChange w:id="45166" w:author="James Vu" w:date="2024-04-18T23:48:00Z">
                  <w:rPr>
                    <w:color w:val="000000"/>
                    <w:sz w:val="22"/>
                    <w:szCs w:val="22"/>
                  </w:rPr>
                </w:rPrChange>
              </w:rPr>
              <w:pPrChange w:id="45167" w:author="James Vu" w:date="2024-04-18T22:33:00Z">
                <w:pPr>
                  <w:widowControl w:val="0"/>
                  <w:spacing w:before="120" w:after="120"/>
                  <w:jc w:val="center"/>
                </w:pPr>
              </w:pPrChange>
            </w:pPr>
            <w:r w:rsidRPr="00B053AF">
              <w:rPr>
                <w:color w:val="000000"/>
                <w:sz w:val="21"/>
                <w:szCs w:val="21"/>
                <w:rPrChange w:id="45168" w:author="James Vu" w:date="2024-04-18T23:48:00Z">
                  <w:rPr>
                    <w:color w:val="000000"/>
                    <w:sz w:val="22"/>
                    <w:szCs w:val="22"/>
                  </w:rPr>
                </w:rPrChange>
              </w:rPr>
              <w:t>1.776.600</w:t>
            </w:r>
          </w:p>
        </w:tc>
        <w:tc>
          <w:tcPr>
            <w:tcW w:w="0" w:type="auto"/>
            <w:tcBorders>
              <w:top w:val="nil"/>
              <w:left w:val="nil"/>
              <w:bottom w:val="single" w:sz="4" w:space="0" w:color="auto"/>
              <w:right w:val="single" w:sz="4" w:space="0" w:color="auto"/>
            </w:tcBorders>
            <w:shd w:val="clear" w:color="auto" w:fill="auto"/>
            <w:vAlign w:val="center"/>
            <w:hideMark/>
            <w:tcPrChange w:id="45169"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02295B6" w14:textId="5C8AD5F9" w:rsidR="00C523C9" w:rsidRPr="00B053AF" w:rsidRDefault="00C523C9">
            <w:pPr>
              <w:widowControl w:val="0"/>
              <w:spacing w:before="120" w:after="120"/>
              <w:jc w:val="both"/>
              <w:rPr>
                <w:color w:val="000000"/>
                <w:sz w:val="21"/>
                <w:szCs w:val="21"/>
                <w:rPrChange w:id="45170" w:author="James Vu" w:date="2024-04-18T23:48:00Z">
                  <w:rPr>
                    <w:color w:val="000000"/>
                    <w:sz w:val="22"/>
                    <w:szCs w:val="22"/>
                  </w:rPr>
                </w:rPrChange>
              </w:rPr>
              <w:pPrChange w:id="45171" w:author="James Vu" w:date="2024-04-18T22:33:00Z">
                <w:pPr>
                  <w:widowControl w:val="0"/>
                  <w:spacing w:before="120" w:after="120"/>
                  <w:jc w:val="center"/>
                </w:pPr>
              </w:pPrChange>
            </w:pPr>
            <w:r w:rsidRPr="00B053AF">
              <w:rPr>
                <w:color w:val="000000"/>
                <w:sz w:val="21"/>
                <w:szCs w:val="21"/>
                <w:rPrChange w:id="45172" w:author="James Vu" w:date="2024-04-18T23:48:00Z">
                  <w:rPr>
                    <w:color w:val="000000"/>
                    <w:sz w:val="22"/>
                    <w:szCs w:val="22"/>
                  </w:rPr>
                </w:rPrChange>
              </w:rPr>
              <w:t>1.907.730</w:t>
            </w:r>
          </w:p>
        </w:tc>
        <w:tc>
          <w:tcPr>
            <w:tcW w:w="0" w:type="auto"/>
            <w:tcBorders>
              <w:top w:val="nil"/>
              <w:left w:val="nil"/>
              <w:bottom w:val="single" w:sz="4" w:space="0" w:color="auto"/>
              <w:right w:val="single" w:sz="4" w:space="0" w:color="auto"/>
            </w:tcBorders>
            <w:shd w:val="clear" w:color="auto" w:fill="auto"/>
            <w:vAlign w:val="center"/>
            <w:hideMark/>
            <w:tcPrChange w:id="4517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9D64A65" w14:textId="77777777" w:rsidR="00C523C9" w:rsidRPr="00B053AF" w:rsidRDefault="00C523C9">
            <w:pPr>
              <w:widowControl w:val="0"/>
              <w:spacing w:before="120" w:after="120"/>
              <w:jc w:val="both"/>
              <w:rPr>
                <w:i/>
                <w:iCs/>
                <w:color w:val="000000"/>
                <w:sz w:val="21"/>
                <w:szCs w:val="21"/>
                <w:rPrChange w:id="45174" w:author="James Vu" w:date="2024-04-18T23:48:00Z">
                  <w:rPr>
                    <w:i/>
                    <w:iCs/>
                    <w:color w:val="000000"/>
                    <w:sz w:val="22"/>
                    <w:szCs w:val="22"/>
                  </w:rPr>
                </w:rPrChange>
              </w:rPr>
              <w:pPrChange w:id="45175" w:author="James Vu" w:date="2024-04-18T22:33:00Z">
                <w:pPr>
                  <w:widowControl w:val="0"/>
                  <w:spacing w:before="120" w:after="120"/>
                </w:pPr>
              </w:pPrChange>
            </w:pPr>
            <w:r w:rsidRPr="00B053AF">
              <w:rPr>
                <w:i/>
                <w:iCs/>
                <w:color w:val="000000"/>
                <w:sz w:val="21"/>
                <w:szCs w:val="21"/>
                <w:rPrChange w:id="45176" w:author="James Vu" w:date="2024-04-18T23:48:00Z">
                  <w:rPr>
                    <w:i/>
                    <w:iCs/>
                    <w:color w:val="000000"/>
                    <w:sz w:val="22"/>
                    <w:szCs w:val="22"/>
                  </w:rPr>
                </w:rPrChange>
              </w:rPr>
              <w:t>Các khoản bảo hiểm mà đơn vị sử dụng lao động phải đóng</w:t>
            </w:r>
          </w:p>
        </w:tc>
      </w:tr>
      <w:tr w:rsidR="00C523C9" w:rsidRPr="00B053AF" w14:paraId="0B993631" w14:textId="77777777" w:rsidTr="00B053AF">
        <w:trPr>
          <w:trHeight w:val="330"/>
          <w:trPrChange w:id="45177" w:author="James Vu" w:date="2024-04-18T23:48:00Z">
            <w:trPr>
              <w:trHeight w:val="33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5178"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13758C77" w14:textId="77777777" w:rsidR="00C523C9" w:rsidRPr="00B053AF" w:rsidRDefault="00C523C9">
            <w:pPr>
              <w:widowControl w:val="0"/>
              <w:spacing w:before="120" w:after="120"/>
              <w:jc w:val="both"/>
              <w:rPr>
                <w:color w:val="000000"/>
                <w:sz w:val="21"/>
                <w:szCs w:val="21"/>
                <w:rPrChange w:id="45179" w:author="James Vu" w:date="2024-04-18T23:48:00Z">
                  <w:rPr>
                    <w:color w:val="000000"/>
                    <w:sz w:val="22"/>
                    <w:szCs w:val="22"/>
                  </w:rPr>
                </w:rPrChange>
              </w:rPr>
              <w:pPrChange w:id="45180" w:author="James Vu" w:date="2024-04-18T22:33:00Z">
                <w:pPr>
                  <w:widowControl w:val="0"/>
                  <w:spacing w:before="120" w:after="120"/>
                  <w:jc w:val="center"/>
                </w:pPr>
              </w:pPrChange>
            </w:pPr>
            <w:r w:rsidRPr="00B053AF">
              <w:rPr>
                <w:color w:val="000000"/>
                <w:sz w:val="21"/>
                <w:szCs w:val="21"/>
                <w:rPrChange w:id="45181" w:author="James Vu" w:date="2024-04-18T23:48:00Z">
                  <w:rPr>
                    <w:color w:val="000000"/>
                    <w:sz w:val="22"/>
                    <w:szCs w:val="22"/>
                  </w:rPr>
                </w:rPrChange>
              </w:rPr>
              <w:lastRenderedPageBreak/>
              <w:t> </w:t>
            </w:r>
          </w:p>
        </w:tc>
        <w:tc>
          <w:tcPr>
            <w:tcW w:w="0" w:type="auto"/>
            <w:tcBorders>
              <w:top w:val="nil"/>
              <w:left w:val="nil"/>
              <w:bottom w:val="single" w:sz="4" w:space="0" w:color="auto"/>
              <w:right w:val="single" w:sz="4" w:space="0" w:color="auto"/>
            </w:tcBorders>
            <w:shd w:val="clear" w:color="auto" w:fill="auto"/>
            <w:vAlign w:val="center"/>
            <w:hideMark/>
            <w:tcPrChange w:id="45182"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1F9A61F0" w14:textId="77777777" w:rsidR="00C523C9" w:rsidRPr="00B053AF" w:rsidRDefault="00C523C9">
            <w:pPr>
              <w:widowControl w:val="0"/>
              <w:spacing w:before="120" w:after="120"/>
              <w:jc w:val="both"/>
              <w:rPr>
                <w:b/>
                <w:bCs/>
                <w:color w:val="000000"/>
                <w:sz w:val="21"/>
                <w:szCs w:val="21"/>
                <w:rPrChange w:id="45183" w:author="James Vu" w:date="2024-04-18T23:48:00Z">
                  <w:rPr>
                    <w:b/>
                    <w:bCs/>
                    <w:color w:val="000000"/>
                    <w:sz w:val="22"/>
                    <w:szCs w:val="22"/>
                  </w:rPr>
                </w:rPrChange>
              </w:rPr>
              <w:pPrChange w:id="45184" w:author="James Vu" w:date="2024-04-18T22:33:00Z">
                <w:pPr>
                  <w:widowControl w:val="0"/>
                  <w:spacing w:before="120" w:after="120"/>
                </w:pPr>
              </w:pPrChange>
            </w:pPr>
            <w:r w:rsidRPr="00B053AF">
              <w:rPr>
                <w:b/>
                <w:bCs/>
                <w:color w:val="000000"/>
                <w:sz w:val="21"/>
                <w:szCs w:val="21"/>
                <w:rPrChange w:id="45185" w:author="James Vu" w:date="2024-04-18T23:48:00Z">
                  <w:rPr>
                    <w:b/>
                    <w:bCs/>
                    <w:color w:val="000000"/>
                    <w:sz w:val="22"/>
                    <w:szCs w:val="22"/>
                  </w:rPr>
                </w:rPrChange>
              </w:rPr>
              <w:t>Mức lương lao động/tháng (L</w:t>
            </w:r>
            <w:r w:rsidRPr="00B053AF">
              <w:rPr>
                <w:b/>
                <w:bCs/>
                <w:color w:val="000000"/>
                <w:sz w:val="21"/>
                <w:szCs w:val="21"/>
                <w:vertAlign w:val="subscript"/>
                <w:rPrChange w:id="45186" w:author="James Vu" w:date="2024-04-18T23:48:00Z">
                  <w:rPr>
                    <w:b/>
                    <w:bCs/>
                    <w:color w:val="000000"/>
                    <w:sz w:val="22"/>
                    <w:szCs w:val="22"/>
                    <w:vertAlign w:val="subscript"/>
                  </w:rPr>
                </w:rPrChange>
              </w:rPr>
              <w:t>T</w:t>
            </w:r>
            <w:r w:rsidRPr="00B053AF">
              <w:rPr>
                <w:b/>
                <w:bCs/>
                <w:color w:val="000000"/>
                <w:sz w:val="21"/>
                <w:szCs w:val="21"/>
                <w:rPrChange w:id="45187" w:author="James Vu" w:date="2024-04-18T23:48:00Z">
                  <w:rPr>
                    <w:b/>
                    <w:bCs/>
                    <w:color w:val="000000"/>
                    <w:sz w:val="22"/>
                    <w:szCs w:val="22"/>
                  </w:rPr>
                </w:rPrChange>
              </w:rPr>
              <w:t>)</w:t>
            </w:r>
          </w:p>
        </w:tc>
        <w:tc>
          <w:tcPr>
            <w:tcW w:w="0" w:type="auto"/>
            <w:tcBorders>
              <w:top w:val="nil"/>
              <w:left w:val="nil"/>
              <w:bottom w:val="single" w:sz="4" w:space="0" w:color="auto"/>
              <w:right w:val="single" w:sz="4" w:space="0" w:color="auto"/>
            </w:tcBorders>
            <w:shd w:val="clear" w:color="auto" w:fill="auto"/>
            <w:vAlign w:val="center"/>
            <w:hideMark/>
            <w:tcPrChange w:id="45188"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00ABEA37" w14:textId="77777777" w:rsidR="00C523C9" w:rsidRPr="00B053AF" w:rsidRDefault="00C523C9">
            <w:pPr>
              <w:widowControl w:val="0"/>
              <w:spacing w:before="120" w:after="120"/>
              <w:jc w:val="both"/>
              <w:rPr>
                <w:b/>
                <w:bCs/>
                <w:color w:val="000000"/>
                <w:sz w:val="21"/>
                <w:szCs w:val="21"/>
                <w:rPrChange w:id="45189" w:author="James Vu" w:date="2024-04-18T23:48:00Z">
                  <w:rPr>
                    <w:b/>
                    <w:bCs/>
                    <w:color w:val="000000"/>
                    <w:sz w:val="22"/>
                    <w:szCs w:val="22"/>
                  </w:rPr>
                </w:rPrChange>
              </w:rPr>
              <w:pPrChange w:id="45190" w:author="James Vu" w:date="2024-04-18T22:33:00Z">
                <w:pPr>
                  <w:widowControl w:val="0"/>
                  <w:spacing w:before="120" w:after="120"/>
                  <w:jc w:val="center"/>
                </w:pPr>
              </w:pPrChange>
            </w:pPr>
            <w:r w:rsidRPr="00B053AF">
              <w:rPr>
                <w:b/>
                <w:bCs/>
                <w:color w:val="000000"/>
                <w:sz w:val="21"/>
                <w:szCs w:val="21"/>
                <w:rPrChange w:id="45191" w:author="James Vu" w:date="2024-04-18T23:48:00Z">
                  <w:rPr>
                    <w:b/>
                    <w:bCs/>
                    <w:color w:val="000000"/>
                    <w:sz w:val="22"/>
                    <w:szCs w:val="22"/>
                  </w:rPr>
                </w:rPrChange>
              </w:rPr>
              <w:t>L</w:t>
            </w:r>
            <w:r w:rsidRPr="00B053AF">
              <w:rPr>
                <w:b/>
                <w:bCs/>
                <w:color w:val="000000"/>
                <w:sz w:val="21"/>
                <w:szCs w:val="21"/>
                <w:vertAlign w:val="subscript"/>
                <w:rPrChange w:id="45192" w:author="James Vu" w:date="2024-04-18T23:48:00Z">
                  <w:rPr>
                    <w:b/>
                    <w:bCs/>
                    <w:color w:val="000000"/>
                    <w:sz w:val="22"/>
                    <w:szCs w:val="22"/>
                    <w:vertAlign w:val="subscript"/>
                  </w:rPr>
                </w:rPrChange>
              </w:rPr>
              <w:t>T</w:t>
            </w:r>
            <w:r w:rsidRPr="00B053AF">
              <w:rPr>
                <w:b/>
                <w:bCs/>
                <w:color w:val="000000"/>
                <w:sz w:val="21"/>
                <w:szCs w:val="21"/>
                <w:rPrChange w:id="45193" w:author="James Vu" w:date="2024-04-18T23:48:00Z">
                  <w:rPr>
                    <w:b/>
                    <w:bCs/>
                    <w:color w:val="000000"/>
                    <w:sz w:val="22"/>
                    <w:szCs w:val="22"/>
                  </w:rPr>
                </w:rPrChange>
              </w:rPr>
              <w:t xml:space="preserve"> = L</w:t>
            </w:r>
            <w:r w:rsidRPr="00B053AF">
              <w:rPr>
                <w:b/>
                <w:bCs/>
                <w:color w:val="000000"/>
                <w:sz w:val="21"/>
                <w:szCs w:val="21"/>
                <w:vertAlign w:val="subscript"/>
                <w:rPrChange w:id="45194" w:author="James Vu" w:date="2024-04-18T23:48:00Z">
                  <w:rPr>
                    <w:b/>
                    <w:bCs/>
                    <w:color w:val="000000"/>
                    <w:sz w:val="22"/>
                    <w:szCs w:val="22"/>
                    <w:vertAlign w:val="subscript"/>
                  </w:rPr>
                </w:rPrChange>
              </w:rPr>
              <w:t>CB,PC</w:t>
            </w:r>
            <w:r w:rsidRPr="00B053AF">
              <w:rPr>
                <w:b/>
                <w:bCs/>
                <w:color w:val="000000"/>
                <w:sz w:val="21"/>
                <w:szCs w:val="21"/>
                <w:rPrChange w:id="45195" w:author="James Vu" w:date="2024-04-18T23:48:00Z">
                  <w:rPr>
                    <w:b/>
                    <w:bCs/>
                    <w:color w:val="000000"/>
                    <w:sz w:val="22"/>
                    <w:szCs w:val="22"/>
                  </w:rPr>
                </w:rPrChange>
              </w:rPr>
              <w:t xml:space="preserve"> + L</w:t>
            </w:r>
            <w:r w:rsidRPr="00B053AF">
              <w:rPr>
                <w:b/>
                <w:bCs/>
                <w:color w:val="000000"/>
                <w:sz w:val="21"/>
                <w:szCs w:val="21"/>
                <w:vertAlign w:val="subscript"/>
                <w:rPrChange w:id="45196" w:author="James Vu" w:date="2024-04-18T23:48:00Z">
                  <w:rPr>
                    <w:b/>
                    <w:bCs/>
                    <w:color w:val="000000"/>
                    <w:sz w:val="22"/>
                    <w:szCs w:val="22"/>
                    <w:vertAlign w:val="subscript"/>
                  </w:rPr>
                </w:rPrChange>
              </w:rPr>
              <w:t>ĐC</w:t>
            </w:r>
            <w:r w:rsidRPr="00B053AF">
              <w:rPr>
                <w:b/>
                <w:bCs/>
                <w:color w:val="000000"/>
                <w:sz w:val="21"/>
                <w:szCs w:val="21"/>
                <w:rPrChange w:id="45197" w:author="James Vu" w:date="2024-04-18T23:48:00Z">
                  <w:rPr>
                    <w:b/>
                    <w:bCs/>
                    <w:color w:val="000000"/>
                    <w:sz w:val="22"/>
                    <w:szCs w:val="22"/>
                  </w:rPr>
                </w:rPrChange>
              </w:rPr>
              <w:t xml:space="preserve"> + BH</w:t>
            </w:r>
            <w:r w:rsidRPr="00B053AF">
              <w:rPr>
                <w:b/>
                <w:bCs/>
                <w:color w:val="000000"/>
                <w:sz w:val="21"/>
                <w:szCs w:val="21"/>
                <w:vertAlign w:val="subscript"/>
                <w:rPrChange w:id="45198" w:author="James Vu" w:date="2024-04-18T23:48:00Z">
                  <w:rPr>
                    <w:b/>
                    <w:bCs/>
                    <w:color w:val="000000"/>
                    <w:sz w:val="22"/>
                    <w:szCs w:val="22"/>
                    <w:vertAlign w:val="subscript"/>
                  </w:rPr>
                </w:rPrChange>
              </w:rPr>
              <w:t>LĐ</w:t>
            </w:r>
          </w:p>
        </w:tc>
        <w:tc>
          <w:tcPr>
            <w:tcW w:w="0" w:type="auto"/>
            <w:tcBorders>
              <w:top w:val="nil"/>
              <w:left w:val="nil"/>
              <w:bottom w:val="single" w:sz="4" w:space="0" w:color="auto"/>
              <w:right w:val="single" w:sz="4" w:space="0" w:color="auto"/>
            </w:tcBorders>
            <w:shd w:val="clear" w:color="auto" w:fill="auto"/>
            <w:vAlign w:val="center"/>
            <w:hideMark/>
            <w:tcPrChange w:id="45199"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5E44F208" w14:textId="048FF49A" w:rsidR="00C523C9" w:rsidRPr="00B053AF" w:rsidRDefault="00C523C9">
            <w:pPr>
              <w:widowControl w:val="0"/>
              <w:spacing w:before="120" w:after="120"/>
              <w:jc w:val="both"/>
              <w:rPr>
                <w:b/>
                <w:bCs/>
                <w:color w:val="000000"/>
                <w:sz w:val="21"/>
                <w:szCs w:val="21"/>
                <w:rPrChange w:id="45200" w:author="James Vu" w:date="2024-04-18T23:48:00Z">
                  <w:rPr>
                    <w:b/>
                    <w:bCs/>
                    <w:color w:val="000000"/>
                    <w:sz w:val="22"/>
                    <w:szCs w:val="22"/>
                  </w:rPr>
                </w:rPrChange>
              </w:rPr>
              <w:pPrChange w:id="45201" w:author="James Vu" w:date="2024-04-18T22:33:00Z">
                <w:pPr>
                  <w:widowControl w:val="0"/>
                  <w:spacing w:before="120" w:after="120"/>
                  <w:jc w:val="center"/>
                </w:pPr>
              </w:pPrChange>
            </w:pPr>
            <w:r w:rsidRPr="00B053AF">
              <w:rPr>
                <w:b/>
                <w:bCs/>
                <w:color w:val="000000"/>
                <w:sz w:val="21"/>
                <w:szCs w:val="21"/>
                <w:rPrChange w:id="45202" w:author="James Vu" w:date="2024-04-18T23:48:00Z">
                  <w:rPr>
                    <w:b/>
                    <w:bCs/>
                    <w:color w:val="000000"/>
                    <w:sz w:val="22"/>
                    <w:szCs w:val="22"/>
                  </w:rPr>
                </w:rPrChange>
              </w:rPr>
              <w:t>8.992.620</w:t>
            </w:r>
          </w:p>
        </w:tc>
        <w:tc>
          <w:tcPr>
            <w:tcW w:w="0" w:type="auto"/>
            <w:tcBorders>
              <w:top w:val="nil"/>
              <w:left w:val="nil"/>
              <w:bottom w:val="single" w:sz="4" w:space="0" w:color="auto"/>
              <w:right w:val="single" w:sz="4" w:space="0" w:color="auto"/>
            </w:tcBorders>
            <w:shd w:val="clear" w:color="auto" w:fill="auto"/>
            <w:vAlign w:val="center"/>
            <w:hideMark/>
            <w:tcPrChange w:id="4520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60603A3" w14:textId="2CEB15C4" w:rsidR="00C523C9" w:rsidRPr="00B053AF" w:rsidRDefault="00C523C9">
            <w:pPr>
              <w:widowControl w:val="0"/>
              <w:spacing w:before="120" w:after="120"/>
              <w:jc w:val="both"/>
              <w:rPr>
                <w:b/>
                <w:bCs/>
                <w:color w:val="000000"/>
                <w:sz w:val="21"/>
                <w:szCs w:val="21"/>
                <w:rPrChange w:id="45204" w:author="James Vu" w:date="2024-04-18T23:48:00Z">
                  <w:rPr>
                    <w:b/>
                    <w:bCs/>
                    <w:color w:val="000000"/>
                    <w:sz w:val="22"/>
                    <w:szCs w:val="22"/>
                  </w:rPr>
                </w:rPrChange>
              </w:rPr>
              <w:pPrChange w:id="45205" w:author="James Vu" w:date="2024-04-18T22:33:00Z">
                <w:pPr>
                  <w:widowControl w:val="0"/>
                  <w:spacing w:before="120" w:after="120"/>
                  <w:jc w:val="center"/>
                </w:pPr>
              </w:pPrChange>
            </w:pPr>
            <w:r w:rsidRPr="00B053AF">
              <w:rPr>
                <w:b/>
                <w:bCs/>
                <w:color w:val="000000"/>
                <w:sz w:val="21"/>
                <w:szCs w:val="21"/>
                <w:rPrChange w:id="45206" w:author="James Vu" w:date="2024-04-18T23:48:00Z">
                  <w:rPr>
                    <w:b/>
                    <w:bCs/>
                    <w:color w:val="000000"/>
                    <w:sz w:val="22"/>
                    <w:szCs w:val="22"/>
                  </w:rPr>
                </w:rPrChange>
              </w:rPr>
              <w:t>10.183.950</w:t>
            </w:r>
          </w:p>
        </w:tc>
        <w:tc>
          <w:tcPr>
            <w:tcW w:w="0" w:type="auto"/>
            <w:tcBorders>
              <w:top w:val="nil"/>
              <w:left w:val="nil"/>
              <w:bottom w:val="single" w:sz="4" w:space="0" w:color="auto"/>
              <w:right w:val="single" w:sz="4" w:space="0" w:color="auto"/>
            </w:tcBorders>
            <w:shd w:val="clear" w:color="auto" w:fill="auto"/>
            <w:vAlign w:val="center"/>
            <w:hideMark/>
            <w:tcPrChange w:id="4520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FC64446" w14:textId="3701C271" w:rsidR="00C523C9" w:rsidRPr="00B053AF" w:rsidRDefault="00C523C9">
            <w:pPr>
              <w:widowControl w:val="0"/>
              <w:spacing w:before="120" w:after="120"/>
              <w:jc w:val="both"/>
              <w:rPr>
                <w:b/>
                <w:bCs/>
                <w:color w:val="000000"/>
                <w:sz w:val="21"/>
                <w:szCs w:val="21"/>
                <w:rPrChange w:id="45208" w:author="James Vu" w:date="2024-04-18T23:48:00Z">
                  <w:rPr>
                    <w:b/>
                    <w:bCs/>
                    <w:color w:val="000000"/>
                    <w:sz w:val="22"/>
                    <w:szCs w:val="22"/>
                  </w:rPr>
                </w:rPrChange>
              </w:rPr>
              <w:pPrChange w:id="45209" w:author="James Vu" w:date="2024-04-18T22:33:00Z">
                <w:pPr>
                  <w:widowControl w:val="0"/>
                  <w:spacing w:before="120" w:after="120"/>
                  <w:jc w:val="center"/>
                </w:pPr>
              </w:pPrChange>
            </w:pPr>
            <w:r w:rsidRPr="00B053AF">
              <w:rPr>
                <w:b/>
                <w:bCs/>
                <w:color w:val="000000"/>
                <w:sz w:val="21"/>
                <w:szCs w:val="21"/>
                <w:rPrChange w:id="45210" w:author="James Vu" w:date="2024-04-18T23:48:00Z">
                  <w:rPr>
                    <w:b/>
                    <w:bCs/>
                    <w:color w:val="000000"/>
                    <w:sz w:val="22"/>
                    <w:szCs w:val="22"/>
                  </w:rPr>
                </w:rPrChange>
              </w:rPr>
              <w:t>11.375.280</w:t>
            </w:r>
          </w:p>
        </w:tc>
        <w:tc>
          <w:tcPr>
            <w:tcW w:w="0" w:type="auto"/>
            <w:tcBorders>
              <w:top w:val="nil"/>
              <w:left w:val="nil"/>
              <w:bottom w:val="single" w:sz="4" w:space="0" w:color="auto"/>
              <w:right w:val="single" w:sz="4" w:space="0" w:color="auto"/>
            </w:tcBorders>
            <w:shd w:val="clear" w:color="auto" w:fill="auto"/>
            <w:vAlign w:val="center"/>
            <w:hideMark/>
            <w:tcPrChange w:id="4521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4363D3E" w14:textId="1C238CCE" w:rsidR="00C523C9" w:rsidRPr="00B053AF" w:rsidRDefault="00C523C9">
            <w:pPr>
              <w:widowControl w:val="0"/>
              <w:spacing w:before="120" w:after="120"/>
              <w:jc w:val="both"/>
              <w:rPr>
                <w:b/>
                <w:bCs/>
                <w:color w:val="000000"/>
                <w:sz w:val="21"/>
                <w:szCs w:val="21"/>
                <w:rPrChange w:id="45212" w:author="James Vu" w:date="2024-04-18T23:48:00Z">
                  <w:rPr>
                    <w:b/>
                    <w:bCs/>
                    <w:color w:val="000000"/>
                    <w:sz w:val="22"/>
                    <w:szCs w:val="22"/>
                  </w:rPr>
                </w:rPrChange>
              </w:rPr>
              <w:pPrChange w:id="45213" w:author="James Vu" w:date="2024-04-18T22:33:00Z">
                <w:pPr>
                  <w:widowControl w:val="0"/>
                  <w:spacing w:before="120" w:after="120"/>
                  <w:jc w:val="center"/>
                </w:pPr>
              </w:pPrChange>
            </w:pPr>
            <w:r w:rsidRPr="00B053AF">
              <w:rPr>
                <w:b/>
                <w:bCs/>
                <w:color w:val="000000"/>
                <w:sz w:val="21"/>
                <w:szCs w:val="21"/>
                <w:rPrChange w:id="45214" w:author="James Vu" w:date="2024-04-18T23:48:00Z">
                  <w:rPr>
                    <w:b/>
                    <w:bCs/>
                    <w:color w:val="000000"/>
                    <w:sz w:val="22"/>
                    <w:szCs w:val="22"/>
                  </w:rPr>
                </w:rPrChange>
              </w:rPr>
              <w:t>12.566.610</w:t>
            </w:r>
          </w:p>
        </w:tc>
        <w:tc>
          <w:tcPr>
            <w:tcW w:w="0" w:type="auto"/>
            <w:tcBorders>
              <w:top w:val="nil"/>
              <w:left w:val="nil"/>
              <w:bottom w:val="single" w:sz="4" w:space="0" w:color="auto"/>
              <w:right w:val="single" w:sz="4" w:space="0" w:color="auto"/>
            </w:tcBorders>
            <w:shd w:val="clear" w:color="auto" w:fill="auto"/>
            <w:vAlign w:val="center"/>
            <w:hideMark/>
            <w:tcPrChange w:id="4521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FD871A0" w14:textId="3B792943" w:rsidR="00C523C9" w:rsidRPr="00B053AF" w:rsidRDefault="00C523C9">
            <w:pPr>
              <w:widowControl w:val="0"/>
              <w:spacing w:before="120" w:after="120"/>
              <w:jc w:val="both"/>
              <w:rPr>
                <w:b/>
                <w:bCs/>
                <w:color w:val="000000"/>
                <w:sz w:val="21"/>
                <w:szCs w:val="21"/>
                <w:rPrChange w:id="45216" w:author="James Vu" w:date="2024-04-18T23:48:00Z">
                  <w:rPr>
                    <w:b/>
                    <w:bCs/>
                    <w:color w:val="000000"/>
                    <w:sz w:val="22"/>
                    <w:szCs w:val="22"/>
                  </w:rPr>
                </w:rPrChange>
              </w:rPr>
              <w:pPrChange w:id="45217" w:author="James Vu" w:date="2024-04-18T22:33:00Z">
                <w:pPr>
                  <w:widowControl w:val="0"/>
                  <w:spacing w:before="120" w:after="120"/>
                  <w:jc w:val="center"/>
                </w:pPr>
              </w:pPrChange>
            </w:pPr>
            <w:r w:rsidRPr="00B053AF">
              <w:rPr>
                <w:b/>
                <w:bCs/>
                <w:color w:val="000000"/>
                <w:sz w:val="21"/>
                <w:szCs w:val="21"/>
                <w:rPrChange w:id="45218" w:author="James Vu" w:date="2024-04-18T23:48:00Z">
                  <w:rPr>
                    <w:b/>
                    <w:bCs/>
                    <w:color w:val="000000"/>
                    <w:sz w:val="22"/>
                    <w:szCs w:val="22"/>
                  </w:rPr>
                </w:rPrChange>
              </w:rPr>
              <w:t>13.757.940</w:t>
            </w:r>
          </w:p>
        </w:tc>
        <w:tc>
          <w:tcPr>
            <w:tcW w:w="0" w:type="auto"/>
            <w:tcBorders>
              <w:top w:val="nil"/>
              <w:left w:val="nil"/>
              <w:bottom w:val="single" w:sz="4" w:space="0" w:color="auto"/>
              <w:right w:val="single" w:sz="4" w:space="0" w:color="auto"/>
            </w:tcBorders>
            <w:shd w:val="clear" w:color="auto" w:fill="auto"/>
            <w:vAlign w:val="center"/>
            <w:hideMark/>
            <w:tcPrChange w:id="4521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D8BFBF1" w14:textId="132FEC12" w:rsidR="00C523C9" w:rsidRPr="00B053AF" w:rsidRDefault="00C523C9">
            <w:pPr>
              <w:widowControl w:val="0"/>
              <w:spacing w:before="120" w:after="120"/>
              <w:jc w:val="both"/>
              <w:rPr>
                <w:b/>
                <w:bCs/>
                <w:color w:val="000000"/>
                <w:sz w:val="21"/>
                <w:szCs w:val="21"/>
                <w:rPrChange w:id="45220" w:author="James Vu" w:date="2024-04-18T23:48:00Z">
                  <w:rPr>
                    <w:b/>
                    <w:bCs/>
                    <w:color w:val="000000"/>
                    <w:sz w:val="22"/>
                    <w:szCs w:val="22"/>
                  </w:rPr>
                </w:rPrChange>
              </w:rPr>
              <w:pPrChange w:id="45221" w:author="James Vu" w:date="2024-04-18T22:33:00Z">
                <w:pPr>
                  <w:widowControl w:val="0"/>
                  <w:spacing w:before="120" w:after="120"/>
                  <w:jc w:val="center"/>
                </w:pPr>
              </w:pPrChange>
            </w:pPr>
            <w:r w:rsidRPr="00B053AF">
              <w:rPr>
                <w:b/>
                <w:bCs/>
                <w:color w:val="000000"/>
                <w:sz w:val="21"/>
                <w:szCs w:val="21"/>
                <w:rPrChange w:id="45222" w:author="James Vu" w:date="2024-04-18T23:48:00Z">
                  <w:rPr>
                    <w:b/>
                    <w:bCs/>
                    <w:color w:val="000000"/>
                    <w:sz w:val="22"/>
                    <w:szCs w:val="22"/>
                  </w:rPr>
                </w:rPrChange>
              </w:rPr>
              <w:t>14.949.270</w:t>
            </w:r>
          </w:p>
        </w:tc>
        <w:tc>
          <w:tcPr>
            <w:tcW w:w="0" w:type="auto"/>
            <w:tcBorders>
              <w:top w:val="nil"/>
              <w:left w:val="nil"/>
              <w:bottom w:val="single" w:sz="4" w:space="0" w:color="auto"/>
              <w:right w:val="single" w:sz="4" w:space="0" w:color="auto"/>
            </w:tcBorders>
            <w:shd w:val="clear" w:color="auto" w:fill="auto"/>
            <w:vAlign w:val="center"/>
            <w:hideMark/>
            <w:tcPrChange w:id="4522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E4D06D8" w14:textId="3DC2AF58" w:rsidR="00C523C9" w:rsidRPr="00B053AF" w:rsidRDefault="00C523C9">
            <w:pPr>
              <w:widowControl w:val="0"/>
              <w:spacing w:before="120" w:after="120"/>
              <w:jc w:val="both"/>
              <w:rPr>
                <w:b/>
                <w:bCs/>
                <w:color w:val="000000"/>
                <w:sz w:val="21"/>
                <w:szCs w:val="21"/>
                <w:rPrChange w:id="45224" w:author="James Vu" w:date="2024-04-18T23:48:00Z">
                  <w:rPr>
                    <w:b/>
                    <w:bCs/>
                    <w:color w:val="000000"/>
                    <w:sz w:val="22"/>
                    <w:szCs w:val="22"/>
                  </w:rPr>
                </w:rPrChange>
              </w:rPr>
              <w:pPrChange w:id="45225" w:author="James Vu" w:date="2024-04-18T22:33:00Z">
                <w:pPr>
                  <w:widowControl w:val="0"/>
                  <w:spacing w:before="120" w:after="120"/>
                  <w:jc w:val="center"/>
                </w:pPr>
              </w:pPrChange>
            </w:pPr>
            <w:r w:rsidRPr="00B053AF">
              <w:rPr>
                <w:b/>
                <w:bCs/>
                <w:color w:val="000000"/>
                <w:sz w:val="21"/>
                <w:szCs w:val="21"/>
                <w:rPrChange w:id="45226" w:author="James Vu" w:date="2024-04-18T23:48:00Z">
                  <w:rPr>
                    <w:b/>
                    <w:bCs/>
                    <w:color w:val="000000"/>
                    <w:sz w:val="22"/>
                    <w:szCs w:val="22"/>
                  </w:rPr>
                </w:rPrChange>
              </w:rPr>
              <w:t>16.140.600</w:t>
            </w:r>
          </w:p>
        </w:tc>
        <w:tc>
          <w:tcPr>
            <w:tcW w:w="0" w:type="auto"/>
            <w:tcBorders>
              <w:top w:val="nil"/>
              <w:left w:val="nil"/>
              <w:bottom w:val="single" w:sz="4" w:space="0" w:color="auto"/>
              <w:right w:val="single" w:sz="4" w:space="0" w:color="auto"/>
            </w:tcBorders>
            <w:shd w:val="clear" w:color="auto" w:fill="auto"/>
            <w:vAlign w:val="center"/>
            <w:hideMark/>
            <w:tcPrChange w:id="45227"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7C0C7271" w14:textId="180045AA" w:rsidR="00C523C9" w:rsidRPr="00B053AF" w:rsidRDefault="00C523C9">
            <w:pPr>
              <w:widowControl w:val="0"/>
              <w:spacing w:before="120" w:after="120"/>
              <w:jc w:val="both"/>
              <w:rPr>
                <w:b/>
                <w:bCs/>
                <w:color w:val="000000"/>
                <w:sz w:val="21"/>
                <w:szCs w:val="21"/>
                <w:rPrChange w:id="45228" w:author="James Vu" w:date="2024-04-18T23:48:00Z">
                  <w:rPr>
                    <w:b/>
                    <w:bCs/>
                    <w:color w:val="000000"/>
                    <w:sz w:val="22"/>
                    <w:szCs w:val="22"/>
                  </w:rPr>
                </w:rPrChange>
              </w:rPr>
              <w:pPrChange w:id="45229" w:author="James Vu" w:date="2024-04-18T22:33:00Z">
                <w:pPr>
                  <w:widowControl w:val="0"/>
                  <w:spacing w:before="120" w:after="120"/>
                  <w:jc w:val="center"/>
                </w:pPr>
              </w:pPrChange>
            </w:pPr>
            <w:r w:rsidRPr="00B053AF">
              <w:rPr>
                <w:b/>
                <w:bCs/>
                <w:color w:val="000000"/>
                <w:sz w:val="21"/>
                <w:szCs w:val="21"/>
                <w:rPrChange w:id="45230" w:author="James Vu" w:date="2024-04-18T23:48:00Z">
                  <w:rPr>
                    <w:b/>
                    <w:bCs/>
                    <w:color w:val="000000"/>
                    <w:sz w:val="22"/>
                    <w:szCs w:val="22"/>
                  </w:rPr>
                </w:rPrChange>
              </w:rPr>
              <w:t>17.331.930</w:t>
            </w:r>
          </w:p>
        </w:tc>
        <w:tc>
          <w:tcPr>
            <w:tcW w:w="0" w:type="auto"/>
            <w:tcBorders>
              <w:top w:val="nil"/>
              <w:left w:val="nil"/>
              <w:bottom w:val="single" w:sz="4" w:space="0" w:color="auto"/>
              <w:right w:val="single" w:sz="4" w:space="0" w:color="auto"/>
            </w:tcBorders>
            <w:shd w:val="clear" w:color="auto" w:fill="auto"/>
            <w:vAlign w:val="center"/>
            <w:hideMark/>
            <w:tcPrChange w:id="4523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48F616D" w14:textId="77777777" w:rsidR="00C523C9" w:rsidRPr="00B053AF" w:rsidRDefault="00C523C9">
            <w:pPr>
              <w:widowControl w:val="0"/>
              <w:spacing w:before="120" w:after="120"/>
              <w:jc w:val="both"/>
              <w:rPr>
                <w:i/>
                <w:iCs/>
                <w:color w:val="000000"/>
                <w:sz w:val="21"/>
                <w:szCs w:val="21"/>
                <w:rPrChange w:id="45232" w:author="James Vu" w:date="2024-04-18T23:48:00Z">
                  <w:rPr>
                    <w:i/>
                    <w:iCs/>
                    <w:color w:val="000000"/>
                    <w:sz w:val="22"/>
                    <w:szCs w:val="22"/>
                  </w:rPr>
                </w:rPrChange>
              </w:rPr>
              <w:pPrChange w:id="45233" w:author="James Vu" w:date="2024-04-18T22:33:00Z">
                <w:pPr>
                  <w:widowControl w:val="0"/>
                  <w:spacing w:before="120" w:after="120"/>
                </w:pPr>
              </w:pPrChange>
            </w:pPr>
            <w:r w:rsidRPr="00B053AF">
              <w:rPr>
                <w:i/>
                <w:iCs/>
                <w:color w:val="000000"/>
                <w:sz w:val="21"/>
                <w:szCs w:val="21"/>
                <w:rPrChange w:id="45234" w:author="James Vu" w:date="2024-04-18T23:48:00Z">
                  <w:rPr>
                    <w:i/>
                    <w:iCs/>
                    <w:color w:val="000000"/>
                    <w:sz w:val="22"/>
                    <w:szCs w:val="22"/>
                  </w:rPr>
                </w:rPrChange>
              </w:rPr>
              <w:t>(H</w:t>
            </w:r>
            <w:r w:rsidRPr="00B053AF">
              <w:rPr>
                <w:i/>
                <w:iCs/>
                <w:color w:val="000000"/>
                <w:sz w:val="21"/>
                <w:szCs w:val="21"/>
                <w:vertAlign w:val="subscript"/>
                <w:rPrChange w:id="45235" w:author="James Vu" w:date="2024-04-18T23:48:00Z">
                  <w:rPr>
                    <w:i/>
                    <w:iCs/>
                    <w:color w:val="000000"/>
                    <w:sz w:val="22"/>
                    <w:szCs w:val="22"/>
                    <w:vertAlign w:val="subscript"/>
                  </w:rPr>
                </w:rPrChange>
              </w:rPr>
              <w:t>CB</w:t>
            </w:r>
            <w:r w:rsidRPr="00B053AF">
              <w:rPr>
                <w:i/>
                <w:iCs/>
                <w:color w:val="000000"/>
                <w:sz w:val="21"/>
                <w:szCs w:val="21"/>
                <w:rPrChange w:id="45236" w:author="James Vu" w:date="2024-04-18T23:48:00Z">
                  <w:rPr>
                    <w:i/>
                    <w:iCs/>
                    <w:color w:val="000000"/>
                    <w:sz w:val="22"/>
                    <w:szCs w:val="22"/>
                  </w:rPr>
                </w:rPrChange>
              </w:rPr>
              <w:t>+H</w:t>
            </w:r>
            <w:r w:rsidRPr="00B053AF">
              <w:rPr>
                <w:i/>
                <w:iCs/>
                <w:color w:val="000000"/>
                <w:sz w:val="21"/>
                <w:szCs w:val="21"/>
                <w:vertAlign w:val="subscript"/>
                <w:rPrChange w:id="45237" w:author="James Vu" w:date="2024-04-18T23:48:00Z">
                  <w:rPr>
                    <w:i/>
                    <w:iCs/>
                    <w:color w:val="000000"/>
                    <w:sz w:val="22"/>
                    <w:szCs w:val="22"/>
                    <w:vertAlign w:val="subscript"/>
                  </w:rPr>
                </w:rPrChange>
              </w:rPr>
              <w:t>PC</w:t>
            </w:r>
            <w:r w:rsidRPr="00B053AF">
              <w:rPr>
                <w:i/>
                <w:iCs/>
                <w:color w:val="000000"/>
                <w:sz w:val="21"/>
                <w:szCs w:val="21"/>
                <w:rPrChange w:id="45238" w:author="James Vu" w:date="2024-04-18T23:48:00Z">
                  <w:rPr>
                    <w:i/>
                    <w:iCs/>
                    <w:color w:val="000000"/>
                    <w:sz w:val="22"/>
                    <w:szCs w:val="22"/>
                  </w:rPr>
                </w:rPrChange>
              </w:rPr>
              <w:t>) x ML</w:t>
            </w:r>
            <w:r w:rsidRPr="00B053AF">
              <w:rPr>
                <w:i/>
                <w:iCs/>
                <w:color w:val="000000"/>
                <w:sz w:val="21"/>
                <w:szCs w:val="21"/>
                <w:vertAlign w:val="subscript"/>
                <w:rPrChange w:id="45239" w:author="James Vu" w:date="2024-04-18T23:48:00Z">
                  <w:rPr>
                    <w:i/>
                    <w:iCs/>
                    <w:color w:val="000000"/>
                    <w:sz w:val="22"/>
                    <w:szCs w:val="22"/>
                    <w:vertAlign w:val="subscript"/>
                  </w:rPr>
                </w:rPrChange>
              </w:rPr>
              <w:t xml:space="preserve">CS </w:t>
            </w:r>
            <w:r w:rsidRPr="00B053AF">
              <w:rPr>
                <w:i/>
                <w:iCs/>
                <w:color w:val="000000"/>
                <w:sz w:val="21"/>
                <w:szCs w:val="21"/>
                <w:rPrChange w:id="45240" w:author="James Vu" w:date="2024-04-18T23:48:00Z">
                  <w:rPr>
                    <w:i/>
                    <w:iCs/>
                    <w:color w:val="000000"/>
                    <w:sz w:val="22"/>
                    <w:szCs w:val="22"/>
                  </w:rPr>
                </w:rPrChange>
              </w:rPr>
              <w:t>x (1+H</w:t>
            </w:r>
            <w:r w:rsidRPr="00B053AF">
              <w:rPr>
                <w:i/>
                <w:iCs/>
                <w:color w:val="000000"/>
                <w:sz w:val="21"/>
                <w:szCs w:val="21"/>
                <w:vertAlign w:val="subscript"/>
                <w:rPrChange w:id="45241" w:author="James Vu" w:date="2024-04-18T23:48:00Z">
                  <w:rPr>
                    <w:i/>
                    <w:iCs/>
                    <w:color w:val="000000"/>
                    <w:sz w:val="22"/>
                    <w:szCs w:val="22"/>
                    <w:vertAlign w:val="subscript"/>
                  </w:rPr>
                </w:rPrChange>
              </w:rPr>
              <w:t>ĐC</w:t>
            </w:r>
            <w:r w:rsidRPr="00B053AF">
              <w:rPr>
                <w:i/>
                <w:iCs/>
                <w:color w:val="000000"/>
                <w:sz w:val="21"/>
                <w:szCs w:val="21"/>
                <w:rPrChange w:id="45242" w:author="James Vu" w:date="2024-04-18T23:48:00Z">
                  <w:rPr>
                    <w:i/>
                    <w:iCs/>
                    <w:color w:val="000000"/>
                    <w:sz w:val="22"/>
                    <w:szCs w:val="22"/>
                  </w:rPr>
                </w:rPrChange>
              </w:rPr>
              <w:t>)</w:t>
            </w:r>
            <w:r w:rsidRPr="00B053AF">
              <w:rPr>
                <w:i/>
                <w:iCs/>
                <w:color w:val="000000"/>
                <w:sz w:val="21"/>
                <w:szCs w:val="21"/>
                <w:vertAlign w:val="subscript"/>
                <w:rPrChange w:id="45243" w:author="James Vu" w:date="2024-04-18T23:48:00Z">
                  <w:rPr>
                    <w:i/>
                    <w:iCs/>
                    <w:color w:val="000000"/>
                    <w:sz w:val="22"/>
                    <w:szCs w:val="22"/>
                    <w:vertAlign w:val="subscript"/>
                  </w:rPr>
                </w:rPrChange>
              </w:rPr>
              <w:t xml:space="preserve"> </w:t>
            </w:r>
            <w:r w:rsidRPr="00B053AF">
              <w:rPr>
                <w:i/>
                <w:iCs/>
                <w:color w:val="000000"/>
                <w:sz w:val="21"/>
                <w:szCs w:val="21"/>
                <w:rPrChange w:id="45244" w:author="James Vu" w:date="2024-04-18T23:48:00Z">
                  <w:rPr>
                    <w:i/>
                    <w:iCs/>
                    <w:color w:val="000000"/>
                    <w:sz w:val="22"/>
                    <w:szCs w:val="22"/>
                  </w:rPr>
                </w:rPrChange>
              </w:rPr>
              <w:t>+ BH</w:t>
            </w:r>
            <w:r w:rsidRPr="00B053AF">
              <w:rPr>
                <w:i/>
                <w:iCs/>
                <w:color w:val="000000"/>
                <w:sz w:val="21"/>
                <w:szCs w:val="21"/>
                <w:vertAlign w:val="subscript"/>
                <w:rPrChange w:id="45245" w:author="James Vu" w:date="2024-04-18T23:48:00Z">
                  <w:rPr>
                    <w:i/>
                    <w:iCs/>
                    <w:color w:val="000000"/>
                    <w:sz w:val="22"/>
                    <w:szCs w:val="22"/>
                    <w:vertAlign w:val="subscript"/>
                  </w:rPr>
                </w:rPrChange>
              </w:rPr>
              <w:t>LĐ</w:t>
            </w:r>
          </w:p>
        </w:tc>
      </w:tr>
      <w:tr w:rsidR="00C523C9" w:rsidRPr="00B053AF" w14:paraId="34C32CBA" w14:textId="77777777" w:rsidTr="00B053AF">
        <w:trPr>
          <w:trHeight w:val="600"/>
          <w:trPrChange w:id="45246" w:author="James Vu" w:date="2024-04-18T23:48:00Z">
            <w:trPr>
              <w:trHeight w:val="60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5247"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0FC0B3FF" w14:textId="77777777" w:rsidR="00C523C9" w:rsidRPr="00B053AF" w:rsidRDefault="00C523C9">
            <w:pPr>
              <w:widowControl w:val="0"/>
              <w:spacing w:before="120" w:after="120"/>
              <w:jc w:val="both"/>
              <w:rPr>
                <w:color w:val="000000"/>
                <w:sz w:val="21"/>
                <w:szCs w:val="21"/>
                <w:rPrChange w:id="45248" w:author="James Vu" w:date="2024-04-18T23:48:00Z">
                  <w:rPr>
                    <w:color w:val="000000"/>
                    <w:sz w:val="22"/>
                    <w:szCs w:val="22"/>
                  </w:rPr>
                </w:rPrChange>
              </w:rPr>
              <w:pPrChange w:id="45249" w:author="James Vu" w:date="2024-04-18T22:33:00Z">
                <w:pPr>
                  <w:widowControl w:val="0"/>
                  <w:spacing w:before="120" w:after="120"/>
                  <w:jc w:val="center"/>
                </w:pPr>
              </w:pPrChange>
            </w:pPr>
            <w:r w:rsidRPr="00B053AF">
              <w:rPr>
                <w:color w:val="000000"/>
                <w:sz w:val="21"/>
                <w:szCs w:val="21"/>
                <w:rPrChange w:id="45250" w:author="James Vu" w:date="2024-04-18T23:48:00Z">
                  <w:rPr>
                    <w:color w:val="000000"/>
                    <w:sz w:val="22"/>
                    <w:szCs w:val="22"/>
                  </w:rPr>
                </w:rPrChange>
              </w:rPr>
              <w:t> </w:t>
            </w:r>
          </w:p>
        </w:tc>
        <w:tc>
          <w:tcPr>
            <w:tcW w:w="0" w:type="auto"/>
            <w:tcBorders>
              <w:top w:val="nil"/>
              <w:left w:val="nil"/>
              <w:bottom w:val="single" w:sz="4" w:space="0" w:color="auto"/>
              <w:right w:val="single" w:sz="4" w:space="0" w:color="auto"/>
            </w:tcBorders>
            <w:shd w:val="clear" w:color="auto" w:fill="auto"/>
            <w:vAlign w:val="center"/>
            <w:hideMark/>
            <w:tcPrChange w:id="45251"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6EC5E7F8" w14:textId="77777777" w:rsidR="00C523C9" w:rsidRPr="00B053AF" w:rsidRDefault="00C523C9">
            <w:pPr>
              <w:widowControl w:val="0"/>
              <w:spacing w:before="120" w:after="120"/>
              <w:jc w:val="both"/>
              <w:rPr>
                <w:b/>
                <w:bCs/>
                <w:color w:val="000000"/>
                <w:sz w:val="21"/>
                <w:szCs w:val="21"/>
                <w:rPrChange w:id="45252" w:author="James Vu" w:date="2024-04-18T23:48:00Z">
                  <w:rPr>
                    <w:b/>
                    <w:bCs/>
                    <w:color w:val="000000"/>
                    <w:sz w:val="22"/>
                    <w:szCs w:val="22"/>
                  </w:rPr>
                </w:rPrChange>
              </w:rPr>
              <w:pPrChange w:id="45253" w:author="James Vu" w:date="2024-04-18T22:33:00Z">
                <w:pPr>
                  <w:widowControl w:val="0"/>
                  <w:spacing w:before="120" w:after="120"/>
                </w:pPr>
              </w:pPrChange>
            </w:pPr>
            <w:r w:rsidRPr="00B053AF">
              <w:rPr>
                <w:b/>
                <w:bCs/>
                <w:color w:val="000000"/>
                <w:sz w:val="21"/>
                <w:szCs w:val="21"/>
                <w:rPrChange w:id="45254" w:author="James Vu" w:date="2024-04-18T23:48:00Z">
                  <w:rPr>
                    <w:b/>
                    <w:bCs/>
                    <w:color w:val="000000"/>
                    <w:sz w:val="22"/>
                    <w:szCs w:val="22"/>
                  </w:rPr>
                </w:rPrChange>
              </w:rPr>
              <w:t>Mức đơn giá tiền lương bình quân/ngày (L</w:t>
            </w:r>
            <w:r w:rsidRPr="00B053AF">
              <w:rPr>
                <w:b/>
                <w:bCs/>
                <w:color w:val="000000"/>
                <w:sz w:val="21"/>
                <w:szCs w:val="21"/>
                <w:vertAlign w:val="subscript"/>
                <w:rPrChange w:id="45255" w:author="James Vu" w:date="2024-04-18T23:48:00Z">
                  <w:rPr>
                    <w:b/>
                    <w:bCs/>
                    <w:color w:val="000000"/>
                    <w:sz w:val="22"/>
                    <w:szCs w:val="22"/>
                    <w:vertAlign w:val="subscript"/>
                  </w:rPr>
                </w:rPrChange>
              </w:rPr>
              <w:t>N</w:t>
            </w:r>
            <w:r w:rsidRPr="00B053AF">
              <w:rPr>
                <w:b/>
                <w:bCs/>
                <w:color w:val="000000"/>
                <w:sz w:val="21"/>
                <w:szCs w:val="21"/>
                <w:rPrChange w:id="45256" w:author="James Vu" w:date="2024-04-18T23:48:00Z">
                  <w:rPr>
                    <w:b/>
                    <w:bCs/>
                    <w:color w:val="000000"/>
                    <w:sz w:val="22"/>
                    <w:szCs w:val="22"/>
                  </w:rPr>
                </w:rPrChange>
              </w:rPr>
              <w:t>)</w:t>
            </w:r>
          </w:p>
        </w:tc>
        <w:tc>
          <w:tcPr>
            <w:tcW w:w="0" w:type="auto"/>
            <w:tcBorders>
              <w:top w:val="nil"/>
              <w:left w:val="nil"/>
              <w:bottom w:val="single" w:sz="4" w:space="0" w:color="auto"/>
              <w:right w:val="single" w:sz="4" w:space="0" w:color="auto"/>
            </w:tcBorders>
            <w:shd w:val="clear" w:color="auto" w:fill="auto"/>
            <w:vAlign w:val="center"/>
            <w:hideMark/>
            <w:tcPrChange w:id="45257"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396106FC" w14:textId="77777777" w:rsidR="00C523C9" w:rsidRPr="00B053AF" w:rsidRDefault="00C523C9">
            <w:pPr>
              <w:widowControl w:val="0"/>
              <w:spacing w:before="120" w:after="120"/>
              <w:jc w:val="both"/>
              <w:rPr>
                <w:b/>
                <w:bCs/>
                <w:color w:val="000000"/>
                <w:sz w:val="21"/>
                <w:szCs w:val="21"/>
                <w:rPrChange w:id="45258" w:author="James Vu" w:date="2024-04-18T23:48:00Z">
                  <w:rPr>
                    <w:b/>
                    <w:bCs/>
                    <w:color w:val="000000"/>
                    <w:sz w:val="22"/>
                    <w:szCs w:val="22"/>
                  </w:rPr>
                </w:rPrChange>
              </w:rPr>
              <w:pPrChange w:id="45259" w:author="James Vu" w:date="2024-04-18T22:33:00Z">
                <w:pPr>
                  <w:widowControl w:val="0"/>
                  <w:spacing w:before="120" w:after="120"/>
                  <w:jc w:val="center"/>
                </w:pPr>
              </w:pPrChange>
            </w:pPr>
            <w:r w:rsidRPr="00B053AF">
              <w:rPr>
                <w:b/>
                <w:bCs/>
                <w:color w:val="000000"/>
                <w:sz w:val="21"/>
                <w:szCs w:val="21"/>
                <w:rPrChange w:id="45260" w:author="James Vu" w:date="2024-04-18T23:48:00Z">
                  <w:rPr>
                    <w:b/>
                    <w:bCs/>
                    <w:color w:val="000000"/>
                    <w:sz w:val="22"/>
                    <w:szCs w:val="22"/>
                  </w:rPr>
                </w:rPrChange>
              </w:rPr>
              <w:t>L</w:t>
            </w:r>
            <w:r w:rsidRPr="00B053AF">
              <w:rPr>
                <w:b/>
                <w:bCs/>
                <w:color w:val="000000"/>
                <w:sz w:val="21"/>
                <w:szCs w:val="21"/>
                <w:vertAlign w:val="subscript"/>
                <w:rPrChange w:id="45261" w:author="James Vu" w:date="2024-04-18T23:48:00Z">
                  <w:rPr>
                    <w:b/>
                    <w:bCs/>
                    <w:color w:val="000000"/>
                    <w:sz w:val="22"/>
                    <w:szCs w:val="22"/>
                    <w:vertAlign w:val="subscript"/>
                  </w:rPr>
                </w:rPrChange>
              </w:rPr>
              <w:t>N</w:t>
            </w:r>
            <w:r w:rsidRPr="00B053AF">
              <w:rPr>
                <w:b/>
                <w:bCs/>
                <w:color w:val="000000"/>
                <w:sz w:val="21"/>
                <w:szCs w:val="21"/>
                <w:rPrChange w:id="45262" w:author="James Vu" w:date="2024-04-18T23:48:00Z">
                  <w:rPr>
                    <w:b/>
                    <w:bCs/>
                    <w:color w:val="000000"/>
                    <w:sz w:val="22"/>
                    <w:szCs w:val="22"/>
                  </w:rPr>
                </w:rPrChange>
              </w:rPr>
              <w:t xml:space="preserve"> = L</w:t>
            </w:r>
            <w:r w:rsidRPr="00B053AF">
              <w:rPr>
                <w:b/>
                <w:bCs/>
                <w:color w:val="000000"/>
                <w:sz w:val="21"/>
                <w:szCs w:val="21"/>
                <w:vertAlign w:val="subscript"/>
                <w:rPrChange w:id="45263" w:author="James Vu" w:date="2024-04-18T23:48:00Z">
                  <w:rPr>
                    <w:b/>
                    <w:bCs/>
                    <w:color w:val="000000"/>
                    <w:sz w:val="22"/>
                    <w:szCs w:val="22"/>
                    <w:vertAlign w:val="subscript"/>
                  </w:rPr>
                </w:rPrChange>
              </w:rPr>
              <w:t>T</w:t>
            </w:r>
            <w:r w:rsidRPr="00B053AF">
              <w:rPr>
                <w:b/>
                <w:bCs/>
                <w:color w:val="000000"/>
                <w:sz w:val="21"/>
                <w:szCs w:val="21"/>
                <w:rPrChange w:id="45264" w:author="James Vu" w:date="2024-04-18T23:48:00Z">
                  <w:rPr>
                    <w:b/>
                    <w:bCs/>
                    <w:color w:val="000000"/>
                    <w:sz w:val="22"/>
                    <w:szCs w:val="22"/>
                  </w:rPr>
                </w:rPrChange>
              </w:rPr>
              <w:t>/26</w:t>
            </w:r>
          </w:p>
        </w:tc>
        <w:tc>
          <w:tcPr>
            <w:tcW w:w="0" w:type="auto"/>
            <w:tcBorders>
              <w:top w:val="nil"/>
              <w:left w:val="nil"/>
              <w:bottom w:val="single" w:sz="4" w:space="0" w:color="auto"/>
              <w:right w:val="single" w:sz="4" w:space="0" w:color="auto"/>
            </w:tcBorders>
            <w:shd w:val="clear" w:color="auto" w:fill="auto"/>
            <w:vAlign w:val="center"/>
            <w:hideMark/>
            <w:tcPrChange w:id="45265"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5A55CEFB" w14:textId="28229CF9" w:rsidR="00C523C9" w:rsidRPr="00B053AF" w:rsidRDefault="00C523C9">
            <w:pPr>
              <w:widowControl w:val="0"/>
              <w:spacing w:before="120" w:after="120"/>
              <w:jc w:val="both"/>
              <w:rPr>
                <w:b/>
                <w:bCs/>
                <w:color w:val="000000"/>
                <w:sz w:val="21"/>
                <w:szCs w:val="21"/>
                <w:rPrChange w:id="45266" w:author="James Vu" w:date="2024-04-18T23:48:00Z">
                  <w:rPr>
                    <w:b/>
                    <w:bCs/>
                    <w:color w:val="000000"/>
                    <w:sz w:val="22"/>
                    <w:szCs w:val="22"/>
                  </w:rPr>
                </w:rPrChange>
              </w:rPr>
              <w:pPrChange w:id="45267" w:author="James Vu" w:date="2024-04-18T22:33:00Z">
                <w:pPr>
                  <w:widowControl w:val="0"/>
                  <w:spacing w:before="120" w:after="120"/>
                  <w:jc w:val="center"/>
                </w:pPr>
              </w:pPrChange>
            </w:pPr>
            <w:r w:rsidRPr="00B053AF">
              <w:rPr>
                <w:b/>
                <w:bCs/>
                <w:color w:val="000000"/>
                <w:sz w:val="21"/>
                <w:szCs w:val="21"/>
                <w:rPrChange w:id="45268" w:author="James Vu" w:date="2024-04-18T23:48:00Z">
                  <w:rPr>
                    <w:b/>
                    <w:bCs/>
                    <w:color w:val="000000"/>
                    <w:sz w:val="22"/>
                    <w:szCs w:val="22"/>
                  </w:rPr>
                </w:rPrChange>
              </w:rPr>
              <w:t>345.870</w:t>
            </w:r>
          </w:p>
        </w:tc>
        <w:tc>
          <w:tcPr>
            <w:tcW w:w="0" w:type="auto"/>
            <w:tcBorders>
              <w:top w:val="nil"/>
              <w:left w:val="nil"/>
              <w:bottom w:val="single" w:sz="4" w:space="0" w:color="auto"/>
              <w:right w:val="single" w:sz="4" w:space="0" w:color="auto"/>
            </w:tcBorders>
            <w:shd w:val="clear" w:color="auto" w:fill="auto"/>
            <w:vAlign w:val="center"/>
            <w:hideMark/>
            <w:tcPrChange w:id="4526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8F2606E" w14:textId="5E682703" w:rsidR="00C523C9" w:rsidRPr="00B053AF" w:rsidRDefault="00C523C9">
            <w:pPr>
              <w:widowControl w:val="0"/>
              <w:spacing w:before="120" w:after="120"/>
              <w:jc w:val="both"/>
              <w:rPr>
                <w:b/>
                <w:bCs/>
                <w:color w:val="000000"/>
                <w:sz w:val="21"/>
                <w:szCs w:val="21"/>
                <w:rPrChange w:id="45270" w:author="James Vu" w:date="2024-04-18T23:48:00Z">
                  <w:rPr>
                    <w:b/>
                    <w:bCs/>
                    <w:color w:val="000000"/>
                    <w:sz w:val="22"/>
                    <w:szCs w:val="22"/>
                  </w:rPr>
                </w:rPrChange>
              </w:rPr>
              <w:pPrChange w:id="45271" w:author="James Vu" w:date="2024-04-18T22:33:00Z">
                <w:pPr>
                  <w:widowControl w:val="0"/>
                  <w:spacing w:before="120" w:after="120"/>
                  <w:jc w:val="center"/>
                </w:pPr>
              </w:pPrChange>
            </w:pPr>
            <w:r w:rsidRPr="00B053AF">
              <w:rPr>
                <w:b/>
                <w:bCs/>
                <w:color w:val="000000"/>
                <w:sz w:val="21"/>
                <w:szCs w:val="21"/>
                <w:rPrChange w:id="45272" w:author="James Vu" w:date="2024-04-18T23:48:00Z">
                  <w:rPr>
                    <w:b/>
                    <w:bCs/>
                    <w:color w:val="000000"/>
                    <w:sz w:val="22"/>
                    <w:szCs w:val="22"/>
                  </w:rPr>
                </w:rPrChange>
              </w:rPr>
              <w:t>391.690</w:t>
            </w:r>
          </w:p>
        </w:tc>
        <w:tc>
          <w:tcPr>
            <w:tcW w:w="0" w:type="auto"/>
            <w:tcBorders>
              <w:top w:val="nil"/>
              <w:left w:val="nil"/>
              <w:bottom w:val="single" w:sz="4" w:space="0" w:color="auto"/>
              <w:right w:val="single" w:sz="4" w:space="0" w:color="auto"/>
            </w:tcBorders>
            <w:shd w:val="clear" w:color="auto" w:fill="auto"/>
            <w:vAlign w:val="center"/>
            <w:hideMark/>
            <w:tcPrChange w:id="45273"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56A2F5A" w14:textId="059F79FB" w:rsidR="00C523C9" w:rsidRPr="00B053AF" w:rsidRDefault="00C523C9">
            <w:pPr>
              <w:widowControl w:val="0"/>
              <w:spacing w:before="120" w:after="120"/>
              <w:jc w:val="both"/>
              <w:rPr>
                <w:b/>
                <w:bCs/>
                <w:color w:val="000000"/>
                <w:sz w:val="21"/>
                <w:szCs w:val="21"/>
                <w:rPrChange w:id="45274" w:author="James Vu" w:date="2024-04-18T23:48:00Z">
                  <w:rPr>
                    <w:b/>
                    <w:bCs/>
                    <w:color w:val="000000"/>
                    <w:sz w:val="22"/>
                    <w:szCs w:val="22"/>
                  </w:rPr>
                </w:rPrChange>
              </w:rPr>
              <w:pPrChange w:id="45275" w:author="James Vu" w:date="2024-04-18T22:33:00Z">
                <w:pPr>
                  <w:widowControl w:val="0"/>
                  <w:spacing w:before="120" w:after="120"/>
                  <w:jc w:val="center"/>
                </w:pPr>
              </w:pPrChange>
            </w:pPr>
            <w:r w:rsidRPr="00B053AF">
              <w:rPr>
                <w:b/>
                <w:bCs/>
                <w:color w:val="000000"/>
                <w:sz w:val="21"/>
                <w:szCs w:val="21"/>
                <w:rPrChange w:id="45276" w:author="James Vu" w:date="2024-04-18T23:48:00Z">
                  <w:rPr>
                    <w:b/>
                    <w:bCs/>
                    <w:color w:val="000000"/>
                    <w:sz w:val="22"/>
                    <w:szCs w:val="22"/>
                  </w:rPr>
                </w:rPrChange>
              </w:rPr>
              <w:t>437.511</w:t>
            </w:r>
          </w:p>
        </w:tc>
        <w:tc>
          <w:tcPr>
            <w:tcW w:w="0" w:type="auto"/>
            <w:tcBorders>
              <w:top w:val="nil"/>
              <w:left w:val="nil"/>
              <w:bottom w:val="single" w:sz="4" w:space="0" w:color="auto"/>
              <w:right w:val="single" w:sz="4" w:space="0" w:color="auto"/>
            </w:tcBorders>
            <w:shd w:val="clear" w:color="auto" w:fill="auto"/>
            <w:vAlign w:val="center"/>
            <w:hideMark/>
            <w:tcPrChange w:id="4527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5A79645" w14:textId="63DD9EC9" w:rsidR="00C523C9" w:rsidRPr="00B053AF" w:rsidRDefault="00C523C9">
            <w:pPr>
              <w:widowControl w:val="0"/>
              <w:spacing w:before="120" w:after="120"/>
              <w:jc w:val="both"/>
              <w:rPr>
                <w:b/>
                <w:bCs/>
                <w:color w:val="000000"/>
                <w:sz w:val="21"/>
                <w:szCs w:val="21"/>
                <w:rPrChange w:id="45278" w:author="James Vu" w:date="2024-04-18T23:48:00Z">
                  <w:rPr>
                    <w:b/>
                    <w:bCs/>
                    <w:color w:val="000000"/>
                    <w:sz w:val="22"/>
                    <w:szCs w:val="22"/>
                  </w:rPr>
                </w:rPrChange>
              </w:rPr>
              <w:pPrChange w:id="45279" w:author="James Vu" w:date="2024-04-18T22:33:00Z">
                <w:pPr>
                  <w:widowControl w:val="0"/>
                  <w:spacing w:before="120" w:after="120"/>
                  <w:jc w:val="center"/>
                </w:pPr>
              </w:pPrChange>
            </w:pPr>
            <w:r w:rsidRPr="00B053AF">
              <w:rPr>
                <w:b/>
                <w:bCs/>
                <w:color w:val="000000"/>
                <w:sz w:val="21"/>
                <w:szCs w:val="21"/>
                <w:rPrChange w:id="45280" w:author="James Vu" w:date="2024-04-18T23:48:00Z">
                  <w:rPr>
                    <w:b/>
                    <w:bCs/>
                    <w:color w:val="000000"/>
                    <w:sz w:val="22"/>
                    <w:szCs w:val="22"/>
                  </w:rPr>
                </w:rPrChange>
              </w:rPr>
              <w:t>483.331</w:t>
            </w:r>
          </w:p>
        </w:tc>
        <w:tc>
          <w:tcPr>
            <w:tcW w:w="0" w:type="auto"/>
            <w:tcBorders>
              <w:top w:val="nil"/>
              <w:left w:val="nil"/>
              <w:bottom w:val="single" w:sz="4" w:space="0" w:color="auto"/>
              <w:right w:val="single" w:sz="4" w:space="0" w:color="auto"/>
            </w:tcBorders>
            <w:shd w:val="clear" w:color="auto" w:fill="auto"/>
            <w:vAlign w:val="center"/>
            <w:hideMark/>
            <w:tcPrChange w:id="45281"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93C913D" w14:textId="47010466" w:rsidR="00C523C9" w:rsidRPr="00B053AF" w:rsidRDefault="00C523C9">
            <w:pPr>
              <w:widowControl w:val="0"/>
              <w:spacing w:before="120" w:after="120"/>
              <w:jc w:val="both"/>
              <w:rPr>
                <w:b/>
                <w:bCs/>
                <w:color w:val="000000"/>
                <w:sz w:val="21"/>
                <w:szCs w:val="21"/>
                <w:rPrChange w:id="45282" w:author="James Vu" w:date="2024-04-18T23:48:00Z">
                  <w:rPr>
                    <w:b/>
                    <w:bCs/>
                    <w:color w:val="000000"/>
                    <w:sz w:val="22"/>
                    <w:szCs w:val="22"/>
                  </w:rPr>
                </w:rPrChange>
              </w:rPr>
              <w:pPrChange w:id="45283" w:author="James Vu" w:date="2024-04-18T22:33:00Z">
                <w:pPr>
                  <w:widowControl w:val="0"/>
                  <w:spacing w:before="120" w:after="120"/>
                  <w:jc w:val="center"/>
                </w:pPr>
              </w:pPrChange>
            </w:pPr>
            <w:r w:rsidRPr="00B053AF">
              <w:rPr>
                <w:b/>
                <w:bCs/>
                <w:color w:val="000000"/>
                <w:sz w:val="21"/>
                <w:szCs w:val="21"/>
                <w:rPrChange w:id="45284" w:author="James Vu" w:date="2024-04-18T23:48:00Z">
                  <w:rPr>
                    <w:b/>
                    <w:bCs/>
                    <w:color w:val="000000"/>
                    <w:sz w:val="22"/>
                    <w:szCs w:val="22"/>
                  </w:rPr>
                </w:rPrChange>
              </w:rPr>
              <w:t>529.152</w:t>
            </w:r>
          </w:p>
        </w:tc>
        <w:tc>
          <w:tcPr>
            <w:tcW w:w="0" w:type="auto"/>
            <w:tcBorders>
              <w:top w:val="nil"/>
              <w:left w:val="nil"/>
              <w:bottom w:val="single" w:sz="4" w:space="0" w:color="auto"/>
              <w:right w:val="single" w:sz="4" w:space="0" w:color="auto"/>
            </w:tcBorders>
            <w:shd w:val="clear" w:color="auto" w:fill="auto"/>
            <w:vAlign w:val="center"/>
            <w:hideMark/>
            <w:tcPrChange w:id="45285"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739C7F2A" w14:textId="1DD499A0" w:rsidR="00C523C9" w:rsidRPr="00B053AF" w:rsidRDefault="00C523C9">
            <w:pPr>
              <w:widowControl w:val="0"/>
              <w:spacing w:before="120" w:after="120"/>
              <w:jc w:val="both"/>
              <w:rPr>
                <w:b/>
                <w:bCs/>
                <w:color w:val="000000"/>
                <w:sz w:val="21"/>
                <w:szCs w:val="21"/>
                <w:rPrChange w:id="45286" w:author="James Vu" w:date="2024-04-18T23:48:00Z">
                  <w:rPr>
                    <w:b/>
                    <w:bCs/>
                    <w:color w:val="000000"/>
                    <w:sz w:val="22"/>
                    <w:szCs w:val="22"/>
                  </w:rPr>
                </w:rPrChange>
              </w:rPr>
              <w:pPrChange w:id="45287" w:author="James Vu" w:date="2024-04-18T22:33:00Z">
                <w:pPr>
                  <w:widowControl w:val="0"/>
                  <w:spacing w:before="120" w:after="120"/>
                  <w:jc w:val="center"/>
                </w:pPr>
              </w:pPrChange>
            </w:pPr>
            <w:r w:rsidRPr="00B053AF">
              <w:rPr>
                <w:b/>
                <w:bCs/>
                <w:color w:val="000000"/>
                <w:sz w:val="21"/>
                <w:szCs w:val="21"/>
                <w:rPrChange w:id="45288" w:author="James Vu" w:date="2024-04-18T23:48:00Z">
                  <w:rPr>
                    <w:b/>
                    <w:bCs/>
                    <w:color w:val="000000"/>
                    <w:sz w:val="22"/>
                    <w:szCs w:val="22"/>
                  </w:rPr>
                </w:rPrChange>
              </w:rPr>
              <w:t>574.972</w:t>
            </w:r>
          </w:p>
        </w:tc>
        <w:tc>
          <w:tcPr>
            <w:tcW w:w="0" w:type="auto"/>
            <w:tcBorders>
              <w:top w:val="nil"/>
              <w:left w:val="nil"/>
              <w:bottom w:val="single" w:sz="4" w:space="0" w:color="auto"/>
              <w:right w:val="single" w:sz="4" w:space="0" w:color="auto"/>
            </w:tcBorders>
            <w:shd w:val="clear" w:color="auto" w:fill="auto"/>
            <w:vAlign w:val="center"/>
            <w:hideMark/>
            <w:tcPrChange w:id="45289"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55C75C54" w14:textId="70DDA16D" w:rsidR="00C523C9" w:rsidRPr="00B053AF" w:rsidRDefault="00C523C9">
            <w:pPr>
              <w:widowControl w:val="0"/>
              <w:spacing w:before="120" w:after="120"/>
              <w:jc w:val="both"/>
              <w:rPr>
                <w:b/>
                <w:bCs/>
                <w:color w:val="000000"/>
                <w:sz w:val="21"/>
                <w:szCs w:val="21"/>
                <w:rPrChange w:id="45290" w:author="James Vu" w:date="2024-04-18T23:48:00Z">
                  <w:rPr>
                    <w:b/>
                    <w:bCs/>
                    <w:color w:val="000000"/>
                    <w:sz w:val="22"/>
                    <w:szCs w:val="22"/>
                  </w:rPr>
                </w:rPrChange>
              </w:rPr>
              <w:pPrChange w:id="45291" w:author="James Vu" w:date="2024-04-18T22:33:00Z">
                <w:pPr>
                  <w:widowControl w:val="0"/>
                  <w:spacing w:before="120" w:after="120"/>
                  <w:jc w:val="center"/>
                </w:pPr>
              </w:pPrChange>
            </w:pPr>
            <w:r w:rsidRPr="00B053AF">
              <w:rPr>
                <w:b/>
                <w:bCs/>
                <w:color w:val="000000"/>
                <w:sz w:val="21"/>
                <w:szCs w:val="21"/>
                <w:rPrChange w:id="45292" w:author="James Vu" w:date="2024-04-18T23:48:00Z">
                  <w:rPr>
                    <w:b/>
                    <w:bCs/>
                    <w:color w:val="000000"/>
                    <w:sz w:val="22"/>
                    <w:szCs w:val="22"/>
                  </w:rPr>
                </w:rPrChange>
              </w:rPr>
              <w:t>620.792</w:t>
            </w:r>
          </w:p>
        </w:tc>
        <w:tc>
          <w:tcPr>
            <w:tcW w:w="0" w:type="auto"/>
            <w:tcBorders>
              <w:top w:val="nil"/>
              <w:left w:val="nil"/>
              <w:bottom w:val="single" w:sz="4" w:space="0" w:color="auto"/>
              <w:right w:val="single" w:sz="4" w:space="0" w:color="auto"/>
            </w:tcBorders>
            <w:shd w:val="clear" w:color="auto" w:fill="auto"/>
            <w:vAlign w:val="center"/>
            <w:hideMark/>
            <w:tcPrChange w:id="45293"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5C2DD5E9" w14:textId="2966837C" w:rsidR="00C523C9" w:rsidRPr="00B053AF" w:rsidRDefault="00C523C9">
            <w:pPr>
              <w:widowControl w:val="0"/>
              <w:spacing w:before="120" w:after="120"/>
              <w:jc w:val="both"/>
              <w:rPr>
                <w:b/>
                <w:bCs/>
                <w:color w:val="000000"/>
                <w:sz w:val="21"/>
                <w:szCs w:val="21"/>
                <w:rPrChange w:id="45294" w:author="James Vu" w:date="2024-04-18T23:48:00Z">
                  <w:rPr>
                    <w:b/>
                    <w:bCs/>
                    <w:color w:val="000000"/>
                    <w:sz w:val="22"/>
                    <w:szCs w:val="22"/>
                  </w:rPr>
                </w:rPrChange>
              </w:rPr>
              <w:pPrChange w:id="45295" w:author="James Vu" w:date="2024-04-18T22:33:00Z">
                <w:pPr>
                  <w:widowControl w:val="0"/>
                  <w:spacing w:before="120" w:after="120"/>
                  <w:jc w:val="center"/>
                </w:pPr>
              </w:pPrChange>
            </w:pPr>
            <w:r w:rsidRPr="00B053AF">
              <w:rPr>
                <w:b/>
                <w:bCs/>
                <w:color w:val="000000"/>
                <w:sz w:val="21"/>
                <w:szCs w:val="21"/>
                <w:rPrChange w:id="45296" w:author="James Vu" w:date="2024-04-18T23:48:00Z">
                  <w:rPr>
                    <w:b/>
                    <w:bCs/>
                    <w:color w:val="000000"/>
                    <w:sz w:val="22"/>
                    <w:szCs w:val="22"/>
                  </w:rPr>
                </w:rPrChange>
              </w:rPr>
              <w:t>666.613</w:t>
            </w:r>
          </w:p>
        </w:tc>
        <w:tc>
          <w:tcPr>
            <w:tcW w:w="0" w:type="auto"/>
            <w:tcBorders>
              <w:top w:val="nil"/>
              <w:left w:val="nil"/>
              <w:bottom w:val="single" w:sz="4" w:space="0" w:color="auto"/>
              <w:right w:val="single" w:sz="4" w:space="0" w:color="auto"/>
            </w:tcBorders>
            <w:shd w:val="clear" w:color="auto" w:fill="auto"/>
            <w:vAlign w:val="center"/>
            <w:hideMark/>
            <w:tcPrChange w:id="45297"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5742BDA" w14:textId="77777777" w:rsidR="00C523C9" w:rsidRPr="00B053AF" w:rsidRDefault="00C523C9">
            <w:pPr>
              <w:widowControl w:val="0"/>
              <w:spacing w:before="120" w:after="120"/>
              <w:jc w:val="both"/>
              <w:rPr>
                <w:i/>
                <w:iCs/>
                <w:color w:val="000000"/>
                <w:sz w:val="21"/>
                <w:szCs w:val="21"/>
                <w:rPrChange w:id="45298" w:author="James Vu" w:date="2024-04-18T23:48:00Z">
                  <w:rPr>
                    <w:i/>
                    <w:iCs/>
                    <w:color w:val="000000"/>
                    <w:sz w:val="22"/>
                    <w:szCs w:val="22"/>
                  </w:rPr>
                </w:rPrChange>
              </w:rPr>
              <w:pPrChange w:id="45299" w:author="James Vu" w:date="2024-04-18T22:33:00Z">
                <w:pPr>
                  <w:widowControl w:val="0"/>
                  <w:spacing w:before="120" w:after="120"/>
                </w:pPr>
              </w:pPrChange>
            </w:pPr>
            <w:r w:rsidRPr="00B053AF">
              <w:rPr>
                <w:i/>
                <w:iCs/>
                <w:color w:val="000000"/>
                <w:sz w:val="21"/>
                <w:szCs w:val="21"/>
                <w:rPrChange w:id="45300" w:author="James Vu" w:date="2024-04-18T23:48:00Z">
                  <w:rPr>
                    <w:i/>
                    <w:iCs/>
                    <w:color w:val="000000"/>
                    <w:sz w:val="22"/>
                    <w:szCs w:val="22"/>
                  </w:rPr>
                </w:rPrChange>
              </w:rPr>
              <w:t>1 tháng 26 ngày làm việc</w:t>
            </w:r>
          </w:p>
        </w:tc>
      </w:tr>
      <w:tr w:rsidR="00C523C9" w:rsidRPr="00B053AF" w14:paraId="09E4D707" w14:textId="77777777" w:rsidTr="00B053AF">
        <w:trPr>
          <w:trHeight w:val="540"/>
          <w:trPrChange w:id="45301" w:author="James Vu" w:date="2024-04-18T23:48:00Z">
            <w:trPr>
              <w:trHeight w:val="540"/>
            </w:trPr>
          </w:trPrChange>
        </w:trPr>
        <w:tc>
          <w:tcPr>
            <w:tcW w:w="0" w:type="auto"/>
            <w:tcBorders>
              <w:top w:val="nil"/>
              <w:left w:val="single" w:sz="4" w:space="0" w:color="auto"/>
              <w:bottom w:val="single" w:sz="4" w:space="0" w:color="auto"/>
              <w:right w:val="single" w:sz="4" w:space="0" w:color="auto"/>
            </w:tcBorders>
            <w:shd w:val="clear" w:color="auto" w:fill="auto"/>
            <w:vAlign w:val="center"/>
            <w:hideMark/>
            <w:tcPrChange w:id="45302" w:author="James Vu" w:date="2024-04-18T23:48:00Z">
              <w:tcPr>
                <w:tcW w:w="0" w:type="auto"/>
                <w:gridSpan w:val="2"/>
                <w:tcBorders>
                  <w:top w:val="nil"/>
                  <w:left w:val="single" w:sz="4" w:space="0" w:color="auto"/>
                  <w:bottom w:val="single" w:sz="4" w:space="0" w:color="auto"/>
                  <w:right w:val="single" w:sz="4" w:space="0" w:color="auto"/>
                </w:tcBorders>
                <w:shd w:val="clear" w:color="auto" w:fill="auto"/>
                <w:vAlign w:val="center"/>
                <w:hideMark/>
              </w:tcPr>
            </w:tcPrChange>
          </w:tcPr>
          <w:p w14:paraId="3E97AFF1" w14:textId="77777777" w:rsidR="00C523C9" w:rsidRPr="00B053AF" w:rsidRDefault="00C523C9">
            <w:pPr>
              <w:widowControl w:val="0"/>
              <w:spacing w:before="120" w:after="120"/>
              <w:jc w:val="both"/>
              <w:rPr>
                <w:color w:val="000000"/>
                <w:sz w:val="21"/>
                <w:szCs w:val="21"/>
                <w:rPrChange w:id="45303" w:author="James Vu" w:date="2024-04-18T23:48:00Z">
                  <w:rPr>
                    <w:color w:val="000000"/>
                    <w:sz w:val="22"/>
                    <w:szCs w:val="22"/>
                  </w:rPr>
                </w:rPrChange>
              </w:rPr>
              <w:pPrChange w:id="45304" w:author="James Vu" w:date="2024-04-18T22:33:00Z">
                <w:pPr>
                  <w:widowControl w:val="0"/>
                  <w:spacing w:before="120" w:after="120"/>
                  <w:jc w:val="center"/>
                </w:pPr>
              </w:pPrChange>
            </w:pPr>
            <w:r w:rsidRPr="00B053AF">
              <w:rPr>
                <w:color w:val="000000"/>
                <w:sz w:val="21"/>
                <w:szCs w:val="21"/>
                <w:rPrChange w:id="45305" w:author="James Vu" w:date="2024-04-18T23:48:00Z">
                  <w:rPr>
                    <w:color w:val="000000"/>
                    <w:sz w:val="22"/>
                    <w:szCs w:val="22"/>
                  </w:rPr>
                </w:rPrChange>
              </w:rPr>
              <w:t> </w:t>
            </w:r>
          </w:p>
        </w:tc>
        <w:tc>
          <w:tcPr>
            <w:tcW w:w="0" w:type="auto"/>
            <w:tcBorders>
              <w:top w:val="nil"/>
              <w:left w:val="nil"/>
              <w:bottom w:val="single" w:sz="4" w:space="0" w:color="auto"/>
              <w:right w:val="single" w:sz="4" w:space="0" w:color="auto"/>
            </w:tcBorders>
            <w:shd w:val="clear" w:color="auto" w:fill="auto"/>
            <w:vAlign w:val="center"/>
            <w:hideMark/>
            <w:tcPrChange w:id="45306" w:author="James Vu" w:date="2024-04-18T23:48:00Z">
              <w:tcPr>
                <w:tcW w:w="1470" w:type="dxa"/>
                <w:tcBorders>
                  <w:top w:val="nil"/>
                  <w:left w:val="nil"/>
                  <w:bottom w:val="single" w:sz="4" w:space="0" w:color="auto"/>
                  <w:right w:val="single" w:sz="4" w:space="0" w:color="auto"/>
                </w:tcBorders>
                <w:shd w:val="clear" w:color="auto" w:fill="auto"/>
                <w:vAlign w:val="center"/>
                <w:hideMark/>
              </w:tcPr>
            </w:tcPrChange>
          </w:tcPr>
          <w:p w14:paraId="5C457841" w14:textId="77777777" w:rsidR="00C523C9" w:rsidRPr="00B053AF" w:rsidRDefault="00C523C9">
            <w:pPr>
              <w:widowControl w:val="0"/>
              <w:spacing w:before="120" w:after="120"/>
              <w:jc w:val="both"/>
              <w:rPr>
                <w:b/>
                <w:bCs/>
                <w:color w:val="000000"/>
                <w:sz w:val="21"/>
                <w:szCs w:val="21"/>
                <w:rPrChange w:id="45307" w:author="James Vu" w:date="2024-04-18T23:48:00Z">
                  <w:rPr>
                    <w:b/>
                    <w:bCs/>
                    <w:color w:val="000000"/>
                    <w:sz w:val="22"/>
                    <w:szCs w:val="22"/>
                  </w:rPr>
                </w:rPrChange>
              </w:rPr>
              <w:pPrChange w:id="45308" w:author="James Vu" w:date="2024-04-18T22:33:00Z">
                <w:pPr>
                  <w:widowControl w:val="0"/>
                  <w:spacing w:before="120" w:after="120"/>
                </w:pPr>
              </w:pPrChange>
            </w:pPr>
            <w:r w:rsidRPr="00B053AF">
              <w:rPr>
                <w:b/>
                <w:bCs/>
                <w:color w:val="000000"/>
                <w:sz w:val="21"/>
                <w:szCs w:val="21"/>
                <w:rPrChange w:id="45309" w:author="James Vu" w:date="2024-04-18T23:48:00Z">
                  <w:rPr>
                    <w:b/>
                    <w:bCs/>
                    <w:color w:val="000000"/>
                    <w:sz w:val="22"/>
                    <w:szCs w:val="22"/>
                  </w:rPr>
                </w:rPrChange>
              </w:rPr>
              <w:t>Mức đơn giá tiền lương bình quân/giờ (H)</w:t>
            </w:r>
          </w:p>
        </w:tc>
        <w:tc>
          <w:tcPr>
            <w:tcW w:w="0" w:type="auto"/>
            <w:tcBorders>
              <w:top w:val="nil"/>
              <w:left w:val="nil"/>
              <w:bottom w:val="single" w:sz="4" w:space="0" w:color="auto"/>
              <w:right w:val="single" w:sz="4" w:space="0" w:color="auto"/>
            </w:tcBorders>
            <w:shd w:val="clear" w:color="auto" w:fill="auto"/>
            <w:vAlign w:val="center"/>
            <w:hideMark/>
            <w:tcPrChange w:id="45310" w:author="James Vu" w:date="2024-04-18T23:48:00Z">
              <w:tcPr>
                <w:tcW w:w="1544" w:type="dxa"/>
                <w:gridSpan w:val="2"/>
                <w:tcBorders>
                  <w:top w:val="nil"/>
                  <w:left w:val="nil"/>
                  <w:bottom w:val="single" w:sz="4" w:space="0" w:color="auto"/>
                  <w:right w:val="single" w:sz="4" w:space="0" w:color="auto"/>
                </w:tcBorders>
                <w:shd w:val="clear" w:color="auto" w:fill="auto"/>
                <w:vAlign w:val="center"/>
                <w:hideMark/>
              </w:tcPr>
            </w:tcPrChange>
          </w:tcPr>
          <w:p w14:paraId="70234F4B" w14:textId="77777777" w:rsidR="00C523C9" w:rsidRPr="00B053AF" w:rsidRDefault="00C523C9">
            <w:pPr>
              <w:widowControl w:val="0"/>
              <w:spacing w:before="120" w:after="120"/>
              <w:jc w:val="both"/>
              <w:rPr>
                <w:b/>
                <w:bCs/>
                <w:color w:val="000000"/>
                <w:sz w:val="21"/>
                <w:szCs w:val="21"/>
                <w:rPrChange w:id="45311" w:author="James Vu" w:date="2024-04-18T23:48:00Z">
                  <w:rPr>
                    <w:b/>
                    <w:bCs/>
                    <w:color w:val="000000"/>
                    <w:sz w:val="22"/>
                    <w:szCs w:val="22"/>
                  </w:rPr>
                </w:rPrChange>
              </w:rPr>
              <w:pPrChange w:id="45312" w:author="James Vu" w:date="2024-04-18T22:33:00Z">
                <w:pPr>
                  <w:widowControl w:val="0"/>
                  <w:spacing w:before="120" w:after="120"/>
                  <w:jc w:val="center"/>
                </w:pPr>
              </w:pPrChange>
            </w:pPr>
            <w:r w:rsidRPr="00B053AF">
              <w:rPr>
                <w:b/>
                <w:bCs/>
                <w:color w:val="000000"/>
                <w:sz w:val="21"/>
                <w:szCs w:val="21"/>
                <w:rPrChange w:id="45313" w:author="James Vu" w:date="2024-04-18T23:48:00Z">
                  <w:rPr>
                    <w:b/>
                    <w:bCs/>
                    <w:color w:val="000000"/>
                    <w:sz w:val="22"/>
                    <w:szCs w:val="22"/>
                  </w:rPr>
                </w:rPrChange>
              </w:rPr>
              <w:t>H = L</w:t>
            </w:r>
            <w:r w:rsidRPr="00B053AF">
              <w:rPr>
                <w:b/>
                <w:bCs/>
                <w:color w:val="000000"/>
                <w:sz w:val="21"/>
                <w:szCs w:val="21"/>
                <w:vertAlign w:val="subscript"/>
                <w:rPrChange w:id="45314" w:author="James Vu" w:date="2024-04-18T23:48:00Z">
                  <w:rPr>
                    <w:b/>
                    <w:bCs/>
                    <w:color w:val="000000"/>
                    <w:sz w:val="22"/>
                    <w:szCs w:val="22"/>
                    <w:vertAlign w:val="subscript"/>
                  </w:rPr>
                </w:rPrChange>
              </w:rPr>
              <w:t>N</w:t>
            </w:r>
            <w:r w:rsidRPr="00B053AF">
              <w:rPr>
                <w:b/>
                <w:bCs/>
                <w:color w:val="000000"/>
                <w:sz w:val="21"/>
                <w:szCs w:val="21"/>
                <w:rPrChange w:id="45315" w:author="James Vu" w:date="2024-04-18T23:48:00Z">
                  <w:rPr>
                    <w:b/>
                    <w:bCs/>
                    <w:color w:val="000000"/>
                    <w:sz w:val="22"/>
                    <w:szCs w:val="22"/>
                  </w:rPr>
                </w:rPrChange>
              </w:rPr>
              <w:t>/8</w:t>
            </w:r>
          </w:p>
        </w:tc>
        <w:tc>
          <w:tcPr>
            <w:tcW w:w="0" w:type="auto"/>
            <w:tcBorders>
              <w:top w:val="nil"/>
              <w:left w:val="nil"/>
              <w:bottom w:val="single" w:sz="4" w:space="0" w:color="auto"/>
              <w:right w:val="single" w:sz="4" w:space="0" w:color="auto"/>
            </w:tcBorders>
            <w:shd w:val="clear" w:color="auto" w:fill="auto"/>
            <w:vAlign w:val="center"/>
            <w:hideMark/>
            <w:tcPrChange w:id="45316" w:author="James Vu" w:date="2024-04-18T23:48:00Z">
              <w:tcPr>
                <w:tcW w:w="1105" w:type="dxa"/>
                <w:gridSpan w:val="2"/>
                <w:tcBorders>
                  <w:top w:val="nil"/>
                  <w:left w:val="nil"/>
                  <w:bottom w:val="single" w:sz="4" w:space="0" w:color="auto"/>
                  <w:right w:val="single" w:sz="4" w:space="0" w:color="auto"/>
                </w:tcBorders>
                <w:shd w:val="clear" w:color="auto" w:fill="auto"/>
                <w:vAlign w:val="center"/>
                <w:hideMark/>
              </w:tcPr>
            </w:tcPrChange>
          </w:tcPr>
          <w:p w14:paraId="15A5EFDA" w14:textId="084ACA62" w:rsidR="00C523C9" w:rsidRPr="00B053AF" w:rsidRDefault="00C523C9">
            <w:pPr>
              <w:widowControl w:val="0"/>
              <w:spacing w:before="120" w:after="120"/>
              <w:jc w:val="both"/>
              <w:rPr>
                <w:b/>
                <w:bCs/>
                <w:color w:val="000000"/>
                <w:sz w:val="21"/>
                <w:szCs w:val="21"/>
                <w:rPrChange w:id="45317" w:author="James Vu" w:date="2024-04-18T23:48:00Z">
                  <w:rPr>
                    <w:b/>
                    <w:bCs/>
                    <w:color w:val="000000"/>
                    <w:sz w:val="22"/>
                    <w:szCs w:val="22"/>
                  </w:rPr>
                </w:rPrChange>
              </w:rPr>
              <w:pPrChange w:id="45318" w:author="James Vu" w:date="2024-04-18T22:33:00Z">
                <w:pPr>
                  <w:widowControl w:val="0"/>
                  <w:spacing w:before="120" w:after="120"/>
                  <w:jc w:val="center"/>
                </w:pPr>
              </w:pPrChange>
            </w:pPr>
            <w:r w:rsidRPr="00B053AF">
              <w:rPr>
                <w:b/>
                <w:bCs/>
                <w:color w:val="000000"/>
                <w:sz w:val="21"/>
                <w:szCs w:val="21"/>
                <w:rPrChange w:id="45319" w:author="James Vu" w:date="2024-04-18T23:48:00Z">
                  <w:rPr>
                    <w:b/>
                    <w:bCs/>
                    <w:color w:val="000000"/>
                    <w:sz w:val="22"/>
                    <w:szCs w:val="22"/>
                  </w:rPr>
                </w:rPrChange>
              </w:rPr>
              <w:t>43.234</w:t>
            </w:r>
          </w:p>
        </w:tc>
        <w:tc>
          <w:tcPr>
            <w:tcW w:w="0" w:type="auto"/>
            <w:tcBorders>
              <w:top w:val="nil"/>
              <w:left w:val="nil"/>
              <w:bottom w:val="single" w:sz="4" w:space="0" w:color="auto"/>
              <w:right w:val="single" w:sz="4" w:space="0" w:color="auto"/>
            </w:tcBorders>
            <w:shd w:val="clear" w:color="auto" w:fill="auto"/>
            <w:vAlign w:val="center"/>
            <w:hideMark/>
            <w:tcPrChange w:id="4532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9EF3E90" w14:textId="72A997CA" w:rsidR="00C523C9" w:rsidRPr="00B053AF" w:rsidRDefault="00C523C9">
            <w:pPr>
              <w:widowControl w:val="0"/>
              <w:spacing w:before="120" w:after="120"/>
              <w:jc w:val="both"/>
              <w:rPr>
                <w:b/>
                <w:bCs/>
                <w:color w:val="000000"/>
                <w:sz w:val="21"/>
                <w:szCs w:val="21"/>
                <w:rPrChange w:id="45321" w:author="James Vu" w:date="2024-04-18T23:48:00Z">
                  <w:rPr>
                    <w:b/>
                    <w:bCs/>
                    <w:color w:val="000000"/>
                    <w:sz w:val="22"/>
                    <w:szCs w:val="22"/>
                  </w:rPr>
                </w:rPrChange>
              </w:rPr>
              <w:pPrChange w:id="45322" w:author="James Vu" w:date="2024-04-18T22:33:00Z">
                <w:pPr>
                  <w:widowControl w:val="0"/>
                  <w:spacing w:before="120" w:after="120"/>
                  <w:jc w:val="center"/>
                </w:pPr>
              </w:pPrChange>
            </w:pPr>
            <w:r w:rsidRPr="00B053AF">
              <w:rPr>
                <w:b/>
                <w:bCs/>
                <w:color w:val="000000"/>
                <w:sz w:val="21"/>
                <w:szCs w:val="21"/>
                <w:rPrChange w:id="45323" w:author="James Vu" w:date="2024-04-18T23:48:00Z">
                  <w:rPr>
                    <w:b/>
                    <w:bCs/>
                    <w:color w:val="000000"/>
                    <w:sz w:val="22"/>
                    <w:szCs w:val="22"/>
                  </w:rPr>
                </w:rPrChange>
              </w:rPr>
              <w:t>48.961</w:t>
            </w:r>
          </w:p>
        </w:tc>
        <w:tc>
          <w:tcPr>
            <w:tcW w:w="0" w:type="auto"/>
            <w:tcBorders>
              <w:top w:val="nil"/>
              <w:left w:val="nil"/>
              <w:bottom w:val="single" w:sz="4" w:space="0" w:color="auto"/>
              <w:right w:val="single" w:sz="4" w:space="0" w:color="auto"/>
            </w:tcBorders>
            <w:shd w:val="clear" w:color="auto" w:fill="auto"/>
            <w:vAlign w:val="center"/>
            <w:hideMark/>
            <w:tcPrChange w:id="45324"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A3FCEEA" w14:textId="4B8DC2B9" w:rsidR="00C523C9" w:rsidRPr="00B053AF" w:rsidRDefault="00C523C9">
            <w:pPr>
              <w:widowControl w:val="0"/>
              <w:spacing w:before="120" w:after="120"/>
              <w:jc w:val="both"/>
              <w:rPr>
                <w:b/>
                <w:bCs/>
                <w:color w:val="000000"/>
                <w:sz w:val="21"/>
                <w:szCs w:val="21"/>
                <w:rPrChange w:id="45325" w:author="James Vu" w:date="2024-04-18T23:48:00Z">
                  <w:rPr>
                    <w:b/>
                    <w:bCs/>
                    <w:color w:val="000000"/>
                    <w:sz w:val="22"/>
                    <w:szCs w:val="22"/>
                  </w:rPr>
                </w:rPrChange>
              </w:rPr>
              <w:pPrChange w:id="45326" w:author="James Vu" w:date="2024-04-18T22:33:00Z">
                <w:pPr>
                  <w:widowControl w:val="0"/>
                  <w:spacing w:before="120" w:after="120"/>
                  <w:jc w:val="center"/>
                </w:pPr>
              </w:pPrChange>
            </w:pPr>
            <w:r w:rsidRPr="00B053AF">
              <w:rPr>
                <w:b/>
                <w:bCs/>
                <w:color w:val="000000"/>
                <w:sz w:val="21"/>
                <w:szCs w:val="21"/>
                <w:rPrChange w:id="45327" w:author="James Vu" w:date="2024-04-18T23:48:00Z">
                  <w:rPr>
                    <w:b/>
                    <w:bCs/>
                    <w:color w:val="000000"/>
                    <w:sz w:val="22"/>
                    <w:szCs w:val="22"/>
                  </w:rPr>
                </w:rPrChange>
              </w:rPr>
              <w:t>54.689</w:t>
            </w:r>
          </w:p>
        </w:tc>
        <w:tc>
          <w:tcPr>
            <w:tcW w:w="0" w:type="auto"/>
            <w:tcBorders>
              <w:top w:val="nil"/>
              <w:left w:val="nil"/>
              <w:bottom w:val="single" w:sz="4" w:space="0" w:color="auto"/>
              <w:right w:val="single" w:sz="4" w:space="0" w:color="auto"/>
            </w:tcBorders>
            <w:shd w:val="clear" w:color="auto" w:fill="auto"/>
            <w:vAlign w:val="center"/>
            <w:hideMark/>
            <w:tcPrChange w:id="45328"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4CF1AE1D" w14:textId="37FFCD34" w:rsidR="00C523C9" w:rsidRPr="00B053AF" w:rsidRDefault="00C523C9">
            <w:pPr>
              <w:widowControl w:val="0"/>
              <w:spacing w:before="120" w:after="120"/>
              <w:jc w:val="both"/>
              <w:rPr>
                <w:b/>
                <w:bCs/>
                <w:color w:val="000000"/>
                <w:sz w:val="21"/>
                <w:szCs w:val="21"/>
                <w:rPrChange w:id="45329" w:author="James Vu" w:date="2024-04-18T23:48:00Z">
                  <w:rPr>
                    <w:b/>
                    <w:bCs/>
                    <w:color w:val="000000"/>
                    <w:sz w:val="22"/>
                    <w:szCs w:val="22"/>
                  </w:rPr>
                </w:rPrChange>
              </w:rPr>
              <w:pPrChange w:id="45330" w:author="James Vu" w:date="2024-04-18T22:33:00Z">
                <w:pPr>
                  <w:widowControl w:val="0"/>
                  <w:spacing w:before="120" w:after="120"/>
                  <w:jc w:val="center"/>
                </w:pPr>
              </w:pPrChange>
            </w:pPr>
            <w:r w:rsidRPr="00B053AF">
              <w:rPr>
                <w:b/>
                <w:bCs/>
                <w:color w:val="000000"/>
                <w:sz w:val="21"/>
                <w:szCs w:val="21"/>
                <w:rPrChange w:id="45331" w:author="James Vu" w:date="2024-04-18T23:48:00Z">
                  <w:rPr>
                    <w:b/>
                    <w:bCs/>
                    <w:color w:val="000000"/>
                    <w:sz w:val="22"/>
                    <w:szCs w:val="22"/>
                  </w:rPr>
                </w:rPrChange>
              </w:rPr>
              <w:t>60.416</w:t>
            </w:r>
          </w:p>
        </w:tc>
        <w:tc>
          <w:tcPr>
            <w:tcW w:w="0" w:type="auto"/>
            <w:tcBorders>
              <w:top w:val="nil"/>
              <w:left w:val="nil"/>
              <w:bottom w:val="single" w:sz="4" w:space="0" w:color="auto"/>
              <w:right w:val="single" w:sz="4" w:space="0" w:color="auto"/>
            </w:tcBorders>
            <w:shd w:val="clear" w:color="auto" w:fill="auto"/>
            <w:vAlign w:val="center"/>
            <w:hideMark/>
            <w:tcPrChange w:id="45332"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6EB176D5" w14:textId="462EAC3F" w:rsidR="00C523C9" w:rsidRPr="00B053AF" w:rsidRDefault="00C523C9">
            <w:pPr>
              <w:widowControl w:val="0"/>
              <w:spacing w:before="120" w:after="120"/>
              <w:jc w:val="both"/>
              <w:rPr>
                <w:b/>
                <w:bCs/>
                <w:color w:val="000000"/>
                <w:sz w:val="21"/>
                <w:szCs w:val="21"/>
                <w:rPrChange w:id="45333" w:author="James Vu" w:date="2024-04-18T23:48:00Z">
                  <w:rPr>
                    <w:b/>
                    <w:bCs/>
                    <w:color w:val="000000"/>
                    <w:sz w:val="22"/>
                    <w:szCs w:val="22"/>
                  </w:rPr>
                </w:rPrChange>
              </w:rPr>
              <w:pPrChange w:id="45334" w:author="James Vu" w:date="2024-04-18T22:33:00Z">
                <w:pPr>
                  <w:widowControl w:val="0"/>
                  <w:spacing w:before="120" w:after="120"/>
                  <w:jc w:val="center"/>
                </w:pPr>
              </w:pPrChange>
            </w:pPr>
            <w:r w:rsidRPr="00B053AF">
              <w:rPr>
                <w:b/>
                <w:bCs/>
                <w:color w:val="000000"/>
                <w:sz w:val="21"/>
                <w:szCs w:val="21"/>
                <w:rPrChange w:id="45335" w:author="James Vu" w:date="2024-04-18T23:48:00Z">
                  <w:rPr>
                    <w:b/>
                    <w:bCs/>
                    <w:color w:val="000000"/>
                    <w:sz w:val="22"/>
                    <w:szCs w:val="22"/>
                  </w:rPr>
                </w:rPrChange>
              </w:rPr>
              <w:t>66.144</w:t>
            </w:r>
          </w:p>
        </w:tc>
        <w:tc>
          <w:tcPr>
            <w:tcW w:w="0" w:type="auto"/>
            <w:tcBorders>
              <w:top w:val="nil"/>
              <w:left w:val="nil"/>
              <w:bottom w:val="single" w:sz="4" w:space="0" w:color="auto"/>
              <w:right w:val="single" w:sz="4" w:space="0" w:color="auto"/>
            </w:tcBorders>
            <w:shd w:val="clear" w:color="auto" w:fill="auto"/>
            <w:vAlign w:val="center"/>
            <w:hideMark/>
            <w:tcPrChange w:id="45336"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2928C397" w14:textId="22E4B601" w:rsidR="00C523C9" w:rsidRPr="00B053AF" w:rsidRDefault="00C523C9">
            <w:pPr>
              <w:widowControl w:val="0"/>
              <w:spacing w:before="120" w:after="120"/>
              <w:jc w:val="both"/>
              <w:rPr>
                <w:b/>
                <w:bCs/>
                <w:color w:val="000000"/>
                <w:sz w:val="21"/>
                <w:szCs w:val="21"/>
                <w:rPrChange w:id="45337" w:author="James Vu" w:date="2024-04-18T23:48:00Z">
                  <w:rPr>
                    <w:b/>
                    <w:bCs/>
                    <w:color w:val="000000"/>
                    <w:sz w:val="22"/>
                    <w:szCs w:val="22"/>
                  </w:rPr>
                </w:rPrChange>
              </w:rPr>
              <w:pPrChange w:id="45338" w:author="James Vu" w:date="2024-04-18T22:33:00Z">
                <w:pPr>
                  <w:widowControl w:val="0"/>
                  <w:spacing w:before="120" w:after="120"/>
                  <w:jc w:val="center"/>
                </w:pPr>
              </w:pPrChange>
            </w:pPr>
            <w:r w:rsidRPr="00B053AF">
              <w:rPr>
                <w:b/>
                <w:bCs/>
                <w:color w:val="000000"/>
                <w:sz w:val="21"/>
                <w:szCs w:val="21"/>
                <w:rPrChange w:id="45339" w:author="James Vu" w:date="2024-04-18T23:48:00Z">
                  <w:rPr>
                    <w:b/>
                    <w:bCs/>
                    <w:color w:val="000000"/>
                    <w:sz w:val="22"/>
                    <w:szCs w:val="22"/>
                  </w:rPr>
                </w:rPrChange>
              </w:rPr>
              <w:t>71.871</w:t>
            </w:r>
          </w:p>
        </w:tc>
        <w:tc>
          <w:tcPr>
            <w:tcW w:w="0" w:type="auto"/>
            <w:tcBorders>
              <w:top w:val="nil"/>
              <w:left w:val="nil"/>
              <w:bottom w:val="single" w:sz="4" w:space="0" w:color="auto"/>
              <w:right w:val="single" w:sz="4" w:space="0" w:color="auto"/>
            </w:tcBorders>
            <w:shd w:val="clear" w:color="auto" w:fill="auto"/>
            <w:vAlign w:val="center"/>
            <w:hideMark/>
            <w:tcPrChange w:id="45340"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1BE43539" w14:textId="6623498B" w:rsidR="00C523C9" w:rsidRPr="00B053AF" w:rsidRDefault="00C523C9">
            <w:pPr>
              <w:widowControl w:val="0"/>
              <w:spacing w:before="120" w:after="120"/>
              <w:jc w:val="both"/>
              <w:rPr>
                <w:b/>
                <w:bCs/>
                <w:color w:val="000000"/>
                <w:sz w:val="21"/>
                <w:szCs w:val="21"/>
                <w:rPrChange w:id="45341" w:author="James Vu" w:date="2024-04-18T23:48:00Z">
                  <w:rPr>
                    <w:b/>
                    <w:bCs/>
                    <w:color w:val="000000"/>
                    <w:sz w:val="22"/>
                    <w:szCs w:val="22"/>
                  </w:rPr>
                </w:rPrChange>
              </w:rPr>
              <w:pPrChange w:id="45342" w:author="James Vu" w:date="2024-04-18T22:33:00Z">
                <w:pPr>
                  <w:widowControl w:val="0"/>
                  <w:spacing w:before="120" w:after="120"/>
                  <w:jc w:val="center"/>
                </w:pPr>
              </w:pPrChange>
            </w:pPr>
            <w:r w:rsidRPr="00B053AF">
              <w:rPr>
                <w:b/>
                <w:bCs/>
                <w:color w:val="000000"/>
                <w:sz w:val="21"/>
                <w:szCs w:val="21"/>
                <w:rPrChange w:id="45343" w:author="James Vu" w:date="2024-04-18T23:48:00Z">
                  <w:rPr>
                    <w:b/>
                    <w:bCs/>
                    <w:color w:val="000000"/>
                    <w:sz w:val="22"/>
                    <w:szCs w:val="22"/>
                  </w:rPr>
                </w:rPrChange>
              </w:rPr>
              <w:t>77.599</w:t>
            </w:r>
          </w:p>
        </w:tc>
        <w:tc>
          <w:tcPr>
            <w:tcW w:w="0" w:type="auto"/>
            <w:tcBorders>
              <w:top w:val="nil"/>
              <w:left w:val="nil"/>
              <w:bottom w:val="single" w:sz="4" w:space="0" w:color="auto"/>
              <w:right w:val="single" w:sz="4" w:space="0" w:color="auto"/>
            </w:tcBorders>
            <w:shd w:val="clear" w:color="auto" w:fill="auto"/>
            <w:vAlign w:val="center"/>
            <w:hideMark/>
            <w:tcPrChange w:id="45344" w:author="James Vu" w:date="2024-04-18T23:48:00Z">
              <w:tcPr>
                <w:tcW w:w="0" w:type="auto"/>
                <w:gridSpan w:val="2"/>
                <w:tcBorders>
                  <w:top w:val="nil"/>
                  <w:left w:val="nil"/>
                  <w:bottom w:val="single" w:sz="4" w:space="0" w:color="auto"/>
                  <w:right w:val="single" w:sz="4" w:space="0" w:color="auto"/>
                </w:tcBorders>
                <w:shd w:val="clear" w:color="auto" w:fill="auto"/>
                <w:vAlign w:val="center"/>
                <w:hideMark/>
              </w:tcPr>
            </w:tcPrChange>
          </w:tcPr>
          <w:p w14:paraId="1CDA9C7B" w14:textId="304C87AB" w:rsidR="00C523C9" w:rsidRPr="00B053AF" w:rsidRDefault="00C523C9">
            <w:pPr>
              <w:widowControl w:val="0"/>
              <w:spacing w:before="120" w:after="120"/>
              <w:jc w:val="both"/>
              <w:rPr>
                <w:b/>
                <w:bCs/>
                <w:color w:val="000000"/>
                <w:sz w:val="21"/>
                <w:szCs w:val="21"/>
                <w:rPrChange w:id="45345" w:author="James Vu" w:date="2024-04-18T23:48:00Z">
                  <w:rPr>
                    <w:b/>
                    <w:bCs/>
                    <w:color w:val="000000"/>
                    <w:sz w:val="22"/>
                    <w:szCs w:val="22"/>
                  </w:rPr>
                </w:rPrChange>
              </w:rPr>
              <w:pPrChange w:id="45346" w:author="James Vu" w:date="2024-04-18T22:33:00Z">
                <w:pPr>
                  <w:widowControl w:val="0"/>
                  <w:spacing w:before="120" w:after="120"/>
                  <w:jc w:val="center"/>
                </w:pPr>
              </w:pPrChange>
            </w:pPr>
            <w:r w:rsidRPr="00B053AF">
              <w:rPr>
                <w:b/>
                <w:bCs/>
                <w:color w:val="000000"/>
                <w:sz w:val="21"/>
                <w:szCs w:val="21"/>
                <w:rPrChange w:id="45347" w:author="James Vu" w:date="2024-04-18T23:48:00Z">
                  <w:rPr>
                    <w:b/>
                    <w:bCs/>
                    <w:color w:val="000000"/>
                    <w:sz w:val="22"/>
                    <w:szCs w:val="22"/>
                  </w:rPr>
                </w:rPrChange>
              </w:rPr>
              <w:t>83.327</w:t>
            </w:r>
          </w:p>
        </w:tc>
        <w:tc>
          <w:tcPr>
            <w:tcW w:w="0" w:type="auto"/>
            <w:tcBorders>
              <w:top w:val="nil"/>
              <w:left w:val="nil"/>
              <w:bottom w:val="single" w:sz="4" w:space="0" w:color="auto"/>
              <w:right w:val="single" w:sz="4" w:space="0" w:color="auto"/>
            </w:tcBorders>
            <w:shd w:val="clear" w:color="auto" w:fill="auto"/>
            <w:vAlign w:val="center"/>
            <w:hideMark/>
            <w:tcPrChange w:id="45348" w:author="James Vu" w:date="2024-04-18T23:48:00Z">
              <w:tcPr>
                <w:tcW w:w="0" w:type="auto"/>
                <w:tcBorders>
                  <w:top w:val="nil"/>
                  <w:left w:val="nil"/>
                  <w:bottom w:val="single" w:sz="4" w:space="0" w:color="auto"/>
                  <w:right w:val="single" w:sz="4" w:space="0" w:color="auto"/>
                </w:tcBorders>
                <w:shd w:val="clear" w:color="auto" w:fill="auto"/>
                <w:vAlign w:val="center"/>
                <w:hideMark/>
              </w:tcPr>
            </w:tcPrChange>
          </w:tcPr>
          <w:p w14:paraId="09B1ED2F" w14:textId="77777777" w:rsidR="00C523C9" w:rsidRPr="00B053AF" w:rsidRDefault="00C523C9">
            <w:pPr>
              <w:widowControl w:val="0"/>
              <w:spacing w:before="120" w:after="120"/>
              <w:jc w:val="both"/>
              <w:rPr>
                <w:i/>
                <w:iCs/>
                <w:color w:val="000000"/>
                <w:sz w:val="21"/>
                <w:szCs w:val="21"/>
                <w:rPrChange w:id="45349" w:author="James Vu" w:date="2024-04-18T23:48:00Z">
                  <w:rPr>
                    <w:i/>
                    <w:iCs/>
                    <w:color w:val="000000"/>
                    <w:sz w:val="22"/>
                    <w:szCs w:val="22"/>
                  </w:rPr>
                </w:rPrChange>
              </w:rPr>
              <w:pPrChange w:id="45350" w:author="James Vu" w:date="2024-04-18T22:33:00Z">
                <w:pPr>
                  <w:widowControl w:val="0"/>
                  <w:spacing w:before="120" w:after="120"/>
                </w:pPr>
              </w:pPrChange>
            </w:pPr>
            <w:r w:rsidRPr="00B053AF">
              <w:rPr>
                <w:i/>
                <w:iCs/>
                <w:color w:val="000000"/>
                <w:sz w:val="21"/>
                <w:szCs w:val="21"/>
                <w:rPrChange w:id="45351" w:author="James Vu" w:date="2024-04-18T23:48:00Z">
                  <w:rPr>
                    <w:i/>
                    <w:iCs/>
                    <w:color w:val="000000"/>
                    <w:sz w:val="22"/>
                    <w:szCs w:val="22"/>
                  </w:rPr>
                </w:rPrChange>
              </w:rPr>
              <w:t>Thời gian lao động 08 giờ/ngày</w:t>
            </w:r>
          </w:p>
        </w:tc>
      </w:tr>
    </w:tbl>
    <w:p w14:paraId="01D54B7D" w14:textId="0E066312" w:rsidR="00C523C9" w:rsidRPr="00167CE0" w:rsidRDefault="005B29C2">
      <w:pPr>
        <w:pStyle w:val="ListParagraph"/>
        <w:numPr>
          <w:ilvl w:val="0"/>
          <w:numId w:val="53"/>
        </w:numPr>
        <w:ind w:left="714" w:hanging="357"/>
        <w:jc w:val="both"/>
        <w:outlineLvl w:val="1"/>
        <w:rPr>
          <w:b/>
          <w:bCs/>
          <w:sz w:val="28"/>
          <w:szCs w:val="28"/>
          <w:lang w:val="it-IT"/>
          <w:rPrChange w:id="45352" w:author="James Vu" w:date="2024-04-18T22:33:00Z">
            <w:rPr>
              <w:b/>
              <w:bCs/>
              <w:lang w:val="it-IT"/>
            </w:rPr>
          </w:rPrChange>
        </w:rPr>
        <w:pPrChange w:id="45353" w:author="James Vu" w:date="2024-04-18T22:33:00Z">
          <w:pPr>
            <w:pStyle w:val="ListParagraph"/>
            <w:numPr>
              <w:numId w:val="53"/>
            </w:numPr>
            <w:ind w:left="714" w:hanging="357"/>
            <w:outlineLvl w:val="1"/>
          </w:pPr>
        </w:pPrChange>
      </w:pPr>
      <w:r w:rsidRPr="00167CE0">
        <w:rPr>
          <w:b/>
          <w:bCs/>
          <w:sz w:val="28"/>
          <w:szCs w:val="28"/>
          <w:lang w:val="it-IT"/>
          <w:rPrChange w:id="45354" w:author="James Vu" w:date="2024-04-18T22:33:00Z">
            <w:rPr>
              <w:b/>
              <w:bCs/>
              <w:lang w:val="it-IT"/>
            </w:rPr>
          </w:rPrChange>
        </w:rPr>
        <w:t>BẢNG TÍNH LƯƠNG CÔNG NHÂN</w:t>
      </w:r>
    </w:p>
    <w:p w14:paraId="261362B6" w14:textId="38897621" w:rsidR="00F56DB9" w:rsidRPr="00167CE0" w:rsidRDefault="00F56DB9">
      <w:pPr>
        <w:pStyle w:val="ListParagraph"/>
        <w:widowControl w:val="0"/>
        <w:spacing w:before="120" w:after="120"/>
        <w:jc w:val="both"/>
        <w:rPr>
          <w:b/>
          <w:bCs/>
          <w:sz w:val="28"/>
          <w:szCs w:val="28"/>
          <w:lang w:val="it-IT"/>
          <w:rPrChange w:id="45355" w:author="James Vu" w:date="2024-04-18T22:33:00Z">
            <w:rPr>
              <w:b/>
              <w:bCs/>
              <w:lang w:val="it-IT"/>
            </w:rPr>
          </w:rPrChange>
        </w:rPr>
        <w:pPrChange w:id="45356" w:author="James Vu" w:date="2024-04-18T22:33:00Z">
          <w:pPr>
            <w:pStyle w:val="ListParagraph"/>
            <w:widowControl w:val="0"/>
            <w:spacing w:before="120" w:after="120"/>
            <w:jc w:val="right"/>
          </w:pPr>
        </w:pPrChange>
      </w:pPr>
      <w:r w:rsidRPr="00167CE0">
        <w:rPr>
          <w:i/>
          <w:iCs/>
          <w:sz w:val="28"/>
          <w:szCs w:val="28"/>
          <w:lang w:val="it-IT"/>
          <w:rPrChange w:id="45357" w:author="James Vu" w:date="2024-04-18T22:33:00Z">
            <w:rPr>
              <w:i/>
              <w:iCs/>
              <w:lang w:val="it-IT"/>
            </w:rPr>
          </w:rPrChange>
        </w:rPr>
        <w:t>Đơn vị tính: Việt Nam Đồng</w:t>
      </w:r>
    </w:p>
    <w:tbl>
      <w:tblPr>
        <w:tblW w:w="5000" w:type="pct"/>
        <w:tblLook w:val="04A0" w:firstRow="1" w:lastRow="0" w:firstColumn="1" w:lastColumn="0" w:noHBand="0" w:noVBand="1"/>
        <w:tblPrChange w:id="45358" w:author="James Vu" w:date="2024-04-19T00:27:00Z">
          <w:tblPr>
            <w:tblW w:w="5000" w:type="pct"/>
            <w:tblLook w:val="04A0" w:firstRow="1" w:lastRow="0" w:firstColumn="1" w:lastColumn="0" w:noHBand="0" w:noVBand="1"/>
          </w:tblPr>
        </w:tblPrChange>
      </w:tblPr>
      <w:tblGrid>
        <w:gridCol w:w="537"/>
        <w:gridCol w:w="1745"/>
        <w:gridCol w:w="1543"/>
        <w:gridCol w:w="1176"/>
        <w:gridCol w:w="1176"/>
        <w:gridCol w:w="1176"/>
        <w:gridCol w:w="1176"/>
        <w:gridCol w:w="1295"/>
        <w:gridCol w:w="1295"/>
        <w:gridCol w:w="1298"/>
        <w:gridCol w:w="2032"/>
        <w:tblGridChange w:id="45359">
          <w:tblGrid>
            <w:gridCol w:w="566"/>
            <w:gridCol w:w="1482"/>
            <w:gridCol w:w="1565"/>
            <w:gridCol w:w="1264"/>
            <w:gridCol w:w="1264"/>
            <w:gridCol w:w="1264"/>
            <w:gridCol w:w="1264"/>
            <w:gridCol w:w="1394"/>
            <w:gridCol w:w="1394"/>
            <w:gridCol w:w="1394"/>
            <w:gridCol w:w="1598"/>
          </w:tblGrid>
        </w:tblGridChange>
      </w:tblGrid>
      <w:tr w:rsidR="005B29C2" w:rsidRPr="003C02FF" w14:paraId="6D9AFEC8" w14:textId="77777777" w:rsidTr="003C02FF">
        <w:trPr>
          <w:trHeight w:val="278"/>
          <w:tblHeader/>
          <w:trPrChange w:id="45360" w:author="James Vu" w:date="2024-04-19T00:27:00Z">
            <w:trPr>
              <w:trHeight w:val="278"/>
              <w:tblHeader/>
            </w:trPr>
          </w:trPrChange>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Change w:id="45361" w:author="James Vu" w:date="2024-04-19T00:27:00Z">
              <w:tcPr>
                <w:tcW w:w="18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tcPrChange>
          </w:tcPr>
          <w:p w14:paraId="559878CD" w14:textId="77777777" w:rsidR="005B29C2" w:rsidRPr="003C02FF" w:rsidRDefault="005B29C2">
            <w:pPr>
              <w:widowControl w:val="0"/>
              <w:spacing w:before="120" w:after="120"/>
              <w:jc w:val="both"/>
              <w:rPr>
                <w:b/>
                <w:bCs/>
                <w:color w:val="000000"/>
                <w:sz w:val="22"/>
                <w:szCs w:val="22"/>
                <w:rPrChange w:id="45362" w:author="James Vu" w:date="2024-04-19T00:27:00Z">
                  <w:rPr>
                    <w:b/>
                    <w:bCs/>
                    <w:color w:val="000000"/>
                  </w:rPr>
                </w:rPrChange>
              </w:rPr>
              <w:pPrChange w:id="45363" w:author="James Vu" w:date="2024-04-18T22:33:00Z">
                <w:pPr>
                  <w:widowControl w:val="0"/>
                  <w:spacing w:before="120" w:after="120"/>
                  <w:jc w:val="center"/>
                </w:pPr>
              </w:pPrChange>
            </w:pPr>
            <w:r w:rsidRPr="003C02FF">
              <w:rPr>
                <w:b/>
                <w:bCs/>
                <w:color w:val="000000"/>
                <w:sz w:val="22"/>
                <w:szCs w:val="22"/>
                <w:rPrChange w:id="45364" w:author="James Vu" w:date="2024-04-19T00:27:00Z">
                  <w:rPr>
                    <w:b/>
                    <w:bCs/>
                    <w:color w:val="000000"/>
                  </w:rPr>
                </w:rPrChange>
              </w:rPr>
              <w:t>TT</w:t>
            </w:r>
          </w:p>
        </w:tc>
        <w:tc>
          <w:tcPr>
            <w:tcW w:w="604" w:type="pct"/>
            <w:tcBorders>
              <w:top w:val="single" w:sz="4" w:space="0" w:color="auto"/>
              <w:left w:val="nil"/>
              <w:bottom w:val="single" w:sz="4" w:space="0" w:color="auto"/>
              <w:right w:val="single" w:sz="4" w:space="0" w:color="auto"/>
            </w:tcBorders>
            <w:shd w:val="clear" w:color="auto" w:fill="auto"/>
            <w:vAlign w:val="center"/>
            <w:hideMark/>
            <w:tcPrChange w:id="45365" w:author="James Vu" w:date="2024-04-19T00:27:00Z">
              <w:tcPr>
                <w:tcW w:w="604"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tcPrChange>
          </w:tcPr>
          <w:p w14:paraId="555F3CBE" w14:textId="77777777" w:rsidR="005B29C2" w:rsidRPr="003C02FF" w:rsidRDefault="005B29C2">
            <w:pPr>
              <w:widowControl w:val="0"/>
              <w:spacing w:before="120" w:after="120"/>
              <w:jc w:val="both"/>
              <w:rPr>
                <w:b/>
                <w:bCs/>
                <w:color w:val="000000"/>
                <w:sz w:val="22"/>
                <w:szCs w:val="22"/>
                <w:rPrChange w:id="45366" w:author="James Vu" w:date="2024-04-19T00:27:00Z">
                  <w:rPr>
                    <w:b/>
                    <w:bCs/>
                    <w:color w:val="000000"/>
                  </w:rPr>
                </w:rPrChange>
              </w:rPr>
              <w:pPrChange w:id="45367" w:author="James Vu" w:date="2024-04-18T22:33:00Z">
                <w:pPr>
                  <w:widowControl w:val="0"/>
                  <w:spacing w:before="120" w:after="120"/>
                  <w:jc w:val="center"/>
                </w:pPr>
              </w:pPrChange>
            </w:pPr>
            <w:r w:rsidRPr="003C02FF">
              <w:rPr>
                <w:b/>
                <w:bCs/>
                <w:color w:val="000000"/>
                <w:sz w:val="22"/>
                <w:szCs w:val="22"/>
                <w:rPrChange w:id="45368" w:author="James Vu" w:date="2024-04-19T00:27:00Z">
                  <w:rPr>
                    <w:b/>
                    <w:bCs/>
                    <w:color w:val="000000"/>
                  </w:rPr>
                </w:rPrChange>
              </w:rPr>
              <w:t>Tiêu chí xác định</w:t>
            </w:r>
          </w:p>
        </w:tc>
        <w:tc>
          <w:tcPr>
            <w:tcW w:w="534" w:type="pct"/>
            <w:tcBorders>
              <w:top w:val="single" w:sz="4" w:space="0" w:color="auto"/>
              <w:left w:val="nil"/>
              <w:bottom w:val="single" w:sz="4" w:space="0" w:color="auto"/>
              <w:right w:val="single" w:sz="4" w:space="0" w:color="auto"/>
            </w:tcBorders>
            <w:shd w:val="clear" w:color="auto" w:fill="auto"/>
            <w:vAlign w:val="center"/>
            <w:hideMark/>
            <w:tcPrChange w:id="45369" w:author="James Vu" w:date="2024-04-19T00:27:00Z">
              <w:tcPr>
                <w:tcW w:w="534"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tcPrChange>
          </w:tcPr>
          <w:p w14:paraId="41AA30EC" w14:textId="77777777" w:rsidR="005B29C2" w:rsidRPr="003C02FF" w:rsidRDefault="005B29C2">
            <w:pPr>
              <w:widowControl w:val="0"/>
              <w:spacing w:before="120" w:after="120"/>
              <w:jc w:val="both"/>
              <w:rPr>
                <w:b/>
                <w:bCs/>
                <w:color w:val="000000"/>
                <w:sz w:val="22"/>
                <w:szCs w:val="22"/>
                <w:rPrChange w:id="45370" w:author="James Vu" w:date="2024-04-19T00:27:00Z">
                  <w:rPr>
                    <w:b/>
                    <w:bCs/>
                    <w:color w:val="000000"/>
                  </w:rPr>
                </w:rPrChange>
              </w:rPr>
              <w:pPrChange w:id="45371" w:author="James Vu" w:date="2024-04-18T22:33:00Z">
                <w:pPr>
                  <w:widowControl w:val="0"/>
                  <w:spacing w:before="120" w:after="120"/>
                  <w:jc w:val="center"/>
                </w:pPr>
              </w:pPrChange>
            </w:pPr>
            <w:r w:rsidRPr="003C02FF">
              <w:rPr>
                <w:b/>
                <w:bCs/>
                <w:color w:val="000000"/>
                <w:sz w:val="22"/>
                <w:szCs w:val="22"/>
                <w:rPrChange w:id="45372" w:author="James Vu" w:date="2024-04-19T00:27:00Z">
                  <w:rPr>
                    <w:b/>
                    <w:bCs/>
                    <w:color w:val="000000"/>
                  </w:rPr>
                </w:rPrChange>
              </w:rPr>
              <w:t>Ký hiệu</w:t>
            </w:r>
          </w:p>
        </w:tc>
        <w:tc>
          <w:tcPr>
            <w:tcW w:w="2973" w:type="pct"/>
            <w:gridSpan w:val="7"/>
            <w:tcBorders>
              <w:top w:val="single" w:sz="4" w:space="0" w:color="auto"/>
              <w:left w:val="nil"/>
              <w:bottom w:val="single" w:sz="4" w:space="0" w:color="auto"/>
              <w:right w:val="single" w:sz="4" w:space="0" w:color="auto"/>
            </w:tcBorders>
            <w:shd w:val="clear" w:color="auto" w:fill="auto"/>
            <w:vAlign w:val="center"/>
            <w:hideMark/>
            <w:tcPrChange w:id="45373" w:author="James Vu" w:date="2024-04-19T00:27:00Z">
              <w:tcPr>
                <w:tcW w:w="2973" w:type="pct"/>
                <w:gridSpan w:val="7"/>
                <w:tcBorders>
                  <w:top w:val="single" w:sz="4" w:space="0" w:color="auto"/>
                  <w:left w:val="nil"/>
                  <w:bottom w:val="single" w:sz="4" w:space="0" w:color="auto"/>
                  <w:right w:val="single" w:sz="4" w:space="0" w:color="auto"/>
                </w:tcBorders>
                <w:shd w:val="clear" w:color="auto" w:fill="DBE5F1" w:themeFill="accent1" w:themeFillTint="33"/>
                <w:vAlign w:val="center"/>
                <w:hideMark/>
              </w:tcPr>
            </w:tcPrChange>
          </w:tcPr>
          <w:p w14:paraId="392396CA" w14:textId="0783A512" w:rsidR="005B29C2" w:rsidRPr="003C02FF" w:rsidRDefault="005B29C2">
            <w:pPr>
              <w:widowControl w:val="0"/>
              <w:spacing w:before="120" w:after="120"/>
              <w:jc w:val="both"/>
              <w:rPr>
                <w:b/>
                <w:bCs/>
                <w:color w:val="000000"/>
                <w:sz w:val="22"/>
                <w:szCs w:val="22"/>
                <w:rPrChange w:id="45374" w:author="James Vu" w:date="2024-04-19T00:27:00Z">
                  <w:rPr>
                    <w:b/>
                    <w:bCs/>
                    <w:color w:val="000000"/>
                  </w:rPr>
                </w:rPrChange>
              </w:rPr>
              <w:pPrChange w:id="45375" w:author="James Vu" w:date="2024-04-18T22:33:00Z">
                <w:pPr>
                  <w:widowControl w:val="0"/>
                  <w:spacing w:before="120" w:after="120"/>
                  <w:jc w:val="center"/>
                </w:pPr>
              </w:pPrChange>
            </w:pPr>
            <w:r w:rsidRPr="003C02FF">
              <w:rPr>
                <w:b/>
                <w:bCs/>
                <w:color w:val="000000"/>
                <w:sz w:val="22"/>
                <w:szCs w:val="22"/>
                <w:rPrChange w:id="45376" w:author="James Vu" w:date="2024-04-19T00:27:00Z">
                  <w:rPr>
                    <w:b/>
                    <w:bCs/>
                    <w:color w:val="000000"/>
                  </w:rPr>
                </w:rPrChange>
              </w:rPr>
              <w:t>Cấp bậc, hệ số, mức lương</w:t>
            </w:r>
          </w:p>
        </w:tc>
        <w:tc>
          <w:tcPr>
            <w:tcW w:w="704" w:type="pct"/>
            <w:tcBorders>
              <w:top w:val="single" w:sz="4" w:space="0" w:color="auto"/>
              <w:left w:val="nil"/>
              <w:bottom w:val="single" w:sz="4" w:space="0" w:color="auto"/>
              <w:right w:val="single" w:sz="4" w:space="0" w:color="auto"/>
            </w:tcBorders>
            <w:shd w:val="clear" w:color="auto" w:fill="auto"/>
            <w:vAlign w:val="center"/>
            <w:hideMark/>
            <w:tcPrChange w:id="45377" w:author="James Vu" w:date="2024-04-19T00:27:00Z">
              <w:tcPr>
                <w:tcW w:w="704" w:type="pct"/>
                <w:tcBorders>
                  <w:top w:val="single" w:sz="4" w:space="0" w:color="auto"/>
                  <w:left w:val="nil"/>
                  <w:bottom w:val="single" w:sz="4" w:space="0" w:color="auto"/>
                  <w:right w:val="single" w:sz="4" w:space="0" w:color="auto"/>
                </w:tcBorders>
                <w:shd w:val="clear" w:color="auto" w:fill="DBE5F1" w:themeFill="accent1" w:themeFillTint="33"/>
                <w:vAlign w:val="center"/>
                <w:hideMark/>
              </w:tcPr>
            </w:tcPrChange>
          </w:tcPr>
          <w:p w14:paraId="255CA10C" w14:textId="77777777" w:rsidR="005B29C2" w:rsidRPr="003C02FF" w:rsidRDefault="005B29C2">
            <w:pPr>
              <w:widowControl w:val="0"/>
              <w:spacing w:before="120" w:after="120"/>
              <w:jc w:val="both"/>
              <w:rPr>
                <w:b/>
                <w:bCs/>
                <w:color w:val="000000"/>
                <w:sz w:val="22"/>
                <w:szCs w:val="22"/>
                <w:rPrChange w:id="45378" w:author="James Vu" w:date="2024-04-19T00:27:00Z">
                  <w:rPr>
                    <w:b/>
                    <w:bCs/>
                    <w:color w:val="000000"/>
                  </w:rPr>
                </w:rPrChange>
              </w:rPr>
              <w:pPrChange w:id="45379" w:author="James Vu" w:date="2024-04-18T22:33:00Z">
                <w:pPr>
                  <w:widowControl w:val="0"/>
                  <w:spacing w:before="120" w:after="120"/>
                  <w:jc w:val="center"/>
                </w:pPr>
              </w:pPrChange>
            </w:pPr>
            <w:r w:rsidRPr="003C02FF">
              <w:rPr>
                <w:b/>
                <w:bCs/>
                <w:color w:val="000000"/>
                <w:sz w:val="22"/>
                <w:szCs w:val="22"/>
                <w:rPrChange w:id="45380" w:author="James Vu" w:date="2024-04-19T00:27:00Z">
                  <w:rPr>
                    <w:b/>
                    <w:bCs/>
                    <w:color w:val="000000"/>
                  </w:rPr>
                </w:rPrChange>
              </w:rPr>
              <w:t xml:space="preserve"> Ghi chú </w:t>
            </w:r>
          </w:p>
        </w:tc>
      </w:tr>
      <w:tr w:rsidR="005B29C2" w:rsidRPr="003C02FF" w14:paraId="25CBAB4B" w14:textId="77777777" w:rsidTr="003C02FF">
        <w:trPr>
          <w:trHeight w:val="278"/>
          <w:trPrChange w:id="45381" w:author="James Vu" w:date="2024-04-19T00:27:00Z">
            <w:trPr>
              <w:trHeight w:val="278"/>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382"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6E2D2C0D" w14:textId="77777777" w:rsidR="005B29C2" w:rsidRPr="003C02FF" w:rsidRDefault="005B29C2">
            <w:pPr>
              <w:widowControl w:val="0"/>
              <w:spacing w:before="120" w:after="120"/>
              <w:jc w:val="both"/>
              <w:rPr>
                <w:color w:val="000000"/>
                <w:sz w:val="22"/>
                <w:szCs w:val="22"/>
                <w:rPrChange w:id="45383" w:author="James Vu" w:date="2024-04-19T00:27:00Z">
                  <w:rPr>
                    <w:color w:val="000000"/>
                  </w:rPr>
                </w:rPrChange>
              </w:rPr>
              <w:pPrChange w:id="45384" w:author="James Vu" w:date="2024-04-18T22:33:00Z">
                <w:pPr>
                  <w:widowControl w:val="0"/>
                  <w:spacing w:before="120" w:after="120"/>
                  <w:jc w:val="center"/>
                </w:pPr>
              </w:pPrChange>
            </w:pPr>
            <w:r w:rsidRPr="003C02FF">
              <w:rPr>
                <w:color w:val="000000"/>
                <w:sz w:val="22"/>
                <w:szCs w:val="22"/>
                <w:rPrChange w:id="45385" w:author="James Vu" w:date="2024-04-19T00:27:00Z">
                  <w:rPr>
                    <w:color w:val="000000"/>
                  </w:rPr>
                </w:rPrChange>
              </w:rPr>
              <w:t> </w:t>
            </w:r>
          </w:p>
        </w:tc>
        <w:tc>
          <w:tcPr>
            <w:tcW w:w="604" w:type="pct"/>
            <w:tcBorders>
              <w:top w:val="nil"/>
              <w:left w:val="nil"/>
              <w:bottom w:val="single" w:sz="4" w:space="0" w:color="auto"/>
              <w:right w:val="single" w:sz="4" w:space="0" w:color="auto"/>
            </w:tcBorders>
            <w:shd w:val="clear" w:color="auto" w:fill="auto"/>
            <w:vAlign w:val="center"/>
            <w:hideMark/>
            <w:tcPrChange w:id="45386"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55FFD00E" w14:textId="77777777" w:rsidR="005B29C2" w:rsidRPr="003C02FF" w:rsidRDefault="005B29C2">
            <w:pPr>
              <w:widowControl w:val="0"/>
              <w:spacing w:before="120" w:after="120"/>
              <w:jc w:val="both"/>
              <w:rPr>
                <w:color w:val="000000"/>
                <w:sz w:val="22"/>
                <w:szCs w:val="22"/>
                <w:rPrChange w:id="45387" w:author="James Vu" w:date="2024-04-19T00:27:00Z">
                  <w:rPr>
                    <w:color w:val="000000"/>
                  </w:rPr>
                </w:rPrChange>
              </w:rPr>
              <w:pPrChange w:id="45388" w:author="James Vu" w:date="2024-04-18T22:33:00Z">
                <w:pPr>
                  <w:widowControl w:val="0"/>
                  <w:spacing w:before="120" w:after="120"/>
                </w:pPr>
              </w:pPrChange>
            </w:pPr>
            <w:r w:rsidRPr="003C02FF">
              <w:rPr>
                <w:color w:val="000000"/>
                <w:sz w:val="22"/>
                <w:szCs w:val="22"/>
                <w:rPrChange w:id="45389" w:author="James Vu" w:date="2024-04-19T00:27:00Z">
                  <w:rPr>
                    <w:color w:val="000000"/>
                  </w:rPr>
                </w:rPrChange>
              </w:rPr>
              <w:t>Cấp bậc công nhân</w:t>
            </w:r>
          </w:p>
        </w:tc>
        <w:tc>
          <w:tcPr>
            <w:tcW w:w="534" w:type="pct"/>
            <w:tcBorders>
              <w:top w:val="nil"/>
              <w:left w:val="nil"/>
              <w:bottom w:val="single" w:sz="4" w:space="0" w:color="auto"/>
              <w:right w:val="single" w:sz="4" w:space="0" w:color="auto"/>
            </w:tcBorders>
            <w:shd w:val="clear" w:color="auto" w:fill="auto"/>
            <w:vAlign w:val="center"/>
            <w:hideMark/>
            <w:tcPrChange w:id="45390"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51DD8120" w14:textId="77777777" w:rsidR="005B29C2" w:rsidRPr="003C02FF" w:rsidRDefault="005B29C2">
            <w:pPr>
              <w:widowControl w:val="0"/>
              <w:spacing w:before="120" w:after="120"/>
              <w:jc w:val="both"/>
              <w:rPr>
                <w:color w:val="000000"/>
                <w:sz w:val="22"/>
                <w:szCs w:val="22"/>
                <w:rPrChange w:id="45391" w:author="James Vu" w:date="2024-04-19T00:27:00Z">
                  <w:rPr>
                    <w:color w:val="000000"/>
                  </w:rPr>
                </w:rPrChange>
              </w:rPr>
              <w:pPrChange w:id="45392" w:author="James Vu" w:date="2024-04-18T22:33:00Z">
                <w:pPr>
                  <w:widowControl w:val="0"/>
                  <w:spacing w:before="120" w:after="120"/>
                  <w:jc w:val="center"/>
                </w:pPr>
              </w:pPrChange>
            </w:pPr>
            <w:r w:rsidRPr="003C02FF">
              <w:rPr>
                <w:color w:val="000000"/>
                <w:sz w:val="22"/>
                <w:szCs w:val="22"/>
                <w:rPrChange w:id="45393" w:author="James Vu" w:date="2024-04-19T00:27:00Z">
                  <w:rPr>
                    <w:color w:val="000000"/>
                  </w:rPr>
                </w:rPrChange>
              </w:rPr>
              <w:t> </w:t>
            </w:r>
          </w:p>
        </w:tc>
        <w:tc>
          <w:tcPr>
            <w:tcW w:w="407" w:type="pct"/>
            <w:tcBorders>
              <w:top w:val="nil"/>
              <w:left w:val="nil"/>
              <w:bottom w:val="single" w:sz="4" w:space="0" w:color="auto"/>
              <w:right w:val="single" w:sz="4" w:space="0" w:color="auto"/>
            </w:tcBorders>
            <w:shd w:val="clear" w:color="auto" w:fill="auto"/>
            <w:vAlign w:val="center"/>
            <w:hideMark/>
            <w:tcPrChange w:id="45394"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39AF92E0" w14:textId="77777777" w:rsidR="005B29C2" w:rsidRPr="003C02FF" w:rsidRDefault="005B29C2">
            <w:pPr>
              <w:widowControl w:val="0"/>
              <w:spacing w:before="120" w:after="120"/>
              <w:jc w:val="both"/>
              <w:rPr>
                <w:color w:val="000000"/>
                <w:sz w:val="22"/>
                <w:szCs w:val="22"/>
                <w:rPrChange w:id="45395" w:author="James Vu" w:date="2024-04-19T00:27:00Z">
                  <w:rPr>
                    <w:color w:val="000000"/>
                  </w:rPr>
                </w:rPrChange>
              </w:rPr>
              <w:pPrChange w:id="45396" w:author="James Vu" w:date="2024-04-18T22:33:00Z">
                <w:pPr>
                  <w:widowControl w:val="0"/>
                  <w:spacing w:before="120" w:after="120"/>
                  <w:jc w:val="center"/>
                </w:pPr>
              </w:pPrChange>
            </w:pPr>
            <w:r w:rsidRPr="003C02FF">
              <w:rPr>
                <w:color w:val="000000"/>
                <w:sz w:val="22"/>
                <w:szCs w:val="22"/>
                <w:rPrChange w:id="45397" w:author="James Vu" w:date="2024-04-19T00:27:00Z">
                  <w:rPr>
                    <w:color w:val="000000"/>
                  </w:rPr>
                </w:rPrChange>
              </w:rPr>
              <w:t>CN1/7</w:t>
            </w:r>
          </w:p>
        </w:tc>
        <w:tc>
          <w:tcPr>
            <w:tcW w:w="407" w:type="pct"/>
            <w:tcBorders>
              <w:top w:val="nil"/>
              <w:left w:val="nil"/>
              <w:bottom w:val="single" w:sz="4" w:space="0" w:color="auto"/>
              <w:right w:val="single" w:sz="4" w:space="0" w:color="auto"/>
            </w:tcBorders>
            <w:shd w:val="clear" w:color="auto" w:fill="auto"/>
            <w:vAlign w:val="center"/>
            <w:hideMark/>
            <w:tcPrChange w:id="45398"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1FA26495" w14:textId="77777777" w:rsidR="005B29C2" w:rsidRPr="003C02FF" w:rsidRDefault="005B29C2">
            <w:pPr>
              <w:widowControl w:val="0"/>
              <w:spacing w:before="120" w:after="120"/>
              <w:jc w:val="both"/>
              <w:rPr>
                <w:color w:val="000000"/>
                <w:sz w:val="22"/>
                <w:szCs w:val="22"/>
                <w:rPrChange w:id="45399" w:author="James Vu" w:date="2024-04-19T00:27:00Z">
                  <w:rPr>
                    <w:color w:val="000000"/>
                  </w:rPr>
                </w:rPrChange>
              </w:rPr>
              <w:pPrChange w:id="45400" w:author="James Vu" w:date="2024-04-18T22:33:00Z">
                <w:pPr>
                  <w:widowControl w:val="0"/>
                  <w:spacing w:before="120" w:after="120"/>
                  <w:jc w:val="center"/>
                </w:pPr>
              </w:pPrChange>
            </w:pPr>
            <w:r w:rsidRPr="003C02FF">
              <w:rPr>
                <w:color w:val="000000"/>
                <w:sz w:val="22"/>
                <w:szCs w:val="22"/>
                <w:rPrChange w:id="45401" w:author="James Vu" w:date="2024-04-19T00:27:00Z">
                  <w:rPr>
                    <w:color w:val="000000"/>
                  </w:rPr>
                </w:rPrChange>
              </w:rPr>
              <w:t>CN2/7</w:t>
            </w:r>
          </w:p>
        </w:tc>
        <w:tc>
          <w:tcPr>
            <w:tcW w:w="407" w:type="pct"/>
            <w:tcBorders>
              <w:top w:val="nil"/>
              <w:left w:val="nil"/>
              <w:bottom w:val="single" w:sz="4" w:space="0" w:color="auto"/>
              <w:right w:val="single" w:sz="4" w:space="0" w:color="auto"/>
            </w:tcBorders>
            <w:shd w:val="clear" w:color="auto" w:fill="auto"/>
            <w:vAlign w:val="center"/>
            <w:hideMark/>
            <w:tcPrChange w:id="45402"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33F96D5D" w14:textId="77777777" w:rsidR="005B29C2" w:rsidRPr="003C02FF" w:rsidRDefault="005B29C2">
            <w:pPr>
              <w:widowControl w:val="0"/>
              <w:spacing w:before="120" w:after="120"/>
              <w:jc w:val="both"/>
              <w:rPr>
                <w:color w:val="000000"/>
                <w:sz w:val="22"/>
                <w:szCs w:val="22"/>
                <w:rPrChange w:id="45403" w:author="James Vu" w:date="2024-04-19T00:27:00Z">
                  <w:rPr>
                    <w:color w:val="000000"/>
                  </w:rPr>
                </w:rPrChange>
              </w:rPr>
              <w:pPrChange w:id="45404" w:author="James Vu" w:date="2024-04-18T22:33:00Z">
                <w:pPr>
                  <w:widowControl w:val="0"/>
                  <w:spacing w:before="120" w:after="120"/>
                  <w:jc w:val="center"/>
                </w:pPr>
              </w:pPrChange>
            </w:pPr>
            <w:r w:rsidRPr="003C02FF">
              <w:rPr>
                <w:color w:val="000000"/>
                <w:sz w:val="22"/>
                <w:szCs w:val="22"/>
                <w:rPrChange w:id="45405" w:author="James Vu" w:date="2024-04-19T00:27:00Z">
                  <w:rPr>
                    <w:color w:val="000000"/>
                  </w:rPr>
                </w:rPrChange>
              </w:rPr>
              <w:t>CN3/7</w:t>
            </w:r>
          </w:p>
        </w:tc>
        <w:tc>
          <w:tcPr>
            <w:tcW w:w="407" w:type="pct"/>
            <w:tcBorders>
              <w:top w:val="nil"/>
              <w:left w:val="nil"/>
              <w:bottom w:val="single" w:sz="4" w:space="0" w:color="auto"/>
              <w:right w:val="single" w:sz="4" w:space="0" w:color="auto"/>
            </w:tcBorders>
            <w:shd w:val="clear" w:color="auto" w:fill="auto"/>
            <w:vAlign w:val="center"/>
            <w:hideMark/>
            <w:tcPrChange w:id="45406"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02E55C56" w14:textId="77777777" w:rsidR="005B29C2" w:rsidRPr="003C02FF" w:rsidRDefault="005B29C2">
            <w:pPr>
              <w:widowControl w:val="0"/>
              <w:spacing w:before="120" w:after="120"/>
              <w:jc w:val="both"/>
              <w:rPr>
                <w:color w:val="000000"/>
                <w:sz w:val="22"/>
                <w:szCs w:val="22"/>
                <w:rPrChange w:id="45407" w:author="James Vu" w:date="2024-04-19T00:27:00Z">
                  <w:rPr>
                    <w:color w:val="000000"/>
                  </w:rPr>
                </w:rPrChange>
              </w:rPr>
              <w:pPrChange w:id="45408" w:author="James Vu" w:date="2024-04-18T22:33:00Z">
                <w:pPr>
                  <w:widowControl w:val="0"/>
                  <w:spacing w:before="120" w:after="120"/>
                  <w:jc w:val="center"/>
                </w:pPr>
              </w:pPrChange>
            </w:pPr>
            <w:r w:rsidRPr="003C02FF">
              <w:rPr>
                <w:color w:val="000000"/>
                <w:sz w:val="22"/>
                <w:szCs w:val="22"/>
                <w:rPrChange w:id="45409" w:author="James Vu" w:date="2024-04-19T00:27:00Z">
                  <w:rPr>
                    <w:color w:val="000000"/>
                  </w:rPr>
                </w:rPrChange>
              </w:rPr>
              <w:t>CN4/7</w:t>
            </w:r>
          </w:p>
        </w:tc>
        <w:tc>
          <w:tcPr>
            <w:tcW w:w="448" w:type="pct"/>
            <w:tcBorders>
              <w:top w:val="nil"/>
              <w:left w:val="nil"/>
              <w:bottom w:val="single" w:sz="4" w:space="0" w:color="auto"/>
              <w:right w:val="single" w:sz="4" w:space="0" w:color="auto"/>
            </w:tcBorders>
            <w:shd w:val="clear" w:color="auto" w:fill="auto"/>
            <w:vAlign w:val="center"/>
            <w:hideMark/>
            <w:tcPrChange w:id="45410"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3413F0A9" w14:textId="77777777" w:rsidR="005B29C2" w:rsidRPr="003C02FF" w:rsidRDefault="005B29C2">
            <w:pPr>
              <w:widowControl w:val="0"/>
              <w:spacing w:before="120" w:after="120"/>
              <w:jc w:val="both"/>
              <w:rPr>
                <w:color w:val="000000"/>
                <w:sz w:val="22"/>
                <w:szCs w:val="22"/>
                <w:rPrChange w:id="45411" w:author="James Vu" w:date="2024-04-19T00:27:00Z">
                  <w:rPr>
                    <w:color w:val="000000"/>
                  </w:rPr>
                </w:rPrChange>
              </w:rPr>
              <w:pPrChange w:id="45412" w:author="James Vu" w:date="2024-04-18T22:33:00Z">
                <w:pPr>
                  <w:widowControl w:val="0"/>
                  <w:spacing w:before="120" w:after="120"/>
                  <w:jc w:val="center"/>
                </w:pPr>
              </w:pPrChange>
            </w:pPr>
            <w:r w:rsidRPr="003C02FF">
              <w:rPr>
                <w:color w:val="000000"/>
                <w:sz w:val="22"/>
                <w:szCs w:val="22"/>
                <w:rPrChange w:id="45413" w:author="James Vu" w:date="2024-04-19T00:27:00Z">
                  <w:rPr>
                    <w:color w:val="000000"/>
                  </w:rPr>
                </w:rPrChange>
              </w:rPr>
              <w:t>CN5/7</w:t>
            </w:r>
          </w:p>
        </w:tc>
        <w:tc>
          <w:tcPr>
            <w:tcW w:w="448" w:type="pct"/>
            <w:tcBorders>
              <w:top w:val="nil"/>
              <w:left w:val="nil"/>
              <w:bottom w:val="single" w:sz="4" w:space="0" w:color="auto"/>
              <w:right w:val="single" w:sz="4" w:space="0" w:color="auto"/>
            </w:tcBorders>
            <w:shd w:val="clear" w:color="auto" w:fill="auto"/>
            <w:vAlign w:val="center"/>
            <w:hideMark/>
            <w:tcPrChange w:id="45414"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7C045DAF" w14:textId="77777777" w:rsidR="005B29C2" w:rsidRPr="003C02FF" w:rsidRDefault="005B29C2">
            <w:pPr>
              <w:widowControl w:val="0"/>
              <w:spacing w:before="120" w:after="120"/>
              <w:jc w:val="both"/>
              <w:rPr>
                <w:color w:val="000000"/>
                <w:sz w:val="22"/>
                <w:szCs w:val="22"/>
                <w:rPrChange w:id="45415" w:author="James Vu" w:date="2024-04-19T00:27:00Z">
                  <w:rPr>
                    <w:color w:val="000000"/>
                  </w:rPr>
                </w:rPrChange>
              </w:rPr>
              <w:pPrChange w:id="45416" w:author="James Vu" w:date="2024-04-18T22:33:00Z">
                <w:pPr>
                  <w:widowControl w:val="0"/>
                  <w:spacing w:before="120" w:after="120"/>
                  <w:jc w:val="center"/>
                </w:pPr>
              </w:pPrChange>
            </w:pPr>
            <w:r w:rsidRPr="003C02FF">
              <w:rPr>
                <w:color w:val="000000"/>
                <w:sz w:val="22"/>
                <w:szCs w:val="22"/>
                <w:rPrChange w:id="45417" w:author="James Vu" w:date="2024-04-19T00:27:00Z">
                  <w:rPr>
                    <w:color w:val="000000"/>
                  </w:rPr>
                </w:rPrChange>
              </w:rPr>
              <w:t>CN6/7</w:t>
            </w:r>
          </w:p>
        </w:tc>
        <w:tc>
          <w:tcPr>
            <w:tcW w:w="448" w:type="pct"/>
            <w:tcBorders>
              <w:top w:val="nil"/>
              <w:left w:val="nil"/>
              <w:bottom w:val="single" w:sz="4" w:space="0" w:color="auto"/>
              <w:right w:val="single" w:sz="4" w:space="0" w:color="auto"/>
            </w:tcBorders>
            <w:shd w:val="clear" w:color="auto" w:fill="auto"/>
            <w:vAlign w:val="center"/>
            <w:hideMark/>
            <w:tcPrChange w:id="45418"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4E8AEEB2" w14:textId="77777777" w:rsidR="005B29C2" w:rsidRPr="003C02FF" w:rsidRDefault="005B29C2">
            <w:pPr>
              <w:widowControl w:val="0"/>
              <w:spacing w:before="120" w:after="120"/>
              <w:jc w:val="both"/>
              <w:rPr>
                <w:color w:val="000000"/>
                <w:sz w:val="22"/>
                <w:szCs w:val="22"/>
                <w:rPrChange w:id="45419" w:author="James Vu" w:date="2024-04-19T00:27:00Z">
                  <w:rPr>
                    <w:color w:val="000000"/>
                  </w:rPr>
                </w:rPrChange>
              </w:rPr>
              <w:pPrChange w:id="45420" w:author="James Vu" w:date="2024-04-18T22:33:00Z">
                <w:pPr>
                  <w:widowControl w:val="0"/>
                  <w:spacing w:before="120" w:after="120"/>
                  <w:jc w:val="center"/>
                </w:pPr>
              </w:pPrChange>
            </w:pPr>
            <w:r w:rsidRPr="003C02FF">
              <w:rPr>
                <w:color w:val="000000"/>
                <w:sz w:val="22"/>
                <w:szCs w:val="22"/>
                <w:rPrChange w:id="45421" w:author="James Vu" w:date="2024-04-19T00:27:00Z">
                  <w:rPr>
                    <w:color w:val="000000"/>
                  </w:rPr>
                </w:rPrChange>
              </w:rPr>
              <w:t>CN7/7</w:t>
            </w:r>
          </w:p>
        </w:tc>
        <w:tc>
          <w:tcPr>
            <w:tcW w:w="704" w:type="pct"/>
            <w:tcBorders>
              <w:top w:val="nil"/>
              <w:left w:val="nil"/>
              <w:bottom w:val="single" w:sz="4" w:space="0" w:color="auto"/>
              <w:right w:val="single" w:sz="4" w:space="0" w:color="auto"/>
            </w:tcBorders>
            <w:shd w:val="clear" w:color="auto" w:fill="auto"/>
            <w:vAlign w:val="center"/>
            <w:hideMark/>
            <w:tcPrChange w:id="45422"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42F400B3" w14:textId="77777777" w:rsidR="005B29C2" w:rsidRPr="003C02FF" w:rsidRDefault="005B29C2">
            <w:pPr>
              <w:widowControl w:val="0"/>
              <w:spacing w:before="120" w:after="120"/>
              <w:jc w:val="both"/>
              <w:rPr>
                <w:color w:val="000000"/>
                <w:sz w:val="22"/>
                <w:szCs w:val="22"/>
                <w:rPrChange w:id="45423" w:author="James Vu" w:date="2024-04-19T00:27:00Z">
                  <w:rPr>
                    <w:color w:val="000000"/>
                  </w:rPr>
                </w:rPrChange>
              </w:rPr>
              <w:pPrChange w:id="45424" w:author="James Vu" w:date="2024-04-18T22:33:00Z">
                <w:pPr>
                  <w:widowControl w:val="0"/>
                  <w:spacing w:before="120" w:after="120"/>
                </w:pPr>
              </w:pPrChange>
            </w:pPr>
            <w:r w:rsidRPr="003C02FF">
              <w:rPr>
                <w:color w:val="000000"/>
                <w:sz w:val="22"/>
                <w:szCs w:val="22"/>
                <w:rPrChange w:id="45425" w:author="James Vu" w:date="2024-04-19T00:27:00Z">
                  <w:rPr>
                    <w:color w:val="000000"/>
                  </w:rPr>
                </w:rPrChange>
              </w:rPr>
              <w:t> </w:t>
            </w:r>
          </w:p>
        </w:tc>
      </w:tr>
      <w:tr w:rsidR="005B29C2" w:rsidRPr="003C02FF" w14:paraId="3D26CB75" w14:textId="77777777" w:rsidTr="003C02FF">
        <w:trPr>
          <w:trHeight w:val="833"/>
          <w:trPrChange w:id="45426" w:author="James Vu" w:date="2024-04-19T00:27:00Z">
            <w:trPr>
              <w:trHeight w:val="833"/>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427"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1177350A" w14:textId="77777777" w:rsidR="005B29C2" w:rsidRPr="003C02FF" w:rsidRDefault="005B29C2">
            <w:pPr>
              <w:widowControl w:val="0"/>
              <w:spacing w:before="120" w:after="120"/>
              <w:jc w:val="both"/>
              <w:rPr>
                <w:i/>
                <w:iCs/>
                <w:color w:val="000000"/>
                <w:sz w:val="22"/>
                <w:szCs w:val="22"/>
                <w:rPrChange w:id="45428" w:author="James Vu" w:date="2024-04-19T00:27:00Z">
                  <w:rPr>
                    <w:i/>
                    <w:iCs/>
                    <w:color w:val="000000"/>
                  </w:rPr>
                </w:rPrChange>
              </w:rPr>
              <w:pPrChange w:id="45429" w:author="James Vu" w:date="2024-04-18T22:33:00Z">
                <w:pPr>
                  <w:widowControl w:val="0"/>
                  <w:spacing w:before="120" w:after="120"/>
                  <w:jc w:val="center"/>
                </w:pPr>
              </w:pPrChange>
            </w:pPr>
            <w:r w:rsidRPr="003C02FF">
              <w:rPr>
                <w:i/>
                <w:iCs/>
                <w:color w:val="000000"/>
                <w:sz w:val="22"/>
                <w:szCs w:val="22"/>
                <w:rPrChange w:id="45430" w:author="James Vu" w:date="2024-04-19T00:27:00Z">
                  <w:rPr>
                    <w:i/>
                    <w:iCs/>
                    <w:color w:val="000000"/>
                  </w:rPr>
                </w:rPrChange>
              </w:rPr>
              <w:t> </w:t>
            </w:r>
          </w:p>
        </w:tc>
        <w:tc>
          <w:tcPr>
            <w:tcW w:w="604" w:type="pct"/>
            <w:tcBorders>
              <w:top w:val="nil"/>
              <w:left w:val="nil"/>
              <w:bottom w:val="single" w:sz="4" w:space="0" w:color="auto"/>
              <w:right w:val="single" w:sz="4" w:space="0" w:color="auto"/>
            </w:tcBorders>
            <w:shd w:val="clear" w:color="auto" w:fill="auto"/>
            <w:vAlign w:val="center"/>
            <w:hideMark/>
            <w:tcPrChange w:id="45431"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253A7D7A" w14:textId="77777777" w:rsidR="005B29C2" w:rsidRPr="003C02FF" w:rsidRDefault="005B29C2">
            <w:pPr>
              <w:widowControl w:val="0"/>
              <w:spacing w:before="120" w:after="120"/>
              <w:jc w:val="both"/>
              <w:rPr>
                <w:i/>
                <w:iCs/>
                <w:color w:val="000000"/>
                <w:sz w:val="22"/>
                <w:szCs w:val="22"/>
                <w:rPrChange w:id="45432" w:author="James Vu" w:date="2024-04-19T00:27:00Z">
                  <w:rPr>
                    <w:i/>
                    <w:iCs/>
                    <w:color w:val="000000"/>
                  </w:rPr>
                </w:rPrChange>
              </w:rPr>
              <w:pPrChange w:id="45433" w:author="James Vu" w:date="2024-04-18T22:33:00Z">
                <w:pPr>
                  <w:widowControl w:val="0"/>
                  <w:spacing w:before="120" w:after="120"/>
                </w:pPr>
              </w:pPrChange>
            </w:pPr>
            <w:r w:rsidRPr="003C02FF">
              <w:rPr>
                <w:i/>
                <w:iCs/>
                <w:color w:val="000000"/>
                <w:sz w:val="22"/>
                <w:szCs w:val="22"/>
                <w:rPrChange w:id="45434" w:author="James Vu" w:date="2024-04-19T00:27:00Z">
                  <w:rPr>
                    <w:i/>
                    <w:iCs/>
                    <w:color w:val="000000"/>
                  </w:rPr>
                </w:rPrChange>
              </w:rPr>
              <w:t>Hệ số lương</w:t>
            </w:r>
          </w:p>
        </w:tc>
        <w:tc>
          <w:tcPr>
            <w:tcW w:w="534" w:type="pct"/>
            <w:tcBorders>
              <w:top w:val="nil"/>
              <w:left w:val="nil"/>
              <w:bottom w:val="single" w:sz="4" w:space="0" w:color="auto"/>
              <w:right w:val="single" w:sz="4" w:space="0" w:color="auto"/>
            </w:tcBorders>
            <w:shd w:val="clear" w:color="auto" w:fill="auto"/>
            <w:vAlign w:val="center"/>
            <w:hideMark/>
            <w:tcPrChange w:id="45435"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4FEC77AD" w14:textId="77777777" w:rsidR="005B29C2" w:rsidRPr="003C02FF" w:rsidRDefault="005B29C2">
            <w:pPr>
              <w:widowControl w:val="0"/>
              <w:spacing w:before="120" w:after="120"/>
              <w:jc w:val="both"/>
              <w:rPr>
                <w:i/>
                <w:iCs/>
                <w:color w:val="000000"/>
                <w:sz w:val="22"/>
                <w:szCs w:val="22"/>
                <w:rPrChange w:id="45436" w:author="James Vu" w:date="2024-04-19T00:27:00Z">
                  <w:rPr>
                    <w:i/>
                    <w:iCs/>
                    <w:color w:val="000000"/>
                  </w:rPr>
                </w:rPrChange>
              </w:rPr>
              <w:pPrChange w:id="45437" w:author="James Vu" w:date="2024-04-18T22:33:00Z">
                <w:pPr>
                  <w:widowControl w:val="0"/>
                  <w:spacing w:before="120" w:after="120"/>
                  <w:jc w:val="center"/>
                </w:pPr>
              </w:pPrChange>
            </w:pPr>
            <w:r w:rsidRPr="003C02FF">
              <w:rPr>
                <w:i/>
                <w:iCs/>
                <w:color w:val="000000"/>
                <w:sz w:val="22"/>
                <w:szCs w:val="22"/>
                <w:rPrChange w:id="45438" w:author="James Vu" w:date="2024-04-19T00:27:00Z">
                  <w:rPr>
                    <w:i/>
                    <w:iCs/>
                    <w:color w:val="000000"/>
                  </w:rPr>
                </w:rPrChange>
              </w:rPr>
              <w:t>H</w:t>
            </w:r>
            <w:r w:rsidRPr="003C02FF">
              <w:rPr>
                <w:i/>
                <w:iCs/>
                <w:color w:val="000000"/>
                <w:sz w:val="22"/>
                <w:szCs w:val="22"/>
                <w:vertAlign w:val="subscript"/>
                <w:rPrChange w:id="45439" w:author="James Vu" w:date="2024-04-19T00:27:00Z">
                  <w:rPr>
                    <w:i/>
                    <w:iCs/>
                    <w:color w:val="000000"/>
                    <w:vertAlign w:val="subscript"/>
                  </w:rPr>
                </w:rPrChange>
              </w:rPr>
              <w:t>CB</w:t>
            </w:r>
          </w:p>
        </w:tc>
        <w:tc>
          <w:tcPr>
            <w:tcW w:w="407" w:type="pct"/>
            <w:tcBorders>
              <w:top w:val="nil"/>
              <w:left w:val="nil"/>
              <w:bottom w:val="single" w:sz="4" w:space="0" w:color="auto"/>
              <w:right w:val="single" w:sz="4" w:space="0" w:color="auto"/>
            </w:tcBorders>
            <w:shd w:val="clear" w:color="auto" w:fill="auto"/>
            <w:vAlign w:val="center"/>
            <w:hideMark/>
            <w:tcPrChange w:id="45440"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3DB81731" w14:textId="77777777" w:rsidR="005B29C2" w:rsidRPr="003C02FF" w:rsidRDefault="005B29C2">
            <w:pPr>
              <w:widowControl w:val="0"/>
              <w:spacing w:before="120" w:after="120"/>
              <w:jc w:val="both"/>
              <w:rPr>
                <w:i/>
                <w:iCs/>
                <w:color w:val="000000"/>
                <w:sz w:val="22"/>
                <w:szCs w:val="22"/>
                <w:rPrChange w:id="45441" w:author="James Vu" w:date="2024-04-19T00:27:00Z">
                  <w:rPr>
                    <w:i/>
                    <w:iCs/>
                    <w:color w:val="000000"/>
                  </w:rPr>
                </w:rPrChange>
              </w:rPr>
              <w:pPrChange w:id="45442" w:author="James Vu" w:date="2024-04-18T22:33:00Z">
                <w:pPr>
                  <w:widowControl w:val="0"/>
                  <w:spacing w:before="120" w:after="120"/>
                  <w:jc w:val="center"/>
                </w:pPr>
              </w:pPrChange>
            </w:pPr>
            <w:r w:rsidRPr="003C02FF">
              <w:rPr>
                <w:i/>
                <w:iCs/>
                <w:color w:val="000000"/>
                <w:sz w:val="22"/>
                <w:szCs w:val="22"/>
                <w:rPrChange w:id="45443" w:author="James Vu" w:date="2024-04-19T00:27:00Z">
                  <w:rPr>
                    <w:i/>
                    <w:iCs/>
                    <w:color w:val="000000"/>
                  </w:rPr>
                </w:rPrChange>
              </w:rPr>
              <w:t>1,45</w:t>
            </w:r>
          </w:p>
        </w:tc>
        <w:tc>
          <w:tcPr>
            <w:tcW w:w="407" w:type="pct"/>
            <w:tcBorders>
              <w:top w:val="nil"/>
              <w:left w:val="nil"/>
              <w:bottom w:val="single" w:sz="4" w:space="0" w:color="auto"/>
              <w:right w:val="single" w:sz="4" w:space="0" w:color="auto"/>
            </w:tcBorders>
            <w:shd w:val="clear" w:color="auto" w:fill="auto"/>
            <w:vAlign w:val="center"/>
            <w:hideMark/>
            <w:tcPrChange w:id="45444"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5A5E897E" w14:textId="77777777" w:rsidR="005B29C2" w:rsidRPr="003C02FF" w:rsidRDefault="005B29C2">
            <w:pPr>
              <w:widowControl w:val="0"/>
              <w:spacing w:before="120" w:after="120"/>
              <w:jc w:val="both"/>
              <w:rPr>
                <w:i/>
                <w:iCs/>
                <w:color w:val="000000"/>
                <w:sz w:val="22"/>
                <w:szCs w:val="22"/>
                <w:rPrChange w:id="45445" w:author="James Vu" w:date="2024-04-19T00:27:00Z">
                  <w:rPr>
                    <w:i/>
                    <w:iCs/>
                    <w:color w:val="000000"/>
                  </w:rPr>
                </w:rPrChange>
              </w:rPr>
              <w:pPrChange w:id="45446" w:author="James Vu" w:date="2024-04-18T22:33:00Z">
                <w:pPr>
                  <w:widowControl w:val="0"/>
                  <w:spacing w:before="120" w:after="120"/>
                  <w:jc w:val="center"/>
                </w:pPr>
              </w:pPrChange>
            </w:pPr>
            <w:r w:rsidRPr="003C02FF">
              <w:rPr>
                <w:i/>
                <w:iCs/>
                <w:color w:val="000000"/>
                <w:sz w:val="22"/>
                <w:szCs w:val="22"/>
                <w:rPrChange w:id="45447" w:author="James Vu" w:date="2024-04-19T00:27:00Z">
                  <w:rPr>
                    <w:i/>
                    <w:iCs/>
                    <w:color w:val="000000"/>
                  </w:rPr>
                </w:rPrChange>
              </w:rPr>
              <w:t>1,71</w:t>
            </w:r>
          </w:p>
        </w:tc>
        <w:tc>
          <w:tcPr>
            <w:tcW w:w="407" w:type="pct"/>
            <w:tcBorders>
              <w:top w:val="nil"/>
              <w:left w:val="nil"/>
              <w:bottom w:val="single" w:sz="4" w:space="0" w:color="auto"/>
              <w:right w:val="single" w:sz="4" w:space="0" w:color="auto"/>
            </w:tcBorders>
            <w:shd w:val="clear" w:color="auto" w:fill="auto"/>
            <w:vAlign w:val="center"/>
            <w:hideMark/>
            <w:tcPrChange w:id="45448"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77CD86AE" w14:textId="77777777" w:rsidR="005B29C2" w:rsidRPr="003C02FF" w:rsidRDefault="005B29C2">
            <w:pPr>
              <w:widowControl w:val="0"/>
              <w:spacing w:before="120" w:after="120"/>
              <w:jc w:val="both"/>
              <w:rPr>
                <w:i/>
                <w:iCs/>
                <w:color w:val="000000"/>
                <w:sz w:val="22"/>
                <w:szCs w:val="22"/>
                <w:rPrChange w:id="45449" w:author="James Vu" w:date="2024-04-19T00:27:00Z">
                  <w:rPr>
                    <w:i/>
                    <w:iCs/>
                    <w:color w:val="000000"/>
                  </w:rPr>
                </w:rPrChange>
              </w:rPr>
              <w:pPrChange w:id="45450" w:author="James Vu" w:date="2024-04-18T22:33:00Z">
                <w:pPr>
                  <w:widowControl w:val="0"/>
                  <w:spacing w:before="120" w:after="120"/>
                  <w:jc w:val="center"/>
                </w:pPr>
              </w:pPrChange>
            </w:pPr>
            <w:r w:rsidRPr="003C02FF">
              <w:rPr>
                <w:i/>
                <w:iCs/>
                <w:color w:val="000000"/>
                <w:sz w:val="22"/>
                <w:szCs w:val="22"/>
                <w:rPrChange w:id="45451" w:author="James Vu" w:date="2024-04-19T00:27:00Z">
                  <w:rPr>
                    <w:i/>
                    <w:iCs/>
                    <w:color w:val="000000"/>
                  </w:rPr>
                </w:rPrChange>
              </w:rPr>
              <w:t>2,03</w:t>
            </w:r>
          </w:p>
        </w:tc>
        <w:tc>
          <w:tcPr>
            <w:tcW w:w="407" w:type="pct"/>
            <w:tcBorders>
              <w:top w:val="nil"/>
              <w:left w:val="nil"/>
              <w:bottom w:val="single" w:sz="4" w:space="0" w:color="auto"/>
              <w:right w:val="single" w:sz="4" w:space="0" w:color="auto"/>
            </w:tcBorders>
            <w:shd w:val="clear" w:color="auto" w:fill="auto"/>
            <w:vAlign w:val="center"/>
            <w:hideMark/>
            <w:tcPrChange w:id="45452"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22B4AE3C" w14:textId="77777777" w:rsidR="005B29C2" w:rsidRPr="003C02FF" w:rsidRDefault="005B29C2">
            <w:pPr>
              <w:widowControl w:val="0"/>
              <w:spacing w:before="120" w:after="120"/>
              <w:jc w:val="both"/>
              <w:rPr>
                <w:i/>
                <w:iCs/>
                <w:color w:val="000000"/>
                <w:sz w:val="22"/>
                <w:szCs w:val="22"/>
                <w:rPrChange w:id="45453" w:author="James Vu" w:date="2024-04-19T00:27:00Z">
                  <w:rPr>
                    <w:i/>
                    <w:iCs/>
                    <w:color w:val="000000"/>
                  </w:rPr>
                </w:rPrChange>
              </w:rPr>
              <w:pPrChange w:id="45454" w:author="James Vu" w:date="2024-04-18T22:33:00Z">
                <w:pPr>
                  <w:widowControl w:val="0"/>
                  <w:spacing w:before="120" w:after="120"/>
                  <w:jc w:val="center"/>
                </w:pPr>
              </w:pPrChange>
            </w:pPr>
            <w:r w:rsidRPr="003C02FF">
              <w:rPr>
                <w:i/>
                <w:iCs/>
                <w:color w:val="000000"/>
                <w:sz w:val="22"/>
                <w:szCs w:val="22"/>
                <w:rPrChange w:id="45455" w:author="James Vu" w:date="2024-04-19T00:27:00Z">
                  <w:rPr>
                    <w:i/>
                    <w:iCs/>
                    <w:color w:val="000000"/>
                  </w:rPr>
                </w:rPrChange>
              </w:rPr>
              <w:t>2,39</w:t>
            </w:r>
          </w:p>
        </w:tc>
        <w:tc>
          <w:tcPr>
            <w:tcW w:w="448" w:type="pct"/>
            <w:tcBorders>
              <w:top w:val="nil"/>
              <w:left w:val="nil"/>
              <w:bottom w:val="single" w:sz="4" w:space="0" w:color="auto"/>
              <w:right w:val="single" w:sz="4" w:space="0" w:color="auto"/>
            </w:tcBorders>
            <w:shd w:val="clear" w:color="auto" w:fill="auto"/>
            <w:vAlign w:val="center"/>
            <w:hideMark/>
            <w:tcPrChange w:id="45456"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088CF25E" w14:textId="77777777" w:rsidR="005B29C2" w:rsidRPr="003C02FF" w:rsidRDefault="005B29C2">
            <w:pPr>
              <w:widowControl w:val="0"/>
              <w:spacing w:before="120" w:after="120"/>
              <w:jc w:val="both"/>
              <w:rPr>
                <w:i/>
                <w:iCs/>
                <w:color w:val="000000"/>
                <w:sz w:val="22"/>
                <w:szCs w:val="22"/>
                <w:rPrChange w:id="45457" w:author="James Vu" w:date="2024-04-19T00:27:00Z">
                  <w:rPr>
                    <w:i/>
                    <w:iCs/>
                    <w:color w:val="000000"/>
                  </w:rPr>
                </w:rPrChange>
              </w:rPr>
              <w:pPrChange w:id="45458" w:author="James Vu" w:date="2024-04-18T22:33:00Z">
                <w:pPr>
                  <w:widowControl w:val="0"/>
                  <w:spacing w:before="120" w:after="120"/>
                  <w:jc w:val="center"/>
                </w:pPr>
              </w:pPrChange>
            </w:pPr>
            <w:r w:rsidRPr="003C02FF">
              <w:rPr>
                <w:i/>
                <w:iCs/>
                <w:color w:val="000000"/>
                <w:sz w:val="22"/>
                <w:szCs w:val="22"/>
                <w:rPrChange w:id="45459" w:author="James Vu" w:date="2024-04-19T00:27:00Z">
                  <w:rPr>
                    <w:i/>
                    <w:iCs/>
                    <w:color w:val="000000"/>
                  </w:rPr>
                </w:rPrChange>
              </w:rPr>
              <w:t>2,83</w:t>
            </w:r>
          </w:p>
        </w:tc>
        <w:tc>
          <w:tcPr>
            <w:tcW w:w="448" w:type="pct"/>
            <w:tcBorders>
              <w:top w:val="nil"/>
              <w:left w:val="nil"/>
              <w:bottom w:val="single" w:sz="4" w:space="0" w:color="auto"/>
              <w:right w:val="single" w:sz="4" w:space="0" w:color="auto"/>
            </w:tcBorders>
            <w:shd w:val="clear" w:color="auto" w:fill="auto"/>
            <w:vAlign w:val="center"/>
            <w:hideMark/>
            <w:tcPrChange w:id="45460"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223AA6F7" w14:textId="77777777" w:rsidR="005B29C2" w:rsidRPr="003C02FF" w:rsidRDefault="005B29C2">
            <w:pPr>
              <w:widowControl w:val="0"/>
              <w:spacing w:before="120" w:after="120"/>
              <w:jc w:val="both"/>
              <w:rPr>
                <w:i/>
                <w:iCs/>
                <w:color w:val="000000"/>
                <w:sz w:val="22"/>
                <w:szCs w:val="22"/>
                <w:rPrChange w:id="45461" w:author="James Vu" w:date="2024-04-19T00:27:00Z">
                  <w:rPr>
                    <w:i/>
                    <w:iCs/>
                    <w:color w:val="000000"/>
                  </w:rPr>
                </w:rPrChange>
              </w:rPr>
              <w:pPrChange w:id="45462" w:author="James Vu" w:date="2024-04-18T22:33:00Z">
                <w:pPr>
                  <w:widowControl w:val="0"/>
                  <w:spacing w:before="120" w:after="120"/>
                  <w:jc w:val="center"/>
                </w:pPr>
              </w:pPrChange>
            </w:pPr>
            <w:r w:rsidRPr="003C02FF">
              <w:rPr>
                <w:i/>
                <w:iCs/>
                <w:color w:val="000000"/>
                <w:sz w:val="22"/>
                <w:szCs w:val="22"/>
                <w:rPrChange w:id="45463" w:author="James Vu" w:date="2024-04-19T00:27:00Z">
                  <w:rPr>
                    <w:i/>
                    <w:iCs/>
                    <w:color w:val="000000"/>
                  </w:rPr>
                </w:rPrChange>
              </w:rPr>
              <w:t>3,34</w:t>
            </w:r>
          </w:p>
        </w:tc>
        <w:tc>
          <w:tcPr>
            <w:tcW w:w="448" w:type="pct"/>
            <w:tcBorders>
              <w:top w:val="nil"/>
              <w:left w:val="nil"/>
              <w:bottom w:val="single" w:sz="4" w:space="0" w:color="auto"/>
              <w:right w:val="single" w:sz="4" w:space="0" w:color="auto"/>
            </w:tcBorders>
            <w:shd w:val="clear" w:color="auto" w:fill="auto"/>
            <w:vAlign w:val="center"/>
            <w:hideMark/>
            <w:tcPrChange w:id="45464"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3F2408A7" w14:textId="77777777" w:rsidR="005B29C2" w:rsidRPr="003C02FF" w:rsidRDefault="005B29C2">
            <w:pPr>
              <w:widowControl w:val="0"/>
              <w:spacing w:before="120" w:after="120"/>
              <w:jc w:val="both"/>
              <w:rPr>
                <w:i/>
                <w:iCs/>
                <w:color w:val="000000"/>
                <w:sz w:val="22"/>
                <w:szCs w:val="22"/>
                <w:rPrChange w:id="45465" w:author="James Vu" w:date="2024-04-19T00:27:00Z">
                  <w:rPr>
                    <w:i/>
                    <w:iCs/>
                    <w:color w:val="000000"/>
                  </w:rPr>
                </w:rPrChange>
              </w:rPr>
              <w:pPrChange w:id="45466" w:author="James Vu" w:date="2024-04-18T22:33:00Z">
                <w:pPr>
                  <w:widowControl w:val="0"/>
                  <w:spacing w:before="120" w:after="120"/>
                  <w:jc w:val="center"/>
                </w:pPr>
              </w:pPrChange>
            </w:pPr>
            <w:r w:rsidRPr="003C02FF">
              <w:rPr>
                <w:i/>
                <w:iCs/>
                <w:color w:val="000000"/>
                <w:sz w:val="22"/>
                <w:szCs w:val="22"/>
                <w:rPrChange w:id="45467" w:author="James Vu" w:date="2024-04-19T00:27:00Z">
                  <w:rPr>
                    <w:i/>
                    <w:iCs/>
                    <w:color w:val="000000"/>
                  </w:rPr>
                </w:rPrChange>
              </w:rPr>
              <w:t>3,95</w:t>
            </w:r>
          </w:p>
        </w:tc>
        <w:tc>
          <w:tcPr>
            <w:tcW w:w="704" w:type="pct"/>
            <w:tcBorders>
              <w:top w:val="nil"/>
              <w:left w:val="nil"/>
              <w:bottom w:val="single" w:sz="4" w:space="0" w:color="auto"/>
              <w:right w:val="single" w:sz="4" w:space="0" w:color="auto"/>
            </w:tcBorders>
            <w:shd w:val="clear" w:color="auto" w:fill="auto"/>
            <w:vAlign w:val="center"/>
            <w:hideMark/>
            <w:tcPrChange w:id="45468"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646CCDFA" w14:textId="2173D7A7" w:rsidR="005B29C2" w:rsidRPr="003C02FF" w:rsidRDefault="005B29C2">
            <w:pPr>
              <w:widowControl w:val="0"/>
              <w:spacing w:before="120" w:after="120"/>
              <w:jc w:val="both"/>
              <w:rPr>
                <w:i/>
                <w:iCs/>
                <w:color w:val="000000"/>
                <w:sz w:val="22"/>
                <w:szCs w:val="22"/>
                <w:rPrChange w:id="45469" w:author="James Vu" w:date="2024-04-19T00:27:00Z">
                  <w:rPr>
                    <w:i/>
                    <w:iCs/>
                    <w:color w:val="000000"/>
                  </w:rPr>
                </w:rPrChange>
              </w:rPr>
              <w:pPrChange w:id="45470" w:author="James Vu" w:date="2024-04-18T22:33:00Z">
                <w:pPr>
                  <w:widowControl w:val="0"/>
                  <w:spacing w:before="120" w:after="120"/>
                </w:pPr>
              </w:pPrChange>
            </w:pPr>
            <w:r w:rsidRPr="003C02FF">
              <w:rPr>
                <w:i/>
                <w:iCs/>
                <w:color w:val="000000"/>
                <w:sz w:val="22"/>
                <w:szCs w:val="22"/>
                <w:rPrChange w:id="45471" w:author="James Vu" w:date="2024-04-19T00:27:00Z">
                  <w:rPr>
                    <w:i/>
                    <w:iCs/>
                    <w:color w:val="000000"/>
                  </w:rPr>
                </w:rPrChange>
              </w:rPr>
              <w:t>Quyết định 129/QĐ-BTTTT ngày</w:t>
            </w:r>
            <w:r w:rsidR="00F56DB9" w:rsidRPr="003C02FF">
              <w:rPr>
                <w:i/>
                <w:iCs/>
                <w:color w:val="000000"/>
                <w:sz w:val="22"/>
                <w:szCs w:val="22"/>
                <w:rPrChange w:id="45472" w:author="James Vu" w:date="2024-04-19T00:27:00Z">
                  <w:rPr>
                    <w:i/>
                    <w:iCs/>
                    <w:color w:val="000000"/>
                  </w:rPr>
                </w:rPrChange>
              </w:rPr>
              <w:t xml:space="preserve"> </w:t>
            </w:r>
            <w:r w:rsidRPr="003C02FF">
              <w:rPr>
                <w:i/>
                <w:iCs/>
                <w:color w:val="000000"/>
                <w:sz w:val="22"/>
                <w:szCs w:val="22"/>
                <w:rPrChange w:id="45473" w:author="James Vu" w:date="2024-04-19T00:27:00Z">
                  <w:rPr>
                    <w:i/>
                    <w:iCs/>
                    <w:color w:val="000000"/>
                  </w:rPr>
                </w:rPrChange>
              </w:rPr>
              <w:t xml:space="preserve">03/02/2021 Ban hành hướng dẫn đơn giá nhân công trong quản lý đầu tư ứng dụng CNTT sử dụng nguồn vốn ngân </w:t>
            </w:r>
            <w:r w:rsidRPr="003C02FF">
              <w:rPr>
                <w:i/>
                <w:iCs/>
                <w:color w:val="000000"/>
                <w:sz w:val="22"/>
                <w:szCs w:val="22"/>
                <w:rPrChange w:id="45474" w:author="James Vu" w:date="2024-04-19T00:27:00Z">
                  <w:rPr>
                    <w:i/>
                    <w:iCs/>
                    <w:color w:val="000000"/>
                  </w:rPr>
                </w:rPrChange>
              </w:rPr>
              <w:lastRenderedPageBreak/>
              <w:t>sách nhà nước</w:t>
            </w:r>
          </w:p>
        </w:tc>
      </w:tr>
      <w:tr w:rsidR="005B29C2" w:rsidRPr="003C02FF" w14:paraId="4944F397" w14:textId="77777777" w:rsidTr="003C02FF">
        <w:trPr>
          <w:trHeight w:val="278"/>
          <w:trPrChange w:id="45475" w:author="James Vu" w:date="2024-04-19T00:27:00Z">
            <w:trPr>
              <w:trHeight w:val="278"/>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476"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145826F7" w14:textId="77777777" w:rsidR="005B29C2" w:rsidRPr="003C02FF" w:rsidRDefault="005B29C2">
            <w:pPr>
              <w:widowControl w:val="0"/>
              <w:spacing w:before="120" w:after="120"/>
              <w:jc w:val="both"/>
              <w:rPr>
                <w:i/>
                <w:iCs/>
                <w:color w:val="000000"/>
                <w:sz w:val="22"/>
                <w:szCs w:val="22"/>
                <w:rPrChange w:id="45477" w:author="James Vu" w:date="2024-04-19T00:27:00Z">
                  <w:rPr>
                    <w:i/>
                    <w:iCs/>
                    <w:color w:val="000000"/>
                  </w:rPr>
                </w:rPrChange>
              </w:rPr>
              <w:pPrChange w:id="45478" w:author="James Vu" w:date="2024-04-18T22:33:00Z">
                <w:pPr>
                  <w:widowControl w:val="0"/>
                  <w:spacing w:before="120" w:after="120"/>
                  <w:jc w:val="center"/>
                </w:pPr>
              </w:pPrChange>
            </w:pPr>
            <w:r w:rsidRPr="003C02FF">
              <w:rPr>
                <w:i/>
                <w:iCs/>
                <w:color w:val="000000"/>
                <w:sz w:val="22"/>
                <w:szCs w:val="22"/>
                <w:rPrChange w:id="45479" w:author="James Vu" w:date="2024-04-19T00:27:00Z">
                  <w:rPr>
                    <w:i/>
                    <w:iCs/>
                    <w:color w:val="000000"/>
                  </w:rPr>
                </w:rPrChange>
              </w:rPr>
              <w:lastRenderedPageBreak/>
              <w:t> </w:t>
            </w:r>
          </w:p>
        </w:tc>
        <w:tc>
          <w:tcPr>
            <w:tcW w:w="604" w:type="pct"/>
            <w:tcBorders>
              <w:top w:val="nil"/>
              <w:left w:val="nil"/>
              <w:bottom w:val="single" w:sz="4" w:space="0" w:color="auto"/>
              <w:right w:val="single" w:sz="4" w:space="0" w:color="auto"/>
            </w:tcBorders>
            <w:shd w:val="clear" w:color="auto" w:fill="auto"/>
            <w:vAlign w:val="center"/>
            <w:hideMark/>
            <w:tcPrChange w:id="45480"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14DB94F2" w14:textId="77777777" w:rsidR="005B29C2" w:rsidRPr="003C02FF" w:rsidRDefault="005B29C2">
            <w:pPr>
              <w:widowControl w:val="0"/>
              <w:spacing w:before="120" w:after="120"/>
              <w:jc w:val="both"/>
              <w:rPr>
                <w:i/>
                <w:iCs/>
                <w:color w:val="000000"/>
                <w:sz w:val="22"/>
                <w:szCs w:val="22"/>
                <w:rPrChange w:id="45481" w:author="James Vu" w:date="2024-04-19T00:27:00Z">
                  <w:rPr>
                    <w:i/>
                    <w:iCs/>
                    <w:color w:val="000000"/>
                  </w:rPr>
                </w:rPrChange>
              </w:rPr>
              <w:pPrChange w:id="45482" w:author="James Vu" w:date="2024-04-18T22:33:00Z">
                <w:pPr>
                  <w:widowControl w:val="0"/>
                  <w:spacing w:before="120" w:after="120"/>
                </w:pPr>
              </w:pPrChange>
            </w:pPr>
            <w:r w:rsidRPr="003C02FF">
              <w:rPr>
                <w:i/>
                <w:iCs/>
                <w:color w:val="000000"/>
                <w:sz w:val="22"/>
                <w:szCs w:val="22"/>
                <w:rPrChange w:id="45483" w:author="James Vu" w:date="2024-04-19T00:27:00Z">
                  <w:rPr>
                    <w:i/>
                    <w:iCs/>
                    <w:color w:val="000000"/>
                  </w:rPr>
                </w:rPrChange>
              </w:rPr>
              <w:t>Mức lương cơ sở</w:t>
            </w:r>
          </w:p>
        </w:tc>
        <w:tc>
          <w:tcPr>
            <w:tcW w:w="534" w:type="pct"/>
            <w:tcBorders>
              <w:top w:val="nil"/>
              <w:left w:val="nil"/>
              <w:bottom w:val="single" w:sz="4" w:space="0" w:color="auto"/>
              <w:right w:val="single" w:sz="4" w:space="0" w:color="auto"/>
            </w:tcBorders>
            <w:shd w:val="clear" w:color="auto" w:fill="auto"/>
            <w:vAlign w:val="center"/>
            <w:hideMark/>
            <w:tcPrChange w:id="45484"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46EDB8C4" w14:textId="77777777" w:rsidR="005B29C2" w:rsidRPr="003C02FF" w:rsidRDefault="005B29C2">
            <w:pPr>
              <w:widowControl w:val="0"/>
              <w:spacing w:before="120" w:after="120"/>
              <w:jc w:val="both"/>
              <w:rPr>
                <w:i/>
                <w:iCs/>
                <w:color w:val="000000"/>
                <w:sz w:val="22"/>
                <w:szCs w:val="22"/>
                <w:rPrChange w:id="45485" w:author="James Vu" w:date="2024-04-19T00:27:00Z">
                  <w:rPr>
                    <w:i/>
                    <w:iCs/>
                    <w:color w:val="000000"/>
                  </w:rPr>
                </w:rPrChange>
              </w:rPr>
              <w:pPrChange w:id="45486" w:author="James Vu" w:date="2024-04-18T22:33:00Z">
                <w:pPr>
                  <w:widowControl w:val="0"/>
                  <w:spacing w:before="120" w:after="120"/>
                  <w:jc w:val="center"/>
                </w:pPr>
              </w:pPrChange>
            </w:pPr>
            <w:r w:rsidRPr="003C02FF">
              <w:rPr>
                <w:i/>
                <w:iCs/>
                <w:color w:val="000000"/>
                <w:sz w:val="22"/>
                <w:szCs w:val="22"/>
                <w:rPrChange w:id="45487" w:author="James Vu" w:date="2024-04-19T00:27:00Z">
                  <w:rPr>
                    <w:i/>
                    <w:iCs/>
                    <w:color w:val="000000"/>
                  </w:rPr>
                </w:rPrChange>
              </w:rPr>
              <w:t>MLcs</w:t>
            </w:r>
          </w:p>
        </w:tc>
        <w:tc>
          <w:tcPr>
            <w:tcW w:w="407" w:type="pct"/>
            <w:tcBorders>
              <w:top w:val="nil"/>
              <w:left w:val="nil"/>
              <w:bottom w:val="single" w:sz="4" w:space="0" w:color="auto"/>
              <w:right w:val="single" w:sz="4" w:space="0" w:color="auto"/>
            </w:tcBorders>
            <w:shd w:val="clear" w:color="auto" w:fill="auto"/>
            <w:vAlign w:val="center"/>
            <w:hideMark/>
            <w:tcPrChange w:id="45488"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28D62187" w14:textId="6B13C4D4" w:rsidR="005B29C2" w:rsidRPr="003C02FF" w:rsidRDefault="005B29C2">
            <w:pPr>
              <w:widowControl w:val="0"/>
              <w:spacing w:before="120" w:after="120"/>
              <w:jc w:val="both"/>
              <w:rPr>
                <w:i/>
                <w:iCs/>
                <w:color w:val="000000"/>
                <w:sz w:val="22"/>
                <w:szCs w:val="22"/>
                <w:rPrChange w:id="45489" w:author="James Vu" w:date="2024-04-19T00:27:00Z">
                  <w:rPr>
                    <w:i/>
                    <w:iCs/>
                    <w:color w:val="000000"/>
                  </w:rPr>
                </w:rPrChange>
              </w:rPr>
              <w:pPrChange w:id="45490" w:author="James Vu" w:date="2024-04-18T22:33:00Z">
                <w:pPr>
                  <w:widowControl w:val="0"/>
                  <w:spacing w:before="120" w:after="120"/>
                  <w:jc w:val="center"/>
                </w:pPr>
              </w:pPrChange>
            </w:pPr>
            <w:r w:rsidRPr="003C02FF">
              <w:rPr>
                <w:i/>
                <w:iCs/>
                <w:color w:val="000000"/>
                <w:sz w:val="22"/>
                <w:szCs w:val="22"/>
                <w:rPrChange w:id="45491" w:author="James Vu" w:date="2024-04-19T00:27:00Z">
                  <w:rPr>
                    <w:i/>
                    <w:iCs/>
                    <w:color w:val="000000"/>
                  </w:rPr>
                </w:rPrChange>
              </w:rPr>
              <w:t>1.800.000</w:t>
            </w:r>
          </w:p>
        </w:tc>
        <w:tc>
          <w:tcPr>
            <w:tcW w:w="407" w:type="pct"/>
            <w:tcBorders>
              <w:top w:val="nil"/>
              <w:left w:val="nil"/>
              <w:bottom w:val="single" w:sz="4" w:space="0" w:color="auto"/>
              <w:right w:val="single" w:sz="4" w:space="0" w:color="auto"/>
            </w:tcBorders>
            <w:shd w:val="clear" w:color="auto" w:fill="auto"/>
            <w:vAlign w:val="center"/>
            <w:hideMark/>
            <w:tcPrChange w:id="45492"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39D10838" w14:textId="055130C9" w:rsidR="005B29C2" w:rsidRPr="003C02FF" w:rsidRDefault="005B29C2">
            <w:pPr>
              <w:widowControl w:val="0"/>
              <w:spacing w:before="120" w:after="120"/>
              <w:jc w:val="both"/>
              <w:rPr>
                <w:i/>
                <w:iCs/>
                <w:color w:val="000000"/>
                <w:sz w:val="22"/>
                <w:szCs w:val="22"/>
                <w:rPrChange w:id="45493" w:author="James Vu" w:date="2024-04-19T00:27:00Z">
                  <w:rPr>
                    <w:i/>
                    <w:iCs/>
                    <w:color w:val="000000"/>
                  </w:rPr>
                </w:rPrChange>
              </w:rPr>
              <w:pPrChange w:id="45494" w:author="James Vu" w:date="2024-04-18T22:33:00Z">
                <w:pPr>
                  <w:widowControl w:val="0"/>
                  <w:spacing w:before="120" w:after="120"/>
                  <w:jc w:val="center"/>
                </w:pPr>
              </w:pPrChange>
            </w:pPr>
            <w:r w:rsidRPr="003C02FF">
              <w:rPr>
                <w:i/>
                <w:iCs/>
                <w:color w:val="000000"/>
                <w:sz w:val="22"/>
                <w:szCs w:val="22"/>
                <w:rPrChange w:id="45495" w:author="James Vu" w:date="2024-04-19T00:27:00Z">
                  <w:rPr>
                    <w:i/>
                    <w:iCs/>
                    <w:color w:val="000000"/>
                  </w:rPr>
                </w:rPrChange>
              </w:rPr>
              <w:t>1.800.000</w:t>
            </w:r>
          </w:p>
        </w:tc>
        <w:tc>
          <w:tcPr>
            <w:tcW w:w="407" w:type="pct"/>
            <w:tcBorders>
              <w:top w:val="nil"/>
              <w:left w:val="nil"/>
              <w:bottom w:val="single" w:sz="4" w:space="0" w:color="auto"/>
              <w:right w:val="single" w:sz="4" w:space="0" w:color="auto"/>
            </w:tcBorders>
            <w:shd w:val="clear" w:color="auto" w:fill="auto"/>
            <w:vAlign w:val="center"/>
            <w:hideMark/>
            <w:tcPrChange w:id="45496"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23350D75" w14:textId="41735A89" w:rsidR="005B29C2" w:rsidRPr="003C02FF" w:rsidRDefault="005B29C2">
            <w:pPr>
              <w:widowControl w:val="0"/>
              <w:spacing w:before="120" w:after="120"/>
              <w:jc w:val="both"/>
              <w:rPr>
                <w:i/>
                <w:iCs/>
                <w:color w:val="000000"/>
                <w:sz w:val="22"/>
                <w:szCs w:val="22"/>
                <w:rPrChange w:id="45497" w:author="James Vu" w:date="2024-04-19T00:27:00Z">
                  <w:rPr>
                    <w:i/>
                    <w:iCs/>
                    <w:color w:val="000000"/>
                  </w:rPr>
                </w:rPrChange>
              </w:rPr>
              <w:pPrChange w:id="45498" w:author="James Vu" w:date="2024-04-18T22:33:00Z">
                <w:pPr>
                  <w:widowControl w:val="0"/>
                  <w:spacing w:before="120" w:after="120"/>
                  <w:jc w:val="center"/>
                </w:pPr>
              </w:pPrChange>
            </w:pPr>
            <w:r w:rsidRPr="003C02FF">
              <w:rPr>
                <w:i/>
                <w:iCs/>
                <w:color w:val="000000"/>
                <w:sz w:val="22"/>
                <w:szCs w:val="22"/>
                <w:rPrChange w:id="45499" w:author="James Vu" w:date="2024-04-19T00:27:00Z">
                  <w:rPr>
                    <w:i/>
                    <w:iCs/>
                    <w:color w:val="000000"/>
                  </w:rPr>
                </w:rPrChange>
              </w:rPr>
              <w:t>1.800.000</w:t>
            </w:r>
          </w:p>
        </w:tc>
        <w:tc>
          <w:tcPr>
            <w:tcW w:w="407" w:type="pct"/>
            <w:tcBorders>
              <w:top w:val="nil"/>
              <w:left w:val="nil"/>
              <w:bottom w:val="single" w:sz="4" w:space="0" w:color="auto"/>
              <w:right w:val="single" w:sz="4" w:space="0" w:color="auto"/>
            </w:tcBorders>
            <w:shd w:val="clear" w:color="auto" w:fill="auto"/>
            <w:vAlign w:val="center"/>
            <w:hideMark/>
            <w:tcPrChange w:id="45500"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4552156C" w14:textId="1B3B758A" w:rsidR="005B29C2" w:rsidRPr="003C02FF" w:rsidRDefault="005B29C2">
            <w:pPr>
              <w:widowControl w:val="0"/>
              <w:spacing w:before="120" w:after="120"/>
              <w:jc w:val="both"/>
              <w:rPr>
                <w:i/>
                <w:iCs/>
                <w:color w:val="000000"/>
                <w:sz w:val="22"/>
                <w:szCs w:val="22"/>
                <w:rPrChange w:id="45501" w:author="James Vu" w:date="2024-04-19T00:27:00Z">
                  <w:rPr>
                    <w:i/>
                    <w:iCs/>
                    <w:color w:val="000000"/>
                  </w:rPr>
                </w:rPrChange>
              </w:rPr>
              <w:pPrChange w:id="45502" w:author="James Vu" w:date="2024-04-18T22:33:00Z">
                <w:pPr>
                  <w:widowControl w:val="0"/>
                  <w:spacing w:before="120" w:after="120"/>
                  <w:jc w:val="center"/>
                </w:pPr>
              </w:pPrChange>
            </w:pPr>
            <w:r w:rsidRPr="003C02FF">
              <w:rPr>
                <w:i/>
                <w:iCs/>
                <w:color w:val="000000"/>
                <w:sz w:val="22"/>
                <w:szCs w:val="22"/>
                <w:rPrChange w:id="45503" w:author="James Vu" w:date="2024-04-19T00:27:00Z">
                  <w:rPr>
                    <w:i/>
                    <w:iCs/>
                    <w:color w:val="000000"/>
                  </w:rPr>
                </w:rPrChange>
              </w:rPr>
              <w:t>1.800.000</w:t>
            </w:r>
          </w:p>
        </w:tc>
        <w:tc>
          <w:tcPr>
            <w:tcW w:w="448" w:type="pct"/>
            <w:tcBorders>
              <w:top w:val="nil"/>
              <w:left w:val="nil"/>
              <w:bottom w:val="single" w:sz="4" w:space="0" w:color="auto"/>
              <w:right w:val="single" w:sz="4" w:space="0" w:color="auto"/>
            </w:tcBorders>
            <w:shd w:val="clear" w:color="auto" w:fill="auto"/>
            <w:vAlign w:val="center"/>
            <w:hideMark/>
            <w:tcPrChange w:id="45504"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790CBADB" w14:textId="7F103CF1" w:rsidR="005B29C2" w:rsidRPr="003C02FF" w:rsidRDefault="005B29C2">
            <w:pPr>
              <w:widowControl w:val="0"/>
              <w:spacing w:before="120" w:after="120"/>
              <w:jc w:val="both"/>
              <w:rPr>
                <w:i/>
                <w:iCs/>
                <w:color w:val="000000"/>
                <w:sz w:val="22"/>
                <w:szCs w:val="22"/>
                <w:rPrChange w:id="45505" w:author="James Vu" w:date="2024-04-19T00:27:00Z">
                  <w:rPr>
                    <w:i/>
                    <w:iCs/>
                    <w:color w:val="000000"/>
                  </w:rPr>
                </w:rPrChange>
              </w:rPr>
              <w:pPrChange w:id="45506" w:author="James Vu" w:date="2024-04-18T22:33:00Z">
                <w:pPr>
                  <w:widowControl w:val="0"/>
                  <w:spacing w:before="120" w:after="120"/>
                  <w:jc w:val="center"/>
                </w:pPr>
              </w:pPrChange>
            </w:pPr>
            <w:r w:rsidRPr="003C02FF">
              <w:rPr>
                <w:i/>
                <w:iCs/>
                <w:color w:val="000000"/>
                <w:sz w:val="22"/>
                <w:szCs w:val="22"/>
                <w:rPrChange w:id="45507" w:author="James Vu" w:date="2024-04-19T00:27:00Z">
                  <w:rPr>
                    <w:i/>
                    <w:iCs/>
                    <w:color w:val="000000"/>
                  </w:rPr>
                </w:rPrChange>
              </w:rPr>
              <w:t>1.800.000</w:t>
            </w:r>
          </w:p>
        </w:tc>
        <w:tc>
          <w:tcPr>
            <w:tcW w:w="448" w:type="pct"/>
            <w:tcBorders>
              <w:top w:val="nil"/>
              <w:left w:val="nil"/>
              <w:bottom w:val="single" w:sz="4" w:space="0" w:color="auto"/>
              <w:right w:val="single" w:sz="4" w:space="0" w:color="auto"/>
            </w:tcBorders>
            <w:shd w:val="clear" w:color="auto" w:fill="auto"/>
            <w:vAlign w:val="center"/>
            <w:hideMark/>
            <w:tcPrChange w:id="45508"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78694F9A" w14:textId="4A7FC11B" w:rsidR="005B29C2" w:rsidRPr="003C02FF" w:rsidRDefault="005B29C2">
            <w:pPr>
              <w:widowControl w:val="0"/>
              <w:spacing w:before="120" w:after="120"/>
              <w:jc w:val="both"/>
              <w:rPr>
                <w:i/>
                <w:iCs/>
                <w:color w:val="000000"/>
                <w:sz w:val="22"/>
                <w:szCs w:val="22"/>
                <w:rPrChange w:id="45509" w:author="James Vu" w:date="2024-04-19T00:27:00Z">
                  <w:rPr>
                    <w:i/>
                    <w:iCs/>
                    <w:color w:val="000000"/>
                  </w:rPr>
                </w:rPrChange>
              </w:rPr>
              <w:pPrChange w:id="45510" w:author="James Vu" w:date="2024-04-18T22:33:00Z">
                <w:pPr>
                  <w:widowControl w:val="0"/>
                  <w:spacing w:before="120" w:after="120"/>
                  <w:jc w:val="center"/>
                </w:pPr>
              </w:pPrChange>
            </w:pPr>
            <w:r w:rsidRPr="003C02FF">
              <w:rPr>
                <w:i/>
                <w:iCs/>
                <w:color w:val="000000"/>
                <w:sz w:val="22"/>
                <w:szCs w:val="22"/>
                <w:rPrChange w:id="45511" w:author="James Vu" w:date="2024-04-19T00:27:00Z">
                  <w:rPr>
                    <w:i/>
                    <w:iCs/>
                    <w:color w:val="000000"/>
                  </w:rPr>
                </w:rPrChange>
              </w:rPr>
              <w:t>1.800.000</w:t>
            </w:r>
          </w:p>
        </w:tc>
        <w:tc>
          <w:tcPr>
            <w:tcW w:w="448" w:type="pct"/>
            <w:tcBorders>
              <w:top w:val="nil"/>
              <w:left w:val="nil"/>
              <w:bottom w:val="single" w:sz="4" w:space="0" w:color="auto"/>
              <w:right w:val="single" w:sz="4" w:space="0" w:color="auto"/>
            </w:tcBorders>
            <w:shd w:val="clear" w:color="auto" w:fill="auto"/>
            <w:vAlign w:val="center"/>
            <w:hideMark/>
            <w:tcPrChange w:id="45512"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7B1FC472" w14:textId="3EB9A702" w:rsidR="005B29C2" w:rsidRPr="003C02FF" w:rsidRDefault="005B29C2">
            <w:pPr>
              <w:widowControl w:val="0"/>
              <w:spacing w:before="120" w:after="120"/>
              <w:jc w:val="both"/>
              <w:rPr>
                <w:i/>
                <w:iCs/>
                <w:color w:val="000000"/>
                <w:sz w:val="22"/>
                <w:szCs w:val="22"/>
                <w:rPrChange w:id="45513" w:author="James Vu" w:date="2024-04-19T00:27:00Z">
                  <w:rPr>
                    <w:i/>
                    <w:iCs/>
                    <w:color w:val="000000"/>
                  </w:rPr>
                </w:rPrChange>
              </w:rPr>
              <w:pPrChange w:id="45514" w:author="James Vu" w:date="2024-04-18T22:33:00Z">
                <w:pPr>
                  <w:widowControl w:val="0"/>
                  <w:spacing w:before="120" w:after="120"/>
                  <w:jc w:val="center"/>
                </w:pPr>
              </w:pPrChange>
            </w:pPr>
            <w:r w:rsidRPr="003C02FF">
              <w:rPr>
                <w:i/>
                <w:iCs/>
                <w:color w:val="000000"/>
                <w:sz w:val="22"/>
                <w:szCs w:val="22"/>
                <w:rPrChange w:id="45515" w:author="James Vu" w:date="2024-04-19T00:27:00Z">
                  <w:rPr>
                    <w:i/>
                    <w:iCs/>
                    <w:color w:val="000000"/>
                  </w:rPr>
                </w:rPrChange>
              </w:rPr>
              <w:t>1.800.000</w:t>
            </w:r>
          </w:p>
        </w:tc>
        <w:tc>
          <w:tcPr>
            <w:tcW w:w="704" w:type="pct"/>
            <w:tcBorders>
              <w:top w:val="nil"/>
              <w:left w:val="nil"/>
              <w:bottom w:val="single" w:sz="4" w:space="0" w:color="auto"/>
              <w:right w:val="single" w:sz="4" w:space="0" w:color="auto"/>
            </w:tcBorders>
            <w:shd w:val="clear" w:color="auto" w:fill="auto"/>
            <w:vAlign w:val="center"/>
            <w:hideMark/>
            <w:tcPrChange w:id="45516"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0CC05336" w14:textId="77777777" w:rsidR="005B29C2" w:rsidRPr="003C02FF" w:rsidRDefault="005B29C2">
            <w:pPr>
              <w:widowControl w:val="0"/>
              <w:spacing w:before="120" w:after="120"/>
              <w:jc w:val="both"/>
              <w:rPr>
                <w:i/>
                <w:iCs/>
                <w:color w:val="000000"/>
                <w:sz w:val="22"/>
                <w:szCs w:val="22"/>
                <w:rPrChange w:id="45517" w:author="James Vu" w:date="2024-04-19T00:27:00Z">
                  <w:rPr>
                    <w:i/>
                    <w:iCs/>
                    <w:color w:val="000000"/>
                  </w:rPr>
                </w:rPrChange>
              </w:rPr>
              <w:pPrChange w:id="45518" w:author="James Vu" w:date="2024-04-18T22:33:00Z">
                <w:pPr>
                  <w:widowControl w:val="0"/>
                  <w:spacing w:before="120" w:after="120"/>
                </w:pPr>
              </w:pPrChange>
            </w:pPr>
            <w:r w:rsidRPr="003C02FF">
              <w:rPr>
                <w:i/>
                <w:iCs/>
                <w:color w:val="000000"/>
                <w:sz w:val="22"/>
                <w:szCs w:val="22"/>
                <w:rPrChange w:id="45519" w:author="James Vu" w:date="2024-04-19T00:27:00Z">
                  <w:rPr>
                    <w:i/>
                    <w:iCs/>
                    <w:color w:val="000000"/>
                  </w:rPr>
                </w:rPrChange>
              </w:rPr>
              <w:t>Nghị định 24/2023/NĐ-CP ngày 14/05/2023</w:t>
            </w:r>
          </w:p>
        </w:tc>
      </w:tr>
      <w:tr w:rsidR="005B29C2" w:rsidRPr="003C02FF" w14:paraId="7CE55FA7" w14:textId="77777777" w:rsidTr="003C02FF">
        <w:trPr>
          <w:trHeight w:val="555"/>
          <w:trPrChange w:id="45520" w:author="James Vu" w:date="2024-04-19T00:27:00Z">
            <w:trPr>
              <w:trHeight w:val="555"/>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521"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7541D1CD" w14:textId="77777777" w:rsidR="005B29C2" w:rsidRPr="003C02FF" w:rsidRDefault="005B29C2">
            <w:pPr>
              <w:widowControl w:val="0"/>
              <w:spacing w:before="120" w:after="120"/>
              <w:jc w:val="both"/>
              <w:rPr>
                <w:i/>
                <w:iCs/>
                <w:color w:val="000000"/>
                <w:sz w:val="22"/>
                <w:szCs w:val="22"/>
                <w:rPrChange w:id="45522" w:author="James Vu" w:date="2024-04-19T00:27:00Z">
                  <w:rPr>
                    <w:i/>
                    <w:iCs/>
                    <w:color w:val="000000"/>
                  </w:rPr>
                </w:rPrChange>
              </w:rPr>
              <w:pPrChange w:id="45523" w:author="James Vu" w:date="2024-04-18T22:33:00Z">
                <w:pPr>
                  <w:widowControl w:val="0"/>
                  <w:spacing w:before="120" w:after="120"/>
                  <w:jc w:val="center"/>
                </w:pPr>
              </w:pPrChange>
            </w:pPr>
            <w:r w:rsidRPr="003C02FF">
              <w:rPr>
                <w:i/>
                <w:iCs/>
                <w:color w:val="000000"/>
                <w:sz w:val="22"/>
                <w:szCs w:val="22"/>
                <w:rPrChange w:id="45524" w:author="James Vu" w:date="2024-04-19T00:27:00Z">
                  <w:rPr>
                    <w:i/>
                    <w:iCs/>
                    <w:color w:val="000000"/>
                  </w:rPr>
                </w:rPrChange>
              </w:rPr>
              <w:t> </w:t>
            </w:r>
          </w:p>
        </w:tc>
        <w:tc>
          <w:tcPr>
            <w:tcW w:w="604" w:type="pct"/>
            <w:tcBorders>
              <w:top w:val="nil"/>
              <w:left w:val="nil"/>
              <w:bottom w:val="single" w:sz="4" w:space="0" w:color="auto"/>
              <w:right w:val="single" w:sz="4" w:space="0" w:color="auto"/>
            </w:tcBorders>
            <w:shd w:val="clear" w:color="auto" w:fill="auto"/>
            <w:vAlign w:val="center"/>
            <w:hideMark/>
            <w:tcPrChange w:id="45525"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791A9F87" w14:textId="77777777" w:rsidR="005B29C2" w:rsidRPr="003C02FF" w:rsidRDefault="005B29C2">
            <w:pPr>
              <w:widowControl w:val="0"/>
              <w:spacing w:before="120" w:after="120"/>
              <w:jc w:val="both"/>
              <w:rPr>
                <w:i/>
                <w:iCs/>
                <w:color w:val="000000"/>
                <w:sz w:val="22"/>
                <w:szCs w:val="22"/>
                <w:rPrChange w:id="45526" w:author="James Vu" w:date="2024-04-19T00:27:00Z">
                  <w:rPr>
                    <w:i/>
                    <w:iCs/>
                    <w:color w:val="000000"/>
                  </w:rPr>
                </w:rPrChange>
              </w:rPr>
              <w:pPrChange w:id="45527" w:author="James Vu" w:date="2024-04-18T22:33:00Z">
                <w:pPr>
                  <w:widowControl w:val="0"/>
                  <w:spacing w:before="120" w:after="120"/>
                </w:pPr>
              </w:pPrChange>
            </w:pPr>
            <w:r w:rsidRPr="003C02FF">
              <w:rPr>
                <w:i/>
                <w:iCs/>
                <w:color w:val="000000"/>
                <w:sz w:val="22"/>
                <w:szCs w:val="22"/>
                <w:rPrChange w:id="45528" w:author="James Vu" w:date="2024-04-19T00:27:00Z">
                  <w:rPr>
                    <w:i/>
                    <w:iCs/>
                    <w:color w:val="000000"/>
                  </w:rPr>
                </w:rPrChange>
              </w:rPr>
              <w:t>Hệ số điều chỉnh tăng thêm tiền lương</w:t>
            </w:r>
          </w:p>
        </w:tc>
        <w:tc>
          <w:tcPr>
            <w:tcW w:w="534" w:type="pct"/>
            <w:tcBorders>
              <w:top w:val="nil"/>
              <w:left w:val="nil"/>
              <w:bottom w:val="single" w:sz="4" w:space="0" w:color="auto"/>
              <w:right w:val="single" w:sz="4" w:space="0" w:color="auto"/>
            </w:tcBorders>
            <w:shd w:val="clear" w:color="auto" w:fill="auto"/>
            <w:vAlign w:val="center"/>
            <w:hideMark/>
            <w:tcPrChange w:id="45529"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0D66FA34" w14:textId="77777777" w:rsidR="005B29C2" w:rsidRPr="003C02FF" w:rsidRDefault="005B29C2">
            <w:pPr>
              <w:widowControl w:val="0"/>
              <w:spacing w:before="120" w:after="120"/>
              <w:jc w:val="both"/>
              <w:rPr>
                <w:i/>
                <w:iCs/>
                <w:color w:val="000000"/>
                <w:sz w:val="22"/>
                <w:szCs w:val="22"/>
                <w:rPrChange w:id="45530" w:author="James Vu" w:date="2024-04-19T00:27:00Z">
                  <w:rPr>
                    <w:i/>
                    <w:iCs/>
                    <w:color w:val="000000"/>
                  </w:rPr>
                </w:rPrChange>
              </w:rPr>
              <w:pPrChange w:id="45531" w:author="James Vu" w:date="2024-04-18T22:33:00Z">
                <w:pPr>
                  <w:widowControl w:val="0"/>
                  <w:spacing w:before="120" w:after="120"/>
                  <w:jc w:val="center"/>
                </w:pPr>
              </w:pPrChange>
            </w:pPr>
            <w:r w:rsidRPr="003C02FF">
              <w:rPr>
                <w:i/>
                <w:iCs/>
                <w:color w:val="000000"/>
                <w:sz w:val="22"/>
                <w:szCs w:val="22"/>
                <w:rPrChange w:id="45532" w:author="James Vu" w:date="2024-04-19T00:27:00Z">
                  <w:rPr>
                    <w:i/>
                    <w:iCs/>
                    <w:color w:val="000000"/>
                  </w:rPr>
                </w:rPrChange>
              </w:rPr>
              <w:t>H</w:t>
            </w:r>
            <w:r w:rsidRPr="003C02FF">
              <w:rPr>
                <w:i/>
                <w:iCs/>
                <w:color w:val="000000"/>
                <w:sz w:val="22"/>
                <w:szCs w:val="22"/>
                <w:vertAlign w:val="subscript"/>
                <w:rPrChange w:id="45533" w:author="James Vu" w:date="2024-04-19T00:27:00Z">
                  <w:rPr>
                    <w:i/>
                    <w:iCs/>
                    <w:color w:val="000000"/>
                    <w:vertAlign w:val="subscript"/>
                  </w:rPr>
                </w:rPrChange>
              </w:rPr>
              <w:t>ĐC</w:t>
            </w:r>
          </w:p>
        </w:tc>
        <w:tc>
          <w:tcPr>
            <w:tcW w:w="407" w:type="pct"/>
            <w:tcBorders>
              <w:top w:val="nil"/>
              <w:left w:val="nil"/>
              <w:bottom w:val="single" w:sz="4" w:space="0" w:color="auto"/>
              <w:right w:val="single" w:sz="4" w:space="0" w:color="auto"/>
            </w:tcBorders>
            <w:shd w:val="clear" w:color="auto" w:fill="auto"/>
            <w:vAlign w:val="center"/>
            <w:hideMark/>
            <w:tcPrChange w:id="45534"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42994F9E" w14:textId="77777777" w:rsidR="005B29C2" w:rsidRPr="003C02FF" w:rsidRDefault="005B29C2">
            <w:pPr>
              <w:widowControl w:val="0"/>
              <w:spacing w:before="120" w:after="120"/>
              <w:jc w:val="both"/>
              <w:rPr>
                <w:i/>
                <w:iCs/>
                <w:color w:val="000000"/>
                <w:sz w:val="22"/>
                <w:szCs w:val="22"/>
                <w:rPrChange w:id="45535" w:author="James Vu" w:date="2024-04-19T00:27:00Z">
                  <w:rPr>
                    <w:i/>
                    <w:iCs/>
                    <w:color w:val="000000"/>
                  </w:rPr>
                </w:rPrChange>
              </w:rPr>
              <w:pPrChange w:id="45536" w:author="James Vu" w:date="2024-04-18T22:33:00Z">
                <w:pPr>
                  <w:widowControl w:val="0"/>
                  <w:spacing w:before="120" w:after="120"/>
                  <w:jc w:val="center"/>
                </w:pPr>
              </w:pPrChange>
            </w:pPr>
            <w:r w:rsidRPr="003C02FF">
              <w:rPr>
                <w:i/>
                <w:iCs/>
                <w:color w:val="000000"/>
                <w:sz w:val="22"/>
                <w:szCs w:val="22"/>
                <w:rPrChange w:id="45537" w:author="James Vu" w:date="2024-04-19T00:27:00Z">
                  <w:rPr>
                    <w:i/>
                    <w:iCs/>
                    <w:color w:val="000000"/>
                  </w:rPr>
                </w:rPrChange>
              </w:rPr>
              <w:t>0,9</w:t>
            </w:r>
          </w:p>
        </w:tc>
        <w:tc>
          <w:tcPr>
            <w:tcW w:w="407" w:type="pct"/>
            <w:tcBorders>
              <w:top w:val="nil"/>
              <w:left w:val="nil"/>
              <w:bottom w:val="single" w:sz="4" w:space="0" w:color="auto"/>
              <w:right w:val="single" w:sz="4" w:space="0" w:color="auto"/>
            </w:tcBorders>
            <w:shd w:val="clear" w:color="auto" w:fill="auto"/>
            <w:vAlign w:val="center"/>
            <w:hideMark/>
            <w:tcPrChange w:id="45538"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0E90391E" w14:textId="77777777" w:rsidR="005B29C2" w:rsidRPr="003C02FF" w:rsidRDefault="005B29C2">
            <w:pPr>
              <w:widowControl w:val="0"/>
              <w:spacing w:before="120" w:after="120"/>
              <w:jc w:val="both"/>
              <w:rPr>
                <w:i/>
                <w:iCs/>
                <w:color w:val="000000"/>
                <w:sz w:val="22"/>
                <w:szCs w:val="22"/>
                <w:rPrChange w:id="45539" w:author="James Vu" w:date="2024-04-19T00:27:00Z">
                  <w:rPr>
                    <w:i/>
                    <w:iCs/>
                    <w:color w:val="000000"/>
                  </w:rPr>
                </w:rPrChange>
              </w:rPr>
              <w:pPrChange w:id="45540" w:author="James Vu" w:date="2024-04-18T22:33:00Z">
                <w:pPr>
                  <w:widowControl w:val="0"/>
                  <w:spacing w:before="120" w:after="120"/>
                  <w:jc w:val="center"/>
                </w:pPr>
              </w:pPrChange>
            </w:pPr>
            <w:r w:rsidRPr="003C02FF">
              <w:rPr>
                <w:i/>
                <w:iCs/>
                <w:color w:val="000000"/>
                <w:sz w:val="22"/>
                <w:szCs w:val="22"/>
                <w:rPrChange w:id="45541" w:author="James Vu" w:date="2024-04-19T00:27:00Z">
                  <w:rPr>
                    <w:i/>
                    <w:iCs/>
                    <w:color w:val="000000"/>
                  </w:rPr>
                </w:rPrChange>
              </w:rPr>
              <w:t>0,9</w:t>
            </w:r>
          </w:p>
        </w:tc>
        <w:tc>
          <w:tcPr>
            <w:tcW w:w="407" w:type="pct"/>
            <w:tcBorders>
              <w:top w:val="nil"/>
              <w:left w:val="nil"/>
              <w:bottom w:val="single" w:sz="4" w:space="0" w:color="auto"/>
              <w:right w:val="single" w:sz="4" w:space="0" w:color="auto"/>
            </w:tcBorders>
            <w:shd w:val="clear" w:color="auto" w:fill="auto"/>
            <w:vAlign w:val="center"/>
            <w:hideMark/>
            <w:tcPrChange w:id="45542"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4DEBE9C5" w14:textId="77777777" w:rsidR="005B29C2" w:rsidRPr="003C02FF" w:rsidRDefault="005B29C2">
            <w:pPr>
              <w:widowControl w:val="0"/>
              <w:spacing w:before="120" w:after="120"/>
              <w:jc w:val="both"/>
              <w:rPr>
                <w:i/>
                <w:iCs/>
                <w:color w:val="000000"/>
                <w:sz w:val="22"/>
                <w:szCs w:val="22"/>
                <w:rPrChange w:id="45543" w:author="James Vu" w:date="2024-04-19T00:27:00Z">
                  <w:rPr>
                    <w:i/>
                    <w:iCs/>
                    <w:color w:val="000000"/>
                  </w:rPr>
                </w:rPrChange>
              </w:rPr>
              <w:pPrChange w:id="45544" w:author="James Vu" w:date="2024-04-18T22:33:00Z">
                <w:pPr>
                  <w:widowControl w:val="0"/>
                  <w:spacing w:before="120" w:after="120"/>
                  <w:jc w:val="center"/>
                </w:pPr>
              </w:pPrChange>
            </w:pPr>
            <w:r w:rsidRPr="003C02FF">
              <w:rPr>
                <w:i/>
                <w:iCs/>
                <w:color w:val="000000"/>
                <w:sz w:val="22"/>
                <w:szCs w:val="22"/>
                <w:rPrChange w:id="45545" w:author="James Vu" w:date="2024-04-19T00:27:00Z">
                  <w:rPr>
                    <w:i/>
                    <w:iCs/>
                    <w:color w:val="000000"/>
                  </w:rPr>
                </w:rPrChange>
              </w:rPr>
              <w:t>0,9</w:t>
            </w:r>
          </w:p>
        </w:tc>
        <w:tc>
          <w:tcPr>
            <w:tcW w:w="407" w:type="pct"/>
            <w:tcBorders>
              <w:top w:val="nil"/>
              <w:left w:val="nil"/>
              <w:bottom w:val="single" w:sz="4" w:space="0" w:color="auto"/>
              <w:right w:val="single" w:sz="4" w:space="0" w:color="auto"/>
            </w:tcBorders>
            <w:shd w:val="clear" w:color="auto" w:fill="auto"/>
            <w:vAlign w:val="center"/>
            <w:hideMark/>
            <w:tcPrChange w:id="45546"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6E741B68" w14:textId="77777777" w:rsidR="005B29C2" w:rsidRPr="003C02FF" w:rsidRDefault="005B29C2">
            <w:pPr>
              <w:widowControl w:val="0"/>
              <w:spacing w:before="120" w:after="120"/>
              <w:jc w:val="both"/>
              <w:rPr>
                <w:i/>
                <w:iCs/>
                <w:color w:val="000000"/>
                <w:sz w:val="22"/>
                <w:szCs w:val="22"/>
                <w:rPrChange w:id="45547" w:author="James Vu" w:date="2024-04-19T00:27:00Z">
                  <w:rPr>
                    <w:i/>
                    <w:iCs/>
                    <w:color w:val="000000"/>
                  </w:rPr>
                </w:rPrChange>
              </w:rPr>
              <w:pPrChange w:id="45548" w:author="James Vu" w:date="2024-04-18T22:33:00Z">
                <w:pPr>
                  <w:widowControl w:val="0"/>
                  <w:spacing w:before="120" w:after="120"/>
                  <w:jc w:val="center"/>
                </w:pPr>
              </w:pPrChange>
            </w:pPr>
            <w:r w:rsidRPr="003C02FF">
              <w:rPr>
                <w:i/>
                <w:iCs/>
                <w:color w:val="000000"/>
                <w:sz w:val="22"/>
                <w:szCs w:val="22"/>
                <w:rPrChange w:id="45549" w:author="James Vu" w:date="2024-04-19T00:27:00Z">
                  <w:rPr>
                    <w:i/>
                    <w:iCs/>
                    <w:color w:val="000000"/>
                  </w:rPr>
                </w:rPrChange>
              </w:rPr>
              <w:t>0,9</w:t>
            </w:r>
          </w:p>
        </w:tc>
        <w:tc>
          <w:tcPr>
            <w:tcW w:w="448" w:type="pct"/>
            <w:tcBorders>
              <w:top w:val="nil"/>
              <w:left w:val="nil"/>
              <w:bottom w:val="single" w:sz="4" w:space="0" w:color="auto"/>
              <w:right w:val="single" w:sz="4" w:space="0" w:color="auto"/>
            </w:tcBorders>
            <w:shd w:val="clear" w:color="auto" w:fill="auto"/>
            <w:vAlign w:val="center"/>
            <w:hideMark/>
            <w:tcPrChange w:id="45550"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774C53BF" w14:textId="77777777" w:rsidR="005B29C2" w:rsidRPr="003C02FF" w:rsidRDefault="005B29C2">
            <w:pPr>
              <w:widowControl w:val="0"/>
              <w:spacing w:before="120" w:after="120"/>
              <w:jc w:val="both"/>
              <w:rPr>
                <w:i/>
                <w:iCs/>
                <w:color w:val="000000"/>
                <w:sz w:val="22"/>
                <w:szCs w:val="22"/>
                <w:rPrChange w:id="45551" w:author="James Vu" w:date="2024-04-19T00:27:00Z">
                  <w:rPr>
                    <w:i/>
                    <w:iCs/>
                    <w:color w:val="000000"/>
                  </w:rPr>
                </w:rPrChange>
              </w:rPr>
              <w:pPrChange w:id="45552" w:author="James Vu" w:date="2024-04-18T22:33:00Z">
                <w:pPr>
                  <w:widowControl w:val="0"/>
                  <w:spacing w:before="120" w:after="120"/>
                  <w:jc w:val="center"/>
                </w:pPr>
              </w:pPrChange>
            </w:pPr>
            <w:r w:rsidRPr="003C02FF">
              <w:rPr>
                <w:i/>
                <w:iCs/>
                <w:color w:val="000000"/>
                <w:sz w:val="22"/>
                <w:szCs w:val="22"/>
                <w:rPrChange w:id="45553" w:author="James Vu" w:date="2024-04-19T00:27:00Z">
                  <w:rPr>
                    <w:i/>
                    <w:iCs/>
                    <w:color w:val="000000"/>
                  </w:rPr>
                </w:rPrChange>
              </w:rPr>
              <w:t>0,9</w:t>
            </w:r>
          </w:p>
        </w:tc>
        <w:tc>
          <w:tcPr>
            <w:tcW w:w="448" w:type="pct"/>
            <w:tcBorders>
              <w:top w:val="nil"/>
              <w:left w:val="nil"/>
              <w:bottom w:val="single" w:sz="4" w:space="0" w:color="auto"/>
              <w:right w:val="single" w:sz="4" w:space="0" w:color="auto"/>
            </w:tcBorders>
            <w:shd w:val="clear" w:color="auto" w:fill="auto"/>
            <w:vAlign w:val="center"/>
            <w:hideMark/>
            <w:tcPrChange w:id="45554"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4635C70A" w14:textId="77777777" w:rsidR="005B29C2" w:rsidRPr="003C02FF" w:rsidRDefault="005B29C2">
            <w:pPr>
              <w:widowControl w:val="0"/>
              <w:spacing w:before="120" w:after="120"/>
              <w:jc w:val="both"/>
              <w:rPr>
                <w:i/>
                <w:iCs/>
                <w:color w:val="000000"/>
                <w:sz w:val="22"/>
                <w:szCs w:val="22"/>
                <w:rPrChange w:id="45555" w:author="James Vu" w:date="2024-04-19T00:27:00Z">
                  <w:rPr>
                    <w:i/>
                    <w:iCs/>
                    <w:color w:val="000000"/>
                  </w:rPr>
                </w:rPrChange>
              </w:rPr>
              <w:pPrChange w:id="45556" w:author="James Vu" w:date="2024-04-18T22:33:00Z">
                <w:pPr>
                  <w:widowControl w:val="0"/>
                  <w:spacing w:before="120" w:after="120"/>
                  <w:jc w:val="center"/>
                </w:pPr>
              </w:pPrChange>
            </w:pPr>
            <w:r w:rsidRPr="003C02FF">
              <w:rPr>
                <w:i/>
                <w:iCs/>
                <w:color w:val="000000"/>
                <w:sz w:val="22"/>
                <w:szCs w:val="22"/>
                <w:rPrChange w:id="45557" w:author="James Vu" w:date="2024-04-19T00:27:00Z">
                  <w:rPr>
                    <w:i/>
                    <w:iCs/>
                    <w:color w:val="000000"/>
                  </w:rPr>
                </w:rPrChange>
              </w:rPr>
              <w:t>0,9</w:t>
            </w:r>
          </w:p>
        </w:tc>
        <w:tc>
          <w:tcPr>
            <w:tcW w:w="448" w:type="pct"/>
            <w:tcBorders>
              <w:top w:val="nil"/>
              <w:left w:val="nil"/>
              <w:bottom w:val="single" w:sz="4" w:space="0" w:color="auto"/>
              <w:right w:val="single" w:sz="4" w:space="0" w:color="auto"/>
            </w:tcBorders>
            <w:shd w:val="clear" w:color="auto" w:fill="auto"/>
            <w:vAlign w:val="center"/>
            <w:hideMark/>
            <w:tcPrChange w:id="45558"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18219FD4" w14:textId="77777777" w:rsidR="005B29C2" w:rsidRPr="003C02FF" w:rsidRDefault="005B29C2">
            <w:pPr>
              <w:widowControl w:val="0"/>
              <w:spacing w:before="120" w:after="120"/>
              <w:jc w:val="both"/>
              <w:rPr>
                <w:i/>
                <w:iCs/>
                <w:color w:val="000000"/>
                <w:sz w:val="22"/>
                <w:szCs w:val="22"/>
                <w:rPrChange w:id="45559" w:author="James Vu" w:date="2024-04-19T00:27:00Z">
                  <w:rPr>
                    <w:i/>
                    <w:iCs/>
                    <w:color w:val="000000"/>
                  </w:rPr>
                </w:rPrChange>
              </w:rPr>
              <w:pPrChange w:id="45560" w:author="James Vu" w:date="2024-04-18T22:33:00Z">
                <w:pPr>
                  <w:widowControl w:val="0"/>
                  <w:spacing w:before="120" w:after="120"/>
                  <w:jc w:val="center"/>
                </w:pPr>
              </w:pPrChange>
            </w:pPr>
            <w:r w:rsidRPr="003C02FF">
              <w:rPr>
                <w:i/>
                <w:iCs/>
                <w:color w:val="000000"/>
                <w:sz w:val="22"/>
                <w:szCs w:val="22"/>
                <w:rPrChange w:id="45561" w:author="James Vu" w:date="2024-04-19T00:27:00Z">
                  <w:rPr>
                    <w:i/>
                    <w:iCs/>
                    <w:color w:val="000000"/>
                  </w:rPr>
                </w:rPrChange>
              </w:rPr>
              <w:t>0,9</w:t>
            </w:r>
          </w:p>
        </w:tc>
        <w:tc>
          <w:tcPr>
            <w:tcW w:w="704" w:type="pct"/>
            <w:tcBorders>
              <w:top w:val="nil"/>
              <w:left w:val="nil"/>
              <w:bottom w:val="single" w:sz="4" w:space="0" w:color="auto"/>
              <w:right w:val="single" w:sz="4" w:space="0" w:color="auto"/>
            </w:tcBorders>
            <w:shd w:val="clear" w:color="auto" w:fill="auto"/>
            <w:vAlign w:val="center"/>
            <w:hideMark/>
            <w:tcPrChange w:id="45562"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5CFD4FA5" w14:textId="77777777" w:rsidR="005B29C2" w:rsidRPr="003C02FF" w:rsidRDefault="005B29C2">
            <w:pPr>
              <w:widowControl w:val="0"/>
              <w:spacing w:before="120" w:after="120"/>
              <w:jc w:val="both"/>
              <w:rPr>
                <w:i/>
                <w:iCs/>
                <w:color w:val="000000"/>
                <w:sz w:val="22"/>
                <w:szCs w:val="22"/>
                <w:rPrChange w:id="45563" w:author="James Vu" w:date="2024-04-19T00:27:00Z">
                  <w:rPr>
                    <w:i/>
                    <w:iCs/>
                    <w:color w:val="000000"/>
                  </w:rPr>
                </w:rPrChange>
              </w:rPr>
              <w:pPrChange w:id="45564" w:author="James Vu" w:date="2024-04-18T22:33:00Z">
                <w:pPr>
                  <w:widowControl w:val="0"/>
                  <w:spacing w:before="120" w:after="120"/>
                </w:pPr>
              </w:pPrChange>
            </w:pPr>
            <w:r w:rsidRPr="003C02FF">
              <w:rPr>
                <w:i/>
                <w:iCs/>
                <w:color w:val="000000"/>
                <w:sz w:val="22"/>
                <w:szCs w:val="22"/>
                <w:rPrChange w:id="45565" w:author="James Vu" w:date="2024-04-19T00:27:00Z">
                  <w:rPr>
                    <w:i/>
                    <w:iCs/>
                    <w:color w:val="000000"/>
                  </w:rPr>
                </w:rPrChange>
              </w:rPr>
              <w:t>Quyết định số 129/QĐ-BTTTT ngày 3/2/2021 của Bộ TTTT</w:t>
            </w:r>
          </w:p>
        </w:tc>
      </w:tr>
      <w:tr w:rsidR="005B29C2" w:rsidRPr="003C02FF" w14:paraId="4CCF6C3E" w14:textId="77777777" w:rsidTr="003C02FF">
        <w:trPr>
          <w:trHeight w:val="1665"/>
          <w:trPrChange w:id="45566" w:author="James Vu" w:date="2024-04-19T00:27:00Z">
            <w:trPr>
              <w:trHeight w:val="1665"/>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567"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06938D65" w14:textId="77777777" w:rsidR="005B29C2" w:rsidRPr="003C02FF" w:rsidRDefault="005B29C2">
            <w:pPr>
              <w:widowControl w:val="0"/>
              <w:spacing w:before="120" w:after="120"/>
              <w:jc w:val="both"/>
              <w:rPr>
                <w:i/>
                <w:iCs/>
                <w:color w:val="000000"/>
                <w:sz w:val="22"/>
                <w:szCs w:val="22"/>
                <w:rPrChange w:id="45568" w:author="James Vu" w:date="2024-04-19T00:27:00Z">
                  <w:rPr>
                    <w:i/>
                    <w:iCs/>
                    <w:color w:val="000000"/>
                  </w:rPr>
                </w:rPrChange>
              </w:rPr>
              <w:pPrChange w:id="45569" w:author="James Vu" w:date="2024-04-18T22:33:00Z">
                <w:pPr>
                  <w:widowControl w:val="0"/>
                  <w:spacing w:before="120" w:after="120"/>
                  <w:jc w:val="center"/>
                </w:pPr>
              </w:pPrChange>
            </w:pPr>
            <w:r w:rsidRPr="003C02FF">
              <w:rPr>
                <w:i/>
                <w:iCs/>
                <w:color w:val="000000"/>
                <w:sz w:val="22"/>
                <w:szCs w:val="22"/>
                <w:rPrChange w:id="45570" w:author="James Vu" w:date="2024-04-19T00:27:00Z">
                  <w:rPr>
                    <w:i/>
                    <w:iCs/>
                    <w:color w:val="000000"/>
                  </w:rPr>
                </w:rPrChange>
              </w:rPr>
              <w:t> </w:t>
            </w:r>
          </w:p>
        </w:tc>
        <w:tc>
          <w:tcPr>
            <w:tcW w:w="604" w:type="pct"/>
            <w:tcBorders>
              <w:top w:val="nil"/>
              <w:left w:val="nil"/>
              <w:bottom w:val="single" w:sz="4" w:space="0" w:color="auto"/>
              <w:right w:val="single" w:sz="4" w:space="0" w:color="auto"/>
            </w:tcBorders>
            <w:shd w:val="clear" w:color="auto" w:fill="auto"/>
            <w:vAlign w:val="center"/>
            <w:hideMark/>
            <w:tcPrChange w:id="45571"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65A41BC1" w14:textId="77777777" w:rsidR="005B29C2" w:rsidRPr="003C02FF" w:rsidRDefault="005B29C2">
            <w:pPr>
              <w:widowControl w:val="0"/>
              <w:spacing w:before="120" w:after="120"/>
              <w:jc w:val="both"/>
              <w:rPr>
                <w:i/>
                <w:iCs/>
                <w:color w:val="000000"/>
                <w:sz w:val="22"/>
                <w:szCs w:val="22"/>
                <w:rPrChange w:id="45572" w:author="James Vu" w:date="2024-04-19T00:27:00Z">
                  <w:rPr>
                    <w:i/>
                    <w:iCs/>
                    <w:color w:val="000000"/>
                  </w:rPr>
                </w:rPrChange>
              </w:rPr>
              <w:pPrChange w:id="45573" w:author="James Vu" w:date="2024-04-18T22:33:00Z">
                <w:pPr>
                  <w:widowControl w:val="0"/>
                  <w:spacing w:before="120" w:after="120"/>
                </w:pPr>
              </w:pPrChange>
            </w:pPr>
            <w:r w:rsidRPr="003C02FF">
              <w:rPr>
                <w:i/>
                <w:iCs/>
                <w:color w:val="000000"/>
                <w:sz w:val="22"/>
                <w:szCs w:val="22"/>
                <w:rPrChange w:id="45574" w:author="James Vu" w:date="2024-04-19T00:27:00Z">
                  <w:rPr>
                    <w:i/>
                    <w:iCs/>
                    <w:color w:val="000000"/>
                  </w:rPr>
                </w:rPrChange>
              </w:rPr>
              <w:t>Tỷ lệ bảo hiểm xã hội, bảo hiểm y tế, bảo hiểm thất nghiệp, tai nạn lao động, bệnh nghề nghiệp; công đoàn phí</w:t>
            </w:r>
          </w:p>
        </w:tc>
        <w:tc>
          <w:tcPr>
            <w:tcW w:w="534" w:type="pct"/>
            <w:tcBorders>
              <w:top w:val="nil"/>
              <w:left w:val="nil"/>
              <w:bottom w:val="single" w:sz="4" w:space="0" w:color="auto"/>
              <w:right w:val="single" w:sz="4" w:space="0" w:color="auto"/>
            </w:tcBorders>
            <w:shd w:val="clear" w:color="auto" w:fill="auto"/>
            <w:vAlign w:val="center"/>
            <w:hideMark/>
            <w:tcPrChange w:id="45575"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63C9A090" w14:textId="77777777" w:rsidR="005B29C2" w:rsidRPr="003C02FF" w:rsidRDefault="005B29C2">
            <w:pPr>
              <w:widowControl w:val="0"/>
              <w:spacing w:before="120" w:after="120"/>
              <w:jc w:val="both"/>
              <w:rPr>
                <w:i/>
                <w:iCs/>
                <w:color w:val="000000"/>
                <w:sz w:val="22"/>
                <w:szCs w:val="22"/>
                <w:rPrChange w:id="45576" w:author="James Vu" w:date="2024-04-19T00:27:00Z">
                  <w:rPr>
                    <w:i/>
                    <w:iCs/>
                    <w:color w:val="000000"/>
                  </w:rPr>
                </w:rPrChange>
              </w:rPr>
              <w:pPrChange w:id="45577" w:author="James Vu" w:date="2024-04-18T22:33:00Z">
                <w:pPr>
                  <w:widowControl w:val="0"/>
                  <w:spacing w:before="120" w:after="120"/>
                  <w:jc w:val="center"/>
                </w:pPr>
              </w:pPrChange>
            </w:pPr>
            <w:r w:rsidRPr="003C02FF">
              <w:rPr>
                <w:i/>
                <w:iCs/>
                <w:color w:val="000000"/>
                <w:sz w:val="22"/>
                <w:szCs w:val="22"/>
                <w:rPrChange w:id="45578" w:author="James Vu" w:date="2024-04-19T00:27:00Z">
                  <w:rPr>
                    <w:i/>
                    <w:iCs/>
                    <w:color w:val="000000"/>
                  </w:rPr>
                </w:rPrChange>
              </w:rPr>
              <w:t>%BH</w:t>
            </w:r>
            <w:r w:rsidRPr="003C02FF">
              <w:rPr>
                <w:i/>
                <w:iCs/>
                <w:color w:val="000000"/>
                <w:sz w:val="22"/>
                <w:szCs w:val="22"/>
                <w:vertAlign w:val="subscript"/>
                <w:rPrChange w:id="45579" w:author="James Vu" w:date="2024-04-19T00:27:00Z">
                  <w:rPr>
                    <w:i/>
                    <w:iCs/>
                    <w:color w:val="000000"/>
                    <w:vertAlign w:val="subscript"/>
                  </w:rPr>
                </w:rPrChange>
              </w:rPr>
              <w:t>LĐ</w:t>
            </w:r>
          </w:p>
        </w:tc>
        <w:tc>
          <w:tcPr>
            <w:tcW w:w="407" w:type="pct"/>
            <w:tcBorders>
              <w:top w:val="nil"/>
              <w:left w:val="nil"/>
              <w:bottom w:val="single" w:sz="4" w:space="0" w:color="auto"/>
              <w:right w:val="single" w:sz="4" w:space="0" w:color="auto"/>
            </w:tcBorders>
            <w:shd w:val="clear" w:color="auto" w:fill="auto"/>
            <w:vAlign w:val="center"/>
            <w:hideMark/>
            <w:tcPrChange w:id="45580"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4921B244" w14:textId="77777777" w:rsidR="005B29C2" w:rsidRPr="003C02FF" w:rsidRDefault="005B29C2">
            <w:pPr>
              <w:widowControl w:val="0"/>
              <w:spacing w:before="120" w:after="120"/>
              <w:jc w:val="both"/>
              <w:rPr>
                <w:i/>
                <w:iCs/>
                <w:color w:val="000000"/>
                <w:sz w:val="22"/>
                <w:szCs w:val="22"/>
                <w:rPrChange w:id="45581" w:author="James Vu" w:date="2024-04-19T00:27:00Z">
                  <w:rPr>
                    <w:i/>
                    <w:iCs/>
                    <w:color w:val="000000"/>
                  </w:rPr>
                </w:rPrChange>
              </w:rPr>
              <w:pPrChange w:id="45582" w:author="James Vu" w:date="2024-04-18T22:33:00Z">
                <w:pPr>
                  <w:widowControl w:val="0"/>
                  <w:spacing w:before="120" w:after="120"/>
                  <w:jc w:val="center"/>
                </w:pPr>
              </w:pPrChange>
            </w:pPr>
            <w:r w:rsidRPr="003C02FF">
              <w:rPr>
                <w:i/>
                <w:iCs/>
                <w:color w:val="000000"/>
                <w:sz w:val="22"/>
                <w:szCs w:val="22"/>
                <w:rPrChange w:id="45583" w:author="James Vu" w:date="2024-04-19T00:27:00Z">
                  <w:rPr>
                    <w:i/>
                    <w:iCs/>
                    <w:color w:val="000000"/>
                  </w:rPr>
                </w:rPrChange>
              </w:rPr>
              <w:t>23,5%</w:t>
            </w:r>
          </w:p>
        </w:tc>
        <w:tc>
          <w:tcPr>
            <w:tcW w:w="407" w:type="pct"/>
            <w:tcBorders>
              <w:top w:val="nil"/>
              <w:left w:val="nil"/>
              <w:bottom w:val="single" w:sz="4" w:space="0" w:color="auto"/>
              <w:right w:val="single" w:sz="4" w:space="0" w:color="auto"/>
            </w:tcBorders>
            <w:shd w:val="clear" w:color="auto" w:fill="auto"/>
            <w:vAlign w:val="center"/>
            <w:hideMark/>
            <w:tcPrChange w:id="45584"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2CC0C182" w14:textId="77777777" w:rsidR="005B29C2" w:rsidRPr="003C02FF" w:rsidRDefault="005B29C2">
            <w:pPr>
              <w:widowControl w:val="0"/>
              <w:spacing w:before="120" w:after="120"/>
              <w:jc w:val="both"/>
              <w:rPr>
                <w:i/>
                <w:iCs/>
                <w:color w:val="000000"/>
                <w:sz w:val="22"/>
                <w:szCs w:val="22"/>
                <w:rPrChange w:id="45585" w:author="James Vu" w:date="2024-04-19T00:27:00Z">
                  <w:rPr>
                    <w:i/>
                    <w:iCs/>
                    <w:color w:val="000000"/>
                  </w:rPr>
                </w:rPrChange>
              </w:rPr>
              <w:pPrChange w:id="45586" w:author="James Vu" w:date="2024-04-18T22:33:00Z">
                <w:pPr>
                  <w:widowControl w:val="0"/>
                  <w:spacing w:before="120" w:after="120"/>
                  <w:jc w:val="center"/>
                </w:pPr>
              </w:pPrChange>
            </w:pPr>
            <w:r w:rsidRPr="003C02FF">
              <w:rPr>
                <w:i/>
                <w:iCs/>
                <w:color w:val="000000"/>
                <w:sz w:val="22"/>
                <w:szCs w:val="22"/>
                <w:rPrChange w:id="45587" w:author="James Vu" w:date="2024-04-19T00:27:00Z">
                  <w:rPr>
                    <w:i/>
                    <w:iCs/>
                    <w:color w:val="000000"/>
                  </w:rPr>
                </w:rPrChange>
              </w:rPr>
              <w:t>23,5%</w:t>
            </w:r>
          </w:p>
        </w:tc>
        <w:tc>
          <w:tcPr>
            <w:tcW w:w="407" w:type="pct"/>
            <w:tcBorders>
              <w:top w:val="nil"/>
              <w:left w:val="nil"/>
              <w:bottom w:val="single" w:sz="4" w:space="0" w:color="auto"/>
              <w:right w:val="single" w:sz="4" w:space="0" w:color="auto"/>
            </w:tcBorders>
            <w:shd w:val="clear" w:color="auto" w:fill="auto"/>
            <w:vAlign w:val="center"/>
            <w:hideMark/>
            <w:tcPrChange w:id="45588"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79CC53CB" w14:textId="77777777" w:rsidR="005B29C2" w:rsidRPr="003C02FF" w:rsidRDefault="005B29C2">
            <w:pPr>
              <w:widowControl w:val="0"/>
              <w:spacing w:before="120" w:after="120"/>
              <w:jc w:val="both"/>
              <w:rPr>
                <w:i/>
                <w:iCs/>
                <w:color w:val="000000"/>
                <w:sz w:val="22"/>
                <w:szCs w:val="22"/>
                <w:rPrChange w:id="45589" w:author="James Vu" w:date="2024-04-19T00:27:00Z">
                  <w:rPr>
                    <w:i/>
                    <w:iCs/>
                    <w:color w:val="000000"/>
                  </w:rPr>
                </w:rPrChange>
              </w:rPr>
              <w:pPrChange w:id="45590" w:author="James Vu" w:date="2024-04-18T22:33:00Z">
                <w:pPr>
                  <w:widowControl w:val="0"/>
                  <w:spacing w:before="120" w:after="120"/>
                  <w:jc w:val="center"/>
                </w:pPr>
              </w:pPrChange>
            </w:pPr>
            <w:r w:rsidRPr="003C02FF">
              <w:rPr>
                <w:i/>
                <w:iCs/>
                <w:color w:val="000000"/>
                <w:sz w:val="22"/>
                <w:szCs w:val="22"/>
                <w:rPrChange w:id="45591" w:author="James Vu" w:date="2024-04-19T00:27:00Z">
                  <w:rPr>
                    <w:i/>
                    <w:iCs/>
                    <w:color w:val="000000"/>
                  </w:rPr>
                </w:rPrChange>
              </w:rPr>
              <w:t>23,5%</w:t>
            </w:r>
          </w:p>
        </w:tc>
        <w:tc>
          <w:tcPr>
            <w:tcW w:w="407" w:type="pct"/>
            <w:tcBorders>
              <w:top w:val="nil"/>
              <w:left w:val="nil"/>
              <w:bottom w:val="single" w:sz="4" w:space="0" w:color="auto"/>
              <w:right w:val="single" w:sz="4" w:space="0" w:color="auto"/>
            </w:tcBorders>
            <w:shd w:val="clear" w:color="auto" w:fill="auto"/>
            <w:vAlign w:val="center"/>
            <w:hideMark/>
            <w:tcPrChange w:id="45592"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2EB77C19" w14:textId="77777777" w:rsidR="005B29C2" w:rsidRPr="003C02FF" w:rsidRDefault="005B29C2">
            <w:pPr>
              <w:widowControl w:val="0"/>
              <w:spacing w:before="120" w:after="120"/>
              <w:jc w:val="both"/>
              <w:rPr>
                <w:i/>
                <w:iCs/>
                <w:color w:val="000000"/>
                <w:sz w:val="22"/>
                <w:szCs w:val="22"/>
                <w:rPrChange w:id="45593" w:author="James Vu" w:date="2024-04-19T00:27:00Z">
                  <w:rPr>
                    <w:i/>
                    <w:iCs/>
                    <w:color w:val="000000"/>
                  </w:rPr>
                </w:rPrChange>
              </w:rPr>
              <w:pPrChange w:id="45594" w:author="James Vu" w:date="2024-04-18T22:33:00Z">
                <w:pPr>
                  <w:widowControl w:val="0"/>
                  <w:spacing w:before="120" w:after="120"/>
                  <w:jc w:val="center"/>
                </w:pPr>
              </w:pPrChange>
            </w:pPr>
            <w:r w:rsidRPr="003C02FF">
              <w:rPr>
                <w:i/>
                <w:iCs/>
                <w:color w:val="000000"/>
                <w:sz w:val="22"/>
                <w:szCs w:val="22"/>
                <w:rPrChange w:id="45595" w:author="James Vu" w:date="2024-04-19T00:27:00Z">
                  <w:rPr>
                    <w:i/>
                    <w:iCs/>
                    <w:color w:val="000000"/>
                  </w:rPr>
                </w:rPrChange>
              </w:rPr>
              <w:t>23,5%</w:t>
            </w:r>
          </w:p>
        </w:tc>
        <w:tc>
          <w:tcPr>
            <w:tcW w:w="448" w:type="pct"/>
            <w:tcBorders>
              <w:top w:val="nil"/>
              <w:left w:val="nil"/>
              <w:bottom w:val="single" w:sz="4" w:space="0" w:color="auto"/>
              <w:right w:val="single" w:sz="4" w:space="0" w:color="auto"/>
            </w:tcBorders>
            <w:shd w:val="clear" w:color="auto" w:fill="auto"/>
            <w:vAlign w:val="center"/>
            <w:hideMark/>
            <w:tcPrChange w:id="45596"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50208D8B" w14:textId="77777777" w:rsidR="005B29C2" w:rsidRPr="003C02FF" w:rsidRDefault="005B29C2">
            <w:pPr>
              <w:widowControl w:val="0"/>
              <w:spacing w:before="120" w:after="120"/>
              <w:jc w:val="both"/>
              <w:rPr>
                <w:i/>
                <w:iCs/>
                <w:color w:val="000000"/>
                <w:sz w:val="22"/>
                <w:szCs w:val="22"/>
                <w:rPrChange w:id="45597" w:author="James Vu" w:date="2024-04-19T00:27:00Z">
                  <w:rPr>
                    <w:i/>
                    <w:iCs/>
                    <w:color w:val="000000"/>
                  </w:rPr>
                </w:rPrChange>
              </w:rPr>
              <w:pPrChange w:id="45598" w:author="James Vu" w:date="2024-04-18T22:33:00Z">
                <w:pPr>
                  <w:widowControl w:val="0"/>
                  <w:spacing w:before="120" w:after="120"/>
                  <w:jc w:val="center"/>
                </w:pPr>
              </w:pPrChange>
            </w:pPr>
            <w:r w:rsidRPr="003C02FF">
              <w:rPr>
                <w:i/>
                <w:iCs/>
                <w:color w:val="000000"/>
                <w:sz w:val="22"/>
                <w:szCs w:val="22"/>
                <w:rPrChange w:id="45599" w:author="James Vu" w:date="2024-04-19T00:27:00Z">
                  <w:rPr>
                    <w:i/>
                    <w:iCs/>
                    <w:color w:val="000000"/>
                  </w:rPr>
                </w:rPrChange>
              </w:rPr>
              <w:t>23,5%</w:t>
            </w:r>
          </w:p>
        </w:tc>
        <w:tc>
          <w:tcPr>
            <w:tcW w:w="448" w:type="pct"/>
            <w:tcBorders>
              <w:top w:val="nil"/>
              <w:left w:val="nil"/>
              <w:bottom w:val="single" w:sz="4" w:space="0" w:color="auto"/>
              <w:right w:val="single" w:sz="4" w:space="0" w:color="auto"/>
            </w:tcBorders>
            <w:shd w:val="clear" w:color="auto" w:fill="auto"/>
            <w:vAlign w:val="center"/>
            <w:hideMark/>
            <w:tcPrChange w:id="45600"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0BE2EBC2" w14:textId="77777777" w:rsidR="005B29C2" w:rsidRPr="003C02FF" w:rsidRDefault="005B29C2">
            <w:pPr>
              <w:widowControl w:val="0"/>
              <w:spacing w:before="120" w:after="120"/>
              <w:jc w:val="both"/>
              <w:rPr>
                <w:i/>
                <w:iCs/>
                <w:color w:val="000000"/>
                <w:sz w:val="22"/>
                <w:szCs w:val="22"/>
                <w:rPrChange w:id="45601" w:author="James Vu" w:date="2024-04-19T00:27:00Z">
                  <w:rPr>
                    <w:i/>
                    <w:iCs/>
                    <w:color w:val="000000"/>
                  </w:rPr>
                </w:rPrChange>
              </w:rPr>
              <w:pPrChange w:id="45602" w:author="James Vu" w:date="2024-04-18T22:33:00Z">
                <w:pPr>
                  <w:widowControl w:val="0"/>
                  <w:spacing w:before="120" w:after="120"/>
                  <w:jc w:val="center"/>
                </w:pPr>
              </w:pPrChange>
            </w:pPr>
            <w:r w:rsidRPr="003C02FF">
              <w:rPr>
                <w:i/>
                <w:iCs/>
                <w:color w:val="000000"/>
                <w:sz w:val="22"/>
                <w:szCs w:val="22"/>
                <w:rPrChange w:id="45603" w:author="James Vu" w:date="2024-04-19T00:27:00Z">
                  <w:rPr>
                    <w:i/>
                    <w:iCs/>
                    <w:color w:val="000000"/>
                  </w:rPr>
                </w:rPrChange>
              </w:rPr>
              <w:t>23,5%</w:t>
            </w:r>
          </w:p>
        </w:tc>
        <w:tc>
          <w:tcPr>
            <w:tcW w:w="448" w:type="pct"/>
            <w:tcBorders>
              <w:top w:val="nil"/>
              <w:left w:val="nil"/>
              <w:bottom w:val="single" w:sz="4" w:space="0" w:color="auto"/>
              <w:right w:val="single" w:sz="4" w:space="0" w:color="auto"/>
            </w:tcBorders>
            <w:shd w:val="clear" w:color="auto" w:fill="auto"/>
            <w:vAlign w:val="center"/>
            <w:hideMark/>
            <w:tcPrChange w:id="45604"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1B7B3849" w14:textId="77777777" w:rsidR="005B29C2" w:rsidRPr="003C02FF" w:rsidRDefault="005B29C2">
            <w:pPr>
              <w:widowControl w:val="0"/>
              <w:spacing w:before="120" w:after="120"/>
              <w:jc w:val="both"/>
              <w:rPr>
                <w:i/>
                <w:iCs/>
                <w:color w:val="000000"/>
                <w:sz w:val="22"/>
                <w:szCs w:val="22"/>
                <w:rPrChange w:id="45605" w:author="James Vu" w:date="2024-04-19T00:27:00Z">
                  <w:rPr>
                    <w:i/>
                    <w:iCs/>
                    <w:color w:val="000000"/>
                  </w:rPr>
                </w:rPrChange>
              </w:rPr>
              <w:pPrChange w:id="45606" w:author="James Vu" w:date="2024-04-18T22:33:00Z">
                <w:pPr>
                  <w:widowControl w:val="0"/>
                  <w:spacing w:before="120" w:after="120"/>
                  <w:jc w:val="center"/>
                </w:pPr>
              </w:pPrChange>
            </w:pPr>
            <w:r w:rsidRPr="003C02FF">
              <w:rPr>
                <w:i/>
                <w:iCs/>
                <w:color w:val="000000"/>
                <w:sz w:val="22"/>
                <w:szCs w:val="22"/>
                <w:rPrChange w:id="45607" w:author="James Vu" w:date="2024-04-19T00:27:00Z">
                  <w:rPr>
                    <w:i/>
                    <w:iCs/>
                    <w:color w:val="000000"/>
                  </w:rPr>
                </w:rPrChange>
              </w:rPr>
              <w:t>23,5%</w:t>
            </w:r>
          </w:p>
        </w:tc>
        <w:tc>
          <w:tcPr>
            <w:tcW w:w="704" w:type="pct"/>
            <w:tcBorders>
              <w:top w:val="nil"/>
              <w:left w:val="nil"/>
              <w:bottom w:val="single" w:sz="4" w:space="0" w:color="auto"/>
              <w:right w:val="single" w:sz="4" w:space="0" w:color="auto"/>
            </w:tcBorders>
            <w:shd w:val="clear" w:color="auto" w:fill="auto"/>
            <w:vAlign w:val="center"/>
            <w:hideMark/>
            <w:tcPrChange w:id="45608"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612B14F2" w14:textId="77777777" w:rsidR="005B29C2" w:rsidRPr="003C02FF" w:rsidRDefault="005B29C2">
            <w:pPr>
              <w:widowControl w:val="0"/>
              <w:spacing w:before="120" w:after="120"/>
              <w:jc w:val="both"/>
              <w:rPr>
                <w:i/>
                <w:iCs/>
                <w:color w:val="000000"/>
                <w:sz w:val="22"/>
                <w:szCs w:val="22"/>
                <w:rPrChange w:id="45609" w:author="James Vu" w:date="2024-04-19T00:27:00Z">
                  <w:rPr>
                    <w:i/>
                    <w:iCs/>
                    <w:color w:val="000000"/>
                  </w:rPr>
                </w:rPrChange>
              </w:rPr>
              <w:pPrChange w:id="45610" w:author="James Vu" w:date="2024-04-18T22:33:00Z">
                <w:pPr>
                  <w:widowControl w:val="0"/>
                  <w:spacing w:before="120" w:after="120"/>
                </w:pPr>
              </w:pPrChange>
            </w:pPr>
            <w:r w:rsidRPr="003C02FF">
              <w:rPr>
                <w:i/>
                <w:iCs/>
                <w:color w:val="000000"/>
                <w:sz w:val="22"/>
                <w:szCs w:val="22"/>
                <w:rPrChange w:id="45611" w:author="James Vu" w:date="2024-04-19T00:27:00Z">
                  <w:rPr>
                    <w:i/>
                    <w:iCs/>
                    <w:color w:val="000000"/>
                  </w:rPr>
                </w:rPrChange>
              </w:rPr>
              <w:t>Tổng cộng 23,5%, trong đó:</w:t>
            </w:r>
            <w:r w:rsidRPr="003C02FF">
              <w:rPr>
                <w:i/>
                <w:iCs/>
                <w:color w:val="000000"/>
                <w:sz w:val="22"/>
                <w:szCs w:val="22"/>
                <w:rPrChange w:id="45612" w:author="James Vu" w:date="2024-04-19T00:27:00Z">
                  <w:rPr>
                    <w:i/>
                    <w:iCs/>
                    <w:color w:val="000000"/>
                  </w:rPr>
                </w:rPrChange>
              </w:rPr>
              <w:br/>
              <w:t>- Bảo hiểm xã hội 15%</w:t>
            </w:r>
            <w:r w:rsidRPr="003C02FF">
              <w:rPr>
                <w:i/>
                <w:iCs/>
                <w:color w:val="000000"/>
                <w:sz w:val="22"/>
                <w:szCs w:val="22"/>
                <w:rPrChange w:id="45613" w:author="James Vu" w:date="2024-04-19T00:27:00Z">
                  <w:rPr>
                    <w:i/>
                    <w:iCs/>
                    <w:color w:val="000000"/>
                  </w:rPr>
                </w:rPrChange>
              </w:rPr>
              <w:br/>
              <w:t>- Bảo hiểm y tế 3%</w:t>
            </w:r>
            <w:r w:rsidRPr="003C02FF">
              <w:rPr>
                <w:i/>
                <w:iCs/>
                <w:color w:val="000000"/>
                <w:sz w:val="22"/>
                <w:szCs w:val="22"/>
                <w:rPrChange w:id="45614" w:author="James Vu" w:date="2024-04-19T00:27:00Z">
                  <w:rPr>
                    <w:i/>
                    <w:iCs/>
                    <w:color w:val="000000"/>
                  </w:rPr>
                </w:rPrChange>
              </w:rPr>
              <w:br/>
              <w:t>- Bảo hiểm thất nghiệp 1%</w:t>
            </w:r>
            <w:r w:rsidRPr="003C02FF">
              <w:rPr>
                <w:i/>
                <w:iCs/>
                <w:color w:val="000000"/>
                <w:sz w:val="22"/>
                <w:szCs w:val="22"/>
                <w:rPrChange w:id="45615" w:author="James Vu" w:date="2024-04-19T00:27:00Z">
                  <w:rPr>
                    <w:i/>
                    <w:iCs/>
                    <w:color w:val="000000"/>
                  </w:rPr>
                </w:rPrChange>
              </w:rPr>
              <w:br/>
              <w:t>- Bảo hiểm tai nạn lao động, bệnh nghề nghiệp 0,5%</w:t>
            </w:r>
            <w:r w:rsidRPr="003C02FF">
              <w:rPr>
                <w:i/>
                <w:iCs/>
                <w:color w:val="000000"/>
                <w:sz w:val="22"/>
                <w:szCs w:val="22"/>
                <w:rPrChange w:id="45616" w:author="James Vu" w:date="2024-04-19T00:27:00Z">
                  <w:rPr>
                    <w:i/>
                    <w:iCs/>
                    <w:color w:val="000000"/>
                  </w:rPr>
                </w:rPrChange>
              </w:rPr>
              <w:br/>
              <w:t>- Công đoàn phí: 2%</w:t>
            </w:r>
          </w:p>
        </w:tc>
      </w:tr>
      <w:tr w:rsidR="005B29C2" w:rsidRPr="003C02FF" w14:paraId="4C0A2A36" w14:textId="77777777" w:rsidTr="003C02FF">
        <w:trPr>
          <w:trHeight w:val="833"/>
          <w:trPrChange w:id="45617" w:author="James Vu" w:date="2024-04-19T00:27:00Z">
            <w:trPr>
              <w:trHeight w:val="833"/>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618"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4C7868AE" w14:textId="77777777" w:rsidR="005B29C2" w:rsidRPr="003C02FF" w:rsidRDefault="005B29C2">
            <w:pPr>
              <w:widowControl w:val="0"/>
              <w:spacing w:before="120" w:after="120"/>
              <w:jc w:val="both"/>
              <w:rPr>
                <w:color w:val="000000"/>
                <w:sz w:val="22"/>
                <w:szCs w:val="22"/>
                <w:rPrChange w:id="45619" w:author="James Vu" w:date="2024-04-19T00:27:00Z">
                  <w:rPr>
                    <w:color w:val="000000"/>
                  </w:rPr>
                </w:rPrChange>
              </w:rPr>
              <w:pPrChange w:id="45620" w:author="James Vu" w:date="2024-04-18T22:33:00Z">
                <w:pPr>
                  <w:widowControl w:val="0"/>
                  <w:spacing w:before="120" w:after="120"/>
                  <w:jc w:val="center"/>
                </w:pPr>
              </w:pPrChange>
            </w:pPr>
            <w:r w:rsidRPr="003C02FF">
              <w:rPr>
                <w:color w:val="000000"/>
                <w:sz w:val="22"/>
                <w:szCs w:val="22"/>
                <w:rPrChange w:id="45621" w:author="James Vu" w:date="2024-04-19T00:27:00Z">
                  <w:rPr>
                    <w:color w:val="000000"/>
                  </w:rPr>
                </w:rPrChange>
              </w:rPr>
              <w:t>1</w:t>
            </w:r>
          </w:p>
        </w:tc>
        <w:tc>
          <w:tcPr>
            <w:tcW w:w="604" w:type="pct"/>
            <w:tcBorders>
              <w:top w:val="nil"/>
              <w:left w:val="nil"/>
              <w:bottom w:val="single" w:sz="4" w:space="0" w:color="auto"/>
              <w:right w:val="single" w:sz="4" w:space="0" w:color="auto"/>
            </w:tcBorders>
            <w:shd w:val="clear" w:color="auto" w:fill="auto"/>
            <w:vAlign w:val="center"/>
            <w:hideMark/>
            <w:tcPrChange w:id="45622"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4254B31A" w14:textId="77777777" w:rsidR="005B29C2" w:rsidRPr="003C02FF" w:rsidRDefault="005B29C2">
            <w:pPr>
              <w:widowControl w:val="0"/>
              <w:spacing w:before="120" w:after="120"/>
              <w:jc w:val="both"/>
              <w:rPr>
                <w:color w:val="000000"/>
                <w:sz w:val="22"/>
                <w:szCs w:val="22"/>
                <w:rPrChange w:id="45623" w:author="James Vu" w:date="2024-04-19T00:27:00Z">
                  <w:rPr>
                    <w:color w:val="000000"/>
                  </w:rPr>
                </w:rPrChange>
              </w:rPr>
              <w:pPrChange w:id="45624" w:author="James Vu" w:date="2024-04-18T22:33:00Z">
                <w:pPr>
                  <w:widowControl w:val="0"/>
                  <w:spacing w:before="120" w:after="120"/>
                </w:pPr>
              </w:pPrChange>
            </w:pPr>
            <w:r w:rsidRPr="003C02FF">
              <w:rPr>
                <w:color w:val="000000"/>
                <w:sz w:val="22"/>
                <w:szCs w:val="22"/>
                <w:rPrChange w:id="45625" w:author="James Vu" w:date="2024-04-19T00:27:00Z">
                  <w:rPr>
                    <w:color w:val="000000"/>
                  </w:rPr>
                </w:rPrChange>
              </w:rPr>
              <w:t>Lương cơ bản, phụ cấp (L</w:t>
            </w:r>
            <w:r w:rsidRPr="003C02FF">
              <w:rPr>
                <w:color w:val="000000"/>
                <w:sz w:val="22"/>
                <w:szCs w:val="22"/>
                <w:vertAlign w:val="subscript"/>
                <w:rPrChange w:id="45626" w:author="James Vu" w:date="2024-04-19T00:27:00Z">
                  <w:rPr>
                    <w:color w:val="000000"/>
                    <w:vertAlign w:val="subscript"/>
                  </w:rPr>
                </w:rPrChange>
              </w:rPr>
              <w:t>CB,PC</w:t>
            </w:r>
            <w:r w:rsidRPr="003C02FF">
              <w:rPr>
                <w:color w:val="000000"/>
                <w:sz w:val="22"/>
                <w:szCs w:val="22"/>
                <w:rPrChange w:id="45627" w:author="James Vu" w:date="2024-04-19T00:27:00Z">
                  <w:rPr>
                    <w:color w:val="000000"/>
                  </w:rPr>
                </w:rPrChange>
              </w:rPr>
              <w:t>)</w:t>
            </w:r>
          </w:p>
        </w:tc>
        <w:tc>
          <w:tcPr>
            <w:tcW w:w="534" w:type="pct"/>
            <w:tcBorders>
              <w:top w:val="nil"/>
              <w:left w:val="nil"/>
              <w:bottom w:val="single" w:sz="4" w:space="0" w:color="auto"/>
              <w:right w:val="single" w:sz="4" w:space="0" w:color="auto"/>
            </w:tcBorders>
            <w:shd w:val="clear" w:color="auto" w:fill="auto"/>
            <w:vAlign w:val="center"/>
            <w:hideMark/>
            <w:tcPrChange w:id="45628"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4667C8C2" w14:textId="5E4B247F" w:rsidR="005B29C2" w:rsidRPr="003C02FF" w:rsidRDefault="005B29C2">
            <w:pPr>
              <w:widowControl w:val="0"/>
              <w:spacing w:before="120" w:after="120"/>
              <w:jc w:val="both"/>
              <w:rPr>
                <w:color w:val="000000"/>
                <w:sz w:val="22"/>
                <w:szCs w:val="22"/>
                <w:rPrChange w:id="45629" w:author="James Vu" w:date="2024-04-19T00:27:00Z">
                  <w:rPr>
                    <w:color w:val="000000"/>
                  </w:rPr>
                </w:rPrChange>
              </w:rPr>
              <w:pPrChange w:id="45630" w:author="James Vu" w:date="2024-04-18T22:33:00Z">
                <w:pPr>
                  <w:widowControl w:val="0"/>
                  <w:spacing w:before="120" w:after="120"/>
                  <w:jc w:val="center"/>
                </w:pPr>
              </w:pPrChange>
            </w:pPr>
            <w:r w:rsidRPr="003C02FF">
              <w:rPr>
                <w:color w:val="000000"/>
                <w:sz w:val="22"/>
                <w:szCs w:val="22"/>
                <w:rPrChange w:id="45631" w:author="James Vu" w:date="2024-04-19T00:27:00Z">
                  <w:rPr>
                    <w:color w:val="000000"/>
                  </w:rPr>
                </w:rPrChange>
              </w:rPr>
              <w:t>L</w:t>
            </w:r>
            <w:r w:rsidRPr="003C02FF">
              <w:rPr>
                <w:color w:val="000000"/>
                <w:sz w:val="22"/>
                <w:szCs w:val="22"/>
                <w:vertAlign w:val="subscript"/>
                <w:rPrChange w:id="45632" w:author="James Vu" w:date="2024-04-19T00:27:00Z">
                  <w:rPr>
                    <w:color w:val="000000"/>
                    <w:vertAlign w:val="subscript"/>
                  </w:rPr>
                </w:rPrChange>
              </w:rPr>
              <w:t>CB,PC</w:t>
            </w:r>
            <w:r w:rsidR="0007487A" w:rsidRPr="003C02FF">
              <w:rPr>
                <w:color w:val="000000"/>
                <w:sz w:val="22"/>
                <w:szCs w:val="22"/>
                <w:vertAlign w:val="subscript"/>
                <w:rPrChange w:id="45633" w:author="James Vu" w:date="2024-04-19T00:27:00Z">
                  <w:rPr>
                    <w:color w:val="000000"/>
                    <w:vertAlign w:val="subscript"/>
                  </w:rPr>
                </w:rPrChange>
              </w:rPr>
              <w:t xml:space="preserve"> </w:t>
            </w:r>
            <w:r w:rsidRPr="003C02FF">
              <w:rPr>
                <w:color w:val="000000"/>
                <w:sz w:val="22"/>
                <w:szCs w:val="22"/>
                <w:rPrChange w:id="45634" w:author="James Vu" w:date="2024-04-19T00:27:00Z">
                  <w:rPr>
                    <w:color w:val="000000"/>
                  </w:rPr>
                </w:rPrChange>
              </w:rPr>
              <w:t>=</w:t>
            </w:r>
            <w:r w:rsidR="0007487A" w:rsidRPr="003C02FF">
              <w:rPr>
                <w:color w:val="000000"/>
                <w:sz w:val="22"/>
                <w:szCs w:val="22"/>
                <w:rPrChange w:id="45635" w:author="James Vu" w:date="2024-04-19T00:27:00Z">
                  <w:rPr>
                    <w:color w:val="000000"/>
                  </w:rPr>
                </w:rPrChange>
              </w:rPr>
              <w:t xml:space="preserve"> </w:t>
            </w:r>
            <w:r w:rsidRPr="003C02FF">
              <w:rPr>
                <w:color w:val="000000"/>
                <w:sz w:val="22"/>
                <w:szCs w:val="22"/>
                <w:rPrChange w:id="45636" w:author="James Vu" w:date="2024-04-19T00:27:00Z">
                  <w:rPr>
                    <w:color w:val="000000"/>
                  </w:rPr>
                </w:rPrChange>
              </w:rPr>
              <w:t>(H</w:t>
            </w:r>
            <w:r w:rsidRPr="003C02FF">
              <w:rPr>
                <w:color w:val="000000"/>
                <w:sz w:val="22"/>
                <w:szCs w:val="22"/>
                <w:vertAlign w:val="subscript"/>
                <w:rPrChange w:id="45637" w:author="James Vu" w:date="2024-04-19T00:27:00Z">
                  <w:rPr>
                    <w:color w:val="000000"/>
                    <w:vertAlign w:val="subscript"/>
                  </w:rPr>
                </w:rPrChange>
              </w:rPr>
              <w:t>CB</w:t>
            </w:r>
            <w:r w:rsidRPr="003C02FF">
              <w:rPr>
                <w:color w:val="000000"/>
                <w:sz w:val="22"/>
                <w:szCs w:val="22"/>
                <w:rPrChange w:id="45638" w:author="James Vu" w:date="2024-04-19T00:27:00Z">
                  <w:rPr>
                    <w:color w:val="000000"/>
                  </w:rPr>
                </w:rPrChange>
              </w:rPr>
              <w:t>+H</w:t>
            </w:r>
            <w:r w:rsidRPr="003C02FF">
              <w:rPr>
                <w:color w:val="000000"/>
                <w:sz w:val="22"/>
                <w:szCs w:val="22"/>
                <w:vertAlign w:val="subscript"/>
                <w:rPrChange w:id="45639" w:author="James Vu" w:date="2024-04-19T00:27:00Z">
                  <w:rPr>
                    <w:color w:val="000000"/>
                    <w:vertAlign w:val="subscript"/>
                  </w:rPr>
                </w:rPrChange>
              </w:rPr>
              <w:t>PC</w:t>
            </w:r>
            <w:r w:rsidRPr="003C02FF">
              <w:rPr>
                <w:color w:val="000000"/>
                <w:sz w:val="22"/>
                <w:szCs w:val="22"/>
                <w:rPrChange w:id="45640" w:author="James Vu" w:date="2024-04-19T00:27:00Z">
                  <w:rPr>
                    <w:color w:val="000000"/>
                  </w:rPr>
                </w:rPrChange>
              </w:rPr>
              <w:t>)</w:t>
            </w:r>
            <w:r w:rsidR="0007487A" w:rsidRPr="003C02FF">
              <w:rPr>
                <w:color w:val="000000"/>
                <w:sz w:val="22"/>
                <w:szCs w:val="22"/>
                <w:rPrChange w:id="45641" w:author="James Vu" w:date="2024-04-19T00:27:00Z">
                  <w:rPr>
                    <w:color w:val="000000"/>
                  </w:rPr>
                </w:rPrChange>
              </w:rPr>
              <w:t xml:space="preserve"> </w:t>
            </w:r>
            <w:r w:rsidRPr="003C02FF">
              <w:rPr>
                <w:color w:val="000000"/>
                <w:sz w:val="22"/>
                <w:szCs w:val="22"/>
                <w:rPrChange w:id="45642" w:author="James Vu" w:date="2024-04-19T00:27:00Z">
                  <w:rPr>
                    <w:color w:val="000000"/>
                  </w:rPr>
                </w:rPrChange>
              </w:rPr>
              <w:t>*</w:t>
            </w:r>
            <w:r w:rsidR="0007487A" w:rsidRPr="003C02FF">
              <w:rPr>
                <w:color w:val="000000"/>
                <w:sz w:val="22"/>
                <w:szCs w:val="22"/>
                <w:rPrChange w:id="45643" w:author="James Vu" w:date="2024-04-19T00:27:00Z">
                  <w:rPr>
                    <w:color w:val="000000"/>
                  </w:rPr>
                </w:rPrChange>
              </w:rPr>
              <w:t xml:space="preserve"> </w:t>
            </w:r>
            <w:r w:rsidRPr="003C02FF">
              <w:rPr>
                <w:color w:val="000000"/>
                <w:sz w:val="22"/>
                <w:szCs w:val="22"/>
                <w:rPrChange w:id="45644" w:author="James Vu" w:date="2024-04-19T00:27:00Z">
                  <w:rPr>
                    <w:color w:val="000000"/>
                  </w:rPr>
                </w:rPrChange>
              </w:rPr>
              <w:t>ML</w:t>
            </w:r>
            <w:r w:rsidRPr="003C02FF">
              <w:rPr>
                <w:color w:val="000000"/>
                <w:sz w:val="22"/>
                <w:szCs w:val="22"/>
                <w:vertAlign w:val="subscript"/>
                <w:rPrChange w:id="45645" w:author="James Vu" w:date="2024-04-19T00:27:00Z">
                  <w:rPr>
                    <w:color w:val="000000"/>
                    <w:vertAlign w:val="subscript"/>
                  </w:rPr>
                </w:rPrChange>
              </w:rPr>
              <w:t>CS</w:t>
            </w:r>
          </w:p>
        </w:tc>
        <w:tc>
          <w:tcPr>
            <w:tcW w:w="407" w:type="pct"/>
            <w:tcBorders>
              <w:top w:val="nil"/>
              <w:left w:val="nil"/>
              <w:bottom w:val="single" w:sz="4" w:space="0" w:color="auto"/>
              <w:right w:val="single" w:sz="4" w:space="0" w:color="auto"/>
            </w:tcBorders>
            <w:shd w:val="clear" w:color="auto" w:fill="auto"/>
            <w:vAlign w:val="center"/>
            <w:hideMark/>
            <w:tcPrChange w:id="45646"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168D8BED" w14:textId="48637E77" w:rsidR="005B29C2" w:rsidRPr="003C02FF" w:rsidRDefault="005B29C2">
            <w:pPr>
              <w:widowControl w:val="0"/>
              <w:spacing w:before="120" w:after="120"/>
              <w:jc w:val="both"/>
              <w:rPr>
                <w:color w:val="000000"/>
                <w:sz w:val="22"/>
                <w:szCs w:val="22"/>
                <w:rPrChange w:id="45647" w:author="James Vu" w:date="2024-04-19T00:27:00Z">
                  <w:rPr>
                    <w:color w:val="000000"/>
                  </w:rPr>
                </w:rPrChange>
              </w:rPr>
              <w:pPrChange w:id="45648" w:author="James Vu" w:date="2024-04-18T22:33:00Z">
                <w:pPr>
                  <w:widowControl w:val="0"/>
                  <w:spacing w:before="120" w:after="120"/>
                  <w:jc w:val="center"/>
                </w:pPr>
              </w:pPrChange>
            </w:pPr>
            <w:r w:rsidRPr="003C02FF">
              <w:rPr>
                <w:color w:val="000000"/>
                <w:sz w:val="22"/>
                <w:szCs w:val="22"/>
                <w:rPrChange w:id="45649" w:author="James Vu" w:date="2024-04-19T00:27:00Z">
                  <w:rPr>
                    <w:color w:val="000000"/>
                  </w:rPr>
                </w:rPrChange>
              </w:rPr>
              <w:t>2.610.000</w:t>
            </w:r>
          </w:p>
        </w:tc>
        <w:tc>
          <w:tcPr>
            <w:tcW w:w="407" w:type="pct"/>
            <w:tcBorders>
              <w:top w:val="nil"/>
              <w:left w:val="nil"/>
              <w:bottom w:val="single" w:sz="4" w:space="0" w:color="auto"/>
              <w:right w:val="single" w:sz="4" w:space="0" w:color="auto"/>
            </w:tcBorders>
            <w:shd w:val="clear" w:color="auto" w:fill="auto"/>
            <w:vAlign w:val="center"/>
            <w:hideMark/>
            <w:tcPrChange w:id="45650"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4F3DC795" w14:textId="4E4A911C" w:rsidR="005B29C2" w:rsidRPr="003C02FF" w:rsidRDefault="005B29C2">
            <w:pPr>
              <w:widowControl w:val="0"/>
              <w:spacing w:before="120" w:after="120"/>
              <w:jc w:val="both"/>
              <w:rPr>
                <w:color w:val="000000"/>
                <w:sz w:val="22"/>
                <w:szCs w:val="22"/>
                <w:rPrChange w:id="45651" w:author="James Vu" w:date="2024-04-19T00:27:00Z">
                  <w:rPr>
                    <w:color w:val="000000"/>
                  </w:rPr>
                </w:rPrChange>
              </w:rPr>
              <w:pPrChange w:id="45652" w:author="James Vu" w:date="2024-04-18T22:33:00Z">
                <w:pPr>
                  <w:widowControl w:val="0"/>
                  <w:spacing w:before="120" w:after="120"/>
                  <w:jc w:val="center"/>
                </w:pPr>
              </w:pPrChange>
            </w:pPr>
            <w:r w:rsidRPr="003C02FF">
              <w:rPr>
                <w:color w:val="000000"/>
                <w:sz w:val="22"/>
                <w:szCs w:val="22"/>
                <w:rPrChange w:id="45653" w:author="James Vu" w:date="2024-04-19T00:27:00Z">
                  <w:rPr>
                    <w:color w:val="000000"/>
                  </w:rPr>
                </w:rPrChange>
              </w:rPr>
              <w:t>3.078.000</w:t>
            </w:r>
          </w:p>
        </w:tc>
        <w:tc>
          <w:tcPr>
            <w:tcW w:w="407" w:type="pct"/>
            <w:tcBorders>
              <w:top w:val="nil"/>
              <w:left w:val="nil"/>
              <w:bottom w:val="single" w:sz="4" w:space="0" w:color="auto"/>
              <w:right w:val="single" w:sz="4" w:space="0" w:color="auto"/>
            </w:tcBorders>
            <w:shd w:val="clear" w:color="auto" w:fill="auto"/>
            <w:vAlign w:val="center"/>
            <w:hideMark/>
            <w:tcPrChange w:id="45654"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101E79B8" w14:textId="2BE1C24C" w:rsidR="005B29C2" w:rsidRPr="003C02FF" w:rsidRDefault="005B29C2">
            <w:pPr>
              <w:widowControl w:val="0"/>
              <w:spacing w:before="120" w:after="120"/>
              <w:jc w:val="both"/>
              <w:rPr>
                <w:color w:val="000000"/>
                <w:sz w:val="22"/>
                <w:szCs w:val="22"/>
                <w:rPrChange w:id="45655" w:author="James Vu" w:date="2024-04-19T00:27:00Z">
                  <w:rPr>
                    <w:color w:val="000000"/>
                  </w:rPr>
                </w:rPrChange>
              </w:rPr>
              <w:pPrChange w:id="45656" w:author="James Vu" w:date="2024-04-18T22:33:00Z">
                <w:pPr>
                  <w:widowControl w:val="0"/>
                  <w:spacing w:before="120" w:after="120"/>
                  <w:jc w:val="center"/>
                </w:pPr>
              </w:pPrChange>
            </w:pPr>
            <w:r w:rsidRPr="003C02FF">
              <w:rPr>
                <w:color w:val="000000"/>
                <w:sz w:val="22"/>
                <w:szCs w:val="22"/>
                <w:rPrChange w:id="45657" w:author="James Vu" w:date="2024-04-19T00:27:00Z">
                  <w:rPr>
                    <w:color w:val="000000"/>
                  </w:rPr>
                </w:rPrChange>
              </w:rPr>
              <w:t>3.654.000</w:t>
            </w:r>
          </w:p>
        </w:tc>
        <w:tc>
          <w:tcPr>
            <w:tcW w:w="407" w:type="pct"/>
            <w:tcBorders>
              <w:top w:val="nil"/>
              <w:left w:val="nil"/>
              <w:bottom w:val="single" w:sz="4" w:space="0" w:color="auto"/>
              <w:right w:val="single" w:sz="4" w:space="0" w:color="auto"/>
            </w:tcBorders>
            <w:shd w:val="clear" w:color="auto" w:fill="auto"/>
            <w:vAlign w:val="center"/>
            <w:hideMark/>
            <w:tcPrChange w:id="45658"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7C305278" w14:textId="6AE88346" w:rsidR="005B29C2" w:rsidRPr="003C02FF" w:rsidRDefault="005B29C2">
            <w:pPr>
              <w:widowControl w:val="0"/>
              <w:spacing w:before="120" w:after="120"/>
              <w:jc w:val="both"/>
              <w:rPr>
                <w:color w:val="000000"/>
                <w:sz w:val="22"/>
                <w:szCs w:val="22"/>
                <w:rPrChange w:id="45659" w:author="James Vu" w:date="2024-04-19T00:27:00Z">
                  <w:rPr>
                    <w:color w:val="000000"/>
                  </w:rPr>
                </w:rPrChange>
              </w:rPr>
              <w:pPrChange w:id="45660" w:author="James Vu" w:date="2024-04-18T22:33:00Z">
                <w:pPr>
                  <w:widowControl w:val="0"/>
                  <w:spacing w:before="120" w:after="120"/>
                  <w:jc w:val="center"/>
                </w:pPr>
              </w:pPrChange>
            </w:pPr>
            <w:r w:rsidRPr="003C02FF">
              <w:rPr>
                <w:color w:val="000000"/>
                <w:sz w:val="22"/>
                <w:szCs w:val="22"/>
                <w:rPrChange w:id="45661" w:author="James Vu" w:date="2024-04-19T00:27:00Z">
                  <w:rPr>
                    <w:color w:val="000000"/>
                  </w:rPr>
                </w:rPrChange>
              </w:rPr>
              <w:t>4.302.000</w:t>
            </w:r>
          </w:p>
        </w:tc>
        <w:tc>
          <w:tcPr>
            <w:tcW w:w="448" w:type="pct"/>
            <w:tcBorders>
              <w:top w:val="nil"/>
              <w:left w:val="nil"/>
              <w:bottom w:val="single" w:sz="4" w:space="0" w:color="auto"/>
              <w:right w:val="single" w:sz="4" w:space="0" w:color="auto"/>
            </w:tcBorders>
            <w:shd w:val="clear" w:color="auto" w:fill="auto"/>
            <w:vAlign w:val="center"/>
            <w:hideMark/>
            <w:tcPrChange w:id="45662"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64D8C27F" w14:textId="43BB3108" w:rsidR="005B29C2" w:rsidRPr="003C02FF" w:rsidRDefault="005B29C2">
            <w:pPr>
              <w:widowControl w:val="0"/>
              <w:spacing w:before="120" w:after="120"/>
              <w:jc w:val="both"/>
              <w:rPr>
                <w:color w:val="000000"/>
                <w:sz w:val="22"/>
                <w:szCs w:val="22"/>
                <w:rPrChange w:id="45663" w:author="James Vu" w:date="2024-04-19T00:27:00Z">
                  <w:rPr>
                    <w:color w:val="000000"/>
                  </w:rPr>
                </w:rPrChange>
              </w:rPr>
              <w:pPrChange w:id="45664" w:author="James Vu" w:date="2024-04-18T22:33:00Z">
                <w:pPr>
                  <w:widowControl w:val="0"/>
                  <w:spacing w:before="120" w:after="120"/>
                  <w:jc w:val="center"/>
                </w:pPr>
              </w:pPrChange>
            </w:pPr>
            <w:r w:rsidRPr="003C02FF">
              <w:rPr>
                <w:color w:val="000000"/>
                <w:sz w:val="22"/>
                <w:szCs w:val="22"/>
                <w:rPrChange w:id="45665" w:author="James Vu" w:date="2024-04-19T00:27:00Z">
                  <w:rPr>
                    <w:color w:val="000000"/>
                  </w:rPr>
                </w:rPrChange>
              </w:rPr>
              <w:t>5.094.000</w:t>
            </w:r>
          </w:p>
        </w:tc>
        <w:tc>
          <w:tcPr>
            <w:tcW w:w="448" w:type="pct"/>
            <w:tcBorders>
              <w:top w:val="nil"/>
              <w:left w:val="nil"/>
              <w:bottom w:val="single" w:sz="4" w:space="0" w:color="auto"/>
              <w:right w:val="single" w:sz="4" w:space="0" w:color="auto"/>
            </w:tcBorders>
            <w:shd w:val="clear" w:color="auto" w:fill="auto"/>
            <w:vAlign w:val="center"/>
            <w:hideMark/>
            <w:tcPrChange w:id="45666"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6AAA7A8B" w14:textId="7606FC7C" w:rsidR="005B29C2" w:rsidRPr="003C02FF" w:rsidRDefault="005B29C2">
            <w:pPr>
              <w:widowControl w:val="0"/>
              <w:spacing w:before="120" w:after="120"/>
              <w:jc w:val="both"/>
              <w:rPr>
                <w:color w:val="000000"/>
                <w:sz w:val="22"/>
                <w:szCs w:val="22"/>
                <w:rPrChange w:id="45667" w:author="James Vu" w:date="2024-04-19T00:27:00Z">
                  <w:rPr>
                    <w:color w:val="000000"/>
                  </w:rPr>
                </w:rPrChange>
              </w:rPr>
              <w:pPrChange w:id="45668" w:author="James Vu" w:date="2024-04-18T22:33:00Z">
                <w:pPr>
                  <w:widowControl w:val="0"/>
                  <w:spacing w:before="120" w:after="120"/>
                  <w:jc w:val="center"/>
                </w:pPr>
              </w:pPrChange>
            </w:pPr>
            <w:r w:rsidRPr="003C02FF">
              <w:rPr>
                <w:color w:val="000000"/>
                <w:sz w:val="22"/>
                <w:szCs w:val="22"/>
                <w:rPrChange w:id="45669" w:author="James Vu" w:date="2024-04-19T00:27:00Z">
                  <w:rPr>
                    <w:color w:val="000000"/>
                  </w:rPr>
                </w:rPrChange>
              </w:rPr>
              <w:t>6.012.000</w:t>
            </w:r>
          </w:p>
        </w:tc>
        <w:tc>
          <w:tcPr>
            <w:tcW w:w="448" w:type="pct"/>
            <w:tcBorders>
              <w:top w:val="nil"/>
              <w:left w:val="nil"/>
              <w:bottom w:val="single" w:sz="4" w:space="0" w:color="auto"/>
              <w:right w:val="single" w:sz="4" w:space="0" w:color="auto"/>
            </w:tcBorders>
            <w:shd w:val="clear" w:color="auto" w:fill="auto"/>
            <w:vAlign w:val="center"/>
            <w:hideMark/>
            <w:tcPrChange w:id="45670"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292C22BB" w14:textId="7D6EE368" w:rsidR="005B29C2" w:rsidRPr="003C02FF" w:rsidRDefault="005B29C2">
            <w:pPr>
              <w:widowControl w:val="0"/>
              <w:spacing w:before="120" w:after="120"/>
              <w:jc w:val="both"/>
              <w:rPr>
                <w:color w:val="000000"/>
                <w:sz w:val="22"/>
                <w:szCs w:val="22"/>
                <w:rPrChange w:id="45671" w:author="James Vu" w:date="2024-04-19T00:27:00Z">
                  <w:rPr>
                    <w:color w:val="000000"/>
                  </w:rPr>
                </w:rPrChange>
              </w:rPr>
              <w:pPrChange w:id="45672" w:author="James Vu" w:date="2024-04-18T22:33:00Z">
                <w:pPr>
                  <w:widowControl w:val="0"/>
                  <w:spacing w:before="120" w:after="120"/>
                  <w:jc w:val="center"/>
                </w:pPr>
              </w:pPrChange>
            </w:pPr>
            <w:r w:rsidRPr="003C02FF">
              <w:rPr>
                <w:color w:val="000000"/>
                <w:sz w:val="22"/>
                <w:szCs w:val="22"/>
                <w:rPrChange w:id="45673" w:author="James Vu" w:date="2024-04-19T00:27:00Z">
                  <w:rPr>
                    <w:color w:val="000000"/>
                  </w:rPr>
                </w:rPrChange>
              </w:rPr>
              <w:t>7.110.000</w:t>
            </w:r>
          </w:p>
        </w:tc>
        <w:tc>
          <w:tcPr>
            <w:tcW w:w="704" w:type="pct"/>
            <w:tcBorders>
              <w:top w:val="nil"/>
              <w:left w:val="nil"/>
              <w:bottom w:val="single" w:sz="4" w:space="0" w:color="auto"/>
              <w:right w:val="single" w:sz="4" w:space="0" w:color="auto"/>
            </w:tcBorders>
            <w:shd w:val="clear" w:color="auto" w:fill="auto"/>
            <w:vAlign w:val="center"/>
            <w:hideMark/>
            <w:tcPrChange w:id="45674"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1D3D198E" w14:textId="77777777" w:rsidR="005B29C2" w:rsidRPr="003C02FF" w:rsidRDefault="005B29C2">
            <w:pPr>
              <w:widowControl w:val="0"/>
              <w:spacing w:before="120" w:after="120"/>
              <w:jc w:val="both"/>
              <w:rPr>
                <w:i/>
                <w:iCs/>
                <w:color w:val="000000"/>
                <w:sz w:val="22"/>
                <w:szCs w:val="22"/>
                <w:rPrChange w:id="45675" w:author="James Vu" w:date="2024-04-19T00:27:00Z">
                  <w:rPr>
                    <w:i/>
                    <w:iCs/>
                    <w:color w:val="000000"/>
                  </w:rPr>
                </w:rPrChange>
              </w:rPr>
              <w:pPrChange w:id="45676" w:author="James Vu" w:date="2024-04-18T22:33:00Z">
                <w:pPr>
                  <w:widowControl w:val="0"/>
                  <w:spacing w:before="120" w:after="120"/>
                </w:pPr>
              </w:pPrChange>
            </w:pPr>
            <w:r w:rsidRPr="003C02FF">
              <w:rPr>
                <w:i/>
                <w:iCs/>
                <w:color w:val="000000"/>
                <w:sz w:val="22"/>
                <w:szCs w:val="22"/>
                <w:rPrChange w:id="45677" w:author="James Vu" w:date="2024-04-19T00:27:00Z">
                  <w:rPr>
                    <w:i/>
                    <w:iCs/>
                    <w:color w:val="000000"/>
                  </w:rPr>
                </w:rPrChange>
              </w:rPr>
              <w:t>Quyết định 129/QĐ-BTTTT ngày 03/02/2021 Ban hành hướng dẫn đơn giá nhân công trong quản lý đầu tư ứng dụng CNTT sử dụng nguồn vốn ngân sách nhà nước</w:t>
            </w:r>
          </w:p>
        </w:tc>
      </w:tr>
      <w:tr w:rsidR="005B29C2" w:rsidRPr="003C02FF" w14:paraId="0AAA2537" w14:textId="77777777" w:rsidTr="003C02FF">
        <w:trPr>
          <w:trHeight w:val="323"/>
          <w:trPrChange w:id="45678" w:author="James Vu" w:date="2024-04-19T00:27:00Z">
            <w:trPr>
              <w:trHeight w:val="323"/>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679"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3D023A5A" w14:textId="77777777" w:rsidR="005B29C2" w:rsidRPr="003C02FF" w:rsidRDefault="005B29C2">
            <w:pPr>
              <w:widowControl w:val="0"/>
              <w:spacing w:before="120" w:after="120"/>
              <w:jc w:val="both"/>
              <w:rPr>
                <w:color w:val="000000"/>
                <w:sz w:val="22"/>
                <w:szCs w:val="22"/>
                <w:rPrChange w:id="45680" w:author="James Vu" w:date="2024-04-19T00:27:00Z">
                  <w:rPr>
                    <w:color w:val="000000"/>
                  </w:rPr>
                </w:rPrChange>
              </w:rPr>
              <w:pPrChange w:id="45681" w:author="James Vu" w:date="2024-04-18T22:33:00Z">
                <w:pPr>
                  <w:widowControl w:val="0"/>
                  <w:spacing w:before="120" w:after="120"/>
                  <w:jc w:val="center"/>
                </w:pPr>
              </w:pPrChange>
            </w:pPr>
            <w:r w:rsidRPr="003C02FF">
              <w:rPr>
                <w:color w:val="000000"/>
                <w:sz w:val="22"/>
                <w:szCs w:val="22"/>
                <w:rPrChange w:id="45682" w:author="James Vu" w:date="2024-04-19T00:27:00Z">
                  <w:rPr>
                    <w:color w:val="000000"/>
                  </w:rPr>
                </w:rPrChange>
              </w:rPr>
              <w:lastRenderedPageBreak/>
              <w:t>2</w:t>
            </w:r>
          </w:p>
        </w:tc>
        <w:tc>
          <w:tcPr>
            <w:tcW w:w="604" w:type="pct"/>
            <w:tcBorders>
              <w:top w:val="nil"/>
              <w:left w:val="nil"/>
              <w:bottom w:val="single" w:sz="4" w:space="0" w:color="auto"/>
              <w:right w:val="single" w:sz="4" w:space="0" w:color="auto"/>
            </w:tcBorders>
            <w:shd w:val="clear" w:color="auto" w:fill="auto"/>
            <w:vAlign w:val="center"/>
            <w:hideMark/>
            <w:tcPrChange w:id="45683"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19855548" w14:textId="77777777" w:rsidR="005B29C2" w:rsidRPr="003C02FF" w:rsidRDefault="005B29C2">
            <w:pPr>
              <w:widowControl w:val="0"/>
              <w:spacing w:before="120" w:after="120"/>
              <w:jc w:val="both"/>
              <w:rPr>
                <w:color w:val="000000"/>
                <w:sz w:val="22"/>
                <w:szCs w:val="22"/>
                <w:rPrChange w:id="45684" w:author="James Vu" w:date="2024-04-19T00:27:00Z">
                  <w:rPr>
                    <w:color w:val="000000"/>
                  </w:rPr>
                </w:rPrChange>
              </w:rPr>
              <w:pPrChange w:id="45685" w:author="James Vu" w:date="2024-04-18T22:33:00Z">
                <w:pPr>
                  <w:widowControl w:val="0"/>
                  <w:spacing w:before="120" w:after="120"/>
                </w:pPr>
              </w:pPrChange>
            </w:pPr>
            <w:r w:rsidRPr="003C02FF">
              <w:rPr>
                <w:color w:val="000000"/>
                <w:sz w:val="22"/>
                <w:szCs w:val="22"/>
                <w:rPrChange w:id="45686" w:author="James Vu" w:date="2024-04-19T00:27:00Z">
                  <w:rPr>
                    <w:color w:val="000000"/>
                  </w:rPr>
                </w:rPrChange>
              </w:rPr>
              <w:t>Lương điều chỉnh (L</w:t>
            </w:r>
            <w:r w:rsidRPr="003C02FF">
              <w:rPr>
                <w:color w:val="000000"/>
                <w:sz w:val="22"/>
                <w:szCs w:val="22"/>
                <w:vertAlign w:val="subscript"/>
                <w:rPrChange w:id="45687" w:author="James Vu" w:date="2024-04-19T00:27:00Z">
                  <w:rPr>
                    <w:color w:val="000000"/>
                    <w:vertAlign w:val="subscript"/>
                  </w:rPr>
                </w:rPrChange>
              </w:rPr>
              <w:t>ĐC</w:t>
            </w:r>
            <w:r w:rsidRPr="003C02FF">
              <w:rPr>
                <w:color w:val="000000"/>
                <w:sz w:val="22"/>
                <w:szCs w:val="22"/>
                <w:rPrChange w:id="45688" w:author="James Vu" w:date="2024-04-19T00:27:00Z">
                  <w:rPr>
                    <w:color w:val="000000"/>
                  </w:rPr>
                </w:rPrChange>
              </w:rPr>
              <w:t xml:space="preserve">) </w:t>
            </w:r>
          </w:p>
        </w:tc>
        <w:tc>
          <w:tcPr>
            <w:tcW w:w="534" w:type="pct"/>
            <w:tcBorders>
              <w:top w:val="nil"/>
              <w:left w:val="nil"/>
              <w:bottom w:val="single" w:sz="4" w:space="0" w:color="auto"/>
              <w:right w:val="single" w:sz="4" w:space="0" w:color="auto"/>
            </w:tcBorders>
            <w:shd w:val="clear" w:color="auto" w:fill="auto"/>
            <w:vAlign w:val="center"/>
            <w:hideMark/>
            <w:tcPrChange w:id="45689"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2B2562AE" w14:textId="3787B5CD" w:rsidR="005B29C2" w:rsidRPr="003C02FF" w:rsidRDefault="005B29C2">
            <w:pPr>
              <w:widowControl w:val="0"/>
              <w:spacing w:before="120" w:after="120"/>
              <w:jc w:val="both"/>
              <w:rPr>
                <w:color w:val="000000"/>
                <w:sz w:val="22"/>
                <w:szCs w:val="22"/>
                <w:rPrChange w:id="45690" w:author="James Vu" w:date="2024-04-19T00:27:00Z">
                  <w:rPr>
                    <w:color w:val="000000"/>
                  </w:rPr>
                </w:rPrChange>
              </w:rPr>
              <w:pPrChange w:id="45691" w:author="James Vu" w:date="2024-04-18T22:33:00Z">
                <w:pPr>
                  <w:widowControl w:val="0"/>
                  <w:spacing w:before="120" w:after="120"/>
                  <w:jc w:val="center"/>
                </w:pPr>
              </w:pPrChange>
            </w:pPr>
            <w:r w:rsidRPr="003C02FF">
              <w:rPr>
                <w:color w:val="000000"/>
                <w:sz w:val="22"/>
                <w:szCs w:val="22"/>
                <w:rPrChange w:id="45692" w:author="James Vu" w:date="2024-04-19T00:27:00Z">
                  <w:rPr>
                    <w:color w:val="000000"/>
                  </w:rPr>
                </w:rPrChange>
              </w:rPr>
              <w:t>L</w:t>
            </w:r>
            <w:r w:rsidRPr="003C02FF">
              <w:rPr>
                <w:color w:val="000000"/>
                <w:sz w:val="22"/>
                <w:szCs w:val="22"/>
                <w:vertAlign w:val="subscript"/>
                <w:rPrChange w:id="45693" w:author="James Vu" w:date="2024-04-19T00:27:00Z">
                  <w:rPr>
                    <w:color w:val="000000"/>
                    <w:vertAlign w:val="subscript"/>
                  </w:rPr>
                </w:rPrChange>
              </w:rPr>
              <w:t>ĐC</w:t>
            </w:r>
            <w:r w:rsidRPr="003C02FF">
              <w:rPr>
                <w:color w:val="000000"/>
                <w:sz w:val="22"/>
                <w:szCs w:val="22"/>
                <w:rPrChange w:id="45694" w:author="James Vu" w:date="2024-04-19T00:27:00Z">
                  <w:rPr>
                    <w:color w:val="000000"/>
                  </w:rPr>
                </w:rPrChange>
              </w:rPr>
              <w:t>=</w:t>
            </w:r>
            <w:r w:rsidR="0007487A" w:rsidRPr="003C02FF">
              <w:rPr>
                <w:color w:val="000000"/>
                <w:sz w:val="22"/>
                <w:szCs w:val="22"/>
                <w:rPrChange w:id="45695" w:author="James Vu" w:date="2024-04-19T00:27:00Z">
                  <w:rPr>
                    <w:color w:val="000000"/>
                  </w:rPr>
                </w:rPrChange>
              </w:rPr>
              <w:t xml:space="preserve"> </w:t>
            </w:r>
            <w:r w:rsidRPr="003C02FF">
              <w:rPr>
                <w:color w:val="000000"/>
                <w:sz w:val="22"/>
                <w:szCs w:val="22"/>
                <w:rPrChange w:id="45696" w:author="James Vu" w:date="2024-04-19T00:27:00Z">
                  <w:rPr>
                    <w:color w:val="000000"/>
                  </w:rPr>
                </w:rPrChange>
              </w:rPr>
              <w:t>(H</w:t>
            </w:r>
            <w:r w:rsidRPr="003C02FF">
              <w:rPr>
                <w:color w:val="000000"/>
                <w:sz w:val="22"/>
                <w:szCs w:val="22"/>
                <w:vertAlign w:val="subscript"/>
                <w:rPrChange w:id="45697" w:author="James Vu" w:date="2024-04-19T00:27:00Z">
                  <w:rPr>
                    <w:color w:val="000000"/>
                    <w:vertAlign w:val="subscript"/>
                  </w:rPr>
                </w:rPrChange>
              </w:rPr>
              <w:t>CB</w:t>
            </w:r>
            <w:r w:rsidRPr="003C02FF">
              <w:rPr>
                <w:color w:val="000000"/>
                <w:sz w:val="22"/>
                <w:szCs w:val="22"/>
                <w:rPrChange w:id="45698" w:author="James Vu" w:date="2024-04-19T00:27:00Z">
                  <w:rPr>
                    <w:color w:val="000000"/>
                  </w:rPr>
                </w:rPrChange>
              </w:rPr>
              <w:t>+H</w:t>
            </w:r>
            <w:r w:rsidRPr="003C02FF">
              <w:rPr>
                <w:color w:val="000000"/>
                <w:sz w:val="22"/>
                <w:szCs w:val="22"/>
                <w:vertAlign w:val="subscript"/>
                <w:rPrChange w:id="45699" w:author="James Vu" w:date="2024-04-19T00:27:00Z">
                  <w:rPr>
                    <w:color w:val="000000"/>
                    <w:vertAlign w:val="subscript"/>
                  </w:rPr>
                </w:rPrChange>
              </w:rPr>
              <w:t>PC</w:t>
            </w:r>
            <w:r w:rsidRPr="003C02FF">
              <w:rPr>
                <w:color w:val="000000"/>
                <w:sz w:val="22"/>
                <w:szCs w:val="22"/>
                <w:rPrChange w:id="45700" w:author="James Vu" w:date="2024-04-19T00:27:00Z">
                  <w:rPr>
                    <w:color w:val="000000"/>
                  </w:rPr>
                </w:rPrChange>
              </w:rPr>
              <w:t>)</w:t>
            </w:r>
            <w:r w:rsidR="0007487A" w:rsidRPr="003C02FF">
              <w:rPr>
                <w:color w:val="000000"/>
                <w:sz w:val="22"/>
                <w:szCs w:val="22"/>
                <w:rPrChange w:id="45701" w:author="James Vu" w:date="2024-04-19T00:27:00Z">
                  <w:rPr>
                    <w:color w:val="000000"/>
                  </w:rPr>
                </w:rPrChange>
              </w:rPr>
              <w:t xml:space="preserve"> </w:t>
            </w:r>
            <w:r w:rsidRPr="003C02FF">
              <w:rPr>
                <w:color w:val="000000"/>
                <w:sz w:val="22"/>
                <w:szCs w:val="22"/>
                <w:rPrChange w:id="45702" w:author="James Vu" w:date="2024-04-19T00:27:00Z">
                  <w:rPr>
                    <w:color w:val="000000"/>
                  </w:rPr>
                </w:rPrChange>
              </w:rPr>
              <w:t>*</w:t>
            </w:r>
            <w:r w:rsidR="0007487A" w:rsidRPr="003C02FF">
              <w:rPr>
                <w:color w:val="000000"/>
                <w:sz w:val="22"/>
                <w:szCs w:val="22"/>
                <w:rPrChange w:id="45703" w:author="James Vu" w:date="2024-04-19T00:27:00Z">
                  <w:rPr>
                    <w:color w:val="000000"/>
                  </w:rPr>
                </w:rPrChange>
              </w:rPr>
              <w:t xml:space="preserve"> </w:t>
            </w:r>
            <w:r w:rsidRPr="003C02FF">
              <w:rPr>
                <w:color w:val="000000"/>
                <w:sz w:val="22"/>
                <w:szCs w:val="22"/>
                <w:rPrChange w:id="45704" w:author="James Vu" w:date="2024-04-19T00:27:00Z">
                  <w:rPr>
                    <w:color w:val="000000"/>
                  </w:rPr>
                </w:rPrChange>
              </w:rPr>
              <w:t>ML</w:t>
            </w:r>
            <w:r w:rsidRPr="003C02FF">
              <w:rPr>
                <w:color w:val="000000"/>
                <w:sz w:val="22"/>
                <w:szCs w:val="22"/>
                <w:vertAlign w:val="subscript"/>
                <w:rPrChange w:id="45705" w:author="James Vu" w:date="2024-04-19T00:27:00Z">
                  <w:rPr>
                    <w:color w:val="000000"/>
                    <w:vertAlign w:val="subscript"/>
                  </w:rPr>
                </w:rPrChange>
              </w:rPr>
              <w:t>CS</w:t>
            </w:r>
            <w:r w:rsidR="0007487A" w:rsidRPr="003C02FF">
              <w:rPr>
                <w:color w:val="000000"/>
                <w:sz w:val="22"/>
                <w:szCs w:val="22"/>
                <w:vertAlign w:val="subscript"/>
                <w:rPrChange w:id="45706" w:author="James Vu" w:date="2024-04-19T00:27:00Z">
                  <w:rPr>
                    <w:color w:val="000000"/>
                    <w:vertAlign w:val="subscript"/>
                  </w:rPr>
                </w:rPrChange>
              </w:rPr>
              <w:t xml:space="preserve"> </w:t>
            </w:r>
            <w:r w:rsidRPr="003C02FF">
              <w:rPr>
                <w:color w:val="000000"/>
                <w:sz w:val="22"/>
                <w:szCs w:val="22"/>
                <w:rPrChange w:id="45707" w:author="James Vu" w:date="2024-04-19T00:27:00Z">
                  <w:rPr>
                    <w:color w:val="000000"/>
                  </w:rPr>
                </w:rPrChange>
              </w:rPr>
              <w:t>*</w:t>
            </w:r>
            <w:r w:rsidR="0007487A" w:rsidRPr="003C02FF">
              <w:rPr>
                <w:color w:val="000000"/>
                <w:sz w:val="22"/>
                <w:szCs w:val="22"/>
                <w:rPrChange w:id="45708" w:author="James Vu" w:date="2024-04-19T00:27:00Z">
                  <w:rPr>
                    <w:color w:val="000000"/>
                  </w:rPr>
                </w:rPrChange>
              </w:rPr>
              <w:t xml:space="preserve"> </w:t>
            </w:r>
            <w:r w:rsidRPr="003C02FF">
              <w:rPr>
                <w:color w:val="000000"/>
                <w:sz w:val="22"/>
                <w:szCs w:val="22"/>
                <w:rPrChange w:id="45709" w:author="James Vu" w:date="2024-04-19T00:27:00Z">
                  <w:rPr>
                    <w:color w:val="000000"/>
                  </w:rPr>
                </w:rPrChange>
              </w:rPr>
              <w:t>H</w:t>
            </w:r>
            <w:r w:rsidRPr="003C02FF">
              <w:rPr>
                <w:color w:val="000000"/>
                <w:sz w:val="22"/>
                <w:szCs w:val="22"/>
                <w:vertAlign w:val="subscript"/>
                <w:rPrChange w:id="45710" w:author="James Vu" w:date="2024-04-19T00:27:00Z">
                  <w:rPr>
                    <w:color w:val="000000"/>
                    <w:vertAlign w:val="subscript"/>
                  </w:rPr>
                </w:rPrChange>
              </w:rPr>
              <w:t>ĐC</w:t>
            </w:r>
          </w:p>
        </w:tc>
        <w:tc>
          <w:tcPr>
            <w:tcW w:w="407" w:type="pct"/>
            <w:tcBorders>
              <w:top w:val="nil"/>
              <w:left w:val="nil"/>
              <w:bottom w:val="single" w:sz="4" w:space="0" w:color="auto"/>
              <w:right w:val="single" w:sz="4" w:space="0" w:color="auto"/>
            </w:tcBorders>
            <w:shd w:val="clear" w:color="auto" w:fill="auto"/>
            <w:vAlign w:val="center"/>
            <w:hideMark/>
            <w:tcPrChange w:id="45711"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5447778A" w14:textId="69798FF2" w:rsidR="005B29C2" w:rsidRPr="003C02FF" w:rsidRDefault="005B29C2">
            <w:pPr>
              <w:widowControl w:val="0"/>
              <w:spacing w:before="120" w:after="120"/>
              <w:jc w:val="both"/>
              <w:rPr>
                <w:color w:val="000000"/>
                <w:sz w:val="22"/>
                <w:szCs w:val="22"/>
                <w:rPrChange w:id="45712" w:author="James Vu" w:date="2024-04-19T00:27:00Z">
                  <w:rPr>
                    <w:color w:val="000000"/>
                  </w:rPr>
                </w:rPrChange>
              </w:rPr>
              <w:pPrChange w:id="45713" w:author="James Vu" w:date="2024-04-18T22:33:00Z">
                <w:pPr>
                  <w:widowControl w:val="0"/>
                  <w:spacing w:before="120" w:after="120"/>
                  <w:jc w:val="center"/>
                </w:pPr>
              </w:pPrChange>
            </w:pPr>
            <w:r w:rsidRPr="003C02FF">
              <w:rPr>
                <w:color w:val="000000"/>
                <w:sz w:val="22"/>
                <w:szCs w:val="22"/>
                <w:rPrChange w:id="45714" w:author="James Vu" w:date="2024-04-19T00:27:00Z">
                  <w:rPr>
                    <w:color w:val="000000"/>
                  </w:rPr>
                </w:rPrChange>
              </w:rPr>
              <w:t>2.349.000</w:t>
            </w:r>
          </w:p>
        </w:tc>
        <w:tc>
          <w:tcPr>
            <w:tcW w:w="407" w:type="pct"/>
            <w:tcBorders>
              <w:top w:val="nil"/>
              <w:left w:val="nil"/>
              <w:bottom w:val="single" w:sz="4" w:space="0" w:color="auto"/>
              <w:right w:val="single" w:sz="4" w:space="0" w:color="auto"/>
            </w:tcBorders>
            <w:shd w:val="clear" w:color="auto" w:fill="auto"/>
            <w:vAlign w:val="center"/>
            <w:hideMark/>
            <w:tcPrChange w:id="45715"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54C1CA2A" w14:textId="074DA28A" w:rsidR="005B29C2" w:rsidRPr="003C02FF" w:rsidRDefault="005B29C2">
            <w:pPr>
              <w:widowControl w:val="0"/>
              <w:spacing w:before="120" w:after="120"/>
              <w:jc w:val="both"/>
              <w:rPr>
                <w:color w:val="000000"/>
                <w:sz w:val="22"/>
                <w:szCs w:val="22"/>
                <w:rPrChange w:id="45716" w:author="James Vu" w:date="2024-04-19T00:27:00Z">
                  <w:rPr>
                    <w:color w:val="000000"/>
                  </w:rPr>
                </w:rPrChange>
              </w:rPr>
              <w:pPrChange w:id="45717" w:author="James Vu" w:date="2024-04-18T22:33:00Z">
                <w:pPr>
                  <w:widowControl w:val="0"/>
                  <w:spacing w:before="120" w:after="120"/>
                  <w:jc w:val="center"/>
                </w:pPr>
              </w:pPrChange>
            </w:pPr>
            <w:r w:rsidRPr="003C02FF">
              <w:rPr>
                <w:color w:val="000000"/>
                <w:sz w:val="22"/>
                <w:szCs w:val="22"/>
                <w:rPrChange w:id="45718" w:author="James Vu" w:date="2024-04-19T00:27:00Z">
                  <w:rPr>
                    <w:color w:val="000000"/>
                  </w:rPr>
                </w:rPrChange>
              </w:rPr>
              <w:t>2.770.200</w:t>
            </w:r>
          </w:p>
        </w:tc>
        <w:tc>
          <w:tcPr>
            <w:tcW w:w="407" w:type="pct"/>
            <w:tcBorders>
              <w:top w:val="nil"/>
              <w:left w:val="nil"/>
              <w:bottom w:val="single" w:sz="4" w:space="0" w:color="auto"/>
              <w:right w:val="single" w:sz="4" w:space="0" w:color="auto"/>
            </w:tcBorders>
            <w:shd w:val="clear" w:color="auto" w:fill="auto"/>
            <w:vAlign w:val="center"/>
            <w:hideMark/>
            <w:tcPrChange w:id="45719"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29758FB7" w14:textId="532D78E1" w:rsidR="005B29C2" w:rsidRPr="003C02FF" w:rsidRDefault="005B29C2">
            <w:pPr>
              <w:widowControl w:val="0"/>
              <w:spacing w:before="120" w:after="120"/>
              <w:jc w:val="both"/>
              <w:rPr>
                <w:color w:val="000000"/>
                <w:sz w:val="22"/>
                <w:szCs w:val="22"/>
                <w:rPrChange w:id="45720" w:author="James Vu" w:date="2024-04-19T00:27:00Z">
                  <w:rPr>
                    <w:color w:val="000000"/>
                  </w:rPr>
                </w:rPrChange>
              </w:rPr>
              <w:pPrChange w:id="45721" w:author="James Vu" w:date="2024-04-18T22:33:00Z">
                <w:pPr>
                  <w:widowControl w:val="0"/>
                  <w:spacing w:before="120" w:after="120"/>
                  <w:jc w:val="center"/>
                </w:pPr>
              </w:pPrChange>
            </w:pPr>
            <w:r w:rsidRPr="003C02FF">
              <w:rPr>
                <w:color w:val="000000"/>
                <w:sz w:val="22"/>
                <w:szCs w:val="22"/>
                <w:rPrChange w:id="45722" w:author="James Vu" w:date="2024-04-19T00:27:00Z">
                  <w:rPr>
                    <w:color w:val="000000"/>
                  </w:rPr>
                </w:rPrChange>
              </w:rPr>
              <w:t>3.288.600</w:t>
            </w:r>
          </w:p>
        </w:tc>
        <w:tc>
          <w:tcPr>
            <w:tcW w:w="407" w:type="pct"/>
            <w:tcBorders>
              <w:top w:val="nil"/>
              <w:left w:val="nil"/>
              <w:bottom w:val="single" w:sz="4" w:space="0" w:color="auto"/>
              <w:right w:val="single" w:sz="4" w:space="0" w:color="auto"/>
            </w:tcBorders>
            <w:shd w:val="clear" w:color="auto" w:fill="auto"/>
            <w:vAlign w:val="center"/>
            <w:hideMark/>
            <w:tcPrChange w:id="45723"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1E172CE2" w14:textId="4FF840BE" w:rsidR="005B29C2" w:rsidRPr="003C02FF" w:rsidRDefault="005B29C2">
            <w:pPr>
              <w:widowControl w:val="0"/>
              <w:spacing w:before="120" w:after="120"/>
              <w:jc w:val="both"/>
              <w:rPr>
                <w:color w:val="000000"/>
                <w:sz w:val="22"/>
                <w:szCs w:val="22"/>
                <w:rPrChange w:id="45724" w:author="James Vu" w:date="2024-04-19T00:27:00Z">
                  <w:rPr>
                    <w:color w:val="000000"/>
                  </w:rPr>
                </w:rPrChange>
              </w:rPr>
              <w:pPrChange w:id="45725" w:author="James Vu" w:date="2024-04-18T22:33:00Z">
                <w:pPr>
                  <w:widowControl w:val="0"/>
                  <w:spacing w:before="120" w:after="120"/>
                  <w:jc w:val="center"/>
                </w:pPr>
              </w:pPrChange>
            </w:pPr>
            <w:r w:rsidRPr="003C02FF">
              <w:rPr>
                <w:color w:val="000000"/>
                <w:sz w:val="22"/>
                <w:szCs w:val="22"/>
                <w:rPrChange w:id="45726" w:author="James Vu" w:date="2024-04-19T00:27:00Z">
                  <w:rPr>
                    <w:color w:val="000000"/>
                  </w:rPr>
                </w:rPrChange>
              </w:rPr>
              <w:t>3.871.800</w:t>
            </w:r>
          </w:p>
        </w:tc>
        <w:tc>
          <w:tcPr>
            <w:tcW w:w="448" w:type="pct"/>
            <w:tcBorders>
              <w:top w:val="nil"/>
              <w:left w:val="nil"/>
              <w:bottom w:val="single" w:sz="4" w:space="0" w:color="auto"/>
              <w:right w:val="single" w:sz="4" w:space="0" w:color="auto"/>
            </w:tcBorders>
            <w:shd w:val="clear" w:color="auto" w:fill="auto"/>
            <w:vAlign w:val="center"/>
            <w:hideMark/>
            <w:tcPrChange w:id="45727"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7A21A5ED" w14:textId="6E7B2374" w:rsidR="005B29C2" w:rsidRPr="003C02FF" w:rsidRDefault="005B29C2">
            <w:pPr>
              <w:widowControl w:val="0"/>
              <w:spacing w:before="120" w:after="120"/>
              <w:jc w:val="both"/>
              <w:rPr>
                <w:color w:val="000000"/>
                <w:sz w:val="22"/>
                <w:szCs w:val="22"/>
                <w:rPrChange w:id="45728" w:author="James Vu" w:date="2024-04-19T00:27:00Z">
                  <w:rPr>
                    <w:color w:val="000000"/>
                  </w:rPr>
                </w:rPrChange>
              </w:rPr>
              <w:pPrChange w:id="45729" w:author="James Vu" w:date="2024-04-18T22:33:00Z">
                <w:pPr>
                  <w:widowControl w:val="0"/>
                  <w:spacing w:before="120" w:after="120"/>
                  <w:jc w:val="center"/>
                </w:pPr>
              </w:pPrChange>
            </w:pPr>
            <w:r w:rsidRPr="003C02FF">
              <w:rPr>
                <w:color w:val="000000"/>
                <w:sz w:val="22"/>
                <w:szCs w:val="22"/>
                <w:rPrChange w:id="45730" w:author="James Vu" w:date="2024-04-19T00:27:00Z">
                  <w:rPr>
                    <w:color w:val="000000"/>
                  </w:rPr>
                </w:rPrChange>
              </w:rPr>
              <w:t>4.584.600</w:t>
            </w:r>
          </w:p>
        </w:tc>
        <w:tc>
          <w:tcPr>
            <w:tcW w:w="448" w:type="pct"/>
            <w:tcBorders>
              <w:top w:val="nil"/>
              <w:left w:val="nil"/>
              <w:bottom w:val="single" w:sz="4" w:space="0" w:color="auto"/>
              <w:right w:val="single" w:sz="4" w:space="0" w:color="auto"/>
            </w:tcBorders>
            <w:shd w:val="clear" w:color="auto" w:fill="auto"/>
            <w:vAlign w:val="center"/>
            <w:hideMark/>
            <w:tcPrChange w:id="45731"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77E76E67" w14:textId="382A5C34" w:rsidR="005B29C2" w:rsidRPr="003C02FF" w:rsidRDefault="005B29C2">
            <w:pPr>
              <w:widowControl w:val="0"/>
              <w:spacing w:before="120" w:after="120"/>
              <w:jc w:val="both"/>
              <w:rPr>
                <w:color w:val="000000"/>
                <w:sz w:val="22"/>
                <w:szCs w:val="22"/>
                <w:rPrChange w:id="45732" w:author="James Vu" w:date="2024-04-19T00:27:00Z">
                  <w:rPr>
                    <w:color w:val="000000"/>
                  </w:rPr>
                </w:rPrChange>
              </w:rPr>
              <w:pPrChange w:id="45733" w:author="James Vu" w:date="2024-04-18T22:33:00Z">
                <w:pPr>
                  <w:widowControl w:val="0"/>
                  <w:spacing w:before="120" w:after="120"/>
                  <w:jc w:val="center"/>
                </w:pPr>
              </w:pPrChange>
            </w:pPr>
            <w:r w:rsidRPr="003C02FF">
              <w:rPr>
                <w:color w:val="000000"/>
                <w:sz w:val="22"/>
                <w:szCs w:val="22"/>
                <w:rPrChange w:id="45734" w:author="James Vu" w:date="2024-04-19T00:27:00Z">
                  <w:rPr>
                    <w:color w:val="000000"/>
                  </w:rPr>
                </w:rPrChange>
              </w:rPr>
              <w:t>5.410.800</w:t>
            </w:r>
          </w:p>
        </w:tc>
        <w:tc>
          <w:tcPr>
            <w:tcW w:w="448" w:type="pct"/>
            <w:tcBorders>
              <w:top w:val="nil"/>
              <w:left w:val="nil"/>
              <w:bottom w:val="single" w:sz="4" w:space="0" w:color="auto"/>
              <w:right w:val="single" w:sz="4" w:space="0" w:color="auto"/>
            </w:tcBorders>
            <w:shd w:val="clear" w:color="auto" w:fill="auto"/>
            <w:vAlign w:val="center"/>
            <w:hideMark/>
            <w:tcPrChange w:id="45735"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0483689F" w14:textId="01DEADC3" w:rsidR="005B29C2" w:rsidRPr="003C02FF" w:rsidRDefault="005B29C2">
            <w:pPr>
              <w:widowControl w:val="0"/>
              <w:spacing w:before="120" w:after="120"/>
              <w:jc w:val="both"/>
              <w:rPr>
                <w:color w:val="000000"/>
                <w:sz w:val="22"/>
                <w:szCs w:val="22"/>
                <w:rPrChange w:id="45736" w:author="James Vu" w:date="2024-04-19T00:27:00Z">
                  <w:rPr>
                    <w:color w:val="000000"/>
                  </w:rPr>
                </w:rPrChange>
              </w:rPr>
              <w:pPrChange w:id="45737" w:author="James Vu" w:date="2024-04-18T22:33:00Z">
                <w:pPr>
                  <w:widowControl w:val="0"/>
                  <w:spacing w:before="120" w:after="120"/>
                  <w:jc w:val="center"/>
                </w:pPr>
              </w:pPrChange>
            </w:pPr>
            <w:r w:rsidRPr="003C02FF">
              <w:rPr>
                <w:color w:val="000000"/>
                <w:sz w:val="22"/>
                <w:szCs w:val="22"/>
                <w:rPrChange w:id="45738" w:author="James Vu" w:date="2024-04-19T00:27:00Z">
                  <w:rPr>
                    <w:color w:val="000000"/>
                  </w:rPr>
                </w:rPrChange>
              </w:rPr>
              <w:t>6.399.000</w:t>
            </w:r>
          </w:p>
        </w:tc>
        <w:tc>
          <w:tcPr>
            <w:tcW w:w="704" w:type="pct"/>
            <w:tcBorders>
              <w:top w:val="nil"/>
              <w:left w:val="nil"/>
              <w:bottom w:val="single" w:sz="4" w:space="0" w:color="auto"/>
              <w:right w:val="single" w:sz="4" w:space="0" w:color="auto"/>
            </w:tcBorders>
            <w:shd w:val="clear" w:color="auto" w:fill="auto"/>
            <w:vAlign w:val="center"/>
            <w:hideMark/>
            <w:tcPrChange w:id="45739"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40515156" w14:textId="77777777" w:rsidR="005B29C2" w:rsidRPr="003C02FF" w:rsidRDefault="005B29C2">
            <w:pPr>
              <w:widowControl w:val="0"/>
              <w:spacing w:before="120" w:after="120"/>
              <w:jc w:val="both"/>
              <w:rPr>
                <w:i/>
                <w:iCs/>
                <w:color w:val="000000"/>
                <w:sz w:val="22"/>
                <w:szCs w:val="22"/>
                <w:rPrChange w:id="45740" w:author="James Vu" w:date="2024-04-19T00:27:00Z">
                  <w:rPr>
                    <w:i/>
                    <w:iCs/>
                    <w:color w:val="000000"/>
                  </w:rPr>
                </w:rPrChange>
              </w:rPr>
              <w:pPrChange w:id="45741" w:author="James Vu" w:date="2024-04-18T22:33:00Z">
                <w:pPr>
                  <w:widowControl w:val="0"/>
                  <w:spacing w:before="120" w:after="120"/>
                </w:pPr>
              </w:pPrChange>
            </w:pPr>
            <w:r w:rsidRPr="003C02FF">
              <w:rPr>
                <w:i/>
                <w:iCs/>
                <w:color w:val="000000"/>
                <w:sz w:val="22"/>
                <w:szCs w:val="22"/>
                <w:rPrChange w:id="45742" w:author="James Vu" w:date="2024-04-19T00:27:00Z">
                  <w:rPr>
                    <w:i/>
                    <w:iCs/>
                    <w:color w:val="000000"/>
                  </w:rPr>
                </w:rPrChange>
              </w:rPr>
              <w:t> </w:t>
            </w:r>
          </w:p>
        </w:tc>
      </w:tr>
      <w:tr w:rsidR="005B29C2" w:rsidRPr="003C02FF" w14:paraId="538CC016" w14:textId="77777777" w:rsidTr="003C02FF">
        <w:trPr>
          <w:trHeight w:val="878"/>
          <w:trPrChange w:id="45743" w:author="James Vu" w:date="2024-04-19T00:27:00Z">
            <w:trPr>
              <w:trHeight w:val="878"/>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744"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3C6261B5" w14:textId="77777777" w:rsidR="005B29C2" w:rsidRPr="003C02FF" w:rsidRDefault="005B29C2">
            <w:pPr>
              <w:widowControl w:val="0"/>
              <w:spacing w:before="120" w:after="120"/>
              <w:jc w:val="both"/>
              <w:rPr>
                <w:color w:val="000000"/>
                <w:sz w:val="22"/>
                <w:szCs w:val="22"/>
                <w:rPrChange w:id="45745" w:author="James Vu" w:date="2024-04-19T00:27:00Z">
                  <w:rPr>
                    <w:color w:val="000000"/>
                  </w:rPr>
                </w:rPrChange>
              </w:rPr>
              <w:pPrChange w:id="45746" w:author="James Vu" w:date="2024-04-18T22:33:00Z">
                <w:pPr>
                  <w:widowControl w:val="0"/>
                  <w:spacing w:before="120" w:after="120"/>
                  <w:jc w:val="center"/>
                </w:pPr>
              </w:pPrChange>
            </w:pPr>
            <w:r w:rsidRPr="003C02FF">
              <w:rPr>
                <w:color w:val="000000"/>
                <w:sz w:val="22"/>
                <w:szCs w:val="22"/>
                <w:rPrChange w:id="45747" w:author="James Vu" w:date="2024-04-19T00:27:00Z">
                  <w:rPr>
                    <w:color w:val="000000"/>
                  </w:rPr>
                </w:rPrChange>
              </w:rPr>
              <w:t>3</w:t>
            </w:r>
          </w:p>
        </w:tc>
        <w:tc>
          <w:tcPr>
            <w:tcW w:w="604" w:type="pct"/>
            <w:tcBorders>
              <w:top w:val="nil"/>
              <w:left w:val="nil"/>
              <w:bottom w:val="single" w:sz="4" w:space="0" w:color="auto"/>
              <w:right w:val="single" w:sz="4" w:space="0" w:color="auto"/>
            </w:tcBorders>
            <w:shd w:val="clear" w:color="auto" w:fill="auto"/>
            <w:vAlign w:val="center"/>
            <w:hideMark/>
            <w:tcPrChange w:id="45748"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254B3579" w14:textId="77777777" w:rsidR="005B29C2" w:rsidRPr="003C02FF" w:rsidRDefault="005B29C2">
            <w:pPr>
              <w:widowControl w:val="0"/>
              <w:spacing w:before="120" w:after="120"/>
              <w:jc w:val="both"/>
              <w:rPr>
                <w:color w:val="000000"/>
                <w:sz w:val="22"/>
                <w:szCs w:val="22"/>
                <w:rPrChange w:id="45749" w:author="James Vu" w:date="2024-04-19T00:27:00Z">
                  <w:rPr>
                    <w:color w:val="000000"/>
                  </w:rPr>
                </w:rPrChange>
              </w:rPr>
              <w:pPrChange w:id="45750" w:author="James Vu" w:date="2024-04-18T22:33:00Z">
                <w:pPr>
                  <w:widowControl w:val="0"/>
                  <w:spacing w:before="120" w:after="120"/>
                </w:pPr>
              </w:pPrChange>
            </w:pPr>
            <w:r w:rsidRPr="003C02FF">
              <w:rPr>
                <w:color w:val="000000"/>
                <w:sz w:val="22"/>
                <w:szCs w:val="22"/>
                <w:rPrChange w:id="45751" w:author="James Vu" w:date="2024-04-19T00:27:00Z">
                  <w:rPr>
                    <w:color w:val="000000"/>
                  </w:rPr>
                </w:rPrChange>
              </w:rPr>
              <w:t>Bảo hiểm xã hội, bảo hiểm y tế, bảo hiểm thất nghiệp, tai nạn lao động, bệnh nghề nghiệp; công đoàn phí (BH</w:t>
            </w:r>
            <w:r w:rsidRPr="003C02FF">
              <w:rPr>
                <w:color w:val="000000"/>
                <w:sz w:val="22"/>
                <w:szCs w:val="22"/>
                <w:vertAlign w:val="subscript"/>
                <w:rPrChange w:id="45752" w:author="James Vu" w:date="2024-04-19T00:27:00Z">
                  <w:rPr>
                    <w:color w:val="000000"/>
                    <w:vertAlign w:val="subscript"/>
                  </w:rPr>
                </w:rPrChange>
              </w:rPr>
              <w:t>LĐ</w:t>
            </w:r>
            <w:r w:rsidRPr="003C02FF">
              <w:rPr>
                <w:color w:val="000000"/>
                <w:sz w:val="22"/>
                <w:szCs w:val="22"/>
                <w:rPrChange w:id="45753" w:author="James Vu" w:date="2024-04-19T00:27:00Z">
                  <w:rPr>
                    <w:color w:val="000000"/>
                  </w:rPr>
                </w:rPrChange>
              </w:rPr>
              <w:t>)</w:t>
            </w:r>
          </w:p>
        </w:tc>
        <w:tc>
          <w:tcPr>
            <w:tcW w:w="534" w:type="pct"/>
            <w:tcBorders>
              <w:top w:val="nil"/>
              <w:left w:val="nil"/>
              <w:bottom w:val="single" w:sz="4" w:space="0" w:color="auto"/>
              <w:right w:val="single" w:sz="4" w:space="0" w:color="auto"/>
            </w:tcBorders>
            <w:shd w:val="clear" w:color="auto" w:fill="auto"/>
            <w:vAlign w:val="center"/>
            <w:hideMark/>
            <w:tcPrChange w:id="45754"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514F18D4" w14:textId="44B60D88" w:rsidR="005B29C2" w:rsidRPr="003C02FF" w:rsidRDefault="005B29C2">
            <w:pPr>
              <w:widowControl w:val="0"/>
              <w:spacing w:before="120" w:after="120"/>
              <w:jc w:val="both"/>
              <w:rPr>
                <w:color w:val="000000"/>
                <w:sz w:val="22"/>
                <w:szCs w:val="22"/>
                <w:rPrChange w:id="45755" w:author="James Vu" w:date="2024-04-19T00:27:00Z">
                  <w:rPr>
                    <w:color w:val="000000"/>
                  </w:rPr>
                </w:rPrChange>
              </w:rPr>
              <w:pPrChange w:id="45756" w:author="James Vu" w:date="2024-04-18T22:33:00Z">
                <w:pPr>
                  <w:widowControl w:val="0"/>
                  <w:spacing w:before="120" w:after="120"/>
                  <w:jc w:val="center"/>
                </w:pPr>
              </w:pPrChange>
            </w:pPr>
            <w:r w:rsidRPr="003C02FF">
              <w:rPr>
                <w:color w:val="000000"/>
                <w:sz w:val="22"/>
                <w:szCs w:val="22"/>
                <w:rPrChange w:id="45757" w:author="James Vu" w:date="2024-04-19T00:27:00Z">
                  <w:rPr>
                    <w:color w:val="000000"/>
                  </w:rPr>
                </w:rPrChange>
              </w:rPr>
              <w:t>BH</w:t>
            </w:r>
            <w:r w:rsidRPr="003C02FF">
              <w:rPr>
                <w:color w:val="000000"/>
                <w:sz w:val="22"/>
                <w:szCs w:val="22"/>
                <w:vertAlign w:val="subscript"/>
                <w:rPrChange w:id="45758" w:author="James Vu" w:date="2024-04-19T00:27:00Z">
                  <w:rPr>
                    <w:color w:val="000000"/>
                    <w:vertAlign w:val="subscript"/>
                  </w:rPr>
                </w:rPrChange>
              </w:rPr>
              <w:t>LĐ</w:t>
            </w:r>
            <w:r w:rsidRPr="003C02FF">
              <w:rPr>
                <w:color w:val="000000"/>
                <w:sz w:val="22"/>
                <w:szCs w:val="22"/>
                <w:rPrChange w:id="45759" w:author="James Vu" w:date="2024-04-19T00:27:00Z">
                  <w:rPr>
                    <w:color w:val="000000"/>
                  </w:rPr>
                </w:rPrChange>
              </w:rPr>
              <w:t xml:space="preserve"> = %BH</w:t>
            </w:r>
            <w:r w:rsidRPr="003C02FF">
              <w:rPr>
                <w:color w:val="000000"/>
                <w:sz w:val="22"/>
                <w:szCs w:val="22"/>
                <w:vertAlign w:val="subscript"/>
                <w:rPrChange w:id="45760" w:author="James Vu" w:date="2024-04-19T00:27:00Z">
                  <w:rPr>
                    <w:color w:val="000000"/>
                    <w:vertAlign w:val="subscript"/>
                  </w:rPr>
                </w:rPrChange>
              </w:rPr>
              <w:t>LĐ</w:t>
            </w:r>
            <w:r w:rsidR="0007487A" w:rsidRPr="003C02FF">
              <w:rPr>
                <w:color w:val="000000"/>
                <w:sz w:val="22"/>
                <w:szCs w:val="22"/>
                <w:vertAlign w:val="subscript"/>
                <w:rPrChange w:id="45761" w:author="James Vu" w:date="2024-04-19T00:27:00Z">
                  <w:rPr>
                    <w:color w:val="000000"/>
                    <w:vertAlign w:val="subscript"/>
                  </w:rPr>
                </w:rPrChange>
              </w:rPr>
              <w:t xml:space="preserve"> </w:t>
            </w:r>
            <w:r w:rsidRPr="003C02FF">
              <w:rPr>
                <w:color w:val="000000"/>
                <w:sz w:val="22"/>
                <w:szCs w:val="22"/>
                <w:rPrChange w:id="45762" w:author="James Vu" w:date="2024-04-19T00:27:00Z">
                  <w:rPr>
                    <w:color w:val="000000"/>
                  </w:rPr>
                </w:rPrChange>
              </w:rPr>
              <w:t>*</w:t>
            </w:r>
            <w:r w:rsidR="0007487A" w:rsidRPr="003C02FF">
              <w:rPr>
                <w:color w:val="000000"/>
                <w:sz w:val="22"/>
                <w:szCs w:val="22"/>
                <w:rPrChange w:id="45763" w:author="James Vu" w:date="2024-04-19T00:27:00Z">
                  <w:rPr>
                    <w:color w:val="000000"/>
                  </w:rPr>
                </w:rPrChange>
              </w:rPr>
              <w:t xml:space="preserve"> </w:t>
            </w:r>
            <w:r w:rsidRPr="003C02FF">
              <w:rPr>
                <w:color w:val="000000"/>
                <w:sz w:val="22"/>
                <w:szCs w:val="22"/>
                <w:rPrChange w:id="45764" w:author="James Vu" w:date="2024-04-19T00:27:00Z">
                  <w:rPr>
                    <w:color w:val="000000"/>
                  </w:rPr>
                </w:rPrChange>
              </w:rPr>
              <w:t>(L</w:t>
            </w:r>
            <w:r w:rsidRPr="003C02FF">
              <w:rPr>
                <w:color w:val="000000"/>
                <w:sz w:val="22"/>
                <w:szCs w:val="22"/>
                <w:vertAlign w:val="subscript"/>
                <w:rPrChange w:id="45765" w:author="James Vu" w:date="2024-04-19T00:27:00Z">
                  <w:rPr>
                    <w:color w:val="000000"/>
                    <w:vertAlign w:val="subscript"/>
                  </w:rPr>
                </w:rPrChange>
              </w:rPr>
              <w:t>CB,PC</w:t>
            </w:r>
            <w:r w:rsidRPr="003C02FF">
              <w:rPr>
                <w:color w:val="000000"/>
                <w:sz w:val="22"/>
                <w:szCs w:val="22"/>
                <w:rPrChange w:id="45766" w:author="James Vu" w:date="2024-04-19T00:27:00Z">
                  <w:rPr>
                    <w:color w:val="000000"/>
                  </w:rPr>
                </w:rPrChange>
              </w:rPr>
              <w:t>+L</w:t>
            </w:r>
            <w:r w:rsidRPr="003C02FF">
              <w:rPr>
                <w:color w:val="000000"/>
                <w:sz w:val="22"/>
                <w:szCs w:val="22"/>
                <w:vertAlign w:val="subscript"/>
                <w:rPrChange w:id="45767" w:author="James Vu" w:date="2024-04-19T00:27:00Z">
                  <w:rPr>
                    <w:color w:val="000000"/>
                    <w:vertAlign w:val="subscript"/>
                  </w:rPr>
                </w:rPrChange>
              </w:rPr>
              <w:t>ĐC</w:t>
            </w:r>
            <w:r w:rsidRPr="003C02FF">
              <w:rPr>
                <w:color w:val="000000"/>
                <w:sz w:val="22"/>
                <w:szCs w:val="22"/>
                <w:rPrChange w:id="45768" w:author="James Vu" w:date="2024-04-19T00:27:00Z">
                  <w:rPr>
                    <w:color w:val="000000"/>
                  </w:rPr>
                </w:rPrChange>
              </w:rPr>
              <w:t>)</w:t>
            </w:r>
          </w:p>
        </w:tc>
        <w:tc>
          <w:tcPr>
            <w:tcW w:w="407" w:type="pct"/>
            <w:tcBorders>
              <w:top w:val="nil"/>
              <w:left w:val="nil"/>
              <w:bottom w:val="single" w:sz="4" w:space="0" w:color="auto"/>
              <w:right w:val="single" w:sz="4" w:space="0" w:color="auto"/>
            </w:tcBorders>
            <w:shd w:val="clear" w:color="auto" w:fill="auto"/>
            <w:vAlign w:val="center"/>
            <w:hideMark/>
            <w:tcPrChange w:id="45769"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62786DDB" w14:textId="21103B71" w:rsidR="005B29C2" w:rsidRPr="003C02FF" w:rsidRDefault="005B29C2">
            <w:pPr>
              <w:widowControl w:val="0"/>
              <w:spacing w:before="120" w:after="120"/>
              <w:jc w:val="both"/>
              <w:rPr>
                <w:color w:val="000000"/>
                <w:sz w:val="22"/>
                <w:szCs w:val="22"/>
                <w:rPrChange w:id="45770" w:author="James Vu" w:date="2024-04-19T00:27:00Z">
                  <w:rPr>
                    <w:color w:val="000000"/>
                  </w:rPr>
                </w:rPrChange>
              </w:rPr>
              <w:pPrChange w:id="45771" w:author="James Vu" w:date="2024-04-18T22:33:00Z">
                <w:pPr>
                  <w:widowControl w:val="0"/>
                  <w:spacing w:before="120" w:after="120"/>
                  <w:jc w:val="center"/>
                </w:pPr>
              </w:pPrChange>
            </w:pPr>
            <w:r w:rsidRPr="003C02FF">
              <w:rPr>
                <w:color w:val="000000"/>
                <w:sz w:val="22"/>
                <w:szCs w:val="22"/>
                <w:rPrChange w:id="45772" w:author="James Vu" w:date="2024-04-19T00:27:00Z">
                  <w:rPr>
                    <w:color w:val="000000"/>
                  </w:rPr>
                </w:rPrChange>
              </w:rPr>
              <w:t>613.350</w:t>
            </w:r>
          </w:p>
        </w:tc>
        <w:tc>
          <w:tcPr>
            <w:tcW w:w="407" w:type="pct"/>
            <w:tcBorders>
              <w:top w:val="nil"/>
              <w:left w:val="nil"/>
              <w:bottom w:val="single" w:sz="4" w:space="0" w:color="auto"/>
              <w:right w:val="single" w:sz="4" w:space="0" w:color="auto"/>
            </w:tcBorders>
            <w:shd w:val="clear" w:color="auto" w:fill="auto"/>
            <w:vAlign w:val="center"/>
            <w:hideMark/>
            <w:tcPrChange w:id="45773"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411B5987" w14:textId="530A2506" w:rsidR="005B29C2" w:rsidRPr="003C02FF" w:rsidRDefault="005B29C2">
            <w:pPr>
              <w:widowControl w:val="0"/>
              <w:spacing w:before="120" w:after="120"/>
              <w:jc w:val="both"/>
              <w:rPr>
                <w:color w:val="000000"/>
                <w:sz w:val="22"/>
                <w:szCs w:val="22"/>
                <w:rPrChange w:id="45774" w:author="James Vu" w:date="2024-04-19T00:27:00Z">
                  <w:rPr>
                    <w:color w:val="000000"/>
                  </w:rPr>
                </w:rPrChange>
              </w:rPr>
              <w:pPrChange w:id="45775" w:author="James Vu" w:date="2024-04-18T22:33:00Z">
                <w:pPr>
                  <w:widowControl w:val="0"/>
                  <w:spacing w:before="120" w:after="120"/>
                  <w:jc w:val="center"/>
                </w:pPr>
              </w:pPrChange>
            </w:pPr>
            <w:r w:rsidRPr="003C02FF">
              <w:rPr>
                <w:color w:val="000000"/>
                <w:sz w:val="22"/>
                <w:szCs w:val="22"/>
                <w:rPrChange w:id="45776" w:author="James Vu" w:date="2024-04-19T00:27:00Z">
                  <w:rPr>
                    <w:color w:val="000000"/>
                  </w:rPr>
                </w:rPrChange>
              </w:rPr>
              <w:t>723.330</w:t>
            </w:r>
          </w:p>
        </w:tc>
        <w:tc>
          <w:tcPr>
            <w:tcW w:w="407" w:type="pct"/>
            <w:tcBorders>
              <w:top w:val="nil"/>
              <w:left w:val="nil"/>
              <w:bottom w:val="single" w:sz="4" w:space="0" w:color="auto"/>
              <w:right w:val="single" w:sz="4" w:space="0" w:color="auto"/>
            </w:tcBorders>
            <w:shd w:val="clear" w:color="auto" w:fill="auto"/>
            <w:vAlign w:val="center"/>
            <w:hideMark/>
            <w:tcPrChange w:id="45777"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51466A42" w14:textId="43AF2BAE" w:rsidR="005B29C2" w:rsidRPr="003C02FF" w:rsidRDefault="005B29C2">
            <w:pPr>
              <w:widowControl w:val="0"/>
              <w:spacing w:before="120" w:after="120"/>
              <w:jc w:val="both"/>
              <w:rPr>
                <w:color w:val="000000"/>
                <w:sz w:val="22"/>
                <w:szCs w:val="22"/>
                <w:rPrChange w:id="45778" w:author="James Vu" w:date="2024-04-19T00:27:00Z">
                  <w:rPr>
                    <w:color w:val="000000"/>
                  </w:rPr>
                </w:rPrChange>
              </w:rPr>
              <w:pPrChange w:id="45779" w:author="James Vu" w:date="2024-04-18T22:33:00Z">
                <w:pPr>
                  <w:widowControl w:val="0"/>
                  <w:spacing w:before="120" w:after="120"/>
                  <w:jc w:val="center"/>
                </w:pPr>
              </w:pPrChange>
            </w:pPr>
            <w:r w:rsidRPr="003C02FF">
              <w:rPr>
                <w:color w:val="000000"/>
                <w:sz w:val="22"/>
                <w:szCs w:val="22"/>
                <w:rPrChange w:id="45780" w:author="James Vu" w:date="2024-04-19T00:27:00Z">
                  <w:rPr>
                    <w:color w:val="000000"/>
                  </w:rPr>
                </w:rPrChange>
              </w:rPr>
              <w:t>858.690</w:t>
            </w:r>
          </w:p>
        </w:tc>
        <w:tc>
          <w:tcPr>
            <w:tcW w:w="407" w:type="pct"/>
            <w:tcBorders>
              <w:top w:val="nil"/>
              <w:left w:val="nil"/>
              <w:bottom w:val="single" w:sz="4" w:space="0" w:color="auto"/>
              <w:right w:val="single" w:sz="4" w:space="0" w:color="auto"/>
            </w:tcBorders>
            <w:shd w:val="clear" w:color="auto" w:fill="auto"/>
            <w:vAlign w:val="center"/>
            <w:hideMark/>
            <w:tcPrChange w:id="45781"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15673421" w14:textId="4B582404" w:rsidR="005B29C2" w:rsidRPr="003C02FF" w:rsidRDefault="005B29C2">
            <w:pPr>
              <w:widowControl w:val="0"/>
              <w:spacing w:before="120" w:after="120"/>
              <w:jc w:val="both"/>
              <w:rPr>
                <w:color w:val="000000"/>
                <w:sz w:val="22"/>
                <w:szCs w:val="22"/>
                <w:rPrChange w:id="45782" w:author="James Vu" w:date="2024-04-19T00:27:00Z">
                  <w:rPr>
                    <w:color w:val="000000"/>
                  </w:rPr>
                </w:rPrChange>
              </w:rPr>
              <w:pPrChange w:id="45783" w:author="James Vu" w:date="2024-04-18T22:33:00Z">
                <w:pPr>
                  <w:widowControl w:val="0"/>
                  <w:spacing w:before="120" w:after="120"/>
                  <w:jc w:val="center"/>
                </w:pPr>
              </w:pPrChange>
            </w:pPr>
            <w:r w:rsidRPr="003C02FF">
              <w:rPr>
                <w:color w:val="000000"/>
                <w:sz w:val="22"/>
                <w:szCs w:val="22"/>
                <w:rPrChange w:id="45784" w:author="James Vu" w:date="2024-04-19T00:27:00Z">
                  <w:rPr>
                    <w:color w:val="000000"/>
                  </w:rPr>
                </w:rPrChange>
              </w:rPr>
              <w:t>1.010.970</w:t>
            </w:r>
          </w:p>
        </w:tc>
        <w:tc>
          <w:tcPr>
            <w:tcW w:w="448" w:type="pct"/>
            <w:tcBorders>
              <w:top w:val="nil"/>
              <w:left w:val="nil"/>
              <w:bottom w:val="single" w:sz="4" w:space="0" w:color="auto"/>
              <w:right w:val="single" w:sz="4" w:space="0" w:color="auto"/>
            </w:tcBorders>
            <w:shd w:val="clear" w:color="auto" w:fill="auto"/>
            <w:vAlign w:val="center"/>
            <w:hideMark/>
            <w:tcPrChange w:id="45785"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33479AC6" w14:textId="04CF5A2E" w:rsidR="005B29C2" w:rsidRPr="003C02FF" w:rsidRDefault="005B29C2">
            <w:pPr>
              <w:widowControl w:val="0"/>
              <w:spacing w:before="120" w:after="120"/>
              <w:jc w:val="both"/>
              <w:rPr>
                <w:color w:val="000000"/>
                <w:sz w:val="22"/>
                <w:szCs w:val="22"/>
                <w:rPrChange w:id="45786" w:author="James Vu" w:date="2024-04-19T00:27:00Z">
                  <w:rPr>
                    <w:color w:val="000000"/>
                  </w:rPr>
                </w:rPrChange>
              </w:rPr>
              <w:pPrChange w:id="45787" w:author="James Vu" w:date="2024-04-18T22:33:00Z">
                <w:pPr>
                  <w:widowControl w:val="0"/>
                  <w:spacing w:before="120" w:after="120"/>
                  <w:jc w:val="center"/>
                </w:pPr>
              </w:pPrChange>
            </w:pPr>
            <w:r w:rsidRPr="003C02FF">
              <w:rPr>
                <w:color w:val="000000"/>
                <w:sz w:val="22"/>
                <w:szCs w:val="22"/>
                <w:rPrChange w:id="45788" w:author="James Vu" w:date="2024-04-19T00:27:00Z">
                  <w:rPr>
                    <w:color w:val="000000"/>
                  </w:rPr>
                </w:rPrChange>
              </w:rPr>
              <w:t>1.197.090</w:t>
            </w:r>
          </w:p>
        </w:tc>
        <w:tc>
          <w:tcPr>
            <w:tcW w:w="448" w:type="pct"/>
            <w:tcBorders>
              <w:top w:val="nil"/>
              <w:left w:val="nil"/>
              <w:bottom w:val="single" w:sz="4" w:space="0" w:color="auto"/>
              <w:right w:val="single" w:sz="4" w:space="0" w:color="auto"/>
            </w:tcBorders>
            <w:shd w:val="clear" w:color="auto" w:fill="auto"/>
            <w:vAlign w:val="center"/>
            <w:hideMark/>
            <w:tcPrChange w:id="45789"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5D096E07" w14:textId="5D2CD7A8" w:rsidR="005B29C2" w:rsidRPr="003C02FF" w:rsidRDefault="005B29C2">
            <w:pPr>
              <w:widowControl w:val="0"/>
              <w:spacing w:before="120" w:after="120"/>
              <w:jc w:val="both"/>
              <w:rPr>
                <w:color w:val="000000"/>
                <w:sz w:val="22"/>
                <w:szCs w:val="22"/>
                <w:rPrChange w:id="45790" w:author="James Vu" w:date="2024-04-19T00:27:00Z">
                  <w:rPr>
                    <w:color w:val="000000"/>
                  </w:rPr>
                </w:rPrChange>
              </w:rPr>
              <w:pPrChange w:id="45791" w:author="James Vu" w:date="2024-04-18T22:33:00Z">
                <w:pPr>
                  <w:widowControl w:val="0"/>
                  <w:spacing w:before="120" w:after="120"/>
                  <w:jc w:val="center"/>
                </w:pPr>
              </w:pPrChange>
            </w:pPr>
            <w:r w:rsidRPr="003C02FF">
              <w:rPr>
                <w:color w:val="000000"/>
                <w:sz w:val="22"/>
                <w:szCs w:val="22"/>
                <w:rPrChange w:id="45792" w:author="James Vu" w:date="2024-04-19T00:27:00Z">
                  <w:rPr>
                    <w:color w:val="000000"/>
                  </w:rPr>
                </w:rPrChange>
              </w:rPr>
              <w:t>1.412.820</w:t>
            </w:r>
          </w:p>
        </w:tc>
        <w:tc>
          <w:tcPr>
            <w:tcW w:w="448" w:type="pct"/>
            <w:tcBorders>
              <w:top w:val="nil"/>
              <w:left w:val="nil"/>
              <w:bottom w:val="single" w:sz="4" w:space="0" w:color="auto"/>
              <w:right w:val="single" w:sz="4" w:space="0" w:color="auto"/>
            </w:tcBorders>
            <w:shd w:val="clear" w:color="auto" w:fill="auto"/>
            <w:vAlign w:val="center"/>
            <w:hideMark/>
            <w:tcPrChange w:id="45793"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4DCEE30D" w14:textId="4D83C3A0" w:rsidR="005B29C2" w:rsidRPr="003C02FF" w:rsidRDefault="005B29C2">
            <w:pPr>
              <w:widowControl w:val="0"/>
              <w:spacing w:before="120" w:after="120"/>
              <w:jc w:val="both"/>
              <w:rPr>
                <w:color w:val="000000"/>
                <w:sz w:val="22"/>
                <w:szCs w:val="22"/>
                <w:rPrChange w:id="45794" w:author="James Vu" w:date="2024-04-19T00:27:00Z">
                  <w:rPr>
                    <w:color w:val="000000"/>
                  </w:rPr>
                </w:rPrChange>
              </w:rPr>
              <w:pPrChange w:id="45795" w:author="James Vu" w:date="2024-04-18T22:33:00Z">
                <w:pPr>
                  <w:widowControl w:val="0"/>
                  <w:spacing w:before="120" w:after="120"/>
                  <w:jc w:val="center"/>
                </w:pPr>
              </w:pPrChange>
            </w:pPr>
            <w:r w:rsidRPr="003C02FF">
              <w:rPr>
                <w:color w:val="000000"/>
                <w:sz w:val="22"/>
                <w:szCs w:val="22"/>
                <w:rPrChange w:id="45796" w:author="James Vu" w:date="2024-04-19T00:27:00Z">
                  <w:rPr>
                    <w:color w:val="000000"/>
                  </w:rPr>
                </w:rPrChange>
              </w:rPr>
              <w:t>1.670.850</w:t>
            </w:r>
          </w:p>
        </w:tc>
        <w:tc>
          <w:tcPr>
            <w:tcW w:w="704" w:type="pct"/>
            <w:tcBorders>
              <w:top w:val="nil"/>
              <w:left w:val="nil"/>
              <w:bottom w:val="single" w:sz="4" w:space="0" w:color="auto"/>
              <w:right w:val="single" w:sz="4" w:space="0" w:color="auto"/>
            </w:tcBorders>
            <w:shd w:val="clear" w:color="auto" w:fill="auto"/>
            <w:vAlign w:val="center"/>
            <w:hideMark/>
            <w:tcPrChange w:id="45797"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14E941C4" w14:textId="77777777" w:rsidR="005B29C2" w:rsidRPr="003C02FF" w:rsidRDefault="005B29C2">
            <w:pPr>
              <w:widowControl w:val="0"/>
              <w:spacing w:before="120" w:after="120"/>
              <w:jc w:val="both"/>
              <w:rPr>
                <w:i/>
                <w:iCs/>
                <w:color w:val="000000"/>
                <w:sz w:val="22"/>
                <w:szCs w:val="22"/>
                <w:rPrChange w:id="45798" w:author="James Vu" w:date="2024-04-19T00:27:00Z">
                  <w:rPr>
                    <w:i/>
                    <w:iCs/>
                    <w:color w:val="000000"/>
                  </w:rPr>
                </w:rPrChange>
              </w:rPr>
              <w:pPrChange w:id="45799" w:author="James Vu" w:date="2024-04-18T22:33:00Z">
                <w:pPr>
                  <w:widowControl w:val="0"/>
                  <w:spacing w:before="120" w:after="120"/>
                </w:pPr>
              </w:pPrChange>
            </w:pPr>
            <w:r w:rsidRPr="003C02FF">
              <w:rPr>
                <w:i/>
                <w:iCs/>
                <w:color w:val="000000"/>
                <w:sz w:val="22"/>
                <w:szCs w:val="22"/>
                <w:rPrChange w:id="45800" w:author="James Vu" w:date="2024-04-19T00:27:00Z">
                  <w:rPr>
                    <w:i/>
                    <w:iCs/>
                    <w:color w:val="000000"/>
                  </w:rPr>
                </w:rPrChange>
              </w:rPr>
              <w:t>Các khoản bảo hiểm mà đơn vị sử dụng lao động phải đóng</w:t>
            </w:r>
          </w:p>
        </w:tc>
      </w:tr>
      <w:tr w:rsidR="005B29C2" w:rsidRPr="003C02FF" w14:paraId="6AFB2824" w14:textId="77777777" w:rsidTr="003C02FF">
        <w:trPr>
          <w:trHeight w:val="330"/>
          <w:trPrChange w:id="45801" w:author="James Vu" w:date="2024-04-19T00:27:00Z">
            <w:trPr>
              <w:trHeight w:val="330"/>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802"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59B1FB8F" w14:textId="77777777" w:rsidR="005B29C2" w:rsidRPr="003C02FF" w:rsidRDefault="005B29C2">
            <w:pPr>
              <w:widowControl w:val="0"/>
              <w:spacing w:before="120" w:after="120"/>
              <w:jc w:val="both"/>
              <w:rPr>
                <w:color w:val="000000"/>
                <w:sz w:val="22"/>
                <w:szCs w:val="22"/>
                <w:rPrChange w:id="45803" w:author="James Vu" w:date="2024-04-19T00:27:00Z">
                  <w:rPr>
                    <w:color w:val="000000"/>
                  </w:rPr>
                </w:rPrChange>
              </w:rPr>
              <w:pPrChange w:id="45804" w:author="James Vu" w:date="2024-04-18T22:33:00Z">
                <w:pPr>
                  <w:widowControl w:val="0"/>
                  <w:spacing w:before="120" w:after="120"/>
                  <w:jc w:val="center"/>
                </w:pPr>
              </w:pPrChange>
            </w:pPr>
            <w:r w:rsidRPr="003C02FF">
              <w:rPr>
                <w:color w:val="000000"/>
                <w:sz w:val="22"/>
                <w:szCs w:val="22"/>
                <w:rPrChange w:id="45805" w:author="James Vu" w:date="2024-04-19T00:27:00Z">
                  <w:rPr>
                    <w:color w:val="000000"/>
                  </w:rPr>
                </w:rPrChange>
              </w:rPr>
              <w:t> </w:t>
            </w:r>
          </w:p>
        </w:tc>
        <w:tc>
          <w:tcPr>
            <w:tcW w:w="604" w:type="pct"/>
            <w:tcBorders>
              <w:top w:val="nil"/>
              <w:left w:val="nil"/>
              <w:bottom w:val="single" w:sz="4" w:space="0" w:color="auto"/>
              <w:right w:val="single" w:sz="4" w:space="0" w:color="auto"/>
            </w:tcBorders>
            <w:shd w:val="clear" w:color="auto" w:fill="auto"/>
            <w:vAlign w:val="center"/>
            <w:hideMark/>
            <w:tcPrChange w:id="45806"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1C0C888C" w14:textId="77777777" w:rsidR="005B29C2" w:rsidRPr="003C02FF" w:rsidRDefault="005B29C2">
            <w:pPr>
              <w:widowControl w:val="0"/>
              <w:spacing w:before="120" w:after="120"/>
              <w:jc w:val="both"/>
              <w:rPr>
                <w:b/>
                <w:bCs/>
                <w:color w:val="000000"/>
                <w:sz w:val="22"/>
                <w:szCs w:val="22"/>
                <w:rPrChange w:id="45807" w:author="James Vu" w:date="2024-04-19T00:27:00Z">
                  <w:rPr>
                    <w:b/>
                    <w:bCs/>
                    <w:color w:val="000000"/>
                  </w:rPr>
                </w:rPrChange>
              </w:rPr>
              <w:pPrChange w:id="45808" w:author="James Vu" w:date="2024-04-18T22:33:00Z">
                <w:pPr>
                  <w:widowControl w:val="0"/>
                  <w:spacing w:before="120" w:after="120"/>
                </w:pPr>
              </w:pPrChange>
            </w:pPr>
            <w:r w:rsidRPr="003C02FF">
              <w:rPr>
                <w:b/>
                <w:bCs/>
                <w:color w:val="000000"/>
                <w:sz w:val="22"/>
                <w:szCs w:val="22"/>
                <w:rPrChange w:id="45809" w:author="James Vu" w:date="2024-04-19T00:27:00Z">
                  <w:rPr>
                    <w:b/>
                    <w:bCs/>
                    <w:color w:val="000000"/>
                  </w:rPr>
                </w:rPrChange>
              </w:rPr>
              <w:t>Mức lương lao động/tháng (L</w:t>
            </w:r>
            <w:r w:rsidRPr="003C02FF">
              <w:rPr>
                <w:b/>
                <w:bCs/>
                <w:color w:val="000000"/>
                <w:sz w:val="22"/>
                <w:szCs w:val="22"/>
                <w:vertAlign w:val="subscript"/>
                <w:rPrChange w:id="45810" w:author="James Vu" w:date="2024-04-19T00:27:00Z">
                  <w:rPr>
                    <w:b/>
                    <w:bCs/>
                    <w:color w:val="000000"/>
                    <w:vertAlign w:val="subscript"/>
                  </w:rPr>
                </w:rPrChange>
              </w:rPr>
              <w:t>T</w:t>
            </w:r>
            <w:r w:rsidRPr="003C02FF">
              <w:rPr>
                <w:b/>
                <w:bCs/>
                <w:color w:val="000000"/>
                <w:sz w:val="22"/>
                <w:szCs w:val="22"/>
                <w:rPrChange w:id="45811" w:author="James Vu" w:date="2024-04-19T00:27:00Z">
                  <w:rPr>
                    <w:b/>
                    <w:bCs/>
                    <w:color w:val="000000"/>
                  </w:rPr>
                </w:rPrChange>
              </w:rPr>
              <w:t>)</w:t>
            </w:r>
          </w:p>
        </w:tc>
        <w:tc>
          <w:tcPr>
            <w:tcW w:w="534" w:type="pct"/>
            <w:tcBorders>
              <w:top w:val="nil"/>
              <w:left w:val="nil"/>
              <w:bottom w:val="single" w:sz="4" w:space="0" w:color="auto"/>
              <w:right w:val="single" w:sz="4" w:space="0" w:color="auto"/>
            </w:tcBorders>
            <w:shd w:val="clear" w:color="auto" w:fill="auto"/>
            <w:vAlign w:val="center"/>
            <w:hideMark/>
            <w:tcPrChange w:id="45812"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27DF3668" w14:textId="77777777" w:rsidR="005B29C2" w:rsidRPr="003C02FF" w:rsidRDefault="005B29C2">
            <w:pPr>
              <w:widowControl w:val="0"/>
              <w:spacing w:before="120" w:after="120"/>
              <w:jc w:val="both"/>
              <w:rPr>
                <w:b/>
                <w:bCs/>
                <w:color w:val="000000"/>
                <w:sz w:val="22"/>
                <w:szCs w:val="22"/>
                <w:rPrChange w:id="45813" w:author="James Vu" w:date="2024-04-19T00:27:00Z">
                  <w:rPr>
                    <w:b/>
                    <w:bCs/>
                    <w:color w:val="000000"/>
                  </w:rPr>
                </w:rPrChange>
              </w:rPr>
              <w:pPrChange w:id="45814" w:author="James Vu" w:date="2024-04-18T22:33:00Z">
                <w:pPr>
                  <w:widowControl w:val="0"/>
                  <w:spacing w:before="120" w:after="120"/>
                  <w:jc w:val="center"/>
                </w:pPr>
              </w:pPrChange>
            </w:pPr>
            <w:r w:rsidRPr="003C02FF">
              <w:rPr>
                <w:b/>
                <w:bCs/>
                <w:color w:val="000000"/>
                <w:sz w:val="22"/>
                <w:szCs w:val="22"/>
                <w:rPrChange w:id="45815" w:author="James Vu" w:date="2024-04-19T00:27:00Z">
                  <w:rPr>
                    <w:b/>
                    <w:bCs/>
                    <w:color w:val="000000"/>
                  </w:rPr>
                </w:rPrChange>
              </w:rPr>
              <w:t>L</w:t>
            </w:r>
            <w:r w:rsidRPr="003C02FF">
              <w:rPr>
                <w:b/>
                <w:bCs/>
                <w:color w:val="000000"/>
                <w:sz w:val="22"/>
                <w:szCs w:val="22"/>
                <w:vertAlign w:val="subscript"/>
                <w:rPrChange w:id="45816" w:author="James Vu" w:date="2024-04-19T00:27:00Z">
                  <w:rPr>
                    <w:b/>
                    <w:bCs/>
                    <w:color w:val="000000"/>
                    <w:vertAlign w:val="subscript"/>
                  </w:rPr>
                </w:rPrChange>
              </w:rPr>
              <w:t>T</w:t>
            </w:r>
            <w:r w:rsidRPr="003C02FF">
              <w:rPr>
                <w:b/>
                <w:bCs/>
                <w:color w:val="000000"/>
                <w:sz w:val="22"/>
                <w:szCs w:val="22"/>
                <w:rPrChange w:id="45817" w:author="James Vu" w:date="2024-04-19T00:27:00Z">
                  <w:rPr>
                    <w:b/>
                    <w:bCs/>
                    <w:color w:val="000000"/>
                  </w:rPr>
                </w:rPrChange>
              </w:rPr>
              <w:t xml:space="preserve"> = L</w:t>
            </w:r>
            <w:r w:rsidRPr="003C02FF">
              <w:rPr>
                <w:b/>
                <w:bCs/>
                <w:color w:val="000000"/>
                <w:sz w:val="22"/>
                <w:szCs w:val="22"/>
                <w:vertAlign w:val="subscript"/>
                <w:rPrChange w:id="45818" w:author="James Vu" w:date="2024-04-19T00:27:00Z">
                  <w:rPr>
                    <w:b/>
                    <w:bCs/>
                    <w:color w:val="000000"/>
                    <w:vertAlign w:val="subscript"/>
                  </w:rPr>
                </w:rPrChange>
              </w:rPr>
              <w:t>CB,PC</w:t>
            </w:r>
            <w:r w:rsidRPr="003C02FF">
              <w:rPr>
                <w:b/>
                <w:bCs/>
                <w:color w:val="000000"/>
                <w:sz w:val="22"/>
                <w:szCs w:val="22"/>
                <w:rPrChange w:id="45819" w:author="James Vu" w:date="2024-04-19T00:27:00Z">
                  <w:rPr>
                    <w:b/>
                    <w:bCs/>
                    <w:color w:val="000000"/>
                  </w:rPr>
                </w:rPrChange>
              </w:rPr>
              <w:t xml:space="preserve"> + L</w:t>
            </w:r>
            <w:r w:rsidRPr="003C02FF">
              <w:rPr>
                <w:b/>
                <w:bCs/>
                <w:color w:val="000000"/>
                <w:sz w:val="22"/>
                <w:szCs w:val="22"/>
                <w:vertAlign w:val="subscript"/>
                <w:rPrChange w:id="45820" w:author="James Vu" w:date="2024-04-19T00:27:00Z">
                  <w:rPr>
                    <w:b/>
                    <w:bCs/>
                    <w:color w:val="000000"/>
                    <w:vertAlign w:val="subscript"/>
                  </w:rPr>
                </w:rPrChange>
              </w:rPr>
              <w:t>ĐC</w:t>
            </w:r>
            <w:r w:rsidRPr="003C02FF">
              <w:rPr>
                <w:b/>
                <w:bCs/>
                <w:color w:val="000000"/>
                <w:sz w:val="22"/>
                <w:szCs w:val="22"/>
                <w:rPrChange w:id="45821" w:author="James Vu" w:date="2024-04-19T00:27:00Z">
                  <w:rPr>
                    <w:b/>
                    <w:bCs/>
                    <w:color w:val="000000"/>
                  </w:rPr>
                </w:rPrChange>
              </w:rPr>
              <w:t xml:space="preserve"> + BH</w:t>
            </w:r>
            <w:r w:rsidRPr="003C02FF">
              <w:rPr>
                <w:b/>
                <w:bCs/>
                <w:color w:val="000000"/>
                <w:sz w:val="22"/>
                <w:szCs w:val="22"/>
                <w:vertAlign w:val="subscript"/>
                <w:rPrChange w:id="45822" w:author="James Vu" w:date="2024-04-19T00:27:00Z">
                  <w:rPr>
                    <w:b/>
                    <w:bCs/>
                    <w:color w:val="000000"/>
                    <w:vertAlign w:val="subscript"/>
                  </w:rPr>
                </w:rPrChange>
              </w:rPr>
              <w:t>LĐ</w:t>
            </w:r>
          </w:p>
        </w:tc>
        <w:tc>
          <w:tcPr>
            <w:tcW w:w="407" w:type="pct"/>
            <w:tcBorders>
              <w:top w:val="nil"/>
              <w:left w:val="nil"/>
              <w:bottom w:val="single" w:sz="4" w:space="0" w:color="auto"/>
              <w:right w:val="single" w:sz="4" w:space="0" w:color="auto"/>
            </w:tcBorders>
            <w:shd w:val="clear" w:color="auto" w:fill="auto"/>
            <w:vAlign w:val="center"/>
            <w:hideMark/>
            <w:tcPrChange w:id="45823"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3936FB90" w14:textId="0FCE11B7" w:rsidR="005B29C2" w:rsidRPr="003C02FF" w:rsidRDefault="005B29C2">
            <w:pPr>
              <w:widowControl w:val="0"/>
              <w:spacing w:before="120" w:after="120"/>
              <w:jc w:val="both"/>
              <w:rPr>
                <w:b/>
                <w:bCs/>
                <w:color w:val="000000"/>
                <w:sz w:val="22"/>
                <w:szCs w:val="22"/>
                <w:rPrChange w:id="45824" w:author="James Vu" w:date="2024-04-19T00:27:00Z">
                  <w:rPr>
                    <w:b/>
                    <w:bCs/>
                    <w:color w:val="000000"/>
                  </w:rPr>
                </w:rPrChange>
              </w:rPr>
              <w:pPrChange w:id="45825" w:author="James Vu" w:date="2024-04-18T22:33:00Z">
                <w:pPr>
                  <w:widowControl w:val="0"/>
                  <w:spacing w:before="120" w:after="120"/>
                  <w:jc w:val="center"/>
                </w:pPr>
              </w:pPrChange>
            </w:pPr>
            <w:r w:rsidRPr="003C02FF">
              <w:rPr>
                <w:b/>
                <w:bCs/>
                <w:color w:val="000000"/>
                <w:sz w:val="22"/>
                <w:szCs w:val="22"/>
                <w:rPrChange w:id="45826" w:author="James Vu" w:date="2024-04-19T00:27:00Z">
                  <w:rPr>
                    <w:b/>
                    <w:bCs/>
                    <w:color w:val="000000"/>
                  </w:rPr>
                </w:rPrChange>
              </w:rPr>
              <w:t>5.572.350</w:t>
            </w:r>
          </w:p>
        </w:tc>
        <w:tc>
          <w:tcPr>
            <w:tcW w:w="407" w:type="pct"/>
            <w:tcBorders>
              <w:top w:val="nil"/>
              <w:left w:val="nil"/>
              <w:bottom w:val="single" w:sz="4" w:space="0" w:color="auto"/>
              <w:right w:val="single" w:sz="4" w:space="0" w:color="auto"/>
            </w:tcBorders>
            <w:shd w:val="clear" w:color="auto" w:fill="auto"/>
            <w:vAlign w:val="center"/>
            <w:hideMark/>
            <w:tcPrChange w:id="45827"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0D5D9D9B" w14:textId="29385359" w:rsidR="005B29C2" w:rsidRPr="003C02FF" w:rsidRDefault="005B29C2">
            <w:pPr>
              <w:widowControl w:val="0"/>
              <w:spacing w:before="120" w:after="120"/>
              <w:jc w:val="both"/>
              <w:rPr>
                <w:b/>
                <w:bCs/>
                <w:color w:val="000000"/>
                <w:sz w:val="22"/>
                <w:szCs w:val="22"/>
                <w:rPrChange w:id="45828" w:author="James Vu" w:date="2024-04-19T00:27:00Z">
                  <w:rPr>
                    <w:b/>
                    <w:bCs/>
                    <w:color w:val="000000"/>
                  </w:rPr>
                </w:rPrChange>
              </w:rPr>
              <w:pPrChange w:id="45829" w:author="James Vu" w:date="2024-04-18T22:33:00Z">
                <w:pPr>
                  <w:widowControl w:val="0"/>
                  <w:spacing w:before="120" w:after="120"/>
                  <w:jc w:val="center"/>
                </w:pPr>
              </w:pPrChange>
            </w:pPr>
            <w:r w:rsidRPr="003C02FF">
              <w:rPr>
                <w:b/>
                <w:bCs/>
                <w:color w:val="000000"/>
                <w:sz w:val="22"/>
                <w:szCs w:val="22"/>
                <w:rPrChange w:id="45830" w:author="James Vu" w:date="2024-04-19T00:27:00Z">
                  <w:rPr>
                    <w:b/>
                    <w:bCs/>
                    <w:color w:val="000000"/>
                  </w:rPr>
                </w:rPrChange>
              </w:rPr>
              <w:t>6.571.530</w:t>
            </w:r>
          </w:p>
        </w:tc>
        <w:tc>
          <w:tcPr>
            <w:tcW w:w="407" w:type="pct"/>
            <w:tcBorders>
              <w:top w:val="nil"/>
              <w:left w:val="nil"/>
              <w:bottom w:val="single" w:sz="4" w:space="0" w:color="auto"/>
              <w:right w:val="single" w:sz="4" w:space="0" w:color="auto"/>
            </w:tcBorders>
            <w:shd w:val="clear" w:color="auto" w:fill="auto"/>
            <w:vAlign w:val="center"/>
            <w:hideMark/>
            <w:tcPrChange w:id="45831"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5B73F210" w14:textId="33E11F8F" w:rsidR="005B29C2" w:rsidRPr="003C02FF" w:rsidRDefault="005B29C2">
            <w:pPr>
              <w:widowControl w:val="0"/>
              <w:spacing w:before="120" w:after="120"/>
              <w:jc w:val="both"/>
              <w:rPr>
                <w:b/>
                <w:bCs/>
                <w:color w:val="000000"/>
                <w:sz w:val="22"/>
                <w:szCs w:val="22"/>
                <w:rPrChange w:id="45832" w:author="James Vu" w:date="2024-04-19T00:27:00Z">
                  <w:rPr>
                    <w:b/>
                    <w:bCs/>
                    <w:color w:val="000000"/>
                  </w:rPr>
                </w:rPrChange>
              </w:rPr>
              <w:pPrChange w:id="45833" w:author="James Vu" w:date="2024-04-18T22:33:00Z">
                <w:pPr>
                  <w:widowControl w:val="0"/>
                  <w:spacing w:before="120" w:after="120"/>
                  <w:jc w:val="center"/>
                </w:pPr>
              </w:pPrChange>
            </w:pPr>
            <w:r w:rsidRPr="003C02FF">
              <w:rPr>
                <w:b/>
                <w:bCs/>
                <w:color w:val="000000"/>
                <w:sz w:val="22"/>
                <w:szCs w:val="22"/>
                <w:rPrChange w:id="45834" w:author="James Vu" w:date="2024-04-19T00:27:00Z">
                  <w:rPr>
                    <w:b/>
                    <w:bCs/>
                    <w:color w:val="000000"/>
                  </w:rPr>
                </w:rPrChange>
              </w:rPr>
              <w:t>7.801.290</w:t>
            </w:r>
          </w:p>
        </w:tc>
        <w:tc>
          <w:tcPr>
            <w:tcW w:w="407" w:type="pct"/>
            <w:tcBorders>
              <w:top w:val="nil"/>
              <w:left w:val="nil"/>
              <w:bottom w:val="single" w:sz="4" w:space="0" w:color="auto"/>
              <w:right w:val="single" w:sz="4" w:space="0" w:color="auto"/>
            </w:tcBorders>
            <w:shd w:val="clear" w:color="auto" w:fill="auto"/>
            <w:vAlign w:val="center"/>
            <w:hideMark/>
            <w:tcPrChange w:id="45835"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0A1A36D8" w14:textId="19FBE507" w:rsidR="005B29C2" w:rsidRPr="003C02FF" w:rsidRDefault="005B29C2">
            <w:pPr>
              <w:widowControl w:val="0"/>
              <w:spacing w:before="120" w:after="120"/>
              <w:jc w:val="both"/>
              <w:rPr>
                <w:b/>
                <w:bCs/>
                <w:color w:val="000000"/>
                <w:sz w:val="22"/>
                <w:szCs w:val="22"/>
                <w:rPrChange w:id="45836" w:author="James Vu" w:date="2024-04-19T00:27:00Z">
                  <w:rPr>
                    <w:b/>
                    <w:bCs/>
                    <w:color w:val="000000"/>
                  </w:rPr>
                </w:rPrChange>
              </w:rPr>
              <w:pPrChange w:id="45837" w:author="James Vu" w:date="2024-04-18T22:33:00Z">
                <w:pPr>
                  <w:widowControl w:val="0"/>
                  <w:spacing w:before="120" w:after="120"/>
                  <w:jc w:val="center"/>
                </w:pPr>
              </w:pPrChange>
            </w:pPr>
            <w:r w:rsidRPr="003C02FF">
              <w:rPr>
                <w:b/>
                <w:bCs/>
                <w:color w:val="000000"/>
                <w:sz w:val="22"/>
                <w:szCs w:val="22"/>
                <w:rPrChange w:id="45838" w:author="James Vu" w:date="2024-04-19T00:27:00Z">
                  <w:rPr>
                    <w:b/>
                    <w:bCs/>
                    <w:color w:val="000000"/>
                  </w:rPr>
                </w:rPrChange>
              </w:rPr>
              <w:t>9.184.770</w:t>
            </w:r>
          </w:p>
        </w:tc>
        <w:tc>
          <w:tcPr>
            <w:tcW w:w="448" w:type="pct"/>
            <w:tcBorders>
              <w:top w:val="nil"/>
              <w:left w:val="nil"/>
              <w:bottom w:val="single" w:sz="4" w:space="0" w:color="auto"/>
              <w:right w:val="single" w:sz="4" w:space="0" w:color="auto"/>
            </w:tcBorders>
            <w:shd w:val="clear" w:color="auto" w:fill="auto"/>
            <w:vAlign w:val="center"/>
            <w:hideMark/>
            <w:tcPrChange w:id="45839"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2AB6A695" w14:textId="36553C9B" w:rsidR="005B29C2" w:rsidRPr="003C02FF" w:rsidRDefault="005B29C2">
            <w:pPr>
              <w:widowControl w:val="0"/>
              <w:spacing w:before="120" w:after="120"/>
              <w:jc w:val="both"/>
              <w:rPr>
                <w:b/>
                <w:bCs/>
                <w:color w:val="000000"/>
                <w:sz w:val="22"/>
                <w:szCs w:val="22"/>
                <w:rPrChange w:id="45840" w:author="James Vu" w:date="2024-04-19T00:27:00Z">
                  <w:rPr>
                    <w:b/>
                    <w:bCs/>
                    <w:color w:val="000000"/>
                  </w:rPr>
                </w:rPrChange>
              </w:rPr>
              <w:pPrChange w:id="45841" w:author="James Vu" w:date="2024-04-18T22:33:00Z">
                <w:pPr>
                  <w:widowControl w:val="0"/>
                  <w:spacing w:before="120" w:after="120"/>
                  <w:jc w:val="center"/>
                </w:pPr>
              </w:pPrChange>
            </w:pPr>
            <w:r w:rsidRPr="003C02FF">
              <w:rPr>
                <w:b/>
                <w:bCs/>
                <w:color w:val="000000"/>
                <w:sz w:val="22"/>
                <w:szCs w:val="22"/>
                <w:rPrChange w:id="45842" w:author="James Vu" w:date="2024-04-19T00:27:00Z">
                  <w:rPr>
                    <w:b/>
                    <w:bCs/>
                    <w:color w:val="000000"/>
                  </w:rPr>
                </w:rPrChange>
              </w:rPr>
              <w:t>10.875.690</w:t>
            </w:r>
          </w:p>
        </w:tc>
        <w:tc>
          <w:tcPr>
            <w:tcW w:w="448" w:type="pct"/>
            <w:tcBorders>
              <w:top w:val="nil"/>
              <w:left w:val="nil"/>
              <w:bottom w:val="single" w:sz="4" w:space="0" w:color="auto"/>
              <w:right w:val="single" w:sz="4" w:space="0" w:color="auto"/>
            </w:tcBorders>
            <w:shd w:val="clear" w:color="auto" w:fill="auto"/>
            <w:vAlign w:val="center"/>
            <w:hideMark/>
            <w:tcPrChange w:id="45843"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3C2158C1" w14:textId="2B77EDD3" w:rsidR="005B29C2" w:rsidRPr="003C02FF" w:rsidRDefault="005B29C2">
            <w:pPr>
              <w:widowControl w:val="0"/>
              <w:spacing w:before="120" w:after="120"/>
              <w:jc w:val="both"/>
              <w:rPr>
                <w:b/>
                <w:bCs/>
                <w:color w:val="000000"/>
                <w:sz w:val="22"/>
                <w:szCs w:val="22"/>
                <w:rPrChange w:id="45844" w:author="James Vu" w:date="2024-04-19T00:27:00Z">
                  <w:rPr>
                    <w:b/>
                    <w:bCs/>
                    <w:color w:val="000000"/>
                  </w:rPr>
                </w:rPrChange>
              </w:rPr>
              <w:pPrChange w:id="45845" w:author="James Vu" w:date="2024-04-18T22:33:00Z">
                <w:pPr>
                  <w:widowControl w:val="0"/>
                  <w:spacing w:before="120" w:after="120"/>
                  <w:jc w:val="center"/>
                </w:pPr>
              </w:pPrChange>
            </w:pPr>
            <w:r w:rsidRPr="003C02FF">
              <w:rPr>
                <w:b/>
                <w:bCs/>
                <w:color w:val="000000"/>
                <w:sz w:val="22"/>
                <w:szCs w:val="22"/>
                <w:rPrChange w:id="45846" w:author="James Vu" w:date="2024-04-19T00:27:00Z">
                  <w:rPr>
                    <w:b/>
                    <w:bCs/>
                    <w:color w:val="000000"/>
                  </w:rPr>
                </w:rPrChange>
              </w:rPr>
              <w:t>12.835.620</w:t>
            </w:r>
          </w:p>
        </w:tc>
        <w:tc>
          <w:tcPr>
            <w:tcW w:w="448" w:type="pct"/>
            <w:tcBorders>
              <w:top w:val="nil"/>
              <w:left w:val="nil"/>
              <w:bottom w:val="single" w:sz="4" w:space="0" w:color="auto"/>
              <w:right w:val="single" w:sz="4" w:space="0" w:color="auto"/>
            </w:tcBorders>
            <w:shd w:val="clear" w:color="auto" w:fill="auto"/>
            <w:vAlign w:val="center"/>
            <w:hideMark/>
            <w:tcPrChange w:id="45847"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6656A78C" w14:textId="0FD7FBDE" w:rsidR="005B29C2" w:rsidRPr="003C02FF" w:rsidRDefault="005B29C2">
            <w:pPr>
              <w:widowControl w:val="0"/>
              <w:spacing w:before="120" w:after="120"/>
              <w:jc w:val="both"/>
              <w:rPr>
                <w:b/>
                <w:bCs/>
                <w:color w:val="000000"/>
                <w:sz w:val="22"/>
                <w:szCs w:val="22"/>
                <w:rPrChange w:id="45848" w:author="James Vu" w:date="2024-04-19T00:27:00Z">
                  <w:rPr>
                    <w:b/>
                    <w:bCs/>
                    <w:color w:val="000000"/>
                  </w:rPr>
                </w:rPrChange>
              </w:rPr>
              <w:pPrChange w:id="45849" w:author="James Vu" w:date="2024-04-18T22:33:00Z">
                <w:pPr>
                  <w:widowControl w:val="0"/>
                  <w:spacing w:before="120" w:after="120"/>
                  <w:jc w:val="center"/>
                </w:pPr>
              </w:pPrChange>
            </w:pPr>
            <w:r w:rsidRPr="003C02FF">
              <w:rPr>
                <w:b/>
                <w:bCs/>
                <w:color w:val="000000"/>
                <w:sz w:val="22"/>
                <w:szCs w:val="22"/>
                <w:rPrChange w:id="45850" w:author="James Vu" w:date="2024-04-19T00:27:00Z">
                  <w:rPr>
                    <w:b/>
                    <w:bCs/>
                    <w:color w:val="000000"/>
                  </w:rPr>
                </w:rPrChange>
              </w:rPr>
              <w:t>15.179.850</w:t>
            </w:r>
          </w:p>
        </w:tc>
        <w:tc>
          <w:tcPr>
            <w:tcW w:w="704" w:type="pct"/>
            <w:tcBorders>
              <w:top w:val="nil"/>
              <w:left w:val="nil"/>
              <w:bottom w:val="single" w:sz="4" w:space="0" w:color="auto"/>
              <w:right w:val="single" w:sz="4" w:space="0" w:color="auto"/>
            </w:tcBorders>
            <w:shd w:val="clear" w:color="auto" w:fill="auto"/>
            <w:vAlign w:val="center"/>
            <w:hideMark/>
            <w:tcPrChange w:id="45851"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256691FC" w14:textId="77777777" w:rsidR="005B29C2" w:rsidRPr="003C02FF" w:rsidRDefault="005B29C2">
            <w:pPr>
              <w:widowControl w:val="0"/>
              <w:spacing w:before="120" w:after="120"/>
              <w:jc w:val="both"/>
              <w:rPr>
                <w:i/>
                <w:iCs/>
                <w:color w:val="000000"/>
                <w:sz w:val="22"/>
                <w:szCs w:val="22"/>
                <w:rPrChange w:id="45852" w:author="James Vu" w:date="2024-04-19T00:27:00Z">
                  <w:rPr>
                    <w:i/>
                    <w:iCs/>
                    <w:color w:val="000000"/>
                  </w:rPr>
                </w:rPrChange>
              </w:rPr>
              <w:pPrChange w:id="45853" w:author="James Vu" w:date="2024-04-18T22:33:00Z">
                <w:pPr>
                  <w:widowControl w:val="0"/>
                  <w:spacing w:before="120" w:after="120"/>
                </w:pPr>
              </w:pPrChange>
            </w:pPr>
            <w:r w:rsidRPr="003C02FF">
              <w:rPr>
                <w:i/>
                <w:iCs/>
                <w:color w:val="000000"/>
                <w:sz w:val="22"/>
                <w:szCs w:val="22"/>
                <w:rPrChange w:id="45854" w:author="James Vu" w:date="2024-04-19T00:27:00Z">
                  <w:rPr>
                    <w:i/>
                    <w:iCs/>
                    <w:color w:val="000000"/>
                  </w:rPr>
                </w:rPrChange>
              </w:rPr>
              <w:t>(H</w:t>
            </w:r>
            <w:r w:rsidRPr="003C02FF">
              <w:rPr>
                <w:i/>
                <w:iCs/>
                <w:color w:val="000000"/>
                <w:sz w:val="22"/>
                <w:szCs w:val="22"/>
                <w:vertAlign w:val="subscript"/>
                <w:rPrChange w:id="45855" w:author="James Vu" w:date="2024-04-19T00:27:00Z">
                  <w:rPr>
                    <w:i/>
                    <w:iCs/>
                    <w:color w:val="000000"/>
                    <w:vertAlign w:val="subscript"/>
                  </w:rPr>
                </w:rPrChange>
              </w:rPr>
              <w:t>CB</w:t>
            </w:r>
            <w:r w:rsidRPr="003C02FF">
              <w:rPr>
                <w:i/>
                <w:iCs/>
                <w:color w:val="000000"/>
                <w:sz w:val="22"/>
                <w:szCs w:val="22"/>
                <w:rPrChange w:id="45856" w:author="James Vu" w:date="2024-04-19T00:27:00Z">
                  <w:rPr>
                    <w:i/>
                    <w:iCs/>
                    <w:color w:val="000000"/>
                  </w:rPr>
                </w:rPrChange>
              </w:rPr>
              <w:t>+H</w:t>
            </w:r>
            <w:r w:rsidRPr="003C02FF">
              <w:rPr>
                <w:i/>
                <w:iCs/>
                <w:color w:val="000000"/>
                <w:sz w:val="22"/>
                <w:szCs w:val="22"/>
                <w:vertAlign w:val="subscript"/>
                <w:rPrChange w:id="45857" w:author="James Vu" w:date="2024-04-19T00:27:00Z">
                  <w:rPr>
                    <w:i/>
                    <w:iCs/>
                    <w:color w:val="000000"/>
                    <w:vertAlign w:val="subscript"/>
                  </w:rPr>
                </w:rPrChange>
              </w:rPr>
              <w:t>PC</w:t>
            </w:r>
            <w:r w:rsidRPr="003C02FF">
              <w:rPr>
                <w:i/>
                <w:iCs/>
                <w:color w:val="000000"/>
                <w:sz w:val="22"/>
                <w:szCs w:val="22"/>
                <w:rPrChange w:id="45858" w:author="James Vu" w:date="2024-04-19T00:27:00Z">
                  <w:rPr>
                    <w:i/>
                    <w:iCs/>
                    <w:color w:val="000000"/>
                  </w:rPr>
                </w:rPrChange>
              </w:rPr>
              <w:t>) x ML</w:t>
            </w:r>
            <w:r w:rsidRPr="003C02FF">
              <w:rPr>
                <w:i/>
                <w:iCs/>
                <w:color w:val="000000"/>
                <w:sz w:val="22"/>
                <w:szCs w:val="22"/>
                <w:vertAlign w:val="subscript"/>
                <w:rPrChange w:id="45859" w:author="James Vu" w:date="2024-04-19T00:27:00Z">
                  <w:rPr>
                    <w:i/>
                    <w:iCs/>
                    <w:color w:val="000000"/>
                    <w:vertAlign w:val="subscript"/>
                  </w:rPr>
                </w:rPrChange>
              </w:rPr>
              <w:t xml:space="preserve">CS </w:t>
            </w:r>
            <w:r w:rsidRPr="003C02FF">
              <w:rPr>
                <w:i/>
                <w:iCs/>
                <w:color w:val="000000"/>
                <w:sz w:val="22"/>
                <w:szCs w:val="22"/>
                <w:rPrChange w:id="45860" w:author="James Vu" w:date="2024-04-19T00:27:00Z">
                  <w:rPr>
                    <w:i/>
                    <w:iCs/>
                    <w:color w:val="000000"/>
                  </w:rPr>
                </w:rPrChange>
              </w:rPr>
              <w:t>x (1+H</w:t>
            </w:r>
            <w:r w:rsidRPr="003C02FF">
              <w:rPr>
                <w:i/>
                <w:iCs/>
                <w:color w:val="000000"/>
                <w:sz w:val="22"/>
                <w:szCs w:val="22"/>
                <w:vertAlign w:val="subscript"/>
                <w:rPrChange w:id="45861" w:author="James Vu" w:date="2024-04-19T00:27:00Z">
                  <w:rPr>
                    <w:i/>
                    <w:iCs/>
                    <w:color w:val="000000"/>
                    <w:vertAlign w:val="subscript"/>
                  </w:rPr>
                </w:rPrChange>
              </w:rPr>
              <w:t>ĐC</w:t>
            </w:r>
            <w:r w:rsidRPr="003C02FF">
              <w:rPr>
                <w:i/>
                <w:iCs/>
                <w:color w:val="000000"/>
                <w:sz w:val="22"/>
                <w:szCs w:val="22"/>
                <w:rPrChange w:id="45862" w:author="James Vu" w:date="2024-04-19T00:27:00Z">
                  <w:rPr>
                    <w:i/>
                    <w:iCs/>
                    <w:color w:val="000000"/>
                  </w:rPr>
                </w:rPrChange>
              </w:rPr>
              <w:t>)</w:t>
            </w:r>
            <w:r w:rsidRPr="003C02FF">
              <w:rPr>
                <w:i/>
                <w:iCs/>
                <w:color w:val="000000"/>
                <w:sz w:val="22"/>
                <w:szCs w:val="22"/>
                <w:vertAlign w:val="subscript"/>
                <w:rPrChange w:id="45863" w:author="James Vu" w:date="2024-04-19T00:27:00Z">
                  <w:rPr>
                    <w:i/>
                    <w:iCs/>
                    <w:color w:val="000000"/>
                    <w:vertAlign w:val="subscript"/>
                  </w:rPr>
                </w:rPrChange>
              </w:rPr>
              <w:t xml:space="preserve"> </w:t>
            </w:r>
            <w:r w:rsidRPr="003C02FF">
              <w:rPr>
                <w:i/>
                <w:iCs/>
                <w:color w:val="000000"/>
                <w:sz w:val="22"/>
                <w:szCs w:val="22"/>
                <w:rPrChange w:id="45864" w:author="James Vu" w:date="2024-04-19T00:27:00Z">
                  <w:rPr>
                    <w:i/>
                    <w:iCs/>
                    <w:color w:val="000000"/>
                  </w:rPr>
                </w:rPrChange>
              </w:rPr>
              <w:t>+ BH</w:t>
            </w:r>
            <w:r w:rsidRPr="003C02FF">
              <w:rPr>
                <w:i/>
                <w:iCs/>
                <w:color w:val="000000"/>
                <w:sz w:val="22"/>
                <w:szCs w:val="22"/>
                <w:vertAlign w:val="subscript"/>
                <w:rPrChange w:id="45865" w:author="James Vu" w:date="2024-04-19T00:27:00Z">
                  <w:rPr>
                    <w:i/>
                    <w:iCs/>
                    <w:color w:val="000000"/>
                    <w:vertAlign w:val="subscript"/>
                  </w:rPr>
                </w:rPrChange>
              </w:rPr>
              <w:t>LĐ</w:t>
            </w:r>
          </w:p>
        </w:tc>
      </w:tr>
      <w:tr w:rsidR="005B29C2" w:rsidRPr="003C02FF" w14:paraId="23FC601A" w14:textId="77777777" w:rsidTr="003C02FF">
        <w:trPr>
          <w:trHeight w:val="600"/>
          <w:trPrChange w:id="45866" w:author="James Vu" w:date="2024-04-19T00:27:00Z">
            <w:trPr>
              <w:trHeight w:val="600"/>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867"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403FE4BD" w14:textId="77777777" w:rsidR="005B29C2" w:rsidRPr="003C02FF" w:rsidRDefault="005B29C2">
            <w:pPr>
              <w:widowControl w:val="0"/>
              <w:spacing w:before="120" w:after="120"/>
              <w:jc w:val="both"/>
              <w:rPr>
                <w:color w:val="000000"/>
                <w:sz w:val="22"/>
                <w:szCs w:val="22"/>
                <w:rPrChange w:id="45868" w:author="James Vu" w:date="2024-04-19T00:27:00Z">
                  <w:rPr>
                    <w:color w:val="000000"/>
                  </w:rPr>
                </w:rPrChange>
              </w:rPr>
              <w:pPrChange w:id="45869" w:author="James Vu" w:date="2024-04-18T22:33:00Z">
                <w:pPr>
                  <w:widowControl w:val="0"/>
                  <w:spacing w:before="120" w:after="120"/>
                  <w:jc w:val="center"/>
                </w:pPr>
              </w:pPrChange>
            </w:pPr>
            <w:r w:rsidRPr="003C02FF">
              <w:rPr>
                <w:color w:val="000000"/>
                <w:sz w:val="22"/>
                <w:szCs w:val="22"/>
                <w:rPrChange w:id="45870" w:author="James Vu" w:date="2024-04-19T00:27:00Z">
                  <w:rPr>
                    <w:color w:val="000000"/>
                  </w:rPr>
                </w:rPrChange>
              </w:rPr>
              <w:t> </w:t>
            </w:r>
          </w:p>
        </w:tc>
        <w:tc>
          <w:tcPr>
            <w:tcW w:w="604" w:type="pct"/>
            <w:tcBorders>
              <w:top w:val="nil"/>
              <w:left w:val="nil"/>
              <w:bottom w:val="single" w:sz="4" w:space="0" w:color="auto"/>
              <w:right w:val="single" w:sz="4" w:space="0" w:color="auto"/>
            </w:tcBorders>
            <w:shd w:val="clear" w:color="auto" w:fill="auto"/>
            <w:vAlign w:val="center"/>
            <w:hideMark/>
            <w:tcPrChange w:id="45871"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6E3703A5" w14:textId="77777777" w:rsidR="005B29C2" w:rsidRPr="003C02FF" w:rsidRDefault="005B29C2">
            <w:pPr>
              <w:widowControl w:val="0"/>
              <w:spacing w:before="120" w:after="120"/>
              <w:jc w:val="both"/>
              <w:rPr>
                <w:b/>
                <w:bCs/>
                <w:color w:val="000000"/>
                <w:sz w:val="22"/>
                <w:szCs w:val="22"/>
                <w:rPrChange w:id="45872" w:author="James Vu" w:date="2024-04-19T00:27:00Z">
                  <w:rPr>
                    <w:b/>
                    <w:bCs/>
                    <w:color w:val="000000"/>
                  </w:rPr>
                </w:rPrChange>
              </w:rPr>
              <w:pPrChange w:id="45873" w:author="James Vu" w:date="2024-04-18T22:33:00Z">
                <w:pPr>
                  <w:widowControl w:val="0"/>
                  <w:spacing w:before="120" w:after="120"/>
                </w:pPr>
              </w:pPrChange>
            </w:pPr>
            <w:r w:rsidRPr="003C02FF">
              <w:rPr>
                <w:b/>
                <w:bCs/>
                <w:color w:val="000000"/>
                <w:sz w:val="22"/>
                <w:szCs w:val="22"/>
                <w:rPrChange w:id="45874" w:author="James Vu" w:date="2024-04-19T00:27:00Z">
                  <w:rPr>
                    <w:b/>
                    <w:bCs/>
                    <w:color w:val="000000"/>
                  </w:rPr>
                </w:rPrChange>
              </w:rPr>
              <w:t>Mức đơn giá tiền lương bình quân/ngày (L</w:t>
            </w:r>
            <w:r w:rsidRPr="003C02FF">
              <w:rPr>
                <w:b/>
                <w:bCs/>
                <w:color w:val="000000"/>
                <w:sz w:val="22"/>
                <w:szCs w:val="22"/>
                <w:vertAlign w:val="subscript"/>
                <w:rPrChange w:id="45875" w:author="James Vu" w:date="2024-04-19T00:27:00Z">
                  <w:rPr>
                    <w:b/>
                    <w:bCs/>
                    <w:color w:val="000000"/>
                    <w:vertAlign w:val="subscript"/>
                  </w:rPr>
                </w:rPrChange>
              </w:rPr>
              <w:t>N</w:t>
            </w:r>
            <w:r w:rsidRPr="003C02FF">
              <w:rPr>
                <w:b/>
                <w:bCs/>
                <w:color w:val="000000"/>
                <w:sz w:val="22"/>
                <w:szCs w:val="22"/>
                <w:rPrChange w:id="45876" w:author="James Vu" w:date="2024-04-19T00:27:00Z">
                  <w:rPr>
                    <w:b/>
                    <w:bCs/>
                    <w:color w:val="000000"/>
                  </w:rPr>
                </w:rPrChange>
              </w:rPr>
              <w:t>)</w:t>
            </w:r>
          </w:p>
        </w:tc>
        <w:tc>
          <w:tcPr>
            <w:tcW w:w="534" w:type="pct"/>
            <w:tcBorders>
              <w:top w:val="nil"/>
              <w:left w:val="nil"/>
              <w:bottom w:val="single" w:sz="4" w:space="0" w:color="auto"/>
              <w:right w:val="single" w:sz="4" w:space="0" w:color="auto"/>
            </w:tcBorders>
            <w:shd w:val="clear" w:color="auto" w:fill="auto"/>
            <w:vAlign w:val="center"/>
            <w:hideMark/>
            <w:tcPrChange w:id="45877"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4F93BABD" w14:textId="77777777" w:rsidR="005B29C2" w:rsidRPr="003C02FF" w:rsidRDefault="005B29C2">
            <w:pPr>
              <w:widowControl w:val="0"/>
              <w:spacing w:before="120" w:after="120"/>
              <w:jc w:val="both"/>
              <w:rPr>
                <w:b/>
                <w:bCs/>
                <w:color w:val="000000"/>
                <w:sz w:val="22"/>
                <w:szCs w:val="22"/>
                <w:rPrChange w:id="45878" w:author="James Vu" w:date="2024-04-19T00:27:00Z">
                  <w:rPr>
                    <w:b/>
                    <w:bCs/>
                    <w:color w:val="000000"/>
                  </w:rPr>
                </w:rPrChange>
              </w:rPr>
              <w:pPrChange w:id="45879" w:author="James Vu" w:date="2024-04-18T22:33:00Z">
                <w:pPr>
                  <w:widowControl w:val="0"/>
                  <w:spacing w:before="120" w:after="120"/>
                  <w:jc w:val="center"/>
                </w:pPr>
              </w:pPrChange>
            </w:pPr>
            <w:r w:rsidRPr="003C02FF">
              <w:rPr>
                <w:b/>
                <w:bCs/>
                <w:color w:val="000000"/>
                <w:sz w:val="22"/>
                <w:szCs w:val="22"/>
                <w:rPrChange w:id="45880" w:author="James Vu" w:date="2024-04-19T00:27:00Z">
                  <w:rPr>
                    <w:b/>
                    <w:bCs/>
                    <w:color w:val="000000"/>
                  </w:rPr>
                </w:rPrChange>
              </w:rPr>
              <w:t>L</w:t>
            </w:r>
            <w:r w:rsidRPr="003C02FF">
              <w:rPr>
                <w:b/>
                <w:bCs/>
                <w:color w:val="000000"/>
                <w:sz w:val="22"/>
                <w:szCs w:val="22"/>
                <w:vertAlign w:val="subscript"/>
                <w:rPrChange w:id="45881" w:author="James Vu" w:date="2024-04-19T00:27:00Z">
                  <w:rPr>
                    <w:b/>
                    <w:bCs/>
                    <w:color w:val="000000"/>
                    <w:vertAlign w:val="subscript"/>
                  </w:rPr>
                </w:rPrChange>
              </w:rPr>
              <w:t>N</w:t>
            </w:r>
            <w:r w:rsidRPr="003C02FF">
              <w:rPr>
                <w:b/>
                <w:bCs/>
                <w:color w:val="000000"/>
                <w:sz w:val="22"/>
                <w:szCs w:val="22"/>
                <w:rPrChange w:id="45882" w:author="James Vu" w:date="2024-04-19T00:27:00Z">
                  <w:rPr>
                    <w:b/>
                    <w:bCs/>
                    <w:color w:val="000000"/>
                  </w:rPr>
                </w:rPrChange>
              </w:rPr>
              <w:t xml:space="preserve"> = L</w:t>
            </w:r>
            <w:r w:rsidRPr="003C02FF">
              <w:rPr>
                <w:b/>
                <w:bCs/>
                <w:color w:val="000000"/>
                <w:sz w:val="22"/>
                <w:szCs w:val="22"/>
                <w:vertAlign w:val="subscript"/>
                <w:rPrChange w:id="45883" w:author="James Vu" w:date="2024-04-19T00:27:00Z">
                  <w:rPr>
                    <w:b/>
                    <w:bCs/>
                    <w:color w:val="000000"/>
                    <w:vertAlign w:val="subscript"/>
                  </w:rPr>
                </w:rPrChange>
              </w:rPr>
              <w:t>T</w:t>
            </w:r>
            <w:r w:rsidRPr="003C02FF">
              <w:rPr>
                <w:b/>
                <w:bCs/>
                <w:color w:val="000000"/>
                <w:sz w:val="22"/>
                <w:szCs w:val="22"/>
                <w:rPrChange w:id="45884" w:author="James Vu" w:date="2024-04-19T00:27:00Z">
                  <w:rPr>
                    <w:b/>
                    <w:bCs/>
                    <w:color w:val="000000"/>
                  </w:rPr>
                </w:rPrChange>
              </w:rPr>
              <w:t>/26</w:t>
            </w:r>
          </w:p>
        </w:tc>
        <w:tc>
          <w:tcPr>
            <w:tcW w:w="407" w:type="pct"/>
            <w:tcBorders>
              <w:top w:val="nil"/>
              <w:left w:val="nil"/>
              <w:bottom w:val="single" w:sz="4" w:space="0" w:color="auto"/>
              <w:right w:val="single" w:sz="4" w:space="0" w:color="auto"/>
            </w:tcBorders>
            <w:shd w:val="clear" w:color="auto" w:fill="auto"/>
            <w:vAlign w:val="center"/>
            <w:hideMark/>
            <w:tcPrChange w:id="45885"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716FD0C7" w14:textId="76191812" w:rsidR="005B29C2" w:rsidRPr="003C02FF" w:rsidRDefault="005B29C2">
            <w:pPr>
              <w:widowControl w:val="0"/>
              <w:spacing w:before="120" w:after="120"/>
              <w:jc w:val="both"/>
              <w:rPr>
                <w:b/>
                <w:bCs/>
                <w:color w:val="000000"/>
                <w:sz w:val="22"/>
                <w:szCs w:val="22"/>
                <w:rPrChange w:id="45886" w:author="James Vu" w:date="2024-04-19T00:27:00Z">
                  <w:rPr>
                    <w:b/>
                    <w:bCs/>
                    <w:color w:val="000000"/>
                  </w:rPr>
                </w:rPrChange>
              </w:rPr>
              <w:pPrChange w:id="45887" w:author="James Vu" w:date="2024-04-18T22:33:00Z">
                <w:pPr>
                  <w:widowControl w:val="0"/>
                  <w:spacing w:before="120" w:after="120"/>
                  <w:jc w:val="center"/>
                </w:pPr>
              </w:pPrChange>
            </w:pPr>
            <w:r w:rsidRPr="003C02FF">
              <w:rPr>
                <w:b/>
                <w:bCs/>
                <w:color w:val="000000"/>
                <w:sz w:val="22"/>
                <w:szCs w:val="22"/>
                <w:rPrChange w:id="45888" w:author="James Vu" w:date="2024-04-19T00:27:00Z">
                  <w:rPr>
                    <w:b/>
                    <w:bCs/>
                    <w:color w:val="000000"/>
                  </w:rPr>
                </w:rPrChange>
              </w:rPr>
              <w:t>214.321</w:t>
            </w:r>
          </w:p>
        </w:tc>
        <w:tc>
          <w:tcPr>
            <w:tcW w:w="407" w:type="pct"/>
            <w:tcBorders>
              <w:top w:val="nil"/>
              <w:left w:val="nil"/>
              <w:bottom w:val="single" w:sz="4" w:space="0" w:color="auto"/>
              <w:right w:val="single" w:sz="4" w:space="0" w:color="auto"/>
            </w:tcBorders>
            <w:shd w:val="clear" w:color="auto" w:fill="auto"/>
            <w:vAlign w:val="center"/>
            <w:hideMark/>
            <w:tcPrChange w:id="45889"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69A9669D" w14:textId="6D3EC68F" w:rsidR="005B29C2" w:rsidRPr="003C02FF" w:rsidRDefault="005B29C2">
            <w:pPr>
              <w:widowControl w:val="0"/>
              <w:spacing w:before="120" w:after="120"/>
              <w:jc w:val="both"/>
              <w:rPr>
                <w:b/>
                <w:bCs/>
                <w:color w:val="000000"/>
                <w:sz w:val="22"/>
                <w:szCs w:val="22"/>
                <w:rPrChange w:id="45890" w:author="James Vu" w:date="2024-04-19T00:27:00Z">
                  <w:rPr>
                    <w:b/>
                    <w:bCs/>
                    <w:color w:val="000000"/>
                  </w:rPr>
                </w:rPrChange>
              </w:rPr>
              <w:pPrChange w:id="45891" w:author="James Vu" w:date="2024-04-18T22:33:00Z">
                <w:pPr>
                  <w:widowControl w:val="0"/>
                  <w:spacing w:before="120" w:after="120"/>
                  <w:jc w:val="center"/>
                </w:pPr>
              </w:pPrChange>
            </w:pPr>
            <w:r w:rsidRPr="003C02FF">
              <w:rPr>
                <w:b/>
                <w:bCs/>
                <w:color w:val="000000"/>
                <w:sz w:val="22"/>
                <w:szCs w:val="22"/>
                <w:rPrChange w:id="45892" w:author="James Vu" w:date="2024-04-19T00:27:00Z">
                  <w:rPr>
                    <w:b/>
                    <w:bCs/>
                    <w:color w:val="000000"/>
                  </w:rPr>
                </w:rPrChange>
              </w:rPr>
              <w:t>252.751</w:t>
            </w:r>
          </w:p>
        </w:tc>
        <w:tc>
          <w:tcPr>
            <w:tcW w:w="407" w:type="pct"/>
            <w:tcBorders>
              <w:top w:val="nil"/>
              <w:left w:val="nil"/>
              <w:bottom w:val="single" w:sz="4" w:space="0" w:color="auto"/>
              <w:right w:val="single" w:sz="4" w:space="0" w:color="auto"/>
            </w:tcBorders>
            <w:shd w:val="clear" w:color="auto" w:fill="auto"/>
            <w:vAlign w:val="center"/>
            <w:hideMark/>
            <w:tcPrChange w:id="45893"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22D28CD9" w14:textId="6B743515" w:rsidR="005B29C2" w:rsidRPr="003C02FF" w:rsidRDefault="005B29C2">
            <w:pPr>
              <w:widowControl w:val="0"/>
              <w:spacing w:before="120" w:after="120"/>
              <w:jc w:val="both"/>
              <w:rPr>
                <w:b/>
                <w:bCs/>
                <w:color w:val="000000"/>
                <w:sz w:val="22"/>
                <w:szCs w:val="22"/>
                <w:rPrChange w:id="45894" w:author="James Vu" w:date="2024-04-19T00:27:00Z">
                  <w:rPr>
                    <w:b/>
                    <w:bCs/>
                    <w:color w:val="000000"/>
                  </w:rPr>
                </w:rPrChange>
              </w:rPr>
              <w:pPrChange w:id="45895" w:author="James Vu" w:date="2024-04-18T22:33:00Z">
                <w:pPr>
                  <w:widowControl w:val="0"/>
                  <w:spacing w:before="120" w:after="120"/>
                  <w:jc w:val="center"/>
                </w:pPr>
              </w:pPrChange>
            </w:pPr>
            <w:r w:rsidRPr="003C02FF">
              <w:rPr>
                <w:b/>
                <w:bCs/>
                <w:color w:val="000000"/>
                <w:sz w:val="22"/>
                <w:szCs w:val="22"/>
                <w:rPrChange w:id="45896" w:author="James Vu" w:date="2024-04-19T00:27:00Z">
                  <w:rPr>
                    <w:b/>
                    <w:bCs/>
                    <w:color w:val="000000"/>
                  </w:rPr>
                </w:rPrChange>
              </w:rPr>
              <w:t>300.050</w:t>
            </w:r>
          </w:p>
        </w:tc>
        <w:tc>
          <w:tcPr>
            <w:tcW w:w="407" w:type="pct"/>
            <w:tcBorders>
              <w:top w:val="nil"/>
              <w:left w:val="nil"/>
              <w:bottom w:val="single" w:sz="4" w:space="0" w:color="auto"/>
              <w:right w:val="single" w:sz="4" w:space="0" w:color="auto"/>
            </w:tcBorders>
            <w:shd w:val="clear" w:color="auto" w:fill="auto"/>
            <w:vAlign w:val="center"/>
            <w:hideMark/>
            <w:tcPrChange w:id="45897"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02722552" w14:textId="079985B7" w:rsidR="005B29C2" w:rsidRPr="003C02FF" w:rsidRDefault="005B29C2">
            <w:pPr>
              <w:widowControl w:val="0"/>
              <w:spacing w:before="120" w:after="120"/>
              <w:jc w:val="both"/>
              <w:rPr>
                <w:b/>
                <w:bCs/>
                <w:color w:val="000000"/>
                <w:sz w:val="22"/>
                <w:szCs w:val="22"/>
                <w:rPrChange w:id="45898" w:author="James Vu" w:date="2024-04-19T00:27:00Z">
                  <w:rPr>
                    <w:b/>
                    <w:bCs/>
                    <w:color w:val="000000"/>
                  </w:rPr>
                </w:rPrChange>
              </w:rPr>
              <w:pPrChange w:id="45899" w:author="James Vu" w:date="2024-04-18T22:33:00Z">
                <w:pPr>
                  <w:widowControl w:val="0"/>
                  <w:spacing w:before="120" w:after="120"/>
                  <w:jc w:val="center"/>
                </w:pPr>
              </w:pPrChange>
            </w:pPr>
            <w:r w:rsidRPr="003C02FF">
              <w:rPr>
                <w:b/>
                <w:bCs/>
                <w:color w:val="000000"/>
                <w:sz w:val="22"/>
                <w:szCs w:val="22"/>
                <w:rPrChange w:id="45900" w:author="James Vu" w:date="2024-04-19T00:27:00Z">
                  <w:rPr>
                    <w:b/>
                    <w:bCs/>
                    <w:color w:val="000000"/>
                  </w:rPr>
                </w:rPrChange>
              </w:rPr>
              <w:t>353.260</w:t>
            </w:r>
          </w:p>
        </w:tc>
        <w:tc>
          <w:tcPr>
            <w:tcW w:w="448" w:type="pct"/>
            <w:tcBorders>
              <w:top w:val="nil"/>
              <w:left w:val="nil"/>
              <w:bottom w:val="single" w:sz="4" w:space="0" w:color="auto"/>
              <w:right w:val="single" w:sz="4" w:space="0" w:color="auto"/>
            </w:tcBorders>
            <w:shd w:val="clear" w:color="auto" w:fill="auto"/>
            <w:vAlign w:val="center"/>
            <w:hideMark/>
            <w:tcPrChange w:id="45901"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700E6F03" w14:textId="793E3FF9" w:rsidR="005B29C2" w:rsidRPr="003C02FF" w:rsidRDefault="005B29C2">
            <w:pPr>
              <w:widowControl w:val="0"/>
              <w:spacing w:before="120" w:after="120"/>
              <w:jc w:val="both"/>
              <w:rPr>
                <w:b/>
                <w:bCs/>
                <w:color w:val="000000"/>
                <w:sz w:val="22"/>
                <w:szCs w:val="22"/>
                <w:rPrChange w:id="45902" w:author="James Vu" w:date="2024-04-19T00:27:00Z">
                  <w:rPr>
                    <w:b/>
                    <w:bCs/>
                    <w:color w:val="000000"/>
                  </w:rPr>
                </w:rPrChange>
              </w:rPr>
              <w:pPrChange w:id="45903" w:author="James Vu" w:date="2024-04-18T22:33:00Z">
                <w:pPr>
                  <w:widowControl w:val="0"/>
                  <w:spacing w:before="120" w:after="120"/>
                  <w:jc w:val="center"/>
                </w:pPr>
              </w:pPrChange>
            </w:pPr>
            <w:r w:rsidRPr="003C02FF">
              <w:rPr>
                <w:b/>
                <w:bCs/>
                <w:color w:val="000000"/>
                <w:sz w:val="22"/>
                <w:szCs w:val="22"/>
                <w:rPrChange w:id="45904" w:author="James Vu" w:date="2024-04-19T00:27:00Z">
                  <w:rPr>
                    <w:b/>
                    <w:bCs/>
                    <w:color w:val="000000"/>
                  </w:rPr>
                </w:rPrChange>
              </w:rPr>
              <w:t>418.296</w:t>
            </w:r>
          </w:p>
        </w:tc>
        <w:tc>
          <w:tcPr>
            <w:tcW w:w="448" w:type="pct"/>
            <w:tcBorders>
              <w:top w:val="nil"/>
              <w:left w:val="nil"/>
              <w:bottom w:val="single" w:sz="4" w:space="0" w:color="auto"/>
              <w:right w:val="single" w:sz="4" w:space="0" w:color="auto"/>
            </w:tcBorders>
            <w:shd w:val="clear" w:color="auto" w:fill="auto"/>
            <w:vAlign w:val="center"/>
            <w:hideMark/>
            <w:tcPrChange w:id="45905"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74C5B715" w14:textId="18A4AF1E" w:rsidR="005B29C2" w:rsidRPr="003C02FF" w:rsidRDefault="005B29C2">
            <w:pPr>
              <w:widowControl w:val="0"/>
              <w:spacing w:before="120" w:after="120"/>
              <w:jc w:val="both"/>
              <w:rPr>
                <w:b/>
                <w:bCs/>
                <w:color w:val="000000"/>
                <w:sz w:val="22"/>
                <w:szCs w:val="22"/>
                <w:rPrChange w:id="45906" w:author="James Vu" w:date="2024-04-19T00:27:00Z">
                  <w:rPr>
                    <w:b/>
                    <w:bCs/>
                    <w:color w:val="000000"/>
                  </w:rPr>
                </w:rPrChange>
              </w:rPr>
              <w:pPrChange w:id="45907" w:author="James Vu" w:date="2024-04-18T22:33:00Z">
                <w:pPr>
                  <w:widowControl w:val="0"/>
                  <w:spacing w:before="120" w:after="120"/>
                  <w:jc w:val="center"/>
                </w:pPr>
              </w:pPrChange>
            </w:pPr>
            <w:r w:rsidRPr="003C02FF">
              <w:rPr>
                <w:b/>
                <w:bCs/>
                <w:color w:val="000000"/>
                <w:sz w:val="22"/>
                <w:szCs w:val="22"/>
                <w:rPrChange w:id="45908" w:author="James Vu" w:date="2024-04-19T00:27:00Z">
                  <w:rPr>
                    <w:b/>
                    <w:bCs/>
                    <w:color w:val="000000"/>
                  </w:rPr>
                </w:rPrChange>
              </w:rPr>
              <w:t>493.678</w:t>
            </w:r>
          </w:p>
        </w:tc>
        <w:tc>
          <w:tcPr>
            <w:tcW w:w="448" w:type="pct"/>
            <w:tcBorders>
              <w:top w:val="nil"/>
              <w:left w:val="nil"/>
              <w:bottom w:val="single" w:sz="4" w:space="0" w:color="auto"/>
              <w:right w:val="single" w:sz="4" w:space="0" w:color="auto"/>
            </w:tcBorders>
            <w:shd w:val="clear" w:color="auto" w:fill="auto"/>
            <w:vAlign w:val="center"/>
            <w:hideMark/>
            <w:tcPrChange w:id="45909"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600D8E3F" w14:textId="7DD95EF3" w:rsidR="005B29C2" w:rsidRPr="003C02FF" w:rsidRDefault="005B29C2">
            <w:pPr>
              <w:widowControl w:val="0"/>
              <w:spacing w:before="120" w:after="120"/>
              <w:jc w:val="both"/>
              <w:rPr>
                <w:b/>
                <w:bCs/>
                <w:color w:val="000000"/>
                <w:sz w:val="22"/>
                <w:szCs w:val="22"/>
                <w:rPrChange w:id="45910" w:author="James Vu" w:date="2024-04-19T00:27:00Z">
                  <w:rPr>
                    <w:b/>
                    <w:bCs/>
                    <w:color w:val="000000"/>
                  </w:rPr>
                </w:rPrChange>
              </w:rPr>
              <w:pPrChange w:id="45911" w:author="James Vu" w:date="2024-04-18T22:33:00Z">
                <w:pPr>
                  <w:widowControl w:val="0"/>
                  <w:spacing w:before="120" w:after="120"/>
                  <w:jc w:val="center"/>
                </w:pPr>
              </w:pPrChange>
            </w:pPr>
            <w:r w:rsidRPr="003C02FF">
              <w:rPr>
                <w:b/>
                <w:bCs/>
                <w:color w:val="000000"/>
                <w:sz w:val="22"/>
                <w:szCs w:val="22"/>
                <w:rPrChange w:id="45912" w:author="James Vu" w:date="2024-04-19T00:27:00Z">
                  <w:rPr>
                    <w:b/>
                    <w:bCs/>
                    <w:color w:val="000000"/>
                  </w:rPr>
                </w:rPrChange>
              </w:rPr>
              <w:t>583.840</w:t>
            </w:r>
          </w:p>
        </w:tc>
        <w:tc>
          <w:tcPr>
            <w:tcW w:w="704" w:type="pct"/>
            <w:tcBorders>
              <w:top w:val="nil"/>
              <w:left w:val="nil"/>
              <w:bottom w:val="single" w:sz="4" w:space="0" w:color="auto"/>
              <w:right w:val="single" w:sz="4" w:space="0" w:color="auto"/>
            </w:tcBorders>
            <w:shd w:val="clear" w:color="auto" w:fill="auto"/>
            <w:vAlign w:val="center"/>
            <w:hideMark/>
            <w:tcPrChange w:id="45913"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0316FD34" w14:textId="77777777" w:rsidR="005B29C2" w:rsidRPr="003C02FF" w:rsidRDefault="005B29C2">
            <w:pPr>
              <w:widowControl w:val="0"/>
              <w:spacing w:before="120" w:after="120"/>
              <w:jc w:val="both"/>
              <w:rPr>
                <w:i/>
                <w:iCs/>
                <w:color w:val="000000"/>
                <w:sz w:val="22"/>
                <w:szCs w:val="22"/>
                <w:rPrChange w:id="45914" w:author="James Vu" w:date="2024-04-19T00:27:00Z">
                  <w:rPr>
                    <w:i/>
                    <w:iCs/>
                    <w:color w:val="000000"/>
                  </w:rPr>
                </w:rPrChange>
              </w:rPr>
              <w:pPrChange w:id="45915" w:author="James Vu" w:date="2024-04-18T22:33:00Z">
                <w:pPr>
                  <w:widowControl w:val="0"/>
                  <w:spacing w:before="120" w:after="120"/>
                </w:pPr>
              </w:pPrChange>
            </w:pPr>
            <w:r w:rsidRPr="003C02FF">
              <w:rPr>
                <w:i/>
                <w:iCs/>
                <w:color w:val="000000"/>
                <w:sz w:val="22"/>
                <w:szCs w:val="22"/>
                <w:rPrChange w:id="45916" w:author="James Vu" w:date="2024-04-19T00:27:00Z">
                  <w:rPr>
                    <w:i/>
                    <w:iCs/>
                    <w:color w:val="000000"/>
                  </w:rPr>
                </w:rPrChange>
              </w:rPr>
              <w:t>1 tháng 26 ngày làm việc</w:t>
            </w:r>
          </w:p>
        </w:tc>
      </w:tr>
      <w:tr w:rsidR="005B29C2" w:rsidRPr="003C02FF" w14:paraId="02EF7F81" w14:textId="77777777" w:rsidTr="003C02FF">
        <w:trPr>
          <w:trHeight w:val="540"/>
          <w:trPrChange w:id="45917" w:author="James Vu" w:date="2024-04-19T00:27:00Z">
            <w:trPr>
              <w:trHeight w:val="540"/>
            </w:trPr>
          </w:trPrChange>
        </w:trPr>
        <w:tc>
          <w:tcPr>
            <w:tcW w:w="186" w:type="pct"/>
            <w:tcBorders>
              <w:top w:val="nil"/>
              <w:left w:val="single" w:sz="4" w:space="0" w:color="auto"/>
              <w:bottom w:val="single" w:sz="4" w:space="0" w:color="auto"/>
              <w:right w:val="single" w:sz="4" w:space="0" w:color="auto"/>
            </w:tcBorders>
            <w:shd w:val="clear" w:color="auto" w:fill="auto"/>
            <w:vAlign w:val="center"/>
            <w:hideMark/>
            <w:tcPrChange w:id="45918" w:author="James Vu" w:date="2024-04-19T00:27:00Z">
              <w:tcPr>
                <w:tcW w:w="186" w:type="pct"/>
                <w:tcBorders>
                  <w:top w:val="nil"/>
                  <w:left w:val="single" w:sz="4" w:space="0" w:color="auto"/>
                  <w:bottom w:val="single" w:sz="4" w:space="0" w:color="auto"/>
                  <w:right w:val="single" w:sz="4" w:space="0" w:color="auto"/>
                </w:tcBorders>
                <w:shd w:val="clear" w:color="auto" w:fill="auto"/>
                <w:vAlign w:val="center"/>
                <w:hideMark/>
              </w:tcPr>
            </w:tcPrChange>
          </w:tcPr>
          <w:p w14:paraId="23FF7F5F" w14:textId="77777777" w:rsidR="005B29C2" w:rsidRPr="003C02FF" w:rsidRDefault="005B29C2">
            <w:pPr>
              <w:widowControl w:val="0"/>
              <w:spacing w:before="120" w:after="120"/>
              <w:jc w:val="both"/>
              <w:rPr>
                <w:color w:val="000000"/>
                <w:sz w:val="22"/>
                <w:szCs w:val="22"/>
                <w:rPrChange w:id="45919" w:author="James Vu" w:date="2024-04-19T00:27:00Z">
                  <w:rPr>
                    <w:color w:val="000000"/>
                  </w:rPr>
                </w:rPrChange>
              </w:rPr>
              <w:pPrChange w:id="45920" w:author="James Vu" w:date="2024-04-18T22:33:00Z">
                <w:pPr>
                  <w:widowControl w:val="0"/>
                  <w:spacing w:before="120" w:after="120"/>
                  <w:jc w:val="center"/>
                </w:pPr>
              </w:pPrChange>
            </w:pPr>
            <w:r w:rsidRPr="003C02FF">
              <w:rPr>
                <w:color w:val="000000"/>
                <w:sz w:val="22"/>
                <w:szCs w:val="22"/>
                <w:rPrChange w:id="45921" w:author="James Vu" w:date="2024-04-19T00:27:00Z">
                  <w:rPr>
                    <w:color w:val="000000"/>
                  </w:rPr>
                </w:rPrChange>
              </w:rPr>
              <w:t> </w:t>
            </w:r>
          </w:p>
        </w:tc>
        <w:tc>
          <w:tcPr>
            <w:tcW w:w="604" w:type="pct"/>
            <w:tcBorders>
              <w:top w:val="nil"/>
              <w:left w:val="nil"/>
              <w:bottom w:val="single" w:sz="4" w:space="0" w:color="auto"/>
              <w:right w:val="single" w:sz="4" w:space="0" w:color="auto"/>
            </w:tcBorders>
            <w:shd w:val="clear" w:color="auto" w:fill="auto"/>
            <w:vAlign w:val="center"/>
            <w:hideMark/>
            <w:tcPrChange w:id="45922" w:author="James Vu" w:date="2024-04-19T00:27:00Z">
              <w:tcPr>
                <w:tcW w:w="604" w:type="pct"/>
                <w:tcBorders>
                  <w:top w:val="nil"/>
                  <w:left w:val="nil"/>
                  <w:bottom w:val="single" w:sz="4" w:space="0" w:color="auto"/>
                  <w:right w:val="single" w:sz="4" w:space="0" w:color="auto"/>
                </w:tcBorders>
                <w:shd w:val="clear" w:color="auto" w:fill="auto"/>
                <w:vAlign w:val="center"/>
                <w:hideMark/>
              </w:tcPr>
            </w:tcPrChange>
          </w:tcPr>
          <w:p w14:paraId="1BC6134A" w14:textId="77777777" w:rsidR="005B29C2" w:rsidRPr="003C02FF" w:rsidRDefault="005B29C2">
            <w:pPr>
              <w:widowControl w:val="0"/>
              <w:spacing w:before="120" w:after="120"/>
              <w:jc w:val="both"/>
              <w:rPr>
                <w:b/>
                <w:bCs/>
                <w:color w:val="000000"/>
                <w:sz w:val="22"/>
                <w:szCs w:val="22"/>
                <w:rPrChange w:id="45923" w:author="James Vu" w:date="2024-04-19T00:27:00Z">
                  <w:rPr>
                    <w:b/>
                    <w:bCs/>
                    <w:color w:val="000000"/>
                  </w:rPr>
                </w:rPrChange>
              </w:rPr>
              <w:pPrChange w:id="45924" w:author="James Vu" w:date="2024-04-18T22:33:00Z">
                <w:pPr>
                  <w:widowControl w:val="0"/>
                  <w:spacing w:before="120" w:after="120"/>
                </w:pPr>
              </w:pPrChange>
            </w:pPr>
            <w:r w:rsidRPr="003C02FF">
              <w:rPr>
                <w:b/>
                <w:bCs/>
                <w:color w:val="000000"/>
                <w:sz w:val="22"/>
                <w:szCs w:val="22"/>
                <w:rPrChange w:id="45925" w:author="James Vu" w:date="2024-04-19T00:27:00Z">
                  <w:rPr>
                    <w:b/>
                    <w:bCs/>
                    <w:color w:val="000000"/>
                  </w:rPr>
                </w:rPrChange>
              </w:rPr>
              <w:t>Mức đơn giá tiền lương bình quân/giờ (H)</w:t>
            </w:r>
          </w:p>
        </w:tc>
        <w:tc>
          <w:tcPr>
            <w:tcW w:w="534" w:type="pct"/>
            <w:tcBorders>
              <w:top w:val="nil"/>
              <w:left w:val="nil"/>
              <w:bottom w:val="single" w:sz="4" w:space="0" w:color="auto"/>
              <w:right w:val="single" w:sz="4" w:space="0" w:color="auto"/>
            </w:tcBorders>
            <w:shd w:val="clear" w:color="auto" w:fill="auto"/>
            <w:vAlign w:val="center"/>
            <w:hideMark/>
            <w:tcPrChange w:id="45926" w:author="James Vu" w:date="2024-04-19T00:27:00Z">
              <w:tcPr>
                <w:tcW w:w="534" w:type="pct"/>
                <w:tcBorders>
                  <w:top w:val="nil"/>
                  <w:left w:val="nil"/>
                  <w:bottom w:val="single" w:sz="4" w:space="0" w:color="auto"/>
                  <w:right w:val="single" w:sz="4" w:space="0" w:color="auto"/>
                </w:tcBorders>
                <w:shd w:val="clear" w:color="auto" w:fill="auto"/>
                <w:vAlign w:val="center"/>
                <w:hideMark/>
              </w:tcPr>
            </w:tcPrChange>
          </w:tcPr>
          <w:p w14:paraId="18DEC511" w14:textId="77777777" w:rsidR="005B29C2" w:rsidRPr="003C02FF" w:rsidRDefault="005B29C2">
            <w:pPr>
              <w:widowControl w:val="0"/>
              <w:spacing w:before="120" w:after="120"/>
              <w:jc w:val="both"/>
              <w:rPr>
                <w:b/>
                <w:bCs/>
                <w:color w:val="000000"/>
                <w:sz w:val="22"/>
                <w:szCs w:val="22"/>
                <w:rPrChange w:id="45927" w:author="James Vu" w:date="2024-04-19T00:27:00Z">
                  <w:rPr>
                    <w:b/>
                    <w:bCs/>
                    <w:color w:val="000000"/>
                  </w:rPr>
                </w:rPrChange>
              </w:rPr>
              <w:pPrChange w:id="45928" w:author="James Vu" w:date="2024-04-18T22:33:00Z">
                <w:pPr>
                  <w:widowControl w:val="0"/>
                  <w:spacing w:before="120" w:after="120"/>
                  <w:jc w:val="center"/>
                </w:pPr>
              </w:pPrChange>
            </w:pPr>
            <w:r w:rsidRPr="003C02FF">
              <w:rPr>
                <w:b/>
                <w:bCs/>
                <w:color w:val="000000"/>
                <w:sz w:val="22"/>
                <w:szCs w:val="22"/>
                <w:rPrChange w:id="45929" w:author="James Vu" w:date="2024-04-19T00:27:00Z">
                  <w:rPr>
                    <w:b/>
                    <w:bCs/>
                    <w:color w:val="000000"/>
                  </w:rPr>
                </w:rPrChange>
              </w:rPr>
              <w:t>H = L</w:t>
            </w:r>
            <w:r w:rsidRPr="003C02FF">
              <w:rPr>
                <w:b/>
                <w:bCs/>
                <w:color w:val="000000"/>
                <w:sz w:val="22"/>
                <w:szCs w:val="22"/>
                <w:vertAlign w:val="subscript"/>
                <w:rPrChange w:id="45930" w:author="James Vu" w:date="2024-04-19T00:27:00Z">
                  <w:rPr>
                    <w:b/>
                    <w:bCs/>
                    <w:color w:val="000000"/>
                    <w:vertAlign w:val="subscript"/>
                  </w:rPr>
                </w:rPrChange>
              </w:rPr>
              <w:t>N</w:t>
            </w:r>
            <w:r w:rsidRPr="003C02FF">
              <w:rPr>
                <w:b/>
                <w:bCs/>
                <w:color w:val="000000"/>
                <w:sz w:val="22"/>
                <w:szCs w:val="22"/>
                <w:rPrChange w:id="45931" w:author="James Vu" w:date="2024-04-19T00:27:00Z">
                  <w:rPr>
                    <w:b/>
                    <w:bCs/>
                    <w:color w:val="000000"/>
                  </w:rPr>
                </w:rPrChange>
              </w:rPr>
              <w:t>/8</w:t>
            </w:r>
          </w:p>
        </w:tc>
        <w:tc>
          <w:tcPr>
            <w:tcW w:w="407" w:type="pct"/>
            <w:tcBorders>
              <w:top w:val="nil"/>
              <w:left w:val="nil"/>
              <w:bottom w:val="single" w:sz="4" w:space="0" w:color="auto"/>
              <w:right w:val="single" w:sz="4" w:space="0" w:color="auto"/>
            </w:tcBorders>
            <w:shd w:val="clear" w:color="auto" w:fill="auto"/>
            <w:vAlign w:val="center"/>
            <w:hideMark/>
            <w:tcPrChange w:id="45932"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353AE615" w14:textId="3B0E1C5B" w:rsidR="005B29C2" w:rsidRPr="003C02FF" w:rsidRDefault="005B29C2">
            <w:pPr>
              <w:widowControl w:val="0"/>
              <w:spacing w:before="120" w:after="120"/>
              <w:jc w:val="both"/>
              <w:rPr>
                <w:b/>
                <w:bCs/>
                <w:color w:val="000000"/>
                <w:sz w:val="22"/>
                <w:szCs w:val="22"/>
                <w:rPrChange w:id="45933" w:author="James Vu" w:date="2024-04-19T00:27:00Z">
                  <w:rPr>
                    <w:b/>
                    <w:bCs/>
                    <w:color w:val="000000"/>
                  </w:rPr>
                </w:rPrChange>
              </w:rPr>
              <w:pPrChange w:id="45934" w:author="James Vu" w:date="2024-04-18T22:33:00Z">
                <w:pPr>
                  <w:widowControl w:val="0"/>
                  <w:spacing w:before="120" w:after="120"/>
                  <w:jc w:val="center"/>
                </w:pPr>
              </w:pPrChange>
            </w:pPr>
            <w:r w:rsidRPr="003C02FF">
              <w:rPr>
                <w:b/>
                <w:bCs/>
                <w:color w:val="000000"/>
                <w:sz w:val="22"/>
                <w:szCs w:val="22"/>
                <w:rPrChange w:id="45935" w:author="James Vu" w:date="2024-04-19T00:27:00Z">
                  <w:rPr>
                    <w:b/>
                    <w:bCs/>
                    <w:color w:val="000000"/>
                  </w:rPr>
                </w:rPrChange>
              </w:rPr>
              <w:t>26.790</w:t>
            </w:r>
          </w:p>
        </w:tc>
        <w:tc>
          <w:tcPr>
            <w:tcW w:w="407" w:type="pct"/>
            <w:tcBorders>
              <w:top w:val="nil"/>
              <w:left w:val="nil"/>
              <w:bottom w:val="single" w:sz="4" w:space="0" w:color="auto"/>
              <w:right w:val="single" w:sz="4" w:space="0" w:color="auto"/>
            </w:tcBorders>
            <w:shd w:val="clear" w:color="auto" w:fill="auto"/>
            <w:vAlign w:val="center"/>
            <w:hideMark/>
            <w:tcPrChange w:id="45936"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2F99835B" w14:textId="0E863646" w:rsidR="005B29C2" w:rsidRPr="003C02FF" w:rsidRDefault="005B29C2">
            <w:pPr>
              <w:widowControl w:val="0"/>
              <w:spacing w:before="120" w:after="120"/>
              <w:jc w:val="both"/>
              <w:rPr>
                <w:b/>
                <w:bCs/>
                <w:color w:val="000000"/>
                <w:sz w:val="22"/>
                <w:szCs w:val="22"/>
                <w:rPrChange w:id="45937" w:author="James Vu" w:date="2024-04-19T00:27:00Z">
                  <w:rPr>
                    <w:b/>
                    <w:bCs/>
                    <w:color w:val="000000"/>
                  </w:rPr>
                </w:rPrChange>
              </w:rPr>
              <w:pPrChange w:id="45938" w:author="James Vu" w:date="2024-04-18T22:33:00Z">
                <w:pPr>
                  <w:widowControl w:val="0"/>
                  <w:spacing w:before="120" w:after="120"/>
                  <w:jc w:val="center"/>
                </w:pPr>
              </w:pPrChange>
            </w:pPr>
            <w:r w:rsidRPr="003C02FF">
              <w:rPr>
                <w:b/>
                <w:bCs/>
                <w:color w:val="000000"/>
                <w:sz w:val="22"/>
                <w:szCs w:val="22"/>
                <w:rPrChange w:id="45939" w:author="James Vu" w:date="2024-04-19T00:27:00Z">
                  <w:rPr>
                    <w:b/>
                    <w:bCs/>
                    <w:color w:val="000000"/>
                  </w:rPr>
                </w:rPrChange>
              </w:rPr>
              <w:t>31.594</w:t>
            </w:r>
          </w:p>
        </w:tc>
        <w:tc>
          <w:tcPr>
            <w:tcW w:w="407" w:type="pct"/>
            <w:tcBorders>
              <w:top w:val="nil"/>
              <w:left w:val="nil"/>
              <w:bottom w:val="single" w:sz="4" w:space="0" w:color="auto"/>
              <w:right w:val="single" w:sz="4" w:space="0" w:color="auto"/>
            </w:tcBorders>
            <w:shd w:val="clear" w:color="auto" w:fill="auto"/>
            <w:vAlign w:val="center"/>
            <w:hideMark/>
            <w:tcPrChange w:id="45940"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2F50F7BA" w14:textId="2C000030" w:rsidR="005B29C2" w:rsidRPr="003C02FF" w:rsidRDefault="005B29C2">
            <w:pPr>
              <w:widowControl w:val="0"/>
              <w:spacing w:before="120" w:after="120"/>
              <w:jc w:val="both"/>
              <w:rPr>
                <w:b/>
                <w:bCs/>
                <w:color w:val="000000"/>
                <w:sz w:val="22"/>
                <w:szCs w:val="22"/>
                <w:rPrChange w:id="45941" w:author="James Vu" w:date="2024-04-19T00:27:00Z">
                  <w:rPr>
                    <w:b/>
                    <w:bCs/>
                    <w:color w:val="000000"/>
                  </w:rPr>
                </w:rPrChange>
              </w:rPr>
              <w:pPrChange w:id="45942" w:author="James Vu" w:date="2024-04-18T22:33:00Z">
                <w:pPr>
                  <w:widowControl w:val="0"/>
                  <w:spacing w:before="120" w:after="120"/>
                  <w:jc w:val="center"/>
                </w:pPr>
              </w:pPrChange>
            </w:pPr>
            <w:r w:rsidRPr="003C02FF">
              <w:rPr>
                <w:b/>
                <w:bCs/>
                <w:color w:val="000000"/>
                <w:sz w:val="22"/>
                <w:szCs w:val="22"/>
                <w:rPrChange w:id="45943" w:author="James Vu" w:date="2024-04-19T00:27:00Z">
                  <w:rPr>
                    <w:b/>
                    <w:bCs/>
                    <w:color w:val="000000"/>
                  </w:rPr>
                </w:rPrChange>
              </w:rPr>
              <w:t>37.506</w:t>
            </w:r>
          </w:p>
        </w:tc>
        <w:tc>
          <w:tcPr>
            <w:tcW w:w="407" w:type="pct"/>
            <w:tcBorders>
              <w:top w:val="nil"/>
              <w:left w:val="nil"/>
              <w:bottom w:val="single" w:sz="4" w:space="0" w:color="auto"/>
              <w:right w:val="single" w:sz="4" w:space="0" w:color="auto"/>
            </w:tcBorders>
            <w:shd w:val="clear" w:color="auto" w:fill="auto"/>
            <w:vAlign w:val="center"/>
            <w:hideMark/>
            <w:tcPrChange w:id="45944" w:author="James Vu" w:date="2024-04-19T00:27:00Z">
              <w:tcPr>
                <w:tcW w:w="407" w:type="pct"/>
                <w:tcBorders>
                  <w:top w:val="nil"/>
                  <w:left w:val="nil"/>
                  <w:bottom w:val="single" w:sz="4" w:space="0" w:color="auto"/>
                  <w:right w:val="single" w:sz="4" w:space="0" w:color="auto"/>
                </w:tcBorders>
                <w:shd w:val="clear" w:color="auto" w:fill="auto"/>
                <w:vAlign w:val="center"/>
                <w:hideMark/>
              </w:tcPr>
            </w:tcPrChange>
          </w:tcPr>
          <w:p w14:paraId="503C60DA" w14:textId="727B0895" w:rsidR="005B29C2" w:rsidRPr="003C02FF" w:rsidRDefault="005B29C2">
            <w:pPr>
              <w:widowControl w:val="0"/>
              <w:spacing w:before="120" w:after="120"/>
              <w:jc w:val="both"/>
              <w:rPr>
                <w:b/>
                <w:bCs/>
                <w:color w:val="000000"/>
                <w:sz w:val="22"/>
                <w:szCs w:val="22"/>
                <w:rPrChange w:id="45945" w:author="James Vu" w:date="2024-04-19T00:27:00Z">
                  <w:rPr>
                    <w:b/>
                    <w:bCs/>
                    <w:color w:val="000000"/>
                  </w:rPr>
                </w:rPrChange>
              </w:rPr>
              <w:pPrChange w:id="45946" w:author="James Vu" w:date="2024-04-18T22:33:00Z">
                <w:pPr>
                  <w:widowControl w:val="0"/>
                  <w:spacing w:before="120" w:after="120"/>
                  <w:jc w:val="center"/>
                </w:pPr>
              </w:pPrChange>
            </w:pPr>
            <w:r w:rsidRPr="003C02FF">
              <w:rPr>
                <w:b/>
                <w:bCs/>
                <w:color w:val="000000"/>
                <w:sz w:val="22"/>
                <w:szCs w:val="22"/>
                <w:rPrChange w:id="45947" w:author="James Vu" w:date="2024-04-19T00:27:00Z">
                  <w:rPr>
                    <w:b/>
                    <w:bCs/>
                    <w:color w:val="000000"/>
                  </w:rPr>
                </w:rPrChange>
              </w:rPr>
              <w:t>44.158</w:t>
            </w:r>
          </w:p>
        </w:tc>
        <w:tc>
          <w:tcPr>
            <w:tcW w:w="448" w:type="pct"/>
            <w:tcBorders>
              <w:top w:val="nil"/>
              <w:left w:val="nil"/>
              <w:bottom w:val="single" w:sz="4" w:space="0" w:color="auto"/>
              <w:right w:val="single" w:sz="4" w:space="0" w:color="auto"/>
            </w:tcBorders>
            <w:shd w:val="clear" w:color="auto" w:fill="auto"/>
            <w:vAlign w:val="center"/>
            <w:hideMark/>
            <w:tcPrChange w:id="45948"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375C7392" w14:textId="60C3AA6C" w:rsidR="005B29C2" w:rsidRPr="003C02FF" w:rsidRDefault="005B29C2">
            <w:pPr>
              <w:widowControl w:val="0"/>
              <w:spacing w:before="120" w:after="120"/>
              <w:jc w:val="both"/>
              <w:rPr>
                <w:b/>
                <w:bCs/>
                <w:color w:val="000000"/>
                <w:sz w:val="22"/>
                <w:szCs w:val="22"/>
                <w:rPrChange w:id="45949" w:author="James Vu" w:date="2024-04-19T00:27:00Z">
                  <w:rPr>
                    <w:b/>
                    <w:bCs/>
                    <w:color w:val="000000"/>
                  </w:rPr>
                </w:rPrChange>
              </w:rPr>
              <w:pPrChange w:id="45950" w:author="James Vu" w:date="2024-04-18T22:33:00Z">
                <w:pPr>
                  <w:widowControl w:val="0"/>
                  <w:spacing w:before="120" w:after="120"/>
                  <w:jc w:val="center"/>
                </w:pPr>
              </w:pPrChange>
            </w:pPr>
            <w:r w:rsidRPr="003C02FF">
              <w:rPr>
                <w:b/>
                <w:bCs/>
                <w:color w:val="000000"/>
                <w:sz w:val="22"/>
                <w:szCs w:val="22"/>
                <w:rPrChange w:id="45951" w:author="James Vu" w:date="2024-04-19T00:27:00Z">
                  <w:rPr>
                    <w:b/>
                    <w:bCs/>
                    <w:color w:val="000000"/>
                  </w:rPr>
                </w:rPrChange>
              </w:rPr>
              <w:t>52.287</w:t>
            </w:r>
          </w:p>
        </w:tc>
        <w:tc>
          <w:tcPr>
            <w:tcW w:w="448" w:type="pct"/>
            <w:tcBorders>
              <w:top w:val="nil"/>
              <w:left w:val="nil"/>
              <w:bottom w:val="single" w:sz="4" w:space="0" w:color="auto"/>
              <w:right w:val="single" w:sz="4" w:space="0" w:color="auto"/>
            </w:tcBorders>
            <w:shd w:val="clear" w:color="auto" w:fill="auto"/>
            <w:vAlign w:val="center"/>
            <w:hideMark/>
            <w:tcPrChange w:id="45952"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70CA82D9" w14:textId="0808EA18" w:rsidR="005B29C2" w:rsidRPr="003C02FF" w:rsidRDefault="005B29C2">
            <w:pPr>
              <w:widowControl w:val="0"/>
              <w:spacing w:before="120" w:after="120"/>
              <w:jc w:val="both"/>
              <w:rPr>
                <w:b/>
                <w:bCs/>
                <w:color w:val="000000"/>
                <w:sz w:val="22"/>
                <w:szCs w:val="22"/>
                <w:rPrChange w:id="45953" w:author="James Vu" w:date="2024-04-19T00:27:00Z">
                  <w:rPr>
                    <w:b/>
                    <w:bCs/>
                    <w:color w:val="000000"/>
                  </w:rPr>
                </w:rPrChange>
              </w:rPr>
              <w:pPrChange w:id="45954" w:author="James Vu" w:date="2024-04-18T22:33:00Z">
                <w:pPr>
                  <w:widowControl w:val="0"/>
                  <w:spacing w:before="120" w:after="120"/>
                  <w:jc w:val="center"/>
                </w:pPr>
              </w:pPrChange>
            </w:pPr>
            <w:r w:rsidRPr="003C02FF">
              <w:rPr>
                <w:b/>
                <w:bCs/>
                <w:color w:val="000000"/>
                <w:sz w:val="22"/>
                <w:szCs w:val="22"/>
                <w:rPrChange w:id="45955" w:author="James Vu" w:date="2024-04-19T00:27:00Z">
                  <w:rPr>
                    <w:b/>
                    <w:bCs/>
                    <w:color w:val="000000"/>
                  </w:rPr>
                </w:rPrChange>
              </w:rPr>
              <w:t>61.710</w:t>
            </w:r>
          </w:p>
        </w:tc>
        <w:tc>
          <w:tcPr>
            <w:tcW w:w="448" w:type="pct"/>
            <w:tcBorders>
              <w:top w:val="nil"/>
              <w:left w:val="nil"/>
              <w:bottom w:val="single" w:sz="4" w:space="0" w:color="auto"/>
              <w:right w:val="single" w:sz="4" w:space="0" w:color="auto"/>
            </w:tcBorders>
            <w:shd w:val="clear" w:color="auto" w:fill="auto"/>
            <w:vAlign w:val="center"/>
            <w:hideMark/>
            <w:tcPrChange w:id="45956" w:author="James Vu" w:date="2024-04-19T00:27:00Z">
              <w:tcPr>
                <w:tcW w:w="448" w:type="pct"/>
                <w:tcBorders>
                  <w:top w:val="nil"/>
                  <w:left w:val="nil"/>
                  <w:bottom w:val="single" w:sz="4" w:space="0" w:color="auto"/>
                  <w:right w:val="single" w:sz="4" w:space="0" w:color="auto"/>
                </w:tcBorders>
                <w:shd w:val="clear" w:color="auto" w:fill="auto"/>
                <w:vAlign w:val="center"/>
                <w:hideMark/>
              </w:tcPr>
            </w:tcPrChange>
          </w:tcPr>
          <w:p w14:paraId="240AC4BB" w14:textId="5770CA29" w:rsidR="005B29C2" w:rsidRPr="003C02FF" w:rsidRDefault="005B29C2">
            <w:pPr>
              <w:widowControl w:val="0"/>
              <w:spacing w:before="120" w:after="120"/>
              <w:jc w:val="both"/>
              <w:rPr>
                <w:b/>
                <w:bCs/>
                <w:color w:val="000000"/>
                <w:sz w:val="22"/>
                <w:szCs w:val="22"/>
                <w:rPrChange w:id="45957" w:author="James Vu" w:date="2024-04-19T00:27:00Z">
                  <w:rPr>
                    <w:b/>
                    <w:bCs/>
                    <w:color w:val="000000"/>
                  </w:rPr>
                </w:rPrChange>
              </w:rPr>
              <w:pPrChange w:id="45958" w:author="James Vu" w:date="2024-04-18T22:33:00Z">
                <w:pPr>
                  <w:widowControl w:val="0"/>
                  <w:spacing w:before="120" w:after="120"/>
                  <w:jc w:val="center"/>
                </w:pPr>
              </w:pPrChange>
            </w:pPr>
            <w:r w:rsidRPr="003C02FF">
              <w:rPr>
                <w:b/>
                <w:bCs/>
                <w:color w:val="000000"/>
                <w:sz w:val="22"/>
                <w:szCs w:val="22"/>
                <w:rPrChange w:id="45959" w:author="James Vu" w:date="2024-04-19T00:27:00Z">
                  <w:rPr>
                    <w:b/>
                    <w:bCs/>
                    <w:color w:val="000000"/>
                  </w:rPr>
                </w:rPrChange>
              </w:rPr>
              <w:t>72.980</w:t>
            </w:r>
          </w:p>
        </w:tc>
        <w:tc>
          <w:tcPr>
            <w:tcW w:w="704" w:type="pct"/>
            <w:tcBorders>
              <w:top w:val="nil"/>
              <w:left w:val="nil"/>
              <w:bottom w:val="single" w:sz="4" w:space="0" w:color="auto"/>
              <w:right w:val="single" w:sz="4" w:space="0" w:color="auto"/>
            </w:tcBorders>
            <w:shd w:val="clear" w:color="auto" w:fill="auto"/>
            <w:vAlign w:val="center"/>
            <w:hideMark/>
            <w:tcPrChange w:id="45960" w:author="James Vu" w:date="2024-04-19T00:27:00Z">
              <w:tcPr>
                <w:tcW w:w="704" w:type="pct"/>
                <w:tcBorders>
                  <w:top w:val="nil"/>
                  <w:left w:val="nil"/>
                  <w:bottom w:val="single" w:sz="4" w:space="0" w:color="auto"/>
                  <w:right w:val="single" w:sz="4" w:space="0" w:color="auto"/>
                </w:tcBorders>
                <w:shd w:val="clear" w:color="auto" w:fill="auto"/>
                <w:vAlign w:val="center"/>
                <w:hideMark/>
              </w:tcPr>
            </w:tcPrChange>
          </w:tcPr>
          <w:p w14:paraId="4C2A0430" w14:textId="77777777" w:rsidR="005B29C2" w:rsidRPr="003C02FF" w:rsidRDefault="005B29C2">
            <w:pPr>
              <w:widowControl w:val="0"/>
              <w:spacing w:before="120" w:after="120"/>
              <w:jc w:val="both"/>
              <w:rPr>
                <w:i/>
                <w:iCs/>
                <w:color w:val="000000"/>
                <w:sz w:val="22"/>
                <w:szCs w:val="22"/>
                <w:rPrChange w:id="45961" w:author="James Vu" w:date="2024-04-19T00:27:00Z">
                  <w:rPr>
                    <w:i/>
                    <w:iCs/>
                    <w:color w:val="000000"/>
                  </w:rPr>
                </w:rPrChange>
              </w:rPr>
              <w:pPrChange w:id="45962" w:author="James Vu" w:date="2024-04-18T22:33:00Z">
                <w:pPr>
                  <w:widowControl w:val="0"/>
                  <w:spacing w:before="120" w:after="120"/>
                </w:pPr>
              </w:pPrChange>
            </w:pPr>
            <w:r w:rsidRPr="003C02FF">
              <w:rPr>
                <w:i/>
                <w:iCs/>
                <w:color w:val="000000"/>
                <w:sz w:val="22"/>
                <w:szCs w:val="22"/>
                <w:rPrChange w:id="45963" w:author="James Vu" w:date="2024-04-19T00:27:00Z">
                  <w:rPr>
                    <w:i/>
                    <w:iCs/>
                    <w:color w:val="000000"/>
                  </w:rPr>
                </w:rPrChange>
              </w:rPr>
              <w:t>Thời gian lao động 08 giờ/ngày</w:t>
            </w:r>
          </w:p>
        </w:tc>
      </w:tr>
    </w:tbl>
    <w:p w14:paraId="39A3B532" w14:textId="7C0A388B" w:rsidR="00C523C9" w:rsidRPr="00167CE0" w:rsidRDefault="00C523C9">
      <w:pPr>
        <w:jc w:val="both"/>
        <w:rPr>
          <w:b/>
          <w:bCs/>
          <w:sz w:val="28"/>
          <w:szCs w:val="28"/>
          <w:lang w:val="it-IT"/>
          <w:rPrChange w:id="45964" w:author="James Vu" w:date="2024-04-18T22:33:00Z">
            <w:rPr>
              <w:b/>
              <w:bCs/>
              <w:sz w:val="26"/>
              <w:szCs w:val="26"/>
              <w:lang w:val="it-IT"/>
            </w:rPr>
          </w:rPrChange>
        </w:rPr>
        <w:pPrChange w:id="45965" w:author="James Vu" w:date="2024-04-18T22:33:00Z">
          <w:pPr/>
        </w:pPrChange>
      </w:pPr>
    </w:p>
    <w:sectPr w:rsidR="00C523C9" w:rsidRPr="00167CE0" w:rsidSect="003E6934">
      <w:pgSz w:w="16840" w:h="11907" w:orient="landscape" w:code="9"/>
      <w:pgMar w:top="1134" w:right="680" w:bottom="1134" w:left="1701" w:header="680" w:footer="567" w:gutter="0"/>
      <w:cols w:space="720"/>
      <w:titlePg/>
      <w:docGrid w:linePitch="381"/>
    </w:sectPr>
  </w:body>
</w:document>
</file>

<file path=word/customizations.xml><?xml version="1.0" encoding="utf-8"?>
<wne:tcg xmlns:r="http://schemas.openxmlformats.org/officeDocument/2006/relationships" xmlns:wne="http://schemas.microsoft.com/office/word/2006/wordml">
  <wne:keymaps>
    <wne:keymap wne:kcmPrimary="0230">
      <wne:acd wne:acdName="acd445"/>
    </wne:keymap>
    <wne:keymap wne:kcmPrimary="0231">
      <wne:acd wne:acdName="acd441"/>
    </wne:keymap>
    <wne:keymap wne:kcmPrimary="0232">
      <wne:acd wne:acdName="acd443"/>
    </wne:keymap>
    <wne:keymap wne:kcmPrimary="0233">
      <wne:acd wne:acdName="acd0"/>
    </wne:keymap>
    <wne:keymap wne:kcmPrimary="0234">
      <wne:acd wne:acdName="acd447"/>
    </wne:keymap>
    <wne:keymap wne:kcmPrimary="0235">
      <wne:acd wne:acdName="acd83"/>
    </wne:keymap>
    <wne:keymap wne:kcmPrimary="0239">
      <wne:acd wne:acdName="acd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Entry wne:acdName="acd123"/>
      <wne:acdEntry wne:acdName="acd124"/>
      <wne:acdEntry wne:acdName="acd125"/>
      <wne:acdEntry wne:acdName="acd126"/>
      <wne:acdEntry wne:acdName="acd127"/>
      <wne:acdEntry wne:acdName="acd128"/>
      <wne:acdEntry wne:acdName="acd129"/>
      <wne:acdEntry wne:acdName="acd130"/>
      <wne:acdEntry wne:acdName="acd131"/>
      <wne:acdEntry wne:acdName="acd132"/>
      <wne:acdEntry wne:acdName="acd133"/>
      <wne:acdEntry wne:acdName="acd134"/>
      <wne:acdEntry wne:acdName="acd135"/>
      <wne:acdEntry wne:acdName="acd136"/>
      <wne:acdEntry wne:acdName="acd137"/>
      <wne:acdEntry wne:acdName="acd138"/>
      <wne:acdEntry wne:acdName="acd139"/>
      <wne:acdEntry wne:acdName="acd140"/>
      <wne:acdEntry wne:acdName="acd141"/>
      <wne:acdEntry wne:acdName="acd142"/>
      <wne:acdEntry wne:acdName="acd143"/>
      <wne:acdEntry wne:acdName="acd144"/>
      <wne:acdEntry wne:acdName="acd145"/>
      <wne:acdEntry wne:acdName="acd146"/>
      <wne:acdEntry wne:acdName="acd147"/>
      <wne:acdEntry wne:acdName="acd148"/>
      <wne:acdEntry wne:acdName="acd149"/>
      <wne:acdEntry wne:acdName="acd150"/>
      <wne:acdEntry wne:acdName="acd151"/>
      <wne:acdEntry wne:acdName="acd152"/>
      <wne:acdEntry wne:acdName="acd153"/>
      <wne:acdEntry wne:acdName="acd154"/>
      <wne:acdEntry wne:acdName="acd155"/>
      <wne:acdEntry wne:acdName="acd156"/>
      <wne:acdEntry wne:acdName="acd157"/>
      <wne:acdEntry wne:acdName="acd158"/>
      <wne:acdEntry wne:acdName="acd159"/>
      <wne:acdEntry wne:acdName="acd160"/>
      <wne:acdEntry wne:acdName="acd161"/>
      <wne:acdEntry wne:acdName="acd162"/>
      <wne:acdEntry wne:acdName="acd163"/>
      <wne:acdEntry wne:acdName="acd164"/>
      <wne:acdEntry wne:acdName="acd165"/>
      <wne:acdEntry wne:acdName="acd166"/>
      <wne:acdEntry wne:acdName="acd167"/>
      <wne:acdEntry wne:acdName="acd168"/>
      <wne:acdEntry wne:acdName="acd169"/>
      <wne:acdEntry wne:acdName="acd170"/>
      <wne:acdEntry wne:acdName="acd171"/>
      <wne:acdEntry wne:acdName="acd172"/>
      <wne:acdEntry wne:acdName="acd173"/>
      <wne:acdEntry wne:acdName="acd174"/>
      <wne:acdEntry wne:acdName="acd175"/>
      <wne:acdEntry wne:acdName="acd176"/>
      <wne:acdEntry wne:acdName="acd177"/>
      <wne:acdEntry wne:acdName="acd178"/>
      <wne:acdEntry wne:acdName="acd179"/>
      <wne:acdEntry wne:acdName="acd180"/>
      <wne:acdEntry wne:acdName="acd181"/>
      <wne:acdEntry wne:acdName="acd182"/>
      <wne:acdEntry wne:acdName="acd183"/>
      <wne:acdEntry wne:acdName="acd184"/>
      <wne:acdEntry wne:acdName="acd185"/>
      <wne:acdEntry wne:acdName="acd186"/>
      <wne:acdEntry wne:acdName="acd187"/>
      <wne:acdEntry wne:acdName="acd188"/>
      <wne:acdEntry wne:acdName="acd189"/>
      <wne:acdEntry wne:acdName="acd190"/>
      <wne:acdEntry wne:acdName="acd191"/>
      <wne:acdEntry wne:acdName="acd192"/>
      <wne:acdEntry wne:acdName="acd193"/>
      <wne:acdEntry wne:acdName="acd194"/>
      <wne:acdEntry wne:acdName="acd195"/>
      <wne:acdEntry wne:acdName="acd196"/>
      <wne:acdEntry wne:acdName="acd197"/>
      <wne:acdEntry wne:acdName="acd198"/>
      <wne:acdEntry wne:acdName="acd199"/>
      <wne:acdEntry wne:acdName="acd200"/>
      <wne:acdEntry wne:acdName="acd201"/>
      <wne:acdEntry wne:acdName="acd202"/>
      <wne:acdEntry wne:acdName="acd203"/>
      <wne:acdEntry wne:acdName="acd204"/>
      <wne:acdEntry wne:acdName="acd205"/>
      <wne:acdEntry wne:acdName="acd206"/>
      <wne:acdEntry wne:acdName="acd207"/>
      <wne:acdEntry wne:acdName="acd208"/>
      <wne:acdEntry wne:acdName="acd209"/>
      <wne:acdEntry wne:acdName="acd210"/>
      <wne:acdEntry wne:acdName="acd211"/>
      <wne:acdEntry wne:acdName="acd212"/>
      <wne:acdEntry wne:acdName="acd213"/>
      <wne:acdEntry wne:acdName="acd214"/>
      <wne:acdEntry wne:acdName="acd215"/>
      <wne:acdEntry wne:acdName="acd216"/>
      <wne:acdEntry wne:acdName="acd217"/>
      <wne:acdEntry wne:acdName="acd218"/>
      <wne:acdEntry wne:acdName="acd219"/>
      <wne:acdEntry wne:acdName="acd220"/>
      <wne:acdEntry wne:acdName="acd221"/>
      <wne:acdEntry wne:acdName="acd222"/>
      <wne:acdEntry wne:acdName="acd223"/>
      <wne:acdEntry wne:acdName="acd224"/>
      <wne:acdEntry wne:acdName="acd225"/>
      <wne:acdEntry wne:acdName="acd226"/>
      <wne:acdEntry wne:acdName="acd227"/>
      <wne:acdEntry wne:acdName="acd228"/>
      <wne:acdEntry wne:acdName="acd229"/>
      <wne:acdEntry wne:acdName="acd230"/>
      <wne:acdEntry wne:acdName="acd231"/>
      <wne:acdEntry wne:acdName="acd232"/>
      <wne:acdEntry wne:acdName="acd233"/>
      <wne:acdEntry wne:acdName="acd234"/>
      <wne:acdEntry wne:acdName="acd235"/>
      <wne:acdEntry wne:acdName="acd236"/>
      <wne:acdEntry wne:acdName="acd237"/>
      <wne:acdEntry wne:acdName="acd238"/>
      <wne:acdEntry wne:acdName="acd239"/>
      <wne:acdEntry wne:acdName="acd240"/>
      <wne:acdEntry wne:acdName="acd241"/>
      <wne:acdEntry wne:acdName="acd242"/>
      <wne:acdEntry wne:acdName="acd243"/>
      <wne:acdEntry wne:acdName="acd244"/>
      <wne:acdEntry wne:acdName="acd245"/>
      <wne:acdEntry wne:acdName="acd246"/>
      <wne:acdEntry wne:acdName="acd247"/>
      <wne:acdEntry wne:acdName="acd248"/>
      <wne:acdEntry wne:acdName="acd249"/>
      <wne:acdEntry wne:acdName="acd250"/>
      <wne:acdEntry wne:acdName="acd251"/>
      <wne:acdEntry wne:acdName="acd252"/>
      <wne:acdEntry wne:acdName="acd253"/>
      <wne:acdEntry wne:acdName="acd254"/>
      <wne:acdEntry wne:acdName="acd255"/>
      <wne:acdEntry wne:acdName="acd256"/>
      <wne:acdEntry wne:acdName="acd257"/>
      <wne:acdEntry wne:acdName="acd258"/>
      <wne:acdEntry wne:acdName="acd259"/>
      <wne:acdEntry wne:acdName="acd260"/>
      <wne:acdEntry wne:acdName="acd261"/>
      <wne:acdEntry wne:acdName="acd262"/>
      <wne:acdEntry wne:acdName="acd263"/>
      <wne:acdEntry wne:acdName="acd264"/>
      <wne:acdEntry wne:acdName="acd265"/>
      <wne:acdEntry wne:acdName="acd266"/>
      <wne:acdEntry wne:acdName="acd267"/>
      <wne:acdEntry wne:acdName="acd268"/>
      <wne:acdEntry wne:acdName="acd269"/>
      <wne:acdEntry wne:acdName="acd270"/>
      <wne:acdEntry wne:acdName="acd271"/>
      <wne:acdEntry wne:acdName="acd272"/>
      <wne:acdEntry wne:acdName="acd273"/>
      <wne:acdEntry wne:acdName="acd274"/>
      <wne:acdEntry wne:acdName="acd275"/>
      <wne:acdEntry wne:acdName="acd276"/>
      <wne:acdEntry wne:acdName="acd277"/>
      <wne:acdEntry wne:acdName="acd278"/>
      <wne:acdEntry wne:acdName="acd279"/>
      <wne:acdEntry wne:acdName="acd280"/>
      <wne:acdEntry wne:acdName="acd281"/>
      <wne:acdEntry wne:acdName="acd282"/>
      <wne:acdEntry wne:acdName="acd283"/>
      <wne:acdEntry wne:acdName="acd284"/>
      <wne:acdEntry wne:acdName="acd285"/>
      <wne:acdEntry wne:acdName="acd286"/>
      <wne:acdEntry wne:acdName="acd287"/>
      <wne:acdEntry wne:acdName="acd288"/>
      <wne:acdEntry wne:acdName="acd289"/>
      <wne:acdEntry wne:acdName="acd290"/>
      <wne:acdEntry wne:acdName="acd291"/>
      <wne:acdEntry wne:acdName="acd292"/>
      <wne:acdEntry wne:acdName="acd293"/>
      <wne:acdEntry wne:acdName="acd294"/>
      <wne:acdEntry wne:acdName="acd295"/>
      <wne:acdEntry wne:acdName="acd296"/>
      <wne:acdEntry wne:acdName="acd297"/>
      <wne:acdEntry wne:acdName="acd298"/>
      <wne:acdEntry wne:acdName="acd299"/>
      <wne:acdEntry wne:acdName="acd300"/>
      <wne:acdEntry wne:acdName="acd301"/>
      <wne:acdEntry wne:acdName="acd302"/>
      <wne:acdEntry wne:acdName="acd303"/>
      <wne:acdEntry wne:acdName="acd304"/>
      <wne:acdEntry wne:acdName="acd305"/>
      <wne:acdEntry wne:acdName="acd306"/>
      <wne:acdEntry wne:acdName="acd307"/>
      <wne:acdEntry wne:acdName="acd308"/>
      <wne:acdEntry wne:acdName="acd309"/>
      <wne:acdEntry wne:acdName="acd310"/>
      <wne:acdEntry wne:acdName="acd311"/>
      <wne:acdEntry wne:acdName="acd312"/>
      <wne:acdEntry wne:acdName="acd313"/>
      <wne:acdEntry wne:acdName="acd314"/>
      <wne:acdEntry wne:acdName="acd315"/>
      <wne:acdEntry wne:acdName="acd316"/>
      <wne:acdEntry wne:acdName="acd317"/>
      <wne:acdEntry wne:acdName="acd318"/>
      <wne:acdEntry wne:acdName="acd319"/>
      <wne:acdEntry wne:acdName="acd320"/>
      <wne:acdEntry wne:acdName="acd321"/>
      <wne:acdEntry wne:acdName="acd322"/>
      <wne:acdEntry wne:acdName="acd323"/>
      <wne:acdEntry wne:acdName="acd324"/>
      <wne:acdEntry wne:acdName="acd325"/>
      <wne:acdEntry wne:acdName="acd326"/>
      <wne:acdEntry wne:acdName="acd327"/>
      <wne:acdEntry wne:acdName="acd328"/>
      <wne:acdEntry wne:acdName="acd329"/>
      <wne:acdEntry wne:acdName="acd330"/>
      <wne:acdEntry wne:acdName="acd331"/>
      <wne:acdEntry wne:acdName="acd332"/>
      <wne:acdEntry wne:acdName="acd333"/>
      <wne:acdEntry wne:acdName="acd334"/>
      <wne:acdEntry wne:acdName="acd335"/>
      <wne:acdEntry wne:acdName="acd336"/>
      <wne:acdEntry wne:acdName="acd337"/>
      <wne:acdEntry wne:acdName="acd338"/>
      <wne:acdEntry wne:acdName="acd339"/>
      <wne:acdEntry wne:acdName="acd340"/>
      <wne:acdEntry wne:acdName="acd341"/>
      <wne:acdEntry wne:acdName="acd342"/>
      <wne:acdEntry wne:acdName="acd343"/>
      <wne:acdEntry wne:acdName="acd344"/>
      <wne:acdEntry wne:acdName="acd345"/>
      <wne:acdEntry wne:acdName="acd346"/>
      <wne:acdEntry wne:acdName="acd347"/>
      <wne:acdEntry wne:acdName="acd348"/>
      <wne:acdEntry wne:acdName="acd349"/>
      <wne:acdEntry wne:acdName="acd350"/>
      <wne:acdEntry wne:acdName="acd351"/>
      <wne:acdEntry wne:acdName="acd352"/>
      <wne:acdEntry wne:acdName="acd353"/>
      <wne:acdEntry wne:acdName="acd354"/>
      <wne:acdEntry wne:acdName="acd355"/>
      <wne:acdEntry wne:acdName="acd356"/>
      <wne:acdEntry wne:acdName="acd357"/>
      <wne:acdEntry wne:acdName="acd358"/>
      <wne:acdEntry wne:acdName="acd359"/>
      <wne:acdEntry wne:acdName="acd360"/>
      <wne:acdEntry wne:acdName="acd361"/>
      <wne:acdEntry wne:acdName="acd362"/>
      <wne:acdEntry wne:acdName="acd363"/>
      <wne:acdEntry wne:acdName="acd364"/>
      <wne:acdEntry wne:acdName="acd365"/>
      <wne:acdEntry wne:acdName="acd366"/>
      <wne:acdEntry wne:acdName="acd367"/>
      <wne:acdEntry wne:acdName="acd368"/>
      <wne:acdEntry wne:acdName="acd369"/>
      <wne:acdEntry wne:acdName="acd370"/>
      <wne:acdEntry wne:acdName="acd371"/>
      <wne:acdEntry wne:acdName="acd372"/>
      <wne:acdEntry wne:acdName="acd373"/>
      <wne:acdEntry wne:acdName="acd374"/>
      <wne:acdEntry wne:acdName="acd375"/>
      <wne:acdEntry wne:acdName="acd376"/>
      <wne:acdEntry wne:acdName="acd377"/>
      <wne:acdEntry wne:acdName="acd378"/>
      <wne:acdEntry wne:acdName="acd379"/>
      <wne:acdEntry wne:acdName="acd380"/>
      <wne:acdEntry wne:acdName="acd381"/>
      <wne:acdEntry wne:acdName="acd382"/>
      <wne:acdEntry wne:acdName="acd383"/>
      <wne:acdEntry wne:acdName="acd384"/>
      <wne:acdEntry wne:acdName="acd385"/>
      <wne:acdEntry wne:acdName="acd386"/>
      <wne:acdEntry wne:acdName="acd387"/>
      <wne:acdEntry wne:acdName="acd388"/>
      <wne:acdEntry wne:acdName="acd389"/>
      <wne:acdEntry wne:acdName="acd390"/>
      <wne:acdEntry wne:acdName="acd391"/>
      <wne:acdEntry wne:acdName="acd392"/>
      <wne:acdEntry wne:acdName="acd393"/>
      <wne:acdEntry wne:acdName="acd394"/>
      <wne:acdEntry wne:acdName="acd395"/>
      <wne:acdEntry wne:acdName="acd396"/>
      <wne:acdEntry wne:acdName="acd397"/>
      <wne:acdEntry wne:acdName="acd398"/>
      <wne:acdEntry wne:acdName="acd399"/>
      <wne:acdEntry wne:acdName="acd400"/>
      <wne:acdEntry wne:acdName="acd401"/>
      <wne:acdEntry wne:acdName="acd402"/>
      <wne:acdEntry wne:acdName="acd403"/>
      <wne:acdEntry wne:acdName="acd404"/>
      <wne:acdEntry wne:acdName="acd405"/>
      <wne:acdEntry wne:acdName="acd406"/>
      <wne:acdEntry wne:acdName="acd407"/>
      <wne:acdEntry wne:acdName="acd408"/>
      <wne:acdEntry wne:acdName="acd409"/>
      <wne:acdEntry wne:acdName="acd410"/>
      <wne:acdEntry wne:acdName="acd411"/>
      <wne:acdEntry wne:acdName="acd412"/>
      <wne:acdEntry wne:acdName="acd413"/>
      <wne:acdEntry wne:acdName="acd414"/>
      <wne:acdEntry wne:acdName="acd415"/>
      <wne:acdEntry wne:acdName="acd416"/>
      <wne:acdEntry wne:acdName="acd417"/>
      <wne:acdEntry wne:acdName="acd418"/>
      <wne:acdEntry wne:acdName="acd419"/>
      <wne:acdEntry wne:acdName="acd420"/>
      <wne:acdEntry wne:acdName="acd421"/>
      <wne:acdEntry wne:acdName="acd422"/>
      <wne:acdEntry wne:acdName="acd423"/>
      <wne:acdEntry wne:acdName="acd424"/>
      <wne:acdEntry wne:acdName="acd425"/>
      <wne:acdEntry wne:acdName="acd426"/>
      <wne:acdEntry wne:acdName="acd427"/>
      <wne:acdEntry wne:acdName="acd428"/>
      <wne:acdEntry wne:acdName="acd429"/>
      <wne:acdEntry wne:acdName="acd430"/>
      <wne:acdEntry wne:acdName="acd431"/>
      <wne:acdEntry wne:acdName="acd432"/>
      <wne:acdEntry wne:acdName="acd433"/>
      <wne:acdEntry wne:acdName="acd434"/>
      <wne:acdEntry wne:acdName="acd435"/>
      <wne:acdEntry wne:acdName="acd436"/>
      <wne:acdEntry wne:acdName="acd437"/>
      <wne:acdEntry wne:acdName="acd438"/>
      <wne:acdEntry wne:acdName="acd439"/>
      <wne:acdEntry wne:acdName="acd440"/>
      <wne:acdEntry wne:acdName="acd441"/>
      <wne:acdEntry wne:acdName="acd442"/>
      <wne:acdEntry wne:acdName="acd443"/>
      <wne:acdEntry wne:acdName="acd444"/>
      <wne:acdEntry wne:acdName="acd445"/>
      <wne:acdEntry wne:acdName="acd446"/>
      <wne:acdEntry wne:acdName="acd447"/>
    </wne:acdManifest>
  </wne:toolbars>
  <wne:acds>
    <wne:acd wne:argValue="AQAAAAMA" wne:acdName="acd0" wne:fciIndexBasedOn="0065"/>
    <wne:acd wne:acdName="acd1" wne:fciIndexBasedOn="0065"/>
    <wne:acd wne:acdName="acd2" wne:fciIndexBasedOn="0065"/>
    <wne:acd wne:argValue="AgBMAGkAcwB0ADEA" wne:acdName="acd3" wne:fciIndexBasedOn="0065"/>
    <wne:acd wne:acdName="acd4" wne:fciIndexBasedOn="0065"/>
    <wne:acd wne:acdName="acd5" wne:fciIndexBasedOn="0065"/>
    <wne:acd wne:acdName="acd6" wne:fciIndexBasedOn="0065"/>
    <wne:acd wne:acdName="acd7" wne:fciIndexBasedOn="0065"/>
    <wne:acd wne:acdName="acd8" wne:fciIndexBasedOn="0065"/>
    <wne:acd wne:acdName="acd9" wne:fciIndexBasedOn="0065"/>
    <wne:acd wne:acdName="acd10" wne:fciIndexBasedOn="0065"/>
    <wne:acd wne:acdName="acd11" wne:fciIndexBasedOn="0065"/>
    <wne:acd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cdName="acd22" wne:fciIndexBasedOn="0065"/>
    <wne:acd wne:acdName="acd23" wne:fciIndexBasedOn="0065"/>
    <wne:acd wne:acdName="acd24" wne:fciIndexBasedOn="0065"/>
    <wne:acd wne:acdName="acd25" wne:fciIndexBasedOn="0065"/>
    <wne:acd wne:acdName="acd26" wne:fciIndexBasedOn="0065"/>
    <wne:acd wne:acdName="acd27" wne:fciIndexBasedOn="0065"/>
    <wne:acd wne:acdName="acd28" wne:fciIndexBasedOn="0065"/>
    <wne:acd wne:acdName="acd29" wne:fciIndexBasedOn="0065"/>
    <wne:acd wne:acdName="acd30" wne:fciIndexBasedOn="0065"/>
    <wne:acd wne:acdName="acd31" wne:fciIndexBasedOn="0065"/>
    <wne:acd wne:acdName="acd32" wne:fciIndexBasedOn="0065"/>
    <wne:acd wne:acdName="acd33" wne:fciIndexBasedOn="0065"/>
    <wne:acd wne:acdName="acd34" wne:fciIndexBasedOn="0065"/>
    <wne:acd wne:acdName="acd35" wne:fciIndexBasedOn="0065"/>
    <wne:acd wne:acdName="acd36" wne:fciIndexBasedOn="0065"/>
    <wne:acd wne:acdName="acd37" wne:fciIndexBasedOn="0065"/>
    <wne:acd wne:acdName="acd38" wne:fciIndexBasedOn="0065"/>
    <wne:acd wne:acdName="acd39" wne:fciIndexBasedOn="0065"/>
    <wne:acd wne:acdName="acd40" wne:fciIndexBasedOn="0065"/>
    <wne:acd wne:acdName="acd41" wne:fciIndexBasedOn="0065"/>
    <wne:acd wne:acdName="acd42" wne:fciIndexBasedOn="0065"/>
    <wne:acd wne:acdName="acd43" wne:fciIndexBasedOn="0065"/>
    <wne:acd wne:acdName="acd44" wne:fciIndexBasedOn="0065"/>
    <wne:acd wne:acdName="acd45" wne:fciIndexBasedOn="0065"/>
    <wne:acd wne:acdName="acd46" wne:fciIndexBasedOn="0065"/>
    <wne:acd wne:acdName="acd47" wne:fciIndexBasedOn="0065"/>
    <wne:acd wne:acdName="acd48" wne:fciIndexBasedOn="0065"/>
    <wne:acd wne:acdName="acd49" wne:fciIndexBasedOn="0065"/>
    <wne:acd wne:acdName="acd50" wne:fciIndexBasedOn="0065"/>
    <wne:acd wne:acdName="acd51" wne:fciIndexBasedOn="0065"/>
    <wne:acd wne:acdName="acd52" wne:fciIndexBasedOn="0065"/>
    <wne:acd wne:acdName="acd53" wne:fciIndexBasedOn="0065"/>
    <wne:acd wne:acdName="acd54" wne:fciIndexBasedOn="0065"/>
    <wne:acd wne:acdName="acd55" wne:fciIndexBasedOn="0065"/>
    <wne:acd wne:acdName="acd56" wne:fciIndexBasedOn="0065"/>
    <wne:acd wne:acdName="acd57" wne:fciIndexBasedOn="0065"/>
    <wne:acd wne:acdName="acd58" wne:fciIndexBasedOn="0065"/>
    <wne:acd wne:acdName="acd59" wne:fciIndexBasedOn="0065"/>
    <wne:acd wne:acdName="acd60" wne:fciIndexBasedOn="0065"/>
    <wne:acd wne:acdName="acd61" wne:fciIndexBasedOn="0065"/>
    <wne:acd wne:acdName="acd62" wne:fciIndexBasedOn="0065"/>
    <wne:acd wne:acdName="acd63" wne:fciIndexBasedOn="0065"/>
    <wne:acd wne:acdName="acd64" wne:fciIndexBasedOn="0065"/>
    <wne:acd wne:acdName="acd65" wne:fciIndexBasedOn="0065"/>
    <wne:acd wne:acdName="acd66" wne:fciIndexBasedOn="0065"/>
    <wne:acd wne:acdName="acd67" wne:fciIndexBasedOn="0065"/>
    <wne:acd wne:acdName="acd68" wne:fciIndexBasedOn="0065"/>
    <wne:acd wne:acdName="acd69" wne:fciIndexBasedOn="0065"/>
    <wne:acd wne:acdName="acd70" wne:fciIndexBasedOn="0065"/>
    <wne:acd wne:acdName="acd71" wne:fciIndexBasedOn="0065"/>
    <wne:acd wne:acdName="acd72" wne:fciIndexBasedOn="0065"/>
    <wne:acd wne:acdName="acd73" wne:fciIndexBasedOn="0065"/>
    <wne:acd wne:acdName="acd74" wne:fciIndexBasedOn="0065"/>
    <wne:acd wne:acdName="acd75" wne:fciIndexBasedOn="0065"/>
    <wne:acd wne:acdName="acd76" wne:fciIndexBasedOn="0065"/>
    <wne:acd wne:acdName="acd77" wne:fciIndexBasedOn="0065"/>
    <wne:acd wne:acdName="acd78" wne:fciIndexBasedOn="0065"/>
    <wne:acd wne:acdName="acd79" wne:fciIndexBasedOn="0065"/>
    <wne:acd wne:acdName="acd80" wne:fciIndexBasedOn="0065"/>
    <wne:acd wne:acdName="acd81" wne:fciIndexBasedOn="0065"/>
    <wne:acd wne:acdName="acd82" wne:fciIndexBasedOn="0065"/>
    <wne:acd wne:argValue="AQAAAAUA" wne:acdName="acd83" wne:fciIndexBasedOn="0065"/>
    <wne:acd wne:acdName="acd84" wne:fciIndexBasedOn="0065"/>
    <wne:acd wne:acdName="acd85" wne:fciIndexBasedOn="0065"/>
    <wne:acd wne:acdName="acd86" wne:fciIndexBasedOn="0065"/>
    <wne:acd wne:acdName="acd87" wne:fciIndexBasedOn="0065"/>
    <wne:acd wne:acdName="acd88" wne:fciIndexBasedOn="0065"/>
    <wne:acd wne:acdName="acd89" wne:fciIndexBasedOn="0065"/>
    <wne:acd wne:acdName="acd90" wne:fciIndexBasedOn="0065"/>
    <wne:acd wne:acdName="acd91" wne:fciIndexBasedOn="0065"/>
    <wne:acd wne:acdName="acd92" wne:fciIndexBasedOn="0065"/>
    <wne:acd wne:acdName="acd93" wne:fciIndexBasedOn="0065"/>
    <wne:acd wne:acdName="acd94" wne:fciIndexBasedOn="0065"/>
    <wne:acd wne:acdName="acd95" wne:fciIndexBasedOn="0065"/>
    <wne:acd wne:acdName="acd96" wne:fciIndexBasedOn="0065"/>
    <wne:acd wne:acdName="acd97" wne:fciIndexBasedOn="0065"/>
    <wne:acd wne:acdName="acd98" wne:fciIndexBasedOn="0065"/>
    <wne:acd wne:acdName="acd99" wne:fciIndexBasedOn="0065"/>
    <wne:acd wne:acdName="acd100" wne:fciIndexBasedOn="0065"/>
    <wne:acd wne:acdName="acd101" wne:fciIndexBasedOn="0065"/>
    <wne:acd wne:acdName="acd102" wne:fciIndexBasedOn="0065"/>
    <wne:acd wne:acdName="acd103" wne:fciIndexBasedOn="0065"/>
    <wne:acd wne:acdName="acd104" wne:fciIndexBasedOn="0065"/>
    <wne:acd wne:acdName="acd105" wne:fciIndexBasedOn="0065"/>
    <wne:acd wne:acdName="acd106" wne:fciIndexBasedOn="0065"/>
    <wne:acd wne:acdName="acd107" wne:fciIndexBasedOn="0065"/>
    <wne:acd wne:acdName="acd108" wne:fciIndexBasedOn="0065"/>
    <wne:acd wne:acdName="acd109" wne:fciIndexBasedOn="0065"/>
    <wne:acd wne:acdName="acd110" wne:fciIndexBasedOn="0065"/>
    <wne:acd wne:acdName="acd111" wne:fciIndexBasedOn="0065"/>
    <wne:acd wne:acdName="acd112" wne:fciIndexBasedOn="0065"/>
    <wne:acd wne:acdName="acd113" wne:fciIndexBasedOn="0065"/>
    <wne:acd wne:acdName="acd114" wne:fciIndexBasedOn="0065"/>
    <wne:acd wne:acdName="acd115" wne:fciIndexBasedOn="0065"/>
    <wne:acd wne:acdName="acd116" wne:fciIndexBasedOn="0065"/>
    <wne:acd wne:acdName="acd117" wne:fciIndexBasedOn="0065"/>
    <wne:acd wne:acdName="acd118" wne:fciIndexBasedOn="0065"/>
    <wne:acd wne:acdName="acd119" wne:fciIndexBasedOn="0065"/>
    <wne:acd wne:acdName="acd120" wne:fciIndexBasedOn="0065"/>
    <wne:acd wne:acdName="acd121" wne:fciIndexBasedOn="0065"/>
    <wne:acd wne:acdName="acd122" wne:fciIndexBasedOn="0065"/>
    <wne:acd wne:acdName="acd123" wne:fciIndexBasedOn="0065"/>
    <wne:acd wne:acdName="acd124" wne:fciIndexBasedOn="0065"/>
    <wne:acd wne:acdName="acd125" wne:fciIndexBasedOn="0065"/>
    <wne:acd wne:acdName="acd126" wne:fciIndexBasedOn="0065"/>
    <wne:acd wne:acdName="acd127" wne:fciIndexBasedOn="0065"/>
    <wne:acd wne:acdName="acd128" wne:fciIndexBasedOn="0065"/>
    <wne:acd wne:acdName="acd129" wne:fciIndexBasedOn="0065"/>
    <wne:acd wne:acdName="acd130" wne:fciIndexBasedOn="0065"/>
    <wne:acd wne:acdName="acd131" wne:fciIndexBasedOn="0065"/>
    <wne:acd wne:acdName="acd132" wne:fciIndexBasedOn="0065"/>
    <wne:acd wne:acdName="acd133" wne:fciIndexBasedOn="0065"/>
    <wne:acd wne:acdName="acd134" wne:fciIndexBasedOn="0065"/>
    <wne:acd wne:acdName="acd135" wne:fciIndexBasedOn="0065"/>
    <wne:acd wne:acdName="acd136" wne:fciIndexBasedOn="0065"/>
    <wne:acd wne:acdName="acd137" wne:fciIndexBasedOn="0065"/>
    <wne:acd wne:acdName="acd138" wne:fciIndexBasedOn="0065"/>
    <wne:acd wne:acdName="acd139" wne:fciIndexBasedOn="0065"/>
    <wne:acd wne:acdName="acd140" wne:fciIndexBasedOn="0065"/>
    <wne:acd wne:acdName="acd141" wne:fciIndexBasedOn="0065"/>
    <wne:acd wne:acdName="acd142" wne:fciIndexBasedOn="0065"/>
    <wne:acd wne:acdName="acd143" wne:fciIndexBasedOn="0065"/>
    <wne:acd wne:acdName="acd144" wne:fciIndexBasedOn="0065"/>
    <wne:acd wne:acdName="acd145" wne:fciIndexBasedOn="0065"/>
    <wne:acd wne:acdName="acd146" wne:fciIndexBasedOn="0065"/>
    <wne:acd wne:acdName="acd147" wne:fciIndexBasedOn="0065"/>
    <wne:acd wne:acdName="acd148" wne:fciIndexBasedOn="0065"/>
    <wne:acd wne:acdName="acd149" wne:fciIndexBasedOn="0065"/>
    <wne:acd wne:acdName="acd150" wne:fciIndexBasedOn="0065"/>
    <wne:acd wne:acdName="acd151" wne:fciIndexBasedOn="0065"/>
    <wne:acd wne:acdName="acd152" wne:fciIndexBasedOn="0065"/>
    <wne:acd wne:acdName="acd153" wne:fciIndexBasedOn="0065"/>
    <wne:acd wne:acdName="acd154" wne:fciIndexBasedOn="0065"/>
    <wne:acd wne:acdName="acd155" wne:fciIndexBasedOn="0065"/>
    <wne:acd wne:acdName="acd156" wne:fciIndexBasedOn="0065"/>
    <wne:acd wne:acdName="acd157" wne:fciIndexBasedOn="0065"/>
    <wne:acd wne:acdName="acd158" wne:fciIndexBasedOn="0065"/>
    <wne:acd wne:acdName="acd159" wne:fciIndexBasedOn="0065"/>
    <wne:acd wne:acdName="acd160" wne:fciIndexBasedOn="0065"/>
    <wne:acd wne:acdName="acd161" wne:fciIndexBasedOn="0065"/>
    <wne:acd wne:acdName="acd162" wne:fciIndexBasedOn="0065"/>
    <wne:acd wne:acdName="acd163" wne:fciIndexBasedOn="0065"/>
    <wne:acd wne:acdName="acd164" wne:fciIndexBasedOn="0065"/>
    <wne:acd wne:acdName="acd165" wne:fciIndexBasedOn="0065"/>
    <wne:acd wne:acdName="acd166" wne:fciIndexBasedOn="0065"/>
    <wne:acd wne:acdName="acd167" wne:fciIndexBasedOn="0065"/>
    <wne:acd wne:acdName="acd168" wne:fciIndexBasedOn="0065"/>
    <wne:acd wne:acdName="acd169" wne:fciIndexBasedOn="0065"/>
    <wne:acd wne:acdName="acd170" wne:fciIndexBasedOn="0065"/>
    <wne:acd wne:acdName="acd171" wne:fciIndexBasedOn="0065"/>
    <wne:acd wne:acdName="acd172" wne:fciIndexBasedOn="0065"/>
    <wne:acd wne:acdName="acd173" wne:fciIndexBasedOn="0065"/>
    <wne:acd wne:acdName="acd174" wne:fciIndexBasedOn="0065"/>
    <wne:acd wne:acdName="acd175" wne:fciIndexBasedOn="0065"/>
    <wne:acd wne:acdName="acd176" wne:fciIndexBasedOn="0065"/>
    <wne:acd wne:acdName="acd177" wne:fciIndexBasedOn="0065"/>
    <wne:acd wne:acdName="acd178" wne:fciIndexBasedOn="0065"/>
    <wne:acd wne:acdName="acd179" wne:fciIndexBasedOn="0065"/>
    <wne:acd wne:acdName="acd180" wne:fciIndexBasedOn="0065"/>
    <wne:acd wne:acdName="acd181" wne:fciIndexBasedOn="0065"/>
    <wne:acd wne:acdName="acd182" wne:fciIndexBasedOn="0065"/>
    <wne:acd wne:acdName="acd183" wne:fciIndexBasedOn="0065"/>
    <wne:acd wne:acdName="acd184" wne:fciIndexBasedOn="0065"/>
    <wne:acd wne:acdName="acd185" wne:fciIndexBasedOn="0065"/>
    <wne:acd wne:acdName="acd186" wne:fciIndexBasedOn="0065"/>
    <wne:acd wne:acdName="acd187" wne:fciIndexBasedOn="0065"/>
    <wne:acd wne:acdName="acd188" wne:fciIndexBasedOn="0065"/>
    <wne:acd wne:acdName="acd189" wne:fciIndexBasedOn="0065"/>
    <wne:acd wne:acdName="acd190" wne:fciIndexBasedOn="0065"/>
    <wne:acd wne:acdName="acd191" wne:fciIndexBasedOn="0065"/>
    <wne:acd wne:acdName="acd192" wne:fciIndexBasedOn="0065"/>
    <wne:acd wne:acdName="acd193" wne:fciIndexBasedOn="0065"/>
    <wne:acd wne:acdName="acd194" wne:fciIndexBasedOn="0065"/>
    <wne:acd wne:acdName="acd195" wne:fciIndexBasedOn="0065"/>
    <wne:acd wne:acdName="acd196" wne:fciIndexBasedOn="0065"/>
    <wne:acd wne:acdName="acd197" wne:fciIndexBasedOn="0065"/>
    <wne:acd wne:acdName="acd198" wne:fciIndexBasedOn="0065"/>
    <wne:acd wne:acdName="acd199" wne:fciIndexBasedOn="0065"/>
    <wne:acd wne:acdName="acd200" wne:fciIndexBasedOn="0065"/>
    <wne:acd wne:acdName="acd201" wne:fciIndexBasedOn="0065"/>
    <wne:acd wne:acdName="acd202" wne:fciIndexBasedOn="0065"/>
    <wne:acd wne:acdName="acd203" wne:fciIndexBasedOn="0065"/>
    <wne:acd wne:acdName="acd204" wne:fciIndexBasedOn="0065"/>
    <wne:acd wne:acdName="acd205" wne:fciIndexBasedOn="0065"/>
    <wne:acd wne:acdName="acd206" wne:fciIndexBasedOn="0065"/>
    <wne:acd wne:acdName="acd207" wne:fciIndexBasedOn="0065"/>
    <wne:acd wne:acdName="acd208" wne:fciIndexBasedOn="0065"/>
    <wne:acd wne:acdName="acd209" wne:fciIndexBasedOn="0065"/>
    <wne:acd wne:acdName="acd210" wne:fciIndexBasedOn="0065"/>
    <wne:acd wne:acdName="acd211" wne:fciIndexBasedOn="0065"/>
    <wne:acd wne:acdName="acd212" wne:fciIndexBasedOn="0065"/>
    <wne:acd wne:acdName="acd213" wne:fciIndexBasedOn="0065"/>
    <wne:acd wne:acdName="acd214" wne:fciIndexBasedOn="0065"/>
    <wne:acd wne:acdName="acd215" wne:fciIndexBasedOn="0065"/>
    <wne:acd wne:acdName="acd216" wne:fciIndexBasedOn="0065"/>
    <wne:acd wne:acdName="acd217" wne:fciIndexBasedOn="0065"/>
    <wne:acd wne:acdName="acd218" wne:fciIndexBasedOn="0065"/>
    <wne:acd wne:acdName="acd219" wne:fciIndexBasedOn="0065"/>
    <wne:acd wne:acdName="acd220" wne:fciIndexBasedOn="0065"/>
    <wne:acd wne:acdName="acd221" wne:fciIndexBasedOn="0065"/>
    <wne:acd wne:acdName="acd222" wne:fciIndexBasedOn="0065"/>
    <wne:acd wne:acdName="acd223" wne:fciIndexBasedOn="0065"/>
    <wne:acd wne:acdName="acd224" wne:fciIndexBasedOn="0065"/>
    <wne:acd wne:acdName="acd225" wne:fciIndexBasedOn="0065"/>
    <wne:acd wne:acdName="acd226" wne:fciIndexBasedOn="0065"/>
    <wne:acd wne:acdName="acd227" wne:fciIndexBasedOn="0065"/>
    <wne:acd wne:acdName="acd228" wne:fciIndexBasedOn="0065"/>
    <wne:acd wne:acdName="acd229" wne:fciIndexBasedOn="0065"/>
    <wne:acd wne:acdName="acd230" wne:fciIndexBasedOn="0065"/>
    <wne:acd wne:acdName="acd231" wne:fciIndexBasedOn="0065"/>
    <wne:acd wne:acdName="acd232" wne:fciIndexBasedOn="0065"/>
    <wne:acd wne:acdName="acd233" wne:fciIndexBasedOn="0065"/>
    <wne:acd wne:acdName="acd234" wne:fciIndexBasedOn="0065"/>
    <wne:acd wne:acdName="acd235" wne:fciIndexBasedOn="0065"/>
    <wne:acd wne:acdName="acd236" wne:fciIndexBasedOn="0065"/>
    <wne:acd wne:acdName="acd237" wne:fciIndexBasedOn="0065"/>
    <wne:acd wne:acdName="acd238" wne:fciIndexBasedOn="0065"/>
    <wne:acd wne:acdName="acd239" wne:fciIndexBasedOn="0065"/>
    <wne:acd wne:acdName="acd240" wne:fciIndexBasedOn="0065"/>
    <wne:acd wne:acdName="acd241" wne:fciIndexBasedOn="0065"/>
    <wne:acd wne:acdName="acd242" wne:fciIndexBasedOn="0065"/>
    <wne:acd wne:acdName="acd243" wne:fciIndexBasedOn="0065"/>
    <wne:acd wne:acdName="acd244" wne:fciIndexBasedOn="0065"/>
    <wne:acd wne:acdName="acd245" wne:fciIndexBasedOn="0065"/>
    <wne:acd wne:acdName="acd246" wne:fciIndexBasedOn="0065"/>
    <wne:acd wne:acdName="acd247" wne:fciIndexBasedOn="0065"/>
    <wne:acd wne:acdName="acd248" wne:fciIndexBasedOn="0065"/>
    <wne:acd wne:acdName="acd249" wne:fciIndexBasedOn="0065"/>
    <wne:acd wne:acdName="acd250" wne:fciIndexBasedOn="0065"/>
    <wne:acd wne:acdName="acd251" wne:fciIndexBasedOn="0065"/>
    <wne:acd wne:acdName="acd252" wne:fciIndexBasedOn="0065"/>
    <wne:acd wne:acdName="acd253" wne:fciIndexBasedOn="0065"/>
    <wne:acd wne:acdName="acd254" wne:fciIndexBasedOn="0065"/>
    <wne:acd wne:acdName="acd255" wne:fciIndexBasedOn="0065"/>
    <wne:acd wne:acdName="acd256" wne:fciIndexBasedOn="0065"/>
    <wne:acd wne:acdName="acd257" wne:fciIndexBasedOn="0065"/>
    <wne:acd wne:acdName="acd258" wne:fciIndexBasedOn="0065"/>
    <wne:acd wne:acdName="acd259" wne:fciIndexBasedOn="0065"/>
    <wne:acd wne:acdName="acd260" wne:fciIndexBasedOn="0065"/>
    <wne:acd wne:acdName="acd261" wne:fciIndexBasedOn="0065"/>
    <wne:acd wne:acdName="acd262" wne:fciIndexBasedOn="0065"/>
    <wne:acd wne:acdName="acd263" wne:fciIndexBasedOn="0065"/>
    <wne:acd wne:acdName="acd264" wne:fciIndexBasedOn="0065"/>
    <wne:acd wne:acdName="acd265" wne:fciIndexBasedOn="0065"/>
    <wne:acd wne:acdName="acd266" wne:fciIndexBasedOn="0065"/>
    <wne:acd wne:acdName="acd267" wne:fciIndexBasedOn="0065"/>
    <wne:acd wne:acdName="acd268" wne:fciIndexBasedOn="0065"/>
    <wne:acd wne:acdName="acd269" wne:fciIndexBasedOn="0065"/>
    <wne:acd wne:acdName="acd270" wne:fciIndexBasedOn="0065"/>
    <wne:acd wne:acdName="acd271" wne:fciIndexBasedOn="0065"/>
    <wne:acd wne:acdName="acd272" wne:fciIndexBasedOn="0065"/>
    <wne:acd wne:acdName="acd273" wne:fciIndexBasedOn="0065"/>
    <wne:acd wne:acdName="acd274" wne:fciIndexBasedOn="0065"/>
    <wne:acd wne:acdName="acd275" wne:fciIndexBasedOn="0065"/>
    <wne:acd wne:acdName="acd276" wne:fciIndexBasedOn="0065"/>
    <wne:acd wne:acdName="acd277" wne:fciIndexBasedOn="0065"/>
    <wne:acd wne:acdName="acd278" wne:fciIndexBasedOn="0065"/>
    <wne:acd wne:acdName="acd279" wne:fciIndexBasedOn="0065"/>
    <wne:acd wne:acdName="acd280" wne:fciIndexBasedOn="0065"/>
    <wne:acd wne:acdName="acd281" wne:fciIndexBasedOn="0065"/>
    <wne:acd wne:acdName="acd282" wne:fciIndexBasedOn="0065"/>
    <wne:acd wne:acdName="acd283" wne:fciIndexBasedOn="0065"/>
    <wne:acd wne:acdName="acd284" wne:fciIndexBasedOn="0065"/>
    <wne:acd wne:acdName="acd285" wne:fciIndexBasedOn="0065"/>
    <wne:acd wne:acdName="acd286" wne:fciIndexBasedOn="0065"/>
    <wne:acd wne:acdName="acd287" wne:fciIndexBasedOn="0065"/>
    <wne:acd wne:acdName="acd288" wne:fciIndexBasedOn="0065"/>
    <wne:acd wne:acdName="acd289" wne:fciIndexBasedOn="0065"/>
    <wne:acd wne:acdName="acd290" wne:fciIndexBasedOn="0065"/>
    <wne:acd wne:acdName="acd291" wne:fciIndexBasedOn="0065"/>
    <wne:acd wne:acdName="acd292" wne:fciIndexBasedOn="0065"/>
    <wne:acd wne:acdName="acd293" wne:fciIndexBasedOn="0065"/>
    <wne:acd wne:acdName="acd294" wne:fciIndexBasedOn="0065"/>
    <wne:acd wne:acdName="acd295" wne:fciIndexBasedOn="0065"/>
    <wne:acd wne:acdName="acd296" wne:fciIndexBasedOn="0065"/>
    <wne:acd wne:acdName="acd297" wne:fciIndexBasedOn="0065"/>
    <wne:acd wne:acdName="acd298" wne:fciIndexBasedOn="0065"/>
    <wne:acd wne:acdName="acd299" wne:fciIndexBasedOn="0065"/>
    <wne:acd wne:acdName="acd300" wne:fciIndexBasedOn="0065"/>
    <wne:acd wne:acdName="acd301" wne:fciIndexBasedOn="0065"/>
    <wne:acd wne:acdName="acd302" wne:fciIndexBasedOn="0065"/>
    <wne:acd wne:acdName="acd303" wne:fciIndexBasedOn="0065"/>
    <wne:acd wne:acdName="acd304" wne:fciIndexBasedOn="0065"/>
    <wne:acd wne:acdName="acd305" wne:fciIndexBasedOn="0065"/>
    <wne:acd wne:acdName="acd306" wne:fciIndexBasedOn="0065"/>
    <wne:acd wne:acdName="acd307" wne:fciIndexBasedOn="0065"/>
    <wne:acd wne:acdName="acd308" wne:fciIndexBasedOn="0065"/>
    <wne:acd wne:acdName="acd309" wne:fciIndexBasedOn="0065"/>
    <wne:acd wne:acdName="acd310" wne:fciIndexBasedOn="0065"/>
    <wne:acd wne:acdName="acd311" wne:fciIndexBasedOn="0065"/>
    <wne:acd wne:acdName="acd312" wne:fciIndexBasedOn="0065"/>
    <wne:acd wne:acdName="acd313" wne:fciIndexBasedOn="0065"/>
    <wne:acd wne:acdName="acd314" wne:fciIndexBasedOn="0065"/>
    <wne:acd wne:acdName="acd315" wne:fciIndexBasedOn="0065"/>
    <wne:acd wne:acdName="acd316" wne:fciIndexBasedOn="0065"/>
    <wne:acd wne:acdName="acd317" wne:fciIndexBasedOn="0065"/>
    <wne:acd wne:acdName="acd318" wne:fciIndexBasedOn="0065"/>
    <wne:acd wne:acdName="acd319" wne:fciIndexBasedOn="0065"/>
    <wne:acd wne:acdName="acd320" wne:fciIndexBasedOn="0065"/>
    <wne:acd wne:acdName="acd321" wne:fciIndexBasedOn="0065"/>
    <wne:acd wne:acdName="acd322" wne:fciIndexBasedOn="0065"/>
    <wne:acd wne:acdName="acd323" wne:fciIndexBasedOn="0065"/>
    <wne:acd wne:acdName="acd324" wne:fciIndexBasedOn="0065"/>
    <wne:acd wne:acdName="acd325" wne:fciIndexBasedOn="0065"/>
    <wne:acd wne:acdName="acd326" wne:fciIndexBasedOn="0065"/>
    <wne:acd wne:acdName="acd327" wne:fciIndexBasedOn="0065"/>
    <wne:acd wne:acdName="acd328" wne:fciIndexBasedOn="0065"/>
    <wne:acd wne:acdName="acd329" wne:fciIndexBasedOn="0065"/>
    <wne:acd wne:acdName="acd330" wne:fciIndexBasedOn="0065"/>
    <wne:acd wne:acdName="acd331" wne:fciIndexBasedOn="0065"/>
    <wne:acd wne:acdName="acd332" wne:fciIndexBasedOn="0065"/>
    <wne:acd wne:acdName="acd333" wne:fciIndexBasedOn="0065"/>
    <wne:acd wne:acdName="acd334" wne:fciIndexBasedOn="0065"/>
    <wne:acd wne:acdName="acd335" wne:fciIndexBasedOn="0065"/>
    <wne:acd wne:acdName="acd336" wne:fciIndexBasedOn="0065"/>
    <wne:acd wne:acdName="acd337" wne:fciIndexBasedOn="0065"/>
    <wne:acd wne:acdName="acd338" wne:fciIndexBasedOn="0065"/>
    <wne:acd wne:acdName="acd339" wne:fciIndexBasedOn="0065"/>
    <wne:acd wne:acdName="acd340" wne:fciIndexBasedOn="0065"/>
    <wne:acd wne:acdName="acd341" wne:fciIndexBasedOn="0065"/>
    <wne:acd wne:acdName="acd342" wne:fciIndexBasedOn="0065"/>
    <wne:acd wne:acdName="acd343" wne:fciIndexBasedOn="0065"/>
    <wne:acd wne:acdName="acd344" wne:fciIndexBasedOn="0065"/>
    <wne:acd wne:acdName="acd345" wne:fciIndexBasedOn="0065"/>
    <wne:acd wne:acdName="acd346" wne:fciIndexBasedOn="0065"/>
    <wne:acd wne:acdName="acd347" wne:fciIndexBasedOn="0065"/>
    <wne:acd wne:acdName="acd348" wne:fciIndexBasedOn="0065"/>
    <wne:acd wne:acdName="acd349" wne:fciIndexBasedOn="0065"/>
    <wne:acd wne:acdName="acd350" wne:fciIndexBasedOn="0065"/>
    <wne:acd wne:acdName="acd351" wne:fciIndexBasedOn="0065"/>
    <wne:acd wne:acdName="acd352" wne:fciIndexBasedOn="0065"/>
    <wne:acd wne:acdName="acd353" wne:fciIndexBasedOn="0065"/>
    <wne:acd wne:acdName="acd354" wne:fciIndexBasedOn="0065"/>
    <wne:acd wne:acdName="acd355" wne:fciIndexBasedOn="0065"/>
    <wne:acd wne:acdName="acd356" wne:fciIndexBasedOn="0065"/>
    <wne:acd wne:acdName="acd357" wne:fciIndexBasedOn="0065"/>
    <wne:acd wne:acdName="acd358" wne:fciIndexBasedOn="0065"/>
    <wne:acd wne:acdName="acd359" wne:fciIndexBasedOn="0065"/>
    <wne:acd wne:acdName="acd360" wne:fciIndexBasedOn="0065"/>
    <wne:acd wne:acdName="acd361" wne:fciIndexBasedOn="0065"/>
    <wne:acd wne:acdName="acd362" wne:fciIndexBasedOn="0065"/>
    <wne:acd wne:acdName="acd363" wne:fciIndexBasedOn="0065"/>
    <wne:acd wne:acdName="acd364" wne:fciIndexBasedOn="0065"/>
    <wne:acd wne:acdName="acd365" wne:fciIndexBasedOn="0065"/>
    <wne:acd wne:acdName="acd366" wne:fciIndexBasedOn="0065"/>
    <wne:acd wne:acdName="acd367" wne:fciIndexBasedOn="0065"/>
    <wne:acd wne:acdName="acd368" wne:fciIndexBasedOn="0065"/>
    <wne:acd wne:acdName="acd369" wne:fciIndexBasedOn="0065"/>
    <wne:acd wne:acdName="acd370" wne:fciIndexBasedOn="0065"/>
    <wne:acd wne:acdName="acd371" wne:fciIndexBasedOn="0065"/>
    <wne:acd wne:acdName="acd372" wne:fciIndexBasedOn="0065"/>
    <wne:acd wne:acdName="acd373" wne:fciIndexBasedOn="0065"/>
    <wne:acd wne:acdName="acd374" wne:fciIndexBasedOn="0065"/>
    <wne:acd wne:acdName="acd375" wne:fciIndexBasedOn="0065"/>
    <wne:acd wne:acdName="acd376" wne:fciIndexBasedOn="0065"/>
    <wne:acd wne:acdName="acd377" wne:fciIndexBasedOn="0065"/>
    <wne:acd wne:acdName="acd378" wne:fciIndexBasedOn="0065"/>
    <wne:acd wne:acdName="acd379" wne:fciIndexBasedOn="0065"/>
    <wne:acd wne:acdName="acd380" wne:fciIndexBasedOn="0065"/>
    <wne:acd wne:acdName="acd381" wne:fciIndexBasedOn="0065"/>
    <wne:acd wne:acdName="acd382" wne:fciIndexBasedOn="0065"/>
    <wne:acd wne:acdName="acd383" wne:fciIndexBasedOn="0065"/>
    <wne:acd wne:acdName="acd384" wne:fciIndexBasedOn="0065"/>
    <wne:acd wne:acdName="acd385" wne:fciIndexBasedOn="0065"/>
    <wne:acd wne:acdName="acd386" wne:fciIndexBasedOn="0065"/>
    <wne:acd wne:acdName="acd387" wne:fciIndexBasedOn="0065"/>
    <wne:acd wne:acdName="acd388" wne:fciIndexBasedOn="0065"/>
    <wne:acd wne:acdName="acd389" wne:fciIndexBasedOn="0065"/>
    <wne:acd wne:acdName="acd390" wne:fciIndexBasedOn="0065"/>
    <wne:acd wne:acdName="acd391" wne:fciIndexBasedOn="0065"/>
    <wne:acd wne:acdName="acd392" wne:fciIndexBasedOn="0065"/>
    <wne:acd wne:acdName="acd393" wne:fciIndexBasedOn="0065"/>
    <wne:acd wne:acdName="acd394" wne:fciIndexBasedOn="0065"/>
    <wne:acd wne:acdName="acd395" wne:fciIndexBasedOn="0065"/>
    <wne:acd wne:acdName="acd396" wne:fciIndexBasedOn="0065"/>
    <wne:acd wne:acdName="acd397" wne:fciIndexBasedOn="0065"/>
    <wne:acd wne:acdName="acd398" wne:fciIndexBasedOn="0065"/>
    <wne:acd wne:acdName="acd399" wne:fciIndexBasedOn="0065"/>
    <wne:acd wne:acdName="acd400" wne:fciIndexBasedOn="0065"/>
    <wne:acd wne:acdName="acd401" wne:fciIndexBasedOn="0065"/>
    <wne:acd wne:acdName="acd402" wne:fciIndexBasedOn="0065"/>
    <wne:acd wne:acdName="acd403" wne:fciIndexBasedOn="0065"/>
    <wne:acd wne:acdName="acd404" wne:fciIndexBasedOn="0065"/>
    <wne:acd wne:acdName="acd405" wne:fciIndexBasedOn="0065"/>
    <wne:acd wne:acdName="acd406" wne:fciIndexBasedOn="0065"/>
    <wne:acd wne:acdName="acd407" wne:fciIndexBasedOn="0065"/>
    <wne:acd wne:acdName="acd408" wne:fciIndexBasedOn="0065"/>
    <wne:acd wne:acdName="acd409" wne:fciIndexBasedOn="0065"/>
    <wne:acd wne:acdName="acd410" wne:fciIndexBasedOn="0065"/>
    <wne:acd wne:acdName="acd411" wne:fciIndexBasedOn="0065"/>
    <wne:acd wne:acdName="acd412" wne:fciIndexBasedOn="0065"/>
    <wne:acd wne:acdName="acd413" wne:fciIndexBasedOn="0065"/>
    <wne:acd wne:acdName="acd414" wne:fciIndexBasedOn="0065"/>
    <wne:acd wne:acdName="acd415" wne:fciIndexBasedOn="0065"/>
    <wne:acd wne:acdName="acd416" wne:fciIndexBasedOn="0065"/>
    <wne:acd wne:acdName="acd417" wne:fciIndexBasedOn="0065"/>
    <wne:acd wne:acdName="acd418" wne:fciIndexBasedOn="0065"/>
    <wne:acd wne:acdName="acd419" wne:fciIndexBasedOn="0065"/>
    <wne:acd wne:acdName="acd420" wne:fciIndexBasedOn="0065"/>
    <wne:acd wne:acdName="acd421" wne:fciIndexBasedOn="0065"/>
    <wne:acd wne:acdName="acd422" wne:fciIndexBasedOn="0065"/>
    <wne:acd wne:acdName="acd423" wne:fciIndexBasedOn="0065"/>
    <wne:acd wne:acdName="acd424" wne:fciIndexBasedOn="0065"/>
    <wne:acd wne:acdName="acd425" wne:fciIndexBasedOn="0065"/>
    <wne:acd wne:acdName="acd426" wne:fciIndexBasedOn="0065"/>
    <wne:acd wne:acdName="acd427" wne:fciIndexBasedOn="0065"/>
    <wne:acd wne:acdName="acd428" wne:fciIndexBasedOn="0065"/>
    <wne:acd wne:acdName="acd429" wne:fciIndexBasedOn="0065"/>
    <wne:acd wne:acdName="acd430" wne:fciIndexBasedOn="0065"/>
    <wne:acd wne:acdName="acd431" wne:fciIndexBasedOn="0065"/>
    <wne:acd wne:acdName="acd432" wne:fciIndexBasedOn="0065"/>
    <wne:acd wne:acdName="acd433" wne:fciIndexBasedOn="0065"/>
    <wne:acd wne:acdName="acd434" wne:fciIndexBasedOn="0065"/>
    <wne:acd wne:acdName="acd435" wne:fciIndexBasedOn="0065"/>
    <wne:acd wne:acdName="acd436" wne:fciIndexBasedOn="0065"/>
    <wne:acd wne:acdName="acd437" wne:fciIndexBasedOn="0065"/>
    <wne:acd wne:acdName="acd438" wne:fciIndexBasedOn="0065"/>
    <wne:acd wne:acdName="acd439" wne:fciIndexBasedOn="0065"/>
    <wne:acd wne:acdName="acd440" wne:fciIndexBasedOn="0065"/>
    <wne:acd wne:argValue="AQAAAAEA" wne:acdName="acd441" wne:fciIndexBasedOn="0065"/>
    <wne:acd wne:acdName="acd442" wne:fciIndexBasedOn="0065"/>
    <wne:acd wne:argValue="AQAAAAIA" wne:acdName="acd443" wne:fciIndexBasedOn="0065"/>
    <wne:acd wne:acdName="acd444" wne:fciIndexBasedOn="0065"/>
    <wne:acd wne:argValue="AQAAAAAA" wne:acdName="acd445" wne:fciIndexBasedOn="0065"/>
    <wne:acd wne:acdName="acd446" wne:fciIndexBasedOn="0065"/>
    <wne:acd wne:argValue="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" wne:acdName="acd44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E9EBD5" w14:textId="77777777" w:rsidR="001A7187" w:rsidRDefault="001A7187" w:rsidP="00B220B8">
      <w:r>
        <w:separator/>
      </w:r>
    </w:p>
  </w:endnote>
  <w:endnote w:type="continuationSeparator" w:id="0">
    <w:p w14:paraId="7BDA2DE9" w14:textId="77777777" w:rsidR="001A7187" w:rsidRDefault="001A7187" w:rsidP="00B220B8">
      <w:r>
        <w:continuationSeparator/>
      </w:r>
    </w:p>
  </w:endnote>
  <w:endnote w:type="continuationNotice" w:id="1">
    <w:p w14:paraId="794E363D" w14:textId="77777777" w:rsidR="001A7187" w:rsidRDefault="001A71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Times New Roman"/>
    <w:panose1 w:val="020B7200000000000000"/>
    <w:charset w:val="00"/>
    <w:family w:val="swiss"/>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Malgun Gothic Semilight"/>
    <w:panose1 w:val="02030600000101010101"/>
    <w:charset w:val="81"/>
    <w:family w:val="roman"/>
    <w:pitch w:val="variable"/>
    <w:sig w:usb0="00000000"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auto"/>
    <w:pitch w:val="variable"/>
    <w:sig w:usb0="E00002FF" w:usb1="5000205A" w:usb2="00000000" w:usb3="00000000" w:csb0="0000019F" w:csb1="00000000"/>
  </w:font>
  <w:font w:name="BatangChe">
    <w:charset w:val="81"/>
    <w:family w:val="modern"/>
    <w:pitch w:val="fixed"/>
    <w:sig w:usb0="B00002AF" w:usb1="69D77CFB" w:usb2="00000030" w:usb3="00000000" w:csb0="0008009F" w:csb1="00000000"/>
  </w:font>
  <w:font w:name="Swis721 BlkEx BT">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6DD7D" w14:textId="357599DE" w:rsidR="0089342C" w:rsidRDefault="0089342C" w:rsidP="00F75F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18283E" w14:textId="77777777" w:rsidR="001A7187" w:rsidRDefault="001A7187" w:rsidP="00B220B8">
      <w:r>
        <w:separator/>
      </w:r>
    </w:p>
  </w:footnote>
  <w:footnote w:type="continuationSeparator" w:id="0">
    <w:p w14:paraId="4F2680B5" w14:textId="77777777" w:rsidR="001A7187" w:rsidRDefault="001A7187" w:rsidP="00B220B8">
      <w:r>
        <w:continuationSeparator/>
      </w:r>
    </w:p>
  </w:footnote>
  <w:footnote w:type="continuationNotice" w:id="1">
    <w:p w14:paraId="787957FA" w14:textId="77777777" w:rsidR="001A7187" w:rsidRDefault="001A718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0952566"/>
      <w:docPartObj>
        <w:docPartGallery w:val="Page Numbers (Top of Page)"/>
        <w:docPartUnique/>
      </w:docPartObj>
    </w:sdtPr>
    <w:sdtEndPr>
      <w:rPr>
        <w:noProof/>
      </w:rPr>
    </w:sdtEndPr>
    <w:sdtContent>
      <w:p w14:paraId="459F0498" w14:textId="5CEA17A9" w:rsidR="000C0253" w:rsidRPr="00DC0D11" w:rsidRDefault="000C0253" w:rsidP="000C0253">
        <w:pPr>
          <w:pStyle w:val="Header"/>
          <w:jc w:val="center"/>
          <w:rPr>
            <w:rPrChange w:id="16181" w:author="James Vu" w:date="2024-04-18T23:51:00Z">
              <w:rPr>
                <w:sz w:val="28"/>
                <w:szCs w:val="28"/>
              </w:rPr>
            </w:rPrChange>
          </w:rPr>
        </w:pPr>
        <w:r w:rsidRPr="00DC0D11">
          <w:rPr>
            <w:rPrChange w:id="16182" w:author="James Vu" w:date="2024-04-18T23:51:00Z">
              <w:rPr>
                <w:sz w:val="28"/>
                <w:szCs w:val="28"/>
              </w:rPr>
            </w:rPrChange>
          </w:rPr>
          <w:fldChar w:fldCharType="begin"/>
        </w:r>
        <w:r w:rsidRPr="00DC0D11">
          <w:rPr>
            <w:rPrChange w:id="16183" w:author="James Vu" w:date="2024-04-18T23:51:00Z">
              <w:rPr>
                <w:sz w:val="28"/>
                <w:szCs w:val="28"/>
              </w:rPr>
            </w:rPrChange>
          </w:rPr>
          <w:instrText xml:space="preserve"> PAGE   \* MERGEFORMAT </w:instrText>
        </w:r>
        <w:r w:rsidRPr="00DC0D11">
          <w:rPr>
            <w:rPrChange w:id="16184" w:author="James Vu" w:date="2024-04-18T23:51:00Z">
              <w:rPr>
                <w:noProof/>
                <w:sz w:val="28"/>
                <w:szCs w:val="28"/>
              </w:rPr>
            </w:rPrChange>
          </w:rPr>
          <w:fldChar w:fldCharType="separate"/>
        </w:r>
        <w:r w:rsidR="001A5E09">
          <w:rPr>
            <w:noProof/>
          </w:rPr>
          <w:t>62</w:t>
        </w:r>
        <w:r w:rsidRPr="00DC0D11">
          <w:rPr>
            <w:noProof/>
            <w:rPrChange w:id="16185" w:author="James Vu" w:date="2024-04-18T23:51:00Z">
              <w:rPr>
                <w:noProof/>
                <w:sz w:val="28"/>
                <w:szCs w:val="28"/>
              </w:rPr>
            </w:rPrChange>
          </w:rPr>
          <w:fldChar w:fldCharType="end"/>
        </w:r>
      </w:p>
    </w:sdtContent>
  </w:sdt>
  <w:p w14:paraId="220CA4B4" w14:textId="77777777" w:rsidR="0089342C" w:rsidRDefault="008934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pt;height:7.5pt" o:bullet="t">
        <v:imagedata r:id="rId1" o:title="msoF2C3"/>
      </v:shape>
    </w:pict>
  </w:numPicBullet>
  <w:abstractNum w:abstractNumId="0" w15:restartNumberingAfterBreak="0">
    <w:nsid w:val="FFFFFF80"/>
    <w:multiLevelType w:val="singleLevel"/>
    <w:tmpl w:val="87F8C632"/>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0000005"/>
    <w:multiLevelType w:val="multilevel"/>
    <w:tmpl w:val="00000005"/>
    <w:name w:val="WW8Num7"/>
    <w:lvl w:ilvl="0">
      <w:start w:val="1"/>
      <w:numFmt w:val="upperLetter"/>
      <w:pStyle w:val="VSISection2Step"/>
      <w:suff w:val="space"/>
      <w:lvlText w:val="Phụ lục %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1861346"/>
    <w:multiLevelType w:val="hybridMultilevel"/>
    <w:tmpl w:val="33883C48"/>
    <w:lvl w:ilvl="0" w:tplc="C8307DD0">
      <w:start w:val="1"/>
      <w:numFmt w:val="decimal"/>
      <w:pStyle w:val="2MucI1"/>
      <w:lvlText w:val="I.%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AEA5611"/>
    <w:multiLevelType w:val="hybridMultilevel"/>
    <w:tmpl w:val="F1DAC4AA"/>
    <w:lvl w:ilvl="0" w:tplc="3BBADD1C">
      <w:start w:val="1"/>
      <w:numFmt w:val="bullet"/>
      <w:pStyle w:val="Bullet1"/>
      <w:lvlText w:val=""/>
      <w:lvlJc w:val="left"/>
      <w:pPr>
        <w:tabs>
          <w:tab w:val="num" w:pos="720"/>
        </w:tabs>
        <w:ind w:left="720" w:hanging="360"/>
      </w:pPr>
      <w:rPr>
        <w:rFonts w:ascii="Symbol" w:hAnsi="Symbol" w:hint="default"/>
      </w:rPr>
    </w:lvl>
    <w:lvl w:ilvl="1" w:tplc="8EB43A86">
      <w:start w:val="1"/>
      <w:numFmt w:val="bullet"/>
      <w:lvlText w:val="-"/>
      <w:lvlJc w:val="left"/>
      <w:pPr>
        <w:tabs>
          <w:tab w:val="num" w:pos="1440"/>
        </w:tabs>
        <w:ind w:left="1437" w:hanging="357"/>
      </w:pPr>
      <w:rPr>
        <w:rFonts w:ascii="Times New Roman" w:hAnsi="Times New Roman" w:cs="Times New Roman" w:hint="default"/>
        <w:color w:val="auto"/>
      </w:rPr>
    </w:lvl>
    <w:lvl w:ilvl="2" w:tplc="04090005">
      <w:start w:val="1"/>
      <w:numFmt w:val="bullet"/>
      <w:lvlText w:val=""/>
      <w:lvlJc w:val="left"/>
      <w:pPr>
        <w:tabs>
          <w:tab w:val="num" w:pos="1200"/>
        </w:tabs>
        <w:ind w:left="120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9656C3"/>
    <w:multiLevelType w:val="hybridMultilevel"/>
    <w:tmpl w:val="9DFAE578"/>
    <w:lvl w:ilvl="0" w:tplc="04090007">
      <w:start w:val="1"/>
      <w:numFmt w:val="bullet"/>
      <w:pStyle w:val="MUCNHO"/>
      <w:lvlText w:val=""/>
      <w:lvlPicBulletId w:val="0"/>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27300C"/>
    <w:multiLevelType w:val="hybridMultilevel"/>
    <w:tmpl w:val="D88620F4"/>
    <w:lvl w:ilvl="0" w:tplc="FFFFFFFF">
      <w:start w:val="1"/>
      <w:numFmt w:val="decimal"/>
      <w:pStyle w:val="Style1"/>
      <w:lvlText w:val="%1."/>
      <w:lvlJc w:val="left"/>
      <w:pPr>
        <w:tabs>
          <w:tab w:val="num" w:pos="720"/>
        </w:tabs>
        <w:ind w:left="720" w:hanging="360"/>
      </w:pPr>
      <w:rPr>
        <w:rFonts w:ascii=".VnTime" w:hAnsi=".VnTime" w:cs="Arial" w:hint="default"/>
        <w:b/>
      </w:rPr>
    </w:lvl>
    <w:lvl w:ilvl="1" w:tplc="FFFFFFFF">
      <w:start w:val="6"/>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14762FF9"/>
    <w:multiLevelType w:val="hybridMultilevel"/>
    <w:tmpl w:val="D34E0F82"/>
    <w:lvl w:ilvl="0" w:tplc="961E771E">
      <w:start w:val="1"/>
      <w:numFmt w:val="bullet"/>
      <w:lvlText w:val="-"/>
      <w:lvlJc w:val="left"/>
      <w:pPr>
        <w:ind w:left="720" w:hanging="360"/>
      </w:pPr>
      <w:rPr>
        <w:rFonts w:ascii="Courier New" w:hAnsi="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037F5A"/>
    <w:multiLevelType w:val="hybridMultilevel"/>
    <w:tmpl w:val="5D4A7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A75E58"/>
    <w:multiLevelType w:val="multilevel"/>
    <w:tmpl w:val="849CFB1A"/>
    <w:lvl w:ilvl="0">
      <w:start w:val="1"/>
      <w:numFmt w:val="decimal"/>
      <w:lvlText w:val="%1."/>
      <w:lvlJc w:val="left"/>
      <w:pPr>
        <w:tabs>
          <w:tab w:val="num" w:pos="720"/>
        </w:tabs>
        <w:ind w:left="720" w:hanging="360"/>
      </w:pPr>
      <w:rPr>
        <w:rFonts w:hint="default"/>
      </w:rPr>
    </w:lvl>
    <w:lvl w:ilvl="1">
      <w:start w:val="1"/>
      <w:numFmt w:val="decimal"/>
      <w:pStyle w:val="VIETTELStyle2"/>
      <w:isLgl/>
      <w:lvlText w:val="%1.%2"/>
      <w:lvlJc w:val="left"/>
      <w:pPr>
        <w:tabs>
          <w:tab w:val="num" w:pos="780"/>
        </w:tabs>
        <w:ind w:left="780" w:hanging="420"/>
      </w:pPr>
      <w:rPr>
        <w:rFonts w:hint="default"/>
      </w:rPr>
    </w:lvl>
    <w:lvl w:ilvl="2">
      <w:start w:val="1"/>
      <w:numFmt w:val="decimal"/>
      <w:pStyle w:val="VIETTELStyle3"/>
      <w:isLgl/>
      <w:lvlText w:val="%1.%2.%3"/>
      <w:lvlJc w:val="left"/>
      <w:pPr>
        <w:tabs>
          <w:tab w:val="num" w:pos="1080"/>
        </w:tabs>
        <w:ind w:left="1080" w:hanging="720"/>
      </w:pPr>
      <w:rPr>
        <w:rFonts w:hint="default"/>
      </w:rPr>
    </w:lvl>
    <w:lvl w:ilvl="3">
      <w:start w:val="1"/>
      <w:numFmt w:val="decimal"/>
      <w:pStyle w:val="VIETTELStyle4"/>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9" w15:restartNumberingAfterBreak="0">
    <w:nsid w:val="1A6E1C03"/>
    <w:multiLevelType w:val="hybridMultilevel"/>
    <w:tmpl w:val="393898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AED3A78"/>
    <w:multiLevelType w:val="hybridMultilevel"/>
    <w:tmpl w:val="32C06AF0"/>
    <w:lvl w:ilvl="0" w:tplc="0B82F82E">
      <w:start w:val="1"/>
      <w:numFmt w:val="lowerLetter"/>
      <w:lvlText w:val="%1."/>
      <w:lvlJc w:val="left"/>
      <w:pPr>
        <w:ind w:left="1584" w:hanging="360"/>
      </w:pPr>
      <w:rPr>
        <w:rFonts w:hint="default"/>
        <w:b/>
        <w:bCs w:val="0"/>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1" w15:restartNumberingAfterBreak="0">
    <w:nsid w:val="1D1B4998"/>
    <w:multiLevelType w:val="hybridMultilevel"/>
    <w:tmpl w:val="8A6E24C2"/>
    <w:lvl w:ilvl="0" w:tplc="7F2C2342">
      <w:start w:val="1"/>
      <w:numFmt w:val="bullet"/>
      <w:pStyle w:val="BL1"/>
      <w:lvlText w:val="-"/>
      <w:lvlJc w:val="left"/>
      <w:pPr>
        <w:ind w:left="720" w:hanging="360"/>
      </w:pPr>
      <w:rPr>
        <w:rFonts w:ascii="Times New Roman" w:eastAsia="Calibri" w:hAnsi="Times New Roman" w:cs="Times New Roman"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5464C"/>
    <w:multiLevelType w:val="hybridMultilevel"/>
    <w:tmpl w:val="AE4891BC"/>
    <w:lvl w:ilvl="0" w:tplc="70D652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089620F"/>
    <w:multiLevelType w:val="hybridMultilevel"/>
    <w:tmpl w:val="2F9E255C"/>
    <w:lvl w:ilvl="0" w:tplc="C6ECED2E">
      <w:start w:val="1"/>
      <w:numFmt w:val="lowerLetter"/>
      <w:pStyle w:val="Heading4"/>
      <w:lvlText w:val="%1."/>
      <w:lvlJc w:val="left"/>
      <w:pPr>
        <w:ind w:left="2487" w:hanging="360"/>
      </w:pPr>
      <w:rPr>
        <w:rFonts w:hint="default"/>
        <w:i w:val="0"/>
        <w:iCs w:val="0"/>
      </w:rPr>
    </w:lvl>
    <w:lvl w:ilvl="1" w:tplc="FFFFFFFF" w:tentative="1">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14" w15:restartNumberingAfterBreak="0">
    <w:nsid w:val="2487076F"/>
    <w:multiLevelType w:val="hybridMultilevel"/>
    <w:tmpl w:val="11A2B9F0"/>
    <w:lvl w:ilvl="0" w:tplc="FFFFFFFF">
      <w:start w:val="1"/>
      <w:numFmt w:val="bullet"/>
      <w:pStyle w:val="Bullets"/>
      <w:lvlText w:val=""/>
      <w:lvlJc w:val="left"/>
      <w:pPr>
        <w:tabs>
          <w:tab w:val="num" w:pos="284"/>
        </w:tabs>
        <w:ind w:left="284" w:hanging="284"/>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291019"/>
    <w:multiLevelType w:val="hybridMultilevel"/>
    <w:tmpl w:val="5D9825AA"/>
    <w:lvl w:ilvl="0" w:tplc="485C3EB8">
      <w:start w:val="1"/>
      <w:numFmt w:val="upperRoman"/>
      <w:pStyle w:val="MyHead2"/>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A954ADE"/>
    <w:multiLevelType w:val="hybridMultilevel"/>
    <w:tmpl w:val="B80C1C5C"/>
    <w:lvl w:ilvl="0" w:tplc="57B04BCC">
      <w:start w:val="1"/>
      <w:numFmt w:val="bullet"/>
      <w:pStyle w:val="Buttlet1"/>
      <w:lvlText w:val=""/>
      <w:lvlJc w:val="left"/>
      <w:pPr>
        <w:tabs>
          <w:tab w:val="num" w:pos="5400"/>
        </w:tabs>
        <w:ind w:left="5400" w:hanging="360"/>
      </w:pPr>
      <w:rPr>
        <w:rFonts w:ascii="Wingdings" w:hAnsi="Wingdings" w:hint="default"/>
        <w:color w:val="auto"/>
      </w:rPr>
    </w:lvl>
    <w:lvl w:ilvl="1" w:tplc="04090003">
      <w:start w:val="1"/>
      <w:numFmt w:val="bullet"/>
      <w:lvlText w:val="o"/>
      <w:lvlJc w:val="left"/>
      <w:pPr>
        <w:tabs>
          <w:tab w:val="num" w:pos="6120"/>
        </w:tabs>
        <w:ind w:left="6120" w:hanging="360"/>
      </w:pPr>
      <w:rPr>
        <w:rFonts w:ascii="Courier New" w:hAnsi="Courier New" w:hint="default"/>
      </w:rPr>
    </w:lvl>
    <w:lvl w:ilvl="2" w:tplc="04090005">
      <w:start w:val="1"/>
      <w:numFmt w:val="bullet"/>
      <w:lvlText w:val=""/>
      <w:lvlJc w:val="left"/>
      <w:pPr>
        <w:tabs>
          <w:tab w:val="num" w:pos="6840"/>
        </w:tabs>
        <w:ind w:left="6840" w:hanging="360"/>
      </w:pPr>
      <w:rPr>
        <w:rFonts w:ascii="Wingdings" w:hAnsi="Wingdings" w:hint="default"/>
      </w:rPr>
    </w:lvl>
    <w:lvl w:ilvl="3" w:tplc="04090001" w:tentative="1">
      <w:start w:val="1"/>
      <w:numFmt w:val="bullet"/>
      <w:lvlText w:val=""/>
      <w:lvlJc w:val="left"/>
      <w:pPr>
        <w:tabs>
          <w:tab w:val="num" w:pos="7560"/>
        </w:tabs>
        <w:ind w:left="7560" w:hanging="360"/>
      </w:pPr>
      <w:rPr>
        <w:rFonts w:ascii="Symbol" w:hAnsi="Symbol" w:hint="default"/>
      </w:rPr>
    </w:lvl>
    <w:lvl w:ilvl="4" w:tplc="04090003" w:tentative="1">
      <w:start w:val="1"/>
      <w:numFmt w:val="bullet"/>
      <w:lvlText w:val="o"/>
      <w:lvlJc w:val="left"/>
      <w:pPr>
        <w:tabs>
          <w:tab w:val="num" w:pos="8280"/>
        </w:tabs>
        <w:ind w:left="8280" w:hanging="360"/>
      </w:pPr>
      <w:rPr>
        <w:rFonts w:ascii="Courier New" w:hAnsi="Courier New" w:hint="default"/>
      </w:rPr>
    </w:lvl>
    <w:lvl w:ilvl="5" w:tplc="04090005" w:tentative="1">
      <w:start w:val="1"/>
      <w:numFmt w:val="bullet"/>
      <w:lvlText w:val=""/>
      <w:lvlJc w:val="left"/>
      <w:pPr>
        <w:tabs>
          <w:tab w:val="num" w:pos="9000"/>
        </w:tabs>
        <w:ind w:left="9000" w:hanging="360"/>
      </w:pPr>
      <w:rPr>
        <w:rFonts w:ascii="Wingdings" w:hAnsi="Wingdings" w:hint="default"/>
      </w:rPr>
    </w:lvl>
    <w:lvl w:ilvl="6" w:tplc="04090001" w:tentative="1">
      <w:start w:val="1"/>
      <w:numFmt w:val="bullet"/>
      <w:lvlText w:val=""/>
      <w:lvlJc w:val="left"/>
      <w:pPr>
        <w:tabs>
          <w:tab w:val="num" w:pos="9720"/>
        </w:tabs>
        <w:ind w:left="9720" w:hanging="360"/>
      </w:pPr>
      <w:rPr>
        <w:rFonts w:ascii="Symbol" w:hAnsi="Symbol" w:hint="default"/>
      </w:rPr>
    </w:lvl>
    <w:lvl w:ilvl="7" w:tplc="04090003" w:tentative="1">
      <w:start w:val="1"/>
      <w:numFmt w:val="bullet"/>
      <w:lvlText w:val="o"/>
      <w:lvlJc w:val="left"/>
      <w:pPr>
        <w:tabs>
          <w:tab w:val="num" w:pos="10440"/>
        </w:tabs>
        <w:ind w:left="10440" w:hanging="360"/>
      </w:pPr>
      <w:rPr>
        <w:rFonts w:ascii="Courier New" w:hAnsi="Courier New" w:hint="default"/>
      </w:rPr>
    </w:lvl>
    <w:lvl w:ilvl="8" w:tplc="04090005" w:tentative="1">
      <w:start w:val="1"/>
      <w:numFmt w:val="bullet"/>
      <w:lvlText w:val=""/>
      <w:lvlJc w:val="left"/>
      <w:pPr>
        <w:tabs>
          <w:tab w:val="num" w:pos="11160"/>
        </w:tabs>
        <w:ind w:left="11160" w:hanging="360"/>
      </w:pPr>
      <w:rPr>
        <w:rFonts w:ascii="Wingdings" w:hAnsi="Wingdings" w:hint="default"/>
      </w:rPr>
    </w:lvl>
  </w:abstractNum>
  <w:abstractNum w:abstractNumId="17" w15:restartNumberingAfterBreak="0">
    <w:nsid w:val="30FC6B14"/>
    <w:multiLevelType w:val="multilevel"/>
    <w:tmpl w:val="87043A6E"/>
    <w:styleLink w:val="StyleBulleted2"/>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o"/>
      <w:lvlJc w:val="left"/>
      <w:pPr>
        <w:tabs>
          <w:tab w:val="num" w:pos="1080"/>
        </w:tabs>
        <w:ind w:left="1080" w:hanging="360"/>
      </w:pPr>
      <w:rPr>
        <w:rFonts w:ascii="Courier New" w:hAnsi="Courier New" w:cs="Times New Roman"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914D7A"/>
    <w:multiLevelType w:val="hybridMultilevel"/>
    <w:tmpl w:val="0B784AEA"/>
    <w:lvl w:ilvl="0" w:tplc="14C420EA">
      <w:start w:val="1"/>
      <w:numFmt w:val="decimal"/>
      <w:pStyle w:val="HinhVe"/>
      <w:lvlText w:val="Hình %1:"/>
      <w:lvlJc w:val="left"/>
      <w:pPr>
        <w:tabs>
          <w:tab w:val="num" w:pos="1134"/>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5732F1D"/>
    <w:multiLevelType w:val="singleLevel"/>
    <w:tmpl w:val="04090005"/>
    <w:lvl w:ilvl="0">
      <w:start w:val="1"/>
      <w:numFmt w:val="bullet"/>
      <w:pStyle w:val="numbered"/>
      <w:lvlText w:val=""/>
      <w:lvlJc w:val="left"/>
      <w:pPr>
        <w:tabs>
          <w:tab w:val="num" w:pos="360"/>
        </w:tabs>
        <w:ind w:left="360" w:hanging="360"/>
      </w:pPr>
      <w:rPr>
        <w:rFonts w:ascii="Wingdings" w:hAnsi="Wingdings" w:hint="default"/>
      </w:rPr>
    </w:lvl>
  </w:abstractNum>
  <w:abstractNum w:abstractNumId="20" w15:restartNumberingAfterBreak="0">
    <w:nsid w:val="39577BDE"/>
    <w:multiLevelType w:val="hybridMultilevel"/>
    <w:tmpl w:val="DFD228E0"/>
    <w:lvl w:ilvl="0" w:tplc="76ECD9A8">
      <w:start w:val="1"/>
      <w:numFmt w:val="bullet"/>
      <w:pStyle w:val="a"/>
      <w:lvlText w:val="+"/>
      <w:lvlJc w:val="left"/>
      <w:pPr>
        <w:ind w:left="1495" w:hanging="360"/>
      </w:pPr>
      <w:rPr>
        <w:rFonts w:ascii="Times New Roman" w:eastAsia="Arial" w:hAnsi="Times New Roman" w:cs="Times New Roman" w:hint="default"/>
        <w:b/>
        <w:color w:val="000000"/>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5302" w:hanging="360"/>
      </w:pPr>
      <w:rPr>
        <w:rFonts w:ascii="Courier New" w:hAnsi="Courier New" w:cs="Courier New" w:hint="default"/>
      </w:rPr>
    </w:lvl>
    <w:lvl w:ilvl="5" w:tplc="04090005">
      <w:start w:val="1"/>
      <w:numFmt w:val="bullet"/>
      <w:lvlText w:val=""/>
      <w:lvlJc w:val="left"/>
      <w:pPr>
        <w:ind w:left="6022" w:hanging="360"/>
      </w:pPr>
      <w:rPr>
        <w:rFonts w:ascii="Wingdings" w:hAnsi="Wingdings" w:hint="default"/>
      </w:rPr>
    </w:lvl>
    <w:lvl w:ilvl="6" w:tplc="04090001">
      <w:start w:val="1"/>
      <w:numFmt w:val="bullet"/>
      <w:lvlText w:val=""/>
      <w:lvlJc w:val="left"/>
      <w:pPr>
        <w:ind w:left="6742" w:hanging="360"/>
      </w:pPr>
      <w:rPr>
        <w:rFonts w:ascii="Symbol" w:hAnsi="Symbol" w:hint="default"/>
      </w:rPr>
    </w:lvl>
    <w:lvl w:ilvl="7" w:tplc="04090003">
      <w:start w:val="1"/>
      <w:numFmt w:val="bullet"/>
      <w:lvlText w:val="o"/>
      <w:lvlJc w:val="left"/>
      <w:pPr>
        <w:ind w:left="7462" w:hanging="360"/>
      </w:pPr>
      <w:rPr>
        <w:rFonts w:ascii="Courier New" w:hAnsi="Courier New" w:cs="Courier New" w:hint="default"/>
      </w:rPr>
    </w:lvl>
    <w:lvl w:ilvl="8" w:tplc="04090005">
      <w:start w:val="1"/>
      <w:numFmt w:val="bullet"/>
      <w:lvlText w:val=""/>
      <w:lvlJc w:val="left"/>
      <w:pPr>
        <w:ind w:left="8182" w:hanging="360"/>
      </w:pPr>
      <w:rPr>
        <w:rFonts w:ascii="Wingdings" w:hAnsi="Wingdings" w:hint="default"/>
      </w:rPr>
    </w:lvl>
  </w:abstractNum>
  <w:abstractNum w:abstractNumId="21" w15:restartNumberingAfterBreak="0">
    <w:nsid w:val="3AB57EB2"/>
    <w:multiLevelType w:val="multilevel"/>
    <w:tmpl w:val="3A88FFC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404D1788"/>
    <w:multiLevelType w:val="hybridMultilevel"/>
    <w:tmpl w:val="CE308346"/>
    <w:lvl w:ilvl="0" w:tplc="CA906B86">
      <w:start w:val="1"/>
      <w:numFmt w:val="bullet"/>
      <w:pStyle w:val="Bullet2"/>
      <w:lvlText w:val=""/>
      <w:lvlJc w:val="left"/>
      <w:pPr>
        <w:tabs>
          <w:tab w:val="num" w:pos="1363"/>
        </w:tabs>
        <w:ind w:left="1363" w:hanging="284"/>
      </w:pPr>
      <w:rPr>
        <w:rFonts w:ascii="Symbol" w:hAnsi="Symbol" w:hint="default"/>
        <w:color w:val="auto"/>
      </w:rPr>
    </w:lvl>
    <w:lvl w:ilvl="1" w:tplc="04090003">
      <w:numFmt w:val="bullet"/>
      <w:lvlText w:val="-"/>
      <w:lvlJc w:val="left"/>
      <w:pPr>
        <w:tabs>
          <w:tab w:val="num" w:pos="2007"/>
        </w:tabs>
        <w:ind w:left="2007" w:hanging="360"/>
      </w:pPr>
      <w:rPr>
        <w:rFonts w:ascii="Times New Roman" w:eastAsia="Times New Roman" w:hAnsi="Times New Roman" w:cs="Times New Roman"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3" w15:restartNumberingAfterBreak="0">
    <w:nsid w:val="42B97E2D"/>
    <w:multiLevelType w:val="hybridMultilevel"/>
    <w:tmpl w:val="D20A7D9E"/>
    <w:lvl w:ilvl="0" w:tplc="00C26A1A">
      <w:numFmt w:val="bullet"/>
      <w:lvlText w:val="-"/>
      <w:lvlJc w:val="left"/>
      <w:pPr>
        <w:ind w:left="720" w:hanging="360"/>
      </w:pPr>
      <w:rPr>
        <w:rFonts w:ascii="Times New Roman" w:eastAsia="Calibr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1163CE"/>
    <w:multiLevelType w:val="hybridMultilevel"/>
    <w:tmpl w:val="5D8E8030"/>
    <w:lvl w:ilvl="0" w:tplc="6960F13C">
      <w:start w:val="1"/>
      <w:numFmt w:val="bullet"/>
      <w:pStyle w:val="ListBullet4"/>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51575C0"/>
    <w:multiLevelType w:val="hybridMultilevel"/>
    <w:tmpl w:val="DE7A9158"/>
    <w:lvl w:ilvl="0" w:tplc="FFFFFFFF">
      <w:start w:val="1"/>
      <w:numFmt w:val="bullet"/>
      <w:pStyle w:val="gian2"/>
      <w:lvlText w:val=""/>
      <w:lvlJc w:val="left"/>
      <w:pPr>
        <w:ind w:left="880" w:hanging="360"/>
      </w:pPr>
      <w:rPr>
        <w:rFonts w:ascii="Symbol" w:hAnsi="Symbol" w:hint="default"/>
      </w:rPr>
    </w:lvl>
    <w:lvl w:ilvl="1" w:tplc="FFFFFFFF">
      <w:start w:val="1"/>
      <w:numFmt w:val="bullet"/>
      <w:lvlText w:val="o"/>
      <w:lvlJc w:val="left"/>
      <w:pPr>
        <w:ind w:left="1965" w:hanging="885"/>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tabs>
          <w:tab w:val="num" w:pos="2880"/>
        </w:tabs>
        <w:ind w:left="2880" w:hanging="360"/>
      </w:pPr>
      <w:rPr>
        <w:rFonts w:ascii="Times New Roman" w:eastAsia="Times New Roman"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8342881"/>
    <w:multiLevelType w:val="multilevel"/>
    <w:tmpl w:val="541870B0"/>
    <w:name w:val="Chương theo list"/>
    <w:lvl w:ilvl="0">
      <w:start w:val="1"/>
      <w:numFmt w:val="upperRoman"/>
      <w:pStyle w:val="AMucI"/>
      <w:suff w:val="space"/>
      <w:lvlText w:val="%1."/>
      <w:lvlJc w:val="left"/>
      <w:pPr>
        <w:ind w:left="340" w:hanging="340"/>
      </w:pPr>
      <w:rPr>
        <w:rFonts w:ascii="Times New Roman" w:hAnsi="Times New Roman" w:hint="default"/>
        <w:b w:val="0"/>
        <w:i w:val="0"/>
        <w:sz w:val="28"/>
      </w:rPr>
    </w:lvl>
    <w:lvl w:ilvl="1">
      <w:start w:val="1"/>
      <w:numFmt w:val="none"/>
      <w:suff w:val="space"/>
      <w:lvlText w:val="1.%2"/>
      <w:lvlJc w:val="left"/>
      <w:pPr>
        <w:ind w:left="340" w:hanging="340"/>
      </w:pPr>
      <w:rPr>
        <w:rFonts w:ascii="Times New Roman" w:hAnsi="Times New Roman" w:hint="default"/>
        <w:b w:val="0"/>
        <w:i w:val="0"/>
        <w:sz w:val="28"/>
      </w:rPr>
    </w:lvl>
    <w:lvl w:ilvl="2">
      <w:start w:val="1"/>
      <w:numFmt w:val="lowerRoman"/>
      <w:pStyle w:val="AMucIx"/>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B6D6323"/>
    <w:multiLevelType w:val="multilevel"/>
    <w:tmpl w:val="61266224"/>
    <w:lvl w:ilvl="0">
      <w:start w:val="1"/>
      <w:numFmt w:val="upperRoman"/>
      <w:pStyle w:val="NTTH1"/>
      <w:lvlText w:val="%1."/>
      <w:lvlJc w:val="right"/>
      <w:pPr>
        <w:ind w:left="360" w:hanging="360"/>
      </w:pPr>
      <w:rPr>
        <w:rFonts w:hint="default"/>
      </w:rPr>
    </w:lvl>
    <w:lvl w:ilvl="1">
      <w:start w:val="1"/>
      <w:numFmt w:val="decimal"/>
      <w:pStyle w:val="NTTH2"/>
      <w:lvlText w:val="%2."/>
      <w:lvlJc w:val="left"/>
      <w:pPr>
        <w:ind w:left="792" w:hanging="432"/>
      </w:pPr>
      <w:rPr>
        <w:rFonts w:ascii="Times New Roman" w:eastAsia="Times New Roman" w:hAnsi="Times New Roman" w:cs="Times New Roman"/>
        <w:b/>
      </w:rPr>
    </w:lvl>
    <w:lvl w:ilvl="2">
      <w:start w:val="1"/>
      <w:numFmt w:val="decimal"/>
      <w:pStyle w:val="NTTH3"/>
      <w:lvlText w:val="%1.%2.%3."/>
      <w:lvlJc w:val="left"/>
      <w:pPr>
        <w:ind w:left="1224" w:hanging="504"/>
      </w:pPr>
      <w:rPr>
        <w:rFonts w:hint="default"/>
      </w:rPr>
    </w:lvl>
    <w:lvl w:ilvl="3">
      <w:start w:val="1"/>
      <w:numFmt w:val="decimal"/>
      <w:pStyle w:val="NTTH4"/>
      <w:lvlText w:val="%1.%2.%3.%4."/>
      <w:lvlJc w:val="left"/>
      <w:pPr>
        <w:ind w:left="1358" w:hanging="648"/>
      </w:pPr>
      <w:rPr>
        <w:rFonts w:hint="default"/>
      </w:rPr>
    </w:lvl>
    <w:lvl w:ilvl="4">
      <w:start w:val="1"/>
      <w:numFmt w:val="decimal"/>
      <w:pStyle w:val="NTTH5"/>
      <w:lvlText w:val="%1.%2.%3.%4.%5."/>
      <w:lvlJc w:val="left"/>
      <w:pPr>
        <w:ind w:left="2232" w:hanging="792"/>
      </w:pPr>
      <w:rPr>
        <w:rFonts w:hint="default"/>
      </w:rPr>
    </w:lvl>
    <w:lvl w:ilvl="5">
      <w:start w:val="1"/>
      <w:numFmt w:val="lowerLetter"/>
      <w:pStyle w:val="NTTH6"/>
      <w:lvlText w:val="%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CD8356D"/>
    <w:multiLevelType w:val="hybridMultilevel"/>
    <w:tmpl w:val="E4E83B5A"/>
    <w:lvl w:ilvl="0" w:tplc="2FFAEF74">
      <w:start w:val="2"/>
      <w:numFmt w:val="bullet"/>
      <w:lvlText w:val="-"/>
      <w:lvlJc w:val="left"/>
      <w:pPr>
        <w:ind w:left="1037" w:hanging="360"/>
      </w:pPr>
      <w:rPr>
        <w:rFonts w:ascii="Times New Roman" w:eastAsia="Calibri" w:hAnsi="Times New Roman" w:cs="Times New Roman" w:hint="default"/>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29" w15:restartNumberingAfterBreak="0">
    <w:nsid w:val="509B0B4D"/>
    <w:multiLevelType w:val="hybridMultilevel"/>
    <w:tmpl w:val="59E04546"/>
    <w:lvl w:ilvl="0" w:tplc="8B1C1EDE">
      <w:start w:val="1"/>
      <w:numFmt w:val="bullet"/>
      <w:pStyle w:val="ovuong"/>
      <w:lvlText w:val=""/>
      <w:lvlJc w:val="left"/>
      <w:pPr>
        <w:ind w:left="2356" w:hanging="360"/>
      </w:pPr>
      <w:rPr>
        <w:rFonts w:ascii="Symbol" w:hAnsi="Symbol" w:hint="default"/>
      </w:rPr>
    </w:lvl>
    <w:lvl w:ilvl="1" w:tplc="79C03D02">
      <w:start w:val="1"/>
      <w:numFmt w:val="bullet"/>
      <w:lvlText w:val="o"/>
      <w:lvlJc w:val="left"/>
      <w:pPr>
        <w:ind w:left="2897" w:hanging="360"/>
      </w:pPr>
      <w:rPr>
        <w:rFonts w:ascii="Courier New" w:hAnsi="Courier New" w:cs="Courier New" w:hint="default"/>
      </w:rPr>
    </w:lvl>
    <w:lvl w:ilvl="2" w:tplc="F5D23B16" w:tentative="1">
      <w:start w:val="1"/>
      <w:numFmt w:val="bullet"/>
      <w:lvlText w:val=""/>
      <w:lvlJc w:val="left"/>
      <w:pPr>
        <w:ind w:left="3617" w:hanging="360"/>
      </w:pPr>
      <w:rPr>
        <w:rFonts w:ascii="Wingdings" w:hAnsi="Wingdings" w:hint="default"/>
      </w:rPr>
    </w:lvl>
    <w:lvl w:ilvl="3" w:tplc="1CB82D50" w:tentative="1">
      <w:start w:val="1"/>
      <w:numFmt w:val="bullet"/>
      <w:lvlText w:val=""/>
      <w:lvlJc w:val="left"/>
      <w:pPr>
        <w:ind w:left="4337" w:hanging="360"/>
      </w:pPr>
      <w:rPr>
        <w:rFonts w:ascii="Symbol" w:hAnsi="Symbol" w:hint="default"/>
      </w:rPr>
    </w:lvl>
    <w:lvl w:ilvl="4" w:tplc="D034E94A" w:tentative="1">
      <w:start w:val="1"/>
      <w:numFmt w:val="bullet"/>
      <w:lvlText w:val="o"/>
      <w:lvlJc w:val="left"/>
      <w:pPr>
        <w:ind w:left="5057" w:hanging="360"/>
      </w:pPr>
      <w:rPr>
        <w:rFonts w:ascii="Courier New" w:hAnsi="Courier New" w:cs="Courier New" w:hint="default"/>
      </w:rPr>
    </w:lvl>
    <w:lvl w:ilvl="5" w:tplc="4CC24438" w:tentative="1">
      <w:start w:val="1"/>
      <w:numFmt w:val="bullet"/>
      <w:lvlText w:val=""/>
      <w:lvlJc w:val="left"/>
      <w:pPr>
        <w:ind w:left="5777" w:hanging="360"/>
      </w:pPr>
      <w:rPr>
        <w:rFonts w:ascii="Wingdings" w:hAnsi="Wingdings" w:hint="default"/>
      </w:rPr>
    </w:lvl>
    <w:lvl w:ilvl="6" w:tplc="A4840858" w:tentative="1">
      <w:start w:val="1"/>
      <w:numFmt w:val="bullet"/>
      <w:lvlText w:val=""/>
      <w:lvlJc w:val="left"/>
      <w:pPr>
        <w:ind w:left="6497" w:hanging="360"/>
      </w:pPr>
      <w:rPr>
        <w:rFonts w:ascii="Symbol" w:hAnsi="Symbol" w:hint="default"/>
      </w:rPr>
    </w:lvl>
    <w:lvl w:ilvl="7" w:tplc="8A66FE06" w:tentative="1">
      <w:start w:val="1"/>
      <w:numFmt w:val="bullet"/>
      <w:lvlText w:val="o"/>
      <w:lvlJc w:val="left"/>
      <w:pPr>
        <w:ind w:left="7217" w:hanging="360"/>
      </w:pPr>
      <w:rPr>
        <w:rFonts w:ascii="Courier New" w:hAnsi="Courier New" w:cs="Courier New" w:hint="default"/>
      </w:rPr>
    </w:lvl>
    <w:lvl w:ilvl="8" w:tplc="C32880CA" w:tentative="1">
      <w:start w:val="1"/>
      <w:numFmt w:val="bullet"/>
      <w:lvlText w:val=""/>
      <w:lvlJc w:val="left"/>
      <w:pPr>
        <w:ind w:left="7937" w:hanging="360"/>
      </w:pPr>
      <w:rPr>
        <w:rFonts w:ascii="Wingdings" w:hAnsi="Wingdings" w:hint="default"/>
      </w:rPr>
    </w:lvl>
  </w:abstractNum>
  <w:abstractNum w:abstractNumId="30" w15:restartNumberingAfterBreak="0">
    <w:nsid w:val="50E81AC1"/>
    <w:multiLevelType w:val="hybridMultilevel"/>
    <w:tmpl w:val="C4B4AC2C"/>
    <w:lvl w:ilvl="0" w:tplc="8A18463E">
      <w:start w:val="1"/>
      <w:numFmt w:val="bullet"/>
      <w:pStyle w:val="gach"/>
      <w:lvlText w:val="-"/>
      <w:lvlJc w:val="left"/>
      <w:pPr>
        <w:ind w:left="720" w:hanging="360"/>
      </w:pPr>
      <w:rPr>
        <w:rFonts w:ascii="Tahoma" w:hAnsi="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285AB1"/>
    <w:multiLevelType w:val="hybridMultilevel"/>
    <w:tmpl w:val="85AA67AC"/>
    <w:lvl w:ilvl="0" w:tplc="9DEC1324">
      <w:numFmt w:val="bullet"/>
      <w:pStyle w:val="N2"/>
      <w:lvlText w:val="-"/>
      <w:lvlJc w:val="left"/>
      <w:pPr>
        <w:ind w:left="1070" w:hanging="360"/>
      </w:pPr>
      <w:rPr>
        <w:rFonts w:ascii="Times New Roman" w:eastAsia="Calibri" w:hAnsi="Times New Roman" w:cs="Times New Roman" w:hint="default"/>
      </w:rPr>
    </w:lvl>
    <w:lvl w:ilvl="1" w:tplc="AADAEBCA">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4A170D7"/>
    <w:multiLevelType w:val="hybridMultilevel"/>
    <w:tmpl w:val="E3862E76"/>
    <w:lvl w:ilvl="0" w:tplc="BA0025A8">
      <w:start w:val="1"/>
      <w:numFmt w:val="bullet"/>
      <w:pStyle w:val="N3"/>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30471B"/>
    <w:multiLevelType w:val="multilevel"/>
    <w:tmpl w:val="F4BEDFEA"/>
    <w:lvl w:ilvl="0">
      <w:start w:val="1"/>
      <w:numFmt w:val="bullet"/>
      <w:pStyle w:val="Indexcap1"/>
      <w:lvlText w:val=""/>
      <w:lvlJc w:val="left"/>
      <w:pPr>
        <w:tabs>
          <w:tab w:val="num" w:pos="851"/>
        </w:tabs>
        <w:ind w:left="567" w:firstLine="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6E72927"/>
    <w:multiLevelType w:val="singleLevel"/>
    <w:tmpl w:val="5C56AF3E"/>
    <w:lvl w:ilvl="0">
      <w:start w:val="12"/>
      <w:numFmt w:val="bullet"/>
      <w:pStyle w:val="ListBullet"/>
      <w:lvlText w:val="-"/>
      <w:lvlJc w:val="left"/>
      <w:pPr>
        <w:tabs>
          <w:tab w:val="num" w:pos="360"/>
        </w:tabs>
        <w:ind w:left="360" w:hanging="360"/>
      </w:pPr>
      <w:rPr>
        <w:rFonts w:ascii="Times New Roman" w:hAnsi="Times New Roman" w:hint="default"/>
      </w:rPr>
    </w:lvl>
  </w:abstractNum>
  <w:abstractNum w:abstractNumId="35" w15:restartNumberingAfterBreak="0">
    <w:nsid w:val="585322ED"/>
    <w:multiLevelType w:val="hybridMultilevel"/>
    <w:tmpl w:val="0D223D3E"/>
    <w:lvl w:ilvl="0" w:tplc="5CACCC84">
      <w:start w:val="1"/>
      <w:numFmt w:val="decimal"/>
      <w:pStyle w:val="hinh"/>
      <w:lvlText w:val="Hình %1:"/>
      <w:lvlJc w:val="left"/>
      <w:pPr>
        <w:ind w:left="720" w:hanging="360"/>
      </w:pPr>
      <w:rPr>
        <w:rFonts w:hint="default"/>
      </w:rPr>
    </w:lvl>
    <w:lvl w:ilvl="1" w:tplc="34D4F62E" w:tentative="1">
      <w:start w:val="1"/>
      <w:numFmt w:val="lowerLetter"/>
      <w:lvlText w:val="%2."/>
      <w:lvlJc w:val="left"/>
      <w:pPr>
        <w:ind w:left="1440" w:hanging="360"/>
      </w:pPr>
    </w:lvl>
    <w:lvl w:ilvl="2" w:tplc="D9DED92A" w:tentative="1">
      <w:start w:val="1"/>
      <w:numFmt w:val="lowerRoman"/>
      <w:lvlText w:val="%3."/>
      <w:lvlJc w:val="right"/>
      <w:pPr>
        <w:ind w:left="2160" w:hanging="180"/>
      </w:pPr>
    </w:lvl>
    <w:lvl w:ilvl="3" w:tplc="D1AA012E" w:tentative="1">
      <w:start w:val="1"/>
      <w:numFmt w:val="decimal"/>
      <w:lvlText w:val="%4."/>
      <w:lvlJc w:val="left"/>
      <w:pPr>
        <w:ind w:left="2880" w:hanging="360"/>
      </w:pPr>
    </w:lvl>
    <w:lvl w:ilvl="4" w:tplc="9C0AC4D8" w:tentative="1">
      <w:start w:val="1"/>
      <w:numFmt w:val="lowerLetter"/>
      <w:lvlText w:val="%5."/>
      <w:lvlJc w:val="left"/>
      <w:pPr>
        <w:ind w:left="3600" w:hanging="360"/>
      </w:pPr>
    </w:lvl>
    <w:lvl w:ilvl="5" w:tplc="40DCA5A4" w:tentative="1">
      <w:start w:val="1"/>
      <w:numFmt w:val="lowerRoman"/>
      <w:lvlText w:val="%6."/>
      <w:lvlJc w:val="right"/>
      <w:pPr>
        <w:ind w:left="4320" w:hanging="180"/>
      </w:pPr>
    </w:lvl>
    <w:lvl w:ilvl="6" w:tplc="2AD21EC4" w:tentative="1">
      <w:start w:val="1"/>
      <w:numFmt w:val="decimal"/>
      <w:lvlText w:val="%7."/>
      <w:lvlJc w:val="left"/>
      <w:pPr>
        <w:ind w:left="5040" w:hanging="360"/>
      </w:pPr>
    </w:lvl>
    <w:lvl w:ilvl="7" w:tplc="ABD83134" w:tentative="1">
      <w:start w:val="1"/>
      <w:numFmt w:val="lowerLetter"/>
      <w:lvlText w:val="%8."/>
      <w:lvlJc w:val="left"/>
      <w:pPr>
        <w:ind w:left="5760" w:hanging="360"/>
      </w:pPr>
    </w:lvl>
    <w:lvl w:ilvl="8" w:tplc="152A54B0" w:tentative="1">
      <w:start w:val="1"/>
      <w:numFmt w:val="lowerRoman"/>
      <w:lvlText w:val="%9."/>
      <w:lvlJc w:val="right"/>
      <w:pPr>
        <w:ind w:left="6480" w:hanging="180"/>
      </w:pPr>
    </w:lvl>
  </w:abstractNum>
  <w:abstractNum w:abstractNumId="36" w15:restartNumberingAfterBreak="0">
    <w:nsid w:val="59611EDE"/>
    <w:multiLevelType w:val="hybridMultilevel"/>
    <w:tmpl w:val="EB84CCEA"/>
    <w:lvl w:ilvl="0" w:tplc="E062B850">
      <w:start w:val="1"/>
      <w:numFmt w:val="bullet"/>
      <w:pStyle w:val="Listtable"/>
      <w:suff w:val="space"/>
      <w:lvlText w:val="+"/>
      <w:lvlJc w:val="left"/>
      <w:pPr>
        <w:ind w:left="2250" w:hanging="360"/>
      </w:pPr>
      <w:rPr>
        <w:rFonts w:ascii="Times New Roman" w:hAnsi="Times New Roman" w:cs="Times New Roman"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763BE8"/>
    <w:multiLevelType w:val="multilevel"/>
    <w:tmpl w:val="8E4C6C08"/>
    <w:lvl w:ilvl="0">
      <w:start w:val="1"/>
      <w:numFmt w:val="decimal"/>
      <w:pStyle w:val="tvHeading1"/>
      <w:lvlText w:val="%1."/>
      <w:lvlJc w:val="left"/>
      <w:pPr>
        <w:tabs>
          <w:tab w:val="num" w:pos="360"/>
        </w:tabs>
        <w:ind w:left="360" w:hanging="360"/>
      </w:pPr>
      <w:rPr>
        <w:rFonts w:hint="default"/>
      </w:rPr>
    </w:lvl>
    <w:lvl w:ilvl="1">
      <w:start w:val="1"/>
      <w:numFmt w:val="decimal"/>
      <w:pStyle w:val="tvHeading11"/>
      <w:suff w:val="space"/>
      <w:lvlText w:val="%2."/>
      <w:lvlJc w:val="left"/>
      <w:pPr>
        <w:ind w:left="716" w:hanging="432"/>
      </w:pPr>
      <w:rPr>
        <w:rFonts w:ascii="Times New Roman" w:eastAsia="Times New Roman" w:hAnsi="Times New Roman" w:cs="Times New Roman"/>
        <w:b/>
      </w:rPr>
    </w:lvl>
    <w:lvl w:ilvl="2">
      <w:start w:val="1"/>
      <w:numFmt w:val="decimal"/>
      <w:pStyle w:val="tvHeading110"/>
      <w:suff w:val="space"/>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8" w15:restartNumberingAfterBreak="0">
    <w:nsid w:val="5A0C591F"/>
    <w:multiLevelType w:val="hybridMultilevel"/>
    <w:tmpl w:val="2D9051F8"/>
    <w:lvl w:ilvl="0" w:tplc="1FE2778C">
      <w:numFmt w:val="bullet"/>
      <w:pStyle w:val="ListBullet3"/>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B551728"/>
    <w:multiLevelType w:val="hybridMultilevel"/>
    <w:tmpl w:val="3B4C4348"/>
    <w:lvl w:ilvl="0" w:tplc="E870B0FC">
      <w:start w:val="1"/>
      <w:numFmt w:val="bullet"/>
      <w:pStyle w:val="listhoathi"/>
      <w:lvlText w:val=""/>
      <w:lvlJc w:val="left"/>
      <w:pPr>
        <w:ind w:left="360" w:hanging="360"/>
      </w:pPr>
      <w:rPr>
        <w:rFonts w:ascii="Wingdings" w:hAnsi="Wingdings" w:hint="default"/>
      </w:rPr>
    </w:lvl>
    <w:lvl w:ilvl="1" w:tplc="0F8608AE">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0" w15:restartNumberingAfterBreak="0">
    <w:nsid w:val="5CD3633F"/>
    <w:multiLevelType w:val="hybridMultilevel"/>
    <w:tmpl w:val="1C847C1C"/>
    <w:lvl w:ilvl="0" w:tplc="CED68CD4">
      <w:start w:val="1"/>
      <w:numFmt w:val="decimal"/>
      <w:pStyle w:val="MyHead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4154B4"/>
    <w:multiLevelType w:val="hybridMultilevel"/>
    <w:tmpl w:val="43BE2DE2"/>
    <w:lvl w:ilvl="0" w:tplc="144025F4">
      <w:start w:val="1"/>
      <w:numFmt w:val="decimal"/>
      <w:pStyle w:val="-Gchudng1"/>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63EF028B"/>
    <w:multiLevelType w:val="hybridMultilevel"/>
    <w:tmpl w:val="9018695A"/>
    <w:styleLink w:val="NormalBulleted1"/>
    <w:lvl w:ilvl="0" w:tplc="879CEDDE">
      <w:start w:val="1"/>
      <w:numFmt w:val="bullet"/>
      <w:lvlText w:val=""/>
      <w:lvlJc w:val="left"/>
      <w:pPr>
        <w:ind w:left="1440" w:hanging="360"/>
      </w:pPr>
      <w:rPr>
        <w:rFonts w:ascii="Wingdings" w:hAnsi="Wingdings" w:hint="default"/>
      </w:rPr>
    </w:lvl>
    <w:lvl w:ilvl="1" w:tplc="F01C124E" w:tentative="1">
      <w:start w:val="1"/>
      <w:numFmt w:val="bullet"/>
      <w:lvlText w:val="o"/>
      <w:lvlJc w:val="left"/>
      <w:pPr>
        <w:ind w:left="2160" w:hanging="360"/>
      </w:pPr>
      <w:rPr>
        <w:rFonts w:ascii="Courier New" w:hAnsi="Courier New" w:cs="Courier New" w:hint="default"/>
      </w:rPr>
    </w:lvl>
    <w:lvl w:ilvl="2" w:tplc="BF2687F0" w:tentative="1">
      <w:start w:val="1"/>
      <w:numFmt w:val="bullet"/>
      <w:lvlText w:val=""/>
      <w:lvlJc w:val="left"/>
      <w:pPr>
        <w:ind w:left="2880" w:hanging="360"/>
      </w:pPr>
      <w:rPr>
        <w:rFonts w:ascii="Wingdings" w:hAnsi="Wingdings" w:hint="default"/>
      </w:rPr>
    </w:lvl>
    <w:lvl w:ilvl="3" w:tplc="9EDCDD48" w:tentative="1">
      <w:start w:val="1"/>
      <w:numFmt w:val="bullet"/>
      <w:lvlText w:val=""/>
      <w:lvlJc w:val="left"/>
      <w:pPr>
        <w:ind w:left="3600" w:hanging="360"/>
      </w:pPr>
      <w:rPr>
        <w:rFonts w:ascii="Symbol" w:hAnsi="Symbol" w:hint="default"/>
      </w:rPr>
    </w:lvl>
    <w:lvl w:ilvl="4" w:tplc="C5B65C3E" w:tentative="1">
      <w:start w:val="1"/>
      <w:numFmt w:val="bullet"/>
      <w:lvlText w:val="o"/>
      <w:lvlJc w:val="left"/>
      <w:pPr>
        <w:ind w:left="4320" w:hanging="360"/>
      </w:pPr>
      <w:rPr>
        <w:rFonts w:ascii="Courier New" w:hAnsi="Courier New" w:cs="Courier New" w:hint="default"/>
      </w:rPr>
    </w:lvl>
    <w:lvl w:ilvl="5" w:tplc="24A2B06C" w:tentative="1">
      <w:start w:val="1"/>
      <w:numFmt w:val="bullet"/>
      <w:lvlText w:val=""/>
      <w:lvlJc w:val="left"/>
      <w:pPr>
        <w:ind w:left="5040" w:hanging="360"/>
      </w:pPr>
      <w:rPr>
        <w:rFonts w:ascii="Wingdings" w:hAnsi="Wingdings" w:hint="default"/>
      </w:rPr>
    </w:lvl>
    <w:lvl w:ilvl="6" w:tplc="BE6493C0" w:tentative="1">
      <w:start w:val="1"/>
      <w:numFmt w:val="bullet"/>
      <w:lvlText w:val=""/>
      <w:lvlJc w:val="left"/>
      <w:pPr>
        <w:ind w:left="5760" w:hanging="360"/>
      </w:pPr>
      <w:rPr>
        <w:rFonts w:ascii="Symbol" w:hAnsi="Symbol" w:hint="default"/>
      </w:rPr>
    </w:lvl>
    <w:lvl w:ilvl="7" w:tplc="AD9CAAFC" w:tentative="1">
      <w:start w:val="1"/>
      <w:numFmt w:val="bullet"/>
      <w:lvlText w:val="o"/>
      <w:lvlJc w:val="left"/>
      <w:pPr>
        <w:ind w:left="6480" w:hanging="360"/>
      </w:pPr>
      <w:rPr>
        <w:rFonts w:ascii="Courier New" w:hAnsi="Courier New" w:cs="Courier New" w:hint="default"/>
      </w:rPr>
    </w:lvl>
    <w:lvl w:ilvl="8" w:tplc="FD5C60AA" w:tentative="1">
      <w:start w:val="1"/>
      <w:numFmt w:val="bullet"/>
      <w:lvlText w:val=""/>
      <w:lvlJc w:val="left"/>
      <w:pPr>
        <w:ind w:left="7200" w:hanging="360"/>
      </w:pPr>
      <w:rPr>
        <w:rFonts w:ascii="Wingdings" w:hAnsi="Wingdings" w:hint="default"/>
      </w:rPr>
    </w:lvl>
  </w:abstractNum>
  <w:abstractNum w:abstractNumId="43" w15:restartNumberingAfterBreak="0">
    <w:nsid w:val="6D0A6BA1"/>
    <w:multiLevelType w:val="hybridMultilevel"/>
    <w:tmpl w:val="0CE2996C"/>
    <w:lvl w:ilvl="0" w:tplc="21DA2BD4">
      <w:start w:val="2"/>
      <w:numFmt w:val="bullet"/>
      <w:pStyle w:val="List1"/>
      <w:lvlText w:val="-"/>
      <w:lvlJc w:val="left"/>
      <w:pPr>
        <w:ind w:left="1070" w:hanging="360"/>
      </w:pPr>
    </w:lvl>
    <w:lvl w:ilvl="1" w:tplc="2B167A74">
      <w:start w:val="1"/>
      <w:numFmt w:val="bullet"/>
      <w:lvlText w:val="o"/>
      <w:lvlJc w:val="left"/>
      <w:pPr>
        <w:ind w:left="1505" w:hanging="360"/>
      </w:pPr>
      <w:rPr>
        <w:rFonts w:ascii="Courier New" w:hAnsi="Courier New" w:cs="Courier New" w:hint="default"/>
        <w:color w:val="auto"/>
      </w:rPr>
    </w:lvl>
    <w:lvl w:ilvl="2" w:tplc="2534AEBC">
      <w:start w:val="1"/>
      <w:numFmt w:val="bullet"/>
      <w:lvlText w:val=""/>
      <w:lvlJc w:val="left"/>
      <w:pPr>
        <w:ind w:left="2225" w:hanging="360"/>
      </w:pPr>
      <w:rPr>
        <w:rFonts w:ascii="Wingdings" w:hAnsi="Wingdings" w:hint="default"/>
      </w:rPr>
    </w:lvl>
    <w:lvl w:ilvl="3" w:tplc="FA1EF9C8">
      <w:start w:val="1"/>
      <w:numFmt w:val="bullet"/>
      <w:lvlText w:val=""/>
      <w:lvlJc w:val="left"/>
      <w:pPr>
        <w:ind w:left="2945" w:hanging="360"/>
      </w:pPr>
      <w:rPr>
        <w:rFonts w:ascii="Symbol" w:hAnsi="Symbol" w:hint="default"/>
      </w:rPr>
    </w:lvl>
    <w:lvl w:ilvl="4" w:tplc="2A02FFE2">
      <w:start w:val="1"/>
      <w:numFmt w:val="bullet"/>
      <w:lvlText w:val="o"/>
      <w:lvlJc w:val="left"/>
      <w:pPr>
        <w:ind w:left="3665" w:hanging="360"/>
      </w:pPr>
      <w:rPr>
        <w:rFonts w:ascii="Courier New" w:hAnsi="Courier New" w:cs="Courier New" w:hint="default"/>
      </w:rPr>
    </w:lvl>
    <w:lvl w:ilvl="5" w:tplc="3FD68A04">
      <w:start w:val="1"/>
      <w:numFmt w:val="bullet"/>
      <w:lvlText w:val=""/>
      <w:lvlJc w:val="left"/>
      <w:pPr>
        <w:ind w:left="4385" w:hanging="360"/>
      </w:pPr>
      <w:rPr>
        <w:rFonts w:ascii="Wingdings" w:hAnsi="Wingdings" w:hint="default"/>
      </w:rPr>
    </w:lvl>
    <w:lvl w:ilvl="6" w:tplc="249A7BEE">
      <w:start w:val="1"/>
      <w:numFmt w:val="bullet"/>
      <w:lvlText w:val=""/>
      <w:lvlJc w:val="left"/>
      <w:pPr>
        <w:ind w:left="5105" w:hanging="360"/>
      </w:pPr>
      <w:rPr>
        <w:rFonts w:ascii="Symbol" w:hAnsi="Symbol" w:hint="default"/>
      </w:rPr>
    </w:lvl>
    <w:lvl w:ilvl="7" w:tplc="D58A86F2">
      <w:start w:val="1"/>
      <w:numFmt w:val="bullet"/>
      <w:lvlText w:val="o"/>
      <w:lvlJc w:val="left"/>
      <w:pPr>
        <w:ind w:left="5825" w:hanging="360"/>
      </w:pPr>
      <w:rPr>
        <w:rFonts w:ascii="Courier New" w:hAnsi="Courier New" w:cs="Courier New" w:hint="default"/>
      </w:rPr>
    </w:lvl>
    <w:lvl w:ilvl="8" w:tplc="630E67D2">
      <w:start w:val="1"/>
      <w:numFmt w:val="bullet"/>
      <w:lvlText w:val=""/>
      <w:lvlJc w:val="left"/>
      <w:pPr>
        <w:ind w:left="6545" w:hanging="360"/>
      </w:pPr>
      <w:rPr>
        <w:rFonts w:ascii="Wingdings" w:hAnsi="Wingdings" w:hint="default"/>
      </w:rPr>
    </w:lvl>
  </w:abstractNum>
  <w:abstractNum w:abstractNumId="44" w15:restartNumberingAfterBreak="0">
    <w:nsid w:val="6F544AC5"/>
    <w:multiLevelType w:val="hybridMultilevel"/>
    <w:tmpl w:val="548C085C"/>
    <w:lvl w:ilvl="0" w:tplc="2C80B1F6">
      <w:numFmt w:val="bullet"/>
      <w:pStyle w:val="Bullet01"/>
      <w:lvlText w:val="-"/>
      <w:lvlJc w:val="left"/>
      <w:pPr>
        <w:ind w:left="786" w:hanging="360"/>
      </w:pPr>
      <w:rPr>
        <w:rFonts w:ascii="Times New Roman" w:eastAsia="Times New Roman" w:hAnsi="Times New Roman" w:cs="Times New Roman" w:hint="default"/>
      </w:rPr>
    </w:lvl>
    <w:lvl w:ilvl="1" w:tplc="6624E4D4">
      <w:start w:val="1"/>
      <w:numFmt w:val="bullet"/>
      <w:pStyle w:val="Bullet02"/>
      <w:lvlText w:val="o"/>
      <w:lvlJc w:val="left"/>
      <w:pPr>
        <w:ind w:left="3537" w:hanging="360"/>
      </w:pPr>
      <w:rPr>
        <w:rFonts w:ascii="Courier New" w:hAnsi="Courier New" w:cs="Courier New" w:hint="default"/>
      </w:rPr>
    </w:lvl>
    <w:lvl w:ilvl="2" w:tplc="04090005">
      <w:start w:val="1"/>
      <w:numFmt w:val="bullet"/>
      <w:lvlText w:val=""/>
      <w:lvlJc w:val="left"/>
      <w:pPr>
        <w:ind w:left="4257" w:hanging="360"/>
      </w:pPr>
      <w:rPr>
        <w:rFonts w:ascii="Wingdings" w:hAnsi="Wingdings" w:hint="default"/>
      </w:rPr>
    </w:lvl>
    <w:lvl w:ilvl="3" w:tplc="04090001">
      <w:start w:val="1"/>
      <w:numFmt w:val="bullet"/>
      <w:lvlText w:val=""/>
      <w:lvlJc w:val="left"/>
      <w:pPr>
        <w:ind w:left="4977" w:hanging="360"/>
      </w:pPr>
      <w:rPr>
        <w:rFonts w:ascii="Symbol" w:hAnsi="Symbol" w:hint="default"/>
      </w:rPr>
    </w:lvl>
    <w:lvl w:ilvl="4" w:tplc="04090003" w:tentative="1">
      <w:start w:val="1"/>
      <w:numFmt w:val="bullet"/>
      <w:lvlText w:val="o"/>
      <w:lvlJc w:val="left"/>
      <w:pPr>
        <w:ind w:left="5697" w:hanging="360"/>
      </w:pPr>
      <w:rPr>
        <w:rFonts w:ascii="Courier New" w:hAnsi="Courier New" w:cs="Courier New" w:hint="default"/>
      </w:rPr>
    </w:lvl>
    <w:lvl w:ilvl="5" w:tplc="04090005" w:tentative="1">
      <w:start w:val="1"/>
      <w:numFmt w:val="bullet"/>
      <w:lvlText w:val=""/>
      <w:lvlJc w:val="left"/>
      <w:pPr>
        <w:ind w:left="6417" w:hanging="360"/>
      </w:pPr>
      <w:rPr>
        <w:rFonts w:ascii="Wingdings" w:hAnsi="Wingdings" w:hint="default"/>
      </w:rPr>
    </w:lvl>
    <w:lvl w:ilvl="6" w:tplc="04090001" w:tentative="1">
      <w:start w:val="1"/>
      <w:numFmt w:val="bullet"/>
      <w:lvlText w:val=""/>
      <w:lvlJc w:val="left"/>
      <w:pPr>
        <w:ind w:left="7137" w:hanging="360"/>
      </w:pPr>
      <w:rPr>
        <w:rFonts w:ascii="Symbol" w:hAnsi="Symbol" w:hint="default"/>
      </w:rPr>
    </w:lvl>
    <w:lvl w:ilvl="7" w:tplc="04090003" w:tentative="1">
      <w:start w:val="1"/>
      <w:numFmt w:val="bullet"/>
      <w:lvlText w:val="o"/>
      <w:lvlJc w:val="left"/>
      <w:pPr>
        <w:ind w:left="7857" w:hanging="360"/>
      </w:pPr>
      <w:rPr>
        <w:rFonts w:ascii="Courier New" w:hAnsi="Courier New" w:cs="Courier New" w:hint="default"/>
      </w:rPr>
    </w:lvl>
    <w:lvl w:ilvl="8" w:tplc="04090005" w:tentative="1">
      <w:start w:val="1"/>
      <w:numFmt w:val="bullet"/>
      <w:lvlText w:val=""/>
      <w:lvlJc w:val="left"/>
      <w:pPr>
        <w:ind w:left="8577" w:hanging="360"/>
      </w:pPr>
      <w:rPr>
        <w:rFonts w:ascii="Wingdings" w:hAnsi="Wingdings" w:hint="default"/>
      </w:rPr>
    </w:lvl>
  </w:abstractNum>
  <w:abstractNum w:abstractNumId="45" w15:restartNumberingAfterBreak="0">
    <w:nsid w:val="749F42C4"/>
    <w:multiLevelType w:val="hybridMultilevel"/>
    <w:tmpl w:val="2E82BA26"/>
    <w:lvl w:ilvl="0" w:tplc="FC2EF5E4">
      <w:start w:val="3"/>
      <w:numFmt w:val="bullet"/>
      <w:pStyle w:val="Normal3"/>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5534D59"/>
    <w:multiLevelType w:val="hybridMultilevel"/>
    <w:tmpl w:val="D96EE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6C7041"/>
    <w:multiLevelType w:val="hybridMultilevel"/>
    <w:tmpl w:val="9EA25438"/>
    <w:lvl w:ilvl="0" w:tplc="0C72D77E">
      <w:start w:val="1"/>
      <w:numFmt w:val="decimal"/>
      <w:pStyle w:val="Caption"/>
      <w:lvlText w:val="Hình %1."/>
      <w:lvlJc w:val="center"/>
      <w:pPr>
        <w:ind w:left="717" w:hanging="360"/>
      </w:pPr>
      <w:rPr>
        <w:rFonts w:ascii="Times New Roman" w:hAnsi="Times New Roman" w:hint="default"/>
        <w:b w:val="0"/>
        <w:bCs w:val="0"/>
        <w:i w:val="0"/>
        <w:iCs w:val="0"/>
        <w:caps w:val="0"/>
        <w:smallCaps w:val="0"/>
        <w:strike w:val="0"/>
        <w:dstrike w:val="0"/>
        <w:vanish w:val="0"/>
        <w:color w:val="000000"/>
        <w:spacing w:val="0"/>
        <w:kern w:val="0"/>
        <w:position w:val="0"/>
        <w:sz w:val="28"/>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87792A"/>
    <w:multiLevelType w:val="hybridMultilevel"/>
    <w:tmpl w:val="1ECCCB0A"/>
    <w:lvl w:ilvl="0" w:tplc="0809000F">
      <w:start w:val="1"/>
      <w:numFmt w:val="decimal"/>
      <w:lvlText w:val="%1."/>
      <w:lvlJc w:val="left"/>
      <w:pPr>
        <w:ind w:left="3905" w:hanging="360"/>
      </w:pPr>
      <w:rPr>
        <w:rFonts w:hint="default"/>
      </w:rPr>
    </w:lvl>
    <w:lvl w:ilvl="1" w:tplc="FFFFFFFF">
      <w:start w:val="1"/>
      <w:numFmt w:val="lowerLetter"/>
      <w:lvlText w:val="%2."/>
      <w:lvlJc w:val="left"/>
      <w:pPr>
        <w:ind w:left="4625" w:hanging="360"/>
      </w:pPr>
    </w:lvl>
    <w:lvl w:ilvl="2" w:tplc="FFFFFFFF" w:tentative="1">
      <w:start w:val="1"/>
      <w:numFmt w:val="lowerRoman"/>
      <w:lvlText w:val="%3."/>
      <w:lvlJc w:val="right"/>
      <w:pPr>
        <w:ind w:left="5345" w:hanging="180"/>
      </w:pPr>
    </w:lvl>
    <w:lvl w:ilvl="3" w:tplc="FFFFFFFF" w:tentative="1">
      <w:start w:val="1"/>
      <w:numFmt w:val="decimal"/>
      <w:lvlText w:val="%4."/>
      <w:lvlJc w:val="left"/>
      <w:pPr>
        <w:ind w:left="6065" w:hanging="360"/>
      </w:pPr>
    </w:lvl>
    <w:lvl w:ilvl="4" w:tplc="FFFFFFFF" w:tentative="1">
      <w:start w:val="1"/>
      <w:numFmt w:val="lowerLetter"/>
      <w:lvlText w:val="%5."/>
      <w:lvlJc w:val="left"/>
      <w:pPr>
        <w:ind w:left="6785" w:hanging="360"/>
      </w:pPr>
    </w:lvl>
    <w:lvl w:ilvl="5" w:tplc="FFFFFFFF" w:tentative="1">
      <w:start w:val="1"/>
      <w:numFmt w:val="lowerRoman"/>
      <w:lvlText w:val="%6."/>
      <w:lvlJc w:val="right"/>
      <w:pPr>
        <w:ind w:left="7505" w:hanging="180"/>
      </w:pPr>
    </w:lvl>
    <w:lvl w:ilvl="6" w:tplc="FFFFFFFF" w:tentative="1">
      <w:start w:val="1"/>
      <w:numFmt w:val="decimal"/>
      <w:lvlText w:val="%7."/>
      <w:lvlJc w:val="left"/>
      <w:pPr>
        <w:ind w:left="8225" w:hanging="360"/>
      </w:pPr>
    </w:lvl>
    <w:lvl w:ilvl="7" w:tplc="FFFFFFFF" w:tentative="1">
      <w:start w:val="1"/>
      <w:numFmt w:val="lowerLetter"/>
      <w:lvlText w:val="%8."/>
      <w:lvlJc w:val="left"/>
      <w:pPr>
        <w:ind w:left="8945" w:hanging="360"/>
      </w:pPr>
    </w:lvl>
    <w:lvl w:ilvl="8" w:tplc="FFFFFFFF" w:tentative="1">
      <w:start w:val="1"/>
      <w:numFmt w:val="lowerRoman"/>
      <w:lvlText w:val="%9."/>
      <w:lvlJc w:val="right"/>
      <w:pPr>
        <w:ind w:left="9665" w:hanging="180"/>
      </w:pPr>
    </w:lvl>
  </w:abstractNum>
  <w:abstractNum w:abstractNumId="49" w15:restartNumberingAfterBreak="0">
    <w:nsid w:val="7B873621"/>
    <w:multiLevelType w:val="hybridMultilevel"/>
    <w:tmpl w:val="BC3A9F36"/>
    <w:lvl w:ilvl="0" w:tplc="FFFFFFFF">
      <w:start w:val="1"/>
      <w:numFmt w:val="decimal"/>
      <w:lvlText w:val="%1."/>
      <w:lvlJc w:val="left"/>
      <w:pPr>
        <w:ind w:left="1800" w:hanging="360"/>
      </w:pPr>
      <w:rPr>
        <w:rFonts w:hint="default"/>
      </w:rPr>
    </w:lvl>
    <w:lvl w:ilvl="1" w:tplc="8EB43A86">
      <w:start w:val="1"/>
      <w:numFmt w:val="bullet"/>
      <w:lvlText w:val="-"/>
      <w:lvlJc w:val="left"/>
      <w:pPr>
        <w:ind w:left="1778" w:hanging="360"/>
      </w:pPr>
      <w:rPr>
        <w:rFonts w:ascii="Times New Roman" w:hAnsi="Times New Roman" w:cs="Times New Roman" w:hint="default"/>
        <w:color w:val="auto"/>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abstractNumId w:val="3"/>
  </w:num>
  <w:num w:numId="2">
    <w:abstractNumId w:val="41"/>
  </w:num>
  <w:num w:numId="3">
    <w:abstractNumId w:val="39"/>
  </w:num>
  <w:num w:numId="4">
    <w:abstractNumId w:val="22"/>
  </w:num>
  <w:num w:numId="5">
    <w:abstractNumId w:val="38"/>
  </w:num>
  <w:num w:numId="6">
    <w:abstractNumId w:val="19"/>
  </w:num>
  <w:num w:numId="7">
    <w:abstractNumId w:val="25"/>
  </w:num>
  <w:num w:numId="8">
    <w:abstractNumId w:val="5"/>
  </w:num>
  <w:num w:numId="9">
    <w:abstractNumId w:val="43"/>
  </w:num>
  <w:num w:numId="10">
    <w:abstractNumId w:val="20"/>
  </w:num>
  <w:num w:numId="11">
    <w:abstractNumId w:val="26"/>
  </w:num>
  <w:num w:numId="12">
    <w:abstractNumId w:val="44"/>
  </w:num>
  <w:num w:numId="13">
    <w:abstractNumId w:val="14"/>
  </w:num>
  <w:num w:numId="14">
    <w:abstractNumId w:val="47"/>
  </w:num>
  <w:num w:numId="15">
    <w:abstractNumId w:val="36"/>
  </w:num>
  <w:num w:numId="16">
    <w:abstractNumId w:val="30"/>
  </w:num>
  <w:num w:numId="17">
    <w:abstractNumId w:val="1"/>
  </w:num>
  <w:num w:numId="18">
    <w:abstractNumId w:val="45"/>
  </w:num>
  <w:num w:numId="19">
    <w:abstractNumId w:val="24"/>
  </w:num>
  <w:num w:numId="20">
    <w:abstractNumId w:val="34"/>
  </w:num>
  <w:num w:numId="21">
    <w:abstractNumId w:val="31"/>
  </w:num>
  <w:num w:numId="22">
    <w:abstractNumId w:val="32"/>
  </w:num>
  <w:num w:numId="23">
    <w:abstractNumId w:val="17"/>
  </w:num>
  <w:num w:numId="24">
    <w:abstractNumId w:val="0"/>
  </w:num>
  <w:num w:numId="25">
    <w:abstractNumId w:val="33"/>
  </w:num>
  <w:num w:numId="26">
    <w:abstractNumId w:val="29"/>
  </w:num>
  <w:num w:numId="27">
    <w:abstractNumId w:val="18"/>
  </w:num>
  <w:num w:numId="28">
    <w:abstractNumId w:val="35"/>
  </w:num>
  <w:num w:numId="29">
    <w:abstractNumId w:val="11"/>
  </w:num>
  <w:num w:numId="30">
    <w:abstractNumId w:val="4"/>
  </w:num>
  <w:num w:numId="31">
    <w:abstractNumId w:val="8"/>
  </w:num>
  <w:num w:numId="32">
    <w:abstractNumId w:val="40"/>
  </w:num>
  <w:num w:numId="33">
    <w:abstractNumId w:val="15"/>
  </w:num>
  <w:num w:numId="34">
    <w:abstractNumId w:val="37"/>
  </w:num>
  <w:num w:numId="35">
    <w:abstractNumId w:val="42"/>
  </w:num>
  <w:num w:numId="36">
    <w:abstractNumId w:val="2"/>
  </w:num>
  <w:num w:numId="37">
    <w:abstractNumId w:val="16"/>
  </w:num>
  <w:num w:numId="38">
    <w:abstractNumId w:val="21"/>
  </w:num>
  <w:num w:numId="39">
    <w:abstractNumId w:val="27"/>
  </w:num>
  <w:num w:numId="40">
    <w:abstractNumId w:val="13"/>
  </w:num>
  <w:num w:numId="41">
    <w:abstractNumId w:val="10"/>
  </w:num>
  <w:num w:numId="42">
    <w:abstractNumId w:val="23"/>
  </w:num>
  <w:num w:numId="43">
    <w:abstractNumId w:val="9"/>
  </w:num>
  <w:num w:numId="44">
    <w:abstractNumId w:val="28"/>
  </w:num>
  <w:num w:numId="45">
    <w:abstractNumId w:val="6"/>
  </w:num>
  <w:num w:numId="46">
    <w:abstractNumId w:val="48"/>
  </w:num>
  <w:num w:numId="47">
    <w:abstractNumId w:val="49"/>
  </w:num>
  <w:num w:numId="48">
    <w:abstractNumId w:val="13"/>
  </w:num>
  <w:num w:numId="49">
    <w:abstractNumId w:val="13"/>
  </w:num>
  <w:num w:numId="50">
    <w:abstractNumId w:val="13"/>
  </w:num>
  <w:num w:numId="51">
    <w:abstractNumId w:val="13"/>
  </w:num>
  <w:num w:numId="52">
    <w:abstractNumId w:val="46"/>
  </w:num>
  <w:num w:numId="53">
    <w:abstractNumId w:val="7"/>
  </w:num>
  <w:num w:numId="54">
    <w:abstractNumId w:val="12"/>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ames Vu">
    <w15:presenceInfo w15:providerId="None" w15:userId="James Vu"/>
  </w15:person>
  <w15:person w15:author="JamesVũ">
    <w15:presenceInfo w15:providerId="None" w15:userId="JamesVũ"/>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hideSpellingErrors/>
  <w:activeWritingStyle w:appName="MSWord" w:lang="fr-FR" w:vendorID="64" w:dllVersion="6" w:nlCheck="1" w:checkStyle="0"/>
  <w:activeWritingStyle w:appName="MSWord" w:lang="en-US" w:vendorID="64" w:dllVersion="6" w:nlCheck="1" w:checkStyle="0"/>
  <w:activeWritingStyle w:appName="MSWord" w:lang="en-GB" w:vendorID="64" w:dllVersion="6" w:nlCheck="1" w:checkStyle="0"/>
  <w:activeWritingStyle w:appName="MSWord" w:lang="en-CA"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pt-BR" w:vendorID="64" w:dllVersion="4096" w:nlCheck="1" w:checkStyle="0"/>
  <w:activeWritingStyle w:appName="MSWord" w:lang="pt-PT" w:vendorID="64" w:dllVersion="4096" w:nlCheck="1" w:checkStyle="0"/>
  <w:activeWritingStyle w:appName="MSWord" w:lang="en-US" w:vendorID="64" w:dllVersion="0" w:nlCheck="1" w:checkStyle="0"/>
  <w:activeWritingStyle w:appName="MSWord" w:lang="fr-FR" w:vendorID="64" w:dllVersion="0" w:nlCheck="1" w:checkStyle="0"/>
  <w:activeWritingStyle w:appName="MSWord" w:lang="nl-NL" w:vendorID="64" w:dllVersion="0" w:nlCheck="1" w:checkStyle="0"/>
  <w:activeWritingStyle w:appName="MSWord" w:lang="en-GB" w:vendorID="64" w:dllVersion="4096" w:nlCheck="1" w:checkStyle="0"/>
  <w:activeWritingStyle w:appName="MSWord" w:lang="nb-NO" w:vendorID="64" w:dllVersion="4096" w:nlCheck="1" w:checkStyle="0"/>
  <w:activeWritingStyle w:appName="MSWord" w:lang="en-GB" w:vendorID="64" w:dllVersion="0" w:nlCheck="1" w:checkStyle="0"/>
  <w:trackRevisions/>
  <w:documentProtection w:edit="readOnly" w:enforcement="0"/>
  <w:defaultTabStop w:val="720"/>
  <w:drawingGridHorizontalSpacing w:val="140"/>
  <w:drawingGridVerticalSpacing w:val="381"/>
  <w:displayHorizontalDrawingGridEvery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6A1"/>
    <w:rsid w:val="00000A3B"/>
    <w:rsid w:val="00000BF0"/>
    <w:rsid w:val="000012AF"/>
    <w:rsid w:val="00001387"/>
    <w:rsid w:val="00001851"/>
    <w:rsid w:val="00001B16"/>
    <w:rsid w:val="00002750"/>
    <w:rsid w:val="00003ECC"/>
    <w:rsid w:val="00005BE5"/>
    <w:rsid w:val="0000609D"/>
    <w:rsid w:val="00007A61"/>
    <w:rsid w:val="00010B25"/>
    <w:rsid w:val="00011B21"/>
    <w:rsid w:val="000124BC"/>
    <w:rsid w:val="000146AE"/>
    <w:rsid w:val="000154C9"/>
    <w:rsid w:val="000156D1"/>
    <w:rsid w:val="000164B9"/>
    <w:rsid w:val="00017215"/>
    <w:rsid w:val="00017535"/>
    <w:rsid w:val="00017AFB"/>
    <w:rsid w:val="00020EC2"/>
    <w:rsid w:val="00021C72"/>
    <w:rsid w:val="0002207A"/>
    <w:rsid w:val="00023817"/>
    <w:rsid w:val="000238E2"/>
    <w:rsid w:val="00025520"/>
    <w:rsid w:val="00025521"/>
    <w:rsid w:val="00025C6B"/>
    <w:rsid w:val="00026D1A"/>
    <w:rsid w:val="00026F1D"/>
    <w:rsid w:val="000306BA"/>
    <w:rsid w:val="0003135B"/>
    <w:rsid w:val="00031E40"/>
    <w:rsid w:val="0003379D"/>
    <w:rsid w:val="00033E82"/>
    <w:rsid w:val="00035D11"/>
    <w:rsid w:val="000369C7"/>
    <w:rsid w:val="00036EB7"/>
    <w:rsid w:val="00037D7C"/>
    <w:rsid w:val="00041482"/>
    <w:rsid w:val="000424D1"/>
    <w:rsid w:val="00042B18"/>
    <w:rsid w:val="00042E91"/>
    <w:rsid w:val="00042F9E"/>
    <w:rsid w:val="00043354"/>
    <w:rsid w:val="00044A35"/>
    <w:rsid w:val="00045D54"/>
    <w:rsid w:val="0004652C"/>
    <w:rsid w:val="00050246"/>
    <w:rsid w:val="00051D6C"/>
    <w:rsid w:val="000534D7"/>
    <w:rsid w:val="000552ED"/>
    <w:rsid w:val="00055916"/>
    <w:rsid w:val="00055D79"/>
    <w:rsid w:val="00056DC4"/>
    <w:rsid w:val="00057BC7"/>
    <w:rsid w:val="00060441"/>
    <w:rsid w:val="00060D3E"/>
    <w:rsid w:val="00061795"/>
    <w:rsid w:val="00061F41"/>
    <w:rsid w:val="000636F0"/>
    <w:rsid w:val="00063B40"/>
    <w:rsid w:val="00064007"/>
    <w:rsid w:val="00064129"/>
    <w:rsid w:val="0006668A"/>
    <w:rsid w:val="00071148"/>
    <w:rsid w:val="00071F17"/>
    <w:rsid w:val="00072B85"/>
    <w:rsid w:val="00073014"/>
    <w:rsid w:val="0007341C"/>
    <w:rsid w:val="00073B1C"/>
    <w:rsid w:val="0007408F"/>
    <w:rsid w:val="0007487A"/>
    <w:rsid w:val="00074A94"/>
    <w:rsid w:val="00074BA4"/>
    <w:rsid w:val="00074E52"/>
    <w:rsid w:val="000764F3"/>
    <w:rsid w:val="000765A1"/>
    <w:rsid w:val="00076646"/>
    <w:rsid w:val="000778B2"/>
    <w:rsid w:val="00077D58"/>
    <w:rsid w:val="000805A4"/>
    <w:rsid w:val="0008123A"/>
    <w:rsid w:val="000814BC"/>
    <w:rsid w:val="00081526"/>
    <w:rsid w:val="00081C19"/>
    <w:rsid w:val="00081ECA"/>
    <w:rsid w:val="00083BB6"/>
    <w:rsid w:val="000843E6"/>
    <w:rsid w:val="00084881"/>
    <w:rsid w:val="0008563E"/>
    <w:rsid w:val="000865B4"/>
    <w:rsid w:val="00086642"/>
    <w:rsid w:val="0008777A"/>
    <w:rsid w:val="00090591"/>
    <w:rsid w:val="00091642"/>
    <w:rsid w:val="00093102"/>
    <w:rsid w:val="000933CB"/>
    <w:rsid w:val="000935B6"/>
    <w:rsid w:val="00095200"/>
    <w:rsid w:val="000972A4"/>
    <w:rsid w:val="0009784D"/>
    <w:rsid w:val="000A1730"/>
    <w:rsid w:val="000A2747"/>
    <w:rsid w:val="000A2F75"/>
    <w:rsid w:val="000A4799"/>
    <w:rsid w:val="000A5A49"/>
    <w:rsid w:val="000A679B"/>
    <w:rsid w:val="000A6988"/>
    <w:rsid w:val="000A70FC"/>
    <w:rsid w:val="000A7F57"/>
    <w:rsid w:val="000B0260"/>
    <w:rsid w:val="000B0386"/>
    <w:rsid w:val="000B0ECC"/>
    <w:rsid w:val="000B12B0"/>
    <w:rsid w:val="000B1316"/>
    <w:rsid w:val="000B21DE"/>
    <w:rsid w:val="000B2B5C"/>
    <w:rsid w:val="000B2C9D"/>
    <w:rsid w:val="000B3644"/>
    <w:rsid w:val="000B4F2E"/>
    <w:rsid w:val="000B5D37"/>
    <w:rsid w:val="000B6050"/>
    <w:rsid w:val="000B6C1B"/>
    <w:rsid w:val="000C0253"/>
    <w:rsid w:val="000C0406"/>
    <w:rsid w:val="000C063A"/>
    <w:rsid w:val="000C0B41"/>
    <w:rsid w:val="000C17CE"/>
    <w:rsid w:val="000C1AFC"/>
    <w:rsid w:val="000C293F"/>
    <w:rsid w:val="000C3734"/>
    <w:rsid w:val="000C39EC"/>
    <w:rsid w:val="000C3F5D"/>
    <w:rsid w:val="000C4E5E"/>
    <w:rsid w:val="000C5419"/>
    <w:rsid w:val="000C5A09"/>
    <w:rsid w:val="000C6998"/>
    <w:rsid w:val="000C6E8F"/>
    <w:rsid w:val="000C7F6D"/>
    <w:rsid w:val="000D06D1"/>
    <w:rsid w:val="000D101A"/>
    <w:rsid w:val="000D1275"/>
    <w:rsid w:val="000D274D"/>
    <w:rsid w:val="000D2771"/>
    <w:rsid w:val="000D2B78"/>
    <w:rsid w:val="000D3532"/>
    <w:rsid w:val="000D3A68"/>
    <w:rsid w:val="000D55DE"/>
    <w:rsid w:val="000D594E"/>
    <w:rsid w:val="000D6685"/>
    <w:rsid w:val="000D6704"/>
    <w:rsid w:val="000D7E32"/>
    <w:rsid w:val="000D7E41"/>
    <w:rsid w:val="000E0EA6"/>
    <w:rsid w:val="000E22C4"/>
    <w:rsid w:val="000E2351"/>
    <w:rsid w:val="000E4A37"/>
    <w:rsid w:val="000E4C2A"/>
    <w:rsid w:val="000E5966"/>
    <w:rsid w:val="000E630E"/>
    <w:rsid w:val="000E6597"/>
    <w:rsid w:val="000E75C9"/>
    <w:rsid w:val="000E7ADA"/>
    <w:rsid w:val="000E7B84"/>
    <w:rsid w:val="000F1B10"/>
    <w:rsid w:val="000F29BD"/>
    <w:rsid w:val="000F29F8"/>
    <w:rsid w:val="000F44E5"/>
    <w:rsid w:val="000F5B5A"/>
    <w:rsid w:val="000F5D19"/>
    <w:rsid w:val="000F61C7"/>
    <w:rsid w:val="000F6592"/>
    <w:rsid w:val="00100158"/>
    <w:rsid w:val="00100E0B"/>
    <w:rsid w:val="00100F3F"/>
    <w:rsid w:val="00101290"/>
    <w:rsid w:val="00101F4F"/>
    <w:rsid w:val="001022C3"/>
    <w:rsid w:val="001039FF"/>
    <w:rsid w:val="00103AF4"/>
    <w:rsid w:val="00106E86"/>
    <w:rsid w:val="00107796"/>
    <w:rsid w:val="00107AAD"/>
    <w:rsid w:val="001100CE"/>
    <w:rsid w:val="00110BA6"/>
    <w:rsid w:val="00111A58"/>
    <w:rsid w:val="00111D9B"/>
    <w:rsid w:val="001132B9"/>
    <w:rsid w:val="001147EB"/>
    <w:rsid w:val="00114B76"/>
    <w:rsid w:val="00115B9E"/>
    <w:rsid w:val="00116B84"/>
    <w:rsid w:val="001170CE"/>
    <w:rsid w:val="00117793"/>
    <w:rsid w:val="00117A1D"/>
    <w:rsid w:val="00117A9F"/>
    <w:rsid w:val="00117D15"/>
    <w:rsid w:val="0012002F"/>
    <w:rsid w:val="00120C42"/>
    <w:rsid w:val="00124472"/>
    <w:rsid w:val="00124D0D"/>
    <w:rsid w:val="0012592B"/>
    <w:rsid w:val="00127515"/>
    <w:rsid w:val="00127D56"/>
    <w:rsid w:val="001303AD"/>
    <w:rsid w:val="001306E9"/>
    <w:rsid w:val="00130D42"/>
    <w:rsid w:val="00130EA9"/>
    <w:rsid w:val="00131EA8"/>
    <w:rsid w:val="001323DC"/>
    <w:rsid w:val="001329E3"/>
    <w:rsid w:val="001332D8"/>
    <w:rsid w:val="0013391D"/>
    <w:rsid w:val="001362F5"/>
    <w:rsid w:val="00136A5F"/>
    <w:rsid w:val="00136E00"/>
    <w:rsid w:val="00137441"/>
    <w:rsid w:val="00137563"/>
    <w:rsid w:val="001377FD"/>
    <w:rsid w:val="0013787B"/>
    <w:rsid w:val="001401F9"/>
    <w:rsid w:val="00140731"/>
    <w:rsid w:val="00140D6A"/>
    <w:rsid w:val="00140F8D"/>
    <w:rsid w:val="001412B6"/>
    <w:rsid w:val="001415BD"/>
    <w:rsid w:val="00141ACA"/>
    <w:rsid w:val="00141CBD"/>
    <w:rsid w:val="001454A5"/>
    <w:rsid w:val="0014629D"/>
    <w:rsid w:val="001470A9"/>
    <w:rsid w:val="001505C1"/>
    <w:rsid w:val="00150B19"/>
    <w:rsid w:val="001516D7"/>
    <w:rsid w:val="00151F99"/>
    <w:rsid w:val="001539B1"/>
    <w:rsid w:val="00153DE0"/>
    <w:rsid w:val="001547AA"/>
    <w:rsid w:val="0015535F"/>
    <w:rsid w:val="0015539C"/>
    <w:rsid w:val="00157BD3"/>
    <w:rsid w:val="00157FFA"/>
    <w:rsid w:val="00160B51"/>
    <w:rsid w:val="00161B8F"/>
    <w:rsid w:val="00161C26"/>
    <w:rsid w:val="0016255F"/>
    <w:rsid w:val="0016257F"/>
    <w:rsid w:val="00162649"/>
    <w:rsid w:val="001642B0"/>
    <w:rsid w:val="00164AE4"/>
    <w:rsid w:val="0016531F"/>
    <w:rsid w:val="00165FE6"/>
    <w:rsid w:val="001665E8"/>
    <w:rsid w:val="00166E30"/>
    <w:rsid w:val="001676E1"/>
    <w:rsid w:val="00167B8E"/>
    <w:rsid w:val="00167CE0"/>
    <w:rsid w:val="00167DE2"/>
    <w:rsid w:val="0017102A"/>
    <w:rsid w:val="00171542"/>
    <w:rsid w:val="00171AE5"/>
    <w:rsid w:val="001720F8"/>
    <w:rsid w:val="00172AED"/>
    <w:rsid w:val="00172FED"/>
    <w:rsid w:val="0017349D"/>
    <w:rsid w:val="00173970"/>
    <w:rsid w:val="00173E3F"/>
    <w:rsid w:val="0017606D"/>
    <w:rsid w:val="0017635D"/>
    <w:rsid w:val="00176864"/>
    <w:rsid w:val="001771CC"/>
    <w:rsid w:val="00177529"/>
    <w:rsid w:val="00177A80"/>
    <w:rsid w:val="0018145E"/>
    <w:rsid w:val="00181460"/>
    <w:rsid w:val="001826C5"/>
    <w:rsid w:val="00182B0A"/>
    <w:rsid w:val="00183136"/>
    <w:rsid w:val="00184C10"/>
    <w:rsid w:val="0018521E"/>
    <w:rsid w:val="001855C9"/>
    <w:rsid w:val="0018629D"/>
    <w:rsid w:val="001873A6"/>
    <w:rsid w:val="00187BCF"/>
    <w:rsid w:val="00190941"/>
    <w:rsid w:val="00190AB1"/>
    <w:rsid w:val="00190CC6"/>
    <w:rsid w:val="0019201A"/>
    <w:rsid w:val="00192310"/>
    <w:rsid w:val="001923D4"/>
    <w:rsid w:val="00197531"/>
    <w:rsid w:val="00197552"/>
    <w:rsid w:val="00197AAC"/>
    <w:rsid w:val="00197C53"/>
    <w:rsid w:val="001A0803"/>
    <w:rsid w:val="001A0B74"/>
    <w:rsid w:val="001A0E3D"/>
    <w:rsid w:val="001A117B"/>
    <w:rsid w:val="001A22CC"/>
    <w:rsid w:val="001A3B38"/>
    <w:rsid w:val="001A4134"/>
    <w:rsid w:val="001A451A"/>
    <w:rsid w:val="001A5E09"/>
    <w:rsid w:val="001A6236"/>
    <w:rsid w:val="001A6369"/>
    <w:rsid w:val="001A6C32"/>
    <w:rsid w:val="001A70F1"/>
    <w:rsid w:val="001A7187"/>
    <w:rsid w:val="001A75AE"/>
    <w:rsid w:val="001A762E"/>
    <w:rsid w:val="001B1EF9"/>
    <w:rsid w:val="001B354A"/>
    <w:rsid w:val="001B3CC1"/>
    <w:rsid w:val="001B4159"/>
    <w:rsid w:val="001B609E"/>
    <w:rsid w:val="001B7104"/>
    <w:rsid w:val="001B7A41"/>
    <w:rsid w:val="001C149C"/>
    <w:rsid w:val="001C1BC7"/>
    <w:rsid w:val="001C3455"/>
    <w:rsid w:val="001C41CB"/>
    <w:rsid w:val="001C44A8"/>
    <w:rsid w:val="001C572E"/>
    <w:rsid w:val="001C6FE3"/>
    <w:rsid w:val="001C7BA7"/>
    <w:rsid w:val="001C7DE5"/>
    <w:rsid w:val="001D0680"/>
    <w:rsid w:val="001D0C78"/>
    <w:rsid w:val="001D115C"/>
    <w:rsid w:val="001D1D07"/>
    <w:rsid w:val="001D28A6"/>
    <w:rsid w:val="001D2A9F"/>
    <w:rsid w:val="001D3470"/>
    <w:rsid w:val="001D3761"/>
    <w:rsid w:val="001D39E1"/>
    <w:rsid w:val="001D458C"/>
    <w:rsid w:val="001D4992"/>
    <w:rsid w:val="001D4C50"/>
    <w:rsid w:val="001D56BB"/>
    <w:rsid w:val="001D6206"/>
    <w:rsid w:val="001D6BCA"/>
    <w:rsid w:val="001D6F2B"/>
    <w:rsid w:val="001D7CAD"/>
    <w:rsid w:val="001E006D"/>
    <w:rsid w:val="001E18A7"/>
    <w:rsid w:val="001E19DB"/>
    <w:rsid w:val="001E1A56"/>
    <w:rsid w:val="001E233B"/>
    <w:rsid w:val="001E34A7"/>
    <w:rsid w:val="001E3C55"/>
    <w:rsid w:val="001E69C7"/>
    <w:rsid w:val="001E7202"/>
    <w:rsid w:val="001E763B"/>
    <w:rsid w:val="001E7D70"/>
    <w:rsid w:val="001F08AC"/>
    <w:rsid w:val="001F1615"/>
    <w:rsid w:val="001F18E5"/>
    <w:rsid w:val="001F20F3"/>
    <w:rsid w:val="001F3DF5"/>
    <w:rsid w:val="001F4335"/>
    <w:rsid w:val="001F49E5"/>
    <w:rsid w:val="001F60ED"/>
    <w:rsid w:val="001F6460"/>
    <w:rsid w:val="001F6956"/>
    <w:rsid w:val="001F6E97"/>
    <w:rsid w:val="001F782A"/>
    <w:rsid w:val="001F7855"/>
    <w:rsid w:val="001F7A4B"/>
    <w:rsid w:val="00200FFF"/>
    <w:rsid w:val="002028DE"/>
    <w:rsid w:val="002036BE"/>
    <w:rsid w:val="002044FC"/>
    <w:rsid w:val="00204970"/>
    <w:rsid w:val="002052A7"/>
    <w:rsid w:val="00205A1A"/>
    <w:rsid w:val="002064C9"/>
    <w:rsid w:val="00206905"/>
    <w:rsid w:val="00206E48"/>
    <w:rsid w:val="00206F27"/>
    <w:rsid w:val="00207036"/>
    <w:rsid w:val="00207C92"/>
    <w:rsid w:val="0021008E"/>
    <w:rsid w:val="002104EF"/>
    <w:rsid w:val="00210BBE"/>
    <w:rsid w:val="00211562"/>
    <w:rsid w:val="002115F1"/>
    <w:rsid w:val="002117FA"/>
    <w:rsid w:val="00211E43"/>
    <w:rsid w:val="00213238"/>
    <w:rsid w:val="00213AE9"/>
    <w:rsid w:val="00213DF7"/>
    <w:rsid w:val="00214196"/>
    <w:rsid w:val="0021484D"/>
    <w:rsid w:val="00215733"/>
    <w:rsid w:val="00215AC9"/>
    <w:rsid w:val="002166C3"/>
    <w:rsid w:val="002175A8"/>
    <w:rsid w:val="00217BE1"/>
    <w:rsid w:val="002200E2"/>
    <w:rsid w:val="002210C6"/>
    <w:rsid w:val="002222B2"/>
    <w:rsid w:val="00222E43"/>
    <w:rsid w:val="002239C3"/>
    <w:rsid w:val="002241A2"/>
    <w:rsid w:val="00224CA8"/>
    <w:rsid w:val="00225158"/>
    <w:rsid w:val="00225340"/>
    <w:rsid w:val="002264E4"/>
    <w:rsid w:val="002268C4"/>
    <w:rsid w:val="00226CDB"/>
    <w:rsid w:val="00226EBA"/>
    <w:rsid w:val="00227FB3"/>
    <w:rsid w:val="00230890"/>
    <w:rsid w:val="00230918"/>
    <w:rsid w:val="00230947"/>
    <w:rsid w:val="00230BB1"/>
    <w:rsid w:val="00231217"/>
    <w:rsid w:val="00233153"/>
    <w:rsid w:val="00235134"/>
    <w:rsid w:val="00236186"/>
    <w:rsid w:val="00236728"/>
    <w:rsid w:val="00237F43"/>
    <w:rsid w:val="00240B7C"/>
    <w:rsid w:val="002427A8"/>
    <w:rsid w:val="00243683"/>
    <w:rsid w:val="00244B25"/>
    <w:rsid w:val="00245089"/>
    <w:rsid w:val="00245491"/>
    <w:rsid w:val="00245613"/>
    <w:rsid w:val="002456A2"/>
    <w:rsid w:val="002467B0"/>
    <w:rsid w:val="00246EC2"/>
    <w:rsid w:val="002479A0"/>
    <w:rsid w:val="0025074E"/>
    <w:rsid w:val="002508A7"/>
    <w:rsid w:val="00252415"/>
    <w:rsid w:val="002525E3"/>
    <w:rsid w:val="002528BB"/>
    <w:rsid w:val="00253000"/>
    <w:rsid w:val="0025377A"/>
    <w:rsid w:val="00253BD2"/>
    <w:rsid w:val="00253D4F"/>
    <w:rsid w:val="00254339"/>
    <w:rsid w:val="00254737"/>
    <w:rsid w:val="002548D6"/>
    <w:rsid w:val="00254AB1"/>
    <w:rsid w:val="00254AC7"/>
    <w:rsid w:val="002550CE"/>
    <w:rsid w:val="002556CF"/>
    <w:rsid w:val="00256C5E"/>
    <w:rsid w:val="002572DD"/>
    <w:rsid w:val="002609B1"/>
    <w:rsid w:val="00261836"/>
    <w:rsid w:val="00261E60"/>
    <w:rsid w:val="00262BF1"/>
    <w:rsid w:val="00262C1C"/>
    <w:rsid w:val="002636D0"/>
    <w:rsid w:val="0026395B"/>
    <w:rsid w:val="00264F41"/>
    <w:rsid w:val="0026514F"/>
    <w:rsid w:val="0026588D"/>
    <w:rsid w:val="00265FA1"/>
    <w:rsid w:val="002661CE"/>
    <w:rsid w:val="00271C44"/>
    <w:rsid w:val="002720EF"/>
    <w:rsid w:val="00273175"/>
    <w:rsid w:val="00273235"/>
    <w:rsid w:val="00273ABE"/>
    <w:rsid w:val="002755B2"/>
    <w:rsid w:val="00277C28"/>
    <w:rsid w:val="00277FFD"/>
    <w:rsid w:val="00280CEA"/>
    <w:rsid w:val="0028150A"/>
    <w:rsid w:val="0028199F"/>
    <w:rsid w:val="00281BC6"/>
    <w:rsid w:val="0028250C"/>
    <w:rsid w:val="00282C5B"/>
    <w:rsid w:val="00283429"/>
    <w:rsid w:val="0028371C"/>
    <w:rsid w:val="00284689"/>
    <w:rsid w:val="00285030"/>
    <w:rsid w:val="00285BC5"/>
    <w:rsid w:val="00287483"/>
    <w:rsid w:val="00287852"/>
    <w:rsid w:val="00287E47"/>
    <w:rsid w:val="00290303"/>
    <w:rsid w:val="00290DF9"/>
    <w:rsid w:val="00291A3F"/>
    <w:rsid w:val="002921FA"/>
    <w:rsid w:val="00292A45"/>
    <w:rsid w:val="00293FE0"/>
    <w:rsid w:val="002940FF"/>
    <w:rsid w:val="00295B9B"/>
    <w:rsid w:val="00296E68"/>
    <w:rsid w:val="0029771C"/>
    <w:rsid w:val="002A107B"/>
    <w:rsid w:val="002A15F4"/>
    <w:rsid w:val="002A2EC1"/>
    <w:rsid w:val="002A3672"/>
    <w:rsid w:val="002A3673"/>
    <w:rsid w:val="002A4EB8"/>
    <w:rsid w:val="002A55E4"/>
    <w:rsid w:val="002A654F"/>
    <w:rsid w:val="002A7377"/>
    <w:rsid w:val="002A7E87"/>
    <w:rsid w:val="002B020C"/>
    <w:rsid w:val="002B09ED"/>
    <w:rsid w:val="002B0C12"/>
    <w:rsid w:val="002B14F2"/>
    <w:rsid w:val="002B15B9"/>
    <w:rsid w:val="002B1932"/>
    <w:rsid w:val="002B2128"/>
    <w:rsid w:val="002B311C"/>
    <w:rsid w:val="002B3B4A"/>
    <w:rsid w:val="002B3F81"/>
    <w:rsid w:val="002B3F9D"/>
    <w:rsid w:val="002B46E1"/>
    <w:rsid w:val="002B5120"/>
    <w:rsid w:val="002B67EB"/>
    <w:rsid w:val="002B7D57"/>
    <w:rsid w:val="002C0570"/>
    <w:rsid w:val="002C0724"/>
    <w:rsid w:val="002C0761"/>
    <w:rsid w:val="002C0F0E"/>
    <w:rsid w:val="002C1689"/>
    <w:rsid w:val="002C20D3"/>
    <w:rsid w:val="002C31A2"/>
    <w:rsid w:val="002C3C19"/>
    <w:rsid w:val="002C3F84"/>
    <w:rsid w:val="002C4039"/>
    <w:rsid w:val="002C4E61"/>
    <w:rsid w:val="002C7652"/>
    <w:rsid w:val="002C7899"/>
    <w:rsid w:val="002D0D59"/>
    <w:rsid w:val="002D10FE"/>
    <w:rsid w:val="002D1670"/>
    <w:rsid w:val="002D2363"/>
    <w:rsid w:val="002D2FF8"/>
    <w:rsid w:val="002D3F8B"/>
    <w:rsid w:val="002D4E60"/>
    <w:rsid w:val="002D52AC"/>
    <w:rsid w:val="002D539E"/>
    <w:rsid w:val="002D550A"/>
    <w:rsid w:val="002D5AC8"/>
    <w:rsid w:val="002D5FBD"/>
    <w:rsid w:val="002D637E"/>
    <w:rsid w:val="002D67E9"/>
    <w:rsid w:val="002D7F89"/>
    <w:rsid w:val="002E2DFE"/>
    <w:rsid w:val="002E3A7D"/>
    <w:rsid w:val="002E3FBB"/>
    <w:rsid w:val="002E497D"/>
    <w:rsid w:val="002E668E"/>
    <w:rsid w:val="002E6CED"/>
    <w:rsid w:val="002E7284"/>
    <w:rsid w:val="002E7BB6"/>
    <w:rsid w:val="002F1083"/>
    <w:rsid w:val="002F13F1"/>
    <w:rsid w:val="002F352E"/>
    <w:rsid w:val="002F3DF1"/>
    <w:rsid w:val="002F5D80"/>
    <w:rsid w:val="002F70B3"/>
    <w:rsid w:val="002F7762"/>
    <w:rsid w:val="002F78F2"/>
    <w:rsid w:val="0030086C"/>
    <w:rsid w:val="00300C72"/>
    <w:rsid w:val="00300CD5"/>
    <w:rsid w:val="00301CE5"/>
    <w:rsid w:val="00302010"/>
    <w:rsid w:val="003020A3"/>
    <w:rsid w:val="00302507"/>
    <w:rsid w:val="00302D79"/>
    <w:rsid w:val="00303556"/>
    <w:rsid w:val="00303BBE"/>
    <w:rsid w:val="003041B5"/>
    <w:rsid w:val="0030422D"/>
    <w:rsid w:val="00305EA3"/>
    <w:rsid w:val="003065C6"/>
    <w:rsid w:val="003068AD"/>
    <w:rsid w:val="0030725C"/>
    <w:rsid w:val="00310068"/>
    <w:rsid w:val="00310771"/>
    <w:rsid w:val="003123C8"/>
    <w:rsid w:val="0031313E"/>
    <w:rsid w:val="0031315E"/>
    <w:rsid w:val="003131E6"/>
    <w:rsid w:val="003142A8"/>
    <w:rsid w:val="003151B9"/>
    <w:rsid w:val="00315B18"/>
    <w:rsid w:val="00315B89"/>
    <w:rsid w:val="00315F65"/>
    <w:rsid w:val="00316B1A"/>
    <w:rsid w:val="00317DE0"/>
    <w:rsid w:val="00320F73"/>
    <w:rsid w:val="00322574"/>
    <w:rsid w:val="00322CD5"/>
    <w:rsid w:val="00323977"/>
    <w:rsid w:val="0032440C"/>
    <w:rsid w:val="0032486F"/>
    <w:rsid w:val="0032497D"/>
    <w:rsid w:val="0032497E"/>
    <w:rsid w:val="00324B79"/>
    <w:rsid w:val="0032569C"/>
    <w:rsid w:val="00326304"/>
    <w:rsid w:val="00326BED"/>
    <w:rsid w:val="003270AC"/>
    <w:rsid w:val="0032730E"/>
    <w:rsid w:val="0032775A"/>
    <w:rsid w:val="003279AF"/>
    <w:rsid w:val="003279C5"/>
    <w:rsid w:val="00327B01"/>
    <w:rsid w:val="00330930"/>
    <w:rsid w:val="00331541"/>
    <w:rsid w:val="00332340"/>
    <w:rsid w:val="00332C7E"/>
    <w:rsid w:val="00333514"/>
    <w:rsid w:val="00333659"/>
    <w:rsid w:val="00334071"/>
    <w:rsid w:val="0033427E"/>
    <w:rsid w:val="003342EE"/>
    <w:rsid w:val="0033474E"/>
    <w:rsid w:val="00334AF2"/>
    <w:rsid w:val="00335E7E"/>
    <w:rsid w:val="00337AED"/>
    <w:rsid w:val="00340536"/>
    <w:rsid w:val="003408D7"/>
    <w:rsid w:val="00340D08"/>
    <w:rsid w:val="00342101"/>
    <w:rsid w:val="0034225F"/>
    <w:rsid w:val="00342748"/>
    <w:rsid w:val="0034286A"/>
    <w:rsid w:val="00343163"/>
    <w:rsid w:val="003433B2"/>
    <w:rsid w:val="00343A3D"/>
    <w:rsid w:val="00343FEB"/>
    <w:rsid w:val="00344762"/>
    <w:rsid w:val="00344EC1"/>
    <w:rsid w:val="003460A2"/>
    <w:rsid w:val="00346B64"/>
    <w:rsid w:val="003475B4"/>
    <w:rsid w:val="0034774B"/>
    <w:rsid w:val="003501F7"/>
    <w:rsid w:val="00350FAF"/>
    <w:rsid w:val="00350FF2"/>
    <w:rsid w:val="003510A5"/>
    <w:rsid w:val="00351280"/>
    <w:rsid w:val="00351A90"/>
    <w:rsid w:val="00352F79"/>
    <w:rsid w:val="00352FF6"/>
    <w:rsid w:val="00353C54"/>
    <w:rsid w:val="00353D7C"/>
    <w:rsid w:val="00353F9A"/>
    <w:rsid w:val="00354DA4"/>
    <w:rsid w:val="00356366"/>
    <w:rsid w:val="00356A2E"/>
    <w:rsid w:val="00360A63"/>
    <w:rsid w:val="00360BB0"/>
    <w:rsid w:val="00360BBF"/>
    <w:rsid w:val="00361197"/>
    <w:rsid w:val="00361934"/>
    <w:rsid w:val="00361B62"/>
    <w:rsid w:val="00362029"/>
    <w:rsid w:val="003622B6"/>
    <w:rsid w:val="00362820"/>
    <w:rsid w:val="00362A60"/>
    <w:rsid w:val="00362E16"/>
    <w:rsid w:val="00364660"/>
    <w:rsid w:val="00364C33"/>
    <w:rsid w:val="00364FBE"/>
    <w:rsid w:val="0036522C"/>
    <w:rsid w:val="003654E2"/>
    <w:rsid w:val="00365BA5"/>
    <w:rsid w:val="00365EAF"/>
    <w:rsid w:val="003661E0"/>
    <w:rsid w:val="00366440"/>
    <w:rsid w:val="00367B0C"/>
    <w:rsid w:val="00367D40"/>
    <w:rsid w:val="00370EC2"/>
    <w:rsid w:val="00370F0E"/>
    <w:rsid w:val="003714AE"/>
    <w:rsid w:val="00371607"/>
    <w:rsid w:val="003716F9"/>
    <w:rsid w:val="00371E51"/>
    <w:rsid w:val="00372143"/>
    <w:rsid w:val="00372B8F"/>
    <w:rsid w:val="003736FF"/>
    <w:rsid w:val="00373B2F"/>
    <w:rsid w:val="00373F1D"/>
    <w:rsid w:val="00374E67"/>
    <w:rsid w:val="00375B93"/>
    <w:rsid w:val="00376832"/>
    <w:rsid w:val="00376AA8"/>
    <w:rsid w:val="003805F5"/>
    <w:rsid w:val="0038126F"/>
    <w:rsid w:val="00381DF6"/>
    <w:rsid w:val="003830FC"/>
    <w:rsid w:val="003831B5"/>
    <w:rsid w:val="003839B4"/>
    <w:rsid w:val="0038462C"/>
    <w:rsid w:val="003866ED"/>
    <w:rsid w:val="0039114F"/>
    <w:rsid w:val="00391905"/>
    <w:rsid w:val="00392901"/>
    <w:rsid w:val="0039355E"/>
    <w:rsid w:val="0039359E"/>
    <w:rsid w:val="003946AB"/>
    <w:rsid w:val="00395435"/>
    <w:rsid w:val="00395DA0"/>
    <w:rsid w:val="00397ED6"/>
    <w:rsid w:val="003A0B04"/>
    <w:rsid w:val="003A145A"/>
    <w:rsid w:val="003A1C2E"/>
    <w:rsid w:val="003A34A1"/>
    <w:rsid w:val="003A3A1D"/>
    <w:rsid w:val="003A3F56"/>
    <w:rsid w:val="003A4898"/>
    <w:rsid w:val="003A504F"/>
    <w:rsid w:val="003A5B9E"/>
    <w:rsid w:val="003A5DAC"/>
    <w:rsid w:val="003A6956"/>
    <w:rsid w:val="003B01FE"/>
    <w:rsid w:val="003B03F5"/>
    <w:rsid w:val="003B0508"/>
    <w:rsid w:val="003B0BF0"/>
    <w:rsid w:val="003B1980"/>
    <w:rsid w:val="003B2380"/>
    <w:rsid w:val="003B2676"/>
    <w:rsid w:val="003B4505"/>
    <w:rsid w:val="003B5E6C"/>
    <w:rsid w:val="003B62BD"/>
    <w:rsid w:val="003B64B4"/>
    <w:rsid w:val="003B7001"/>
    <w:rsid w:val="003B7651"/>
    <w:rsid w:val="003B76A8"/>
    <w:rsid w:val="003B7755"/>
    <w:rsid w:val="003C02FF"/>
    <w:rsid w:val="003C08C2"/>
    <w:rsid w:val="003C0BA4"/>
    <w:rsid w:val="003C0D73"/>
    <w:rsid w:val="003C1C90"/>
    <w:rsid w:val="003C291D"/>
    <w:rsid w:val="003C297F"/>
    <w:rsid w:val="003C400A"/>
    <w:rsid w:val="003C52ED"/>
    <w:rsid w:val="003C61C3"/>
    <w:rsid w:val="003C7E50"/>
    <w:rsid w:val="003C7E51"/>
    <w:rsid w:val="003D2B5A"/>
    <w:rsid w:val="003D2C59"/>
    <w:rsid w:val="003D39CB"/>
    <w:rsid w:val="003D40EA"/>
    <w:rsid w:val="003D4C22"/>
    <w:rsid w:val="003D4F35"/>
    <w:rsid w:val="003D56DC"/>
    <w:rsid w:val="003D6AF9"/>
    <w:rsid w:val="003D6B4F"/>
    <w:rsid w:val="003D7E00"/>
    <w:rsid w:val="003E1B81"/>
    <w:rsid w:val="003E1EC0"/>
    <w:rsid w:val="003E2E16"/>
    <w:rsid w:val="003E510F"/>
    <w:rsid w:val="003E6934"/>
    <w:rsid w:val="003E6D97"/>
    <w:rsid w:val="003E7516"/>
    <w:rsid w:val="003E75E2"/>
    <w:rsid w:val="003E7EE5"/>
    <w:rsid w:val="003F0B41"/>
    <w:rsid w:val="003F1001"/>
    <w:rsid w:val="003F16C5"/>
    <w:rsid w:val="003F1D82"/>
    <w:rsid w:val="003F1F65"/>
    <w:rsid w:val="003F37A7"/>
    <w:rsid w:val="003F37E5"/>
    <w:rsid w:val="003F3CB8"/>
    <w:rsid w:val="003F3D62"/>
    <w:rsid w:val="003F4674"/>
    <w:rsid w:val="003F4B37"/>
    <w:rsid w:val="003F5E98"/>
    <w:rsid w:val="003F5EAD"/>
    <w:rsid w:val="003F634A"/>
    <w:rsid w:val="003F6D3C"/>
    <w:rsid w:val="003F6ECB"/>
    <w:rsid w:val="00400993"/>
    <w:rsid w:val="00401455"/>
    <w:rsid w:val="00401659"/>
    <w:rsid w:val="004021AB"/>
    <w:rsid w:val="0040248D"/>
    <w:rsid w:val="004028FE"/>
    <w:rsid w:val="00402CCA"/>
    <w:rsid w:val="00402F4A"/>
    <w:rsid w:val="00403655"/>
    <w:rsid w:val="004040B0"/>
    <w:rsid w:val="0040410A"/>
    <w:rsid w:val="004059EA"/>
    <w:rsid w:val="00405CEE"/>
    <w:rsid w:val="00406DE0"/>
    <w:rsid w:val="00406F05"/>
    <w:rsid w:val="00407C8E"/>
    <w:rsid w:val="0041283C"/>
    <w:rsid w:val="00412FDA"/>
    <w:rsid w:val="00414EB3"/>
    <w:rsid w:val="00414F29"/>
    <w:rsid w:val="0041503D"/>
    <w:rsid w:val="00415408"/>
    <w:rsid w:val="004162A7"/>
    <w:rsid w:val="00416A6E"/>
    <w:rsid w:val="00416AB6"/>
    <w:rsid w:val="00416BCF"/>
    <w:rsid w:val="00417448"/>
    <w:rsid w:val="004175B7"/>
    <w:rsid w:val="00417A13"/>
    <w:rsid w:val="004205E4"/>
    <w:rsid w:val="00420FFE"/>
    <w:rsid w:val="00421081"/>
    <w:rsid w:val="0042110F"/>
    <w:rsid w:val="00421ED8"/>
    <w:rsid w:val="00421F04"/>
    <w:rsid w:val="00423EE3"/>
    <w:rsid w:val="00425791"/>
    <w:rsid w:val="00425B3A"/>
    <w:rsid w:val="00425BEF"/>
    <w:rsid w:val="0042660D"/>
    <w:rsid w:val="004272B7"/>
    <w:rsid w:val="00427815"/>
    <w:rsid w:val="00430702"/>
    <w:rsid w:val="00431DAC"/>
    <w:rsid w:val="00432016"/>
    <w:rsid w:val="00432263"/>
    <w:rsid w:val="00434DC8"/>
    <w:rsid w:val="0043587B"/>
    <w:rsid w:val="00435AFB"/>
    <w:rsid w:val="00435E6D"/>
    <w:rsid w:val="00440499"/>
    <w:rsid w:val="0044227A"/>
    <w:rsid w:val="00442A01"/>
    <w:rsid w:val="00442DCF"/>
    <w:rsid w:val="00443322"/>
    <w:rsid w:val="00443C0E"/>
    <w:rsid w:val="00445495"/>
    <w:rsid w:val="00445575"/>
    <w:rsid w:val="004473D1"/>
    <w:rsid w:val="00447E13"/>
    <w:rsid w:val="00447F42"/>
    <w:rsid w:val="004501BD"/>
    <w:rsid w:val="00450781"/>
    <w:rsid w:val="00452E48"/>
    <w:rsid w:val="0045306C"/>
    <w:rsid w:val="004548C5"/>
    <w:rsid w:val="00457356"/>
    <w:rsid w:val="00457370"/>
    <w:rsid w:val="0045741B"/>
    <w:rsid w:val="00457657"/>
    <w:rsid w:val="00457E3B"/>
    <w:rsid w:val="00461382"/>
    <w:rsid w:val="00463700"/>
    <w:rsid w:val="004654DD"/>
    <w:rsid w:val="0046621B"/>
    <w:rsid w:val="00466FB1"/>
    <w:rsid w:val="00467296"/>
    <w:rsid w:val="004673CC"/>
    <w:rsid w:val="00470FC3"/>
    <w:rsid w:val="004711C8"/>
    <w:rsid w:val="004721E6"/>
    <w:rsid w:val="00472BC1"/>
    <w:rsid w:val="004731EA"/>
    <w:rsid w:val="00473525"/>
    <w:rsid w:val="00474DAD"/>
    <w:rsid w:val="00474FE4"/>
    <w:rsid w:val="0047581D"/>
    <w:rsid w:val="00475EF8"/>
    <w:rsid w:val="00476C24"/>
    <w:rsid w:val="00477AE9"/>
    <w:rsid w:val="00480F5F"/>
    <w:rsid w:val="0048131F"/>
    <w:rsid w:val="00481A42"/>
    <w:rsid w:val="0048225B"/>
    <w:rsid w:val="0048226B"/>
    <w:rsid w:val="00483005"/>
    <w:rsid w:val="00483664"/>
    <w:rsid w:val="00484524"/>
    <w:rsid w:val="00484876"/>
    <w:rsid w:val="00485584"/>
    <w:rsid w:val="00485E63"/>
    <w:rsid w:val="00486C9E"/>
    <w:rsid w:val="00487230"/>
    <w:rsid w:val="00490137"/>
    <w:rsid w:val="00490537"/>
    <w:rsid w:val="0049227B"/>
    <w:rsid w:val="004926B0"/>
    <w:rsid w:val="004927E1"/>
    <w:rsid w:val="00492C07"/>
    <w:rsid w:val="004932B0"/>
    <w:rsid w:val="00493A15"/>
    <w:rsid w:val="00494257"/>
    <w:rsid w:val="00495213"/>
    <w:rsid w:val="00495906"/>
    <w:rsid w:val="00496387"/>
    <w:rsid w:val="004966DB"/>
    <w:rsid w:val="004973C5"/>
    <w:rsid w:val="004974C6"/>
    <w:rsid w:val="004977E5"/>
    <w:rsid w:val="004978D1"/>
    <w:rsid w:val="004A1F1E"/>
    <w:rsid w:val="004A2434"/>
    <w:rsid w:val="004A3515"/>
    <w:rsid w:val="004A3B0A"/>
    <w:rsid w:val="004A4C55"/>
    <w:rsid w:val="004A54DC"/>
    <w:rsid w:val="004A639B"/>
    <w:rsid w:val="004A7E47"/>
    <w:rsid w:val="004B04D2"/>
    <w:rsid w:val="004B087D"/>
    <w:rsid w:val="004B1CEA"/>
    <w:rsid w:val="004B25E8"/>
    <w:rsid w:val="004B32DB"/>
    <w:rsid w:val="004B4D77"/>
    <w:rsid w:val="004B4EEF"/>
    <w:rsid w:val="004B517E"/>
    <w:rsid w:val="004B68AF"/>
    <w:rsid w:val="004B705B"/>
    <w:rsid w:val="004C0708"/>
    <w:rsid w:val="004C2720"/>
    <w:rsid w:val="004C3909"/>
    <w:rsid w:val="004C3E28"/>
    <w:rsid w:val="004C4329"/>
    <w:rsid w:val="004C4FDE"/>
    <w:rsid w:val="004C6102"/>
    <w:rsid w:val="004C6210"/>
    <w:rsid w:val="004C712F"/>
    <w:rsid w:val="004C7BDB"/>
    <w:rsid w:val="004D0EE4"/>
    <w:rsid w:val="004D1FC5"/>
    <w:rsid w:val="004D21EB"/>
    <w:rsid w:val="004D28C1"/>
    <w:rsid w:val="004D29F7"/>
    <w:rsid w:val="004D2C2D"/>
    <w:rsid w:val="004D2D88"/>
    <w:rsid w:val="004D2FD2"/>
    <w:rsid w:val="004D3676"/>
    <w:rsid w:val="004D413C"/>
    <w:rsid w:val="004D4FA2"/>
    <w:rsid w:val="004D56BC"/>
    <w:rsid w:val="004D5717"/>
    <w:rsid w:val="004D6C06"/>
    <w:rsid w:val="004D7210"/>
    <w:rsid w:val="004E1386"/>
    <w:rsid w:val="004E205E"/>
    <w:rsid w:val="004E239C"/>
    <w:rsid w:val="004E25BA"/>
    <w:rsid w:val="004E2C03"/>
    <w:rsid w:val="004E33D0"/>
    <w:rsid w:val="004E36A3"/>
    <w:rsid w:val="004E3C53"/>
    <w:rsid w:val="004E41F3"/>
    <w:rsid w:val="004E4D68"/>
    <w:rsid w:val="004E50A7"/>
    <w:rsid w:val="004E5FD2"/>
    <w:rsid w:val="004E69FE"/>
    <w:rsid w:val="004E6DB9"/>
    <w:rsid w:val="004F0087"/>
    <w:rsid w:val="004F0DD8"/>
    <w:rsid w:val="004F18B5"/>
    <w:rsid w:val="004F198F"/>
    <w:rsid w:val="004F292B"/>
    <w:rsid w:val="004F38AF"/>
    <w:rsid w:val="004F6737"/>
    <w:rsid w:val="00500797"/>
    <w:rsid w:val="00500891"/>
    <w:rsid w:val="0050179B"/>
    <w:rsid w:val="00501A5C"/>
    <w:rsid w:val="00501C79"/>
    <w:rsid w:val="00501EBB"/>
    <w:rsid w:val="00502E15"/>
    <w:rsid w:val="00504788"/>
    <w:rsid w:val="00506401"/>
    <w:rsid w:val="00506547"/>
    <w:rsid w:val="00507147"/>
    <w:rsid w:val="00507800"/>
    <w:rsid w:val="005101DD"/>
    <w:rsid w:val="00510D80"/>
    <w:rsid w:val="00511C63"/>
    <w:rsid w:val="00512E8C"/>
    <w:rsid w:val="0051368F"/>
    <w:rsid w:val="00513BBD"/>
    <w:rsid w:val="00513F21"/>
    <w:rsid w:val="005141BD"/>
    <w:rsid w:val="005143FA"/>
    <w:rsid w:val="00515374"/>
    <w:rsid w:val="00515DE8"/>
    <w:rsid w:val="00515EC7"/>
    <w:rsid w:val="005160C1"/>
    <w:rsid w:val="0051720C"/>
    <w:rsid w:val="0051754B"/>
    <w:rsid w:val="005175D9"/>
    <w:rsid w:val="005178CC"/>
    <w:rsid w:val="0052020A"/>
    <w:rsid w:val="00520432"/>
    <w:rsid w:val="00520A5A"/>
    <w:rsid w:val="00520B65"/>
    <w:rsid w:val="00520F26"/>
    <w:rsid w:val="00520FFA"/>
    <w:rsid w:val="00521564"/>
    <w:rsid w:val="00522396"/>
    <w:rsid w:val="00522640"/>
    <w:rsid w:val="00522EE4"/>
    <w:rsid w:val="0052319E"/>
    <w:rsid w:val="0052621A"/>
    <w:rsid w:val="00526CFB"/>
    <w:rsid w:val="0052703E"/>
    <w:rsid w:val="005278A4"/>
    <w:rsid w:val="00527A1E"/>
    <w:rsid w:val="005305FF"/>
    <w:rsid w:val="00530DF4"/>
    <w:rsid w:val="00531D1C"/>
    <w:rsid w:val="00532DEA"/>
    <w:rsid w:val="00534B04"/>
    <w:rsid w:val="005353A2"/>
    <w:rsid w:val="00535DEC"/>
    <w:rsid w:val="005362E6"/>
    <w:rsid w:val="00536844"/>
    <w:rsid w:val="00537A4C"/>
    <w:rsid w:val="00537DE4"/>
    <w:rsid w:val="0054150C"/>
    <w:rsid w:val="005417C2"/>
    <w:rsid w:val="00541B93"/>
    <w:rsid w:val="00542B38"/>
    <w:rsid w:val="005442A4"/>
    <w:rsid w:val="00545707"/>
    <w:rsid w:val="005464D2"/>
    <w:rsid w:val="0054671A"/>
    <w:rsid w:val="00546A5C"/>
    <w:rsid w:val="00547D9C"/>
    <w:rsid w:val="005503AE"/>
    <w:rsid w:val="00550F56"/>
    <w:rsid w:val="00552362"/>
    <w:rsid w:val="00553D2B"/>
    <w:rsid w:val="00554045"/>
    <w:rsid w:val="00554C76"/>
    <w:rsid w:val="00555423"/>
    <w:rsid w:val="00555BE2"/>
    <w:rsid w:val="00555EA8"/>
    <w:rsid w:val="00562DF8"/>
    <w:rsid w:val="00563800"/>
    <w:rsid w:val="00565FE0"/>
    <w:rsid w:val="00566154"/>
    <w:rsid w:val="005662C4"/>
    <w:rsid w:val="00566993"/>
    <w:rsid w:val="00567392"/>
    <w:rsid w:val="005676E7"/>
    <w:rsid w:val="00567C7F"/>
    <w:rsid w:val="00567E13"/>
    <w:rsid w:val="00570407"/>
    <w:rsid w:val="005714ED"/>
    <w:rsid w:val="00571744"/>
    <w:rsid w:val="005719B2"/>
    <w:rsid w:val="00571B15"/>
    <w:rsid w:val="005721A7"/>
    <w:rsid w:val="0057338D"/>
    <w:rsid w:val="005737CB"/>
    <w:rsid w:val="00575D37"/>
    <w:rsid w:val="0057601C"/>
    <w:rsid w:val="00576111"/>
    <w:rsid w:val="00576DCD"/>
    <w:rsid w:val="00576FE3"/>
    <w:rsid w:val="0057717F"/>
    <w:rsid w:val="00577AA3"/>
    <w:rsid w:val="00577F0A"/>
    <w:rsid w:val="00580FA2"/>
    <w:rsid w:val="0058126D"/>
    <w:rsid w:val="00581482"/>
    <w:rsid w:val="0058167D"/>
    <w:rsid w:val="00581EC7"/>
    <w:rsid w:val="00583FA3"/>
    <w:rsid w:val="005845A5"/>
    <w:rsid w:val="00584AC0"/>
    <w:rsid w:val="005852C9"/>
    <w:rsid w:val="00587226"/>
    <w:rsid w:val="005873F5"/>
    <w:rsid w:val="00587427"/>
    <w:rsid w:val="00587C53"/>
    <w:rsid w:val="00591386"/>
    <w:rsid w:val="00591955"/>
    <w:rsid w:val="00592884"/>
    <w:rsid w:val="00592C3B"/>
    <w:rsid w:val="00592E9D"/>
    <w:rsid w:val="005941DF"/>
    <w:rsid w:val="0059464D"/>
    <w:rsid w:val="005947F3"/>
    <w:rsid w:val="0059581E"/>
    <w:rsid w:val="00596A33"/>
    <w:rsid w:val="00596D64"/>
    <w:rsid w:val="005A034B"/>
    <w:rsid w:val="005A1F99"/>
    <w:rsid w:val="005A2CFF"/>
    <w:rsid w:val="005A3042"/>
    <w:rsid w:val="005A3B71"/>
    <w:rsid w:val="005A3DAA"/>
    <w:rsid w:val="005A53AD"/>
    <w:rsid w:val="005A55AE"/>
    <w:rsid w:val="005A5F42"/>
    <w:rsid w:val="005A6C86"/>
    <w:rsid w:val="005A6CE2"/>
    <w:rsid w:val="005A78CA"/>
    <w:rsid w:val="005B07E8"/>
    <w:rsid w:val="005B1482"/>
    <w:rsid w:val="005B16DC"/>
    <w:rsid w:val="005B1A7A"/>
    <w:rsid w:val="005B1F19"/>
    <w:rsid w:val="005B29C2"/>
    <w:rsid w:val="005B2C2E"/>
    <w:rsid w:val="005B3784"/>
    <w:rsid w:val="005B3F51"/>
    <w:rsid w:val="005B4240"/>
    <w:rsid w:val="005B4514"/>
    <w:rsid w:val="005B4F36"/>
    <w:rsid w:val="005B54C3"/>
    <w:rsid w:val="005B561B"/>
    <w:rsid w:val="005B56DC"/>
    <w:rsid w:val="005B6058"/>
    <w:rsid w:val="005B663E"/>
    <w:rsid w:val="005B75A0"/>
    <w:rsid w:val="005C037F"/>
    <w:rsid w:val="005C0CEF"/>
    <w:rsid w:val="005C1074"/>
    <w:rsid w:val="005C18DA"/>
    <w:rsid w:val="005C24F3"/>
    <w:rsid w:val="005C2B33"/>
    <w:rsid w:val="005C3085"/>
    <w:rsid w:val="005C4232"/>
    <w:rsid w:val="005C473F"/>
    <w:rsid w:val="005C4AFE"/>
    <w:rsid w:val="005C5E6D"/>
    <w:rsid w:val="005C661D"/>
    <w:rsid w:val="005C75C8"/>
    <w:rsid w:val="005C78E6"/>
    <w:rsid w:val="005C79D3"/>
    <w:rsid w:val="005C7B2E"/>
    <w:rsid w:val="005D0D4C"/>
    <w:rsid w:val="005D1206"/>
    <w:rsid w:val="005D1414"/>
    <w:rsid w:val="005D16C3"/>
    <w:rsid w:val="005D1CC7"/>
    <w:rsid w:val="005D2445"/>
    <w:rsid w:val="005D400D"/>
    <w:rsid w:val="005D464E"/>
    <w:rsid w:val="005D4693"/>
    <w:rsid w:val="005D4A4F"/>
    <w:rsid w:val="005D516A"/>
    <w:rsid w:val="005D57FA"/>
    <w:rsid w:val="005D5CA0"/>
    <w:rsid w:val="005D6325"/>
    <w:rsid w:val="005E092C"/>
    <w:rsid w:val="005E1591"/>
    <w:rsid w:val="005E1D40"/>
    <w:rsid w:val="005E1FAA"/>
    <w:rsid w:val="005E288E"/>
    <w:rsid w:val="005E2987"/>
    <w:rsid w:val="005E369D"/>
    <w:rsid w:val="005E38AC"/>
    <w:rsid w:val="005E3AF8"/>
    <w:rsid w:val="005E3DD8"/>
    <w:rsid w:val="005E4344"/>
    <w:rsid w:val="005E4533"/>
    <w:rsid w:val="005E78BA"/>
    <w:rsid w:val="005F0989"/>
    <w:rsid w:val="005F0F7B"/>
    <w:rsid w:val="005F32AB"/>
    <w:rsid w:val="005F4199"/>
    <w:rsid w:val="005F42C2"/>
    <w:rsid w:val="005F4521"/>
    <w:rsid w:val="005F4E1F"/>
    <w:rsid w:val="005F5823"/>
    <w:rsid w:val="005F6213"/>
    <w:rsid w:val="005F6D5F"/>
    <w:rsid w:val="005F713E"/>
    <w:rsid w:val="006002DB"/>
    <w:rsid w:val="00601D16"/>
    <w:rsid w:val="0060254C"/>
    <w:rsid w:val="006025EA"/>
    <w:rsid w:val="00602EEE"/>
    <w:rsid w:val="006033A1"/>
    <w:rsid w:val="00604172"/>
    <w:rsid w:val="00606BF1"/>
    <w:rsid w:val="00607A2F"/>
    <w:rsid w:val="00607B4B"/>
    <w:rsid w:val="00607D31"/>
    <w:rsid w:val="00607F7D"/>
    <w:rsid w:val="00610916"/>
    <w:rsid w:val="00610A06"/>
    <w:rsid w:val="00612DCD"/>
    <w:rsid w:val="006138EB"/>
    <w:rsid w:val="0061464F"/>
    <w:rsid w:val="00614B04"/>
    <w:rsid w:val="006154F6"/>
    <w:rsid w:val="00616D01"/>
    <w:rsid w:val="00617102"/>
    <w:rsid w:val="00617A51"/>
    <w:rsid w:val="00617FD8"/>
    <w:rsid w:val="0062103D"/>
    <w:rsid w:val="00622430"/>
    <w:rsid w:val="00622C9F"/>
    <w:rsid w:val="00623B15"/>
    <w:rsid w:val="00623E19"/>
    <w:rsid w:val="00624378"/>
    <w:rsid w:val="00624A43"/>
    <w:rsid w:val="006250BE"/>
    <w:rsid w:val="00626B82"/>
    <w:rsid w:val="00627397"/>
    <w:rsid w:val="006274CD"/>
    <w:rsid w:val="006275A0"/>
    <w:rsid w:val="00627CC3"/>
    <w:rsid w:val="00627CEA"/>
    <w:rsid w:val="00633F44"/>
    <w:rsid w:val="00634A12"/>
    <w:rsid w:val="00634ABD"/>
    <w:rsid w:val="0063528B"/>
    <w:rsid w:val="00635D2F"/>
    <w:rsid w:val="00640382"/>
    <w:rsid w:val="00641D7C"/>
    <w:rsid w:val="00641E6F"/>
    <w:rsid w:val="00642811"/>
    <w:rsid w:val="00642A38"/>
    <w:rsid w:val="00643104"/>
    <w:rsid w:val="00646709"/>
    <w:rsid w:val="00651145"/>
    <w:rsid w:val="00651587"/>
    <w:rsid w:val="0065181C"/>
    <w:rsid w:val="006523B2"/>
    <w:rsid w:val="00652A93"/>
    <w:rsid w:val="00653174"/>
    <w:rsid w:val="0065395B"/>
    <w:rsid w:val="00653AB1"/>
    <w:rsid w:val="00653C67"/>
    <w:rsid w:val="006546EB"/>
    <w:rsid w:val="00654A57"/>
    <w:rsid w:val="00654D19"/>
    <w:rsid w:val="00654E60"/>
    <w:rsid w:val="0065534B"/>
    <w:rsid w:val="006559CD"/>
    <w:rsid w:val="00655AC6"/>
    <w:rsid w:val="00657F06"/>
    <w:rsid w:val="00660E35"/>
    <w:rsid w:val="00663332"/>
    <w:rsid w:val="006639C5"/>
    <w:rsid w:val="00664231"/>
    <w:rsid w:val="0066455C"/>
    <w:rsid w:val="00665339"/>
    <w:rsid w:val="0066667B"/>
    <w:rsid w:val="0066720C"/>
    <w:rsid w:val="006672DD"/>
    <w:rsid w:val="00670290"/>
    <w:rsid w:val="00672C68"/>
    <w:rsid w:val="00672E96"/>
    <w:rsid w:val="00673AB2"/>
    <w:rsid w:val="00674D7B"/>
    <w:rsid w:val="0067542E"/>
    <w:rsid w:val="006755FD"/>
    <w:rsid w:val="0067605A"/>
    <w:rsid w:val="006764E8"/>
    <w:rsid w:val="00676505"/>
    <w:rsid w:val="006769AF"/>
    <w:rsid w:val="00676B1B"/>
    <w:rsid w:val="00676C51"/>
    <w:rsid w:val="00676CD7"/>
    <w:rsid w:val="00677214"/>
    <w:rsid w:val="00677F53"/>
    <w:rsid w:val="00677FA1"/>
    <w:rsid w:val="00680314"/>
    <w:rsid w:val="00681482"/>
    <w:rsid w:val="00682F15"/>
    <w:rsid w:val="006852AC"/>
    <w:rsid w:val="00685A6E"/>
    <w:rsid w:val="00686477"/>
    <w:rsid w:val="0068651B"/>
    <w:rsid w:val="00686AE1"/>
    <w:rsid w:val="00686B07"/>
    <w:rsid w:val="00687552"/>
    <w:rsid w:val="00687AC9"/>
    <w:rsid w:val="006912B5"/>
    <w:rsid w:val="0069228D"/>
    <w:rsid w:val="00692B12"/>
    <w:rsid w:val="00692EC6"/>
    <w:rsid w:val="00693410"/>
    <w:rsid w:val="0069403F"/>
    <w:rsid w:val="006943B3"/>
    <w:rsid w:val="006944C7"/>
    <w:rsid w:val="00694B9F"/>
    <w:rsid w:val="00694CC3"/>
    <w:rsid w:val="00694FE2"/>
    <w:rsid w:val="00695F57"/>
    <w:rsid w:val="006960BC"/>
    <w:rsid w:val="00696AE0"/>
    <w:rsid w:val="00696D03"/>
    <w:rsid w:val="006A019C"/>
    <w:rsid w:val="006A0252"/>
    <w:rsid w:val="006A10FF"/>
    <w:rsid w:val="006A179B"/>
    <w:rsid w:val="006A1C78"/>
    <w:rsid w:val="006A222B"/>
    <w:rsid w:val="006A256E"/>
    <w:rsid w:val="006A2DB5"/>
    <w:rsid w:val="006A2E54"/>
    <w:rsid w:val="006A30A5"/>
    <w:rsid w:val="006A3BF1"/>
    <w:rsid w:val="006A4C41"/>
    <w:rsid w:val="006A6839"/>
    <w:rsid w:val="006A6B37"/>
    <w:rsid w:val="006A6E12"/>
    <w:rsid w:val="006A70AE"/>
    <w:rsid w:val="006B20A0"/>
    <w:rsid w:val="006B23CA"/>
    <w:rsid w:val="006B3797"/>
    <w:rsid w:val="006B5A15"/>
    <w:rsid w:val="006B5AE8"/>
    <w:rsid w:val="006B5C98"/>
    <w:rsid w:val="006B61EF"/>
    <w:rsid w:val="006B68B2"/>
    <w:rsid w:val="006B6F44"/>
    <w:rsid w:val="006C0111"/>
    <w:rsid w:val="006C0646"/>
    <w:rsid w:val="006C0DEE"/>
    <w:rsid w:val="006C1CC3"/>
    <w:rsid w:val="006C2661"/>
    <w:rsid w:val="006C3D90"/>
    <w:rsid w:val="006C48CF"/>
    <w:rsid w:val="006C58A2"/>
    <w:rsid w:val="006C6247"/>
    <w:rsid w:val="006C654A"/>
    <w:rsid w:val="006C7168"/>
    <w:rsid w:val="006D10F7"/>
    <w:rsid w:val="006D136A"/>
    <w:rsid w:val="006D16FB"/>
    <w:rsid w:val="006D1953"/>
    <w:rsid w:val="006D1DB1"/>
    <w:rsid w:val="006D3705"/>
    <w:rsid w:val="006D4308"/>
    <w:rsid w:val="006D5097"/>
    <w:rsid w:val="006D576B"/>
    <w:rsid w:val="006D5D09"/>
    <w:rsid w:val="006D6509"/>
    <w:rsid w:val="006E05D5"/>
    <w:rsid w:val="006E109B"/>
    <w:rsid w:val="006E1D0B"/>
    <w:rsid w:val="006E2144"/>
    <w:rsid w:val="006E3F38"/>
    <w:rsid w:val="006E4759"/>
    <w:rsid w:val="006E5E30"/>
    <w:rsid w:val="006E678E"/>
    <w:rsid w:val="006E6E50"/>
    <w:rsid w:val="006E6FBA"/>
    <w:rsid w:val="006F0770"/>
    <w:rsid w:val="006F0896"/>
    <w:rsid w:val="006F10B4"/>
    <w:rsid w:val="006F278F"/>
    <w:rsid w:val="006F2E0D"/>
    <w:rsid w:val="006F4A28"/>
    <w:rsid w:val="006F708B"/>
    <w:rsid w:val="007003DF"/>
    <w:rsid w:val="00700EB8"/>
    <w:rsid w:val="00701177"/>
    <w:rsid w:val="00701DD3"/>
    <w:rsid w:val="007042F3"/>
    <w:rsid w:val="00705B23"/>
    <w:rsid w:val="00706334"/>
    <w:rsid w:val="00707D3E"/>
    <w:rsid w:val="007107A8"/>
    <w:rsid w:val="007110AC"/>
    <w:rsid w:val="00712470"/>
    <w:rsid w:val="0071247E"/>
    <w:rsid w:val="00712DD9"/>
    <w:rsid w:val="0071352E"/>
    <w:rsid w:val="007136AD"/>
    <w:rsid w:val="007137A3"/>
    <w:rsid w:val="007145B4"/>
    <w:rsid w:val="007145E3"/>
    <w:rsid w:val="007146CA"/>
    <w:rsid w:val="007146E3"/>
    <w:rsid w:val="00714DB1"/>
    <w:rsid w:val="00714E00"/>
    <w:rsid w:val="00715063"/>
    <w:rsid w:val="00715328"/>
    <w:rsid w:val="007159F9"/>
    <w:rsid w:val="00715FC7"/>
    <w:rsid w:val="007160CE"/>
    <w:rsid w:val="0071662F"/>
    <w:rsid w:val="0071707B"/>
    <w:rsid w:val="007201A7"/>
    <w:rsid w:val="00720219"/>
    <w:rsid w:val="00721A32"/>
    <w:rsid w:val="00723148"/>
    <w:rsid w:val="00723274"/>
    <w:rsid w:val="0072372A"/>
    <w:rsid w:val="00723FC6"/>
    <w:rsid w:val="007248E0"/>
    <w:rsid w:val="007250AB"/>
    <w:rsid w:val="0072525D"/>
    <w:rsid w:val="007258B3"/>
    <w:rsid w:val="00727396"/>
    <w:rsid w:val="00727419"/>
    <w:rsid w:val="00727AB8"/>
    <w:rsid w:val="007314E0"/>
    <w:rsid w:val="007315A8"/>
    <w:rsid w:val="007315AA"/>
    <w:rsid w:val="007332D6"/>
    <w:rsid w:val="00733A51"/>
    <w:rsid w:val="00733DF5"/>
    <w:rsid w:val="00733DFA"/>
    <w:rsid w:val="00734860"/>
    <w:rsid w:val="00734F49"/>
    <w:rsid w:val="007359A8"/>
    <w:rsid w:val="00735A3F"/>
    <w:rsid w:val="007360E2"/>
    <w:rsid w:val="00736162"/>
    <w:rsid w:val="00736F06"/>
    <w:rsid w:val="007409E8"/>
    <w:rsid w:val="00741E70"/>
    <w:rsid w:val="00742328"/>
    <w:rsid w:val="00743784"/>
    <w:rsid w:val="00745622"/>
    <w:rsid w:val="00745685"/>
    <w:rsid w:val="007463BF"/>
    <w:rsid w:val="00750F8B"/>
    <w:rsid w:val="007522F1"/>
    <w:rsid w:val="00752CD6"/>
    <w:rsid w:val="0075325C"/>
    <w:rsid w:val="0075475D"/>
    <w:rsid w:val="00755A45"/>
    <w:rsid w:val="00755B31"/>
    <w:rsid w:val="00755EA1"/>
    <w:rsid w:val="00756DFC"/>
    <w:rsid w:val="00757F6F"/>
    <w:rsid w:val="007604D8"/>
    <w:rsid w:val="007605D7"/>
    <w:rsid w:val="00760E6F"/>
    <w:rsid w:val="00761346"/>
    <w:rsid w:val="007621BB"/>
    <w:rsid w:val="007625AB"/>
    <w:rsid w:val="007635C0"/>
    <w:rsid w:val="0076367A"/>
    <w:rsid w:val="007647BD"/>
    <w:rsid w:val="00765D7F"/>
    <w:rsid w:val="00766D75"/>
    <w:rsid w:val="007701EE"/>
    <w:rsid w:val="0077082A"/>
    <w:rsid w:val="007709A7"/>
    <w:rsid w:val="00771C40"/>
    <w:rsid w:val="00772A7E"/>
    <w:rsid w:val="00772E40"/>
    <w:rsid w:val="00773EB8"/>
    <w:rsid w:val="007744A3"/>
    <w:rsid w:val="00774763"/>
    <w:rsid w:val="00774ADF"/>
    <w:rsid w:val="00775EE2"/>
    <w:rsid w:val="00775FCC"/>
    <w:rsid w:val="00776071"/>
    <w:rsid w:val="007766F9"/>
    <w:rsid w:val="00776CE3"/>
    <w:rsid w:val="007776E7"/>
    <w:rsid w:val="00777978"/>
    <w:rsid w:val="00777AF8"/>
    <w:rsid w:val="00777D1A"/>
    <w:rsid w:val="0078033C"/>
    <w:rsid w:val="007825B9"/>
    <w:rsid w:val="00782615"/>
    <w:rsid w:val="007828C4"/>
    <w:rsid w:val="00784DD6"/>
    <w:rsid w:val="007871D3"/>
    <w:rsid w:val="007876A1"/>
    <w:rsid w:val="0078772C"/>
    <w:rsid w:val="00787CB2"/>
    <w:rsid w:val="00787DB7"/>
    <w:rsid w:val="00790A9B"/>
    <w:rsid w:val="00791070"/>
    <w:rsid w:val="007914D0"/>
    <w:rsid w:val="00792B6F"/>
    <w:rsid w:val="00792EDC"/>
    <w:rsid w:val="00793E71"/>
    <w:rsid w:val="0079612A"/>
    <w:rsid w:val="007961BD"/>
    <w:rsid w:val="0079622C"/>
    <w:rsid w:val="00797508"/>
    <w:rsid w:val="00797FF2"/>
    <w:rsid w:val="007A032A"/>
    <w:rsid w:val="007A0619"/>
    <w:rsid w:val="007A09DE"/>
    <w:rsid w:val="007A265F"/>
    <w:rsid w:val="007A3A3E"/>
    <w:rsid w:val="007A3BA6"/>
    <w:rsid w:val="007A4068"/>
    <w:rsid w:val="007A42F4"/>
    <w:rsid w:val="007A55EA"/>
    <w:rsid w:val="007A6F5D"/>
    <w:rsid w:val="007A7178"/>
    <w:rsid w:val="007A749B"/>
    <w:rsid w:val="007A7859"/>
    <w:rsid w:val="007B0802"/>
    <w:rsid w:val="007B0A87"/>
    <w:rsid w:val="007B41ED"/>
    <w:rsid w:val="007B4958"/>
    <w:rsid w:val="007B4A9D"/>
    <w:rsid w:val="007B67FE"/>
    <w:rsid w:val="007B68BA"/>
    <w:rsid w:val="007B6AC1"/>
    <w:rsid w:val="007C0501"/>
    <w:rsid w:val="007C0A83"/>
    <w:rsid w:val="007C1593"/>
    <w:rsid w:val="007C19DE"/>
    <w:rsid w:val="007C1F68"/>
    <w:rsid w:val="007C1FFC"/>
    <w:rsid w:val="007C20A6"/>
    <w:rsid w:val="007C262E"/>
    <w:rsid w:val="007C3353"/>
    <w:rsid w:val="007C5774"/>
    <w:rsid w:val="007C6BB3"/>
    <w:rsid w:val="007C70B1"/>
    <w:rsid w:val="007C76A3"/>
    <w:rsid w:val="007C7E28"/>
    <w:rsid w:val="007D0126"/>
    <w:rsid w:val="007D0F18"/>
    <w:rsid w:val="007D175B"/>
    <w:rsid w:val="007D18CA"/>
    <w:rsid w:val="007D1CB0"/>
    <w:rsid w:val="007D1FC9"/>
    <w:rsid w:val="007D352A"/>
    <w:rsid w:val="007D3773"/>
    <w:rsid w:val="007D40AB"/>
    <w:rsid w:val="007D449D"/>
    <w:rsid w:val="007D4B2A"/>
    <w:rsid w:val="007D4F49"/>
    <w:rsid w:val="007D5352"/>
    <w:rsid w:val="007D5B1C"/>
    <w:rsid w:val="007D5BCE"/>
    <w:rsid w:val="007E0379"/>
    <w:rsid w:val="007E077B"/>
    <w:rsid w:val="007E0A15"/>
    <w:rsid w:val="007E225C"/>
    <w:rsid w:val="007E2720"/>
    <w:rsid w:val="007E31AD"/>
    <w:rsid w:val="007E35EC"/>
    <w:rsid w:val="007E3A0F"/>
    <w:rsid w:val="007E3E3B"/>
    <w:rsid w:val="007E44E6"/>
    <w:rsid w:val="007E5A21"/>
    <w:rsid w:val="007E5E6E"/>
    <w:rsid w:val="007E637D"/>
    <w:rsid w:val="007E7024"/>
    <w:rsid w:val="007E70E0"/>
    <w:rsid w:val="007F0734"/>
    <w:rsid w:val="007F0BE1"/>
    <w:rsid w:val="007F1759"/>
    <w:rsid w:val="007F1BB8"/>
    <w:rsid w:val="007F2B21"/>
    <w:rsid w:val="007F33B2"/>
    <w:rsid w:val="007F4F39"/>
    <w:rsid w:val="007F6F90"/>
    <w:rsid w:val="007F7543"/>
    <w:rsid w:val="0080007C"/>
    <w:rsid w:val="00802FE0"/>
    <w:rsid w:val="008032CF"/>
    <w:rsid w:val="00804068"/>
    <w:rsid w:val="00804842"/>
    <w:rsid w:val="00804F77"/>
    <w:rsid w:val="00805526"/>
    <w:rsid w:val="00805710"/>
    <w:rsid w:val="00805ECF"/>
    <w:rsid w:val="008069A7"/>
    <w:rsid w:val="00807E60"/>
    <w:rsid w:val="008108CD"/>
    <w:rsid w:val="00811547"/>
    <w:rsid w:val="00811859"/>
    <w:rsid w:val="008126E1"/>
    <w:rsid w:val="0081382A"/>
    <w:rsid w:val="00813894"/>
    <w:rsid w:val="00814570"/>
    <w:rsid w:val="00814A06"/>
    <w:rsid w:val="0081553B"/>
    <w:rsid w:val="00815572"/>
    <w:rsid w:val="0081574F"/>
    <w:rsid w:val="008159D6"/>
    <w:rsid w:val="008176D2"/>
    <w:rsid w:val="0081793F"/>
    <w:rsid w:val="00817A68"/>
    <w:rsid w:val="008202FE"/>
    <w:rsid w:val="00820B83"/>
    <w:rsid w:val="0082146C"/>
    <w:rsid w:val="00821830"/>
    <w:rsid w:val="00821A22"/>
    <w:rsid w:val="00821C5A"/>
    <w:rsid w:val="00821DED"/>
    <w:rsid w:val="008223C6"/>
    <w:rsid w:val="00823068"/>
    <w:rsid w:val="00823122"/>
    <w:rsid w:val="0082489C"/>
    <w:rsid w:val="0082625D"/>
    <w:rsid w:val="00826E4C"/>
    <w:rsid w:val="0082782F"/>
    <w:rsid w:val="008307FF"/>
    <w:rsid w:val="00830846"/>
    <w:rsid w:val="00830C6A"/>
    <w:rsid w:val="00830E8D"/>
    <w:rsid w:val="00834851"/>
    <w:rsid w:val="00834855"/>
    <w:rsid w:val="00834A70"/>
    <w:rsid w:val="00837139"/>
    <w:rsid w:val="00840B07"/>
    <w:rsid w:val="00840B78"/>
    <w:rsid w:val="008410C8"/>
    <w:rsid w:val="0084113B"/>
    <w:rsid w:val="0084166A"/>
    <w:rsid w:val="00841B0F"/>
    <w:rsid w:val="0084203A"/>
    <w:rsid w:val="008425D1"/>
    <w:rsid w:val="00843D88"/>
    <w:rsid w:val="00844142"/>
    <w:rsid w:val="0084476B"/>
    <w:rsid w:val="00844DEC"/>
    <w:rsid w:val="00844EF5"/>
    <w:rsid w:val="00845B4D"/>
    <w:rsid w:val="00847883"/>
    <w:rsid w:val="008503AF"/>
    <w:rsid w:val="00850DC4"/>
    <w:rsid w:val="008519A3"/>
    <w:rsid w:val="00851EDF"/>
    <w:rsid w:val="00852BBD"/>
    <w:rsid w:val="00852F35"/>
    <w:rsid w:val="00853015"/>
    <w:rsid w:val="00853AB2"/>
    <w:rsid w:val="00853C20"/>
    <w:rsid w:val="008549AD"/>
    <w:rsid w:val="00855221"/>
    <w:rsid w:val="00855A6F"/>
    <w:rsid w:val="00855CFE"/>
    <w:rsid w:val="008563B0"/>
    <w:rsid w:val="00856CE1"/>
    <w:rsid w:val="00857038"/>
    <w:rsid w:val="00857FD2"/>
    <w:rsid w:val="008606A1"/>
    <w:rsid w:val="00860B0C"/>
    <w:rsid w:val="00860E04"/>
    <w:rsid w:val="00861C7F"/>
    <w:rsid w:val="008624B6"/>
    <w:rsid w:val="00862832"/>
    <w:rsid w:val="00862A92"/>
    <w:rsid w:val="008631F6"/>
    <w:rsid w:val="0086514A"/>
    <w:rsid w:val="00865188"/>
    <w:rsid w:val="00865E17"/>
    <w:rsid w:val="00865FF9"/>
    <w:rsid w:val="0086777F"/>
    <w:rsid w:val="00870605"/>
    <w:rsid w:val="0087116C"/>
    <w:rsid w:val="00871EC1"/>
    <w:rsid w:val="00872936"/>
    <w:rsid w:val="00872A5C"/>
    <w:rsid w:val="0087386A"/>
    <w:rsid w:val="00873A0C"/>
    <w:rsid w:val="008741A7"/>
    <w:rsid w:val="0087446C"/>
    <w:rsid w:val="008749E7"/>
    <w:rsid w:val="0087526F"/>
    <w:rsid w:val="00876813"/>
    <w:rsid w:val="00876E33"/>
    <w:rsid w:val="0087724C"/>
    <w:rsid w:val="00880828"/>
    <w:rsid w:val="008808F8"/>
    <w:rsid w:val="0088192F"/>
    <w:rsid w:val="00881930"/>
    <w:rsid w:val="00882D74"/>
    <w:rsid w:val="00882E89"/>
    <w:rsid w:val="0088322B"/>
    <w:rsid w:val="0088436E"/>
    <w:rsid w:val="008865D9"/>
    <w:rsid w:val="00886A61"/>
    <w:rsid w:val="00886E5D"/>
    <w:rsid w:val="008870BE"/>
    <w:rsid w:val="008913C8"/>
    <w:rsid w:val="00892433"/>
    <w:rsid w:val="008925DF"/>
    <w:rsid w:val="00892C6F"/>
    <w:rsid w:val="00892DB1"/>
    <w:rsid w:val="0089342C"/>
    <w:rsid w:val="0089406E"/>
    <w:rsid w:val="008952CF"/>
    <w:rsid w:val="00896C41"/>
    <w:rsid w:val="008A004D"/>
    <w:rsid w:val="008A0C61"/>
    <w:rsid w:val="008A0CEC"/>
    <w:rsid w:val="008A0EC8"/>
    <w:rsid w:val="008A169E"/>
    <w:rsid w:val="008A31B8"/>
    <w:rsid w:val="008A3393"/>
    <w:rsid w:val="008A3586"/>
    <w:rsid w:val="008A4565"/>
    <w:rsid w:val="008A4591"/>
    <w:rsid w:val="008A4FB5"/>
    <w:rsid w:val="008A51F6"/>
    <w:rsid w:val="008A629D"/>
    <w:rsid w:val="008A7CF8"/>
    <w:rsid w:val="008B09E8"/>
    <w:rsid w:val="008B0D92"/>
    <w:rsid w:val="008B0E1E"/>
    <w:rsid w:val="008B1277"/>
    <w:rsid w:val="008B15C0"/>
    <w:rsid w:val="008B181B"/>
    <w:rsid w:val="008B25DB"/>
    <w:rsid w:val="008B2671"/>
    <w:rsid w:val="008B3726"/>
    <w:rsid w:val="008B3DC6"/>
    <w:rsid w:val="008B5A03"/>
    <w:rsid w:val="008B5EA1"/>
    <w:rsid w:val="008B61C4"/>
    <w:rsid w:val="008B6335"/>
    <w:rsid w:val="008B699B"/>
    <w:rsid w:val="008C06BF"/>
    <w:rsid w:val="008C0EF6"/>
    <w:rsid w:val="008C1017"/>
    <w:rsid w:val="008C10D9"/>
    <w:rsid w:val="008C39B9"/>
    <w:rsid w:val="008C4265"/>
    <w:rsid w:val="008C4A87"/>
    <w:rsid w:val="008C51EC"/>
    <w:rsid w:val="008C5D5E"/>
    <w:rsid w:val="008C6B8C"/>
    <w:rsid w:val="008D1059"/>
    <w:rsid w:val="008D236B"/>
    <w:rsid w:val="008D27D7"/>
    <w:rsid w:val="008D2B0A"/>
    <w:rsid w:val="008D4164"/>
    <w:rsid w:val="008D4C90"/>
    <w:rsid w:val="008D5914"/>
    <w:rsid w:val="008D5C1B"/>
    <w:rsid w:val="008D61D3"/>
    <w:rsid w:val="008D6354"/>
    <w:rsid w:val="008E0C8B"/>
    <w:rsid w:val="008E123B"/>
    <w:rsid w:val="008E1634"/>
    <w:rsid w:val="008E3542"/>
    <w:rsid w:val="008E3E2A"/>
    <w:rsid w:val="008E4220"/>
    <w:rsid w:val="008E4BC9"/>
    <w:rsid w:val="008E5068"/>
    <w:rsid w:val="008E56F4"/>
    <w:rsid w:val="008E5D33"/>
    <w:rsid w:val="008E6474"/>
    <w:rsid w:val="008E7CC7"/>
    <w:rsid w:val="008F025E"/>
    <w:rsid w:val="008F0448"/>
    <w:rsid w:val="008F1355"/>
    <w:rsid w:val="008F2814"/>
    <w:rsid w:val="008F3ABA"/>
    <w:rsid w:val="008F5386"/>
    <w:rsid w:val="008F5693"/>
    <w:rsid w:val="008F58B6"/>
    <w:rsid w:val="008F5E97"/>
    <w:rsid w:val="008F6948"/>
    <w:rsid w:val="008F6B44"/>
    <w:rsid w:val="008F7B0F"/>
    <w:rsid w:val="00900085"/>
    <w:rsid w:val="009025F7"/>
    <w:rsid w:val="0090268F"/>
    <w:rsid w:val="009032D0"/>
    <w:rsid w:val="009037C8"/>
    <w:rsid w:val="009038C5"/>
    <w:rsid w:val="00903904"/>
    <w:rsid w:val="00904085"/>
    <w:rsid w:val="0090563C"/>
    <w:rsid w:val="00906477"/>
    <w:rsid w:val="00906891"/>
    <w:rsid w:val="009105FB"/>
    <w:rsid w:val="0091131C"/>
    <w:rsid w:val="00911364"/>
    <w:rsid w:val="00912FFA"/>
    <w:rsid w:val="00913144"/>
    <w:rsid w:val="00913DDB"/>
    <w:rsid w:val="00913E5E"/>
    <w:rsid w:val="009143F0"/>
    <w:rsid w:val="00914E75"/>
    <w:rsid w:val="00915689"/>
    <w:rsid w:val="00915812"/>
    <w:rsid w:val="009158AB"/>
    <w:rsid w:val="0091647F"/>
    <w:rsid w:val="00917DAA"/>
    <w:rsid w:val="00920358"/>
    <w:rsid w:val="00922E23"/>
    <w:rsid w:val="009235A0"/>
    <w:rsid w:val="00923ABA"/>
    <w:rsid w:val="0092415A"/>
    <w:rsid w:val="00924E5A"/>
    <w:rsid w:val="0092515A"/>
    <w:rsid w:val="0092552F"/>
    <w:rsid w:val="0092566C"/>
    <w:rsid w:val="009265AF"/>
    <w:rsid w:val="009266CD"/>
    <w:rsid w:val="00927473"/>
    <w:rsid w:val="009278F2"/>
    <w:rsid w:val="00930E01"/>
    <w:rsid w:val="00932338"/>
    <w:rsid w:val="00934120"/>
    <w:rsid w:val="009375E0"/>
    <w:rsid w:val="00937BB7"/>
    <w:rsid w:val="00940174"/>
    <w:rsid w:val="009402F1"/>
    <w:rsid w:val="0094081D"/>
    <w:rsid w:val="00942318"/>
    <w:rsid w:val="00945368"/>
    <w:rsid w:val="009457BA"/>
    <w:rsid w:val="00945E19"/>
    <w:rsid w:val="00946527"/>
    <w:rsid w:val="009469EB"/>
    <w:rsid w:val="00946AEE"/>
    <w:rsid w:val="009474DC"/>
    <w:rsid w:val="00947D8F"/>
    <w:rsid w:val="00950744"/>
    <w:rsid w:val="009519F7"/>
    <w:rsid w:val="009526B8"/>
    <w:rsid w:val="00952783"/>
    <w:rsid w:val="00953591"/>
    <w:rsid w:val="0095485B"/>
    <w:rsid w:val="0095499F"/>
    <w:rsid w:val="00954F1E"/>
    <w:rsid w:val="00955912"/>
    <w:rsid w:val="00955A7E"/>
    <w:rsid w:val="009566FD"/>
    <w:rsid w:val="009573A1"/>
    <w:rsid w:val="00960C48"/>
    <w:rsid w:val="00961454"/>
    <w:rsid w:val="00961742"/>
    <w:rsid w:val="0096299D"/>
    <w:rsid w:val="00963137"/>
    <w:rsid w:val="009647F4"/>
    <w:rsid w:val="009667B1"/>
    <w:rsid w:val="0096705A"/>
    <w:rsid w:val="00967BD9"/>
    <w:rsid w:val="009705E6"/>
    <w:rsid w:val="00970D95"/>
    <w:rsid w:val="0097110B"/>
    <w:rsid w:val="00971A02"/>
    <w:rsid w:val="00971F06"/>
    <w:rsid w:val="0097211C"/>
    <w:rsid w:val="009732E6"/>
    <w:rsid w:val="00973683"/>
    <w:rsid w:val="00974F3C"/>
    <w:rsid w:val="0097507C"/>
    <w:rsid w:val="00975BA8"/>
    <w:rsid w:val="00975BD8"/>
    <w:rsid w:val="009760B2"/>
    <w:rsid w:val="00976754"/>
    <w:rsid w:val="00977C0E"/>
    <w:rsid w:val="009802B7"/>
    <w:rsid w:val="00980B04"/>
    <w:rsid w:val="00980D37"/>
    <w:rsid w:val="00982B62"/>
    <w:rsid w:val="009831BA"/>
    <w:rsid w:val="00983692"/>
    <w:rsid w:val="0098400D"/>
    <w:rsid w:val="0098515C"/>
    <w:rsid w:val="00986B5A"/>
    <w:rsid w:val="009874C9"/>
    <w:rsid w:val="00990869"/>
    <w:rsid w:val="00990B8F"/>
    <w:rsid w:val="0099104A"/>
    <w:rsid w:val="00994B3C"/>
    <w:rsid w:val="009962F1"/>
    <w:rsid w:val="00996C19"/>
    <w:rsid w:val="0099716C"/>
    <w:rsid w:val="00997F59"/>
    <w:rsid w:val="009A0BA0"/>
    <w:rsid w:val="009A10EF"/>
    <w:rsid w:val="009A2084"/>
    <w:rsid w:val="009A28C8"/>
    <w:rsid w:val="009A3DA3"/>
    <w:rsid w:val="009A4172"/>
    <w:rsid w:val="009A488B"/>
    <w:rsid w:val="009A51FE"/>
    <w:rsid w:val="009A5964"/>
    <w:rsid w:val="009A5CC3"/>
    <w:rsid w:val="009A632E"/>
    <w:rsid w:val="009B0CF9"/>
    <w:rsid w:val="009B144D"/>
    <w:rsid w:val="009B1530"/>
    <w:rsid w:val="009B2EF2"/>
    <w:rsid w:val="009B317A"/>
    <w:rsid w:val="009B355B"/>
    <w:rsid w:val="009B3B0E"/>
    <w:rsid w:val="009B3C9E"/>
    <w:rsid w:val="009B3E4C"/>
    <w:rsid w:val="009B416C"/>
    <w:rsid w:val="009B4211"/>
    <w:rsid w:val="009B49AB"/>
    <w:rsid w:val="009B6757"/>
    <w:rsid w:val="009B69A3"/>
    <w:rsid w:val="009B6A47"/>
    <w:rsid w:val="009B768A"/>
    <w:rsid w:val="009C1550"/>
    <w:rsid w:val="009C1978"/>
    <w:rsid w:val="009C2705"/>
    <w:rsid w:val="009C2C05"/>
    <w:rsid w:val="009C2E73"/>
    <w:rsid w:val="009C3611"/>
    <w:rsid w:val="009C4A1F"/>
    <w:rsid w:val="009C4C79"/>
    <w:rsid w:val="009C4DB6"/>
    <w:rsid w:val="009C6041"/>
    <w:rsid w:val="009C63A8"/>
    <w:rsid w:val="009C6B7B"/>
    <w:rsid w:val="009C6DE1"/>
    <w:rsid w:val="009C75DA"/>
    <w:rsid w:val="009C771C"/>
    <w:rsid w:val="009C7CAC"/>
    <w:rsid w:val="009D037B"/>
    <w:rsid w:val="009D3020"/>
    <w:rsid w:val="009D3030"/>
    <w:rsid w:val="009D4431"/>
    <w:rsid w:val="009D4C06"/>
    <w:rsid w:val="009D4C6A"/>
    <w:rsid w:val="009D634C"/>
    <w:rsid w:val="009D6B21"/>
    <w:rsid w:val="009D7515"/>
    <w:rsid w:val="009E04E3"/>
    <w:rsid w:val="009E0C73"/>
    <w:rsid w:val="009E6003"/>
    <w:rsid w:val="009E6188"/>
    <w:rsid w:val="009E7200"/>
    <w:rsid w:val="009E74A0"/>
    <w:rsid w:val="009F0A1B"/>
    <w:rsid w:val="009F0B01"/>
    <w:rsid w:val="009F0BA7"/>
    <w:rsid w:val="009F0FD5"/>
    <w:rsid w:val="009F1BF9"/>
    <w:rsid w:val="009F2C24"/>
    <w:rsid w:val="009F39DF"/>
    <w:rsid w:val="009F3BA3"/>
    <w:rsid w:val="009F3C22"/>
    <w:rsid w:val="009F3D0B"/>
    <w:rsid w:val="009F4753"/>
    <w:rsid w:val="009F47A8"/>
    <w:rsid w:val="009F4A77"/>
    <w:rsid w:val="009F5619"/>
    <w:rsid w:val="009F7E95"/>
    <w:rsid w:val="00A00916"/>
    <w:rsid w:val="00A01267"/>
    <w:rsid w:val="00A01AC8"/>
    <w:rsid w:val="00A021C9"/>
    <w:rsid w:val="00A023A8"/>
    <w:rsid w:val="00A02DC0"/>
    <w:rsid w:val="00A036D4"/>
    <w:rsid w:val="00A04016"/>
    <w:rsid w:val="00A041C3"/>
    <w:rsid w:val="00A0493C"/>
    <w:rsid w:val="00A056AD"/>
    <w:rsid w:val="00A057DC"/>
    <w:rsid w:val="00A06056"/>
    <w:rsid w:val="00A072E5"/>
    <w:rsid w:val="00A079F8"/>
    <w:rsid w:val="00A10FD0"/>
    <w:rsid w:val="00A118EF"/>
    <w:rsid w:val="00A12BBC"/>
    <w:rsid w:val="00A13339"/>
    <w:rsid w:val="00A14AFA"/>
    <w:rsid w:val="00A15160"/>
    <w:rsid w:val="00A15359"/>
    <w:rsid w:val="00A15532"/>
    <w:rsid w:val="00A15F89"/>
    <w:rsid w:val="00A16219"/>
    <w:rsid w:val="00A166DA"/>
    <w:rsid w:val="00A20E1E"/>
    <w:rsid w:val="00A20F1F"/>
    <w:rsid w:val="00A21581"/>
    <w:rsid w:val="00A22469"/>
    <w:rsid w:val="00A22FC4"/>
    <w:rsid w:val="00A23E82"/>
    <w:rsid w:val="00A243D9"/>
    <w:rsid w:val="00A24A24"/>
    <w:rsid w:val="00A25354"/>
    <w:rsid w:val="00A2697C"/>
    <w:rsid w:val="00A26C60"/>
    <w:rsid w:val="00A27045"/>
    <w:rsid w:val="00A27BDE"/>
    <w:rsid w:val="00A336FA"/>
    <w:rsid w:val="00A356CE"/>
    <w:rsid w:val="00A35EC5"/>
    <w:rsid w:val="00A36F17"/>
    <w:rsid w:val="00A37630"/>
    <w:rsid w:val="00A376EB"/>
    <w:rsid w:val="00A402C7"/>
    <w:rsid w:val="00A4159C"/>
    <w:rsid w:val="00A41D7C"/>
    <w:rsid w:val="00A43576"/>
    <w:rsid w:val="00A439AE"/>
    <w:rsid w:val="00A43C6A"/>
    <w:rsid w:val="00A44A69"/>
    <w:rsid w:val="00A44A6C"/>
    <w:rsid w:val="00A44E56"/>
    <w:rsid w:val="00A45068"/>
    <w:rsid w:val="00A462BE"/>
    <w:rsid w:val="00A46AC4"/>
    <w:rsid w:val="00A476DC"/>
    <w:rsid w:val="00A51123"/>
    <w:rsid w:val="00A51313"/>
    <w:rsid w:val="00A51AEF"/>
    <w:rsid w:val="00A52849"/>
    <w:rsid w:val="00A5563F"/>
    <w:rsid w:val="00A564CD"/>
    <w:rsid w:val="00A57CDD"/>
    <w:rsid w:val="00A60EF7"/>
    <w:rsid w:val="00A61327"/>
    <w:rsid w:val="00A61EFC"/>
    <w:rsid w:val="00A6246F"/>
    <w:rsid w:val="00A62718"/>
    <w:rsid w:val="00A63738"/>
    <w:rsid w:val="00A63B80"/>
    <w:rsid w:val="00A64AA0"/>
    <w:rsid w:val="00A64F94"/>
    <w:rsid w:val="00A65979"/>
    <w:rsid w:val="00A66534"/>
    <w:rsid w:val="00A673AA"/>
    <w:rsid w:val="00A6777F"/>
    <w:rsid w:val="00A67CD6"/>
    <w:rsid w:val="00A70A83"/>
    <w:rsid w:val="00A70B27"/>
    <w:rsid w:val="00A71482"/>
    <w:rsid w:val="00A71811"/>
    <w:rsid w:val="00A71BD7"/>
    <w:rsid w:val="00A7256A"/>
    <w:rsid w:val="00A72596"/>
    <w:rsid w:val="00A72CB4"/>
    <w:rsid w:val="00A7407A"/>
    <w:rsid w:val="00A75D3D"/>
    <w:rsid w:val="00A778FC"/>
    <w:rsid w:val="00A8176E"/>
    <w:rsid w:val="00A8201E"/>
    <w:rsid w:val="00A823A4"/>
    <w:rsid w:val="00A83990"/>
    <w:rsid w:val="00A840C3"/>
    <w:rsid w:val="00A849F2"/>
    <w:rsid w:val="00A864AD"/>
    <w:rsid w:val="00A8768F"/>
    <w:rsid w:val="00A87AEE"/>
    <w:rsid w:val="00A90095"/>
    <w:rsid w:val="00A90E60"/>
    <w:rsid w:val="00A91B4E"/>
    <w:rsid w:val="00A91D30"/>
    <w:rsid w:val="00A9399A"/>
    <w:rsid w:val="00A94152"/>
    <w:rsid w:val="00A95806"/>
    <w:rsid w:val="00A96C07"/>
    <w:rsid w:val="00A9745A"/>
    <w:rsid w:val="00AA0D29"/>
    <w:rsid w:val="00AA0F26"/>
    <w:rsid w:val="00AA0F3D"/>
    <w:rsid w:val="00AA1223"/>
    <w:rsid w:val="00AA1DE3"/>
    <w:rsid w:val="00AA26E5"/>
    <w:rsid w:val="00AA2D20"/>
    <w:rsid w:val="00AA3186"/>
    <w:rsid w:val="00AA3A08"/>
    <w:rsid w:val="00AA3CBA"/>
    <w:rsid w:val="00AA4562"/>
    <w:rsid w:val="00AA5318"/>
    <w:rsid w:val="00AA575E"/>
    <w:rsid w:val="00AA591D"/>
    <w:rsid w:val="00AA683C"/>
    <w:rsid w:val="00AA6B2F"/>
    <w:rsid w:val="00AA6CF8"/>
    <w:rsid w:val="00AA7D88"/>
    <w:rsid w:val="00AB0C28"/>
    <w:rsid w:val="00AB1644"/>
    <w:rsid w:val="00AB1C38"/>
    <w:rsid w:val="00AB278C"/>
    <w:rsid w:val="00AB30F7"/>
    <w:rsid w:val="00AB379D"/>
    <w:rsid w:val="00AB3855"/>
    <w:rsid w:val="00AB4248"/>
    <w:rsid w:val="00AB4430"/>
    <w:rsid w:val="00AB4ECB"/>
    <w:rsid w:val="00AB7938"/>
    <w:rsid w:val="00AB7F9D"/>
    <w:rsid w:val="00AC03B5"/>
    <w:rsid w:val="00AC03FD"/>
    <w:rsid w:val="00AC05C6"/>
    <w:rsid w:val="00AC15AD"/>
    <w:rsid w:val="00AC180C"/>
    <w:rsid w:val="00AC1DCB"/>
    <w:rsid w:val="00AC2C52"/>
    <w:rsid w:val="00AC332C"/>
    <w:rsid w:val="00AC34EB"/>
    <w:rsid w:val="00AC41F4"/>
    <w:rsid w:val="00AC4308"/>
    <w:rsid w:val="00AC4E05"/>
    <w:rsid w:val="00AC55EF"/>
    <w:rsid w:val="00AC62BD"/>
    <w:rsid w:val="00AC6C9A"/>
    <w:rsid w:val="00AC7098"/>
    <w:rsid w:val="00AD0088"/>
    <w:rsid w:val="00AD0217"/>
    <w:rsid w:val="00AD08C5"/>
    <w:rsid w:val="00AD0C28"/>
    <w:rsid w:val="00AD0EA9"/>
    <w:rsid w:val="00AD13B5"/>
    <w:rsid w:val="00AD1C6C"/>
    <w:rsid w:val="00AD2622"/>
    <w:rsid w:val="00AD40C3"/>
    <w:rsid w:val="00AD4A70"/>
    <w:rsid w:val="00AD4EDD"/>
    <w:rsid w:val="00AD4F2C"/>
    <w:rsid w:val="00AD528A"/>
    <w:rsid w:val="00AD5E26"/>
    <w:rsid w:val="00AD7096"/>
    <w:rsid w:val="00AD7668"/>
    <w:rsid w:val="00AD77D8"/>
    <w:rsid w:val="00AD78D7"/>
    <w:rsid w:val="00AD7E3E"/>
    <w:rsid w:val="00AE14DE"/>
    <w:rsid w:val="00AE2183"/>
    <w:rsid w:val="00AE33F5"/>
    <w:rsid w:val="00AE3724"/>
    <w:rsid w:val="00AE3BC2"/>
    <w:rsid w:val="00AE7178"/>
    <w:rsid w:val="00AE72A7"/>
    <w:rsid w:val="00AE782A"/>
    <w:rsid w:val="00AE7B41"/>
    <w:rsid w:val="00AE7F7D"/>
    <w:rsid w:val="00AF0691"/>
    <w:rsid w:val="00AF0EA8"/>
    <w:rsid w:val="00AF19E5"/>
    <w:rsid w:val="00AF1C82"/>
    <w:rsid w:val="00AF1E90"/>
    <w:rsid w:val="00AF3A6A"/>
    <w:rsid w:val="00AF5CED"/>
    <w:rsid w:val="00AF71FF"/>
    <w:rsid w:val="00B00CBE"/>
    <w:rsid w:val="00B0290F"/>
    <w:rsid w:val="00B03003"/>
    <w:rsid w:val="00B04841"/>
    <w:rsid w:val="00B04F31"/>
    <w:rsid w:val="00B053AF"/>
    <w:rsid w:val="00B05E72"/>
    <w:rsid w:val="00B071D0"/>
    <w:rsid w:val="00B07684"/>
    <w:rsid w:val="00B078D0"/>
    <w:rsid w:val="00B10066"/>
    <w:rsid w:val="00B10470"/>
    <w:rsid w:val="00B10758"/>
    <w:rsid w:val="00B107B1"/>
    <w:rsid w:val="00B1207F"/>
    <w:rsid w:val="00B12296"/>
    <w:rsid w:val="00B13A72"/>
    <w:rsid w:val="00B145BE"/>
    <w:rsid w:val="00B149C9"/>
    <w:rsid w:val="00B15225"/>
    <w:rsid w:val="00B15B7A"/>
    <w:rsid w:val="00B15DCF"/>
    <w:rsid w:val="00B16B6C"/>
    <w:rsid w:val="00B16E31"/>
    <w:rsid w:val="00B17B29"/>
    <w:rsid w:val="00B210E7"/>
    <w:rsid w:val="00B215E8"/>
    <w:rsid w:val="00B220B8"/>
    <w:rsid w:val="00B238CA"/>
    <w:rsid w:val="00B23D5E"/>
    <w:rsid w:val="00B2624E"/>
    <w:rsid w:val="00B26823"/>
    <w:rsid w:val="00B26DC5"/>
    <w:rsid w:val="00B2712B"/>
    <w:rsid w:val="00B300FC"/>
    <w:rsid w:val="00B305DC"/>
    <w:rsid w:val="00B306D1"/>
    <w:rsid w:val="00B30F14"/>
    <w:rsid w:val="00B3136E"/>
    <w:rsid w:val="00B3184A"/>
    <w:rsid w:val="00B31879"/>
    <w:rsid w:val="00B31C2D"/>
    <w:rsid w:val="00B31F5E"/>
    <w:rsid w:val="00B32D35"/>
    <w:rsid w:val="00B337FE"/>
    <w:rsid w:val="00B3459C"/>
    <w:rsid w:val="00B34B26"/>
    <w:rsid w:val="00B34C4E"/>
    <w:rsid w:val="00B3523B"/>
    <w:rsid w:val="00B368F1"/>
    <w:rsid w:val="00B36BE6"/>
    <w:rsid w:val="00B36DB3"/>
    <w:rsid w:val="00B37482"/>
    <w:rsid w:val="00B37A10"/>
    <w:rsid w:val="00B37E62"/>
    <w:rsid w:val="00B37FC4"/>
    <w:rsid w:val="00B405EF"/>
    <w:rsid w:val="00B40D9D"/>
    <w:rsid w:val="00B40DB1"/>
    <w:rsid w:val="00B42AC1"/>
    <w:rsid w:val="00B42D18"/>
    <w:rsid w:val="00B4386F"/>
    <w:rsid w:val="00B438C3"/>
    <w:rsid w:val="00B44662"/>
    <w:rsid w:val="00B449A9"/>
    <w:rsid w:val="00B44A9F"/>
    <w:rsid w:val="00B45A26"/>
    <w:rsid w:val="00B45ADB"/>
    <w:rsid w:val="00B45EFA"/>
    <w:rsid w:val="00B46E07"/>
    <w:rsid w:val="00B47853"/>
    <w:rsid w:val="00B50072"/>
    <w:rsid w:val="00B5052E"/>
    <w:rsid w:val="00B5091D"/>
    <w:rsid w:val="00B513FF"/>
    <w:rsid w:val="00B51445"/>
    <w:rsid w:val="00B52218"/>
    <w:rsid w:val="00B52946"/>
    <w:rsid w:val="00B52FAF"/>
    <w:rsid w:val="00B534E0"/>
    <w:rsid w:val="00B54166"/>
    <w:rsid w:val="00B54522"/>
    <w:rsid w:val="00B559D4"/>
    <w:rsid w:val="00B57738"/>
    <w:rsid w:val="00B57A1E"/>
    <w:rsid w:val="00B602A6"/>
    <w:rsid w:val="00B60304"/>
    <w:rsid w:val="00B623A2"/>
    <w:rsid w:val="00B62D6C"/>
    <w:rsid w:val="00B62DD7"/>
    <w:rsid w:val="00B63344"/>
    <w:rsid w:val="00B63BEB"/>
    <w:rsid w:val="00B64411"/>
    <w:rsid w:val="00B64A88"/>
    <w:rsid w:val="00B658BD"/>
    <w:rsid w:val="00B658D2"/>
    <w:rsid w:val="00B70E6A"/>
    <w:rsid w:val="00B71D35"/>
    <w:rsid w:val="00B72FC3"/>
    <w:rsid w:val="00B73904"/>
    <w:rsid w:val="00B74895"/>
    <w:rsid w:val="00B75B13"/>
    <w:rsid w:val="00B769AA"/>
    <w:rsid w:val="00B76A64"/>
    <w:rsid w:val="00B77920"/>
    <w:rsid w:val="00B77F09"/>
    <w:rsid w:val="00B81FA2"/>
    <w:rsid w:val="00B821D1"/>
    <w:rsid w:val="00B82719"/>
    <w:rsid w:val="00B8369B"/>
    <w:rsid w:val="00B83C7C"/>
    <w:rsid w:val="00B858AB"/>
    <w:rsid w:val="00B85AA0"/>
    <w:rsid w:val="00B85B52"/>
    <w:rsid w:val="00B8759B"/>
    <w:rsid w:val="00B90C54"/>
    <w:rsid w:val="00B92462"/>
    <w:rsid w:val="00B940C8"/>
    <w:rsid w:val="00B9529B"/>
    <w:rsid w:val="00B95C31"/>
    <w:rsid w:val="00B95DA5"/>
    <w:rsid w:val="00B97535"/>
    <w:rsid w:val="00B97C05"/>
    <w:rsid w:val="00BA01AC"/>
    <w:rsid w:val="00BA1842"/>
    <w:rsid w:val="00BA2DCD"/>
    <w:rsid w:val="00BA34C2"/>
    <w:rsid w:val="00BA4317"/>
    <w:rsid w:val="00BA5819"/>
    <w:rsid w:val="00BA5928"/>
    <w:rsid w:val="00BA5A70"/>
    <w:rsid w:val="00BA5ED5"/>
    <w:rsid w:val="00BA7907"/>
    <w:rsid w:val="00BA7E03"/>
    <w:rsid w:val="00BB0452"/>
    <w:rsid w:val="00BB07D5"/>
    <w:rsid w:val="00BB2004"/>
    <w:rsid w:val="00BB207C"/>
    <w:rsid w:val="00BB2148"/>
    <w:rsid w:val="00BB23BB"/>
    <w:rsid w:val="00BB278B"/>
    <w:rsid w:val="00BB2ADE"/>
    <w:rsid w:val="00BB4860"/>
    <w:rsid w:val="00BB5376"/>
    <w:rsid w:val="00BB5B51"/>
    <w:rsid w:val="00BB5FEB"/>
    <w:rsid w:val="00BB7557"/>
    <w:rsid w:val="00BB76B1"/>
    <w:rsid w:val="00BC0968"/>
    <w:rsid w:val="00BC1E48"/>
    <w:rsid w:val="00BC1F6C"/>
    <w:rsid w:val="00BC29FB"/>
    <w:rsid w:val="00BC2C47"/>
    <w:rsid w:val="00BC3080"/>
    <w:rsid w:val="00BC33E5"/>
    <w:rsid w:val="00BC405D"/>
    <w:rsid w:val="00BC4493"/>
    <w:rsid w:val="00BC44C4"/>
    <w:rsid w:val="00BC6569"/>
    <w:rsid w:val="00BD0D56"/>
    <w:rsid w:val="00BD1060"/>
    <w:rsid w:val="00BD20F6"/>
    <w:rsid w:val="00BD243B"/>
    <w:rsid w:val="00BD29EF"/>
    <w:rsid w:val="00BD34EC"/>
    <w:rsid w:val="00BD34F4"/>
    <w:rsid w:val="00BD37B6"/>
    <w:rsid w:val="00BD411E"/>
    <w:rsid w:val="00BD60EC"/>
    <w:rsid w:val="00BD6635"/>
    <w:rsid w:val="00BD6975"/>
    <w:rsid w:val="00BE04C0"/>
    <w:rsid w:val="00BE06EE"/>
    <w:rsid w:val="00BE06FA"/>
    <w:rsid w:val="00BE0D21"/>
    <w:rsid w:val="00BE1045"/>
    <w:rsid w:val="00BE12CF"/>
    <w:rsid w:val="00BE1DEE"/>
    <w:rsid w:val="00BE34A9"/>
    <w:rsid w:val="00BE49BF"/>
    <w:rsid w:val="00BE576D"/>
    <w:rsid w:val="00BF01CD"/>
    <w:rsid w:val="00BF0D41"/>
    <w:rsid w:val="00BF0ED6"/>
    <w:rsid w:val="00BF12EE"/>
    <w:rsid w:val="00BF262F"/>
    <w:rsid w:val="00BF2F3F"/>
    <w:rsid w:val="00BF3165"/>
    <w:rsid w:val="00BF3517"/>
    <w:rsid w:val="00BF3A37"/>
    <w:rsid w:val="00BF5322"/>
    <w:rsid w:val="00BF5F36"/>
    <w:rsid w:val="00BF5FD1"/>
    <w:rsid w:val="00BF6ECC"/>
    <w:rsid w:val="00C002B5"/>
    <w:rsid w:val="00C00CCD"/>
    <w:rsid w:val="00C01F69"/>
    <w:rsid w:val="00C01FE1"/>
    <w:rsid w:val="00C029DC"/>
    <w:rsid w:val="00C02A08"/>
    <w:rsid w:val="00C0306D"/>
    <w:rsid w:val="00C031B4"/>
    <w:rsid w:val="00C03409"/>
    <w:rsid w:val="00C03710"/>
    <w:rsid w:val="00C0399C"/>
    <w:rsid w:val="00C03F59"/>
    <w:rsid w:val="00C056DA"/>
    <w:rsid w:val="00C05B01"/>
    <w:rsid w:val="00C05DDA"/>
    <w:rsid w:val="00C05E4E"/>
    <w:rsid w:val="00C0630C"/>
    <w:rsid w:val="00C0632E"/>
    <w:rsid w:val="00C0656D"/>
    <w:rsid w:val="00C0726F"/>
    <w:rsid w:val="00C07C5C"/>
    <w:rsid w:val="00C100ED"/>
    <w:rsid w:val="00C11D1C"/>
    <w:rsid w:val="00C12373"/>
    <w:rsid w:val="00C12EC2"/>
    <w:rsid w:val="00C1320A"/>
    <w:rsid w:val="00C14A88"/>
    <w:rsid w:val="00C15887"/>
    <w:rsid w:val="00C164B4"/>
    <w:rsid w:val="00C16E61"/>
    <w:rsid w:val="00C2114F"/>
    <w:rsid w:val="00C21893"/>
    <w:rsid w:val="00C237D1"/>
    <w:rsid w:val="00C23BF5"/>
    <w:rsid w:val="00C23DC1"/>
    <w:rsid w:val="00C23E94"/>
    <w:rsid w:val="00C24C05"/>
    <w:rsid w:val="00C24D30"/>
    <w:rsid w:val="00C24E6E"/>
    <w:rsid w:val="00C2566A"/>
    <w:rsid w:val="00C25E78"/>
    <w:rsid w:val="00C2704E"/>
    <w:rsid w:val="00C302F9"/>
    <w:rsid w:val="00C3032E"/>
    <w:rsid w:val="00C305AD"/>
    <w:rsid w:val="00C30A30"/>
    <w:rsid w:val="00C30D57"/>
    <w:rsid w:val="00C32365"/>
    <w:rsid w:val="00C32956"/>
    <w:rsid w:val="00C339D3"/>
    <w:rsid w:val="00C33D11"/>
    <w:rsid w:val="00C345C8"/>
    <w:rsid w:val="00C35C98"/>
    <w:rsid w:val="00C360FE"/>
    <w:rsid w:val="00C36AE5"/>
    <w:rsid w:val="00C36B5C"/>
    <w:rsid w:val="00C372F6"/>
    <w:rsid w:val="00C40A32"/>
    <w:rsid w:val="00C40FF8"/>
    <w:rsid w:val="00C41053"/>
    <w:rsid w:val="00C421FB"/>
    <w:rsid w:val="00C42B26"/>
    <w:rsid w:val="00C448FB"/>
    <w:rsid w:val="00C44A17"/>
    <w:rsid w:val="00C45BA5"/>
    <w:rsid w:val="00C523C9"/>
    <w:rsid w:val="00C5262A"/>
    <w:rsid w:val="00C52AD8"/>
    <w:rsid w:val="00C5364F"/>
    <w:rsid w:val="00C536EC"/>
    <w:rsid w:val="00C53F76"/>
    <w:rsid w:val="00C553CB"/>
    <w:rsid w:val="00C55906"/>
    <w:rsid w:val="00C5591B"/>
    <w:rsid w:val="00C55DA1"/>
    <w:rsid w:val="00C5699F"/>
    <w:rsid w:val="00C572E8"/>
    <w:rsid w:val="00C600FA"/>
    <w:rsid w:val="00C60708"/>
    <w:rsid w:val="00C619D8"/>
    <w:rsid w:val="00C61AA7"/>
    <w:rsid w:val="00C6233E"/>
    <w:rsid w:val="00C62437"/>
    <w:rsid w:val="00C6311D"/>
    <w:rsid w:val="00C6426B"/>
    <w:rsid w:val="00C64B1E"/>
    <w:rsid w:val="00C652D9"/>
    <w:rsid w:val="00C65D75"/>
    <w:rsid w:val="00C65F30"/>
    <w:rsid w:val="00C66610"/>
    <w:rsid w:val="00C67F3E"/>
    <w:rsid w:val="00C7106A"/>
    <w:rsid w:val="00C71371"/>
    <w:rsid w:val="00C71D32"/>
    <w:rsid w:val="00C73523"/>
    <w:rsid w:val="00C7363C"/>
    <w:rsid w:val="00C73749"/>
    <w:rsid w:val="00C739EA"/>
    <w:rsid w:val="00C74256"/>
    <w:rsid w:val="00C74BC5"/>
    <w:rsid w:val="00C74C79"/>
    <w:rsid w:val="00C74E21"/>
    <w:rsid w:val="00C755B4"/>
    <w:rsid w:val="00C7588A"/>
    <w:rsid w:val="00C75A5A"/>
    <w:rsid w:val="00C771C8"/>
    <w:rsid w:val="00C77601"/>
    <w:rsid w:val="00C776C4"/>
    <w:rsid w:val="00C77DFA"/>
    <w:rsid w:val="00C8008D"/>
    <w:rsid w:val="00C80284"/>
    <w:rsid w:val="00C8175B"/>
    <w:rsid w:val="00C8196D"/>
    <w:rsid w:val="00C81DA8"/>
    <w:rsid w:val="00C82241"/>
    <w:rsid w:val="00C824BE"/>
    <w:rsid w:val="00C83FEA"/>
    <w:rsid w:val="00C84EA7"/>
    <w:rsid w:val="00C86320"/>
    <w:rsid w:val="00C86DDA"/>
    <w:rsid w:val="00C902AD"/>
    <w:rsid w:val="00C90C5C"/>
    <w:rsid w:val="00C90D02"/>
    <w:rsid w:val="00C90E80"/>
    <w:rsid w:val="00C9170A"/>
    <w:rsid w:val="00C91ED8"/>
    <w:rsid w:val="00C930FB"/>
    <w:rsid w:val="00C949FB"/>
    <w:rsid w:val="00C95630"/>
    <w:rsid w:val="00C96108"/>
    <w:rsid w:val="00C9654C"/>
    <w:rsid w:val="00C969EB"/>
    <w:rsid w:val="00C96B03"/>
    <w:rsid w:val="00C96B86"/>
    <w:rsid w:val="00CA0B06"/>
    <w:rsid w:val="00CA0D74"/>
    <w:rsid w:val="00CA0E47"/>
    <w:rsid w:val="00CA1363"/>
    <w:rsid w:val="00CA2173"/>
    <w:rsid w:val="00CA22C0"/>
    <w:rsid w:val="00CA2BFC"/>
    <w:rsid w:val="00CA31C8"/>
    <w:rsid w:val="00CA374C"/>
    <w:rsid w:val="00CA3B49"/>
    <w:rsid w:val="00CA4C10"/>
    <w:rsid w:val="00CA5BC9"/>
    <w:rsid w:val="00CA5E93"/>
    <w:rsid w:val="00CA6375"/>
    <w:rsid w:val="00CA6594"/>
    <w:rsid w:val="00CA7C14"/>
    <w:rsid w:val="00CA7E3E"/>
    <w:rsid w:val="00CB0350"/>
    <w:rsid w:val="00CB0DA0"/>
    <w:rsid w:val="00CB197B"/>
    <w:rsid w:val="00CB1B06"/>
    <w:rsid w:val="00CB1E4B"/>
    <w:rsid w:val="00CB2FB9"/>
    <w:rsid w:val="00CB32A7"/>
    <w:rsid w:val="00CB41EA"/>
    <w:rsid w:val="00CB436B"/>
    <w:rsid w:val="00CB4537"/>
    <w:rsid w:val="00CB55A4"/>
    <w:rsid w:val="00CB6B40"/>
    <w:rsid w:val="00CB7723"/>
    <w:rsid w:val="00CB7AF3"/>
    <w:rsid w:val="00CB7B2C"/>
    <w:rsid w:val="00CC03BD"/>
    <w:rsid w:val="00CC078E"/>
    <w:rsid w:val="00CC0D2C"/>
    <w:rsid w:val="00CC1111"/>
    <w:rsid w:val="00CC12FD"/>
    <w:rsid w:val="00CC1D21"/>
    <w:rsid w:val="00CC31D5"/>
    <w:rsid w:val="00CC376E"/>
    <w:rsid w:val="00CC39A3"/>
    <w:rsid w:val="00CC3B74"/>
    <w:rsid w:val="00CC4780"/>
    <w:rsid w:val="00CC4821"/>
    <w:rsid w:val="00CC4A15"/>
    <w:rsid w:val="00CC4B47"/>
    <w:rsid w:val="00CC5679"/>
    <w:rsid w:val="00CC5BBF"/>
    <w:rsid w:val="00CC5CFA"/>
    <w:rsid w:val="00CD006D"/>
    <w:rsid w:val="00CD0862"/>
    <w:rsid w:val="00CD088B"/>
    <w:rsid w:val="00CD097C"/>
    <w:rsid w:val="00CD0DF6"/>
    <w:rsid w:val="00CD1D43"/>
    <w:rsid w:val="00CD2283"/>
    <w:rsid w:val="00CD2288"/>
    <w:rsid w:val="00CD2C6A"/>
    <w:rsid w:val="00CD44A1"/>
    <w:rsid w:val="00CD49CD"/>
    <w:rsid w:val="00CD5A8E"/>
    <w:rsid w:val="00CD5DBF"/>
    <w:rsid w:val="00CD5F56"/>
    <w:rsid w:val="00CD7684"/>
    <w:rsid w:val="00CE05F9"/>
    <w:rsid w:val="00CE108F"/>
    <w:rsid w:val="00CE1111"/>
    <w:rsid w:val="00CE1152"/>
    <w:rsid w:val="00CE1A95"/>
    <w:rsid w:val="00CE2222"/>
    <w:rsid w:val="00CE28CD"/>
    <w:rsid w:val="00CE32BF"/>
    <w:rsid w:val="00CE3D8B"/>
    <w:rsid w:val="00CE5368"/>
    <w:rsid w:val="00CE54A9"/>
    <w:rsid w:val="00CE601B"/>
    <w:rsid w:val="00CE6377"/>
    <w:rsid w:val="00CE6801"/>
    <w:rsid w:val="00CE68CA"/>
    <w:rsid w:val="00CE6F0F"/>
    <w:rsid w:val="00CE75ED"/>
    <w:rsid w:val="00CE7E86"/>
    <w:rsid w:val="00CF0384"/>
    <w:rsid w:val="00CF0A55"/>
    <w:rsid w:val="00CF1DF0"/>
    <w:rsid w:val="00CF23D7"/>
    <w:rsid w:val="00CF461D"/>
    <w:rsid w:val="00CF59FA"/>
    <w:rsid w:val="00CF5D0D"/>
    <w:rsid w:val="00CF5F72"/>
    <w:rsid w:val="00CF7094"/>
    <w:rsid w:val="00CF78CF"/>
    <w:rsid w:val="00CF7F33"/>
    <w:rsid w:val="00D01615"/>
    <w:rsid w:val="00D0242D"/>
    <w:rsid w:val="00D02F54"/>
    <w:rsid w:val="00D03561"/>
    <w:rsid w:val="00D042EC"/>
    <w:rsid w:val="00D046A4"/>
    <w:rsid w:val="00D048AC"/>
    <w:rsid w:val="00D0585C"/>
    <w:rsid w:val="00D0663E"/>
    <w:rsid w:val="00D07210"/>
    <w:rsid w:val="00D074A2"/>
    <w:rsid w:val="00D07C87"/>
    <w:rsid w:val="00D07F2C"/>
    <w:rsid w:val="00D101B5"/>
    <w:rsid w:val="00D1683F"/>
    <w:rsid w:val="00D170B3"/>
    <w:rsid w:val="00D1732A"/>
    <w:rsid w:val="00D2041B"/>
    <w:rsid w:val="00D204C8"/>
    <w:rsid w:val="00D223F8"/>
    <w:rsid w:val="00D22445"/>
    <w:rsid w:val="00D22940"/>
    <w:rsid w:val="00D2352F"/>
    <w:rsid w:val="00D255B9"/>
    <w:rsid w:val="00D263AB"/>
    <w:rsid w:val="00D26C2C"/>
    <w:rsid w:val="00D277AF"/>
    <w:rsid w:val="00D27E16"/>
    <w:rsid w:val="00D321AB"/>
    <w:rsid w:val="00D323A7"/>
    <w:rsid w:val="00D324A4"/>
    <w:rsid w:val="00D33024"/>
    <w:rsid w:val="00D33D50"/>
    <w:rsid w:val="00D340A8"/>
    <w:rsid w:val="00D3419D"/>
    <w:rsid w:val="00D349A9"/>
    <w:rsid w:val="00D34D88"/>
    <w:rsid w:val="00D36666"/>
    <w:rsid w:val="00D4085B"/>
    <w:rsid w:val="00D40E3B"/>
    <w:rsid w:val="00D41511"/>
    <w:rsid w:val="00D415D7"/>
    <w:rsid w:val="00D41BC5"/>
    <w:rsid w:val="00D41E0F"/>
    <w:rsid w:val="00D425A9"/>
    <w:rsid w:val="00D4269E"/>
    <w:rsid w:val="00D428DD"/>
    <w:rsid w:val="00D42D8F"/>
    <w:rsid w:val="00D436AB"/>
    <w:rsid w:val="00D43E34"/>
    <w:rsid w:val="00D4501D"/>
    <w:rsid w:val="00D45401"/>
    <w:rsid w:val="00D45A26"/>
    <w:rsid w:val="00D45E83"/>
    <w:rsid w:val="00D46E40"/>
    <w:rsid w:val="00D4774E"/>
    <w:rsid w:val="00D50B4D"/>
    <w:rsid w:val="00D50EC6"/>
    <w:rsid w:val="00D50F88"/>
    <w:rsid w:val="00D51100"/>
    <w:rsid w:val="00D51BA1"/>
    <w:rsid w:val="00D54C85"/>
    <w:rsid w:val="00D55337"/>
    <w:rsid w:val="00D56BD0"/>
    <w:rsid w:val="00D56C62"/>
    <w:rsid w:val="00D56DF2"/>
    <w:rsid w:val="00D57BB4"/>
    <w:rsid w:val="00D57C87"/>
    <w:rsid w:val="00D57E04"/>
    <w:rsid w:val="00D60102"/>
    <w:rsid w:val="00D602FF"/>
    <w:rsid w:val="00D605DC"/>
    <w:rsid w:val="00D607BB"/>
    <w:rsid w:val="00D61495"/>
    <w:rsid w:val="00D63144"/>
    <w:rsid w:val="00D63E93"/>
    <w:rsid w:val="00D647DE"/>
    <w:rsid w:val="00D6521C"/>
    <w:rsid w:val="00D6536E"/>
    <w:rsid w:val="00D65DCF"/>
    <w:rsid w:val="00D67D58"/>
    <w:rsid w:val="00D70185"/>
    <w:rsid w:val="00D71503"/>
    <w:rsid w:val="00D71529"/>
    <w:rsid w:val="00D71E2E"/>
    <w:rsid w:val="00D72313"/>
    <w:rsid w:val="00D728C3"/>
    <w:rsid w:val="00D73DC9"/>
    <w:rsid w:val="00D73F93"/>
    <w:rsid w:val="00D7408F"/>
    <w:rsid w:val="00D74A06"/>
    <w:rsid w:val="00D76B29"/>
    <w:rsid w:val="00D77377"/>
    <w:rsid w:val="00D77973"/>
    <w:rsid w:val="00D77C2E"/>
    <w:rsid w:val="00D77CBD"/>
    <w:rsid w:val="00D80BFB"/>
    <w:rsid w:val="00D80D17"/>
    <w:rsid w:val="00D834DB"/>
    <w:rsid w:val="00D84380"/>
    <w:rsid w:val="00D8455C"/>
    <w:rsid w:val="00D8480A"/>
    <w:rsid w:val="00D84BDD"/>
    <w:rsid w:val="00D879AE"/>
    <w:rsid w:val="00D87BF1"/>
    <w:rsid w:val="00D903DA"/>
    <w:rsid w:val="00D906E7"/>
    <w:rsid w:val="00D90FB8"/>
    <w:rsid w:val="00D9290A"/>
    <w:rsid w:val="00D92A0D"/>
    <w:rsid w:val="00D959DF"/>
    <w:rsid w:val="00D95A2A"/>
    <w:rsid w:val="00D97748"/>
    <w:rsid w:val="00D97A74"/>
    <w:rsid w:val="00DA015D"/>
    <w:rsid w:val="00DA05BD"/>
    <w:rsid w:val="00DA08F9"/>
    <w:rsid w:val="00DA0C69"/>
    <w:rsid w:val="00DA0F21"/>
    <w:rsid w:val="00DA0F5F"/>
    <w:rsid w:val="00DA32F8"/>
    <w:rsid w:val="00DA3C1A"/>
    <w:rsid w:val="00DA3E7A"/>
    <w:rsid w:val="00DA51D8"/>
    <w:rsid w:val="00DA5909"/>
    <w:rsid w:val="00DA5CBB"/>
    <w:rsid w:val="00DA665D"/>
    <w:rsid w:val="00DA67F1"/>
    <w:rsid w:val="00DA73C1"/>
    <w:rsid w:val="00DA744A"/>
    <w:rsid w:val="00DA7DCE"/>
    <w:rsid w:val="00DB084C"/>
    <w:rsid w:val="00DB0DE5"/>
    <w:rsid w:val="00DB2412"/>
    <w:rsid w:val="00DB2CB4"/>
    <w:rsid w:val="00DB38DA"/>
    <w:rsid w:val="00DB4B8D"/>
    <w:rsid w:val="00DB5C06"/>
    <w:rsid w:val="00DB6238"/>
    <w:rsid w:val="00DB6563"/>
    <w:rsid w:val="00DB69C1"/>
    <w:rsid w:val="00DC0D11"/>
    <w:rsid w:val="00DC137E"/>
    <w:rsid w:val="00DC2151"/>
    <w:rsid w:val="00DC2365"/>
    <w:rsid w:val="00DC23B4"/>
    <w:rsid w:val="00DC305A"/>
    <w:rsid w:val="00DC3C6A"/>
    <w:rsid w:val="00DC4322"/>
    <w:rsid w:val="00DC43DE"/>
    <w:rsid w:val="00DC5913"/>
    <w:rsid w:val="00DC5F39"/>
    <w:rsid w:val="00DC5F88"/>
    <w:rsid w:val="00DC6341"/>
    <w:rsid w:val="00DC683E"/>
    <w:rsid w:val="00DC6D27"/>
    <w:rsid w:val="00DC7FCB"/>
    <w:rsid w:val="00DD0F4F"/>
    <w:rsid w:val="00DD3D3F"/>
    <w:rsid w:val="00DD42A1"/>
    <w:rsid w:val="00DD449D"/>
    <w:rsid w:val="00DD58D7"/>
    <w:rsid w:val="00DD5C53"/>
    <w:rsid w:val="00DD6278"/>
    <w:rsid w:val="00DD6606"/>
    <w:rsid w:val="00DD7FC5"/>
    <w:rsid w:val="00DD7FD9"/>
    <w:rsid w:val="00DE0DB4"/>
    <w:rsid w:val="00DE0F4A"/>
    <w:rsid w:val="00DE133C"/>
    <w:rsid w:val="00DE1A13"/>
    <w:rsid w:val="00DE20D7"/>
    <w:rsid w:val="00DE258B"/>
    <w:rsid w:val="00DE29D3"/>
    <w:rsid w:val="00DE2F1D"/>
    <w:rsid w:val="00DE31B1"/>
    <w:rsid w:val="00DE4489"/>
    <w:rsid w:val="00DE4BE0"/>
    <w:rsid w:val="00DE675F"/>
    <w:rsid w:val="00DE6AF6"/>
    <w:rsid w:val="00DE6C04"/>
    <w:rsid w:val="00DE72F2"/>
    <w:rsid w:val="00DE7778"/>
    <w:rsid w:val="00DE7C09"/>
    <w:rsid w:val="00DF1386"/>
    <w:rsid w:val="00DF17B4"/>
    <w:rsid w:val="00DF3FD5"/>
    <w:rsid w:val="00DF5963"/>
    <w:rsid w:val="00DF620B"/>
    <w:rsid w:val="00DF673B"/>
    <w:rsid w:val="00DF6B58"/>
    <w:rsid w:val="00DF70E2"/>
    <w:rsid w:val="00E00902"/>
    <w:rsid w:val="00E0154C"/>
    <w:rsid w:val="00E0180F"/>
    <w:rsid w:val="00E019F8"/>
    <w:rsid w:val="00E01D3D"/>
    <w:rsid w:val="00E02975"/>
    <w:rsid w:val="00E02D7E"/>
    <w:rsid w:val="00E03236"/>
    <w:rsid w:val="00E03671"/>
    <w:rsid w:val="00E04A2D"/>
    <w:rsid w:val="00E04EA7"/>
    <w:rsid w:val="00E05833"/>
    <w:rsid w:val="00E06C27"/>
    <w:rsid w:val="00E07C85"/>
    <w:rsid w:val="00E11330"/>
    <w:rsid w:val="00E118D9"/>
    <w:rsid w:val="00E1276A"/>
    <w:rsid w:val="00E1286B"/>
    <w:rsid w:val="00E13259"/>
    <w:rsid w:val="00E14E09"/>
    <w:rsid w:val="00E1717C"/>
    <w:rsid w:val="00E17776"/>
    <w:rsid w:val="00E17926"/>
    <w:rsid w:val="00E21129"/>
    <w:rsid w:val="00E224DD"/>
    <w:rsid w:val="00E22815"/>
    <w:rsid w:val="00E23588"/>
    <w:rsid w:val="00E24467"/>
    <w:rsid w:val="00E24636"/>
    <w:rsid w:val="00E250F6"/>
    <w:rsid w:val="00E26582"/>
    <w:rsid w:val="00E30426"/>
    <w:rsid w:val="00E30B43"/>
    <w:rsid w:val="00E30DA8"/>
    <w:rsid w:val="00E31060"/>
    <w:rsid w:val="00E328CF"/>
    <w:rsid w:val="00E35CB1"/>
    <w:rsid w:val="00E418C5"/>
    <w:rsid w:val="00E424C9"/>
    <w:rsid w:val="00E42513"/>
    <w:rsid w:val="00E42909"/>
    <w:rsid w:val="00E430B4"/>
    <w:rsid w:val="00E43CA0"/>
    <w:rsid w:val="00E43DEB"/>
    <w:rsid w:val="00E45B9E"/>
    <w:rsid w:val="00E45D33"/>
    <w:rsid w:val="00E46A48"/>
    <w:rsid w:val="00E46AC5"/>
    <w:rsid w:val="00E506E2"/>
    <w:rsid w:val="00E51BCA"/>
    <w:rsid w:val="00E5257C"/>
    <w:rsid w:val="00E5424B"/>
    <w:rsid w:val="00E54670"/>
    <w:rsid w:val="00E54B51"/>
    <w:rsid w:val="00E56ABE"/>
    <w:rsid w:val="00E56B34"/>
    <w:rsid w:val="00E5719A"/>
    <w:rsid w:val="00E601F6"/>
    <w:rsid w:val="00E60A42"/>
    <w:rsid w:val="00E61EDE"/>
    <w:rsid w:val="00E62505"/>
    <w:rsid w:val="00E63EDD"/>
    <w:rsid w:val="00E64F6A"/>
    <w:rsid w:val="00E65BE4"/>
    <w:rsid w:val="00E668D8"/>
    <w:rsid w:val="00E66A4C"/>
    <w:rsid w:val="00E70DCA"/>
    <w:rsid w:val="00E70E52"/>
    <w:rsid w:val="00E71483"/>
    <w:rsid w:val="00E74088"/>
    <w:rsid w:val="00E743E8"/>
    <w:rsid w:val="00E74ADD"/>
    <w:rsid w:val="00E74ED7"/>
    <w:rsid w:val="00E764B1"/>
    <w:rsid w:val="00E76F80"/>
    <w:rsid w:val="00E805F8"/>
    <w:rsid w:val="00E81E05"/>
    <w:rsid w:val="00E8241E"/>
    <w:rsid w:val="00E8251A"/>
    <w:rsid w:val="00E82626"/>
    <w:rsid w:val="00E83C6B"/>
    <w:rsid w:val="00E84A65"/>
    <w:rsid w:val="00E857EB"/>
    <w:rsid w:val="00E87E54"/>
    <w:rsid w:val="00E920CB"/>
    <w:rsid w:val="00E93EE1"/>
    <w:rsid w:val="00E94015"/>
    <w:rsid w:val="00E94B2F"/>
    <w:rsid w:val="00E953D6"/>
    <w:rsid w:val="00E954C0"/>
    <w:rsid w:val="00E95E3D"/>
    <w:rsid w:val="00E9706B"/>
    <w:rsid w:val="00E9730C"/>
    <w:rsid w:val="00E97B49"/>
    <w:rsid w:val="00EA14F4"/>
    <w:rsid w:val="00EA18E6"/>
    <w:rsid w:val="00EA3858"/>
    <w:rsid w:val="00EA44E0"/>
    <w:rsid w:val="00EA62C0"/>
    <w:rsid w:val="00EA6439"/>
    <w:rsid w:val="00EA6950"/>
    <w:rsid w:val="00EA6D2A"/>
    <w:rsid w:val="00EA7ED7"/>
    <w:rsid w:val="00EB0595"/>
    <w:rsid w:val="00EB162B"/>
    <w:rsid w:val="00EB18F7"/>
    <w:rsid w:val="00EB267C"/>
    <w:rsid w:val="00EB278B"/>
    <w:rsid w:val="00EB3B7E"/>
    <w:rsid w:val="00EB5EF9"/>
    <w:rsid w:val="00EB6DC0"/>
    <w:rsid w:val="00EB76C7"/>
    <w:rsid w:val="00EB7BA3"/>
    <w:rsid w:val="00EC0648"/>
    <w:rsid w:val="00EC0855"/>
    <w:rsid w:val="00EC1288"/>
    <w:rsid w:val="00EC36A5"/>
    <w:rsid w:val="00EC5476"/>
    <w:rsid w:val="00EC5655"/>
    <w:rsid w:val="00EC595D"/>
    <w:rsid w:val="00EC5E2B"/>
    <w:rsid w:val="00EC6F06"/>
    <w:rsid w:val="00EC6FEB"/>
    <w:rsid w:val="00EC70A1"/>
    <w:rsid w:val="00EC72CF"/>
    <w:rsid w:val="00EC74D6"/>
    <w:rsid w:val="00ED080D"/>
    <w:rsid w:val="00ED0D92"/>
    <w:rsid w:val="00ED0DC5"/>
    <w:rsid w:val="00ED104E"/>
    <w:rsid w:val="00ED1414"/>
    <w:rsid w:val="00ED174B"/>
    <w:rsid w:val="00ED17F2"/>
    <w:rsid w:val="00ED18B5"/>
    <w:rsid w:val="00ED2CB2"/>
    <w:rsid w:val="00ED2DA8"/>
    <w:rsid w:val="00ED4E7E"/>
    <w:rsid w:val="00ED509C"/>
    <w:rsid w:val="00ED51FF"/>
    <w:rsid w:val="00ED5ABC"/>
    <w:rsid w:val="00ED705E"/>
    <w:rsid w:val="00EE1704"/>
    <w:rsid w:val="00EE1AFE"/>
    <w:rsid w:val="00EE288F"/>
    <w:rsid w:val="00EE2D76"/>
    <w:rsid w:val="00EE3E99"/>
    <w:rsid w:val="00EE5FA3"/>
    <w:rsid w:val="00EE6520"/>
    <w:rsid w:val="00EE658D"/>
    <w:rsid w:val="00EE7502"/>
    <w:rsid w:val="00EE7790"/>
    <w:rsid w:val="00EF0A6F"/>
    <w:rsid w:val="00EF122D"/>
    <w:rsid w:val="00EF2FCB"/>
    <w:rsid w:val="00EF317F"/>
    <w:rsid w:val="00EF3FB1"/>
    <w:rsid w:val="00EF40C3"/>
    <w:rsid w:val="00EF46E4"/>
    <w:rsid w:val="00EF5672"/>
    <w:rsid w:val="00EF757F"/>
    <w:rsid w:val="00EF7A39"/>
    <w:rsid w:val="00F00422"/>
    <w:rsid w:val="00F007AA"/>
    <w:rsid w:val="00F009C7"/>
    <w:rsid w:val="00F00D7F"/>
    <w:rsid w:val="00F011A0"/>
    <w:rsid w:val="00F01A4C"/>
    <w:rsid w:val="00F01D53"/>
    <w:rsid w:val="00F01DAF"/>
    <w:rsid w:val="00F01E41"/>
    <w:rsid w:val="00F0277E"/>
    <w:rsid w:val="00F02D73"/>
    <w:rsid w:val="00F02DDC"/>
    <w:rsid w:val="00F03006"/>
    <w:rsid w:val="00F036A6"/>
    <w:rsid w:val="00F03AB3"/>
    <w:rsid w:val="00F04778"/>
    <w:rsid w:val="00F05657"/>
    <w:rsid w:val="00F05A55"/>
    <w:rsid w:val="00F070D3"/>
    <w:rsid w:val="00F07B2C"/>
    <w:rsid w:val="00F1057B"/>
    <w:rsid w:val="00F1269A"/>
    <w:rsid w:val="00F1286B"/>
    <w:rsid w:val="00F13A2F"/>
    <w:rsid w:val="00F151C0"/>
    <w:rsid w:val="00F15B41"/>
    <w:rsid w:val="00F160AF"/>
    <w:rsid w:val="00F17316"/>
    <w:rsid w:val="00F17F67"/>
    <w:rsid w:val="00F207A2"/>
    <w:rsid w:val="00F213A8"/>
    <w:rsid w:val="00F2154F"/>
    <w:rsid w:val="00F21D1A"/>
    <w:rsid w:val="00F22175"/>
    <w:rsid w:val="00F22649"/>
    <w:rsid w:val="00F22C54"/>
    <w:rsid w:val="00F22CA5"/>
    <w:rsid w:val="00F22E01"/>
    <w:rsid w:val="00F233E6"/>
    <w:rsid w:val="00F23A3A"/>
    <w:rsid w:val="00F24F45"/>
    <w:rsid w:val="00F2683E"/>
    <w:rsid w:val="00F26D2C"/>
    <w:rsid w:val="00F272B3"/>
    <w:rsid w:val="00F27428"/>
    <w:rsid w:val="00F27EE2"/>
    <w:rsid w:val="00F30FF2"/>
    <w:rsid w:val="00F31BC5"/>
    <w:rsid w:val="00F331B1"/>
    <w:rsid w:val="00F331F2"/>
    <w:rsid w:val="00F334FB"/>
    <w:rsid w:val="00F343C9"/>
    <w:rsid w:val="00F36B4E"/>
    <w:rsid w:val="00F378F0"/>
    <w:rsid w:val="00F400AE"/>
    <w:rsid w:val="00F40663"/>
    <w:rsid w:val="00F40E95"/>
    <w:rsid w:val="00F41117"/>
    <w:rsid w:val="00F41EEA"/>
    <w:rsid w:val="00F42ED4"/>
    <w:rsid w:val="00F42F76"/>
    <w:rsid w:val="00F42F9E"/>
    <w:rsid w:val="00F4437F"/>
    <w:rsid w:val="00F4464B"/>
    <w:rsid w:val="00F44C62"/>
    <w:rsid w:val="00F450FE"/>
    <w:rsid w:val="00F45BA3"/>
    <w:rsid w:val="00F45C33"/>
    <w:rsid w:val="00F45E17"/>
    <w:rsid w:val="00F46B02"/>
    <w:rsid w:val="00F4731E"/>
    <w:rsid w:val="00F5102D"/>
    <w:rsid w:val="00F514FD"/>
    <w:rsid w:val="00F51CE4"/>
    <w:rsid w:val="00F5215D"/>
    <w:rsid w:val="00F526E9"/>
    <w:rsid w:val="00F528B3"/>
    <w:rsid w:val="00F52CF8"/>
    <w:rsid w:val="00F53F10"/>
    <w:rsid w:val="00F54C50"/>
    <w:rsid w:val="00F5517C"/>
    <w:rsid w:val="00F5569A"/>
    <w:rsid w:val="00F56DB9"/>
    <w:rsid w:val="00F5705E"/>
    <w:rsid w:val="00F607A5"/>
    <w:rsid w:val="00F6080E"/>
    <w:rsid w:val="00F612CC"/>
    <w:rsid w:val="00F61CB7"/>
    <w:rsid w:val="00F6341A"/>
    <w:rsid w:val="00F64F6E"/>
    <w:rsid w:val="00F6564C"/>
    <w:rsid w:val="00F659E7"/>
    <w:rsid w:val="00F67D60"/>
    <w:rsid w:val="00F704E7"/>
    <w:rsid w:val="00F71137"/>
    <w:rsid w:val="00F71855"/>
    <w:rsid w:val="00F7266F"/>
    <w:rsid w:val="00F730F3"/>
    <w:rsid w:val="00F73D1E"/>
    <w:rsid w:val="00F74B52"/>
    <w:rsid w:val="00F752B8"/>
    <w:rsid w:val="00F75F5E"/>
    <w:rsid w:val="00F7640C"/>
    <w:rsid w:val="00F774C8"/>
    <w:rsid w:val="00F77C7F"/>
    <w:rsid w:val="00F800D7"/>
    <w:rsid w:val="00F803BD"/>
    <w:rsid w:val="00F80F5B"/>
    <w:rsid w:val="00F82B74"/>
    <w:rsid w:val="00F82FBC"/>
    <w:rsid w:val="00F8321C"/>
    <w:rsid w:val="00F84075"/>
    <w:rsid w:val="00F84A8C"/>
    <w:rsid w:val="00F84C1A"/>
    <w:rsid w:val="00F84E35"/>
    <w:rsid w:val="00F84EE4"/>
    <w:rsid w:val="00F86387"/>
    <w:rsid w:val="00F86865"/>
    <w:rsid w:val="00F87172"/>
    <w:rsid w:val="00F87D4A"/>
    <w:rsid w:val="00F9285D"/>
    <w:rsid w:val="00F93D92"/>
    <w:rsid w:val="00F969E6"/>
    <w:rsid w:val="00F97609"/>
    <w:rsid w:val="00F97E87"/>
    <w:rsid w:val="00FA0254"/>
    <w:rsid w:val="00FA058D"/>
    <w:rsid w:val="00FA0CFF"/>
    <w:rsid w:val="00FA12F0"/>
    <w:rsid w:val="00FA2BB5"/>
    <w:rsid w:val="00FA2DF0"/>
    <w:rsid w:val="00FA2EE0"/>
    <w:rsid w:val="00FA2FF9"/>
    <w:rsid w:val="00FA30FB"/>
    <w:rsid w:val="00FA3342"/>
    <w:rsid w:val="00FA3580"/>
    <w:rsid w:val="00FA408C"/>
    <w:rsid w:val="00FA41B2"/>
    <w:rsid w:val="00FA457A"/>
    <w:rsid w:val="00FA47AF"/>
    <w:rsid w:val="00FA4D32"/>
    <w:rsid w:val="00FA6478"/>
    <w:rsid w:val="00FA6503"/>
    <w:rsid w:val="00FA66CF"/>
    <w:rsid w:val="00FA707E"/>
    <w:rsid w:val="00FA718A"/>
    <w:rsid w:val="00FA7F92"/>
    <w:rsid w:val="00FB09C6"/>
    <w:rsid w:val="00FB161F"/>
    <w:rsid w:val="00FB1C9A"/>
    <w:rsid w:val="00FB210F"/>
    <w:rsid w:val="00FB28DF"/>
    <w:rsid w:val="00FB2F8A"/>
    <w:rsid w:val="00FB31DB"/>
    <w:rsid w:val="00FB3DA0"/>
    <w:rsid w:val="00FB3E05"/>
    <w:rsid w:val="00FB4ABA"/>
    <w:rsid w:val="00FB6741"/>
    <w:rsid w:val="00FB6FF5"/>
    <w:rsid w:val="00FB7490"/>
    <w:rsid w:val="00FB74A8"/>
    <w:rsid w:val="00FB78A1"/>
    <w:rsid w:val="00FC0CE6"/>
    <w:rsid w:val="00FC0F87"/>
    <w:rsid w:val="00FC1526"/>
    <w:rsid w:val="00FC28D6"/>
    <w:rsid w:val="00FC2976"/>
    <w:rsid w:val="00FC2DF2"/>
    <w:rsid w:val="00FC3BFC"/>
    <w:rsid w:val="00FC414A"/>
    <w:rsid w:val="00FC436B"/>
    <w:rsid w:val="00FC4D90"/>
    <w:rsid w:val="00FC5143"/>
    <w:rsid w:val="00FC546F"/>
    <w:rsid w:val="00FC5F3F"/>
    <w:rsid w:val="00FC6D60"/>
    <w:rsid w:val="00FC7942"/>
    <w:rsid w:val="00FC7F42"/>
    <w:rsid w:val="00FD011F"/>
    <w:rsid w:val="00FD014E"/>
    <w:rsid w:val="00FD0E80"/>
    <w:rsid w:val="00FD1033"/>
    <w:rsid w:val="00FD2580"/>
    <w:rsid w:val="00FD263C"/>
    <w:rsid w:val="00FD553A"/>
    <w:rsid w:val="00FD55A2"/>
    <w:rsid w:val="00FD58C7"/>
    <w:rsid w:val="00FD5917"/>
    <w:rsid w:val="00FD6B49"/>
    <w:rsid w:val="00FD7230"/>
    <w:rsid w:val="00FE060C"/>
    <w:rsid w:val="00FE0AC1"/>
    <w:rsid w:val="00FE18A1"/>
    <w:rsid w:val="00FE31C8"/>
    <w:rsid w:val="00FE3442"/>
    <w:rsid w:val="00FE499C"/>
    <w:rsid w:val="00FE4ECC"/>
    <w:rsid w:val="00FE5068"/>
    <w:rsid w:val="00FE51E0"/>
    <w:rsid w:val="00FE53B8"/>
    <w:rsid w:val="00FE5F01"/>
    <w:rsid w:val="00FE77E9"/>
    <w:rsid w:val="00FF08EB"/>
    <w:rsid w:val="00FF0B15"/>
    <w:rsid w:val="00FF1B04"/>
    <w:rsid w:val="00FF1C01"/>
    <w:rsid w:val="00FF44C9"/>
    <w:rsid w:val="00FF46CE"/>
    <w:rsid w:val="00FF4B49"/>
    <w:rsid w:val="00FF606D"/>
    <w:rsid w:val="00FF6722"/>
    <w:rsid w:val="00FF6B08"/>
    <w:rsid w:val="00FF7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C0B957"/>
  <w15:docId w15:val="{83719F7A-BD9E-42B0-BC6F-C2C1CE5E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0"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0F6"/>
    <w:rPr>
      <w:rFonts w:eastAsia="Times New Roman"/>
      <w:sz w:val="24"/>
      <w:szCs w:val="24"/>
    </w:rPr>
  </w:style>
  <w:style w:type="paragraph" w:styleId="Heading1">
    <w:name w:val="heading 1"/>
    <w:aliases w:val="Heading 1(Report Only),Chapter,Heading 1(Report Only)1,Chapter1,H1,Kop 1-cust,Main heading,Heading 10,Head 1,Section Heading,Headline1,Headline11,Headline12,Headline13,Section Heading (1.0,2.0...),don't use,l1,I1,l1+toc 1,no pg,1st lev,Heading"/>
    <w:basedOn w:val="Normal"/>
    <w:next w:val="Normal"/>
    <w:link w:val="Heading1Char"/>
    <w:autoRedefine/>
    <w:uiPriority w:val="9"/>
    <w:qFormat/>
    <w:rsid w:val="00EA3858"/>
    <w:pPr>
      <w:keepNext/>
      <w:keepLines/>
      <w:widowControl w:val="0"/>
      <w:spacing w:before="120"/>
      <w:ind w:firstLine="567"/>
      <w:outlineLvl w:val="0"/>
    </w:pPr>
    <w:rPr>
      <w:b/>
      <w:bCs/>
    </w:rPr>
  </w:style>
  <w:style w:type="paragraph" w:styleId="Heading2">
    <w:name w:val="heading 2"/>
    <w:basedOn w:val="Normal"/>
    <w:next w:val="Normal"/>
    <w:link w:val="Heading2Char"/>
    <w:autoRedefine/>
    <w:uiPriority w:val="9"/>
    <w:qFormat/>
    <w:rsid w:val="00EA3858"/>
    <w:pPr>
      <w:widowControl w:val="0"/>
      <w:spacing w:before="120" w:after="120"/>
      <w:ind w:firstLine="567"/>
      <w:outlineLvl w:val="1"/>
    </w:pPr>
    <w:rPr>
      <w:b/>
      <w:bCs/>
      <w:lang w:bidi="en-US"/>
    </w:rPr>
  </w:style>
  <w:style w:type="paragraph" w:styleId="Heading3">
    <w:name w:val="heading 3"/>
    <w:aliases w:val="h3,h31,3,l3,Heading 3 Char Char,3 bullet,b,H3,Heading 3 hidden,2h,h32,Section,Heading 2.3,(Alt+3),1.2.3.,alltoc,Titles,(Alt+3)1,(Alt+3)2,(Alt+3)3,(Alt+3)4,(Alt+3)5,(Alt+3)6,(Alt+3)11,(Alt+3)21,(Alt+3)31,(Alt+3)41,(Alt+3)7,(Alt+3)12,Map,H31,Min"/>
    <w:basedOn w:val="Normal"/>
    <w:next w:val="Normal"/>
    <w:link w:val="Heading3Char"/>
    <w:autoRedefine/>
    <w:qFormat/>
    <w:rsid w:val="00206905"/>
    <w:pPr>
      <w:widowControl w:val="0"/>
      <w:spacing w:before="120" w:after="120"/>
      <w:ind w:firstLine="567"/>
      <w:outlineLvl w:val="2"/>
    </w:pPr>
    <w:rPr>
      <w:b/>
      <w:i/>
      <w:lang w:bidi="en-US"/>
    </w:rPr>
  </w:style>
  <w:style w:type="paragraph" w:styleId="Heading4">
    <w:name w:val="heading 4"/>
    <w:aliases w:val="h4,h41,h4 Char,h41 Char Char Char Char,Heading 4 Char Char,Char Char,Heading 4 Char Char Char Char Char Char Char Char,h41 + Character s...,Char Char Char Char Char,Heading4,Heading41,Heading42,4,Heading411,Heading43,Heading412,Heading No. L4"/>
    <w:basedOn w:val="Normal"/>
    <w:next w:val="Normal"/>
    <w:link w:val="Heading4Char"/>
    <w:autoRedefine/>
    <w:qFormat/>
    <w:rsid w:val="00F22CA5"/>
    <w:pPr>
      <w:keepNext/>
      <w:keepLines/>
      <w:numPr>
        <w:numId w:val="40"/>
      </w:numPr>
      <w:spacing w:before="200"/>
      <w:ind w:left="993"/>
      <w:contextualSpacing/>
      <w:outlineLvl w:val="3"/>
    </w:pPr>
    <w:rPr>
      <w:b/>
      <w:iCs/>
      <w:lang w:bidi="en-US"/>
    </w:rPr>
  </w:style>
  <w:style w:type="paragraph" w:styleId="Heading5">
    <w:name w:val="heading 5"/>
    <w:basedOn w:val="Normal"/>
    <w:next w:val="Normal"/>
    <w:link w:val="Heading5Char"/>
    <w:autoRedefine/>
    <w:uiPriority w:val="9"/>
    <w:qFormat/>
    <w:rsid w:val="00C23BF5"/>
    <w:pPr>
      <w:keepNext/>
      <w:keepLines/>
      <w:numPr>
        <w:ilvl w:val="4"/>
        <w:numId w:val="38"/>
      </w:numPr>
      <w:tabs>
        <w:tab w:val="left" w:pos="1134"/>
      </w:tabs>
      <w:spacing w:before="200"/>
      <w:contextualSpacing/>
      <w:outlineLvl w:val="4"/>
    </w:pPr>
    <w:rPr>
      <w:i/>
      <w:sz w:val="26"/>
      <w:szCs w:val="26"/>
      <w:lang w:bidi="en-US"/>
    </w:rPr>
  </w:style>
  <w:style w:type="paragraph" w:styleId="Heading6">
    <w:name w:val="heading 6"/>
    <w:aliases w:val="Heading 6(unused),Heading 6 Char Char,Heading 6 Char Char Char,Legal Level 1,L6,H6,Heading6,Heading61,Heading62,Heading611,Heading63,Heading612,6,h6,Requirement,Heading64,Heading613,Heading621,Heading6111,Heading631,Heading6121,61,h61,cnp,62"/>
    <w:basedOn w:val="Normal"/>
    <w:next w:val="Normal"/>
    <w:link w:val="Heading6Char"/>
    <w:uiPriority w:val="9"/>
    <w:qFormat/>
    <w:rsid w:val="008606A1"/>
    <w:pPr>
      <w:keepNext/>
      <w:keepLines/>
      <w:numPr>
        <w:ilvl w:val="5"/>
        <w:numId w:val="38"/>
      </w:numPr>
      <w:spacing w:before="200"/>
      <w:contextualSpacing/>
      <w:outlineLvl w:val="5"/>
    </w:pPr>
    <w:rPr>
      <w:i/>
      <w:iCs/>
      <w:color w:val="243F60"/>
      <w:lang w:bidi="en-US"/>
    </w:rPr>
  </w:style>
  <w:style w:type="paragraph" w:styleId="Heading7">
    <w:name w:val="heading 7"/>
    <w:aliases w:val="Heading 7(unused),L7,Legal Level 1.1.,7,cnc,Caption number (column-wide),ITT t7,PA Appendix Major,PIM 7,ExhibitTitle,Objective,heading7,req3,rp_Heading 7,l7,Legal Level 13,71,ExhibitTitle1,st1,Objective1,heading71,req31,72"/>
    <w:basedOn w:val="Normal"/>
    <w:next w:val="Normal"/>
    <w:link w:val="Heading7Char"/>
    <w:uiPriority w:val="9"/>
    <w:qFormat/>
    <w:rsid w:val="008606A1"/>
    <w:pPr>
      <w:keepNext/>
      <w:keepLines/>
      <w:numPr>
        <w:ilvl w:val="6"/>
        <w:numId w:val="38"/>
      </w:numPr>
      <w:spacing w:before="200"/>
      <w:contextualSpacing/>
      <w:outlineLvl w:val="6"/>
    </w:pPr>
    <w:rPr>
      <w:i/>
      <w:iCs/>
      <w:color w:val="404040"/>
      <w:lang w:bidi="en-US"/>
    </w:rPr>
  </w:style>
  <w:style w:type="paragraph" w:styleId="Heading8">
    <w:name w:val="heading 8"/>
    <w:aliases w:val="Heading 8(unused),Legal Level 1.1.1.,8,ctp,Caption text (page-wide),ITT t8,PA Appendix Minor,FigureTitle,Condition,req2,req,rp_Heading 8,l8,tt,Legal Level 12,12,Center Bold,table text,heading 8,requirement,81,FigureTitle1,Condition1"/>
    <w:basedOn w:val="Normal"/>
    <w:next w:val="Normal"/>
    <w:link w:val="Heading8Char"/>
    <w:uiPriority w:val="9"/>
    <w:qFormat/>
    <w:rsid w:val="008606A1"/>
    <w:pPr>
      <w:keepNext/>
      <w:keepLines/>
      <w:numPr>
        <w:ilvl w:val="7"/>
        <w:numId w:val="38"/>
      </w:numPr>
      <w:spacing w:before="200"/>
      <w:contextualSpacing/>
      <w:outlineLvl w:val="7"/>
    </w:pPr>
    <w:rPr>
      <w:color w:val="4F81BD"/>
      <w:sz w:val="20"/>
      <w:szCs w:val="20"/>
      <w:lang w:bidi="en-US"/>
    </w:rPr>
  </w:style>
  <w:style w:type="paragraph" w:styleId="Heading9">
    <w:name w:val="heading 9"/>
    <w:aliases w:val="Heading 9(unused),Legal Level 1.1.1.1.,Appendix Level 3,Legal Level 11,11"/>
    <w:basedOn w:val="Normal"/>
    <w:next w:val="Normal"/>
    <w:link w:val="Heading9Char"/>
    <w:uiPriority w:val="9"/>
    <w:qFormat/>
    <w:rsid w:val="008606A1"/>
    <w:pPr>
      <w:keepNext/>
      <w:keepLines/>
      <w:numPr>
        <w:ilvl w:val="8"/>
        <w:numId w:val="38"/>
      </w:numPr>
      <w:spacing w:before="200"/>
      <w:contextualSpacing/>
      <w:outlineLvl w:val="8"/>
    </w:pPr>
    <w:rPr>
      <w:i/>
      <w:iCs/>
      <w:color w:val="404040"/>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H1 Char,Kop 1-cust Char,Main heading Char,Heading 10 Char,Head 1 Char,Section Heading Char,Headline1 Char,Headline11 Char,Headline12 Char,Headline13 Char"/>
    <w:link w:val="Heading1"/>
    <w:uiPriority w:val="9"/>
    <w:qFormat/>
    <w:rsid w:val="00EA3858"/>
    <w:rPr>
      <w:rFonts w:eastAsia="Times New Roman"/>
      <w:b/>
      <w:bCs/>
      <w:sz w:val="28"/>
      <w:szCs w:val="28"/>
      <w:lang w:eastAsia="vi-VN"/>
    </w:rPr>
  </w:style>
  <w:style w:type="character" w:customStyle="1" w:styleId="Heading2Char">
    <w:name w:val="Heading 2 Char"/>
    <w:link w:val="Heading2"/>
    <w:uiPriority w:val="9"/>
    <w:rsid w:val="00EA3858"/>
    <w:rPr>
      <w:rFonts w:eastAsia="Times New Roman"/>
      <w:b/>
      <w:bCs/>
      <w:sz w:val="28"/>
      <w:szCs w:val="28"/>
      <w:lang w:bidi="en-US"/>
    </w:rPr>
  </w:style>
  <w:style w:type="character" w:customStyle="1" w:styleId="Heading3Char">
    <w:name w:val="Heading 3 Char"/>
    <w:aliases w:val="h3 Char,h31 Char,3 Char,l3 Char,Heading 3 Char Char Char,3 bullet Char,b Char,H3 Char,Heading 3 hidden Char,2h Char,h32 Char,Section Char,Heading 2.3 Char,(Alt+3) Char,1.2.3. Char,alltoc Char,Titles Char,(Alt+3)1 Char,(Alt+3)2 Char"/>
    <w:link w:val="Heading3"/>
    <w:qFormat/>
    <w:rsid w:val="00206905"/>
    <w:rPr>
      <w:rFonts w:eastAsia="Times New Roman"/>
      <w:b/>
      <w:i/>
      <w:sz w:val="28"/>
      <w:szCs w:val="28"/>
      <w:lang w:eastAsia="vi-VN" w:bidi="en-US"/>
    </w:rPr>
  </w:style>
  <w:style w:type="character" w:customStyle="1" w:styleId="Heading4Char">
    <w:name w:val="Heading 4 Char"/>
    <w:aliases w:val="h4 Char1,h41 Char,h4 Char Char,h41 Char Char Char Char Char,Heading 4 Char Char Char,Char Char Char,Heading 4 Char Char Char Char Char Char Char Char Char,h41 + Character s... Char,Char Char Char Char Char Char,Heading4 Char,4 Char"/>
    <w:link w:val="Heading4"/>
    <w:rsid w:val="00F22CA5"/>
    <w:rPr>
      <w:rFonts w:eastAsia="Times New Roman"/>
      <w:b/>
      <w:iCs/>
      <w:sz w:val="28"/>
      <w:szCs w:val="28"/>
      <w:lang w:val="vi-VN" w:bidi="en-US"/>
    </w:rPr>
  </w:style>
  <w:style w:type="character" w:customStyle="1" w:styleId="Heading5Char">
    <w:name w:val="Heading 5 Char"/>
    <w:link w:val="Heading5"/>
    <w:uiPriority w:val="9"/>
    <w:rsid w:val="00C23BF5"/>
    <w:rPr>
      <w:rFonts w:eastAsia="Times New Roman"/>
      <w:i/>
      <w:sz w:val="26"/>
      <w:szCs w:val="26"/>
      <w:lang w:val="vi-VN" w:eastAsia="vi-VN" w:bidi="en-US"/>
    </w:rPr>
  </w:style>
  <w:style w:type="character" w:customStyle="1" w:styleId="Heading6Char">
    <w:name w:val="Heading 6 Char"/>
    <w:aliases w:val="Heading 6(unused) Char,Heading 6 Char Char Char1,Heading 6 Char Char Char Char,Legal Level 1 Char,L6 Char,H6 Char,Heading6 Char,Heading61 Char,Heading62 Char,Heading611 Char,Heading63 Char,Heading612 Char,6 Char,h6 Char,Requirement Char"/>
    <w:link w:val="Heading6"/>
    <w:uiPriority w:val="9"/>
    <w:rsid w:val="008606A1"/>
    <w:rPr>
      <w:rFonts w:eastAsia="Times New Roman"/>
      <w:i/>
      <w:iCs/>
      <w:color w:val="243F60"/>
      <w:sz w:val="28"/>
      <w:szCs w:val="28"/>
      <w:lang w:val="vi-VN" w:eastAsia="vi-VN" w:bidi="en-US"/>
    </w:rPr>
  </w:style>
  <w:style w:type="character" w:customStyle="1" w:styleId="Heading7Char">
    <w:name w:val="Heading 7 Char"/>
    <w:aliases w:val="Heading 7(unused) Char,L7 Char,Legal Level 1.1. Char,7 Char,cnc Char,Caption number (column-wide) Char,ITT t7 Char,PA Appendix Major Char,PIM 7 Char,ExhibitTitle Char,Objective Char,heading7 Char,req3 Char,rp_Heading 7 Char,l7 Char"/>
    <w:link w:val="Heading7"/>
    <w:uiPriority w:val="9"/>
    <w:rsid w:val="008606A1"/>
    <w:rPr>
      <w:rFonts w:eastAsia="Times New Roman"/>
      <w:i/>
      <w:iCs/>
      <w:color w:val="404040"/>
      <w:sz w:val="28"/>
      <w:szCs w:val="28"/>
      <w:lang w:val="vi-VN" w:eastAsia="vi-VN" w:bidi="en-US"/>
    </w:rPr>
  </w:style>
  <w:style w:type="character" w:customStyle="1" w:styleId="Heading8Char">
    <w:name w:val="Heading 8 Char"/>
    <w:aliases w:val="Heading 8(unused) Char,Legal Level 1.1.1. Char,8 Char,ctp Char,Caption text (page-wide) Char,ITT t8 Char,PA Appendix Minor Char,FigureTitle Char,Condition Char,req2 Char,req Char,rp_Heading 8 Char,l8 Char,tt Char,Legal Level 12 Char"/>
    <w:link w:val="Heading8"/>
    <w:uiPriority w:val="9"/>
    <w:rsid w:val="008606A1"/>
    <w:rPr>
      <w:rFonts w:eastAsia="Times New Roman"/>
      <w:color w:val="4F81BD"/>
      <w:lang w:val="vi-VN" w:eastAsia="vi-VN" w:bidi="en-US"/>
    </w:rPr>
  </w:style>
  <w:style w:type="character" w:customStyle="1" w:styleId="Heading9Char">
    <w:name w:val="Heading 9 Char"/>
    <w:aliases w:val="Heading 9(unused) Char,Legal Level 1.1.1.1. Char,Appendix Level 3 Char,Legal Level 11 Char,11 Char"/>
    <w:link w:val="Heading9"/>
    <w:uiPriority w:val="9"/>
    <w:rsid w:val="008606A1"/>
    <w:rPr>
      <w:rFonts w:eastAsia="Times New Roman"/>
      <w:i/>
      <w:iCs/>
      <w:color w:val="404040"/>
      <w:lang w:val="vi-VN" w:eastAsia="vi-VN" w:bidi="en-US"/>
    </w:rPr>
  </w:style>
  <w:style w:type="paragraph" w:styleId="ListParagraph">
    <w:name w:val="List Paragraph"/>
    <w:aliases w:val="Norm,abc,List Paragraph 1,Nga 3,List Paragraph1,Đoạn của Danh sách,List Paragraph11,List Paragraph111,List Paragraph2,List Paragraph1111,Đoạn c𞹺Danh sách,List Paragraph11111,List Paragraph111111,Colorful List - Accent 11,liet k"/>
    <w:basedOn w:val="Normal"/>
    <w:link w:val="ListParagraphChar"/>
    <w:uiPriority w:val="34"/>
    <w:qFormat/>
    <w:rsid w:val="00400993"/>
    <w:pPr>
      <w:tabs>
        <w:tab w:val="left" w:pos="851"/>
      </w:tabs>
      <w:spacing w:before="60" w:after="60"/>
      <w:ind w:left="720"/>
    </w:pPr>
    <w:rPr>
      <w:sz w:val="26"/>
      <w:szCs w:val="26"/>
    </w:rPr>
  </w:style>
  <w:style w:type="character" w:customStyle="1" w:styleId="ListParagraphChar">
    <w:name w:val="List Paragraph Char"/>
    <w:aliases w:val="Norm Char,abc Char,List Paragraph 1 Char,Nga 3 Char,List Paragraph1 Char,Đoạn của Danh sách Char,List Paragraph11 Char,List Paragraph111 Char,List Paragraph2 Char,List Paragraph1111 Char,Đoạn c𞹺Danh sách Char,liet k Char"/>
    <w:link w:val="ListParagraph"/>
    <w:uiPriority w:val="34"/>
    <w:qFormat/>
    <w:rsid w:val="00400993"/>
    <w:rPr>
      <w:rFonts w:eastAsia="Times New Roman"/>
      <w:sz w:val="26"/>
      <w:szCs w:val="26"/>
    </w:rPr>
  </w:style>
  <w:style w:type="paragraph" w:customStyle="1" w:styleId="-">
    <w:name w:val="-"/>
    <w:basedOn w:val="Normal"/>
    <w:link w:val="-Char"/>
    <w:qFormat/>
    <w:rsid w:val="00E70DCA"/>
    <w:pPr>
      <w:tabs>
        <w:tab w:val="left" w:pos="709"/>
      </w:tabs>
      <w:spacing w:after="120" w:line="288" w:lineRule="auto"/>
      <w:ind w:left="3690" w:hanging="360"/>
    </w:pPr>
    <w:rPr>
      <w:rFonts w:eastAsia="Arial"/>
      <w:lang w:val="nb-NO" w:eastAsia="zh-CN"/>
    </w:rPr>
  </w:style>
  <w:style w:type="table" w:styleId="TableGrid">
    <w:name w:val="Table Grid"/>
    <w:basedOn w:val="TableNormal"/>
    <w:uiPriority w:val="39"/>
    <w:qFormat/>
    <w:rsid w:val="005928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1CharChar">
    <w:name w:val="Bullet 1 Char Char"/>
    <w:link w:val="Bullet1"/>
    <w:rsid w:val="00FE18A1"/>
    <w:rPr>
      <w:rFonts w:eastAsia="Times New Roman"/>
      <w:snapToGrid w:val="0"/>
      <w:color w:val="000000"/>
      <w:sz w:val="26"/>
      <w:szCs w:val="28"/>
      <w:lang w:val="vi-VN" w:eastAsia="vi-VN"/>
    </w:rPr>
  </w:style>
  <w:style w:type="paragraph" w:customStyle="1" w:styleId="Bullet1">
    <w:name w:val="Bullet 1"/>
    <w:basedOn w:val="Normal"/>
    <w:link w:val="Bullet1CharChar"/>
    <w:rsid w:val="00FE18A1"/>
    <w:pPr>
      <w:widowControl w:val="0"/>
      <w:numPr>
        <w:numId w:val="1"/>
      </w:numPr>
      <w:tabs>
        <w:tab w:val="left" w:pos="567"/>
      </w:tabs>
      <w:spacing w:before="120" w:line="320" w:lineRule="atLeast"/>
    </w:pPr>
    <w:rPr>
      <w:snapToGrid w:val="0"/>
      <w:color w:val="000000"/>
      <w:sz w:val="26"/>
    </w:rPr>
  </w:style>
  <w:style w:type="paragraph" w:customStyle="1" w:styleId="listhoathi">
    <w:name w:val="list hoa thi"/>
    <w:basedOn w:val="Normal"/>
    <w:qFormat/>
    <w:rsid w:val="00FE18A1"/>
    <w:pPr>
      <w:numPr>
        <w:numId w:val="3"/>
      </w:numPr>
      <w:tabs>
        <w:tab w:val="left" w:pos="0"/>
      </w:tabs>
      <w:spacing w:before="120" w:after="120" w:line="288" w:lineRule="auto"/>
    </w:pPr>
    <w:rPr>
      <w:rFonts w:eastAsia="MS Mincho"/>
      <w:b/>
      <w:lang w:eastAsia="ja-JP"/>
    </w:rPr>
  </w:style>
  <w:style w:type="paragraph" w:customStyle="1" w:styleId="bulleted1">
    <w:name w:val="bulleted 1"/>
    <w:basedOn w:val="Normal"/>
    <w:link w:val="bulleted1Char"/>
    <w:autoRedefine/>
    <w:rsid w:val="00D84380"/>
    <w:pPr>
      <w:keepLines/>
      <w:shd w:val="clear" w:color="auto" w:fill="FFFFFF"/>
      <w:tabs>
        <w:tab w:val="left" w:pos="0"/>
      </w:tabs>
      <w:spacing w:before="120" w:after="60" w:line="288" w:lineRule="auto"/>
      <w:ind w:left="720"/>
    </w:pPr>
    <w:rPr>
      <w:rFonts w:ascii="TimesNewRomanPSMT" w:hAnsi="TimesNewRomanPSMT"/>
      <w:lang w:val="en-GB"/>
    </w:rPr>
  </w:style>
  <w:style w:type="character" w:customStyle="1" w:styleId="bulleted1Char">
    <w:name w:val="bulleted 1 Char"/>
    <w:link w:val="bulleted1"/>
    <w:rsid w:val="00D84380"/>
    <w:rPr>
      <w:rFonts w:ascii="TimesNewRomanPSMT" w:eastAsia="Calibri" w:hAnsi="TimesNewRomanPSMT" w:cs="Times New Roman"/>
      <w:sz w:val="28"/>
      <w:szCs w:val="28"/>
      <w:shd w:val="clear" w:color="auto" w:fill="FFFFFF"/>
      <w:lang w:val="en-GB"/>
    </w:rPr>
  </w:style>
  <w:style w:type="paragraph" w:styleId="Header">
    <w:name w:val="header"/>
    <w:aliases w:val="sbv,Header -1"/>
    <w:basedOn w:val="Normal"/>
    <w:link w:val="HeaderChar"/>
    <w:uiPriority w:val="99"/>
    <w:unhideWhenUsed/>
    <w:rsid w:val="00B220B8"/>
    <w:pPr>
      <w:tabs>
        <w:tab w:val="center" w:pos="4680"/>
        <w:tab w:val="right" w:pos="9360"/>
      </w:tabs>
    </w:pPr>
    <w:rPr>
      <w:sz w:val="20"/>
      <w:szCs w:val="20"/>
    </w:rPr>
  </w:style>
  <w:style w:type="character" w:customStyle="1" w:styleId="HeaderChar">
    <w:name w:val="Header Char"/>
    <w:aliases w:val="sbv Char,Header -1 Char"/>
    <w:link w:val="Header"/>
    <w:uiPriority w:val="99"/>
    <w:rsid w:val="00B220B8"/>
    <w:rPr>
      <w:rFonts w:ascii="Calibri" w:eastAsia="Calibri" w:hAnsi="Calibri" w:cs="Times New Roman"/>
    </w:rPr>
  </w:style>
  <w:style w:type="paragraph" w:styleId="Footer">
    <w:name w:val="footer"/>
    <w:aliases w:val="(Pg,No.,Code)"/>
    <w:basedOn w:val="Normal"/>
    <w:link w:val="FooterChar"/>
    <w:uiPriority w:val="99"/>
    <w:unhideWhenUsed/>
    <w:rsid w:val="00B220B8"/>
    <w:pPr>
      <w:tabs>
        <w:tab w:val="center" w:pos="4680"/>
        <w:tab w:val="right" w:pos="9360"/>
      </w:tabs>
    </w:pPr>
    <w:rPr>
      <w:sz w:val="20"/>
      <w:szCs w:val="20"/>
    </w:rPr>
  </w:style>
  <w:style w:type="character" w:customStyle="1" w:styleId="FooterChar">
    <w:name w:val="Footer Char"/>
    <w:aliases w:val="(Pg Char,No. Char,Code) Char"/>
    <w:link w:val="Footer"/>
    <w:uiPriority w:val="99"/>
    <w:rsid w:val="00B220B8"/>
    <w:rPr>
      <w:rFonts w:ascii="Calibri" w:eastAsia="Calibri" w:hAnsi="Calibri" w:cs="Times New Roman"/>
    </w:rPr>
  </w:style>
  <w:style w:type="paragraph" w:styleId="BalloonText">
    <w:name w:val="Balloon Text"/>
    <w:basedOn w:val="Normal"/>
    <w:link w:val="BalloonTextChar"/>
    <w:uiPriority w:val="99"/>
    <w:unhideWhenUsed/>
    <w:rsid w:val="00B220B8"/>
    <w:rPr>
      <w:rFonts w:ascii="Tahoma" w:hAnsi="Tahoma"/>
      <w:sz w:val="16"/>
      <w:szCs w:val="16"/>
    </w:rPr>
  </w:style>
  <w:style w:type="character" w:customStyle="1" w:styleId="BalloonTextChar">
    <w:name w:val="Balloon Text Char"/>
    <w:link w:val="BalloonText"/>
    <w:uiPriority w:val="99"/>
    <w:rsid w:val="00B220B8"/>
    <w:rPr>
      <w:rFonts w:ascii="Tahoma" w:eastAsia="Calibri" w:hAnsi="Tahoma" w:cs="Tahoma"/>
      <w:sz w:val="16"/>
      <w:szCs w:val="16"/>
    </w:rPr>
  </w:style>
  <w:style w:type="paragraph" w:styleId="TOCHeading">
    <w:name w:val="TOC Heading"/>
    <w:basedOn w:val="Heading1"/>
    <w:next w:val="Normal"/>
    <w:uiPriority w:val="39"/>
    <w:qFormat/>
    <w:rsid w:val="00B220B8"/>
    <w:pPr>
      <w:outlineLvl w:val="9"/>
    </w:pPr>
    <w:rPr>
      <w:lang w:eastAsia="ja-JP"/>
    </w:rPr>
  </w:style>
  <w:style w:type="paragraph" w:styleId="TOC1">
    <w:name w:val="toc 1"/>
    <w:basedOn w:val="Normal"/>
    <w:next w:val="Normal"/>
    <w:autoRedefine/>
    <w:uiPriority w:val="39"/>
    <w:unhideWhenUsed/>
    <w:qFormat/>
    <w:rsid w:val="00B220B8"/>
    <w:pPr>
      <w:spacing w:after="100"/>
    </w:pPr>
  </w:style>
  <w:style w:type="paragraph" w:styleId="TOC3">
    <w:name w:val="toc 3"/>
    <w:basedOn w:val="Normal"/>
    <w:next w:val="Normal"/>
    <w:autoRedefine/>
    <w:uiPriority w:val="39"/>
    <w:unhideWhenUsed/>
    <w:qFormat/>
    <w:rsid w:val="00B220B8"/>
    <w:pPr>
      <w:spacing w:after="100"/>
      <w:ind w:left="440"/>
    </w:pPr>
  </w:style>
  <w:style w:type="character" w:styleId="Hyperlink">
    <w:name w:val="Hyperlink"/>
    <w:uiPriority w:val="99"/>
    <w:unhideWhenUsed/>
    <w:qFormat/>
    <w:rsid w:val="00B220B8"/>
    <w:rPr>
      <w:color w:val="0000FF"/>
      <w:u w:val="single"/>
    </w:rPr>
  </w:style>
  <w:style w:type="paragraph" w:styleId="NormalWeb">
    <w:name w:val="Normal (Web)"/>
    <w:aliases w:val="普通(Web)1,普通 (Web)1"/>
    <w:basedOn w:val="Normal"/>
    <w:link w:val="NormalWebChar"/>
    <w:uiPriority w:val="99"/>
    <w:unhideWhenUsed/>
    <w:qFormat/>
    <w:rsid w:val="00281BC6"/>
    <w:pPr>
      <w:spacing w:before="100" w:beforeAutospacing="1" w:after="100" w:afterAutospacing="1"/>
    </w:pPr>
  </w:style>
  <w:style w:type="character" w:customStyle="1" w:styleId="apple-converted-space">
    <w:name w:val="apple-converted-space"/>
    <w:basedOn w:val="DefaultParagraphFont"/>
    <w:rsid w:val="00281BC6"/>
  </w:style>
  <w:style w:type="paragraph" w:customStyle="1" w:styleId="Bullet2">
    <w:name w:val="Bullet 2"/>
    <w:basedOn w:val="Bullet1"/>
    <w:link w:val="Bullet2CharChar1"/>
    <w:rsid w:val="00654A57"/>
    <w:pPr>
      <w:numPr>
        <w:numId w:val="4"/>
      </w:numPr>
      <w:tabs>
        <w:tab w:val="clear" w:pos="1363"/>
      </w:tabs>
      <w:spacing w:before="0"/>
      <w:ind w:left="568"/>
    </w:pPr>
    <w:rPr>
      <w:szCs w:val="20"/>
    </w:rPr>
  </w:style>
  <w:style w:type="character" w:customStyle="1" w:styleId="Bullet2CharChar1">
    <w:name w:val="Bullet 2 Char Char1"/>
    <w:link w:val="Bullet2"/>
    <w:rsid w:val="00654A57"/>
    <w:rPr>
      <w:rFonts w:eastAsia="Times New Roman"/>
      <w:snapToGrid w:val="0"/>
      <w:color w:val="000000"/>
      <w:sz w:val="26"/>
      <w:lang w:val="vi-VN" w:eastAsia="vi-VN"/>
    </w:rPr>
  </w:style>
  <w:style w:type="paragraph" w:customStyle="1" w:styleId="pbody1">
    <w:name w:val="pbody1"/>
    <w:basedOn w:val="Normal"/>
    <w:rsid w:val="00EA7ED7"/>
    <w:pPr>
      <w:spacing w:before="270" w:after="270" w:line="336" w:lineRule="auto"/>
    </w:pPr>
    <w:rPr>
      <w:rFonts w:ascii="Arial" w:hAnsi="Arial" w:cs="Arial"/>
      <w:color w:val="000000"/>
      <w:sz w:val="20"/>
      <w:szCs w:val="20"/>
    </w:rPr>
  </w:style>
  <w:style w:type="character" w:customStyle="1" w:styleId="-Char">
    <w:name w:val="- Char"/>
    <w:link w:val="-"/>
    <w:qFormat/>
    <w:rsid w:val="00E70DCA"/>
    <w:rPr>
      <w:rFonts w:eastAsia="Arial"/>
      <w:sz w:val="28"/>
      <w:szCs w:val="24"/>
      <w:lang w:val="nb-NO" w:eastAsia="zh-CN"/>
    </w:rPr>
  </w:style>
  <w:style w:type="paragraph" w:customStyle="1" w:styleId="Mucnormal">
    <w:name w:val="Muc_normal"/>
    <w:basedOn w:val="Normal"/>
    <w:rsid w:val="002C31A2"/>
    <w:pPr>
      <w:shd w:val="clear" w:color="auto" w:fill="FFFFFF"/>
      <w:spacing w:before="120" w:after="120" w:line="360" w:lineRule="exact"/>
      <w:ind w:firstLine="567"/>
    </w:p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w:basedOn w:val="Normal"/>
    <w:link w:val="FootnoteTextChar"/>
    <w:uiPriority w:val="99"/>
    <w:unhideWhenUsed/>
    <w:qFormat/>
    <w:rsid w:val="002C31A2"/>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link w:val="FootnoteText"/>
    <w:uiPriority w:val="99"/>
    <w:qFormat/>
    <w:rsid w:val="002C31A2"/>
    <w:rPr>
      <w:rFonts w:ascii="Times New Roman" w:eastAsia="Times New Roman" w:hAnsi="Times New Roman"/>
    </w:rPr>
  </w:style>
  <w:style w:type="paragraph" w:customStyle="1" w:styleId="Default">
    <w:name w:val="Default"/>
    <w:rsid w:val="00130D42"/>
    <w:pPr>
      <w:widowControl w:val="0"/>
      <w:autoSpaceDE w:val="0"/>
      <w:autoSpaceDN w:val="0"/>
      <w:adjustRightInd w:val="0"/>
      <w:spacing w:line="276" w:lineRule="auto"/>
      <w:jc w:val="both"/>
    </w:pPr>
    <w:rPr>
      <w:rFonts w:eastAsia="Times New Roman"/>
      <w:color w:val="000000"/>
      <w:sz w:val="26"/>
      <w:szCs w:val="24"/>
    </w:rPr>
  </w:style>
  <w:style w:type="paragraph" w:customStyle="1" w:styleId="Indent">
    <w:name w:val="Indent"/>
    <w:basedOn w:val="Normal"/>
    <w:link w:val="IndentChar"/>
    <w:autoRedefine/>
    <w:rsid w:val="0008123A"/>
    <w:pPr>
      <w:spacing w:before="120" w:after="120" w:line="400" w:lineRule="exact"/>
      <w:ind w:firstLine="567"/>
    </w:pPr>
    <w:rPr>
      <w:color w:val="000000"/>
      <w:sz w:val="26"/>
      <w:szCs w:val="26"/>
    </w:rPr>
  </w:style>
  <w:style w:type="character" w:customStyle="1" w:styleId="IndentChar">
    <w:name w:val="Indent Char"/>
    <w:link w:val="Indent"/>
    <w:rsid w:val="0008123A"/>
    <w:rPr>
      <w:rFonts w:ascii="Times New Roman" w:hAnsi="Times New Roman"/>
      <w:color w:val="000000"/>
      <w:sz w:val="26"/>
      <w:szCs w:val="26"/>
    </w:rPr>
  </w:style>
  <w:style w:type="paragraph" w:customStyle="1" w:styleId="StyleHeading3h3h31CharChartieude3h31CharH3Heading3Ch1">
    <w:name w:val="Style Heading 3h3h31 CharChartieude 3h31 CharH3Heading 3 Ch.1"/>
    <w:basedOn w:val="Heading3"/>
    <w:autoRedefine/>
    <w:rsid w:val="00FE31C8"/>
    <w:pPr>
      <w:spacing w:before="60" w:after="60" w:line="400" w:lineRule="exact"/>
      <w:ind w:left="993" w:hanging="993"/>
    </w:pPr>
    <w:rPr>
      <w:szCs w:val="26"/>
      <w:lang w:bidi="ar-SA"/>
    </w:rPr>
  </w:style>
  <w:style w:type="paragraph" w:customStyle="1" w:styleId="Style14ptBoldCentered">
    <w:name w:val="Style 14 pt Bold Centered"/>
    <w:basedOn w:val="Normal"/>
    <w:rsid w:val="00CE75ED"/>
    <w:pPr>
      <w:spacing w:before="60" w:after="60"/>
      <w:jc w:val="center"/>
    </w:pPr>
    <w:rPr>
      <w:rFonts w:eastAsia="SimSun"/>
      <w:b/>
      <w:bCs/>
      <w:sz w:val="26"/>
      <w:szCs w:val="20"/>
    </w:rPr>
  </w:style>
  <w:style w:type="paragraph" w:styleId="ListBullet3">
    <w:name w:val="List Bullet 3"/>
    <w:basedOn w:val="Normal"/>
    <w:rsid w:val="00B71D35"/>
    <w:pPr>
      <w:numPr>
        <w:numId w:val="5"/>
      </w:numPr>
      <w:tabs>
        <w:tab w:val="num" w:pos="926"/>
      </w:tabs>
      <w:ind w:left="926"/>
      <w:contextualSpacing/>
    </w:pPr>
    <w:rPr>
      <w:szCs w:val="20"/>
    </w:rPr>
  </w:style>
  <w:style w:type="paragraph" w:customStyle="1" w:styleId="-Gchudng1">
    <w:name w:val="- Gạch đầu dòng 1"/>
    <w:basedOn w:val="BodyText"/>
    <w:uiPriority w:val="99"/>
    <w:qFormat/>
    <w:rsid w:val="00B71D35"/>
    <w:pPr>
      <w:numPr>
        <w:numId w:val="2"/>
      </w:numPr>
      <w:tabs>
        <w:tab w:val="num" w:pos="360"/>
        <w:tab w:val="num" w:pos="780"/>
        <w:tab w:val="left" w:pos="1080"/>
      </w:tabs>
      <w:spacing w:before="120" w:after="0" w:line="264" w:lineRule="auto"/>
      <w:ind w:left="0" w:firstLine="0"/>
    </w:pPr>
    <w:rPr>
      <w:sz w:val="26"/>
    </w:rPr>
  </w:style>
  <w:style w:type="paragraph" w:styleId="BodyText">
    <w:name w:val="Body Text"/>
    <w:aliases w:val="bt Char Char Char Char Char Char Char,bt Char Char Char Char Char Char Char Char Char Char Char Char,bt Char Char Char Char Char Char Char Char Char Char Char Char Char Char Char Cha,Body Text Char Char"/>
    <w:basedOn w:val="Normal"/>
    <w:link w:val="BodyTextChar"/>
    <w:uiPriority w:val="1"/>
    <w:unhideWhenUsed/>
    <w:qFormat/>
    <w:rsid w:val="00B71D35"/>
    <w:pPr>
      <w:spacing w:after="120"/>
    </w:pPr>
  </w:style>
  <w:style w:type="character" w:customStyle="1" w:styleId="BodyTextChar">
    <w:name w:val="Body Text Char"/>
    <w:aliases w:val="bt Char Char Char Char Char Char Char Char,bt Char Char Char Char Char Char Char Char Char Char Char Char Char,bt Char Char Char Char Char Char Char Char Char Char Char Char Char Char Char Cha Char,Body Text Char Char Char"/>
    <w:link w:val="BodyText"/>
    <w:uiPriority w:val="1"/>
    <w:qFormat/>
    <w:rsid w:val="00B71D35"/>
    <w:rPr>
      <w:sz w:val="22"/>
      <w:szCs w:val="22"/>
    </w:rPr>
  </w:style>
  <w:style w:type="paragraph" w:styleId="TOC8">
    <w:name w:val="toc 8"/>
    <w:basedOn w:val="Normal"/>
    <w:next w:val="Normal"/>
    <w:autoRedefine/>
    <w:uiPriority w:val="39"/>
    <w:unhideWhenUsed/>
    <w:rsid w:val="007C262E"/>
    <w:pPr>
      <w:ind w:left="1540"/>
    </w:pPr>
  </w:style>
  <w:style w:type="paragraph" w:customStyle="1" w:styleId="StyleHeading2l2H2h21h2IIIIIItieude2ChapterNumberA">
    <w:name w:val="Style Heading 2l2H2h21h2IIIIII.tieude 2Chapter Number/A"/>
    <w:basedOn w:val="Heading2"/>
    <w:autoRedefine/>
    <w:rsid w:val="00C05B01"/>
    <w:pPr>
      <w:spacing w:before="240" w:after="60" w:line="400" w:lineRule="exact"/>
      <w:ind w:firstLine="0"/>
    </w:pPr>
    <w:rPr>
      <w:szCs w:val="20"/>
      <w:lang w:bidi="ar-SA"/>
    </w:rPr>
  </w:style>
  <w:style w:type="paragraph" w:customStyle="1" w:styleId="numbered">
    <w:name w:val="numbered"/>
    <w:basedOn w:val="Normal"/>
    <w:rsid w:val="00C05B01"/>
    <w:pPr>
      <w:numPr>
        <w:numId w:val="6"/>
      </w:numPr>
      <w:spacing w:before="60" w:after="60"/>
    </w:pPr>
    <w:rPr>
      <w:sz w:val="26"/>
    </w:rPr>
  </w:style>
  <w:style w:type="paragraph" w:customStyle="1" w:styleId="ListDash">
    <w:name w:val="List Dash"/>
    <w:basedOn w:val="Normal"/>
    <w:link w:val="ListDashChar"/>
    <w:qFormat/>
    <w:rsid w:val="00C05B01"/>
    <w:pPr>
      <w:tabs>
        <w:tab w:val="num" w:pos="357"/>
      </w:tabs>
      <w:spacing w:before="60" w:after="60" w:line="300" w:lineRule="exact"/>
      <w:ind w:left="720" w:hanging="363"/>
    </w:pPr>
    <w:rPr>
      <w:rFonts w:eastAsia="SimSun"/>
      <w:sz w:val="26"/>
      <w:lang w:eastAsia="zh-CN"/>
    </w:rPr>
  </w:style>
  <w:style w:type="character" w:customStyle="1" w:styleId="ListDashChar">
    <w:name w:val="List Dash Char"/>
    <w:link w:val="ListDash"/>
    <w:rsid w:val="00C05B01"/>
    <w:rPr>
      <w:rFonts w:ascii="Times New Roman" w:eastAsia="SimSun" w:hAnsi="Times New Roman"/>
      <w:sz w:val="26"/>
      <w:szCs w:val="24"/>
      <w:lang w:eastAsia="zh-CN"/>
    </w:rPr>
  </w:style>
  <w:style w:type="character" w:styleId="FollowedHyperlink">
    <w:name w:val="FollowedHyperlink"/>
    <w:uiPriority w:val="99"/>
    <w:rsid w:val="001826C5"/>
    <w:rPr>
      <w:color w:val="800080"/>
      <w:u w:val="single"/>
    </w:rPr>
  </w:style>
  <w:style w:type="paragraph" w:customStyle="1" w:styleId="gian2">
    <w:name w:val="gian2"/>
    <w:basedOn w:val="Normal"/>
    <w:link w:val="gian2Char"/>
    <w:qFormat/>
    <w:rsid w:val="00DF17B4"/>
    <w:pPr>
      <w:widowControl w:val="0"/>
      <w:numPr>
        <w:numId w:val="7"/>
      </w:numPr>
      <w:tabs>
        <w:tab w:val="left" w:pos="993"/>
      </w:tabs>
      <w:autoSpaceDE w:val="0"/>
      <w:autoSpaceDN w:val="0"/>
      <w:adjustRightInd w:val="0"/>
      <w:spacing w:before="120" w:after="120" w:line="320" w:lineRule="exact"/>
    </w:pPr>
    <w:rPr>
      <w:sz w:val="26"/>
      <w:szCs w:val="26"/>
      <w:lang w:val="sv-SE" w:eastAsia="zh-CN"/>
    </w:rPr>
  </w:style>
  <w:style w:type="character" w:customStyle="1" w:styleId="gian2Char">
    <w:name w:val="gian2 Char"/>
    <w:link w:val="gian2"/>
    <w:rsid w:val="00DF17B4"/>
    <w:rPr>
      <w:rFonts w:eastAsia="Times New Roman"/>
      <w:sz w:val="26"/>
      <w:szCs w:val="26"/>
      <w:lang w:val="sv-SE" w:eastAsia="zh-CN"/>
    </w:rPr>
  </w:style>
  <w:style w:type="paragraph" w:customStyle="1" w:styleId="gian3">
    <w:name w:val="gian3"/>
    <w:basedOn w:val="gian2"/>
    <w:link w:val="gian3Char"/>
    <w:qFormat/>
    <w:rsid w:val="00DF17B4"/>
    <w:pPr>
      <w:numPr>
        <w:numId w:val="0"/>
      </w:numPr>
      <w:tabs>
        <w:tab w:val="num" w:pos="360"/>
      </w:tabs>
      <w:ind w:left="1418" w:hanging="338"/>
    </w:pPr>
  </w:style>
  <w:style w:type="character" w:customStyle="1" w:styleId="gian3Char">
    <w:name w:val="gian3 Char"/>
    <w:link w:val="gian3"/>
    <w:rsid w:val="00DF17B4"/>
  </w:style>
  <w:style w:type="paragraph" w:customStyle="1" w:styleId="a1">
    <w:name w:val="a1"/>
    <w:basedOn w:val="Normal"/>
    <w:link w:val="a1Char"/>
    <w:qFormat/>
    <w:rsid w:val="00DF17B4"/>
    <w:pPr>
      <w:tabs>
        <w:tab w:val="left" w:pos="993"/>
      </w:tabs>
      <w:spacing w:before="120" w:after="120" w:line="320" w:lineRule="exact"/>
      <w:ind w:firstLine="680"/>
    </w:pPr>
    <w:rPr>
      <w:sz w:val="26"/>
      <w:lang w:val="nb-NO"/>
    </w:rPr>
  </w:style>
  <w:style w:type="character" w:customStyle="1" w:styleId="a1Char">
    <w:name w:val="a1 Char"/>
    <w:link w:val="a1"/>
    <w:rsid w:val="00DF17B4"/>
    <w:rPr>
      <w:rFonts w:ascii="Times New Roman" w:hAnsi="Times New Roman"/>
      <w:sz w:val="26"/>
      <w:szCs w:val="28"/>
      <w:lang w:val="nb-NO"/>
    </w:rPr>
  </w:style>
  <w:style w:type="paragraph" w:customStyle="1" w:styleId="gian1">
    <w:name w:val="gian1"/>
    <w:basedOn w:val="gian2"/>
    <w:link w:val="gian1Char"/>
    <w:qFormat/>
    <w:rsid w:val="00E04EA7"/>
    <w:pPr>
      <w:numPr>
        <w:numId w:val="0"/>
      </w:numPr>
      <w:ind w:firstLine="680"/>
    </w:pPr>
  </w:style>
  <w:style w:type="character" w:customStyle="1" w:styleId="gian1Char">
    <w:name w:val="gian1 Char"/>
    <w:link w:val="gian1"/>
    <w:rsid w:val="00E04EA7"/>
    <w:rPr>
      <w:rFonts w:ascii="Times New Roman" w:eastAsia="Times New Roman" w:hAnsi="Times New Roman"/>
      <w:sz w:val="26"/>
      <w:szCs w:val="26"/>
      <w:lang w:val="sv-SE" w:eastAsia="zh-CN"/>
    </w:rPr>
  </w:style>
  <w:style w:type="paragraph" w:customStyle="1" w:styleId="Style1">
    <w:name w:val="Style1"/>
    <w:basedOn w:val="Normal"/>
    <w:qFormat/>
    <w:rsid w:val="00AD528A"/>
    <w:pPr>
      <w:numPr>
        <w:numId w:val="8"/>
      </w:numPr>
      <w:spacing w:before="40" w:after="40" w:line="264" w:lineRule="auto"/>
    </w:pPr>
    <w:rPr>
      <w:b/>
      <w:bCs/>
    </w:rPr>
  </w:style>
  <w:style w:type="paragraph" w:customStyle="1" w:styleId="Style3">
    <w:name w:val="Style3"/>
    <w:basedOn w:val="Style1"/>
    <w:qFormat/>
    <w:rsid w:val="00AD528A"/>
  </w:style>
  <w:style w:type="character" w:styleId="FootnoteReference">
    <w:name w:val="footnote reference"/>
    <w:aliases w:val="Footnote,Footnote text,ftref,BearingPoint,16 Point,Superscript 6 Point,fr,Footnote Text1,f,de nota al pie,Footnote + Arial,10 pt,Black,Footnote Text11,(NECG) Footnote Reference, BVI fnr,footnote ref,BVI fnr,de nota al p"/>
    <w:unhideWhenUsed/>
    <w:qFormat/>
    <w:rsid w:val="004E3C53"/>
    <w:rPr>
      <w:vertAlign w:val="superscript"/>
    </w:rPr>
  </w:style>
  <w:style w:type="paragraph" w:customStyle="1" w:styleId="xl1025">
    <w:name w:val="xl1025"/>
    <w:basedOn w:val="Normal"/>
    <w:rsid w:val="000156D1"/>
    <w:pPr>
      <w:spacing w:before="100" w:beforeAutospacing="1" w:after="100" w:afterAutospacing="1"/>
      <w:textAlignment w:val="center"/>
    </w:pPr>
  </w:style>
  <w:style w:type="paragraph" w:customStyle="1" w:styleId="xl1026">
    <w:name w:val="xl1026"/>
    <w:basedOn w:val="Normal"/>
    <w:rsid w:val="000156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27">
    <w:name w:val="xl1027"/>
    <w:basedOn w:val="Normal"/>
    <w:rsid w:val="000156D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28">
    <w:name w:val="xl1028"/>
    <w:basedOn w:val="Normal"/>
    <w:rsid w:val="000156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29">
    <w:name w:val="xl1029"/>
    <w:basedOn w:val="Normal"/>
    <w:rsid w:val="000156D1"/>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030">
    <w:name w:val="xl1030"/>
    <w:basedOn w:val="Normal"/>
    <w:rsid w:val="000156D1"/>
    <w:pPr>
      <w:pBdr>
        <w:top w:val="single" w:sz="4" w:space="0" w:color="3C3C3C"/>
        <w:left w:val="single" w:sz="4" w:space="0" w:color="3C3C3C"/>
        <w:bottom w:val="single" w:sz="4" w:space="0" w:color="3C3C3C"/>
        <w:right w:val="single" w:sz="4" w:space="0" w:color="3C3C3C"/>
      </w:pBdr>
      <w:spacing w:before="100" w:beforeAutospacing="1" w:after="100" w:afterAutospacing="1"/>
      <w:textAlignment w:val="center"/>
    </w:pPr>
  </w:style>
  <w:style w:type="paragraph" w:customStyle="1" w:styleId="xl1031">
    <w:name w:val="xl1031"/>
    <w:basedOn w:val="Normal"/>
    <w:rsid w:val="000156D1"/>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032">
    <w:name w:val="xl1032"/>
    <w:basedOn w:val="Normal"/>
    <w:rsid w:val="000156D1"/>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033">
    <w:name w:val="xl1033"/>
    <w:basedOn w:val="Normal"/>
    <w:rsid w:val="000156D1"/>
    <w:pPr>
      <w:pBdr>
        <w:top w:val="single" w:sz="4" w:space="0" w:color="auto"/>
        <w:left w:val="single" w:sz="4" w:space="0" w:color="auto"/>
        <w:bottom w:val="single" w:sz="4" w:space="0" w:color="auto"/>
        <w:right w:val="single" w:sz="4" w:space="0" w:color="auto"/>
      </w:pBdr>
      <w:spacing w:before="100" w:beforeAutospacing="1" w:after="100" w:afterAutospacing="1"/>
    </w:pPr>
  </w:style>
  <w:style w:type="character" w:customStyle="1" w:styleId="Bodytext2">
    <w:name w:val="Body text (2)_"/>
    <w:link w:val="Bodytext20"/>
    <w:rsid w:val="00007A61"/>
    <w:rPr>
      <w:rFonts w:eastAsia="Times New Roman"/>
      <w:sz w:val="19"/>
      <w:szCs w:val="19"/>
      <w:shd w:val="clear" w:color="auto" w:fill="FFFFFF"/>
    </w:rPr>
  </w:style>
  <w:style w:type="character" w:customStyle="1" w:styleId="Bodytext2Bold">
    <w:name w:val="Body text (2) + Bold"/>
    <w:aliases w:val="Italic,Heading #1 + 9.5 pt,Body text (4) + Not Bold,Body text (5) + 7.5 pt,Body text (4) + 9.5 pt,Heading #2 + 8 pt,Body text (2) + 11 pt"/>
    <w:rsid w:val="00007A61"/>
    <w:rPr>
      <w:rFonts w:eastAsia="Times New Roman"/>
      <w:b/>
      <w:bCs/>
      <w:i/>
      <w:iCs/>
      <w:color w:val="000000"/>
      <w:spacing w:val="0"/>
      <w:w w:val="100"/>
      <w:position w:val="0"/>
      <w:sz w:val="19"/>
      <w:szCs w:val="19"/>
      <w:shd w:val="clear" w:color="auto" w:fill="FFFFFF"/>
      <w:lang w:val="vi-VN" w:eastAsia="vi-VN" w:bidi="vi-VN"/>
    </w:rPr>
  </w:style>
  <w:style w:type="paragraph" w:customStyle="1" w:styleId="Bodytext20">
    <w:name w:val="Body text (2)"/>
    <w:basedOn w:val="Normal"/>
    <w:link w:val="Bodytext2"/>
    <w:rsid w:val="00007A61"/>
    <w:pPr>
      <w:widowControl w:val="0"/>
      <w:shd w:val="clear" w:color="auto" w:fill="FFFFFF"/>
      <w:spacing w:after="60" w:line="0" w:lineRule="atLeast"/>
      <w:ind w:firstLine="580"/>
    </w:pPr>
    <w:rPr>
      <w:sz w:val="19"/>
      <w:szCs w:val="19"/>
    </w:rPr>
  </w:style>
  <w:style w:type="character" w:customStyle="1" w:styleId="Bodytext2TrebuchetMS">
    <w:name w:val="Body text (2) + Trebuchet MS"/>
    <w:rsid w:val="00007A61"/>
    <w:rPr>
      <w:rFonts w:ascii="Trebuchet MS" w:eastAsia="Trebuchet MS" w:hAnsi="Trebuchet MS" w:cs="Trebuchet MS"/>
      <w:b w:val="0"/>
      <w:bCs w:val="0"/>
      <w:i w:val="0"/>
      <w:iCs w:val="0"/>
      <w:smallCaps w:val="0"/>
      <w:strike w:val="0"/>
      <w:color w:val="000000"/>
      <w:spacing w:val="0"/>
      <w:w w:val="100"/>
      <w:position w:val="0"/>
      <w:sz w:val="14"/>
      <w:szCs w:val="14"/>
      <w:u w:val="none"/>
      <w:shd w:val="clear" w:color="auto" w:fill="FFFFFF"/>
      <w:lang w:val="vi-VN" w:eastAsia="vi-VN" w:bidi="vi-VN"/>
    </w:rPr>
  </w:style>
  <w:style w:type="character" w:customStyle="1" w:styleId="Bodytext2Italic">
    <w:name w:val="Body text (2) + Italic"/>
    <w:rsid w:val="00A041C3"/>
    <w:rPr>
      <w:rFonts w:eastAsia="Times New Roman"/>
      <w:i/>
      <w:iCs/>
      <w:color w:val="000000"/>
      <w:spacing w:val="0"/>
      <w:w w:val="100"/>
      <w:position w:val="0"/>
      <w:sz w:val="19"/>
      <w:szCs w:val="19"/>
      <w:shd w:val="clear" w:color="auto" w:fill="FFFFFF"/>
      <w:lang w:val="vi-VN" w:eastAsia="vi-VN" w:bidi="vi-VN"/>
    </w:rPr>
  </w:style>
  <w:style w:type="paragraph" w:customStyle="1" w:styleId="xl230">
    <w:name w:val="xl230"/>
    <w:basedOn w:val="Normal"/>
    <w:rsid w:val="00D56C6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31">
    <w:name w:val="xl231"/>
    <w:basedOn w:val="Normal"/>
    <w:rsid w:val="00D56C6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232">
    <w:name w:val="xl232"/>
    <w:basedOn w:val="Normal"/>
    <w:rsid w:val="00D56C62"/>
    <w:pPr>
      <w:shd w:val="clear" w:color="000000" w:fill="FFFFFF"/>
      <w:spacing w:before="100" w:beforeAutospacing="1" w:after="100" w:afterAutospacing="1"/>
      <w:textAlignment w:val="center"/>
    </w:pPr>
  </w:style>
  <w:style w:type="paragraph" w:customStyle="1" w:styleId="xl233">
    <w:name w:val="xl233"/>
    <w:basedOn w:val="Normal"/>
    <w:rsid w:val="00D56C6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234">
    <w:name w:val="xl234"/>
    <w:basedOn w:val="Normal"/>
    <w:rsid w:val="00D56C6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35">
    <w:name w:val="xl235"/>
    <w:basedOn w:val="Normal"/>
    <w:rsid w:val="00D56C62"/>
    <w:pPr>
      <w:shd w:val="clear" w:color="000000" w:fill="FFFFFF"/>
      <w:spacing w:before="100" w:beforeAutospacing="1" w:after="100" w:afterAutospacing="1"/>
      <w:jc w:val="center"/>
      <w:textAlignment w:val="center"/>
    </w:pPr>
  </w:style>
  <w:style w:type="paragraph" w:customStyle="1" w:styleId="xl236">
    <w:name w:val="xl236"/>
    <w:basedOn w:val="Normal"/>
    <w:rsid w:val="00D56C6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237">
    <w:name w:val="xl237"/>
    <w:basedOn w:val="Normal"/>
    <w:rsid w:val="00D56C6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38">
    <w:name w:val="xl238"/>
    <w:basedOn w:val="Normal"/>
    <w:rsid w:val="00D56C6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39">
    <w:name w:val="xl239"/>
    <w:basedOn w:val="Normal"/>
    <w:rsid w:val="00D56C62"/>
    <w:pPr>
      <w:shd w:val="clear" w:color="000000" w:fill="FFFFFF"/>
      <w:spacing w:before="100" w:beforeAutospacing="1" w:after="100" w:afterAutospacing="1"/>
      <w:jc w:val="center"/>
      <w:textAlignment w:val="center"/>
    </w:pPr>
    <w:rPr>
      <w:b/>
      <w:bCs/>
    </w:rPr>
  </w:style>
  <w:style w:type="paragraph" w:customStyle="1" w:styleId="xl240">
    <w:name w:val="xl240"/>
    <w:basedOn w:val="Normal"/>
    <w:rsid w:val="00D56C62"/>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rPr>
      <w:b/>
      <w:bCs/>
    </w:rPr>
  </w:style>
  <w:style w:type="paragraph" w:customStyle="1" w:styleId="xl241">
    <w:name w:val="xl241"/>
    <w:basedOn w:val="Normal"/>
    <w:rsid w:val="00D56C62"/>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textAlignment w:val="center"/>
    </w:pPr>
    <w:rPr>
      <w:b/>
      <w:bCs/>
    </w:rPr>
  </w:style>
  <w:style w:type="paragraph" w:customStyle="1" w:styleId="xl242">
    <w:name w:val="xl242"/>
    <w:basedOn w:val="Normal"/>
    <w:rsid w:val="00D56C62"/>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style>
  <w:style w:type="paragraph" w:customStyle="1" w:styleId="xl243">
    <w:name w:val="xl243"/>
    <w:basedOn w:val="Normal"/>
    <w:rsid w:val="00D56C62"/>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textAlignment w:val="center"/>
    </w:pPr>
  </w:style>
  <w:style w:type="paragraph" w:customStyle="1" w:styleId="xl244">
    <w:name w:val="xl244"/>
    <w:basedOn w:val="Normal"/>
    <w:rsid w:val="00D56C62"/>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textAlignment w:val="center"/>
    </w:pPr>
    <w:rPr>
      <w:b/>
      <w:bCs/>
    </w:rPr>
  </w:style>
  <w:style w:type="paragraph" w:customStyle="1" w:styleId="xl245">
    <w:name w:val="xl245"/>
    <w:basedOn w:val="Normal"/>
    <w:rsid w:val="00D56C6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character" w:customStyle="1" w:styleId="Bodytext24pt">
    <w:name w:val="Body text (2) + 4 pt"/>
    <w:rsid w:val="0015535F"/>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FFFFFF"/>
      <w:lang w:val="vi-VN" w:eastAsia="vi-VN" w:bidi="vi-VN"/>
    </w:rPr>
  </w:style>
  <w:style w:type="character" w:customStyle="1" w:styleId="Bodytext54pt">
    <w:name w:val="Body text (5) + 4 pt"/>
    <w:aliases w:val="Not Bold,Body text (5) + 6.5 pt,Body text (3) + 4 pt,Body text (3) + 8 pt,Body text (5) + 8 pt,Body text (4) + 7 pt"/>
    <w:rsid w:val="0015535F"/>
    <w:rPr>
      <w:rFonts w:eastAsia="Times New Roman"/>
      <w:b/>
      <w:bCs/>
      <w:color w:val="000000"/>
      <w:spacing w:val="0"/>
      <w:w w:val="100"/>
      <w:position w:val="0"/>
      <w:sz w:val="8"/>
      <w:szCs w:val="8"/>
      <w:shd w:val="clear" w:color="auto" w:fill="FFFFFF"/>
      <w:lang w:val="vi-VN" w:eastAsia="vi-VN" w:bidi="vi-VN"/>
    </w:rPr>
  </w:style>
  <w:style w:type="character" w:customStyle="1" w:styleId="Bodytext6ItalicExact">
    <w:name w:val="Body text (6) + Italic Exact"/>
    <w:rsid w:val="0015535F"/>
    <w:rPr>
      <w:rFonts w:eastAsia="Times New Roman"/>
      <w:b/>
      <w:bCs/>
      <w:i/>
      <w:iCs/>
      <w:color w:val="000000"/>
      <w:w w:val="100"/>
      <w:position w:val="0"/>
      <w:sz w:val="17"/>
      <w:szCs w:val="17"/>
      <w:shd w:val="clear" w:color="auto" w:fill="FFFFFF"/>
      <w:lang w:val="vi-VN" w:eastAsia="vi-VN" w:bidi="vi-VN"/>
    </w:rPr>
  </w:style>
  <w:style w:type="character" w:customStyle="1" w:styleId="Heading1NotBold">
    <w:name w:val="Heading #1 + Not Bold"/>
    <w:aliases w:val="Spacing 0 pt"/>
    <w:rsid w:val="0015535F"/>
    <w:rPr>
      <w:rFonts w:ascii="Times New Roman" w:eastAsia="Times New Roman" w:hAnsi="Times New Roman" w:cs="Times New Roman"/>
      <w:b/>
      <w:bCs/>
      <w:i/>
      <w:iCs/>
      <w:smallCaps w:val="0"/>
      <w:strike w:val="0"/>
      <w:color w:val="000000"/>
      <w:spacing w:val="0"/>
      <w:w w:val="100"/>
      <w:position w:val="0"/>
      <w:sz w:val="18"/>
      <w:szCs w:val="18"/>
      <w:u w:val="none"/>
      <w:shd w:val="clear" w:color="auto" w:fill="FFFFFF"/>
      <w:lang w:val="vi-VN" w:eastAsia="vi-VN" w:bidi="vi-VN"/>
    </w:rPr>
  </w:style>
  <w:style w:type="character" w:customStyle="1" w:styleId="Bodytext29pt">
    <w:name w:val="Body text (2) + 9 pt"/>
    <w:aliases w:val="Bold,Body text (2) + 6.5 pt,Body text (2) + 7.5 pt,Body text (2) + 13 pt,Heading #3 + 7.5 pt"/>
    <w:rsid w:val="0015535F"/>
    <w:rPr>
      <w:rFonts w:eastAsia="Times New Roman"/>
      <w:b/>
      <w:bCs/>
      <w:color w:val="000000"/>
      <w:spacing w:val="0"/>
      <w:w w:val="100"/>
      <w:position w:val="0"/>
      <w:sz w:val="18"/>
      <w:szCs w:val="18"/>
      <w:shd w:val="clear" w:color="auto" w:fill="FFFFFF"/>
      <w:lang w:val="vi-VN" w:eastAsia="vi-VN" w:bidi="vi-VN"/>
    </w:rPr>
  </w:style>
  <w:style w:type="character" w:customStyle="1" w:styleId="Bodytext5Italic">
    <w:name w:val="Body text (5) + Italic"/>
    <w:rsid w:val="0015535F"/>
    <w:rPr>
      <w:rFonts w:ascii="Times New Roman" w:eastAsia="Times New Roman" w:hAnsi="Times New Roman" w:cs="Times New Roman"/>
      <w:b/>
      <w:bCs/>
      <w:i/>
      <w:iCs/>
      <w:smallCaps w:val="0"/>
      <w:strike w:val="0"/>
      <w:color w:val="000000"/>
      <w:spacing w:val="0"/>
      <w:w w:val="100"/>
      <w:position w:val="0"/>
      <w:sz w:val="18"/>
      <w:szCs w:val="18"/>
      <w:u w:val="none"/>
      <w:shd w:val="clear" w:color="auto" w:fill="FFFFFF"/>
      <w:lang w:val="vi-VN" w:eastAsia="vi-VN" w:bidi="vi-VN"/>
    </w:rPr>
  </w:style>
  <w:style w:type="character" w:customStyle="1" w:styleId="List1Char">
    <w:name w:val="List1 Char"/>
    <w:link w:val="List1"/>
    <w:locked/>
    <w:rsid w:val="00750F8B"/>
    <w:rPr>
      <w:rFonts w:eastAsia="Arial"/>
      <w:sz w:val="28"/>
      <w:szCs w:val="24"/>
      <w:lang w:val="nb-NO" w:eastAsia="zh-CN"/>
    </w:rPr>
  </w:style>
  <w:style w:type="paragraph" w:customStyle="1" w:styleId="List1">
    <w:name w:val="List1"/>
    <w:basedOn w:val="Normal"/>
    <w:link w:val="List1Char"/>
    <w:autoRedefine/>
    <w:qFormat/>
    <w:rsid w:val="00750F8B"/>
    <w:pPr>
      <w:numPr>
        <w:numId w:val="9"/>
      </w:numPr>
      <w:tabs>
        <w:tab w:val="left" w:pos="709"/>
      </w:tabs>
      <w:spacing w:after="120" w:line="288" w:lineRule="auto"/>
    </w:pPr>
    <w:rPr>
      <w:rFonts w:eastAsia="Arial"/>
      <w:lang w:val="nb-NO" w:eastAsia="zh-CN"/>
    </w:rPr>
  </w:style>
  <w:style w:type="paragraph" w:customStyle="1" w:styleId="0Sentence">
    <w:name w:val="0 Sentence"/>
    <w:basedOn w:val="Normal"/>
    <w:uiPriority w:val="99"/>
    <w:qFormat/>
    <w:rsid w:val="00FB7490"/>
    <w:pPr>
      <w:adjustRightInd w:val="0"/>
      <w:snapToGrid w:val="0"/>
      <w:spacing w:before="120" w:after="120"/>
    </w:pPr>
    <w:rPr>
      <w:rFonts w:eastAsia="Book Antiqua"/>
      <w:sz w:val="26"/>
      <w:szCs w:val="21"/>
    </w:rPr>
  </w:style>
  <w:style w:type="character" w:customStyle="1" w:styleId="DoanChar">
    <w:name w:val="Doan Char"/>
    <w:link w:val="Doan"/>
    <w:qFormat/>
    <w:locked/>
    <w:rsid w:val="00FB7490"/>
    <w:rPr>
      <w:bCs/>
      <w:sz w:val="28"/>
      <w:szCs w:val="24"/>
      <w:shd w:val="clear" w:color="auto" w:fill="FFFFFF"/>
      <w:lang w:val="pt-BR"/>
    </w:rPr>
  </w:style>
  <w:style w:type="paragraph" w:customStyle="1" w:styleId="Doan">
    <w:name w:val="Doan"/>
    <w:basedOn w:val="Normal"/>
    <w:link w:val="DoanChar"/>
    <w:qFormat/>
    <w:rsid w:val="00FB7490"/>
    <w:pPr>
      <w:shd w:val="clear" w:color="auto" w:fill="FFFFFF"/>
      <w:spacing w:after="120" w:line="288" w:lineRule="auto"/>
      <w:ind w:firstLine="567"/>
    </w:pPr>
    <w:rPr>
      <w:bCs/>
      <w:lang w:val="pt-BR"/>
    </w:rPr>
  </w:style>
  <w:style w:type="character" w:customStyle="1" w:styleId="NormalWebChar">
    <w:name w:val="Normal (Web) Char"/>
    <w:aliases w:val="普通(Web)1 Char,普通 (Web)1 Char"/>
    <w:link w:val="NormalWeb"/>
    <w:uiPriority w:val="99"/>
    <w:qFormat/>
    <w:locked/>
    <w:rsid w:val="00151F99"/>
    <w:rPr>
      <w:rFonts w:ascii="Times New Roman" w:eastAsia="Times New Roman" w:hAnsi="Times New Roman"/>
      <w:sz w:val="24"/>
      <w:szCs w:val="24"/>
    </w:rPr>
  </w:style>
  <w:style w:type="character" w:customStyle="1" w:styleId="Char">
    <w:name w:val="+ Char"/>
    <w:link w:val="a"/>
    <w:qFormat/>
    <w:locked/>
    <w:rsid w:val="001E19DB"/>
    <w:rPr>
      <w:rFonts w:ascii="Batang" w:eastAsia="Batang"/>
      <w:sz w:val="28"/>
      <w:szCs w:val="28"/>
      <w:lang w:val="vi-VN" w:eastAsia="ar-SA"/>
    </w:rPr>
  </w:style>
  <w:style w:type="paragraph" w:customStyle="1" w:styleId="a">
    <w:name w:val="+"/>
    <w:basedOn w:val="BodyText"/>
    <w:link w:val="Char"/>
    <w:qFormat/>
    <w:rsid w:val="001E19DB"/>
    <w:pPr>
      <w:numPr>
        <w:numId w:val="10"/>
      </w:numPr>
      <w:spacing w:before="60" w:after="60" w:line="312" w:lineRule="auto"/>
    </w:pPr>
    <w:rPr>
      <w:rFonts w:ascii="Batang" w:eastAsia="Batang"/>
      <w:lang w:eastAsia="ar-SA"/>
    </w:rPr>
  </w:style>
  <w:style w:type="paragraph" w:styleId="NoSpacing">
    <w:name w:val="No Spacing"/>
    <w:autoRedefine/>
    <w:uiPriority w:val="1"/>
    <w:qFormat/>
    <w:rsid w:val="005E1FAA"/>
    <w:pPr>
      <w:spacing w:line="276" w:lineRule="auto"/>
      <w:jc w:val="both"/>
    </w:pPr>
    <w:rPr>
      <w:sz w:val="24"/>
      <w:szCs w:val="22"/>
    </w:rPr>
  </w:style>
  <w:style w:type="character" w:styleId="PageNumber">
    <w:name w:val="page number"/>
    <w:uiPriority w:val="99"/>
    <w:rsid w:val="00715FC7"/>
  </w:style>
  <w:style w:type="character" w:styleId="Strong">
    <w:name w:val="Strong"/>
    <w:aliases w:val=".Strong"/>
    <w:uiPriority w:val="22"/>
    <w:qFormat/>
    <w:rsid w:val="00715FC7"/>
    <w:rPr>
      <w:b/>
      <w:bCs/>
    </w:rPr>
  </w:style>
  <w:style w:type="character" w:styleId="CommentReference">
    <w:name w:val="annotation reference"/>
    <w:uiPriority w:val="99"/>
    <w:rsid w:val="00715FC7"/>
    <w:rPr>
      <w:sz w:val="18"/>
      <w:szCs w:val="18"/>
    </w:rPr>
  </w:style>
  <w:style w:type="character" w:customStyle="1" w:styleId="a0">
    <w:name w:val="a"/>
    <w:rsid w:val="00715FC7"/>
  </w:style>
  <w:style w:type="character" w:customStyle="1" w:styleId="CommentTextChar">
    <w:name w:val="Comment Text Char"/>
    <w:link w:val="CommentText"/>
    <w:uiPriority w:val="99"/>
    <w:rsid w:val="00715FC7"/>
    <w:rPr>
      <w:sz w:val="24"/>
      <w:szCs w:val="24"/>
    </w:rPr>
  </w:style>
  <w:style w:type="paragraph" w:styleId="CommentText">
    <w:name w:val="annotation text"/>
    <w:basedOn w:val="Normal"/>
    <w:link w:val="CommentTextChar"/>
    <w:uiPriority w:val="99"/>
    <w:rsid w:val="00715FC7"/>
  </w:style>
  <w:style w:type="character" w:customStyle="1" w:styleId="CommentTextChar1">
    <w:name w:val="Comment Text Char1"/>
    <w:basedOn w:val="DefaultParagraphFont"/>
    <w:uiPriority w:val="99"/>
    <w:semiHidden/>
    <w:rsid w:val="00715FC7"/>
  </w:style>
  <w:style w:type="character" w:customStyle="1" w:styleId="CommentSubjectChar">
    <w:name w:val="Comment Subject Char"/>
    <w:link w:val="CommentSubject"/>
    <w:rsid w:val="00715FC7"/>
    <w:rPr>
      <w:b/>
      <w:bCs/>
      <w:sz w:val="24"/>
      <w:szCs w:val="24"/>
    </w:rPr>
  </w:style>
  <w:style w:type="paragraph" w:styleId="CommentSubject">
    <w:name w:val="annotation subject"/>
    <w:basedOn w:val="CommentText"/>
    <w:next w:val="CommentText"/>
    <w:link w:val="CommentSubjectChar"/>
    <w:rsid w:val="00715FC7"/>
    <w:rPr>
      <w:b/>
      <w:bCs/>
    </w:rPr>
  </w:style>
  <w:style w:type="character" w:customStyle="1" w:styleId="CommentSubjectChar1">
    <w:name w:val="Comment Subject Char1"/>
    <w:uiPriority w:val="99"/>
    <w:semiHidden/>
    <w:rsid w:val="00715FC7"/>
    <w:rPr>
      <w:b/>
      <w:bCs/>
    </w:rPr>
  </w:style>
  <w:style w:type="character" w:customStyle="1" w:styleId="FooterChar1">
    <w:name w:val="Footer Char1"/>
    <w:uiPriority w:val="99"/>
    <w:semiHidden/>
    <w:rsid w:val="00715FC7"/>
  </w:style>
  <w:style w:type="character" w:customStyle="1" w:styleId="mw-headline">
    <w:name w:val="mw-headline"/>
    <w:rsid w:val="00715FC7"/>
  </w:style>
  <w:style w:type="paragraph" w:styleId="BodyText21">
    <w:name w:val="Body Text 2"/>
    <w:basedOn w:val="Normal"/>
    <w:link w:val="BodyText2Char"/>
    <w:rsid w:val="00715FC7"/>
    <w:rPr>
      <w:szCs w:val="20"/>
    </w:rPr>
  </w:style>
  <w:style w:type="character" w:customStyle="1" w:styleId="BodyText2Char">
    <w:name w:val="Body Text 2 Char"/>
    <w:link w:val="BodyText21"/>
    <w:rsid w:val="00715FC7"/>
    <w:rPr>
      <w:rFonts w:ascii="Times New Roman" w:eastAsia="Times New Roman" w:hAnsi="Times New Roman"/>
      <w:sz w:val="24"/>
    </w:rPr>
  </w:style>
  <w:style w:type="paragraph" w:styleId="TOC6">
    <w:name w:val="toc 6"/>
    <w:basedOn w:val="Normal"/>
    <w:next w:val="Normal"/>
    <w:uiPriority w:val="39"/>
    <w:rsid w:val="00715FC7"/>
    <w:pPr>
      <w:ind w:left="1200"/>
    </w:pPr>
    <w:rPr>
      <w:rFonts w:ascii="Cambria" w:hAnsi="Cambria"/>
      <w:sz w:val="20"/>
      <w:szCs w:val="20"/>
    </w:rPr>
  </w:style>
  <w:style w:type="paragraph" w:styleId="TOC2">
    <w:name w:val="toc 2"/>
    <w:basedOn w:val="Normal"/>
    <w:next w:val="Normal"/>
    <w:autoRedefine/>
    <w:uiPriority w:val="39"/>
    <w:qFormat/>
    <w:rsid w:val="00417A13"/>
    <w:pPr>
      <w:ind w:left="240"/>
    </w:pPr>
  </w:style>
  <w:style w:type="paragraph" w:styleId="TOC7">
    <w:name w:val="toc 7"/>
    <w:basedOn w:val="Normal"/>
    <w:next w:val="Normal"/>
    <w:uiPriority w:val="39"/>
    <w:rsid w:val="00715FC7"/>
    <w:pPr>
      <w:ind w:left="1440"/>
    </w:pPr>
    <w:rPr>
      <w:rFonts w:ascii="Cambria" w:hAnsi="Cambria"/>
      <w:sz w:val="20"/>
      <w:szCs w:val="20"/>
    </w:rPr>
  </w:style>
  <w:style w:type="paragraph" w:styleId="TOC9">
    <w:name w:val="toc 9"/>
    <w:basedOn w:val="Normal"/>
    <w:next w:val="Normal"/>
    <w:uiPriority w:val="39"/>
    <w:rsid w:val="00715FC7"/>
    <w:pPr>
      <w:ind w:left="1920"/>
    </w:pPr>
    <w:rPr>
      <w:rFonts w:ascii="Cambria" w:hAnsi="Cambria"/>
      <w:sz w:val="20"/>
      <w:szCs w:val="20"/>
    </w:rPr>
  </w:style>
  <w:style w:type="paragraph" w:styleId="TOC5">
    <w:name w:val="toc 5"/>
    <w:basedOn w:val="Normal"/>
    <w:next w:val="Normal"/>
    <w:uiPriority w:val="39"/>
    <w:rsid w:val="00715FC7"/>
    <w:pPr>
      <w:ind w:left="960"/>
    </w:pPr>
    <w:rPr>
      <w:rFonts w:ascii="Cambria" w:hAnsi="Cambria"/>
      <w:sz w:val="20"/>
      <w:szCs w:val="20"/>
    </w:rPr>
  </w:style>
  <w:style w:type="paragraph" w:styleId="TOC4">
    <w:name w:val="toc 4"/>
    <w:basedOn w:val="Normal"/>
    <w:next w:val="Normal"/>
    <w:autoRedefine/>
    <w:uiPriority w:val="39"/>
    <w:qFormat/>
    <w:rsid w:val="00417A13"/>
    <w:pPr>
      <w:ind w:left="720"/>
    </w:pPr>
    <w:rPr>
      <w:szCs w:val="20"/>
    </w:rPr>
  </w:style>
  <w:style w:type="paragraph" w:customStyle="1" w:styleId="Char0">
    <w:name w:val="Char"/>
    <w:basedOn w:val="Normal"/>
    <w:rsid w:val="00715FC7"/>
    <w:pPr>
      <w:keepNext/>
      <w:pageBreakBefore/>
      <w:spacing w:before="100" w:beforeAutospacing="1" w:after="100" w:afterAutospacing="1"/>
    </w:pPr>
    <w:rPr>
      <w:rFonts w:ascii="Tahoma" w:hAnsi="Tahoma"/>
      <w:sz w:val="20"/>
      <w:szCs w:val="20"/>
    </w:rPr>
  </w:style>
  <w:style w:type="paragraph" w:customStyle="1" w:styleId="labelfontfuturabold">
    <w:name w:val="label fontfuturabold"/>
    <w:basedOn w:val="Normal"/>
    <w:rsid w:val="00715FC7"/>
    <w:pPr>
      <w:spacing w:before="100" w:beforeAutospacing="1" w:after="100" w:afterAutospacing="1"/>
    </w:pPr>
  </w:style>
  <w:style w:type="paragraph" w:customStyle="1" w:styleId="xmsolistparagraph">
    <w:name w:val="x_msolistparagraph"/>
    <w:basedOn w:val="Normal"/>
    <w:rsid w:val="00715FC7"/>
    <w:pPr>
      <w:spacing w:before="100" w:beforeAutospacing="1" w:after="100" w:afterAutospacing="1"/>
    </w:pPr>
  </w:style>
  <w:style w:type="paragraph" w:customStyle="1" w:styleId="CharCharCharChar">
    <w:name w:val="Char Char Char Char"/>
    <w:basedOn w:val="Normal"/>
    <w:rsid w:val="00715FC7"/>
    <w:pPr>
      <w:keepNext/>
      <w:pageBreakBefore/>
      <w:spacing w:before="100" w:beforeAutospacing="1" w:after="100" w:afterAutospacing="1"/>
    </w:pPr>
    <w:rPr>
      <w:rFonts w:ascii="Tahoma" w:hAnsi="Tahoma"/>
      <w:sz w:val="20"/>
      <w:szCs w:val="20"/>
    </w:rPr>
  </w:style>
  <w:style w:type="paragraph" w:customStyle="1" w:styleId="numroligne">
    <w:name w:val="numÈro ligne"/>
    <w:basedOn w:val="Normal"/>
    <w:next w:val="Normal"/>
    <w:rsid w:val="00715FC7"/>
    <w:pPr>
      <w:tabs>
        <w:tab w:val="right" w:pos="560"/>
        <w:tab w:val="left" w:pos="840"/>
        <w:tab w:val="right" w:pos="6480"/>
        <w:tab w:val="right" w:pos="7080"/>
        <w:tab w:val="right" w:pos="8020"/>
        <w:tab w:val="right" w:pos="9480"/>
      </w:tabs>
    </w:pPr>
    <w:rPr>
      <w:rFonts w:ascii="Arial" w:hAnsi="Arial" w:cs="Arial"/>
      <w:lang w:val="fr-FR"/>
    </w:rPr>
  </w:style>
  <w:style w:type="paragraph" w:styleId="PlainText">
    <w:name w:val="Plain Text"/>
    <w:basedOn w:val="Normal"/>
    <w:link w:val="PlainTextChar"/>
    <w:uiPriority w:val="99"/>
    <w:unhideWhenUsed/>
    <w:rsid w:val="00715FC7"/>
  </w:style>
  <w:style w:type="character" w:customStyle="1" w:styleId="PlainTextChar">
    <w:name w:val="Plain Text Char"/>
    <w:link w:val="PlainText"/>
    <w:uiPriority w:val="99"/>
    <w:rsid w:val="00715FC7"/>
    <w:rPr>
      <w:rFonts w:ascii="Times New Roman" w:hAnsi="Times New Roman"/>
      <w:sz w:val="24"/>
      <w:szCs w:val="24"/>
    </w:rPr>
  </w:style>
  <w:style w:type="paragraph" w:styleId="BodyTextIndent">
    <w:name w:val="Body Text Indent"/>
    <w:basedOn w:val="Normal"/>
    <w:link w:val="BodyTextIndentChar"/>
    <w:rsid w:val="00715FC7"/>
    <w:pPr>
      <w:spacing w:after="120"/>
      <w:ind w:left="360"/>
    </w:pPr>
  </w:style>
  <w:style w:type="character" w:customStyle="1" w:styleId="BodyTextIndentChar">
    <w:name w:val="Body Text Indent Char"/>
    <w:link w:val="BodyTextIndent"/>
    <w:rsid w:val="00715FC7"/>
    <w:rPr>
      <w:rFonts w:ascii="Times New Roman" w:eastAsia="Times New Roman" w:hAnsi="Times New Roman"/>
      <w:sz w:val="24"/>
      <w:szCs w:val="24"/>
    </w:rPr>
  </w:style>
  <w:style w:type="paragraph" w:styleId="Title">
    <w:name w:val="Title"/>
    <w:basedOn w:val="Normal"/>
    <w:next w:val="Normal"/>
    <w:link w:val="TitleChar"/>
    <w:uiPriority w:val="10"/>
    <w:qFormat/>
    <w:rsid w:val="00715FC7"/>
    <w:pPr>
      <w:pBdr>
        <w:bottom w:val="single" w:sz="4" w:space="1" w:color="auto"/>
      </w:pBdr>
      <w:contextualSpacing/>
    </w:pPr>
    <w:rPr>
      <w:rFonts w:ascii="Cambria" w:hAnsi="Cambria"/>
      <w:spacing w:val="5"/>
      <w:sz w:val="52"/>
      <w:szCs w:val="52"/>
    </w:rPr>
  </w:style>
  <w:style w:type="character" w:customStyle="1" w:styleId="TitleChar">
    <w:name w:val="Title Char"/>
    <w:link w:val="Title"/>
    <w:uiPriority w:val="10"/>
    <w:rsid w:val="00715FC7"/>
    <w:rPr>
      <w:rFonts w:ascii="Cambria" w:eastAsia="Times New Roman" w:hAnsi="Cambria"/>
      <w:spacing w:val="5"/>
      <w:sz w:val="52"/>
      <w:szCs w:val="52"/>
    </w:rPr>
  </w:style>
  <w:style w:type="paragraph" w:styleId="Subtitle">
    <w:name w:val="Subtitle"/>
    <w:basedOn w:val="Normal"/>
    <w:next w:val="Normal"/>
    <w:link w:val="SubtitleChar"/>
    <w:uiPriority w:val="11"/>
    <w:qFormat/>
    <w:rsid w:val="00715FC7"/>
    <w:pPr>
      <w:spacing w:after="600"/>
    </w:pPr>
    <w:rPr>
      <w:rFonts w:ascii="Cambria" w:hAnsi="Cambria"/>
      <w:i/>
      <w:iCs/>
      <w:spacing w:val="13"/>
    </w:rPr>
  </w:style>
  <w:style w:type="character" w:customStyle="1" w:styleId="SubtitleChar">
    <w:name w:val="Subtitle Char"/>
    <w:link w:val="Subtitle"/>
    <w:uiPriority w:val="11"/>
    <w:rsid w:val="00715FC7"/>
    <w:rPr>
      <w:rFonts w:ascii="Cambria" w:eastAsia="Times New Roman" w:hAnsi="Cambria"/>
      <w:i/>
      <w:iCs/>
      <w:spacing w:val="13"/>
      <w:sz w:val="24"/>
      <w:szCs w:val="24"/>
    </w:rPr>
  </w:style>
  <w:style w:type="character" w:styleId="Emphasis">
    <w:name w:val="Emphasis"/>
    <w:uiPriority w:val="20"/>
    <w:qFormat/>
    <w:rsid w:val="00715FC7"/>
    <w:rPr>
      <w:b/>
      <w:bCs/>
      <w:i/>
      <w:iCs/>
      <w:spacing w:val="10"/>
      <w:bdr w:val="none" w:sz="0" w:space="0" w:color="auto"/>
      <w:shd w:val="clear" w:color="auto" w:fill="auto"/>
    </w:rPr>
  </w:style>
  <w:style w:type="paragraph" w:styleId="Quote">
    <w:name w:val="Quote"/>
    <w:basedOn w:val="Normal"/>
    <w:next w:val="Normal"/>
    <w:link w:val="QuoteChar"/>
    <w:qFormat/>
    <w:rsid w:val="00715FC7"/>
    <w:pPr>
      <w:spacing w:before="200"/>
      <w:ind w:left="360" w:right="360"/>
    </w:pPr>
    <w:rPr>
      <w:i/>
      <w:iCs/>
    </w:rPr>
  </w:style>
  <w:style w:type="character" w:customStyle="1" w:styleId="QuoteChar">
    <w:name w:val="Quote Char"/>
    <w:link w:val="Quote"/>
    <w:rsid w:val="00715FC7"/>
    <w:rPr>
      <w:rFonts w:eastAsia="Times New Roman"/>
      <w:i/>
      <w:iCs/>
      <w:sz w:val="22"/>
      <w:szCs w:val="22"/>
    </w:rPr>
  </w:style>
  <w:style w:type="paragraph" w:styleId="IntenseQuote">
    <w:name w:val="Intense Quote"/>
    <w:basedOn w:val="Normal"/>
    <w:next w:val="Normal"/>
    <w:link w:val="IntenseQuoteChar"/>
    <w:qFormat/>
    <w:rsid w:val="00715FC7"/>
    <w:pPr>
      <w:pBdr>
        <w:bottom w:val="single" w:sz="4" w:space="1" w:color="auto"/>
      </w:pBdr>
      <w:spacing w:before="200" w:after="280"/>
      <w:ind w:left="1008" w:right="1152"/>
    </w:pPr>
    <w:rPr>
      <w:b/>
      <w:bCs/>
      <w:i/>
      <w:iCs/>
    </w:rPr>
  </w:style>
  <w:style w:type="character" w:customStyle="1" w:styleId="IntenseQuoteChar">
    <w:name w:val="Intense Quote Char"/>
    <w:link w:val="IntenseQuote"/>
    <w:rsid w:val="00715FC7"/>
    <w:rPr>
      <w:rFonts w:eastAsia="Times New Roman"/>
      <w:b/>
      <w:bCs/>
      <w:i/>
      <w:iCs/>
      <w:sz w:val="22"/>
      <w:szCs w:val="22"/>
    </w:rPr>
  </w:style>
  <w:style w:type="character" w:styleId="SubtleEmphasis">
    <w:name w:val="Subtle Emphasis"/>
    <w:uiPriority w:val="19"/>
    <w:qFormat/>
    <w:rsid w:val="00715FC7"/>
    <w:rPr>
      <w:i/>
      <w:iCs/>
    </w:rPr>
  </w:style>
  <w:style w:type="character" w:styleId="IntenseEmphasis">
    <w:name w:val="Intense Emphasis"/>
    <w:uiPriority w:val="21"/>
    <w:qFormat/>
    <w:rsid w:val="00715FC7"/>
    <w:rPr>
      <w:b/>
      <w:bCs/>
    </w:rPr>
  </w:style>
  <w:style w:type="character" w:styleId="SubtleReference">
    <w:name w:val="Subtle Reference"/>
    <w:uiPriority w:val="31"/>
    <w:qFormat/>
    <w:rsid w:val="00715FC7"/>
    <w:rPr>
      <w:smallCaps/>
    </w:rPr>
  </w:style>
  <w:style w:type="character" w:styleId="IntenseReference">
    <w:name w:val="Intense Reference"/>
    <w:uiPriority w:val="32"/>
    <w:qFormat/>
    <w:rsid w:val="00715FC7"/>
    <w:rPr>
      <w:smallCaps/>
      <w:spacing w:val="5"/>
      <w:u w:val="single"/>
    </w:rPr>
  </w:style>
  <w:style w:type="character" w:styleId="BookTitle">
    <w:name w:val="Book Title"/>
    <w:uiPriority w:val="33"/>
    <w:qFormat/>
    <w:rsid w:val="00715FC7"/>
    <w:rPr>
      <w:i/>
      <w:iCs/>
      <w:smallCaps/>
      <w:spacing w:val="5"/>
    </w:rPr>
  </w:style>
  <w:style w:type="paragraph" w:customStyle="1" w:styleId="node">
    <w:name w:val="node"/>
    <w:basedOn w:val="Normal"/>
    <w:rsid w:val="00715FC7"/>
    <w:pPr>
      <w:spacing w:before="100" w:beforeAutospacing="1" w:after="100" w:afterAutospacing="1"/>
    </w:pPr>
  </w:style>
  <w:style w:type="character" w:customStyle="1" w:styleId="st">
    <w:name w:val="st"/>
    <w:rsid w:val="00715FC7"/>
  </w:style>
  <w:style w:type="paragraph" w:customStyle="1" w:styleId="NormalTimes">
    <w:name w:val="Normal Times"/>
    <w:basedOn w:val="Normal"/>
    <w:qFormat/>
    <w:rsid w:val="00715FC7"/>
    <w:pPr>
      <w:overflowPunct w:val="0"/>
      <w:autoSpaceDE w:val="0"/>
      <w:autoSpaceDN w:val="0"/>
      <w:adjustRightInd w:val="0"/>
      <w:spacing w:before="120" w:after="120" w:line="360" w:lineRule="auto"/>
      <w:ind w:firstLine="432"/>
      <w:textAlignment w:val="baseline"/>
    </w:pPr>
    <w:rPr>
      <w:sz w:val="26"/>
      <w:szCs w:val="20"/>
    </w:rPr>
  </w:style>
  <w:style w:type="character" w:customStyle="1" w:styleId="doclink">
    <w:name w:val="doclink"/>
    <w:basedOn w:val="DefaultParagraphFont"/>
    <w:rsid w:val="007B0802"/>
  </w:style>
  <w:style w:type="paragraph" w:styleId="Caption">
    <w:name w:val="caption"/>
    <w:aliases w:val="Hình"/>
    <w:basedOn w:val="Normal"/>
    <w:next w:val="Normal"/>
    <w:link w:val="CaptionChar"/>
    <w:uiPriority w:val="35"/>
    <w:qFormat/>
    <w:rsid w:val="00715FC7"/>
    <w:pPr>
      <w:numPr>
        <w:numId w:val="14"/>
      </w:numPr>
      <w:spacing w:before="60" w:line="360" w:lineRule="auto"/>
      <w:jc w:val="center"/>
    </w:pPr>
    <w:rPr>
      <w:iCs/>
      <w:color w:val="44546A"/>
      <w:szCs w:val="18"/>
    </w:rPr>
  </w:style>
  <w:style w:type="table" w:customStyle="1" w:styleId="TableGrid1">
    <w:name w:val="Table Grid1"/>
    <w:basedOn w:val="TableNormal"/>
    <w:next w:val="TableGrid"/>
    <w:uiPriority w:val="39"/>
    <w:rsid w:val="00715FC7"/>
    <w:rPr>
      <w:rFonts w:ascii="Arial" w:eastAsia="Arial" w:hAnsi="Arial"/>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715FC7"/>
    <w:rPr>
      <w:rFonts w:ascii=".VnTime" w:hAnsi=".VnTime"/>
      <w:szCs w:val="20"/>
    </w:rPr>
  </w:style>
  <w:style w:type="character" w:customStyle="1" w:styleId="BodyText3Char">
    <w:name w:val="Body Text 3 Char"/>
    <w:link w:val="BodyText3"/>
    <w:rsid w:val="00715FC7"/>
    <w:rPr>
      <w:rFonts w:ascii=".VnTime" w:eastAsia="Times New Roman" w:hAnsi=".VnTime"/>
      <w:sz w:val="28"/>
    </w:rPr>
  </w:style>
  <w:style w:type="paragraph" w:customStyle="1" w:styleId="DefaultParagraphFontParaCharCharCharCharChar">
    <w:name w:val="Default Paragraph Font Para Char Char Char Char Char"/>
    <w:autoRedefine/>
    <w:rsid w:val="00715FC7"/>
    <w:pPr>
      <w:tabs>
        <w:tab w:val="left" w:pos="1152"/>
      </w:tabs>
      <w:spacing w:before="120" w:after="120" w:line="312" w:lineRule="auto"/>
      <w:jc w:val="both"/>
    </w:pPr>
    <w:rPr>
      <w:rFonts w:ascii="Arial" w:eastAsia="Times New Roman" w:hAnsi="Arial" w:cs="Arial"/>
      <w:sz w:val="26"/>
      <w:szCs w:val="26"/>
    </w:rPr>
  </w:style>
  <w:style w:type="paragraph" w:styleId="BodyTextIndent3">
    <w:name w:val="Body Text Indent 3"/>
    <w:basedOn w:val="Normal"/>
    <w:link w:val="BodyTextIndent3Char"/>
    <w:uiPriority w:val="99"/>
    <w:semiHidden/>
    <w:unhideWhenUsed/>
    <w:rsid w:val="00715FC7"/>
    <w:pPr>
      <w:spacing w:before="60" w:after="120"/>
      <w:ind w:left="283" w:firstLine="539"/>
    </w:pPr>
    <w:rPr>
      <w:rFonts w:eastAsia="Arial"/>
      <w:sz w:val="16"/>
      <w:szCs w:val="16"/>
    </w:rPr>
  </w:style>
  <w:style w:type="character" w:customStyle="1" w:styleId="BodyTextIndent3Char">
    <w:name w:val="Body Text Indent 3 Char"/>
    <w:link w:val="BodyTextIndent3"/>
    <w:uiPriority w:val="99"/>
    <w:semiHidden/>
    <w:rsid w:val="00715FC7"/>
    <w:rPr>
      <w:rFonts w:ascii="Times New Roman" w:eastAsia="Arial" w:hAnsi="Times New Roman"/>
      <w:sz w:val="16"/>
      <w:szCs w:val="16"/>
    </w:rPr>
  </w:style>
  <w:style w:type="paragraph" w:customStyle="1" w:styleId="AMucIx0">
    <w:name w:val="A_Muc_I.x"/>
    <w:basedOn w:val="Heading2"/>
    <w:link w:val="AMucIxChar"/>
    <w:qFormat/>
    <w:rsid w:val="00715FC7"/>
    <w:pPr>
      <w:tabs>
        <w:tab w:val="left" w:pos="426"/>
        <w:tab w:val="left" w:pos="567"/>
        <w:tab w:val="num" w:pos="720"/>
      </w:tabs>
      <w:spacing w:after="60" w:line="312" w:lineRule="auto"/>
      <w:ind w:left="720" w:hanging="720"/>
      <w:textAlignment w:val="baseline"/>
    </w:pPr>
    <w:rPr>
      <w:bCs w:val="0"/>
      <w:lang w:val="pt-BR" w:bidi="ar-SA"/>
    </w:rPr>
  </w:style>
  <w:style w:type="character" w:customStyle="1" w:styleId="AMucIxChar">
    <w:name w:val="A_Muc_I.x Char"/>
    <w:link w:val="AMucIx0"/>
    <w:rsid w:val="00715FC7"/>
    <w:rPr>
      <w:rFonts w:ascii="Times New Roman" w:eastAsia="Times New Roman" w:hAnsi="Times New Roman"/>
      <w:b/>
      <w:sz w:val="28"/>
      <w:szCs w:val="26"/>
      <w:lang w:val="pt-BR"/>
    </w:rPr>
  </w:style>
  <w:style w:type="paragraph" w:customStyle="1" w:styleId="AMucIx">
    <w:name w:val="A_Muc_I.x"/>
    <w:basedOn w:val="Normal"/>
    <w:link w:val="AMucIxxChar"/>
    <w:qFormat/>
    <w:rsid w:val="00715FC7"/>
    <w:pPr>
      <w:keepNext/>
      <w:keepLines/>
      <w:numPr>
        <w:ilvl w:val="2"/>
        <w:numId w:val="11"/>
      </w:numPr>
      <w:spacing w:before="60" w:after="60" w:line="312" w:lineRule="auto"/>
      <w:outlineLvl w:val="2"/>
    </w:pPr>
    <w:rPr>
      <w:b/>
      <w:sz w:val="26"/>
      <w:szCs w:val="26"/>
      <w:lang w:val="fr-FR"/>
    </w:rPr>
  </w:style>
  <w:style w:type="character" w:customStyle="1" w:styleId="AMucIxxChar">
    <w:name w:val="A_Muc_I.x.x Char"/>
    <w:link w:val="AMucIx"/>
    <w:rsid w:val="00715FC7"/>
    <w:rPr>
      <w:rFonts w:eastAsia="Times New Roman"/>
      <w:b/>
      <w:sz w:val="26"/>
      <w:szCs w:val="26"/>
      <w:lang w:val="fr-FR" w:eastAsia="vi-VN"/>
    </w:rPr>
  </w:style>
  <w:style w:type="paragraph" w:customStyle="1" w:styleId="BoldUnderline">
    <w:name w:val="Bold+Underline"/>
    <w:basedOn w:val="Normal"/>
    <w:qFormat/>
    <w:rsid w:val="00715FC7"/>
    <w:pPr>
      <w:spacing w:before="160" w:after="120" w:line="288" w:lineRule="auto"/>
      <w:ind w:left="737" w:firstLine="567"/>
    </w:pPr>
    <w:rPr>
      <w:b/>
      <w:sz w:val="26"/>
      <w:u w:val="single"/>
      <w:lang w:val="sv-SE"/>
    </w:rPr>
  </w:style>
  <w:style w:type="paragraph" w:customStyle="1" w:styleId="Bullet01">
    <w:name w:val="Bullet 01"/>
    <w:basedOn w:val="BodyText"/>
    <w:qFormat/>
    <w:rsid w:val="00715FC7"/>
    <w:pPr>
      <w:numPr>
        <w:numId w:val="12"/>
      </w:numPr>
      <w:tabs>
        <w:tab w:val="num" w:pos="360"/>
      </w:tabs>
      <w:spacing w:before="120" w:line="312" w:lineRule="auto"/>
      <w:ind w:left="0" w:firstLine="539"/>
    </w:pPr>
    <w:rPr>
      <w:sz w:val="26"/>
    </w:rPr>
  </w:style>
  <w:style w:type="paragraph" w:customStyle="1" w:styleId="Bullet02">
    <w:name w:val="Bullet 02"/>
    <w:basedOn w:val="Bullet01"/>
    <w:qFormat/>
    <w:rsid w:val="00715FC7"/>
    <w:pPr>
      <w:numPr>
        <w:ilvl w:val="1"/>
      </w:numPr>
      <w:tabs>
        <w:tab w:val="num" w:pos="360"/>
      </w:tabs>
    </w:pPr>
  </w:style>
  <w:style w:type="paragraph" w:customStyle="1" w:styleId="Bullets">
    <w:name w:val="Bullets"/>
    <w:basedOn w:val="Normal"/>
    <w:rsid w:val="00715FC7"/>
    <w:pPr>
      <w:numPr>
        <w:numId w:val="13"/>
      </w:numPr>
      <w:spacing w:line="264" w:lineRule="auto"/>
    </w:pPr>
    <w:rPr>
      <w:sz w:val="26"/>
    </w:rPr>
  </w:style>
  <w:style w:type="paragraph" w:customStyle="1" w:styleId="1NC7">
    <w:name w:val="1NC7"/>
    <w:aliases w:val="ND1,GACH"/>
    <w:basedOn w:val="Normal"/>
    <w:rsid w:val="00715FC7"/>
    <w:pPr>
      <w:spacing w:line="360" w:lineRule="auto"/>
    </w:pPr>
    <w:rPr>
      <w:rFonts w:eastAsia="MS Mincho"/>
      <w:sz w:val="26"/>
      <w:szCs w:val="26"/>
      <w:lang w:eastAsia="ja-JP"/>
    </w:rPr>
  </w:style>
  <w:style w:type="paragraph" w:customStyle="1" w:styleId="TableBody">
    <w:name w:val="Table Body"/>
    <w:basedOn w:val="Normal"/>
    <w:autoRedefine/>
    <w:qFormat/>
    <w:rsid w:val="00F93D92"/>
    <w:pPr>
      <w:spacing w:line="264" w:lineRule="auto"/>
    </w:pPr>
    <w:rPr>
      <w:spacing w:val="-20"/>
      <w:sz w:val="26"/>
      <w:szCs w:val="26"/>
    </w:rPr>
  </w:style>
  <w:style w:type="paragraph" w:customStyle="1" w:styleId="Listtable">
    <w:name w:val="List table"/>
    <w:basedOn w:val="Normal"/>
    <w:autoRedefine/>
    <w:qFormat/>
    <w:rsid w:val="005947F3"/>
    <w:pPr>
      <w:numPr>
        <w:numId w:val="15"/>
      </w:numPr>
      <w:spacing w:before="120" w:after="120"/>
    </w:pPr>
    <w:rPr>
      <w:szCs w:val="20"/>
    </w:rPr>
  </w:style>
  <w:style w:type="paragraph" w:customStyle="1" w:styleId="1vanban">
    <w:name w:val="1 van ban"/>
    <w:basedOn w:val="Normal"/>
    <w:link w:val="1vanbanChar"/>
    <w:qFormat/>
    <w:rsid w:val="00715FC7"/>
    <w:pPr>
      <w:keepLines/>
      <w:widowControl w:val="0"/>
      <w:spacing w:before="60" w:after="60"/>
      <w:ind w:firstLine="851"/>
    </w:pPr>
    <w:rPr>
      <w:szCs w:val="26"/>
      <w:lang w:val="nb-NO"/>
    </w:rPr>
  </w:style>
  <w:style w:type="character" w:customStyle="1" w:styleId="1vanbanChar">
    <w:name w:val="1 van ban Char"/>
    <w:link w:val="1vanban"/>
    <w:rsid w:val="00715FC7"/>
    <w:rPr>
      <w:rFonts w:ascii="Times New Roman" w:eastAsia="Times New Roman" w:hAnsi="Times New Roman"/>
      <w:sz w:val="28"/>
      <w:szCs w:val="26"/>
      <w:lang w:val="nb-NO"/>
    </w:rPr>
  </w:style>
  <w:style w:type="paragraph" w:customStyle="1" w:styleId="gach">
    <w:name w:val="gach"/>
    <w:basedOn w:val="Normal"/>
    <w:link w:val="gachChar"/>
    <w:qFormat/>
    <w:rsid w:val="005947F3"/>
    <w:pPr>
      <w:numPr>
        <w:numId w:val="16"/>
      </w:numPr>
      <w:tabs>
        <w:tab w:val="left" w:pos="851"/>
      </w:tabs>
      <w:spacing w:before="60" w:after="60"/>
      <w:contextualSpacing/>
    </w:pPr>
    <w:rPr>
      <w:szCs w:val="20"/>
      <w:lang w:val="en-AU"/>
    </w:rPr>
  </w:style>
  <w:style w:type="character" w:customStyle="1" w:styleId="gachChar">
    <w:name w:val="gach Char"/>
    <w:link w:val="gach"/>
    <w:rsid w:val="00715FC7"/>
    <w:rPr>
      <w:rFonts w:eastAsia="Times New Roman"/>
      <w:sz w:val="28"/>
      <w:lang w:val="en-AU"/>
    </w:rPr>
  </w:style>
  <w:style w:type="character" w:customStyle="1" w:styleId="CaptionChar">
    <w:name w:val="Caption Char"/>
    <w:aliases w:val="Hình Char"/>
    <w:link w:val="Caption"/>
    <w:uiPriority w:val="35"/>
    <w:rsid w:val="00715FC7"/>
    <w:rPr>
      <w:rFonts w:eastAsia="Times New Roman"/>
      <w:iCs/>
      <w:color w:val="44546A"/>
      <w:sz w:val="28"/>
      <w:szCs w:val="18"/>
      <w:lang w:val="vi-VN" w:eastAsia="vi-VN"/>
    </w:rPr>
  </w:style>
  <w:style w:type="paragraph" w:customStyle="1" w:styleId="Bd-1BodyText1">
    <w:name w:val="Bd-1 (BodyText 1)"/>
    <w:link w:val="Bd-1BodyText1Char"/>
    <w:rsid w:val="00715FC7"/>
    <w:pPr>
      <w:adjustRightInd w:val="0"/>
      <w:snapToGrid w:val="0"/>
      <w:spacing w:line="264" w:lineRule="auto"/>
      <w:ind w:left="720"/>
      <w:jc w:val="both"/>
    </w:pPr>
    <w:rPr>
      <w:rFonts w:ascii="Verdana" w:eastAsia="Times New Roman" w:hAnsi="Verdana"/>
      <w:sz w:val="18"/>
      <w:szCs w:val="22"/>
      <w:lang w:val="en-GB" w:eastAsia="vi-VN"/>
    </w:rPr>
  </w:style>
  <w:style w:type="character" w:customStyle="1" w:styleId="Bd-1BodyText1Char">
    <w:name w:val="Bd-1 (BodyText 1) Char"/>
    <w:link w:val="Bd-1BodyText1"/>
    <w:rsid w:val="00715FC7"/>
    <w:rPr>
      <w:rFonts w:ascii="Verdana" w:eastAsia="Times New Roman" w:hAnsi="Verdana"/>
      <w:sz w:val="18"/>
      <w:szCs w:val="22"/>
      <w:lang w:val="en-GB" w:eastAsia="vi-VN"/>
    </w:rPr>
  </w:style>
  <w:style w:type="paragraph" w:customStyle="1" w:styleId="VSISection2Step">
    <w:name w:val="VSI Section 2 Step"/>
    <w:basedOn w:val="BodyText"/>
    <w:rsid w:val="00715FC7"/>
    <w:pPr>
      <w:numPr>
        <w:numId w:val="17"/>
      </w:numPr>
      <w:suppressAutoHyphens/>
      <w:spacing w:before="60" w:after="60" w:line="264" w:lineRule="auto"/>
    </w:pPr>
    <w:rPr>
      <w:rFonts w:ascii="Verdana" w:hAnsi="Verdana" w:cs="Verdana"/>
      <w:sz w:val="18"/>
      <w:szCs w:val="20"/>
      <w:lang w:eastAsia="ja-JP"/>
    </w:rPr>
  </w:style>
  <w:style w:type="paragraph" w:customStyle="1" w:styleId="Bullet">
    <w:name w:val="Bullet"/>
    <w:link w:val="BulletChar"/>
    <w:rsid w:val="00715FC7"/>
    <w:pPr>
      <w:tabs>
        <w:tab w:val="left" w:pos="1134"/>
      </w:tabs>
      <w:spacing w:after="120" w:line="276" w:lineRule="auto"/>
      <w:ind w:left="1134" w:hanging="567"/>
      <w:jc w:val="both"/>
    </w:pPr>
    <w:rPr>
      <w:rFonts w:eastAsia="Times New Roman"/>
      <w:sz w:val="24"/>
      <w:szCs w:val="22"/>
      <w:lang w:val="en-AU" w:eastAsia="vi-VN"/>
    </w:rPr>
  </w:style>
  <w:style w:type="character" w:customStyle="1" w:styleId="bodyChar">
    <w:name w:val="body Char"/>
    <w:link w:val="body"/>
    <w:locked/>
    <w:rsid w:val="00715FC7"/>
    <w:rPr>
      <w:rFonts w:ascii="Times New Roman" w:eastAsia="Times New Roman" w:hAnsi="Times New Roman"/>
      <w:sz w:val="26"/>
      <w:lang w:val="en-GB"/>
    </w:rPr>
  </w:style>
  <w:style w:type="paragraph" w:customStyle="1" w:styleId="body">
    <w:name w:val="body"/>
    <w:basedOn w:val="Normal"/>
    <w:link w:val="bodyChar"/>
    <w:qFormat/>
    <w:rsid w:val="00715FC7"/>
    <w:pPr>
      <w:spacing w:before="120" w:line="312" w:lineRule="auto"/>
    </w:pPr>
    <w:rPr>
      <w:sz w:val="26"/>
      <w:szCs w:val="20"/>
      <w:lang w:val="en-GB"/>
    </w:rPr>
  </w:style>
  <w:style w:type="paragraph" w:customStyle="1" w:styleId="gchtrn">
    <w:name w:val="gạch tròn"/>
    <w:basedOn w:val="Normal"/>
    <w:link w:val="gchtrnChar"/>
    <w:qFormat/>
    <w:rsid w:val="00E70DCA"/>
    <w:pPr>
      <w:spacing w:before="120" w:after="120" w:line="288" w:lineRule="auto"/>
      <w:ind w:left="1794" w:hanging="360"/>
      <w:contextualSpacing/>
    </w:pPr>
    <w:rPr>
      <w:szCs w:val="22"/>
    </w:rPr>
  </w:style>
  <w:style w:type="character" w:customStyle="1" w:styleId="gchtrnChar">
    <w:name w:val="gạch tròn Char"/>
    <w:link w:val="gchtrn"/>
    <w:qFormat/>
    <w:rsid w:val="00E70DCA"/>
    <w:rPr>
      <w:rFonts w:eastAsia="Times New Roman"/>
      <w:sz w:val="28"/>
      <w:szCs w:val="22"/>
    </w:rPr>
  </w:style>
  <w:style w:type="paragraph" w:customStyle="1" w:styleId="1BCDADTNDBT">
    <w:name w:val="1BC.DADT.ND_BT"/>
    <w:basedOn w:val="Normal"/>
    <w:qFormat/>
    <w:rsid w:val="00715FC7"/>
    <w:pPr>
      <w:spacing w:before="120" w:after="120" w:line="324" w:lineRule="auto"/>
      <w:ind w:firstLine="426"/>
    </w:pPr>
    <w:rPr>
      <w:bCs/>
      <w:sz w:val="26"/>
      <w:szCs w:val="26"/>
      <w:lang w:val="en-AU"/>
    </w:rPr>
  </w:style>
  <w:style w:type="paragraph" w:customStyle="1" w:styleId="Normal3">
    <w:name w:val="Normal3"/>
    <w:basedOn w:val="Normal"/>
    <w:link w:val="Normal3Char"/>
    <w:autoRedefine/>
    <w:qFormat/>
    <w:rsid w:val="00F15B41"/>
    <w:pPr>
      <w:numPr>
        <w:numId w:val="18"/>
      </w:numPr>
      <w:spacing w:line="288" w:lineRule="auto"/>
      <w:ind w:left="567" w:firstLine="0"/>
    </w:pPr>
    <w:rPr>
      <w:sz w:val="26"/>
      <w:szCs w:val="26"/>
      <w:lang w:val="da-DK" w:eastAsia="zh-CN"/>
    </w:rPr>
  </w:style>
  <w:style w:type="character" w:customStyle="1" w:styleId="Normal3Char">
    <w:name w:val="Normal3 Char"/>
    <w:link w:val="Normal3"/>
    <w:rsid w:val="00F15B41"/>
    <w:rPr>
      <w:rFonts w:eastAsia="Times New Roman"/>
      <w:sz w:val="26"/>
      <w:szCs w:val="26"/>
      <w:lang w:val="da-DK" w:eastAsia="zh-CN"/>
    </w:rPr>
  </w:style>
  <w:style w:type="paragraph" w:styleId="Revision">
    <w:name w:val="Revision"/>
    <w:hidden/>
    <w:uiPriority w:val="99"/>
    <w:semiHidden/>
    <w:rsid w:val="00715FC7"/>
    <w:pPr>
      <w:spacing w:line="276" w:lineRule="auto"/>
      <w:jc w:val="both"/>
    </w:pPr>
    <w:rPr>
      <w:rFonts w:eastAsia="Arial"/>
      <w:sz w:val="26"/>
      <w:szCs w:val="22"/>
    </w:rPr>
  </w:style>
  <w:style w:type="paragraph" w:styleId="ListBullet4">
    <w:name w:val="List Bullet 4"/>
    <w:basedOn w:val="Normal"/>
    <w:autoRedefine/>
    <w:rsid w:val="00715FC7"/>
    <w:pPr>
      <w:numPr>
        <w:numId w:val="19"/>
      </w:numPr>
      <w:spacing w:before="60" w:after="60" w:line="288" w:lineRule="auto"/>
    </w:pPr>
    <w:rPr>
      <w:sz w:val="26"/>
      <w:szCs w:val="20"/>
    </w:rPr>
  </w:style>
  <w:style w:type="paragraph" w:customStyle="1" w:styleId="Body01">
    <w:name w:val="Body 01"/>
    <w:basedOn w:val="bulleted1"/>
    <w:qFormat/>
    <w:rsid w:val="00715FC7"/>
    <w:pPr>
      <w:keepLines w:val="0"/>
      <w:widowControl w:val="0"/>
      <w:shd w:val="clear" w:color="auto" w:fill="auto"/>
      <w:tabs>
        <w:tab w:val="clear" w:pos="0"/>
      </w:tabs>
      <w:spacing w:before="60" w:after="120" w:line="312" w:lineRule="auto"/>
      <w:ind w:left="0" w:firstLine="576"/>
    </w:pPr>
    <w:rPr>
      <w:rFonts w:ascii="Times New Roman" w:hAnsi="Times New Roman"/>
      <w:sz w:val="26"/>
      <w:szCs w:val="20"/>
    </w:rPr>
  </w:style>
  <w:style w:type="paragraph" w:customStyle="1" w:styleId="AMucI">
    <w:name w:val="A_Muc_I"/>
    <w:basedOn w:val="Heading1"/>
    <w:link w:val="AMucIChar"/>
    <w:qFormat/>
    <w:rsid w:val="00715FC7"/>
    <w:pPr>
      <w:keepLines w:val="0"/>
      <w:numPr>
        <w:numId w:val="11"/>
      </w:numPr>
      <w:spacing w:before="240" w:after="120" w:line="288" w:lineRule="auto"/>
    </w:pPr>
    <w:rPr>
      <w:bCs w:val="0"/>
      <w:caps/>
      <w:kern w:val="28"/>
      <w:sz w:val="30"/>
      <w:szCs w:val="20"/>
    </w:rPr>
  </w:style>
  <w:style w:type="character" w:customStyle="1" w:styleId="AMucIChar">
    <w:name w:val="A_Muc_I Char"/>
    <w:link w:val="AMucI"/>
    <w:rsid w:val="00715FC7"/>
    <w:rPr>
      <w:rFonts w:eastAsia="Times New Roman"/>
      <w:b/>
      <w:caps/>
      <w:kern w:val="28"/>
      <w:sz w:val="30"/>
    </w:rPr>
  </w:style>
  <w:style w:type="paragraph" w:styleId="ListBullet">
    <w:name w:val="List Bullet"/>
    <w:basedOn w:val="Normal"/>
    <w:link w:val="ListBulletChar"/>
    <w:autoRedefine/>
    <w:rsid w:val="00715FC7"/>
    <w:pPr>
      <w:keepNext/>
      <w:numPr>
        <w:numId w:val="20"/>
      </w:numPr>
      <w:spacing w:before="80" w:after="80"/>
    </w:pPr>
    <w:rPr>
      <w:szCs w:val="20"/>
    </w:rPr>
  </w:style>
  <w:style w:type="paragraph" w:customStyle="1" w:styleId="N2">
    <w:name w:val="N2"/>
    <w:basedOn w:val="gach"/>
    <w:link w:val="N2Char"/>
    <w:qFormat/>
    <w:rsid w:val="00715FC7"/>
    <w:pPr>
      <w:numPr>
        <w:numId w:val="21"/>
      </w:numPr>
      <w:tabs>
        <w:tab w:val="clear" w:pos="851"/>
        <w:tab w:val="left" w:pos="540"/>
      </w:tabs>
      <w:spacing w:line="259" w:lineRule="auto"/>
      <w:ind w:left="0" w:firstLine="270"/>
      <w:contextualSpacing w:val="0"/>
    </w:pPr>
    <w:rPr>
      <w:bCs/>
      <w:spacing w:val="-4"/>
      <w:kern w:val="3"/>
      <w:szCs w:val="28"/>
      <w:lang w:eastAsia="zh-CN"/>
    </w:rPr>
  </w:style>
  <w:style w:type="character" w:customStyle="1" w:styleId="N2Char">
    <w:name w:val="N2 Char"/>
    <w:link w:val="N2"/>
    <w:rsid w:val="00715FC7"/>
    <w:rPr>
      <w:rFonts w:eastAsia="Times New Roman"/>
      <w:bCs/>
      <w:spacing w:val="-4"/>
      <w:kern w:val="3"/>
      <w:sz w:val="28"/>
      <w:szCs w:val="28"/>
      <w:lang w:val="en-AU" w:eastAsia="zh-CN"/>
    </w:rPr>
  </w:style>
  <w:style w:type="paragraph" w:customStyle="1" w:styleId="N3">
    <w:name w:val="N3"/>
    <w:basedOn w:val="Normal"/>
    <w:link w:val="N3Char"/>
    <w:qFormat/>
    <w:rsid w:val="005947F3"/>
    <w:pPr>
      <w:numPr>
        <w:numId w:val="22"/>
      </w:numPr>
      <w:tabs>
        <w:tab w:val="left" w:pos="990"/>
      </w:tabs>
      <w:spacing w:before="60" w:after="60"/>
      <w:ind w:left="540" w:firstLine="270"/>
      <w:contextualSpacing/>
    </w:pPr>
    <w:rPr>
      <w:rFonts w:ascii="TimesNewRomanPSMT" w:hAnsi="TimesNewRomanPSMT"/>
      <w:color w:val="000000"/>
    </w:rPr>
  </w:style>
  <w:style w:type="character" w:customStyle="1" w:styleId="N3Char">
    <w:name w:val="N3 Char"/>
    <w:link w:val="N3"/>
    <w:rsid w:val="00715FC7"/>
    <w:rPr>
      <w:rFonts w:ascii="TimesNewRomanPSMT" w:eastAsia="Times New Roman" w:hAnsi="TimesNewRomanPSMT"/>
      <w:color w:val="000000"/>
      <w:sz w:val="28"/>
      <w:szCs w:val="28"/>
    </w:rPr>
  </w:style>
  <w:style w:type="character" w:customStyle="1" w:styleId="N1Char">
    <w:name w:val="N1 Char"/>
    <w:link w:val="N1"/>
    <w:locked/>
    <w:rsid w:val="00715FC7"/>
    <w:rPr>
      <w:rFonts w:ascii="Times New Roman" w:eastAsia="Times New Roman" w:hAnsi="Times New Roman"/>
      <w:sz w:val="28"/>
      <w:szCs w:val="24"/>
      <w:lang w:eastAsia="ar-SA"/>
    </w:rPr>
  </w:style>
  <w:style w:type="paragraph" w:customStyle="1" w:styleId="N1">
    <w:name w:val="N1"/>
    <w:basedOn w:val="BodyText"/>
    <w:link w:val="N1Char"/>
    <w:qFormat/>
    <w:rsid w:val="00715FC7"/>
    <w:pPr>
      <w:keepLines/>
      <w:widowControl w:val="0"/>
      <w:spacing w:after="0" w:line="264" w:lineRule="auto"/>
      <w:ind w:firstLine="540"/>
    </w:pPr>
    <w:rPr>
      <w:lang w:eastAsia="ar-SA"/>
    </w:rPr>
  </w:style>
  <w:style w:type="numbering" w:customStyle="1" w:styleId="StyleBulleted2">
    <w:name w:val="Style Bulleted2"/>
    <w:rsid w:val="00715FC7"/>
    <w:pPr>
      <w:numPr>
        <w:numId w:val="23"/>
      </w:numPr>
    </w:pPr>
  </w:style>
  <w:style w:type="paragraph" w:customStyle="1" w:styleId="NormalLevel1">
    <w:name w:val="Normal_Level_1"/>
    <w:basedOn w:val="Normal"/>
    <w:link w:val="NormalLevel1Char"/>
    <w:uiPriority w:val="99"/>
    <w:qFormat/>
    <w:rsid w:val="00715FC7"/>
    <w:pPr>
      <w:widowControl w:val="0"/>
      <w:spacing w:beforeLines="50" w:before="60" w:after="120" w:line="360" w:lineRule="auto"/>
    </w:pPr>
    <w:rPr>
      <w:rFonts w:eastAsia="MS Mincho"/>
      <w:kern w:val="2"/>
      <w:sz w:val="26"/>
      <w:lang w:eastAsia="ja-JP"/>
    </w:rPr>
  </w:style>
  <w:style w:type="character" w:customStyle="1" w:styleId="NormalLevel1Char">
    <w:name w:val="Normal_Level_1 Char"/>
    <w:link w:val="NormalLevel1"/>
    <w:uiPriority w:val="99"/>
    <w:rsid w:val="00715FC7"/>
    <w:rPr>
      <w:rFonts w:ascii="Times New Roman" w:eastAsia="MS Mincho" w:hAnsi="Times New Roman"/>
      <w:kern w:val="2"/>
      <w:sz w:val="26"/>
      <w:szCs w:val="24"/>
      <w:lang w:eastAsia="ja-JP"/>
    </w:rPr>
  </w:style>
  <w:style w:type="paragraph" w:customStyle="1" w:styleId="table">
    <w:name w:val="table"/>
    <w:basedOn w:val="Normal"/>
    <w:rsid w:val="00715FC7"/>
    <w:pPr>
      <w:spacing w:line="240" w:lineRule="atLeast"/>
    </w:pPr>
  </w:style>
  <w:style w:type="character" w:customStyle="1" w:styleId="font101">
    <w:name w:val="font101"/>
    <w:rsid w:val="00715FC7"/>
    <w:rPr>
      <w:rFonts w:ascii="Times New Roman" w:hAnsi="Times New Roman" w:cs="Times New Roman" w:hint="default"/>
      <w:b/>
      <w:bCs/>
      <w:i w:val="0"/>
      <w:iCs w:val="0"/>
      <w:strike w:val="0"/>
      <w:dstrike w:val="0"/>
      <w:color w:val="auto"/>
      <w:sz w:val="24"/>
      <w:szCs w:val="24"/>
      <w:u w:val="none"/>
      <w:effect w:val="none"/>
    </w:rPr>
  </w:style>
  <w:style w:type="character" w:customStyle="1" w:styleId="font281">
    <w:name w:val="font281"/>
    <w:rsid w:val="00715FC7"/>
    <w:rPr>
      <w:rFonts w:ascii="Times New Roman" w:hAnsi="Times New Roman" w:cs="Times New Roman" w:hint="default"/>
      <w:b/>
      <w:bCs/>
      <w:i w:val="0"/>
      <w:iCs w:val="0"/>
      <w:strike w:val="0"/>
      <w:dstrike w:val="0"/>
      <w:color w:val="000000"/>
      <w:sz w:val="24"/>
      <w:szCs w:val="24"/>
      <w:u w:val="none"/>
      <w:effect w:val="none"/>
    </w:rPr>
  </w:style>
  <w:style w:type="paragraph" w:customStyle="1" w:styleId="font5">
    <w:name w:val="font5"/>
    <w:basedOn w:val="Normal"/>
    <w:rsid w:val="00715FC7"/>
    <w:pPr>
      <w:spacing w:before="100" w:beforeAutospacing="1" w:after="100" w:afterAutospacing="1"/>
    </w:pPr>
    <w:rPr>
      <w:rFonts w:ascii="Tahoma" w:hAnsi="Tahoma" w:cs="Tahoma"/>
      <w:b/>
      <w:bCs/>
      <w:color w:val="000000"/>
      <w:sz w:val="16"/>
      <w:szCs w:val="16"/>
    </w:rPr>
  </w:style>
  <w:style w:type="paragraph" w:customStyle="1" w:styleId="font6">
    <w:name w:val="font6"/>
    <w:basedOn w:val="Normal"/>
    <w:rsid w:val="00715FC7"/>
    <w:pPr>
      <w:spacing w:before="100" w:beforeAutospacing="1" w:after="100" w:afterAutospacing="1"/>
    </w:pPr>
    <w:rPr>
      <w:rFonts w:ascii="Tahoma" w:hAnsi="Tahoma" w:cs="Tahoma"/>
      <w:color w:val="000000"/>
      <w:sz w:val="16"/>
      <w:szCs w:val="16"/>
    </w:rPr>
  </w:style>
  <w:style w:type="paragraph" w:customStyle="1" w:styleId="xl585">
    <w:name w:val="xl585"/>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86">
    <w:name w:val="xl586"/>
    <w:basedOn w:val="Normal"/>
    <w:rsid w:val="00715FC7"/>
    <w:pPr>
      <w:spacing w:before="100" w:beforeAutospacing="1" w:after="100" w:afterAutospacing="1"/>
    </w:pPr>
  </w:style>
  <w:style w:type="paragraph" w:customStyle="1" w:styleId="xl587">
    <w:name w:val="xl587"/>
    <w:basedOn w:val="Normal"/>
    <w:rsid w:val="00715FC7"/>
    <w:pPr>
      <w:spacing w:before="100" w:beforeAutospacing="1" w:after="100" w:afterAutospacing="1"/>
      <w:jc w:val="center"/>
    </w:pPr>
  </w:style>
  <w:style w:type="paragraph" w:customStyle="1" w:styleId="xl588">
    <w:name w:val="xl588"/>
    <w:basedOn w:val="Normal"/>
    <w:rsid w:val="00715FC7"/>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589">
    <w:name w:val="xl589"/>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590">
    <w:name w:val="xl590"/>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591">
    <w:name w:val="xl591"/>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92">
    <w:name w:val="xl592"/>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93">
    <w:name w:val="xl593"/>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594">
    <w:name w:val="xl594"/>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595">
    <w:name w:val="xl595"/>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96">
    <w:name w:val="xl596"/>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597">
    <w:name w:val="xl597"/>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598">
    <w:name w:val="xl598"/>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99">
    <w:name w:val="xl599"/>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600">
    <w:name w:val="xl600"/>
    <w:basedOn w:val="Normal"/>
    <w:rsid w:val="00715FC7"/>
    <w:pPr>
      <w:spacing w:before="100" w:beforeAutospacing="1" w:after="100" w:afterAutospacing="1"/>
      <w:textAlignment w:val="center"/>
    </w:pPr>
  </w:style>
  <w:style w:type="paragraph" w:customStyle="1" w:styleId="xl601">
    <w:name w:val="xl601"/>
    <w:basedOn w:val="Normal"/>
    <w:rsid w:val="00715FC7"/>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02">
    <w:name w:val="xl602"/>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03">
    <w:name w:val="xl603"/>
    <w:basedOn w:val="Normal"/>
    <w:rsid w:val="00715FC7"/>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604">
    <w:name w:val="xl604"/>
    <w:basedOn w:val="Normal"/>
    <w:rsid w:val="00715FC7"/>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605">
    <w:name w:val="xl605"/>
    <w:basedOn w:val="Normal"/>
    <w:rsid w:val="00715FC7"/>
    <w:pPr>
      <w:shd w:val="clear" w:color="000000" w:fill="FFFFFF"/>
      <w:spacing w:before="100" w:beforeAutospacing="1" w:after="100" w:afterAutospacing="1"/>
    </w:pPr>
  </w:style>
  <w:style w:type="paragraph" w:customStyle="1" w:styleId="xl606">
    <w:name w:val="xl606"/>
    <w:basedOn w:val="Normal"/>
    <w:rsid w:val="00715FC7"/>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607">
    <w:name w:val="xl607"/>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08">
    <w:name w:val="xl608"/>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609">
    <w:name w:val="xl609"/>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10">
    <w:name w:val="xl610"/>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611">
    <w:name w:val="xl611"/>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12">
    <w:name w:val="xl612"/>
    <w:basedOn w:val="Normal"/>
    <w:rsid w:val="00715FC7"/>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13">
    <w:name w:val="xl613"/>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14">
    <w:name w:val="xl614"/>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615">
    <w:name w:val="xl615"/>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16">
    <w:name w:val="xl616"/>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17">
    <w:name w:val="xl617"/>
    <w:basedOn w:val="Normal"/>
    <w:rsid w:val="00715FC7"/>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618">
    <w:name w:val="xl618"/>
    <w:basedOn w:val="Normal"/>
    <w:rsid w:val="00715FC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pPr>
  </w:style>
  <w:style w:type="paragraph" w:customStyle="1" w:styleId="xl619">
    <w:name w:val="xl619"/>
    <w:basedOn w:val="Normal"/>
    <w:rsid w:val="00715FC7"/>
    <w:pPr>
      <w:pBdr>
        <w:top w:val="single" w:sz="4" w:space="0" w:color="auto"/>
        <w:left w:val="single" w:sz="4" w:space="0" w:color="auto"/>
        <w:bottom w:val="single" w:sz="4" w:space="0" w:color="auto"/>
      </w:pBdr>
      <w:shd w:val="clear" w:color="000000" w:fill="FDE9D9"/>
      <w:spacing w:before="100" w:beforeAutospacing="1" w:after="100" w:afterAutospacing="1"/>
    </w:pPr>
    <w:rPr>
      <w:b/>
      <w:bCs/>
    </w:rPr>
  </w:style>
  <w:style w:type="paragraph" w:customStyle="1" w:styleId="xl620">
    <w:name w:val="xl620"/>
    <w:basedOn w:val="Normal"/>
    <w:rsid w:val="00715FC7"/>
    <w:pPr>
      <w:pBdr>
        <w:top w:val="single" w:sz="4" w:space="0" w:color="auto"/>
        <w:bottom w:val="single" w:sz="4" w:space="0" w:color="auto"/>
        <w:right w:val="single" w:sz="4" w:space="0" w:color="auto"/>
      </w:pBdr>
      <w:shd w:val="clear" w:color="000000" w:fill="FDE9D9"/>
      <w:spacing w:before="100" w:beforeAutospacing="1" w:after="100" w:afterAutospacing="1"/>
    </w:pPr>
    <w:rPr>
      <w:b/>
      <w:bCs/>
    </w:rPr>
  </w:style>
  <w:style w:type="paragraph" w:customStyle="1" w:styleId="xl621">
    <w:name w:val="xl621"/>
    <w:basedOn w:val="Normal"/>
    <w:rsid w:val="00715FC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pPr>
  </w:style>
  <w:style w:type="paragraph" w:customStyle="1" w:styleId="xl622">
    <w:name w:val="xl622"/>
    <w:basedOn w:val="Normal"/>
    <w:rsid w:val="00715FC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pPr>
  </w:style>
  <w:style w:type="paragraph" w:customStyle="1" w:styleId="xl623">
    <w:name w:val="xl623"/>
    <w:basedOn w:val="Normal"/>
    <w:rsid w:val="00715FC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pPr>
    <w:rPr>
      <w:b/>
      <w:bCs/>
    </w:rPr>
  </w:style>
  <w:style w:type="paragraph" w:customStyle="1" w:styleId="xl624">
    <w:name w:val="xl624"/>
    <w:basedOn w:val="Normal"/>
    <w:rsid w:val="00715FC7"/>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625">
    <w:name w:val="xl625"/>
    <w:basedOn w:val="Normal"/>
    <w:rsid w:val="00715FC7"/>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Char3">
    <w:name w:val="Char3"/>
    <w:basedOn w:val="Normal"/>
    <w:semiHidden/>
    <w:rsid w:val="00715FC7"/>
    <w:pPr>
      <w:keepNext/>
      <w:tabs>
        <w:tab w:val="num" w:pos="425"/>
      </w:tabs>
      <w:autoSpaceDE w:val="0"/>
      <w:autoSpaceDN w:val="0"/>
      <w:adjustRightInd w:val="0"/>
      <w:spacing w:before="80" w:after="80"/>
      <w:ind w:hanging="425"/>
    </w:pPr>
    <w:rPr>
      <w:rFonts w:ascii="Arial" w:hAnsi="Arial" w:cs="Arial"/>
      <w:kern w:val="2"/>
      <w:sz w:val="20"/>
      <w:szCs w:val="20"/>
      <w:lang w:eastAsia="zh-CN"/>
    </w:rPr>
  </w:style>
  <w:style w:type="paragraph" w:customStyle="1" w:styleId="H7">
    <w:name w:val="H7"/>
    <w:basedOn w:val="Normal"/>
    <w:rsid w:val="00715FC7"/>
    <w:pPr>
      <w:spacing w:line="360" w:lineRule="auto"/>
    </w:pPr>
    <w:rPr>
      <w:rFonts w:eastAsia="MS Mincho"/>
      <w:sz w:val="26"/>
      <w:szCs w:val="20"/>
    </w:rPr>
  </w:style>
  <w:style w:type="character" w:customStyle="1" w:styleId="BulletChar">
    <w:name w:val="Bullet Char"/>
    <w:link w:val="Bullet"/>
    <w:locked/>
    <w:rsid w:val="00715FC7"/>
    <w:rPr>
      <w:rFonts w:ascii="Times New Roman" w:eastAsia="Times New Roman" w:hAnsi="Times New Roman"/>
      <w:sz w:val="24"/>
      <w:szCs w:val="22"/>
      <w:lang w:val="en-AU" w:eastAsia="vi-VN"/>
    </w:rPr>
  </w:style>
  <w:style w:type="paragraph" w:customStyle="1" w:styleId="1-normal">
    <w:name w:val="1 - normal"/>
    <w:basedOn w:val="Normal"/>
    <w:next w:val="Normal"/>
    <w:link w:val="1-normalChar"/>
    <w:autoRedefine/>
    <w:rsid w:val="00715FC7"/>
    <w:pPr>
      <w:keepLines/>
      <w:adjustRightInd w:val="0"/>
      <w:spacing w:before="120" w:line="360" w:lineRule="exact"/>
      <w:ind w:firstLine="564"/>
      <w:contextualSpacing/>
    </w:pPr>
    <w:rPr>
      <w:bCs/>
      <w:sz w:val="26"/>
      <w:szCs w:val="20"/>
      <w:lang w:val="de-DE" w:eastAsia="zh-CN"/>
    </w:rPr>
  </w:style>
  <w:style w:type="character" w:customStyle="1" w:styleId="1-normalChar">
    <w:name w:val="1 - normal Char"/>
    <w:link w:val="1-normal"/>
    <w:rsid w:val="00715FC7"/>
    <w:rPr>
      <w:rFonts w:ascii="Times New Roman" w:eastAsia="Times New Roman" w:hAnsi="Times New Roman"/>
      <w:bCs/>
      <w:sz w:val="26"/>
      <w:lang w:val="de-DE" w:eastAsia="zh-CN"/>
    </w:rPr>
  </w:style>
  <w:style w:type="paragraph" w:customStyle="1" w:styleId="q2">
    <w:name w:val="q2"/>
    <w:basedOn w:val="Normal"/>
    <w:link w:val="q2Char"/>
    <w:rsid w:val="00715FC7"/>
    <w:pPr>
      <w:spacing w:before="120" w:after="60" w:line="360" w:lineRule="exact"/>
    </w:pPr>
    <w:rPr>
      <w:rFonts w:eastAsia="MS Mincho"/>
      <w:b/>
      <w:lang w:val="nl-NL"/>
    </w:rPr>
  </w:style>
  <w:style w:type="character" w:customStyle="1" w:styleId="q2Char">
    <w:name w:val="q2 Char"/>
    <w:link w:val="q2"/>
    <w:rsid w:val="00715FC7"/>
    <w:rPr>
      <w:rFonts w:ascii="Times New Roman" w:eastAsia="MS Mincho" w:hAnsi="Times New Roman"/>
      <w:b/>
      <w:sz w:val="28"/>
      <w:szCs w:val="28"/>
      <w:lang w:val="nl-NL"/>
    </w:rPr>
  </w:style>
  <w:style w:type="paragraph" w:customStyle="1" w:styleId="Normal1">
    <w:name w:val="Normal1"/>
    <w:next w:val="Normal"/>
    <w:autoRedefine/>
    <w:semiHidden/>
    <w:rsid w:val="00715FC7"/>
    <w:pPr>
      <w:spacing w:after="160" w:line="240" w:lineRule="exact"/>
      <w:jc w:val="both"/>
    </w:pPr>
    <w:rPr>
      <w:rFonts w:eastAsia="Times New Roman"/>
      <w:sz w:val="28"/>
      <w:szCs w:val="22"/>
    </w:rPr>
  </w:style>
  <w:style w:type="paragraph" w:customStyle="1" w:styleId="NormalText">
    <w:name w:val="Normal Text"/>
    <w:basedOn w:val="Normal"/>
    <w:rsid w:val="00715FC7"/>
    <w:pPr>
      <w:spacing w:before="120" w:after="60"/>
      <w:ind w:left="1701"/>
    </w:pPr>
    <w:rPr>
      <w:rFonts w:ascii="Arial" w:hAnsi="Arial"/>
      <w:sz w:val="20"/>
      <w:szCs w:val="20"/>
    </w:rPr>
  </w:style>
  <w:style w:type="paragraph" w:customStyle="1" w:styleId="Others">
    <w:name w:val="Others"/>
    <w:basedOn w:val="Normal"/>
    <w:rsid w:val="00715FC7"/>
    <w:pPr>
      <w:keepNext/>
      <w:jc w:val="center"/>
    </w:pPr>
    <w:rPr>
      <w:rFonts w:ascii="Arial" w:hAnsi="Arial"/>
      <w:b/>
      <w:sz w:val="20"/>
      <w:szCs w:val="20"/>
    </w:rPr>
  </w:style>
  <w:style w:type="paragraph" w:customStyle="1" w:styleId="OtherBullet">
    <w:name w:val="Other_Bullet"/>
    <w:basedOn w:val="Normal"/>
    <w:autoRedefine/>
    <w:rsid w:val="00715FC7"/>
    <w:pPr>
      <w:keepNext/>
      <w:tabs>
        <w:tab w:val="num" w:pos="360"/>
      </w:tabs>
      <w:spacing w:before="60" w:after="60" w:line="360" w:lineRule="exact"/>
      <w:ind w:left="360" w:hanging="360"/>
    </w:pPr>
    <w:rPr>
      <w:spacing w:val="-14"/>
      <w:sz w:val="26"/>
      <w:szCs w:val="26"/>
    </w:rPr>
  </w:style>
  <w:style w:type="paragraph" w:customStyle="1" w:styleId="2-normal">
    <w:name w:val="2 - normal"/>
    <w:basedOn w:val="ListBullet2"/>
    <w:next w:val="ListBullet2"/>
    <w:autoRedefine/>
    <w:rsid w:val="00715FC7"/>
    <w:pPr>
      <w:tabs>
        <w:tab w:val="clear" w:pos="360"/>
      </w:tabs>
      <w:spacing w:before="120" w:after="100" w:afterAutospacing="1" w:line="360" w:lineRule="exact"/>
      <w:ind w:left="702" w:firstLine="0"/>
    </w:pPr>
    <w:rPr>
      <w:rFonts w:eastAsia="SimSun"/>
      <w:b/>
      <w:sz w:val="26"/>
      <w:szCs w:val="26"/>
      <w:lang w:eastAsia="zh-CN"/>
    </w:rPr>
  </w:style>
  <w:style w:type="paragraph" w:styleId="ListBullet2">
    <w:name w:val="List Bullet 2"/>
    <w:basedOn w:val="Normal"/>
    <w:rsid w:val="00715FC7"/>
    <w:pPr>
      <w:tabs>
        <w:tab w:val="num" w:pos="360"/>
      </w:tabs>
      <w:ind w:left="360" w:hanging="360"/>
    </w:pPr>
  </w:style>
  <w:style w:type="paragraph" w:customStyle="1" w:styleId="A10">
    <w:name w:val="A1"/>
    <w:basedOn w:val="Normal"/>
    <w:rsid w:val="00715FC7"/>
    <w:rPr>
      <w:rFonts w:eastAsia="MS Mincho"/>
      <w:b/>
      <w:lang w:val="nl-NL" w:eastAsia="ja-JP"/>
    </w:rPr>
  </w:style>
  <w:style w:type="paragraph" w:customStyle="1" w:styleId="3-normal">
    <w:name w:val="3 - normal"/>
    <w:basedOn w:val="ListBullet3"/>
    <w:next w:val="ListBullet3"/>
    <w:link w:val="3-normalChar"/>
    <w:autoRedefine/>
    <w:rsid w:val="00715FC7"/>
    <w:pPr>
      <w:numPr>
        <w:ilvl w:val="1"/>
        <w:numId w:val="0"/>
      </w:numPr>
      <w:tabs>
        <w:tab w:val="num" w:pos="926"/>
      </w:tabs>
      <w:spacing w:before="120" w:line="360" w:lineRule="exact"/>
      <w:ind w:left="926" w:firstLine="552"/>
      <w:contextualSpacing w:val="0"/>
    </w:pPr>
    <w:rPr>
      <w:rFonts w:eastAsia="SimSun"/>
      <w:bCs/>
      <w:sz w:val="26"/>
      <w:szCs w:val="26"/>
      <w:lang w:eastAsia="zh-CN"/>
    </w:rPr>
  </w:style>
  <w:style w:type="character" w:customStyle="1" w:styleId="3-normalChar">
    <w:name w:val="3 - normal Char"/>
    <w:link w:val="3-normal"/>
    <w:rsid w:val="00715FC7"/>
    <w:rPr>
      <w:rFonts w:ascii="Times New Roman" w:eastAsia="SimSun" w:hAnsi="Times New Roman"/>
      <w:bCs/>
      <w:sz w:val="26"/>
      <w:szCs w:val="26"/>
      <w:lang w:val="vi-VN" w:eastAsia="zh-CN"/>
    </w:rPr>
  </w:style>
  <w:style w:type="paragraph" w:customStyle="1" w:styleId="4-normal">
    <w:name w:val="4 - normal"/>
    <w:basedOn w:val="List4"/>
    <w:next w:val="List4"/>
    <w:link w:val="4-normalChar"/>
    <w:autoRedefine/>
    <w:rsid w:val="00715FC7"/>
    <w:pPr>
      <w:numPr>
        <w:ilvl w:val="2"/>
      </w:numPr>
      <w:spacing w:before="60" w:after="60" w:line="360" w:lineRule="auto"/>
      <w:ind w:left="-6" w:firstLine="528"/>
    </w:pPr>
    <w:rPr>
      <w:rFonts w:eastAsia="SimSun"/>
      <w:sz w:val="26"/>
      <w:szCs w:val="26"/>
      <w:lang w:val="nl-NL" w:eastAsia="zh-CN"/>
    </w:rPr>
  </w:style>
  <w:style w:type="paragraph" w:styleId="List4">
    <w:name w:val="List 4"/>
    <w:basedOn w:val="Normal"/>
    <w:rsid w:val="00715FC7"/>
    <w:pPr>
      <w:ind w:left="1132" w:hanging="283"/>
    </w:pPr>
  </w:style>
  <w:style w:type="character" w:customStyle="1" w:styleId="4-normalChar">
    <w:name w:val="4 - normal Char"/>
    <w:link w:val="4-normal"/>
    <w:rsid w:val="00715FC7"/>
    <w:rPr>
      <w:rFonts w:ascii="Times New Roman" w:eastAsia="SimSun" w:hAnsi="Times New Roman"/>
      <w:sz w:val="26"/>
      <w:szCs w:val="26"/>
      <w:lang w:val="nl-NL" w:eastAsia="zh-CN"/>
    </w:rPr>
  </w:style>
  <w:style w:type="paragraph" w:customStyle="1" w:styleId="Bullet1Char">
    <w:name w:val="Bullet 1 Char"/>
    <w:basedOn w:val="Normal"/>
    <w:autoRedefine/>
    <w:rsid w:val="00715FC7"/>
    <w:pPr>
      <w:keepNext/>
      <w:tabs>
        <w:tab w:val="num" w:pos="1080"/>
      </w:tabs>
      <w:spacing w:before="120" w:line="312" w:lineRule="auto"/>
      <w:ind w:left="1080" w:right="403" w:hanging="360"/>
    </w:pPr>
  </w:style>
  <w:style w:type="paragraph" w:customStyle="1" w:styleId="CharCharCharCharCharCharCharCharCharCharCharCharCharCharCharCharCharChar">
    <w:name w:val="Char Char Char Char Char Char Char Char Char Char Char Char Char Char Char Char Char Char"/>
    <w:basedOn w:val="Normal"/>
    <w:rsid w:val="00715FC7"/>
    <w:pPr>
      <w:spacing w:after="160" w:line="240" w:lineRule="exact"/>
    </w:pPr>
    <w:rPr>
      <w:rFonts w:ascii="Verdana" w:eastAsia="MS Mincho" w:hAnsi="Verdana"/>
      <w:bCs/>
      <w:sz w:val="20"/>
      <w:szCs w:val="20"/>
    </w:rPr>
  </w:style>
  <w:style w:type="paragraph" w:customStyle="1" w:styleId="q1">
    <w:name w:val="q1"/>
    <w:basedOn w:val="Normal"/>
    <w:link w:val="q1Char"/>
    <w:rsid w:val="00715FC7"/>
    <w:pPr>
      <w:spacing w:before="60" w:after="60" w:line="360" w:lineRule="exact"/>
    </w:pPr>
    <w:rPr>
      <w:b/>
    </w:rPr>
  </w:style>
  <w:style w:type="character" w:customStyle="1" w:styleId="q1Char">
    <w:name w:val="q1 Char"/>
    <w:link w:val="q1"/>
    <w:rsid w:val="00715FC7"/>
    <w:rPr>
      <w:rFonts w:ascii="Times New Roman" w:eastAsia="Times New Roman" w:hAnsi="Times New Roman"/>
      <w:b/>
      <w:sz w:val="28"/>
      <w:szCs w:val="28"/>
      <w:lang w:val="vi-VN" w:eastAsia="vi-VN"/>
    </w:rPr>
  </w:style>
  <w:style w:type="paragraph" w:customStyle="1" w:styleId="q3">
    <w:name w:val="q3"/>
    <w:basedOn w:val="Normal"/>
    <w:link w:val="q3Char"/>
    <w:rsid w:val="00715FC7"/>
    <w:pPr>
      <w:spacing w:before="60" w:after="60" w:line="360" w:lineRule="exact"/>
    </w:pPr>
    <w:rPr>
      <w:i/>
    </w:rPr>
  </w:style>
  <w:style w:type="character" w:customStyle="1" w:styleId="q3Char">
    <w:name w:val="q3 Char"/>
    <w:link w:val="q3"/>
    <w:rsid w:val="00715FC7"/>
    <w:rPr>
      <w:rFonts w:ascii="Times New Roman" w:eastAsia="Times New Roman" w:hAnsi="Times New Roman"/>
      <w:i/>
      <w:sz w:val="28"/>
      <w:szCs w:val="28"/>
      <w:lang w:val="vi-VN" w:eastAsia="vi-VN"/>
    </w:rPr>
  </w:style>
  <w:style w:type="paragraph" w:customStyle="1" w:styleId="S2">
    <w:name w:val="S2"/>
    <w:basedOn w:val="Normal"/>
    <w:rsid w:val="00715FC7"/>
    <w:pPr>
      <w:spacing w:before="60" w:after="60" w:line="360" w:lineRule="exact"/>
    </w:pPr>
    <w:rPr>
      <w:b/>
      <w:sz w:val="26"/>
      <w:szCs w:val="26"/>
      <w:lang w:val="sv-SE"/>
    </w:rPr>
  </w:style>
  <w:style w:type="paragraph" w:customStyle="1" w:styleId="S3">
    <w:name w:val="S3"/>
    <w:basedOn w:val="Normal"/>
    <w:rsid w:val="00715FC7"/>
    <w:pPr>
      <w:tabs>
        <w:tab w:val="left" w:pos="851"/>
      </w:tabs>
      <w:spacing w:before="60" w:after="60" w:line="360" w:lineRule="exact"/>
    </w:pPr>
    <w:rPr>
      <w:b/>
      <w:i/>
      <w:sz w:val="26"/>
      <w:szCs w:val="26"/>
      <w:lang w:val="sv-SE"/>
    </w:rPr>
  </w:style>
  <w:style w:type="paragraph" w:customStyle="1" w:styleId="Style2">
    <w:name w:val="Style2"/>
    <w:basedOn w:val="Normal"/>
    <w:link w:val="Style2Char"/>
    <w:qFormat/>
    <w:rsid w:val="00715FC7"/>
    <w:pPr>
      <w:keepNext/>
      <w:spacing w:line="360" w:lineRule="auto"/>
      <w:ind w:left="1142" w:hanging="432"/>
      <w:outlineLvl w:val="0"/>
    </w:pPr>
    <w:rPr>
      <w:b/>
      <w:bCs/>
      <w:kern w:val="32"/>
      <w:sz w:val="26"/>
      <w:szCs w:val="26"/>
    </w:rPr>
  </w:style>
  <w:style w:type="character" w:customStyle="1" w:styleId="Style2Char">
    <w:name w:val="Style2 Char"/>
    <w:link w:val="Style2"/>
    <w:rsid w:val="00715FC7"/>
    <w:rPr>
      <w:rFonts w:ascii="Times New Roman" w:eastAsia="Times New Roman" w:hAnsi="Times New Roman"/>
      <w:b/>
      <w:bCs/>
      <w:kern w:val="32"/>
      <w:sz w:val="26"/>
      <w:szCs w:val="26"/>
    </w:rPr>
  </w:style>
  <w:style w:type="paragraph" w:customStyle="1" w:styleId="m2">
    <w:name w:val="m2"/>
    <w:basedOn w:val="q2"/>
    <w:link w:val="m2Char"/>
    <w:rsid w:val="00715FC7"/>
    <w:rPr>
      <w:color w:val="000000"/>
    </w:rPr>
  </w:style>
  <w:style w:type="character" w:customStyle="1" w:styleId="m2Char">
    <w:name w:val="m2 Char"/>
    <w:link w:val="m2"/>
    <w:rsid w:val="00715FC7"/>
    <w:rPr>
      <w:rFonts w:ascii="Times New Roman" w:eastAsia="MS Mincho" w:hAnsi="Times New Roman"/>
      <w:b/>
      <w:color w:val="000000"/>
      <w:sz w:val="28"/>
      <w:szCs w:val="28"/>
      <w:lang w:val="nl-NL"/>
    </w:rPr>
  </w:style>
  <w:style w:type="paragraph" w:styleId="List">
    <w:name w:val="List"/>
    <w:basedOn w:val="Normal"/>
    <w:rsid w:val="00715FC7"/>
    <w:pPr>
      <w:spacing w:before="120" w:after="120" w:line="320" w:lineRule="exact"/>
      <w:ind w:left="720" w:hanging="363"/>
    </w:pPr>
    <w:rPr>
      <w:rFonts w:eastAsia="MS Mincho"/>
      <w:sz w:val="26"/>
      <w:lang w:eastAsia="ja-JP"/>
    </w:rPr>
  </w:style>
  <w:style w:type="paragraph" w:customStyle="1" w:styleId="Reference">
    <w:name w:val="Reference"/>
    <w:basedOn w:val="Normal"/>
    <w:rsid w:val="00715FC7"/>
    <w:pPr>
      <w:tabs>
        <w:tab w:val="num" w:pos="1004"/>
      </w:tabs>
      <w:spacing w:before="120" w:after="120" w:line="320" w:lineRule="exact"/>
      <w:ind w:left="1004" w:hanging="720"/>
    </w:pPr>
    <w:rPr>
      <w:rFonts w:eastAsia="Arial"/>
      <w:sz w:val="26"/>
      <w:szCs w:val="20"/>
    </w:rPr>
  </w:style>
  <w:style w:type="paragraph" w:customStyle="1" w:styleId="Note">
    <w:name w:val="Note"/>
    <w:basedOn w:val="Normal"/>
    <w:next w:val="Normal"/>
    <w:rsid w:val="00715FC7"/>
    <w:pPr>
      <w:shd w:val="clear" w:color="auto" w:fill="C0C0C0"/>
      <w:tabs>
        <w:tab w:val="num" w:pos="357"/>
      </w:tabs>
      <w:spacing w:before="120" w:after="120" w:line="320" w:lineRule="exact"/>
      <w:ind w:left="357" w:firstLine="360"/>
    </w:pPr>
    <w:rPr>
      <w:rFonts w:ascii="Times" w:eastAsia="Arial" w:hAnsi="Times"/>
      <w:sz w:val="26"/>
      <w:szCs w:val="20"/>
    </w:rPr>
  </w:style>
  <w:style w:type="paragraph" w:styleId="List2">
    <w:name w:val="List 2"/>
    <w:basedOn w:val="List"/>
    <w:autoRedefine/>
    <w:rsid w:val="00715FC7"/>
    <w:pPr>
      <w:keepNext/>
      <w:ind w:left="1077" w:hanging="357"/>
    </w:pPr>
    <w:rPr>
      <w:lang w:eastAsia="en-US"/>
    </w:rPr>
  </w:style>
  <w:style w:type="paragraph" w:customStyle="1" w:styleId="TableNumber">
    <w:name w:val="Table Number"/>
    <w:basedOn w:val="Normal"/>
    <w:rsid w:val="00715FC7"/>
    <w:pPr>
      <w:spacing w:before="60" w:after="60" w:line="240" w:lineRule="exact"/>
      <w:ind w:left="720" w:hanging="360"/>
    </w:pPr>
    <w:rPr>
      <w:rFonts w:eastAsia="MS Mincho"/>
      <w:sz w:val="26"/>
      <w:lang w:eastAsia="ja-JP"/>
    </w:rPr>
  </w:style>
  <w:style w:type="paragraph" w:customStyle="1" w:styleId="TableBullet">
    <w:name w:val="Table Bullet"/>
    <w:basedOn w:val="Normal"/>
    <w:rsid w:val="00715FC7"/>
    <w:pPr>
      <w:spacing w:before="60" w:after="60" w:line="360" w:lineRule="auto"/>
      <w:ind w:left="284" w:hanging="284"/>
    </w:pPr>
    <w:rPr>
      <w:rFonts w:eastAsia="MS Mincho"/>
      <w:sz w:val="26"/>
      <w:lang w:eastAsia="ja-JP"/>
    </w:rPr>
  </w:style>
  <w:style w:type="paragraph" w:customStyle="1" w:styleId="Code">
    <w:name w:val="Code"/>
    <w:rsid w:val="00715FC7"/>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76" w:lineRule="auto"/>
      <w:ind w:left="357"/>
      <w:jc w:val="both"/>
    </w:pPr>
    <w:rPr>
      <w:rFonts w:ascii="Courier New" w:eastAsia="Arial" w:hAnsi="Courier New"/>
      <w:noProof/>
      <w:color w:val="333399"/>
      <w:sz w:val="28"/>
      <w:szCs w:val="18"/>
    </w:rPr>
  </w:style>
  <w:style w:type="character" w:customStyle="1" w:styleId="TableTextChar">
    <w:name w:val="Table Text Char"/>
    <w:link w:val="TableText"/>
    <w:locked/>
    <w:rsid w:val="00715FC7"/>
    <w:rPr>
      <w:sz w:val="24"/>
    </w:rPr>
  </w:style>
  <w:style w:type="paragraph" w:customStyle="1" w:styleId="TableText">
    <w:name w:val="Table Text"/>
    <w:basedOn w:val="Normal"/>
    <w:link w:val="TableTextChar"/>
    <w:rsid w:val="00715FC7"/>
    <w:pPr>
      <w:keepLines/>
      <w:spacing w:before="60" w:after="60" w:line="360" w:lineRule="auto"/>
      <w:ind w:firstLine="360"/>
    </w:pPr>
    <w:rPr>
      <w:szCs w:val="20"/>
    </w:rPr>
  </w:style>
  <w:style w:type="paragraph" w:styleId="List3">
    <w:name w:val="List 3"/>
    <w:basedOn w:val="List"/>
    <w:rsid w:val="00715FC7"/>
    <w:pPr>
      <w:keepNext/>
      <w:tabs>
        <w:tab w:val="left" w:pos="1440"/>
      </w:tabs>
      <w:ind w:left="1440"/>
    </w:pPr>
    <w:rPr>
      <w:lang w:eastAsia="en-US"/>
    </w:rPr>
  </w:style>
  <w:style w:type="character" w:customStyle="1" w:styleId="ListBulletChar">
    <w:name w:val="List Bullet Char"/>
    <w:link w:val="ListBullet"/>
    <w:locked/>
    <w:rsid w:val="00715FC7"/>
    <w:rPr>
      <w:rFonts w:eastAsia="Times New Roman"/>
      <w:sz w:val="28"/>
      <w:lang w:val="vi-VN" w:eastAsia="vi-VN"/>
    </w:rPr>
  </w:style>
  <w:style w:type="paragraph" w:styleId="List5">
    <w:name w:val="List 5"/>
    <w:basedOn w:val="List"/>
    <w:rsid w:val="00715FC7"/>
    <w:pPr>
      <w:keepNext/>
      <w:ind w:left="2160"/>
    </w:pPr>
    <w:rPr>
      <w:lang w:eastAsia="en-US"/>
    </w:rPr>
  </w:style>
  <w:style w:type="paragraph" w:customStyle="1" w:styleId="TableHeading">
    <w:name w:val="TableHeading"/>
    <w:basedOn w:val="Normal"/>
    <w:autoRedefine/>
    <w:rsid w:val="00715FC7"/>
    <w:pPr>
      <w:keepNext/>
      <w:spacing w:before="120" w:after="120" w:line="360" w:lineRule="auto"/>
      <w:ind w:firstLine="360"/>
    </w:pPr>
    <w:rPr>
      <w:rFonts w:eastAsia="Arial"/>
      <w:b/>
      <w:szCs w:val="20"/>
    </w:rPr>
  </w:style>
  <w:style w:type="paragraph" w:styleId="ListBullet5">
    <w:name w:val="List Bullet 5"/>
    <w:basedOn w:val="ListBullet"/>
    <w:autoRedefine/>
    <w:rsid w:val="00715FC7"/>
    <w:pPr>
      <w:keepNext w:val="0"/>
      <w:numPr>
        <w:numId w:val="24"/>
      </w:numPr>
      <w:tabs>
        <w:tab w:val="clear" w:pos="1800"/>
        <w:tab w:val="num" w:pos="1797"/>
      </w:tabs>
      <w:spacing w:before="120" w:after="120" w:line="320" w:lineRule="exact"/>
      <w:ind w:left="2160"/>
    </w:pPr>
    <w:rPr>
      <w:rFonts w:eastAsia="SimSun"/>
      <w:sz w:val="26"/>
      <w:szCs w:val="24"/>
      <w:lang w:eastAsia="zh-CN"/>
    </w:rPr>
  </w:style>
  <w:style w:type="table" w:styleId="TableTheme">
    <w:name w:val="Table Theme"/>
    <w:basedOn w:val="TableNormal"/>
    <w:rsid w:val="00715FC7"/>
    <w:rPr>
      <w:rFonts w:eastAsia="SimSun"/>
      <w:lang w:val="vi-V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ineterm">
    <w:name w:val="Define term"/>
    <w:basedOn w:val="BodyText"/>
    <w:rsid w:val="00715FC7"/>
    <w:pPr>
      <w:tabs>
        <w:tab w:val="left" w:pos="720"/>
        <w:tab w:val="left" w:pos="2342"/>
      </w:tabs>
      <w:spacing w:before="120" w:line="320" w:lineRule="exact"/>
      <w:ind w:left="2342" w:hanging="1985"/>
    </w:pPr>
    <w:rPr>
      <w:rFonts w:ascii="Times" w:eastAsia="Arial" w:hAnsi="Times"/>
      <w:sz w:val="26"/>
      <w:szCs w:val="20"/>
    </w:rPr>
  </w:style>
  <w:style w:type="paragraph" w:customStyle="1" w:styleId="TableCode">
    <w:name w:val="Table Code"/>
    <w:basedOn w:val="Code"/>
    <w:rsid w:val="00715FC7"/>
    <w:pPr>
      <w:ind w:left="0"/>
    </w:pPr>
  </w:style>
  <w:style w:type="paragraph" w:customStyle="1" w:styleId="Picture">
    <w:name w:val="Picture"/>
    <w:basedOn w:val="Normal"/>
    <w:rsid w:val="00715FC7"/>
    <w:pPr>
      <w:spacing w:before="120" w:after="120" w:line="240" w:lineRule="atLeast"/>
      <w:ind w:firstLine="360"/>
      <w:jc w:val="center"/>
    </w:pPr>
    <w:rPr>
      <w:rFonts w:ascii="Arial" w:eastAsia="Arial" w:hAnsi="Arial"/>
      <w:sz w:val="20"/>
    </w:rPr>
  </w:style>
  <w:style w:type="paragraph" w:styleId="DocumentMap">
    <w:name w:val="Document Map"/>
    <w:basedOn w:val="Normal"/>
    <w:link w:val="DocumentMapChar"/>
    <w:rsid w:val="00715FC7"/>
    <w:pPr>
      <w:spacing w:before="120" w:after="120" w:line="360" w:lineRule="auto"/>
      <w:ind w:firstLine="360"/>
    </w:pPr>
    <w:rPr>
      <w:rFonts w:ascii="Tahoma" w:eastAsia="MS Mincho" w:hAnsi="Tahoma" w:cs="Tahoma"/>
      <w:sz w:val="16"/>
      <w:szCs w:val="16"/>
      <w:lang w:eastAsia="ja-JP"/>
    </w:rPr>
  </w:style>
  <w:style w:type="character" w:customStyle="1" w:styleId="DocumentMapChar">
    <w:name w:val="Document Map Char"/>
    <w:link w:val="DocumentMap"/>
    <w:rsid w:val="00715FC7"/>
    <w:rPr>
      <w:rFonts w:ascii="Tahoma" w:eastAsia="MS Mincho" w:hAnsi="Tahoma" w:cs="Tahoma"/>
      <w:sz w:val="16"/>
      <w:szCs w:val="16"/>
      <w:lang w:eastAsia="ja-JP"/>
    </w:rPr>
  </w:style>
  <w:style w:type="paragraph" w:customStyle="1" w:styleId="TitleLeft">
    <w:name w:val="Title Left"/>
    <w:basedOn w:val="Normal"/>
    <w:next w:val="Normal"/>
    <w:rsid w:val="00715FC7"/>
    <w:pPr>
      <w:spacing w:before="240" w:after="60" w:line="360" w:lineRule="auto"/>
      <w:ind w:firstLine="360"/>
      <w:outlineLvl w:val="0"/>
    </w:pPr>
    <w:rPr>
      <w:rFonts w:ascii="Arial" w:eastAsia="SimSun" w:hAnsi="Arial" w:cs="Arial"/>
      <w:b/>
      <w:bCs/>
      <w:kern w:val="28"/>
      <w:sz w:val="32"/>
      <w:szCs w:val="32"/>
      <w:lang w:eastAsia="zh-CN"/>
    </w:rPr>
  </w:style>
  <w:style w:type="paragraph" w:customStyle="1" w:styleId="Part">
    <w:name w:val="Part"/>
    <w:basedOn w:val="Normal"/>
    <w:next w:val="Normal"/>
    <w:rsid w:val="00715FC7"/>
    <w:pPr>
      <w:pBdr>
        <w:bottom w:val="single" w:sz="4" w:space="1" w:color="000080"/>
      </w:pBdr>
      <w:shd w:val="clear" w:color="auto" w:fill="FFFFFF"/>
      <w:tabs>
        <w:tab w:val="num" w:pos="360"/>
      </w:tabs>
      <w:spacing w:before="120" w:after="120" w:line="360" w:lineRule="auto"/>
      <w:ind w:firstLine="360"/>
    </w:pPr>
    <w:rPr>
      <w:rFonts w:eastAsia="MS Mincho"/>
      <w:b/>
      <w:sz w:val="26"/>
      <w:lang w:eastAsia="zh-TW"/>
    </w:rPr>
  </w:style>
  <w:style w:type="paragraph" w:customStyle="1" w:styleId="Char1">
    <w:name w:val="Char1"/>
    <w:basedOn w:val="Normal"/>
    <w:rsid w:val="00715FC7"/>
    <w:pPr>
      <w:spacing w:before="60" w:after="160" w:line="240" w:lineRule="exact"/>
    </w:pPr>
    <w:rPr>
      <w:rFonts w:ascii="Verdana" w:eastAsia="Arial" w:hAnsi="Verdana"/>
      <w:szCs w:val="20"/>
      <w:lang w:val="en-ZA"/>
    </w:rPr>
  </w:style>
  <w:style w:type="table" w:styleId="Table3Deffects3">
    <w:name w:val="Table 3D effects 3"/>
    <w:basedOn w:val="TableNormal"/>
    <w:rsid w:val="00715FC7"/>
    <w:pPr>
      <w:spacing w:before="120" w:after="120"/>
    </w:pPr>
    <w:rPr>
      <w:rFonts w:eastAsia="MS Mincho"/>
      <w:lang w:val="vi-VN"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customStyle="1" w:styleId="NormalTB">
    <w:name w:val="NormalTB"/>
    <w:autoRedefine/>
    <w:rsid w:val="00715FC7"/>
    <w:pPr>
      <w:spacing w:line="276" w:lineRule="auto"/>
      <w:jc w:val="both"/>
    </w:pPr>
    <w:rPr>
      <w:rFonts w:eastAsia="Arial"/>
      <w:sz w:val="26"/>
      <w:szCs w:val="28"/>
      <w:lang w:val="en-AU"/>
    </w:rPr>
  </w:style>
  <w:style w:type="paragraph" w:customStyle="1" w:styleId="tvTable-row1">
    <w:name w:val="tvTable-row1"/>
    <w:basedOn w:val="Normal"/>
    <w:rsid w:val="00715FC7"/>
    <w:pPr>
      <w:keepLines/>
      <w:spacing w:before="120" w:after="120"/>
      <w:jc w:val="center"/>
    </w:pPr>
    <w:rPr>
      <w:rFonts w:eastAsia="Arial"/>
      <w:b/>
      <w:bCs/>
      <w:color w:val="6E2500"/>
    </w:rPr>
  </w:style>
  <w:style w:type="paragraph" w:customStyle="1" w:styleId="tvTable">
    <w:name w:val="tvTable"/>
    <w:basedOn w:val="Normal"/>
    <w:rsid w:val="00715FC7"/>
    <w:pPr>
      <w:spacing w:before="120" w:after="120"/>
    </w:pPr>
    <w:rPr>
      <w:rFonts w:eastAsia="Arial"/>
      <w:color w:val="000000"/>
    </w:rPr>
  </w:style>
  <w:style w:type="paragraph" w:customStyle="1" w:styleId="Style4">
    <w:name w:val="Style4"/>
    <w:basedOn w:val="Normal"/>
    <w:rsid w:val="00715FC7"/>
    <w:pPr>
      <w:spacing w:before="120" w:after="120" w:line="360" w:lineRule="atLeast"/>
      <w:ind w:firstLine="567"/>
    </w:pPr>
    <w:rPr>
      <w:rFonts w:eastAsia="Arial"/>
      <w:lang w:val="de-DE"/>
    </w:rPr>
  </w:style>
  <w:style w:type="paragraph" w:customStyle="1" w:styleId="StyleStyle2Before3ptAfter9pt">
    <w:name w:val="Style Style2 + Before:  3 pt After:  9 pt"/>
    <w:basedOn w:val="Normal"/>
    <w:rsid w:val="00715FC7"/>
    <w:pPr>
      <w:tabs>
        <w:tab w:val="num" w:pos="1980"/>
      </w:tabs>
      <w:spacing w:before="60" w:after="180" w:line="360" w:lineRule="auto"/>
      <w:ind w:left="1980" w:hanging="360"/>
    </w:pPr>
    <w:rPr>
      <w:rFonts w:eastAsia="Arial"/>
      <w:sz w:val="26"/>
      <w:szCs w:val="20"/>
      <w:lang w:val="en-AU"/>
    </w:rPr>
  </w:style>
  <w:style w:type="paragraph" w:customStyle="1" w:styleId="Body0">
    <w:name w:val="Body"/>
    <w:basedOn w:val="Normal"/>
    <w:link w:val="BodyChar0"/>
    <w:rsid w:val="00715FC7"/>
    <w:pPr>
      <w:spacing w:before="120" w:after="120"/>
      <w:ind w:firstLine="480"/>
    </w:pPr>
    <w:rPr>
      <w:rFonts w:eastAsia="Arial"/>
      <w:color w:val="0000FF"/>
      <w:sz w:val="26"/>
      <w:szCs w:val="26"/>
    </w:rPr>
  </w:style>
  <w:style w:type="character" w:customStyle="1" w:styleId="BodyChar0">
    <w:name w:val="Body Char"/>
    <w:link w:val="Body0"/>
    <w:locked/>
    <w:rsid w:val="00715FC7"/>
    <w:rPr>
      <w:rFonts w:ascii="Times New Roman" w:eastAsia="Arial" w:hAnsi="Times New Roman"/>
      <w:color w:val="0000FF"/>
      <w:sz w:val="26"/>
      <w:szCs w:val="26"/>
    </w:rPr>
  </w:style>
  <w:style w:type="paragraph" w:customStyle="1" w:styleId="Style10ptBoldCenteredLinespacing15lines">
    <w:name w:val="Style 10 pt Bold Centered Line spacing:  1.5 lines"/>
    <w:basedOn w:val="Normal"/>
    <w:rsid w:val="00715FC7"/>
    <w:pPr>
      <w:spacing w:line="360" w:lineRule="auto"/>
      <w:jc w:val="center"/>
    </w:pPr>
    <w:rPr>
      <w:rFonts w:ascii="Arial" w:eastAsia="Arial" w:hAnsi="Arial" w:cs="Arial"/>
      <w:b/>
      <w:bCs/>
      <w:color w:val="000000"/>
      <w:sz w:val="20"/>
      <w:szCs w:val="20"/>
    </w:rPr>
  </w:style>
  <w:style w:type="paragraph" w:customStyle="1" w:styleId="DefaultParagraphFontParaCharCharCharCharCharCharCharCharChar">
    <w:name w:val="Default Paragraph Font Para Char Char Char Char Char Char Char Char Char"/>
    <w:basedOn w:val="Normal"/>
    <w:rsid w:val="00715FC7"/>
    <w:pPr>
      <w:autoSpaceDE w:val="0"/>
      <w:autoSpaceDN w:val="0"/>
      <w:adjustRightInd w:val="0"/>
      <w:spacing w:after="160" w:line="240" w:lineRule="exact"/>
    </w:pPr>
    <w:rPr>
      <w:rFonts w:ascii="Tahoma" w:eastAsia="Arial" w:hAnsi="Tahoma"/>
      <w:color w:val="000000"/>
      <w:sz w:val="20"/>
      <w:szCs w:val="20"/>
    </w:rPr>
  </w:style>
  <w:style w:type="paragraph" w:styleId="NormalIndent">
    <w:name w:val="Normal Indent"/>
    <w:aliases w:val="Normal Indent Char1 Char,Normal Indent Char1 Char Char Char Char Char Char Char Char Char Char Char1 Char Char Char Char,Normal Indent Char Char,Normal Indent Char1 Char Char Char Char Char Char Char Char Char Char"/>
    <w:basedOn w:val="Normal"/>
    <w:link w:val="NormalIndentChar"/>
    <w:rsid w:val="00715FC7"/>
    <w:pPr>
      <w:ind w:left="720"/>
    </w:pPr>
    <w:rPr>
      <w:rFonts w:eastAsia="Arial"/>
    </w:rPr>
  </w:style>
  <w:style w:type="character" w:customStyle="1" w:styleId="NormalIndentChar">
    <w:name w:val="Normal Indent Char"/>
    <w:aliases w:val="Normal Indent Char1 Char Char,Normal Indent Char1 Char Char Char Char Char Char Char Char Char Char Char1 Char Char Char Char Char,Normal Indent Char Char Char,Normal Indent Char1 Char Char Char Char Char Char Char Char Char Char Char"/>
    <w:link w:val="NormalIndent"/>
    <w:locked/>
    <w:rsid w:val="00715FC7"/>
    <w:rPr>
      <w:rFonts w:ascii="Times New Roman" w:eastAsia="Arial" w:hAnsi="Times New Roman"/>
      <w:sz w:val="24"/>
      <w:szCs w:val="24"/>
    </w:rPr>
  </w:style>
  <w:style w:type="paragraph" w:customStyle="1" w:styleId="Binhthuong">
    <w:name w:val="Binhthuong"/>
    <w:basedOn w:val="Normal"/>
    <w:link w:val="BinhthuongChar"/>
    <w:rsid w:val="00715FC7"/>
    <w:pPr>
      <w:spacing w:line="360" w:lineRule="exact"/>
    </w:pPr>
    <w:rPr>
      <w:rFonts w:eastAsia="Arial"/>
      <w:color w:val="000000"/>
    </w:rPr>
  </w:style>
  <w:style w:type="character" w:customStyle="1" w:styleId="BinhthuongChar">
    <w:name w:val="Binhthuong Char"/>
    <w:link w:val="Binhthuong"/>
    <w:locked/>
    <w:rsid w:val="00715FC7"/>
    <w:rPr>
      <w:rFonts w:ascii="Times New Roman" w:eastAsia="Arial" w:hAnsi="Times New Roman"/>
      <w:color w:val="000000"/>
      <w:sz w:val="24"/>
      <w:szCs w:val="24"/>
    </w:rPr>
  </w:style>
  <w:style w:type="paragraph" w:customStyle="1" w:styleId="Binhthuong0">
    <w:name w:val="Binh thuong"/>
    <w:basedOn w:val="Normal"/>
    <w:link w:val="BinhthuongChar0"/>
    <w:rsid w:val="00715FC7"/>
    <w:pPr>
      <w:spacing w:before="120" w:after="120" w:line="320" w:lineRule="exact"/>
    </w:pPr>
    <w:rPr>
      <w:rFonts w:ascii="Arial" w:eastAsia="Arial" w:hAnsi="Arial"/>
      <w:color w:val="000000"/>
    </w:rPr>
  </w:style>
  <w:style w:type="character" w:customStyle="1" w:styleId="BinhthuongChar0">
    <w:name w:val="Binh thuong Char"/>
    <w:link w:val="Binhthuong0"/>
    <w:locked/>
    <w:rsid w:val="00715FC7"/>
    <w:rPr>
      <w:rFonts w:ascii="Arial" w:eastAsia="Arial" w:hAnsi="Arial"/>
      <w:color w:val="000000"/>
      <w:sz w:val="24"/>
      <w:szCs w:val="24"/>
    </w:rPr>
  </w:style>
  <w:style w:type="paragraph" w:customStyle="1" w:styleId="Yeucau">
    <w:name w:val="Yeu cau"/>
    <w:basedOn w:val="Binhthuong0"/>
    <w:rsid w:val="00715FC7"/>
  </w:style>
  <w:style w:type="paragraph" w:customStyle="1" w:styleId="binhthuong1">
    <w:name w:val="binhthuong"/>
    <w:basedOn w:val="Normal"/>
    <w:link w:val="binhthuongChar1"/>
    <w:autoRedefine/>
    <w:rsid w:val="00715FC7"/>
    <w:pPr>
      <w:spacing w:before="60" w:after="120" w:line="360" w:lineRule="auto"/>
      <w:ind w:left="72"/>
    </w:pPr>
    <w:rPr>
      <w:rFonts w:eastAsia="Arial"/>
      <w:color w:val="000000"/>
    </w:rPr>
  </w:style>
  <w:style w:type="character" w:customStyle="1" w:styleId="binhthuongChar1">
    <w:name w:val="binhthuong Char"/>
    <w:link w:val="binhthuong1"/>
    <w:locked/>
    <w:rsid w:val="00715FC7"/>
    <w:rPr>
      <w:rFonts w:ascii="Times New Roman" w:eastAsia="Arial" w:hAnsi="Times New Roman"/>
      <w:color w:val="000000"/>
      <w:sz w:val="24"/>
      <w:szCs w:val="24"/>
    </w:rPr>
  </w:style>
  <w:style w:type="paragraph" w:customStyle="1" w:styleId="saothu4">
    <w:name w:val="sao_thu4"/>
    <w:basedOn w:val="Normal"/>
    <w:link w:val="saothu4Char"/>
    <w:autoRedefine/>
    <w:rsid w:val="00715FC7"/>
    <w:pPr>
      <w:tabs>
        <w:tab w:val="num" w:pos="1080"/>
      </w:tabs>
      <w:spacing w:before="120" w:after="120" w:line="360" w:lineRule="exact"/>
      <w:ind w:left="1080" w:hanging="360"/>
    </w:pPr>
    <w:rPr>
      <w:rFonts w:ascii="Arial" w:eastAsia="BatangChe" w:hAnsi="Arial"/>
      <w:color w:val="000000"/>
    </w:rPr>
  </w:style>
  <w:style w:type="character" w:customStyle="1" w:styleId="saothu4Char">
    <w:name w:val="sao_thu4 Char"/>
    <w:link w:val="saothu4"/>
    <w:locked/>
    <w:rsid w:val="00715FC7"/>
    <w:rPr>
      <w:rFonts w:ascii="Arial" w:eastAsia="BatangChe" w:hAnsi="Arial"/>
      <w:color w:val="000000"/>
      <w:sz w:val="24"/>
      <w:szCs w:val="24"/>
    </w:rPr>
  </w:style>
  <w:style w:type="paragraph" w:customStyle="1" w:styleId="than">
    <w:name w:val="than"/>
    <w:basedOn w:val="Normal"/>
    <w:rsid w:val="00715FC7"/>
    <w:pPr>
      <w:spacing w:before="100" w:beforeAutospacing="1" w:after="100" w:afterAutospacing="1"/>
    </w:pPr>
    <w:rPr>
      <w:rFonts w:ascii="Arial" w:eastAsia="Arial" w:hAnsi="Arial" w:cs="Arial"/>
      <w:color w:val="666666"/>
      <w:sz w:val="18"/>
      <w:szCs w:val="18"/>
    </w:rPr>
  </w:style>
  <w:style w:type="paragraph" w:customStyle="1" w:styleId="arialtitle">
    <w:name w:val="arialtitle"/>
    <w:basedOn w:val="Normal"/>
    <w:rsid w:val="00715FC7"/>
    <w:pPr>
      <w:spacing w:before="45" w:after="150"/>
    </w:pPr>
    <w:rPr>
      <w:rFonts w:ascii="Arial" w:eastAsia="Arial" w:hAnsi="Arial" w:cs="Arial"/>
      <w:color w:val="CC0000"/>
      <w:sz w:val="27"/>
      <w:szCs w:val="27"/>
    </w:rPr>
  </w:style>
  <w:style w:type="paragraph" w:customStyle="1" w:styleId="NormalText0">
    <w:name w:val="NormalText"/>
    <w:basedOn w:val="Normal"/>
    <w:rsid w:val="00715FC7"/>
    <w:pPr>
      <w:widowControl w:val="0"/>
      <w:spacing w:before="60" w:line="360" w:lineRule="auto"/>
      <w:ind w:left="720"/>
    </w:pPr>
    <w:rPr>
      <w:rFonts w:ascii=".VnTime" w:eastAsia="Arial" w:hAnsi=".VnTime"/>
      <w:color w:val="000000"/>
      <w:szCs w:val="20"/>
    </w:rPr>
  </w:style>
  <w:style w:type="paragraph" w:customStyle="1" w:styleId="StyleFirstline095cm">
    <w:name w:val="Style First line:  0.95 cm"/>
    <w:basedOn w:val="Normal"/>
    <w:rsid w:val="00715FC7"/>
    <w:pPr>
      <w:spacing w:before="120"/>
      <w:ind w:firstLine="539"/>
    </w:pPr>
    <w:rPr>
      <w:rFonts w:eastAsia="Arial"/>
      <w:color w:val="000000"/>
      <w:szCs w:val="20"/>
    </w:rPr>
  </w:style>
  <w:style w:type="paragraph" w:customStyle="1" w:styleId="phead">
    <w:name w:val="phead"/>
    <w:basedOn w:val="Normal"/>
    <w:rsid w:val="00715FC7"/>
    <w:pPr>
      <w:spacing w:before="100" w:beforeAutospacing="1" w:after="100" w:afterAutospacing="1"/>
    </w:pPr>
    <w:rPr>
      <w:rFonts w:ascii="Arial" w:eastAsia="Arial" w:hAnsi="Arial"/>
      <w:color w:val="000000"/>
    </w:rPr>
  </w:style>
  <w:style w:type="paragraph" w:customStyle="1" w:styleId="pbody">
    <w:name w:val="pbody"/>
    <w:basedOn w:val="Normal"/>
    <w:rsid w:val="00715FC7"/>
    <w:pPr>
      <w:spacing w:before="100" w:beforeAutospacing="1" w:after="100" w:afterAutospacing="1"/>
    </w:pPr>
    <w:rPr>
      <w:rFonts w:ascii="Arial" w:eastAsia="Arial" w:hAnsi="Arial"/>
      <w:color w:val="000000"/>
    </w:rPr>
  </w:style>
  <w:style w:type="paragraph" w:customStyle="1" w:styleId="NormalCaption">
    <w:name w:val="NormalCaption"/>
    <w:basedOn w:val="Normal"/>
    <w:autoRedefine/>
    <w:rsid w:val="00715FC7"/>
    <w:pPr>
      <w:widowControl w:val="0"/>
      <w:spacing w:before="120" w:after="120" w:line="360" w:lineRule="auto"/>
      <w:jc w:val="center"/>
    </w:pPr>
    <w:rPr>
      <w:rFonts w:ascii="Tahoma" w:eastAsia="Arial" w:hAnsi="Tahoma" w:cs="Tahoma"/>
      <w:b/>
      <w:bCs/>
      <w:color w:val="000000"/>
      <w:sz w:val="20"/>
    </w:rPr>
  </w:style>
  <w:style w:type="paragraph" w:customStyle="1" w:styleId="HeadingBig">
    <w:name w:val="Heading Big"/>
    <w:basedOn w:val="Normal"/>
    <w:autoRedefine/>
    <w:rsid w:val="00715FC7"/>
    <w:pPr>
      <w:widowControl w:val="0"/>
      <w:spacing w:before="120"/>
      <w:jc w:val="center"/>
    </w:pPr>
    <w:rPr>
      <w:rFonts w:ascii="Swis721 BlkEx BT" w:eastAsia="Arial" w:hAnsi="Swis721 BlkEx BT"/>
      <w:b/>
      <w:bCs/>
      <w:color w:val="6E2500"/>
      <w:sz w:val="32"/>
      <w:szCs w:val="32"/>
    </w:rPr>
  </w:style>
  <w:style w:type="paragraph" w:customStyle="1" w:styleId="StyleHeading2l2H2Verdana12ptNotItalicCustomColorRG">
    <w:name w:val="Style Heading 2l2H2 + Verdana 12 pt Not Italic Custom Color(RG"/>
    <w:basedOn w:val="Heading2"/>
    <w:rsid w:val="00715FC7"/>
    <w:pPr>
      <w:spacing w:before="480" w:after="240" w:line="360" w:lineRule="auto"/>
      <w:ind w:left="357" w:hanging="357"/>
    </w:pPr>
    <w:rPr>
      <w:rFonts w:ascii="Verdana" w:eastAsia="Arial" w:hAnsi="Verdana"/>
      <w:i/>
      <w:color w:val="003400"/>
      <w:sz w:val="22"/>
      <w:szCs w:val="20"/>
      <w:lang w:val="pt-BR" w:bidi="ar-SA"/>
    </w:rPr>
  </w:style>
  <w:style w:type="paragraph" w:customStyle="1" w:styleId="StyleHeading2l2H2Linespacing15lines">
    <w:name w:val="Style Heading 2l2H2 + Line spacing:  1.5 lines"/>
    <w:basedOn w:val="Heading2"/>
    <w:rsid w:val="00715FC7"/>
    <w:pPr>
      <w:tabs>
        <w:tab w:val="num" w:pos="1199"/>
      </w:tabs>
      <w:spacing w:before="240" w:line="360" w:lineRule="auto"/>
      <w:ind w:left="1227" w:hanging="567"/>
    </w:pPr>
    <w:rPr>
      <w:rFonts w:ascii="Arial" w:eastAsia="Arial" w:hAnsi="Arial"/>
      <w:color w:val="000000"/>
      <w:sz w:val="21"/>
      <w:szCs w:val="20"/>
      <w:lang w:val="pt-BR" w:bidi="ar-SA"/>
    </w:rPr>
  </w:style>
  <w:style w:type="paragraph" w:customStyle="1" w:styleId="Chuoi02">
    <w:name w:val="Chuoi_02"/>
    <w:basedOn w:val="Normal"/>
    <w:link w:val="Chuoi02Char"/>
    <w:autoRedefine/>
    <w:rsid w:val="00715FC7"/>
    <w:pPr>
      <w:tabs>
        <w:tab w:val="left" w:pos="720"/>
      </w:tabs>
      <w:spacing w:before="120"/>
    </w:pPr>
    <w:rPr>
      <w:rFonts w:eastAsia="MS Mincho"/>
      <w:bCs/>
      <w:iCs/>
      <w:color w:val="000000"/>
      <w:lang w:eastAsia="ja-JP"/>
    </w:rPr>
  </w:style>
  <w:style w:type="character" w:customStyle="1" w:styleId="Chuoi02Char">
    <w:name w:val="Chuoi_02 Char"/>
    <w:link w:val="Chuoi02"/>
    <w:locked/>
    <w:rsid w:val="00715FC7"/>
    <w:rPr>
      <w:rFonts w:ascii="Times New Roman" w:eastAsia="MS Mincho" w:hAnsi="Times New Roman"/>
      <w:bCs/>
      <w:iCs/>
      <w:color w:val="000000"/>
      <w:sz w:val="24"/>
      <w:szCs w:val="24"/>
      <w:lang w:eastAsia="ja-JP"/>
    </w:rPr>
  </w:style>
  <w:style w:type="paragraph" w:customStyle="1" w:styleId="StyleCaptionItalic">
    <w:name w:val="Style Caption + Italic"/>
    <w:basedOn w:val="Caption"/>
    <w:link w:val="StyleCaptionItalicChar"/>
    <w:rsid w:val="00715FC7"/>
    <w:pPr>
      <w:numPr>
        <w:numId w:val="0"/>
      </w:numPr>
      <w:spacing w:before="120" w:after="120" w:line="360" w:lineRule="atLeast"/>
      <w:ind w:firstLine="567"/>
      <w:jc w:val="both"/>
    </w:pPr>
    <w:rPr>
      <w:rFonts w:eastAsia="MS Mincho"/>
      <w:b/>
      <w:bCs/>
      <w:i/>
      <w:color w:val="auto"/>
      <w:sz w:val="20"/>
      <w:szCs w:val="20"/>
    </w:rPr>
  </w:style>
  <w:style w:type="character" w:customStyle="1" w:styleId="StyleCaptionItalicChar">
    <w:name w:val="Style Caption + Italic Char"/>
    <w:link w:val="StyleCaptionItalic"/>
    <w:locked/>
    <w:rsid w:val="00715FC7"/>
    <w:rPr>
      <w:rFonts w:ascii="Times New Roman" w:eastAsia="MS Mincho" w:hAnsi="Times New Roman"/>
      <w:b/>
      <w:bCs/>
      <w:i/>
      <w:iCs/>
    </w:rPr>
  </w:style>
  <w:style w:type="paragraph" w:customStyle="1" w:styleId="Bullet20">
    <w:name w:val="Bullet2"/>
    <w:basedOn w:val="Normal"/>
    <w:rsid w:val="00715FC7"/>
    <w:pPr>
      <w:tabs>
        <w:tab w:val="num" w:pos="720"/>
      </w:tabs>
      <w:spacing w:before="120" w:after="120" w:line="260" w:lineRule="exact"/>
      <w:ind w:left="720" w:hanging="360"/>
    </w:pPr>
    <w:rPr>
      <w:rFonts w:eastAsia="Arial"/>
      <w:color w:val="000000"/>
      <w:sz w:val="26"/>
    </w:rPr>
  </w:style>
  <w:style w:type="paragraph" w:customStyle="1" w:styleId="BodyText1">
    <w:name w:val="Body Text1"/>
    <w:basedOn w:val="Normal"/>
    <w:link w:val="BodytextChar0"/>
    <w:rsid w:val="00715FC7"/>
    <w:pPr>
      <w:spacing w:before="120" w:line="312" w:lineRule="auto"/>
      <w:ind w:left="360"/>
    </w:pPr>
    <w:rPr>
      <w:rFonts w:eastAsia="Arial"/>
      <w:kern w:val="28"/>
      <w:sz w:val="26"/>
      <w:szCs w:val="26"/>
    </w:rPr>
  </w:style>
  <w:style w:type="character" w:customStyle="1" w:styleId="BodytextChar0">
    <w:name w:val="Body text Char"/>
    <w:link w:val="BodyText1"/>
    <w:locked/>
    <w:rsid w:val="00715FC7"/>
    <w:rPr>
      <w:rFonts w:ascii="Times New Roman" w:eastAsia="Arial" w:hAnsi="Times New Roman"/>
      <w:kern w:val="28"/>
      <w:sz w:val="26"/>
      <w:szCs w:val="26"/>
      <w:lang w:val="vi-VN"/>
    </w:rPr>
  </w:style>
  <w:style w:type="character" w:customStyle="1" w:styleId="Style1Char">
    <w:name w:val="Style1 Char"/>
    <w:locked/>
    <w:rsid w:val="00715FC7"/>
    <w:rPr>
      <w:rFonts w:ascii="Times New Roman" w:eastAsia="Arial" w:hAnsi="Times New Roman" w:cs="Times New Roman"/>
      <w:b/>
      <w:i/>
      <w:color w:val="000000"/>
      <w:sz w:val="26"/>
      <w:szCs w:val="26"/>
      <w:u w:val="single"/>
      <w:lang w:val="vi-VN"/>
    </w:rPr>
  </w:style>
  <w:style w:type="paragraph" w:customStyle="1" w:styleId="Image">
    <w:name w:val="Image"/>
    <w:basedOn w:val="Normal"/>
    <w:link w:val="ImageChar"/>
    <w:rsid w:val="00715FC7"/>
    <w:pPr>
      <w:jc w:val="center"/>
    </w:pPr>
    <w:rPr>
      <w:rFonts w:eastAsia="Arial"/>
      <w:noProof/>
      <w:sz w:val="20"/>
      <w:szCs w:val="20"/>
    </w:rPr>
  </w:style>
  <w:style w:type="character" w:customStyle="1" w:styleId="ImageChar">
    <w:name w:val="Image Char"/>
    <w:link w:val="Image"/>
    <w:locked/>
    <w:rsid w:val="00715FC7"/>
    <w:rPr>
      <w:rFonts w:eastAsia="Arial"/>
      <w:noProof/>
    </w:rPr>
  </w:style>
  <w:style w:type="paragraph" w:customStyle="1" w:styleId="StyleNormalsampleBefore6pt">
    <w:name w:val="Style Normal sample + Before:  6 pt"/>
    <w:basedOn w:val="Normal"/>
    <w:rsid w:val="00715FC7"/>
    <w:pPr>
      <w:spacing w:before="120" w:line="360" w:lineRule="auto"/>
      <w:ind w:left="432"/>
    </w:pPr>
    <w:rPr>
      <w:rFonts w:ascii="Arial" w:eastAsia="MS Mincho" w:hAnsi="Arial"/>
      <w:i/>
      <w:iCs/>
      <w:kern w:val="32"/>
      <w:sz w:val="20"/>
      <w:szCs w:val="20"/>
      <w:lang w:eastAsia="ja-JP"/>
    </w:rPr>
  </w:style>
  <w:style w:type="paragraph" w:customStyle="1" w:styleId="Paragraph2">
    <w:name w:val="Paragraph2"/>
    <w:basedOn w:val="Normal"/>
    <w:rsid w:val="00715FC7"/>
    <w:pPr>
      <w:widowControl w:val="0"/>
      <w:spacing w:before="80" w:line="240" w:lineRule="atLeast"/>
      <w:ind w:left="720"/>
    </w:pPr>
    <w:rPr>
      <w:rFonts w:ascii="Arial" w:eastAsia="Arial" w:hAnsi="Arial"/>
      <w:color w:val="000000"/>
      <w:sz w:val="20"/>
      <w:szCs w:val="20"/>
      <w:lang w:val="en-AU"/>
    </w:rPr>
  </w:style>
  <w:style w:type="paragraph" w:customStyle="1" w:styleId="Bullet10">
    <w:name w:val="Bullet1"/>
    <w:basedOn w:val="Normal"/>
    <w:rsid w:val="00715FC7"/>
    <w:pPr>
      <w:widowControl w:val="0"/>
      <w:spacing w:line="240" w:lineRule="atLeast"/>
      <w:ind w:left="720" w:hanging="432"/>
    </w:pPr>
    <w:rPr>
      <w:rFonts w:ascii="Arial" w:eastAsia="Arial" w:hAnsi="Arial"/>
      <w:sz w:val="20"/>
      <w:szCs w:val="20"/>
    </w:rPr>
  </w:style>
  <w:style w:type="paragraph" w:customStyle="1" w:styleId="Tabletext0">
    <w:name w:val="Tabletext"/>
    <w:basedOn w:val="Normal"/>
    <w:rsid w:val="00715FC7"/>
    <w:pPr>
      <w:keepLines/>
      <w:widowControl w:val="0"/>
      <w:spacing w:after="120" w:line="240" w:lineRule="atLeast"/>
    </w:pPr>
    <w:rPr>
      <w:rFonts w:ascii="Arial" w:eastAsia="Arial" w:hAnsi="Arial"/>
      <w:sz w:val="20"/>
      <w:szCs w:val="20"/>
    </w:rPr>
  </w:style>
  <w:style w:type="character" w:customStyle="1" w:styleId="FootnoteTextChar1">
    <w:name w:val="Footnote Text Char1"/>
    <w:uiPriority w:val="99"/>
    <w:semiHidden/>
    <w:rsid w:val="00715FC7"/>
    <w:rPr>
      <w:sz w:val="20"/>
      <w:szCs w:val="20"/>
    </w:rPr>
  </w:style>
  <w:style w:type="paragraph" w:customStyle="1" w:styleId="MainTitle">
    <w:name w:val="Main Title"/>
    <w:basedOn w:val="Normal"/>
    <w:rsid w:val="00715FC7"/>
    <w:pPr>
      <w:widowControl w:val="0"/>
      <w:spacing w:before="480" w:after="60"/>
      <w:jc w:val="center"/>
    </w:pPr>
    <w:rPr>
      <w:rFonts w:ascii="Arial" w:eastAsia="Arial" w:hAnsi="Arial"/>
      <w:b/>
      <w:kern w:val="28"/>
      <w:sz w:val="32"/>
      <w:szCs w:val="20"/>
    </w:rPr>
  </w:style>
  <w:style w:type="paragraph" w:customStyle="1" w:styleId="Paragraph1">
    <w:name w:val="Paragraph1"/>
    <w:basedOn w:val="Normal"/>
    <w:rsid w:val="00715FC7"/>
    <w:pPr>
      <w:widowControl w:val="0"/>
      <w:spacing w:before="80"/>
    </w:pPr>
    <w:rPr>
      <w:rFonts w:ascii="Arial" w:eastAsia="Arial" w:hAnsi="Arial"/>
      <w:sz w:val="20"/>
      <w:szCs w:val="20"/>
    </w:rPr>
  </w:style>
  <w:style w:type="paragraph" w:customStyle="1" w:styleId="Paragraph3">
    <w:name w:val="Paragraph3"/>
    <w:basedOn w:val="Normal"/>
    <w:rsid w:val="00715FC7"/>
    <w:pPr>
      <w:widowControl w:val="0"/>
      <w:spacing w:before="80"/>
      <w:ind w:left="1530"/>
    </w:pPr>
    <w:rPr>
      <w:rFonts w:ascii="Arial" w:eastAsia="Arial" w:hAnsi="Arial"/>
      <w:sz w:val="20"/>
      <w:szCs w:val="20"/>
    </w:rPr>
  </w:style>
  <w:style w:type="paragraph" w:customStyle="1" w:styleId="Paragraph4">
    <w:name w:val="Paragraph4"/>
    <w:basedOn w:val="Normal"/>
    <w:rsid w:val="00715FC7"/>
    <w:pPr>
      <w:widowControl w:val="0"/>
      <w:spacing w:before="80"/>
      <w:ind w:left="2250"/>
    </w:pPr>
    <w:rPr>
      <w:rFonts w:ascii="Arial" w:eastAsia="Arial" w:hAnsi="Arial"/>
      <w:sz w:val="20"/>
      <w:szCs w:val="20"/>
    </w:rPr>
  </w:style>
  <w:style w:type="paragraph" w:customStyle="1" w:styleId="InfoBlue">
    <w:name w:val="InfoBlue"/>
    <w:basedOn w:val="Normal"/>
    <w:next w:val="BodyText"/>
    <w:autoRedefine/>
    <w:rsid w:val="00715FC7"/>
    <w:pPr>
      <w:widowControl w:val="0"/>
      <w:tabs>
        <w:tab w:val="left" w:pos="1260"/>
      </w:tabs>
      <w:spacing w:after="120" w:line="240" w:lineRule="atLeast"/>
      <w:ind w:left="765"/>
    </w:pPr>
    <w:rPr>
      <w:rFonts w:ascii="Arial" w:eastAsia="Arial" w:hAnsi="Arial"/>
      <w:i/>
      <w:color w:val="0000FF"/>
      <w:sz w:val="20"/>
      <w:szCs w:val="20"/>
    </w:rPr>
  </w:style>
  <w:style w:type="paragraph" w:customStyle="1" w:styleId="Gach1">
    <w:name w:val="Gach 1"/>
    <w:basedOn w:val="Normal"/>
    <w:link w:val="Gach1CharChar"/>
    <w:rsid w:val="00715FC7"/>
    <w:pPr>
      <w:widowControl w:val="0"/>
      <w:tabs>
        <w:tab w:val="num" w:pos="284"/>
        <w:tab w:val="left" w:pos="851"/>
      </w:tabs>
      <w:spacing w:before="60" w:after="60" w:line="312" w:lineRule="auto"/>
      <w:ind w:left="284" w:hanging="284"/>
    </w:pPr>
    <w:rPr>
      <w:rFonts w:eastAsia="Arial"/>
      <w:color w:val="000000"/>
      <w:szCs w:val="20"/>
    </w:rPr>
  </w:style>
  <w:style w:type="character" w:customStyle="1" w:styleId="Gach1CharChar">
    <w:name w:val="Gach 1 Char Char"/>
    <w:link w:val="Gach1"/>
    <w:locked/>
    <w:rsid w:val="00715FC7"/>
    <w:rPr>
      <w:rFonts w:ascii="Times New Roman" w:eastAsia="Arial" w:hAnsi="Times New Roman"/>
      <w:color w:val="000000"/>
      <w:sz w:val="24"/>
    </w:rPr>
  </w:style>
  <w:style w:type="paragraph" w:customStyle="1" w:styleId="StyleTitle14pt">
    <w:name w:val="Style Title + 14 pt"/>
    <w:basedOn w:val="Title"/>
    <w:rsid w:val="00715FC7"/>
    <w:pPr>
      <w:widowControl w:val="0"/>
      <w:pBdr>
        <w:bottom w:val="none" w:sz="0" w:space="0" w:color="auto"/>
      </w:pBdr>
      <w:spacing w:before="240" w:after="60" w:line="300" w:lineRule="atLeast"/>
      <w:contextualSpacing w:val="0"/>
      <w:jc w:val="center"/>
    </w:pPr>
    <w:rPr>
      <w:rFonts w:ascii="Arial" w:eastAsia="Arial" w:hAnsi="Arial"/>
      <w:b/>
      <w:bCs/>
      <w:spacing w:val="0"/>
      <w:sz w:val="28"/>
      <w:szCs w:val="24"/>
    </w:rPr>
  </w:style>
  <w:style w:type="paragraph" w:customStyle="1" w:styleId="ImageDesc">
    <w:name w:val="ImageDesc"/>
    <w:basedOn w:val="Normal"/>
    <w:link w:val="ImageDescChar"/>
    <w:rsid w:val="00715FC7"/>
    <w:pPr>
      <w:spacing w:before="60" w:after="120"/>
      <w:ind w:firstLine="567"/>
      <w:jc w:val="center"/>
    </w:pPr>
    <w:rPr>
      <w:rFonts w:eastAsia="Arial"/>
      <w:i/>
      <w:lang w:val="de-DE"/>
    </w:rPr>
  </w:style>
  <w:style w:type="character" w:customStyle="1" w:styleId="ImageDescChar">
    <w:name w:val="ImageDesc Char"/>
    <w:link w:val="ImageDesc"/>
    <w:locked/>
    <w:rsid w:val="00715FC7"/>
    <w:rPr>
      <w:rFonts w:ascii="Times New Roman" w:eastAsia="Arial" w:hAnsi="Times New Roman"/>
      <w:i/>
      <w:sz w:val="24"/>
      <w:szCs w:val="24"/>
      <w:lang w:val="de-DE"/>
    </w:rPr>
  </w:style>
  <w:style w:type="paragraph" w:customStyle="1" w:styleId="contend2">
    <w:name w:val="contend_2"/>
    <w:basedOn w:val="Normal"/>
    <w:rsid w:val="00715FC7"/>
    <w:pPr>
      <w:spacing w:before="120" w:after="120" w:line="312" w:lineRule="auto"/>
      <w:ind w:left="1152"/>
    </w:pPr>
    <w:rPr>
      <w:rFonts w:ascii="Arial" w:eastAsia="Arial" w:hAnsi="Arial"/>
    </w:rPr>
  </w:style>
  <w:style w:type="paragraph" w:customStyle="1" w:styleId="Contents">
    <w:name w:val="Contents"/>
    <w:basedOn w:val="Normal"/>
    <w:link w:val="ContentsChar"/>
    <w:rsid w:val="00715FC7"/>
    <w:pPr>
      <w:spacing w:line="360" w:lineRule="auto"/>
      <w:ind w:left="1080"/>
    </w:pPr>
    <w:rPr>
      <w:rFonts w:ascii="Arial" w:hAnsi="Arial"/>
      <w:sz w:val="20"/>
      <w:szCs w:val="20"/>
    </w:rPr>
  </w:style>
  <w:style w:type="character" w:customStyle="1" w:styleId="ContentsChar">
    <w:name w:val="Contents Char"/>
    <w:link w:val="Contents"/>
    <w:locked/>
    <w:rsid w:val="00715FC7"/>
    <w:rPr>
      <w:rFonts w:ascii="Arial" w:eastAsia="Times New Roman" w:hAnsi="Arial"/>
    </w:rPr>
  </w:style>
  <w:style w:type="paragraph" w:customStyle="1" w:styleId="Char11">
    <w:name w:val="Char11"/>
    <w:basedOn w:val="Normal"/>
    <w:rsid w:val="00715FC7"/>
    <w:pPr>
      <w:spacing w:after="160" w:line="240" w:lineRule="exact"/>
    </w:pPr>
    <w:rPr>
      <w:rFonts w:ascii="Arial" w:eastAsia="Arial" w:hAnsi="Arial"/>
      <w:bCs/>
      <w:kern w:val="32"/>
    </w:rPr>
  </w:style>
  <w:style w:type="paragraph" w:customStyle="1" w:styleId="Char2">
    <w:name w:val="Char2"/>
    <w:basedOn w:val="Normal"/>
    <w:rsid w:val="00715FC7"/>
    <w:pPr>
      <w:spacing w:after="160" w:line="240" w:lineRule="exact"/>
    </w:pPr>
    <w:rPr>
      <w:rFonts w:ascii="Arial" w:eastAsia="Arial" w:hAnsi="Arial" w:cs="Arial"/>
    </w:rPr>
  </w:style>
  <w:style w:type="paragraph" w:customStyle="1" w:styleId="text9">
    <w:name w:val="text9"/>
    <w:basedOn w:val="Normal"/>
    <w:rsid w:val="00715FC7"/>
    <w:pPr>
      <w:spacing w:before="100" w:beforeAutospacing="1" w:after="100" w:afterAutospacing="1"/>
    </w:pPr>
    <w:rPr>
      <w:rFonts w:eastAsia="MS Mincho"/>
      <w:lang w:eastAsia="ja-JP"/>
    </w:rPr>
  </w:style>
  <w:style w:type="paragraph" w:customStyle="1" w:styleId="List10">
    <w:name w:val="List 1"/>
    <w:basedOn w:val="Normal"/>
    <w:rsid w:val="00715FC7"/>
    <w:pPr>
      <w:widowControl w:val="0"/>
      <w:spacing w:before="120" w:after="60" w:line="380" w:lineRule="exact"/>
      <w:ind w:left="567"/>
    </w:pPr>
    <w:rPr>
      <w:rFonts w:eastAsia="Arial"/>
      <w:sz w:val="26"/>
      <w:szCs w:val="20"/>
    </w:rPr>
  </w:style>
  <w:style w:type="paragraph" w:customStyle="1" w:styleId="Content">
    <w:name w:val="Content"/>
    <w:basedOn w:val="Normal"/>
    <w:link w:val="ContentChar1"/>
    <w:qFormat/>
    <w:rsid w:val="00715FC7"/>
    <w:pPr>
      <w:widowControl w:val="0"/>
      <w:spacing w:before="120" w:line="360" w:lineRule="auto"/>
    </w:pPr>
    <w:rPr>
      <w:rFonts w:ascii="Tahoma" w:eastAsia="Arial" w:hAnsi="Tahoma"/>
      <w:sz w:val="18"/>
      <w:szCs w:val="18"/>
      <w:lang w:eastAsia="ja-JP"/>
    </w:rPr>
  </w:style>
  <w:style w:type="character" w:customStyle="1" w:styleId="ContentChar1">
    <w:name w:val="Content Char1"/>
    <w:link w:val="Content"/>
    <w:locked/>
    <w:rsid w:val="00715FC7"/>
    <w:rPr>
      <w:rFonts w:ascii="Tahoma" w:eastAsia="Arial" w:hAnsi="Tahoma"/>
      <w:sz w:val="18"/>
      <w:szCs w:val="18"/>
      <w:lang w:eastAsia="ja-JP"/>
    </w:rPr>
  </w:style>
  <w:style w:type="paragraph" w:customStyle="1" w:styleId="Annex1">
    <w:name w:val="Annex 1"/>
    <w:basedOn w:val="Normal"/>
    <w:next w:val="BodyText"/>
    <w:semiHidden/>
    <w:rsid w:val="00715FC7"/>
    <w:pPr>
      <w:shd w:val="clear" w:color="auto" w:fill="C0C0C0"/>
      <w:spacing w:before="240" w:after="60" w:line="360" w:lineRule="auto"/>
      <w:ind w:firstLine="360"/>
      <w:outlineLvl w:val="0"/>
    </w:pPr>
    <w:rPr>
      <w:rFonts w:eastAsia="SimSun"/>
      <w:b/>
      <w:sz w:val="32"/>
      <w:szCs w:val="32"/>
      <w:lang w:eastAsia="zh-CN"/>
    </w:rPr>
  </w:style>
  <w:style w:type="paragraph" w:customStyle="1" w:styleId="Annex2">
    <w:name w:val="Annex 2"/>
    <w:basedOn w:val="Normal"/>
    <w:next w:val="BodyText"/>
    <w:semiHidden/>
    <w:rsid w:val="00715FC7"/>
    <w:pPr>
      <w:spacing w:before="240" w:after="60" w:line="360" w:lineRule="auto"/>
      <w:ind w:firstLine="360"/>
      <w:outlineLvl w:val="1"/>
    </w:pPr>
    <w:rPr>
      <w:rFonts w:eastAsia="SimSun"/>
      <w:b/>
      <w:sz w:val="30"/>
      <w:lang w:eastAsia="zh-CN"/>
    </w:rPr>
  </w:style>
  <w:style w:type="paragraph" w:customStyle="1" w:styleId="Annex3">
    <w:name w:val="Annex 3"/>
    <w:basedOn w:val="Normal"/>
    <w:next w:val="BodyText"/>
    <w:semiHidden/>
    <w:rsid w:val="00715FC7"/>
    <w:pPr>
      <w:spacing w:before="240" w:after="120" w:line="360" w:lineRule="auto"/>
      <w:ind w:firstLine="360"/>
      <w:outlineLvl w:val="2"/>
    </w:pPr>
    <w:rPr>
      <w:rFonts w:eastAsia="SimSun"/>
      <w:b/>
      <w:i/>
      <w:lang w:eastAsia="zh-CN"/>
    </w:rPr>
  </w:style>
  <w:style w:type="paragraph" w:styleId="Index2">
    <w:name w:val="index 2"/>
    <w:basedOn w:val="Normal"/>
    <w:next w:val="Normal"/>
    <w:autoRedefine/>
    <w:semiHidden/>
    <w:rsid w:val="00715FC7"/>
    <w:pPr>
      <w:spacing w:before="120" w:after="120" w:line="360" w:lineRule="auto"/>
      <w:ind w:left="480" w:hanging="240"/>
    </w:pPr>
    <w:rPr>
      <w:rFonts w:eastAsia="MS Mincho"/>
      <w:b/>
      <w:sz w:val="26"/>
      <w:lang w:eastAsia="ja-JP"/>
    </w:rPr>
  </w:style>
  <w:style w:type="paragraph" w:styleId="Index1">
    <w:name w:val="index 1"/>
    <w:basedOn w:val="Normal"/>
    <w:next w:val="Normal"/>
    <w:autoRedefine/>
    <w:semiHidden/>
    <w:rsid w:val="00715FC7"/>
    <w:pPr>
      <w:spacing w:before="120" w:after="120" w:line="360" w:lineRule="auto"/>
      <w:ind w:left="240" w:hanging="240"/>
    </w:pPr>
    <w:rPr>
      <w:rFonts w:eastAsia="MS Mincho"/>
      <w:b/>
      <w:sz w:val="26"/>
      <w:lang w:eastAsia="ja-JP"/>
    </w:rPr>
  </w:style>
  <w:style w:type="paragraph" w:customStyle="1" w:styleId="BodyText22">
    <w:name w:val="Body Text2"/>
    <w:basedOn w:val="Normal"/>
    <w:rsid w:val="00715FC7"/>
    <w:pPr>
      <w:spacing w:before="120" w:line="312" w:lineRule="auto"/>
      <w:ind w:left="360"/>
    </w:pPr>
    <w:rPr>
      <w:kern w:val="28"/>
      <w:sz w:val="26"/>
      <w:szCs w:val="26"/>
    </w:rPr>
  </w:style>
  <w:style w:type="paragraph" w:customStyle="1" w:styleId="r1">
    <w:name w:val="r1"/>
    <w:basedOn w:val="Normal"/>
    <w:rsid w:val="00715FC7"/>
    <w:rPr>
      <w:b/>
    </w:rPr>
  </w:style>
  <w:style w:type="paragraph" w:customStyle="1" w:styleId="msolistparagraph0">
    <w:name w:val="msolistparagraph"/>
    <w:basedOn w:val="Normal"/>
    <w:rsid w:val="00715FC7"/>
    <w:pPr>
      <w:ind w:left="720"/>
      <w:contextualSpacing/>
    </w:pPr>
  </w:style>
  <w:style w:type="paragraph" w:customStyle="1" w:styleId="C2">
    <w:name w:val="C2"/>
    <w:basedOn w:val="Normal"/>
    <w:link w:val="C2Char"/>
    <w:rsid w:val="00715FC7"/>
    <w:pPr>
      <w:spacing w:before="60" w:after="60" w:line="360" w:lineRule="exact"/>
      <w:outlineLvl w:val="0"/>
    </w:pPr>
    <w:rPr>
      <w:b/>
    </w:rPr>
  </w:style>
  <w:style w:type="character" w:customStyle="1" w:styleId="C2Char">
    <w:name w:val="C2 Char"/>
    <w:link w:val="C2"/>
    <w:rsid w:val="00715FC7"/>
    <w:rPr>
      <w:rFonts w:ascii="Times New Roman" w:eastAsia="Times New Roman" w:hAnsi="Times New Roman"/>
      <w:b/>
      <w:sz w:val="28"/>
      <w:szCs w:val="28"/>
      <w:lang w:val="vi-VN"/>
    </w:rPr>
  </w:style>
  <w:style w:type="paragraph" w:customStyle="1" w:styleId="09text">
    <w:name w:val="09text"/>
    <w:basedOn w:val="Normal"/>
    <w:rsid w:val="00715FC7"/>
    <w:pPr>
      <w:spacing w:before="60" w:after="60" w:line="300" w:lineRule="exact"/>
      <w:ind w:firstLine="284"/>
    </w:pPr>
    <w:rPr>
      <w:sz w:val="26"/>
      <w:szCs w:val="20"/>
    </w:rPr>
  </w:style>
  <w:style w:type="paragraph" w:customStyle="1" w:styleId="Nomal">
    <w:name w:val="Nomal"/>
    <w:basedOn w:val="Normal"/>
    <w:link w:val="NomalChar"/>
    <w:rsid w:val="00715FC7"/>
    <w:pPr>
      <w:spacing w:before="60" w:after="60" w:line="360" w:lineRule="exact"/>
    </w:pPr>
    <w:rPr>
      <w:b/>
      <w:lang w:val="sv-SE"/>
    </w:rPr>
  </w:style>
  <w:style w:type="character" w:customStyle="1" w:styleId="NomalChar">
    <w:name w:val="Nomal Char"/>
    <w:link w:val="Nomal"/>
    <w:rsid w:val="00715FC7"/>
    <w:rPr>
      <w:rFonts w:ascii="Times New Roman" w:eastAsia="Times New Roman" w:hAnsi="Times New Roman"/>
      <w:b/>
      <w:sz w:val="28"/>
      <w:szCs w:val="28"/>
      <w:lang w:val="sv-SE" w:eastAsia="vi-VN"/>
    </w:rPr>
  </w:style>
  <w:style w:type="character" w:customStyle="1" w:styleId="content0">
    <w:name w:val="content"/>
    <w:rsid w:val="00715FC7"/>
  </w:style>
  <w:style w:type="character" w:customStyle="1" w:styleId="spec">
    <w:name w:val="spec"/>
    <w:rsid w:val="00715FC7"/>
  </w:style>
  <w:style w:type="character" w:customStyle="1" w:styleId="value">
    <w:name w:val="value"/>
    <w:rsid w:val="00715FC7"/>
  </w:style>
  <w:style w:type="paragraph" w:customStyle="1" w:styleId="a2">
    <w:name w:val="a2"/>
    <w:basedOn w:val="Normal"/>
    <w:link w:val="a2Char"/>
    <w:rsid w:val="00715FC7"/>
    <w:pPr>
      <w:spacing w:before="60" w:after="60" w:line="360" w:lineRule="exact"/>
    </w:pPr>
    <w:rPr>
      <w:rFonts w:eastAsia="MS Mincho"/>
    </w:rPr>
  </w:style>
  <w:style w:type="character" w:customStyle="1" w:styleId="a2Char">
    <w:name w:val="a2 Char"/>
    <w:link w:val="a2"/>
    <w:rsid w:val="00715FC7"/>
    <w:rPr>
      <w:rFonts w:ascii="Times New Roman" w:eastAsia="MS Mincho" w:hAnsi="Times New Roman"/>
      <w:sz w:val="28"/>
      <w:szCs w:val="28"/>
    </w:rPr>
  </w:style>
  <w:style w:type="paragraph" w:customStyle="1" w:styleId="CharCharCharChar1">
    <w:name w:val="Char Char Char Char1"/>
    <w:basedOn w:val="Normal"/>
    <w:semiHidden/>
    <w:rsid w:val="00715FC7"/>
    <w:pPr>
      <w:keepNext/>
      <w:tabs>
        <w:tab w:val="num" w:pos="425"/>
      </w:tabs>
      <w:autoSpaceDE w:val="0"/>
      <w:autoSpaceDN w:val="0"/>
      <w:adjustRightInd w:val="0"/>
      <w:spacing w:before="80" w:after="80"/>
      <w:ind w:hanging="425"/>
    </w:pPr>
    <w:rPr>
      <w:rFonts w:ascii="Arial" w:hAnsi="Arial" w:cs="Arial"/>
      <w:kern w:val="2"/>
      <w:sz w:val="20"/>
      <w:szCs w:val="20"/>
      <w:lang w:eastAsia="zh-CN"/>
    </w:rPr>
  </w:style>
  <w:style w:type="paragraph" w:customStyle="1" w:styleId="P1">
    <w:name w:val="P1"/>
    <w:basedOn w:val="Normal"/>
    <w:rsid w:val="00715FC7"/>
    <w:pPr>
      <w:jc w:val="center"/>
    </w:pPr>
    <w:rPr>
      <w:b/>
      <w:lang w:val="sv-SE"/>
    </w:rPr>
  </w:style>
  <w:style w:type="paragraph" w:customStyle="1" w:styleId="B2">
    <w:name w:val="B2"/>
    <w:basedOn w:val="Heading3"/>
    <w:rsid w:val="00715FC7"/>
    <w:pPr>
      <w:ind w:firstLine="0"/>
      <w:outlineLvl w:val="9"/>
    </w:pPr>
    <w:rPr>
      <w:bCs/>
      <w:i w:val="0"/>
      <w:sz w:val="30"/>
      <w:szCs w:val="26"/>
      <w:lang w:val="sv-SE" w:bidi="ar-SA"/>
    </w:rPr>
  </w:style>
  <w:style w:type="paragraph" w:customStyle="1" w:styleId="T1">
    <w:name w:val="T1"/>
    <w:basedOn w:val="Normal"/>
    <w:link w:val="T1Char"/>
    <w:rsid w:val="00715FC7"/>
    <w:pPr>
      <w:spacing w:before="60" w:after="60" w:line="360" w:lineRule="exact"/>
      <w:ind w:left="545"/>
      <w:jc w:val="center"/>
    </w:pPr>
    <w:rPr>
      <w:b/>
    </w:rPr>
  </w:style>
  <w:style w:type="character" w:customStyle="1" w:styleId="T1Char">
    <w:name w:val="T1 Char"/>
    <w:link w:val="T1"/>
    <w:rsid w:val="00715FC7"/>
    <w:rPr>
      <w:rFonts w:ascii="Times New Roman" w:eastAsia="Times New Roman" w:hAnsi="Times New Roman"/>
      <w:b/>
      <w:sz w:val="28"/>
      <w:szCs w:val="28"/>
      <w:lang w:val="vi-VN" w:eastAsia="vi-VN"/>
    </w:rPr>
  </w:style>
  <w:style w:type="paragraph" w:customStyle="1" w:styleId="T2">
    <w:name w:val="T2"/>
    <w:basedOn w:val="q2"/>
    <w:rsid w:val="00715FC7"/>
    <w:pPr>
      <w:spacing w:before="0" w:after="0" w:line="240" w:lineRule="auto"/>
    </w:pPr>
  </w:style>
  <w:style w:type="paragraph" w:customStyle="1" w:styleId="T3">
    <w:name w:val="T3"/>
    <w:basedOn w:val="S3"/>
    <w:rsid w:val="00715FC7"/>
    <w:rPr>
      <w:i w:val="0"/>
      <w:sz w:val="28"/>
      <w:szCs w:val="28"/>
    </w:rPr>
  </w:style>
  <w:style w:type="paragraph" w:customStyle="1" w:styleId="Indexcap1">
    <w:name w:val="Index cap 1"/>
    <w:basedOn w:val="Normal"/>
    <w:link w:val="Indexcap1Char"/>
    <w:qFormat/>
    <w:rsid w:val="00715FC7"/>
    <w:pPr>
      <w:numPr>
        <w:numId w:val="25"/>
      </w:numPr>
      <w:spacing w:before="120" w:after="120"/>
    </w:pPr>
  </w:style>
  <w:style w:type="character" w:customStyle="1" w:styleId="Indexcap1Char">
    <w:name w:val="Index cap 1 Char"/>
    <w:link w:val="Indexcap1"/>
    <w:rsid w:val="00715FC7"/>
    <w:rPr>
      <w:rFonts w:eastAsia="Times New Roman"/>
      <w:sz w:val="24"/>
      <w:szCs w:val="24"/>
      <w:lang w:val="vi-VN" w:eastAsia="vi-VN"/>
    </w:rPr>
  </w:style>
  <w:style w:type="paragraph" w:customStyle="1" w:styleId="o2">
    <w:name w:val="o2"/>
    <w:basedOn w:val="Normal"/>
    <w:rsid w:val="00715FC7"/>
    <w:pPr>
      <w:spacing w:before="60" w:after="60" w:line="360" w:lineRule="exact"/>
    </w:pPr>
    <w:rPr>
      <w:b/>
    </w:rPr>
  </w:style>
  <w:style w:type="paragraph" w:customStyle="1" w:styleId="1vanbam">
    <w:name w:val="1.vanbam"/>
    <w:basedOn w:val="Normal"/>
    <w:link w:val="1vanbamChar"/>
    <w:autoRedefine/>
    <w:qFormat/>
    <w:rsid w:val="00715FC7"/>
    <w:pPr>
      <w:widowControl w:val="0"/>
      <w:spacing w:before="60" w:after="100" w:afterAutospacing="1" w:line="360" w:lineRule="exact"/>
    </w:pPr>
    <w:rPr>
      <w:bCs/>
      <w:szCs w:val="26"/>
      <w:lang w:val="nb-NO"/>
    </w:rPr>
  </w:style>
  <w:style w:type="character" w:customStyle="1" w:styleId="1vanbamChar">
    <w:name w:val="1.vanbam Char"/>
    <w:link w:val="1vanbam"/>
    <w:rsid w:val="00715FC7"/>
    <w:rPr>
      <w:rFonts w:ascii="Times New Roman" w:eastAsia="Times New Roman" w:hAnsi="Times New Roman"/>
      <w:bCs/>
      <w:sz w:val="28"/>
      <w:szCs w:val="26"/>
      <w:lang w:val="nb-NO"/>
    </w:rPr>
  </w:style>
  <w:style w:type="paragraph" w:customStyle="1" w:styleId="a3">
    <w:name w:val="_______________"/>
    <w:basedOn w:val="Normal"/>
    <w:next w:val="Normal"/>
    <w:link w:val="Char4"/>
    <w:autoRedefine/>
    <w:qFormat/>
    <w:rsid w:val="00715FC7"/>
    <w:pPr>
      <w:widowControl w:val="0"/>
      <w:spacing w:before="60" w:after="60" w:line="360" w:lineRule="exact"/>
    </w:pPr>
    <w:rPr>
      <w:snapToGrid w:val="0"/>
      <w:spacing w:val="-4"/>
    </w:rPr>
  </w:style>
  <w:style w:type="character" w:customStyle="1" w:styleId="Char4">
    <w:name w:val="_______________ Char"/>
    <w:link w:val="a3"/>
    <w:rsid w:val="00715FC7"/>
    <w:rPr>
      <w:rFonts w:ascii="Times New Roman" w:eastAsia="Times New Roman" w:hAnsi="Times New Roman"/>
      <w:snapToGrid w:val="0"/>
      <w:spacing w:val="-4"/>
      <w:sz w:val="28"/>
      <w:szCs w:val="28"/>
    </w:rPr>
  </w:style>
  <w:style w:type="paragraph" w:customStyle="1" w:styleId="Normal1Ind">
    <w:name w:val="Normal1Ind"/>
    <w:basedOn w:val="Normal"/>
    <w:qFormat/>
    <w:rsid w:val="00E70DCA"/>
    <w:pPr>
      <w:spacing w:line="288" w:lineRule="auto"/>
      <w:ind w:firstLine="432"/>
    </w:pPr>
  </w:style>
  <w:style w:type="paragraph" w:customStyle="1" w:styleId="Tru1">
    <w:name w:val="Tru 1"/>
    <w:basedOn w:val="-"/>
    <w:link w:val="Tru1Char"/>
    <w:qFormat/>
    <w:rsid w:val="00E70DCA"/>
    <w:pPr>
      <w:ind w:left="0" w:firstLine="0"/>
    </w:pPr>
    <w:rPr>
      <w:lang w:val="pt-BR"/>
    </w:rPr>
  </w:style>
  <w:style w:type="paragraph" w:customStyle="1" w:styleId="ovuong">
    <w:name w:val="ovuong"/>
    <w:basedOn w:val="Normal"/>
    <w:link w:val="ovuongChar"/>
    <w:qFormat/>
    <w:rsid w:val="00715FC7"/>
    <w:pPr>
      <w:widowControl w:val="0"/>
      <w:numPr>
        <w:numId w:val="26"/>
      </w:numPr>
      <w:autoSpaceDE w:val="0"/>
      <w:autoSpaceDN w:val="0"/>
      <w:adjustRightInd w:val="0"/>
      <w:spacing w:line="288" w:lineRule="auto"/>
    </w:pPr>
    <w:rPr>
      <w:rFonts w:eastAsia="Batang"/>
      <w:szCs w:val="26"/>
      <w:lang w:val="nb-NO" w:eastAsia="ko-KR"/>
    </w:rPr>
  </w:style>
  <w:style w:type="character" w:customStyle="1" w:styleId="ovuongChar">
    <w:name w:val="ovuong Char"/>
    <w:link w:val="ovuong"/>
    <w:rsid w:val="00715FC7"/>
    <w:rPr>
      <w:rFonts w:eastAsia="Batang"/>
      <w:sz w:val="28"/>
      <w:szCs w:val="26"/>
      <w:lang w:val="nb-NO" w:eastAsia="ko-KR"/>
    </w:rPr>
  </w:style>
  <w:style w:type="paragraph" w:customStyle="1" w:styleId="HINHMINHHOA">
    <w:name w:val="HINH MINH HOA"/>
    <w:basedOn w:val="Normal"/>
    <w:autoRedefine/>
    <w:rsid w:val="00715FC7"/>
    <w:pPr>
      <w:spacing w:before="120" w:line="360" w:lineRule="exact"/>
      <w:ind w:left="-34" w:firstLine="616"/>
    </w:pPr>
    <w:rPr>
      <w:rFonts w:eastAsia="MS Mincho"/>
      <w:sz w:val="26"/>
      <w:lang w:val="nl-NL" w:eastAsia="ja-JP"/>
    </w:rPr>
  </w:style>
  <w:style w:type="character" w:customStyle="1" w:styleId="Tru1Char">
    <w:name w:val="Tru 1 Char"/>
    <w:link w:val="Tru1"/>
    <w:qFormat/>
    <w:rsid w:val="00E70DCA"/>
    <w:rPr>
      <w:rFonts w:eastAsia="Arial"/>
      <w:sz w:val="28"/>
      <w:szCs w:val="24"/>
      <w:lang w:val="pt-BR" w:eastAsia="zh-CN"/>
    </w:rPr>
  </w:style>
  <w:style w:type="paragraph" w:customStyle="1" w:styleId="TOCHeading1">
    <w:name w:val="TOC Heading1"/>
    <w:basedOn w:val="Heading1"/>
    <w:next w:val="Normal"/>
    <w:uiPriority w:val="39"/>
    <w:unhideWhenUsed/>
    <w:qFormat/>
    <w:rsid w:val="004548C5"/>
    <w:pPr>
      <w:widowControl/>
      <w:spacing w:before="240" w:line="259" w:lineRule="auto"/>
      <w:ind w:firstLine="0"/>
      <w:outlineLvl w:val="9"/>
    </w:pPr>
    <w:rPr>
      <w:rFonts w:ascii="Calibri Light" w:eastAsia="SimSun" w:hAnsi="Calibri Light"/>
      <w:b w:val="0"/>
      <w:bCs w:val="0"/>
      <w:color w:val="2E74B5"/>
      <w:sz w:val="32"/>
      <w:szCs w:val="32"/>
    </w:rPr>
  </w:style>
  <w:style w:type="paragraph" w:customStyle="1" w:styleId="Hinhve0">
    <w:name w:val="Hinh ve"/>
    <w:basedOn w:val="Normal"/>
    <w:link w:val="HinhveChar"/>
    <w:qFormat/>
    <w:rsid w:val="004548C5"/>
    <w:pPr>
      <w:spacing w:before="120" w:after="120" w:line="288" w:lineRule="auto"/>
      <w:ind w:left="714"/>
      <w:contextualSpacing/>
      <w:jc w:val="center"/>
    </w:pPr>
    <w:rPr>
      <w:i/>
      <w:sz w:val="26"/>
      <w:szCs w:val="22"/>
    </w:rPr>
  </w:style>
  <w:style w:type="character" w:customStyle="1" w:styleId="HinhveChar">
    <w:name w:val="Hinh ve Char"/>
    <w:link w:val="Hinhve0"/>
    <w:qFormat/>
    <w:rsid w:val="004548C5"/>
    <w:rPr>
      <w:rFonts w:eastAsia="Times New Roman"/>
      <w:i/>
      <w:sz w:val="26"/>
      <w:szCs w:val="22"/>
    </w:rPr>
  </w:style>
  <w:style w:type="paragraph" w:customStyle="1" w:styleId="HinhVe">
    <w:name w:val="Hinh Ve"/>
    <w:basedOn w:val="Normal"/>
    <w:link w:val="HinhVeChar0"/>
    <w:rsid w:val="00715FC7"/>
    <w:pPr>
      <w:numPr>
        <w:numId w:val="27"/>
      </w:numPr>
      <w:tabs>
        <w:tab w:val="left" w:pos="11"/>
      </w:tabs>
      <w:spacing w:after="120" w:line="360" w:lineRule="auto"/>
      <w:jc w:val="center"/>
    </w:pPr>
    <w:rPr>
      <w:bCs/>
      <w:i/>
      <w:iCs/>
      <w:sz w:val="20"/>
      <w:szCs w:val="20"/>
    </w:rPr>
  </w:style>
  <w:style w:type="character" w:customStyle="1" w:styleId="HinhVeChar0">
    <w:name w:val="Hinh Ve Char"/>
    <w:link w:val="HinhVe"/>
    <w:rsid w:val="00715FC7"/>
    <w:rPr>
      <w:rFonts w:eastAsia="Times New Roman"/>
      <w:bCs/>
      <w:i/>
      <w:iCs/>
      <w:lang w:val="vi-VN" w:eastAsia="vi-VN"/>
    </w:rPr>
  </w:style>
  <w:style w:type="paragraph" w:customStyle="1" w:styleId="hinh">
    <w:name w:val="hinh"/>
    <w:basedOn w:val="Normal"/>
    <w:link w:val="hinhChar"/>
    <w:qFormat/>
    <w:rsid w:val="00715FC7"/>
    <w:pPr>
      <w:widowControl w:val="0"/>
      <w:numPr>
        <w:numId w:val="28"/>
      </w:numPr>
      <w:autoSpaceDE w:val="0"/>
      <w:autoSpaceDN w:val="0"/>
      <w:adjustRightInd w:val="0"/>
      <w:spacing w:before="120" w:after="120" w:line="360" w:lineRule="auto"/>
      <w:jc w:val="center"/>
    </w:pPr>
    <w:rPr>
      <w:rFonts w:eastAsia="Batang"/>
      <w:i/>
      <w:sz w:val="26"/>
      <w:szCs w:val="26"/>
      <w:lang w:eastAsia="ko-KR"/>
    </w:rPr>
  </w:style>
  <w:style w:type="character" w:customStyle="1" w:styleId="hinhChar">
    <w:name w:val="hinh Char"/>
    <w:link w:val="hinh"/>
    <w:rsid w:val="00715FC7"/>
    <w:rPr>
      <w:rFonts w:eastAsia="Batang"/>
      <w:i/>
      <w:sz w:val="26"/>
      <w:szCs w:val="26"/>
      <w:lang w:val="vi-VN" w:eastAsia="ko-KR"/>
    </w:rPr>
  </w:style>
  <w:style w:type="paragraph" w:customStyle="1" w:styleId="sao">
    <w:name w:val="sao"/>
    <w:basedOn w:val="Normal"/>
    <w:link w:val="saoChar"/>
    <w:qFormat/>
    <w:rsid w:val="00715FC7"/>
    <w:pPr>
      <w:tabs>
        <w:tab w:val="num" w:pos="720"/>
      </w:tabs>
      <w:spacing w:before="60" w:after="60" w:line="300" w:lineRule="exact"/>
      <w:ind w:left="720" w:hanging="360"/>
    </w:pPr>
    <w:rPr>
      <w:rFonts w:eastAsia="Batang"/>
      <w:lang w:eastAsia="ja-JP"/>
    </w:rPr>
  </w:style>
  <w:style w:type="character" w:customStyle="1" w:styleId="saoChar">
    <w:name w:val="sao Char"/>
    <w:link w:val="sao"/>
    <w:rsid w:val="00715FC7"/>
    <w:rPr>
      <w:rFonts w:ascii="Times New Roman" w:eastAsia="Batang" w:hAnsi="Times New Roman"/>
      <w:sz w:val="24"/>
      <w:szCs w:val="24"/>
      <w:lang w:eastAsia="ja-JP"/>
    </w:rPr>
  </w:style>
  <w:style w:type="character" w:customStyle="1" w:styleId="vanbanChar">
    <w:name w:val="van ban Char"/>
    <w:link w:val="vanban"/>
    <w:locked/>
    <w:rsid w:val="00715FC7"/>
    <w:rPr>
      <w:sz w:val="26"/>
      <w:szCs w:val="28"/>
      <w:lang w:val="nb-NO" w:eastAsia="ja-JP"/>
    </w:rPr>
  </w:style>
  <w:style w:type="paragraph" w:customStyle="1" w:styleId="vanban">
    <w:name w:val="van ban"/>
    <w:basedOn w:val="Normal"/>
    <w:link w:val="vanbanChar"/>
    <w:qFormat/>
    <w:rsid w:val="00715FC7"/>
    <w:pPr>
      <w:keepLines/>
      <w:widowControl w:val="0"/>
      <w:spacing w:before="120" w:after="120" w:line="288" w:lineRule="auto"/>
      <w:ind w:firstLine="851"/>
    </w:pPr>
    <w:rPr>
      <w:sz w:val="26"/>
      <w:lang w:val="nb-NO" w:eastAsia="ja-JP"/>
    </w:rPr>
  </w:style>
  <w:style w:type="paragraph" w:customStyle="1" w:styleId="Dash-List-1">
    <w:name w:val="Dash-List-1"/>
    <w:basedOn w:val="Normal"/>
    <w:rsid w:val="00715FC7"/>
    <w:pPr>
      <w:widowControl w:val="0"/>
      <w:tabs>
        <w:tab w:val="num" w:pos="0"/>
      </w:tabs>
      <w:spacing w:before="120" w:line="360" w:lineRule="auto"/>
    </w:pPr>
    <w:rPr>
      <w:color w:val="000000"/>
      <w:sz w:val="26"/>
    </w:rPr>
  </w:style>
  <w:style w:type="paragraph" w:customStyle="1" w:styleId="xl87">
    <w:name w:val="xl87"/>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ind w:left="397"/>
      <w:jc w:val="center"/>
      <w:textAlignment w:val="center"/>
    </w:pPr>
  </w:style>
  <w:style w:type="character" w:customStyle="1" w:styleId="normal-h1">
    <w:name w:val="normal-h1"/>
    <w:rsid w:val="00715FC7"/>
    <w:rPr>
      <w:rFonts w:ascii=".VnTime" w:hAnsi=".VnTime" w:hint="default"/>
      <w:color w:val="0000FF"/>
      <w:sz w:val="24"/>
      <w:szCs w:val="24"/>
    </w:rPr>
  </w:style>
  <w:style w:type="paragraph" w:customStyle="1" w:styleId="normal-p">
    <w:name w:val="normal-p"/>
    <w:basedOn w:val="Normal"/>
    <w:rsid w:val="00715FC7"/>
    <w:rPr>
      <w:sz w:val="20"/>
      <w:szCs w:val="20"/>
    </w:rPr>
  </w:style>
  <w:style w:type="paragraph" w:customStyle="1" w:styleId="e2">
    <w:name w:val="e2"/>
    <w:basedOn w:val="Normal"/>
    <w:link w:val="e2Char"/>
    <w:rsid w:val="00715FC7"/>
    <w:pPr>
      <w:spacing w:before="60" w:after="60" w:line="360" w:lineRule="exact"/>
    </w:pPr>
    <w:rPr>
      <w:b/>
      <w:lang w:val="nl-NL"/>
    </w:rPr>
  </w:style>
  <w:style w:type="character" w:customStyle="1" w:styleId="e2Char">
    <w:name w:val="e2 Char"/>
    <w:link w:val="e2"/>
    <w:rsid w:val="00715FC7"/>
    <w:rPr>
      <w:rFonts w:ascii="Times New Roman" w:eastAsia="Times New Roman" w:hAnsi="Times New Roman"/>
      <w:b/>
      <w:sz w:val="28"/>
      <w:szCs w:val="28"/>
      <w:lang w:val="nl-NL" w:eastAsia="vi-VN"/>
    </w:rPr>
  </w:style>
  <w:style w:type="paragraph" w:customStyle="1" w:styleId="A20">
    <w:name w:val="A2"/>
    <w:basedOn w:val="Normal"/>
    <w:link w:val="A2Char0"/>
    <w:rsid w:val="00715FC7"/>
    <w:pPr>
      <w:spacing w:before="120" w:after="120" w:line="360" w:lineRule="exact"/>
    </w:pPr>
    <w:rPr>
      <w:b/>
    </w:rPr>
  </w:style>
  <w:style w:type="character" w:customStyle="1" w:styleId="A2Char0">
    <w:name w:val="A2 Char"/>
    <w:link w:val="A20"/>
    <w:rsid w:val="00715FC7"/>
    <w:rPr>
      <w:rFonts w:ascii="Times New Roman" w:eastAsia="Times New Roman" w:hAnsi="Times New Roman"/>
      <w:b/>
      <w:sz w:val="28"/>
      <w:szCs w:val="28"/>
      <w:lang w:val="vi-VN" w:eastAsia="vi-VN"/>
    </w:rPr>
  </w:style>
  <w:style w:type="paragraph" w:customStyle="1" w:styleId="A30">
    <w:name w:val="A3"/>
    <w:basedOn w:val="Normal"/>
    <w:link w:val="A3Char"/>
    <w:rsid w:val="00715FC7"/>
    <w:pPr>
      <w:keepNext/>
      <w:spacing w:before="120" w:line="288" w:lineRule="auto"/>
      <w:outlineLvl w:val="4"/>
    </w:pPr>
    <w:rPr>
      <w:i/>
      <w:iCs/>
    </w:rPr>
  </w:style>
  <w:style w:type="character" w:customStyle="1" w:styleId="A3Char">
    <w:name w:val="A3 Char"/>
    <w:link w:val="A30"/>
    <w:rsid w:val="00715FC7"/>
    <w:rPr>
      <w:rFonts w:ascii="Times New Roman" w:hAnsi="Times New Roman"/>
      <w:i/>
      <w:iCs/>
      <w:sz w:val="28"/>
      <w:szCs w:val="28"/>
    </w:rPr>
  </w:style>
  <w:style w:type="paragraph" w:customStyle="1" w:styleId="CharCharChar1CharCharCharCharCharChar">
    <w:name w:val="Char Char Char1 Char Char Char Char Char Char"/>
    <w:basedOn w:val="Normal"/>
    <w:rsid w:val="00715FC7"/>
    <w:pPr>
      <w:spacing w:after="160" w:line="240" w:lineRule="exact"/>
    </w:pPr>
    <w:rPr>
      <w:rFonts w:ascii="Verdana" w:hAnsi="Verdana"/>
      <w:sz w:val="20"/>
      <w:szCs w:val="20"/>
    </w:rPr>
  </w:style>
  <w:style w:type="paragraph" w:customStyle="1" w:styleId="CharCharChar1CharCharCharCharCharCharCharCharChar">
    <w:name w:val="Char Char Char1 Char Char Char Char Char Char Char Char Char"/>
    <w:basedOn w:val="Normal"/>
    <w:rsid w:val="00715FC7"/>
    <w:pPr>
      <w:spacing w:after="160" w:line="240" w:lineRule="exact"/>
    </w:pPr>
    <w:rPr>
      <w:rFonts w:ascii="Verdana" w:hAnsi="Verdana"/>
      <w:sz w:val="20"/>
      <w:szCs w:val="20"/>
    </w:rPr>
  </w:style>
  <w:style w:type="character" w:customStyle="1" w:styleId="unnamedstyle2000014char">
    <w:name w:val="unnamedstyle2000014__char"/>
    <w:rsid w:val="00715FC7"/>
  </w:style>
  <w:style w:type="paragraph" w:customStyle="1" w:styleId="BD">
    <w:name w:val="BD"/>
    <w:basedOn w:val="Normal"/>
    <w:qFormat/>
    <w:rsid w:val="00715FC7"/>
    <w:pPr>
      <w:spacing w:before="120" w:after="120" w:line="312" w:lineRule="auto"/>
      <w:ind w:firstLine="709"/>
    </w:pPr>
    <w:rPr>
      <w:bCs/>
      <w:sz w:val="26"/>
      <w:lang w:val="hu-HU" w:eastAsia="ja-JP"/>
    </w:rPr>
  </w:style>
  <w:style w:type="paragraph" w:customStyle="1" w:styleId="BL1">
    <w:name w:val="BL1"/>
    <w:basedOn w:val="BodyText"/>
    <w:qFormat/>
    <w:rsid w:val="00715FC7"/>
    <w:pPr>
      <w:numPr>
        <w:numId w:val="29"/>
      </w:numPr>
      <w:spacing w:before="120" w:line="312" w:lineRule="auto"/>
    </w:pPr>
    <w:rPr>
      <w:noProof/>
      <w:sz w:val="26"/>
    </w:rPr>
  </w:style>
  <w:style w:type="paragraph" w:customStyle="1" w:styleId="msonormalcxspmiddle">
    <w:name w:val="msonormalcxspmiddle"/>
    <w:basedOn w:val="Normal"/>
    <w:rsid w:val="00715FC7"/>
    <w:pPr>
      <w:spacing w:before="100" w:beforeAutospacing="1" w:after="100" w:afterAutospacing="1"/>
    </w:pPr>
  </w:style>
  <w:style w:type="paragraph" w:customStyle="1" w:styleId="MUCNHO">
    <w:name w:val="MUC NHO"/>
    <w:basedOn w:val="Normal"/>
    <w:link w:val="MUCNHOChar"/>
    <w:qFormat/>
    <w:rsid w:val="005947F3"/>
    <w:pPr>
      <w:numPr>
        <w:numId w:val="30"/>
      </w:numPr>
      <w:spacing w:before="80" w:after="80" w:line="259" w:lineRule="auto"/>
      <w:contextualSpacing/>
    </w:pPr>
  </w:style>
  <w:style w:type="character" w:customStyle="1" w:styleId="MUCNHOChar">
    <w:name w:val="MUC NHO Char"/>
    <w:link w:val="MUCNHO"/>
    <w:rsid w:val="00715FC7"/>
    <w:rPr>
      <w:rFonts w:eastAsia="Times New Roman"/>
      <w:sz w:val="28"/>
      <w:szCs w:val="24"/>
      <w:lang w:eastAsia="vi-VN"/>
    </w:rPr>
  </w:style>
  <w:style w:type="paragraph" w:customStyle="1" w:styleId="o1">
    <w:name w:val="o1"/>
    <w:basedOn w:val="Normal"/>
    <w:rsid w:val="00715FC7"/>
    <w:pPr>
      <w:spacing w:before="60" w:after="60" w:line="360" w:lineRule="exact"/>
    </w:pPr>
    <w:rPr>
      <w:b/>
    </w:rPr>
  </w:style>
  <w:style w:type="paragraph" w:customStyle="1" w:styleId="VIETTELStyle2">
    <w:name w:val="VIETTEL_Style2"/>
    <w:basedOn w:val="Normal"/>
    <w:rsid w:val="00715FC7"/>
    <w:pPr>
      <w:numPr>
        <w:ilvl w:val="1"/>
        <w:numId w:val="31"/>
      </w:numPr>
      <w:tabs>
        <w:tab w:val="left" w:pos="2160"/>
        <w:tab w:val="right" w:pos="5040"/>
        <w:tab w:val="left" w:pos="5760"/>
        <w:tab w:val="right" w:pos="8640"/>
      </w:tabs>
      <w:spacing w:after="120" w:line="360" w:lineRule="auto"/>
      <w:ind w:left="777"/>
      <w:outlineLvl w:val="1"/>
    </w:pPr>
    <w:rPr>
      <w:lang w:val="en-AU"/>
    </w:rPr>
  </w:style>
  <w:style w:type="paragraph" w:customStyle="1" w:styleId="VIETTELStyle3">
    <w:name w:val="VIETTEL_Style3"/>
    <w:basedOn w:val="VIETTELStyle2"/>
    <w:rsid w:val="00715FC7"/>
    <w:pPr>
      <w:numPr>
        <w:ilvl w:val="2"/>
      </w:numPr>
      <w:ind w:left="1077"/>
      <w:outlineLvl w:val="2"/>
    </w:pPr>
    <w:rPr>
      <w:i/>
    </w:rPr>
  </w:style>
  <w:style w:type="paragraph" w:customStyle="1" w:styleId="VIETTELStyle4">
    <w:name w:val="VIETTEL_Style4"/>
    <w:basedOn w:val="VIETTELStyle3"/>
    <w:rsid w:val="00715FC7"/>
    <w:pPr>
      <w:numPr>
        <w:ilvl w:val="3"/>
      </w:numPr>
      <w:outlineLvl w:val="3"/>
    </w:pPr>
    <w:rPr>
      <w:u w:val="single"/>
    </w:rPr>
  </w:style>
  <w:style w:type="paragraph" w:customStyle="1" w:styleId="msonormal0">
    <w:name w:val="msonormal"/>
    <w:basedOn w:val="Normal"/>
    <w:rsid w:val="00715FC7"/>
    <w:pPr>
      <w:spacing w:before="100" w:beforeAutospacing="1" w:after="100" w:afterAutospacing="1"/>
    </w:pPr>
  </w:style>
  <w:style w:type="paragraph" w:customStyle="1" w:styleId="xl65">
    <w:name w:val="xl65"/>
    <w:basedOn w:val="Normal"/>
    <w:rsid w:val="00715FC7"/>
    <w:pPr>
      <w:spacing w:before="100" w:beforeAutospacing="1" w:after="100" w:afterAutospacing="1"/>
    </w:pPr>
  </w:style>
  <w:style w:type="paragraph" w:customStyle="1" w:styleId="xl66">
    <w:name w:val="xl66"/>
    <w:basedOn w:val="Normal"/>
    <w:rsid w:val="00715FC7"/>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67">
    <w:name w:val="xl67"/>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8">
    <w:name w:val="xl68"/>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9">
    <w:name w:val="xl69"/>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0">
    <w:name w:val="xl70"/>
    <w:basedOn w:val="Normal"/>
    <w:rsid w:val="00715FC7"/>
    <w:pPr>
      <w:spacing w:before="100" w:beforeAutospacing="1" w:after="100" w:afterAutospacing="1"/>
    </w:pPr>
  </w:style>
  <w:style w:type="paragraph" w:customStyle="1" w:styleId="xl71">
    <w:name w:val="xl71"/>
    <w:basedOn w:val="Normal"/>
    <w:rsid w:val="00715FC7"/>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72">
    <w:name w:val="xl72"/>
    <w:basedOn w:val="Normal"/>
    <w:rsid w:val="00715FC7"/>
    <w:pPr>
      <w:spacing w:before="100" w:beforeAutospacing="1" w:after="100" w:afterAutospacing="1"/>
      <w:jc w:val="center"/>
    </w:pPr>
  </w:style>
  <w:style w:type="paragraph" w:customStyle="1" w:styleId="xl73">
    <w:name w:val="xl73"/>
    <w:basedOn w:val="Normal"/>
    <w:rsid w:val="00715FC7"/>
    <w:pPr>
      <w:spacing w:before="100" w:beforeAutospacing="1" w:after="100" w:afterAutospacing="1"/>
    </w:pPr>
  </w:style>
  <w:style w:type="paragraph" w:customStyle="1" w:styleId="xl74">
    <w:name w:val="xl74"/>
    <w:basedOn w:val="Normal"/>
    <w:rsid w:val="00715FC7"/>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75">
    <w:name w:val="xl75"/>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161616"/>
    </w:rPr>
  </w:style>
  <w:style w:type="paragraph" w:customStyle="1" w:styleId="xl76">
    <w:name w:val="xl76"/>
    <w:basedOn w:val="Normal"/>
    <w:rsid w:val="00715FC7"/>
    <w:pPr>
      <w:spacing w:before="100" w:beforeAutospacing="1" w:after="100" w:afterAutospacing="1"/>
    </w:pPr>
    <w:rPr>
      <w:color w:val="161616"/>
    </w:rPr>
  </w:style>
  <w:style w:type="paragraph" w:customStyle="1" w:styleId="xl77">
    <w:name w:val="xl77"/>
    <w:basedOn w:val="Normal"/>
    <w:rsid w:val="00715FC7"/>
    <w:pPr>
      <w:spacing w:before="100" w:beforeAutospacing="1" w:after="100" w:afterAutospacing="1"/>
      <w:textAlignment w:val="center"/>
    </w:pPr>
    <w:rPr>
      <w:color w:val="161616"/>
    </w:rPr>
  </w:style>
  <w:style w:type="paragraph" w:customStyle="1" w:styleId="xl78">
    <w:name w:val="xl78"/>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9">
    <w:name w:val="xl79"/>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0">
    <w:name w:val="xl80"/>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1">
    <w:name w:val="xl81"/>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82">
    <w:name w:val="xl82"/>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3">
    <w:name w:val="xl83"/>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4">
    <w:name w:val="xl84"/>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85">
    <w:name w:val="xl85"/>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6">
    <w:name w:val="xl86"/>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8">
    <w:name w:val="xl88"/>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9">
    <w:name w:val="xl89"/>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
    <w:name w:val="xl90"/>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
    <w:name w:val="xl91"/>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2">
    <w:name w:val="xl92"/>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93">
    <w:name w:val="xl93"/>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94">
    <w:name w:val="xl94"/>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
    <w:name w:val="xl95"/>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
    <w:name w:val="xl96"/>
    <w:basedOn w:val="Normal"/>
    <w:rsid w:val="00715F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
    <w:name w:val="xl97"/>
    <w:basedOn w:val="Normal"/>
    <w:rsid w:val="00715FC7"/>
    <w:pPr>
      <w:pBdr>
        <w:top w:val="single" w:sz="4" w:space="0" w:color="auto"/>
        <w:bottom w:val="single" w:sz="4" w:space="0" w:color="auto"/>
      </w:pBdr>
      <w:spacing w:before="100" w:beforeAutospacing="1" w:after="100" w:afterAutospacing="1"/>
      <w:jc w:val="center"/>
      <w:textAlignment w:val="center"/>
    </w:pPr>
    <w:rPr>
      <w:b/>
      <w:bCs/>
      <w:color w:val="161616"/>
    </w:rPr>
  </w:style>
  <w:style w:type="paragraph" w:customStyle="1" w:styleId="xl98">
    <w:name w:val="xl98"/>
    <w:basedOn w:val="Normal"/>
    <w:rsid w:val="00715FC7"/>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161616"/>
    </w:rPr>
  </w:style>
  <w:style w:type="paragraph" w:customStyle="1" w:styleId="xl99">
    <w:name w:val="xl99"/>
    <w:basedOn w:val="Normal"/>
    <w:rsid w:val="00715FC7"/>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161616"/>
    </w:rPr>
  </w:style>
  <w:style w:type="paragraph" w:customStyle="1" w:styleId="B4">
    <w:name w:val="B4"/>
    <w:basedOn w:val="Normal"/>
    <w:rsid w:val="00715FC7"/>
    <w:pPr>
      <w:spacing w:before="120" w:line="360" w:lineRule="exact"/>
    </w:pPr>
    <w:rPr>
      <w:b/>
      <w:color w:val="000000"/>
      <w:sz w:val="26"/>
      <w:szCs w:val="26"/>
      <w:lang w:val="nl-NL"/>
    </w:rPr>
  </w:style>
  <w:style w:type="paragraph" w:customStyle="1" w:styleId="Myhead1">
    <w:name w:val="Myhead1"/>
    <w:basedOn w:val="Normal"/>
    <w:link w:val="Myhead1Char"/>
    <w:qFormat/>
    <w:rsid w:val="00715FC7"/>
    <w:pPr>
      <w:spacing w:before="120" w:after="120"/>
      <w:jc w:val="center"/>
    </w:pPr>
    <w:rPr>
      <w:rFonts w:eastAsia="MS Mincho"/>
      <w:b/>
      <w:sz w:val="26"/>
      <w:szCs w:val="26"/>
      <w:lang w:eastAsia="ja-JP"/>
    </w:rPr>
  </w:style>
  <w:style w:type="character" w:customStyle="1" w:styleId="Myhead1Char">
    <w:name w:val="Myhead1 Char"/>
    <w:link w:val="Myhead1"/>
    <w:rsid w:val="00715FC7"/>
    <w:rPr>
      <w:rFonts w:ascii="Times New Roman" w:eastAsia="MS Mincho" w:hAnsi="Times New Roman"/>
      <w:b/>
      <w:sz w:val="26"/>
      <w:szCs w:val="26"/>
      <w:lang w:eastAsia="ja-JP"/>
    </w:rPr>
  </w:style>
  <w:style w:type="paragraph" w:customStyle="1" w:styleId="MyHead2">
    <w:name w:val="MyHead2"/>
    <w:basedOn w:val="Normal"/>
    <w:link w:val="MyHead2Char"/>
    <w:qFormat/>
    <w:rsid w:val="00715FC7"/>
    <w:pPr>
      <w:numPr>
        <w:numId w:val="33"/>
      </w:numPr>
      <w:spacing w:before="120" w:after="120"/>
      <w:ind w:left="180" w:firstLine="0"/>
    </w:pPr>
    <w:rPr>
      <w:rFonts w:eastAsia="MS Mincho"/>
      <w:b/>
      <w:sz w:val="26"/>
      <w:szCs w:val="26"/>
      <w:lang w:eastAsia="ja-JP"/>
    </w:rPr>
  </w:style>
  <w:style w:type="paragraph" w:customStyle="1" w:styleId="MyHead3">
    <w:name w:val="MyHead3"/>
    <w:basedOn w:val="Normal"/>
    <w:link w:val="MyHead3Char"/>
    <w:qFormat/>
    <w:rsid w:val="005947F3"/>
    <w:pPr>
      <w:numPr>
        <w:numId w:val="32"/>
      </w:numPr>
      <w:ind w:left="180" w:firstLine="0"/>
      <w:contextualSpacing/>
    </w:pPr>
    <w:rPr>
      <w:rFonts w:eastAsia="MS Mincho"/>
      <w:b/>
      <w:sz w:val="26"/>
      <w:szCs w:val="26"/>
      <w:lang w:eastAsia="ja-JP"/>
    </w:rPr>
  </w:style>
  <w:style w:type="character" w:customStyle="1" w:styleId="MyHead2Char">
    <w:name w:val="MyHead2 Char"/>
    <w:link w:val="MyHead2"/>
    <w:rsid w:val="00715FC7"/>
    <w:rPr>
      <w:rFonts w:eastAsia="MS Mincho"/>
      <w:b/>
      <w:sz w:val="26"/>
      <w:szCs w:val="26"/>
      <w:lang w:val="vi-VN" w:eastAsia="ja-JP"/>
    </w:rPr>
  </w:style>
  <w:style w:type="character" w:customStyle="1" w:styleId="MyHead3Char">
    <w:name w:val="MyHead3 Char"/>
    <w:link w:val="MyHead3"/>
    <w:rsid w:val="00715FC7"/>
    <w:rPr>
      <w:rFonts w:eastAsia="MS Mincho"/>
      <w:b/>
      <w:sz w:val="26"/>
      <w:szCs w:val="26"/>
      <w:lang w:eastAsia="ja-JP"/>
    </w:rPr>
  </w:style>
  <w:style w:type="paragraph" w:customStyle="1" w:styleId="tvHeading1">
    <w:name w:val="tvHeading 1"/>
    <w:basedOn w:val="Normal"/>
    <w:uiPriority w:val="99"/>
    <w:rsid w:val="00715FC7"/>
    <w:pPr>
      <w:numPr>
        <w:numId w:val="34"/>
      </w:numPr>
      <w:spacing w:before="360" w:after="120"/>
    </w:pPr>
    <w:rPr>
      <w:b/>
      <w:bCs/>
      <w:color w:val="800000"/>
    </w:rPr>
  </w:style>
  <w:style w:type="paragraph" w:customStyle="1" w:styleId="tvHeading11">
    <w:name w:val="tvHeading 1.1"/>
    <w:basedOn w:val="Normal"/>
    <w:uiPriority w:val="99"/>
    <w:rsid w:val="00715FC7"/>
    <w:pPr>
      <w:numPr>
        <w:ilvl w:val="1"/>
        <w:numId w:val="34"/>
      </w:numPr>
      <w:spacing w:before="240" w:after="120"/>
    </w:pPr>
    <w:rPr>
      <w:b/>
      <w:bCs/>
      <w:color w:val="000080"/>
    </w:rPr>
  </w:style>
  <w:style w:type="paragraph" w:customStyle="1" w:styleId="tvHeading110">
    <w:name w:val="tvHeading 1.1"/>
    <w:basedOn w:val="Normal"/>
    <w:uiPriority w:val="99"/>
    <w:rsid w:val="00715FC7"/>
    <w:pPr>
      <w:numPr>
        <w:ilvl w:val="2"/>
        <w:numId w:val="34"/>
      </w:numPr>
      <w:spacing w:before="120" w:after="120"/>
    </w:pPr>
    <w:rPr>
      <w:b/>
      <w:bCs/>
      <w:i/>
      <w:iCs/>
    </w:rPr>
  </w:style>
  <w:style w:type="numbering" w:customStyle="1" w:styleId="NormalBulleted1">
    <w:name w:val="Normal Bulleted1"/>
    <w:basedOn w:val="NoList"/>
    <w:rsid w:val="00715FC7"/>
    <w:pPr>
      <w:numPr>
        <w:numId w:val="35"/>
      </w:numPr>
    </w:pPr>
  </w:style>
  <w:style w:type="paragraph" w:customStyle="1" w:styleId="2MucI1">
    <w:name w:val="2.Muc_I.1"/>
    <w:basedOn w:val="Normal"/>
    <w:qFormat/>
    <w:rsid w:val="000778B2"/>
    <w:pPr>
      <w:numPr>
        <w:numId w:val="36"/>
      </w:numPr>
      <w:spacing w:before="120" w:after="120" w:line="300" w:lineRule="auto"/>
      <w:ind w:left="432" w:hanging="432"/>
      <w:outlineLvl w:val="1"/>
    </w:pPr>
    <w:rPr>
      <w:rFonts w:eastAsia="Arial"/>
      <w:b/>
    </w:rPr>
  </w:style>
  <w:style w:type="paragraph" w:customStyle="1" w:styleId="25LV6">
    <w:name w:val="2.5.LV6"/>
    <w:basedOn w:val="Normal"/>
    <w:qFormat/>
    <w:rsid w:val="004E1386"/>
    <w:pPr>
      <w:spacing w:before="120" w:after="120" w:line="300" w:lineRule="auto"/>
      <w:ind w:firstLine="1418"/>
      <w:outlineLvl w:val="5"/>
    </w:pPr>
    <w:rPr>
      <w:rFonts w:eastAsia="Arial"/>
      <w:i/>
      <w:color w:val="000000"/>
    </w:rPr>
  </w:style>
  <w:style w:type="character" w:customStyle="1" w:styleId="ContentChar">
    <w:name w:val="Content Char"/>
    <w:rsid w:val="004E1386"/>
    <w:rPr>
      <w:rFonts w:ascii="Times New Roman" w:eastAsia="Times New Roman" w:hAnsi="Times New Roman" w:cs="Times New Roman"/>
      <w:sz w:val="28"/>
      <w:szCs w:val="24"/>
      <w:lang w:val="en-US"/>
    </w:rPr>
  </w:style>
  <w:style w:type="paragraph" w:customStyle="1" w:styleId="1LV1PhanI">
    <w:name w:val="1.LV1_Phan_I"/>
    <w:basedOn w:val="Normal"/>
    <w:qFormat/>
    <w:rsid w:val="004E1386"/>
    <w:pPr>
      <w:spacing w:before="120" w:after="120" w:line="300" w:lineRule="auto"/>
      <w:outlineLvl w:val="0"/>
    </w:pPr>
    <w:rPr>
      <w:rFonts w:eastAsia="Arial"/>
      <w:b/>
      <w:sz w:val="32"/>
    </w:rPr>
  </w:style>
  <w:style w:type="paragraph" w:customStyle="1" w:styleId="30Par1-">
    <w:name w:val="3.0_Par_1-"/>
    <w:basedOn w:val="Normal"/>
    <w:qFormat/>
    <w:rsid w:val="004E1386"/>
    <w:pPr>
      <w:spacing w:before="60" w:after="60" w:line="300" w:lineRule="auto"/>
      <w:ind w:firstLine="680"/>
    </w:pPr>
    <w:rPr>
      <w:rFonts w:eastAsia="Arial"/>
    </w:rPr>
  </w:style>
  <w:style w:type="paragraph" w:customStyle="1" w:styleId="1Thuan">
    <w:name w:val="1.Thuan"/>
    <w:basedOn w:val="Normal"/>
    <w:qFormat/>
    <w:rsid w:val="0030725C"/>
    <w:pPr>
      <w:widowControl w:val="0"/>
      <w:spacing w:before="80" w:after="80" w:line="300" w:lineRule="auto"/>
      <w:ind w:firstLine="680"/>
    </w:pPr>
    <w:rPr>
      <w:rFonts w:eastAsia="Arial"/>
      <w:szCs w:val="26"/>
    </w:rPr>
  </w:style>
  <w:style w:type="paragraph" w:customStyle="1" w:styleId="24LV5kodatmuc">
    <w:name w:val="2.4_LV5_ko dat muc"/>
    <w:basedOn w:val="Normal"/>
    <w:qFormat/>
    <w:rsid w:val="00245613"/>
    <w:pPr>
      <w:spacing w:before="120" w:after="120" w:line="300" w:lineRule="auto"/>
      <w:ind w:firstLine="1247"/>
      <w:outlineLvl w:val="4"/>
    </w:pPr>
    <w:rPr>
      <w:rFonts w:ascii="Calibri Light" w:hAnsi="Calibri Light"/>
      <w:b/>
      <w:color w:val="000000"/>
    </w:rPr>
  </w:style>
  <w:style w:type="paragraph" w:customStyle="1" w:styleId="xl100">
    <w:name w:val="xl100"/>
    <w:basedOn w:val="Normal"/>
    <w:rsid w:val="000C5A09"/>
    <w:pPr>
      <w:pBdr>
        <w:top w:val="single" w:sz="4" w:space="0" w:color="auto"/>
        <w:left w:val="single" w:sz="4" w:space="0" w:color="auto"/>
        <w:bottom w:val="single" w:sz="4" w:space="0" w:color="auto"/>
        <w:right w:val="single" w:sz="4" w:space="0" w:color="auto"/>
      </w:pBdr>
      <w:shd w:val="clear" w:color="A5A5A5" w:fill="A5A5A5"/>
      <w:spacing w:before="100" w:beforeAutospacing="1" w:after="100" w:afterAutospacing="1"/>
      <w:jc w:val="center"/>
      <w:textAlignment w:val="center"/>
    </w:pPr>
    <w:rPr>
      <w:b/>
      <w:bCs/>
    </w:rPr>
  </w:style>
  <w:style w:type="paragraph" w:customStyle="1" w:styleId="xl101">
    <w:name w:val="xl101"/>
    <w:basedOn w:val="Normal"/>
    <w:rsid w:val="000C5A09"/>
    <w:pPr>
      <w:pBdr>
        <w:top w:val="single" w:sz="4" w:space="0" w:color="auto"/>
        <w:left w:val="single" w:sz="4" w:space="0" w:color="auto"/>
        <w:bottom w:val="single" w:sz="4" w:space="0" w:color="auto"/>
        <w:right w:val="single" w:sz="4" w:space="0" w:color="auto"/>
      </w:pBdr>
      <w:spacing w:before="100" w:beforeAutospacing="1" w:after="100" w:afterAutospacing="1"/>
    </w:pPr>
  </w:style>
  <w:style w:type="character" w:styleId="EndnoteReference">
    <w:name w:val="endnote reference"/>
    <w:semiHidden/>
    <w:rsid w:val="00245613"/>
    <w:rPr>
      <w:vertAlign w:val="superscript"/>
    </w:rPr>
  </w:style>
  <w:style w:type="paragraph" w:styleId="EndnoteText">
    <w:name w:val="endnote text"/>
    <w:basedOn w:val="Normal"/>
    <w:link w:val="EndnoteTextChar"/>
    <w:semiHidden/>
    <w:rsid w:val="00245613"/>
    <w:pPr>
      <w:spacing w:before="80" w:after="40"/>
    </w:pPr>
    <w:rPr>
      <w:sz w:val="20"/>
      <w:szCs w:val="20"/>
    </w:rPr>
  </w:style>
  <w:style w:type="character" w:customStyle="1" w:styleId="EndnoteTextChar">
    <w:name w:val="Endnote Text Char"/>
    <w:link w:val="EndnoteText"/>
    <w:semiHidden/>
    <w:rsid w:val="00245613"/>
    <w:rPr>
      <w:rFonts w:ascii="Times New Roman" w:eastAsia="Times New Roman" w:hAnsi="Times New Roman"/>
    </w:rPr>
  </w:style>
  <w:style w:type="table" w:styleId="MediumGrid3-Accent1">
    <w:name w:val="Medium Grid 3 Accent 1"/>
    <w:basedOn w:val="TableNormal"/>
    <w:uiPriority w:val="69"/>
    <w:rsid w:val="00245613"/>
    <w:rPr>
      <w:rFonts w:eastAsia="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Shading2-Accent11">
    <w:name w:val="Medium Shading 2 - Accent 11"/>
    <w:basedOn w:val="TableNormal"/>
    <w:uiPriority w:val="64"/>
    <w:rsid w:val="00245613"/>
    <w:rPr>
      <w:rFonts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3Deffects2">
    <w:name w:val="Table 3D effects 2"/>
    <w:basedOn w:val="TableNormal"/>
    <w:rsid w:val="00245613"/>
    <w:rPr>
      <w:rFonts w:eastAsia="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4">
    <w:name w:val="Table List 4"/>
    <w:basedOn w:val="TableNormal"/>
    <w:rsid w:val="00245613"/>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Buttlet1">
    <w:name w:val="Buttlet1"/>
    <w:basedOn w:val="Normal"/>
    <w:link w:val="Buttlet1Char"/>
    <w:uiPriority w:val="99"/>
    <w:rsid w:val="005947F3"/>
    <w:pPr>
      <w:keepNext/>
      <w:numPr>
        <w:numId w:val="37"/>
      </w:numPr>
      <w:spacing w:before="120"/>
    </w:pPr>
  </w:style>
  <w:style w:type="character" w:customStyle="1" w:styleId="Buttlet1Char">
    <w:name w:val="Buttlet1 Char"/>
    <w:link w:val="Buttlet1"/>
    <w:uiPriority w:val="99"/>
    <w:locked/>
    <w:rsid w:val="00245613"/>
    <w:rPr>
      <w:rFonts w:eastAsia="Times New Roman"/>
      <w:sz w:val="28"/>
      <w:szCs w:val="24"/>
    </w:rPr>
  </w:style>
  <w:style w:type="paragraph" w:customStyle="1" w:styleId="xl102">
    <w:name w:val="xl102"/>
    <w:basedOn w:val="Normal"/>
    <w:rsid w:val="000C5A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3">
    <w:name w:val="xl103"/>
    <w:basedOn w:val="Normal"/>
    <w:rsid w:val="000C5A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4">
    <w:name w:val="xl104"/>
    <w:basedOn w:val="Normal"/>
    <w:rsid w:val="000C5A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5">
    <w:name w:val="xl105"/>
    <w:basedOn w:val="Normal"/>
    <w:rsid w:val="000C5A09"/>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style>
  <w:style w:type="paragraph" w:customStyle="1" w:styleId="xl106">
    <w:name w:val="xl106"/>
    <w:basedOn w:val="Normal"/>
    <w:rsid w:val="000C5A09"/>
    <w:pPr>
      <w:spacing w:before="100" w:beforeAutospacing="1" w:after="100" w:afterAutospacing="1"/>
    </w:pPr>
  </w:style>
  <w:style w:type="paragraph" w:customStyle="1" w:styleId="xl107">
    <w:name w:val="xl107"/>
    <w:basedOn w:val="Normal"/>
    <w:rsid w:val="000C5A0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08">
    <w:name w:val="xl108"/>
    <w:basedOn w:val="Normal"/>
    <w:rsid w:val="000C5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109">
    <w:name w:val="xl109"/>
    <w:basedOn w:val="Normal"/>
    <w:rsid w:val="000C5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110">
    <w:name w:val="xl110"/>
    <w:basedOn w:val="Normal"/>
    <w:rsid w:val="000C5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11">
    <w:name w:val="xl111"/>
    <w:basedOn w:val="Normal"/>
    <w:rsid w:val="000C5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style>
  <w:style w:type="paragraph" w:customStyle="1" w:styleId="xl112">
    <w:name w:val="xl112"/>
    <w:basedOn w:val="Normal"/>
    <w:rsid w:val="000C5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rPr>
  </w:style>
  <w:style w:type="paragraph" w:customStyle="1" w:styleId="xl113">
    <w:name w:val="xl113"/>
    <w:basedOn w:val="Normal"/>
    <w:rsid w:val="000C5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114">
    <w:name w:val="xl114"/>
    <w:basedOn w:val="Normal"/>
    <w:rsid w:val="000C5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i/>
      <w:iCs/>
    </w:rPr>
  </w:style>
  <w:style w:type="paragraph" w:customStyle="1" w:styleId="xl115">
    <w:name w:val="xl115"/>
    <w:basedOn w:val="Normal"/>
    <w:rsid w:val="000C5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16">
    <w:name w:val="xl116"/>
    <w:basedOn w:val="Normal"/>
    <w:rsid w:val="000C5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17">
    <w:name w:val="xl117"/>
    <w:basedOn w:val="Normal"/>
    <w:rsid w:val="000C5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i/>
      <w:iCs/>
    </w:rPr>
  </w:style>
  <w:style w:type="paragraph" w:customStyle="1" w:styleId="xl118">
    <w:name w:val="xl118"/>
    <w:basedOn w:val="Normal"/>
    <w:rsid w:val="000C5A09"/>
    <w:pPr>
      <w:pBdr>
        <w:top w:val="single" w:sz="4" w:space="0" w:color="auto"/>
        <w:left w:val="single" w:sz="4" w:space="0" w:color="auto"/>
        <w:bottom w:val="single" w:sz="4" w:space="0" w:color="auto"/>
        <w:right w:val="single" w:sz="4" w:space="0" w:color="auto"/>
      </w:pBdr>
      <w:shd w:val="clear" w:color="FFFFFF" w:fill="FFFF00"/>
      <w:spacing w:before="100" w:beforeAutospacing="1" w:after="100" w:afterAutospacing="1"/>
      <w:jc w:val="center"/>
      <w:textAlignment w:val="center"/>
    </w:pPr>
  </w:style>
  <w:style w:type="paragraph" w:customStyle="1" w:styleId="TableParagraph">
    <w:name w:val="Table Paragraph"/>
    <w:basedOn w:val="Normal"/>
    <w:uiPriority w:val="1"/>
    <w:qFormat/>
    <w:rsid w:val="00535DEC"/>
    <w:pPr>
      <w:widowControl w:val="0"/>
      <w:autoSpaceDE w:val="0"/>
      <w:autoSpaceDN w:val="0"/>
    </w:pPr>
    <w:rPr>
      <w:sz w:val="22"/>
      <w:szCs w:val="22"/>
    </w:rPr>
  </w:style>
  <w:style w:type="paragraph" w:customStyle="1" w:styleId="NTTH1">
    <w:name w:val="*NTT*H1"/>
    <w:basedOn w:val="ListParagraph"/>
    <w:qFormat/>
    <w:rsid w:val="00EF122D"/>
    <w:pPr>
      <w:numPr>
        <w:numId w:val="39"/>
      </w:numPr>
      <w:tabs>
        <w:tab w:val="clear" w:pos="851"/>
      </w:tabs>
      <w:spacing w:line="312" w:lineRule="auto"/>
      <w:outlineLvl w:val="0"/>
    </w:pPr>
    <w:rPr>
      <w:b/>
      <w:sz w:val="28"/>
      <w:szCs w:val="24"/>
    </w:rPr>
  </w:style>
  <w:style w:type="paragraph" w:customStyle="1" w:styleId="NTTH2">
    <w:name w:val="*NTT*H2"/>
    <w:basedOn w:val="NTTH1"/>
    <w:link w:val="NTTH2Char"/>
    <w:qFormat/>
    <w:rsid w:val="00EF122D"/>
    <w:pPr>
      <w:numPr>
        <w:ilvl w:val="1"/>
      </w:numPr>
      <w:tabs>
        <w:tab w:val="left" w:pos="567"/>
      </w:tabs>
    </w:pPr>
  </w:style>
  <w:style w:type="character" w:customStyle="1" w:styleId="NTTH2Char">
    <w:name w:val="*NTT*H2 Char"/>
    <w:link w:val="NTTH2"/>
    <w:rsid w:val="00EF122D"/>
    <w:rPr>
      <w:rFonts w:eastAsia="Times New Roman"/>
      <w:b/>
      <w:sz w:val="28"/>
      <w:szCs w:val="24"/>
      <w:lang w:val="vi-VN"/>
    </w:rPr>
  </w:style>
  <w:style w:type="paragraph" w:customStyle="1" w:styleId="NTTH3">
    <w:name w:val="*NTT*H3"/>
    <w:basedOn w:val="NTTH2"/>
    <w:qFormat/>
    <w:rsid w:val="00EF122D"/>
    <w:pPr>
      <w:numPr>
        <w:ilvl w:val="2"/>
      </w:numPr>
      <w:tabs>
        <w:tab w:val="clear" w:pos="567"/>
        <w:tab w:val="num" w:pos="360"/>
        <w:tab w:val="left" w:pos="851"/>
        <w:tab w:val="num" w:pos="1200"/>
      </w:tabs>
      <w:ind w:left="1200" w:hanging="360"/>
      <w:outlineLvl w:val="2"/>
    </w:pPr>
    <w:rPr>
      <w:i/>
    </w:rPr>
  </w:style>
  <w:style w:type="paragraph" w:customStyle="1" w:styleId="NTTH4">
    <w:name w:val="*NTT*H4"/>
    <w:basedOn w:val="NTTH3"/>
    <w:qFormat/>
    <w:rsid w:val="00EF122D"/>
    <w:pPr>
      <w:numPr>
        <w:ilvl w:val="3"/>
      </w:numPr>
      <w:tabs>
        <w:tab w:val="clear" w:pos="851"/>
        <w:tab w:val="num" w:pos="360"/>
        <w:tab w:val="left" w:pos="993"/>
        <w:tab w:val="num" w:pos="1200"/>
        <w:tab w:val="num" w:pos="2880"/>
      </w:tabs>
      <w:ind w:left="2880" w:hanging="360"/>
      <w:outlineLvl w:val="3"/>
    </w:pPr>
    <w:rPr>
      <w:b w:val="0"/>
      <w:lang w:val="nl-NL"/>
    </w:rPr>
  </w:style>
  <w:style w:type="paragraph" w:customStyle="1" w:styleId="NTTH5">
    <w:name w:val="*NTT*H5"/>
    <w:basedOn w:val="NTTH4"/>
    <w:qFormat/>
    <w:rsid w:val="00EF122D"/>
    <w:pPr>
      <w:numPr>
        <w:ilvl w:val="4"/>
      </w:numPr>
      <w:tabs>
        <w:tab w:val="clear" w:pos="993"/>
        <w:tab w:val="num" w:pos="360"/>
        <w:tab w:val="num" w:pos="1200"/>
        <w:tab w:val="left" w:pos="1276"/>
        <w:tab w:val="num" w:pos="3600"/>
      </w:tabs>
      <w:ind w:left="3600" w:hanging="360"/>
      <w:outlineLvl w:val="4"/>
    </w:pPr>
    <w:rPr>
      <w:i w:val="0"/>
    </w:rPr>
  </w:style>
  <w:style w:type="paragraph" w:customStyle="1" w:styleId="NTTH6">
    <w:name w:val="*NTT*H6"/>
    <w:basedOn w:val="NTTH5"/>
    <w:qFormat/>
    <w:rsid w:val="00EF122D"/>
    <w:pPr>
      <w:numPr>
        <w:ilvl w:val="5"/>
      </w:numPr>
      <w:tabs>
        <w:tab w:val="clear" w:pos="1276"/>
        <w:tab w:val="num" w:pos="360"/>
        <w:tab w:val="left" w:pos="426"/>
        <w:tab w:val="num" w:pos="1200"/>
        <w:tab w:val="num" w:pos="4320"/>
      </w:tabs>
      <w:ind w:left="4320" w:hanging="360"/>
    </w:pPr>
  </w:style>
  <w:style w:type="paragraph" w:customStyle="1" w:styleId="NTTNormal">
    <w:name w:val="*NTT*Normal"/>
    <w:basedOn w:val="Normal"/>
    <w:link w:val="NTTNormalChar"/>
    <w:qFormat/>
    <w:rsid w:val="00EF122D"/>
    <w:pPr>
      <w:spacing w:before="60" w:after="60" w:line="312" w:lineRule="auto"/>
      <w:ind w:firstLine="567"/>
    </w:pPr>
  </w:style>
  <w:style w:type="character" w:customStyle="1" w:styleId="NTTNormalChar">
    <w:name w:val="*NTT*Normal Char"/>
    <w:link w:val="NTTNormal"/>
    <w:rsid w:val="00EF122D"/>
    <w:rPr>
      <w:rFonts w:eastAsia="Times New Roman"/>
      <w:sz w:val="28"/>
      <w:szCs w:val="28"/>
      <w:lang w:val="vi-VN"/>
    </w:rPr>
  </w:style>
  <w:style w:type="paragraph" w:customStyle="1" w:styleId="Para">
    <w:name w:val="Para"/>
    <w:basedOn w:val="Normal"/>
    <w:autoRedefine/>
    <w:rsid w:val="007D0126"/>
    <w:pPr>
      <w:widowControl w:val="0"/>
      <w:spacing w:before="60"/>
      <w:ind w:firstLine="709"/>
    </w:pPr>
    <w:rPr>
      <w:noProof/>
      <w:szCs w:val="22"/>
    </w:rPr>
  </w:style>
  <w:style w:type="character" w:customStyle="1" w:styleId="fontstyle01">
    <w:name w:val="fontstyle01"/>
    <w:rsid w:val="00A43C6A"/>
    <w:rPr>
      <w:rFonts w:ascii="Times New Roman" w:hAnsi="Times New Roman" w:cs="Times New Roman" w:hint="default"/>
      <w:b w:val="0"/>
      <w:bCs w:val="0"/>
      <w:i w:val="0"/>
      <w:iCs w:val="0"/>
      <w:color w:val="000000"/>
      <w:sz w:val="28"/>
      <w:szCs w:val="28"/>
    </w:rPr>
  </w:style>
  <w:style w:type="character" w:customStyle="1" w:styleId="UnresolvedMention1">
    <w:name w:val="Unresolved Mention1"/>
    <w:basedOn w:val="DefaultParagraphFont"/>
    <w:uiPriority w:val="99"/>
    <w:semiHidden/>
    <w:unhideWhenUsed/>
    <w:rsid w:val="001D458C"/>
    <w:rPr>
      <w:color w:val="605E5C"/>
      <w:shd w:val="clear" w:color="auto" w:fill="E1DFDD"/>
    </w:rPr>
  </w:style>
  <w:style w:type="character" w:customStyle="1" w:styleId="UnresolvedMention">
    <w:name w:val="Unresolved Mention"/>
    <w:basedOn w:val="DefaultParagraphFont"/>
    <w:uiPriority w:val="99"/>
    <w:semiHidden/>
    <w:unhideWhenUsed/>
    <w:rsid w:val="00AF0691"/>
    <w:rPr>
      <w:color w:val="605E5C"/>
      <w:shd w:val="clear" w:color="auto" w:fill="E1DFDD"/>
    </w:rPr>
  </w:style>
  <w:style w:type="paragraph" w:customStyle="1" w:styleId="font7">
    <w:name w:val="font7"/>
    <w:basedOn w:val="Normal"/>
    <w:rsid w:val="00093102"/>
    <w:pPr>
      <w:spacing w:before="100" w:beforeAutospacing="1" w:after="100" w:afterAutospacing="1"/>
    </w:pPr>
    <w:rPr>
      <w:i/>
      <w:iCs/>
      <w:color w:val="000000"/>
      <w:sz w:val="22"/>
      <w:szCs w:val="22"/>
    </w:rPr>
  </w:style>
  <w:style w:type="paragraph" w:customStyle="1" w:styleId="font8">
    <w:name w:val="font8"/>
    <w:basedOn w:val="Normal"/>
    <w:rsid w:val="00093102"/>
    <w:pPr>
      <w:spacing w:before="100" w:beforeAutospacing="1" w:after="100" w:afterAutospacing="1"/>
    </w:pPr>
    <w:rPr>
      <w:i/>
      <w:iCs/>
      <w:color w:val="000000"/>
      <w:sz w:val="26"/>
      <w:szCs w:val="26"/>
    </w:rPr>
  </w:style>
  <w:style w:type="paragraph" w:customStyle="1" w:styleId="font9">
    <w:name w:val="font9"/>
    <w:basedOn w:val="Normal"/>
    <w:rsid w:val="00093102"/>
    <w:pPr>
      <w:spacing w:before="100" w:beforeAutospacing="1" w:after="100" w:afterAutospacing="1"/>
    </w:pPr>
    <w:rPr>
      <w:rFonts w:ascii="Calibri" w:hAnsi="Calibri" w:cs="Calibri"/>
      <w:b/>
      <w:bCs/>
      <w:color w:val="000000"/>
      <w:sz w:val="22"/>
      <w:szCs w:val="22"/>
    </w:rPr>
  </w:style>
  <w:style w:type="paragraph" w:customStyle="1" w:styleId="xl941">
    <w:name w:val="xl941"/>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42">
    <w:name w:val="xl942"/>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944">
    <w:name w:val="xl944"/>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945">
    <w:name w:val="xl945"/>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46">
    <w:name w:val="xl946"/>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947">
    <w:name w:val="xl947"/>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rPr>
  </w:style>
  <w:style w:type="paragraph" w:customStyle="1" w:styleId="xl948">
    <w:name w:val="xl948"/>
    <w:basedOn w:val="Normal"/>
    <w:rsid w:val="00093102"/>
    <w:pPr>
      <w:spacing w:before="100" w:beforeAutospacing="1" w:after="100" w:afterAutospacing="1"/>
      <w:textAlignment w:val="top"/>
    </w:pPr>
  </w:style>
  <w:style w:type="paragraph" w:customStyle="1" w:styleId="xl949">
    <w:name w:val="xl949"/>
    <w:basedOn w:val="Normal"/>
    <w:rsid w:val="00093102"/>
    <w:pPr>
      <w:pBdr>
        <w:top w:val="single" w:sz="4" w:space="0" w:color="auto"/>
        <w:left w:val="single" w:sz="4" w:space="0" w:color="auto"/>
        <w:bottom w:val="single" w:sz="4" w:space="0" w:color="auto"/>
        <w:right w:val="single" w:sz="4" w:space="0" w:color="auto"/>
      </w:pBdr>
      <w:shd w:val="clear" w:color="000000" w:fill="F5F5F5"/>
      <w:spacing w:before="100" w:beforeAutospacing="1" w:after="100" w:afterAutospacing="1"/>
      <w:jc w:val="center"/>
      <w:textAlignment w:val="center"/>
    </w:pPr>
    <w:rPr>
      <w:b/>
      <w:bCs/>
    </w:rPr>
  </w:style>
  <w:style w:type="paragraph" w:customStyle="1" w:styleId="xl950">
    <w:name w:val="xl950"/>
    <w:basedOn w:val="Normal"/>
    <w:rsid w:val="00093102"/>
    <w:pPr>
      <w:pBdr>
        <w:top w:val="single" w:sz="4" w:space="0" w:color="auto"/>
        <w:left w:val="single" w:sz="4" w:space="0" w:color="auto"/>
        <w:bottom w:val="single" w:sz="4" w:space="0" w:color="auto"/>
        <w:right w:val="single" w:sz="4" w:space="0" w:color="auto"/>
      </w:pBdr>
      <w:shd w:val="clear" w:color="000000" w:fill="F5F5F5"/>
      <w:spacing w:before="100" w:beforeAutospacing="1" w:after="100" w:afterAutospacing="1"/>
      <w:jc w:val="center"/>
      <w:textAlignment w:val="center"/>
    </w:pPr>
    <w:rPr>
      <w:b/>
      <w:bCs/>
    </w:rPr>
  </w:style>
  <w:style w:type="paragraph" w:customStyle="1" w:styleId="xl951">
    <w:name w:val="xl951"/>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52">
    <w:name w:val="xl952"/>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953">
    <w:name w:val="xl953"/>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954">
    <w:name w:val="xl954"/>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955">
    <w:name w:val="xl955"/>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956">
    <w:name w:val="xl956"/>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957">
    <w:name w:val="xl957"/>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i/>
      <w:iCs/>
    </w:rPr>
  </w:style>
  <w:style w:type="paragraph" w:customStyle="1" w:styleId="xl958">
    <w:name w:val="xl958"/>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iCs/>
    </w:rPr>
  </w:style>
  <w:style w:type="paragraph" w:customStyle="1" w:styleId="xl959">
    <w:name w:val="xl959"/>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rPr>
  </w:style>
  <w:style w:type="paragraph" w:customStyle="1" w:styleId="xl960">
    <w:name w:val="xl960"/>
    <w:basedOn w:val="Normal"/>
    <w:rsid w:val="00093102"/>
    <w:pPr>
      <w:spacing w:before="100" w:beforeAutospacing="1" w:after="100" w:afterAutospacing="1"/>
      <w:textAlignment w:val="top"/>
    </w:pPr>
    <w:rPr>
      <w:i/>
      <w:iCs/>
    </w:rPr>
  </w:style>
  <w:style w:type="paragraph" w:customStyle="1" w:styleId="xl961">
    <w:name w:val="xl961"/>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rPr>
  </w:style>
  <w:style w:type="paragraph" w:customStyle="1" w:styleId="xl962">
    <w:name w:val="xl962"/>
    <w:basedOn w:val="Normal"/>
    <w:rsid w:val="0009310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rPr>
  </w:style>
  <w:style w:type="paragraph" w:customStyle="1" w:styleId="xl963">
    <w:name w:val="xl963"/>
    <w:basedOn w:val="Normal"/>
    <w:rsid w:val="00093102"/>
    <w:pPr>
      <w:spacing w:before="100" w:beforeAutospacing="1" w:after="100" w:afterAutospacing="1"/>
      <w:textAlignment w:val="top"/>
    </w:pPr>
  </w:style>
  <w:style w:type="paragraph" w:customStyle="1" w:styleId="xl964">
    <w:name w:val="xl964"/>
    <w:basedOn w:val="Normal"/>
    <w:rsid w:val="00093102"/>
    <w:pPr>
      <w:spacing w:before="100" w:beforeAutospacing="1" w:after="100" w:afterAutospacing="1"/>
      <w:jc w:val="center"/>
      <w:textAlignment w:val="center"/>
    </w:pPr>
  </w:style>
  <w:style w:type="paragraph" w:customStyle="1" w:styleId="xl965">
    <w:name w:val="xl965"/>
    <w:basedOn w:val="Normal"/>
    <w:rsid w:val="00093102"/>
    <w:pPr>
      <w:spacing w:before="100" w:beforeAutospacing="1" w:after="100" w:afterAutospacing="1"/>
      <w:textAlignment w:val="top"/>
    </w:pPr>
  </w:style>
  <w:style w:type="paragraph" w:customStyle="1" w:styleId="font10">
    <w:name w:val="font10"/>
    <w:basedOn w:val="Normal"/>
    <w:rsid w:val="006E6FBA"/>
    <w:pPr>
      <w:spacing w:before="100" w:beforeAutospacing="1" w:after="100" w:afterAutospacing="1"/>
    </w:pPr>
  </w:style>
  <w:style w:type="paragraph" w:customStyle="1" w:styleId="font11">
    <w:name w:val="font11"/>
    <w:basedOn w:val="Normal"/>
    <w:rsid w:val="006E6FBA"/>
    <w:pPr>
      <w:spacing w:before="100" w:beforeAutospacing="1" w:after="100" w:afterAutospacing="1"/>
    </w:pPr>
    <w:rPr>
      <w:b/>
      <w:bCs/>
      <w:color w:val="FF0000"/>
    </w:rPr>
  </w:style>
  <w:style w:type="paragraph" w:customStyle="1" w:styleId="font12">
    <w:name w:val="font12"/>
    <w:basedOn w:val="Normal"/>
    <w:rsid w:val="006E6FBA"/>
    <w:pPr>
      <w:spacing w:before="100" w:beforeAutospacing="1" w:after="100" w:afterAutospacing="1"/>
    </w:pPr>
    <w:rPr>
      <w:b/>
      <w:bCs/>
      <w:color w:val="FF0000"/>
    </w:rPr>
  </w:style>
  <w:style w:type="paragraph" w:customStyle="1" w:styleId="font13">
    <w:name w:val="font13"/>
    <w:basedOn w:val="Normal"/>
    <w:rsid w:val="006E6FBA"/>
    <w:pPr>
      <w:spacing w:before="100" w:beforeAutospacing="1" w:after="100" w:afterAutospacing="1"/>
    </w:pPr>
    <w:rPr>
      <w:b/>
      <w:bCs/>
    </w:rPr>
  </w:style>
  <w:style w:type="paragraph" w:customStyle="1" w:styleId="font14">
    <w:name w:val="font14"/>
    <w:basedOn w:val="Normal"/>
    <w:rsid w:val="006E6FBA"/>
    <w:pPr>
      <w:spacing w:before="100" w:beforeAutospacing="1" w:after="100" w:afterAutospacing="1"/>
    </w:pPr>
    <w:rPr>
      <w:i/>
      <w:iCs/>
      <w:color w:val="000000"/>
    </w:rPr>
  </w:style>
  <w:style w:type="paragraph" w:customStyle="1" w:styleId="font15">
    <w:name w:val="font15"/>
    <w:basedOn w:val="Normal"/>
    <w:rsid w:val="006E6FBA"/>
    <w:pPr>
      <w:spacing w:before="100" w:beforeAutospacing="1" w:after="100" w:afterAutospacing="1"/>
    </w:pPr>
    <w:rPr>
      <w:b/>
      <w:bCs/>
      <w:i/>
      <w:iCs/>
      <w:color w:val="000000"/>
    </w:rPr>
  </w:style>
  <w:style w:type="paragraph" w:customStyle="1" w:styleId="font16">
    <w:name w:val="font16"/>
    <w:basedOn w:val="Normal"/>
    <w:rsid w:val="006E6FBA"/>
    <w:pPr>
      <w:spacing w:before="100" w:beforeAutospacing="1" w:after="100" w:afterAutospacing="1"/>
    </w:pPr>
    <w:rPr>
      <w:i/>
      <w:iCs/>
    </w:rPr>
  </w:style>
  <w:style w:type="paragraph" w:customStyle="1" w:styleId="font17">
    <w:name w:val="font17"/>
    <w:basedOn w:val="Normal"/>
    <w:rsid w:val="006E6FBA"/>
    <w:pPr>
      <w:spacing w:before="100" w:beforeAutospacing="1" w:after="100" w:afterAutospacing="1"/>
    </w:pPr>
    <w:rPr>
      <w:i/>
      <w:iCs/>
      <w:color w:val="000000"/>
    </w:rPr>
  </w:style>
  <w:style w:type="paragraph" w:customStyle="1" w:styleId="font18">
    <w:name w:val="font18"/>
    <w:basedOn w:val="Normal"/>
    <w:rsid w:val="006E6FBA"/>
    <w:pPr>
      <w:spacing w:before="100" w:beforeAutospacing="1" w:after="100" w:afterAutospacing="1"/>
    </w:pPr>
    <w:rPr>
      <w:color w:val="000000"/>
    </w:rPr>
  </w:style>
  <w:style w:type="paragraph" w:customStyle="1" w:styleId="xl940">
    <w:name w:val="xl940"/>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6">
    <w:name w:val="xl966"/>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967">
    <w:name w:val="xl967"/>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68">
    <w:name w:val="xl968"/>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69">
    <w:name w:val="xl969"/>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970">
    <w:name w:val="xl970"/>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971">
    <w:name w:val="xl971"/>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972">
    <w:name w:val="xl972"/>
    <w:basedOn w:val="Normal"/>
    <w:rsid w:val="006E6FBA"/>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jc w:val="center"/>
      <w:textAlignment w:val="center"/>
    </w:pPr>
    <w:rPr>
      <w:b/>
      <w:bCs/>
    </w:rPr>
  </w:style>
  <w:style w:type="paragraph" w:customStyle="1" w:styleId="xl973">
    <w:name w:val="xl973"/>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974">
    <w:name w:val="xl974"/>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b/>
      <w:bCs/>
    </w:rPr>
  </w:style>
  <w:style w:type="paragraph" w:customStyle="1" w:styleId="xl975">
    <w:name w:val="xl975"/>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b/>
      <w:bCs/>
    </w:rPr>
  </w:style>
  <w:style w:type="paragraph" w:customStyle="1" w:styleId="xl976">
    <w:name w:val="xl976"/>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right"/>
      <w:textAlignment w:val="center"/>
    </w:pPr>
    <w:rPr>
      <w:b/>
      <w:bCs/>
    </w:rPr>
  </w:style>
  <w:style w:type="paragraph" w:customStyle="1" w:styleId="xl977">
    <w:name w:val="xl977"/>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i/>
      <w:iCs/>
    </w:rPr>
  </w:style>
  <w:style w:type="paragraph" w:customStyle="1" w:styleId="xl978">
    <w:name w:val="xl978"/>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9">
    <w:name w:val="xl979"/>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980">
    <w:name w:val="xl980"/>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1">
    <w:name w:val="xl981"/>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982">
    <w:name w:val="xl982"/>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83">
    <w:name w:val="xl983"/>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rPr>
  </w:style>
  <w:style w:type="paragraph" w:customStyle="1" w:styleId="xl984">
    <w:name w:val="xl984"/>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i/>
      <w:iCs/>
    </w:rPr>
  </w:style>
  <w:style w:type="paragraph" w:customStyle="1" w:styleId="xl985">
    <w:name w:val="xl985"/>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986">
    <w:name w:val="xl986"/>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i/>
      <w:iCs/>
    </w:rPr>
  </w:style>
  <w:style w:type="paragraph" w:customStyle="1" w:styleId="xl987">
    <w:name w:val="xl987"/>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FF0000"/>
    </w:rPr>
  </w:style>
  <w:style w:type="paragraph" w:customStyle="1" w:styleId="xl988">
    <w:name w:val="xl988"/>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89">
    <w:name w:val="xl989"/>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90">
    <w:name w:val="xl990"/>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b/>
      <w:bCs/>
    </w:rPr>
  </w:style>
  <w:style w:type="paragraph" w:customStyle="1" w:styleId="xl991">
    <w:name w:val="xl991"/>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right"/>
      <w:textAlignment w:val="center"/>
    </w:pPr>
    <w:rPr>
      <w:b/>
      <w:bCs/>
    </w:rPr>
  </w:style>
  <w:style w:type="paragraph" w:customStyle="1" w:styleId="xl992">
    <w:name w:val="xl992"/>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b/>
      <w:bCs/>
    </w:rPr>
  </w:style>
  <w:style w:type="paragraph" w:customStyle="1" w:styleId="xl993">
    <w:name w:val="xl993"/>
    <w:basedOn w:val="Normal"/>
    <w:rsid w:val="006E6FBA"/>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textAlignment w:val="center"/>
    </w:pPr>
    <w:rPr>
      <w:b/>
      <w:bCs/>
    </w:rPr>
  </w:style>
  <w:style w:type="paragraph" w:customStyle="1" w:styleId="xl994">
    <w:name w:val="xl994"/>
    <w:basedOn w:val="Normal"/>
    <w:rsid w:val="006E6FBA"/>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jc w:val="right"/>
      <w:textAlignment w:val="center"/>
    </w:pPr>
    <w:rPr>
      <w:b/>
      <w:bCs/>
    </w:rPr>
  </w:style>
  <w:style w:type="paragraph" w:customStyle="1" w:styleId="xl995">
    <w:name w:val="xl995"/>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808080"/>
    </w:rPr>
  </w:style>
  <w:style w:type="paragraph" w:customStyle="1" w:styleId="xl996">
    <w:name w:val="xl996"/>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808080"/>
    </w:rPr>
  </w:style>
  <w:style w:type="paragraph" w:customStyle="1" w:styleId="xl997">
    <w:name w:val="xl997"/>
    <w:basedOn w:val="Normal"/>
    <w:rsid w:val="006E6FBA"/>
    <w:pPr>
      <w:spacing w:before="100" w:beforeAutospacing="1" w:after="100" w:afterAutospacing="1"/>
      <w:textAlignment w:val="center"/>
    </w:pPr>
    <w:rPr>
      <w:i/>
      <w:iCs/>
      <w:color w:val="808080"/>
    </w:rPr>
  </w:style>
  <w:style w:type="paragraph" w:customStyle="1" w:styleId="xl998">
    <w:name w:val="xl998"/>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808080"/>
    </w:rPr>
  </w:style>
  <w:style w:type="paragraph" w:customStyle="1" w:styleId="xl999">
    <w:name w:val="xl999"/>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iCs/>
    </w:rPr>
  </w:style>
  <w:style w:type="paragraph" w:customStyle="1" w:styleId="xl1000">
    <w:name w:val="xl1000"/>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color w:val="808080"/>
    </w:rPr>
  </w:style>
  <w:style w:type="paragraph" w:customStyle="1" w:styleId="xl1001">
    <w:name w:val="xl1001"/>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2">
    <w:name w:val="xl1002"/>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03">
    <w:name w:val="xl1003"/>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04">
    <w:name w:val="xl1004"/>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rPr>
  </w:style>
  <w:style w:type="paragraph" w:customStyle="1" w:styleId="xl1005">
    <w:name w:val="xl1005"/>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06">
    <w:name w:val="xl1006"/>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07">
    <w:name w:val="xl1007"/>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8">
    <w:name w:val="xl1008"/>
    <w:basedOn w:val="Normal"/>
    <w:rsid w:val="006E6FBA"/>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textAlignment w:val="center"/>
    </w:pPr>
    <w:rPr>
      <w:b/>
      <w:bCs/>
    </w:rPr>
  </w:style>
  <w:style w:type="paragraph" w:customStyle="1" w:styleId="xl1009">
    <w:name w:val="xl1009"/>
    <w:basedOn w:val="Normal"/>
    <w:rsid w:val="006E6FBA"/>
    <w:pPr>
      <w:spacing w:before="100" w:beforeAutospacing="1" w:after="100" w:afterAutospacing="1"/>
      <w:textAlignment w:val="center"/>
    </w:pPr>
  </w:style>
  <w:style w:type="paragraph" w:customStyle="1" w:styleId="xl1010">
    <w:name w:val="xl1010"/>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11">
    <w:name w:val="xl1011"/>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012">
    <w:name w:val="xl1012"/>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b/>
      <w:bCs/>
    </w:rPr>
  </w:style>
  <w:style w:type="paragraph" w:customStyle="1" w:styleId="xl1013">
    <w:name w:val="xl1013"/>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14">
    <w:name w:val="xl1014"/>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015">
    <w:name w:val="xl1015"/>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16">
    <w:name w:val="xl1016"/>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rPr>
  </w:style>
  <w:style w:type="paragraph" w:customStyle="1" w:styleId="xl1017">
    <w:name w:val="xl1017"/>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000000"/>
    </w:rPr>
  </w:style>
  <w:style w:type="paragraph" w:customStyle="1" w:styleId="xl1018">
    <w:name w:val="xl1018"/>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rPr>
  </w:style>
  <w:style w:type="paragraph" w:customStyle="1" w:styleId="xl1019">
    <w:name w:val="xl1019"/>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rPr>
  </w:style>
  <w:style w:type="paragraph" w:customStyle="1" w:styleId="xl1020">
    <w:name w:val="xl1020"/>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021">
    <w:name w:val="xl1021"/>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rPr>
  </w:style>
  <w:style w:type="paragraph" w:customStyle="1" w:styleId="xl1022">
    <w:name w:val="xl1022"/>
    <w:basedOn w:val="Normal"/>
    <w:rsid w:val="006E6FBA"/>
    <w:pPr>
      <w:spacing w:before="100" w:beforeAutospacing="1" w:after="100" w:afterAutospacing="1"/>
      <w:textAlignment w:val="center"/>
    </w:pPr>
    <w:rPr>
      <w:b/>
      <w:bCs/>
      <w:i/>
      <w:iCs/>
    </w:rPr>
  </w:style>
  <w:style w:type="paragraph" w:customStyle="1" w:styleId="xl1023">
    <w:name w:val="xl1023"/>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024">
    <w:name w:val="xl1024"/>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4">
    <w:name w:val="xl1034"/>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b/>
      <w:bCs/>
    </w:rPr>
  </w:style>
  <w:style w:type="paragraph" w:customStyle="1" w:styleId="xl1035">
    <w:name w:val="xl1035"/>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b/>
      <w:bCs/>
    </w:rPr>
  </w:style>
  <w:style w:type="paragraph" w:customStyle="1" w:styleId="xl1036">
    <w:name w:val="xl1036"/>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i/>
      <w:iCs/>
    </w:rPr>
  </w:style>
  <w:style w:type="paragraph" w:customStyle="1" w:styleId="xl1037">
    <w:name w:val="xl1037"/>
    <w:basedOn w:val="Normal"/>
    <w:rsid w:val="006E6FBA"/>
    <w:pPr>
      <w:spacing w:before="100" w:beforeAutospacing="1" w:after="100" w:afterAutospacing="1"/>
      <w:textAlignment w:val="center"/>
    </w:pPr>
  </w:style>
  <w:style w:type="paragraph" w:customStyle="1" w:styleId="xl1038">
    <w:name w:val="xl1038"/>
    <w:basedOn w:val="Normal"/>
    <w:rsid w:val="006E6FBA"/>
    <w:pPr>
      <w:spacing w:before="100" w:beforeAutospacing="1" w:after="100" w:afterAutospacing="1"/>
      <w:textAlignment w:val="center"/>
    </w:pPr>
    <w:rPr>
      <w:b/>
      <w:bCs/>
    </w:rPr>
  </w:style>
  <w:style w:type="paragraph" w:customStyle="1" w:styleId="xl1039">
    <w:name w:val="xl1039"/>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b/>
      <w:bCs/>
    </w:rPr>
  </w:style>
  <w:style w:type="paragraph" w:customStyle="1" w:styleId="xl1040">
    <w:name w:val="xl1040"/>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b/>
      <w:bCs/>
    </w:rPr>
  </w:style>
  <w:style w:type="paragraph" w:customStyle="1" w:styleId="xl1041">
    <w:name w:val="xl1041"/>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right"/>
      <w:textAlignment w:val="center"/>
    </w:pPr>
    <w:rPr>
      <w:b/>
      <w:bCs/>
    </w:rPr>
  </w:style>
  <w:style w:type="paragraph" w:customStyle="1" w:styleId="xl1042">
    <w:name w:val="xl1042"/>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style>
  <w:style w:type="paragraph" w:customStyle="1" w:styleId="xl1043">
    <w:name w:val="xl1043"/>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i/>
      <w:iCs/>
      <w:color w:val="000000"/>
    </w:rPr>
  </w:style>
  <w:style w:type="paragraph" w:customStyle="1" w:styleId="xl1044">
    <w:name w:val="xl1044"/>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i/>
      <w:iCs/>
      <w:color w:val="000000"/>
    </w:rPr>
  </w:style>
  <w:style w:type="paragraph" w:customStyle="1" w:styleId="xl1045">
    <w:name w:val="xl1045"/>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style>
  <w:style w:type="paragraph" w:customStyle="1" w:styleId="xl1046">
    <w:name w:val="xl1046"/>
    <w:basedOn w:val="Normal"/>
    <w:rsid w:val="006E6FB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top"/>
    </w:pPr>
    <w:rPr>
      <w:i/>
      <w:iCs/>
    </w:rPr>
  </w:style>
  <w:style w:type="paragraph" w:customStyle="1" w:styleId="xl1047">
    <w:name w:val="xl1047"/>
    <w:basedOn w:val="Normal"/>
    <w:rsid w:val="006E6FBA"/>
    <w:pPr>
      <w:shd w:val="clear" w:color="000000" w:fill="FFFFFF"/>
      <w:spacing w:before="100" w:beforeAutospacing="1" w:after="100" w:afterAutospacing="1"/>
      <w:textAlignment w:val="center"/>
    </w:pPr>
    <w:rPr>
      <w:i/>
      <w:iCs/>
    </w:rPr>
  </w:style>
  <w:style w:type="paragraph" w:customStyle="1" w:styleId="xl1048">
    <w:name w:val="xl1048"/>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49">
    <w:name w:val="xl1049"/>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050">
    <w:name w:val="xl1050"/>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color w:val="000000"/>
    </w:rPr>
  </w:style>
  <w:style w:type="paragraph" w:customStyle="1" w:styleId="xl1051">
    <w:name w:val="xl1051"/>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i/>
      <w:iCs/>
    </w:rPr>
  </w:style>
  <w:style w:type="paragraph" w:customStyle="1" w:styleId="xl1052">
    <w:name w:val="xl1052"/>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color w:val="000000"/>
    </w:rPr>
  </w:style>
  <w:style w:type="paragraph" w:customStyle="1" w:styleId="xl1053">
    <w:name w:val="xl1053"/>
    <w:basedOn w:val="Normal"/>
    <w:rsid w:val="006E6F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54">
    <w:name w:val="xl1054"/>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55">
    <w:name w:val="xl1055"/>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56">
    <w:name w:val="xl1056"/>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57">
    <w:name w:val="xl1057"/>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058">
    <w:name w:val="xl1058"/>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059">
    <w:name w:val="xl1059"/>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060">
    <w:name w:val="xl1060"/>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061">
    <w:name w:val="xl1061"/>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1062">
    <w:name w:val="xl1062"/>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rPr>
  </w:style>
  <w:style w:type="paragraph" w:customStyle="1" w:styleId="xl1063">
    <w:name w:val="xl1063"/>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1064">
    <w:name w:val="xl1064"/>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65">
    <w:name w:val="xl1065"/>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66">
    <w:name w:val="xl1066"/>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1067">
    <w:name w:val="xl1067"/>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1068">
    <w:name w:val="xl1068"/>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rPr>
  </w:style>
  <w:style w:type="paragraph" w:customStyle="1" w:styleId="xl1069">
    <w:name w:val="xl1069"/>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70">
    <w:name w:val="xl1070"/>
    <w:basedOn w:val="Normal"/>
    <w:rsid w:val="006E6F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rPr>
  </w:style>
  <w:style w:type="paragraph" w:customStyle="1" w:styleId="xl1071">
    <w:name w:val="xl1071"/>
    <w:basedOn w:val="Normal"/>
    <w:rsid w:val="006E6FBA"/>
    <w:pPr>
      <w:spacing w:before="100" w:beforeAutospacing="1" w:after="100" w:afterAutospacing="1"/>
      <w:textAlignment w:val="center"/>
    </w:pPr>
    <w:rPr>
      <w:b/>
      <w:bCs/>
      <w:i/>
      <w:iCs/>
    </w:rPr>
  </w:style>
  <w:style w:type="paragraph" w:customStyle="1" w:styleId="font19">
    <w:name w:val="font19"/>
    <w:basedOn w:val="Normal"/>
    <w:rsid w:val="00421081"/>
    <w:pPr>
      <w:spacing w:before="100" w:beforeAutospacing="1" w:after="100" w:afterAutospacing="1"/>
    </w:pPr>
    <w:rPr>
      <w:color w:val="000000"/>
    </w:rPr>
  </w:style>
  <w:style w:type="paragraph" w:customStyle="1" w:styleId="xl1072">
    <w:name w:val="xl1072"/>
    <w:basedOn w:val="Normal"/>
    <w:rsid w:val="0042108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73">
    <w:name w:val="xl1073"/>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1074">
    <w:name w:val="xl1074"/>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1075">
    <w:name w:val="xl1075"/>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076">
    <w:name w:val="xl1076"/>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077">
    <w:name w:val="xl1077"/>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rPr>
  </w:style>
  <w:style w:type="paragraph" w:customStyle="1" w:styleId="xl1078">
    <w:name w:val="xl1078"/>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i/>
      <w:iCs/>
    </w:rPr>
  </w:style>
  <w:style w:type="paragraph" w:customStyle="1" w:styleId="xl1079">
    <w:name w:val="xl1079"/>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080">
    <w:name w:val="xl1080"/>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081">
    <w:name w:val="xl1081"/>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style>
  <w:style w:type="paragraph" w:customStyle="1" w:styleId="xl1082">
    <w:name w:val="xl1082"/>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083">
    <w:name w:val="xl1083"/>
    <w:basedOn w:val="Normal"/>
    <w:rsid w:val="001873A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2493">
      <w:bodyDiv w:val="1"/>
      <w:marLeft w:val="0"/>
      <w:marRight w:val="0"/>
      <w:marTop w:val="0"/>
      <w:marBottom w:val="0"/>
      <w:divBdr>
        <w:top w:val="none" w:sz="0" w:space="0" w:color="auto"/>
        <w:left w:val="none" w:sz="0" w:space="0" w:color="auto"/>
        <w:bottom w:val="none" w:sz="0" w:space="0" w:color="auto"/>
        <w:right w:val="none" w:sz="0" w:space="0" w:color="auto"/>
      </w:divBdr>
    </w:div>
    <w:div w:id="5057671">
      <w:bodyDiv w:val="1"/>
      <w:marLeft w:val="0"/>
      <w:marRight w:val="0"/>
      <w:marTop w:val="0"/>
      <w:marBottom w:val="0"/>
      <w:divBdr>
        <w:top w:val="none" w:sz="0" w:space="0" w:color="auto"/>
        <w:left w:val="none" w:sz="0" w:space="0" w:color="auto"/>
        <w:bottom w:val="none" w:sz="0" w:space="0" w:color="auto"/>
        <w:right w:val="none" w:sz="0" w:space="0" w:color="auto"/>
      </w:divBdr>
    </w:div>
    <w:div w:id="7097093">
      <w:bodyDiv w:val="1"/>
      <w:marLeft w:val="0"/>
      <w:marRight w:val="0"/>
      <w:marTop w:val="0"/>
      <w:marBottom w:val="0"/>
      <w:divBdr>
        <w:top w:val="none" w:sz="0" w:space="0" w:color="auto"/>
        <w:left w:val="none" w:sz="0" w:space="0" w:color="auto"/>
        <w:bottom w:val="none" w:sz="0" w:space="0" w:color="auto"/>
        <w:right w:val="none" w:sz="0" w:space="0" w:color="auto"/>
      </w:divBdr>
    </w:div>
    <w:div w:id="8608093">
      <w:bodyDiv w:val="1"/>
      <w:marLeft w:val="0"/>
      <w:marRight w:val="0"/>
      <w:marTop w:val="0"/>
      <w:marBottom w:val="0"/>
      <w:divBdr>
        <w:top w:val="none" w:sz="0" w:space="0" w:color="auto"/>
        <w:left w:val="none" w:sz="0" w:space="0" w:color="auto"/>
        <w:bottom w:val="none" w:sz="0" w:space="0" w:color="auto"/>
        <w:right w:val="none" w:sz="0" w:space="0" w:color="auto"/>
      </w:divBdr>
    </w:div>
    <w:div w:id="13314117">
      <w:bodyDiv w:val="1"/>
      <w:marLeft w:val="0"/>
      <w:marRight w:val="0"/>
      <w:marTop w:val="0"/>
      <w:marBottom w:val="0"/>
      <w:divBdr>
        <w:top w:val="none" w:sz="0" w:space="0" w:color="auto"/>
        <w:left w:val="none" w:sz="0" w:space="0" w:color="auto"/>
        <w:bottom w:val="none" w:sz="0" w:space="0" w:color="auto"/>
        <w:right w:val="none" w:sz="0" w:space="0" w:color="auto"/>
      </w:divBdr>
    </w:div>
    <w:div w:id="18512583">
      <w:bodyDiv w:val="1"/>
      <w:marLeft w:val="0"/>
      <w:marRight w:val="0"/>
      <w:marTop w:val="0"/>
      <w:marBottom w:val="0"/>
      <w:divBdr>
        <w:top w:val="none" w:sz="0" w:space="0" w:color="auto"/>
        <w:left w:val="none" w:sz="0" w:space="0" w:color="auto"/>
        <w:bottom w:val="none" w:sz="0" w:space="0" w:color="auto"/>
        <w:right w:val="none" w:sz="0" w:space="0" w:color="auto"/>
      </w:divBdr>
    </w:div>
    <w:div w:id="24018156">
      <w:bodyDiv w:val="1"/>
      <w:marLeft w:val="0"/>
      <w:marRight w:val="0"/>
      <w:marTop w:val="0"/>
      <w:marBottom w:val="0"/>
      <w:divBdr>
        <w:top w:val="none" w:sz="0" w:space="0" w:color="auto"/>
        <w:left w:val="none" w:sz="0" w:space="0" w:color="auto"/>
        <w:bottom w:val="none" w:sz="0" w:space="0" w:color="auto"/>
        <w:right w:val="none" w:sz="0" w:space="0" w:color="auto"/>
      </w:divBdr>
    </w:div>
    <w:div w:id="26682977">
      <w:bodyDiv w:val="1"/>
      <w:marLeft w:val="0"/>
      <w:marRight w:val="0"/>
      <w:marTop w:val="0"/>
      <w:marBottom w:val="0"/>
      <w:divBdr>
        <w:top w:val="none" w:sz="0" w:space="0" w:color="auto"/>
        <w:left w:val="none" w:sz="0" w:space="0" w:color="auto"/>
        <w:bottom w:val="none" w:sz="0" w:space="0" w:color="auto"/>
        <w:right w:val="none" w:sz="0" w:space="0" w:color="auto"/>
      </w:divBdr>
    </w:div>
    <w:div w:id="34701111">
      <w:bodyDiv w:val="1"/>
      <w:marLeft w:val="0"/>
      <w:marRight w:val="0"/>
      <w:marTop w:val="0"/>
      <w:marBottom w:val="0"/>
      <w:divBdr>
        <w:top w:val="none" w:sz="0" w:space="0" w:color="auto"/>
        <w:left w:val="none" w:sz="0" w:space="0" w:color="auto"/>
        <w:bottom w:val="none" w:sz="0" w:space="0" w:color="auto"/>
        <w:right w:val="none" w:sz="0" w:space="0" w:color="auto"/>
      </w:divBdr>
    </w:div>
    <w:div w:id="40910285">
      <w:bodyDiv w:val="1"/>
      <w:marLeft w:val="0"/>
      <w:marRight w:val="0"/>
      <w:marTop w:val="0"/>
      <w:marBottom w:val="0"/>
      <w:divBdr>
        <w:top w:val="none" w:sz="0" w:space="0" w:color="auto"/>
        <w:left w:val="none" w:sz="0" w:space="0" w:color="auto"/>
        <w:bottom w:val="none" w:sz="0" w:space="0" w:color="auto"/>
        <w:right w:val="none" w:sz="0" w:space="0" w:color="auto"/>
      </w:divBdr>
    </w:div>
    <w:div w:id="49156864">
      <w:bodyDiv w:val="1"/>
      <w:marLeft w:val="0"/>
      <w:marRight w:val="0"/>
      <w:marTop w:val="0"/>
      <w:marBottom w:val="0"/>
      <w:divBdr>
        <w:top w:val="none" w:sz="0" w:space="0" w:color="auto"/>
        <w:left w:val="none" w:sz="0" w:space="0" w:color="auto"/>
        <w:bottom w:val="none" w:sz="0" w:space="0" w:color="auto"/>
        <w:right w:val="none" w:sz="0" w:space="0" w:color="auto"/>
      </w:divBdr>
    </w:div>
    <w:div w:id="63143136">
      <w:bodyDiv w:val="1"/>
      <w:marLeft w:val="0"/>
      <w:marRight w:val="0"/>
      <w:marTop w:val="0"/>
      <w:marBottom w:val="0"/>
      <w:divBdr>
        <w:top w:val="none" w:sz="0" w:space="0" w:color="auto"/>
        <w:left w:val="none" w:sz="0" w:space="0" w:color="auto"/>
        <w:bottom w:val="none" w:sz="0" w:space="0" w:color="auto"/>
        <w:right w:val="none" w:sz="0" w:space="0" w:color="auto"/>
      </w:divBdr>
    </w:div>
    <w:div w:id="68962783">
      <w:bodyDiv w:val="1"/>
      <w:marLeft w:val="0"/>
      <w:marRight w:val="0"/>
      <w:marTop w:val="0"/>
      <w:marBottom w:val="0"/>
      <w:divBdr>
        <w:top w:val="none" w:sz="0" w:space="0" w:color="auto"/>
        <w:left w:val="none" w:sz="0" w:space="0" w:color="auto"/>
        <w:bottom w:val="none" w:sz="0" w:space="0" w:color="auto"/>
        <w:right w:val="none" w:sz="0" w:space="0" w:color="auto"/>
      </w:divBdr>
    </w:div>
    <w:div w:id="71781359">
      <w:bodyDiv w:val="1"/>
      <w:marLeft w:val="0"/>
      <w:marRight w:val="0"/>
      <w:marTop w:val="0"/>
      <w:marBottom w:val="0"/>
      <w:divBdr>
        <w:top w:val="none" w:sz="0" w:space="0" w:color="auto"/>
        <w:left w:val="none" w:sz="0" w:space="0" w:color="auto"/>
        <w:bottom w:val="none" w:sz="0" w:space="0" w:color="auto"/>
        <w:right w:val="none" w:sz="0" w:space="0" w:color="auto"/>
      </w:divBdr>
    </w:div>
    <w:div w:id="73550592">
      <w:bodyDiv w:val="1"/>
      <w:marLeft w:val="0"/>
      <w:marRight w:val="0"/>
      <w:marTop w:val="0"/>
      <w:marBottom w:val="0"/>
      <w:divBdr>
        <w:top w:val="none" w:sz="0" w:space="0" w:color="auto"/>
        <w:left w:val="none" w:sz="0" w:space="0" w:color="auto"/>
        <w:bottom w:val="none" w:sz="0" w:space="0" w:color="auto"/>
        <w:right w:val="none" w:sz="0" w:space="0" w:color="auto"/>
      </w:divBdr>
    </w:div>
    <w:div w:id="75132758">
      <w:bodyDiv w:val="1"/>
      <w:marLeft w:val="0"/>
      <w:marRight w:val="0"/>
      <w:marTop w:val="0"/>
      <w:marBottom w:val="0"/>
      <w:divBdr>
        <w:top w:val="none" w:sz="0" w:space="0" w:color="auto"/>
        <w:left w:val="none" w:sz="0" w:space="0" w:color="auto"/>
        <w:bottom w:val="none" w:sz="0" w:space="0" w:color="auto"/>
        <w:right w:val="none" w:sz="0" w:space="0" w:color="auto"/>
      </w:divBdr>
    </w:div>
    <w:div w:id="75371837">
      <w:bodyDiv w:val="1"/>
      <w:marLeft w:val="0"/>
      <w:marRight w:val="0"/>
      <w:marTop w:val="0"/>
      <w:marBottom w:val="0"/>
      <w:divBdr>
        <w:top w:val="none" w:sz="0" w:space="0" w:color="auto"/>
        <w:left w:val="none" w:sz="0" w:space="0" w:color="auto"/>
        <w:bottom w:val="none" w:sz="0" w:space="0" w:color="auto"/>
        <w:right w:val="none" w:sz="0" w:space="0" w:color="auto"/>
      </w:divBdr>
    </w:div>
    <w:div w:id="80294592">
      <w:bodyDiv w:val="1"/>
      <w:marLeft w:val="0"/>
      <w:marRight w:val="0"/>
      <w:marTop w:val="0"/>
      <w:marBottom w:val="0"/>
      <w:divBdr>
        <w:top w:val="none" w:sz="0" w:space="0" w:color="auto"/>
        <w:left w:val="none" w:sz="0" w:space="0" w:color="auto"/>
        <w:bottom w:val="none" w:sz="0" w:space="0" w:color="auto"/>
        <w:right w:val="none" w:sz="0" w:space="0" w:color="auto"/>
      </w:divBdr>
    </w:div>
    <w:div w:id="82146985">
      <w:bodyDiv w:val="1"/>
      <w:marLeft w:val="0"/>
      <w:marRight w:val="0"/>
      <w:marTop w:val="0"/>
      <w:marBottom w:val="0"/>
      <w:divBdr>
        <w:top w:val="none" w:sz="0" w:space="0" w:color="auto"/>
        <w:left w:val="none" w:sz="0" w:space="0" w:color="auto"/>
        <w:bottom w:val="none" w:sz="0" w:space="0" w:color="auto"/>
        <w:right w:val="none" w:sz="0" w:space="0" w:color="auto"/>
      </w:divBdr>
    </w:div>
    <w:div w:id="83652875">
      <w:bodyDiv w:val="1"/>
      <w:marLeft w:val="0"/>
      <w:marRight w:val="0"/>
      <w:marTop w:val="0"/>
      <w:marBottom w:val="0"/>
      <w:divBdr>
        <w:top w:val="none" w:sz="0" w:space="0" w:color="auto"/>
        <w:left w:val="none" w:sz="0" w:space="0" w:color="auto"/>
        <w:bottom w:val="none" w:sz="0" w:space="0" w:color="auto"/>
        <w:right w:val="none" w:sz="0" w:space="0" w:color="auto"/>
      </w:divBdr>
    </w:div>
    <w:div w:id="87968812">
      <w:bodyDiv w:val="1"/>
      <w:marLeft w:val="0"/>
      <w:marRight w:val="0"/>
      <w:marTop w:val="0"/>
      <w:marBottom w:val="0"/>
      <w:divBdr>
        <w:top w:val="none" w:sz="0" w:space="0" w:color="auto"/>
        <w:left w:val="none" w:sz="0" w:space="0" w:color="auto"/>
        <w:bottom w:val="none" w:sz="0" w:space="0" w:color="auto"/>
        <w:right w:val="none" w:sz="0" w:space="0" w:color="auto"/>
      </w:divBdr>
    </w:div>
    <w:div w:id="94404393">
      <w:bodyDiv w:val="1"/>
      <w:marLeft w:val="0"/>
      <w:marRight w:val="0"/>
      <w:marTop w:val="0"/>
      <w:marBottom w:val="0"/>
      <w:divBdr>
        <w:top w:val="none" w:sz="0" w:space="0" w:color="auto"/>
        <w:left w:val="none" w:sz="0" w:space="0" w:color="auto"/>
        <w:bottom w:val="none" w:sz="0" w:space="0" w:color="auto"/>
        <w:right w:val="none" w:sz="0" w:space="0" w:color="auto"/>
      </w:divBdr>
    </w:div>
    <w:div w:id="107705169">
      <w:bodyDiv w:val="1"/>
      <w:marLeft w:val="0"/>
      <w:marRight w:val="0"/>
      <w:marTop w:val="0"/>
      <w:marBottom w:val="0"/>
      <w:divBdr>
        <w:top w:val="none" w:sz="0" w:space="0" w:color="auto"/>
        <w:left w:val="none" w:sz="0" w:space="0" w:color="auto"/>
        <w:bottom w:val="none" w:sz="0" w:space="0" w:color="auto"/>
        <w:right w:val="none" w:sz="0" w:space="0" w:color="auto"/>
      </w:divBdr>
    </w:div>
    <w:div w:id="109473283">
      <w:bodyDiv w:val="1"/>
      <w:marLeft w:val="0"/>
      <w:marRight w:val="0"/>
      <w:marTop w:val="0"/>
      <w:marBottom w:val="0"/>
      <w:divBdr>
        <w:top w:val="none" w:sz="0" w:space="0" w:color="auto"/>
        <w:left w:val="none" w:sz="0" w:space="0" w:color="auto"/>
        <w:bottom w:val="none" w:sz="0" w:space="0" w:color="auto"/>
        <w:right w:val="none" w:sz="0" w:space="0" w:color="auto"/>
      </w:divBdr>
    </w:div>
    <w:div w:id="110368841">
      <w:bodyDiv w:val="1"/>
      <w:marLeft w:val="0"/>
      <w:marRight w:val="0"/>
      <w:marTop w:val="0"/>
      <w:marBottom w:val="0"/>
      <w:divBdr>
        <w:top w:val="none" w:sz="0" w:space="0" w:color="auto"/>
        <w:left w:val="none" w:sz="0" w:space="0" w:color="auto"/>
        <w:bottom w:val="none" w:sz="0" w:space="0" w:color="auto"/>
        <w:right w:val="none" w:sz="0" w:space="0" w:color="auto"/>
      </w:divBdr>
    </w:div>
    <w:div w:id="111019930">
      <w:bodyDiv w:val="1"/>
      <w:marLeft w:val="0"/>
      <w:marRight w:val="0"/>
      <w:marTop w:val="0"/>
      <w:marBottom w:val="0"/>
      <w:divBdr>
        <w:top w:val="none" w:sz="0" w:space="0" w:color="auto"/>
        <w:left w:val="none" w:sz="0" w:space="0" w:color="auto"/>
        <w:bottom w:val="none" w:sz="0" w:space="0" w:color="auto"/>
        <w:right w:val="none" w:sz="0" w:space="0" w:color="auto"/>
      </w:divBdr>
    </w:div>
    <w:div w:id="120194888">
      <w:bodyDiv w:val="1"/>
      <w:marLeft w:val="0"/>
      <w:marRight w:val="0"/>
      <w:marTop w:val="0"/>
      <w:marBottom w:val="0"/>
      <w:divBdr>
        <w:top w:val="none" w:sz="0" w:space="0" w:color="auto"/>
        <w:left w:val="none" w:sz="0" w:space="0" w:color="auto"/>
        <w:bottom w:val="none" w:sz="0" w:space="0" w:color="auto"/>
        <w:right w:val="none" w:sz="0" w:space="0" w:color="auto"/>
      </w:divBdr>
    </w:div>
    <w:div w:id="122771011">
      <w:bodyDiv w:val="1"/>
      <w:marLeft w:val="0"/>
      <w:marRight w:val="0"/>
      <w:marTop w:val="0"/>
      <w:marBottom w:val="0"/>
      <w:divBdr>
        <w:top w:val="none" w:sz="0" w:space="0" w:color="auto"/>
        <w:left w:val="none" w:sz="0" w:space="0" w:color="auto"/>
        <w:bottom w:val="none" w:sz="0" w:space="0" w:color="auto"/>
        <w:right w:val="none" w:sz="0" w:space="0" w:color="auto"/>
      </w:divBdr>
    </w:div>
    <w:div w:id="123500382">
      <w:bodyDiv w:val="1"/>
      <w:marLeft w:val="0"/>
      <w:marRight w:val="0"/>
      <w:marTop w:val="0"/>
      <w:marBottom w:val="0"/>
      <w:divBdr>
        <w:top w:val="none" w:sz="0" w:space="0" w:color="auto"/>
        <w:left w:val="none" w:sz="0" w:space="0" w:color="auto"/>
        <w:bottom w:val="none" w:sz="0" w:space="0" w:color="auto"/>
        <w:right w:val="none" w:sz="0" w:space="0" w:color="auto"/>
      </w:divBdr>
    </w:div>
    <w:div w:id="124005095">
      <w:bodyDiv w:val="1"/>
      <w:marLeft w:val="0"/>
      <w:marRight w:val="0"/>
      <w:marTop w:val="0"/>
      <w:marBottom w:val="0"/>
      <w:divBdr>
        <w:top w:val="none" w:sz="0" w:space="0" w:color="auto"/>
        <w:left w:val="none" w:sz="0" w:space="0" w:color="auto"/>
        <w:bottom w:val="none" w:sz="0" w:space="0" w:color="auto"/>
        <w:right w:val="none" w:sz="0" w:space="0" w:color="auto"/>
      </w:divBdr>
    </w:div>
    <w:div w:id="125123631">
      <w:bodyDiv w:val="1"/>
      <w:marLeft w:val="0"/>
      <w:marRight w:val="0"/>
      <w:marTop w:val="0"/>
      <w:marBottom w:val="0"/>
      <w:divBdr>
        <w:top w:val="none" w:sz="0" w:space="0" w:color="auto"/>
        <w:left w:val="none" w:sz="0" w:space="0" w:color="auto"/>
        <w:bottom w:val="none" w:sz="0" w:space="0" w:color="auto"/>
        <w:right w:val="none" w:sz="0" w:space="0" w:color="auto"/>
      </w:divBdr>
    </w:div>
    <w:div w:id="127824587">
      <w:bodyDiv w:val="1"/>
      <w:marLeft w:val="0"/>
      <w:marRight w:val="0"/>
      <w:marTop w:val="0"/>
      <w:marBottom w:val="0"/>
      <w:divBdr>
        <w:top w:val="none" w:sz="0" w:space="0" w:color="auto"/>
        <w:left w:val="none" w:sz="0" w:space="0" w:color="auto"/>
        <w:bottom w:val="none" w:sz="0" w:space="0" w:color="auto"/>
        <w:right w:val="none" w:sz="0" w:space="0" w:color="auto"/>
      </w:divBdr>
    </w:div>
    <w:div w:id="129905077">
      <w:bodyDiv w:val="1"/>
      <w:marLeft w:val="0"/>
      <w:marRight w:val="0"/>
      <w:marTop w:val="0"/>
      <w:marBottom w:val="0"/>
      <w:divBdr>
        <w:top w:val="none" w:sz="0" w:space="0" w:color="auto"/>
        <w:left w:val="none" w:sz="0" w:space="0" w:color="auto"/>
        <w:bottom w:val="none" w:sz="0" w:space="0" w:color="auto"/>
        <w:right w:val="none" w:sz="0" w:space="0" w:color="auto"/>
      </w:divBdr>
    </w:div>
    <w:div w:id="139805585">
      <w:bodyDiv w:val="1"/>
      <w:marLeft w:val="0"/>
      <w:marRight w:val="0"/>
      <w:marTop w:val="0"/>
      <w:marBottom w:val="0"/>
      <w:divBdr>
        <w:top w:val="none" w:sz="0" w:space="0" w:color="auto"/>
        <w:left w:val="none" w:sz="0" w:space="0" w:color="auto"/>
        <w:bottom w:val="none" w:sz="0" w:space="0" w:color="auto"/>
        <w:right w:val="none" w:sz="0" w:space="0" w:color="auto"/>
      </w:divBdr>
    </w:div>
    <w:div w:id="142740903">
      <w:bodyDiv w:val="1"/>
      <w:marLeft w:val="0"/>
      <w:marRight w:val="0"/>
      <w:marTop w:val="0"/>
      <w:marBottom w:val="0"/>
      <w:divBdr>
        <w:top w:val="none" w:sz="0" w:space="0" w:color="auto"/>
        <w:left w:val="none" w:sz="0" w:space="0" w:color="auto"/>
        <w:bottom w:val="none" w:sz="0" w:space="0" w:color="auto"/>
        <w:right w:val="none" w:sz="0" w:space="0" w:color="auto"/>
      </w:divBdr>
    </w:div>
    <w:div w:id="152188599">
      <w:bodyDiv w:val="1"/>
      <w:marLeft w:val="0"/>
      <w:marRight w:val="0"/>
      <w:marTop w:val="0"/>
      <w:marBottom w:val="0"/>
      <w:divBdr>
        <w:top w:val="none" w:sz="0" w:space="0" w:color="auto"/>
        <w:left w:val="none" w:sz="0" w:space="0" w:color="auto"/>
        <w:bottom w:val="none" w:sz="0" w:space="0" w:color="auto"/>
        <w:right w:val="none" w:sz="0" w:space="0" w:color="auto"/>
      </w:divBdr>
    </w:div>
    <w:div w:id="153567769">
      <w:bodyDiv w:val="1"/>
      <w:marLeft w:val="0"/>
      <w:marRight w:val="0"/>
      <w:marTop w:val="0"/>
      <w:marBottom w:val="0"/>
      <w:divBdr>
        <w:top w:val="none" w:sz="0" w:space="0" w:color="auto"/>
        <w:left w:val="none" w:sz="0" w:space="0" w:color="auto"/>
        <w:bottom w:val="none" w:sz="0" w:space="0" w:color="auto"/>
        <w:right w:val="none" w:sz="0" w:space="0" w:color="auto"/>
      </w:divBdr>
    </w:div>
    <w:div w:id="162818502">
      <w:bodyDiv w:val="1"/>
      <w:marLeft w:val="0"/>
      <w:marRight w:val="0"/>
      <w:marTop w:val="0"/>
      <w:marBottom w:val="0"/>
      <w:divBdr>
        <w:top w:val="none" w:sz="0" w:space="0" w:color="auto"/>
        <w:left w:val="none" w:sz="0" w:space="0" w:color="auto"/>
        <w:bottom w:val="none" w:sz="0" w:space="0" w:color="auto"/>
        <w:right w:val="none" w:sz="0" w:space="0" w:color="auto"/>
      </w:divBdr>
    </w:div>
    <w:div w:id="163935831">
      <w:bodyDiv w:val="1"/>
      <w:marLeft w:val="0"/>
      <w:marRight w:val="0"/>
      <w:marTop w:val="0"/>
      <w:marBottom w:val="0"/>
      <w:divBdr>
        <w:top w:val="none" w:sz="0" w:space="0" w:color="auto"/>
        <w:left w:val="none" w:sz="0" w:space="0" w:color="auto"/>
        <w:bottom w:val="none" w:sz="0" w:space="0" w:color="auto"/>
        <w:right w:val="none" w:sz="0" w:space="0" w:color="auto"/>
      </w:divBdr>
    </w:div>
    <w:div w:id="165488199">
      <w:bodyDiv w:val="1"/>
      <w:marLeft w:val="0"/>
      <w:marRight w:val="0"/>
      <w:marTop w:val="0"/>
      <w:marBottom w:val="0"/>
      <w:divBdr>
        <w:top w:val="none" w:sz="0" w:space="0" w:color="auto"/>
        <w:left w:val="none" w:sz="0" w:space="0" w:color="auto"/>
        <w:bottom w:val="none" w:sz="0" w:space="0" w:color="auto"/>
        <w:right w:val="none" w:sz="0" w:space="0" w:color="auto"/>
      </w:divBdr>
    </w:div>
    <w:div w:id="168565842">
      <w:bodyDiv w:val="1"/>
      <w:marLeft w:val="0"/>
      <w:marRight w:val="0"/>
      <w:marTop w:val="0"/>
      <w:marBottom w:val="0"/>
      <w:divBdr>
        <w:top w:val="none" w:sz="0" w:space="0" w:color="auto"/>
        <w:left w:val="none" w:sz="0" w:space="0" w:color="auto"/>
        <w:bottom w:val="none" w:sz="0" w:space="0" w:color="auto"/>
        <w:right w:val="none" w:sz="0" w:space="0" w:color="auto"/>
      </w:divBdr>
    </w:div>
    <w:div w:id="168957014">
      <w:bodyDiv w:val="1"/>
      <w:marLeft w:val="0"/>
      <w:marRight w:val="0"/>
      <w:marTop w:val="0"/>
      <w:marBottom w:val="0"/>
      <w:divBdr>
        <w:top w:val="none" w:sz="0" w:space="0" w:color="auto"/>
        <w:left w:val="none" w:sz="0" w:space="0" w:color="auto"/>
        <w:bottom w:val="none" w:sz="0" w:space="0" w:color="auto"/>
        <w:right w:val="none" w:sz="0" w:space="0" w:color="auto"/>
      </w:divBdr>
    </w:div>
    <w:div w:id="170875977">
      <w:bodyDiv w:val="1"/>
      <w:marLeft w:val="0"/>
      <w:marRight w:val="0"/>
      <w:marTop w:val="0"/>
      <w:marBottom w:val="0"/>
      <w:divBdr>
        <w:top w:val="none" w:sz="0" w:space="0" w:color="auto"/>
        <w:left w:val="none" w:sz="0" w:space="0" w:color="auto"/>
        <w:bottom w:val="none" w:sz="0" w:space="0" w:color="auto"/>
        <w:right w:val="none" w:sz="0" w:space="0" w:color="auto"/>
      </w:divBdr>
    </w:div>
    <w:div w:id="174196112">
      <w:bodyDiv w:val="1"/>
      <w:marLeft w:val="0"/>
      <w:marRight w:val="0"/>
      <w:marTop w:val="0"/>
      <w:marBottom w:val="0"/>
      <w:divBdr>
        <w:top w:val="none" w:sz="0" w:space="0" w:color="auto"/>
        <w:left w:val="none" w:sz="0" w:space="0" w:color="auto"/>
        <w:bottom w:val="none" w:sz="0" w:space="0" w:color="auto"/>
        <w:right w:val="none" w:sz="0" w:space="0" w:color="auto"/>
      </w:divBdr>
    </w:div>
    <w:div w:id="177699999">
      <w:bodyDiv w:val="1"/>
      <w:marLeft w:val="0"/>
      <w:marRight w:val="0"/>
      <w:marTop w:val="0"/>
      <w:marBottom w:val="0"/>
      <w:divBdr>
        <w:top w:val="none" w:sz="0" w:space="0" w:color="auto"/>
        <w:left w:val="none" w:sz="0" w:space="0" w:color="auto"/>
        <w:bottom w:val="none" w:sz="0" w:space="0" w:color="auto"/>
        <w:right w:val="none" w:sz="0" w:space="0" w:color="auto"/>
      </w:divBdr>
    </w:div>
    <w:div w:id="180052617">
      <w:bodyDiv w:val="1"/>
      <w:marLeft w:val="0"/>
      <w:marRight w:val="0"/>
      <w:marTop w:val="0"/>
      <w:marBottom w:val="0"/>
      <w:divBdr>
        <w:top w:val="none" w:sz="0" w:space="0" w:color="auto"/>
        <w:left w:val="none" w:sz="0" w:space="0" w:color="auto"/>
        <w:bottom w:val="none" w:sz="0" w:space="0" w:color="auto"/>
        <w:right w:val="none" w:sz="0" w:space="0" w:color="auto"/>
      </w:divBdr>
    </w:div>
    <w:div w:id="182790509">
      <w:bodyDiv w:val="1"/>
      <w:marLeft w:val="0"/>
      <w:marRight w:val="0"/>
      <w:marTop w:val="0"/>
      <w:marBottom w:val="0"/>
      <w:divBdr>
        <w:top w:val="none" w:sz="0" w:space="0" w:color="auto"/>
        <w:left w:val="none" w:sz="0" w:space="0" w:color="auto"/>
        <w:bottom w:val="none" w:sz="0" w:space="0" w:color="auto"/>
        <w:right w:val="none" w:sz="0" w:space="0" w:color="auto"/>
      </w:divBdr>
    </w:div>
    <w:div w:id="186791821">
      <w:bodyDiv w:val="1"/>
      <w:marLeft w:val="0"/>
      <w:marRight w:val="0"/>
      <w:marTop w:val="0"/>
      <w:marBottom w:val="0"/>
      <w:divBdr>
        <w:top w:val="none" w:sz="0" w:space="0" w:color="auto"/>
        <w:left w:val="none" w:sz="0" w:space="0" w:color="auto"/>
        <w:bottom w:val="none" w:sz="0" w:space="0" w:color="auto"/>
        <w:right w:val="none" w:sz="0" w:space="0" w:color="auto"/>
      </w:divBdr>
    </w:div>
    <w:div w:id="189489779">
      <w:bodyDiv w:val="1"/>
      <w:marLeft w:val="0"/>
      <w:marRight w:val="0"/>
      <w:marTop w:val="0"/>
      <w:marBottom w:val="0"/>
      <w:divBdr>
        <w:top w:val="none" w:sz="0" w:space="0" w:color="auto"/>
        <w:left w:val="none" w:sz="0" w:space="0" w:color="auto"/>
        <w:bottom w:val="none" w:sz="0" w:space="0" w:color="auto"/>
        <w:right w:val="none" w:sz="0" w:space="0" w:color="auto"/>
      </w:divBdr>
    </w:div>
    <w:div w:id="201288242">
      <w:bodyDiv w:val="1"/>
      <w:marLeft w:val="0"/>
      <w:marRight w:val="0"/>
      <w:marTop w:val="0"/>
      <w:marBottom w:val="0"/>
      <w:divBdr>
        <w:top w:val="none" w:sz="0" w:space="0" w:color="auto"/>
        <w:left w:val="none" w:sz="0" w:space="0" w:color="auto"/>
        <w:bottom w:val="none" w:sz="0" w:space="0" w:color="auto"/>
        <w:right w:val="none" w:sz="0" w:space="0" w:color="auto"/>
      </w:divBdr>
    </w:div>
    <w:div w:id="202904640">
      <w:bodyDiv w:val="1"/>
      <w:marLeft w:val="0"/>
      <w:marRight w:val="0"/>
      <w:marTop w:val="0"/>
      <w:marBottom w:val="0"/>
      <w:divBdr>
        <w:top w:val="none" w:sz="0" w:space="0" w:color="auto"/>
        <w:left w:val="none" w:sz="0" w:space="0" w:color="auto"/>
        <w:bottom w:val="none" w:sz="0" w:space="0" w:color="auto"/>
        <w:right w:val="none" w:sz="0" w:space="0" w:color="auto"/>
      </w:divBdr>
    </w:div>
    <w:div w:id="202988147">
      <w:bodyDiv w:val="1"/>
      <w:marLeft w:val="0"/>
      <w:marRight w:val="0"/>
      <w:marTop w:val="0"/>
      <w:marBottom w:val="0"/>
      <w:divBdr>
        <w:top w:val="none" w:sz="0" w:space="0" w:color="auto"/>
        <w:left w:val="none" w:sz="0" w:space="0" w:color="auto"/>
        <w:bottom w:val="none" w:sz="0" w:space="0" w:color="auto"/>
        <w:right w:val="none" w:sz="0" w:space="0" w:color="auto"/>
      </w:divBdr>
    </w:div>
    <w:div w:id="205871088">
      <w:bodyDiv w:val="1"/>
      <w:marLeft w:val="0"/>
      <w:marRight w:val="0"/>
      <w:marTop w:val="0"/>
      <w:marBottom w:val="0"/>
      <w:divBdr>
        <w:top w:val="none" w:sz="0" w:space="0" w:color="auto"/>
        <w:left w:val="none" w:sz="0" w:space="0" w:color="auto"/>
        <w:bottom w:val="none" w:sz="0" w:space="0" w:color="auto"/>
        <w:right w:val="none" w:sz="0" w:space="0" w:color="auto"/>
      </w:divBdr>
    </w:div>
    <w:div w:id="211622265">
      <w:bodyDiv w:val="1"/>
      <w:marLeft w:val="0"/>
      <w:marRight w:val="0"/>
      <w:marTop w:val="0"/>
      <w:marBottom w:val="0"/>
      <w:divBdr>
        <w:top w:val="none" w:sz="0" w:space="0" w:color="auto"/>
        <w:left w:val="none" w:sz="0" w:space="0" w:color="auto"/>
        <w:bottom w:val="none" w:sz="0" w:space="0" w:color="auto"/>
        <w:right w:val="none" w:sz="0" w:space="0" w:color="auto"/>
      </w:divBdr>
    </w:div>
    <w:div w:id="215551073">
      <w:bodyDiv w:val="1"/>
      <w:marLeft w:val="0"/>
      <w:marRight w:val="0"/>
      <w:marTop w:val="0"/>
      <w:marBottom w:val="0"/>
      <w:divBdr>
        <w:top w:val="none" w:sz="0" w:space="0" w:color="auto"/>
        <w:left w:val="none" w:sz="0" w:space="0" w:color="auto"/>
        <w:bottom w:val="none" w:sz="0" w:space="0" w:color="auto"/>
        <w:right w:val="none" w:sz="0" w:space="0" w:color="auto"/>
      </w:divBdr>
    </w:div>
    <w:div w:id="218513167">
      <w:bodyDiv w:val="1"/>
      <w:marLeft w:val="0"/>
      <w:marRight w:val="0"/>
      <w:marTop w:val="0"/>
      <w:marBottom w:val="0"/>
      <w:divBdr>
        <w:top w:val="none" w:sz="0" w:space="0" w:color="auto"/>
        <w:left w:val="none" w:sz="0" w:space="0" w:color="auto"/>
        <w:bottom w:val="none" w:sz="0" w:space="0" w:color="auto"/>
        <w:right w:val="none" w:sz="0" w:space="0" w:color="auto"/>
      </w:divBdr>
    </w:div>
    <w:div w:id="218638921">
      <w:bodyDiv w:val="1"/>
      <w:marLeft w:val="0"/>
      <w:marRight w:val="0"/>
      <w:marTop w:val="0"/>
      <w:marBottom w:val="0"/>
      <w:divBdr>
        <w:top w:val="none" w:sz="0" w:space="0" w:color="auto"/>
        <w:left w:val="none" w:sz="0" w:space="0" w:color="auto"/>
        <w:bottom w:val="none" w:sz="0" w:space="0" w:color="auto"/>
        <w:right w:val="none" w:sz="0" w:space="0" w:color="auto"/>
      </w:divBdr>
    </w:div>
    <w:div w:id="218830535">
      <w:bodyDiv w:val="1"/>
      <w:marLeft w:val="0"/>
      <w:marRight w:val="0"/>
      <w:marTop w:val="0"/>
      <w:marBottom w:val="0"/>
      <w:divBdr>
        <w:top w:val="none" w:sz="0" w:space="0" w:color="auto"/>
        <w:left w:val="none" w:sz="0" w:space="0" w:color="auto"/>
        <w:bottom w:val="none" w:sz="0" w:space="0" w:color="auto"/>
        <w:right w:val="none" w:sz="0" w:space="0" w:color="auto"/>
      </w:divBdr>
    </w:div>
    <w:div w:id="221987340">
      <w:bodyDiv w:val="1"/>
      <w:marLeft w:val="0"/>
      <w:marRight w:val="0"/>
      <w:marTop w:val="0"/>
      <w:marBottom w:val="0"/>
      <w:divBdr>
        <w:top w:val="none" w:sz="0" w:space="0" w:color="auto"/>
        <w:left w:val="none" w:sz="0" w:space="0" w:color="auto"/>
        <w:bottom w:val="none" w:sz="0" w:space="0" w:color="auto"/>
        <w:right w:val="none" w:sz="0" w:space="0" w:color="auto"/>
      </w:divBdr>
    </w:div>
    <w:div w:id="229507756">
      <w:bodyDiv w:val="1"/>
      <w:marLeft w:val="0"/>
      <w:marRight w:val="0"/>
      <w:marTop w:val="0"/>
      <w:marBottom w:val="0"/>
      <w:divBdr>
        <w:top w:val="none" w:sz="0" w:space="0" w:color="auto"/>
        <w:left w:val="none" w:sz="0" w:space="0" w:color="auto"/>
        <w:bottom w:val="none" w:sz="0" w:space="0" w:color="auto"/>
        <w:right w:val="none" w:sz="0" w:space="0" w:color="auto"/>
      </w:divBdr>
    </w:div>
    <w:div w:id="239601157">
      <w:bodyDiv w:val="1"/>
      <w:marLeft w:val="0"/>
      <w:marRight w:val="0"/>
      <w:marTop w:val="0"/>
      <w:marBottom w:val="0"/>
      <w:divBdr>
        <w:top w:val="none" w:sz="0" w:space="0" w:color="auto"/>
        <w:left w:val="none" w:sz="0" w:space="0" w:color="auto"/>
        <w:bottom w:val="none" w:sz="0" w:space="0" w:color="auto"/>
        <w:right w:val="none" w:sz="0" w:space="0" w:color="auto"/>
      </w:divBdr>
    </w:div>
    <w:div w:id="240137784">
      <w:bodyDiv w:val="1"/>
      <w:marLeft w:val="0"/>
      <w:marRight w:val="0"/>
      <w:marTop w:val="0"/>
      <w:marBottom w:val="0"/>
      <w:divBdr>
        <w:top w:val="none" w:sz="0" w:space="0" w:color="auto"/>
        <w:left w:val="none" w:sz="0" w:space="0" w:color="auto"/>
        <w:bottom w:val="none" w:sz="0" w:space="0" w:color="auto"/>
        <w:right w:val="none" w:sz="0" w:space="0" w:color="auto"/>
      </w:divBdr>
    </w:div>
    <w:div w:id="249505050">
      <w:bodyDiv w:val="1"/>
      <w:marLeft w:val="0"/>
      <w:marRight w:val="0"/>
      <w:marTop w:val="0"/>
      <w:marBottom w:val="0"/>
      <w:divBdr>
        <w:top w:val="none" w:sz="0" w:space="0" w:color="auto"/>
        <w:left w:val="none" w:sz="0" w:space="0" w:color="auto"/>
        <w:bottom w:val="none" w:sz="0" w:space="0" w:color="auto"/>
        <w:right w:val="none" w:sz="0" w:space="0" w:color="auto"/>
      </w:divBdr>
    </w:div>
    <w:div w:id="251746290">
      <w:bodyDiv w:val="1"/>
      <w:marLeft w:val="0"/>
      <w:marRight w:val="0"/>
      <w:marTop w:val="0"/>
      <w:marBottom w:val="0"/>
      <w:divBdr>
        <w:top w:val="none" w:sz="0" w:space="0" w:color="auto"/>
        <w:left w:val="none" w:sz="0" w:space="0" w:color="auto"/>
        <w:bottom w:val="none" w:sz="0" w:space="0" w:color="auto"/>
        <w:right w:val="none" w:sz="0" w:space="0" w:color="auto"/>
      </w:divBdr>
    </w:div>
    <w:div w:id="253824973">
      <w:bodyDiv w:val="1"/>
      <w:marLeft w:val="0"/>
      <w:marRight w:val="0"/>
      <w:marTop w:val="0"/>
      <w:marBottom w:val="0"/>
      <w:divBdr>
        <w:top w:val="none" w:sz="0" w:space="0" w:color="auto"/>
        <w:left w:val="none" w:sz="0" w:space="0" w:color="auto"/>
        <w:bottom w:val="none" w:sz="0" w:space="0" w:color="auto"/>
        <w:right w:val="none" w:sz="0" w:space="0" w:color="auto"/>
      </w:divBdr>
    </w:div>
    <w:div w:id="255283540">
      <w:bodyDiv w:val="1"/>
      <w:marLeft w:val="0"/>
      <w:marRight w:val="0"/>
      <w:marTop w:val="0"/>
      <w:marBottom w:val="0"/>
      <w:divBdr>
        <w:top w:val="none" w:sz="0" w:space="0" w:color="auto"/>
        <w:left w:val="none" w:sz="0" w:space="0" w:color="auto"/>
        <w:bottom w:val="none" w:sz="0" w:space="0" w:color="auto"/>
        <w:right w:val="none" w:sz="0" w:space="0" w:color="auto"/>
      </w:divBdr>
    </w:div>
    <w:div w:id="255984633">
      <w:bodyDiv w:val="1"/>
      <w:marLeft w:val="0"/>
      <w:marRight w:val="0"/>
      <w:marTop w:val="0"/>
      <w:marBottom w:val="0"/>
      <w:divBdr>
        <w:top w:val="none" w:sz="0" w:space="0" w:color="auto"/>
        <w:left w:val="none" w:sz="0" w:space="0" w:color="auto"/>
        <w:bottom w:val="none" w:sz="0" w:space="0" w:color="auto"/>
        <w:right w:val="none" w:sz="0" w:space="0" w:color="auto"/>
      </w:divBdr>
    </w:div>
    <w:div w:id="257178670">
      <w:bodyDiv w:val="1"/>
      <w:marLeft w:val="0"/>
      <w:marRight w:val="0"/>
      <w:marTop w:val="0"/>
      <w:marBottom w:val="0"/>
      <w:divBdr>
        <w:top w:val="none" w:sz="0" w:space="0" w:color="auto"/>
        <w:left w:val="none" w:sz="0" w:space="0" w:color="auto"/>
        <w:bottom w:val="none" w:sz="0" w:space="0" w:color="auto"/>
        <w:right w:val="none" w:sz="0" w:space="0" w:color="auto"/>
      </w:divBdr>
    </w:div>
    <w:div w:id="264851932">
      <w:bodyDiv w:val="1"/>
      <w:marLeft w:val="0"/>
      <w:marRight w:val="0"/>
      <w:marTop w:val="0"/>
      <w:marBottom w:val="0"/>
      <w:divBdr>
        <w:top w:val="none" w:sz="0" w:space="0" w:color="auto"/>
        <w:left w:val="none" w:sz="0" w:space="0" w:color="auto"/>
        <w:bottom w:val="none" w:sz="0" w:space="0" w:color="auto"/>
        <w:right w:val="none" w:sz="0" w:space="0" w:color="auto"/>
      </w:divBdr>
    </w:div>
    <w:div w:id="273559702">
      <w:bodyDiv w:val="1"/>
      <w:marLeft w:val="0"/>
      <w:marRight w:val="0"/>
      <w:marTop w:val="0"/>
      <w:marBottom w:val="0"/>
      <w:divBdr>
        <w:top w:val="none" w:sz="0" w:space="0" w:color="auto"/>
        <w:left w:val="none" w:sz="0" w:space="0" w:color="auto"/>
        <w:bottom w:val="none" w:sz="0" w:space="0" w:color="auto"/>
        <w:right w:val="none" w:sz="0" w:space="0" w:color="auto"/>
      </w:divBdr>
    </w:div>
    <w:div w:id="274212638">
      <w:bodyDiv w:val="1"/>
      <w:marLeft w:val="0"/>
      <w:marRight w:val="0"/>
      <w:marTop w:val="0"/>
      <w:marBottom w:val="0"/>
      <w:divBdr>
        <w:top w:val="none" w:sz="0" w:space="0" w:color="auto"/>
        <w:left w:val="none" w:sz="0" w:space="0" w:color="auto"/>
        <w:bottom w:val="none" w:sz="0" w:space="0" w:color="auto"/>
        <w:right w:val="none" w:sz="0" w:space="0" w:color="auto"/>
      </w:divBdr>
    </w:div>
    <w:div w:id="276059357">
      <w:bodyDiv w:val="1"/>
      <w:marLeft w:val="0"/>
      <w:marRight w:val="0"/>
      <w:marTop w:val="0"/>
      <w:marBottom w:val="0"/>
      <w:divBdr>
        <w:top w:val="none" w:sz="0" w:space="0" w:color="auto"/>
        <w:left w:val="none" w:sz="0" w:space="0" w:color="auto"/>
        <w:bottom w:val="none" w:sz="0" w:space="0" w:color="auto"/>
        <w:right w:val="none" w:sz="0" w:space="0" w:color="auto"/>
      </w:divBdr>
    </w:div>
    <w:div w:id="277414976">
      <w:bodyDiv w:val="1"/>
      <w:marLeft w:val="0"/>
      <w:marRight w:val="0"/>
      <w:marTop w:val="0"/>
      <w:marBottom w:val="0"/>
      <w:divBdr>
        <w:top w:val="none" w:sz="0" w:space="0" w:color="auto"/>
        <w:left w:val="none" w:sz="0" w:space="0" w:color="auto"/>
        <w:bottom w:val="none" w:sz="0" w:space="0" w:color="auto"/>
        <w:right w:val="none" w:sz="0" w:space="0" w:color="auto"/>
      </w:divBdr>
    </w:div>
    <w:div w:id="279147588">
      <w:bodyDiv w:val="1"/>
      <w:marLeft w:val="0"/>
      <w:marRight w:val="0"/>
      <w:marTop w:val="0"/>
      <w:marBottom w:val="0"/>
      <w:divBdr>
        <w:top w:val="none" w:sz="0" w:space="0" w:color="auto"/>
        <w:left w:val="none" w:sz="0" w:space="0" w:color="auto"/>
        <w:bottom w:val="none" w:sz="0" w:space="0" w:color="auto"/>
        <w:right w:val="none" w:sz="0" w:space="0" w:color="auto"/>
      </w:divBdr>
    </w:div>
    <w:div w:id="281887897">
      <w:bodyDiv w:val="1"/>
      <w:marLeft w:val="0"/>
      <w:marRight w:val="0"/>
      <w:marTop w:val="0"/>
      <w:marBottom w:val="0"/>
      <w:divBdr>
        <w:top w:val="none" w:sz="0" w:space="0" w:color="auto"/>
        <w:left w:val="none" w:sz="0" w:space="0" w:color="auto"/>
        <w:bottom w:val="none" w:sz="0" w:space="0" w:color="auto"/>
        <w:right w:val="none" w:sz="0" w:space="0" w:color="auto"/>
      </w:divBdr>
    </w:div>
    <w:div w:id="290599056">
      <w:bodyDiv w:val="1"/>
      <w:marLeft w:val="0"/>
      <w:marRight w:val="0"/>
      <w:marTop w:val="0"/>
      <w:marBottom w:val="0"/>
      <w:divBdr>
        <w:top w:val="none" w:sz="0" w:space="0" w:color="auto"/>
        <w:left w:val="none" w:sz="0" w:space="0" w:color="auto"/>
        <w:bottom w:val="none" w:sz="0" w:space="0" w:color="auto"/>
        <w:right w:val="none" w:sz="0" w:space="0" w:color="auto"/>
      </w:divBdr>
    </w:div>
    <w:div w:id="297415474">
      <w:bodyDiv w:val="1"/>
      <w:marLeft w:val="0"/>
      <w:marRight w:val="0"/>
      <w:marTop w:val="0"/>
      <w:marBottom w:val="0"/>
      <w:divBdr>
        <w:top w:val="none" w:sz="0" w:space="0" w:color="auto"/>
        <w:left w:val="none" w:sz="0" w:space="0" w:color="auto"/>
        <w:bottom w:val="none" w:sz="0" w:space="0" w:color="auto"/>
        <w:right w:val="none" w:sz="0" w:space="0" w:color="auto"/>
      </w:divBdr>
    </w:div>
    <w:div w:id="299115706">
      <w:bodyDiv w:val="1"/>
      <w:marLeft w:val="0"/>
      <w:marRight w:val="0"/>
      <w:marTop w:val="0"/>
      <w:marBottom w:val="0"/>
      <w:divBdr>
        <w:top w:val="none" w:sz="0" w:space="0" w:color="auto"/>
        <w:left w:val="none" w:sz="0" w:space="0" w:color="auto"/>
        <w:bottom w:val="none" w:sz="0" w:space="0" w:color="auto"/>
        <w:right w:val="none" w:sz="0" w:space="0" w:color="auto"/>
      </w:divBdr>
    </w:div>
    <w:div w:id="300624437">
      <w:bodyDiv w:val="1"/>
      <w:marLeft w:val="0"/>
      <w:marRight w:val="0"/>
      <w:marTop w:val="0"/>
      <w:marBottom w:val="0"/>
      <w:divBdr>
        <w:top w:val="none" w:sz="0" w:space="0" w:color="auto"/>
        <w:left w:val="none" w:sz="0" w:space="0" w:color="auto"/>
        <w:bottom w:val="none" w:sz="0" w:space="0" w:color="auto"/>
        <w:right w:val="none" w:sz="0" w:space="0" w:color="auto"/>
      </w:divBdr>
    </w:div>
    <w:div w:id="305357093">
      <w:bodyDiv w:val="1"/>
      <w:marLeft w:val="0"/>
      <w:marRight w:val="0"/>
      <w:marTop w:val="0"/>
      <w:marBottom w:val="0"/>
      <w:divBdr>
        <w:top w:val="none" w:sz="0" w:space="0" w:color="auto"/>
        <w:left w:val="none" w:sz="0" w:space="0" w:color="auto"/>
        <w:bottom w:val="none" w:sz="0" w:space="0" w:color="auto"/>
        <w:right w:val="none" w:sz="0" w:space="0" w:color="auto"/>
      </w:divBdr>
    </w:div>
    <w:div w:id="334233853">
      <w:bodyDiv w:val="1"/>
      <w:marLeft w:val="0"/>
      <w:marRight w:val="0"/>
      <w:marTop w:val="0"/>
      <w:marBottom w:val="0"/>
      <w:divBdr>
        <w:top w:val="none" w:sz="0" w:space="0" w:color="auto"/>
        <w:left w:val="none" w:sz="0" w:space="0" w:color="auto"/>
        <w:bottom w:val="none" w:sz="0" w:space="0" w:color="auto"/>
        <w:right w:val="none" w:sz="0" w:space="0" w:color="auto"/>
      </w:divBdr>
    </w:div>
    <w:div w:id="340854964">
      <w:bodyDiv w:val="1"/>
      <w:marLeft w:val="0"/>
      <w:marRight w:val="0"/>
      <w:marTop w:val="0"/>
      <w:marBottom w:val="0"/>
      <w:divBdr>
        <w:top w:val="none" w:sz="0" w:space="0" w:color="auto"/>
        <w:left w:val="none" w:sz="0" w:space="0" w:color="auto"/>
        <w:bottom w:val="none" w:sz="0" w:space="0" w:color="auto"/>
        <w:right w:val="none" w:sz="0" w:space="0" w:color="auto"/>
      </w:divBdr>
    </w:div>
    <w:div w:id="344208358">
      <w:bodyDiv w:val="1"/>
      <w:marLeft w:val="0"/>
      <w:marRight w:val="0"/>
      <w:marTop w:val="0"/>
      <w:marBottom w:val="0"/>
      <w:divBdr>
        <w:top w:val="none" w:sz="0" w:space="0" w:color="auto"/>
        <w:left w:val="none" w:sz="0" w:space="0" w:color="auto"/>
        <w:bottom w:val="none" w:sz="0" w:space="0" w:color="auto"/>
        <w:right w:val="none" w:sz="0" w:space="0" w:color="auto"/>
      </w:divBdr>
    </w:div>
    <w:div w:id="347563641">
      <w:bodyDiv w:val="1"/>
      <w:marLeft w:val="0"/>
      <w:marRight w:val="0"/>
      <w:marTop w:val="0"/>
      <w:marBottom w:val="0"/>
      <w:divBdr>
        <w:top w:val="none" w:sz="0" w:space="0" w:color="auto"/>
        <w:left w:val="none" w:sz="0" w:space="0" w:color="auto"/>
        <w:bottom w:val="none" w:sz="0" w:space="0" w:color="auto"/>
        <w:right w:val="none" w:sz="0" w:space="0" w:color="auto"/>
      </w:divBdr>
    </w:div>
    <w:div w:id="355692617">
      <w:bodyDiv w:val="1"/>
      <w:marLeft w:val="0"/>
      <w:marRight w:val="0"/>
      <w:marTop w:val="0"/>
      <w:marBottom w:val="0"/>
      <w:divBdr>
        <w:top w:val="none" w:sz="0" w:space="0" w:color="auto"/>
        <w:left w:val="none" w:sz="0" w:space="0" w:color="auto"/>
        <w:bottom w:val="none" w:sz="0" w:space="0" w:color="auto"/>
        <w:right w:val="none" w:sz="0" w:space="0" w:color="auto"/>
      </w:divBdr>
    </w:div>
    <w:div w:id="357435456">
      <w:bodyDiv w:val="1"/>
      <w:marLeft w:val="0"/>
      <w:marRight w:val="0"/>
      <w:marTop w:val="0"/>
      <w:marBottom w:val="0"/>
      <w:divBdr>
        <w:top w:val="none" w:sz="0" w:space="0" w:color="auto"/>
        <w:left w:val="none" w:sz="0" w:space="0" w:color="auto"/>
        <w:bottom w:val="none" w:sz="0" w:space="0" w:color="auto"/>
        <w:right w:val="none" w:sz="0" w:space="0" w:color="auto"/>
      </w:divBdr>
    </w:div>
    <w:div w:id="363601226">
      <w:bodyDiv w:val="1"/>
      <w:marLeft w:val="0"/>
      <w:marRight w:val="0"/>
      <w:marTop w:val="0"/>
      <w:marBottom w:val="0"/>
      <w:divBdr>
        <w:top w:val="none" w:sz="0" w:space="0" w:color="auto"/>
        <w:left w:val="none" w:sz="0" w:space="0" w:color="auto"/>
        <w:bottom w:val="none" w:sz="0" w:space="0" w:color="auto"/>
        <w:right w:val="none" w:sz="0" w:space="0" w:color="auto"/>
      </w:divBdr>
    </w:div>
    <w:div w:id="365522508">
      <w:bodyDiv w:val="1"/>
      <w:marLeft w:val="0"/>
      <w:marRight w:val="0"/>
      <w:marTop w:val="0"/>
      <w:marBottom w:val="0"/>
      <w:divBdr>
        <w:top w:val="none" w:sz="0" w:space="0" w:color="auto"/>
        <w:left w:val="none" w:sz="0" w:space="0" w:color="auto"/>
        <w:bottom w:val="none" w:sz="0" w:space="0" w:color="auto"/>
        <w:right w:val="none" w:sz="0" w:space="0" w:color="auto"/>
      </w:divBdr>
    </w:div>
    <w:div w:id="371422803">
      <w:bodyDiv w:val="1"/>
      <w:marLeft w:val="0"/>
      <w:marRight w:val="0"/>
      <w:marTop w:val="0"/>
      <w:marBottom w:val="0"/>
      <w:divBdr>
        <w:top w:val="none" w:sz="0" w:space="0" w:color="auto"/>
        <w:left w:val="none" w:sz="0" w:space="0" w:color="auto"/>
        <w:bottom w:val="none" w:sz="0" w:space="0" w:color="auto"/>
        <w:right w:val="none" w:sz="0" w:space="0" w:color="auto"/>
      </w:divBdr>
    </w:div>
    <w:div w:id="380710827">
      <w:bodyDiv w:val="1"/>
      <w:marLeft w:val="0"/>
      <w:marRight w:val="0"/>
      <w:marTop w:val="0"/>
      <w:marBottom w:val="0"/>
      <w:divBdr>
        <w:top w:val="none" w:sz="0" w:space="0" w:color="auto"/>
        <w:left w:val="none" w:sz="0" w:space="0" w:color="auto"/>
        <w:bottom w:val="none" w:sz="0" w:space="0" w:color="auto"/>
        <w:right w:val="none" w:sz="0" w:space="0" w:color="auto"/>
      </w:divBdr>
    </w:div>
    <w:div w:id="381561926">
      <w:bodyDiv w:val="1"/>
      <w:marLeft w:val="0"/>
      <w:marRight w:val="0"/>
      <w:marTop w:val="0"/>
      <w:marBottom w:val="0"/>
      <w:divBdr>
        <w:top w:val="none" w:sz="0" w:space="0" w:color="auto"/>
        <w:left w:val="none" w:sz="0" w:space="0" w:color="auto"/>
        <w:bottom w:val="none" w:sz="0" w:space="0" w:color="auto"/>
        <w:right w:val="none" w:sz="0" w:space="0" w:color="auto"/>
      </w:divBdr>
    </w:div>
    <w:div w:id="388384973">
      <w:bodyDiv w:val="1"/>
      <w:marLeft w:val="0"/>
      <w:marRight w:val="0"/>
      <w:marTop w:val="0"/>
      <w:marBottom w:val="0"/>
      <w:divBdr>
        <w:top w:val="none" w:sz="0" w:space="0" w:color="auto"/>
        <w:left w:val="none" w:sz="0" w:space="0" w:color="auto"/>
        <w:bottom w:val="none" w:sz="0" w:space="0" w:color="auto"/>
        <w:right w:val="none" w:sz="0" w:space="0" w:color="auto"/>
      </w:divBdr>
    </w:div>
    <w:div w:id="388575721">
      <w:bodyDiv w:val="1"/>
      <w:marLeft w:val="0"/>
      <w:marRight w:val="0"/>
      <w:marTop w:val="0"/>
      <w:marBottom w:val="0"/>
      <w:divBdr>
        <w:top w:val="none" w:sz="0" w:space="0" w:color="auto"/>
        <w:left w:val="none" w:sz="0" w:space="0" w:color="auto"/>
        <w:bottom w:val="none" w:sz="0" w:space="0" w:color="auto"/>
        <w:right w:val="none" w:sz="0" w:space="0" w:color="auto"/>
      </w:divBdr>
    </w:div>
    <w:div w:id="388773835">
      <w:bodyDiv w:val="1"/>
      <w:marLeft w:val="0"/>
      <w:marRight w:val="0"/>
      <w:marTop w:val="0"/>
      <w:marBottom w:val="0"/>
      <w:divBdr>
        <w:top w:val="none" w:sz="0" w:space="0" w:color="auto"/>
        <w:left w:val="none" w:sz="0" w:space="0" w:color="auto"/>
        <w:bottom w:val="none" w:sz="0" w:space="0" w:color="auto"/>
        <w:right w:val="none" w:sz="0" w:space="0" w:color="auto"/>
      </w:divBdr>
    </w:div>
    <w:div w:id="393629099">
      <w:bodyDiv w:val="1"/>
      <w:marLeft w:val="0"/>
      <w:marRight w:val="0"/>
      <w:marTop w:val="0"/>
      <w:marBottom w:val="0"/>
      <w:divBdr>
        <w:top w:val="none" w:sz="0" w:space="0" w:color="auto"/>
        <w:left w:val="none" w:sz="0" w:space="0" w:color="auto"/>
        <w:bottom w:val="none" w:sz="0" w:space="0" w:color="auto"/>
        <w:right w:val="none" w:sz="0" w:space="0" w:color="auto"/>
      </w:divBdr>
    </w:div>
    <w:div w:id="395201379">
      <w:bodyDiv w:val="1"/>
      <w:marLeft w:val="0"/>
      <w:marRight w:val="0"/>
      <w:marTop w:val="0"/>
      <w:marBottom w:val="0"/>
      <w:divBdr>
        <w:top w:val="none" w:sz="0" w:space="0" w:color="auto"/>
        <w:left w:val="none" w:sz="0" w:space="0" w:color="auto"/>
        <w:bottom w:val="none" w:sz="0" w:space="0" w:color="auto"/>
        <w:right w:val="none" w:sz="0" w:space="0" w:color="auto"/>
      </w:divBdr>
    </w:div>
    <w:div w:id="395593860">
      <w:bodyDiv w:val="1"/>
      <w:marLeft w:val="0"/>
      <w:marRight w:val="0"/>
      <w:marTop w:val="0"/>
      <w:marBottom w:val="0"/>
      <w:divBdr>
        <w:top w:val="none" w:sz="0" w:space="0" w:color="auto"/>
        <w:left w:val="none" w:sz="0" w:space="0" w:color="auto"/>
        <w:bottom w:val="none" w:sz="0" w:space="0" w:color="auto"/>
        <w:right w:val="none" w:sz="0" w:space="0" w:color="auto"/>
      </w:divBdr>
    </w:div>
    <w:div w:id="407848725">
      <w:bodyDiv w:val="1"/>
      <w:marLeft w:val="0"/>
      <w:marRight w:val="0"/>
      <w:marTop w:val="0"/>
      <w:marBottom w:val="0"/>
      <w:divBdr>
        <w:top w:val="none" w:sz="0" w:space="0" w:color="auto"/>
        <w:left w:val="none" w:sz="0" w:space="0" w:color="auto"/>
        <w:bottom w:val="none" w:sz="0" w:space="0" w:color="auto"/>
        <w:right w:val="none" w:sz="0" w:space="0" w:color="auto"/>
      </w:divBdr>
    </w:div>
    <w:div w:id="410396279">
      <w:bodyDiv w:val="1"/>
      <w:marLeft w:val="0"/>
      <w:marRight w:val="0"/>
      <w:marTop w:val="0"/>
      <w:marBottom w:val="0"/>
      <w:divBdr>
        <w:top w:val="none" w:sz="0" w:space="0" w:color="auto"/>
        <w:left w:val="none" w:sz="0" w:space="0" w:color="auto"/>
        <w:bottom w:val="none" w:sz="0" w:space="0" w:color="auto"/>
        <w:right w:val="none" w:sz="0" w:space="0" w:color="auto"/>
      </w:divBdr>
    </w:div>
    <w:div w:id="419445869">
      <w:bodyDiv w:val="1"/>
      <w:marLeft w:val="0"/>
      <w:marRight w:val="0"/>
      <w:marTop w:val="0"/>
      <w:marBottom w:val="0"/>
      <w:divBdr>
        <w:top w:val="none" w:sz="0" w:space="0" w:color="auto"/>
        <w:left w:val="none" w:sz="0" w:space="0" w:color="auto"/>
        <w:bottom w:val="none" w:sz="0" w:space="0" w:color="auto"/>
        <w:right w:val="none" w:sz="0" w:space="0" w:color="auto"/>
      </w:divBdr>
    </w:div>
    <w:div w:id="419722897">
      <w:bodyDiv w:val="1"/>
      <w:marLeft w:val="0"/>
      <w:marRight w:val="0"/>
      <w:marTop w:val="0"/>
      <w:marBottom w:val="0"/>
      <w:divBdr>
        <w:top w:val="none" w:sz="0" w:space="0" w:color="auto"/>
        <w:left w:val="none" w:sz="0" w:space="0" w:color="auto"/>
        <w:bottom w:val="none" w:sz="0" w:space="0" w:color="auto"/>
        <w:right w:val="none" w:sz="0" w:space="0" w:color="auto"/>
      </w:divBdr>
    </w:div>
    <w:div w:id="428543256">
      <w:bodyDiv w:val="1"/>
      <w:marLeft w:val="0"/>
      <w:marRight w:val="0"/>
      <w:marTop w:val="0"/>
      <w:marBottom w:val="0"/>
      <w:divBdr>
        <w:top w:val="none" w:sz="0" w:space="0" w:color="auto"/>
        <w:left w:val="none" w:sz="0" w:space="0" w:color="auto"/>
        <w:bottom w:val="none" w:sz="0" w:space="0" w:color="auto"/>
        <w:right w:val="none" w:sz="0" w:space="0" w:color="auto"/>
      </w:divBdr>
    </w:div>
    <w:div w:id="429545451">
      <w:bodyDiv w:val="1"/>
      <w:marLeft w:val="0"/>
      <w:marRight w:val="0"/>
      <w:marTop w:val="0"/>
      <w:marBottom w:val="0"/>
      <w:divBdr>
        <w:top w:val="none" w:sz="0" w:space="0" w:color="auto"/>
        <w:left w:val="none" w:sz="0" w:space="0" w:color="auto"/>
        <w:bottom w:val="none" w:sz="0" w:space="0" w:color="auto"/>
        <w:right w:val="none" w:sz="0" w:space="0" w:color="auto"/>
      </w:divBdr>
    </w:div>
    <w:div w:id="429665052">
      <w:bodyDiv w:val="1"/>
      <w:marLeft w:val="0"/>
      <w:marRight w:val="0"/>
      <w:marTop w:val="0"/>
      <w:marBottom w:val="0"/>
      <w:divBdr>
        <w:top w:val="none" w:sz="0" w:space="0" w:color="auto"/>
        <w:left w:val="none" w:sz="0" w:space="0" w:color="auto"/>
        <w:bottom w:val="none" w:sz="0" w:space="0" w:color="auto"/>
        <w:right w:val="none" w:sz="0" w:space="0" w:color="auto"/>
      </w:divBdr>
    </w:div>
    <w:div w:id="431324153">
      <w:bodyDiv w:val="1"/>
      <w:marLeft w:val="0"/>
      <w:marRight w:val="0"/>
      <w:marTop w:val="0"/>
      <w:marBottom w:val="0"/>
      <w:divBdr>
        <w:top w:val="none" w:sz="0" w:space="0" w:color="auto"/>
        <w:left w:val="none" w:sz="0" w:space="0" w:color="auto"/>
        <w:bottom w:val="none" w:sz="0" w:space="0" w:color="auto"/>
        <w:right w:val="none" w:sz="0" w:space="0" w:color="auto"/>
      </w:divBdr>
    </w:div>
    <w:div w:id="432432242">
      <w:bodyDiv w:val="1"/>
      <w:marLeft w:val="0"/>
      <w:marRight w:val="0"/>
      <w:marTop w:val="0"/>
      <w:marBottom w:val="0"/>
      <w:divBdr>
        <w:top w:val="none" w:sz="0" w:space="0" w:color="auto"/>
        <w:left w:val="none" w:sz="0" w:space="0" w:color="auto"/>
        <w:bottom w:val="none" w:sz="0" w:space="0" w:color="auto"/>
        <w:right w:val="none" w:sz="0" w:space="0" w:color="auto"/>
      </w:divBdr>
    </w:div>
    <w:div w:id="433943801">
      <w:bodyDiv w:val="1"/>
      <w:marLeft w:val="0"/>
      <w:marRight w:val="0"/>
      <w:marTop w:val="0"/>
      <w:marBottom w:val="0"/>
      <w:divBdr>
        <w:top w:val="none" w:sz="0" w:space="0" w:color="auto"/>
        <w:left w:val="none" w:sz="0" w:space="0" w:color="auto"/>
        <w:bottom w:val="none" w:sz="0" w:space="0" w:color="auto"/>
        <w:right w:val="none" w:sz="0" w:space="0" w:color="auto"/>
      </w:divBdr>
    </w:div>
    <w:div w:id="434248242">
      <w:bodyDiv w:val="1"/>
      <w:marLeft w:val="0"/>
      <w:marRight w:val="0"/>
      <w:marTop w:val="0"/>
      <w:marBottom w:val="0"/>
      <w:divBdr>
        <w:top w:val="none" w:sz="0" w:space="0" w:color="auto"/>
        <w:left w:val="none" w:sz="0" w:space="0" w:color="auto"/>
        <w:bottom w:val="none" w:sz="0" w:space="0" w:color="auto"/>
        <w:right w:val="none" w:sz="0" w:space="0" w:color="auto"/>
      </w:divBdr>
    </w:div>
    <w:div w:id="438767153">
      <w:bodyDiv w:val="1"/>
      <w:marLeft w:val="0"/>
      <w:marRight w:val="0"/>
      <w:marTop w:val="0"/>
      <w:marBottom w:val="0"/>
      <w:divBdr>
        <w:top w:val="none" w:sz="0" w:space="0" w:color="auto"/>
        <w:left w:val="none" w:sz="0" w:space="0" w:color="auto"/>
        <w:bottom w:val="none" w:sz="0" w:space="0" w:color="auto"/>
        <w:right w:val="none" w:sz="0" w:space="0" w:color="auto"/>
      </w:divBdr>
    </w:div>
    <w:div w:id="441724868">
      <w:bodyDiv w:val="1"/>
      <w:marLeft w:val="0"/>
      <w:marRight w:val="0"/>
      <w:marTop w:val="0"/>
      <w:marBottom w:val="0"/>
      <w:divBdr>
        <w:top w:val="none" w:sz="0" w:space="0" w:color="auto"/>
        <w:left w:val="none" w:sz="0" w:space="0" w:color="auto"/>
        <w:bottom w:val="none" w:sz="0" w:space="0" w:color="auto"/>
        <w:right w:val="none" w:sz="0" w:space="0" w:color="auto"/>
      </w:divBdr>
    </w:div>
    <w:div w:id="446004932">
      <w:bodyDiv w:val="1"/>
      <w:marLeft w:val="0"/>
      <w:marRight w:val="0"/>
      <w:marTop w:val="0"/>
      <w:marBottom w:val="0"/>
      <w:divBdr>
        <w:top w:val="none" w:sz="0" w:space="0" w:color="auto"/>
        <w:left w:val="none" w:sz="0" w:space="0" w:color="auto"/>
        <w:bottom w:val="none" w:sz="0" w:space="0" w:color="auto"/>
        <w:right w:val="none" w:sz="0" w:space="0" w:color="auto"/>
      </w:divBdr>
    </w:div>
    <w:div w:id="454251776">
      <w:bodyDiv w:val="1"/>
      <w:marLeft w:val="0"/>
      <w:marRight w:val="0"/>
      <w:marTop w:val="0"/>
      <w:marBottom w:val="0"/>
      <w:divBdr>
        <w:top w:val="none" w:sz="0" w:space="0" w:color="auto"/>
        <w:left w:val="none" w:sz="0" w:space="0" w:color="auto"/>
        <w:bottom w:val="none" w:sz="0" w:space="0" w:color="auto"/>
        <w:right w:val="none" w:sz="0" w:space="0" w:color="auto"/>
      </w:divBdr>
    </w:div>
    <w:div w:id="456720690">
      <w:bodyDiv w:val="1"/>
      <w:marLeft w:val="0"/>
      <w:marRight w:val="0"/>
      <w:marTop w:val="0"/>
      <w:marBottom w:val="0"/>
      <w:divBdr>
        <w:top w:val="none" w:sz="0" w:space="0" w:color="auto"/>
        <w:left w:val="none" w:sz="0" w:space="0" w:color="auto"/>
        <w:bottom w:val="none" w:sz="0" w:space="0" w:color="auto"/>
        <w:right w:val="none" w:sz="0" w:space="0" w:color="auto"/>
      </w:divBdr>
    </w:div>
    <w:div w:id="478379783">
      <w:bodyDiv w:val="1"/>
      <w:marLeft w:val="0"/>
      <w:marRight w:val="0"/>
      <w:marTop w:val="0"/>
      <w:marBottom w:val="0"/>
      <w:divBdr>
        <w:top w:val="none" w:sz="0" w:space="0" w:color="auto"/>
        <w:left w:val="none" w:sz="0" w:space="0" w:color="auto"/>
        <w:bottom w:val="none" w:sz="0" w:space="0" w:color="auto"/>
        <w:right w:val="none" w:sz="0" w:space="0" w:color="auto"/>
      </w:divBdr>
    </w:div>
    <w:div w:id="487601153">
      <w:bodyDiv w:val="1"/>
      <w:marLeft w:val="0"/>
      <w:marRight w:val="0"/>
      <w:marTop w:val="0"/>
      <w:marBottom w:val="0"/>
      <w:divBdr>
        <w:top w:val="none" w:sz="0" w:space="0" w:color="auto"/>
        <w:left w:val="none" w:sz="0" w:space="0" w:color="auto"/>
        <w:bottom w:val="none" w:sz="0" w:space="0" w:color="auto"/>
        <w:right w:val="none" w:sz="0" w:space="0" w:color="auto"/>
      </w:divBdr>
    </w:div>
    <w:div w:id="499852492">
      <w:bodyDiv w:val="1"/>
      <w:marLeft w:val="0"/>
      <w:marRight w:val="0"/>
      <w:marTop w:val="0"/>
      <w:marBottom w:val="0"/>
      <w:divBdr>
        <w:top w:val="none" w:sz="0" w:space="0" w:color="auto"/>
        <w:left w:val="none" w:sz="0" w:space="0" w:color="auto"/>
        <w:bottom w:val="none" w:sz="0" w:space="0" w:color="auto"/>
        <w:right w:val="none" w:sz="0" w:space="0" w:color="auto"/>
      </w:divBdr>
    </w:div>
    <w:div w:id="506753151">
      <w:bodyDiv w:val="1"/>
      <w:marLeft w:val="0"/>
      <w:marRight w:val="0"/>
      <w:marTop w:val="0"/>
      <w:marBottom w:val="0"/>
      <w:divBdr>
        <w:top w:val="none" w:sz="0" w:space="0" w:color="auto"/>
        <w:left w:val="none" w:sz="0" w:space="0" w:color="auto"/>
        <w:bottom w:val="none" w:sz="0" w:space="0" w:color="auto"/>
        <w:right w:val="none" w:sz="0" w:space="0" w:color="auto"/>
      </w:divBdr>
    </w:div>
    <w:div w:id="516700864">
      <w:bodyDiv w:val="1"/>
      <w:marLeft w:val="0"/>
      <w:marRight w:val="0"/>
      <w:marTop w:val="0"/>
      <w:marBottom w:val="0"/>
      <w:divBdr>
        <w:top w:val="none" w:sz="0" w:space="0" w:color="auto"/>
        <w:left w:val="none" w:sz="0" w:space="0" w:color="auto"/>
        <w:bottom w:val="none" w:sz="0" w:space="0" w:color="auto"/>
        <w:right w:val="none" w:sz="0" w:space="0" w:color="auto"/>
      </w:divBdr>
    </w:div>
    <w:div w:id="519394352">
      <w:bodyDiv w:val="1"/>
      <w:marLeft w:val="0"/>
      <w:marRight w:val="0"/>
      <w:marTop w:val="0"/>
      <w:marBottom w:val="0"/>
      <w:divBdr>
        <w:top w:val="none" w:sz="0" w:space="0" w:color="auto"/>
        <w:left w:val="none" w:sz="0" w:space="0" w:color="auto"/>
        <w:bottom w:val="none" w:sz="0" w:space="0" w:color="auto"/>
        <w:right w:val="none" w:sz="0" w:space="0" w:color="auto"/>
      </w:divBdr>
    </w:div>
    <w:div w:id="525827496">
      <w:bodyDiv w:val="1"/>
      <w:marLeft w:val="0"/>
      <w:marRight w:val="0"/>
      <w:marTop w:val="0"/>
      <w:marBottom w:val="0"/>
      <w:divBdr>
        <w:top w:val="none" w:sz="0" w:space="0" w:color="auto"/>
        <w:left w:val="none" w:sz="0" w:space="0" w:color="auto"/>
        <w:bottom w:val="none" w:sz="0" w:space="0" w:color="auto"/>
        <w:right w:val="none" w:sz="0" w:space="0" w:color="auto"/>
      </w:divBdr>
    </w:div>
    <w:div w:id="527723978">
      <w:bodyDiv w:val="1"/>
      <w:marLeft w:val="0"/>
      <w:marRight w:val="0"/>
      <w:marTop w:val="0"/>
      <w:marBottom w:val="0"/>
      <w:divBdr>
        <w:top w:val="none" w:sz="0" w:space="0" w:color="auto"/>
        <w:left w:val="none" w:sz="0" w:space="0" w:color="auto"/>
        <w:bottom w:val="none" w:sz="0" w:space="0" w:color="auto"/>
        <w:right w:val="none" w:sz="0" w:space="0" w:color="auto"/>
      </w:divBdr>
    </w:div>
    <w:div w:id="535309936">
      <w:bodyDiv w:val="1"/>
      <w:marLeft w:val="0"/>
      <w:marRight w:val="0"/>
      <w:marTop w:val="0"/>
      <w:marBottom w:val="0"/>
      <w:divBdr>
        <w:top w:val="none" w:sz="0" w:space="0" w:color="auto"/>
        <w:left w:val="none" w:sz="0" w:space="0" w:color="auto"/>
        <w:bottom w:val="none" w:sz="0" w:space="0" w:color="auto"/>
        <w:right w:val="none" w:sz="0" w:space="0" w:color="auto"/>
      </w:divBdr>
    </w:div>
    <w:div w:id="536043197">
      <w:bodyDiv w:val="1"/>
      <w:marLeft w:val="0"/>
      <w:marRight w:val="0"/>
      <w:marTop w:val="0"/>
      <w:marBottom w:val="0"/>
      <w:divBdr>
        <w:top w:val="none" w:sz="0" w:space="0" w:color="auto"/>
        <w:left w:val="none" w:sz="0" w:space="0" w:color="auto"/>
        <w:bottom w:val="none" w:sz="0" w:space="0" w:color="auto"/>
        <w:right w:val="none" w:sz="0" w:space="0" w:color="auto"/>
      </w:divBdr>
    </w:div>
    <w:div w:id="538470665">
      <w:bodyDiv w:val="1"/>
      <w:marLeft w:val="0"/>
      <w:marRight w:val="0"/>
      <w:marTop w:val="0"/>
      <w:marBottom w:val="0"/>
      <w:divBdr>
        <w:top w:val="none" w:sz="0" w:space="0" w:color="auto"/>
        <w:left w:val="none" w:sz="0" w:space="0" w:color="auto"/>
        <w:bottom w:val="none" w:sz="0" w:space="0" w:color="auto"/>
        <w:right w:val="none" w:sz="0" w:space="0" w:color="auto"/>
      </w:divBdr>
    </w:div>
    <w:div w:id="542182991">
      <w:bodyDiv w:val="1"/>
      <w:marLeft w:val="0"/>
      <w:marRight w:val="0"/>
      <w:marTop w:val="0"/>
      <w:marBottom w:val="0"/>
      <w:divBdr>
        <w:top w:val="none" w:sz="0" w:space="0" w:color="auto"/>
        <w:left w:val="none" w:sz="0" w:space="0" w:color="auto"/>
        <w:bottom w:val="none" w:sz="0" w:space="0" w:color="auto"/>
        <w:right w:val="none" w:sz="0" w:space="0" w:color="auto"/>
      </w:divBdr>
    </w:div>
    <w:div w:id="544492268">
      <w:bodyDiv w:val="1"/>
      <w:marLeft w:val="0"/>
      <w:marRight w:val="0"/>
      <w:marTop w:val="0"/>
      <w:marBottom w:val="0"/>
      <w:divBdr>
        <w:top w:val="none" w:sz="0" w:space="0" w:color="auto"/>
        <w:left w:val="none" w:sz="0" w:space="0" w:color="auto"/>
        <w:bottom w:val="none" w:sz="0" w:space="0" w:color="auto"/>
        <w:right w:val="none" w:sz="0" w:space="0" w:color="auto"/>
      </w:divBdr>
    </w:div>
    <w:div w:id="550119953">
      <w:bodyDiv w:val="1"/>
      <w:marLeft w:val="0"/>
      <w:marRight w:val="0"/>
      <w:marTop w:val="0"/>
      <w:marBottom w:val="0"/>
      <w:divBdr>
        <w:top w:val="none" w:sz="0" w:space="0" w:color="auto"/>
        <w:left w:val="none" w:sz="0" w:space="0" w:color="auto"/>
        <w:bottom w:val="none" w:sz="0" w:space="0" w:color="auto"/>
        <w:right w:val="none" w:sz="0" w:space="0" w:color="auto"/>
      </w:divBdr>
    </w:div>
    <w:div w:id="552155466">
      <w:bodyDiv w:val="1"/>
      <w:marLeft w:val="0"/>
      <w:marRight w:val="0"/>
      <w:marTop w:val="0"/>
      <w:marBottom w:val="0"/>
      <w:divBdr>
        <w:top w:val="none" w:sz="0" w:space="0" w:color="auto"/>
        <w:left w:val="none" w:sz="0" w:space="0" w:color="auto"/>
        <w:bottom w:val="none" w:sz="0" w:space="0" w:color="auto"/>
        <w:right w:val="none" w:sz="0" w:space="0" w:color="auto"/>
      </w:divBdr>
    </w:div>
    <w:div w:id="558830412">
      <w:bodyDiv w:val="1"/>
      <w:marLeft w:val="0"/>
      <w:marRight w:val="0"/>
      <w:marTop w:val="0"/>
      <w:marBottom w:val="0"/>
      <w:divBdr>
        <w:top w:val="none" w:sz="0" w:space="0" w:color="auto"/>
        <w:left w:val="none" w:sz="0" w:space="0" w:color="auto"/>
        <w:bottom w:val="none" w:sz="0" w:space="0" w:color="auto"/>
        <w:right w:val="none" w:sz="0" w:space="0" w:color="auto"/>
      </w:divBdr>
    </w:div>
    <w:div w:id="560869796">
      <w:bodyDiv w:val="1"/>
      <w:marLeft w:val="0"/>
      <w:marRight w:val="0"/>
      <w:marTop w:val="0"/>
      <w:marBottom w:val="0"/>
      <w:divBdr>
        <w:top w:val="none" w:sz="0" w:space="0" w:color="auto"/>
        <w:left w:val="none" w:sz="0" w:space="0" w:color="auto"/>
        <w:bottom w:val="none" w:sz="0" w:space="0" w:color="auto"/>
        <w:right w:val="none" w:sz="0" w:space="0" w:color="auto"/>
      </w:divBdr>
    </w:div>
    <w:div w:id="561331320">
      <w:bodyDiv w:val="1"/>
      <w:marLeft w:val="0"/>
      <w:marRight w:val="0"/>
      <w:marTop w:val="0"/>
      <w:marBottom w:val="0"/>
      <w:divBdr>
        <w:top w:val="none" w:sz="0" w:space="0" w:color="auto"/>
        <w:left w:val="none" w:sz="0" w:space="0" w:color="auto"/>
        <w:bottom w:val="none" w:sz="0" w:space="0" w:color="auto"/>
        <w:right w:val="none" w:sz="0" w:space="0" w:color="auto"/>
      </w:divBdr>
    </w:div>
    <w:div w:id="563219542">
      <w:bodyDiv w:val="1"/>
      <w:marLeft w:val="0"/>
      <w:marRight w:val="0"/>
      <w:marTop w:val="0"/>
      <w:marBottom w:val="0"/>
      <w:divBdr>
        <w:top w:val="none" w:sz="0" w:space="0" w:color="auto"/>
        <w:left w:val="none" w:sz="0" w:space="0" w:color="auto"/>
        <w:bottom w:val="none" w:sz="0" w:space="0" w:color="auto"/>
        <w:right w:val="none" w:sz="0" w:space="0" w:color="auto"/>
      </w:divBdr>
    </w:div>
    <w:div w:id="569270662">
      <w:bodyDiv w:val="1"/>
      <w:marLeft w:val="0"/>
      <w:marRight w:val="0"/>
      <w:marTop w:val="0"/>
      <w:marBottom w:val="0"/>
      <w:divBdr>
        <w:top w:val="none" w:sz="0" w:space="0" w:color="auto"/>
        <w:left w:val="none" w:sz="0" w:space="0" w:color="auto"/>
        <w:bottom w:val="none" w:sz="0" w:space="0" w:color="auto"/>
        <w:right w:val="none" w:sz="0" w:space="0" w:color="auto"/>
      </w:divBdr>
    </w:div>
    <w:div w:id="581842989">
      <w:bodyDiv w:val="1"/>
      <w:marLeft w:val="0"/>
      <w:marRight w:val="0"/>
      <w:marTop w:val="0"/>
      <w:marBottom w:val="0"/>
      <w:divBdr>
        <w:top w:val="none" w:sz="0" w:space="0" w:color="auto"/>
        <w:left w:val="none" w:sz="0" w:space="0" w:color="auto"/>
        <w:bottom w:val="none" w:sz="0" w:space="0" w:color="auto"/>
        <w:right w:val="none" w:sz="0" w:space="0" w:color="auto"/>
      </w:divBdr>
    </w:div>
    <w:div w:id="581992030">
      <w:bodyDiv w:val="1"/>
      <w:marLeft w:val="0"/>
      <w:marRight w:val="0"/>
      <w:marTop w:val="0"/>
      <w:marBottom w:val="0"/>
      <w:divBdr>
        <w:top w:val="none" w:sz="0" w:space="0" w:color="auto"/>
        <w:left w:val="none" w:sz="0" w:space="0" w:color="auto"/>
        <w:bottom w:val="none" w:sz="0" w:space="0" w:color="auto"/>
        <w:right w:val="none" w:sz="0" w:space="0" w:color="auto"/>
      </w:divBdr>
    </w:div>
    <w:div w:id="582376435">
      <w:bodyDiv w:val="1"/>
      <w:marLeft w:val="0"/>
      <w:marRight w:val="0"/>
      <w:marTop w:val="0"/>
      <w:marBottom w:val="0"/>
      <w:divBdr>
        <w:top w:val="none" w:sz="0" w:space="0" w:color="auto"/>
        <w:left w:val="none" w:sz="0" w:space="0" w:color="auto"/>
        <w:bottom w:val="none" w:sz="0" w:space="0" w:color="auto"/>
        <w:right w:val="none" w:sz="0" w:space="0" w:color="auto"/>
      </w:divBdr>
    </w:div>
    <w:div w:id="596210838">
      <w:bodyDiv w:val="1"/>
      <w:marLeft w:val="0"/>
      <w:marRight w:val="0"/>
      <w:marTop w:val="0"/>
      <w:marBottom w:val="0"/>
      <w:divBdr>
        <w:top w:val="none" w:sz="0" w:space="0" w:color="auto"/>
        <w:left w:val="none" w:sz="0" w:space="0" w:color="auto"/>
        <w:bottom w:val="none" w:sz="0" w:space="0" w:color="auto"/>
        <w:right w:val="none" w:sz="0" w:space="0" w:color="auto"/>
      </w:divBdr>
    </w:div>
    <w:div w:id="598561284">
      <w:bodyDiv w:val="1"/>
      <w:marLeft w:val="0"/>
      <w:marRight w:val="0"/>
      <w:marTop w:val="0"/>
      <w:marBottom w:val="0"/>
      <w:divBdr>
        <w:top w:val="none" w:sz="0" w:space="0" w:color="auto"/>
        <w:left w:val="none" w:sz="0" w:space="0" w:color="auto"/>
        <w:bottom w:val="none" w:sz="0" w:space="0" w:color="auto"/>
        <w:right w:val="none" w:sz="0" w:space="0" w:color="auto"/>
      </w:divBdr>
    </w:div>
    <w:div w:id="598760406">
      <w:bodyDiv w:val="1"/>
      <w:marLeft w:val="0"/>
      <w:marRight w:val="0"/>
      <w:marTop w:val="0"/>
      <w:marBottom w:val="0"/>
      <w:divBdr>
        <w:top w:val="none" w:sz="0" w:space="0" w:color="auto"/>
        <w:left w:val="none" w:sz="0" w:space="0" w:color="auto"/>
        <w:bottom w:val="none" w:sz="0" w:space="0" w:color="auto"/>
        <w:right w:val="none" w:sz="0" w:space="0" w:color="auto"/>
      </w:divBdr>
    </w:div>
    <w:div w:id="613438077">
      <w:bodyDiv w:val="1"/>
      <w:marLeft w:val="0"/>
      <w:marRight w:val="0"/>
      <w:marTop w:val="0"/>
      <w:marBottom w:val="0"/>
      <w:divBdr>
        <w:top w:val="none" w:sz="0" w:space="0" w:color="auto"/>
        <w:left w:val="none" w:sz="0" w:space="0" w:color="auto"/>
        <w:bottom w:val="none" w:sz="0" w:space="0" w:color="auto"/>
        <w:right w:val="none" w:sz="0" w:space="0" w:color="auto"/>
      </w:divBdr>
    </w:div>
    <w:div w:id="640310424">
      <w:bodyDiv w:val="1"/>
      <w:marLeft w:val="0"/>
      <w:marRight w:val="0"/>
      <w:marTop w:val="0"/>
      <w:marBottom w:val="0"/>
      <w:divBdr>
        <w:top w:val="none" w:sz="0" w:space="0" w:color="auto"/>
        <w:left w:val="none" w:sz="0" w:space="0" w:color="auto"/>
        <w:bottom w:val="none" w:sz="0" w:space="0" w:color="auto"/>
        <w:right w:val="none" w:sz="0" w:space="0" w:color="auto"/>
      </w:divBdr>
      <w:divsChild>
        <w:div w:id="439882951">
          <w:marLeft w:val="0"/>
          <w:marRight w:val="0"/>
          <w:marTop w:val="0"/>
          <w:marBottom w:val="0"/>
          <w:divBdr>
            <w:top w:val="none" w:sz="0" w:space="0" w:color="auto"/>
            <w:left w:val="none" w:sz="0" w:space="0" w:color="auto"/>
            <w:bottom w:val="none" w:sz="0" w:space="0" w:color="auto"/>
            <w:right w:val="none" w:sz="0" w:space="0" w:color="auto"/>
          </w:divBdr>
        </w:div>
        <w:div w:id="1338918653">
          <w:marLeft w:val="0"/>
          <w:marRight w:val="0"/>
          <w:marTop w:val="0"/>
          <w:marBottom w:val="0"/>
          <w:divBdr>
            <w:top w:val="none" w:sz="0" w:space="0" w:color="auto"/>
            <w:left w:val="none" w:sz="0" w:space="0" w:color="auto"/>
            <w:bottom w:val="none" w:sz="0" w:space="0" w:color="auto"/>
            <w:right w:val="none" w:sz="0" w:space="0" w:color="auto"/>
          </w:divBdr>
        </w:div>
        <w:div w:id="1886483368">
          <w:marLeft w:val="0"/>
          <w:marRight w:val="0"/>
          <w:marTop w:val="0"/>
          <w:marBottom w:val="0"/>
          <w:divBdr>
            <w:top w:val="none" w:sz="0" w:space="0" w:color="auto"/>
            <w:left w:val="none" w:sz="0" w:space="0" w:color="auto"/>
            <w:bottom w:val="none" w:sz="0" w:space="0" w:color="auto"/>
            <w:right w:val="none" w:sz="0" w:space="0" w:color="auto"/>
          </w:divBdr>
        </w:div>
      </w:divsChild>
    </w:div>
    <w:div w:id="643507615">
      <w:bodyDiv w:val="1"/>
      <w:marLeft w:val="0"/>
      <w:marRight w:val="0"/>
      <w:marTop w:val="0"/>
      <w:marBottom w:val="0"/>
      <w:divBdr>
        <w:top w:val="none" w:sz="0" w:space="0" w:color="auto"/>
        <w:left w:val="none" w:sz="0" w:space="0" w:color="auto"/>
        <w:bottom w:val="none" w:sz="0" w:space="0" w:color="auto"/>
        <w:right w:val="none" w:sz="0" w:space="0" w:color="auto"/>
      </w:divBdr>
    </w:div>
    <w:div w:id="647168749">
      <w:bodyDiv w:val="1"/>
      <w:marLeft w:val="0"/>
      <w:marRight w:val="0"/>
      <w:marTop w:val="0"/>
      <w:marBottom w:val="0"/>
      <w:divBdr>
        <w:top w:val="none" w:sz="0" w:space="0" w:color="auto"/>
        <w:left w:val="none" w:sz="0" w:space="0" w:color="auto"/>
        <w:bottom w:val="none" w:sz="0" w:space="0" w:color="auto"/>
        <w:right w:val="none" w:sz="0" w:space="0" w:color="auto"/>
      </w:divBdr>
    </w:div>
    <w:div w:id="648090944">
      <w:bodyDiv w:val="1"/>
      <w:marLeft w:val="0"/>
      <w:marRight w:val="0"/>
      <w:marTop w:val="0"/>
      <w:marBottom w:val="0"/>
      <w:divBdr>
        <w:top w:val="none" w:sz="0" w:space="0" w:color="auto"/>
        <w:left w:val="none" w:sz="0" w:space="0" w:color="auto"/>
        <w:bottom w:val="none" w:sz="0" w:space="0" w:color="auto"/>
        <w:right w:val="none" w:sz="0" w:space="0" w:color="auto"/>
      </w:divBdr>
    </w:div>
    <w:div w:id="649293030">
      <w:bodyDiv w:val="1"/>
      <w:marLeft w:val="0"/>
      <w:marRight w:val="0"/>
      <w:marTop w:val="0"/>
      <w:marBottom w:val="0"/>
      <w:divBdr>
        <w:top w:val="none" w:sz="0" w:space="0" w:color="auto"/>
        <w:left w:val="none" w:sz="0" w:space="0" w:color="auto"/>
        <w:bottom w:val="none" w:sz="0" w:space="0" w:color="auto"/>
        <w:right w:val="none" w:sz="0" w:space="0" w:color="auto"/>
      </w:divBdr>
    </w:div>
    <w:div w:id="651981971">
      <w:bodyDiv w:val="1"/>
      <w:marLeft w:val="0"/>
      <w:marRight w:val="0"/>
      <w:marTop w:val="0"/>
      <w:marBottom w:val="0"/>
      <w:divBdr>
        <w:top w:val="none" w:sz="0" w:space="0" w:color="auto"/>
        <w:left w:val="none" w:sz="0" w:space="0" w:color="auto"/>
        <w:bottom w:val="none" w:sz="0" w:space="0" w:color="auto"/>
        <w:right w:val="none" w:sz="0" w:space="0" w:color="auto"/>
      </w:divBdr>
    </w:div>
    <w:div w:id="654839534">
      <w:bodyDiv w:val="1"/>
      <w:marLeft w:val="0"/>
      <w:marRight w:val="0"/>
      <w:marTop w:val="0"/>
      <w:marBottom w:val="0"/>
      <w:divBdr>
        <w:top w:val="none" w:sz="0" w:space="0" w:color="auto"/>
        <w:left w:val="none" w:sz="0" w:space="0" w:color="auto"/>
        <w:bottom w:val="none" w:sz="0" w:space="0" w:color="auto"/>
        <w:right w:val="none" w:sz="0" w:space="0" w:color="auto"/>
      </w:divBdr>
    </w:div>
    <w:div w:id="657923534">
      <w:bodyDiv w:val="1"/>
      <w:marLeft w:val="0"/>
      <w:marRight w:val="0"/>
      <w:marTop w:val="0"/>
      <w:marBottom w:val="0"/>
      <w:divBdr>
        <w:top w:val="none" w:sz="0" w:space="0" w:color="auto"/>
        <w:left w:val="none" w:sz="0" w:space="0" w:color="auto"/>
        <w:bottom w:val="none" w:sz="0" w:space="0" w:color="auto"/>
        <w:right w:val="none" w:sz="0" w:space="0" w:color="auto"/>
      </w:divBdr>
    </w:div>
    <w:div w:id="661589177">
      <w:bodyDiv w:val="1"/>
      <w:marLeft w:val="0"/>
      <w:marRight w:val="0"/>
      <w:marTop w:val="0"/>
      <w:marBottom w:val="0"/>
      <w:divBdr>
        <w:top w:val="none" w:sz="0" w:space="0" w:color="auto"/>
        <w:left w:val="none" w:sz="0" w:space="0" w:color="auto"/>
        <w:bottom w:val="none" w:sz="0" w:space="0" w:color="auto"/>
        <w:right w:val="none" w:sz="0" w:space="0" w:color="auto"/>
      </w:divBdr>
    </w:div>
    <w:div w:id="661860051">
      <w:bodyDiv w:val="1"/>
      <w:marLeft w:val="0"/>
      <w:marRight w:val="0"/>
      <w:marTop w:val="0"/>
      <w:marBottom w:val="0"/>
      <w:divBdr>
        <w:top w:val="none" w:sz="0" w:space="0" w:color="auto"/>
        <w:left w:val="none" w:sz="0" w:space="0" w:color="auto"/>
        <w:bottom w:val="none" w:sz="0" w:space="0" w:color="auto"/>
        <w:right w:val="none" w:sz="0" w:space="0" w:color="auto"/>
      </w:divBdr>
    </w:div>
    <w:div w:id="677196426">
      <w:bodyDiv w:val="1"/>
      <w:marLeft w:val="0"/>
      <w:marRight w:val="0"/>
      <w:marTop w:val="0"/>
      <w:marBottom w:val="0"/>
      <w:divBdr>
        <w:top w:val="none" w:sz="0" w:space="0" w:color="auto"/>
        <w:left w:val="none" w:sz="0" w:space="0" w:color="auto"/>
        <w:bottom w:val="none" w:sz="0" w:space="0" w:color="auto"/>
        <w:right w:val="none" w:sz="0" w:space="0" w:color="auto"/>
      </w:divBdr>
    </w:div>
    <w:div w:id="681737797">
      <w:bodyDiv w:val="1"/>
      <w:marLeft w:val="0"/>
      <w:marRight w:val="0"/>
      <w:marTop w:val="0"/>
      <w:marBottom w:val="0"/>
      <w:divBdr>
        <w:top w:val="none" w:sz="0" w:space="0" w:color="auto"/>
        <w:left w:val="none" w:sz="0" w:space="0" w:color="auto"/>
        <w:bottom w:val="none" w:sz="0" w:space="0" w:color="auto"/>
        <w:right w:val="none" w:sz="0" w:space="0" w:color="auto"/>
      </w:divBdr>
    </w:div>
    <w:div w:id="681859029">
      <w:bodyDiv w:val="1"/>
      <w:marLeft w:val="0"/>
      <w:marRight w:val="0"/>
      <w:marTop w:val="0"/>
      <w:marBottom w:val="0"/>
      <w:divBdr>
        <w:top w:val="none" w:sz="0" w:space="0" w:color="auto"/>
        <w:left w:val="none" w:sz="0" w:space="0" w:color="auto"/>
        <w:bottom w:val="none" w:sz="0" w:space="0" w:color="auto"/>
        <w:right w:val="none" w:sz="0" w:space="0" w:color="auto"/>
      </w:divBdr>
    </w:div>
    <w:div w:id="695011424">
      <w:bodyDiv w:val="1"/>
      <w:marLeft w:val="0"/>
      <w:marRight w:val="0"/>
      <w:marTop w:val="0"/>
      <w:marBottom w:val="0"/>
      <w:divBdr>
        <w:top w:val="none" w:sz="0" w:space="0" w:color="auto"/>
        <w:left w:val="none" w:sz="0" w:space="0" w:color="auto"/>
        <w:bottom w:val="none" w:sz="0" w:space="0" w:color="auto"/>
        <w:right w:val="none" w:sz="0" w:space="0" w:color="auto"/>
      </w:divBdr>
    </w:div>
    <w:div w:id="701635185">
      <w:bodyDiv w:val="1"/>
      <w:marLeft w:val="0"/>
      <w:marRight w:val="0"/>
      <w:marTop w:val="0"/>
      <w:marBottom w:val="0"/>
      <w:divBdr>
        <w:top w:val="none" w:sz="0" w:space="0" w:color="auto"/>
        <w:left w:val="none" w:sz="0" w:space="0" w:color="auto"/>
        <w:bottom w:val="none" w:sz="0" w:space="0" w:color="auto"/>
        <w:right w:val="none" w:sz="0" w:space="0" w:color="auto"/>
      </w:divBdr>
    </w:div>
    <w:div w:id="703336604">
      <w:bodyDiv w:val="1"/>
      <w:marLeft w:val="0"/>
      <w:marRight w:val="0"/>
      <w:marTop w:val="0"/>
      <w:marBottom w:val="0"/>
      <w:divBdr>
        <w:top w:val="none" w:sz="0" w:space="0" w:color="auto"/>
        <w:left w:val="none" w:sz="0" w:space="0" w:color="auto"/>
        <w:bottom w:val="none" w:sz="0" w:space="0" w:color="auto"/>
        <w:right w:val="none" w:sz="0" w:space="0" w:color="auto"/>
      </w:divBdr>
    </w:div>
    <w:div w:id="706298123">
      <w:bodyDiv w:val="1"/>
      <w:marLeft w:val="0"/>
      <w:marRight w:val="0"/>
      <w:marTop w:val="0"/>
      <w:marBottom w:val="0"/>
      <w:divBdr>
        <w:top w:val="none" w:sz="0" w:space="0" w:color="auto"/>
        <w:left w:val="none" w:sz="0" w:space="0" w:color="auto"/>
        <w:bottom w:val="none" w:sz="0" w:space="0" w:color="auto"/>
        <w:right w:val="none" w:sz="0" w:space="0" w:color="auto"/>
      </w:divBdr>
    </w:div>
    <w:div w:id="714814146">
      <w:bodyDiv w:val="1"/>
      <w:marLeft w:val="0"/>
      <w:marRight w:val="0"/>
      <w:marTop w:val="0"/>
      <w:marBottom w:val="0"/>
      <w:divBdr>
        <w:top w:val="none" w:sz="0" w:space="0" w:color="auto"/>
        <w:left w:val="none" w:sz="0" w:space="0" w:color="auto"/>
        <w:bottom w:val="none" w:sz="0" w:space="0" w:color="auto"/>
        <w:right w:val="none" w:sz="0" w:space="0" w:color="auto"/>
      </w:divBdr>
    </w:div>
    <w:div w:id="720906844">
      <w:bodyDiv w:val="1"/>
      <w:marLeft w:val="0"/>
      <w:marRight w:val="0"/>
      <w:marTop w:val="0"/>
      <w:marBottom w:val="0"/>
      <w:divBdr>
        <w:top w:val="none" w:sz="0" w:space="0" w:color="auto"/>
        <w:left w:val="none" w:sz="0" w:space="0" w:color="auto"/>
        <w:bottom w:val="none" w:sz="0" w:space="0" w:color="auto"/>
        <w:right w:val="none" w:sz="0" w:space="0" w:color="auto"/>
      </w:divBdr>
    </w:div>
    <w:div w:id="722214704">
      <w:bodyDiv w:val="1"/>
      <w:marLeft w:val="0"/>
      <w:marRight w:val="0"/>
      <w:marTop w:val="0"/>
      <w:marBottom w:val="0"/>
      <w:divBdr>
        <w:top w:val="none" w:sz="0" w:space="0" w:color="auto"/>
        <w:left w:val="none" w:sz="0" w:space="0" w:color="auto"/>
        <w:bottom w:val="none" w:sz="0" w:space="0" w:color="auto"/>
        <w:right w:val="none" w:sz="0" w:space="0" w:color="auto"/>
      </w:divBdr>
    </w:div>
    <w:div w:id="724567930">
      <w:bodyDiv w:val="1"/>
      <w:marLeft w:val="0"/>
      <w:marRight w:val="0"/>
      <w:marTop w:val="0"/>
      <w:marBottom w:val="0"/>
      <w:divBdr>
        <w:top w:val="none" w:sz="0" w:space="0" w:color="auto"/>
        <w:left w:val="none" w:sz="0" w:space="0" w:color="auto"/>
        <w:bottom w:val="none" w:sz="0" w:space="0" w:color="auto"/>
        <w:right w:val="none" w:sz="0" w:space="0" w:color="auto"/>
      </w:divBdr>
    </w:div>
    <w:div w:id="733091915">
      <w:bodyDiv w:val="1"/>
      <w:marLeft w:val="0"/>
      <w:marRight w:val="0"/>
      <w:marTop w:val="0"/>
      <w:marBottom w:val="0"/>
      <w:divBdr>
        <w:top w:val="none" w:sz="0" w:space="0" w:color="auto"/>
        <w:left w:val="none" w:sz="0" w:space="0" w:color="auto"/>
        <w:bottom w:val="none" w:sz="0" w:space="0" w:color="auto"/>
        <w:right w:val="none" w:sz="0" w:space="0" w:color="auto"/>
      </w:divBdr>
    </w:div>
    <w:div w:id="737096872">
      <w:bodyDiv w:val="1"/>
      <w:marLeft w:val="0"/>
      <w:marRight w:val="0"/>
      <w:marTop w:val="0"/>
      <w:marBottom w:val="0"/>
      <w:divBdr>
        <w:top w:val="none" w:sz="0" w:space="0" w:color="auto"/>
        <w:left w:val="none" w:sz="0" w:space="0" w:color="auto"/>
        <w:bottom w:val="none" w:sz="0" w:space="0" w:color="auto"/>
        <w:right w:val="none" w:sz="0" w:space="0" w:color="auto"/>
      </w:divBdr>
    </w:div>
    <w:div w:id="745683483">
      <w:bodyDiv w:val="1"/>
      <w:marLeft w:val="0"/>
      <w:marRight w:val="0"/>
      <w:marTop w:val="0"/>
      <w:marBottom w:val="0"/>
      <w:divBdr>
        <w:top w:val="none" w:sz="0" w:space="0" w:color="auto"/>
        <w:left w:val="none" w:sz="0" w:space="0" w:color="auto"/>
        <w:bottom w:val="none" w:sz="0" w:space="0" w:color="auto"/>
        <w:right w:val="none" w:sz="0" w:space="0" w:color="auto"/>
      </w:divBdr>
    </w:div>
    <w:div w:id="746456858">
      <w:bodyDiv w:val="1"/>
      <w:marLeft w:val="0"/>
      <w:marRight w:val="0"/>
      <w:marTop w:val="0"/>
      <w:marBottom w:val="0"/>
      <w:divBdr>
        <w:top w:val="none" w:sz="0" w:space="0" w:color="auto"/>
        <w:left w:val="none" w:sz="0" w:space="0" w:color="auto"/>
        <w:bottom w:val="none" w:sz="0" w:space="0" w:color="auto"/>
        <w:right w:val="none" w:sz="0" w:space="0" w:color="auto"/>
      </w:divBdr>
    </w:div>
    <w:div w:id="748116717">
      <w:bodyDiv w:val="1"/>
      <w:marLeft w:val="0"/>
      <w:marRight w:val="0"/>
      <w:marTop w:val="0"/>
      <w:marBottom w:val="0"/>
      <w:divBdr>
        <w:top w:val="none" w:sz="0" w:space="0" w:color="auto"/>
        <w:left w:val="none" w:sz="0" w:space="0" w:color="auto"/>
        <w:bottom w:val="none" w:sz="0" w:space="0" w:color="auto"/>
        <w:right w:val="none" w:sz="0" w:space="0" w:color="auto"/>
      </w:divBdr>
    </w:div>
    <w:div w:id="749734511">
      <w:bodyDiv w:val="1"/>
      <w:marLeft w:val="0"/>
      <w:marRight w:val="0"/>
      <w:marTop w:val="0"/>
      <w:marBottom w:val="0"/>
      <w:divBdr>
        <w:top w:val="none" w:sz="0" w:space="0" w:color="auto"/>
        <w:left w:val="none" w:sz="0" w:space="0" w:color="auto"/>
        <w:bottom w:val="none" w:sz="0" w:space="0" w:color="auto"/>
        <w:right w:val="none" w:sz="0" w:space="0" w:color="auto"/>
      </w:divBdr>
    </w:div>
    <w:div w:id="750810925">
      <w:bodyDiv w:val="1"/>
      <w:marLeft w:val="0"/>
      <w:marRight w:val="0"/>
      <w:marTop w:val="0"/>
      <w:marBottom w:val="0"/>
      <w:divBdr>
        <w:top w:val="none" w:sz="0" w:space="0" w:color="auto"/>
        <w:left w:val="none" w:sz="0" w:space="0" w:color="auto"/>
        <w:bottom w:val="none" w:sz="0" w:space="0" w:color="auto"/>
        <w:right w:val="none" w:sz="0" w:space="0" w:color="auto"/>
      </w:divBdr>
    </w:div>
    <w:div w:id="760418040">
      <w:bodyDiv w:val="1"/>
      <w:marLeft w:val="0"/>
      <w:marRight w:val="0"/>
      <w:marTop w:val="0"/>
      <w:marBottom w:val="0"/>
      <w:divBdr>
        <w:top w:val="none" w:sz="0" w:space="0" w:color="auto"/>
        <w:left w:val="none" w:sz="0" w:space="0" w:color="auto"/>
        <w:bottom w:val="none" w:sz="0" w:space="0" w:color="auto"/>
        <w:right w:val="none" w:sz="0" w:space="0" w:color="auto"/>
      </w:divBdr>
    </w:div>
    <w:div w:id="762991351">
      <w:bodyDiv w:val="1"/>
      <w:marLeft w:val="0"/>
      <w:marRight w:val="0"/>
      <w:marTop w:val="0"/>
      <w:marBottom w:val="0"/>
      <w:divBdr>
        <w:top w:val="none" w:sz="0" w:space="0" w:color="auto"/>
        <w:left w:val="none" w:sz="0" w:space="0" w:color="auto"/>
        <w:bottom w:val="none" w:sz="0" w:space="0" w:color="auto"/>
        <w:right w:val="none" w:sz="0" w:space="0" w:color="auto"/>
      </w:divBdr>
    </w:div>
    <w:div w:id="770205335">
      <w:bodyDiv w:val="1"/>
      <w:marLeft w:val="0"/>
      <w:marRight w:val="0"/>
      <w:marTop w:val="0"/>
      <w:marBottom w:val="0"/>
      <w:divBdr>
        <w:top w:val="none" w:sz="0" w:space="0" w:color="auto"/>
        <w:left w:val="none" w:sz="0" w:space="0" w:color="auto"/>
        <w:bottom w:val="none" w:sz="0" w:space="0" w:color="auto"/>
        <w:right w:val="none" w:sz="0" w:space="0" w:color="auto"/>
      </w:divBdr>
    </w:div>
    <w:div w:id="773667743">
      <w:bodyDiv w:val="1"/>
      <w:marLeft w:val="0"/>
      <w:marRight w:val="0"/>
      <w:marTop w:val="0"/>
      <w:marBottom w:val="0"/>
      <w:divBdr>
        <w:top w:val="none" w:sz="0" w:space="0" w:color="auto"/>
        <w:left w:val="none" w:sz="0" w:space="0" w:color="auto"/>
        <w:bottom w:val="none" w:sz="0" w:space="0" w:color="auto"/>
        <w:right w:val="none" w:sz="0" w:space="0" w:color="auto"/>
      </w:divBdr>
    </w:div>
    <w:div w:id="777330353">
      <w:bodyDiv w:val="1"/>
      <w:marLeft w:val="0"/>
      <w:marRight w:val="0"/>
      <w:marTop w:val="0"/>
      <w:marBottom w:val="0"/>
      <w:divBdr>
        <w:top w:val="none" w:sz="0" w:space="0" w:color="auto"/>
        <w:left w:val="none" w:sz="0" w:space="0" w:color="auto"/>
        <w:bottom w:val="none" w:sz="0" w:space="0" w:color="auto"/>
        <w:right w:val="none" w:sz="0" w:space="0" w:color="auto"/>
      </w:divBdr>
    </w:div>
    <w:div w:id="781875547">
      <w:bodyDiv w:val="1"/>
      <w:marLeft w:val="0"/>
      <w:marRight w:val="0"/>
      <w:marTop w:val="0"/>
      <w:marBottom w:val="0"/>
      <w:divBdr>
        <w:top w:val="none" w:sz="0" w:space="0" w:color="auto"/>
        <w:left w:val="none" w:sz="0" w:space="0" w:color="auto"/>
        <w:bottom w:val="none" w:sz="0" w:space="0" w:color="auto"/>
        <w:right w:val="none" w:sz="0" w:space="0" w:color="auto"/>
      </w:divBdr>
    </w:div>
    <w:div w:id="804348913">
      <w:bodyDiv w:val="1"/>
      <w:marLeft w:val="0"/>
      <w:marRight w:val="0"/>
      <w:marTop w:val="0"/>
      <w:marBottom w:val="0"/>
      <w:divBdr>
        <w:top w:val="none" w:sz="0" w:space="0" w:color="auto"/>
        <w:left w:val="none" w:sz="0" w:space="0" w:color="auto"/>
        <w:bottom w:val="none" w:sz="0" w:space="0" w:color="auto"/>
        <w:right w:val="none" w:sz="0" w:space="0" w:color="auto"/>
      </w:divBdr>
    </w:div>
    <w:div w:id="811485806">
      <w:bodyDiv w:val="1"/>
      <w:marLeft w:val="0"/>
      <w:marRight w:val="0"/>
      <w:marTop w:val="0"/>
      <w:marBottom w:val="0"/>
      <w:divBdr>
        <w:top w:val="none" w:sz="0" w:space="0" w:color="auto"/>
        <w:left w:val="none" w:sz="0" w:space="0" w:color="auto"/>
        <w:bottom w:val="none" w:sz="0" w:space="0" w:color="auto"/>
        <w:right w:val="none" w:sz="0" w:space="0" w:color="auto"/>
      </w:divBdr>
    </w:div>
    <w:div w:id="816411443">
      <w:bodyDiv w:val="1"/>
      <w:marLeft w:val="0"/>
      <w:marRight w:val="0"/>
      <w:marTop w:val="0"/>
      <w:marBottom w:val="0"/>
      <w:divBdr>
        <w:top w:val="none" w:sz="0" w:space="0" w:color="auto"/>
        <w:left w:val="none" w:sz="0" w:space="0" w:color="auto"/>
        <w:bottom w:val="none" w:sz="0" w:space="0" w:color="auto"/>
        <w:right w:val="none" w:sz="0" w:space="0" w:color="auto"/>
      </w:divBdr>
    </w:div>
    <w:div w:id="820344727">
      <w:bodyDiv w:val="1"/>
      <w:marLeft w:val="0"/>
      <w:marRight w:val="0"/>
      <w:marTop w:val="0"/>
      <w:marBottom w:val="0"/>
      <w:divBdr>
        <w:top w:val="none" w:sz="0" w:space="0" w:color="auto"/>
        <w:left w:val="none" w:sz="0" w:space="0" w:color="auto"/>
        <w:bottom w:val="none" w:sz="0" w:space="0" w:color="auto"/>
        <w:right w:val="none" w:sz="0" w:space="0" w:color="auto"/>
      </w:divBdr>
    </w:div>
    <w:div w:id="826746366">
      <w:bodyDiv w:val="1"/>
      <w:marLeft w:val="0"/>
      <w:marRight w:val="0"/>
      <w:marTop w:val="0"/>
      <w:marBottom w:val="0"/>
      <w:divBdr>
        <w:top w:val="none" w:sz="0" w:space="0" w:color="auto"/>
        <w:left w:val="none" w:sz="0" w:space="0" w:color="auto"/>
        <w:bottom w:val="none" w:sz="0" w:space="0" w:color="auto"/>
        <w:right w:val="none" w:sz="0" w:space="0" w:color="auto"/>
      </w:divBdr>
    </w:div>
    <w:div w:id="827331397">
      <w:bodyDiv w:val="1"/>
      <w:marLeft w:val="0"/>
      <w:marRight w:val="0"/>
      <w:marTop w:val="0"/>
      <w:marBottom w:val="0"/>
      <w:divBdr>
        <w:top w:val="none" w:sz="0" w:space="0" w:color="auto"/>
        <w:left w:val="none" w:sz="0" w:space="0" w:color="auto"/>
        <w:bottom w:val="none" w:sz="0" w:space="0" w:color="auto"/>
        <w:right w:val="none" w:sz="0" w:space="0" w:color="auto"/>
      </w:divBdr>
    </w:div>
    <w:div w:id="828792487">
      <w:bodyDiv w:val="1"/>
      <w:marLeft w:val="0"/>
      <w:marRight w:val="0"/>
      <w:marTop w:val="0"/>
      <w:marBottom w:val="0"/>
      <w:divBdr>
        <w:top w:val="none" w:sz="0" w:space="0" w:color="auto"/>
        <w:left w:val="none" w:sz="0" w:space="0" w:color="auto"/>
        <w:bottom w:val="none" w:sz="0" w:space="0" w:color="auto"/>
        <w:right w:val="none" w:sz="0" w:space="0" w:color="auto"/>
      </w:divBdr>
    </w:div>
    <w:div w:id="831021671">
      <w:bodyDiv w:val="1"/>
      <w:marLeft w:val="0"/>
      <w:marRight w:val="0"/>
      <w:marTop w:val="0"/>
      <w:marBottom w:val="0"/>
      <w:divBdr>
        <w:top w:val="none" w:sz="0" w:space="0" w:color="auto"/>
        <w:left w:val="none" w:sz="0" w:space="0" w:color="auto"/>
        <w:bottom w:val="none" w:sz="0" w:space="0" w:color="auto"/>
        <w:right w:val="none" w:sz="0" w:space="0" w:color="auto"/>
      </w:divBdr>
    </w:div>
    <w:div w:id="836841617">
      <w:bodyDiv w:val="1"/>
      <w:marLeft w:val="0"/>
      <w:marRight w:val="0"/>
      <w:marTop w:val="0"/>
      <w:marBottom w:val="0"/>
      <w:divBdr>
        <w:top w:val="none" w:sz="0" w:space="0" w:color="auto"/>
        <w:left w:val="none" w:sz="0" w:space="0" w:color="auto"/>
        <w:bottom w:val="none" w:sz="0" w:space="0" w:color="auto"/>
        <w:right w:val="none" w:sz="0" w:space="0" w:color="auto"/>
      </w:divBdr>
    </w:div>
    <w:div w:id="840969980">
      <w:bodyDiv w:val="1"/>
      <w:marLeft w:val="0"/>
      <w:marRight w:val="0"/>
      <w:marTop w:val="0"/>
      <w:marBottom w:val="0"/>
      <w:divBdr>
        <w:top w:val="none" w:sz="0" w:space="0" w:color="auto"/>
        <w:left w:val="none" w:sz="0" w:space="0" w:color="auto"/>
        <w:bottom w:val="none" w:sz="0" w:space="0" w:color="auto"/>
        <w:right w:val="none" w:sz="0" w:space="0" w:color="auto"/>
      </w:divBdr>
    </w:div>
    <w:div w:id="843207484">
      <w:bodyDiv w:val="1"/>
      <w:marLeft w:val="0"/>
      <w:marRight w:val="0"/>
      <w:marTop w:val="0"/>
      <w:marBottom w:val="0"/>
      <w:divBdr>
        <w:top w:val="none" w:sz="0" w:space="0" w:color="auto"/>
        <w:left w:val="none" w:sz="0" w:space="0" w:color="auto"/>
        <w:bottom w:val="none" w:sz="0" w:space="0" w:color="auto"/>
        <w:right w:val="none" w:sz="0" w:space="0" w:color="auto"/>
      </w:divBdr>
    </w:div>
    <w:div w:id="846553335">
      <w:bodyDiv w:val="1"/>
      <w:marLeft w:val="0"/>
      <w:marRight w:val="0"/>
      <w:marTop w:val="0"/>
      <w:marBottom w:val="0"/>
      <w:divBdr>
        <w:top w:val="none" w:sz="0" w:space="0" w:color="auto"/>
        <w:left w:val="none" w:sz="0" w:space="0" w:color="auto"/>
        <w:bottom w:val="none" w:sz="0" w:space="0" w:color="auto"/>
        <w:right w:val="none" w:sz="0" w:space="0" w:color="auto"/>
      </w:divBdr>
    </w:div>
    <w:div w:id="851721164">
      <w:bodyDiv w:val="1"/>
      <w:marLeft w:val="0"/>
      <w:marRight w:val="0"/>
      <w:marTop w:val="0"/>
      <w:marBottom w:val="0"/>
      <w:divBdr>
        <w:top w:val="none" w:sz="0" w:space="0" w:color="auto"/>
        <w:left w:val="none" w:sz="0" w:space="0" w:color="auto"/>
        <w:bottom w:val="none" w:sz="0" w:space="0" w:color="auto"/>
        <w:right w:val="none" w:sz="0" w:space="0" w:color="auto"/>
      </w:divBdr>
    </w:div>
    <w:div w:id="855388843">
      <w:bodyDiv w:val="1"/>
      <w:marLeft w:val="0"/>
      <w:marRight w:val="0"/>
      <w:marTop w:val="0"/>
      <w:marBottom w:val="0"/>
      <w:divBdr>
        <w:top w:val="none" w:sz="0" w:space="0" w:color="auto"/>
        <w:left w:val="none" w:sz="0" w:space="0" w:color="auto"/>
        <w:bottom w:val="none" w:sz="0" w:space="0" w:color="auto"/>
        <w:right w:val="none" w:sz="0" w:space="0" w:color="auto"/>
      </w:divBdr>
    </w:div>
    <w:div w:id="862087119">
      <w:bodyDiv w:val="1"/>
      <w:marLeft w:val="0"/>
      <w:marRight w:val="0"/>
      <w:marTop w:val="0"/>
      <w:marBottom w:val="0"/>
      <w:divBdr>
        <w:top w:val="none" w:sz="0" w:space="0" w:color="auto"/>
        <w:left w:val="none" w:sz="0" w:space="0" w:color="auto"/>
        <w:bottom w:val="none" w:sz="0" w:space="0" w:color="auto"/>
        <w:right w:val="none" w:sz="0" w:space="0" w:color="auto"/>
      </w:divBdr>
    </w:div>
    <w:div w:id="862551533">
      <w:bodyDiv w:val="1"/>
      <w:marLeft w:val="0"/>
      <w:marRight w:val="0"/>
      <w:marTop w:val="0"/>
      <w:marBottom w:val="0"/>
      <w:divBdr>
        <w:top w:val="none" w:sz="0" w:space="0" w:color="auto"/>
        <w:left w:val="none" w:sz="0" w:space="0" w:color="auto"/>
        <w:bottom w:val="none" w:sz="0" w:space="0" w:color="auto"/>
        <w:right w:val="none" w:sz="0" w:space="0" w:color="auto"/>
      </w:divBdr>
    </w:div>
    <w:div w:id="863909610">
      <w:bodyDiv w:val="1"/>
      <w:marLeft w:val="0"/>
      <w:marRight w:val="0"/>
      <w:marTop w:val="0"/>
      <w:marBottom w:val="0"/>
      <w:divBdr>
        <w:top w:val="none" w:sz="0" w:space="0" w:color="auto"/>
        <w:left w:val="none" w:sz="0" w:space="0" w:color="auto"/>
        <w:bottom w:val="none" w:sz="0" w:space="0" w:color="auto"/>
        <w:right w:val="none" w:sz="0" w:space="0" w:color="auto"/>
      </w:divBdr>
    </w:div>
    <w:div w:id="877156765">
      <w:bodyDiv w:val="1"/>
      <w:marLeft w:val="0"/>
      <w:marRight w:val="0"/>
      <w:marTop w:val="0"/>
      <w:marBottom w:val="0"/>
      <w:divBdr>
        <w:top w:val="none" w:sz="0" w:space="0" w:color="auto"/>
        <w:left w:val="none" w:sz="0" w:space="0" w:color="auto"/>
        <w:bottom w:val="none" w:sz="0" w:space="0" w:color="auto"/>
        <w:right w:val="none" w:sz="0" w:space="0" w:color="auto"/>
      </w:divBdr>
    </w:div>
    <w:div w:id="877666708">
      <w:bodyDiv w:val="1"/>
      <w:marLeft w:val="0"/>
      <w:marRight w:val="0"/>
      <w:marTop w:val="0"/>
      <w:marBottom w:val="0"/>
      <w:divBdr>
        <w:top w:val="none" w:sz="0" w:space="0" w:color="auto"/>
        <w:left w:val="none" w:sz="0" w:space="0" w:color="auto"/>
        <w:bottom w:val="none" w:sz="0" w:space="0" w:color="auto"/>
        <w:right w:val="none" w:sz="0" w:space="0" w:color="auto"/>
      </w:divBdr>
    </w:div>
    <w:div w:id="881018219">
      <w:bodyDiv w:val="1"/>
      <w:marLeft w:val="0"/>
      <w:marRight w:val="0"/>
      <w:marTop w:val="0"/>
      <w:marBottom w:val="0"/>
      <w:divBdr>
        <w:top w:val="none" w:sz="0" w:space="0" w:color="auto"/>
        <w:left w:val="none" w:sz="0" w:space="0" w:color="auto"/>
        <w:bottom w:val="none" w:sz="0" w:space="0" w:color="auto"/>
        <w:right w:val="none" w:sz="0" w:space="0" w:color="auto"/>
      </w:divBdr>
    </w:div>
    <w:div w:id="881213495">
      <w:bodyDiv w:val="1"/>
      <w:marLeft w:val="0"/>
      <w:marRight w:val="0"/>
      <w:marTop w:val="0"/>
      <w:marBottom w:val="0"/>
      <w:divBdr>
        <w:top w:val="none" w:sz="0" w:space="0" w:color="auto"/>
        <w:left w:val="none" w:sz="0" w:space="0" w:color="auto"/>
        <w:bottom w:val="none" w:sz="0" w:space="0" w:color="auto"/>
        <w:right w:val="none" w:sz="0" w:space="0" w:color="auto"/>
      </w:divBdr>
    </w:div>
    <w:div w:id="883907327">
      <w:bodyDiv w:val="1"/>
      <w:marLeft w:val="0"/>
      <w:marRight w:val="0"/>
      <w:marTop w:val="0"/>
      <w:marBottom w:val="0"/>
      <w:divBdr>
        <w:top w:val="none" w:sz="0" w:space="0" w:color="auto"/>
        <w:left w:val="none" w:sz="0" w:space="0" w:color="auto"/>
        <w:bottom w:val="none" w:sz="0" w:space="0" w:color="auto"/>
        <w:right w:val="none" w:sz="0" w:space="0" w:color="auto"/>
      </w:divBdr>
    </w:div>
    <w:div w:id="885531203">
      <w:bodyDiv w:val="1"/>
      <w:marLeft w:val="0"/>
      <w:marRight w:val="0"/>
      <w:marTop w:val="0"/>
      <w:marBottom w:val="0"/>
      <w:divBdr>
        <w:top w:val="none" w:sz="0" w:space="0" w:color="auto"/>
        <w:left w:val="none" w:sz="0" w:space="0" w:color="auto"/>
        <w:bottom w:val="none" w:sz="0" w:space="0" w:color="auto"/>
        <w:right w:val="none" w:sz="0" w:space="0" w:color="auto"/>
      </w:divBdr>
    </w:div>
    <w:div w:id="894976433">
      <w:bodyDiv w:val="1"/>
      <w:marLeft w:val="0"/>
      <w:marRight w:val="0"/>
      <w:marTop w:val="0"/>
      <w:marBottom w:val="0"/>
      <w:divBdr>
        <w:top w:val="none" w:sz="0" w:space="0" w:color="auto"/>
        <w:left w:val="none" w:sz="0" w:space="0" w:color="auto"/>
        <w:bottom w:val="none" w:sz="0" w:space="0" w:color="auto"/>
        <w:right w:val="none" w:sz="0" w:space="0" w:color="auto"/>
      </w:divBdr>
    </w:div>
    <w:div w:id="899251809">
      <w:bodyDiv w:val="1"/>
      <w:marLeft w:val="0"/>
      <w:marRight w:val="0"/>
      <w:marTop w:val="0"/>
      <w:marBottom w:val="0"/>
      <w:divBdr>
        <w:top w:val="none" w:sz="0" w:space="0" w:color="auto"/>
        <w:left w:val="none" w:sz="0" w:space="0" w:color="auto"/>
        <w:bottom w:val="none" w:sz="0" w:space="0" w:color="auto"/>
        <w:right w:val="none" w:sz="0" w:space="0" w:color="auto"/>
      </w:divBdr>
    </w:div>
    <w:div w:id="924263729">
      <w:bodyDiv w:val="1"/>
      <w:marLeft w:val="0"/>
      <w:marRight w:val="0"/>
      <w:marTop w:val="0"/>
      <w:marBottom w:val="0"/>
      <w:divBdr>
        <w:top w:val="none" w:sz="0" w:space="0" w:color="auto"/>
        <w:left w:val="none" w:sz="0" w:space="0" w:color="auto"/>
        <w:bottom w:val="none" w:sz="0" w:space="0" w:color="auto"/>
        <w:right w:val="none" w:sz="0" w:space="0" w:color="auto"/>
      </w:divBdr>
    </w:div>
    <w:div w:id="929237148">
      <w:bodyDiv w:val="1"/>
      <w:marLeft w:val="0"/>
      <w:marRight w:val="0"/>
      <w:marTop w:val="0"/>
      <w:marBottom w:val="0"/>
      <w:divBdr>
        <w:top w:val="none" w:sz="0" w:space="0" w:color="auto"/>
        <w:left w:val="none" w:sz="0" w:space="0" w:color="auto"/>
        <w:bottom w:val="none" w:sz="0" w:space="0" w:color="auto"/>
        <w:right w:val="none" w:sz="0" w:space="0" w:color="auto"/>
      </w:divBdr>
    </w:div>
    <w:div w:id="935284258">
      <w:bodyDiv w:val="1"/>
      <w:marLeft w:val="0"/>
      <w:marRight w:val="0"/>
      <w:marTop w:val="0"/>
      <w:marBottom w:val="0"/>
      <w:divBdr>
        <w:top w:val="none" w:sz="0" w:space="0" w:color="auto"/>
        <w:left w:val="none" w:sz="0" w:space="0" w:color="auto"/>
        <w:bottom w:val="none" w:sz="0" w:space="0" w:color="auto"/>
        <w:right w:val="none" w:sz="0" w:space="0" w:color="auto"/>
      </w:divBdr>
    </w:div>
    <w:div w:id="945890668">
      <w:bodyDiv w:val="1"/>
      <w:marLeft w:val="0"/>
      <w:marRight w:val="0"/>
      <w:marTop w:val="0"/>
      <w:marBottom w:val="0"/>
      <w:divBdr>
        <w:top w:val="none" w:sz="0" w:space="0" w:color="auto"/>
        <w:left w:val="none" w:sz="0" w:space="0" w:color="auto"/>
        <w:bottom w:val="none" w:sz="0" w:space="0" w:color="auto"/>
        <w:right w:val="none" w:sz="0" w:space="0" w:color="auto"/>
      </w:divBdr>
    </w:div>
    <w:div w:id="947859160">
      <w:bodyDiv w:val="1"/>
      <w:marLeft w:val="0"/>
      <w:marRight w:val="0"/>
      <w:marTop w:val="0"/>
      <w:marBottom w:val="0"/>
      <w:divBdr>
        <w:top w:val="none" w:sz="0" w:space="0" w:color="auto"/>
        <w:left w:val="none" w:sz="0" w:space="0" w:color="auto"/>
        <w:bottom w:val="none" w:sz="0" w:space="0" w:color="auto"/>
        <w:right w:val="none" w:sz="0" w:space="0" w:color="auto"/>
      </w:divBdr>
    </w:div>
    <w:div w:id="956642691">
      <w:bodyDiv w:val="1"/>
      <w:marLeft w:val="0"/>
      <w:marRight w:val="0"/>
      <w:marTop w:val="0"/>
      <w:marBottom w:val="0"/>
      <w:divBdr>
        <w:top w:val="none" w:sz="0" w:space="0" w:color="auto"/>
        <w:left w:val="none" w:sz="0" w:space="0" w:color="auto"/>
        <w:bottom w:val="none" w:sz="0" w:space="0" w:color="auto"/>
        <w:right w:val="none" w:sz="0" w:space="0" w:color="auto"/>
      </w:divBdr>
    </w:div>
    <w:div w:id="956909601">
      <w:bodyDiv w:val="1"/>
      <w:marLeft w:val="0"/>
      <w:marRight w:val="0"/>
      <w:marTop w:val="0"/>
      <w:marBottom w:val="0"/>
      <w:divBdr>
        <w:top w:val="none" w:sz="0" w:space="0" w:color="auto"/>
        <w:left w:val="none" w:sz="0" w:space="0" w:color="auto"/>
        <w:bottom w:val="none" w:sz="0" w:space="0" w:color="auto"/>
        <w:right w:val="none" w:sz="0" w:space="0" w:color="auto"/>
      </w:divBdr>
    </w:div>
    <w:div w:id="962464115">
      <w:bodyDiv w:val="1"/>
      <w:marLeft w:val="0"/>
      <w:marRight w:val="0"/>
      <w:marTop w:val="0"/>
      <w:marBottom w:val="0"/>
      <w:divBdr>
        <w:top w:val="none" w:sz="0" w:space="0" w:color="auto"/>
        <w:left w:val="none" w:sz="0" w:space="0" w:color="auto"/>
        <w:bottom w:val="none" w:sz="0" w:space="0" w:color="auto"/>
        <w:right w:val="none" w:sz="0" w:space="0" w:color="auto"/>
      </w:divBdr>
    </w:div>
    <w:div w:id="983857128">
      <w:bodyDiv w:val="1"/>
      <w:marLeft w:val="0"/>
      <w:marRight w:val="0"/>
      <w:marTop w:val="0"/>
      <w:marBottom w:val="0"/>
      <w:divBdr>
        <w:top w:val="none" w:sz="0" w:space="0" w:color="auto"/>
        <w:left w:val="none" w:sz="0" w:space="0" w:color="auto"/>
        <w:bottom w:val="none" w:sz="0" w:space="0" w:color="auto"/>
        <w:right w:val="none" w:sz="0" w:space="0" w:color="auto"/>
      </w:divBdr>
    </w:div>
    <w:div w:id="986081998">
      <w:bodyDiv w:val="1"/>
      <w:marLeft w:val="0"/>
      <w:marRight w:val="0"/>
      <w:marTop w:val="0"/>
      <w:marBottom w:val="0"/>
      <w:divBdr>
        <w:top w:val="none" w:sz="0" w:space="0" w:color="auto"/>
        <w:left w:val="none" w:sz="0" w:space="0" w:color="auto"/>
        <w:bottom w:val="none" w:sz="0" w:space="0" w:color="auto"/>
        <w:right w:val="none" w:sz="0" w:space="0" w:color="auto"/>
      </w:divBdr>
    </w:div>
    <w:div w:id="988828649">
      <w:bodyDiv w:val="1"/>
      <w:marLeft w:val="0"/>
      <w:marRight w:val="0"/>
      <w:marTop w:val="0"/>
      <w:marBottom w:val="0"/>
      <w:divBdr>
        <w:top w:val="none" w:sz="0" w:space="0" w:color="auto"/>
        <w:left w:val="none" w:sz="0" w:space="0" w:color="auto"/>
        <w:bottom w:val="none" w:sz="0" w:space="0" w:color="auto"/>
        <w:right w:val="none" w:sz="0" w:space="0" w:color="auto"/>
      </w:divBdr>
    </w:div>
    <w:div w:id="995570963">
      <w:bodyDiv w:val="1"/>
      <w:marLeft w:val="0"/>
      <w:marRight w:val="0"/>
      <w:marTop w:val="0"/>
      <w:marBottom w:val="0"/>
      <w:divBdr>
        <w:top w:val="none" w:sz="0" w:space="0" w:color="auto"/>
        <w:left w:val="none" w:sz="0" w:space="0" w:color="auto"/>
        <w:bottom w:val="none" w:sz="0" w:space="0" w:color="auto"/>
        <w:right w:val="none" w:sz="0" w:space="0" w:color="auto"/>
      </w:divBdr>
    </w:div>
    <w:div w:id="1004405399">
      <w:bodyDiv w:val="1"/>
      <w:marLeft w:val="0"/>
      <w:marRight w:val="0"/>
      <w:marTop w:val="0"/>
      <w:marBottom w:val="0"/>
      <w:divBdr>
        <w:top w:val="none" w:sz="0" w:space="0" w:color="auto"/>
        <w:left w:val="none" w:sz="0" w:space="0" w:color="auto"/>
        <w:bottom w:val="none" w:sz="0" w:space="0" w:color="auto"/>
        <w:right w:val="none" w:sz="0" w:space="0" w:color="auto"/>
      </w:divBdr>
    </w:div>
    <w:div w:id="1017735378">
      <w:bodyDiv w:val="1"/>
      <w:marLeft w:val="0"/>
      <w:marRight w:val="0"/>
      <w:marTop w:val="0"/>
      <w:marBottom w:val="0"/>
      <w:divBdr>
        <w:top w:val="none" w:sz="0" w:space="0" w:color="auto"/>
        <w:left w:val="none" w:sz="0" w:space="0" w:color="auto"/>
        <w:bottom w:val="none" w:sz="0" w:space="0" w:color="auto"/>
        <w:right w:val="none" w:sz="0" w:space="0" w:color="auto"/>
      </w:divBdr>
      <w:divsChild>
        <w:div w:id="304433522">
          <w:marLeft w:val="0"/>
          <w:marRight w:val="0"/>
          <w:marTop w:val="0"/>
          <w:marBottom w:val="0"/>
          <w:divBdr>
            <w:top w:val="none" w:sz="0" w:space="0" w:color="auto"/>
            <w:left w:val="none" w:sz="0" w:space="0" w:color="auto"/>
            <w:bottom w:val="none" w:sz="0" w:space="0" w:color="auto"/>
            <w:right w:val="none" w:sz="0" w:space="0" w:color="auto"/>
          </w:divBdr>
        </w:div>
      </w:divsChild>
    </w:div>
    <w:div w:id="1025137110">
      <w:bodyDiv w:val="1"/>
      <w:marLeft w:val="0"/>
      <w:marRight w:val="0"/>
      <w:marTop w:val="0"/>
      <w:marBottom w:val="0"/>
      <w:divBdr>
        <w:top w:val="none" w:sz="0" w:space="0" w:color="auto"/>
        <w:left w:val="none" w:sz="0" w:space="0" w:color="auto"/>
        <w:bottom w:val="none" w:sz="0" w:space="0" w:color="auto"/>
        <w:right w:val="none" w:sz="0" w:space="0" w:color="auto"/>
      </w:divBdr>
    </w:div>
    <w:div w:id="1029647370">
      <w:bodyDiv w:val="1"/>
      <w:marLeft w:val="0"/>
      <w:marRight w:val="0"/>
      <w:marTop w:val="0"/>
      <w:marBottom w:val="0"/>
      <w:divBdr>
        <w:top w:val="none" w:sz="0" w:space="0" w:color="auto"/>
        <w:left w:val="none" w:sz="0" w:space="0" w:color="auto"/>
        <w:bottom w:val="none" w:sz="0" w:space="0" w:color="auto"/>
        <w:right w:val="none" w:sz="0" w:space="0" w:color="auto"/>
      </w:divBdr>
    </w:div>
    <w:div w:id="1030111018">
      <w:bodyDiv w:val="1"/>
      <w:marLeft w:val="0"/>
      <w:marRight w:val="0"/>
      <w:marTop w:val="0"/>
      <w:marBottom w:val="0"/>
      <w:divBdr>
        <w:top w:val="none" w:sz="0" w:space="0" w:color="auto"/>
        <w:left w:val="none" w:sz="0" w:space="0" w:color="auto"/>
        <w:bottom w:val="none" w:sz="0" w:space="0" w:color="auto"/>
        <w:right w:val="none" w:sz="0" w:space="0" w:color="auto"/>
      </w:divBdr>
    </w:div>
    <w:div w:id="1040473672">
      <w:bodyDiv w:val="1"/>
      <w:marLeft w:val="0"/>
      <w:marRight w:val="0"/>
      <w:marTop w:val="0"/>
      <w:marBottom w:val="0"/>
      <w:divBdr>
        <w:top w:val="none" w:sz="0" w:space="0" w:color="auto"/>
        <w:left w:val="none" w:sz="0" w:space="0" w:color="auto"/>
        <w:bottom w:val="none" w:sz="0" w:space="0" w:color="auto"/>
        <w:right w:val="none" w:sz="0" w:space="0" w:color="auto"/>
      </w:divBdr>
    </w:div>
    <w:div w:id="1054889226">
      <w:bodyDiv w:val="1"/>
      <w:marLeft w:val="0"/>
      <w:marRight w:val="0"/>
      <w:marTop w:val="0"/>
      <w:marBottom w:val="0"/>
      <w:divBdr>
        <w:top w:val="none" w:sz="0" w:space="0" w:color="auto"/>
        <w:left w:val="none" w:sz="0" w:space="0" w:color="auto"/>
        <w:bottom w:val="none" w:sz="0" w:space="0" w:color="auto"/>
        <w:right w:val="none" w:sz="0" w:space="0" w:color="auto"/>
      </w:divBdr>
    </w:div>
    <w:div w:id="1057363302">
      <w:bodyDiv w:val="1"/>
      <w:marLeft w:val="0"/>
      <w:marRight w:val="0"/>
      <w:marTop w:val="0"/>
      <w:marBottom w:val="0"/>
      <w:divBdr>
        <w:top w:val="none" w:sz="0" w:space="0" w:color="auto"/>
        <w:left w:val="none" w:sz="0" w:space="0" w:color="auto"/>
        <w:bottom w:val="none" w:sz="0" w:space="0" w:color="auto"/>
        <w:right w:val="none" w:sz="0" w:space="0" w:color="auto"/>
      </w:divBdr>
    </w:div>
    <w:div w:id="1058280059">
      <w:bodyDiv w:val="1"/>
      <w:marLeft w:val="0"/>
      <w:marRight w:val="0"/>
      <w:marTop w:val="0"/>
      <w:marBottom w:val="0"/>
      <w:divBdr>
        <w:top w:val="none" w:sz="0" w:space="0" w:color="auto"/>
        <w:left w:val="none" w:sz="0" w:space="0" w:color="auto"/>
        <w:bottom w:val="none" w:sz="0" w:space="0" w:color="auto"/>
        <w:right w:val="none" w:sz="0" w:space="0" w:color="auto"/>
      </w:divBdr>
    </w:div>
    <w:div w:id="1068262392">
      <w:bodyDiv w:val="1"/>
      <w:marLeft w:val="0"/>
      <w:marRight w:val="0"/>
      <w:marTop w:val="0"/>
      <w:marBottom w:val="0"/>
      <w:divBdr>
        <w:top w:val="none" w:sz="0" w:space="0" w:color="auto"/>
        <w:left w:val="none" w:sz="0" w:space="0" w:color="auto"/>
        <w:bottom w:val="none" w:sz="0" w:space="0" w:color="auto"/>
        <w:right w:val="none" w:sz="0" w:space="0" w:color="auto"/>
      </w:divBdr>
    </w:div>
    <w:div w:id="1070158583">
      <w:bodyDiv w:val="1"/>
      <w:marLeft w:val="0"/>
      <w:marRight w:val="0"/>
      <w:marTop w:val="0"/>
      <w:marBottom w:val="0"/>
      <w:divBdr>
        <w:top w:val="none" w:sz="0" w:space="0" w:color="auto"/>
        <w:left w:val="none" w:sz="0" w:space="0" w:color="auto"/>
        <w:bottom w:val="none" w:sz="0" w:space="0" w:color="auto"/>
        <w:right w:val="none" w:sz="0" w:space="0" w:color="auto"/>
      </w:divBdr>
    </w:div>
    <w:div w:id="1072311540">
      <w:bodyDiv w:val="1"/>
      <w:marLeft w:val="0"/>
      <w:marRight w:val="0"/>
      <w:marTop w:val="0"/>
      <w:marBottom w:val="0"/>
      <w:divBdr>
        <w:top w:val="none" w:sz="0" w:space="0" w:color="auto"/>
        <w:left w:val="none" w:sz="0" w:space="0" w:color="auto"/>
        <w:bottom w:val="none" w:sz="0" w:space="0" w:color="auto"/>
        <w:right w:val="none" w:sz="0" w:space="0" w:color="auto"/>
      </w:divBdr>
    </w:div>
    <w:div w:id="1074203928">
      <w:marLeft w:val="0"/>
      <w:marRight w:val="0"/>
      <w:marTop w:val="0"/>
      <w:marBottom w:val="0"/>
      <w:divBdr>
        <w:top w:val="none" w:sz="0" w:space="0" w:color="auto"/>
        <w:left w:val="none" w:sz="0" w:space="0" w:color="auto"/>
        <w:bottom w:val="none" w:sz="0" w:space="0" w:color="auto"/>
        <w:right w:val="none" w:sz="0" w:space="0" w:color="auto"/>
      </w:divBdr>
      <w:divsChild>
        <w:div w:id="6830165">
          <w:marLeft w:val="0"/>
          <w:marRight w:val="0"/>
          <w:marTop w:val="0"/>
          <w:marBottom w:val="0"/>
          <w:divBdr>
            <w:top w:val="none" w:sz="0" w:space="0" w:color="auto"/>
            <w:left w:val="none" w:sz="0" w:space="0" w:color="auto"/>
            <w:bottom w:val="none" w:sz="0" w:space="0" w:color="auto"/>
            <w:right w:val="none" w:sz="0" w:space="0" w:color="auto"/>
          </w:divBdr>
        </w:div>
      </w:divsChild>
    </w:div>
    <w:div w:id="1109163253">
      <w:bodyDiv w:val="1"/>
      <w:marLeft w:val="0"/>
      <w:marRight w:val="0"/>
      <w:marTop w:val="0"/>
      <w:marBottom w:val="0"/>
      <w:divBdr>
        <w:top w:val="none" w:sz="0" w:space="0" w:color="auto"/>
        <w:left w:val="none" w:sz="0" w:space="0" w:color="auto"/>
        <w:bottom w:val="none" w:sz="0" w:space="0" w:color="auto"/>
        <w:right w:val="none" w:sz="0" w:space="0" w:color="auto"/>
      </w:divBdr>
    </w:div>
    <w:div w:id="1113285966">
      <w:bodyDiv w:val="1"/>
      <w:marLeft w:val="0"/>
      <w:marRight w:val="0"/>
      <w:marTop w:val="0"/>
      <w:marBottom w:val="0"/>
      <w:divBdr>
        <w:top w:val="none" w:sz="0" w:space="0" w:color="auto"/>
        <w:left w:val="none" w:sz="0" w:space="0" w:color="auto"/>
        <w:bottom w:val="none" w:sz="0" w:space="0" w:color="auto"/>
        <w:right w:val="none" w:sz="0" w:space="0" w:color="auto"/>
      </w:divBdr>
    </w:div>
    <w:div w:id="1115056289">
      <w:bodyDiv w:val="1"/>
      <w:marLeft w:val="0"/>
      <w:marRight w:val="0"/>
      <w:marTop w:val="0"/>
      <w:marBottom w:val="0"/>
      <w:divBdr>
        <w:top w:val="none" w:sz="0" w:space="0" w:color="auto"/>
        <w:left w:val="none" w:sz="0" w:space="0" w:color="auto"/>
        <w:bottom w:val="none" w:sz="0" w:space="0" w:color="auto"/>
        <w:right w:val="none" w:sz="0" w:space="0" w:color="auto"/>
      </w:divBdr>
    </w:div>
    <w:div w:id="1117260642">
      <w:bodyDiv w:val="1"/>
      <w:marLeft w:val="0"/>
      <w:marRight w:val="0"/>
      <w:marTop w:val="0"/>
      <w:marBottom w:val="0"/>
      <w:divBdr>
        <w:top w:val="none" w:sz="0" w:space="0" w:color="auto"/>
        <w:left w:val="none" w:sz="0" w:space="0" w:color="auto"/>
        <w:bottom w:val="none" w:sz="0" w:space="0" w:color="auto"/>
        <w:right w:val="none" w:sz="0" w:space="0" w:color="auto"/>
      </w:divBdr>
    </w:div>
    <w:div w:id="1129399754">
      <w:bodyDiv w:val="1"/>
      <w:marLeft w:val="0"/>
      <w:marRight w:val="0"/>
      <w:marTop w:val="0"/>
      <w:marBottom w:val="0"/>
      <w:divBdr>
        <w:top w:val="none" w:sz="0" w:space="0" w:color="auto"/>
        <w:left w:val="none" w:sz="0" w:space="0" w:color="auto"/>
        <w:bottom w:val="none" w:sz="0" w:space="0" w:color="auto"/>
        <w:right w:val="none" w:sz="0" w:space="0" w:color="auto"/>
      </w:divBdr>
    </w:div>
    <w:div w:id="1133206336">
      <w:bodyDiv w:val="1"/>
      <w:marLeft w:val="0"/>
      <w:marRight w:val="0"/>
      <w:marTop w:val="0"/>
      <w:marBottom w:val="0"/>
      <w:divBdr>
        <w:top w:val="none" w:sz="0" w:space="0" w:color="auto"/>
        <w:left w:val="none" w:sz="0" w:space="0" w:color="auto"/>
        <w:bottom w:val="none" w:sz="0" w:space="0" w:color="auto"/>
        <w:right w:val="none" w:sz="0" w:space="0" w:color="auto"/>
      </w:divBdr>
    </w:div>
    <w:div w:id="1135759902">
      <w:bodyDiv w:val="1"/>
      <w:marLeft w:val="0"/>
      <w:marRight w:val="0"/>
      <w:marTop w:val="0"/>
      <w:marBottom w:val="0"/>
      <w:divBdr>
        <w:top w:val="none" w:sz="0" w:space="0" w:color="auto"/>
        <w:left w:val="none" w:sz="0" w:space="0" w:color="auto"/>
        <w:bottom w:val="none" w:sz="0" w:space="0" w:color="auto"/>
        <w:right w:val="none" w:sz="0" w:space="0" w:color="auto"/>
      </w:divBdr>
    </w:div>
    <w:div w:id="1139956572">
      <w:bodyDiv w:val="1"/>
      <w:marLeft w:val="0"/>
      <w:marRight w:val="0"/>
      <w:marTop w:val="0"/>
      <w:marBottom w:val="0"/>
      <w:divBdr>
        <w:top w:val="none" w:sz="0" w:space="0" w:color="auto"/>
        <w:left w:val="none" w:sz="0" w:space="0" w:color="auto"/>
        <w:bottom w:val="none" w:sz="0" w:space="0" w:color="auto"/>
        <w:right w:val="none" w:sz="0" w:space="0" w:color="auto"/>
      </w:divBdr>
    </w:div>
    <w:div w:id="1142234661">
      <w:bodyDiv w:val="1"/>
      <w:marLeft w:val="0"/>
      <w:marRight w:val="0"/>
      <w:marTop w:val="0"/>
      <w:marBottom w:val="0"/>
      <w:divBdr>
        <w:top w:val="none" w:sz="0" w:space="0" w:color="auto"/>
        <w:left w:val="none" w:sz="0" w:space="0" w:color="auto"/>
        <w:bottom w:val="none" w:sz="0" w:space="0" w:color="auto"/>
        <w:right w:val="none" w:sz="0" w:space="0" w:color="auto"/>
      </w:divBdr>
    </w:div>
    <w:div w:id="1142501788">
      <w:bodyDiv w:val="1"/>
      <w:marLeft w:val="0"/>
      <w:marRight w:val="0"/>
      <w:marTop w:val="0"/>
      <w:marBottom w:val="0"/>
      <w:divBdr>
        <w:top w:val="none" w:sz="0" w:space="0" w:color="auto"/>
        <w:left w:val="none" w:sz="0" w:space="0" w:color="auto"/>
        <w:bottom w:val="none" w:sz="0" w:space="0" w:color="auto"/>
        <w:right w:val="none" w:sz="0" w:space="0" w:color="auto"/>
      </w:divBdr>
    </w:div>
    <w:div w:id="1142695653">
      <w:bodyDiv w:val="1"/>
      <w:marLeft w:val="0"/>
      <w:marRight w:val="0"/>
      <w:marTop w:val="0"/>
      <w:marBottom w:val="0"/>
      <w:divBdr>
        <w:top w:val="none" w:sz="0" w:space="0" w:color="auto"/>
        <w:left w:val="none" w:sz="0" w:space="0" w:color="auto"/>
        <w:bottom w:val="none" w:sz="0" w:space="0" w:color="auto"/>
        <w:right w:val="none" w:sz="0" w:space="0" w:color="auto"/>
      </w:divBdr>
    </w:div>
    <w:div w:id="1154756743">
      <w:bodyDiv w:val="1"/>
      <w:marLeft w:val="0"/>
      <w:marRight w:val="0"/>
      <w:marTop w:val="0"/>
      <w:marBottom w:val="0"/>
      <w:divBdr>
        <w:top w:val="none" w:sz="0" w:space="0" w:color="auto"/>
        <w:left w:val="none" w:sz="0" w:space="0" w:color="auto"/>
        <w:bottom w:val="none" w:sz="0" w:space="0" w:color="auto"/>
        <w:right w:val="none" w:sz="0" w:space="0" w:color="auto"/>
      </w:divBdr>
    </w:div>
    <w:div w:id="1158152242">
      <w:bodyDiv w:val="1"/>
      <w:marLeft w:val="0"/>
      <w:marRight w:val="0"/>
      <w:marTop w:val="0"/>
      <w:marBottom w:val="0"/>
      <w:divBdr>
        <w:top w:val="none" w:sz="0" w:space="0" w:color="auto"/>
        <w:left w:val="none" w:sz="0" w:space="0" w:color="auto"/>
        <w:bottom w:val="none" w:sz="0" w:space="0" w:color="auto"/>
        <w:right w:val="none" w:sz="0" w:space="0" w:color="auto"/>
      </w:divBdr>
    </w:div>
    <w:div w:id="1168328769">
      <w:bodyDiv w:val="1"/>
      <w:marLeft w:val="0"/>
      <w:marRight w:val="0"/>
      <w:marTop w:val="0"/>
      <w:marBottom w:val="0"/>
      <w:divBdr>
        <w:top w:val="none" w:sz="0" w:space="0" w:color="auto"/>
        <w:left w:val="none" w:sz="0" w:space="0" w:color="auto"/>
        <w:bottom w:val="none" w:sz="0" w:space="0" w:color="auto"/>
        <w:right w:val="none" w:sz="0" w:space="0" w:color="auto"/>
      </w:divBdr>
    </w:div>
    <w:div w:id="1174996097">
      <w:bodyDiv w:val="1"/>
      <w:marLeft w:val="0"/>
      <w:marRight w:val="0"/>
      <w:marTop w:val="0"/>
      <w:marBottom w:val="0"/>
      <w:divBdr>
        <w:top w:val="none" w:sz="0" w:space="0" w:color="auto"/>
        <w:left w:val="none" w:sz="0" w:space="0" w:color="auto"/>
        <w:bottom w:val="none" w:sz="0" w:space="0" w:color="auto"/>
        <w:right w:val="none" w:sz="0" w:space="0" w:color="auto"/>
      </w:divBdr>
    </w:div>
    <w:div w:id="1175847259">
      <w:bodyDiv w:val="1"/>
      <w:marLeft w:val="0"/>
      <w:marRight w:val="0"/>
      <w:marTop w:val="0"/>
      <w:marBottom w:val="0"/>
      <w:divBdr>
        <w:top w:val="none" w:sz="0" w:space="0" w:color="auto"/>
        <w:left w:val="none" w:sz="0" w:space="0" w:color="auto"/>
        <w:bottom w:val="none" w:sz="0" w:space="0" w:color="auto"/>
        <w:right w:val="none" w:sz="0" w:space="0" w:color="auto"/>
      </w:divBdr>
    </w:div>
    <w:div w:id="1182088107">
      <w:bodyDiv w:val="1"/>
      <w:marLeft w:val="0"/>
      <w:marRight w:val="0"/>
      <w:marTop w:val="0"/>
      <w:marBottom w:val="0"/>
      <w:divBdr>
        <w:top w:val="none" w:sz="0" w:space="0" w:color="auto"/>
        <w:left w:val="none" w:sz="0" w:space="0" w:color="auto"/>
        <w:bottom w:val="none" w:sz="0" w:space="0" w:color="auto"/>
        <w:right w:val="none" w:sz="0" w:space="0" w:color="auto"/>
      </w:divBdr>
    </w:div>
    <w:div w:id="1191530444">
      <w:bodyDiv w:val="1"/>
      <w:marLeft w:val="0"/>
      <w:marRight w:val="0"/>
      <w:marTop w:val="0"/>
      <w:marBottom w:val="0"/>
      <w:divBdr>
        <w:top w:val="none" w:sz="0" w:space="0" w:color="auto"/>
        <w:left w:val="none" w:sz="0" w:space="0" w:color="auto"/>
        <w:bottom w:val="none" w:sz="0" w:space="0" w:color="auto"/>
        <w:right w:val="none" w:sz="0" w:space="0" w:color="auto"/>
      </w:divBdr>
    </w:div>
    <w:div w:id="1208175713">
      <w:bodyDiv w:val="1"/>
      <w:marLeft w:val="0"/>
      <w:marRight w:val="0"/>
      <w:marTop w:val="0"/>
      <w:marBottom w:val="0"/>
      <w:divBdr>
        <w:top w:val="none" w:sz="0" w:space="0" w:color="auto"/>
        <w:left w:val="none" w:sz="0" w:space="0" w:color="auto"/>
        <w:bottom w:val="none" w:sz="0" w:space="0" w:color="auto"/>
        <w:right w:val="none" w:sz="0" w:space="0" w:color="auto"/>
      </w:divBdr>
    </w:div>
    <w:div w:id="1215385584">
      <w:bodyDiv w:val="1"/>
      <w:marLeft w:val="0"/>
      <w:marRight w:val="0"/>
      <w:marTop w:val="0"/>
      <w:marBottom w:val="0"/>
      <w:divBdr>
        <w:top w:val="none" w:sz="0" w:space="0" w:color="auto"/>
        <w:left w:val="none" w:sz="0" w:space="0" w:color="auto"/>
        <w:bottom w:val="none" w:sz="0" w:space="0" w:color="auto"/>
        <w:right w:val="none" w:sz="0" w:space="0" w:color="auto"/>
      </w:divBdr>
    </w:div>
    <w:div w:id="1217205997">
      <w:bodyDiv w:val="1"/>
      <w:marLeft w:val="0"/>
      <w:marRight w:val="0"/>
      <w:marTop w:val="0"/>
      <w:marBottom w:val="0"/>
      <w:divBdr>
        <w:top w:val="none" w:sz="0" w:space="0" w:color="auto"/>
        <w:left w:val="none" w:sz="0" w:space="0" w:color="auto"/>
        <w:bottom w:val="none" w:sz="0" w:space="0" w:color="auto"/>
        <w:right w:val="none" w:sz="0" w:space="0" w:color="auto"/>
      </w:divBdr>
    </w:div>
    <w:div w:id="1218130620">
      <w:bodyDiv w:val="1"/>
      <w:marLeft w:val="0"/>
      <w:marRight w:val="0"/>
      <w:marTop w:val="0"/>
      <w:marBottom w:val="0"/>
      <w:divBdr>
        <w:top w:val="none" w:sz="0" w:space="0" w:color="auto"/>
        <w:left w:val="none" w:sz="0" w:space="0" w:color="auto"/>
        <w:bottom w:val="none" w:sz="0" w:space="0" w:color="auto"/>
        <w:right w:val="none" w:sz="0" w:space="0" w:color="auto"/>
      </w:divBdr>
    </w:div>
    <w:div w:id="1220870770">
      <w:bodyDiv w:val="1"/>
      <w:marLeft w:val="0"/>
      <w:marRight w:val="0"/>
      <w:marTop w:val="0"/>
      <w:marBottom w:val="0"/>
      <w:divBdr>
        <w:top w:val="none" w:sz="0" w:space="0" w:color="auto"/>
        <w:left w:val="none" w:sz="0" w:space="0" w:color="auto"/>
        <w:bottom w:val="none" w:sz="0" w:space="0" w:color="auto"/>
        <w:right w:val="none" w:sz="0" w:space="0" w:color="auto"/>
      </w:divBdr>
    </w:div>
    <w:div w:id="1220897554">
      <w:bodyDiv w:val="1"/>
      <w:marLeft w:val="0"/>
      <w:marRight w:val="0"/>
      <w:marTop w:val="0"/>
      <w:marBottom w:val="0"/>
      <w:divBdr>
        <w:top w:val="none" w:sz="0" w:space="0" w:color="auto"/>
        <w:left w:val="none" w:sz="0" w:space="0" w:color="auto"/>
        <w:bottom w:val="none" w:sz="0" w:space="0" w:color="auto"/>
        <w:right w:val="none" w:sz="0" w:space="0" w:color="auto"/>
      </w:divBdr>
    </w:div>
    <w:div w:id="1224558138">
      <w:bodyDiv w:val="1"/>
      <w:marLeft w:val="0"/>
      <w:marRight w:val="0"/>
      <w:marTop w:val="0"/>
      <w:marBottom w:val="0"/>
      <w:divBdr>
        <w:top w:val="none" w:sz="0" w:space="0" w:color="auto"/>
        <w:left w:val="none" w:sz="0" w:space="0" w:color="auto"/>
        <w:bottom w:val="none" w:sz="0" w:space="0" w:color="auto"/>
        <w:right w:val="none" w:sz="0" w:space="0" w:color="auto"/>
      </w:divBdr>
    </w:div>
    <w:div w:id="1224829108">
      <w:bodyDiv w:val="1"/>
      <w:marLeft w:val="0"/>
      <w:marRight w:val="0"/>
      <w:marTop w:val="0"/>
      <w:marBottom w:val="0"/>
      <w:divBdr>
        <w:top w:val="none" w:sz="0" w:space="0" w:color="auto"/>
        <w:left w:val="none" w:sz="0" w:space="0" w:color="auto"/>
        <w:bottom w:val="none" w:sz="0" w:space="0" w:color="auto"/>
        <w:right w:val="none" w:sz="0" w:space="0" w:color="auto"/>
      </w:divBdr>
    </w:div>
    <w:div w:id="1232814123">
      <w:bodyDiv w:val="1"/>
      <w:marLeft w:val="0"/>
      <w:marRight w:val="0"/>
      <w:marTop w:val="0"/>
      <w:marBottom w:val="0"/>
      <w:divBdr>
        <w:top w:val="none" w:sz="0" w:space="0" w:color="auto"/>
        <w:left w:val="none" w:sz="0" w:space="0" w:color="auto"/>
        <w:bottom w:val="none" w:sz="0" w:space="0" w:color="auto"/>
        <w:right w:val="none" w:sz="0" w:space="0" w:color="auto"/>
      </w:divBdr>
    </w:div>
    <w:div w:id="1235972130">
      <w:bodyDiv w:val="1"/>
      <w:marLeft w:val="0"/>
      <w:marRight w:val="0"/>
      <w:marTop w:val="0"/>
      <w:marBottom w:val="0"/>
      <w:divBdr>
        <w:top w:val="none" w:sz="0" w:space="0" w:color="auto"/>
        <w:left w:val="none" w:sz="0" w:space="0" w:color="auto"/>
        <w:bottom w:val="none" w:sz="0" w:space="0" w:color="auto"/>
        <w:right w:val="none" w:sz="0" w:space="0" w:color="auto"/>
      </w:divBdr>
    </w:div>
    <w:div w:id="1245381173">
      <w:bodyDiv w:val="1"/>
      <w:marLeft w:val="0"/>
      <w:marRight w:val="0"/>
      <w:marTop w:val="0"/>
      <w:marBottom w:val="0"/>
      <w:divBdr>
        <w:top w:val="none" w:sz="0" w:space="0" w:color="auto"/>
        <w:left w:val="none" w:sz="0" w:space="0" w:color="auto"/>
        <w:bottom w:val="none" w:sz="0" w:space="0" w:color="auto"/>
        <w:right w:val="none" w:sz="0" w:space="0" w:color="auto"/>
      </w:divBdr>
    </w:div>
    <w:div w:id="1249651283">
      <w:bodyDiv w:val="1"/>
      <w:marLeft w:val="0"/>
      <w:marRight w:val="0"/>
      <w:marTop w:val="0"/>
      <w:marBottom w:val="0"/>
      <w:divBdr>
        <w:top w:val="none" w:sz="0" w:space="0" w:color="auto"/>
        <w:left w:val="none" w:sz="0" w:space="0" w:color="auto"/>
        <w:bottom w:val="none" w:sz="0" w:space="0" w:color="auto"/>
        <w:right w:val="none" w:sz="0" w:space="0" w:color="auto"/>
      </w:divBdr>
    </w:div>
    <w:div w:id="1251698673">
      <w:bodyDiv w:val="1"/>
      <w:marLeft w:val="0"/>
      <w:marRight w:val="0"/>
      <w:marTop w:val="0"/>
      <w:marBottom w:val="0"/>
      <w:divBdr>
        <w:top w:val="none" w:sz="0" w:space="0" w:color="auto"/>
        <w:left w:val="none" w:sz="0" w:space="0" w:color="auto"/>
        <w:bottom w:val="none" w:sz="0" w:space="0" w:color="auto"/>
        <w:right w:val="none" w:sz="0" w:space="0" w:color="auto"/>
      </w:divBdr>
    </w:div>
    <w:div w:id="1254556182">
      <w:bodyDiv w:val="1"/>
      <w:marLeft w:val="0"/>
      <w:marRight w:val="0"/>
      <w:marTop w:val="0"/>
      <w:marBottom w:val="0"/>
      <w:divBdr>
        <w:top w:val="none" w:sz="0" w:space="0" w:color="auto"/>
        <w:left w:val="none" w:sz="0" w:space="0" w:color="auto"/>
        <w:bottom w:val="none" w:sz="0" w:space="0" w:color="auto"/>
        <w:right w:val="none" w:sz="0" w:space="0" w:color="auto"/>
      </w:divBdr>
    </w:div>
    <w:div w:id="1255821892">
      <w:bodyDiv w:val="1"/>
      <w:marLeft w:val="0"/>
      <w:marRight w:val="0"/>
      <w:marTop w:val="0"/>
      <w:marBottom w:val="0"/>
      <w:divBdr>
        <w:top w:val="none" w:sz="0" w:space="0" w:color="auto"/>
        <w:left w:val="none" w:sz="0" w:space="0" w:color="auto"/>
        <w:bottom w:val="none" w:sz="0" w:space="0" w:color="auto"/>
        <w:right w:val="none" w:sz="0" w:space="0" w:color="auto"/>
      </w:divBdr>
    </w:div>
    <w:div w:id="1268926864">
      <w:bodyDiv w:val="1"/>
      <w:marLeft w:val="0"/>
      <w:marRight w:val="0"/>
      <w:marTop w:val="0"/>
      <w:marBottom w:val="0"/>
      <w:divBdr>
        <w:top w:val="none" w:sz="0" w:space="0" w:color="auto"/>
        <w:left w:val="none" w:sz="0" w:space="0" w:color="auto"/>
        <w:bottom w:val="none" w:sz="0" w:space="0" w:color="auto"/>
        <w:right w:val="none" w:sz="0" w:space="0" w:color="auto"/>
      </w:divBdr>
    </w:div>
    <w:div w:id="1270166743">
      <w:bodyDiv w:val="1"/>
      <w:marLeft w:val="0"/>
      <w:marRight w:val="0"/>
      <w:marTop w:val="0"/>
      <w:marBottom w:val="0"/>
      <w:divBdr>
        <w:top w:val="none" w:sz="0" w:space="0" w:color="auto"/>
        <w:left w:val="none" w:sz="0" w:space="0" w:color="auto"/>
        <w:bottom w:val="none" w:sz="0" w:space="0" w:color="auto"/>
        <w:right w:val="none" w:sz="0" w:space="0" w:color="auto"/>
      </w:divBdr>
    </w:div>
    <w:div w:id="1278951964">
      <w:bodyDiv w:val="1"/>
      <w:marLeft w:val="0"/>
      <w:marRight w:val="0"/>
      <w:marTop w:val="0"/>
      <w:marBottom w:val="0"/>
      <w:divBdr>
        <w:top w:val="none" w:sz="0" w:space="0" w:color="auto"/>
        <w:left w:val="none" w:sz="0" w:space="0" w:color="auto"/>
        <w:bottom w:val="none" w:sz="0" w:space="0" w:color="auto"/>
        <w:right w:val="none" w:sz="0" w:space="0" w:color="auto"/>
      </w:divBdr>
    </w:div>
    <w:div w:id="1279290981">
      <w:bodyDiv w:val="1"/>
      <w:marLeft w:val="0"/>
      <w:marRight w:val="0"/>
      <w:marTop w:val="0"/>
      <w:marBottom w:val="0"/>
      <w:divBdr>
        <w:top w:val="none" w:sz="0" w:space="0" w:color="auto"/>
        <w:left w:val="none" w:sz="0" w:space="0" w:color="auto"/>
        <w:bottom w:val="none" w:sz="0" w:space="0" w:color="auto"/>
        <w:right w:val="none" w:sz="0" w:space="0" w:color="auto"/>
      </w:divBdr>
    </w:div>
    <w:div w:id="1294752016">
      <w:bodyDiv w:val="1"/>
      <w:marLeft w:val="0"/>
      <w:marRight w:val="0"/>
      <w:marTop w:val="0"/>
      <w:marBottom w:val="0"/>
      <w:divBdr>
        <w:top w:val="none" w:sz="0" w:space="0" w:color="auto"/>
        <w:left w:val="none" w:sz="0" w:space="0" w:color="auto"/>
        <w:bottom w:val="none" w:sz="0" w:space="0" w:color="auto"/>
        <w:right w:val="none" w:sz="0" w:space="0" w:color="auto"/>
      </w:divBdr>
    </w:div>
    <w:div w:id="1295216742">
      <w:bodyDiv w:val="1"/>
      <w:marLeft w:val="0"/>
      <w:marRight w:val="0"/>
      <w:marTop w:val="0"/>
      <w:marBottom w:val="0"/>
      <w:divBdr>
        <w:top w:val="none" w:sz="0" w:space="0" w:color="auto"/>
        <w:left w:val="none" w:sz="0" w:space="0" w:color="auto"/>
        <w:bottom w:val="none" w:sz="0" w:space="0" w:color="auto"/>
        <w:right w:val="none" w:sz="0" w:space="0" w:color="auto"/>
      </w:divBdr>
    </w:div>
    <w:div w:id="1295795511">
      <w:bodyDiv w:val="1"/>
      <w:marLeft w:val="0"/>
      <w:marRight w:val="0"/>
      <w:marTop w:val="0"/>
      <w:marBottom w:val="0"/>
      <w:divBdr>
        <w:top w:val="none" w:sz="0" w:space="0" w:color="auto"/>
        <w:left w:val="none" w:sz="0" w:space="0" w:color="auto"/>
        <w:bottom w:val="none" w:sz="0" w:space="0" w:color="auto"/>
        <w:right w:val="none" w:sz="0" w:space="0" w:color="auto"/>
      </w:divBdr>
    </w:div>
    <w:div w:id="1303385106">
      <w:bodyDiv w:val="1"/>
      <w:marLeft w:val="0"/>
      <w:marRight w:val="0"/>
      <w:marTop w:val="0"/>
      <w:marBottom w:val="0"/>
      <w:divBdr>
        <w:top w:val="none" w:sz="0" w:space="0" w:color="auto"/>
        <w:left w:val="none" w:sz="0" w:space="0" w:color="auto"/>
        <w:bottom w:val="none" w:sz="0" w:space="0" w:color="auto"/>
        <w:right w:val="none" w:sz="0" w:space="0" w:color="auto"/>
      </w:divBdr>
    </w:div>
    <w:div w:id="1309214145">
      <w:bodyDiv w:val="1"/>
      <w:marLeft w:val="0"/>
      <w:marRight w:val="0"/>
      <w:marTop w:val="0"/>
      <w:marBottom w:val="0"/>
      <w:divBdr>
        <w:top w:val="none" w:sz="0" w:space="0" w:color="auto"/>
        <w:left w:val="none" w:sz="0" w:space="0" w:color="auto"/>
        <w:bottom w:val="none" w:sz="0" w:space="0" w:color="auto"/>
        <w:right w:val="none" w:sz="0" w:space="0" w:color="auto"/>
      </w:divBdr>
    </w:div>
    <w:div w:id="1310556011">
      <w:bodyDiv w:val="1"/>
      <w:marLeft w:val="0"/>
      <w:marRight w:val="0"/>
      <w:marTop w:val="0"/>
      <w:marBottom w:val="0"/>
      <w:divBdr>
        <w:top w:val="none" w:sz="0" w:space="0" w:color="auto"/>
        <w:left w:val="none" w:sz="0" w:space="0" w:color="auto"/>
        <w:bottom w:val="none" w:sz="0" w:space="0" w:color="auto"/>
        <w:right w:val="none" w:sz="0" w:space="0" w:color="auto"/>
      </w:divBdr>
    </w:div>
    <w:div w:id="1314211821">
      <w:bodyDiv w:val="1"/>
      <w:marLeft w:val="0"/>
      <w:marRight w:val="0"/>
      <w:marTop w:val="0"/>
      <w:marBottom w:val="0"/>
      <w:divBdr>
        <w:top w:val="none" w:sz="0" w:space="0" w:color="auto"/>
        <w:left w:val="none" w:sz="0" w:space="0" w:color="auto"/>
        <w:bottom w:val="none" w:sz="0" w:space="0" w:color="auto"/>
        <w:right w:val="none" w:sz="0" w:space="0" w:color="auto"/>
      </w:divBdr>
    </w:div>
    <w:div w:id="1315140491">
      <w:bodyDiv w:val="1"/>
      <w:marLeft w:val="0"/>
      <w:marRight w:val="0"/>
      <w:marTop w:val="0"/>
      <w:marBottom w:val="0"/>
      <w:divBdr>
        <w:top w:val="none" w:sz="0" w:space="0" w:color="auto"/>
        <w:left w:val="none" w:sz="0" w:space="0" w:color="auto"/>
        <w:bottom w:val="none" w:sz="0" w:space="0" w:color="auto"/>
        <w:right w:val="none" w:sz="0" w:space="0" w:color="auto"/>
      </w:divBdr>
    </w:div>
    <w:div w:id="1319577194">
      <w:bodyDiv w:val="1"/>
      <w:marLeft w:val="0"/>
      <w:marRight w:val="0"/>
      <w:marTop w:val="0"/>
      <w:marBottom w:val="0"/>
      <w:divBdr>
        <w:top w:val="none" w:sz="0" w:space="0" w:color="auto"/>
        <w:left w:val="none" w:sz="0" w:space="0" w:color="auto"/>
        <w:bottom w:val="none" w:sz="0" w:space="0" w:color="auto"/>
        <w:right w:val="none" w:sz="0" w:space="0" w:color="auto"/>
      </w:divBdr>
    </w:div>
    <w:div w:id="1322780179">
      <w:bodyDiv w:val="1"/>
      <w:marLeft w:val="0"/>
      <w:marRight w:val="0"/>
      <w:marTop w:val="0"/>
      <w:marBottom w:val="0"/>
      <w:divBdr>
        <w:top w:val="none" w:sz="0" w:space="0" w:color="auto"/>
        <w:left w:val="none" w:sz="0" w:space="0" w:color="auto"/>
        <w:bottom w:val="none" w:sz="0" w:space="0" w:color="auto"/>
        <w:right w:val="none" w:sz="0" w:space="0" w:color="auto"/>
      </w:divBdr>
    </w:div>
    <w:div w:id="1322848912">
      <w:bodyDiv w:val="1"/>
      <w:marLeft w:val="0"/>
      <w:marRight w:val="0"/>
      <w:marTop w:val="0"/>
      <w:marBottom w:val="0"/>
      <w:divBdr>
        <w:top w:val="none" w:sz="0" w:space="0" w:color="auto"/>
        <w:left w:val="none" w:sz="0" w:space="0" w:color="auto"/>
        <w:bottom w:val="none" w:sz="0" w:space="0" w:color="auto"/>
        <w:right w:val="none" w:sz="0" w:space="0" w:color="auto"/>
      </w:divBdr>
    </w:div>
    <w:div w:id="1325627739">
      <w:bodyDiv w:val="1"/>
      <w:marLeft w:val="0"/>
      <w:marRight w:val="0"/>
      <w:marTop w:val="0"/>
      <w:marBottom w:val="0"/>
      <w:divBdr>
        <w:top w:val="none" w:sz="0" w:space="0" w:color="auto"/>
        <w:left w:val="none" w:sz="0" w:space="0" w:color="auto"/>
        <w:bottom w:val="none" w:sz="0" w:space="0" w:color="auto"/>
        <w:right w:val="none" w:sz="0" w:space="0" w:color="auto"/>
      </w:divBdr>
    </w:div>
    <w:div w:id="1345984971">
      <w:bodyDiv w:val="1"/>
      <w:marLeft w:val="0"/>
      <w:marRight w:val="0"/>
      <w:marTop w:val="0"/>
      <w:marBottom w:val="0"/>
      <w:divBdr>
        <w:top w:val="none" w:sz="0" w:space="0" w:color="auto"/>
        <w:left w:val="none" w:sz="0" w:space="0" w:color="auto"/>
        <w:bottom w:val="none" w:sz="0" w:space="0" w:color="auto"/>
        <w:right w:val="none" w:sz="0" w:space="0" w:color="auto"/>
      </w:divBdr>
    </w:div>
    <w:div w:id="1348213704">
      <w:bodyDiv w:val="1"/>
      <w:marLeft w:val="0"/>
      <w:marRight w:val="0"/>
      <w:marTop w:val="0"/>
      <w:marBottom w:val="0"/>
      <w:divBdr>
        <w:top w:val="none" w:sz="0" w:space="0" w:color="auto"/>
        <w:left w:val="none" w:sz="0" w:space="0" w:color="auto"/>
        <w:bottom w:val="none" w:sz="0" w:space="0" w:color="auto"/>
        <w:right w:val="none" w:sz="0" w:space="0" w:color="auto"/>
      </w:divBdr>
    </w:div>
    <w:div w:id="1365015951">
      <w:bodyDiv w:val="1"/>
      <w:marLeft w:val="0"/>
      <w:marRight w:val="0"/>
      <w:marTop w:val="0"/>
      <w:marBottom w:val="0"/>
      <w:divBdr>
        <w:top w:val="none" w:sz="0" w:space="0" w:color="auto"/>
        <w:left w:val="none" w:sz="0" w:space="0" w:color="auto"/>
        <w:bottom w:val="none" w:sz="0" w:space="0" w:color="auto"/>
        <w:right w:val="none" w:sz="0" w:space="0" w:color="auto"/>
      </w:divBdr>
    </w:div>
    <w:div w:id="1367212915">
      <w:bodyDiv w:val="1"/>
      <w:marLeft w:val="0"/>
      <w:marRight w:val="0"/>
      <w:marTop w:val="0"/>
      <w:marBottom w:val="0"/>
      <w:divBdr>
        <w:top w:val="none" w:sz="0" w:space="0" w:color="auto"/>
        <w:left w:val="none" w:sz="0" w:space="0" w:color="auto"/>
        <w:bottom w:val="none" w:sz="0" w:space="0" w:color="auto"/>
        <w:right w:val="none" w:sz="0" w:space="0" w:color="auto"/>
      </w:divBdr>
    </w:div>
    <w:div w:id="1367566211">
      <w:bodyDiv w:val="1"/>
      <w:marLeft w:val="0"/>
      <w:marRight w:val="0"/>
      <w:marTop w:val="0"/>
      <w:marBottom w:val="0"/>
      <w:divBdr>
        <w:top w:val="none" w:sz="0" w:space="0" w:color="auto"/>
        <w:left w:val="none" w:sz="0" w:space="0" w:color="auto"/>
        <w:bottom w:val="none" w:sz="0" w:space="0" w:color="auto"/>
        <w:right w:val="none" w:sz="0" w:space="0" w:color="auto"/>
      </w:divBdr>
    </w:div>
    <w:div w:id="1369330683">
      <w:bodyDiv w:val="1"/>
      <w:marLeft w:val="0"/>
      <w:marRight w:val="0"/>
      <w:marTop w:val="0"/>
      <w:marBottom w:val="0"/>
      <w:divBdr>
        <w:top w:val="none" w:sz="0" w:space="0" w:color="auto"/>
        <w:left w:val="none" w:sz="0" w:space="0" w:color="auto"/>
        <w:bottom w:val="none" w:sz="0" w:space="0" w:color="auto"/>
        <w:right w:val="none" w:sz="0" w:space="0" w:color="auto"/>
      </w:divBdr>
    </w:div>
    <w:div w:id="1372877163">
      <w:bodyDiv w:val="1"/>
      <w:marLeft w:val="0"/>
      <w:marRight w:val="0"/>
      <w:marTop w:val="0"/>
      <w:marBottom w:val="0"/>
      <w:divBdr>
        <w:top w:val="none" w:sz="0" w:space="0" w:color="auto"/>
        <w:left w:val="none" w:sz="0" w:space="0" w:color="auto"/>
        <w:bottom w:val="none" w:sz="0" w:space="0" w:color="auto"/>
        <w:right w:val="none" w:sz="0" w:space="0" w:color="auto"/>
      </w:divBdr>
    </w:div>
    <w:div w:id="1374841122">
      <w:bodyDiv w:val="1"/>
      <w:marLeft w:val="0"/>
      <w:marRight w:val="0"/>
      <w:marTop w:val="0"/>
      <w:marBottom w:val="0"/>
      <w:divBdr>
        <w:top w:val="none" w:sz="0" w:space="0" w:color="auto"/>
        <w:left w:val="none" w:sz="0" w:space="0" w:color="auto"/>
        <w:bottom w:val="none" w:sz="0" w:space="0" w:color="auto"/>
        <w:right w:val="none" w:sz="0" w:space="0" w:color="auto"/>
      </w:divBdr>
    </w:div>
    <w:div w:id="1376268913">
      <w:bodyDiv w:val="1"/>
      <w:marLeft w:val="0"/>
      <w:marRight w:val="0"/>
      <w:marTop w:val="0"/>
      <w:marBottom w:val="0"/>
      <w:divBdr>
        <w:top w:val="none" w:sz="0" w:space="0" w:color="auto"/>
        <w:left w:val="none" w:sz="0" w:space="0" w:color="auto"/>
        <w:bottom w:val="none" w:sz="0" w:space="0" w:color="auto"/>
        <w:right w:val="none" w:sz="0" w:space="0" w:color="auto"/>
      </w:divBdr>
    </w:div>
    <w:div w:id="1376539934">
      <w:bodyDiv w:val="1"/>
      <w:marLeft w:val="0"/>
      <w:marRight w:val="0"/>
      <w:marTop w:val="0"/>
      <w:marBottom w:val="0"/>
      <w:divBdr>
        <w:top w:val="none" w:sz="0" w:space="0" w:color="auto"/>
        <w:left w:val="none" w:sz="0" w:space="0" w:color="auto"/>
        <w:bottom w:val="none" w:sz="0" w:space="0" w:color="auto"/>
        <w:right w:val="none" w:sz="0" w:space="0" w:color="auto"/>
      </w:divBdr>
    </w:div>
    <w:div w:id="1380279601">
      <w:bodyDiv w:val="1"/>
      <w:marLeft w:val="0"/>
      <w:marRight w:val="0"/>
      <w:marTop w:val="0"/>
      <w:marBottom w:val="0"/>
      <w:divBdr>
        <w:top w:val="none" w:sz="0" w:space="0" w:color="auto"/>
        <w:left w:val="none" w:sz="0" w:space="0" w:color="auto"/>
        <w:bottom w:val="none" w:sz="0" w:space="0" w:color="auto"/>
        <w:right w:val="none" w:sz="0" w:space="0" w:color="auto"/>
      </w:divBdr>
    </w:div>
    <w:div w:id="1384257109">
      <w:bodyDiv w:val="1"/>
      <w:marLeft w:val="0"/>
      <w:marRight w:val="0"/>
      <w:marTop w:val="0"/>
      <w:marBottom w:val="0"/>
      <w:divBdr>
        <w:top w:val="none" w:sz="0" w:space="0" w:color="auto"/>
        <w:left w:val="none" w:sz="0" w:space="0" w:color="auto"/>
        <w:bottom w:val="none" w:sz="0" w:space="0" w:color="auto"/>
        <w:right w:val="none" w:sz="0" w:space="0" w:color="auto"/>
      </w:divBdr>
    </w:div>
    <w:div w:id="1389184276">
      <w:bodyDiv w:val="1"/>
      <w:marLeft w:val="0"/>
      <w:marRight w:val="0"/>
      <w:marTop w:val="0"/>
      <w:marBottom w:val="0"/>
      <w:divBdr>
        <w:top w:val="none" w:sz="0" w:space="0" w:color="auto"/>
        <w:left w:val="none" w:sz="0" w:space="0" w:color="auto"/>
        <w:bottom w:val="none" w:sz="0" w:space="0" w:color="auto"/>
        <w:right w:val="none" w:sz="0" w:space="0" w:color="auto"/>
      </w:divBdr>
    </w:div>
    <w:div w:id="1399402848">
      <w:bodyDiv w:val="1"/>
      <w:marLeft w:val="0"/>
      <w:marRight w:val="0"/>
      <w:marTop w:val="0"/>
      <w:marBottom w:val="0"/>
      <w:divBdr>
        <w:top w:val="none" w:sz="0" w:space="0" w:color="auto"/>
        <w:left w:val="none" w:sz="0" w:space="0" w:color="auto"/>
        <w:bottom w:val="none" w:sz="0" w:space="0" w:color="auto"/>
        <w:right w:val="none" w:sz="0" w:space="0" w:color="auto"/>
      </w:divBdr>
    </w:div>
    <w:div w:id="1400716128">
      <w:bodyDiv w:val="1"/>
      <w:marLeft w:val="0"/>
      <w:marRight w:val="0"/>
      <w:marTop w:val="0"/>
      <w:marBottom w:val="0"/>
      <w:divBdr>
        <w:top w:val="none" w:sz="0" w:space="0" w:color="auto"/>
        <w:left w:val="none" w:sz="0" w:space="0" w:color="auto"/>
        <w:bottom w:val="none" w:sz="0" w:space="0" w:color="auto"/>
        <w:right w:val="none" w:sz="0" w:space="0" w:color="auto"/>
      </w:divBdr>
    </w:div>
    <w:div w:id="1403068099">
      <w:bodyDiv w:val="1"/>
      <w:marLeft w:val="0"/>
      <w:marRight w:val="0"/>
      <w:marTop w:val="0"/>
      <w:marBottom w:val="0"/>
      <w:divBdr>
        <w:top w:val="none" w:sz="0" w:space="0" w:color="auto"/>
        <w:left w:val="none" w:sz="0" w:space="0" w:color="auto"/>
        <w:bottom w:val="none" w:sz="0" w:space="0" w:color="auto"/>
        <w:right w:val="none" w:sz="0" w:space="0" w:color="auto"/>
      </w:divBdr>
    </w:div>
    <w:div w:id="1403142305">
      <w:bodyDiv w:val="1"/>
      <w:marLeft w:val="0"/>
      <w:marRight w:val="0"/>
      <w:marTop w:val="0"/>
      <w:marBottom w:val="0"/>
      <w:divBdr>
        <w:top w:val="none" w:sz="0" w:space="0" w:color="auto"/>
        <w:left w:val="none" w:sz="0" w:space="0" w:color="auto"/>
        <w:bottom w:val="none" w:sz="0" w:space="0" w:color="auto"/>
        <w:right w:val="none" w:sz="0" w:space="0" w:color="auto"/>
      </w:divBdr>
    </w:div>
    <w:div w:id="1404568755">
      <w:bodyDiv w:val="1"/>
      <w:marLeft w:val="0"/>
      <w:marRight w:val="0"/>
      <w:marTop w:val="0"/>
      <w:marBottom w:val="0"/>
      <w:divBdr>
        <w:top w:val="none" w:sz="0" w:space="0" w:color="auto"/>
        <w:left w:val="none" w:sz="0" w:space="0" w:color="auto"/>
        <w:bottom w:val="none" w:sz="0" w:space="0" w:color="auto"/>
        <w:right w:val="none" w:sz="0" w:space="0" w:color="auto"/>
      </w:divBdr>
    </w:div>
    <w:div w:id="1408840198">
      <w:bodyDiv w:val="1"/>
      <w:marLeft w:val="0"/>
      <w:marRight w:val="0"/>
      <w:marTop w:val="0"/>
      <w:marBottom w:val="0"/>
      <w:divBdr>
        <w:top w:val="none" w:sz="0" w:space="0" w:color="auto"/>
        <w:left w:val="none" w:sz="0" w:space="0" w:color="auto"/>
        <w:bottom w:val="none" w:sz="0" w:space="0" w:color="auto"/>
        <w:right w:val="none" w:sz="0" w:space="0" w:color="auto"/>
      </w:divBdr>
    </w:div>
    <w:div w:id="1422094907">
      <w:bodyDiv w:val="1"/>
      <w:marLeft w:val="0"/>
      <w:marRight w:val="0"/>
      <w:marTop w:val="0"/>
      <w:marBottom w:val="0"/>
      <w:divBdr>
        <w:top w:val="none" w:sz="0" w:space="0" w:color="auto"/>
        <w:left w:val="none" w:sz="0" w:space="0" w:color="auto"/>
        <w:bottom w:val="none" w:sz="0" w:space="0" w:color="auto"/>
        <w:right w:val="none" w:sz="0" w:space="0" w:color="auto"/>
      </w:divBdr>
    </w:div>
    <w:div w:id="1422528389">
      <w:bodyDiv w:val="1"/>
      <w:marLeft w:val="0"/>
      <w:marRight w:val="0"/>
      <w:marTop w:val="0"/>
      <w:marBottom w:val="0"/>
      <w:divBdr>
        <w:top w:val="none" w:sz="0" w:space="0" w:color="auto"/>
        <w:left w:val="none" w:sz="0" w:space="0" w:color="auto"/>
        <w:bottom w:val="none" w:sz="0" w:space="0" w:color="auto"/>
        <w:right w:val="none" w:sz="0" w:space="0" w:color="auto"/>
      </w:divBdr>
    </w:div>
    <w:div w:id="1431195928">
      <w:bodyDiv w:val="1"/>
      <w:marLeft w:val="0"/>
      <w:marRight w:val="0"/>
      <w:marTop w:val="0"/>
      <w:marBottom w:val="0"/>
      <w:divBdr>
        <w:top w:val="none" w:sz="0" w:space="0" w:color="auto"/>
        <w:left w:val="none" w:sz="0" w:space="0" w:color="auto"/>
        <w:bottom w:val="none" w:sz="0" w:space="0" w:color="auto"/>
        <w:right w:val="none" w:sz="0" w:space="0" w:color="auto"/>
      </w:divBdr>
    </w:div>
    <w:div w:id="1436906846">
      <w:bodyDiv w:val="1"/>
      <w:marLeft w:val="0"/>
      <w:marRight w:val="0"/>
      <w:marTop w:val="0"/>
      <w:marBottom w:val="0"/>
      <w:divBdr>
        <w:top w:val="none" w:sz="0" w:space="0" w:color="auto"/>
        <w:left w:val="none" w:sz="0" w:space="0" w:color="auto"/>
        <w:bottom w:val="none" w:sz="0" w:space="0" w:color="auto"/>
        <w:right w:val="none" w:sz="0" w:space="0" w:color="auto"/>
      </w:divBdr>
    </w:div>
    <w:div w:id="1437746551">
      <w:bodyDiv w:val="1"/>
      <w:marLeft w:val="0"/>
      <w:marRight w:val="0"/>
      <w:marTop w:val="0"/>
      <w:marBottom w:val="0"/>
      <w:divBdr>
        <w:top w:val="none" w:sz="0" w:space="0" w:color="auto"/>
        <w:left w:val="none" w:sz="0" w:space="0" w:color="auto"/>
        <w:bottom w:val="none" w:sz="0" w:space="0" w:color="auto"/>
        <w:right w:val="none" w:sz="0" w:space="0" w:color="auto"/>
      </w:divBdr>
    </w:div>
    <w:div w:id="1442068005">
      <w:bodyDiv w:val="1"/>
      <w:marLeft w:val="0"/>
      <w:marRight w:val="0"/>
      <w:marTop w:val="0"/>
      <w:marBottom w:val="0"/>
      <w:divBdr>
        <w:top w:val="none" w:sz="0" w:space="0" w:color="auto"/>
        <w:left w:val="none" w:sz="0" w:space="0" w:color="auto"/>
        <w:bottom w:val="none" w:sz="0" w:space="0" w:color="auto"/>
        <w:right w:val="none" w:sz="0" w:space="0" w:color="auto"/>
      </w:divBdr>
    </w:div>
    <w:div w:id="1442607689">
      <w:bodyDiv w:val="1"/>
      <w:marLeft w:val="0"/>
      <w:marRight w:val="0"/>
      <w:marTop w:val="0"/>
      <w:marBottom w:val="0"/>
      <w:divBdr>
        <w:top w:val="none" w:sz="0" w:space="0" w:color="auto"/>
        <w:left w:val="none" w:sz="0" w:space="0" w:color="auto"/>
        <w:bottom w:val="none" w:sz="0" w:space="0" w:color="auto"/>
        <w:right w:val="none" w:sz="0" w:space="0" w:color="auto"/>
      </w:divBdr>
    </w:div>
    <w:div w:id="1442645071">
      <w:bodyDiv w:val="1"/>
      <w:marLeft w:val="0"/>
      <w:marRight w:val="0"/>
      <w:marTop w:val="0"/>
      <w:marBottom w:val="0"/>
      <w:divBdr>
        <w:top w:val="none" w:sz="0" w:space="0" w:color="auto"/>
        <w:left w:val="none" w:sz="0" w:space="0" w:color="auto"/>
        <w:bottom w:val="none" w:sz="0" w:space="0" w:color="auto"/>
        <w:right w:val="none" w:sz="0" w:space="0" w:color="auto"/>
      </w:divBdr>
    </w:div>
    <w:div w:id="1452047230">
      <w:bodyDiv w:val="1"/>
      <w:marLeft w:val="0"/>
      <w:marRight w:val="0"/>
      <w:marTop w:val="0"/>
      <w:marBottom w:val="0"/>
      <w:divBdr>
        <w:top w:val="none" w:sz="0" w:space="0" w:color="auto"/>
        <w:left w:val="none" w:sz="0" w:space="0" w:color="auto"/>
        <w:bottom w:val="none" w:sz="0" w:space="0" w:color="auto"/>
        <w:right w:val="none" w:sz="0" w:space="0" w:color="auto"/>
      </w:divBdr>
    </w:div>
    <w:div w:id="1466700677">
      <w:bodyDiv w:val="1"/>
      <w:marLeft w:val="0"/>
      <w:marRight w:val="0"/>
      <w:marTop w:val="0"/>
      <w:marBottom w:val="0"/>
      <w:divBdr>
        <w:top w:val="none" w:sz="0" w:space="0" w:color="auto"/>
        <w:left w:val="none" w:sz="0" w:space="0" w:color="auto"/>
        <w:bottom w:val="none" w:sz="0" w:space="0" w:color="auto"/>
        <w:right w:val="none" w:sz="0" w:space="0" w:color="auto"/>
      </w:divBdr>
    </w:div>
    <w:div w:id="1468939430">
      <w:bodyDiv w:val="1"/>
      <w:marLeft w:val="0"/>
      <w:marRight w:val="0"/>
      <w:marTop w:val="0"/>
      <w:marBottom w:val="0"/>
      <w:divBdr>
        <w:top w:val="none" w:sz="0" w:space="0" w:color="auto"/>
        <w:left w:val="none" w:sz="0" w:space="0" w:color="auto"/>
        <w:bottom w:val="none" w:sz="0" w:space="0" w:color="auto"/>
        <w:right w:val="none" w:sz="0" w:space="0" w:color="auto"/>
      </w:divBdr>
    </w:div>
    <w:div w:id="1469663656">
      <w:bodyDiv w:val="1"/>
      <w:marLeft w:val="0"/>
      <w:marRight w:val="0"/>
      <w:marTop w:val="0"/>
      <w:marBottom w:val="0"/>
      <w:divBdr>
        <w:top w:val="none" w:sz="0" w:space="0" w:color="auto"/>
        <w:left w:val="none" w:sz="0" w:space="0" w:color="auto"/>
        <w:bottom w:val="none" w:sz="0" w:space="0" w:color="auto"/>
        <w:right w:val="none" w:sz="0" w:space="0" w:color="auto"/>
      </w:divBdr>
    </w:div>
    <w:div w:id="1471053618">
      <w:bodyDiv w:val="1"/>
      <w:marLeft w:val="0"/>
      <w:marRight w:val="0"/>
      <w:marTop w:val="0"/>
      <w:marBottom w:val="0"/>
      <w:divBdr>
        <w:top w:val="none" w:sz="0" w:space="0" w:color="auto"/>
        <w:left w:val="none" w:sz="0" w:space="0" w:color="auto"/>
        <w:bottom w:val="none" w:sz="0" w:space="0" w:color="auto"/>
        <w:right w:val="none" w:sz="0" w:space="0" w:color="auto"/>
      </w:divBdr>
    </w:div>
    <w:div w:id="1475024961">
      <w:bodyDiv w:val="1"/>
      <w:marLeft w:val="0"/>
      <w:marRight w:val="0"/>
      <w:marTop w:val="0"/>
      <w:marBottom w:val="0"/>
      <w:divBdr>
        <w:top w:val="none" w:sz="0" w:space="0" w:color="auto"/>
        <w:left w:val="none" w:sz="0" w:space="0" w:color="auto"/>
        <w:bottom w:val="none" w:sz="0" w:space="0" w:color="auto"/>
        <w:right w:val="none" w:sz="0" w:space="0" w:color="auto"/>
      </w:divBdr>
    </w:div>
    <w:div w:id="1475759512">
      <w:bodyDiv w:val="1"/>
      <w:marLeft w:val="0"/>
      <w:marRight w:val="0"/>
      <w:marTop w:val="0"/>
      <w:marBottom w:val="0"/>
      <w:divBdr>
        <w:top w:val="none" w:sz="0" w:space="0" w:color="auto"/>
        <w:left w:val="none" w:sz="0" w:space="0" w:color="auto"/>
        <w:bottom w:val="none" w:sz="0" w:space="0" w:color="auto"/>
        <w:right w:val="none" w:sz="0" w:space="0" w:color="auto"/>
      </w:divBdr>
    </w:div>
    <w:div w:id="1479569375">
      <w:bodyDiv w:val="1"/>
      <w:marLeft w:val="0"/>
      <w:marRight w:val="0"/>
      <w:marTop w:val="0"/>
      <w:marBottom w:val="0"/>
      <w:divBdr>
        <w:top w:val="none" w:sz="0" w:space="0" w:color="auto"/>
        <w:left w:val="none" w:sz="0" w:space="0" w:color="auto"/>
        <w:bottom w:val="none" w:sz="0" w:space="0" w:color="auto"/>
        <w:right w:val="none" w:sz="0" w:space="0" w:color="auto"/>
      </w:divBdr>
    </w:div>
    <w:div w:id="1480224762">
      <w:bodyDiv w:val="1"/>
      <w:marLeft w:val="0"/>
      <w:marRight w:val="0"/>
      <w:marTop w:val="0"/>
      <w:marBottom w:val="0"/>
      <w:divBdr>
        <w:top w:val="none" w:sz="0" w:space="0" w:color="auto"/>
        <w:left w:val="none" w:sz="0" w:space="0" w:color="auto"/>
        <w:bottom w:val="none" w:sz="0" w:space="0" w:color="auto"/>
        <w:right w:val="none" w:sz="0" w:space="0" w:color="auto"/>
      </w:divBdr>
    </w:div>
    <w:div w:id="1485120477">
      <w:bodyDiv w:val="1"/>
      <w:marLeft w:val="0"/>
      <w:marRight w:val="0"/>
      <w:marTop w:val="0"/>
      <w:marBottom w:val="0"/>
      <w:divBdr>
        <w:top w:val="none" w:sz="0" w:space="0" w:color="auto"/>
        <w:left w:val="none" w:sz="0" w:space="0" w:color="auto"/>
        <w:bottom w:val="none" w:sz="0" w:space="0" w:color="auto"/>
        <w:right w:val="none" w:sz="0" w:space="0" w:color="auto"/>
      </w:divBdr>
    </w:div>
    <w:div w:id="1498032187">
      <w:bodyDiv w:val="1"/>
      <w:marLeft w:val="0"/>
      <w:marRight w:val="0"/>
      <w:marTop w:val="0"/>
      <w:marBottom w:val="0"/>
      <w:divBdr>
        <w:top w:val="none" w:sz="0" w:space="0" w:color="auto"/>
        <w:left w:val="none" w:sz="0" w:space="0" w:color="auto"/>
        <w:bottom w:val="none" w:sz="0" w:space="0" w:color="auto"/>
        <w:right w:val="none" w:sz="0" w:space="0" w:color="auto"/>
      </w:divBdr>
    </w:div>
    <w:div w:id="1499006502">
      <w:bodyDiv w:val="1"/>
      <w:marLeft w:val="0"/>
      <w:marRight w:val="0"/>
      <w:marTop w:val="0"/>
      <w:marBottom w:val="0"/>
      <w:divBdr>
        <w:top w:val="none" w:sz="0" w:space="0" w:color="auto"/>
        <w:left w:val="none" w:sz="0" w:space="0" w:color="auto"/>
        <w:bottom w:val="none" w:sz="0" w:space="0" w:color="auto"/>
        <w:right w:val="none" w:sz="0" w:space="0" w:color="auto"/>
      </w:divBdr>
    </w:div>
    <w:div w:id="1501963454">
      <w:bodyDiv w:val="1"/>
      <w:marLeft w:val="0"/>
      <w:marRight w:val="0"/>
      <w:marTop w:val="0"/>
      <w:marBottom w:val="0"/>
      <w:divBdr>
        <w:top w:val="none" w:sz="0" w:space="0" w:color="auto"/>
        <w:left w:val="none" w:sz="0" w:space="0" w:color="auto"/>
        <w:bottom w:val="none" w:sz="0" w:space="0" w:color="auto"/>
        <w:right w:val="none" w:sz="0" w:space="0" w:color="auto"/>
      </w:divBdr>
    </w:div>
    <w:div w:id="1516114554">
      <w:bodyDiv w:val="1"/>
      <w:marLeft w:val="0"/>
      <w:marRight w:val="0"/>
      <w:marTop w:val="0"/>
      <w:marBottom w:val="0"/>
      <w:divBdr>
        <w:top w:val="none" w:sz="0" w:space="0" w:color="auto"/>
        <w:left w:val="none" w:sz="0" w:space="0" w:color="auto"/>
        <w:bottom w:val="none" w:sz="0" w:space="0" w:color="auto"/>
        <w:right w:val="none" w:sz="0" w:space="0" w:color="auto"/>
      </w:divBdr>
    </w:div>
    <w:div w:id="1525557350">
      <w:bodyDiv w:val="1"/>
      <w:marLeft w:val="0"/>
      <w:marRight w:val="0"/>
      <w:marTop w:val="0"/>
      <w:marBottom w:val="0"/>
      <w:divBdr>
        <w:top w:val="none" w:sz="0" w:space="0" w:color="auto"/>
        <w:left w:val="none" w:sz="0" w:space="0" w:color="auto"/>
        <w:bottom w:val="none" w:sz="0" w:space="0" w:color="auto"/>
        <w:right w:val="none" w:sz="0" w:space="0" w:color="auto"/>
      </w:divBdr>
    </w:div>
    <w:div w:id="1528836383">
      <w:bodyDiv w:val="1"/>
      <w:marLeft w:val="0"/>
      <w:marRight w:val="0"/>
      <w:marTop w:val="0"/>
      <w:marBottom w:val="0"/>
      <w:divBdr>
        <w:top w:val="none" w:sz="0" w:space="0" w:color="auto"/>
        <w:left w:val="none" w:sz="0" w:space="0" w:color="auto"/>
        <w:bottom w:val="none" w:sz="0" w:space="0" w:color="auto"/>
        <w:right w:val="none" w:sz="0" w:space="0" w:color="auto"/>
      </w:divBdr>
    </w:div>
    <w:div w:id="1534076978">
      <w:bodyDiv w:val="1"/>
      <w:marLeft w:val="0"/>
      <w:marRight w:val="0"/>
      <w:marTop w:val="0"/>
      <w:marBottom w:val="0"/>
      <w:divBdr>
        <w:top w:val="none" w:sz="0" w:space="0" w:color="auto"/>
        <w:left w:val="none" w:sz="0" w:space="0" w:color="auto"/>
        <w:bottom w:val="none" w:sz="0" w:space="0" w:color="auto"/>
        <w:right w:val="none" w:sz="0" w:space="0" w:color="auto"/>
      </w:divBdr>
    </w:div>
    <w:div w:id="1538739088">
      <w:bodyDiv w:val="1"/>
      <w:marLeft w:val="0"/>
      <w:marRight w:val="0"/>
      <w:marTop w:val="0"/>
      <w:marBottom w:val="0"/>
      <w:divBdr>
        <w:top w:val="none" w:sz="0" w:space="0" w:color="auto"/>
        <w:left w:val="none" w:sz="0" w:space="0" w:color="auto"/>
        <w:bottom w:val="none" w:sz="0" w:space="0" w:color="auto"/>
        <w:right w:val="none" w:sz="0" w:space="0" w:color="auto"/>
      </w:divBdr>
    </w:div>
    <w:div w:id="1540318653">
      <w:bodyDiv w:val="1"/>
      <w:marLeft w:val="0"/>
      <w:marRight w:val="0"/>
      <w:marTop w:val="0"/>
      <w:marBottom w:val="0"/>
      <w:divBdr>
        <w:top w:val="none" w:sz="0" w:space="0" w:color="auto"/>
        <w:left w:val="none" w:sz="0" w:space="0" w:color="auto"/>
        <w:bottom w:val="none" w:sz="0" w:space="0" w:color="auto"/>
        <w:right w:val="none" w:sz="0" w:space="0" w:color="auto"/>
      </w:divBdr>
    </w:div>
    <w:div w:id="1542546985">
      <w:bodyDiv w:val="1"/>
      <w:marLeft w:val="0"/>
      <w:marRight w:val="0"/>
      <w:marTop w:val="0"/>
      <w:marBottom w:val="0"/>
      <w:divBdr>
        <w:top w:val="none" w:sz="0" w:space="0" w:color="auto"/>
        <w:left w:val="none" w:sz="0" w:space="0" w:color="auto"/>
        <w:bottom w:val="none" w:sz="0" w:space="0" w:color="auto"/>
        <w:right w:val="none" w:sz="0" w:space="0" w:color="auto"/>
      </w:divBdr>
    </w:div>
    <w:div w:id="1543664424">
      <w:bodyDiv w:val="1"/>
      <w:marLeft w:val="0"/>
      <w:marRight w:val="0"/>
      <w:marTop w:val="0"/>
      <w:marBottom w:val="0"/>
      <w:divBdr>
        <w:top w:val="none" w:sz="0" w:space="0" w:color="auto"/>
        <w:left w:val="none" w:sz="0" w:space="0" w:color="auto"/>
        <w:bottom w:val="none" w:sz="0" w:space="0" w:color="auto"/>
        <w:right w:val="none" w:sz="0" w:space="0" w:color="auto"/>
      </w:divBdr>
      <w:divsChild>
        <w:div w:id="221868973">
          <w:marLeft w:val="274"/>
          <w:marRight w:val="0"/>
          <w:marTop w:val="0"/>
          <w:marBottom w:val="0"/>
          <w:divBdr>
            <w:top w:val="none" w:sz="0" w:space="0" w:color="auto"/>
            <w:left w:val="none" w:sz="0" w:space="0" w:color="auto"/>
            <w:bottom w:val="none" w:sz="0" w:space="0" w:color="auto"/>
            <w:right w:val="none" w:sz="0" w:space="0" w:color="auto"/>
          </w:divBdr>
        </w:div>
        <w:div w:id="1117483930">
          <w:marLeft w:val="274"/>
          <w:marRight w:val="0"/>
          <w:marTop w:val="0"/>
          <w:marBottom w:val="0"/>
          <w:divBdr>
            <w:top w:val="none" w:sz="0" w:space="0" w:color="auto"/>
            <w:left w:val="none" w:sz="0" w:space="0" w:color="auto"/>
            <w:bottom w:val="none" w:sz="0" w:space="0" w:color="auto"/>
            <w:right w:val="none" w:sz="0" w:space="0" w:color="auto"/>
          </w:divBdr>
        </w:div>
      </w:divsChild>
    </w:div>
    <w:div w:id="1551187755">
      <w:bodyDiv w:val="1"/>
      <w:marLeft w:val="0"/>
      <w:marRight w:val="0"/>
      <w:marTop w:val="0"/>
      <w:marBottom w:val="0"/>
      <w:divBdr>
        <w:top w:val="none" w:sz="0" w:space="0" w:color="auto"/>
        <w:left w:val="none" w:sz="0" w:space="0" w:color="auto"/>
        <w:bottom w:val="none" w:sz="0" w:space="0" w:color="auto"/>
        <w:right w:val="none" w:sz="0" w:space="0" w:color="auto"/>
      </w:divBdr>
    </w:div>
    <w:div w:id="1560088948">
      <w:bodyDiv w:val="1"/>
      <w:marLeft w:val="0"/>
      <w:marRight w:val="0"/>
      <w:marTop w:val="0"/>
      <w:marBottom w:val="0"/>
      <w:divBdr>
        <w:top w:val="none" w:sz="0" w:space="0" w:color="auto"/>
        <w:left w:val="none" w:sz="0" w:space="0" w:color="auto"/>
        <w:bottom w:val="none" w:sz="0" w:space="0" w:color="auto"/>
        <w:right w:val="none" w:sz="0" w:space="0" w:color="auto"/>
      </w:divBdr>
    </w:div>
    <w:div w:id="1560479986">
      <w:bodyDiv w:val="1"/>
      <w:marLeft w:val="0"/>
      <w:marRight w:val="0"/>
      <w:marTop w:val="0"/>
      <w:marBottom w:val="0"/>
      <w:divBdr>
        <w:top w:val="none" w:sz="0" w:space="0" w:color="auto"/>
        <w:left w:val="none" w:sz="0" w:space="0" w:color="auto"/>
        <w:bottom w:val="none" w:sz="0" w:space="0" w:color="auto"/>
        <w:right w:val="none" w:sz="0" w:space="0" w:color="auto"/>
      </w:divBdr>
    </w:div>
    <w:div w:id="1563254065">
      <w:bodyDiv w:val="1"/>
      <w:marLeft w:val="0"/>
      <w:marRight w:val="0"/>
      <w:marTop w:val="0"/>
      <w:marBottom w:val="0"/>
      <w:divBdr>
        <w:top w:val="none" w:sz="0" w:space="0" w:color="auto"/>
        <w:left w:val="none" w:sz="0" w:space="0" w:color="auto"/>
        <w:bottom w:val="none" w:sz="0" w:space="0" w:color="auto"/>
        <w:right w:val="none" w:sz="0" w:space="0" w:color="auto"/>
      </w:divBdr>
    </w:div>
    <w:div w:id="1569681483">
      <w:bodyDiv w:val="1"/>
      <w:marLeft w:val="0"/>
      <w:marRight w:val="0"/>
      <w:marTop w:val="0"/>
      <w:marBottom w:val="0"/>
      <w:divBdr>
        <w:top w:val="none" w:sz="0" w:space="0" w:color="auto"/>
        <w:left w:val="none" w:sz="0" w:space="0" w:color="auto"/>
        <w:bottom w:val="none" w:sz="0" w:space="0" w:color="auto"/>
        <w:right w:val="none" w:sz="0" w:space="0" w:color="auto"/>
      </w:divBdr>
    </w:div>
    <w:div w:id="1570191415">
      <w:bodyDiv w:val="1"/>
      <w:marLeft w:val="0"/>
      <w:marRight w:val="0"/>
      <w:marTop w:val="0"/>
      <w:marBottom w:val="0"/>
      <w:divBdr>
        <w:top w:val="none" w:sz="0" w:space="0" w:color="auto"/>
        <w:left w:val="none" w:sz="0" w:space="0" w:color="auto"/>
        <w:bottom w:val="none" w:sz="0" w:space="0" w:color="auto"/>
        <w:right w:val="none" w:sz="0" w:space="0" w:color="auto"/>
      </w:divBdr>
    </w:div>
    <w:div w:id="1573076579">
      <w:bodyDiv w:val="1"/>
      <w:marLeft w:val="0"/>
      <w:marRight w:val="0"/>
      <w:marTop w:val="0"/>
      <w:marBottom w:val="0"/>
      <w:divBdr>
        <w:top w:val="none" w:sz="0" w:space="0" w:color="auto"/>
        <w:left w:val="none" w:sz="0" w:space="0" w:color="auto"/>
        <w:bottom w:val="none" w:sz="0" w:space="0" w:color="auto"/>
        <w:right w:val="none" w:sz="0" w:space="0" w:color="auto"/>
      </w:divBdr>
    </w:div>
    <w:div w:id="1574851880">
      <w:bodyDiv w:val="1"/>
      <w:marLeft w:val="0"/>
      <w:marRight w:val="0"/>
      <w:marTop w:val="0"/>
      <w:marBottom w:val="0"/>
      <w:divBdr>
        <w:top w:val="none" w:sz="0" w:space="0" w:color="auto"/>
        <w:left w:val="none" w:sz="0" w:space="0" w:color="auto"/>
        <w:bottom w:val="none" w:sz="0" w:space="0" w:color="auto"/>
        <w:right w:val="none" w:sz="0" w:space="0" w:color="auto"/>
      </w:divBdr>
    </w:div>
    <w:div w:id="1587685698">
      <w:bodyDiv w:val="1"/>
      <w:marLeft w:val="0"/>
      <w:marRight w:val="0"/>
      <w:marTop w:val="0"/>
      <w:marBottom w:val="0"/>
      <w:divBdr>
        <w:top w:val="none" w:sz="0" w:space="0" w:color="auto"/>
        <w:left w:val="none" w:sz="0" w:space="0" w:color="auto"/>
        <w:bottom w:val="none" w:sz="0" w:space="0" w:color="auto"/>
        <w:right w:val="none" w:sz="0" w:space="0" w:color="auto"/>
      </w:divBdr>
    </w:div>
    <w:div w:id="1597321330">
      <w:bodyDiv w:val="1"/>
      <w:marLeft w:val="0"/>
      <w:marRight w:val="0"/>
      <w:marTop w:val="0"/>
      <w:marBottom w:val="0"/>
      <w:divBdr>
        <w:top w:val="none" w:sz="0" w:space="0" w:color="auto"/>
        <w:left w:val="none" w:sz="0" w:space="0" w:color="auto"/>
        <w:bottom w:val="none" w:sz="0" w:space="0" w:color="auto"/>
        <w:right w:val="none" w:sz="0" w:space="0" w:color="auto"/>
      </w:divBdr>
    </w:div>
    <w:div w:id="1599556288">
      <w:bodyDiv w:val="1"/>
      <w:marLeft w:val="0"/>
      <w:marRight w:val="0"/>
      <w:marTop w:val="0"/>
      <w:marBottom w:val="0"/>
      <w:divBdr>
        <w:top w:val="none" w:sz="0" w:space="0" w:color="auto"/>
        <w:left w:val="none" w:sz="0" w:space="0" w:color="auto"/>
        <w:bottom w:val="none" w:sz="0" w:space="0" w:color="auto"/>
        <w:right w:val="none" w:sz="0" w:space="0" w:color="auto"/>
      </w:divBdr>
    </w:div>
    <w:div w:id="1600866603">
      <w:bodyDiv w:val="1"/>
      <w:marLeft w:val="0"/>
      <w:marRight w:val="0"/>
      <w:marTop w:val="0"/>
      <w:marBottom w:val="0"/>
      <w:divBdr>
        <w:top w:val="none" w:sz="0" w:space="0" w:color="auto"/>
        <w:left w:val="none" w:sz="0" w:space="0" w:color="auto"/>
        <w:bottom w:val="none" w:sz="0" w:space="0" w:color="auto"/>
        <w:right w:val="none" w:sz="0" w:space="0" w:color="auto"/>
      </w:divBdr>
    </w:div>
    <w:div w:id="1601571251">
      <w:bodyDiv w:val="1"/>
      <w:marLeft w:val="0"/>
      <w:marRight w:val="0"/>
      <w:marTop w:val="0"/>
      <w:marBottom w:val="0"/>
      <w:divBdr>
        <w:top w:val="none" w:sz="0" w:space="0" w:color="auto"/>
        <w:left w:val="none" w:sz="0" w:space="0" w:color="auto"/>
        <w:bottom w:val="none" w:sz="0" w:space="0" w:color="auto"/>
        <w:right w:val="none" w:sz="0" w:space="0" w:color="auto"/>
      </w:divBdr>
    </w:div>
    <w:div w:id="1613784569">
      <w:bodyDiv w:val="1"/>
      <w:marLeft w:val="0"/>
      <w:marRight w:val="0"/>
      <w:marTop w:val="0"/>
      <w:marBottom w:val="0"/>
      <w:divBdr>
        <w:top w:val="none" w:sz="0" w:space="0" w:color="auto"/>
        <w:left w:val="none" w:sz="0" w:space="0" w:color="auto"/>
        <w:bottom w:val="none" w:sz="0" w:space="0" w:color="auto"/>
        <w:right w:val="none" w:sz="0" w:space="0" w:color="auto"/>
      </w:divBdr>
    </w:div>
    <w:div w:id="1624580862">
      <w:bodyDiv w:val="1"/>
      <w:marLeft w:val="0"/>
      <w:marRight w:val="0"/>
      <w:marTop w:val="0"/>
      <w:marBottom w:val="0"/>
      <w:divBdr>
        <w:top w:val="none" w:sz="0" w:space="0" w:color="auto"/>
        <w:left w:val="none" w:sz="0" w:space="0" w:color="auto"/>
        <w:bottom w:val="none" w:sz="0" w:space="0" w:color="auto"/>
        <w:right w:val="none" w:sz="0" w:space="0" w:color="auto"/>
      </w:divBdr>
    </w:div>
    <w:div w:id="1625382712">
      <w:bodyDiv w:val="1"/>
      <w:marLeft w:val="0"/>
      <w:marRight w:val="0"/>
      <w:marTop w:val="0"/>
      <w:marBottom w:val="0"/>
      <w:divBdr>
        <w:top w:val="none" w:sz="0" w:space="0" w:color="auto"/>
        <w:left w:val="none" w:sz="0" w:space="0" w:color="auto"/>
        <w:bottom w:val="none" w:sz="0" w:space="0" w:color="auto"/>
        <w:right w:val="none" w:sz="0" w:space="0" w:color="auto"/>
      </w:divBdr>
    </w:div>
    <w:div w:id="1628966417">
      <w:bodyDiv w:val="1"/>
      <w:marLeft w:val="0"/>
      <w:marRight w:val="0"/>
      <w:marTop w:val="0"/>
      <w:marBottom w:val="0"/>
      <w:divBdr>
        <w:top w:val="none" w:sz="0" w:space="0" w:color="auto"/>
        <w:left w:val="none" w:sz="0" w:space="0" w:color="auto"/>
        <w:bottom w:val="none" w:sz="0" w:space="0" w:color="auto"/>
        <w:right w:val="none" w:sz="0" w:space="0" w:color="auto"/>
      </w:divBdr>
    </w:div>
    <w:div w:id="1630629786">
      <w:bodyDiv w:val="1"/>
      <w:marLeft w:val="0"/>
      <w:marRight w:val="0"/>
      <w:marTop w:val="0"/>
      <w:marBottom w:val="0"/>
      <w:divBdr>
        <w:top w:val="none" w:sz="0" w:space="0" w:color="auto"/>
        <w:left w:val="none" w:sz="0" w:space="0" w:color="auto"/>
        <w:bottom w:val="none" w:sz="0" w:space="0" w:color="auto"/>
        <w:right w:val="none" w:sz="0" w:space="0" w:color="auto"/>
      </w:divBdr>
    </w:div>
    <w:div w:id="1638754715">
      <w:bodyDiv w:val="1"/>
      <w:marLeft w:val="0"/>
      <w:marRight w:val="0"/>
      <w:marTop w:val="0"/>
      <w:marBottom w:val="0"/>
      <w:divBdr>
        <w:top w:val="none" w:sz="0" w:space="0" w:color="auto"/>
        <w:left w:val="none" w:sz="0" w:space="0" w:color="auto"/>
        <w:bottom w:val="none" w:sz="0" w:space="0" w:color="auto"/>
        <w:right w:val="none" w:sz="0" w:space="0" w:color="auto"/>
      </w:divBdr>
    </w:div>
    <w:div w:id="1641153615">
      <w:bodyDiv w:val="1"/>
      <w:marLeft w:val="0"/>
      <w:marRight w:val="0"/>
      <w:marTop w:val="0"/>
      <w:marBottom w:val="0"/>
      <w:divBdr>
        <w:top w:val="none" w:sz="0" w:space="0" w:color="auto"/>
        <w:left w:val="none" w:sz="0" w:space="0" w:color="auto"/>
        <w:bottom w:val="none" w:sz="0" w:space="0" w:color="auto"/>
        <w:right w:val="none" w:sz="0" w:space="0" w:color="auto"/>
      </w:divBdr>
    </w:div>
    <w:div w:id="1642611925">
      <w:bodyDiv w:val="1"/>
      <w:marLeft w:val="0"/>
      <w:marRight w:val="0"/>
      <w:marTop w:val="0"/>
      <w:marBottom w:val="0"/>
      <w:divBdr>
        <w:top w:val="none" w:sz="0" w:space="0" w:color="auto"/>
        <w:left w:val="none" w:sz="0" w:space="0" w:color="auto"/>
        <w:bottom w:val="none" w:sz="0" w:space="0" w:color="auto"/>
        <w:right w:val="none" w:sz="0" w:space="0" w:color="auto"/>
      </w:divBdr>
    </w:div>
    <w:div w:id="1654791342">
      <w:bodyDiv w:val="1"/>
      <w:marLeft w:val="0"/>
      <w:marRight w:val="0"/>
      <w:marTop w:val="0"/>
      <w:marBottom w:val="0"/>
      <w:divBdr>
        <w:top w:val="none" w:sz="0" w:space="0" w:color="auto"/>
        <w:left w:val="none" w:sz="0" w:space="0" w:color="auto"/>
        <w:bottom w:val="none" w:sz="0" w:space="0" w:color="auto"/>
        <w:right w:val="none" w:sz="0" w:space="0" w:color="auto"/>
      </w:divBdr>
    </w:div>
    <w:div w:id="1670909135">
      <w:bodyDiv w:val="1"/>
      <w:marLeft w:val="0"/>
      <w:marRight w:val="0"/>
      <w:marTop w:val="0"/>
      <w:marBottom w:val="0"/>
      <w:divBdr>
        <w:top w:val="none" w:sz="0" w:space="0" w:color="auto"/>
        <w:left w:val="none" w:sz="0" w:space="0" w:color="auto"/>
        <w:bottom w:val="none" w:sz="0" w:space="0" w:color="auto"/>
        <w:right w:val="none" w:sz="0" w:space="0" w:color="auto"/>
      </w:divBdr>
    </w:div>
    <w:div w:id="1683966376">
      <w:bodyDiv w:val="1"/>
      <w:marLeft w:val="0"/>
      <w:marRight w:val="0"/>
      <w:marTop w:val="0"/>
      <w:marBottom w:val="0"/>
      <w:divBdr>
        <w:top w:val="none" w:sz="0" w:space="0" w:color="auto"/>
        <w:left w:val="none" w:sz="0" w:space="0" w:color="auto"/>
        <w:bottom w:val="none" w:sz="0" w:space="0" w:color="auto"/>
        <w:right w:val="none" w:sz="0" w:space="0" w:color="auto"/>
      </w:divBdr>
    </w:div>
    <w:div w:id="1684548220">
      <w:bodyDiv w:val="1"/>
      <w:marLeft w:val="0"/>
      <w:marRight w:val="0"/>
      <w:marTop w:val="0"/>
      <w:marBottom w:val="0"/>
      <w:divBdr>
        <w:top w:val="none" w:sz="0" w:space="0" w:color="auto"/>
        <w:left w:val="none" w:sz="0" w:space="0" w:color="auto"/>
        <w:bottom w:val="none" w:sz="0" w:space="0" w:color="auto"/>
        <w:right w:val="none" w:sz="0" w:space="0" w:color="auto"/>
      </w:divBdr>
    </w:div>
    <w:div w:id="1689090872">
      <w:bodyDiv w:val="1"/>
      <w:marLeft w:val="0"/>
      <w:marRight w:val="0"/>
      <w:marTop w:val="0"/>
      <w:marBottom w:val="0"/>
      <w:divBdr>
        <w:top w:val="none" w:sz="0" w:space="0" w:color="auto"/>
        <w:left w:val="none" w:sz="0" w:space="0" w:color="auto"/>
        <w:bottom w:val="none" w:sz="0" w:space="0" w:color="auto"/>
        <w:right w:val="none" w:sz="0" w:space="0" w:color="auto"/>
      </w:divBdr>
    </w:div>
    <w:div w:id="1695836820">
      <w:bodyDiv w:val="1"/>
      <w:marLeft w:val="0"/>
      <w:marRight w:val="0"/>
      <w:marTop w:val="0"/>
      <w:marBottom w:val="0"/>
      <w:divBdr>
        <w:top w:val="none" w:sz="0" w:space="0" w:color="auto"/>
        <w:left w:val="none" w:sz="0" w:space="0" w:color="auto"/>
        <w:bottom w:val="none" w:sz="0" w:space="0" w:color="auto"/>
        <w:right w:val="none" w:sz="0" w:space="0" w:color="auto"/>
      </w:divBdr>
    </w:div>
    <w:div w:id="1707872300">
      <w:bodyDiv w:val="1"/>
      <w:marLeft w:val="0"/>
      <w:marRight w:val="0"/>
      <w:marTop w:val="0"/>
      <w:marBottom w:val="0"/>
      <w:divBdr>
        <w:top w:val="none" w:sz="0" w:space="0" w:color="auto"/>
        <w:left w:val="none" w:sz="0" w:space="0" w:color="auto"/>
        <w:bottom w:val="none" w:sz="0" w:space="0" w:color="auto"/>
        <w:right w:val="none" w:sz="0" w:space="0" w:color="auto"/>
      </w:divBdr>
    </w:div>
    <w:div w:id="1708214381">
      <w:bodyDiv w:val="1"/>
      <w:marLeft w:val="0"/>
      <w:marRight w:val="0"/>
      <w:marTop w:val="0"/>
      <w:marBottom w:val="0"/>
      <w:divBdr>
        <w:top w:val="none" w:sz="0" w:space="0" w:color="auto"/>
        <w:left w:val="none" w:sz="0" w:space="0" w:color="auto"/>
        <w:bottom w:val="none" w:sz="0" w:space="0" w:color="auto"/>
        <w:right w:val="none" w:sz="0" w:space="0" w:color="auto"/>
      </w:divBdr>
    </w:div>
    <w:div w:id="1713071814">
      <w:bodyDiv w:val="1"/>
      <w:marLeft w:val="0"/>
      <w:marRight w:val="0"/>
      <w:marTop w:val="0"/>
      <w:marBottom w:val="0"/>
      <w:divBdr>
        <w:top w:val="none" w:sz="0" w:space="0" w:color="auto"/>
        <w:left w:val="none" w:sz="0" w:space="0" w:color="auto"/>
        <w:bottom w:val="none" w:sz="0" w:space="0" w:color="auto"/>
        <w:right w:val="none" w:sz="0" w:space="0" w:color="auto"/>
      </w:divBdr>
    </w:div>
    <w:div w:id="1720281776">
      <w:bodyDiv w:val="1"/>
      <w:marLeft w:val="0"/>
      <w:marRight w:val="0"/>
      <w:marTop w:val="0"/>
      <w:marBottom w:val="0"/>
      <w:divBdr>
        <w:top w:val="none" w:sz="0" w:space="0" w:color="auto"/>
        <w:left w:val="none" w:sz="0" w:space="0" w:color="auto"/>
        <w:bottom w:val="none" w:sz="0" w:space="0" w:color="auto"/>
        <w:right w:val="none" w:sz="0" w:space="0" w:color="auto"/>
      </w:divBdr>
    </w:div>
    <w:div w:id="1722826397">
      <w:bodyDiv w:val="1"/>
      <w:marLeft w:val="0"/>
      <w:marRight w:val="0"/>
      <w:marTop w:val="0"/>
      <w:marBottom w:val="0"/>
      <w:divBdr>
        <w:top w:val="none" w:sz="0" w:space="0" w:color="auto"/>
        <w:left w:val="none" w:sz="0" w:space="0" w:color="auto"/>
        <w:bottom w:val="none" w:sz="0" w:space="0" w:color="auto"/>
        <w:right w:val="none" w:sz="0" w:space="0" w:color="auto"/>
      </w:divBdr>
    </w:div>
    <w:div w:id="1724254836">
      <w:bodyDiv w:val="1"/>
      <w:marLeft w:val="0"/>
      <w:marRight w:val="0"/>
      <w:marTop w:val="0"/>
      <w:marBottom w:val="0"/>
      <w:divBdr>
        <w:top w:val="none" w:sz="0" w:space="0" w:color="auto"/>
        <w:left w:val="none" w:sz="0" w:space="0" w:color="auto"/>
        <w:bottom w:val="none" w:sz="0" w:space="0" w:color="auto"/>
        <w:right w:val="none" w:sz="0" w:space="0" w:color="auto"/>
      </w:divBdr>
    </w:div>
    <w:div w:id="1728720002">
      <w:bodyDiv w:val="1"/>
      <w:marLeft w:val="0"/>
      <w:marRight w:val="0"/>
      <w:marTop w:val="0"/>
      <w:marBottom w:val="0"/>
      <w:divBdr>
        <w:top w:val="none" w:sz="0" w:space="0" w:color="auto"/>
        <w:left w:val="none" w:sz="0" w:space="0" w:color="auto"/>
        <w:bottom w:val="none" w:sz="0" w:space="0" w:color="auto"/>
        <w:right w:val="none" w:sz="0" w:space="0" w:color="auto"/>
      </w:divBdr>
    </w:div>
    <w:div w:id="1739012379">
      <w:bodyDiv w:val="1"/>
      <w:marLeft w:val="0"/>
      <w:marRight w:val="0"/>
      <w:marTop w:val="0"/>
      <w:marBottom w:val="0"/>
      <w:divBdr>
        <w:top w:val="none" w:sz="0" w:space="0" w:color="auto"/>
        <w:left w:val="none" w:sz="0" w:space="0" w:color="auto"/>
        <w:bottom w:val="none" w:sz="0" w:space="0" w:color="auto"/>
        <w:right w:val="none" w:sz="0" w:space="0" w:color="auto"/>
      </w:divBdr>
    </w:div>
    <w:div w:id="1745567444">
      <w:bodyDiv w:val="1"/>
      <w:marLeft w:val="0"/>
      <w:marRight w:val="0"/>
      <w:marTop w:val="0"/>
      <w:marBottom w:val="0"/>
      <w:divBdr>
        <w:top w:val="none" w:sz="0" w:space="0" w:color="auto"/>
        <w:left w:val="none" w:sz="0" w:space="0" w:color="auto"/>
        <w:bottom w:val="none" w:sz="0" w:space="0" w:color="auto"/>
        <w:right w:val="none" w:sz="0" w:space="0" w:color="auto"/>
      </w:divBdr>
    </w:div>
    <w:div w:id="1757705581">
      <w:bodyDiv w:val="1"/>
      <w:marLeft w:val="0"/>
      <w:marRight w:val="0"/>
      <w:marTop w:val="0"/>
      <w:marBottom w:val="0"/>
      <w:divBdr>
        <w:top w:val="none" w:sz="0" w:space="0" w:color="auto"/>
        <w:left w:val="none" w:sz="0" w:space="0" w:color="auto"/>
        <w:bottom w:val="none" w:sz="0" w:space="0" w:color="auto"/>
        <w:right w:val="none" w:sz="0" w:space="0" w:color="auto"/>
      </w:divBdr>
    </w:div>
    <w:div w:id="1768502039">
      <w:bodyDiv w:val="1"/>
      <w:marLeft w:val="0"/>
      <w:marRight w:val="0"/>
      <w:marTop w:val="0"/>
      <w:marBottom w:val="0"/>
      <w:divBdr>
        <w:top w:val="none" w:sz="0" w:space="0" w:color="auto"/>
        <w:left w:val="none" w:sz="0" w:space="0" w:color="auto"/>
        <w:bottom w:val="none" w:sz="0" w:space="0" w:color="auto"/>
        <w:right w:val="none" w:sz="0" w:space="0" w:color="auto"/>
      </w:divBdr>
    </w:div>
    <w:div w:id="1768693830">
      <w:bodyDiv w:val="1"/>
      <w:marLeft w:val="0"/>
      <w:marRight w:val="0"/>
      <w:marTop w:val="0"/>
      <w:marBottom w:val="0"/>
      <w:divBdr>
        <w:top w:val="none" w:sz="0" w:space="0" w:color="auto"/>
        <w:left w:val="none" w:sz="0" w:space="0" w:color="auto"/>
        <w:bottom w:val="none" w:sz="0" w:space="0" w:color="auto"/>
        <w:right w:val="none" w:sz="0" w:space="0" w:color="auto"/>
      </w:divBdr>
    </w:div>
    <w:div w:id="1772432184">
      <w:bodyDiv w:val="1"/>
      <w:marLeft w:val="0"/>
      <w:marRight w:val="0"/>
      <w:marTop w:val="0"/>
      <w:marBottom w:val="0"/>
      <w:divBdr>
        <w:top w:val="none" w:sz="0" w:space="0" w:color="auto"/>
        <w:left w:val="none" w:sz="0" w:space="0" w:color="auto"/>
        <w:bottom w:val="none" w:sz="0" w:space="0" w:color="auto"/>
        <w:right w:val="none" w:sz="0" w:space="0" w:color="auto"/>
      </w:divBdr>
    </w:div>
    <w:div w:id="1782719456">
      <w:bodyDiv w:val="1"/>
      <w:marLeft w:val="0"/>
      <w:marRight w:val="0"/>
      <w:marTop w:val="0"/>
      <w:marBottom w:val="0"/>
      <w:divBdr>
        <w:top w:val="none" w:sz="0" w:space="0" w:color="auto"/>
        <w:left w:val="none" w:sz="0" w:space="0" w:color="auto"/>
        <w:bottom w:val="none" w:sz="0" w:space="0" w:color="auto"/>
        <w:right w:val="none" w:sz="0" w:space="0" w:color="auto"/>
      </w:divBdr>
    </w:div>
    <w:div w:id="1788698993">
      <w:bodyDiv w:val="1"/>
      <w:marLeft w:val="0"/>
      <w:marRight w:val="0"/>
      <w:marTop w:val="0"/>
      <w:marBottom w:val="0"/>
      <w:divBdr>
        <w:top w:val="none" w:sz="0" w:space="0" w:color="auto"/>
        <w:left w:val="none" w:sz="0" w:space="0" w:color="auto"/>
        <w:bottom w:val="none" w:sz="0" w:space="0" w:color="auto"/>
        <w:right w:val="none" w:sz="0" w:space="0" w:color="auto"/>
      </w:divBdr>
    </w:div>
    <w:div w:id="1793666484">
      <w:bodyDiv w:val="1"/>
      <w:marLeft w:val="0"/>
      <w:marRight w:val="0"/>
      <w:marTop w:val="0"/>
      <w:marBottom w:val="0"/>
      <w:divBdr>
        <w:top w:val="none" w:sz="0" w:space="0" w:color="auto"/>
        <w:left w:val="none" w:sz="0" w:space="0" w:color="auto"/>
        <w:bottom w:val="none" w:sz="0" w:space="0" w:color="auto"/>
        <w:right w:val="none" w:sz="0" w:space="0" w:color="auto"/>
      </w:divBdr>
    </w:div>
    <w:div w:id="1795831062">
      <w:bodyDiv w:val="1"/>
      <w:marLeft w:val="0"/>
      <w:marRight w:val="0"/>
      <w:marTop w:val="0"/>
      <w:marBottom w:val="0"/>
      <w:divBdr>
        <w:top w:val="none" w:sz="0" w:space="0" w:color="auto"/>
        <w:left w:val="none" w:sz="0" w:space="0" w:color="auto"/>
        <w:bottom w:val="none" w:sz="0" w:space="0" w:color="auto"/>
        <w:right w:val="none" w:sz="0" w:space="0" w:color="auto"/>
      </w:divBdr>
    </w:div>
    <w:div w:id="1803305061">
      <w:bodyDiv w:val="1"/>
      <w:marLeft w:val="0"/>
      <w:marRight w:val="0"/>
      <w:marTop w:val="0"/>
      <w:marBottom w:val="0"/>
      <w:divBdr>
        <w:top w:val="none" w:sz="0" w:space="0" w:color="auto"/>
        <w:left w:val="none" w:sz="0" w:space="0" w:color="auto"/>
        <w:bottom w:val="none" w:sz="0" w:space="0" w:color="auto"/>
        <w:right w:val="none" w:sz="0" w:space="0" w:color="auto"/>
      </w:divBdr>
    </w:div>
    <w:div w:id="1809779641">
      <w:bodyDiv w:val="1"/>
      <w:marLeft w:val="0"/>
      <w:marRight w:val="0"/>
      <w:marTop w:val="0"/>
      <w:marBottom w:val="0"/>
      <w:divBdr>
        <w:top w:val="none" w:sz="0" w:space="0" w:color="auto"/>
        <w:left w:val="none" w:sz="0" w:space="0" w:color="auto"/>
        <w:bottom w:val="none" w:sz="0" w:space="0" w:color="auto"/>
        <w:right w:val="none" w:sz="0" w:space="0" w:color="auto"/>
      </w:divBdr>
    </w:div>
    <w:div w:id="1813131473">
      <w:bodyDiv w:val="1"/>
      <w:marLeft w:val="0"/>
      <w:marRight w:val="0"/>
      <w:marTop w:val="0"/>
      <w:marBottom w:val="0"/>
      <w:divBdr>
        <w:top w:val="none" w:sz="0" w:space="0" w:color="auto"/>
        <w:left w:val="none" w:sz="0" w:space="0" w:color="auto"/>
        <w:bottom w:val="none" w:sz="0" w:space="0" w:color="auto"/>
        <w:right w:val="none" w:sz="0" w:space="0" w:color="auto"/>
      </w:divBdr>
    </w:div>
    <w:div w:id="1816292000">
      <w:bodyDiv w:val="1"/>
      <w:marLeft w:val="0"/>
      <w:marRight w:val="0"/>
      <w:marTop w:val="0"/>
      <w:marBottom w:val="0"/>
      <w:divBdr>
        <w:top w:val="none" w:sz="0" w:space="0" w:color="auto"/>
        <w:left w:val="none" w:sz="0" w:space="0" w:color="auto"/>
        <w:bottom w:val="none" w:sz="0" w:space="0" w:color="auto"/>
        <w:right w:val="none" w:sz="0" w:space="0" w:color="auto"/>
      </w:divBdr>
    </w:div>
    <w:div w:id="1818837893">
      <w:bodyDiv w:val="1"/>
      <w:marLeft w:val="0"/>
      <w:marRight w:val="0"/>
      <w:marTop w:val="0"/>
      <w:marBottom w:val="0"/>
      <w:divBdr>
        <w:top w:val="none" w:sz="0" w:space="0" w:color="auto"/>
        <w:left w:val="none" w:sz="0" w:space="0" w:color="auto"/>
        <w:bottom w:val="none" w:sz="0" w:space="0" w:color="auto"/>
        <w:right w:val="none" w:sz="0" w:space="0" w:color="auto"/>
      </w:divBdr>
    </w:div>
    <w:div w:id="1819229580">
      <w:bodyDiv w:val="1"/>
      <w:marLeft w:val="0"/>
      <w:marRight w:val="0"/>
      <w:marTop w:val="0"/>
      <w:marBottom w:val="0"/>
      <w:divBdr>
        <w:top w:val="none" w:sz="0" w:space="0" w:color="auto"/>
        <w:left w:val="none" w:sz="0" w:space="0" w:color="auto"/>
        <w:bottom w:val="none" w:sz="0" w:space="0" w:color="auto"/>
        <w:right w:val="none" w:sz="0" w:space="0" w:color="auto"/>
      </w:divBdr>
    </w:div>
    <w:div w:id="1828664716">
      <w:bodyDiv w:val="1"/>
      <w:marLeft w:val="0"/>
      <w:marRight w:val="0"/>
      <w:marTop w:val="0"/>
      <w:marBottom w:val="0"/>
      <w:divBdr>
        <w:top w:val="none" w:sz="0" w:space="0" w:color="auto"/>
        <w:left w:val="none" w:sz="0" w:space="0" w:color="auto"/>
        <w:bottom w:val="none" w:sz="0" w:space="0" w:color="auto"/>
        <w:right w:val="none" w:sz="0" w:space="0" w:color="auto"/>
      </w:divBdr>
    </w:div>
    <w:div w:id="1834950618">
      <w:bodyDiv w:val="1"/>
      <w:marLeft w:val="0"/>
      <w:marRight w:val="0"/>
      <w:marTop w:val="0"/>
      <w:marBottom w:val="0"/>
      <w:divBdr>
        <w:top w:val="none" w:sz="0" w:space="0" w:color="auto"/>
        <w:left w:val="none" w:sz="0" w:space="0" w:color="auto"/>
        <w:bottom w:val="none" w:sz="0" w:space="0" w:color="auto"/>
        <w:right w:val="none" w:sz="0" w:space="0" w:color="auto"/>
      </w:divBdr>
    </w:div>
    <w:div w:id="1838308016">
      <w:bodyDiv w:val="1"/>
      <w:marLeft w:val="0"/>
      <w:marRight w:val="0"/>
      <w:marTop w:val="0"/>
      <w:marBottom w:val="0"/>
      <w:divBdr>
        <w:top w:val="none" w:sz="0" w:space="0" w:color="auto"/>
        <w:left w:val="none" w:sz="0" w:space="0" w:color="auto"/>
        <w:bottom w:val="none" w:sz="0" w:space="0" w:color="auto"/>
        <w:right w:val="none" w:sz="0" w:space="0" w:color="auto"/>
      </w:divBdr>
    </w:div>
    <w:div w:id="1840999511">
      <w:bodyDiv w:val="1"/>
      <w:marLeft w:val="0"/>
      <w:marRight w:val="0"/>
      <w:marTop w:val="0"/>
      <w:marBottom w:val="0"/>
      <w:divBdr>
        <w:top w:val="none" w:sz="0" w:space="0" w:color="auto"/>
        <w:left w:val="none" w:sz="0" w:space="0" w:color="auto"/>
        <w:bottom w:val="none" w:sz="0" w:space="0" w:color="auto"/>
        <w:right w:val="none" w:sz="0" w:space="0" w:color="auto"/>
      </w:divBdr>
    </w:div>
    <w:div w:id="1842618014">
      <w:bodyDiv w:val="1"/>
      <w:marLeft w:val="0"/>
      <w:marRight w:val="0"/>
      <w:marTop w:val="0"/>
      <w:marBottom w:val="0"/>
      <w:divBdr>
        <w:top w:val="none" w:sz="0" w:space="0" w:color="auto"/>
        <w:left w:val="none" w:sz="0" w:space="0" w:color="auto"/>
        <w:bottom w:val="none" w:sz="0" w:space="0" w:color="auto"/>
        <w:right w:val="none" w:sz="0" w:space="0" w:color="auto"/>
      </w:divBdr>
    </w:div>
    <w:div w:id="1848254321">
      <w:bodyDiv w:val="1"/>
      <w:marLeft w:val="0"/>
      <w:marRight w:val="0"/>
      <w:marTop w:val="0"/>
      <w:marBottom w:val="0"/>
      <w:divBdr>
        <w:top w:val="none" w:sz="0" w:space="0" w:color="auto"/>
        <w:left w:val="none" w:sz="0" w:space="0" w:color="auto"/>
        <w:bottom w:val="none" w:sz="0" w:space="0" w:color="auto"/>
        <w:right w:val="none" w:sz="0" w:space="0" w:color="auto"/>
      </w:divBdr>
    </w:div>
    <w:div w:id="1849252697">
      <w:bodyDiv w:val="1"/>
      <w:marLeft w:val="0"/>
      <w:marRight w:val="0"/>
      <w:marTop w:val="0"/>
      <w:marBottom w:val="0"/>
      <w:divBdr>
        <w:top w:val="none" w:sz="0" w:space="0" w:color="auto"/>
        <w:left w:val="none" w:sz="0" w:space="0" w:color="auto"/>
        <w:bottom w:val="none" w:sz="0" w:space="0" w:color="auto"/>
        <w:right w:val="none" w:sz="0" w:space="0" w:color="auto"/>
      </w:divBdr>
    </w:div>
    <w:div w:id="1849513938">
      <w:bodyDiv w:val="1"/>
      <w:marLeft w:val="0"/>
      <w:marRight w:val="0"/>
      <w:marTop w:val="0"/>
      <w:marBottom w:val="0"/>
      <w:divBdr>
        <w:top w:val="none" w:sz="0" w:space="0" w:color="auto"/>
        <w:left w:val="none" w:sz="0" w:space="0" w:color="auto"/>
        <w:bottom w:val="none" w:sz="0" w:space="0" w:color="auto"/>
        <w:right w:val="none" w:sz="0" w:space="0" w:color="auto"/>
      </w:divBdr>
    </w:div>
    <w:div w:id="1854414782">
      <w:bodyDiv w:val="1"/>
      <w:marLeft w:val="0"/>
      <w:marRight w:val="0"/>
      <w:marTop w:val="0"/>
      <w:marBottom w:val="0"/>
      <w:divBdr>
        <w:top w:val="none" w:sz="0" w:space="0" w:color="auto"/>
        <w:left w:val="none" w:sz="0" w:space="0" w:color="auto"/>
        <w:bottom w:val="none" w:sz="0" w:space="0" w:color="auto"/>
        <w:right w:val="none" w:sz="0" w:space="0" w:color="auto"/>
      </w:divBdr>
    </w:div>
    <w:div w:id="1856922543">
      <w:bodyDiv w:val="1"/>
      <w:marLeft w:val="0"/>
      <w:marRight w:val="0"/>
      <w:marTop w:val="0"/>
      <w:marBottom w:val="0"/>
      <w:divBdr>
        <w:top w:val="none" w:sz="0" w:space="0" w:color="auto"/>
        <w:left w:val="none" w:sz="0" w:space="0" w:color="auto"/>
        <w:bottom w:val="none" w:sz="0" w:space="0" w:color="auto"/>
        <w:right w:val="none" w:sz="0" w:space="0" w:color="auto"/>
      </w:divBdr>
    </w:div>
    <w:div w:id="1860392412">
      <w:bodyDiv w:val="1"/>
      <w:marLeft w:val="0"/>
      <w:marRight w:val="0"/>
      <w:marTop w:val="0"/>
      <w:marBottom w:val="0"/>
      <w:divBdr>
        <w:top w:val="none" w:sz="0" w:space="0" w:color="auto"/>
        <w:left w:val="none" w:sz="0" w:space="0" w:color="auto"/>
        <w:bottom w:val="none" w:sz="0" w:space="0" w:color="auto"/>
        <w:right w:val="none" w:sz="0" w:space="0" w:color="auto"/>
      </w:divBdr>
    </w:div>
    <w:div w:id="1867018872">
      <w:bodyDiv w:val="1"/>
      <w:marLeft w:val="0"/>
      <w:marRight w:val="0"/>
      <w:marTop w:val="0"/>
      <w:marBottom w:val="0"/>
      <w:divBdr>
        <w:top w:val="none" w:sz="0" w:space="0" w:color="auto"/>
        <w:left w:val="none" w:sz="0" w:space="0" w:color="auto"/>
        <w:bottom w:val="none" w:sz="0" w:space="0" w:color="auto"/>
        <w:right w:val="none" w:sz="0" w:space="0" w:color="auto"/>
      </w:divBdr>
    </w:div>
    <w:div w:id="1868521613">
      <w:bodyDiv w:val="1"/>
      <w:marLeft w:val="0"/>
      <w:marRight w:val="0"/>
      <w:marTop w:val="0"/>
      <w:marBottom w:val="0"/>
      <w:divBdr>
        <w:top w:val="none" w:sz="0" w:space="0" w:color="auto"/>
        <w:left w:val="none" w:sz="0" w:space="0" w:color="auto"/>
        <w:bottom w:val="none" w:sz="0" w:space="0" w:color="auto"/>
        <w:right w:val="none" w:sz="0" w:space="0" w:color="auto"/>
      </w:divBdr>
    </w:div>
    <w:div w:id="1879856095">
      <w:bodyDiv w:val="1"/>
      <w:marLeft w:val="0"/>
      <w:marRight w:val="0"/>
      <w:marTop w:val="0"/>
      <w:marBottom w:val="0"/>
      <w:divBdr>
        <w:top w:val="none" w:sz="0" w:space="0" w:color="auto"/>
        <w:left w:val="none" w:sz="0" w:space="0" w:color="auto"/>
        <w:bottom w:val="none" w:sz="0" w:space="0" w:color="auto"/>
        <w:right w:val="none" w:sz="0" w:space="0" w:color="auto"/>
      </w:divBdr>
    </w:div>
    <w:div w:id="1894274195">
      <w:bodyDiv w:val="1"/>
      <w:marLeft w:val="0"/>
      <w:marRight w:val="0"/>
      <w:marTop w:val="0"/>
      <w:marBottom w:val="0"/>
      <w:divBdr>
        <w:top w:val="none" w:sz="0" w:space="0" w:color="auto"/>
        <w:left w:val="none" w:sz="0" w:space="0" w:color="auto"/>
        <w:bottom w:val="none" w:sz="0" w:space="0" w:color="auto"/>
        <w:right w:val="none" w:sz="0" w:space="0" w:color="auto"/>
      </w:divBdr>
    </w:div>
    <w:div w:id="1905021332">
      <w:bodyDiv w:val="1"/>
      <w:marLeft w:val="0"/>
      <w:marRight w:val="0"/>
      <w:marTop w:val="0"/>
      <w:marBottom w:val="0"/>
      <w:divBdr>
        <w:top w:val="none" w:sz="0" w:space="0" w:color="auto"/>
        <w:left w:val="none" w:sz="0" w:space="0" w:color="auto"/>
        <w:bottom w:val="none" w:sz="0" w:space="0" w:color="auto"/>
        <w:right w:val="none" w:sz="0" w:space="0" w:color="auto"/>
      </w:divBdr>
    </w:div>
    <w:div w:id="1911109152">
      <w:bodyDiv w:val="1"/>
      <w:marLeft w:val="0"/>
      <w:marRight w:val="0"/>
      <w:marTop w:val="0"/>
      <w:marBottom w:val="0"/>
      <w:divBdr>
        <w:top w:val="none" w:sz="0" w:space="0" w:color="auto"/>
        <w:left w:val="none" w:sz="0" w:space="0" w:color="auto"/>
        <w:bottom w:val="none" w:sz="0" w:space="0" w:color="auto"/>
        <w:right w:val="none" w:sz="0" w:space="0" w:color="auto"/>
      </w:divBdr>
    </w:div>
    <w:div w:id="1917981852">
      <w:bodyDiv w:val="1"/>
      <w:marLeft w:val="0"/>
      <w:marRight w:val="0"/>
      <w:marTop w:val="0"/>
      <w:marBottom w:val="0"/>
      <w:divBdr>
        <w:top w:val="none" w:sz="0" w:space="0" w:color="auto"/>
        <w:left w:val="none" w:sz="0" w:space="0" w:color="auto"/>
        <w:bottom w:val="none" w:sz="0" w:space="0" w:color="auto"/>
        <w:right w:val="none" w:sz="0" w:space="0" w:color="auto"/>
      </w:divBdr>
    </w:div>
    <w:div w:id="1923637767">
      <w:bodyDiv w:val="1"/>
      <w:marLeft w:val="0"/>
      <w:marRight w:val="0"/>
      <w:marTop w:val="0"/>
      <w:marBottom w:val="0"/>
      <w:divBdr>
        <w:top w:val="none" w:sz="0" w:space="0" w:color="auto"/>
        <w:left w:val="none" w:sz="0" w:space="0" w:color="auto"/>
        <w:bottom w:val="none" w:sz="0" w:space="0" w:color="auto"/>
        <w:right w:val="none" w:sz="0" w:space="0" w:color="auto"/>
      </w:divBdr>
    </w:div>
    <w:div w:id="1925338489">
      <w:bodyDiv w:val="1"/>
      <w:marLeft w:val="0"/>
      <w:marRight w:val="0"/>
      <w:marTop w:val="0"/>
      <w:marBottom w:val="0"/>
      <w:divBdr>
        <w:top w:val="none" w:sz="0" w:space="0" w:color="auto"/>
        <w:left w:val="none" w:sz="0" w:space="0" w:color="auto"/>
        <w:bottom w:val="none" w:sz="0" w:space="0" w:color="auto"/>
        <w:right w:val="none" w:sz="0" w:space="0" w:color="auto"/>
      </w:divBdr>
    </w:div>
    <w:div w:id="1931087943">
      <w:bodyDiv w:val="1"/>
      <w:marLeft w:val="0"/>
      <w:marRight w:val="0"/>
      <w:marTop w:val="0"/>
      <w:marBottom w:val="0"/>
      <w:divBdr>
        <w:top w:val="none" w:sz="0" w:space="0" w:color="auto"/>
        <w:left w:val="none" w:sz="0" w:space="0" w:color="auto"/>
        <w:bottom w:val="none" w:sz="0" w:space="0" w:color="auto"/>
        <w:right w:val="none" w:sz="0" w:space="0" w:color="auto"/>
      </w:divBdr>
    </w:div>
    <w:div w:id="1937055778">
      <w:bodyDiv w:val="1"/>
      <w:marLeft w:val="0"/>
      <w:marRight w:val="0"/>
      <w:marTop w:val="0"/>
      <w:marBottom w:val="0"/>
      <w:divBdr>
        <w:top w:val="none" w:sz="0" w:space="0" w:color="auto"/>
        <w:left w:val="none" w:sz="0" w:space="0" w:color="auto"/>
        <w:bottom w:val="none" w:sz="0" w:space="0" w:color="auto"/>
        <w:right w:val="none" w:sz="0" w:space="0" w:color="auto"/>
      </w:divBdr>
    </w:div>
    <w:div w:id="1941065907">
      <w:bodyDiv w:val="1"/>
      <w:marLeft w:val="0"/>
      <w:marRight w:val="0"/>
      <w:marTop w:val="0"/>
      <w:marBottom w:val="0"/>
      <w:divBdr>
        <w:top w:val="none" w:sz="0" w:space="0" w:color="auto"/>
        <w:left w:val="none" w:sz="0" w:space="0" w:color="auto"/>
        <w:bottom w:val="none" w:sz="0" w:space="0" w:color="auto"/>
        <w:right w:val="none" w:sz="0" w:space="0" w:color="auto"/>
      </w:divBdr>
    </w:div>
    <w:div w:id="1945653526">
      <w:bodyDiv w:val="1"/>
      <w:marLeft w:val="0"/>
      <w:marRight w:val="0"/>
      <w:marTop w:val="0"/>
      <w:marBottom w:val="0"/>
      <w:divBdr>
        <w:top w:val="none" w:sz="0" w:space="0" w:color="auto"/>
        <w:left w:val="none" w:sz="0" w:space="0" w:color="auto"/>
        <w:bottom w:val="none" w:sz="0" w:space="0" w:color="auto"/>
        <w:right w:val="none" w:sz="0" w:space="0" w:color="auto"/>
      </w:divBdr>
    </w:div>
    <w:div w:id="1948269426">
      <w:bodyDiv w:val="1"/>
      <w:marLeft w:val="0"/>
      <w:marRight w:val="0"/>
      <w:marTop w:val="0"/>
      <w:marBottom w:val="0"/>
      <w:divBdr>
        <w:top w:val="none" w:sz="0" w:space="0" w:color="auto"/>
        <w:left w:val="none" w:sz="0" w:space="0" w:color="auto"/>
        <w:bottom w:val="none" w:sz="0" w:space="0" w:color="auto"/>
        <w:right w:val="none" w:sz="0" w:space="0" w:color="auto"/>
      </w:divBdr>
    </w:div>
    <w:div w:id="1957640405">
      <w:bodyDiv w:val="1"/>
      <w:marLeft w:val="0"/>
      <w:marRight w:val="0"/>
      <w:marTop w:val="0"/>
      <w:marBottom w:val="0"/>
      <w:divBdr>
        <w:top w:val="none" w:sz="0" w:space="0" w:color="auto"/>
        <w:left w:val="none" w:sz="0" w:space="0" w:color="auto"/>
        <w:bottom w:val="none" w:sz="0" w:space="0" w:color="auto"/>
        <w:right w:val="none" w:sz="0" w:space="0" w:color="auto"/>
      </w:divBdr>
    </w:div>
    <w:div w:id="1958364182">
      <w:bodyDiv w:val="1"/>
      <w:marLeft w:val="0"/>
      <w:marRight w:val="0"/>
      <w:marTop w:val="0"/>
      <w:marBottom w:val="0"/>
      <w:divBdr>
        <w:top w:val="none" w:sz="0" w:space="0" w:color="auto"/>
        <w:left w:val="none" w:sz="0" w:space="0" w:color="auto"/>
        <w:bottom w:val="none" w:sz="0" w:space="0" w:color="auto"/>
        <w:right w:val="none" w:sz="0" w:space="0" w:color="auto"/>
      </w:divBdr>
    </w:div>
    <w:div w:id="1963489764">
      <w:bodyDiv w:val="1"/>
      <w:marLeft w:val="0"/>
      <w:marRight w:val="0"/>
      <w:marTop w:val="0"/>
      <w:marBottom w:val="0"/>
      <w:divBdr>
        <w:top w:val="none" w:sz="0" w:space="0" w:color="auto"/>
        <w:left w:val="none" w:sz="0" w:space="0" w:color="auto"/>
        <w:bottom w:val="none" w:sz="0" w:space="0" w:color="auto"/>
        <w:right w:val="none" w:sz="0" w:space="0" w:color="auto"/>
      </w:divBdr>
    </w:div>
    <w:div w:id="1971130155">
      <w:bodyDiv w:val="1"/>
      <w:marLeft w:val="0"/>
      <w:marRight w:val="0"/>
      <w:marTop w:val="0"/>
      <w:marBottom w:val="0"/>
      <w:divBdr>
        <w:top w:val="none" w:sz="0" w:space="0" w:color="auto"/>
        <w:left w:val="none" w:sz="0" w:space="0" w:color="auto"/>
        <w:bottom w:val="none" w:sz="0" w:space="0" w:color="auto"/>
        <w:right w:val="none" w:sz="0" w:space="0" w:color="auto"/>
      </w:divBdr>
    </w:div>
    <w:div w:id="1977565968">
      <w:bodyDiv w:val="1"/>
      <w:marLeft w:val="0"/>
      <w:marRight w:val="0"/>
      <w:marTop w:val="0"/>
      <w:marBottom w:val="0"/>
      <w:divBdr>
        <w:top w:val="none" w:sz="0" w:space="0" w:color="auto"/>
        <w:left w:val="none" w:sz="0" w:space="0" w:color="auto"/>
        <w:bottom w:val="none" w:sz="0" w:space="0" w:color="auto"/>
        <w:right w:val="none" w:sz="0" w:space="0" w:color="auto"/>
      </w:divBdr>
    </w:div>
    <w:div w:id="1978491234">
      <w:bodyDiv w:val="1"/>
      <w:marLeft w:val="0"/>
      <w:marRight w:val="0"/>
      <w:marTop w:val="0"/>
      <w:marBottom w:val="0"/>
      <w:divBdr>
        <w:top w:val="none" w:sz="0" w:space="0" w:color="auto"/>
        <w:left w:val="none" w:sz="0" w:space="0" w:color="auto"/>
        <w:bottom w:val="none" w:sz="0" w:space="0" w:color="auto"/>
        <w:right w:val="none" w:sz="0" w:space="0" w:color="auto"/>
      </w:divBdr>
    </w:div>
    <w:div w:id="1980301369">
      <w:bodyDiv w:val="1"/>
      <w:marLeft w:val="0"/>
      <w:marRight w:val="0"/>
      <w:marTop w:val="0"/>
      <w:marBottom w:val="0"/>
      <w:divBdr>
        <w:top w:val="none" w:sz="0" w:space="0" w:color="auto"/>
        <w:left w:val="none" w:sz="0" w:space="0" w:color="auto"/>
        <w:bottom w:val="none" w:sz="0" w:space="0" w:color="auto"/>
        <w:right w:val="none" w:sz="0" w:space="0" w:color="auto"/>
      </w:divBdr>
    </w:div>
    <w:div w:id="1981835394">
      <w:bodyDiv w:val="1"/>
      <w:marLeft w:val="0"/>
      <w:marRight w:val="0"/>
      <w:marTop w:val="0"/>
      <w:marBottom w:val="0"/>
      <w:divBdr>
        <w:top w:val="none" w:sz="0" w:space="0" w:color="auto"/>
        <w:left w:val="none" w:sz="0" w:space="0" w:color="auto"/>
        <w:bottom w:val="none" w:sz="0" w:space="0" w:color="auto"/>
        <w:right w:val="none" w:sz="0" w:space="0" w:color="auto"/>
      </w:divBdr>
    </w:div>
    <w:div w:id="1983778132">
      <w:bodyDiv w:val="1"/>
      <w:marLeft w:val="0"/>
      <w:marRight w:val="0"/>
      <w:marTop w:val="0"/>
      <w:marBottom w:val="0"/>
      <w:divBdr>
        <w:top w:val="none" w:sz="0" w:space="0" w:color="auto"/>
        <w:left w:val="none" w:sz="0" w:space="0" w:color="auto"/>
        <w:bottom w:val="none" w:sz="0" w:space="0" w:color="auto"/>
        <w:right w:val="none" w:sz="0" w:space="0" w:color="auto"/>
      </w:divBdr>
    </w:div>
    <w:div w:id="1984969760">
      <w:bodyDiv w:val="1"/>
      <w:marLeft w:val="0"/>
      <w:marRight w:val="0"/>
      <w:marTop w:val="0"/>
      <w:marBottom w:val="0"/>
      <w:divBdr>
        <w:top w:val="none" w:sz="0" w:space="0" w:color="auto"/>
        <w:left w:val="none" w:sz="0" w:space="0" w:color="auto"/>
        <w:bottom w:val="none" w:sz="0" w:space="0" w:color="auto"/>
        <w:right w:val="none" w:sz="0" w:space="0" w:color="auto"/>
      </w:divBdr>
    </w:div>
    <w:div w:id="2001957737">
      <w:bodyDiv w:val="1"/>
      <w:marLeft w:val="0"/>
      <w:marRight w:val="0"/>
      <w:marTop w:val="0"/>
      <w:marBottom w:val="0"/>
      <w:divBdr>
        <w:top w:val="none" w:sz="0" w:space="0" w:color="auto"/>
        <w:left w:val="none" w:sz="0" w:space="0" w:color="auto"/>
        <w:bottom w:val="none" w:sz="0" w:space="0" w:color="auto"/>
        <w:right w:val="none" w:sz="0" w:space="0" w:color="auto"/>
      </w:divBdr>
    </w:div>
    <w:div w:id="2012680317">
      <w:bodyDiv w:val="1"/>
      <w:marLeft w:val="0"/>
      <w:marRight w:val="0"/>
      <w:marTop w:val="0"/>
      <w:marBottom w:val="0"/>
      <w:divBdr>
        <w:top w:val="none" w:sz="0" w:space="0" w:color="auto"/>
        <w:left w:val="none" w:sz="0" w:space="0" w:color="auto"/>
        <w:bottom w:val="none" w:sz="0" w:space="0" w:color="auto"/>
        <w:right w:val="none" w:sz="0" w:space="0" w:color="auto"/>
      </w:divBdr>
    </w:div>
    <w:div w:id="2014405896">
      <w:bodyDiv w:val="1"/>
      <w:marLeft w:val="0"/>
      <w:marRight w:val="0"/>
      <w:marTop w:val="0"/>
      <w:marBottom w:val="0"/>
      <w:divBdr>
        <w:top w:val="none" w:sz="0" w:space="0" w:color="auto"/>
        <w:left w:val="none" w:sz="0" w:space="0" w:color="auto"/>
        <w:bottom w:val="none" w:sz="0" w:space="0" w:color="auto"/>
        <w:right w:val="none" w:sz="0" w:space="0" w:color="auto"/>
      </w:divBdr>
    </w:div>
    <w:div w:id="2017540794">
      <w:bodyDiv w:val="1"/>
      <w:marLeft w:val="0"/>
      <w:marRight w:val="0"/>
      <w:marTop w:val="0"/>
      <w:marBottom w:val="0"/>
      <w:divBdr>
        <w:top w:val="none" w:sz="0" w:space="0" w:color="auto"/>
        <w:left w:val="none" w:sz="0" w:space="0" w:color="auto"/>
        <w:bottom w:val="none" w:sz="0" w:space="0" w:color="auto"/>
        <w:right w:val="none" w:sz="0" w:space="0" w:color="auto"/>
      </w:divBdr>
    </w:div>
    <w:div w:id="2019038866">
      <w:bodyDiv w:val="1"/>
      <w:marLeft w:val="0"/>
      <w:marRight w:val="0"/>
      <w:marTop w:val="0"/>
      <w:marBottom w:val="0"/>
      <w:divBdr>
        <w:top w:val="none" w:sz="0" w:space="0" w:color="auto"/>
        <w:left w:val="none" w:sz="0" w:space="0" w:color="auto"/>
        <w:bottom w:val="none" w:sz="0" w:space="0" w:color="auto"/>
        <w:right w:val="none" w:sz="0" w:space="0" w:color="auto"/>
      </w:divBdr>
    </w:div>
    <w:div w:id="2021810662">
      <w:bodyDiv w:val="1"/>
      <w:marLeft w:val="0"/>
      <w:marRight w:val="0"/>
      <w:marTop w:val="0"/>
      <w:marBottom w:val="0"/>
      <w:divBdr>
        <w:top w:val="none" w:sz="0" w:space="0" w:color="auto"/>
        <w:left w:val="none" w:sz="0" w:space="0" w:color="auto"/>
        <w:bottom w:val="none" w:sz="0" w:space="0" w:color="auto"/>
        <w:right w:val="none" w:sz="0" w:space="0" w:color="auto"/>
      </w:divBdr>
    </w:div>
    <w:div w:id="2041274621">
      <w:bodyDiv w:val="1"/>
      <w:marLeft w:val="0"/>
      <w:marRight w:val="0"/>
      <w:marTop w:val="0"/>
      <w:marBottom w:val="0"/>
      <w:divBdr>
        <w:top w:val="none" w:sz="0" w:space="0" w:color="auto"/>
        <w:left w:val="none" w:sz="0" w:space="0" w:color="auto"/>
        <w:bottom w:val="none" w:sz="0" w:space="0" w:color="auto"/>
        <w:right w:val="none" w:sz="0" w:space="0" w:color="auto"/>
      </w:divBdr>
    </w:div>
    <w:div w:id="2042316199">
      <w:bodyDiv w:val="1"/>
      <w:marLeft w:val="0"/>
      <w:marRight w:val="0"/>
      <w:marTop w:val="0"/>
      <w:marBottom w:val="0"/>
      <w:divBdr>
        <w:top w:val="none" w:sz="0" w:space="0" w:color="auto"/>
        <w:left w:val="none" w:sz="0" w:space="0" w:color="auto"/>
        <w:bottom w:val="none" w:sz="0" w:space="0" w:color="auto"/>
        <w:right w:val="none" w:sz="0" w:space="0" w:color="auto"/>
      </w:divBdr>
    </w:div>
    <w:div w:id="2048216483">
      <w:bodyDiv w:val="1"/>
      <w:marLeft w:val="0"/>
      <w:marRight w:val="0"/>
      <w:marTop w:val="0"/>
      <w:marBottom w:val="0"/>
      <w:divBdr>
        <w:top w:val="none" w:sz="0" w:space="0" w:color="auto"/>
        <w:left w:val="none" w:sz="0" w:space="0" w:color="auto"/>
        <w:bottom w:val="none" w:sz="0" w:space="0" w:color="auto"/>
        <w:right w:val="none" w:sz="0" w:space="0" w:color="auto"/>
      </w:divBdr>
    </w:div>
    <w:div w:id="2050377140">
      <w:bodyDiv w:val="1"/>
      <w:marLeft w:val="0"/>
      <w:marRight w:val="0"/>
      <w:marTop w:val="0"/>
      <w:marBottom w:val="0"/>
      <w:divBdr>
        <w:top w:val="none" w:sz="0" w:space="0" w:color="auto"/>
        <w:left w:val="none" w:sz="0" w:space="0" w:color="auto"/>
        <w:bottom w:val="none" w:sz="0" w:space="0" w:color="auto"/>
        <w:right w:val="none" w:sz="0" w:space="0" w:color="auto"/>
      </w:divBdr>
    </w:div>
    <w:div w:id="2059937434">
      <w:bodyDiv w:val="1"/>
      <w:marLeft w:val="0"/>
      <w:marRight w:val="0"/>
      <w:marTop w:val="0"/>
      <w:marBottom w:val="0"/>
      <w:divBdr>
        <w:top w:val="none" w:sz="0" w:space="0" w:color="auto"/>
        <w:left w:val="none" w:sz="0" w:space="0" w:color="auto"/>
        <w:bottom w:val="none" w:sz="0" w:space="0" w:color="auto"/>
        <w:right w:val="none" w:sz="0" w:space="0" w:color="auto"/>
      </w:divBdr>
    </w:div>
    <w:div w:id="2060930367">
      <w:bodyDiv w:val="1"/>
      <w:marLeft w:val="0"/>
      <w:marRight w:val="0"/>
      <w:marTop w:val="0"/>
      <w:marBottom w:val="0"/>
      <w:divBdr>
        <w:top w:val="none" w:sz="0" w:space="0" w:color="auto"/>
        <w:left w:val="none" w:sz="0" w:space="0" w:color="auto"/>
        <w:bottom w:val="none" w:sz="0" w:space="0" w:color="auto"/>
        <w:right w:val="none" w:sz="0" w:space="0" w:color="auto"/>
      </w:divBdr>
    </w:div>
    <w:div w:id="2080708463">
      <w:bodyDiv w:val="1"/>
      <w:marLeft w:val="0"/>
      <w:marRight w:val="0"/>
      <w:marTop w:val="0"/>
      <w:marBottom w:val="0"/>
      <w:divBdr>
        <w:top w:val="none" w:sz="0" w:space="0" w:color="auto"/>
        <w:left w:val="none" w:sz="0" w:space="0" w:color="auto"/>
        <w:bottom w:val="none" w:sz="0" w:space="0" w:color="auto"/>
        <w:right w:val="none" w:sz="0" w:space="0" w:color="auto"/>
      </w:divBdr>
    </w:div>
    <w:div w:id="2083288788">
      <w:bodyDiv w:val="1"/>
      <w:marLeft w:val="0"/>
      <w:marRight w:val="0"/>
      <w:marTop w:val="0"/>
      <w:marBottom w:val="0"/>
      <w:divBdr>
        <w:top w:val="none" w:sz="0" w:space="0" w:color="auto"/>
        <w:left w:val="none" w:sz="0" w:space="0" w:color="auto"/>
        <w:bottom w:val="none" w:sz="0" w:space="0" w:color="auto"/>
        <w:right w:val="none" w:sz="0" w:space="0" w:color="auto"/>
      </w:divBdr>
    </w:div>
    <w:div w:id="2083720945">
      <w:bodyDiv w:val="1"/>
      <w:marLeft w:val="0"/>
      <w:marRight w:val="0"/>
      <w:marTop w:val="0"/>
      <w:marBottom w:val="0"/>
      <w:divBdr>
        <w:top w:val="none" w:sz="0" w:space="0" w:color="auto"/>
        <w:left w:val="none" w:sz="0" w:space="0" w:color="auto"/>
        <w:bottom w:val="none" w:sz="0" w:space="0" w:color="auto"/>
        <w:right w:val="none" w:sz="0" w:space="0" w:color="auto"/>
      </w:divBdr>
    </w:div>
    <w:div w:id="2085450445">
      <w:bodyDiv w:val="1"/>
      <w:marLeft w:val="0"/>
      <w:marRight w:val="0"/>
      <w:marTop w:val="0"/>
      <w:marBottom w:val="0"/>
      <w:divBdr>
        <w:top w:val="none" w:sz="0" w:space="0" w:color="auto"/>
        <w:left w:val="none" w:sz="0" w:space="0" w:color="auto"/>
        <w:bottom w:val="none" w:sz="0" w:space="0" w:color="auto"/>
        <w:right w:val="none" w:sz="0" w:space="0" w:color="auto"/>
      </w:divBdr>
    </w:div>
    <w:div w:id="2093501938">
      <w:bodyDiv w:val="1"/>
      <w:marLeft w:val="0"/>
      <w:marRight w:val="0"/>
      <w:marTop w:val="0"/>
      <w:marBottom w:val="0"/>
      <w:divBdr>
        <w:top w:val="none" w:sz="0" w:space="0" w:color="auto"/>
        <w:left w:val="none" w:sz="0" w:space="0" w:color="auto"/>
        <w:bottom w:val="none" w:sz="0" w:space="0" w:color="auto"/>
        <w:right w:val="none" w:sz="0" w:space="0" w:color="auto"/>
      </w:divBdr>
    </w:div>
    <w:div w:id="2104492328">
      <w:bodyDiv w:val="1"/>
      <w:marLeft w:val="0"/>
      <w:marRight w:val="0"/>
      <w:marTop w:val="0"/>
      <w:marBottom w:val="0"/>
      <w:divBdr>
        <w:top w:val="none" w:sz="0" w:space="0" w:color="auto"/>
        <w:left w:val="none" w:sz="0" w:space="0" w:color="auto"/>
        <w:bottom w:val="none" w:sz="0" w:space="0" w:color="auto"/>
        <w:right w:val="none" w:sz="0" w:space="0" w:color="auto"/>
      </w:divBdr>
    </w:div>
    <w:div w:id="2107842719">
      <w:bodyDiv w:val="1"/>
      <w:marLeft w:val="0"/>
      <w:marRight w:val="0"/>
      <w:marTop w:val="0"/>
      <w:marBottom w:val="0"/>
      <w:divBdr>
        <w:top w:val="none" w:sz="0" w:space="0" w:color="auto"/>
        <w:left w:val="none" w:sz="0" w:space="0" w:color="auto"/>
        <w:bottom w:val="none" w:sz="0" w:space="0" w:color="auto"/>
        <w:right w:val="none" w:sz="0" w:space="0" w:color="auto"/>
      </w:divBdr>
    </w:div>
    <w:div w:id="2116243383">
      <w:bodyDiv w:val="1"/>
      <w:marLeft w:val="0"/>
      <w:marRight w:val="0"/>
      <w:marTop w:val="0"/>
      <w:marBottom w:val="0"/>
      <w:divBdr>
        <w:top w:val="none" w:sz="0" w:space="0" w:color="auto"/>
        <w:left w:val="none" w:sz="0" w:space="0" w:color="auto"/>
        <w:bottom w:val="none" w:sz="0" w:space="0" w:color="auto"/>
        <w:right w:val="none" w:sz="0" w:space="0" w:color="auto"/>
      </w:divBdr>
    </w:div>
    <w:div w:id="2123452565">
      <w:bodyDiv w:val="1"/>
      <w:marLeft w:val="0"/>
      <w:marRight w:val="0"/>
      <w:marTop w:val="0"/>
      <w:marBottom w:val="0"/>
      <w:divBdr>
        <w:top w:val="none" w:sz="0" w:space="0" w:color="auto"/>
        <w:left w:val="none" w:sz="0" w:space="0" w:color="auto"/>
        <w:bottom w:val="none" w:sz="0" w:space="0" w:color="auto"/>
        <w:right w:val="none" w:sz="0" w:space="0" w:color="auto"/>
      </w:divBdr>
    </w:div>
    <w:div w:id="2125538066">
      <w:bodyDiv w:val="1"/>
      <w:marLeft w:val="0"/>
      <w:marRight w:val="0"/>
      <w:marTop w:val="0"/>
      <w:marBottom w:val="0"/>
      <w:divBdr>
        <w:top w:val="none" w:sz="0" w:space="0" w:color="auto"/>
        <w:left w:val="none" w:sz="0" w:space="0" w:color="auto"/>
        <w:bottom w:val="none" w:sz="0" w:space="0" w:color="auto"/>
        <w:right w:val="none" w:sz="0" w:space="0" w:color="auto"/>
      </w:divBdr>
    </w:div>
    <w:div w:id="2128771695">
      <w:bodyDiv w:val="1"/>
      <w:marLeft w:val="0"/>
      <w:marRight w:val="0"/>
      <w:marTop w:val="0"/>
      <w:marBottom w:val="0"/>
      <w:divBdr>
        <w:top w:val="none" w:sz="0" w:space="0" w:color="auto"/>
        <w:left w:val="none" w:sz="0" w:space="0" w:color="auto"/>
        <w:bottom w:val="none" w:sz="0" w:space="0" w:color="auto"/>
        <w:right w:val="none" w:sz="0" w:space="0" w:color="auto"/>
      </w:divBdr>
    </w:div>
    <w:div w:id="2130001831">
      <w:bodyDiv w:val="1"/>
      <w:marLeft w:val="0"/>
      <w:marRight w:val="0"/>
      <w:marTop w:val="0"/>
      <w:marBottom w:val="0"/>
      <w:divBdr>
        <w:top w:val="none" w:sz="0" w:space="0" w:color="auto"/>
        <w:left w:val="none" w:sz="0" w:space="0" w:color="auto"/>
        <w:bottom w:val="none" w:sz="0" w:space="0" w:color="auto"/>
        <w:right w:val="none" w:sz="0" w:space="0" w:color="auto"/>
      </w:divBdr>
    </w:div>
    <w:div w:id="2136949783">
      <w:bodyDiv w:val="1"/>
      <w:marLeft w:val="0"/>
      <w:marRight w:val="0"/>
      <w:marTop w:val="0"/>
      <w:marBottom w:val="0"/>
      <w:divBdr>
        <w:top w:val="none" w:sz="0" w:space="0" w:color="auto"/>
        <w:left w:val="none" w:sz="0" w:space="0" w:color="auto"/>
        <w:bottom w:val="none" w:sz="0" w:space="0" w:color="auto"/>
        <w:right w:val="none" w:sz="0" w:space="0" w:color="auto"/>
      </w:divBdr>
    </w:div>
    <w:div w:id="214022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5.emf"/><Relationship Id="rId17" Type="http://schemas.microsoft.com/office/2011/relationships/people" Target="people.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ABC1D-453D-4151-ACCB-A55CA991C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32137</Words>
  <Characters>183184</Characters>
  <Application>Microsoft Office Word</Application>
  <DocSecurity>0</DocSecurity>
  <Lines>1526</Lines>
  <Paragraphs>429</Paragraphs>
  <ScaleCrop>false</ScaleCrop>
  <HeadingPairs>
    <vt:vector size="2" baseType="variant">
      <vt:variant>
        <vt:lpstr>Title</vt:lpstr>
      </vt:variant>
      <vt:variant>
        <vt:i4>1</vt:i4>
      </vt:variant>
    </vt:vector>
  </HeadingPairs>
  <TitlesOfParts>
    <vt:vector size="1" baseType="lpstr">
      <vt:lpstr>Nguyễn Văn Đạt</vt:lpstr>
    </vt:vector>
  </TitlesOfParts>
  <Company>HP Inc.</Company>
  <LinksUpToDate>false</LinksUpToDate>
  <CharactersWithSpaces>214892</CharactersWithSpaces>
  <SharedDoc>false</SharedDoc>
  <HLinks>
    <vt:vector size="30" baseType="variant">
      <vt:variant>
        <vt:i4>5373955</vt:i4>
      </vt:variant>
      <vt:variant>
        <vt:i4>12</vt:i4>
      </vt:variant>
      <vt:variant>
        <vt:i4>0</vt:i4>
      </vt:variant>
      <vt:variant>
        <vt:i4>5</vt:i4>
      </vt:variant>
      <vt:variant>
        <vt:lpwstr>https://thuvienphapluat.vn/phap-luat/tim-van-ban.aspx?keyword=942/Q%C4%90-TTg&amp;match=True&amp;area=2&amp;lan=1</vt:lpwstr>
      </vt:variant>
      <vt:variant>
        <vt:lpwstr/>
      </vt:variant>
      <vt:variant>
        <vt:i4>5373958</vt:i4>
      </vt:variant>
      <vt:variant>
        <vt:i4>9</vt:i4>
      </vt:variant>
      <vt:variant>
        <vt:i4>0</vt:i4>
      </vt:variant>
      <vt:variant>
        <vt:i4>5</vt:i4>
      </vt:variant>
      <vt:variant>
        <vt:lpwstr>https://thuvienphapluat.vn/phap-luat/tim-van-ban.aspx?keyword=749/Q%C4%90-TTg&amp;match=True&amp;area=2&amp;lan=1</vt:lpwstr>
      </vt:variant>
      <vt:variant>
        <vt:lpwstr/>
      </vt:variant>
      <vt:variant>
        <vt:i4>786433</vt:i4>
      </vt:variant>
      <vt:variant>
        <vt:i4>6</vt:i4>
      </vt:variant>
      <vt:variant>
        <vt:i4>0</vt:i4>
      </vt:variant>
      <vt:variant>
        <vt:i4>5</vt:i4>
      </vt:variant>
      <vt:variant>
        <vt:lpwstr>https://thuvienphapluat.vn/van-ban/cong-nghe-thong-tin/chi-thi-14-ct-ttg-2019-bao-dam-an-toan-an-ninh-mang-cai-thien-chi-so-xep-hang-cua-viet-nam-416078.aspx</vt:lpwstr>
      </vt:variant>
      <vt:variant>
        <vt:lpwstr/>
      </vt:variant>
      <vt:variant>
        <vt:i4>7864381</vt:i4>
      </vt:variant>
      <vt:variant>
        <vt:i4>3</vt:i4>
      </vt:variant>
      <vt:variant>
        <vt:i4>0</vt:i4>
      </vt:variant>
      <vt:variant>
        <vt:i4>5</vt:i4>
      </vt:variant>
      <vt:variant>
        <vt:lpwstr>https://thuvienphapluat.vn/van-ban/cong-nghe-thong-tin/thong-tu-32-2017-tt-btttt-cung-cap-bao-dam-kha-nang-truy-cap-thuan-tien-trang-thong-tin-dien-tu-341078.aspx</vt:lpwstr>
      </vt:variant>
      <vt:variant>
        <vt:lpwstr/>
      </vt:variant>
      <vt:variant>
        <vt:i4>1638404</vt:i4>
      </vt:variant>
      <vt:variant>
        <vt:i4>0</vt:i4>
      </vt:variant>
      <vt:variant>
        <vt:i4>0</vt:i4>
      </vt:variant>
      <vt:variant>
        <vt:i4>5</vt:i4>
      </vt:variant>
      <vt:variant>
        <vt:lpwstr>https://thuvienphapluat.vn/van-ban/cong-nghe-thong-tin/nghi-dinh-43-2011-nd-cp-cung-cap-thong-tin-va-dich-vu-cong-truc-tuyen-125408.aspx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Nguyễn Văn Đạt</dc:title>
  <dc:creator>Nguyễn Đạt- Sở Nông nghiệp và PTNT</dc:creator>
  <cp:keywords>Nguyễn Văn Đạt</cp:keywords>
  <cp:lastModifiedBy>Administrator</cp:lastModifiedBy>
  <cp:revision>4</cp:revision>
  <cp:lastPrinted>2024-03-12T01:46:00Z</cp:lastPrinted>
  <dcterms:created xsi:type="dcterms:W3CDTF">2024-04-19T07:37:00Z</dcterms:created>
  <dcterms:modified xsi:type="dcterms:W3CDTF">2024-04-19T07:47:00Z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